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5AE3" w:rsidRDefault="001F5AE3" w:rsidP="001F5AE3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1F5AE3" w:rsidRDefault="001F5AE3" w:rsidP="001F5AE3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1F5AE3" w:rsidRDefault="001F5AE3" w:rsidP="001F5AE3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1F5AE3" w:rsidRDefault="001F5AE3" w:rsidP="001F5AE3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1F5AE3" w:rsidRDefault="001F5AE3" w:rsidP="001F5AE3">
      <w:pPr>
        <w:rPr>
          <w:b/>
          <w:bCs/>
        </w:rPr>
      </w:pPr>
    </w:p>
    <w:p w:rsidR="001F5AE3" w:rsidRDefault="001F5AE3" w:rsidP="001F5AE3"/>
    <w:p w:rsidR="001F5AE3" w:rsidRDefault="001F5AE3" w:rsidP="001F5AE3">
      <w:pPr>
        <w:pStyle w:val="Ttulo1"/>
      </w:pPr>
      <w:r>
        <w:t>ORDEN DE TRABAJO    N°      03135</w:t>
      </w:r>
    </w:p>
    <w:p w:rsidR="001F5AE3" w:rsidRDefault="001F5AE3" w:rsidP="001F5AE3"/>
    <w:p w:rsidR="001F5AE3" w:rsidRDefault="001F5AE3" w:rsidP="001F5AE3"/>
    <w:p w:rsidR="001F5AE3" w:rsidRDefault="001F5AE3" w:rsidP="001F5AE3">
      <w:r>
        <w:t>FECHA:</w:t>
      </w:r>
      <w:r>
        <w:tab/>
        <w:t>Medellín, Julio 29  de 2008</w:t>
      </w:r>
    </w:p>
    <w:p w:rsidR="001F5AE3" w:rsidRDefault="001F5AE3" w:rsidP="001F5AE3">
      <w:r>
        <w:t>PARA:</w:t>
      </w:r>
      <w:r>
        <w:tab/>
      </w:r>
      <w:r>
        <w:tab/>
        <w:t>PLÁSTICOS DARMA</w:t>
      </w:r>
    </w:p>
    <w:p w:rsidR="001F5AE3" w:rsidRDefault="001F5AE3" w:rsidP="001F5AE3">
      <w:r>
        <w:t>ATENCIÓN:</w:t>
      </w:r>
      <w:r>
        <w:tab/>
        <w:t>Sr. DARIO JARAMILLO</w:t>
      </w:r>
    </w:p>
    <w:p w:rsidR="001F5AE3" w:rsidRDefault="001F5AE3" w:rsidP="001F5AE3"/>
    <w:p w:rsidR="001F5AE3" w:rsidRDefault="001F5AE3" w:rsidP="001F5AE3"/>
    <w:p w:rsidR="001F5AE3" w:rsidRDefault="001F5AE3" w:rsidP="001F5AE3">
      <w:r>
        <w:t xml:space="preserve"> Apreciado Dn DARIO:</w:t>
      </w:r>
    </w:p>
    <w:p w:rsidR="001F5AE3" w:rsidRDefault="001F5AE3" w:rsidP="001F5AE3"/>
    <w:p w:rsidR="001F5AE3" w:rsidRDefault="001F5AE3" w:rsidP="001F5AE3">
      <w:r>
        <w:t>Con la presente estamos solicitando el siguiente material  :</w:t>
      </w:r>
    </w:p>
    <w:p w:rsidR="001F5AE3" w:rsidRDefault="001F5AE3" w:rsidP="001F5AE3"/>
    <w:p w:rsidR="001F5AE3" w:rsidRDefault="001F5AE3" w:rsidP="001F5AE3">
      <w:r>
        <w:rPr>
          <w:b/>
          <w:bCs/>
          <w:u w:val="single"/>
        </w:rPr>
        <w:t>EXTRUSION</w:t>
      </w:r>
      <w:r>
        <w:t>:</w:t>
      </w:r>
    </w:p>
    <w:p w:rsidR="001F5AE3" w:rsidRDefault="001F5AE3" w:rsidP="001F5AE3"/>
    <w:p w:rsidR="001F5AE3" w:rsidRDefault="001F5AE3" w:rsidP="001F5AE3"/>
    <w:tbl>
      <w:tblPr>
        <w:tblW w:w="9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994"/>
        <w:gridCol w:w="1672"/>
        <w:gridCol w:w="1847"/>
        <w:gridCol w:w="1784"/>
        <w:gridCol w:w="1953"/>
      </w:tblGrid>
      <w:tr w:rsidR="001F5AE3" w:rsidTr="00A641C9">
        <w:tc>
          <w:tcPr>
            <w:tcW w:w="1994" w:type="dxa"/>
          </w:tcPr>
          <w:p w:rsidR="001F5AE3" w:rsidRDefault="001F5AE3" w:rsidP="00A641C9">
            <w:r>
              <w:t>MEDIDA EN  CENTIMETROS</w:t>
            </w:r>
          </w:p>
        </w:tc>
        <w:tc>
          <w:tcPr>
            <w:tcW w:w="1672" w:type="dxa"/>
          </w:tcPr>
          <w:p w:rsidR="001F5AE3" w:rsidRDefault="001F5AE3" w:rsidP="00A641C9">
            <w:r>
              <w:t>CALIBRE</w:t>
            </w:r>
          </w:p>
        </w:tc>
        <w:tc>
          <w:tcPr>
            <w:tcW w:w="1847" w:type="dxa"/>
          </w:tcPr>
          <w:p w:rsidR="001F5AE3" w:rsidRDefault="001F5AE3" w:rsidP="00A641C9">
            <w:r>
              <w:t>FORMA</w:t>
            </w:r>
          </w:p>
        </w:tc>
        <w:tc>
          <w:tcPr>
            <w:tcW w:w="1784" w:type="dxa"/>
          </w:tcPr>
          <w:p w:rsidR="001F5AE3" w:rsidRDefault="001F5AE3" w:rsidP="00A641C9">
            <w:r>
              <w:t>CANTIDAD EN KILOS</w:t>
            </w:r>
          </w:p>
        </w:tc>
        <w:tc>
          <w:tcPr>
            <w:tcW w:w="1953" w:type="dxa"/>
          </w:tcPr>
          <w:p w:rsidR="001F5AE3" w:rsidRDefault="001F5AE3" w:rsidP="00A641C9">
            <w:r>
              <w:t>MATERIAL</w:t>
            </w:r>
          </w:p>
        </w:tc>
      </w:tr>
      <w:tr w:rsidR="001F5AE3" w:rsidTr="00A641C9">
        <w:tc>
          <w:tcPr>
            <w:tcW w:w="1994" w:type="dxa"/>
          </w:tcPr>
          <w:p w:rsidR="001F5AE3" w:rsidRPr="00D23B0D" w:rsidRDefault="001F5AE3" w:rsidP="00A641C9">
            <w:pPr>
              <w:jc w:val="center"/>
              <w:rPr>
                <w:b/>
              </w:rPr>
            </w:pPr>
            <w:r w:rsidRPr="00D23B0D">
              <w:rPr>
                <w:b/>
              </w:rPr>
              <w:t>75</w:t>
            </w:r>
          </w:p>
        </w:tc>
        <w:tc>
          <w:tcPr>
            <w:tcW w:w="1672" w:type="dxa"/>
          </w:tcPr>
          <w:p w:rsidR="001F5AE3" w:rsidRPr="00D23B0D" w:rsidRDefault="001F5AE3" w:rsidP="00A641C9">
            <w:pPr>
              <w:jc w:val="center"/>
              <w:rPr>
                <w:b/>
              </w:rPr>
            </w:pPr>
            <w:r w:rsidRPr="00D23B0D">
              <w:rPr>
                <w:b/>
              </w:rPr>
              <w:t>1.5  ”</w:t>
            </w:r>
          </w:p>
        </w:tc>
        <w:tc>
          <w:tcPr>
            <w:tcW w:w="1847" w:type="dxa"/>
          </w:tcPr>
          <w:p w:rsidR="001F5AE3" w:rsidRPr="00D23B0D" w:rsidRDefault="001F5AE3" w:rsidP="00A641C9">
            <w:pPr>
              <w:jc w:val="center"/>
              <w:rPr>
                <w:b/>
              </w:rPr>
            </w:pPr>
            <w:r w:rsidRPr="00D23B0D">
              <w:rPr>
                <w:b/>
              </w:rPr>
              <w:t xml:space="preserve">TUBULAR  </w:t>
            </w:r>
          </w:p>
        </w:tc>
        <w:tc>
          <w:tcPr>
            <w:tcW w:w="1784" w:type="dxa"/>
          </w:tcPr>
          <w:p w:rsidR="001F5AE3" w:rsidRPr="00D23B0D" w:rsidRDefault="001F5AE3" w:rsidP="00A641C9">
            <w:pPr>
              <w:jc w:val="center"/>
              <w:rPr>
                <w:b/>
              </w:rPr>
            </w:pPr>
            <w:r>
              <w:rPr>
                <w:b/>
              </w:rPr>
              <w:t>140</w:t>
            </w:r>
          </w:p>
        </w:tc>
        <w:tc>
          <w:tcPr>
            <w:tcW w:w="1953" w:type="dxa"/>
          </w:tcPr>
          <w:p w:rsidR="001F5AE3" w:rsidRPr="00D23B0D" w:rsidRDefault="001F5AE3" w:rsidP="00A641C9">
            <w:pPr>
              <w:jc w:val="center"/>
              <w:rPr>
                <w:b/>
              </w:rPr>
            </w:pPr>
            <w:r w:rsidRPr="00D23B0D">
              <w:rPr>
                <w:b/>
              </w:rPr>
              <w:t>BAJA   TPTE</w:t>
            </w:r>
          </w:p>
        </w:tc>
      </w:tr>
    </w:tbl>
    <w:p w:rsidR="001F5AE3" w:rsidRDefault="001F5AE3" w:rsidP="001F5AE3">
      <w:pPr>
        <w:pStyle w:val="Ttulo2"/>
      </w:pPr>
    </w:p>
    <w:p w:rsidR="001F5AE3" w:rsidRDefault="001F5AE3" w:rsidP="001F5AE3"/>
    <w:p w:rsidR="001F5AE3" w:rsidRDefault="001F5AE3" w:rsidP="001F5AE3">
      <w:pPr>
        <w:rPr>
          <w:b/>
          <w:bCs/>
          <w:u w:val="single"/>
        </w:rPr>
      </w:pPr>
    </w:p>
    <w:p w:rsidR="001F5AE3" w:rsidRDefault="001F5AE3" w:rsidP="001F5AE3">
      <w:r w:rsidRPr="0026453F">
        <w:rPr>
          <w:b/>
          <w:u w:val="single"/>
        </w:rPr>
        <w:t xml:space="preserve">MEZCLA </w:t>
      </w:r>
      <w:r>
        <w:t xml:space="preserve">  :     25     BAJA</w:t>
      </w:r>
    </w:p>
    <w:p w:rsidR="001F5AE3" w:rsidRDefault="001F5AE3" w:rsidP="001F5AE3">
      <w:r>
        <w:t xml:space="preserve">                          8        LINEAL</w:t>
      </w:r>
    </w:p>
    <w:p w:rsidR="001F5AE3" w:rsidRDefault="001F5AE3" w:rsidP="001F5AE3">
      <w:pPr>
        <w:rPr>
          <w:b/>
          <w:bCs/>
          <w:u w:val="single"/>
        </w:rPr>
      </w:pPr>
      <w:r>
        <w:t xml:space="preserve"> </w:t>
      </w:r>
      <w:r>
        <w:tab/>
      </w:r>
      <w:r>
        <w:tab/>
      </w:r>
    </w:p>
    <w:p w:rsidR="001F5AE3" w:rsidRDefault="001F5AE3" w:rsidP="001F5AE3"/>
    <w:p w:rsidR="001F5AE3" w:rsidRDefault="001F5AE3" w:rsidP="001F5AE3"/>
    <w:p w:rsidR="001F5AE3" w:rsidRDefault="001F5AE3" w:rsidP="001F5AE3">
      <w:r>
        <w:t xml:space="preserve">Agradezco </w:t>
      </w:r>
      <w:smartTag w:uri="urn:schemas-microsoft-com:office:smarttags" w:element="PersonName">
        <w:smartTagPr>
          <w:attr w:name="ProductID" w:val="la Amable"/>
        </w:smartTagPr>
        <w:r>
          <w:t>la Amable</w:t>
        </w:r>
      </w:smartTag>
      <w:r>
        <w:t xml:space="preserve"> colaboración.</w:t>
      </w:r>
    </w:p>
    <w:p w:rsidR="001F5AE3" w:rsidRDefault="001F5AE3" w:rsidP="001F5AE3"/>
    <w:p w:rsidR="001F5AE3" w:rsidRDefault="001F5AE3" w:rsidP="001F5AE3"/>
    <w:p w:rsidR="001F5AE3" w:rsidRDefault="001F5AE3" w:rsidP="001F5AE3"/>
    <w:p w:rsidR="001F5AE3" w:rsidRDefault="001F5AE3" w:rsidP="001F5AE3">
      <w:r>
        <w:t>Cordialmente</w:t>
      </w:r>
    </w:p>
    <w:p w:rsidR="001F5AE3" w:rsidRDefault="001F5AE3" w:rsidP="001F5AE3"/>
    <w:p w:rsidR="001F5AE3" w:rsidRDefault="001F5AE3" w:rsidP="001F5AE3"/>
    <w:p w:rsidR="001F5AE3" w:rsidRDefault="001F5AE3" w:rsidP="001F5AE3"/>
    <w:p w:rsidR="001F5AE3" w:rsidRDefault="001F5AE3" w:rsidP="001F5AE3">
      <w:r>
        <w:t>RICARDO CASAS ZAPATA</w:t>
      </w:r>
    </w:p>
    <w:p w:rsidR="001F5AE3" w:rsidRDefault="001F5AE3" w:rsidP="001F5AE3">
      <w:r>
        <w:t>Director</w:t>
      </w:r>
    </w:p>
    <w:p w:rsidR="003778DD" w:rsidRPr="00C356EC" w:rsidRDefault="003778DD" w:rsidP="003778DD"/>
    <w:p w:rsidR="003778DD" w:rsidRDefault="003778DD" w:rsidP="003778DD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3778DD" w:rsidRDefault="003778DD" w:rsidP="003778DD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3778DD" w:rsidRDefault="003778DD" w:rsidP="003778DD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3778DD" w:rsidRDefault="003778DD" w:rsidP="003778DD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3778DD" w:rsidRDefault="003778DD" w:rsidP="003778DD">
      <w:pPr>
        <w:pStyle w:val="Ttulo1"/>
      </w:pPr>
    </w:p>
    <w:p w:rsidR="003778DD" w:rsidRDefault="003778DD" w:rsidP="003778DD">
      <w:pPr>
        <w:pStyle w:val="Ttulo1"/>
      </w:pPr>
      <w:r>
        <w:t>ORDEN DE TRABAJO     N°      05462</w:t>
      </w:r>
    </w:p>
    <w:p w:rsidR="003778DD" w:rsidRDefault="003778DD" w:rsidP="003778DD"/>
    <w:p w:rsidR="003778DD" w:rsidRDefault="003778DD" w:rsidP="003778DD">
      <w:r>
        <w:lastRenderedPageBreak/>
        <w:t>FECHA:</w:t>
      </w:r>
      <w:r>
        <w:tab/>
        <w:t xml:space="preserve">Medellín,  </w:t>
      </w:r>
      <w:r w:rsidR="007A60E6">
        <w:t>Octubre</w:t>
      </w:r>
      <w:r>
        <w:t xml:space="preserve">  05   de 2009</w:t>
      </w:r>
    </w:p>
    <w:p w:rsidR="003778DD" w:rsidRDefault="003778DD" w:rsidP="003778DD">
      <w:r>
        <w:t>PARA:</w:t>
      </w:r>
      <w:r>
        <w:tab/>
      </w:r>
      <w:r>
        <w:tab/>
        <w:t>PLÁSTICOS DARMA</w:t>
      </w:r>
    </w:p>
    <w:p w:rsidR="003778DD" w:rsidRDefault="003778DD" w:rsidP="003778DD">
      <w:r>
        <w:t>ATENCIÓN:</w:t>
      </w:r>
      <w:r>
        <w:tab/>
        <w:t>Sr. Darío Jaramillo</w:t>
      </w:r>
    </w:p>
    <w:p w:rsidR="003778DD" w:rsidRDefault="003778DD" w:rsidP="003778DD">
      <w:r>
        <w:tab/>
      </w:r>
      <w:r>
        <w:tab/>
        <w:t>Gerente.</w:t>
      </w:r>
    </w:p>
    <w:p w:rsidR="003778DD" w:rsidRDefault="003778DD" w:rsidP="003778DD"/>
    <w:p w:rsidR="003778DD" w:rsidRDefault="003778DD" w:rsidP="003778DD">
      <w:r>
        <w:t>Apreciado Don Darío:</w:t>
      </w:r>
    </w:p>
    <w:p w:rsidR="003778DD" w:rsidRDefault="003778DD" w:rsidP="003778DD"/>
    <w:p w:rsidR="003778DD" w:rsidRDefault="003778DD" w:rsidP="003778DD">
      <w:r>
        <w:t>Con la presente estamos solicitando el siguiente Material   :</w:t>
      </w:r>
    </w:p>
    <w:p w:rsidR="003778DD" w:rsidRDefault="003778DD" w:rsidP="003778DD"/>
    <w:p w:rsidR="003778DD" w:rsidRDefault="003778DD" w:rsidP="003778DD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3778DD" w:rsidRDefault="003778DD" w:rsidP="003778DD">
      <w:pPr>
        <w:rPr>
          <w:b/>
          <w:bCs/>
          <w:u w:val="single"/>
        </w:rPr>
      </w:pPr>
    </w:p>
    <w:p w:rsidR="003778DD" w:rsidRDefault="003778DD" w:rsidP="003778DD">
      <w:r>
        <w:t>MATERIAL:</w:t>
      </w:r>
      <w:r>
        <w:tab/>
      </w:r>
      <w:r>
        <w:tab/>
        <w:t>Polietileno Alta Densidad Pigmentado BLANCO Tubular.</w:t>
      </w:r>
    </w:p>
    <w:p w:rsidR="003778DD" w:rsidRDefault="003778DD" w:rsidP="003778DD">
      <w:r>
        <w:t>MEDIDA:</w:t>
      </w:r>
      <w:r>
        <w:tab/>
      </w:r>
      <w:r>
        <w:tab/>
      </w:r>
      <w:r w:rsidRPr="00657B35">
        <w:rPr>
          <w:b/>
        </w:rPr>
        <w:t>50  Cms</w:t>
      </w:r>
      <w:r>
        <w:t>.</w:t>
      </w:r>
    </w:p>
    <w:p w:rsidR="003778DD" w:rsidRPr="005660D5" w:rsidRDefault="003778DD" w:rsidP="003778DD">
      <w:pPr>
        <w:rPr>
          <w:b/>
          <w:bCs/>
        </w:rPr>
      </w:pPr>
      <w:r>
        <w:t>CALIBRE:</w:t>
      </w:r>
      <w:r>
        <w:tab/>
      </w:r>
      <w:r>
        <w:tab/>
      </w:r>
      <w:r w:rsidRPr="005660D5">
        <w:rPr>
          <w:b/>
        </w:rPr>
        <w:t xml:space="preserve">2.5 </w:t>
      </w:r>
      <w:r w:rsidRPr="005660D5">
        <w:rPr>
          <w:b/>
          <w:bCs/>
        </w:rPr>
        <w:t xml:space="preserve">  ”</w:t>
      </w:r>
    </w:p>
    <w:p w:rsidR="003778DD" w:rsidRDefault="003778DD" w:rsidP="003778DD">
      <w:r>
        <w:t>COLOR:</w:t>
      </w:r>
      <w:r>
        <w:tab/>
      </w:r>
      <w:r>
        <w:tab/>
        <w:t>BLANCO  ( Según muestra  )</w:t>
      </w:r>
    </w:p>
    <w:p w:rsidR="003778DD" w:rsidRDefault="003778DD" w:rsidP="003778DD">
      <w:r>
        <w:t>TRATADO:</w:t>
      </w:r>
      <w:r>
        <w:tab/>
      </w:r>
      <w:r>
        <w:tab/>
        <w:t>2 Caras.</w:t>
      </w:r>
    </w:p>
    <w:p w:rsidR="003778DD" w:rsidRDefault="003778DD" w:rsidP="003778DD">
      <w:r>
        <w:t>CANTIDAD:</w:t>
      </w:r>
      <w:r>
        <w:tab/>
      </w:r>
      <w:r>
        <w:tab/>
      </w:r>
      <w:r>
        <w:rPr>
          <w:b/>
        </w:rPr>
        <w:t xml:space="preserve">320 </w:t>
      </w:r>
      <w:r>
        <w:t xml:space="preserve">   Kg.</w:t>
      </w:r>
    </w:p>
    <w:p w:rsidR="003778DD" w:rsidRDefault="003778DD" w:rsidP="003778DD">
      <w:r>
        <w:t>REFERENCIA:</w:t>
      </w:r>
      <w:r>
        <w:tab/>
      </w:r>
      <w:r w:rsidRPr="008970C3">
        <w:rPr>
          <w:b/>
        </w:rPr>
        <w:t>PLASTIQUIMICA GRANDE</w:t>
      </w:r>
    </w:p>
    <w:p w:rsidR="003778DD" w:rsidRDefault="003778DD" w:rsidP="003778DD">
      <w:r>
        <w:t>COLORES:</w:t>
      </w:r>
      <w:r>
        <w:tab/>
      </w:r>
      <w:r>
        <w:tab/>
        <w:t>2 ( Gris -  Rojo)</w:t>
      </w:r>
    </w:p>
    <w:p w:rsidR="003778DD" w:rsidRDefault="003778DD" w:rsidP="003778DD">
      <w:r>
        <w:t>CARAS:</w:t>
      </w:r>
      <w:r>
        <w:tab/>
      </w:r>
      <w:r>
        <w:tab/>
        <w:t>2</w:t>
      </w:r>
    </w:p>
    <w:p w:rsidR="003778DD" w:rsidRDefault="003778DD" w:rsidP="003778DD">
      <w:r>
        <w:t>REPETICIÓN:</w:t>
      </w:r>
      <w:r>
        <w:tab/>
        <w:t>Continua</w:t>
      </w:r>
    </w:p>
    <w:p w:rsidR="003778DD" w:rsidRDefault="003778DD" w:rsidP="003778DD">
      <w:r>
        <w:t>RODILLO:</w:t>
      </w:r>
      <w:r>
        <w:tab/>
      </w:r>
      <w:r>
        <w:tab/>
        <w:t>38</w:t>
      </w:r>
    </w:p>
    <w:p w:rsidR="003778DD" w:rsidRPr="003B158B" w:rsidRDefault="003778DD" w:rsidP="003778DD">
      <w:pPr>
        <w:rPr>
          <w:b/>
        </w:rPr>
      </w:pPr>
      <w:r>
        <w:t>BOLSA:</w:t>
      </w:r>
      <w:r>
        <w:tab/>
      </w:r>
      <w:r>
        <w:tab/>
      </w:r>
      <w:r w:rsidRPr="003B158B">
        <w:rPr>
          <w:b/>
        </w:rPr>
        <w:t>50 x 190  cms</w:t>
      </w:r>
    </w:p>
    <w:p w:rsidR="003778DD" w:rsidRDefault="003778DD" w:rsidP="003778DD">
      <w:r>
        <w:t>SELLADO:</w:t>
      </w:r>
      <w:r>
        <w:tab/>
      </w:r>
      <w:r>
        <w:tab/>
        <w:t>Para selle de Fondo.</w:t>
      </w:r>
    </w:p>
    <w:p w:rsidR="003778DD" w:rsidRDefault="003778DD" w:rsidP="003778DD"/>
    <w:p w:rsidR="003778DD" w:rsidRDefault="003778DD" w:rsidP="003778DD"/>
    <w:p w:rsidR="003778DD" w:rsidRDefault="003778DD" w:rsidP="003778DD">
      <w:r>
        <w:rPr>
          <w:b/>
          <w:bCs/>
          <w:u w:val="single"/>
        </w:rPr>
        <w:t>NOTA:</w:t>
      </w:r>
      <w:r>
        <w:t xml:space="preserve">  * Los cyreles   Se encuentran en su planta</w:t>
      </w:r>
    </w:p>
    <w:p w:rsidR="003778DD" w:rsidRDefault="003778DD" w:rsidP="003778DD">
      <w:pPr>
        <w:numPr>
          <w:ilvl w:val="0"/>
          <w:numId w:val="1"/>
        </w:numPr>
      </w:pPr>
      <w:r>
        <w:t>Se envían muestra física  para tonos , alturas  y pigmentacion</w:t>
      </w:r>
    </w:p>
    <w:p w:rsidR="003778DD" w:rsidRDefault="003778DD" w:rsidP="003778DD">
      <w:pPr>
        <w:ind w:left="885"/>
      </w:pPr>
    </w:p>
    <w:p w:rsidR="003778DD" w:rsidRPr="00315AED" w:rsidRDefault="003778DD" w:rsidP="003778DD">
      <w:pPr>
        <w:numPr>
          <w:ilvl w:val="0"/>
          <w:numId w:val="1"/>
        </w:numPr>
      </w:pPr>
      <w:r w:rsidRPr="00393DAD">
        <w:rPr>
          <w:b/>
          <w:u w:val="single"/>
        </w:rPr>
        <w:t>Utilizar tinta negra</w:t>
      </w:r>
      <w:r>
        <w:t xml:space="preserve"> </w:t>
      </w:r>
      <w:r w:rsidRPr="00393DAD">
        <w:rPr>
          <w:b/>
          <w:u w:val="single"/>
        </w:rPr>
        <w:t>ANTIGRASA</w:t>
      </w:r>
    </w:p>
    <w:p w:rsidR="003778DD" w:rsidRDefault="003778DD" w:rsidP="003778DD">
      <w:pPr>
        <w:ind w:left="885"/>
      </w:pPr>
    </w:p>
    <w:p w:rsidR="003778DD" w:rsidRPr="0098114D" w:rsidRDefault="003778DD" w:rsidP="003778DD">
      <w:pPr>
        <w:rPr>
          <w:b/>
          <w:u w:val="single"/>
        </w:rPr>
      </w:pPr>
    </w:p>
    <w:p w:rsidR="003778DD" w:rsidRDefault="003778DD" w:rsidP="003778DD">
      <w:r>
        <w:t>Agradezco la atención y colaboración prestada.</w:t>
      </w:r>
    </w:p>
    <w:p w:rsidR="003778DD" w:rsidRDefault="003778DD" w:rsidP="003778DD"/>
    <w:p w:rsidR="003778DD" w:rsidRDefault="003778DD" w:rsidP="003778DD"/>
    <w:p w:rsidR="003778DD" w:rsidRDefault="003778DD" w:rsidP="003778DD">
      <w:r>
        <w:t>Cordialmente,</w:t>
      </w:r>
    </w:p>
    <w:p w:rsidR="003778DD" w:rsidRDefault="003778DD" w:rsidP="003778DD"/>
    <w:p w:rsidR="003778DD" w:rsidRDefault="003778DD" w:rsidP="003778DD"/>
    <w:p w:rsidR="003778DD" w:rsidRDefault="003778DD" w:rsidP="003778DD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3778DD" w:rsidRDefault="003778DD" w:rsidP="003778DD">
      <w:pPr>
        <w:tabs>
          <w:tab w:val="left" w:pos="1980"/>
        </w:tabs>
      </w:pPr>
      <w:r>
        <w:t>Director.</w:t>
      </w:r>
    </w:p>
    <w:p w:rsidR="003778DD" w:rsidRDefault="003778DD" w:rsidP="003778DD">
      <w:pPr>
        <w:rPr>
          <w:b/>
        </w:rPr>
      </w:pPr>
    </w:p>
    <w:p w:rsidR="003778DD" w:rsidRPr="006F4333" w:rsidRDefault="003778DD" w:rsidP="003778DD">
      <w:pPr>
        <w:rPr>
          <w:b/>
        </w:rPr>
      </w:pPr>
    </w:p>
    <w:p w:rsidR="00167006" w:rsidRDefault="00167006" w:rsidP="00167006">
      <w:pPr>
        <w:rPr>
          <w:b/>
        </w:rPr>
      </w:pPr>
    </w:p>
    <w:p w:rsidR="00167006" w:rsidRDefault="00167006" w:rsidP="00167006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167006" w:rsidRDefault="00167006" w:rsidP="00167006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167006" w:rsidRDefault="00167006" w:rsidP="00167006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167006" w:rsidRDefault="00167006" w:rsidP="00167006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167006" w:rsidRDefault="00167006" w:rsidP="00167006"/>
    <w:p w:rsidR="00167006" w:rsidRDefault="00167006" w:rsidP="00167006">
      <w:pPr>
        <w:pStyle w:val="Ttulo1"/>
      </w:pPr>
      <w:r>
        <w:t>ORDEN DE TRABAJO   N°      05461</w:t>
      </w:r>
    </w:p>
    <w:p w:rsidR="00167006" w:rsidRDefault="00167006" w:rsidP="00167006"/>
    <w:p w:rsidR="00167006" w:rsidRDefault="00167006" w:rsidP="00167006">
      <w:r>
        <w:t>FECHA:</w:t>
      </w:r>
      <w:r>
        <w:tab/>
        <w:t>Medellín, Octubre  05    de 2009</w:t>
      </w:r>
    </w:p>
    <w:p w:rsidR="00167006" w:rsidRDefault="00167006" w:rsidP="00167006">
      <w:r>
        <w:lastRenderedPageBreak/>
        <w:t>PARA:</w:t>
      </w:r>
      <w:r>
        <w:tab/>
      </w:r>
      <w:r>
        <w:tab/>
        <w:t>PLÁSTICOS DARMA</w:t>
      </w:r>
    </w:p>
    <w:p w:rsidR="00167006" w:rsidRDefault="00167006" w:rsidP="00167006">
      <w:r>
        <w:t>ATENCIÓN:</w:t>
      </w:r>
      <w:r>
        <w:tab/>
        <w:t>Sr. Darío Jaramillo</w:t>
      </w:r>
    </w:p>
    <w:p w:rsidR="00167006" w:rsidRDefault="00167006" w:rsidP="00167006">
      <w:r>
        <w:tab/>
      </w:r>
      <w:r>
        <w:tab/>
        <w:t>Gerente.</w:t>
      </w:r>
    </w:p>
    <w:p w:rsidR="00167006" w:rsidRDefault="00167006" w:rsidP="00167006"/>
    <w:p w:rsidR="00167006" w:rsidRDefault="00167006" w:rsidP="00167006">
      <w:r>
        <w:t>Apreciado Don Darío:</w:t>
      </w:r>
    </w:p>
    <w:p w:rsidR="00167006" w:rsidRDefault="00167006" w:rsidP="00167006"/>
    <w:p w:rsidR="00167006" w:rsidRDefault="00167006" w:rsidP="00167006">
      <w:r>
        <w:t>Con la presente estamos solicitando el siguiente Material   :</w:t>
      </w:r>
    </w:p>
    <w:p w:rsidR="00167006" w:rsidRDefault="00167006" w:rsidP="00167006"/>
    <w:p w:rsidR="00167006" w:rsidRDefault="00167006" w:rsidP="00167006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167006" w:rsidRDefault="00167006" w:rsidP="00167006">
      <w:pPr>
        <w:rPr>
          <w:b/>
          <w:bCs/>
          <w:u w:val="single"/>
        </w:rPr>
      </w:pPr>
      <w:r>
        <w:rPr>
          <w:b/>
          <w:bCs/>
        </w:rPr>
        <w:tab/>
      </w:r>
    </w:p>
    <w:p w:rsidR="00167006" w:rsidRDefault="00167006" w:rsidP="00167006">
      <w:r>
        <w:t>MATERIAL:</w:t>
      </w:r>
      <w:r>
        <w:tab/>
      </w:r>
      <w:r>
        <w:tab/>
        <w:t>Polietileno Alta Densidad Pigmentado BLANCO Tubular.</w:t>
      </w:r>
    </w:p>
    <w:p w:rsidR="00167006" w:rsidRDefault="00167006" w:rsidP="00167006">
      <w:r>
        <w:t>MEDIDA:</w:t>
      </w:r>
      <w:r>
        <w:tab/>
      </w:r>
      <w:r>
        <w:tab/>
      </w:r>
      <w:r w:rsidRPr="00444F82">
        <w:rPr>
          <w:b/>
        </w:rPr>
        <w:t>43  Cms</w:t>
      </w:r>
      <w:r>
        <w:t>.</w:t>
      </w:r>
    </w:p>
    <w:p w:rsidR="00167006" w:rsidRPr="005C3173" w:rsidRDefault="00167006" w:rsidP="00167006">
      <w:pPr>
        <w:rPr>
          <w:b/>
          <w:bCs/>
        </w:rPr>
      </w:pPr>
      <w:r>
        <w:t>CALIBRE:</w:t>
      </w:r>
      <w:r>
        <w:tab/>
      </w:r>
      <w:r>
        <w:tab/>
      </w:r>
      <w:r w:rsidRPr="005C3173">
        <w:rPr>
          <w:b/>
        </w:rPr>
        <w:t xml:space="preserve">2.5 </w:t>
      </w:r>
      <w:r w:rsidRPr="005C3173">
        <w:rPr>
          <w:b/>
          <w:bCs/>
        </w:rPr>
        <w:t xml:space="preserve">  ”</w:t>
      </w:r>
    </w:p>
    <w:p w:rsidR="00167006" w:rsidRDefault="00167006" w:rsidP="00167006">
      <w:r>
        <w:t>COLOR:</w:t>
      </w:r>
      <w:r>
        <w:tab/>
      </w:r>
      <w:r>
        <w:tab/>
        <w:t>BLANCO  ( Según muestra  )</w:t>
      </w:r>
    </w:p>
    <w:p w:rsidR="00167006" w:rsidRDefault="00167006" w:rsidP="00167006">
      <w:r>
        <w:t>TRATADO:</w:t>
      </w:r>
      <w:r>
        <w:tab/>
      </w:r>
      <w:r>
        <w:tab/>
        <w:t>2 Caras.</w:t>
      </w:r>
    </w:p>
    <w:p w:rsidR="00167006" w:rsidRDefault="00167006" w:rsidP="00167006">
      <w:pPr>
        <w:rPr>
          <w:b/>
          <w:bCs/>
        </w:rPr>
      </w:pPr>
      <w:r>
        <w:t>CANTIDAD:</w:t>
      </w:r>
      <w:r>
        <w:tab/>
      </w:r>
      <w:r>
        <w:tab/>
      </w:r>
      <w:r>
        <w:rPr>
          <w:b/>
        </w:rPr>
        <w:t xml:space="preserve">540  </w:t>
      </w:r>
      <w:r>
        <w:t xml:space="preserve">   Kg.</w:t>
      </w:r>
    </w:p>
    <w:p w:rsidR="00167006" w:rsidRDefault="00167006" w:rsidP="00167006">
      <w:r>
        <w:t>REFERENCIA:</w:t>
      </w:r>
      <w:r>
        <w:tab/>
      </w:r>
      <w:r>
        <w:rPr>
          <w:b/>
        </w:rPr>
        <w:t>PLASTIQUIMICA   MEDIANA</w:t>
      </w:r>
    </w:p>
    <w:p w:rsidR="00167006" w:rsidRDefault="00167006" w:rsidP="00167006">
      <w:r>
        <w:t>COLORES:</w:t>
      </w:r>
      <w:r>
        <w:tab/>
      </w:r>
      <w:r>
        <w:tab/>
        <w:t>2 ( Gris -  Rojo)</w:t>
      </w:r>
    </w:p>
    <w:p w:rsidR="00167006" w:rsidRDefault="00167006" w:rsidP="00167006">
      <w:r>
        <w:t>CARAS:</w:t>
      </w:r>
      <w:r>
        <w:tab/>
      </w:r>
      <w:r>
        <w:tab/>
        <w:t>2</w:t>
      </w:r>
    </w:p>
    <w:p w:rsidR="00167006" w:rsidRDefault="00167006" w:rsidP="00167006">
      <w:r>
        <w:t>REPETICIÓN:</w:t>
      </w:r>
      <w:r>
        <w:tab/>
        <w:t>Continua</w:t>
      </w:r>
    </w:p>
    <w:p w:rsidR="00167006" w:rsidRDefault="00167006" w:rsidP="00167006">
      <w:r>
        <w:t>RODILLO:</w:t>
      </w:r>
      <w:r>
        <w:tab/>
      </w:r>
      <w:r>
        <w:tab/>
        <w:t>38</w:t>
      </w:r>
    </w:p>
    <w:p w:rsidR="00167006" w:rsidRDefault="00167006" w:rsidP="00167006">
      <w:r>
        <w:t>BOLSA:</w:t>
      </w:r>
      <w:r>
        <w:tab/>
      </w:r>
      <w:r>
        <w:tab/>
      </w:r>
      <w:r w:rsidRPr="003B158B">
        <w:rPr>
          <w:b/>
        </w:rPr>
        <w:t>43 x  190  cms</w:t>
      </w:r>
    </w:p>
    <w:p w:rsidR="00167006" w:rsidRDefault="00167006" w:rsidP="00167006">
      <w:r>
        <w:t>SELLADO:</w:t>
      </w:r>
      <w:r>
        <w:tab/>
      </w:r>
      <w:r>
        <w:tab/>
        <w:t>Para selle de Fondo.</w:t>
      </w:r>
    </w:p>
    <w:p w:rsidR="00167006" w:rsidRDefault="00167006" w:rsidP="00167006"/>
    <w:p w:rsidR="00167006" w:rsidRDefault="00167006" w:rsidP="00167006"/>
    <w:p w:rsidR="00167006" w:rsidRDefault="00167006" w:rsidP="00167006">
      <w:r>
        <w:rPr>
          <w:b/>
          <w:bCs/>
          <w:u w:val="single"/>
        </w:rPr>
        <w:t>NOTA:</w:t>
      </w:r>
      <w:r>
        <w:t xml:space="preserve">  * Los cyreles   Se encuentran en su planta</w:t>
      </w:r>
    </w:p>
    <w:p w:rsidR="00167006" w:rsidRDefault="00167006" w:rsidP="00167006">
      <w:pPr>
        <w:numPr>
          <w:ilvl w:val="0"/>
          <w:numId w:val="1"/>
        </w:numPr>
      </w:pPr>
      <w:r>
        <w:t>Se envían muestra física  para tonos , alturas  y pigmentacion</w:t>
      </w:r>
    </w:p>
    <w:p w:rsidR="00167006" w:rsidRDefault="00167006" w:rsidP="00167006">
      <w:pPr>
        <w:ind w:left="885"/>
      </w:pPr>
    </w:p>
    <w:p w:rsidR="00167006" w:rsidRPr="00315AED" w:rsidRDefault="00167006" w:rsidP="00167006">
      <w:pPr>
        <w:numPr>
          <w:ilvl w:val="0"/>
          <w:numId w:val="1"/>
        </w:numPr>
      </w:pPr>
      <w:r w:rsidRPr="00393DAD">
        <w:rPr>
          <w:b/>
          <w:u w:val="single"/>
        </w:rPr>
        <w:t>Utilizar tinta negra</w:t>
      </w:r>
      <w:r>
        <w:t xml:space="preserve">   </w:t>
      </w:r>
      <w:r w:rsidRPr="00393DAD">
        <w:rPr>
          <w:b/>
          <w:u w:val="single"/>
        </w:rPr>
        <w:t>ANTIGRASA</w:t>
      </w:r>
    </w:p>
    <w:p w:rsidR="00167006" w:rsidRDefault="00167006" w:rsidP="00167006"/>
    <w:p w:rsidR="00167006" w:rsidRPr="0098114D" w:rsidRDefault="00167006" w:rsidP="00167006">
      <w:pPr>
        <w:rPr>
          <w:b/>
          <w:u w:val="single"/>
        </w:rPr>
      </w:pPr>
    </w:p>
    <w:p w:rsidR="00167006" w:rsidRDefault="00167006" w:rsidP="00167006">
      <w:r>
        <w:t>Agradezco la atención y colaboración prestada.</w:t>
      </w:r>
    </w:p>
    <w:p w:rsidR="00167006" w:rsidRDefault="00167006" w:rsidP="00167006"/>
    <w:p w:rsidR="00167006" w:rsidRDefault="00167006" w:rsidP="00167006">
      <w:r>
        <w:t>Cordialmente,</w:t>
      </w:r>
    </w:p>
    <w:p w:rsidR="00167006" w:rsidRDefault="00167006" w:rsidP="00167006"/>
    <w:p w:rsidR="00167006" w:rsidRPr="008D4091" w:rsidRDefault="00167006" w:rsidP="00167006">
      <w:pPr>
        <w:rPr>
          <w:b/>
        </w:rPr>
      </w:pPr>
    </w:p>
    <w:p w:rsidR="00167006" w:rsidRDefault="00167006" w:rsidP="00167006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167006" w:rsidRDefault="00167006" w:rsidP="00167006">
      <w:r>
        <w:t>Director.</w:t>
      </w:r>
    </w:p>
    <w:p w:rsidR="00893BB3" w:rsidRDefault="00893BB3"/>
    <w:p w:rsidR="00E03690" w:rsidRDefault="00E03690"/>
    <w:p w:rsidR="00E03690" w:rsidRDefault="00E03690"/>
    <w:p w:rsidR="00E03690" w:rsidRDefault="00E03690"/>
    <w:p w:rsidR="00E03690" w:rsidRDefault="00E03690" w:rsidP="00E03690">
      <w:pPr>
        <w:rPr>
          <w:b/>
        </w:rPr>
      </w:pPr>
    </w:p>
    <w:p w:rsidR="00E03690" w:rsidRDefault="00E03690" w:rsidP="00E03690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E03690" w:rsidRDefault="00E03690" w:rsidP="00E03690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E03690" w:rsidRDefault="00E03690" w:rsidP="00E03690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– 144 </w:t>
      </w:r>
    </w:p>
    <w:p w:rsidR="00E03690" w:rsidRDefault="00E03690" w:rsidP="00E03690">
      <w:pPr>
        <w:rPr>
          <w:b/>
          <w:bCs/>
          <w:sz w:val="20"/>
        </w:rPr>
      </w:pPr>
      <w:r>
        <w:rPr>
          <w:b/>
          <w:bCs/>
          <w:sz w:val="20"/>
        </w:rPr>
        <w:t xml:space="preserve">TEL:   4 44 46 64  ITAGUI                                      </w:t>
      </w:r>
    </w:p>
    <w:p w:rsidR="00E03690" w:rsidRDefault="00E03690" w:rsidP="00E03690"/>
    <w:p w:rsidR="00E03690" w:rsidRDefault="00E03690" w:rsidP="00E03690"/>
    <w:p w:rsidR="00E03690" w:rsidRDefault="00E03690" w:rsidP="00E03690">
      <w:pPr>
        <w:pStyle w:val="Ttulo1"/>
      </w:pPr>
      <w:r>
        <w:t>ORDEN DE TRABAJO     N°      05464</w:t>
      </w:r>
    </w:p>
    <w:p w:rsidR="00E03690" w:rsidRDefault="00E03690" w:rsidP="00E03690"/>
    <w:p w:rsidR="00E03690" w:rsidRDefault="00E03690" w:rsidP="00E03690">
      <w:r>
        <w:lastRenderedPageBreak/>
        <w:t>FECHA:</w:t>
      </w:r>
      <w:r>
        <w:tab/>
        <w:t>Medellín,  Octubre   06    de 2009</w:t>
      </w:r>
    </w:p>
    <w:p w:rsidR="00E03690" w:rsidRDefault="00E03690" w:rsidP="00E03690">
      <w:r>
        <w:t>PARA:</w:t>
      </w:r>
      <w:r>
        <w:tab/>
      </w:r>
      <w:r>
        <w:tab/>
        <w:t>PLÁSTICOS DARMA</w:t>
      </w:r>
    </w:p>
    <w:p w:rsidR="00E03690" w:rsidRDefault="00E03690" w:rsidP="00E03690">
      <w:r>
        <w:t>ATENCIÓN:</w:t>
      </w:r>
      <w:r>
        <w:tab/>
        <w:t>Sr. Darío Jaramillo</w:t>
      </w:r>
    </w:p>
    <w:p w:rsidR="00E03690" w:rsidRDefault="00E03690" w:rsidP="00E03690">
      <w:r>
        <w:tab/>
      </w:r>
      <w:r>
        <w:tab/>
        <w:t>Gerente.</w:t>
      </w:r>
    </w:p>
    <w:p w:rsidR="00E03690" w:rsidRDefault="00E03690" w:rsidP="00E03690"/>
    <w:p w:rsidR="00E03690" w:rsidRDefault="00E03690" w:rsidP="00E03690"/>
    <w:p w:rsidR="00E03690" w:rsidRDefault="00E03690" w:rsidP="00E03690">
      <w:r>
        <w:t>Apreciado Don Darío:</w:t>
      </w:r>
    </w:p>
    <w:p w:rsidR="00E03690" w:rsidRDefault="00E03690" w:rsidP="00E03690"/>
    <w:p w:rsidR="00E03690" w:rsidRDefault="00E03690" w:rsidP="00E03690">
      <w:r>
        <w:t>Con la presente estamos solicitando el siguiente material:</w:t>
      </w:r>
    </w:p>
    <w:p w:rsidR="00E03690" w:rsidRDefault="00E03690" w:rsidP="00E03690"/>
    <w:p w:rsidR="00E03690" w:rsidRDefault="00E03690" w:rsidP="00E03690">
      <w:pPr>
        <w:rPr>
          <w:b/>
          <w:bCs/>
          <w:u w:val="single"/>
        </w:rPr>
      </w:pPr>
      <w:r>
        <w:rPr>
          <w:b/>
          <w:bCs/>
          <w:u w:val="single"/>
        </w:rPr>
        <w:t>IMPRESIÓN  :</w:t>
      </w:r>
    </w:p>
    <w:p w:rsidR="00E03690" w:rsidRDefault="00E03690" w:rsidP="00E03690"/>
    <w:p w:rsidR="00E03690" w:rsidRDefault="00E03690" w:rsidP="00E03690">
      <w:r>
        <w:t>MATERIAL:</w:t>
      </w:r>
      <w:r>
        <w:tab/>
      </w:r>
      <w:r>
        <w:tab/>
        <w:t xml:space="preserve">P.P  Tubular   de    </w:t>
      </w:r>
      <w:r w:rsidRPr="000D6B93">
        <w:rPr>
          <w:b/>
        </w:rPr>
        <w:t xml:space="preserve">35  </w:t>
      </w:r>
      <w:r>
        <w:t xml:space="preserve">  Cms.</w:t>
      </w:r>
    </w:p>
    <w:p w:rsidR="00E03690" w:rsidRDefault="00E03690" w:rsidP="00E03690">
      <w:r>
        <w:t>CALIBRE:</w:t>
      </w:r>
      <w:r>
        <w:tab/>
      </w:r>
      <w:r>
        <w:tab/>
      </w:r>
      <w:smartTag w:uri="urn:schemas-microsoft-com:office:smarttags" w:element="metricconverter">
        <w:smartTagPr>
          <w:attr w:name="ProductID" w:val="1.5 ”"/>
        </w:smartTagPr>
        <w:r>
          <w:t>1.5 ”</w:t>
        </w:r>
      </w:smartTag>
    </w:p>
    <w:p w:rsidR="00E03690" w:rsidRDefault="00E03690" w:rsidP="00E03690">
      <w:r>
        <w:t>CANTIDAD:</w:t>
      </w:r>
      <w:r>
        <w:tab/>
      </w:r>
      <w:r>
        <w:tab/>
        <w:t>150  kg</w:t>
      </w:r>
    </w:p>
    <w:p w:rsidR="00E03690" w:rsidRDefault="00E03690" w:rsidP="00E03690">
      <w:r>
        <w:t>REFERENCIA:</w:t>
      </w:r>
      <w:r>
        <w:tab/>
      </w:r>
      <w:r>
        <w:rPr>
          <w:b/>
        </w:rPr>
        <w:t xml:space="preserve">PAN  SUIZO </w:t>
      </w:r>
      <w:r w:rsidRPr="00201420">
        <w:rPr>
          <w:b/>
        </w:rPr>
        <w:t xml:space="preserve">  EL JARDIN</w:t>
      </w:r>
    </w:p>
    <w:p w:rsidR="00E03690" w:rsidRDefault="00E03690" w:rsidP="00E03690">
      <w:r>
        <w:t>REPETICIÓN:</w:t>
      </w:r>
      <w:r>
        <w:tab/>
        <w:t>30 Cms.</w:t>
      </w:r>
    </w:p>
    <w:p w:rsidR="00E03690" w:rsidRPr="009F7AE4" w:rsidRDefault="00E03690" w:rsidP="00E03690">
      <w:pPr>
        <w:rPr>
          <w:b/>
        </w:rPr>
      </w:pPr>
      <w:r>
        <w:t xml:space="preserve">RODILLO  :               </w:t>
      </w:r>
      <w:r w:rsidRPr="009F7AE4">
        <w:rPr>
          <w:b/>
        </w:rPr>
        <w:t>30</w:t>
      </w:r>
    </w:p>
    <w:p w:rsidR="00E03690" w:rsidRDefault="00E03690" w:rsidP="00E03690">
      <w:r>
        <w:t>IMPRESIÓN:</w:t>
      </w:r>
      <w:r>
        <w:tab/>
      </w:r>
      <w:r>
        <w:tab/>
        <w:t xml:space="preserve">2  Caras  </w:t>
      </w:r>
    </w:p>
    <w:p w:rsidR="00E03690" w:rsidRDefault="00E03690" w:rsidP="00E03690">
      <w:r>
        <w:t>COLORES:</w:t>
      </w:r>
      <w:r>
        <w:tab/>
      </w:r>
      <w:r>
        <w:tab/>
        <w:t>4 según muestra.</w:t>
      </w:r>
    </w:p>
    <w:p w:rsidR="00E03690" w:rsidRDefault="00E03690" w:rsidP="00E03690">
      <w:r>
        <w:t>BOLSA:</w:t>
      </w:r>
      <w:r>
        <w:tab/>
      </w:r>
      <w:r>
        <w:tab/>
      </w:r>
      <w:r w:rsidRPr="00CD0BF9">
        <w:rPr>
          <w:b/>
        </w:rPr>
        <w:t xml:space="preserve">30  x  32 + </w:t>
      </w:r>
      <w:smartTag w:uri="urn:schemas-microsoft-com:office:smarttags" w:element="metricconverter">
        <w:smartTagPr>
          <w:attr w:name="ProductID" w:val="3 cm"/>
        </w:smartTagPr>
        <w:r w:rsidRPr="00CD0BF9">
          <w:rPr>
            <w:b/>
          </w:rPr>
          <w:t>3 cm</w:t>
        </w:r>
      </w:smartTag>
      <w:r w:rsidRPr="00CD0BF9">
        <w:rPr>
          <w:b/>
        </w:rPr>
        <w:t xml:space="preserve">  FF</w:t>
      </w:r>
      <w:r>
        <w:t xml:space="preserve"> </w:t>
      </w:r>
    </w:p>
    <w:p w:rsidR="00E03690" w:rsidRDefault="00E03690" w:rsidP="00E03690"/>
    <w:p w:rsidR="00E03690" w:rsidRDefault="00E03690" w:rsidP="00E03690"/>
    <w:p w:rsidR="00E03690" w:rsidRDefault="00E03690" w:rsidP="00E03690">
      <w:r>
        <w:rPr>
          <w:b/>
          <w:bCs/>
          <w:u w:val="single"/>
        </w:rPr>
        <w:t>NOTA:</w:t>
      </w:r>
      <w:r>
        <w:t xml:space="preserve">  - Se  envia muestra física para los tonos de impresión.</w:t>
      </w:r>
    </w:p>
    <w:p w:rsidR="00E03690" w:rsidRDefault="00E03690" w:rsidP="00E03690">
      <w:pPr>
        <w:numPr>
          <w:ilvl w:val="0"/>
          <w:numId w:val="2"/>
        </w:numPr>
      </w:pPr>
      <w:r>
        <w:t xml:space="preserve">Se envia  </w:t>
      </w:r>
      <w:r>
        <w:rPr>
          <w:b/>
          <w:u w:val="single"/>
        </w:rPr>
        <w:t xml:space="preserve">TUBULAR DE 35  CM </w:t>
      </w:r>
    </w:p>
    <w:p w:rsidR="00E03690" w:rsidRDefault="00E03690" w:rsidP="00E03690">
      <w:pPr>
        <w:numPr>
          <w:ilvl w:val="0"/>
          <w:numId w:val="2"/>
        </w:numPr>
      </w:pPr>
      <w:r>
        <w:t>Cyreles   en su planta</w:t>
      </w:r>
    </w:p>
    <w:p w:rsidR="00E03690" w:rsidRDefault="00E03690" w:rsidP="00E03690">
      <w:pPr>
        <w:numPr>
          <w:ilvl w:val="0"/>
          <w:numId w:val="2"/>
        </w:numPr>
        <w:rPr>
          <w:b/>
        </w:rPr>
      </w:pPr>
      <w:r w:rsidRPr="00D369EA">
        <w:rPr>
          <w:b/>
        </w:rPr>
        <w:t>MONTAR  EN  RODILLO   30</w:t>
      </w:r>
    </w:p>
    <w:p w:rsidR="00E03690" w:rsidRPr="00CD0BF9" w:rsidRDefault="00E03690" w:rsidP="00E03690">
      <w:pPr>
        <w:numPr>
          <w:ilvl w:val="0"/>
          <w:numId w:val="2"/>
        </w:numPr>
        <w:rPr>
          <w:b/>
          <w:sz w:val="28"/>
          <w:szCs w:val="28"/>
        </w:rPr>
      </w:pPr>
      <w:r w:rsidRPr="00CD0BF9">
        <w:rPr>
          <w:b/>
          <w:sz w:val="28"/>
          <w:szCs w:val="28"/>
        </w:rPr>
        <w:t xml:space="preserve">CAMBIOS EN </w:t>
      </w:r>
      <w:smartTag w:uri="urn:schemas-microsoft-com:office:smarttags" w:element="PersonName">
        <w:smartTagPr>
          <w:attr w:name="ProductID" w:val="LA PARTE TRASERA"/>
        </w:smartTagPr>
        <w:r w:rsidRPr="00CD0BF9">
          <w:rPr>
            <w:b/>
            <w:sz w:val="28"/>
            <w:szCs w:val="28"/>
          </w:rPr>
          <w:t>LA PARTE TRASERA</w:t>
        </w:r>
      </w:smartTag>
      <w:r w:rsidRPr="00CD0BF9">
        <w:rPr>
          <w:b/>
          <w:sz w:val="28"/>
          <w:szCs w:val="28"/>
        </w:rPr>
        <w:t xml:space="preserve"> DE LOS INGREDIENTES</w:t>
      </w:r>
    </w:p>
    <w:p w:rsidR="00E03690" w:rsidRDefault="00E03690" w:rsidP="00E03690"/>
    <w:p w:rsidR="00E03690" w:rsidRDefault="00E03690" w:rsidP="00E03690"/>
    <w:p w:rsidR="00E03690" w:rsidRDefault="00E03690" w:rsidP="00E03690">
      <w:r>
        <w:t>Agradezco la atención y colaboración prestada.</w:t>
      </w:r>
    </w:p>
    <w:p w:rsidR="00E03690" w:rsidRDefault="00E03690" w:rsidP="00E03690"/>
    <w:p w:rsidR="00E03690" w:rsidRDefault="00E03690" w:rsidP="00E03690"/>
    <w:p w:rsidR="00E03690" w:rsidRDefault="00E03690" w:rsidP="00E03690">
      <w:r>
        <w:t>Cordialmente,</w:t>
      </w:r>
    </w:p>
    <w:p w:rsidR="00E03690" w:rsidRDefault="00E03690" w:rsidP="00E03690"/>
    <w:p w:rsidR="00E03690" w:rsidRDefault="00E03690" w:rsidP="00E03690"/>
    <w:p w:rsidR="00E03690" w:rsidRDefault="00E03690" w:rsidP="00E03690"/>
    <w:p w:rsidR="00E03690" w:rsidRDefault="00E03690" w:rsidP="00E03690">
      <w:r>
        <w:t>RICARDO CASAS ZAPATA</w:t>
      </w:r>
    </w:p>
    <w:p w:rsidR="00E03690" w:rsidRDefault="00E03690" w:rsidP="00E03690">
      <w:r>
        <w:t>Director.</w:t>
      </w:r>
    </w:p>
    <w:p w:rsidR="00E03690" w:rsidRDefault="00E03690" w:rsidP="00E03690">
      <w:pPr>
        <w:rPr>
          <w:b/>
        </w:rPr>
      </w:pPr>
    </w:p>
    <w:p w:rsidR="0046616F" w:rsidRDefault="0046616F" w:rsidP="00E03690">
      <w:pPr>
        <w:rPr>
          <w:b/>
        </w:rPr>
      </w:pPr>
    </w:p>
    <w:p w:rsidR="0046616F" w:rsidRDefault="0046616F" w:rsidP="0046616F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46616F" w:rsidRDefault="0046616F" w:rsidP="0046616F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46616F" w:rsidRDefault="0046616F" w:rsidP="0046616F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46616F" w:rsidRDefault="0046616F" w:rsidP="0046616F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46616F" w:rsidRDefault="0046616F" w:rsidP="0046616F"/>
    <w:p w:rsidR="0046616F" w:rsidRDefault="0046616F" w:rsidP="0046616F">
      <w:pPr>
        <w:rPr>
          <w:b/>
          <w:bCs/>
        </w:rPr>
      </w:pPr>
    </w:p>
    <w:p w:rsidR="0046616F" w:rsidRDefault="0046616F" w:rsidP="0046616F">
      <w:pPr>
        <w:pStyle w:val="Ttulo1"/>
      </w:pPr>
      <w:r>
        <w:t>OR</w:t>
      </w:r>
      <w:r w:rsidR="007B1AC2">
        <w:t>DEN DE TRABAJO    N °      05467</w:t>
      </w:r>
    </w:p>
    <w:p w:rsidR="0046616F" w:rsidRDefault="0046616F" w:rsidP="0046616F"/>
    <w:p w:rsidR="0046616F" w:rsidRDefault="007B1AC2" w:rsidP="0046616F">
      <w:r>
        <w:lastRenderedPageBreak/>
        <w:t>FECHA:</w:t>
      </w:r>
      <w:r>
        <w:tab/>
        <w:t>Medellín, Octubre    06</w:t>
      </w:r>
      <w:r w:rsidR="0046616F">
        <w:t xml:space="preserve">   de 2009</w:t>
      </w:r>
    </w:p>
    <w:p w:rsidR="0046616F" w:rsidRDefault="0046616F" w:rsidP="0046616F">
      <w:r>
        <w:t>PARA:</w:t>
      </w:r>
      <w:r>
        <w:tab/>
      </w:r>
      <w:r>
        <w:tab/>
        <w:t>PLÁSTICOS DARMA</w:t>
      </w:r>
    </w:p>
    <w:p w:rsidR="0046616F" w:rsidRDefault="0046616F" w:rsidP="0046616F">
      <w:r>
        <w:t>ATENCIÓN:</w:t>
      </w:r>
      <w:r>
        <w:tab/>
        <w:t>Sr. Darío Jaramillo</w:t>
      </w:r>
    </w:p>
    <w:p w:rsidR="0046616F" w:rsidRDefault="0046616F" w:rsidP="0046616F">
      <w:r>
        <w:tab/>
      </w:r>
      <w:r>
        <w:tab/>
        <w:t>Gerente.</w:t>
      </w:r>
    </w:p>
    <w:p w:rsidR="0046616F" w:rsidRDefault="0046616F" w:rsidP="0046616F"/>
    <w:p w:rsidR="0046616F" w:rsidRDefault="0046616F" w:rsidP="0046616F">
      <w:r>
        <w:t>Apreciado Don Darío:</w:t>
      </w:r>
    </w:p>
    <w:p w:rsidR="0046616F" w:rsidRDefault="0046616F" w:rsidP="0046616F"/>
    <w:p w:rsidR="0046616F" w:rsidRDefault="0046616F" w:rsidP="0046616F">
      <w:r>
        <w:t>Con la presente estamos solicitando el siguiente servicio de    IMPRESIÓN :</w:t>
      </w:r>
    </w:p>
    <w:p w:rsidR="0046616F" w:rsidRDefault="0046616F" w:rsidP="0046616F"/>
    <w:p w:rsidR="0046616F" w:rsidRDefault="0046616F" w:rsidP="0046616F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46616F" w:rsidRDefault="0046616F" w:rsidP="0046616F">
      <w:r>
        <w:t>MATERIAL   :           Polipropileno Lamina de 40  cms</w:t>
      </w:r>
    </w:p>
    <w:p w:rsidR="0046616F" w:rsidRDefault="0046616F" w:rsidP="0046616F">
      <w:r>
        <w:t>CLIBRE      :               2.0  ”</w:t>
      </w:r>
    </w:p>
    <w:p w:rsidR="0046616F" w:rsidRDefault="0046616F" w:rsidP="0046616F">
      <w:pPr>
        <w:rPr>
          <w:b/>
        </w:rPr>
      </w:pPr>
      <w:r>
        <w:t>REFERENCIA:</w:t>
      </w:r>
      <w:r>
        <w:tab/>
      </w:r>
      <w:r>
        <w:rPr>
          <w:b/>
        </w:rPr>
        <w:t xml:space="preserve">TUCAN </w:t>
      </w:r>
    </w:p>
    <w:p w:rsidR="0046616F" w:rsidRDefault="0046616F" w:rsidP="0046616F">
      <w:r>
        <w:t>CANTIDAD</w:t>
      </w:r>
      <w:r w:rsidR="007B1AC2">
        <w:t xml:space="preserve">    :          9</w:t>
      </w:r>
      <w:r>
        <w:t>0    Kg</w:t>
      </w:r>
    </w:p>
    <w:p w:rsidR="0046616F" w:rsidRDefault="0046616F" w:rsidP="0046616F">
      <w:r>
        <w:t>COLORES:</w:t>
      </w:r>
      <w:r>
        <w:tab/>
      </w:r>
      <w:r>
        <w:tab/>
        <w:t>4   (   Según   Arte  )</w:t>
      </w:r>
    </w:p>
    <w:p w:rsidR="0046616F" w:rsidRDefault="0046616F" w:rsidP="0046616F">
      <w:r>
        <w:t>CARAS:</w:t>
      </w:r>
      <w:r>
        <w:tab/>
      </w:r>
      <w:r>
        <w:tab/>
        <w:t>1</w:t>
      </w:r>
    </w:p>
    <w:p w:rsidR="0046616F" w:rsidRDefault="0046616F" w:rsidP="0046616F">
      <w:r>
        <w:t>R EPETICIÓN:</w:t>
      </w:r>
      <w:r>
        <w:tab/>
        <w:t>9.5    cms</w:t>
      </w:r>
    </w:p>
    <w:p w:rsidR="0046616F" w:rsidRDefault="0046616F" w:rsidP="0046616F">
      <w:r>
        <w:t>RODILLO:</w:t>
      </w:r>
      <w:r>
        <w:tab/>
      </w:r>
      <w:r>
        <w:tab/>
        <w:t>30</w:t>
      </w:r>
    </w:p>
    <w:p w:rsidR="0046616F" w:rsidRDefault="0046616F" w:rsidP="0046616F">
      <w:pPr>
        <w:rPr>
          <w:b/>
        </w:rPr>
      </w:pPr>
      <w:r>
        <w:t>LAMINA:</w:t>
      </w:r>
      <w:r>
        <w:tab/>
      </w:r>
      <w:r>
        <w:tab/>
      </w:r>
      <w:r>
        <w:rPr>
          <w:b/>
        </w:rPr>
        <w:t>9.5 X 20   cms</w:t>
      </w:r>
    </w:p>
    <w:p w:rsidR="0046616F" w:rsidRDefault="0046616F" w:rsidP="0046616F">
      <w:r>
        <w:t>SELLADO:</w:t>
      </w:r>
      <w:r>
        <w:tab/>
      </w:r>
      <w:r>
        <w:tab/>
        <w:t>Para selle lateral.</w:t>
      </w:r>
    </w:p>
    <w:p w:rsidR="0046616F" w:rsidRDefault="0046616F" w:rsidP="0046616F">
      <w:r>
        <w:t xml:space="preserve"> </w:t>
      </w:r>
    </w:p>
    <w:p w:rsidR="0046616F" w:rsidRDefault="0046616F" w:rsidP="0046616F"/>
    <w:p w:rsidR="0046616F" w:rsidRDefault="0046616F" w:rsidP="0046616F">
      <w:r>
        <w:rPr>
          <w:b/>
          <w:bCs/>
          <w:u w:val="single"/>
        </w:rPr>
        <w:t>NOTA:</w:t>
      </w:r>
      <w:r>
        <w:t xml:space="preserve">  * Colores igual  muestras y pantones </w:t>
      </w:r>
    </w:p>
    <w:p w:rsidR="0046616F" w:rsidRDefault="0046616F" w:rsidP="0046616F">
      <w:pPr>
        <w:numPr>
          <w:ilvl w:val="0"/>
          <w:numId w:val="3"/>
        </w:numPr>
        <w:rPr>
          <w:b/>
        </w:rPr>
      </w:pPr>
      <w:r>
        <w:rPr>
          <w:b/>
        </w:rPr>
        <w:t xml:space="preserve">CONTROLAR EL ENBOTAMIENTO DE </w:t>
      </w:r>
      <w:smartTag w:uri="urn:schemas-microsoft-com:office:smarttags" w:element="PersonName">
        <w:smartTagPr>
          <w:attr w:name="ProductID" w:val="LA TINTA"/>
        </w:smartTagPr>
        <w:r>
          <w:rPr>
            <w:b/>
          </w:rPr>
          <w:t>LA TINTA</w:t>
        </w:r>
      </w:smartTag>
    </w:p>
    <w:p w:rsidR="0046616F" w:rsidRDefault="0046616F" w:rsidP="0046616F">
      <w:pPr>
        <w:ind w:left="885"/>
      </w:pPr>
    </w:p>
    <w:p w:rsidR="0046616F" w:rsidRDefault="0046616F" w:rsidP="0046616F">
      <w:pPr>
        <w:numPr>
          <w:ilvl w:val="0"/>
          <w:numId w:val="4"/>
        </w:numPr>
        <w:rPr>
          <w:b/>
          <w:u w:val="single"/>
        </w:rPr>
      </w:pPr>
      <w:r>
        <w:rPr>
          <w:b/>
          <w:u w:val="single"/>
        </w:rPr>
        <w:t>Se deben imprimir en 1 lote todo el material</w:t>
      </w:r>
    </w:p>
    <w:p w:rsidR="0046616F" w:rsidRDefault="0046616F" w:rsidP="0046616F">
      <w:pPr>
        <w:ind w:left="1500"/>
        <w:rPr>
          <w:u w:val="single"/>
        </w:rPr>
      </w:pPr>
    </w:p>
    <w:p w:rsidR="0046616F" w:rsidRDefault="0046616F" w:rsidP="0046616F">
      <w:pPr>
        <w:ind w:left="1500"/>
        <w:rPr>
          <w:u w:val="single"/>
        </w:rPr>
      </w:pPr>
    </w:p>
    <w:p w:rsidR="0046616F" w:rsidRDefault="0046616F" w:rsidP="0046616F">
      <w:pPr>
        <w:ind w:left="1500"/>
        <w:rPr>
          <w:b/>
          <w:u w:val="single"/>
        </w:rPr>
      </w:pPr>
      <w:r>
        <w:rPr>
          <w:b/>
          <w:u w:val="single"/>
        </w:rPr>
        <w:tab/>
      </w:r>
      <w:r>
        <w:rPr>
          <w:b/>
          <w:u w:val="single"/>
        </w:rPr>
        <w:tab/>
        <w:t xml:space="preserve">-  </w:t>
      </w:r>
      <w:r>
        <w:rPr>
          <w:b/>
          <w:sz w:val="28"/>
          <w:szCs w:val="28"/>
          <w:u w:val="single"/>
        </w:rPr>
        <w:t>L  4002</w:t>
      </w:r>
      <w:r w:rsidR="007B1AC2">
        <w:rPr>
          <w:b/>
          <w:sz w:val="28"/>
          <w:szCs w:val="28"/>
          <w:u w:val="single"/>
        </w:rPr>
        <w:t>4</w:t>
      </w:r>
    </w:p>
    <w:p w:rsidR="0046616F" w:rsidRDefault="0046616F" w:rsidP="0046616F">
      <w:pPr>
        <w:rPr>
          <w:b/>
          <w:u w:val="single"/>
        </w:rPr>
      </w:pPr>
    </w:p>
    <w:p w:rsidR="0046616F" w:rsidRDefault="0046616F" w:rsidP="0046616F">
      <w:pPr>
        <w:ind w:left="885"/>
      </w:pPr>
    </w:p>
    <w:p w:rsidR="0046616F" w:rsidRDefault="0046616F" w:rsidP="0046616F">
      <w:pPr>
        <w:ind w:left="1500"/>
        <w:rPr>
          <w:u w:val="single"/>
        </w:rPr>
      </w:pPr>
    </w:p>
    <w:p w:rsidR="0046616F" w:rsidRDefault="0046616F" w:rsidP="0046616F">
      <w:r>
        <w:t>Agradezco la atención y colaboración prestada.</w:t>
      </w:r>
    </w:p>
    <w:p w:rsidR="0046616F" w:rsidRDefault="0046616F" w:rsidP="0046616F"/>
    <w:p w:rsidR="0046616F" w:rsidRDefault="0046616F" w:rsidP="0046616F">
      <w:r>
        <w:t>Cordialmente</w:t>
      </w:r>
    </w:p>
    <w:p w:rsidR="0046616F" w:rsidRDefault="0046616F" w:rsidP="0046616F"/>
    <w:p w:rsidR="0046616F" w:rsidRDefault="0046616F" w:rsidP="0046616F"/>
    <w:p w:rsidR="0046616F" w:rsidRDefault="0046616F" w:rsidP="0046616F">
      <w:r>
        <w:t>RICARDO CASAS ZAPATA</w:t>
      </w:r>
    </w:p>
    <w:p w:rsidR="0046616F" w:rsidRDefault="0046616F" w:rsidP="0046616F">
      <w:r>
        <w:t>Director.</w:t>
      </w:r>
    </w:p>
    <w:p w:rsidR="0046616F" w:rsidRDefault="0046616F" w:rsidP="0046616F">
      <w:pPr>
        <w:rPr>
          <w:b/>
        </w:rPr>
      </w:pPr>
    </w:p>
    <w:p w:rsidR="0046616F" w:rsidRDefault="0046616F" w:rsidP="0046616F"/>
    <w:p w:rsidR="00E03690" w:rsidRDefault="00E03690"/>
    <w:p w:rsidR="00763703" w:rsidRDefault="00763703"/>
    <w:p w:rsidR="00763703" w:rsidRDefault="00763703" w:rsidP="00763703"/>
    <w:p w:rsidR="00763703" w:rsidRDefault="00763703" w:rsidP="00763703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763703" w:rsidRDefault="00763703" w:rsidP="00763703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763703" w:rsidRDefault="00763703" w:rsidP="00763703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763703" w:rsidRDefault="00763703" w:rsidP="00763703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763703" w:rsidRDefault="00763703" w:rsidP="00763703">
      <w:pPr>
        <w:pStyle w:val="Ttulo1"/>
      </w:pPr>
    </w:p>
    <w:p w:rsidR="00763703" w:rsidRDefault="00763703" w:rsidP="00763703">
      <w:pPr>
        <w:pStyle w:val="Ttulo1"/>
      </w:pPr>
      <w:r>
        <w:t>OR</w:t>
      </w:r>
      <w:r w:rsidR="00BA6039">
        <w:t>DEN DE TRABAJO  N °      05465</w:t>
      </w:r>
    </w:p>
    <w:p w:rsidR="00763703" w:rsidRDefault="00763703" w:rsidP="00763703"/>
    <w:p w:rsidR="00763703" w:rsidRDefault="00BA6039" w:rsidP="00763703">
      <w:r>
        <w:t>FECHA:</w:t>
      </w:r>
      <w:r>
        <w:tab/>
        <w:t xml:space="preserve">Medellín, Octubre   06 </w:t>
      </w:r>
      <w:r w:rsidR="00763703">
        <w:t xml:space="preserve">   de 2009</w:t>
      </w:r>
    </w:p>
    <w:p w:rsidR="00763703" w:rsidRDefault="00763703" w:rsidP="00763703">
      <w:r>
        <w:t>PARA:</w:t>
      </w:r>
      <w:r>
        <w:tab/>
      </w:r>
      <w:r>
        <w:tab/>
        <w:t>PLÁSTICOS DARMA</w:t>
      </w:r>
    </w:p>
    <w:p w:rsidR="00763703" w:rsidRDefault="00763703" w:rsidP="00763703">
      <w:r>
        <w:t>ATENCIÓN:</w:t>
      </w:r>
      <w:r>
        <w:tab/>
        <w:t>Sr. Darío Jaramillo</w:t>
      </w:r>
    </w:p>
    <w:p w:rsidR="00763703" w:rsidRDefault="00763703" w:rsidP="00763703">
      <w:r>
        <w:tab/>
      </w:r>
      <w:r>
        <w:tab/>
        <w:t>Gerente.</w:t>
      </w:r>
    </w:p>
    <w:p w:rsidR="00763703" w:rsidRDefault="00763703" w:rsidP="00763703"/>
    <w:p w:rsidR="00763703" w:rsidRDefault="00763703" w:rsidP="00763703">
      <w:r>
        <w:t>Apreciado Don Darío:</w:t>
      </w:r>
    </w:p>
    <w:p w:rsidR="00763703" w:rsidRDefault="00763703" w:rsidP="00763703"/>
    <w:p w:rsidR="00763703" w:rsidRDefault="00763703" w:rsidP="00763703">
      <w:r>
        <w:t>Con la presente estamos solicitando el siguiente servicio de  IMPRESIÓN :</w:t>
      </w:r>
    </w:p>
    <w:p w:rsidR="00763703" w:rsidRDefault="00763703" w:rsidP="00763703"/>
    <w:p w:rsidR="00763703" w:rsidRDefault="00763703" w:rsidP="00763703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763703" w:rsidRDefault="00763703" w:rsidP="00763703">
      <w:r>
        <w:t xml:space="preserve">MATERIAL   :           Polipropileno Tubular de </w:t>
      </w:r>
      <w:r>
        <w:rPr>
          <w:b/>
        </w:rPr>
        <w:t>40</w:t>
      </w:r>
      <w:r>
        <w:t xml:space="preserve"> cms</w:t>
      </w:r>
    </w:p>
    <w:p w:rsidR="00763703" w:rsidRDefault="00763703" w:rsidP="00763703">
      <w:r>
        <w:t xml:space="preserve">CLIBRE      :               </w:t>
      </w:r>
      <w:smartTag w:uri="urn:schemas-microsoft-com:office:smarttags" w:element="metricconverter">
        <w:smartTagPr>
          <w:attr w:name="ProductID" w:val="2.0 ”"/>
        </w:smartTagPr>
        <w:r>
          <w:rPr>
            <w:b/>
          </w:rPr>
          <w:t>2.0 ”</w:t>
        </w:r>
      </w:smartTag>
    </w:p>
    <w:p w:rsidR="00763703" w:rsidRDefault="00763703" w:rsidP="00763703">
      <w:r>
        <w:t>REFERENCIA:</w:t>
      </w:r>
      <w:r>
        <w:tab/>
      </w:r>
      <w:r>
        <w:rPr>
          <w:b/>
        </w:rPr>
        <w:t>CARMEL  JEAN</w:t>
      </w:r>
    </w:p>
    <w:p w:rsidR="00763703" w:rsidRDefault="00763703" w:rsidP="00763703">
      <w:r>
        <w:t>CANTIDAD    :          110    Kg</w:t>
      </w:r>
    </w:p>
    <w:p w:rsidR="00763703" w:rsidRDefault="00763703" w:rsidP="00763703">
      <w:r>
        <w:t>COLORES:</w:t>
      </w:r>
      <w:r>
        <w:tab/>
      </w:r>
      <w:r>
        <w:tab/>
        <w:t>1 (  MAGENTA  )</w:t>
      </w:r>
    </w:p>
    <w:p w:rsidR="00763703" w:rsidRDefault="00763703" w:rsidP="00763703">
      <w:r>
        <w:t>CARAS:</w:t>
      </w:r>
      <w:r>
        <w:tab/>
      </w:r>
      <w:r>
        <w:tab/>
        <w:t>1</w:t>
      </w:r>
    </w:p>
    <w:p w:rsidR="00763703" w:rsidRDefault="00763703" w:rsidP="00763703">
      <w:r>
        <w:t>REPETICIÓN:</w:t>
      </w:r>
      <w:r>
        <w:tab/>
        <w:t>30</w:t>
      </w:r>
    </w:p>
    <w:p w:rsidR="00763703" w:rsidRDefault="00763703" w:rsidP="00763703">
      <w:r>
        <w:t>RODILLO:</w:t>
      </w:r>
      <w:r>
        <w:tab/>
      </w:r>
      <w:r>
        <w:tab/>
        <w:t>30</w:t>
      </w:r>
    </w:p>
    <w:p w:rsidR="00763703" w:rsidRDefault="00763703" w:rsidP="00763703">
      <w:r>
        <w:t>BOLSA:</w:t>
      </w:r>
      <w:r>
        <w:tab/>
      </w:r>
      <w:r>
        <w:tab/>
      </w:r>
      <w:r>
        <w:rPr>
          <w:b/>
        </w:rPr>
        <w:t>30  x  38 + 5</w:t>
      </w:r>
      <w:r>
        <w:t xml:space="preserve">  solapa interna  cms</w:t>
      </w:r>
    </w:p>
    <w:p w:rsidR="00763703" w:rsidRDefault="00763703" w:rsidP="00763703">
      <w:r>
        <w:t>SELLADO:</w:t>
      </w:r>
      <w:r>
        <w:tab/>
      </w:r>
      <w:r>
        <w:tab/>
        <w:t>Para selle lateral.</w:t>
      </w:r>
    </w:p>
    <w:p w:rsidR="00763703" w:rsidRDefault="00763703" w:rsidP="00763703"/>
    <w:p w:rsidR="00763703" w:rsidRDefault="00763703" w:rsidP="00763703">
      <w:r>
        <w:rPr>
          <w:b/>
          <w:bCs/>
          <w:u w:val="single"/>
        </w:rPr>
        <w:t>NOTA:</w:t>
      </w:r>
      <w:r>
        <w:t xml:space="preserve">  </w:t>
      </w:r>
      <w:r>
        <w:rPr>
          <w:b/>
          <w:sz w:val="28"/>
          <w:szCs w:val="28"/>
          <w:u w:val="single"/>
        </w:rPr>
        <w:t>* Cyreles  en su  planta</w:t>
      </w:r>
    </w:p>
    <w:p w:rsidR="00763703" w:rsidRDefault="00763703" w:rsidP="00763703">
      <w:pPr>
        <w:numPr>
          <w:ilvl w:val="0"/>
          <w:numId w:val="3"/>
        </w:numPr>
      </w:pPr>
      <w:r>
        <w:t>Se envían muestra física  para tonos y alturas</w:t>
      </w:r>
    </w:p>
    <w:p w:rsidR="00763703" w:rsidRDefault="00763703" w:rsidP="00763703">
      <w:pPr>
        <w:numPr>
          <w:ilvl w:val="0"/>
          <w:numId w:val="4"/>
        </w:numPr>
        <w:rPr>
          <w:b/>
        </w:rPr>
      </w:pPr>
      <w:r>
        <w:t xml:space="preserve">Se  envia el material de PP de </w:t>
      </w:r>
      <w:r>
        <w:rPr>
          <w:b/>
        </w:rPr>
        <w:t xml:space="preserve">40 </w:t>
      </w:r>
      <w:r>
        <w:t xml:space="preserve"> </w:t>
      </w:r>
      <w:r>
        <w:rPr>
          <w:b/>
        </w:rPr>
        <w:t>cms</w:t>
      </w:r>
    </w:p>
    <w:p w:rsidR="00763703" w:rsidRDefault="00763703" w:rsidP="00763703">
      <w:pPr>
        <w:ind w:left="885"/>
      </w:pPr>
    </w:p>
    <w:p w:rsidR="00763703" w:rsidRDefault="00763703" w:rsidP="00763703">
      <w:pPr>
        <w:ind w:left="885"/>
      </w:pPr>
    </w:p>
    <w:p w:rsidR="00763703" w:rsidRDefault="00763703" w:rsidP="00763703">
      <w:r>
        <w:t>Agradezco la atención y colaboración prestada.</w:t>
      </w:r>
    </w:p>
    <w:p w:rsidR="00763703" w:rsidRDefault="00763703" w:rsidP="00763703"/>
    <w:p w:rsidR="00763703" w:rsidRDefault="00763703" w:rsidP="00763703"/>
    <w:p w:rsidR="00763703" w:rsidRDefault="00763703" w:rsidP="00763703">
      <w:r>
        <w:t>Cordialmente,</w:t>
      </w:r>
    </w:p>
    <w:p w:rsidR="00763703" w:rsidRDefault="00763703" w:rsidP="00763703"/>
    <w:p w:rsidR="00763703" w:rsidRDefault="00763703" w:rsidP="00763703"/>
    <w:p w:rsidR="00763703" w:rsidRDefault="00763703" w:rsidP="00763703"/>
    <w:p w:rsidR="00763703" w:rsidRDefault="00763703" w:rsidP="00763703">
      <w:r>
        <w:t>RICARDO CASAS ZAPATA</w:t>
      </w:r>
    </w:p>
    <w:p w:rsidR="00763703" w:rsidRDefault="00763703" w:rsidP="00763703">
      <w:r>
        <w:t>Director.</w:t>
      </w:r>
    </w:p>
    <w:p w:rsidR="00763703" w:rsidRDefault="00763703"/>
    <w:p w:rsidR="008E35F1" w:rsidRDefault="008E35F1"/>
    <w:p w:rsidR="008E35F1" w:rsidRDefault="008E35F1"/>
    <w:p w:rsidR="008E35F1" w:rsidRDefault="008E35F1"/>
    <w:p w:rsidR="008E35F1" w:rsidRDefault="008E35F1"/>
    <w:p w:rsidR="008E35F1" w:rsidRDefault="008E35F1"/>
    <w:p w:rsidR="008E35F1" w:rsidRDefault="008E35F1"/>
    <w:p w:rsidR="008E35F1" w:rsidRDefault="008E35F1" w:rsidP="008E35F1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8E35F1" w:rsidRDefault="008E35F1" w:rsidP="008E35F1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8E35F1" w:rsidRDefault="008E35F1" w:rsidP="008E35F1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8E35F1" w:rsidRDefault="008E35F1" w:rsidP="008E35F1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8E35F1" w:rsidRDefault="008E35F1" w:rsidP="008E35F1"/>
    <w:p w:rsidR="008E35F1" w:rsidRDefault="008E35F1" w:rsidP="008E35F1">
      <w:pPr>
        <w:pStyle w:val="Ttulo1"/>
      </w:pPr>
      <w:r>
        <w:lastRenderedPageBreak/>
        <w:t>ORDEN DE TRABAJO   N°      04866</w:t>
      </w:r>
    </w:p>
    <w:p w:rsidR="008E35F1" w:rsidRDefault="008E35F1" w:rsidP="008E35F1"/>
    <w:p w:rsidR="008E35F1" w:rsidRDefault="008E35F1" w:rsidP="008E35F1">
      <w:r>
        <w:t>FECHA:</w:t>
      </w:r>
      <w:r>
        <w:tab/>
        <w:t>Medellín,  Octubre    07    de 2009</w:t>
      </w:r>
    </w:p>
    <w:p w:rsidR="008E35F1" w:rsidRDefault="008E35F1" w:rsidP="008E35F1">
      <w:r>
        <w:t>PARA:</w:t>
      </w:r>
      <w:r>
        <w:tab/>
      </w:r>
      <w:r>
        <w:tab/>
        <w:t>PLÁSTICOS   DARMA</w:t>
      </w:r>
    </w:p>
    <w:p w:rsidR="008E35F1" w:rsidRDefault="008E35F1" w:rsidP="008E35F1">
      <w:r>
        <w:t>ATENCIÓN:</w:t>
      </w:r>
      <w:r>
        <w:tab/>
        <w:t>Sr. DARIO JARAMILLO</w:t>
      </w:r>
    </w:p>
    <w:p w:rsidR="008E35F1" w:rsidRDefault="008E35F1" w:rsidP="008E35F1"/>
    <w:p w:rsidR="008E35F1" w:rsidRDefault="008E35F1" w:rsidP="008E35F1">
      <w:r>
        <w:t>Apreciado Dn DARIO:</w:t>
      </w:r>
    </w:p>
    <w:p w:rsidR="008E35F1" w:rsidRDefault="008E35F1" w:rsidP="008E35F1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8E35F1" w:rsidRDefault="008E35F1" w:rsidP="008E35F1"/>
    <w:p w:rsidR="008E35F1" w:rsidRDefault="008E35F1" w:rsidP="008E35F1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8E35F1" w:rsidRDefault="008E35F1" w:rsidP="008E35F1"/>
    <w:p w:rsidR="008E35F1" w:rsidRDefault="008E35F1" w:rsidP="008E35F1">
      <w:r>
        <w:t>MATERIAL :</w:t>
      </w:r>
      <w:r>
        <w:tab/>
      </w:r>
      <w:r>
        <w:tab/>
        <w:t xml:space="preserve">Polietileno de Baja  densidad   </w:t>
      </w:r>
      <w:r>
        <w:rPr>
          <w:b/>
          <w:u w:val="single"/>
        </w:rPr>
        <w:t xml:space="preserve">Transparente </w:t>
      </w:r>
      <w:r>
        <w:t xml:space="preserve"> Tubular</w:t>
      </w:r>
    </w:p>
    <w:p w:rsidR="008E35F1" w:rsidRDefault="008E35F1" w:rsidP="008E35F1">
      <w:r>
        <w:t>MEDIDA:</w:t>
      </w:r>
      <w:r>
        <w:tab/>
      </w:r>
      <w:r>
        <w:tab/>
      </w:r>
      <w:r>
        <w:rPr>
          <w:b/>
        </w:rPr>
        <w:t>7</w:t>
      </w:r>
      <w:r w:rsidR="005E45AD">
        <w:rPr>
          <w:b/>
        </w:rPr>
        <w:t>1</w:t>
      </w:r>
      <w:r>
        <w:t xml:space="preserve">   cms   </w:t>
      </w:r>
    </w:p>
    <w:p w:rsidR="008E35F1" w:rsidRDefault="008E35F1" w:rsidP="008E35F1">
      <w:r>
        <w:t>CALIBRE :</w:t>
      </w:r>
      <w:r>
        <w:tab/>
      </w:r>
      <w:r>
        <w:tab/>
      </w:r>
      <w:r w:rsidRPr="00BB33FF">
        <w:rPr>
          <w:b/>
        </w:rPr>
        <w:t>1.</w:t>
      </w:r>
      <w:r>
        <w:rPr>
          <w:b/>
        </w:rPr>
        <w:t>5</w:t>
      </w:r>
      <w:r>
        <w:t xml:space="preserve">   “</w:t>
      </w:r>
    </w:p>
    <w:p w:rsidR="008E35F1" w:rsidRDefault="008E35F1" w:rsidP="008E35F1">
      <w:r>
        <w:t>COLOR :</w:t>
      </w:r>
      <w:r>
        <w:tab/>
      </w:r>
      <w:r>
        <w:tab/>
        <w:t>Transparente</w:t>
      </w:r>
    </w:p>
    <w:p w:rsidR="008E35F1" w:rsidRPr="0007721A" w:rsidRDefault="008E35F1" w:rsidP="008E35F1">
      <w:r>
        <w:t xml:space="preserve">TRATADO : </w:t>
      </w:r>
      <w:r>
        <w:tab/>
      </w:r>
      <w:r>
        <w:tab/>
        <w:t>1  cara</w:t>
      </w:r>
    </w:p>
    <w:p w:rsidR="008E35F1" w:rsidRDefault="008E35F1" w:rsidP="008E35F1">
      <w:r>
        <w:t xml:space="preserve">CANTIDAD : </w:t>
      </w:r>
      <w:r>
        <w:tab/>
      </w:r>
      <w:r>
        <w:rPr>
          <w:b/>
        </w:rPr>
        <w:t>5</w:t>
      </w:r>
      <w:r w:rsidRPr="00AD0457">
        <w:rPr>
          <w:b/>
        </w:rPr>
        <w:t>0</w:t>
      </w:r>
      <w:r>
        <w:t xml:space="preserve">    kg</w:t>
      </w:r>
    </w:p>
    <w:p w:rsidR="008E35F1" w:rsidRDefault="008E35F1" w:rsidP="008E35F1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</w:r>
      <w:r w:rsidR="005E45AD">
        <w:t>3</w:t>
      </w:r>
      <w:r>
        <w:t xml:space="preserve"> (  </w:t>
      </w:r>
      <w:r w:rsidR="005E45AD">
        <w:t>Negro – Dorado - Blanco</w:t>
      </w:r>
      <w:r>
        <w:t xml:space="preserve">   ) </w:t>
      </w:r>
    </w:p>
    <w:p w:rsidR="008E35F1" w:rsidRDefault="008E35F1" w:rsidP="008E35F1">
      <w:r>
        <w:t xml:space="preserve">CARAS : </w:t>
      </w:r>
      <w:r>
        <w:tab/>
      </w:r>
      <w:r>
        <w:tab/>
        <w:t xml:space="preserve">1  ( </w:t>
      </w:r>
      <w:r w:rsidR="005E45AD">
        <w:t>3</w:t>
      </w:r>
      <w:r>
        <w:t xml:space="preserve">  x  1  )</w:t>
      </w:r>
    </w:p>
    <w:p w:rsidR="008E35F1" w:rsidRDefault="008E35F1" w:rsidP="008E35F1">
      <w:r>
        <w:t xml:space="preserve">REPETICIÓN : </w:t>
      </w:r>
      <w:r>
        <w:tab/>
        <w:t>50   cms</w:t>
      </w:r>
    </w:p>
    <w:p w:rsidR="008E35F1" w:rsidRDefault="008E35F1" w:rsidP="008E35F1">
      <w:r>
        <w:t>RODILLO :</w:t>
      </w:r>
      <w:r>
        <w:tab/>
      </w:r>
      <w:r>
        <w:tab/>
        <w:t>50</w:t>
      </w:r>
    </w:p>
    <w:p w:rsidR="008E35F1" w:rsidRDefault="008E35F1" w:rsidP="008E35F1">
      <w:r>
        <w:t>BOLSA  :</w:t>
      </w:r>
      <w:r>
        <w:tab/>
      </w:r>
      <w:r>
        <w:tab/>
      </w:r>
      <w:r w:rsidRPr="00912C7E">
        <w:rPr>
          <w:b/>
        </w:rPr>
        <w:t>50  x</w:t>
      </w:r>
      <w:r>
        <w:rPr>
          <w:b/>
        </w:rPr>
        <w:t xml:space="preserve">  7</w:t>
      </w:r>
      <w:r w:rsidR="005E45AD">
        <w:rPr>
          <w:b/>
        </w:rPr>
        <w:t>1</w:t>
      </w:r>
      <w:r w:rsidRPr="00336CAC">
        <w:rPr>
          <w:b/>
        </w:rPr>
        <w:t xml:space="preserve">   cm</w:t>
      </w:r>
      <w:r>
        <w:t xml:space="preserve">    </w:t>
      </w:r>
    </w:p>
    <w:p w:rsidR="008E35F1" w:rsidRDefault="008E35F1" w:rsidP="008E35F1">
      <w:r>
        <w:t>SELLADO .</w:t>
      </w:r>
      <w:r>
        <w:tab/>
      </w:r>
      <w:r>
        <w:tab/>
        <w:t>Lateral</w:t>
      </w:r>
    </w:p>
    <w:p w:rsidR="008E35F1" w:rsidRDefault="008E35F1" w:rsidP="008E35F1">
      <w:r>
        <w:t>REFERENCIA :</w:t>
      </w:r>
      <w:r>
        <w:tab/>
      </w:r>
      <w:r w:rsidR="00946399">
        <w:rPr>
          <w:b/>
        </w:rPr>
        <w:t xml:space="preserve">SLEEPLINE   </w:t>
      </w:r>
      <w:r w:rsidRPr="00823B3E">
        <w:rPr>
          <w:b/>
        </w:rPr>
        <w:t xml:space="preserve">  ALMOHADA</w:t>
      </w:r>
    </w:p>
    <w:p w:rsidR="008E35F1" w:rsidRDefault="008E35F1" w:rsidP="008E35F1"/>
    <w:p w:rsidR="008E35F1" w:rsidRDefault="008E35F1" w:rsidP="008E35F1"/>
    <w:p w:rsidR="008E35F1" w:rsidRDefault="008E35F1" w:rsidP="008E35F1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>
        <w:rPr>
          <w:bCs/>
        </w:rPr>
        <w:t>Cyreles  los envia  Grafiflex</w:t>
      </w:r>
    </w:p>
    <w:p w:rsidR="008E35F1" w:rsidRDefault="008E35F1" w:rsidP="008E35F1">
      <w:r>
        <w:t xml:space="preserve">                   -   Anexo  Arte  para   alturas y Tonos.</w:t>
      </w:r>
    </w:p>
    <w:p w:rsidR="008E35F1" w:rsidRDefault="008E35F1" w:rsidP="008E35F1">
      <w:r>
        <w:tab/>
        <w:t xml:space="preserve">        -  </w:t>
      </w:r>
      <w:r w:rsidRPr="00B879F4">
        <w:rPr>
          <w:b/>
        </w:rPr>
        <w:t>SE  APRUEBA  IMPRESIÓN</w:t>
      </w:r>
      <w:r>
        <w:t xml:space="preserve">  </w:t>
      </w:r>
    </w:p>
    <w:p w:rsidR="008E35F1" w:rsidRDefault="008E35F1" w:rsidP="008E35F1">
      <w:pPr>
        <w:rPr>
          <w:b/>
        </w:rPr>
      </w:pPr>
      <w:r>
        <w:tab/>
        <w:t xml:space="preserve">        </w:t>
      </w: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8E35F1" w:rsidRPr="0066704D" w:rsidRDefault="008E35F1" w:rsidP="008E35F1">
      <w:pPr>
        <w:rPr>
          <w:b/>
          <w:u w:val="single"/>
        </w:rPr>
      </w:pPr>
      <w:r>
        <w:rPr>
          <w:b/>
        </w:rPr>
        <w:tab/>
        <w:t xml:space="preserve">        -  EL MATERIAL  LO ENVIA  P.U .</w:t>
      </w:r>
    </w:p>
    <w:p w:rsidR="008E35F1" w:rsidRPr="0066704D" w:rsidRDefault="008E35F1" w:rsidP="008E35F1">
      <w:pPr>
        <w:rPr>
          <w:b/>
        </w:rPr>
      </w:pPr>
    </w:p>
    <w:p w:rsidR="008E35F1" w:rsidRDefault="008E35F1" w:rsidP="008E35F1">
      <w:r>
        <w:tab/>
      </w:r>
    </w:p>
    <w:p w:rsidR="008E35F1" w:rsidRDefault="008E35F1" w:rsidP="008E35F1">
      <w:r>
        <w:tab/>
      </w:r>
    </w:p>
    <w:p w:rsidR="008E35F1" w:rsidRDefault="008E35F1" w:rsidP="008E35F1">
      <w:r>
        <w:t>Agradezco la atención y colaboración prestada.</w:t>
      </w:r>
    </w:p>
    <w:p w:rsidR="008E35F1" w:rsidRDefault="008E35F1" w:rsidP="008E35F1"/>
    <w:p w:rsidR="008E35F1" w:rsidRDefault="008E35F1" w:rsidP="008E35F1"/>
    <w:p w:rsidR="008E35F1" w:rsidRDefault="008E35F1" w:rsidP="008E35F1">
      <w:r>
        <w:t>Cordialmente</w:t>
      </w:r>
    </w:p>
    <w:p w:rsidR="008E35F1" w:rsidRDefault="008E35F1" w:rsidP="008E35F1"/>
    <w:p w:rsidR="008E35F1" w:rsidRDefault="008E35F1" w:rsidP="008E35F1"/>
    <w:p w:rsidR="008E35F1" w:rsidRDefault="008E35F1" w:rsidP="008E35F1">
      <w:r>
        <w:t>RICARDO CASAS ZAPATA</w:t>
      </w:r>
    </w:p>
    <w:p w:rsidR="008E35F1" w:rsidRDefault="008E35F1" w:rsidP="008E35F1">
      <w:r>
        <w:t>Director.</w:t>
      </w:r>
    </w:p>
    <w:p w:rsidR="008E35F1" w:rsidRDefault="008E35F1" w:rsidP="008E35F1">
      <w:pPr>
        <w:rPr>
          <w:b/>
        </w:rPr>
      </w:pPr>
    </w:p>
    <w:p w:rsidR="00533A5C" w:rsidRDefault="00533A5C" w:rsidP="008E35F1">
      <w:pPr>
        <w:rPr>
          <w:b/>
        </w:rPr>
      </w:pPr>
    </w:p>
    <w:p w:rsidR="00533A5C" w:rsidRDefault="00533A5C" w:rsidP="008E35F1">
      <w:pPr>
        <w:rPr>
          <w:b/>
        </w:rPr>
      </w:pPr>
    </w:p>
    <w:p w:rsidR="00533A5C" w:rsidRDefault="00533A5C" w:rsidP="00533A5C"/>
    <w:p w:rsidR="00533A5C" w:rsidRDefault="00533A5C" w:rsidP="00533A5C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533A5C" w:rsidRDefault="00533A5C" w:rsidP="00533A5C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533A5C" w:rsidRDefault="00533A5C" w:rsidP="00533A5C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 - 144</w:t>
      </w:r>
    </w:p>
    <w:p w:rsidR="00533A5C" w:rsidRDefault="00533A5C" w:rsidP="00533A5C">
      <w:pPr>
        <w:rPr>
          <w:b/>
          <w:bCs/>
          <w:sz w:val="20"/>
        </w:rPr>
      </w:pPr>
      <w:r>
        <w:rPr>
          <w:b/>
          <w:bCs/>
          <w:sz w:val="20"/>
        </w:rPr>
        <w:t>TEL:   4 44 46 64  ITAGUI.</w:t>
      </w:r>
    </w:p>
    <w:p w:rsidR="00533A5C" w:rsidRDefault="00533A5C" w:rsidP="00533A5C">
      <w:pPr>
        <w:rPr>
          <w:b/>
          <w:bCs/>
          <w:sz w:val="20"/>
        </w:rPr>
      </w:pPr>
    </w:p>
    <w:p w:rsidR="00533A5C" w:rsidRDefault="00533A5C" w:rsidP="00533A5C">
      <w:pPr>
        <w:rPr>
          <w:b/>
          <w:bCs/>
        </w:rPr>
      </w:pPr>
    </w:p>
    <w:p w:rsidR="00533A5C" w:rsidRDefault="00533A5C" w:rsidP="00533A5C">
      <w:pPr>
        <w:rPr>
          <w:b/>
          <w:bCs/>
        </w:rPr>
      </w:pPr>
    </w:p>
    <w:p w:rsidR="00533A5C" w:rsidRDefault="00533A5C" w:rsidP="00533A5C">
      <w:pPr>
        <w:pStyle w:val="Ttulo1"/>
      </w:pPr>
      <w:r>
        <w:t>ORDEN DE  TRABAJO   N°   05479</w:t>
      </w:r>
    </w:p>
    <w:p w:rsidR="00533A5C" w:rsidRDefault="00533A5C" w:rsidP="00533A5C"/>
    <w:p w:rsidR="00533A5C" w:rsidRDefault="00533A5C" w:rsidP="00533A5C">
      <w:r>
        <w:t>FECHA:</w:t>
      </w:r>
      <w:r>
        <w:tab/>
        <w:t>Medellín,  Octubre   08   de 2009</w:t>
      </w:r>
    </w:p>
    <w:p w:rsidR="00533A5C" w:rsidRDefault="00533A5C" w:rsidP="00533A5C">
      <w:r>
        <w:t>PARA:</w:t>
      </w:r>
      <w:r>
        <w:tab/>
      </w:r>
      <w:r>
        <w:tab/>
        <w:t>PLÁSTICOS DARMA</w:t>
      </w:r>
    </w:p>
    <w:p w:rsidR="00533A5C" w:rsidRDefault="00533A5C" w:rsidP="00533A5C">
      <w:r>
        <w:t>ATENCIÓN:</w:t>
      </w:r>
      <w:r>
        <w:tab/>
        <w:t>Sr. Darío Jaramillo</w:t>
      </w:r>
    </w:p>
    <w:p w:rsidR="00533A5C" w:rsidRDefault="00533A5C" w:rsidP="00533A5C">
      <w:r>
        <w:tab/>
      </w:r>
      <w:r>
        <w:tab/>
        <w:t>Gerente.</w:t>
      </w:r>
    </w:p>
    <w:p w:rsidR="00533A5C" w:rsidRDefault="00533A5C" w:rsidP="00533A5C"/>
    <w:p w:rsidR="00533A5C" w:rsidRDefault="00533A5C" w:rsidP="00533A5C">
      <w:r>
        <w:t>Apreciado Don Darío:</w:t>
      </w:r>
    </w:p>
    <w:p w:rsidR="00533A5C" w:rsidRDefault="00533A5C" w:rsidP="00533A5C"/>
    <w:p w:rsidR="00533A5C" w:rsidRDefault="00533A5C" w:rsidP="00533A5C">
      <w:r>
        <w:t>Con la presente estamos solicitando el siguiente servicio de  IMPRESION:</w:t>
      </w:r>
    </w:p>
    <w:p w:rsidR="00533A5C" w:rsidRDefault="00533A5C" w:rsidP="00533A5C"/>
    <w:p w:rsidR="00533A5C" w:rsidRDefault="00533A5C" w:rsidP="00533A5C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533A5C" w:rsidRDefault="00533A5C" w:rsidP="00533A5C">
      <w:r>
        <w:t xml:space="preserve">MATERIAL   :           Polipropileno  Lamina  de </w:t>
      </w:r>
      <w:r>
        <w:rPr>
          <w:b/>
        </w:rPr>
        <w:t>70</w:t>
      </w:r>
      <w:r w:rsidRPr="00911319">
        <w:rPr>
          <w:b/>
        </w:rPr>
        <w:t xml:space="preserve"> </w:t>
      </w:r>
      <w:r>
        <w:t xml:space="preserve"> cms</w:t>
      </w:r>
    </w:p>
    <w:p w:rsidR="00533A5C" w:rsidRDefault="00533A5C" w:rsidP="00533A5C">
      <w:r>
        <w:t xml:space="preserve">CLIBRE      :               </w:t>
      </w:r>
      <w:smartTag w:uri="urn:schemas-microsoft-com:office:smarttags" w:element="metricconverter">
        <w:smartTagPr>
          <w:attr w:name="ProductID" w:val="1.5 ”"/>
        </w:smartTagPr>
        <w:r>
          <w:t>1</w:t>
        </w:r>
        <w:r>
          <w:rPr>
            <w:b/>
          </w:rPr>
          <w:t>.5</w:t>
        </w:r>
        <w:r w:rsidRPr="00F877C0">
          <w:rPr>
            <w:b/>
          </w:rPr>
          <w:t xml:space="preserve"> ”</w:t>
        </w:r>
      </w:smartTag>
    </w:p>
    <w:p w:rsidR="00533A5C" w:rsidRDefault="00533A5C" w:rsidP="00533A5C">
      <w:r>
        <w:t>REFERENCIA:</w:t>
      </w:r>
      <w:r>
        <w:tab/>
      </w:r>
      <w:r w:rsidRPr="00E3688C">
        <w:rPr>
          <w:b/>
        </w:rPr>
        <w:t>TOSTADA  CROSTY</w:t>
      </w:r>
    </w:p>
    <w:p w:rsidR="00533A5C" w:rsidRDefault="00533A5C" w:rsidP="00533A5C">
      <w:r>
        <w:t>CANTIDAD    :          120    Kg</w:t>
      </w:r>
    </w:p>
    <w:p w:rsidR="00533A5C" w:rsidRDefault="00533A5C" w:rsidP="00533A5C">
      <w:r>
        <w:t>COLORES:</w:t>
      </w:r>
      <w:r>
        <w:tab/>
      </w:r>
      <w:r>
        <w:tab/>
        <w:t>4 (   Según  Muestra   )</w:t>
      </w:r>
    </w:p>
    <w:p w:rsidR="00533A5C" w:rsidRDefault="00533A5C" w:rsidP="00533A5C">
      <w:r>
        <w:t>CARAS:</w:t>
      </w:r>
      <w:r>
        <w:tab/>
      </w:r>
      <w:r>
        <w:tab/>
        <w:t>2</w:t>
      </w:r>
    </w:p>
    <w:p w:rsidR="00533A5C" w:rsidRDefault="00533A5C" w:rsidP="00533A5C">
      <w:r>
        <w:t>REPETICIÓN:</w:t>
      </w:r>
      <w:r>
        <w:tab/>
        <w:t>18</w:t>
      </w:r>
    </w:p>
    <w:p w:rsidR="00533A5C" w:rsidRDefault="00533A5C" w:rsidP="00533A5C">
      <w:r>
        <w:t>RODILLO:</w:t>
      </w:r>
      <w:r>
        <w:tab/>
      </w:r>
      <w:r>
        <w:tab/>
        <w:t>37</w:t>
      </w:r>
    </w:p>
    <w:p w:rsidR="00533A5C" w:rsidRPr="009A4BD3" w:rsidRDefault="00533A5C" w:rsidP="00533A5C">
      <w:pPr>
        <w:rPr>
          <w:b/>
        </w:rPr>
      </w:pPr>
      <w:r>
        <w:t>BOLSA:</w:t>
      </w:r>
      <w:r>
        <w:tab/>
      </w:r>
      <w:r>
        <w:tab/>
      </w:r>
      <w:r>
        <w:rPr>
          <w:b/>
        </w:rPr>
        <w:t>18  x  32  + 3</w:t>
      </w:r>
      <w:r w:rsidRPr="009A4BD3">
        <w:rPr>
          <w:b/>
        </w:rPr>
        <w:t xml:space="preserve">  cms</w:t>
      </w:r>
    </w:p>
    <w:p w:rsidR="00533A5C" w:rsidRDefault="00533A5C" w:rsidP="00533A5C">
      <w:r>
        <w:t>SELLADO:</w:t>
      </w:r>
      <w:r>
        <w:tab/>
      </w:r>
      <w:r>
        <w:tab/>
        <w:t>Para selle lateral.</w:t>
      </w:r>
    </w:p>
    <w:p w:rsidR="00533A5C" w:rsidRDefault="00533A5C" w:rsidP="00533A5C"/>
    <w:p w:rsidR="00533A5C" w:rsidRDefault="00533A5C" w:rsidP="00533A5C"/>
    <w:p w:rsidR="00533A5C" w:rsidRDefault="00533A5C" w:rsidP="00533A5C">
      <w:r>
        <w:rPr>
          <w:b/>
          <w:bCs/>
          <w:u w:val="single"/>
        </w:rPr>
        <w:t>NOTA:</w:t>
      </w:r>
      <w:r>
        <w:t xml:space="preserve">  *  Cyreles  en su planta</w:t>
      </w:r>
    </w:p>
    <w:p w:rsidR="00533A5C" w:rsidRDefault="00533A5C" w:rsidP="00533A5C">
      <w:pPr>
        <w:numPr>
          <w:ilvl w:val="0"/>
          <w:numId w:val="1"/>
        </w:numPr>
      </w:pPr>
      <w:r>
        <w:t>Se envían muestra física  para tonos y alturas</w:t>
      </w:r>
    </w:p>
    <w:p w:rsidR="00533A5C" w:rsidRDefault="00533A5C" w:rsidP="00533A5C">
      <w:pPr>
        <w:numPr>
          <w:ilvl w:val="0"/>
          <w:numId w:val="2"/>
        </w:numPr>
        <w:rPr>
          <w:b/>
        </w:rPr>
      </w:pPr>
      <w:r w:rsidRPr="00764873">
        <w:rPr>
          <w:b/>
        </w:rPr>
        <w:t>Se</w:t>
      </w:r>
      <w:r>
        <w:rPr>
          <w:b/>
        </w:rPr>
        <w:t xml:space="preserve"> envia  el material de PP  de 70  cm  Lamina</w:t>
      </w:r>
    </w:p>
    <w:p w:rsidR="00533A5C" w:rsidRDefault="00533A5C" w:rsidP="00533A5C">
      <w:pPr>
        <w:ind w:left="885"/>
      </w:pPr>
    </w:p>
    <w:p w:rsidR="00533A5C" w:rsidRDefault="00533A5C" w:rsidP="00533A5C">
      <w:pPr>
        <w:ind w:left="885"/>
      </w:pPr>
    </w:p>
    <w:p w:rsidR="00533A5C" w:rsidRDefault="00533A5C" w:rsidP="00533A5C">
      <w:pPr>
        <w:ind w:left="885"/>
      </w:pPr>
    </w:p>
    <w:p w:rsidR="00533A5C" w:rsidRDefault="00533A5C" w:rsidP="00533A5C">
      <w:r>
        <w:t>Agradezco la atención y colaboración prestada.</w:t>
      </w:r>
    </w:p>
    <w:p w:rsidR="00533A5C" w:rsidRDefault="00533A5C" w:rsidP="00533A5C"/>
    <w:p w:rsidR="00533A5C" w:rsidRDefault="00533A5C" w:rsidP="00533A5C"/>
    <w:p w:rsidR="00533A5C" w:rsidRDefault="00533A5C" w:rsidP="00533A5C"/>
    <w:p w:rsidR="00533A5C" w:rsidRDefault="00533A5C" w:rsidP="00533A5C">
      <w:r>
        <w:t xml:space="preserve">Cordialmente,                                                      </w:t>
      </w:r>
    </w:p>
    <w:p w:rsidR="00533A5C" w:rsidRDefault="00533A5C" w:rsidP="00533A5C"/>
    <w:p w:rsidR="00533A5C" w:rsidRDefault="00533A5C" w:rsidP="00533A5C"/>
    <w:p w:rsidR="00533A5C" w:rsidRDefault="00533A5C" w:rsidP="00533A5C"/>
    <w:p w:rsidR="00533A5C" w:rsidRDefault="00533A5C" w:rsidP="00533A5C">
      <w:r>
        <w:t>RICARDO CASAS ZAPATA</w:t>
      </w:r>
    </w:p>
    <w:p w:rsidR="00533A5C" w:rsidRDefault="00533A5C" w:rsidP="00533A5C">
      <w:r>
        <w:t>Director.</w:t>
      </w:r>
    </w:p>
    <w:p w:rsidR="00533A5C" w:rsidRDefault="00533A5C" w:rsidP="008E35F1">
      <w:pPr>
        <w:rPr>
          <w:b/>
        </w:rPr>
      </w:pPr>
    </w:p>
    <w:p w:rsidR="008E35F1" w:rsidRDefault="008E35F1"/>
    <w:p w:rsidR="00E55611" w:rsidRDefault="00E55611"/>
    <w:p w:rsidR="00E55611" w:rsidRDefault="00E55611"/>
    <w:p w:rsidR="00E55611" w:rsidRDefault="00E55611" w:rsidP="00E55611">
      <w:pPr>
        <w:rPr>
          <w:b/>
          <w:bCs/>
          <w:sz w:val="20"/>
        </w:rPr>
      </w:pPr>
      <w:r>
        <w:rPr>
          <w:b/>
        </w:rPr>
        <w:br/>
      </w:r>
      <w:r>
        <w:rPr>
          <w:b/>
          <w:bCs/>
          <w:sz w:val="20"/>
        </w:rPr>
        <w:t>PLÁSTICOS UNION LTDA.</w:t>
      </w:r>
    </w:p>
    <w:p w:rsidR="00E55611" w:rsidRDefault="00E55611" w:rsidP="00E55611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E55611" w:rsidRDefault="00E55611" w:rsidP="00E55611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76 N 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E55611" w:rsidRDefault="00E55611" w:rsidP="00E55611">
      <w:pPr>
        <w:rPr>
          <w:b/>
          <w:bCs/>
          <w:sz w:val="20"/>
        </w:rPr>
      </w:pPr>
      <w:r>
        <w:rPr>
          <w:b/>
          <w:bCs/>
          <w:sz w:val="20"/>
        </w:rPr>
        <w:t>TEL: 4 44 46 64   ITAGUI.</w:t>
      </w:r>
    </w:p>
    <w:p w:rsidR="00E55611" w:rsidRDefault="00E55611" w:rsidP="00E55611">
      <w:pPr>
        <w:rPr>
          <w:b/>
          <w:bCs/>
          <w:sz w:val="20"/>
        </w:rPr>
      </w:pPr>
    </w:p>
    <w:p w:rsidR="00E55611" w:rsidRDefault="00E55611" w:rsidP="00E55611">
      <w:pPr>
        <w:rPr>
          <w:b/>
        </w:rPr>
      </w:pPr>
    </w:p>
    <w:p w:rsidR="00E55611" w:rsidRDefault="00E55611" w:rsidP="00E55611">
      <w:pPr>
        <w:pStyle w:val="Ttulo1"/>
      </w:pPr>
      <w:r>
        <w:t>ORDEN DE TRABAJO    N°      05490</w:t>
      </w:r>
    </w:p>
    <w:p w:rsidR="00E55611" w:rsidRDefault="00E55611" w:rsidP="00E55611"/>
    <w:p w:rsidR="00E55611" w:rsidRDefault="00761086" w:rsidP="00E55611">
      <w:r>
        <w:t>FECHA:</w:t>
      </w:r>
      <w:r>
        <w:tab/>
        <w:t>Medellín,  Octubre    08</w:t>
      </w:r>
      <w:r w:rsidR="00E55611">
        <w:t xml:space="preserve">   de</w:t>
      </w:r>
      <w:r w:rsidR="004613D8">
        <w:t xml:space="preserve">   </w:t>
      </w:r>
      <w:r w:rsidR="00E55611">
        <w:t>2009</w:t>
      </w:r>
    </w:p>
    <w:p w:rsidR="00E55611" w:rsidRDefault="00E55611" w:rsidP="00E55611">
      <w:r>
        <w:t>PARA:</w:t>
      </w:r>
      <w:r>
        <w:tab/>
      </w:r>
      <w:r>
        <w:tab/>
        <w:t>PLASTICOS DARMA S.A.</w:t>
      </w:r>
    </w:p>
    <w:p w:rsidR="00E55611" w:rsidRDefault="00E55611" w:rsidP="00E55611">
      <w:r>
        <w:t>ATENCIÓN:</w:t>
      </w:r>
      <w:r>
        <w:tab/>
        <w:t>Sr. Dario Jaramillo</w:t>
      </w:r>
    </w:p>
    <w:p w:rsidR="00E55611" w:rsidRDefault="00E55611" w:rsidP="00E55611">
      <w:r>
        <w:tab/>
      </w:r>
      <w:r>
        <w:tab/>
        <w:t>Gerente</w:t>
      </w:r>
    </w:p>
    <w:p w:rsidR="00E55611" w:rsidRDefault="00E55611" w:rsidP="00E55611"/>
    <w:p w:rsidR="00E55611" w:rsidRDefault="00E55611" w:rsidP="00E55611">
      <w:r>
        <w:t>Apreciado  Don Darío:</w:t>
      </w:r>
    </w:p>
    <w:p w:rsidR="00E55611" w:rsidRDefault="00E55611" w:rsidP="00E55611">
      <w:r>
        <w:t xml:space="preserve"> </w:t>
      </w:r>
    </w:p>
    <w:p w:rsidR="00E55611" w:rsidRDefault="00E55611" w:rsidP="00E55611">
      <w:r>
        <w:t>Con la presente estamos solicitando el siguiente Material :</w:t>
      </w:r>
    </w:p>
    <w:p w:rsidR="00E55611" w:rsidRDefault="00E55611" w:rsidP="00E55611"/>
    <w:p w:rsidR="00E55611" w:rsidRDefault="00E55611" w:rsidP="00E55611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E55611" w:rsidRDefault="00E55611" w:rsidP="00E55611">
      <w:pPr>
        <w:rPr>
          <w:b/>
          <w:bCs/>
          <w:u w:val="single"/>
        </w:rPr>
      </w:pPr>
    </w:p>
    <w:p w:rsidR="00E55611" w:rsidRDefault="00E55611" w:rsidP="00E55611">
      <w:r>
        <w:t>MATERIAL:</w:t>
      </w:r>
      <w:r>
        <w:tab/>
      </w:r>
      <w:r>
        <w:tab/>
        <w:t>Polietileno Baja Densidad Blanco Tubular.</w:t>
      </w:r>
    </w:p>
    <w:p w:rsidR="00E55611" w:rsidRDefault="00E55611" w:rsidP="00E55611">
      <w:r>
        <w:t>MEDIDA:</w:t>
      </w:r>
      <w:r>
        <w:tab/>
      </w:r>
      <w:r>
        <w:tab/>
      </w:r>
      <w:r w:rsidRPr="00874A16">
        <w:rPr>
          <w:b/>
        </w:rPr>
        <w:t>40</w:t>
      </w:r>
      <w:r w:rsidRPr="007317E8">
        <w:rPr>
          <w:b/>
        </w:rPr>
        <w:t xml:space="preserve">    </w:t>
      </w:r>
      <w:r>
        <w:t>Cms.</w:t>
      </w:r>
    </w:p>
    <w:p w:rsidR="00E55611" w:rsidRDefault="00E55611" w:rsidP="00E55611">
      <w:pPr>
        <w:rPr>
          <w:b/>
          <w:bCs/>
        </w:rPr>
      </w:pPr>
      <w:r>
        <w:t>CALIBRE:</w:t>
      </w:r>
      <w:r>
        <w:tab/>
      </w:r>
      <w:r>
        <w:tab/>
      </w:r>
      <w:r w:rsidRPr="007317E8">
        <w:rPr>
          <w:b/>
        </w:rPr>
        <w:t xml:space="preserve">3.4 </w:t>
      </w:r>
      <w:r w:rsidRPr="007317E8">
        <w:rPr>
          <w:b/>
          <w:bCs/>
        </w:rPr>
        <w:t xml:space="preserve"> ”</w:t>
      </w:r>
    </w:p>
    <w:p w:rsidR="00E55611" w:rsidRDefault="00E55611" w:rsidP="00E55611">
      <w:r>
        <w:t>COLOR:</w:t>
      </w:r>
      <w:r>
        <w:tab/>
      </w:r>
      <w:r>
        <w:tab/>
        <w:t>Blanco</w:t>
      </w:r>
    </w:p>
    <w:p w:rsidR="00E55611" w:rsidRPr="00874A16" w:rsidRDefault="00E55611" w:rsidP="00E55611">
      <w:r>
        <w:t>TRATADO:</w:t>
      </w:r>
      <w:r>
        <w:tab/>
      </w:r>
      <w:r>
        <w:tab/>
        <w:t>1  Cara.</w:t>
      </w:r>
    </w:p>
    <w:p w:rsidR="00E55611" w:rsidRDefault="00E55611" w:rsidP="00E55611">
      <w:pPr>
        <w:rPr>
          <w:b/>
          <w:bCs/>
        </w:rPr>
      </w:pPr>
      <w:r>
        <w:t>CANTIDAD:</w:t>
      </w:r>
      <w:r>
        <w:tab/>
      </w:r>
      <w:r>
        <w:tab/>
        <w:t>100  Kg.</w:t>
      </w:r>
      <w:r>
        <w:rPr>
          <w:b/>
          <w:bCs/>
        </w:rPr>
        <w:tab/>
      </w:r>
    </w:p>
    <w:p w:rsidR="00E55611" w:rsidRDefault="00E55611" w:rsidP="00E55611">
      <w:r>
        <w:t>COLORES:</w:t>
      </w:r>
      <w:r>
        <w:tab/>
      </w:r>
      <w:r>
        <w:tab/>
        <w:t xml:space="preserve">2 ( Azul oscuro – Azul claro  )   </w:t>
      </w:r>
    </w:p>
    <w:p w:rsidR="00E55611" w:rsidRDefault="00E55611" w:rsidP="00E55611">
      <w:r>
        <w:t>CARAS:</w:t>
      </w:r>
      <w:r>
        <w:tab/>
      </w:r>
      <w:r>
        <w:tab/>
        <w:t>2 ( 2 x 1 )</w:t>
      </w:r>
    </w:p>
    <w:p w:rsidR="00E55611" w:rsidRDefault="00E55611" w:rsidP="00E55611">
      <w:r>
        <w:t>REPETICIÓN:</w:t>
      </w:r>
      <w:r>
        <w:tab/>
        <w:t>14  Cms.</w:t>
      </w:r>
    </w:p>
    <w:p w:rsidR="00E55611" w:rsidRDefault="00E55611" w:rsidP="00E55611">
      <w:r>
        <w:t xml:space="preserve">RODILLO  :    </w:t>
      </w:r>
      <w:r>
        <w:tab/>
        <w:t>28</w:t>
      </w:r>
      <w:r>
        <w:tab/>
      </w:r>
    </w:p>
    <w:p w:rsidR="00E55611" w:rsidRDefault="00E55611" w:rsidP="00E55611">
      <w:r>
        <w:t>BOLSA:</w:t>
      </w:r>
      <w:r>
        <w:tab/>
      </w:r>
      <w:r>
        <w:tab/>
        <w:t>14 x 20  cms</w:t>
      </w:r>
    </w:p>
    <w:p w:rsidR="00E55611" w:rsidRDefault="00E55611" w:rsidP="00E55611">
      <w:r>
        <w:t>SELLADO:</w:t>
      </w:r>
      <w:r>
        <w:tab/>
      </w:r>
      <w:r>
        <w:tab/>
        <w:t xml:space="preserve">Lateral </w:t>
      </w:r>
    </w:p>
    <w:p w:rsidR="00E55611" w:rsidRDefault="00E55611" w:rsidP="00E55611">
      <w:r>
        <w:t>REFERENCIA:</w:t>
      </w:r>
      <w:r>
        <w:tab/>
      </w:r>
      <w:r w:rsidRPr="00D63C46">
        <w:rPr>
          <w:b/>
        </w:rPr>
        <w:t>TECNAS  PEQUEÑA</w:t>
      </w:r>
    </w:p>
    <w:p w:rsidR="00E55611" w:rsidRDefault="00E55611" w:rsidP="00E55611">
      <w:r>
        <w:tab/>
      </w:r>
      <w:r>
        <w:tab/>
      </w:r>
      <w:r>
        <w:tab/>
      </w:r>
    </w:p>
    <w:p w:rsidR="00E55611" w:rsidRDefault="00E55611" w:rsidP="00E55611">
      <w:r>
        <w:rPr>
          <w:b/>
          <w:bCs/>
          <w:u w:val="single"/>
        </w:rPr>
        <w:t>NOTA</w:t>
      </w:r>
      <w:r>
        <w:t>:  - Cyreles en su planta.( se envia nuevo juego para Imprimir Doble )</w:t>
      </w:r>
    </w:p>
    <w:p w:rsidR="00E55611" w:rsidRDefault="00E55611" w:rsidP="00E55611">
      <w:pPr>
        <w:numPr>
          <w:ilvl w:val="0"/>
          <w:numId w:val="2"/>
        </w:numPr>
      </w:pPr>
      <w:r>
        <w:t>Colores y alturas de impresión  según muestra</w:t>
      </w:r>
    </w:p>
    <w:p w:rsidR="00E55611" w:rsidRDefault="00E55611" w:rsidP="00E55611">
      <w:pPr>
        <w:numPr>
          <w:ilvl w:val="0"/>
          <w:numId w:val="2"/>
        </w:numPr>
        <w:rPr>
          <w:b/>
          <w:u w:val="single"/>
        </w:rPr>
      </w:pPr>
      <w:r w:rsidRPr="00053C44">
        <w:rPr>
          <w:b/>
          <w:u w:val="single"/>
        </w:rPr>
        <w:t>Tinta Especial</w:t>
      </w:r>
    </w:p>
    <w:p w:rsidR="00E55611" w:rsidRDefault="00E55611" w:rsidP="00E55611">
      <w:pPr>
        <w:numPr>
          <w:ilvl w:val="0"/>
          <w:numId w:val="2"/>
        </w:numPr>
        <w:rPr>
          <w:b/>
          <w:u w:val="single"/>
        </w:rPr>
      </w:pPr>
      <w:r>
        <w:rPr>
          <w:b/>
          <w:u w:val="single"/>
        </w:rPr>
        <w:t xml:space="preserve">Se envia   tubular de  40  cm </w:t>
      </w:r>
    </w:p>
    <w:p w:rsidR="00E55611" w:rsidRPr="000E3688" w:rsidRDefault="00E55611" w:rsidP="00E55611">
      <w:pPr>
        <w:ind w:left="1500"/>
      </w:pPr>
    </w:p>
    <w:p w:rsidR="00E55611" w:rsidRPr="000E3688" w:rsidRDefault="00E55611" w:rsidP="00E55611">
      <w:pPr>
        <w:rPr>
          <w:b/>
        </w:rPr>
      </w:pPr>
    </w:p>
    <w:p w:rsidR="00E55611" w:rsidRPr="000E3688" w:rsidRDefault="00E55611" w:rsidP="00E55611">
      <w:pPr>
        <w:rPr>
          <w:b/>
        </w:rPr>
      </w:pPr>
    </w:p>
    <w:p w:rsidR="00E55611" w:rsidRDefault="00E55611" w:rsidP="00E55611">
      <w:r>
        <w:t>Agradezco la atención y colaboración prestada.</w:t>
      </w:r>
    </w:p>
    <w:p w:rsidR="00E55611" w:rsidRDefault="00E55611" w:rsidP="00E55611"/>
    <w:p w:rsidR="00E55611" w:rsidRDefault="00E55611" w:rsidP="00E55611"/>
    <w:p w:rsidR="00E55611" w:rsidRDefault="00E55611" w:rsidP="00E55611">
      <w:r>
        <w:t>Cordialmente,</w:t>
      </w:r>
    </w:p>
    <w:p w:rsidR="00E55611" w:rsidRDefault="00E55611" w:rsidP="00E55611"/>
    <w:p w:rsidR="00E55611" w:rsidRDefault="00E55611" w:rsidP="00E55611"/>
    <w:p w:rsidR="00E55611" w:rsidRDefault="00E55611" w:rsidP="00E55611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E55611" w:rsidRDefault="00E55611" w:rsidP="00E55611">
      <w:r>
        <w:t>Director</w:t>
      </w:r>
    </w:p>
    <w:p w:rsidR="00E55611" w:rsidRDefault="00E55611" w:rsidP="00E55611">
      <w:pPr>
        <w:rPr>
          <w:b/>
        </w:rPr>
      </w:pPr>
    </w:p>
    <w:p w:rsidR="00DF3797" w:rsidRDefault="00DF3797" w:rsidP="00DF3797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DF3797" w:rsidRDefault="00DF3797" w:rsidP="00DF3797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DF3797" w:rsidRDefault="00DF3797" w:rsidP="00DF3797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DF3797" w:rsidRDefault="00DF3797" w:rsidP="00DF3797">
      <w:pPr>
        <w:rPr>
          <w:b/>
          <w:bCs/>
          <w:sz w:val="20"/>
        </w:rPr>
      </w:pPr>
      <w:r>
        <w:rPr>
          <w:b/>
          <w:bCs/>
          <w:sz w:val="20"/>
        </w:rPr>
        <w:t>TEL:  4 44 46 64  ITAGUI.</w:t>
      </w:r>
    </w:p>
    <w:p w:rsidR="00DF3797" w:rsidRDefault="00DF3797" w:rsidP="00DF3797">
      <w:pPr>
        <w:pStyle w:val="Ttulo1"/>
      </w:pPr>
    </w:p>
    <w:p w:rsidR="00DF3797" w:rsidRDefault="00DF3797" w:rsidP="00DF3797">
      <w:pPr>
        <w:pStyle w:val="Ttulo1"/>
      </w:pPr>
      <w:r>
        <w:t>ORDEN DE TRABAJO   N°      05454</w:t>
      </w:r>
    </w:p>
    <w:p w:rsidR="00DF3797" w:rsidRDefault="00DF3797" w:rsidP="00DF3797"/>
    <w:p w:rsidR="00DF3797" w:rsidRDefault="00DF3797" w:rsidP="00DF3797">
      <w:r>
        <w:t>FECHA:</w:t>
      </w:r>
      <w:r>
        <w:tab/>
        <w:t>Medellín,  Octubre  08    de 2008</w:t>
      </w:r>
    </w:p>
    <w:p w:rsidR="00DF3797" w:rsidRDefault="00DF3797" w:rsidP="00DF3797">
      <w:r>
        <w:t>PARA:</w:t>
      </w:r>
      <w:r>
        <w:tab/>
      </w:r>
      <w:r>
        <w:tab/>
        <w:t>PLÁSTICOS   DARMA</w:t>
      </w:r>
    </w:p>
    <w:p w:rsidR="00DF3797" w:rsidRDefault="00DF3797" w:rsidP="00DF3797">
      <w:r>
        <w:t>ATENCIÓN:</w:t>
      </w:r>
      <w:r>
        <w:tab/>
        <w:t>Sr. DARIO JARAMILLO</w:t>
      </w:r>
    </w:p>
    <w:p w:rsidR="00DF3797" w:rsidRDefault="00DF3797" w:rsidP="00DF3797"/>
    <w:p w:rsidR="00DF3797" w:rsidRDefault="00DF3797" w:rsidP="00DF3797">
      <w:r>
        <w:t>Apreciado Dn DARIO:</w:t>
      </w:r>
    </w:p>
    <w:p w:rsidR="00DF3797" w:rsidRDefault="00DF3797" w:rsidP="00DF3797">
      <w:r>
        <w:t>Con la presente estamos solicitando el siguiente servicio de extrusión e impresión</w:t>
      </w:r>
    </w:p>
    <w:p w:rsidR="00DF3797" w:rsidRDefault="00DF3797" w:rsidP="00DF3797"/>
    <w:p w:rsidR="00DF3797" w:rsidRDefault="00DF3797" w:rsidP="00DF3797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DF3797" w:rsidRDefault="00DF3797" w:rsidP="00DF3797"/>
    <w:p w:rsidR="00DF3797" w:rsidRDefault="00DF3797" w:rsidP="00DF3797">
      <w:r>
        <w:t>MATERIAL :</w:t>
      </w:r>
      <w:r>
        <w:tab/>
      </w:r>
      <w:r>
        <w:tab/>
        <w:t xml:space="preserve">Polietileno de Baja  densidad   Blanco  </w:t>
      </w:r>
      <w:r w:rsidRPr="00FC20D8">
        <w:rPr>
          <w:b/>
        </w:rPr>
        <w:t>LAMINA</w:t>
      </w:r>
    </w:p>
    <w:p w:rsidR="00DF3797" w:rsidRDefault="00DF3797" w:rsidP="00DF3797">
      <w:r>
        <w:t>MEDIDA:</w:t>
      </w:r>
      <w:r>
        <w:tab/>
      </w:r>
      <w:r>
        <w:tab/>
      </w:r>
      <w:r>
        <w:rPr>
          <w:b/>
        </w:rPr>
        <w:t>48</w:t>
      </w:r>
      <w:r w:rsidRPr="002246A6">
        <w:rPr>
          <w:b/>
        </w:rPr>
        <w:t xml:space="preserve"> </w:t>
      </w:r>
      <w:r>
        <w:t xml:space="preserve">  cms   </w:t>
      </w:r>
    </w:p>
    <w:p w:rsidR="00DF3797" w:rsidRDefault="00DF3797" w:rsidP="00DF3797">
      <w:r>
        <w:t>CALIBRE :</w:t>
      </w:r>
      <w:r>
        <w:tab/>
      </w:r>
      <w:r>
        <w:tab/>
      </w:r>
      <w:r>
        <w:rPr>
          <w:b/>
        </w:rPr>
        <w:t>4</w:t>
      </w:r>
      <w:r w:rsidRPr="002246A6">
        <w:rPr>
          <w:b/>
        </w:rPr>
        <w:t>.0</w:t>
      </w:r>
      <w:r>
        <w:t xml:space="preserve">    “</w:t>
      </w:r>
    </w:p>
    <w:p w:rsidR="00DF3797" w:rsidRDefault="00DF3797" w:rsidP="00DF3797">
      <w:r>
        <w:t>COLOR :</w:t>
      </w:r>
      <w:r>
        <w:tab/>
      </w:r>
      <w:r>
        <w:tab/>
        <w:t>Blanco</w:t>
      </w:r>
    </w:p>
    <w:p w:rsidR="00DF3797" w:rsidRDefault="00DF3797" w:rsidP="00DF3797">
      <w:r>
        <w:t xml:space="preserve">CANTIDAD : </w:t>
      </w:r>
      <w:r>
        <w:tab/>
        <w:t>110    kg</w:t>
      </w:r>
    </w:p>
    <w:p w:rsidR="00DF3797" w:rsidRDefault="00DF3797" w:rsidP="00DF3797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</w:r>
      <w:r w:rsidR="00AB2651">
        <w:t>2</w:t>
      </w:r>
      <w:r>
        <w:t xml:space="preserve"> ( Según  Arte  )  </w:t>
      </w:r>
    </w:p>
    <w:p w:rsidR="00DF3797" w:rsidRDefault="00AB2651" w:rsidP="00DF3797">
      <w:r>
        <w:t xml:space="preserve">CARAS : </w:t>
      </w:r>
      <w:r>
        <w:tab/>
      </w:r>
      <w:r>
        <w:tab/>
        <w:t>1  ( 2</w:t>
      </w:r>
      <w:r w:rsidR="00DF3797">
        <w:t xml:space="preserve">  x  1  )</w:t>
      </w:r>
    </w:p>
    <w:p w:rsidR="00DF3797" w:rsidRDefault="00DF3797" w:rsidP="00DF3797">
      <w:r>
        <w:t xml:space="preserve">REPETICIÓN : </w:t>
      </w:r>
      <w:r>
        <w:tab/>
        <w:t>20   cms</w:t>
      </w:r>
    </w:p>
    <w:p w:rsidR="00DF3797" w:rsidRDefault="00DF3797" w:rsidP="00DF3797">
      <w:r>
        <w:t>RODILLO :</w:t>
      </w:r>
      <w:r>
        <w:tab/>
      </w:r>
      <w:r>
        <w:tab/>
        <w:t>40</w:t>
      </w:r>
    </w:p>
    <w:p w:rsidR="00DF3797" w:rsidRDefault="00DF3797" w:rsidP="00DF3797">
      <w:r>
        <w:t>LAMINA  :</w:t>
      </w:r>
      <w:r>
        <w:tab/>
      </w:r>
      <w:r>
        <w:tab/>
        <w:t xml:space="preserve">20  x  24   cm    </w:t>
      </w:r>
    </w:p>
    <w:p w:rsidR="00DF3797" w:rsidRDefault="00DF3797" w:rsidP="00DF3797">
      <w:r>
        <w:t>SELLADO .</w:t>
      </w:r>
      <w:r>
        <w:tab/>
      </w:r>
      <w:r>
        <w:tab/>
        <w:t xml:space="preserve">Lateral </w:t>
      </w:r>
    </w:p>
    <w:p w:rsidR="00DF3797" w:rsidRDefault="00DF3797" w:rsidP="00DF3797">
      <w:r>
        <w:t>REFERENCIA :</w:t>
      </w:r>
      <w:r>
        <w:tab/>
      </w:r>
      <w:r>
        <w:rPr>
          <w:b/>
        </w:rPr>
        <w:t xml:space="preserve">BANDERIN   </w:t>
      </w:r>
      <w:r w:rsidR="002D210D">
        <w:rPr>
          <w:b/>
        </w:rPr>
        <w:t>DAN</w:t>
      </w:r>
    </w:p>
    <w:p w:rsidR="00DF3797" w:rsidRDefault="00DF3797" w:rsidP="00DF3797"/>
    <w:p w:rsidR="00DF3797" w:rsidRDefault="00DF3797" w:rsidP="00DF3797"/>
    <w:p w:rsidR="00DF3797" w:rsidRDefault="00DF3797" w:rsidP="00DF3797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>
        <w:rPr>
          <w:bCs/>
        </w:rPr>
        <w:t>Cyreles  los envia  Grafiflex</w:t>
      </w:r>
    </w:p>
    <w:p w:rsidR="00DF3797" w:rsidRDefault="00DF3797" w:rsidP="00DF3797">
      <w:r>
        <w:t xml:space="preserve">                   -   Anexo ARTE   para   alturas y Tonos.</w:t>
      </w:r>
    </w:p>
    <w:p w:rsidR="00DF3797" w:rsidRDefault="00DF3797" w:rsidP="00DF3797">
      <w:r>
        <w:tab/>
        <w:t xml:space="preserve">        -  Colocar  pie de  imprenta</w:t>
      </w:r>
    </w:p>
    <w:p w:rsidR="00DF3797" w:rsidRDefault="00DF3797" w:rsidP="00DF3797">
      <w:r>
        <w:t xml:space="preserve">                   -   </w:t>
      </w:r>
      <w:r w:rsidRPr="0080111E">
        <w:rPr>
          <w:u w:val="single"/>
        </w:rPr>
        <w:t>Se  aprueba  impresion</w:t>
      </w:r>
    </w:p>
    <w:p w:rsidR="00DF3797" w:rsidRDefault="00DF3797" w:rsidP="00DF3797"/>
    <w:p w:rsidR="00DF3797" w:rsidRPr="0066704D" w:rsidRDefault="00DF3797" w:rsidP="00DF3797">
      <w:pPr>
        <w:rPr>
          <w:b/>
        </w:rPr>
      </w:pPr>
      <w:r>
        <w:tab/>
        <w:t xml:space="preserve">        </w:t>
      </w:r>
    </w:p>
    <w:p w:rsidR="00DF3797" w:rsidRDefault="00DF3797" w:rsidP="00DF3797">
      <w:r>
        <w:tab/>
      </w:r>
      <w:r>
        <w:tab/>
      </w:r>
    </w:p>
    <w:p w:rsidR="00DF3797" w:rsidRDefault="00DF3797" w:rsidP="00DF3797">
      <w:r>
        <w:t>Agradezco la atención y colaboración prestada.</w:t>
      </w:r>
    </w:p>
    <w:p w:rsidR="00DF3797" w:rsidRDefault="00DF3797" w:rsidP="00DF3797"/>
    <w:p w:rsidR="00DF3797" w:rsidRDefault="00DF3797" w:rsidP="00DF3797"/>
    <w:p w:rsidR="00DF3797" w:rsidRDefault="00DF3797" w:rsidP="00DF3797">
      <w:r>
        <w:t xml:space="preserve">Cordialmente </w:t>
      </w:r>
    </w:p>
    <w:p w:rsidR="00DF3797" w:rsidRDefault="00DF3797" w:rsidP="00DF3797"/>
    <w:p w:rsidR="00DF3797" w:rsidRDefault="00DF3797" w:rsidP="00DF3797"/>
    <w:p w:rsidR="00DF3797" w:rsidRDefault="00DF3797" w:rsidP="00DF3797">
      <w:r>
        <w:t>RICARDO CASAS ZAPATA</w:t>
      </w:r>
    </w:p>
    <w:p w:rsidR="00DF3797" w:rsidRDefault="00DF3797" w:rsidP="00DF3797">
      <w:r>
        <w:t>Director.</w:t>
      </w:r>
    </w:p>
    <w:p w:rsidR="00DF3797" w:rsidRDefault="00DF3797" w:rsidP="00DF3797">
      <w:pPr>
        <w:rPr>
          <w:b/>
        </w:rPr>
      </w:pPr>
    </w:p>
    <w:p w:rsidR="00E55611" w:rsidRDefault="00E55611"/>
    <w:p w:rsidR="0051334A" w:rsidRDefault="0051334A"/>
    <w:p w:rsidR="0051334A" w:rsidRDefault="0051334A"/>
    <w:p w:rsidR="0051334A" w:rsidRDefault="0051334A"/>
    <w:p w:rsidR="0051334A" w:rsidRDefault="0051334A"/>
    <w:p w:rsidR="0051334A" w:rsidRDefault="0051334A" w:rsidP="0051334A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51334A" w:rsidRDefault="0051334A" w:rsidP="0051334A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51334A" w:rsidRDefault="0051334A" w:rsidP="0051334A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51334A" w:rsidRDefault="0051334A" w:rsidP="0051334A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51334A" w:rsidRDefault="0051334A" w:rsidP="0051334A"/>
    <w:p w:rsidR="0051334A" w:rsidRDefault="0051334A" w:rsidP="0051334A">
      <w:pPr>
        <w:pStyle w:val="Ttulo1"/>
      </w:pPr>
      <w:r>
        <w:t>ORDEN DE TRABAJO    N °      05491</w:t>
      </w:r>
    </w:p>
    <w:p w:rsidR="0051334A" w:rsidRDefault="0051334A" w:rsidP="0051334A"/>
    <w:p w:rsidR="0051334A" w:rsidRDefault="0051334A" w:rsidP="0051334A">
      <w:r>
        <w:t>FECHA:</w:t>
      </w:r>
      <w:r>
        <w:tab/>
        <w:t>Medellín, Octubre    13   de 2009</w:t>
      </w:r>
    </w:p>
    <w:p w:rsidR="0051334A" w:rsidRDefault="0051334A" w:rsidP="0051334A">
      <w:r>
        <w:t>PARA:</w:t>
      </w:r>
      <w:r>
        <w:tab/>
      </w:r>
      <w:r>
        <w:tab/>
        <w:t>PLÁSTICOS DARMA</w:t>
      </w:r>
    </w:p>
    <w:p w:rsidR="0051334A" w:rsidRDefault="0051334A" w:rsidP="0051334A">
      <w:r>
        <w:t>ATENCIÓN:</w:t>
      </w:r>
      <w:r>
        <w:tab/>
        <w:t>Sr. Darío Jaramillo</w:t>
      </w:r>
    </w:p>
    <w:p w:rsidR="0051334A" w:rsidRDefault="0051334A" w:rsidP="0051334A">
      <w:r>
        <w:tab/>
      </w:r>
      <w:r>
        <w:tab/>
        <w:t>Gerente.</w:t>
      </w:r>
    </w:p>
    <w:p w:rsidR="0051334A" w:rsidRDefault="0051334A" w:rsidP="0051334A"/>
    <w:p w:rsidR="0051334A" w:rsidRDefault="0051334A" w:rsidP="0051334A">
      <w:r>
        <w:t>Apreciado Don Darío:</w:t>
      </w:r>
    </w:p>
    <w:p w:rsidR="0051334A" w:rsidRDefault="0051334A" w:rsidP="0051334A"/>
    <w:p w:rsidR="0051334A" w:rsidRDefault="0051334A" w:rsidP="0051334A">
      <w:r>
        <w:t>Con la presente estamos solicitando el siguiente servicio de    IMPRESIÓN  :</w:t>
      </w:r>
    </w:p>
    <w:p w:rsidR="0051334A" w:rsidRDefault="0051334A" w:rsidP="0051334A"/>
    <w:p w:rsidR="0051334A" w:rsidRDefault="0051334A" w:rsidP="0051334A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51334A" w:rsidRDefault="0051334A" w:rsidP="0051334A">
      <w:r>
        <w:t>MATERIAL   :           Polipropileno Lamina de   40  cms</w:t>
      </w:r>
    </w:p>
    <w:p w:rsidR="0051334A" w:rsidRDefault="0051334A" w:rsidP="0051334A">
      <w:r>
        <w:t xml:space="preserve">CALIBRE      :           </w:t>
      </w:r>
      <w:r w:rsidRPr="00FB6911">
        <w:rPr>
          <w:b/>
        </w:rPr>
        <w:t>2.0</w:t>
      </w:r>
      <w:r>
        <w:t xml:space="preserve">  ”</w:t>
      </w:r>
    </w:p>
    <w:p w:rsidR="0051334A" w:rsidRPr="00F36A72" w:rsidRDefault="0051334A" w:rsidP="0051334A">
      <w:pPr>
        <w:rPr>
          <w:b/>
        </w:rPr>
      </w:pPr>
      <w:r>
        <w:t>REFERENCIA:</w:t>
      </w:r>
      <w:r>
        <w:tab/>
      </w:r>
      <w:r>
        <w:rPr>
          <w:b/>
        </w:rPr>
        <w:t xml:space="preserve">DON   LIMON </w:t>
      </w:r>
    </w:p>
    <w:p w:rsidR="0051334A" w:rsidRDefault="0051334A" w:rsidP="0051334A">
      <w:r>
        <w:t xml:space="preserve">CANTIDAD    :          </w:t>
      </w:r>
      <w:r>
        <w:rPr>
          <w:b/>
        </w:rPr>
        <w:t>90</w:t>
      </w:r>
      <w:r w:rsidRPr="00F06B36">
        <w:rPr>
          <w:b/>
        </w:rPr>
        <w:t xml:space="preserve">    Kg</w:t>
      </w:r>
    </w:p>
    <w:p w:rsidR="0051334A" w:rsidRDefault="0051334A" w:rsidP="0051334A">
      <w:r>
        <w:t>COLORES:</w:t>
      </w:r>
      <w:r>
        <w:tab/>
      </w:r>
      <w:r>
        <w:tab/>
        <w:t>3   (   Según Muestra  )</w:t>
      </w:r>
    </w:p>
    <w:p w:rsidR="0051334A" w:rsidRDefault="0051334A" w:rsidP="0051334A">
      <w:r>
        <w:t>CARAS:</w:t>
      </w:r>
      <w:r>
        <w:tab/>
      </w:r>
      <w:r>
        <w:tab/>
        <w:t>1</w:t>
      </w:r>
    </w:p>
    <w:p w:rsidR="0051334A" w:rsidRDefault="0051334A" w:rsidP="0051334A">
      <w:r>
        <w:t>R EPETICIÓN:</w:t>
      </w:r>
      <w:r>
        <w:tab/>
        <w:t>9.5    cms</w:t>
      </w:r>
    </w:p>
    <w:p w:rsidR="0051334A" w:rsidRDefault="0051334A" w:rsidP="0051334A">
      <w:r>
        <w:t>RODILLO:</w:t>
      </w:r>
      <w:r>
        <w:tab/>
      </w:r>
      <w:r>
        <w:tab/>
      </w:r>
      <w:r w:rsidRPr="007C0A03">
        <w:rPr>
          <w:b/>
        </w:rPr>
        <w:t>30</w:t>
      </w:r>
    </w:p>
    <w:p w:rsidR="0051334A" w:rsidRDefault="0051334A" w:rsidP="0051334A">
      <w:r>
        <w:t>LAMINA:</w:t>
      </w:r>
      <w:r>
        <w:tab/>
      </w:r>
      <w:r>
        <w:tab/>
        <w:t>9.5 X 20   cms</w:t>
      </w:r>
    </w:p>
    <w:p w:rsidR="0051334A" w:rsidRDefault="0051334A" w:rsidP="0051334A">
      <w:r>
        <w:t>SELLADO:</w:t>
      </w:r>
      <w:r>
        <w:tab/>
      </w:r>
      <w:r>
        <w:tab/>
        <w:t>Para selle lateral.</w:t>
      </w:r>
    </w:p>
    <w:p w:rsidR="0051334A" w:rsidRDefault="0051334A" w:rsidP="0051334A">
      <w:r>
        <w:t xml:space="preserve"> </w:t>
      </w:r>
    </w:p>
    <w:p w:rsidR="0051334A" w:rsidRDefault="0051334A" w:rsidP="0051334A">
      <w:r>
        <w:rPr>
          <w:b/>
          <w:bCs/>
          <w:u w:val="single"/>
        </w:rPr>
        <w:t>NOTA:</w:t>
      </w:r>
      <w:r>
        <w:t xml:space="preserve">  * Los cyreles   se  encuentran en su planta</w:t>
      </w:r>
    </w:p>
    <w:p w:rsidR="0051334A" w:rsidRDefault="0051334A" w:rsidP="0051334A">
      <w:pPr>
        <w:numPr>
          <w:ilvl w:val="0"/>
          <w:numId w:val="1"/>
        </w:numPr>
      </w:pPr>
      <w:r>
        <w:t>Colores igual  pantones</w:t>
      </w:r>
    </w:p>
    <w:p w:rsidR="0051334A" w:rsidRDefault="0051334A" w:rsidP="0051334A"/>
    <w:p w:rsidR="0051334A" w:rsidRDefault="0051334A" w:rsidP="0051334A">
      <w:pPr>
        <w:ind w:left="885"/>
      </w:pPr>
    </w:p>
    <w:p w:rsidR="0051334A" w:rsidRPr="00DC02C1" w:rsidRDefault="0051334A" w:rsidP="0051334A">
      <w:pPr>
        <w:numPr>
          <w:ilvl w:val="0"/>
          <w:numId w:val="2"/>
        </w:numPr>
        <w:rPr>
          <w:b/>
          <w:u w:val="single"/>
        </w:rPr>
      </w:pPr>
      <w:r>
        <w:rPr>
          <w:b/>
          <w:u w:val="single"/>
        </w:rPr>
        <w:t>Se deben imprimir en  1  lote todo el material</w:t>
      </w:r>
    </w:p>
    <w:p w:rsidR="0051334A" w:rsidRDefault="0051334A" w:rsidP="0051334A">
      <w:pPr>
        <w:ind w:left="1500"/>
        <w:rPr>
          <w:u w:val="single"/>
        </w:rPr>
      </w:pPr>
    </w:p>
    <w:p w:rsidR="0051334A" w:rsidRDefault="0051334A" w:rsidP="0051334A">
      <w:pPr>
        <w:ind w:left="1500"/>
        <w:rPr>
          <w:u w:val="single"/>
        </w:rPr>
      </w:pPr>
    </w:p>
    <w:p w:rsidR="0051334A" w:rsidRPr="002246C1" w:rsidRDefault="0051334A" w:rsidP="0051334A">
      <w:pPr>
        <w:numPr>
          <w:ilvl w:val="0"/>
          <w:numId w:val="2"/>
        </w:num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L</w:t>
      </w:r>
      <w:r w:rsidR="00CF47AB">
        <w:rPr>
          <w:b/>
          <w:sz w:val="32"/>
          <w:szCs w:val="32"/>
          <w:u w:val="single"/>
        </w:rPr>
        <w:t xml:space="preserve">ote  </w:t>
      </w:r>
      <w:r w:rsidR="00CF47AB">
        <w:rPr>
          <w:b/>
          <w:sz w:val="32"/>
          <w:szCs w:val="32"/>
          <w:u w:val="single"/>
        </w:rPr>
        <w:tab/>
      </w:r>
      <w:r w:rsidR="00CF47AB">
        <w:rPr>
          <w:b/>
          <w:sz w:val="32"/>
          <w:szCs w:val="32"/>
          <w:u w:val="single"/>
        </w:rPr>
        <w:tab/>
      </w:r>
      <w:r w:rsidR="00CF47AB">
        <w:rPr>
          <w:b/>
          <w:sz w:val="32"/>
          <w:szCs w:val="32"/>
          <w:u w:val="single"/>
        </w:rPr>
        <w:tab/>
      </w:r>
      <w:r>
        <w:rPr>
          <w:b/>
          <w:sz w:val="32"/>
          <w:szCs w:val="32"/>
          <w:u w:val="single"/>
        </w:rPr>
        <w:t>42026</w:t>
      </w:r>
    </w:p>
    <w:p w:rsidR="0051334A" w:rsidRDefault="0051334A" w:rsidP="0051334A">
      <w:pPr>
        <w:ind w:left="1500"/>
        <w:rPr>
          <w:u w:val="single"/>
        </w:rPr>
      </w:pPr>
    </w:p>
    <w:p w:rsidR="0051334A" w:rsidRDefault="0051334A" w:rsidP="0051334A">
      <w:pPr>
        <w:ind w:left="1500"/>
        <w:rPr>
          <w:u w:val="single"/>
        </w:rPr>
      </w:pPr>
    </w:p>
    <w:p w:rsidR="0051334A" w:rsidRDefault="0051334A" w:rsidP="0051334A">
      <w:r>
        <w:t>Agradezco la atención y colaboración prestada.</w:t>
      </w:r>
    </w:p>
    <w:p w:rsidR="0051334A" w:rsidRDefault="0051334A" w:rsidP="0051334A"/>
    <w:p w:rsidR="0051334A" w:rsidRDefault="0051334A" w:rsidP="0051334A">
      <w:r>
        <w:t>Cordialmente</w:t>
      </w:r>
    </w:p>
    <w:p w:rsidR="0051334A" w:rsidRDefault="0051334A" w:rsidP="0051334A"/>
    <w:p w:rsidR="0051334A" w:rsidRDefault="0051334A" w:rsidP="0051334A"/>
    <w:p w:rsidR="0051334A" w:rsidRDefault="0051334A" w:rsidP="0051334A">
      <w:r>
        <w:t>RICARDO CASAS ZAPATA</w:t>
      </w:r>
    </w:p>
    <w:p w:rsidR="0051334A" w:rsidRDefault="0051334A" w:rsidP="0051334A">
      <w:r>
        <w:t>Director.</w:t>
      </w:r>
    </w:p>
    <w:p w:rsidR="0051334A" w:rsidRDefault="0051334A"/>
    <w:p w:rsidR="00FB636A" w:rsidRDefault="00FB636A"/>
    <w:p w:rsidR="00FB636A" w:rsidRDefault="00FB636A"/>
    <w:p w:rsidR="00FB636A" w:rsidRDefault="00FB636A"/>
    <w:p w:rsidR="00FB636A" w:rsidRDefault="00FB636A"/>
    <w:p w:rsidR="00FB636A" w:rsidRDefault="00FB636A" w:rsidP="00FB636A">
      <w:pPr>
        <w:rPr>
          <w:b/>
        </w:rPr>
      </w:pPr>
    </w:p>
    <w:p w:rsidR="00FB636A" w:rsidRDefault="00FB636A" w:rsidP="00FB636A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FB636A" w:rsidRDefault="00FB636A" w:rsidP="00FB636A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FB636A" w:rsidRDefault="00FB636A" w:rsidP="00FB636A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FB636A" w:rsidRDefault="00FB636A" w:rsidP="00FB636A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FB636A" w:rsidRDefault="00FB636A" w:rsidP="00FB636A">
      <w:pPr>
        <w:pStyle w:val="Ttulo1"/>
      </w:pPr>
    </w:p>
    <w:p w:rsidR="00FB636A" w:rsidRDefault="00FB636A" w:rsidP="00FB636A">
      <w:pPr>
        <w:pStyle w:val="Ttulo1"/>
      </w:pPr>
      <w:r>
        <w:t>ORDEN DE TRABAJO  N°      05503</w:t>
      </w:r>
    </w:p>
    <w:p w:rsidR="00FB636A" w:rsidRDefault="00FB636A" w:rsidP="00FB636A"/>
    <w:p w:rsidR="00FB636A" w:rsidRDefault="00FB636A" w:rsidP="00FB636A">
      <w:r>
        <w:t>FECHA:</w:t>
      </w:r>
      <w:r>
        <w:tab/>
        <w:t>Medellín, Octubre    14    de 2009</w:t>
      </w:r>
    </w:p>
    <w:p w:rsidR="00FB636A" w:rsidRDefault="00FB636A" w:rsidP="00FB636A">
      <w:r>
        <w:t>PARA:</w:t>
      </w:r>
      <w:r>
        <w:tab/>
      </w:r>
      <w:r>
        <w:tab/>
        <w:t>PLÁSTICOS DARMA</w:t>
      </w:r>
    </w:p>
    <w:p w:rsidR="00FB636A" w:rsidRDefault="00FB636A" w:rsidP="00FB636A">
      <w:r>
        <w:t>ATENCIÓN:</w:t>
      </w:r>
      <w:r>
        <w:tab/>
        <w:t>Sr. Darío Jaramillo</w:t>
      </w:r>
    </w:p>
    <w:p w:rsidR="00FB636A" w:rsidRDefault="00FB636A" w:rsidP="00FB636A">
      <w:r>
        <w:tab/>
      </w:r>
      <w:r>
        <w:tab/>
        <w:t>Gerente.</w:t>
      </w:r>
    </w:p>
    <w:p w:rsidR="00FB636A" w:rsidRDefault="00FB636A" w:rsidP="00FB636A"/>
    <w:p w:rsidR="00FB636A" w:rsidRDefault="00FB636A" w:rsidP="00FB636A">
      <w:r>
        <w:t>Apreciado Don Darío :</w:t>
      </w:r>
    </w:p>
    <w:p w:rsidR="00FB636A" w:rsidRDefault="00FB636A" w:rsidP="00FB636A">
      <w:r>
        <w:t xml:space="preserve"> </w:t>
      </w:r>
    </w:p>
    <w:p w:rsidR="00FB636A" w:rsidRDefault="00FB636A" w:rsidP="00FB636A">
      <w:r>
        <w:t>Con la presente estamos solicitando el siguiente servicio de  IMPRESION:</w:t>
      </w:r>
    </w:p>
    <w:p w:rsidR="00FB636A" w:rsidRDefault="00FB636A" w:rsidP="00FB636A"/>
    <w:p w:rsidR="00FB636A" w:rsidRDefault="00FB636A" w:rsidP="00FB636A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FB636A" w:rsidRDefault="00FB636A" w:rsidP="00FB636A">
      <w:pPr>
        <w:rPr>
          <w:b/>
          <w:bCs/>
          <w:u w:val="single"/>
        </w:rPr>
      </w:pPr>
    </w:p>
    <w:p w:rsidR="00FB636A" w:rsidRDefault="00FB636A" w:rsidP="00FB636A">
      <w:r>
        <w:t>MATERIAL:</w:t>
      </w:r>
      <w:r>
        <w:tab/>
      </w:r>
      <w:r>
        <w:tab/>
        <w:t xml:space="preserve">Polietileno BAJA  </w:t>
      </w:r>
      <w:r w:rsidRPr="008B3C0F">
        <w:rPr>
          <w:b/>
        </w:rPr>
        <w:t xml:space="preserve">Lamina </w:t>
      </w:r>
      <w:r>
        <w:t>.</w:t>
      </w:r>
    </w:p>
    <w:p w:rsidR="00FB636A" w:rsidRDefault="00FB636A" w:rsidP="00FB636A">
      <w:r>
        <w:t>MEDIDA:</w:t>
      </w:r>
      <w:r>
        <w:tab/>
      </w:r>
      <w:r>
        <w:tab/>
      </w:r>
      <w:r w:rsidR="003A3EEE">
        <w:rPr>
          <w:b/>
        </w:rPr>
        <w:t>72</w:t>
      </w:r>
      <w:r w:rsidRPr="008F69C3">
        <w:rPr>
          <w:b/>
        </w:rPr>
        <w:t xml:space="preserve">  </w:t>
      </w:r>
      <w:r>
        <w:rPr>
          <w:b/>
        </w:rPr>
        <w:t xml:space="preserve">   c</w:t>
      </w:r>
      <w:r>
        <w:t>ms.</w:t>
      </w:r>
    </w:p>
    <w:p w:rsidR="00FB636A" w:rsidRDefault="00FB636A" w:rsidP="00FB636A">
      <w:r>
        <w:t>CALIBRE:</w:t>
      </w:r>
      <w:r>
        <w:tab/>
      </w:r>
      <w:r>
        <w:tab/>
      </w:r>
      <w:r>
        <w:rPr>
          <w:b/>
        </w:rPr>
        <w:t>2</w:t>
      </w:r>
      <w:r w:rsidRPr="008F69C3">
        <w:rPr>
          <w:b/>
        </w:rPr>
        <w:t>.4</w:t>
      </w:r>
      <w:r>
        <w:t xml:space="preserve">  ”</w:t>
      </w:r>
    </w:p>
    <w:p w:rsidR="00FB636A" w:rsidRDefault="00FB636A" w:rsidP="00FB636A">
      <w:r>
        <w:t>COLOR:</w:t>
      </w:r>
      <w:r>
        <w:tab/>
      </w:r>
      <w:r>
        <w:tab/>
        <w:t>Transparente</w:t>
      </w:r>
    </w:p>
    <w:p w:rsidR="00FB636A" w:rsidRDefault="00FB636A" w:rsidP="00FB636A">
      <w:r>
        <w:t>TRATADO:</w:t>
      </w:r>
      <w:r>
        <w:tab/>
      </w:r>
      <w:r>
        <w:tab/>
        <w:t>2  Caras.</w:t>
      </w:r>
    </w:p>
    <w:p w:rsidR="00FB636A" w:rsidRDefault="00FB636A" w:rsidP="00FB636A">
      <w:pPr>
        <w:rPr>
          <w:b/>
          <w:bCs/>
        </w:rPr>
      </w:pPr>
      <w:r>
        <w:t>CANTIDAD:</w:t>
      </w:r>
      <w:r>
        <w:tab/>
      </w:r>
      <w:r>
        <w:tab/>
      </w:r>
      <w:r>
        <w:rPr>
          <w:b/>
        </w:rPr>
        <w:t>1</w:t>
      </w:r>
      <w:r w:rsidR="003A3EEE">
        <w:rPr>
          <w:b/>
        </w:rPr>
        <w:t>00</w:t>
      </w:r>
      <w:r>
        <w:t xml:space="preserve">    Kg.</w:t>
      </w:r>
    </w:p>
    <w:p w:rsidR="00FB636A" w:rsidRDefault="003A3EEE" w:rsidP="00FB636A">
      <w:r>
        <w:t>COLORES:</w:t>
      </w:r>
      <w:r>
        <w:tab/>
      </w:r>
      <w:r>
        <w:tab/>
        <w:t>4</w:t>
      </w:r>
      <w:r w:rsidR="00FB636A">
        <w:t xml:space="preserve">  (</w:t>
      </w:r>
      <w:r>
        <w:t>Azul -</w:t>
      </w:r>
      <w:r w:rsidR="00FB636A">
        <w:t xml:space="preserve">  Azul , Blanco , Rojo  )</w:t>
      </w:r>
    </w:p>
    <w:p w:rsidR="00FB636A" w:rsidRDefault="00FB636A" w:rsidP="00FB636A">
      <w:r>
        <w:t>CARAS:</w:t>
      </w:r>
      <w:r>
        <w:tab/>
      </w:r>
      <w:r>
        <w:tab/>
        <w:t xml:space="preserve">2  </w:t>
      </w:r>
    </w:p>
    <w:p w:rsidR="00FB636A" w:rsidRDefault="003A3EEE" w:rsidP="00FB636A">
      <w:r>
        <w:t>REPETICIÓN:</w:t>
      </w:r>
      <w:r>
        <w:tab/>
        <w:t>21</w:t>
      </w:r>
      <w:r w:rsidR="00FB636A">
        <w:t xml:space="preserve">   Cms. </w:t>
      </w:r>
    </w:p>
    <w:p w:rsidR="00FB636A" w:rsidRDefault="003A3EEE" w:rsidP="00FB636A">
      <w:r>
        <w:t>BOLSA:</w:t>
      </w:r>
      <w:r>
        <w:tab/>
      </w:r>
      <w:r>
        <w:tab/>
        <w:t xml:space="preserve">21   X  36  </w:t>
      </w:r>
      <w:r w:rsidR="00FB636A">
        <w:t xml:space="preserve">  Cms   </w:t>
      </w:r>
    </w:p>
    <w:p w:rsidR="00FB636A" w:rsidRDefault="003A3EEE" w:rsidP="00FB636A">
      <w:r>
        <w:t>RODILLO :               42</w:t>
      </w:r>
    </w:p>
    <w:p w:rsidR="00FB636A" w:rsidRDefault="00FB636A" w:rsidP="00FB636A">
      <w:r>
        <w:t>SELLADO:</w:t>
      </w:r>
      <w:r>
        <w:tab/>
      </w:r>
      <w:r>
        <w:tab/>
        <w:t xml:space="preserve">Lateral </w:t>
      </w:r>
    </w:p>
    <w:p w:rsidR="00FB636A" w:rsidRPr="00572029" w:rsidRDefault="00FB636A" w:rsidP="00FB636A">
      <w:pPr>
        <w:rPr>
          <w:b/>
        </w:rPr>
      </w:pPr>
      <w:r>
        <w:t>REFERENCIA:</w:t>
      </w:r>
      <w:r>
        <w:tab/>
      </w:r>
      <w:r>
        <w:rPr>
          <w:b/>
        </w:rPr>
        <w:t xml:space="preserve">ZAMAR </w:t>
      </w:r>
      <w:r w:rsidR="003A3EEE">
        <w:rPr>
          <w:b/>
        </w:rPr>
        <w:t xml:space="preserve"> TILAPIA  GRANDE</w:t>
      </w:r>
    </w:p>
    <w:p w:rsidR="00FB636A" w:rsidRDefault="00FB636A" w:rsidP="00FB636A"/>
    <w:p w:rsidR="00FB636A" w:rsidRDefault="00FB636A" w:rsidP="00FB636A">
      <w:r>
        <w:rPr>
          <w:b/>
          <w:bCs/>
          <w:u w:val="single"/>
        </w:rPr>
        <w:t>NOTA:</w:t>
      </w:r>
      <w:r>
        <w:t xml:space="preserve">  -</w:t>
      </w:r>
      <w:r w:rsidR="003A3EEE">
        <w:t xml:space="preserve"> Los cyreles  se encuentran en su  planta</w:t>
      </w:r>
    </w:p>
    <w:p w:rsidR="00FB636A" w:rsidRDefault="00FB636A" w:rsidP="00FB636A">
      <w:pPr>
        <w:numPr>
          <w:ilvl w:val="0"/>
          <w:numId w:val="2"/>
        </w:numPr>
      </w:pPr>
      <w:r>
        <w:t>Tonos de impresión igual  según  pantones</w:t>
      </w:r>
    </w:p>
    <w:p w:rsidR="00FB636A" w:rsidRPr="003A3EEE" w:rsidRDefault="003A3EEE" w:rsidP="003A3EEE">
      <w:pPr>
        <w:pStyle w:val="Prrafodelista"/>
        <w:numPr>
          <w:ilvl w:val="0"/>
          <w:numId w:val="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SE  APRUEBA  IMPRESION</w:t>
      </w:r>
    </w:p>
    <w:p w:rsidR="00FB636A" w:rsidRDefault="00FB636A" w:rsidP="00FB636A"/>
    <w:p w:rsidR="00FB636A" w:rsidRDefault="00FB636A" w:rsidP="00FB636A">
      <w:pPr>
        <w:tabs>
          <w:tab w:val="left" w:pos="6840"/>
        </w:tabs>
      </w:pPr>
      <w:r>
        <w:tab/>
      </w:r>
    </w:p>
    <w:p w:rsidR="00FB636A" w:rsidRDefault="00FB636A" w:rsidP="00FB636A">
      <w:r>
        <w:t>Agradezco la atención y colaboración prestada.</w:t>
      </w:r>
    </w:p>
    <w:p w:rsidR="00FB636A" w:rsidRDefault="00FB636A" w:rsidP="00FB636A"/>
    <w:p w:rsidR="00FB636A" w:rsidRDefault="00FB636A" w:rsidP="00FB636A">
      <w:r>
        <w:t>Cordialmente,</w:t>
      </w:r>
    </w:p>
    <w:p w:rsidR="00FB636A" w:rsidRDefault="00FB636A" w:rsidP="00FB636A"/>
    <w:p w:rsidR="00FB636A" w:rsidRDefault="00FB636A" w:rsidP="00FB636A"/>
    <w:p w:rsidR="00FB636A" w:rsidRDefault="00FB636A" w:rsidP="00FB636A">
      <w:r>
        <w:t>RICARDO CASAS ZAPATA</w:t>
      </w:r>
    </w:p>
    <w:p w:rsidR="00FB636A" w:rsidRDefault="00FB636A" w:rsidP="00FB636A">
      <w:r>
        <w:t>Director</w:t>
      </w:r>
    </w:p>
    <w:p w:rsidR="00FB636A" w:rsidRDefault="00FB636A"/>
    <w:p w:rsidR="00872197" w:rsidRDefault="00872197"/>
    <w:p w:rsidR="00872197" w:rsidRDefault="00872197"/>
    <w:p w:rsidR="00872197" w:rsidRDefault="00872197"/>
    <w:p w:rsidR="00872197" w:rsidRDefault="00872197"/>
    <w:p w:rsidR="00872197" w:rsidRDefault="00872197"/>
    <w:p w:rsidR="00872197" w:rsidRDefault="00872197" w:rsidP="00872197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872197" w:rsidRDefault="00872197" w:rsidP="00872197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872197" w:rsidRDefault="00872197" w:rsidP="00872197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872197" w:rsidRDefault="00872197" w:rsidP="00872197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872197" w:rsidRDefault="00872197" w:rsidP="00872197">
      <w:pPr>
        <w:pStyle w:val="Ttulo1"/>
      </w:pPr>
    </w:p>
    <w:p w:rsidR="00872197" w:rsidRDefault="00872197" w:rsidP="00872197">
      <w:pPr>
        <w:pStyle w:val="Ttulo1"/>
      </w:pPr>
      <w:r>
        <w:t>ORDEN DE TRABAJO  N°      05501</w:t>
      </w:r>
    </w:p>
    <w:p w:rsidR="00872197" w:rsidRDefault="00872197" w:rsidP="00872197"/>
    <w:p w:rsidR="00872197" w:rsidRDefault="00872197" w:rsidP="00872197">
      <w:r>
        <w:t>FECHA:</w:t>
      </w:r>
      <w:r>
        <w:tab/>
        <w:t>Medellín, Octubre    14    de 2009</w:t>
      </w:r>
    </w:p>
    <w:p w:rsidR="00872197" w:rsidRDefault="00872197" w:rsidP="00872197">
      <w:r>
        <w:t>PARA:</w:t>
      </w:r>
      <w:r>
        <w:tab/>
      </w:r>
      <w:r>
        <w:tab/>
        <w:t>PLÁSTICOS DARMA</w:t>
      </w:r>
    </w:p>
    <w:p w:rsidR="00872197" w:rsidRDefault="00872197" w:rsidP="00872197">
      <w:r>
        <w:t>ATENCIÓN:</w:t>
      </w:r>
      <w:r>
        <w:tab/>
        <w:t>Sr. Darío Jaramillo</w:t>
      </w:r>
    </w:p>
    <w:p w:rsidR="00872197" w:rsidRDefault="00872197" w:rsidP="00872197">
      <w:r>
        <w:tab/>
      </w:r>
      <w:r>
        <w:tab/>
        <w:t>Gerente.</w:t>
      </w:r>
    </w:p>
    <w:p w:rsidR="00872197" w:rsidRDefault="00872197" w:rsidP="00872197"/>
    <w:p w:rsidR="00872197" w:rsidRDefault="00872197" w:rsidP="00872197">
      <w:r>
        <w:t>Apreciado Don Darío :</w:t>
      </w:r>
    </w:p>
    <w:p w:rsidR="00872197" w:rsidRDefault="00872197" w:rsidP="00872197">
      <w:r>
        <w:t xml:space="preserve"> </w:t>
      </w:r>
    </w:p>
    <w:p w:rsidR="00872197" w:rsidRDefault="00872197" w:rsidP="00872197">
      <w:r>
        <w:t>Con la presente estamos solicitando el siguiente servicio de  IMPRESION:</w:t>
      </w:r>
    </w:p>
    <w:p w:rsidR="00872197" w:rsidRDefault="00872197" w:rsidP="00872197"/>
    <w:p w:rsidR="00872197" w:rsidRDefault="00872197" w:rsidP="00872197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872197" w:rsidRDefault="00872197" w:rsidP="00872197">
      <w:pPr>
        <w:rPr>
          <w:b/>
          <w:bCs/>
          <w:u w:val="single"/>
        </w:rPr>
      </w:pPr>
    </w:p>
    <w:p w:rsidR="00872197" w:rsidRDefault="00872197" w:rsidP="00872197">
      <w:r>
        <w:t>MATERIAL:</w:t>
      </w:r>
      <w:r>
        <w:tab/>
      </w:r>
      <w:r>
        <w:tab/>
        <w:t xml:space="preserve">Polietileno BAJA  </w:t>
      </w:r>
      <w:r w:rsidRPr="008B3C0F">
        <w:rPr>
          <w:b/>
        </w:rPr>
        <w:t xml:space="preserve">Lamina </w:t>
      </w:r>
      <w:r>
        <w:t>.</w:t>
      </w:r>
    </w:p>
    <w:p w:rsidR="00872197" w:rsidRDefault="00872197" w:rsidP="00872197">
      <w:r>
        <w:t>MEDIDA:</w:t>
      </w:r>
      <w:r>
        <w:tab/>
      </w:r>
      <w:r>
        <w:tab/>
      </w:r>
      <w:r>
        <w:rPr>
          <w:b/>
        </w:rPr>
        <w:t>62</w:t>
      </w:r>
      <w:r w:rsidRPr="008F69C3">
        <w:rPr>
          <w:b/>
        </w:rPr>
        <w:t xml:space="preserve">  </w:t>
      </w:r>
      <w:r>
        <w:rPr>
          <w:b/>
        </w:rPr>
        <w:t xml:space="preserve">   c</w:t>
      </w:r>
      <w:r>
        <w:t>ms.</w:t>
      </w:r>
    </w:p>
    <w:p w:rsidR="00872197" w:rsidRDefault="00872197" w:rsidP="00872197">
      <w:r>
        <w:t>CALIBRE:</w:t>
      </w:r>
      <w:r>
        <w:tab/>
      </w:r>
      <w:r>
        <w:tab/>
      </w:r>
      <w:r>
        <w:rPr>
          <w:b/>
        </w:rPr>
        <w:t>2</w:t>
      </w:r>
      <w:r w:rsidRPr="008F69C3">
        <w:rPr>
          <w:b/>
        </w:rPr>
        <w:t>.4</w:t>
      </w:r>
      <w:r>
        <w:t xml:space="preserve">  ”</w:t>
      </w:r>
    </w:p>
    <w:p w:rsidR="00872197" w:rsidRDefault="00872197" w:rsidP="00872197">
      <w:r>
        <w:t>COLOR:</w:t>
      </w:r>
      <w:r>
        <w:tab/>
      </w:r>
      <w:r>
        <w:tab/>
        <w:t>Transparente</w:t>
      </w:r>
    </w:p>
    <w:p w:rsidR="00872197" w:rsidRDefault="00872197" w:rsidP="00872197">
      <w:r>
        <w:t>TRATADO:</w:t>
      </w:r>
      <w:r>
        <w:tab/>
      </w:r>
      <w:r>
        <w:tab/>
        <w:t>2  Caras.</w:t>
      </w:r>
    </w:p>
    <w:p w:rsidR="00872197" w:rsidRDefault="00872197" w:rsidP="00872197">
      <w:pPr>
        <w:rPr>
          <w:b/>
          <w:bCs/>
        </w:rPr>
      </w:pPr>
      <w:r>
        <w:t>CANTIDAD:</w:t>
      </w:r>
      <w:r>
        <w:tab/>
      </w:r>
      <w:r>
        <w:tab/>
      </w:r>
      <w:r>
        <w:rPr>
          <w:b/>
        </w:rPr>
        <w:t>75</w:t>
      </w:r>
      <w:r>
        <w:t xml:space="preserve">    Kg.</w:t>
      </w:r>
    </w:p>
    <w:p w:rsidR="00872197" w:rsidRDefault="00872197" w:rsidP="00872197">
      <w:r>
        <w:t>COLORES:</w:t>
      </w:r>
      <w:r>
        <w:tab/>
      </w:r>
      <w:r>
        <w:tab/>
        <w:t>4  (Azul -  Azul , Blanco , Rojo  )</w:t>
      </w:r>
    </w:p>
    <w:p w:rsidR="00872197" w:rsidRDefault="00872197" w:rsidP="00872197">
      <w:r>
        <w:t>CARAS:</w:t>
      </w:r>
      <w:r>
        <w:tab/>
      </w:r>
      <w:r>
        <w:tab/>
        <w:t xml:space="preserve">2  </w:t>
      </w:r>
    </w:p>
    <w:p w:rsidR="00872197" w:rsidRDefault="00F14DB2" w:rsidP="00872197">
      <w:r>
        <w:t>REPETICIÓN:</w:t>
      </w:r>
      <w:r>
        <w:tab/>
        <w:t>14</w:t>
      </w:r>
      <w:r w:rsidR="00872197">
        <w:t xml:space="preserve">   Cms. </w:t>
      </w:r>
    </w:p>
    <w:p w:rsidR="00872197" w:rsidRDefault="00F14DB2" w:rsidP="00872197">
      <w:r>
        <w:t>BOLSA:</w:t>
      </w:r>
      <w:r>
        <w:tab/>
      </w:r>
      <w:r>
        <w:tab/>
        <w:t>14</w:t>
      </w:r>
      <w:r w:rsidR="006D1051">
        <w:t xml:space="preserve">   X  31</w:t>
      </w:r>
      <w:r w:rsidR="00872197">
        <w:t xml:space="preserve">    Cms   </w:t>
      </w:r>
    </w:p>
    <w:p w:rsidR="00872197" w:rsidRDefault="00872197" w:rsidP="00872197">
      <w:r>
        <w:t xml:space="preserve">RODILLO :               </w:t>
      </w:r>
      <w:r w:rsidR="00F14DB2">
        <w:t>30</w:t>
      </w:r>
    </w:p>
    <w:p w:rsidR="00872197" w:rsidRDefault="00872197" w:rsidP="00872197">
      <w:r>
        <w:t>SELLADO:</w:t>
      </w:r>
      <w:r>
        <w:tab/>
      </w:r>
      <w:r>
        <w:tab/>
        <w:t xml:space="preserve">Lateral </w:t>
      </w:r>
    </w:p>
    <w:p w:rsidR="00872197" w:rsidRPr="00572029" w:rsidRDefault="00872197" w:rsidP="00872197">
      <w:pPr>
        <w:rPr>
          <w:b/>
        </w:rPr>
      </w:pPr>
      <w:r>
        <w:t>REFERENCIA:</w:t>
      </w:r>
      <w:r>
        <w:tab/>
      </w:r>
      <w:r>
        <w:rPr>
          <w:b/>
        </w:rPr>
        <w:t xml:space="preserve">ZAMAR </w:t>
      </w:r>
      <w:r w:rsidR="00F14DB2">
        <w:rPr>
          <w:b/>
        </w:rPr>
        <w:t xml:space="preserve"> LOMITOS APANADOS</w:t>
      </w:r>
      <w:r w:rsidR="00F14DB2">
        <w:rPr>
          <w:b/>
        </w:rPr>
        <w:tab/>
      </w:r>
      <w:r w:rsidR="00F14DB2">
        <w:rPr>
          <w:b/>
        </w:rPr>
        <w:tab/>
        <w:t>50  KG</w:t>
      </w:r>
    </w:p>
    <w:p w:rsidR="00872197" w:rsidRDefault="00F14DB2" w:rsidP="00872197">
      <w:pPr>
        <w:rPr>
          <w:b/>
        </w:rPr>
      </w:pPr>
      <w:r>
        <w:tab/>
      </w:r>
      <w:r>
        <w:tab/>
      </w:r>
      <w:r>
        <w:tab/>
      </w:r>
      <w:r w:rsidRPr="00F14DB2">
        <w:rPr>
          <w:b/>
        </w:rPr>
        <w:t>ZAMAR  POSTA DE BAGRE</w:t>
      </w:r>
      <w:r w:rsidRPr="00F14DB2">
        <w:rPr>
          <w:b/>
        </w:rPr>
        <w:tab/>
      </w:r>
      <w:r w:rsidRPr="00F14DB2">
        <w:rPr>
          <w:b/>
        </w:rPr>
        <w:tab/>
      </w:r>
      <w:r w:rsidRPr="00F14DB2">
        <w:rPr>
          <w:b/>
        </w:rPr>
        <w:tab/>
        <w:t xml:space="preserve">25 </w:t>
      </w:r>
      <w:r w:rsidR="00D120CC">
        <w:rPr>
          <w:b/>
        </w:rPr>
        <w:t xml:space="preserve"> </w:t>
      </w:r>
      <w:r w:rsidRPr="00F14DB2">
        <w:rPr>
          <w:b/>
        </w:rPr>
        <w:t>KG</w:t>
      </w:r>
    </w:p>
    <w:p w:rsidR="00F14DB2" w:rsidRDefault="00F14DB2" w:rsidP="00872197">
      <w:pPr>
        <w:rPr>
          <w:b/>
        </w:rPr>
      </w:pPr>
    </w:p>
    <w:p w:rsidR="00F14DB2" w:rsidRPr="00F14DB2" w:rsidRDefault="00F14DB2" w:rsidP="00872197">
      <w:pPr>
        <w:rPr>
          <w:b/>
        </w:rPr>
      </w:pPr>
    </w:p>
    <w:p w:rsidR="00872197" w:rsidRDefault="00872197" w:rsidP="00872197">
      <w:r>
        <w:rPr>
          <w:b/>
          <w:bCs/>
          <w:u w:val="single"/>
        </w:rPr>
        <w:t>NOTA:</w:t>
      </w:r>
      <w:r>
        <w:t xml:space="preserve">  - Los cyreles  se encuentran en su  planta</w:t>
      </w:r>
    </w:p>
    <w:p w:rsidR="00872197" w:rsidRDefault="00872197" w:rsidP="00872197">
      <w:pPr>
        <w:numPr>
          <w:ilvl w:val="0"/>
          <w:numId w:val="2"/>
        </w:numPr>
      </w:pPr>
      <w:r>
        <w:t>Tonos de impresión igual  según  pantones</w:t>
      </w:r>
    </w:p>
    <w:p w:rsidR="00872197" w:rsidRPr="003A3EEE" w:rsidRDefault="00872197" w:rsidP="00872197">
      <w:pPr>
        <w:pStyle w:val="Prrafodelista"/>
        <w:numPr>
          <w:ilvl w:val="0"/>
          <w:numId w:val="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SE  APRUEBA  IMPRESION</w:t>
      </w:r>
    </w:p>
    <w:p w:rsidR="00872197" w:rsidRDefault="00872197" w:rsidP="00872197"/>
    <w:p w:rsidR="00872197" w:rsidRDefault="00872197" w:rsidP="00872197">
      <w:pPr>
        <w:tabs>
          <w:tab w:val="left" w:pos="6840"/>
        </w:tabs>
      </w:pPr>
      <w:r>
        <w:tab/>
      </w:r>
    </w:p>
    <w:p w:rsidR="00872197" w:rsidRDefault="00872197" w:rsidP="00872197">
      <w:r>
        <w:t>Agradezco la atención y colaboración prestada.</w:t>
      </w:r>
    </w:p>
    <w:p w:rsidR="00872197" w:rsidRDefault="00872197" w:rsidP="00872197"/>
    <w:p w:rsidR="00872197" w:rsidRDefault="00872197" w:rsidP="00872197">
      <w:r>
        <w:t>Cordialmente,</w:t>
      </w:r>
    </w:p>
    <w:p w:rsidR="00872197" w:rsidRDefault="00872197" w:rsidP="00872197"/>
    <w:p w:rsidR="00872197" w:rsidRDefault="00872197" w:rsidP="00872197"/>
    <w:p w:rsidR="00872197" w:rsidRDefault="00872197" w:rsidP="00872197">
      <w:r>
        <w:t>RICARDO CASAS ZAPATA</w:t>
      </w:r>
    </w:p>
    <w:p w:rsidR="00872197" w:rsidRDefault="00872197" w:rsidP="00872197">
      <w:r>
        <w:t>Director</w:t>
      </w:r>
    </w:p>
    <w:p w:rsidR="00872197" w:rsidRDefault="00872197" w:rsidP="00872197"/>
    <w:p w:rsidR="00872197" w:rsidRDefault="00872197"/>
    <w:p w:rsidR="00780E89" w:rsidRDefault="00780E89"/>
    <w:p w:rsidR="00780E89" w:rsidRDefault="00780E89"/>
    <w:p w:rsidR="00780E89" w:rsidRDefault="00780E89" w:rsidP="00780E89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780E89" w:rsidRDefault="00780E89" w:rsidP="00780E89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780E89" w:rsidRDefault="00780E89" w:rsidP="00780E89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780E89" w:rsidRDefault="00780E89" w:rsidP="00780E89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780E89" w:rsidRDefault="00780E89" w:rsidP="00780E89"/>
    <w:p w:rsidR="00780E89" w:rsidRDefault="00780E89" w:rsidP="00780E89"/>
    <w:p w:rsidR="00780E89" w:rsidRDefault="00780E89" w:rsidP="00780E89">
      <w:pPr>
        <w:pStyle w:val="Ttulo1"/>
      </w:pPr>
      <w:r>
        <w:t>ORDEN DE TRABAJO      N°      05364</w:t>
      </w:r>
    </w:p>
    <w:p w:rsidR="00780E89" w:rsidRDefault="00780E89" w:rsidP="00780E89"/>
    <w:p w:rsidR="00780E89" w:rsidRDefault="00780E89" w:rsidP="00780E89"/>
    <w:p w:rsidR="00780E89" w:rsidRDefault="00780E89" w:rsidP="00780E89">
      <w:r>
        <w:t>FECHA:</w:t>
      </w:r>
      <w:r>
        <w:tab/>
        <w:t>Medellín, Octubre  14    de 2009</w:t>
      </w:r>
    </w:p>
    <w:p w:rsidR="00780E89" w:rsidRDefault="00780E89" w:rsidP="00780E89">
      <w:r>
        <w:t>PARA:</w:t>
      </w:r>
      <w:r>
        <w:tab/>
      </w:r>
      <w:r>
        <w:tab/>
        <w:t>PLÁSTICOS DARMA</w:t>
      </w:r>
    </w:p>
    <w:p w:rsidR="00780E89" w:rsidRDefault="00780E89" w:rsidP="00780E89">
      <w:r>
        <w:t>ATENCIÓN:</w:t>
      </w:r>
      <w:r>
        <w:tab/>
        <w:t>Sr. DARIO JARAMILLO</w:t>
      </w:r>
    </w:p>
    <w:p w:rsidR="00780E89" w:rsidRDefault="00780E89" w:rsidP="00780E89"/>
    <w:p w:rsidR="00780E89" w:rsidRDefault="00780E89" w:rsidP="00780E89"/>
    <w:p w:rsidR="00780E89" w:rsidRDefault="00780E89" w:rsidP="00780E89">
      <w:r>
        <w:t xml:space="preserve"> Apreciado Dn DARIO:</w:t>
      </w:r>
    </w:p>
    <w:p w:rsidR="00780E89" w:rsidRDefault="00780E89" w:rsidP="00780E89"/>
    <w:p w:rsidR="00780E89" w:rsidRDefault="00780E89" w:rsidP="00780E89">
      <w:r>
        <w:t>Con la presente estamos solicitando el siguiente material  :</w:t>
      </w:r>
    </w:p>
    <w:p w:rsidR="00780E89" w:rsidRDefault="00780E89" w:rsidP="00780E89"/>
    <w:p w:rsidR="00780E89" w:rsidRDefault="00780E89" w:rsidP="00780E89">
      <w:r>
        <w:rPr>
          <w:b/>
          <w:bCs/>
          <w:u w:val="single"/>
        </w:rPr>
        <w:t>EXTRUSION</w:t>
      </w:r>
      <w:r>
        <w:t>:</w:t>
      </w:r>
    </w:p>
    <w:p w:rsidR="00780E89" w:rsidRDefault="00780E89" w:rsidP="00780E89"/>
    <w:p w:rsidR="00780E89" w:rsidRDefault="00780E89" w:rsidP="00780E89"/>
    <w:tbl>
      <w:tblPr>
        <w:tblW w:w="9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004"/>
        <w:gridCol w:w="1702"/>
        <w:gridCol w:w="1751"/>
        <w:gridCol w:w="1807"/>
        <w:gridCol w:w="1986"/>
      </w:tblGrid>
      <w:tr w:rsidR="00780E89" w:rsidTr="00893BB3">
        <w:tc>
          <w:tcPr>
            <w:tcW w:w="2004" w:type="dxa"/>
          </w:tcPr>
          <w:p w:rsidR="00780E89" w:rsidRDefault="00780E89" w:rsidP="00893BB3">
            <w:r>
              <w:t>MEDIDA EN  CENTIMETROS</w:t>
            </w:r>
          </w:p>
        </w:tc>
        <w:tc>
          <w:tcPr>
            <w:tcW w:w="1702" w:type="dxa"/>
          </w:tcPr>
          <w:p w:rsidR="00780E89" w:rsidRDefault="00780E89" w:rsidP="00893BB3">
            <w:r>
              <w:t>CALIBRE</w:t>
            </w:r>
          </w:p>
        </w:tc>
        <w:tc>
          <w:tcPr>
            <w:tcW w:w="1751" w:type="dxa"/>
          </w:tcPr>
          <w:p w:rsidR="00780E89" w:rsidRDefault="00780E89" w:rsidP="00893BB3">
            <w:r>
              <w:t>FORMA</w:t>
            </w:r>
          </w:p>
        </w:tc>
        <w:tc>
          <w:tcPr>
            <w:tcW w:w="1807" w:type="dxa"/>
          </w:tcPr>
          <w:p w:rsidR="00780E89" w:rsidRDefault="00780E89" w:rsidP="00893BB3">
            <w:r>
              <w:t xml:space="preserve">CANTIDAD EN </w:t>
            </w:r>
            <w:r w:rsidR="00F75CEE">
              <w:t>KILOS</w:t>
            </w:r>
          </w:p>
        </w:tc>
        <w:tc>
          <w:tcPr>
            <w:tcW w:w="1986" w:type="dxa"/>
          </w:tcPr>
          <w:p w:rsidR="00780E89" w:rsidRDefault="00780E89" w:rsidP="00893BB3">
            <w:r>
              <w:t>MATERIAL</w:t>
            </w:r>
          </w:p>
        </w:tc>
      </w:tr>
      <w:tr w:rsidR="00780E89" w:rsidTr="00893BB3">
        <w:tc>
          <w:tcPr>
            <w:tcW w:w="2004" w:type="dxa"/>
          </w:tcPr>
          <w:p w:rsidR="00780E89" w:rsidRPr="009A1B6D" w:rsidRDefault="00780E89" w:rsidP="00893BB3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  <w:r w:rsidR="00B47DB0">
              <w:rPr>
                <w:b/>
              </w:rPr>
              <w:t>0.4</w:t>
            </w:r>
          </w:p>
        </w:tc>
        <w:tc>
          <w:tcPr>
            <w:tcW w:w="1702" w:type="dxa"/>
          </w:tcPr>
          <w:p w:rsidR="00780E89" w:rsidRPr="00DC160C" w:rsidRDefault="00B47DB0" w:rsidP="00893BB3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  <w:r w:rsidR="00780E89">
              <w:rPr>
                <w:b/>
              </w:rPr>
              <w:t xml:space="preserve">.0 </w:t>
            </w:r>
            <w:r w:rsidR="00780E89" w:rsidRPr="00DC160C">
              <w:rPr>
                <w:b/>
              </w:rPr>
              <w:t xml:space="preserve">  ”</w:t>
            </w:r>
          </w:p>
        </w:tc>
        <w:tc>
          <w:tcPr>
            <w:tcW w:w="1751" w:type="dxa"/>
          </w:tcPr>
          <w:p w:rsidR="00780E89" w:rsidRPr="00DC160C" w:rsidRDefault="00780E89" w:rsidP="00893BB3">
            <w:pPr>
              <w:jc w:val="center"/>
              <w:rPr>
                <w:b/>
              </w:rPr>
            </w:pPr>
            <w:r w:rsidRPr="00DC160C">
              <w:rPr>
                <w:b/>
              </w:rPr>
              <w:t xml:space="preserve">TUBULAR </w:t>
            </w:r>
          </w:p>
        </w:tc>
        <w:tc>
          <w:tcPr>
            <w:tcW w:w="1807" w:type="dxa"/>
          </w:tcPr>
          <w:p w:rsidR="00780E89" w:rsidRPr="00DC160C" w:rsidRDefault="00780E89" w:rsidP="00893BB3">
            <w:pPr>
              <w:jc w:val="center"/>
              <w:rPr>
                <w:b/>
              </w:rPr>
            </w:pPr>
            <w:r>
              <w:rPr>
                <w:b/>
              </w:rPr>
              <w:t>25</w:t>
            </w:r>
          </w:p>
        </w:tc>
        <w:tc>
          <w:tcPr>
            <w:tcW w:w="1986" w:type="dxa"/>
          </w:tcPr>
          <w:p w:rsidR="00780E89" w:rsidRPr="00DC160C" w:rsidRDefault="00780E89" w:rsidP="00893BB3">
            <w:pPr>
              <w:jc w:val="center"/>
              <w:rPr>
                <w:b/>
              </w:rPr>
            </w:pPr>
            <w:r w:rsidRPr="00DC160C">
              <w:rPr>
                <w:b/>
              </w:rPr>
              <w:t>BAJA   TPTE</w:t>
            </w:r>
          </w:p>
        </w:tc>
      </w:tr>
    </w:tbl>
    <w:p w:rsidR="00780E89" w:rsidRDefault="00780E89" w:rsidP="00780E89">
      <w:pPr>
        <w:pStyle w:val="Ttulo2"/>
      </w:pPr>
    </w:p>
    <w:p w:rsidR="00780E89" w:rsidRDefault="00780E89" w:rsidP="00780E89"/>
    <w:p w:rsidR="00780E89" w:rsidRDefault="00780E89" w:rsidP="00780E89">
      <w:pPr>
        <w:rPr>
          <w:b/>
          <w:bCs/>
          <w:u w:val="single"/>
        </w:rPr>
      </w:pPr>
    </w:p>
    <w:p w:rsidR="00780E89" w:rsidRDefault="00780E89" w:rsidP="00780E89">
      <w:r w:rsidRPr="0026453F">
        <w:rPr>
          <w:b/>
          <w:u w:val="single"/>
        </w:rPr>
        <w:t xml:space="preserve">MEZCLA </w:t>
      </w:r>
      <w:r>
        <w:t xml:space="preserve">  :     25     BAJA</w:t>
      </w:r>
    </w:p>
    <w:p w:rsidR="00780E89" w:rsidRDefault="00780E89" w:rsidP="00780E89">
      <w:r>
        <w:t xml:space="preserve">                          6        LINEAL</w:t>
      </w:r>
    </w:p>
    <w:p w:rsidR="00780E89" w:rsidRDefault="00780E89" w:rsidP="00780E89"/>
    <w:p w:rsidR="00780E89" w:rsidRDefault="00780E89" w:rsidP="00780E89">
      <w:pPr>
        <w:rPr>
          <w:b/>
          <w:bCs/>
          <w:u w:val="single"/>
        </w:rPr>
      </w:pPr>
      <w:r>
        <w:t xml:space="preserve"> </w:t>
      </w:r>
      <w:r>
        <w:tab/>
      </w:r>
      <w:r>
        <w:tab/>
      </w:r>
    </w:p>
    <w:p w:rsidR="00780E89" w:rsidRDefault="00780E89" w:rsidP="00780E89"/>
    <w:p w:rsidR="00780E89" w:rsidRDefault="00780E89" w:rsidP="00780E89"/>
    <w:p w:rsidR="00780E89" w:rsidRDefault="00780E89" w:rsidP="00780E89">
      <w:r>
        <w:t xml:space="preserve">Agradezco </w:t>
      </w:r>
      <w:smartTag w:uri="urn:schemas-microsoft-com:office:smarttags" w:element="PersonName">
        <w:smartTagPr>
          <w:attr w:name="ProductID" w:val="la Amable"/>
        </w:smartTagPr>
        <w:r>
          <w:t>la Amable</w:t>
        </w:r>
      </w:smartTag>
      <w:r>
        <w:t xml:space="preserve"> colaboración.</w:t>
      </w:r>
    </w:p>
    <w:p w:rsidR="00780E89" w:rsidRDefault="00780E89" w:rsidP="00780E89"/>
    <w:p w:rsidR="00780E89" w:rsidRDefault="00780E89" w:rsidP="00780E89"/>
    <w:p w:rsidR="00780E89" w:rsidRDefault="00780E89" w:rsidP="00780E89"/>
    <w:p w:rsidR="00780E89" w:rsidRDefault="00780E89" w:rsidP="00780E89"/>
    <w:p w:rsidR="00780E89" w:rsidRDefault="00780E89" w:rsidP="00780E89">
      <w:r>
        <w:t>Cordialmente</w:t>
      </w:r>
    </w:p>
    <w:p w:rsidR="00780E89" w:rsidRDefault="00780E89" w:rsidP="00780E89"/>
    <w:p w:rsidR="00780E89" w:rsidRDefault="00780E89" w:rsidP="00780E89"/>
    <w:p w:rsidR="00780E89" w:rsidRDefault="00780E89" w:rsidP="00780E89"/>
    <w:p w:rsidR="00780E89" w:rsidRDefault="00780E89" w:rsidP="00780E89">
      <w:r>
        <w:t>RICARDO CASAS ZAPATA</w:t>
      </w:r>
    </w:p>
    <w:p w:rsidR="00780E89" w:rsidRDefault="00780E89" w:rsidP="00780E89">
      <w:r>
        <w:t>Director</w:t>
      </w:r>
    </w:p>
    <w:p w:rsidR="00780E89" w:rsidRPr="00A4134C" w:rsidRDefault="00780E89" w:rsidP="00780E89"/>
    <w:p w:rsidR="00780E89" w:rsidRDefault="00780E89"/>
    <w:p w:rsidR="00D2107A" w:rsidRDefault="00D2107A"/>
    <w:p w:rsidR="00D2107A" w:rsidRDefault="00D2107A"/>
    <w:p w:rsidR="00D2107A" w:rsidRDefault="00D2107A"/>
    <w:p w:rsidR="00D2107A" w:rsidRDefault="00D2107A" w:rsidP="00D2107A">
      <w:pPr>
        <w:rPr>
          <w:b/>
        </w:rPr>
      </w:pPr>
    </w:p>
    <w:p w:rsidR="00D2107A" w:rsidRDefault="00D2107A" w:rsidP="00D2107A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D2107A" w:rsidRDefault="00D2107A" w:rsidP="00D2107A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D2107A" w:rsidRDefault="00D2107A" w:rsidP="00D2107A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D2107A" w:rsidRDefault="00D2107A" w:rsidP="00D2107A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D2107A" w:rsidRDefault="00D2107A" w:rsidP="00D2107A">
      <w:pPr>
        <w:pStyle w:val="Ttulo1"/>
      </w:pPr>
    </w:p>
    <w:p w:rsidR="00D2107A" w:rsidRDefault="00D2107A" w:rsidP="00D2107A">
      <w:pPr>
        <w:pStyle w:val="Ttulo1"/>
      </w:pPr>
      <w:r>
        <w:t>ORDEN DE TRABAJO     N°   05443-1</w:t>
      </w:r>
    </w:p>
    <w:p w:rsidR="00D2107A" w:rsidRDefault="00D2107A" w:rsidP="00D2107A"/>
    <w:p w:rsidR="00D2107A" w:rsidRDefault="00D2107A" w:rsidP="00D2107A">
      <w:r>
        <w:t>FECHA:</w:t>
      </w:r>
      <w:r>
        <w:tab/>
        <w:t>Medellín, Octubre    15   de 2009</w:t>
      </w:r>
    </w:p>
    <w:p w:rsidR="00D2107A" w:rsidRDefault="00D2107A" w:rsidP="00D2107A">
      <w:r>
        <w:t>PARA:</w:t>
      </w:r>
      <w:r>
        <w:tab/>
      </w:r>
      <w:r>
        <w:tab/>
        <w:t>PLÁSTICOS DARMA</w:t>
      </w:r>
    </w:p>
    <w:p w:rsidR="00D2107A" w:rsidRDefault="00D2107A" w:rsidP="00D2107A">
      <w:r>
        <w:t>ATENCIÓN:</w:t>
      </w:r>
      <w:r>
        <w:tab/>
        <w:t>Sr. Darío Jaramillo</w:t>
      </w:r>
    </w:p>
    <w:p w:rsidR="00D2107A" w:rsidRDefault="00D2107A" w:rsidP="00D2107A">
      <w:r>
        <w:tab/>
      </w:r>
      <w:r>
        <w:tab/>
        <w:t>Gerente.</w:t>
      </w:r>
    </w:p>
    <w:p w:rsidR="00D2107A" w:rsidRDefault="00D2107A" w:rsidP="00D2107A"/>
    <w:p w:rsidR="00D2107A" w:rsidRDefault="00D2107A" w:rsidP="00D2107A">
      <w:r>
        <w:t>Apreciado Don Darío :</w:t>
      </w:r>
    </w:p>
    <w:p w:rsidR="00D2107A" w:rsidRDefault="00D2107A" w:rsidP="00D2107A">
      <w:r>
        <w:t xml:space="preserve"> </w:t>
      </w:r>
    </w:p>
    <w:p w:rsidR="00D2107A" w:rsidRDefault="00D2107A" w:rsidP="00D2107A">
      <w:r>
        <w:t>Con la presente estamos solicitando el siguiente servicio de EXTRUSION E IMPRESION:</w:t>
      </w:r>
    </w:p>
    <w:p w:rsidR="00D2107A" w:rsidRDefault="00D2107A" w:rsidP="00D2107A"/>
    <w:p w:rsidR="00D2107A" w:rsidRDefault="00D2107A" w:rsidP="00D2107A">
      <w:pPr>
        <w:rPr>
          <w:b/>
          <w:bCs/>
          <w:u w:val="single"/>
        </w:rPr>
      </w:pPr>
      <w:r>
        <w:rPr>
          <w:b/>
          <w:bCs/>
          <w:u w:val="single"/>
        </w:rPr>
        <w:t>EXTRUSIÓN:</w:t>
      </w:r>
    </w:p>
    <w:p w:rsidR="00D2107A" w:rsidRDefault="00D2107A" w:rsidP="00D2107A">
      <w:r>
        <w:t>MATERIAL:</w:t>
      </w:r>
      <w:r>
        <w:tab/>
      </w:r>
      <w:r>
        <w:tab/>
        <w:t xml:space="preserve">Polietileno BAJA  </w:t>
      </w:r>
      <w:r>
        <w:rPr>
          <w:u w:val="single"/>
        </w:rPr>
        <w:t xml:space="preserve">Tubular </w:t>
      </w:r>
    </w:p>
    <w:p w:rsidR="00D2107A" w:rsidRDefault="00D2107A" w:rsidP="00D2107A">
      <w:r>
        <w:t>MEDIDA:</w:t>
      </w:r>
      <w:r>
        <w:tab/>
      </w:r>
      <w:r>
        <w:tab/>
      </w:r>
      <w:r>
        <w:rPr>
          <w:b/>
        </w:rPr>
        <w:t>13</w:t>
      </w:r>
      <w:r>
        <w:t xml:space="preserve">    Cms.</w:t>
      </w:r>
    </w:p>
    <w:p w:rsidR="00D2107A" w:rsidRDefault="00D2107A" w:rsidP="00D2107A">
      <w:r>
        <w:t>CALIBRE:</w:t>
      </w:r>
      <w:r>
        <w:tab/>
      </w:r>
      <w:r>
        <w:tab/>
      </w:r>
      <w:r>
        <w:rPr>
          <w:b/>
        </w:rPr>
        <w:t xml:space="preserve">1.70 </w:t>
      </w:r>
      <w:r>
        <w:t xml:space="preserve">  ”</w:t>
      </w:r>
    </w:p>
    <w:p w:rsidR="00D2107A" w:rsidRDefault="00D2107A" w:rsidP="00D2107A">
      <w:r>
        <w:t>COLOR:</w:t>
      </w:r>
      <w:r>
        <w:tab/>
      </w:r>
      <w:r>
        <w:tab/>
        <w:t>Transparente</w:t>
      </w:r>
    </w:p>
    <w:p w:rsidR="00D2107A" w:rsidRDefault="00D2107A" w:rsidP="00D2107A">
      <w:r>
        <w:t>TRATADO:</w:t>
      </w:r>
      <w:r>
        <w:tab/>
      </w:r>
      <w:r>
        <w:tab/>
        <w:t>2  Caras.</w:t>
      </w:r>
    </w:p>
    <w:p w:rsidR="00D2107A" w:rsidRDefault="00D2107A" w:rsidP="00D2107A">
      <w:r>
        <w:t>MEZCLA:</w:t>
      </w:r>
      <w:r>
        <w:tab/>
      </w:r>
      <w:r>
        <w:tab/>
        <w:t>Baja  25  kg – Lineal  8   kg</w:t>
      </w:r>
    </w:p>
    <w:p w:rsidR="00D2107A" w:rsidRDefault="00D2107A" w:rsidP="00D2107A">
      <w:r>
        <w:t>CANTIDAD:</w:t>
      </w:r>
      <w:r>
        <w:tab/>
      </w:r>
      <w:r>
        <w:tab/>
      </w:r>
      <w:r>
        <w:rPr>
          <w:b/>
        </w:rPr>
        <w:t>85</w:t>
      </w:r>
      <w:r w:rsidRPr="00521768">
        <w:rPr>
          <w:b/>
        </w:rPr>
        <w:t xml:space="preserve">  </w:t>
      </w:r>
      <w:r>
        <w:t xml:space="preserve"> Kg.</w:t>
      </w:r>
    </w:p>
    <w:p w:rsidR="00D2107A" w:rsidRDefault="00D2107A" w:rsidP="00D2107A">
      <w:pPr>
        <w:rPr>
          <w:b/>
          <w:bCs/>
          <w:u w:val="single"/>
        </w:rPr>
      </w:pPr>
    </w:p>
    <w:p w:rsidR="00D2107A" w:rsidRDefault="00D2107A" w:rsidP="00D2107A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D2107A" w:rsidRDefault="00D2107A" w:rsidP="00D2107A">
      <w:r>
        <w:t>COLORES:</w:t>
      </w:r>
      <w:r>
        <w:tab/>
      </w:r>
      <w:r>
        <w:tab/>
        <w:t>3  (   Blanco   – Verde -  Verde  )</w:t>
      </w:r>
    </w:p>
    <w:p w:rsidR="00D2107A" w:rsidRDefault="00D2107A" w:rsidP="00D2107A">
      <w:r>
        <w:t>CARAS:</w:t>
      </w:r>
      <w:r>
        <w:tab/>
      </w:r>
      <w:r>
        <w:tab/>
        <w:t>2  ( 3  x 2  - 2 x 2 )</w:t>
      </w:r>
    </w:p>
    <w:p w:rsidR="00D2107A" w:rsidRDefault="00D2107A" w:rsidP="00D2107A">
      <w:r>
        <w:t>REPETICIÓN:</w:t>
      </w:r>
      <w:r>
        <w:tab/>
        <w:t xml:space="preserve">20    Cms. </w:t>
      </w:r>
    </w:p>
    <w:p w:rsidR="00D2107A" w:rsidRDefault="00D2107A" w:rsidP="00D2107A">
      <w:r>
        <w:t>TUBULAR:</w:t>
      </w:r>
      <w:r>
        <w:tab/>
      </w:r>
      <w:r>
        <w:tab/>
        <w:t>Microperforado</w:t>
      </w:r>
    </w:p>
    <w:p w:rsidR="00D2107A" w:rsidRDefault="00D2107A" w:rsidP="00D2107A">
      <w:r>
        <w:t>RODILLO :                40</w:t>
      </w:r>
    </w:p>
    <w:p w:rsidR="00D2107A" w:rsidRDefault="00D2107A" w:rsidP="00D2107A">
      <w:pPr>
        <w:rPr>
          <w:b/>
        </w:rPr>
      </w:pPr>
      <w:r>
        <w:t>REFERENCIA:</w:t>
      </w:r>
      <w:r>
        <w:tab/>
      </w:r>
      <w:r>
        <w:rPr>
          <w:b/>
        </w:rPr>
        <w:t>GRANOS    RIVER   460   gms</w:t>
      </w:r>
    </w:p>
    <w:p w:rsidR="00D2107A" w:rsidRDefault="00D2107A" w:rsidP="00D2107A">
      <w:pPr>
        <w:rPr>
          <w:b/>
        </w:rPr>
      </w:pPr>
      <w:r>
        <w:rPr>
          <w:b/>
        </w:rPr>
        <w:tab/>
      </w:r>
      <w:r>
        <w:rPr>
          <w:b/>
        </w:rPr>
        <w:tab/>
      </w:r>
    </w:p>
    <w:p w:rsidR="00D2107A" w:rsidRDefault="00D2107A" w:rsidP="00D2107A"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D2107A" w:rsidRDefault="00D2107A" w:rsidP="00D2107A">
      <w:r>
        <w:rPr>
          <w:b/>
          <w:bCs/>
          <w:u w:val="single"/>
        </w:rPr>
        <w:t>NOTA:</w:t>
      </w:r>
      <w:r>
        <w:t xml:space="preserve">  - Los cyreles  los envía  Grafiflex.</w:t>
      </w:r>
    </w:p>
    <w:p w:rsidR="00D2107A" w:rsidRDefault="00D2107A" w:rsidP="00D2107A">
      <w:pPr>
        <w:numPr>
          <w:ilvl w:val="0"/>
          <w:numId w:val="2"/>
        </w:numPr>
      </w:pPr>
      <w:r>
        <w:t>Altura y tonos según   Muestra  Fisica</w:t>
      </w:r>
    </w:p>
    <w:p w:rsidR="00D2107A" w:rsidRDefault="00D2107A" w:rsidP="00D2107A">
      <w:pPr>
        <w:numPr>
          <w:ilvl w:val="0"/>
          <w:numId w:val="2"/>
        </w:numPr>
      </w:pPr>
      <w:r>
        <w:t xml:space="preserve">SE  APRUEBA  </w:t>
      </w:r>
      <w:r w:rsidR="00D23A8F">
        <w:t>IMPRESIÓN</w:t>
      </w:r>
    </w:p>
    <w:p w:rsidR="00D23A8F" w:rsidRDefault="00D23A8F" w:rsidP="00D2107A">
      <w:pPr>
        <w:numPr>
          <w:ilvl w:val="0"/>
          <w:numId w:val="2"/>
        </w:numPr>
      </w:pPr>
      <w:r>
        <w:t>RODILLO   40</w:t>
      </w:r>
    </w:p>
    <w:p w:rsidR="00D2107A" w:rsidRPr="00547F4C" w:rsidRDefault="00D2107A" w:rsidP="00D2107A">
      <w:pPr>
        <w:rPr>
          <w:sz w:val="40"/>
          <w:szCs w:val="40"/>
        </w:rPr>
      </w:pPr>
    </w:p>
    <w:p w:rsidR="00D2107A" w:rsidRDefault="00D2107A" w:rsidP="00D2107A"/>
    <w:p w:rsidR="00D2107A" w:rsidRDefault="00D2107A" w:rsidP="00D2107A">
      <w:r>
        <w:t>Agradezco la atención y colaboración prestada.</w:t>
      </w:r>
    </w:p>
    <w:p w:rsidR="00D2107A" w:rsidRDefault="00D2107A" w:rsidP="00D2107A"/>
    <w:p w:rsidR="00D2107A" w:rsidRDefault="00D2107A" w:rsidP="00D2107A"/>
    <w:p w:rsidR="00D2107A" w:rsidRDefault="00D2107A" w:rsidP="00D2107A">
      <w:r>
        <w:t>Cordialmente,</w:t>
      </w:r>
    </w:p>
    <w:p w:rsidR="00D2107A" w:rsidRDefault="00D2107A" w:rsidP="00D2107A"/>
    <w:p w:rsidR="00D2107A" w:rsidRDefault="00D2107A" w:rsidP="00D2107A"/>
    <w:p w:rsidR="00D2107A" w:rsidRDefault="00D2107A" w:rsidP="00D2107A">
      <w:r>
        <w:t>RICARDO CASAS ZAPATA</w:t>
      </w:r>
    </w:p>
    <w:p w:rsidR="00D2107A" w:rsidRDefault="00D2107A" w:rsidP="00D2107A">
      <w:r>
        <w:t>Director.</w:t>
      </w:r>
    </w:p>
    <w:p w:rsidR="005A46B6" w:rsidRDefault="005A46B6" w:rsidP="005A46B6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5A46B6" w:rsidRDefault="005A46B6" w:rsidP="005A46B6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5A46B6" w:rsidRDefault="005A46B6" w:rsidP="005A46B6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5A46B6" w:rsidRDefault="005A46B6" w:rsidP="005A46B6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5A46B6" w:rsidRDefault="005A46B6" w:rsidP="005A46B6">
      <w:pPr>
        <w:pStyle w:val="Ttulo1"/>
      </w:pPr>
    </w:p>
    <w:p w:rsidR="005A46B6" w:rsidRDefault="005A46B6" w:rsidP="005A46B6">
      <w:pPr>
        <w:pStyle w:val="Ttulo1"/>
      </w:pPr>
      <w:r>
        <w:t>ORDEN DE TRABAJO     N°      05509</w:t>
      </w:r>
    </w:p>
    <w:p w:rsidR="005A46B6" w:rsidRDefault="005A46B6" w:rsidP="005A46B6"/>
    <w:p w:rsidR="005A46B6" w:rsidRDefault="005A46B6" w:rsidP="005A46B6">
      <w:r>
        <w:t>FECHA:</w:t>
      </w:r>
      <w:r>
        <w:tab/>
        <w:t>Medellín,  Otubre    19    de 2009</w:t>
      </w:r>
    </w:p>
    <w:p w:rsidR="005A46B6" w:rsidRDefault="005A46B6" w:rsidP="005A46B6">
      <w:r>
        <w:t>PARA:</w:t>
      </w:r>
      <w:r>
        <w:tab/>
      </w:r>
      <w:r>
        <w:tab/>
        <w:t>PLÁSTICOS DARMA</w:t>
      </w:r>
    </w:p>
    <w:p w:rsidR="005A46B6" w:rsidRDefault="005A46B6" w:rsidP="005A46B6">
      <w:r>
        <w:t>ATENCIÓN:</w:t>
      </w:r>
      <w:r>
        <w:tab/>
        <w:t>Sr. Darío Jaramillo</w:t>
      </w:r>
    </w:p>
    <w:p w:rsidR="005A46B6" w:rsidRDefault="005A46B6" w:rsidP="005A46B6">
      <w:r>
        <w:tab/>
      </w:r>
      <w:r>
        <w:tab/>
        <w:t>Gerente.</w:t>
      </w:r>
    </w:p>
    <w:p w:rsidR="005A46B6" w:rsidRDefault="005A46B6" w:rsidP="005A46B6"/>
    <w:p w:rsidR="005A46B6" w:rsidRDefault="005A46B6" w:rsidP="005A46B6">
      <w:r>
        <w:t>Apreciado Don Darío:</w:t>
      </w:r>
    </w:p>
    <w:p w:rsidR="005A46B6" w:rsidRDefault="005A46B6" w:rsidP="005A46B6"/>
    <w:p w:rsidR="005A46B6" w:rsidRDefault="005A46B6" w:rsidP="005A46B6">
      <w:r>
        <w:t>Con la presente estamos solicitando el siguiente Material   :</w:t>
      </w:r>
    </w:p>
    <w:p w:rsidR="005A46B6" w:rsidRDefault="005A46B6" w:rsidP="005A46B6"/>
    <w:p w:rsidR="005A46B6" w:rsidRDefault="005A46B6" w:rsidP="005A46B6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5A46B6" w:rsidRDefault="005A46B6" w:rsidP="005A46B6">
      <w:pPr>
        <w:rPr>
          <w:b/>
          <w:bCs/>
          <w:u w:val="single"/>
        </w:rPr>
      </w:pPr>
    </w:p>
    <w:p w:rsidR="005A46B6" w:rsidRDefault="005A46B6" w:rsidP="005A46B6">
      <w:r>
        <w:t>MATERIAL:</w:t>
      </w:r>
      <w:r>
        <w:tab/>
      </w:r>
      <w:r>
        <w:tab/>
        <w:t>Polietileno Alta Densidad Pigmentado BLANCO Tubular.</w:t>
      </w:r>
    </w:p>
    <w:p w:rsidR="005A46B6" w:rsidRDefault="005A46B6" w:rsidP="005A46B6">
      <w:r>
        <w:t>MEDIDA:</w:t>
      </w:r>
      <w:r>
        <w:tab/>
      </w:r>
      <w:r>
        <w:tab/>
      </w:r>
      <w:r w:rsidR="007B69F6">
        <w:rPr>
          <w:b/>
        </w:rPr>
        <w:t>4</w:t>
      </w:r>
      <w:r w:rsidRPr="00657B35">
        <w:rPr>
          <w:b/>
        </w:rPr>
        <w:t>0  Cms</w:t>
      </w:r>
      <w:r>
        <w:t>.</w:t>
      </w:r>
    </w:p>
    <w:p w:rsidR="005A46B6" w:rsidRPr="005660D5" w:rsidRDefault="005A46B6" w:rsidP="005A46B6">
      <w:pPr>
        <w:rPr>
          <w:b/>
          <w:bCs/>
        </w:rPr>
      </w:pPr>
      <w:r>
        <w:t>CALIBRE:</w:t>
      </w:r>
      <w:r>
        <w:tab/>
      </w:r>
      <w:r>
        <w:tab/>
      </w:r>
      <w:r w:rsidR="007B69F6">
        <w:rPr>
          <w:b/>
        </w:rPr>
        <w:t>3.0</w:t>
      </w:r>
      <w:r w:rsidRPr="005660D5">
        <w:rPr>
          <w:b/>
        </w:rPr>
        <w:t xml:space="preserve"> </w:t>
      </w:r>
      <w:r w:rsidRPr="005660D5">
        <w:rPr>
          <w:b/>
          <w:bCs/>
        </w:rPr>
        <w:t xml:space="preserve">  ”</w:t>
      </w:r>
    </w:p>
    <w:p w:rsidR="005A46B6" w:rsidRDefault="005A46B6" w:rsidP="005A46B6">
      <w:r>
        <w:t>CO</w:t>
      </w:r>
      <w:r w:rsidR="00887124">
        <w:t>LOR:</w:t>
      </w:r>
      <w:r w:rsidR="00887124">
        <w:tab/>
      </w:r>
      <w:r w:rsidR="00887124">
        <w:tab/>
        <w:t xml:space="preserve">BLANCO  </w:t>
      </w:r>
    </w:p>
    <w:p w:rsidR="005A46B6" w:rsidRDefault="005A46B6" w:rsidP="005A46B6">
      <w:r>
        <w:t>TRATADO:</w:t>
      </w:r>
      <w:r>
        <w:tab/>
      </w:r>
      <w:r>
        <w:tab/>
        <w:t>2 Caras.</w:t>
      </w:r>
    </w:p>
    <w:p w:rsidR="005A46B6" w:rsidRDefault="005A46B6" w:rsidP="005A46B6">
      <w:r>
        <w:t>CANTIDAD:</w:t>
      </w:r>
      <w:r>
        <w:tab/>
      </w:r>
      <w:r>
        <w:tab/>
      </w:r>
      <w:r w:rsidR="007B69F6">
        <w:rPr>
          <w:b/>
        </w:rPr>
        <w:t>105</w:t>
      </w:r>
      <w:r>
        <w:rPr>
          <w:b/>
        </w:rPr>
        <w:t xml:space="preserve"> </w:t>
      </w:r>
      <w:r>
        <w:t xml:space="preserve">   Kg.</w:t>
      </w:r>
    </w:p>
    <w:p w:rsidR="005A46B6" w:rsidRDefault="005A46B6" w:rsidP="005A46B6">
      <w:r>
        <w:t>REFERENCIA:</w:t>
      </w:r>
      <w:r>
        <w:tab/>
      </w:r>
      <w:r w:rsidR="007B69F6">
        <w:rPr>
          <w:b/>
        </w:rPr>
        <w:t>TALBOT  ALMACEN</w:t>
      </w:r>
    </w:p>
    <w:p w:rsidR="005A46B6" w:rsidRDefault="007B69F6" w:rsidP="005A46B6">
      <w:r>
        <w:t>COLORES:</w:t>
      </w:r>
      <w:r>
        <w:tab/>
      </w:r>
      <w:r>
        <w:tab/>
        <w:t xml:space="preserve">1 </w:t>
      </w:r>
    </w:p>
    <w:p w:rsidR="005A46B6" w:rsidRDefault="005A46B6" w:rsidP="005A46B6">
      <w:r>
        <w:t>CARAS:</w:t>
      </w:r>
      <w:r>
        <w:tab/>
      </w:r>
      <w:r>
        <w:tab/>
        <w:t>2</w:t>
      </w:r>
    </w:p>
    <w:p w:rsidR="005A46B6" w:rsidRDefault="007B69F6" w:rsidP="005A46B6">
      <w:r>
        <w:t>REPETICIÓN:</w:t>
      </w:r>
      <w:r>
        <w:tab/>
        <w:t>35</w:t>
      </w:r>
    </w:p>
    <w:p w:rsidR="005A46B6" w:rsidRDefault="007B69F6" w:rsidP="005A46B6">
      <w:r>
        <w:t>RODILLO:</w:t>
      </w:r>
      <w:r>
        <w:tab/>
      </w:r>
      <w:r>
        <w:tab/>
        <w:t>35</w:t>
      </w:r>
    </w:p>
    <w:p w:rsidR="005A46B6" w:rsidRPr="003B158B" w:rsidRDefault="005A46B6" w:rsidP="005A46B6">
      <w:pPr>
        <w:rPr>
          <w:b/>
        </w:rPr>
      </w:pPr>
      <w:r>
        <w:t>BOLSA:</w:t>
      </w:r>
      <w:r>
        <w:tab/>
      </w:r>
      <w:r>
        <w:tab/>
      </w:r>
      <w:r w:rsidR="007B69F6">
        <w:rPr>
          <w:b/>
        </w:rPr>
        <w:t>35 X 40</w:t>
      </w:r>
      <w:r w:rsidRPr="003B158B">
        <w:rPr>
          <w:b/>
        </w:rPr>
        <w:t xml:space="preserve">  cms</w:t>
      </w:r>
      <w:r w:rsidR="007B69F6">
        <w:rPr>
          <w:b/>
        </w:rPr>
        <w:t xml:space="preserve">   con  Troquel Riñon</w:t>
      </w:r>
    </w:p>
    <w:p w:rsidR="005A46B6" w:rsidRDefault="007B69F6" w:rsidP="005A46B6">
      <w:r>
        <w:t>SELLADO:</w:t>
      </w:r>
      <w:r>
        <w:tab/>
      </w:r>
      <w:r>
        <w:tab/>
        <w:t>Para selle  Lateral</w:t>
      </w:r>
    </w:p>
    <w:p w:rsidR="005A46B6" w:rsidRDefault="005A46B6" w:rsidP="005A46B6"/>
    <w:p w:rsidR="005A46B6" w:rsidRDefault="005A46B6" w:rsidP="005A46B6">
      <w:r>
        <w:rPr>
          <w:b/>
          <w:bCs/>
          <w:u w:val="single"/>
        </w:rPr>
        <w:t>NOTA:</w:t>
      </w:r>
      <w:r>
        <w:t xml:space="preserve">  * Los cyre</w:t>
      </w:r>
      <w:r w:rsidR="007B69F6">
        <w:t>les  los  envía  Grafiflex.</w:t>
      </w:r>
    </w:p>
    <w:p w:rsidR="005A46B6" w:rsidRDefault="005A46B6" w:rsidP="005A46B6">
      <w:pPr>
        <w:numPr>
          <w:ilvl w:val="0"/>
          <w:numId w:val="1"/>
        </w:numPr>
      </w:pPr>
      <w:r>
        <w:t xml:space="preserve">Se envían muestra física  para tonos , alturas  y </w:t>
      </w:r>
      <w:r w:rsidR="007B69F6">
        <w:t>pigmentación</w:t>
      </w:r>
    </w:p>
    <w:p w:rsidR="007B69F6" w:rsidRDefault="007B69F6" w:rsidP="005A46B6">
      <w:pPr>
        <w:numPr>
          <w:ilvl w:val="0"/>
          <w:numId w:val="1"/>
        </w:numPr>
      </w:pPr>
      <w:r>
        <w:t xml:space="preserve">SE  APRUEBA  </w:t>
      </w:r>
      <w:r w:rsidR="00831334">
        <w:t>IMPRESIÓN</w:t>
      </w:r>
    </w:p>
    <w:p w:rsidR="00C1259F" w:rsidRDefault="00C1259F" w:rsidP="00C1259F">
      <w:pPr>
        <w:ind w:left="1245"/>
      </w:pPr>
    </w:p>
    <w:p w:rsidR="00831334" w:rsidRDefault="00831334" w:rsidP="005A46B6">
      <w:pPr>
        <w:numPr>
          <w:ilvl w:val="0"/>
          <w:numId w:val="1"/>
        </w:numPr>
      </w:pPr>
      <w:r>
        <w:t>IMPRIMIR ASI : COLOR NEGRO</w:t>
      </w:r>
      <w:r>
        <w:tab/>
        <w:t>33  kg</w:t>
      </w:r>
    </w:p>
    <w:p w:rsidR="00831334" w:rsidRDefault="00831334" w:rsidP="00831334">
      <w:pPr>
        <w:ind w:left="2832"/>
      </w:pPr>
      <w:r>
        <w:t xml:space="preserve">    Color    fucsia</w:t>
      </w:r>
      <w:r>
        <w:tab/>
        <w:t>33  kg</w:t>
      </w:r>
    </w:p>
    <w:p w:rsidR="00831334" w:rsidRDefault="00831334" w:rsidP="00831334">
      <w:pPr>
        <w:ind w:left="2832"/>
      </w:pPr>
      <w:r>
        <w:t xml:space="preserve">    Color Turqueza</w:t>
      </w:r>
      <w:r>
        <w:tab/>
        <w:t>38  kg</w:t>
      </w:r>
    </w:p>
    <w:p w:rsidR="005A46B6" w:rsidRDefault="005A46B6" w:rsidP="005A46B6">
      <w:pPr>
        <w:ind w:left="885"/>
      </w:pPr>
    </w:p>
    <w:p w:rsidR="005A46B6" w:rsidRPr="00315AED" w:rsidRDefault="005A46B6" w:rsidP="007B69F6">
      <w:pPr>
        <w:ind w:left="1245"/>
      </w:pPr>
    </w:p>
    <w:p w:rsidR="005A46B6" w:rsidRPr="0098114D" w:rsidRDefault="005A46B6" w:rsidP="005A46B6">
      <w:pPr>
        <w:rPr>
          <w:b/>
          <w:u w:val="single"/>
        </w:rPr>
      </w:pPr>
    </w:p>
    <w:p w:rsidR="005A46B6" w:rsidRDefault="005A46B6" w:rsidP="005A46B6">
      <w:r>
        <w:t>Agradezco la atención y colaboración prestada.</w:t>
      </w:r>
    </w:p>
    <w:p w:rsidR="005A46B6" w:rsidRDefault="005A46B6" w:rsidP="005A46B6"/>
    <w:p w:rsidR="005A46B6" w:rsidRDefault="005A46B6" w:rsidP="005A46B6"/>
    <w:p w:rsidR="005A46B6" w:rsidRDefault="005A46B6" w:rsidP="005A46B6">
      <w:r>
        <w:t>Cordialmente,</w:t>
      </w:r>
    </w:p>
    <w:p w:rsidR="005A46B6" w:rsidRDefault="005A46B6" w:rsidP="005A46B6"/>
    <w:p w:rsidR="005A46B6" w:rsidRDefault="005A46B6" w:rsidP="005A46B6"/>
    <w:p w:rsidR="005A46B6" w:rsidRDefault="005A46B6" w:rsidP="005A46B6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5A46B6" w:rsidRDefault="005A46B6" w:rsidP="005A46B6">
      <w:pPr>
        <w:tabs>
          <w:tab w:val="left" w:pos="1980"/>
        </w:tabs>
      </w:pPr>
      <w:r>
        <w:t>Director.</w:t>
      </w:r>
    </w:p>
    <w:p w:rsidR="00887124" w:rsidRDefault="00887124" w:rsidP="00887124">
      <w:pPr>
        <w:rPr>
          <w:b/>
          <w:bCs/>
          <w:sz w:val="20"/>
        </w:rPr>
      </w:pPr>
    </w:p>
    <w:p w:rsidR="00887124" w:rsidRDefault="00887124" w:rsidP="00887124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887124" w:rsidRDefault="00887124" w:rsidP="00887124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887124" w:rsidRDefault="00887124" w:rsidP="00887124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887124" w:rsidRDefault="00887124" w:rsidP="00887124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887124" w:rsidRDefault="00887124" w:rsidP="00887124">
      <w:pPr>
        <w:rPr>
          <w:b/>
          <w:bCs/>
        </w:rPr>
      </w:pPr>
    </w:p>
    <w:p w:rsidR="00887124" w:rsidRDefault="00887124" w:rsidP="00887124">
      <w:pPr>
        <w:pStyle w:val="Ttulo1"/>
      </w:pPr>
      <w:r>
        <w:t>ORDEN  DE TRABAJO     N°      05511</w:t>
      </w:r>
    </w:p>
    <w:p w:rsidR="00887124" w:rsidRDefault="00887124" w:rsidP="00887124"/>
    <w:p w:rsidR="00887124" w:rsidRDefault="00887124" w:rsidP="00887124">
      <w:r>
        <w:t>FECHA:</w:t>
      </w:r>
      <w:r w:rsidR="00BE0759">
        <w:tab/>
        <w:t xml:space="preserve">Medellín, Octubre   19 </w:t>
      </w:r>
      <w:r>
        <w:t xml:space="preserve">  de  2009</w:t>
      </w:r>
    </w:p>
    <w:p w:rsidR="00887124" w:rsidRDefault="00887124" w:rsidP="00887124">
      <w:r>
        <w:t>PARA:</w:t>
      </w:r>
      <w:r>
        <w:tab/>
      </w:r>
      <w:r>
        <w:tab/>
        <w:t>PLÁSTICOS   DARMA</w:t>
      </w:r>
    </w:p>
    <w:p w:rsidR="00887124" w:rsidRDefault="00887124" w:rsidP="00887124">
      <w:r>
        <w:t>ATENCIÓN:</w:t>
      </w:r>
      <w:r>
        <w:tab/>
        <w:t>Sr. Darío Jaramillo</w:t>
      </w:r>
    </w:p>
    <w:p w:rsidR="00887124" w:rsidRDefault="00887124" w:rsidP="00887124">
      <w:r>
        <w:tab/>
      </w:r>
      <w:r>
        <w:tab/>
        <w:t>Gerente.</w:t>
      </w:r>
    </w:p>
    <w:p w:rsidR="00887124" w:rsidRDefault="00887124" w:rsidP="00887124"/>
    <w:p w:rsidR="00887124" w:rsidRDefault="00887124" w:rsidP="00887124">
      <w:r>
        <w:t>Apreciado Don Darío  :</w:t>
      </w:r>
    </w:p>
    <w:p w:rsidR="00887124" w:rsidRDefault="00887124" w:rsidP="00887124"/>
    <w:p w:rsidR="00887124" w:rsidRDefault="00887124" w:rsidP="00887124">
      <w:r>
        <w:t>Con la presente estamos solicitando el siguiente servicio de  IMPRESIÓN   :</w:t>
      </w:r>
    </w:p>
    <w:p w:rsidR="00887124" w:rsidRDefault="00887124" w:rsidP="00887124"/>
    <w:p w:rsidR="00887124" w:rsidRDefault="00887124" w:rsidP="00887124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887124" w:rsidRDefault="00887124" w:rsidP="00887124">
      <w:r>
        <w:t xml:space="preserve">MATERIAL   :           Polipropileno  SemiTubular  de  </w:t>
      </w:r>
      <w:r w:rsidRPr="00086293">
        <w:rPr>
          <w:b/>
        </w:rPr>
        <w:t>25  +  7    cms</w:t>
      </w:r>
    </w:p>
    <w:p w:rsidR="00887124" w:rsidRDefault="00887124" w:rsidP="00887124">
      <w:r>
        <w:t xml:space="preserve">CLIBRE      :               </w:t>
      </w:r>
      <w:r>
        <w:rPr>
          <w:b/>
        </w:rPr>
        <w:t>2.4</w:t>
      </w:r>
      <w:r w:rsidRPr="00612C78">
        <w:rPr>
          <w:b/>
        </w:rPr>
        <w:t xml:space="preserve">  ”</w:t>
      </w:r>
    </w:p>
    <w:p w:rsidR="00887124" w:rsidRDefault="00887124" w:rsidP="00887124">
      <w:pPr>
        <w:rPr>
          <w:b/>
        </w:rPr>
      </w:pPr>
      <w:r>
        <w:t>REFERENCIA:</w:t>
      </w:r>
      <w:r>
        <w:tab/>
      </w:r>
      <w:r>
        <w:rPr>
          <w:b/>
        </w:rPr>
        <w:t>PIJAMA  GERPAR</w:t>
      </w:r>
    </w:p>
    <w:p w:rsidR="00893BB3" w:rsidRDefault="00893BB3" w:rsidP="00887124">
      <w:pPr>
        <w:rPr>
          <w:b/>
        </w:rPr>
      </w:pPr>
    </w:p>
    <w:p w:rsidR="00887124" w:rsidRDefault="00887124" w:rsidP="00887124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  <w:t>PANTALON  LARGO   80  KG</w:t>
      </w:r>
    </w:p>
    <w:p w:rsidR="00887124" w:rsidRDefault="00887124" w:rsidP="00887124"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PANTALON CORTO  </w:t>
      </w:r>
      <w:r w:rsidR="00A60F8A">
        <w:rPr>
          <w:b/>
        </w:rPr>
        <w:t xml:space="preserve"> </w:t>
      </w:r>
      <w:r>
        <w:rPr>
          <w:b/>
        </w:rPr>
        <w:t>70   KG</w:t>
      </w:r>
    </w:p>
    <w:p w:rsidR="00887124" w:rsidRDefault="00887124" w:rsidP="00887124">
      <w:r>
        <w:t xml:space="preserve">CANTIDAD    :          </w:t>
      </w:r>
      <w:r>
        <w:rPr>
          <w:b/>
        </w:rPr>
        <w:t>150</w:t>
      </w:r>
      <w:r w:rsidRPr="00612C78">
        <w:rPr>
          <w:b/>
        </w:rPr>
        <w:t xml:space="preserve">   Kg</w:t>
      </w:r>
    </w:p>
    <w:p w:rsidR="00887124" w:rsidRDefault="00887124" w:rsidP="00887124">
      <w:r>
        <w:t>COLORES:</w:t>
      </w:r>
      <w:r>
        <w:tab/>
      </w:r>
      <w:r>
        <w:tab/>
        <w:t>2  (   Según Muestra  )</w:t>
      </w:r>
    </w:p>
    <w:p w:rsidR="00887124" w:rsidRDefault="00887124" w:rsidP="00887124">
      <w:r>
        <w:t>CARAS:</w:t>
      </w:r>
      <w:r>
        <w:tab/>
      </w:r>
      <w:r>
        <w:tab/>
        <w:t>2  ( 2x1 – 2x1  )</w:t>
      </w:r>
    </w:p>
    <w:p w:rsidR="00887124" w:rsidRDefault="007B0EA2" w:rsidP="00887124">
      <w:r>
        <w:t>REPETICIÓN:</w:t>
      </w:r>
      <w:r>
        <w:tab/>
        <w:t xml:space="preserve">30 </w:t>
      </w:r>
      <w:r w:rsidR="00887124">
        <w:t xml:space="preserve">  cms</w:t>
      </w:r>
    </w:p>
    <w:p w:rsidR="00887124" w:rsidRPr="00D05CA7" w:rsidRDefault="00887124" w:rsidP="00887124">
      <w:pPr>
        <w:rPr>
          <w:b/>
        </w:rPr>
      </w:pPr>
      <w:r>
        <w:t>RODILLO:</w:t>
      </w:r>
      <w:r>
        <w:tab/>
      </w:r>
      <w:r>
        <w:tab/>
      </w:r>
      <w:r w:rsidR="007B0EA2">
        <w:rPr>
          <w:b/>
        </w:rPr>
        <w:t>30</w:t>
      </w:r>
    </w:p>
    <w:p w:rsidR="00887124" w:rsidRDefault="00887124" w:rsidP="00887124">
      <w:r>
        <w:t>SELLADO:</w:t>
      </w:r>
      <w:r>
        <w:tab/>
      </w:r>
      <w:r>
        <w:tab/>
      </w:r>
      <w:r w:rsidR="007B0EA2">
        <w:rPr>
          <w:b/>
        </w:rPr>
        <w:t>25 +  7  X  30</w:t>
      </w:r>
      <w:r w:rsidRPr="00844F83">
        <w:rPr>
          <w:b/>
        </w:rPr>
        <w:t xml:space="preserve">   cm</w:t>
      </w:r>
      <w:r>
        <w:t xml:space="preserve">   ( Solapa  Interna   Pegada   Lateral  )</w:t>
      </w:r>
    </w:p>
    <w:p w:rsidR="00887124" w:rsidRDefault="00887124" w:rsidP="00887124">
      <w:r>
        <w:t xml:space="preserve"> </w:t>
      </w:r>
    </w:p>
    <w:p w:rsidR="00887124" w:rsidRDefault="00887124" w:rsidP="00887124"/>
    <w:p w:rsidR="00887124" w:rsidRPr="008861B9" w:rsidRDefault="00887124" w:rsidP="00887124">
      <w:pPr>
        <w:rPr>
          <w:b/>
        </w:rPr>
      </w:pPr>
      <w:r>
        <w:rPr>
          <w:b/>
          <w:bCs/>
          <w:u w:val="single"/>
        </w:rPr>
        <w:t>NOTA:</w:t>
      </w:r>
      <w:r>
        <w:t xml:space="preserve">  * </w:t>
      </w:r>
      <w:r w:rsidR="00B6560D">
        <w:t>Los cyreles   se  encuentran  en su  planta</w:t>
      </w:r>
    </w:p>
    <w:p w:rsidR="00887124" w:rsidRPr="00D04067" w:rsidRDefault="00887124" w:rsidP="00887124">
      <w:pPr>
        <w:numPr>
          <w:ilvl w:val="0"/>
          <w:numId w:val="1"/>
        </w:numPr>
        <w:rPr>
          <w:u w:val="single"/>
        </w:rPr>
      </w:pPr>
      <w:r>
        <w:t>Se anexa arte para alturas y colores</w:t>
      </w:r>
    </w:p>
    <w:p w:rsidR="00887124" w:rsidRPr="00896A27" w:rsidRDefault="00887124" w:rsidP="00887124">
      <w:pPr>
        <w:numPr>
          <w:ilvl w:val="0"/>
          <w:numId w:val="1"/>
        </w:numPr>
        <w:rPr>
          <w:b/>
          <w:u w:val="single"/>
        </w:rPr>
      </w:pPr>
      <w:r w:rsidRPr="00896A27">
        <w:rPr>
          <w:b/>
          <w:u w:val="single"/>
        </w:rPr>
        <w:t>SE APRUEBA IMPRESION</w:t>
      </w:r>
    </w:p>
    <w:p w:rsidR="00887124" w:rsidRDefault="00887124" w:rsidP="00887124"/>
    <w:p w:rsidR="00887124" w:rsidRDefault="00887124" w:rsidP="00887124"/>
    <w:p w:rsidR="00887124" w:rsidRDefault="00887124" w:rsidP="00887124"/>
    <w:p w:rsidR="00887124" w:rsidRDefault="00887124" w:rsidP="00887124">
      <w:r>
        <w:t>Agradezco la atención y colaboración prestada.</w:t>
      </w:r>
    </w:p>
    <w:p w:rsidR="00887124" w:rsidRDefault="00887124" w:rsidP="00887124"/>
    <w:p w:rsidR="00887124" w:rsidRDefault="00887124" w:rsidP="00887124"/>
    <w:p w:rsidR="00887124" w:rsidRDefault="00887124" w:rsidP="00887124"/>
    <w:p w:rsidR="00887124" w:rsidRDefault="00887124" w:rsidP="00887124">
      <w:r>
        <w:t>Cordialmente</w:t>
      </w:r>
    </w:p>
    <w:p w:rsidR="00887124" w:rsidRDefault="00887124" w:rsidP="00887124"/>
    <w:p w:rsidR="00887124" w:rsidRDefault="00887124" w:rsidP="00887124"/>
    <w:p w:rsidR="00887124" w:rsidRDefault="00887124" w:rsidP="00887124">
      <w:r>
        <w:t>RICARDO CASAS ZAPATA</w:t>
      </w:r>
    </w:p>
    <w:p w:rsidR="00887124" w:rsidRDefault="00887124" w:rsidP="00887124">
      <w:r>
        <w:t>Director.</w:t>
      </w:r>
    </w:p>
    <w:p w:rsidR="00887124" w:rsidRDefault="00887124" w:rsidP="00887124">
      <w:pPr>
        <w:rPr>
          <w:b/>
        </w:rPr>
      </w:pPr>
    </w:p>
    <w:p w:rsidR="00887124" w:rsidRDefault="00887124" w:rsidP="00887124">
      <w:pPr>
        <w:rPr>
          <w:b/>
        </w:rPr>
      </w:pPr>
    </w:p>
    <w:p w:rsidR="00887124" w:rsidRDefault="00887124" w:rsidP="00887124">
      <w:pPr>
        <w:rPr>
          <w:b/>
        </w:rPr>
      </w:pPr>
    </w:p>
    <w:p w:rsidR="00D2107A" w:rsidRDefault="00D2107A"/>
    <w:p w:rsidR="00A60F8A" w:rsidRDefault="00A60F8A"/>
    <w:p w:rsidR="00A60F8A" w:rsidRDefault="00A60F8A"/>
    <w:p w:rsidR="00A60F8A" w:rsidRDefault="00A60F8A" w:rsidP="00A60F8A"/>
    <w:p w:rsidR="00A60F8A" w:rsidRDefault="00A60F8A" w:rsidP="00A60F8A"/>
    <w:p w:rsidR="00A60F8A" w:rsidRDefault="00A60F8A" w:rsidP="00A60F8A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A60F8A" w:rsidRDefault="00A60F8A" w:rsidP="00A60F8A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A60F8A" w:rsidRDefault="00A60F8A" w:rsidP="00A60F8A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A60F8A" w:rsidRDefault="00A60F8A" w:rsidP="00A60F8A">
      <w:pPr>
        <w:rPr>
          <w:b/>
          <w:bCs/>
          <w:sz w:val="20"/>
        </w:rPr>
      </w:pPr>
      <w:r>
        <w:rPr>
          <w:b/>
          <w:bCs/>
          <w:sz w:val="20"/>
        </w:rPr>
        <w:t>TEL:  4 44 46 64  ITAGUI.</w:t>
      </w:r>
    </w:p>
    <w:p w:rsidR="00A60F8A" w:rsidRDefault="00A60F8A" w:rsidP="00A60F8A">
      <w:pPr>
        <w:rPr>
          <w:b/>
          <w:bCs/>
        </w:rPr>
      </w:pPr>
    </w:p>
    <w:p w:rsidR="00A60F8A" w:rsidRDefault="00A60F8A" w:rsidP="00A60F8A">
      <w:pPr>
        <w:rPr>
          <w:b/>
          <w:bCs/>
        </w:rPr>
      </w:pPr>
    </w:p>
    <w:p w:rsidR="00A60F8A" w:rsidRDefault="00A60F8A" w:rsidP="00A60F8A">
      <w:pPr>
        <w:pStyle w:val="Ttulo1"/>
      </w:pPr>
      <w:r>
        <w:t>ORDEN DE TRABAJO        N°      05524</w:t>
      </w:r>
    </w:p>
    <w:p w:rsidR="00A60F8A" w:rsidRDefault="00A60F8A" w:rsidP="00A60F8A"/>
    <w:p w:rsidR="00A60F8A" w:rsidRDefault="00A60F8A" w:rsidP="00A60F8A">
      <w:r>
        <w:t>FECHA:</w:t>
      </w:r>
      <w:r>
        <w:tab/>
        <w:t>Medellín, Octubre     19   de 2009</w:t>
      </w:r>
    </w:p>
    <w:p w:rsidR="00A60F8A" w:rsidRDefault="00A60F8A" w:rsidP="00A60F8A">
      <w:r>
        <w:t>PARA:</w:t>
      </w:r>
      <w:r>
        <w:tab/>
      </w:r>
      <w:r>
        <w:tab/>
        <w:t>PLÁSTICOS DARMA</w:t>
      </w:r>
    </w:p>
    <w:p w:rsidR="00A60F8A" w:rsidRDefault="00A60F8A" w:rsidP="00A60F8A">
      <w:r>
        <w:t>ATENCIÓN:</w:t>
      </w:r>
      <w:r>
        <w:tab/>
        <w:t>Sr. Darío Jaramillo</w:t>
      </w:r>
    </w:p>
    <w:p w:rsidR="00A60F8A" w:rsidRDefault="00A60F8A" w:rsidP="00A60F8A">
      <w:r>
        <w:tab/>
      </w:r>
      <w:r>
        <w:tab/>
        <w:t>Gerente.</w:t>
      </w:r>
    </w:p>
    <w:p w:rsidR="00A60F8A" w:rsidRDefault="00A60F8A" w:rsidP="00A60F8A"/>
    <w:p w:rsidR="00A60F8A" w:rsidRDefault="00A60F8A" w:rsidP="00A60F8A">
      <w:r>
        <w:t>Apreciado Don Darío:</w:t>
      </w:r>
    </w:p>
    <w:p w:rsidR="00A60F8A" w:rsidRDefault="00A60F8A" w:rsidP="00A60F8A"/>
    <w:p w:rsidR="00A60F8A" w:rsidRDefault="00A60F8A" w:rsidP="00A60F8A">
      <w:r>
        <w:t>Con la presente estamos solicitando el siguiente material    :</w:t>
      </w:r>
    </w:p>
    <w:p w:rsidR="00A60F8A" w:rsidRDefault="00A60F8A" w:rsidP="00A60F8A"/>
    <w:p w:rsidR="00A60F8A" w:rsidRDefault="00A60F8A" w:rsidP="00A60F8A">
      <w:pPr>
        <w:rPr>
          <w:b/>
          <w:bCs/>
          <w:u w:val="single"/>
        </w:rPr>
      </w:pPr>
      <w:r>
        <w:rPr>
          <w:b/>
          <w:bCs/>
          <w:u w:val="single"/>
        </w:rPr>
        <w:t>IMPRESIÓN  :</w:t>
      </w:r>
    </w:p>
    <w:p w:rsidR="00A60F8A" w:rsidRDefault="00A60F8A" w:rsidP="00A60F8A"/>
    <w:p w:rsidR="00A60F8A" w:rsidRPr="00F97BC0" w:rsidRDefault="00A60F8A" w:rsidP="00A60F8A">
      <w:pPr>
        <w:rPr>
          <w:b/>
        </w:rPr>
      </w:pPr>
      <w:r>
        <w:t>MATERIAL:</w:t>
      </w:r>
      <w:r>
        <w:tab/>
      </w:r>
      <w:r>
        <w:tab/>
        <w:t xml:space="preserve">P.P  Tubular  </w:t>
      </w:r>
      <w:r>
        <w:rPr>
          <w:b/>
        </w:rPr>
        <w:t>33</w:t>
      </w:r>
      <w:r w:rsidRPr="00F97BC0">
        <w:rPr>
          <w:b/>
        </w:rPr>
        <w:t xml:space="preserve">  cms</w:t>
      </w:r>
    </w:p>
    <w:p w:rsidR="00A60F8A" w:rsidRDefault="00A60F8A" w:rsidP="00A60F8A">
      <w:r>
        <w:t>CALIBRE:</w:t>
      </w:r>
      <w:r>
        <w:tab/>
      </w:r>
      <w:r>
        <w:tab/>
      </w:r>
      <w:r w:rsidRPr="009E2315">
        <w:rPr>
          <w:b/>
        </w:rPr>
        <w:t>0.</w:t>
      </w:r>
      <w:r>
        <w:rPr>
          <w:b/>
        </w:rPr>
        <w:t xml:space="preserve">80 </w:t>
      </w:r>
      <w:r>
        <w:t xml:space="preserve">  ”</w:t>
      </w:r>
    </w:p>
    <w:p w:rsidR="00A60F8A" w:rsidRDefault="00A60F8A" w:rsidP="00A60F8A">
      <w:r>
        <w:t>CANTIDAD:</w:t>
      </w:r>
      <w:r>
        <w:tab/>
      </w:r>
      <w:r>
        <w:tab/>
        <w:t>1</w:t>
      </w:r>
      <w:r w:rsidR="00A72701">
        <w:t>0</w:t>
      </w:r>
      <w:r>
        <w:t>0    Kg</w:t>
      </w:r>
    </w:p>
    <w:p w:rsidR="00A60F8A" w:rsidRPr="00665DC0" w:rsidRDefault="00A60F8A" w:rsidP="00A60F8A">
      <w:pPr>
        <w:rPr>
          <w:b/>
        </w:rPr>
      </w:pPr>
      <w:r>
        <w:t>REFERENCIA:</w:t>
      </w:r>
      <w:r>
        <w:tab/>
      </w:r>
      <w:r>
        <w:rPr>
          <w:b/>
        </w:rPr>
        <w:t>PITILLOS  CAÑITA   PEQUEÑA</w:t>
      </w:r>
    </w:p>
    <w:p w:rsidR="00A60F8A" w:rsidRDefault="00A60F8A" w:rsidP="00A60F8A">
      <w:r>
        <w:t>REPETICIÓN:</w:t>
      </w:r>
      <w:r>
        <w:tab/>
        <w:t>14   Cms.</w:t>
      </w:r>
    </w:p>
    <w:p w:rsidR="00A60F8A" w:rsidRDefault="00A60F8A" w:rsidP="00A60F8A">
      <w:r>
        <w:t>RODILLO  :               29</w:t>
      </w:r>
    </w:p>
    <w:p w:rsidR="00A60F8A" w:rsidRDefault="00A60F8A" w:rsidP="00A60F8A">
      <w:r>
        <w:t>IMPRESIÓN:</w:t>
      </w:r>
      <w:r>
        <w:tab/>
      </w:r>
      <w:r>
        <w:tab/>
        <w:t xml:space="preserve">1   Caras  ( 3X1  ) </w:t>
      </w:r>
    </w:p>
    <w:p w:rsidR="00A60F8A" w:rsidRDefault="00A60F8A" w:rsidP="00A60F8A">
      <w:r>
        <w:t>COLORES:</w:t>
      </w:r>
      <w:r>
        <w:tab/>
      </w:r>
      <w:r>
        <w:tab/>
        <w:t>3    ( Blanco  -  Rojo  -  Negro   )</w:t>
      </w:r>
    </w:p>
    <w:p w:rsidR="00A60F8A" w:rsidRDefault="00A60F8A" w:rsidP="00A60F8A">
      <w:r>
        <w:t>BOLSA:</w:t>
      </w:r>
      <w:r>
        <w:tab/>
      </w:r>
      <w:r>
        <w:tab/>
        <w:t xml:space="preserve">14  X  33    cms   </w:t>
      </w:r>
    </w:p>
    <w:p w:rsidR="00A60F8A" w:rsidRDefault="00A60F8A" w:rsidP="00A60F8A">
      <w:r>
        <w:t>SELLADO :</w:t>
      </w:r>
      <w:r>
        <w:tab/>
      </w:r>
      <w:r>
        <w:tab/>
        <w:t>Lateral</w:t>
      </w:r>
    </w:p>
    <w:p w:rsidR="00A60F8A" w:rsidRDefault="00A60F8A" w:rsidP="00A60F8A"/>
    <w:p w:rsidR="00A60F8A" w:rsidRDefault="00A60F8A" w:rsidP="00A60F8A"/>
    <w:p w:rsidR="00A60F8A" w:rsidRDefault="00A60F8A" w:rsidP="00A60F8A">
      <w:r>
        <w:rPr>
          <w:b/>
          <w:bCs/>
          <w:u w:val="single"/>
        </w:rPr>
        <w:t>NOTA:</w:t>
      </w:r>
      <w:r>
        <w:t xml:space="preserve">  - Se  envia muestra física para los tonos y alturas  de impresión.</w:t>
      </w:r>
    </w:p>
    <w:p w:rsidR="00A60F8A" w:rsidRDefault="00A60F8A" w:rsidP="00A60F8A">
      <w:pPr>
        <w:numPr>
          <w:ilvl w:val="0"/>
          <w:numId w:val="2"/>
        </w:numPr>
      </w:pPr>
      <w:r>
        <w:t xml:space="preserve">Colocar pie de imprenta de </w:t>
      </w:r>
      <w:smartTag w:uri="urn:schemas-microsoft-com:office:smarttags" w:element="PersonName">
        <w:smartTagPr>
          <w:attr w:name="ProductID" w:val="Plasticos  Union"/>
        </w:smartTagPr>
        <w:r>
          <w:t>Plasticos  Union</w:t>
        </w:r>
      </w:smartTag>
    </w:p>
    <w:p w:rsidR="00A60F8A" w:rsidRDefault="00A60F8A" w:rsidP="00A60F8A">
      <w:pPr>
        <w:numPr>
          <w:ilvl w:val="0"/>
          <w:numId w:val="2"/>
        </w:numPr>
      </w:pPr>
      <w:r>
        <w:t>Cyreles  en su  planta</w:t>
      </w:r>
    </w:p>
    <w:p w:rsidR="00A60F8A" w:rsidRDefault="00A60F8A" w:rsidP="00A60F8A">
      <w:pPr>
        <w:numPr>
          <w:ilvl w:val="0"/>
          <w:numId w:val="2"/>
        </w:numPr>
      </w:pPr>
      <w:r>
        <w:t xml:space="preserve">Se envia tubular de  33  cm </w:t>
      </w:r>
    </w:p>
    <w:p w:rsidR="00A60F8A" w:rsidRDefault="00A60F8A" w:rsidP="00A60F8A"/>
    <w:p w:rsidR="00A60F8A" w:rsidRDefault="00A60F8A" w:rsidP="00A60F8A"/>
    <w:p w:rsidR="00A60F8A" w:rsidRDefault="00A60F8A" w:rsidP="00A60F8A"/>
    <w:p w:rsidR="00A60F8A" w:rsidRDefault="00A60F8A" w:rsidP="00A60F8A">
      <w:r>
        <w:t>Agradezco la atención y colaboración prestada.</w:t>
      </w:r>
    </w:p>
    <w:p w:rsidR="00A60F8A" w:rsidRDefault="00A60F8A" w:rsidP="00A60F8A"/>
    <w:p w:rsidR="00A60F8A" w:rsidRDefault="00A60F8A" w:rsidP="00A60F8A"/>
    <w:p w:rsidR="00A60F8A" w:rsidRDefault="00A60F8A" w:rsidP="00A60F8A"/>
    <w:p w:rsidR="00A60F8A" w:rsidRDefault="00A60F8A" w:rsidP="00A60F8A">
      <w:r>
        <w:t>Cordialmente,</w:t>
      </w:r>
    </w:p>
    <w:p w:rsidR="00A60F8A" w:rsidRDefault="00A60F8A" w:rsidP="00A60F8A"/>
    <w:p w:rsidR="00A60F8A" w:rsidRDefault="00A60F8A" w:rsidP="00A60F8A"/>
    <w:p w:rsidR="00A60F8A" w:rsidRDefault="00A60F8A" w:rsidP="00A60F8A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A60F8A" w:rsidRDefault="00A60F8A" w:rsidP="00A60F8A">
      <w:r>
        <w:t>Director.</w:t>
      </w:r>
    </w:p>
    <w:p w:rsidR="00A60F8A" w:rsidRDefault="00A60F8A" w:rsidP="00A60F8A">
      <w:pPr>
        <w:rPr>
          <w:b/>
        </w:rPr>
      </w:pPr>
    </w:p>
    <w:p w:rsidR="00F00A37" w:rsidRDefault="00F00A37" w:rsidP="00F00A37">
      <w:pPr>
        <w:rPr>
          <w:b/>
        </w:rPr>
      </w:pPr>
    </w:p>
    <w:p w:rsidR="00F00A37" w:rsidRDefault="00F00A37" w:rsidP="00F00A37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F00A37" w:rsidRDefault="00F00A37" w:rsidP="00F00A37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F00A37" w:rsidRDefault="00F00A37" w:rsidP="00F00A37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F00A37" w:rsidRDefault="00F00A37" w:rsidP="00F00A37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F00A37" w:rsidRDefault="00F00A37" w:rsidP="00F00A37">
      <w:pPr>
        <w:rPr>
          <w:b/>
          <w:bCs/>
        </w:rPr>
      </w:pPr>
    </w:p>
    <w:p w:rsidR="00F00A37" w:rsidRDefault="00F00A37" w:rsidP="00F00A37">
      <w:pPr>
        <w:pStyle w:val="Ttulo1"/>
      </w:pPr>
    </w:p>
    <w:p w:rsidR="00F00A37" w:rsidRDefault="00F00A37" w:rsidP="00F00A37">
      <w:pPr>
        <w:pStyle w:val="Ttulo1"/>
      </w:pPr>
      <w:r>
        <w:t>ORDEN DE TRABAJO  N °      05536</w:t>
      </w:r>
    </w:p>
    <w:p w:rsidR="00F00A37" w:rsidRDefault="00F00A37" w:rsidP="00F00A37"/>
    <w:p w:rsidR="00F00A37" w:rsidRDefault="00F00A37" w:rsidP="00F00A37">
      <w:r>
        <w:t>FECHA:</w:t>
      </w:r>
      <w:r>
        <w:tab/>
        <w:t>Medellín, Octubre   21    de 2009</w:t>
      </w:r>
    </w:p>
    <w:p w:rsidR="00F00A37" w:rsidRDefault="00F00A37" w:rsidP="00F00A37">
      <w:r>
        <w:t>PARA:</w:t>
      </w:r>
      <w:r>
        <w:tab/>
      </w:r>
      <w:r>
        <w:tab/>
        <w:t>PLÁSTICOS DARMA</w:t>
      </w:r>
    </w:p>
    <w:p w:rsidR="00F00A37" w:rsidRDefault="00F00A37" w:rsidP="00F00A37">
      <w:r>
        <w:t>ATENCIÓN:</w:t>
      </w:r>
      <w:r>
        <w:tab/>
        <w:t>Sr. Darío Jaramillo</w:t>
      </w:r>
    </w:p>
    <w:p w:rsidR="00F00A37" w:rsidRDefault="00F00A37" w:rsidP="00F00A37">
      <w:r>
        <w:tab/>
      </w:r>
      <w:r>
        <w:tab/>
        <w:t>Gerente.</w:t>
      </w:r>
    </w:p>
    <w:p w:rsidR="00F00A37" w:rsidRDefault="00F00A37" w:rsidP="00F00A37"/>
    <w:p w:rsidR="00F00A37" w:rsidRDefault="00F00A37" w:rsidP="00F00A37">
      <w:r>
        <w:t>Apreciado Don Darío:</w:t>
      </w:r>
    </w:p>
    <w:p w:rsidR="00F00A37" w:rsidRDefault="00F00A37" w:rsidP="00F00A37"/>
    <w:p w:rsidR="00F00A37" w:rsidRDefault="00F00A37" w:rsidP="00F00A37">
      <w:r>
        <w:t>Con la presente estamos solicitando el siguiente servicio de  IMPRESIÓN :</w:t>
      </w:r>
    </w:p>
    <w:p w:rsidR="00F00A37" w:rsidRDefault="00F00A37" w:rsidP="00F00A37"/>
    <w:p w:rsidR="00F00A37" w:rsidRDefault="00F00A37" w:rsidP="00F00A37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F00A37" w:rsidRDefault="00F00A37" w:rsidP="00F00A37">
      <w:r>
        <w:t xml:space="preserve">MATERIAL   :           Polipropileno SemiTubular   de  </w:t>
      </w:r>
      <w:r w:rsidRPr="00B24285">
        <w:rPr>
          <w:b/>
        </w:rPr>
        <w:t>13 + 4</w:t>
      </w:r>
      <w:r>
        <w:t xml:space="preserve">     cms</w:t>
      </w:r>
    </w:p>
    <w:p w:rsidR="00F00A37" w:rsidRDefault="00F00A37" w:rsidP="00F00A37">
      <w:r>
        <w:t>CLIBRE      :               1.5  ”</w:t>
      </w:r>
    </w:p>
    <w:p w:rsidR="00F00A37" w:rsidRPr="00AD5DCF" w:rsidRDefault="00F00A37" w:rsidP="00F00A37">
      <w:pPr>
        <w:rPr>
          <w:b/>
        </w:rPr>
      </w:pPr>
      <w:r>
        <w:t>REFERENCIA:</w:t>
      </w:r>
      <w:r>
        <w:tab/>
      </w:r>
      <w:r>
        <w:rPr>
          <w:b/>
        </w:rPr>
        <w:t>CARMEL  INTERIOR  PEQUENA</w:t>
      </w:r>
    </w:p>
    <w:p w:rsidR="00F00A37" w:rsidRDefault="00F00A37" w:rsidP="00F00A37">
      <w:r>
        <w:t>CANTIDAD    :          60    Kg</w:t>
      </w:r>
    </w:p>
    <w:p w:rsidR="00F00A37" w:rsidRDefault="00F00A37" w:rsidP="00F00A37">
      <w:r>
        <w:t>COLORES:</w:t>
      </w:r>
      <w:r>
        <w:tab/>
      </w:r>
      <w:r>
        <w:tab/>
        <w:t>1 ( Según  arte )</w:t>
      </w:r>
    </w:p>
    <w:p w:rsidR="00F00A37" w:rsidRDefault="00F00A37" w:rsidP="00F00A37">
      <w:r>
        <w:t>CARAS:</w:t>
      </w:r>
      <w:r>
        <w:tab/>
      </w:r>
      <w:r>
        <w:tab/>
        <w:t xml:space="preserve">1  </w:t>
      </w:r>
    </w:p>
    <w:p w:rsidR="00F00A37" w:rsidRDefault="00F00A37" w:rsidP="00F00A37">
      <w:r>
        <w:t>REPETICIÓN:</w:t>
      </w:r>
      <w:r>
        <w:tab/>
        <w:t>14</w:t>
      </w:r>
    </w:p>
    <w:p w:rsidR="00F00A37" w:rsidRDefault="00F00A37" w:rsidP="00F00A37">
      <w:r>
        <w:t>RODILLO:</w:t>
      </w:r>
      <w:r>
        <w:tab/>
      </w:r>
      <w:r>
        <w:tab/>
        <w:t>29</w:t>
      </w:r>
    </w:p>
    <w:p w:rsidR="00F00A37" w:rsidRDefault="00F00A37" w:rsidP="00F00A37">
      <w:r>
        <w:t>BOLSA:</w:t>
      </w:r>
      <w:r>
        <w:tab/>
      </w:r>
      <w:r>
        <w:tab/>
        <w:t>14  X  13 + 4    cms de solapa  volada</w:t>
      </w:r>
    </w:p>
    <w:p w:rsidR="00F00A37" w:rsidRDefault="00F00A37" w:rsidP="00F00A37">
      <w:r>
        <w:t>SELLADO:</w:t>
      </w:r>
      <w:r>
        <w:tab/>
      </w:r>
      <w:r>
        <w:tab/>
        <w:t>Para selle lateral.</w:t>
      </w:r>
    </w:p>
    <w:p w:rsidR="00F00A37" w:rsidRDefault="00F00A37" w:rsidP="00F00A37"/>
    <w:p w:rsidR="00F00A37" w:rsidRDefault="00F00A37" w:rsidP="00F00A37"/>
    <w:p w:rsidR="00F00A37" w:rsidRDefault="00F00A37" w:rsidP="00F00A37">
      <w:r>
        <w:rPr>
          <w:b/>
          <w:bCs/>
          <w:u w:val="single"/>
        </w:rPr>
        <w:t>NOTA:</w:t>
      </w:r>
      <w:r>
        <w:t xml:space="preserve">  *   Los cyreles se encuentran en su planta</w:t>
      </w:r>
    </w:p>
    <w:p w:rsidR="00F00A37" w:rsidRDefault="00F00A37" w:rsidP="00F00A37">
      <w:pPr>
        <w:numPr>
          <w:ilvl w:val="0"/>
          <w:numId w:val="1"/>
        </w:numPr>
      </w:pPr>
      <w:r>
        <w:t>Se envían ARTE    para tonos y alturas</w:t>
      </w:r>
    </w:p>
    <w:p w:rsidR="00F00A37" w:rsidRPr="00307118" w:rsidRDefault="00F00A37" w:rsidP="00F00A37">
      <w:pPr>
        <w:numPr>
          <w:ilvl w:val="0"/>
          <w:numId w:val="2"/>
        </w:numPr>
      </w:pPr>
      <w:r>
        <w:t xml:space="preserve">Se  envia el material de PP </w:t>
      </w:r>
      <w:r>
        <w:rPr>
          <w:b/>
        </w:rPr>
        <w:t xml:space="preserve">de  13 + 4 </w:t>
      </w:r>
      <w:r w:rsidRPr="00AD5DCF">
        <w:rPr>
          <w:b/>
        </w:rPr>
        <w:t xml:space="preserve">  cms</w:t>
      </w:r>
    </w:p>
    <w:p w:rsidR="00F00A37" w:rsidRPr="00150D1A" w:rsidRDefault="00F00A37" w:rsidP="00F00A37">
      <w:pPr>
        <w:numPr>
          <w:ilvl w:val="0"/>
          <w:numId w:val="2"/>
        </w:numPr>
      </w:pPr>
      <w:r>
        <w:rPr>
          <w:b/>
        </w:rPr>
        <w:t>Igual  ultima  impresion</w:t>
      </w:r>
    </w:p>
    <w:p w:rsidR="00F00A37" w:rsidRDefault="00F00A37" w:rsidP="00F00A37">
      <w:pPr>
        <w:ind w:left="885"/>
      </w:pPr>
    </w:p>
    <w:p w:rsidR="00F00A37" w:rsidRDefault="00F00A37" w:rsidP="00F00A37">
      <w:pPr>
        <w:ind w:left="885"/>
      </w:pPr>
    </w:p>
    <w:p w:rsidR="00F00A37" w:rsidRDefault="00F00A37" w:rsidP="00F00A37">
      <w:r>
        <w:t>Agradezco la atención y colaboración prestada.</w:t>
      </w:r>
    </w:p>
    <w:p w:rsidR="00F00A37" w:rsidRDefault="00F00A37" w:rsidP="00F00A37"/>
    <w:p w:rsidR="00F00A37" w:rsidRDefault="00F00A37" w:rsidP="00F00A37"/>
    <w:p w:rsidR="00F00A37" w:rsidRDefault="00F00A37" w:rsidP="00F00A37">
      <w:r>
        <w:t>Cordialmente,</w:t>
      </w:r>
    </w:p>
    <w:p w:rsidR="00F00A37" w:rsidRDefault="00F00A37" w:rsidP="00F00A37"/>
    <w:p w:rsidR="00F00A37" w:rsidRDefault="00F00A37" w:rsidP="00F00A37"/>
    <w:p w:rsidR="00F00A37" w:rsidRDefault="00F00A37" w:rsidP="00F00A37"/>
    <w:p w:rsidR="00F00A37" w:rsidRDefault="00F00A37" w:rsidP="00F00A37">
      <w:r>
        <w:t>RICARDO CASAS ZAPATA</w:t>
      </w:r>
    </w:p>
    <w:p w:rsidR="00F00A37" w:rsidRDefault="00F00A37" w:rsidP="00F00A37">
      <w:r>
        <w:t>Director.</w:t>
      </w:r>
    </w:p>
    <w:p w:rsidR="00A60F8A" w:rsidRDefault="00A60F8A"/>
    <w:p w:rsidR="000204BC" w:rsidRDefault="000204BC"/>
    <w:p w:rsidR="000204BC" w:rsidRDefault="000204BC"/>
    <w:p w:rsidR="000204BC" w:rsidRDefault="000204BC"/>
    <w:p w:rsidR="000204BC" w:rsidRDefault="000204BC"/>
    <w:p w:rsidR="000204BC" w:rsidRDefault="000204BC" w:rsidP="000204BC"/>
    <w:p w:rsidR="000204BC" w:rsidRDefault="000204BC" w:rsidP="000204BC">
      <w:pPr>
        <w:tabs>
          <w:tab w:val="left" w:pos="2340"/>
        </w:tabs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0204BC" w:rsidRDefault="000204BC" w:rsidP="000204BC">
      <w:pPr>
        <w:tabs>
          <w:tab w:val="left" w:pos="2340"/>
        </w:tabs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0204BC" w:rsidRDefault="000204BC" w:rsidP="000204BC">
      <w:pPr>
        <w:tabs>
          <w:tab w:val="left" w:pos="2340"/>
        </w:tabs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0204BC" w:rsidRDefault="000204BC" w:rsidP="000204BC">
      <w:pPr>
        <w:tabs>
          <w:tab w:val="left" w:pos="2340"/>
        </w:tabs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0204BC" w:rsidRDefault="000204BC" w:rsidP="000204BC">
      <w:pPr>
        <w:pStyle w:val="Ttulo1"/>
      </w:pPr>
    </w:p>
    <w:p w:rsidR="000204BC" w:rsidRDefault="000204BC" w:rsidP="000204BC">
      <w:pPr>
        <w:pStyle w:val="Ttulo1"/>
      </w:pPr>
      <w:r>
        <w:t>ORDEN DE TRABAJO    N°      05542</w:t>
      </w:r>
    </w:p>
    <w:p w:rsidR="000204BC" w:rsidRDefault="000204BC" w:rsidP="000204BC"/>
    <w:p w:rsidR="000204BC" w:rsidRDefault="000204BC" w:rsidP="000204BC"/>
    <w:p w:rsidR="000204BC" w:rsidRDefault="000204BC" w:rsidP="000204BC">
      <w:r>
        <w:t>FECHA:</w:t>
      </w:r>
      <w:r>
        <w:tab/>
        <w:t>Medellín, Octubre   21   de  2009</w:t>
      </w:r>
    </w:p>
    <w:p w:rsidR="000204BC" w:rsidRDefault="000204BC" w:rsidP="000204BC">
      <w:r>
        <w:t>PARA:</w:t>
      </w:r>
      <w:r>
        <w:tab/>
      </w:r>
      <w:r>
        <w:tab/>
        <w:t>PLÁSTICOS DARMA</w:t>
      </w:r>
    </w:p>
    <w:p w:rsidR="000204BC" w:rsidRDefault="000204BC" w:rsidP="000204BC">
      <w:r>
        <w:t>ATENCIÓN:</w:t>
      </w:r>
      <w:r>
        <w:tab/>
        <w:t>Sr. Darío Jaramillo</w:t>
      </w:r>
    </w:p>
    <w:p w:rsidR="000204BC" w:rsidRDefault="000204BC" w:rsidP="000204BC">
      <w:r>
        <w:tab/>
      </w:r>
      <w:r>
        <w:tab/>
        <w:t>Gerente.</w:t>
      </w:r>
    </w:p>
    <w:p w:rsidR="000204BC" w:rsidRDefault="000204BC" w:rsidP="000204BC"/>
    <w:p w:rsidR="000204BC" w:rsidRDefault="000204BC" w:rsidP="000204BC"/>
    <w:p w:rsidR="000204BC" w:rsidRDefault="000204BC" w:rsidP="000204BC">
      <w:r>
        <w:t>Apreciado Don Darío:</w:t>
      </w:r>
    </w:p>
    <w:p w:rsidR="000204BC" w:rsidRDefault="000204BC" w:rsidP="000204BC"/>
    <w:p w:rsidR="000204BC" w:rsidRDefault="000204BC" w:rsidP="000204BC">
      <w:r>
        <w:t>Con la presente estamos solicitando el siguiente material:</w:t>
      </w:r>
    </w:p>
    <w:p w:rsidR="000204BC" w:rsidRDefault="000204BC" w:rsidP="000204BC"/>
    <w:p w:rsidR="000204BC" w:rsidRDefault="000204BC" w:rsidP="000204BC">
      <w:pPr>
        <w:rPr>
          <w:b/>
          <w:bCs/>
          <w:u w:val="single"/>
        </w:rPr>
      </w:pPr>
      <w:r>
        <w:rPr>
          <w:b/>
          <w:bCs/>
          <w:u w:val="single"/>
        </w:rPr>
        <w:t>IMPRESIÓN  :</w:t>
      </w:r>
    </w:p>
    <w:p w:rsidR="000204BC" w:rsidRDefault="000204BC" w:rsidP="000204BC"/>
    <w:p w:rsidR="000204BC" w:rsidRDefault="000204BC" w:rsidP="000204BC">
      <w:r>
        <w:t>MATERIAL:</w:t>
      </w:r>
      <w:r>
        <w:tab/>
      </w:r>
      <w:r>
        <w:tab/>
        <w:t>P.P    Tubular  30   Cms.</w:t>
      </w:r>
    </w:p>
    <w:p w:rsidR="000204BC" w:rsidRDefault="000204BC" w:rsidP="000204BC">
      <w:r>
        <w:t>CALIBRE:</w:t>
      </w:r>
      <w:r>
        <w:tab/>
      </w:r>
      <w:r>
        <w:tab/>
        <w:t>1.45  ”</w:t>
      </w:r>
    </w:p>
    <w:p w:rsidR="000204BC" w:rsidRDefault="00207460" w:rsidP="000204BC">
      <w:r>
        <w:t>CANTIDAD:</w:t>
      </w:r>
      <w:r>
        <w:tab/>
      </w:r>
      <w:r>
        <w:tab/>
        <w:t>110</w:t>
      </w:r>
      <w:r w:rsidR="000204BC">
        <w:t xml:space="preserve">    Kg</w:t>
      </w:r>
    </w:p>
    <w:p w:rsidR="000204BC" w:rsidRDefault="000204BC" w:rsidP="000204BC">
      <w:r>
        <w:t>REFERENCIA:</w:t>
      </w:r>
      <w:r>
        <w:tab/>
      </w:r>
      <w:r w:rsidRPr="009F360F">
        <w:rPr>
          <w:b/>
        </w:rPr>
        <w:t>FANTASY</w:t>
      </w:r>
      <w:r w:rsidR="00207460">
        <w:rPr>
          <w:b/>
        </w:rPr>
        <w:t xml:space="preserve">  KIDS</w:t>
      </w:r>
      <w:r>
        <w:rPr>
          <w:b/>
        </w:rPr>
        <w:t xml:space="preserve">   PEQUENA</w:t>
      </w:r>
    </w:p>
    <w:p w:rsidR="000204BC" w:rsidRDefault="000204BC" w:rsidP="000204BC">
      <w:pPr>
        <w:tabs>
          <w:tab w:val="left" w:pos="708"/>
          <w:tab w:val="left" w:pos="1416"/>
          <w:tab w:val="left" w:pos="2124"/>
          <w:tab w:val="left" w:pos="2832"/>
          <w:tab w:val="left" w:pos="3390"/>
        </w:tabs>
      </w:pPr>
      <w:r>
        <w:t>REPETICIÓN:</w:t>
      </w:r>
      <w:r>
        <w:tab/>
        <w:t>20  Cms.</w:t>
      </w:r>
      <w:r>
        <w:tab/>
      </w:r>
    </w:p>
    <w:p w:rsidR="000204BC" w:rsidRDefault="000204BC" w:rsidP="000204BC">
      <w:r>
        <w:t>RODILLO  :               40</w:t>
      </w:r>
    </w:p>
    <w:p w:rsidR="000204BC" w:rsidRDefault="000204BC" w:rsidP="000204BC">
      <w:r>
        <w:t>IMPRESIÓN:</w:t>
      </w:r>
      <w:r>
        <w:tab/>
      </w:r>
      <w:r>
        <w:tab/>
        <w:t xml:space="preserve">1 Cara  </w:t>
      </w:r>
    </w:p>
    <w:p w:rsidR="000204BC" w:rsidRDefault="000204BC" w:rsidP="000204BC">
      <w:r>
        <w:t>COLORES:</w:t>
      </w:r>
      <w:r>
        <w:tab/>
      </w:r>
      <w:r>
        <w:tab/>
        <w:t>5  ( según  arte )</w:t>
      </w:r>
    </w:p>
    <w:p w:rsidR="000204BC" w:rsidRDefault="000204BC" w:rsidP="000204BC">
      <w:r>
        <w:t>BOLSA:</w:t>
      </w:r>
      <w:r>
        <w:tab/>
      </w:r>
      <w:r>
        <w:tab/>
        <w:t>20 X 30   cms</w:t>
      </w:r>
    </w:p>
    <w:p w:rsidR="000204BC" w:rsidRDefault="000204BC" w:rsidP="000204BC"/>
    <w:p w:rsidR="000204BC" w:rsidRDefault="000204BC" w:rsidP="000204BC"/>
    <w:p w:rsidR="000204BC" w:rsidRDefault="000204BC" w:rsidP="000204BC">
      <w:r>
        <w:rPr>
          <w:b/>
          <w:bCs/>
          <w:u w:val="single"/>
        </w:rPr>
        <w:t>NOTA:</w:t>
      </w:r>
      <w:r>
        <w:t xml:space="preserve">  - Se  envia arte para los tonos de impresión y alturas.</w:t>
      </w:r>
    </w:p>
    <w:p w:rsidR="000204BC" w:rsidRDefault="000204BC" w:rsidP="000204BC">
      <w:pPr>
        <w:numPr>
          <w:ilvl w:val="0"/>
          <w:numId w:val="2"/>
        </w:numPr>
      </w:pPr>
      <w:r>
        <w:t>El material lo envia PLASTICOS UNION LTDA.</w:t>
      </w:r>
    </w:p>
    <w:p w:rsidR="000204BC" w:rsidRDefault="003425A6" w:rsidP="000204BC">
      <w:pPr>
        <w:ind w:left="1500"/>
        <w:rPr>
          <w:sz w:val="36"/>
          <w:szCs w:val="36"/>
        </w:rPr>
      </w:pPr>
      <w:r>
        <w:rPr>
          <w:sz w:val="36"/>
          <w:szCs w:val="36"/>
        </w:rPr>
        <w:t>-   IGUAL ULTIMA  IMPRESION</w:t>
      </w:r>
      <w:r w:rsidR="000204BC">
        <w:rPr>
          <w:sz w:val="36"/>
          <w:szCs w:val="36"/>
        </w:rPr>
        <w:t xml:space="preserve"> .</w:t>
      </w:r>
    </w:p>
    <w:p w:rsidR="000204BC" w:rsidRPr="00E87A37" w:rsidRDefault="000204BC" w:rsidP="000204BC">
      <w:pPr>
        <w:ind w:left="1500"/>
        <w:rPr>
          <w:sz w:val="36"/>
          <w:szCs w:val="36"/>
        </w:rPr>
      </w:pPr>
    </w:p>
    <w:p w:rsidR="000204BC" w:rsidRDefault="000204BC" w:rsidP="000204BC"/>
    <w:p w:rsidR="000204BC" w:rsidRDefault="000204BC" w:rsidP="000204BC"/>
    <w:p w:rsidR="000204BC" w:rsidRDefault="000204BC" w:rsidP="000204BC">
      <w:r>
        <w:t>Agradezco la atención y colaboración prestada.</w:t>
      </w:r>
    </w:p>
    <w:p w:rsidR="000204BC" w:rsidRDefault="000204BC" w:rsidP="000204BC"/>
    <w:p w:rsidR="000204BC" w:rsidRDefault="000204BC" w:rsidP="000204BC"/>
    <w:p w:rsidR="000204BC" w:rsidRDefault="000204BC" w:rsidP="000204BC">
      <w:r>
        <w:t>Cordialmente,</w:t>
      </w:r>
    </w:p>
    <w:p w:rsidR="000204BC" w:rsidRDefault="000204BC" w:rsidP="000204BC"/>
    <w:p w:rsidR="000204BC" w:rsidRDefault="000204BC" w:rsidP="000204BC"/>
    <w:p w:rsidR="000204BC" w:rsidRDefault="000204BC" w:rsidP="000204BC"/>
    <w:p w:rsidR="000204BC" w:rsidRDefault="000204BC" w:rsidP="000204BC">
      <w:r>
        <w:t>RICARDO CASAS ZAPATA</w:t>
      </w:r>
    </w:p>
    <w:p w:rsidR="000204BC" w:rsidRDefault="000204BC" w:rsidP="000204BC">
      <w:r>
        <w:t>Director</w:t>
      </w:r>
    </w:p>
    <w:p w:rsidR="000204BC" w:rsidRDefault="000204BC" w:rsidP="000204BC">
      <w:pPr>
        <w:rPr>
          <w:b/>
        </w:rPr>
      </w:pPr>
    </w:p>
    <w:p w:rsidR="000204BC" w:rsidRDefault="000204BC"/>
    <w:p w:rsidR="005B20E0" w:rsidRDefault="005B20E0"/>
    <w:p w:rsidR="005B20E0" w:rsidRDefault="005B20E0" w:rsidP="005B20E0"/>
    <w:p w:rsidR="005B20E0" w:rsidRDefault="005B20E0" w:rsidP="005B20E0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5B20E0" w:rsidRDefault="005B20E0" w:rsidP="005B20E0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5B20E0" w:rsidRDefault="005B20E0" w:rsidP="005B20E0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5B20E0" w:rsidRDefault="005B20E0" w:rsidP="005B20E0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5B20E0" w:rsidRDefault="005B20E0" w:rsidP="005B20E0"/>
    <w:p w:rsidR="005B20E0" w:rsidRDefault="005B20E0" w:rsidP="005B20E0"/>
    <w:p w:rsidR="005B20E0" w:rsidRDefault="005B20E0" w:rsidP="005B20E0">
      <w:pPr>
        <w:pStyle w:val="Ttulo1"/>
      </w:pPr>
      <w:r>
        <w:t>ORDEN DE TRABAJO      N°      05543</w:t>
      </w:r>
    </w:p>
    <w:p w:rsidR="005B20E0" w:rsidRDefault="005B20E0" w:rsidP="005B20E0"/>
    <w:p w:rsidR="005B20E0" w:rsidRDefault="005B20E0" w:rsidP="005B20E0"/>
    <w:p w:rsidR="005B20E0" w:rsidRDefault="005B20E0" w:rsidP="005B20E0">
      <w:r>
        <w:t>FECHA:</w:t>
      </w:r>
      <w:r>
        <w:tab/>
        <w:t>Medellín, Octubre  21    de 2009</w:t>
      </w:r>
    </w:p>
    <w:p w:rsidR="005B20E0" w:rsidRDefault="005B20E0" w:rsidP="005B20E0">
      <w:r>
        <w:t>PARA:</w:t>
      </w:r>
      <w:r>
        <w:tab/>
      </w:r>
      <w:r>
        <w:tab/>
        <w:t>PLÁSTICOS DARMA</w:t>
      </w:r>
    </w:p>
    <w:p w:rsidR="005B20E0" w:rsidRDefault="005B20E0" w:rsidP="005B20E0">
      <w:r>
        <w:t>ATENCIÓN:</w:t>
      </w:r>
      <w:r>
        <w:tab/>
        <w:t>Sr. DARIO JARAMILLO</w:t>
      </w:r>
    </w:p>
    <w:p w:rsidR="005B20E0" w:rsidRDefault="005B20E0" w:rsidP="005B20E0"/>
    <w:p w:rsidR="005B20E0" w:rsidRDefault="005B20E0" w:rsidP="005B20E0"/>
    <w:p w:rsidR="005B20E0" w:rsidRDefault="005B20E0" w:rsidP="005B20E0">
      <w:r>
        <w:t xml:space="preserve"> Apreciado Dn DARIO:</w:t>
      </w:r>
    </w:p>
    <w:p w:rsidR="005B20E0" w:rsidRDefault="005B20E0" w:rsidP="005B20E0"/>
    <w:p w:rsidR="005B20E0" w:rsidRDefault="005B20E0" w:rsidP="005B20E0">
      <w:r>
        <w:t>Con la presente estamos solicitando el siguiente material  :</w:t>
      </w:r>
    </w:p>
    <w:p w:rsidR="005B20E0" w:rsidRDefault="005B20E0" w:rsidP="005B20E0"/>
    <w:p w:rsidR="005B20E0" w:rsidRDefault="005B20E0" w:rsidP="005B20E0">
      <w:r>
        <w:rPr>
          <w:b/>
          <w:bCs/>
          <w:u w:val="single"/>
        </w:rPr>
        <w:t>EXTRUSION</w:t>
      </w:r>
      <w:r>
        <w:t>:</w:t>
      </w:r>
    </w:p>
    <w:p w:rsidR="005B20E0" w:rsidRDefault="005B20E0" w:rsidP="005B20E0"/>
    <w:p w:rsidR="005B20E0" w:rsidRDefault="005B20E0" w:rsidP="005B20E0"/>
    <w:tbl>
      <w:tblPr>
        <w:tblW w:w="9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004"/>
        <w:gridCol w:w="1702"/>
        <w:gridCol w:w="1751"/>
        <w:gridCol w:w="1807"/>
        <w:gridCol w:w="1986"/>
      </w:tblGrid>
      <w:tr w:rsidR="005B20E0" w:rsidTr="007C6065">
        <w:tc>
          <w:tcPr>
            <w:tcW w:w="2004" w:type="dxa"/>
          </w:tcPr>
          <w:p w:rsidR="005B20E0" w:rsidRDefault="005B20E0" w:rsidP="007C6065">
            <w:r>
              <w:t>MEDIDA EN  CENTIMETROS</w:t>
            </w:r>
          </w:p>
        </w:tc>
        <w:tc>
          <w:tcPr>
            <w:tcW w:w="1702" w:type="dxa"/>
          </w:tcPr>
          <w:p w:rsidR="005B20E0" w:rsidRDefault="005B20E0" w:rsidP="007C6065">
            <w:r>
              <w:t>CALIBRE</w:t>
            </w:r>
          </w:p>
        </w:tc>
        <w:tc>
          <w:tcPr>
            <w:tcW w:w="1751" w:type="dxa"/>
          </w:tcPr>
          <w:p w:rsidR="005B20E0" w:rsidRDefault="005B20E0" w:rsidP="007C6065">
            <w:r>
              <w:t>FORMA</w:t>
            </w:r>
          </w:p>
        </w:tc>
        <w:tc>
          <w:tcPr>
            <w:tcW w:w="1807" w:type="dxa"/>
          </w:tcPr>
          <w:p w:rsidR="005B20E0" w:rsidRDefault="005B20E0" w:rsidP="007C6065">
            <w:r>
              <w:t>CANTIDAD EN KILOS</w:t>
            </w:r>
          </w:p>
        </w:tc>
        <w:tc>
          <w:tcPr>
            <w:tcW w:w="1986" w:type="dxa"/>
          </w:tcPr>
          <w:p w:rsidR="005B20E0" w:rsidRDefault="005B20E0" w:rsidP="007C6065">
            <w:r>
              <w:t>MATERIAL</w:t>
            </w:r>
          </w:p>
        </w:tc>
      </w:tr>
      <w:tr w:rsidR="005B20E0" w:rsidTr="007C6065">
        <w:tc>
          <w:tcPr>
            <w:tcW w:w="2004" w:type="dxa"/>
          </w:tcPr>
          <w:p w:rsidR="005B20E0" w:rsidRPr="009A1B6D" w:rsidRDefault="00C706CD" w:rsidP="007C6065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1702" w:type="dxa"/>
          </w:tcPr>
          <w:p w:rsidR="005B20E0" w:rsidRPr="00DC160C" w:rsidRDefault="00C706CD" w:rsidP="007C6065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  <w:r w:rsidR="005B20E0">
              <w:rPr>
                <w:b/>
              </w:rPr>
              <w:t xml:space="preserve">.0 </w:t>
            </w:r>
            <w:r w:rsidR="005B20E0" w:rsidRPr="00DC160C">
              <w:rPr>
                <w:b/>
              </w:rPr>
              <w:t xml:space="preserve">  ”</w:t>
            </w:r>
          </w:p>
        </w:tc>
        <w:tc>
          <w:tcPr>
            <w:tcW w:w="1751" w:type="dxa"/>
          </w:tcPr>
          <w:p w:rsidR="005B20E0" w:rsidRPr="00DC160C" w:rsidRDefault="005B20E0" w:rsidP="007C6065">
            <w:pPr>
              <w:jc w:val="center"/>
              <w:rPr>
                <w:b/>
              </w:rPr>
            </w:pPr>
            <w:r w:rsidRPr="00DC160C">
              <w:rPr>
                <w:b/>
              </w:rPr>
              <w:t xml:space="preserve">TUBULAR </w:t>
            </w:r>
          </w:p>
        </w:tc>
        <w:tc>
          <w:tcPr>
            <w:tcW w:w="1807" w:type="dxa"/>
          </w:tcPr>
          <w:p w:rsidR="005B20E0" w:rsidRPr="00DC160C" w:rsidRDefault="00C706CD" w:rsidP="007C6065">
            <w:pPr>
              <w:jc w:val="center"/>
              <w:rPr>
                <w:b/>
              </w:rPr>
            </w:pPr>
            <w:r>
              <w:rPr>
                <w:b/>
              </w:rPr>
              <w:t>80</w:t>
            </w:r>
          </w:p>
        </w:tc>
        <w:tc>
          <w:tcPr>
            <w:tcW w:w="1986" w:type="dxa"/>
          </w:tcPr>
          <w:p w:rsidR="005B20E0" w:rsidRPr="00DC160C" w:rsidRDefault="005B20E0" w:rsidP="007C6065">
            <w:pPr>
              <w:jc w:val="center"/>
              <w:rPr>
                <w:b/>
              </w:rPr>
            </w:pPr>
            <w:r w:rsidRPr="00DC160C">
              <w:rPr>
                <w:b/>
              </w:rPr>
              <w:t>BAJA   TPTE</w:t>
            </w:r>
          </w:p>
        </w:tc>
      </w:tr>
    </w:tbl>
    <w:p w:rsidR="005B20E0" w:rsidRDefault="005B20E0" w:rsidP="005B20E0">
      <w:pPr>
        <w:pStyle w:val="Ttulo2"/>
      </w:pPr>
    </w:p>
    <w:p w:rsidR="005B20E0" w:rsidRDefault="005B20E0" w:rsidP="005B20E0"/>
    <w:p w:rsidR="005B20E0" w:rsidRDefault="005B20E0" w:rsidP="005B20E0">
      <w:pPr>
        <w:rPr>
          <w:b/>
          <w:bCs/>
          <w:u w:val="single"/>
        </w:rPr>
      </w:pPr>
    </w:p>
    <w:p w:rsidR="005B20E0" w:rsidRDefault="005B20E0" w:rsidP="005B20E0">
      <w:r w:rsidRPr="0026453F">
        <w:rPr>
          <w:b/>
          <w:u w:val="single"/>
        </w:rPr>
        <w:t xml:space="preserve">MEZCLA </w:t>
      </w:r>
      <w:r>
        <w:t xml:space="preserve">  :     25     BAJA</w:t>
      </w:r>
    </w:p>
    <w:p w:rsidR="005B20E0" w:rsidRDefault="005B20E0" w:rsidP="005B20E0">
      <w:r>
        <w:t xml:space="preserve">                          6        LINEAL</w:t>
      </w:r>
    </w:p>
    <w:p w:rsidR="005B20E0" w:rsidRDefault="005B20E0" w:rsidP="005B20E0"/>
    <w:p w:rsidR="005B20E0" w:rsidRDefault="005B20E0" w:rsidP="005B20E0">
      <w:pPr>
        <w:rPr>
          <w:b/>
          <w:bCs/>
          <w:u w:val="single"/>
        </w:rPr>
      </w:pPr>
      <w:r>
        <w:t xml:space="preserve"> </w:t>
      </w:r>
      <w:r>
        <w:tab/>
      </w:r>
      <w:r>
        <w:tab/>
      </w:r>
    </w:p>
    <w:p w:rsidR="005B20E0" w:rsidRDefault="005B20E0" w:rsidP="005B20E0"/>
    <w:p w:rsidR="005B20E0" w:rsidRDefault="005B20E0" w:rsidP="005B20E0"/>
    <w:p w:rsidR="005B20E0" w:rsidRDefault="005B20E0" w:rsidP="005B20E0">
      <w:r>
        <w:t xml:space="preserve">Agradezco </w:t>
      </w:r>
      <w:smartTag w:uri="urn:schemas-microsoft-com:office:smarttags" w:element="PersonName">
        <w:smartTagPr>
          <w:attr w:name="ProductID" w:val="la Amable"/>
        </w:smartTagPr>
        <w:r>
          <w:t>la Amable</w:t>
        </w:r>
      </w:smartTag>
      <w:r>
        <w:t xml:space="preserve"> colaboración.</w:t>
      </w:r>
    </w:p>
    <w:p w:rsidR="005B20E0" w:rsidRDefault="005B20E0" w:rsidP="005B20E0"/>
    <w:p w:rsidR="005B20E0" w:rsidRDefault="005B20E0" w:rsidP="005B20E0"/>
    <w:p w:rsidR="005B20E0" w:rsidRDefault="005B20E0" w:rsidP="005B20E0"/>
    <w:p w:rsidR="005B20E0" w:rsidRDefault="005B20E0" w:rsidP="005B20E0"/>
    <w:p w:rsidR="005B20E0" w:rsidRDefault="005B20E0" w:rsidP="005B20E0">
      <w:r>
        <w:t>Cordialmente</w:t>
      </w:r>
    </w:p>
    <w:p w:rsidR="005B20E0" w:rsidRDefault="005B20E0" w:rsidP="005B20E0"/>
    <w:p w:rsidR="005B20E0" w:rsidRDefault="005B20E0" w:rsidP="005B20E0"/>
    <w:p w:rsidR="005B20E0" w:rsidRDefault="005B20E0" w:rsidP="005B20E0"/>
    <w:p w:rsidR="005B20E0" w:rsidRDefault="005B20E0" w:rsidP="005B20E0">
      <w:r>
        <w:t>RICARDO CASAS ZAPATA</w:t>
      </w:r>
    </w:p>
    <w:p w:rsidR="005B20E0" w:rsidRDefault="005B20E0" w:rsidP="005B20E0">
      <w:r>
        <w:t>Director</w:t>
      </w:r>
    </w:p>
    <w:p w:rsidR="005B20E0" w:rsidRDefault="005B20E0"/>
    <w:p w:rsidR="001E4EDD" w:rsidRDefault="001E4EDD"/>
    <w:p w:rsidR="001E4EDD" w:rsidRDefault="001E4EDD"/>
    <w:p w:rsidR="001E4EDD" w:rsidRDefault="001E4EDD"/>
    <w:p w:rsidR="001E4EDD" w:rsidRDefault="001E4EDD"/>
    <w:p w:rsidR="001E4EDD" w:rsidRDefault="001E4EDD" w:rsidP="001E4EDD">
      <w:pPr>
        <w:rPr>
          <w:b/>
        </w:rPr>
      </w:pPr>
    </w:p>
    <w:p w:rsidR="001E4EDD" w:rsidRDefault="001E4EDD" w:rsidP="001E4EDD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1E4EDD" w:rsidRDefault="001E4EDD" w:rsidP="001E4EDD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1E4EDD" w:rsidRDefault="001E4EDD" w:rsidP="001E4EDD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 - 144</w:t>
      </w:r>
    </w:p>
    <w:p w:rsidR="001E4EDD" w:rsidRDefault="001E4EDD" w:rsidP="001E4EDD">
      <w:pPr>
        <w:rPr>
          <w:b/>
          <w:bCs/>
          <w:sz w:val="20"/>
        </w:rPr>
      </w:pPr>
      <w:r>
        <w:rPr>
          <w:b/>
          <w:bCs/>
          <w:sz w:val="20"/>
        </w:rPr>
        <w:t>TEL:   4 44 46 64  ITAGUI.</w:t>
      </w:r>
    </w:p>
    <w:p w:rsidR="001E4EDD" w:rsidRDefault="001E4EDD" w:rsidP="001E4EDD">
      <w:pPr>
        <w:rPr>
          <w:b/>
          <w:bCs/>
          <w:sz w:val="20"/>
        </w:rPr>
      </w:pPr>
    </w:p>
    <w:p w:rsidR="001E4EDD" w:rsidRDefault="001E4EDD" w:rsidP="001E4EDD">
      <w:pPr>
        <w:rPr>
          <w:b/>
          <w:bCs/>
        </w:rPr>
      </w:pPr>
    </w:p>
    <w:p w:rsidR="001E4EDD" w:rsidRDefault="001E4EDD" w:rsidP="001E4EDD">
      <w:pPr>
        <w:pStyle w:val="Ttulo1"/>
      </w:pPr>
      <w:r>
        <w:t>ORDEN DE  TRABAJO      N°   05529</w:t>
      </w:r>
    </w:p>
    <w:p w:rsidR="001E4EDD" w:rsidRDefault="001E4EDD" w:rsidP="001E4EDD"/>
    <w:p w:rsidR="001E4EDD" w:rsidRDefault="001E4EDD" w:rsidP="001E4EDD">
      <w:r>
        <w:t>FECHA:</w:t>
      </w:r>
      <w:r>
        <w:tab/>
        <w:t xml:space="preserve">Medellín,  </w:t>
      </w:r>
      <w:r w:rsidR="00636D67">
        <w:t xml:space="preserve">Octubre    21 </w:t>
      </w:r>
      <w:r>
        <w:t xml:space="preserve">  de 2009</w:t>
      </w:r>
    </w:p>
    <w:p w:rsidR="001E4EDD" w:rsidRDefault="001E4EDD" w:rsidP="001E4EDD">
      <w:r>
        <w:t>PARA:</w:t>
      </w:r>
      <w:r>
        <w:tab/>
      </w:r>
      <w:r>
        <w:tab/>
        <w:t>PLÁSTICOS DARMA</w:t>
      </w:r>
    </w:p>
    <w:p w:rsidR="001E4EDD" w:rsidRDefault="001E4EDD" w:rsidP="001E4EDD">
      <w:r>
        <w:t>ATENCIÓN:</w:t>
      </w:r>
      <w:r>
        <w:tab/>
        <w:t>Sr. Darío Jaramillo</w:t>
      </w:r>
    </w:p>
    <w:p w:rsidR="001E4EDD" w:rsidRDefault="001E4EDD" w:rsidP="001E4EDD">
      <w:r>
        <w:tab/>
      </w:r>
      <w:r>
        <w:tab/>
        <w:t>Gerente.</w:t>
      </w:r>
    </w:p>
    <w:p w:rsidR="001E4EDD" w:rsidRDefault="001E4EDD" w:rsidP="001E4EDD"/>
    <w:p w:rsidR="001E4EDD" w:rsidRDefault="001E4EDD" w:rsidP="001E4EDD">
      <w:r>
        <w:t>Apreciado Don Darío:</w:t>
      </w:r>
    </w:p>
    <w:p w:rsidR="001E4EDD" w:rsidRDefault="001E4EDD" w:rsidP="001E4EDD"/>
    <w:p w:rsidR="001E4EDD" w:rsidRDefault="001E4EDD" w:rsidP="001E4EDD">
      <w:r>
        <w:t>Con la presente estamos solicitando el siguiente servicio de  IMPRESION:</w:t>
      </w:r>
    </w:p>
    <w:p w:rsidR="001E4EDD" w:rsidRDefault="001E4EDD" w:rsidP="001E4EDD"/>
    <w:p w:rsidR="001E4EDD" w:rsidRDefault="001E4EDD" w:rsidP="001E4EDD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1E4EDD" w:rsidRDefault="001E4EDD" w:rsidP="001E4EDD">
      <w:r>
        <w:t xml:space="preserve">MATERIAL   :           Polipropileno Tubular de </w:t>
      </w:r>
      <w:r w:rsidR="002E38B1">
        <w:rPr>
          <w:b/>
        </w:rPr>
        <w:t xml:space="preserve">  45  </w:t>
      </w:r>
      <w:r>
        <w:t xml:space="preserve"> cms</w:t>
      </w:r>
    </w:p>
    <w:p w:rsidR="001E4EDD" w:rsidRDefault="001E4EDD" w:rsidP="001E4EDD">
      <w:r>
        <w:t xml:space="preserve">CLIBRE      :               </w:t>
      </w:r>
      <w:r>
        <w:rPr>
          <w:b/>
        </w:rPr>
        <w:t>2.8</w:t>
      </w:r>
      <w:r w:rsidRPr="00F877C0">
        <w:rPr>
          <w:b/>
        </w:rPr>
        <w:t xml:space="preserve"> </w:t>
      </w:r>
      <w:r w:rsidR="008375B2">
        <w:rPr>
          <w:b/>
        </w:rPr>
        <w:t xml:space="preserve"> </w:t>
      </w:r>
      <w:r w:rsidR="00545F29">
        <w:rPr>
          <w:b/>
        </w:rPr>
        <w:t xml:space="preserve"> </w:t>
      </w:r>
      <w:r w:rsidRPr="00F877C0">
        <w:rPr>
          <w:b/>
        </w:rPr>
        <w:t>”</w:t>
      </w:r>
    </w:p>
    <w:p w:rsidR="001E4EDD" w:rsidRDefault="001E4EDD" w:rsidP="001E4EDD">
      <w:r>
        <w:t>REFERENCIA:</w:t>
      </w:r>
      <w:r>
        <w:tab/>
      </w:r>
      <w:r>
        <w:rPr>
          <w:b/>
        </w:rPr>
        <w:t>ADVERTENCIA  GRANDE</w:t>
      </w:r>
      <w:r w:rsidR="002E38B1">
        <w:rPr>
          <w:b/>
        </w:rPr>
        <w:t xml:space="preserve">  ESPECIAL</w:t>
      </w:r>
    </w:p>
    <w:p w:rsidR="001E4EDD" w:rsidRPr="00F956F8" w:rsidRDefault="001E4EDD" w:rsidP="001E4EDD">
      <w:pPr>
        <w:rPr>
          <w:b/>
        </w:rPr>
      </w:pPr>
      <w:r>
        <w:t xml:space="preserve">CANTIDAD    :          </w:t>
      </w:r>
      <w:r w:rsidR="002E38B1">
        <w:rPr>
          <w:b/>
        </w:rPr>
        <w:t>120</w:t>
      </w:r>
      <w:r w:rsidRPr="00F956F8">
        <w:rPr>
          <w:b/>
        </w:rPr>
        <w:t xml:space="preserve">    Kg</w:t>
      </w:r>
    </w:p>
    <w:p w:rsidR="001E4EDD" w:rsidRDefault="001E4EDD" w:rsidP="001E4EDD">
      <w:r>
        <w:t>COLORES:</w:t>
      </w:r>
      <w:r>
        <w:tab/>
      </w:r>
      <w:r>
        <w:tab/>
        <w:t>1 (   Negro  )</w:t>
      </w:r>
    </w:p>
    <w:p w:rsidR="001E4EDD" w:rsidRDefault="001E4EDD" w:rsidP="001E4EDD">
      <w:r>
        <w:t>CARAS:</w:t>
      </w:r>
      <w:r>
        <w:tab/>
      </w:r>
      <w:r>
        <w:tab/>
        <w:t>1</w:t>
      </w:r>
    </w:p>
    <w:p w:rsidR="001E4EDD" w:rsidRDefault="00FD08D7" w:rsidP="001E4EDD">
      <w:r>
        <w:t>REPETICIÓN:</w:t>
      </w:r>
      <w:r>
        <w:tab/>
        <w:t>32</w:t>
      </w:r>
    </w:p>
    <w:p w:rsidR="001E4EDD" w:rsidRDefault="00FD08D7" w:rsidP="001E4EDD">
      <w:r>
        <w:t>RODILLO:</w:t>
      </w:r>
      <w:r>
        <w:tab/>
      </w:r>
      <w:r>
        <w:tab/>
        <w:t>32</w:t>
      </w:r>
    </w:p>
    <w:p w:rsidR="001E4EDD" w:rsidRPr="009A4BD3" w:rsidRDefault="001E4EDD" w:rsidP="001E4EDD">
      <w:pPr>
        <w:rPr>
          <w:b/>
        </w:rPr>
      </w:pPr>
      <w:r>
        <w:t>BOLSA:</w:t>
      </w:r>
      <w:r>
        <w:tab/>
      </w:r>
      <w:r>
        <w:tab/>
      </w:r>
      <w:r w:rsidR="00FD08D7">
        <w:rPr>
          <w:b/>
        </w:rPr>
        <w:t>32  x   42</w:t>
      </w:r>
      <w:r>
        <w:rPr>
          <w:b/>
        </w:rPr>
        <w:t xml:space="preserve">   +  6 </w:t>
      </w:r>
      <w:r w:rsidRPr="009A4BD3">
        <w:rPr>
          <w:b/>
        </w:rPr>
        <w:t xml:space="preserve">  cms</w:t>
      </w:r>
    </w:p>
    <w:p w:rsidR="001E4EDD" w:rsidRDefault="001E4EDD" w:rsidP="001E4EDD">
      <w:r>
        <w:t>SELLADO:</w:t>
      </w:r>
      <w:r>
        <w:tab/>
      </w:r>
      <w:r>
        <w:tab/>
        <w:t>Para selle lateral.</w:t>
      </w:r>
    </w:p>
    <w:p w:rsidR="001E4EDD" w:rsidRDefault="001E4EDD" w:rsidP="001E4EDD"/>
    <w:p w:rsidR="001E4EDD" w:rsidRDefault="001E4EDD" w:rsidP="001E4EDD"/>
    <w:p w:rsidR="001E4EDD" w:rsidRDefault="001E4EDD" w:rsidP="001E4EDD">
      <w:r>
        <w:rPr>
          <w:b/>
          <w:bCs/>
          <w:u w:val="single"/>
        </w:rPr>
        <w:t>NOTA:</w:t>
      </w:r>
      <w:r>
        <w:t xml:space="preserve">  * Los cyreles  se encuentran en su planta</w:t>
      </w:r>
    </w:p>
    <w:p w:rsidR="001E4EDD" w:rsidRDefault="001E4EDD" w:rsidP="001E4EDD">
      <w:pPr>
        <w:numPr>
          <w:ilvl w:val="0"/>
          <w:numId w:val="1"/>
        </w:numPr>
      </w:pPr>
      <w:r>
        <w:t>Se envían muestra física  para tonos y alturas</w:t>
      </w:r>
    </w:p>
    <w:p w:rsidR="001E4EDD" w:rsidRDefault="001E4EDD" w:rsidP="001E4EDD">
      <w:pPr>
        <w:numPr>
          <w:ilvl w:val="0"/>
          <w:numId w:val="2"/>
        </w:numPr>
      </w:pPr>
      <w:r>
        <w:t xml:space="preserve">Se envia  el material de PP  de </w:t>
      </w:r>
      <w:r w:rsidR="00290045">
        <w:rPr>
          <w:b/>
        </w:rPr>
        <w:t>45</w:t>
      </w:r>
      <w:r>
        <w:t xml:space="preserve">  cm</w:t>
      </w:r>
    </w:p>
    <w:p w:rsidR="00290045" w:rsidRDefault="00290045" w:rsidP="001E4EDD">
      <w:pPr>
        <w:numPr>
          <w:ilvl w:val="0"/>
          <w:numId w:val="2"/>
        </w:numPr>
      </w:pPr>
      <w:r>
        <w:t>SE  ENVIA  ARTE PARA DAR ALTURAS</w:t>
      </w:r>
    </w:p>
    <w:p w:rsidR="001E4EDD" w:rsidRPr="00CB2791" w:rsidRDefault="001E4EDD" w:rsidP="001E4EDD">
      <w:pPr>
        <w:rPr>
          <w:b/>
        </w:rPr>
      </w:pPr>
    </w:p>
    <w:p w:rsidR="001E4EDD" w:rsidRDefault="001E4EDD" w:rsidP="001E4EDD">
      <w:pPr>
        <w:ind w:left="885"/>
      </w:pPr>
    </w:p>
    <w:p w:rsidR="001E4EDD" w:rsidRDefault="001E4EDD" w:rsidP="001E4EDD">
      <w:pPr>
        <w:ind w:left="885"/>
      </w:pPr>
    </w:p>
    <w:p w:rsidR="001E4EDD" w:rsidRDefault="001E4EDD" w:rsidP="001E4EDD">
      <w:r>
        <w:t>Agradezco la atención y colaboración prestada.</w:t>
      </w:r>
    </w:p>
    <w:p w:rsidR="001E4EDD" w:rsidRDefault="001E4EDD" w:rsidP="001E4EDD"/>
    <w:p w:rsidR="001E4EDD" w:rsidRDefault="001E4EDD" w:rsidP="001E4EDD"/>
    <w:p w:rsidR="001E4EDD" w:rsidRDefault="001E4EDD" w:rsidP="001E4EDD"/>
    <w:p w:rsidR="001E4EDD" w:rsidRDefault="001E4EDD" w:rsidP="001E4EDD">
      <w:r>
        <w:t xml:space="preserve">Cordialmente,                                                      </w:t>
      </w:r>
    </w:p>
    <w:p w:rsidR="001E4EDD" w:rsidRDefault="001E4EDD" w:rsidP="001E4EDD"/>
    <w:p w:rsidR="001E4EDD" w:rsidRDefault="001E4EDD" w:rsidP="001E4EDD"/>
    <w:p w:rsidR="001E4EDD" w:rsidRDefault="001E4EDD" w:rsidP="001E4EDD"/>
    <w:p w:rsidR="001E4EDD" w:rsidRDefault="001E4EDD" w:rsidP="001E4EDD">
      <w:r>
        <w:t>RICARDO CASAS ZAPATA</w:t>
      </w:r>
    </w:p>
    <w:p w:rsidR="001E4EDD" w:rsidRDefault="001E4EDD" w:rsidP="001E4EDD">
      <w:r>
        <w:t>Director.</w:t>
      </w:r>
    </w:p>
    <w:p w:rsidR="001E4EDD" w:rsidRDefault="001E4EDD" w:rsidP="001E4EDD">
      <w:pPr>
        <w:rPr>
          <w:b/>
        </w:rPr>
      </w:pPr>
    </w:p>
    <w:p w:rsidR="001E4EDD" w:rsidRDefault="001E4EDD"/>
    <w:p w:rsidR="007C6065" w:rsidRDefault="007C6065"/>
    <w:p w:rsidR="007C6065" w:rsidRDefault="007C6065" w:rsidP="007C6065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7C6065" w:rsidRDefault="007C6065" w:rsidP="007C6065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7C6065" w:rsidRDefault="007C6065" w:rsidP="007C6065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7C6065" w:rsidRDefault="007C6065" w:rsidP="007C6065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7C6065" w:rsidRDefault="007C6065" w:rsidP="007C6065"/>
    <w:p w:rsidR="007C6065" w:rsidRDefault="007C6065" w:rsidP="007C6065"/>
    <w:p w:rsidR="007C6065" w:rsidRDefault="007C6065" w:rsidP="007C6065">
      <w:pPr>
        <w:pStyle w:val="Ttulo1"/>
      </w:pPr>
      <w:r>
        <w:t>ORD EN DE TRABAJO  N°      05547</w:t>
      </w:r>
    </w:p>
    <w:p w:rsidR="007C6065" w:rsidRDefault="007C6065" w:rsidP="007C6065"/>
    <w:p w:rsidR="007C6065" w:rsidRDefault="007C6065" w:rsidP="007C6065">
      <w:r>
        <w:t>FECHA:</w:t>
      </w:r>
      <w:r>
        <w:tab/>
        <w:t>Medellín, Octubre  22   de   2009</w:t>
      </w:r>
    </w:p>
    <w:p w:rsidR="007C6065" w:rsidRDefault="007C6065" w:rsidP="007C6065">
      <w:r>
        <w:t>PARA:</w:t>
      </w:r>
      <w:r>
        <w:tab/>
      </w:r>
      <w:r>
        <w:tab/>
        <w:t>PLÁSTICOS DARMA</w:t>
      </w:r>
    </w:p>
    <w:p w:rsidR="007C6065" w:rsidRDefault="007C6065" w:rsidP="007C6065">
      <w:r>
        <w:t>ATENCIÓN:</w:t>
      </w:r>
      <w:r>
        <w:tab/>
        <w:t>Sr. Darío Jaramillo</w:t>
      </w:r>
    </w:p>
    <w:p w:rsidR="007C6065" w:rsidRDefault="007C6065" w:rsidP="007C6065">
      <w:r>
        <w:tab/>
      </w:r>
      <w:r>
        <w:tab/>
        <w:t>Gerente.</w:t>
      </w:r>
    </w:p>
    <w:p w:rsidR="007C6065" w:rsidRDefault="007C6065" w:rsidP="007C6065"/>
    <w:p w:rsidR="007C6065" w:rsidRDefault="007C6065" w:rsidP="007C6065">
      <w:r>
        <w:t>Apreciado Don Darío:</w:t>
      </w:r>
    </w:p>
    <w:p w:rsidR="007C6065" w:rsidRDefault="007C6065" w:rsidP="007C6065"/>
    <w:p w:rsidR="007C6065" w:rsidRDefault="007C6065" w:rsidP="007C6065">
      <w:r>
        <w:t>Con la presente estamos solicitando el siguiente Material :</w:t>
      </w:r>
    </w:p>
    <w:p w:rsidR="007C6065" w:rsidRDefault="007C6065" w:rsidP="007C6065"/>
    <w:p w:rsidR="007C6065" w:rsidRDefault="007C6065" w:rsidP="007C6065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7C6065" w:rsidRDefault="007C6065" w:rsidP="007C6065">
      <w:pPr>
        <w:rPr>
          <w:b/>
          <w:bCs/>
          <w:u w:val="single"/>
        </w:rPr>
      </w:pPr>
    </w:p>
    <w:p w:rsidR="007C6065" w:rsidRDefault="007C6065" w:rsidP="007C6065">
      <w:r>
        <w:t>MATERIAL:</w:t>
      </w:r>
      <w:r>
        <w:tab/>
      </w:r>
      <w:r>
        <w:tab/>
        <w:t>Polietileno Alta Densidad  BLANCA  LAMINA</w:t>
      </w:r>
    </w:p>
    <w:p w:rsidR="007C6065" w:rsidRDefault="007C6065" w:rsidP="007C6065">
      <w:r>
        <w:t>MEDIDA:</w:t>
      </w:r>
      <w:r>
        <w:tab/>
      </w:r>
      <w:r>
        <w:tab/>
      </w:r>
      <w:r w:rsidRPr="00744106">
        <w:rPr>
          <w:b/>
        </w:rPr>
        <w:t>80   Cms.</w:t>
      </w:r>
    </w:p>
    <w:p w:rsidR="007C6065" w:rsidRDefault="007C6065" w:rsidP="007C6065">
      <w:pPr>
        <w:rPr>
          <w:b/>
          <w:bCs/>
        </w:rPr>
      </w:pPr>
      <w:r>
        <w:t>CALIBRE:</w:t>
      </w:r>
      <w:r>
        <w:tab/>
      </w:r>
      <w:r>
        <w:tab/>
      </w:r>
      <w:r w:rsidRPr="00744106">
        <w:rPr>
          <w:b/>
        </w:rPr>
        <w:t xml:space="preserve">2.0 </w:t>
      </w:r>
      <w:r w:rsidRPr="00744106">
        <w:rPr>
          <w:b/>
          <w:bCs/>
        </w:rPr>
        <w:t xml:space="preserve">  ”</w:t>
      </w:r>
    </w:p>
    <w:p w:rsidR="007C6065" w:rsidRDefault="007C6065" w:rsidP="007C6065">
      <w:r>
        <w:t>COLOR:</w:t>
      </w:r>
      <w:r>
        <w:tab/>
      </w:r>
      <w:r>
        <w:tab/>
        <w:t>BLANCA</w:t>
      </w:r>
      <w:r w:rsidRPr="000F0005">
        <w:rPr>
          <w:b/>
        </w:rPr>
        <w:t xml:space="preserve"> </w:t>
      </w:r>
      <w:r>
        <w:t xml:space="preserve"> </w:t>
      </w:r>
    </w:p>
    <w:p w:rsidR="007C6065" w:rsidRDefault="007C6065" w:rsidP="007C6065">
      <w:r>
        <w:t>TRATADO:</w:t>
      </w:r>
      <w:r>
        <w:tab/>
      </w:r>
      <w:r>
        <w:tab/>
        <w:t>2 Caras.</w:t>
      </w:r>
    </w:p>
    <w:p w:rsidR="007C6065" w:rsidRDefault="007C6065" w:rsidP="007C6065">
      <w:pPr>
        <w:rPr>
          <w:b/>
          <w:bCs/>
        </w:rPr>
      </w:pPr>
      <w:r>
        <w:t>CANTIDAD:</w:t>
      </w:r>
      <w:r>
        <w:tab/>
      </w:r>
      <w:r>
        <w:tab/>
        <w:t>160   Kg.</w:t>
      </w:r>
      <w:r>
        <w:rPr>
          <w:b/>
          <w:bCs/>
        </w:rPr>
        <w:tab/>
        <w:t xml:space="preserve"> </w:t>
      </w:r>
    </w:p>
    <w:p w:rsidR="007C6065" w:rsidRDefault="007C6065" w:rsidP="007C6065">
      <w:r>
        <w:t>REFERENCIA:</w:t>
      </w:r>
      <w:r>
        <w:tab/>
      </w:r>
      <w:r w:rsidRPr="0083571E">
        <w:rPr>
          <w:b/>
        </w:rPr>
        <w:t>MADE IN COLOMBIA</w:t>
      </w:r>
    </w:p>
    <w:p w:rsidR="007C6065" w:rsidRDefault="007C6065" w:rsidP="007C6065">
      <w:r>
        <w:t>COLORES:</w:t>
      </w:r>
      <w:r>
        <w:tab/>
      </w:r>
      <w:r>
        <w:tab/>
        <w:t>3 ( Rojo – Azul - Amarillo )</w:t>
      </w:r>
    </w:p>
    <w:p w:rsidR="007C6065" w:rsidRDefault="007C6065" w:rsidP="007C6065">
      <w:r>
        <w:t>CARAS:</w:t>
      </w:r>
      <w:r>
        <w:tab/>
      </w:r>
      <w:r>
        <w:tab/>
        <w:t>2  ( 3 X 1 – 3 X 1 )</w:t>
      </w:r>
    </w:p>
    <w:p w:rsidR="007C6065" w:rsidRDefault="007C6065" w:rsidP="007C6065">
      <w:r>
        <w:t>REPETICIÓN:</w:t>
      </w:r>
      <w:r>
        <w:tab/>
        <w:t>38</w:t>
      </w:r>
    </w:p>
    <w:p w:rsidR="007C6065" w:rsidRDefault="007C6065" w:rsidP="007C6065">
      <w:r>
        <w:t>RODILLO:</w:t>
      </w:r>
      <w:r>
        <w:tab/>
      </w:r>
      <w:r>
        <w:tab/>
        <w:t>38</w:t>
      </w:r>
    </w:p>
    <w:p w:rsidR="007C6065" w:rsidRDefault="007C6065" w:rsidP="007C6065">
      <w:r>
        <w:t>BOLSA:</w:t>
      </w:r>
      <w:r>
        <w:tab/>
      </w:r>
      <w:r>
        <w:tab/>
        <w:t xml:space="preserve">38 x 40     cms    ( con tira plastica roja ) </w:t>
      </w:r>
    </w:p>
    <w:p w:rsidR="007C6065" w:rsidRDefault="007C6065" w:rsidP="007C6065">
      <w:r>
        <w:t>SELLADO:</w:t>
      </w:r>
      <w:r>
        <w:tab/>
      </w:r>
      <w:r>
        <w:tab/>
        <w:t>Lateral</w:t>
      </w:r>
    </w:p>
    <w:p w:rsidR="007C6065" w:rsidRDefault="007C6065" w:rsidP="007C6065"/>
    <w:p w:rsidR="007C6065" w:rsidRDefault="007C6065" w:rsidP="007C6065">
      <w:r>
        <w:rPr>
          <w:b/>
          <w:bCs/>
          <w:u w:val="single"/>
        </w:rPr>
        <w:t>NOTA:</w:t>
      </w:r>
      <w:r>
        <w:t xml:space="preserve">  * Los cyreles  se encuentran en su planta</w:t>
      </w:r>
      <w:r w:rsidR="00986481">
        <w:t xml:space="preserve">   (se  anexan  cambios  )</w:t>
      </w:r>
    </w:p>
    <w:p w:rsidR="007C6065" w:rsidRDefault="007C6065" w:rsidP="007C6065">
      <w:pPr>
        <w:numPr>
          <w:ilvl w:val="0"/>
          <w:numId w:val="1"/>
        </w:numPr>
      </w:pPr>
      <w:r>
        <w:t>Se envían Arte  para tonos   y  alturas</w:t>
      </w:r>
    </w:p>
    <w:p w:rsidR="007C6065" w:rsidRPr="006E425A" w:rsidRDefault="007C6065" w:rsidP="007C6065">
      <w:pPr>
        <w:numPr>
          <w:ilvl w:val="0"/>
          <w:numId w:val="1"/>
        </w:numPr>
        <w:rPr>
          <w:b/>
          <w:sz w:val="22"/>
          <w:szCs w:val="22"/>
          <w:u w:val="single"/>
        </w:rPr>
      </w:pPr>
      <w:r w:rsidRPr="006E425A">
        <w:rPr>
          <w:b/>
          <w:sz w:val="22"/>
          <w:szCs w:val="22"/>
          <w:u w:val="single"/>
        </w:rPr>
        <w:t>SE APRUEBA MONTAJE DE IMPRESIÓN</w:t>
      </w:r>
    </w:p>
    <w:p w:rsidR="007C6065" w:rsidRPr="00A94B54" w:rsidRDefault="007C6065" w:rsidP="007C6065">
      <w:pPr>
        <w:numPr>
          <w:ilvl w:val="0"/>
          <w:numId w:val="1"/>
        </w:num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LLEVA  CAMBIOS EN LAS DIRECCIONES SE ENVIA CYREL DE GRAFIFLEX .</w:t>
      </w:r>
    </w:p>
    <w:p w:rsidR="007C6065" w:rsidRDefault="007C6065" w:rsidP="007C6065">
      <w:pPr>
        <w:ind w:left="885"/>
      </w:pPr>
    </w:p>
    <w:p w:rsidR="007C6065" w:rsidRPr="0098114D" w:rsidRDefault="007C6065" w:rsidP="007C6065">
      <w:pPr>
        <w:rPr>
          <w:b/>
          <w:u w:val="single"/>
        </w:rPr>
      </w:pPr>
    </w:p>
    <w:p w:rsidR="007C6065" w:rsidRDefault="007C6065" w:rsidP="007C6065">
      <w:r>
        <w:t>Agradezco la atención y colaboración prestada.</w:t>
      </w:r>
    </w:p>
    <w:p w:rsidR="007C6065" w:rsidRDefault="007C6065" w:rsidP="007C6065"/>
    <w:p w:rsidR="007C6065" w:rsidRDefault="007C6065" w:rsidP="007C6065">
      <w:r>
        <w:t>Cordialmente</w:t>
      </w:r>
    </w:p>
    <w:p w:rsidR="007C6065" w:rsidRDefault="007C6065" w:rsidP="007C6065"/>
    <w:p w:rsidR="007C6065" w:rsidRDefault="007C6065" w:rsidP="007C6065"/>
    <w:p w:rsidR="007C6065" w:rsidRDefault="007C6065" w:rsidP="007C6065">
      <w:r>
        <w:t>RICARDO CASAS ZAPATA</w:t>
      </w:r>
    </w:p>
    <w:p w:rsidR="007C6065" w:rsidRDefault="007C6065" w:rsidP="007C6065">
      <w:r>
        <w:t>Director.</w:t>
      </w:r>
    </w:p>
    <w:p w:rsidR="007C6065" w:rsidRDefault="007C6065"/>
    <w:p w:rsidR="002A4F95" w:rsidRDefault="002A4F95"/>
    <w:p w:rsidR="002A4F95" w:rsidRDefault="002A4F95"/>
    <w:p w:rsidR="002A4F95" w:rsidRDefault="002A4F95" w:rsidP="002A4F95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2A4F95" w:rsidRDefault="002A4F95" w:rsidP="002A4F95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2A4F95" w:rsidRDefault="002A4F95" w:rsidP="002A4F95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– 144 </w:t>
      </w:r>
    </w:p>
    <w:p w:rsidR="002A4F95" w:rsidRDefault="002A4F95" w:rsidP="002A4F95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TEL:   4 44 46 64  ITAGUI                                      </w:t>
      </w:r>
    </w:p>
    <w:p w:rsidR="002A4F95" w:rsidRDefault="002A4F95" w:rsidP="002A4F95"/>
    <w:p w:rsidR="002A4F95" w:rsidRDefault="002A4F95" w:rsidP="002A4F95">
      <w:pPr>
        <w:pStyle w:val="Ttulo1"/>
      </w:pPr>
      <w:r>
        <w:t>ORDEN DE TRABAJO   N°      05540</w:t>
      </w:r>
    </w:p>
    <w:p w:rsidR="002A4F95" w:rsidRDefault="002A4F95" w:rsidP="002A4F95"/>
    <w:p w:rsidR="002A4F95" w:rsidRDefault="002777F9" w:rsidP="002A4F95">
      <w:r>
        <w:t>FECHA:</w:t>
      </w:r>
      <w:r>
        <w:tab/>
        <w:t>Medellín,Octubre  22</w:t>
      </w:r>
      <w:r w:rsidR="002A4F95">
        <w:t xml:space="preserve">  de 2009</w:t>
      </w:r>
    </w:p>
    <w:p w:rsidR="002A4F95" w:rsidRDefault="002A4F95" w:rsidP="002A4F95">
      <w:r>
        <w:t>PARA:</w:t>
      </w:r>
      <w:r>
        <w:tab/>
      </w:r>
      <w:r>
        <w:tab/>
        <w:t>PLÁSTICOS DARMA</w:t>
      </w:r>
    </w:p>
    <w:p w:rsidR="002A4F95" w:rsidRDefault="002A4F95" w:rsidP="002A4F95">
      <w:r>
        <w:t>ATENCIÓN:</w:t>
      </w:r>
      <w:r>
        <w:tab/>
        <w:t>Sr. Darío Jaramillo</w:t>
      </w:r>
    </w:p>
    <w:p w:rsidR="002A4F95" w:rsidRDefault="002A4F95" w:rsidP="002A4F95">
      <w:r>
        <w:tab/>
      </w:r>
      <w:r>
        <w:tab/>
        <w:t>Gerente.</w:t>
      </w:r>
    </w:p>
    <w:p w:rsidR="002A4F95" w:rsidRDefault="002A4F95" w:rsidP="002A4F95"/>
    <w:p w:rsidR="002A4F95" w:rsidRDefault="002A4F95" w:rsidP="002A4F95">
      <w:r>
        <w:t>Apreciado Don Darío:</w:t>
      </w:r>
    </w:p>
    <w:p w:rsidR="002A4F95" w:rsidRDefault="002A4F95" w:rsidP="002A4F95"/>
    <w:p w:rsidR="002A4F95" w:rsidRDefault="002A4F95" w:rsidP="002A4F95">
      <w:r>
        <w:t xml:space="preserve">Con la presente estamos solicitando el siguiente servicio de  </w:t>
      </w:r>
      <w:r w:rsidRPr="00D50CF7">
        <w:rPr>
          <w:b/>
        </w:rPr>
        <w:t>IMPRESIÓN</w:t>
      </w:r>
      <w:r>
        <w:t xml:space="preserve"> :</w:t>
      </w:r>
    </w:p>
    <w:p w:rsidR="002A4F95" w:rsidRDefault="002A4F95" w:rsidP="002A4F95"/>
    <w:p w:rsidR="002A4F95" w:rsidRDefault="002A4F95" w:rsidP="002A4F95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2A4F95" w:rsidRDefault="002A4F95" w:rsidP="002A4F95">
      <w:r>
        <w:t>MATERIAL   :           Polipropileno Tubular de 50  cms</w:t>
      </w:r>
    </w:p>
    <w:p w:rsidR="002A4F95" w:rsidRDefault="002A4F95" w:rsidP="002A4F95">
      <w:r>
        <w:t xml:space="preserve">CLIBRE      :               </w:t>
      </w:r>
      <w:smartTag w:uri="urn:schemas-microsoft-com:office:smarttags" w:element="metricconverter">
        <w:smartTagPr>
          <w:attr w:name="ProductID" w:val="1.2 ”"/>
        </w:smartTagPr>
        <w:r>
          <w:t>1.2 ”</w:t>
        </w:r>
      </w:smartTag>
    </w:p>
    <w:p w:rsidR="002A4F95" w:rsidRDefault="002A4F95" w:rsidP="002A4F95">
      <w:r>
        <w:t>REFERENCIA:</w:t>
      </w:r>
      <w:r>
        <w:tab/>
      </w:r>
      <w:r>
        <w:rPr>
          <w:b/>
        </w:rPr>
        <w:t xml:space="preserve">OFERTA </w:t>
      </w:r>
      <w:r w:rsidRPr="00C938BB">
        <w:rPr>
          <w:b/>
        </w:rPr>
        <w:t xml:space="preserve">  DISNEY</w:t>
      </w:r>
    </w:p>
    <w:p w:rsidR="002A4F95" w:rsidRDefault="00B609CA" w:rsidP="002A4F95">
      <w:r>
        <w:t>CANTIDAD    :          115</w:t>
      </w:r>
      <w:r w:rsidR="002A4F95">
        <w:t xml:space="preserve">   Kg</w:t>
      </w:r>
    </w:p>
    <w:p w:rsidR="002A4F95" w:rsidRDefault="00902A71" w:rsidP="002A4F95">
      <w:r>
        <w:t>COLORES:</w:t>
      </w:r>
      <w:r>
        <w:tab/>
      </w:r>
      <w:r>
        <w:tab/>
      </w:r>
      <w:r w:rsidR="00CA4322">
        <w:t>3</w:t>
      </w:r>
      <w:r>
        <w:t xml:space="preserve">    (</w:t>
      </w:r>
      <w:r w:rsidR="002777F9">
        <w:t xml:space="preserve"> </w:t>
      </w:r>
      <w:r w:rsidR="002777F9" w:rsidRPr="002777F9">
        <w:rPr>
          <w:u w:val="single"/>
        </w:rPr>
        <w:t>BLANCO – ROJO- NEGRO</w:t>
      </w:r>
      <w:r w:rsidR="002777F9">
        <w:t xml:space="preserve"> </w:t>
      </w:r>
      <w:r>
        <w:t xml:space="preserve"> </w:t>
      </w:r>
      <w:r w:rsidR="002A4F95">
        <w:t xml:space="preserve"> )</w:t>
      </w:r>
    </w:p>
    <w:p w:rsidR="002A4F95" w:rsidRDefault="002A4F95" w:rsidP="002A4F95">
      <w:r>
        <w:t>CARAS:</w:t>
      </w:r>
      <w:r>
        <w:tab/>
      </w:r>
      <w:r>
        <w:tab/>
        <w:t>2</w:t>
      </w:r>
    </w:p>
    <w:p w:rsidR="002A4F95" w:rsidRDefault="002A4F95" w:rsidP="002A4F95">
      <w:r>
        <w:t>REPETICIÓN:</w:t>
      </w:r>
      <w:r>
        <w:tab/>
        <w:t>32  cms</w:t>
      </w:r>
    </w:p>
    <w:p w:rsidR="002A4F95" w:rsidRDefault="002A4F95" w:rsidP="002A4F95">
      <w:r>
        <w:t>RODILLO:</w:t>
      </w:r>
      <w:r>
        <w:tab/>
      </w:r>
      <w:r>
        <w:tab/>
        <w:t>32</w:t>
      </w:r>
    </w:p>
    <w:p w:rsidR="002A4F95" w:rsidRDefault="002A4F95" w:rsidP="002A4F95">
      <w:r>
        <w:t>BOLSA:</w:t>
      </w:r>
      <w:r>
        <w:tab/>
      </w:r>
      <w:r>
        <w:tab/>
      </w:r>
      <w:r>
        <w:rPr>
          <w:b/>
        </w:rPr>
        <w:t xml:space="preserve">32 </w:t>
      </w:r>
      <w:r w:rsidRPr="002E6298">
        <w:rPr>
          <w:b/>
        </w:rPr>
        <w:t xml:space="preserve"> x</w:t>
      </w:r>
      <w:r>
        <w:rPr>
          <w:b/>
        </w:rPr>
        <w:t xml:space="preserve">  50 </w:t>
      </w:r>
      <w:r w:rsidRPr="002E6298">
        <w:rPr>
          <w:b/>
        </w:rPr>
        <w:t xml:space="preserve">   </w:t>
      </w:r>
      <w:r>
        <w:t xml:space="preserve"> cms   </w:t>
      </w:r>
    </w:p>
    <w:p w:rsidR="002A4F95" w:rsidRDefault="002A4F95" w:rsidP="002A4F95">
      <w:r>
        <w:t>SELLADO:</w:t>
      </w:r>
      <w:r>
        <w:tab/>
      </w:r>
      <w:r>
        <w:tab/>
        <w:t>Para selle lateral.</w:t>
      </w:r>
    </w:p>
    <w:p w:rsidR="002A4F95" w:rsidRDefault="002A4F95" w:rsidP="002A4F95"/>
    <w:p w:rsidR="002A4F95" w:rsidRDefault="002A4F95" w:rsidP="002A4F95"/>
    <w:p w:rsidR="002A4F95" w:rsidRDefault="002A4F95" w:rsidP="002A4F95">
      <w:r>
        <w:rPr>
          <w:b/>
          <w:bCs/>
          <w:u w:val="single"/>
        </w:rPr>
        <w:t>NOTA:</w:t>
      </w:r>
      <w:r>
        <w:t xml:space="preserve">  * Los cyreles se encuentran en su planta.</w:t>
      </w:r>
    </w:p>
    <w:p w:rsidR="002A4F95" w:rsidRDefault="002A4F95" w:rsidP="002A4F95">
      <w:pPr>
        <w:numPr>
          <w:ilvl w:val="0"/>
          <w:numId w:val="1"/>
        </w:numPr>
      </w:pPr>
      <w:r>
        <w:t>Se envían Plano  para tonos y alturas</w:t>
      </w:r>
    </w:p>
    <w:p w:rsidR="002A4F95" w:rsidRDefault="002A4F95" w:rsidP="002A4F95">
      <w:pPr>
        <w:numPr>
          <w:ilvl w:val="0"/>
          <w:numId w:val="1"/>
        </w:numPr>
      </w:pPr>
      <w:r>
        <w:t>Colocar pie de imprenta</w:t>
      </w:r>
    </w:p>
    <w:p w:rsidR="002A4F95" w:rsidRDefault="002A4F95" w:rsidP="002A4F95">
      <w:pPr>
        <w:numPr>
          <w:ilvl w:val="0"/>
          <w:numId w:val="1"/>
        </w:numPr>
      </w:pPr>
      <w:r>
        <w:t>SE APRUEBA IMPRESION</w:t>
      </w:r>
    </w:p>
    <w:p w:rsidR="002A4F95" w:rsidRDefault="002A4F95" w:rsidP="002A4F95">
      <w:pPr>
        <w:ind w:left="885"/>
      </w:pPr>
      <w:r>
        <w:t xml:space="preserve"> </w:t>
      </w:r>
    </w:p>
    <w:p w:rsidR="002A4F95" w:rsidRDefault="002A4F95" w:rsidP="002A4F95">
      <w:pPr>
        <w:ind w:left="1125"/>
        <w:rPr>
          <w:b/>
          <w:bCs/>
          <w:u w:val="single"/>
        </w:rPr>
      </w:pPr>
    </w:p>
    <w:p w:rsidR="002A4F95" w:rsidRDefault="002A4F95" w:rsidP="002A4F95">
      <w:pPr>
        <w:ind w:left="885"/>
        <w:rPr>
          <w:b/>
          <w:bCs/>
          <w:u w:val="single"/>
        </w:rPr>
      </w:pPr>
    </w:p>
    <w:p w:rsidR="002A4F95" w:rsidRDefault="002A4F95" w:rsidP="002A4F95">
      <w:r>
        <w:t>Agradezco la atención y colaboración prestada.</w:t>
      </w:r>
    </w:p>
    <w:p w:rsidR="002A4F95" w:rsidRDefault="002A4F95" w:rsidP="002A4F95"/>
    <w:p w:rsidR="002A4F95" w:rsidRDefault="002A4F95" w:rsidP="002A4F95"/>
    <w:p w:rsidR="002A4F95" w:rsidRDefault="002A4F95" w:rsidP="002A4F95">
      <w:r>
        <w:t>Cordialmente,</w:t>
      </w:r>
    </w:p>
    <w:p w:rsidR="002A4F95" w:rsidRDefault="002A4F95" w:rsidP="002A4F95"/>
    <w:p w:rsidR="002A4F95" w:rsidRDefault="002A4F95" w:rsidP="002A4F95"/>
    <w:p w:rsidR="002A4F95" w:rsidRDefault="002A4F95" w:rsidP="002A4F95"/>
    <w:p w:rsidR="002A4F95" w:rsidRDefault="002A4F95" w:rsidP="002A4F95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2A4F95" w:rsidRDefault="002A4F95" w:rsidP="002A4F95">
      <w:r>
        <w:t>Director.</w:t>
      </w:r>
    </w:p>
    <w:p w:rsidR="002A4F95" w:rsidRDefault="002A4F95"/>
    <w:p w:rsidR="00E965C3" w:rsidRDefault="00E965C3"/>
    <w:p w:rsidR="00E965C3" w:rsidRDefault="00E965C3"/>
    <w:p w:rsidR="00E965C3" w:rsidRDefault="00E965C3"/>
    <w:p w:rsidR="00E965C3" w:rsidRDefault="00E965C3"/>
    <w:p w:rsidR="00E965C3" w:rsidRDefault="00E965C3"/>
    <w:p w:rsidR="00E965C3" w:rsidRDefault="00E965C3" w:rsidP="00E965C3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E965C3" w:rsidRDefault="00E965C3" w:rsidP="00E965C3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E965C3" w:rsidRDefault="00E965C3" w:rsidP="00E965C3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– 144 </w:t>
      </w:r>
    </w:p>
    <w:p w:rsidR="00E965C3" w:rsidRDefault="00E965C3" w:rsidP="00E965C3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TEL:   4 44 46 64  ITAGUI                                      </w:t>
      </w:r>
    </w:p>
    <w:p w:rsidR="00E965C3" w:rsidRDefault="00E965C3" w:rsidP="00E965C3"/>
    <w:p w:rsidR="00E965C3" w:rsidRDefault="00E965C3" w:rsidP="00E965C3">
      <w:pPr>
        <w:pStyle w:val="Ttulo1"/>
      </w:pPr>
      <w:r>
        <w:t>ORDEN DE TRABAJO   N°      05540-1</w:t>
      </w:r>
    </w:p>
    <w:p w:rsidR="00E965C3" w:rsidRDefault="00E965C3" w:rsidP="00E965C3"/>
    <w:p w:rsidR="00E965C3" w:rsidRDefault="00E965C3" w:rsidP="00E965C3">
      <w:r>
        <w:t>FECHA:</w:t>
      </w:r>
      <w:r>
        <w:tab/>
        <w:t>Medellín, Octubre  22  de 2009</w:t>
      </w:r>
    </w:p>
    <w:p w:rsidR="00E965C3" w:rsidRDefault="00E965C3" w:rsidP="00E965C3">
      <w:r>
        <w:t>PARA:</w:t>
      </w:r>
      <w:r>
        <w:tab/>
      </w:r>
      <w:r>
        <w:tab/>
        <w:t>PLÁSTICOS DARMA</w:t>
      </w:r>
    </w:p>
    <w:p w:rsidR="00E965C3" w:rsidRDefault="00E965C3" w:rsidP="00E965C3">
      <w:r>
        <w:t>ATENCIÓN:</w:t>
      </w:r>
      <w:r>
        <w:tab/>
        <w:t>Sr. Darío Jaramillo</w:t>
      </w:r>
    </w:p>
    <w:p w:rsidR="00E965C3" w:rsidRDefault="00E965C3" w:rsidP="00E965C3">
      <w:r>
        <w:tab/>
      </w:r>
      <w:r>
        <w:tab/>
        <w:t>Gerente.</w:t>
      </w:r>
    </w:p>
    <w:p w:rsidR="00E965C3" w:rsidRDefault="00E965C3" w:rsidP="00E965C3"/>
    <w:p w:rsidR="00E965C3" w:rsidRDefault="00E965C3" w:rsidP="00E965C3">
      <w:r>
        <w:t>Apreciado Don Darío:</w:t>
      </w:r>
    </w:p>
    <w:p w:rsidR="00E965C3" w:rsidRDefault="00E965C3" w:rsidP="00E965C3"/>
    <w:p w:rsidR="00E965C3" w:rsidRDefault="00E965C3" w:rsidP="00E965C3">
      <w:r>
        <w:t xml:space="preserve">Con la presente estamos solicitando el siguiente servicio de  </w:t>
      </w:r>
      <w:r w:rsidRPr="00D50CF7">
        <w:rPr>
          <w:b/>
        </w:rPr>
        <w:t>IMPRESIÓN</w:t>
      </w:r>
      <w:r>
        <w:t xml:space="preserve"> :</w:t>
      </w:r>
    </w:p>
    <w:p w:rsidR="00E965C3" w:rsidRDefault="00E965C3" w:rsidP="00E965C3"/>
    <w:p w:rsidR="00E965C3" w:rsidRDefault="00E965C3" w:rsidP="00E965C3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E965C3" w:rsidRDefault="00E965C3" w:rsidP="00E965C3">
      <w:r>
        <w:t>MATERIAL   :           Polipropileno Tubular de 50  cms</w:t>
      </w:r>
    </w:p>
    <w:p w:rsidR="00E965C3" w:rsidRDefault="00E965C3" w:rsidP="00E965C3">
      <w:r>
        <w:t xml:space="preserve">CLIBRE      :               </w:t>
      </w:r>
      <w:smartTag w:uri="urn:schemas-microsoft-com:office:smarttags" w:element="metricconverter">
        <w:smartTagPr>
          <w:attr w:name="ProductID" w:val="1.2 ”"/>
        </w:smartTagPr>
        <w:r>
          <w:t>1.2 ”</w:t>
        </w:r>
      </w:smartTag>
    </w:p>
    <w:p w:rsidR="00E965C3" w:rsidRDefault="00E965C3" w:rsidP="00E965C3">
      <w:r>
        <w:t>REFERENCIA:</w:t>
      </w:r>
      <w:r>
        <w:tab/>
      </w:r>
      <w:r>
        <w:rPr>
          <w:b/>
        </w:rPr>
        <w:t xml:space="preserve">OFERTA </w:t>
      </w:r>
      <w:r w:rsidRPr="00C938BB">
        <w:rPr>
          <w:b/>
        </w:rPr>
        <w:t xml:space="preserve">  DISNEY</w:t>
      </w:r>
    </w:p>
    <w:p w:rsidR="00E965C3" w:rsidRDefault="00E965C3" w:rsidP="00E965C3">
      <w:r>
        <w:t>CANTIDAD    :          115   Kg</w:t>
      </w:r>
    </w:p>
    <w:p w:rsidR="00E965C3" w:rsidRDefault="00E965C3" w:rsidP="00E965C3">
      <w:r>
        <w:t>COLORES:</w:t>
      </w:r>
      <w:r>
        <w:tab/>
      </w:r>
      <w:r>
        <w:tab/>
        <w:t xml:space="preserve">3    ( </w:t>
      </w:r>
      <w:r w:rsidRPr="002777F9">
        <w:rPr>
          <w:u w:val="single"/>
        </w:rPr>
        <w:t>BLANCO –</w:t>
      </w:r>
      <w:r>
        <w:rPr>
          <w:u w:val="single"/>
        </w:rPr>
        <w:t xml:space="preserve"> CREMA </w:t>
      </w:r>
      <w:r w:rsidRPr="002777F9">
        <w:rPr>
          <w:u w:val="single"/>
        </w:rPr>
        <w:t>- NEGRO</w:t>
      </w:r>
      <w:r>
        <w:t xml:space="preserve">   )</w:t>
      </w:r>
    </w:p>
    <w:p w:rsidR="00E965C3" w:rsidRDefault="00E965C3" w:rsidP="00E965C3">
      <w:r>
        <w:t>CARAS:</w:t>
      </w:r>
      <w:r>
        <w:tab/>
      </w:r>
      <w:r>
        <w:tab/>
        <w:t>2</w:t>
      </w:r>
    </w:p>
    <w:p w:rsidR="00E965C3" w:rsidRDefault="00E965C3" w:rsidP="00E965C3">
      <w:r>
        <w:t>REPETICIÓN:</w:t>
      </w:r>
      <w:r>
        <w:tab/>
        <w:t>32  cms</w:t>
      </w:r>
    </w:p>
    <w:p w:rsidR="00E965C3" w:rsidRDefault="00E965C3" w:rsidP="00E965C3">
      <w:r>
        <w:t>RODILLO:</w:t>
      </w:r>
      <w:r>
        <w:tab/>
      </w:r>
      <w:r>
        <w:tab/>
        <w:t>32</w:t>
      </w:r>
    </w:p>
    <w:p w:rsidR="00E965C3" w:rsidRDefault="00E965C3" w:rsidP="00E965C3">
      <w:r>
        <w:t>BOLSA:</w:t>
      </w:r>
      <w:r>
        <w:tab/>
      </w:r>
      <w:r>
        <w:tab/>
      </w:r>
      <w:r>
        <w:rPr>
          <w:b/>
        </w:rPr>
        <w:t xml:space="preserve">32 </w:t>
      </w:r>
      <w:r w:rsidRPr="002E6298">
        <w:rPr>
          <w:b/>
        </w:rPr>
        <w:t xml:space="preserve"> x</w:t>
      </w:r>
      <w:r>
        <w:rPr>
          <w:b/>
        </w:rPr>
        <w:t xml:space="preserve">  50 </w:t>
      </w:r>
      <w:r w:rsidRPr="002E6298">
        <w:rPr>
          <w:b/>
        </w:rPr>
        <w:t xml:space="preserve">   </w:t>
      </w:r>
      <w:r>
        <w:t xml:space="preserve"> cms   </w:t>
      </w:r>
    </w:p>
    <w:p w:rsidR="00E965C3" w:rsidRDefault="00E965C3" w:rsidP="00E965C3">
      <w:r>
        <w:t>SELLADO:</w:t>
      </w:r>
      <w:r>
        <w:tab/>
      </w:r>
      <w:r>
        <w:tab/>
        <w:t>Para selle lateral.</w:t>
      </w:r>
    </w:p>
    <w:p w:rsidR="00E965C3" w:rsidRDefault="00E965C3" w:rsidP="00E965C3"/>
    <w:p w:rsidR="00E965C3" w:rsidRDefault="00E965C3" w:rsidP="00E965C3"/>
    <w:p w:rsidR="00E965C3" w:rsidRDefault="00E965C3" w:rsidP="00E965C3">
      <w:r>
        <w:rPr>
          <w:b/>
          <w:bCs/>
          <w:u w:val="single"/>
        </w:rPr>
        <w:t>NOTA:</w:t>
      </w:r>
      <w:r>
        <w:t xml:space="preserve">  * Los cyreles se encuentran en su planta.</w:t>
      </w:r>
    </w:p>
    <w:p w:rsidR="00E965C3" w:rsidRDefault="00E965C3" w:rsidP="00E965C3">
      <w:pPr>
        <w:numPr>
          <w:ilvl w:val="0"/>
          <w:numId w:val="1"/>
        </w:numPr>
      </w:pPr>
      <w:r>
        <w:t>Se envían Plano  para tonos y alturas</w:t>
      </w:r>
    </w:p>
    <w:p w:rsidR="00E965C3" w:rsidRDefault="00E965C3" w:rsidP="00E965C3">
      <w:pPr>
        <w:numPr>
          <w:ilvl w:val="0"/>
          <w:numId w:val="1"/>
        </w:numPr>
      </w:pPr>
      <w:r>
        <w:t>Colocar pie de imprenta</w:t>
      </w:r>
    </w:p>
    <w:p w:rsidR="00E965C3" w:rsidRDefault="00E965C3" w:rsidP="00E965C3">
      <w:pPr>
        <w:numPr>
          <w:ilvl w:val="0"/>
          <w:numId w:val="1"/>
        </w:numPr>
      </w:pPr>
      <w:r>
        <w:t xml:space="preserve">SE APRUEBA </w:t>
      </w:r>
      <w:r w:rsidR="00805122">
        <w:t>IMPRESIÓN</w:t>
      </w:r>
    </w:p>
    <w:p w:rsidR="00805122" w:rsidRDefault="00805122" w:rsidP="00E965C3">
      <w:pPr>
        <w:numPr>
          <w:ilvl w:val="0"/>
          <w:numId w:val="1"/>
        </w:numPr>
      </w:pPr>
      <w:r>
        <w:t>SOLO CAMBIAR EL ROJO POR EL CREMA</w:t>
      </w:r>
    </w:p>
    <w:p w:rsidR="00E965C3" w:rsidRDefault="00E965C3" w:rsidP="00E965C3">
      <w:pPr>
        <w:ind w:left="885"/>
      </w:pPr>
      <w:r>
        <w:t xml:space="preserve"> </w:t>
      </w:r>
    </w:p>
    <w:p w:rsidR="00E965C3" w:rsidRDefault="00E965C3" w:rsidP="00E965C3">
      <w:pPr>
        <w:ind w:left="1125"/>
        <w:rPr>
          <w:b/>
          <w:bCs/>
          <w:u w:val="single"/>
        </w:rPr>
      </w:pPr>
    </w:p>
    <w:p w:rsidR="00E965C3" w:rsidRDefault="00E965C3" w:rsidP="00E965C3">
      <w:pPr>
        <w:ind w:left="885"/>
        <w:rPr>
          <w:b/>
          <w:bCs/>
          <w:u w:val="single"/>
        </w:rPr>
      </w:pPr>
    </w:p>
    <w:p w:rsidR="00E965C3" w:rsidRDefault="00E965C3" w:rsidP="00E965C3">
      <w:r>
        <w:t>Agradezco la atención y colaboración prestada.</w:t>
      </w:r>
    </w:p>
    <w:p w:rsidR="00E965C3" w:rsidRDefault="00E965C3" w:rsidP="00E965C3"/>
    <w:p w:rsidR="00E965C3" w:rsidRDefault="00E965C3" w:rsidP="00E965C3"/>
    <w:p w:rsidR="00E965C3" w:rsidRDefault="00E965C3" w:rsidP="00E965C3">
      <w:r>
        <w:t>Cordialmente,</w:t>
      </w:r>
    </w:p>
    <w:p w:rsidR="00E965C3" w:rsidRDefault="00E965C3" w:rsidP="00E965C3"/>
    <w:p w:rsidR="00E965C3" w:rsidRDefault="00E965C3" w:rsidP="00E965C3"/>
    <w:p w:rsidR="00E965C3" w:rsidRDefault="00E965C3" w:rsidP="00E965C3"/>
    <w:p w:rsidR="00E965C3" w:rsidRDefault="00E965C3" w:rsidP="00E965C3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E965C3" w:rsidRDefault="00E965C3" w:rsidP="00E965C3">
      <w:r>
        <w:t>Director.</w:t>
      </w:r>
    </w:p>
    <w:p w:rsidR="00E965C3" w:rsidRDefault="00E965C3"/>
    <w:p w:rsidR="000D65C2" w:rsidRDefault="000D65C2"/>
    <w:p w:rsidR="00FB31DA" w:rsidRDefault="00FB31DA"/>
    <w:p w:rsidR="000D65C2" w:rsidRDefault="000D65C2"/>
    <w:p w:rsidR="000D65C2" w:rsidRDefault="000D65C2"/>
    <w:p w:rsidR="00FB31DA" w:rsidRDefault="00FB31DA" w:rsidP="00FB31DA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FB31DA" w:rsidRDefault="00FB31DA" w:rsidP="00FB31DA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FB31DA" w:rsidRDefault="00FB31DA" w:rsidP="00FB31DA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FB31DA" w:rsidRDefault="00FB31DA" w:rsidP="00FB31DA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FB31DA" w:rsidRDefault="00FB31DA" w:rsidP="00FB31DA">
      <w:pPr>
        <w:rPr>
          <w:b/>
          <w:bCs/>
        </w:rPr>
      </w:pPr>
    </w:p>
    <w:p w:rsidR="00FB31DA" w:rsidRDefault="00FB31DA" w:rsidP="00FB31DA">
      <w:pPr>
        <w:pStyle w:val="Ttulo1"/>
      </w:pPr>
    </w:p>
    <w:p w:rsidR="00FB31DA" w:rsidRDefault="00FB31DA" w:rsidP="00FB31DA">
      <w:pPr>
        <w:pStyle w:val="Ttulo1"/>
      </w:pPr>
      <w:r>
        <w:t>ORDEN DE TRABAJO  N °      05551</w:t>
      </w:r>
    </w:p>
    <w:p w:rsidR="00FB31DA" w:rsidRDefault="00FB31DA" w:rsidP="00FB31DA"/>
    <w:p w:rsidR="00FB31DA" w:rsidRDefault="00937EC3" w:rsidP="00FB31DA">
      <w:r>
        <w:t>FECHA:</w:t>
      </w:r>
      <w:r>
        <w:tab/>
        <w:t>Medellín, Octubre  22</w:t>
      </w:r>
      <w:r w:rsidR="00FB31DA">
        <w:t xml:space="preserve">    de 2009</w:t>
      </w:r>
    </w:p>
    <w:p w:rsidR="00FB31DA" w:rsidRDefault="00FB31DA" w:rsidP="00FB31DA">
      <w:r>
        <w:t>PARA:</w:t>
      </w:r>
      <w:r>
        <w:tab/>
      </w:r>
      <w:r>
        <w:tab/>
        <w:t>PLÁSTICOS DARMA</w:t>
      </w:r>
    </w:p>
    <w:p w:rsidR="00FB31DA" w:rsidRDefault="00FB31DA" w:rsidP="00FB31DA">
      <w:r>
        <w:t>ATENCIÓN:</w:t>
      </w:r>
      <w:r>
        <w:tab/>
        <w:t>Sr. Darío Jaramillo</w:t>
      </w:r>
    </w:p>
    <w:p w:rsidR="00FB31DA" w:rsidRDefault="00FB31DA" w:rsidP="00FB31DA">
      <w:r>
        <w:tab/>
      </w:r>
      <w:r>
        <w:tab/>
        <w:t>Gerente.</w:t>
      </w:r>
    </w:p>
    <w:p w:rsidR="00FB31DA" w:rsidRDefault="00FB31DA" w:rsidP="00FB31DA"/>
    <w:p w:rsidR="00FB31DA" w:rsidRDefault="00FB31DA" w:rsidP="00FB31DA">
      <w:r>
        <w:t>Apreciado Don Darío:</w:t>
      </w:r>
    </w:p>
    <w:p w:rsidR="00FB31DA" w:rsidRDefault="00FB31DA" w:rsidP="00FB31DA"/>
    <w:p w:rsidR="00FB31DA" w:rsidRDefault="00FB31DA" w:rsidP="00FB31DA">
      <w:r>
        <w:t>Con la presente estamos solicitando el siguiente servicio de  IMPRESIÓN :</w:t>
      </w:r>
    </w:p>
    <w:p w:rsidR="00FB31DA" w:rsidRDefault="00FB31DA" w:rsidP="00FB31DA"/>
    <w:p w:rsidR="00FB31DA" w:rsidRDefault="00FB31DA" w:rsidP="00FB31DA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FB31DA" w:rsidRDefault="00FB31DA" w:rsidP="00FB31DA">
      <w:r>
        <w:t xml:space="preserve">MATERIAL   :           Polipropileno SemiTubular   de  </w:t>
      </w:r>
      <w:r w:rsidRPr="002720AA">
        <w:rPr>
          <w:b/>
        </w:rPr>
        <w:t>20 + 4</w:t>
      </w:r>
      <w:r>
        <w:t xml:space="preserve">     cms</w:t>
      </w:r>
    </w:p>
    <w:p w:rsidR="00FB31DA" w:rsidRDefault="00FB31DA" w:rsidP="00FB31DA">
      <w:r>
        <w:t>CLIBRE      :               1.5  ”</w:t>
      </w:r>
    </w:p>
    <w:p w:rsidR="00FB31DA" w:rsidRPr="00AD5DCF" w:rsidRDefault="00FB31DA" w:rsidP="00FB31DA">
      <w:pPr>
        <w:rPr>
          <w:b/>
        </w:rPr>
      </w:pPr>
      <w:r>
        <w:t>REFERENCIA:</w:t>
      </w:r>
      <w:r>
        <w:tab/>
      </w:r>
      <w:r w:rsidR="00133AB0">
        <w:rPr>
          <w:b/>
        </w:rPr>
        <w:t>CARMEL  INTERIOR  GRANDE</w:t>
      </w:r>
    </w:p>
    <w:p w:rsidR="00FB31DA" w:rsidRDefault="003D1DF6" w:rsidP="00FB31DA">
      <w:r>
        <w:t>CANTIDAD    :          120</w:t>
      </w:r>
      <w:r w:rsidR="00FB31DA">
        <w:t xml:space="preserve">    Kg</w:t>
      </w:r>
    </w:p>
    <w:p w:rsidR="00FB31DA" w:rsidRDefault="00FB31DA" w:rsidP="00FB31DA">
      <w:r>
        <w:t>COLORES:</w:t>
      </w:r>
      <w:r>
        <w:tab/>
      </w:r>
      <w:r>
        <w:tab/>
        <w:t>1 ( Según  arte )</w:t>
      </w:r>
    </w:p>
    <w:p w:rsidR="00FB31DA" w:rsidRDefault="00FB31DA" w:rsidP="00FB31DA">
      <w:r>
        <w:t>CARAS:</w:t>
      </w:r>
      <w:r>
        <w:tab/>
      </w:r>
      <w:r>
        <w:tab/>
        <w:t xml:space="preserve">1  </w:t>
      </w:r>
    </w:p>
    <w:p w:rsidR="00FB31DA" w:rsidRDefault="00FB31DA" w:rsidP="00FB31DA">
      <w:r>
        <w:t>REPETICIÓN:</w:t>
      </w:r>
      <w:r>
        <w:tab/>
        <w:t>18</w:t>
      </w:r>
    </w:p>
    <w:p w:rsidR="00FB31DA" w:rsidRPr="007E24E2" w:rsidRDefault="00FB31DA" w:rsidP="00FB31DA">
      <w:pPr>
        <w:rPr>
          <w:b/>
        </w:rPr>
      </w:pPr>
      <w:r>
        <w:t>RODILLO:</w:t>
      </w:r>
      <w:r>
        <w:tab/>
      </w:r>
      <w:r>
        <w:tab/>
      </w:r>
      <w:r w:rsidRPr="007E24E2">
        <w:rPr>
          <w:b/>
        </w:rPr>
        <w:t>37</w:t>
      </w:r>
    </w:p>
    <w:p w:rsidR="00FB31DA" w:rsidRDefault="00FB31DA" w:rsidP="00FB31DA">
      <w:r>
        <w:t>BOLSA:</w:t>
      </w:r>
      <w:r>
        <w:tab/>
      </w:r>
      <w:r>
        <w:tab/>
        <w:t>18  X  20 + 4    cms de solapa  volada</w:t>
      </w:r>
    </w:p>
    <w:p w:rsidR="00FB31DA" w:rsidRDefault="00FB31DA" w:rsidP="00FB31DA">
      <w:r>
        <w:t>SELLADO:</w:t>
      </w:r>
      <w:r>
        <w:tab/>
      </w:r>
      <w:r>
        <w:tab/>
        <w:t>Para selle lateral.</w:t>
      </w:r>
    </w:p>
    <w:p w:rsidR="00FB31DA" w:rsidRDefault="00FB31DA" w:rsidP="00FB31DA"/>
    <w:p w:rsidR="00FB31DA" w:rsidRDefault="00FB31DA" w:rsidP="00FB31DA"/>
    <w:p w:rsidR="00FB31DA" w:rsidRDefault="00FB31DA" w:rsidP="00FB31DA">
      <w:r>
        <w:rPr>
          <w:b/>
          <w:bCs/>
          <w:u w:val="single"/>
        </w:rPr>
        <w:t>NOTA:</w:t>
      </w:r>
      <w:r>
        <w:t xml:space="preserve">  *   Los cyreles   se encuentran en  su  planta</w:t>
      </w:r>
    </w:p>
    <w:p w:rsidR="00FB31DA" w:rsidRDefault="00FB31DA" w:rsidP="00FB31DA">
      <w:pPr>
        <w:numPr>
          <w:ilvl w:val="0"/>
          <w:numId w:val="1"/>
        </w:numPr>
      </w:pPr>
      <w:r>
        <w:t>Se envían ARTE    para tonos y alturas</w:t>
      </w:r>
    </w:p>
    <w:p w:rsidR="00FB31DA" w:rsidRPr="00307118" w:rsidRDefault="00FB31DA" w:rsidP="00FB31DA">
      <w:pPr>
        <w:numPr>
          <w:ilvl w:val="0"/>
          <w:numId w:val="2"/>
        </w:numPr>
      </w:pPr>
      <w:r>
        <w:t xml:space="preserve">Se  envia el material de PP </w:t>
      </w:r>
      <w:r>
        <w:rPr>
          <w:b/>
        </w:rPr>
        <w:t xml:space="preserve">de  20 + 4 </w:t>
      </w:r>
      <w:r w:rsidRPr="00AD5DCF">
        <w:rPr>
          <w:b/>
        </w:rPr>
        <w:t xml:space="preserve">  cms</w:t>
      </w:r>
    </w:p>
    <w:p w:rsidR="00FB31DA" w:rsidRPr="00150D1A" w:rsidRDefault="00FB31DA" w:rsidP="00FB31DA">
      <w:pPr>
        <w:numPr>
          <w:ilvl w:val="0"/>
          <w:numId w:val="2"/>
        </w:numPr>
      </w:pPr>
      <w:r>
        <w:rPr>
          <w:b/>
        </w:rPr>
        <w:t>OJO  EL RODILLO ES  37</w:t>
      </w:r>
    </w:p>
    <w:p w:rsidR="00FB31DA" w:rsidRDefault="00FB31DA" w:rsidP="00FB31DA">
      <w:pPr>
        <w:ind w:left="885"/>
      </w:pPr>
    </w:p>
    <w:p w:rsidR="00FB31DA" w:rsidRDefault="00FB31DA" w:rsidP="00FB31DA">
      <w:pPr>
        <w:ind w:left="885"/>
      </w:pPr>
    </w:p>
    <w:p w:rsidR="00FB31DA" w:rsidRDefault="00FB31DA" w:rsidP="00FB31DA">
      <w:r>
        <w:t>Agradezco la atención y colaboración prestada.</w:t>
      </w:r>
    </w:p>
    <w:p w:rsidR="00FB31DA" w:rsidRDefault="00FB31DA" w:rsidP="00FB31DA"/>
    <w:p w:rsidR="00FB31DA" w:rsidRDefault="00FB31DA" w:rsidP="00FB31DA"/>
    <w:p w:rsidR="00FB31DA" w:rsidRDefault="00FB31DA" w:rsidP="00FB31DA">
      <w:r>
        <w:t>Cordialmente,</w:t>
      </w:r>
    </w:p>
    <w:p w:rsidR="00FB31DA" w:rsidRDefault="00FB31DA" w:rsidP="00FB31DA"/>
    <w:p w:rsidR="00FB31DA" w:rsidRDefault="00FB31DA" w:rsidP="00FB31DA"/>
    <w:p w:rsidR="00FB31DA" w:rsidRDefault="00FB31DA" w:rsidP="00FB31DA"/>
    <w:p w:rsidR="00FB31DA" w:rsidRDefault="00FB31DA" w:rsidP="00FB31DA">
      <w:r>
        <w:t>RICARDO CASAS ZAPATA</w:t>
      </w:r>
    </w:p>
    <w:p w:rsidR="00FB31DA" w:rsidRDefault="00FB31DA" w:rsidP="00FB31DA">
      <w:r>
        <w:t>Director.</w:t>
      </w:r>
    </w:p>
    <w:p w:rsidR="00FB31DA" w:rsidRDefault="00FB31DA" w:rsidP="00FB31DA">
      <w:pPr>
        <w:rPr>
          <w:b/>
        </w:rPr>
      </w:pPr>
    </w:p>
    <w:p w:rsidR="000D65C2" w:rsidRDefault="000D65C2"/>
    <w:p w:rsidR="00802523" w:rsidRDefault="00802523"/>
    <w:p w:rsidR="00802523" w:rsidRDefault="00802523"/>
    <w:p w:rsidR="00802523" w:rsidRDefault="00802523"/>
    <w:p w:rsidR="00802523" w:rsidRDefault="00802523" w:rsidP="00802523">
      <w:pPr>
        <w:rPr>
          <w:b/>
        </w:rPr>
      </w:pPr>
    </w:p>
    <w:p w:rsidR="00802523" w:rsidRDefault="00802523" w:rsidP="00802523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802523" w:rsidRDefault="00802523" w:rsidP="00802523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802523" w:rsidRDefault="00802523" w:rsidP="00802523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 - 144</w:t>
      </w:r>
    </w:p>
    <w:p w:rsidR="00802523" w:rsidRDefault="00802523" w:rsidP="00802523">
      <w:pPr>
        <w:rPr>
          <w:b/>
          <w:bCs/>
          <w:sz w:val="20"/>
        </w:rPr>
      </w:pPr>
      <w:r>
        <w:rPr>
          <w:b/>
          <w:bCs/>
          <w:sz w:val="20"/>
        </w:rPr>
        <w:t>TEL:   4 44 46 64  ITAGUI.</w:t>
      </w:r>
    </w:p>
    <w:p w:rsidR="00802523" w:rsidRDefault="00802523" w:rsidP="00802523">
      <w:pPr>
        <w:rPr>
          <w:b/>
          <w:bCs/>
          <w:sz w:val="20"/>
        </w:rPr>
      </w:pPr>
    </w:p>
    <w:p w:rsidR="00802523" w:rsidRDefault="00802523" w:rsidP="00802523">
      <w:pPr>
        <w:rPr>
          <w:b/>
          <w:bCs/>
        </w:rPr>
      </w:pPr>
    </w:p>
    <w:p w:rsidR="00802523" w:rsidRDefault="00802523" w:rsidP="00802523">
      <w:pPr>
        <w:pStyle w:val="Ttulo1"/>
      </w:pPr>
      <w:r>
        <w:t>ORDEN DE  TRABAJO      N°   05531</w:t>
      </w:r>
    </w:p>
    <w:p w:rsidR="00802523" w:rsidRDefault="00802523" w:rsidP="00802523"/>
    <w:p w:rsidR="00802523" w:rsidRDefault="00802523" w:rsidP="00802523">
      <w:r>
        <w:t>FECHA:</w:t>
      </w:r>
      <w:r>
        <w:tab/>
        <w:t>Medellín,  Octubre    22   de 2009</w:t>
      </w:r>
    </w:p>
    <w:p w:rsidR="00802523" w:rsidRDefault="00802523" w:rsidP="00802523">
      <w:r>
        <w:t>PARA:</w:t>
      </w:r>
      <w:r>
        <w:tab/>
      </w:r>
      <w:r>
        <w:tab/>
        <w:t>PLÁSTICOS DARMA</w:t>
      </w:r>
    </w:p>
    <w:p w:rsidR="00802523" w:rsidRDefault="00802523" w:rsidP="00802523">
      <w:r>
        <w:t>ATENCIÓN:</w:t>
      </w:r>
      <w:r>
        <w:tab/>
        <w:t>Sr. Darío Jaramillo</w:t>
      </w:r>
    </w:p>
    <w:p w:rsidR="00802523" w:rsidRDefault="00802523" w:rsidP="00802523">
      <w:r>
        <w:tab/>
      </w:r>
      <w:r>
        <w:tab/>
        <w:t>Gerente.</w:t>
      </w:r>
    </w:p>
    <w:p w:rsidR="00802523" w:rsidRDefault="00802523" w:rsidP="00802523"/>
    <w:p w:rsidR="00802523" w:rsidRDefault="00802523" w:rsidP="00802523">
      <w:r>
        <w:t>Apreciado Don Darío:</w:t>
      </w:r>
    </w:p>
    <w:p w:rsidR="00802523" w:rsidRDefault="00802523" w:rsidP="00802523"/>
    <w:p w:rsidR="00802523" w:rsidRDefault="00802523" w:rsidP="00802523">
      <w:r>
        <w:t>Con la presente estamos solicitando el siguiente servicio de  IMPRESION:</w:t>
      </w:r>
    </w:p>
    <w:p w:rsidR="00802523" w:rsidRDefault="00802523" w:rsidP="00802523"/>
    <w:p w:rsidR="00802523" w:rsidRDefault="00802523" w:rsidP="00802523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802523" w:rsidRDefault="00802523" w:rsidP="00802523">
      <w:r>
        <w:t xml:space="preserve">MATERIAL   :           Polipropileno Tubular de </w:t>
      </w:r>
      <w:r w:rsidR="00F73085">
        <w:rPr>
          <w:b/>
        </w:rPr>
        <w:t xml:space="preserve">  33</w:t>
      </w:r>
      <w:r>
        <w:rPr>
          <w:b/>
        </w:rPr>
        <w:t xml:space="preserve">  </w:t>
      </w:r>
      <w:r>
        <w:t xml:space="preserve"> cms</w:t>
      </w:r>
    </w:p>
    <w:p w:rsidR="00802523" w:rsidRDefault="00802523" w:rsidP="00802523">
      <w:r>
        <w:t xml:space="preserve">CLIBRE      :               </w:t>
      </w:r>
      <w:r>
        <w:rPr>
          <w:b/>
        </w:rPr>
        <w:t>2.8</w:t>
      </w:r>
      <w:r w:rsidRPr="00F877C0">
        <w:rPr>
          <w:b/>
        </w:rPr>
        <w:t xml:space="preserve"> </w:t>
      </w:r>
      <w:r>
        <w:rPr>
          <w:b/>
        </w:rPr>
        <w:t xml:space="preserve">  </w:t>
      </w:r>
      <w:r w:rsidRPr="00F877C0">
        <w:rPr>
          <w:b/>
        </w:rPr>
        <w:t>”</w:t>
      </w:r>
    </w:p>
    <w:p w:rsidR="00802523" w:rsidRDefault="00802523" w:rsidP="00802523">
      <w:r>
        <w:t>REFERENCIA:</w:t>
      </w:r>
      <w:r>
        <w:tab/>
      </w:r>
      <w:r>
        <w:rPr>
          <w:b/>
        </w:rPr>
        <w:t>ADVERTENCIA  GRANDE  ESPECIAL</w:t>
      </w:r>
    </w:p>
    <w:p w:rsidR="00802523" w:rsidRPr="00F956F8" w:rsidRDefault="00802523" w:rsidP="00802523">
      <w:pPr>
        <w:rPr>
          <w:b/>
        </w:rPr>
      </w:pPr>
      <w:r>
        <w:t xml:space="preserve">CANTIDAD    :          </w:t>
      </w:r>
      <w:r w:rsidR="00F73085">
        <w:rPr>
          <w:b/>
        </w:rPr>
        <w:t>60</w:t>
      </w:r>
      <w:r w:rsidRPr="00F956F8">
        <w:rPr>
          <w:b/>
        </w:rPr>
        <w:t xml:space="preserve">    Kg</w:t>
      </w:r>
    </w:p>
    <w:p w:rsidR="00802523" w:rsidRDefault="00802523" w:rsidP="00802523">
      <w:r>
        <w:t>COLORES:</w:t>
      </w:r>
      <w:r>
        <w:tab/>
      </w:r>
      <w:r>
        <w:tab/>
        <w:t>1 (   Negro  )</w:t>
      </w:r>
    </w:p>
    <w:p w:rsidR="00802523" w:rsidRDefault="00802523" w:rsidP="00802523">
      <w:r>
        <w:t>CARAS:</w:t>
      </w:r>
      <w:r>
        <w:tab/>
      </w:r>
      <w:r>
        <w:tab/>
        <w:t>1</w:t>
      </w:r>
    </w:p>
    <w:p w:rsidR="00802523" w:rsidRDefault="00531A78" w:rsidP="00802523">
      <w:r>
        <w:t>REPETICIÓN:</w:t>
      </w:r>
      <w:r>
        <w:tab/>
        <w:t>54</w:t>
      </w:r>
    </w:p>
    <w:p w:rsidR="00802523" w:rsidRDefault="000432EC" w:rsidP="00802523">
      <w:r>
        <w:t>RODILLO:</w:t>
      </w:r>
      <w:r>
        <w:tab/>
      </w:r>
      <w:r>
        <w:tab/>
        <w:t>27</w:t>
      </w:r>
    </w:p>
    <w:p w:rsidR="00802523" w:rsidRPr="009A4BD3" w:rsidRDefault="00802523" w:rsidP="00802523">
      <w:pPr>
        <w:rPr>
          <w:b/>
        </w:rPr>
      </w:pPr>
      <w:r>
        <w:t>BOLSA:</w:t>
      </w:r>
      <w:r>
        <w:tab/>
      </w:r>
      <w:r>
        <w:tab/>
      </w:r>
      <w:r w:rsidR="000432EC">
        <w:rPr>
          <w:b/>
        </w:rPr>
        <w:t>27  x   30</w:t>
      </w:r>
      <w:r>
        <w:rPr>
          <w:b/>
        </w:rPr>
        <w:t xml:space="preserve">   +  6 </w:t>
      </w:r>
      <w:r w:rsidRPr="009A4BD3">
        <w:rPr>
          <w:b/>
        </w:rPr>
        <w:t xml:space="preserve">  cms</w:t>
      </w:r>
    </w:p>
    <w:p w:rsidR="00802523" w:rsidRDefault="00802523" w:rsidP="00802523">
      <w:r>
        <w:t>SELLADO:</w:t>
      </w:r>
      <w:r>
        <w:tab/>
      </w:r>
      <w:r>
        <w:tab/>
        <w:t>Para selle lateral.</w:t>
      </w:r>
    </w:p>
    <w:p w:rsidR="00802523" w:rsidRDefault="00802523" w:rsidP="00802523"/>
    <w:p w:rsidR="00802523" w:rsidRDefault="00802523" w:rsidP="00802523"/>
    <w:p w:rsidR="00802523" w:rsidRDefault="00802523" w:rsidP="00802523">
      <w:r>
        <w:rPr>
          <w:b/>
          <w:bCs/>
          <w:u w:val="single"/>
        </w:rPr>
        <w:t>NOTA:</w:t>
      </w:r>
      <w:r>
        <w:t xml:space="preserve">  * Los cyreles  se encuentran en su planta</w:t>
      </w:r>
    </w:p>
    <w:p w:rsidR="00802523" w:rsidRDefault="00802523" w:rsidP="00802523">
      <w:pPr>
        <w:numPr>
          <w:ilvl w:val="0"/>
          <w:numId w:val="1"/>
        </w:numPr>
      </w:pPr>
      <w:r>
        <w:t>Se envían muestra física  para tonos y alturas</w:t>
      </w:r>
    </w:p>
    <w:p w:rsidR="00802523" w:rsidRDefault="00802523" w:rsidP="00802523">
      <w:pPr>
        <w:numPr>
          <w:ilvl w:val="0"/>
          <w:numId w:val="2"/>
        </w:numPr>
      </w:pPr>
      <w:r>
        <w:t xml:space="preserve">Se envia  el material de PP  de </w:t>
      </w:r>
      <w:r w:rsidR="00D700ED">
        <w:t xml:space="preserve"> </w:t>
      </w:r>
      <w:r w:rsidR="00D700ED">
        <w:rPr>
          <w:b/>
        </w:rPr>
        <w:t>33</w:t>
      </w:r>
      <w:r>
        <w:t xml:space="preserve">  cm</w:t>
      </w:r>
    </w:p>
    <w:p w:rsidR="00802523" w:rsidRDefault="00802523" w:rsidP="00802523">
      <w:pPr>
        <w:numPr>
          <w:ilvl w:val="0"/>
          <w:numId w:val="2"/>
        </w:numPr>
      </w:pPr>
      <w:r>
        <w:t>SE  ENVIA  ARTE PARA DAR ALTURAS</w:t>
      </w:r>
    </w:p>
    <w:p w:rsidR="00802523" w:rsidRPr="00CB2791" w:rsidRDefault="00802523" w:rsidP="00802523">
      <w:pPr>
        <w:rPr>
          <w:b/>
        </w:rPr>
      </w:pPr>
    </w:p>
    <w:p w:rsidR="00802523" w:rsidRDefault="00802523" w:rsidP="00802523">
      <w:pPr>
        <w:ind w:left="885"/>
      </w:pPr>
    </w:p>
    <w:p w:rsidR="00802523" w:rsidRDefault="00802523" w:rsidP="00802523">
      <w:pPr>
        <w:ind w:left="885"/>
      </w:pPr>
    </w:p>
    <w:p w:rsidR="00802523" w:rsidRDefault="00802523" w:rsidP="00802523">
      <w:r>
        <w:t>Agradezco la atención y colaboración prestada.</w:t>
      </w:r>
    </w:p>
    <w:p w:rsidR="00802523" w:rsidRDefault="00802523" w:rsidP="00802523"/>
    <w:p w:rsidR="00802523" w:rsidRDefault="00802523" w:rsidP="00802523"/>
    <w:p w:rsidR="00802523" w:rsidRDefault="00802523" w:rsidP="00802523"/>
    <w:p w:rsidR="00802523" w:rsidRDefault="00802523" w:rsidP="00802523">
      <w:r>
        <w:t xml:space="preserve">Cordialmente,                                                      </w:t>
      </w:r>
    </w:p>
    <w:p w:rsidR="00802523" w:rsidRDefault="00802523" w:rsidP="00802523"/>
    <w:p w:rsidR="00802523" w:rsidRDefault="00802523" w:rsidP="00802523"/>
    <w:p w:rsidR="00802523" w:rsidRDefault="00802523" w:rsidP="00802523"/>
    <w:p w:rsidR="00802523" w:rsidRDefault="00802523" w:rsidP="00802523">
      <w:r>
        <w:t>RICARDO CASAS ZAPATA</w:t>
      </w:r>
    </w:p>
    <w:p w:rsidR="00802523" w:rsidRDefault="00802523" w:rsidP="00802523">
      <w:r>
        <w:t>Director.</w:t>
      </w:r>
    </w:p>
    <w:p w:rsidR="00802523" w:rsidRDefault="00802523" w:rsidP="00802523">
      <w:pPr>
        <w:rPr>
          <w:b/>
        </w:rPr>
      </w:pPr>
    </w:p>
    <w:p w:rsidR="00802523" w:rsidRDefault="00802523"/>
    <w:p w:rsidR="0011669F" w:rsidRDefault="0011669F"/>
    <w:p w:rsidR="0011669F" w:rsidRDefault="0011669F"/>
    <w:p w:rsidR="0011669F" w:rsidRDefault="0011669F" w:rsidP="0011669F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11669F" w:rsidRDefault="0011669F" w:rsidP="0011669F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11669F" w:rsidRDefault="0011669F" w:rsidP="0011669F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 - 144</w:t>
      </w:r>
    </w:p>
    <w:p w:rsidR="0011669F" w:rsidRDefault="0011669F" w:rsidP="0011669F">
      <w:pPr>
        <w:rPr>
          <w:b/>
          <w:bCs/>
          <w:sz w:val="20"/>
        </w:rPr>
      </w:pPr>
      <w:r>
        <w:rPr>
          <w:b/>
          <w:bCs/>
          <w:sz w:val="20"/>
        </w:rPr>
        <w:t>TEL:   4 44 46 64  ITAGUI.</w:t>
      </w:r>
    </w:p>
    <w:p w:rsidR="0011669F" w:rsidRDefault="0011669F" w:rsidP="0011669F">
      <w:pPr>
        <w:rPr>
          <w:b/>
          <w:bCs/>
          <w:sz w:val="20"/>
        </w:rPr>
      </w:pPr>
    </w:p>
    <w:p w:rsidR="0011669F" w:rsidRDefault="0011669F" w:rsidP="0011669F">
      <w:pPr>
        <w:rPr>
          <w:b/>
          <w:bCs/>
        </w:rPr>
      </w:pPr>
    </w:p>
    <w:p w:rsidR="0011669F" w:rsidRDefault="0011669F" w:rsidP="0011669F">
      <w:pPr>
        <w:pStyle w:val="Ttulo1"/>
      </w:pPr>
      <w:r>
        <w:t>ORDEN DE  TRABAJO      N°   05530</w:t>
      </w:r>
    </w:p>
    <w:p w:rsidR="0011669F" w:rsidRDefault="0011669F" w:rsidP="0011669F"/>
    <w:p w:rsidR="0011669F" w:rsidRDefault="0011669F" w:rsidP="0011669F">
      <w:r>
        <w:t>FECHA:</w:t>
      </w:r>
      <w:r>
        <w:tab/>
        <w:t>Medellín,  Octubre    22   de 2009</w:t>
      </w:r>
    </w:p>
    <w:p w:rsidR="0011669F" w:rsidRDefault="0011669F" w:rsidP="0011669F">
      <w:r>
        <w:t>PARA:</w:t>
      </w:r>
      <w:r>
        <w:tab/>
      </w:r>
      <w:r>
        <w:tab/>
        <w:t>PLÁSTICOS DARMA</w:t>
      </w:r>
    </w:p>
    <w:p w:rsidR="0011669F" w:rsidRDefault="0011669F" w:rsidP="0011669F">
      <w:r>
        <w:t>ATENCIÓN:</w:t>
      </w:r>
      <w:r>
        <w:tab/>
        <w:t>Sr. Darío Jaramillo</w:t>
      </w:r>
    </w:p>
    <w:p w:rsidR="0011669F" w:rsidRDefault="0011669F" w:rsidP="0011669F">
      <w:r>
        <w:tab/>
      </w:r>
      <w:r>
        <w:tab/>
        <w:t>Gerente.</w:t>
      </w:r>
    </w:p>
    <w:p w:rsidR="0011669F" w:rsidRDefault="0011669F" w:rsidP="0011669F"/>
    <w:p w:rsidR="0011669F" w:rsidRDefault="0011669F" w:rsidP="0011669F">
      <w:r>
        <w:t>Apreciado Don Darío:</w:t>
      </w:r>
    </w:p>
    <w:p w:rsidR="0011669F" w:rsidRDefault="0011669F" w:rsidP="0011669F"/>
    <w:p w:rsidR="0011669F" w:rsidRDefault="0011669F" w:rsidP="0011669F">
      <w:r>
        <w:t>Con la presente estamos solicitando el siguiente servicio de  IMPRESION:</w:t>
      </w:r>
    </w:p>
    <w:p w:rsidR="0011669F" w:rsidRDefault="0011669F" w:rsidP="0011669F"/>
    <w:p w:rsidR="0011669F" w:rsidRDefault="0011669F" w:rsidP="0011669F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11669F" w:rsidRDefault="0011669F" w:rsidP="0011669F">
      <w:r>
        <w:t xml:space="preserve">MATERIAL   :           Polietileno  Tubular de </w:t>
      </w:r>
      <w:r>
        <w:rPr>
          <w:b/>
        </w:rPr>
        <w:t xml:space="preserve">  40 + 10 + 10  </w:t>
      </w:r>
      <w:r>
        <w:t xml:space="preserve"> cms</w:t>
      </w:r>
    </w:p>
    <w:p w:rsidR="0011669F" w:rsidRDefault="0011669F" w:rsidP="0011669F">
      <w:r>
        <w:t xml:space="preserve">CLIBRE      :               </w:t>
      </w:r>
      <w:r>
        <w:rPr>
          <w:b/>
        </w:rPr>
        <w:t>2.0</w:t>
      </w:r>
      <w:r w:rsidRPr="00F877C0">
        <w:rPr>
          <w:b/>
        </w:rPr>
        <w:t xml:space="preserve"> </w:t>
      </w:r>
      <w:r>
        <w:rPr>
          <w:b/>
        </w:rPr>
        <w:t xml:space="preserve">  </w:t>
      </w:r>
      <w:r w:rsidRPr="00F877C0">
        <w:rPr>
          <w:b/>
        </w:rPr>
        <w:t>”</w:t>
      </w:r>
    </w:p>
    <w:p w:rsidR="0011669F" w:rsidRDefault="0011669F" w:rsidP="0011669F">
      <w:r>
        <w:t>REFERENCIA:</w:t>
      </w:r>
      <w:r>
        <w:tab/>
      </w:r>
      <w:r w:rsidRPr="007E23A8">
        <w:rPr>
          <w:b/>
        </w:rPr>
        <w:t xml:space="preserve">COJIN  </w:t>
      </w:r>
      <w:r w:rsidR="00135715" w:rsidRPr="007E23A8">
        <w:rPr>
          <w:b/>
        </w:rPr>
        <w:t xml:space="preserve">  </w:t>
      </w:r>
      <w:r w:rsidRPr="007E23A8">
        <w:rPr>
          <w:b/>
        </w:rPr>
        <w:t>IMPRESA</w:t>
      </w:r>
      <w:r w:rsidR="007E23A8" w:rsidRPr="007E23A8">
        <w:rPr>
          <w:b/>
        </w:rPr>
        <w:t xml:space="preserve"> </w:t>
      </w:r>
      <w:r w:rsidRPr="007E23A8">
        <w:rPr>
          <w:b/>
        </w:rPr>
        <w:t xml:space="preserve"> </w:t>
      </w:r>
      <w:r>
        <w:t xml:space="preserve"> </w:t>
      </w:r>
      <w:r>
        <w:rPr>
          <w:b/>
        </w:rPr>
        <w:t>ADVERTENCIA</w:t>
      </w:r>
    </w:p>
    <w:p w:rsidR="0011669F" w:rsidRPr="00F956F8" w:rsidRDefault="0011669F" w:rsidP="0011669F">
      <w:pPr>
        <w:rPr>
          <w:b/>
        </w:rPr>
      </w:pPr>
      <w:r>
        <w:t xml:space="preserve">CANTIDAD    :          </w:t>
      </w:r>
      <w:r>
        <w:rPr>
          <w:b/>
        </w:rPr>
        <w:t>60</w:t>
      </w:r>
      <w:r w:rsidRPr="00F956F8">
        <w:rPr>
          <w:b/>
        </w:rPr>
        <w:t xml:space="preserve">    Kg</w:t>
      </w:r>
    </w:p>
    <w:p w:rsidR="0011669F" w:rsidRDefault="0011669F" w:rsidP="0011669F">
      <w:r>
        <w:t>COLORES:</w:t>
      </w:r>
      <w:r>
        <w:tab/>
      </w:r>
      <w:r>
        <w:tab/>
        <w:t>1 (   Negro  )</w:t>
      </w:r>
    </w:p>
    <w:p w:rsidR="0011669F" w:rsidRDefault="0011669F" w:rsidP="0011669F">
      <w:r>
        <w:t>CARAS:</w:t>
      </w:r>
      <w:r>
        <w:tab/>
      </w:r>
      <w:r>
        <w:tab/>
        <w:t>1</w:t>
      </w:r>
    </w:p>
    <w:p w:rsidR="0011669F" w:rsidRDefault="00135715" w:rsidP="0011669F">
      <w:r>
        <w:t>REPETICIÓN:</w:t>
      </w:r>
      <w:r>
        <w:tab/>
        <w:t>65</w:t>
      </w:r>
    </w:p>
    <w:p w:rsidR="0011669F" w:rsidRDefault="00135715" w:rsidP="0011669F">
      <w:r>
        <w:t>RODILLO:</w:t>
      </w:r>
      <w:r>
        <w:tab/>
      </w:r>
      <w:r>
        <w:tab/>
        <w:t>66</w:t>
      </w:r>
    </w:p>
    <w:p w:rsidR="0011669F" w:rsidRPr="009A4BD3" w:rsidRDefault="0011669F" w:rsidP="0011669F">
      <w:pPr>
        <w:rPr>
          <w:b/>
        </w:rPr>
      </w:pPr>
      <w:r>
        <w:t>BOLSA:</w:t>
      </w:r>
      <w:r>
        <w:tab/>
      </w:r>
      <w:r>
        <w:tab/>
      </w:r>
      <w:r w:rsidR="00135715">
        <w:rPr>
          <w:b/>
        </w:rPr>
        <w:t xml:space="preserve">40 + 10 + 10   x   65 </w:t>
      </w:r>
      <w:r>
        <w:rPr>
          <w:b/>
        </w:rPr>
        <w:t xml:space="preserve"> </w:t>
      </w:r>
      <w:r w:rsidRPr="009A4BD3">
        <w:rPr>
          <w:b/>
        </w:rPr>
        <w:t xml:space="preserve">  cms</w:t>
      </w:r>
    </w:p>
    <w:p w:rsidR="0011669F" w:rsidRDefault="00991E3A" w:rsidP="0011669F">
      <w:r>
        <w:t>SELLADO:</w:t>
      </w:r>
      <w:r>
        <w:tab/>
      </w:r>
      <w:r>
        <w:tab/>
        <w:t>Para selle   de  Fondo.</w:t>
      </w:r>
    </w:p>
    <w:p w:rsidR="0011669F" w:rsidRDefault="0011669F" w:rsidP="0011669F"/>
    <w:p w:rsidR="0011669F" w:rsidRDefault="0011669F" w:rsidP="0011669F"/>
    <w:p w:rsidR="0011669F" w:rsidRDefault="0011669F" w:rsidP="0011669F">
      <w:r>
        <w:rPr>
          <w:b/>
          <w:bCs/>
          <w:u w:val="single"/>
        </w:rPr>
        <w:t>NOTA:</w:t>
      </w:r>
      <w:r>
        <w:t xml:space="preserve">  * Los cyreles  se encuentran en su planta</w:t>
      </w:r>
    </w:p>
    <w:p w:rsidR="0011669F" w:rsidRDefault="0011669F" w:rsidP="0011669F">
      <w:pPr>
        <w:numPr>
          <w:ilvl w:val="0"/>
          <w:numId w:val="1"/>
        </w:numPr>
      </w:pPr>
      <w:r>
        <w:t>Se envían muestra física  para tonos y alturas</w:t>
      </w:r>
    </w:p>
    <w:p w:rsidR="0011669F" w:rsidRDefault="0011669F" w:rsidP="0011669F">
      <w:pPr>
        <w:numPr>
          <w:ilvl w:val="0"/>
          <w:numId w:val="2"/>
        </w:numPr>
      </w:pPr>
      <w:r>
        <w:t xml:space="preserve">Se envia  el material de PP  de  </w:t>
      </w:r>
      <w:r>
        <w:rPr>
          <w:b/>
        </w:rPr>
        <w:t>33</w:t>
      </w:r>
      <w:r>
        <w:t xml:space="preserve">  cm</w:t>
      </w:r>
    </w:p>
    <w:p w:rsidR="0011669F" w:rsidRDefault="0011669F" w:rsidP="0011669F">
      <w:pPr>
        <w:numPr>
          <w:ilvl w:val="0"/>
          <w:numId w:val="2"/>
        </w:numPr>
      </w:pPr>
      <w:r>
        <w:t>SE  ENVIA  ARTE PARA DAR ALTURAS</w:t>
      </w:r>
    </w:p>
    <w:p w:rsidR="0011669F" w:rsidRPr="00CB2791" w:rsidRDefault="0011669F" w:rsidP="0011669F">
      <w:pPr>
        <w:rPr>
          <w:b/>
        </w:rPr>
      </w:pPr>
    </w:p>
    <w:p w:rsidR="0011669F" w:rsidRDefault="0011669F" w:rsidP="0011669F">
      <w:pPr>
        <w:ind w:left="885"/>
      </w:pPr>
    </w:p>
    <w:p w:rsidR="0011669F" w:rsidRDefault="0011669F" w:rsidP="0011669F">
      <w:pPr>
        <w:ind w:left="885"/>
      </w:pPr>
    </w:p>
    <w:p w:rsidR="0011669F" w:rsidRDefault="0011669F" w:rsidP="0011669F">
      <w:r>
        <w:t>Agradezco la atención y colaboración prestada.</w:t>
      </w:r>
    </w:p>
    <w:p w:rsidR="0011669F" w:rsidRDefault="0011669F" w:rsidP="0011669F"/>
    <w:p w:rsidR="0011669F" w:rsidRDefault="0011669F" w:rsidP="0011669F"/>
    <w:p w:rsidR="0011669F" w:rsidRDefault="0011669F" w:rsidP="0011669F"/>
    <w:p w:rsidR="0011669F" w:rsidRDefault="0011669F" w:rsidP="0011669F">
      <w:r>
        <w:t xml:space="preserve">Cordialmente,                                                      </w:t>
      </w:r>
    </w:p>
    <w:p w:rsidR="0011669F" w:rsidRDefault="0011669F" w:rsidP="0011669F"/>
    <w:p w:rsidR="0011669F" w:rsidRDefault="0011669F" w:rsidP="0011669F"/>
    <w:p w:rsidR="0011669F" w:rsidRDefault="0011669F" w:rsidP="0011669F"/>
    <w:p w:rsidR="0011669F" w:rsidRDefault="0011669F" w:rsidP="0011669F">
      <w:r>
        <w:t>RICARDO CASAS ZAPATA</w:t>
      </w:r>
    </w:p>
    <w:p w:rsidR="0011669F" w:rsidRDefault="0011669F" w:rsidP="0011669F">
      <w:r>
        <w:t>Director.</w:t>
      </w:r>
    </w:p>
    <w:p w:rsidR="0011669F" w:rsidRDefault="0011669F"/>
    <w:p w:rsidR="00246AA3" w:rsidRDefault="00246AA3"/>
    <w:p w:rsidR="00246AA3" w:rsidRDefault="00246AA3"/>
    <w:p w:rsidR="00246AA3" w:rsidRDefault="00246AA3" w:rsidP="00246AA3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246AA3" w:rsidRDefault="00246AA3" w:rsidP="00246AA3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246AA3" w:rsidRDefault="00246AA3" w:rsidP="00246AA3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– 144 </w:t>
      </w:r>
    </w:p>
    <w:p w:rsidR="00246AA3" w:rsidRDefault="00246AA3" w:rsidP="00246AA3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TEL:   4 44 46 64  ITAGUI                                      </w:t>
      </w:r>
    </w:p>
    <w:p w:rsidR="00246AA3" w:rsidRDefault="00246AA3" w:rsidP="00246AA3"/>
    <w:p w:rsidR="00246AA3" w:rsidRDefault="00246AA3" w:rsidP="00246AA3">
      <w:pPr>
        <w:pStyle w:val="Ttulo1"/>
      </w:pPr>
      <w:r>
        <w:t>ORDEN DE TRABAJO   N°      04867</w:t>
      </w:r>
    </w:p>
    <w:p w:rsidR="00246AA3" w:rsidRDefault="00246AA3" w:rsidP="00246AA3"/>
    <w:p w:rsidR="00246AA3" w:rsidRDefault="00246AA3" w:rsidP="00246AA3">
      <w:r>
        <w:t>FECHA:</w:t>
      </w:r>
      <w:r>
        <w:tab/>
        <w:t>Medellín, Octubre  22  de 2009</w:t>
      </w:r>
    </w:p>
    <w:p w:rsidR="00246AA3" w:rsidRDefault="00246AA3" w:rsidP="00246AA3">
      <w:r>
        <w:t>PARA:</w:t>
      </w:r>
      <w:r>
        <w:tab/>
      </w:r>
      <w:r>
        <w:tab/>
        <w:t>PLÁSTICOS DARMA</w:t>
      </w:r>
    </w:p>
    <w:p w:rsidR="00246AA3" w:rsidRDefault="00246AA3" w:rsidP="00246AA3">
      <w:r>
        <w:t>ATENCIÓN:</w:t>
      </w:r>
      <w:r>
        <w:tab/>
        <w:t>Sr. Darío Jaramillo</w:t>
      </w:r>
    </w:p>
    <w:p w:rsidR="00246AA3" w:rsidRDefault="00246AA3" w:rsidP="00246AA3">
      <w:r>
        <w:tab/>
      </w:r>
      <w:r>
        <w:tab/>
        <w:t>Gerente.</w:t>
      </w:r>
    </w:p>
    <w:p w:rsidR="00246AA3" w:rsidRDefault="00246AA3" w:rsidP="00246AA3"/>
    <w:p w:rsidR="00246AA3" w:rsidRDefault="00246AA3" w:rsidP="00246AA3">
      <w:r>
        <w:t>Apreciado Don Darío:</w:t>
      </w:r>
    </w:p>
    <w:p w:rsidR="00246AA3" w:rsidRDefault="00246AA3" w:rsidP="00246AA3"/>
    <w:p w:rsidR="00246AA3" w:rsidRDefault="00246AA3" w:rsidP="00246AA3">
      <w:r>
        <w:t xml:space="preserve">Con la presente estamos solicitando el siguiente servicio de  </w:t>
      </w:r>
      <w:r w:rsidRPr="00D50CF7">
        <w:rPr>
          <w:b/>
        </w:rPr>
        <w:t>IMPRESIÓN</w:t>
      </w:r>
      <w:r>
        <w:t xml:space="preserve"> :</w:t>
      </w:r>
    </w:p>
    <w:p w:rsidR="00246AA3" w:rsidRDefault="00246AA3" w:rsidP="00246AA3"/>
    <w:p w:rsidR="00246AA3" w:rsidRDefault="00246AA3" w:rsidP="00246AA3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246AA3" w:rsidRDefault="00246AA3" w:rsidP="00246AA3">
      <w:r>
        <w:t>MATERIAL   :           Polipropileno Tubular</w:t>
      </w:r>
      <w:r w:rsidR="00274DF0">
        <w:t xml:space="preserve"> de  30 </w:t>
      </w:r>
      <w:r>
        <w:t xml:space="preserve">  cms</w:t>
      </w:r>
    </w:p>
    <w:p w:rsidR="00246AA3" w:rsidRDefault="00274DF0" w:rsidP="00246AA3">
      <w:r>
        <w:t xml:space="preserve">CLIBRE      :               1.5 </w:t>
      </w:r>
      <w:r w:rsidR="00246AA3">
        <w:t xml:space="preserve"> ”</w:t>
      </w:r>
    </w:p>
    <w:p w:rsidR="00246AA3" w:rsidRDefault="00246AA3" w:rsidP="00246AA3">
      <w:r>
        <w:t>REFERENCIA:</w:t>
      </w:r>
      <w:r>
        <w:tab/>
      </w:r>
      <w:r w:rsidR="001C059B">
        <w:rPr>
          <w:b/>
        </w:rPr>
        <w:t>CRIOLLITAS</w:t>
      </w:r>
    </w:p>
    <w:p w:rsidR="00246AA3" w:rsidRDefault="001C059B" w:rsidP="00246AA3">
      <w:r>
        <w:t>CANTIDAD    :          100</w:t>
      </w:r>
      <w:r w:rsidR="00246AA3">
        <w:t xml:space="preserve">   Kg</w:t>
      </w:r>
    </w:p>
    <w:p w:rsidR="00246AA3" w:rsidRDefault="00246AA3" w:rsidP="00246AA3">
      <w:r>
        <w:t>COLORES:</w:t>
      </w:r>
      <w:r>
        <w:tab/>
      </w:r>
      <w:r>
        <w:tab/>
        <w:t xml:space="preserve">3    </w:t>
      </w:r>
    </w:p>
    <w:p w:rsidR="00246AA3" w:rsidRDefault="00CE1D05" w:rsidP="00246AA3">
      <w:r>
        <w:t>CARAS:</w:t>
      </w:r>
      <w:r>
        <w:tab/>
      </w:r>
      <w:r>
        <w:tab/>
        <w:t>1</w:t>
      </w:r>
    </w:p>
    <w:p w:rsidR="00246AA3" w:rsidRDefault="00CE1D05" w:rsidP="00246AA3">
      <w:r>
        <w:t>REPETICIÓN:</w:t>
      </w:r>
      <w:r>
        <w:tab/>
        <w:t>12</w:t>
      </w:r>
      <w:r w:rsidR="00246AA3">
        <w:t xml:space="preserve">  cms</w:t>
      </w:r>
    </w:p>
    <w:p w:rsidR="00246AA3" w:rsidRDefault="00CE1D05" w:rsidP="00246AA3">
      <w:r>
        <w:t>RODILLO:</w:t>
      </w:r>
      <w:r>
        <w:tab/>
      </w:r>
      <w:r>
        <w:tab/>
        <w:t>25</w:t>
      </w:r>
    </w:p>
    <w:p w:rsidR="00246AA3" w:rsidRDefault="00246AA3" w:rsidP="00246AA3">
      <w:r>
        <w:t>BOLSA:</w:t>
      </w:r>
      <w:r>
        <w:tab/>
      </w:r>
      <w:r>
        <w:tab/>
      </w:r>
      <w:r w:rsidR="00CE1D05">
        <w:rPr>
          <w:b/>
        </w:rPr>
        <w:t xml:space="preserve">12 </w:t>
      </w:r>
      <w:r>
        <w:rPr>
          <w:b/>
        </w:rPr>
        <w:t xml:space="preserve"> </w:t>
      </w:r>
      <w:r w:rsidRPr="002E6298">
        <w:rPr>
          <w:b/>
        </w:rPr>
        <w:t xml:space="preserve"> x</w:t>
      </w:r>
      <w:r w:rsidR="00CE1D05">
        <w:rPr>
          <w:b/>
        </w:rPr>
        <w:t xml:space="preserve">  15</w:t>
      </w:r>
      <w:r>
        <w:rPr>
          <w:b/>
        </w:rPr>
        <w:t xml:space="preserve"> </w:t>
      </w:r>
      <w:r w:rsidRPr="002E6298">
        <w:rPr>
          <w:b/>
        </w:rPr>
        <w:t xml:space="preserve">   </w:t>
      </w:r>
      <w:r>
        <w:t xml:space="preserve"> cms   </w:t>
      </w:r>
    </w:p>
    <w:p w:rsidR="00246AA3" w:rsidRDefault="00246AA3" w:rsidP="00246AA3">
      <w:r>
        <w:t>SELLADO:</w:t>
      </w:r>
      <w:r>
        <w:tab/>
      </w:r>
      <w:r>
        <w:tab/>
        <w:t>Para selle lateral.</w:t>
      </w:r>
    </w:p>
    <w:p w:rsidR="00246AA3" w:rsidRDefault="00246AA3" w:rsidP="00246AA3"/>
    <w:p w:rsidR="00246AA3" w:rsidRDefault="00246AA3" w:rsidP="00246AA3"/>
    <w:p w:rsidR="00246AA3" w:rsidRDefault="00246AA3" w:rsidP="00246AA3">
      <w:r>
        <w:rPr>
          <w:b/>
          <w:bCs/>
          <w:u w:val="single"/>
        </w:rPr>
        <w:t>NOTA:</w:t>
      </w:r>
      <w:r>
        <w:t xml:space="preserve">  * Los </w:t>
      </w:r>
      <w:r w:rsidR="00B525EC">
        <w:t xml:space="preserve"> </w:t>
      </w:r>
      <w:r>
        <w:t>cyr</w:t>
      </w:r>
      <w:r w:rsidR="00B525EC">
        <w:t>eles  los  envía  Grafiflex</w:t>
      </w:r>
    </w:p>
    <w:p w:rsidR="00246AA3" w:rsidRDefault="00246AA3" w:rsidP="00246AA3">
      <w:pPr>
        <w:numPr>
          <w:ilvl w:val="0"/>
          <w:numId w:val="1"/>
        </w:numPr>
      </w:pPr>
      <w:r>
        <w:t>Se envían Plano  para tonos y alturas</w:t>
      </w:r>
    </w:p>
    <w:p w:rsidR="00246AA3" w:rsidRDefault="00246AA3" w:rsidP="005A12C5">
      <w:pPr>
        <w:ind w:left="885"/>
      </w:pPr>
    </w:p>
    <w:p w:rsidR="00246AA3" w:rsidRDefault="00246AA3" w:rsidP="00246AA3">
      <w:pPr>
        <w:numPr>
          <w:ilvl w:val="0"/>
          <w:numId w:val="1"/>
        </w:numPr>
      </w:pPr>
      <w:r>
        <w:t>SE APRUEBA IMPRESIÓN</w:t>
      </w:r>
    </w:p>
    <w:p w:rsidR="00246AA3" w:rsidRDefault="00246AA3" w:rsidP="005A12C5">
      <w:pPr>
        <w:ind w:left="885"/>
      </w:pPr>
    </w:p>
    <w:p w:rsidR="00246AA3" w:rsidRDefault="00246AA3" w:rsidP="00246AA3">
      <w:pPr>
        <w:ind w:left="885"/>
      </w:pPr>
      <w:r>
        <w:t xml:space="preserve"> </w:t>
      </w:r>
    </w:p>
    <w:p w:rsidR="00246AA3" w:rsidRDefault="00246AA3" w:rsidP="00246AA3">
      <w:pPr>
        <w:ind w:left="1125"/>
        <w:rPr>
          <w:b/>
          <w:bCs/>
          <w:u w:val="single"/>
        </w:rPr>
      </w:pPr>
    </w:p>
    <w:p w:rsidR="00246AA3" w:rsidRDefault="00246AA3" w:rsidP="00246AA3">
      <w:pPr>
        <w:ind w:left="885"/>
        <w:rPr>
          <w:b/>
          <w:bCs/>
          <w:u w:val="single"/>
        </w:rPr>
      </w:pPr>
    </w:p>
    <w:p w:rsidR="00246AA3" w:rsidRDefault="00246AA3" w:rsidP="00246AA3">
      <w:r>
        <w:t>Agradezco la atención y colaboración prestada.</w:t>
      </w:r>
    </w:p>
    <w:p w:rsidR="00246AA3" w:rsidRDefault="00246AA3" w:rsidP="00246AA3"/>
    <w:p w:rsidR="00246AA3" w:rsidRDefault="00246AA3" w:rsidP="00246AA3"/>
    <w:p w:rsidR="00246AA3" w:rsidRDefault="00246AA3" w:rsidP="00246AA3">
      <w:r>
        <w:t>Cordialmente,</w:t>
      </w:r>
    </w:p>
    <w:p w:rsidR="00246AA3" w:rsidRDefault="00246AA3" w:rsidP="00246AA3"/>
    <w:p w:rsidR="00246AA3" w:rsidRDefault="00246AA3" w:rsidP="00246AA3"/>
    <w:p w:rsidR="00246AA3" w:rsidRDefault="00246AA3" w:rsidP="00246AA3"/>
    <w:p w:rsidR="00246AA3" w:rsidRDefault="00246AA3" w:rsidP="00246AA3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246AA3" w:rsidRDefault="00246AA3" w:rsidP="00246AA3">
      <w:r>
        <w:t>Director.</w:t>
      </w:r>
    </w:p>
    <w:p w:rsidR="00246AA3" w:rsidRDefault="00246AA3" w:rsidP="00246AA3"/>
    <w:p w:rsidR="00246AA3" w:rsidRDefault="00246AA3" w:rsidP="00246AA3"/>
    <w:p w:rsidR="00246AA3" w:rsidRDefault="00246AA3"/>
    <w:p w:rsidR="000A44D1" w:rsidRDefault="000A44D1"/>
    <w:p w:rsidR="000A44D1" w:rsidRDefault="000A44D1"/>
    <w:p w:rsidR="000A44D1" w:rsidRDefault="000A44D1" w:rsidP="000A44D1">
      <w:pPr>
        <w:rPr>
          <w:b/>
        </w:rPr>
      </w:pPr>
    </w:p>
    <w:p w:rsidR="000A44D1" w:rsidRDefault="000A44D1" w:rsidP="000A44D1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0A44D1" w:rsidRDefault="000A44D1" w:rsidP="000A44D1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NIT: 811.040.799-9</w:t>
      </w:r>
    </w:p>
    <w:p w:rsidR="000A44D1" w:rsidRDefault="000A44D1" w:rsidP="000A44D1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0A44D1" w:rsidRDefault="000A44D1" w:rsidP="000A44D1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0A44D1" w:rsidRDefault="000A44D1" w:rsidP="000A44D1">
      <w:pPr>
        <w:rPr>
          <w:b/>
          <w:bCs/>
        </w:rPr>
      </w:pPr>
    </w:p>
    <w:p w:rsidR="000A44D1" w:rsidRDefault="000A44D1" w:rsidP="000A44D1">
      <w:pPr>
        <w:pStyle w:val="Ttulo1"/>
      </w:pPr>
      <w:r>
        <w:t xml:space="preserve">ORDEN DE TRABAJO </w:t>
      </w:r>
      <w:r w:rsidR="009E25E4">
        <w:t xml:space="preserve">  </w:t>
      </w:r>
      <w:r>
        <w:t>N°      05555</w:t>
      </w:r>
    </w:p>
    <w:p w:rsidR="000A44D1" w:rsidRDefault="000A44D1" w:rsidP="000A44D1"/>
    <w:p w:rsidR="000A44D1" w:rsidRDefault="000A44D1" w:rsidP="000A44D1"/>
    <w:p w:rsidR="000A44D1" w:rsidRDefault="00003209" w:rsidP="000A44D1">
      <w:r>
        <w:t>FECHA:</w:t>
      </w:r>
      <w:r>
        <w:tab/>
        <w:t>Medellín,  Octubre  23</w:t>
      </w:r>
      <w:r w:rsidR="000A44D1">
        <w:t xml:space="preserve">    de 2009</w:t>
      </w:r>
    </w:p>
    <w:p w:rsidR="000A44D1" w:rsidRDefault="000A44D1" w:rsidP="000A44D1">
      <w:r>
        <w:t>PARA:</w:t>
      </w:r>
      <w:r>
        <w:tab/>
      </w:r>
      <w:r>
        <w:tab/>
        <w:t>PLÁSTICOS DARMA</w:t>
      </w:r>
    </w:p>
    <w:p w:rsidR="000A44D1" w:rsidRDefault="000A44D1" w:rsidP="000A44D1">
      <w:r>
        <w:t>ATENCIÓN:</w:t>
      </w:r>
      <w:r>
        <w:tab/>
        <w:t>Sr. Darío Jaramillo</w:t>
      </w:r>
    </w:p>
    <w:p w:rsidR="000A44D1" w:rsidRDefault="000A44D1" w:rsidP="000A44D1">
      <w:r>
        <w:tab/>
      </w:r>
      <w:r>
        <w:tab/>
        <w:t>Gerente.</w:t>
      </w:r>
    </w:p>
    <w:p w:rsidR="000A44D1" w:rsidRDefault="000A44D1" w:rsidP="000A44D1"/>
    <w:p w:rsidR="000A44D1" w:rsidRDefault="000A44D1" w:rsidP="000A44D1">
      <w:r>
        <w:t>Apreciado Don Darío :</w:t>
      </w:r>
    </w:p>
    <w:p w:rsidR="000A44D1" w:rsidRDefault="000A44D1" w:rsidP="000A44D1">
      <w:r>
        <w:t xml:space="preserve"> </w:t>
      </w:r>
    </w:p>
    <w:p w:rsidR="000A44D1" w:rsidRDefault="000A44D1" w:rsidP="000A44D1">
      <w:r>
        <w:t>Con la presente estamos solicitando el siguiente servicio de IMPRESION:</w:t>
      </w:r>
    </w:p>
    <w:p w:rsidR="000A44D1" w:rsidRDefault="000A44D1" w:rsidP="000A44D1"/>
    <w:p w:rsidR="000A44D1" w:rsidRDefault="000A44D1" w:rsidP="000A44D1">
      <w:pPr>
        <w:rPr>
          <w:b/>
          <w:bCs/>
          <w:u w:val="single"/>
        </w:rPr>
      </w:pPr>
    </w:p>
    <w:p w:rsidR="000A44D1" w:rsidRDefault="000A44D1" w:rsidP="000A44D1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0A44D1" w:rsidRDefault="000A44D1" w:rsidP="000A44D1"/>
    <w:p w:rsidR="000A44D1" w:rsidRDefault="000A44D1" w:rsidP="000A44D1">
      <w:r>
        <w:t>MATERIAL:</w:t>
      </w:r>
      <w:r>
        <w:tab/>
      </w:r>
      <w:r>
        <w:tab/>
        <w:t>Polietileno</w:t>
      </w:r>
      <w:r w:rsidR="00B97CDB">
        <w:t xml:space="preserve"> </w:t>
      </w:r>
      <w:r>
        <w:t xml:space="preserve">  ALTA    Tubular . Transparente</w:t>
      </w:r>
    </w:p>
    <w:p w:rsidR="000A44D1" w:rsidRDefault="000A44D1" w:rsidP="000A44D1">
      <w:r>
        <w:t>MEDIDA:</w:t>
      </w:r>
      <w:r>
        <w:tab/>
      </w:r>
      <w:r>
        <w:tab/>
      </w:r>
      <w:r>
        <w:rPr>
          <w:b/>
        </w:rPr>
        <w:t xml:space="preserve">53 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0A44D1" w:rsidRPr="006D12B2" w:rsidRDefault="000A44D1" w:rsidP="000A44D1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3.5 </w:t>
      </w:r>
      <w:r w:rsidRPr="006D12B2">
        <w:rPr>
          <w:b/>
        </w:rPr>
        <w:t xml:space="preserve"> “ </w:t>
      </w:r>
    </w:p>
    <w:p w:rsidR="000A44D1" w:rsidRDefault="000A44D1" w:rsidP="000A44D1">
      <w:r>
        <w:t>TRATADO:</w:t>
      </w:r>
      <w:r>
        <w:tab/>
      </w:r>
      <w:r>
        <w:tab/>
        <w:t>2  Caras.</w:t>
      </w:r>
    </w:p>
    <w:p w:rsidR="000A44D1" w:rsidRDefault="000A44D1" w:rsidP="000A44D1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 w:rsidR="00F53FEA">
        <w:rPr>
          <w:b/>
        </w:rPr>
        <w:t xml:space="preserve">370 </w:t>
      </w:r>
      <w:r>
        <w:rPr>
          <w:b/>
        </w:rPr>
        <w:t xml:space="preserve"> </w:t>
      </w:r>
      <w:r w:rsidRPr="00900A5A">
        <w:rPr>
          <w:b/>
        </w:rPr>
        <w:t xml:space="preserve">  Kg</w:t>
      </w:r>
      <w:r>
        <w:t>.</w:t>
      </w:r>
    </w:p>
    <w:p w:rsidR="000A44D1" w:rsidRDefault="000A44D1" w:rsidP="000A44D1">
      <w:r>
        <w:t>COLORES:</w:t>
      </w:r>
      <w:r>
        <w:tab/>
      </w:r>
      <w:r>
        <w:tab/>
        <w:t xml:space="preserve">1 </w:t>
      </w:r>
      <w:r w:rsidR="00F96BCC">
        <w:t xml:space="preserve"> </w:t>
      </w:r>
      <w:r>
        <w:t xml:space="preserve">( Azul    )   </w:t>
      </w:r>
      <w:r w:rsidRPr="007A0566">
        <w:rPr>
          <w:b/>
        </w:rPr>
        <w:t>ANTIALKALI</w:t>
      </w:r>
    </w:p>
    <w:p w:rsidR="000A44D1" w:rsidRDefault="000A44D1" w:rsidP="000A44D1">
      <w:r>
        <w:t>CARAS:</w:t>
      </w:r>
      <w:r>
        <w:tab/>
      </w:r>
      <w:r>
        <w:tab/>
        <w:t>1  (1 x 1  )</w:t>
      </w:r>
    </w:p>
    <w:p w:rsidR="000A44D1" w:rsidRDefault="000A44D1" w:rsidP="000A44D1">
      <w:r>
        <w:t>REPETICIÓN:</w:t>
      </w:r>
      <w:r>
        <w:tab/>
        <w:t xml:space="preserve">80   Cms  </w:t>
      </w:r>
      <w:r w:rsidR="00F96BCC">
        <w:t xml:space="preserve"> </w:t>
      </w:r>
      <w:r>
        <w:t xml:space="preserve"> ( Dos  Impresiones  x  bolsa  )</w:t>
      </w:r>
    </w:p>
    <w:p w:rsidR="000A44D1" w:rsidRPr="00900A5A" w:rsidRDefault="000A44D1" w:rsidP="000A44D1">
      <w:pPr>
        <w:rPr>
          <w:b/>
        </w:rPr>
      </w:pPr>
      <w:r>
        <w:t xml:space="preserve">RODILLO  :               </w:t>
      </w:r>
      <w:r>
        <w:rPr>
          <w:b/>
        </w:rPr>
        <w:t>40</w:t>
      </w:r>
    </w:p>
    <w:p w:rsidR="000A44D1" w:rsidRDefault="000A44D1" w:rsidP="000A44D1">
      <w:r>
        <w:t>BOLSA:</w:t>
      </w:r>
      <w:r>
        <w:tab/>
      </w:r>
      <w:r>
        <w:tab/>
        <w:t xml:space="preserve">53   x  80    Cms  </w:t>
      </w:r>
    </w:p>
    <w:p w:rsidR="000A44D1" w:rsidRDefault="000A44D1" w:rsidP="000A44D1">
      <w:r>
        <w:t>SELLADO:</w:t>
      </w:r>
      <w:r>
        <w:tab/>
      </w:r>
      <w:r>
        <w:tab/>
        <w:t>Lateral</w:t>
      </w:r>
    </w:p>
    <w:p w:rsidR="000A44D1" w:rsidRPr="00146B92" w:rsidRDefault="000A44D1" w:rsidP="000A44D1">
      <w:pPr>
        <w:rPr>
          <w:b/>
        </w:rPr>
      </w:pPr>
      <w:r>
        <w:t>REFERENCIA:</w:t>
      </w:r>
      <w:r>
        <w:tab/>
      </w:r>
      <w:r w:rsidRPr="00146B92">
        <w:rPr>
          <w:b/>
        </w:rPr>
        <w:t>ANHIDRO</w:t>
      </w:r>
    </w:p>
    <w:p w:rsidR="000A44D1" w:rsidRDefault="000A44D1" w:rsidP="000A44D1">
      <w:r>
        <w:tab/>
      </w:r>
      <w:r>
        <w:tab/>
      </w:r>
      <w:r>
        <w:tab/>
      </w:r>
    </w:p>
    <w:p w:rsidR="000A44D1" w:rsidRDefault="000A44D1" w:rsidP="000A44D1"/>
    <w:p w:rsidR="000A44D1" w:rsidRDefault="000A44D1" w:rsidP="000A44D1">
      <w:r>
        <w:rPr>
          <w:b/>
          <w:bCs/>
          <w:u w:val="single"/>
        </w:rPr>
        <w:t>NOTA:</w:t>
      </w:r>
      <w:r>
        <w:t xml:space="preserve">  - Cyreles  en  su  Planta</w:t>
      </w:r>
    </w:p>
    <w:p w:rsidR="000A44D1" w:rsidRDefault="000A44D1" w:rsidP="000A44D1">
      <w:pPr>
        <w:numPr>
          <w:ilvl w:val="0"/>
          <w:numId w:val="2"/>
        </w:numPr>
      </w:pPr>
      <w:r>
        <w:t>Se anexa arte para tonos y  alturas</w:t>
      </w:r>
    </w:p>
    <w:p w:rsidR="000A44D1" w:rsidRDefault="000A44D1" w:rsidP="000A44D1">
      <w:pPr>
        <w:numPr>
          <w:ilvl w:val="0"/>
          <w:numId w:val="2"/>
        </w:numPr>
      </w:pPr>
      <w:r>
        <w:t>Se  aprueba  Impresión</w:t>
      </w:r>
    </w:p>
    <w:p w:rsidR="000A44D1" w:rsidRPr="00C17EF0" w:rsidRDefault="000A44D1" w:rsidP="000A44D1">
      <w:pPr>
        <w:numPr>
          <w:ilvl w:val="0"/>
          <w:numId w:val="2"/>
        </w:numPr>
        <w:rPr>
          <w:b/>
        </w:rPr>
      </w:pPr>
      <w:r w:rsidRPr="00C17EF0">
        <w:rPr>
          <w:b/>
        </w:rPr>
        <w:t>TINTA  ESPECIAL</w:t>
      </w:r>
    </w:p>
    <w:p w:rsidR="000A44D1" w:rsidRDefault="000A44D1" w:rsidP="000A44D1"/>
    <w:p w:rsidR="000A44D1" w:rsidRDefault="000A44D1" w:rsidP="000A44D1"/>
    <w:p w:rsidR="000A44D1" w:rsidRDefault="000A44D1" w:rsidP="000A44D1">
      <w:r>
        <w:t>Agradezco la atención y colaboración prestada.</w:t>
      </w:r>
    </w:p>
    <w:p w:rsidR="000A44D1" w:rsidRDefault="000A44D1" w:rsidP="000A44D1"/>
    <w:p w:rsidR="000A44D1" w:rsidRDefault="000A44D1" w:rsidP="000A44D1">
      <w:r>
        <w:t>Cordialmente,</w:t>
      </w:r>
    </w:p>
    <w:p w:rsidR="000A44D1" w:rsidRDefault="000A44D1" w:rsidP="000A44D1"/>
    <w:p w:rsidR="000A44D1" w:rsidRPr="00F4077E" w:rsidRDefault="000A44D1" w:rsidP="000A44D1">
      <w:pPr>
        <w:rPr>
          <w:b/>
        </w:rPr>
      </w:pPr>
    </w:p>
    <w:p w:rsidR="000A44D1" w:rsidRDefault="000A44D1" w:rsidP="000A44D1"/>
    <w:p w:rsidR="000A44D1" w:rsidRDefault="000A44D1" w:rsidP="000A44D1">
      <w:r>
        <w:t>RICARDO CASAS ZAPATA</w:t>
      </w:r>
    </w:p>
    <w:p w:rsidR="000A44D1" w:rsidRDefault="000A44D1" w:rsidP="000A44D1">
      <w:r>
        <w:t>Director.</w:t>
      </w:r>
    </w:p>
    <w:p w:rsidR="000A44D1" w:rsidRDefault="000A44D1"/>
    <w:p w:rsidR="003B38EF" w:rsidRDefault="003B38EF"/>
    <w:p w:rsidR="003B38EF" w:rsidRDefault="003B38EF" w:rsidP="003B38EF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3B38EF" w:rsidRDefault="003B38EF" w:rsidP="003B38EF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3B38EF" w:rsidRDefault="003B38EF" w:rsidP="003B38EF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3B38EF" w:rsidRDefault="003B38EF" w:rsidP="003B38EF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3B38EF" w:rsidRDefault="003B38EF" w:rsidP="003B38EF"/>
    <w:p w:rsidR="003B38EF" w:rsidRDefault="003B38EF" w:rsidP="003B38EF">
      <w:pPr>
        <w:pStyle w:val="Ttulo1"/>
      </w:pPr>
      <w:r>
        <w:t>OR</w:t>
      </w:r>
      <w:r w:rsidR="0010617F">
        <w:t>DEN DE TRABAJO    N °      05552</w:t>
      </w:r>
    </w:p>
    <w:p w:rsidR="003B38EF" w:rsidRDefault="003B38EF" w:rsidP="003B38EF"/>
    <w:p w:rsidR="003B38EF" w:rsidRDefault="0010617F" w:rsidP="003B38EF">
      <w:r>
        <w:t>FECHA:</w:t>
      </w:r>
      <w:r>
        <w:tab/>
        <w:t>Medellín, Octubre    23</w:t>
      </w:r>
      <w:r w:rsidR="003B38EF">
        <w:t xml:space="preserve">   de 2009</w:t>
      </w:r>
    </w:p>
    <w:p w:rsidR="003B38EF" w:rsidRDefault="003B38EF" w:rsidP="003B38EF">
      <w:r>
        <w:t>PARA:</w:t>
      </w:r>
      <w:r>
        <w:tab/>
      </w:r>
      <w:r>
        <w:tab/>
        <w:t>PLÁSTICOS DARMA</w:t>
      </w:r>
    </w:p>
    <w:p w:rsidR="003B38EF" w:rsidRDefault="003B38EF" w:rsidP="003B38EF">
      <w:r>
        <w:t>ATENCIÓN:</w:t>
      </w:r>
      <w:r>
        <w:tab/>
        <w:t>Sr. Darío Jaramillo</w:t>
      </w:r>
    </w:p>
    <w:p w:rsidR="003B38EF" w:rsidRDefault="003B38EF" w:rsidP="003B38EF">
      <w:r>
        <w:tab/>
      </w:r>
      <w:r>
        <w:tab/>
        <w:t>Gerente.</w:t>
      </w:r>
    </w:p>
    <w:p w:rsidR="003B38EF" w:rsidRDefault="003B38EF" w:rsidP="003B38EF"/>
    <w:p w:rsidR="003B38EF" w:rsidRDefault="003B38EF" w:rsidP="003B38EF">
      <w:r>
        <w:t>Apreciado Don Darío:</w:t>
      </w:r>
    </w:p>
    <w:p w:rsidR="003B38EF" w:rsidRDefault="003B38EF" w:rsidP="003B38EF"/>
    <w:p w:rsidR="003B38EF" w:rsidRDefault="003B38EF" w:rsidP="003B38EF">
      <w:r>
        <w:t>Con la presente estamos solicitando el siguiente servicio de    IMPRESIÓN  :</w:t>
      </w:r>
    </w:p>
    <w:p w:rsidR="003B38EF" w:rsidRDefault="003B38EF" w:rsidP="003B38EF"/>
    <w:p w:rsidR="003B38EF" w:rsidRDefault="003B38EF" w:rsidP="003B38EF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3B38EF" w:rsidRDefault="003B38EF" w:rsidP="003B38EF">
      <w:r>
        <w:t>MATERIAL   :           Polipropileno Lamina de   40  cms</w:t>
      </w:r>
    </w:p>
    <w:p w:rsidR="003B38EF" w:rsidRDefault="003B38EF" w:rsidP="003B38EF">
      <w:r>
        <w:t xml:space="preserve">CALIBRE      :           </w:t>
      </w:r>
      <w:r w:rsidRPr="00FB6911">
        <w:rPr>
          <w:b/>
        </w:rPr>
        <w:t>2.0</w:t>
      </w:r>
      <w:r>
        <w:t xml:space="preserve">  ”</w:t>
      </w:r>
    </w:p>
    <w:p w:rsidR="003B38EF" w:rsidRPr="00F36A72" w:rsidRDefault="003B38EF" w:rsidP="003B38EF">
      <w:pPr>
        <w:rPr>
          <w:b/>
        </w:rPr>
      </w:pPr>
      <w:r>
        <w:t>REFERENCIA:</w:t>
      </w:r>
      <w:r>
        <w:tab/>
      </w:r>
      <w:r>
        <w:rPr>
          <w:b/>
        </w:rPr>
        <w:t xml:space="preserve">DON   LIMON </w:t>
      </w:r>
    </w:p>
    <w:p w:rsidR="003B38EF" w:rsidRDefault="003B38EF" w:rsidP="003B38EF">
      <w:r>
        <w:t xml:space="preserve">CANTIDAD    :          </w:t>
      </w:r>
      <w:r>
        <w:rPr>
          <w:b/>
        </w:rPr>
        <w:t>90</w:t>
      </w:r>
      <w:r w:rsidRPr="00F06B36">
        <w:rPr>
          <w:b/>
        </w:rPr>
        <w:t xml:space="preserve">    Kg</w:t>
      </w:r>
    </w:p>
    <w:p w:rsidR="003B38EF" w:rsidRDefault="003B38EF" w:rsidP="003B38EF">
      <w:r>
        <w:t>COLORES:</w:t>
      </w:r>
      <w:r>
        <w:tab/>
      </w:r>
      <w:r>
        <w:tab/>
        <w:t>3   (   Según Muestra  )</w:t>
      </w:r>
    </w:p>
    <w:p w:rsidR="003B38EF" w:rsidRDefault="003B38EF" w:rsidP="003B38EF">
      <w:r>
        <w:t>CARAS:</w:t>
      </w:r>
      <w:r>
        <w:tab/>
      </w:r>
      <w:r>
        <w:tab/>
        <w:t>1</w:t>
      </w:r>
    </w:p>
    <w:p w:rsidR="003B38EF" w:rsidRDefault="003B38EF" w:rsidP="003B38EF">
      <w:r>
        <w:t>R EPETICIÓN:</w:t>
      </w:r>
      <w:r>
        <w:tab/>
        <w:t>9.5    cms</w:t>
      </w:r>
    </w:p>
    <w:p w:rsidR="003B38EF" w:rsidRDefault="003B38EF" w:rsidP="003B38EF">
      <w:r>
        <w:t>RODILLO:</w:t>
      </w:r>
      <w:r>
        <w:tab/>
      </w:r>
      <w:r>
        <w:tab/>
      </w:r>
      <w:r w:rsidRPr="007C0A03">
        <w:rPr>
          <w:b/>
        </w:rPr>
        <w:t>30</w:t>
      </w:r>
    </w:p>
    <w:p w:rsidR="003B38EF" w:rsidRDefault="003B38EF" w:rsidP="003B38EF">
      <w:r>
        <w:t>LAMINA:</w:t>
      </w:r>
      <w:r>
        <w:tab/>
      </w:r>
      <w:r>
        <w:tab/>
        <w:t>9.5 X 20   cms</w:t>
      </w:r>
    </w:p>
    <w:p w:rsidR="003B38EF" w:rsidRDefault="003B38EF" w:rsidP="003B38EF">
      <w:r>
        <w:t>SELLADO:</w:t>
      </w:r>
      <w:r>
        <w:tab/>
      </w:r>
      <w:r>
        <w:tab/>
        <w:t>Para selle lateral.</w:t>
      </w:r>
    </w:p>
    <w:p w:rsidR="003B38EF" w:rsidRDefault="003B38EF" w:rsidP="003B38EF">
      <w:r>
        <w:t xml:space="preserve"> </w:t>
      </w:r>
    </w:p>
    <w:p w:rsidR="003B38EF" w:rsidRDefault="003B38EF" w:rsidP="003B38EF">
      <w:r>
        <w:rPr>
          <w:b/>
          <w:bCs/>
          <w:u w:val="single"/>
        </w:rPr>
        <w:t>NOTA:</w:t>
      </w:r>
      <w:r>
        <w:t xml:space="preserve">  * Los cyreles   se  encuentran en su planta</w:t>
      </w:r>
    </w:p>
    <w:p w:rsidR="003B38EF" w:rsidRDefault="003B38EF" w:rsidP="003B38EF">
      <w:pPr>
        <w:numPr>
          <w:ilvl w:val="0"/>
          <w:numId w:val="1"/>
        </w:numPr>
      </w:pPr>
      <w:r>
        <w:t>Colores igual  pantones</w:t>
      </w:r>
    </w:p>
    <w:p w:rsidR="003B38EF" w:rsidRDefault="003B38EF" w:rsidP="003B38EF"/>
    <w:p w:rsidR="003B38EF" w:rsidRDefault="003B38EF" w:rsidP="003B38EF">
      <w:pPr>
        <w:ind w:left="885"/>
      </w:pPr>
    </w:p>
    <w:p w:rsidR="003B38EF" w:rsidRPr="00DC02C1" w:rsidRDefault="003B38EF" w:rsidP="003B38EF">
      <w:pPr>
        <w:numPr>
          <w:ilvl w:val="0"/>
          <w:numId w:val="2"/>
        </w:numPr>
        <w:rPr>
          <w:b/>
          <w:u w:val="single"/>
        </w:rPr>
      </w:pPr>
      <w:r>
        <w:rPr>
          <w:b/>
          <w:u w:val="single"/>
        </w:rPr>
        <w:t>Se deben imprimir en  1  lote todo el material</w:t>
      </w:r>
    </w:p>
    <w:p w:rsidR="003B38EF" w:rsidRDefault="003B38EF" w:rsidP="003B38EF">
      <w:pPr>
        <w:ind w:left="1500"/>
        <w:rPr>
          <w:u w:val="single"/>
        </w:rPr>
      </w:pPr>
    </w:p>
    <w:p w:rsidR="003B38EF" w:rsidRDefault="003B38EF" w:rsidP="003B38EF">
      <w:pPr>
        <w:ind w:left="1500"/>
        <w:rPr>
          <w:u w:val="single"/>
        </w:rPr>
      </w:pPr>
    </w:p>
    <w:p w:rsidR="003B38EF" w:rsidRPr="002246C1" w:rsidRDefault="00CA54AE" w:rsidP="003B38EF">
      <w:pPr>
        <w:numPr>
          <w:ilvl w:val="0"/>
          <w:numId w:val="2"/>
        </w:num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 xml:space="preserve">Lote  </w:t>
      </w:r>
      <w:r>
        <w:rPr>
          <w:b/>
          <w:sz w:val="32"/>
          <w:szCs w:val="32"/>
          <w:u w:val="single"/>
        </w:rPr>
        <w:tab/>
      </w:r>
      <w:r>
        <w:rPr>
          <w:b/>
          <w:sz w:val="32"/>
          <w:szCs w:val="32"/>
          <w:u w:val="single"/>
        </w:rPr>
        <w:tab/>
      </w:r>
      <w:r>
        <w:rPr>
          <w:b/>
          <w:sz w:val="32"/>
          <w:szCs w:val="32"/>
          <w:u w:val="single"/>
        </w:rPr>
        <w:tab/>
        <w:t>42027</w:t>
      </w:r>
    </w:p>
    <w:p w:rsidR="003B38EF" w:rsidRDefault="003B38EF" w:rsidP="003B38EF">
      <w:pPr>
        <w:ind w:left="1500"/>
        <w:rPr>
          <w:u w:val="single"/>
        </w:rPr>
      </w:pPr>
    </w:p>
    <w:p w:rsidR="003B38EF" w:rsidRDefault="003B38EF" w:rsidP="003B38EF">
      <w:pPr>
        <w:ind w:left="1500"/>
        <w:rPr>
          <w:u w:val="single"/>
        </w:rPr>
      </w:pPr>
    </w:p>
    <w:p w:rsidR="003B38EF" w:rsidRDefault="003B38EF" w:rsidP="003B38EF">
      <w:r>
        <w:t>Agradezco la atención y colaboración prestada.</w:t>
      </w:r>
    </w:p>
    <w:p w:rsidR="003B38EF" w:rsidRDefault="003B38EF" w:rsidP="003B38EF"/>
    <w:p w:rsidR="003B38EF" w:rsidRDefault="003B38EF" w:rsidP="003B38EF">
      <w:r>
        <w:t>Cordialmente</w:t>
      </w:r>
    </w:p>
    <w:p w:rsidR="003B38EF" w:rsidRDefault="003B38EF" w:rsidP="003B38EF"/>
    <w:p w:rsidR="003B38EF" w:rsidRDefault="003B38EF" w:rsidP="003B38EF"/>
    <w:p w:rsidR="003B38EF" w:rsidRDefault="003B38EF" w:rsidP="003B38EF">
      <w:r>
        <w:t>RICARDO CASAS ZAPATA</w:t>
      </w:r>
    </w:p>
    <w:p w:rsidR="003B38EF" w:rsidRDefault="003B38EF" w:rsidP="003B38EF">
      <w:r>
        <w:t>Director.</w:t>
      </w:r>
    </w:p>
    <w:p w:rsidR="003B38EF" w:rsidRDefault="003B38EF"/>
    <w:p w:rsidR="005C5326" w:rsidRDefault="005C5326"/>
    <w:p w:rsidR="005C5326" w:rsidRDefault="005C5326"/>
    <w:p w:rsidR="005C5326" w:rsidRDefault="005C5326"/>
    <w:p w:rsidR="005C5326" w:rsidRDefault="005C5326"/>
    <w:p w:rsidR="005C5326" w:rsidRDefault="005C5326"/>
    <w:p w:rsidR="005C5326" w:rsidRDefault="005C5326" w:rsidP="005C5326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5C5326" w:rsidRDefault="005C5326" w:rsidP="005C5326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NIT: 811.040.799-9</w:t>
      </w:r>
    </w:p>
    <w:p w:rsidR="005C5326" w:rsidRDefault="005C5326" w:rsidP="005C5326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5C5326" w:rsidRDefault="005C5326" w:rsidP="005C5326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5C5326" w:rsidRDefault="005C5326" w:rsidP="005C5326"/>
    <w:p w:rsidR="005C5326" w:rsidRDefault="005C5326" w:rsidP="005C5326">
      <w:pPr>
        <w:rPr>
          <w:b/>
          <w:bCs/>
        </w:rPr>
      </w:pPr>
    </w:p>
    <w:p w:rsidR="005C5326" w:rsidRDefault="005C5326" w:rsidP="005C5326">
      <w:pPr>
        <w:pStyle w:val="Ttulo1"/>
      </w:pPr>
      <w:r>
        <w:t>ORDEN DE TRABAJO    N °      05553</w:t>
      </w:r>
    </w:p>
    <w:p w:rsidR="005C5326" w:rsidRDefault="005C5326" w:rsidP="005C5326"/>
    <w:p w:rsidR="005C5326" w:rsidRDefault="005C5326" w:rsidP="005C5326">
      <w:r>
        <w:t>FECHA:</w:t>
      </w:r>
      <w:r>
        <w:tab/>
        <w:t>Medellín, Octubre    23   de 2009</w:t>
      </w:r>
    </w:p>
    <w:p w:rsidR="005C5326" w:rsidRDefault="005C5326" w:rsidP="005C5326">
      <w:r>
        <w:t>PARA:</w:t>
      </w:r>
      <w:r>
        <w:tab/>
      </w:r>
      <w:r>
        <w:tab/>
        <w:t>PLÁSTICOS DARMA</w:t>
      </w:r>
    </w:p>
    <w:p w:rsidR="005C5326" w:rsidRDefault="005C5326" w:rsidP="005C5326">
      <w:r>
        <w:t>ATENCIÓN:</w:t>
      </w:r>
      <w:r>
        <w:tab/>
        <w:t>Sr. Darío Jaramillo</w:t>
      </w:r>
    </w:p>
    <w:p w:rsidR="005C5326" w:rsidRDefault="005C5326" w:rsidP="005C5326">
      <w:r>
        <w:tab/>
      </w:r>
      <w:r>
        <w:tab/>
        <w:t>Gerente.</w:t>
      </w:r>
    </w:p>
    <w:p w:rsidR="005C5326" w:rsidRDefault="005C5326" w:rsidP="005C5326"/>
    <w:p w:rsidR="005C5326" w:rsidRDefault="005C5326" w:rsidP="005C5326">
      <w:r>
        <w:t>Apreciado Don Darío:</w:t>
      </w:r>
    </w:p>
    <w:p w:rsidR="005C5326" w:rsidRDefault="005C5326" w:rsidP="005C5326"/>
    <w:p w:rsidR="005C5326" w:rsidRDefault="005C5326" w:rsidP="005C5326">
      <w:r>
        <w:t>Con la presente estamos solicitando el siguiente servicio de    IMPRESIÓN :</w:t>
      </w:r>
    </w:p>
    <w:p w:rsidR="005C5326" w:rsidRDefault="005C5326" w:rsidP="005C5326"/>
    <w:p w:rsidR="005C5326" w:rsidRDefault="005C5326" w:rsidP="005C5326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5C5326" w:rsidRDefault="005C5326" w:rsidP="005C5326">
      <w:r>
        <w:t>MATERIAL   :           Polipropileno Lamina de 40  cms</w:t>
      </w:r>
    </w:p>
    <w:p w:rsidR="005C5326" w:rsidRDefault="005C5326" w:rsidP="005C5326">
      <w:r>
        <w:t>CLIBRE      :               2.0  ”</w:t>
      </w:r>
    </w:p>
    <w:p w:rsidR="005C5326" w:rsidRDefault="005C5326" w:rsidP="005C5326">
      <w:pPr>
        <w:rPr>
          <w:b/>
        </w:rPr>
      </w:pPr>
      <w:r>
        <w:t>REFERENCIA:</w:t>
      </w:r>
      <w:r>
        <w:tab/>
      </w:r>
      <w:r>
        <w:rPr>
          <w:b/>
        </w:rPr>
        <w:t xml:space="preserve">TUCAN </w:t>
      </w:r>
    </w:p>
    <w:p w:rsidR="005C5326" w:rsidRDefault="005C5326" w:rsidP="005C5326">
      <w:r>
        <w:t>CANTIDAD    :          90    Kg</w:t>
      </w:r>
    </w:p>
    <w:p w:rsidR="005C5326" w:rsidRDefault="005C5326" w:rsidP="005C5326">
      <w:r>
        <w:t>COLORES:</w:t>
      </w:r>
      <w:r>
        <w:tab/>
      </w:r>
      <w:r>
        <w:tab/>
        <w:t>4   (   Según   Arte  )</w:t>
      </w:r>
    </w:p>
    <w:p w:rsidR="005C5326" w:rsidRDefault="005C5326" w:rsidP="005C5326">
      <w:r>
        <w:t>CARAS:</w:t>
      </w:r>
      <w:r>
        <w:tab/>
      </w:r>
      <w:r>
        <w:tab/>
        <w:t>1</w:t>
      </w:r>
    </w:p>
    <w:p w:rsidR="005C5326" w:rsidRDefault="005C5326" w:rsidP="005C5326">
      <w:r>
        <w:t>R EPETICIÓN:</w:t>
      </w:r>
      <w:r>
        <w:tab/>
        <w:t>9.5    cms</w:t>
      </w:r>
    </w:p>
    <w:p w:rsidR="005C5326" w:rsidRDefault="005C5326" w:rsidP="005C5326">
      <w:r>
        <w:t>RODILLO:</w:t>
      </w:r>
      <w:r>
        <w:tab/>
      </w:r>
      <w:r>
        <w:tab/>
        <w:t>30</w:t>
      </w:r>
    </w:p>
    <w:p w:rsidR="005C5326" w:rsidRDefault="005C5326" w:rsidP="005C5326">
      <w:pPr>
        <w:rPr>
          <w:b/>
        </w:rPr>
      </w:pPr>
      <w:r>
        <w:t>LAMINA:</w:t>
      </w:r>
      <w:r>
        <w:tab/>
      </w:r>
      <w:r>
        <w:tab/>
      </w:r>
      <w:r>
        <w:rPr>
          <w:b/>
        </w:rPr>
        <w:t>9.5 X 20   cms</w:t>
      </w:r>
    </w:p>
    <w:p w:rsidR="005C5326" w:rsidRDefault="005C5326" w:rsidP="005C5326">
      <w:r>
        <w:t>SELLADO:</w:t>
      </w:r>
      <w:r>
        <w:tab/>
      </w:r>
      <w:r>
        <w:tab/>
        <w:t>Para selle lateral.</w:t>
      </w:r>
    </w:p>
    <w:p w:rsidR="005C5326" w:rsidRDefault="005C5326" w:rsidP="005C5326">
      <w:r>
        <w:t xml:space="preserve"> </w:t>
      </w:r>
    </w:p>
    <w:p w:rsidR="005C5326" w:rsidRDefault="005C5326" w:rsidP="005C5326"/>
    <w:p w:rsidR="005C5326" w:rsidRDefault="005C5326" w:rsidP="005C5326">
      <w:r>
        <w:rPr>
          <w:b/>
          <w:bCs/>
          <w:u w:val="single"/>
        </w:rPr>
        <w:t>NOTA:</w:t>
      </w:r>
      <w:r>
        <w:t xml:space="preserve">  * Colores igual  muestras y pantones </w:t>
      </w:r>
    </w:p>
    <w:p w:rsidR="005C5326" w:rsidRDefault="005C5326" w:rsidP="005C5326">
      <w:pPr>
        <w:numPr>
          <w:ilvl w:val="0"/>
          <w:numId w:val="3"/>
        </w:numPr>
        <w:rPr>
          <w:b/>
        </w:rPr>
      </w:pPr>
      <w:r>
        <w:rPr>
          <w:b/>
        </w:rPr>
        <w:t xml:space="preserve">CONTROLAR EL ENBOTAMIENTO DE </w:t>
      </w:r>
      <w:smartTag w:uri="urn:schemas-microsoft-com:office:smarttags" w:element="PersonName">
        <w:smartTagPr>
          <w:attr w:name="ProductID" w:val="LA TINTA"/>
        </w:smartTagPr>
        <w:r>
          <w:rPr>
            <w:b/>
          </w:rPr>
          <w:t>LA TINTA</w:t>
        </w:r>
      </w:smartTag>
    </w:p>
    <w:p w:rsidR="005C5326" w:rsidRDefault="005C5326" w:rsidP="005C5326">
      <w:pPr>
        <w:ind w:left="885"/>
      </w:pPr>
    </w:p>
    <w:p w:rsidR="005C5326" w:rsidRDefault="005C5326" w:rsidP="005C5326">
      <w:pPr>
        <w:numPr>
          <w:ilvl w:val="0"/>
          <w:numId w:val="4"/>
        </w:numPr>
        <w:rPr>
          <w:b/>
          <w:u w:val="single"/>
        </w:rPr>
      </w:pPr>
      <w:r>
        <w:rPr>
          <w:b/>
          <w:u w:val="single"/>
        </w:rPr>
        <w:t>Se deben imprimir en 1 lote todo el material</w:t>
      </w:r>
    </w:p>
    <w:p w:rsidR="005C5326" w:rsidRDefault="005C5326" w:rsidP="005C5326">
      <w:pPr>
        <w:ind w:left="1500"/>
        <w:rPr>
          <w:u w:val="single"/>
        </w:rPr>
      </w:pPr>
    </w:p>
    <w:p w:rsidR="005C5326" w:rsidRDefault="005C5326" w:rsidP="005C5326">
      <w:pPr>
        <w:ind w:left="1500"/>
        <w:rPr>
          <w:u w:val="single"/>
        </w:rPr>
      </w:pPr>
    </w:p>
    <w:p w:rsidR="005C5326" w:rsidRDefault="005C5326" w:rsidP="005C5326">
      <w:pPr>
        <w:ind w:left="1500"/>
        <w:rPr>
          <w:b/>
          <w:u w:val="single"/>
        </w:rPr>
      </w:pPr>
      <w:r>
        <w:rPr>
          <w:b/>
          <w:u w:val="single"/>
        </w:rPr>
        <w:tab/>
      </w:r>
      <w:r>
        <w:rPr>
          <w:b/>
          <w:u w:val="single"/>
        </w:rPr>
        <w:tab/>
        <w:t xml:space="preserve">-  </w:t>
      </w:r>
      <w:r>
        <w:rPr>
          <w:b/>
          <w:sz w:val="28"/>
          <w:szCs w:val="28"/>
          <w:u w:val="single"/>
        </w:rPr>
        <w:t>L  40025</w:t>
      </w:r>
    </w:p>
    <w:p w:rsidR="005C5326" w:rsidRDefault="005C5326" w:rsidP="005C5326">
      <w:pPr>
        <w:rPr>
          <w:b/>
          <w:u w:val="single"/>
        </w:rPr>
      </w:pPr>
    </w:p>
    <w:p w:rsidR="005C5326" w:rsidRDefault="005C5326" w:rsidP="005C5326">
      <w:pPr>
        <w:ind w:left="885"/>
      </w:pPr>
    </w:p>
    <w:p w:rsidR="005C5326" w:rsidRDefault="005C5326" w:rsidP="005C5326">
      <w:pPr>
        <w:ind w:left="1500"/>
        <w:rPr>
          <w:u w:val="single"/>
        </w:rPr>
      </w:pPr>
    </w:p>
    <w:p w:rsidR="005C5326" w:rsidRDefault="005C5326" w:rsidP="005C5326">
      <w:r>
        <w:t>Agradezco la atención y colaboración prestada.</w:t>
      </w:r>
    </w:p>
    <w:p w:rsidR="005C5326" w:rsidRDefault="005C5326" w:rsidP="005C5326"/>
    <w:p w:rsidR="005C5326" w:rsidRDefault="005C5326" w:rsidP="005C5326">
      <w:r>
        <w:t>Cordialmente</w:t>
      </w:r>
    </w:p>
    <w:p w:rsidR="005C5326" w:rsidRDefault="005C5326" w:rsidP="005C5326"/>
    <w:p w:rsidR="005C5326" w:rsidRDefault="005C5326" w:rsidP="005C5326"/>
    <w:p w:rsidR="005C5326" w:rsidRDefault="005C5326" w:rsidP="005C5326">
      <w:r>
        <w:t>RICARDO CASAS ZAPATA</w:t>
      </w:r>
    </w:p>
    <w:p w:rsidR="005C5326" w:rsidRDefault="005C5326" w:rsidP="005C5326">
      <w:r>
        <w:t>Director.</w:t>
      </w:r>
    </w:p>
    <w:p w:rsidR="005C5326" w:rsidRDefault="005C5326" w:rsidP="005C5326">
      <w:pPr>
        <w:rPr>
          <w:b/>
        </w:rPr>
      </w:pPr>
    </w:p>
    <w:p w:rsidR="005C5326" w:rsidRDefault="005C5326"/>
    <w:p w:rsidR="00E13E09" w:rsidRDefault="00E13E09"/>
    <w:p w:rsidR="00E13E09" w:rsidRDefault="00E13E09" w:rsidP="00E13E09"/>
    <w:p w:rsidR="00E13E09" w:rsidRDefault="00E13E09" w:rsidP="00E13E09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E13E09" w:rsidRDefault="00E13E09" w:rsidP="00E13E09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NIT: 811.040.799-9</w:t>
      </w:r>
    </w:p>
    <w:p w:rsidR="00E13E09" w:rsidRDefault="00E13E09" w:rsidP="00E13E09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E13E09" w:rsidRDefault="00E13E09" w:rsidP="00E13E09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E13E09" w:rsidRDefault="00E13E09" w:rsidP="00E13E09">
      <w:pPr>
        <w:rPr>
          <w:b/>
          <w:bCs/>
        </w:rPr>
      </w:pPr>
    </w:p>
    <w:p w:rsidR="00E13E09" w:rsidRDefault="00E13E09" w:rsidP="00E13E09">
      <w:pPr>
        <w:pStyle w:val="Ttulo1"/>
      </w:pPr>
    </w:p>
    <w:p w:rsidR="00E13E09" w:rsidRDefault="00E13E09" w:rsidP="00E13E09">
      <w:pPr>
        <w:pStyle w:val="Ttulo1"/>
      </w:pPr>
      <w:r>
        <w:t>ORDEN DE TRABAJO   N °      05558</w:t>
      </w:r>
    </w:p>
    <w:p w:rsidR="00E13E09" w:rsidRDefault="00E13E09" w:rsidP="00E13E09"/>
    <w:p w:rsidR="00E13E09" w:rsidRDefault="00E13E09" w:rsidP="00E13E09">
      <w:r>
        <w:t>FECHA:</w:t>
      </w:r>
      <w:r>
        <w:tab/>
        <w:t>Medellín, Octubre  23    de 2009</w:t>
      </w:r>
    </w:p>
    <w:p w:rsidR="00E13E09" w:rsidRDefault="00E13E09" w:rsidP="00E13E09">
      <w:r>
        <w:t>PARA:</w:t>
      </w:r>
      <w:r>
        <w:tab/>
      </w:r>
      <w:r>
        <w:tab/>
        <w:t>PLÁSTICOS DARMA</w:t>
      </w:r>
    </w:p>
    <w:p w:rsidR="00E13E09" w:rsidRDefault="00E13E09" w:rsidP="00E13E09">
      <w:r>
        <w:t>ATENCIÓN:</w:t>
      </w:r>
      <w:r>
        <w:tab/>
        <w:t>Sr. Darío Jaramillo</w:t>
      </w:r>
    </w:p>
    <w:p w:rsidR="00E13E09" w:rsidRDefault="00E13E09" w:rsidP="00E13E09">
      <w:r>
        <w:tab/>
      </w:r>
      <w:r>
        <w:tab/>
        <w:t>Gerente.</w:t>
      </w:r>
    </w:p>
    <w:p w:rsidR="00E13E09" w:rsidRDefault="00E13E09" w:rsidP="00E13E09"/>
    <w:p w:rsidR="00E13E09" w:rsidRDefault="00E13E09" w:rsidP="00E13E09">
      <w:r>
        <w:t>Apreciado Don Darío:</w:t>
      </w:r>
    </w:p>
    <w:p w:rsidR="00E13E09" w:rsidRPr="00D8653D" w:rsidRDefault="00E13E09" w:rsidP="00E13E09"/>
    <w:p w:rsidR="00E13E09" w:rsidRDefault="00E13E09" w:rsidP="00E13E09">
      <w:r>
        <w:t>Con la presente estamos solicitando el siguiente servicio de  IMPRESIÓN :</w:t>
      </w:r>
    </w:p>
    <w:p w:rsidR="00E13E09" w:rsidRDefault="00E13E09" w:rsidP="00E13E09"/>
    <w:p w:rsidR="00E13E09" w:rsidRDefault="00E13E09" w:rsidP="00E13E09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E13E09" w:rsidRDefault="00E13E09" w:rsidP="00E13E09">
      <w:pPr>
        <w:rPr>
          <w:b/>
          <w:bCs/>
        </w:rPr>
      </w:pPr>
    </w:p>
    <w:p w:rsidR="00E13E09" w:rsidRPr="008249ED" w:rsidRDefault="00E13E09" w:rsidP="00E13E09">
      <w:pPr>
        <w:rPr>
          <w:b/>
        </w:rPr>
      </w:pPr>
      <w:r>
        <w:t xml:space="preserve">MATERIAL   :           Polipropileno  Tubular   de  </w:t>
      </w:r>
      <w:r w:rsidRPr="008249ED">
        <w:rPr>
          <w:b/>
        </w:rPr>
        <w:t>30    cms</w:t>
      </w:r>
    </w:p>
    <w:p w:rsidR="00E13E09" w:rsidRDefault="00E13E09" w:rsidP="00E13E09">
      <w:r>
        <w:t>CLIBRE      :               1.5  ”</w:t>
      </w:r>
    </w:p>
    <w:p w:rsidR="00E13E09" w:rsidRPr="00AD5DCF" w:rsidRDefault="00E13E09" w:rsidP="00E13E09">
      <w:pPr>
        <w:rPr>
          <w:b/>
        </w:rPr>
      </w:pPr>
      <w:r>
        <w:t>REFERENCIA:</w:t>
      </w:r>
      <w:r>
        <w:tab/>
      </w:r>
      <w:r>
        <w:rPr>
          <w:b/>
        </w:rPr>
        <w:t>CARMEL  MEDIANA</w:t>
      </w:r>
    </w:p>
    <w:p w:rsidR="00E13E09" w:rsidRPr="00936C49" w:rsidRDefault="00E13E09" w:rsidP="00E13E09">
      <w:pPr>
        <w:rPr>
          <w:b/>
        </w:rPr>
      </w:pPr>
      <w:r>
        <w:t>CANTIDAD    :         160</w:t>
      </w:r>
      <w:r w:rsidRPr="00936C49">
        <w:rPr>
          <w:b/>
        </w:rPr>
        <w:t xml:space="preserve">    Kg</w:t>
      </w:r>
    </w:p>
    <w:p w:rsidR="00E13E09" w:rsidRDefault="00E13E09" w:rsidP="00E13E09">
      <w:r>
        <w:t>COLORES:</w:t>
      </w:r>
      <w:r>
        <w:tab/>
      </w:r>
      <w:r>
        <w:tab/>
        <w:t xml:space="preserve">1 </w:t>
      </w:r>
    </w:p>
    <w:p w:rsidR="00E13E09" w:rsidRDefault="00E13E09" w:rsidP="00E13E09">
      <w:r>
        <w:t>CARAS:</w:t>
      </w:r>
      <w:r>
        <w:tab/>
      </w:r>
      <w:r>
        <w:tab/>
        <w:t xml:space="preserve">1  </w:t>
      </w:r>
    </w:p>
    <w:p w:rsidR="00E13E09" w:rsidRDefault="00E13E09" w:rsidP="00E13E09">
      <w:r>
        <w:t>REPETICIÓN:</w:t>
      </w:r>
      <w:r>
        <w:tab/>
        <w:t>24.5</w:t>
      </w:r>
    </w:p>
    <w:p w:rsidR="00E13E09" w:rsidRDefault="00E13E09" w:rsidP="00E13E09">
      <w:r>
        <w:t>RODILLO:</w:t>
      </w:r>
      <w:r>
        <w:tab/>
      </w:r>
      <w:r>
        <w:tab/>
        <w:t>25</w:t>
      </w:r>
    </w:p>
    <w:p w:rsidR="00E13E09" w:rsidRDefault="00E13E09" w:rsidP="00E13E09">
      <w:r>
        <w:t>BOLSA:</w:t>
      </w:r>
      <w:r>
        <w:tab/>
      </w:r>
      <w:r>
        <w:tab/>
      </w:r>
      <w:r w:rsidRPr="008249ED">
        <w:rPr>
          <w:b/>
        </w:rPr>
        <w:t>24.5    X  28   +  5</w:t>
      </w:r>
      <w:r>
        <w:t xml:space="preserve">    cms  de solapa   Interna  pegada</w:t>
      </w:r>
    </w:p>
    <w:p w:rsidR="00E13E09" w:rsidRDefault="00E13E09" w:rsidP="00E13E09">
      <w:r>
        <w:t>SELLADO:</w:t>
      </w:r>
      <w:r>
        <w:tab/>
      </w:r>
      <w:r>
        <w:tab/>
        <w:t>Para selle lateral.</w:t>
      </w:r>
    </w:p>
    <w:p w:rsidR="00E13E09" w:rsidRDefault="00E13E09" w:rsidP="00E13E09"/>
    <w:p w:rsidR="00E13E09" w:rsidRDefault="00E13E09" w:rsidP="00E13E09"/>
    <w:p w:rsidR="00E13E09" w:rsidRDefault="00E13E09" w:rsidP="00E13E09">
      <w:r>
        <w:rPr>
          <w:b/>
          <w:bCs/>
          <w:u w:val="single"/>
        </w:rPr>
        <w:t>NOTA:</w:t>
      </w:r>
      <w:r>
        <w:t xml:space="preserve">  *   Los cyreles  se encuentran en su planta.</w:t>
      </w:r>
    </w:p>
    <w:p w:rsidR="00E13E09" w:rsidRDefault="00E13E09" w:rsidP="00E13E09">
      <w:pPr>
        <w:numPr>
          <w:ilvl w:val="0"/>
          <w:numId w:val="1"/>
        </w:numPr>
      </w:pPr>
      <w:r>
        <w:t>Se envían ARTE    para tonos y alturas</w:t>
      </w:r>
    </w:p>
    <w:p w:rsidR="00E13E09" w:rsidRPr="00307118" w:rsidRDefault="00E13E09" w:rsidP="00E13E09">
      <w:pPr>
        <w:numPr>
          <w:ilvl w:val="0"/>
          <w:numId w:val="2"/>
        </w:numPr>
      </w:pPr>
      <w:r>
        <w:t xml:space="preserve">Se  envia el material de PP </w:t>
      </w:r>
      <w:r>
        <w:rPr>
          <w:b/>
        </w:rPr>
        <w:t xml:space="preserve">de  30 </w:t>
      </w:r>
      <w:r w:rsidRPr="00AD5DCF">
        <w:rPr>
          <w:b/>
        </w:rPr>
        <w:t xml:space="preserve">  cms</w:t>
      </w:r>
    </w:p>
    <w:p w:rsidR="00E13E09" w:rsidRPr="00150D1A" w:rsidRDefault="00E13E09" w:rsidP="00E13E09">
      <w:pPr>
        <w:numPr>
          <w:ilvl w:val="0"/>
          <w:numId w:val="2"/>
        </w:numPr>
      </w:pPr>
      <w:r>
        <w:rPr>
          <w:b/>
        </w:rPr>
        <w:t>IGUAL  ULTIMA  IMPRESION</w:t>
      </w:r>
    </w:p>
    <w:p w:rsidR="00E13E09" w:rsidRDefault="00E13E09" w:rsidP="00E13E09">
      <w:pPr>
        <w:ind w:left="885"/>
      </w:pPr>
    </w:p>
    <w:p w:rsidR="00E13E09" w:rsidRDefault="00E13E09" w:rsidP="00E13E09">
      <w:pPr>
        <w:ind w:left="885"/>
      </w:pPr>
    </w:p>
    <w:p w:rsidR="00E13E09" w:rsidRDefault="00E13E09" w:rsidP="00E13E09">
      <w:r>
        <w:t>Agradezco la atención y colaboración prestada.</w:t>
      </w:r>
    </w:p>
    <w:p w:rsidR="00E13E09" w:rsidRDefault="00E13E09" w:rsidP="00E13E09"/>
    <w:p w:rsidR="00E13E09" w:rsidRDefault="00E13E09" w:rsidP="00E13E09"/>
    <w:p w:rsidR="00E13E09" w:rsidRDefault="00E13E09" w:rsidP="00E13E09">
      <w:r>
        <w:t>Cordialmente,</w:t>
      </w:r>
    </w:p>
    <w:p w:rsidR="00E13E09" w:rsidRDefault="00E13E09" w:rsidP="00E13E09"/>
    <w:p w:rsidR="00E13E09" w:rsidRDefault="00E13E09" w:rsidP="00E13E09"/>
    <w:p w:rsidR="00E13E09" w:rsidRDefault="00E13E09" w:rsidP="00E13E09"/>
    <w:p w:rsidR="00E13E09" w:rsidRDefault="00E13E09" w:rsidP="00E13E09">
      <w:r>
        <w:t>RICARDO CASAS ZAPATA</w:t>
      </w:r>
    </w:p>
    <w:p w:rsidR="00E13E09" w:rsidRDefault="00E13E09" w:rsidP="00E13E09">
      <w:r>
        <w:t>Director.</w:t>
      </w:r>
    </w:p>
    <w:p w:rsidR="00E13E09" w:rsidRDefault="00E13E09" w:rsidP="00E13E09">
      <w:pPr>
        <w:rPr>
          <w:b/>
        </w:rPr>
      </w:pPr>
    </w:p>
    <w:p w:rsidR="00E13E09" w:rsidRDefault="00E13E09"/>
    <w:p w:rsidR="00C254E3" w:rsidRDefault="00C254E3"/>
    <w:p w:rsidR="00C254E3" w:rsidRDefault="00C254E3"/>
    <w:p w:rsidR="00C254E3" w:rsidRDefault="00C254E3" w:rsidP="00C254E3">
      <w:pPr>
        <w:rPr>
          <w:b/>
        </w:rPr>
      </w:pPr>
    </w:p>
    <w:p w:rsidR="00C254E3" w:rsidRDefault="00C254E3" w:rsidP="00C254E3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C254E3" w:rsidRDefault="00C254E3" w:rsidP="00C254E3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NIT: 811.040.799-9</w:t>
      </w:r>
    </w:p>
    <w:p w:rsidR="00C254E3" w:rsidRDefault="00C254E3" w:rsidP="00C254E3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C254E3" w:rsidRDefault="00C254E3" w:rsidP="00C254E3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C254E3" w:rsidRDefault="00C254E3" w:rsidP="00C254E3">
      <w:pPr>
        <w:pStyle w:val="Ttulo1"/>
      </w:pPr>
    </w:p>
    <w:p w:rsidR="00C254E3" w:rsidRDefault="00C254E3" w:rsidP="00C254E3">
      <w:pPr>
        <w:pStyle w:val="Ttulo1"/>
      </w:pPr>
      <w:r>
        <w:t>ORDEN DE TRABAJO     N°   05566</w:t>
      </w:r>
    </w:p>
    <w:p w:rsidR="00C254E3" w:rsidRDefault="00C254E3" w:rsidP="00C254E3"/>
    <w:p w:rsidR="00C254E3" w:rsidRDefault="00C254E3" w:rsidP="00C254E3">
      <w:r>
        <w:t>FECHA:</w:t>
      </w:r>
      <w:r>
        <w:tab/>
        <w:t>Medellín, Octubre  23   de 2009</w:t>
      </w:r>
    </w:p>
    <w:p w:rsidR="00C254E3" w:rsidRDefault="00C254E3" w:rsidP="00C254E3">
      <w:r>
        <w:t>PARA:</w:t>
      </w:r>
      <w:r>
        <w:tab/>
      </w:r>
      <w:r>
        <w:tab/>
        <w:t>PLÁSTICOS DARMA</w:t>
      </w:r>
    </w:p>
    <w:p w:rsidR="00C254E3" w:rsidRDefault="00C254E3" w:rsidP="00C254E3">
      <w:r>
        <w:t>ATENCIÓN:</w:t>
      </w:r>
      <w:r>
        <w:tab/>
        <w:t>Sr. Darío Jaramillo</w:t>
      </w:r>
    </w:p>
    <w:p w:rsidR="00C254E3" w:rsidRDefault="00C254E3" w:rsidP="00C254E3">
      <w:r>
        <w:tab/>
      </w:r>
      <w:r>
        <w:tab/>
        <w:t>Gerente.</w:t>
      </w:r>
    </w:p>
    <w:p w:rsidR="00C254E3" w:rsidRDefault="00C254E3" w:rsidP="00C254E3"/>
    <w:p w:rsidR="00C254E3" w:rsidRDefault="00C254E3" w:rsidP="00C254E3">
      <w:r>
        <w:t>Apreciado Don Darío :</w:t>
      </w:r>
    </w:p>
    <w:p w:rsidR="00C254E3" w:rsidRDefault="00C254E3" w:rsidP="00C254E3">
      <w:r>
        <w:t xml:space="preserve"> </w:t>
      </w:r>
    </w:p>
    <w:p w:rsidR="00C254E3" w:rsidRDefault="00C254E3" w:rsidP="00C254E3">
      <w:r>
        <w:t>Con la presente estamos solicitando el siguiente servicio de EXTRUSION E IMPRESION:</w:t>
      </w:r>
    </w:p>
    <w:p w:rsidR="00C254E3" w:rsidRDefault="00C254E3" w:rsidP="00C254E3"/>
    <w:p w:rsidR="00C254E3" w:rsidRDefault="00C254E3" w:rsidP="00C254E3">
      <w:pPr>
        <w:rPr>
          <w:b/>
          <w:bCs/>
          <w:u w:val="single"/>
        </w:rPr>
      </w:pPr>
      <w:r>
        <w:rPr>
          <w:b/>
          <w:bCs/>
          <w:u w:val="single"/>
        </w:rPr>
        <w:t>EXTRUSIÓN:</w:t>
      </w:r>
    </w:p>
    <w:p w:rsidR="00C254E3" w:rsidRDefault="00C254E3" w:rsidP="00C254E3">
      <w:r>
        <w:t>MATERIAL:</w:t>
      </w:r>
      <w:r>
        <w:tab/>
      </w:r>
      <w:r>
        <w:tab/>
        <w:t xml:space="preserve">Polietileno BAJA  </w:t>
      </w:r>
      <w:r>
        <w:rPr>
          <w:u w:val="single"/>
        </w:rPr>
        <w:t xml:space="preserve">Tubular </w:t>
      </w:r>
    </w:p>
    <w:p w:rsidR="00C254E3" w:rsidRDefault="00C254E3" w:rsidP="00C254E3">
      <w:r>
        <w:t>MEDIDA:</w:t>
      </w:r>
      <w:r>
        <w:tab/>
      </w:r>
      <w:r>
        <w:tab/>
      </w:r>
      <w:r>
        <w:rPr>
          <w:b/>
        </w:rPr>
        <w:t>13</w:t>
      </w:r>
      <w:r>
        <w:t xml:space="preserve">    Cms.</w:t>
      </w:r>
    </w:p>
    <w:p w:rsidR="00C254E3" w:rsidRDefault="00C254E3" w:rsidP="00C254E3">
      <w:r>
        <w:t>CALIBRE:</w:t>
      </w:r>
      <w:r>
        <w:tab/>
      </w:r>
      <w:r>
        <w:tab/>
      </w:r>
      <w:r>
        <w:rPr>
          <w:b/>
        </w:rPr>
        <w:t xml:space="preserve">1.50 </w:t>
      </w:r>
      <w:r>
        <w:t xml:space="preserve">  ”</w:t>
      </w:r>
    </w:p>
    <w:p w:rsidR="00C254E3" w:rsidRDefault="00C254E3" w:rsidP="00C254E3">
      <w:r>
        <w:t>COLOR:</w:t>
      </w:r>
      <w:r>
        <w:tab/>
      </w:r>
      <w:r>
        <w:tab/>
        <w:t>Transparente</w:t>
      </w:r>
    </w:p>
    <w:p w:rsidR="00C254E3" w:rsidRDefault="00C254E3" w:rsidP="00C254E3">
      <w:r>
        <w:t>TRATADO:</w:t>
      </w:r>
      <w:r>
        <w:tab/>
      </w:r>
      <w:r>
        <w:tab/>
        <w:t>2  Caras.</w:t>
      </w:r>
    </w:p>
    <w:p w:rsidR="00C254E3" w:rsidRDefault="00C254E3" w:rsidP="00C254E3">
      <w:r>
        <w:t>MEZCLA:</w:t>
      </w:r>
      <w:r>
        <w:tab/>
      </w:r>
      <w:r>
        <w:tab/>
        <w:t>Baja  25  kg – Lineal  8   kg</w:t>
      </w:r>
    </w:p>
    <w:p w:rsidR="00C254E3" w:rsidRDefault="00C254E3" w:rsidP="00C254E3">
      <w:r>
        <w:t>CANTIDAD:</w:t>
      </w:r>
      <w:r>
        <w:tab/>
      </w:r>
      <w:r>
        <w:tab/>
      </w:r>
      <w:r>
        <w:rPr>
          <w:b/>
        </w:rPr>
        <w:t>80</w:t>
      </w:r>
      <w:r w:rsidRPr="00521768">
        <w:rPr>
          <w:b/>
        </w:rPr>
        <w:t xml:space="preserve">  </w:t>
      </w:r>
      <w:r>
        <w:t xml:space="preserve"> Kg.</w:t>
      </w:r>
    </w:p>
    <w:p w:rsidR="00C254E3" w:rsidRDefault="00C254E3" w:rsidP="00C254E3">
      <w:pPr>
        <w:rPr>
          <w:b/>
          <w:bCs/>
          <w:u w:val="single"/>
        </w:rPr>
      </w:pPr>
    </w:p>
    <w:p w:rsidR="00C254E3" w:rsidRDefault="00C254E3" w:rsidP="00C254E3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C254E3" w:rsidRDefault="00C254E3" w:rsidP="00C254E3">
      <w:r>
        <w:t>COLORES:</w:t>
      </w:r>
      <w:r>
        <w:tab/>
      </w:r>
      <w:r>
        <w:tab/>
        <w:t>3  (   Blanco   – Verde -  Verde  )</w:t>
      </w:r>
    </w:p>
    <w:p w:rsidR="00C254E3" w:rsidRDefault="00C254E3" w:rsidP="00C254E3">
      <w:r>
        <w:t>CARAS:</w:t>
      </w:r>
      <w:r>
        <w:tab/>
      </w:r>
      <w:r>
        <w:tab/>
        <w:t>2  ( 3  x 2  - 2 x 2 )</w:t>
      </w:r>
    </w:p>
    <w:p w:rsidR="00C254E3" w:rsidRDefault="00C254E3" w:rsidP="00C254E3">
      <w:r>
        <w:t>REPETICIÓN:</w:t>
      </w:r>
      <w:r>
        <w:tab/>
        <w:t xml:space="preserve">19    Cms. </w:t>
      </w:r>
    </w:p>
    <w:p w:rsidR="00C254E3" w:rsidRDefault="00C254E3" w:rsidP="00C254E3">
      <w:r>
        <w:t>TUBULAR:</w:t>
      </w:r>
      <w:r>
        <w:tab/>
      </w:r>
      <w:r>
        <w:tab/>
        <w:t>Microperforado</w:t>
      </w:r>
    </w:p>
    <w:p w:rsidR="00C254E3" w:rsidRDefault="00C254E3" w:rsidP="00C254E3">
      <w:r>
        <w:t>RODILLO :                38</w:t>
      </w:r>
    </w:p>
    <w:p w:rsidR="00C254E3" w:rsidRDefault="00C254E3" w:rsidP="00C254E3">
      <w:pPr>
        <w:rPr>
          <w:b/>
        </w:rPr>
      </w:pPr>
      <w:r>
        <w:t>REFERENCIA:</w:t>
      </w:r>
      <w:r>
        <w:tab/>
      </w:r>
      <w:r>
        <w:rPr>
          <w:b/>
        </w:rPr>
        <w:t>AZUCAR  RIVER   400   gms</w:t>
      </w:r>
    </w:p>
    <w:p w:rsidR="00C254E3" w:rsidRDefault="00C254E3" w:rsidP="00C254E3">
      <w:pPr>
        <w:rPr>
          <w:b/>
        </w:rPr>
      </w:pPr>
      <w:r>
        <w:rPr>
          <w:b/>
        </w:rPr>
        <w:tab/>
      </w:r>
      <w:r>
        <w:rPr>
          <w:b/>
        </w:rPr>
        <w:tab/>
      </w:r>
    </w:p>
    <w:p w:rsidR="00C254E3" w:rsidRDefault="00C254E3" w:rsidP="00C254E3"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C254E3" w:rsidRDefault="00C254E3" w:rsidP="00C254E3">
      <w:r>
        <w:rPr>
          <w:b/>
          <w:bCs/>
          <w:u w:val="single"/>
        </w:rPr>
        <w:t>NOTA:</w:t>
      </w:r>
      <w:r>
        <w:t xml:space="preserve">  - Los cyreles  se encuentran en su planta</w:t>
      </w:r>
    </w:p>
    <w:p w:rsidR="00C254E3" w:rsidRDefault="00C254E3" w:rsidP="00C254E3">
      <w:pPr>
        <w:numPr>
          <w:ilvl w:val="0"/>
          <w:numId w:val="2"/>
        </w:numPr>
      </w:pPr>
      <w:r>
        <w:t>Altura y tonos según   Muestra  Fisica</w:t>
      </w:r>
    </w:p>
    <w:p w:rsidR="00C254E3" w:rsidRPr="00547F4C" w:rsidRDefault="00C254E3" w:rsidP="00C254E3">
      <w:pPr>
        <w:rPr>
          <w:sz w:val="40"/>
          <w:szCs w:val="40"/>
        </w:rPr>
      </w:pPr>
    </w:p>
    <w:p w:rsidR="00C254E3" w:rsidRDefault="00C254E3" w:rsidP="00C254E3"/>
    <w:p w:rsidR="00C254E3" w:rsidRDefault="00C254E3" w:rsidP="00C254E3">
      <w:r>
        <w:t>Agradezco la atención y colaboración prestada.</w:t>
      </w:r>
    </w:p>
    <w:p w:rsidR="00C254E3" w:rsidRDefault="00C254E3" w:rsidP="00C254E3"/>
    <w:p w:rsidR="00C254E3" w:rsidRDefault="00C254E3" w:rsidP="00C254E3"/>
    <w:p w:rsidR="00C254E3" w:rsidRDefault="00C254E3" w:rsidP="00C254E3">
      <w:r>
        <w:t>Cordialmente,</w:t>
      </w:r>
    </w:p>
    <w:p w:rsidR="00C254E3" w:rsidRDefault="00C254E3" w:rsidP="00C254E3"/>
    <w:p w:rsidR="00C254E3" w:rsidRDefault="00C254E3" w:rsidP="00C254E3"/>
    <w:p w:rsidR="00C254E3" w:rsidRDefault="00C254E3" w:rsidP="00C254E3">
      <w:r>
        <w:t>RICARDO CASAS ZAPATA</w:t>
      </w:r>
    </w:p>
    <w:p w:rsidR="00C254E3" w:rsidRDefault="00C254E3" w:rsidP="00C254E3">
      <w:r>
        <w:t>Director.</w:t>
      </w:r>
    </w:p>
    <w:p w:rsidR="00C254E3" w:rsidRDefault="00C254E3" w:rsidP="00C254E3">
      <w:pPr>
        <w:rPr>
          <w:b/>
        </w:rPr>
      </w:pPr>
    </w:p>
    <w:p w:rsidR="00C254E3" w:rsidRDefault="00C254E3"/>
    <w:p w:rsidR="00A91146" w:rsidRDefault="00A91146"/>
    <w:p w:rsidR="00A91146" w:rsidRDefault="00A91146" w:rsidP="00A91146">
      <w:pPr>
        <w:rPr>
          <w:b/>
        </w:rPr>
      </w:pPr>
    </w:p>
    <w:p w:rsidR="00A91146" w:rsidRDefault="00A91146" w:rsidP="00A91146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A91146" w:rsidRDefault="00A91146" w:rsidP="00A91146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A91146" w:rsidRDefault="00A91146" w:rsidP="00A91146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A91146" w:rsidRDefault="00A91146" w:rsidP="00A91146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A91146" w:rsidRDefault="00A91146" w:rsidP="00A91146">
      <w:pPr>
        <w:pStyle w:val="Ttulo1"/>
      </w:pPr>
    </w:p>
    <w:p w:rsidR="00A91146" w:rsidRDefault="00A91146" w:rsidP="00A91146">
      <w:pPr>
        <w:pStyle w:val="Ttulo1"/>
      </w:pPr>
      <w:r>
        <w:t>ORDEN DE TRABAJO     N°   05567</w:t>
      </w:r>
    </w:p>
    <w:p w:rsidR="00A91146" w:rsidRDefault="00A91146" w:rsidP="00A91146"/>
    <w:p w:rsidR="00A91146" w:rsidRDefault="00A91146" w:rsidP="00A91146">
      <w:r>
        <w:t>FECHA:</w:t>
      </w:r>
      <w:r>
        <w:tab/>
        <w:t>Medellín, Octubre  23   de 2009</w:t>
      </w:r>
    </w:p>
    <w:p w:rsidR="00A91146" w:rsidRDefault="00A91146" w:rsidP="00A91146">
      <w:r>
        <w:t>PARA:</w:t>
      </w:r>
      <w:r>
        <w:tab/>
      </w:r>
      <w:r>
        <w:tab/>
        <w:t>PLÁSTICOS DARMA</w:t>
      </w:r>
    </w:p>
    <w:p w:rsidR="00A91146" w:rsidRDefault="00A91146" w:rsidP="00A91146">
      <w:r>
        <w:t>ATENCIÓN:</w:t>
      </w:r>
      <w:r>
        <w:tab/>
        <w:t>Sr. Darío Jaramillo</w:t>
      </w:r>
    </w:p>
    <w:p w:rsidR="00A91146" w:rsidRDefault="00A91146" w:rsidP="00A91146">
      <w:r>
        <w:tab/>
      </w:r>
      <w:r>
        <w:tab/>
        <w:t>Gerente.</w:t>
      </w:r>
    </w:p>
    <w:p w:rsidR="00A91146" w:rsidRDefault="00A91146" w:rsidP="00A91146"/>
    <w:p w:rsidR="00A91146" w:rsidRDefault="00A91146" w:rsidP="00A91146">
      <w:r>
        <w:t>Apreciado Don Darío :</w:t>
      </w:r>
    </w:p>
    <w:p w:rsidR="00A91146" w:rsidRDefault="00A91146" w:rsidP="00A91146">
      <w:r>
        <w:t xml:space="preserve"> </w:t>
      </w:r>
    </w:p>
    <w:p w:rsidR="00A91146" w:rsidRDefault="00A91146" w:rsidP="00A91146">
      <w:r>
        <w:t>Con la presente estamos solicitando el siguiente servicio de EXTRUSION E IMPRESION:</w:t>
      </w:r>
    </w:p>
    <w:p w:rsidR="00A91146" w:rsidRDefault="00A91146" w:rsidP="00A91146"/>
    <w:p w:rsidR="00A91146" w:rsidRDefault="00A91146" w:rsidP="00A91146">
      <w:pPr>
        <w:rPr>
          <w:b/>
          <w:bCs/>
          <w:u w:val="single"/>
        </w:rPr>
      </w:pPr>
      <w:r>
        <w:rPr>
          <w:b/>
          <w:bCs/>
          <w:u w:val="single"/>
        </w:rPr>
        <w:t>EXTRUSIÓN:</w:t>
      </w:r>
    </w:p>
    <w:p w:rsidR="00A91146" w:rsidRDefault="00A91146" w:rsidP="00A91146">
      <w:r>
        <w:t>MATERIAL:</w:t>
      </w:r>
      <w:r>
        <w:tab/>
      </w:r>
      <w:r>
        <w:tab/>
        <w:t xml:space="preserve">Polietileno BAJA  </w:t>
      </w:r>
      <w:r>
        <w:rPr>
          <w:u w:val="single"/>
        </w:rPr>
        <w:t xml:space="preserve">Tubular </w:t>
      </w:r>
    </w:p>
    <w:p w:rsidR="00A91146" w:rsidRDefault="00A91146" w:rsidP="00A91146">
      <w:r>
        <w:t>MEDIDA:</w:t>
      </w:r>
      <w:r>
        <w:tab/>
      </w:r>
      <w:r>
        <w:tab/>
      </w:r>
      <w:r>
        <w:rPr>
          <w:b/>
        </w:rPr>
        <w:t>21</w:t>
      </w:r>
      <w:r>
        <w:t xml:space="preserve">    Cms.</w:t>
      </w:r>
    </w:p>
    <w:p w:rsidR="00A91146" w:rsidRDefault="00A91146" w:rsidP="00A91146">
      <w:r>
        <w:t>CALIBRE:</w:t>
      </w:r>
      <w:r>
        <w:tab/>
      </w:r>
      <w:r>
        <w:tab/>
      </w:r>
      <w:r w:rsidR="00C607B8">
        <w:rPr>
          <w:b/>
        </w:rPr>
        <w:t>2.0</w:t>
      </w:r>
      <w:r>
        <w:rPr>
          <w:b/>
        </w:rPr>
        <w:t xml:space="preserve"> </w:t>
      </w:r>
      <w:r>
        <w:t xml:space="preserve">  ”</w:t>
      </w:r>
    </w:p>
    <w:p w:rsidR="00A91146" w:rsidRDefault="00A91146" w:rsidP="00A91146">
      <w:r>
        <w:t>COLOR:</w:t>
      </w:r>
      <w:r>
        <w:tab/>
      </w:r>
      <w:r>
        <w:tab/>
        <w:t>Transparente</w:t>
      </w:r>
    </w:p>
    <w:p w:rsidR="00A91146" w:rsidRDefault="00A91146" w:rsidP="00A91146">
      <w:r>
        <w:t>TRATADO:</w:t>
      </w:r>
      <w:r>
        <w:tab/>
      </w:r>
      <w:r>
        <w:tab/>
        <w:t>2  Caras.</w:t>
      </w:r>
    </w:p>
    <w:p w:rsidR="00A91146" w:rsidRDefault="00A91146" w:rsidP="00A91146">
      <w:r>
        <w:t>MEZCLA:</w:t>
      </w:r>
      <w:r>
        <w:tab/>
      </w:r>
      <w:r>
        <w:tab/>
        <w:t>Baja  25  kg – Lineal  8   kg</w:t>
      </w:r>
    </w:p>
    <w:p w:rsidR="00A91146" w:rsidRDefault="00A91146" w:rsidP="00A91146">
      <w:r>
        <w:t>CANTIDAD:</w:t>
      </w:r>
      <w:r>
        <w:tab/>
      </w:r>
      <w:r>
        <w:tab/>
      </w:r>
      <w:r>
        <w:rPr>
          <w:b/>
        </w:rPr>
        <w:t>80</w:t>
      </w:r>
      <w:r w:rsidRPr="00521768">
        <w:rPr>
          <w:b/>
        </w:rPr>
        <w:t xml:space="preserve">  </w:t>
      </w:r>
      <w:r>
        <w:t xml:space="preserve"> Kg.</w:t>
      </w:r>
    </w:p>
    <w:p w:rsidR="00A91146" w:rsidRDefault="00A91146" w:rsidP="00A91146">
      <w:pPr>
        <w:rPr>
          <w:b/>
          <w:bCs/>
          <w:u w:val="single"/>
        </w:rPr>
      </w:pPr>
    </w:p>
    <w:p w:rsidR="00A91146" w:rsidRDefault="00A91146" w:rsidP="00A91146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A91146" w:rsidRDefault="00A91146" w:rsidP="00A91146">
      <w:r>
        <w:t>COLORES:</w:t>
      </w:r>
      <w:r>
        <w:tab/>
      </w:r>
      <w:r>
        <w:tab/>
      </w:r>
      <w:r w:rsidR="009E60D2">
        <w:t>Según   Muestra</w:t>
      </w:r>
    </w:p>
    <w:p w:rsidR="00A91146" w:rsidRDefault="00D156F4" w:rsidP="00A91146">
      <w:r>
        <w:t>CARAS:</w:t>
      </w:r>
      <w:r>
        <w:tab/>
      </w:r>
      <w:r>
        <w:tab/>
        <w:t xml:space="preserve">2 </w:t>
      </w:r>
    </w:p>
    <w:p w:rsidR="00A91146" w:rsidRDefault="00750C4C" w:rsidP="00A91146">
      <w:r>
        <w:t>REPETICIÓN:</w:t>
      </w:r>
      <w:r>
        <w:tab/>
        <w:t>33</w:t>
      </w:r>
      <w:r w:rsidR="00A91146">
        <w:t xml:space="preserve">    Cms. </w:t>
      </w:r>
    </w:p>
    <w:p w:rsidR="00A91146" w:rsidRDefault="00A91146" w:rsidP="00A91146">
      <w:r>
        <w:t>TUBULAR:</w:t>
      </w:r>
      <w:r>
        <w:tab/>
      </w:r>
      <w:r>
        <w:tab/>
        <w:t>Microperforado</w:t>
      </w:r>
    </w:p>
    <w:p w:rsidR="00A91146" w:rsidRDefault="00750C4C" w:rsidP="00A91146">
      <w:r>
        <w:t>RODILLO :                46</w:t>
      </w:r>
    </w:p>
    <w:p w:rsidR="00A91146" w:rsidRDefault="00A91146" w:rsidP="00A91146">
      <w:pPr>
        <w:rPr>
          <w:b/>
        </w:rPr>
      </w:pPr>
      <w:r>
        <w:t>REFERENCIA:</w:t>
      </w:r>
      <w:r>
        <w:tab/>
      </w:r>
      <w:r w:rsidR="00C607B8">
        <w:rPr>
          <w:b/>
        </w:rPr>
        <w:t>AZUCAR  FINA    2.300</w:t>
      </w:r>
      <w:r>
        <w:rPr>
          <w:b/>
        </w:rPr>
        <w:t xml:space="preserve">   gms</w:t>
      </w:r>
    </w:p>
    <w:p w:rsidR="00A91146" w:rsidRDefault="00A91146" w:rsidP="00A91146">
      <w:pPr>
        <w:rPr>
          <w:b/>
        </w:rPr>
      </w:pPr>
      <w:r>
        <w:rPr>
          <w:b/>
        </w:rPr>
        <w:tab/>
      </w:r>
      <w:r>
        <w:rPr>
          <w:b/>
        </w:rPr>
        <w:tab/>
      </w:r>
    </w:p>
    <w:p w:rsidR="00A91146" w:rsidRDefault="00A91146" w:rsidP="00A91146"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A91146" w:rsidRDefault="00A91146" w:rsidP="00A91146">
      <w:r>
        <w:rPr>
          <w:b/>
          <w:bCs/>
          <w:u w:val="single"/>
        </w:rPr>
        <w:t>NOTA:</w:t>
      </w:r>
      <w:r>
        <w:t xml:space="preserve">  - Los cyreles  se encuentran en su planta</w:t>
      </w:r>
    </w:p>
    <w:p w:rsidR="00A91146" w:rsidRDefault="00A91146" w:rsidP="00A91146">
      <w:pPr>
        <w:numPr>
          <w:ilvl w:val="0"/>
          <w:numId w:val="2"/>
        </w:numPr>
      </w:pPr>
      <w:r>
        <w:t>Altura y tonos según   Muestra  Fisica</w:t>
      </w:r>
    </w:p>
    <w:p w:rsidR="00A91146" w:rsidRPr="00547F4C" w:rsidRDefault="00A91146" w:rsidP="00A91146">
      <w:pPr>
        <w:rPr>
          <w:sz w:val="40"/>
          <w:szCs w:val="40"/>
        </w:rPr>
      </w:pPr>
    </w:p>
    <w:p w:rsidR="00A91146" w:rsidRDefault="00A91146" w:rsidP="00A91146"/>
    <w:p w:rsidR="00A91146" w:rsidRDefault="00A91146" w:rsidP="00A91146">
      <w:r>
        <w:t>Agradezco la atención y colaboración prestada.</w:t>
      </w:r>
    </w:p>
    <w:p w:rsidR="00A91146" w:rsidRDefault="00A91146" w:rsidP="00A91146"/>
    <w:p w:rsidR="00A91146" w:rsidRDefault="00A91146" w:rsidP="00A91146"/>
    <w:p w:rsidR="00A91146" w:rsidRDefault="00A91146" w:rsidP="00A91146">
      <w:r>
        <w:t>Cordialmente,</w:t>
      </w:r>
    </w:p>
    <w:p w:rsidR="00A91146" w:rsidRDefault="00A91146" w:rsidP="00A91146"/>
    <w:p w:rsidR="00A91146" w:rsidRDefault="00A91146" w:rsidP="00A91146"/>
    <w:p w:rsidR="00A91146" w:rsidRDefault="00A91146" w:rsidP="00A91146">
      <w:r>
        <w:t>RICARDO CASAS ZAPATA</w:t>
      </w:r>
    </w:p>
    <w:p w:rsidR="00A91146" w:rsidRDefault="00A91146" w:rsidP="00A91146">
      <w:r>
        <w:t>Director.</w:t>
      </w:r>
    </w:p>
    <w:p w:rsidR="00A91146" w:rsidRDefault="00A91146" w:rsidP="00A91146">
      <w:pPr>
        <w:rPr>
          <w:b/>
        </w:rPr>
      </w:pPr>
    </w:p>
    <w:p w:rsidR="00255EA9" w:rsidRDefault="00255EA9" w:rsidP="00255EA9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255EA9" w:rsidRDefault="00255EA9" w:rsidP="00255EA9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255EA9" w:rsidRDefault="00255EA9" w:rsidP="00255EA9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255EA9" w:rsidRDefault="00255EA9" w:rsidP="00255EA9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255EA9" w:rsidRDefault="00255EA9" w:rsidP="00255EA9"/>
    <w:p w:rsidR="00255EA9" w:rsidRDefault="00255EA9" w:rsidP="00255EA9"/>
    <w:p w:rsidR="00255EA9" w:rsidRDefault="00255EA9" w:rsidP="00255EA9">
      <w:pPr>
        <w:pStyle w:val="Ttulo1"/>
      </w:pPr>
      <w:r>
        <w:t>ORDEN DE TRABAJO      N°      05364</w:t>
      </w:r>
    </w:p>
    <w:p w:rsidR="00255EA9" w:rsidRDefault="00255EA9" w:rsidP="00255EA9"/>
    <w:p w:rsidR="00255EA9" w:rsidRDefault="00255EA9" w:rsidP="00255EA9"/>
    <w:p w:rsidR="00255EA9" w:rsidRDefault="00255EA9" w:rsidP="00255EA9">
      <w:r>
        <w:t>FECHA:</w:t>
      </w:r>
      <w:r>
        <w:tab/>
        <w:t>Medellín, Octubre  29    de 2009</w:t>
      </w:r>
    </w:p>
    <w:p w:rsidR="00255EA9" w:rsidRDefault="00255EA9" w:rsidP="00255EA9">
      <w:r>
        <w:t>PARA:</w:t>
      </w:r>
      <w:r>
        <w:tab/>
      </w:r>
      <w:r>
        <w:tab/>
        <w:t>PLÁSTICOS DARMA</w:t>
      </w:r>
    </w:p>
    <w:p w:rsidR="00255EA9" w:rsidRDefault="00255EA9" w:rsidP="00255EA9">
      <w:r>
        <w:t>ATENCIÓN:</w:t>
      </w:r>
      <w:r>
        <w:tab/>
        <w:t>Sr. DARIO JARAMILLO</w:t>
      </w:r>
    </w:p>
    <w:p w:rsidR="00255EA9" w:rsidRDefault="00255EA9" w:rsidP="00255EA9"/>
    <w:p w:rsidR="00255EA9" w:rsidRDefault="00255EA9" w:rsidP="00255EA9"/>
    <w:p w:rsidR="00255EA9" w:rsidRDefault="00255EA9" w:rsidP="00255EA9">
      <w:r>
        <w:t xml:space="preserve"> Apreciado Dn DARIO:</w:t>
      </w:r>
    </w:p>
    <w:p w:rsidR="00255EA9" w:rsidRDefault="00255EA9" w:rsidP="00255EA9"/>
    <w:p w:rsidR="00255EA9" w:rsidRDefault="00255EA9" w:rsidP="00255EA9">
      <w:r>
        <w:t>Con la presente estamos solicitando el siguiente material  :</w:t>
      </w:r>
    </w:p>
    <w:p w:rsidR="00255EA9" w:rsidRDefault="00255EA9" w:rsidP="00255EA9"/>
    <w:p w:rsidR="00255EA9" w:rsidRDefault="00255EA9" w:rsidP="00255EA9">
      <w:r>
        <w:rPr>
          <w:b/>
          <w:bCs/>
          <w:u w:val="single"/>
        </w:rPr>
        <w:t>EXTRUSION</w:t>
      </w:r>
      <w:r>
        <w:t>:</w:t>
      </w:r>
    </w:p>
    <w:p w:rsidR="00255EA9" w:rsidRDefault="00255EA9" w:rsidP="00255EA9"/>
    <w:p w:rsidR="00255EA9" w:rsidRDefault="00255EA9" w:rsidP="00255EA9"/>
    <w:tbl>
      <w:tblPr>
        <w:tblW w:w="9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004"/>
        <w:gridCol w:w="1702"/>
        <w:gridCol w:w="1751"/>
        <w:gridCol w:w="1807"/>
        <w:gridCol w:w="1986"/>
      </w:tblGrid>
      <w:tr w:rsidR="00255EA9" w:rsidTr="00FE188F">
        <w:tc>
          <w:tcPr>
            <w:tcW w:w="2004" w:type="dxa"/>
          </w:tcPr>
          <w:p w:rsidR="00255EA9" w:rsidRDefault="00255EA9" w:rsidP="00FE188F">
            <w:r>
              <w:t>MEDIDA EN  CENTIMETROS</w:t>
            </w:r>
          </w:p>
        </w:tc>
        <w:tc>
          <w:tcPr>
            <w:tcW w:w="1702" w:type="dxa"/>
          </w:tcPr>
          <w:p w:rsidR="00255EA9" w:rsidRDefault="00255EA9" w:rsidP="00FE188F">
            <w:r>
              <w:t>CALIBRE</w:t>
            </w:r>
          </w:p>
        </w:tc>
        <w:tc>
          <w:tcPr>
            <w:tcW w:w="1751" w:type="dxa"/>
          </w:tcPr>
          <w:p w:rsidR="00255EA9" w:rsidRDefault="00255EA9" w:rsidP="00FE188F">
            <w:r>
              <w:t>FORMA</w:t>
            </w:r>
          </w:p>
        </w:tc>
        <w:tc>
          <w:tcPr>
            <w:tcW w:w="1807" w:type="dxa"/>
          </w:tcPr>
          <w:p w:rsidR="00255EA9" w:rsidRDefault="00255EA9" w:rsidP="00FE188F">
            <w:r>
              <w:t>CANTIDAD EN KILOS</w:t>
            </w:r>
          </w:p>
        </w:tc>
        <w:tc>
          <w:tcPr>
            <w:tcW w:w="1986" w:type="dxa"/>
          </w:tcPr>
          <w:p w:rsidR="00255EA9" w:rsidRDefault="00255EA9" w:rsidP="00FE188F">
            <w:r>
              <w:t>MATERIAL</w:t>
            </w:r>
          </w:p>
        </w:tc>
      </w:tr>
      <w:tr w:rsidR="00255EA9" w:rsidTr="00FE188F">
        <w:tc>
          <w:tcPr>
            <w:tcW w:w="2004" w:type="dxa"/>
          </w:tcPr>
          <w:p w:rsidR="00255EA9" w:rsidRPr="009A1B6D" w:rsidRDefault="00255EA9" w:rsidP="00FE188F">
            <w:pPr>
              <w:jc w:val="center"/>
              <w:rPr>
                <w:b/>
              </w:rPr>
            </w:pPr>
            <w:r>
              <w:rPr>
                <w:b/>
              </w:rPr>
              <w:t>20.4</w:t>
            </w:r>
          </w:p>
        </w:tc>
        <w:tc>
          <w:tcPr>
            <w:tcW w:w="1702" w:type="dxa"/>
          </w:tcPr>
          <w:p w:rsidR="00255EA9" w:rsidRPr="00DC160C" w:rsidRDefault="00255EA9" w:rsidP="00FE188F">
            <w:pPr>
              <w:jc w:val="center"/>
              <w:rPr>
                <w:b/>
              </w:rPr>
            </w:pPr>
            <w:r>
              <w:rPr>
                <w:b/>
              </w:rPr>
              <w:t xml:space="preserve">1.0 </w:t>
            </w:r>
            <w:r w:rsidRPr="00DC160C">
              <w:rPr>
                <w:b/>
              </w:rPr>
              <w:t xml:space="preserve">  ”</w:t>
            </w:r>
          </w:p>
        </w:tc>
        <w:tc>
          <w:tcPr>
            <w:tcW w:w="1751" w:type="dxa"/>
          </w:tcPr>
          <w:p w:rsidR="00255EA9" w:rsidRPr="00DC160C" w:rsidRDefault="00255EA9" w:rsidP="00FE188F">
            <w:pPr>
              <w:jc w:val="center"/>
              <w:rPr>
                <w:b/>
              </w:rPr>
            </w:pPr>
            <w:r w:rsidRPr="00DC160C">
              <w:rPr>
                <w:b/>
              </w:rPr>
              <w:t xml:space="preserve">TUBULAR </w:t>
            </w:r>
          </w:p>
        </w:tc>
        <w:tc>
          <w:tcPr>
            <w:tcW w:w="1807" w:type="dxa"/>
          </w:tcPr>
          <w:p w:rsidR="00255EA9" w:rsidRPr="00DC160C" w:rsidRDefault="00255EA9" w:rsidP="00FE188F">
            <w:pPr>
              <w:jc w:val="center"/>
              <w:rPr>
                <w:b/>
              </w:rPr>
            </w:pPr>
            <w:r>
              <w:rPr>
                <w:b/>
              </w:rPr>
              <w:t>25</w:t>
            </w:r>
          </w:p>
        </w:tc>
        <w:tc>
          <w:tcPr>
            <w:tcW w:w="1986" w:type="dxa"/>
          </w:tcPr>
          <w:p w:rsidR="00255EA9" w:rsidRPr="00DC160C" w:rsidRDefault="00255EA9" w:rsidP="00FE188F">
            <w:pPr>
              <w:jc w:val="center"/>
              <w:rPr>
                <w:b/>
              </w:rPr>
            </w:pPr>
            <w:r w:rsidRPr="00DC160C">
              <w:rPr>
                <w:b/>
              </w:rPr>
              <w:t>BAJA   TPTE</w:t>
            </w:r>
          </w:p>
        </w:tc>
      </w:tr>
    </w:tbl>
    <w:p w:rsidR="00255EA9" w:rsidRDefault="00255EA9" w:rsidP="00255EA9">
      <w:pPr>
        <w:pStyle w:val="Ttulo2"/>
      </w:pPr>
    </w:p>
    <w:p w:rsidR="00255EA9" w:rsidRDefault="00255EA9" w:rsidP="00255EA9"/>
    <w:p w:rsidR="00255EA9" w:rsidRDefault="00255EA9" w:rsidP="00255EA9">
      <w:pPr>
        <w:rPr>
          <w:b/>
          <w:bCs/>
          <w:u w:val="single"/>
        </w:rPr>
      </w:pPr>
    </w:p>
    <w:p w:rsidR="00255EA9" w:rsidRDefault="00255EA9" w:rsidP="00255EA9">
      <w:r w:rsidRPr="0026453F">
        <w:rPr>
          <w:b/>
          <w:u w:val="single"/>
        </w:rPr>
        <w:t xml:space="preserve">MEZCLA </w:t>
      </w:r>
      <w:r>
        <w:t xml:space="preserve">  :     25     BAJA</w:t>
      </w:r>
    </w:p>
    <w:p w:rsidR="00255EA9" w:rsidRDefault="00255EA9" w:rsidP="00255EA9">
      <w:r>
        <w:t xml:space="preserve">                          6        LINEAL</w:t>
      </w:r>
    </w:p>
    <w:p w:rsidR="00255EA9" w:rsidRDefault="00255EA9" w:rsidP="00255EA9"/>
    <w:p w:rsidR="00255EA9" w:rsidRDefault="00255EA9" w:rsidP="00255EA9">
      <w:pPr>
        <w:rPr>
          <w:b/>
          <w:bCs/>
          <w:u w:val="single"/>
        </w:rPr>
      </w:pPr>
      <w:r>
        <w:t xml:space="preserve"> </w:t>
      </w:r>
      <w:r>
        <w:tab/>
      </w:r>
      <w:r>
        <w:tab/>
      </w:r>
    </w:p>
    <w:p w:rsidR="00255EA9" w:rsidRDefault="00255EA9" w:rsidP="00255EA9"/>
    <w:p w:rsidR="00255EA9" w:rsidRDefault="00255EA9" w:rsidP="00255EA9"/>
    <w:p w:rsidR="00255EA9" w:rsidRDefault="00255EA9" w:rsidP="00255EA9">
      <w:r>
        <w:t xml:space="preserve">Agradezco </w:t>
      </w:r>
      <w:smartTag w:uri="urn:schemas-microsoft-com:office:smarttags" w:element="PersonName">
        <w:smartTagPr>
          <w:attr w:name="ProductID" w:val="la Amable"/>
        </w:smartTagPr>
        <w:r>
          <w:t>la Amable</w:t>
        </w:r>
      </w:smartTag>
      <w:r>
        <w:t xml:space="preserve"> colaboración.</w:t>
      </w:r>
    </w:p>
    <w:p w:rsidR="00255EA9" w:rsidRDefault="00255EA9" w:rsidP="00255EA9"/>
    <w:p w:rsidR="00255EA9" w:rsidRDefault="00255EA9" w:rsidP="00255EA9"/>
    <w:p w:rsidR="00255EA9" w:rsidRDefault="00255EA9" w:rsidP="00255EA9"/>
    <w:p w:rsidR="00255EA9" w:rsidRDefault="00255EA9" w:rsidP="00255EA9"/>
    <w:p w:rsidR="00255EA9" w:rsidRDefault="00255EA9" w:rsidP="00255EA9">
      <w:r>
        <w:t>Cordialmente</w:t>
      </w:r>
    </w:p>
    <w:p w:rsidR="00255EA9" w:rsidRDefault="00255EA9" w:rsidP="00255EA9"/>
    <w:p w:rsidR="00255EA9" w:rsidRDefault="00255EA9" w:rsidP="00255EA9"/>
    <w:p w:rsidR="00255EA9" w:rsidRDefault="00255EA9" w:rsidP="00255EA9"/>
    <w:p w:rsidR="00255EA9" w:rsidRDefault="00255EA9" w:rsidP="00255EA9">
      <w:r>
        <w:t>RICARDO CASAS ZAPATA</w:t>
      </w:r>
    </w:p>
    <w:p w:rsidR="00255EA9" w:rsidRDefault="00255EA9" w:rsidP="00255EA9">
      <w:r>
        <w:t>Director</w:t>
      </w:r>
    </w:p>
    <w:p w:rsidR="00255EA9" w:rsidRPr="00A4134C" w:rsidRDefault="00255EA9" w:rsidP="00255EA9"/>
    <w:p w:rsidR="00255EA9" w:rsidRDefault="00255EA9" w:rsidP="00255EA9"/>
    <w:p w:rsidR="00A91146" w:rsidRDefault="00A91146"/>
    <w:p w:rsidR="002C133C" w:rsidRDefault="002C133C"/>
    <w:p w:rsidR="002C133C" w:rsidRDefault="002C133C"/>
    <w:p w:rsidR="002C133C" w:rsidRDefault="002C133C"/>
    <w:p w:rsidR="002C133C" w:rsidRDefault="002C133C" w:rsidP="002C133C">
      <w:pPr>
        <w:rPr>
          <w:b/>
        </w:rPr>
      </w:pPr>
    </w:p>
    <w:p w:rsidR="002C133C" w:rsidRDefault="002C133C" w:rsidP="002C133C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2C133C" w:rsidRDefault="002C133C" w:rsidP="002C133C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NIT: 811.040.799-9</w:t>
      </w:r>
    </w:p>
    <w:p w:rsidR="002C133C" w:rsidRDefault="002C133C" w:rsidP="002C133C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2C133C" w:rsidRDefault="002C133C" w:rsidP="002C133C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2C133C" w:rsidRDefault="002C133C" w:rsidP="002C133C"/>
    <w:p w:rsidR="002C133C" w:rsidRDefault="00E45028" w:rsidP="002C133C">
      <w:pPr>
        <w:pStyle w:val="Ttulo1"/>
      </w:pPr>
      <w:r>
        <w:t>ORDEN DE TRABAJO   N°      05582</w:t>
      </w:r>
    </w:p>
    <w:p w:rsidR="002C133C" w:rsidRDefault="002C133C" w:rsidP="002C133C"/>
    <w:p w:rsidR="002C133C" w:rsidRDefault="00E45028" w:rsidP="002C133C">
      <w:r>
        <w:t>FECHA:</w:t>
      </w:r>
      <w:r>
        <w:tab/>
        <w:t>Medellín, Octubre  29</w:t>
      </w:r>
      <w:r w:rsidR="002C133C">
        <w:t xml:space="preserve">    de 2009</w:t>
      </w:r>
    </w:p>
    <w:p w:rsidR="002C133C" w:rsidRDefault="002C133C" w:rsidP="002C133C">
      <w:r>
        <w:t>PARA:</w:t>
      </w:r>
      <w:r>
        <w:tab/>
      </w:r>
      <w:r>
        <w:tab/>
        <w:t>PLÁSTICOS DARMA</w:t>
      </w:r>
    </w:p>
    <w:p w:rsidR="002C133C" w:rsidRDefault="002C133C" w:rsidP="002C133C">
      <w:r>
        <w:t>ATENCIÓN:</w:t>
      </w:r>
      <w:r>
        <w:tab/>
        <w:t>Sr. Darío Jaramillo</w:t>
      </w:r>
    </w:p>
    <w:p w:rsidR="002C133C" w:rsidRDefault="002C133C" w:rsidP="002C133C">
      <w:r>
        <w:tab/>
      </w:r>
      <w:r>
        <w:tab/>
        <w:t>Gerente.</w:t>
      </w:r>
    </w:p>
    <w:p w:rsidR="002C133C" w:rsidRDefault="002C133C" w:rsidP="002C133C"/>
    <w:p w:rsidR="002C133C" w:rsidRDefault="002C133C" w:rsidP="002C133C">
      <w:r>
        <w:t>Apreciado Don Darío:</w:t>
      </w:r>
    </w:p>
    <w:p w:rsidR="002C133C" w:rsidRDefault="002C133C" w:rsidP="002C133C"/>
    <w:p w:rsidR="002C133C" w:rsidRDefault="002C133C" w:rsidP="002C133C">
      <w:r>
        <w:t>Con la presente estamos solicitando el siguiente Material   :</w:t>
      </w:r>
    </w:p>
    <w:p w:rsidR="002C133C" w:rsidRDefault="002C133C" w:rsidP="002C133C"/>
    <w:p w:rsidR="002C133C" w:rsidRDefault="002C133C" w:rsidP="002C133C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2C133C" w:rsidRDefault="002C133C" w:rsidP="002C133C">
      <w:pPr>
        <w:rPr>
          <w:b/>
          <w:bCs/>
          <w:u w:val="single"/>
        </w:rPr>
      </w:pPr>
      <w:r>
        <w:rPr>
          <w:b/>
          <w:bCs/>
        </w:rPr>
        <w:tab/>
      </w:r>
    </w:p>
    <w:p w:rsidR="002C133C" w:rsidRDefault="002C133C" w:rsidP="002C133C">
      <w:r>
        <w:t>MATERIAL:</w:t>
      </w:r>
      <w:r>
        <w:tab/>
      </w:r>
      <w:r>
        <w:tab/>
        <w:t>Polietileno Alta Densidad Pigmentado BLANCO Tubular.</w:t>
      </w:r>
    </w:p>
    <w:p w:rsidR="002C133C" w:rsidRDefault="002C133C" w:rsidP="002C133C">
      <w:r>
        <w:t>MEDIDA:</w:t>
      </w:r>
      <w:r>
        <w:tab/>
      </w:r>
      <w:r>
        <w:tab/>
      </w:r>
      <w:r w:rsidRPr="00444F82">
        <w:rPr>
          <w:b/>
        </w:rPr>
        <w:t>43  Cms</w:t>
      </w:r>
      <w:r>
        <w:t>.</w:t>
      </w:r>
    </w:p>
    <w:p w:rsidR="002C133C" w:rsidRPr="005C3173" w:rsidRDefault="002C133C" w:rsidP="002C133C">
      <w:pPr>
        <w:rPr>
          <w:b/>
          <w:bCs/>
        </w:rPr>
      </w:pPr>
      <w:r>
        <w:t>CALIBRE:</w:t>
      </w:r>
      <w:r>
        <w:tab/>
      </w:r>
      <w:r>
        <w:tab/>
      </w:r>
      <w:r w:rsidRPr="005C3173">
        <w:rPr>
          <w:b/>
        </w:rPr>
        <w:t xml:space="preserve">2.5 </w:t>
      </w:r>
      <w:r w:rsidRPr="005C3173">
        <w:rPr>
          <w:b/>
          <w:bCs/>
        </w:rPr>
        <w:t xml:space="preserve">  ”</w:t>
      </w:r>
    </w:p>
    <w:p w:rsidR="002C133C" w:rsidRDefault="002C133C" w:rsidP="002C133C">
      <w:r>
        <w:t>COLOR:</w:t>
      </w:r>
      <w:r>
        <w:tab/>
      </w:r>
      <w:r>
        <w:tab/>
        <w:t>BLANCO  ( Según muestra  )</w:t>
      </w:r>
    </w:p>
    <w:p w:rsidR="002C133C" w:rsidRDefault="002C133C" w:rsidP="002C133C">
      <w:r>
        <w:t>TRATADO:</w:t>
      </w:r>
      <w:r>
        <w:tab/>
      </w:r>
      <w:r>
        <w:tab/>
        <w:t>2 Caras.</w:t>
      </w:r>
    </w:p>
    <w:p w:rsidR="002C133C" w:rsidRDefault="002C133C" w:rsidP="002C133C">
      <w:pPr>
        <w:rPr>
          <w:b/>
          <w:bCs/>
        </w:rPr>
      </w:pPr>
      <w:r>
        <w:t>CANTIDAD:</w:t>
      </w:r>
      <w:r>
        <w:tab/>
      </w:r>
      <w:r>
        <w:tab/>
      </w:r>
      <w:r w:rsidR="00C80F8B">
        <w:rPr>
          <w:b/>
        </w:rPr>
        <w:t>65</w:t>
      </w:r>
      <w:r>
        <w:rPr>
          <w:b/>
        </w:rPr>
        <w:t xml:space="preserve">0  </w:t>
      </w:r>
      <w:r>
        <w:t xml:space="preserve">   Kg.</w:t>
      </w:r>
    </w:p>
    <w:p w:rsidR="002C133C" w:rsidRDefault="002C133C" w:rsidP="002C133C">
      <w:r>
        <w:t>REFERENCIA:</w:t>
      </w:r>
      <w:r>
        <w:tab/>
      </w:r>
      <w:r>
        <w:rPr>
          <w:b/>
        </w:rPr>
        <w:t>PLASTIQUIMICA   MEDIANA</w:t>
      </w:r>
    </w:p>
    <w:p w:rsidR="002C133C" w:rsidRDefault="002C133C" w:rsidP="002C133C">
      <w:r>
        <w:t>COLORES:</w:t>
      </w:r>
      <w:r>
        <w:tab/>
      </w:r>
      <w:r>
        <w:tab/>
        <w:t>2 ( Gris -  Rojo)</w:t>
      </w:r>
    </w:p>
    <w:p w:rsidR="002C133C" w:rsidRDefault="002C133C" w:rsidP="002C133C">
      <w:r>
        <w:t>CARAS:</w:t>
      </w:r>
      <w:r>
        <w:tab/>
      </w:r>
      <w:r>
        <w:tab/>
        <w:t>2</w:t>
      </w:r>
    </w:p>
    <w:p w:rsidR="002C133C" w:rsidRDefault="002C133C" w:rsidP="002C133C">
      <w:r>
        <w:t>REPETICIÓN:</w:t>
      </w:r>
      <w:r>
        <w:tab/>
        <w:t>Continua</w:t>
      </w:r>
    </w:p>
    <w:p w:rsidR="002C133C" w:rsidRDefault="002C133C" w:rsidP="002C133C">
      <w:r>
        <w:t>RODILLO:</w:t>
      </w:r>
      <w:r>
        <w:tab/>
      </w:r>
      <w:r>
        <w:tab/>
        <w:t>38</w:t>
      </w:r>
    </w:p>
    <w:p w:rsidR="002C133C" w:rsidRDefault="002C133C" w:rsidP="002C133C">
      <w:r>
        <w:t>BOLSA:</w:t>
      </w:r>
      <w:r>
        <w:tab/>
      </w:r>
      <w:r>
        <w:tab/>
      </w:r>
      <w:r w:rsidRPr="003B158B">
        <w:rPr>
          <w:b/>
        </w:rPr>
        <w:t>43 x  190  cms</w:t>
      </w:r>
    </w:p>
    <w:p w:rsidR="002C133C" w:rsidRDefault="002C133C" w:rsidP="002C133C">
      <w:r>
        <w:t>SELLADO:</w:t>
      </w:r>
      <w:r>
        <w:tab/>
      </w:r>
      <w:r>
        <w:tab/>
        <w:t>Para selle de Fondo.</w:t>
      </w:r>
    </w:p>
    <w:p w:rsidR="002C133C" w:rsidRDefault="002C133C" w:rsidP="002C133C"/>
    <w:p w:rsidR="002C133C" w:rsidRDefault="002C133C" w:rsidP="002C133C"/>
    <w:p w:rsidR="002C133C" w:rsidRDefault="002C133C" w:rsidP="002C133C">
      <w:r>
        <w:rPr>
          <w:b/>
          <w:bCs/>
          <w:u w:val="single"/>
        </w:rPr>
        <w:t>NOTA:</w:t>
      </w:r>
      <w:r>
        <w:t xml:space="preserve">  * Los cyreles   Se encuentran en su planta</w:t>
      </w:r>
    </w:p>
    <w:p w:rsidR="002C133C" w:rsidRDefault="002C133C" w:rsidP="002C133C">
      <w:pPr>
        <w:numPr>
          <w:ilvl w:val="0"/>
          <w:numId w:val="1"/>
        </w:numPr>
      </w:pPr>
      <w:r>
        <w:t>Se envían muestra física  para tonos , alturas  y pigmentacion</w:t>
      </w:r>
    </w:p>
    <w:p w:rsidR="002C133C" w:rsidRDefault="002C133C" w:rsidP="002C133C">
      <w:pPr>
        <w:ind w:left="885"/>
      </w:pPr>
    </w:p>
    <w:p w:rsidR="002C133C" w:rsidRPr="00315AED" w:rsidRDefault="002C133C" w:rsidP="002C133C">
      <w:pPr>
        <w:numPr>
          <w:ilvl w:val="0"/>
          <w:numId w:val="1"/>
        </w:numPr>
      </w:pPr>
      <w:r w:rsidRPr="00393DAD">
        <w:rPr>
          <w:b/>
          <w:u w:val="single"/>
        </w:rPr>
        <w:t>Utilizar tinta negra</w:t>
      </w:r>
      <w:r>
        <w:t xml:space="preserve">   </w:t>
      </w:r>
      <w:r w:rsidRPr="00393DAD">
        <w:rPr>
          <w:b/>
          <w:u w:val="single"/>
        </w:rPr>
        <w:t>ANTIGRASA</w:t>
      </w:r>
    </w:p>
    <w:p w:rsidR="002C133C" w:rsidRDefault="002C133C" w:rsidP="002C133C"/>
    <w:p w:rsidR="002C133C" w:rsidRPr="0098114D" w:rsidRDefault="002C133C" w:rsidP="002C133C">
      <w:pPr>
        <w:rPr>
          <w:b/>
          <w:u w:val="single"/>
        </w:rPr>
      </w:pPr>
    </w:p>
    <w:p w:rsidR="002C133C" w:rsidRDefault="002C133C" w:rsidP="002C133C">
      <w:r>
        <w:t>Agradezco la atención y colaboración prestada.</w:t>
      </w:r>
    </w:p>
    <w:p w:rsidR="002C133C" w:rsidRDefault="002C133C" w:rsidP="002C133C"/>
    <w:p w:rsidR="002C133C" w:rsidRDefault="002C133C" w:rsidP="002C133C">
      <w:r>
        <w:t>Cordialmente,</w:t>
      </w:r>
    </w:p>
    <w:p w:rsidR="002C133C" w:rsidRDefault="002C133C" w:rsidP="002C133C"/>
    <w:p w:rsidR="002C133C" w:rsidRPr="008D4091" w:rsidRDefault="002C133C" w:rsidP="002C133C">
      <w:pPr>
        <w:rPr>
          <w:b/>
        </w:rPr>
      </w:pPr>
    </w:p>
    <w:p w:rsidR="002C133C" w:rsidRDefault="002C133C" w:rsidP="002C133C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2C133C" w:rsidRDefault="002C133C" w:rsidP="002C133C">
      <w:r>
        <w:t>Director.</w:t>
      </w:r>
    </w:p>
    <w:p w:rsidR="002C133C" w:rsidRDefault="002C133C"/>
    <w:p w:rsidR="009E006A" w:rsidRDefault="009E006A"/>
    <w:p w:rsidR="009E006A" w:rsidRDefault="009E006A"/>
    <w:p w:rsidR="009E006A" w:rsidRDefault="009E006A"/>
    <w:p w:rsidR="009E006A" w:rsidRDefault="009E006A" w:rsidP="009E006A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9E006A" w:rsidRDefault="009E006A" w:rsidP="009E006A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9E006A" w:rsidRDefault="009E006A" w:rsidP="009E006A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9E006A" w:rsidRDefault="009E006A" w:rsidP="009E006A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9E006A" w:rsidRDefault="009E006A" w:rsidP="009E006A">
      <w:pPr>
        <w:pStyle w:val="Ttulo1"/>
      </w:pPr>
    </w:p>
    <w:p w:rsidR="009E006A" w:rsidRDefault="009E006A" w:rsidP="009E006A">
      <w:pPr>
        <w:pStyle w:val="Ttulo1"/>
      </w:pPr>
      <w:r>
        <w:t>ORDEN DE TRABAJO     N°      05579</w:t>
      </w:r>
    </w:p>
    <w:p w:rsidR="009E006A" w:rsidRDefault="009E006A" w:rsidP="009E006A"/>
    <w:p w:rsidR="009E006A" w:rsidRDefault="009E006A" w:rsidP="009E006A">
      <w:r>
        <w:t>FECHA:</w:t>
      </w:r>
      <w:r>
        <w:tab/>
        <w:t>Medellín,  Octubre  05   de 2009</w:t>
      </w:r>
    </w:p>
    <w:p w:rsidR="009E006A" w:rsidRDefault="009E006A" w:rsidP="009E006A">
      <w:r>
        <w:t>PARA:</w:t>
      </w:r>
      <w:r>
        <w:tab/>
      </w:r>
      <w:r>
        <w:tab/>
        <w:t>PLÁSTICOS DARMA</w:t>
      </w:r>
    </w:p>
    <w:p w:rsidR="009E006A" w:rsidRDefault="009E006A" w:rsidP="009E006A">
      <w:r>
        <w:t>ATENCIÓN:</w:t>
      </w:r>
      <w:r>
        <w:tab/>
        <w:t>Sr. Darío Jaramillo</w:t>
      </w:r>
    </w:p>
    <w:p w:rsidR="009E006A" w:rsidRDefault="009E006A" w:rsidP="009E006A">
      <w:r>
        <w:tab/>
      </w:r>
      <w:r>
        <w:tab/>
        <w:t>Gerente.</w:t>
      </w:r>
    </w:p>
    <w:p w:rsidR="009E006A" w:rsidRDefault="009E006A" w:rsidP="009E006A"/>
    <w:p w:rsidR="009E006A" w:rsidRDefault="009E006A" w:rsidP="009E006A">
      <w:r>
        <w:t>Apreciado Don Darío:</w:t>
      </w:r>
    </w:p>
    <w:p w:rsidR="009E006A" w:rsidRDefault="009E006A" w:rsidP="009E006A"/>
    <w:p w:rsidR="009E006A" w:rsidRDefault="009E006A" w:rsidP="009E006A">
      <w:r>
        <w:t>Con la presente estamos solicitando el siguiente Material   :</w:t>
      </w:r>
    </w:p>
    <w:p w:rsidR="009E006A" w:rsidRDefault="009E006A" w:rsidP="009E006A"/>
    <w:p w:rsidR="009E006A" w:rsidRDefault="009E006A" w:rsidP="009E006A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9E006A" w:rsidRDefault="009E006A" w:rsidP="009E006A">
      <w:pPr>
        <w:rPr>
          <w:b/>
          <w:bCs/>
          <w:u w:val="single"/>
        </w:rPr>
      </w:pPr>
    </w:p>
    <w:p w:rsidR="009E006A" w:rsidRDefault="009E006A" w:rsidP="009E006A">
      <w:r>
        <w:t>MATERIAL:</w:t>
      </w:r>
      <w:r>
        <w:tab/>
      </w:r>
      <w:r>
        <w:tab/>
        <w:t>Polietileno Alta Densidad Pigmentado BLANCO Tubular.</w:t>
      </w:r>
    </w:p>
    <w:p w:rsidR="009E006A" w:rsidRDefault="009E006A" w:rsidP="009E006A">
      <w:r>
        <w:t>MEDIDA:</w:t>
      </w:r>
      <w:r>
        <w:tab/>
      </w:r>
      <w:r>
        <w:tab/>
      </w:r>
      <w:r w:rsidRPr="00657B35">
        <w:rPr>
          <w:b/>
        </w:rPr>
        <w:t>50  Cms</w:t>
      </w:r>
      <w:r>
        <w:t>.</w:t>
      </w:r>
    </w:p>
    <w:p w:rsidR="009E006A" w:rsidRPr="005660D5" w:rsidRDefault="009E006A" w:rsidP="009E006A">
      <w:pPr>
        <w:rPr>
          <w:b/>
          <w:bCs/>
        </w:rPr>
      </w:pPr>
      <w:r>
        <w:t>CALIBRE:</w:t>
      </w:r>
      <w:r>
        <w:tab/>
      </w:r>
      <w:r>
        <w:tab/>
      </w:r>
      <w:r w:rsidRPr="005660D5">
        <w:rPr>
          <w:b/>
        </w:rPr>
        <w:t xml:space="preserve">2.5 </w:t>
      </w:r>
      <w:r w:rsidRPr="005660D5">
        <w:rPr>
          <w:b/>
          <w:bCs/>
        </w:rPr>
        <w:t xml:space="preserve">  ”</w:t>
      </w:r>
    </w:p>
    <w:p w:rsidR="009E006A" w:rsidRDefault="009E006A" w:rsidP="009E006A">
      <w:r>
        <w:t>COLOR:</w:t>
      </w:r>
      <w:r>
        <w:tab/>
      </w:r>
      <w:r>
        <w:tab/>
        <w:t>BLANCO  ( Según muestra  )</w:t>
      </w:r>
    </w:p>
    <w:p w:rsidR="009E006A" w:rsidRDefault="009E006A" w:rsidP="009E006A">
      <w:r>
        <w:t>TRATADO:</w:t>
      </w:r>
      <w:r>
        <w:tab/>
      </w:r>
      <w:r>
        <w:tab/>
        <w:t>2 Caras.</w:t>
      </w:r>
    </w:p>
    <w:p w:rsidR="009E006A" w:rsidRDefault="009E006A" w:rsidP="009E006A">
      <w:r>
        <w:t>CANTIDAD:</w:t>
      </w:r>
      <w:r>
        <w:tab/>
      </w:r>
      <w:r>
        <w:tab/>
      </w:r>
      <w:r>
        <w:rPr>
          <w:b/>
        </w:rPr>
        <w:t xml:space="preserve">380 </w:t>
      </w:r>
      <w:r>
        <w:t xml:space="preserve">   Kg.</w:t>
      </w:r>
    </w:p>
    <w:p w:rsidR="009E006A" w:rsidRDefault="009E006A" w:rsidP="009E006A">
      <w:r>
        <w:t>REFERENCIA:</w:t>
      </w:r>
      <w:r>
        <w:tab/>
      </w:r>
      <w:r w:rsidRPr="008970C3">
        <w:rPr>
          <w:b/>
        </w:rPr>
        <w:t>PLASTIQUIMICA GRANDE</w:t>
      </w:r>
    </w:p>
    <w:p w:rsidR="009E006A" w:rsidRDefault="009E006A" w:rsidP="009E006A">
      <w:r>
        <w:t>COLORES:</w:t>
      </w:r>
      <w:r>
        <w:tab/>
      </w:r>
      <w:r>
        <w:tab/>
        <w:t>2 ( Gris -  Rojo)</w:t>
      </w:r>
    </w:p>
    <w:p w:rsidR="009E006A" w:rsidRDefault="009E006A" w:rsidP="009E006A">
      <w:r>
        <w:t>CARAS:</w:t>
      </w:r>
      <w:r>
        <w:tab/>
      </w:r>
      <w:r>
        <w:tab/>
        <w:t>2</w:t>
      </w:r>
    </w:p>
    <w:p w:rsidR="009E006A" w:rsidRDefault="009E006A" w:rsidP="009E006A">
      <w:r>
        <w:t>REPETICIÓN:</w:t>
      </w:r>
      <w:r>
        <w:tab/>
        <w:t>Continua</w:t>
      </w:r>
    </w:p>
    <w:p w:rsidR="009E006A" w:rsidRDefault="009E006A" w:rsidP="009E006A">
      <w:r>
        <w:t>RODILLO:</w:t>
      </w:r>
      <w:r>
        <w:tab/>
      </w:r>
      <w:r>
        <w:tab/>
        <w:t>38</w:t>
      </w:r>
    </w:p>
    <w:p w:rsidR="009E006A" w:rsidRPr="003B158B" w:rsidRDefault="009E006A" w:rsidP="009E006A">
      <w:pPr>
        <w:rPr>
          <w:b/>
        </w:rPr>
      </w:pPr>
      <w:r>
        <w:t>BOLSA:</w:t>
      </w:r>
      <w:r>
        <w:tab/>
      </w:r>
      <w:r>
        <w:tab/>
      </w:r>
      <w:r w:rsidRPr="003B158B">
        <w:rPr>
          <w:b/>
        </w:rPr>
        <w:t>50 x 190  cms</w:t>
      </w:r>
    </w:p>
    <w:p w:rsidR="009E006A" w:rsidRDefault="009E006A" w:rsidP="009E006A">
      <w:r>
        <w:t>SELLADO:</w:t>
      </w:r>
      <w:r>
        <w:tab/>
      </w:r>
      <w:r>
        <w:tab/>
        <w:t>Para selle de Fondo.</w:t>
      </w:r>
    </w:p>
    <w:p w:rsidR="009E006A" w:rsidRDefault="009E006A" w:rsidP="009E006A"/>
    <w:p w:rsidR="009E006A" w:rsidRDefault="009E006A" w:rsidP="009E006A"/>
    <w:p w:rsidR="009E006A" w:rsidRDefault="009E006A" w:rsidP="009E006A">
      <w:r>
        <w:rPr>
          <w:b/>
          <w:bCs/>
          <w:u w:val="single"/>
        </w:rPr>
        <w:t>NOTA:</w:t>
      </w:r>
      <w:r>
        <w:t xml:space="preserve">  * Los cyreles   Se encuentran en su planta</w:t>
      </w:r>
    </w:p>
    <w:p w:rsidR="009E006A" w:rsidRDefault="009E006A" w:rsidP="009E006A">
      <w:pPr>
        <w:numPr>
          <w:ilvl w:val="0"/>
          <w:numId w:val="1"/>
        </w:numPr>
      </w:pPr>
      <w:r>
        <w:t>Se envían muestra física  para tonos , alturas  y pigmentacion</w:t>
      </w:r>
    </w:p>
    <w:p w:rsidR="009E006A" w:rsidRDefault="009E006A" w:rsidP="009E006A">
      <w:pPr>
        <w:ind w:left="885"/>
      </w:pPr>
    </w:p>
    <w:p w:rsidR="009E006A" w:rsidRPr="00315AED" w:rsidRDefault="009E006A" w:rsidP="009E006A">
      <w:pPr>
        <w:numPr>
          <w:ilvl w:val="0"/>
          <w:numId w:val="1"/>
        </w:numPr>
      </w:pPr>
      <w:r w:rsidRPr="00393DAD">
        <w:rPr>
          <w:b/>
          <w:u w:val="single"/>
        </w:rPr>
        <w:t>Utilizar tinta negra</w:t>
      </w:r>
      <w:r>
        <w:t xml:space="preserve"> </w:t>
      </w:r>
      <w:r w:rsidRPr="00393DAD">
        <w:rPr>
          <w:b/>
          <w:u w:val="single"/>
        </w:rPr>
        <w:t>ANTIGRASA</w:t>
      </w:r>
    </w:p>
    <w:p w:rsidR="009E006A" w:rsidRDefault="009E006A" w:rsidP="009E006A">
      <w:pPr>
        <w:ind w:left="885"/>
      </w:pPr>
    </w:p>
    <w:p w:rsidR="009E006A" w:rsidRPr="0098114D" w:rsidRDefault="009E006A" w:rsidP="009E006A">
      <w:pPr>
        <w:rPr>
          <w:b/>
          <w:u w:val="single"/>
        </w:rPr>
      </w:pPr>
    </w:p>
    <w:p w:rsidR="009E006A" w:rsidRDefault="009E006A" w:rsidP="009E006A">
      <w:r>
        <w:t>Agradezco la atención y colaboración prestada.</w:t>
      </w:r>
    </w:p>
    <w:p w:rsidR="009E006A" w:rsidRDefault="009E006A" w:rsidP="009E006A"/>
    <w:p w:rsidR="009E006A" w:rsidRDefault="009E006A" w:rsidP="009E006A"/>
    <w:p w:rsidR="009E006A" w:rsidRDefault="009E006A" w:rsidP="009E006A">
      <w:r>
        <w:t>Cordialmente,</w:t>
      </w:r>
    </w:p>
    <w:p w:rsidR="009E006A" w:rsidRDefault="009E006A" w:rsidP="009E006A"/>
    <w:p w:rsidR="009E006A" w:rsidRDefault="009E006A" w:rsidP="009E006A"/>
    <w:p w:rsidR="009E006A" w:rsidRDefault="009E006A" w:rsidP="009E006A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9E006A" w:rsidRDefault="009E006A" w:rsidP="009E006A">
      <w:pPr>
        <w:tabs>
          <w:tab w:val="left" w:pos="1980"/>
        </w:tabs>
      </w:pPr>
      <w:r>
        <w:t>Director.</w:t>
      </w:r>
    </w:p>
    <w:p w:rsidR="009E006A" w:rsidRDefault="009E006A" w:rsidP="009E006A">
      <w:pPr>
        <w:rPr>
          <w:b/>
        </w:rPr>
      </w:pPr>
    </w:p>
    <w:p w:rsidR="009E006A" w:rsidRDefault="009E006A"/>
    <w:p w:rsidR="00B31CEB" w:rsidRDefault="00B31CEB"/>
    <w:p w:rsidR="00B31CEB" w:rsidRDefault="00B31CEB"/>
    <w:p w:rsidR="00B31CEB" w:rsidRDefault="00B31CEB" w:rsidP="00B31CEB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B31CEB" w:rsidRDefault="00B31CEB" w:rsidP="00B31CEB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NIT: 811.040.799-9</w:t>
      </w:r>
    </w:p>
    <w:p w:rsidR="00B31CEB" w:rsidRDefault="00B31CEB" w:rsidP="00B31CEB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B31CEB" w:rsidRDefault="00B31CEB" w:rsidP="00B31CEB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B31CEB" w:rsidRDefault="00B31CEB" w:rsidP="00B31CEB"/>
    <w:p w:rsidR="00B31CEB" w:rsidRDefault="00B31CEB" w:rsidP="00B31CEB"/>
    <w:p w:rsidR="00B31CEB" w:rsidRDefault="00B31CEB" w:rsidP="00B31CEB">
      <w:pPr>
        <w:pStyle w:val="Ttulo1"/>
      </w:pPr>
      <w:r>
        <w:t>ORD EN DE TRABAJO    N°      05583</w:t>
      </w:r>
    </w:p>
    <w:p w:rsidR="00B31CEB" w:rsidRDefault="00B31CEB" w:rsidP="00B31CEB"/>
    <w:p w:rsidR="00B31CEB" w:rsidRDefault="00B31CEB" w:rsidP="00B31CEB">
      <w:r>
        <w:t>FECHA:</w:t>
      </w:r>
      <w:r>
        <w:tab/>
        <w:t>Medellín, Octubre   29    de 2009</w:t>
      </w:r>
    </w:p>
    <w:p w:rsidR="00B31CEB" w:rsidRDefault="00B31CEB" w:rsidP="00B31CEB">
      <w:r>
        <w:t>PARA:</w:t>
      </w:r>
      <w:r>
        <w:tab/>
      </w:r>
      <w:r>
        <w:tab/>
        <w:t>PLÁSTICOS DARMA</w:t>
      </w:r>
    </w:p>
    <w:p w:rsidR="00B31CEB" w:rsidRDefault="00B31CEB" w:rsidP="00B31CEB">
      <w:r>
        <w:t>ATENCIÓN:</w:t>
      </w:r>
      <w:r>
        <w:tab/>
        <w:t>Sr. Darío Jaramillo</w:t>
      </w:r>
    </w:p>
    <w:p w:rsidR="00B31CEB" w:rsidRDefault="00B31CEB" w:rsidP="00B31CEB">
      <w:r>
        <w:tab/>
      </w:r>
      <w:r>
        <w:tab/>
        <w:t>Gerente.</w:t>
      </w:r>
    </w:p>
    <w:p w:rsidR="00B31CEB" w:rsidRDefault="00B31CEB" w:rsidP="00B31CEB"/>
    <w:p w:rsidR="00B31CEB" w:rsidRDefault="00B31CEB" w:rsidP="00B31CEB">
      <w:r>
        <w:t>Apreciado Don Darío:</w:t>
      </w:r>
    </w:p>
    <w:p w:rsidR="00B31CEB" w:rsidRDefault="00B31CEB" w:rsidP="00B31CEB"/>
    <w:p w:rsidR="00B31CEB" w:rsidRDefault="00B31CEB" w:rsidP="00B31CEB">
      <w:r>
        <w:t>Con la presente estamos solicitando el siguiente Material   :</w:t>
      </w:r>
    </w:p>
    <w:p w:rsidR="00B31CEB" w:rsidRDefault="00B31CEB" w:rsidP="00B31CEB"/>
    <w:p w:rsidR="00B31CEB" w:rsidRDefault="00B31CEB" w:rsidP="00B31CEB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B31CEB" w:rsidRDefault="00B31CEB" w:rsidP="00B31CEB">
      <w:pPr>
        <w:rPr>
          <w:b/>
          <w:bCs/>
          <w:u w:val="single"/>
        </w:rPr>
      </w:pPr>
    </w:p>
    <w:p w:rsidR="00B31CEB" w:rsidRDefault="00B31CEB" w:rsidP="00B31CEB">
      <w:r>
        <w:t>MATERIAL:</w:t>
      </w:r>
      <w:r>
        <w:tab/>
      </w:r>
      <w:r>
        <w:tab/>
        <w:t>Polietileno Alta Densidad Pigmentado BLANCO Tubular.</w:t>
      </w:r>
    </w:p>
    <w:p w:rsidR="00B31CEB" w:rsidRDefault="00B31CEB" w:rsidP="00B31CEB">
      <w:r>
        <w:t>MEDIDA:</w:t>
      </w:r>
      <w:r>
        <w:tab/>
      </w:r>
      <w:r>
        <w:tab/>
      </w:r>
      <w:r>
        <w:rPr>
          <w:b/>
        </w:rPr>
        <w:t>35</w:t>
      </w:r>
      <w:r w:rsidRPr="00444F82">
        <w:rPr>
          <w:b/>
        </w:rPr>
        <w:t xml:space="preserve">  Cms</w:t>
      </w:r>
      <w:r>
        <w:t>.</w:t>
      </w:r>
    </w:p>
    <w:p w:rsidR="00B31CEB" w:rsidRDefault="00B31CEB" w:rsidP="00B31CEB">
      <w:pPr>
        <w:rPr>
          <w:b/>
          <w:bCs/>
        </w:rPr>
      </w:pPr>
      <w:r>
        <w:t>CALIBRE:</w:t>
      </w:r>
      <w:r>
        <w:tab/>
      </w:r>
      <w:r>
        <w:tab/>
      </w:r>
      <w:r w:rsidRPr="00B460D7">
        <w:rPr>
          <w:b/>
        </w:rPr>
        <w:t>2.5</w:t>
      </w:r>
      <w:r>
        <w:t xml:space="preserve"> </w:t>
      </w:r>
      <w:r>
        <w:rPr>
          <w:b/>
          <w:bCs/>
        </w:rPr>
        <w:t xml:space="preserve">  ”</w:t>
      </w:r>
    </w:p>
    <w:p w:rsidR="00B31CEB" w:rsidRDefault="00B31CEB" w:rsidP="00B31CEB">
      <w:r>
        <w:t>COLOR:</w:t>
      </w:r>
      <w:r>
        <w:tab/>
      </w:r>
      <w:r>
        <w:tab/>
        <w:t>BLANCO  ( Según muestra  )</w:t>
      </w:r>
    </w:p>
    <w:p w:rsidR="00B31CEB" w:rsidRDefault="00B31CEB" w:rsidP="00B31CEB">
      <w:r>
        <w:t>TRATADO:</w:t>
      </w:r>
      <w:r>
        <w:tab/>
      </w:r>
      <w:r>
        <w:tab/>
        <w:t>2 Caras.</w:t>
      </w:r>
    </w:p>
    <w:p w:rsidR="00B31CEB" w:rsidRDefault="00B31CEB" w:rsidP="00B31CEB">
      <w:pPr>
        <w:rPr>
          <w:b/>
          <w:bCs/>
        </w:rPr>
      </w:pPr>
      <w:r>
        <w:t>CANTIDAD:</w:t>
      </w:r>
      <w:r>
        <w:tab/>
      </w:r>
      <w:r>
        <w:tab/>
      </w:r>
      <w:r w:rsidR="00325E94">
        <w:rPr>
          <w:b/>
        </w:rPr>
        <w:t>30</w:t>
      </w:r>
      <w:r>
        <w:rPr>
          <w:b/>
        </w:rPr>
        <w:t>0</w:t>
      </w:r>
      <w:r>
        <w:t xml:space="preserve">   Kg.</w:t>
      </w:r>
      <w:r>
        <w:rPr>
          <w:b/>
          <w:bCs/>
        </w:rPr>
        <w:t xml:space="preserve"> </w:t>
      </w:r>
    </w:p>
    <w:p w:rsidR="00B31CEB" w:rsidRDefault="00B31CEB" w:rsidP="00B31CEB">
      <w:r>
        <w:t>REFERENCIA:</w:t>
      </w:r>
      <w:r>
        <w:tab/>
      </w:r>
      <w:r>
        <w:rPr>
          <w:b/>
        </w:rPr>
        <w:t>PLASTIQUIMICA  PEQUENA</w:t>
      </w:r>
    </w:p>
    <w:p w:rsidR="00B31CEB" w:rsidRDefault="00B31CEB" w:rsidP="00B31CEB">
      <w:r>
        <w:t>COLORES:</w:t>
      </w:r>
      <w:r>
        <w:tab/>
      </w:r>
      <w:r>
        <w:tab/>
        <w:t>2 ( Gris -  Rojo)</w:t>
      </w:r>
    </w:p>
    <w:p w:rsidR="00B31CEB" w:rsidRDefault="00B31CEB" w:rsidP="00B31CEB">
      <w:r>
        <w:t>CARAS:</w:t>
      </w:r>
      <w:r>
        <w:tab/>
      </w:r>
      <w:r>
        <w:tab/>
        <w:t>2</w:t>
      </w:r>
    </w:p>
    <w:p w:rsidR="00B31CEB" w:rsidRDefault="00B31CEB" w:rsidP="00B31CEB">
      <w:r>
        <w:t>REPETICIÓN:</w:t>
      </w:r>
      <w:r>
        <w:tab/>
        <w:t>Continua</w:t>
      </w:r>
    </w:p>
    <w:p w:rsidR="00B31CEB" w:rsidRDefault="00B31CEB" w:rsidP="00B31CEB">
      <w:r>
        <w:t>RODILLO:</w:t>
      </w:r>
      <w:r>
        <w:tab/>
      </w:r>
      <w:r>
        <w:tab/>
      </w:r>
      <w:r w:rsidRPr="001D3669">
        <w:rPr>
          <w:b/>
        </w:rPr>
        <w:t>38</w:t>
      </w:r>
    </w:p>
    <w:p w:rsidR="00B31CEB" w:rsidRPr="006537EA" w:rsidRDefault="00B31CEB" w:rsidP="00B31CEB">
      <w:pPr>
        <w:rPr>
          <w:b/>
        </w:rPr>
      </w:pPr>
      <w:r>
        <w:t>BOLSA:</w:t>
      </w:r>
      <w:r>
        <w:tab/>
      </w:r>
      <w:r>
        <w:tab/>
      </w:r>
      <w:r w:rsidRPr="006537EA">
        <w:rPr>
          <w:b/>
        </w:rPr>
        <w:t>35  x  175  cms</w:t>
      </w:r>
    </w:p>
    <w:p w:rsidR="00B31CEB" w:rsidRDefault="00B31CEB" w:rsidP="00B31CEB">
      <w:r>
        <w:t>SELLADO:</w:t>
      </w:r>
      <w:r>
        <w:tab/>
      </w:r>
      <w:r>
        <w:tab/>
        <w:t>Para selle de Fondo.</w:t>
      </w:r>
    </w:p>
    <w:p w:rsidR="00B31CEB" w:rsidRDefault="00B31CEB" w:rsidP="00B31CEB"/>
    <w:p w:rsidR="00B31CEB" w:rsidRDefault="00B31CEB" w:rsidP="00B31CEB"/>
    <w:p w:rsidR="00B31CEB" w:rsidRDefault="00B31CEB" w:rsidP="00B31CEB">
      <w:r>
        <w:rPr>
          <w:b/>
          <w:bCs/>
          <w:u w:val="single"/>
        </w:rPr>
        <w:t>NOTA:</w:t>
      </w:r>
      <w:r>
        <w:t xml:space="preserve">  * Los cyreles   Se encuentran en su planta</w:t>
      </w:r>
    </w:p>
    <w:p w:rsidR="00B31CEB" w:rsidRDefault="00B31CEB" w:rsidP="00B31CEB">
      <w:pPr>
        <w:numPr>
          <w:ilvl w:val="0"/>
          <w:numId w:val="1"/>
        </w:numPr>
      </w:pPr>
      <w:r>
        <w:t xml:space="preserve">Se envían muestra física  para tonos , alturas  y </w:t>
      </w:r>
      <w:r w:rsidR="00AA321B">
        <w:t xml:space="preserve"> </w:t>
      </w:r>
      <w:r>
        <w:t>pigmentacion</w:t>
      </w:r>
    </w:p>
    <w:p w:rsidR="00B31CEB" w:rsidRDefault="00B31CEB" w:rsidP="00B31CEB"/>
    <w:p w:rsidR="00B31CEB" w:rsidRPr="00315AED" w:rsidRDefault="00B31CEB" w:rsidP="00B31CEB">
      <w:pPr>
        <w:numPr>
          <w:ilvl w:val="0"/>
          <w:numId w:val="1"/>
        </w:numPr>
      </w:pPr>
      <w:r w:rsidRPr="00393DAD">
        <w:rPr>
          <w:b/>
          <w:u w:val="single"/>
        </w:rPr>
        <w:t>Utilizar tinta negra</w:t>
      </w:r>
      <w:r>
        <w:t xml:space="preserve"> </w:t>
      </w:r>
      <w:r w:rsidRPr="00393DAD">
        <w:rPr>
          <w:b/>
          <w:u w:val="single"/>
        </w:rPr>
        <w:t>ANTIGRASA</w:t>
      </w:r>
    </w:p>
    <w:p w:rsidR="00B31CEB" w:rsidRDefault="00B31CEB" w:rsidP="00B31CEB"/>
    <w:p w:rsidR="00B31CEB" w:rsidRPr="0098114D" w:rsidRDefault="00B31CEB" w:rsidP="00B31CEB">
      <w:pPr>
        <w:rPr>
          <w:b/>
          <w:u w:val="single"/>
        </w:rPr>
      </w:pPr>
    </w:p>
    <w:p w:rsidR="00B31CEB" w:rsidRDefault="00B31CEB" w:rsidP="00B31CEB">
      <w:r>
        <w:t>Agradezco la atención y colaboración prestada.</w:t>
      </w:r>
    </w:p>
    <w:p w:rsidR="00B31CEB" w:rsidRDefault="00B31CEB" w:rsidP="00B31CEB"/>
    <w:p w:rsidR="00B31CEB" w:rsidRDefault="00B31CEB" w:rsidP="00B31CEB">
      <w:r>
        <w:t>Cordialmente,</w:t>
      </w:r>
    </w:p>
    <w:p w:rsidR="00B31CEB" w:rsidRDefault="00B31CEB" w:rsidP="00B31CEB"/>
    <w:p w:rsidR="00B31CEB" w:rsidRDefault="00B31CEB" w:rsidP="00B31CEB"/>
    <w:p w:rsidR="00B31CEB" w:rsidRDefault="00B31CEB" w:rsidP="00B31CEB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B31CEB" w:rsidRDefault="00B31CEB" w:rsidP="00B31CEB">
      <w:r>
        <w:t>Director.</w:t>
      </w:r>
    </w:p>
    <w:p w:rsidR="00B31CEB" w:rsidRDefault="00B31CEB" w:rsidP="00B31CEB">
      <w:pPr>
        <w:rPr>
          <w:b/>
        </w:rPr>
      </w:pPr>
    </w:p>
    <w:p w:rsidR="00B31CEB" w:rsidRDefault="00B31CEB"/>
    <w:p w:rsidR="007F7DD3" w:rsidRDefault="007F7DD3"/>
    <w:p w:rsidR="007F7DD3" w:rsidRDefault="007F7DD3" w:rsidP="007F7DD3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7F7DD3" w:rsidRDefault="007F7DD3" w:rsidP="007F7DD3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7F7DD3" w:rsidRDefault="007F7DD3" w:rsidP="007F7DD3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7F7DD3" w:rsidRDefault="007F7DD3" w:rsidP="007F7DD3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7F7DD3" w:rsidRDefault="007F7DD3" w:rsidP="007F7DD3">
      <w:pPr>
        <w:rPr>
          <w:b/>
          <w:bCs/>
        </w:rPr>
      </w:pPr>
    </w:p>
    <w:p w:rsidR="007F7DD3" w:rsidRDefault="007F7DD3" w:rsidP="007F7DD3">
      <w:pPr>
        <w:rPr>
          <w:b/>
          <w:bCs/>
        </w:rPr>
      </w:pPr>
    </w:p>
    <w:p w:rsidR="007F7DD3" w:rsidRDefault="007F7DD3" w:rsidP="007F7DD3">
      <w:pPr>
        <w:pStyle w:val="Ttulo1"/>
      </w:pPr>
      <w:r>
        <w:t>ORDEN DE TRABAJO   N°      05595</w:t>
      </w:r>
    </w:p>
    <w:p w:rsidR="007F7DD3" w:rsidRDefault="007F7DD3" w:rsidP="007F7DD3"/>
    <w:p w:rsidR="007F7DD3" w:rsidRDefault="007F7DD3" w:rsidP="007F7DD3">
      <w:r>
        <w:t>FECHA:</w:t>
      </w:r>
      <w:r>
        <w:tab/>
        <w:t xml:space="preserve">Medellín, </w:t>
      </w:r>
      <w:r w:rsidR="00EA696F">
        <w:t>Octubre  29</w:t>
      </w:r>
      <w:r>
        <w:t xml:space="preserve">    de 2009</w:t>
      </w:r>
    </w:p>
    <w:p w:rsidR="007F7DD3" w:rsidRDefault="007F7DD3" w:rsidP="007F7DD3">
      <w:r>
        <w:t>PARA:</w:t>
      </w:r>
      <w:r>
        <w:tab/>
      </w:r>
      <w:r>
        <w:tab/>
        <w:t>PLÁSTICOS DARMA</w:t>
      </w:r>
    </w:p>
    <w:p w:rsidR="007F7DD3" w:rsidRDefault="007F7DD3" w:rsidP="007F7DD3">
      <w:r>
        <w:t>ATENCIÓN:</w:t>
      </w:r>
      <w:r>
        <w:tab/>
        <w:t>Sr. Darío Jaramillo</w:t>
      </w:r>
    </w:p>
    <w:p w:rsidR="007F7DD3" w:rsidRDefault="007F7DD3" w:rsidP="007F7DD3">
      <w:r>
        <w:tab/>
      </w:r>
      <w:r>
        <w:tab/>
        <w:t>Gerente.</w:t>
      </w:r>
    </w:p>
    <w:p w:rsidR="007F7DD3" w:rsidRDefault="007F7DD3" w:rsidP="007F7DD3"/>
    <w:p w:rsidR="007F7DD3" w:rsidRDefault="007F7DD3" w:rsidP="007F7DD3">
      <w:r>
        <w:t>Apreciado Don Darío:</w:t>
      </w:r>
    </w:p>
    <w:p w:rsidR="007F7DD3" w:rsidRDefault="007F7DD3" w:rsidP="007F7DD3">
      <w:r>
        <w:t xml:space="preserve"> </w:t>
      </w:r>
    </w:p>
    <w:p w:rsidR="007F7DD3" w:rsidRDefault="007F7DD3" w:rsidP="007F7DD3">
      <w:r>
        <w:t>Con la presente estamos solicitando el siguiente servicio de  IMPRESION:</w:t>
      </w:r>
    </w:p>
    <w:p w:rsidR="007F7DD3" w:rsidRDefault="007F7DD3" w:rsidP="007F7DD3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7F7DD3" w:rsidRDefault="007F7DD3" w:rsidP="007F7DD3">
      <w:pPr>
        <w:rPr>
          <w:b/>
          <w:bCs/>
          <w:u w:val="single"/>
        </w:rPr>
      </w:pPr>
    </w:p>
    <w:p w:rsidR="007F7DD3" w:rsidRDefault="007F7DD3" w:rsidP="007F7DD3">
      <w:r>
        <w:t>MATERIAL:</w:t>
      </w:r>
      <w:r>
        <w:tab/>
      </w:r>
      <w:r>
        <w:tab/>
        <w:t>Polietileno Alta Densidad Pigmentado Blanco  Tubular.</w:t>
      </w:r>
    </w:p>
    <w:p w:rsidR="007F7DD3" w:rsidRDefault="007F7DD3" w:rsidP="007F7DD3">
      <w:r>
        <w:t>MEDIDA:</w:t>
      </w:r>
      <w:r>
        <w:tab/>
      </w:r>
      <w:r>
        <w:tab/>
      </w:r>
      <w:r>
        <w:rPr>
          <w:b/>
        </w:rPr>
        <w:t>30   +  7 +  7</w:t>
      </w:r>
      <w:r>
        <w:t xml:space="preserve">           Cms.</w:t>
      </w:r>
    </w:p>
    <w:p w:rsidR="007F7DD3" w:rsidRPr="00A86E29" w:rsidRDefault="007F7DD3" w:rsidP="007F7DD3">
      <w:pPr>
        <w:rPr>
          <w:b/>
          <w:bCs/>
        </w:rPr>
      </w:pPr>
      <w:r>
        <w:t>CALIBRE:</w:t>
      </w:r>
      <w:r>
        <w:tab/>
      </w:r>
      <w:r>
        <w:tab/>
      </w:r>
      <w:r>
        <w:rPr>
          <w:b/>
        </w:rPr>
        <w:t>1.3</w:t>
      </w:r>
      <w:r w:rsidRPr="00A86E29">
        <w:rPr>
          <w:b/>
        </w:rPr>
        <w:t xml:space="preserve"> </w:t>
      </w:r>
      <w:r w:rsidRPr="00A86E29">
        <w:rPr>
          <w:b/>
          <w:bCs/>
        </w:rPr>
        <w:t xml:space="preserve"> ”</w:t>
      </w:r>
    </w:p>
    <w:p w:rsidR="007F7DD3" w:rsidRDefault="007F7DD3" w:rsidP="007F7DD3">
      <w:r>
        <w:t>COLOR:</w:t>
      </w:r>
      <w:r>
        <w:tab/>
      </w:r>
      <w:r>
        <w:tab/>
        <w:t>BLANCO</w:t>
      </w:r>
    </w:p>
    <w:p w:rsidR="007F7DD3" w:rsidRDefault="007F7DD3" w:rsidP="007F7DD3">
      <w:r>
        <w:t>TRATADO:</w:t>
      </w:r>
      <w:r>
        <w:tab/>
      </w:r>
      <w:r>
        <w:tab/>
        <w:t>2 Caras._</w:t>
      </w:r>
    </w:p>
    <w:p w:rsidR="007F7DD3" w:rsidRDefault="007F7DD3" w:rsidP="007F7DD3">
      <w:pPr>
        <w:rPr>
          <w:b/>
          <w:bCs/>
        </w:rPr>
      </w:pPr>
      <w:r>
        <w:t>CANTIDAD:</w:t>
      </w:r>
      <w:r>
        <w:tab/>
      </w:r>
      <w:r>
        <w:tab/>
      </w:r>
      <w:r w:rsidR="007B45D1">
        <w:rPr>
          <w:b/>
        </w:rPr>
        <w:t>16</w:t>
      </w:r>
      <w:r>
        <w:rPr>
          <w:b/>
        </w:rPr>
        <w:t xml:space="preserve">0 </w:t>
      </w:r>
      <w:r w:rsidRPr="00DC521A">
        <w:rPr>
          <w:b/>
        </w:rPr>
        <w:t xml:space="preserve">   Kg.</w:t>
      </w:r>
      <w:r>
        <w:rPr>
          <w:b/>
          <w:bCs/>
        </w:rPr>
        <w:tab/>
      </w:r>
    </w:p>
    <w:p w:rsidR="007F7DD3" w:rsidRDefault="007F7DD3" w:rsidP="007F7DD3">
      <w:r>
        <w:t>COLORES:</w:t>
      </w:r>
      <w:r>
        <w:tab/>
      </w:r>
      <w:r>
        <w:tab/>
        <w:t>1 (  Azul   )</w:t>
      </w:r>
    </w:p>
    <w:p w:rsidR="007F7DD3" w:rsidRDefault="007F7DD3" w:rsidP="007F7DD3">
      <w:r>
        <w:t>CARAS:</w:t>
      </w:r>
      <w:r>
        <w:tab/>
      </w:r>
      <w:r>
        <w:tab/>
        <w:t>1 ( 1  )</w:t>
      </w:r>
    </w:p>
    <w:p w:rsidR="007F7DD3" w:rsidRDefault="007F7DD3" w:rsidP="007F7DD3">
      <w:r>
        <w:t>REPETICIÓN:</w:t>
      </w:r>
      <w:r>
        <w:tab/>
        <w:t>55 Cms.</w:t>
      </w:r>
    </w:p>
    <w:p w:rsidR="007F7DD3" w:rsidRDefault="007F7DD3" w:rsidP="007F7DD3">
      <w:r>
        <w:t xml:space="preserve">RODILLO  :    </w:t>
      </w:r>
      <w:r>
        <w:tab/>
        <w:t>55</w:t>
      </w:r>
      <w:r>
        <w:tab/>
      </w:r>
    </w:p>
    <w:p w:rsidR="007F7DD3" w:rsidRDefault="007F7DD3" w:rsidP="007F7DD3">
      <w:r>
        <w:t>BOLSA:</w:t>
      </w:r>
      <w:r>
        <w:tab/>
      </w:r>
      <w:r>
        <w:tab/>
      </w:r>
      <w:r w:rsidRPr="00604B26">
        <w:rPr>
          <w:b/>
        </w:rPr>
        <w:t>30   +  7  +  7  X  55</w:t>
      </w:r>
      <w:r>
        <w:t xml:space="preserve">   </w:t>
      </w:r>
      <w:r w:rsidRPr="00604B26">
        <w:rPr>
          <w:b/>
        </w:rPr>
        <w:t>Cms</w:t>
      </w:r>
      <w:r>
        <w:t>.   Con  troquel camiseta</w:t>
      </w:r>
    </w:p>
    <w:p w:rsidR="007F7DD3" w:rsidRDefault="007F7DD3" w:rsidP="007F7DD3">
      <w:r>
        <w:t>SELLADO:</w:t>
      </w:r>
      <w:r>
        <w:tab/>
      </w:r>
      <w:r>
        <w:tab/>
        <w:t>fondo</w:t>
      </w:r>
    </w:p>
    <w:p w:rsidR="007F7DD3" w:rsidRDefault="007F7DD3" w:rsidP="007F7DD3">
      <w:r>
        <w:t>REFERENCIA:</w:t>
      </w:r>
      <w:r>
        <w:tab/>
      </w:r>
      <w:r>
        <w:rPr>
          <w:b/>
        </w:rPr>
        <w:t>TECNAS PUNTO DE  VENTA  GRANDE</w:t>
      </w:r>
    </w:p>
    <w:p w:rsidR="007F7DD3" w:rsidRDefault="007F7DD3" w:rsidP="007F7DD3">
      <w:r>
        <w:tab/>
      </w:r>
      <w:r>
        <w:tab/>
      </w:r>
    </w:p>
    <w:p w:rsidR="007F7DD3" w:rsidRDefault="007F7DD3" w:rsidP="007F7DD3">
      <w:r>
        <w:tab/>
      </w:r>
    </w:p>
    <w:p w:rsidR="007F7DD3" w:rsidRDefault="007F7DD3" w:rsidP="007F7DD3">
      <w:r>
        <w:rPr>
          <w:b/>
          <w:bCs/>
          <w:u w:val="single"/>
        </w:rPr>
        <w:t>NOTA</w:t>
      </w:r>
      <w:r>
        <w:t>:  - Los Cyreles  se encuentran en su planta.</w:t>
      </w:r>
    </w:p>
    <w:p w:rsidR="007F7DD3" w:rsidRPr="00F75AA7" w:rsidRDefault="007F7DD3" w:rsidP="007F7DD3">
      <w:pPr>
        <w:rPr>
          <w:b/>
          <w:sz w:val="28"/>
          <w:szCs w:val="28"/>
        </w:rPr>
      </w:pPr>
      <w:r>
        <w:tab/>
      </w:r>
      <w:r>
        <w:rPr>
          <w:b/>
          <w:sz w:val="28"/>
          <w:szCs w:val="28"/>
        </w:rPr>
        <w:t>-  IGUAL  ULTIMA  IMPRESION</w:t>
      </w:r>
    </w:p>
    <w:p w:rsidR="007F7DD3" w:rsidRDefault="007F7DD3" w:rsidP="007F7DD3"/>
    <w:p w:rsidR="007F7DD3" w:rsidRDefault="007F7DD3" w:rsidP="007F7DD3">
      <w:pPr>
        <w:numPr>
          <w:ilvl w:val="0"/>
          <w:numId w:val="2"/>
        </w:numPr>
      </w:pPr>
      <w:r>
        <w:t>Colocar pie de imprenta de Plásticos Unión</w:t>
      </w:r>
    </w:p>
    <w:p w:rsidR="007F7DD3" w:rsidRPr="003F2090" w:rsidRDefault="007F7DD3" w:rsidP="007F7DD3">
      <w:pPr>
        <w:rPr>
          <w:b/>
        </w:rPr>
      </w:pPr>
    </w:p>
    <w:p w:rsidR="007F7DD3" w:rsidRDefault="007F7DD3" w:rsidP="007F7DD3"/>
    <w:p w:rsidR="007F7DD3" w:rsidRDefault="007F7DD3" w:rsidP="007F7DD3">
      <w:r>
        <w:t>Agradezco la atención y colaboración prestada.</w:t>
      </w:r>
    </w:p>
    <w:p w:rsidR="007F7DD3" w:rsidRDefault="007F7DD3" w:rsidP="007F7DD3"/>
    <w:p w:rsidR="007F7DD3" w:rsidRDefault="007F7DD3" w:rsidP="007F7DD3"/>
    <w:p w:rsidR="007F7DD3" w:rsidRDefault="007F7DD3" w:rsidP="007F7DD3"/>
    <w:p w:rsidR="007F7DD3" w:rsidRDefault="007F7DD3" w:rsidP="007F7DD3"/>
    <w:p w:rsidR="007F7DD3" w:rsidRDefault="007F7DD3" w:rsidP="007F7DD3">
      <w:r>
        <w:t>Cordialmente,</w:t>
      </w:r>
    </w:p>
    <w:p w:rsidR="007F7DD3" w:rsidRDefault="007F7DD3" w:rsidP="007F7DD3"/>
    <w:p w:rsidR="007F7DD3" w:rsidRDefault="007F7DD3" w:rsidP="007F7DD3"/>
    <w:p w:rsidR="007F7DD3" w:rsidRDefault="007F7DD3" w:rsidP="007F7DD3">
      <w:r>
        <w:t>RICARDO CASAS ZAPATA</w:t>
      </w:r>
    </w:p>
    <w:p w:rsidR="007F7DD3" w:rsidRDefault="007F7DD3" w:rsidP="007F7DD3">
      <w:r>
        <w:t>Director.</w:t>
      </w:r>
    </w:p>
    <w:p w:rsidR="007F7DD3" w:rsidRDefault="007F7DD3" w:rsidP="007F7DD3">
      <w:pPr>
        <w:rPr>
          <w:b/>
        </w:rPr>
      </w:pPr>
    </w:p>
    <w:p w:rsidR="007F7DD3" w:rsidRDefault="007F7DD3"/>
    <w:p w:rsidR="00BA3917" w:rsidRDefault="00BA3917" w:rsidP="00BA3917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BA3917" w:rsidRDefault="00BA3917" w:rsidP="00BA3917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BA3917" w:rsidRDefault="00BA3917" w:rsidP="00BA3917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BA3917" w:rsidRDefault="00BA3917" w:rsidP="00BA3917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BA3917" w:rsidRDefault="00BA3917" w:rsidP="00BA3917">
      <w:pPr>
        <w:rPr>
          <w:b/>
          <w:bCs/>
        </w:rPr>
      </w:pPr>
    </w:p>
    <w:p w:rsidR="00BA3917" w:rsidRDefault="00BA3917" w:rsidP="00BA3917">
      <w:pPr>
        <w:pStyle w:val="Ttulo1"/>
      </w:pPr>
      <w:r>
        <w:t>ORDEN DE TRABAJO   N°      05596</w:t>
      </w:r>
    </w:p>
    <w:p w:rsidR="00BA3917" w:rsidRDefault="00BA3917" w:rsidP="00BA3917"/>
    <w:p w:rsidR="00BA3917" w:rsidRDefault="00BA3917" w:rsidP="00BA3917">
      <w:r>
        <w:t>FECHA:</w:t>
      </w:r>
      <w:r>
        <w:tab/>
        <w:t>Medellín,  Octubre    29    de 2009</w:t>
      </w:r>
    </w:p>
    <w:p w:rsidR="00BA3917" w:rsidRDefault="00BA3917" w:rsidP="00BA3917">
      <w:r>
        <w:t>PARA:</w:t>
      </w:r>
      <w:r>
        <w:tab/>
      </w:r>
      <w:r>
        <w:tab/>
        <w:t>PLÁSTICOS DARMA</w:t>
      </w:r>
    </w:p>
    <w:p w:rsidR="00BA3917" w:rsidRDefault="00BA3917" w:rsidP="00BA3917">
      <w:r>
        <w:t>ATENCIÓN:</w:t>
      </w:r>
      <w:r>
        <w:tab/>
        <w:t>Sr. Darío Jaramillo</w:t>
      </w:r>
    </w:p>
    <w:p w:rsidR="00BA3917" w:rsidRDefault="00BA3917" w:rsidP="00BA3917">
      <w:r>
        <w:tab/>
      </w:r>
      <w:r>
        <w:tab/>
        <w:t>Gerente.</w:t>
      </w:r>
    </w:p>
    <w:p w:rsidR="00BA3917" w:rsidRDefault="00BA3917" w:rsidP="00BA3917"/>
    <w:p w:rsidR="00BA3917" w:rsidRDefault="00BA3917" w:rsidP="00BA3917">
      <w:r>
        <w:t>Apreciado Don Darío:</w:t>
      </w:r>
    </w:p>
    <w:p w:rsidR="00BA3917" w:rsidRDefault="00BA3917" w:rsidP="00BA3917">
      <w:r>
        <w:t xml:space="preserve"> </w:t>
      </w:r>
    </w:p>
    <w:p w:rsidR="00BA3917" w:rsidRDefault="00BA3917" w:rsidP="00BA3917">
      <w:r>
        <w:t>Con la presente estamos solicitando el siguiente servicio de EXTRUSION E IMPRESION:</w:t>
      </w:r>
    </w:p>
    <w:p w:rsidR="00BA3917" w:rsidRDefault="00BA3917" w:rsidP="00BA3917"/>
    <w:p w:rsidR="00BA3917" w:rsidRDefault="00944DA8" w:rsidP="00BA3917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BA3917" w:rsidRDefault="00BA3917" w:rsidP="00BA3917">
      <w:r>
        <w:t>MATERIAL:</w:t>
      </w:r>
      <w:r>
        <w:tab/>
      </w:r>
      <w:r>
        <w:tab/>
        <w:t>Polietileno Alta Densidad Pigmentado Blanco  Tubular.</w:t>
      </w:r>
    </w:p>
    <w:p w:rsidR="00BA3917" w:rsidRDefault="00BA3917" w:rsidP="00BA3917">
      <w:r>
        <w:t>MEDIDA:</w:t>
      </w:r>
      <w:r>
        <w:tab/>
      </w:r>
      <w:r>
        <w:tab/>
      </w:r>
      <w:r>
        <w:rPr>
          <w:b/>
        </w:rPr>
        <w:t>20   +  6  +  6</w:t>
      </w:r>
      <w:r>
        <w:t xml:space="preserve">           Cms.</w:t>
      </w:r>
    </w:p>
    <w:p w:rsidR="00BA3917" w:rsidRPr="00A86E29" w:rsidRDefault="00BA3917" w:rsidP="00BA3917">
      <w:pPr>
        <w:rPr>
          <w:b/>
          <w:bCs/>
        </w:rPr>
      </w:pPr>
      <w:r>
        <w:t>CALIBRE:</w:t>
      </w:r>
      <w:r>
        <w:tab/>
      </w:r>
      <w:r>
        <w:tab/>
      </w:r>
      <w:r>
        <w:rPr>
          <w:b/>
        </w:rPr>
        <w:t>1.0</w:t>
      </w:r>
      <w:r w:rsidRPr="00A86E29">
        <w:rPr>
          <w:b/>
        </w:rPr>
        <w:t xml:space="preserve"> </w:t>
      </w:r>
      <w:r w:rsidRPr="00A86E29">
        <w:rPr>
          <w:b/>
          <w:bCs/>
        </w:rPr>
        <w:t xml:space="preserve"> ”</w:t>
      </w:r>
    </w:p>
    <w:p w:rsidR="00BA3917" w:rsidRDefault="00BA3917" w:rsidP="00BA3917">
      <w:r>
        <w:t>COLOR:</w:t>
      </w:r>
      <w:r>
        <w:tab/>
      </w:r>
      <w:r>
        <w:tab/>
        <w:t>BLANCO</w:t>
      </w:r>
    </w:p>
    <w:p w:rsidR="00BA3917" w:rsidRPr="000739CD" w:rsidRDefault="00BA3917" w:rsidP="00BA3917">
      <w:pPr>
        <w:rPr>
          <w:b/>
        </w:rPr>
      </w:pPr>
      <w:r>
        <w:t>TRATADO:</w:t>
      </w:r>
      <w:r>
        <w:tab/>
      </w:r>
      <w:r>
        <w:tab/>
        <w:t>2 Caras.</w:t>
      </w:r>
    </w:p>
    <w:p w:rsidR="00BA3917" w:rsidRDefault="00BA3917" w:rsidP="00BA3917">
      <w:pPr>
        <w:rPr>
          <w:b/>
          <w:bCs/>
        </w:rPr>
      </w:pPr>
      <w:r>
        <w:t>CANTIDAD:</w:t>
      </w:r>
      <w:r>
        <w:tab/>
      </w:r>
      <w:r>
        <w:tab/>
      </w:r>
      <w:r w:rsidR="00066491">
        <w:rPr>
          <w:b/>
        </w:rPr>
        <w:t>15</w:t>
      </w:r>
      <w:r>
        <w:rPr>
          <w:b/>
        </w:rPr>
        <w:t>0</w:t>
      </w:r>
      <w:r w:rsidRPr="00DC521A">
        <w:rPr>
          <w:b/>
        </w:rPr>
        <w:t xml:space="preserve">   Kg.</w:t>
      </w:r>
      <w:r>
        <w:rPr>
          <w:b/>
          <w:bCs/>
        </w:rPr>
        <w:tab/>
      </w:r>
    </w:p>
    <w:p w:rsidR="00BA3917" w:rsidRDefault="00BA3917" w:rsidP="00BA3917">
      <w:r>
        <w:t>COLORES:</w:t>
      </w:r>
      <w:r>
        <w:tab/>
      </w:r>
      <w:r>
        <w:tab/>
        <w:t>1 (  Azul   )</w:t>
      </w:r>
    </w:p>
    <w:p w:rsidR="00BA3917" w:rsidRDefault="00BA3917" w:rsidP="00BA3917">
      <w:r>
        <w:t>CARAS:</w:t>
      </w:r>
      <w:r>
        <w:tab/>
      </w:r>
      <w:r>
        <w:tab/>
        <w:t>1 ( 1  )</w:t>
      </w:r>
    </w:p>
    <w:p w:rsidR="00BA3917" w:rsidRDefault="00BA3917" w:rsidP="00BA3917">
      <w:r>
        <w:t>REPETICIÓN:</w:t>
      </w:r>
      <w:r>
        <w:tab/>
        <w:t>44   Cms.</w:t>
      </w:r>
    </w:p>
    <w:p w:rsidR="00BA3917" w:rsidRDefault="00BA3917" w:rsidP="00BA3917">
      <w:r>
        <w:t xml:space="preserve">RODILLO  :    </w:t>
      </w:r>
      <w:r>
        <w:tab/>
        <w:t>44</w:t>
      </w:r>
      <w:r>
        <w:tab/>
      </w:r>
    </w:p>
    <w:p w:rsidR="00BA3917" w:rsidRDefault="00BA3917" w:rsidP="00BA3917">
      <w:r>
        <w:t>BOLSA:</w:t>
      </w:r>
      <w:r>
        <w:tab/>
      </w:r>
      <w:r>
        <w:tab/>
        <w:t>20   +  6  +  6  X  44   Cms.   Con  troquel camiseta</w:t>
      </w:r>
    </w:p>
    <w:p w:rsidR="00BA3917" w:rsidRDefault="00BA3917" w:rsidP="00BA3917">
      <w:r>
        <w:t>SELLADO:</w:t>
      </w:r>
      <w:r>
        <w:tab/>
      </w:r>
      <w:r>
        <w:tab/>
        <w:t>fondo</w:t>
      </w:r>
    </w:p>
    <w:p w:rsidR="00BA3917" w:rsidRDefault="00BA3917" w:rsidP="00BA3917">
      <w:r>
        <w:t>REFERENCIA:</w:t>
      </w:r>
      <w:r>
        <w:tab/>
      </w:r>
      <w:r>
        <w:rPr>
          <w:b/>
        </w:rPr>
        <w:t>TECNAS PUNTO DE  VENTA  PEQUENA</w:t>
      </w:r>
    </w:p>
    <w:p w:rsidR="00BA3917" w:rsidRDefault="00BA3917" w:rsidP="00BA3917">
      <w:r>
        <w:tab/>
      </w:r>
      <w:r>
        <w:tab/>
      </w:r>
      <w:r>
        <w:tab/>
      </w:r>
    </w:p>
    <w:p w:rsidR="00BA3917" w:rsidRDefault="00BA3917" w:rsidP="00BA3917">
      <w:r>
        <w:rPr>
          <w:b/>
          <w:bCs/>
          <w:u w:val="single"/>
        </w:rPr>
        <w:t>NOTA</w:t>
      </w:r>
      <w:r w:rsidR="007E05D3">
        <w:t>:  - Los Cyreles se  encuentran en su   planta.</w:t>
      </w:r>
    </w:p>
    <w:p w:rsidR="00BA3917" w:rsidRDefault="00BA3917" w:rsidP="00BA3917">
      <w:r>
        <w:tab/>
        <w:t>-</w:t>
      </w:r>
      <w:r>
        <w:tab/>
        <w:t>Pigmentación  Según Muestra</w:t>
      </w:r>
    </w:p>
    <w:p w:rsidR="00BA3917" w:rsidRDefault="00BA3917" w:rsidP="00BA3917">
      <w:pPr>
        <w:numPr>
          <w:ilvl w:val="0"/>
          <w:numId w:val="2"/>
        </w:numPr>
      </w:pPr>
      <w:r>
        <w:t>Colocar pie de imprenta de Plásticos Unión</w:t>
      </w:r>
    </w:p>
    <w:p w:rsidR="00BA3917" w:rsidRPr="003F2090" w:rsidRDefault="00BA3917" w:rsidP="00BA3917">
      <w:pPr>
        <w:rPr>
          <w:b/>
        </w:rPr>
      </w:pPr>
    </w:p>
    <w:p w:rsidR="00BA3917" w:rsidRDefault="00BA3917" w:rsidP="00BA3917"/>
    <w:p w:rsidR="00BA3917" w:rsidRDefault="00BA3917" w:rsidP="00BA3917">
      <w:r>
        <w:t>Agradezco la atención y colaboración prestada.</w:t>
      </w:r>
    </w:p>
    <w:p w:rsidR="00BA3917" w:rsidRDefault="00BA3917" w:rsidP="00BA3917"/>
    <w:p w:rsidR="00BA3917" w:rsidRDefault="00BA3917" w:rsidP="00BA3917"/>
    <w:p w:rsidR="00BA3917" w:rsidRDefault="00BA3917" w:rsidP="00BA3917">
      <w:r>
        <w:t>Cordialmente,</w:t>
      </w:r>
    </w:p>
    <w:p w:rsidR="00BA3917" w:rsidRDefault="00BA3917" w:rsidP="00BA3917"/>
    <w:p w:rsidR="00BA3917" w:rsidRDefault="00BA3917" w:rsidP="00BA3917"/>
    <w:p w:rsidR="00BA3917" w:rsidRDefault="00BA3917" w:rsidP="00BA3917">
      <w:r>
        <w:t>RICARDO CASAS ZAPATA</w:t>
      </w:r>
    </w:p>
    <w:p w:rsidR="00BA3917" w:rsidRDefault="00BA3917" w:rsidP="00BA3917">
      <w:r>
        <w:t>Director.</w:t>
      </w:r>
    </w:p>
    <w:p w:rsidR="00BA3917" w:rsidRDefault="00BA3917" w:rsidP="00BA3917">
      <w:pPr>
        <w:rPr>
          <w:b/>
        </w:rPr>
      </w:pPr>
    </w:p>
    <w:p w:rsidR="00BA3917" w:rsidRDefault="00BA3917"/>
    <w:p w:rsidR="00811A93" w:rsidRDefault="00811A93"/>
    <w:p w:rsidR="00811A93" w:rsidRDefault="00811A93"/>
    <w:p w:rsidR="00811A93" w:rsidRDefault="00811A93"/>
    <w:p w:rsidR="00811A93" w:rsidRDefault="00811A93"/>
    <w:p w:rsidR="00811A93" w:rsidRDefault="00811A93" w:rsidP="00811A93"/>
    <w:p w:rsidR="00811A93" w:rsidRDefault="00811A93" w:rsidP="00811A93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811A93" w:rsidRDefault="00811A93" w:rsidP="00811A93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NIT: 811.040.799-9</w:t>
      </w:r>
    </w:p>
    <w:p w:rsidR="00811A93" w:rsidRDefault="00811A93" w:rsidP="00811A93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811A93" w:rsidRDefault="00811A93" w:rsidP="00811A93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811A93" w:rsidRDefault="00811A93" w:rsidP="00811A93"/>
    <w:p w:rsidR="00811A93" w:rsidRDefault="00811A93" w:rsidP="00811A93">
      <w:pPr>
        <w:pStyle w:val="Ttulo1"/>
      </w:pPr>
      <w:r>
        <w:t>ORD EN DE TRABAJO  N°      05594</w:t>
      </w:r>
    </w:p>
    <w:p w:rsidR="00811A93" w:rsidRDefault="00811A93" w:rsidP="00811A93"/>
    <w:p w:rsidR="00811A93" w:rsidRDefault="00735F95" w:rsidP="00811A93">
      <w:r>
        <w:t>FECHA:</w:t>
      </w:r>
      <w:r>
        <w:tab/>
        <w:t xml:space="preserve">Medellín, Octubre </w:t>
      </w:r>
      <w:r w:rsidR="00811A93">
        <w:t xml:space="preserve">   29  de  2009</w:t>
      </w:r>
    </w:p>
    <w:p w:rsidR="00811A93" w:rsidRDefault="00811A93" w:rsidP="00811A93">
      <w:r>
        <w:t>PARA:</w:t>
      </w:r>
      <w:r>
        <w:tab/>
      </w:r>
      <w:r>
        <w:tab/>
        <w:t>PLÁSTICOS DARMA</w:t>
      </w:r>
    </w:p>
    <w:p w:rsidR="00811A93" w:rsidRDefault="00811A93" w:rsidP="00811A93">
      <w:r>
        <w:t>ATENCIÓN:</w:t>
      </w:r>
      <w:r>
        <w:tab/>
        <w:t>Sr. Darío Jaramillo</w:t>
      </w:r>
    </w:p>
    <w:p w:rsidR="00811A93" w:rsidRDefault="00811A93" w:rsidP="00811A93">
      <w:r>
        <w:tab/>
      </w:r>
      <w:r>
        <w:tab/>
        <w:t>Gerente.</w:t>
      </w:r>
    </w:p>
    <w:p w:rsidR="00811A93" w:rsidRDefault="00811A93" w:rsidP="00811A93"/>
    <w:p w:rsidR="00811A93" w:rsidRDefault="00811A93" w:rsidP="00811A93">
      <w:r>
        <w:t>Apreciado Don Darío:</w:t>
      </w:r>
    </w:p>
    <w:p w:rsidR="00811A93" w:rsidRDefault="00811A93" w:rsidP="00811A93"/>
    <w:p w:rsidR="00811A93" w:rsidRDefault="00811A93" w:rsidP="00811A93">
      <w:r>
        <w:t xml:space="preserve">Con la presente estamos solicitando el siguiente Material </w:t>
      </w:r>
      <w:r w:rsidR="000A4C20">
        <w:t xml:space="preserve">   </w:t>
      </w:r>
      <w:r>
        <w:t>:</w:t>
      </w:r>
    </w:p>
    <w:p w:rsidR="00811A93" w:rsidRDefault="00811A93" w:rsidP="00811A93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811A93" w:rsidRDefault="00811A93" w:rsidP="00811A93"/>
    <w:p w:rsidR="00811A93" w:rsidRDefault="00811A93" w:rsidP="00811A93">
      <w:r>
        <w:t>MATERIAL:</w:t>
      </w:r>
      <w:r>
        <w:tab/>
      </w:r>
      <w:r>
        <w:tab/>
        <w:t xml:space="preserve">Polietileno Alta Densidad Pigmentado </w:t>
      </w:r>
      <w:r w:rsidRPr="00496357">
        <w:rPr>
          <w:b/>
        </w:rPr>
        <w:t xml:space="preserve">NEGRO </w:t>
      </w:r>
    </w:p>
    <w:p w:rsidR="00811A93" w:rsidRDefault="00811A93" w:rsidP="00811A93">
      <w:r>
        <w:t>MEDIDA:</w:t>
      </w:r>
      <w:r>
        <w:tab/>
      </w:r>
      <w:r>
        <w:tab/>
      </w:r>
      <w:r>
        <w:rPr>
          <w:b/>
        </w:rPr>
        <w:t>30</w:t>
      </w:r>
      <w:r>
        <w:t xml:space="preserve">  Cms.</w:t>
      </w:r>
    </w:p>
    <w:p w:rsidR="00811A93" w:rsidRDefault="00811A93" w:rsidP="00811A93">
      <w:pPr>
        <w:rPr>
          <w:b/>
          <w:bCs/>
        </w:rPr>
      </w:pPr>
      <w:r>
        <w:t>CALIBRE:</w:t>
      </w:r>
      <w:r>
        <w:tab/>
      </w:r>
      <w:r>
        <w:tab/>
      </w:r>
      <w:r>
        <w:rPr>
          <w:b/>
        </w:rPr>
        <w:t>2.</w:t>
      </w:r>
      <w:r w:rsidRPr="00553674">
        <w:rPr>
          <w:b/>
        </w:rPr>
        <w:t>9</w:t>
      </w:r>
      <w:r w:rsidRPr="00553674">
        <w:rPr>
          <w:b/>
          <w:bCs/>
        </w:rPr>
        <w:t xml:space="preserve"> </w:t>
      </w:r>
      <w:r>
        <w:rPr>
          <w:b/>
          <w:bCs/>
        </w:rPr>
        <w:t xml:space="preserve"> ”</w:t>
      </w:r>
    </w:p>
    <w:p w:rsidR="00811A93" w:rsidRDefault="00811A93" w:rsidP="00811A93">
      <w:r>
        <w:t>COLOR:</w:t>
      </w:r>
      <w:r>
        <w:tab/>
      </w:r>
      <w:r>
        <w:tab/>
        <w:t>NEGRO  ( Según muestra  ).</w:t>
      </w:r>
    </w:p>
    <w:p w:rsidR="00811A93" w:rsidRDefault="00811A93" w:rsidP="00811A93">
      <w:r>
        <w:t>TRATADO:</w:t>
      </w:r>
      <w:r>
        <w:tab/>
      </w:r>
      <w:r>
        <w:tab/>
        <w:t>2 Caras.</w:t>
      </w:r>
    </w:p>
    <w:p w:rsidR="00811A93" w:rsidRDefault="00811A93" w:rsidP="00811A93">
      <w:pPr>
        <w:rPr>
          <w:b/>
          <w:bCs/>
        </w:rPr>
      </w:pPr>
      <w:r>
        <w:t>CANTIDAD:</w:t>
      </w:r>
      <w:r>
        <w:tab/>
      </w:r>
      <w:r>
        <w:tab/>
      </w:r>
      <w:r w:rsidR="00B23C4F">
        <w:rPr>
          <w:b/>
        </w:rPr>
        <w:t>70</w:t>
      </w:r>
      <w:r>
        <w:rPr>
          <w:b/>
        </w:rPr>
        <w:t xml:space="preserve"> </w:t>
      </w:r>
      <w:r w:rsidRPr="00212963">
        <w:rPr>
          <w:b/>
        </w:rPr>
        <w:t xml:space="preserve">   Kg.</w:t>
      </w:r>
    </w:p>
    <w:p w:rsidR="00811A93" w:rsidRDefault="00811A93" w:rsidP="00811A93">
      <w:r>
        <w:t>REFERENCIA:</w:t>
      </w:r>
      <w:r>
        <w:tab/>
      </w:r>
      <w:r>
        <w:rPr>
          <w:b/>
        </w:rPr>
        <w:t>STUDIO  54  PEQUENA</w:t>
      </w:r>
    </w:p>
    <w:p w:rsidR="00811A93" w:rsidRDefault="00811A93" w:rsidP="00811A93">
      <w:r>
        <w:t>COLORES:</w:t>
      </w:r>
      <w:r>
        <w:tab/>
      </w:r>
      <w:r>
        <w:tab/>
        <w:t>1 ( Plata  )</w:t>
      </w:r>
    </w:p>
    <w:p w:rsidR="00811A93" w:rsidRDefault="00811A93" w:rsidP="00811A93">
      <w:r>
        <w:t>CARAS:</w:t>
      </w:r>
      <w:r>
        <w:tab/>
      </w:r>
      <w:r>
        <w:tab/>
        <w:t>2</w:t>
      </w:r>
    </w:p>
    <w:p w:rsidR="00811A93" w:rsidRDefault="00811A93" w:rsidP="00811A93">
      <w:r>
        <w:t>REPETICIÓN:</w:t>
      </w:r>
      <w:r>
        <w:tab/>
        <w:t>30</w:t>
      </w:r>
    </w:p>
    <w:p w:rsidR="00811A93" w:rsidRDefault="00811A93" w:rsidP="00811A93">
      <w:r>
        <w:t>RODILLO:</w:t>
      </w:r>
      <w:r>
        <w:tab/>
      </w:r>
      <w:r>
        <w:tab/>
        <w:t>30</w:t>
      </w:r>
    </w:p>
    <w:p w:rsidR="00811A93" w:rsidRDefault="00811A93" w:rsidP="00811A93">
      <w:r>
        <w:t>BOLSA:</w:t>
      </w:r>
      <w:r>
        <w:tab/>
      </w:r>
      <w:r>
        <w:tab/>
      </w:r>
      <w:r>
        <w:rPr>
          <w:b/>
        </w:rPr>
        <w:t>30  x  3</w:t>
      </w:r>
      <w:r w:rsidRPr="0067498C">
        <w:rPr>
          <w:b/>
        </w:rPr>
        <w:t>0</w:t>
      </w:r>
      <w:r>
        <w:t xml:space="preserve">    cms  con Troquel  rinon</w:t>
      </w:r>
    </w:p>
    <w:p w:rsidR="00811A93" w:rsidRDefault="00811A93" w:rsidP="00811A93">
      <w:r>
        <w:t>SELLADO:</w:t>
      </w:r>
      <w:r>
        <w:tab/>
      </w:r>
      <w:r>
        <w:tab/>
        <w:t>Para selle  Lateral</w:t>
      </w:r>
    </w:p>
    <w:p w:rsidR="00811A93" w:rsidRDefault="00811A93" w:rsidP="00811A93"/>
    <w:p w:rsidR="00811A93" w:rsidRDefault="00811A93" w:rsidP="00811A93"/>
    <w:p w:rsidR="00811A93" w:rsidRDefault="00811A93" w:rsidP="00811A93">
      <w:r>
        <w:rPr>
          <w:b/>
          <w:bCs/>
          <w:u w:val="single"/>
        </w:rPr>
        <w:t>NOTA:</w:t>
      </w:r>
      <w:r>
        <w:t xml:space="preserve">  * Los cyreles estan en su planta </w:t>
      </w:r>
    </w:p>
    <w:p w:rsidR="00811A93" w:rsidRDefault="00811A93" w:rsidP="00811A93">
      <w:pPr>
        <w:numPr>
          <w:ilvl w:val="0"/>
          <w:numId w:val="1"/>
        </w:numPr>
      </w:pPr>
      <w:r>
        <w:t>Se envían muestra física  para tonos , alturas  y pigmentacion</w:t>
      </w:r>
    </w:p>
    <w:p w:rsidR="00811A93" w:rsidRDefault="00811A93" w:rsidP="00811A93">
      <w:pPr>
        <w:numPr>
          <w:ilvl w:val="0"/>
          <w:numId w:val="1"/>
        </w:numPr>
      </w:pPr>
      <w:r>
        <w:t>Colocar pie de imprenta de Plasticos Union.</w:t>
      </w:r>
    </w:p>
    <w:p w:rsidR="00811A93" w:rsidRPr="006A078B" w:rsidRDefault="00811A93" w:rsidP="00811A93">
      <w:pPr>
        <w:numPr>
          <w:ilvl w:val="0"/>
          <w:numId w:val="1"/>
        </w:numPr>
        <w:rPr>
          <w:b/>
        </w:rPr>
      </w:pPr>
      <w:r w:rsidRPr="006A078B">
        <w:rPr>
          <w:b/>
        </w:rPr>
        <w:t>NO  LLEVA  DIRECCION</w:t>
      </w:r>
      <w:r>
        <w:rPr>
          <w:b/>
        </w:rPr>
        <w:t xml:space="preserve"> , SOLO PAGINA  WEB</w:t>
      </w:r>
    </w:p>
    <w:p w:rsidR="00811A93" w:rsidRDefault="00811A93" w:rsidP="00811A93">
      <w:pPr>
        <w:ind w:left="885"/>
      </w:pPr>
    </w:p>
    <w:p w:rsidR="00811A93" w:rsidRDefault="00811A93" w:rsidP="00811A93">
      <w:pPr>
        <w:ind w:left="885"/>
      </w:pPr>
    </w:p>
    <w:p w:rsidR="00811A93" w:rsidRPr="0098114D" w:rsidRDefault="00811A93" w:rsidP="00811A93">
      <w:pPr>
        <w:rPr>
          <w:b/>
          <w:u w:val="single"/>
        </w:rPr>
      </w:pPr>
    </w:p>
    <w:p w:rsidR="00811A93" w:rsidRDefault="00811A93" w:rsidP="00811A93">
      <w:r>
        <w:t>Agradezco la atención y colaboración prestada.</w:t>
      </w:r>
    </w:p>
    <w:p w:rsidR="00811A93" w:rsidRDefault="00811A93" w:rsidP="00811A93"/>
    <w:p w:rsidR="00811A93" w:rsidRDefault="00811A93" w:rsidP="00811A93"/>
    <w:p w:rsidR="00811A93" w:rsidRDefault="00811A93" w:rsidP="00811A93">
      <w:r>
        <w:t>Cordialmente,</w:t>
      </w:r>
    </w:p>
    <w:p w:rsidR="00811A93" w:rsidRDefault="00811A93" w:rsidP="00811A93"/>
    <w:p w:rsidR="00811A93" w:rsidRDefault="00811A93" w:rsidP="00811A93"/>
    <w:p w:rsidR="00811A93" w:rsidRDefault="00811A93" w:rsidP="00811A93">
      <w:r>
        <w:t>RICARDO CASAS ZAPATA</w:t>
      </w:r>
    </w:p>
    <w:p w:rsidR="00811A93" w:rsidRDefault="00811A93" w:rsidP="00811A93">
      <w:r>
        <w:t>Director.</w:t>
      </w:r>
    </w:p>
    <w:p w:rsidR="00811A93" w:rsidRDefault="00811A93" w:rsidP="00811A93"/>
    <w:p w:rsidR="00811A93" w:rsidRDefault="00811A93" w:rsidP="00811A93"/>
    <w:p w:rsidR="00811A93" w:rsidRDefault="00811A93"/>
    <w:p w:rsidR="00CC082B" w:rsidRDefault="00CC082B"/>
    <w:p w:rsidR="00CC082B" w:rsidRDefault="00CC082B" w:rsidP="00CC082B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CC082B" w:rsidRDefault="00CC082B" w:rsidP="00CC082B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NIT: 811.040.799-9</w:t>
      </w:r>
    </w:p>
    <w:p w:rsidR="00CC082B" w:rsidRDefault="00CC082B" w:rsidP="00CC082B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CC082B" w:rsidRDefault="00CC082B" w:rsidP="00CC082B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CC082B" w:rsidRDefault="00CC082B" w:rsidP="00CC082B"/>
    <w:p w:rsidR="00CC082B" w:rsidRDefault="00CC082B" w:rsidP="00CC082B">
      <w:pPr>
        <w:pStyle w:val="Ttulo1"/>
      </w:pPr>
      <w:r>
        <w:t>ORD EN DE TRABAJO  N°      05593</w:t>
      </w:r>
    </w:p>
    <w:p w:rsidR="00CC082B" w:rsidRDefault="00CC082B" w:rsidP="00CC082B"/>
    <w:p w:rsidR="00CC082B" w:rsidRDefault="00CC082B" w:rsidP="00CC082B">
      <w:r>
        <w:t>FECHA:</w:t>
      </w:r>
      <w:r>
        <w:tab/>
        <w:t>Medellín,  Octubre  29   de  2009</w:t>
      </w:r>
    </w:p>
    <w:p w:rsidR="00CC082B" w:rsidRDefault="00CC082B" w:rsidP="00CC082B">
      <w:r>
        <w:t>PARA:</w:t>
      </w:r>
      <w:r>
        <w:tab/>
      </w:r>
      <w:r>
        <w:tab/>
        <w:t>PLÁSTICOS DARMA</w:t>
      </w:r>
    </w:p>
    <w:p w:rsidR="00CC082B" w:rsidRDefault="00CC082B" w:rsidP="00CC082B">
      <w:r>
        <w:t>ATENCIÓN:</w:t>
      </w:r>
      <w:r>
        <w:tab/>
        <w:t>Sr. Darío Jaramillo</w:t>
      </w:r>
    </w:p>
    <w:p w:rsidR="00CC082B" w:rsidRDefault="00CC082B" w:rsidP="00CC082B">
      <w:r>
        <w:tab/>
      </w:r>
      <w:r>
        <w:tab/>
        <w:t>Gerente.</w:t>
      </w:r>
    </w:p>
    <w:p w:rsidR="00CC082B" w:rsidRDefault="00CC082B" w:rsidP="00CC082B"/>
    <w:p w:rsidR="00CC082B" w:rsidRDefault="00CC082B" w:rsidP="00CC082B">
      <w:r>
        <w:t>Apreciado Don Darío:</w:t>
      </w:r>
    </w:p>
    <w:p w:rsidR="00CC082B" w:rsidRDefault="00CC082B" w:rsidP="00CC082B"/>
    <w:p w:rsidR="00CC082B" w:rsidRDefault="00CC082B" w:rsidP="00CC082B">
      <w:r>
        <w:t>Con la presente estamos solicitando el siguiente Material :</w:t>
      </w:r>
    </w:p>
    <w:p w:rsidR="00EE08EF" w:rsidRDefault="00EE08EF" w:rsidP="00CC082B"/>
    <w:p w:rsidR="00CC082B" w:rsidRDefault="00EE08EF" w:rsidP="00CC082B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EE08EF" w:rsidRDefault="00EE08EF" w:rsidP="00CC082B">
      <w:pPr>
        <w:rPr>
          <w:b/>
          <w:bCs/>
          <w:u w:val="single"/>
        </w:rPr>
      </w:pPr>
    </w:p>
    <w:p w:rsidR="00CC082B" w:rsidRDefault="00CC082B" w:rsidP="00CC082B">
      <w:r>
        <w:t>MATERIAL:</w:t>
      </w:r>
      <w:r>
        <w:tab/>
      </w:r>
      <w:r>
        <w:tab/>
        <w:t>Polietileno Alta Densidad Pigmentado NEGRO Tubular.</w:t>
      </w:r>
    </w:p>
    <w:p w:rsidR="00CC082B" w:rsidRDefault="00CC082B" w:rsidP="00CC082B">
      <w:r>
        <w:t>MEDIDA:</w:t>
      </w:r>
      <w:r>
        <w:tab/>
      </w:r>
      <w:r>
        <w:tab/>
      </w:r>
      <w:r w:rsidRPr="00CB27AA">
        <w:rPr>
          <w:b/>
        </w:rPr>
        <w:t>57</w:t>
      </w:r>
      <w:r>
        <w:t xml:space="preserve">  Cms.</w:t>
      </w:r>
    </w:p>
    <w:p w:rsidR="00CC082B" w:rsidRDefault="00CC082B" w:rsidP="00CC082B">
      <w:pPr>
        <w:rPr>
          <w:b/>
          <w:bCs/>
        </w:rPr>
      </w:pPr>
      <w:r>
        <w:t>CALIBRE:</w:t>
      </w:r>
      <w:r>
        <w:tab/>
      </w:r>
      <w:r>
        <w:tab/>
      </w:r>
      <w:r>
        <w:rPr>
          <w:b/>
        </w:rPr>
        <w:t>2.9</w:t>
      </w:r>
      <w:r>
        <w:t xml:space="preserve"> </w:t>
      </w:r>
      <w:r>
        <w:rPr>
          <w:b/>
          <w:bCs/>
        </w:rPr>
        <w:t xml:space="preserve">  ”</w:t>
      </w:r>
    </w:p>
    <w:p w:rsidR="00CC082B" w:rsidRDefault="00CC082B" w:rsidP="00CC082B">
      <w:r>
        <w:t>COLOR:</w:t>
      </w:r>
      <w:r>
        <w:tab/>
      </w:r>
      <w:r>
        <w:tab/>
        <w:t>NEGRO  ( Según muestra  ).</w:t>
      </w:r>
    </w:p>
    <w:p w:rsidR="00CC082B" w:rsidRDefault="00CC082B" w:rsidP="00CC082B">
      <w:r>
        <w:t>TRATADO:</w:t>
      </w:r>
      <w:r>
        <w:tab/>
      </w:r>
      <w:r>
        <w:tab/>
        <w:t>2 Caras.</w:t>
      </w:r>
    </w:p>
    <w:p w:rsidR="00CC082B" w:rsidRDefault="00CC082B" w:rsidP="00CC082B"/>
    <w:p w:rsidR="00CC082B" w:rsidRDefault="00CC082B" w:rsidP="00CC082B">
      <w:pPr>
        <w:rPr>
          <w:b/>
          <w:bCs/>
        </w:rPr>
      </w:pPr>
      <w:r>
        <w:t>CANTIDAD:</w:t>
      </w:r>
      <w:r>
        <w:tab/>
      </w:r>
      <w:r>
        <w:tab/>
      </w:r>
      <w:r w:rsidRPr="006202ED">
        <w:rPr>
          <w:b/>
        </w:rPr>
        <w:t>170   Kg.</w:t>
      </w:r>
      <w:r>
        <w:rPr>
          <w:b/>
          <w:bCs/>
        </w:rPr>
        <w:t xml:space="preserve"> </w:t>
      </w:r>
    </w:p>
    <w:p w:rsidR="00CC082B" w:rsidRDefault="00CC082B" w:rsidP="00CC082B">
      <w:r>
        <w:t>REFERENCIA:</w:t>
      </w:r>
      <w:r>
        <w:tab/>
      </w:r>
      <w:r w:rsidRPr="00CF60E3">
        <w:rPr>
          <w:b/>
        </w:rPr>
        <w:t>STUDIO  54  GRANDE</w:t>
      </w:r>
    </w:p>
    <w:p w:rsidR="00CC082B" w:rsidRDefault="00CC082B" w:rsidP="00CC082B">
      <w:r>
        <w:t>COLORES:</w:t>
      </w:r>
      <w:r>
        <w:tab/>
      </w:r>
      <w:r>
        <w:tab/>
        <w:t>1 ( Plata  )</w:t>
      </w:r>
    </w:p>
    <w:p w:rsidR="00CC082B" w:rsidRDefault="00CC082B" w:rsidP="00CC082B">
      <w:r>
        <w:t>CARAS:</w:t>
      </w:r>
      <w:r>
        <w:tab/>
      </w:r>
      <w:r>
        <w:tab/>
        <w:t>2</w:t>
      </w:r>
    </w:p>
    <w:p w:rsidR="00CC082B" w:rsidRDefault="00CC082B" w:rsidP="00CC082B">
      <w:r>
        <w:t>REPETICIÓN:</w:t>
      </w:r>
      <w:r>
        <w:tab/>
        <w:t>40</w:t>
      </w:r>
    </w:p>
    <w:p w:rsidR="00CC082B" w:rsidRDefault="00CC082B" w:rsidP="00CC082B">
      <w:r>
        <w:t>RODILLO:</w:t>
      </w:r>
      <w:r>
        <w:tab/>
      </w:r>
      <w:r>
        <w:tab/>
        <w:t>40</w:t>
      </w:r>
    </w:p>
    <w:p w:rsidR="00CC082B" w:rsidRDefault="00CC082B" w:rsidP="00CC082B">
      <w:r>
        <w:t>BOLSA:</w:t>
      </w:r>
      <w:r>
        <w:tab/>
      </w:r>
      <w:r>
        <w:tab/>
      </w:r>
      <w:r w:rsidRPr="00531792">
        <w:rPr>
          <w:b/>
        </w:rPr>
        <w:t>40  x  50  +  7  cms</w:t>
      </w:r>
      <w:r>
        <w:t xml:space="preserve">  con Troquel  rinon</w:t>
      </w:r>
    </w:p>
    <w:p w:rsidR="00CC082B" w:rsidRDefault="00CC082B" w:rsidP="00CC082B">
      <w:r>
        <w:t>SELLADO:</w:t>
      </w:r>
      <w:r>
        <w:tab/>
      </w:r>
      <w:r>
        <w:tab/>
        <w:t>Para selle  Lateral</w:t>
      </w:r>
    </w:p>
    <w:p w:rsidR="00CC082B" w:rsidRDefault="00CC082B" w:rsidP="00CC082B"/>
    <w:p w:rsidR="00CC082B" w:rsidRDefault="00CC082B" w:rsidP="00CC082B">
      <w:r>
        <w:rPr>
          <w:b/>
          <w:bCs/>
          <w:u w:val="single"/>
        </w:rPr>
        <w:t>NOTA:</w:t>
      </w:r>
      <w:r>
        <w:t xml:space="preserve">  * Los cyreles estan en su planta ( </w:t>
      </w:r>
      <w:r w:rsidRPr="00E123DC">
        <w:rPr>
          <w:b/>
        </w:rPr>
        <w:t>NO</w:t>
      </w:r>
      <w:r>
        <w:t xml:space="preserve"> </w:t>
      </w:r>
      <w:r>
        <w:rPr>
          <w:b/>
        </w:rPr>
        <w:t>IMPRi</w:t>
      </w:r>
      <w:r w:rsidRPr="00CB27AA">
        <w:rPr>
          <w:b/>
        </w:rPr>
        <w:t>MIR CON DIRECCIONES</w:t>
      </w:r>
      <w:r>
        <w:t xml:space="preserve"> )</w:t>
      </w:r>
    </w:p>
    <w:p w:rsidR="00CC082B" w:rsidRDefault="00CC082B" w:rsidP="00CC082B">
      <w:pPr>
        <w:numPr>
          <w:ilvl w:val="0"/>
          <w:numId w:val="1"/>
        </w:numPr>
      </w:pPr>
      <w:r>
        <w:t>Se envían muestra física  para tonos , alturas  y pigmentacion</w:t>
      </w:r>
    </w:p>
    <w:p w:rsidR="00CC082B" w:rsidRDefault="00CC082B" w:rsidP="00CC082B">
      <w:pPr>
        <w:numPr>
          <w:ilvl w:val="0"/>
          <w:numId w:val="1"/>
        </w:numPr>
      </w:pPr>
      <w:r>
        <w:t>Colocar pie de imprenta de Plasticos Union.</w:t>
      </w:r>
    </w:p>
    <w:p w:rsidR="00CC082B" w:rsidRPr="006A078B" w:rsidRDefault="00CC082B" w:rsidP="00CC082B">
      <w:pPr>
        <w:numPr>
          <w:ilvl w:val="0"/>
          <w:numId w:val="1"/>
        </w:numPr>
        <w:rPr>
          <w:b/>
        </w:rPr>
      </w:pPr>
      <w:r w:rsidRPr="006A078B">
        <w:rPr>
          <w:b/>
        </w:rPr>
        <w:t>NO  LLEVA  DIRECCION</w:t>
      </w:r>
      <w:r>
        <w:rPr>
          <w:b/>
        </w:rPr>
        <w:t xml:space="preserve"> , SOLO PAGINA  WEB</w:t>
      </w:r>
    </w:p>
    <w:p w:rsidR="00CC082B" w:rsidRDefault="00CC082B" w:rsidP="00CC082B">
      <w:pPr>
        <w:ind w:left="885"/>
      </w:pPr>
    </w:p>
    <w:p w:rsidR="00CC082B" w:rsidRPr="0098114D" w:rsidRDefault="00CC082B" w:rsidP="00CC082B">
      <w:pPr>
        <w:rPr>
          <w:b/>
          <w:u w:val="single"/>
        </w:rPr>
      </w:pPr>
    </w:p>
    <w:p w:rsidR="00CC082B" w:rsidRDefault="00CC082B" w:rsidP="00CC082B">
      <w:r>
        <w:t>Agradezco la atención y colaboración prestada.</w:t>
      </w:r>
    </w:p>
    <w:p w:rsidR="00CC082B" w:rsidRDefault="00CC082B" w:rsidP="00CC082B"/>
    <w:p w:rsidR="00CC082B" w:rsidRDefault="00CC082B" w:rsidP="00CC082B"/>
    <w:p w:rsidR="00CC082B" w:rsidRDefault="00CC082B" w:rsidP="00CC082B">
      <w:r>
        <w:t>Cordialmente,</w:t>
      </w:r>
    </w:p>
    <w:p w:rsidR="00CC082B" w:rsidRDefault="00CC082B" w:rsidP="00CC082B"/>
    <w:p w:rsidR="00CC082B" w:rsidRDefault="00CC082B" w:rsidP="00CC082B"/>
    <w:p w:rsidR="00CC082B" w:rsidRDefault="00CC082B" w:rsidP="00CC082B">
      <w:r>
        <w:t>RICARDO CASAS ZAPATA</w:t>
      </w:r>
    </w:p>
    <w:p w:rsidR="00CC082B" w:rsidRDefault="00CC082B" w:rsidP="00CC082B">
      <w:r>
        <w:t>Director.</w:t>
      </w:r>
    </w:p>
    <w:p w:rsidR="00CC082B" w:rsidRDefault="00CC082B"/>
    <w:p w:rsidR="002F4C3D" w:rsidRDefault="002F4C3D"/>
    <w:p w:rsidR="002F4C3D" w:rsidRDefault="002F4C3D"/>
    <w:p w:rsidR="002F4C3D" w:rsidRDefault="002F4C3D" w:rsidP="002F4C3D"/>
    <w:p w:rsidR="002F4C3D" w:rsidRDefault="002F4C3D" w:rsidP="002F4C3D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2F4C3D" w:rsidRDefault="002F4C3D" w:rsidP="002F4C3D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NIT: 811.040.799-9</w:t>
      </w:r>
    </w:p>
    <w:p w:rsidR="002F4C3D" w:rsidRDefault="002F4C3D" w:rsidP="002F4C3D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2F4C3D" w:rsidRDefault="002F4C3D" w:rsidP="002F4C3D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2F4C3D" w:rsidRDefault="002F4C3D" w:rsidP="002F4C3D">
      <w:pPr>
        <w:rPr>
          <w:b/>
          <w:bCs/>
        </w:rPr>
      </w:pPr>
    </w:p>
    <w:p w:rsidR="002F4C3D" w:rsidRDefault="002F4C3D" w:rsidP="002F4C3D">
      <w:pPr>
        <w:pStyle w:val="Ttulo1"/>
      </w:pPr>
    </w:p>
    <w:p w:rsidR="002F4C3D" w:rsidRDefault="002F4C3D" w:rsidP="002F4C3D">
      <w:pPr>
        <w:pStyle w:val="Ttulo1"/>
      </w:pPr>
      <w:r>
        <w:t>ORDEN DE TRABAJO  N °      05589</w:t>
      </w:r>
    </w:p>
    <w:p w:rsidR="002F4C3D" w:rsidRDefault="002F4C3D" w:rsidP="002F4C3D"/>
    <w:p w:rsidR="002F4C3D" w:rsidRDefault="002F4C3D" w:rsidP="002F4C3D">
      <w:r>
        <w:t>FECHA:</w:t>
      </w:r>
      <w:r>
        <w:tab/>
        <w:t>Medellín, Octubre    30    de 2009</w:t>
      </w:r>
    </w:p>
    <w:p w:rsidR="002F4C3D" w:rsidRDefault="002F4C3D" w:rsidP="002F4C3D">
      <w:r>
        <w:t>PARA:</w:t>
      </w:r>
      <w:r>
        <w:tab/>
      </w:r>
      <w:r>
        <w:tab/>
        <w:t>PLÁSTICOS DARMA</w:t>
      </w:r>
    </w:p>
    <w:p w:rsidR="002F4C3D" w:rsidRDefault="002F4C3D" w:rsidP="002F4C3D">
      <w:r>
        <w:t>ATENCIÓN:</w:t>
      </w:r>
      <w:r>
        <w:tab/>
        <w:t>Sr. Darío Jaramillo</w:t>
      </w:r>
    </w:p>
    <w:p w:rsidR="002F4C3D" w:rsidRDefault="002F4C3D" w:rsidP="002F4C3D">
      <w:r>
        <w:tab/>
      </w:r>
      <w:r>
        <w:tab/>
        <w:t>Gerente.</w:t>
      </w:r>
    </w:p>
    <w:p w:rsidR="002F4C3D" w:rsidRDefault="002F4C3D" w:rsidP="002F4C3D"/>
    <w:p w:rsidR="002F4C3D" w:rsidRDefault="002F4C3D" w:rsidP="002F4C3D">
      <w:r>
        <w:t>Apreciado Don Darío:</w:t>
      </w:r>
    </w:p>
    <w:p w:rsidR="002F4C3D" w:rsidRDefault="002F4C3D" w:rsidP="002F4C3D"/>
    <w:p w:rsidR="002F4C3D" w:rsidRDefault="002F4C3D" w:rsidP="002F4C3D">
      <w:r>
        <w:t>Con la presente estamos solicitando el siguiente servicio de  IMPRESIÓN :</w:t>
      </w:r>
    </w:p>
    <w:p w:rsidR="002F4C3D" w:rsidRDefault="002F4C3D" w:rsidP="002F4C3D"/>
    <w:p w:rsidR="002F4C3D" w:rsidRDefault="002F4C3D" w:rsidP="002F4C3D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2F4C3D" w:rsidRDefault="002F4C3D" w:rsidP="002F4C3D">
      <w:r>
        <w:t xml:space="preserve">MATERIAL   :           Polipropileno   Tubular   de   </w:t>
      </w:r>
      <w:r>
        <w:rPr>
          <w:b/>
        </w:rPr>
        <w:t>30</w:t>
      </w:r>
      <w:r>
        <w:t xml:space="preserve">    cms</w:t>
      </w:r>
    </w:p>
    <w:p w:rsidR="002F4C3D" w:rsidRDefault="002F4C3D" w:rsidP="002F4C3D">
      <w:r>
        <w:t>CLIBRE      :               1.5  ”</w:t>
      </w:r>
    </w:p>
    <w:p w:rsidR="002F4C3D" w:rsidRPr="00AD5DCF" w:rsidRDefault="002F4C3D" w:rsidP="002F4C3D">
      <w:pPr>
        <w:rPr>
          <w:b/>
        </w:rPr>
      </w:pPr>
      <w:r>
        <w:t>REFERENCIA:</w:t>
      </w:r>
      <w:r>
        <w:tab/>
      </w:r>
      <w:r>
        <w:rPr>
          <w:b/>
        </w:rPr>
        <w:t>TEENS</w:t>
      </w:r>
    </w:p>
    <w:p w:rsidR="002F4C3D" w:rsidRDefault="002F4C3D" w:rsidP="002F4C3D">
      <w:r>
        <w:t>CANTIDAD    :          160     Kg</w:t>
      </w:r>
    </w:p>
    <w:p w:rsidR="002F4C3D" w:rsidRDefault="002F4C3D" w:rsidP="002F4C3D">
      <w:r>
        <w:t>COLORES:</w:t>
      </w:r>
      <w:r>
        <w:tab/>
      </w:r>
      <w:r>
        <w:tab/>
        <w:t>1 ( Según  arte )</w:t>
      </w:r>
    </w:p>
    <w:p w:rsidR="002F4C3D" w:rsidRDefault="002F4C3D" w:rsidP="002F4C3D">
      <w:r>
        <w:t>CARAS:</w:t>
      </w:r>
      <w:r>
        <w:tab/>
      </w:r>
      <w:r>
        <w:tab/>
        <w:t xml:space="preserve">1  </w:t>
      </w:r>
    </w:p>
    <w:p w:rsidR="002F4C3D" w:rsidRDefault="002F4C3D" w:rsidP="002F4C3D">
      <w:r>
        <w:t>REPETICIÓN:</w:t>
      </w:r>
      <w:r>
        <w:tab/>
        <w:t>24.5</w:t>
      </w:r>
    </w:p>
    <w:p w:rsidR="002F4C3D" w:rsidRPr="007E24E2" w:rsidRDefault="002F4C3D" w:rsidP="002F4C3D">
      <w:pPr>
        <w:rPr>
          <w:b/>
        </w:rPr>
      </w:pPr>
      <w:r>
        <w:t>RODILLO:</w:t>
      </w:r>
      <w:r>
        <w:tab/>
      </w:r>
      <w:r>
        <w:tab/>
      </w:r>
      <w:r>
        <w:rPr>
          <w:b/>
        </w:rPr>
        <w:t>25</w:t>
      </w:r>
    </w:p>
    <w:p w:rsidR="002F4C3D" w:rsidRDefault="002F4C3D" w:rsidP="002F4C3D">
      <w:r>
        <w:t>BOLSA:</w:t>
      </w:r>
      <w:r>
        <w:tab/>
      </w:r>
      <w:r>
        <w:tab/>
        <w:t>24.5  X  28 + 5    cms   de  Solapa Interna.</w:t>
      </w:r>
    </w:p>
    <w:p w:rsidR="002F4C3D" w:rsidRDefault="002F4C3D" w:rsidP="002F4C3D">
      <w:r>
        <w:t>SELLADO:</w:t>
      </w:r>
      <w:r>
        <w:tab/>
      </w:r>
      <w:r>
        <w:tab/>
        <w:t>Para selle lateral.</w:t>
      </w:r>
    </w:p>
    <w:p w:rsidR="002F4C3D" w:rsidRDefault="002F4C3D" w:rsidP="002F4C3D"/>
    <w:p w:rsidR="002F4C3D" w:rsidRDefault="002F4C3D" w:rsidP="002F4C3D"/>
    <w:p w:rsidR="002F4C3D" w:rsidRDefault="002F4C3D" w:rsidP="002F4C3D">
      <w:r>
        <w:rPr>
          <w:b/>
          <w:bCs/>
          <w:u w:val="single"/>
        </w:rPr>
        <w:t>NOTA:</w:t>
      </w:r>
      <w:r>
        <w:t xml:space="preserve">  *   Los</w:t>
      </w:r>
      <w:r w:rsidR="004554CE">
        <w:t xml:space="preserve"> cyreles   se  encuentran en su planata.</w:t>
      </w:r>
    </w:p>
    <w:p w:rsidR="002F4C3D" w:rsidRDefault="002F4C3D" w:rsidP="002F4C3D">
      <w:pPr>
        <w:numPr>
          <w:ilvl w:val="0"/>
          <w:numId w:val="1"/>
        </w:numPr>
      </w:pPr>
      <w:r>
        <w:t>Se envían ARTE    para tonos y alturas</w:t>
      </w:r>
    </w:p>
    <w:p w:rsidR="002F4C3D" w:rsidRPr="005574BF" w:rsidRDefault="002F4C3D" w:rsidP="002F4C3D">
      <w:pPr>
        <w:numPr>
          <w:ilvl w:val="0"/>
          <w:numId w:val="2"/>
        </w:numPr>
      </w:pPr>
      <w:r>
        <w:t xml:space="preserve">Se  envia el material de PP </w:t>
      </w:r>
      <w:r>
        <w:rPr>
          <w:b/>
        </w:rPr>
        <w:t xml:space="preserve">de  30 </w:t>
      </w:r>
      <w:r w:rsidRPr="00AD5DCF">
        <w:rPr>
          <w:b/>
        </w:rPr>
        <w:t xml:space="preserve">  cms</w:t>
      </w:r>
    </w:p>
    <w:p w:rsidR="002F4C3D" w:rsidRPr="00307118" w:rsidRDefault="002F4C3D" w:rsidP="002F4C3D">
      <w:pPr>
        <w:numPr>
          <w:ilvl w:val="0"/>
          <w:numId w:val="2"/>
        </w:numPr>
      </w:pPr>
      <w:r>
        <w:rPr>
          <w:b/>
        </w:rPr>
        <w:t>SE  APRUEBA  IMPRESIÓN.</w:t>
      </w:r>
    </w:p>
    <w:p w:rsidR="002F4C3D" w:rsidRPr="00150D1A" w:rsidRDefault="002F4C3D" w:rsidP="002F4C3D">
      <w:pPr>
        <w:ind w:left="1860"/>
      </w:pPr>
    </w:p>
    <w:p w:rsidR="002F4C3D" w:rsidRDefault="002F4C3D" w:rsidP="002F4C3D">
      <w:pPr>
        <w:ind w:left="885"/>
      </w:pPr>
    </w:p>
    <w:p w:rsidR="002F4C3D" w:rsidRDefault="002F4C3D" w:rsidP="002F4C3D">
      <w:pPr>
        <w:ind w:left="885"/>
      </w:pPr>
    </w:p>
    <w:p w:rsidR="002F4C3D" w:rsidRDefault="002F4C3D" w:rsidP="002F4C3D">
      <w:r>
        <w:t>Agradezco la atención y colaboración prestada.</w:t>
      </w:r>
    </w:p>
    <w:p w:rsidR="002F4C3D" w:rsidRDefault="002F4C3D" w:rsidP="002F4C3D"/>
    <w:p w:rsidR="002F4C3D" w:rsidRDefault="002F4C3D" w:rsidP="002F4C3D"/>
    <w:p w:rsidR="002F4C3D" w:rsidRDefault="002F4C3D" w:rsidP="002F4C3D">
      <w:r>
        <w:t>Cordialmente,</w:t>
      </w:r>
    </w:p>
    <w:p w:rsidR="002F4C3D" w:rsidRDefault="002F4C3D" w:rsidP="002F4C3D"/>
    <w:p w:rsidR="002F4C3D" w:rsidRDefault="002F4C3D" w:rsidP="002F4C3D"/>
    <w:p w:rsidR="002F4C3D" w:rsidRDefault="002F4C3D" w:rsidP="002F4C3D"/>
    <w:p w:rsidR="002F4C3D" w:rsidRDefault="002F4C3D" w:rsidP="002F4C3D">
      <w:r>
        <w:t>RICARDO CASAS ZAPATA</w:t>
      </w:r>
    </w:p>
    <w:p w:rsidR="002F4C3D" w:rsidRDefault="002F4C3D" w:rsidP="002F4C3D">
      <w:r>
        <w:t>Director</w:t>
      </w:r>
    </w:p>
    <w:p w:rsidR="00D200C2" w:rsidRDefault="00D200C2" w:rsidP="002F4C3D"/>
    <w:p w:rsidR="00D200C2" w:rsidRDefault="00D200C2" w:rsidP="002F4C3D"/>
    <w:p w:rsidR="00D200C2" w:rsidRDefault="00D200C2" w:rsidP="002F4C3D"/>
    <w:p w:rsidR="00D200C2" w:rsidRDefault="00D200C2" w:rsidP="002F4C3D"/>
    <w:p w:rsidR="00DA5443" w:rsidRDefault="00DA5443" w:rsidP="00DA5443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DA5443" w:rsidRDefault="00DA5443" w:rsidP="00DA5443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DA5443" w:rsidRDefault="00DA5443" w:rsidP="00DA5443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DA5443" w:rsidRDefault="00DA5443" w:rsidP="00DA5443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DA5443" w:rsidRDefault="00DA5443" w:rsidP="00DA5443">
      <w:pPr>
        <w:pStyle w:val="Ttulo1"/>
      </w:pPr>
    </w:p>
    <w:p w:rsidR="00DA5443" w:rsidRDefault="00DA5443" w:rsidP="00DA5443">
      <w:pPr>
        <w:pStyle w:val="Ttulo1"/>
      </w:pPr>
      <w:r>
        <w:t>ORDEN DE TRABAJO  N °      05590</w:t>
      </w:r>
    </w:p>
    <w:p w:rsidR="00DA5443" w:rsidRDefault="00DA5443" w:rsidP="00DA5443"/>
    <w:p w:rsidR="00DA5443" w:rsidRDefault="00DA5443" w:rsidP="00DA5443">
      <w:r>
        <w:t>FECHA:</w:t>
      </w:r>
      <w:r>
        <w:tab/>
        <w:t>Medellín, Octubre   30    de 2009</w:t>
      </w:r>
    </w:p>
    <w:p w:rsidR="00DA5443" w:rsidRDefault="00DA5443" w:rsidP="00DA5443">
      <w:r>
        <w:t>PARA:</w:t>
      </w:r>
      <w:r>
        <w:tab/>
      </w:r>
      <w:r>
        <w:tab/>
        <w:t>PLÁSTICOS DARMA</w:t>
      </w:r>
    </w:p>
    <w:p w:rsidR="00DA5443" w:rsidRDefault="00DA5443" w:rsidP="00DA5443">
      <w:r>
        <w:t>ATENCIÓN:</w:t>
      </w:r>
      <w:r>
        <w:tab/>
        <w:t>Sr. Darío Jaramillo</w:t>
      </w:r>
    </w:p>
    <w:p w:rsidR="00DA5443" w:rsidRDefault="00DA5443" w:rsidP="00DA5443">
      <w:r>
        <w:tab/>
      </w:r>
      <w:r>
        <w:tab/>
        <w:t>Gerente.</w:t>
      </w:r>
    </w:p>
    <w:p w:rsidR="00DA5443" w:rsidRDefault="00DA5443" w:rsidP="00DA5443"/>
    <w:p w:rsidR="00DA5443" w:rsidRDefault="00DA5443" w:rsidP="00DA5443">
      <w:r>
        <w:t>Apreciado Don Darío:</w:t>
      </w:r>
    </w:p>
    <w:p w:rsidR="00DA5443" w:rsidRDefault="00DA5443" w:rsidP="00DA5443"/>
    <w:p w:rsidR="00DA5443" w:rsidRDefault="00DA5443" w:rsidP="00DA5443">
      <w:r>
        <w:t>Con la presente estamos solicitando el siguiente servicio de  IMPRESIÓN :</w:t>
      </w:r>
    </w:p>
    <w:p w:rsidR="00DA5443" w:rsidRDefault="00DA5443" w:rsidP="00DA5443"/>
    <w:p w:rsidR="00DA5443" w:rsidRDefault="00DA5443" w:rsidP="00DA5443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DA5443" w:rsidRDefault="00DA5443" w:rsidP="00DA5443">
      <w:r>
        <w:t xml:space="preserve">MATERIAL   :           Polipropileno Tubular de </w:t>
      </w:r>
      <w:r>
        <w:rPr>
          <w:b/>
        </w:rPr>
        <w:t>40</w:t>
      </w:r>
      <w:r>
        <w:t xml:space="preserve"> cms</w:t>
      </w:r>
    </w:p>
    <w:p w:rsidR="00DA5443" w:rsidRDefault="00DA5443" w:rsidP="00DA5443">
      <w:r>
        <w:t xml:space="preserve">CLIBRE      :               </w:t>
      </w:r>
      <w:r>
        <w:rPr>
          <w:b/>
        </w:rPr>
        <w:t>2.0</w:t>
      </w:r>
      <w:r w:rsidR="0092706B">
        <w:rPr>
          <w:b/>
        </w:rPr>
        <w:t xml:space="preserve"> </w:t>
      </w:r>
      <w:r>
        <w:rPr>
          <w:b/>
        </w:rPr>
        <w:t xml:space="preserve"> ”</w:t>
      </w:r>
    </w:p>
    <w:p w:rsidR="00DA5443" w:rsidRDefault="00DA5443" w:rsidP="00DA5443">
      <w:r>
        <w:t>REFERENCIA:</w:t>
      </w:r>
      <w:r>
        <w:tab/>
      </w:r>
      <w:r>
        <w:rPr>
          <w:b/>
        </w:rPr>
        <w:t>CARMEL  JEAN</w:t>
      </w:r>
    </w:p>
    <w:p w:rsidR="00DA5443" w:rsidRDefault="00C72E56" w:rsidP="00DA5443">
      <w:r>
        <w:t>CANTIDAD    :          26</w:t>
      </w:r>
      <w:r w:rsidR="00DA5443">
        <w:t>0    Kg</w:t>
      </w:r>
    </w:p>
    <w:p w:rsidR="00DA5443" w:rsidRDefault="00DA5443" w:rsidP="00DA5443">
      <w:r>
        <w:t>COLORES:</w:t>
      </w:r>
      <w:r>
        <w:tab/>
      </w:r>
      <w:r>
        <w:tab/>
        <w:t>1 (  MAGENTA  )</w:t>
      </w:r>
    </w:p>
    <w:p w:rsidR="00DA5443" w:rsidRDefault="00DA5443" w:rsidP="00DA5443">
      <w:r>
        <w:t>CARAS:</w:t>
      </w:r>
      <w:r>
        <w:tab/>
      </w:r>
      <w:r>
        <w:tab/>
        <w:t>1</w:t>
      </w:r>
    </w:p>
    <w:p w:rsidR="00DA5443" w:rsidRDefault="00DA5443" w:rsidP="00DA5443">
      <w:r>
        <w:t>REPETICIÓN:</w:t>
      </w:r>
      <w:r>
        <w:tab/>
        <w:t>30</w:t>
      </w:r>
    </w:p>
    <w:p w:rsidR="00DA5443" w:rsidRDefault="00DA5443" w:rsidP="00DA5443">
      <w:r>
        <w:t>RODILLO:</w:t>
      </w:r>
      <w:r>
        <w:tab/>
      </w:r>
      <w:r>
        <w:tab/>
        <w:t>30</w:t>
      </w:r>
    </w:p>
    <w:p w:rsidR="00DA5443" w:rsidRDefault="00DA5443" w:rsidP="00DA5443">
      <w:r>
        <w:t>BOLSA:</w:t>
      </w:r>
      <w:r>
        <w:tab/>
      </w:r>
      <w:r>
        <w:tab/>
      </w:r>
      <w:r>
        <w:rPr>
          <w:b/>
        </w:rPr>
        <w:t>30  x  38 + 5</w:t>
      </w:r>
      <w:r>
        <w:t xml:space="preserve">  solapa interna  cms</w:t>
      </w:r>
    </w:p>
    <w:p w:rsidR="00DA5443" w:rsidRDefault="00DA5443" w:rsidP="00DA5443">
      <w:r>
        <w:t>SELLADO:</w:t>
      </w:r>
      <w:r>
        <w:tab/>
      </w:r>
      <w:r>
        <w:tab/>
        <w:t>Para selle lateral.</w:t>
      </w:r>
    </w:p>
    <w:p w:rsidR="00DA5443" w:rsidRDefault="00DA5443" w:rsidP="00DA5443"/>
    <w:p w:rsidR="00DA5443" w:rsidRDefault="00DA5443" w:rsidP="00DA5443">
      <w:r>
        <w:rPr>
          <w:b/>
          <w:bCs/>
          <w:u w:val="single"/>
        </w:rPr>
        <w:t>NOTA:</w:t>
      </w:r>
      <w:r>
        <w:t xml:space="preserve">  </w:t>
      </w:r>
      <w:r>
        <w:rPr>
          <w:b/>
          <w:sz w:val="28"/>
          <w:szCs w:val="28"/>
          <w:u w:val="single"/>
        </w:rPr>
        <w:t>* Cyreles  en su  planta</w:t>
      </w:r>
    </w:p>
    <w:p w:rsidR="00DA5443" w:rsidRDefault="00DA5443" w:rsidP="00DA5443">
      <w:pPr>
        <w:numPr>
          <w:ilvl w:val="0"/>
          <w:numId w:val="3"/>
        </w:numPr>
      </w:pPr>
      <w:r>
        <w:t>Se envían muestra física  para tonos y alturas</w:t>
      </w:r>
    </w:p>
    <w:p w:rsidR="00DA5443" w:rsidRDefault="00DA5443" w:rsidP="00DA5443">
      <w:pPr>
        <w:numPr>
          <w:ilvl w:val="0"/>
          <w:numId w:val="4"/>
        </w:numPr>
        <w:rPr>
          <w:b/>
        </w:rPr>
      </w:pPr>
      <w:r>
        <w:t xml:space="preserve">Se  envia el material de PP de </w:t>
      </w:r>
      <w:r>
        <w:rPr>
          <w:b/>
        </w:rPr>
        <w:t xml:space="preserve">40 </w:t>
      </w:r>
      <w:r>
        <w:t xml:space="preserve"> </w:t>
      </w:r>
      <w:r>
        <w:rPr>
          <w:b/>
        </w:rPr>
        <w:t>cms</w:t>
      </w:r>
    </w:p>
    <w:p w:rsidR="00DA5443" w:rsidRDefault="00DA5443" w:rsidP="00DA5443">
      <w:pPr>
        <w:ind w:left="885"/>
      </w:pPr>
    </w:p>
    <w:p w:rsidR="00DA5443" w:rsidRDefault="00DA5443" w:rsidP="00DA5443">
      <w:pPr>
        <w:ind w:left="885"/>
      </w:pPr>
    </w:p>
    <w:p w:rsidR="00DA5443" w:rsidRDefault="00DA5443" w:rsidP="00DA5443">
      <w:r>
        <w:t>Agradezco la atención y colaboración prestada.</w:t>
      </w:r>
    </w:p>
    <w:p w:rsidR="00DA5443" w:rsidRDefault="00DA5443" w:rsidP="00DA5443"/>
    <w:p w:rsidR="00DA5443" w:rsidRDefault="00DA5443" w:rsidP="00DA5443"/>
    <w:p w:rsidR="00DA5443" w:rsidRDefault="00DA5443" w:rsidP="00DA5443">
      <w:r>
        <w:t>Cordialmente,</w:t>
      </w:r>
    </w:p>
    <w:p w:rsidR="00DA5443" w:rsidRDefault="00DA5443" w:rsidP="00DA5443"/>
    <w:p w:rsidR="00DA5443" w:rsidRDefault="00DA5443" w:rsidP="00DA5443"/>
    <w:p w:rsidR="00DA5443" w:rsidRDefault="00DA5443" w:rsidP="00DA5443"/>
    <w:p w:rsidR="00DA5443" w:rsidRDefault="00DA5443" w:rsidP="00DA5443">
      <w:r>
        <w:t>RICARDO CASAS ZAPATA</w:t>
      </w:r>
    </w:p>
    <w:p w:rsidR="00DA5443" w:rsidRDefault="00DA5443" w:rsidP="00DA5443">
      <w:r>
        <w:t>Director.</w:t>
      </w:r>
    </w:p>
    <w:p w:rsidR="00D200C2" w:rsidRDefault="00D200C2" w:rsidP="002F4C3D"/>
    <w:p w:rsidR="00D139DD" w:rsidRDefault="00D139DD" w:rsidP="002F4C3D"/>
    <w:p w:rsidR="00D139DD" w:rsidRDefault="00D139DD" w:rsidP="002F4C3D"/>
    <w:p w:rsidR="00D139DD" w:rsidRDefault="00D139DD" w:rsidP="002F4C3D"/>
    <w:p w:rsidR="00D139DD" w:rsidRDefault="00D139DD" w:rsidP="002F4C3D"/>
    <w:p w:rsidR="00D139DD" w:rsidRDefault="00D139DD" w:rsidP="002F4C3D"/>
    <w:p w:rsidR="00D139DD" w:rsidRDefault="00D139DD" w:rsidP="002F4C3D"/>
    <w:p w:rsidR="00D139DD" w:rsidRDefault="00D139DD" w:rsidP="002F4C3D"/>
    <w:p w:rsidR="00D139DD" w:rsidRDefault="00D139DD" w:rsidP="00D139DD"/>
    <w:p w:rsidR="00D139DD" w:rsidRDefault="00D139DD" w:rsidP="00D139DD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D139DD" w:rsidRDefault="00D139DD" w:rsidP="00D139DD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NIT: 811.040.799-9</w:t>
      </w:r>
    </w:p>
    <w:p w:rsidR="00D139DD" w:rsidRDefault="00D139DD" w:rsidP="00D139DD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D139DD" w:rsidRDefault="00D139DD" w:rsidP="00D139DD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D139DD" w:rsidRDefault="00D139DD" w:rsidP="00D139DD"/>
    <w:p w:rsidR="00D139DD" w:rsidRDefault="00D139DD" w:rsidP="00D139DD"/>
    <w:p w:rsidR="00D139DD" w:rsidRDefault="00D139DD" w:rsidP="00D139DD">
      <w:pPr>
        <w:pStyle w:val="Ttulo1"/>
      </w:pPr>
      <w:r>
        <w:t>ORDEN DE TRABAJO      N°      05571</w:t>
      </w:r>
    </w:p>
    <w:p w:rsidR="00D139DD" w:rsidRDefault="00D139DD" w:rsidP="00D139DD"/>
    <w:p w:rsidR="00D139DD" w:rsidRDefault="00D139DD" w:rsidP="00D139DD"/>
    <w:p w:rsidR="00D139DD" w:rsidRDefault="00D139DD" w:rsidP="00D139DD">
      <w:r>
        <w:t>FECHA:</w:t>
      </w:r>
      <w:r>
        <w:tab/>
        <w:t>Medellín, Octubre  30    de 2009</w:t>
      </w:r>
    </w:p>
    <w:p w:rsidR="00D139DD" w:rsidRDefault="00D139DD" w:rsidP="00D139DD">
      <w:r>
        <w:t>PARA:</w:t>
      </w:r>
      <w:r>
        <w:tab/>
      </w:r>
      <w:r>
        <w:tab/>
        <w:t>PLÁSTICOS DARMA</w:t>
      </w:r>
    </w:p>
    <w:p w:rsidR="00D139DD" w:rsidRDefault="00D139DD" w:rsidP="00D139DD">
      <w:r>
        <w:t>ATENCIÓN:</w:t>
      </w:r>
      <w:r>
        <w:tab/>
        <w:t>Sr. DARIO JARAMILLO</w:t>
      </w:r>
    </w:p>
    <w:p w:rsidR="00D139DD" w:rsidRDefault="00D139DD" w:rsidP="00D139DD"/>
    <w:p w:rsidR="00D139DD" w:rsidRDefault="00D139DD" w:rsidP="00D139DD"/>
    <w:p w:rsidR="00D139DD" w:rsidRDefault="00D139DD" w:rsidP="00D139DD">
      <w:r>
        <w:t xml:space="preserve"> Apreciado Dn DARIO:</w:t>
      </w:r>
    </w:p>
    <w:p w:rsidR="00D139DD" w:rsidRDefault="00D139DD" w:rsidP="00D139DD"/>
    <w:p w:rsidR="00D139DD" w:rsidRDefault="00D139DD" w:rsidP="00D139DD">
      <w:r>
        <w:t>Con la presente estamos solicitando el siguiente material  :</w:t>
      </w:r>
    </w:p>
    <w:p w:rsidR="00D139DD" w:rsidRDefault="00D139DD" w:rsidP="00D139DD"/>
    <w:p w:rsidR="00D139DD" w:rsidRDefault="00D139DD" w:rsidP="00D139DD">
      <w:r>
        <w:rPr>
          <w:b/>
          <w:bCs/>
          <w:u w:val="single"/>
        </w:rPr>
        <w:t>EXTRUSION</w:t>
      </w:r>
      <w:r>
        <w:t>:</w:t>
      </w:r>
    </w:p>
    <w:p w:rsidR="00D139DD" w:rsidRDefault="00D139DD" w:rsidP="00D139DD"/>
    <w:p w:rsidR="00D139DD" w:rsidRDefault="00D139DD" w:rsidP="00D139DD"/>
    <w:tbl>
      <w:tblPr>
        <w:tblW w:w="9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004"/>
        <w:gridCol w:w="1702"/>
        <w:gridCol w:w="1751"/>
        <w:gridCol w:w="1807"/>
        <w:gridCol w:w="1986"/>
      </w:tblGrid>
      <w:tr w:rsidR="00D139DD" w:rsidTr="00FE188F">
        <w:tc>
          <w:tcPr>
            <w:tcW w:w="2004" w:type="dxa"/>
          </w:tcPr>
          <w:p w:rsidR="00D139DD" w:rsidRDefault="00D139DD" w:rsidP="00FE188F">
            <w:r>
              <w:t>MEDIDA EN  CENTIMETROS</w:t>
            </w:r>
          </w:p>
        </w:tc>
        <w:tc>
          <w:tcPr>
            <w:tcW w:w="1702" w:type="dxa"/>
          </w:tcPr>
          <w:p w:rsidR="00D139DD" w:rsidRDefault="00D139DD" w:rsidP="00FE188F">
            <w:r>
              <w:t>CALIBRE</w:t>
            </w:r>
          </w:p>
        </w:tc>
        <w:tc>
          <w:tcPr>
            <w:tcW w:w="1751" w:type="dxa"/>
          </w:tcPr>
          <w:p w:rsidR="00D139DD" w:rsidRDefault="00D139DD" w:rsidP="00FE188F">
            <w:r>
              <w:t>FORMA</w:t>
            </w:r>
          </w:p>
        </w:tc>
        <w:tc>
          <w:tcPr>
            <w:tcW w:w="1807" w:type="dxa"/>
          </w:tcPr>
          <w:p w:rsidR="00D139DD" w:rsidRDefault="00D139DD" w:rsidP="00FE188F">
            <w:r>
              <w:t>CANTIDAD EN KILOS</w:t>
            </w:r>
          </w:p>
        </w:tc>
        <w:tc>
          <w:tcPr>
            <w:tcW w:w="1986" w:type="dxa"/>
          </w:tcPr>
          <w:p w:rsidR="00D139DD" w:rsidRDefault="00D139DD" w:rsidP="00FE188F">
            <w:r>
              <w:t>MATERIAL</w:t>
            </w:r>
          </w:p>
        </w:tc>
      </w:tr>
      <w:tr w:rsidR="00D139DD" w:rsidTr="00FE188F">
        <w:tc>
          <w:tcPr>
            <w:tcW w:w="2004" w:type="dxa"/>
          </w:tcPr>
          <w:p w:rsidR="00D139DD" w:rsidRPr="009A1B6D" w:rsidRDefault="00074D07" w:rsidP="00FE188F">
            <w:pPr>
              <w:jc w:val="center"/>
              <w:rPr>
                <w:b/>
              </w:rPr>
            </w:pPr>
            <w:r>
              <w:rPr>
                <w:b/>
              </w:rPr>
              <w:t>38</w:t>
            </w:r>
          </w:p>
        </w:tc>
        <w:tc>
          <w:tcPr>
            <w:tcW w:w="1702" w:type="dxa"/>
          </w:tcPr>
          <w:p w:rsidR="00D139DD" w:rsidRPr="00DC160C" w:rsidRDefault="00D139DD" w:rsidP="00FE188F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  <w:r w:rsidR="00074D07">
              <w:rPr>
                <w:b/>
              </w:rPr>
              <w:t>.25</w:t>
            </w:r>
            <w:r>
              <w:rPr>
                <w:b/>
              </w:rPr>
              <w:t xml:space="preserve"> </w:t>
            </w:r>
            <w:r w:rsidRPr="00DC160C">
              <w:rPr>
                <w:b/>
              </w:rPr>
              <w:t xml:space="preserve">  ”</w:t>
            </w:r>
          </w:p>
        </w:tc>
        <w:tc>
          <w:tcPr>
            <w:tcW w:w="1751" w:type="dxa"/>
          </w:tcPr>
          <w:p w:rsidR="00D139DD" w:rsidRPr="00DC160C" w:rsidRDefault="00D139DD" w:rsidP="00FE188F">
            <w:pPr>
              <w:jc w:val="center"/>
              <w:rPr>
                <w:b/>
              </w:rPr>
            </w:pPr>
            <w:r w:rsidRPr="00DC160C">
              <w:rPr>
                <w:b/>
              </w:rPr>
              <w:t xml:space="preserve">TUBULAR </w:t>
            </w:r>
          </w:p>
        </w:tc>
        <w:tc>
          <w:tcPr>
            <w:tcW w:w="1807" w:type="dxa"/>
          </w:tcPr>
          <w:p w:rsidR="00D139DD" w:rsidRPr="00DC160C" w:rsidRDefault="00074D07" w:rsidP="00FE188F">
            <w:pPr>
              <w:jc w:val="center"/>
              <w:rPr>
                <w:b/>
              </w:rPr>
            </w:pPr>
            <w:r>
              <w:rPr>
                <w:b/>
              </w:rPr>
              <w:t>30</w:t>
            </w:r>
          </w:p>
        </w:tc>
        <w:tc>
          <w:tcPr>
            <w:tcW w:w="1986" w:type="dxa"/>
          </w:tcPr>
          <w:p w:rsidR="00D139DD" w:rsidRPr="00DC160C" w:rsidRDefault="00D139DD" w:rsidP="00FE188F">
            <w:pPr>
              <w:jc w:val="center"/>
              <w:rPr>
                <w:b/>
              </w:rPr>
            </w:pPr>
            <w:r w:rsidRPr="00DC160C">
              <w:rPr>
                <w:b/>
              </w:rPr>
              <w:t>BAJA   TPTE</w:t>
            </w:r>
          </w:p>
        </w:tc>
      </w:tr>
    </w:tbl>
    <w:p w:rsidR="00D139DD" w:rsidRDefault="00D139DD" w:rsidP="00D139DD">
      <w:pPr>
        <w:pStyle w:val="Ttulo2"/>
      </w:pPr>
    </w:p>
    <w:p w:rsidR="00D139DD" w:rsidRDefault="00D139DD" w:rsidP="00D139DD"/>
    <w:p w:rsidR="00D139DD" w:rsidRDefault="00D139DD" w:rsidP="00D139DD">
      <w:pPr>
        <w:rPr>
          <w:b/>
          <w:bCs/>
          <w:u w:val="single"/>
        </w:rPr>
      </w:pPr>
    </w:p>
    <w:p w:rsidR="00D139DD" w:rsidRDefault="00D139DD" w:rsidP="00D139DD">
      <w:r w:rsidRPr="0026453F">
        <w:rPr>
          <w:b/>
          <w:u w:val="single"/>
        </w:rPr>
        <w:t xml:space="preserve">MEZCLA </w:t>
      </w:r>
      <w:r>
        <w:t xml:space="preserve">  :     25     BAJA</w:t>
      </w:r>
    </w:p>
    <w:p w:rsidR="00D139DD" w:rsidRDefault="00D139DD" w:rsidP="00D139DD">
      <w:r>
        <w:t xml:space="preserve">                          6        LINEAL</w:t>
      </w:r>
    </w:p>
    <w:p w:rsidR="00D139DD" w:rsidRDefault="00D139DD" w:rsidP="00D139DD"/>
    <w:p w:rsidR="00D139DD" w:rsidRDefault="00D139DD" w:rsidP="00D139DD">
      <w:pPr>
        <w:rPr>
          <w:b/>
          <w:bCs/>
          <w:u w:val="single"/>
        </w:rPr>
      </w:pPr>
      <w:r>
        <w:t xml:space="preserve"> </w:t>
      </w:r>
      <w:r>
        <w:tab/>
      </w:r>
      <w:r>
        <w:tab/>
      </w:r>
    </w:p>
    <w:p w:rsidR="00D139DD" w:rsidRDefault="00D139DD" w:rsidP="00D139DD"/>
    <w:p w:rsidR="00D139DD" w:rsidRDefault="00D139DD" w:rsidP="00D139DD"/>
    <w:p w:rsidR="00D139DD" w:rsidRDefault="00D139DD" w:rsidP="00D139DD">
      <w:r>
        <w:t xml:space="preserve">Agradezco </w:t>
      </w:r>
      <w:smartTag w:uri="urn:schemas-microsoft-com:office:smarttags" w:element="PersonName">
        <w:smartTagPr>
          <w:attr w:name="ProductID" w:val="la Amable"/>
        </w:smartTagPr>
        <w:r>
          <w:t>la Amable</w:t>
        </w:r>
      </w:smartTag>
      <w:r>
        <w:t xml:space="preserve"> colaboración.</w:t>
      </w:r>
    </w:p>
    <w:p w:rsidR="00D139DD" w:rsidRDefault="00D139DD" w:rsidP="00D139DD"/>
    <w:p w:rsidR="00D139DD" w:rsidRDefault="00D139DD" w:rsidP="00D139DD"/>
    <w:p w:rsidR="00D139DD" w:rsidRDefault="00D139DD" w:rsidP="00D139DD"/>
    <w:p w:rsidR="00D139DD" w:rsidRDefault="00D139DD" w:rsidP="00D139DD"/>
    <w:p w:rsidR="00D139DD" w:rsidRDefault="00D139DD" w:rsidP="00D139DD">
      <w:r>
        <w:t>Cordialmente</w:t>
      </w:r>
    </w:p>
    <w:p w:rsidR="00D139DD" w:rsidRDefault="00D139DD" w:rsidP="00D139DD"/>
    <w:p w:rsidR="00D139DD" w:rsidRDefault="00D139DD" w:rsidP="00D139DD"/>
    <w:p w:rsidR="00D139DD" w:rsidRDefault="00D139DD" w:rsidP="00D139DD"/>
    <w:p w:rsidR="00D139DD" w:rsidRDefault="00D139DD" w:rsidP="00D139DD">
      <w:r>
        <w:t>RICARDO CASAS ZAPATA</w:t>
      </w:r>
    </w:p>
    <w:p w:rsidR="00D139DD" w:rsidRDefault="00D139DD" w:rsidP="00D139DD">
      <w:r>
        <w:t>Director</w:t>
      </w:r>
    </w:p>
    <w:p w:rsidR="00D139DD" w:rsidRDefault="00D139DD" w:rsidP="002F4C3D"/>
    <w:p w:rsidR="00CB4759" w:rsidRDefault="00CB4759" w:rsidP="002F4C3D"/>
    <w:p w:rsidR="00CB4759" w:rsidRDefault="00CB4759" w:rsidP="002F4C3D"/>
    <w:p w:rsidR="00CB4759" w:rsidRDefault="00CB4759" w:rsidP="002F4C3D"/>
    <w:p w:rsidR="00CB4759" w:rsidRDefault="00CB4759" w:rsidP="002F4C3D"/>
    <w:p w:rsidR="00CB4759" w:rsidRDefault="00CB4759" w:rsidP="00CB4759"/>
    <w:p w:rsidR="00CB4759" w:rsidRDefault="00CB4759" w:rsidP="00CB4759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CB4759" w:rsidRDefault="00CB4759" w:rsidP="00CB4759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NIT: 811.040.799-9</w:t>
      </w:r>
    </w:p>
    <w:p w:rsidR="00CB4759" w:rsidRDefault="00CB4759" w:rsidP="00CB4759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CB4759" w:rsidRDefault="00CB4759" w:rsidP="00CB4759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CB4759" w:rsidRDefault="00CB4759" w:rsidP="00CB4759"/>
    <w:p w:rsidR="00CB4759" w:rsidRDefault="00CB4759" w:rsidP="00CB4759"/>
    <w:p w:rsidR="00CB4759" w:rsidRDefault="00CB4759" w:rsidP="00CB4759">
      <w:pPr>
        <w:pStyle w:val="Ttulo1"/>
      </w:pPr>
      <w:r>
        <w:t>ORDEN DE TRABAJO      N°      05571</w:t>
      </w:r>
    </w:p>
    <w:p w:rsidR="00CB4759" w:rsidRDefault="00CB4759" w:rsidP="00CB4759"/>
    <w:p w:rsidR="00CB4759" w:rsidRDefault="00CB4759" w:rsidP="00CB4759"/>
    <w:p w:rsidR="00CB4759" w:rsidRDefault="00CB4759" w:rsidP="00CB4759">
      <w:r>
        <w:t>FECHA:</w:t>
      </w:r>
      <w:r>
        <w:tab/>
        <w:t>Medellín, Octubre  30    de 2009</w:t>
      </w:r>
    </w:p>
    <w:p w:rsidR="00CB4759" w:rsidRDefault="00CB4759" w:rsidP="00CB4759">
      <w:r>
        <w:t>PARA:</w:t>
      </w:r>
      <w:r>
        <w:tab/>
      </w:r>
      <w:r>
        <w:tab/>
        <w:t>PLÁSTICOS DARMA</w:t>
      </w:r>
    </w:p>
    <w:p w:rsidR="00CB4759" w:rsidRDefault="00CB4759" w:rsidP="00CB4759">
      <w:r>
        <w:t>ATENCIÓN:</w:t>
      </w:r>
      <w:r>
        <w:tab/>
        <w:t>Sr. DARIO JARAMILLO</w:t>
      </w:r>
    </w:p>
    <w:p w:rsidR="00CB4759" w:rsidRDefault="00CB4759" w:rsidP="00CB4759"/>
    <w:p w:rsidR="00CB4759" w:rsidRDefault="00CB4759" w:rsidP="00CB4759"/>
    <w:p w:rsidR="00CB4759" w:rsidRDefault="00CB4759" w:rsidP="00CB4759">
      <w:r>
        <w:t xml:space="preserve"> Apreciado Dn DARIO:</w:t>
      </w:r>
    </w:p>
    <w:p w:rsidR="00CB4759" w:rsidRDefault="00CB4759" w:rsidP="00CB4759"/>
    <w:p w:rsidR="00CB4759" w:rsidRDefault="00CB4759" w:rsidP="00CB4759">
      <w:r>
        <w:t>Con la presente estamos solicitando el siguiente material  :</w:t>
      </w:r>
    </w:p>
    <w:p w:rsidR="00CB4759" w:rsidRDefault="00CB4759" w:rsidP="00CB4759"/>
    <w:p w:rsidR="00CB4759" w:rsidRDefault="00CB4759" w:rsidP="00CB4759">
      <w:r>
        <w:rPr>
          <w:b/>
          <w:bCs/>
          <w:u w:val="single"/>
        </w:rPr>
        <w:t>EXTRUSION</w:t>
      </w:r>
      <w:r>
        <w:t>:</w:t>
      </w:r>
    </w:p>
    <w:p w:rsidR="00CB4759" w:rsidRDefault="00CB4759" w:rsidP="00CB4759"/>
    <w:p w:rsidR="00CB4759" w:rsidRDefault="00CB4759" w:rsidP="00CB4759"/>
    <w:tbl>
      <w:tblPr>
        <w:tblW w:w="9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004"/>
        <w:gridCol w:w="1702"/>
        <w:gridCol w:w="1751"/>
        <w:gridCol w:w="1807"/>
        <w:gridCol w:w="1986"/>
      </w:tblGrid>
      <w:tr w:rsidR="00CB4759" w:rsidTr="00FE188F">
        <w:tc>
          <w:tcPr>
            <w:tcW w:w="2004" w:type="dxa"/>
          </w:tcPr>
          <w:p w:rsidR="00CB4759" w:rsidRDefault="00CB4759" w:rsidP="00FE188F">
            <w:r>
              <w:t>MEDIDA EN  CENTIMETROS</w:t>
            </w:r>
          </w:p>
        </w:tc>
        <w:tc>
          <w:tcPr>
            <w:tcW w:w="1702" w:type="dxa"/>
          </w:tcPr>
          <w:p w:rsidR="00CB4759" w:rsidRDefault="00CB4759" w:rsidP="00FE188F">
            <w:r>
              <w:t>CALIBRE</w:t>
            </w:r>
          </w:p>
        </w:tc>
        <w:tc>
          <w:tcPr>
            <w:tcW w:w="1751" w:type="dxa"/>
          </w:tcPr>
          <w:p w:rsidR="00CB4759" w:rsidRDefault="00CB4759" w:rsidP="00FE188F">
            <w:r>
              <w:t>FORMA</w:t>
            </w:r>
          </w:p>
        </w:tc>
        <w:tc>
          <w:tcPr>
            <w:tcW w:w="1807" w:type="dxa"/>
          </w:tcPr>
          <w:p w:rsidR="00CB4759" w:rsidRDefault="00CB4759" w:rsidP="00FE188F">
            <w:r>
              <w:t>CANTIDAD EN KILOS</w:t>
            </w:r>
          </w:p>
        </w:tc>
        <w:tc>
          <w:tcPr>
            <w:tcW w:w="1986" w:type="dxa"/>
          </w:tcPr>
          <w:p w:rsidR="00CB4759" w:rsidRDefault="00CB4759" w:rsidP="00FE188F">
            <w:r>
              <w:t>MATERIAL</w:t>
            </w:r>
          </w:p>
        </w:tc>
      </w:tr>
      <w:tr w:rsidR="00CB4759" w:rsidTr="00FE188F">
        <w:tc>
          <w:tcPr>
            <w:tcW w:w="2004" w:type="dxa"/>
          </w:tcPr>
          <w:p w:rsidR="00CB4759" w:rsidRPr="009A1B6D" w:rsidRDefault="00CB4759" w:rsidP="00FE188F">
            <w:pPr>
              <w:jc w:val="center"/>
              <w:rPr>
                <w:b/>
              </w:rPr>
            </w:pPr>
            <w:r>
              <w:rPr>
                <w:b/>
              </w:rPr>
              <w:t>68</w:t>
            </w:r>
          </w:p>
        </w:tc>
        <w:tc>
          <w:tcPr>
            <w:tcW w:w="1702" w:type="dxa"/>
          </w:tcPr>
          <w:p w:rsidR="00CB4759" w:rsidRPr="00DC160C" w:rsidRDefault="00CB4759" w:rsidP="00FE188F">
            <w:pPr>
              <w:jc w:val="center"/>
              <w:rPr>
                <w:b/>
              </w:rPr>
            </w:pPr>
            <w:r>
              <w:rPr>
                <w:b/>
              </w:rPr>
              <w:t xml:space="preserve">1.5 </w:t>
            </w:r>
            <w:r w:rsidRPr="00DC160C">
              <w:rPr>
                <w:b/>
              </w:rPr>
              <w:t xml:space="preserve">  ”</w:t>
            </w:r>
          </w:p>
        </w:tc>
        <w:tc>
          <w:tcPr>
            <w:tcW w:w="1751" w:type="dxa"/>
          </w:tcPr>
          <w:p w:rsidR="00CB4759" w:rsidRPr="00DC160C" w:rsidRDefault="00CB4759" w:rsidP="00FE188F">
            <w:pPr>
              <w:jc w:val="center"/>
              <w:rPr>
                <w:b/>
              </w:rPr>
            </w:pPr>
            <w:r w:rsidRPr="00DC160C">
              <w:rPr>
                <w:b/>
              </w:rPr>
              <w:t xml:space="preserve">TUBULAR </w:t>
            </w:r>
          </w:p>
        </w:tc>
        <w:tc>
          <w:tcPr>
            <w:tcW w:w="1807" w:type="dxa"/>
          </w:tcPr>
          <w:p w:rsidR="00CB4759" w:rsidRPr="00DC160C" w:rsidRDefault="00CB4759" w:rsidP="00FE188F">
            <w:pPr>
              <w:jc w:val="center"/>
              <w:rPr>
                <w:b/>
              </w:rPr>
            </w:pPr>
            <w:r>
              <w:rPr>
                <w:b/>
              </w:rPr>
              <w:t>130</w:t>
            </w:r>
          </w:p>
        </w:tc>
        <w:tc>
          <w:tcPr>
            <w:tcW w:w="1986" w:type="dxa"/>
          </w:tcPr>
          <w:p w:rsidR="00CB4759" w:rsidRPr="00DC160C" w:rsidRDefault="00CB4759" w:rsidP="00FE188F">
            <w:pPr>
              <w:jc w:val="center"/>
              <w:rPr>
                <w:b/>
              </w:rPr>
            </w:pPr>
            <w:r w:rsidRPr="00DC160C">
              <w:rPr>
                <w:b/>
              </w:rPr>
              <w:t>BAJA   TPTE</w:t>
            </w:r>
          </w:p>
        </w:tc>
      </w:tr>
    </w:tbl>
    <w:p w:rsidR="00CB4759" w:rsidRDefault="00CB4759" w:rsidP="00CB4759">
      <w:pPr>
        <w:pStyle w:val="Ttulo2"/>
      </w:pPr>
    </w:p>
    <w:p w:rsidR="00CB4759" w:rsidRDefault="00CB4759" w:rsidP="00CB4759"/>
    <w:p w:rsidR="00CB4759" w:rsidRDefault="00CB4759" w:rsidP="00CB4759">
      <w:pPr>
        <w:rPr>
          <w:b/>
          <w:bCs/>
          <w:u w:val="single"/>
        </w:rPr>
      </w:pPr>
    </w:p>
    <w:p w:rsidR="00CB4759" w:rsidRDefault="00CB4759" w:rsidP="00CB4759">
      <w:r w:rsidRPr="0026453F">
        <w:rPr>
          <w:b/>
          <w:u w:val="single"/>
        </w:rPr>
        <w:t xml:space="preserve">MEZCLA </w:t>
      </w:r>
      <w:r>
        <w:t xml:space="preserve">  :     25     BAJA</w:t>
      </w:r>
    </w:p>
    <w:p w:rsidR="00CB4759" w:rsidRDefault="00CB4759" w:rsidP="00CB4759">
      <w:r>
        <w:t xml:space="preserve">                          6        LINEAL</w:t>
      </w:r>
    </w:p>
    <w:p w:rsidR="00CB4759" w:rsidRDefault="00CB4759" w:rsidP="00CB4759"/>
    <w:p w:rsidR="00CB4759" w:rsidRDefault="00CB4759" w:rsidP="00CB4759">
      <w:pPr>
        <w:rPr>
          <w:b/>
          <w:bCs/>
          <w:u w:val="single"/>
        </w:rPr>
      </w:pPr>
      <w:r>
        <w:t xml:space="preserve"> </w:t>
      </w:r>
      <w:r>
        <w:tab/>
      </w:r>
      <w:r>
        <w:tab/>
      </w:r>
    </w:p>
    <w:p w:rsidR="00CB4759" w:rsidRDefault="00CB4759" w:rsidP="00CB4759"/>
    <w:p w:rsidR="00CB4759" w:rsidRDefault="00CB4759" w:rsidP="00CB4759"/>
    <w:p w:rsidR="00CB4759" w:rsidRDefault="00CB4759" w:rsidP="00CB4759">
      <w:r>
        <w:t xml:space="preserve">Agradezco </w:t>
      </w:r>
      <w:smartTag w:uri="urn:schemas-microsoft-com:office:smarttags" w:element="PersonName">
        <w:smartTagPr>
          <w:attr w:name="ProductID" w:val="la Amable"/>
        </w:smartTagPr>
        <w:r>
          <w:t>la Amable</w:t>
        </w:r>
      </w:smartTag>
      <w:r>
        <w:t xml:space="preserve"> colaboración.</w:t>
      </w:r>
    </w:p>
    <w:p w:rsidR="00CB4759" w:rsidRDefault="00CB4759" w:rsidP="00CB4759"/>
    <w:p w:rsidR="00CB4759" w:rsidRDefault="00CB4759" w:rsidP="00CB4759"/>
    <w:p w:rsidR="00CB4759" w:rsidRDefault="00CB4759" w:rsidP="00CB4759"/>
    <w:p w:rsidR="00CB4759" w:rsidRDefault="00CB4759" w:rsidP="00CB4759"/>
    <w:p w:rsidR="00CB4759" w:rsidRDefault="00CB4759" w:rsidP="00CB4759">
      <w:r>
        <w:t>Cordialmente</w:t>
      </w:r>
    </w:p>
    <w:p w:rsidR="00CB4759" w:rsidRDefault="00CB4759" w:rsidP="00CB4759"/>
    <w:p w:rsidR="00CB4759" w:rsidRDefault="00CB4759" w:rsidP="00CB4759"/>
    <w:p w:rsidR="00CB4759" w:rsidRDefault="00CB4759" w:rsidP="00CB4759"/>
    <w:p w:rsidR="00CB4759" w:rsidRDefault="00CB4759" w:rsidP="00CB4759">
      <w:r>
        <w:t>RICARDO CASAS ZAPATA</w:t>
      </w:r>
    </w:p>
    <w:p w:rsidR="00CB4759" w:rsidRDefault="00CB4759" w:rsidP="00CB4759">
      <w:r>
        <w:t>Director</w:t>
      </w:r>
    </w:p>
    <w:p w:rsidR="00CB4759" w:rsidRDefault="00CB4759" w:rsidP="00CB4759"/>
    <w:p w:rsidR="00CB4759" w:rsidRDefault="00CB4759" w:rsidP="002F4C3D"/>
    <w:p w:rsidR="00CB4759" w:rsidRDefault="00CB4759" w:rsidP="002F4C3D"/>
    <w:p w:rsidR="00CB4759" w:rsidRDefault="00CB4759" w:rsidP="002F4C3D"/>
    <w:p w:rsidR="003959E4" w:rsidRDefault="003959E4" w:rsidP="002F4C3D"/>
    <w:p w:rsidR="003959E4" w:rsidRDefault="003959E4" w:rsidP="003959E4">
      <w:pPr>
        <w:rPr>
          <w:b/>
          <w:bCs/>
          <w:sz w:val="20"/>
        </w:rPr>
      </w:pPr>
      <w:r>
        <w:rPr>
          <w:b/>
          <w:bCs/>
          <w:sz w:val="20"/>
        </w:rPr>
        <w:t>PLÁSTICOS UNION LTDA.</w:t>
      </w:r>
    </w:p>
    <w:p w:rsidR="003959E4" w:rsidRDefault="003959E4" w:rsidP="003959E4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3959E4" w:rsidRDefault="003959E4" w:rsidP="003959E4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CALLE 76 N 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3959E4" w:rsidRDefault="003959E4" w:rsidP="003959E4">
      <w:pPr>
        <w:rPr>
          <w:b/>
          <w:bCs/>
          <w:sz w:val="20"/>
        </w:rPr>
      </w:pPr>
      <w:r>
        <w:rPr>
          <w:b/>
          <w:bCs/>
          <w:sz w:val="20"/>
        </w:rPr>
        <w:t>TEL: 4 44 46 64   ITAGUI.</w:t>
      </w:r>
    </w:p>
    <w:p w:rsidR="003959E4" w:rsidRDefault="003959E4" w:rsidP="003959E4">
      <w:pPr>
        <w:rPr>
          <w:b/>
          <w:bCs/>
          <w:sz w:val="20"/>
        </w:rPr>
      </w:pPr>
    </w:p>
    <w:p w:rsidR="003959E4" w:rsidRDefault="003959E4" w:rsidP="003959E4">
      <w:pPr>
        <w:rPr>
          <w:b/>
        </w:rPr>
      </w:pPr>
    </w:p>
    <w:p w:rsidR="003959E4" w:rsidRDefault="003959E4" w:rsidP="003959E4">
      <w:pPr>
        <w:pStyle w:val="Ttulo1"/>
      </w:pPr>
      <w:r>
        <w:t>ORDEN DE TRABAJO    N°      05586</w:t>
      </w:r>
    </w:p>
    <w:p w:rsidR="003959E4" w:rsidRDefault="003959E4" w:rsidP="003959E4"/>
    <w:p w:rsidR="003959E4" w:rsidRDefault="003959E4" w:rsidP="003959E4">
      <w:r>
        <w:t>FECHA:</w:t>
      </w:r>
      <w:r>
        <w:tab/>
        <w:t>Medellín,  Octubre    30   de   2009</w:t>
      </w:r>
    </w:p>
    <w:p w:rsidR="003959E4" w:rsidRDefault="003959E4" w:rsidP="003959E4">
      <w:r>
        <w:t>PARA:</w:t>
      </w:r>
      <w:r>
        <w:tab/>
      </w:r>
      <w:r>
        <w:tab/>
        <w:t>PLASTICOS DARMA S.A.</w:t>
      </w:r>
    </w:p>
    <w:p w:rsidR="003959E4" w:rsidRDefault="003959E4" w:rsidP="003959E4">
      <w:r>
        <w:t>ATENCIÓN:</w:t>
      </w:r>
      <w:r>
        <w:tab/>
        <w:t>Sr. Dario Jaramillo</w:t>
      </w:r>
    </w:p>
    <w:p w:rsidR="003959E4" w:rsidRDefault="003959E4" w:rsidP="003959E4">
      <w:r>
        <w:tab/>
      </w:r>
      <w:r>
        <w:tab/>
        <w:t>Gerente</w:t>
      </w:r>
    </w:p>
    <w:p w:rsidR="003959E4" w:rsidRDefault="003959E4" w:rsidP="003959E4"/>
    <w:p w:rsidR="003959E4" w:rsidRDefault="003959E4" w:rsidP="003959E4">
      <w:r>
        <w:t>Apreciado  Don Darío:</w:t>
      </w:r>
    </w:p>
    <w:p w:rsidR="003959E4" w:rsidRDefault="003959E4" w:rsidP="003959E4">
      <w:r>
        <w:t xml:space="preserve"> </w:t>
      </w:r>
    </w:p>
    <w:p w:rsidR="003959E4" w:rsidRDefault="003959E4" w:rsidP="003959E4">
      <w:r>
        <w:t>Con la presente estamos solicitando el siguiente Material :</w:t>
      </w:r>
    </w:p>
    <w:p w:rsidR="003959E4" w:rsidRDefault="003959E4" w:rsidP="003959E4"/>
    <w:p w:rsidR="003959E4" w:rsidRDefault="003959E4" w:rsidP="003959E4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3959E4" w:rsidRDefault="003959E4" w:rsidP="003959E4">
      <w:pPr>
        <w:rPr>
          <w:b/>
          <w:bCs/>
          <w:u w:val="single"/>
        </w:rPr>
      </w:pPr>
    </w:p>
    <w:p w:rsidR="003959E4" w:rsidRDefault="003959E4" w:rsidP="003959E4">
      <w:r>
        <w:t>MATERIAL:</w:t>
      </w:r>
      <w:r>
        <w:tab/>
      </w:r>
      <w:r>
        <w:tab/>
        <w:t>Polietileno Baja</w:t>
      </w:r>
      <w:r w:rsidR="00040819">
        <w:t xml:space="preserve"> Densidad Blanco LAMINA</w:t>
      </w:r>
    </w:p>
    <w:p w:rsidR="003959E4" w:rsidRDefault="003959E4" w:rsidP="003959E4">
      <w:r>
        <w:t>MEDIDA:</w:t>
      </w:r>
      <w:r>
        <w:tab/>
      </w:r>
      <w:r>
        <w:tab/>
      </w:r>
      <w:r w:rsidR="00040819">
        <w:rPr>
          <w:b/>
        </w:rPr>
        <w:t>64</w:t>
      </w:r>
      <w:r w:rsidRPr="007317E8">
        <w:rPr>
          <w:b/>
        </w:rPr>
        <w:t xml:space="preserve">    </w:t>
      </w:r>
      <w:r>
        <w:t>Cms.</w:t>
      </w:r>
    </w:p>
    <w:p w:rsidR="003959E4" w:rsidRDefault="003959E4" w:rsidP="003959E4">
      <w:pPr>
        <w:rPr>
          <w:b/>
          <w:bCs/>
        </w:rPr>
      </w:pPr>
      <w:r>
        <w:t>CALIBRE:</w:t>
      </w:r>
      <w:r>
        <w:tab/>
      </w:r>
      <w:r>
        <w:tab/>
      </w:r>
      <w:r w:rsidR="00040819">
        <w:rPr>
          <w:b/>
        </w:rPr>
        <w:t xml:space="preserve">2.0 </w:t>
      </w:r>
      <w:r w:rsidRPr="007317E8">
        <w:rPr>
          <w:b/>
        </w:rPr>
        <w:t xml:space="preserve"> </w:t>
      </w:r>
      <w:r w:rsidRPr="007317E8">
        <w:rPr>
          <w:b/>
          <w:bCs/>
        </w:rPr>
        <w:t xml:space="preserve"> ”</w:t>
      </w:r>
    </w:p>
    <w:p w:rsidR="003959E4" w:rsidRDefault="003959E4" w:rsidP="003959E4">
      <w:r>
        <w:t>COLOR:</w:t>
      </w:r>
      <w:r>
        <w:tab/>
      </w:r>
      <w:r>
        <w:tab/>
        <w:t>Blanco</w:t>
      </w:r>
    </w:p>
    <w:p w:rsidR="003959E4" w:rsidRPr="00874A16" w:rsidRDefault="003959E4" w:rsidP="003959E4">
      <w:r>
        <w:t>TRATADO:</w:t>
      </w:r>
      <w:r>
        <w:tab/>
      </w:r>
      <w:r>
        <w:tab/>
        <w:t>1  Cara.</w:t>
      </w:r>
    </w:p>
    <w:p w:rsidR="003959E4" w:rsidRDefault="0059753E" w:rsidP="003959E4">
      <w:pPr>
        <w:rPr>
          <w:b/>
          <w:bCs/>
        </w:rPr>
      </w:pPr>
      <w:r>
        <w:t>CANTIDAD:</w:t>
      </w:r>
      <w:r>
        <w:tab/>
      </w:r>
      <w:r>
        <w:tab/>
        <w:t>9</w:t>
      </w:r>
      <w:r w:rsidR="003959E4">
        <w:t>0  Kg.</w:t>
      </w:r>
      <w:r w:rsidR="003959E4">
        <w:rPr>
          <w:b/>
          <w:bCs/>
        </w:rPr>
        <w:tab/>
      </w:r>
    </w:p>
    <w:p w:rsidR="003959E4" w:rsidRDefault="00040819" w:rsidP="003959E4">
      <w:r>
        <w:t>COLORES:</w:t>
      </w:r>
      <w:r>
        <w:tab/>
      </w:r>
      <w:r>
        <w:tab/>
        <w:t xml:space="preserve">2 ( Verde  374 C  – Verde  356 C </w:t>
      </w:r>
      <w:r w:rsidR="003959E4">
        <w:t xml:space="preserve">  )   </w:t>
      </w:r>
    </w:p>
    <w:p w:rsidR="003959E4" w:rsidRDefault="00040819" w:rsidP="003959E4">
      <w:r>
        <w:t>CARAS:</w:t>
      </w:r>
      <w:r>
        <w:tab/>
      </w:r>
      <w:r>
        <w:tab/>
        <w:t xml:space="preserve">2 </w:t>
      </w:r>
    </w:p>
    <w:p w:rsidR="003959E4" w:rsidRDefault="002758B9" w:rsidP="003959E4">
      <w:r>
        <w:t>REPETICIÓN:</w:t>
      </w:r>
      <w:r>
        <w:tab/>
        <w:t>20</w:t>
      </w:r>
      <w:r w:rsidR="003959E4">
        <w:t xml:space="preserve">  Cms.</w:t>
      </w:r>
    </w:p>
    <w:p w:rsidR="003959E4" w:rsidRDefault="002758B9" w:rsidP="003959E4">
      <w:r>
        <w:t xml:space="preserve">RODILLO  :    </w:t>
      </w:r>
      <w:r>
        <w:tab/>
        <w:t>40</w:t>
      </w:r>
      <w:r w:rsidR="003959E4">
        <w:tab/>
      </w:r>
    </w:p>
    <w:p w:rsidR="003959E4" w:rsidRDefault="002758B9" w:rsidP="003959E4">
      <w:r>
        <w:t>BOLSA:</w:t>
      </w:r>
      <w:r>
        <w:tab/>
      </w:r>
      <w:r>
        <w:tab/>
        <w:t>20  x  32</w:t>
      </w:r>
      <w:r w:rsidR="003959E4">
        <w:t xml:space="preserve"> </w:t>
      </w:r>
      <w:r w:rsidR="00F36B53">
        <w:t xml:space="preserve">   </w:t>
      </w:r>
      <w:r w:rsidR="003959E4">
        <w:t xml:space="preserve"> cms</w:t>
      </w:r>
    </w:p>
    <w:p w:rsidR="003959E4" w:rsidRDefault="003959E4" w:rsidP="003959E4">
      <w:r>
        <w:t>SELLADO:</w:t>
      </w:r>
      <w:r>
        <w:tab/>
      </w:r>
      <w:r>
        <w:tab/>
        <w:t xml:space="preserve">Lateral </w:t>
      </w:r>
    </w:p>
    <w:p w:rsidR="003959E4" w:rsidRDefault="003959E4" w:rsidP="003959E4">
      <w:r>
        <w:t>REFERENCIA:</w:t>
      </w:r>
      <w:r>
        <w:tab/>
      </w:r>
      <w:r w:rsidR="004A09F4">
        <w:rPr>
          <w:b/>
        </w:rPr>
        <w:t>AGROGENESIS  2  KILOS</w:t>
      </w:r>
    </w:p>
    <w:p w:rsidR="003959E4" w:rsidRDefault="003959E4" w:rsidP="003959E4">
      <w:r>
        <w:tab/>
      </w:r>
      <w:r>
        <w:tab/>
      </w:r>
      <w:r>
        <w:tab/>
      </w:r>
    </w:p>
    <w:p w:rsidR="00DF7250" w:rsidRDefault="00DF7250" w:rsidP="003959E4"/>
    <w:p w:rsidR="003959E4" w:rsidRDefault="003959E4" w:rsidP="003959E4">
      <w:r>
        <w:rPr>
          <w:b/>
          <w:bCs/>
          <w:u w:val="single"/>
        </w:rPr>
        <w:t>NOTA</w:t>
      </w:r>
      <w:r>
        <w:t>:  - C</w:t>
      </w:r>
      <w:r w:rsidR="00302C96">
        <w:t>yreles   los  envía  Grafiflex.</w:t>
      </w:r>
    </w:p>
    <w:p w:rsidR="003959E4" w:rsidRPr="001B3E70" w:rsidRDefault="003959E4" w:rsidP="001B3E70">
      <w:pPr>
        <w:numPr>
          <w:ilvl w:val="0"/>
          <w:numId w:val="2"/>
        </w:numPr>
        <w:rPr>
          <w:b/>
          <w:u w:val="single"/>
        </w:rPr>
      </w:pPr>
      <w:r>
        <w:t>Colores y alt</w:t>
      </w:r>
      <w:r w:rsidR="001B3E70">
        <w:t>uras de impresión  según   Arte.</w:t>
      </w:r>
    </w:p>
    <w:p w:rsidR="003959E4" w:rsidRDefault="008E209F" w:rsidP="003959E4">
      <w:pPr>
        <w:numPr>
          <w:ilvl w:val="0"/>
          <w:numId w:val="2"/>
        </w:numPr>
        <w:rPr>
          <w:b/>
          <w:u w:val="single"/>
        </w:rPr>
      </w:pPr>
      <w:r>
        <w:rPr>
          <w:b/>
          <w:u w:val="single"/>
        </w:rPr>
        <w:t>Se envia   LAMINA  64  CM</w:t>
      </w:r>
    </w:p>
    <w:p w:rsidR="003959E4" w:rsidRPr="000E3688" w:rsidRDefault="003959E4" w:rsidP="003959E4">
      <w:pPr>
        <w:ind w:left="1500"/>
      </w:pPr>
    </w:p>
    <w:p w:rsidR="003959E4" w:rsidRPr="000E3688" w:rsidRDefault="003959E4" w:rsidP="003959E4">
      <w:pPr>
        <w:rPr>
          <w:b/>
        </w:rPr>
      </w:pPr>
    </w:p>
    <w:p w:rsidR="003959E4" w:rsidRPr="000E3688" w:rsidRDefault="003959E4" w:rsidP="003959E4">
      <w:pPr>
        <w:rPr>
          <w:b/>
        </w:rPr>
      </w:pPr>
    </w:p>
    <w:p w:rsidR="003959E4" w:rsidRDefault="003959E4" w:rsidP="003959E4">
      <w:r>
        <w:t>Agradezco la atención y colaboración prestada.</w:t>
      </w:r>
    </w:p>
    <w:p w:rsidR="003959E4" w:rsidRDefault="003959E4" w:rsidP="003959E4"/>
    <w:p w:rsidR="003959E4" w:rsidRDefault="003959E4" w:rsidP="003959E4"/>
    <w:p w:rsidR="003959E4" w:rsidRDefault="003959E4" w:rsidP="003959E4">
      <w:r>
        <w:t>Cordialmente,</w:t>
      </w:r>
    </w:p>
    <w:p w:rsidR="003959E4" w:rsidRDefault="003959E4" w:rsidP="003959E4"/>
    <w:p w:rsidR="003959E4" w:rsidRDefault="003959E4" w:rsidP="003959E4"/>
    <w:p w:rsidR="003959E4" w:rsidRDefault="003959E4" w:rsidP="003959E4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3959E4" w:rsidRDefault="003959E4" w:rsidP="003959E4">
      <w:r>
        <w:t>Director</w:t>
      </w:r>
    </w:p>
    <w:p w:rsidR="003959E4" w:rsidRDefault="003959E4" w:rsidP="002F4C3D"/>
    <w:p w:rsidR="003D00BF" w:rsidRDefault="003D00BF" w:rsidP="002F4C3D"/>
    <w:p w:rsidR="003D00BF" w:rsidRDefault="003D00BF" w:rsidP="002F4C3D"/>
    <w:p w:rsidR="003D00BF" w:rsidRDefault="00842DAD" w:rsidP="003D00BF">
      <w:pPr>
        <w:rPr>
          <w:b/>
          <w:bCs/>
          <w:sz w:val="20"/>
        </w:rPr>
      </w:pPr>
      <w:r>
        <w:rPr>
          <w:b/>
          <w:bCs/>
          <w:sz w:val="20"/>
        </w:rPr>
        <w:t>PLÁSTICOS UNION LTDA</w:t>
      </w:r>
    </w:p>
    <w:p w:rsidR="003D00BF" w:rsidRDefault="003D00BF" w:rsidP="003D00BF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3D00BF" w:rsidRDefault="003D00BF" w:rsidP="003D00BF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CALLE 76 N 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3D00BF" w:rsidRDefault="003D00BF" w:rsidP="003D00BF">
      <w:pPr>
        <w:rPr>
          <w:b/>
          <w:bCs/>
          <w:sz w:val="20"/>
        </w:rPr>
      </w:pPr>
      <w:r>
        <w:rPr>
          <w:b/>
          <w:bCs/>
          <w:sz w:val="20"/>
        </w:rPr>
        <w:t>TEL: 4 44 46 64   ITAGUI.</w:t>
      </w:r>
    </w:p>
    <w:p w:rsidR="003D00BF" w:rsidRDefault="003D00BF" w:rsidP="003D00BF">
      <w:pPr>
        <w:rPr>
          <w:b/>
          <w:bCs/>
          <w:sz w:val="20"/>
        </w:rPr>
      </w:pPr>
    </w:p>
    <w:p w:rsidR="003D00BF" w:rsidRDefault="003D00BF" w:rsidP="003D00BF">
      <w:pPr>
        <w:rPr>
          <w:b/>
        </w:rPr>
      </w:pPr>
    </w:p>
    <w:p w:rsidR="003D00BF" w:rsidRDefault="003D00BF" w:rsidP="003D00BF">
      <w:pPr>
        <w:pStyle w:val="Ttulo1"/>
      </w:pPr>
      <w:r>
        <w:t>ORDEN DE TRABAJO    N°      05585</w:t>
      </w:r>
    </w:p>
    <w:p w:rsidR="003D00BF" w:rsidRDefault="003D00BF" w:rsidP="003D00BF"/>
    <w:p w:rsidR="003D00BF" w:rsidRDefault="003D00BF" w:rsidP="003D00BF">
      <w:r>
        <w:t>FECHA:</w:t>
      </w:r>
      <w:r>
        <w:tab/>
        <w:t>Medellín,  Octubre    30   de   2009</w:t>
      </w:r>
    </w:p>
    <w:p w:rsidR="003D00BF" w:rsidRDefault="003D00BF" w:rsidP="003D00BF">
      <w:r>
        <w:t>PARA:</w:t>
      </w:r>
      <w:r>
        <w:tab/>
      </w:r>
      <w:r>
        <w:tab/>
        <w:t>PLASTICOS DARMA S.A.</w:t>
      </w:r>
    </w:p>
    <w:p w:rsidR="003D00BF" w:rsidRDefault="003D00BF" w:rsidP="003D00BF">
      <w:r>
        <w:t>ATENCIÓN:</w:t>
      </w:r>
      <w:r>
        <w:tab/>
        <w:t>Sr. Dario Jaramillo</w:t>
      </w:r>
    </w:p>
    <w:p w:rsidR="003D00BF" w:rsidRDefault="003D00BF" w:rsidP="003D00BF">
      <w:r>
        <w:tab/>
      </w:r>
      <w:r>
        <w:tab/>
        <w:t>Gerente</w:t>
      </w:r>
    </w:p>
    <w:p w:rsidR="003D00BF" w:rsidRDefault="003D00BF" w:rsidP="003D00BF"/>
    <w:p w:rsidR="003D00BF" w:rsidRDefault="003D00BF" w:rsidP="003D00BF">
      <w:r>
        <w:t>Apreciado  Don Darío:</w:t>
      </w:r>
    </w:p>
    <w:p w:rsidR="003D00BF" w:rsidRDefault="003D00BF" w:rsidP="003D00BF">
      <w:r>
        <w:t xml:space="preserve"> </w:t>
      </w:r>
    </w:p>
    <w:p w:rsidR="003D00BF" w:rsidRDefault="003D00BF" w:rsidP="003D00BF">
      <w:r>
        <w:t>Con la presente estamos solicitando el siguiente Material :</w:t>
      </w:r>
    </w:p>
    <w:p w:rsidR="003D00BF" w:rsidRDefault="003D00BF" w:rsidP="003D00BF"/>
    <w:p w:rsidR="003D00BF" w:rsidRDefault="003D00BF" w:rsidP="003D00BF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3D00BF" w:rsidRDefault="003D00BF" w:rsidP="003D00BF">
      <w:pPr>
        <w:rPr>
          <w:b/>
          <w:bCs/>
          <w:u w:val="single"/>
        </w:rPr>
      </w:pPr>
    </w:p>
    <w:p w:rsidR="003D00BF" w:rsidRDefault="003D00BF" w:rsidP="003D00BF">
      <w:r>
        <w:t>MATERIAL:</w:t>
      </w:r>
      <w:r>
        <w:tab/>
      </w:r>
      <w:r>
        <w:tab/>
        <w:t>Polietileno Baja Densidad Blanco LAMINA</w:t>
      </w:r>
    </w:p>
    <w:p w:rsidR="003D00BF" w:rsidRDefault="003D00BF" w:rsidP="003D00BF">
      <w:r>
        <w:t>MEDIDA:</w:t>
      </w:r>
      <w:r>
        <w:tab/>
      </w:r>
      <w:r>
        <w:tab/>
      </w:r>
      <w:r>
        <w:rPr>
          <w:b/>
        </w:rPr>
        <w:t>54</w:t>
      </w:r>
      <w:r w:rsidRPr="007317E8">
        <w:rPr>
          <w:b/>
        </w:rPr>
        <w:t xml:space="preserve">    </w:t>
      </w:r>
      <w:r>
        <w:t>Cms.</w:t>
      </w:r>
    </w:p>
    <w:p w:rsidR="003D00BF" w:rsidRDefault="003D00BF" w:rsidP="003D00BF">
      <w:pPr>
        <w:rPr>
          <w:b/>
          <w:bCs/>
        </w:rPr>
      </w:pPr>
      <w:r>
        <w:t>CALIBRE:</w:t>
      </w:r>
      <w:r>
        <w:tab/>
      </w:r>
      <w:r>
        <w:tab/>
      </w:r>
      <w:r w:rsidR="00842DAD">
        <w:rPr>
          <w:b/>
        </w:rPr>
        <w:t>1.5</w:t>
      </w:r>
      <w:r>
        <w:rPr>
          <w:b/>
        </w:rPr>
        <w:t xml:space="preserve"> </w:t>
      </w:r>
      <w:r w:rsidRPr="007317E8">
        <w:rPr>
          <w:b/>
        </w:rPr>
        <w:t xml:space="preserve"> </w:t>
      </w:r>
      <w:r w:rsidRPr="007317E8">
        <w:rPr>
          <w:b/>
          <w:bCs/>
        </w:rPr>
        <w:t xml:space="preserve"> ”</w:t>
      </w:r>
    </w:p>
    <w:p w:rsidR="003D00BF" w:rsidRDefault="003D00BF" w:rsidP="003D00BF">
      <w:r>
        <w:t>COLOR:</w:t>
      </w:r>
      <w:r>
        <w:tab/>
      </w:r>
      <w:r>
        <w:tab/>
        <w:t>Blanco</w:t>
      </w:r>
    </w:p>
    <w:p w:rsidR="003D00BF" w:rsidRPr="00874A16" w:rsidRDefault="003D00BF" w:rsidP="003D00BF">
      <w:r>
        <w:t>TRATADO:</w:t>
      </w:r>
      <w:r>
        <w:tab/>
      </w:r>
      <w:r>
        <w:tab/>
        <w:t>1  Cara.</w:t>
      </w:r>
    </w:p>
    <w:p w:rsidR="003D00BF" w:rsidRDefault="003D00BF" w:rsidP="003D00BF">
      <w:pPr>
        <w:rPr>
          <w:b/>
          <w:bCs/>
        </w:rPr>
      </w:pPr>
      <w:r>
        <w:t>CANTIDAD:</w:t>
      </w:r>
      <w:r>
        <w:tab/>
      </w:r>
      <w:r>
        <w:tab/>
        <w:t>90  Kg.</w:t>
      </w:r>
      <w:r>
        <w:rPr>
          <w:b/>
          <w:bCs/>
        </w:rPr>
        <w:tab/>
      </w:r>
    </w:p>
    <w:p w:rsidR="003D00BF" w:rsidRDefault="003D00BF" w:rsidP="003D00BF">
      <w:r>
        <w:t>COLORES:</w:t>
      </w:r>
      <w:r>
        <w:tab/>
      </w:r>
      <w:r>
        <w:tab/>
        <w:t xml:space="preserve">2 ( Verde  374 C  – Verde  356 C   )   </w:t>
      </w:r>
    </w:p>
    <w:p w:rsidR="003D00BF" w:rsidRDefault="003D00BF" w:rsidP="003D00BF">
      <w:r>
        <w:t>CARAS:</w:t>
      </w:r>
      <w:r>
        <w:tab/>
      </w:r>
      <w:r>
        <w:tab/>
        <w:t xml:space="preserve">2 </w:t>
      </w:r>
    </w:p>
    <w:p w:rsidR="003D00BF" w:rsidRDefault="00842DAD" w:rsidP="003D00BF">
      <w:r>
        <w:t>REPETICIÓN:</w:t>
      </w:r>
      <w:r>
        <w:tab/>
        <w:t>18</w:t>
      </w:r>
      <w:r w:rsidR="003D00BF">
        <w:t xml:space="preserve">  Cms.</w:t>
      </w:r>
    </w:p>
    <w:p w:rsidR="003D00BF" w:rsidRDefault="00842DAD" w:rsidP="003D00BF">
      <w:r>
        <w:t xml:space="preserve">RODILLO  :    </w:t>
      </w:r>
      <w:r>
        <w:tab/>
        <w:t>36</w:t>
      </w:r>
      <w:r w:rsidR="003D00BF">
        <w:tab/>
      </w:r>
    </w:p>
    <w:p w:rsidR="003D00BF" w:rsidRDefault="00842DAD" w:rsidP="003D00BF">
      <w:r>
        <w:t>BOLSA:</w:t>
      </w:r>
      <w:r>
        <w:tab/>
      </w:r>
      <w:r>
        <w:tab/>
        <w:t>18</w:t>
      </w:r>
      <w:r w:rsidR="003D00BF">
        <w:t xml:space="preserve">  x  </w:t>
      </w:r>
      <w:r>
        <w:t>27</w:t>
      </w:r>
      <w:r w:rsidR="003D00BF">
        <w:t xml:space="preserve">     cms</w:t>
      </w:r>
    </w:p>
    <w:p w:rsidR="003D00BF" w:rsidRDefault="003D00BF" w:rsidP="003D00BF">
      <w:r>
        <w:t>SELLADO:</w:t>
      </w:r>
      <w:r>
        <w:tab/>
      </w:r>
      <w:r>
        <w:tab/>
        <w:t xml:space="preserve">Lateral </w:t>
      </w:r>
    </w:p>
    <w:p w:rsidR="003D00BF" w:rsidRDefault="003D00BF" w:rsidP="003D00BF">
      <w:r>
        <w:t>REFERENCIA:</w:t>
      </w:r>
      <w:r>
        <w:tab/>
      </w:r>
      <w:r w:rsidR="00604E06">
        <w:rPr>
          <w:b/>
        </w:rPr>
        <w:t>AGROGENESIS   1</w:t>
      </w:r>
      <w:r>
        <w:rPr>
          <w:b/>
        </w:rPr>
        <w:t xml:space="preserve">  KILO</w:t>
      </w:r>
    </w:p>
    <w:p w:rsidR="003D00BF" w:rsidRDefault="003D00BF" w:rsidP="003D00BF">
      <w:r>
        <w:tab/>
      </w:r>
      <w:r>
        <w:tab/>
      </w:r>
      <w:r>
        <w:tab/>
      </w:r>
    </w:p>
    <w:p w:rsidR="003D00BF" w:rsidRDefault="003D00BF" w:rsidP="003D00BF"/>
    <w:p w:rsidR="003D00BF" w:rsidRDefault="003D00BF" w:rsidP="003D00BF">
      <w:r>
        <w:rPr>
          <w:b/>
          <w:bCs/>
          <w:u w:val="single"/>
        </w:rPr>
        <w:t>NOTA</w:t>
      </w:r>
      <w:r>
        <w:t>:  - C</w:t>
      </w:r>
      <w:r w:rsidR="00302C96">
        <w:t>yreles  los  envía  Grafiflex.</w:t>
      </w:r>
    </w:p>
    <w:p w:rsidR="003D00BF" w:rsidRPr="001B3E70" w:rsidRDefault="003D00BF" w:rsidP="003D00BF">
      <w:pPr>
        <w:numPr>
          <w:ilvl w:val="0"/>
          <w:numId w:val="2"/>
        </w:numPr>
        <w:rPr>
          <w:b/>
          <w:u w:val="single"/>
        </w:rPr>
      </w:pPr>
      <w:r>
        <w:t>Colores y alturas de impresión  según   Arte.</w:t>
      </w:r>
    </w:p>
    <w:p w:rsidR="003D00BF" w:rsidRDefault="00302C96" w:rsidP="003D00BF">
      <w:pPr>
        <w:numPr>
          <w:ilvl w:val="0"/>
          <w:numId w:val="2"/>
        </w:numPr>
        <w:rPr>
          <w:b/>
          <w:u w:val="single"/>
        </w:rPr>
      </w:pPr>
      <w:r>
        <w:rPr>
          <w:b/>
          <w:u w:val="single"/>
        </w:rPr>
        <w:t>Se envia   LAMINA  5</w:t>
      </w:r>
      <w:r w:rsidR="003D00BF">
        <w:rPr>
          <w:b/>
          <w:u w:val="single"/>
        </w:rPr>
        <w:t>4  CM</w:t>
      </w:r>
    </w:p>
    <w:p w:rsidR="003D00BF" w:rsidRPr="000E3688" w:rsidRDefault="003D00BF" w:rsidP="003D00BF">
      <w:pPr>
        <w:ind w:left="1500"/>
      </w:pPr>
    </w:p>
    <w:p w:rsidR="003D00BF" w:rsidRPr="000E3688" w:rsidRDefault="003D00BF" w:rsidP="003D00BF">
      <w:pPr>
        <w:rPr>
          <w:b/>
        </w:rPr>
      </w:pPr>
    </w:p>
    <w:p w:rsidR="003D00BF" w:rsidRPr="000E3688" w:rsidRDefault="003D00BF" w:rsidP="003D00BF">
      <w:pPr>
        <w:rPr>
          <w:b/>
        </w:rPr>
      </w:pPr>
    </w:p>
    <w:p w:rsidR="003D00BF" w:rsidRDefault="003D00BF" w:rsidP="003D00BF">
      <w:r>
        <w:t>Agradezco la atención y colaboración prestada.</w:t>
      </w:r>
    </w:p>
    <w:p w:rsidR="003D00BF" w:rsidRDefault="003D00BF" w:rsidP="003D00BF"/>
    <w:p w:rsidR="003D00BF" w:rsidRDefault="003D00BF" w:rsidP="003D00BF"/>
    <w:p w:rsidR="003D00BF" w:rsidRDefault="003D00BF" w:rsidP="003D00BF">
      <w:r>
        <w:t>Cordialmente,</w:t>
      </w:r>
    </w:p>
    <w:p w:rsidR="003D00BF" w:rsidRDefault="003D00BF" w:rsidP="003D00BF"/>
    <w:p w:rsidR="003D00BF" w:rsidRDefault="003D00BF" w:rsidP="003D00BF"/>
    <w:p w:rsidR="003D00BF" w:rsidRDefault="003D00BF" w:rsidP="003D00BF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3D00BF" w:rsidRDefault="003D00BF" w:rsidP="003D00BF">
      <w:r>
        <w:t>Director</w:t>
      </w:r>
    </w:p>
    <w:p w:rsidR="003D00BF" w:rsidRDefault="003D00BF" w:rsidP="002F4C3D"/>
    <w:p w:rsidR="008359F5" w:rsidRDefault="008359F5" w:rsidP="002F4C3D"/>
    <w:p w:rsidR="008359F5" w:rsidRDefault="008359F5" w:rsidP="002F4C3D"/>
    <w:p w:rsidR="008359F5" w:rsidRDefault="008359F5" w:rsidP="008359F5">
      <w:pPr>
        <w:rPr>
          <w:b/>
          <w:bCs/>
          <w:sz w:val="20"/>
        </w:rPr>
      </w:pPr>
      <w:r>
        <w:rPr>
          <w:b/>
          <w:bCs/>
          <w:sz w:val="20"/>
        </w:rPr>
        <w:t>PLÁSTICOS UNION LTDA</w:t>
      </w:r>
    </w:p>
    <w:p w:rsidR="008359F5" w:rsidRDefault="008359F5" w:rsidP="008359F5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8359F5" w:rsidRDefault="008359F5" w:rsidP="008359F5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CALLE 76 N 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8359F5" w:rsidRDefault="008359F5" w:rsidP="008359F5">
      <w:pPr>
        <w:rPr>
          <w:b/>
          <w:bCs/>
          <w:sz w:val="20"/>
        </w:rPr>
      </w:pPr>
      <w:r>
        <w:rPr>
          <w:b/>
          <w:bCs/>
          <w:sz w:val="20"/>
        </w:rPr>
        <w:t>TEL: 4 44 46 64   ITAGUI.</w:t>
      </w:r>
    </w:p>
    <w:p w:rsidR="008359F5" w:rsidRDefault="008359F5" w:rsidP="008359F5">
      <w:pPr>
        <w:rPr>
          <w:b/>
          <w:bCs/>
          <w:sz w:val="20"/>
        </w:rPr>
      </w:pPr>
    </w:p>
    <w:p w:rsidR="008359F5" w:rsidRDefault="008359F5" w:rsidP="008359F5">
      <w:pPr>
        <w:rPr>
          <w:b/>
        </w:rPr>
      </w:pPr>
    </w:p>
    <w:p w:rsidR="008359F5" w:rsidRDefault="008359F5" w:rsidP="008359F5">
      <w:pPr>
        <w:pStyle w:val="Ttulo1"/>
      </w:pPr>
      <w:r>
        <w:t>ORDEN DE TRABAJO    N°      05565</w:t>
      </w:r>
    </w:p>
    <w:p w:rsidR="008359F5" w:rsidRDefault="008359F5" w:rsidP="008359F5"/>
    <w:p w:rsidR="008359F5" w:rsidRDefault="008359F5" w:rsidP="008359F5">
      <w:r>
        <w:t>FECHA:</w:t>
      </w:r>
      <w:r>
        <w:tab/>
        <w:t>Medellín,  Octubre    30   de   2009</w:t>
      </w:r>
    </w:p>
    <w:p w:rsidR="008359F5" w:rsidRDefault="008359F5" w:rsidP="008359F5">
      <w:r>
        <w:t>PARA:</w:t>
      </w:r>
      <w:r>
        <w:tab/>
      </w:r>
      <w:r>
        <w:tab/>
        <w:t>PLASTICOS DARMA S.A.</w:t>
      </w:r>
    </w:p>
    <w:p w:rsidR="008359F5" w:rsidRDefault="008359F5" w:rsidP="008359F5">
      <w:r>
        <w:t>ATENCIÓN:</w:t>
      </w:r>
      <w:r>
        <w:tab/>
        <w:t>Sr. Dario Jaramillo</w:t>
      </w:r>
    </w:p>
    <w:p w:rsidR="008359F5" w:rsidRDefault="008359F5" w:rsidP="008359F5">
      <w:r>
        <w:tab/>
      </w:r>
      <w:r>
        <w:tab/>
        <w:t>Gerente</w:t>
      </w:r>
    </w:p>
    <w:p w:rsidR="008359F5" w:rsidRDefault="008359F5" w:rsidP="008359F5"/>
    <w:p w:rsidR="008359F5" w:rsidRDefault="008359F5" w:rsidP="008359F5">
      <w:r>
        <w:t>Apreciado  Don Darío:</w:t>
      </w:r>
    </w:p>
    <w:p w:rsidR="008359F5" w:rsidRDefault="008359F5" w:rsidP="008359F5">
      <w:r>
        <w:t xml:space="preserve"> </w:t>
      </w:r>
    </w:p>
    <w:p w:rsidR="008359F5" w:rsidRDefault="008359F5" w:rsidP="008359F5">
      <w:r>
        <w:t>Con la presente estamos solicitando el siguiente Material :</w:t>
      </w:r>
    </w:p>
    <w:p w:rsidR="008359F5" w:rsidRDefault="008359F5" w:rsidP="008359F5"/>
    <w:p w:rsidR="008359F5" w:rsidRDefault="008359F5" w:rsidP="008359F5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8359F5" w:rsidRDefault="008359F5" w:rsidP="008359F5">
      <w:pPr>
        <w:rPr>
          <w:b/>
          <w:bCs/>
          <w:u w:val="single"/>
        </w:rPr>
      </w:pPr>
    </w:p>
    <w:p w:rsidR="008359F5" w:rsidRDefault="008359F5" w:rsidP="008359F5">
      <w:r>
        <w:t>MATERIAL:</w:t>
      </w:r>
      <w:r>
        <w:tab/>
      </w:r>
      <w:r>
        <w:tab/>
        <w:t>Polietileno Baja</w:t>
      </w:r>
      <w:r w:rsidR="005F5AD2">
        <w:t xml:space="preserve"> Densidad Blanco  TUBULAR</w:t>
      </w:r>
    </w:p>
    <w:p w:rsidR="008359F5" w:rsidRDefault="008359F5" w:rsidP="008359F5">
      <w:r>
        <w:t>MEDIDA:</w:t>
      </w:r>
      <w:r>
        <w:tab/>
      </w:r>
      <w:r>
        <w:tab/>
      </w:r>
      <w:r w:rsidR="005F5AD2">
        <w:rPr>
          <w:b/>
        </w:rPr>
        <w:t>40 + 5 + 5</w:t>
      </w:r>
      <w:r w:rsidRPr="007317E8">
        <w:rPr>
          <w:b/>
        </w:rPr>
        <w:t xml:space="preserve">    </w:t>
      </w:r>
      <w:r>
        <w:t>Cms.</w:t>
      </w:r>
    </w:p>
    <w:p w:rsidR="008359F5" w:rsidRDefault="008359F5" w:rsidP="008359F5">
      <w:pPr>
        <w:rPr>
          <w:b/>
          <w:bCs/>
        </w:rPr>
      </w:pPr>
      <w:r>
        <w:t>CALIBRE:</w:t>
      </w:r>
      <w:r>
        <w:tab/>
      </w:r>
      <w:r>
        <w:tab/>
      </w:r>
      <w:r w:rsidR="00503AC9">
        <w:rPr>
          <w:b/>
        </w:rPr>
        <w:t>2.9</w:t>
      </w:r>
      <w:r>
        <w:rPr>
          <w:b/>
        </w:rPr>
        <w:t xml:space="preserve"> </w:t>
      </w:r>
      <w:r w:rsidRPr="007317E8">
        <w:rPr>
          <w:b/>
        </w:rPr>
        <w:t xml:space="preserve"> </w:t>
      </w:r>
      <w:r w:rsidRPr="007317E8">
        <w:rPr>
          <w:b/>
          <w:bCs/>
        </w:rPr>
        <w:t xml:space="preserve"> ”</w:t>
      </w:r>
    </w:p>
    <w:p w:rsidR="008359F5" w:rsidRDefault="008359F5" w:rsidP="008359F5">
      <w:r>
        <w:t>COLOR:</w:t>
      </w:r>
      <w:r>
        <w:tab/>
      </w:r>
      <w:r>
        <w:tab/>
        <w:t>Blanco</w:t>
      </w:r>
    </w:p>
    <w:p w:rsidR="008359F5" w:rsidRPr="00874A16" w:rsidRDefault="00AF65EB" w:rsidP="008359F5">
      <w:r>
        <w:t>TRATADO:</w:t>
      </w:r>
      <w:r>
        <w:tab/>
      </w:r>
      <w:r>
        <w:tab/>
        <w:t>2</w:t>
      </w:r>
      <w:r w:rsidR="008359F5">
        <w:t xml:space="preserve">  Cara</w:t>
      </w:r>
      <w:r>
        <w:t>s</w:t>
      </w:r>
      <w:r w:rsidR="008359F5">
        <w:t>.</w:t>
      </w:r>
    </w:p>
    <w:p w:rsidR="008359F5" w:rsidRDefault="00AF65EB" w:rsidP="008359F5">
      <w:pPr>
        <w:rPr>
          <w:b/>
          <w:bCs/>
        </w:rPr>
      </w:pPr>
      <w:r>
        <w:t>CANTIDAD:</w:t>
      </w:r>
      <w:r>
        <w:tab/>
      </w:r>
      <w:r>
        <w:tab/>
        <w:t xml:space="preserve">1.000 </w:t>
      </w:r>
      <w:r w:rsidR="008359F5">
        <w:t xml:space="preserve">  Kg.</w:t>
      </w:r>
      <w:r w:rsidR="008359F5">
        <w:rPr>
          <w:b/>
          <w:bCs/>
        </w:rPr>
        <w:tab/>
      </w:r>
    </w:p>
    <w:p w:rsidR="008359F5" w:rsidRDefault="008359F5" w:rsidP="008359F5">
      <w:r>
        <w:t>COLORES:</w:t>
      </w:r>
      <w:r>
        <w:tab/>
      </w:r>
      <w:r>
        <w:tab/>
        <w:t>2</w:t>
      </w:r>
      <w:r w:rsidR="00673C1C">
        <w:t xml:space="preserve"> ( Negro - Dorado</w:t>
      </w:r>
      <w:r>
        <w:t xml:space="preserve">   )   </w:t>
      </w:r>
    </w:p>
    <w:p w:rsidR="008359F5" w:rsidRDefault="008359F5" w:rsidP="008359F5">
      <w:r>
        <w:t>CARAS:</w:t>
      </w:r>
      <w:r>
        <w:tab/>
      </w:r>
      <w:r>
        <w:tab/>
        <w:t xml:space="preserve">2 </w:t>
      </w:r>
    </w:p>
    <w:p w:rsidR="008359F5" w:rsidRDefault="00205DA5" w:rsidP="008359F5">
      <w:r>
        <w:t>REPETICIÓN:</w:t>
      </w:r>
      <w:r>
        <w:tab/>
        <w:t>50</w:t>
      </w:r>
      <w:r w:rsidR="008359F5">
        <w:t xml:space="preserve">  Cms.</w:t>
      </w:r>
    </w:p>
    <w:p w:rsidR="008359F5" w:rsidRDefault="00205DA5" w:rsidP="008359F5">
      <w:r>
        <w:t xml:space="preserve">RODILLO  :    </w:t>
      </w:r>
      <w:r>
        <w:tab/>
        <w:t>50</w:t>
      </w:r>
      <w:r w:rsidR="008359F5">
        <w:tab/>
      </w:r>
    </w:p>
    <w:p w:rsidR="008359F5" w:rsidRDefault="00205DA5" w:rsidP="008359F5">
      <w:r>
        <w:t>BOLSA:</w:t>
      </w:r>
      <w:r>
        <w:tab/>
      </w:r>
      <w:r>
        <w:tab/>
        <w:t xml:space="preserve">40 + 5 + 5 </w:t>
      </w:r>
      <w:r w:rsidR="008359F5">
        <w:t xml:space="preserve">  x  </w:t>
      </w:r>
      <w:r>
        <w:t>50</w:t>
      </w:r>
      <w:r w:rsidR="008359F5">
        <w:t xml:space="preserve">     cms</w:t>
      </w:r>
      <w:r>
        <w:t xml:space="preserve">      Con troquel Riñon.</w:t>
      </w:r>
    </w:p>
    <w:p w:rsidR="008359F5" w:rsidRDefault="008359F5" w:rsidP="008359F5">
      <w:r>
        <w:t>SELLADO:</w:t>
      </w:r>
      <w:r>
        <w:tab/>
      </w:r>
      <w:r>
        <w:tab/>
      </w:r>
      <w:r w:rsidR="00205DA5">
        <w:t>Fondo</w:t>
      </w:r>
    </w:p>
    <w:p w:rsidR="008359F5" w:rsidRDefault="008359F5" w:rsidP="008359F5">
      <w:r>
        <w:t>REFERENCIA:</w:t>
      </w:r>
      <w:r>
        <w:tab/>
      </w:r>
      <w:r w:rsidR="00205DA5">
        <w:rPr>
          <w:b/>
        </w:rPr>
        <w:t>IBERIA   GRANDE</w:t>
      </w:r>
    </w:p>
    <w:p w:rsidR="008359F5" w:rsidRDefault="008359F5" w:rsidP="008359F5">
      <w:r>
        <w:tab/>
      </w:r>
      <w:r>
        <w:tab/>
      </w:r>
      <w:r>
        <w:tab/>
      </w:r>
    </w:p>
    <w:p w:rsidR="008359F5" w:rsidRDefault="008359F5" w:rsidP="008359F5"/>
    <w:p w:rsidR="008359F5" w:rsidRDefault="008359F5" w:rsidP="008359F5">
      <w:r>
        <w:rPr>
          <w:b/>
          <w:bCs/>
          <w:u w:val="single"/>
        </w:rPr>
        <w:t>NOTA</w:t>
      </w:r>
      <w:r>
        <w:t>:  - Cyreles  los  envía  Grafiflex.</w:t>
      </w:r>
    </w:p>
    <w:p w:rsidR="008359F5" w:rsidRPr="001B3E70" w:rsidRDefault="008359F5" w:rsidP="008359F5">
      <w:pPr>
        <w:numPr>
          <w:ilvl w:val="0"/>
          <w:numId w:val="2"/>
        </w:numPr>
        <w:rPr>
          <w:b/>
          <w:u w:val="single"/>
        </w:rPr>
      </w:pPr>
      <w:r>
        <w:t xml:space="preserve">Colores y alturas de impresión </w:t>
      </w:r>
      <w:r w:rsidR="0085389E">
        <w:t xml:space="preserve"> según    Muestra.</w:t>
      </w:r>
    </w:p>
    <w:p w:rsidR="008359F5" w:rsidRDefault="0085389E" w:rsidP="008359F5">
      <w:pPr>
        <w:numPr>
          <w:ilvl w:val="0"/>
          <w:numId w:val="2"/>
        </w:numPr>
        <w:rPr>
          <w:b/>
          <w:u w:val="single"/>
        </w:rPr>
      </w:pPr>
      <w:r>
        <w:rPr>
          <w:b/>
          <w:u w:val="single"/>
        </w:rPr>
        <w:t xml:space="preserve">SE  APRUEBA  </w:t>
      </w:r>
      <w:r w:rsidR="00E51250">
        <w:rPr>
          <w:b/>
          <w:u w:val="single"/>
        </w:rPr>
        <w:t>IMPRESIÓN.</w:t>
      </w:r>
    </w:p>
    <w:p w:rsidR="008359F5" w:rsidRPr="000E3688" w:rsidRDefault="008359F5" w:rsidP="008359F5">
      <w:pPr>
        <w:ind w:left="1500"/>
      </w:pPr>
    </w:p>
    <w:p w:rsidR="008359F5" w:rsidRPr="000E3688" w:rsidRDefault="008359F5" w:rsidP="008359F5">
      <w:pPr>
        <w:rPr>
          <w:b/>
        </w:rPr>
      </w:pPr>
    </w:p>
    <w:p w:rsidR="008359F5" w:rsidRPr="000E3688" w:rsidRDefault="008359F5" w:rsidP="008359F5">
      <w:pPr>
        <w:rPr>
          <w:b/>
        </w:rPr>
      </w:pPr>
    </w:p>
    <w:p w:rsidR="008359F5" w:rsidRDefault="008359F5" w:rsidP="008359F5">
      <w:r>
        <w:t>Agradezco la atención y colaboración prestada.</w:t>
      </w:r>
    </w:p>
    <w:p w:rsidR="008359F5" w:rsidRDefault="008359F5" w:rsidP="008359F5"/>
    <w:p w:rsidR="008359F5" w:rsidRDefault="008359F5" w:rsidP="008359F5"/>
    <w:p w:rsidR="008359F5" w:rsidRDefault="008359F5" w:rsidP="008359F5">
      <w:r>
        <w:t>Cordialmente,</w:t>
      </w:r>
    </w:p>
    <w:p w:rsidR="008359F5" w:rsidRDefault="008359F5" w:rsidP="008359F5"/>
    <w:p w:rsidR="008359F5" w:rsidRDefault="008359F5" w:rsidP="008359F5"/>
    <w:p w:rsidR="008359F5" w:rsidRDefault="008359F5" w:rsidP="008359F5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8359F5" w:rsidRDefault="008359F5" w:rsidP="008359F5">
      <w:r>
        <w:t>Director</w:t>
      </w:r>
    </w:p>
    <w:p w:rsidR="008359F5" w:rsidRDefault="008359F5" w:rsidP="008359F5"/>
    <w:p w:rsidR="008359F5" w:rsidRDefault="008359F5" w:rsidP="002F4C3D"/>
    <w:p w:rsidR="00F601DE" w:rsidRDefault="00F601DE" w:rsidP="002F4C3D"/>
    <w:p w:rsidR="00F601DE" w:rsidRDefault="00F601DE" w:rsidP="00F601DE"/>
    <w:p w:rsidR="00F601DE" w:rsidRDefault="00F601DE" w:rsidP="00F601DE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F601DE" w:rsidRDefault="00F601DE" w:rsidP="00F601DE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NIT: 811.040.799-9</w:t>
      </w:r>
    </w:p>
    <w:p w:rsidR="00F601DE" w:rsidRDefault="00F601DE" w:rsidP="00F601DE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F601DE" w:rsidRDefault="00F601DE" w:rsidP="00F601DE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F601DE" w:rsidRDefault="00F601DE" w:rsidP="00F601DE"/>
    <w:p w:rsidR="00F601DE" w:rsidRDefault="00F601DE" w:rsidP="00F601DE">
      <w:pPr>
        <w:pStyle w:val="Ttulo1"/>
      </w:pPr>
      <w:r>
        <w:t>ORDEN DE TRABAJO    N°     05572</w:t>
      </w:r>
    </w:p>
    <w:p w:rsidR="00F601DE" w:rsidRDefault="00F601DE" w:rsidP="00F601DE"/>
    <w:p w:rsidR="00F601DE" w:rsidRDefault="00F601DE" w:rsidP="00F601DE">
      <w:r>
        <w:t>FECHA:</w:t>
      </w:r>
      <w:r>
        <w:tab/>
        <w:t>Medellín, Noviembre  03   de 2009</w:t>
      </w:r>
    </w:p>
    <w:p w:rsidR="00F601DE" w:rsidRDefault="00F601DE" w:rsidP="00F601DE">
      <w:r>
        <w:t>PARA:</w:t>
      </w:r>
      <w:r>
        <w:tab/>
      </w:r>
      <w:r>
        <w:tab/>
        <w:t>PLÁSTICOS DARMA</w:t>
      </w:r>
    </w:p>
    <w:p w:rsidR="00F601DE" w:rsidRDefault="00F601DE" w:rsidP="00F601DE">
      <w:r>
        <w:t>ATENCIÓN:</w:t>
      </w:r>
      <w:r>
        <w:tab/>
        <w:t>Sr. Darío Jaramillo</w:t>
      </w:r>
    </w:p>
    <w:p w:rsidR="00F601DE" w:rsidRDefault="00F601DE" w:rsidP="00F601DE">
      <w:r>
        <w:tab/>
      </w:r>
      <w:r>
        <w:tab/>
        <w:t>Gerente.</w:t>
      </w:r>
    </w:p>
    <w:p w:rsidR="00F601DE" w:rsidRDefault="00F601DE" w:rsidP="00F601DE"/>
    <w:p w:rsidR="00F601DE" w:rsidRDefault="00F601DE" w:rsidP="00F601DE">
      <w:r>
        <w:t>Apreciado Don Darío :</w:t>
      </w:r>
    </w:p>
    <w:p w:rsidR="00F601DE" w:rsidRDefault="00F601DE" w:rsidP="00F601DE">
      <w:r>
        <w:t xml:space="preserve"> </w:t>
      </w:r>
    </w:p>
    <w:p w:rsidR="00F601DE" w:rsidRPr="006206D4" w:rsidRDefault="00F601DE" w:rsidP="00F601DE">
      <w:pPr>
        <w:rPr>
          <w:b/>
          <w:u w:val="single"/>
        </w:rPr>
      </w:pPr>
      <w:r>
        <w:t xml:space="preserve">Con la presente estamos solicitando el siguiente servicio de  </w:t>
      </w:r>
      <w:r w:rsidRPr="006206D4">
        <w:rPr>
          <w:b/>
          <w:u w:val="single"/>
        </w:rPr>
        <w:t>IMPRESION:</w:t>
      </w:r>
    </w:p>
    <w:p w:rsidR="00F601DE" w:rsidRDefault="00F601DE" w:rsidP="00F601DE">
      <w:pPr>
        <w:rPr>
          <w:b/>
          <w:bCs/>
          <w:u w:val="single"/>
        </w:rPr>
      </w:pPr>
    </w:p>
    <w:p w:rsidR="00F601DE" w:rsidRDefault="00F601DE" w:rsidP="00F601DE">
      <w:r>
        <w:rPr>
          <w:b/>
          <w:bCs/>
          <w:u w:val="single"/>
        </w:rPr>
        <w:t>IMPRESIÓN:</w:t>
      </w:r>
    </w:p>
    <w:p w:rsidR="00F601DE" w:rsidRDefault="00F601DE" w:rsidP="00F601DE"/>
    <w:p w:rsidR="00F601DE" w:rsidRDefault="00F601DE" w:rsidP="00F601DE">
      <w:r>
        <w:t>MATERIAL:</w:t>
      </w:r>
      <w:r>
        <w:tab/>
      </w:r>
      <w:r>
        <w:tab/>
        <w:t xml:space="preserve">Polietileno BAJA  </w:t>
      </w:r>
      <w:r>
        <w:rPr>
          <w:u w:val="single"/>
        </w:rPr>
        <w:t xml:space="preserve">Tubular </w:t>
      </w:r>
    </w:p>
    <w:p w:rsidR="00F601DE" w:rsidRPr="003F0627" w:rsidRDefault="00F601DE" w:rsidP="00F601DE">
      <w:pPr>
        <w:rPr>
          <w:b/>
        </w:rPr>
      </w:pPr>
      <w:r>
        <w:t>MEDIDA:</w:t>
      </w:r>
      <w:r>
        <w:tab/>
      </w:r>
      <w:r>
        <w:tab/>
      </w:r>
      <w:r>
        <w:rPr>
          <w:b/>
        </w:rPr>
        <w:t>60</w:t>
      </w:r>
      <w:r w:rsidRPr="00743DF3">
        <w:rPr>
          <w:b/>
        </w:rPr>
        <w:t xml:space="preserve">     Cms</w:t>
      </w:r>
      <w:r>
        <w:t xml:space="preserve">.    </w:t>
      </w:r>
    </w:p>
    <w:p w:rsidR="00F601DE" w:rsidRDefault="00F601DE" w:rsidP="00F601DE">
      <w:r>
        <w:t>CALIBRE:</w:t>
      </w:r>
      <w:r>
        <w:tab/>
      </w:r>
      <w:r>
        <w:tab/>
      </w:r>
      <w:r>
        <w:rPr>
          <w:b/>
        </w:rPr>
        <w:t xml:space="preserve">1.2 </w:t>
      </w:r>
      <w:r w:rsidRPr="00BB2CA5">
        <w:rPr>
          <w:b/>
        </w:rPr>
        <w:t xml:space="preserve">  ”</w:t>
      </w:r>
    </w:p>
    <w:p w:rsidR="00F601DE" w:rsidRDefault="00F601DE" w:rsidP="00F601DE">
      <w:r>
        <w:t>COLOR:</w:t>
      </w:r>
      <w:r>
        <w:tab/>
      </w:r>
      <w:r>
        <w:tab/>
        <w:t>Transparente</w:t>
      </w:r>
    </w:p>
    <w:p w:rsidR="00F601DE" w:rsidRDefault="00F601DE" w:rsidP="00F601DE">
      <w:r>
        <w:t>CANTIDAD:</w:t>
      </w:r>
      <w:r>
        <w:tab/>
      </w:r>
      <w:r>
        <w:tab/>
      </w:r>
      <w:r>
        <w:rPr>
          <w:b/>
        </w:rPr>
        <w:t>6</w:t>
      </w:r>
      <w:r w:rsidR="00B52343">
        <w:rPr>
          <w:b/>
        </w:rPr>
        <w:t>0</w:t>
      </w:r>
      <w:r>
        <w:t xml:space="preserve">     Kg.</w:t>
      </w:r>
    </w:p>
    <w:p w:rsidR="00F601DE" w:rsidRDefault="00F601DE" w:rsidP="00F601DE">
      <w:r>
        <w:t>COLORES:</w:t>
      </w:r>
      <w:r>
        <w:tab/>
      </w:r>
      <w:r>
        <w:tab/>
        <w:t>1  (  Negro  )</w:t>
      </w:r>
    </w:p>
    <w:p w:rsidR="00F601DE" w:rsidRDefault="00F601DE" w:rsidP="00F601DE">
      <w:r>
        <w:t>CARAS:</w:t>
      </w:r>
      <w:r>
        <w:tab/>
      </w:r>
      <w:r>
        <w:tab/>
        <w:t>1  (1 x 1 )</w:t>
      </w:r>
    </w:p>
    <w:p w:rsidR="00F601DE" w:rsidRDefault="00F601DE" w:rsidP="00F601DE">
      <w:r>
        <w:t>BOLSA:</w:t>
      </w:r>
      <w:r>
        <w:tab/>
      </w:r>
      <w:r>
        <w:tab/>
        <w:t xml:space="preserve">60 X   60 Cms   </w:t>
      </w:r>
    </w:p>
    <w:p w:rsidR="00F601DE" w:rsidRDefault="00F601DE" w:rsidP="00F601DE">
      <w:r>
        <w:t>RODILLO :                30</w:t>
      </w:r>
    </w:p>
    <w:p w:rsidR="00F601DE" w:rsidRDefault="00F601DE" w:rsidP="00F601DE">
      <w:r>
        <w:t>SELLADO:</w:t>
      </w:r>
      <w:r>
        <w:tab/>
      </w:r>
      <w:r>
        <w:tab/>
        <w:t xml:space="preserve">Lateral  </w:t>
      </w:r>
    </w:p>
    <w:p w:rsidR="00F601DE" w:rsidRPr="001F34F2" w:rsidRDefault="00F601DE" w:rsidP="00F601DE">
      <w:r w:rsidRPr="001F34F2">
        <w:t>REFERENCIA:</w:t>
      </w:r>
      <w:r w:rsidRPr="001F34F2">
        <w:tab/>
      </w:r>
      <w:r w:rsidRPr="00FA0C86">
        <w:rPr>
          <w:b/>
        </w:rPr>
        <w:t>3  IDIOMAS</w:t>
      </w:r>
      <w:r>
        <w:rPr>
          <w:b/>
        </w:rPr>
        <w:t xml:space="preserve">  WARNING </w:t>
      </w:r>
    </w:p>
    <w:p w:rsidR="00F601DE" w:rsidRPr="001F34F2" w:rsidRDefault="00F601DE" w:rsidP="00F601DE"/>
    <w:p w:rsidR="00F601DE" w:rsidRPr="001F34F2" w:rsidRDefault="00F601DE" w:rsidP="00F601DE">
      <w:r w:rsidRPr="001F34F2">
        <w:rPr>
          <w:b/>
        </w:rPr>
        <w:tab/>
      </w:r>
      <w:r w:rsidRPr="001F34F2">
        <w:rPr>
          <w:b/>
        </w:rPr>
        <w:tab/>
      </w:r>
      <w:r w:rsidRPr="001F34F2">
        <w:rPr>
          <w:b/>
        </w:rPr>
        <w:tab/>
      </w:r>
    </w:p>
    <w:p w:rsidR="00F601DE" w:rsidRDefault="00F601DE" w:rsidP="00F601DE">
      <w:r>
        <w:rPr>
          <w:b/>
          <w:bCs/>
          <w:u w:val="single"/>
        </w:rPr>
        <w:t>NOTA:</w:t>
      </w:r>
      <w:r>
        <w:t xml:space="preserve">  - Los cyreles  se encuentran en su planta</w:t>
      </w:r>
    </w:p>
    <w:p w:rsidR="00F601DE" w:rsidRDefault="00F601DE" w:rsidP="00F601DE">
      <w:pPr>
        <w:numPr>
          <w:ilvl w:val="0"/>
          <w:numId w:val="2"/>
        </w:numPr>
      </w:pPr>
      <w:r>
        <w:t>Altura y tonos según  Muestra</w:t>
      </w:r>
    </w:p>
    <w:p w:rsidR="00F601DE" w:rsidRPr="00BD66B6" w:rsidRDefault="00F601DE" w:rsidP="00F601DE">
      <w:pPr>
        <w:numPr>
          <w:ilvl w:val="0"/>
          <w:numId w:val="2"/>
        </w:numPr>
        <w:rPr>
          <w:b/>
        </w:rPr>
      </w:pPr>
      <w:smartTag w:uri="urn:schemas-microsoft-com:office:smarttags" w:element="PersonName">
        <w:smartTagPr>
          <w:attr w:name="ProductID" w:val="PLASTICOS UNION"/>
        </w:smartTagPr>
        <w:r w:rsidRPr="00BD66B6">
          <w:rPr>
            <w:b/>
          </w:rPr>
          <w:t>PLASTICOS UNION</w:t>
        </w:r>
      </w:smartTag>
      <w:r w:rsidRPr="00BD66B6">
        <w:rPr>
          <w:b/>
        </w:rPr>
        <w:t xml:space="preserve"> ENVIA EL MATERIAL</w:t>
      </w:r>
    </w:p>
    <w:p w:rsidR="00F601DE" w:rsidRDefault="00F601DE" w:rsidP="00F601DE">
      <w:pPr>
        <w:ind w:left="1500"/>
        <w:rPr>
          <w:b/>
        </w:rPr>
      </w:pPr>
    </w:p>
    <w:p w:rsidR="00F601DE" w:rsidRDefault="00F601DE" w:rsidP="00F601DE">
      <w:pPr>
        <w:ind w:left="1500"/>
        <w:rPr>
          <w:b/>
        </w:rPr>
      </w:pPr>
    </w:p>
    <w:p w:rsidR="00F601DE" w:rsidRPr="004E08B4" w:rsidRDefault="00F601DE" w:rsidP="00F601DE">
      <w:pPr>
        <w:ind w:left="1500"/>
        <w:rPr>
          <w:b/>
        </w:rPr>
      </w:pPr>
    </w:p>
    <w:p w:rsidR="00F601DE" w:rsidRDefault="00F601DE" w:rsidP="00F601DE">
      <w:r>
        <w:t>Agradezco la atención y colaboración prestada.</w:t>
      </w:r>
    </w:p>
    <w:p w:rsidR="00F601DE" w:rsidRDefault="00F601DE" w:rsidP="00F601DE"/>
    <w:p w:rsidR="00F601DE" w:rsidRDefault="00F601DE" w:rsidP="00F601DE"/>
    <w:p w:rsidR="00F601DE" w:rsidRDefault="00F601DE" w:rsidP="00F601DE">
      <w:r>
        <w:t>Cordialmente,</w:t>
      </w:r>
    </w:p>
    <w:p w:rsidR="00F601DE" w:rsidRDefault="00F601DE" w:rsidP="00F601DE"/>
    <w:p w:rsidR="00F601DE" w:rsidRDefault="00F601DE" w:rsidP="00F601DE"/>
    <w:p w:rsidR="00F601DE" w:rsidRDefault="00F601DE" w:rsidP="00F601DE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F601DE" w:rsidRDefault="00F601DE" w:rsidP="00F601DE">
      <w:r>
        <w:t>Director.</w:t>
      </w:r>
    </w:p>
    <w:p w:rsidR="00F601DE" w:rsidRDefault="00F601DE" w:rsidP="00F601DE"/>
    <w:p w:rsidR="00F601DE" w:rsidRDefault="00F601DE" w:rsidP="00F601DE"/>
    <w:p w:rsidR="00F601DE" w:rsidRDefault="00F601DE" w:rsidP="00F601DE"/>
    <w:p w:rsidR="00F601DE" w:rsidRDefault="00F601DE" w:rsidP="00F601DE"/>
    <w:p w:rsidR="00F601DE" w:rsidRDefault="00F601DE" w:rsidP="00F601DE"/>
    <w:p w:rsidR="00112370" w:rsidRDefault="00112370" w:rsidP="00112370">
      <w:pPr>
        <w:rPr>
          <w:b/>
          <w:bCs/>
          <w:sz w:val="20"/>
        </w:rPr>
      </w:pPr>
      <w:r>
        <w:rPr>
          <w:b/>
          <w:bCs/>
          <w:sz w:val="20"/>
        </w:rPr>
        <w:t>PLÁSTICOS UNION LTDA</w:t>
      </w:r>
    </w:p>
    <w:p w:rsidR="00112370" w:rsidRDefault="00112370" w:rsidP="00112370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112370" w:rsidRDefault="00112370" w:rsidP="00112370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CALLE 76 N 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112370" w:rsidRDefault="00112370" w:rsidP="00112370">
      <w:pPr>
        <w:rPr>
          <w:b/>
          <w:bCs/>
          <w:sz w:val="20"/>
        </w:rPr>
      </w:pPr>
      <w:r>
        <w:rPr>
          <w:b/>
          <w:bCs/>
          <w:sz w:val="20"/>
        </w:rPr>
        <w:t>TEL: 4 44 46 64   ITAGUI.</w:t>
      </w:r>
    </w:p>
    <w:p w:rsidR="00112370" w:rsidRDefault="00112370" w:rsidP="00112370">
      <w:pPr>
        <w:rPr>
          <w:b/>
          <w:bCs/>
          <w:sz w:val="20"/>
        </w:rPr>
      </w:pPr>
    </w:p>
    <w:p w:rsidR="00112370" w:rsidRDefault="00112370" w:rsidP="00112370">
      <w:pPr>
        <w:rPr>
          <w:b/>
        </w:rPr>
      </w:pPr>
    </w:p>
    <w:p w:rsidR="00112370" w:rsidRDefault="00112370" w:rsidP="00112370">
      <w:pPr>
        <w:pStyle w:val="Ttulo1"/>
      </w:pPr>
      <w:r>
        <w:t>ORDEN DE TRABAJO    N°      05568</w:t>
      </w:r>
    </w:p>
    <w:p w:rsidR="00112370" w:rsidRDefault="00112370" w:rsidP="00112370"/>
    <w:p w:rsidR="00112370" w:rsidRDefault="00112370" w:rsidP="00112370">
      <w:r>
        <w:t>FECHA:</w:t>
      </w:r>
      <w:r>
        <w:tab/>
        <w:t>Medellín,  Noviembre  02   de   2009</w:t>
      </w:r>
    </w:p>
    <w:p w:rsidR="00112370" w:rsidRDefault="00112370" w:rsidP="00112370">
      <w:r>
        <w:t>PARA:</w:t>
      </w:r>
      <w:r>
        <w:tab/>
      </w:r>
      <w:r>
        <w:tab/>
        <w:t>PLASTICOS DARMA S.A.</w:t>
      </w:r>
    </w:p>
    <w:p w:rsidR="00112370" w:rsidRDefault="00112370" w:rsidP="00112370">
      <w:r>
        <w:t>ATENCIÓN:</w:t>
      </w:r>
      <w:r>
        <w:tab/>
        <w:t>Sr. Dario Jaramillo</w:t>
      </w:r>
    </w:p>
    <w:p w:rsidR="00112370" w:rsidRDefault="00112370" w:rsidP="00112370">
      <w:r>
        <w:tab/>
      </w:r>
      <w:r>
        <w:tab/>
        <w:t>Gerente</w:t>
      </w:r>
    </w:p>
    <w:p w:rsidR="00112370" w:rsidRDefault="00112370" w:rsidP="00112370"/>
    <w:p w:rsidR="00112370" w:rsidRDefault="00112370" w:rsidP="00112370">
      <w:r>
        <w:t>Apreciado  Don Darío:</w:t>
      </w:r>
    </w:p>
    <w:p w:rsidR="00112370" w:rsidRDefault="00112370" w:rsidP="00112370">
      <w:r>
        <w:t xml:space="preserve"> </w:t>
      </w:r>
    </w:p>
    <w:p w:rsidR="00112370" w:rsidRDefault="00112370" w:rsidP="00112370">
      <w:r>
        <w:t>Con la presente estamos solicitando el siguiente Material :</w:t>
      </w:r>
    </w:p>
    <w:p w:rsidR="00112370" w:rsidRDefault="00112370" w:rsidP="00112370"/>
    <w:p w:rsidR="00112370" w:rsidRDefault="00112370" w:rsidP="00112370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112370" w:rsidRDefault="00112370" w:rsidP="00112370">
      <w:pPr>
        <w:rPr>
          <w:b/>
          <w:bCs/>
          <w:u w:val="single"/>
        </w:rPr>
      </w:pPr>
    </w:p>
    <w:p w:rsidR="00112370" w:rsidRDefault="00112370" w:rsidP="00112370">
      <w:r>
        <w:t>MATERIAL:</w:t>
      </w:r>
      <w:r>
        <w:tab/>
      </w:r>
      <w:r>
        <w:tab/>
        <w:t>Polietileno Baja Densidad Blanco  TUBULAR</w:t>
      </w:r>
    </w:p>
    <w:p w:rsidR="00112370" w:rsidRDefault="00112370" w:rsidP="00112370">
      <w:r>
        <w:t>MEDIDA:</w:t>
      </w:r>
      <w:r>
        <w:tab/>
      </w:r>
      <w:r>
        <w:tab/>
      </w:r>
      <w:r w:rsidR="00BF33A9">
        <w:rPr>
          <w:b/>
        </w:rPr>
        <w:t>48</w:t>
      </w:r>
      <w:r w:rsidRPr="007317E8">
        <w:rPr>
          <w:b/>
        </w:rPr>
        <w:t xml:space="preserve">    </w:t>
      </w:r>
      <w:r>
        <w:t>Cms.</w:t>
      </w:r>
    </w:p>
    <w:p w:rsidR="00112370" w:rsidRDefault="00112370" w:rsidP="00112370">
      <w:pPr>
        <w:rPr>
          <w:b/>
          <w:bCs/>
        </w:rPr>
      </w:pPr>
      <w:r>
        <w:t>CALIBRE:</w:t>
      </w:r>
      <w:r>
        <w:tab/>
      </w:r>
      <w:r>
        <w:tab/>
      </w:r>
      <w:r>
        <w:rPr>
          <w:b/>
        </w:rPr>
        <w:t xml:space="preserve">2.9 </w:t>
      </w:r>
      <w:r w:rsidRPr="007317E8">
        <w:rPr>
          <w:b/>
        </w:rPr>
        <w:t xml:space="preserve"> </w:t>
      </w:r>
      <w:r w:rsidRPr="007317E8">
        <w:rPr>
          <w:b/>
          <w:bCs/>
        </w:rPr>
        <w:t xml:space="preserve"> ”</w:t>
      </w:r>
    </w:p>
    <w:p w:rsidR="00112370" w:rsidRDefault="00112370" w:rsidP="00112370">
      <w:r>
        <w:t>COLOR:</w:t>
      </w:r>
      <w:r>
        <w:tab/>
      </w:r>
      <w:r>
        <w:tab/>
        <w:t>Blanco</w:t>
      </w:r>
    </w:p>
    <w:p w:rsidR="00112370" w:rsidRPr="00874A16" w:rsidRDefault="00112370" w:rsidP="00112370">
      <w:r>
        <w:t>TRATADO:</w:t>
      </w:r>
      <w:r>
        <w:tab/>
      </w:r>
      <w:r>
        <w:tab/>
        <w:t>2  Caras.</w:t>
      </w:r>
    </w:p>
    <w:p w:rsidR="00112370" w:rsidRDefault="000A6D9E" w:rsidP="00112370">
      <w:pPr>
        <w:rPr>
          <w:b/>
          <w:bCs/>
        </w:rPr>
      </w:pPr>
      <w:r>
        <w:t>CANTIDAD:</w:t>
      </w:r>
      <w:r>
        <w:tab/>
      </w:r>
      <w:r>
        <w:tab/>
        <w:t xml:space="preserve">300 </w:t>
      </w:r>
      <w:r w:rsidR="00112370">
        <w:t xml:space="preserve">  Kg.</w:t>
      </w:r>
      <w:r w:rsidR="00112370">
        <w:rPr>
          <w:b/>
          <w:bCs/>
        </w:rPr>
        <w:tab/>
      </w:r>
    </w:p>
    <w:p w:rsidR="00112370" w:rsidRDefault="00112370" w:rsidP="00112370">
      <w:r>
        <w:t>COLORES:</w:t>
      </w:r>
      <w:r>
        <w:tab/>
      </w:r>
      <w:r>
        <w:tab/>
        <w:t xml:space="preserve">2 ( Negro - Dorado   )   </w:t>
      </w:r>
    </w:p>
    <w:p w:rsidR="00112370" w:rsidRDefault="00112370" w:rsidP="00112370">
      <w:r>
        <w:t>CARAS:</w:t>
      </w:r>
      <w:r>
        <w:tab/>
      </w:r>
      <w:r>
        <w:tab/>
        <w:t xml:space="preserve">2 </w:t>
      </w:r>
    </w:p>
    <w:p w:rsidR="00112370" w:rsidRDefault="004F39AE" w:rsidP="00112370">
      <w:r>
        <w:t>REPETICIÓN:</w:t>
      </w:r>
      <w:r>
        <w:tab/>
        <w:t>3</w:t>
      </w:r>
      <w:r w:rsidR="00112370">
        <w:t>0  Cms.</w:t>
      </w:r>
    </w:p>
    <w:p w:rsidR="00112370" w:rsidRDefault="004F39AE" w:rsidP="00112370">
      <w:r>
        <w:t xml:space="preserve">RODILLO  :    </w:t>
      </w:r>
      <w:r>
        <w:tab/>
        <w:t>3</w:t>
      </w:r>
      <w:r w:rsidR="00112370">
        <w:t>0</w:t>
      </w:r>
      <w:r w:rsidR="00112370">
        <w:tab/>
      </w:r>
    </w:p>
    <w:p w:rsidR="00112370" w:rsidRDefault="004F39AE" w:rsidP="00112370">
      <w:r>
        <w:t>BOLSA:</w:t>
      </w:r>
      <w:r>
        <w:tab/>
      </w:r>
      <w:r>
        <w:tab/>
        <w:t>30  x  43  +  5</w:t>
      </w:r>
      <w:r w:rsidR="00112370">
        <w:t xml:space="preserve">     cms      Con troquel Riñon.</w:t>
      </w:r>
    </w:p>
    <w:p w:rsidR="00112370" w:rsidRDefault="00F5298C" w:rsidP="00112370">
      <w:r>
        <w:t>SELLADO:</w:t>
      </w:r>
      <w:r>
        <w:tab/>
      </w:r>
      <w:r>
        <w:tab/>
        <w:t>Lateral</w:t>
      </w:r>
    </w:p>
    <w:p w:rsidR="00112370" w:rsidRDefault="00112370" w:rsidP="00112370">
      <w:r>
        <w:t>REFERENCIA:</w:t>
      </w:r>
      <w:r>
        <w:tab/>
      </w:r>
      <w:r>
        <w:rPr>
          <w:b/>
        </w:rPr>
        <w:t xml:space="preserve">IBERIA   </w:t>
      </w:r>
      <w:r w:rsidR="00465F28">
        <w:rPr>
          <w:b/>
        </w:rPr>
        <w:t>PEQUEÑA</w:t>
      </w:r>
    </w:p>
    <w:p w:rsidR="00112370" w:rsidRDefault="00112370" w:rsidP="00112370">
      <w:r>
        <w:tab/>
      </w:r>
      <w:r>
        <w:tab/>
      </w:r>
      <w:r>
        <w:tab/>
      </w:r>
    </w:p>
    <w:p w:rsidR="00112370" w:rsidRDefault="00112370" w:rsidP="00112370"/>
    <w:p w:rsidR="00112370" w:rsidRDefault="00112370" w:rsidP="00112370">
      <w:r>
        <w:rPr>
          <w:b/>
          <w:bCs/>
          <w:u w:val="single"/>
        </w:rPr>
        <w:t>NOTA</w:t>
      </w:r>
      <w:r>
        <w:t>:  - Cyreles  los  envía  Grafiflex.</w:t>
      </w:r>
    </w:p>
    <w:p w:rsidR="00112370" w:rsidRPr="001B3E70" w:rsidRDefault="00112370" w:rsidP="00112370">
      <w:pPr>
        <w:numPr>
          <w:ilvl w:val="0"/>
          <w:numId w:val="2"/>
        </w:numPr>
        <w:rPr>
          <w:b/>
          <w:u w:val="single"/>
        </w:rPr>
      </w:pPr>
      <w:r>
        <w:t>Colores y alturas de impresión  según    Muestra.</w:t>
      </w:r>
    </w:p>
    <w:p w:rsidR="00112370" w:rsidRDefault="00112370" w:rsidP="00112370">
      <w:pPr>
        <w:numPr>
          <w:ilvl w:val="0"/>
          <w:numId w:val="2"/>
        </w:numPr>
        <w:rPr>
          <w:b/>
          <w:u w:val="single"/>
        </w:rPr>
      </w:pPr>
      <w:r>
        <w:rPr>
          <w:b/>
          <w:u w:val="single"/>
        </w:rPr>
        <w:t>SE  APRUEBA  IMPRESIÓN.</w:t>
      </w:r>
    </w:p>
    <w:p w:rsidR="00112370" w:rsidRPr="000E3688" w:rsidRDefault="00112370" w:rsidP="00112370">
      <w:pPr>
        <w:ind w:left="1500"/>
      </w:pPr>
    </w:p>
    <w:p w:rsidR="00112370" w:rsidRPr="000E3688" w:rsidRDefault="00112370" w:rsidP="00112370">
      <w:pPr>
        <w:rPr>
          <w:b/>
        </w:rPr>
      </w:pPr>
    </w:p>
    <w:p w:rsidR="00112370" w:rsidRPr="000E3688" w:rsidRDefault="00112370" w:rsidP="00112370">
      <w:pPr>
        <w:rPr>
          <w:b/>
        </w:rPr>
      </w:pPr>
    </w:p>
    <w:p w:rsidR="00112370" w:rsidRDefault="00112370" w:rsidP="00112370">
      <w:r>
        <w:t>Agradezco la atención y colaboración prestada.</w:t>
      </w:r>
    </w:p>
    <w:p w:rsidR="00112370" w:rsidRDefault="00112370" w:rsidP="00112370"/>
    <w:p w:rsidR="00112370" w:rsidRDefault="00112370" w:rsidP="00112370"/>
    <w:p w:rsidR="00112370" w:rsidRDefault="00112370" w:rsidP="00112370">
      <w:r>
        <w:t>Cordialmente,</w:t>
      </w:r>
    </w:p>
    <w:p w:rsidR="00112370" w:rsidRDefault="00112370" w:rsidP="00112370"/>
    <w:p w:rsidR="00112370" w:rsidRDefault="00112370" w:rsidP="00112370"/>
    <w:p w:rsidR="00112370" w:rsidRDefault="00112370" w:rsidP="00112370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112370" w:rsidRDefault="00112370" w:rsidP="00112370">
      <w:r>
        <w:t>Director</w:t>
      </w:r>
    </w:p>
    <w:p w:rsidR="00112370" w:rsidRDefault="00112370" w:rsidP="00112370"/>
    <w:p w:rsidR="00112370" w:rsidRDefault="00112370" w:rsidP="00112370"/>
    <w:p w:rsidR="00112370" w:rsidRDefault="00112370" w:rsidP="00112370"/>
    <w:p w:rsidR="007F6C6B" w:rsidRDefault="007F6C6B" w:rsidP="007F6C6B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7F6C6B" w:rsidRDefault="007F6C6B" w:rsidP="007F6C6B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7F6C6B" w:rsidRDefault="007F6C6B" w:rsidP="007F6C6B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7F6C6B" w:rsidRDefault="007F6C6B" w:rsidP="007F6C6B">
      <w:pPr>
        <w:rPr>
          <w:b/>
          <w:bCs/>
          <w:sz w:val="20"/>
        </w:rPr>
      </w:pPr>
      <w:r>
        <w:rPr>
          <w:b/>
          <w:bCs/>
          <w:sz w:val="20"/>
        </w:rPr>
        <w:t>TEL:  4 44 46 64  ITAGUI.</w:t>
      </w:r>
    </w:p>
    <w:p w:rsidR="007F6C6B" w:rsidRDefault="007F6C6B" w:rsidP="007F6C6B">
      <w:pPr>
        <w:rPr>
          <w:b/>
          <w:bCs/>
        </w:rPr>
      </w:pPr>
    </w:p>
    <w:p w:rsidR="007F6C6B" w:rsidRDefault="007F6C6B" w:rsidP="007F6C6B">
      <w:pPr>
        <w:rPr>
          <w:b/>
        </w:rPr>
      </w:pPr>
    </w:p>
    <w:p w:rsidR="007F6C6B" w:rsidRDefault="007F6C6B" w:rsidP="007F6C6B">
      <w:pPr>
        <w:pStyle w:val="Ttulo1"/>
      </w:pPr>
      <w:r>
        <w:t>ORDEN DE TRABAJO    N°      05556</w:t>
      </w:r>
    </w:p>
    <w:p w:rsidR="007F6C6B" w:rsidRDefault="007F6C6B" w:rsidP="007F6C6B"/>
    <w:p w:rsidR="007F6C6B" w:rsidRDefault="007F6C6B" w:rsidP="007F6C6B">
      <w:r>
        <w:t>FECHA:</w:t>
      </w:r>
      <w:r>
        <w:tab/>
        <w:t>Medellín, Noviembre  03   de 2009</w:t>
      </w:r>
    </w:p>
    <w:p w:rsidR="007F6C6B" w:rsidRDefault="007F6C6B" w:rsidP="007F6C6B">
      <w:r>
        <w:t>PARA:</w:t>
      </w:r>
      <w:r>
        <w:tab/>
      </w:r>
      <w:r>
        <w:tab/>
        <w:t>PLÁSTICOS DAR MA</w:t>
      </w:r>
    </w:p>
    <w:p w:rsidR="007F6C6B" w:rsidRDefault="007F6C6B" w:rsidP="007F6C6B">
      <w:r>
        <w:t>ATENCIÓN:</w:t>
      </w:r>
      <w:r>
        <w:tab/>
        <w:t>Sr. Darío Jaramillo</w:t>
      </w:r>
    </w:p>
    <w:p w:rsidR="007F6C6B" w:rsidRDefault="007F6C6B" w:rsidP="007F6C6B">
      <w:r>
        <w:tab/>
      </w:r>
      <w:r>
        <w:tab/>
        <w:t>Gerente.</w:t>
      </w:r>
    </w:p>
    <w:p w:rsidR="007F6C6B" w:rsidRDefault="007F6C6B" w:rsidP="007F6C6B"/>
    <w:p w:rsidR="007F6C6B" w:rsidRDefault="007F6C6B" w:rsidP="007F6C6B">
      <w:r>
        <w:t>Apreciado Don Darío :</w:t>
      </w:r>
    </w:p>
    <w:p w:rsidR="007F6C6B" w:rsidRDefault="007F6C6B" w:rsidP="007F6C6B">
      <w:r>
        <w:t xml:space="preserve"> </w:t>
      </w:r>
    </w:p>
    <w:p w:rsidR="007F6C6B" w:rsidRDefault="007F6C6B" w:rsidP="007F6C6B">
      <w:r>
        <w:t>Con la presente estamos solicitando el siguiente servicio de EXTRUSION E IMPRESION:</w:t>
      </w:r>
    </w:p>
    <w:p w:rsidR="007F6C6B" w:rsidRDefault="007F6C6B" w:rsidP="007F6C6B"/>
    <w:p w:rsidR="007F6C6B" w:rsidRDefault="007F6C6B" w:rsidP="007F6C6B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7F6C6B" w:rsidRDefault="007F6C6B" w:rsidP="007F6C6B">
      <w:pPr>
        <w:rPr>
          <w:b/>
          <w:bCs/>
          <w:u w:val="single"/>
        </w:rPr>
      </w:pPr>
    </w:p>
    <w:p w:rsidR="007F6C6B" w:rsidRPr="005B5BD2" w:rsidRDefault="007F6C6B" w:rsidP="007F6C6B">
      <w:pPr>
        <w:rPr>
          <w:b/>
        </w:rPr>
      </w:pPr>
      <w:r>
        <w:t>MATERIAL:</w:t>
      </w:r>
      <w:r>
        <w:tab/>
      </w:r>
      <w:r>
        <w:tab/>
        <w:t>Polietileno BAJA   LAMINA</w:t>
      </w:r>
    </w:p>
    <w:p w:rsidR="007F6C6B" w:rsidRPr="005B5BD2" w:rsidRDefault="007F6C6B" w:rsidP="007F6C6B">
      <w:pPr>
        <w:rPr>
          <w:b/>
        </w:rPr>
      </w:pPr>
      <w:r>
        <w:t>MEDIDA:</w:t>
      </w:r>
      <w:r>
        <w:tab/>
      </w:r>
      <w:r>
        <w:tab/>
      </w:r>
      <w:r w:rsidR="00C41B71">
        <w:rPr>
          <w:b/>
        </w:rPr>
        <w:t>61</w:t>
      </w:r>
      <w:r>
        <w:rPr>
          <w:b/>
        </w:rPr>
        <w:t xml:space="preserve">   c</w:t>
      </w:r>
      <w:r w:rsidRPr="005B5BD2">
        <w:rPr>
          <w:b/>
        </w:rPr>
        <w:t>ms.</w:t>
      </w:r>
    </w:p>
    <w:p w:rsidR="007F6C6B" w:rsidRPr="00263031" w:rsidRDefault="007F6C6B" w:rsidP="007F6C6B">
      <w:pPr>
        <w:rPr>
          <w:b/>
        </w:rPr>
      </w:pPr>
      <w:r>
        <w:t>CALIBRE:</w:t>
      </w:r>
      <w:r>
        <w:tab/>
      </w:r>
      <w:r>
        <w:tab/>
      </w:r>
      <w:r w:rsidR="003745E7">
        <w:rPr>
          <w:b/>
        </w:rPr>
        <w:t>3.4</w:t>
      </w:r>
      <w:r w:rsidRPr="00263031">
        <w:rPr>
          <w:b/>
        </w:rPr>
        <w:t xml:space="preserve">  ”</w:t>
      </w:r>
    </w:p>
    <w:p w:rsidR="007F6C6B" w:rsidRDefault="007F6C6B" w:rsidP="007F6C6B">
      <w:r>
        <w:t>COLOR:</w:t>
      </w:r>
      <w:r>
        <w:tab/>
      </w:r>
      <w:r>
        <w:tab/>
        <w:t>Transparente</w:t>
      </w:r>
    </w:p>
    <w:p w:rsidR="007F6C6B" w:rsidRDefault="007F6C6B" w:rsidP="007F6C6B">
      <w:r>
        <w:t>TRATADO:</w:t>
      </w:r>
      <w:r>
        <w:tab/>
      </w:r>
      <w:r>
        <w:tab/>
        <w:t>1  Caras.</w:t>
      </w:r>
    </w:p>
    <w:p w:rsidR="007F6C6B" w:rsidRDefault="007F6C6B" w:rsidP="007F6C6B">
      <w:r>
        <w:t>MEZCLA:</w:t>
      </w:r>
      <w:r>
        <w:tab/>
      </w:r>
      <w:r>
        <w:tab/>
        <w:t>Baja  25  kg – Lineal  10   kg</w:t>
      </w:r>
    </w:p>
    <w:p w:rsidR="007F6C6B" w:rsidRDefault="007F6C6B" w:rsidP="007F6C6B">
      <w:r>
        <w:t>CANTIDAD:</w:t>
      </w:r>
      <w:r>
        <w:tab/>
      </w:r>
      <w:r>
        <w:tab/>
      </w:r>
      <w:r w:rsidR="002B5969">
        <w:t>4</w:t>
      </w:r>
      <w:r>
        <w:rPr>
          <w:b/>
        </w:rPr>
        <w:t>80</w:t>
      </w:r>
      <w:r>
        <w:t xml:space="preserve">   Kg.</w:t>
      </w:r>
    </w:p>
    <w:p w:rsidR="007F6C6B" w:rsidRDefault="007F6C6B" w:rsidP="007F6C6B">
      <w:r>
        <w:t>COLORES:</w:t>
      </w:r>
      <w:r>
        <w:tab/>
      </w:r>
      <w:r>
        <w:tab/>
        <w:t xml:space="preserve">4 </w:t>
      </w:r>
      <w:r w:rsidR="00B56990">
        <w:t xml:space="preserve"> ( Según  Arte</w:t>
      </w:r>
      <w:r>
        <w:t xml:space="preserve"> )</w:t>
      </w:r>
    </w:p>
    <w:p w:rsidR="007F6C6B" w:rsidRDefault="007F6C6B" w:rsidP="007F6C6B">
      <w:r>
        <w:t>CARAS:</w:t>
      </w:r>
      <w:r>
        <w:tab/>
      </w:r>
      <w:r>
        <w:tab/>
        <w:t xml:space="preserve">1  </w:t>
      </w:r>
    </w:p>
    <w:p w:rsidR="007F6C6B" w:rsidRDefault="00BF02F1" w:rsidP="007F6C6B">
      <w:r>
        <w:t>REPETICIÓN:</w:t>
      </w:r>
      <w:r>
        <w:tab/>
        <w:t xml:space="preserve">16 </w:t>
      </w:r>
      <w:r w:rsidR="007F6C6B">
        <w:t xml:space="preserve">  Cms. </w:t>
      </w:r>
    </w:p>
    <w:p w:rsidR="007F6C6B" w:rsidRDefault="00BF02F1" w:rsidP="007F6C6B">
      <w:r>
        <w:t>BOLSA:</w:t>
      </w:r>
      <w:r>
        <w:tab/>
      </w:r>
      <w:r>
        <w:tab/>
        <w:t>16</w:t>
      </w:r>
      <w:r w:rsidR="007F6C6B">
        <w:t xml:space="preserve">  X </w:t>
      </w:r>
      <w:r>
        <w:t xml:space="preserve"> 30.5  </w:t>
      </w:r>
      <w:r w:rsidR="007F6C6B">
        <w:t xml:space="preserve">  Cms .    </w:t>
      </w:r>
    </w:p>
    <w:p w:rsidR="007F6C6B" w:rsidRDefault="00BF02F1" w:rsidP="007F6C6B">
      <w:r>
        <w:t>RODILLO :                32</w:t>
      </w:r>
    </w:p>
    <w:p w:rsidR="007F6C6B" w:rsidRDefault="007F6C6B" w:rsidP="007F6C6B">
      <w:r>
        <w:t>SELLADO:</w:t>
      </w:r>
      <w:r>
        <w:tab/>
      </w:r>
      <w:r>
        <w:tab/>
        <w:t xml:space="preserve">Lateral </w:t>
      </w:r>
    </w:p>
    <w:p w:rsidR="007F6C6B" w:rsidRDefault="007F6C6B" w:rsidP="007F6C6B">
      <w:r>
        <w:t>REFERENCIA:</w:t>
      </w:r>
      <w:r>
        <w:tab/>
      </w:r>
      <w:r w:rsidR="007E01DC">
        <w:rPr>
          <w:b/>
        </w:rPr>
        <w:t xml:space="preserve">BUEN  SABOR </w:t>
      </w:r>
      <w:r>
        <w:rPr>
          <w:b/>
        </w:rPr>
        <w:t xml:space="preserve">   EVELMAR  </w:t>
      </w:r>
      <w:r w:rsidR="007E01DC">
        <w:rPr>
          <w:b/>
        </w:rPr>
        <w:t>LTDA</w:t>
      </w:r>
    </w:p>
    <w:p w:rsidR="007F6C6B" w:rsidRDefault="007F6C6B" w:rsidP="007F6C6B">
      <w:r>
        <w:tab/>
      </w:r>
      <w:r>
        <w:tab/>
      </w:r>
      <w:r>
        <w:tab/>
      </w:r>
    </w:p>
    <w:p w:rsidR="007F6C6B" w:rsidRDefault="007F6C6B" w:rsidP="007F6C6B">
      <w:r>
        <w:rPr>
          <w:b/>
          <w:bCs/>
          <w:u w:val="single"/>
        </w:rPr>
        <w:t>NOTA:</w:t>
      </w:r>
      <w:r>
        <w:t xml:space="preserve">  - Los cyre</w:t>
      </w:r>
      <w:r w:rsidR="00327AC4">
        <w:t>les   los  envía    Grafiflex.</w:t>
      </w:r>
    </w:p>
    <w:p w:rsidR="007F6C6B" w:rsidRDefault="004A62DC" w:rsidP="007F6C6B">
      <w:pPr>
        <w:numPr>
          <w:ilvl w:val="0"/>
          <w:numId w:val="2"/>
        </w:numPr>
      </w:pPr>
      <w:r>
        <w:t>SE  APRUEBA  IMPRESIÓN.</w:t>
      </w:r>
    </w:p>
    <w:p w:rsidR="007F6C6B" w:rsidRDefault="007F6C6B" w:rsidP="007F6C6B">
      <w:pPr>
        <w:numPr>
          <w:ilvl w:val="0"/>
          <w:numId w:val="2"/>
        </w:numPr>
      </w:pPr>
      <w:r>
        <w:t>Colocar pie de imprenta de P:U.</w:t>
      </w:r>
    </w:p>
    <w:p w:rsidR="007F6C6B" w:rsidRPr="007B67F6" w:rsidRDefault="007F6C6B" w:rsidP="004A62DC">
      <w:pPr>
        <w:ind w:left="1500"/>
        <w:rPr>
          <w:b/>
          <w:u w:val="single"/>
        </w:rPr>
      </w:pPr>
    </w:p>
    <w:p w:rsidR="007F6C6B" w:rsidRPr="007B67F6" w:rsidRDefault="007F6C6B" w:rsidP="007F6C6B">
      <w:pPr>
        <w:rPr>
          <w:b/>
          <w:u w:val="single"/>
        </w:rPr>
      </w:pPr>
    </w:p>
    <w:p w:rsidR="007F6C6B" w:rsidRDefault="007F6C6B" w:rsidP="007F6C6B">
      <w:r>
        <w:t>Agradezco la atención y colaboración prestada.</w:t>
      </w:r>
    </w:p>
    <w:p w:rsidR="007F6C6B" w:rsidRDefault="007F6C6B" w:rsidP="007F6C6B"/>
    <w:p w:rsidR="007F6C6B" w:rsidRDefault="007F6C6B" w:rsidP="007F6C6B">
      <w:r>
        <w:t>Cordialmente,</w:t>
      </w:r>
    </w:p>
    <w:p w:rsidR="007F6C6B" w:rsidRDefault="007F6C6B" w:rsidP="007F6C6B"/>
    <w:p w:rsidR="007F6C6B" w:rsidRDefault="007F6C6B" w:rsidP="007F6C6B"/>
    <w:p w:rsidR="007F6C6B" w:rsidRDefault="007F6C6B" w:rsidP="007F6C6B">
      <w:r>
        <w:t>RICARDO CASAS ZAPATA</w:t>
      </w:r>
    </w:p>
    <w:p w:rsidR="007F6C6B" w:rsidRDefault="007F6C6B" w:rsidP="007F6C6B">
      <w:r>
        <w:t>Director.</w:t>
      </w:r>
    </w:p>
    <w:p w:rsidR="00F601DE" w:rsidRDefault="00F601DE" w:rsidP="002F4C3D"/>
    <w:p w:rsidR="002062D8" w:rsidRDefault="002062D8" w:rsidP="002F4C3D"/>
    <w:p w:rsidR="002062D8" w:rsidRDefault="002062D8" w:rsidP="002F4C3D"/>
    <w:p w:rsidR="002062D8" w:rsidRDefault="002062D8" w:rsidP="002F4C3D"/>
    <w:p w:rsidR="002062D8" w:rsidRDefault="002062D8" w:rsidP="002062D8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2062D8" w:rsidRDefault="002062D8" w:rsidP="002062D8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2062D8" w:rsidRDefault="002062D8" w:rsidP="002062D8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2062D8" w:rsidRDefault="002062D8" w:rsidP="002062D8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2062D8" w:rsidRDefault="002062D8" w:rsidP="002062D8">
      <w:pPr>
        <w:rPr>
          <w:b/>
          <w:bCs/>
        </w:rPr>
      </w:pPr>
    </w:p>
    <w:p w:rsidR="002062D8" w:rsidRDefault="002062D8" w:rsidP="002062D8">
      <w:pPr>
        <w:pStyle w:val="Ttulo1"/>
      </w:pPr>
      <w:r>
        <w:t>ORDEN DE TRABAJO N°      05512</w:t>
      </w:r>
    </w:p>
    <w:p w:rsidR="002062D8" w:rsidRDefault="002062D8" w:rsidP="002062D8"/>
    <w:p w:rsidR="002062D8" w:rsidRDefault="002062D8" w:rsidP="002062D8"/>
    <w:p w:rsidR="002062D8" w:rsidRDefault="00C143EC" w:rsidP="002062D8">
      <w:r>
        <w:t>FECHA:</w:t>
      </w:r>
      <w:r>
        <w:tab/>
        <w:t xml:space="preserve">Medellín,  Noviembre  </w:t>
      </w:r>
      <w:r w:rsidR="00516940">
        <w:t xml:space="preserve">  </w:t>
      </w:r>
      <w:r>
        <w:t>03</w:t>
      </w:r>
      <w:r w:rsidR="002062D8">
        <w:t xml:space="preserve">    de 2009</w:t>
      </w:r>
    </w:p>
    <w:p w:rsidR="002062D8" w:rsidRDefault="002062D8" w:rsidP="002062D8">
      <w:r>
        <w:t>PARA:</w:t>
      </w:r>
      <w:r>
        <w:tab/>
      </w:r>
      <w:r>
        <w:tab/>
        <w:t>PLÁSTICOS DARMA</w:t>
      </w:r>
    </w:p>
    <w:p w:rsidR="002062D8" w:rsidRDefault="002062D8" w:rsidP="002062D8">
      <w:r>
        <w:t>ATENCIÓN:</w:t>
      </w:r>
      <w:r>
        <w:tab/>
        <w:t>Sr. Darío Jaramillo</w:t>
      </w:r>
    </w:p>
    <w:p w:rsidR="002062D8" w:rsidRDefault="002062D8" w:rsidP="002062D8">
      <w:r>
        <w:tab/>
      </w:r>
      <w:r>
        <w:tab/>
        <w:t>Gerente.</w:t>
      </w:r>
    </w:p>
    <w:p w:rsidR="002062D8" w:rsidRDefault="002062D8" w:rsidP="002062D8"/>
    <w:p w:rsidR="002062D8" w:rsidRDefault="002062D8" w:rsidP="002062D8">
      <w:r>
        <w:t>Apreciado Don Darío :</w:t>
      </w:r>
    </w:p>
    <w:p w:rsidR="002062D8" w:rsidRDefault="002062D8" w:rsidP="002062D8">
      <w:r>
        <w:t xml:space="preserve"> </w:t>
      </w:r>
    </w:p>
    <w:p w:rsidR="002062D8" w:rsidRDefault="002062D8" w:rsidP="002062D8">
      <w:r>
        <w:t>Con la presente estamos solicitando el siguiente servicio de</w:t>
      </w:r>
      <w:r w:rsidR="00ED6A50">
        <w:t xml:space="preserve">  </w:t>
      </w:r>
      <w:r>
        <w:t xml:space="preserve"> </w:t>
      </w:r>
      <w:r w:rsidR="00F47757">
        <w:t xml:space="preserve">IMPRESIÓN  </w:t>
      </w:r>
      <w:r>
        <w:t>:</w:t>
      </w:r>
    </w:p>
    <w:p w:rsidR="002062D8" w:rsidRDefault="002062D8" w:rsidP="002062D8"/>
    <w:p w:rsidR="002062D8" w:rsidRDefault="002062D8" w:rsidP="002062D8">
      <w:pPr>
        <w:rPr>
          <w:b/>
          <w:bCs/>
          <w:u w:val="single"/>
        </w:rPr>
      </w:pPr>
    </w:p>
    <w:p w:rsidR="002062D8" w:rsidRDefault="002062D8" w:rsidP="002062D8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2062D8" w:rsidRDefault="002062D8" w:rsidP="002062D8"/>
    <w:p w:rsidR="002062D8" w:rsidRDefault="002062D8" w:rsidP="002062D8">
      <w:r>
        <w:t>MATERIAL:</w:t>
      </w:r>
      <w:r>
        <w:tab/>
      </w:r>
      <w:r>
        <w:tab/>
        <w:t>Polietileno     Lamina    Transparente</w:t>
      </w:r>
      <w:r w:rsidR="009213C3">
        <w:t xml:space="preserve">  BD</w:t>
      </w:r>
    </w:p>
    <w:p w:rsidR="002062D8" w:rsidRDefault="002062D8" w:rsidP="002062D8">
      <w:r>
        <w:t>MEDIDA:</w:t>
      </w:r>
      <w:r>
        <w:tab/>
      </w:r>
      <w:r>
        <w:tab/>
      </w:r>
      <w:r w:rsidR="008A4580">
        <w:rPr>
          <w:b/>
        </w:rPr>
        <w:t>32</w:t>
      </w:r>
      <w:r>
        <w:rPr>
          <w:b/>
        </w:rPr>
        <w:t xml:space="preserve">  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2062D8" w:rsidRPr="006D12B2" w:rsidRDefault="002062D8" w:rsidP="002062D8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2.5   </w:t>
      </w:r>
      <w:r w:rsidRPr="006D12B2">
        <w:rPr>
          <w:b/>
        </w:rPr>
        <w:t xml:space="preserve"> “ </w:t>
      </w:r>
    </w:p>
    <w:p w:rsidR="002062D8" w:rsidRDefault="002062D8" w:rsidP="002062D8">
      <w:r>
        <w:t>TRATADO:</w:t>
      </w:r>
      <w:r>
        <w:tab/>
      </w:r>
      <w:r>
        <w:tab/>
        <w:t>1  Cara</w:t>
      </w:r>
    </w:p>
    <w:p w:rsidR="002062D8" w:rsidRDefault="002062D8" w:rsidP="002062D8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 w:rsidR="00B85182">
        <w:t>1</w:t>
      </w:r>
      <w:r>
        <w:rPr>
          <w:b/>
        </w:rPr>
        <w:t xml:space="preserve">0 </w:t>
      </w:r>
      <w:r w:rsidRPr="00900A5A">
        <w:rPr>
          <w:b/>
        </w:rPr>
        <w:t xml:space="preserve">  Kg</w:t>
      </w:r>
      <w:r>
        <w:t>.</w:t>
      </w:r>
    </w:p>
    <w:p w:rsidR="002062D8" w:rsidRDefault="00B85182" w:rsidP="002062D8">
      <w:r>
        <w:t>COLORES:</w:t>
      </w:r>
      <w:r>
        <w:tab/>
      </w:r>
      <w:r>
        <w:tab/>
        <w:t xml:space="preserve">2 </w:t>
      </w:r>
      <w:r w:rsidR="005F69A3">
        <w:t xml:space="preserve"> </w:t>
      </w:r>
      <w:r>
        <w:t xml:space="preserve"> </w:t>
      </w:r>
      <w:r w:rsidR="00071765">
        <w:t xml:space="preserve"> ( Blanco –</w:t>
      </w:r>
      <w:r w:rsidR="002062D8">
        <w:t xml:space="preserve"> Negro    )   </w:t>
      </w:r>
    </w:p>
    <w:p w:rsidR="002062D8" w:rsidRDefault="002062D8" w:rsidP="002062D8">
      <w:r>
        <w:t>CARAS:</w:t>
      </w:r>
      <w:r>
        <w:tab/>
      </w:r>
      <w:r>
        <w:tab/>
        <w:t>1  (3 x 1  )</w:t>
      </w:r>
    </w:p>
    <w:p w:rsidR="002062D8" w:rsidRDefault="002062D8" w:rsidP="002062D8">
      <w:r>
        <w:t>REPETICIÓN:</w:t>
      </w:r>
      <w:r>
        <w:tab/>
        <w:t xml:space="preserve">11   Cms   </w:t>
      </w:r>
    </w:p>
    <w:p w:rsidR="002062D8" w:rsidRPr="00900A5A" w:rsidRDefault="002062D8" w:rsidP="002062D8">
      <w:pPr>
        <w:rPr>
          <w:b/>
        </w:rPr>
      </w:pPr>
      <w:r>
        <w:t xml:space="preserve">RODILLO  :               </w:t>
      </w:r>
      <w:r>
        <w:rPr>
          <w:b/>
        </w:rPr>
        <w:t>45</w:t>
      </w:r>
    </w:p>
    <w:p w:rsidR="002062D8" w:rsidRDefault="002062D8" w:rsidP="002062D8">
      <w:r>
        <w:t>LAMINA:</w:t>
      </w:r>
      <w:r>
        <w:tab/>
      </w:r>
      <w:r>
        <w:tab/>
        <w:t xml:space="preserve">15.5    Cms  </w:t>
      </w:r>
    </w:p>
    <w:p w:rsidR="002062D8" w:rsidRDefault="002062D8" w:rsidP="002062D8">
      <w:r>
        <w:t>FOTOCAELDA:</w:t>
      </w:r>
      <w:r>
        <w:tab/>
        <w:t>Según muestra con doble  color</w:t>
      </w:r>
    </w:p>
    <w:p w:rsidR="002062D8" w:rsidRPr="00146B92" w:rsidRDefault="002062D8" w:rsidP="002062D8">
      <w:pPr>
        <w:rPr>
          <w:b/>
        </w:rPr>
      </w:pPr>
      <w:r>
        <w:t>REFERENCIA:</w:t>
      </w:r>
      <w:r>
        <w:tab/>
      </w:r>
      <w:r>
        <w:rPr>
          <w:b/>
        </w:rPr>
        <w:t>PULPA  MARACUYA</w:t>
      </w:r>
    </w:p>
    <w:p w:rsidR="002062D8" w:rsidRDefault="002062D8" w:rsidP="002062D8">
      <w:r>
        <w:tab/>
      </w:r>
      <w:r>
        <w:tab/>
      </w:r>
      <w:r>
        <w:tab/>
      </w:r>
    </w:p>
    <w:p w:rsidR="002062D8" w:rsidRDefault="002062D8" w:rsidP="002062D8"/>
    <w:p w:rsidR="002062D8" w:rsidRDefault="002062D8" w:rsidP="002062D8">
      <w:r>
        <w:rPr>
          <w:b/>
          <w:bCs/>
          <w:u w:val="single"/>
        </w:rPr>
        <w:t>NOTA:</w:t>
      </w:r>
      <w:r>
        <w:t xml:space="preserve">  </w:t>
      </w:r>
      <w:r w:rsidR="00F7238A">
        <w:t>- Cyreles  en  su  planta</w:t>
      </w:r>
    </w:p>
    <w:p w:rsidR="002062D8" w:rsidRDefault="002062D8" w:rsidP="00F7238A"/>
    <w:p w:rsidR="002062D8" w:rsidRPr="00F068FD" w:rsidRDefault="00F7238A" w:rsidP="002062D8">
      <w:pPr>
        <w:numPr>
          <w:ilvl w:val="0"/>
          <w:numId w:val="2"/>
        </w:numPr>
        <w:rPr>
          <w:u w:val="single"/>
        </w:rPr>
      </w:pPr>
      <w:r>
        <w:rPr>
          <w:u w:val="single"/>
        </w:rPr>
        <w:t>MUESTRA  PARA  NUEVO  PEDIDO</w:t>
      </w:r>
    </w:p>
    <w:p w:rsidR="002062D8" w:rsidRPr="00492713" w:rsidRDefault="002062D8" w:rsidP="002062D8">
      <w:pPr>
        <w:ind w:left="1500"/>
        <w:rPr>
          <w:b/>
          <w:sz w:val="28"/>
          <w:szCs w:val="28"/>
        </w:rPr>
      </w:pPr>
    </w:p>
    <w:p w:rsidR="002062D8" w:rsidRDefault="002062D8" w:rsidP="002062D8"/>
    <w:p w:rsidR="002062D8" w:rsidRDefault="002062D8" w:rsidP="002062D8"/>
    <w:p w:rsidR="002062D8" w:rsidRDefault="002062D8" w:rsidP="002062D8">
      <w:r>
        <w:t>Agradezco la atención y colaboración prestada.</w:t>
      </w:r>
    </w:p>
    <w:p w:rsidR="002062D8" w:rsidRDefault="002062D8" w:rsidP="002062D8"/>
    <w:p w:rsidR="002062D8" w:rsidRDefault="002062D8" w:rsidP="002062D8">
      <w:r>
        <w:t>Cordialmente,</w:t>
      </w:r>
    </w:p>
    <w:p w:rsidR="002062D8" w:rsidRDefault="002062D8" w:rsidP="002062D8"/>
    <w:p w:rsidR="002062D8" w:rsidRPr="00F4077E" w:rsidRDefault="002062D8" w:rsidP="002062D8">
      <w:pPr>
        <w:rPr>
          <w:b/>
        </w:rPr>
      </w:pPr>
    </w:p>
    <w:p w:rsidR="002062D8" w:rsidRDefault="002062D8" w:rsidP="002062D8"/>
    <w:p w:rsidR="002062D8" w:rsidRDefault="002062D8" w:rsidP="002062D8">
      <w:r>
        <w:t>RICARDO CASAS ZAPATA</w:t>
      </w:r>
    </w:p>
    <w:p w:rsidR="002062D8" w:rsidRDefault="002062D8" w:rsidP="002062D8">
      <w:r>
        <w:t>Director.</w:t>
      </w:r>
    </w:p>
    <w:p w:rsidR="002062D8" w:rsidRDefault="002062D8" w:rsidP="002062D8"/>
    <w:p w:rsidR="002062D8" w:rsidRDefault="002062D8" w:rsidP="002F4C3D"/>
    <w:p w:rsidR="001E7FD2" w:rsidRDefault="001E7FD2" w:rsidP="002F4C3D"/>
    <w:p w:rsidR="001E7FD2" w:rsidRDefault="001E7FD2" w:rsidP="002F4C3D"/>
    <w:p w:rsidR="001E7FD2" w:rsidRDefault="001E7FD2" w:rsidP="001E7FD2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1E7FD2" w:rsidRDefault="001E7FD2" w:rsidP="001E7FD2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1E7FD2" w:rsidRDefault="001E7FD2" w:rsidP="001E7FD2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1E7FD2" w:rsidRDefault="001E7FD2" w:rsidP="001E7FD2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1E7FD2" w:rsidRDefault="001E7FD2" w:rsidP="001E7FD2"/>
    <w:p w:rsidR="001E7FD2" w:rsidRDefault="001E7FD2" w:rsidP="001E7FD2">
      <w:pPr>
        <w:pStyle w:val="Ttulo1"/>
      </w:pPr>
      <w:r>
        <w:t>ORDEN DE TRABAJO   N°      05620</w:t>
      </w:r>
    </w:p>
    <w:p w:rsidR="001E7FD2" w:rsidRDefault="001E7FD2" w:rsidP="001E7FD2"/>
    <w:p w:rsidR="001E7FD2" w:rsidRDefault="001E7FD2" w:rsidP="001E7FD2">
      <w:r>
        <w:t>FECHA:</w:t>
      </w:r>
      <w:r>
        <w:tab/>
        <w:t>Medellín, Noviembre  05    de 2009</w:t>
      </w:r>
    </w:p>
    <w:p w:rsidR="001E7FD2" w:rsidRDefault="001E7FD2" w:rsidP="001E7FD2">
      <w:r>
        <w:t>PARA:</w:t>
      </w:r>
      <w:r>
        <w:tab/>
      </w:r>
      <w:r>
        <w:tab/>
        <w:t>PLÁSTICOS   DARMA</w:t>
      </w:r>
    </w:p>
    <w:p w:rsidR="001E7FD2" w:rsidRDefault="001E7FD2" w:rsidP="001E7FD2">
      <w:r>
        <w:t>ATENCIÓN:</w:t>
      </w:r>
      <w:r>
        <w:tab/>
        <w:t>Sr. DARIO JARAMILLO</w:t>
      </w:r>
    </w:p>
    <w:p w:rsidR="001E7FD2" w:rsidRDefault="001E7FD2" w:rsidP="001E7FD2"/>
    <w:p w:rsidR="001E7FD2" w:rsidRDefault="001E7FD2" w:rsidP="001E7FD2">
      <w:r>
        <w:t>Apreciado Dn DARIO:</w:t>
      </w:r>
    </w:p>
    <w:p w:rsidR="001E7FD2" w:rsidRDefault="001E7FD2" w:rsidP="001E7FD2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1E7FD2" w:rsidRDefault="001E7FD2" w:rsidP="001E7FD2"/>
    <w:p w:rsidR="001E7FD2" w:rsidRDefault="001E7FD2" w:rsidP="001E7FD2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1E7FD2" w:rsidRDefault="001E7FD2" w:rsidP="001E7FD2"/>
    <w:p w:rsidR="001E7FD2" w:rsidRDefault="001E7FD2" w:rsidP="001E7FD2">
      <w:r>
        <w:t>MATERIAL :</w:t>
      </w:r>
      <w:r>
        <w:tab/>
      </w:r>
      <w:r>
        <w:tab/>
        <w:t xml:space="preserve">Polietileno de Baja  densidad   </w:t>
      </w:r>
      <w:r>
        <w:rPr>
          <w:b/>
          <w:u w:val="single"/>
        </w:rPr>
        <w:t xml:space="preserve">Transparente </w:t>
      </w:r>
      <w:r>
        <w:t xml:space="preserve"> Tubular</w:t>
      </w:r>
    </w:p>
    <w:p w:rsidR="001E7FD2" w:rsidRDefault="001E7FD2" w:rsidP="001E7FD2">
      <w:r>
        <w:t>MEDIDA:</w:t>
      </w:r>
      <w:r>
        <w:tab/>
      </w:r>
      <w:r>
        <w:tab/>
      </w:r>
      <w:r>
        <w:rPr>
          <w:b/>
        </w:rPr>
        <w:t>75</w:t>
      </w:r>
      <w:r>
        <w:t xml:space="preserve">   cms   </w:t>
      </w:r>
    </w:p>
    <w:p w:rsidR="001E7FD2" w:rsidRDefault="001E7FD2" w:rsidP="001E7FD2">
      <w:r>
        <w:t>CALIBRE :</w:t>
      </w:r>
      <w:r>
        <w:tab/>
      </w:r>
      <w:r>
        <w:tab/>
      </w:r>
      <w:r>
        <w:rPr>
          <w:b/>
        </w:rPr>
        <w:t xml:space="preserve">1.5 </w:t>
      </w:r>
      <w:r>
        <w:t xml:space="preserve">   “</w:t>
      </w:r>
    </w:p>
    <w:p w:rsidR="001E7FD2" w:rsidRDefault="001E7FD2" w:rsidP="001E7FD2">
      <w:r>
        <w:t>COLOR :</w:t>
      </w:r>
      <w:r>
        <w:tab/>
      </w:r>
      <w:r>
        <w:tab/>
        <w:t>Transparente</w:t>
      </w:r>
    </w:p>
    <w:p w:rsidR="001E7FD2" w:rsidRPr="0007721A" w:rsidRDefault="001E7FD2" w:rsidP="001E7FD2">
      <w:r>
        <w:t xml:space="preserve">TRATADO : </w:t>
      </w:r>
      <w:r>
        <w:tab/>
      </w:r>
      <w:r>
        <w:tab/>
        <w:t>1  cara</w:t>
      </w:r>
    </w:p>
    <w:p w:rsidR="001E7FD2" w:rsidRDefault="00B63F39" w:rsidP="001E7FD2">
      <w:r>
        <w:t xml:space="preserve">CANTIDAD : </w:t>
      </w:r>
      <w:r>
        <w:tab/>
        <w:t>19</w:t>
      </w:r>
      <w:r w:rsidR="001E7FD2">
        <w:t>0    kg</w:t>
      </w:r>
    </w:p>
    <w:p w:rsidR="001E7FD2" w:rsidRDefault="001E7FD2" w:rsidP="001E7FD2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 xml:space="preserve">3  </w:t>
      </w:r>
    </w:p>
    <w:p w:rsidR="001E7FD2" w:rsidRDefault="00AD34BC" w:rsidP="001E7FD2">
      <w:r>
        <w:t xml:space="preserve">CARAS : </w:t>
      </w:r>
      <w:r>
        <w:tab/>
      </w:r>
      <w:r>
        <w:tab/>
        <w:t xml:space="preserve">1  </w:t>
      </w:r>
      <w:r w:rsidR="005E6385">
        <w:t xml:space="preserve">  </w:t>
      </w:r>
      <w:r>
        <w:t>( 4</w:t>
      </w:r>
      <w:r w:rsidR="001E7FD2">
        <w:t xml:space="preserve">  x  1  )</w:t>
      </w:r>
    </w:p>
    <w:p w:rsidR="001E7FD2" w:rsidRDefault="001E7FD2" w:rsidP="001E7FD2">
      <w:r>
        <w:t xml:space="preserve">REPETICIÓN : </w:t>
      </w:r>
      <w:r>
        <w:tab/>
        <w:t>50   cms</w:t>
      </w:r>
    </w:p>
    <w:p w:rsidR="001E7FD2" w:rsidRDefault="001E7FD2" w:rsidP="001E7FD2">
      <w:r>
        <w:t>RODILLO :</w:t>
      </w:r>
      <w:r>
        <w:tab/>
      </w:r>
      <w:r>
        <w:tab/>
        <w:t>50</w:t>
      </w:r>
    </w:p>
    <w:p w:rsidR="001E7FD2" w:rsidRDefault="001E7FD2" w:rsidP="001E7FD2">
      <w:r>
        <w:t>BOLSA  :</w:t>
      </w:r>
      <w:r>
        <w:tab/>
      </w:r>
      <w:r>
        <w:tab/>
      </w:r>
      <w:r>
        <w:rPr>
          <w:b/>
        </w:rPr>
        <w:t xml:space="preserve">50  x  70 </w:t>
      </w:r>
      <w:r w:rsidRPr="00314872">
        <w:rPr>
          <w:b/>
        </w:rPr>
        <w:t xml:space="preserve"> +  10</w:t>
      </w:r>
      <w:r w:rsidRPr="00336CAC">
        <w:rPr>
          <w:b/>
        </w:rPr>
        <w:t xml:space="preserve">   cm</w:t>
      </w:r>
      <w:r>
        <w:t xml:space="preserve">    </w:t>
      </w:r>
    </w:p>
    <w:p w:rsidR="001E7FD2" w:rsidRDefault="001E7FD2" w:rsidP="001E7FD2">
      <w:r>
        <w:t>SELLADO .</w:t>
      </w:r>
      <w:r>
        <w:tab/>
      </w:r>
      <w:r>
        <w:tab/>
        <w:t>Lateral</w:t>
      </w:r>
    </w:p>
    <w:p w:rsidR="001E7FD2" w:rsidRDefault="001E7FD2" w:rsidP="001E7FD2">
      <w:r>
        <w:t>REFERENCIA :</w:t>
      </w:r>
      <w:r>
        <w:tab/>
      </w:r>
      <w:r>
        <w:rPr>
          <w:b/>
        </w:rPr>
        <w:t>CUBRELECHO   EKONO</w:t>
      </w:r>
    </w:p>
    <w:p w:rsidR="001E7FD2" w:rsidRDefault="001E7FD2" w:rsidP="001E7FD2"/>
    <w:p w:rsidR="001E7FD2" w:rsidRDefault="001E7FD2" w:rsidP="001E7FD2"/>
    <w:p w:rsidR="001E7FD2" w:rsidRDefault="001E7FD2" w:rsidP="001E7FD2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 w:rsidR="00CF0B2F">
        <w:rPr>
          <w:bCs/>
        </w:rPr>
        <w:t>Cyreles  se  encuentran en su  planta</w:t>
      </w:r>
    </w:p>
    <w:p w:rsidR="001E7FD2" w:rsidRDefault="001E7FD2" w:rsidP="001E7FD2">
      <w:r>
        <w:t xml:space="preserve">                   -   Anexo  Arte  para   alturas y Tonos.</w:t>
      </w:r>
    </w:p>
    <w:p w:rsidR="001E7FD2" w:rsidRDefault="001E7FD2" w:rsidP="001E7FD2">
      <w:pPr>
        <w:rPr>
          <w:b/>
        </w:rPr>
      </w:pPr>
      <w:r>
        <w:tab/>
        <w:t xml:space="preserve">        -  </w:t>
      </w:r>
      <w:r w:rsidRPr="00B879F4">
        <w:rPr>
          <w:b/>
        </w:rPr>
        <w:t>SE  APRUEBA  IMPRESIÓN</w:t>
      </w:r>
      <w:r>
        <w:t xml:space="preserve">  </w:t>
      </w:r>
      <w:r>
        <w:tab/>
        <w:t xml:space="preserve">        </w:t>
      </w: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1E7FD2" w:rsidRDefault="001E7FD2" w:rsidP="001E7FD2">
      <w:pPr>
        <w:rPr>
          <w:b/>
        </w:rPr>
      </w:pPr>
      <w:r>
        <w:rPr>
          <w:b/>
        </w:rPr>
        <w:tab/>
        <w:t xml:space="preserve">        -  EL MATERIAL  LO ENVIA  P.U </w:t>
      </w:r>
    </w:p>
    <w:p w:rsidR="001E7FD2" w:rsidRDefault="001E7FD2" w:rsidP="001E7FD2">
      <w:pPr>
        <w:rPr>
          <w:b/>
        </w:rPr>
      </w:pPr>
      <w:r>
        <w:rPr>
          <w:b/>
        </w:rPr>
        <w:tab/>
        <w:t xml:space="preserve">       </w:t>
      </w:r>
    </w:p>
    <w:p w:rsidR="001E7FD2" w:rsidRDefault="001E7FD2" w:rsidP="001E7FD2"/>
    <w:p w:rsidR="001E7FD2" w:rsidRDefault="001E7FD2" w:rsidP="001E7FD2">
      <w:r>
        <w:tab/>
      </w:r>
    </w:p>
    <w:p w:rsidR="001E7FD2" w:rsidRDefault="001E7FD2" w:rsidP="001E7FD2">
      <w:r>
        <w:t>Agradezco la atención y colaboración prestada.</w:t>
      </w:r>
    </w:p>
    <w:p w:rsidR="001E7FD2" w:rsidRDefault="001E7FD2" w:rsidP="001E7FD2"/>
    <w:p w:rsidR="001E7FD2" w:rsidRDefault="001E7FD2" w:rsidP="001E7FD2"/>
    <w:p w:rsidR="001E7FD2" w:rsidRDefault="001E7FD2" w:rsidP="001E7FD2">
      <w:r>
        <w:t>Cordialmente</w:t>
      </w:r>
    </w:p>
    <w:p w:rsidR="001E7FD2" w:rsidRDefault="001E7FD2" w:rsidP="001E7FD2"/>
    <w:p w:rsidR="001E7FD2" w:rsidRDefault="001E7FD2" w:rsidP="001E7FD2"/>
    <w:p w:rsidR="001E7FD2" w:rsidRDefault="001E7FD2" w:rsidP="001E7FD2">
      <w:r>
        <w:t>RICARDO CASAS ZAPATA</w:t>
      </w:r>
    </w:p>
    <w:p w:rsidR="001E7FD2" w:rsidRDefault="001E7FD2" w:rsidP="001E7FD2">
      <w:r>
        <w:t>Director.</w:t>
      </w:r>
    </w:p>
    <w:p w:rsidR="001E7FD2" w:rsidRDefault="001E7FD2" w:rsidP="001E7FD2">
      <w:pPr>
        <w:rPr>
          <w:b/>
        </w:rPr>
      </w:pPr>
    </w:p>
    <w:p w:rsidR="001E7FD2" w:rsidRDefault="001E7FD2" w:rsidP="002F4C3D"/>
    <w:p w:rsidR="00EB32CE" w:rsidRDefault="00EB32CE" w:rsidP="002F4C3D"/>
    <w:p w:rsidR="00EB32CE" w:rsidRDefault="00EB32CE" w:rsidP="002F4C3D"/>
    <w:p w:rsidR="00EB32CE" w:rsidRDefault="00EB32CE" w:rsidP="00EB32CE"/>
    <w:p w:rsidR="00EB32CE" w:rsidRDefault="00EB32CE" w:rsidP="00EB32CE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EB32CE" w:rsidRDefault="00EB32CE" w:rsidP="00EB32CE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EB32CE" w:rsidRDefault="00EB32CE" w:rsidP="00EB32CE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EB32CE" w:rsidRDefault="00EB32CE" w:rsidP="00EB32CE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EB32CE" w:rsidRDefault="00EB32CE" w:rsidP="00EB32CE">
      <w:pPr>
        <w:rPr>
          <w:b/>
        </w:rPr>
      </w:pPr>
    </w:p>
    <w:p w:rsidR="00EB32CE" w:rsidRDefault="00EB32CE" w:rsidP="00EB32CE">
      <w:pPr>
        <w:pStyle w:val="Ttulo1"/>
      </w:pPr>
      <w:r>
        <w:t>ORDEN DE TRABAJO      N°      05625</w:t>
      </w:r>
    </w:p>
    <w:p w:rsidR="00EB32CE" w:rsidRDefault="00EB32CE" w:rsidP="00EB32CE"/>
    <w:p w:rsidR="00EB32CE" w:rsidRDefault="00EB32CE" w:rsidP="00EB32CE"/>
    <w:p w:rsidR="00EB32CE" w:rsidRDefault="00EB32CE" w:rsidP="00EB32CE">
      <w:r>
        <w:t>FECHA:</w:t>
      </w:r>
      <w:r>
        <w:tab/>
        <w:t>Medellín, Noviembre  05   de 2009</w:t>
      </w:r>
    </w:p>
    <w:p w:rsidR="00EB32CE" w:rsidRDefault="00EB32CE" w:rsidP="00EB32CE">
      <w:r>
        <w:t>PARA:</w:t>
      </w:r>
      <w:r>
        <w:tab/>
      </w:r>
      <w:r>
        <w:tab/>
        <w:t>PLÁSTICOS DARMA</w:t>
      </w:r>
    </w:p>
    <w:p w:rsidR="00EB32CE" w:rsidRDefault="00EB32CE" w:rsidP="00EB32CE">
      <w:r>
        <w:t>ATENCIÓN:</w:t>
      </w:r>
      <w:r>
        <w:tab/>
        <w:t>Sr. Darío Jaramillo</w:t>
      </w:r>
    </w:p>
    <w:p w:rsidR="00EB32CE" w:rsidRDefault="00EB32CE" w:rsidP="00EB32CE">
      <w:r>
        <w:tab/>
      </w:r>
      <w:r>
        <w:tab/>
        <w:t>Gerente.</w:t>
      </w:r>
    </w:p>
    <w:p w:rsidR="00EB32CE" w:rsidRDefault="00EB32CE" w:rsidP="00EB32CE"/>
    <w:p w:rsidR="00EB32CE" w:rsidRDefault="00EB32CE" w:rsidP="00EB32CE">
      <w:r>
        <w:t>Apreciado Don Darío:</w:t>
      </w:r>
    </w:p>
    <w:p w:rsidR="00EB32CE" w:rsidRDefault="00EB32CE" w:rsidP="00EB32CE"/>
    <w:p w:rsidR="00EB32CE" w:rsidRDefault="00EB32CE" w:rsidP="00EB32CE">
      <w:r>
        <w:t>Con la presente estamos solicitando el siguiente material:</w:t>
      </w:r>
    </w:p>
    <w:p w:rsidR="00EB32CE" w:rsidRDefault="00EB32CE" w:rsidP="00EB32CE"/>
    <w:p w:rsidR="00EB32CE" w:rsidRDefault="00EB32CE" w:rsidP="00EB32CE">
      <w:pPr>
        <w:rPr>
          <w:b/>
          <w:bCs/>
          <w:u w:val="single"/>
        </w:rPr>
      </w:pPr>
      <w:r>
        <w:rPr>
          <w:b/>
          <w:bCs/>
          <w:u w:val="single"/>
        </w:rPr>
        <w:t>IMPRESIÓN  :</w:t>
      </w:r>
    </w:p>
    <w:p w:rsidR="00EB32CE" w:rsidRDefault="00EB32CE" w:rsidP="00EB32CE"/>
    <w:p w:rsidR="00EB32CE" w:rsidRDefault="00EB32CE" w:rsidP="00EB32CE">
      <w:r>
        <w:t>MATERIAL:</w:t>
      </w:r>
      <w:r>
        <w:tab/>
      </w:r>
      <w:r>
        <w:tab/>
        <w:t xml:space="preserve">P.P  TUBULAR  de  </w:t>
      </w:r>
      <w:r>
        <w:rPr>
          <w:b/>
        </w:rPr>
        <w:t>35</w:t>
      </w:r>
      <w:r>
        <w:t xml:space="preserve">     Cms.</w:t>
      </w:r>
    </w:p>
    <w:p w:rsidR="00EB32CE" w:rsidRDefault="00EB32CE" w:rsidP="00EB32CE">
      <w:r>
        <w:t>CALIBRE:</w:t>
      </w:r>
      <w:r>
        <w:tab/>
      </w:r>
      <w:r>
        <w:tab/>
        <w:t>1.4  ”</w:t>
      </w:r>
    </w:p>
    <w:p w:rsidR="00EB32CE" w:rsidRDefault="00EB32CE" w:rsidP="00EB32CE">
      <w:r>
        <w:t>CANTIDAD:</w:t>
      </w:r>
      <w:r>
        <w:tab/>
      </w:r>
      <w:r>
        <w:tab/>
        <w:t>220   Kg</w:t>
      </w:r>
    </w:p>
    <w:p w:rsidR="00EB32CE" w:rsidRDefault="00EB32CE" w:rsidP="00EB32CE">
      <w:r>
        <w:t>REFERENCIA:</w:t>
      </w:r>
      <w:r>
        <w:tab/>
      </w:r>
      <w:r>
        <w:rPr>
          <w:b/>
        </w:rPr>
        <w:t>PANDEQUESO      ( EXQUISITOS )</w:t>
      </w:r>
    </w:p>
    <w:p w:rsidR="00EB32CE" w:rsidRDefault="00EB32CE" w:rsidP="00EB32CE">
      <w:r>
        <w:t>REPETICIÓN:</w:t>
      </w:r>
      <w:r>
        <w:tab/>
        <w:t>18   Cms.</w:t>
      </w:r>
    </w:p>
    <w:p w:rsidR="00EB32CE" w:rsidRDefault="00EB32CE" w:rsidP="00EB32CE">
      <w:r>
        <w:t>RODILLO  :               36</w:t>
      </w:r>
    </w:p>
    <w:p w:rsidR="00EB32CE" w:rsidRDefault="00EB32CE" w:rsidP="00EB32CE">
      <w:r>
        <w:t>IMPRESIÓN:</w:t>
      </w:r>
      <w:r>
        <w:tab/>
      </w:r>
      <w:r>
        <w:tab/>
        <w:t xml:space="preserve">2 caras  </w:t>
      </w:r>
    </w:p>
    <w:p w:rsidR="00EB32CE" w:rsidRDefault="00EB32CE" w:rsidP="00EB32CE">
      <w:r>
        <w:t>COLORES:</w:t>
      </w:r>
      <w:r>
        <w:tab/>
      </w:r>
      <w:r>
        <w:tab/>
        <w:t>3  ( Amarillo -  Rojo – Negro  ) Según  Muestra</w:t>
      </w:r>
    </w:p>
    <w:p w:rsidR="00EB32CE" w:rsidRDefault="00EB32CE" w:rsidP="00EB32CE">
      <w:r>
        <w:t>BOLSA:</w:t>
      </w:r>
      <w:r>
        <w:tab/>
      </w:r>
      <w:r>
        <w:tab/>
        <w:t>18  x  35   cms</w:t>
      </w:r>
    </w:p>
    <w:p w:rsidR="00EB32CE" w:rsidRDefault="00EB32CE" w:rsidP="00EB32CE">
      <w:r>
        <w:t>SELLADO :</w:t>
      </w:r>
      <w:r>
        <w:tab/>
      </w:r>
      <w:r>
        <w:tab/>
        <w:t>Lateral</w:t>
      </w:r>
    </w:p>
    <w:p w:rsidR="00EB32CE" w:rsidRDefault="00EB32CE" w:rsidP="00EB32CE"/>
    <w:p w:rsidR="00EB32CE" w:rsidRDefault="00EB32CE" w:rsidP="00EB32CE">
      <w:r>
        <w:rPr>
          <w:b/>
          <w:bCs/>
          <w:u w:val="single"/>
        </w:rPr>
        <w:t>NOTA:</w:t>
      </w:r>
      <w:r>
        <w:t xml:space="preserve">  - Se  envia muestra física para los tonos y alturas  de impresión.</w:t>
      </w:r>
    </w:p>
    <w:p w:rsidR="00EB32CE" w:rsidRDefault="00EB32CE" w:rsidP="00EB32CE">
      <w:pPr>
        <w:numPr>
          <w:ilvl w:val="0"/>
          <w:numId w:val="2"/>
        </w:numPr>
      </w:pPr>
      <w:r>
        <w:t xml:space="preserve">El material lo envia PLASTICOS UNION. De  </w:t>
      </w:r>
      <w:r>
        <w:rPr>
          <w:b/>
        </w:rPr>
        <w:t>35</w:t>
      </w:r>
      <w:r w:rsidRPr="00A026B6">
        <w:rPr>
          <w:b/>
        </w:rPr>
        <w:t xml:space="preserve">  cms</w:t>
      </w:r>
    </w:p>
    <w:p w:rsidR="00EB32CE" w:rsidRDefault="00EB32CE" w:rsidP="00EB32CE">
      <w:pPr>
        <w:numPr>
          <w:ilvl w:val="0"/>
          <w:numId w:val="2"/>
        </w:numPr>
        <w:rPr>
          <w:bCs/>
        </w:rPr>
      </w:pPr>
      <w:r>
        <w:rPr>
          <w:bCs/>
        </w:rPr>
        <w:t>Cyreles   e  su  planta</w:t>
      </w:r>
    </w:p>
    <w:p w:rsidR="00EB32CE" w:rsidRPr="001E00C6" w:rsidRDefault="00EB32CE" w:rsidP="00EB32CE">
      <w:pPr>
        <w:ind w:left="1500"/>
        <w:rPr>
          <w:bCs/>
        </w:rPr>
      </w:pPr>
    </w:p>
    <w:p w:rsidR="00EB32CE" w:rsidRDefault="00EB32CE" w:rsidP="00EB32CE"/>
    <w:p w:rsidR="00EB32CE" w:rsidRDefault="00EB32CE" w:rsidP="00EB32CE">
      <w:r>
        <w:t>Agradezco la atención y colaboración prestada.</w:t>
      </w:r>
    </w:p>
    <w:p w:rsidR="00EB32CE" w:rsidRDefault="00EB32CE" w:rsidP="00EB32CE"/>
    <w:p w:rsidR="00EB32CE" w:rsidRDefault="00EB32CE" w:rsidP="00EB32CE"/>
    <w:p w:rsidR="00EB32CE" w:rsidRDefault="00EB32CE" w:rsidP="00EB32CE">
      <w:r>
        <w:t>Cordialmente,</w:t>
      </w:r>
    </w:p>
    <w:p w:rsidR="00EB32CE" w:rsidRDefault="00EB32CE" w:rsidP="00EB32CE"/>
    <w:p w:rsidR="00EB32CE" w:rsidRDefault="00EB32CE" w:rsidP="00EB32CE"/>
    <w:p w:rsidR="00EB32CE" w:rsidRDefault="00EB32CE" w:rsidP="00EB32CE">
      <w:r>
        <w:t>RICARDO CASAS ZAPATA</w:t>
      </w:r>
    </w:p>
    <w:p w:rsidR="00EB32CE" w:rsidRDefault="00EB32CE" w:rsidP="00EB32CE">
      <w:r>
        <w:t>Director.</w:t>
      </w:r>
    </w:p>
    <w:p w:rsidR="00EB32CE" w:rsidRDefault="00EB32CE" w:rsidP="00EB32CE">
      <w:pPr>
        <w:rPr>
          <w:b/>
        </w:rPr>
      </w:pPr>
    </w:p>
    <w:p w:rsidR="00EB32CE" w:rsidRDefault="00EB32CE" w:rsidP="00EB32CE">
      <w:pPr>
        <w:rPr>
          <w:b/>
        </w:rPr>
      </w:pPr>
    </w:p>
    <w:p w:rsidR="00EB32CE" w:rsidRDefault="00EB32CE" w:rsidP="002F4C3D"/>
    <w:p w:rsidR="002A2088" w:rsidRDefault="002A2088" w:rsidP="002F4C3D"/>
    <w:p w:rsidR="002A2088" w:rsidRDefault="002A2088" w:rsidP="002F4C3D"/>
    <w:p w:rsidR="002A2088" w:rsidRDefault="002A2088" w:rsidP="002F4C3D"/>
    <w:p w:rsidR="002A2088" w:rsidRDefault="002A2088" w:rsidP="002F4C3D"/>
    <w:p w:rsidR="002A2088" w:rsidRDefault="002A2088" w:rsidP="002F4C3D"/>
    <w:p w:rsidR="002A2088" w:rsidRDefault="002A2088" w:rsidP="002A2088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LTDA</w:t>
      </w:r>
    </w:p>
    <w:p w:rsidR="002A2088" w:rsidRDefault="002A2088" w:rsidP="002A2088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2A2088" w:rsidRDefault="002A2088" w:rsidP="002A2088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76 N 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2A2088" w:rsidRDefault="002A2088" w:rsidP="002A2088">
      <w:pPr>
        <w:rPr>
          <w:b/>
          <w:bCs/>
          <w:sz w:val="20"/>
        </w:rPr>
      </w:pPr>
      <w:r>
        <w:rPr>
          <w:b/>
          <w:bCs/>
          <w:sz w:val="20"/>
        </w:rPr>
        <w:t>TEL: 4 44 46 64   ITAGUI.</w:t>
      </w:r>
    </w:p>
    <w:p w:rsidR="002A2088" w:rsidRDefault="002A2088" w:rsidP="002A2088">
      <w:pPr>
        <w:rPr>
          <w:b/>
          <w:bCs/>
          <w:sz w:val="20"/>
        </w:rPr>
      </w:pPr>
    </w:p>
    <w:p w:rsidR="002A2088" w:rsidRDefault="002A2088" w:rsidP="002A2088">
      <w:pPr>
        <w:rPr>
          <w:b/>
        </w:rPr>
      </w:pPr>
    </w:p>
    <w:p w:rsidR="002A2088" w:rsidRDefault="002A2088" w:rsidP="002A2088">
      <w:pPr>
        <w:pStyle w:val="Ttulo1"/>
      </w:pPr>
      <w:r>
        <w:t>O</w:t>
      </w:r>
      <w:r w:rsidR="008C1029">
        <w:t>RDEN DE TRABAJO    N°      05563</w:t>
      </w:r>
    </w:p>
    <w:p w:rsidR="002A2088" w:rsidRDefault="002A2088" w:rsidP="002A2088"/>
    <w:p w:rsidR="002A2088" w:rsidRDefault="002A2088" w:rsidP="002A2088">
      <w:r>
        <w:t>FECHA:</w:t>
      </w:r>
      <w:r>
        <w:tab/>
        <w:t>Medellín,  Noviembre  02   de   2009</w:t>
      </w:r>
    </w:p>
    <w:p w:rsidR="002A2088" w:rsidRDefault="002A2088" w:rsidP="002A2088">
      <w:r>
        <w:t>PARA:</w:t>
      </w:r>
      <w:r>
        <w:tab/>
      </w:r>
      <w:r>
        <w:tab/>
        <w:t>PLASTICOS DARMA S.A.</w:t>
      </w:r>
    </w:p>
    <w:p w:rsidR="002A2088" w:rsidRDefault="002A2088" w:rsidP="002A2088">
      <w:r>
        <w:t>ATENCIÓN:</w:t>
      </w:r>
      <w:r>
        <w:tab/>
        <w:t>Sr. Dario Jaramillo</w:t>
      </w:r>
    </w:p>
    <w:p w:rsidR="002A2088" w:rsidRDefault="002A2088" w:rsidP="002A2088">
      <w:r>
        <w:tab/>
      </w:r>
      <w:r>
        <w:tab/>
        <w:t>Gerente</w:t>
      </w:r>
    </w:p>
    <w:p w:rsidR="002A2088" w:rsidRDefault="002A2088" w:rsidP="002A2088"/>
    <w:p w:rsidR="002A2088" w:rsidRDefault="002A2088" w:rsidP="002A2088">
      <w:r>
        <w:t>Apreciado  Don Darío:</w:t>
      </w:r>
    </w:p>
    <w:p w:rsidR="002A2088" w:rsidRDefault="002A2088" w:rsidP="002A2088">
      <w:r>
        <w:t xml:space="preserve"> </w:t>
      </w:r>
    </w:p>
    <w:p w:rsidR="002A2088" w:rsidRDefault="002A2088" w:rsidP="002A2088">
      <w:r>
        <w:t>Con la presente estamos solicitando el siguiente Material :</w:t>
      </w:r>
    </w:p>
    <w:p w:rsidR="002A2088" w:rsidRDefault="002A2088" w:rsidP="002A2088"/>
    <w:p w:rsidR="002A2088" w:rsidRDefault="002A2088" w:rsidP="002A2088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2A2088" w:rsidRDefault="002A2088" w:rsidP="002A2088">
      <w:pPr>
        <w:rPr>
          <w:b/>
          <w:bCs/>
          <w:u w:val="single"/>
        </w:rPr>
      </w:pPr>
    </w:p>
    <w:p w:rsidR="002A2088" w:rsidRDefault="002A2088" w:rsidP="002A2088">
      <w:r>
        <w:t>MATERIAL:</w:t>
      </w:r>
      <w:r>
        <w:tab/>
      </w:r>
      <w:r>
        <w:tab/>
        <w:t>Polietileno Baja Densidad Blanco  TUBULAR</w:t>
      </w:r>
    </w:p>
    <w:p w:rsidR="002A2088" w:rsidRDefault="002A2088" w:rsidP="002A2088">
      <w:r>
        <w:t>MEDIDA:</w:t>
      </w:r>
      <w:r>
        <w:tab/>
      </w:r>
      <w:r>
        <w:tab/>
      </w:r>
      <w:r w:rsidR="00F64447">
        <w:t>33 + 7.5 + 7.5</w:t>
      </w:r>
      <w:r w:rsidRPr="007317E8">
        <w:rPr>
          <w:b/>
        </w:rPr>
        <w:t xml:space="preserve">    </w:t>
      </w:r>
      <w:r>
        <w:t>Cms.</w:t>
      </w:r>
    </w:p>
    <w:p w:rsidR="002A2088" w:rsidRDefault="002A2088" w:rsidP="002A2088">
      <w:pPr>
        <w:rPr>
          <w:b/>
          <w:bCs/>
        </w:rPr>
      </w:pPr>
      <w:r>
        <w:t>CALIBRE:</w:t>
      </w:r>
      <w:r>
        <w:tab/>
      </w:r>
      <w:r>
        <w:tab/>
      </w:r>
      <w:r w:rsidR="00F64447">
        <w:rPr>
          <w:b/>
        </w:rPr>
        <w:t>1.7</w:t>
      </w:r>
      <w:r>
        <w:rPr>
          <w:b/>
        </w:rPr>
        <w:t xml:space="preserve"> </w:t>
      </w:r>
      <w:r w:rsidRPr="007317E8">
        <w:rPr>
          <w:b/>
        </w:rPr>
        <w:t xml:space="preserve"> </w:t>
      </w:r>
      <w:r w:rsidRPr="007317E8">
        <w:rPr>
          <w:b/>
          <w:bCs/>
        </w:rPr>
        <w:t xml:space="preserve"> ”</w:t>
      </w:r>
    </w:p>
    <w:p w:rsidR="002A2088" w:rsidRDefault="002A2088" w:rsidP="002A2088">
      <w:r>
        <w:t>COLOR:</w:t>
      </w:r>
      <w:r>
        <w:tab/>
      </w:r>
      <w:r>
        <w:tab/>
        <w:t>Blanco</w:t>
      </w:r>
    </w:p>
    <w:p w:rsidR="002A2088" w:rsidRPr="00874A16" w:rsidRDefault="002A2088" w:rsidP="002A2088">
      <w:r>
        <w:t>TRATADO:</w:t>
      </w:r>
      <w:r>
        <w:tab/>
      </w:r>
      <w:r>
        <w:tab/>
        <w:t>2  Caras.</w:t>
      </w:r>
    </w:p>
    <w:p w:rsidR="002A2088" w:rsidRDefault="00F64447" w:rsidP="002A2088">
      <w:pPr>
        <w:rPr>
          <w:b/>
          <w:bCs/>
        </w:rPr>
      </w:pPr>
      <w:r>
        <w:t>CANTIDAD:</w:t>
      </w:r>
      <w:r>
        <w:tab/>
      </w:r>
      <w:r>
        <w:tab/>
        <w:t>35</w:t>
      </w:r>
      <w:r w:rsidR="002A2088">
        <w:t>0   Kg.</w:t>
      </w:r>
      <w:r w:rsidR="002A2088">
        <w:rPr>
          <w:b/>
          <w:bCs/>
        </w:rPr>
        <w:tab/>
      </w:r>
    </w:p>
    <w:p w:rsidR="002A2088" w:rsidRDefault="00D107F2" w:rsidP="00D107F2">
      <w:r>
        <w:t>COLORES:</w:t>
      </w:r>
      <w:r>
        <w:tab/>
      </w:r>
      <w:r>
        <w:tab/>
        <w:t xml:space="preserve">2 </w:t>
      </w:r>
      <w:r w:rsidR="004A7F77">
        <w:t xml:space="preserve">    </w:t>
      </w:r>
      <w:r>
        <w:t>( Naranja - Amarillo</w:t>
      </w:r>
      <w:r w:rsidR="002A2088">
        <w:t xml:space="preserve">   )   </w:t>
      </w:r>
    </w:p>
    <w:p w:rsidR="002A2088" w:rsidRDefault="002A2088" w:rsidP="002A2088">
      <w:r>
        <w:t>CARAS:</w:t>
      </w:r>
      <w:r>
        <w:tab/>
      </w:r>
      <w:r>
        <w:tab/>
        <w:t xml:space="preserve">2 </w:t>
      </w:r>
    </w:p>
    <w:p w:rsidR="002A2088" w:rsidRDefault="004A7F77" w:rsidP="002A2088">
      <w:r>
        <w:t>REPETICIÓN:</w:t>
      </w:r>
      <w:r>
        <w:tab/>
        <w:t xml:space="preserve">60  </w:t>
      </w:r>
      <w:r w:rsidR="002A2088">
        <w:t xml:space="preserve">  Cms.</w:t>
      </w:r>
    </w:p>
    <w:p w:rsidR="002A2088" w:rsidRDefault="004A7F77" w:rsidP="002A2088">
      <w:r>
        <w:t xml:space="preserve">RODILLO  :    </w:t>
      </w:r>
      <w:r>
        <w:tab/>
        <w:t>60</w:t>
      </w:r>
      <w:r w:rsidR="002A2088">
        <w:tab/>
      </w:r>
    </w:p>
    <w:p w:rsidR="002A2088" w:rsidRDefault="004A7F77" w:rsidP="002A2088">
      <w:r>
        <w:t>BOLSA:</w:t>
      </w:r>
      <w:r>
        <w:tab/>
      </w:r>
      <w:r>
        <w:tab/>
        <w:t xml:space="preserve">33 + 7.5 + 7.5  x  60     cms      Con </w:t>
      </w:r>
      <w:r w:rsidR="00A5783C">
        <w:t xml:space="preserve"> </w:t>
      </w:r>
      <w:r>
        <w:t>troquel  Camiseta</w:t>
      </w:r>
    </w:p>
    <w:p w:rsidR="002A2088" w:rsidRDefault="002A2088" w:rsidP="002A2088">
      <w:r>
        <w:t>SELLADO:</w:t>
      </w:r>
      <w:r>
        <w:tab/>
      </w:r>
      <w:r>
        <w:tab/>
        <w:t>Fondo</w:t>
      </w:r>
    </w:p>
    <w:p w:rsidR="002A2088" w:rsidRDefault="002A2088" w:rsidP="002A2088">
      <w:r>
        <w:t>REFERENCIA:</w:t>
      </w:r>
      <w:r>
        <w:tab/>
      </w:r>
      <w:r w:rsidR="00A5783C">
        <w:rPr>
          <w:b/>
        </w:rPr>
        <w:t>LA MEDIA NARANJA  GRANDE</w:t>
      </w:r>
    </w:p>
    <w:p w:rsidR="002A2088" w:rsidRDefault="002A2088" w:rsidP="002A2088">
      <w:r>
        <w:tab/>
      </w:r>
      <w:r>
        <w:tab/>
      </w:r>
      <w:r>
        <w:tab/>
      </w:r>
    </w:p>
    <w:p w:rsidR="002A2088" w:rsidRDefault="002A2088" w:rsidP="002A2088"/>
    <w:p w:rsidR="002A2088" w:rsidRDefault="002A2088" w:rsidP="002A2088">
      <w:r>
        <w:rPr>
          <w:b/>
          <w:bCs/>
          <w:u w:val="single"/>
        </w:rPr>
        <w:t>NOTA</w:t>
      </w:r>
      <w:r>
        <w:t>:  - Cyreles  los  envía  Grafiflex.</w:t>
      </w:r>
    </w:p>
    <w:p w:rsidR="002A2088" w:rsidRPr="001B3E70" w:rsidRDefault="002A2088" w:rsidP="002A2088">
      <w:pPr>
        <w:numPr>
          <w:ilvl w:val="0"/>
          <w:numId w:val="2"/>
        </w:numPr>
        <w:rPr>
          <w:b/>
          <w:u w:val="single"/>
        </w:rPr>
      </w:pPr>
      <w:r>
        <w:t>Colores y alturas de impresión  según    Muestra.</w:t>
      </w:r>
    </w:p>
    <w:p w:rsidR="002A2088" w:rsidRDefault="002A2088" w:rsidP="002A2088">
      <w:pPr>
        <w:numPr>
          <w:ilvl w:val="0"/>
          <w:numId w:val="2"/>
        </w:numPr>
        <w:rPr>
          <w:b/>
          <w:u w:val="single"/>
        </w:rPr>
      </w:pPr>
      <w:r>
        <w:rPr>
          <w:b/>
          <w:u w:val="single"/>
        </w:rPr>
        <w:t>SE  APRUEBA  IMPRESIÓN.</w:t>
      </w:r>
    </w:p>
    <w:p w:rsidR="002A2088" w:rsidRPr="000E3688" w:rsidRDefault="002A2088" w:rsidP="002A2088">
      <w:pPr>
        <w:ind w:left="1500"/>
      </w:pPr>
    </w:p>
    <w:p w:rsidR="002A2088" w:rsidRPr="000E3688" w:rsidRDefault="002A2088" w:rsidP="002A2088">
      <w:pPr>
        <w:rPr>
          <w:b/>
        </w:rPr>
      </w:pPr>
    </w:p>
    <w:p w:rsidR="002A2088" w:rsidRPr="000E3688" w:rsidRDefault="002A2088" w:rsidP="002A2088">
      <w:pPr>
        <w:rPr>
          <w:b/>
        </w:rPr>
      </w:pPr>
    </w:p>
    <w:p w:rsidR="002A2088" w:rsidRDefault="002A2088" w:rsidP="002A2088">
      <w:r>
        <w:t>Agradezco la atención y colaboración prestada.</w:t>
      </w:r>
    </w:p>
    <w:p w:rsidR="002A2088" w:rsidRDefault="002A2088" w:rsidP="002A2088"/>
    <w:p w:rsidR="002A2088" w:rsidRDefault="002A2088" w:rsidP="002A2088"/>
    <w:p w:rsidR="002A2088" w:rsidRDefault="002A2088" w:rsidP="002A2088">
      <w:r>
        <w:t>Cordialmente,</w:t>
      </w:r>
    </w:p>
    <w:p w:rsidR="002A2088" w:rsidRDefault="002A2088" w:rsidP="002A2088"/>
    <w:p w:rsidR="002A2088" w:rsidRDefault="002A2088" w:rsidP="002A2088"/>
    <w:p w:rsidR="002A2088" w:rsidRDefault="002A2088" w:rsidP="002A2088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2A2088" w:rsidRDefault="002A2088" w:rsidP="002A2088">
      <w:r>
        <w:t>Director</w:t>
      </w:r>
    </w:p>
    <w:p w:rsidR="002A2088" w:rsidRDefault="002A2088" w:rsidP="002A2088"/>
    <w:p w:rsidR="002A2088" w:rsidRDefault="002A2088" w:rsidP="002F4C3D"/>
    <w:p w:rsidR="00016413" w:rsidRDefault="00016413" w:rsidP="00016413">
      <w:pPr>
        <w:rPr>
          <w:b/>
          <w:bCs/>
          <w:sz w:val="20"/>
        </w:rPr>
      </w:pPr>
      <w:r>
        <w:rPr>
          <w:b/>
          <w:bCs/>
          <w:sz w:val="20"/>
        </w:rPr>
        <w:t>PLÁSTICOS UNION LTDA</w:t>
      </w:r>
    </w:p>
    <w:p w:rsidR="00016413" w:rsidRDefault="00016413" w:rsidP="00016413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NIT: 811.040.799-9</w:t>
      </w:r>
    </w:p>
    <w:p w:rsidR="00016413" w:rsidRDefault="00016413" w:rsidP="00016413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76 N 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016413" w:rsidRDefault="00016413" w:rsidP="00016413">
      <w:pPr>
        <w:rPr>
          <w:b/>
          <w:bCs/>
          <w:sz w:val="20"/>
        </w:rPr>
      </w:pPr>
      <w:r>
        <w:rPr>
          <w:b/>
          <w:bCs/>
          <w:sz w:val="20"/>
        </w:rPr>
        <w:t>TEL: 4 44 46 64   ITAGUI.</w:t>
      </w:r>
    </w:p>
    <w:p w:rsidR="00016413" w:rsidRDefault="00016413" w:rsidP="00016413">
      <w:pPr>
        <w:rPr>
          <w:b/>
          <w:bCs/>
          <w:sz w:val="20"/>
        </w:rPr>
      </w:pPr>
    </w:p>
    <w:p w:rsidR="00016413" w:rsidRDefault="00016413" w:rsidP="00016413">
      <w:pPr>
        <w:rPr>
          <w:b/>
        </w:rPr>
      </w:pPr>
    </w:p>
    <w:p w:rsidR="00016413" w:rsidRDefault="00016413" w:rsidP="00016413">
      <w:pPr>
        <w:pStyle w:val="Ttulo1"/>
      </w:pPr>
      <w:r>
        <w:t>ORDEN DE TRABAJO    N°      05564</w:t>
      </w:r>
    </w:p>
    <w:p w:rsidR="00016413" w:rsidRDefault="00016413" w:rsidP="00016413"/>
    <w:p w:rsidR="00016413" w:rsidRDefault="00016413" w:rsidP="00016413">
      <w:r>
        <w:t>FECHA:</w:t>
      </w:r>
      <w:r>
        <w:tab/>
        <w:t>Medellín,  Noviembre  02   de   2009</w:t>
      </w:r>
    </w:p>
    <w:p w:rsidR="00016413" w:rsidRDefault="00016413" w:rsidP="00016413">
      <w:r>
        <w:t>PARA:</w:t>
      </w:r>
      <w:r>
        <w:tab/>
      </w:r>
      <w:r>
        <w:tab/>
        <w:t>PLASTICOS DARMA S.A.</w:t>
      </w:r>
    </w:p>
    <w:p w:rsidR="00016413" w:rsidRDefault="00016413" w:rsidP="00016413">
      <w:r>
        <w:t>ATENCIÓN:</w:t>
      </w:r>
      <w:r>
        <w:tab/>
        <w:t>Sr. Dario Jaramillo</w:t>
      </w:r>
    </w:p>
    <w:p w:rsidR="00016413" w:rsidRDefault="00016413" w:rsidP="00016413">
      <w:r>
        <w:tab/>
      </w:r>
      <w:r>
        <w:tab/>
        <w:t>Gerente</w:t>
      </w:r>
    </w:p>
    <w:p w:rsidR="00016413" w:rsidRDefault="00016413" w:rsidP="00016413"/>
    <w:p w:rsidR="00016413" w:rsidRDefault="00016413" w:rsidP="00016413">
      <w:r>
        <w:t>Apreciado  Don Darío:</w:t>
      </w:r>
    </w:p>
    <w:p w:rsidR="00016413" w:rsidRDefault="00016413" w:rsidP="00016413">
      <w:r>
        <w:t xml:space="preserve"> </w:t>
      </w:r>
    </w:p>
    <w:p w:rsidR="00016413" w:rsidRDefault="00016413" w:rsidP="00016413">
      <w:r>
        <w:t>Con la presente estamos solicitando el siguiente Material :</w:t>
      </w:r>
    </w:p>
    <w:p w:rsidR="00016413" w:rsidRDefault="00016413" w:rsidP="00016413"/>
    <w:p w:rsidR="00016413" w:rsidRDefault="00016413" w:rsidP="00016413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016413" w:rsidRDefault="00016413" w:rsidP="00016413">
      <w:pPr>
        <w:rPr>
          <w:b/>
          <w:bCs/>
          <w:u w:val="single"/>
        </w:rPr>
      </w:pPr>
    </w:p>
    <w:p w:rsidR="00016413" w:rsidRDefault="00016413" w:rsidP="00016413">
      <w:r>
        <w:t>MATERIAL:</w:t>
      </w:r>
      <w:r>
        <w:tab/>
      </w:r>
      <w:r>
        <w:tab/>
        <w:t>Polietileno Baja Densidad Blanco  TUBULAR</w:t>
      </w:r>
    </w:p>
    <w:p w:rsidR="00016413" w:rsidRDefault="00016413" w:rsidP="00016413">
      <w:r>
        <w:t>MEDIDA:</w:t>
      </w:r>
      <w:r>
        <w:tab/>
      </w:r>
      <w:r>
        <w:tab/>
        <w:t>28 + 6 + 6</w:t>
      </w:r>
      <w:r w:rsidRPr="007317E8">
        <w:rPr>
          <w:b/>
        </w:rPr>
        <w:t xml:space="preserve">    </w:t>
      </w:r>
      <w:r>
        <w:t>Cms.</w:t>
      </w:r>
    </w:p>
    <w:p w:rsidR="00016413" w:rsidRDefault="00016413" w:rsidP="00016413">
      <w:pPr>
        <w:rPr>
          <w:b/>
          <w:bCs/>
        </w:rPr>
      </w:pPr>
      <w:r>
        <w:t>CALIBRE:</w:t>
      </w:r>
      <w:r>
        <w:tab/>
      </w:r>
      <w:r>
        <w:tab/>
      </w:r>
      <w:r w:rsidR="009D0B53">
        <w:rPr>
          <w:b/>
        </w:rPr>
        <w:t>1.6</w:t>
      </w:r>
      <w:r>
        <w:rPr>
          <w:b/>
        </w:rPr>
        <w:t xml:space="preserve"> </w:t>
      </w:r>
      <w:r w:rsidRPr="007317E8">
        <w:rPr>
          <w:b/>
        </w:rPr>
        <w:t xml:space="preserve"> </w:t>
      </w:r>
      <w:r w:rsidRPr="007317E8">
        <w:rPr>
          <w:b/>
          <w:bCs/>
        </w:rPr>
        <w:t xml:space="preserve"> ”</w:t>
      </w:r>
    </w:p>
    <w:p w:rsidR="00016413" w:rsidRDefault="00016413" w:rsidP="00016413">
      <w:r>
        <w:t>COLOR:</w:t>
      </w:r>
      <w:r>
        <w:tab/>
      </w:r>
      <w:r>
        <w:tab/>
        <w:t>Blanco</w:t>
      </w:r>
    </w:p>
    <w:p w:rsidR="00016413" w:rsidRPr="00874A16" w:rsidRDefault="00016413" w:rsidP="00016413">
      <w:r>
        <w:t>TRATADO:</w:t>
      </w:r>
      <w:r>
        <w:tab/>
      </w:r>
      <w:r>
        <w:tab/>
        <w:t>2  Caras.</w:t>
      </w:r>
    </w:p>
    <w:p w:rsidR="00016413" w:rsidRDefault="009D0B53" w:rsidP="00016413">
      <w:pPr>
        <w:rPr>
          <w:b/>
          <w:bCs/>
        </w:rPr>
      </w:pPr>
      <w:r>
        <w:t>CANTIDAD:</w:t>
      </w:r>
      <w:r>
        <w:tab/>
      </w:r>
      <w:r>
        <w:tab/>
        <w:t xml:space="preserve">180 </w:t>
      </w:r>
      <w:r w:rsidR="00016413">
        <w:t xml:space="preserve">   Kg.</w:t>
      </w:r>
      <w:r w:rsidR="00016413">
        <w:rPr>
          <w:b/>
          <w:bCs/>
        </w:rPr>
        <w:tab/>
      </w:r>
    </w:p>
    <w:p w:rsidR="00016413" w:rsidRDefault="00016413" w:rsidP="00016413">
      <w:r>
        <w:t>COLORES:</w:t>
      </w:r>
      <w:r>
        <w:tab/>
      </w:r>
      <w:r>
        <w:tab/>
        <w:t xml:space="preserve">2     ( Naranja - Amarillo   )   </w:t>
      </w:r>
    </w:p>
    <w:p w:rsidR="00016413" w:rsidRDefault="00016413" w:rsidP="00016413">
      <w:r>
        <w:t>CARAS:</w:t>
      </w:r>
      <w:r>
        <w:tab/>
      </w:r>
      <w:r>
        <w:tab/>
        <w:t xml:space="preserve">2 </w:t>
      </w:r>
    </w:p>
    <w:p w:rsidR="00016413" w:rsidRDefault="00CB7C63" w:rsidP="00016413">
      <w:r>
        <w:t>REPETICIÓN:</w:t>
      </w:r>
      <w:r>
        <w:tab/>
        <w:t>48</w:t>
      </w:r>
      <w:r w:rsidR="00016413">
        <w:t xml:space="preserve">    Cms.</w:t>
      </w:r>
    </w:p>
    <w:p w:rsidR="00016413" w:rsidRDefault="00CB7C63" w:rsidP="00016413">
      <w:r>
        <w:t xml:space="preserve">RODILLO  :    </w:t>
      </w:r>
      <w:r>
        <w:tab/>
        <w:t>48</w:t>
      </w:r>
      <w:r w:rsidR="00016413">
        <w:tab/>
      </w:r>
    </w:p>
    <w:p w:rsidR="00016413" w:rsidRDefault="00016413" w:rsidP="00016413">
      <w:r>
        <w:t>BO</w:t>
      </w:r>
      <w:r w:rsidR="00CB7C63">
        <w:t>LSA:</w:t>
      </w:r>
      <w:r w:rsidR="00CB7C63">
        <w:tab/>
      </w:r>
      <w:r w:rsidR="00CB7C63">
        <w:tab/>
        <w:t>28  + 6 + 6   x  48</w:t>
      </w:r>
      <w:r>
        <w:t xml:space="preserve">     cms      </w:t>
      </w:r>
      <w:r w:rsidR="00A5459F">
        <w:t xml:space="preserve">   </w:t>
      </w:r>
      <w:r>
        <w:t>Con  troquel  Camiseta</w:t>
      </w:r>
    </w:p>
    <w:p w:rsidR="00016413" w:rsidRDefault="00016413" w:rsidP="00016413">
      <w:r>
        <w:t>SELLADO:</w:t>
      </w:r>
      <w:r>
        <w:tab/>
      </w:r>
      <w:r>
        <w:tab/>
        <w:t>Fondo</w:t>
      </w:r>
    </w:p>
    <w:p w:rsidR="00016413" w:rsidRDefault="00016413" w:rsidP="00016413">
      <w:r>
        <w:t>REFERENCIA:</w:t>
      </w:r>
      <w:r>
        <w:tab/>
      </w:r>
      <w:r>
        <w:rPr>
          <w:b/>
        </w:rPr>
        <w:t xml:space="preserve">LA MEDIA NARANJA  </w:t>
      </w:r>
      <w:r w:rsidR="00A5459F">
        <w:rPr>
          <w:b/>
        </w:rPr>
        <w:t>PEQUEÑA</w:t>
      </w:r>
    </w:p>
    <w:p w:rsidR="00016413" w:rsidRDefault="00016413" w:rsidP="00016413">
      <w:r>
        <w:tab/>
      </w:r>
      <w:r>
        <w:tab/>
      </w:r>
      <w:r>
        <w:tab/>
      </w:r>
    </w:p>
    <w:p w:rsidR="00016413" w:rsidRDefault="00016413" w:rsidP="00016413"/>
    <w:p w:rsidR="00016413" w:rsidRDefault="00016413" w:rsidP="00016413">
      <w:r>
        <w:rPr>
          <w:b/>
          <w:bCs/>
          <w:u w:val="single"/>
        </w:rPr>
        <w:t>NOTA</w:t>
      </w:r>
      <w:r>
        <w:t>:  - Cyreles  los  envía  Grafiflex.</w:t>
      </w:r>
    </w:p>
    <w:p w:rsidR="00016413" w:rsidRPr="001B3E70" w:rsidRDefault="00016413" w:rsidP="00016413">
      <w:pPr>
        <w:numPr>
          <w:ilvl w:val="0"/>
          <w:numId w:val="2"/>
        </w:numPr>
        <w:rPr>
          <w:b/>
          <w:u w:val="single"/>
        </w:rPr>
      </w:pPr>
      <w:r>
        <w:t>Colores y alturas de impresión  según    Muestra.</w:t>
      </w:r>
    </w:p>
    <w:p w:rsidR="00016413" w:rsidRDefault="00016413" w:rsidP="00016413">
      <w:pPr>
        <w:numPr>
          <w:ilvl w:val="0"/>
          <w:numId w:val="2"/>
        </w:numPr>
        <w:rPr>
          <w:b/>
          <w:u w:val="single"/>
        </w:rPr>
      </w:pPr>
      <w:r>
        <w:rPr>
          <w:b/>
          <w:u w:val="single"/>
        </w:rPr>
        <w:t>SE  APRUEBA  IMPRESIÓN.</w:t>
      </w:r>
    </w:p>
    <w:p w:rsidR="00016413" w:rsidRPr="000E3688" w:rsidRDefault="00016413" w:rsidP="00016413">
      <w:pPr>
        <w:ind w:left="1500"/>
      </w:pPr>
    </w:p>
    <w:p w:rsidR="00016413" w:rsidRPr="000E3688" w:rsidRDefault="00016413" w:rsidP="00016413">
      <w:pPr>
        <w:rPr>
          <w:b/>
        </w:rPr>
      </w:pPr>
    </w:p>
    <w:p w:rsidR="00016413" w:rsidRPr="000E3688" w:rsidRDefault="00016413" w:rsidP="00016413">
      <w:pPr>
        <w:rPr>
          <w:b/>
        </w:rPr>
      </w:pPr>
    </w:p>
    <w:p w:rsidR="00016413" w:rsidRDefault="00016413" w:rsidP="00016413">
      <w:r>
        <w:t>Agradezco la atención y colaboración prestada.</w:t>
      </w:r>
    </w:p>
    <w:p w:rsidR="00016413" w:rsidRDefault="00016413" w:rsidP="00016413"/>
    <w:p w:rsidR="00016413" w:rsidRDefault="00016413" w:rsidP="00016413"/>
    <w:p w:rsidR="00016413" w:rsidRDefault="00016413" w:rsidP="00016413">
      <w:r>
        <w:t>Cordialmente,</w:t>
      </w:r>
    </w:p>
    <w:p w:rsidR="00016413" w:rsidRDefault="00016413" w:rsidP="00016413"/>
    <w:p w:rsidR="00016413" w:rsidRDefault="00016413" w:rsidP="00016413"/>
    <w:p w:rsidR="00016413" w:rsidRDefault="00016413" w:rsidP="00016413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016413" w:rsidRDefault="00016413" w:rsidP="00016413">
      <w:r>
        <w:t>Director</w:t>
      </w:r>
    </w:p>
    <w:p w:rsidR="00016413" w:rsidRDefault="00016413" w:rsidP="00016413"/>
    <w:p w:rsidR="00016413" w:rsidRDefault="00016413" w:rsidP="00016413"/>
    <w:p w:rsidR="00016413" w:rsidRDefault="00016413" w:rsidP="002F4C3D"/>
    <w:p w:rsidR="00016413" w:rsidRDefault="00016413" w:rsidP="002F4C3D"/>
    <w:p w:rsidR="000C5946" w:rsidRDefault="000C5946" w:rsidP="000C5946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LTDA</w:t>
      </w:r>
    </w:p>
    <w:p w:rsidR="000C5946" w:rsidRDefault="000C5946" w:rsidP="000C5946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0C5946" w:rsidRDefault="000C5946" w:rsidP="000C5946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76 N 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0C5946" w:rsidRDefault="000C5946" w:rsidP="000C5946">
      <w:pPr>
        <w:rPr>
          <w:b/>
          <w:bCs/>
          <w:sz w:val="20"/>
        </w:rPr>
      </w:pPr>
      <w:r>
        <w:rPr>
          <w:b/>
          <w:bCs/>
          <w:sz w:val="20"/>
        </w:rPr>
        <w:t>TEL: 4 44 46 64   ITAGUI.</w:t>
      </w:r>
    </w:p>
    <w:p w:rsidR="000C5946" w:rsidRDefault="000C5946" w:rsidP="000C5946">
      <w:pPr>
        <w:rPr>
          <w:b/>
          <w:bCs/>
          <w:sz w:val="20"/>
        </w:rPr>
      </w:pPr>
    </w:p>
    <w:p w:rsidR="000C5946" w:rsidRDefault="000C5946" w:rsidP="000C5946">
      <w:pPr>
        <w:rPr>
          <w:b/>
        </w:rPr>
      </w:pPr>
    </w:p>
    <w:p w:rsidR="000C5946" w:rsidRDefault="000C5946" w:rsidP="000C5946">
      <w:pPr>
        <w:pStyle w:val="Ttulo1"/>
      </w:pPr>
      <w:r>
        <w:t>ORDEN DE TRABAJO    N°      05663</w:t>
      </w:r>
    </w:p>
    <w:p w:rsidR="000C5946" w:rsidRDefault="000C5946" w:rsidP="000C5946"/>
    <w:p w:rsidR="000C5946" w:rsidRDefault="000C5946" w:rsidP="000C5946">
      <w:r>
        <w:t>FECHA:</w:t>
      </w:r>
      <w:r>
        <w:tab/>
        <w:t>Medellín,  Noviembre  09   de   2009</w:t>
      </w:r>
    </w:p>
    <w:p w:rsidR="000C5946" w:rsidRDefault="000C5946" w:rsidP="000C5946">
      <w:r>
        <w:t>PARA:</w:t>
      </w:r>
      <w:r>
        <w:tab/>
      </w:r>
      <w:r>
        <w:tab/>
        <w:t>PLASTICOS DARMA S.A.</w:t>
      </w:r>
    </w:p>
    <w:p w:rsidR="000C5946" w:rsidRDefault="000C5946" w:rsidP="000C5946">
      <w:r>
        <w:t>ATENCIÓN:</w:t>
      </w:r>
      <w:r>
        <w:tab/>
        <w:t>Sr. Dario Jaramillo</w:t>
      </w:r>
    </w:p>
    <w:p w:rsidR="000C5946" w:rsidRDefault="000C5946" w:rsidP="000C5946">
      <w:r>
        <w:tab/>
      </w:r>
      <w:r>
        <w:tab/>
        <w:t>Gerente</w:t>
      </w:r>
    </w:p>
    <w:p w:rsidR="000C5946" w:rsidRDefault="000C5946" w:rsidP="000C5946"/>
    <w:p w:rsidR="000C5946" w:rsidRDefault="000C5946" w:rsidP="000C5946">
      <w:r>
        <w:t>Apreciado  Don Darío:</w:t>
      </w:r>
    </w:p>
    <w:p w:rsidR="000C5946" w:rsidRDefault="000C5946" w:rsidP="000C5946">
      <w:r>
        <w:t xml:space="preserve"> </w:t>
      </w:r>
    </w:p>
    <w:p w:rsidR="000C5946" w:rsidRDefault="000C5946" w:rsidP="000C5946">
      <w:r>
        <w:t xml:space="preserve">Con la presente estamos solicitando el siguiente Material </w:t>
      </w:r>
      <w:r w:rsidR="00AC251F">
        <w:t xml:space="preserve">  </w:t>
      </w:r>
      <w:r>
        <w:t>:</w:t>
      </w:r>
    </w:p>
    <w:p w:rsidR="000C5946" w:rsidRDefault="000C5946" w:rsidP="000C5946"/>
    <w:p w:rsidR="000C5946" w:rsidRDefault="000C5946" w:rsidP="000C5946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0C5946" w:rsidRDefault="000C5946" w:rsidP="000C5946">
      <w:pPr>
        <w:rPr>
          <w:b/>
          <w:bCs/>
          <w:u w:val="single"/>
        </w:rPr>
      </w:pPr>
    </w:p>
    <w:p w:rsidR="000C5946" w:rsidRDefault="000C5946" w:rsidP="000C5946">
      <w:r>
        <w:t>MATERIAL:</w:t>
      </w:r>
      <w:r>
        <w:tab/>
      </w:r>
      <w:r>
        <w:tab/>
        <w:t>Polietileno Baja Densidad Blanco  TUBULAR</w:t>
      </w:r>
    </w:p>
    <w:p w:rsidR="000C5946" w:rsidRDefault="005F5BF5" w:rsidP="000C5946">
      <w:r>
        <w:t>MEDIDA:</w:t>
      </w:r>
      <w:r>
        <w:tab/>
      </w:r>
      <w:r>
        <w:tab/>
        <w:t>53</w:t>
      </w:r>
      <w:r w:rsidR="000C5946" w:rsidRPr="007317E8">
        <w:rPr>
          <w:b/>
        </w:rPr>
        <w:t xml:space="preserve">    </w:t>
      </w:r>
      <w:r w:rsidR="000C5946">
        <w:t>Cms.</w:t>
      </w:r>
    </w:p>
    <w:p w:rsidR="000C5946" w:rsidRDefault="000C5946" w:rsidP="000C5946">
      <w:pPr>
        <w:rPr>
          <w:b/>
          <w:bCs/>
        </w:rPr>
      </w:pPr>
      <w:r>
        <w:t>CALIBRE:</w:t>
      </w:r>
      <w:r>
        <w:tab/>
      </w:r>
      <w:r>
        <w:tab/>
      </w:r>
      <w:r w:rsidR="005F5BF5">
        <w:rPr>
          <w:b/>
        </w:rPr>
        <w:t>2.0</w:t>
      </w:r>
      <w:r>
        <w:rPr>
          <w:b/>
        </w:rPr>
        <w:t xml:space="preserve"> </w:t>
      </w:r>
      <w:r w:rsidRPr="007317E8">
        <w:rPr>
          <w:b/>
        </w:rPr>
        <w:t xml:space="preserve"> </w:t>
      </w:r>
      <w:r w:rsidRPr="007317E8">
        <w:rPr>
          <w:b/>
          <w:bCs/>
        </w:rPr>
        <w:t xml:space="preserve"> ”</w:t>
      </w:r>
    </w:p>
    <w:p w:rsidR="000C5946" w:rsidRDefault="000C5946" w:rsidP="000C5946">
      <w:r>
        <w:t>COLOR:</w:t>
      </w:r>
      <w:r>
        <w:tab/>
      </w:r>
      <w:r>
        <w:tab/>
        <w:t>Blanco</w:t>
      </w:r>
    </w:p>
    <w:p w:rsidR="000C5946" w:rsidRPr="00874A16" w:rsidRDefault="000C5946" w:rsidP="000C5946">
      <w:r>
        <w:t>TRATADO:</w:t>
      </w:r>
      <w:r>
        <w:tab/>
      </w:r>
      <w:r>
        <w:tab/>
        <w:t>2  Caras.</w:t>
      </w:r>
    </w:p>
    <w:p w:rsidR="000C5946" w:rsidRDefault="000C5946" w:rsidP="000C5946">
      <w:pPr>
        <w:rPr>
          <w:b/>
          <w:bCs/>
        </w:rPr>
      </w:pPr>
      <w:r>
        <w:t>CANTIDAD:</w:t>
      </w:r>
      <w:r>
        <w:tab/>
      </w:r>
      <w:r>
        <w:tab/>
        <w:t>180    Kg.</w:t>
      </w:r>
      <w:r>
        <w:rPr>
          <w:b/>
          <w:bCs/>
        </w:rPr>
        <w:tab/>
      </w:r>
    </w:p>
    <w:p w:rsidR="000C5946" w:rsidRDefault="000C5946" w:rsidP="000C5946">
      <w:r>
        <w:t>COLO</w:t>
      </w:r>
      <w:r w:rsidR="005F5BF5">
        <w:t>RES:</w:t>
      </w:r>
      <w:r w:rsidR="005F5BF5">
        <w:tab/>
      </w:r>
      <w:r w:rsidR="005F5BF5">
        <w:tab/>
        <w:t xml:space="preserve">1   (   Rojo </w:t>
      </w:r>
      <w:r>
        <w:t xml:space="preserve">   )   </w:t>
      </w:r>
    </w:p>
    <w:p w:rsidR="000C5946" w:rsidRDefault="000C5946" w:rsidP="000C5946">
      <w:r>
        <w:t>CARAS:</w:t>
      </w:r>
      <w:r>
        <w:tab/>
      </w:r>
      <w:r>
        <w:tab/>
        <w:t xml:space="preserve">2 </w:t>
      </w:r>
    </w:p>
    <w:p w:rsidR="000C5946" w:rsidRDefault="00FE188F" w:rsidP="000C5946">
      <w:r>
        <w:t>REPETICIÓN:</w:t>
      </w:r>
      <w:r>
        <w:tab/>
      </w:r>
      <w:r w:rsidR="00CF3485">
        <w:t>36</w:t>
      </w:r>
      <w:r w:rsidR="000C5946">
        <w:t xml:space="preserve">    Cms.</w:t>
      </w:r>
    </w:p>
    <w:p w:rsidR="000C5946" w:rsidRDefault="00CF3485" w:rsidP="000C5946">
      <w:r>
        <w:t xml:space="preserve">RODILLO  :    </w:t>
      </w:r>
      <w:r>
        <w:tab/>
        <w:t>37</w:t>
      </w:r>
      <w:r w:rsidR="000C5946">
        <w:tab/>
      </w:r>
    </w:p>
    <w:p w:rsidR="000C5946" w:rsidRDefault="00CF3485" w:rsidP="000C5946">
      <w:r>
        <w:t>BOLSA:</w:t>
      </w:r>
      <w:r>
        <w:tab/>
      </w:r>
      <w:r>
        <w:tab/>
        <w:t>36   x  46 + 7</w:t>
      </w:r>
      <w:r w:rsidR="000C5946">
        <w:t xml:space="preserve">     cm</w:t>
      </w:r>
      <w:r w:rsidR="00686EE6">
        <w:t>s         Con  troquel    Riñon.</w:t>
      </w:r>
    </w:p>
    <w:p w:rsidR="000C5946" w:rsidRDefault="00686EE6" w:rsidP="000C5946">
      <w:r>
        <w:t>SELLADO:</w:t>
      </w:r>
      <w:r>
        <w:tab/>
      </w:r>
      <w:r>
        <w:tab/>
        <w:t>Lateral</w:t>
      </w:r>
    </w:p>
    <w:p w:rsidR="000C5946" w:rsidRDefault="000C5946" w:rsidP="000C5946">
      <w:r>
        <w:t>REFERENCIA:</w:t>
      </w:r>
      <w:r>
        <w:tab/>
      </w:r>
      <w:r w:rsidR="00931A59">
        <w:rPr>
          <w:b/>
        </w:rPr>
        <w:t>OUTLET  CONCALIDAD  GRANDE</w:t>
      </w:r>
    </w:p>
    <w:p w:rsidR="000C5946" w:rsidRDefault="000C5946" w:rsidP="000C5946">
      <w:r>
        <w:tab/>
      </w:r>
      <w:r>
        <w:tab/>
      </w:r>
      <w:r>
        <w:tab/>
      </w:r>
    </w:p>
    <w:p w:rsidR="000C5946" w:rsidRDefault="000C5946" w:rsidP="000C5946"/>
    <w:p w:rsidR="000C5946" w:rsidRDefault="000C5946" w:rsidP="000C5946">
      <w:r>
        <w:rPr>
          <w:b/>
          <w:bCs/>
          <w:u w:val="single"/>
        </w:rPr>
        <w:t>NOTA</w:t>
      </w:r>
      <w:r>
        <w:t>:  - Cyreles  los  envía  Grafiflex.</w:t>
      </w:r>
    </w:p>
    <w:p w:rsidR="000C5946" w:rsidRPr="001B3E70" w:rsidRDefault="000C5946" w:rsidP="000C5946">
      <w:pPr>
        <w:numPr>
          <w:ilvl w:val="0"/>
          <w:numId w:val="2"/>
        </w:numPr>
        <w:rPr>
          <w:b/>
          <w:u w:val="single"/>
        </w:rPr>
      </w:pPr>
      <w:r>
        <w:t>Colores y alturas de impresión  según    Muestra.</w:t>
      </w:r>
    </w:p>
    <w:p w:rsidR="000C5946" w:rsidRDefault="000C5946" w:rsidP="000C5946">
      <w:pPr>
        <w:numPr>
          <w:ilvl w:val="0"/>
          <w:numId w:val="2"/>
        </w:numPr>
        <w:rPr>
          <w:b/>
          <w:u w:val="single"/>
        </w:rPr>
      </w:pPr>
      <w:r>
        <w:rPr>
          <w:b/>
          <w:u w:val="single"/>
        </w:rPr>
        <w:t>SE  APRUEBA  IMPRESIÓN.</w:t>
      </w:r>
    </w:p>
    <w:p w:rsidR="000C5946" w:rsidRPr="000E3688" w:rsidRDefault="000C5946" w:rsidP="000C5946">
      <w:pPr>
        <w:ind w:left="1500"/>
      </w:pPr>
    </w:p>
    <w:p w:rsidR="000C5946" w:rsidRPr="000E3688" w:rsidRDefault="000C5946" w:rsidP="000C5946">
      <w:pPr>
        <w:rPr>
          <w:b/>
        </w:rPr>
      </w:pPr>
    </w:p>
    <w:p w:rsidR="000C5946" w:rsidRPr="000E3688" w:rsidRDefault="000C5946" w:rsidP="000C5946">
      <w:pPr>
        <w:rPr>
          <w:b/>
        </w:rPr>
      </w:pPr>
    </w:p>
    <w:p w:rsidR="000C5946" w:rsidRDefault="000C5946" w:rsidP="000C5946">
      <w:r>
        <w:t>Agradezco la atención y colaboración prestada.</w:t>
      </w:r>
    </w:p>
    <w:p w:rsidR="000C5946" w:rsidRDefault="000C5946" w:rsidP="000C5946"/>
    <w:p w:rsidR="000C5946" w:rsidRDefault="000C5946" w:rsidP="000C5946"/>
    <w:p w:rsidR="000C5946" w:rsidRDefault="000C5946" w:rsidP="000C5946">
      <w:r>
        <w:t>Cordialmente,</w:t>
      </w:r>
    </w:p>
    <w:p w:rsidR="000C5946" w:rsidRDefault="000C5946" w:rsidP="000C5946"/>
    <w:p w:rsidR="000C5946" w:rsidRDefault="000C5946" w:rsidP="000C5946"/>
    <w:p w:rsidR="000C5946" w:rsidRDefault="000C5946" w:rsidP="000C5946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0C5946" w:rsidRDefault="000C5946" w:rsidP="000C5946">
      <w:r>
        <w:t>Director</w:t>
      </w:r>
    </w:p>
    <w:p w:rsidR="00016413" w:rsidRDefault="00016413" w:rsidP="002F4C3D"/>
    <w:p w:rsidR="006A2787" w:rsidRDefault="006A2787" w:rsidP="002F4C3D"/>
    <w:p w:rsidR="006A2787" w:rsidRDefault="006A2787" w:rsidP="006A2787"/>
    <w:p w:rsidR="006A2787" w:rsidRDefault="006A2787" w:rsidP="006A2787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LTDA</w:t>
      </w:r>
    </w:p>
    <w:p w:rsidR="006A2787" w:rsidRDefault="006A2787" w:rsidP="006A2787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6A2787" w:rsidRDefault="006A2787" w:rsidP="006A2787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76 N 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6A2787" w:rsidRDefault="006A2787" w:rsidP="006A2787">
      <w:pPr>
        <w:rPr>
          <w:b/>
          <w:bCs/>
          <w:sz w:val="20"/>
        </w:rPr>
      </w:pPr>
      <w:r>
        <w:rPr>
          <w:b/>
          <w:bCs/>
          <w:sz w:val="20"/>
        </w:rPr>
        <w:t>TEL: 4 44 46 64   ITAGUI.</w:t>
      </w:r>
    </w:p>
    <w:p w:rsidR="006A2787" w:rsidRDefault="006A2787" w:rsidP="006A2787">
      <w:pPr>
        <w:rPr>
          <w:b/>
          <w:bCs/>
          <w:sz w:val="20"/>
        </w:rPr>
      </w:pPr>
    </w:p>
    <w:p w:rsidR="006A2787" w:rsidRDefault="006A2787" w:rsidP="006A2787">
      <w:pPr>
        <w:rPr>
          <w:b/>
        </w:rPr>
      </w:pPr>
    </w:p>
    <w:p w:rsidR="006A2787" w:rsidRDefault="006A2787" w:rsidP="006A2787">
      <w:pPr>
        <w:pStyle w:val="Ttulo1"/>
      </w:pPr>
      <w:r>
        <w:t>ORDEN DE TRABAJO    N°      05664</w:t>
      </w:r>
    </w:p>
    <w:p w:rsidR="006A2787" w:rsidRDefault="006A2787" w:rsidP="006A2787"/>
    <w:p w:rsidR="006A2787" w:rsidRDefault="006A2787" w:rsidP="006A2787">
      <w:r>
        <w:t>FECHA:</w:t>
      </w:r>
      <w:r>
        <w:tab/>
        <w:t>Medellín,  Noviembre  09   de   2009</w:t>
      </w:r>
    </w:p>
    <w:p w:rsidR="006A2787" w:rsidRDefault="006A2787" w:rsidP="006A2787">
      <w:r>
        <w:t>PARA:</w:t>
      </w:r>
      <w:r>
        <w:tab/>
      </w:r>
      <w:r>
        <w:tab/>
        <w:t>PLASTICOS DARMA S.A.</w:t>
      </w:r>
    </w:p>
    <w:p w:rsidR="006A2787" w:rsidRDefault="006A2787" w:rsidP="006A2787">
      <w:r>
        <w:t>ATENCIÓN:</w:t>
      </w:r>
      <w:r>
        <w:tab/>
        <w:t>Sr. Dario Jaramillo</w:t>
      </w:r>
    </w:p>
    <w:p w:rsidR="006A2787" w:rsidRDefault="006A2787" w:rsidP="006A2787">
      <w:r>
        <w:tab/>
      </w:r>
      <w:r>
        <w:tab/>
        <w:t>Gerente</w:t>
      </w:r>
    </w:p>
    <w:p w:rsidR="006A2787" w:rsidRDefault="006A2787" w:rsidP="006A2787"/>
    <w:p w:rsidR="006A2787" w:rsidRDefault="006A2787" w:rsidP="006A2787">
      <w:r>
        <w:t>Apreciado  Don Darío:</w:t>
      </w:r>
    </w:p>
    <w:p w:rsidR="006A2787" w:rsidRDefault="006A2787" w:rsidP="006A2787">
      <w:r>
        <w:t xml:space="preserve"> </w:t>
      </w:r>
    </w:p>
    <w:p w:rsidR="006A2787" w:rsidRDefault="006A2787" w:rsidP="006A2787">
      <w:r>
        <w:t>Con la presente estamos solicitando el siguiente</w:t>
      </w:r>
      <w:r w:rsidR="008530A5">
        <w:t xml:space="preserve">  </w:t>
      </w:r>
      <w:r>
        <w:t xml:space="preserve"> Material   :</w:t>
      </w:r>
    </w:p>
    <w:p w:rsidR="006A2787" w:rsidRDefault="006A2787" w:rsidP="006A2787"/>
    <w:p w:rsidR="006A2787" w:rsidRDefault="006A2787" w:rsidP="006A2787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6A2787" w:rsidRDefault="006A2787" w:rsidP="006A2787">
      <w:pPr>
        <w:rPr>
          <w:b/>
          <w:bCs/>
          <w:u w:val="single"/>
        </w:rPr>
      </w:pPr>
    </w:p>
    <w:p w:rsidR="006A2787" w:rsidRDefault="006A2787" w:rsidP="006A2787">
      <w:r>
        <w:t>MATERIAL:</w:t>
      </w:r>
      <w:r>
        <w:tab/>
      </w:r>
      <w:r>
        <w:tab/>
        <w:t xml:space="preserve">Polietileno Baja Densidad </w:t>
      </w:r>
      <w:r w:rsidR="00DB38E8">
        <w:t xml:space="preserve">   </w:t>
      </w:r>
      <w:r>
        <w:t>Blanco  TUBULAR</w:t>
      </w:r>
    </w:p>
    <w:p w:rsidR="006A2787" w:rsidRDefault="006A2787" w:rsidP="006A2787">
      <w:r>
        <w:t>MEDIDA:</w:t>
      </w:r>
      <w:r>
        <w:tab/>
      </w:r>
      <w:r>
        <w:tab/>
        <w:t>34</w:t>
      </w:r>
      <w:r w:rsidRPr="007317E8">
        <w:rPr>
          <w:b/>
        </w:rPr>
        <w:t xml:space="preserve">    </w:t>
      </w:r>
      <w:r>
        <w:t>Cms.</w:t>
      </w:r>
    </w:p>
    <w:p w:rsidR="006A2787" w:rsidRDefault="006A2787" w:rsidP="006A2787">
      <w:pPr>
        <w:rPr>
          <w:b/>
          <w:bCs/>
        </w:rPr>
      </w:pPr>
      <w:r>
        <w:t>CALIBRE:</w:t>
      </w:r>
      <w:r>
        <w:tab/>
      </w:r>
      <w:r>
        <w:tab/>
      </w:r>
      <w:r>
        <w:rPr>
          <w:b/>
        </w:rPr>
        <w:t xml:space="preserve">2.0 </w:t>
      </w:r>
      <w:r w:rsidRPr="007317E8">
        <w:rPr>
          <w:b/>
        </w:rPr>
        <w:t xml:space="preserve"> </w:t>
      </w:r>
      <w:r w:rsidRPr="007317E8">
        <w:rPr>
          <w:b/>
          <w:bCs/>
        </w:rPr>
        <w:t xml:space="preserve"> ”</w:t>
      </w:r>
    </w:p>
    <w:p w:rsidR="006A2787" w:rsidRDefault="006A2787" w:rsidP="006A2787">
      <w:r>
        <w:t>COLOR:</w:t>
      </w:r>
      <w:r>
        <w:tab/>
      </w:r>
      <w:r>
        <w:tab/>
        <w:t>Blanco</w:t>
      </w:r>
    </w:p>
    <w:p w:rsidR="006A2787" w:rsidRPr="00874A16" w:rsidRDefault="006A2787" w:rsidP="006A2787">
      <w:r>
        <w:t>TRATADO:</w:t>
      </w:r>
      <w:r>
        <w:tab/>
      </w:r>
      <w:r>
        <w:tab/>
        <w:t>2  Caras.</w:t>
      </w:r>
    </w:p>
    <w:p w:rsidR="006A2787" w:rsidRDefault="006A2787" w:rsidP="006A2787">
      <w:pPr>
        <w:rPr>
          <w:b/>
          <w:bCs/>
        </w:rPr>
      </w:pPr>
      <w:r>
        <w:t>CANTIDAD:</w:t>
      </w:r>
      <w:r>
        <w:tab/>
      </w:r>
      <w:r>
        <w:tab/>
        <w:t>120    Kg.</w:t>
      </w:r>
      <w:r>
        <w:rPr>
          <w:b/>
          <w:bCs/>
        </w:rPr>
        <w:tab/>
      </w:r>
    </w:p>
    <w:p w:rsidR="006A2787" w:rsidRDefault="006A2787" w:rsidP="006A2787">
      <w:r>
        <w:t>COLORES:</w:t>
      </w:r>
      <w:r>
        <w:tab/>
      </w:r>
      <w:r>
        <w:tab/>
        <w:t xml:space="preserve">1   (   Rojo    )   </w:t>
      </w:r>
    </w:p>
    <w:p w:rsidR="006A2787" w:rsidRDefault="006A2787" w:rsidP="006A2787">
      <w:r>
        <w:t>CARAS:</w:t>
      </w:r>
      <w:r>
        <w:tab/>
      </w:r>
      <w:r>
        <w:tab/>
        <w:t xml:space="preserve">2 </w:t>
      </w:r>
    </w:p>
    <w:p w:rsidR="006A2787" w:rsidRDefault="006A2787" w:rsidP="006A2787">
      <w:r>
        <w:t>REPETICIÓN:</w:t>
      </w:r>
      <w:r>
        <w:tab/>
      </w:r>
      <w:r w:rsidR="002D6A46">
        <w:t>24</w:t>
      </w:r>
      <w:r>
        <w:t xml:space="preserve">    Cms.</w:t>
      </w:r>
    </w:p>
    <w:p w:rsidR="006A2787" w:rsidRDefault="002D6A46" w:rsidP="006A2787">
      <w:r>
        <w:t xml:space="preserve">RODILLO  :    </w:t>
      </w:r>
      <w:r>
        <w:tab/>
        <w:t>24.5</w:t>
      </w:r>
      <w:r w:rsidR="006A2787">
        <w:tab/>
      </w:r>
    </w:p>
    <w:p w:rsidR="006A2787" w:rsidRDefault="006A2787" w:rsidP="006A2787">
      <w:r>
        <w:t>BOLSA</w:t>
      </w:r>
      <w:r w:rsidR="002D6A46">
        <w:t>:</w:t>
      </w:r>
      <w:r w:rsidR="002D6A46">
        <w:tab/>
      </w:r>
      <w:r w:rsidR="002D6A46">
        <w:tab/>
        <w:t>24   x  29 + 5</w:t>
      </w:r>
      <w:r>
        <w:t xml:space="preserve">     cms         Con  troquel    Riñon.</w:t>
      </w:r>
    </w:p>
    <w:p w:rsidR="006A2787" w:rsidRDefault="006A2787" w:rsidP="006A2787">
      <w:r>
        <w:t>SELLADO:</w:t>
      </w:r>
      <w:r>
        <w:tab/>
      </w:r>
      <w:r>
        <w:tab/>
        <w:t>Lateral</w:t>
      </w:r>
    </w:p>
    <w:p w:rsidR="006A2787" w:rsidRDefault="006A2787" w:rsidP="006A2787">
      <w:r>
        <w:t>REFERENCIA:</w:t>
      </w:r>
      <w:r>
        <w:tab/>
      </w:r>
      <w:r>
        <w:rPr>
          <w:b/>
        </w:rPr>
        <w:t xml:space="preserve">OUTLET  CONCALIDAD  </w:t>
      </w:r>
      <w:r w:rsidR="00D14333">
        <w:rPr>
          <w:b/>
        </w:rPr>
        <w:t>PEQUEÑA</w:t>
      </w:r>
    </w:p>
    <w:p w:rsidR="006A2787" w:rsidRDefault="006A2787" w:rsidP="006A2787">
      <w:r>
        <w:tab/>
      </w:r>
      <w:r>
        <w:tab/>
      </w:r>
      <w:r>
        <w:tab/>
      </w:r>
    </w:p>
    <w:p w:rsidR="006A2787" w:rsidRDefault="006A2787" w:rsidP="006A2787"/>
    <w:p w:rsidR="006A2787" w:rsidRDefault="006A2787" w:rsidP="006A2787">
      <w:r>
        <w:rPr>
          <w:b/>
          <w:bCs/>
          <w:u w:val="single"/>
        </w:rPr>
        <w:t>NOTA</w:t>
      </w:r>
      <w:r>
        <w:t>:  - Cyreles  los  envía  Grafiflex.</w:t>
      </w:r>
    </w:p>
    <w:p w:rsidR="006A2787" w:rsidRPr="001B3E70" w:rsidRDefault="006A2787" w:rsidP="006A2787">
      <w:pPr>
        <w:numPr>
          <w:ilvl w:val="0"/>
          <w:numId w:val="2"/>
        </w:numPr>
        <w:rPr>
          <w:b/>
          <w:u w:val="single"/>
        </w:rPr>
      </w:pPr>
      <w:r>
        <w:t>Colores y alturas de impresión  según    Muestra.</w:t>
      </w:r>
    </w:p>
    <w:p w:rsidR="006A2787" w:rsidRDefault="006A2787" w:rsidP="006A2787">
      <w:pPr>
        <w:numPr>
          <w:ilvl w:val="0"/>
          <w:numId w:val="2"/>
        </w:numPr>
        <w:rPr>
          <w:b/>
          <w:u w:val="single"/>
        </w:rPr>
      </w:pPr>
      <w:r>
        <w:rPr>
          <w:b/>
          <w:u w:val="single"/>
        </w:rPr>
        <w:t>SE  APRUEBA  IMPRESIÓN.</w:t>
      </w:r>
    </w:p>
    <w:p w:rsidR="006A2787" w:rsidRPr="000E3688" w:rsidRDefault="006A2787" w:rsidP="006A2787">
      <w:pPr>
        <w:ind w:left="1500"/>
      </w:pPr>
    </w:p>
    <w:p w:rsidR="006A2787" w:rsidRPr="000E3688" w:rsidRDefault="006A2787" w:rsidP="006A2787">
      <w:pPr>
        <w:rPr>
          <w:b/>
        </w:rPr>
      </w:pPr>
    </w:p>
    <w:p w:rsidR="006A2787" w:rsidRPr="000E3688" w:rsidRDefault="006A2787" w:rsidP="006A2787">
      <w:pPr>
        <w:rPr>
          <w:b/>
        </w:rPr>
      </w:pPr>
    </w:p>
    <w:p w:rsidR="006A2787" w:rsidRDefault="006A2787" w:rsidP="006A2787">
      <w:r>
        <w:t>Agradezco la atención y colaboración prestada.</w:t>
      </w:r>
    </w:p>
    <w:p w:rsidR="006A2787" w:rsidRDefault="006A2787" w:rsidP="006A2787"/>
    <w:p w:rsidR="006A2787" w:rsidRDefault="006A2787" w:rsidP="006A2787"/>
    <w:p w:rsidR="006A2787" w:rsidRDefault="006A2787" w:rsidP="006A2787">
      <w:r>
        <w:t>Cordialmente,</w:t>
      </w:r>
    </w:p>
    <w:p w:rsidR="006A2787" w:rsidRDefault="006A2787" w:rsidP="006A2787"/>
    <w:p w:rsidR="006A2787" w:rsidRDefault="006A2787" w:rsidP="006A2787"/>
    <w:p w:rsidR="006A2787" w:rsidRDefault="006A2787" w:rsidP="006A2787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6A2787" w:rsidRDefault="006A2787" w:rsidP="006A2787">
      <w:r>
        <w:t>Director</w:t>
      </w:r>
    </w:p>
    <w:p w:rsidR="006A2787" w:rsidRDefault="006A2787" w:rsidP="002F4C3D"/>
    <w:p w:rsidR="00091D0D" w:rsidRDefault="00091D0D" w:rsidP="002F4C3D"/>
    <w:p w:rsidR="00091D0D" w:rsidRDefault="00091D0D" w:rsidP="00091D0D">
      <w:pPr>
        <w:rPr>
          <w:b/>
        </w:rPr>
      </w:pPr>
    </w:p>
    <w:p w:rsidR="00091D0D" w:rsidRDefault="00091D0D" w:rsidP="00091D0D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091D0D" w:rsidRDefault="00091D0D" w:rsidP="00091D0D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091D0D" w:rsidRDefault="00091D0D" w:rsidP="00091D0D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091D0D" w:rsidRDefault="00091D0D" w:rsidP="00091D0D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091D0D" w:rsidRDefault="00091D0D" w:rsidP="00091D0D"/>
    <w:p w:rsidR="00091D0D" w:rsidRDefault="00091D0D" w:rsidP="00091D0D">
      <w:pPr>
        <w:pStyle w:val="Ttulo1"/>
      </w:pPr>
      <w:r>
        <w:t>ORDEN DE TRABAJO    N°      05668</w:t>
      </w:r>
    </w:p>
    <w:p w:rsidR="00091D0D" w:rsidRDefault="00091D0D" w:rsidP="00091D0D"/>
    <w:p w:rsidR="00091D0D" w:rsidRDefault="00091D0D" w:rsidP="00091D0D">
      <w:r>
        <w:t>FECHA:</w:t>
      </w:r>
      <w:r>
        <w:tab/>
        <w:t xml:space="preserve">Medellín, </w:t>
      </w:r>
      <w:r>
        <w:rPr>
          <w:b/>
        </w:rPr>
        <w:t>Noviembre   10</w:t>
      </w:r>
      <w:r>
        <w:t xml:space="preserve">    de 2009</w:t>
      </w:r>
    </w:p>
    <w:p w:rsidR="00091D0D" w:rsidRDefault="00091D0D" w:rsidP="00091D0D">
      <w:r>
        <w:t>PARA:</w:t>
      </w:r>
      <w:r>
        <w:tab/>
      </w:r>
      <w:r>
        <w:tab/>
        <w:t>PLÁSTICOS DARMA</w:t>
      </w:r>
    </w:p>
    <w:p w:rsidR="00091D0D" w:rsidRDefault="00091D0D" w:rsidP="00091D0D">
      <w:r>
        <w:t>ATENCIÓN:</w:t>
      </w:r>
      <w:r>
        <w:tab/>
        <w:t>Sr. Darío Jaramillo</w:t>
      </w:r>
    </w:p>
    <w:p w:rsidR="00091D0D" w:rsidRDefault="00091D0D" w:rsidP="00091D0D">
      <w:r>
        <w:tab/>
      </w:r>
      <w:r>
        <w:tab/>
        <w:t>Gerente.</w:t>
      </w:r>
    </w:p>
    <w:p w:rsidR="00091D0D" w:rsidRDefault="00091D0D" w:rsidP="00091D0D"/>
    <w:p w:rsidR="00091D0D" w:rsidRDefault="00091D0D" w:rsidP="00091D0D">
      <w:r>
        <w:t>Apreciado Don Darío:</w:t>
      </w:r>
    </w:p>
    <w:p w:rsidR="00091D0D" w:rsidRDefault="00091D0D" w:rsidP="00091D0D"/>
    <w:p w:rsidR="00091D0D" w:rsidRDefault="00091D0D" w:rsidP="00091D0D">
      <w:r>
        <w:t>Con la presente estamos solicitando el siguiente servicio de    IMPRESIÓN  :</w:t>
      </w:r>
    </w:p>
    <w:p w:rsidR="00091D0D" w:rsidRDefault="00091D0D" w:rsidP="00091D0D"/>
    <w:p w:rsidR="00091D0D" w:rsidRDefault="00091D0D" w:rsidP="00091D0D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091D0D" w:rsidRPr="007463A6" w:rsidRDefault="00091D0D" w:rsidP="00091D0D">
      <w:pPr>
        <w:rPr>
          <w:b/>
        </w:rPr>
      </w:pPr>
      <w:r>
        <w:t xml:space="preserve">MATERIAL   :           Polipropileno Lamina de  </w:t>
      </w:r>
      <w:r w:rsidRPr="007463A6">
        <w:rPr>
          <w:b/>
        </w:rPr>
        <w:t>40  cms</w:t>
      </w:r>
    </w:p>
    <w:p w:rsidR="00091D0D" w:rsidRDefault="00091D0D" w:rsidP="00091D0D">
      <w:r>
        <w:t xml:space="preserve">CALIBRE      :           </w:t>
      </w:r>
      <w:r w:rsidRPr="00910E52">
        <w:rPr>
          <w:b/>
        </w:rPr>
        <w:t>2.0</w:t>
      </w:r>
      <w:r>
        <w:t xml:space="preserve">  ”</w:t>
      </w:r>
    </w:p>
    <w:p w:rsidR="00091D0D" w:rsidRPr="00F36A72" w:rsidRDefault="00091D0D" w:rsidP="00091D0D">
      <w:pPr>
        <w:rPr>
          <w:b/>
        </w:rPr>
      </w:pPr>
      <w:r>
        <w:t>REFERENCIA:</w:t>
      </w:r>
      <w:r>
        <w:tab/>
      </w:r>
      <w:r>
        <w:rPr>
          <w:b/>
        </w:rPr>
        <w:t>PHYSALIS  WELTGARTEN</w:t>
      </w:r>
    </w:p>
    <w:p w:rsidR="00091D0D" w:rsidRDefault="00091D0D" w:rsidP="00091D0D">
      <w:r>
        <w:t xml:space="preserve">CANTIDAD    :          </w:t>
      </w:r>
      <w:r w:rsidR="00494C48">
        <w:rPr>
          <w:b/>
        </w:rPr>
        <w:t>1</w:t>
      </w:r>
      <w:r>
        <w:rPr>
          <w:b/>
        </w:rPr>
        <w:t>00</w:t>
      </w:r>
      <w:r w:rsidRPr="00F06B36">
        <w:rPr>
          <w:b/>
        </w:rPr>
        <w:t xml:space="preserve">    Kg</w:t>
      </w:r>
    </w:p>
    <w:p w:rsidR="00091D0D" w:rsidRDefault="00091D0D" w:rsidP="00091D0D">
      <w:r>
        <w:t>COLORES:</w:t>
      </w:r>
      <w:r>
        <w:tab/>
      </w:r>
      <w:r>
        <w:tab/>
        <w:t>3   ( Naranja – Negro – Blanco )</w:t>
      </w:r>
    </w:p>
    <w:p w:rsidR="00091D0D" w:rsidRDefault="00091D0D" w:rsidP="00091D0D">
      <w:r>
        <w:t>CARAS:</w:t>
      </w:r>
      <w:r>
        <w:tab/>
      </w:r>
      <w:r>
        <w:tab/>
        <w:t>1</w:t>
      </w:r>
    </w:p>
    <w:p w:rsidR="00091D0D" w:rsidRDefault="00091D0D" w:rsidP="00091D0D">
      <w:r>
        <w:t>R EPETICIÓN:</w:t>
      </w:r>
      <w:r>
        <w:tab/>
        <w:t>20    cms</w:t>
      </w:r>
    </w:p>
    <w:p w:rsidR="00091D0D" w:rsidRDefault="00091D0D" w:rsidP="00091D0D">
      <w:r>
        <w:t>RODILLO:</w:t>
      </w:r>
      <w:r>
        <w:tab/>
      </w:r>
      <w:r>
        <w:tab/>
      </w:r>
      <w:r>
        <w:rPr>
          <w:b/>
        </w:rPr>
        <w:t>40</w:t>
      </w:r>
    </w:p>
    <w:p w:rsidR="00091D0D" w:rsidRDefault="00091D0D" w:rsidP="00091D0D">
      <w:r>
        <w:t>LAMINA:</w:t>
      </w:r>
      <w:r>
        <w:tab/>
      </w:r>
      <w:r>
        <w:tab/>
        <w:t>20  X 20   cms</w:t>
      </w:r>
    </w:p>
    <w:p w:rsidR="00091D0D" w:rsidRDefault="00091D0D" w:rsidP="00091D0D">
      <w:r>
        <w:t>SELLADO:</w:t>
      </w:r>
      <w:r>
        <w:tab/>
      </w:r>
      <w:r>
        <w:tab/>
        <w:t>Para selle lateral.</w:t>
      </w:r>
    </w:p>
    <w:p w:rsidR="00091D0D" w:rsidRDefault="00091D0D" w:rsidP="00091D0D">
      <w:r>
        <w:t xml:space="preserve"> </w:t>
      </w:r>
    </w:p>
    <w:p w:rsidR="00091D0D" w:rsidRDefault="00091D0D" w:rsidP="00091D0D"/>
    <w:p w:rsidR="00091D0D" w:rsidRDefault="00091D0D" w:rsidP="00091D0D">
      <w:r>
        <w:rPr>
          <w:b/>
          <w:bCs/>
          <w:u w:val="single"/>
        </w:rPr>
        <w:t>NOTA:</w:t>
      </w:r>
      <w:r>
        <w:t xml:space="preserve">  * Los cy</w:t>
      </w:r>
      <w:r w:rsidR="00D7439D">
        <w:t>reles  se encuentran en  su  planta.</w:t>
      </w:r>
    </w:p>
    <w:p w:rsidR="00091D0D" w:rsidRDefault="00091D0D" w:rsidP="00091D0D">
      <w:pPr>
        <w:numPr>
          <w:ilvl w:val="0"/>
          <w:numId w:val="1"/>
        </w:numPr>
      </w:pPr>
      <w:r>
        <w:t>Se aprueba impresion</w:t>
      </w:r>
    </w:p>
    <w:p w:rsidR="00091D0D" w:rsidRDefault="00091D0D" w:rsidP="00091D0D">
      <w:pPr>
        <w:ind w:left="885"/>
      </w:pPr>
    </w:p>
    <w:p w:rsidR="00091D0D" w:rsidRPr="00D74513" w:rsidRDefault="00091D0D" w:rsidP="00091D0D">
      <w:pPr>
        <w:ind w:left="1500"/>
        <w:rPr>
          <w:b/>
          <w:u w:val="single"/>
        </w:rPr>
      </w:pPr>
    </w:p>
    <w:p w:rsidR="00091D0D" w:rsidRDefault="00091D0D" w:rsidP="00091D0D">
      <w:pPr>
        <w:ind w:left="1500"/>
        <w:rPr>
          <w:u w:val="single"/>
        </w:rPr>
      </w:pPr>
    </w:p>
    <w:p w:rsidR="00091D0D" w:rsidRDefault="00091D0D" w:rsidP="00091D0D">
      <w:r>
        <w:t>Agradezco la atención y colaboración prestada.</w:t>
      </w:r>
    </w:p>
    <w:p w:rsidR="00091D0D" w:rsidRDefault="00091D0D" w:rsidP="00091D0D"/>
    <w:p w:rsidR="00091D0D" w:rsidRDefault="00091D0D" w:rsidP="00091D0D"/>
    <w:p w:rsidR="00091D0D" w:rsidRDefault="00091D0D" w:rsidP="00091D0D"/>
    <w:p w:rsidR="00091D0D" w:rsidRDefault="00091D0D" w:rsidP="00091D0D">
      <w:r>
        <w:t>Cordialmente</w:t>
      </w:r>
    </w:p>
    <w:p w:rsidR="00091D0D" w:rsidRDefault="00091D0D" w:rsidP="00091D0D"/>
    <w:p w:rsidR="00091D0D" w:rsidRDefault="00091D0D" w:rsidP="00091D0D"/>
    <w:p w:rsidR="00091D0D" w:rsidRDefault="00091D0D" w:rsidP="00091D0D">
      <w:r>
        <w:t>RICARDO CASAS ZAPATA</w:t>
      </w:r>
    </w:p>
    <w:p w:rsidR="00091D0D" w:rsidRDefault="00091D0D" w:rsidP="00091D0D">
      <w:r>
        <w:t>Director</w:t>
      </w:r>
    </w:p>
    <w:p w:rsidR="00091D0D" w:rsidRDefault="00091D0D" w:rsidP="002F4C3D"/>
    <w:p w:rsidR="00172680" w:rsidRDefault="00172680" w:rsidP="00172680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172680" w:rsidRDefault="00172680" w:rsidP="00172680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172680" w:rsidRDefault="00172680" w:rsidP="00172680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172680" w:rsidRDefault="00172680" w:rsidP="00172680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172680" w:rsidRDefault="00172680" w:rsidP="00172680"/>
    <w:p w:rsidR="00172680" w:rsidRDefault="00172680" w:rsidP="00172680">
      <w:pPr>
        <w:pStyle w:val="Ttulo1"/>
      </w:pPr>
      <w:r>
        <w:t>ORDEN DE TRABAJO    N°     04916</w:t>
      </w:r>
    </w:p>
    <w:p w:rsidR="00172680" w:rsidRDefault="00172680" w:rsidP="00172680"/>
    <w:p w:rsidR="00172680" w:rsidRDefault="00172680" w:rsidP="00172680">
      <w:r>
        <w:lastRenderedPageBreak/>
        <w:t>FECHA:</w:t>
      </w:r>
      <w:r>
        <w:tab/>
        <w:t>Medellín, Julio  23   de  2009</w:t>
      </w:r>
    </w:p>
    <w:p w:rsidR="00172680" w:rsidRDefault="00172680" w:rsidP="00172680">
      <w:r>
        <w:t>PARA:</w:t>
      </w:r>
      <w:r>
        <w:tab/>
      </w:r>
      <w:r>
        <w:tab/>
        <w:t>PLÁSTICOS DARMA</w:t>
      </w:r>
    </w:p>
    <w:p w:rsidR="00172680" w:rsidRDefault="00172680" w:rsidP="00172680">
      <w:r>
        <w:t>ATENCIÓN:</w:t>
      </w:r>
      <w:r>
        <w:tab/>
        <w:t>Sr. Darío Jaramillo</w:t>
      </w:r>
    </w:p>
    <w:p w:rsidR="00172680" w:rsidRDefault="00172680" w:rsidP="00172680">
      <w:r>
        <w:tab/>
      </w:r>
      <w:r>
        <w:tab/>
        <w:t>Gerente.</w:t>
      </w:r>
    </w:p>
    <w:p w:rsidR="00172680" w:rsidRDefault="00172680" w:rsidP="00172680"/>
    <w:p w:rsidR="00172680" w:rsidRDefault="00172680" w:rsidP="00172680">
      <w:r>
        <w:t>Apreciado Don Darío :</w:t>
      </w:r>
    </w:p>
    <w:p w:rsidR="00172680" w:rsidRDefault="00172680" w:rsidP="00172680">
      <w:r>
        <w:t xml:space="preserve"> </w:t>
      </w:r>
    </w:p>
    <w:p w:rsidR="00172680" w:rsidRDefault="00172680" w:rsidP="00172680">
      <w:r>
        <w:t>Con la presente estamos solicitando el siguiente servicio de EXTRUSION E IMPRESION:</w:t>
      </w:r>
    </w:p>
    <w:p w:rsidR="00172680" w:rsidRDefault="00172680" w:rsidP="00172680"/>
    <w:p w:rsidR="00172680" w:rsidRDefault="00172680" w:rsidP="00172680">
      <w:pPr>
        <w:rPr>
          <w:b/>
          <w:bCs/>
          <w:u w:val="single"/>
        </w:rPr>
      </w:pPr>
      <w:r>
        <w:rPr>
          <w:b/>
          <w:bCs/>
          <w:u w:val="single"/>
        </w:rPr>
        <w:t>EXTRUSIÓN:</w:t>
      </w:r>
    </w:p>
    <w:p w:rsidR="00172680" w:rsidRDefault="00172680" w:rsidP="00172680">
      <w:r>
        <w:t>MATERIAL:</w:t>
      </w:r>
      <w:r>
        <w:tab/>
      </w:r>
      <w:r>
        <w:tab/>
        <w:t xml:space="preserve">Polietileno BAJA  </w:t>
      </w:r>
      <w:r>
        <w:rPr>
          <w:u w:val="single"/>
        </w:rPr>
        <w:t>Lamina</w:t>
      </w:r>
    </w:p>
    <w:p w:rsidR="00172680" w:rsidRPr="003F0627" w:rsidRDefault="00172680" w:rsidP="00172680">
      <w:pPr>
        <w:rPr>
          <w:b/>
        </w:rPr>
      </w:pPr>
      <w:r>
        <w:t>MEDIDA:</w:t>
      </w:r>
      <w:r>
        <w:tab/>
      </w:r>
      <w:r>
        <w:tab/>
      </w:r>
      <w:r>
        <w:rPr>
          <w:b/>
        </w:rPr>
        <w:t>63</w:t>
      </w:r>
      <w:r w:rsidRPr="00743DF3">
        <w:rPr>
          <w:b/>
        </w:rPr>
        <w:t xml:space="preserve">     Cms</w:t>
      </w:r>
      <w:r>
        <w:t xml:space="preserve">.    </w:t>
      </w:r>
    </w:p>
    <w:p w:rsidR="00172680" w:rsidRDefault="00172680" w:rsidP="00172680">
      <w:r>
        <w:t>CALIBRE:</w:t>
      </w:r>
      <w:r>
        <w:tab/>
      </w:r>
      <w:r>
        <w:tab/>
      </w:r>
      <w:r w:rsidRPr="000D4E06">
        <w:rPr>
          <w:b/>
        </w:rPr>
        <w:t>2.5</w:t>
      </w:r>
      <w:r w:rsidRPr="00BB2CA5">
        <w:rPr>
          <w:b/>
        </w:rPr>
        <w:t xml:space="preserve">  ”</w:t>
      </w:r>
    </w:p>
    <w:p w:rsidR="00172680" w:rsidRDefault="00172680" w:rsidP="00172680">
      <w:r>
        <w:t>COLOR:</w:t>
      </w:r>
      <w:r>
        <w:tab/>
      </w:r>
      <w:r>
        <w:tab/>
        <w:t>Transparente</w:t>
      </w:r>
    </w:p>
    <w:p w:rsidR="00172680" w:rsidRDefault="00172680" w:rsidP="00172680">
      <w:r>
        <w:t>TRATADO:</w:t>
      </w:r>
      <w:r>
        <w:tab/>
      </w:r>
      <w:r>
        <w:tab/>
        <w:t>1  Cara.</w:t>
      </w:r>
    </w:p>
    <w:p w:rsidR="00172680" w:rsidRPr="00B24386" w:rsidRDefault="00172680" w:rsidP="00172680">
      <w:pPr>
        <w:rPr>
          <w:b/>
        </w:rPr>
      </w:pPr>
      <w:r>
        <w:t>MEZCLA:</w:t>
      </w:r>
      <w:r>
        <w:tab/>
      </w:r>
      <w:r>
        <w:tab/>
        <w:t xml:space="preserve">Baja  25  kg – Lineal  8   kg  </w:t>
      </w:r>
      <w:r w:rsidRPr="00B24386">
        <w:rPr>
          <w:b/>
        </w:rPr>
        <w:t>(  Lineal  Exceno  )</w:t>
      </w:r>
    </w:p>
    <w:p w:rsidR="00172680" w:rsidRDefault="00172680" w:rsidP="00172680">
      <w:r>
        <w:t>CANTIDAD:</w:t>
      </w:r>
      <w:r>
        <w:tab/>
      </w:r>
      <w:r>
        <w:tab/>
      </w:r>
      <w:r>
        <w:rPr>
          <w:b/>
        </w:rPr>
        <w:t>60</w:t>
      </w:r>
      <w:r>
        <w:t xml:space="preserve">     Kg.</w:t>
      </w:r>
    </w:p>
    <w:p w:rsidR="00172680" w:rsidRDefault="00172680" w:rsidP="00172680">
      <w:pPr>
        <w:rPr>
          <w:b/>
          <w:bCs/>
          <w:u w:val="single"/>
        </w:rPr>
      </w:pPr>
    </w:p>
    <w:p w:rsidR="00172680" w:rsidRDefault="00172680" w:rsidP="00172680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172680" w:rsidRDefault="00172680" w:rsidP="00172680">
      <w:r>
        <w:t>COLORES:</w:t>
      </w:r>
      <w:r>
        <w:tab/>
      </w:r>
      <w:r>
        <w:tab/>
        <w:t>2  (  Negro -  Blanco  )</w:t>
      </w:r>
    </w:p>
    <w:p w:rsidR="00172680" w:rsidRDefault="00172680" w:rsidP="00172680">
      <w:r>
        <w:t>CARAS:</w:t>
      </w:r>
      <w:r>
        <w:tab/>
      </w:r>
      <w:r>
        <w:tab/>
        <w:t>1  (2 x 1 )</w:t>
      </w:r>
    </w:p>
    <w:p w:rsidR="00172680" w:rsidRDefault="00172680" w:rsidP="00172680">
      <w:r>
        <w:t>LAMINA:</w:t>
      </w:r>
      <w:r>
        <w:tab/>
      </w:r>
      <w:r>
        <w:tab/>
        <w:t xml:space="preserve">31   Cms  Refilada  </w:t>
      </w:r>
    </w:p>
    <w:p w:rsidR="00172680" w:rsidRDefault="00172680" w:rsidP="00172680">
      <w:r>
        <w:t>RODILLO :                32</w:t>
      </w:r>
    </w:p>
    <w:p w:rsidR="00172680" w:rsidRDefault="00172680" w:rsidP="00172680">
      <w:r>
        <w:t>REFILADO:</w:t>
      </w:r>
      <w:r>
        <w:tab/>
      </w:r>
      <w:r>
        <w:tab/>
        <w:t xml:space="preserve">31  cm  </w:t>
      </w:r>
    </w:p>
    <w:p w:rsidR="00172680" w:rsidRDefault="00172680" w:rsidP="00172680">
      <w:r>
        <w:t>FOTOCEL :</w:t>
      </w:r>
      <w:r>
        <w:tab/>
      </w:r>
      <w:r>
        <w:tab/>
        <w:t>Derecha</w:t>
      </w:r>
    </w:p>
    <w:p w:rsidR="00172680" w:rsidRDefault="00172680" w:rsidP="00172680">
      <w:r>
        <w:t>EMBOBINADO:</w:t>
      </w:r>
      <w:r>
        <w:tab/>
        <w:t xml:space="preserve">Numero  uno  </w:t>
      </w:r>
    </w:p>
    <w:p w:rsidR="00172680" w:rsidRPr="001F34F2" w:rsidRDefault="00172680" w:rsidP="00172680">
      <w:r w:rsidRPr="001F34F2">
        <w:t>REFERENCIA:</w:t>
      </w:r>
      <w:r w:rsidRPr="001F34F2">
        <w:tab/>
      </w:r>
      <w:r>
        <w:rPr>
          <w:b/>
        </w:rPr>
        <w:t>FOTOCELDA PARA EMPAQUE</w:t>
      </w:r>
    </w:p>
    <w:p w:rsidR="00172680" w:rsidRPr="001F34F2" w:rsidRDefault="00172680" w:rsidP="00172680"/>
    <w:p w:rsidR="00172680" w:rsidRPr="001F34F2" w:rsidRDefault="00172680" w:rsidP="00172680">
      <w:r w:rsidRPr="001F34F2">
        <w:rPr>
          <w:b/>
        </w:rPr>
        <w:tab/>
      </w:r>
      <w:r w:rsidRPr="001F34F2">
        <w:rPr>
          <w:b/>
        </w:rPr>
        <w:tab/>
      </w:r>
      <w:r w:rsidRPr="001F34F2">
        <w:rPr>
          <w:b/>
        </w:rPr>
        <w:tab/>
      </w:r>
    </w:p>
    <w:p w:rsidR="00172680" w:rsidRDefault="00172680" w:rsidP="00172680">
      <w:r>
        <w:rPr>
          <w:b/>
          <w:bCs/>
          <w:u w:val="single"/>
        </w:rPr>
        <w:t>NOTA:</w:t>
      </w:r>
      <w:r>
        <w:t xml:space="preserve">  - Los cyreles  se encuentran en su planta</w:t>
      </w:r>
    </w:p>
    <w:p w:rsidR="00172680" w:rsidRDefault="00172680" w:rsidP="00172680">
      <w:pPr>
        <w:numPr>
          <w:ilvl w:val="0"/>
          <w:numId w:val="2"/>
        </w:numPr>
      </w:pPr>
      <w:r>
        <w:t>Altura  para empaquetadora automatica</w:t>
      </w:r>
    </w:p>
    <w:p w:rsidR="00172680" w:rsidRDefault="00172680" w:rsidP="00172680">
      <w:pPr>
        <w:ind w:left="1500"/>
        <w:rPr>
          <w:b/>
        </w:rPr>
      </w:pPr>
    </w:p>
    <w:p w:rsidR="00172680" w:rsidRPr="004E08B4" w:rsidRDefault="00172680" w:rsidP="00172680">
      <w:pPr>
        <w:ind w:left="1500"/>
        <w:rPr>
          <w:b/>
        </w:rPr>
      </w:pPr>
    </w:p>
    <w:p w:rsidR="00172680" w:rsidRDefault="00172680" w:rsidP="00172680">
      <w:r>
        <w:t>Agradezco la atención y colaboración prestada.</w:t>
      </w:r>
    </w:p>
    <w:p w:rsidR="00172680" w:rsidRDefault="00172680" w:rsidP="00172680"/>
    <w:p w:rsidR="00172680" w:rsidRDefault="00172680" w:rsidP="00172680"/>
    <w:p w:rsidR="00172680" w:rsidRDefault="00172680" w:rsidP="00172680">
      <w:r>
        <w:t>Cordialmente,</w:t>
      </w:r>
    </w:p>
    <w:p w:rsidR="00172680" w:rsidRDefault="00172680" w:rsidP="00172680"/>
    <w:p w:rsidR="00172680" w:rsidRDefault="00172680" w:rsidP="00172680"/>
    <w:p w:rsidR="00172680" w:rsidRDefault="00172680" w:rsidP="00172680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172680" w:rsidRDefault="00172680" w:rsidP="00172680">
      <w:r>
        <w:t>Director.</w:t>
      </w:r>
    </w:p>
    <w:p w:rsidR="00172680" w:rsidRDefault="00172680" w:rsidP="002F4C3D"/>
    <w:p w:rsidR="00172680" w:rsidRDefault="00172680" w:rsidP="002F4C3D"/>
    <w:p w:rsidR="00172680" w:rsidRDefault="00172680" w:rsidP="002F4C3D"/>
    <w:p w:rsidR="00172680" w:rsidRDefault="00172680" w:rsidP="002F4C3D"/>
    <w:p w:rsidR="00172680" w:rsidRDefault="00172680" w:rsidP="002F4C3D"/>
    <w:p w:rsidR="00172680" w:rsidRDefault="00172680" w:rsidP="002F4C3D"/>
    <w:p w:rsidR="00D1782D" w:rsidRDefault="00D1782D" w:rsidP="00D1782D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D1782D" w:rsidRDefault="00D1782D" w:rsidP="00D1782D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D1782D" w:rsidRDefault="00D1782D" w:rsidP="00D1782D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D1782D" w:rsidRDefault="00D1782D" w:rsidP="00D1782D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D1782D" w:rsidRDefault="00D1782D" w:rsidP="00D1782D"/>
    <w:p w:rsidR="00D1782D" w:rsidRDefault="007F7849" w:rsidP="00D1782D">
      <w:pPr>
        <w:pStyle w:val="Ttulo1"/>
      </w:pPr>
      <w:r>
        <w:t>ORDEN DE TRABAJO    N°     04871</w:t>
      </w:r>
    </w:p>
    <w:p w:rsidR="00D1782D" w:rsidRDefault="00D1782D" w:rsidP="00D1782D"/>
    <w:p w:rsidR="00D1782D" w:rsidRDefault="007F7849" w:rsidP="00D1782D">
      <w:r>
        <w:t>FECHA:</w:t>
      </w:r>
      <w:r>
        <w:tab/>
        <w:t xml:space="preserve">Medellín, Noviembre   10 </w:t>
      </w:r>
      <w:r w:rsidR="00D1782D">
        <w:t xml:space="preserve">  de  2009</w:t>
      </w:r>
    </w:p>
    <w:p w:rsidR="00D1782D" w:rsidRDefault="00D1782D" w:rsidP="00D1782D">
      <w:r>
        <w:t>PARA:</w:t>
      </w:r>
      <w:r>
        <w:tab/>
      </w:r>
      <w:r>
        <w:tab/>
        <w:t>PLÁSTICOS DARMA</w:t>
      </w:r>
    </w:p>
    <w:p w:rsidR="00D1782D" w:rsidRDefault="00D1782D" w:rsidP="00D1782D">
      <w:r>
        <w:t>ATENCIÓN:</w:t>
      </w:r>
      <w:r>
        <w:tab/>
        <w:t>Sr. Darío Jaramillo</w:t>
      </w:r>
    </w:p>
    <w:p w:rsidR="00D1782D" w:rsidRDefault="00D1782D" w:rsidP="00D1782D">
      <w:r>
        <w:tab/>
      </w:r>
      <w:r>
        <w:tab/>
        <w:t>Gerente.</w:t>
      </w:r>
    </w:p>
    <w:p w:rsidR="00D1782D" w:rsidRDefault="00D1782D" w:rsidP="00D1782D"/>
    <w:p w:rsidR="00D1782D" w:rsidRDefault="00D1782D" w:rsidP="00D1782D">
      <w:r>
        <w:t>Apreciado Don Darío :</w:t>
      </w:r>
    </w:p>
    <w:p w:rsidR="00D1782D" w:rsidRDefault="00D1782D" w:rsidP="00D1782D">
      <w:r>
        <w:t xml:space="preserve"> </w:t>
      </w:r>
    </w:p>
    <w:p w:rsidR="00D1782D" w:rsidRDefault="00D1782D" w:rsidP="00D1782D">
      <w:r>
        <w:t>Con la presente estamos solicitando el si</w:t>
      </w:r>
      <w:r w:rsidR="00784E4C">
        <w:t xml:space="preserve">guiente servicio de </w:t>
      </w:r>
      <w:r>
        <w:t>IMPRESION:</w:t>
      </w:r>
    </w:p>
    <w:p w:rsidR="00D1782D" w:rsidRDefault="00D1782D" w:rsidP="00D1782D"/>
    <w:p w:rsidR="00D1782D" w:rsidRDefault="00505EA6" w:rsidP="00D1782D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505EA6" w:rsidRDefault="00505EA6" w:rsidP="00D1782D">
      <w:pPr>
        <w:rPr>
          <w:b/>
          <w:bCs/>
          <w:u w:val="single"/>
        </w:rPr>
      </w:pPr>
    </w:p>
    <w:p w:rsidR="00D1782D" w:rsidRDefault="00D1782D" w:rsidP="00D1782D">
      <w:r>
        <w:t>MATERIAL:</w:t>
      </w:r>
      <w:r>
        <w:tab/>
      </w:r>
      <w:r>
        <w:tab/>
        <w:t xml:space="preserve">Polietileno BAJA  </w:t>
      </w:r>
      <w:r>
        <w:rPr>
          <w:u w:val="single"/>
        </w:rPr>
        <w:t>Lamina</w:t>
      </w:r>
    </w:p>
    <w:p w:rsidR="00D1782D" w:rsidRPr="003F0627" w:rsidRDefault="00D1782D" w:rsidP="00D1782D">
      <w:pPr>
        <w:rPr>
          <w:b/>
        </w:rPr>
      </w:pPr>
      <w:r>
        <w:t>MEDIDA:</w:t>
      </w:r>
      <w:r>
        <w:tab/>
      </w:r>
      <w:r>
        <w:tab/>
      </w:r>
      <w:r>
        <w:rPr>
          <w:b/>
        </w:rPr>
        <w:t>63</w:t>
      </w:r>
      <w:r w:rsidRPr="00743DF3">
        <w:rPr>
          <w:b/>
        </w:rPr>
        <w:t xml:space="preserve">     Cms</w:t>
      </w:r>
      <w:r>
        <w:t xml:space="preserve">.    </w:t>
      </w:r>
    </w:p>
    <w:p w:rsidR="00D1782D" w:rsidRDefault="00D1782D" w:rsidP="00D1782D">
      <w:r>
        <w:t>CALIBRE:</w:t>
      </w:r>
      <w:r>
        <w:tab/>
      </w:r>
      <w:r>
        <w:tab/>
      </w:r>
      <w:r w:rsidRPr="000D4E06">
        <w:rPr>
          <w:b/>
        </w:rPr>
        <w:t>2.5</w:t>
      </w:r>
      <w:r w:rsidRPr="00BB2CA5">
        <w:rPr>
          <w:b/>
        </w:rPr>
        <w:t xml:space="preserve">  ”</w:t>
      </w:r>
    </w:p>
    <w:p w:rsidR="00D1782D" w:rsidRDefault="00D1782D" w:rsidP="00D1782D">
      <w:r>
        <w:t>COLOR:</w:t>
      </w:r>
      <w:r>
        <w:tab/>
      </w:r>
      <w:r>
        <w:tab/>
        <w:t>Transparente</w:t>
      </w:r>
    </w:p>
    <w:p w:rsidR="00D1782D" w:rsidRPr="00505EA6" w:rsidRDefault="00D1782D" w:rsidP="00D1782D">
      <w:r>
        <w:t>TRATADO:</w:t>
      </w:r>
      <w:r>
        <w:tab/>
      </w:r>
      <w:r>
        <w:tab/>
        <w:t>1  Cara.</w:t>
      </w:r>
    </w:p>
    <w:p w:rsidR="00D1782D" w:rsidRDefault="00D1782D" w:rsidP="00D1782D">
      <w:pPr>
        <w:rPr>
          <w:b/>
          <w:bCs/>
        </w:rPr>
      </w:pPr>
      <w:r>
        <w:t>CANTIDAD:</w:t>
      </w:r>
      <w:r>
        <w:tab/>
      </w:r>
      <w:r>
        <w:tab/>
      </w:r>
      <w:r w:rsidR="00121E3E">
        <w:rPr>
          <w:b/>
        </w:rPr>
        <w:t>20</w:t>
      </w:r>
      <w:r>
        <w:rPr>
          <w:b/>
        </w:rPr>
        <w:t>0</w:t>
      </w:r>
      <w:r>
        <w:t xml:space="preserve">     Kg.</w:t>
      </w:r>
    </w:p>
    <w:p w:rsidR="00D1782D" w:rsidRDefault="00D1782D" w:rsidP="00D1782D">
      <w:r>
        <w:t>COLORES:</w:t>
      </w:r>
      <w:r>
        <w:tab/>
      </w:r>
      <w:r>
        <w:tab/>
        <w:t>2  (  Negro -  Blanco  )</w:t>
      </w:r>
    </w:p>
    <w:p w:rsidR="00D1782D" w:rsidRDefault="00D1782D" w:rsidP="00D1782D">
      <w:r>
        <w:t>CARAS:</w:t>
      </w:r>
      <w:r>
        <w:tab/>
      </w:r>
      <w:r>
        <w:tab/>
        <w:t>1  (2 x 1 )</w:t>
      </w:r>
    </w:p>
    <w:p w:rsidR="00D1782D" w:rsidRDefault="00D1782D" w:rsidP="00D1782D">
      <w:r>
        <w:t>LAMINA:</w:t>
      </w:r>
      <w:r>
        <w:tab/>
      </w:r>
      <w:r>
        <w:tab/>
        <w:t xml:space="preserve">31   Cms  Refilada  </w:t>
      </w:r>
    </w:p>
    <w:p w:rsidR="00D1782D" w:rsidRDefault="00D1782D" w:rsidP="00D1782D">
      <w:r>
        <w:t>RODILLO :                32</w:t>
      </w:r>
    </w:p>
    <w:p w:rsidR="00D1782D" w:rsidRDefault="00D1782D" w:rsidP="00D1782D">
      <w:r>
        <w:t>REFILADO:</w:t>
      </w:r>
      <w:r>
        <w:tab/>
      </w:r>
      <w:r>
        <w:tab/>
      </w:r>
      <w:r w:rsidRPr="00121E3E">
        <w:rPr>
          <w:b/>
        </w:rPr>
        <w:t>31  cm</w:t>
      </w:r>
      <w:r>
        <w:t xml:space="preserve">  </w:t>
      </w:r>
    </w:p>
    <w:p w:rsidR="00D1782D" w:rsidRDefault="00D1782D" w:rsidP="00D1782D">
      <w:r>
        <w:t>FOTOCEL :</w:t>
      </w:r>
      <w:r>
        <w:tab/>
      </w:r>
      <w:r>
        <w:tab/>
        <w:t>Derecha</w:t>
      </w:r>
    </w:p>
    <w:p w:rsidR="00D1782D" w:rsidRDefault="00D1782D" w:rsidP="00D1782D">
      <w:r>
        <w:t>EMBOBINADO:</w:t>
      </w:r>
      <w:r>
        <w:tab/>
        <w:t xml:space="preserve">Numero  uno  </w:t>
      </w:r>
    </w:p>
    <w:p w:rsidR="00D1782D" w:rsidRPr="001F34F2" w:rsidRDefault="00D1782D" w:rsidP="00D1782D">
      <w:r w:rsidRPr="001F34F2">
        <w:t>REFERENCIA:</w:t>
      </w:r>
      <w:r w:rsidRPr="001F34F2">
        <w:tab/>
      </w:r>
      <w:r>
        <w:rPr>
          <w:b/>
        </w:rPr>
        <w:t xml:space="preserve">FOTOCELDA </w:t>
      </w:r>
      <w:r w:rsidR="00CE04A7">
        <w:rPr>
          <w:b/>
        </w:rPr>
        <w:t xml:space="preserve"> </w:t>
      </w:r>
      <w:r>
        <w:rPr>
          <w:b/>
        </w:rPr>
        <w:t>PARA</w:t>
      </w:r>
      <w:r w:rsidR="00B54AF1">
        <w:rPr>
          <w:b/>
        </w:rPr>
        <w:t xml:space="preserve"> </w:t>
      </w:r>
      <w:r>
        <w:rPr>
          <w:b/>
        </w:rPr>
        <w:t xml:space="preserve"> EMPAQUE</w:t>
      </w:r>
    </w:p>
    <w:p w:rsidR="00D1782D" w:rsidRPr="001F34F2" w:rsidRDefault="00D1782D" w:rsidP="00D1782D"/>
    <w:p w:rsidR="00D1782D" w:rsidRPr="001F34F2" w:rsidRDefault="00D1782D" w:rsidP="00D1782D">
      <w:r w:rsidRPr="001F34F2">
        <w:rPr>
          <w:b/>
        </w:rPr>
        <w:tab/>
      </w:r>
      <w:r w:rsidRPr="001F34F2">
        <w:rPr>
          <w:b/>
        </w:rPr>
        <w:tab/>
      </w:r>
      <w:r w:rsidRPr="001F34F2">
        <w:rPr>
          <w:b/>
        </w:rPr>
        <w:tab/>
      </w:r>
    </w:p>
    <w:p w:rsidR="00D1782D" w:rsidRDefault="00D1782D" w:rsidP="00D1782D">
      <w:r>
        <w:rPr>
          <w:b/>
          <w:bCs/>
          <w:u w:val="single"/>
        </w:rPr>
        <w:t>NOTA:</w:t>
      </w:r>
      <w:r>
        <w:t xml:space="preserve">  - Los cyreles  se encuentran en su planta</w:t>
      </w:r>
    </w:p>
    <w:p w:rsidR="00D1782D" w:rsidRDefault="00D1782D" w:rsidP="00D1782D">
      <w:pPr>
        <w:numPr>
          <w:ilvl w:val="0"/>
          <w:numId w:val="2"/>
        </w:numPr>
      </w:pPr>
      <w:r>
        <w:t>Altura  para empaquetadora automatica</w:t>
      </w:r>
    </w:p>
    <w:p w:rsidR="00D1782D" w:rsidRDefault="00D1782D" w:rsidP="00D1782D">
      <w:pPr>
        <w:ind w:left="1500"/>
        <w:rPr>
          <w:b/>
        </w:rPr>
      </w:pPr>
    </w:p>
    <w:p w:rsidR="00D1782D" w:rsidRPr="004E08B4" w:rsidRDefault="00D1782D" w:rsidP="00D1782D">
      <w:pPr>
        <w:ind w:left="1500"/>
        <w:rPr>
          <w:b/>
        </w:rPr>
      </w:pPr>
    </w:p>
    <w:p w:rsidR="00D1782D" w:rsidRDefault="00D1782D" w:rsidP="00D1782D">
      <w:r>
        <w:t>Agradezco la atención y colaboración prestada.</w:t>
      </w:r>
    </w:p>
    <w:p w:rsidR="00D1782D" w:rsidRDefault="00D1782D" w:rsidP="00D1782D"/>
    <w:p w:rsidR="00D1782D" w:rsidRDefault="00D1782D" w:rsidP="00D1782D"/>
    <w:p w:rsidR="00D1782D" w:rsidRDefault="00D1782D" w:rsidP="00D1782D">
      <w:r>
        <w:t>Cordialmente,</w:t>
      </w:r>
    </w:p>
    <w:p w:rsidR="00D1782D" w:rsidRDefault="00D1782D" w:rsidP="00D1782D"/>
    <w:p w:rsidR="00D1782D" w:rsidRDefault="00D1782D" w:rsidP="00D1782D"/>
    <w:p w:rsidR="00D1782D" w:rsidRDefault="00D1782D" w:rsidP="00D1782D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D1782D" w:rsidRDefault="00D1782D" w:rsidP="00D1782D">
      <w:r>
        <w:t>Director.</w:t>
      </w:r>
    </w:p>
    <w:p w:rsidR="00172680" w:rsidRDefault="00172680" w:rsidP="002F4C3D"/>
    <w:p w:rsidR="007F4DE4" w:rsidRDefault="007F4DE4" w:rsidP="002F4C3D"/>
    <w:p w:rsidR="007F4DE4" w:rsidRDefault="007F4DE4" w:rsidP="002F4C3D"/>
    <w:p w:rsidR="007F4DE4" w:rsidRDefault="007F4DE4" w:rsidP="002F4C3D"/>
    <w:p w:rsidR="007F4DE4" w:rsidRDefault="007F4DE4" w:rsidP="002F4C3D"/>
    <w:p w:rsidR="007F4DE4" w:rsidRDefault="007F4DE4" w:rsidP="007F4DE4">
      <w:pPr>
        <w:rPr>
          <w:b/>
        </w:rPr>
      </w:pPr>
    </w:p>
    <w:p w:rsidR="007F4DE4" w:rsidRDefault="007F4DE4" w:rsidP="007F4DE4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7F4DE4" w:rsidRDefault="007F4DE4" w:rsidP="007F4DE4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7F4DE4" w:rsidRDefault="007F4DE4" w:rsidP="007F4DE4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7F4DE4" w:rsidRDefault="007F4DE4" w:rsidP="007F4DE4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7F4DE4" w:rsidRDefault="007F4DE4" w:rsidP="007F4DE4">
      <w:pPr>
        <w:rPr>
          <w:b/>
          <w:bCs/>
        </w:rPr>
      </w:pPr>
    </w:p>
    <w:p w:rsidR="007F4DE4" w:rsidRDefault="007F4DE4" w:rsidP="007F4DE4">
      <w:pPr>
        <w:pStyle w:val="Ttulo1"/>
      </w:pPr>
    </w:p>
    <w:p w:rsidR="007F4DE4" w:rsidRDefault="007F4DE4" w:rsidP="007F4DE4">
      <w:pPr>
        <w:pStyle w:val="Ttulo1"/>
      </w:pPr>
      <w:r>
        <w:t>ORDEN DE TRABAJO  N °      04872</w:t>
      </w:r>
    </w:p>
    <w:p w:rsidR="007F4DE4" w:rsidRDefault="007F4DE4" w:rsidP="007F4DE4"/>
    <w:p w:rsidR="007F4DE4" w:rsidRDefault="007F4DE4" w:rsidP="007F4DE4">
      <w:r>
        <w:t>FECHA:</w:t>
      </w:r>
      <w:r>
        <w:tab/>
        <w:t>Medellín, Noviembre  10   de 2009</w:t>
      </w:r>
    </w:p>
    <w:p w:rsidR="007F4DE4" w:rsidRDefault="007F4DE4" w:rsidP="007F4DE4">
      <w:r>
        <w:t>PARA:</w:t>
      </w:r>
      <w:r>
        <w:tab/>
      </w:r>
      <w:r>
        <w:tab/>
        <w:t>PLÁSTICOS DARMA</w:t>
      </w:r>
    </w:p>
    <w:p w:rsidR="007F4DE4" w:rsidRDefault="007F4DE4" w:rsidP="007F4DE4">
      <w:r>
        <w:t>ATENCIÓN:</w:t>
      </w:r>
      <w:r>
        <w:tab/>
        <w:t>Sr. Darío Jaramillo</w:t>
      </w:r>
    </w:p>
    <w:p w:rsidR="007F4DE4" w:rsidRDefault="007F4DE4" w:rsidP="007F4DE4">
      <w:r>
        <w:tab/>
      </w:r>
      <w:r>
        <w:tab/>
        <w:t>Gerente.</w:t>
      </w:r>
    </w:p>
    <w:p w:rsidR="007F4DE4" w:rsidRDefault="007F4DE4" w:rsidP="007F4DE4"/>
    <w:p w:rsidR="007F4DE4" w:rsidRDefault="007F4DE4" w:rsidP="007F4DE4">
      <w:r>
        <w:t>Apreciado Don Darío:</w:t>
      </w:r>
    </w:p>
    <w:p w:rsidR="007F4DE4" w:rsidRDefault="007F4DE4" w:rsidP="007F4DE4"/>
    <w:p w:rsidR="007F4DE4" w:rsidRDefault="007F4DE4" w:rsidP="007F4DE4">
      <w:r>
        <w:t>Con la presente estamos solicitando el siguiente servicio de  IMPRESIÓN :</w:t>
      </w:r>
    </w:p>
    <w:p w:rsidR="007F4DE4" w:rsidRDefault="007F4DE4" w:rsidP="007F4DE4"/>
    <w:p w:rsidR="007F4DE4" w:rsidRDefault="007F4DE4" w:rsidP="007F4DE4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7F4DE4" w:rsidRDefault="007F4DE4" w:rsidP="007F4DE4">
      <w:r>
        <w:t xml:space="preserve">MATERIAL   :           Polipropileno  Lamina  Mono  de  </w:t>
      </w:r>
      <w:r>
        <w:rPr>
          <w:b/>
        </w:rPr>
        <w:t>46</w:t>
      </w:r>
      <w:r w:rsidRPr="0080544B">
        <w:rPr>
          <w:b/>
        </w:rPr>
        <w:t xml:space="preserve">     cms</w:t>
      </w:r>
    </w:p>
    <w:p w:rsidR="007F4DE4" w:rsidRDefault="007F4DE4" w:rsidP="007F4DE4">
      <w:r>
        <w:t>CLIBRE      :               1.5  ”</w:t>
      </w:r>
    </w:p>
    <w:p w:rsidR="007F4DE4" w:rsidRPr="00AD5DCF" w:rsidRDefault="007F4DE4" w:rsidP="007F4DE4">
      <w:pPr>
        <w:rPr>
          <w:b/>
        </w:rPr>
      </w:pPr>
      <w:r>
        <w:t>REFERENCIA:</w:t>
      </w:r>
      <w:r>
        <w:tab/>
      </w:r>
      <w:smartTag w:uri="urn:schemas-microsoft-com:office:smarttags" w:element="PersonName">
        <w:smartTagPr>
          <w:attr w:name="ProductID" w:val="LA  VICTORIA"/>
        </w:smartTagPr>
        <w:r>
          <w:rPr>
            <w:b/>
          </w:rPr>
          <w:t>LA  VICTORIA</w:t>
        </w:r>
      </w:smartTag>
      <w:r>
        <w:rPr>
          <w:b/>
        </w:rPr>
        <w:t xml:space="preserve">   23  cm </w:t>
      </w:r>
    </w:p>
    <w:p w:rsidR="007F4DE4" w:rsidRDefault="00742E50" w:rsidP="007F4DE4">
      <w:r>
        <w:t>CANTIDAD    :          5</w:t>
      </w:r>
      <w:r w:rsidR="007F4DE4">
        <w:t>00    Kg</w:t>
      </w:r>
    </w:p>
    <w:p w:rsidR="007F4DE4" w:rsidRDefault="007F4DE4" w:rsidP="007F4DE4">
      <w:r>
        <w:t>COLORES:</w:t>
      </w:r>
      <w:r>
        <w:tab/>
      </w:r>
      <w:r>
        <w:tab/>
        <w:t>1 ( Según  arte )</w:t>
      </w:r>
    </w:p>
    <w:p w:rsidR="007F4DE4" w:rsidRDefault="007F4DE4" w:rsidP="007F4DE4">
      <w:r>
        <w:t>CARAS:</w:t>
      </w:r>
      <w:r>
        <w:tab/>
      </w:r>
      <w:r>
        <w:tab/>
        <w:t xml:space="preserve">1  </w:t>
      </w:r>
    </w:p>
    <w:p w:rsidR="007F4DE4" w:rsidRDefault="007F4DE4" w:rsidP="007F4DE4">
      <w:r>
        <w:t>REPETICIÓN:</w:t>
      </w:r>
      <w:r>
        <w:tab/>
        <w:t>Continua</w:t>
      </w:r>
    </w:p>
    <w:p w:rsidR="007F4DE4" w:rsidRDefault="007F4DE4" w:rsidP="007F4DE4">
      <w:r>
        <w:t>RODILLO:</w:t>
      </w:r>
      <w:r>
        <w:tab/>
      </w:r>
      <w:r>
        <w:tab/>
        <w:t>Según  Plano</w:t>
      </w:r>
    </w:p>
    <w:p w:rsidR="007F4DE4" w:rsidRDefault="007F4DE4" w:rsidP="007F4DE4">
      <w:r>
        <w:t>LAMINA:</w:t>
      </w:r>
      <w:r>
        <w:tab/>
      </w:r>
      <w:r>
        <w:tab/>
      </w:r>
      <w:r w:rsidRPr="00121544">
        <w:rPr>
          <w:b/>
        </w:rPr>
        <w:t xml:space="preserve">23 </w:t>
      </w:r>
      <w:r>
        <w:t xml:space="preserve">   cms   Impresión  Continua.</w:t>
      </w:r>
    </w:p>
    <w:p w:rsidR="007F4DE4" w:rsidRDefault="007F4DE4" w:rsidP="007F4DE4">
      <w:r>
        <w:t>REBOBINADO:</w:t>
      </w:r>
      <w:r>
        <w:tab/>
        <w:t xml:space="preserve">Parejo  a la  Mitad (  23  cm )  </w:t>
      </w:r>
      <w:r w:rsidRPr="00FB33D0">
        <w:rPr>
          <w:b/>
        </w:rPr>
        <w:t xml:space="preserve">( Bobinas de </w:t>
      </w:r>
      <w:r w:rsidR="006858DF">
        <w:rPr>
          <w:b/>
        </w:rPr>
        <w:t xml:space="preserve">20 </w:t>
      </w:r>
      <w:r w:rsidRPr="00FB33D0">
        <w:rPr>
          <w:b/>
        </w:rPr>
        <w:t xml:space="preserve">  Kg  )</w:t>
      </w:r>
    </w:p>
    <w:p w:rsidR="007F4DE4" w:rsidRDefault="007F4DE4" w:rsidP="007F4DE4"/>
    <w:p w:rsidR="007F4DE4" w:rsidRDefault="007F4DE4" w:rsidP="007F4DE4"/>
    <w:p w:rsidR="007F4DE4" w:rsidRDefault="007F4DE4" w:rsidP="007F4DE4">
      <w:r>
        <w:rPr>
          <w:b/>
          <w:bCs/>
          <w:u w:val="single"/>
        </w:rPr>
        <w:t>NOTA:</w:t>
      </w:r>
      <w:r>
        <w:t xml:space="preserve">  *   L</w:t>
      </w:r>
      <w:r w:rsidR="000A3056">
        <w:t>os cyreles   se encuentran en su   planta</w:t>
      </w:r>
    </w:p>
    <w:p w:rsidR="007F4DE4" w:rsidRDefault="007F4DE4" w:rsidP="007F4DE4">
      <w:pPr>
        <w:numPr>
          <w:ilvl w:val="0"/>
          <w:numId w:val="1"/>
        </w:numPr>
      </w:pPr>
      <w:r>
        <w:t>Se envían ARTE    para tonos y alturas</w:t>
      </w:r>
    </w:p>
    <w:p w:rsidR="007F4DE4" w:rsidRPr="00307118" w:rsidRDefault="007F4DE4" w:rsidP="007F4DE4">
      <w:pPr>
        <w:numPr>
          <w:ilvl w:val="0"/>
          <w:numId w:val="2"/>
        </w:numPr>
      </w:pPr>
      <w:r>
        <w:t xml:space="preserve">Se  envia el material de PP </w:t>
      </w:r>
      <w:r>
        <w:rPr>
          <w:b/>
        </w:rPr>
        <w:t xml:space="preserve">de  46 </w:t>
      </w:r>
      <w:r w:rsidRPr="00AD5DCF">
        <w:rPr>
          <w:b/>
        </w:rPr>
        <w:t xml:space="preserve">  cms</w:t>
      </w:r>
      <w:r>
        <w:rPr>
          <w:b/>
        </w:rPr>
        <w:t xml:space="preserve">   Lamina</w:t>
      </w:r>
    </w:p>
    <w:p w:rsidR="007F4DE4" w:rsidRPr="007A4344" w:rsidRDefault="007F4DE4" w:rsidP="007F4DE4">
      <w:pPr>
        <w:ind w:left="1500"/>
        <w:rPr>
          <w:sz w:val="28"/>
          <w:szCs w:val="28"/>
        </w:rPr>
      </w:pPr>
      <w:r>
        <w:rPr>
          <w:b/>
        </w:rPr>
        <w:t xml:space="preserve"> </w:t>
      </w:r>
      <w:r w:rsidRPr="007A4344">
        <w:rPr>
          <w:b/>
          <w:sz w:val="28"/>
          <w:szCs w:val="28"/>
        </w:rPr>
        <w:t>- Se  aprueba  impresion</w:t>
      </w:r>
    </w:p>
    <w:p w:rsidR="007F4DE4" w:rsidRDefault="007F4DE4" w:rsidP="007F4DE4">
      <w:pPr>
        <w:ind w:left="885"/>
      </w:pPr>
    </w:p>
    <w:p w:rsidR="007F4DE4" w:rsidRDefault="007F4DE4" w:rsidP="007F4DE4">
      <w:pPr>
        <w:ind w:left="885"/>
      </w:pPr>
    </w:p>
    <w:p w:rsidR="007F4DE4" w:rsidRDefault="007F4DE4" w:rsidP="007F4DE4">
      <w:r>
        <w:t>Agradezco la atención y colaboración prestada.</w:t>
      </w:r>
    </w:p>
    <w:p w:rsidR="007F4DE4" w:rsidRDefault="007F4DE4" w:rsidP="007F4DE4"/>
    <w:p w:rsidR="007F4DE4" w:rsidRDefault="007F4DE4" w:rsidP="007F4DE4"/>
    <w:p w:rsidR="007F4DE4" w:rsidRDefault="007F4DE4" w:rsidP="007F4DE4">
      <w:r>
        <w:t>Cordialmente,</w:t>
      </w:r>
    </w:p>
    <w:p w:rsidR="007F4DE4" w:rsidRDefault="007F4DE4" w:rsidP="007F4DE4"/>
    <w:p w:rsidR="007F4DE4" w:rsidRDefault="007F4DE4" w:rsidP="007F4DE4"/>
    <w:p w:rsidR="007F4DE4" w:rsidRDefault="007F4DE4" w:rsidP="007F4DE4"/>
    <w:p w:rsidR="007F4DE4" w:rsidRDefault="007F4DE4" w:rsidP="007F4DE4">
      <w:r>
        <w:t>RICARDO CASAS ZAPATA</w:t>
      </w:r>
    </w:p>
    <w:p w:rsidR="007F4DE4" w:rsidRDefault="007F4DE4" w:rsidP="007F4DE4">
      <w:r>
        <w:t>Director.</w:t>
      </w:r>
    </w:p>
    <w:p w:rsidR="007F4DE4" w:rsidRDefault="007F4DE4" w:rsidP="007F4DE4">
      <w:pPr>
        <w:rPr>
          <w:b/>
        </w:rPr>
      </w:pPr>
    </w:p>
    <w:p w:rsidR="007F4DE4" w:rsidRDefault="007F4DE4" w:rsidP="002F4C3D"/>
    <w:p w:rsidR="006A20A3" w:rsidRDefault="006A20A3" w:rsidP="002F4C3D"/>
    <w:p w:rsidR="006A20A3" w:rsidRDefault="006A20A3" w:rsidP="002F4C3D"/>
    <w:p w:rsidR="006A20A3" w:rsidRDefault="006A20A3" w:rsidP="006A20A3"/>
    <w:p w:rsidR="006A20A3" w:rsidRDefault="006A20A3" w:rsidP="006A20A3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6A20A3" w:rsidRDefault="006A20A3" w:rsidP="006A20A3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6A20A3" w:rsidRDefault="006A20A3" w:rsidP="006A20A3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6A20A3" w:rsidRDefault="006A20A3" w:rsidP="006A20A3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6A20A3" w:rsidRDefault="006A20A3" w:rsidP="006A20A3">
      <w:pPr>
        <w:pStyle w:val="Ttulo1"/>
      </w:pPr>
    </w:p>
    <w:p w:rsidR="006A20A3" w:rsidRDefault="006A20A3" w:rsidP="006A20A3">
      <w:pPr>
        <w:pStyle w:val="Ttulo1"/>
      </w:pPr>
      <w:r>
        <w:t>ORDEN DE TRABAJO  N°      05670</w:t>
      </w:r>
    </w:p>
    <w:p w:rsidR="006A20A3" w:rsidRDefault="006A20A3" w:rsidP="006A20A3"/>
    <w:p w:rsidR="006A20A3" w:rsidRDefault="006A20A3" w:rsidP="006A20A3">
      <w:r>
        <w:t>FECHA:</w:t>
      </w:r>
      <w:r>
        <w:tab/>
        <w:t xml:space="preserve">Medellín, </w:t>
      </w:r>
      <w:r w:rsidR="00B375EA">
        <w:t xml:space="preserve"> Noviembre  10</w:t>
      </w:r>
      <w:r>
        <w:t xml:space="preserve">   de 2009</w:t>
      </w:r>
    </w:p>
    <w:p w:rsidR="006A20A3" w:rsidRDefault="006A20A3" w:rsidP="006A20A3">
      <w:r>
        <w:t>PARA:</w:t>
      </w:r>
      <w:r>
        <w:tab/>
      </w:r>
      <w:r>
        <w:tab/>
        <w:t>PLÁSTICOS DARMA</w:t>
      </w:r>
    </w:p>
    <w:p w:rsidR="006A20A3" w:rsidRDefault="006A20A3" w:rsidP="006A20A3">
      <w:r>
        <w:t>ATENCIÓN:</w:t>
      </w:r>
      <w:r>
        <w:tab/>
        <w:t>Sr. Darío Jaramillo</w:t>
      </w:r>
    </w:p>
    <w:p w:rsidR="006A20A3" w:rsidRDefault="006A20A3" w:rsidP="006A20A3">
      <w:r>
        <w:tab/>
      </w:r>
      <w:r>
        <w:tab/>
        <w:t>Gerente.</w:t>
      </w:r>
    </w:p>
    <w:p w:rsidR="006A20A3" w:rsidRDefault="006A20A3" w:rsidP="006A20A3"/>
    <w:p w:rsidR="006A20A3" w:rsidRDefault="006A20A3" w:rsidP="006A20A3">
      <w:r>
        <w:t>Apreciado Don Darío :</w:t>
      </w:r>
    </w:p>
    <w:p w:rsidR="006A20A3" w:rsidRDefault="006A20A3" w:rsidP="006A20A3">
      <w:r>
        <w:t xml:space="preserve"> </w:t>
      </w:r>
    </w:p>
    <w:p w:rsidR="006A20A3" w:rsidRDefault="006A20A3" w:rsidP="006A20A3">
      <w:r>
        <w:t>Con la presente estamos solicitando el s</w:t>
      </w:r>
      <w:r w:rsidR="001C1D7A">
        <w:t xml:space="preserve">iguiente servicio de </w:t>
      </w:r>
      <w:r>
        <w:t xml:space="preserve"> IMPRESION:</w:t>
      </w:r>
    </w:p>
    <w:p w:rsidR="006A20A3" w:rsidRDefault="006A20A3" w:rsidP="006A20A3"/>
    <w:p w:rsidR="006A20A3" w:rsidRDefault="00B375EA" w:rsidP="006A20A3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6A20A3" w:rsidRDefault="006A20A3" w:rsidP="006A20A3">
      <w:r>
        <w:t>MATERIAL:</w:t>
      </w:r>
      <w:r>
        <w:tab/>
      </w:r>
      <w:r>
        <w:tab/>
        <w:t xml:space="preserve">Polietileno BAJA  </w:t>
      </w:r>
      <w:r w:rsidRPr="008B3C0F">
        <w:rPr>
          <w:b/>
        </w:rPr>
        <w:t xml:space="preserve">Lamina </w:t>
      </w:r>
      <w:r>
        <w:t>.</w:t>
      </w:r>
    </w:p>
    <w:p w:rsidR="006A20A3" w:rsidRDefault="006A20A3" w:rsidP="006A20A3">
      <w:r>
        <w:t>MEDIDA:</w:t>
      </w:r>
      <w:r>
        <w:tab/>
      </w:r>
      <w:r>
        <w:tab/>
      </w:r>
      <w:r>
        <w:rPr>
          <w:b/>
        </w:rPr>
        <w:t>62</w:t>
      </w:r>
      <w:r w:rsidRPr="008F69C3">
        <w:rPr>
          <w:b/>
        </w:rPr>
        <w:t xml:space="preserve">  </w:t>
      </w:r>
      <w:r>
        <w:rPr>
          <w:b/>
        </w:rPr>
        <w:t xml:space="preserve">   c</w:t>
      </w:r>
      <w:r>
        <w:t>ms.</w:t>
      </w:r>
    </w:p>
    <w:p w:rsidR="006A20A3" w:rsidRDefault="006A20A3" w:rsidP="006A20A3">
      <w:r>
        <w:t>CALIBRE:</w:t>
      </w:r>
      <w:r>
        <w:tab/>
      </w:r>
      <w:r>
        <w:tab/>
      </w:r>
      <w:r>
        <w:rPr>
          <w:b/>
        </w:rPr>
        <w:t>2</w:t>
      </w:r>
      <w:r w:rsidRPr="008F69C3">
        <w:rPr>
          <w:b/>
        </w:rPr>
        <w:t>.4</w:t>
      </w:r>
      <w:r>
        <w:t xml:space="preserve">  ”</w:t>
      </w:r>
    </w:p>
    <w:p w:rsidR="006A20A3" w:rsidRDefault="006A20A3" w:rsidP="006A20A3">
      <w:r>
        <w:t>COLOR:</w:t>
      </w:r>
      <w:r>
        <w:tab/>
      </w:r>
      <w:r>
        <w:tab/>
        <w:t>Transparente</w:t>
      </w:r>
    </w:p>
    <w:p w:rsidR="006A20A3" w:rsidRDefault="006A20A3" w:rsidP="006A20A3">
      <w:r>
        <w:t>TRATADO:</w:t>
      </w:r>
      <w:r>
        <w:tab/>
      </w:r>
      <w:r>
        <w:tab/>
        <w:t>2  Caras.</w:t>
      </w:r>
    </w:p>
    <w:p w:rsidR="006A20A3" w:rsidRDefault="006A20A3" w:rsidP="006A20A3">
      <w:r>
        <w:t>MEZCLA:</w:t>
      </w:r>
      <w:r>
        <w:tab/>
      </w:r>
      <w:r>
        <w:tab/>
        <w:t xml:space="preserve">Baja  25  kg – </w:t>
      </w:r>
      <w:r w:rsidR="00B620EC">
        <w:t xml:space="preserve"> </w:t>
      </w:r>
      <w:r>
        <w:t>Lineal</w:t>
      </w:r>
      <w:r w:rsidR="00B620EC">
        <w:t xml:space="preserve"> </w:t>
      </w:r>
      <w:r>
        <w:t xml:space="preserve"> 10   kg</w:t>
      </w:r>
    </w:p>
    <w:p w:rsidR="006A20A3" w:rsidRDefault="006A20A3" w:rsidP="006A20A3">
      <w:pPr>
        <w:rPr>
          <w:b/>
          <w:bCs/>
        </w:rPr>
      </w:pPr>
      <w:r>
        <w:t>CANTIDAD:</w:t>
      </w:r>
      <w:r>
        <w:tab/>
      </w:r>
      <w:r>
        <w:tab/>
      </w:r>
      <w:r w:rsidR="00F8380E">
        <w:rPr>
          <w:b/>
        </w:rPr>
        <w:t>17</w:t>
      </w:r>
      <w:r w:rsidR="00281145">
        <w:rPr>
          <w:b/>
        </w:rPr>
        <w:t xml:space="preserve">5 </w:t>
      </w:r>
      <w:r>
        <w:t xml:space="preserve">   Kg.</w:t>
      </w:r>
      <w:r>
        <w:rPr>
          <w:b/>
          <w:bCs/>
        </w:rPr>
        <w:tab/>
      </w:r>
    </w:p>
    <w:p w:rsidR="006A20A3" w:rsidRDefault="006A20A3" w:rsidP="006A20A3">
      <w:r>
        <w:t>COLORES:</w:t>
      </w:r>
      <w:r>
        <w:tab/>
      </w:r>
      <w:r>
        <w:tab/>
        <w:t>3  (  Azul , Blanco , Rojo  )</w:t>
      </w:r>
    </w:p>
    <w:p w:rsidR="006A20A3" w:rsidRDefault="006A20A3" w:rsidP="006A20A3">
      <w:r>
        <w:t>CARAS:</w:t>
      </w:r>
      <w:r>
        <w:tab/>
      </w:r>
      <w:r>
        <w:tab/>
        <w:t xml:space="preserve">2  </w:t>
      </w:r>
    </w:p>
    <w:p w:rsidR="006A20A3" w:rsidRDefault="006A20A3" w:rsidP="006A20A3">
      <w:r>
        <w:t>REPETICIÓN:</w:t>
      </w:r>
      <w:r>
        <w:tab/>
        <w:t xml:space="preserve">18   Cms. </w:t>
      </w:r>
    </w:p>
    <w:p w:rsidR="006A20A3" w:rsidRDefault="006A20A3" w:rsidP="006A20A3">
      <w:r>
        <w:t>BOLSA:</w:t>
      </w:r>
      <w:r>
        <w:tab/>
      </w:r>
      <w:r>
        <w:tab/>
        <w:t xml:space="preserve">18   X  31   Cms   </w:t>
      </w:r>
    </w:p>
    <w:p w:rsidR="006A20A3" w:rsidRDefault="006A20A3" w:rsidP="006A20A3">
      <w:r>
        <w:t>RODILLO :                36</w:t>
      </w:r>
    </w:p>
    <w:p w:rsidR="006A20A3" w:rsidRDefault="006A20A3" w:rsidP="006A20A3">
      <w:r>
        <w:t>SELLADO:</w:t>
      </w:r>
      <w:r>
        <w:tab/>
      </w:r>
      <w:r>
        <w:tab/>
        <w:t xml:space="preserve">Lateral </w:t>
      </w:r>
    </w:p>
    <w:p w:rsidR="006A20A3" w:rsidRDefault="006A20A3" w:rsidP="006A20A3">
      <w:pPr>
        <w:rPr>
          <w:b/>
        </w:rPr>
      </w:pPr>
      <w:r>
        <w:t>REFERENCIA:</w:t>
      </w:r>
      <w:r>
        <w:tab/>
      </w:r>
      <w:r>
        <w:rPr>
          <w:b/>
        </w:rPr>
        <w:t>ZAMAR    TILAPIA</w:t>
      </w:r>
      <w:r w:rsidR="00B620EC">
        <w:rPr>
          <w:b/>
        </w:rPr>
        <w:tab/>
        <w:t>40 kg</w:t>
      </w:r>
    </w:p>
    <w:p w:rsidR="00B01847" w:rsidRDefault="00B01847" w:rsidP="006A20A3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  <w:t>FILETE DE MERLUZA</w:t>
      </w:r>
      <w:r>
        <w:rPr>
          <w:b/>
        </w:rPr>
        <w:tab/>
        <w:t>40 kg</w:t>
      </w:r>
    </w:p>
    <w:p w:rsidR="00B01847" w:rsidRDefault="00B01847" w:rsidP="006A20A3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  <w:t>HUESO CARNUDO</w:t>
      </w:r>
      <w:r>
        <w:rPr>
          <w:b/>
        </w:rPr>
        <w:tab/>
        <w:t>35 kg</w:t>
      </w:r>
    </w:p>
    <w:p w:rsidR="00B01847" w:rsidRDefault="00B01847" w:rsidP="006A20A3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6D25B7">
        <w:rPr>
          <w:b/>
        </w:rPr>
        <w:t>CAMARON PRECOCIDO   30  kg</w:t>
      </w:r>
    </w:p>
    <w:p w:rsidR="006D25B7" w:rsidRDefault="006D25B7" w:rsidP="006A20A3">
      <w:r>
        <w:rPr>
          <w:b/>
        </w:rPr>
        <w:tab/>
      </w:r>
      <w:r>
        <w:rPr>
          <w:b/>
        </w:rPr>
        <w:tab/>
      </w:r>
      <w:r>
        <w:rPr>
          <w:b/>
        </w:rPr>
        <w:tab/>
        <w:t>FILETE DE  ROBALO</w:t>
      </w:r>
      <w:r>
        <w:rPr>
          <w:b/>
        </w:rPr>
        <w:tab/>
        <w:t>30 kg</w:t>
      </w:r>
    </w:p>
    <w:p w:rsidR="006A20A3" w:rsidRDefault="006A20A3" w:rsidP="006A20A3">
      <w:r>
        <w:tab/>
      </w:r>
      <w:r>
        <w:tab/>
      </w:r>
      <w:r>
        <w:tab/>
      </w:r>
    </w:p>
    <w:p w:rsidR="006A20A3" w:rsidRDefault="006A20A3" w:rsidP="006A20A3"/>
    <w:p w:rsidR="006A20A3" w:rsidRDefault="006A20A3" w:rsidP="006A20A3">
      <w:r>
        <w:rPr>
          <w:b/>
          <w:bCs/>
          <w:u w:val="single"/>
        </w:rPr>
        <w:t>NOTA:</w:t>
      </w:r>
      <w:r>
        <w:t xml:space="preserve">  - Los cyreles los envia Grafiflex</w:t>
      </w:r>
      <w:r w:rsidR="004056BB">
        <w:t xml:space="preserve">       ( ANEXOS  )</w:t>
      </w:r>
    </w:p>
    <w:p w:rsidR="006A20A3" w:rsidRDefault="006A20A3" w:rsidP="006A20A3">
      <w:pPr>
        <w:numPr>
          <w:ilvl w:val="0"/>
          <w:numId w:val="2"/>
        </w:numPr>
      </w:pPr>
      <w:r>
        <w:t>Tonos de impresión igual  según  pantones</w:t>
      </w:r>
    </w:p>
    <w:p w:rsidR="006A20A3" w:rsidRPr="003E0C14" w:rsidRDefault="006A20A3" w:rsidP="006A20A3">
      <w:pPr>
        <w:ind w:left="150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-  </w:t>
      </w:r>
      <w:r w:rsidR="004A75DB">
        <w:rPr>
          <w:b/>
          <w:sz w:val="28"/>
          <w:szCs w:val="28"/>
        </w:rPr>
        <w:t xml:space="preserve"> SE  APRUEBA  IMPRESION</w:t>
      </w:r>
    </w:p>
    <w:p w:rsidR="006A20A3" w:rsidRDefault="006A20A3" w:rsidP="006A20A3"/>
    <w:p w:rsidR="006A20A3" w:rsidRDefault="006A20A3" w:rsidP="006A20A3"/>
    <w:p w:rsidR="006A20A3" w:rsidRDefault="006A20A3" w:rsidP="006A20A3">
      <w:r>
        <w:t>Agradezco la atención y colaboración prestada.</w:t>
      </w:r>
    </w:p>
    <w:p w:rsidR="006A20A3" w:rsidRDefault="006A20A3" w:rsidP="006A20A3"/>
    <w:p w:rsidR="006A20A3" w:rsidRDefault="006A20A3" w:rsidP="006A20A3">
      <w:r>
        <w:t>Cordialmente,</w:t>
      </w:r>
    </w:p>
    <w:p w:rsidR="006A20A3" w:rsidRDefault="006A20A3" w:rsidP="006A20A3"/>
    <w:p w:rsidR="006A20A3" w:rsidRDefault="006A20A3" w:rsidP="006A20A3"/>
    <w:p w:rsidR="006A20A3" w:rsidRDefault="006A20A3" w:rsidP="006A20A3">
      <w:r>
        <w:t>RICARDO CASAS ZAPATA</w:t>
      </w:r>
    </w:p>
    <w:p w:rsidR="006A20A3" w:rsidRDefault="006A20A3" w:rsidP="006A20A3">
      <w:r>
        <w:t>Director</w:t>
      </w:r>
    </w:p>
    <w:p w:rsidR="006A20A3" w:rsidRDefault="006A20A3" w:rsidP="002F4C3D"/>
    <w:p w:rsidR="00FA5068" w:rsidRDefault="00FA5068" w:rsidP="00FA5068">
      <w:pPr>
        <w:rPr>
          <w:b/>
        </w:rPr>
      </w:pPr>
    </w:p>
    <w:p w:rsidR="00FA5068" w:rsidRDefault="00FA5068" w:rsidP="00FA5068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FA5068" w:rsidRDefault="00FA5068" w:rsidP="00FA5068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FA5068" w:rsidRDefault="00FA5068" w:rsidP="00FA5068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FA5068" w:rsidRDefault="00FA5068" w:rsidP="00FA5068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FA5068" w:rsidRDefault="00FA5068" w:rsidP="00FA5068"/>
    <w:p w:rsidR="00FA5068" w:rsidRDefault="00FA5068" w:rsidP="00FA5068">
      <w:pPr>
        <w:pStyle w:val="Ttulo1"/>
      </w:pPr>
      <w:r>
        <w:t>ORDEN DE TRABAJO    N°     04871</w:t>
      </w:r>
    </w:p>
    <w:p w:rsidR="00FA5068" w:rsidRDefault="00FA5068" w:rsidP="00FA5068"/>
    <w:p w:rsidR="00FA5068" w:rsidRDefault="00FA5068" w:rsidP="00FA5068">
      <w:r>
        <w:t>FECHA:</w:t>
      </w:r>
      <w:r>
        <w:tab/>
      </w:r>
      <w:r w:rsidR="00824AC9">
        <w:t>Medellín, Noviembre  11</w:t>
      </w:r>
      <w:r>
        <w:t xml:space="preserve">    de  2009</w:t>
      </w:r>
    </w:p>
    <w:p w:rsidR="00FA5068" w:rsidRDefault="00FA5068" w:rsidP="00FA5068">
      <w:r>
        <w:t>PARA:</w:t>
      </w:r>
      <w:r>
        <w:tab/>
      </w:r>
      <w:r>
        <w:tab/>
        <w:t>PLÁSTICOS DARMA</w:t>
      </w:r>
    </w:p>
    <w:p w:rsidR="00FA5068" w:rsidRDefault="00FA5068" w:rsidP="00FA5068">
      <w:r>
        <w:t>ATENCIÓN:</w:t>
      </w:r>
      <w:r>
        <w:tab/>
        <w:t>Sr. Darío Jaramillo</w:t>
      </w:r>
    </w:p>
    <w:p w:rsidR="00FA5068" w:rsidRDefault="00FA5068" w:rsidP="00FA5068">
      <w:r>
        <w:tab/>
      </w:r>
      <w:r>
        <w:tab/>
        <w:t>Gerente.</w:t>
      </w:r>
    </w:p>
    <w:p w:rsidR="00FA5068" w:rsidRDefault="00FA5068" w:rsidP="00FA5068"/>
    <w:p w:rsidR="00FA5068" w:rsidRDefault="00FA5068" w:rsidP="00FA5068">
      <w:r>
        <w:t xml:space="preserve">Apreciado Don Darío </w:t>
      </w:r>
      <w:r w:rsidR="00EE60F7">
        <w:t xml:space="preserve"> </w:t>
      </w:r>
      <w:r>
        <w:t>:</w:t>
      </w:r>
    </w:p>
    <w:p w:rsidR="00FA5068" w:rsidRDefault="00FA5068" w:rsidP="00FA5068">
      <w:r>
        <w:t xml:space="preserve"> </w:t>
      </w:r>
    </w:p>
    <w:p w:rsidR="00FA5068" w:rsidRDefault="00FA5068" w:rsidP="00FA5068">
      <w:r>
        <w:t>Con la presente estamos solicitando el siguiente servicio de EXTRUSION E IMPRESION:</w:t>
      </w:r>
    </w:p>
    <w:p w:rsidR="00FA5068" w:rsidRDefault="00FA5068" w:rsidP="00FA5068"/>
    <w:p w:rsidR="00FA5068" w:rsidRDefault="00FA5068" w:rsidP="00FA5068">
      <w:pPr>
        <w:rPr>
          <w:b/>
          <w:bCs/>
          <w:u w:val="single"/>
        </w:rPr>
      </w:pPr>
      <w:r>
        <w:rPr>
          <w:b/>
          <w:bCs/>
          <w:u w:val="single"/>
        </w:rPr>
        <w:t>EXTRUSIÓN:</w:t>
      </w:r>
    </w:p>
    <w:p w:rsidR="00FA5068" w:rsidRDefault="00FA5068" w:rsidP="00FA5068">
      <w:r>
        <w:t>MATERIAL:</w:t>
      </w:r>
      <w:r>
        <w:tab/>
      </w:r>
      <w:r>
        <w:tab/>
        <w:t xml:space="preserve">Polietileno BAJA    </w:t>
      </w:r>
      <w:r>
        <w:rPr>
          <w:u w:val="single"/>
        </w:rPr>
        <w:t>Lamina</w:t>
      </w:r>
    </w:p>
    <w:p w:rsidR="00FA5068" w:rsidRPr="003F0627" w:rsidRDefault="00FA5068" w:rsidP="00FA5068">
      <w:pPr>
        <w:rPr>
          <w:b/>
        </w:rPr>
      </w:pPr>
      <w:r>
        <w:t>MEDIDA:</w:t>
      </w:r>
      <w:r>
        <w:tab/>
      </w:r>
      <w:r>
        <w:tab/>
      </w:r>
      <w:r>
        <w:rPr>
          <w:b/>
        </w:rPr>
        <w:t>63</w:t>
      </w:r>
      <w:r w:rsidRPr="00743DF3">
        <w:rPr>
          <w:b/>
        </w:rPr>
        <w:t xml:space="preserve">     Cms</w:t>
      </w:r>
      <w:r>
        <w:t xml:space="preserve">.    </w:t>
      </w:r>
    </w:p>
    <w:p w:rsidR="00FA5068" w:rsidRDefault="00FA5068" w:rsidP="00FA5068">
      <w:r>
        <w:t>CALIBRE:</w:t>
      </w:r>
      <w:r>
        <w:tab/>
      </w:r>
      <w:r>
        <w:tab/>
      </w:r>
      <w:r w:rsidRPr="000D4E06">
        <w:rPr>
          <w:b/>
        </w:rPr>
        <w:t>2.5</w:t>
      </w:r>
      <w:r w:rsidRPr="00BB2CA5">
        <w:rPr>
          <w:b/>
        </w:rPr>
        <w:t xml:space="preserve">  ”</w:t>
      </w:r>
    </w:p>
    <w:p w:rsidR="00FA5068" w:rsidRDefault="00FA5068" w:rsidP="00FA5068">
      <w:r>
        <w:t>COLOR:</w:t>
      </w:r>
      <w:r>
        <w:tab/>
      </w:r>
      <w:r>
        <w:tab/>
        <w:t>Transparente</w:t>
      </w:r>
    </w:p>
    <w:p w:rsidR="00FA5068" w:rsidRDefault="00FA5068" w:rsidP="00FA5068">
      <w:r>
        <w:t>TRATADO:</w:t>
      </w:r>
      <w:r>
        <w:tab/>
      </w:r>
      <w:r>
        <w:tab/>
        <w:t>1  Cara.</w:t>
      </w:r>
    </w:p>
    <w:p w:rsidR="00FA5068" w:rsidRPr="00B24386" w:rsidRDefault="00FA5068" w:rsidP="00FA5068">
      <w:pPr>
        <w:rPr>
          <w:b/>
        </w:rPr>
      </w:pPr>
      <w:r>
        <w:t>M</w:t>
      </w:r>
      <w:r w:rsidR="00F53564">
        <w:t>EZCLA:</w:t>
      </w:r>
      <w:r w:rsidR="00F53564">
        <w:tab/>
      </w:r>
      <w:r w:rsidR="00F53564">
        <w:tab/>
        <w:t>Baja  25  kg – Lineal  6</w:t>
      </w:r>
      <w:r>
        <w:t xml:space="preserve">   kg  </w:t>
      </w:r>
      <w:r w:rsidRPr="00B24386">
        <w:rPr>
          <w:b/>
        </w:rPr>
        <w:t xml:space="preserve">(  </w:t>
      </w:r>
      <w:r w:rsidRPr="00437A9E">
        <w:rPr>
          <w:b/>
          <w:sz w:val="32"/>
          <w:szCs w:val="32"/>
        </w:rPr>
        <w:t>Lineal  Exceno  )</w:t>
      </w:r>
    </w:p>
    <w:p w:rsidR="00FA5068" w:rsidRDefault="00FA5068" w:rsidP="00FA5068">
      <w:r>
        <w:t>CANTIDAD:</w:t>
      </w:r>
      <w:r>
        <w:tab/>
      </w:r>
      <w:r>
        <w:tab/>
      </w:r>
      <w:r w:rsidR="008F359B">
        <w:rPr>
          <w:b/>
        </w:rPr>
        <w:t>20</w:t>
      </w:r>
      <w:r>
        <w:rPr>
          <w:b/>
        </w:rPr>
        <w:t>0</w:t>
      </w:r>
      <w:r>
        <w:t xml:space="preserve">     Kg.</w:t>
      </w:r>
    </w:p>
    <w:p w:rsidR="00FA5068" w:rsidRDefault="00FA5068" w:rsidP="00FA5068">
      <w:pPr>
        <w:rPr>
          <w:b/>
          <w:bCs/>
          <w:u w:val="single"/>
        </w:rPr>
      </w:pPr>
    </w:p>
    <w:p w:rsidR="00FA5068" w:rsidRDefault="00FA5068" w:rsidP="00FA5068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FA5068" w:rsidRDefault="00FA5068" w:rsidP="00FA5068">
      <w:r>
        <w:t>COLORES:</w:t>
      </w:r>
      <w:r>
        <w:tab/>
      </w:r>
      <w:r>
        <w:tab/>
        <w:t>2  (  Negro -  Blanco  )</w:t>
      </w:r>
    </w:p>
    <w:p w:rsidR="00FA5068" w:rsidRDefault="00FA5068" w:rsidP="00FA5068">
      <w:r>
        <w:t>CARAS:</w:t>
      </w:r>
      <w:r>
        <w:tab/>
      </w:r>
      <w:r>
        <w:tab/>
        <w:t>1  (2 x 1 )</w:t>
      </w:r>
    </w:p>
    <w:p w:rsidR="00FA5068" w:rsidRDefault="00FA5068" w:rsidP="00FA5068">
      <w:r>
        <w:t>LAMINA:</w:t>
      </w:r>
      <w:r>
        <w:tab/>
      </w:r>
      <w:r>
        <w:tab/>
        <w:t xml:space="preserve">31   Cms  Refilada  </w:t>
      </w:r>
    </w:p>
    <w:p w:rsidR="00FA5068" w:rsidRDefault="00FA5068" w:rsidP="00FA5068">
      <w:r>
        <w:t>RODILLO :                32</w:t>
      </w:r>
    </w:p>
    <w:p w:rsidR="00FA5068" w:rsidRDefault="00FA5068" w:rsidP="00FA5068">
      <w:r>
        <w:t>REFILADO:</w:t>
      </w:r>
      <w:r>
        <w:tab/>
      </w:r>
      <w:r>
        <w:tab/>
        <w:t xml:space="preserve">31  cm  </w:t>
      </w:r>
    </w:p>
    <w:p w:rsidR="00FA5068" w:rsidRPr="00523A67" w:rsidRDefault="00FA5068" w:rsidP="00FA5068">
      <w:pPr>
        <w:rPr>
          <w:sz w:val="22"/>
        </w:rPr>
      </w:pPr>
      <w:r>
        <w:t>FOTOCEL :</w:t>
      </w:r>
      <w:r>
        <w:tab/>
      </w:r>
      <w:r>
        <w:tab/>
        <w:t>Derecha</w:t>
      </w:r>
    </w:p>
    <w:p w:rsidR="00FA5068" w:rsidRPr="00523A67" w:rsidRDefault="00FA5068" w:rsidP="00FA5068">
      <w:pPr>
        <w:rPr>
          <w:sz w:val="22"/>
        </w:rPr>
      </w:pPr>
      <w:r w:rsidRPr="00523A67">
        <w:rPr>
          <w:sz w:val="22"/>
        </w:rPr>
        <w:t>EMBOBINADO:</w:t>
      </w:r>
      <w:r w:rsidRPr="00523A67">
        <w:rPr>
          <w:sz w:val="22"/>
        </w:rPr>
        <w:tab/>
        <w:t xml:space="preserve">Numero  uno  </w:t>
      </w:r>
    </w:p>
    <w:p w:rsidR="00FA5068" w:rsidRPr="00523A67" w:rsidRDefault="00FA5068" w:rsidP="00FA5068">
      <w:pPr>
        <w:rPr>
          <w:sz w:val="22"/>
        </w:rPr>
      </w:pPr>
      <w:r w:rsidRPr="00523A67">
        <w:rPr>
          <w:sz w:val="22"/>
        </w:rPr>
        <w:t>REFERENCIA:</w:t>
      </w:r>
      <w:r w:rsidRPr="00523A67">
        <w:rPr>
          <w:sz w:val="22"/>
        </w:rPr>
        <w:tab/>
      </w:r>
      <w:r w:rsidRPr="00523A67">
        <w:rPr>
          <w:b/>
          <w:sz w:val="22"/>
        </w:rPr>
        <w:t>FOTOCELDA PARA EMPAQUE</w:t>
      </w:r>
    </w:p>
    <w:p w:rsidR="00FA5068" w:rsidRPr="00523A67" w:rsidRDefault="00FA5068" w:rsidP="00FA5068">
      <w:pPr>
        <w:rPr>
          <w:sz w:val="22"/>
        </w:rPr>
      </w:pPr>
    </w:p>
    <w:p w:rsidR="00FA5068" w:rsidRPr="00523A67" w:rsidRDefault="00FA5068" w:rsidP="00FA5068">
      <w:pPr>
        <w:rPr>
          <w:sz w:val="22"/>
        </w:rPr>
      </w:pPr>
      <w:r w:rsidRPr="00523A67">
        <w:rPr>
          <w:b/>
          <w:sz w:val="22"/>
        </w:rPr>
        <w:tab/>
      </w:r>
      <w:r w:rsidRPr="00523A67">
        <w:rPr>
          <w:b/>
          <w:sz w:val="22"/>
        </w:rPr>
        <w:tab/>
      </w:r>
      <w:r w:rsidRPr="00523A67">
        <w:rPr>
          <w:b/>
          <w:sz w:val="22"/>
        </w:rPr>
        <w:tab/>
      </w:r>
    </w:p>
    <w:p w:rsidR="00FA5068" w:rsidRPr="00523A67" w:rsidRDefault="00FA5068" w:rsidP="00FA5068">
      <w:pPr>
        <w:rPr>
          <w:sz w:val="22"/>
        </w:rPr>
      </w:pPr>
      <w:r w:rsidRPr="00523A67">
        <w:rPr>
          <w:b/>
          <w:bCs/>
          <w:sz w:val="22"/>
          <w:u w:val="single"/>
        </w:rPr>
        <w:t>NOTA:</w:t>
      </w:r>
      <w:r w:rsidRPr="00523A67">
        <w:rPr>
          <w:sz w:val="22"/>
        </w:rPr>
        <w:t xml:space="preserve">  - Los cyreles  se encuentran en su planta</w:t>
      </w:r>
    </w:p>
    <w:p w:rsidR="00FA5068" w:rsidRDefault="00FA5068" w:rsidP="00FA5068">
      <w:pPr>
        <w:numPr>
          <w:ilvl w:val="0"/>
          <w:numId w:val="2"/>
        </w:numPr>
      </w:pPr>
      <w:r>
        <w:t xml:space="preserve">Altura  para empaquetadora </w:t>
      </w:r>
      <w:r w:rsidR="005D0240">
        <w:t>automática</w:t>
      </w:r>
    </w:p>
    <w:p w:rsidR="005D0240" w:rsidRDefault="005D0240" w:rsidP="00FA5068">
      <w:pPr>
        <w:numPr>
          <w:ilvl w:val="0"/>
          <w:numId w:val="2"/>
        </w:numPr>
      </w:pPr>
      <w:r>
        <w:t>SE  ENVIA  LINEAL  EXCENO</w:t>
      </w:r>
    </w:p>
    <w:p w:rsidR="00FA5068" w:rsidRDefault="00FA5068" w:rsidP="00FA5068">
      <w:pPr>
        <w:ind w:left="1500"/>
        <w:rPr>
          <w:b/>
        </w:rPr>
      </w:pPr>
    </w:p>
    <w:p w:rsidR="00FA5068" w:rsidRDefault="00FA5068" w:rsidP="00FA5068">
      <w:r>
        <w:t>Agradezco la atención y colaboración prestada.</w:t>
      </w:r>
    </w:p>
    <w:p w:rsidR="00FA5068" w:rsidRDefault="00FA5068" w:rsidP="00FA5068"/>
    <w:p w:rsidR="00FA5068" w:rsidRDefault="00FA5068" w:rsidP="00FA5068"/>
    <w:p w:rsidR="00FA5068" w:rsidRDefault="00FA5068" w:rsidP="00FA5068">
      <w:r>
        <w:t>Cordialmente,</w:t>
      </w:r>
    </w:p>
    <w:p w:rsidR="00FA5068" w:rsidRDefault="00FA5068" w:rsidP="00FA5068"/>
    <w:p w:rsidR="00FA5068" w:rsidRDefault="00FA5068" w:rsidP="00FA5068"/>
    <w:p w:rsidR="00FA5068" w:rsidRDefault="00FA5068" w:rsidP="00FA5068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FA5068" w:rsidRDefault="00FA5068" w:rsidP="00FA5068">
      <w:r>
        <w:t>Director.</w:t>
      </w:r>
    </w:p>
    <w:p w:rsidR="00FA5068" w:rsidRDefault="00FA5068" w:rsidP="00FA5068">
      <w:pPr>
        <w:rPr>
          <w:b/>
        </w:rPr>
      </w:pPr>
    </w:p>
    <w:p w:rsidR="00456798" w:rsidRDefault="00456798" w:rsidP="00456798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456798" w:rsidRDefault="00456798" w:rsidP="00456798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456798" w:rsidRDefault="00456798" w:rsidP="00456798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456798" w:rsidRDefault="00456798" w:rsidP="00456798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456798" w:rsidRDefault="00456798" w:rsidP="00456798">
      <w:pPr>
        <w:rPr>
          <w:b/>
          <w:bCs/>
        </w:rPr>
      </w:pPr>
    </w:p>
    <w:p w:rsidR="00456798" w:rsidRDefault="00456798" w:rsidP="00456798">
      <w:pPr>
        <w:rPr>
          <w:b/>
          <w:bCs/>
        </w:rPr>
      </w:pPr>
    </w:p>
    <w:p w:rsidR="00456798" w:rsidRDefault="00456798" w:rsidP="00456798">
      <w:pPr>
        <w:pStyle w:val="Ttulo1"/>
      </w:pPr>
      <w:r>
        <w:t>ORDEN DE TRABAJO   N°      05674</w:t>
      </w:r>
    </w:p>
    <w:p w:rsidR="00456798" w:rsidRDefault="00456798" w:rsidP="00456798"/>
    <w:p w:rsidR="00456798" w:rsidRDefault="00456798" w:rsidP="00456798">
      <w:r>
        <w:t>FECHA:</w:t>
      </w:r>
      <w:r>
        <w:tab/>
        <w:t xml:space="preserve">Medellín, </w:t>
      </w:r>
      <w:r w:rsidR="008523E6">
        <w:t>Noviembre  11</w:t>
      </w:r>
      <w:r>
        <w:t xml:space="preserve">    de 2009</w:t>
      </w:r>
    </w:p>
    <w:p w:rsidR="00456798" w:rsidRDefault="00456798" w:rsidP="00456798">
      <w:r>
        <w:t>PARA:</w:t>
      </w:r>
      <w:r>
        <w:tab/>
      </w:r>
      <w:r>
        <w:tab/>
        <w:t>PLÁSTICOS DARMA</w:t>
      </w:r>
    </w:p>
    <w:p w:rsidR="00456798" w:rsidRDefault="00456798" w:rsidP="00456798">
      <w:r>
        <w:t>ATENCIÓN:</w:t>
      </w:r>
      <w:r>
        <w:tab/>
        <w:t>Sr. Darío Jaramillo</w:t>
      </w:r>
    </w:p>
    <w:p w:rsidR="00456798" w:rsidRDefault="00456798" w:rsidP="00456798">
      <w:r>
        <w:tab/>
      </w:r>
      <w:r>
        <w:tab/>
        <w:t>Gerente.</w:t>
      </w:r>
    </w:p>
    <w:p w:rsidR="00456798" w:rsidRDefault="00456798" w:rsidP="00456798"/>
    <w:p w:rsidR="00456798" w:rsidRDefault="00456798" w:rsidP="00456798">
      <w:r>
        <w:t>Apreciado Don Darío:</w:t>
      </w:r>
    </w:p>
    <w:p w:rsidR="00456798" w:rsidRDefault="00456798" w:rsidP="00456798">
      <w:r>
        <w:t xml:space="preserve"> </w:t>
      </w:r>
    </w:p>
    <w:p w:rsidR="00456798" w:rsidRDefault="00456798" w:rsidP="00456798">
      <w:r>
        <w:t>Con la presente estamos solicitando el siguiente servicio de  IMPRESION:</w:t>
      </w:r>
    </w:p>
    <w:p w:rsidR="00456798" w:rsidRDefault="00456798" w:rsidP="00456798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456798" w:rsidRDefault="00456798" w:rsidP="00456798">
      <w:pPr>
        <w:rPr>
          <w:b/>
          <w:bCs/>
          <w:u w:val="single"/>
        </w:rPr>
      </w:pPr>
    </w:p>
    <w:p w:rsidR="00456798" w:rsidRDefault="00456798" w:rsidP="00456798">
      <w:r>
        <w:t>MATERIAL:</w:t>
      </w:r>
      <w:r>
        <w:tab/>
      </w:r>
      <w:r>
        <w:tab/>
        <w:t>Polietileno Alta Densidad Pigmentado Blanco  Tubular.</w:t>
      </w:r>
    </w:p>
    <w:p w:rsidR="00456798" w:rsidRDefault="00456798" w:rsidP="00456798">
      <w:r>
        <w:t>MEDIDA:</w:t>
      </w:r>
      <w:r>
        <w:tab/>
      </w:r>
      <w:r>
        <w:tab/>
      </w:r>
      <w:r>
        <w:rPr>
          <w:b/>
        </w:rPr>
        <w:t>30   +  7 +  7</w:t>
      </w:r>
      <w:r>
        <w:t xml:space="preserve">           Cms.</w:t>
      </w:r>
    </w:p>
    <w:p w:rsidR="00456798" w:rsidRPr="00A86E29" w:rsidRDefault="00456798" w:rsidP="00456798">
      <w:pPr>
        <w:rPr>
          <w:b/>
          <w:bCs/>
        </w:rPr>
      </w:pPr>
      <w:r>
        <w:t>CALIBRE:</w:t>
      </w:r>
      <w:r>
        <w:tab/>
      </w:r>
      <w:r>
        <w:tab/>
      </w:r>
      <w:r>
        <w:rPr>
          <w:b/>
        </w:rPr>
        <w:t>1.3</w:t>
      </w:r>
      <w:r w:rsidRPr="00A86E29">
        <w:rPr>
          <w:b/>
        </w:rPr>
        <w:t xml:space="preserve"> </w:t>
      </w:r>
      <w:r w:rsidRPr="00A86E29">
        <w:rPr>
          <w:b/>
          <w:bCs/>
        </w:rPr>
        <w:t xml:space="preserve"> ”</w:t>
      </w:r>
    </w:p>
    <w:p w:rsidR="00456798" w:rsidRDefault="00456798" w:rsidP="00456798">
      <w:r>
        <w:t>COLOR:</w:t>
      </w:r>
      <w:r>
        <w:tab/>
      </w:r>
      <w:r>
        <w:tab/>
        <w:t>BLANCO</w:t>
      </w:r>
    </w:p>
    <w:p w:rsidR="00456798" w:rsidRDefault="00456798" w:rsidP="00456798">
      <w:r>
        <w:t>TRATADO:</w:t>
      </w:r>
      <w:r>
        <w:tab/>
      </w:r>
      <w:r>
        <w:tab/>
        <w:t>2 Caras._</w:t>
      </w:r>
    </w:p>
    <w:p w:rsidR="00456798" w:rsidRDefault="00456798" w:rsidP="00456798">
      <w:pPr>
        <w:rPr>
          <w:b/>
          <w:bCs/>
        </w:rPr>
      </w:pPr>
      <w:r>
        <w:t>CANTIDAD:</w:t>
      </w:r>
      <w:r>
        <w:tab/>
      </w:r>
      <w:r>
        <w:tab/>
      </w:r>
      <w:r w:rsidR="00230DA6">
        <w:rPr>
          <w:b/>
        </w:rPr>
        <w:t>650</w:t>
      </w:r>
      <w:r>
        <w:rPr>
          <w:b/>
        </w:rPr>
        <w:t xml:space="preserve"> </w:t>
      </w:r>
      <w:r w:rsidRPr="00DC521A">
        <w:rPr>
          <w:b/>
        </w:rPr>
        <w:t xml:space="preserve">   Kg.</w:t>
      </w:r>
      <w:r>
        <w:rPr>
          <w:b/>
          <w:bCs/>
        </w:rPr>
        <w:tab/>
      </w:r>
    </w:p>
    <w:p w:rsidR="00456798" w:rsidRDefault="00456798" w:rsidP="00456798">
      <w:r>
        <w:t>COLORES:</w:t>
      </w:r>
      <w:r>
        <w:tab/>
      </w:r>
      <w:r>
        <w:tab/>
        <w:t>1 (  Azul   )</w:t>
      </w:r>
    </w:p>
    <w:p w:rsidR="00456798" w:rsidRDefault="00456798" w:rsidP="00456798">
      <w:r>
        <w:t>CARAS:</w:t>
      </w:r>
      <w:r>
        <w:tab/>
      </w:r>
      <w:r>
        <w:tab/>
        <w:t>1 ( 1  )</w:t>
      </w:r>
    </w:p>
    <w:p w:rsidR="00456798" w:rsidRDefault="00456798" w:rsidP="00456798">
      <w:r>
        <w:t>REPETICIÓN:</w:t>
      </w:r>
      <w:r>
        <w:tab/>
        <w:t>55 Cms.</w:t>
      </w:r>
    </w:p>
    <w:p w:rsidR="00456798" w:rsidRDefault="00456798" w:rsidP="00456798">
      <w:r>
        <w:t xml:space="preserve">RODILLO  :    </w:t>
      </w:r>
      <w:r>
        <w:tab/>
        <w:t>55</w:t>
      </w:r>
      <w:r>
        <w:tab/>
      </w:r>
    </w:p>
    <w:p w:rsidR="00456798" w:rsidRDefault="00456798" w:rsidP="00456798">
      <w:r>
        <w:t>BOLSA:</w:t>
      </w:r>
      <w:r>
        <w:tab/>
      </w:r>
      <w:r>
        <w:tab/>
      </w:r>
      <w:r w:rsidRPr="00604B26">
        <w:rPr>
          <w:b/>
        </w:rPr>
        <w:t>30   +  7  +  7  X  55</w:t>
      </w:r>
      <w:r>
        <w:t xml:space="preserve">   </w:t>
      </w:r>
      <w:r w:rsidRPr="00604B26">
        <w:rPr>
          <w:b/>
        </w:rPr>
        <w:t>Cms</w:t>
      </w:r>
      <w:r>
        <w:t xml:space="preserve">.  </w:t>
      </w:r>
      <w:r w:rsidR="00D26C76">
        <w:t xml:space="preserve">  </w:t>
      </w:r>
      <w:r>
        <w:t xml:space="preserve"> Con  troquel camiseta</w:t>
      </w:r>
    </w:p>
    <w:p w:rsidR="00456798" w:rsidRDefault="00456798" w:rsidP="00456798">
      <w:r>
        <w:t>SELLADO:</w:t>
      </w:r>
      <w:r>
        <w:tab/>
      </w:r>
      <w:r>
        <w:tab/>
        <w:t>fondo</w:t>
      </w:r>
    </w:p>
    <w:p w:rsidR="00456798" w:rsidRDefault="00456798" w:rsidP="00456798">
      <w:r>
        <w:t>REFERENCIA:</w:t>
      </w:r>
      <w:r>
        <w:tab/>
      </w:r>
      <w:r>
        <w:rPr>
          <w:b/>
        </w:rPr>
        <w:t>TECNAS PUNTO DE  VENTA  GRANDE</w:t>
      </w:r>
    </w:p>
    <w:p w:rsidR="00456798" w:rsidRDefault="00456798" w:rsidP="00456798">
      <w:r>
        <w:tab/>
      </w:r>
      <w:r>
        <w:tab/>
      </w:r>
    </w:p>
    <w:p w:rsidR="00456798" w:rsidRDefault="00456798" w:rsidP="00456798">
      <w:r>
        <w:tab/>
      </w:r>
    </w:p>
    <w:p w:rsidR="00456798" w:rsidRDefault="00456798" w:rsidP="00456798">
      <w:r>
        <w:rPr>
          <w:b/>
          <w:bCs/>
          <w:u w:val="single"/>
        </w:rPr>
        <w:t>NOTA</w:t>
      </w:r>
      <w:r>
        <w:t>:  - Los Cyreles  se encuentran en su planta.</w:t>
      </w:r>
    </w:p>
    <w:p w:rsidR="00456798" w:rsidRPr="00F75AA7" w:rsidRDefault="00456798" w:rsidP="00456798">
      <w:pPr>
        <w:rPr>
          <w:b/>
          <w:sz w:val="28"/>
          <w:szCs w:val="28"/>
        </w:rPr>
      </w:pPr>
      <w:r>
        <w:tab/>
      </w:r>
      <w:r>
        <w:rPr>
          <w:b/>
          <w:sz w:val="28"/>
          <w:szCs w:val="28"/>
        </w:rPr>
        <w:t>-  IGUAL  ULTIMA  IMPRESION</w:t>
      </w:r>
    </w:p>
    <w:p w:rsidR="00456798" w:rsidRDefault="00456798" w:rsidP="00456798"/>
    <w:p w:rsidR="00456798" w:rsidRDefault="00456798" w:rsidP="00456798">
      <w:pPr>
        <w:numPr>
          <w:ilvl w:val="0"/>
          <w:numId w:val="2"/>
        </w:numPr>
      </w:pPr>
      <w:r>
        <w:t>Colocar pie de imprenta de Plásticos Unión</w:t>
      </w:r>
    </w:p>
    <w:p w:rsidR="00456798" w:rsidRPr="003F2090" w:rsidRDefault="00456798" w:rsidP="00456798">
      <w:pPr>
        <w:rPr>
          <w:b/>
        </w:rPr>
      </w:pPr>
    </w:p>
    <w:p w:rsidR="00456798" w:rsidRDefault="00456798" w:rsidP="00456798"/>
    <w:p w:rsidR="00456798" w:rsidRDefault="00456798" w:rsidP="00456798">
      <w:r>
        <w:t>Agradezco la atención y colaboración prestada.</w:t>
      </w:r>
    </w:p>
    <w:p w:rsidR="00456798" w:rsidRDefault="00456798" w:rsidP="00456798"/>
    <w:p w:rsidR="00456798" w:rsidRDefault="00456798" w:rsidP="00456798"/>
    <w:p w:rsidR="00456798" w:rsidRDefault="00456798" w:rsidP="00456798"/>
    <w:p w:rsidR="00456798" w:rsidRDefault="00456798" w:rsidP="00456798"/>
    <w:p w:rsidR="00456798" w:rsidRDefault="00456798" w:rsidP="00456798">
      <w:r>
        <w:t>Cordialmente,</w:t>
      </w:r>
    </w:p>
    <w:p w:rsidR="00456798" w:rsidRDefault="00456798" w:rsidP="00456798"/>
    <w:p w:rsidR="00456798" w:rsidRDefault="00456798" w:rsidP="00456798"/>
    <w:p w:rsidR="00456798" w:rsidRDefault="00456798" w:rsidP="00456798">
      <w:r>
        <w:t>RICARDO CASAS ZAPATA</w:t>
      </w:r>
    </w:p>
    <w:p w:rsidR="00456798" w:rsidRDefault="00456798" w:rsidP="00456798">
      <w:r>
        <w:t>Director.</w:t>
      </w:r>
    </w:p>
    <w:p w:rsidR="00456798" w:rsidRDefault="00456798" w:rsidP="00456798">
      <w:pPr>
        <w:rPr>
          <w:b/>
        </w:rPr>
      </w:pPr>
    </w:p>
    <w:p w:rsidR="00456798" w:rsidRDefault="00456798" w:rsidP="00456798"/>
    <w:p w:rsidR="00DE0A0F" w:rsidRDefault="00DE0A0F" w:rsidP="00DE0A0F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DE0A0F" w:rsidRDefault="00DE0A0F" w:rsidP="00DE0A0F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DE0A0F" w:rsidRDefault="00DE0A0F" w:rsidP="00DE0A0F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DE0A0F" w:rsidRDefault="00DE0A0F" w:rsidP="00DE0A0F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DE0A0F" w:rsidRDefault="00DE0A0F" w:rsidP="00DE0A0F"/>
    <w:p w:rsidR="00DE0A0F" w:rsidRDefault="00DE0A0F" w:rsidP="00DE0A0F"/>
    <w:p w:rsidR="00DE0A0F" w:rsidRDefault="00DE0A0F" w:rsidP="00DE0A0F">
      <w:pPr>
        <w:pStyle w:val="Ttulo1"/>
      </w:pPr>
      <w:r>
        <w:t>ORDEN DE TRABAJO      N°      05452</w:t>
      </w:r>
    </w:p>
    <w:p w:rsidR="00DE0A0F" w:rsidRDefault="00DE0A0F" w:rsidP="00DE0A0F"/>
    <w:p w:rsidR="00DE0A0F" w:rsidRDefault="00DE0A0F" w:rsidP="00DE0A0F"/>
    <w:p w:rsidR="00DE0A0F" w:rsidRDefault="00DE0A0F" w:rsidP="00DE0A0F">
      <w:r>
        <w:t>FECHA:</w:t>
      </w:r>
      <w:r>
        <w:tab/>
        <w:t>Medellín, Noviembre  11   de 2009</w:t>
      </w:r>
    </w:p>
    <w:p w:rsidR="00DE0A0F" w:rsidRDefault="00DE0A0F" w:rsidP="00DE0A0F">
      <w:r>
        <w:t>PARA:</w:t>
      </w:r>
      <w:r>
        <w:tab/>
      </w:r>
      <w:r>
        <w:tab/>
        <w:t>PLÁSTICOS DARMA</w:t>
      </w:r>
    </w:p>
    <w:p w:rsidR="00DE0A0F" w:rsidRDefault="00DE0A0F" w:rsidP="00DE0A0F">
      <w:r>
        <w:t>ATENCIÓN:</w:t>
      </w:r>
      <w:r>
        <w:tab/>
        <w:t>Sr. DARIO JARAMILLO</w:t>
      </w:r>
    </w:p>
    <w:p w:rsidR="00DE0A0F" w:rsidRDefault="00DE0A0F" w:rsidP="00DE0A0F"/>
    <w:p w:rsidR="00DE0A0F" w:rsidRDefault="00DE0A0F" w:rsidP="00DE0A0F"/>
    <w:p w:rsidR="00DE0A0F" w:rsidRDefault="00DE0A0F" w:rsidP="00DE0A0F">
      <w:r>
        <w:t xml:space="preserve"> Apreciado Dn DARIO:</w:t>
      </w:r>
    </w:p>
    <w:p w:rsidR="00DE0A0F" w:rsidRDefault="00DE0A0F" w:rsidP="00DE0A0F"/>
    <w:p w:rsidR="00DE0A0F" w:rsidRDefault="00DE0A0F" w:rsidP="00DE0A0F">
      <w:r>
        <w:t>Con la presente estamos solicitando el siguiente material  :</w:t>
      </w:r>
    </w:p>
    <w:p w:rsidR="00DE0A0F" w:rsidRDefault="00DE0A0F" w:rsidP="00DE0A0F"/>
    <w:p w:rsidR="00DE0A0F" w:rsidRDefault="00DE0A0F" w:rsidP="00DE0A0F">
      <w:r>
        <w:rPr>
          <w:b/>
          <w:bCs/>
          <w:u w:val="single"/>
        </w:rPr>
        <w:t>EXTRUSION</w:t>
      </w:r>
      <w:r>
        <w:t>:</w:t>
      </w:r>
    </w:p>
    <w:p w:rsidR="00DE0A0F" w:rsidRDefault="00DE0A0F" w:rsidP="00DE0A0F"/>
    <w:p w:rsidR="00DE0A0F" w:rsidRDefault="00DE0A0F" w:rsidP="00DE0A0F"/>
    <w:tbl>
      <w:tblPr>
        <w:tblW w:w="9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004"/>
        <w:gridCol w:w="1702"/>
        <w:gridCol w:w="1751"/>
        <w:gridCol w:w="1807"/>
        <w:gridCol w:w="1986"/>
      </w:tblGrid>
      <w:tr w:rsidR="00DE0A0F" w:rsidTr="00B01847">
        <w:tc>
          <w:tcPr>
            <w:tcW w:w="2004" w:type="dxa"/>
          </w:tcPr>
          <w:p w:rsidR="00DE0A0F" w:rsidRDefault="00DE0A0F" w:rsidP="00B01847">
            <w:r>
              <w:t>MEDIDA EN  CENTIMETROS</w:t>
            </w:r>
          </w:p>
        </w:tc>
        <w:tc>
          <w:tcPr>
            <w:tcW w:w="1702" w:type="dxa"/>
          </w:tcPr>
          <w:p w:rsidR="00DE0A0F" w:rsidRDefault="00DE0A0F" w:rsidP="00B01847">
            <w:r>
              <w:t>CALIBRE</w:t>
            </w:r>
          </w:p>
        </w:tc>
        <w:tc>
          <w:tcPr>
            <w:tcW w:w="1751" w:type="dxa"/>
          </w:tcPr>
          <w:p w:rsidR="00DE0A0F" w:rsidRDefault="00DE0A0F" w:rsidP="00B01847">
            <w:r>
              <w:t>FORMA</w:t>
            </w:r>
          </w:p>
        </w:tc>
        <w:tc>
          <w:tcPr>
            <w:tcW w:w="1807" w:type="dxa"/>
          </w:tcPr>
          <w:p w:rsidR="00DE0A0F" w:rsidRDefault="00DE0A0F" w:rsidP="00B01847">
            <w:r>
              <w:t>CANTIDAD EN KILOS</w:t>
            </w:r>
          </w:p>
        </w:tc>
        <w:tc>
          <w:tcPr>
            <w:tcW w:w="1986" w:type="dxa"/>
          </w:tcPr>
          <w:p w:rsidR="00DE0A0F" w:rsidRDefault="00DE0A0F" w:rsidP="00B01847">
            <w:r>
              <w:t>MATERIAL</w:t>
            </w:r>
          </w:p>
        </w:tc>
      </w:tr>
      <w:tr w:rsidR="00DE0A0F" w:rsidTr="00B01847">
        <w:tc>
          <w:tcPr>
            <w:tcW w:w="2004" w:type="dxa"/>
          </w:tcPr>
          <w:p w:rsidR="00DE0A0F" w:rsidRPr="009A1B6D" w:rsidRDefault="00EA6878" w:rsidP="00B01847">
            <w:pPr>
              <w:jc w:val="center"/>
              <w:rPr>
                <w:b/>
              </w:rPr>
            </w:pPr>
            <w:r>
              <w:rPr>
                <w:b/>
              </w:rPr>
              <w:t>13.3</w:t>
            </w:r>
          </w:p>
        </w:tc>
        <w:tc>
          <w:tcPr>
            <w:tcW w:w="1702" w:type="dxa"/>
          </w:tcPr>
          <w:p w:rsidR="00DE0A0F" w:rsidRPr="00DC160C" w:rsidRDefault="00DE0A0F" w:rsidP="00B01847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  <w:r w:rsidR="00EA6878">
              <w:rPr>
                <w:b/>
              </w:rPr>
              <w:t>.</w:t>
            </w:r>
            <w:r>
              <w:rPr>
                <w:b/>
              </w:rPr>
              <w:t xml:space="preserve">5 </w:t>
            </w:r>
            <w:r w:rsidRPr="00DC160C">
              <w:rPr>
                <w:b/>
              </w:rPr>
              <w:t xml:space="preserve">  ”</w:t>
            </w:r>
          </w:p>
        </w:tc>
        <w:tc>
          <w:tcPr>
            <w:tcW w:w="1751" w:type="dxa"/>
          </w:tcPr>
          <w:p w:rsidR="00DE0A0F" w:rsidRPr="00DC160C" w:rsidRDefault="00DE0A0F" w:rsidP="00B01847">
            <w:pPr>
              <w:jc w:val="center"/>
              <w:rPr>
                <w:b/>
              </w:rPr>
            </w:pPr>
            <w:r w:rsidRPr="00DC160C">
              <w:rPr>
                <w:b/>
              </w:rPr>
              <w:t xml:space="preserve">TUBULAR </w:t>
            </w:r>
          </w:p>
        </w:tc>
        <w:tc>
          <w:tcPr>
            <w:tcW w:w="1807" w:type="dxa"/>
          </w:tcPr>
          <w:p w:rsidR="00DE0A0F" w:rsidRPr="00DC160C" w:rsidRDefault="00EA6878" w:rsidP="00B01847">
            <w:pPr>
              <w:jc w:val="center"/>
              <w:rPr>
                <w:b/>
              </w:rPr>
            </w:pPr>
            <w:r>
              <w:rPr>
                <w:b/>
              </w:rPr>
              <w:t>100</w:t>
            </w:r>
          </w:p>
        </w:tc>
        <w:tc>
          <w:tcPr>
            <w:tcW w:w="1986" w:type="dxa"/>
          </w:tcPr>
          <w:p w:rsidR="00DE0A0F" w:rsidRPr="00DC160C" w:rsidRDefault="00DE0A0F" w:rsidP="00B01847">
            <w:pPr>
              <w:jc w:val="center"/>
              <w:rPr>
                <w:b/>
              </w:rPr>
            </w:pPr>
            <w:r w:rsidRPr="00DC160C">
              <w:rPr>
                <w:b/>
              </w:rPr>
              <w:t>BAJA   TPTE</w:t>
            </w:r>
          </w:p>
        </w:tc>
      </w:tr>
    </w:tbl>
    <w:p w:rsidR="00DE0A0F" w:rsidRDefault="00DE0A0F" w:rsidP="00DE0A0F">
      <w:pPr>
        <w:pStyle w:val="Ttulo2"/>
      </w:pPr>
    </w:p>
    <w:p w:rsidR="00DE0A0F" w:rsidRDefault="00DE0A0F" w:rsidP="00DE0A0F"/>
    <w:p w:rsidR="00DE0A0F" w:rsidRDefault="00DE0A0F" w:rsidP="00DE0A0F">
      <w:pPr>
        <w:rPr>
          <w:b/>
          <w:bCs/>
          <w:u w:val="single"/>
        </w:rPr>
      </w:pPr>
    </w:p>
    <w:p w:rsidR="00DE0A0F" w:rsidRDefault="00DE0A0F" w:rsidP="00DE0A0F">
      <w:r w:rsidRPr="0026453F">
        <w:rPr>
          <w:b/>
          <w:u w:val="single"/>
        </w:rPr>
        <w:t xml:space="preserve">MEZCLA </w:t>
      </w:r>
      <w:r>
        <w:t xml:space="preserve">  :     25     BAJA</w:t>
      </w:r>
    </w:p>
    <w:p w:rsidR="00DE0A0F" w:rsidRDefault="00EA6878" w:rsidP="00DE0A0F">
      <w:r>
        <w:t xml:space="preserve">                          8 </w:t>
      </w:r>
      <w:r w:rsidR="00DE0A0F">
        <w:t xml:space="preserve">       LINEAL</w:t>
      </w:r>
    </w:p>
    <w:p w:rsidR="00DE0A0F" w:rsidRDefault="00DE0A0F" w:rsidP="00DE0A0F"/>
    <w:p w:rsidR="00D3680D" w:rsidRDefault="00D3680D" w:rsidP="00DE0A0F"/>
    <w:p w:rsidR="00D3680D" w:rsidRPr="00CA46D8" w:rsidRDefault="00D3680D" w:rsidP="00DE0A0F">
      <w:pPr>
        <w:rPr>
          <w:sz w:val="28"/>
          <w:szCs w:val="28"/>
          <w:u w:val="single"/>
        </w:rPr>
      </w:pPr>
      <w:r w:rsidRPr="006A62E1">
        <w:rPr>
          <w:sz w:val="36"/>
          <w:szCs w:val="36"/>
          <w:u w:val="single"/>
        </w:rPr>
        <w:t xml:space="preserve">NOTA  SIN  TRATAR  </w:t>
      </w:r>
      <w:r w:rsidR="00CA46D8" w:rsidRPr="006A62E1">
        <w:rPr>
          <w:sz w:val="36"/>
          <w:szCs w:val="36"/>
          <w:u w:val="single"/>
        </w:rPr>
        <w:t xml:space="preserve"> PARA  MEJOR  SELLE</w:t>
      </w:r>
      <w:r w:rsidR="00CA46D8" w:rsidRPr="00CA46D8">
        <w:rPr>
          <w:sz w:val="28"/>
          <w:szCs w:val="28"/>
          <w:u w:val="single"/>
        </w:rPr>
        <w:t>.</w:t>
      </w:r>
    </w:p>
    <w:p w:rsidR="00DE0A0F" w:rsidRDefault="00DE0A0F" w:rsidP="00DE0A0F">
      <w:pPr>
        <w:rPr>
          <w:b/>
          <w:bCs/>
          <w:u w:val="single"/>
        </w:rPr>
      </w:pPr>
      <w:r>
        <w:t xml:space="preserve"> </w:t>
      </w:r>
      <w:r>
        <w:tab/>
      </w:r>
      <w:r>
        <w:tab/>
      </w:r>
    </w:p>
    <w:p w:rsidR="00DE0A0F" w:rsidRDefault="00DE0A0F" w:rsidP="00DE0A0F"/>
    <w:p w:rsidR="00DE0A0F" w:rsidRDefault="00DE0A0F" w:rsidP="00DE0A0F"/>
    <w:p w:rsidR="00DE0A0F" w:rsidRDefault="00DE0A0F" w:rsidP="00DE0A0F">
      <w:r>
        <w:t xml:space="preserve">Agradezco </w:t>
      </w:r>
      <w:smartTag w:uri="urn:schemas-microsoft-com:office:smarttags" w:element="PersonName">
        <w:smartTagPr>
          <w:attr w:name="ProductID" w:val="la Amable"/>
        </w:smartTagPr>
        <w:r>
          <w:t>la Amable</w:t>
        </w:r>
      </w:smartTag>
      <w:r>
        <w:t xml:space="preserve"> colaboración.</w:t>
      </w:r>
    </w:p>
    <w:p w:rsidR="00DE0A0F" w:rsidRDefault="00DE0A0F" w:rsidP="00DE0A0F"/>
    <w:p w:rsidR="00DE0A0F" w:rsidRDefault="00DE0A0F" w:rsidP="00DE0A0F"/>
    <w:p w:rsidR="00DE0A0F" w:rsidRDefault="00DE0A0F" w:rsidP="00DE0A0F"/>
    <w:p w:rsidR="00DE0A0F" w:rsidRDefault="00DE0A0F" w:rsidP="00DE0A0F"/>
    <w:p w:rsidR="00DE0A0F" w:rsidRDefault="00DE0A0F" w:rsidP="00DE0A0F">
      <w:r>
        <w:t>Cordialmente</w:t>
      </w:r>
    </w:p>
    <w:p w:rsidR="00DE0A0F" w:rsidRDefault="00DE0A0F" w:rsidP="00DE0A0F"/>
    <w:p w:rsidR="00DE0A0F" w:rsidRDefault="00DE0A0F" w:rsidP="00DE0A0F"/>
    <w:p w:rsidR="00DE0A0F" w:rsidRDefault="00DE0A0F" w:rsidP="00DE0A0F"/>
    <w:p w:rsidR="00DE0A0F" w:rsidRDefault="00DE0A0F" w:rsidP="00DE0A0F">
      <w:r>
        <w:t>RICARDO CASAS ZAPATA</w:t>
      </w:r>
    </w:p>
    <w:p w:rsidR="00DE0A0F" w:rsidRDefault="00DE0A0F" w:rsidP="00DE0A0F">
      <w:r>
        <w:t>Director</w:t>
      </w:r>
    </w:p>
    <w:p w:rsidR="00FA5068" w:rsidRDefault="00FA5068" w:rsidP="002F4C3D">
      <w:pPr>
        <w:rPr>
          <w:b/>
        </w:rPr>
      </w:pPr>
    </w:p>
    <w:p w:rsidR="006A62E1" w:rsidRDefault="006A62E1" w:rsidP="002F4C3D">
      <w:pPr>
        <w:rPr>
          <w:b/>
        </w:rPr>
      </w:pPr>
    </w:p>
    <w:p w:rsidR="006A62E1" w:rsidRDefault="006A62E1" w:rsidP="002F4C3D">
      <w:pPr>
        <w:rPr>
          <w:b/>
        </w:rPr>
      </w:pPr>
    </w:p>
    <w:p w:rsidR="006A62E1" w:rsidRDefault="006A62E1" w:rsidP="006A62E1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6A62E1" w:rsidRDefault="006A62E1" w:rsidP="006A62E1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6A62E1" w:rsidRDefault="006A62E1" w:rsidP="006A62E1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6A62E1" w:rsidRDefault="006A62E1" w:rsidP="006A62E1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6A62E1" w:rsidRDefault="006A62E1" w:rsidP="006A62E1"/>
    <w:p w:rsidR="006A62E1" w:rsidRDefault="006A62E1" w:rsidP="006A62E1"/>
    <w:p w:rsidR="006A62E1" w:rsidRDefault="006A62E1" w:rsidP="006A62E1">
      <w:pPr>
        <w:pStyle w:val="Ttulo1"/>
      </w:pPr>
      <w:r>
        <w:t>ORDEN DE TRABAJO      N°      05449</w:t>
      </w:r>
    </w:p>
    <w:p w:rsidR="006A62E1" w:rsidRDefault="006A62E1" w:rsidP="006A62E1"/>
    <w:p w:rsidR="006A62E1" w:rsidRDefault="006A62E1" w:rsidP="006A62E1"/>
    <w:p w:rsidR="006A62E1" w:rsidRDefault="006A62E1" w:rsidP="006A62E1">
      <w:r>
        <w:t>FECHA:</w:t>
      </w:r>
      <w:r>
        <w:tab/>
        <w:t>Medellín, Noviembre  11   de 2009</w:t>
      </w:r>
    </w:p>
    <w:p w:rsidR="006A62E1" w:rsidRDefault="006A62E1" w:rsidP="006A62E1">
      <w:r>
        <w:t>PARA:</w:t>
      </w:r>
      <w:r>
        <w:tab/>
      </w:r>
      <w:r>
        <w:tab/>
        <w:t>PLÁSTICOS DARMA</w:t>
      </w:r>
    </w:p>
    <w:p w:rsidR="006A62E1" w:rsidRDefault="006A62E1" w:rsidP="006A62E1">
      <w:r>
        <w:t>ATENCIÓN:</w:t>
      </w:r>
      <w:r>
        <w:tab/>
        <w:t>Sr. DARIO JARAMILLO</w:t>
      </w:r>
    </w:p>
    <w:p w:rsidR="006A62E1" w:rsidRDefault="006A62E1" w:rsidP="006A62E1"/>
    <w:p w:rsidR="006A62E1" w:rsidRDefault="006A62E1" w:rsidP="006A62E1"/>
    <w:p w:rsidR="006A62E1" w:rsidRDefault="006A62E1" w:rsidP="006A62E1">
      <w:r>
        <w:t xml:space="preserve"> Apreciado Dn DARIO:</w:t>
      </w:r>
    </w:p>
    <w:p w:rsidR="006A62E1" w:rsidRDefault="006A62E1" w:rsidP="006A62E1"/>
    <w:p w:rsidR="006A62E1" w:rsidRDefault="006A62E1" w:rsidP="006A62E1">
      <w:r>
        <w:t>Con la presente estamos solicitando el siguiente material  :</w:t>
      </w:r>
    </w:p>
    <w:p w:rsidR="006A62E1" w:rsidRDefault="006A62E1" w:rsidP="006A62E1"/>
    <w:p w:rsidR="006A62E1" w:rsidRDefault="006A62E1" w:rsidP="006A62E1">
      <w:r>
        <w:rPr>
          <w:b/>
          <w:bCs/>
          <w:u w:val="single"/>
        </w:rPr>
        <w:t>EXTRUSION</w:t>
      </w:r>
      <w:r>
        <w:t>:</w:t>
      </w:r>
    </w:p>
    <w:p w:rsidR="006A62E1" w:rsidRDefault="006A62E1" w:rsidP="006A62E1"/>
    <w:p w:rsidR="006A62E1" w:rsidRDefault="006A62E1" w:rsidP="006A62E1"/>
    <w:tbl>
      <w:tblPr>
        <w:tblW w:w="9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004"/>
        <w:gridCol w:w="1702"/>
        <w:gridCol w:w="1751"/>
        <w:gridCol w:w="1807"/>
        <w:gridCol w:w="1986"/>
      </w:tblGrid>
      <w:tr w:rsidR="006A62E1" w:rsidTr="00B01847">
        <w:tc>
          <w:tcPr>
            <w:tcW w:w="2004" w:type="dxa"/>
          </w:tcPr>
          <w:p w:rsidR="006A62E1" w:rsidRDefault="006A62E1" w:rsidP="00B01847">
            <w:r>
              <w:t>MEDIDA EN  CENTIMETROS</w:t>
            </w:r>
          </w:p>
        </w:tc>
        <w:tc>
          <w:tcPr>
            <w:tcW w:w="1702" w:type="dxa"/>
          </w:tcPr>
          <w:p w:rsidR="006A62E1" w:rsidRDefault="006A62E1" w:rsidP="00B01847">
            <w:r>
              <w:t>CALIBRE</w:t>
            </w:r>
          </w:p>
        </w:tc>
        <w:tc>
          <w:tcPr>
            <w:tcW w:w="1751" w:type="dxa"/>
          </w:tcPr>
          <w:p w:rsidR="006A62E1" w:rsidRDefault="006A62E1" w:rsidP="00B01847">
            <w:r>
              <w:t>FORMA</w:t>
            </w:r>
          </w:p>
        </w:tc>
        <w:tc>
          <w:tcPr>
            <w:tcW w:w="1807" w:type="dxa"/>
          </w:tcPr>
          <w:p w:rsidR="006A62E1" w:rsidRDefault="006A62E1" w:rsidP="00B01847">
            <w:r>
              <w:t>CANTIDAD EN KILOS</w:t>
            </w:r>
          </w:p>
        </w:tc>
        <w:tc>
          <w:tcPr>
            <w:tcW w:w="1986" w:type="dxa"/>
          </w:tcPr>
          <w:p w:rsidR="006A62E1" w:rsidRDefault="006A62E1" w:rsidP="00B01847">
            <w:r>
              <w:t>MATERIAL</w:t>
            </w:r>
          </w:p>
        </w:tc>
      </w:tr>
      <w:tr w:rsidR="006A62E1" w:rsidRPr="00656B1D" w:rsidTr="00B01847">
        <w:tc>
          <w:tcPr>
            <w:tcW w:w="2004" w:type="dxa"/>
          </w:tcPr>
          <w:p w:rsidR="006A62E1" w:rsidRPr="00656B1D" w:rsidRDefault="00656B1D" w:rsidP="00B01847">
            <w:pPr>
              <w:jc w:val="center"/>
              <w:rPr>
                <w:b/>
                <w:sz w:val="28"/>
                <w:szCs w:val="28"/>
              </w:rPr>
            </w:pPr>
            <w:r w:rsidRPr="00656B1D">
              <w:rPr>
                <w:b/>
                <w:sz w:val="28"/>
                <w:szCs w:val="28"/>
              </w:rPr>
              <w:t>18</w:t>
            </w:r>
            <w:r w:rsidR="006A62E1" w:rsidRPr="00656B1D">
              <w:rPr>
                <w:b/>
                <w:sz w:val="28"/>
                <w:szCs w:val="28"/>
              </w:rPr>
              <w:t>.3</w:t>
            </w:r>
          </w:p>
        </w:tc>
        <w:tc>
          <w:tcPr>
            <w:tcW w:w="1702" w:type="dxa"/>
          </w:tcPr>
          <w:p w:rsidR="006A62E1" w:rsidRPr="00656B1D" w:rsidRDefault="006A62E1" w:rsidP="00B01847">
            <w:pPr>
              <w:jc w:val="center"/>
              <w:rPr>
                <w:b/>
                <w:sz w:val="28"/>
                <w:szCs w:val="28"/>
              </w:rPr>
            </w:pPr>
            <w:r w:rsidRPr="00656B1D">
              <w:rPr>
                <w:b/>
                <w:sz w:val="28"/>
                <w:szCs w:val="28"/>
              </w:rPr>
              <w:t>1.5   ”</w:t>
            </w:r>
          </w:p>
        </w:tc>
        <w:tc>
          <w:tcPr>
            <w:tcW w:w="1751" w:type="dxa"/>
          </w:tcPr>
          <w:p w:rsidR="006A62E1" w:rsidRPr="00656B1D" w:rsidRDefault="006A62E1" w:rsidP="00B01847">
            <w:pPr>
              <w:jc w:val="center"/>
              <w:rPr>
                <w:b/>
                <w:sz w:val="28"/>
                <w:szCs w:val="28"/>
              </w:rPr>
            </w:pPr>
            <w:r w:rsidRPr="00656B1D">
              <w:rPr>
                <w:b/>
                <w:sz w:val="28"/>
                <w:szCs w:val="28"/>
              </w:rPr>
              <w:t xml:space="preserve">TUBULAR </w:t>
            </w:r>
          </w:p>
        </w:tc>
        <w:tc>
          <w:tcPr>
            <w:tcW w:w="1807" w:type="dxa"/>
          </w:tcPr>
          <w:p w:rsidR="006A62E1" w:rsidRPr="00656B1D" w:rsidRDefault="00A54650" w:rsidP="00B0184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18</w:t>
            </w:r>
            <w:r w:rsidR="006A62E1" w:rsidRPr="00656B1D">
              <w:rPr>
                <w:b/>
                <w:sz w:val="28"/>
                <w:szCs w:val="28"/>
              </w:rPr>
              <w:t>0</w:t>
            </w:r>
          </w:p>
        </w:tc>
        <w:tc>
          <w:tcPr>
            <w:tcW w:w="1986" w:type="dxa"/>
          </w:tcPr>
          <w:p w:rsidR="006A62E1" w:rsidRPr="00656B1D" w:rsidRDefault="006A62E1" w:rsidP="00B01847">
            <w:pPr>
              <w:jc w:val="center"/>
              <w:rPr>
                <w:b/>
                <w:sz w:val="28"/>
                <w:szCs w:val="28"/>
              </w:rPr>
            </w:pPr>
            <w:r w:rsidRPr="00656B1D">
              <w:rPr>
                <w:b/>
                <w:sz w:val="28"/>
                <w:szCs w:val="28"/>
              </w:rPr>
              <w:t>BAJA   TPTE</w:t>
            </w:r>
          </w:p>
        </w:tc>
      </w:tr>
    </w:tbl>
    <w:p w:rsidR="006A62E1" w:rsidRPr="00656B1D" w:rsidRDefault="006A62E1" w:rsidP="006A62E1">
      <w:pPr>
        <w:pStyle w:val="Ttulo2"/>
        <w:rPr>
          <w:sz w:val="28"/>
          <w:szCs w:val="28"/>
        </w:rPr>
      </w:pPr>
    </w:p>
    <w:p w:rsidR="006A62E1" w:rsidRDefault="006A62E1" w:rsidP="006A62E1"/>
    <w:p w:rsidR="006A62E1" w:rsidRDefault="006A62E1" w:rsidP="006A62E1">
      <w:pPr>
        <w:rPr>
          <w:b/>
          <w:bCs/>
          <w:u w:val="single"/>
        </w:rPr>
      </w:pPr>
    </w:p>
    <w:p w:rsidR="006A62E1" w:rsidRDefault="006A62E1" w:rsidP="006A62E1">
      <w:r w:rsidRPr="0026453F">
        <w:rPr>
          <w:b/>
          <w:u w:val="single"/>
        </w:rPr>
        <w:t xml:space="preserve">MEZCLA </w:t>
      </w:r>
      <w:r>
        <w:t xml:space="preserve">  :     25     BAJA</w:t>
      </w:r>
    </w:p>
    <w:p w:rsidR="006A62E1" w:rsidRDefault="006A62E1" w:rsidP="006A62E1">
      <w:r>
        <w:t xml:space="preserve">                          8        LINEAL</w:t>
      </w:r>
    </w:p>
    <w:p w:rsidR="006A62E1" w:rsidRDefault="006A62E1" w:rsidP="006A62E1"/>
    <w:p w:rsidR="006A62E1" w:rsidRDefault="006A62E1" w:rsidP="006A62E1"/>
    <w:p w:rsidR="006A62E1" w:rsidRPr="00CA46D8" w:rsidRDefault="006A62E1" w:rsidP="006A62E1">
      <w:pPr>
        <w:rPr>
          <w:sz w:val="28"/>
          <w:szCs w:val="28"/>
          <w:u w:val="single"/>
        </w:rPr>
      </w:pPr>
      <w:r w:rsidRPr="006A62E1">
        <w:rPr>
          <w:sz w:val="36"/>
          <w:szCs w:val="36"/>
          <w:u w:val="single"/>
        </w:rPr>
        <w:t>NOTA  SIN  TRATAR   PARA  MEJOR  SELLE</w:t>
      </w:r>
      <w:r w:rsidRPr="00CA46D8">
        <w:rPr>
          <w:sz w:val="28"/>
          <w:szCs w:val="28"/>
          <w:u w:val="single"/>
        </w:rPr>
        <w:t>.</w:t>
      </w:r>
    </w:p>
    <w:p w:rsidR="006A62E1" w:rsidRDefault="006A62E1" w:rsidP="006A62E1">
      <w:pPr>
        <w:rPr>
          <w:b/>
          <w:bCs/>
          <w:u w:val="single"/>
        </w:rPr>
      </w:pPr>
      <w:r>
        <w:t xml:space="preserve"> </w:t>
      </w:r>
      <w:r>
        <w:tab/>
      </w:r>
      <w:r>
        <w:tab/>
      </w:r>
    </w:p>
    <w:p w:rsidR="006A62E1" w:rsidRDefault="006A62E1" w:rsidP="006A62E1"/>
    <w:p w:rsidR="006A62E1" w:rsidRDefault="006A62E1" w:rsidP="006A62E1"/>
    <w:p w:rsidR="006A62E1" w:rsidRDefault="006A62E1" w:rsidP="006A62E1">
      <w:r>
        <w:t xml:space="preserve">Agradezco </w:t>
      </w:r>
      <w:smartTag w:uri="urn:schemas-microsoft-com:office:smarttags" w:element="PersonName">
        <w:smartTagPr>
          <w:attr w:name="ProductID" w:val="la Amable"/>
        </w:smartTagPr>
        <w:r>
          <w:t>la Amable</w:t>
        </w:r>
      </w:smartTag>
      <w:r>
        <w:t xml:space="preserve"> colaboración.</w:t>
      </w:r>
    </w:p>
    <w:p w:rsidR="006A62E1" w:rsidRDefault="006A62E1" w:rsidP="006A62E1"/>
    <w:p w:rsidR="006A62E1" w:rsidRDefault="006A62E1" w:rsidP="006A62E1"/>
    <w:p w:rsidR="006A62E1" w:rsidRDefault="006A62E1" w:rsidP="006A62E1"/>
    <w:p w:rsidR="006A62E1" w:rsidRDefault="006A62E1" w:rsidP="006A62E1"/>
    <w:p w:rsidR="006A62E1" w:rsidRDefault="006A62E1" w:rsidP="006A62E1">
      <w:r>
        <w:t>Cordialmente</w:t>
      </w:r>
    </w:p>
    <w:p w:rsidR="006A62E1" w:rsidRDefault="006A62E1" w:rsidP="006A62E1"/>
    <w:p w:rsidR="006A62E1" w:rsidRDefault="006A62E1" w:rsidP="006A62E1"/>
    <w:p w:rsidR="006A62E1" w:rsidRDefault="006A62E1" w:rsidP="006A62E1"/>
    <w:p w:rsidR="006A62E1" w:rsidRDefault="006A62E1" w:rsidP="006A62E1">
      <w:r>
        <w:t>RICARDO CASAS ZAPATA</w:t>
      </w:r>
    </w:p>
    <w:p w:rsidR="006A62E1" w:rsidRDefault="006A62E1" w:rsidP="006A62E1">
      <w:r>
        <w:t>Director</w:t>
      </w:r>
    </w:p>
    <w:p w:rsidR="006A62E1" w:rsidRPr="00456798" w:rsidRDefault="006A62E1" w:rsidP="006A62E1">
      <w:pPr>
        <w:rPr>
          <w:b/>
        </w:rPr>
      </w:pPr>
    </w:p>
    <w:p w:rsidR="006A62E1" w:rsidRDefault="006A62E1" w:rsidP="002F4C3D">
      <w:pPr>
        <w:rPr>
          <w:b/>
        </w:rPr>
      </w:pPr>
    </w:p>
    <w:p w:rsidR="00FE3C17" w:rsidRDefault="00FE3C17" w:rsidP="00FE3C17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FE3C17" w:rsidRDefault="00FE3C17" w:rsidP="00FE3C17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FE3C17" w:rsidRDefault="00FE3C17" w:rsidP="00FE3C17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FE3C17" w:rsidRDefault="00FE3C17" w:rsidP="00FE3C17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FE3C17" w:rsidRDefault="00FE3C17" w:rsidP="00FE3C17">
      <w:pPr>
        <w:rPr>
          <w:b/>
          <w:bCs/>
        </w:rPr>
      </w:pPr>
    </w:p>
    <w:p w:rsidR="00FE3C17" w:rsidRDefault="00FE3C17" w:rsidP="00FE3C17">
      <w:pPr>
        <w:pStyle w:val="Ttulo1"/>
      </w:pPr>
      <w:r>
        <w:t>ORDEN DE TRABAJO    N°      05682</w:t>
      </w:r>
    </w:p>
    <w:p w:rsidR="00FE3C17" w:rsidRDefault="00FE3C17" w:rsidP="00FE3C17"/>
    <w:p w:rsidR="00FE3C17" w:rsidRDefault="007121D4" w:rsidP="00FE3C17">
      <w:r>
        <w:t>FECHA:</w:t>
      </w:r>
      <w:r>
        <w:tab/>
        <w:t>Medellín, Noviembre  11</w:t>
      </w:r>
      <w:r w:rsidR="00FE3C17">
        <w:t xml:space="preserve">   de 2009</w:t>
      </w:r>
    </w:p>
    <w:p w:rsidR="00FE3C17" w:rsidRDefault="00FE3C17" w:rsidP="00FE3C17">
      <w:r>
        <w:t>PARA:</w:t>
      </w:r>
      <w:r>
        <w:tab/>
      </w:r>
      <w:r>
        <w:tab/>
        <w:t>PLÁSTICOS DARMA</w:t>
      </w:r>
    </w:p>
    <w:p w:rsidR="00FE3C17" w:rsidRDefault="00FE3C17" w:rsidP="00FE3C17">
      <w:r>
        <w:t>ATENCIÓN:</w:t>
      </w:r>
      <w:r>
        <w:tab/>
        <w:t>Sr. Darío Jaramillo</w:t>
      </w:r>
    </w:p>
    <w:p w:rsidR="00FE3C17" w:rsidRDefault="00FE3C17" w:rsidP="00FE3C17">
      <w:r>
        <w:tab/>
      </w:r>
      <w:r>
        <w:tab/>
        <w:t>Gerente.</w:t>
      </w:r>
    </w:p>
    <w:p w:rsidR="00FE3C17" w:rsidRDefault="00FE3C17" w:rsidP="00FE3C17"/>
    <w:p w:rsidR="00FE3C17" w:rsidRDefault="00FE3C17" w:rsidP="00FE3C17">
      <w:r>
        <w:t>Apreciado Don Darío:</w:t>
      </w:r>
    </w:p>
    <w:p w:rsidR="00FE3C17" w:rsidRDefault="00FE3C17" w:rsidP="00FE3C17"/>
    <w:p w:rsidR="00FE3C17" w:rsidRDefault="00FE3C17" w:rsidP="00FE3C17">
      <w:r>
        <w:t>Con la presente estamos solicitando el siguiente servicio de  IMPRESION:</w:t>
      </w:r>
    </w:p>
    <w:p w:rsidR="00FE3C17" w:rsidRDefault="00FE3C17" w:rsidP="00FE3C17"/>
    <w:p w:rsidR="00FE3C17" w:rsidRDefault="00FE3C17" w:rsidP="00FE3C17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FE3C17" w:rsidRDefault="00FE3C17" w:rsidP="00FE3C17">
      <w:r>
        <w:t>MATERIAL   :           Polipropileno Tubular de    40  cms</w:t>
      </w:r>
    </w:p>
    <w:p w:rsidR="00FE3C17" w:rsidRDefault="00FE3C17" w:rsidP="00FE3C17">
      <w:r>
        <w:t>CLIBRE      :               1.45</w:t>
      </w:r>
      <w:r w:rsidR="00C05D6E">
        <w:t xml:space="preserve"> </w:t>
      </w:r>
      <w:r>
        <w:t xml:space="preserve"> ”</w:t>
      </w:r>
    </w:p>
    <w:p w:rsidR="00FE3C17" w:rsidRDefault="00FE3C17" w:rsidP="00FE3C17">
      <w:r>
        <w:t>REFERENCIA:</w:t>
      </w:r>
      <w:r>
        <w:tab/>
      </w:r>
      <w:r>
        <w:rPr>
          <w:b/>
        </w:rPr>
        <w:t>RAWFIT    PRENDA</w:t>
      </w:r>
    </w:p>
    <w:p w:rsidR="00FE3C17" w:rsidRDefault="00154540" w:rsidP="00FE3C17">
      <w:r>
        <w:t>CANTIDAD    :          18</w:t>
      </w:r>
      <w:r w:rsidR="00FE3C17">
        <w:t>0    Kg</w:t>
      </w:r>
    </w:p>
    <w:p w:rsidR="00FE3C17" w:rsidRDefault="00FE3C17" w:rsidP="00FE3C17">
      <w:r>
        <w:t>COLORES:</w:t>
      </w:r>
      <w:r>
        <w:tab/>
      </w:r>
      <w:r>
        <w:tab/>
        <w:t>2  ( Negro – Naranja )</w:t>
      </w:r>
    </w:p>
    <w:p w:rsidR="00FE3C17" w:rsidRDefault="00FE3C17" w:rsidP="00FE3C17">
      <w:r>
        <w:t>CARAS:</w:t>
      </w:r>
      <w:r>
        <w:tab/>
      </w:r>
      <w:r>
        <w:tab/>
        <w:t>2</w:t>
      </w:r>
    </w:p>
    <w:p w:rsidR="00FE3C17" w:rsidRDefault="00FE3C17" w:rsidP="00FE3C17">
      <w:r>
        <w:t>REPETICIÓN:</w:t>
      </w:r>
      <w:r>
        <w:tab/>
        <w:t>32</w:t>
      </w:r>
    </w:p>
    <w:p w:rsidR="00FE3C17" w:rsidRDefault="00FE3C17" w:rsidP="00FE3C17">
      <w:r>
        <w:t>RODILLO:</w:t>
      </w:r>
      <w:r>
        <w:tab/>
      </w:r>
      <w:r>
        <w:tab/>
        <w:t>32</w:t>
      </w:r>
    </w:p>
    <w:p w:rsidR="00FE3C17" w:rsidRDefault="00FE3C17" w:rsidP="00FE3C17">
      <w:r>
        <w:t>BOLSA:</w:t>
      </w:r>
      <w:r>
        <w:tab/>
      </w:r>
      <w:r>
        <w:tab/>
        <w:t xml:space="preserve">32  x 37  +  6  cms   Solapa  Volada </w:t>
      </w:r>
    </w:p>
    <w:p w:rsidR="00FE3C17" w:rsidRDefault="00FE3C17" w:rsidP="00FE3C17">
      <w:r>
        <w:t>SELLADO:</w:t>
      </w:r>
      <w:r>
        <w:tab/>
      </w:r>
      <w:r>
        <w:tab/>
        <w:t>Para selle lateral.</w:t>
      </w:r>
    </w:p>
    <w:p w:rsidR="00FE3C17" w:rsidRDefault="00FE3C17" w:rsidP="00FE3C17"/>
    <w:p w:rsidR="00FE3C17" w:rsidRDefault="00FE3C17" w:rsidP="00FE3C17"/>
    <w:p w:rsidR="00FE3C17" w:rsidRDefault="00FE3C17" w:rsidP="00FE3C17">
      <w:r>
        <w:rPr>
          <w:b/>
          <w:bCs/>
          <w:u w:val="single"/>
        </w:rPr>
        <w:t>NOTA:</w:t>
      </w:r>
      <w:r>
        <w:t xml:space="preserve">  * Los cy</w:t>
      </w:r>
      <w:r w:rsidR="00154540">
        <w:t>reles   se   encuentran en su  planta.</w:t>
      </w:r>
    </w:p>
    <w:p w:rsidR="00FE3C17" w:rsidRDefault="00FE3C17" w:rsidP="00FE3C17">
      <w:pPr>
        <w:numPr>
          <w:ilvl w:val="0"/>
          <w:numId w:val="1"/>
        </w:numPr>
      </w:pPr>
      <w:r>
        <w:t>Se envían  Arte para  tonos y alturas</w:t>
      </w:r>
    </w:p>
    <w:p w:rsidR="00FE3C17" w:rsidRDefault="00FE3C17" w:rsidP="00FE3C17">
      <w:pPr>
        <w:numPr>
          <w:ilvl w:val="0"/>
          <w:numId w:val="2"/>
        </w:numPr>
        <w:rPr>
          <w:b/>
        </w:rPr>
      </w:pPr>
      <w:r>
        <w:t xml:space="preserve">Se  envia el material de PP de </w:t>
      </w:r>
      <w:r>
        <w:rPr>
          <w:b/>
        </w:rPr>
        <w:t>40</w:t>
      </w:r>
      <w:r w:rsidRPr="00426168">
        <w:rPr>
          <w:b/>
        </w:rPr>
        <w:t xml:space="preserve">  cms</w:t>
      </w:r>
    </w:p>
    <w:p w:rsidR="00FE3C17" w:rsidRDefault="00FE3C17" w:rsidP="00FE3C17">
      <w:pPr>
        <w:numPr>
          <w:ilvl w:val="0"/>
          <w:numId w:val="2"/>
        </w:numPr>
      </w:pPr>
      <w:r>
        <w:rPr>
          <w:b/>
        </w:rPr>
        <w:t>SE  APRUEBA  IMPRESION</w:t>
      </w:r>
    </w:p>
    <w:p w:rsidR="00FE3C17" w:rsidRDefault="00FE3C17" w:rsidP="00FE3C17">
      <w:pPr>
        <w:ind w:left="885"/>
      </w:pPr>
    </w:p>
    <w:p w:rsidR="00FE3C17" w:rsidRDefault="00FE3C17" w:rsidP="00FE3C17">
      <w:pPr>
        <w:ind w:left="885"/>
      </w:pPr>
    </w:p>
    <w:p w:rsidR="00FE3C17" w:rsidRDefault="00FE3C17" w:rsidP="00FE3C17">
      <w:r>
        <w:t>Agradezco la atención y colaboración prestada</w:t>
      </w:r>
    </w:p>
    <w:p w:rsidR="00FE3C17" w:rsidRDefault="00FE3C17" w:rsidP="00FE3C17"/>
    <w:p w:rsidR="00FE3C17" w:rsidRDefault="00FE3C17" w:rsidP="00FE3C17"/>
    <w:p w:rsidR="00FE3C17" w:rsidRDefault="00FE3C17" w:rsidP="00FE3C17">
      <w:r>
        <w:t>Cordialmente,</w:t>
      </w:r>
    </w:p>
    <w:p w:rsidR="00FE3C17" w:rsidRDefault="00FE3C17" w:rsidP="00FE3C17"/>
    <w:p w:rsidR="00FE3C17" w:rsidRDefault="00FE3C17" w:rsidP="00FE3C17"/>
    <w:p w:rsidR="00FE3C17" w:rsidRDefault="00FE3C17" w:rsidP="00FE3C17"/>
    <w:p w:rsidR="00FE3C17" w:rsidRDefault="00FE3C17" w:rsidP="00FE3C17">
      <w:r>
        <w:t>RICARDO CASAS ZAPATA</w:t>
      </w:r>
    </w:p>
    <w:p w:rsidR="00FE3C17" w:rsidRDefault="00FE3C17" w:rsidP="00FE3C17">
      <w:r>
        <w:t>Director.</w:t>
      </w:r>
    </w:p>
    <w:p w:rsidR="006A62E1" w:rsidRDefault="006A62E1" w:rsidP="002F4C3D">
      <w:pPr>
        <w:rPr>
          <w:b/>
        </w:rPr>
      </w:pPr>
    </w:p>
    <w:p w:rsidR="001223F2" w:rsidRDefault="001223F2" w:rsidP="002F4C3D">
      <w:pPr>
        <w:rPr>
          <w:b/>
        </w:rPr>
      </w:pPr>
    </w:p>
    <w:p w:rsidR="001223F2" w:rsidRDefault="001223F2" w:rsidP="002F4C3D">
      <w:pPr>
        <w:rPr>
          <w:b/>
        </w:rPr>
      </w:pPr>
    </w:p>
    <w:p w:rsidR="001223F2" w:rsidRDefault="001223F2" w:rsidP="002F4C3D">
      <w:pPr>
        <w:rPr>
          <w:b/>
        </w:rPr>
      </w:pPr>
    </w:p>
    <w:p w:rsidR="001223F2" w:rsidRDefault="001223F2" w:rsidP="002F4C3D">
      <w:pPr>
        <w:rPr>
          <w:b/>
        </w:rPr>
      </w:pPr>
    </w:p>
    <w:p w:rsidR="001223F2" w:rsidRDefault="001223F2" w:rsidP="002F4C3D">
      <w:pPr>
        <w:rPr>
          <w:b/>
        </w:rPr>
      </w:pPr>
    </w:p>
    <w:p w:rsidR="001223F2" w:rsidRDefault="001223F2" w:rsidP="002F4C3D">
      <w:pPr>
        <w:rPr>
          <w:b/>
        </w:rPr>
      </w:pPr>
    </w:p>
    <w:p w:rsidR="001223F2" w:rsidRDefault="001223F2" w:rsidP="001223F2">
      <w:pPr>
        <w:rPr>
          <w:b/>
        </w:rPr>
      </w:pPr>
    </w:p>
    <w:p w:rsidR="001223F2" w:rsidRDefault="001223F2" w:rsidP="001223F2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1223F2" w:rsidRDefault="001223F2" w:rsidP="001223F2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1223F2" w:rsidRDefault="001223F2" w:rsidP="001223F2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1223F2" w:rsidRDefault="001223F2" w:rsidP="001223F2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1223F2" w:rsidRDefault="001223F2" w:rsidP="001223F2"/>
    <w:p w:rsidR="001223F2" w:rsidRDefault="001223F2" w:rsidP="001223F2"/>
    <w:p w:rsidR="001223F2" w:rsidRDefault="001223F2" w:rsidP="001223F2">
      <w:pPr>
        <w:pStyle w:val="Ttulo1"/>
      </w:pPr>
      <w:r>
        <w:t>ORDEN DE TRABAJO      N°      05678</w:t>
      </w:r>
    </w:p>
    <w:p w:rsidR="001223F2" w:rsidRDefault="001223F2" w:rsidP="001223F2"/>
    <w:p w:rsidR="001223F2" w:rsidRDefault="001223F2" w:rsidP="001223F2"/>
    <w:p w:rsidR="001223F2" w:rsidRDefault="001223F2" w:rsidP="001223F2">
      <w:r>
        <w:t>FECHA:</w:t>
      </w:r>
      <w:r>
        <w:tab/>
        <w:t>Medellín, Noviembre  11   de 2009</w:t>
      </w:r>
    </w:p>
    <w:p w:rsidR="001223F2" w:rsidRDefault="001223F2" w:rsidP="001223F2">
      <w:r>
        <w:t>PARA:</w:t>
      </w:r>
      <w:r>
        <w:tab/>
      </w:r>
      <w:r>
        <w:tab/>
        <w:t>PLÁSTICOS DARMA</w:t>
      </w:r>
    </w:p>
    <w:p w:rsidR="001223F2" w:rsidRDefault="001223F2" w:rsidP="001223F2">
      <w:r>
        <w:t>ATENCIÓN:</w:t>
      </w:r>
      <w:r>
        <w:tab/>
        <w:t>Sr. DARIO JARAMILLO</w:t>
      </w:r>
    </w:p>
    <w:p w:rsidR="001223F2" w:rsidRDefault="001223F2" w:rsidP="001223F2"/>
    <w:p w:rsidR="001223F2" w:rsidRDefault="001223F2" w:rsidP="001223F2"/>
    <w:p w:rsidR="001223F2" w:rsidRDefault="001223F2" w:rsidP="001223F2">
      <w:r>
        <w:t xml:space="preserve"> Apreciado Dn DARIO:</w:t>
      </w:r>
    </w:p>
    <w:p w:rsidR="001223F2" w:rsidRDefault="001223F2" w:rsidP="001223F2"/>
    <w:p w:rsidR="001223F2" w:rsidRDefault="001223F2" w:rsidP="001223F2">
      <w:r>
        <w:t>Con la presente estamos solicitando el siguiente material  :</w:t>
      </w:r>
    </w:p>
    <w:p w:rsidR="001223F2" w:rsidRDefault="001223F2" w:rsidP="001223F2"/>
    <w:p w:rsidR="001223F2" w:rsidRDefault="001223F2" w:rsidP="001223F2">
      <w:r>
        <w:rPr>
          <w:b/>
          <w:bCs/>
          <w:u w:val="single"/>
        </w:rPr>
        <w:t>EXTRUSION</w:t>
      </w:r>
      <w:r>
        <w:t>:</w:t>
      </w:r>
    </w:p>
    <w:p w:rsidR="001223F2" w:rsidRDefault="001223F2" w:rsidP="001223F2"/>
    <w:p w:rsidR="001223F2" w:rsidRDefault="001223F2" w:rsidP="001223F2"/>
    <w:tbl>
      <w:tblPr>
        <w:tblW w:w="9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004"/>
        <w:gridCol w:w="1702"/>
        <w:gridCol w:w="1751"/>
        <w:gridCol w:w="1807"/>
        <w:gridCol w:w="1986"/>
      </w:tblGrid>
      <w:tr w:rsidR="001223F2" w:rsidTr="00B01847">
        <w:tc>
          <w:tcPr>
            <w:tcW w:w="2004" w:type="dxa"/>
          </w:tcPr>
          <w:p w:rsidR="001223F2" w:rsidRDefault="001223F2" w:rsidP="00B01847">
            <w:r>
              <w:t>MEDIDA EN  CENTIMETROS</w:t>
            </w:r>
          </w:p>
        </w:tc>
        <w:tc>
          <w:tcPr>
            <w:tcW w:w="1702" w:type="dxa"/>
          </w:tcPr>
          <w:p w:rsidR="001223F2" w:rsidRDefault="001223F2" w:rsidP="00B01847">
            <w:r>
              <w:t>CALIBRE</w:t>
            </w:r>
          </w:p>
        </w:tc>
        <w:tc>
          <w:tcPr>
            <w:tcW w:w="1751" w:type="dxa"/>
          </w:tcPr>
          <w:p w:rsidR="001223F2" w:rsidRDefault="001223F2" w:rsidP="00B01847">
            <w:r>
              <w:t>FORMA</w:t>
            </w:r>
          </w:p>
        </w:tc>
        <w:tc>
          <w:tcPr>
            <w:tcW w:w="1807" w:type="dxa"/>
          </w:tcPr>
          <w:p w:rsidR="001223F2" w:rsidRDefault="001223F2" w:rsidP="00B01847">
            <w:r>
              <w:t>CANTIDAD EN KILOS</w:t>
            </w:r>
          </w:p>
        </w:tc>
        <w:tc>
          <w:tcPr>
            <w:tcW w:w="1986" w:type="dxa"/>
          </w:tcPr>
          <w:p w:rsidR="001223F2" w:rsidRDefault="001223F2" w:rsidP="00B01847">
            <w:r>
              <w:t>MATERIAL</w:t>
            </w:r>
          </w:p>
        </w:tc>
      </w:tr>
      <w:tr w:rsidR="001223F2" w:rsidRPr="00656B1D" w:rsidTr="00B01847">
        <w:tc>
          <w:tcPr>
            <w:tcW w:w="2004" w:type="dxa"/>
          </w:tcPr>
          <w:p w:rsidR="001223F2" w:rsidRPr="00656B1D" w:rsidRDefault="001223F2" w:rsidP="00B0184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38</w:t>
            </w:r>
          </w:p>
        </w:tc>
        <w:tc>
          <w:tcPr>
            <w:tcW w:w="1702" w:type="dxa"/>
          </w:tcPr>
          <w:p w:rsidR="001223F2" w:rsidRPr="00656B1D" w:rsidRDefault="001223F2" w:rsidP="00B01847">
            <w:pPr>
              <w:jc w:val="center"/>
              <w:rPr>
                <w:b/>
                <w:sz w:val="28"/>
                <w:szCs w:val="28"/>
              </w:rPr>
            </w:pPr>
            <w:r w:rsidRPr="00656B1D">
              <w:rPr>
                <w:b/>
                <w:sz w:val="28"/>
                <w:szCs w:val="28"/>
              </w:rPr>
              <w:t>1.</w:t>
            </w:r>
            <w:r>
              <w:rPr>
                <w:b/>
                <w:sz w:val="28"/>
                <w:szCs w:val="28"/>
              </w:rPr>
              <w:t>2</w:t>
            </w:r>
            <w:r w:rsidRPr="00656B1D">
              <w:rPr>
                <w:b/>
                <w:sz w:val="28"/>
                <w:szCs w:val="28"/>
              </w:rPr>
              <w:t>5   ”</w:t>
            </w:r>
          </w:p>
        </w:tc>
        <w:tc>
          <w:tcPr>
            <w:tcW w:w="1751" w:type="dxa"/>
          </w:tcPr>
          <w:p w:rsidR="001223F2" w:rsidRPr="00656B1D" w:rsidRDefault="001223F2" w:rsidP="00B01847">
            <w:pPr>
              <w:jc w:val="center"/>
              <w:rPr>
                <w:b/>
                <w:sz w:val="28"/>
                <w:szCs w:val="28"/>
              </w:rPr>
            </w:pPr>
            <w:r w:rsidRPr="00656B1D">
              <w:rPr>
                <w:b/>
                <w:sz w:val="28"/>
                <w:szCs w:val="28"/>
              </w:rPr>
              <w:t xml:space="preserve">TUBULAR </w:t>
            </w:r>
          </w:p>
        </w:tc>
        <w:tc>
          <w:tcPr>
            <w:tcW w:w="1807" w:type="dxa"/>
          </w:tcPr>
          <w:p w:rsidR="001223F2" w:rsidRPr="00656B1D" w:rsidRDefault="001223F2" w:rsidP="00B0184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25</w:t>
            </w:r>
          </w:p>
        </w:tc>
        <w:tc>
          <w:tcPr>
            <w:tcW w:w="1986" w:type="dxa"/>
          </w:tcPr>
          <w:p w:rsidR="001223F2" w:rsidRPr="00656B1D" w:rsidRDefault="001223F2" w:rsidP="00B01847">
            <w:pPr>
              <w:jc w:val="center"/>
              <w:rPr>
                <w:b/>
                <w:sz w:val="28"/>
                <w:szCs w:val="28"/>
              </w:rPr>
            </w:pPr>
            <w:r w:rsidRPr="00656B1D">
              <w:rPr>
                <w:b/>
                <w:sz w:val="28"/>
                <w:szCs w:val="28"/>
              </w:rPr>
              <w:t>BAJA   TPTE</w:t>
            </w:r>
          </w:p>
        </w:tc>
      </w:tr>
    </w:tbl>
    <w:p w:rsidR="001223F2" w:rsidRPr="00656B1D" w:rsidRDefault="001223F2" w:rsidP="001223F2">
      <w:pPr>
        <w:pStyle w:val="Ttulo2"/>
        <w:rPr>
          <w:sz w:val="28"/>
          <w:szCs w:val="28"/>
        </w:rPr>
      </w:pPr>
    </w:p>
    <w:p w:rsidR="001223F2" w:rsidRDefault="001223F2" w:rsidP="001223F2"/>
    <w:p w:rsidR="001223F2" w:rsidRDefault="001223F2" w:rsidP="001223F2">
      <w:pPr>
        <w:rPr>
          <w:b/>
          <w:bCs/>
          <w:u w:val="single"/>
        </w:rPr>
      </w:pPr>
    </w:p>
    <w:p w:rsidR="001223F2" w:rsidRDefault="001223F2" w:rsidP="001223F2">
      <w:r w:rsidRPr="0026453F">
        <w:rPr>
          <w:b/>
          <w:u w:val="single"/>
        </w:rPr>
        <w:t xml:space="preserve">MEZCLA </w:t>
      </w:r>
      <w:r>
        <w:t xml:space="preserve">  :     25     BAJA</w:t>
      </w:r>
    </w:p>
    <w:p w:rsidR="001223F2" w:rsidRDefault="00F21490" w:rsidP="001223F2">
      <w:r>
        <w:t xml:space="preserve">                           6</w:t>
      </w:r>
      <w:r w:rsidR="001223F2">
        <w:t xml:space="preserve">      LINEAL</w:t>
      </w:r>
    </w:p>
    <w:p w:rsidR="001223F2" w:rsidRDefault="001223F2" w:rsidP="001223F2"/>
    <w:p w:rsidR="001223F2" w:rsidRDefault="001223F2" w:rsidP="001223F2"/>
    <w:p w:rsidR="001223F2" w:rsidRPr="00CA46D8" w:rsidRDefault="001223F2" w:rsidP="001223F2">
      <w:pPr>
        <w:rPr>
          <w:sz w:val="28"/>
          <w:szCs w:val="28"/>
          <w:u w:val="single"/>
        </w:rPr>
      </w:pPr>
      <w:r w:rsidRPr="006A62E1">
        <w:rPr>
          <w:sz w:val="36"/>
          <w:szCs w:val="36"/>
          <w:u w:val="single"/>
        </w:rPr>
        <w:t>NOTA  SIN  TRATAR   PARA  MEJOR  SELLE</w:t>
      </w:r>
      <w:r w:rsidRPr="00CA46D8">
        <w:rPr>
          <w:sz w:val="28"/>
          <w:szCs w:val="28"/>
          <w:u w:val="single"/>
        </w:rPr>
        <w:t>.</w:t>
      </w:r>
    </w:p>
    <w:p w:rsidR="001223F2" w:rsidRDefault="001223F2" w:rsidP="001223F2">
      <w:pPr>
        <w:rPr>
          <w:b/>
          <w:bCs/>
          <w:u w:val="single"/>
        </w:rPr>
      </w:pPr>
      <w:r>
        <w:t xml:space="preserve"> </w:t>
      </w:r>
      <w:r>
        <w:tab/>
      </w:r>
      <w:r>
        <w:tab/>
      </w:r>
    </w:p>
    <w:p w:rsidR="001223F2" w:rsidRDefault="001223F2" w:rsidP="001223F2"/>
    <w:p w:rsidR="001223F2" w:rsidRDefault="001223F2" w:rsidP="001223F2"/>
    <w:p w:rsidR="001223F2" w:rsidRDefault="001223F2" w:rsidP="001223F2">
      <w:r>
        <w:t xml:space="preserve">Agradezco </w:t>
      </w:r>
      <w:smartTag w:uri="urn:schemas-microsoft-com:office:smarttags" w:element="PersonName">
        <w:smartTagPr>
          <w:attr w:name="ProductID" w:val="la Amable"/>
        </w:smartTagPr>
        <w:r>
          <w:t>la Amable</w:t>
        </w:r>
      </w:smartTag>
      <w:r>
        <w:t xml:space="preserve"> colaboración.</w:t>
      </w:r>
    </w:p>
    <w:p w:rsidR="001223F2" w:rsidRDefault="001223F2" w:rsidP="001223F2"/>
    <w:p w:rsidR="001223F2" w:rsidRDefault="001223F2" w:rsidP="001223F2"/>
    <w:p w:rsidR="001223F2" w:rsidRDefault="001223F2" w:rsidP="001223F2"/>
    <w:p w:rsidR="001223F2" w:rsidRDefault="001223F2" w:rsidP="001223F2"/>
    <w:p w:rsidR="001223F2" w:rsidRDefault="001223F2" w:rsidP="001223F2">
      <w:r>
        <w:t>Cordialmente</w:t>
      </w:r>
    </w:p>
    <w:p w:rsidR="001223F2" w:rsidRDefault="001223F2" w:rsidP="001223F2"/>
    <w:p w:rsidR="001223F2" w:rsidRDefault="001223F2" w:rsidP="001223F2"/>
    <w:p w:rsidR="001223F2" w:rsidRDefault="001223F2" w:rsidP="001223F2"/>
    <w:p w:rsidR="001223F2" w:rsidRDefault="001223F2" w:rsidP="001223F2">
      <w:r>
        <w:t>RICARDO CASAS ZAPATA</w:t>
      </w:r>
    </w:p>
    <w:p w:rsidR="001223F2" w:rsidRDefault="001223F2" w:rsidP="001223F2">
      <w:r>
        <w:t>Director</w:t>
      </w:r>
    </w:p>
    <w:p w:rsidR="009276BF" w:rsidRDefault="009276BF" w:rsidP="001223F2"/>
    <w:p w:rsidR="008D4FBB" w:rsidRDefault="008D4FBB" w:rsidP="001223F2"/>
    <w:p w:rsidR="009276BF" w:rsidRDefault="009276BF" w:rsidP="009276BF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9276BF" w:rsidRDefault="009276BF" w:rsidP="009276BF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9276BF" w:rsidRDefault="009276BF" w:rsidP="009276BF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9276BF" w:rsidRDefault="009276BF" w:rsidP="009276BF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9276BF" w:rsidRDefault="009276BF" w:rsidP="009276BF"/>
    <w:p w:rsidR="009276BF" w:rsidRDefault="009276BF" w:rsidP="009276BF">
      <w:pPr>
        <w:pStyle w:val="Ttulo1"/>
      </w:pPr>
      <w:r>
        <w:t>OR</w:t>
      </w:r>
      <w:r w:rsidR="009877CA">
        <w:t>DEN DE TRABAJO    N °      05685</w:t>
      </w:r>
    </w:p>
    <w:p w:rsidR="009276BF" w:rsidRDefault="009276BF" w:rsidP="009276BF"/>
    <w:p w:rsidR="009276BF" w:rsidRDefault="002674BD" w:rsidP="009276BF">
      <w:r>
        <w:t>FECHA:</w:t>
      </w:r>
      <w:r>
        <w:tab/>
        <w:t>Medellín, Noviembre  11</w:t>
      </w:r>
      <w:r w:rsidR="009276BF">
        <w:t xml:space="preserve">   de 2009</w:t>
      </w:r>
    </w:p>
    <w:p w:rsidR="009276BF" w:rsidRDefault="009276BF" w:rsidP="009276BF">
      <w:r>
        <w:t>PARA:</w:t>
      </w:r>
      <w:r>
        <w:tab/>
      </w:r>
      <w:r>
        <w:tab/>
        <w:t>PLÁSTICOS DARMA</w:t>
      </w:r>
    </w:p>
    <w:p w:rsidR="009276BF" w:rsidRDefault="009276BF" w:rsidP="009276BF">
      <w:r>
        <w:t>ATENCIÓN:</w:t>
      </w:r>
      <w:r>
        <w:tab/>
        <w:t>Sr. Darío Jaramillo</w:t>
      </w:r>
    </w:p>
    <w:p w:rsidR="009276BF" w:rsidRDefault="009276BF" w:rsidP="009276BF">
      <w:r>
        <w:tab/>
      </w:r>
      <w:r>
        <w:tab/>
        <w:t>Gerente.</w:t>
      </w:r>
    </w:p>
    <w:p w:rsidR="009276BF" w:rsidRDefault="009276BF" w:rsidP="009276BF"/>
    <w:p w:rsidR="009276BF" w:rsidRDefault="009276BF" w:rsidP="009276BF">
      <w:r>
        <w:t>Apreciado Don Darío:</w:t>
      </w:r>
    </w:p>
    <w:p w:rsidR="009276BF" w:rsidRDefault="009276BF" w:rsidP="009276BF"/>
    <w:p w:rsidR="009276BF" w:rsidRDefault="009276BF" w:rsidP="009276BF">
      <w:r>
        <w:t>Con la presente estamos solicitando el siguiente servicio de    IMPRESIÓN  :</w:t>
      </w:r>
    </w:p>
    <w:p w:rsidR="009276BF" w:rsidRDefault="009276BF" w:rsidP="009276BF"/>
    <w:p w:rsidR="009276BF" w:rsidRDefault="009276BF" w:rsidP="009276BF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9276BF" w:rsidRDefault="009276BF" w:rsidP="009276BF">
      <w:r>
        <w:t>MATERIAL   :           Polipropileno Lamina de   40  cms</w:t>
      </w:r>
    </w:p>
    <w:p w:rsidR="009276BF" w:rsidRDefault="009276BF" w:rsidP="009276BF">
      <w:r>
        <w:t xml:space="preserve">CALIBRE      :           </w:t>
      </w:r>
      <w:r w:rsidRPr="00FB6911">
        <w:rPr>
          <w:b/>
        </w:rPr>
        <w:t>2.0</w:t>
      </w:r>
      <w:r>
        <w:t xml:space="preserve">  ”</w:t>
      </w:r>
    </w:p>
    <w:p w:rsidR="009276BF" w:rsidRPr="00F36A72" w:rsidRDefault="009276BF" w:rsidP="009276BF">
      <w:pPr>
        <w:rPr>
          <w:b/>
        </w:rPr>
      </w:pPr>
      <w:r>
        <w:t>REFERENCIA:</w:t>
      </w:r>
      <w:r>
        <w:tab/>
      </w:r>
      <w:r>
        <w:rPr>
          <w:b/>
        </w:rPr>
        <w:t xml:space="preserve">DON   LIMON </w:t>
      </w:r>
    </w:p>
    <w:p w:rsidR="009276BF" w:rsidRDefault="009276BF" w:rsidP="009276BF">
      <w:r>
        <w:t xml:space="preserve">CANTIDAD    :          </w:t>
      </w:r>
      <w:r>
        <w:rPr>
          <w:b/>
        </w:rPr>
        <w:t>90</w:t>
      </w:r>
      <w:r w:rsidRPr="00F06B36">
        <w:rPr>
          <w:b/>
        </w:rPr>
        <w:t xml:space="preserve">    Kg</w:t>
      </w:r>
    </w:p>
    <w:p w:rsidR="009276BF" w:rsidRDefault="009276BF" w:rsidP="009276BF">
      <w:r>
        <w:t>COLORES:</w:t>
      </w:r>
      <w:r>
        <w:tab/>
      </w:r>
      <w:r>
        <w:tab/>
        <w:t>3   (   Según Muestra  )</w:t>
      </w:r>
    </w:p>
    <w:p w:rsidR="009276BF" w:rsidRDefault="009276BF" w:rsidP="009276BF">
      <w:r>
        <w:t>CARAS:</w:t>
      </w:r>
      <w:r>
        <w:tab/>
      </w:r>
      <w:r>
        <w:tab/>
        <w:t>1</w:t>
      </w:r>
    </w:p>
    <w:p w:rsidR="009276BF" w:rsidRDefault="009276BF" w:rsidP="009276BF">
      <w:r>
        <w:t>R EPETICIÓN:</w:t>
      </w:r>
      <w:r>
        <w:tab/>
        <w:t>9.5    cms</w:t>
      </w:r>
    </w:p>
    <w:p w:rsidR="009276BF" w:rsidRDefault="009276BF" w:rsidP="009276BF">
      <w:r>
        <w:t>RODILLO:</w:t>
      </w:r>
      <w:r>
        <w:tab/>
      </w:r>
      <w:r>
        <w:tab/>
      </w:r>
      <w:r w:rsidRPr="007C0A03">
        <w:rPr>
          <w:b/>
        </w:rPr>
        <w:t>30</w:t>
      </w:r>
    </w:p>
    <w:p w:rsidR="009276BF" w:rsidRDefault="009276BF" w:rsidP="009276BF">
      <w:r>
        <w:t>LAMINA:</w:t>
      </w:r>
      <w:r>
        <w:tab/>
      </w:r>
      <w:r>
        <w:tab/>
        <w:t>9.5 X 20   cms</w:t>
      </w:r>
    </w:p>
    <w:p w:rsidR="009276BF" w:rsidRDefault="009276BF" w:rsidP="009276BF">
      <w:r>
        <w:t>SELLADO:</w:t>
      </w:r>
      <w:r>
        <w:tab/>
      </w:r>
      <w:r>
        <w:tab/>
        <w:t>Para selle lateral.</w:t>
      </w:r>
    </w:p>
    <w:p w:rsidR="009276BF" w:rsidRDefault="009276BF" w:rsidP="009276BF">
      <w:r>
        <w:t xml:space="preserve"> </w:t>
      </w:r>
    </w:p>
    <w:p w:rsidR="009276BF" w:rsidRDefault="009276BF" w:rsidP="009276BF">
      <w:r>
        <w:rPr>
          <w:b/>
          <w:bCs/>
          <w:u w:val="single"/>
        </w:rPr>
        <w:t>NOTA:</w:t>
      </w:r>
      <w:r>
        <w:t xml:space="preserve">  * Los cyreles   se  encuentran en su planta</w:t>
      </w:r>
    </w:p>
    <w:p w:rsidR="009276BF" w:rsidRDefault="009276BF" w:rsidP="009276BF">
      <w:pPr>
        <w:numPr>
          <w:ilvl w:val="0"/>
          <w:numId w:val="1"/>
        </w:numPr>
      </w:pPr>
      <w:r>
        <w:t>Colores igual  pantones</w:t>
      </w:r>
    </w:p>
    <w:p w:rsidR="009276BF" w:rsidRDefault="009276BF" w:rsidP="009276BF"/>
    <w:p w:rsidR="009276BF" w:rsidRDefault="009276BF" w:rsidP="009276BF">
      <w:pPr>
        <w:ind w:left="885"/>
      </w:pPr>
    </w:p>
    <w:p w:rsidR="009276BF" w:rsidRPr="00DC02C1" w:rsidRDefault="009276BF" w:rsidP="009276BF">
      <w:pPr>
        <w:numPr>
          <w:ilvl w:val="0"/>
          <w:numId w:val="2"/>
        </w:numPr>
        <w:rPr>
          <w:b/>
          <w:u w:val="single"/>
        </w:rPr>
      </w:pPr>
      <w:r>
        <w:rPr>
          <w:b/>
          <w:u w:val="single"/>
        </w:rPr>
        <w:t>Se deben imprimir en  1  lote todo el material</w:t>
      </w:r>
    </w:p>
    <w:p w:rsidR="009276BF" w:rsidRDefault="009276BF" w:rsidP="009276BF">
      <w:pPr>
        <w:ind w:left="1500"/>
        <w:rPr>
          <w:u w:val="single"/>
        </w:rPr>
      </w:pPr>
    </w:p>
    <w:p w:rsidR="009276BF" w:rsidRDefault="009276BF" w:rsidP="009276BF">
      <w:pPr>
        <w:ind w:left="1500"/>
        <w:rPr>
          <w:u w:val="single"/>
        </w:rPr>
      </w:pPr>
    </w:p>
    <w:p w:rsidR="009276BF" w:rsidRPr="002246C1" w:rsidRDefault="009276BF" w:rsidP="009276BF">
      <w:pPr>
        <w:numPr>
          <w:ilvl w:val="0"/>
          <w:numId w:val="2"/>
        </w:num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 xml:space="preserve">Lote  </w:t>
      </w:r>
      <w:r>
        <w:rPr>
          <w:b/>
          <w:sz w:val="32"/>
          <w:szCs w:val="32"/>
          <w:u w:val="single"/>
        </w:rPr>
        <w:tab/>
      </w:r>
      <w:r>
        <w:rPr>
          <w:b/>
          <w:sz w:val="32"/>
          <w:szCs w:val="32"/>
          <w:u w:val="single"/>
        </w:rPr>
        <w:tab/>
      </w:r>
      <w:r>
        <w:rPr>
          <w:b/>
          <w:sz w:val="32"/>
          <w:szCs w:val="32"/>
          <w:u w:val="single"/>
        </w:rPr>
        <w:tab/>
        <w:t>42028</w:t>
      </w:r>
    </w:p>
    <w:p w:rsidR="009276BF" w:rsidRDefault="009276BF" w:rsidP="009276BF">
      <w:pPr>
        <w:ind w:left="1500"/>
        <w:rPr>
          <w:u w:val="single"/>
        </w:rPr>
      </w:pPr>
    </w:p>
    <w:p w:rsidR="009276BF" w:rsidRDefault="009276BF" w:rsidP="009276BF">
      <w:pPr>
        <w:ind w:left="1500"/>
        <w:rPr>
          <w:u w:val="single"/>
        </w:rPr>
      </w:pPr>
    </w:p>
    <w:p w:rsidR="009276BF" w:rsidRDefault="009276BF" w:rsidP="009276BF">
      <w:r>
        <w:t>Agradezco la atención y colaboración prestada.</w:t>
      </w:r>
    </w:p>
    <w:p w:rsidR="009276BF" w:rsidRDefault="009276BF" w:rsidP="009276BF"/>
    <w:p w:rsidR="009276BF" w:rsidRDefault="009276BF" w:rsidP="009276BF">
      <w:r>
        <w:t>Cordialmente</w:t>
      </w:r>
    </w:p>
    <w:p w:rsidR="009276BF" w:rsidRDefault="009276BF" w:rsidP="009276BF"/>
    <w:p w:rsidR="009276BF" w:rsidRDefault="009276BF" w:rsidP="009276BF"/>
    <w:p w:rsidR="009276BF" w:rsidRDefault="009276BF" w:rsidP="009276BF">
      <w:r>
        <w:t>RICARDO CASAS ZAPATA</w:t>
      </w:r>
    </w:p>
    <w:p w:rsidR="009276BF" w:rsidRDefault="009276BF" w:rsidP="009276BF">
      <w:r>
        <w:t>Director.</w:t>
      </w:r>
    </w:p>
    <w:p w:rsidR="009276BF" w:rsidRDefault="009276BF" w:rsidP="009276BF"/>
    <w:p w:rsidR="009276BF" w:rsidRDefault="009276BF" w:rsidP="001223F2"/>
    <w:p w:rsidR="001223F2" w:rsidRDefault="001223F2" w:rsidP="002F4C3D">
      <w:pPr>
        <w:rPr>
          <w:b/>
        </w:rPr>
      </w:pPr>
    </w:p>
    <w:p w:rsidR="006751BD" w:rsidRDefault="006751BD" w:rsidP="002F4C3D">
      <w:pPr>
        <w:rPr>
          <w:b/>
        </w:rPr>
      </w:pPr>
    </w:p>
    <w:p w:rsidR="006751BD" w:rsidRDefault="006751BD" w:rsidP="002F4C3D">
      <w:pPr>
        <w:rPr>
          <w:b/>
        </w:rPr>
      </w:pPr>
    </w:p>
    <w:p w:rsidR="006751BD" w:rsidRDefault="006751BD" w:rsidP="006751BD"/>
    <w:p w:rsidR="006751BD" w:rsidRDefault="006751BD" w:rsidP="006751BD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6751BD" w:rsidRDefault="006751BD" w:rsidP="006751BD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6751BD" w:rsidRDefault="006751BD" w:rsidP="006751BD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6751BD" w:rsidRDefault="006751BD" w:rsidP="006751BD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6751BD" w:rsidRDefault="006751BD" w:rsidP="006751BD">
      <w:pPr>
        <w:rPr>
          <w:b/>
          <w:bCs/>
        </w:rPr>
      </w:pPr>
    </w:p>
    <w:p w:rsidR="006751BD" w:rsidRDefault="006751BD" w:rsidP="006751BD">
      <w:pPr>
        <w:pStyle w:val="Ttulo1"/>
      </w:pPr>
    </w:p>
    <w:p w:rsidR="006751BD" w:rsidRDefault="006751BD" w:rsidP="006751BD">
      <w:pPr>
        <w:pStyle w:val="Ttulo1"/>
      </w:pPr>
      <w:r>
        <w:t>ORDEN DE TRABAJO  N °      05687</w:t>
      </w:r>
    </w:p>
    <w:p w:rsidR="006751BD" w:rsidRDefault="006751BD" w:rsidP="006751BD"/>
    <w:p w:rsidR="006751BD" w:rsidRDefault="00C17991" w:rsidP="006751BD">
      <w:r>
        <w:t>FECHA:</w:t>
      </w:r>
      <w:r>
        <w:tab/>
        <w:t>Medellín,</w:t>
      </w:r>
      <w:r w:rsidR="00E847E2">
        <w:t xml:space="preserve"> </w:t>
      </w:r>
      <w:r>
        <w:t xml:space="preserve"> Noviembre  12</w:t>
      </w:r>
      <w:r w:rsidR="006751BD">
        <w:t xml:space="preserve">    de 2009</w:t>
      </w:r>
    </w:p>
    <w:p w:rsidR="006751BD" w:rsidRDefault="006751BD" w:rsidP="006751BD">
      <w:r>
        <w:t>PARA:</w:t>
      </w:r>
      <w:r>
        <w:tab/>
      </w:r>
      <w:r>
        <w:tab/>
        <w:t>PLÁSTICOS DARMA</w:t>
      </w:r>
    </w:p>
    <w:p w:rsidR="006751BD" w:rsidRDefault="006751BD" w:rsidP="006751BD">
      <w:r>
        <w:t>ATENCIÓN:</w:t>
      </w:r>
      <w:r>
        <w:tab/>
        <w:t>Sr. Darío Jaramillo</w:t>
      </w:r>
    </w:p>
    <w:p w:rsidR="006751BD" w:rsidRDefault="006751BD" w:rsidP="006751BD">
      <w:r>
        <w:tab/>
      </w:r>
      <w:r>
        <w:tab/>
        <w:t>Gerente.</w:t>
      </w:r>
    </w:p>
    <w:p w:rsidR="006751BD" w:rsidRDefault="006751BD" w:rsidP="006751BD"/>
    <w:p w:rsidR="006751BD" w:rsidRDefault="006751BD" w:rsidP="006751BD">
      <w:r>
        <w:t>Apreciado Don Darío:</w:t>
      </w:r>
    </w:p>
    <w:p w:rsidR="006751BD" w:rsidRDefault="006751BD" w:rsidP="006751BD"/>
    <w:p w:rsidR="006751BD" w:rsidRDefault="006751BD" w:rsidP="006751BD">
      <w:r>
        <w:t xml:space="preserve">Con la presente estamos solicitando el siguiente servicio de  IMPRESIÓN </w:t>
      </w:r>
      <w:r w:rsidR="00E77CD8">
        <w:t xml:space="preserve"> </w:t>
      </w:r>
      <w:r>
        <w:t>:</w:t>
      </w:r>
    </w:p>
    <w:p w:rsidR="006751BD" w:rsidRDefault="006751BD" w:rsidP="006751BD"/>
    <w:p w:rsidR="006751BD" w:rsidRDefault="006751BD" w:rsidP="006751BD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6751BD" w:rsidRDefault="006751BD" w:rsidP="006751BD">
      <w:r>
        <w:t xml:space="preserve">MATERIAL   :           Polipropileno   Tubular   de   </w:t>
      </w:r>
      <w:r>
        <w:rPr>
          <w:b/>
        </w:rPr>
        <w:t>30</w:t>
      </w:r>
      <w:r>
        <w:t xml:space="preserve">    cms</w:t>
      </w:r>
    </w:p>
    <w:p w:rsidR="006751BD" w:rsidRDefault="006751BD" w:rsidP="006751BD">
      <w:r>
        <w:t>CLIBRE      :               1.5  ”</w:t>
      </w:r>
    </w:p>
    <w:p w:rsidR="006751BD" w:rsidRPr="00AD5DCF" w:rsidRDefault="006751BD" w:rsidP="006751BD">
      <w:pPr>
        <w:rPr>
          <w:b/>
        </w:rPr>
      </w:pPr>
      <w:r>
        <w:t>REFERENCIA:</w:t>
      </w:r>
      <w:r>
        <w:tab/>
      </w:r>
      <w:r>
        <w:rPr>
          <w:b/>
        </w:rPr>
        <w:t>TEENS</w:t>
      </w:r>
    </w:p>
    <w:p w:rsidR="006751BD" w:rsidRDefault="006751BD" w:rsidP="006751BD">
      <w:r>
        <w:t>CANTIDAD    :          160     Kg</w:t>
      </w:r>
    </w:p>
    <w:p w:rsidR="006751BD" w:rsidRDefault="006751BD" w:rsidP="006751BD">
      <w:r>
        <w:t>COLORES:</w:t>
      </w:r>
      <w:r>
        <w:tab/>
      </w:r>
      <w:r>
        <w:tab/>
        <w:t>1 ( Según  arte )</w:t>
      </w:r>
    </w:p>
    <w:p w:rsidR="006751BD" w:rsidRDefault="006751BD" w:rsidP="006751BD">
      <w:r>
        <w:t>CARAS:</w:t>
      </w:r>
      <w:r>
        <w:tab/>
      </w:r>
      <w:r>
        <w:tab/>
        <w:t xml:space="preserve">1  </w:t>
      </w:r>
    </w:p>
    <w:p w:rsidR="006751BD" w:rsidRDefault="006751BD" w:rsidP="006751BD">
      <w:r>
        <w:t>REPETICIÓN:</w:t>
      </w:r>
      <w:r>
        <w:tab/>
        <w:t>24.5</w:t>
      </w:r>
    </w:p>
    <w:p w:rsidR="006751BD" w:rsidRPr="007E24E2" w:rsidRDefault="006751BD" w:rsidP="006751BD">
      <w:pPr>
        <w:rPr>
          <w:b/>
        </w:rPr>
      </w:pPr>
      <w:r>
        <w:t>RODILLO:</w:t>
      </w:r>
      <w:r>
        <w:tab/>
      </w:r>
      <w:r>
        <w:tab/>
      </w:r>
      <w:r>
        <w:rPr>
          <w:b/>
        </w:rPr>
        <w:t>25</w:t>
      </w:r>
    </w:p>
    <w:p w:rsidR="006751BD" w:rsidRDefault="006751BD" w:rsidP="006751BD">
      <w:r>
        <w:t>BOLSA:</w:t>
      </w:r>
      <w:r>
        <w:tab/>
      </w:r>
      <w:r>
        <w:tab/>
        <w:t>24.5  X  28 + 5    cms   de  Solapa Interna.</w:t>
      </w:r>
    </w:p>
    <w:p w:rsidR="006751BD" w:rsidRDefault="006751BD" w:rsidP="006751BD">
      <w:r>
        <w:t>SELLADO:</w:t>
      </w:r>
      <w:r>
        <w:tab/>
      </w:r>
      <w:r>
        <w:tab/>
        <w:t>Para selle lateral.</w:t>
      </w:r>
    </w:p>
    <w:p w:rsidR="006751BD" w:rsidRDefault="006751BD" w:rsidP="006751BD"/>
    <w:p w:rsidR="006751BD" w:rsidRDefault="006751BD" w:rsidP="006751BD"/>
    <w:p w:rsidR="006751BD" w:rsidRDefault="006751BD" w:rsidP="006751BD">
      <w:r>
        <w:rPr>
          <w:b/>
          <w:bCs/>
          <w:u w:val="single"/>
        </w:rPr>
        <w:t>NOTA:</w:t>
      </w:r>
      <w:r>
        <w:t xml:space="preserve">  *   Los cyreles   se  encuentran en su planata.</w:t>
      </w:r>
    </w:p>
    <w:p w:rsidR="006751BD" w:rsidRDefault="006751BD" w:rsidP="006751BD">
      <w:pPr>
        <w:numPr>
          <w:ilvl w:val="0"/>
          <w:numId w:val="1"/>
        </w:numPr>
      </w:pPr>
      <w:r>
        <w:t>Se envían ARTE    para tonos y alturas</w:t>
      </w:r>
    </w:p>
    <w:p w:rsidR="006751BD" w:rsidRPr="005574BF" w:rsidRDefault="006751BD" w:rsidP="006751BD">
      <w:pPr>
        <w:numPr>
          <w:ilvl w:val="0"/>
          <w:numId w:val="2"/>
        </w:numPr>
      </w:pPr>
      <w:r>
        <w:t xml:space="preserve">Se  envia el material de PP </w:t>
      </w:r>
      <w:r>
        <w:rPr>
          <w:b/>
        </w:rPr>
        <w:t xml:space="preserve">de  30 </w:t>
      </w:r>
      <w:r w:rsidRPr="00AD5DCF">
        <w:rPr>
          <w:b/>
        </w:rPr>
        <w:t xml:space="preserve">  cms</w:t>
      </w:r>
    </w:p>
    <w:p w:rsidR="006751BD" w:rsidRPr="00307118" w:rsidRDefault="006751BD" w:rsidP="006751BD">
      <w:pPr>
        <w:numPr>
          <w:ilvl w:val="0"/>
          <w:numId w:val="2"/>
        </w:numPr>
      </w:pPr>
      <w:r>
        <w:rPr>
          <w:b/>
        </w:rPr>
        <w:t>SE  APRUEBA  IMPRESIÓN.</w:t>
      </w:r>
    </w:p>
    <w:p w:rsidR="006751BD" w:rsidRPr="00150D1A" w:rsidRDefault="006751BD" w:rsidP="006751BD">
      <w:pPr>
        <w:ind w:left="1860"/>
      </w:pPr>
    </w:p>
    <w:p w:rsidR="006751BD" w:rsidRDefault="006751BD" w:rsidP="006751BD">
      <w:pPr>
        <w:ind w:left="885"/>
      </w:pPr>
    </w:p>
    <w:p w:rsidR="006751BD" w:rsidRDefault="006751BD" w:rsidP="006751BD">
      <w:pPr>
        <w:ind w:left="885"/>
      </w:pPr>
    </w:p>
    <w:p w:rsidR="006751BD" w:rsidRDefault="006751BD" w:rsidP="006751BD">
      <w:r>
        <w:t>Agradezco la atención y colaboración prestada.</w:t>
      </w:r>
    </w:p>
    <w:p w:rsidR="006751BD" w:rsidRDefault="006751BD" w:rsidP="006751BD"/>
    <w:p w:rsidR="006751BD" w:rsidRDefault="006751BD" w:rsidP="006751BD"/>
    <w:p w:rsidR="006751BD" w:rsidRDefault="006751BD" w:rsidP="006751BD">
      <w:r>
        <w:t>Cordialmente,</w:t>
      </w:r>
    </w:p>
    <w:p w:rsidR="006751BD" w:rsidRDefault="006751BD" w:rsidP="006751BD"/>
    <w:p w:rsidR="006751BD" w:rsidRDefault="006751BD" w:rsidP="006751BD"/>
    <w:p w:rsidR="006751BD" w:rsidRDefault="006751BD" w:rsidP="006751BD"/>
    <w:p w:rsidR="006751BD" w:rsidRDefault="006751BD" w:rsidP="006751BD">
      <w:r>
        <w:t>RICARDO CASAS ZAPATA</w:t>
      </w:r>
    </w:p>
    <w:p w:rsidR="006751BD" w:rsidRDefault="006751BD" w:rsidP="006751BD">
      <w:r>
        <w:t>Director</w:t>
      </w:r>
    </w:p>
    <w:p w:rsidR="006751BD" w:rsidRDefault="006751BD" w:rsidP="002F4C3D">
      <w:pPr>
        <w:rPr>
          <w:b/>
        </w:rPr>
      </w:pPr>
    </w:p>
    <w:p w:rsidR="00742B23" w:rsidRDefault="00742B23" w:rsidP="002F4C3D">
      <w:pPr>
        <w:rPr>
          <w:b/>
        </w:rPr>
      </w:pPr>
    </w:p>
    <w:p w:rsidR="00742B23" w:rsidRDefault="00742B23" w:rsidP="002F4C3D">
      <w:pPr>
        <w:rPr>
          <w:b/>
        </w:rPr>
      </w:pPr>
    </w:p>
    <w:p w:rsidR="00742B23" w:rsidRDefault="00742B23" w:rsidP="002F4C3D">
      <w:pPr>
        <w:rPr>
          <w:b/>
        </w:rPr>
      </w:pPr>
    </w:p>
    <w:p w:rsidR="00742B23" w:rsidRDefault="00742B23" w:rsidP="00742B23"/>
    <w:p w:rsidR="00742B23" w:rsidRDefault="00742B23" w:rsidP="00742B23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742B23" w:rsidRDefault="00742B23" w:rsidP="00742B23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742B23" w:rsidRDefault="00742B23" w:rsidP="00742B23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742B23" w:rsidRDefault="00742B23" w:rsidP="00742B23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742B23" w:rsidRDefault="00742B23" w:rsidP="00742B23"/>
    <w:p w:rsidR="00742B23" w:rsidRDefault="00742B23" w:rsidP="00742B23">
      <w:pPr>
        <w:rPr>
          <w:b/>
          <w:bCs/>
        </w:rPr>
      </w:pPr>
    </w:p>
    <w:p w:rsidR="00742B23" w:rsidRDefault="00742B23" w:rsidP="00742B23">
      <w:pPr>
        <w:pStyle w:val="Ttulo1"/>
      </w:pPr>
      <w:r>
        <w:t>ORDEN DE TRABAJO    N °      05684</w:t>
      </w:r>
    </w:p>
    <w:p w:rsidR="00742B23" w:rsidRDefault="00742B23" w:rsidP="00742B23"/>
    <w:p w:rsidR="00742B23" w:rsidRDefault="00742B23" w:rsidP="00742B23">
      <w:r>
        <w:t>FECHA:</w:t>
      </w:r>
      <w:r>
        <w:tab/>
        <w:t>Medellín, Noviembre  12   de 2009</w:t>
      </w:r>
    </w:p>
    <w:p w:rsidR="00742B23" w:rsidRDefault="00742B23" w:rsidP="00742B23">
      <w:r>
        <w:t>PARA:</w:t>
      </w:r>
      <w:r>
        <w:tab/>
      </w:r>
      <w:r>
        <w:tab/>
        <w:t>PLÁSTICOS DARMA</w:t>
      </w:r>
    </w:p>
    <w:p w:rsidR="00742B23" w:rsidRDefault="00742B23" w:rsidP="00742B23">
      <w:r>
        <w:t>ATENCIÓN:</w:t>
      </w:r>
      <w:r>
        <w:tab/>
        <w:t>Sr. Darío Jaramillo</w:t>
      </w:r>
    </w:p>
    <w:p w:rsidR="00742B23" w:rsidRDefault="00742B23" w:rsidP="00742B23">
      <w:r>
        <w:tab/>
      </w:r>
      <w:r>
        <w:tab/>
        <w:t>Gerente.</w:t>
      </w:r>
    </w:p>
    <w:p w:rsidR="00742B23" w:rsidRDefault="00742B23" w:rsidP="00742B23"/>
    <w:p w:rsidR="00742B23" w:rsidRDefault="00742B23" w:rsidP="00742B23">
      <w:r>
        <w:t>Apreciado Don Darío:</w:t>
      </w:r>
    </w:p>
    <w:p w:rsidR="00742B23" w:rsidRDefault="00742B23" w:rsidP="00742B23"/>
    <w:p w:rsidR="00742B23" w:rsidRDefault="00742B23" w:rsidP="00742B23">
      <w:r>
        <w:t>Con la presente estamos solicitando el siguiente servicio de    IMPRESIÓN :</w:t>
      </w:r>
    </w:p>
    <w:p w:rsidR="00742B23" w:rsidRDefault="00742B23" w:rsidP="00742B23"/>
    <w:p w:rsidR="00742B23" w:rsidRDefault="00742B23" w:rsidP="00742B23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742B23" w:rsidRDefault="00742B23" w:rsidP="00742B23">
      <w:r>
        <w:t>MATERIAL   :           Polipropileno Lamina de 40  cms</w:t>
      </w:r>
    </w:p>
    <w:p w:rsidR="00742B23" w:rsidRDefault="00742B23" w:rsidP="00742B23">
      <w:r>
        <w:t>CLIBRE      :               2.0  ”</w:t>
      </w:r>
    </w:p>
    <w:p w:rsidR="00742B23" w:rsidRDefault="00742B23" w:rsidP="00742B23">
      <w:pPr>
        <w:rPr>
          <w:b/>
        </w:rPr>
      </w:pPr>
      <w:r>
        <w:t>REFERENCIA:</w:t>
      </w:r>
      <w:r>
        <w:tab/>
      </w:r>
      <w:r>
        <w:rPr>
          <w:b/>
        </w:rPr>
        <w:t xml:space="preserve">TUCAN </w:t>
      </w:r>
    </w:p>
    <w:p w:rsidR="00742B23" w:rsidRDefault="00742B23" w:rsidP="00742B23">
      <w:r>
        <w:t>CANTIDAD    :          90    Kg</w:t>
      </w:r>
    </w:p>
    <w:p w:rsidR="00742B23" w:rsidRDefault="00742B23" w:rsidP="00742B23">
      <w:r>
        <w:t>COLORES:</w:t>
      </w:r>
      <w:r>
        <w:tab/>
      </w:r>
      <w:r>
        <w:tab/>
        <w:t>4   (   Según   Arte  )</w:t>
      </w:r>
    </w:p>
    <w:p w:rsidR="00742B23" w:rsidRDefault="00742B23" w:rsidP="00742B23">
      <w:r>
        <w:t>CARAS:</w:t>
      </w:r>
      <w:r>
        <w:tab/>
      </w:r>
      <w:r>
        <w:tab/>
        <w:t>1</w:t>
      </w:r>
    </w:p>
    <w:p w:rsidR="00742B23" w:rsidRDefault="00742B23" w:rsidP="00742B23">
      <w:r>
        <w:t>R EPETICIÓN:</w:t>
      </w:r>
      <w:r>
        <w:tab/>
        <w:t>9.5    cms</w:t>
      </w:r>
    </w:p>
    <w:p w:rsidR="00742B23" w:rsidRDefault="00742B23" w:rsidP="00742B23">
      <w:r>
        <w:t>RODILLO:</w:t>
      </w:r>
      <w:r>
        <w:tab/>
      </w:r>
      <w:r>
        <w:tab/>
        <w:t>30</w:t>
      </w:r>
    </w:p>
    <w:p w:rsidR="00742B23" w:rsidRDefault="00742B23" w:rsidP="00742B23">
      <w:pPr>
        <w:rPr>
          <w:b/>
        </w:rPr>
      </w:pPr>
      <w:r>
        <w:t>LAMINA:</w:t>
      </w:r>
      <w:r>
        <w:tab/>
      </w:r>
      <w:r>
        <w:tab/>
      </w:r>
      <w:r>
        <w:rPr>
          <w:b/>
        </w:rPr>
        <w:t>9.5 X 20   cms</w:t>
      </w:r>
    </w:p>
    <w:p w:rsidR="00742B23" w:rsidRDefault="00742B23" w:rsidP="00742B23">
      <w:r>
        <w:t>SELLADO:</w:t>
      </w:r>
      <w:r>
        <w:tab/>
      </w:r>
      <w:r>
        <w:tab/>
        <w:t>Para selle lateral.</w:t>
      </w:r>
    </w:p>
    <w:p w:rsidR="00742B23" w:rsidRDefault="00742B23" w:rsidP="00742B23">
      <w:r>
        <w:t xml:space="preserve"> </w:t>
      </w:r>
    </w:p>
    <w:p w:rsidR="00742B23" w:rsidRDefault="00742B23" w:rsidP="00742B23"/>
    <w:p w:rsidR="00742B23" w:rsidRDefault="00742B23" w:rsidP="00742B23">
      <w:r>
        <w:rPr>
          <w:b/>
          <w:bCs/>
          <w:u w:val="single"/>
        </w:rPr>
        <w:t>NOTA:</w:t>
      </w:r>
      <w:r>
        <w:t xml:space="preserve">  * Colores igual  muestras y pantones </w:t>
      </w:r>
    </w:p>
    <w:p w:rsidR="00742B23" w:rsidRDefault="00742B23" w:rsidP="00742B23">
      <w:pPr>
        <w:numPr>
          <w:ilvl w:val="0"/>
          <w:numId w:val="3"/>
        </w:numPr>
        <w:rPr>
          <w:b/>
        </w:rPr>
      </w:pPr>
      <w:r>
        <w:rPr>
          <w:b/>
        </w:rPr>
        <w:t xml:space="preserve">CONTROLAR EL ENBOTAMIENTO DE </w:t>
      </w:r>
      <w:smartTag w:uri="urn:schemas-microsoft-com:office:smarttags" w:element="PersonName">
        <w:smartTagPr>
          <w:attr w:name="ProductID" w:val="LA TINTA"/>
        </w:smartTagPr>
        <w:r>
          <w:rPr>
            <w:b/>
          </w:rPr>
          <w:t>LA TINTA</w:t>
        </w:r>
      </w:smartTag>
    </w:p>
    <w:p w:rsidR="00742B23" w:rsidRDefault="00742B23" w:rsidP="00742B23">
      <w:pPr>
        <w:ind w:left="885"/>
      </w:pPr>
    </w:p>
    <w:p w:rsidR="00742B23" w:rsidRDefault="00742B23" w:rsidP="00742B23">
      <w:pPr>
        <w:numPr>
          <w:ilvl w:val="0"/>
          <w:numId w:val="4"/>
        </w:numPr>
        <w:rPr>
          <w:b/>
          <w:u w:val="single"/>
        </w:rPr>
      </w:pPr>
      <w:r>
        <w:rPr>
          <w:b/>
          <w:u w:val="single"/>
        </w:rPr>
        <w:t>Se deben imprimir en 1 lote todo el material</w:t>
      </w:r>
    </w:p>
    <w:p w:rsidR="00742B23" w:rsidRDefault="00742B23" w:rsidP="00742B23">
      <w:pPr>
        <w:ind w:left="1500"/>
        <w:rPr>
          <w:u w:val="single"/>
        </w:rPr>
      </w:pPr>
    </w:p>
    <w:p w:rsidR="00742B23" w:rsidRDefault="00742B23" w:rsidP="00742B23">
      <w:pPr>
        <w:ind w:left="1500"/>
        <w:rPr>
          <w:u w:val="single"/>
        </w:rPr>
      </w:pPr>
    </w:p>
    <w:p w:rsidR="00742B23" w:rsidRDefault="00742B23" w:rsidP="00742B23">
      <w:pPr>
        <w:ind w:left="1500"/>
        <w:rPr>
          <w:b/>
          <w:u w:val="single"/>
        </w:rPr>
      </w:pPr>
      <w:r>
        <w:rPr>
          <w:b/>
          <w:u w:val="single"/>
        </w:rPr>
        <w:tab/>
      </w:r>
      <w:r>
        <w:rPr>
          <w:b/>
          <w:u w:val="single"/>
        </w:rPr>
        <w:tab/>
        <w:t xml:space="preserve">-  </w:t>
      </w:r>
      <w:r>
        <w:rPr>
          <w:b/>
          <w:sz w:val="28"/>
          <w:szCs w:val="28"/>
          <w:u w:val="single"/>
        </w:rPr>
        <w:t>L  4002</w:t>
      </w:r>
      <w:r w:rsidR="006B188D">
        <w:rPr>
          <w:b/>
          <w:sz w:val="28"/>
          <w:szCs w:val="28"/>
          <w:u w:val="single"/>
        </w:rPr>
        <w:t>6</w:t>
      </w:r>
    </w:p>
    <w:p w:rsidR="00742B23" w:rsidRDefault="00742B23" w:rsidP="00742B23">
      <w:pPr>
        <w:rPr>
          <w:b/>
          <w:u w:val="single"/>
        </w:rPr>
      </w:pPr>
    </w:p>
    <w:p w:rsidR="00742B23" w:rsidRDefault="00742B23" w:rsidP="00742B23">
      <w:pPr>
        <w:ind w:left="885"/>
      </w:pPr>
    </w:p>
    <w:p w:rsidR="00742B23" w:rsidRDefault="00742B23" w:rsidP="00742B23">
      <w:pPr>
        <w:ind w:left="1500"/>
        <w:rPr>
          <w:u w:val="single"/>
        </w:rPr>
      </w:pPr>
    </w:p>
    <w:p w:rsidR="00742B23" w:rsidRDefault="00742B23" w:rsidP="00742B23">
      <w:r>
        <w:t>Agradezco la atención y colaboración prestada.</w:t>
      </w:r>
    </w:p>
    <w:p w:rsidR="00742B23" w:rsidRDefault="00742B23" w:rsidP="00742B23"/>
    <w:p w:rsidR="00742B23" w:rsidRDefault="00742B23" w:rsidP="00742B23">
      <w:r>
        <w:t>Cordialmente</w:t>
      </w:r>
    </w:p>
    <w:p w:rsidR="00742B23" w:rsidRDefault="00742B23" w:rsidP="00742B23"/>
    <w:p w:rsidR="00742B23" w:rsidRDefault="00742B23" w:rsidP="00742B23"/>
    <w:p w:rsidR="00742B23" w:rsidRDefault="00742B23" w:rsidP="00742B23">
      <w:r>
        <w:t>RICARDO CASAS ZAPATA</w:t>
      </w:r>
    </w:p>
    <w:p w:rsidR="00742B23" w:rsidRDefault="00742B23" w:rsidP="00742B23">
      <w:r>
        <w:t>Director.</w:t>
      </w:r>
    </w:p>
    <w:p w:rsidR="00742B23" w:rsidRDefault="00742B23" w:rsidP="002F4C3D">
      <w:pPr>
        <w:rPr>
          <w:b/>
        </w:rPr>
      </w:pPr>
    </w:p>
    <w:p w:rsidR="00D94928" w:rsidRDefault="00D94928" w:rsidP="002F4C3D">
      <w:pPr>
        <w:rPr>
          <w:b/>
        </w:rPr>
      </w:pPr>
    </w:p>
    <w:p w:rsidR="00D94928" w:rsidRDefault="00D94928" w:rsidP="002F4C3D">
      <w:pPr>
        <w:rPr>
          <w:b/>
        </w:rPr>
      </w:pPr>
    </w:p>
    <w:p w:rsidR="00D94928" w:rsidRDefault="00D94928" w:rsidP="002F4C3D">
      <w:pPr>
        <w:rPr>
          <w:b/>
        </w:rPr>
      </w:pPr>
    </w:p>
    <w:p w:rsidR="00D94928" w:rsidRDefault="00D94928" w:rsidP="00D94928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D94928" w:rsidRDefault="00D94928" w:rsidP="00D94928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D94928" w:rsidRDefault="00D94928" w:rsidP="00D94928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D94928" w:rsidRDefault="00D94928" w:rsidP="00D94928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D94928" w:rsidRDefault="00D94928" w:rsidP="00D94928">
      <w:pPr>
        <w:pStyle w:val="Ttulo1"/>
      </w:pPr>
    </w:p>
    <w:p w:rsidR="00D94928" w:rsidRDefault="00D94928" w:rsidP="00D94928">
      <w:pPr>
        <w:pStyle w:val="Ttulo1"/>
      </w:pPr>
      <w:r>
        <w:t>ORDEN DE TRABAJO     N°   04870</w:t>
      </w:r>
    </w:p>
    <w:p w:rsidR="00D94928" w:rsidRDefault="00D94928" w:rsidP="00D94928"/>
    <w:p w:rsidR="00D94928" w:rsidRDefault="00D94928" w:rsidP="00D94928">
      <w:r>
        <w:t>FECHA:</w:t>
      </w:r>
      <w:r>
        <w:tab/>
        <w:t xml:space="preserve">Medellín, Noviembre </w:t>
      </w:r>
      <w:r w:rsidR="002A0EE7">
        <w:t xml:space="preserve"> </w:t>
      </w:r>
      <w:r w:rsidR="00813FF4">
        <w:t xml:space="preserve"> </w:t>
      </w:r>
      <w:r>
        <w:t xml:space="preserve"> 12   de 2009</w:t>
      </w:r>
    </w:p>
    <w:p w:rsidR="00D94928" w:rsidRDefault="00D94928" w:rsidP="00D94928">
      <w:r>
        <w:t>PARA:</w:t>
      </w:r>
      <w:r>
        <w:tab/>
      </w:r>
      <w:r>
        <w:tab/>
        <w:t>PLÁSTICOS DARMA</w:t>
      </w:r>
    </w:p>
    <w:p w:rsidR="00D94928" w:rsidRDefault="00D94928" w:rsidP="00D94928">
      <w:r>
        <w:t>ATENCIÓN:</w:t>
      </w:r>
      <w:r>
        <w:tab/>
        <w:t>Sr. Darío Jaramillo</w:t>
      </w:r>
    </w:p>
    <w:p w:rsidR="00D94928" w:rsidRDefault="00D94928" w:rsidP="00D94928">
      <w:r>
        <w:tab/>
      </w:r>
      <w:r>
        <w:tab/>
        <w:t>Gerente.</w:t>
      </w:r>
    </w:p>
    <w:p w:rsidR="00D94928" w:rsidRDefault="00D94928" w:rsidP="00D94928"/>
    <w:p w:rsidR="00D94928" w:rsidRDefault="00D94928" w:rsidP="00D94928">
      <w:r>
        <w:t>Apreciado Don Darío :</w:t>
      </w:r>
    </w:p>
    <w:p w:rsidR="00D94928" w:rsidRDefault="00D94928" w:rsidP="00D94928">
      <w:r>
        <w:t xml:space="preserve"> </w:t>
      </w:r>
    </w:p>
    <w:p w:rsidR="00D94928" w:rsidRDefault="00D94928" w:rsidP="00D94928">
      <w:r>
        <w:t>Con la presente estamos solicitando el siguiente servicio de EXTRUSION E IMPRESION:</w:t>
      </w:r>
    </w:p>
    <w:p w:rsidR="00D94928" w:rsidRDefault="00D94928" w:rsidP="00D94928"/>
    <w:p w:rsidR="00D94928" w:rsidRDefault="00D94928" w:rsidP="00D94928">
      <w:pPr>
        <w:rPr>
          <w:b/>
          <w:bCs/>
          <w:u w:val="single"/>
        </w:rPr>
      </w:pPr>
      <w:r>
        <w:rPr>
          <w:b/>
          <w:bCs/>
          <w:u w:val="single"/>
        </w:rPr>
        <w:t>EXTRUSIÓN:</w:t>
      </w:r>
    </w:p>
    <w:p w:rsidR="00D94928" w:rsidRDefault="00D94928" w:rsidP="00D94928">
      <w:r>
        <w:t>MATERIAL:</w:t>
      </w:r>
      <w:r>
        <w:tab/>
      </w:r>
      <w:r>
        <w:tab/>
        <w:t xml:space="preserve">Polietileno BAJA  </w:t>
      </w:r>
      <w:r>
        <w:rPr>
          <w:u w:val="single"/>
        </w:rPr>
        <w:t xml:space="preserve">Tubular </w:t>
      </w:r>
    </w:p>
    <w:p w:rsidR="00D94928" w:rsidRDefault="00D94928" w:rsidP="00D94928">
      <w:r>
        <w:t>MEDIDA:</w:t>
      </w:r>
      <w:r>
        <w:tab/>
      </w:r>
      <w:r>
        <w:tab/>
      </w:r>
      <w:r>
        <w:rPr>
          <w:b/>
        </w:rPr>
        <w:t>16</w:t>
      </w:r>
      <w:r>
        <w:t xml:space="preserve">    Cms.</w:t>
      </w:r>
    </w:p>
    <w:p w:rsidR="00D94928" w:rsidRDefault="00D94928" w:rsidP="00D94928">
      <w:r>
        <w:t>CALIBRE:</w:t>
      </w:r>
      <w:r>
        <w:tab/>
      </w:r>
      <w:r>
        <w:tab/>
      </w:r>
      <w:r>
        <w:rPr>
          <w:b/>
        </w:rPr>
        <w:t xml:space="preserve">3.0 </w:t>
      </w:r>
      <w:r>
        <w:t xml:space="preserve">  ”</w:t>
      </w:r>
    </w:p>
    <w:p w:rsidR="00D94928" w:rsidRDefault="00D94928" w:rsidP="00D94928">
      <w:r>
        <w:t>COLOR:</w:t>
      </w:r>
      <w:r>
        <w:tab/>
      </w:r>
      <w:r>
        <w:tab/>
        <w:t>Transparente</w:t>
      </w:r>
    </w:p>
    <w:p w:rsidR="00D94928" w:rsidRDefault="00D94928" w:rsidP="00D94928">
      <w:r>
        <w:t>TRATADO:</w:t>
      </w:r>
      <w:r>
        <w:tab/>
      </w:r>
      <w:r>
        <w:tab/>
        <w:t>2  Caras.</w:t>
      </w:r>
    </w:p>
    <w:p w:rsidR="00D94928" w:rsidRDefault="00D94928" w:rsidP="00D94928">
      <w:r>
        <w:t>MEZCLA:</w:t>
      </w:r>
      <w:r>
        <w:tab/>
      </w:r>
      <w:r>
        <w:tab/>
        <w:t xml:space="preserve">Baja  25  kg – Lineal  7.5   kg (  </w:t>
      </w:r>
      <w:r w:rsidRPr="00B3460D">
        <w:rPr>
          <w:b/>
          <w:u w:val="single"/>
        </w:rPr>
        <w:t>EXCENO  2601</w:t>
      </w:r>
      <w:r>
        <w:t xml:space="preserve"> )</w:t>
      </w:r>
    </w:p>
    <w:p w:rsidR="00D94928" w:rsidRDefault="00D94928" w:rsidP="00D94928">
      <w:r>
        <w:t>CANTIDAD:</w:t>
      </w:r>
      <w:r>
        <w:tab/>
      </w:r>
      <w:r>
        <w:tab/>
        <w:t>160</w:t>
      </w:r>
      <w:r w:rsidRPr="00521768">
        <w:rPr>
          <w:b/>
        </w:rPr>
        <w:t xml:space="preserve">  </w:t>
      </w:r>
      <w:r>
        <w:t xml:space="preserve"> Kg.</w:t>
      </w:r>
    </w:p>
    <w:p w:rsidR="00D94928" w:rsidRDefault="00D94928" w:rsidP="00D94928">
      <w:pPr>
        <w:rPr>
          <w:b/>
          <w:bCs/>
          <w:u w:val="single"/>
        </w:rPr>
      </w:pPr>
    </w:p>
    <w:p w:rsidR="00D94928" w:rsidRDefault="00D94928" w:rsidP="00D94928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D94928" w:rsidRDefault="00D94928" w:rsidP="00D94928">
      <w:r>
        <w:t>COLORES:</w:t>
      </w:r>
      <w:r>
        <w:tab/>
      </w:r>
      <w:r>
        <w:tab/>
        <w:t xml:space="preserve">4  (   Blanco   – Amarillo – Verde  - Negro </w:t>
      </w:r>
      <w:r w:rsidR="00673592">
        <w:t xml:space="preserve">– Rojo </w:t>
      </w:r>
      <w:r>
        <w:t xml:space="preserve">  )</w:t>
      </w:r>
    </w:p>
    <w:p w:rsidR="00D94928" w:rsidRDefault="00D94928" w:rsidP="00D94928">
      <w:r>
        <w:t>CARAS:</w:t>
      </w:r>
      <w:r>
        <w:tab/>
      </w:r>
      <w:r>
        <w:tab/>
        <w:t>2  ( 4  x 2  - 4 x 2 ) Tambor  Central con angulo</w:t>
      </w:r>
    </w:p>
    <w:p w:rsidR="00D94928" w:rsidRDefault="00D94928" w:rsidP="00D94928">
      <w:r>
        <w:t>REPETICIÓN:</w:t>
      </w:r>
      <w:r>
        <w:tab/>
        <w:t xml:space="preserve">35    Cms. </w:t>
      </w:r>
    </w:p>
    <w:p w:rsidR="00D94928" w:rsidRDefault="00D94928" w:rsidP="00D94928">
      <w:r>
        <w:t xml:space="preserve">RODILLO :           </w:t>
      </w:r>
      <w:r w:rsidR="00067B74">
        <w:t xml:space="preserve">     36</w:t>
      </w:r>
    </w:p>
    <w:p w:rsidR="00D94928" w:rsidRDefault="00D94928" w:rsidP="00D94928">
      <w:r>
        <w:t>SELLADO:</w:t>
      </w:r>
      <w:r>
        <w:tab/>
      </w:r>
      <w:r>
        <w:tab/>
        <w:t>Fondo</w:t>
      </w:r>
    </w:p>
    <w:p w:rsidR="00D94928" w:rsidRDefault="00D94928" w:rsidP="00D94928">
      <w:pPr>
        <w:rPr>
          <w:b/>
        </w:rPr>
      </w:pPr>
      <w:r>
        <w:t>REFERENCIA:</w:t>
      </w:r>
      <w:r>
        <w:tab/>
      </w:r>
      <w:r w:rsidR="00EF2763">
        <w:rPr>
          <w:b/>
        </w:rPr>
        <w:t xml:space="preserve">CANOA  MORA </w:t>
      </w:r>
      <w:r>
        <w:rPr>
          <w:b/>
        </w:rPr>
        <w:t xml:space="preserve">  900  gms</w:t>
      </w:r>
    </w:p>
    <w:p w:rsidR="00D94928" w:rsidRDefault="00D94928" w:rsidP="00D94928">
      <w:pPr>
        <w:rPr>
          <w:b/>
        </w:rPr>
      </w:pPr>
      <w:r>
        <w:rPr>
          <w:b/>
        </w:rPr>
        <w:tab/>
      </w:r>
      <w:r>
        <w:rPr>
          <w:b/>
        </w:rPr>
        <w:tab/>
      </w:r>
    </w:p>
    <w:p w:rsidR="00D94928" w:rsidRDefault="00D94928" w:rsidP="00D94928"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D94928" w:rsidRDefault="00D94928" w:rsidP="00D94928">
      <w:r>
        <w:rPr>
          <w:b/>
          <w:bCs/>
          <w:u w:val="single"/>
        </w:rPr>
        <w:t>NOTA:</w:t>
      </w:r>
      <w:r>
        <w:t xml:space="preserve">             - Los cyreles  los envía  Grafiflex</w:t>
      </w:r>
    </w:p>
    <w:p w:rsidR="00D94928" w:rsidRDefault="00D94928" w:rsidP="00D94928">
      <w:pPr>
        <w:numPr>
          <w:ilvl w:val="0"/>
          <w:numId w:val="2"/>
        </w:numPr>
      </w:pPr>
      <w:r>
        <w:t>Altura y tonos según   Muestra  Fisica</w:t>
      </w:r>
    </w:p>
    <w:p w:rsidR="00D94928" w:rsidRDefault="00D94928" w:rsidP="00D94928">
      <w:pPr>
        <w:numPr>
          <w:ilvl w:val="0"/>
          <w:numId w:val="2"/>
        </w:numPr>
      </w:pPr>
      <w:r>
        <w:t>SE   APRUEBA  IMPRESION</w:t>
      </w:r>
    </w:p>
    <w:p w:rsidR="00D94928" w:rsidRPr="00547F4C" w:rsidRDefault="00D94928" w:rsidP="00D94928">
      <w:pPr>
        <w:rPr>
          <w:sz w:val="40"/>
          <w:szCs w:val="40"/>
        </w:rPr>
      </w:pPr>
    </w:p>
    <w:p w:rsidR="00D94928" w:rsidRDefault="00D94928" w:rsidP="00D94928"/>
    <w:p w:rsidR="00D94928" w:rsidRDefault="00D94928" w:rsidP="00D94928">
      <w:r>
        <w:t>Agradezco la atención y colaboración prestada.</w:t>
      </w:r>
    </w:p>
    <w:p w:rsidR="00D94928" w:rsidRDefault="00D94928" w:rsidP="00D94928"/>
    <w:p w:rsidR="00D94928" w:rsidRDefault="00D94928" w:rsidP="00D94928"/>
    <w:p w:rsidR="00D94928" w:rsidRDefault="00D94928" w:rsidP="00D94928">
      <w:r>
        <w:t>Cordialmente,</w:t>
      </w:r>
    </w:p>
    <w:p w:rsidR="00D94928" w:rsidRDefault="00D94928" w:rsidP="00D94928"/>
    <w:p w:rsidR="00D94928" w:rsidRDefault="00D94928" w:rsidP="00D94928"/>
    <w:p w:rsidR="00D94928" w:rsidRDefault="00D94928" w:rsidP="00D94928">
      <w:r>
        <w:t>RICARDO CASAS ZAPATA</w:t>
      </w:r>
    </w:p>
    <w:p w:rsidR="00D94928" w:rsidRDefault="00D94928" w:rsidP="00D94928">
      <w:r>
        <w:t>Director.</w:t>
      </w:r>
    </w:p>
    <w:p w:rsidR="00523A67" w:rsidRDefault="00523A67" w:rsidP="00D94928"/>
    <w:p w:rsidR="00D94928" w:rsidRDefault="00D94928" w:rsidP="002F4C3D">
      <w:pPr>
        <w:rPr>
          <w:b/>
        </w:rPr>
      </w:pPr>
    </w:p>
    <w:p w:rsidR="00523A67" w:rsidRDefault="00523A67" w:rsidP="00523A67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523A67" w:rsidRDefault="00523A67" w:rsidP="00523A67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523A67" w:rsidRDefault="00523A67" w:rsidP="00523A67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523A67" w:rsidRDefault="00523A67" w:rsidP="00523A67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523A67" w:rsidRDefault="00523A67" w:rsidP="00523A67">
      <w:pPr>
        <w:rPr>
          <w:b/>
          <w:bCs/>
        </w:rPr>
      </w:pPr>
    </w:p>
    <w:p w:rsidR="00523A67" w:rsidRDefault="005F441D" w:rsidP="00523A67">
      <w:pPr>
        <w:pStyle w:val="Ttulo1"/>
      </w:pPr>
      <w:r>
        <w:t>ORDEN DE TRABAJO N°      04874</w:t>
      </w:r>
    </w:p>
    <w:p w:rsidR="00523A67" w:rsidRDefault="00523A67" w:rsidP="00523A67"/>
    <w:p w:rsidR="00523A67" w:rsidRDefault="00523A67" w:rsidP="00523A67"/>
    <w:p w:rsidR="00523A67" w:rsidRDefault="00523A67" w:rsidP="00523A67">
      <w:r>
        <w:t>FECHA:</w:t>
      </w:r>
      <w:r>
        <w:tab/>
        <w:t xml:space="preserve">Medellín,  Noviembre    </w:t>
      </w:r>
      <w:r w:rsidR="00BF511D">
        <w:t>12</w:t>
      </w:r>
      <w:r>
        <w:t xml:space="preserve">    de 2009</w:t>
      </w:r>
    </w:p>
    <w:p w:rsidR="00523A67" w:rsidRDefault="00523A67" w:rsidP="00523A67">
      <w:r>
        <w:t>PARA:</w:t>
      </w:r>
      <w:r>
        <w:tab/>
      </w:r>
      <w:r>
        <w:tab/>
        <w:t>PLÁSTICOS DARMA</w:t>
      </w:r>
    </w:p>
    <w:p w:rsidR="00523A67" w:rsidRDefault="00523A67" w:rsidP="00523A67">
      <w:r>
        <w:t>ATENCIÓN:</w:t>
      </w:r>
      <w:r>
        <w:tab/>
        <w:t>Sr. Darío Jaramillo</w:t>
      </w:r>
    </w:p>
    <w:p w:rsidR="00523A67" w:rsidRDefault="00523A67" w:rsidP="00523A67">
      <w:r>
        <w:tab/>
      </w:r>
      <w:r>
        <w:tab/>
        <w:t>Gerente.</w:t>
      </w:r>
    </w:p>
    <w:p w:rsidR="00523A67" w:rsidRDefault="00523A67" w:rsidP="00523A67"/>
    <w:p w:rsidR="00523A67" w:rsidRDefault="00523A67" w:rsidP="00523A67">
      <w:r>
        <w:t>Apreciado Don Darío :</w:t>
      </w:r>
    </w:p>
    <w:p w:rsidR="00523A67" w:rsidRDefault="00523A67" w:rsidP="00523A67">
      <w:r>
        <w:t xml:space="preserve"> </w:t>
      </w:r>
    </w:p>
    <w:p w:rsidR="00523A67" w:rsidRDefault="00523A67" w:rsidP="00523A67">
      <w:r>
        <w:t>Con la presente estamos solicitando el siguiente servicio de   IMPRESIÓN  :</w:t>
      </w:r>
    </w:p>
    <w:p w:rsidR="00523A67" w:rsidRDefault="00523A67" w:rsidP="00523A67"/>
    <w:p w:rsidR="00523A67" w:rsidRDefault="00523A67" w:rsidP="00523A67">
      <w:pPr>
        <w:rPr>
          <w:b/>
          <w:bCs/>
          <w:u w:val="single"/>
        </w:rPr>
      </w:pPr>
    </w:p>
    <w:p w:rsidR="00523A67" w:rsidRDefault="00523A67" w:rsidP="00523A67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523A67" w:rsidRDefault="00523A67" w:rsidP="00523A67"/>
    <w:p w:rsidR="00523A67" w:rsidRDefault="00523A67" w:rsidP="00523A67">
      <w:r>
        <w:t>MATERIAL:</w:t>
      </w:r>
      <w:r>
        <w:tab/>
      </w:r>
      <w:r>
        <w:tab/>
        <w:t>Polietileno     Lamina    Transparente  BD</w:t>
      </w:r>
    </w:p>
    <w:p w:rsidR="00523A67" w:rsidRDefault="00523A67" w:rsidP="00523A67">
      <w:r>
        <w:t>MEDIDA:</w:t>
      </w:r>
      <w:r>
        <w:tab/>
      </w:r>
      <w:r>
        <w:tab/>
      </w:r>
      <w:r w:rsidR="00BF511D">
        <w:rPr>
          <w:b/>
        </w:rPr>
        <w:t>32</w:t>
      </w:r>
      <w:r>
        <w:rPr>
          <w:b/>
        </w:rPr>
        <w:t xml:space="preserve"> 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523A67" w:rsidRPr="006D12B2" w:rsidRDefault="00523A67" w:rsidP="00523A67">
      <w:pPr>
        <w:rPr>
          <w:b/>
        </w:rPr>
      </w:pPr>
      <w:r>
        <w:t>CALIBRE:</w:t>
      </w:r>
      <w:r>
        <w:tab/>
      </w:r>
      <w:r>
        <w:tab/>
      </w:r>
      <w:r w:rsidR="002A673B">
        <w:rPr>
          <w:b/>
        </w:rPr>
        <w:t>2.7</w:t>
      </w:r>
      <w:r>
        <w:rPr>
          <w:b/>
        </w:rPr>
        <w:t xml:space="preserve">   </w:t>
      </w:r>
      <w:r w:rsidRPr="006D12B2">
        <w:rPr>
          <w:b/>
        </w:rPr>
        <w:t xml:space="preserve"> “ </w:t>
      </w:r>
    </w:p>
    <w:p w:rsidR="00523A67" w:rsidRDefault="00523A67" w:rsidP="00523A67">
      <w:r>
        <w:t>TRATADO:</w:t>
      </w:r>
      <w:r>
        <w:tab/>
      </w:r>
      <w:r>
        <w:tab/>
        <w:t>1  Cara</w:t>
      </w:r>
    </w:p>
    <w:p w:rsidR="00523A67" w:rsidRDefault="00523A67" w:rsidP="00523A67">
      <w:pPr>
        <w:rPr>
          <w:b/>
          <w:bCs/>
          <w:u w:val="single"/>
        </w:rPr>
      </w:pPr>
      <w:r>
        <w:t>CANTIDAD:</w:t>
      </w:r>
      <w:r>
        <w:tab/>
      </w:r>
      <w:r>
        <w:tab/>
        <w:t>1</w:t>
      </w:r>
      <w:r w:rsidR="001755A2">
        <w:t>5</w:t>
      </w:r>
      <w:r>
        <w:rPr>
          <w:b/>
        </w:rPr>
        <w:t xml:space="preserve">0 </w:t>
      </w:r>
      <w:r w:rsidRPr="00900A5A">
        <w:rPr>
          <w:b/>
        </w:rPr>
        <w:t xml:space="preserve">  Kg</w:t>
      </w:r>
      <w:r>
        <w:t>.</w:t>
      </w:r>
    </w:p>
    <w:p w:rsidR="00523A67" w:rsidRDefault="00523A67" w:rsidP="00523A67">
      <w:r>
        <w:t>COLORES:</w:t>
      </w:r>
      <w:r>
        <w:tab/>
      </w:r>
      <w:r>
        <w:tab/>
        <w:t xml:space="preserve">2    ( Blanco – Negro    )   </w:t>
      </w:r>
    </w:p>
    <w:p w:rsidR="00523A67" w:rsidRDefault="00523A67" w:rsidP="00523A67">
      <w:r>
        <w:t>CARAS:</w:t>
      </w:r>
      <w:r>
        <w:tab/>
      </w:r>
      <w:r>
        <w:tab/>
        <w:t>1  (3 x 1  )</w:t>
      </w:r>
    </w:p>
    <w:p w:rsidR="00523A67" w:rsidRDefault="00523A67" w:rsidP="00523A67">
      <w:r>
        <w:t>REPETICIÓN:</w:t>
      </w:r>
      <w:r>
        <w:tab/>
        <w:t xml:space="preserve">11   Cms   </w:t>
      </w:r>
    </w:p>
    <w:p w:rsidR="00523A67" w:rsidRPr="00900A5A" w:rsidRDefault="00523A67" w:rsidP="00523A67">
      <w:pPr>
        <w:rPr>
          <w:b/>
        </w:rPr>
      </w:pPr>
      <w:r>
        <w:t xml:space="preserve">RODILLO  :               </w:t>
      </w:r>
      <w:r>
        <w:rPr>
          <w:b/>
        </w:rPr>
        <w:t>45</w:t>
      </w:r>
    </w:p>
    <w:p w:rsidR="00523A67" w:rsidRDefault="00523A67" w:rsidP="00523A67">
      <w:r>
        <w:t>LAMINA:</w:t>
      </w:r>
      <w:r>
        <w:tab/>
      </w:r>
      <w:r>
        <w:tab/>
        <w:t xml:space="preserve">15.5    Cms  </w:t>
      </w:r>
      <w:r w:rsidR="001A7439">
        <w:t xml:space="preserve">  REFILADA PARA EMPAQUETADORA</w:t>
      </w:r>
    </w:p>
    <w:p w:rsidR="00523A67" w:rsidRDefault="00523A67" w:rsidP="00523A67">
      <w:r>
        <w:t>FOTOCAELDA:</w:t>
      </w:r>
      <w:r>
        <w:tab/>
        <w:t>Según muestra con doble  color</w:t>
      </w:r>
    </w:p>
    <w:p w:rsidR="00523A67" w:rsidRPr="00146B92" w:rsidRDefault="00523A67" w:rsidP="00523A67">
      <w:pPr>
        <w:rPr>
          <w:b/>
        </w:rPr>
      </w:pPr>
      <w:r>
        <w:t>REFERENCIA:</w:t>
      </w:r>
      <w:r>
        <w:tab/>
      </w:r>
      <w:r w:rsidR="001A7439">
        <w:rPr>
          <w:b/>
        </w:rPr>
        <w:t>PULPA   GENERICA</w:t>
      </w:r>
      <w:r w:rsidR="0075482A">
        <w:rPr>
          <w:b/>
        </w:rPr>
        <w:t xml:space="preserve">  CON  FOTOCELDA</w:t>
      </w:r>
    </w:p>
    <w:p w:rsidR="00523A67" w:rsidRDefault="00523A67" w:rsidP="00523A67">
      <w:r>
        <w:tab/>
      </w:r>
      <w:r>
        <w:tab/>
      </w:r>
      <w:r>
        <w:tab/>
      </w:r>
    </w:p>
    <w:p w:rsidR="00523A67" w:rsidRDefault="00523A67" w:rsidP="00523A67"/>
    <w:p w:rsidR="00523A67" w:rsidRDefault="00523A67" w:rsidP="00523A67">
      <w:r>
        <w:rPr>
          <w:b/>
          <w:bCs/>
          <w:u w:val="single"/>
        </w:rPr>
        <w:t>NOTA:</w:t>
      </w:r>
      <w:r>
        <w:t xml:space="preserve">  - Cyreles  en  su  planta</w:t>
      </w:r>
    </w:p>
    <w:p w:rsidR="00523A67" w:rsidRDefault="00523A67" w:rsidP="00523A67"/>
    <w:p w:rsidR="00523A67" w:rsidRPr="00492713" w:rsidRDefault="00523A67" w:rsidP="00523A67">
      <w:pPr>
        <w:ind w:left="1500"/>
        <w:rPr>
          <w:b/>
          <w:sz w:val="28"/>
          <w:szCs w:val="28"/>
        </w:rPr>
      </w:pPr>
    </w:p>
    <w:p w:rsidR="00523A67" w:rsidRDefault="00523A67" w:rsidP="00523A67"/>
    <w:p w:rsidR="00523A67" w:rsidRDefault="00523A67" w:rsidP="00523A67"/>
    <w:p w:rsidR="00523A67" w:rsidRDefault="00523A67" w:rsidP="00523A67">
      <w:r>
        <w:t>Agradezco la atención y colaboración prestada.</w:t>
      </w:r>
    </w:p>
    <w:p w:rsidR="00523A67" w:rsidRDefault="00523A67" w:rsidP="00523A67"/>
    <w:p w:rsidR="00523A67" w:rsidRDefault="00523A67" w:rsidP="00523A67">
      <w:r>
        <w:t>Cordialmente,</w:t>
      </w:r>
    </w:p>
    <w:p w:rsidR="00523A67" w:rsidRDefault="00523A67" w:rsidP="00523A67"/>
    <w:p w:rsidR="00523A67" w:rsidRPr="00F4077E" w:rsidRDefault="00523A67" w:rsidP="00523A67">
      <w:pPr>
        <w:rPr>
          <w:b/>
        </w:rPr>
      </w:pPr>
    </w:p>
    <w:p w:rsidR="00523A67" w:rsidRDefault="00523A67" w:rsidP="00523A67"/>
    <w:p w:rsidR="00523A67" w:rsidRDefault="00523A67" w:rsidP="00523A67">
      <w:r>
        <w:t>RICARDO CASAS ZAPATA</w:t>
      </w:r>
    </w:p>
    <w:p w:rsidR="00523A67" w:rsidRPr="00EA0322" w:rsidRDefault="00523A67" w:rsidP="00523A67">
      <w:pPr>
        <w:rPr>
          <w:b/>
        </w:rPr>
      </w:pPr>
      <w:r>
        <w:t>Director.</w:t>
      </w:r>
    </w:p>
    <w:p w:rsidR="00523A67" w:rsidRDefault="00523A67" w:rsidP="002F4C3D">
      <w:pPr>
        <w:rPr>
          <w:b/>
        </w:rPr>
      </w:pPr>
    </w:p>
    <w:p w:rsidR="000032F8" w:rsidRDefault="000032F8" w:rsidP="002F4C3D">
      <w:pPr>
        <w:rPr>
          <w:b/>
        </w:rPr>
      </w:pPr>
    </w:p>
    <w:p w:rsidR="000032F8" w:rsidRDefault="000032F8" w:rsidP="002F4C3D">
      <w:pPr>
        <w:rPr>
          <w:b/>
        </w:rPr>
      </w:pPr>
    </w:p>
    <w:p w:rsidR="000032F8" w:rsidRDefault="000032F8" w:rsidP="002F4C3D">
      <w:pPr>
        <w:rPr>
          <w:b/>
        </w:rPr>
      </w:pPr>
    </w:p>
    <w:p w:rsidR="000032F8" w:rsidRDefault="000032F8" w:rsidP="000032F8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0032F8" w:rsidRDefault="000032F8" w:rsidP="000032F8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0032F8" w:rsidRDefault="000032F8" w:rsidP="000032F8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0032F8" w:rsidRDefault="000032F8" w:rsidP="000032F8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0032F8" w:rsidRDefault="000032F8" w:rsidP="000032F8">
      <w:pPr>
        <w:rPr>
          <w:b/>
          <w:bCs/>
        </w:rPr>
      </w:pPr>
    </w:p>
    <w:p w:rsidR="000032F8" w:rsidRDefault="000032F8" w:rsidP="000032F8">
      <w:pPr>
        <w:pStyle w:val="Ttulo1"/>
      </w:pPr>
      <w:r>
        <w:t>ORDEN DE TRABAJO N°      04875</w:t>
      </w:r>
    </w:p>
    <w:p w:rsidR="000032F8" w:rsidRDefault="000032F8" w:rsidP="000032F8"/>
    <w:p w:rsidR="000032F8" w:rsidRDefault="000032F8" w:rsidP="000032F8"/>
    <w:p w:rsidR="000032F8" w:rsidRDefault="000032F8" w:rsidP="000032F8">
      <w:r>
        <w:t>FECHA:</w:t>
      </w:r>
      <w:r>
        <w:tab/>
        <w:t>Medellín,  Noviembre    12    de 2009</w:t>
      </w:r>
    </w:p>
    <w:p w:rsidR="000032F8" w:rsidRDefault="000032F8" w:rsidP="000032F8">
      <w:r>
        <w:t>PARA:</w:t>
      </w:r>
      <w:r>
        <w:tab/>
      </w:r>
      <w:r>
        <w:tab/>
        <w:t>PLÁSTICOS DARMA</w:t>
      </w:r>
    </w:p>
    <w:p w:rsidR="000032F8" w:rsidRDefault="000032F8" w:rsidP="000032F8">
      <w:r>
        <w:t>ATENCIÓN:</w:t>
      </w:r>
      <w:r>
        <w:tab/>
        <w:t>Sr. Darío Jaramillo</w:t>
      </w:r>
    </w:p>
    <w:p w:rsidR="000032F8" w:rsidRDefault="000032F8" w:rsidP="000032F8">
      <w:r>
        <w:tab/>
      </w:r>
      <w:r>
        <w:tab/>
        <w:t>Gerente.</w:t>
      </w:r>
    </w:p>
    <w:p w:rsidR="000032F8" w:rsidRDefault="000032F8" w:rsidP="000032F8"/>
    <w:p w:rsidR="000032F8" w:rsidRDefault="000032F8" w:rsidP="000032F8">
      <w:r>
        <w:t>Apreciado Don Darío :</w:t>
      </w:r>
    </w:p>
    <w:p w:rsidR="000032F8" w:rsidRDefault="000032F8" w:rsidP="000032F8">
      <w:r>
        <w:t xml:space="preserve"> </w:t>
      </w:r>
    </w:p>
    <w:p w:rsidR="000032F8" w:rsidRDefault="000032F8" w:rsidP="000032F8">
      <w:r>
        <w:t>Con la presente estamos solicitando el siguiente servicio de   IMPRESIÓN  :</w:t>
      </w:r>
    </w:p>
    <w:p w:rsidR="000032F8" w:rsidRDefault="000032F8" w:rsidP="000032F8"/>
    <w:p w:rsidR="000032F8" w:rsidRDefault="000032F8" w:rsidP="000032F8">
      <w:pPr>
        <w:rPr>
          <w:b/>
          <w:bCs/>
          <w:u w:val="single"/>
        </w:rPr>
      </w:pPr>
    </w:p>
    <w:p w:rsidR="000032F8" w:rsidRDefault="000032F8" w:rsidP="000032F8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0032F8" w:rsidRDefault="000032F8" w:rsidP="000032F8"/>
    <w:p w:rsidR="000032F8" w:rsidRDefault="000032F8" w:rsidP="000032F8">
      <w:r>
        <w:t>MATERIAL:</w:t>
      </w:r>
      <w:r>
        <w:tab/>
      </w:r>
      <w:r>
        <w:tab/>
        <w:t>Polietileno     Lamina    Transparente  BD</w:t>
      </w:r>
    </w:p>
    <w:p w:rsidR="000032F8" w:rsidRDefault="000032F8" w:rsidP="000032F8">
      <w:r>
        <w:t>MEDIDA:</w:t>
      </w:r>
      <w:r>
        <w:tab/>
      </w:r>
      <w:r>
        <w:tab/>
      </w:r>
      <w:r>
        <w:rPr>
          <w:b/>
        </w:rPr>
        <w:t xml:space="preserve">32 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0032F8" w:rsidRPr="006D12B2" w:rsidRDefault="000032F8" w:rsidP="000032F8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0032F8" w:rsidRDefault="000032F8" w:rsidP="000032F8">
      <w:r>
        <w:t>TRATADO:</w:t>
      </w:r>
      <w:r>
        <w:tab/>
      </w:r>
      <w:r>
        <w:tab/>
        <w:t>1  Cara</w:t>
      </w:r>
    </w:p>
    <w:p w:rsidR="000032F8" w:rsidRDefault="000032F8" w:rsidP="000032F8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 w:rsidR="0090616F" w:rsidRPr="0090616F">
        <w:rPr>
          <w:b/>
        </w:rPr>
        <w:t>30</w:t>
      </w:r>
      <w:r>
        <w:rPr>
          <w:b/>
        </w:rPr>
        <w:t xml:space="preserve">0 </w:t>
      </w:r>
      <w:r w:rsidRPr="00900A5A">
        <w:rPr>
          <w:b/>
        </w:rPr>
        <w:t xml:space="preserve">  Kg</w:t>
      </w:r>
      <w:r>
        <w:t>.</w:t>
      </w:r>
    </w:p>
    <w:p w:rsidR="000032F8" w:rsidRDefault="000032F8" w:rsidP="000032F8">
      <w:r>
        <w:t>COLORES:</w:t>
      </w:r>
      <w:r>
        <w:tab/>
      </w:r>
      <w:r>
        <w:tab/>
        <w:t xml:space="preserve">2    ( Blanco – Negro    )   </w:t>
      </w:r>
    </w:p>
    <w:p w:rsidR="000032F8" w:rsidRDefault="000032F8" w:rsidP="000032F8">
      <w:r>
        <w:t>CARAS:</w:t>
      </w:r>
      <w:r>
        <w:tab/>
      </w:r>
      <w:r>
        <w:tab/>
        <w:t>1  (3 x 1  )</w:t>
      </w:r>
    </w:p>
    <w:p w:rsidR="000032F8" w:rsidRDefault="000032F8" w:rsidP="000032F8">
      <w:r>
        <w:t>REPETICIÓN:</w:t>
      </w:r>
      <w:r>
        <w:tab/>
        <w:t xml:space="preserve">11   Cms   </w:t>
      </w:r>
    </w:p>
    <w:p w:rsidR="000032F8" w:rsidRPr="00900A5A" w:rsidRDefault="000032F8" w:rsidP="000032F8">
      <w:pPr>
        <w:rPr>
          <w:b/>
        </w:rPr>
      </w:pPr>
      <w:r>
        <w:t xml:space="preserve">RODILLO  :               </w:t>
      </w:r>
      <w:r>
        <w:rPr>
          <w:b/>
        </w:rPr>
        <w:t>45</w:t>
      </w:r>
    </w:p>
    <w:p w:rsidR="000032F8" w:rsidRDefault="000032F8" w:rsidP="000032F8">
      <w:r>
        <w:t>LAMINA:</w:t>
      </w:r>
      <w:r>
        <w:tab/>
      </w:r>
      <w:r>
        <w:tab/>
        <w:t>15.5    Cms    REFILADA PARA EMPAQUETADORA</w:t>
      </w:r>
    </w:p>
    <w:p w:rsidR="000032F8" w:rsidRDefault="000032F8" w:rsidP="000032F8">
      <w:r>
        <w:t>FOTOCAELDA:</w:t>
      </w:r>
      <w:r>
        <w:tab/>
        <w:t>Según muestra con doble  color</w:t>
      </w:r>
    </w:p>
    <w:p w:rsidR="000032F8" w:rsidRPr="00146B92" w:rsidRDefault="000032F8" w:rsidP="000032F8">
      <w:pPr>
        <w:rPr>
          <w:b/>
        </w:rPr>
      </w:pPr>
      <w:r>
        <w:t>REFERENCIA:</w:t>
      </w:r>
      <w:r>
        <w:tab/>
      </w:r>
      <w:r w:rsidR="001500C9">
        <w:rPr>
          <w:b/>
        </w:rPr>
        <w:t>PULPA   MORA   90  GMS</w:t>
      </w:r>
    </w:p>
    <w:p w:rsidR="000032F8" w:rsidRDefault="000032F8" w:rsidP="000032F8">
      <w:r>
        <w:tab/>
      </w:r>
      <w:r>
        <w:tab/>
      </w:r>
      <w:r>
        <w:tab/>
      </w:r>
    </w:p>
    <w:p w:rsidR="000032F8" w:rsidRDefault="000032F8" w:rsidP="000032F8"/>
    <w:p w:rsidR="000032F8" w:rsidRDefault="000032F8" w:rsidP="000032F8">
      <w:r>
        <w:rPr>
          <w:b/>
          <w:bCs/>
          <w:u w:val="single"/>
        </w:rPr>
        <w:t>NOTA:</w:t>
      </w:r>
      <w:r>
        <w:t xml:space="preserve">  </w:t>
      </w:r>
      <w:r w:rsidR="00733B1F">
        <w:t>- Cyreles  los   envía  Grafilex.</w:t>
      </w:r>
    </w:p>
    <w:p w:rsidR="000032F8" w:rsidRDefault="000032F8" w:rsidP="000032F8"/>
    <w:p w:rsidR="000032F8" w:rsidRPr="00492713" w:rsidRDefault="000032F8" w:rsidP="000032F8">
      <w:pPr>
        <w:ind w:left="1500"/>
        <w:rPr>
          <w:b/>
          <w:sz w:val="28"/>
          <w:szCs w:val="28"/>
        </w:rPr>
      </w:pPr>
    </w:p>
    <w:p w:rsidR="000032F8" w:rsidRDefault="000032F8" w:rsidP="000032F8"/>
    <w:p w:rsidR="000032F8" w:rsidRDefault="000032F8" w:rsidP="000032F8"/>
    <w:p w:rsidR="000032F8" w:rsidRDefault="000032F8" w:rsidP="000032F8">
      <w:r>
        <w:t>Agradezco la atención y colaboración prestada.</w:t>
      </w:r>
    </w:p>
    <w:p w:rsidR="000032F8" w:rsidRDefault="000032F8" w:rsidP="000032F8"/>
    <w:p w:rsidR="000032F8" w:rsidRDefault="000032F8" w:rsidP="000032F8">
      <w:r>
        <w:t>Cordialmente,</w:t>
      </w:r>
    </w:p>
    <w:p w:rsidR="000032F8" w:rsidRDefault="000032F8" w:rsidP="000032F8"/>
    <w:p w:rsidR="000032F8" w:rsidRPr="00F4077E" w:rsidRDefault="000032F8" w:rsidP="000032F8">
      <w:pPr>
        <w:rPr>
          <w:b/>
        </w:rPr>
      </w:pPr>
    </w:p>
    <w:p w:rsidR="000032F8" w:rsidRDefault="000032F8" w:rsidP="000032F8"/>
    <w:p w:rsidR="000032F8" w:rsidRDefault="000032F8" w:rsidP="000032F8">
      <w:r>
        <w:t>RICARDO CASAS ZAPATA</w:t>
      </w:r>
    </w:p>
    <w:p w:rsidR="000032F8" w:rsidRDefault="000032F8" w:rsidP="000032F8">
      <w:r>
        <w:t>Director.</w:t>
      </w:r>
    </w:p>
    <w:p w:rsidR="000032F8" w:rsidRDefault="000032F8" w:rsidP="002F4C3D">
      <w:pPr>
        <w:rPr>
          <w:b/>
        </w:rPr>
      </w:pPr>
    </w:p>
    <w:p w:rsidR="00147158" w:rsidRDefault="00147158" w:rsidP="002F4C3D">
      <w:pPr>
        <w:rPr>
          <w:b/>
        </w:rPr>
      </w:pPr>
    </w:p>
    <w:p w:rsidR="00147158" w:rsidRDefault="00147158" w:rsidP="002F4C3D">
      <w:pPr>
        <w:rPr>
          <w:b/>
        </w:rPr>
      </w:pPr>
    </w:p>
    <w:p w:rsidR="00147158" w:rsidRDefault="00147158" w:rsidP="002F4C3D">
      <w:pPr>
        <w:rPr>
          <w:b/>
        </w:rPr>
      </w:pPr>
    </w:p>
    <w:p w:rsidR="00147158" w:rsidRDefault="00147158" w:rsidP="00147158">
      <w:pPr>
        <w:rPr>
          <w:b/>
        </w:rPr>
      </w:pPr>
    </w:p>
    <w:p w:rsidR="00147158" w:rsidRDefault="00147158" w:rsidP="00147158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147158" w:rsidRDefault="00147158" w:rsidP="00147158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NIT: 811.040.799-9</w:t>
      </w:r>
    </w:p>
    <w:p w:rsidR="00147158" w:rsidRDefault="00147158" w:rsidP="00147158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147158" w:rsidRDefault="00147158" w:rsidP="00147158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147158" w:rsidRDefault="00147158" w:rsidP="00147158"/>
    <w:p w:rsidR="00147158" w:rsidRDefault="00147158" w:rsidP="00147158">
      <w:pPr>
        <w:pStyle w:val="Ttulo1"/>
      </w:pPr>
      <w:r>
        <w:t>ORDEN DE TRABAJO  N°      05673</w:t>
      </w:r>
    </w:p>
    <w:p w:rsidR="00147158" w:rsidRDefault="00147158" w:rsidP="00147158"/>
    <w:p w:rsidR="00147158" w:rsidRDefault="00147158" w:rsidP="00147158">
      <w:r>
        <w:t>FECHA:</w:t>
      </w:r>
      <w:r>
        <w:tab/>
        <w:t>Medellín, Noviembre   12   de  2009</w:t>
      </w:r>
    </w:p>
    <w:p w:rsidR="00147158" w:rsidRDefault="00147158" w:rsidP="00147158">
      <w:r>
        <w:t>PARA:</w:t>
      </w:r>
      <w:r>
        <w:tab/>
      </w:r>
      <w:r>
        <w:tab/>
        <w:t>PLÁSTICOS DARMA</w:t>
      </w:r>
    </w:p>
    <w:p w:rsidR="00147158" w:rsidRDefault="00147158" w:rsidP="00147158">
      <w:r>
        <w:t>ATENCIÓN:</w:t>
      </w:r>
      <w:r>
        <w:tab/>
        <w:t>Sr. Darío Jaramillo</w:t>
      </w:r>
    </w:p>
    <w:p w:rsidR="00147158" w:rsidRDefault="00147158" w:rsidP="00147158">
      <w:r>
        <w:tab/>
      </w:r>
      <w:r>
        <w:tab/>
        <w:t>Gerente.</w:t>
      </w:r>
    </w:p>
    <w:p w:rsidR="00147158" w:rsidRDefault="00147158" w:rsidP="00147158"/>
    <w:p w:rsidR="00147158" w:rsidRDefault="00147158" w:rsidP="00147158">
      <w:r>
        <w:t>Apreciado Don Darío:</w:t>
      </w:r>
    </w:p>
    <w:p w:rsidR="00147158" w:rsidRDefault="00147158" w:rsidP="00147158"/>
    <w:p w:rsidR="00147158" w:rsidRDefault="00147158" w:rsidP="00147158">
      <w:r>
        <w:t>Con la presente estamos solicitando el siguiente Material :</w:t>
      </w:r>
    </w:p>
    <w:p w:rsidR="00147158" w:rsidRDefault="00147158" w:rsidP="00147158"/>
    <w:p w:rsidR="00147158" w:rsidRDefault="000733AA" w:rsidP="00147158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147158" w:rsidRDefault="00147158" w:rsidP="00147158">
      <w:r>
        <w:t>MATERIAL:</w:t>
      </w:r>
      <w:r>
        <w:tab/>
      </w:r>
      <w:r>
        <w:tab/>
        <w:t xml:space="preserve">Polietileno Alta Densidad Pigmentado </w:t>
      </w:r>
      <w:r w:rsidRPr="00496357">
        <w:rPr>
          <w:b/>
        </w:rPr>
        <w:t xml:space="preserve">NEGRO </w:t>
      </w:r>
    </w:p>
    <w:p w:rsidR="00147158" w:rsidRDefault="00147158" w:rsidP="00147158">
      <w:r>
        <w:t>MEDIDA:</w:t>
      </w:r>
      <w:r>
        <w:tab/>
      </w:r>
      <w:r>
        <w:tab/>
      </w:r>
      <w:r>
        <w:rPr>
          <w:b/>
        </w:rPr>
        <w:t>50</w:t>
      </w:r>
      <w:r>
        <w:t xml:space="preserve">  Cms.</w:t>
      </w:r>
    </w:p>
    <w:p w:rsidR="00147158" w:rsidRDefault="00147158" w:rsidP="00147158">
      <w:pPr>
        <w:rPr>
          <w:b/>
          <w:bCs/>
        </w:rPr>
      </w:pPr>
      <w:r>
        <w:t>CALIBRE:</w:t>
      </w:r>
      <w:r>
        <w:tab/>
      </w:r>
      <w:r>
        <w:tab/>
      </w:r>
      <w:r w:rsidRPr="00CB27AA">
        <w:rPr>
          <w:b/>
        </w:rPr>
        <w:t>2.9</w:t>
      </w:r>
      <w:r>
        <w:t xml:space="preserve"> </w:t>
      </w:r>
      <w:r>
        <w:rPr>
          <w:b/>
          <w:bCs/>
        </w:rPr>
        <w:t xml:space="preserve">  ”</w:t>
      </w:r>
    </w:p>
    <w:p w:rsidR="00147158" w:rsidRDefault="00147158" w:rsidP="00147158">
      <w:r>
        <w:t>CO</w:t>
      </w:r>
      <w:r w:rsidR="00B94140">
        <w:t>LOR:</w:t>
      </w:r>
      <w:r w:rsidR="00B94140">
        <w:tab/>
      </w:r>
      <w:r w:rsidR="00B94140">
        <w:tab/>
        <w:t xml:space="preserve">NEGRO  </w:t>
      </w:r>
    </w:p>
    <w:p w:rsidR="000733AA" w:rsidRDefault="00147158" w:rsidP="00147158">
      <w:r>
        <w:t>TRATADO:</w:t>
      </w:r>
      <w:r>
        <w:tab/>
      </w:r>
      <w:r>
        <w:tab/>
        <w:t>2 Caras.</w:t>
      </w:r>
    </w:p>
    <w:p w:rsidR="00147158" w:rsidRDefault="00147158" w:rsidP="00147158">
      <w:pPr>
        <w:rPr>
          <w:b/>
          <w:bCs/>
        </w:rPr>
      </w:pPr>
      <w:r>
        <w:t>CANTIDAD:</w:t>
      </w:r>
      <w:r>
        <w:tab/>
      </w:r>
      <w:r>
        <w:tab/>
        <w:t>100   Kg.</w:t>
      </w:r>
      <w:r>
        <w:rPr>
          <w:b/>
          <w:bCs/>
        </w:rPr>
        <w:tab/>
        <w:t xml:space="preserve"> </w:t>
      </w:r>
    </w:p>
    <w:p w:rsidR="00147158" w:rsidRDefault="00147158" w:rsidP="00147158">
      <w:r>
        <w:t>REFERENCIA:</w:t>
      </w:r>
      <w:r>
        <w:tab/>
      </w:r>
      <w:r>
        <w:rPr>
          <w:b/>
        </w:rPr>
        <w:t>IN  FASHION</w:t>
      </w:r>
      <w:r w:rsidR="007C4BB9">
        <w:rPr>
          <w:b/>
        </w:rPr>
        <w:t xml:space="preserve">  GRANDE</w:t>
      </w:r>
    </w:p>
    <w:p w:rsidR="00147158" w:rsidRDefault="00147158" w:rsidP="00147158">
      <w:r>
        <w:t>COLORES:</w:t>
      </w:r>
      <w:r>
        <w:tab/>
      </w:r>
      <w:r>
        <w:tab/>
        <w:t>1 ( Plata  )</w:t>
      </w:r>
    </w:p>
    <w:p w:rsidR="00147158" w:rsidRDefault="00147158" w:rsidP="00147158">
      <w:r>
        <w:t>CARAS:</w:t>
      </w:r>
      <w:r>
        <w:tab/>
      </w:r>
      <w:r>
        <w:tab/>
        <w:t>2</w:t>
      </w:r>
    </w:p>
    <w:p w:rsidR="00147158" w:rsidRDefault="00147158" w:rsidP="00147158">
      <w:r>
        <w:t>REPETICIÓN:</w:t>
      </w:r>
      <w:r>
        <w:tab/>
        <w:t>40</w:t>
      </w:r>
    </w:p>
    <w:p w:rsidR="00147158" w:rsidRDefault="00147158" w:rsidP="00147158">
      <w:r>
        <w:t>RODILLO:</w:t>
      </w:r>
      <w:r>
        <w:tab/>
      </w:r>
      <w:r>
        <w:tab/>
        <w:t>40</w:t>
      </w:r>
    </w:p>
    <w:p w:rsidR="00147158" w:rsidRDefault="00147158" w:rsidP="00147158">
      <w:r>
        <w:t>BOLSA:</w:t>
      </w:r>
      <w:r>
        <w:tab/>
      </w:r>
      <w:r>
        <w:tab/>
        <w:t>40  x  50    cms    con Troquel  rinon</w:t>
      </w:r>
    </w:p>
    <w:p w:rsidR="00147158" w:rsidRDefault="00147158" w:rsidP="00147158">
      <w:r>
        <w:t>SELLADO:</w:t>
      </w:r>
      <w:r>
        <w:tab/>
      </w:r>
      <w:r>
        <w:tab/>
        <w:t>Para selle  Lateral</w:t>
      </w:r>
    </w:p>
    <w:p w:rsidR="00147158" w:rsidRDefault="00147158" w:rsidP="00147158"/>
    <w:p w:rsidR="00FF773E" w:rsidRDefault="00FF773E" w:rsidP="00147158"/>
    <w:p w:rsidR="00147158" w:rsidRPr="00E51139" w:rsidRDefault="00147158" w:rsidP="00147158">
      <w:pPr>
        <w:rPr>
          <w:b/>
        </w:rPr>
      </w:pPr>
      <w:r>
        <w:rPr>
          <w:b/>
          <w:bCs/>
          <w:u w:val="single"/>
        </w:rPr>
        <w:t>NOTA:</w:t>
      </w:r>
      <w:r>
        <w:t xml:space="preserve">  * Los</w:t>
      </w:r>
      <w:r w:rsidR="00FF773E">
        <w:t xml:space="preserve"> cyreles   se  encuentran en su  planta</w:t>
      </w:r>
    </w:p>
    <w:p w:rsidR="00147158" w:rsidRDefault="00147158" w:rsidP="00147158">
      <w:pPr>
        <w:numPr>
          <w:ilvl w:val="0"/>
          <w:numId w:val="1"/>
        </w:numPr>
      </w:pPr>
      <w:r>
        <w:t>Se envían muestra física  para tonos , alturas  y pigmentacion</w:t>
      </w:r>
    </w:p>
    <w:p w:rsidR="00147158" w:rsidRDefault="00147158" w:rsidP="00147158">
      <w:pPr>
        <w:numPr>
          <w:ilvl w:val="0"/>
          <w:numId w:val="1"/>
        </w:numPr>
      </w:pPr>
      <w:r>
        <w:t>Colocar pie de imprenta de Plasticos Union.</w:t>
      </w:r>
    </w:p>
    <w:p w:rsidR="00147158" w:rsidRPr="00295297" w:rsidRDefault="00147158" w:rsidP="00147158">
      <w:pPr>
        <w:numPr>
          <w:ilvl w:val="0"/>
          <w:numId w:val="1"/>
        </w:numPr>
        <w:rPr>
          <w:b/>
        </w:rPr>
      </w:pPr>
      <w:r w:rsidRPr="00295297">
        <w:rPr>
          <w:b/>
        </w:rPr>
        <w:t>SE  APRUEBA  IMPRESION</w:t>
      </w:r>
    </w:p>
    <w:p w:rsidR="00147158" w:rsidRDefault="00147158" w:rsidP="00147158">
      <w:pPr>
        <w:ind w:left="885"/>
      </w:pPr>
    </w:p>
    <w:p w:rsidR="00147158" w:rsidRPr="0098114D" w:rsidRDefault="00147158" w:rsidP="00147158">
      <w:pPr>
        <w:rPr>
          <w:b/>
          <w:u w:val="single"/>
        </w:rPr>
      </w:pPr>
    </w:p>
    <w:p w:rsidR="00147158" w:rsidRDefault="00147158" w:rsidP="00147158">
      <w:r>
        <w:t>Agradezco la atención y colaboración prestada.</w:t>
      </w:r>
    </w:p>
    <w:p w:rsidR="00147158" w:rsidRDefault="00147158" w:rsidP="00147158"/>
    <w:p w:rsidR="00147158" w:rsidRDefault="00147158" w:rsidP="00147158"/>
    <w:p w:rsidR="00147158" w:rsidRDefault="00147158" w:rsidP="00147158">
      <w:r>
        <w:t>Cordialmente,</w:t>
      </w:r>
    </w:p>
    <w:p w:rsidR="00147158" w:rsidRDefault="00147158" w:rsidP="00147158"/>
    <w:p w:rsidR="00147158" w:rsidRDefault="00147158" w:rsidP="00147158"/>
    <w:p w:rsidR="00147158" w:rsidRDefault="00147158" w:rsidP="00147158">
      <w:r>
        <w:t>RICARDO CASAS ZAPATA</w:t>
      </w:r>
    </w:p>
    <w:p w:rsidR="00147158" w:rsidRDefault="00147158" w:rsidP="00147158">
      <w:r>
        <w:t>Director.</w:t>
      </w:r>
    </w:p>
    <w:p w:rsidR="00147158" w:rsidRDefault="00147158" w:rsidP="002F4C3D">
      <w:pPr>
        <w:rPr>
          <w:b/>
        </w:rPr>
      </w:pPr>
    </w:p>
    <w:p w:rsidR="00BB4C8B" w:rsidRDefault="00BB4C8B" w:rsidP="002F4C3D">
      <w:pPr>
        <w:rPr>
          <w:b/>
        </w:rPr>
      </w:pPr>
    </w:p>
    <w:p w:rsidR="00BB4C8B" w:rsidRDefault="00BB4C8B" w:rsidP="002F4C3D">
      <w:pPr>
        <w:rPr>
          <w:b/>
        </w:rPr>
      </w:pPr>
    </w:p>
    <w:p w:rsidR="00BB4C8B" w:rsidRDefault="00BB4C8B" w:rsidP="002F4C3D">
      <w:pPr>
        <w:rPr>
          <w:b/>
        </w:rPr>
      </w:pPr>
    </w:p>
    <w:p w:rsidR="00BB4C8B" w:rsidRDefault="00BB4C8B" w:rsidP="00BB4C8B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BB4C8B" w:rsidRDefault="00BB4C8B" w:rsidP="00BB4C8B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BB4C8B" w:rsidRDefault="00BB4C8B" w:rsidP="00BB4C8B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BB4C8B" w:rsidRDefault="00BB4C8B" w:rsidP="00BB4C8B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BB4C8B" w:rsidRDefault="00BB4C8B" w:rsidP="00BB4C8B"/>
    <w:p w:rsidR="00BB4C8B" w:rsidRDefault="00BB4C8B" w:rsidP="00BB4C8B">
      <w:pPr>
        <w:pStyle w:val="Ttulo1"/>
      </w:pPr>
      <w:r>
        <w:t>ORD EN DE TRABAJO  N°      05672</w:t>
      </w:r>
    </w:p>
    <w:p w:rsidR="00BB4C8B" w:rsidRDefault="00BB4C8B" w:rsidP="00BB4C8B"/>
    <w:p w:rsidR="00BB4C8B" w:rsidRDefault="00BB4C8B" w:rsidP="00BB4C8B">
      <w:r>
        <w:t>FECHA:</w:t>
      </w:r>
      <w:r>
        <w:tab/>
        <w:t>Medellín, Noviembre   12   de  2009</w:t>
      </w:r>
    </w:p>
    <w:p w:rsidR="00BB4C8B" w:rsidRDefault="00BB4C8B" w:rsidP="00BB4C8B">
      <w:r>
        <w:t>PARA:</w:t>
      </w:r>
      <w:r>
        <w:tab/>
      </w:r>
      <w:r>
        <w:tab/>
        <w:t>PLÁSTICOS DARMA</w:t>
      </w:r>
    </w:p>
    <w:p w:rsidR="00BB4C8B" w:rsidRDefault="00BB4C8B" w:rsidP="00BB4C8B">
      <w:r>
        <w:t>ATENCIÓN:</w:t>
      </w:r>
      <w:r>
        <w:tab/>
        <w:t>Sr. Darío Jaramillo</w:t>
      </w:r>
    </w:p>
    <w:p w:rsidR="00BB4C8B" w:rsidRDefault="00BB4C8B" w:rsidP="00BB4C8B">
      <w:r>
        <w:tab/>
      </w:r>
      <w:r>
        <w:tab/>
        <w:t>Gerente.</w:t>
      </w:r>
    </w:p>
    <w:p w:rsidR="00BB4C8B" w:rsidRDefault="00BB4C8B" w:rsidP="00BB4C8B"/>
    <w:p w:rsidR="00BB4C8B" w:rsidRDefault="00BB4C8B" w:rsidP="00BB4C8B">
      <w:r>
        <w:t>Apreciado Don Darío:</w:t>
      </w:r>
    </w:p>
    <w:p w:rsidR="00BB4C8B" w:rsidRDefault="00BB4C8B" w:rsidP="00BB4C8B"/>
    <w:p w:rsidR="00BB4C8B" w:rsidRDefault="00BB4C8B" w:rsidP="00BB4C8B">
      <w:r>
        <w:t>Con la presente estamos solicitando el siguiente Material :</w:t>
      </w:r>
    </w:p>
    <w:p w:rsidR="00BB4C8B" w:rsidRDefault="00BB4C8B" w:rsidP="00BB4C8B"/>
    <w:p w:rsidR="00BB4C8B" w:rsidRDefault="00BB4C8B" w:rsidP="00BB4C8B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BB4C8B" w:rsidRDefault="00BB4C8B" w:rsidP="00BB4C8B">
      <w:r>
        <w:t>MATERIAL:</w:t>
      </w:r>
      <w:r>
        <w:tab/>
      </w:r>
      <w:r>
        <w:tab/>
        <w:t xml:space="preserve">Polietileno Alta Densidad Pigmentado </w:t>
      </w:r>
      <w:r w:rsidR="00DC368C">
        <w:t xml:space="preserve">  </w:t>
      </w:r>
      <w:r w:rsidRPr="00496357">
        <w:rPr>
          <w:b/>
        </w:rPr>
        <w:t xml:space="preserve">NEGRO </w:t>
      </w:r>
    </w:p>
    <w:p w:rsidR="00BB4C8B" w:rsidRDefault="00BB4C8B" w:rsidP="00BB4C8B">
      <w:r>
        <w:t>MEDIDA:</w:t>
      </w:r>
      <w:r>
        <w:tab/>
      </w:r>
      <w:r>
        <w:tab/>
      </w:r>
      <w:r w:rsidR="004D7460">
        <w:rPr>
          <w:b/>
        </w:rPr>
        <w:t>4</w:t>
      </w:r>
      <w:r>
        <w:rPr>
          <w:b/>
        </w:rPr>
        <w:t>0</w:t>
      </w:r>
      <w:r>
        <w:t xml:space="preserve"> </w:t>
      </w:r>
      <w:r w:rsidR="00935F6A">
        <w:t xml:space="preserve">  </w:t>
      </w:r>
      <w:r>
        <w:t xml:space="preserve"> Cms.</w:t>
      </w:r>
    </w:p>
    <w:p w:rsidR="00BB4C8B" w:rsidRDefault="00BB4C8B" w:rsidP="00BB4C8B">
      <w:pPr>
        <w:rPr>
          <w:b/>
          <w:bCs/>
        </w:rPr>
      </w:pPr>
      <w:r>
        <w:t>CALIBRE:</w:t>
      </w:r>
      <w:r>
        <w:tab/>
      </w:r>
      <w:r>
        <w:tab/>
      </w:r>
      <w:r w:rsidRPr="00CB27AA">
        <w:rPr>
          <w:b/>
        </w:rPr>
        <w:t>2.9</w:t>
      </w:r>
      <w:r>
        <w:t xml:space="preserve"> </w:t>
      </w:r>
      <w:r>
        <w:rPr>
          <w:b/>
          <w:bCs/>
        </w:rPr>
        <w:t xml:space="preserve">  ”</w:t>
      </w:r>
    </w:p>
    <w:p w:rsidR="00BB4C8B" w:rsidRDefault="00BB4C8B" w:rsidP="00BB4C8B">
      <w:r>
        <w:t>COLOR:</w:t>
      </w:r>
      <w:r>
        <w:tab/>
      </w:r>
      <w:r>
        <w:tab/>
        <w:t xml:space="preserve">NEGRO  </w:t>
      </w:r>
    </w:p>
    <w:p w:rsidR="00BB4C8B" w:rsidRDefault="00BB4C8B" w:rsidP="00BB4C8B">
      <w:r>
        <w:t>TRATADO:</w:t>
      </w:r>
      <w:r>
        <w:tab/>
      </w:r>
      <w:r>
        <w:tab/>
        <w:t>2 Caras.</w:t>
      </w:r>
    </w:p>
    <w:p w:rsidR="00BB4C8B" w:rsidRDefault="00BB4C8B" w:rsidP="00BB4C8B">
      <w:pPr>
        <w:rPr>
          <w:b/>
          <w:bCs/>
        </w:rPr>
      </w:pPr>
      <w:r>
        <w:t>CANTIDAD:</w:t>
      </w:r>
      <w:r>
        <w:tab/>
      </w:r>
      <w:r>
        <w:tab/>
        <w:t>100   Kg.</w:t>
      </w:r>
      <w:r>
        <w:rPr>
          <w:b/>
          <w:bCs/>
        </w:rPr>
        <w:tab/>
        <w:t xml:space="preserve"> </w:t>
      </w:r>
    </w:p>
    <w:p w:rsidR="00BB4C8B" w:rsidRDefault="00BB4C8B" w:rsidP="00BB4C8B">
      <w:r>
        <w:t>REFERENCIA:</w:t>
      </w:r>
      <w:r>
        <w:tab/>
      </w:r>
      <w:r>
        <w:rPr>
          <w:b/>
        </w:rPr>
        <w:t xml:space="preserve">IN  FASHION  </w:t>
      </w:r>
      <w:r w:rsidR="000C612F">
        <w:rPr>
          <w:b/>
        </w:rPr>
        <w:t>PEQUEÑA</w:t>
      </w:r>
    </w:p>
    <w:p w:rsidR="00BB4C8B" w:rsidRDefault="00BB4C8B" w:rsidP="00BB4C8B">
      <w:r>
        <w:t>COLORES:</w:t>
      </w:r>
      <w:r>
        <w:tab/>
      </w:r>
      <w:r>
        <w:tab/>
        <w:t>1 ( Plata  )</w:t>
      </w:r>
    </w:p>
    <w:p w:rsidR="00BB4C8B" w:rsidRDefault="00BB4C8B" w:rsidP="00BB4C8B">
      <w:r>
        <w:t>CARAS:</w:t>
      </w:r>
      <w:r>
        <w:tab/>
      </w:r>
      <w:r>
        <w:tab/>
        <w:t>2</w:t>
      </w:r>
    </w:p>
    <w:p w:rsidR="00BB4C8B" w:rsidRDefault="00EA612E" w:rsidP="00BB4C8B">
      <w:r>
        <w:t>REPETICIÓN:</w:t>
      </w:r>
      <w:r>
        <w:tab/>
        <w:t>32</w:t>
      </w:r>
    </w:p>
    <w:p w:rsidR="00BB4C8B" w:rsidRDefault="00EA612E" w:rsidP="00BB4C8B">
      <w:r>
        <w:t>RODILLO:</w:t>
      </w:r>
      <w:r>
        <w:tab/>
      </w:r>
      <w:r>
        <w:tab/>
        <w:t>32</w:t>
      </w:r>
    </w:p>
    <w:p w:rsidR="00BB4C8B" w:rsidRDefault="00EA612E" w:rsidP="00BB4C8B">
      <w:r>
        <w:t>BOLSA:</w:t>
      </w:r>
      <w:r>
        <w:tab/>
      </w:r>
      <w:r>
        <w:tab/>
        <w:t>32  x  4</w:t>
      </w:r>
      <w:r w:rsidR="00BB4C8B">
        <w:t xml:space="preserve">0    cms  </w:t>
      </w:r>
      <w:r w:rsidR="00B25900">
        <w:t xml:space="preserve">   </w:t>
      </w:r>
      <w:r w:rsidR="00BB4C8B">
        <w:t xml:space="preserve">  con Troquel  rinon</w:t>
      </w:r>
    </w:p>
    <w:p w:rsidR="00BB4C8B" w:rsidRDefault="00BB4C8B" w:rsidP="00BB4C8B">
      <w:r>
        <w:t>SELLADO:</w:t>
      </w:r>
      <w:r>
        <w:tab/>
      </w:r>
      <w:r>
        <w:tab/>
        <w:t>Para selle  Lateral</w:t>
      </w:r>
    </w:p>
    <w:p w:rsidR="00BB4C8B" w:rsidRDefault="00BB4C8B" w:rsidP="00BB4C8B"/>
    <w:p w:rsidR="00BB4C8B" w:rsidRDefault="00BB4C8B" w:rsidP="00BB4C8B"/>
    <w:p w:rsidR="00BB4C8B" w:rsidRPr="00E51139" w:rsidRDefault="00BB4C8B" w:rsidP="00BB4C8B">
      <w:pPr>
        <w:rPr>
          <w:b/>
        </w:rPr>
      </w:pPr>
      <w:r>
        <w:rPr>
          <w:b/>
          <w:bCs/>
          <w:u w:val="single"/>
        </w:rPr>
        <w:t>NOTA:</w:t>
      </w:r>
      <w:r>
        <w:t xml:space="preserve">  * Los cyreles   se  encuentran en su  planta</w:t>
      </w:r>
      <w:r w:rsidR="00B16FE5">
        <w:t>.</w:t>
      </w:r>
    </w:p>
    <w:p w:rsidR="00BB4C8B" w:rsidRDefault="00BB4C8B" w:rsidP="00BB4C8B">
      <w:pPr>
        <w:numPr>
          <w:ilvl w:val="0"/>
          <w:numId w:val="1"/>
        </w:numPr>
      </w:pPr>
      <w:r>
        <w:t>Se envían muestra física  para tonos , alturas  y pigmentacion</w:t>
      </w:r>
    </w:p>
    <w:p w:rsidR="00BB4C8B" w:rsidRDefault="00BB4C8B" w:rsidP="00BB4C8B">
      <w:pPr>
        <w:numPr>
          <w:ilvl w:val="0"/>
          <w:numId w:val="1"/>
        </w:numPr>
      </w:pPr>
      <w:r>
        <w:t>Colocar pie de imprenta de Plasticos Union.</w:t>
      </w:r>
    </w:p>
    <w:p w:rsidR="00BB4C8B" w:rsidRPr="00295297" w:rsidRDefault="00BB4C8B" w:rsidP="00BB4C8B">
      <w:pPr>
        <w:numPr>
          <w:ilvl w:val="0"/>
          <w:numId w:val="1"/>
        </w:numPr>
        <w:rPr>
          <w:b/>
        </w:rPr>
      </w:pPr>
      <w:r w:rsidRPr="00295297">
        <w:rPr>
          <w:b/>
        </w:rPr>
        <w:t>SE  APRUEBA  IMPRESION</w:t>
      </w:r>
    </w:p>
    <w:p w:rsidR="00BB4C8B" w:rsidRDefault="00BB4C8B" w:rsidP="00BB4C8B">
      <w:pPr>
        <w:ind w:left="885"/>
      </w:pPr>
    </w:p>
    <w:p w:rsidR="00BB4C8B" w:rsidRPr="0098114D" w:rsidRDefault="00BB4C8B" w:rsidP="00BB4C8B">
      <w:pPr>
        <w:rPr>
          <w:b/>
          <w:u w:val="single"/>
        </w:rPr>
      </w:pPr>
    </w:p>
    <w:p w:rsidR="00BB4C8B" w:rsidRDefault="00BB4C8B" w:rsidP="00BB4C8B">
      <w:r>
        <w:t>Agradezco la atención y colaboración prestada.</w:t>
      </w:r>
    </w:p>
    <w:p w:rsidR="00BB4C8B" w:rsidRDefault="00BB4C8B" w:rsidP="00BB4C8B"/>
    <w:p w:rsidR="00BB4C8B" w:rsidRDefault="00BB4C8B" w:rsidP="00BB4C8B"/>
    <w:p w:rsidR="00BB4C8B" w:rsidRDefault="00BB4C8B" w:rsidP="00BB4C8B">
      <w:r>
        <w:t>Cordialmente,</w:t>
      </w:r>
    </w:p>
    <w:p w:rsidR="00BB4C8B" w:rsidRDefault="00BB4C8B" w:rsidP="00BB4C8B"/>
    <w:p w:rsidR="00BB4C8B" w:rsidRDefault="00BB4C8B" w:rsidP="00BB4C8B"/>
    <w:p w:rsidR="00BB4C8B" w:rsidRDefault="00BB4C8B" w:rsidP="00BB4C8B">
      <w:r>
        <w:t>RICARDO CASAS ZAPATA</w:t>
      </w:r>
    </w:p>
    <w:p w:rsidR="00BB4C8B" w:rsidRDefault="00BB4C8B" w:rsidP="00BB4C8B">
      <w:r>
        <w:t>Director.</w:t>
      </w:r>
    </w:p>
    <w:p w:rsidR="00BB4C8B" w:rsidRPr="00456798" w:rsidRDefault="00BB4C8B" w:rsidP="00BB4C8B">
      <w:pPr>
        <w:rPr>
          <w:b/>
        </w:rPr>
      </w:pPr>
    </w:p>
    <w:p w:rsidR="00BB4C8B" w:rsidRPr="00456798" w:rsidRDefault="00BB4C8B" w:rsidP="002F4C3D">
      <w:pPr>
        <w:rPr>
          <w:b/>
        </w:rPr>
      </w:pPr>
    </w:p>
    <w:p w:rsidR="00BB4C8B" w:rsidRDefault="00BB4C8B">
      <w:pPr>
        <w:rPr>
          <w:b/>
        </w:rPr>
      </w:pPr>
    </w:p>
    <w:p w:rsidR="00DF4469" w:rsidRDefault="00DF4469">
      <w:pPr>
        <w:rPr>
          <w:b/>
        </w:rPr>
      </w:pPr>
    </w:p>
    <w:p w:rsidR="00DF4469" w:rsidRDefault="00DF4469">
      <w:pPr>
        <w:rPr>
          <w:b/>
        </w:rPr>
      </w:pPr>
    </w:p>
    <w:p w:rsidR="00DF4469" w:rsidRDefault="00DF4469" w:rsidP="00DF4469">
      <w:pPr>
        <w:rPr>
          <w:b/>
        </w:rPr>
      </w:pPr>
    </w:p>
    <w:p w:rsidR="00DF4469" w:rsidRDefault="00DF4469" w:rsidP="00DF4469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DF4469" w:rsidRDefault="00DF4469" w:rsidP="00DF4469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DF4469" w:rsidRDefault="00DF4469" w:rsidP="00DF4469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DF4469" w:rsidRDefault="00DF4469" w:rsidP="00DF4469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DF4469" w:rsidRDefault="00DF4469" w:rsidP="00DF4469"/>
    <w:p w:rsidR="00DF4469" w:rsidRDefault="00DF4469" w:rsidP="00DF4469">
      <w:pPr>
        <w:pStyle w:val="Ttulo1"/>
      </w:pPr>
      <w:r>
        <w:t>ORDEN DE TRABAJO    N°      05667</w:t>
      </w:r>
    </w:p>
    <w:p w:rsidR="00DF4469" w:rsidRDefault="00DF4469" w:rsidP="00DF4469"/>
    <w:p w:rsidR="00DF4469" w:rsidRDefault="00DF4469" w:rsidP="00DF4469">
      <w:r>
        <w:t>FECHA:</w:t>
      </w:r>
      <w:r>
        <w:tab/>
        <w:t>Medellín, Noviembre  12    de 2009</w:t>
      </w:r>
    </w:p>
    <w:p w:rsidR="00DF4469" w:rsidRDefault="00DF4469" w:rsidP="00DF4469">
      <w:r>
        <w:t>PARA:</w:t>
      </w:r>
      <w:r>
        <w:tab/>
      </w:r>
      <w:r>
        <w:tab/>
        <w:t>PLÁSTICOS DARMA</w:t>
      </w:r>
    </w:p>
    <w:p w:rsidR="00DF4469" w:rsidRDefault="00DF4469" w:rsidP="00DF4469">
      <w:r>
        <w:t>ATENCIÓN:</w:t>
      </w:r>
      <w:r>
        <w:tab/>
        <w:t>Sr. Darío Jaramillo</w:t>
      </w:r>
    </w:p>
    <w:p w:rsidR="00DF4469" w:rsidRDefault="00DF4469" w:rsidP="00DF4469">
      <w:r>
        <w:tab/>
      </w:r>
      <w:r>
        <w:tab/>
        <w:t>Gerente.</w:t>
      </w:r>
    </w:p>
    <w:p w:rsidR="00DF4469" w:rsidRDefault="00DF4469" w:rsidP="00DF4469"/>
    <w:p w:rsidR="00DF4469" w:rsidRDefault="00DF4469" w:rsidP="00DF4469">
      <w:r>
        <w:t>Apreciado Don Darío:</w:t>
      </w:r>
    </w:p>
    <w:p w:rsidR="00DF4469" w:rsidRDefault="00DF4469" w:rsidP="00DF4469"/>
    <w:p w:rsidR="00DF4469" w:rsidRDefault="00DF4469" w:rsidP="00DF4469">
      <w:r>
        <w:t>Con la presente estamos solicitando el siguiente servicio de    IMPRESIÓN  :</w:t>
      </w:r>
    </w:p>
    <w:p w:rsidR="00DF4469" w:rsidRDefault="00DF4469" w:rsidP="00DF4469"/>
    <w:p w:rsidR="00DF4469" w:rsidRDefault="00DF4469" w:rsidP="00DF4469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DF4469" w:rsidRPr="006C2D5B" w:rsidRDefault="00DF4469" w:rsidP="00DF4469">
      <w:pPr>
        <w:rPr>
          <w:b/>
        </w:rPr>
      </w:pPr>
      <w:r>
        <w:t xml:space="preserve">MATERIAL   :           Polipropileno Lamina </w:t>
      </w:r>
      <w:r w:rsidR="00C71DEC">
        <w:t xml:space="preserve"> </w:t>
      </w:r>
      <w:r>
        <w:t>de</w:t>
      </w:r>
      <w:r w:rsidR="00C71DEC">
        <w:t xml:space="preserve"> </w:t>
      </w:r>
      <w:r>
        <w:t xml:space="preserve"> </w:t>
      </w:r>
      <w:r w:rsidRPr="006C2D5B">
        <w:rPr>
          <w:b/>
        </w:rPr>
        <w:t>40  cms</w:t>
      </w:r>
    </w:p>
    <w:p w:rsidR="00DF4469" w:rsidRDefault="00DF4469" w:rsidP="00DF4469">
      <w:r>
        <w:t xml:space="preserve">CALIBRE      :           </w:t>
      </w:r>
      <w:r w:rsidRPr="00910E52">
        <w:rPr>
          <w:b/>
        </w:rPr>
        <w:t>2.0</w:t>
      </w:r>
      <w:r>
        <w:t xml:space="preserve">  ”</w:t>
      </w:r>
    </w:p>
    <w:p w:rsidR="00DF4469" w:rsidRPr="00F36A72" w:rsidRDefault="00DF4469" w:rsidP="00DF4469">
      <w:pPr>
        <w:rPr>
          <w:b/>
        </w:rPr>
      </w:pPr>
      <w:r>
        <w:t>REFERENCIA:</w:t>
      </w:r>
      <w:r>
        <w:tab/>
      </w:r>
      <w:r>
        <w:rPr>
          <w:b/>
        </w:rPr>
        <w:t>FRUIDOR  PEQUEÑO    9X20</w:t>
      </w:r>
      <w:r w:rsidR="0025597A">
        <w:rPr>
          <w:b/>
        </w:rPr>
        <w:t xml:space="preserve">  </w:t>
      </w:r>
      <w:r>
        <w:rPr>
          <w:b/>
        </w:rPr>
        <w:t xml:space="preserve">  (EL TESORO )</w:t>
      </w:r>
    </w:p>
    <w:p w:rsidR="00DF4469" w:rsidRDefault="00DF4469" w:rsidP="00DF4469">
      <w:r>
        <w:t xml:space="preserve">CANTIDAD    :          </w:t>
      </w:r>
      <w:r>
        <w:rPr>
          <w:b/>
        </w:rPr>
        <w:t>200</w:t>
      </w:r>
      <w:r w:rsidRPr="00F06B36">
        <w:rPr>
          <w:b/>
        </w:rPr>
        <w:t xml:space="preserve">    Kg</w:t>
      </w:r>
    </w:p>
    <w:p w:rsidR="00DF4469" w:rsidRDefault="00DF4469" w:rsidP="00DF4469">
      <w:r>
        <w:t>COLORES:</w:t>
      </w:r>
      <w:r>
        <w:tab/>
      </w:r>
      <w:r>
        <w:tab/>
        <w:t xml:space="preserve"> (   Según  Arte   )</w:t>
      </w:r>
    </w:p>
    <w:p w:rsidR="00DF4469" w:rsidRDefault="00DF4469" w:rsidP="00DF4469">
      <w:r>
        <w:t>CARAS:</w:t>
      </w:r>
      <w:r>
        <w:tab/>
      </w:r>
      <w:r>
        <w:tab/>
        <w:t>1</w:t>
      </w:r>
    </w:p>
    <w:p w:rsidR="00DF4469" w:rsidRDefault="00DF4469" w:rsidP="00DF4469">
      <w:r>
        <w:t>R EPETICIÓN:</w:t>
      </w:r>
      <w:r>
        <w:tab/>
        <w:t>9.5    cms</w:t>
      </w:r>
    </w:p>
    <w:p w:rsidR="00DF4469" w:rsidRDefault="00DF4469" w:rsidP="00DF4469">
      <w:r>
        <w:t>RODILLO:</w:t>
      </w:r>
      <w:r>
        <w:tab/>
      </w:r>
      <w:r>
        <w:tab/>
      </w:r>
      <w:r w:rsidRPr="007C0A03">
        <w:rPr>
          <w:b/>
        </w:rPr>
        <w:t>30</w:t>
      </w:r>
    </w:p>
    <w:p w:rsidR="00DF4469" w:rsidRDefault="00DF4469" w:rsidP="00DF4469">
      <w:r>
        <w:t>LAMINA:</w:t>
      </w:r>
      <w:r>
        <w:tab/>
      </w:r>
      <w:r>
        <w:tab/>
        <w:t>9.5 X 20   cms</w:t>
      </w:r>
    </w:p>
    <w:p w:rsidR="00DF4469" w:rsidRDefault="00DF4469" w:rsidP="00DF4469">
      <w:r>
        <w:t>SELLADO:</w:t>
      </w:r>
      <w:r>
        <w:tab/>
      </w:r>
      <w:r>
        <w:tab/>
        <w:t>Para selle lateral.</w:t>
      </w:r>
    </w:p>
    <w:p w:rsidR="00D33C11" w:rsidRDefault="00D33C11" w:rsidP="00DF4469"/>
    <w:p w:rsidR="00DF4469" w:rsidRDefault="00DF4469" w:rsidP="00DF4469">
      <w:r>
        <w:t xml:space="preserve"> </w:t>
      </w:r>
    </w:p>
    <w:p w:rsidR="00DF4469" w:rsidRDefault="00DF4469" w:rsidP="00DF4469">
      <w:r>
        <w:rPr>
          <w:b/>
          <w:bCs/>
          <w:u w:val="single"/>
        </w:rPr>
        <w:t>NOTA:</w:t>
      </w:r>
      <w:r>
        <w:t xml:space="preserve">  * Los cyreles  se encuentran en su planta</w:t>
      </w:r>
    </w:p>
    <w:p w:rsidR="00DF4469" w:rsidRDefault="00DF4469" w:rsidP="00DF4469">
      <w:pPr>
        <w:numPr>
          <w:ilvl w:val="0"/>
          <w:numId w:val="1"/>
        </w:numPr>
      </w:pPr>
      <w:r>
        <w:t>Anexo Arte para alturas y colores</w:t>
      </w:r>
    </w:p>
    <w:p w:rsidR="00DF4469" w:rsidRDefault="00DF4469" w:rsidP="00DF4469">
      <w:pPr>
        <w:numPr>
          <w:ilvl w:val="0"/>
          <w:numId w:val="1"/>
        </w:numPr>
        <w:rPr>
          <w:b/>
        </w:rPr>
      </w:pPr>
      <w:r w:rsidRPr="008704C1">
        <w:rPr>
          <w:b/>
        </w:rPr>
        <w:t xml:space="preserve">SE APRUEBA  </w:t>
      </w:r>
      <w:r w:rsidR="0030043F">
        <w:rPr>
          <w:b/>
        </w:rPr>
        <w:t>IMPRESIÓN</w:t>
      </w:r>
    </w:p>
    <w:p w:rsidR="0030043F" w:rsidRPr="000A46F5" w:rsidRDefault="0030043F" w:rsidP="00DF4469">
      <w:pPr>
        <w:numPr>
          <w:ilvl w:val="0"/>
          <w:numId w:val="1"/>
        </w:numPr>
        <w:rPr>
          <w:b/>
          <w:sz w:val="28"/>
          <w:szCs w:val="28"/>
        </w:rPr>
      </w:pPr>
      <w:r w:rsidRPr="000A46F5">
        <w:rPr>
          <w:b/>
          <w:sz w:val="32"/>
          <w:szCs w:val="32"/>
        </w:rPr>
        <w:t>HAY  CAMBIOS  EN  LA IMPRESIÓN</w:t>
      </w:r>
      <w:r w:rsidRPr="000A46F5">
        <w:rPr>
          <w:b/>
          <w:sz w:val="28"/>
          <w:szCs w:val="28"/>
        </w:rPr>
        <w:t>.</w:t>
      </w:r>
    </w:p>
    <w:p w:rsidR="00DF4469" w:rsidRDefault="00DF4469" w:rsidP="00DF4469">
      <w:pPr>
        <w:ind w:left="885"/>
      </w:pPr>
    </w:p>
    <w:p w:rsidR="00DF4469" w:rsidRDefault="00DF4469" w:rsidP="00DF4469">
      <w:pPr>
        <w:ind w:left="1500"/>
        <w:rPr>
          <w:u w:val="single"/>
        </w:rPr>
      </w:pPr>
    </w:p>
    <w:p w:rsidR="00DF4469" w:rsidRDefault="00DF4469" w:rsidP="00DF4469">
      <w:pPr>
        <w:ind w:left="1500"/>
        <w:rPr>
          <w:u w:val="single"/>
        </w:rPr>
      </w:pPr>
    </w:p>
    <w:p w:rsidR="00DF4469" w:rsidRDefault="00DF4469" w:rsidP="00DF4469">
      <w:r>
        <w:t>Agradezco la atención y colaboración prestada.</w:t>
      </w:r>
    </w:p>
    <w:p w:rsidR="00DF4469" w:rsidRDefault="00DF4469" w:rsidP="00DF4469"/>
    <w:p w:rsidR="00DF4469" w:rsidRDefault="00DF4469" w:rsidP="00DF4469"/>
    <w:p w:rsidR="00DF4469" w:rsidRDefault="00DF4469" w:rsidP="00DF4469">
      <w:r>
        <w:t>Cordialmente</w:t>
      </w:r>
    </w:p>
    <w:p w:rsidR="00DF4469" w:rsidRDefault="00DF4469" w:rsidP="00DF4469"/>
    <w:p w:rsidR="00DF4469" w:rsidRDefault="00DF4469" w:rsidP="00DF4469"/>
    <w:p w:rsidR="00DF4469" w:rsidRDefault="00DF4469" w:rsidP="00DF4469">
      <w:r>
        <w:t>RICARDO CASAS ZAPATA</w:t>
      </w:r>
    </w:p>
    <w:p w:rsidR="00DF4469" w:rsidRDefault="00DF4469" w:rsidP="00DF4469">
      <w:r>
        <w:t>Director</w:t>
      </w:r>
    </w:p>
    <w:p w:rsidR="00DF4469" w:rsidRDefault="00DF4469">
      <w:pPr>
        <w:rPr>
          <w:b/>
        </w:rPr>
      </w:pPr>
    </w:p>
    <w:p w:rsidR="00CF4329" w:rsidRDefault="00CF4329">
      <w:pPr>
        <w:rPr>
          <w:b/>
        </w:rPr>
      </w:pPr>
    </w:p>
    <w:p w:rsidR="00CF4329" w:rsidRDefault="00CF4329">
      <w:pPr>
        <w:rPr>
          <w:b/>
        </w:rPr>
      </w:pPr>
    </w:p>
    <w:p w:rsidR="00CF4329" w:rsidRDefault="00CF4329">
      <w:pPr>
        <w:rPr>
          <w:b/>
        </w:rPr>
      </w:pPr>
    </w:p>
    <w:p w:rsidR="00CF4329" w:rsidRDefault="00CF4329">
      <w:pPr>
        <w:rPr>
          <w:b/>
        </w:rPr>
      </w:pPr>
    </w:p>
    <w:p w:rsidR="00CF4329" w:rsidRDefault="00CF4329" w:rsidP="00CF4329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CF4329" w:rsidRDefault="00CF4329" w:rsidP="00CF4329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CF4329" w:rsidRDefault="00CF4329" w:rsidP="00CF4329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CF4329" w:rsidRDefault="00CF4329" w:rsidP="00CF4329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CF4329" w:rsidRDefault="00CF4329" w:rsidP="00CF4329">
      <w:pPr>
        <w:pStyle w:val="Ttulo1"/>
      </w:pPr>
    </w:p>
    <w:p w:rsidR="00CF4329" w:rsidRDefault="00CF4329" w:rsidP="00CF4329">
      <w:pPr>
        <w:pStyle w:val="Ttulo1"/>
      </w:pPr>
      <w:r>
        <w:t>ORDEN DE TRABAJO     N°   04593</w:t>
      </w:r>
    </w:p>
    <w:p w:rsidR="00CF4329" w:rsidRDefault="00CF4329" w:rsidP="00CF4329"/>
    <w:p w:rsidR="00CF4329" w:rsidRDefault="00CF4329" w:rsidP="00CF4329">
      <w:r>
        <w:t>FECHA:</w:t>
      </w:r>
      <w:r>
        <w:tab/>
        <w:t xml:space="preserve">Medellín, Noviembre   </w:t>
      </w:r>
      <w:r w:rsidR="00D84D63">
        <w:t xml:space="preserve"> 13</w:t>
      </w:r>
      <w:r>
        <w:t xml:space="preserve">   de 2009</w:t>
      </w:r>
    </w:p>
    <w:p w:rsidR="00CF4329" w:rsidRDefault="00CF4329" w:rsidP="00CF4329">
      <w:r>
        <w:t>PARA:</w:t>
      </w:r>
      <w:r>
        <w:tab/>
      </w:r>
      <w:r>
        <w:tab/>
        <w:t>PLÁSTICOS DARMA</w:t>
      </w:r>
    </w:p>
    <w:p w:rsidR="00CF4329" w:rsidRDefault="00CF4329" w:rsidP="00CF4329">
      <w:r>
        <w:t>ATENCIÓN:</w:t>
      </w:r>
      <w:r>
        <w:tab/>
        <w:t>Sr. Darío Jaramillo</w:t>
      </w:r>
    </w:p>
    <w:p w:rsidR="00CF4329" w:rsidRDefault="00CF4329" w:rsidP="00CF4329">
      <w:r>
        <w:tab/>
      </w:r>
      <w:r>
        <w:tab/>
        <w:t>Gerente.</w:t>
      </w:r>
    </w:p>
    <w:p w:rsidR="00CF4329" w:rsidRDefault="00CF4329" w:rsidP="00CF4329"/>
    <w:p w:rsidR="00CF4329" w:rsidRDefault="00CF4329" w:rsidP="00CF4329">
      <w:r>
        <w:t>Apreciado Don Darío :</w:t>
      </w:r>
    </w:p>
    <w:p w:rsidR="00CF4329" w:rsidRDefault="00CF4329" w:rsidP="00CF4329">
      <w:r>
        <w:t xml:space="preserve"> </w:t>
      </w:r>
    </w:p>
    <w:p w:rsidR="00CF4329" w:rsidRDefault="00CF4329" w:rsidP="00CF4329">
      <w:r>
        <w:t>Con la presente estamos solicitando el siguiente servicio de EXTRUSION E IMPRESION:</w:t>
      </w:r>
    </w:p>
    <w:p w:rsidR="00CF4329" w:rsidRDefault="00CF4329" w:rsidP="00CF4329"/>
    <w:p w:rsidR="00CF4329" w:rsidRDefault="00CF4329" w:rsidP="00CF4329">
      <w:pPr>
        <w:rPr>
          <w:b/>
          <w:bCs/>
          <w:u w:val="single"/>
        </w:rPr>
      </w:pPr>
      <w:r>
        <w:rPr>
          <w:b/>
          <w:bCs/>
          <w:u w:val="single"/>
        </w:rPr>
        <w:t>EXTRUSIÓN:</w:t>
      </w:r>
    </w:p>
    <w:p w:rsidR="00CF4329" w:rsidRDefault="00CF4329" w:rsidP="00CF4329">
      <w:r>
        <w:t>MATERIAL:</w:t>
      </w:r>
      <w:r>
        <w:tab/>
      </w:r>
      <w:r>
        <w:tab/>
        <w:t xml:space="preserve">Polietileno BAJA  </w:t>
      </w:r>
      <w:r>
        <w:rPr>
          <w:u w:val="single"/>
        </w:rPr>
        <w:t xml:space="preserve">Tubular </w:t>
      </w:r>
    </w:p>
    <w:p w:rsidR="00CF4329" w:rsidRDefault="00CF4329" w:rsidP="00CF4329">
      <w:r>
        <w:t>MEDIDA:</w:t>
      </w:r>
      <w:r>
        <w:tab/>
      </w:r>
      <w:r>
        <w:tab/>
      </w:r>
      <w:r>
        <w:rPr>
          <w:b/>
        </w:rPr>
        <w:t>16</w:t>
      </w:r>
      <w:r>
        <w:t xml:space="preserve">    Cms.</w:t>
      </w:r>
    </w:p>
    <w:p w:rsidR="00CF4329" w:rsidRDefault="00CF4329" w:rsidP="00CF4329">
      <w:r>
        <w:t>CALIBRE:</w:t>
      </w:r>
      <w:r>
        <w:tab/>
      </w:r>
      <w:r>
        <w:tab/>
      </w:r>
      <w:r>
        <w:rPr>
          <w:b/>
        </w:rPr>
        <w:t xml:space="preserve">3.0 </w:t>
      </w:r>
      <w:r>
        <w:t xml:space="preserve">  ”</w:t>
      </w:r>
    </w:p>
    <w:p w:rsidR="00CF4329" w:rsidRDefault="00CF4329" w:rsidP="00CF4329">
      <w:r>
        <w:t>COLOR:</w:t>
      </w:r>
      <w:r>
        <w:tab/>
      </w:r>
      <w:r>
        <w:tab/>
        <w:t>Transparente</w:t>
      </w:r>
    </w:p>
    <w:p w:rsidR="00CF4329" w:rsidRDefault="00CF4329" w:rsidP="00CF4329">
      <w:r>
        <w:t>TRATADO:</w:t>
      </w:r>
      <w:r>
        <w:tab/>
      </w:r>
      <w:r>
        <w:tab/>
        <w:t>2  Caras.</w:t>
      </w:r>
    </w:p>
    <w:p w:rsidR="00CF4329" w:rsidRDefault="00CF4329" w:rsidP="00CF4329">
      <w:r>
        <w:t>MEZCLA:</w:t>
      </w:r>
      <w:r>
        <w:tab/>
      </w:r>
      <w:r>
        <w:tab/>
        <w:t xml:space="preserve">Baja  25  kg – Lineal  </w:t>
      </w:r>
      <w:r w:rsidRPr="0075213F">
        <w:rPr>
          <w:b/>
        </w:rPr>
        <w:t>7.5</w:t>
      </w:r>
      <w:r>
        <w:t xml:space="preserve">   kg (  </w:t>
      </w:r>
      <w:r w:rsidRPr="00B3460D">
        <w:rPr>
          <w:b/>
          <w:u w:val="single"/>
        </w:rPr>
        <w:t>EXCENO  2601</w:t>
      </w:r>
      <w:r>
        <w:t xml:space="preserve"> )</w:t>
      </w:r>
    </w:p>
    <w:p w:rsidR="00CF4329" w:rsidRDefault="00CF4329" w:rsidP="00CF4329">
      <w:r>
        <w:t>CANTIDAD:</w:t>
      </w:r>
      <w:r>
        <w:tab/>
      </w:r>
      <w:r>
        <w:tab/>
        <w:t>160</w:t>
      </w:r>
      <w:r w:rsidRPr="00521768">
        <w:rPr>
          <w:b/>
        </w:rPr>
        <w:t xml:space="preserve">  </w:t>
      </w:r>
      <w:r>
        <w:t xml:space="preserve"> Kg.</w:t>
      </w:r>
    </w:p>
    <w:p w:rsidR="00CF4329" w:rsidRDefault="00CF4329" w:rsidP="00CF4329">
      <w:pPr>
        <w:rPr>
          <w:b/>
          <w:bCs/>
          <w:u w:val="single"/>
        </w:rPr>
      </w:pPr>
    </w:p>
    <w:p w:rsidR="00CF4329" w:rsidRDefault="00CF4329" w:rsidP="00CF4329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CF4329" w:rsidRDefault="00EA2CD3" w:rsidP="00CF4329">
      <w:r>
        <w:t>COLORES:</w:t>
      </w:r>
      <w:r>
        <w:tab/>
      </w:r>
      <w:r>
        <w:tab/>
        <w:t>5</w:t>
      </w:r>
      <w:r w:rsidR="00CF4329">
        <w:t xml:space="preserve">  (   Blanco   – Amarillo – Verde  - Negro – Rojo   )</w:t>
      </w:r>
    </w:p>
    <w:p w:rsidR="00CF4329" w:rsidRDefault="00CF4329" w:rsidP="00CF4329">
      <w:r>
        <w:t>CARAS:</w:t>
      </w:r>
      <w:r>
        <w:tab/>
      </w:r>
      <w:r>
        <w:tab/>
        <w:t xml:space="preserve">2 </w:t>
      </w:r>
      <w:r w:rsidR="00EA2CD3">
        <w:t xml:space="preserve"> </w:t>
      </w:r>
    </w:p>
    <w:p w:rsidR="00CF4329" w:rsidRDefault="00CF4329" w:rsidP="00CF4329">
      <w:r>
        <w:t>REPETICIÓN:</w:t>
      </w:r>
      <w:r>
        <w:tab/>
        <w:t xml:space="preserve">35    Cms. </w:t>
      </w:r>
    </w:p>
    <w:p w:rsidR="00CF4329" w:rsidRDefault="00CF4329" w:rsidP="00CF4329">
      <w:r>
        <w:t>RODILLO :                36</w:t>
      </w:r>
    </w:p>
    <w:p w:rsidR="00CF4329" w:rsidRDefault="00CF4329" w:rsidP="00CF4329">
      <w:r>
        <w:t>SELLADO:</w:t>
      </w:r>
      <w:r>
        <w:tab/>
      </w:r>
      <w:r>
        <w:tab/>
        <w:t>Fondo</w:t>
      </w:r>
    </w:p>
    <w:p w:rsidR="00CF4329" w:rsidRDefault="00CF4329" w:rsidP="00CF4329">
      <w:pPr>
        <w:rPr>
          <w:b/>
        </w:rPr>
      </w:pPr>
      <w:r>
        <w:t>REFERENCIA:</w:t>
      </w:r>
      <w:r>
        <w:tab/>
      </w:r>
      <w:r w:rsidR="004E6C5D">
        <w:rPr>
          <w:b/>
        </w:rPr>
        <w:t xml:space="preserve">PALMAS   GUANABANA </w:t>
      </w:r>
      <w:r>
        <w:rPr>
          <w:b/>
        </w:rPr>
        <w:t xml:space="preserve">   900  gms</w:t>
      </w:r>
      <w:r w:rsidR="0075213F">
        <w:rPr>
          <w:b/>
        </w:rPr>
        <w:tab/>
        <w:t>80 kg</w:t>
      </w:r>
    </w:p>
    <w:p w:rsidR="004E6C5D" w:rsidRDefault="004E6C5D" w:rsidP="00CF4329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  <w:t>PALMAS    MANGO</w:t>
      </w:r>
      <w:r>
        <w:rPr>
          <w:b/>
        </w:rPr>
        <w:tab/>
        <w:t xml:space="preserve">   900  gms</w:t>
      </w:r>
      <w:r w:rsidR="0075213F">
        <w:rPr>
          <w:b/>
        </w:rPr>
        <w:tab/>
        <w:t>80 kg</w:t>
      </w:r>
    </w:p>
    <w:p w:rsidR="00CF4329" w:rsidRDefault="00CF4329" w:rsidP="00CF4329">
      <w:pPr>
        <w:rPr>
          <w:b/>
        </w:rPr>
      </w:pPr>
      <w:r>
        <w:rPr>
          <w:b/>
        </w:rPr>
        <w:tab/>
      </w:r>
      <w:r>
        <w:rPr>
          <w:b/>
        </w:rPr>
        <w:tab/>
      </w:r>
    </w:p>
    <w:p w:rsidR="00CF4329" w:rsidRDefault="00CF4329" w:rsidP="00CF4329"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CF4329" w:rsidRDefault="00CF4329" w:rsidP="00CF4329">
      <w:r>
        <w:rPr>
          <w:b/>
          <w:bCs/>
          <w:u w:val="single"/>
        </w:rPr>
        <w:t>NOTA:</w:t>
      </w:r>
      <w:r>
        <w:t xml:space="preserve">             - Los cyreles  los envía  Grafiflex</w:t>
      </w:r>
    </w:p>
    <w:p w:rsidR="00CF4329" w:rsidRDefault="00CF4329" w:rsidP="00CF4329">
      <w:pPr>
        <w:numPr>
          <w:ilvl w:val="0"/>
          <w:numId w:val="2"/>
        </w:numPr>
      </w:pPr>
      <w:r>
        <w:t>Altura y tonos según   Muestra  Fisica</w:t>
      </w:r>
    </w:p>
    <w:p w:rsidR="00AB62C9" w:rsidRDefault="00AB62C9" w:rsidP="00CF4329">
      <w:pPr>
        <w:numPr>
          <w:ilvl w:val="0"/>
          <w:numId w:val="2"/>
        </w:numPr>
      </w:pPr>
      <w:r>
        <w:t>BUEN  BRILLO DE LA PELICULA</w:t>
      </w:r>
    </w:p>
    <w:p w:rsidR="00CF4329" w:rsidRDefault="00CF4329" w:rsidP="00CF4329">
      <w:pPr>
        <w:numPr>
          <w:ilvl w:val="0"/>
          <w:numId w:val="2"/>
        </w:numPr>
      </w:pPr>
      <w:r>
        <w:t>SE   APRUEBA  IMPRESION</w:t>
      </w:r>
    </w:p>
    <w:p w:rsidR="00CF4329" w:rsidRPr="00547F4C" w:rsidRDefault="00CF4329" w:rsidP="00CF4329">
      <w:pPr>
        <w:rPr>
          <w:sz w:val="40"/>
          <w:szCs w:val="40"/>
        </w:rPr>
      </w:pPr>
    </w:p>
    <w:p w:rsidR="00CF4329" w:rsidRDefault="00CF4329" w:rsidP="00CF4329"/>
    <w:p w:rsidR="00CF4329" w:rsidRDefault="00CF4329" w:rsidP="00CF4329">
      <w:r>
        <w:t>Agradezco la atención y colaboración prestada.</w:t>
      </w:r>
    </w:p>
    <w:p w:rsidR="00CF4329" w:rsidRDefault="00CF4329" w:rsidP="00CF4329"/>
    <w:p w:rsidR="00CF4329" w:rsidRDefault="00CF4329" w:rsidP="00CF4329"/>
    <w:p w:rsidR="00CF4329" w:rsidRDefault="00CF4329" w:rsidP="00CF4329">
      <w:r>
        <w:t>Cordialmente,</w:t>
      </w:r>
    </w:p>
    <w:p w:rsidR="00CF4329" w:rsidRDefault="00CF4329" w:rsidP="00CF4329"/>
    <w:p w:rsidR="00CF4329" w:rsidRDefault="00CF4329" w:rsidP="00CF4329"/>
    <w:p w:rsidR="00CF4329" w:rsidRDefault="00CF4329" w:rsidP="00CF4329">
      <w:r>
        <w:t>RICARDO CASAS ZAPATA</w:t>
      </w:r>
    </w:p>
    <w:p w:rsidR="00CF4329" w:rsidRDefault="00CF4329" w:rsidP="00CF4329">
      <w:r>
        <w:t>Director.</w:t>
      </w:r>
    </w:p>
    <w:p w:rsidR="00CF4329" w:rsidRDefault="00CF4329" w:rsidP="00CF4329"/>
    <w:p w:rsidR="00BC2686" w:rsidRDefault="00BC2686" w:rsidP="00BC2686">
      <w:pPr>
        <w:rPr>
          <w:b/>
        </w:rPr>
      </w:pPr>
    </w:p>
    <w:p w:rsidR="00BC2686" w:rsidRDefault="00BC2686" w:rsidP="00BC2686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BC2686" w:rsidRDefault="00BC2686" w:rsidP="00BC2686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BC2686" w:rsidRDefault="00BC2686" w:rsidP="00BC2686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BC2686" w:rsidRDefault="00BC2686" w:rsidP="00BC2686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BC2686" w:rsidRDefault="00BC2686" w:rsidP="00BC2686"/>
    <w:p w:rsidR="00BC2686" w:rsidRDefault="00BC2686" w:rsidP="00BC2686"/>
    <w:p w:rsidR="00BC2686" w:rsidRDefault="00BC2686" w:rsidP="00BC2686">
      <w:pPr>
        <w:pStyle w:val="Ttulo1"/>
      </w:pPr>
      <w:r>
        <w:t>ORDEN DE TRABAJO      N°      05629</w:t>
      </w:r>
    </w:p>
    <w:p w:rsidR="00BC2686" w:rsidRDefault="00BC2686" w:rsidP="00BC2686"/>
    <w:p w:rsidR="00BC2686" w:rsidRDefault="00BC2686" w:rsidP="00BC2686"/>
    <w:p w:rsidR="00BC2686" w:rsidRDefault="00A467C6" w:rsidP="00BC2686">
      <w:r>
        <w:t>FECHA:</w:t>
      </w:r>
      <w:r>
        <w:tab/>
        <w:t>Medellín, Noviembre  13</w:t>
      </w:r>
      <w:r w:rsidR="00BC2686">
        <w:t xml:space="preserve">   de 2009</w:t>
      </w:r>
    </w:p>
    <w:p w:rsidR="00BC2686" w:rsidRDefault="00BC2686" w:rsidP="00BC2686">
      <w:r>
        <w:t>PARA:</w:t>
      </w:r>
      <w:r>
        <w:tab/>
      </w:r>
      <w:r>
        <w:tab/>
        <w:t>PLÁSTICOS DARMA</w:t>
      </w:r>
    </w:p>
    <w:p w:rsidR="00BC2686" w:rsidRDefault="00BC2686" w:rsidP="00BC2686">
      <w:r>
        <w:t>ATENCIÓN:</w:t>
      </w:r>
      <w:r>
        <w:tab/>
        <w:t>Sr. DARIO JARAMILLO</w:t>
      </w:r>
    </w:p>
    <w:p w:rsidR="00BC2686" w:rsidRDefault="00BC2686" w:rsidP="00BC2686"/>
    <w:p w:rsidR="00BC2686" w:rsidRDefault="00BC2686" w:rsidP="00BC2686"/>
    <w:p w:rsidR="00BC2686" w:rsidRDefault="00BC2686" w:rsidP="00BC2686">
      <w:r>
        <w:t xml:space="preserve"> Apreciado Dn DARIO:</w:t>
      </w:r>
    </w:p>
    <w:p w:rsidR="00BC2686" w:rsidRDefault="00BC2686" w:rsidP="00BC2686"/>
    <w:p w:rsidR="00BC2686" w:rsidRDefault="00BC2686" w:rsidP="00BC2686">
      <w:r>
        <w:t>Con la presente estamos solicitando el siguiente material  :</w:t>
      </w:r>
    </w:p>
    <w:p w:rsidR="00BC2686" w:rsidRDefault="00BC2686" w:rsidP="00BC2686"/>
    <w:p w:rsidR="00BC2686" w:rsidRDefault="00BC2686" w:rsidP="00BC2686">
      <w:r>
        <w:rPr>
          <w:b/>
          <w:bCs/>
          <w:u w:val="single"/>
        </w:rPr>
        <w:t>EXTRUSION</w:t>
      </w:r>
      <w:r>
        <w:t>:</w:t>
      </w:r>
    </w:p>
    <w:p w:rsidR="00BC2686" w:rsidRDefault="00BC2686" w:rsidP="00BC2686"/>
    <w:p w:rsidR="00BC2686" w:rsidRDefault="00BC2686" w:rsidP="00BC2686"/>
    <w:tbl>
      <w:tblPr>
        <w:tblW w:w="9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004"/>
        <w:gridCol w:w="1702"/>
        <w:gridCol w:w="1751"/>
        <w:gridCol w:w="1807"/>
        <w:gridCol w:w="1986"/>
      </w:tblGrid>
      <w:tr w:rsidR="00BC2686" w:rsidTr="00D24298">
        <w:tc>
          <w:tcPr>
            <w:tcW w:w="2004" w:type="dxa"/>
          </w:tcPr>
          <w:p w:rsidR="00BC2686" w:rsidRDefault="00BC2686" w:rsidP="00D24298">
            <w:r>
              <w:t>MEDIDA EN  CENTIMETROS</w:t>
            </w:r>
          </w:p>
        </w:tc>
        <w:tc>
          <w:tcPr>
            <w:tcW w:w="1702" w:type="dxa"/>
          </w:tcPr>
          <w:p w:rsidR="00BC2686" w:rsidRDefault="00BC2686" w:rsidP="00D24298">
            <w:r>
              <w:t>CALIBRE</w:t>
            </w:r>
          </w:p>
        </w:tc>
        <w:tc>
          <w:tcPr>
            <w:tcW w:w="1751" w:type="dxa"/>
          </w:tcPr>
          <w:p w:rsidR="00BC2686" w:rsidRDefault="00BC2686" w:rsidP="00D24298">
            <w:r>
              <w:t>FORMA</w:t>
            </w:r>
          </w:p>
        </w:tc>
        <w:tc>
          <w:tcPr>
            <w:tcW w:w="1807" w:type="dxa"/>
          </w:tcPr>
          <w:p w:rsidR="00BC2686" w:rsidRDefault="00BC2686" w:rsidP="00D24298">
            <w:r>
              <w:t>CANTIDAD EN KILOS</w:t>
            </w:r>
          </w:p>
        </w:tc>
        <w:tc>
          <w:tcPr>
            <w:tcW w:w="1986" w:type="dxa"/>
          </w:tcPr>
          <w:p w:rsidR="00BC2686" w:rsidRDefault="00BC2686" w:rsidP="00D24298">
            <w:r>
              <w:t>MATERIAL</w:t>
            </w:r>
          </w:p>
        </w:tc>
      </w:tr>
      <w:tr w:rsidR="00BC2686" w:rsidRPr="00656B1D" w:rsidTr="00D24298">
        <w:tc>
          <w:tcPr>
            <w:tcW w:w="2004" w:type="dxa"/>
          </w:tcPr>
          <w:p w:rsidR="00BC2686" w:rsidRPr="00656B1D" w:rsidRDefault="00C6350A" w:rsidP="00D2429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43</w:t>
            </w:r>
          </w:p>
        </w:tc>
        <w:tc>
          <w:tcPr>
            <w:tcW w:w="1702" w:type="dxa"/>
          </w:tcPr>
          <w:p w:rsidR="00BC2686" w:rsidRPr="00656B1D" w:rsidRDefault="005F15D5" w:rsidP="00D2429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0.8</w:t>
            </w:r>
            <w:r w:rsidR="0025360D">
              <w:rPr>
                <w:b/>
                <w:sz w:val="28"/>
                <w:szCs w:val="28"/>
              </w:rPr>
              <w:t>0</w:t>
            </w:r>
            <w:r w:rsidR="00BC2686" w:rsidRPr="00656B1D">
              <w:rPr>
                <w:b/>
                <w:sz w:val="28"/>
                <w:szCs w:val="28"/>
              </w:rPr>
              <w:t xml:space="preserve">   ”</w:t>
            </w:r>
          </w:p>
        </w:tc>
        <w:tc>
          <w:tcPr>
            <w:tcW w:w="1751" w:type="dxa"/>
          </w:tcPr>
          <w:p w:rsidR="00BC2686" w:rsidRPr="00656B1D" w:rsidRDefault="00BC2686" w:rsidP="00D24298">
            <w:pPr>
              <w:jc w:val="center"/>
              <w:rPr>
                <w:b/>
                <w:sz w:val="28"/>
                <w:szCs w:val="28"/>
              </w:rPr>
            </w:pPr>
            <w:r w:rsidRPr="00656B1D">
              <w:rPr>
                <w:b/>
                <w:sz w:val="28"/>
                <w:szCs w:val="28"/>
              </w:rPr>
              <w:t xml:space="preserve">TUBULAR </w:t>
            </w:r>
          </w:p>
        </w:tc>
        <w:tc>
          <w:tcPr>
            <w:tcW w:w="1807" w:type="dxa"/>
          </w:tcPr>
          <w:p w:rsidR="00BC2686" w:rsidRPr="00656B1D" w:rsidRDefault="000F3947" w:rsidP="00D2429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40</w:t>
            </w:r>
          </w:p>
        </w:tc>
        <w:tc>
          <w:tcPr>
            <w:tcW w:w="1986" w:type="dxa"/>
          </w:tcPr>
          <w:p w:rsidR="00BC2686" w:rsidRPr="00656B1D" w:rsidRDefault="00BC2686" w:rsidP="00D24298">
            <w:pPr>
              <w:jc w:val="center"/>
              <w:rPr>
                <w:b/>
                <w:sz w:val="28"/>
                <w:szCs w:val="28"/>
              </w:rPr>
            </w:pPr>
            <w:r w:rsidRPr="00656B1D">
              <w:rPr>
                <w:b/>
                <w:sz w:val="28"/>
                <w:szCs w:val="28"/>
              </w:rPr>
              <w:t>BAJA   TPTE</w:t>
            </w:r>
          </w:p>
        </w:tc>
      </w:tr>
    </w:tbl>
    <w:p w:rsidR="00BC2686" w:rsidRPr="00656B1D" w:rsidRDefault="00BC2686" w:rsidP="00BC2686">
      <w:pPr>
        <w:pStyle w:val="Ttulo2"/>
        <w:rPr>
          <w:sz w:val="28"/>
          <w:szCs w:val="28"/>
        </w:rPr>
      </w:pPr>
    </w:p>
    <w:p w:rsidR="00BC2686" w:rsidRDefault="00BC2686" w:rsidP="00BC2686"/>
    <w:p w:rsidR="00BC2686" w:rsidRDefault="00BC2686" w:rsidP="00BC2686">
      <w:pPr>
        <w:rPr>
          <w:b/>
          <w:bCs/>
          <w:u w:val="single"/>
        </w:rPr>
      </w:pPr>
    </w:p>
    <w:p w:rsidR="00BC2686" w:rsidRDefault="00BC2686" w:rsidP="00BC2686">
      <w:r w:rsidRPr="0026453F">
        <w:rPr>
          <w:b/>
          <w:u w:val="single"/>
        </w:rPr>
        <w:t xml:space="preserve">MEZCLA </w:t>
      </w:r>
      <w:r>
        <w:t xml:space="preserve">  :     25     BAJA</w:t>
      </w:r>
    </w:p>
    <w:p w:rsidR="00BC2686" w:rsidRDefault="00BC2686" w:rsidP="00BC2686">
      <w:r>
        <w:t xml:space="preserve">                           6      LINEAL</w:t>
      </w:r>
    </w:p>
    <w:p w:rsidR="00BC2686" w:rsidRDefault="00BC2686" w:rsidP="00BC2686"/>
    <w:p w:rsidR="00BC2686" w:rsidRDefault="00BC2686" w:rsidP="00BC2686"/>
    <w:p w:rsidR="00BC2686" w:rsidRPr="00CA46D8" w:rsidRDefault="00BC2686" w:rsidP="00BC2686">
      <w:pPr>
        <w:rPr>
          <w:sz w:val="28"/>
          <w:szCs w:val="28"/>
          <w:u w:val="single"/>
        </w:rPr>
      </w:pPr>
      <w:r w:rsidRPr="006A62E1">
        <w:rPr>
          <w:sz w:val="36"/>
          <w:szCs w:val="36"/>
          <w:u w:val="single"/>
        </w:rPr>
        <w:t>NOTA  SIN  TRATAR   PARA  MEJOR  SELLE</w:t>
      </w:r>
      <w:r w:rsidRPr="00CA46D8">
        <w:rPr>
          <w:sz w:val="28"/>
          <w:szCs w:val="28"/>
          <w:u w:val="single"/>
        </w:rPr>
        <w:t>.</w:t>
      </w:r>
    </w:p>
    <w:p w:rsidR="00BC2686" w:rsidRDefault="00BC2686" w:rsidP="00BC2686">
      <w:pPr>
        <w:rPr>
          <w:b/>
          <w:bCs/>
          <w:u w:val="single"/>
        </w:rPr>
      </w:pPr>
      <w:r>
        <w:t xml:space="preserve"> </w:t>
      </w:r>
      <w:r>
        <w:tab/>
      </w:r>
      <w:r>
        <w:tab/>
      </w:r>
    </w:p>
    <w:p w:rsidR="00BC2686" w:rsidRDefault="00BC2686" w:rsidP="00BC2686"/>
    <w:p w:rsidR="00BC2686" w:rsidRDefault="00BC2686" w:rsidP="00BC2686"/>
    <w:p w:rsidR="00BC2686" w:rsidRDefault="00BC2686" w:rsidP="00BC2686">
      <w:r>
        <w:t xml:space="preserve">Agradezco </w:t>
      </w:r>
      <w:smartTag w:uri="urn:schemas-microsoft-com:office:smarttags" w:element="PersonName">
        <w:smartTagPr>
          <w:attr w:name="ProductID" w:val="la Amable"/>
        </w:smartTagPr>
        <w:r>
          <w:t>la Amable</w:t>
        </w:r>
      </w:smartTag>
      <w:r>
        <w:t xml:space="preserve"> colaboración.</w:t>
      </w:r>
    </w:p>
    <w:p w:rsidR="00BC2686" w:rsidRDefault="00BC2686" w:rsidP="00BC2686"/>
    <w:p w:rsidR="00BC2686" w:rsidRDefault="00BC2686" w:rsidP="00BC2686"/>
    <w:p w:rsidR="00BC2686" w:rsidRDefault="00BC2686" w:rsidP="00BC2686"/>
    <w:p w:rsidR="00BC2686" w:rsidRDefault="00BC2686" w:rsidP="00BC2686"/>
    <w:p w:rsidR="00BC2686" w:rsidRDefault="00BC2686" w:rsidP="00BC2686">
      <w:r>
        <w:t>Cordialmente</w:t>
      </w:r>
    </w:p>
    <w:p w:rsidR="00BC2686" w:rsidRDefault="00BC2686" w:rsidP="00BC2686"/>
    <w:p w:rsidR="00BC2686" w:rsidRDefault="00BC2686" w:rsidP="00BC2686"/>
    <w:p w:rsidR="00BC2686" w:rsidRDefault="00BC2686" w:rsidP="00BC2686"/>
    <w:p w:rsidR="00BC2686" w:rsidRDefault="00BC2686" w:rsidP="00BC2686">
      <w:r>
        <w:t>RICARDO CASAS ZAPATA</w:t>
      </w:r>
    </w:p>
    <w:p w:rsidR="00BC2686" w:rsidRDefault="00BC2686" w:rsidP="00BC2686">
      <w:r>
        <w:t>Director</w:t>
      </w:r>
    </w:p>
    <w:p w:rsidR="00CF4329" w:rsidRDefault="00CF4329">
      <w:pPr>
        <w:rPr>
          <w:b/>
        </w:rPr>
      </w:pPr>
    </w:p>
    <w:p w:rsidR="003A4732" w:rsidRDefault="003A4732">
      <w:pPr>
        <w:rPr>
          <w:b/>
        </w:rPr>
      </w:pPr>
    </w:p>
    <w:p w:rsidR="003A4732" w:rsidRDefault="003A4732" w:rsidP="003A4732">
      <w:pPr>
        <w:rPr>
          <w:b/>
        </w:rPr>
      </w:pPr>
    </w:p>
    <w:p w:rsidR="003A4732" w:rsidRDefault="003A4732" w:rsidP="003A4732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3A4732" w:rsidRDefault="003A4732" w:rsidP="003A4732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3A4732" w:rsidRDefault="003A4732" w:rsidP="003A4732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3A4732" w:rsidRDefault="003A4732" w:rsidP="003A4732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3A4732" w:rsidRDefault="003A4732" w:rsidP="003A4732"/>
    <w:p w:rsidR="003A4732" w:rsidRDefault="003A4732" w:rsidP="003A4732"/>
    <w:p w:rsidR="003A4732" w:rsidRDefault="003A4732" w:rsidP="003A4732">
      <w:pPr>
        <w:pStyle w:val="Ttulo1"/>
      </w:pPr>
      <w:r>
        <w:t>ORDEN DE TRABAJO      N°      05630-1-2-3</w:t>
      </w:r>
    </w:p>
    <w:p w:rsidR="003A4732" w:rsidRDefault="003A4732" w:rsidP="003A4732"/>
    <w:p w:rsidR="003A4732" w:rsidRDefault="003A4732" w:rsidP="003A4732"/>
    <w:p w:rsidR="003A4732" w:rsidRDefault="003A4732" w:rsidP="003A4732">
      <w:r>
        <w:t>FECHA:</w:t>
      </w:r>
      <w:r>
        <w:tab/>
        <w:t>Medellín, Noviembre  13   de 2009</w:t>
      </w:r>
    </w:p>
    <w:p w:rsidR="003A4732" w:rsidRDefault="003A4732" w:rsidP="003A4732">
      <w:r>
        <w:t>PARA:</w:t>
      </w:r>
      <w:r>
        <w:tab/>
      </w:r>
      <w:r>
        <w:tab/>
        <w:t>PLÁSTICOS DARMA</w:t>
      </w:r>
    </w:p>
    <w:p w:rsidR="003A4732" w:rsidRDefault="003A4732" w:rsidP="003A4732">
      <w:r>
        <w:t>ATENCIÓN:</w:t>
      </w:r>
      <w:r>
        <w:tab/>
        <w:t>Sr. DARIO JARAMILLO</w:t>
      </w:r>
    </w:p>
    <w:p w:rsidR="003A4732" w:rsidRDefault="003A4732" w:rsidP="003A4732"/>
    <w:p w:rsidR="003A4732" w:rsidRDefault="003A4732" w:rsidP="003A4732"/>
    <w:p w:rsidR="003A4732" w:rsidRDefault="003A4732" w:rsidP="003A4732">
      <w:r>
        <w:t xml:space="preserve"> Apreciado Dn DARIO:</w:t>
      </w:r>
    </w:p>
    <w:p w:rsidR="003A4732" w:rsidRDefault="003A4732" w:rsidP="003A4732"/>
    <w:p w:rsidR="003A4732" w:rsidRDefault="003A4732" w:rsidP="003A4732">
      <w:r>
        <w:t>Con la presente estamos solicitando el siguiente material  :</w:t>
      </w:r>
    </w:p>
    <w:p w:rsidR="003A4732" w:rsidRDefault="003A4732" w:rsidP="003A4732"/>
    <w:p w:rsidR="003A4732" w:rsidRDefault="003A4732" w:rsidP="003A4732">
      <w:r>
        <w:rPr>
          <w:b/>
          <w:bCs/>
          <w:u w:val="single"/>
        </w:rPr>
        <w:t>EXTRUSION</w:t>
      </w:r>
      <w:r>
        <w:t>:</w:t>
      </w:r>
    </w:p>
    <w:p w:rsidR="003A4732" w:rsidRDefault="003A4732" w:rsidP="003A4732"/>
    <w:p w:rsidR="003A4732" w:rsidRDefault="003A4732" w:rsidP="003A4732"/>
    <w:tbl>
      <w:tblPr>
        <w:tblW w:w="9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004"/>
        <w:gridCol w:w="1702"/>
        <w:gridCol w:w="1751"/>
        <w:gridCol w:w="1807"/>
        <w:gridCol w:w="1986"/>
      </w:tblGrid>
      <w:tr w:rsidR="003A4732" w:rsidTr="00D24298">
        <w:tc>
          <w:tcPr>
            <w:tcW w:w="2004" w:type="dxa"/>
          </w:tcPr>
          <w:p w:rsidR="003A4732" w:rsidRDefault="003A4732" w:rsidP="00D24298">
            <w:r>
              <w:t>MEDIDA EN  CENTIMETROS</w:t>
            </w:r>
          </w:p>
        </w:tc>
        <w:tc>
          <w:tcPr>
            <w:tcW w:w="1702" w:type="dxa"/>
          </w:tcPr>
          <w:p w:rsidR="003A4732" w:rsidRDefault="003A4732" w:rsidP="00D24298">
            <w:r>
              <w:t>CALIBRE</w:t>
            </w:r>
          </w:p>
        </w:tc>
        <w:tc>
          <w:tcPr>
            <w:tcW w:w="1751" w:type="dxa"/>
          </w:tcPr>
          <w:p w:rsidR="003A4732" w:rsidRDefault="003A4732" w:rsidP="00D24298">
            <w:r>
              <w:t>FORMA</w:t>
            </w:r>
          </w:p>
        </w:tc>
        <w:tc>
          <w:tcPr>
            <w:tcW w:w="1807" w:type="dxa"/>
          </w:tcPr>
          <w:p w:rsidR="003A4732" w:rsidRDefault="003A4732" w:rsidP="00D24298">
            <w:r>
              <w:t>CANTIDAD EN KILOS</w:t>
            </w:r>
          </w:p>
        </w:tc>
        <w:tc>
          <w:tcPr>
            <w:tcW w:w="1986" w:type="dxa"/>
          </w:tcPr>
          <w:p w:rsidR="003A4732" w:rsidRDefault="003A4732" w:rsidP="00D24298">
            <w:r>
              <w:t>MATERIAL</w:t>
            </w:r>
          </w:p>
        </w:tc>
      </w:tr>
      <w:tr w:rsidR="003A4732" w:rsidRPr="00656B1D" w:rsidTr="00D24298">
        <w:tc>
          <w:tcPr>
            <w:tcW w:w="2004" w:type="dxa"/>
          </w:tcPr>
          <w:p w:rsidR="003A4732" w:rsidRPr="00656B1D" w:rsidRDefault="003A4732" w:rsidP="00D2429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46</w:t>
            </w:r>
          </w:p>
        </w:tc>
        <w:tc>
          <w:tcPr>
            <w:tcW w:w="1702" w:type="dxa"/>
          </w:tcPr>
          <w:p w:rsidR="003A4732" w:rsidRPr="00656B1D" w:rsidRDefault="003A4732" w:rsidP="00D2429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0.80</w:t>
            </w:r>
            <w:r w:rsidRPr="00656B1D">
              <w:rPr>
                <w:b/>
                <w:sz w:val="28"/>
                <w:szCs w:val="28"/>
              </w:rPr>
              <w:t xml:space="preserve">   ”</w:t>
            </w:r>
          </w:p>
        </w:tc>
        <w:tc>
          <w:tcPr>
            <w:tcW w:w="1751" w:type="dxa"/>
          </w:tcPr>
          <w:p w:rsidR="003A4732" w:rsidRPr="00656B1D" w:rsidRDefault="003A4732" w:rsidP="00D24298">
            <w:pPr>
              <w:jc w:val="center"/>
              <w:rPr>
                <w:b/>
                <w:sz w:val="28"/>
                <w:szCs w:val="28"/>
              </w:rPr>
            </w:pPr>
            <w:r w:rsidRPr="00656B1D">
              <w:rPr>
                <w:b/>
                <w:sz w:val="28"/>
                <w:szCs w:val="28"/>
              </w:rPr>
              <w:t xml:space="preserve">TUBULAR </w:t>
            </w:r>
          </w:p>
        </w:tc>
        <w:tc>
          <w:tcPr>
            <w:tcW w:w="1807" w:type="dxa"/>
          </w:tcPr>
          <w:p w:rsidR="003A4732" w:rsidRPr="00656B1D" w:rsidRDefault="003A4732" w:rsidP="00D2429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270</w:t>
            </w:r>
          </w:p>
        </w:tc>
        <w:tc>
          <w:tcPr>
            <w:tcW w:w="1986" w:type="dxa"/>
          </w:tcPr>
          <w:p w:rsidR="003A4732" w:rsidRPr="00656B1D" w:rsidRDefault="003A4732" w:rsidP="00D24298">
            <w:pPr>
              <w:jc w:val="center"/>
              <w:rPr>
                <w:b/>
                <w:sz w:val="28"/>
                <w:szCs w:val="28"/>
              </w:rPr>
            </w:pPr>
            <w:r w:rsidRPr="00656B1D">
              <w:rPr>
                <w:b/>
                <w:sz w:val="28"/>
                <w:szCs w:val="28"/>
              </w:rPr>
              <w:t>BAJA   TPTE</w:t>
            </w:r>
          </w:p>
        </w:tc>
      </w:tr>
    </w:tbl>
    <w:p w:rsidR="003A4732" w:rsidRPr="00656B1D" w:rsidRDefault="003A4732" w:rsidP="003A4732">
      <w:pPr>
        <w:pStyle w:val="Ttulo2"/>
        <w:rPr>
          <w:sz w:val="28"/>
          <w:szCs w:val="28"/>
        </w:rPr>
      </w:pPr>
    </w:p>
    <w:p w:rsidR="003A4732" w:rsidRDefault="003A4732" w:rsidP="003A4732"/>
    <w:p w:rsidR="003A4732" w:rsidRDefault="003A4732" w:rsidP="003A4732">
      <w:pPr>
        <w:rPr>
          <w:b/>
          <w:bCs/>
          <w:u w:val="single"/>
        </w:rPr>
      </w:pPr>
    </w:p>
    <w:p w:rsidR="003A4732" w:rsidRDefault="003A4732" w:rsidP="003A4732">
      <w:r w:rsidRPr="0026453F">
        <w:rPr>
          <w:b/>
          <w:u w:val="single"/>
        </w:rPr>
        <w:t xml:space="preserve">MEZCLA </w:t>
      </w:r>
      <w:r>
        <w:t xml:space="preserve">  :     25     BAJA</w:t>
      </w:r>
    </w:p>
    <w:p w:rsidR="003A4732" w:rsidRDefault="003A4732" w:rsidP="003A4732">
      <w:r>
        <w:t xml:space="preserve">                           6      LINEAL</w:t>
      </w:r>
    </w:p>
    <w:p w:rsidR="003A4732" w:rsidRDefault="003A4732" w:rsidP="003A4732"/>
    <w:p w:rsidR="003A4732" w:rsidRDefault="003A4732" w:rsidP="003A4732"/>
    <w:p w:rsidR="003A4732" w:rsidRPr="00CA46D8" w:rsidRDefault="003A4732" w:rsidP="003A4732">
      <w:pPr>
        <w:rPr>
          <w:sz w:val="28"/>
          <w:szCs w:val="28"/>
          <w:u w:val="single"/>
        </w:rPr>
      </w:pPr>
      <w:r w:rsidRPr="006A62E1">
        <w:rPr>
          <w:sz w:val="36"/>
          <w:szCs w:val="36"/>
          <w:u w:val="single"/>
        </w:rPr>
        <w:t>NOTA  SIN  TRATAR   PARA  MEJOR  SELLE</w:t>
      </w:r>
      <w:r w:rsidRPr="00CA46D8">
        <w:rPr>
          <w:sz w:val="28"/>
          <w:szCs w:val="28"/>
          <w:u w:val="single"/>
        </w:rPr>
        <w:t>.</w:t>
      </w:r>
    </w:p>
    <w:p w:rsidR="003A4732" w:rsidRDefault="003A4732" w:rsidP="003A4732">
      <w:pPr>
        <w:rPr>
          <w:b/>
          <w:bCs/>
          <w:u w:val="single"/>
        </w:rPr>
      </w:pPr>
      <w:r>
        <w:t xml:space="preserve"> </w:t>
      </w:r>
      <w:r>
        <w:tab/>
      </w:r>
      <w:r>
        <w:tab/>
      </w:r>
    </w:p>
    <w:p w:rsidR="003A4732" w:rsidRDefault="003A4732" w:rsidP="003A4732"/>
    <w:p w:rsidR="003A4732" w:rsidRDefault="003A4732" w:rsidP="003A4732"/>
    <w:p w:rsidR="003A4732" w:rsidRDefault="003A4732" w:rsidP="003A4732">
      <w:r>
        <w:t xml:space="preserve">Agradezco </w:t>
      </w:r>
      <w:smartTag w:uri="urn:schemas-microsoft-com:office:smarttags" w:element="PersonName">
        <w:smartTagPr>
          <w:attr w:name="ProductID" w:val="la Amable"/>
        </w:smartTagPr>
        <w:r>
          <w:t>la Amable</w:t>
        </w:r>
      </w:smartTag>
      <w:r>
        <w:t xml:space="preserve"> colaboración.</w:t>
      </w:r>
    </w:p>
    <w:p w:rsidR="003A4732" w:rsidRDefault="003A4732" w:rsidP="003A4732"/>
    <w:p w:rsidR="003A4732" w:rsidRDefault="003A4732" w:rsidP="003A4732"/>
    <w:p w:rsidR="003A4732" w:rsidRDefault="003A4732" w:rsidP="003A4732"/>
    <w:p w:rsidR="003A4732" w:rsidRDefault="003A4732" w:rsidP="003A4732"/>
    <w:p w:rsidR="003A4732" w:rsidRDefault="003A4732" w:rsidP="003A4732">
      <w:r>
        <w:t>Cordialmente</w:t>
      </w:r>
    </w:p>
    <w:p w:rsidR="003A4732" w:rsidRDefault="003A4732" w:rsidP="003A4732"/>
    <w:p w:rsidR="003A4732" w:rsidRDefault="003A4732" w:rsidP="003A4732"/>
    <w:p w:rsidR="003A4732" w:rsidRDefault="003A4732" w:rsidP="003A4732"/>
    <w:p w:rsidR="003A4732" w:rsidRDefault="003A4732" w:rsidP="003A4732">
      <w:r>
        <w:t>RICARDO CASAS ZAPATA</w:t>
      </w:r>
    </w:p>
    <w:p w:rsidR="003A4732" w:rsidRDefault="003A4732" w:rsidP="003A4732">
      <w:r>
        <w:t>Director</w:t>
      </w:r>
    </w:p>
    <w:p w:rsidR="003A4732" w:rsidRPr="00456798" w:rsidRDefault="003A4732" w:rsidP="003A4732">
      <w:pPr>
        <w:rPr>
          <w:b/>
        </w:rPr>
      </w:pPr>
    </w:p>
    <w:p w:rsidR="00387E8D" w:rsidRDefault="00387E8D" w:rsidP="00387E8D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387E8D" w:rsidRDefault="00387E8D" w:rsidP="00387E8D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387E8D" w:rsidRDefault="00387E8D" w:rsidP="00387E8D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387E8D" w:rsidRDefault="00387E8D" w:rsidP="00387E8D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387E8D" w:rsidRDefault="00387E8D" w:rsidP="00387E8D">
      <w:pPr>
        <w:pStyle w:val="Ttulo1"/>
      </w:pPr>
    </w:p>
    <w:p w:rsidR="00387E8D" w:rsidRDefault="00387E8D" w:rsidP="00387E8D">
      <w:pPr>
        <w:pStyle w:val="Ttulo1"/>
      </w:pPr>
      <w:r>
        <w:t>ORDEN DE TRABAJO     N°   04594</w:t>
      </w:r>
    </w:p>
    <w:p w:rsidR="00387E8D" w:rsidRDefault="00387E8D" w:rsidP="00387E8D"/>
    <w:p w:rsidR="00387E8D" w:rsidRDefault="00387E8D" w:rsidP="00387E8D">
      <w:r>
        <w:t>FECHA:</w:t>
      </w:r>
      <w:r>
        <w:tab/>
        <w:t>Medellín, Noviembre    13   de 2009</w:t>
      </w:r>
    </w:p>
    <w:p w:rsidR="00387E8D" w:rsidRDefault="00387E8D" w:rsidP="00387E8D">
      <w:r>
        <w:t>PARA:</w:t>
      </w:r>
      <w:r>
        <w:tab/>
      </w:r>
      <w:r>
        <w:tab/>
        <w:t>PLÁSTICOS DARMA</w:t>
      </w:r>
    </w:p>
    <w:p w:rsidR="00387E8D" w:rsidRDefault="00387E8D" w:rsidP="00387E8D">
      <w:r>
        <w:t>ATENCIÓN:</w:t>
      </w:r>
      <w:r>
        <w:tab/>
        <w:t>Sr. Darío Jaramillo</w:t>
      </w:r>
    </w:p>
    <w:p w:rsidR="00387E8D" w:rsidRDefault="00387E8D" w:rsidP="00387E8D">
      <w:r>
        <w:tab/>
      </w:r>
      <w:r>
        <w:tab/>
        <w:t>Gerente.</w:t>
      </w:r>
    </w:p>
    <w:p w:rsidR="00387E8D" w:rsidRDefault="00387E8D" w:rsidP="00387E8D"/>
    <w:p w:rsidR="00387E8D" w:rsidRDefault="00387E8D" w:rsidP="00387E8D">
      <w:r>
        <w:t>Apreciado Don Darío :</w:t>
      </w:r>
    </w:p>
    <w:p w:rsidR="00387E8D" w:rsidRDefault="00387E8D" w:rsidP="00387E8D">
      <w:r>
        <w:t xml:space="preserve"> </w:t>
      </w:r>
    </w:p>
    <w:p w:rsidR="00387E8D" w:rsidRDefault="00387E8D" w:rsidP="00387E8D">
      <w:r>
        <w:t>Con la presente estamos solicitando el siguiente servicio de EXTRUSION E IMPRESION:</w:t>
      </w:r>
    </w:p>
    <w:p w:rsidR="00387E8D" w:rsidRDefault="00387E8D" w:rsidP="00387E8D"/>
    <w:p w:rsidR="00387E8D" w:rsidRDefault="00387E8D" w:rsidP="00387E8D">
      <w:pPr>
        <w:rPr>
          <w:b/>
          <w:bCs/>
          <w:u w:val="single"/>
        </w:rPr>
      </w:pPr>
      <w:r>
        <w:rPr>
          <w:b/>
          <w:bCs/>
          <w:u w:val="single"/>
        </w:rPr>
        <w:t>EXTRUSIÓN:</w:t>
      </w:r>
    </w:p>
    <w:p w:rsidR="00387E8D" w:rsidRDefault="00387E8D" w:rsidP="00387E8D">
      <w:r>
        <w:t>MATERIAL:</w:t>
      </w:r>
      <w:r>
        <w:tab/>
      </w:r>
      <w:r>
        <w:tab/>
        <w:t xml:space="preserve">Polietileno BAJA  </w:t>
      </w:r>
      <w:r>
        <w:rPr>
          <w:u w:val="single"/>
        </w:rPr>
        <w:t xml:space="preserve">Tubular </w:t>
      </w:r>
    </w:p>
    <w:p w:rsidR="00387E8D" w:rsidRDefault="00387E8D" w:rsidP="00387E8D">
      <w:r>
        <w:t>MEDIDA:</w:t>
      </w:r>
      <w:r>
        <w:tab/>
      </w:r>
      <w:r>
        <w:tab/>
      </w:r>
      <w:r>
        <w:rPr>
          <w:b/>
        </w:rPr>
        <w:t>16</w:t>
      </w:r>
      <w:r>
        <w:t xml:space="preserve">    Cms.</w:t>
      </w:r>
    </w:p>
    <w:p w:rsidR="00387E8D" w:rsidRDefault="00387E8D" w:rsidP="00387E8D">
      <w:r>
        <w:t>CALIBRE:</w:t>
      </w:r>
      <w:r>
        <w:tab/>
      </w:r>
      <w:r>
        <w:tab/>
      </w:r>
      <w:r>
        <w:rPr>
          <w:b/>
        </w:rPr>
        <w:t xml:space="preserve">3.0 </w:t>
      </w:r>
      <w:r>
        <w:t xml:space="preserve">  ”</w:t>
      </w:r>
    </w:p>
    <w:p w:rsidR="00387E8D" w:rsidRDefault="00387E8D" w:rsidP="00387E8D">
      <w:r>
        <w:t>COLOR:</w:t>
      </w:r>
      <w:r>
        <w:tab/>
      </w:r>
      <w:r>
        <w:tab/>
        <w:t>Transparente</w:t>
      </w:r>
    </w:p>
    <w:p w:rsidR="00387E8D" w:rsidRDefault="00387E8D" w:rsidP="00387E8D">
      <w:r>
        <w:t>TRATADO:</w:t>
      </w:r>
      <w:r>
        <w:tab/>
      </w:r>
      <w:r>
        <w:tab/>
        <w:t>2  Caras.</w:t>
      </w:r>
    </w:p>
    <w:p w:rsidR="00387E8D" w:rsidRDefault="00387E8D" w:rsidP="00387E8D">
      <w:r>
        <w:t>MEZCLA:</w:t>
      </w:r>
      <w:r>
        <w:tab/>
      </w:r>
      <w:r>
        <w:tab/>
        <w:t xml:space="preserve">Baja  25  kg – Lineal  </w:t>
      </w:r>
      <w:r w:rsidRPr="0075213F">
        <w:rPr>
          <w:b/>
        </w:rPr>
        <w:t>7.5</w:t>
      </w:r>
      <w:r>
        <w:t xml:space="preserve">   kg (  </w:t>
      </w:r>
      <w:r w:rsidRPr="00B3460D">
        <w:rPr>
          <w:b/>
          <w:u w:val="single"/>
        </w:rPr>
        <w:t>EXCENO  2601</w:t>
      </w:r>
      <w:r>
        <w:t xml:space="preserve"> )</w:t>
      </w:r>
    </w:p>
    <w:p w:rsidR="00387E8D" w:rsidRDefault="00731455" w:rsidP="00387E8D">
      <w:r>
        <w:t>CANTIDAD:</w:t>
      </w:r>
      <w:r>
        <w:tab/>
      </w:r>
      <w:r>
        <w:tab/>
        <w:t>8</w:t>
      </w:r>
      <w:r w:rsidR="00387E8D">
        <w:t>0</w:t>
      </w:r>
      <w:r w:rsidR="00387E8D" w:rsidRPr="00521768">
        <w:rPr>
          <w:b/>
        </w:rPr>
        <w:t xml:space="preserve">  </w:t>
      </w:r>
      <w:r w:rsidR="00387E8D">
        <w:t xml:space="preserve"> Kg.</w:t>
      </w:r>
    </w:p>
    <w:p w:rsidR="00387E8D" w:rsidRDefault="00387E8D" w:rsidP="00387E8D">
      <w:pPr>
        <w:rPr>
          <w:b/>
          <w:bCs/>
          <w:u w:val="single"/>
        </w:rPr>
      </w:pPr>
    </w:p>
    <w:p w:rsidR="00387E8D" w:rsidRDefault="00387E8D" w:rsidP="00387E8D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387E8D" w:rsidRDefault="001A3BCF" w:rsidP="00387E8D">
      <w:r>
        <w:t>COLORES:</w:t>
      </w:r>
      <w:r>
        <w:tab/>
      </w:r>
      <w:r>
        <w:tab/>
        <w:t>4</w:t>
      </w:r>
      <w:r w:rsidR="00392CF6">
        <w:t xml:space="preserve">  ( Según  Muestra  )</w:t>
      </w:r>
    </w:p>
    <w:p w:rsidR="00387E8D" w:rsidRDefault="00387E8D" w:rsidP="00387E8D">
      <w:r>
        <w:t>CARAS:</w:t>
      </w:r>
      <w:r>
        <w:tab/>
      </w:r>
      <w:r>
        <w:tab/>
        <w:t xml:space="preserve">2  </w:t>
      </w:r>
    </w:p>
    <w:p w:rsidR="00387E8D" w:rsidRDefault="00387E8D" w:rsidP="00387E8D">
      <w:r>
        <w:t>REPETICIÓN:</w:t>
      </w:r>
      <w:r>
        <w:tab/>
        <w:t xml:space="preserve">35    Cms. </w:t>
      </w:r>
    </w:p>
    <w:p w:rsidR="00387E8D" w:rsidRDefault="00387E8D" w:rsidP="00387E8D">
      <w:r>
        <w:t>RODILLO :                36</w:t>
      </w:r>
    </w:p>
    <w:p w:rsidR="00387E8D" w:rsidRDefault="00387E8D" w:rsidP="00387E8D">
      <w:r>
        <w:t>SELLADO:</w:t>
      </w:r>
      <w:r>
        <w:tab/>
      </w:r>
      <w:r>
        <w:tab/>
        <w:t>Fondo</w:t>
      </w:r>
    </w:p>
    <w:p w:rsidR="00387E8D" w:rsidRDefault="00387E8D" w:rsidP="00387E8D">
      <w:pPr>
        <w:rPr>
          <w:b/>
        </w:rPr>
      </w:pPr>
      <w:r>
        <w:t>REFERENCIA:</w:t>
      </w:r>
      <w:r>
        <w:tab/>
      </w:r>
      <w:r w:rsidR="00392CF6">
        <w:rPr>
          <w:b/>
        </w:rPr>
        <w:t xml:space="preserve">PALMAS   LULO </w:t>
      </w:r>
      <w:r>
        <w:rPr>
          <w:b/>
        </w:rPr>
        <w:t xml:space="preserve">    900  gms</w:t>
      </w:r>
    </w:p>
    <w:p w:rsidR="00387E8D" w:rsidRDefault="00392CF6" w:rsidP="00387E8D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387E8D" w:rsidRDefault="00387E8D" w:rsidP="00387E8D">
      <w:pPr>
        <w:rPr>
          <w:b/>
        </w:rPr>
      </w:pPr>
      <w:r>
        <w:rPr>
          <w:b/>
        </w:rPr>
        <w:tab/>
      </w:r>
      <w:r>
        <w:rPr>
          <w:b/>
        </w:rPr>
        <w:tab/>
      </w:r>
    </w:p>
    <w:p w:rsidR="00387E8D" w:rsidRDefault="00387E8D" w:rsidP="00387E8D"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387E8D" w:rsidRDefault="00387E8D" w:rsidP="00387E8D">
      <w:r>
        <w:rPr>
          <w:b/>
          <w:bCs/>
          <w:u w:val="single"/>
        </w:rPr>
        <w:t>NOTA:</w:t>
      </w:r>
      <w:r>
        <w:t xml:space="preserve">             - Los cyreles  los envía  Grafiflex</w:t>
      </w:r>
    </w:p>
    <w:p w:rsidR="00387E8D" w:rsidRDefault="00387E8D" w:rsidP="00387E8D">
      <w:pPr>
        <w:numPr>
          <w:ilvl w:val="0"/>
          <w:numId w:val="2"/>
        </w:numPr>
      </w:pPr>
      <w:r>
        <w:t>Altura y tonos según   Muestra  Fisica</w:t>
      </w:r>
    </w:p>
    <w:p w:rsidR="00387E8D" w:rsidRDefault="00387E8D" w:rsidP="00387E8D">
      <w:pPr>
        <w:numPr>
          <w:ilvl w:val="0"/>
          <w:numId w:val="2"/>
        </w:numPr>
      </w:pPr>
      <w:r>
        <w:t>BUEN  BRILLO DE LA PELICULA</w:t>
      </w:r>
    </w:p>
    <w:p w:rsidR="00387E8D" w:rsidRDefault="00387E8D" w:rsidP="00387E8D">
      <w:pPr>
        <w:numPr>
          <w:ilvl w:val="0"/>
          <w:numId w:val="2"/>
        </w:numPr>
      </w:pPr>
      <w:r>
        <w:t>SE   APRUEBA  IMPRESION</w:t>
      </w:r>
    </w:p>
    <w:p w:rsidR="00387E8D" w:rsidRPr="00547F4C" w:rsidRDefault="00387E8D" w:rsidP="00387E8D">
      <w:pPr>
        <w:rPr>
          <w:sz w:val="40"/>
          <w:szCs w:val="40"/>
        </w:rPr>
      </w:pPr>
    </w:p>
    <w:p w:rsidR="00387E8D" w:rsidRDefault="00387E8D" w:rsidP="00387E8D"/>
    <w:p w:rsidR="00387E8D" w:rsidRDefault="00387E8D" w:rsidP="00387E8D">
      <w:r>
        <w:t>Agradezco la atención y colaboración prestada.</w:t>
      </w:r>
    </w:p>
    <w:p w:rsidR="00387E8D" w:rsidRDefault="00387E8D" w:rsidP="00387E8D"/>
    <w:p w:rsidR="00387E8D" w:rsidRDefault="00387E8D" w:rsidP="00387E8D"/>
    <w:p w:rsidR="00387E8D" w:rsidRDefault="00387E8D" w:rsidP="00387E8D">
      <w:r>
        <w:t>Cordialmente,</w:t>
      </w:r>
    </w:p>
    <w:p w:rsidR="00387E8D" w:rsidRDefault="00387E8D" w:rsidP="00387E8D"/>
    <w:p w:rsidR="00387E8D" w:rsidRDefault="00387E8D" w:rsidP="00387E8D"/>
    <w:p w:rsidR="00387E8D" w:rsidRDefault="00387E8D" w:rsidP="00387E8D">
      <w:r>
        <w:t>RICARDO CASAS ZAPATA</w:t>
      </w:r>
    </w:p>
    <w:p w:rsidR="00387E8D" w:rsidRDefault="00387E8D" w:rsidP="00387E8D">
      <w:r>
        <w:t>Director.</w:t>
      </w:r>
    </w:p>
    <w:p w:rsidR="00414769" w:rsidRDefault="00414769" w:rsidP="00414769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414769" w:rsidRDefault="00414769" w:rsidP="00414769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414769" w:rsidRDefault="00414769" w:rsidP="00414769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414769" w:rsidRDefault="00414769" w:rsidP="00414769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414769" w:rsidRDefault="00414769" w:rsidP="00414769">
      <w:pPr>
        <w:rPr>
          <w:b/>
          <w:bCs/>
        </w:rPr>
      </w:pPr>
    </w:p>
    <w:p w:rsidR="00414769" w:rsidRDefault="00414769" w:rsidP="00414769">
      <w:pPr>
        <w:pStyle w:val="Ttulo1"/>
      </w:pPr>
      <w:r>
        <w:t>ORDEN DE TRABAJO N°      04596</w:t>
      </w:r>
    </w:p>
    <w:p w:rsidR="00414769" w:rsidRDefault="00414769" w:rsidP="00414769"/>
    <w:p w:rsidR="00414769" w:rsidRDefault="00414769" w:rsidP="00414769"/>
    <w:p w:rsidR="00414769" w:rsidRDefault="00414769" w:rsidP="00414769">
      <w:r>
        <w:t>FECHA:</w:t>
      </w:r>
      <w:r>
        <w:tab/>
        <w:t>Medellín,  Noviembre    14    de 2009</w:t>
      </w:r>
    </w:p>
    <w:p w:rsidR="00414769" w:rsidRDefault="00414769" w:rsidP="00414769">
      <w:r>
        <w:t>PARA:</w:t>
      </w:r>
      <w:r>
        <w:tab/>
      </w:r>
      <w:r>
        <w:tab/>
        <w:t>PLÁSTICOS DARMA</w:t>
      </w:r>
    </w:p>
    <w:p w:rsidR="00414769" w:rsidRDefault="00414769" w:rsidP="00414769">
      <w:r>
        <w:t>ATENCIÓN:</w:t>
      </w:r>
      <w:r>
        <w:tab/>
        <w:t>Sr. Darío Jaramillo</w:t>
      </w:r>
    </w:p>
    <w:p w:rsidR="00414769" w:rsidRDefault="00414769" w:rsidP="00414769">
      <w:r>
        <w:tab/>
      </w:r>
      <w:r>
        <w:tab/>
        <w:t>Gerente.</w:t>
      </w:r>
    </w:p>
    <w:p w:rsidR="00414769" w:rsidRDefault="00414769" w:rsidP="00414769"/>
    <w:p w:rsidR="00414769" w:rsidRDefault="00414769" w:rsidP="00414769">
      <w:r>
        <w:t>Apreciado Don Darío :</w:t>
      </w:r>
    </w:p>
    <w:p w:rsidR="00414769" w:rsidRDefault="00414769" w:rsidP="00414769">
      <w:r>
        <w:t xml:space="preserve"> </w:t>
      </w:r>
    </w:p>
    <w:p w:rsidR="00414769" w:rsidRDefault="00414769" w:rsidP="00414769">
      <w:r>
        <w:t>Con la presente estamos solicitando el siguiente servicio de   IMPRESIÓN  :</w:t>
      </w:r>
    </w:p>
    <w:p w:rsidR="00414769" w:rsidRDefault="00414769" w:rsidP="00414769"/>
    <w:p w:rsidR="00414769" w:rsidRDefault="00414769" w:rsidP="00414769">
      <w:pPr>
        <w:rPr>
          <w:b/>
          <w:bCs/>
          <w:u w:val="single"/>
        </w:rPr>
      </w:pPr>
    </w:p>
    <w:p w:rsidR="00414769" w:rsidRDefault="00414769" w:rsidP="00414769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414769" w:rsidRDefault="00414769" w:rsidP="00414769"/>
    <w:p w:rsidR="00414769" w:rsidRDefault="00414769" w:rsidP="00414769">
      <w:r>
        <w:t>MATERIAL:</w:t>
      </w:r>
      <w:r>
        <w:tab/>
      </w:r>
      <w:r>
        <w:tab/>
        <w:t>Polietileno     Lamina    Transparente  BD</w:t>
      </w:r>
    </w:p>
    <w:p w:rsidR="00414769" w:rsidRDefault="00414769" w:rsidP="00414769">
      <w:r>
        <w:t>MEDIDA:</w:t>
      </w:r>
      <w:r>
        <w:tab/>
      </w:r>
      <w:r>
        <w:tab/>
      </w:r>
      <w:r>
        <w:rPr>
          <w:b/>
        </w:rPr>
        <w:t xml:space="preserve">32 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414769" w:rsidRPr="006D12B2" w:rsidRDefault="00414769" w:rsidP="00414769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414769" w:rsidRDefault="00414769" w:rsidP="00414769">
      <w:r>
        <w:t>TRATADO:</w:t>
      </w:r>
      <w:r>
        <w:tab/>
      </w:r>
      <w:r>
        <w:tab/>
        <w:t>1  Cara</w:t>
      </w:r>
    </w:p>
    <w:p w:rsidR="00414769" w:rsidRDefault="00414769" w:rsidP="00414769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 w:rsidR="002A1CDB">
        <w:rPr>
          <w:b/>
        </w:rPr>
        <w:t xml:space="preserve">150 </w:t>
      </w:r>
      <w:r>
        <w:rPr>
          <w:b/>
        </w:rPr>
        <w:t xml:space="preserve"> </w:t>
      </w:r>
      <w:r w:rsidRPr="00900A5A">
        <w:rPr>
          <w:b/>
        </w:rPr>
        <w:t xml:space="preserve">  Kg</w:t>
      </w:r>
      <w:r>
        <w:t>.</w:t>
      </w:r>
    </w:p>
    <w:p w:rsidR="00414769" w:rsidRDefault="00873EC3" w:rsidP="00414769">
      <w:r>
        <w:t>COLORES:</w:t>
      </w:r>
      <w:r>
        <w:tab/>
      </w:r>
      <w:r>
        <w:tab/>
        <w:t>3</w:t>
      </w:r>
      <w:r w:rsidR="00414769">
        <w:t xml:space="preserve">    ( Blanco – Negro </w:t>
      </w:r>
      <w:r>
        <w:t>- Verde</w:t>
      </w:r>
      <w:r w:rsidR="00414769">
        <w:t xml:space="preserve">   )   </w:t>
      </w:r>
    </w:p>
    <w:p w:rsidR="00414769" w:rsidRDefault="00414769" w:rsidP="00414769">
      <w:r>
        <w:t>CARAS:</w:t>
      </w:r>
      <w:r>
        <w:tab/>
      </w:r>
      <w:r>
        <w:tab/>
        <w:t>1  (3 x 1  )</w:t>
      </w:r>
    </w:p>
    <w:p w:rsidR="00414769" w:rsidRDefault="00414769" w:rsidP="00414769">
      <w:r>
        <w:t>REPETICIÓN:</w:t>
      </w:r>
      <w:r>
        <w:tab/>
        <w:t xml:space="preserve">11   Cms   </w:t>
      </w:r>
    </w:p>
    <w:p w:rsidR="00414769" w:rsidRPr="00900A5A" w:rsidRDefault="00414769" w:rsidP="00414769">
      <w:pPr>
        <w:rPr>
          <w:b/>
        </w:rPr>
      </w:pPr>
      <w:r>
        <w:t xml:space="preserve">RODILLO  :               </w:t>
      </w:r>
      <w:r>
        <w:rPr>
          <w:b/>
        </w:rPr>
        <w:t>45</w:t>
      </w:r>
    </w:p>
    <w:p w:rsidR="00414769" w:rsidRDefault="00414769" w:rsidP="00414769">
      <w:r>
        <w:t>LAMINA:</w:t>
      </w:r>
      <w:r>
        <w:tab/>
      </w:r>
      <w:r>
        <w:tab/>
        <w:t>15.5    Cms    REFILADA PARA EMPAQUETADORA</w:t>
      </w:r>
    </w:p>
    <w:p w:rsidR="00414769" w:rsidRDefault="00414769" w:rsidP="00414769">
      <w:r>
        <w:t>FOTOCAELDA:</w:t>
      </w:r>
      <w:r>
        <w:tab/>
        <w:t>Según muestra con doble  color</w:t>
      </w:r>
    </w:p>
    <w:p w:rsidR="00414769" w:rsidRPr="00146B92" w:rsidRDefault="00414769" w:rsidP="00414769">
      <w:pPr>
        <w:rPr>
          <w:b/>
        </w:rPr>
      </w:pPr>
      <w:r>
        <w:t>REFERENCIA:</w:t>
      </w:r>
      <w:r>
        <w:tab/>
      </w:r>
      <w:r w:rsidR="006F279C">
        <w:rPr>
          <w:b/>
        </w:rPr>
        <w:t xml:space="preserve">PULPA    </w:t>
      </w:r>
      <w:r w:rsidR="006F279C" w:rsidRPr="006F279C">
        <w:rPr>
          <w:b/>
          <w:u w:val="single"/>
        </w:rPr>
        <w:t>MORA</w:t>
      </w:r>
      <w:r w:rsidR="006F279C">
        <w:rPr>
          <w:b/>
        </w:rPr>
        <w:t xml:space="preserve"> </w:t>
      </w:r>
      <w:r>
        <w:rPr>
          <w:b/>
        </w:rPr>
        <w:t xml:space="preserve">   90  GMS</w:t>
      </w:r>
    </w:p>
    <w:p w:rsidR="00414769" w:rsidRDefault="00414769" w:rsidP="00414769">
      <w:r>
        <w:tab/>
      </w:r>
      <w:r>
        <w:tab/>
      </w:r>
      <w:r>
        <w:tab/>
      </w:r>
    </w:p>
    <w:p w:rsidR="00414769" w:rsidRDefault="00414769" w:rsidP="00414769"/>
    <w:p w:rsidR="00414769" w:rsidRDefault="00414769" w:rsidP="00414769">
      <w:r>
        <w:rPr>
          <w:b/>
          <w:bCs/>
          <w:u w:val="single"/>
        </w:rPr>
        <w:t>NOTA:</w:t>
      </w:r>
      <w:r>
        <w:t xml:space="preserve">  - Cyreles  los   envía  Grafilex.</w:t>
      </w:r>
    </w:p>
    <w:p w:rsidR="00414769" w:rsidRDefault="00414769" w:rsidP="00414769"/>
    <w:p w:rsidR="00414769" w:rsidRPr="00492713" w:rsidRDefault="00414769" w:rsidP="00414769">
      <w:pPr>
        <w:ind w:left="1500"/>
        <w:rPr>
          <w:b/>
          <w:sz w:val="28"/>
          <w:szCs w:val="28"/>
        </w:rPr>
      </w:pPr>
    </w:p>
    <w:p w:rsidR="00414769" w:rsidRDefault="00414769" w:rsidP="00414769"/>
    <w:p w:rsidR="00414769" w:rsidRDefault="00414769" w:rsidP="00414769"/>
    <w:p w:rsidR="00414769" w:rsidRDefault="00414769" w:rsidP="00414769">
      <w:r>
        <w:t>Agradezco la atención y colaboración prestada.</w:t>
      </w:r>
    </w:p>
    <w:p w:rsidR="00414769" w:rsidRDefault="00414769" w:rsidP="00414769"/>
    <w:p w:rsidR="00414769" w:rsidRDefault="00414769" w:rsidP="00414769">
      <w:r>
        <w:t>Cordialmente,</w:t>
      </w:r>
    </w:p>
    <w:p w:rsidR="00414769" w:rsidRDefault="00414769" w:rsidP="00414769"/>
    <w:p w:rsidR="00414769" w:rsidRPr="00F4077E" w:rsidRDefault="00414769" w:rsidP="00414769">
      <w:pPr>
        <w:rPr>
          <w:b/>
        </w:rPr>
      </w:pPr>
    </w:p>
    <w:p w:rsidR="00414769" w:rsidRDefault="00414769" w:rsidP="00414769"/>
    <w:p w:rsidR="00414769" w:rsidRDefault="00414769" w:rsidP="00414769">
      <w:r>
        <w:t>RICARDO CASAS ZAPATA</w:t>
      </w:r>
    </w:p>
    <w:p w:rsidR="00414769" w:rsidRDefault="00414769" w:rsidP="00414769">
      <w:r>
        <w:t>Director.</w:t>
      </w:r>
    </w:p>
    <w:p w:rsidR="00414769" w:rsidRDefault="00414769" w:rsidP="00414769">
      <w:pPr>
        <w:rPr>
          <w:b/>
        </w:rPr>
      </w:pPr>
    </w:p>
    <w:p w:rsidR="00414769" w:rsidRDefault="00414769" w:rsidP="00414769">
      <w:pPr>
        <w:rPr>
          <w:b/>
        </w:rPr>
      </w:pPr>
    </w:p>
    <w:p w:rsidR="003A4732" w:rsidRDefault="003A4732">
      <w:pPr>
        <w:rPr>
          <w:b/>
        </w:rPr>
      </w:pPr>
    </w:p>
    <w:p w:rsidR="0036079A" w:rsidRDefault="0036079A">
      <w:pPr>
        <w:rPr>
          <w:b/>
        </w:rPr>
      </w:pPr>
    </w:p>
    <w:p w:rsidR="0036079A" w:rsidRDefault="0036079A">
      <w:pPr>
        <w:rPr>
          <w:b/>
        </w:rPr>
      </w:pPr>
    </w:p>
    <w:p w:rsidR="0036079A" w:rsidRDefault="0036079A" w:rsidP="0036079A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36079A" w:rsidRDefault="0036079A" w:rsidP="0036079A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NIT: 811.040.799-9</w:t>
      </w:r>
    </w:p>
    <w:p w:rsidR="0036079A" w:rsidRDefault="0036079A" w:rsidP="0036079A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36079A" w:rsidRDefault="0036079A" w:rsidP="0036079A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36079A" w:rsidRDefault="0036079A" w:rsidP="0036079A">
      <w:pPr>
        <w:rPr>
          <w:b/>
          <w:bCs/>
        </w:rPr>
      </w:pPr>
    </w:p>
    <w:p w:rsidR="0036079A" w:rsidRDefault="0036079A" w:rsidP="0036079A">
      <w:pPr>
        <w:pStyle w:val="Ttulo1"/>
      </w:pPr>
      <w:r>
        <w:t>ORDEN DE TRABAJO N°      04595</w:t>
      </w:r>
    </w:p>
    <w:p w:rsidR="0036079A" w:rsidRDefault="0036079A" w:rsidP="0036079A"/>
    <w:p w:rsidR="0036079A" w:rsidRDefault="0036079A" w:rsidP="0036079A"/>
    <w:p w:rsidR="0036079A" w:rsidRDefault="0036079A" w:rsidP="0036079A">
      <w:r>
        <w:t>F</w:t>
      </w:r>
      <w:r w:rsidR="00897C83">
        <w:t>ECHA:</w:t>
      </w:r>
      <w:r w:rsidR="00897C83">
        <w:tab/>
        <w:t>Medellín,  Noviembre    20</w:t>
      </w:r>
      <w:r>
        <w:t xml:space="preserve">    de 2009</w:t>
      </w:r>
    </w:p>
    <w:p w:rsidR="0036079A" w:rsidRDefault="0036079A" w:rsidP="0036079A">
      <w:r>
        <w:t>PARA:</w:t>
      </w:r>
      <w:r>
        <w:tab/>
      </w:r>
      <w:r>
        <w:tab/>
        <w:t>PLÁSTICOS DARMA</w:t>
      </w:r>
    </w:p>
    <w:p w:rsidR="0036079A" w:rsidRDefault="0036079A" w:rsidP="0036079A">
      <w:r>
        <w:t>ATENCIÓN:</w:t>
      </w:r>
      <w:r>
        <w:tab/>
        <w:t>Sr. Darío Jaramillo</w:t>
      </w:r>
    </w:p>
    <w:p w:rsidR="0036079A" w:rsidRDefault="0036079A" w:rsidP="0036079A">
      <w:r>
        <w:tab/>
      </w:r>
      <w:r>
        <w:tab/>
        <w:t>Gerente.</w:t>
      </w:r>
    </w:p>
    <w:p w:rsidR="0036079A" w:rsidRDefault="0036079A" w:rsidP="0036079A"/>
    <w:p w:rsidR="0036079A" w:rsidRDefault="0036079A" w:rsidP="0036079A">
      <w:r>
        <w:t>Apreciado Don Darío :</w:t>
      </w:r>
    </w:p>
    <w:p w:rsidR="0036079A" w:rsidRDefault="0036079A" w:rsidP="0036079A">
      <w:r>
        <w:t xml:space="preserve"> </w:t>
      </w:r>
    </w:p>
    <w:p w:rsidR="0036079A" w:rsidRDefault="0036079A" w:rsidP="0036079A">
      <w:r>
        <w:t>Con la presente estamos solicitando el siguiente servicio de   IMPRESIÓN  :</w:t>
      </w:r>
    </w:p>
    <w:p w:rsidR="0036079A" w:rsidRDefault="0036079A" w:rsidP="0036079A"/>
    <w:p w:rsidR="0036079A" w:rsidRDefault="0036079A" w:rsidP="0036079A">
      <w:pPr>
        <w:rPr>
          <w:b/>
          <w:bCs/>
          <w:u w:val="single"/>
        </w:rPr>
      </w:pPr>
    </w:p>
    <w:p w:rsidR="0036079A" w:rsidRDefault="0036079A" w:rsidP="0036079A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36079A" w:rsidRDefault="0036079A" w:rsidP="0036079A"/>
    <w:p w:rsidR="0036079A" w:rsidRDefault="0036079A" w:rsidP="0036079A">
      <w:r>
        <w:t>MATERIAL:</w:t>
      </w:r>
      <w:r>
        <w:tab/>
      </w:r>
      <w:r>
        <w:tab/>
        <w:t>Polietileno     Lamina    Transparente  BD</w:t>
      </w:r>
    </w:p>
    <w:p w:rsidR="0036079A" w:rsidRDefault="0036079A" w:rsidP="0036079A">
      <w:r>
        <w:t>MEDIDA:</w:t>
      </w:r>
      <w:r>
        <w:tab/>
      </w:r>
      <w:r>
        <w:tab/>
      </w:r>
      <w:r>
        <w:rPr>
          <w:b/>
        </w:rPr>
        <w:t xml:space="preserve">32 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36079A" w:rsidRPr="006D12B2" w:rsidRDefault="0036079A" w:rsidP="0036079A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36079A" w:rsidRDefault="0036079A" w:rsidP="0036079A">
      <w:r>
        <w:t>TRATADO:</w:t>
      </w:r>
      <w:r>
        <w:tab/>
      </w:r>
      <w:r>
        <w:tab/>
        <w:t>1  Cara</w:t>
      </w:r>
    </w:p>
    <w:p w:rsidR="0036079A" w:rsidRDefault="0036079A" w:rsidP="0036079A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>
        <w:rPr>
          <w:b/>
        </w:rPr>
        <w:t xml:space="preserve">150  </w:t>
      </w:r>
      <w:r w:rsidRPr="00900A5A">
        <w:rPr>
          <w:b/>
        </w:rPr>
        <w:t xml:space="preserve">  Kg</w:t>
      </w:r>
      <w:r>
        <w:t>.</w:t>
      </w:r>
    </w:p>
    <w:p w:rsidR="0036079A" w:rsidRDefault="007149EB" w:rsidP="0036079A">
      <w:r>
        <w:t>COLORES:</w:t>
      </w:r>
      <w:r>
        <w:tab/>
      </w:r>
      <w:r>
        <w:tab/>
        <w:t>3</w:t>
      </w:r>
      <w:r w:rsidR="0036079A">
        <w:t xml:space="preserve">    ( Blanco – Negro  </w:t>
      </w:r>
      <w:r>
        <w:t>- Verde</w:t>
      </w:r>
      <w:r w:rsidR="0036079A">
        <w:t xml:space="preserve">  )   </w:t>
      </w:r>
    </w:p>
    <w:p w:rsidR="0036079A" w:rsidRDefault="0036079A" w:rsidP="0036079A">
      <w:r>
        <w:t>CARAS:</w:t>
      </w:r>
      <w:r>
        <w:tab/>
      </w:r>
      <w:r>
        <w:tab/>
        <w:t>1  (3 x 1  )</w:t>
      </w:r>
    </w:p>
    <w:p w:rsidR="0036079A" w:rsidRDefault="0036079A" w:rsidP="0036079A">
      <w:r>
        <w:t>REPETICIÓN:</w:t>
      </w:r>
      <w:r>
        <w:tab/>
        <w:t xml:space="preserve">11   Cms   </w:t>
      </w:r>
    </w:p>
    <w:p w:rsidR="0036079A" w:rsidRPr="00900A5A" w:rsidRDefault="0036079A" w:rsidP="0036079A">
      <w:pPr>
        <w:rPr>
          <w:b/>
        </w:rPr>
      </w:pPr>
      <w:r>
        <w:t xml:space="preserve">RODILLO  :               </w:t>
      </w:r>
      <w:r>
        <w:rPr>
          <w:b/>
        </w:rPr>
        <w:t>45</w:t>
      </w:r>
    </w:p>
    <w:p w:rsidR="0036079A" w:rsidRDefault="0036079A" w:rsidP="0036079A">
      <w:r>
        <w:t>LAMINA:</w:t>
      </w:r>
      <w:r>
        <w:tab/>
      </w:r>
      <w:r>
        <w:tab/>
        <w:t>15.5    Cms    REFILADA PARA EMPAQUETADORA</w:t>
      </w:r>
    </w:p>
    <w:p w:rsidR="0036079A" w:rsidRDefault="0036079A" w:rsidP="0036079A">
      <w:r>
        <w:t>FOTOCAELDA:</w:t>
      </w:r>
      <w:r>
        <w:tab/>
        <w:t>Según muestra con doble  color</w:t>
      </w:r>
    </w:p>
    <w:p w:rsidR="0036079A" w:rsidRPr="00146B92" w:rsidRDefault="0036079A" w:rsidP="0036079A">
      <w:pPr>
        <w:rPr>
          <w:b/>
        </w:rPr>
      </w:pPr>
      <w:r>
        <w:t>REFERENCIA:</w:t>
      </w:r>
      <w:r>
        <w:tab/>
      </w:r>
      <w:r>
        <w:rPr>
          <w:b/>
        </w:rPr>
        <w:t xml:space="preserve">PULPA    </w:t>
      </w:r>
      <w:r w:rsidR="00125544">
        <w:rPr>
          <w:b/>
          <w:u w:val="single"/>
        </w:rPr>
        <w:t>LULO</w:t>
      </w:r>
      <w:r>
        <w:rPr>
          <w:b/>
        </w:rPr>
        <w:t xml:space="preserve">    90  GMS</w:t>
      </w:r>
    </w:p>
    <w:p w:rsidR="0036079A" w:rsidRDefault="0036079A" w:rsidP="0036079A">
      <w:r>
        <w:tab/>
      </w:r>
      <w:r>
        <w:tab/>
      </w:r>
      <w:r>
        <w:tab/>
      </w:r>
    </w:p>
    <w:p w:rsidR="0036079A" w:rsidRDefault="0036079A" w:rsidP="0036079A"/>
    <w:p w:rsidR="0036079A" w:rsidRDefault="0036079A" w:rsidP="0036079A">
      <w:r>
        <w:rPr>
          <w:b/>
          <w:bCs/>
          <w:u w:val="single"/>
        </w:rPr>
        <w:t>NOTA:</w:t>
      </w:r>
      <w:r>
        <w:t xml:space="preserve">  - Cyreles  los   envía  Grafilex.</w:t>
      </w:r>
    </w:p>
    <w:p w:rsidR="0036079A" w:rsidRDefault="0036079A" w:rsidP="0036079A"/>
    <w:p w:rsidR="0036079A" w:rsidRPr="00492713" w:rsidRDefault="0036079A" w:rsidP="0036079A">
      <w:pPr>
        <w:ind w:left="1500"/>
        <w:rPr>
          <w:b/>
          <w:sz w:val="28"/>
          <w:szCs w:val="28"/>
        </w:rPr>
      </w:pPr>
    </w:p>
    <w:p w:rsidR="0036079A" w:rsidRDefault="0036079A" w:rsidP="0036079A"/>
    <w:p w:rsidR="0036079A" w:rsidRDefault="0036079A" w:rsidP="0036079A"/>
    <w:p w:rsidR="0036079A" w:rsidRDefault="0036079A" w:rsidP="0036079A">
      <w:r>
        <w:t>Agradezco la atención y colaboración prestada.</w:t>
      </w:r>
    </w:p>
    <w:p w:rsidR="0036079A" w:rsidRDefault="0036079A" w:rsidP="0036079A"/>
    <w:p w:rsidR="0036079A" w:rsidRDefault="0036079A" w:rsidP="0036079A">
      <w:r>
        <w:t>Cordialmente,</w:t>
      </w:r>
    </w:p>
    <w:p w:rsidR="0036079A" w:rsidRDefault="0036079A" w:rsidP="0036079A"/>
    <w:p w:rsidR="0036079A" w:rsidRPr="00F4077E" w:rsidRDefault="0036079A" w:rsidP="0036079A">
      <w:pPr>
        <w:rPr>
          <w:b/>
        </w:rPr>
      </w:pPr>
    </w:p>
    <w:p w:rsidR="0036079A" w:rsidRDefault="0036079A" w:rsidP="0036079A"/>
    <w:p w:rsidR="0036079A" w:rsidRDefault="0036079A" w:rsidP="0036079A">
      <w:r>
        <w:t>RICARDO CASAS ZAPATA</w:t>
      </w:r>
    </w:p>
    <w:p w:rsidR="0036079A" w:rsidRDefault="0036079A" w:rsidP="0036079A">
      <w:r>
        <w:t>Director</w:t>
      </w:r>
    </w:p>
    <w:p w:rsidR="00FB3534" w:rsidRDefault="00FB3534" w:rsidP="0036079A"/>
    <w:p w:rsidR="00FB3534" w:rsidRDefault="00FB3534" w:rsidP="0036079A"/>
    <w:p w:rsidR="00FB3534" w:rsidRDefault="00FB3534" w:rsidP="0036079A"/>
    <w:p w:rsidR="00FB3534" w:rsidRDefault="00FB3534" w:rsidP="00FB3534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FB3534" w:rsidRDefault="00FB3534" w:rsidP="00FB3534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FB3534" w:rsidRDefault="00FB3534" w:rsidP="00FB3534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FB3534" w:rsidRDefault="00FB3534" w:rsidP="00FB3534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FB3534" w:rsidRDefault="00FB3534" w:rsidP="00FB3534">
      <w:pPr>
        <w:pStyle w:val="Ttulo1"/>
      </w:pPr>
    </w:p>
    <w:p w:rsidR="00FB3534" w:rsidRDefault="00FB3534" w:rsidP="00FB3534">
      <w:pPr>
        <w:pStyle w:val="Ttulo1"/>
      </w:pPr>
      <w:r>
        <w:t>ORDEN DE TRABAJO  N °      05693</w:t>
      </w:r>
    </w:p>
    <w:p w:rsidR="00FB3534" w:rsidRDefault="00FB3534" w:rsidP="00FB3534"/>
    <w:p w:rsidR="00FB3534" w:rsidRDefault="00FB3534" w:rsidP="00FB3534">
      <w:r>
        <w:t>FECHA:</w:t>
      </w:r>
      <w:r>
        <w:tab/>
        <w:t>Medellín, Octubre   30    de 2009</w:t>
      </w:r>
    </w:p>
    <w:p w:rsidR="00FB3534" w:rsidRDefault="00FB3534" w:rsidP="00FB3534">
      <w:r>
        <w:t>PARA:</w:t>
      </w:r>
      <w:r>
        <w:tab/>
      </w:r>
      <w:r>
        <w:tab/>
        <w:t>PLÁSTICOS DARMA</w:t>
      </w:r>
    </w:p>
    <w:p w:rsidR="00FB3534" w:rsidRDefault="00FB3534" w:rsidP="00FB3534">
      <w:r>
        <w:t>ATENCIÓN:</w:t>
      </w:r>
      <w:r>
        <w:tab/>
        <w:t>Sr. Darío Jaramillo</w:t>
      </w:r>
    </w:p>
    <w:p w:rsidR="00FB3534" w:rsidRDefault="00FB3534" w:rsidP="00FB3534">
      <w:r>
        <w:tab/>
      </w:r>
      <w:r>
        <w:tab/>
        <w:t>Gerente.</w:t>
      </w:r>
    </w:p>
    <w:p w:rsidR="00FB3534" w:rsidRDefault="00FB3534" w:rsidP="00FB3534"/>
    <w:p w:rsidR="00FB3534" w:rsidRDefault="00FB3534" w:rsidP="00FB3534">
      <w:r>
        <w:t>Apreciado Don Darío:</w:t>
      </w:r>
    </w:p>
    <w:p w:rsidR="00FB3534" w:rsidRDefault="00FB3534" w:rsidP="00FB3534"/>
    <w:p w:rsidR="00FB3534" w:rsidRDefault="00FB3534" w:rsidP="00FB3534">
      <w:r>
        <w:t>Con la presente estamos solicitando el siguiente servicio de  IMPRESIÓN :</w:t>
      </w:r>
    </w:p>
    <w:p w:rsidR="00FB3534" w:rsidRDefault="00FB3534" w:rsidP="00FB3534"/>
    <w:p w:rsidR="00FB3534" w:rsidRDefault="00FB3534" w:rsidP="00FB3534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FB3534" w:rsidRDefault="00FB3534" w:rsidP="00FB3534">
      <w:r>
        <w:t xml:space="preserve">MATERIAL   :           Polipropileno Tubular de </w:t>
      </w:r>
      <w:r>
        <w:rPr>
          <w:b/>
        </w:rPr>
        <w:t>40</w:t>
      </w:r>
      <w:r>
        <w:t xml:space="preserve"> cms</w:t>
      </w:r>
    </w:p>
    <w:p w:rsidR="00FB3534" w:rsidRDefault="00FB3534" w:rsidP="00FB3534">
      <w:r>
        <w:t xml:space="preserve">CLIBRE      :               </w:t>
      </w:r>
      <w:r>
        <w:rPr>
          <w:b/>
        </w:rPr>
        <w:t>2.0  ”</w:t>
      </w:r>
    </w:p>
    <w:p w:rsidR="00FB3534" w:rsidRDefault="00FB3534" w:rsidP="00FB3534">
      <w:r>
        <w:t>REFERENCIA:</w:t>
      </w:r>
      <w:r>
        <w:tab/>
      </w:r>
      <w:r>
        <w:rPr>
          <w:b/>
        </w:rPr>
        <w:t>CARMEL  JEAN</w:t>
      </w:r>
    </w:p>
    <w:p w:rsidR="00FB3534" w:rsidRDefault="0006009B" w:rsidP="00FB3534">
      <w:r>
        <w:t>CANTIDAD    :          12</w:t>
      </w:r>
      <w:r w:rsidR="00FB3534">
        <w:t>0    Kg</w:t>
      </w:r>
    </w:p>
    <w:p w:rsidR="00FB3534" w:rsidRDefault="00FB3534" w:rsidP="00FB3534">
      <w:r>
        <w:t>COLORES:</w:t>
      </w:r>
      <w:r>
        <w:tab/>
      </w:r>
      <w:r>
        <w:tab/>
        <w:t>1 (  MAGENTA  )</w:t>
      </w:r>
    </w:p>
    <w:p w:rsidR="00FB3534" w:rsidRDefault="00FB3534" w:rsidP="00FB3534">
      <w:r>
        <w:t>CARAS:</w:t>
      </w:r>
      <w:r>
        <w:tab/>
      </w:r>
      <w:r>
        <w:tab/>
        <w:t>1</w:t>
      </w:r>
    </w:p>
    <w:p w:rsidR="00FB3534" w:rsidRDefault="00FB3534" w:rsidP="00FB3534">
      <w:r>
        <w:t>REPETICIÓN:</w:t>
      </w:r>
      <w:r>
        <w:tab/>
        <w:t>30</w:t>
      </w:r>
    </w:p>
    <w:p w:rsidR="00FB3534" w:rsidRDefault="00FB3534" w:rsidP="00FB3534">
      <w:r>
        <w:t>RODILLO:</w:t>
      </w:r>
      <w:r>
        <w:tab/>
      </w:r>
      <w:r>
        <w:tab/>
        <w:t>30</w:t>
      </w:r>
    </w:p>
    <w:p w:rsidR="00FB3534" w:rsidRDefault="00FB3534" w:rsidP="00FB3534">
      <w:r>
        <w:t>BOLSA:</w:t>
      </w:r>
      <w:r>
        <w:tab/>
      </w:r>
      <w:r>
        <w:tab/>
      </w:r>
      <w:r>
        <w:rPr>
          <w:b/>
        </w:rPr>
        <w:t>30  x  38 + 5</w:t>
      </w:r>
      <w:r>
        <w:t xml:space="preserve">  solapa interna  cms</w:t>
      </w:r>
    </w:p>
    <w:p w:rsidR="00FB3534" w:rsidRDefault="00FB3534" w:rsidP="00FB3534">
      <w:r>
        <w:t>SELLADO:</w:t>
      </w:r>
      <w:r>
        <w:tab/>
      </w:r>
      <w:r>
        <w:tab/>
        <w:t>Para selle lateral.</w:t>
      </w:r>
    </w:p>
    <w:p w:rsidR="00FB3534" w:rsidRDefault="00FB3534" w:rsidP="00FB3534"/>
    <w:p w:rsidR="00FB3534" w:rsidRDefault="00FB3534" w:rsidP="00FB3534">
      <w:r>
        <w:rPr>
          <w:b/>
          <w:bCs/>
          <w:u w:val="single"/>
        </w:rPr>
        <w:t>NOTA:</w:t>
      </w:r>
      <w:r>
        <w:t xml:space="preserve">  </w:t>
      </w:r>
      <w:r>
        <w:rPr>
          <w:b/>
          <w:sz w:val="28"/>
          <w:szCs w:val="28"/>
          <w:u w:val="single"/>
        </w:rPr>
        <w:t>* Cyreles  en su  planta</w:t>
      </w:r>
    </w:p>
    <w:p w:rsidR="00FB3534" w:rsidRDefault="00FB3534" w:rsidP="00FB3534">
      <w:pPr>
        <w:numPr>
          <w:ilvl w:val="0"/>
          <w:numId w:val="3"/>
        </w:numPr>
      </w:pPr>
      <w:r>
        <w:t>Se envían muestra física  para tonos y alturas</w:t>
      </w:r>
    </w:p>
    <w:p w:rsidR="00FB3534" w:rsidRDefault="00FB3534" w:rsidP="00FB3534">
      <w:pPr>
        <w:numPr>
          <w:ilvl w:val="0"/>
          <w:numId w:val="4"/>
        </w:numPr>
        <w:rPr>
          <w:b/>
        </w:rPr>
      </w:pPr>
      <w:r>
        <w:t xml:space="preserve">Se  envia el material de PP de </w:t>
      </w:r>
      <w:r>
        <w:rPr>
          <w:b/>
        </w:rPr>
        <w:t xml:space="preserve">40 </w:t>
      </w:r>
      <w:r>
        <w:t xml:space="preserve"> </w:t>
      </w:r>
      <w:r>
        <w:rPr>
          <w:b/>
        </w:rPr>
        <w:t>cms</w:t>
      </w:r>
    </w:p>
    <w:p w:rsidR="00FB3534" w:rsidRDefault="00FB3534" w:rsidP="00FB3534">
      <w:pPr>
        <w:ind w:left="885"/>
      </w:pPr>
    </w:p>
    <w:p w:rsidR="00FB3534" w:rsidRDefault="00FB3534" w:rsidP="00FB3534">
      <w:pPr>
        <w:ind w:left="885"/>
      </w:pPr>
    </w:p>
    <w:p w:rsidR="00FB3534" w:rsidRDefault="00FB3534" w:rsidP="00FB3534">
      <w:r>
        <w:t>Agradezco la atención y colaboración prestada.</w:t>
      </w:r>
    </w:p>
    <w:p w:rsidR="00FB3534" w:rsidRDefault="00FB3534" w:rsidP="00FB3534"/>
    <w:p w:rsidR="00FB3534" w:rsidRDefault="00FB3534" w:rsidP="00FB3534"/>
    <w:p w:rsidR="00FB3534" w:rsidRDefault="00FB3534" w:rsidP="00FB3534">
      <w:r>
        <w:t>Cordialmente,</w:t>
      </w:r>
    </w:p>
    <w:p w:rsidR="00FB3534" w:rsidRDefault="00FB3534" w:rsidP="00FB3534"/>
    <w:p w:rsidR="00FB3534" w:rsidRDefault="00FB3534" w:rsidP="00FB3534"/>
    <w:p w:rsidR="00FB3534" w:rsidRDefault="00FB3534" w:rsidP="00FB3534"/>
    <w:p w:rsidR="00FB3534" w:rsidRDefault="00FB3534" w:rsidP="00FB3534">
      <w:r>
        <w:t>RICARDO CASAS ZAPATA</w:t>
      </w:r>
    </w:p>
    <w:p w:rsidR="00FB3534" w:rsidRDefault="00FB3534" w:rsidP="00FB3534">
      <w:r>
        <w:t>Director.</w:t>
      </w:r>
    </w:p>
    <w:p w:rsidR="00FB3534" w:rsidRDefault="00FB3534" w:rsidP="00FB3534"/>
    <w:p w:rsidR="00FB3534" w:rsidRDefault="00FB3534" w:rsidP="0036079A">
      <w:pPr>
        <w:rPr>
          <w:b/>
        </w:rPr>
      </w:pPr>
    </w:p>
    <w:p w:rsidR="008601FA" w:rsidRDefault="008601FA" w:rsidP="0036079A">
      <w:pPr>
        <w:rPr>
          <w:b/>
        </w:rPr>
      </w:pPr>
    </w:p>
    <w:p w:rsidR="008601FA" w:rsidRDefault="008601FA" w:rsidP="0036079A">
      <w:pPr>
        <w:rPr>
          <w:b/>
        </w:rPr>
      </w:pPr>
    </w:p>
    <w:p w:rsidR="008601FA" w:rsidRDefault="008601FA" w:rsidP="0036079A">
      <w:pPr>
        <w:rPr>
          <w:b/>
        </w:rPr>
      </w:pPr>
    </w:p>
    <w:p w:rsidR="008601FA" w:rsidRDefault="008601FA" w:rsidP="0036079A">
      <w:pPr>
        <w:rPr>
          <w:b/>
        </w:rPr>
      </w:pPr>
    </w:p>
    <w:p w:rsidR="008601FA" w:rsidRDefault="008601FA" w:rsidP="0036079A">
      <w:pPr>
        <w:rPr>
          <w:b/>
        </w:rPr>
      </w:pPr>
    </w:p>
    <w:p w:rsidR="008601FA" w:rsidRDefault="008601FA" w:rsidP="0036079A">
      <w:pPr>
        <w:rPr>
          <w:b/>
        </w:rPr>
      </w:pPr>
    </w:p>
    <w:p w:rsidR="008601FA" w:rsidRDefault="008601FA" w:rsidP="008601FA">
      <w:pPr>
        <w:rPr>
          <w:b/>
        </w:rPr>
      </w:pPr>
    </w:p>
    <w:p w:rsidR="008601FA" w:rsidRDefault="008601FA" w:rsidP="008601FA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8601FA" w:rsidRDefault="008601FA" w:rsidP="008601FA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NIT: 811.040.799-9</w:t>
      </w:r>
    </w:p>
    <w:p w:rsidR="008601FA" w:rsidRDefault="008601FA" w:rsidP="008601FA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8601FA" w:rsidRDefault="008601FA" w:rsidP="008601FA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8601FA" w:rsidRDefault="008601FA" w:rsidP="008601FA">
      <w:pPr>
        <w:rPr>
          <w:b/>
          <w:bCs/>
        </w:rPr>
      </w:pPr>
    </w:p>
    <w:p w:rsidR="008601FA" w:rsidRDefault="008601FA" w:rsidP="008601FA">
      <w:pPr>
        <w:pStyle w:val="Ttulo1"/>
      </w:pPr>
    </w:p>
    <w:p w:rsidR="008601FA" w:rsidRDefault="008601FA" w:rsidP="008601FA">
      <w:pPr>
        <w:pStyle w:val="Ttulo1"/>
      </w:pPr>
      <w:r>
        <w:t>ORDEN DE TRABAJO  N °      05697</w:t>
      </w:r>
    </w:p>
    <w:p w:rsidR="008601FA" w:rsidRDefault="008601FA" w:rsidP="008601FA"/>
    <w:p w:rsidR="008601FA" w:rsidRDefault="00FB1B45" w:rsidP="008601FA">
      <w:r>
        <w:t>FECHA:</w:t>
      </w:r>
      <w:r>
        <w:tab/>
        <w:t xml:space="preserve">Medellín, Noviembre  </w:t>
      </w:r>
      <w:r w:rsidR="008601FA">
        <w:t xml:space="preserve"> </w:t>
      </w:r>
      <w:r w:rsidR="00BF7D4E">
        <w:t xml:space="preserve">18 </w:t>
      </w:r>
      <w:r w:rsidR="008601FA">
        <w:t xml:space="preserve">   de 2009</w:t>
      </w:r>
    </w:p>
    <w:p w:rsidR="008601FA" w:rsidRDefault="008601FA" w:rsidP="008601FA">
      <w:r>
        <w:t>PARA:</w:t>
      </w:r>
      <w:r>
        <w:tab/>
      </w:r>
      <w:r>
        <w:tab/>
        <w:t>PLÁSTICOS DARMA</w:t>
      </w:r>
    </w:p>
    <w:p w:rsidR="008601FA" w:rsidRDefault="008601FA" w:rsidP="008601FA">
      <w:r>
        <w:t>ATENCIÓN:</w:t>
      </w:r>
      <w:r>
        <w:tab/>
        <w:t>Sr. Darío Jaramillo</w:t>
      </w:r>
    </w:p>
    <w:p w:rsidR="008601FA" w:rsidRDefault="008601FA" w:rsidP="008601FA">
      <w:r>
        <w:tab/>
      </w:r>
      <w:r>
        <w:tab/>
        <w:t>Gerente.</w:t>
      </w:r>
    </w:p>
    <w:p w:rsidR="008601FA" w:rsidRDefault="008601FA" w:rsidP="008601FA"/>
    <w:p w:rsidR="008601FA" w:rsidRDefault="008601FA" w:rsidP="008601FA">
      <w:r>
        <w:t>Apreciado Don Darío:</w:t>
      </w:r>
    </w:p>
    <w:p w:rsidR="008601FA" w:rsidRDefault="008601FA" w:rsidP="008601FA"/>
    <w:p w:rsidR="008601FA" w:rsidRDefault="008601FA" w:rsidP="008601FA">
      <w:r>
        <w:t>Con la presente estamos solicitando el siguiente servicio de  IMPRESIÓN :</w:t>
      </w:r>
    </w:p>
    <w:p w:rsidR="008601FA" w:rsidRDefault="008601FA" w:rsidP="008601FA"/>
    <w:p w:rsidR="008601FA" w:rsidRDefault="008601FA" w:rsidP="008601FA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8601FA" w:rsidRDefault="008601FA" w:rsidP="008601FA">
      <w:r>
        <w:t xml:space="preserve">MATERIAL   :           Polipropileno SemiTubular   de  </w:t>
      </w:r>
      <w:r w:rsidRPr="00B24285">
        <w:rPr>
          <w:b/>
        </w:rPr>
        <w:t>13 + 4</w:t>
      </w:r>
      <w:r>
        <w:t xml:space="preserve">     cms</w:t>
      </w:r>
    </w:p>
    <w:p w:rsidR="008601FA" w:rsidRDefault="008601FA" w:rsidP="008601FA">
      <w:r>
        <w:t xml:space="preserve">CLIBRE      :               1.5 </w:t>
      </w:r>
      <w:r w:rsidR="007A5BAA">
        <w:t xml:space="preserve"> </w:t>
      </w:r>
      <w:r>
        <w:t xml:space="preserve"> ”</w:t>
      </w:r>
    </w:p>
    <w:p w:rsidR="008601FA" w:rsidRPr="00AD5DCF" w:rsidRDefault="008601FA" w:rsidP="008601FA">
      <w:pPr>
        <w:rPr>
          <w:b/>
        </w:rPr>
      </w:pPr>
      <w:r>
        <w:t>REFERENCIA:</w:t>
      </w:r>
      <w:r>
        <w:tab/>
      </w:r>
      <w:r>
        <w:rPr>
          <w:b/>
        </w:rPr>
        <w:t>CARMEL  INTERIOR  PEQUENA</w:t>
      </w:r>
    </w:p>
    <w:p w:rsidR="008601FA" w:rsidRDefault="008601FA" w:rsidP="008601FA">
      <w:r>
        <w:t>CANTIDAD    :          60    Kg</w:t>
      </w:r>
    </w:p>
    <w:p w:rsidR="008601FA" w:rsidRDefault="008601FA" w:rsidP="008601FA">
      <w:r>
        <w:t>COLORES:</w:t>
      </w:r>
      <w:r>
        <w:tab/>
      </w:r>
      <w:r>
        <w:tab/>
        <w:t>1 ( Según  arte )</w:t>
      </w:r>
    </w:p>
    <w:p w:rsidR="008601FA" w:rsidRDefault="008601FA" w:rsidP="008601FA">
      <w:r>
        <w:t>CARAS:</w:t>
      </w:r>
      <w:r>
        <w:tab/>
      </w:r>
      <w:r>
        <w:tab/>
        <w:t xml:space="preserve">1  </w:t>
      </w:r>
    </w:p>
    <w:p w:rsidR="008601FA" w:rsidRDefault="008601FA" w:rsidP="008601FA">
      <w:r>
        <w:t>REPETICIÓN:</w:t>
      </w:r>
      <w:r>
        <w:tab/>
        <w:t>14</w:t>
      </w:r>
    </w:p>
    <w:p w:rsidR="008601FA" w:rsidRDefault="008601FA" w:rsidP="008601FA">
      <w:r>
        <w:t>RODILLO:</w:t>
      </w:r>
      <w:r>
        <w:tab/>
      </w:r>
      <w:r>
        <w:tab/>
        <w:t>29</w:t>
      </w:r>
    </w:p>
    <w:p w:rsidR="008601FA" w:rsidRDefault="008601FA" w:rsidP="008601FA">
      <w:r>
        <w:t>BOLSA:</w:t>
      </w:r>
      <w:r>
        <w:tab/>
      </w:r>
      <w:r>
        <w:tab/>
        <w:t xml:space="preserve">14  X  13 + 4    cms </w:t>
      </w:r>
      <w:r w:rsidR="004B720C">
        <w:t xml:space="preserve">   </w:t>
      </w:r>
      <w:r>
        <w:t>de solapa  volada</w:t>
      </w:r>
    </w:p>
    <w:p w:rsidR="008601FA" w:rsidRDefault="008601FA" w:rsidP="008601FA">
      <w:r>
        <w:t>SELLADO:</w:t>
      </w:r>
      <w:r>
        <w:tab/>
      </w:r>
      <w:r>
        <w:tab/>
        <w:t>Para selle lateral.</w:t>
      </w:r>
    </w:p>
    <w:p w:rsidR="008601FA" w:rsidRDefault="008601FA" w:rsidP="008601FA"/>
    <w:p w:rsidR="008601FA" w:rsidRDefault="008601FA" w:rsidP="008601FA"/>
    <w:p w:rsidR="008601FA" w:rsidRDefault="008601FA" w:rsidP="008601FA">
      <w:r>
        <w:rPr>
          <w:b/>
          <w:bCs/>
          <w:u w:val="single"/>
        </w:rPr>
        <w:t>NOTA:</w:t>
      </w:r>
      <w:r>
        <w:t xml:space="preserve">  *   Los cyreles se encuentran en su planta</w:t>
      </w:r>
    </w:p>
    <w:p w:rsidR="008601FA" w:rsidRDefault="008601FA" w:rsidP="008601FA">
      <w:pPr>
        <w:numPr>
          <w:ilvl w:val="0"/>
          <w:numId w:val="1"/>
        </w:numPr>
      </w:pPr>
      <w:r>
        <w:t>Se envían ARTE    para tonos y alturas</w:t>
      </w:r>
    </w:p>
    <w:p w:rsidR="008601FA" w:rsidRPr="00307118" w:rsidRDefault="008601FA" w:rsidP="008601FA">
      <w:pPr>
        <w:numPr>
          <w:ilvl w:val="0"/>
          <w:numId w:val="2"/>
        </w:numPr>
      </w:pPr>
      <w:r>
        <w:t xml:space="preserve">Se  envia el material de PP </w:t>
      </w:r>
      <w:r>
        <w:rPr>
          <w:b/>
        </w:rPr>
        <w:t xml:space="preserve">de  13 + 4 </w:t>
      </w:r>
      <w:r w:rsidRPr="00AD5DCF">
        <w:rPr>
          <w:b/>
        </w:rPr>
        <w:t xml:space="preserve">  cms</w:t>
      </w:r>
    </w:p>
    <w:p w:rsidR="008601FA" w:rsidRPr="00150D1A" w:rsidRDefault="008601FA" w:rsidP="008601FA">
      <w:pPr>
        <w:numPr>
          <w:ilvl w:val="0"/>
          <w:numId w:val="2"/>
        </w:numPr>
      </w:pPr>
      <w:r>
        <w:rPr>
          <w:b/>
        </w:rPr>
        <w:t>Igual  ultima  impresion</w:t>
      </w:r>
    </w:p>
    <w:p w:rsidR="008601FA" w:rsidRDefault="008601FA" w:rsidP="008601FA">
      <w:pPr>
        <w:ind w:left="885"/>
      </w:pPr>
    </w:p>
    <w:p w:rsidR="008601FA" w:rsidRDefault="008601FA" w:rsidP="008601FA">
      <w:pPr>
        <w:ind w:left="885"/>
      </w:pPr>
    </w:p>
    <w:p w:rsidR="008601FA" w:rsidRDefault="008601FA" w:rsidP="008601FA">
      <w:r>
        <w:t>Agradezco la atención y colaboración prestada.</w:t>
      </w:r>
    </w:p>
    <w:p w:rsidR="008601FA" w:rsidRDefault="008601FA" w:rsidP="008601FA"/>
    <w:p w:rsidR="008601FA" w:rsidRDefault="008601FA" w:rsidP="008601FA"/>
    <w:p w:rsidR="008601FA" w:rsidRDefault="008601FA" w:rsidP="008601FA">
      <w:r>
        <w:t>Cordialmente,</w:t>
      </w:r>
    </w:p>
    <w:p w:rsidR="008601FA" w:rsidRDefault="008601FA" w:rsidP="008601FA"/>
    <w:p w:rsidR="008601FA" w:rsidRDefault="008601FA" w:rsidP="008601FA"/>
    <w:p w:rsidR="008601FA" w:rsidRDefault="008601FA" w:rsidP="008601FA"/>
    <w:p w:rsidR="008601FA" w:rsidRDefault="008601FA" w:rsidP="008601FA">
      <w:r>
        <w:t>RICARDO CASAS ZAPATA</w:t>
      </w:r>
    </w:p>
    <w:p w:rsidR="008601FA" w:rsidRDefault="008601FA" w:rsidP="008601FA">
      <w:r>
        <w:t>Director.</w:t>
      </w:r>
    </w:p>
    <w:p w:rsidR="008601FA" w:rsidRDefault="008601FA" w:rsidP="008601FA"/>
    <w:p w:rsidR="008601FA" w:rsidRDefault="008601FA" w:rsidP="0036079A">
      <w:pPr>
        <w:rPr>
          <w:b/>
        </w:rPr>
      </w:pPr>
    </w:p>
    <w:p w:rsidR="005515FE" w:rsidRDefault="005515FE" w:rsidP="0036079A">
      <w:pPr>
        <w:rPr>
          <w:b/>
        </w:rPr>
      </w:pPr>
    </w:p>
    <w:p w:rsidR="005515FE" w:rsidRDefault="005515FE" w:rsidP="0036079A">
      <w:pPr>
        <w:rPr>
          <w:b/>
        </w:rPr>
      </w:pPr>
    </w:p>
    <w:p w:rsidR="005515FE" w:rsidRDefault="005515FE" w:rsidP="0036079A">
      <w:pPr>
        <w:rPr>
          <w:b/>
        </w:rPr>
      </w:pPr>
    </w:p>
    <w:p w:rsidR="005515FE" w:rsidRDefault="005515FE" w:rsidP="005515FE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5515FE" w:rsidRDefault="005515FE" w:rsidP="005515FE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5515FE" w:rsidRDefault="005515FE" w:rsidP="005515FE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5515FE" w:rsidRDefault="005515FE" w:rsidP="005515FE">
      <w:pPr>
        <w:rPr>
          <w:b/>
          <w:bCs/>
          <w:sz w:val="20"/>
        </w:rPr>
      </w:pPr>
      <w:r>
        <w:rPr>
          <w:b/>
          <w:bCs/>
          <w:sz w:val="20"/>
        </w:rPr>
        <w:t>TEL:  4 44 46 64  ITAGUI.</w:t>
      </w:r>
    </w:p>
    <w:p w:rsidR="005515FE" w:rsidRDefault="005515FE" w:rsidP="005515FE">
      <w:pPr>
        <w:rPr>
          <w:b/>
          <w:bCs/>
        </w:rPr>
      </w:pPr>
    </w:p>
    <w:p w:rsidR="005515FE" w:rsidRDefault="005515FE" w:rsidP="005515FE">
      <w:pPr>
        <w:rPr>
          <w:b/>
          <w:bCs/>
        </w:rPr>
      </w:pPr>
    </w:p>
    <w:p w:rsidR="005515FE" w:rsidRDefault="005515FE" w:rsidP="005515FE">
      <w:pPr>
        <w:pStyle w:val="Ttulo1"/>
      </w:pPr>
      <w:r>
        <w:t>ORDEN DE TRABAJO        N°      05711</w:t>
      </w:r>
    </w:p>
    <w:p w:rsidR="005515FE" w:rsidRDefault="005515FE" w:rsidP="005515FE"/>
    <w:p w:rsidR="005515FE" w:rsidRDefault="005515FE" w:rsidP="005515FE">
      <w:r>
        <w:t>FECHA:</w:t>
      </w:r>
      <w:r>
        <w:tab/>
        <w:t>Medellín, Noviembre   20  de 2009</w:t>
      </w:r>
    </w:p>
    <w:p w:rsidR="005515FE" w:rsidRDefault="005515FE" w:rsidP="005515FE">
      <w:r>
        <w:t>PARA:</w:t>
      </w:r>
      <w:r>
        <w:tab/>
      </w:r>
      <w:r>
        <w:tab/>
        <w:t>PLÁSTICOS DARMA</w:t>
      </w:r>
    </w:p>
    <w:p w:rsidR="005515FE" w:rsidRDefault="005515FE" w:rsidP="005515FE">
      <w:r>
        <w:t>ATENCIÓN:</w:t>
      </w:r>
      <w:r>
        <w:tab/>
        <w:t>Sr. Darío Jaramillo</w:t>
      </w:r>
    </w:p>
    <w:p w:rsidR="005515FE" w:rsidRDefault="005515FE" w:rsidP="005515FE">
      <w:r>
        <w:tab/>
      </w:r>
      <w:r>
        <w:tab/>
        <w:t>Gerente.</w:t>
      </w:r>
    </w:p>
    <w:p w:rsidR="005515FE" w:rsidRDefault="005515FE" w:rsidP="005515FE"/>
    <w:p w:rsidR="005515FE" w:rsidRDefault="005515FE" w:rsidP="005515FE">
      <w:r>
        <w:t>Apreciado Don Darío:</w:t>
      </w:r>
    </w:p>
    <w:p w:rsidR="005515FE" w:rsidRDefault="005515FE" w:rsidP="005515FE"/>
    <w:p w:rsidR="005515FE" w:rsidRDefault="005515FE" w:rsidP="005515FE">
      <w:r>
        <w:t>Con la presente estamos solicitando el siguiente material    :</w:t>
      </w:r>
    </w:p>
    <w:p w:rsidR="005515FE" w:rsidRDefault="005515FE" w:rsidP="005515FE"/>
    <w:p w:rsidR="005515FE" w:rsidRDefault="005515FE" w:rsidP="005515FE">
      <w:pPr>
        <w:rPr>
          <w:b/>
          <w:bCs/>
          <w:u w:val="single"/>
        </w:rPr>
      </w:pPr>
      <w:r>
        <w:rPr>
          <w:b/>
          <w:bCs/>
          <w:u w:val="single"/>
        </w:rPr>
        <w:t>IMPRESIÓN  :</w:t>
      </w:r>
    </w:p>
    <w:p w:rsidR="005515FE" w:rsidRDefault="005515FE" w:rsidP="005515FE"/>
    <w:p w:rsidR="005515FE" w:rsidRPr="00F97BC0" w:rsidRDefault="005515FE" w:rsidP="005515FE">
      <w:pPr>
        <w:rPr>
          <w:b/>
        </w:rPr>
      </w:pPr>
      <w:r>
        <w:t>MATERIAL:</w:t>
      </w:r>
      <w:r>
        <w:tab/>
      </w:r>
      <w:r>
        <w:tab/>
        <w:t xml:space="preserve">P.P  Tubular  </w:t>
      </w:r>
      <w:r w:rsidRPr="00F97BC0">
        <w:rPr>
          <w:b/>
        </w:rPr>
        <w:t>50  cms</w:t>
      </w:r>
    </w:p>
    <w:p w:rsidR="005515FE" w:rsidRDefault="005515FE" w:rsidP="005515FE">
      <w:r>
        <w:t>CALIBRE:</w:t>
      </w:r>
      <w:r>
        <w:tab/>
      </w:r>
      <w:r>
        <w:tab/>
      </w:r>
      <w:r w:rsidRPr="00F97BC0">
        <w:rPr>
          <w:b/>
        </w:rPr>
        <w:t>1.2</w:t>
      </w:r>
      <w:r>
        <w:t xml:space="preserve">  ”</w:t>
      </w:r>
    </w:p>
    <w:p w:rsidR="005515FE" w:rsidRDefault="005515FE" w:rsidP="005515FE">
      <w:r>
        <w:t>CANTIDAD:</w:t>
      </w:r>
      <w:r>
        <w:tab/>
      </w:r>
      <w:r>
        <w:tab/>
        <w:t>120    Kg</w:t>
      </w:r>
    </w:p>
    <w:p w:rsidR="005515FE" w:rsidRDefault="005515FE" w:rsidP="005515FE">
      <w:r>
        <w:t>REFERENCIA:</w:t>
      </w:r>
      <w:r>
        <w:tab/>
      </w:r>
      <w:r w:rsidRPr="00E35E48">
        <w:rPr>
          <w:b/>
        </w:rPr>
        <w:t>COMBO</w:t>
      </w:r>
      <w:r w:rsidR="001D543A">
        <w:rPr>
          <w:b/>
        </w:rPr>
        <w:t xml:space="preserve">  </w:t>
      </w:r>
      <w:r w:rsidRPr="00E35E48">
        <w:rPr>
          <w:b/>
        </w:rPr>
        <w:t xml:space="preserve"> SAN </w:t>
      </w:r>
      <w:r w:rsidR="001D543A">
        <w:rPr>
          <w:b/>
        </w:rPr>
        <w:t xml:space="preserve"> </w:t>
      </w:r>
      <w:r w:rsidRPr="00E35E48">
        <w:rPr>
          <w:b/>
        </w:rPr>
        <w:t>REMO</w:t>
      </w:r>
    </w:p>
    <w:p w:rsidR="005515FE" w:rsidRDefault="005515FE" w:rsidP="005515FE">
      <w:r>
        <w:t>REPETICIÓN:</w:t>
      </w:r>
      <w:r>
        <w:tab/>
        <w:t>40   Cms.</w:t>
      </w:r>
    </w:p>
    <w:p w:rsidR="005515FE" w:rsidRDefault="005515FE" w:rsidP="005515FE">
      <w:r>
        <w:t>RODILLO  :               40</w:t>
      </w:r>
    </w:p>
    <w:p w:rsidR="005515FE" w:rsidRDefault="005515FE" w:rsidP="005515FE">
      <w:r>
        <w:t>IMPRESIÓN:</w:t>
      </w:r>
      <w:r>
        <w:tab/>
      </w:r>
      <w:r>
        <w:tab/>
        <w:t xml:space="preserve">1 Caras  ( 4X1  ) </w:t>
      </w:r>
    </w:p>
    <w:p w:rsidR="005515FE" w:rsidRDefault="005515FE" w:rsidP="005515FE">
      <w:r>
        <w:t>COLORES:</w:t>
      </w:r>
      <w:r>
        <w:tab/>
      </w:r>
      <w:r>
        <w:tab/>
        <w:t>4  (SEGÚN  MUESTRA )</w:t>
      </w:r>
    </w:p>
    <w:p w:rsidR="005515FE" w:rsidRDefault="005515FE" w:rsidP="005515FE">
      <w:r>
        <w:t>BOLSA:</w:t>
      </w:r>
      <w:r>
        <w:tab/>
      </w:r>
      <w:r>
        <w:tab/>
        <w:t xml:space="preserve">40  X 50    cms   </w:t>
      </w:r>
    </w:p>
    <w:p w:rsidR="005515FE" w:rsidRDefault="005515FE" w:rsidP="005515FE">
      <w:r>
        <w:t>SELLADO :</w:t>
      </w:r>
      <w:r>
        <w:tab/>
      </w:r>
      <w:r>
        <w:tab/>
        <w:t>Lateral</w:t>
      </w:r>
    </w:p>
    <w:p w:rsidR="005515FE" w:rsidRDefault="005515FE" w:rsidP="005515FE"/>
    <w:p w:rsidR="005515FE" w:rsidRDefault="005515FE" w:rsidP="005515FE"/>
    <w:p w:rsidR="005515FE" w:rsidRDefault="005515FE" w:rsidP="005515FE">
      <w:r>
        <w:rPr>
          <w:b/>
          <w:bCs/>
          <w:u w:val="single"/>
        </w:rPr>
        <w:t>NOTA:</w:t>
      </w:r>
      <w:r>
        <w:t xml:space="preserve">  - Se  envia muestra física para los tonos y alturas  de impresión.</w:t>
      </w:r>
    </w:p>
    <w:p w:rsidR="005515FE" w:rsidRDefault="005515FE" w:rsidP="005515FE">
      <w:r>
        <w:tab/>
        <w:t xml:space="preserve">    -  Colocar pie de imprenta de Plasticos  Union</w:t>
      </w:r>
    </w:p>
    <w:p w:rsidR="005515FE" w:rsidRDefault="005515FE" w:rsidP="005515FE"/>
    <w:p w:rsidR="005515FE" w:rsidRDefault="005515FE" w:rsidP="005515FE"/>
    <w:p w:rsidR="005515FE" w:rsidRDefault="005515FE" w:rsidP="005515FE"/>
    <w:p w:rsidR="005515FE" w:rsidRDefault="005515FE" w:rsidP="005515FE">
      <w:r>
        <w:t>Agradezco la atención y colaboración prestada.</w:t>
      </w:r>
    </w:p>
    <w:p w:rsidR="005515FE" w:rsidRDefault="005515FE" w:rsidP="005515FE"/>
    <w:p w:rsidR="005515FE" w:rsidRDefault="005515FE" w:rsidP="005515FE"/>
    <w:p w:rsidR="005515FE" w:rsidRDefault="005515FE" w:rsidP="005515FE"/>
    <w:p w:rsidR="005515FE" w:rsidRDefault="005515FE" w:rsidP="005515FE">
      <w:r>
        <w:t>Cordialmente,</w:t>
      </w:r>
    </w:p>
    <w:p w:rsidR="005515FE" w:rsidRDefault="005515FE" w:rsidP="005515FE"/>
    <w:p w:rsidR="005515FE" w:rsidRDefault="005515FE" w:rsidP="005515FE"/>
    <w:p w:rsidR="005515FE" w:rsidRDefault="005515FE" w:rsidP="005515FE">
      <w:r>
        <w:t>RICARDO CASAS ZAPATA</w:t>
      </w:r>
    </w:p>
    <w:p w:rsidR="005515FE" w:rsidRDefault="005515FE" w:rsidP="005515FE">
      <w:r>
        <w:t>Director.</w:t>
      </w:r>
    </w:p>
    <w:p w:rsidR="005515FE" w:rsidRDefault="005515FE" w:rsidP="005515FE">
      <w:pPr>
        <w:rPr>
          <w:b/>
        </w:rPr>
      </w:pPr>
    </w:p>
    <w:p w:rsidR="005515FE" w:rsidRDefault="005515FE" w:rsidP="0036079A">
      <w:pPr>
        <w:rPr>
          <w:b/>
        </w:rPr>
      </w:pPr>
    </w:p>
    <w:p w:rsidR="00312D42" w:rsidRDefault="00312D42" w:rsidP="0036079A">
      <w:pPr>
        <w:rPr>
          <w:b/>
        </w:rPr>
      </w:pPr>
    </w:p>
    <w:p w:rsidR="00312D42" w:rsidRDefault="00312D42" w:rsidP="0036079A">
      <w:pPr>
        <w:rPr>
          <w:b/>
        </w:rPr>
      </w:pPr>
    </w:p>
    <w:p w:rsidR="00312D42" w:rsidRDefault="00312D42" w:rsidP="0036079A">
      <w:pPr>
        <w:rPr>
          <w:b/>
        </w:rPr>
      </w:pPr>
    </w:p>
    <w:p w:rsidR="00312D42" w:rsidRDefault="00312D42" w:rsidP="0036079A">
      <w:pPr>
        <w:rPr>
          <w:b/>
        </w:rPr>
      </w:pPr>
    </w:p>
    <w:p w:rsidR="00312D42" w:rsidRDefault="00312D42" w:rsidP="00312D42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312D42" w:rsidRDefault="00312D42" w:rsidP="00312D42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312D42" w:rsidRDefault="00312D42" w:rsidP="00312D42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312D42" w:rsidRDefault="00312D42" w:rsidP="00312D42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312D42" w:rsidRDefault="00312D42" w:rsidP="00312D42"/>
    <w:p w:rsidR="00312D42" w:rsidRDefault="00312D42" w:rsidP="00312D42">
      <w:pPr>
        <w:pStyle w:val="Ttulo1"/>
      </w:pPr>
      <w:r>
        <w:t>ORDEN DE TRABAJO     N °      05706</w:t>
      </w:r>
    </w:p>
    <w:p w:rsidR="00312D42" w:rsidRPr="00DA7CB5" w:rsidRDefault="00312D42" w:rsidP="00312D42"/>
    <w:p w:rsidR="00312D42" w:rsidRDefault="00312D42" w:rsidP="00312D42">
      <w:r>
        <w:t>FECHA:</w:t>
      </w:r>
      <w:r>
        <w:tab/>
        <w:t>Medellín, Noviembre  20   de 2009</w:t>
      </w:r>
    </w:p>
    <w:p w:rsidR="00312D42" w:rsidRDefault="00312D42" w:rsidP="00312D42">
      <w:r>
        <w:t>PARA:</w:t>
      </w:r>
      <w:r>
        <w:tab/>
      </w:r>
      <w:r>
        <w:tab/>
        <w:t>PLÁSTICOS DARMA</w:t>
      </w:r>
    </w:p>
    <w:p w:rsidR="00312D42" w:rsidRDefault="00312D42" w:rsidP="00312D42">
      <w:r>
        <w:t>ATENCIÓN:</w:t>
      </w:r>
      <w:r>
        <w:tab/>
        <w:t>Sr. DARIO JARAMILLO</w:t>
      </w:r>
    </w:p>
    <w:p w:rsidR="00312D42" w:rsidRDefault="00312D42" w:rsidP="00312D42"/>
    <w:p w:rsidR="00312D42" w:rsidRDefault="00312D42" w:rsidP="00312D42">
      <w:r>
        <w:t>Apreciado Dn DARIO:</w:t>
      </w:r>
    </w:p>
    <w:p w:rsidR="00312D42" w:rsidRDefault="00312D42" w:rsidP="00312D42">
      <w:r>
        <w:t>Con la presente estamos solicitando el siguiente servicio de extrusión e impresión</w:t>
      </w:r>
    </w:p>
    <w:p w:rsidR="00312D42" w:rsidRDefault="00312D42" w:rsidP="00312D42"/>
    <w:p w:rsidR="00893303" w:rsidRDefault="00893303" w:rsidP="00312D42">
      <w:r>
        <w:rPr>
          <w:b/>
          <w:bCs/>
          <w:u w:val="single"/>
        </w:rPr>
        <w:t>IMPRESIÓN :</w:t>
      </w:r>
    </w:p>
    <w:p w:rsidR="00312D42" w:rsidRDefault="00312D42" w:rsidP="00312D42"/>
    <w:p w:rsidR="00312D42" w:rsidRDefault="00312D42" w:rsidP="00312D42">
      <w:r>
        <w:t>MATERIAL :</w:t>
      </w:r>
      <w:r>
        <w:tab/>
      </w:r>
      <w:r>
        <w:tab/>
        <w:t>Polietileno de Baja  Densidad Blanco Tubular</w:t>
      </w:r>
    </w:p>
    <w:p w:rsidR="00312D42" w:rsidRDefault="00312D42" w:rsidP="00312D42">
      <w:r>
        <w:t>MEDIDA:</w:t>
      </w:r>
      <w:r>
        <w:tab/>
      </w:r>
      <w:r>
        <w:tab/>
      </w:r>
      <w:r w:rsidRPr="0067768C">
        <w:rPr>
          <w:b/>
        </w:rPr>
        <w:t>35 + 7 + 7   cms</w:t>
      </w:r>
      <w:r>
        <w:t xml:space="preserve">   </w:t>
      </w:r>
    </w:p>
    <w:p w:rsidR="00312D42" w:rsidRDefault="00312D42" w:rsidP="00312D42">
      <w:r>
        <w:t>CALIBRE :</w:t>
      </w:r>
      <w:r>
        <w:tab/>
      </w:r>
      <w:r>
        <w:tab/>
      </w:r>
      <w:r w:rsidRPr="009E0EF5">
        <w:rPr>
          <w:b/>
        </w:rPr>
        <w:t>1.9   “</w:t>
      </w:r>
    </w:p>
    <w:p w:rsidR="00312D42" w:rsidRDefault="00312D42" w:rsidP="00312D42">
      <w:r>
        <w:t>COLOR :</w:t>
      </w:r>
      <w:r>
        <w:tab/>
      </w:r>
      <w:r>
        <w:tab/>
        <w:t>Blanco</w:t>
      </w:r>
    </w:p>
    <w:p w:rsidR="00312D42" w:rsidRPr="00F512F0" w:rsidRDefault="00312D42" w:rsidP="00312D42">
      <w:pPr>
        <w:rPr>
          <w:b/>
        </w:rPr>
      </w:pPr>
      <w:r>
        <w:t xml:space="preserve">TRATADO : </w:t>
      </w:r>
      <w:r>
        <w:tab/>
      </w:r>
      <w:r>
        <w:tab/>
        <w:t>1  cara</w:t>
      </w:r>
    </w:p>
    <w:p w:rsidR="00312D42" w:rsidRDefault="00312D42" w:rsidP="00312D42">
      <w:pPr>
        <w:rPr>
          <w:b/>
          <w:bCs/>
          <w:u w:val="single"/>
        </w:rPr>
      </w:pPr>
      <w:r>
        <w:t xml:space="preserve">CANTIDAD : </w:t>
      </w:r>
      <w:r>
        <w:tab/>
      </w:r>
      <w:r w:rsidR="00856CCE">
        <w:rPr>
          <w:b/>
        </w:rPr>
        <w:t>11</w:t>
      </w:r>
      <w:r w:rsidRPr="00F93C0F">
        <w:rPr>
          <w:b/>
        </w:rPr>
        <w:t xml:space="preserve">0 </w:t>
      </w:r>
      <w:r>
        <w:t xml:space="preserve">   kg</w:t>
      </w:r>
    </w:p>
    <w:p w:rsidR="00312D42" w:rsidRDefault="00312D42" w:rsidP="00312D42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 xml:space="preserve">2    ( según muestra  ) </w:t>
      </w:r>
    </w:p>
    <w:p w:rsidR="00312D42" w:rsidRDefault="00312D42" w:rsidP="00312D42">
      <w:r>
        <w:t xml:space="preserve">CARAS : </w:t>
      </w:r>
      <w:r>
        <w:tab/>
      </w:r>
      <w:r>
        <w:tab/>
        <w:t>1  ( 2  x  1 )</w:t>
      </w:r>
    </w:p>
    <w:p w:rsidR="00312D42" w:rsidRDefault="00312D42" w:rsidP="00312D42">
      <w:r>
        <w:t xml:space="preserve">REPETICIÓN : </w:t>
      </w:r>
      <w:r>
        <w:tab/>
        <w:t>60  cms</w:t>
      </w:r>
    </w:p>
    <w:p w:rsidR="00312D42" w:rsidRDefault="00312D42" w:rsidP="00312D42">
      <w:r>
        <w:t>RODILLO :</w:t>
      </w:r>
      <w:r>
        <w:tab/>
      </w:r>
      <w:r>
        <w:tab/>
        <w:t>60</w:t>
      </w:r>
    </w:p>
    <w:p w:rsidR="00312D42" w:rsidRDefault="00312D42" w:rsidP="00312D42">
      <w:r>
        <w:t>BOLSA  :</w:t>
      </w:r>
      <w:r>
        <w:tab/>
      </w:r>
      <w:r>
        <w:tab/>
        <w:t xml:space="preserve">35 +7 + 7 x 60   cm    </w:t>
      </w:r>
    </w:p>
    <w:p w:rsidR="00312D42" w:rsidRDefault="00312D42" w:rsidP="00312D42">
      <w:r>
        <w:t>SELLADO .</w:t>
      </w:r>
      <w:r>
        <w:tab/>
      </w:r>
      <w:r>
        <w:tab/>
        <w:t xml:space="preserve">Fondo </w:t>
      </w:r>
    </w:p>
    <w:p w:rsidR="00312D42" w:rsidRPr="009104F9" w:rsidRDefault="00312D42" w:rsidP="00312D42">
      <w:pPr>
        <w:rPr>
          <w:b/>
        </w:rPr>
      </w:pPr>
      <w:r>
        <w:t>REFERENCIA :</w:t>
      </w:r>
      <w:r>
        <w:tab/>
      </w:r>
      <w:r w:rsidRPr="009104F9">
        <w:rPr>
          <w:b/>
        </w:rPr>
        <w:t xml:space="preserve">ROCA PUNTO DE VENTA GRANDE </w:t>
      </w:r>
    </w:p>
    <w:p w:rsidR="00312D42" w:rsidRPr="009104F9" w:rsidRDefault="00312D42" w:rsidP="00312D42">
      <w:pPr>
        <w:rPr>
          <w:b/>
        </w:rPr>
      </w:pPr>
    </w:p>
    <w:p w:rsidR="00312D42" w:rsidRDefault="00312D42" w:rsidP="00312D42"/>
    <w:p w:rsidR="00312D42" w:rsidRDefault="00312D42" w:rsidP="00312D42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>
        <w:rPr>
          <w:bCs/>
        </w:rPr>
        <w:t>Cyreles se encuentran en su planta</w:t>
      </w:r>
    </w:p>
    <w:p w:rsidR="00312D42" w:rsidRDefault="00312D42" w:rsidP="00312D42">
      <w:r>
        <w:t xml:space="preserve">                   -   Anexo muestra física para   alturas y Tonos </w:t>
      </w:r>
      <w:r w:rsidR="00D80A2B">
        <w:t xml:space="preserve">  </w:t>
      </w:r>
      <w:r>
        <w:t>.(según Arte )</w:t>
      </w:r>
    </w:p>
    <w:p w:rsidR="00312D42" w:rsidRDefault="0081391F" w:rsidP="00312D42">
      <w:r>
        <w:tab/>
        <w:t xml:space="preserve">       -   Se envía   Tubular</w:t>
      </w:r>
      <w:r w:rsidR="00312D42">
        <w:tab/>
        <w:t xml:space="preserve">        </w:t>
      </w:r>
    </w:p>
    <w:p w:rsidR="00312D42" w:rsidRPr="00F512F0" w:rsidRDefault="00312D42" w:rsidP="00312D42">
      <w:pPr>
        <w:rPr>
          <w:b/>
          <w:u w:val="single"/>
        </w:rPr>
      </w:pPr>
    </w:p>
    <w:p w:rsidR="00312D42" w:rsidRDefault="00312D42" w:rsidP="00312D42">
      <w:r>
        <w:tab/>
      </w:r>
      <w:r>
        <w:tab/>
      </w:r>
    </w:p>
    <w:p w:rsidR="00312D42" w:rsidRDefault="00312D42" w:rsidP="00312D42">
      <w:r>
        <w:t>Agradezco la atención y colaboración prestada.</w:t>
      </w:r>
    </w:p>
    <w:p w:rsidR="00312D42" w:rsidRDefault="00312D42" w:rsidP="00312D42"/>
    <w:p w:rsidR="00312D42" w:rsidRDefault="00312D42" w:rsidP="00312D42"/>
    <w:p w:rsidR="00D80A2B" w:rsidRDefault="00D80A2B" w:rsidP="00312D42"/>
    <w:p w:rsidR="00312D42" w:rsidRDefault="00312D42" w:rsidP="00312D42">
      <w:r>
        <w:t xml:space="preserve">Cordialmente </w:t>
      </w:r>
    </w:p>
    <w:p w:rsidR="00312D42" w:rsidRDefault="00312D42" w:rsidP="00312D42"/>
    <w:p w:rsidR="00312D42" w:rsidRDefault="00312D42" w:rsidP="00312D42"/>
    <w:p w:rsidR="00312D42" w:rsidRDefault="00312D42" w:rsidP="00312D42">
      <w:r>
        <w:t>RICARDO CASAS ZAPATA</w:t>
      </w:r>
    </w:p>
    <w:p w:rsidR="00312D42" w:rsidRDefault="00312D42" w:rsidP="00312D42">
      <w:r>
        <w:t>Director.</w:t>
      </w:r>
    </w:p>
    <w:p w:rsidR="00312D42" w:rsidRDefault="00312D42" w:rsidP="00312D42"/>
    <w:p w:rsidR="00312D42" w:rsidRDefault="00312D42" w:rsidP="0036079A">
      <w:pPr>
        <w:rPr>
          <w:b/>
        </w:rPr>
      </w:pPr>
    </w:p>
    <w:p w:rsidR="009520A1" w:rsidRDefault="009520A1" w:rsidP="0036079A">
      <w:pPr>
        <w:rPr>
          <w:b/>
        </w:rPr>
      </w:pPr>
    </w:p>
    <w:p w:rsidR="009520A1" w:rsidRDefault="009520A1" w:rsidP="0036079A">
      <w:pPr>
        <w:rPr>
          <w:b/>
        </w:rPr>
      </w:pPr>
    </w:p>
    <w:p w:rsidR="009520A1" w:rsidRDefault="009520A1" w:rsidP="0036079A">
      <w:pPr>
        <w:rPr>
          <w:b/>
        </w:rPr>
      </w:pPr>
    </w:p>
    <w:p w:rsidR="009520A1" w:rsidRDefault="009520A1" w:rsidP="0036079A">
      <w:pPr>
        <w:rPr>
          <w:b/>
        </w:rPr>
      </w:pPr>
    </w:p>
    <w:p w:rsidR="009520A1" w:rsidRDefault="009520A1" w:rsidP="009520A1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9520A1" w:rsidRDefault="009520A1" w:rsidP="009520A1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9520A1" w:rsidRDefault="009520A1" w:rsidP="009520A1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9520A1" w:rsidRDefault="009520A1" w:rsidP="009520A1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9520A1" w:rsidRDefault="009520A1" w:rsidP="009520A1">
      <w:pPr>
        <w:rPr>
          <w:b/>
          <w:bCs/>
        </w:rPr>
      </w:pPr>
    </w:p>
    <w:p w:rsidR="009520A1" w:rsidRDefault="009520A1" w:rsidP="009520A1">
      <w:pPr>
        <w:pStyle w:val="Ttulo1"/>
      </w:pPr>
      <w:r>
        <w:t>ORDEN DE TRABAJO N°      05702</w:t>
      </w:r>
    </w:p>
    <w:p w:rsidR="009520A1" w:rsidRDefault="009520A1" w:rsidP="009520A1"/>
    <w:p w:rsidR="009520A1" w:rsidRDefault="009520A1" w:rsidP="009520A1"/>
    <w:p w:rsidR="009520A1" w:rsidRDefault="009520A1" w:rsidP="009520A1">
      <w:r>
        <w:t>FECHA:</w:t>
      </w:r>
      <w:r>
        <w:tab/>
        <w:t>Medellín,  Noviembre    20    de 2009</w:t>
      </w:r>
    </w:p>
    <w:p w:rsidR="009520A1" w:rsidRDefault="009520A1" w:rsidP="009520A1">
      <w:r>
        <w:t>PARA:</w:t>
      </w:r>
      <w:r>
        <w:tab/>
      </w:r>
      <w:r>
        <w:tab/>
        <w:t>PLÁSTICOS DARMA</w:t>
      </w:r>
    </w:p>
    <w:p w:rsidR="009520A1" w:rsidRDefault="009520A1" w:rsidP="009520A1">
      <w:r>
        <w:t>ATENCIÓN:</w:t>
      </w:r>
      <w:r>
        <w:tab/>
        <w:t>Sr. Darío Jaramillo</w:t>
      </w:r>
    </w:p>
    <w:p w:rsidR="009520A1" w:rsidRDefault="009520A1" w:rsidP="009520A1">
      <w:r>
        <w:tab/>
      </w:r>
      <w:r>
        <w:tab/>
        <w:t>Gerente.</w:t>
      </w:r>
    </w:p>
    <w:p w:rsidR="009520A1" w:rsidRDefault="009520A1" w:rsidP="009520A1"/>
    <w:p w:rsidR="009520A1" w:rsidRDefault="009520A1" w:rsidP="009520A1">
      <w:r>
        <w:t>Apreciado Don Darío :</w:t>
      </w:r>
    </w:p>
    <w:p w:rsidR="009520A1" w:rsidRDefault="009520A1" w:rsidP="009520A1">
      <w:r>
        <w:t xml:space="preserve"> </w:t>
      </w:r>
    </w:p>
    <w:p w:rsidR="009520A1" w:rsidRDefault="009520A1" w:rsidP="009520A1">
      <w:r>
        <w:t>Con la presente estamos solicitando el siguiente servicio de   IMPRESIÓN  :</w:t>
      </w:r>
    </w:p>
    <w:p w:rsidR="009520A1" w:rsidRDefault="009520A1" w:rsidP="009520A1"/>
    <w:p w:rsidR="009520A1" w:rsidRDefault="009520A1" w:rsidP="009520A1">
      <w:pPr>
        <w:rPr>
          <w:b/>
          <w:bCs/>
          <w:u w:val="single"/>
        </w:rPr>
      </w:pPr>
    </w:p>
    <w:p w:rsidR="009520A1" w:rsidRDefault="009520A1" w:rsidP="009520A1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9520A1" w:rsidRDefault="009520A1" w:rsidP="009520A1"/>
    <w:p w:rsidR="009520A1" w:rsidRDefault="009520A1" w:rsidP="009520A1">
      <w:r>
        <w:t>MATERIAL:</w:t>
      </w:r>
      <w:r>
        <w:tab/>
      </w:r>
      <w:r>
        <w:tab/>
        <w:t>Polietileno     Lamina    Transparente  BD</w:t>
      </w:r>
    </w:p>
    <w:p w:rsidR="009520A1" w:rsidRDefault="009520A1" w:rsidP="009520A1">
      <w:r>
        <w:t>MEDIDA:</w:t>
      </w:r>
      <w:r>
        <w:tab/>
      </w:r>
      <w:r>
        <w:tab/>
      </w:r>
      <w:r>
        <w:rPr>
          <w:b/>
        </w:rPr>
        <w:t xml:space="preserve">34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9520A1" w:rsidRPr="006D12B2" w:rsidRDefault="009520A1" w:rsidP="009520A1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9520A1" w:rsidRDefault="009520A1" w:rsidP="009520A1">
      <w:r>
        <w:t>TRATADO:</w:t>
      </w:r>
      <w:r>
        <w:tab/>
      </w:r>
      <w:r>
        <w:tab/>
        <w:t>1  Cara</w:t>
      </w:r>
    </w:p>
    <w:p w:rsidR="009520A1" w:rsidRDefault="009520A1" w:rsidP="009520A1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>
        <w:rPr>
          <w:b/>
        </w:rPr>
        <w:t xml:space="preserve">300  </w:t>
      </w:r>
      <w:r w:rsidRPr="00900A5A">
        <w:rPr>
          <w:b/>
        </w:rPr>
        <w:t xml:space="preserve">  Kg</w:t>
      </w:r>
      <w:r>
        <w:t>.</w:t>
      </w:r>
    </w:p>
    <w:p w:rsidR="009520A1" w:rsidRDefault="0086204A" w:rsidP="009520A1">
      <w:r>
        <w:t>COLORES:</w:t>
      </w:r>
      <w:r>
        <w:tab/>
      </w:r>
      <w:r>
        <w:tab/>
        <w:t xml:space="preserve">5    </w:t>
      </w:r>
      <w:r w:rsidR="009520A1">
        <w:t xml:space="preserve">  </w:t>
      </w:r>
    </w:p>
    <w:p w:rsidR="009520A1" w:rsidRDefault="0086204A" w:rsidP="009520A1">
      <w:r>
        <w:t>CARAS:</w:t>
      </w:r>
      <w:r>
        <w:tab/>
      </w:r>
      <w:r>
        <w:tab/>
        <w:t>1  (</w:t>
      </w:r>
      <w:r w:rsidR="00BD54A1">
        <w:t xml:space="preserve"> </w:t>
      </w:r>
      <w:r>
        <w:t>5</w:t>
      </w:r>
      <w:r w:rsidR="009520A1">
        <w:t xml:space="preserve"> x 1  )</w:t>
      </w:r>
    </w:p>
    <w:p w:rsidR="009520A1" w:rsidRDefault="009520A1" w:rsidP="009520A1">
      <w:r>
        <w:t>REPETICIÓN:</w:t>
      </w:r>
      <w:r w:rsidR="006A3412">
        <w:tab/>
        <w:t xml:space="preserve">26 </w:t>
      </w:r>
      <w:r>
        <w:t xml:space="preserve">   Cms   </w:t>
      </w:r>
    </w:p>
    <w:p w:rsidR="009520A1" w:rsidRPr="00900A5A" w:rsidRDefault="009520A1" w:rsidP="009520A1">
      <w:pPr>
        <w:rPr>
          <w:b/>
        </w:rPr>
      </w:pPr>
      <w:r>
        <w:t xml:space="preserve">RODILLO  :               </w:t>
      </w:r>
      <w:r w:rsidR="006A3412">
        <w:rPr>
          <w:b/>
        </w:rPr>
        <w:t>26</w:t>
      </w:r>
    </w:p>
    <w:p w:rsidR="009520A1" w:rsidRDefault="006A3412" w:rsidP="009520A1">
      <w:r>
        <w:t>LAMINA:</w:t>
      </w:r>
      <w:r>
        <w:tab/>
      </w:r>
      <w:r>
        <w:tab/>
        <w:t>34</w:t>
      </w:r>
      <w:r w:rsidR="009520A1">
        <w:t xml:space="preserve">    Cms    REFILADA PARA EMPAQUETADORA</w:t>
      </w:r>
    </w:p>
    <w:p w:rsidR="009520A1" w:rsidRDefault="009520A1" w:rsidP="009520A1">
      <w:r>
        <w:t>FOTOCAELDA:</w:t>
      </w:r>
      <w:r>
        <w:tab/>
        <w:t>Según muestra con doble  color</w:t>
      </w:r>
    </w:p>
    <w:p w:rsidR="009520A1" w:rsidRDefault="009520A1" w:rsidP="009520A1">
      <w:pPr>
        <w:rPr>
          <w:b/>
        </w:rPr>
      </w:pPr>
      <w:r>
        <w:t>REFERENCIA:</w:t>
      </w:r>
      <w:r>
        <w:tab/>
      </w:r>
      <w:r w:rsidR="00C11A8D">
        <w:rPr>
          <w:b/>
        </w:rPr>
        <w:t>EL SEMBRADOR  MANGO  397  gms.</w:t>
      </w:r>
    </w:p>
    <w:p w:rsidR="00C11A8D" w:rsidRPr="00146B92" w:rsidRDefault="00C11A8D" w:rsidP="009520A1">
      <w:pPr>
        <w:rPr>
          <w:b/>
        </w:rPr>
      </w:pPr>
    </w:p>
    <w:p w:rsidR="009520A1" w:rsidRDefault="009520A1" w:rsidP="009520A1">
      <w:r>
        <w:tab/>
      </w:r>
      <w:r>
        <w:tab/>
      </w:r>
      <w:r>
        <w:tab/>
      </w:r>
    </w:p>
    <w:p w:rsidR="009520A1" w:rsidRDefault="009520A1" w:rsidP="009520A1"/>
    <w:p w:rsidR="009520A1" w:rsidRDefault="009520A1" w:rsidP="009520A1">
      <w:r>
        <w:rPr>
          <w:b/>
          <w:bCs/>
          <w:u w:val="single"/>
        </w:rPr>
        <w:t>NOTA:</w:t>
      </w:r>
      <w:r>
        <w:t xml:space="preserve">  - Cyreles  los   envía  Grafilex.</w:t>
      </w:r>
    </w:p>
    <w:p w:rsidR="001B4420" w:rsidRDefault="001B4420" w:rsidP="001B4420">
      <w:pPr>
        <w:pStyle w:val="Prrafodelista"/>
        <w:numPr>
          <w:ilvl w:val="0"/>
          <w:numId w:val="2"/>
        </w:numPr>
      </w:pPr>
      <w:r>
        <w:t xml:space="preserve"> Se envía  material.</w:t>
      </w:r>
    </w:p>
    <w:p w:rsidR="001B4420" w:rsidRDefault="001B4420" w:rsidP="001B4420">
      <w:pPr>
        <w:pStyle w:val="Prrafodelista"/>
        <w:numPr>
          <w:ilvl w:val="0"/>
          <w:numId w:val="2"/>
        </w:numPr>
      </w:pPr>
      <w:r>
        <w:t>SE  APRUEBA  IMPRESIÓN.</w:t>
      </w:r>
    </w:p>
    <w:p w:rsidR="009520A1" w:rsidRPr="00492713" w:rsidRDefault="009520A1" w:rsidP="009520A1">
      <w:pPr>
        <w:ind w:left="1500"/>
        <w:rPr>
          <w:b/>
          <w:sz w:val="28"/>
          <w:szCs w:val="28"/>
        </w:rPr>
      </w:pPr>
    </w:p>
    <w:p w:rsidR="009520A1" w:rsidRDefault="009520A1" w:rsidP="009520A1"/>
    <w:p w:rsidR="009520A1" w:rsidRDefault="009520A1" w:rsidP="009520A1"/>
    <w:p w:rsidR="009520A1" w:rsidRDefault="009520A1" w:rsidP="009520A1">
      <w:r>
        <w:t>Agradezco la atención y colaboración prestada.</w:t>
      </w:r>
    </w:p>
    <w:p w:rsidR="009520A1" w:rsidRDefault="009520A1" w:rsidP="009520A1"/>
    <w:p w:rsidR="0035096E" w:rsidRDefault="0035096E" w:rsidP="009520A1"/>
    <w:p w:rsidR="009520A1" w:rsidRDefault="009520A1" w:rsidP="009520A1">
      <w:r>
        <w:t>Cordialmente,</w:t>
      </w:r>
    </w:p>
    <w:p w:rsidR="009520A1" w:rsidRDefault="009520A1" w:rsidP="009520A1"/>
    <w:p w:rsidR="009520A1" w:rsidRPr="00F4077E" w:rsidRDefault="009520A1" w:rsidP="009520A1">
      <w:pPr>
        <w:rPr>
          <w:b/>
        </w:rPr>
      </w:pPr>
    </w:p>
    <w:p w:rsidR="009520A1" w:rsidRDefault="009520A1" w:rsidP="009520A1"/>
    <w:p w:rsidR="009520A1" w:rsidRDefault="009520A1" w:rsidP="009520A1">
      <w:r>
        <w:t>RICARDO CASAS ZAPATA</w:t>
      </w:r>
    </w:p>
    <w:p w:rsidR="009520A1" w:rsidRDefault="009520A1" w:rsidP="009520A1">
      <w:r>
        <w:t>Director</w:t>
      </w:r>
    </w:p>
    <w:p w:rsidR="009520A1" w:rsidRDefault="009520A1" w:rsidP="009520A1"/>
    <w:p w:rsidR="008930A2" w:rsidRDefault="008930A2" w:rsidP="008930A2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8930A2" w:rsidRDefault="008930A2" w:rsidP="008930A2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8930A2" w:rsidRDefault="008930A2" w:rsidP="008930A2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8930A2" w:rsidRDefault="008930A2" w:rsidP="008930A2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8930A2" w:rsidRDefault="008930A2" w:rsidP="008930A2">
      <w:pPr>
        <w:rPr>
          <w:b/>
          <w:bCs/>
        </w:rPr>
      </w:pPr>
    </w:p>
    <w:p w:rsidR="008930A2" w:rsidRDefault="008930A2" w:rsidP="008930A2">
      <w:pPr>
        <w:pStyle w:val="Ttulo1"/>
      </w:pPr>
      <w:r>
        <w:t>ORDEN DE TRABAJO N°      05701</w:t>
      </w:r>
    </w:p>
    <w:p w:rsidR="008930A2" w:rsidRDefault="008930A2" w:rsidP="008930A2"/>
    <w:p w:rsidR="008930A2" w:rsidRDefault="008930A2" w:rsidP="008930A2"/>
    <w:p w:rsidR="008930A2" w:rsidRDefault="008930A2" w:rsidP="008930A2">
      <w:r>
        <w:t>FECHA:</w:t>
      </w:r>
      <w:r>
        <w:tab/>
        <w:t>Medellín,  Noviembre    20    de 2009</w:t>
      </w:r>
    </w:p>
    <w:p w:rsidR="008930A2" w:rsidRDefault="008930A2" w:rsidP="008930A2">
      <w:r>
        <w:t>PARA:</w:t>
      </w:r>
      <w:r>
        <w:tab/>
      </w:r>
      <w:r>
        <w:tab/>
        <w:t>PLÁSTICOS DARMA</w:t>
      </w:r>
    </w:p>
    <w:p w:rsidR="008930A2" w:rsidRDefault="008930A2" w:rsidP="008930A2">
      <w:r>
        <w:t>ATENCIÓN:</w:t>
      </w:r>
      <w:r>
        <w:tab/>
        <w:t>Sr. Darío Jaramillo</w:t>
      </w:r>
    </w:p>
    <w:p w:rsidR="008930A2" w:rsidRDefault="008930A2" w:rsidP="008930A2">
      <w:r>
        <w:tab/>
      </w:r>
      <w:r>
        <w:tab/>
        <w:t>Gerente.</w:t>
      </w:r>
    </w:p>
    <w:p w:rsidR="008930A2" w:rsidRDefault="008930A2" w:rsidP="008930A2"/>
    <w:p w:rsidR="008930A2" w:rsidRDefault="008930A2" w:rsidP="008930A2">
      <w:r>
        <w:t>Apreciado Don Darío :</w:t>
      </w:r>
    </w:p>
    <w:p w:rsidR="008930A2" w:rsidRDefault="008930A2" w:rsidP="008930A2">
      <w:r>
        <w:t xml:space="preserve"> </w:t>
      </w:r>
    </w:p>
    <w:p w:rsidR="008930A2" w:rsidRDefault="008930A2" w:rsidP="008930A2">
      <w:r>
        <w:t>Con la presente estamos solicitando el siguiente servicio de   IMPRESIÓN  :</w:t>
      </w:r>
    </w:p>
    <w:p w:rsidR="008930A2" w:rsidRDefault="008930A2" w:rsidP="008930A2"/>
    <w:p w:rsidR="008930A2" w:rsidRDefault="008930A2" w:rsidP="008930A2">
      <w:pPr>
        <w:rPr>
          <w:b/>
          <w:bCs/>
          <w:u w:val="single"/>
        </w:rPr>
      </w:pPr>
    </w:p>
    <w:p w:rsidR="008930A2" w:rsidRDefault="008930A2" w:rsidP="008930A2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8930A2" w:rsidRDefault="008930A2" w:rsidP="008930A2"/>
    <w:p w:rsidR="008930A2" w:rsidRDefault="008930A2" w:rsidP="008930A2">
      <w:r>
        <w:t>MATERIAL:</w:t>
      </w:r>
      <w:r>
        <w:tab/>
      </w:r>
      <w:r>
        <w:tab/>
        <w:t>Polietileno     Lamina    Transparente  BD</w:t>
      </w:r>
    </w:p>
    <w:p w:rsidR="008930A2" w:rsidRDefault="008930A2" w:rsidP="008930A2">
      <w:r>
        <w:t>MEDIDA:</w:t>
      </w:r>
      <w:r>
        <w:tab/>
      </w:r>
      <w:r>
        <w:tab/>
      </w:r>
      <w:r>
        <w:rPr>
          <w:b/>
        </w:rPr>
        <w:t xml:space="preserve">34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8930A2" w:rsidRPr="006D12B2" w:rsidRDefault="008930A2" w:rsidP="008930A2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8930A2" w:rsidRDefault="008930A2" w:rsidP="008930A2">
      <w:r>
        <w:t>TRATADO:</w:t>
      </w:r>
      <w:r>
        <w:tab/>
      </w:r>
      <w:r>
        <w:tab/>
        <w:t>1  Cara</w:t>
      </w:r>
    </w:p>
    <w:p w:rsidR="008930A2" w:rsidRDefault="008930A2" w:rsidP="008930A2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>
        <w:rPr>
          <w:b/>
        </w:rPr>
        <w:t xml:space="preserve">300  </w:t>
      </w:r>
      <w:r w:rsidRPr="00900A5A">
        <w:rPr>
          <w:b/>
        </w:rPr>
        <w:t xml:space="preserve">  Kg</w:t>
      </w:r>
      <w:r>
        <w:t>.</w:t>
      </w:r>
    </w:p>
    <w:p w:rsidR="008930A2" w:rsidRDefault="008930A2" w:rsidP="008930A2">
      <w:r>
        <w:t>COLORES:</w:t>
      </w:r>
      <w:r>
        <w:tab/>
      </w:r>
      <w:r>
        <w:tab/>
        <w:t xml:space="preserve">5      </w:t>
      </w:r>
    </w:p>
    <w:p w:rsidR="008930A2" w:rsidRDefault="008930A2" w:rsidP="008930A2">
      <w:r>
        <w:t>CARAS:</w:t>
      </w:r>
      <w:r>
        <w:tab/>
      </w:r>
      <w:r>
        <w:tab/>
        <w:t>1  ( 5 x 1  )</w:t>
      </w:r>
    </w:p>
    <w:p w:rsidR="008930A2" w:rsidRDefault="008930A2" w:rsidP="008930A2">
      <w:r>
        <w:t>REPETICIÓN:</w:t>
      </w:r>
      <w:r>
        <w:tab/>
        <w:t xml:space="preserve">26    Cms   </w:t>
      </w:r>
    </w:p>
    <w:p w:rsidR="008930A2" w:rsidRPr="00900A5A" w:rsidRDefault="008930A2" w:rsidP="008930A2">
      <w:pPr>
        <w:rPr>
          <w:b/>
        </w:rPr>
      </w:pPr>
      <w:r>
        <w:t xml:space="preserve">RODILLO  :               </w:t>
      </w:r>
      <w:r>
        <w:rPr>
          <w:b/>
        </w:rPr>
        <w:t>26</w:t>
      </w:r>
    </w:p>
    <w:p w:rsidR="008930A2" w:rsidRDefault="008930A2" w:rsidP="008930A2">
      <w:r>
        <w:t>LAMINA:</w:t>
      </w:r>
      <w:r>
        <w:tab/>
      </w:r>
      <w:r>
        <w:tab/>
        <w:t>34    Cms    REFILADA PARA EMPAQUETADORA</w:t>
      </w:r>
    </w:p>
    <w:p w:rsidR="008930A2" w:rsidRDefault="008930A2" w:rsidP="008930A2">
      <w:r>
        <w:t>FOTOCAELDA:</w:t>
      </w:r>
      <w:r>
        <w:tab/>
        <w:t>Según muestra con doble  color</w:t>
      </w:r>
    </w:p>
    <w:p w:rsidR="008930A2" w:rsidRDefault="008930A2" w:rsidP="008930A2">
      <w:pPr>
        <w:rPr>
          <w:b/>
        </w:rPr>
      </w:pPr>
      <w:r>
        <w:t>REFERENCIA:</w:t>
      </w:r>
      <w:r>
        <w:tab/>
      </w:r>
      <w:r>
        <w:rPr>
          <w:b/>
        </w:rPr>
        <w:t>EL  SEMBRADOR    MARACUYA  397  gms.</w:t>
      </w:r>
    </w:p>
    <w:p w:rsidR="008930A2" w:rsidRPr="00146B92" w:rsidRDefault="008930A2" w:rsidP="008930A2">
      <w:pPr>
        <w:rPr>
          <w:b/>
        </w:rPr>
      </w:pPr>
    </w:p>
    <w:p w:rsidR="008930A2" w:rsidRDefault="008930A2" w:rsidP="008930A2">
      <w:r>
        <w:tab/>
      </w:r>
      <w:r>
        <w:tab/>
      </w:r>
      <w:r>
        <w:tab/>
      </w:r>
    </w:p>
    <w:p w:rsidR="008930A2" w:rsidRDefault="008930A2" w:rsidP="008930A2"/>
    <w:p w:rsidR="008930A2" w:rsidRDefault="008930A2" w:rsidP="008930A2">
      <w:r>
        <w:rPr>
          <w:b/>
          <w:bCs/>
          <w:u w:val="single"/>
        </w:rPr>
        <w:t>NOTA:</w:t>
      </w:r>
      <w:r>
        <w:t xml:space="preserve">  - Cyreles  los   envía  Grafilex.</w:t>
      </w:r>
    </w:p>
    <w:p w:rsidR="008930A2" w:rsidRDefault="008930A2" w:rsidP="008930A2">
      <w:pPr>
        <w:pStyle w:val="Prrafodelista"/>
        <w:numPr>
          <w:ilvl w:val="0"/>
          <w:numId w:val="2"/>
        </w:numPr>
      </w:pPr>
      <w:r>
        <w:t xml:space="preserve"> Se envía  material.</w:t>
      </w:r>
    </w:p>
    <w:p w:rsidR="008930A2" w:rsidRDefault="008930A2" w:rsidP="008930A2">
      <w:pPr>
        <w:pStyle w:val="Prrafodelista"/>
        <w:numPr>
          <w:ilvl w:val="0"/>
          <w:numId w:val="2"/>
        </w:numPr>
      </w:pPr>
      <w:r>
        <w:t>SE  APRUEBA  IMPRESIÓN.</w:t>
      </w:r>
    </w:p>
    <w:p w:rsidR="008930A2" w:rsidRPr="00492713" w:rsidRDefault="008930A2" w:rsidP="008930A2">
      <w:pPr>
        <w:ind w:left="1500"/>
        <w:rPr>
          <w:b/>
          <w:sz w:val="28"/>
          <w:szCs w:val="28"/>
        </w:rPr>
      </w:pPr>
    </w:p>
    <w:p w:rsidR="008930A2" w:rsidRDefault="008930A2" w:rsidP="008930A2"/>
    <w:p w:rsidR="008930A2" w:rsidRDefault="008930A2" w:rsidP="008930A2"/>
    <w:p w:rsidR="008930A2" w:rsidRDefault="008930A2" w:rsidP="008930A2">
      <w:r>
        <w:t>Agradezco la atención y colaboración prestada.</w:t>
      </w:r>
    </w:p>
    <w:p w:rsidR="008930A2" w:rsidRPr="00F86361" w:rsidRDefault="008930A2" w:rsidP="008930A2">
      <w:pPr>
        <w:rPr>
          <w:b/>
        </w:rPr>
      </w:pPr>
    </w:p>
    <w:p w:rsidR="008930A2" w:rsidRDefault="008930A2" w:rsidP="008930A2"/>
    <w:p w:rsidR="008930A2" w:rsidRDefault="008930A2" w:rsidP="008930A2">
      <w:r>
        <w:t>Cordialmente,</w:t>
      </w:r>
    </w:p>
    <w:p w:rsidR="008930A2" w:rsidRDefault="008930A2" w:rsidP="008930A2"/>
    <w:p w:rsidR="008930A2" w:rsidRPr="00F4077E" w:rsidRDefault="008930A2" w:rsidP="008930A2">
      <w:pPr>
        <w:rPr>
          <w:b/>
        </w:rPr>
      </w:pPr>
    </w:p>
    <w:p w:rsidR="008930A2" w:rsidRDefault="008930A2" w:rsidP="008930A2"/>
    <w:p w:rsidR="008930A2" w:rsidRDefault="008930A2" w:rsidP="008930A2">
      <w:r>
        <w:t>RICARDO CASAS ZAPATA</w:t>
      </w:r>
    </w:p>
    <w:p w:rsidR="008930A2" w:rsidRDefault="008930A2" w:rsidP="008930A2">
      <w:r>
        <w:t>Director</w:t>
      </w:r>
    </w:p>
    <w:p w:rsidR="008D4FBB" w:rsidRDefault="008D4FBB" w:rsidP="008D4FBB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8D4FBB" w:rsidRDefault="008D4FBB" w:rsidP="008D4FBB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8D4FBB" w:rsidRDefault="008D4FBB" w:rsidP="008D4FBB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8D4FBB" w:rsidRDefault="008D4FBB" w:rsidP="008D4FBB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8D4FBB" w:rsidRDefault="008D4FBB" w:rsidP="008D4FBB"/>
    <w:p w:rsidR="008D4FBB" w:rsidRDefault="008D4FBB" w:rsidP="008D4FBB">
      <w:pPr>
        <w:pStyle w:val="Ttulo1"/>
      </w:pPr>
      <w:r>
        <w:t>OR</w:t>
      </w:r>
      <w:r w:rsidR="000D5F5F">
        <w:t>DEN DE TRABAJO    N °      05722</w:t>
      </w:r>
    </w:p>
    <w:p w:rsidR="008D4FBB" w:rsidRDefault="008D4FBB" w:rsidP="008D4FBB"/>
    <w:p w:rsidR="008D4FBB" w:rsidRDefault="008D4FBB" w:rsidP="008D4FBB">
      <w:r>
        <w:t>FECHA:</w:t>
      </w:r>
      <w:r>
        <w:tab/>
        <w:t>Medellín,</w:t>
      </w:r>
      <w:r w:rsidR="00AD7D3E">
        <w:t xml:space="preserve"> Noviembre  20</w:t>
      </w:r>
      <w:r>
        <w:t xml:space="preserve">   de 2009</w:t>
      </w:r>
    </w:p>
    <w:p w:rsidR="008D4FBB" w:rsidRDefault="008D4FBB" w:rsidP="008D4FBB">
      <w:r>
        <w:t>PARA:</w:t>
      </w:r>
      <w:r>
        <w:tab/>
      </w:r>
      <w:r>
        <w:tab/>
        <w:t>PLÁSTICOS DARMA</w:t>
      </w:r>
    </w:p>
    <w:p w:rsidR="008D4FBB" w:rsidRDefault="008D4FBB" w:rsidP="008D4FBB">
      <w:r>
        <w:t>ATENCIÓN:</w:t>
      </w:r>
      <w:r>
        <w:tab/>
        <w:t>Sr. Darío Jaramillo</w:t>
      </w:r>
    </w:p>
    <w:p w:rsidR="008D4FBB" w:rsidRDefault="008D4FBB" w:rsidP="008D4FBB">
      <w:r>
        <w:tab/>
      </w:r>
      <w:r>
        <w:tab/>
        <w:t>Gerente.</w:t>
      </w:r>
    </w:p>
    <w:p w:rsidR="008D4FBB" w:rsidRDefault="008D4FBB" w:rsidP="008D4FBB"/>
    <w:p w:rsidR="008D4FBB" w:rsidRDefault="008D4FBB" w:rsidP="008D4FBB">
      <w:r>
        <w:t>Apreciado Don Darío:</w:t>
      </w:r>
    </w:p>
    <w:p w:rsidR="008D4FBB" w:rsidRDefault="008D4FBB" w:rsidP="008D4FBB"/>
    <w:p w:rsidR="008D4FBB" w:rsidRDefault="008D4FBB" w:rsidP="008D4FBB">
      <w:r>
        <w:t>Con la presente estamos solicitando el siguiente servicio de    IMPRESIÓN  :</w:t>
      </w:r>
    </w:p>
    <w:p w:rsidR="008D4FBB" w:rsidRDefault="008D4FBB" w:rsidP="008D4FBB"/>
    <w:p w:rsidR="008D4FBB" w:rsidRDefault="008D4FBB" w:rsidP="008D4FBB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8D4FBB" w:rsidRDefault="008D4FBB" w:rsidP="008D4FBB">
      <w:r>
        <w:t>MATERIAL   :           Polipropileno Lamina de   40  cms</w:t>
      </w:r>
    </w:p>
    <w:p w:rsidR="008D4FBB" w:rsidRDefault="008D4FBB" w:rsidP="008D4FBB">
      <w:r>
        <w:t xml:space="preserve">CALIBRE      :           </w:t>
      </w:r>
      <w:r w:rsidRPr="00FB6911">
        <w:rPr>
          <w:b/>
        </w:rPr>
        <w:t>2.0</w:t>
      </w:r>
      <w:r>
        <w:t xml:space="preserve">  ”</w:t>
      </w:r>
    </w:p>
    <w:p w:rsidR="008D4FBB" w:rsidRPr="00F36A72" w:rsidRDefault="008D4FBB" w:rsidP="008D4FBB">
      <w:pPr>
        <w:rPr>
          <w:b/>
        </w:rPr>
      </w:pPr>
      <w:r>
        <w:t>REFERENCIA:</w:t>
      </w:r>
      <w:r>
        <w:tab/>
      </w:r>
      <w:r>
        <w:rPr>
          <w:b/>
        </w:rPr>
        <w:t xml:space="preserve">DON   LIMON </w:t>
      </w:r>
    </w:p>
    <w:p w:rsidR="008D4FBB" w:rsidRDefault="00AD7D3E" w:rsidP="008D4FBB">
      <w:r>
        <w:t>CANTIDAD    :         110</w:t>
      </w:r>
      <w:r w:rsidR="008D4FBB" w:rsidRPr="00F06B36">
        <w:rPr>
          <w:b/>
        </w:rPr>
        <w:t xml:space="preserve">    Kg</w:t>
      </w:r>
    </w:p>
    <w:p w:rsidR="008D4FBB" w:rsidRDefault="008D4FBB" w:rsidP="008D4FBB">
      <w:r>
        <w:t>COLORES:</w:t>
      </w:r>
      <w:r>
        <w:tab/>
      </w:r>
      <w:r>
        <w:tab/>
        <w:t>3   (   Según Muestra  )</w:t>
      </w:r>
    </w:p>
    <w:p w:rsidR="008D4FBB" w:rsidRDefault="008D4FBB" w:rsidP="008D4FBB">
      <w:r>
        <w:t>CARAS:</w:t>
      </w:r>
      <w:r>
        <w:tab/>
      </w:r>
      <w:r>
        <w:tab/>
        <w:t>1</w:t>
      </w:r>
    </w:p>
    <w:p w:rsidR="008D4FBB" w:rsidRDefault="008D4FBB" w:rsidP="008D4FBB">
      <w:r>
        <w:t>R EPETICIÓN:</w:t>
      </w:r>
      <w:r>
        <w:tab/>
        <w:t>9.5    cms</w:t>
      </w:r>
    </w:p>
    <w:p w:rsidR="008D4FBB" w:rsidRDefault="008D4FBB" w:rsidP="008D4FBB">
      <w:r>
        <w:t>RODILLO:</w:t>
      </w:r>
      <w:r>
        <w:tab/>
      </w:r>
      <w:r>
        <w:tab/>
      </w:r>
      <w:r w:rsidRPr="007C0A03">
        <w:rPr>
          <w:b/>
        </w:rPr>
        <w:t>30</w:t>
      </w:r>
    </w:p>
    <w:p w:rsidR="008D4FBB" w:rsidRDefault="008D4FBB" w:rsidP="008D4FBB">
      <w:r>
        <w:t>LAMINA:</w:t>
      </w:r>
      <w:r>
        <w:tab/>
      </w:r>
      <w:r>
        <w:tab/>
        <w:t>9.5 X 20   cms</w:t>
      </w:r>
    </w:p>
    <w:p w:rsidR="008D4FBB" w:rsidRDefault="008D4FBB" w:rsidP="008D4FBB">
      <w:r>
        <w:t>SELLADO:</w:t>
      </w:r>
      <w:r>
        <w:tab/>
      </w:r>
      <w:r>
        <w:tab/>
        <w:t>Para selle lateral.</w:t>
      </w:r>
    </w:p>
    <w:p w:rsidR="008D4FBB" w:rsidRDefault="008D4FBB" w:rsidP="008D4FBB">
      <w:r>
        <w:t xml:space="preserve"> </w:t>
      </w:r>
    </w:p>
    <w:p w:rsidR="008D4FBB" w:rsidRDefault="008D4FBB" w:rsidP="008D4FBB">
      <w:r>
        <w:rPr>
          <w:b/>
          <w:bCs/>
          <w:u w:val="single"/>
        </w:rPr>
        <w:t>NOTA:</w:t>
      </w:r>
      <w:r>
        <w:t xml:space="preserve">  * Los cyreles   se  encuentran en su planta</w:t>
      </w:r>
    </w:p>
    <w:p w:rsidR="008D4FBB" w:rsidRDefault="008D4FBB" w:rsidP="008D4FBB">
      <w:pPr>
        <w:numPr>
          <w:ilvl w:val="0"/>
          <w:numId w:val="1"/>
        </w:numPr>
      </w:pPr>
      <w:r>
        <w:t>Colores igual  pantones</w:t>
      </w:r>
    </w:p>
    <w:p w:rsidR="008D4FBB" w:rsidRDefault="008D4FBB" w:rsidP="008D4FBB"/>
    <w:p w:rsidR="008D4FBB" w:rsidRDefault="008D4FBB" w:rsidP="008D4FBB">
      <w:pPr>
        <w:ind w:left="885"/>
      </w:pPr>
    </w:p>
    <w:p w:rsidR="008D4FBB" w:rsidRPr="00DC02C1" w:rsidRDefault="008D4FBB" w:rsidP="008D4FBB">
      <w:pPr>
        <w:numPr>
          <w:ilvl w:val="0"/>
          <w:numId w:val="2"/>
        </w:numPr>
        <w:rPr>
          <w:b/>
          <w:u w:val="single"/>
        </w:rPr>
      </w:pPr>
      <w:r>
        <w:rPr>
          <w:b/>
          <w:u w:val="single"/>
        </w:rPr>
        <w:t>Se deben imprimir en  1  lote todo el</w:t>
      </w:r>
      <w:r w:rsidR="00F367DE">
        <w:rPr>
          <w:b/>
          <w:u w:val="single"/>
        </w:rPr>
        <w:t xml:space="preserve"> </w:t>
      </w:r>
      <w:r>
        <w:rPr>
          <w:b/>
          <w:u w:val="single"/>
        </w:rPr>
        <w:t xml:space="preserve"> material</w:t>
      </w:r>
    </w:p>
    <w:p w:rsidR="008D4FBB" w:rsidRDefault="008D4FBB" w:rsidP="008D4FBB">
      <w:pPr>
        <w:ind w:left="1500"/>
        <w:rPr>
          <w:u w:val="single"/>
        </w:rPr>
      </w:pPr>
    </w:p>
    <w:p w:rsidR="008D4FBB" w:rsidRDefault="008D4FBB" w:rsidP="008D4FBB">
      <w:pPr>
        <w:ind w:left="1500"/>
        <w:rPr>
          <w:u w:val="single"/>
        </w:rPr>
      </w:pPr>
    </w:p>
    <w:p w:rsidR="008D4FBB" w:rsidRPr="002246C1" w:rsidRDefault="008938B8" w:rsidP="008D4FBB">
      <w:pPr>
        <w:numPr>
          <w:ilvl w:val="0"/>
          <w:numId w:val="2"/>
        </w:num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 xml:space="preserve">Lote  </w:t>
      </w:r>
      <w:r>
        <w:rPr>
          <w:b/>
          <w:sz w:val="32"/>
          <w:szCs w:val="32"/>
          <w:u w:val="single"/>
        </w:rPr>
        <w:tab/>
      </w:r>
      <w:r>
        <w:rPr>
          <w:b/>
          <w:sz w:val="32"/>
          <w:szCs w:val="32"/>
          <w:u w:val="single"/>
        </w:rPr>
        <w:tab/>
      </w:r>
      <w:r>
        <w:rPr>
          <w:b/>
          <w:sz w:val="32"/>
          <w:szCs w:val="32"/>
          <w:u w:val="single"/>
        </w:rPr>
        <w:tab/>
        <w:t>42029</w:t>
      </w:r>
    </w:p>
    <w:p w:rsidR="008D4FBB" w:rsidRDefault="008D4FBB" w:rsidP="008D4FBB">
      <w:pPr>
        <w:ind w:left="1500"/>
        <w:rPr>
          <w:u w:val="single"/>
        </w:rPr>
      </w:pPr>
    </w:p>
    <w:p w:rsidR="008D4FBB" w:rsidRDefault="008D4FBB" w:rsidP="008D4FBB">
      <w:pPr>
        <w:ind w:left="1500"/>
        <w:rPr>
          <w:u w:val="single"/>
        </w:rPr>
      </w:pPr>
    </w:p>
    <w:p w:rsidR="008D4FBB" w:rsidRDefault="008D4FBB" w:rsidP="008D4FBB">
      <w:r>
        <w:t>Agradezco la atención y colaboración prestada.</w:t>
      </w:r>
    </w:p>
    <w:p w:rsidR="008D4FBB" w:rsidRDefault="008D4FBB" w:rsidP="008D4FBB"/>
    <w:p w:rsidR="008D4FBB" w:rsidRDefault="008D4FBB" w:rsidP="008D4FBB">
      <w:r>
        <w:t>Cordialmente</w:t>
      </w:r>
    </w:p>
    <w:p w:rsidR="008D4FBB" w:rsidRDefault="008D4FBB" w:rsidP="008D4FBB"/>
    <w:p w:rsidR="008D4FBB" w:rsidRDefault="008D4FBB" w:rsidP="008D4FBB"/>
    <w:p w:rsidR="008D4FBB" w:rsidRDefault="008D4FBB" w:rsidP="008D4FBB">
      <w:r>
        <w:t>RICARDO CASAS ZAPATA</w:t>
      </w:r>
    </w:p>
    <w:p w:rsidR="008D4FBB" w:rsidRDefault="008D4FBB" w:rsidP="008D4FBB">
      <w:r>
        <w:t>Director.</w:t>
      </w:r>
    </w:p>
    <w:p w:rsidR="008D4FBB" w:rsidRDefault="008D4FBB" w:rsidP="008D4FBB"/>
    <w:p w:rsidR="008930A2" w:rsidRDefault="008930A2" w:rsidP="009520A1"/>
    <w:p w:rsidR="008930A2" w:rsidRDefault="008930A2" w:rsidP="009520A1"/>
    <w:p w:rsidR="00704595" w:rsidRDefault="00704595" w:rsidP="009520A1"/>
    <w:p w:rsidR="00704595" w:rsidRDefault="00704595" w:rsidP="009520A1"/>
    <w:p w:rsidR="00704595" w:rsidRDefault="00704595" w:rsidP="009520A1"/>
    <w:p w:rsidR="00704595" w:rsidRDefault="00704595" w:rsidP="00704595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704595" w:rsidRDefault="00704595" w:rsidP="00704595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704595" w:rsidRDefault="00704595" w:rsidP="00704595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704595" w:rsidRDefault="00704595" w:rsidP="00704595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704595" w:rsidRDefault="00704595" w:rsidP="00704595"/>
    <w:p w:rsidR="00704595" w:rsidRDefault="0037784D" w:rsidP="00704595">
      <w:pPr>
        <w:pStyle w:val="Ttulo1"/>
      </w:pPr>
      <w:r>
        <w:t>ORDEN DE TRABAJO N°      05723</w:t>
      </w:r>
    </w:p>
    <w:p w:rsidR="00704595" w:rsidRDefault="00704595" w:rsidP="00704595"/>
    <w:p w:rsidR="00704595" w:rsidRPr="006E74B0" w:rsidRDefault="00704595" w:rsidP="00704595"/>
    <w:p w:rsidR="00704595" w:rsidRDefault="00704595" w:rsidP="00704595">
      <w:r>
        <w:t>FECHA:</w:t>
      </w:r>
      <w:r w:rsidR="0037784D">
        <w:tab/>
        <w:t>Medellín,  Noviembre  20  de 2009</w:t>
      </w:r>
    </w:p>
    <w:p w:rsidR="00704595" w:rsidRDefault="00704595" w:rsidP="00704595">
      <w:r>
        <w:t>PARA:</w:t>
      </w:r>
      <w:r>
        <w:tab/>
      </w:r>
      <w:r>
        <w:tab/>
        <w:t>PLÁSTICOS DARMA</w:t>
      </w:r>
    </w:p>
    <w:p w:rsidR="00704595" w:rsidRDefault="00704595" w:rsidP="00704595">
      <w:r>
        <w:t>ATENCIÓN:</w:t>
      </w:r>
      <w:r>
        <w:tab/>
        <w:t>Sr. Darío Jaramillo</w:t>
      </w:r>
    </w:p>
    <w:p w:rsidR="00704595" w:rsidRDefault="00704595" w:rsidP="00704595">
      <w:r>
        <w:tab/>
      </w:r>
      <w:r>
        <w:tab/>
        <w:t>Gerente.</w:t>
      </w:r>
    </w:p>
    <w:p w:rsidR="00704595" w:rsidRDefault="00704595" w:rsidP="00704595"/>
    <w:p w:rsidR="00704595" w:rsidRDefault="00704595" w:rsidP="00704595">
      <w:r>
        <w:t>Apreciado Don Darío:</w:t>
      </w:r>
    </w:p>
    <w:p w:rsidR="00704595" w:rsidRDefault="00704595" w:rsidP="00704595"/>
    <w:p w:rsidR="00704595" w:rsidRDefault="00704595" w:rsidP="00704595">
      <w:r>
        <w:t>Con la presente estamos solicitando el siguiente servicio de  IMPRESION:</w:t>
      </w:r>
    </w:p>
    <w:p w:rsidR="00704595" w:rsidRDefault="00704595" w:rsidP="00704595"/>
    <w:p w:rsidR="00704595" w:rsidRDefault="00704595" w:rsidP="00704595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704595" w:rsidRDefault="00704595" w:rsidP="00704595">
      <w:r>
        <w:t>MATERIAL   :           Polipropileno Lamina de 40  cms</w:t>
      </w:r>
    </w:p>
    <w:p w:rsidR="00704595" w:rsidRDefault="00704595" w:rsidP="00704595">
      <w:r>
        <w:t>CLIBRE      :               2.0  ”</w:t>
      </w:r>
    </w:p>
    <w:p w:rsidR="00704595" w:rsidRDefault="00704595" w:rsidP="00704595">
      <w:r>
        <w:t>REFERENCIA:</w:t>
      </w:r>
      <w:r>
        <w:tab/>
      </w:r>
      <w:r w:rsidRPr="00F3739F">
        <w:rPr>
          <w:b/>
        </w:rPr>
        <w:t>PHYSALIS  CARIBEAN  EXOTICS</w:t>
      </w:r>
    </w:p>
    <w:p w:rsidR="00704595" w:rsidRDefault="00704595" w:rsidP="00704595">
      <w:r>
        <w:t xml:space="preserve">CANTIDAD    :          </w:t>
      </w:r>
      <w:r w:rsidR="00AF5E52">
        <w:t xml:space="preserve">190  </w:t>
      </w:r>
      <w:r>
        <w:t xml:space="preserve">   Kg</w:t>
      </w:r>
    </w:p>
    <w:p w:rsidR="00704595" w:rsidRDefault="00704595" w:rsidP="00704595">
      <w:r>
        <w:t>COLORES:</w:t>
      </w:r>
      <w:r>
        <w:tab/>
      </w:r>
      <w:r>
        <w:tab/>
        <w:t>5   (   Según Muestra  )</w:t>
      </w:r>
    </w:p>
    <w:p w:rsidR="00704595" w:rsidRDefault="00704595" w:rsidP="00704595">
      <w:r>
        <w:t>CARAS:</w:t>
      </w:r>
      <w:r>
        <w:tab/>
      </w:r>
      <w:r>
        <w:tab/>
        <w:t>1</w:t>
      </w:r>
    </w:p>
    <w:p w:rsidR="00704595" w:rsidRDefault="00704595" w:rsidP="00704595">
      <w:r>
        <w:t>R EPETICIÓN:</w:t>
      </w:r>
      <w:r>
        <w:tab/>
        <w:t>20  cms</w:t>
      </w:r>
    </w:p>
    <w:p w:rsidR="00704595" w:rsidRDefault="00704595" w:rsidP="00704595">
      <w:r>
        <w:t>RODILLO:</w:t>
      </w:r>
      <w:r>
        <w:tab/>
      </w:r>
      <w:r>
        <w:tab/>
        <w:t>40</w:t>
      </w:r>
    </w:p>
    <w:p w:rsidR="00704595" w:rsidRDefault="00704595" w:rsidP="00704595">
      <w:r>
        <w:t>LAMINA:</w:t>
      </w:r>
      <w:r>
        <w:tab/>
      </w:r>
      <w:r>
        <w:tab/>
        <w:t>20  X 20   cms</w:t>
      </w:r>
    </w:p>
    <w:p w:rsidR="00704595" w:rsidRDefault="00704595" w:rsidP="00704595">
      <w:r>
        <w:t>SELLADO:</w:t>
      </w:r>
      <w:r>
        <w:tab/>
      </w:r>
      <w:r>
        <w:tab/>
        <w:t>Para sacar 2  laminas por golpe</w:t>
      </w:r>
    </w:p>
    <w:p w:rsidR="00704595" w:rsidRDefault="00704595" w:rsidP="00704595">
      <w:r>
        <w:t xml:space="preserve"> </w:t>
      </w:r>
    </w:p>
    <w:p w:rsidR="00704595" w:rsidRDefault="00704595" w:rsidP="00704595">
      <w:r>
        <w:rPr>
          <w:b/>
          <w:bCs/>
          <w:u w:val="single"/>
        </w:rPr>
        <w:t>NOTA:</w:t>
      </w:r>
      <w:r>
        <w:t xml:space="preserve">  * Los cyreles  se encuentran en su planta</w:t>
      </w:r>
    </w:p>
    <w:p w:rsidR="00704595" w:rsidRPr="00D04067" w:rsidRDefault="00704595" w:rsidP="00704595">
      <w:pPr>
        <w:numPr>
          <w:ilvl w:val="0"/>
          <w:numId w:val="1"/>
        </w:numPr>
        <w:rPr>
          <w:u w:val="single"/>
        </w:rPr>
      </w:pPr>
      <w:r>
        <w:t xml:space="preserve">Colores igual muestra </w:t>
      </w:r>
    </w:p>
    <w:p w:rsidR="00704595" w:rsidRPr="00DB0681" w:rsidRDefault="00704595" w:rsidP="00704595">
      <w:pPr>
        <w:numPr>
          <w:ilvl w:val="0"/>
          <w:numId w:val="1"/>
        </w:numPr>
        <w:rPr>
          <w:u w:val="single"/>
        </w:rPr>
      </w:pPr>
      <w:r>
        <w:t>Se aprueba montaje</w:t>
      </w:r>
    </w:p>
    <w:p w:rsidR="00704595" w:rsidRPr="00FE51A5" w:rsidRDefault="00704595" w:rsidP="00704595">
      <w:pPr>
        <w:numPr>
          <w:ilvl w:val="0"/>
          <w:numId w:val="1"/>
        </w:numPr>
        <w:rPr>
          <w:b/>
          <w:u w:val="single"/>
        </w:rPr>
      </w:pPr>
      <w:r w:rsidRPr="00FE51A5">
        <w:rPr>
          <w:b/>
        </w:rPr>
        <w:t xml:space="preserve">NOTA SE DEBE CENTRAR MAS </w:t>
      </w:r>
      <w:smartTag w:uri="urn:schemas-microsoft-com:office:smarttags" w:element="PersonName">
        <w:smartTagPr>
          <w:attr w:name="ProductID" w:val="LA IMPRESION"/>
        </w:smartTagPr>
        <w:r w:rsidRPr="00FE51A5">
          <w:rPr>
            <w:b/>
          </w:rPr>
          <w:t>LA IMPRESION</w:t>
        </w:r>
      </w:smartTag>
    </w:p>
    <w:p w:rsidR="00704595" w:rsidRDefault="00704595" w:rsidP="00704595"/>
    <w:p w:rsidR="00704595" w:rsidRDefault="00704595" w:rsidP="00704595"/>
    <w:p w:rsidR="00602770" w:rsidRPr="00602770" w:rsidRDefault="00602770" w:rsidP="00704595">
      <w:pPr>
        <w:rPr>
          <w:b/>
          <w:sz w:val="28"/>
          <w:szCs w:val="28"/>
          <w:u w:val="single"/>
        </w:rPr>
      </w:pPr>
      <w:r w:rsidRPr="00602770">
        <w:rPr>
          <w:b/>
          <w:sz w:val="28"/>
          <w:szCs w:val="28"/>
          <w:u w:val="single"/>
        </w:rPr>
        <w:t>LOTE      41361</w:t>
      </w:r>
    </w:p>
    <w:p w:rsidR="00602770" w:rsidRDefault="00602770" w:rsidP="00704595"/>
    <w:p w:rsidR="00602770" w:rsidRDefault="00602770" w:rsidP="00704595"/>
    <w:p w:rsidR="00704595" w:rsidRDefault="00704595" w:rsidP="00704595">
      <w:r>
        <w:t>Agradezco la atención y colaboración prestada.</w:t>
      </w:r>
    </w:p>
    <w:p w:rsidR="00704595" w:rsidRDefault="00704595" w:rsidP="00704595"/>
    <w:p w:rsidR="00704595" w:rsidRDefault="00704595" w:rsidP="00704595"/>
    <w:p w:rsidR="00704595" w:rsidRDefault="00704595" w:rsidP="00704595"/>
    <w:p w:rsidR="00704595" w:rsidRDefault="00704595" w:rsidP="00704595">
      <w:r>
        <w:t>Cordialmente</w:t>
      </w:r>
    </w:p>
    <w:p w:rsidR="00704595" w:rsidRDefault="00704595" w:rsidP="00704595"/>
    <w:p w:rsidR="00704595" w:rsidRDefault="00704595" w:rsidP="00704595"/>
    <w:p w:rsidR="00704595" w:rsidRDefault="00704595" w:rsidP="00704595">
      <w:r>
        <w:t>RICARDO CASAS ZAPATA</w:t>
      </w:r>
    </w:p>
    <w:p w:rsidR="00704595" w:rsidRDefault="00704595" w:rsidP="00704595">
      <w:r>
        <w:t>Director.</w:t>
      </w:r>
    </w:p>
    <w:p w:rsidR="00704595" w:rsidRDefault="00704595" w:rsidP="00704595">
      <w:pPr>
        <w:rPr>
          <w:b/>
          <w:bCs/>
        </w:rPr>
      </w:pPr>
    </w:p>
    <w:p w:rsidR="00704595" w:rsidRDefault="00704595" w:rsidP="009520A1"/>
    <w:p w:rsidR="008930A2" w:rsidRDefault="008930A2" w:rsidP="009520A1"/>
    <w:p w:rsidR="00130427" w:rsidRDefault="00130427" w:rsidP="00130427">
      <w:pPr>
        <w:rPr>
          <w:b/>
        </w:rPr>
      </w:pPr>
    </w:p>
    <w:p w:rsidR="00130427" w:rsidRDefault="00130427" w:rsidP="00130427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130427" w:rsidRDefault="00130427" w:rsidP="00130427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NIT: 811.040.799-9</w:t>
      </w:r>
    </w:p>
    <w:p w:rsidR="00130427" w:rsidRDefault="00130427" w:rsidP="00130427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130427" w:rsidRDefault="00130427" w:rsidP="00130427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130427" w:rsidRDefault="00130427" w:rsidP="00130427">
      <w:pPr>
        <w:rPr>
          <w:b/>
          <w:bCs/>
        </w:rPr>
      </w:pPr>
    </w:p>
    <w:p w:rsidR="00130427" w:rsidRDefault="00130427" w:rsidP="00130427">
      <w:pPr>
        <w:pStyle w:val="Ttulo1"/>
      </w:pPr>
    </w:p>
    <w:p w:rsidR="00130427" w:rsidRDefault="00130427" w:rsidP="00130427">
      <w:pPr>
        <w:pStyle w:val="Ttulo1"/>
      </w:pPr>
      <w:r>
        <w:t>ORDEN DE TRABAJO  N °      05726</w:t>
      </w:r>
    </w:p>
    <w:p w:rsidR="00130427" w:rsidRDefault="00130427" w:rsidP="00130427"/>
    <w:p w:rsidR="00130427" w:rsidRDefault="00315572" w:rsidP="00130427">
      <w:r>
        <w:t>FECHA:</w:t>
      </w:r>
      <w:r>
        <w:tab/>
        <w:t>Medellín, Noviembre  23</w:t>
      </w:r>
      <w:r w:rsidR="00130427">
        <w:t xml:space="preserve">    de 2009</w:t>
      </w:r>
    </w:p>
    <w:p w:rsidR="00130427" w:rsidRDefault="00130427" w:rsidP="00130427">
      <w:r>
        <w:t>PARA:</w:t>
      </w:r>
      <w:r>
        <w:tab/>
      </w:r>
      <w:r>
        <w:tab/>
        <w:t>PLÁSTICOS DARMA</w:t>
      </w:r>
    </w:p>
    <w:p w:rsidR="00130427" w:rsidRDefault="00130427" w:rsidP="00130427">
      <w:r>
        <w:t>ATENCIÓN:</w:t>
      </w:r>
      <w:r>
        <w:tab/>
        <w:t>Sr. Darío Jaramillo</w:t>
      </w:r>
    </w:p>
    <w:p w:rsidR="00130427" w:rsidRDefault="00130427" w:rsidP="00130427">
      <w:r>
        <w:tab/>
      </w:r>
      <w:r>
        <w:tab/>
        <w:t>Gerente.</w:t>
      </w:r>
    </w:p>
    <w:p w:rsidR="00130427" w:rsidRDefault="00130427" w:rsidP="00130427"/>
    <w:p w:rsidR="00130427" w:rsidRDefault="00130427" w:rsidP="00130427">
      <w:r>
        <w:t>Apreciado Don Darío:</w:t>
      </w:r>
    </w:p>
    <w:p w:rsidR="00130427" w:rsidRDefault="00130427" w:rsidP="00130427"/>
    <w:p w:rsidR="00130427" w:rsidRDefault="00130427" w:rsidP="00130427">
      <w:r>
        <w:t>Con la presente estamos solicitando el siguiente servicio de  IMPRESIÓN :</w:t>
      </w:r>
    </w:p>
    <w:p w:rsidR="00130427" w:rsidRDefault="00130427" w:rsidP="00130427"/>
    <w:p w:rsidR="00130427" w:rsidRDefault="00130427" w:rsidP="00130427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130427" w:rsidRDefault="00130427" w:rsidP="00130427">
      <w:r>
        <w:t xml:space="preserve">MATERIAL   :           Polipropileno  Lamina  Mono  de  </w:t>
      </w:r>
      <w:r w:rsidRPr="0080544B">
        <w:rPr>
          <w:b/>
        </w:rPr>
        <w:t>30     cms</w:t>
      </w:r>
    </w:p>
    <w:p w:rsidR="00130427" w:rsidRDefault="00130427" w:rsidP="00130427">
      <w:r>
        <w:t>CLIBRE      :               1.5  ”</w:t>
      </w:r>
    </w:p>
    <w:p w:rsidR="00130427" w:rsidRPr="00AD5DCF" w:rsidRDefault="00130427" w:rsidP="00130427">
      <w:pPr>
        <w:rPr>
          <w:b/>
        </w:rPr>
      </w:pPr>
      <w:r>
        <w:t>REFERENCIA:</w:t>
      </w:r>
      <w:r>
        <w:tab/>
      </w:r>
      <w:r>
        <w:rPr>
          <w:b/>
        </w:rPr>
        <w:t xml:space="preserve">LA  VICTORIA   30 </w:t>
      </w:r>
      <w:r w:rsidR="0067311D">
        <w:rPr>
          <w:b/>
        </w:rPr>
        <w:t xml:space="preserve">  </w:t>
      </w:r>
      <w:r>
        <w:rPr>
          <w:b/>
        </w:rPr>
        <w:t xml:space="preserve">cm </w:t>
      </w:r>
    </w:p>
    <w:p w:rsidR="00130427" w:rsidRDefault="00315572" w:rsidP="00130427">
      <w:r>
        <w:t>CANTIDAD    :          4</w:t>
      </w:r>
      <w:r w:rsidR="00130427">
        <w:t>00    Kg</w:t>
      </w:r>
    </w:p>
    <w:p w:rsidR="00130427" w:rsidRDefault="00130427" w:rsidP="00130427">
      <w:r>
        <w:t>COLORES:</w:t>
      </w:r>
      <w:r>
        <w:tab/>
      </w:r>
      <w:r>
        <w:tab/>
        <w:t>1 ( Según  arte )</w:t>
      </w:r>
    </w:p>
    <w:p w:rsidR="00130427" w:rsidRDefault="00130427" w:rsidP="00130427">
      <w:r>
        <w:t>CARAS:</w:t>
      </w:r>
      <w:r>
        <w:tab/>
      </w:r>
      <w:r>
        <w:tab/>
        <w:t xml:space="preserve">1  </w:t>
      </w:r>
    </w:p>
    <w:p w:rsidR="00130427" w:rsidRDefault="00130427" w:rsidP="00130427">
      <w:r>
        <w:t>REPETICIÓN:</w:t>
      </w:r>
      <w:r>
        <w:tab/>
        <w:t>Continua</w:t>
      </w:r>
    </w:p>
    <w:p w:rsidR="00130427" w:rsidRDefault="00130427" w:rsidP="00130427">
      <w:r>
        <w:t>RODILLO:</w:t>
      </w:r>
      <w:r>
        <w:tab/>
      </w:r>
      <w:r>
        <w:tab/>
        <w:t>Según  Plano</w:t>
      </w:r>
    </w:p>
    <w:p w:rsidR="00130427" w:rsidRDefault="00130427" w:rsidP="00130427">
      <w:r>
        <w:t>LAMINA:</w:t>
      </w:r>
      <w:r>
        <w:tab/>
      </w:r>
      <w:r>
        <w:tab/>
        <w:t>30    cms   Impresión  Continua.</w:t>
      </w:r>
    </w:p>
    <w:p w:rsidR="00130427" w:rsidRDefault="00130427" w:rsidP="00130427">
      <w:r>
        <w:t>REBOBINADO:</w:t>
      </w:r>
      <w:r>
        <w:tab/>
        <w:t xml:space="preserve">Parejo </w:t>
      </w:r>
      <w:r w:rsidRPr="00FB33D0">
        <w:rPr>
          <w:b/>
        </w:rPr>
        <w:t xml:space="preserve">( Bobinas de </w:t>
      </w:r>
      <w:r w:rsidR="00097BCE">
        <w:rPr>
          <w:b/>
        </w:rPr>
        <w:t xml:space="preserve">20 </w:t>
      </w:r>
      <w:r w:rsidR="00B83029">
        <w:rPr>
          <w:b/>
        </w:rPr>
        <w:t xml:space="preserve"> </w:t>
      </w:r>
      <w:r w:rsidRPr="00FB33D0">
        <w:rPr>
          <w:b/>
        </w:rPr>
        <w:t xml:space="preserve"> Kg  )</w:t>
      </w:r>
    </w:p>
    <w:p w:rsidR="00130427" w:rsidRDefault="00130427" w:rsidP="00130427"/>
    <w:p w:rsidR="00130427" w:rsidRDefault="00130427" w:rsidP="00130427"/>
    <w:p w:rsidR="00130427" w:rsidRDefault="00130427" w:rsidP="00130427">
      <w:r>
        <w:rPr>
          <w:b/>
          <w:bCs/>
          <w:u w:val="single"/>
        </w:rPr>
        <w:t>NOTA:</w:t>
      </w:r>
      <w:r>
        <w:t xml:space="preserve">  *   Los cyreles se encuentran en su  planta</w:t>
      </w:r>
    </w:p>
    <w:p w:rsidR="00130427" w:rsidRDefault="00130427" w:rsidP="00130427">
      <w:pPr>
        <w:numPr>
          <w:ilvl w:val="0"/>
          <w:numId w:val="1"/>
        </w:numPr>
      </w:pPr>
      <w:r>
        <w:t>Se envían ARTE    para tonos y alturas</w:t>
      </w:r>
    </w:p>
    <w:p w:rsidR="00130427" w:rsidRPr="00307118" w:rsidRDefault="00130427" w:rsidP="00130427">
      <w:pPr>
        <w:numPr>
          <w:ilvl w:val="0"/>
          <w:numId w:val="2"/>
        </w:numPr>
      </w:pPr>
      <w:r>
        <w:t xml:space="preserve">Se  envia el material de PP </w:t>
      </w:r>
      <w:r>
        <w:rPr>
          <w:b/>
        </w:rPr>
        <w:t xml:space="preserve">de  30 </w:t>
      </w:r>
      <w:r w:rsidRPr="00AD5DCF">
        <w:rPr>
          <w:b/>
        </w:rPr>
        <w:t xml:space="preserve">  cms</w:t>
      </w:r>
      <w:r>
        <w:rPr>
          <w:b/>
        </w:rPr>
        <w:t xml:space="preserve">   Lamina</w:t>
      </w:r>
    </w:p>
    <w:p w:rsidR="00130427" w:rsidRPr="007A4344" w:rsidRDefault="00130427" w:rsidP="00130427">
      <w:pPr>
        <w:ind w:left="1500"/>
        <w:rPr>
          <w:sz w:val="28"/>
          <w:szCs w:val="28"/>
        </w:rPr>
      </w:pPr>
      <w:r>
        <w:rPr>
          <w:b/>
        </w:rPr>
        <w:t xml:space="preserve"> </w:t>
      </w:r>
      <w:r w:rsidRPr="007A4344">
        <w:rPr>
          <w:b/>
          <w:sz w:val="28"/>
          <w:szCs w:val="28"/>
        </w:rPr>
        <w:t>- Se  aprueba  impresion</w:t>
      </w:r>
    </w:p>
    <w:p w:rsidR="00130427" w:rsidRDefault="00130427" w:rsidP="00130427">
      <w:pPr>
        <w:ind w:left="885"/>
      </w:pPr>
    </w:p>
    <w:p w:rsidR="00130427" w:rsidRDefault="00130427" w:rsidP="00130427">
      <w:pPr>
        <w:ind w:left="885"/>
      </w:pPr>
    </w:p>
    <w:p w:rsidR="00130427" w:rsidRDefault="00130427" w:rsidP="00130427">
      <w:r>
        <w:t>Agradezco la atención y colaboración prestada.</w:t>
      </w:r>
    </w:p>
    <w:p w:rsidR="00130427" w:rsidRDefault="00130427" w:rsidP="00130427"/>
    <w:p w:rsidR="00130427" w:rsidRDefault="00130427" w:rsidP="00130427"/>
    <w:p w:rsidR="00130427" w:rsidRDefault="00130427" w:rsidP="00130427">
      <w:r>
        <w:t>Cordialmente,</w:t>
      </w:r>
    </w:p>
    <w:p w:rsidR="00130427" w:rsidRDefault="00130427" w:rsidP="00130427"/>
    <w:p w:rsidR="00130427" w:rsidRDefault="00130427" w:rsidP="00130427"/>
    <w:p w:rsidR="00130427" w:rsidRDefault="00130427" w:rsidP="00130427"/>
    <w:p w:rsidR="00130427" w:rsidRDefault="00130427" w:rsidP="00130427">
      <w:r>
        <w:t>RICARDO CASAS ZAPATA</w:t>
      </w:r>
    </w:p>
    <w:p w:rsidR="00130427" w:rsidRDefault="00130427" w:rsidP="00130427">
      <w:r>
        <w:t>Director.</w:t>
      </w:r>
    </w:p>
    <w:p w:rsidR="009520A1" w:rsidRDefault="009520A1" w:rsidP="0036079A">
      <w:pPr>
        <w:rPr>
          <w:b/>
        </w:rPr>
      </w:pPr>
    </w:p>
    <w:p w:rsidR="00EA0322" w:rsidRDefault="00EA0322" w:rsidP="0036079A">
      <w:pPr>
        <w:rPr>
          <w:b/>
        </w:rPr>
      </w:pPr>
    </w:p>
    <w:p w:rsidR="00EA0322" w:rsidRDefault="00EA0322" w:rsidP="0036079A">
      <w:pPr>
        <w:rPr>
          <w:b/>
        </w:rPr>
      </w:pPr>
    </w:p>
    <w:p w:rsidR="00EA0322" w:rsidRDefault="00EA0322" w:rsidP="0036079A">
      <w:pPr>
        <w:rPr>
          <w:b/>
        </w:rPr>
      </w:pPr>
    </w:p>
    <w:p w:rsidR="00EA0322" w:rsidRDefault="00EA0322" w:rsidP="00EA0322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EA0322" w:rsidRDefault="00EA0322" w:rsidP="00EA0322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EA0322" w:rsidRDefault="00EA0322" w:rsidP="00EA0322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EA0322" w:rsidRDefault="00EA0322" w:rsidP="00EA0322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4 44 46 64  ITAGUI.</w:t>
      </w:r>
    </w:p>
    <w:p w:rsidR="00EA0322" w:rsidRDefault="00EA0322" w:rsidP="00EA0322">
      <w:pPr>
        <w:rPr>
          <w:b/>
          <w:bCs/>
        </w:rPr>
      </w:pPr>
    </w:p>
    <w:p w:rsidR="00EA0322" w:rsidRDefault="00EA0322" w:rsidP="00EA0322">
      <w:pPr>
        <w:rPr>
          <w:b/>
        </w:rPr>
      </w:pPr>
    </w:p>
    <w:p w:rsidR="00EA0322" w:rsidRDefault="00EA0322" w:rsidP="00EA0322">
      <w:pPr>
        <w:pStyle w:val="Ttulo1"/>
      </w:pPr>
      <w:r>
        <w:t>ORDEN DE TRABAJO    N°      04597</w:t>
      </w:r>
    </w:p>
    <w:p w:rsidR="00EA0322" w:rsidRDefault="00EA0322" w:rsidP="00EA0322"/>
    <w:p w:rsidR="00EA0322" w:rsidRDefault="00AF3C72" w:rsidP="00EA0322">
      <w:r>
        <w:t>FECHA:</w:t>
      </w:r>
      <w:r>
        <w:tab/>
        <w:t xml:space="preserve">Medellín, Noviembre   23 </w:t>
      </w:r>
      <w:r w:rsidR="00EA0322">
        <w:t xml:space="preserve">   de 2009</w:t>
      </w:r>
    </w:p>
    <w:p w:rsidR="00EA0322" w:rsidRDefault="00EA0322" w:rsidP="00EA0322">
      <w:r>
        <w:t>PARA:</w:t>
      </w:r>
      <w:r>
        <w:tab/>
      </w:r>
      <w:r>
        <w:tab/>
        <w:t>PLÁSTICOS DAR MA</w:t>
      </w:r>
    </w:p>
    <w:p w:rsidR="00EA0322" w:rsidRDefault="00EA0322" w:rsidP="00EA0322">
      <w:r>
        <w:t>ATENCIÓN:</w:t>
      </w:r>
      <w:r>
        <w:tab/>
        <w:t>Sr. Darío Jaramillo</w:t>
      </w:r>
    </w:p>
    <w:p w:rsidR="00EA0322" w:rsidRDefault="00EA0322" w:rsidP="00EA0322">
      <w:r>
        <w:tab/>
      </w:r>
      <w:r>
        <w:tab/>
        <w:t>Gerente.</w:t>
      </w:r>
    </w:p>
    <w:p w:rsidR="00EA0322" w:rsidRDefault="00EA0322" w:rsidP="00EA0322"/>
    <w:p w:rsidR="00EA0322" w:rsidRDefault="00EA0322" w:rsidP="00EA0322">
      <w:r>
        <w:t>Apreciado Don Darío :</w:t>
      </w:r>
    </w:p>
    <w:p w:rsidR="00EA0322" w:rsidRDefault="00EA0322" w:rsidP="00EA0322">
      <w:r>
        <w:t xml:space="preserve"> </w:t>
      </w:r>
    </w:p>
    <w:p w:rsidR="00EA0322" w:rsidRDefault="00EA0322" w:rsidP="00EA0322">
      <w:r>
        <w:t>Con la presente estamos solicitando el siguiente servicio de EXTRUSION E IMPRESION:</w:t>
      </w:r>
    </w:p>
    <w:p w:rsidR="00EA0322" w:rsidRDefault="00EA0322" w:rsidP="00EA0322"/>
    <w:p w:rsidR="00EA0322" w:rsidRDefault="00EA0322" w:rsidP="00EA0322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EA0322" w:rsidRDefault="00EA0322" w:rsidP="00EA0322">
      <w:pPr>
        <w:rPr>
          <w:b/>
          <w:bCs/>
          <w:u w:val="single"/>
        </w:rPr>
      </w:pPr>
    </w:p>
    <w:p w:rsidR="00EA0322" w:rsidRPr="005B5BD2" w:rsidRDefault="00EA0322" w:rsidP="00EA0322">
      <w:pPr>
        <w:rPr>
          <w:b/>
        </w:rPr>
      </w:pPr>
      <w:r>
        <w:t>MATERIAL:</w:t>
      </w:r>
      <w:r>
        <w:tab/>
      </w:r>
      <w:r>
        <w:tab/>
        <w:t>Polietileno BAJA   LAMINA</w:t>
      </w:r>
    </w:p>
    <w:p w:rsidR="00EA0322" w:rsidRPr="005B5BD2" w:rsidRDefault="00EA0322" w:rsidP="00EA0322">
      <w:pPr>
        <w:rPr>
          <w:b/>
        </w:rPr>
      </w:pPr>
      <w:r>
        <w:t>MEDIDA:</w:t>
      </w:r>
      <w:r>
        <w:tab/>
      </w:r>
      <w:r>
        <w:tab/>
      </w:r>
      <w:r>
        <w:rPr>
          <w:b/>
        </w:rPr>
        <w:t>56   c</w:t>
      </w:r>
      <w:r w:rsidRPr="005B5BD2">
        <w:rPr>
          <w:b/>
        </w:rPr>
        <w:t>ms.</w:t>
      </w:r>
    </w:p>
    <w:p w:rsidR="00EA0322" w:rsidRPr="00263031" w:rsidRDefault="00EA0322" w:rsidP="00EA0322">
      <w:pPr>
        <w:rPr>
          <w:b/>
        </w:rPr>
      </w:pPr>
      <w:r>
        <w:t>CALIBRE:</w:t>
      </w:r>
      <w:r>
        <w:tab/>
      </w:r>
      <w:r>
        <w:tab/>
      </w:r>
      <w:r w:rsidRPr="00263031">
        <w:rPr>
          <w:b/>
        </w:rPr>
        <w:t>2.5</w:t>
      </w:r>
      <w:r w:rsidR="00985781">
        <w:rPr>
          <w:b/>
        </w:rPr>
        <w:t xml:space="preserve"> </w:t>
      </w:r>
      <w:r w:rsidRPr="00263031">
        <w:rPr>
          <w:b/>
        </w:rPr>
        <w:t xml:space="preserve">  ”</w:t>
      </w:r>
    </w:p>
    <w:p w:rsidR="00EA0322" w:rsidRDefault="00EA0322" w:rsidP="00EA0322">
      <w:r>
        <w:t>COLOR:</w:t>
      </w:r>
      <w:r>
        <w:tab/>
      </w:r>
      <w:r>
        <w:tab/>
        <w:t>Transparente</w:t>
      </w:r>
    </w:p>
    <w:p w:rsidR="00EA0322" w:rsidRDefault="00EA0322" w:rsidP="00EA0322">
      <w:r>
        <w:t>TRATADO:</w:t>
      </w:r>
      <w:r>
        <w:tab/>
      </w:r>
      <w:r>
        <w:tab/>
        <w:t>1  Caras.</w:t>
      </w:r>
    </w:p>
    <w:p w:rsidR="00EA0322" w:rsidRDefault="00EA0322" w:rsidP="00EA0322">
      <w:r>
        <w:t>MEZCLA:</w:t>
      </w:r>
      <w:r>
        <w:tab/>
      </w:r>
      <w:r>
        <w:tab/>
        <w:t>Baja  25  kg – Lineal  10   kg</w:t>
      </w:r>
    </w:p>
    <w:p w:rsidR="00EA0322" w:rsidRDefault="00EA0322" w:rsidP="00EA0322">
      <w:r>
        <w:t>CANTIDAD:</w:t>
      </w:r>
      <w:r>
        <w:tab/>
      </w:r>
      <w:r>
        <w:tab/>
      </w:r>
      <w:r w:rsidR="00F80E3B">
        <w:rPr>
          <w:b/>
        </w:rPr>
        <w:t>220</w:t>
      </w:r>
      <w:r>
        <w:t xml:space="preserve">   Kg.</w:t>
      </w:r>
    </w:p>
    <w:p w:rsidR="00EA0322" w:rsidRDefault="00EA0322" w:rsidP="00EA0322">
      <w:r>
        <w:t>COLORES:</w:t>
      </w:r>
      <w:r>
        <w:tab/>
      </w:r>
      <w:r>
        <w:tab/>
        <w:t>4  ( Azul  – Verde – Blanco – Rojo )</w:t>
      </w:r>
    </w:p>
    <w:p w:rsidR="00EA0322" w:rsidRDefault="00EA0322" w:rsidP="00EA0322">
      <w:r>
        <w:t>CARAS:</w:t>
      </w:r>
      <w:r>
        <w:tab/>
      </w:r>
      <w:r>
        <w:tab/>
        <w:t xml:space="preserve">1  </w:t>
      </w:r>
    </w:p>
    <w:p w:rsidR="00EA0322" w:rsidRDefault="00EA0322" w:rsidP="00EA0322">
      <w:r>
        <w:t>REPETICIÓN:</w:t>
      </w:r>
      <w:r>
        <w:tab/>
        <w:t xml:space="preserve">17.5  Cms. </w:t>
      </w:r>
    </w:p>
    <w:p w:rsidR="00EA0322" w:rsidRDefault="00EA0322" w:rsidP="00EA0322">
      <w:r>
        <w:t>BOLSA:</w:t>
      </w:r>
      <w:r>
        <w:tab/>
      </w:r>
      <w:r>
        <w:tab/>
        <w:t xml:space="preserve">17.5  X  28  Cms .    </w:t>
      </w:r>
    </w:p>
    <w:p w:rsidR="00EA0322" w:rsidRDefault="00EA0322" w:rsidP="00EA0322">
      <w:r>
        <w:t>RODILLO :                35</w:t>
      </w:r>
    </w:p>
    <w:p w:rsidR="00EA0322" w:rsidRDefault="00EA0322" w:rsidP="00EA0322">
      <w:r>
        <w:t>SELLADO:</w:t>
      </w:r>
      <w:r>
        <w:tab/>
      </w:r>
      <w:r>
        <w:tab/>
        <w:t xml:space="preserve">Lateral </w:t>
      </w:r>
    </w:p>
    <w:p w:rsidR="00EA0322" w:rsidRDefault="00EA0322" w:rsidP="00EA0322">
      <w:r>
        <w:t>REFERENCIA:</w:t>
      </w:r>
      <w:r>
        <w:tab/>
      </w:r>
      <w:r w:rsidRPr="00C2571A">
        <w:rPr>
          <w:b/>
          <w:sz w:val="28"/>
          <w:szCs w:val="28"/>
        </w:rPr>
        <w:t>GENERICA   DITRIBUIDORA   EVELMAR  Grande</w:t>
      </w:r>
    </w:p>
    <w:p w:rsidR="00EA0322" w:rsidRDefault="00EA0322" w:rsidP="00EA0322">
      <w:r>
        <w:tab/>
      </w:r>
      <w:r>
        <w:tab/>
      </w:r>
      <w:r>
        <w:tab/>
      </w:r>
    </w:p>
    <w:p w:rsidR="00EA0322" w:rsidRDefault="00EA0322" w:rsidP="00EA0322">
      <w:r>
        <w:rPr>
          <w:b/>
          <w:bCs/>
          <w:u w:val="single"/>
        </w:rPr>
        <w:t>NOTA:</w:t>
      </w:r>
      <w:r>
        <w:t xml:space="preserve">  - Los cyreles se encuentran en su planta..</w:t>
      </w:r>
    </w:p>
    <w:p w:rsidR="00EA0322" w:rsidRDefault="00EA0322" w:rsidP="00EA0322">
      <w:pPr>
        <w:numPr>
          <w:ilvl w:val="0"/>
          <w:numId w:val="2"/>
        </w:numPr>
      </w:pPr>
      <w:r>
        <w:t>Tonos de impresión igual al ultimo montaje.</w:t>
      </w:r>
    </w:p>
    <w:p w:rsidR="00EA0322" w:rsidRDefault="00EA0322" w:rsidP="00EA0322">
      <w:pPr>
        <w:numPr>
          <w:ilvl w:val="0"/>
          <w:numId w:val="2"/>
        </w:numPr>
      </w:pPr>
      <w:r>
        <w:t>Colocar pie de imprenta de P:U.</w:t>
      </w:r>
    </w:p>
    <w:p w:rsidR="00EA0322" w:rsidRPr="007B67F6" w:rsidRDefault="007A2080" w:rsidP="00EA0322">
      <w:pPr>
        <w:numPr>
          <w:ilvl w:val="0"/>
          <w:numId w:val="2"/>
        </w:numPr>
        <w:rPr>
          <w:b/>
          <w:u w:val="single"/>
        </w:rPr>
      </w:pPr>
      <w:r>
        <w:rPr>
          <w:b/>
          <w:u w:val="single"/>
        </w:rPr>
        <w:t xml:space="preserve">YYA ESTAN LOS  </w:t>
      </w:r>
      <w:r w:rsidR="00EA0322">
        <w:rPr>
          <w:b/>
          <w:u w:val="single"/>
        </w:rPr>
        <w:t xml:space="preserve"> ENEXOS  QUE DICEN  </w:t>
      </w:r>
      <w:r>
        <w:rPr>
          <w:b/>
          <w:u w:val="single"/>
        </w:rPr>
        <w:t xml:space="preserve">     </w:t>
      </w:r>
      <w:r w:rsidR="00EA0322">
        <w:rPr>
          <w:b/>
          <w:u w:val="single"/>
        </w:rPr>
        <w:t>DISTRIBUIDORA EVELMAR</w:t>
      </w:r>
    </w:p>
    <w:p w:rsidR="00EA0322" w:rsidRPr="007B67F6" w:rsidRDefault="00EA0322" w:rsidP="00EA0322">
      <w:pPr>
        <w:rPr>
          <w:b/>
          <w:u w:val="single"/>
        </w:rPr>
      </w:pPr>
    </w:p>
    <w:p w:rsidR="00EA0322" w:rsidRDefault="00EA0322" w:rsidP="00EA0322">
      <w:r>
        <w:t>Agradezco la atención y colaboración prestada.</w:t>
      </w:r>
    </w:p>
    <w:p w:rsidR="00EA0322" w:rsidRDefault="00EA0322" w:rsidP="00EA0322"/>
    <w:p w:rsidR="00EA0322" w:rsidRDefault="00EA0322" w:rsidP="00EA0322">
      <w:r>
        <w:t>Cordialmente,</w:t>
      </w:r>
    </w:p>
    <w:p w:rsidR="00EA0322" w:rsidRDefault="00EA0322" w:rsidP="00EA0322"/>
    <w:p w:rsidR="00EA0322" w:rsidRDefault="00EA0322" w:rsidP="00EA0322"/>
    <w:p w:rsidR="00EA0322" w:rsidRDefault="00EA0322" w:rsidP="00EA0322">
      <w:r>
        <w:t>RICARDO CASAS ZAPATA</w:t>
      </w:r>
    </w:p>
    <w:p w:rsidR="00EA0322" w:rsidRDefault="00EA0322" w:rsidP="00EA0322">
      <w:r>
        <w:t>Director.</w:t>
      </w:r>
    </w:p>
    <w:p w:rsidR="00EA0322" w:rsidRDefault="00EA0322" w:rsidP="0036079A">
      <w:pPr>
        <w:rPr>
          <w:b/>
        </w:rPr>
      </w:pPr>
    </w:p>
    <w:p w:rsidR="00C34610" w:rsidRDefault="00C34610" w:rsidP="0036079A">
      <w:pPr>
        <w:rPr>
          <w:b/>
        </w:rPr>
      </w:pPr>
    </w:p>
    <w:p w:rsidR="00C34610" w:rsidRDefault="00C34610" w:rsidP="00C34610">
      <w:pPr>
        <w:rPr>
          <w:b/>
        </w:rPr>
      </w:pPr>
    </w:p>
    <w:p w:rsidR="00C34610" w:rsidRDefault="00C34610" w:rsidP="00C34610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C34610" w:rsidRDefault="00C34610" w:rsidP="00C34610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C34610" w:rsidRDefault="00C34610" w:rsidP="00C34610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C34610" w:rsidRDefault="00C34610" w:rsidP="00C34610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C34610" w:rsidRDefault="00C34610" w:rsidP="00C34610"/>
    <w:p w:rsidR="00C34610" w:rsidRDefault="00C34610" w:rsidP="00C34610">
      <w:pPr>
        <w:pStyle w:val="Ttulo1"/>
      </w:pPr>
      <w:r>
        <w:t>ORDEN DE TRABAJO   N°      05730</w:t>
      </w:r>
    </w:p>
    <w:p w:rsidR="00C34610" w:rsidRDefault="00C34610" w:rsidP="00C34610"/>
    <w:p w:rsidR="00C34610" w:rsidRDefault="00C34610" w:rsidP="00C34610">
      <w:r>
        <w:t>FECHA:</w:t>
      </w:r>
      <w:r>
        <w:tab/>
        <w:t>Medellín, Noviembre  24   de</w:t>
      </w:r>
      <w:r w:rsidR="00777F68">
        <w:t xml:space="preserve">  </w:t>
      </w:r>
      <w:r>
        <w:t xml:space="preserve"> 2009</w:t>
      </w:r>
    </w:p>
    <w:p w:rsidR="00C34610" w:rsidRDefault="00C34610" w:rsidP="00C34610">
      <w:r>
        <w:t>PARA:</w:t>
      </w:r>
      <w:r>
        <w:tab/>
      </w:r>
      <w:r>
        <w:tab/>
        <w:t>PLÁSTICOS   DARMA</w:t>
      </w:r>
    </w:p>
    <w:p w:rsidR="00C34610" w:rsidRDefault="00C34610" w:rsidP="00C34610">
      <w:r>
        <w:t>ATENCIÓN:</w:t>
      </w:r>
      <w:r>
        <w:tab/>
        <w:t>Sr. DARIO JARAMILLO</w:t>
      </w:r>
    </w:p>
    <w:p w:rsidR="00C34610" w:rsidRDefault="00C34610" w:rsidP="00C34610"/>
    <w:p w:rsidR="00C34610" w:rsidRDefault="00C34610" w:rsidP="00C34610">
      <w:r>
        <w:t>Apreciado Dn DARIO:</w:t>
      </w:r>
    </w:p>
    <w:p w:rsidR="00C34610" w:rsidRDefault="00C34610" w:rsidP="00C34610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C34610" w:rsidRDefault="00C34610" w:rsidP="00C34610"/>
    <w:p w:rsidR="00C34610" w:rsidRDefault="00C34610" w:rsidP="00C34610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C34610" w:rsidRDefault="00C34610" w:rsidP="00C34610"/>
    <w:p w:rsidR="00C34610" w:rsidRDefault="00C34610" w:rsidP="00C34610">
      <w:r>
        <w:t>MATERIAL :</w:t>
      </w:r>
      <w:r>
        <w:tab/>
      </w:r>
      <w:r>
        <w:tab/>
        <w:t>Polietileno de Baja  densidad   Blanco  Tubular</w:t>
      </w:r>
    </w:p>
    <w:p w:rsidR="00C34610" w:rsidRDefault="00C34610" w:rsidP="00C34610">
      <w:r>
        <w:t>MEDIDA:</w:t>
      </w:r>
      <w:r>
        <w:tab/>
      </w:r>
      <w:r>
        <w:tab/>
      </w:r>
      <w:r w:rsidRPr="008D3CB8">
        <w:rPr>
          <w:b/>
        </w:rPr>
        <w:t>30</w:t>
      </w:r>
      <w:r>
        <w:t xml:space="preserve">   cms   </w:t>
      </w:r>
    </w:p>
    <w:p w:rsidR="00C34610" w:rsidRDefault="00C34610" w:rsidP="00C34610">
      <w:r>
        <w:t>CALIBRE :</w:t>
      </w:r>
      <w:r>
        <w:tab/>
      </w:r>
      <w:r>
        <w:tab/>
      </w:r>
      <w:r w:rsidRPr="008D3CB8">
        <w:rPr>
          <w:b/>
        </w:rPr>
        <w:t>4.8</w:t>
      </w:r>
      <w:r>
        <w:t xml:space="preserve">   “</w:t>
      </w:r>
    </w:p>
    <w:p w:rsidR="00C34610" w:rsidRDefault="00C34610" w:rsidP="00C34610">
      <w:r>
        <w:t>COLOR :</w:t>
      </w:r>
      <w:r>
        <w:tab/>
      </w:r>
      <w:r>
        <w:tab/>
        <w:t>Blanco</w:t>
      </w:r>
    </w:p>
    <w:p w:rsidR="00C34610" w:rsidRPr="0007721A" w:rsidRDefault="00C34610" w:rsidP="00C34610">
      <w:r>
        <w:t xml:space="preserve">TRATADO : </w:t>
      </w:r>
      <w:r>
        <w:tab/>
      </w:r>
      <w:r>
        <w:tab/>
        <w:t>1  cara</w:t>
      </w:r>
    </w:p>
    <w:p w:rsidR="00C34610" w:rsidRDefault="00C34610" w:rsidP="00C34610">
      <w:r>
        <w:t xml:space="preserve">CANTIDAD : </w:t>
      </w:r>
      <w:r>
        <w:tab/>
      </w:r>
      <w:r w:rsidRPr="001C4A3E">
        <w:rPr>
          <w:b/>
        </w:rPr>
        <w:t>280</w:t>
      </w:r>
      <w:r>
        <w:t xml:space="preserve">    kg</w:t>
      </w:r>
    </w:p>
    <w:p w:rsidR="00C34610" w:rsidRDefault="00C34610" w:rsidP="00C34610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>2 ( Según muestra  )  ( Azul – Azul )</w:t>
      </w:r>
    </w:p>
    <w:p w:rsidR="00C34610" w:rsidRDefault="00C34610" w:rsidP="00C34610">
      <w:r>
        <w:t xml:space="preserve">CARAS : </w:t>
      </w:r>
      <w:r>
        <w:tab/>
      </w:r>
      <w:r>
        <w:tab/>
        <w:t>2  ( 2  x  1  )</w:t>
      </w:r>
    </w:p>
    <w:p w:rsidR="00C34610" w:rsidRDefault="00C34610" w:rsidP="00C34610">
      <w:r>
        <w:t xml:space="preserve">REPETICIÓN : </w:t>
      </w:r>
      <w:r>
        <w:tab/>
        <w:t>40   cms</w:t>
      </w:r>
    </w:p>
    <w:p w:rsidR="00C34610" w:rsidRDefault="00C34610" w:rsidP="00C34610">
      <w:r>
        <w:t>RODILLO :</w:t>
      </w:r>
      <w:r>
        <w:tab/>
      </w:r>
      <w:r>
        <w:tab/>
        <w:t>40</w:t>
      </w:r>
    </w:p>
    <w:p w:rsidR="00C34610" w:rsidRDefault="00C34610" w:rsidP="00C34610">
      <w:r>
        <w:t>BOLSA  :</w:t>
      </w:r>
      <w:r>
        <w:tab/>
      </w:r>
      <w:r>
        <w:tab/>
      </w:r>
      <w:r w:rsidRPr="00336CAC">
        <w:rPr>
          <w:b/>
        </w:rPr>
        <w:t>30  x  40   cm</w:t>
      </w:r>
      <w:r>
        <w:t xml:space="preserve">    </w:t>
      </w:r>
    </w:p>
    <w:p w:rsidR="00C34610" w:rsidRDefault="00C34610" w:rsidP="00C34610">
      <w:r>
        <w:t>SELLADO .</w:t>
      </w:r>
      <w:r>
        <w:tab/>
      </w:r>
      <w:r>
        <w:tab/>
        <w:t xml:space="preserve">Fondo  Tipo  Servo </w:t>
      </w:r>
    </w:p>
    <w:p w:rsidR="00C34610" w:rsidRDefault="00C34610" w:rsidP="00C34610">
      <w:r>
        <w:t>REFERENCIA :</w:t>
      </w:r>
      <w:r>
        <w:tab/>
      </w:r>
      <w:r w:rsidRPr="00F553FA">
        <w:rPr>
          <w:b/>
        </w:rPr>
        <w:t>TECNAS   5  KILOS</w:t>
      </w:r>
    </w:p>
    <w:p w:rsidR="00C34610" w:rsidRDefault="00C34610" w:rsidP="00C34610"/>
    <w:p w:rsidR="00C34610" w:rsidRDefault="00C34610" w:rsidP="00C34610"/>
    <w:p w:rsidR="00C34610" w:rsidRDefault="00C34610" w:rsidP="00C34610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 w:rsidRPr="00F553FA">
        <w:rPr>
          <w:bCs/>
        </w:rPr>
        <w:t>Cyreles en su planta</w:t>
      </w:r>
      <w:r>
        <w:rPr>
          <w:b/>
          <w:bCs/>
        </w:rPr>
        <w:t>.</w:t>
      </w:r>
    </w:p>
    <w:p w:rsidR="00C34610" w:rsidRDefault="00C34610" w:rsidP="00C34610">
      <w:r>
        <w:t xml:space="preserve">                   -   Anexo muestra física para   alturas y Tonos.</w:t>
      </w:r>
    </w:p>
    <w:p w:rsidR="00C34610" w:rsidRDefault="00C34610" w:rsidP="00C34610">
      <w:r>
        <w:tab/>
        <w:t xml:space="preserve">        -  No colocar pie de Imprenta.</w:t>
      </w:r>
    </w:p>
    <w:p w:rsidR="00C34610" w:rsidRDefault="00C34610" w:rsidP="00C34610">
      <w:pPr>
        <w:rPr>
          <w:b/>
          <w:u w:val="single"/>
        </w:rPr>
      </w:pPr>
      <w:r>
        <w:tab/>
        <w:t xml:space="preserve">        </w:t>
      </w:r>
      <w:r w:rsidRPr="00F553FA">
        <w:rPr>
          <w:b/>
        </w:rPr>
        <w:t xml:space="preserve">-   </w:t>
      </w:r>
      <w:r w:rsidRPr="00F553FA">
        <w:rPr>
          <w:b/>
          <w:u w:val="single"/>
        </w:rPr>
        <w:t>Utilizar tinta especial</w:t>
      </w:r>
      <w:r>
        <w:rPr>
          <w:b/>
          <w:u w:val="single"/>
        </w:rPr>
        <w:t xml:space="preserve">    </w:t>
      </w:r>
    </w:p>
    <w:p w:rsidR="00C34610" w:rsidRDefault="00C34610" w:rsidP="00C34610">
      <w:pPr>
        <w:rPr>
          <w:b/>
        </w:rPr>
      </w:pP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C34610" w:rsidRPr="0066704D" w:rsidRDefault="00C34610" w:rsidP="00C34610">
      <w:pPr>
        <w:rPr>
          <w:b/>
          <w:u w:val="single"/>
        </w:rPr>
      </w:pPr>
      <w:r>
        <w:rPr>
          <w:b/>
        </w:rPr>
        <w:tab/>
        <w:t xml:space="preserve">        -  EL MATERIAL LO ENVIA  P.U .</w:t>
      </w:r>
    </w:p>
    <w:p w:rsidR="00C34610" w:rsidRPr="0066704D" w:rsidRDefault="00C34610" w:rsidP="00C34610">
      <w:pPr>
        <w:rPr>
          <w:b/>
        </w:rPr>
      </w:pPr>
    </w:p>
    <w:p w:rsidR="00C34610" w:rsidRDefault="00C34610" w:rsidP="00C34610">
      <w:r>
        <w:tab/>
      </w:r>
      <w:r>
        <w:tab/>
      </w:r>
    </w:p>
    <w:p w:rsidR="00C34610" w:rsidRDefault="00C34610" w:rsidP="00C34610">
      <w:r>
        <w:t>Agradezco la atención y colaboración prestada.</w:t>
      </w:r>
    </w:p>
    <w:p w:rsidR="00C34610" w:rsidRDefault="00C34610" w:rsidP="00C34610"/>
    <w:p w:rsidR="00C34610" w:rsidRDefault="00C34610" w:rsidP="00C34610"/>
    <w:p w:rsidR="00C34610" w:rsidRDefault="00C34610" w:rsidP="00C34610"/>
    <w:p w:rsidR="00C34610" w:rsidRDefault="00C34610" w:rsidP="00C34610">
      <w:r>
        <w:t>Cordialmente</w:t>
      </w:r>
    </w:p>
    <w:p w:rsidR="00C34610" w:rsidRDefault="00C34610" w:rsidP="00C34610"/>
    <w:p w:rsidR="00C34610" w:rsidRDefault="00C34610" w:rsidP="00C34610"/>
    <w:p w:rsidR="00C34610" w:rsidRDefault="00C34610" w:rsidP="00C34610">
      <w:r>
        <w:t>RICARDO CASAS ZAPATA</w:t>
      </w:r>
    </w:p>
    <w:p w:rsidR="00C34610" w:rsidRDefault="00C34610" w:rsidP="00C34610">
      <w:r>
        <w:t>Director.</w:t>
      </w:r>
    </w:p>
    <w:p w:rsidR="00C34610" w:rsidRDefault="00C34610" w:rsidP="0036079A">
      <w:pPr>
        <w:rPr>
          <w:b/>
        </w:rPr>
      </w:pPr>
    </w:p>
    <w:p w:rsidR="000D1EE1" w:rsidRDefault="000D1EE1" w:rsidP="0036079A">
      <w:pPr>
        <w:rPr>
          <w:b/>
        </w:rPr>
      </w:pPr>
    </w:p>
    <w:p w:rsidR="000D1EE1" w:rsidRDefault="000D1EE1" w:rsidP="000D1EE1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0D1EE1" w:rsidRDefault="000D1EE1" w:rsidP="000D1EE1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0D1EE1" w:rsidRDefault="000D1EE1" w:rsidP="000D1EE1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0D1EE1" w:rsidRDefault="000D1EE1" w:rsidP="000D1EE1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0D1EE1" w:rsidRDefault="000D1EE1" w:rsidP="000D1EE1"/>
    <w:p w:rsidR="000D1EE1" w:rsidRDefault="000D1EE1" w:rsidP="000D1EE1">
      <w:pPr>
        <w:pStyle w:val="Ttulo1"/>
      </w:pPr>
      <w:r>
        <w:t>ORDEN DE TRABAJO   N°      05736</w:t>
      </w:r>
    </w:p>
    <w:p w:rsidR="000D1EE1" w:rsidRDefault="000D1EE1" w:rsidP="000D1EE1"/>
    <w:p w:rsidR="000D1EE1" w:rsidRDefault="000D1EE1" w:rsidP="000D1EE1">
      <w:r>
        <w:t>FECHA:</w:t>
      </w:r>
      <w:r>
        <w:tab/>
        <w:t>Medellín, Noviembre  24   de 2009</w:t>
      </w:r>
    </w:p>
    <w:p w:rsidR="000D1EE1" w:rsidRDefault="000D1EE1" w:rsidP="000D1EE1">
      <w:r>
        <w:t>PARA:</w:t>
      </w:r>
      <w:r>
        <w:tab/>
      </w:r>
      <w:r>
        <w:tab/>
        <w:t>PLÁSTICOS   DARMA</w:t>
      </w:r>
    </w:p>
    <w:p w:rsidR="000D1EE1" w:rsidRDefault="000D1EE1" w:rsidP="000D1EE1">
      <w:r>
        <w:t>ATENCIÓN:</w:t>
      </w:r>
      <w:r>
        <w:tab/>
        <w:t>Sr. DARIO JARAMILLO</w:t>
      </w:r>
    </w:p>
    <w:p w:rsidR="000D1EE1" w:rsidRDefault="000D1EE1" w:rsidP="000D1EE1"/>
    <w:p w:rsidR="000D1EE1" w:rsidRDefault="000D1EE1" w:rsidP="000D1EE1">
      <w:r>
        <w:t>Apreciado Dn DARIO:</w:t>
      </w:r>
    </w:p>
    <w:p w:rsidR="000D1EE1" w:rsidRDefault="000D1EE1" w:rsidP="000D1EE1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0D1EE1" w:rsidRDefault="000D1EE1" w:rsidP="000D1EE1"/>
    <w:p w:rsidR="000D1EE1" w:rsidRDefault="000D1EE1" w:rsidP="000D1EE1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0D1EE1" w:rsidRDefault="000D1EE1" w:rsidP="000D1EE1"/>
    <w:p w:rsidR="000D1EE1" w:rsidRDefault="000D1EE1" w:rsidP="000D1EE1">
      <w:r>
        <w:t>MATERIAL :</w:t>
      </w:r>
      <w:r>
        <w:tab/>
      </w:r>
      <w:r>
        <w:tab/>
        <w:t>Polietileno de Baja  densidad   Transparente  Tubular</w:t>
      </w:r>
    </w:p>
    <w:p w:rsidR="000D1EE1" w:rsidRDefault="000D1EE1" w:rsidP="000D1EE1">
      <w:r>
        <w:t>MEDIDA:</w:t>
      </w:r>
      <w:r>
        <w:tab/>
      </w:r>
      <w:r>
        <w:tab/>
      </w:r>
      <w:r>
        <w:rPr>
          <w:b/>
        </w:rPr>
        <w:t>21 + 8 + 8</w:t>
      </w:r>
      <w:r>
        <w:t xml:space="preserve">   cms   </w:t>
      </w:r>
    </w:p>
    <w:p w:rsidR="000D1EE1" w:rsidRDefault="000D1EE1" w:rsidP="000D1EE1">
      <w:r>
        <w:t>CALIBRE :</w:t>
      </w:r>
      <w:r>
        <w:tab/>
      </w:r>
      <w:r>
        <w:tab/>
      </w:r>
      <w:r>
        <w:rPr>
          <w:b/>
        </w:rPr>
        <w:t>2.0</w:t>
      </w:r>
      <w:r>
        <w:t xml:space="preserve">   “</w:t>
      </w:r>
    </w:p>
    <w:p w:rsidR="000D1EE1" w:rsidRDefault="000D1EE1" w:rsidP="000D1EE1">
      <w:r>
        <w:t>COLOR :</w:t>
      </w:r>
      <w:r>
        <w:tab/>
      </w:r>
      <w:r>
        <w:tab/>
        <w:t>Tpte</w:t>
      </w:r>
    </w:p>
    <w:p w:rsidR="000D1EE1" w:rsidRPr="0007721A" w:rsidRDefault="000D1EE1" w:rsidP="000D1EE1">
      <w:r>
        <w:t xml:space="preserve">TRATADO : </w:t>
      </w:r>
      <w:r>
        <w:tab/>
      </w:r>
      <w:r>
        <w:tab/>
        <w:t>2  caras</w:t>
      </w:r>
    </w:p>
    <w:p w:rsidR="000D1EE1" w:rsidRDefault="000D1EE1" w:rsidP="000D1EE1">
      <w:r>
        <w:t xml:space="preserve">CANTIDAD : </w:t>
      </w:r>
      <w:r>
        <w:tab/>
      </w:r>
      <w:r w:rsidR="00E9741F">
        <w:rPr>
          <w:b/>
        </w:rPr>
        <w:t xml:space="preserve">320 </w:t>
      </w:r>
      <w:r>
        <w:t xml:space="preserve">    kg</w:t>
      </w:r>
    </w:p>
    <w:p w:rsidR="000D1EE1" w:rsidRDefault="000D1EE1" w:rsidP="000D1EE1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 xml:space="preserve">2 ( Según muestra  )        (  Blanco  – Rojo  </w:t>
      </w:r>
      <w:smartTag w:uri="urn:schemas-microsoft-com:office:smarttags" w:element="metricconverter">
        <w:smartTagPr>
          <w:attr w:name="ProductID" w:val="485 C"/>
        </w:smartTagPr>
        <w:r w:rsidRPr="009A0954">
          <w:rPr>
            <w:b/>
          </w:rPr>
          <w:t>485 C</w:t>
        </w:r>
      </w:smartTag>
      <w:r>
        <w:t xml:space="preserve">  )</w:t>
      </w:r>
    </w:p>
    <w:p w:rsidR="000D1EE1" w:rsidRDefault="000D1EE1" w:rsidP="000D1EE1">
      <w:r>
        <w:t xml:space="preserve">CARAS : </w:t>
      </w:r>
      <w:r>
        <w:tab/>
      </w:r>
      <w:r>
        <w:tab/>
        <w:t>2  ( 2  x  2  )</w:t>
      </w:r>
    </w:p>
    <w:p w:rsidR="000D1EE1" w:rsidRDefault="000D1EE1" w:rsidP="000D1EE1">
      <w:r>
        <w:t xml:space="preserve">REPETICIÓN : </w:t>
      </w:r>
      <w:r>
        <w:tab/>
        <w:t>60   cms</w:t>
      </w:r>
    </w:p>
    <w:p w:rsidR="000D1EE1" w:rsidRDefault="000D1EE1" w:rsidP="000D1EE1">
      <w:r>
        <w:t>RODILLO :</w:t>
      </w:r>
      <w:r>
        <w:tab/>
      </w:r>
      <w:r>
        <w:tab/>
        <w:t>60</w:t>
      </w:r>
    </w:p>
    <w:p w:rsidR="000D1EE1" w:rsidRDefault="000D1EE1" w:rsidP="000D1EE1">
      <w:r>
        <w:t>BOLSA  :</w:t>
      </w:r>
      <w:r>
        <w:tab/>
      </w:r>
      <w:r>
        <w:tab/>
      </w:r>
      <w:r>
        <w:rPr>
          <w:b/>
        </w:rPr>
        <w:t>21 + 8 + 8   x  60</w:t>
      </w:r>
      <w:r w:rsidRPr="00336CAC">
        <w:rPr>
          <w:b/>
        </w:rPr>
        <w:t xml:space="preserve">   cm</w:t>
      </w:r>
      <w:r>
        <w:t xml:space="preserve">    </w:t>
      </w:r>
    </w:p>
    <w:p w:rsidR="000D1EE1" w:rsidRDefault="000D1EE1" w:rsidP="000D1EE1">
      <w:r>
        <w:t>SELLADO .</w:t>
      </w:r>
      <w:r>
        <w:tab/>
      </w:r>
      <w:r>
        <w:tab/>
        <w:t xml:space="preserve">Fondo  Tipo  Servo </w:t>
      </w:r>
    </w:p>
    <w:p w:rsidR="000D1EE1" w:rsidRDefault="000D1EE1" w:rsidP="000D1EE1">
      <w:r>
        <w:t>REFERENCIA :</w:t>
      </w:r>
      <w:r>
        <w:tab/>
      </w:r>
      <w:r>
        <w:rPr>
          <w:b/>
        </w:rPr>
        <w:t>ARROBERA  460 gms     ABURRA</w:t>
      </w:r>
    </w:p>
    <w:p w:rsidR="000D1EE1" w:rsidRDefault="000D1EE1" w:rsidP="000D1EE1"/>
    <w:p w:rsidR="000D1EE1" w:rsidRDefault="000D1EE1" w:rsidP="000D1EE1"/>
    <w:p w:rsidR="000D1EE1" w:rsidRDefault="000D1EE1" w:rsidP="000D1EE1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 </w:t>
      </w:r>
      <w:r>
        <w:rPr>
          <w:bCs/>
        </w:rPr>
        <w:t>Cyreles  en su  planta.</w:t>
      </w:r>
    </w:p>
    <w:p w:rsidR="000D1EE1" w:rsidRDefault="000D1EE1" w:rsidP="000D1EE1">
      <w:r>
        <w:t xml:space="preserve">                   -   Anexo muestra física para   alturas y Tonos.</w:t>
      </w:r>
    </w:p>
    <w:p w:rsidR="000D1EE1" w:rsidRDefault="000D1EE1" w:rsidP="000D1EE1">
      <w:r>
        <w:tab/>
        <w:t xml:space="preserve">        -  No colocar pie de Imprenta.</w:t>
      </w:r>
    </w:p>
    <w:p w:rsidR="000D1EE1" w:rsidRPr="00A721EF" w:rsidRDefault="000D1EE1" w:rsidP="000D1EE1">
      <w:pPr>
        <w:rPr>
          <w:b/>
          <w:bCs/>
          <w:sz w:val="20"/>
        </w:rPr>
      </w:pPr>
      <w:r>
        <w:tab/>
        <w:t xml:space="preserve">        </w:t>
      </w:r>
      <w:r>
        <w:rPr>
          <w:b/>
          <w:bCs/>
          <w:sz w:val="20"/>
        </w:rPr>
        <w:t>PLÁSTICOS UNION  LTDA.</w:t>
      </w:r>
    </w:p>
    <w:p w:rsidR="000D1EE1" w:rsidRDefault="000D1EE1" w:rsidP="000D1EE1">
      <w:r>
        <w:tab/>
        <w:t xml:space="preserve">        -   SE  APRUEBA  IMPRESION</w:t>
      </w:r>
    </w:p>
    <w:p w:rsidR="000D1EE1" w:rsidRDefault="000D1EE1" w:rsidP="000D1EE1">
      <w:pPr>
        <w:rPr>
          <w:b/>
        </w:rPr>
      </w:pPr>
      <w:r>
        <w:tab/>
        <w:t xml:space="preserve">        </w:t>
      </w: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0D1EE1" w:rsidRPr="0066704D" w:rsidRDefault="000D1EE1" w:rsidP="000D1EE1">
      <w:pPr>
        <w:rPr>
          <w:b/>
          <w:u w:val="single"/>
        </w:rPr>
      </w:pPr>
      <w:r>
        <w:rPr>
          <w:b/>
        </w:rPr>
        <w:tab/>
        <w:t xml:space="preserve">        -  EL MATERIAL LO ENVIA  P.U .</w:t>
      </w:r>
    </w:p>
    <w:p w:rsidR="000D1EE1" w:rsidRPr="0066704D" w:rsidRDefault="000D1EE1" w:rsidP="000D1EE1">
      <w:pPr>
        <w:rPr>
          <w:b/>
        </w:rPr>
      </w:pPr>
    </w:p>
    <w:p w:rsidR="000D1EE1" w:rsidRDefault="000D1EE1" w:rsidP="000D1EE1">
      <w:r>
        <w:tab/>
      </w:r>
      <w:r>
        <w:tab/>
      </w:r>
    </w:p>
    <w:p w:rsidR="000D1EE1" w:rsidRDefault="000D1EE1" w:rsidP="000D1EE1">
      <w:r>
        <w:t>Agradezco la atención y colaboración prestada.</w:t>
      </w:r>
    </w:p>
    <w:p w:rsidR="000D1EE1" w:rsidRDefault="000D1EE1" w:rsidP="000D1EE1"/>
    <w:p w:rsidR="000D1EE1" w:rsidRDefault="000D1EE1" w:rsidP="000D1EE1"/>
    <w:p w:rsidR="000D1EE1" w:rsidRDefault="000D1EE1" w:rsidP="000D1EE1"/>
    <w:p w:rsidR="000D1EE1" w:rsidRDefault="000D1EE1" w:rsidP="000D1EE1">
      <w:r>
        <w:t>Cordialmente</w:t>
      </w:r>
    </w:p>
    <w:p w:rsidR="000D1EE1" w:rsidRDefault="000D1EE1" w:rsidP="000D1EE1"/>
    <w:p w:rsidR="000D1EE1" w:rsidRDefault="000D1EE1" w:rsidP="000D1EE1"/>
    <w:p w:rsidR="000D1EE1" w:rsidRDefault="000D1EE1" w:rsidP="000D1EE1">
      <w:r>
        <w:t>RICARDO CASAS ZAPATA</w:t>
      </w:r>
    </w:p>
    <w:p w:rsidR="000D1EE1" w:rsidRDefault="000D1EE1" w:rsidP="000D1EE1">
      <w:r>
        <w:t>Director.</w:t>
      </w:r>
    </w:p>
    <w:p w:rsidR="000D1EE1" w:rsidRDefault="000D1EE1" w:rsidP="000D1EE1">
      <w:pPr>
        <w:rPr>
          <w:b/>
        </w:rPr>
      </w:pPr>
    </w:p>
    <w:p w:rsidR="000D1EE1" w:rsidRDefault="000D1EE1" w:rsidP="0036079A">
      <w:pPr>
        <w:rPr>
          <w:b/>
        </w:rPr>
      </w:pPr>
    </w:p>
    <w:p w:rsidR="00042812" w:rsidRDefault="00042812" w:rsidP="00042812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042812" w:rsidRDefault="00042812" w:rsidP="00042812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042812" w:rsidRDefault="00042812" w:rsidP="00042812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042812" w:rsidRDefault="00042812" w:rsidP="00042812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042812" w:rsidRDefault="00042812" w:rsidP="00042812">
      <w:pPr>
        <w:pStyle w:val="Ttulo1"/>
      </w:pPr>
    </w:p>
    <w:p w:rsidR="00042812" w:rsidRDefault="00042812" w:rsidP="00042812">
      <w:pPr>
        <w:pStyle w:val="Ttulo1"/>
      </w:pPr>
      <w:r>
        <w:t>ORDEN DE TRABAJO     N°   05729</w:t>
      </w:r>
    </w:p>
    <w:p w:rsidR="00042812" w:rsidRDefault="00042812" w:rsidP="00042812"/>
    <w:p w:rsidR="00042812" w:rsidRDefault="00042812" w:rsidP="00042812">
      <w:r>
        <w:t>FECHA:</w:t>
      </w:r>
      <w:r>
        <w:tab/>
        <w:t>Medellín, Noviembre  24   de 2009</w:t>
      </w:r>
    </w:p>
    <w:p w:rsidR="00042812" w:rsidRDefault="00042812" w:rsidP="00042812">
      <w:r>
        <w:t>PARA:</w:t>
      </w:r>
      <w:r>
        <w:tab/>
      </w:r>
      <w:r>
        <w:tab/>
        <w:t>PLÁSTICOS DARMA</w:t>
      </w:r>
    </w:p>
    <w:p w:rsidR="00042812" w:rsidRDefault="00042812" w:rsidP="00042812">
      <w:r>
        <w:t>ATENCIÓN:</w:t>
      </w:r>
      <w:r>
        <w:tab/>
        <w:t>Sr. Darío Jaramillo</w:t>
      </w:r>
    </w:p>
    <w:p w:rsidR="00042812" w:rsidRDefault="00042812" w:rsidP="00042812">
      <w:r>
        <w:tab/>
      </w:r>
      <w:r>
        <w:tab/>
        <w:t>Gerente.</w:t>
      </w:r>
    </w:p>
    <w:p w:rsidR="00042812" w:rsidRDefault="00042812" w:rsidP="00042812"/>
    <w:p w:rsidR="00042812" w:rsidRDefault="00042812" w:rsidP="00042812">
      <w:r>
        <w:t>Apreciado Don Darío :</w:t>
      </w:r>
    </w:p>
    <w:p w:rsidR="00042812" w:rsidRDefault="00042812" w:rsidP="00042812">
      <w:r>
        <w:t xml:space="preserve"> </w:t>
      </w:r>
    </w:p>
    <w:p w:rsidR="00042812" w:rsidRDefault="00042812" w:rsidP="00042812">
      <w:r>
        <w:t>Con la presente estamos solicitando el siguiente servicio de EXTRUSION E IMPRESION:</w:t>
      </w:r>
    </w:p>
    <w:p w:rsidR="00042812" w:rsidRDefault="00042812" w:rsidP="00042812"/>
    <w:p w:rsidR="00042812" w:rsidRDefault="00042812" w:rsidP="00042812">
      <w:pPr>
        <w:rPr>
          <w:b/>
          <w:bCs/>
          <w:u w:val="single"/>
        </w:rPr>
      </w:pPr>
      <w:r>
        <w:rPr>
          <w:b/>
          <w:bCs/>
          <w:u w:val="single"/>
        </w:rPr>
        <w:t>EXTRUSIÓN:</w:t>
      </w:r>
    </w:p>
    <w:p w:rsidR="00042812" w:rsidRDefault="00042812" w:rsidP="00042812">
      <w:r>
        <w:t>MATERIAL:</w:t>
      </w:r>
      <w:r>
        <w:tab/>
      </w:r>
      <w:r>
        <w:tab/>
        <w:t xml:space="preserve">Polietileno BAJA  </w:t>
      </w:r>
      <w:r>
        <w:rPr>
          <w:u w:val="single"/>
        </w:rPr>
        <w:t xml:space="preserve">Tubular </w:t>
      </w:r>
    </w:p>
    <w:p w:rsidR="00042812" w:rsidRDefault="00042812" w:rsidP="00042812">
      <w:r>
        <w:t>MEDIDA:</w:t>
      </w:r>
      <w:r>
        <w:tab/>
      </w:r>
      <w:r>
        <w:tab/>
      </w:r>
      <w:r>
        <w:rPr>
          <w:b/>
        </w:rPr>
        <w:t>13</w:t>
      </w:r>
      <w:r w:rsidR="002F779C">
        <w:rPr>
          <w:b/>
        </w:rPr>
        <w:t xml:space="preserve">.5 </w:t>
      </w:r>
      <w:r>
        <w:t xml:space="preserve">    Cms.</w:t>
      </w:r>
    </w:p>
    <w:p w:rsidR="00042812" w:rsidRDefault="00042812" w:rsidP="00042812">
      <w:r>
        <w:t>CALIBRE:</w:t>
      </w:r>
      <w:r>
        <w:tab/>
      </w:r>
      <w:r>
        <w:tab/>
      </w:r>
      <w:r>
        <w:rPr>
          <w:b/>
        </w:rPr>
        <w:t xml:space="preserve">1.70 </w:t>
      </w:r>
      <w:r>
        <w:t xml:space="preserve">  ”</w:t>
      </w:r>
    </w:p>
    <w:p w:rsidR="00042812" w:rsidRDefault="00042812" w:rsidP="00042812">
      <w:r>
        <w:t>COLOR:</w:t>
      </w:r>
      <w:r>
        <w:tab/>
      </w:r>
      <w:r>
        <w:tab/>
        <w:t>Transparente</w:t>
      </w:r>
    </w:p>
    <w:p w:rsidR="00042812" w:rsidRDefault="00042812" w:rsidP="00042812">
      <w:r>
        <w:t>TRATADO:</w:t>
      </w:r>
      <w:r>
        <w:tab/>
      </w:r>
      <w:r>
        <w:tab/>
        <w:t>2  Caras.</w:t>
      </w:r>
    </w:p>
    <w:p w:rsidR="00042812" w:rsidRDefault="00042812" w:rsidP="00042812">
      <w:r>
        <w:t>MEZCLA:</w:t>
      </w:r>
      <w:r>
        <w:tab/>
      </w:r>
      <w:r>
        <w:tab/>
        <w:t>Baja  25  kg – Lineal  8   kg</w:t>
      </w:r>
    </w:p>
    <w:p w:rsidR="00042812" w:rsidRDefault="00042812" w:rsidP="00042812">
      <w:r>
        <w:t>CANTIDAD:</w:t>
      </w:r>
      <w:r>
        <w:tab/>
      </w:r>
      <w:r>
        <w:tab/>
      </w:r>
      <w:r w:rsidR="00A51B86">
        <w:rPr>
          <w:b/>
        </w:rPr>
        <w:t>70</w:t>
      </w:r>
      <w:r w:rsidRPr="00521768">
        <w:rPr>
          <w:b/>
        </w:rPr>
        <w:t xml:space="preserve">  </w:t>
      </w:r>
      <w:r>
        <w:t xml:space="preserve"> Kg.</w:t>
      </w:r>
    </w:p>
    <w:p w:rsidR="00042812" w:rsidRDefault="00042812" w:rsidP="00042812">
      <w:pPr>
        <w:rPr>
          <w:b/>
          <w:bCs/>
          <w:u w:val="single"/>
        </w:rPr>
      </w:pPr>
    </w:p>
    <w:p w:rsidR="00042812" w:rsidRDefault="00042812" w:rsidP="00042812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042812" w:rsidRDefault="00042812" w:rsidP="00042812">
      <w:r>
        <w:t>COLORES:</w:t>
      </w:r>
      <w:r>
        <w:tab/>
      </w:r>
      <w:r>
        <w:tab/>
        <w:t>3  (   Blanco   – Verde -  Verde  )</w:t>
      </w:r>
    </w:p>
    <w:p w:rsidR="00042812" w:rsidRDefault="00042812" w:rsidP="00042812">
      <w:r>
        <w:t>CARAS:</w:t>
      </w:r>
      <w:r>
        <w:tab/>
      </w:r>
      <w:r>
        <w:tab/>
        <w:t>2  ( 3  x 2  - 2 x 2 )</w:t>
      </w:r>
    </w:p>
    <w:p w:rsidR="00042812" w:rsidRDefault="00042812" w:rsidP="00042812">
      <w:r>
        <w:t>REPETICIÓN:</w:t>
      </w:r>
      <w:r>
        <w:tab/>
        <w:t xml:space="preserve">20    Cms. </w:t>
      </w:r>
    </w:p>
    <w:p w:rsidR="00042812" w:rsidRDefault="00042812" w:rsidP="00042812">
      <w:r>
        <w:t>TUBULAR:</w:t>
      </w:r>
      <w:r>
        <w:tab/>
      </w:r>
      <w:r>
        <w:tab/>
        <w:t>Microperforado</w:t>
      </w:r>
    </w:p>
    <w:p w:rsidR="00042812" w:rsidRDefault="00042812" w:rsidP="00042812">
      <w:r>
        <w:t>RODILLO :                40</w:t>
      </w:r>
    </w:p>
    <w:p w:rsidR="00042812" w:rsidRDefault="00042812" w:rsidP="00042812">
      <w:pPr>
        <w:rPr>
          <w:b/>
        </w:rPr>
      </w:pPr>
      <w:r>
        <w:t>REFERENCIA:</w:t>
      </w:r>
      <w:r>
        <w:tab/>
      </w:r>
      <w:r w:rsidR="00D47510">
        <w:rPr>
          <w:b/>
        </w:rPr>
        <w:t>GRANOS    RIVER   500</w:t>
      </w:r>
      <w:r>
        <w:rPr>
          <w:b/>
        </w:rPr>
        <w:t xml:space="preserve">   gms</w:t>
      </w:r>
    </w:p>
    <w:p w:rsidR="00042812" w:rsidRDefault="00042812" w:rsidP="00042812">
      <w:pPr>
        <w:rPr>
          <w:b/>
        </w:rPr>
      </w:pPr>
      <w:r>
        <w:rPr>
          <w:b/>
        </w:rPr>
        <w:tab/>
      </w:r>
      <w:r>
        <w:rPr>
          <w:b/>
        </w:rPr>
        <w:tab/>
      </w:r>
    </w:p>
    <w:p w:rsidR="00042812" w:rsidRDefault="00042812" w:rsidP="00042812"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042812" w:rsidRDefault="00042812" w:rsidP="00042812">
      <w:r>
        <w:rPr>
          <w:b/>
          <w:bCs/>
          <w:u w:val="single"/>
        </w:rPr>
        <w:t>NOTA:</w:t>
      </w:r>
      <w:r>
        <w:t xml:space="preserve">  - Los cyreles  los envía  Grafiflex.</w:t>
      </w:r>
    </w:p>
    <w:p w:rsidR="00042812" w:rsidRDefault="00042812" w:rsidP="00042812">
      <w:pPr>
        <w:numPr>
          <w:ilvl w:val="0"/>
          <w:numId w:val="2"/>
        </w:numPr>
      </w:pPr>
      <w:r>
        <w:t>Altura y tonos según   Muestra  Fisica</w:t>
      </w:r>
    </w:p>
    <w:p w:rsidR="00042812" w:rsidRDefault="00042812" w:rsidP="00042812">
      <w:pPr>
        <w:numPr>
          <w:ilvl w:val="0"/>
          <w:numId w:val="2"/>
        </w:numPr>
      </w:pPr>
      <w:r>
        <w:t>SE  APRUEBA  IMPRESIÓN</w:t>
      </w:r>
    </w:p>
    <w:p w:rsidR="00042812" w:rsidRDefault="00042812" w:rsidP="00042812">
      <w:pPr>
        <w:numPr>
          <w:ilvl w:val="0"/>
          <w:numId w:val="2"/>
        </w:numPr>
      </w:pPr>
      <w:r>
        <w:t>RODILLO   40</w:t>
      </w:r>
    </w:p>
    <w:p w:rsidR="004414C3" w:rsidRDefault="004414C3" w:rsidP="00042812">
      <w:pPr>
        <w:numPr>
          <w:ilvl w:val="0"/>
          <w:numId w:val="2"/>
        </w:numPr>
      </w:pPr>
      <w:r>
        <w:t>VERDE  IGUAL  A  460  gms</w:t>
      </w:r>
    </w:p>
    <w:p w:rsidR="00042812" w:rsidRPr="00547F4C" w:rsidRDefault="00042812" w:rsidP="00042812">
      <w:pPr>
        <w:rPr>
          <w:sz w:val="40"/>
          <w:szCs w:val="40"/>
        </w:rPr>
      </w:pPr>
    </w:p>
    <w:p w:rsidR="00042812" w:rsidRDefault="00042812" w:rsidP="00042812"/>
    <w:p w:rsidR="00042812" w:rsidRDefault="00042812" w:rsidP="00042812">
      <w:r>
        <w:t>Agradezco la atención y colaboración prestada.</w:t>
      </w:r>
    </w:p>
    <w:p w:rsidR="00042812" w:rsidRDefault="00042812" w:rsidP="00042812"/>
    <w:p w:rsidR="00042812" w:rsidRDefault="00042812" w:rsidP="00042812"/>
    <w:p w:rsidR="00042812" w:rsidRDefault="00042812" w:rsidP="00042812">
      <w:r>
        <w:t>Cordialmente,</w:t>
      </w:r>
    </w:p>
    <w:p w:rsidR="00042812" w:rsidRDefault="00042812" w:rsidP="00042812"/>
    <w:p w:rsidR="00042812" w:rsidRDefault="00042812" w:rsidP="00042812"/>
    <w:p w:rsidR="00042812" w:rsidRDefault="00042812" w:rsidP="00042812">
      <w:r>
        <w:t>RICARDO CASAS ZAPATA</w:t>
      </w:r>
    </w:p>
    <w:p w:rsidR="00042812" w:rsidRDefault="00042812" w:rsidP="00042812">
      <w:r>
        <w:t>Director.</w:t>
      </w:r>
    </w:p>
    <w:p w:rsidR="00DE6A54" w:rsidRDefault="00DE6A54" w:rsidP="00DE6A54">
      <w:pPr>
        <w:rPr>
          <w:b/>
        </w:rPr>
      </w:pPr>
    </w:p>
    <w:p w:rsidR="00DE6A54" w:rsidRDefault="00DE6A54" w:rsidP="00DE6A54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DE6A54" w:rsidRDefault="00DE6A54" w:rsidP="00DE6A54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DE6A54" w:rsidRDefault="00DE6A54" w:rsidP="00DE6A54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DE6A54" w:rsidRDefault="00DE6A54" w:rsidP="00DE6A54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DE6A54" w:rsidRDefault="00DE6A54" w:rsidP="00DE6A54">
      <w:pPr>
        <w:pStyle w:val="Ttulo1"/>
      </w:pPr>
    </w:p>
    <w:p w:rsidR="00DE6A54" w:rsidRDefault="00DE6A54" w:rsidP="00DE6A54">
      <w:pPr>
        <w:pStyle w:val="Ttulo1"/>
      </w:pPr>
      <w:r>
        <w:t>ORDEN DE TRABAJO     N°   05728</w:t>
      </w:r>
    </w:p>
    <w:p w:rsidR="00DE6A54" w:rsidRDefault="00DE6A54" w:rsidP="00DE6A54"/>
    <w:p w:rsidR="00DE6A54" w:rsidRDefault="00DE6A54" w:rsidP="00DE6A54">
      <w:r>
        <w:t>FECHA:</w:t>
      </w:r>
      <w:r>
        <w:tab/>
        <w:t>Medellín, Noviembre  24   de 2009</w:t>
      </w:r>
    </w:p>
    <w:p w:rsidR="00DE6A54" w:rsidRDefault="00DE6A54" w:rsidP="00DE6A54">
      <w:r>
        <w:t>PARA:</w:t>
      </w:r>
      <w:r>
        <w:tab/>
      </w:r>
      <w:r>
        <w:tab/>
        <w:t>PLÁSTICOS DARMA</w:t>
      </w:r>
    </w:p>
    <w:p w:rsidR="00DE6A54" w:rsidRDefault="00DE6A54" w:rsidP="00DE6A54">
      <w:r>
        <w:t>ATENCIÓN:</w:t>
      </w:r>
      <w:r>
        <w:tab/>
        <w:t>Sr. Darío Jaramillo</w:t>
      </w:r>
    </w:p>
    <w:p w:rsidR="00DE6A54" w:rsidRDefault="00DE6A54" w:rsidP="00DE6A54">
      <w:r>
        <w:tab/>
      </w:r>
      <w:r>
        <w:tab/>
        <w:t>Gerente.</w:t>
      </w:r>
    </w:p>
    <w:p w:rsidR="00DE6A54" w:rsidRDefault="00DE6A54" w:rsidP="00DE6A54"/>
    <w:p w:rsidR="00DE6A54" w:rsidRDefault="00DE6A54" w:rsidP="00DE6A54">
      <w:r>
        <w:t>Apreciado Don Darío :</w:t>
      </w:r>
    </w:p>
    <w:p w:rsidR="00DE6A54" w:rsidRDefault="00DE6A54" w:rsidP="00DE6A54">
      <w:r>
        <w:t xml:space="preserve"> </w:t>
      </w:r>
    </w:p>
    <w:p w:rsidR="00DE6A54" w:rsidRDefault="00DE6A54" w:rsidP="00DE6A54">
      <w:r>
        <w:t>Con la presente estamos solicitando el siguiente servicio de EXTRUSION E IMPRESION:</w:t>
      </w:r>
    </w:p>
    <w:p w:rsidR="00DE6A54" w:rsidRDefault="00DE6A54" w:rsidP="00DE6A54"/>
    <w:p w:rsidR="00DE6A54" w:rsidRDefault="00DE6A54" w:rsidP="00DE6A54">
      <w:pPr>
        <w:rPr>
          <w:b/>
          <w:bCs/>
          <w:u w:val="single"/>
        </w:rPr>
      </w:pPr>
      <w:r>
        <w:rPr>
          <w:b/>
          <w:bCs/>
          <w:u w:val="single"/>
        </w:rPr>
        <w:t>EXTRUSIÓN:</w:t>
      </w:r>
    </w:p>
    <w:p w:rsidR="00DE6A54" w:rsidRDefault="00DE6A54" w:rsidP="00DE6A54">
      <w:r>
        <w:t>MATERIAL:</w:t>
      </w:r>
      <w:r>
        <w:tab/>
      </w:r>
      <w:r>
        <w:tab/>
        <w:t xml:space="preserve">Polietileno BAJA  </w:t>
      </w:r>
      <w:r>
        <w:rPr>
          <w:u w:val="single"/>
        </w:rPr>
        <w:t xml:space="preserve">Tubular </w:t>
      </w:r>
    </w:p>
    <w:p w:rsidR="00DE6A54" w:rsidRDefault="00DE6A54" w:rsidP="00DE6A54">
      <w:r>
        <w:t>MEDIDA:</w:t>
      </w:r>
      <w:r>
        <w:tab/>
      </w:r>
      <w:r>
        <w:tab/>
      </w:r>
      <w:r>
        <w:rPr>
          <w:b/>
        </w:rPr>
        <w:t>13</w:t>
      </w:r>
      <w:r>
        <w:t xml:space="preserve">    Cms.</w:t>
      </w:r>
    </w:p>
    <w:p w:rsidR="00DE6A54" w:rsidRDefault="00DE6A54" w:rsidP="00DE6A54">
      <w:r>
        <w:t>CALIBRE:</w:t>
      </w:r>
      <w:r>
        <w:tab/>
      </w:r>
      <w:r>
        <w:tab/>
      </w:r>
      <w:r w:rsidR="000202B2">
        <w:rPr>
          <w:b/>
        </w:rPr>
        <w:t>1.</w:t>
      </w:r>
      <w:r w:rsidR="00B84671">
        <w:rPr>
          <w:b/>
        </w:rPr>
        <w:t>7</w:t>
      </w:r>
      <w:r>
        <w:rPr>
          <w:b/>
        </w:rPr>
        <w:t xml:space="preserve">0 </w:t>
      </w:r>
      <w:r>
        <w:t xml:space="preserve">  ”</w:t>
      </w:r>
    </w:p>
    <w:p w:rsidR="00DE6A54" w:rsidRDefault="00DE6A54" w:rsidP="00DE6A54">
      <w:r>
        <w:t>COLOR:</w:t>
      </w:r>
      <w:r>
        <w:tab/>
      </w:r>
      <w:r>
        <w:tab/>
        <w:t>Transparente</w:t>
      </w:r>
    </w:p>
    <w:p w:rsidR="00DE6A54" w:rsidRDefault="00DE6A54" w:rsidP="00DE6A54">
      <w:r>
        <w:t>TRATADO:</w:t>
      </w:r>
      <w:r>
        <w:tab/>
      </w:r>
      <w:r>
        <w:tab/>
        <w:t>2  Caras.</w:t>
      </w:r>
    </w:p>
    <w:p w:rsidR="00DE6A54" w:rsidRDefault="00DE6A54" w:rsidP="00DE6A54">
      <w:r>
        <w:t>MEZCLA:</w:t>
      </w:r>
      <w:r>
        <w:tab/>
      </w:r>
      <w:r>
        <w:tab/>
        <w:t>Baja  25  kg – Lineal  8   kg</w:t>
      </w:r>
    </w:p>
    <w:p w:rsidR="00DE6A54" w:rsidRDefault="00DE6A54" w:rsidP="00DE6A54">
      <w:r>
        <w:t>CANTIDAD:</w:t>
      </w:r>
      <w:r>
        <w:tab/>
      </w:r>
      <w:r>
        <w:tab/>
      </w:r>
      <w:r w:rsidR="000202B2" w:rsidRPr="00B54123">
        <w:rPr>
          <w:b/>
        </w:rPr>
        <w:t>7</w:t>
      </w:r>
      <w:r>
        <w:rPr>
          <w:b/>
        </w:rPr>
        <w:t>0</w:t>
      </w:r>
      <w:r w:rsidRPr="00521768">
        <w:rPr>
          <w:b/>
        </w:rPr>
        <w:t xml:space="preserve">  </w:t>
      </w:r>
      <w:r>
        <w:t xml:space="preserve"> Kg.</w:t>
      </w:r>
    </w:p>
    <w:p w:rsidR="00DE6A54" w:rsidRDefault="00DE6A54" w:rsidP="00DE6A54">
      <w:pPr>
        <w:rPr>
          <w:b/>
          <w:bCs/>
          <w:u w:val="single"/>
        </w:rPr>
      </w:pPr>
    </w:p>
    <w:p w:rsidR="00DE6A54" w:rsidRDefault="00DE6A54" w:rsidP="00DE6A54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DE6A54" w:rsidRDefault="00DE6A54" w:rsidP="00DE6A54">
      <w:r>
        <w:t>COLORES:</w:t>
      </w:r>
      <w:r>
        <w:tab/>
      </w:r>
      <w:r>
        <w:tab/>
        <w:t>3  (   Blanco   – Verde -  Verde  )</w:t>
      </w:r>
    </w:p>
    <w:p w:rsidR="00DE6A54" w:rsidRDefault="00DE6A54" w:rsidP="00DE6A54">
      <w:r>
        <w:t>CARAS:</w:t>
      </w:r>
      <w:r>
        <w:tab/>
      </w:r>
      <w:r>
        <w:tab/>
        <w:t>2  ( 3  x 2  - 2 x 2 )</w:t>
      </w:r>
    </w:p>
    <w:p w:rsidR="00DE6A54" w:rsidRDefault="00DE6A54" w:rsidP="00DE6A54">
      <w:r>
        <w:t>REPETICIÓN:</w:t>
      </w:r>
      <w:r>
        <w:tab/>
        <w:t xml:space="preserve">19    Cms. </w:t>
      </w:r>
    </w:p>
    <w:p w:rsidR="00DE6A54" w:rsidRDefault="00DE6A54" w:rsidP="00DE6A54">
      <w:r>
        <w:t>TUBULAR:</w:t>
      </w:r>
      <w:r>
        <w:tab/>
      </w:r>
      <w:r>
        <w:tab/>
        <w:t>Microperforado</w:t>
      </w:r>
    </w:p>
    <w:p w:rsidR="00DE6A54" w:rsidRDefault="00DE6A54" w:rsidP="00DE6A54">
      <w:r>
        <w:t>RODILLO :                38</w:t>
      </w:r>
    </w:p>
    <w:p w:rsidR="00DE6A54" w:rsidRDefault="00DE6A54" w:rsidP="00DE6A54">
      <w:pPr>
        <w:rPr>
          <w:b/>
        </w:rPr>
      </w:pPr>
      <w:r>
        <w:t>REFERENCIA:</w:t>
      </w:r>
      <w:r>
        <w:tab/>
      </w:r>
      <w:r w:rsidR="00E52595">
        <w:rPr>
          <w:b/>
        </w:rPr>
        <w:t>AZUCAR  RIVER   46</w:t>
      </w:r>
      <w:r>
        <w:rPr>
          <w:b/>
        </w:rPr>
        <w:t>0   gms</w:t>
      </w:r>
    </w:p>
    <w:p w:rsidR="00DE6A54" w:rsidRDefault="00DE6A54" w:rsidP="00DE6A54">
      <w:pPr>
        <w:rPr>
          <w:b/>
        </w:rPr>
      </w:pPr>
      <w:r>
        <w:rPr>
          <w:b/>
        </w:rPr>
        <w:tab/>
      </w:r>
      <w:r>
        <w:rPr>
          <w:b/>
        </w:rPr>
        <w:tab/>
      </w:r>
    </w:p>
    <w:p w:rsidR="00DE6A54" w:rsidRDefault="00DE6A54" w:rsidP="00DE6A54"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DE6A54" w:rsidRDefault="00DE6A54" w:rsidP="00DE6A54">
      <w:r>
        <w:rPr>
          <w:b/>
          <w:bCs/>
          <w:u w:val="single"/>
        </w:rPr>
        <w:t>NOTA:</w:t>
      </w:r>
      <w:r>
        <w:t xml:space="preserve">  - Los cyreles  se encuentran en su planta</w:t>
      </w:r>
    </w:p>
    <w:p w:rsidR="00DE6A54" w:rsidRDefault="00DE6A54" w:rsidP="00DE6A54">
      <w:pPr>
        <w:numPr>
          <w:ilvl w:val="0"/>
          <w:numId w:val="2"/>
        </w:numPr>
      </w:pPr>
      <w:r>
        <w:t>Altura y tonos según   Muestra  Fisica</w:t>
      </w:r>
    </w:p>
    <w:p w:rsidR="00DE6A54" w:rsidRPr="00547F4C" w:rsidRDefault="00DE6A54" w:rsidP="00DE6A54">
      <w:pPr>
        <w:rPr>
          <w:sz w:val="40"/>
          <w:szCs w:val="40"/>
        </w:rPr>
      </w:pPr>
    </w:p>
    <w:p w:rsidR="00DE6A54" w:rsidRDefault="00DE6A54" w:rsidP="00DE6A54"/>
    <w:p w:rsidR="00DE6A54" w:rsidRDefault="00DE6A54" w:rsidP="00DE6A54">
      <w:r>
        <w:t>Agradezco la atención y colaboración prestada.</w:t>
      </w:r>
    </w:p>
    <w:p w:rsidR="00DE6A54" w:rsidRDefault="00DE6A54" w:rsidP="00DE6A54"/>
    <w:p w:rsidR="00DE6A54" w:rsidRDefault="00DE6A54" w:rsidP="00DE6A54"/>
    <w:p w:rsidR="00DE6A54" w:rsidRDefault="00DE6A54" w:rsidP="00DE6A54">
      <w:r>
        <w:t>Cordialmente,</w:t>
      </w:r>
    </w:p>
    <w:p w:rsidR="00DE6A54" w:rsidRDefault="00DE6A54" w:rsidP="00DE6A54"/>
    <w:p w:rsidR="00DE6A54" w:rsidRDefault="00DE6A54" w:rsidP="00DE6A54"/>
    <w:p w:rsidR="00DE6A54" w:rsidRDefault="00DE6A54" w:rsidP="00DE6A54">
      <w:r>
        <w:t>RICARDO CASAS ZAPATA</w:t>
      </w:r>
    </w:p>
    <w:p w:rsidR="00DE6A54" w:rsidRDefault="00DE6A54" w:rsidP="00DE6A54">
      <w:r>
        <w:t>Director.</w:t>
      </w:r>
    </w:p>
    <w:p w:rsidR="00DE6A54" w:rsidRDefault="00DE6A54" w:rsidP="00DE6A54">
      <w:pPr>
        <w:rPr>
          <w:b/>
        </w:rPr>
      </w:pPr>
    </w:p>
    <w:p w:rsidR="00042812" w:rsidRDefault="00042812" w:rsidP="0036079A">
      <w:pPr>
        <w:rPr>
          <w:b/>
        </w:rPr>
      </w:pPr>
    </w:p>
    <w:p w:rsidR="00F96B9F" w:rsidRDefault="00F96B9F" w:rsidP="00F96B9F"/>
    <w:p w:rsidR="00F96B9F" w:rsidRDefault="00F96B9F" w:rsidP="00F96B9F">
      <w:pPr>
        <w:tabs>
          <w:tab w:val="left" w:pos="2340"/>
        </w:tabs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F96B9F" w:rsidRDefault="00F96B9F" w:rsidP="00F96B9F">
      <w:pPr>
        <w:tabs>
          <w:tab w:val="left" w:pos="2340"/>
        </w:tabs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F96B9F" w:rsidRDefault="00F96B9F" w:rsidP="00F96B9F">
      <w:pPr>
        <w:tabs>
          <w:tab w:val="left" w:pos="2340"/>
        </w:tabs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F96B9F" w:rsidRDefault="00F96B9F" w:rsidP="00F96B9F">
      <w:pPr>
        <w:tabs>
          <w:tab w:val="left" w:pos="2340"/>
        </w:tabs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F96B9F" w:rsidRDefault="00F96B9F" w:rsidP="00F96B9F">
      <w:pPr>
        <w:tabs>
          <w:tab w:val="left" w:pos="2340"/>
        </w:tabs>
        <w:rPr>
          <w:b/>
          <w:bCs/>
        </w:rPr>
      </w:pPr>
    </w:p>
    <w:p w:rsidR="00F96B9F" w:rsidRDefault="00F96B9F" w:rsidP="00F96B9F">
      <w:pPr>
        <w:pStyle w:val="Ttulo1"/>
      </w:pPr>
    </w:p>
    <w:p w:rsidR="00F96B9F" w:rsidRDefault="00F96B9F" w:rsidP="00F96B9F">
      <w:pPr>
        <w:pStyle w:val="Ttulo1"/>
      </w:pPr>
      <w:r>
        <w:t>ORDEN DE TRABAJO  N°     05739</w:t>
      </w:r>
    </w:p>
    <w:p w:rsidR="00F96B9F" w:rsidRDefault="00F96B9F" w:rsidP="00F96B9F"/>
    <w:p w:rsidR="00F96B9F" w:rsidRDefault="00F96B9F" w:rsidP="00F96B9F">
      <w:r>
        <w:t>FECHA:</w:t>
      </w:r>
      <w:r>
        <w:tab/>
        <w:t>Medellín, Noviembre  20   de 2009</w:t>
      </w:r>
    </w:p>
    <w:p w:rsidR="00F96B9F" w:rsidRDefault="00F96B9F" w:rsidP="00F96B9F">
      <w:r>
        <w:t>PARA:</w:t>
      </w:r>
      <w:r>
        <w:tab/>
      </w:r>
      <w:r>
        <w:tab/>
        <w:t>PLÁSTICOS DARMA</w:t>
      </w:r>
    </w:p>
    <w:p w:rsidR="00F96B9F" w:rsidRDefault="00F96B9F" w:rsidP="00F96B9F">
      <w:r>
        <w:t>ATENCIÓN:</w:t>
      </w:r>
      <w:r>
        <w:tab/>
        <w:t>Sr. Darío Jaramillo</w:t>
      </w:r>
    </w:p>
    <w:p w:rsidR="00F96B9F" w:rsidRDefault="00F96B9F" w:rsidP="00F96B9F">
      <w:r>
        <w:tab/>
      </w:r>
      <w:r>
        <w:tab/>
        <w:t>Gerente.</w:t>
      </w:r>
    </w:p>
    <w:p w:rsidR="00F96B9F" w:rsidRDefault="00F96B9F" w:rsidP="00F96B9F"/>
    <w:p w:rsidR="00F96B9F" w:rsidRDefault="00F96B9F" w:rsidP="00F96B9F">
      <w:r>
        <w:t>Apreciado Don Darío :</w:t>
      </w:r>
    </w:p>
    <w:p w:rsidR="00F96B9F" w:rsidRDefault="00F96B9F" w:rsidP="00F96B9F">
      <w:r>
        <w:t xml:space="preserve"> </w:t>
      </w:r>
    </w:p>
    <w:p w:rsidR="00F96B9F" w:rsidRDefault="00F96B9F" w:rsidP="00F96B9F">
      <w:r>
        <w:t xml:space="preserve">Con la presente estamos solicitando el siguiente servicio de  </w:t>
      </w:r>
      <w:r w:rsidRPr="0021495C">
        <w:rPr>
          <w:u w:val="single"/>
        </w:rPr>
        <w:t>IMPRESION</w:t>
      </w:r>
      <w:r>
        <w:t>:</w:t>
      </w:r>
    </w:p>
    <w:p w:rsidR="00F96B9F" w:rsidRDefault="00F96B9F" w:rsidP="00F96B9F"/>
    <w:p w:rsidR="00F96B9F" w:rsidRDefault="00F96B9F" w:rsidP="00F96B9F">
      <w:pPr>
        <w:rPr>
          <w:b/>
          <w:bCs/>
          <w:u w:val="single"/>
        </w:rPr>
      </w:pPr>
    </w:p>
    <w:p w:rsidR="00F96B9F" w:rsidRDefault="00F96B9F" w:rsidP="00F96B9F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F96B9F" w:rsidRDefault="00F96B9F" w:rsidP="00F96B9F"/>
    <w:p w:rsidR="00F96B9F" w:rsidRDefault="00F96B9F" w:rsidP="00F96B9F">
      <w:r>
        <w:t>MATERIAL:</w:t>
      </w:r>
      <w:r>
        <w:tab/>
      </w:r>
      <w:r>
        <w:tab/>
        <w:t>Polietileno BAJA  LAMINA</w:t>
      </w:r>
    </w:p>
    <w:p w:rsidR="00F96B9F" w:rsidRPr="003F0627" w:rsidRDefault="00F96B9F" w:rsidP="00F96B9F">
      <w:pPr>
        <w:rPr>
          <w:b/>
        </w:rPr>
      </w:pPr>
      <w:r>
        <w:t>MEDIDA:</w:t>
      </w:r>
      <w:r>
        <w:tab/>
      </w:r>
      <w:r>
        <w:tab/>
      </w:r>
      <w:r>
        <w:rPr>
          <w:b/>
        </w:rPr>
        <w:t>46</w:t>
      </w:r>
      <w:r w:rsidRPr="00743DF3">
        <w:rPr>
          <w:b/>
        </w:rPr>
        <w:t xml:space="preserve">    Cms</w:t>
      </w:r>
      <w:r>
        <w:t xml:space="preserve">. </w:t>
      </w:r>
    </w:p>
    <w:p w:rsidR="00F96B9F" w:rsidRDefault="00F96B9F" w:rsidP="00F96B9F">
      <w:r>
        <w:t>CALIBRE:</w:t>
      </w:r>
      <w:r>
        <w:tab/>
      </w:r>
      <w:r>
        <w:tab/>
      </w:r>
      <w:r>
        <w:rPr>
          <w:b/>
        </w:rPr>
        <w:t xml:space="preserve">3.0 </w:t>
      </w:r>
      <w:r w:rsidRPr="00BB2CA5">
        <w:rPr>
          <w:b/>
        </w:rPr>
        <w:t xml:space="preserve">  ”</w:t>
      </w:r>
    </w:p>
    <w:p w:rsidR="00F96B9F" w:rsidRDefault="00F96B9F" w:rsidP="00F96B9F">
      <w:r>
        <w:t>COLOR:</w:t>
      </w:r>
      <w:r>
        <w:tab/>
      </w:r>
      <w:r>
        <w:tab/>
        <w:t>Transparente</w:t>
      </w:r>
    </w:p>
    <w:p w:rsidR="00F96B9F" w:rsidRDefault="00F96B9F" w:rsidP="00F96B9F">
      <w:r>
        <w:t>CANTIDAD:</w:t>
      </w:r>
      <w:r>
        <w:tab/>
      </w:r>
      <w:r>
        <w:tab/>
      </w:r>
      <w:r>
        <w:rPr>
          <w:b/>
        </w:rPr>
        <w:t>120</w:t>
      </w:r>
      <w:r w:rsidRPr="0029142F">
        <w:rPr>
          <w:b/>
        </w:rPr>
        <w:t xml:space="preserve"> </w:t>
      </w:r>
      <w:r w:rsidRPr="00CE3FFA">
        <w:rPr>
          <w:b/>
        </w:rPr>
        <w:t xml:space="preserve">  </w:t>
      </w:r>
      <w:r>
        <w:t xml:space="preserve">  Kg</w:t>
      </w:r>
    </w:p>
    <w:p w:rsidR="00F96B9F" w:rsidRDefault="00F96B9F" w:rsidP="00F96B9F">
      <w:r>
        <w:t>COLORES:</w:t>
      </w:r>
      <w:r>
        <w:tab/>
      </w:r>
      <w:r>
        <w:tab/>
        <w:t>4  ( Blanco – Rojo – Amarillo - Verde  )</w:t>
      </w:r>
    </w:p>
    <w:p w:rsidR="00F96B9F" w:rsidRDefault="00F96B9F" w:rsidP="00F96B9F">
      <w:r>
        <w:t>CARAS:</w:t>
      </w:r>
      <w:r>
        <w:tab/>
      </w:r>
      <w:r>
        <w:tab/>
        <w:t>2</w:t>
      </w:r>
    </w:p>
    <w:p w:rsidR="00F96B9F" w:rsidRDefault="00F96B9F" w:rsidP="00F96B9F">
      <w:r>
        <w:t>REPETICIÓN:</w:t>
      </w:r>
      <w:r>
        <w:tab/>
        <w:t xml:space="preserve">17    Cms. </w:t>
      </w:r>
    </w:p>
    <w:p w:rsidR="00F96B9F" w:rsidRDefault="00A76EC2" w:rsidP="00F96B9F">
      <w:r>
        <w:t>BOLSA:</w:t>
      </w:r>
      <w:r>
        <w:tab/>
      </w:r>
      <w:r>
        <w:tab/>
        <w:t>17   X   23</w:t>
      </w:r>
      <w:r w:rsidR="00F96B9F">
        <w:t xml:space="preserve">    Cms  </w:t>
      </w:r>
    </w:p>
    <w:p w:rsidR="00F96B9F" w:rsidRDefault="00F96B9F" w:rsidP="00F96B9F">
      <w:r>
        <w:t xml:space="preserve">RODILLO :                </w:t>
      </w:r>
      <w:r>
        <w:rPr>
          <w:b/>
        </w:rPr>
        <w:t>35            Tambor  Central</w:t>
      </w:r>
    </w:p>
    <w:p w:rsidR="00F96B9F" w:rsidRDefault="00F96B9F" w:rsidP="00F96B9F">
      <w:r>
        <w:t>SELLADO:</w:t>
      </w:r>
      <w:r>
        <w:tab/>
      </w:r>
      <w:r>
        <w:tab/>
        <w:t xml:space="preserve">Lateral  </w:t>
      </w:r>
    </w:p>
    <w:p w:rsidR="00F96B9F" w:rsidRPr="001F34F2" w:rsidRDefault="00F96B9F" w:rsidP="00F96B9F">
      <w:r w:rsidRPr="001F34F2">
        <w:t>REFERENCIA:</w:t>
      </w:r>
      <w:r w:rsidRPr="001F34F2">
        <w:tab/>
      </w:r>
      <w:r w:rsidRPr="00734331">
        <w:rPr>
          <w:b/>
        </w:rPr>
        <w:t xml:space="preserve">PALMAS  </w:t>
      </w:r>
      <w:r w:rsidR="00642520">
        <w:t>LULO  397  gms</w:t>
      </w:r>
    </w:p>
    <w:p w:rsidR="00F96B9F" w:rsidRPr="001F34F2" w:rsidRDefault="00F96B9F" w:rsidP="00F96B9F"/>
    <w:p w:rsidR="00F96B9F" w:rsidRDefault="00F96B9F" w:rsidP="00F96B9F">
      <w:pPr>
        <w:rPr>
          <w:b/>
        </w:rPr>
      </w:pPr>
      <w:r w:rsidRPr="001F34F2">
        <w:rPr>
          <w:b/>
        </w:rPr>
        <w:tab/>
      </w:r>
      <w:r w:rsidRPr="001F34F2">
        <w:rPr>
          <w:b/>
        </w:rPr>
        <w:tab/>
      </w:r>
      <w:r w:rsidRPr="001F34F2">
        <w:rPr>
          <w:b/>
        </w:rPr>
        <w:tab/>
      </w:r>
    </w:p>
    <w:p w:rsidR="00F96B9F" w:rsidRDefault="00F96B9F" w:rsidP="00F96B9F">
      <w:r>
        <w:rPr>
          <w:b/>
          <w:bCs/>
          <w:u w:val="single"/>
        </w:rPr>
        <w:t>NOTA:</w:t>
      </w:r>
      <w:r>
        <w:t xml:space="preserve">  - Los cyr</w:t>
      </w:r>
      <w:r w:rsidR="005A284C">
        <w:t>eles  se encuentran  en   su   planta.</w:t>
      </w:r>
    </w:p>
    <w:p w:rsidR="00F96B9F" w:rsidRDefault="00F96B9F" w:rsidP="00F96B9F">
      <w:pPr>
        <w:numPr>
          <w:ilvl w:val="0"/>
          <w:numId w:val="2"/>
        </w:numPr>
      </w:pPr>
      <w:r>
        <w:t>Altura y tonos según  Muestra</w:t>
      </w:r>
    </w:p>
    <w:p w:rsidR="00F96B9F" w:rsidRDefault="00F96B9F" w:rsidP="00F96B9F">
      <w:pPr>
        <w:numPr>
          <w:ilvl w:val="0"/>
          <w:numId w:val="2"/>
        </w:numPr>
        <w:rPr>
          <w:b/>
        </w:rPr>
      </w:pPr>
      <w:smartTag w:uri="urn:schemas-microsoft-com:office:smarttags" w:element="PersonName">
        <w:smartTagPr>
          <w:attr w:name="ProductID" w:val="PLASTICOS UNION"/>
        </w:smartTagPr>
        <w:r>
          <w:rPr>
            <w:b/>
          </w:rPr>
          <w:t>PLASTICOS UNION</w:t>
        </w:r>
      </w:smartTag>
      <w:r>
        <w:rPr>
          <w:b/>
        </w:rPr>
        <w:t xml:space="preserve"> ENVIA EL MATERIAL</w:t>
      </w:r>
    </w:p>
    <w:p w:rsidR="00F96B9F" w:rsidRDefault="00F96B9F" w:rsidP="00F96B9F">
      <w:pPr>
        <w:numPr>
          <w:ilvl w:val="0"/>
          <w:numId w:val="2"/>
        </w:numPr>
        <w:rPr>
          <w:b/>
        </w:rPr>
      </w:pPr>
      <w:r>
        <w:rPr>
          <w:b/>
        </w:rPr>
        <w:t>SE   APRUEBA  IMPRESION</w:t>
      </w:r>
    </w:p>
    <w:p w:rsidR="00F96B9F" w:rsidRPr="004E08B4" w:rsidRDefault="00F96B9F" w:rsidP="00F96B9F">
      <w:pPr>
        <w:ind w:left="1500"/>
        <w:rPr>
          <w:b/>
        </w:rPr>
      </w:pPr>
    </w:p>
    <w:p w:rsidR="00F96B9F" w:rsidRDefault="00F96B9F" w:rsidP="00F96B9F"/>
    <w:p w:rsidR="008341C7" w:rsidRPr="00465B97" w:rsidRDefault="008341C7" w:rsidP="00F96B9F"/>
    <w:p w:rsidR="00F96B9F" w:rsidRDefault="00F96B9F" w:rsidP="00F96B9F">
      <w:r>
        <w:t>Agradezco la atención y colaboración prestada.</w:t>
      </w:r>
    </w:p>
    <w:p w:rsidR="00F96B9F" w:rsidRDefault="00F96B9F" w:rsidP="00F96B9F"/>
    <w:p w:rsidR="00F96B9F" w:rsidRDefault="00F96B9F" w:rsidP="00F96B9F"/>
    <w:p w:rsidR="00F96B9F" w:rsidRDefault="00F96B9F" w:rsidP="00F96B9F">
      <w:r>
        <w:t>Cordialmente,</w:t>
      </w:r>
    </w:p>
    <w:p w:rsidR="00F96B9F" w:rsidRDefault="00F96B9F" w:rsidP="00F96B9F"/>
    <w:p w:rsidR="00F96B9F" w:rsidRDefault="00F96B9F" w:rsidP="00F96B9F"/>
    <w:p w:rsidR="00F96B9F" w:rsidRDefault="00F96B9F" w:rsidP="00F96B9F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F96B9F" w:rsidRDefault="00F96B9F" w:rsidP="00F96B9F">
      <w:r>
        <w:t>Director.</w:t>
      </w:r>
    </w:p>
    <w:p w:rsidR="00F96B9F" w:rsidRDefault="00F96B9F" w:rsidP="0036079A">
      <w:pPr>
        <w:rPr>
          <w:b/>
        </w:rPr>
      </w:pPr>
    </w:p>
    <w:p w:rsidR="00D44019" w:rsidRDefault="00D44019" w:rsidP="00D44019">
      <w:pPr>
        <w:rPr>
          <w:b/>
        </w:rPr>
      </w:pPr>
    </w:p>
    <w:p w:rsidR="00D44019" w:rsidRDefault="00D44019" w:rsidP="00D44019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D44019" w:rsidRDefault="00D44019" w:rsidP="00D44019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D44019" w:rsidRDefault="00D44019" w:rsidP="00D44019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D44019" w:rsidRDefault="00D44019" w:rsidP="00D44019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D44019" w:rsidRDefault="00D44019" w:rsidP="00D44019">
      <w:pPr>
        <w:pStyle w:val="Ttulo1"/>
      </w:pPr>
    </w:p>
    <w:p w:rsidR="00D44019" w:rsidRDefault="00D44019" w:rsidP="00D44019">
      <w:pPr>
        <w:pStyle w:val="Ttulo1"/>
      </w:pPr>
      <w:r>
        <w:t>ORDEN DE TRABAJO     N°      05740</w:t>
      </w:r>
    </w:p>
    <w:p w:rsidR="00D44019" w:rsidRDefault="00D44019" w:rsidP="00D44019"/>
    <w:p w:rsidR="00D44019" w:rsidRDefault="00D44019" w:rsidP="00D44019">
      <w:r>
        <w:t>FECHA:</w:t>
      </w:r>
      <w:r>
        <w:tab/>
        <w:t>Medellín,  Noviembre  24   de 2009</w:t>
      </w:r>
    </w:p>
    <w:p w:rsidR="00D44019" w:rsidRDefault="00D44019" w:rsidP="00D44019">
      <w:r>
        <w:t>PARA:</w:t>
      </w:r>
      <w:r>
        <w:tab/>
      </w:r>
      <w:r>
        <w:tab/>
        <w:t>PLÁSTICOS DARMA</w:t>
      </w:r>
    </w:p>
    <w:p w:rsidR="00D44019" w:rsidRDefault="00D44019" w:rsidP="00D44019">
      <w:r>
        <w:t>ATENCIÓN:</w:t>
      </w:r>
      <w:r>
        <w:tab/>
        <w:t>Sr. Darío Jaramillo</w:t>
      </w:r>
    </w:p>
    <w:p w:rsidR="00D44019" w:rsidRDefault="00D44019" w:rsidP="00D44019">
      <w:r>
        <w:tab/>
      </w:r>
      <w:r>
        <w:tab/>
        <w:t>Gerente.</w:t>
      </w:r>
    </w:p>
    <w:p w:rsidR="00D44019" w:rsidRDefault="00D44019" w:rsidP="00D44019"/>
    <w:p w:rsidR="00D44019" w:rsidRDefault="00D44019" w:rsidP="00D44019">
      <w:r>
        <w:t>Apreciado Don Darío:</w:t>
      </w:r>
    </w:p>
    <w:p w:rsidR="00D44019" w:rsidRDefault="00D44019" w:rsidP="00D44019"/>
    <w:p w:rsidR="00D44019" w:rsidRDefault="00D44019" w:rsidP="00D44019">
      <w:r>
        <w:t>Con la presente estamos solicitando el siguiente Material   :</w:t>
      </w:r>
    </w:p>
    <w:p w:rsidR="00D44019" w:rsidRDefault="00D44019" w:rsidP="00D44019"/>
    <w:p w:rsidR="00D44019" w:rsidRDefault="00D44019" w:rsidP="00D44019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D44019" w:rsidRDefault="00D44019" w:rsidP="00D44019">
      <w:pPr>
        <w:rPr>
          <w:b/>
          <w:bCs/>
          <w:u w:val="single"/>
        </w:rPr>
      </w:pPr>
    </w:p>
    <w:p w:rsidR="00D44019" w:rsidRDefault="00D44019" w:rsidP="00D44019">
      <w:r>
        <w:t>MATERIAL:</w:t>
      </w:r>
      <w:r>
        <w:tab/>
      </w:r>
      <w:r>
        <w:tab/>
        <w:t>Polietileno Alta Densidad Pigmentado BLANCO Tubular.</w:t>
      </w:r>
    </w:p>
    <w:p w:rsidR="00D44019" w:rsidRDefault="00D44019" w:rsidP="00D44019">
      <w:r>
        <w:t>MEDIDA:</w:t>
      </w:r>
      <w:r>
        <w:tab/>
      </w:r>
      <w:r>
        <w:tab/>
      </w:r>
      <w:r w:rsidRPr="00657B35">
        <w:rPr>
          <w:b/>
        </w:rPr>
        <w:t>50  Cms</w:t>
      </w:r>
      <w:r>
        <w:t>.</w:t>
      </w:r>
    </w:p>
    <w:p w:rsidR="00D44019" w:rsidRPr="005660D5" w:rsidRDefault="00D44019" w:rsidP="00D44019">
      <w:pPr>
        <w:rPr>
          <w:b/>
          <w:bCs/>
        </w:rPr>
      </w:pPr>
      <w:r>
        <w:t>CALIBRE:</w:t>
      </w:r>
      <w:r>
        <w:tab/>
      </w:r>
      <w:r>
        <w:tab/>
      </w:r>
      <w:r w:rsidRPr="005660D5">
        <w:rPr>
          <w:b/>
        </w:rPr>
        <w:t xml:space="preserve">2.5 </w:t>
      </w:r>
      <w:r w:rsidRPr="005660D5">
        <w:rPr>
          <w:b/>
          <w:bCs/>
        </w:rPr>
        <w:t xml:space="preserve">  ”</w:t>
      </w:r>
    </w:p>
    <w:p w:rsidR="00D44019" w:rsidRDefault="00D44019" w:rsidP="00D44019">
      <w:r>
        <w:t>COLOR:</w:t>
      </w:r>
      <w:r>
        <w:tab/>
      </w:r>
      <w:r>
        <w:tab/>
        <w:t>BLANCO  ( Según muestra  )</w:t>
      </w:r>
    </w:p>
    <w:p w:rsidR="00D44019" w:rsidRDefault="00D44019" w:rsidP="00D44019">
      <w:r>
        <w:t>TRATADO:</w:t>
      </w:r>
      <w:r>
        <w:tab/>
      </w:r>
      <w:r>
        <w:tab/>
        <w:t>2 Caras.</w:t>
      </w:r>
    </w:p>
    <w:p w:rsidR="00D44019" w:rsidRDefault="00D44019" w:rsidP="00D44019">
      <w:r>
        <w:t>CANTIDAD:</w:t>
      </w:r>
      <w:r>
        <w:tab/>
      </w:r>
      <w:r>
        <w:tab/>
      </w:r>
      <w:r w:rsidR="001414D7">
        <w:rPr>
          <w:b/>
        </w:rPr>
        <w:t>150</w:t>
      </w:r>
      <w:r>
        <w:rPr>
          <w:b/>
        </w:rPr>
        <w:t xml:space="preserve"> </w:t>
      </w:r>
      <w:r>
        <w:t xml:space="preserve">   Kg.</w:t>
      </w:r>
    </w:p>
    <w:p w:rsidR="00D44019" w:rsidRDefault="00D44019" w:rsidP="00D44019">
      <w:r>
        <w:t>REFERENCIA:</w:t>
      </w:r>
      <w:r>
        <w:tab/>
      </w:r>
      <w:r w:rsidRPr="008970C3">
        <w:rPr>
          <w:b/>
        </w:rPr>
        <w:t>PLASTIQUIMICA GRANDE</w:t>
      </w:r>
    </w:p>
    <w:p w:rsidR="00D44019" w:rsidRDefault="00D44019" w:rsidP="00D44019">
      <w:r>
        <w:t>COLORES:</w:t>
      </w:r>
      <w:r>
        <w:tab/>
      </w:r>
      <w:r>
        <w:tab/>
        <w:t>2 ( Gris -  Rojo)</w:t>
      </w:r>
    </w:p>
    <w:p w:rsidR="00D44019" w:rsidRDefault="00D44019" w:rsidP="00D44019">
      <w:r>
        <w:t>CARAS:</w:t>
      </w:r>
      <w:r>
        <w:tab/>
      </w:r>
      <w:r>
        <w:tab/>
        <w:t>2</w:t>
      </w:r>
    </w:p>
    <w:p w:rsidR="00D44019" w:rsidRDefault="00D44019" w:rsidP="00D44019">
      <w:r>
        <w:t>REPETICIÓN:</w:t>
      </w:r>
      <w:r>
        <w:tab/>
        <w:t>Continua</w:t>
      </w:r>
    </w:p>
    <w:p w:rsidR="00D44019" w:rsidRDefault="00D44019" w:rsidP="00D44019">
      <w:r>
        <w:t>RODILLO:</w:t>
      </w:r>
      <w:r>
        <w:tab/>
      </w:r>
      <w:r>
        <w:tab/>
        <w:t>38</w:t>
      </w:r>
    </w:p>
    <w:p w:rsidR="00D44019" w:rsidRPr="003B158B" w:rsidRDefault="00D44019" w:rsidP="00D44019">
      <w:pPr>
        <w:rPr>
          <w:b/>
        </w:rPr>
      </w:pPr>
      <w:r>
        <w:t>BOLSA:</w:t>
      </w:r>
      <w:r>
        <w:tab/>
      </w:r>
      <w:r>
        <w:tab/>
      </w:r>
      <w:r w:rsidRPr="003B158B">
        <w:rPr>
          <w:b/>
        </w:rPr>
        <w:t>50 x 190  cms</w:t>
      </w:r>
    </w:p>
    <w:p w:rsidR="00D44019" w:rsidRDefault="00D44019" w:rsidP="00D44019">
      <w:r>
        <w:t>SELLADO:</w:t>
      </w:r>
      <w:r>
        <w:tab/>
      </w:r>
      <w:r>
        <w:tab/>
        <w:t>Para selle de Fondo.</w:t>
      </w:r>
    </w:p>
    <w:p w:rsidR="00D44019" w:rsidRDefault="00D44019" w:rsidP="00D44019"/>
    <w:p w:rsidR="00D44019" w:rsidRDefault="00D44019" w:rsidP="00D44019"/>
    <w:p w:rsidR="00D44019" w:rsidRDefault="00D44019" w:rsidP="00D44019">
      <w:r>
        <w:rPr>
          <w:b/>
          <w:bCs/>
          <w:u w:val="single"/>
        </w:rPr>
        <w:t>NOTA:</w:t>
      </w:r>
      <w:r>
        <w:t xml:space="preserve">  * Los cyreles   Se encuentran en su planta</w:t>
      </w:r>
    </w:p>
    <w:p w:rsidR="00D44019" w:rsidRDefault="00D44019" w:rsidP="00D44019">
      <w:pPr>
        <w:numPr>
          <w:ilvl w:val="0"/>
          <w:numId w:val="1"/>
        </w:numPr>
      </w:pPr>
      <w:r>
        <w:t>Se envían muestra física  para tonos , alturas  y pigmentacion</w:t>
      </w:r>
    </w:p>
    <w:p w:rsidR="00D44019" w:rsidRDefault="00D44019" w:rsidP="00D44019">
      <w:pPr>
        <w:ind w:left="885"/>
      </w:pPr>
    </w:p>
    <w:p w:rsidR="00D44019" w:rsidRPr="00315AED" w:rsidRDefault="00D44019" w:rsidP="00D44019">
      <w:pPr>
        <w:numPr>
          <w:ilvl w:val="0"/>
          <w:numId w:val="1"/>
        </w:numPr>
      </w:pPr>
      <w:r w:rsidRPr="00393DAD">
        <w:rPr>
          <w:b/>
          <w:u w:val="single"/>
        </w:rPr>
        <w:t>Utilizar tinta negra</w:t>
      </w:r>
      <w:r>
        <w:t xml:space="preserve"> </w:t>
      </w:r>
      <w:r w:rsidRPr="00393DAD">
        <w:rPr>
          <w:b/>
          <w:u w:val="single"/>
        </w:rPr>
        <w:t>ANTIGRASA</w:t>
      </w:r>
    </w:p>
    <w:p w:rsidR="00D44019" w:rsidRDefault="00D44019" w:rsidP="00D44019">
      <w:pPr>
        <w:ind w:left="885"/>
      </w:pPr>
    </w:p>
    <w:p w:rsidR="00D44019" w:rsidRPr="0098114D" w:rsidRDefault="00D44019" w:rsidP="00D44019">
      <w:pPr>
        <w:rPr>
          <w:b/>
          <w:u w:val="single"/>
        </w:rPr>
      </w:pPr>
    </w:p>
    <w:p w:rsidR="00D44019" w:rsidRDefault="00D44019" w:rsidP="00D44019">
      <w:r>
        <w:t>Agradezco la atención y colaboración prestada.</w:t>
      </w:r>
    </w:p>
    <w:p w:rsidR="00D44019" w:rsidRDefault="00D44019" w:rsidP="00D44019"/>
    <w:p w:rsidR="00D44019" w:rsidRDefault="00D44019" w:rsidP="00D44019"/>
    <w:p w:rsidR="00D44019" w:rsidRDefault="00D44019" w:rsidP="00D44019">
      <w:r>
        <w:t>Cordialmente,</w:t>
      </w:r>
    </w:p>
    <w:p w:rsidR="00D44019" w:rsidRDefault="00D44019" w:rsidP="00D44019"/>
    <w:p w:rsidR="00D44019" w:rsidRDefault="00D44019" w:rsidP="00D44019"/>
    <w:p w:rsidR="00D44019" w:rsidRDefault="00D44019" w:rsidP="00D44019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D44019" w:rsidRDefault="00D44019" w:rsidP="00D44019">
      <w:pPr>
        <w:tabs>
          <w:tab w:val="left" w:pos="1980"/>
        </w:tabs>
      </w:pPr>
      <w:r>
        <w:t>Director.</w:t>
      </w:r>
    </w:p>
    <w:p w:rsidR="00D44019" w:rsidRDefault="00D44019" w:rsidP="00D44019">
      <w:pPr>
        <w:rPr>
          <w:b/>
        </w:rPr>
      </w:pPr>
    </w:p>
    <w:p w:rsidR="00D44019" w:rsidRDefault="00D44019" w:rsidP="00D44019">
      <w:pPr>
        <w:rPr>
          <w:b/>
        </w:rPr>
      </w:pPr>
    </w:p>
    <w:p w:rsidR="001A612D" w:rsidRPr="006F4333" w:rsidRDefault="001A612D" w:rsidP="00D44019">
      <w:pPr>
        <w:rPr>
          <w:b/>
        </w:rPr>
      </w:pPr>
    </w:p>
    <w:p w:rsidR="001A612D" w:rsidRDefault="001A612D" w:rsidP="001A612D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1A612D" w:rsidRDefault="001A612D" w:rsidP="001A612D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1A612D" w:rsidRDefault="001A612D" w:rsidP="001A612D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1A612D" w:rsidRDefault="001A612D" w:rsidP="001A612D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1A612D" w:rsidRDefault="001A612D" w:rsidP="001A612D">
      <w:pPr>
        <w:rPr>
          <w:b/>
          <w:bCs/>
          <w:sz w:val="20"/>
        </w:rPr>
      </w:pPr>
    </w:p>
    <w:p w:rsidR="001A612D" w:rsidRDefault="001A612D" w:rsidP="001A612D">
      <w:pPr>
        <w:pStyle w:val="Ttulo1"/>
      </w:pPr>
      <w:r>
        <w:t>ORDEN DE TRABAJO N°      05742</w:t>
      </w:r>
      <w:r w:rsidR="00BA0E7C">
        <w:t>-3</w:t>
      </w:r>
    </w:p>
    <w:p w:rsidR="001A612D" w:rsidRDefault="001A612D" w:rsidP="001A612D"/>
    <w:p w:rsidR="001A612D" w:rsidRDefault="001A612D" w:rsidP="001A612D">
      <w:r>
        <w:t>FECHA:</w:t>
      </w:r>
      <w:r>
        <w:tab/>
        <w:t>Medellín, Noviembre  25  de  2009</w:t>
      </w:r>
    </w:p>
    <w:p w:rsidR="001A612D" w:rsidRDefault="001A612D" w:rsidP="001A612D">
      <w:r>
        <w:t>PARA:</w:t>
      </w:r>
      <w:r>
        <w:tab/>
      </w:r>
      <w:r>
        <w:tab/>
        <w:t>PLÁSTICOS DARMA</w:t>
      </w:r>
    </w:p>
    <w:p w:rsidR="001A612D" w:rsidRDefault="001A612D" w:rsidP="001A612D">
      <w:r>
        <w:t>ATENCIÓN:</w:t>
      </w:r>
      <w:r>
        <w:tab/>
        <w:t>Sr. Darío Jaramillo</w:t>
      </w:r>
    </w:p>
    <w:p w:rsidR="001A612D" w:rsidRDefault="001A612D" w:rsidP="001A612D">
      <w:r>
        <w:tab/>
      </w:r>
      <w:r>
        <w:tab/>
        <w:t>Gerente.</w:t>
      </w:r>
    </w:p>
    <w:p w:rsidR="001A612D" w:rsidRDefault="001A612D" w:rsidP="001A612D"/>
    <w:p w:rsidR="001A612D" w:rsidRDefault="001A612D" w:rsidP="001A612D">
      <w:r>
        <w:t>Apreciado Don Darío:</w:t>
      </w:r>
    </w:p>
    <w:p w:rsidR="001A612D" w:rsidRDefault="001A612D" w:rsidP="001A612D">
      <w:r>
        <w:t xml:space="preserve"> </w:t>
      </w:r>
    </w:p>
    <w:p w:rsidR="001A612D" w:rsidRDefault="001A612D" w:rsidP="001A612D">
      <w:r>
        <w:t>Con la presente estamos solicitando el siguiente servicio de EXTRUSION E IMPRESION:</w:t>
      </w:r>
    </w:p>
    <w:p w:rsidR="001A612D" w:rsidRDefault="001A612D" w:rsidP="001A612D"/>
    <w:p w:rsidR="001A612D" w:rsidRDefault="001A612D" w:rsidP="001A612D">
      <w:pPr>
        <w:rPr>
          <w:b/>
          <w:bCs/>
          <w:u w:val="single"/>
        </w:rPr>
      </w:pPr>
      <w:r>
        <w:rPr>
          <w:b/>
          <w:bCs/>
          <w:u w:val="single"/>
        </w:rPr>
        <w:t>EXTRUSIÓN:</w:t>
      </w:r>
    </w:p>
    <w:p w:rsidR="001A612D" w:rsidRDefault="001A612D" w:rsidP="001A612D">
      <w:r>
        <w:t>MATERIAL:</w:t>
      </w:r>
      <w:r>
        <w:tab/>
      </w:r>
      <w:r>
        <w:tab/>
        <w:t>Polietileno Alta Densidad Pigmentado PLATA  Tubular.</w:t>
      </w:r>
    </w:p>
    <w:p w:rsidR="001A612D" w:rsidRDefault="001A612D" w:rsidP="001A612D">
      <w:r>
        <w:t>MEDIDA:</w:t>
      </w:r>
      <w:r>
        <w:tab/>
      </w:r>
      <w:r>
        <w:tab/>
      </w:r>
      <w:r w:rsidRPr="00176EFD">
        <w:rPr>
          <w:b/>
        </w:rPr>
        <w:t xml:space="preserve">45 </w:t>
      </w:r>
      <w:r>
        <w:t xml:space="preserve"> Cms.</w:t>
      </w:r>
    </w:p>
    <w:p w:rsidR="001A612D" w:rsidRDefault="001A612D" w:rsidP="001A612D">
      <w:pPr>
        <w:rPr>
          <w:b/>
          <w:bCs/>
        </w:rPr>
      </w:pPr>
      <w:r>
        <w:t>CALIBRE:</w:t>
      </w:r>
      <w:r>
        <w:tab/>
      </w:r>
      <w:r>
        <w:tab/>
      </w:r>
      <w:r w:rsidRPr="00176EFD">
        <w:rPr>
          <w:b/>
        </w:rPr>
        <w:t>2,5</w:t>
      </w:r>
      <w:r w:rsidR="00401FE0">
        <w:rPr>
          <w:b/>
        </w:rPr>
        <w:t xml:space="preserve"> </w:t>
      </w:r>
      <w:r>
        <w:rPr>
          <w:b/>
          <w:bCs/>
        </w:rPr>
        <w:t xml:space="preserve"> ”</w:t>
      </w:r>
    </w:p>
    <w:p w:rsidR="001A612D" w:rsidRDefault="001A612D" w:rsidP="001A612D">
      <w:r>
        <w:t>COLOR:</w:t>
      </w:r>
      <w:r>
        <w:tab/>
      </w:r>
      <w:r>
        <w:tab/>
        <w:t>PLATA</w:t>
      </w:r>
    </w:p>
    <w:p w:rsidR="001A612D" w:rsidRDefault="001A612D" w:rsidP="001A612D">
      <w:r>
        <w:t>TRATADO:</w:t>
      </w:r>
      <w:r>
        <w:tab/>
      </w:r>
      <w:r>
        <w:tab/>
        <w:t>2 Caras.</w:t>
      </w:r>
    </w:p>
    <w:p w:rsidR="001A612D" w:rsidRDefault="001A612D" w:rsidP="001A612D">
      <w:r>
        <w:t>MEZCLA:</w:t>
      </w:r>
      <w:r>
        <w:tab/>
      </w:r>
      <w:r>
        <w:tab/>
        <w:t xml:space="preserve">Alta  25  –  Lineal  8   –  Pigmento Plata al    5 % </w:t>
      </w:r>
    </w:p>
    <w:p w:rsidR="001A612D" w:rsidRDefault="00F91775" w:rsidP="001A612D">
      <w:r>
        <w:t>CANTIDAD:</w:t>
      </w:r>
      <w:r>
        <w:tab/>
      </w:r>
      <w:r>
        <w:tab/>
        <w:t>140</w:t>
      </w:r>
      <w:r w:rsidR="001A612D">
        <w:t xml:space="preserve">   Kg.</w:t>
      </w:r>
    </w:p>
    <w:p w:rsidR="00F91775" w:rsidRDefault="00F91775" w:rsidP="001A612D"/>
    <w:p w:rsidR="001A612D" w:rsidRDefault="001A612D" w:rsidP="001A612D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1A612D" w:rsidRDefault="001A612D" w:rsidP="001A612D">
      <w:r>
        <w:t>COLORES:</w:t>
      </w:r>
      <w:r>
        <w:tab/>
      </w:r>
      <w:r>
        <w:tab/>
        <w:t>SEGÚN  ARTE</w:t>
      </w:r>
    </w:p>
    <w:p w:rsidR="001A612D" w:rsidRDefault="001A612D" w:rsidP="001A612D">
      <w:r>
        <w:t>CARAS:</w:t>
      </w:r>
      <w:r>
        <w:tab/>
      </w:r>
      <w:r>
        <w:tab/>
        <w:t>SEGÚN ARTE</w:t>
      </w:r>
    </w:p>
    <w:p w:rsidR="001A612D" w:rsidRDefault="001A612D" w:rsidP="001A612D">
      <w:r>
        <w:t>REPETICIÓN:</w:t>
      </w:r>
      <w:r>
        <w:tab/>
        <w:t>40  Cms.</w:t>
      </w:r>
    </w:p>
    <w:p w:rsidR="001A612D" w:rsidRDefault="001A612D" w:rsidP="001A612D">
      <w:r>
        <w:t xml:space="preserve">RODILLO  :    </w:t>
      </w:r>
      <w:r>
        <w:tab/>
        <w:t>40</w:t>
      </w:r>
      <w:r>
        <w:tab/>
      </w:r>
    </w:p>
    <w:p w:rsidR="001A612D" w:rsidRDefault="001A612D" w:rsidP="001A612D">
      <w:r>
        <w:t>BOLSA:</w:t>
      </w:r>
      <w:r>
        <w:tab/>
      </w:r>
      <w:r>
        <w:tab/>
        <w:t>40 X 45   Cms.  Con manija  Plata</w:t>
      </w:r>
    </w:p>
    <w:p w:rsidR="001A612D" w:rsidRDefault="001A612D" w:rsidP="001A612D">
      <w:r>
        <w:t>SELLADO:</w:t>
      </w:r>
      <w:r>
        <w:tab/>
      </w:r>
      <w:r>
        <w:tab/>
        <w:t xml:space="preserve">Lateral </w:t>
      </w:r>
    </w:p>
    <w:p w:rsidR="001A612D" w:rsidRPr="00D64385" w:rsidRDefault="001A612D" w:rsidP="001A612D">
      <w:pPr>
        <w:rPr>
          <w:b/>
        </w:rPr>
      </w:pPr>
      <w:r>
        <w:t>REFERENCIA:</w:t>
      </w:r>
      <w:r>
        <w:tab/>
      </w:r>
      <w:r w:rsidR="00EA40E6">
        <w:rPr>
          <w:b/>
        </w:rPr>
        <w:t xml:space="preserve">ONIX </w:t>
      </w:r>
      <w:r w:rsidR="00EA40E6">
        <w:rPr>
          <w:b/>
        </w:rPr>
        <w:tab/>
      </w:r>
      <w:r w:rsidR="00EA40E6">
        <w:rPr>
          <w:b/>
        </w:rPr>
        <w:tab/>
      </w:r>
      <w:r w:rsidR="00EA40E6">
        <w:rPr>
          <w:b/>
        </w:rPr>
        <w:tab/>
        <w:t>70  kg</w:t>
      </w:r>
    </w:p>
    <w:p w:rsidR="00EA40E6" w:rsidRPr="00D64385" w:rsidRDefault="00EA40E6" w:rsidP="00EA40E6">
      <w:pPr>
        <w:rPr>
          <w:b/>
        </w:rPr>
      </w:pPr>
      <w:r>
        <w:tab/>
      </w:r>
      <w:r>
        <w:tab/>
      </w:r>
      <w:r>
        <w:tab/>
      </w:r>
      <w:r>
        <w:rPr>
          <w:b/>
        </w:rPr>
        <w:t>LAFFON</w:t>
      </w:r>
      <w:r>
        <w:rPr>
          <w:b/>
        </w:rPr>
        <w:tab/>
      </w:r>
      <w:r>
        <w:rPr>
          <w:b/>
        </w:rPr>
        <w:tab/>
        <w:t>70  kg</w:t>
      </w:r>
    </w:p>
    <w:p w:rsidR="001A612D" w:rsidRDefault="001A612D" w:rsidP="001A612D"/>
    <w:p w:rsidR="001A612D" w:rsidRDefault="001A612D" w:rsidP="001A612D">
      <w:r>
        <w:tab/>
      </w:r>
      <w:r>
        <w:tab/>
      </w:r>
      <w:r>
        <w:tab/>
      </w:r>
    </w:p>
    <w:p w:rsidR="001A612D" w:rsidRDefault="001A612D" w:rsidP="001A612D">
      <w:r>
        <w:rPr>
          <w:b/>
          <w:bCs/>
          <w:u w:val="single"/>
        </w:rPr>
        <w:t>NOTA</w:t>
      </w:r>
      <w:r>
        <w:t>:  - Los cyreles  se encuentran en su planta</w:t>
      </w:r>
    </w:p>
    <w:p w:rsidR="001A612D" w:rsidRDefault="001A612D" w:rsidP="001A612D">
      <w:pPr>
        <w:numPr>
          <w:ilvl w:val="0"/>
          <w:numId w:val="2"/>
        </w:numPr>
      </w:pPr>
      <w:r>
        <w:t>Pigmentación  Según Muestra ( fuerte )</w:t>
      </w:r>
    </w:p>
    <w:p w:rsidR="001A612D" w:rsidRDefault="001A612D" w:rsidP="001A612D">
      <w:pPr>
        <w:numPr>
          <w:ilvl w:val="0"/>
          <w:numId w:val="2"/>
        </w:numPr>
      </w:pPr>
      <w:r>
        <w:t>Colocar pie de imprenta de Plásticos Unión.</w:t>
      </w:r>
    </w:p>
    <w:p w:rsidR="001A612D" w:rsidRDefault="001A612D" w:rsidP="001A612D">
      <w:pPr>
        <w:numPr>
          <w:ilvl w:val="0"/>
          <w:numId w:val="2"/>
        </w:numPr>
      </w:pPr>
      <w:r>
        <w:t>Se aprueba montaje</w:t>
      </w:r>
    </w:p>
    <w:p w:rsidR="001A612D" w:rsidRDefault="001A612D" w:rsidP="001A612D"/>
    <w:p w:rsidR="001A612D" w:rsidRDefault="001A612D" w:rsidP="001A612D">
      <w:r>
        <w:t>Agradezco la atención y colaboración prestada.</w:t>
      </w:r>
    </w:p>
    <w:p w:rsidR="001A612D" w:rsidRDefault="001A612D" w:rsidP="001A612D"/>
    <w:p w:rsidR="001A612D" w:rsidRDefault="001A612D" w:rsidP="001A612D"/>
    <w:p w:rsidR="001A612D" w:rsidRDefault="001A612D" w:rsidP="001A612D">
      <w:r>
        <w:t>Cordialmente,</w:t>
      </w:r>
    </w:p>
    <w:p w:rsidR="001A612D" w:rsidRDefault="001A612D" w:rsidP="001A612D"/>
    <w:p w:rsidR="001A612D" w:rsidRDefault="001A612D" w:rsidP="001A612D"/>
    <w:p w:rsidR="001A612D" w:rsidRDefault="001A612D" w:rsidP="001A612D">
      <w:r>
        <w:t>RICARDO CASAS ZAPATA</w:t>
      </w:r>
    </w:p>
    <w:p w:rsidR="001A612D" w:rsidRDefault="001A612D" w:rsidP="001A612D">
      <w:r>
        <w:t>Director.</w:t>
      </w:r>
    </w:p>
    <w:p w:rsidR="00001FF7" w:rsidRDefault="00001FF7" w:rsidP="00001FF7">
      <w:pPr>
        <w:rPr>
          <w:b/>
        </w:rPr>
      </w:pPr>
    </w:p>
    <w:p w:rsidR="00001FF7" w:rsidRDefault="00001FF7" w:rsidP="00001FF7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001FF7" w:rsidRDefault="00001FF7" w:rsidP="00001FF7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001FF7" w:rsidRDefault="00001FF7" w:rsidP="00001FF7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– 144 </w:t>
      </w:r>
    </w:p>
    <w:p w:rsidR="00001FF7" w:rsidRDefault="00001FF7" w:rsidP="00001FF7">
      <w:pPr>
        <w:rPr>
          <w:b/>
          <w:bCs/>
          <w:sz w:val="20"/>
        </w:rPr>
      </w:pPr>
      <w:r>
        <w:rPr>
          <w:b/>
          <w:bCs/>
          <w:sz w:val="20"/>
        </w:rPr>
        <w:t xml:space="preserve">TEL:   4 44 46 64  ITAGUI                                      </w:t>
      </w:r>
    </w:p>
    <w:p w:rsidR="00001FF7" w:rsidRDefault="00001FF7" w:rsidP="00001FF7"/>
    <w:p w:rsidR="00001FF7" w:rsidRDefault="00001FF7" w:rsidP="00001FF7">
      <w:pPr>
        <w:pStyle w:val="Ttulo1"/>
      </w:pPr>
      <w:r>
        <w:t>ORDEN DE TRABAJO   N°      05746</w:t>
      </w:r>
    </w:p>
    <w:p w:rsidR="00001FF7" w:rsidRPr="002E6298" w:rsidRDefault="00001FF7" w:rsidP="00001FF7"/>
    <w:p w:rsidR="00001FF7" w:rsidRDefault="00001FF7" w:rsidP="00001FF7">
      <w:r>
        <w:t>FECHA:</w:t>
      </w:r>
      <w:r>
        <w:tab/>
        <w:t>Medellín,  Noviembre  26   de 2009</w:t>
      </w:r>
    </w:p>
    <w:p w:rsidR="00001FF7" w:rsidRDefault="00001FF7" w:rsidP="00001FF7">
      <w:r>
        <w:t>PARA:</w:t>
      </w:r>
      <w:r>
        <w:tab/>
      </w:r>
      <w:r>
        <w:tab/>
        <w:t>PLÁSTICOS DARMA</w:t>
      </w:r>
    </w:p>
    <w:p w:rsidR="00001FF7" w:rsidRDefault="00001FF7" w:rsidP="00001FF7">
      <w:r>
        <w:t>ATENCIÓN:</w:t>
      </w:r>
      <w:r>
        <w:tab/>
        <w:t>Sr. Darío Jaramillo</w:t>
      </w:r>
    </w:p>
    <w:p w:rsidR="00001FF7" w:rsidRDefault="00001FF7" w:rsidP="00001FF7">
      <w:r>
        <w:tab/>
      </w:r>
      <w:r>
        <w:tab/>
        <w:t>Gerente.</w:t>
      </w:r>
    </w:p>
    <w:p w:rsidR="00001FF7" w:rsidRDefault="00001FF7" w:rsidP="00001FF7"/>
    <w:p w:rsidR="00001FF7" w:rsidRDefault="00001FF7" w:rsidP="00001FF7">
      <w:r>
        <w:t>Apreciado Don Darío:</w:t>
      </w:r>
    </w:p>
    <w:p w:rsidR="00001FF7" w:rsidRDefault="00001FF7" w:rsidP="00001FF7"/>
    <w:p w:rsidR="00001FF7" w:rsidRDefault="00001FF7" w:rsidP="00001FF7">
      <w:r>
        <w:t>Con la presente estamos solicitando el siguiente servicio de  IMPRESION:</w:t>
      </w:r>
    </w:p>
    <w:p w:rsidR="00001FF7" w:rsidRDefault="00001FF7" w:rsidP="00001FF7"/>
    <w:p w:rsidR="00001FF7" w:rsidRDefault="00001FF7" w:rsidP="00001FF7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001FF7" w:rsidRDefault="00001FF7" w:rsidP="00001FF7">
      <w:r>
        <w:t xml:space="preserve">MATERIAL   :           Polipropileno LAMINA  de  </w:t>
      </w:r>
      <w:r w:rsidRPr="001F09F9">
        <w:rPr>
          <w:b/>
        </w:rPr>
        <w:t xml:space="preserve">55 </w:t>
      </w:r>
      <w:r w:rsidRPr="002830A8">
        <w:rPr>
          <w:b/>
        </w:rPr>
        <w:t xml:space="preserve"> </w:t>
      </w:r>
      <w:r>
        <w:t>cms</w:t>
      </w:r>
    </w:p>
    <w:p w:rsidR="00001FF7" w:rsidRDefault="00001FF7" w:rsidP="00001FF7">
      <w:r>
        <w:t xml:space="preserve">CLIBRE      :               1.5  ” </w:t>
      </w:r>
    </w:p>
    <w:p w:rsidR="00001FF7" w:rsidRDefault="00001FF7" w:rsidP="00001FF7">
      <w:r>
        <w:t>REFERENCIA:</w:t>
      </w:r>
      <w:r>
        <w:tab/>
      </w:r>
      <w:r w:rsidRPr="00883836">
        <w:rPr>
          <w:b/>
        </w:rPr>
        <w:t>PANDEYUCA  SOL DE ORIENTE</w:t>
      </w:r>
    </w:p>
    <w:p w:rsidR="00001FF7" w:rsidRDefault="00001FF7" w:rsidP="00001FF7">
      <w:r>
        <w:t>CANTIDAD    :          140    Kg</w:t>
      </w:r>
    </w:p>
    <w:p w:rsidR="00001FF7" w:rsidRDefault="00001FF7" w:rsidP="00001FF7">
      <w:r>
        <w:t>COLORES:</w:t>
      </w:r>
      <w:r>
        <w:tab/>
      </w:r>
      <w:r>
        <w:tab/>
        <w:t>5 (  según muestra )</w:t>
      </w:r>
    </w:p>
    <w:p w:rsidR="00001FF7" w:rsidRDefault="00001FF7" w:rsidP="00001FF7">
      <w:r>
        <w:t>CARAS:</w:t>
      </w:r>
      <w:r>
        <w:tab/>
      </w:r>
      <w:r>
        <w:tab/>
        <w:t>2</w:t>
      </w:r>
    </w:p>
    <w:p w:rsidR="00001FF7" w:rsidRDefault="00001FF7" w:rsidP="00001FF7">
      <w:r>
        <w:t>REPETICIÓN:</w:t>
      </w:r>
      <w:r>
        <w:tab/>
        <w:t>23  cms</w:t>
      </w:r>
    </w:p>
    <w:p w:rsidR="00001FF7" w:rsidRDefault="00001FF7" w:rsidP="00001FF7">
      <w:r>
        <w:t>RODILLO:</w:t>
      </w:r>
      <w:r>
        <w:tab/>
      </w:r>
      <w:r>
        <w:tab/>
        <w:t>48</w:t>
      </w:r>
    </w:p>
    <w:p w:rsidR="00001FF7" w:rsidRDefault="00001FF7" w:rsidP="00001FF7">
      <w:r>
        <w:t>BOLSA:</w:t>
      </w:r>
      <w:r>
        <w:tab/>
      </w:r>
      <w:r>
        <w:tab/>
      </w:r>
      <w:r>
        <w:rPr>
          <w:b/>
        </w:rPr>
        <w:t>23 x 24.5  + 3.5</w:t>
      </w:r>
      <w:r>
        <w:t xml:space="preserve">  cms     fuelle de  fondo</w:t>
      </w:r>
    </w:p>
    <w:p w:rsidR="00001FF7" w:rsidRDefault="00001FF7" w:rsidP="00001FF7">
      <w:r>
        <w:t>SELLADO:</w:t>
      </w:r>
      <w:r>
        <w:tab/>
      </w:r>
      <w:r>
        <w:tab/>
        <w:t>Para selle lateral.</w:t>
      </w:r>
    </w:p>
    <w:p w:rsidR="00001FF7" w:rsidRDefault="00001FF7" w:rsidP="00001FF7"/>
    <w:p w:rsidR="00001FF7" w:rsidRDefault="00001FF7" w:rsidP="00001FF7"/>
    <w:p w:rsidR="00001FF7" w:rsidRDefault="00001FF7" w:rsidP="00001FF7">
      <w:r>
        <w:rPr>
          <w:b/>
          <w:bCs/>
          <w:u w:val="single"/>
        </w:rPr>
        <w:t>NOTA:</w:t>
      </w:r>
      <w:r>
        <w:t xml:space="preserve">  * Los cyreles se encuentran en su planta</w:t>
      </w:r>
    </w:p>
    <w:p w:rsidR="00001FF7" w:rsidRDefault="00001FF7" w:rsidP="00001FF7">
      <w:pPr>
        <w:numPr>
          <w:ilvl w:val="0"/>
          <w:numId w:val="1"/>
        </w:numPr>
      </w:pPr>
      <w:r>
        <w:t>Se envían Plano  para tonos y alturas</w:t>
      </w:r>
    </w:p>
    <w:p w:rsidR="00001FF7" w:rsidRDefault="00001FF7" w:rsidP="00001FF7">
      <w:pPr>
        <w:numPr>
          <w:ilvl w:val="0"/>
          <w:numId w:val="1"/>
        </w:numPr>
      </w:pPr>
      <w:r>
        <w:t>Colocar pie de imprenta</w:t>
      </w:r>
    </w:p>
    <w:p w:rsidR="00001FF7" w:rsidRDefault="00001FF7" w:rsidP="00001FF7">
      <w:pPr>
        <w:numPr>
          <w:ilvl w:val="0"/>
          <w:numId w:val="1"/>
        </w:numPr>
        <w:rPr>
          <w:b/>
          <w:u w:val="single"/>
        </w:rPr>
      </w:pPr>
      <w:r w:rsidRPr="00532CDC">
        <w:rPr>
          <w:b/>
          <w:u w:val="single"/>
        </w:rPr>
        <w:t>Tener en cuenta cambios del  Cyrel  parte trasera</w:t>
      </w:r>
    </w:p>
    <w:p w:rsidR="00001FF7" w:rsidRDefault="00001FF7" w:rsidP="00001FF7">
      <w:pPr>
        <w:rPr>
          <w:b/>
          <w:u w:val="single"/>
        </w:rPr>
      </w:pPr>
    </w:p>
    <w:p w:rsidR="00001FF7" w:rsidRDefault="00001FF7" w:rsidP="00001FF7">
      <w:pPr>
        <w:numPr>
          <w:ilvl w:val="0"/>
          <w:numId w:val="1"/>
        </w:numPr>
        <w:rPr>
          <w:b/>
          <w:u w:val="single"/>
        </w:rPr>
      </w:pPr>
      <w:r>
        <w:rPr>
          <w:b/>
          <w:u w:val="single"/>
        </w:rPr>
        <w:t xml:space="preserve">Impresión  85  kg con  LA  96 </w:t>
      </w:r>
    </w:p>
    <w:p w:rsidR="00001FF7" w:rsidRDefault="00001FF7" w:rsidP="00001FF7">
      <w:pPr>
        <w:rPr>
          <w:b/>
          <w:u w:val="single"/>
        </w:rPr>
      </w:pPr>
    </w:p>
    <w:p w:rsidR="00001FF7" w:rsidRDefault="00001FF7" w:rsidP="00001FF7">
      <w:pPr>
        <w:numPr>
          <w:ilvl w:val="0"/>
          <w:numId w:val="1"/>
        </w:numPr>
        <w:rPr>
          <w:b/>
          <w:u w:val="single"/>
        </w:rPr>
      </w:pPr>
      <w:r>
        <w:rPr>
          <w:b/>
          <w:u w:val="single"/>
        </w:rPr>
        <w:t>Y 55  KG CON  PONQUE  RICO</w:t>
      </w:r>
    </w:p>
    <w:p w:rsidR="00001FF7" w:rsidRPr="00532CDC" w:rsidRDefault="00001FF7" w:rsidP="00001FF7">
      <w:pPr>
        <w:ind w:left="885"/>
        <w:rPr>
          <w:b/>
          <w:u w:val="single"/>
        </w:rPr>
      </w:pPr>
    </w:p>
    <w:p w:rsidR="00001FF7" w:rsidRDefault="00001FF7" w:rsidP="00001FF7">
      <w:pPr>
        <w:ind w:left="1125"/>
        <w:rPr>
          <w:b/>
          <w:bCs/>
          <w:u w:val="single"/>
        </w:rPr>
      </w:pPr>
    </w:p>
    <w:p w:rsidR="00001FF7" w:rsidRDefault="00001FF7" w:rsidP="00001FF7">
      <w:pPr>
        <w:ind w:left="885"/>
        <w:rPr>
          <w:b/>
          <w:bCs/>
          <w:u w:val="single"/>
        </w:rPr>
      </w:pPr>
    </w:p>
    <w:p w:rsidR="00001FF7" w:rsidRDefault="00001FF7" w:rsidP="00001FF7">
      <w:r>
        <w:t>Agradezco la atención y colaboración prestada.</w:t>
      </w:r>
    </w:p>
    <w:p w:rsidR="00001FF7" w:rsidRDefault="00001FF7" w:rsidP="00001FF7"/>
    <w:p w:rsidR="00001FF7" w:rsidRDefault="00001FF7" w:rsidP="00001FF7"/>
    <w:p w:rsidR="00001FF7" w:rsidRDefault="00001FF7" w:rsidP="00001FF7">
      <w:r>
        <w:t>Cordialmente,</w:t>
      </w:r>
    </w:p>
    <w:p w:rsidR="00001FF7" w:rsidRDefault="00001FF7" w:rsidP="00001FF7"/>
    <w:p w:rsidR="00001FF7" w:rsidRDefault="00001FF7" w:rsidP="00001FF7"/>
    <w:p w:rsidR="00001FF7" w:rsidRDefault="00001FF7" w:rsidP="00001FF7">
      <w:r>
        <w:t>RICARDO CASAS ZAPATA</w:t>
      </w:r>
    </w:p>
    <w:p w:rsidR="00001FF7" w:rsidRDefault="00001FF7" w:rsidP="00001FF7">
      <w:r>
        <w:t>Director.</w:t>
      </w:r>
    </w:p>
    <w:p w:rsidR="00001FF7" w:rsidRDefault="00001FF7" w:rsidP="00001FF7">
      <w:pPr>
        <w:rPr>
          <w:b/>
        </w:rPr>
      </w:pPr>
    </w:p>
    <w:p w:rsidR="009D783C" w:rsidRDefault="009D783C" w:rsidP="009D783C"/>
    <w:p w:rsidR="009D783C" w:rsidRDefault="009D783C" w:rsidP="009D783C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9D783C" w:rsidRDefault="009D783C" w:rsidP="009D783C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9D783C" w:rsidRDefault="009D783C" w:rsidP="009D783C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9D783C" w:rsidRDefault="009D783C" w:rsidP="009D783C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9D783C" w:rsidRDefault="009D783C" w:rsidP="009D783C"/>
    <w:p w:rsidR="009D783C" w:rsidRDefault="009D783C" w:rsidP="009D783C"/>
    <w:p w:rsidR="009D783C" w:rsidRDefault="009D783C" w:rsidP="009D783C">
      <w:pPr>
        <w:pStyle w:val="Ttulo1"/>
      </w:pPr>
      <w:r>
        <w:t>ORD EN DE TRABAJO    N°      04598</w:t>
      </w:r>
    </w:p>
    <w:p w:rsidR="009D783C" w:rsidRDefault="009D783C" w:rsidP="009D783C"/>
    <w:p w:rsidR="009D783C" w:rsidRDefault="009D783C" w:rsidP="009D783C">
      <w:r>
        <w:t>FECHA:</w:t>
      </w:r>
      <w:r>
        <w:tab/>
        <w:t xml:space="preserve">Medellín, Noviembre </w:t>
      </w:r>
      <w:r w:rsidR="004866F8">
        <w:t xml:space="preserve">  </w:t>
      </w:r>
      <w:r>
        <w:t xml:space="preserve"> 27    de 2009</w:t>
      </w:r>
    </w:p>
    <w:p w:rsidR="009D783C" w:rsidRDefault="009D783C" w:rsidP="009D783C">
      <w:r>
        <w:t>PARA:</w:t>
      </w:r>
      <w:r>
        <w:tab/>
      </w:r>
      <w:r>
        <w:tab/>
        <w:t>PLÁSTICOS DARMA</w:t>
      </w:r>
    </w:p>
    <w:p w:rsidR="009D783C" w:rsidRDefault="009D783C" w:rsidP="009D783C">
      <w:r>
        <w:t>ATENCIÓN:</w:t>
      </w:r>
      <w:r>
        <w:tab/>
        <w:t>Sr. Darío Jaramillo</w:t>
      </w:r>
    </w:p>
    <w:p w:rsidR="009D783C" w:rsidRDefault="009D783C" w:rsidP="009D783C">
      <w:r>
        <w:tab/>
      </w:r>
      <w:r>
        <w:tab/>
        <w:t>Gerente.</w:t>
      </w:r>
    </w:p>
    <w:p w:rsidR="009D783C" w:rsidRDefault="009D783C" w:rsidP="009D783C"/>
    <w:p w:rsidR="009D783C" w:rsidRDefault="009D783C" w:rsidP="009D783C">
      <w:r>
        <w:t>Apreciado Don Darío:</w:t>
      </w:r>
    </w:p>
    <w:p w:rsidR="009D783C" w:rsidRDefault="009D783C" w:rsidP="009D783C"/>
    <w:p w:rsidR="009D783C" w:rsidRDefault="009D783C" w:rsidP="009D783C">
      <w:r>
        <w:t>Con la presente estamos solicitando el siguiente Material   :</w:t>
      </w:r>
    </w:p>
    <w:p w:rsidR="009D783C" w:rsidRDefault="009D783C" w:rsidP="009D783C"/>
    <w:p w:rsidR="009D783C" w:rsidRDefault="009D783C" w:rsidP="009D783C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9D783C" w:rsidRDefault="009D783C" w:rsidP="009D783C">
      <w:pPr>
        <w:rPr>
          <w:b/>
          <w:bCs/>
          <w:u w:val="single"/>
        </w:rPr>
      </w:pPr>
    </w:p>
    <w:p w:rsidR="009D783C" w:rsidRDefault="009D783C" w:rsidP="009D783C">
      <w:r>
        <w:t>MATERIAL:</w:t>
      </w:r>
      <w:r>
        <w:tab/>
      </w:r>
      <w:r>
        <w:tab/>
        <w:t>Polietileno Alta Densidad Pigmentado BLANCO Tubular.</w:t>
      </w:r>
    </w:p>
    <w:p w:rsidR="009D783C" w:rsidRDefault="009D783C" w:rsidP="009D783C">
      <w:r>
        <w:t>MEDIDA:</w:t>
      </w:r>
      <w:r>
        <w:tab/>
      </w:r>
      <w:r>
        <w:tab/>
      </w:r>
      <w:r>
        <w:rPr>
          <w:b/>
        </w:rPr>
        <w:t>35</w:t>
      </w:r>
      <w:r w:rsidRPr="00444F82">
        <w:rPr>
          <w:b/>
        </w:rPr>
        <w:t xml:space="preserve">  Cms</w:t>
      </w:r>
      <w:r>
        <w:t>.</w:t>
      </w:r>
    </w:p>
    <w:p w:rsidR="009D783C" w:rsidRDefault="009D783C" w:rsidP="009D783C">
      <w:pPr>
        <w:rPr>
          <w:b/>
          <w:bCs/>
        </w:rPr>
      </w:pPr>
      <w:r>
        <w:t>CALIBRE:</w:t>
      </w:r>
      <w:r>
        <w:tab/>
      </w:r>
      <w:r>
        <w:tab/>
      </w:r>
      <w:r w:rsidRPr="00B460D7">
        <w:rPr>
          <w:b/>
        </w:rPr>
        <w:t>2.5</w:t>
      </w:r>
      <w:r>
        <w:t xml:space="preserve"> </w:t>
      </w:r>
      <w:r>
        <w:rPr>
          <w:b/>
          <w:bCs/>
        </w:rPr>
        <w:t xml:space="preserve">  ”</w:t>
      </w:r>
    </w:p>
    <w:p w:rsidR="009D783C" w:rsidRDefault="009D783C" w:rsidP="009D783C">
      <w:r>
        <w:t>COLOR:</w:t>
      </w:r>
      <w:r>
        <w:tab/>
      </w:r>
      <w:r>
        <w:tab/>
        <w:t>BLANCO  ( Según muestra  )</w:t>
      </w:r>
    </w:p>
    <w:p w:rsidR="009D783C" w:rsidRDefault="009D783C" w:rsidP="009D783C">
      <w:r>
        <w:t>TRATADO:</w:t>
      </w:r>
      <w:r>
        <w:tab/>
      </w:r>
      <w:r>
        <w:tab/>
        <w:t>2 Caras.</w:t>
      </w:r>
    </w:p>
    <w:p w:rsidR="009D783C" w:rsidRDefault="009D783C" w:rsidP="009D783C">
      <w:pPr>
        <w:rPr>
          <w:b/>
          <w:bCs/>
        </w:rPr>
      </w:pPr>
      <w:r>
        <w:t>CANTIDAD:</w:t>
      </w:r>
      <w:r>
        <w:tab/>
      </w:r>
      <w:r>
        <w:tab/>
      </w:r>
      <w:r w:rsidR="00A14CEA">
        <w:rPr>
          <w:b/>
        </w:rPr>
        <w:t>190</w:t>
      </w:r>
      <w:r>
        <w:t xml:space="preserve">   Kg.</w:t>
      </w:r>
      <w:r>
        <w:rPr>
          <w:b/>
          <w:bCs/>
        </w:rPr>
        <w:t xml:space="preserve"> </w:t>
      </w:r>
    </w:p>
    <w:p w:rsidR="009D783C" w:rsidRDefault="009D783C" w:rsidP="009D783C">
      <w:r>
        <w:t>REFERENCIA:</w:t>
      </w:r>
      <w:r>
        <w:tab/>
      </w:r>
      <w:r>
        <w:rPr>
          <w:b/>
        </w:rPr>
        <w:t>PLASTIQUIMICA  PEQUENA</w:t>
      </w:r>
    </w:p>
    <w:p w:rsidR="009D783C" w:rsidRDefault="009D783C" w:rsidP="009D783C">
      <w:r>
        <w:t>COLORES:</w:t>
      </w:r>
      <w:r>
        <w:tab/>
      </w:r>
      <w:r>
        <w:tab/>
        <w:t>2 ( Gris -  Rojo)</w:t>
      </w:r>
    </w:p>
    <w:p w:rsidR="009D783C" w:rsidRDefault="009D783C" w:rsidP="009D783C">
      <w:r>
        <w:t>CARAS:</w:t>
      </w:r>
      <w:r>
        <w:tab/>
      </w:r>
      <w:r>
        <w:tab/>
        <w:t>2</w:t>
      </w:r>
    </w:p>
    <w:p w:rsidR="009D783C" w:rsidRDefault="009D783C" w:rsidP="009D783C">
      <w:r>
        <w:t>REPETICIÓN:</w:t>
      </w:r>
      <w:r>
        <w:tab/>
        <w:t>Continua</w:t>
      </w:r>
    </w:p>
    <w:p w:rsidR="009D783C" w:rsidRDefault="009D783C" w:rsidP="009D783C">
      <w:r>
        <w:t>RODILLO:</w:t>
      </w:r>
      <w:r>
        <w:tab/>
      </w:r>
      <w:r>
        <w:tab/>
      </w:r>
      <w:r w:rsidRPr="001D3669">
        <w:rPr>
          <w:b/>
        </w:rPr>
        <w:t>38</w:t>
      </w:r>
    </w:p>
    <w:p w:rsidR="009D783C" w:rsidRPr="006537EA" w:rsidRDefault="009D783C" w:rsidP="009D783C">
      <w:pPr>
        <w:rPr>
          <w:b/>
        </w:rPr>
      </w:pPr>
      <w:r>
        <w:t>BOLSA:</w:t>
      </w:r>
      <w:r>
        <w:tab/>
      </w:r>
      <w:r>
        <w:tab/>
      </w:r>
      <w:r w:rsidRPr="006537EA">
        <w:rPr>
          <w:b/>
        </w:rPr>
        <w:t xml:space="preserve">35  x  175  </w:t>
      </w:r>
      <w:r w:rsidR="008C1EB0">
        <w:rPr>
          <w:b/>
        </w:rPr>
        <w:t xml:space="preserve">  </w:t>
      </w:r>
      <w:r w:rsidRPr="006537EA">
        <w:rPr>
          <w:b/>
        </w:rPr>
        <w:t>cms</w:t>
      </w:r>
    </w:p>
    <w:p w:rsidR="009D783C" w:rsidRDefault="009D783C" w:rsidP="009D783C">
      <w:r>
        <w:t>SELLADO:</w:t>
      </w:r>
      <w:r>
        <w:tab/>
      </w:r>
      <w:r>
        <w:tab/>
        <w:t>Para selle de Fondo.</w:t>
      </w:r>
    </w:p>
    <w:p w:rsidR="009D783C" w:rsidRDefault="009D783C" w:rsidP="009D783C"/>
    <w:p w:rsidR="009D783C" w:rsidRDefault="009D783C" w:rsidP="009D783C"/>
    <w:p w:rsidR="009D783C" w:rsidRDefault="009D783C" w:rsidP="009D783C">
      <w:r>
        <w:rPr>
          <w:b/>
          <w:bCs/>
          <w:u w:val="single"/>
        </w:rPr>
        <w:t>NOTA:</w:t>
      </w:r>
      <w:r>
        <w:t xml:space="preserve">  * Los cyreles   Se encuentran en su planta</w:t>
      </w:r>
    </w:p>
    <w:p w:rsidR="009D783C" w:rsidRDefault="009D783C" w:rsidP="009D783C">
      <w:pPr>
        <w:numPr>
          <w:ilvl w:val="0"/>
          <w:numId w:val="1"/>
        </w:numPr>
      </w:pPr>
      <w:r>
        <w:t>Se envían muestra física  para tonos , alturas  y  pigmentacion</w:t>
      </w:r>
    </w:p>
    <w:p w:rsidR="009D783C" w:rsidRDefault="009D783C" w:rsidP="009D783C"/>
    <w:p w:rsidR="009D783C" w:rsidRPr="00315AED" w:rsidRDefault="009D783C" w:rsidP="009D783C">
      <w:pPr>
        <w:numPr>
          <w:ilvl w:val="0"/>
          <w:numId w:val="1"/>
        </w:numPr>
      </w:pPr>
      <w:r w:rsidRPr="00393DAD">
        <w:rPr>
          <w:b/>
          <w:u w:val="single"/>
        </w:rPr>
        <w:t>Utilizar tinta negra</w:t>
      </w:r>
      <w:r>
        <w:t xml:space="preserve"> </w:t>
      </w:r>
      <w:r w:rsidRPr="00393DAD">
        <w:rPr>
          <w:b/>
          <w:u w:val="single"/>
        </w:rPr>
        <w:t>ANTIGRASA</w:t>
      </w:r>
    </w:p>
    <w:p w:rsidR="009D783C" w:rsidRDefault="009D783C" w:rsidP="009D783C"/>
    <w:p w:rsidR="009D783C" w:rsidRPr="0098114D" w:rsidRDefault="009D783C" w:rsidP="009D783C">
      <w:pPr>
        <w:rPr>
          <w:b/>
          <w:u w:val="single"/>
        </w:rPr>
      </w:pPr>
    </w:p>
    <w:p w:rsidR="009D783C" w:rsidRDefault="009D783C" w:rsidP="009D783C">
      <w:r>
        <w:t>Agradezco la atención y colaboración prestada.</w:t>
      </w:r>
    </w:p>
    <w:p w:rsidR="009D783C" w:rsidRDefault="009D783C" w:rsidP="009D783C"/>
    <w:p w:rsidR="009D783C" w:rsidRDefault="001F28A6" w:rsidP="009D783C">
      <w:r>
        <w:t>Cordialmente</w:t>
      </w:r>
    </w:p>
    <w:p w:rsidR="009D783C" w:rsidRDefault="009D783C" w:rsidP="009D783C"/>
    <w:p w:rsidR="009D783C" w:rsidRDefault="009D783C" w:rsidP="009D783C"/>
    <w:p w:rsidR="009D783C" w:rsidRDefault="009D783C" w:rsidP="009D783C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9D783C" w:rsidRDefault="009D783C" w:rsidP="009D783C">
      <w:r>
        <w:t>Director.</w:t>
      </w:r>
    </w:p>
    <w:p w:rsidR="00D44019" w:rsidRDefault="00D44019" w:rsidP="0036079A">
      <w:pPr>
        <w:rPr>
          <w:b/>
        </w:rPr>
      </w:pPr>
    </w:p>
    <w:p w:rsidR="006F6589" w:rsidRDefault="006F6589" w:rsidP="0036079A">
      <w:pPr>
        <w:rPr>
          <w:b/>
        </w:rPr>
      </w:pPr>
    </w:p>
    <w:p w:rsidR="006F6589" w:rsidRDefault="006F6589" w:rsidP="0036079A">
      <w:pPr>
        <w:rPr>
          <w:b/>
        </w:rPr>
      </w:pPr>
    </w:p>
    <w:p w:rsidR="006F6589" w:rsidRDefault="006F6589" w:rsidP="006F6589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6F6589" w:rsidRDefault="006F6589" w:rsidP="006F6589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6F6589" w:rsidRDefault="006F6589" w:rsidP="006F6589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6F6589" w:rsidRDefault="006F6589" w:rsidP="006F6589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6F6589" w:rsidRDefault="006F6589" w:rsidP="006F6589">
      <w:pPr>
        <w:rPr>
          <w:b/>
          <w:bCs/>
          <w:sz w:val="20"/>
        </w:rPr>
      </w:pPr>
    </w:p>
    <w:p w:rsidR="006F6589" w:rsidRDefault="006F6589" w:rsidP="006F6589">
      <w:pPr>
        <w:pStyle w:val="Ttulo1"/>
      </w:pPr>
      <w:r>
        <w:lastRenderedPageBreak/>
        <w:t>ORDEN DE TRABAJO N°      05758</w:t>
      </w:r>
    </w:p>
    <w:p w:rsidR="006F6589" w:rsidRDefault="006F6589" w:rsidP="006F6589"/>
    <w:p w:rsidR="006F6589" w:rsidRDefault="006F6589" w:rsidP="006F6589">
      <w:r>
        <w:t>FECHA:</w:t>
      </w:r>
      <w:r>
        <w:tab/>
        <w:t>Medellín, Noviembre  27  de  2009</w:t>
      </w:r>
    </w:p>
    <w:p w:rsidR="006F6589" w:rsidRDefault="006F6589" w:rsidP="006F6589">
      <w:r>
        <w:t>PARA:</w:t>
      </w:r>
      <w:r>
        <w:tab/>
      </w:r>
      <w:r>
        <w:tab/>
        <w:t>PLÁSTICOS DARMA</w:t>
      </w:r>
    </w:p>
    <w:p w:rsidR="006F6589" w:rsidRDefault="006F6589" w:rsidP="006F6589">
      <w:r>
        <w:t>ATENCIÓN:</w:t>
      </w:r>
      <w:r>
        <w:tab/>
        <w:t>Sr. Darío Jaramillo</w:t>
      </w:r>
    </w:p>
    <w:p w:rsidR="006F6589" w:rsidRDefault="006F6589" w:rsidP="006F6589">
      <w:r>
        <w:tab/>
      </w:r>
      <w:r>
        <w:tab/>
        <w:t>Gerente.</w:t>
      </w:r>
    </w:p>
    <w:p w:rsidR="006F6589" w:rsidRDefault="006F6589" w:rsidP="006F6589"/>
    <w:p w:rsidR="006F6589" w:rsidRDefault="006F6589" w:rsidP="006F6589">
      <w:r>
        <w:t>Apreciado Don Darío:</w:t>
      </w:r>
    </w:p>
    <w:p w:rsidR="006F6589" w:rsidRDefault="006F6589" w:rsidP="006F6589">
      <w:r>
        <w:t xml:space="preserve"> </w:t>
      </w:r>
    </w:p>
    <w:p w:rsidR="006F6589" w:rsidRDefault="006F6589" w:rsidP="006F6589">
      <w:r>
        <w:t>Con la presente estamos solicitando el siguiente servicio de EXTRUSION E IMPRESION:</w:t>
      </w:r>
    </w:p>
    <w:p w:rsidR="006F6589" w:rsidRDefault="006F6589" w:rsidP="006F6589"/>
    <w:p w:rsidR="006F6589" w:rsidRDefault="006F6589" w:rsidP="006F6589">
      <w:pPr>
        <w:rPr>
          <w:b/>
          <w:bCs/>
          <w:u w:val="single"/>
        </w:rPr>
      </w:pPr>
      <w:r>
        <w:rPr>
          <w:b/>
          <w:bCs/>
          <w:u w:val="single"/>
        </w:rPr>
        <w:t>EXTRUSIÓN:</w:t>
      </w:r>
    </w:p>
    <w:p w:rsidR="006F6589" w:rsidRDefault="006F6589" w:rsidP="006F6589">
      <w:r>
        <w:t>MATERIAL:</w:t>
      </w:r>
      <w:r>
        <w:tab/>
      </w:r>
      <w:r>
        <w:tab/>
        <w:t>Polietileno Alta Den</w:t>
      </w:r>
      <w:r w:rsidR="00700941">
        <w:t>sidad Pigmentado PLATA  LAMINA</w:t>
      </w:r>
    </w:p>
    <w:p w:rsidR="006F6589" w:rsidRDefault="006F6589" w:rsidP="006F6589">
      <w:r>
        <w:t>MEDIDA:</w:t>
      </w:r>
      <w:r>
        <w:tab/>
      </w:r>
      <w:r>
        <w:tab/>
      </w:r>
      <w:r w:rsidR="00700941">
        <w:rPr>
          <w:b/>
        </w:rPr>
        <w:t>89</w:t>
      </w:r>
      <w:r w:rsidRPr="00176EFD">
        <w:rPr>
          <w:b/>
        </w:rPr>
        <w:t xml:space="preserve"> </w:t>
      </w:r>
      <w:r>
        <w:t xml:space="preserve"> Cms.</w:t>
      </w:r>
    </w:p>
    <w:p w:rsidR="006F6589" w:rsidRDefault="006F6589" w:rsidP="006F6589">
      <w:pPr>
        <w:rPr>
          <w:b/>
          <w:bCs/>
        </w:rPr>
      </w:pPr>
      <w:r>
        <w:t>CALIBRE:</w:t>
      </w:r>
      <w:r>
        <w:tab/>
      </w:r>
      <w:r>
        <w:tab/>
      </w:r>
      <w:r w:rsidRPr="00176EFD">
        <w:rPr>
          <w:b/>
        </w:rPr>
        <w:t>2,5</w:t>
      </w:r>
      <w:r>
        <w:rPr>
          <w:b/>
        </w:rPr>
        <w:t xml:space="preserve"> </w:t>
      </w:r>
      <w:r>
        <w:rPr>
          <w:b/>
          <w:bCs/>
        </w:rPr>
        <w:t xml:space="preserve"> ”</w:t>
      </w:r>
    </w:p>
    <w:p w:rsidR="006F6589" w:rsidRDefault="006F6589" w:rsidP="006F6589">
      <w:r>
        <w:t>COLOR:</w:t>
      </w:r>
      <w:r>
        <w:tab/>
      </w:r>
      <w:r>
        <w:tab/>
        <w:t>PLATA</w:t>
      </w:r>
    </w:p>
    <w:p w:rsidR="006F6589" w:rsidRDefault="006F6589" w:rsidP="006F6589">
      <w:r>
        <w:t>TRATADO:</w:t>
      </w:r>
      <w:r>
        <w:tab/>
      </w:r>
      <w:r>
        <w:tab/>
        <w:t>2 Caras.</w:t>
      </w:r>
    </w:p>
    <w:p w:rsidR="006F6589" w:rsidRDefault="006F6589" w:rsidP="006F6589">
      <w:r>
        <w:t>MEZCLA:</w:t>
      </w:r>
      <w:r>
        <w:tab/>
      </w:r>
      <w:r>
        <w:tab/>
        <w:t xml:space="preserve">Alta  25  –  Lineal  8   –  Pigmento Plata al    5 % </w:t>
      </w:r>
    </w:p>
    <w:p w:rsidR="006F6589" w:rsidRDefault="007201B7" w:rsidP="006F6589">
      <w:r>
        <w:t>CANTIDAD:</w:t>
      </w:r>
      <w:r>
        <w:tab/>
      </w:r>
      <w:r>
        <w:tab/>
        <w:t xml:space="preserve">70 </w:t>
      </w:r>
      <w:r w:rsidR="006F6589">
        <w:t xml:space="preserve">   Kg.</w:t>
      </w:r>
    </w:p>
    <w:p w:rsidR="006F6589" w:rsidRDefault="006F6589" w:rsidP="006F6589"/>
    <w:p w:rsidR="006F6589" w:rsidRDefault="006F6589" w:rsidP="006F6589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6F6589" w:rsidRDefault="006F6589" w:rsidP="006F6589">
      <w:r>
        <w:t>COLORES:</w:t>
      </w:r>
      <w:r>
        <w:tab/>
      </w:r>
      <w:r>
        <w:tab/>
        <w:t>SEGÚN  ARTE</w:t>
      </w:r>
    </w:p>
    <w:p w:rsidR="006F6589" w:rsidRDefault="006F6589" w:rsidP="006F6589">
      <w:r>
        <w:t>CARAS:</w:t>
      </w:r>
      <w:r>
        <w:tab/>
      </w:r>
      <w:r>
        <w:tab/>
        <w:t>SEGÚN ARTE</w:t>
      </w:r>
    </w:p>
    <w:p w:rsidR="006F6589" w:rsidRDefault="006F6589" w:rsidP="006F6589">
      <w:r>
        <w:t>REPETICIÓN:</w:t>
      </w:r>
      <w:r>
        <w:tab/>
        <w:t>40  Cms.</w:t>
      </w:r>
    </w:p>
    <w:p w:rsidR="006F6589" w:rsidRDefault="006F6589" w:rsidP="006F6589">
      <w:r>
        <w:t xml:space="preserve">RODILLO  :    </w:t>
      </w:r>
      <w:r>
        <w:tab/>
        <w:t>40</w:t>
      </w:r>
      <w:r>
        <w:tab/>
      </w:r>
    </w:p>
    <w:p w:rsidR="006F6589" w:rsidRDefault="00AD1783" w:rsidP="006F6589">
      <w:r>
        <w:t>BOLSA:</w:t>
      </w:r>
      <w:r>
        <w:tab/>
      </w:r>
      <w:r>
        <w:tab/>
        <w:t xml:space="preserve">40 X 44.5 </w:t>
      </w:r>
      <w:r w:rsidR="006F6589">
        <w:t xml:space="preserve">   Cms.  Con manija  Plata</w:t>
      </w:r>
    </w:p>
    <w:p w:rsidR="006F6589" w:rsidRDefault="006F6589" w:rsidP="006F6589">
      <w:r>
        <w:t>SELLADO:</w:t>
      </w:r>
      <w:r>
        <w:tab/>
      </w:r>
      <w:r>
        <w:tab/>
        <w:t xml:space="preserve">Lateral </w:t>
      </w:r>
    </w:p>
    <w:p w:rsidR="006F6589" w:rsidRPr="00D64385" w:rsidRDefault="00095A94" w:rsidP="006F6589">
      <w:pPr>
        <w:rPr>
          <w:b/>
        </w:rPr>
      </w:pPr>
      <w:r>
        <w:t>REFERENCIA:</w:t>
      </w:r>
      <w:r>
        <w:tab/>
        <w:t>BIAZZA</w:t>
      </w:r>
    </w:p>
    <w:p w:rsidR="006F6589" w:rsidRPr="00D64385" w:rsidRDefault="006F6589" w:rsidP="006F6589">
      <w:pPr>
        <w:rPr>
          <w:b/>
        </w:rPr>
      </w:pPr>
      <w:r>
        <w:tab/>
      </w:r>
      <w:r>
        <w:tab/>
      </w:r>
      <w:r>
        <w:tab/>
      </w:r>
    </w:p>
    <w:p w:rsidR="006F6589" w:rsidRDefault="006F6589" w:rsidP="006F6589"/>
    <w:p w:rsidR="006F6589" w:rsidRDefault="006F6589" w:rsidP="006F6589">
      <w:r>
        <w:tab/>
      </w:r>
      <w:r>
        <w:tab/>
      </w:r>
      <w:r>
        <w:tab/>
      </w:r>
    </w:p>
    <w:p w:rsidR="006F6589" w:rsidRDefault="006F6589" w:rsidP="006F6589">
      <w:r>
        <w:rPr>
          <w:b/>
          <w:bCs/>
          <w:u w:val="single"/>
        </w:rPr>
        <w:t>NOTA</w:t>
      </w:r>
      <w:r>
        <w:t>:  - Los cyreles  se encuentran en su planta</w:t>
      </w:r>
    </w:p>
    <w:p w:rsidR="006F6589" w:rsidRDefault="006F6589" w:rsidP="006F6589">
      <w:pPr>
        <w:numPr>
          <w:ilvl w:val="0"/>
          <w:numId w:val="2"/>
        </w:numPr>
      </w:pPr>
      <w:r>
        <w:t>Pigmentación  Según Muestra ( fuerte )</w:t>
      </w:r>
    </w:p>
    <w:p w:rsidR="006F6589" w:rsidRDefault="006F6589" w:rsidP="006F6589">
      <w:pPr>
        <w:numPr>
          <w:ilvl w:val="0"/>
          <w:numId w:val="2"/>
        </w:numPr>
      </w:pPr>
      <w:r>
        <w:t>Colocar pie de imprenta de Plásticos Unión.</w:t>
      </w:r>
    </w:p>
    <w:p w:rsidR="006F6589" w:rsidRDefault="006F6589" w:rsidP="006F6589">
      <w:pPr>
        <w:numPr>
          <w:ilvl w:val="0"/>
          <w:numId w:val="2"/>
        </w:numPr>
      </w:pPr>
      <w:r>
        <w:t>Se aprueba montaje</w:t>
      </w:r>
    </w:p>
    <w:p w:rsidR="006F6589" w:rsidRDefault="006F6589" w:rsidP="006F6589"/>
    <w:p w:rsidR="006F6589" w:rsidRDefault="006F6589" w:rsidP="006F6589">
      <w:r>
        <w:t>Agradezco la atención y colaboración prestada.</w:t>
      </w:r>
    </w:p>
    <w:p w:rsidR="006F6589" w:rsidRDefault="006F6589" w:rsidP="006F6589"/>
    <w:p w:rsidR="006F6589" w:rsidRDefault="006F6589" w:rsidP="006F6589"/>
    <w:p w:rsidR="006F6589" w:rsidRDefault="006F6589" w:rsidP="006F6589">
      <w:r>
        <w:t>Cordialmente,</w:t>
      </w:r>
    </w:p>
    <w:p w:rsidR="006F6589" w:rsidRDefault="006F6589" w:rsidP="006F6589"/>
    <w:p w:rsidR="006F6589" w:rsidRDefault="006F6589" w:rsidP="006F6589"/>
    <w:p w:rsidR="006F6589" w:rsidRDefault="006F6589" w:rsidP="006F6589">
      <w:r>
        <w:t>RICARDO CASAS ZAPATA</w:t>
      </w:r>
    </w:p>
    <w:p w:rsidR="006F6589" w:rsidRDefault="006F6589" w:rsidP="006F6589">
      <w:r>
        <w:t>Director.</w:t>
      </w:r>
    </w:p>
    <w:p w:rsidR="006F6589" w:rsidRDefault="006F6589" w:rsidP="0036079A">
      <w:pPr>
        <w:rPr>
          <w:b/>
        </w:rPr>
      </w:pPr>
    </w:p>
    <w:p w:rsidR="005C4EB3" w:rsidRDefault="005C4EB3" w:rsidP="005C4EB3">
      <w:pPr>
        <w:rPr>
          <w:b/>
        </w:rPr>
      </w:pPr>
    </w:p>
    <w:p w:rsidR="005C4EB3" w:rsidRDefault="005C4EB3" w:rsidP="005C4EB3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5C4EB3" w:rsidRDefault="005C4EB3" w:rsidP="005C4EB3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5C4EB3" w:rsidRDefault="005C4EB3" w:rsidP="005C4EB3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5C4EB3" w:rsidRDefault="005C4EB3" w:rsidP="005C4EB3">
      <w:pPr>
        <w:rPr>
          <w:b/>
          <w:bCs/>
          <w:sz w:val="20"/>
        </w:rPr>
      </w:pPr>
      <w:r>
        <w:rPr>
          <w:b/>
          <w:bCs/>
          <w:sz w:val="20"/>
        </w:rPr>
        <w:t>TEL:  4 44 46 64  ITAGUI.</w:t>
      </w:r>
    </w:p>
    <w:p w:rsidR="005C4EB3" w:rsidRDefault="005C4EB3" w:rsidP="005C4EB3">
      <w:pPr>
        <w:rPr>
          <w:b/>
          <w:bCs/>
        </w:rPr>
      </w:pPr>
    </w:p>
    <w:p w:rsidR="005C4EB3" w:rsidRDefault="005C4EB3" w:rsidP="005C4EB3">
      <w:pPr>
        <w:pStyle w:val="Ttulo1"/>
      </w:pPr>
    </w:p>
    <w:p w:rsidR="005C4EB3" w:rsidRDefault="005C4EB3" w:rsidP="005C4EB3">
      <w:pPr>
        <w:pStyle w:val="Ttulo1"/>
      </w:pPr>
      <w:r>
        <w:t>ORDEN DE TRABAJO    N°      05758-1</w:t>
      </w:r>
    </w:p>
    <w:p w:rsidR="005C4EB3" w:rsidRDefault="005C4EB3" w:rsidP="005C4EB3"/>
    <w:p w:rsidR="005C4EB3" w:rsidRDefault="005C4EB3" w:rsidP="005C4EB3">
      <w:r>
        <w:t xml:space="preserve"> </w:t>
      </w:r>
    </w:p>
    <w:p w:rsidR="005C4EB3" w:rsidRDefault="005C4EB3" w:rsidP="005C4EB3">
      <w:r>
        <w:t>FECHA:</w:t>
      </w:r>
      <w:r>
        <w:tab/>
        <w:t>Medellín, Noviembre   27  de   2009</w:t>
      </w:r>
    </w:p>
    <w:p w:rsidR="005C4EB3" w:rsidRDefault="005C4EB3" w:rsidP="005C4EB3">
      <w:r>
        <w:t>PARA:</w:t>
      </w:r>
      <w:r>
        <w:tab/>
      </w:r>
      <w:r>
        <w:tab/>
        <w:t>PLÁSTICOS DARMA</w:t>
      </w:r>
    </w:p>
    <w:p w:rsidR="005C4EB3" w:rsidRDefault="005C4EB3" w:rsidP="005C4EB3">
      <w:r>
        <w:t>ATENCIÓN:</w:t>
      </w:r>
      <w:r>
        <w:tab/>
        <w:t>Sr. Darío Jaramillo</w:t>
      </w:r>
    </w:p>
    <w:p w:rsidR="005C4EB3" w:rsidRDefault="005C4EB3" w:rsidP="005C4EB3">
      <w:r>
        <w:tab/>
      </w:r>
      <w:r>
        <w:tab/>
        <w:t>Gerente.</w:t>
      </w:r>
    </w:p>
    <w:p w:rsidR="005C4EB3" w:rsidRDefault="005C4EB3" w:rsidP="005C4EB3"/>
    <w:p w:rsidR="005C4EB3" w:rsidRDefault="005C4EB3" w:rsidP="005C4EB3"/>
    <w:p w:rsidR="005C4EB3" w:rsidRDefault="005C4EB3" w:rsidP="005C4EB3"/>
    <w:p w:rsidR="005C4EB3" w:rsidRDefault="005C4EB3" w:rsidP="005C4EB3">
      <w:r>
        <w:t>Apreciado Don Darío:</w:t>
      </w:r>
    </w:p>
    <w:p w:rsidR="005C4EB3" w:rsidRDefault="005C4EB3" w:rsidP="005C4EB3"/>
    <w:p w:rsidR="005C4EB3" w:rsidRDefault="005C4EB3" w:rsidP="005C4EB3">
      <w:r>
        <w:t>Con la presente estamos solicitando el siguiente material:</w:t>
      </w:r>
    </w:p>
    <w:p w:rsidR="005C4EB3" w:rsidRDefault="005C4EB3" w:rsidP="005C4EB3"/>
    <w:p w:rsidR="005C4EB3" w:rsidRDefault="005C4EB3" w:rsidP="005C4EB3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820"/>
        <w:gridCol w:w="1760"/>
        <w:gridCol w:w="1774"/>
        <w:gridCol w:w="1752"/>
        <w:gridCol w:w="1773"/>
      </w:tblGrid>
      <w:tr w:rsidR="005C4EB3" w:rsidTr="00981CA2">
        <w:tc>
          <w:tcPr>
            <w:tcW w:w="1795" w:type="dxa"/>
          </w:tcPr>
          <w:p w:rsidR="005C4EB3" w:rsidRDefault="005C4EB3" w:rsidP="00981CA2">
            <w:r>
              <w:t xml:space="preserve">MEDIDA EN </w:t>
            </w:r>
          </w:p>
          <w:p w:rsidR="005C4EB3" w:rsidRDefault="005C4EB3" w:rsidP="00981CA2">
            <w:r>
              <w:t>CENTÍMETROS</w:t>
            </w:r>
          </w:p>
        </w:tc>
        <w:tc>
          <w:tcPr>
            <w:tcW w:w="1795" w:type="dxa"/>
          </w:tcPr>
          <w:p w:rsidR="005C4EB3" w:rsidRDefault="005C4EB3" w:rsidP="00981CA2">
            <w:r>
              <w:t>CALIBRE</w:t>
            </w:r>
          </w:p>
        </w:tc>
        <w:tc>
          <w:tcPr>
            <w:tcW w:w="1796" w:type="dxa"/>
          </w:tcPr>
          <w:p w:rsidR="005C4EB3" w:rsidRDefault="005C4EB3" w:rsidP="00981CA2">
            <w:r>
              <w:t>CANTIDAD EN KILOS</w:t>
            </w:r>
          </w:p>
        </w:tc>
        <w:tc>
          <w:tcPr>
            <w:tcW w:w="1796" w:type="dxa"/>
          </w:tcPr>
          <w:p w:rsidR="005C4EB3" w:rsidRDefault="005C4EB3" w:rsidP="00981CA2">
            <w:r>
              <w:t>FORMA</w:t>
            </w:r>
          </w:p>
        </w:tc>
        <w:tc>
          <w:tcPr>
            <w:tcW w:w="1796" w:type="dxa"/>
          </w:tcPr>
          <w:p w:rsidR="005C4EB3" w:rsidRDefault="005C4EB3" w:rsidP="00981CA2">
            <w:r>
              <w:t>MATERIAL</w:t>
            </w:r>
          </w:p>
        </w:tc>
      </w:tr>
      <w:tr w:rsidR="005C4EB3" w:rsidTr="00981CA2">
        <w:tc>
          <w:tcPr>
            <w:tcW w:w="1795" w:type="dxa"/>
          </w:tcPr>
          <w:p w:rsidR="005C4EB3" w:rsidRPr="00CD5BDE" w:rsidRDefault="005C4EB3" w:rsidP="00981CA2">
            <w:pPr>
              <w:jc w:val="center"/>
              <w:rPr>
                <w:b/>
              </w:rPr>
            </w:pPr>
            <w:r w:rsidRPr="00CD5BDE">
              <w:rPr>
                <w:b/>
              </w:rPr>
              <w:t>3</w:t>
            </w:r>
          </w:p>
        </w:tc>
        <w:tc>
          <w:tcPr>
            <w:tcW w:w="1795" w:type="dxa"/>
          </w:tcPr>
          <w:p w:rsidR="005C4EB3" w:rsidRPr="00CD5BDE" w:rsidRDefault="005C4EB3" w:rsidP="00981CA2">
            <w:pPr>
              <w:jc w:val="center"/>
              <w:rPr>
                <w:b/>
              </w:rPr>
            </w:pPr>
            <w:r w:rsidRPr="00CD5BDE">
              <w:rPr>
                <w:b/>
              </w:rPr>
              <w:t>5,0  ”</w:t>
            </w:r>
          </w:p>
        </w:tc>
        <w:tc>
          <w:tcPr>
            <w:tcW w:w="1796" w:type="dxa"/>
          </w:tcPr>
          <w:p w:rsidR="005C4EB3" w:rsidRPr="00CD5BDE" w:rsidRDefault="00532B76" w:rsidP="00981CA2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  <w:r w:rsidR="005C4EB3">
              <w:rPr>
                <w:b/>
              </w:rPr>
              <w:t>0</w:t>
            </w:r>
          </w:p>
        </w:tc>
        <w:tc>
          <w:tcPr>
            <w:tcW w:w="1796" w:type="dxa"/>
          </w:tcPr>
          <w:p w:rsidR="005C4EB3" w:rsidRPr="00CD5BDE" w:rsidRDefault="005C4EB3" w:rsidP="00981CA2">
            <w:pPr>
              <w:jc w:val="center"/>
              <w:rPr>
                <w:b/>
              </w:rPr>
            </w:pPr>
            <w:r w:rsidRPr="00CD5BDE">
              <w:rPr>
                <w:b/>
              </w:rPr>
              <w:t>TIRAS</w:t>
            </w:r>
          </w:p>
        </w:tc>
        <w:tc>
          <w:tcPr>
            <w:tcW w:w="1796" w:type="dxa"/>
          </w:tcPr>
          <w:p w:rsidR="005C4EB3" w:rsidRPr="00063B3C" w:rsidRDefault="005C4EB3" w:rsidP="00981CA2">
            <w:pPr>
              <w:pStyle w:val="Ttulo5"/>
              <w:jc w:val="center"/>
              <w:rPr>
                <w:b/>
              </w:rPr>
            </w:pPr>
            <w:r w:rsidRPr="00063B3C">
              <w:rPr>
                <w:b/>
              </w:rPr>
              <w:t>AL</w:t>
            </w:r>
            <w:r w:rsidR="00063B3C" w:rsidRPr="00063B3C">
              <w:rPr>
                <w:b/>
              </w:rPr>
              <w:t>TA  PLATA</w:t>
            </w:r>
          </w:p>
        </w:tc>
      </w:tr>
    </w:tbl>
    <w:p w:rsidR="005C4EB3" w:rsidRDefault="005C4EB3" w:rsidP="005C4EB3">
      <w:pPr>
        <w:rPr>
          <w:b/>
          <w:bCs/>
          <w:u w:val="single"/>
        </w:rPr>
      </w:pPr>
    </w:p>
    <w:p w:rsidR="005C4EB3" w:rsidRDefault="005C4EB3" w:rsidP="005C4EB3">
      <w:pPr>
        <w:rPr>
          <w:b/>
          <w:bCs/>
          <w:u w:val="single"/>
        </w:rPr>
      </w:pPr>
    </w:p>
    <w:p w:rsidR="005C4EB3" w:rsidRDefault="005C4EB3" w:rsidP="005C4EB3"/>
    <w:p w:rsidR="005C4EB3" w:rsidRDefault="005C4EB3" w:rsidP="005C4EB3"/>
    <w:p w:rsidR="005C4EB3" w:rsidRDefault="005C4EB3" w:rsidP="005C4EB3">
      <w:pPr>
        <w:rPr>
          <w:b/>
          <w:bCs/>
        </w:rPr>
      </w:pPr>
      <w:r>
        <w:rPr>
          <w:b/>
          <w:bCs/>
          <w:u w:val="single"/>
        </w:rPr>
        <w:t>MEZCLA:</w:t>
      </w:r>
      <w:r>
        <w:tab/>
      </w:r>
      <w:r>
        <w:rPr>
          <w:b/>
          <w:bCs/>
        </w:rPr>
        <w:t xml:space="preserve">25             ALTA                       </w:t>
      </w:r>
    </w:p>
    <w:p w:rsidR="005C4EB3" w:rsidRDefault="005C4EB3" w:rsidP="005C4EB3">
      <w:pPr>
        <w:ind w:left="1410"/>
      </w:pPr>
      <w:r>
        <w:rPr>
          <w:b/>
          <w:bCs/>
        </w:rPr>
        <w:t>6               LINEAL</w:t>
      </w:r>
      <w:r>
        <w:t>.</w:t>
      </w:r>
    </w:p>
    <w:p w:rsidR="005C4EB3" w:rsidRDefault="005C4EB3" w:rsidP="005C4EB3">
      <w:pPr>
        <w:ind w:left="1410"/>
      </w:pPr>
      <w:r w:rsidRPr="00DC2B65">
        <w:rPr>
          <w:b/>
        </w:rPr>
        <w:t>5 %</w:t>
      </w:r>
      <w:r>
        <w:t xml:space="preserve">           </w:t>
      </w:r>
      <w:r w:rsidRPr="00B26BE0">
        <w:rPr>
          <w:b/>
        </w:rPr>
        <w:t xml:space="preserve">PIGMENTO  </w:t>
      </w:r>
      <w:r w:rsidR="00063B3C">
        <w:rPr>
          <w:b/>
        </w:rPr>
        <w:t>PLATA</w:t>
      </w:r>
    </w:p>
    <w:p w:rsidR="005C4EB3" w:rsidRDefault="005C4EB3" w:rsidP="005C4EB3">
      <w:pPr>
        <w:rPr>
          <w:b/>
          <w:bCs/>
        </w:rPr>
      </w:pPr>
      <w:r>
        <w:tab/>
      </w:r>
      <w:r>
        <w:tab/>
      </w:r>
    </w:p>
    <w:p w:rsidR="005C4EB3" w:rsidRDefault="005C4EB3" w:rsidP="005C4EB3">
      <w:pPr>
        <w:rPr>
          <w:b/>
          <w:bCs/>
        </w:rPr>
      </w:pPr>
    </w:p>
    <w:p w:rsidR="005C4EB3" w:rsidRDefault="005C4EB3" w:rsidP="005C4EB3">
      <w:pPr>
        <w:rPr>
          <w:b/>
          <w:bCs/>
        </w:rPr>
      </w:pPr>
    </w:p>
    <w:p w:rsidR="005C4EB3" w:rsidRDefault="005C4EB3" w:rsidP="005C4EB3">
      <w:r>
        <w:t>Agradezco la atención y colaboración prestada.</w:t>
      </w:r>
    </w:p>
    <w:p w:rsidR="005C4EB3" w:rsidRDefault="005C4EB3" w:rsidP="005C4EB3"/>
    <w:p w:rsidR="005C4EB3" w:rsidRDefault="005C4EB3" w:rsidP="005C4EB3"/>
    <w:p w:rsidR="005C4EB3" w:rsidRDefault="005C4EB3" w:rsidP="005C4EB3">
      <w:r>
        <w:t>Cordialmente,</w:t>
      </w:r>
    </w:p>
    <w:p w:rsidR="005C4EB3" w:rsidRDefault="005C4EB3" w:rsidP="005C4EB3"/>
    <w:p w:rsidR="005C4EB3" w:rsidRDefault="005C4EB3" w:rsidP="005C4EB3"/>
    <w:p w:rsidR="005C4EB3" w:rsidRDefault="005C4EB3" w:rsidP="005C4EB3"/>
    <w:p w:rsidR="005C4EB3" w:rsidRDefault="005C4EB3" w:rsidP="005C4EB3">
      <w:r>
        <w:t>RICARDO CASAS ZAPATA</w:t>
      </w:r>
    </w:p>
    <w:p w:rsidR="005C4EB3" w:rsidRDefault="005C4EB3" w:rsidP="005C4EB3">
      <w:r>
        <w:t>Director.</w:t>
      </w:r>
    </w:p>
    <w:p w:rsidR="005C4EB3" w:rsidRDefault="005C4EB3" w:rsidP="005C4EB3"/>
    <w:p w:rsidR="005C4EB3" w:rsidRDefault="005C4EB3" w:rsidP="005C4EB3"/>
    <w:p w:rsidR="005C4EB3" w:rsidRDefault="005C4EB3" w:rsidP="0036079A">
      <w:pPr>
        <w:rPr>
          <w:b/>
        </w:rPr>
      </w:pPr>
    </w:p>
    <w:p w:rsidR="00EF2179" w:rsidRDefault="00EF2179" w:rsidP="0036079A">
      <w:pPr>
        <w:rPr>
          <w:b/>
        </w:rPr>
      </w:pPr>
    </w:p>
    <w:p w:rsidR="00EF2179" w:rsidRDefault="00EF2179" w:rsidP="0036079A">
      <w:pPr>
        <w:rPr>
          <w:b/>
        </w:rPr>
      </w:pPr>
    </w:p>
    <w:p w:rsidR="00EF2179" w:rsidRDefault="00EF2179" w:rsidP="0036079A">
      <w:pPr>
        <w:rPr>
          <w:b/>
        </w:rPr>
      </w:pPr>
    </w:p>
    <w:p w:rsidR="00EF2179" w:rsidRDefault="00EF2179" w:rsidP="00EF2179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EF2179" w:rsidRDefault="00EF2179" w:rsidP="00EF2179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EF2179" w:rsidRDefault="00EF2179" w:rsidP="00EF2179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EF2179" w:rsidRDefault="00EF2179" w:rsidP="00EF2179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EF2179" w:rsidRDefault="00EF2179" w:rsidP="00EF2179"/>
    <w:p w:rsidR="00EF2179" w:rsidRDefault="00EF2179" w:rsidP="00EF2179">
      <w:pPr>
        <w:pStyle w:val="Ttulo1"/>
      </w:pPr>
      <w:r>
        <w:lastRenderedPageBreak/>
        <w:t>ORDEN DE TRABAJO    N°     05354</w:t>
      </w:r>
    </w:p>
    <w:p w:rsidR="00EF2179" w:rsidRDefault="00EF2179" w:rsidP="00EF2179"/>
    <w:p w:rsidR="00EF2179" w:rsidRDefault="00EF2179" w:rsidP="00EF2179">
      <w:r>
        <w:t>FECHA:</w:t>
      </w:r>
      <w:r>
        <w:tab/>
        <w:t>Medellín, Septiembre   16   de 2009</w:t>
      </w:r>
    </w:p>
    <w:p w:rsidR="00EF2179" w:rsidRDefault="00EF2179" w:rsidP="00EF2179">
      <w:r>
        <w:t>PARA:</w:t>
      </w:r>
      <w:r>
        <w:tab/>
      </w:r>
      <w:r>
        <w:tab/>
        <w:t>PLÁSTICOS DARMA</w:t>
      </w:r>
    </w:p>
    <w:p w:rsidR="00EF2179" w:rsidRDefault="00EF2179" w:rsidP="00EF2179">
      <w:r>
        <w:t>ATENCIÓN:</w:t>
      </w:r>
      <w:r>
        <w:tab/>
        <w:t>Sr. Darío Jaramillo</w:t>
      </w:r>
    </w:p>
    <w:p w:rsidR="00EF2179" w:rsidRDefault="00EF2179" w:rsidP="00EF2179">
      <w:r>
        <w:tab/>
      </w:r>
      <w:r>
        <w:tab/>
        <w:t>Gerente.</w:t>
      </w:r>
    </w:p>
    <w:p w:rsidR="00EF2179" w:rsidRDefault="00EF2179" w:rsidP="00EF2179"/>
    <w:p w:rsidR="00EF2179" w:rsidRDefault="00EF2179" w:rsidP="00EF2179">
      <w:r>
        <w:t>Apreciado Don Darío :</w:t>
      </w:r>
    </w:p>
    <w:p w:rsidR="00EF2179" w:rsidRDefault="00EF2179" w:rsidP="00EF2179">
      <w:r>
        <w:t xml:space="preserve"> </w:t>
      </w:r>
    </w:p>
    <w:p w:rsidR="00EF2179" w:rsidRPr="006206D4" w:rsidRDefault="00EF2179" w:rsidP="00EF2179">
      <w:pPr>
        <w:rPr>
          <w:b/>
          <w:u w:val="single"/>
        </w:rPr>
      </w:pPr>
      <w:r>
        <w:t xml:space="preserve">Con la presente estamos solicitando el siguiente servicio de  </w:t>
      </w:r>
      <w:r w:rsidRPr="006206D4">
        <w:rPr>
          <w:b/>
          <w:u w:val="single"/>
        </w:rPr>
        <w:t>IMPRESION:</w:t>
      </w:r>
    </w:p>
    <w:p w:rsidR="00EF2179" w:rsidRDefault="00EF2179" w:rsidP="00EF2179">
      <w:pPr>
        <w:rPr>
          <w:b/>
          <w:bCs/>
          <w:u w:val="single"/>
        </w:rPr>
      </w:pPr>
    </w:p>
    <w:p w:rsidR="00EF2179" w:rsidRDefault="00EF2179" w:rsidP="00EF2179">
      <w:r>
        <w:rPr>
          <w:b/>
          <w:bCs/>
          <w:u w:val="single"/>
        </w:rPr>
        <w:t>IMPRESIÓN:</w:t>
      </w:r>
    </w:p>
    <w:p w:rsidR="00EF2179" w:rsidRDefault="00EF2179" w:rsidP="00EF2179"/>
    <w:p w:rsidR="00EF2179" w:rsidRDefault="00EF2179" w:rsidP="00EF2179">
      <w:r>
        <w:t>MATERIAL:</w:t>
      </w:r>
      <w:r>
        <w:tab/>
      </w:r>
      <w:r>
        <w:tab/>
        <w:t xml:space="preserve">Polietileno BAJA  </w:t>
      </w:r>
      <w:r>
        <w:rPr>
          <w:u w:val="single"/>
        </w:rPr>
        <w:t xml:space="preserve">Tubular </w:t>
      </w:r>
    </w:p>
    <w:p w:rsidR="00EF2179" w:rsidRPr="003F0627" w:rsidRDefault="00EF2179" w:rsidP="00EF2179">
      <w:pPr>
        <w:rPr>
          <w:b/>
        </w:rPr>
      </w:pPr>
      <w:r>
        <w:t>MEDIDA:</w:t>
      </w:r>
      <w:r>
        <w:tab/>
      </w:r>
      <w:r>
        <w:tab/>
      </w:r>
      <w:r>
        <w:rPr>
          <w:b/>
        </w:rPr>
        <w:t>59</w:t>
      </w:r>
      <w:r w:rsidRPr="00743DF3">
        <w:rPr>
          <w:b/>
        </w:rPr>
        <w:t xml:space="preserve">     Cms</w:t>
      </w:r>
      <w:r>
        <w:t xml:space="preserve">.    </w:t>
      </w:r>
    </w:p>
    <w:p w:rsidR="00EF2179" w:rsidRDefault="00EF2179" w:rsidP="00EF2179">
      <w:r>
        <w:t>CALIBRE:</w:t>
      </w:r>
      <w:r>
        <w:tab/>
      </w:r>
      <w:r>
        <w:tab/>
      </w:r>
      <w:r>
        <w:rPr>
          <w:b/>
        </w:rPr>
        <w:t xml:space="preserve">1.2 </w:t>
      </w:r>
      <w:r w:rsidRPr="00BB2CA5">
        <w:rPr>
          <w:b/>
        </w:rPr>
        <w:t xml:space="preserve">  ”</w:t>
      </w:r>
    </w:p>
    <w:p w:rsidR="00EF2179" w:rsidRDefault="00EF2179" w:rsidP="00EF2179">
      <w:r>
        <w:t>COLOR:</w:t>
      </w:r>
      <w:r>
        <w:tab/>
      </w:r>
      <w:r>
        <w:tab/>
        <w:t>Transparente</w:t>
      </w:r>
    </w:p>
    <w:p w:rsidR="00EF2179" w:rsidRDefault="00EF2179" w:rsidP="00EF2179">
      <w:r>
        <w:t>CANTIDAD:</w:t>
      </w:r>
      <w:r>
        <w:tab/>
      </w:r>
      <w:r>
        <w:tab/>
      </w:r>
      <w:r w:rsidR="00F52C38">
        <w:rPr>
          <w:b/>
        </w:rPr>
        <w:t>17</w:t>
      </w:r>
      <w:r>
        <w:rPr>
          <w:b/>
        </w:rPr>
        <w:t>0</w:t>
      </w:r>
      <w:r>
        <w:t xml:space="preserve">     Kg.</w:t>
      </w:r>
    </w:p>
    <w:p w:rsidR="00EF2179" w:rsidRDefault="00EF2179" w:rsidP="00EF2179">
      <w:r>
        <w:t>COLORES:</w:t>
      </w:r>
      <w:r>
        <w:tab/>
      </w:r>
      <w:r>
        <w:tab/>
        <w:t>1  (  Negro  )</w:t>
      </w:r>
    </w:p>
    <w:p w:rsidR="00EF2179" w:rsidRDefault="00EF2179" w:rsidP="00EF2179">
      <w:r>
        <w:t>CARAS:</w:t>
      </w:r>
      <w:r>
        <w:tab/>
      </w:r>
      <w:r>
        <w:tab/>
        <w:t>1  (1 x 1 )</w:t>
      </w:r>
    </w:p>
    <w:p w:rsidR="00EF2179" w:rsidRDefault="00EF2179" w:rsidP="00EF2179">
      <w:r>
        <w:t>BOLSA:</w:t>
      </w:r>
      <w:r>
        <w:tab/>
      </w:r>
      <w:r>
        <w:tab/>
        <w:t xml:space="preserve">48  X   59  \ Cms   </w:t>
      </w:r>
    </w:p>
    <w:p w:rsidR="00EF2179" w:rsidRDefault="00EF2179" w:rsidP="00EF2179">
      <w:r>
        <w:t>RODILLO :                48</w:t>
      </w:r>
    </w:p>
    <w:p w:rsidR="00EF2179" w:rsidRDefault="00EF2179" w:rsidP="00EF2179">
      <w:r>
        <w:t>SELLADO:</w:t>
      </w:r>
      <w:r>
        <w:tab/>
      </w:r>
      <w:r>
        <w:tab/>
        <w:t xml:space="preserve">Lateral  </w:t>
      </w:r>
    </w:p>
    <w:p w:rsidR="00EF2179" w:rsidRPr="001F34F2" w:rsidRDefault="00EF2179" w:rsidP="00EF2179">
      <w:r w:rsidRPr="001F34F2">
        <w:t>REFERENCIA:</w:t>
      </w:r>
      <w:r w:rsidRPr="001F34F2">
        <w:tab/>
      </w:r>
      <w:r w:rsidRPr="00FA0C86">
        <w:rPr>
          <w:b/>
        </w:rPr>
        <w:t>3  IDIOMAS</w:t>
      </w:r>
      <w:r>
        <w:rPr>
          <w:b/>
        </w:rPr>
        <w:t xml:space="preserve">  WARNING  PEQUENA</w:t>
      </w:r>
    </w:p>
    <w:p w:rsidR="00EF2179" w:rsidRPr="001F34F2" w:rsidRDefault="00EF2179" w:rsidP="00EF2179"/>
    <w:p w:rsidR="00EF2179" w:rsidRPr="001F34F2" w:rsidRDefault="00EF2179" w:rsidP="00EF2179">
      <w:r w:rsidRPr="001F34F2">
        <w:rPr>
          <w:b/>
        </w:rPr>
        <w:tab/>
      </w:r>
      <w:r w:rsidRPr="001F34F2">
        <w:rPr>
          <w:b/>
        </w:rPr>
        <w:tab/>
      </w:r>
      <w:r w:rsidRPr="001F34F2">
        <w:rPr>
          <w:b/>
        </w:rPr>
        <w:tab/>
      </w:r>
    </w:p>
    <w:p w:rsidR="00EF2179" w:rsidRDefault="00EF2179" w:rsidP="00EF2179">
      <w:r>
        <w:rPr>
          <w:b/>
          <w:bCs/>
          <w:u w:val="single"/>
        </w:rPr>
        <w:t>NOTA:</w:t>
      </w:r>
      <w:r>
        <w:t xml:space="preserve">  - Los cyreles  se encuentran en su planta</w:t>
      </w:r>
    </w:p>
    <w:p w:rsidR="00EF2179" w:rsidRDefault="00EF2179" w:rsidP="00EF2179">
      <w:pPr>
        <w:numPr>
          <w:ilvl w:val="0"/>
          <w:numId w:val="2"/>
        </w:numPr>
      </w:pPr>
      <w:r>
        <w:t>Altura y tonos según  Muestra</w:t>
      </w:r>
    </w:p>
    <w:p w:rsidR="00EF2179" w:rsidRDefault="00EF2179" w:rsidP="00EF2179">
      <w:pPr>
        <w:numPr>
          <w:ilvl w:val="0"/>
          <w:numId w:val="2"/>
        </w:numPr>
        <w:rPr>
          <w:b/>
        </w:rPr>
      </w:pPr>
      <w:smartTag w:uri="urn:schemas-microsoft-com:office:smarttags" w:element="PersonName">
        <w:smartTagPr>
          <w:attr w:name="ProductID" w:val="PLASTICOS UNION"/>
        </w:smartTagPr>
        <w:r w:rsidRPr="00BD66B6">
          <w:rPr>
            <w:b/>
          </w:rPr>
          <w:t>PLASTICOS UNION</w:t>
        </w:r>
      </w:smartTag>
      <w:r w:rsidRPr="00BD66B6">
        <w:rPr>
          <w:b/>
        </w:rPr>
        <w:t xml:space="preserve"> ENVIA EL MATERIAL</w:t>
      </w:r>
    </w:p>
    <w:p w:rsidR="00EF2179" w:rsidRPr="00BD66B6" w:rsidRDefault="00EF2179" w:rsidP="00EF2179">
      <w:pPr>
        <w:numPr>
          <w:ilvl w:val="0"/>
          <w:numId w:val="2"/>
        </w:numPr>
        <w:rPr>
          <w:b/>
        </w:rPr>
      </w:pPr>
      <w:r>
        <w:rPr>
          <w:b/>
        </w:rPr>
        <w:t xml:space="preserve">CYRELES  DE </w:t>
      </w:r>
      <w:smartTag w:uri="urn:schemas-microsoft-com:office:smarttags" w:element="PersonName">
        <w:smartTagPr>
          <w:attr w:name="ProductID" w:val="LA MEDIDA DE"/>
        </w:smartTagPr>
        <w:smartTag w:uri="urn:schemas-microsoft-com:office:smarttags" w:element="PersonName">
          <w:smartTagPr>
            <w:attr w:name="ProductID" w:val="LA MEDIDA"/>
          </w:smartTagPr>
          <w:r>
            <w:rPr>
              <w:b/>
            </w:rPr>
            <w:t>LA MEDIDA</w:t>
          </w:r>
        </w:smartTag>
        <w:r>
          <w:rPr>
            <w:b/>
          </w:rPr>
          <w:t xml:space="preserve"> DE</w:t>
        </w:r>
      </w:smartTag>
      <w:r>
        <w:rPr>
          <w:b/>
        </w:rPr>
        <w:t xml:space="preserve"> 60 X 60  CM </w:t>
      </w:r>
    </w:p>
    <w:p w:rsidR="00EF2179" w:rsidRDefault="00EF2179" w:rsidP="00EF2179">
      <w:pPr>
        <w:ind w:left="1500"/>
        <w:rPr>
          <w:b/>
        </w:rPr>
      </w:pPr>
    </w:p>
    <w:p w:rsidR="00EF2179" w:rsidRDefault="00EF2179" w:rsidP="00EF2179">
      <w:pPr>
        <w:ind w:left="1500"/>
        <w:rPr>
          <w:b/>
        </w:rPr>
      </w:pPr>
    </w:p>
    <w:p w:rsidR="00EF2179" w:rsidRPr="004E08B4" w:rsidRDefault="00EF2179" w:rsidP="00EF2179">
      <w:pPr>
        <w:ind w:left="1500"/>
        <w:rPr>
          <w:b/>
        </w:rPr>
      </w:pPr>
    </w:p>
    <w:p w:rsidR="00EF2179" w:rsidRDefault="00EF2179" w:rsidP="00EF2179">
      <w:r>
        <w:t>Agradezco la atención y colaboración prestada.</w:t>
      </w:r>
    </w:p>
    <w:p w:rsidR="00EF2179" w:rsidRDefault="00EF2179" w:rsidP="00EF2179"/>
    <w:p w:rsidR="00EF2179" w:rsidRDefault="00EF2179" w:rsidP="00EF2179"/>
    <w:p w:rsidR="00EF2179" w:rsidRDefault="00EF2179" w:rsidP="00EF2179">
      <w:r>
        <w:t>Cordialmente,</w:t>
      </w:r>
    </w:p>
    <w:p w:rsidR="00EF2179" w:rsidRDefault="00EF2179" w:rsidP="00EF2179"/>
    <w:p w:rsidR="00EF2179" w:rsidRDefault="00EF2179" w:rsidP="00EF2179"/>
    <w:p w:rsidR="00EF2179" w:rsidRDefault="00EF2179" w:rsidP="00EF2179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EF2179" w:rsidRDefault="00EF2179" w:rsidP="00EF2179">
      <w:r>
        <w:t>Director.</w:t>
      </w:r>
    </w:p>
    <w:p w:rsidR="00EF2179" w:rsidRDefault="00EF2179" w:rsidP="00EF2179"/>
    <w:p w:rsidR="00EF2179" w:rsidRDefault="00EF2179" w:rsidP="0036079A">
      <w:pPr>
        <w:rPr>
          <w:b/>
        </w:rPr>
      </w:pPr>
    </w:p>
    <w:p w:rsidR="00277B80" w:rsidRDefault="00277B80" w:rsidP="0036079A">
      <w:pPr>
        <w:rPr>
          <w:b/>
        </w:rPr>
      </w:pPr>
    </w:p>
    <w:p w:rsidR="00277B80" w:rsidRDefault="00277B80" w:rsidP="0036079A">
      <w:pPr>
        <w:rPr>
          <w:b/>
        </w:rPr>
      </w:pPr>
    </w:p>
    <w:p w:rsidR="00277B80" w:rsidRDefault="00277B80" w:rsidP="0036079A">
      <w:pPr>
        <w:rPr>
          <w:b/>
        </w:rPr>
      </w:pPr>
    </w:p>
    <w:p w:rsidR="00277B80" w:rsidRDefault="00277B80" w:rsidP="00277B80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277B80" w:rsidRDefault="00277B80" w:rsidP="00277B80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277B80" w:rsidRDefault="00277B80" w:rsidP="00277B80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277B80" w:rsidRDefault="00277B80" w:rsidP="00277B80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277B80" w:rsidRDefault="00277B80" w:rsidP="00277B80"/>
    <w:p w:rsidR="00277B80" w:rsidRDefault="00277B80" w:rsidP="00277B80">
      <w:pPr>
        <w:pStyle w:val="Ttulo1"/>
      </w:pPr>
      <w:r>
        <w:lastRenderedPageBreak/>
        <w:t>ORDEN DE TRABAJO    N°     05751</w:t>
      </w:r>
    </w:p>
    <w:p w:rsidR="00277B80" w:rsidRDefault="00277B80" w:rsidP="00277B80"/>
    <w:p w:rsidR="00277B80" w:rsidRDefault="00277B80" w:rsidP="00277B80">
      <w:r>
        <w:t>FECHA:</w:t>
      </w:r>
      <w:r>
        <w:tab/>
        <w:t>Medellín, Noviembre   28    de 2009</w:t>
      </w:r>
    </w:p>
    <w:p w:rsidR="00277B80" w:rsidRDefault="00277B80" w:rsidP="00277B80">
      <w:r>
        <w:t>PARA:</w:t>
      </w:r>
      <w:r>
        <w:tab/>
      </w:r>
      <w:r>
        <w:tab/>
        <w:t>PLÁSTICOS DARMA</w:t>
      </w:r>
    </w:p>
    <w:p w:rsidR="00277B80" w:rsidRDefault="00277B80" w:rsidP="00277B80">
      <w:r>
        <w:t>ATENCIÓN:</w:t>
      </w:r>
      <w:r>
        <w:tab/>
        <w:t>Sr. Darío Jaramillo</w:t>
      </w:r>
    </w:p>
    <w:p w:rsidR="00277B80" w:rsidRDefault="00277B80" w:rsidP="00277B80">
      <w:r>
        <w:tab/>
      </w:r>
      <w:r>
        <w:tab/>
        <w:t>Gerente.</w:t>
      </w:r>
    </w:p>
    <w:p w:rsidR="00277B80" w:rsidRDefault="00277B80" w:rsidP="00277B80"/>
    <w:p w:rsidR="00277B80" w:rsidRDefault="00277B80" w:rsidP="00277B80">
      <w:r>
        <w:t>Apreciado Don Darío :</w:t>
      </w:r>
    </w:p>
    <w:p w:rsidR="00277B80" w:rsidRDefault="00277B80" w:rsidP="00277B80">
      <w:r>
        <w:t xml:space="preserve"> </w:t>
      </w:r>
    </w:p>
    <w:p w:rsidR="00277B80" w:rsidRPr="006206D4" w:rsidRDefault="00277B80" w:rsidP="00277B80">
      <w:pPr>
        <w:rPr>
          <w:b/>
          <w:u w:val="single"/>
        </w:rPr>
      </w:pPr>
      <w:r>
        <w:t xml:space="preserve">Con la presente estamos solicitando el siguiente servicio de  </w:t>
      </w:r>
      <w:r w:rsidRPr="006206D4">
        <w:rPr>
          <w:b/>
          <w:u w:val="single"/>
        </w:rPr>
        <w:t>IMPRESION:</w:t>
      </w:r>
    </w:p>
    <w:p w:rsidR="00277B80" w:rsidRDefault="00277B80" w:rsidP="00277B80">
      <w:pPr>
        <w:rPr>
          <w:b/>
          <w:bCs/>
          <w:u w:val="single"/>
        </w:rPr>
      </w:pPr>
    </w:p>
    <w:p w:rsidR="00277B80" w:rsidRDefault="00277B80" w:rsidP="00277B80">
      <w:r>
        <w:rPr>
          <w:b/>
          <w:bCs/>
          <w:u w:val="single"/>
        </w:rPr>
        <w:t>IMPRESIÓN:</w:t>
      </w:r>
    </w:p>
    <w:p w:rsidR="00277B80" w:rsidRDefault="00277B80" w:rsidP="00277B80"/>
    <w:p w:rsidR="00277B80" w:rsidRDefault="00277B80" w:rsidP="00277B80">
      <w:r>
        <w:t>MATERIAL:</w:t>
      </w:r>
      <w:r>
        <w:tab/>
      </w:r>
      <w:r>
        <w:tab/>
        <w:t xml:space="preserve">Polietileno BAJA  </w:t>
      </w:r>
      <w:r>
        <w:rPr>
          <w:u w:val="single"/>
        </w:rPr>
        <w:t xml:space="preserve">Tubular </w:t>
      </w:r>
    </w:p>
    <w:p w:rsidR="00277B80" w:rsidRPr="003F0627" w:rsidRDefault="00277B80" w:rsidP="00277B80">
      <w:pPr>
        <w:rPr>
          <w:b/>
        </w:rPr>
      </w:pPr>
      <w:r>
        <w:t>MEDIDA:</w:t>
      </w:r>
      <w:r>
        <w:tab/>
      </w:r>
      <w:r>
        <w:tab/>
      </w:r>
      <w:r>
        <w:rPr>
          <w:b/>
        </w:rPr>
        <w:t>60</w:t>
      </w:r>
      <w:r w:rsidRPr="00743DF3">
        <w:rPr>
          <w:b/>
        </w:rPr>
        <w:t xml:space="preserve">     Cms</w:t>
      </w:r>
      <w:r>
        <w:t xml:space="preserve">.    </w:t>
      </w:r>
    </w:p>
    <w:p w:rsidR="00277B80" w:rsidRDefault="00277B80" w:rsidP="00277B80">
      <w:r>
        <w:t>CALIBRE:</w:t>
      </w:r>
      <w:r>
        <w:tab/>
      </w:r>
      <w:r>
        <w:tab/>
      </w:r>
      <w:r>
        <w:rPr>
          <w:b/>
        </w:rPr>
        <w:t xml:space="preserve">1.2 </w:t>
      </w:r>
      <w:r w:rsidRPr="00BB2CA5">
        <w:rPr>
          <w:b/>
        </w:rPr>
        <w:t xml:space="preserve">  ”</w:t>
      </w:r>
    </w:p>
    <w:p w:rsidR="00277B80" w:rsidRDefault="00277B80" w:rsidP="00277B80">
      <w:r>
        <w:t>COLOR:</w:t>
      </w:r>
      <w:r>
        <w:tab/>
      </w:r>
      <w:r>
        <w:tab/>
        <w:t>Transparente</w:t>
      </w:r>
    </w:p>
    <w:p w:rsidR="00277B80" w:rsidRDefault="00277B80" w:rsidP="00277B80">
      <w:r>
        <w:t>CANTIDAD:</w:t>
      </w:r>
      <w:r>
        <w:tab/>
      </w:r>
      <w:r>
        <w:tab/>
      </w:r>
      <w:r w:rsidR="00683A7D">
        <w:rPr>
          <w:b/>
        </w:rPr>
        <w:t>125</w:t>
      </w:r>
      <w:r>
        <w:t xml:space="preserve">     Kg.</w:t>
      </w:r>
    </w:p>
    <w:p w:rsidR="00277B80" w:rsidRDefault="00277B80" w:rsidP="00277B80">
      <w:r>
        <w:t>COLORES:</w:t>
      </w:r>
      <w:r>
        <w:tab/>
      </w:r>
      <w:r>
        <w:tab/>
        <w:t>1  (  Negro  )</w:t>
      </w:r>
    </w:p>
    <w:p w:rsidR="00277B80" w:rsidRDefault="00277B80" w:rsidP="00277B80">
      <w:r>
        <w:t>CARAS:</w:t>
      </w:r>
      <w:r>
        <w:tab/>
      </w:r>
      <w:r>
        <w:tab/>
        <w:t>1</w:t>
      </w:r>
      <w:r w:rsidR="00286C36">
        <w:t xml:space="preserve">    </w:t>
      </w:r>
      <w:r>
        <w:t xml:space="preserve">  (1 x 1 )</w:t>
      </w:r>
    </w:p>
    <w:p w:rsidR="00277B80" w:rsidRDefault="00277B80" w:rsidP="00277B80">
      <w:r>
        <w:t>BOLSA:</w:t>
      </w:r>
      <w:r>
        <w:tab/>
      </w:r>
      <w:r>
        <w:tab/>
        <w:t xml:space="preserve">60 X   60 Cms   </w:t>
      </w:r>
    </w:p>
    <w:p w:rsidR="00277B80" w:rsidRDefault="00277B80" w:rsidP="00277B80">
      <w:r>
        <w:t>RODILLO :                30</w:t>
      </w:r>
    </w:p>
    <w:p w:rsidR="00277B80" w:rsidRDefault="00277B80" w:rsidP="00277B80">
      <w:r>
        <w:t>SELLADO:</w:t>
      </w:r>
      <w:r>
        <w:tab/>
      </w:r>
      <w:r>
        <w:tab/>
        <w:t xml:space="preserve">Lateral  </w:t>
      </w:r>
    </w:p>
    <w:p w:rsidR="00277B80" w:rsidRPr="001F34F2" w:rsidRDefault="00277B80" w:rsidP="00277B80">
      <w:r w:rsidRPr="001F34F2">
        <w:t>REFERENCIA:</w:t>
      </w:r>
      <w:r w:rsidRPr="001F34F2">
        <w:tab/>
      </w:r>
      <w:r w:rsidRPr="00FA0C86">
        <w:rPr>
          <w:b/>
        </w:rPr>
        <w:t>3  IDIOMAS</w:t>
      </w:r>
      <w:r>
        <w:rPr>
          <w:b/>
        </w:rPr>
        <w:t xml:space="preserve">  WARNING </w:t>
      </w:r>
    </w:p>
    <w:p w:rsidR="00277B80" w:rsidRPr="001F34F2" w:rsidRDefault="00277B80" w:rsidP="00277B80"/>
    <w:p w:rsidR="00277B80" w:rsidRPr="001F34F2" w:rsidRDefault="00277B80" w:rsidP="00277B80">
      <w:r w:rsidRPr="001F34F2">
        <w:rPr>
          <w:b/>
        </w:rPr>
        <w:tab/>
      </w:r>
      <w:r w:rsidRPr="001F34F2">
        <w:rPr>
          <w:b/>
        </w:rPr>
        <w:tab/>
      </w:r>
      <w:r w:rsidRPr="001F34F2">
        <w:rPr>
          <w:b/>
        </w:rPr>
        <w:tab/>
      </w:r>
    </w:p>
    <w:p w:rsidR="00277B80" w:rsidRDefault="00277B80" w:rsidP="00277B80">
      <w:r>
        <w:rPr>
          <w:b/>
          <w:bCs/>
          <w:u w:val="single"/>
        </w:rPr>
        <w:t>NOTA:</w:t>
      </w:r>
      <w:r>
        <w:t xml:space="preserve">  - Los cyreles  se encuentran en su planta</w:t>
      </w:r>
    </w:p>
    <w:p w:rsidR="00277B80" w:rsidRDefault="00277B80" w:rsidP="00277B80">
      <w:pPr>
        <w:numPr>
          <w:ilvl w:val="0"/>
          <w:numId w:val="2"/>
        </w:numPr>
      </w:pPr>
      <w:r>
        <w:t>Altura y tonos según  Muestra</w:t>
      </w:r>
    </w:p>
    <w:p w:rsidR="00277B80" w:rsidRPr="00BD66B6" w:rsidRDefault="00277B80" w:rsidP="00277B80">
      <w:pPr>
        <w:numPr>
          <w:ilvl w:val="0"/>
          <w:numId w:val="2"/>
        </w:numPr>
        <w:rPr>
          <w:b/>
        </w:rPr>
      </w:pPr>
      <w:smartTag w:uri="urn:schemas-microsoft-com:office:smarttags" w:element="PersonName">
        <w:smartTagPr>
          <w:attr w:name="ProductID" w:val="PLASTICOS UNION"/>
        </w:smartTagPr>
        <w:r w:rsidRPr="00BD66B6">
          <w:rPr>
            <w:b/>
          </w:rPr>
          <w:t>PLASTICOS UNION</w:t>
        </w:r>
      </w:smartTag>
      <w:r w:rsidRPr="00BD66B6">
        <w:rPr>
          <w:b/>
        </w:rPr>
        <w:t xml:space="preserve"> ENVIA EL MATERIAL</w:t>
      </w:r>
    </w:p>
    <w:p w:rsidR="00277B80" w:rsidRDefault="00277B80" w:rsidP="00277B80">
      <w:pPr>
        <w:ind w:left="1500"/>
        <w:rPr>
          <w:b/>
        </w:rPr>
      </w:pPr>
    </w:p>
    <w:p w:rsidR="00277B80" w:rsidRDefault="00277B80" w:rsidP="00277B80">
      <w:pPr>
        <w:ind w:left="1500"/>
        <w:rPr>
          <w:b/>
        </w:rPr>
      </w:pPr>
    </w:p>
    <w:p w:rsidR="00277B80" w:rsidRPr="004E08B4" w:rsidRDefault="00277B80" w:rsidP="00277B80">
      <w:pPr>
        <w:ind w:left="1500"/>
        <w:rPr>
          <w:b/>
        </w:rPr>
      </w:pPr>
    </w:p>
    <w:p w:rsidR="00277B80" w:rsidRDefault="00277B80" w:rsidP="00277B80">
      <w:r>
        <w:t>Agradezco la atención y colaboración prestada.</w:t>
      </w:r>
    </w:p>
    <w:p w:rsidR="00277B80" w:rsidRDefault="00277B80" w:rsidP="00277B80"/>
    <w:p w:rsidR="00277B80" w:rsidRDefault="00277B80" w:rsidP="00277B80"/>
    <w:p w:rsidR="00277B80" w:rsidRDefault="00277B80" w:rsidP="00277B80">
      <w:r>
        <w:t>Cordialmente,</w:t>
      </w:r>
    </w:p>
    <w:p w:rsidR="00277B80" w:rsidRDefault="00277B80" w:rsidP="00277B80"/>
    <w:p w:rsidR="00277B80" w:rsidRDefault="00277B80" w:rsidP="00277B80"/>
    <w:p w:rsidR="00277B80" w:rsidRDefault="00277B80" w:rsidP="00277B80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277B80" w:rsidRDefault="00277B80" w:rsidP="00277B80">
      <w:r>
        <w:t>Director.</w:t>
      </w:r>
    </w:p>
    <w:p w:rsidR="00277B80" w:rsidRDefault="00277B80" w:rsidP="0036079A">
      <w:pPr>
        <w:rPr>
          <w:b/>
        </w:rPr>
      </w:pPr>
    </w:p>
    <w:p w:rsidR="00222649" w:rsidRDefault="00222649" w:rsidP="0036079A">
      <w:pPr>
        <w:rPr>
          <w:b/>
        </w:rPr>
      </w:pPr>
    </w:p>
    <w:p w:rsidR="00222649" w:rsidRDefault="00222649" w:rsidP="0036079A">
      <w:pPr>
        <w:rPr>
          <w:b/>
        </w:rPr>
      </w:pPr>
    </w:p>
    <w:p w:rsidR="00222649" w:rsidRDefault="00222649" w:rsidP="0036079A">
      <w:pPr>
        <w:rPr>
          <w:b/>
        </w:rPr>
      </w:pPr>
    </w:p>
    <w:p w:rsidR="00222649" w:rsidRDefault="00222649" w:rsidP="0036079A">
      <w:pPr>
        <w:rPr>
          <w:b/>
        </w:rPr>
      </w:pPr>
    </w:p>
    <w:p w:rsidR="00222649" w:rsidRDefault="00222649" w:rsidP="0036079A">
      <w:pPr>
        <w:rPr>
          <w:b/>
        </w:rPr>
      </w:pPr>
    </w:p>
    <w:p w:rsidR="00222649" w:rsidRDefault="00222649" w:rsidP="00222649">
      <w:pPr>
        <w:rPr>
          <w:b/>
        </w:rPr>
      </w:pPr>
    </w:p>
    <w:p w:rsidR="00222649" w:rsidRDefault="00222649" w:rsidP="00222649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222649" w:rsidRDefault="00222649" w:rsidP="00222649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222649" w:rsidRDefault="00222649" w:rsidP="00222649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222649" w:rsidRDefault="00222649" w:rsidP="00222649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222649" w:rsidRDefault="00222649" w:rsidP="00222649">
      <w:pPr>
        <w:pStyle w:val="Ttulo1"/>
      </w:pPr>
    </w:p>
    <w:p w:rsidR="00222649" w:rsidRDefault="00222649" w:rsidP="00222649">
      <w:pPr>
        <w:pStyle w:val="Ttulo1"/>
      </w:pPr>
      <w:r>
        <w:t>ORDEN DE TRABAJO     N°      05761</w:t>
      </w:r>
    </w:p>
    <w:p w:rsidR="00222649" w:rsidRDefault="00222649" w:rsidP="00222649"/>
    <w:p w:rsidR="00222649" w:rsidRDefault="00222649" w:rsidP="00222649">
      <w:r>
        <w:t>FECHA:</w:t>
      </w:r>
      <w:r>
        <w:tab/>
        <w:t>Medellín,  Noviembre  30   de 2009</w:t>
      </w:r>
    </w:p>
    <w:p w:rsidR="00222649" w:rsidRDefault="00222649" w:rsidP="00222649">
      <w:r>
        <w:t>PARA:</w:t>
      </w:r>
      <w:r>
        <w:tab/>
      </w:r>
      <w:r>
        <w:tab/>
        <w:t>PLÁSTICOS DARMA</w:t>
      </w:r>
    </w:p>
    <w:p w:rsidR="00222649" w:rsidRDefault="00222649" w:rsidP="00222649">
      <w:r>
        <w:t>ATENCIÓN:</w:t>
      </w:r>
      <w:r>
        <w:tab/>
        <w:t>Sr. Darío Jaramillo</w:t>
      </w:r>
    </w:p>
    <w:p w:rsidR="00222649" w:rsidRDefault="00222649" w:rsidP="00222649">
      <w:r>
        <w:tab/>
      </w:r>
      <w:r>
        <w:tab/>
        <w:t>Gerente.</w:t>
      </w:r>
    </w:p>
    <w:p w:rsidR="00222649" w:rsidRDefault="00222649" w:rsidP="00222649"/>
    <w:p w:rsidR="00222649" w:rsidRDefault="00222649" w:rsidP="00222649">
      <w:r>
        <w:t>Apreciado Don Darío:</w:t>
      </w:r>
    </w:p>
    <w:p w:rsidR="00222649" w:rsidRDefault="00222649" w:rsidP="00222649"/>
    <w:p w:rsidR="00222649" w:rsidRDefault="00222649" w:rsidP="00222649">
      <w:r>
        <w:t>Con la presente estamos solicitando el siguiente Material   :</w:t>
      </w:r>
    </w:p>
    <w:p w:rsidR="00222649" w:rsidRDefault="00222649" w:rsidP="00222649"/>
    <w:p w:rsidR="00222649" w:rsidRDefault="00222649" w:rsidP="00222649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222649" w:rsidRDefault="00222649" w:rsidP="00222649">
      <w:pPr>
        <w:rPr>
          <w:b/>
          <w:bCs/>
          <w:u w:val="single"/>
        </w:rPr>
      </w:pPr>
    </w:p>
    <w:p w:rsidR="00222649" w:rsidRDefault="00222649" w:rsidP="00222649">
      <w:r>
        <w:t>MATERIAL:</w:t>
      </w:r>
      <w:r>
        <w:tab/>
      </w:r>
      <w:r>
        <w:tab/>
        <w:t>Polietileno Alta Densidad Pigmentado BLANCO Tubular.</w:t>
      </w:r>
    </w:p>
    <w:p w:rsidR="00222649" w:rsidRDefault="00222649" w:rsidP="00222649">
      <w:r>
        <w:t>MEDIDA:</w:t>
      </w:r>
      <w:r>
        <w:tab/>
      </w:r>
      <w:r>
        <w:tab/>
      </w:r>
      <w:r w:rsidRPr="00657B35">
        <w:rPr>
          <w:b/>
        </w:rPr>
        <w:t>50  Cms</w:t>
      </w:r>
      <w:r>
        <w:t>.</w:t>
      </w:r>
    </w:p>
    <w:p w:rsidR="00222649" w:rsidRPr="005660D5" w:rsidRDefault="00222649" w:rsidP="00222649">
      <w:pPr>
        <w:rPr>
          <w:b/>
          <w:bCs/>
        </w:rPr>
      </w:pPr>
      <w:r>
        <w:t>CALIBRE:</w:t>
      </w:r>
      <w:r>
        <w:tab/>
      </w:r>
      <w:r>
        <w:tab/>
      </w:r>
      <w:r w:rsidRPr="005660D5">
        <w:rPr>
          <w:b/>
        </w:rPr>
        <w:t xml:space="preserve">2.5 </w:t>
      </w:r>
      <w:r w:rsidRPr="005660D5">
        <w:rPr>
          <w:b/>
          <w:bCs/>
        </w:rPr>
        <w:t xml:space="preserve">  ”</w:t>
      </w:r>
    </w:p>
    <w:p w:rsidR="00222649" w:rsidRDefault="00222649" w:rsidP="00222649">
      <w:r>
        <w:t>COLOR:</w:t>
      </w:r>
      <w:r>
        <w:tab/>
      </w:r>
      <w:r>
        <w:tab/>
        <w:t>BLANCO  ( Según muestra  )</w:t>
      </w:r>
    </w:p>
    <w:p w:rsidR="00222649" w:rsidRDefault="00222649" w:rsidP="00222649">
      <w:r>
        <w:t>TRATADO:</w:t>
      </w:r>
      <w:r>
        <w:tab/>
      </w:r>
      <w:r>
        <w:tab/>
        <w:t>2 Caras.</w:t>
      </w:r>
    </w:p>
    <w:p w:rsidR="00222649" w:rsidRDefault="00222649" w:rsidP="00222649">
      <w:r>
        <w:t>CANTIDAD:</w:t>
      </w:r>
      <w:r>
        <w:tab/>
      </w:r>
      <w:r>
        <w:tab/>
      </w:r>
      <w:r w:rsidR="006E54C4">
        <w:rPr>
          <w:b/>
        </w:rPr>
        <w:t>480</w:t>
      </w:r>
      <w:r>
        <w:rPr>
          <w:b/>
        </w:rPr>
        <w:t xml:space="preserve"> </w:t>
      </w:r>
      <w:r>
        <w:t xml:space="preserve">   Kg.</w:t>
      </w:r>
    </w:p>
    <w:p w:rsidR="00222649" w:rsidRDefault="00222649" w:rsidP="00222649">
      <w:r>
        <w:t>REFERENCIA:</w:t>
      </w:r>
      <w:r>
        <w:tab/>
      </w:r>
      <w:r w:rsidRPr="008970C3">
        <w:rPr>
          <w:b/>
        </w:rPr>
        <w:t>PLASTIQUIMICA GRANDE</w:t>
      </w:r>
    </w:p>
    <w:p w:rsidR="00222649" w:rsidRDefault="00222649" w:rsidP="00222649">
      <w:r>
        <w:t>COLORES:</w:t>
      </w:r>
      <w:r>
        <w:tab/>
      </w:r>
      <w:r>
        <w:tab/>
        <w:t>2 ( Gris -  Rojo)</w:t>
      </w:r>
    </w:p>
    <w:p w:rsidR="00222649" w:rsidRDefault="00222649" w:rsidP="00222649">
      <w:r>
        <w:t>CARAS:</w:t>
      </w:r>
      <w:r>
        <w:tab/>
      </w:r>
      <w:r>
        <w:tab/>
        <w:t>2</w:t>
      </w:r>
    </w:p>
    <w:p w:rsidR="00222649" w:rsidRDefault="00222649" w:rsidP="00222649">
      <w:r>
        <w:t>REPETICIÓN:</w:t>
      </w:r>
      <w:r>
        <w:tab/>
        <w:t>Continua</w:t>
      </w:r>
    </w:p>
    <w:p w:rsidR="00222649" w:rsidRDefault="00222649" w:rsidP="00222649">
      <w:r>
        <w:t>RODILLO:</w:t>
      </w:r>
      <w:r>
        <w:tab/>
      </w:r>
      <w:r>
        <w:tab/>
        <w:t>38</w:t>
      </w:r>
    </w:p>
    <w:p w:rsidR="00222649" w:rsidRPr="003B158B" w:rsidRDefault="00222649" w:rsidP="00222649">
      <w:pPr>
        <w:rPr>
          <w:b/>
        </w:rPr>
      </w:pPr>
      <w:r>
        <w:t>BOLSA:</w:t>
      </w:r>
      <w:r>
        <w:tab/>
      </w:r>
      <w:r>
        <w:tab/>
      </w:r>
      <w:r w:rsidRPr="003B158B">
        <w:rPr>
          <w:b/>
        </w:rPr>
        <w:t>50 x 190  cms</w:t>
      </w:r>
    </w:p>
    <w:p w:rsidR="00222649" w:rsidRDefault="00222649" w:rsidP="00222649">
      <w:r>
        <w:t>SELLADO:</w:t>
      </w:r>
      <w:r>
        <w:tab/>
      </w:r>
      <w:r>
        <w:tab/>
        <w:t>Para selle de Fondo.</w:t>
      </w:r>
    </w:p>
    <w:p w:rsidR="00222649" w:rsidRDefault="00222649" w:rsidP="00222649"/>
    <w:p w:rsidR="00222649" w:rsidRDefault="00222649" w:rsidP="00222649"/>
    <w:p w:rsidR="00222649" w:rsidRDefault="00222649" w:rsidP="00222649">
      <w:r>
        <w:rPr>
          <w:b/>
          <w:bCs/>
          <w:u w:val="single"/>
        </w:rPr>
        <w:t>NOTA:</w:t>
      </w:r>
      <w:r>
        <w:t xml:space="preserve">  * Los cyreles   Se encuentran en su planta</w:t>
      </w:r>
    </w:p>
    <w:p w:rsidR="00222649" w:rsidRDefault="00222649" w:rsidP="00222649">
      <w:pPr>
        <w:numPr>
          <w:ilvl w:val="0"/>
          <w:numId w:val="1"/>
        </w:numPr>
      </w:pPr>
      <w:r>
        <w:t>Se envían muestra física  para tonos , alturas  y pigmentacion</w:t>
      </w:r>
    </w:p>
    <w:p w:rsidR="00222649" w:rsidRDefault="00222649" w:rsidP="00222649">
      <w:pPr>
        <w:ind w:left="885"/>
      </w:pPr>
    </w:p>
    <w:p w:rsidR="00222649" w:rsidRPr="00315AED" w:rsidRDefault="00222649" w:rsidP="00222649">
      <w:pPr>
        <w:numPr>
          <w:ilvl w:val="0"/>
          <w:numId w:val="1"/>
        </w:numPr>
      </w:pPr>
      <w:r w:rsidRPr="00393DAD">
        <w:rPr>
          <w:b/>
          <w:u w:val="single"/>
        </w:rPr>
        <w:t>Utilizar tinta negra</w:t>
      </w:r>
      <w:r>
        <w:t xml:space="preserve"> </w:t>
      </w:r>
      <w:r w:rsidRPr="00393DAD">
        <w:rPr>
          <w:b/>
          <w:u w:val="single"/>
        </w:rPr>
        <w:t>ANTIGRASA</w:t>
      </w:r>
    </w:p>
    <w:p w:rsidR="00222649" w:rsidRDefault="00222649" w:rsidP="00222649">
      <w:pPr>
        <w:ind w:left="885"/>
      </w:pPr>
    </w:p>
    <w:p w:rsidR="00222649" w:rsidRPr="0098114D" w:rsidRDefault="00222649" w:rsidP="00222649">
      <w:pPr>
        <w:rPr>
          <w:b/>
          <w:u w:val="single"/>
        </w:rPr>
      </w:pPr>
    </w:p>
    <w:p w:rsidR="00222649" w:rsidRDefault="00222649" w:rsidP="00222649">
      <w:r>
        <w:t>Agradezco la atención y colaboración prestada.</w:t>
      </w:r>
    </w:p>
    <w:p w:rsidR="00222649" w:rsidRDefault="00222649" w:rsidP="00222649"/>
    <w:p w:rsidR="00222649" w:rsidRDefault="00222649" w:rsidP="00222649"/>
    <w:p w:rsidR="00222649" w:rsidRDefault="00222649" w:rsidP="00222649">
      <w:r>
        <w:t>Cordialmente,</w:t>
      </w:r>
    </w:p>
    <w:p w:rsidR="00222649" w:rsidRDefault="00222649" w:rsidP="00222649"/>
    <w:p w:rsidR="00222649" w:rsidRDefault="00222649" w:rsidP="00222649"/>
    <w:p w:rsidR="00222649" w:rsidRDefault="00222649" w:rsidP="00222649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222649" w:rsidRDefault="00222649" w:rsidP="00222649">
      <w:pPr>
        <w:tabs>
          <w:tab w:val="left" w:pos="1980"/>
        </w:tabs>
      </w:pPr>
      <w:r>
        <w:t>Director.</w:t>
      </w:r>
    </w:p>
    <w:p w:rsidR="00222649" w:rsidRDefault="00222649" w:rsidP="0036079A">
      <w:pPr>
        <w:rPr>
          <w:b/>
        </w:rPr>
      </w:pPr>
    </w:p>
    <w:p w:rsidR="00403740" w:rsidRDefault="00403740" w:rsidP="0036079A">
      <w:pPr>
        <w:rPr>
          <w:b/>
        </w:rPr>
      </w:pPr>
    </w:p>
    <w:p w:rsidR="00403740" w:rsidRDefault="00403740" w:rsidP="0036079A">
      <w:pPr>
        <w:rPr>
          <w:b/>
        </w:rPr>
      </w:pPr>
    </w:p>
    <w:p w:rsidR="00403740" w:rsidRDefault="00403740" w:rsidP="00403740">
      <w:pPr>
        <w:rPr>
          <w:b/>
        </w:rPr>
      </w:pPr>
    </w:p>
    <w:p w:rsidR="00403740" w:rsidRDefault="00403740" w:rsidP="00403740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403740" w:rsidRDefault="00403740" w:rsidP="00403740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403740" w:rsidRDefault="00403740" w:rsidP="00403740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403740" w:rsidRDefault="00403740" w:rsidP="00403740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403740" w:rsidRDefault="00403740" w:rsidP="00403740"/>
    <w:p w:rsidR="00403740" w:rsidRDefault="00403740" w:rsidP="00403740">
      <w:pPr>
        <w:pStyle w:val="Ttulo1"/>
      </w:pPr>
      <w:r>
        <w:t>ORDEN DE TRABAJO   N°      05762</w:t>
      </w:r>
    </w:p>
    <w:p w:rsidR="00403740" w:rsidRDefault="00403740" w:rsidP="00403740"/>
    <w:p w:rsidR="00403740" w:rsidRDefault="00403740" w:rsidP="00403740">
      <w:r>
        <w:t>FECHA:</w:t>
      </w:r>
      <w:r>
        <w:tab/>
        <w:t>Medellín, Noviembre  30    de 2009</w:t>
      </w:r>
    </w:p>
    <w:p w:rsidR="00403740" w:rsidRDefault="00403740" w:rsidP="00403740">
      <w:r>
        <w:t>PARA:</w:t>
      </w:r>
      <w:r>
        <w:tab/>
      </w:r>
      <w:r>
        <w:tab/>
        <w:t>PLÁSTICOS DARMA</w:t>
      </w:r>
    </w:p>
    <w:p w:rsidR="00403740" w:rsidRDefault="00403740" w:rsidP="00403740">
      <w:r>
        <w:t>ATENCIÓN:</w:t>
      </w:r>
      <w:r>
        <w:tab/>
        <w:t>Sr. Darío Jaramillo</w:t>
      </w:r>
    </w:p>
    <w:p w:rsidR="00403740" w:rsidRDefault="00403740" w:rsidP="00403740">
      <w:r>
        <w:tab/>
      </w:r>
      <w:r>
        <w:tab/>
        <w:t>Gerente.</w:t>
      </w:r>
    </w:p>
    <w:p w:rsidR="00403740" w:rsidRDefault="00403740" w:rsidP="00403740"/>
    <w:p w:rsidR="00403740" w:rsidRDefault="00403740" w:rsidP="00403740">
      <w:r>
        <w:t>Apreciado Don Darío:</w:t>
      </w:r>
    </w:p>
    <w:p w:rsidR="00403740" w:rsidRDefault="00403740" w:rsidP="00403740"/>
    <w:p w:rsidR="00403740" w:rsidRDefault="00403740" w:rsidP="00403740">
      <w:r>
        <w:t>Con la presente estamos solicitando el siguiente Material   :</w:t>
      </w:r>
    </w:p>
    <w:p w:rsidR="00403740" w:rsidRDefault="00403740" w:rsidP="00403740"/>
    <w:p w:rsidR="00403740" w:rsidRDefault="00403740" w:rsidP="00403740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403740" w:rsidRDefault="00403740" w:rsidP="00403740">
      <w:pPr>
        <w:rPr>
          <w:b/>
          <w:bCs/>
          <w:u w:val="single"/>
        </w:rPr>
      </w:pPr>
      <w:r>
        <w:rPr>
          <w:b/>
          <w:bCs/>
        </w:rPr>
        <w:tab/>
      </w:r>
    </w:p>
    <w:p w:rsidR="00403740" w:rsidRDefault="00403740" w:rsidP="00403740">
      <w:r>
        <w:t>MATERIAL:</w:t>
      </w:r>
      <w:r>
        <w:tab/>
      </w:r>
      <w:r>
        <w:tab/>
        <w:t>Polietileno Alta Densidad Pigmentado BLANCO Tubular.</w:t>
      </w:r>
    </w:p>
    <w:p w:rsidR="00403740" w:rsidRDefault="00403740" w:rsidP="00403740">
      <w:r>
        <w:t>MEDIDA:</w:t>
      </w:r>
      <w:r>
        <w:tab/>
      </w:r>
      <w:r>
        <w:tab/>
      </w:r>
      <w:r w:rsidRPr="00444F82">
        <w:rPr>
          <w:b/>
        </w:rPr>
        <w:t>43  Cms</w:t>
      </w:r>
      <w:r>
        <w:t>.</w:t>
      </w:r>
    </w:p>
    <w:p w:rsidR="00403740" w:rsidRPr="005C3173" w:rsidRDefault="00403740" w:rsidP="00403740">
      <w:pPr>
        <w:rPr>
          <w:b/>
          <w:bCs/>
        </w:rPr>
      </w:pPr>
      <w:r>
        <w:t>CALIBRE:</w:t>
      </w:r>
      <w:r>
        <w:tab/>
      </w:r>
      <w:r>
        <w:tab/>
      </w:r>
      <w:r w:rsidRPr="005C3173">
        <w:rPr>
          <w:b/>
        </w:rPr>
        <w:t xml:space="preserve">2.5 </w:t>
      </w:r>
      <w:r w:rsidRPr="005C3173">
        <w:rPr>
          <w:b/>
          <w:bCs/>
        </w:rPr>
        <w:t xml:space="preserve">  ”</w:t>
      </w:r>
    </w:p>
    <w:p w:rsidR="00403740" w:rsidRDefault="00403740" w:rsidP="00403740">
      <w:r>
        <w:t>COLOR:</w:t>
      </w:r>
      <w:r>
        <w:tab/>
      </w:r>
      <w:r>
        <w:tab/>
        <w:t>BLANCO  ( Según muestra  )</w:t>
      </w:r>
    </w:p>
    <w:p w:rsidR="00403740" w:rsidRDefault="00403740" w:rsidP="00403740">
      <w:r>
        <w:t>TRATADO:</w:t>
      </w:r>
      <w:r>
        <w:tab/>
      </w:r>
      <w:r>
        <w:tab/>
        <w:t>2 Caras.</w:t>
      </w:r>
    </w:p>
    <w:p w:rsidR="00403740" w:rsidRDefault="00403740" w:rsidP="00403740">
      <w:pPr>
        <w:rPr>
          <w:b/>
          <w:bCs/>
        </w:rPr>
      </w:pPr>
      <w:r>
        <w:t>CANTIDAD:</w:t>
      </w:r>
      <w:r>
        <w:tab/>
      </w:r>
      <w:r>
        <w:tab/>
      </w:r>
      <w:r w:rsidR="00943346">
        <w:rPr>
          <w:b/>
        </w:rPr>
        <w:t>270</w:t>
      </w:r>
      <w:r>
        <w:rPr>
          <w:b/>
        </w:rPr>
        <w:t xml:space="preserve">  </w:t>
      </w:r>
      <w:r w:rsidR="003F3B97">
        <w:t xml:space="preserve">   Kg</w:t>
      </w:r>
    </w:p>
    <w:p w:rsidR="00403740" w:rsidRDefault="00403740" w:rsidP="00403740">
      <w:r>
        <w:t>REFERENCIA:</w:t>
      </w:r>
      <w:r>
        <w:tab/>
      </w:r>
      <w:r>
        <w:rPr>
          <w:b/>
        </w:rPr>
        <w:t>PLASTIQUIMICA   MEDIANA</w:t>
      </w:r>
    </w:p>
    <w:p w:rsidR="00403740" w:rsidRDefault="00403740" w:rsidP="00403740">
      <w:r>
        <w:t>COLORES:</w:t>
      </w:r>
      <w:r>
        <w:tab/>
      </w:r>
      <w:r>
        <w:tab/>
        <w:t>2 ( Gris -  Rojo)</w:t>
      </w:r>
    </w:p>
    <w:p w:rsidR="00403740" w:rsidRDefault="00403740" w:rsidP="00403740">
      <w:r>
        <w:t>CARAS:</w:t>
      </w:r>
      <w:r>
        <w:tab/>
      </w:r>
      <w:r>
        <w:tab/>
        <w:t>2</w:t>
      </w:r>
    </w:p>
    <w:p w:rsidR="00403740" w:rsidRDefault="00403740" w:rsidP="00403740">
      <w:r>
        <w:t>REPETICIÓN:</w:t>
      </w:r>
      <w:r>
        <w:tab/>
        <w:t>Continua</w:t>
      </w:r>
    </w:p>
    <w:p w:rsidR="00403740" w:rsidRDefault="00403740" w:rsidP="00403740">
      <w:r>
        <w:t>RODILLO:</w:t>
      </w:r>
      <w:r>
        <w:tab/>
      </w:r>
      <w:r>
        <w:tab/>
        <w:t>38</w:t>
      </w:r>
    </w:p>
    <w:p w:rsidR="00403740" w:rsidRDefault="00403740" w:rsidP="00403740">
      <w:r>
        <w:t>BOLSA:</w:t>
      </w:r>
      <w:r>
        <w:tab/>
      </w:r>
      <w:r>
        <w:tab/>
      </w:r>
      <w:r w:rsidRPr="003B158B">
        <w:rPr>
          <w:b/>
        </w:rPr>
        <w:t>43 x  190  cms</w:t>
      </w:r>
    </w:p>
    <w:p w:rsidR="00403740" w:rsidRDefault="00403740" w:rsidP="00403740">
      <w:r>
        <w:t>SELLADO:</w:t>
      </w:r>
      <w:r>
        <w:tab/>
      </w:r>
      <w:r>
        <w:tab/>
        <w:t>Para selle de Fondo.</w:t>
      </w:r>
    </w:p>
    <w:p w:rsidR="00403740" w:rsidRDefault="00403740" w:rsidP="00403740"/>
    <w:p w:rsidR="00403740" w:rsidRDefault="00403740" w:rsidP="00403740"/>
    <w:p w:rsidR="00403740" w:rsidRDefault="00403740" w:rsidP="00403740">
      <w:r>
        <w:rPr>
          <w:b/>
          <w:bCs/>
          <w:u w:val="single"/>
        </w:rPr>
        <w:t>NOTA:</w:t>
      </w:r>
      <w:r>
        <w:t xml:space="preserve">  * Los cyreles   Se encuentran en su planta</w:t>
      </w:r>
    </w:p>
    <w:p w:rsidR="00403740" w:rsidRDefault="00403740" w:rsidP="00403740">
      <w:pPr>
        <w:numPr>
          <w:ilvl w:val="0"/>
          <w:numId w:val="1"/>
        </w:numPr>
      </w:pPr>
      <w:r>
        <w:t>Se envían muestra física  para tonos , alturas  y pigmentacion</w:t>
      </w:r>
    </w:p>
    <w:p w:rsidR="00403740" w:rsidRDefault="00403740" w:rsidP="00403740">
      <w:pPr>
        <w:ind w:left="885"/>
      </w:pPr>
    </w:p>
    <w:p w:rsidR="00403740" w:rsidRPr="00315AED" w:rsidRDefault="00403740" w:rsidP="00403740">
      <w:pPr>
        <w:numPr>
          <w:ilvl w:val="0"/>
          <w:numId w:val="1"/>
        </w:numPr>
      </w:pPr>
      <w:r w:rsidRPr="00393DAD">
        <w:rPr>
          <w:b/>
          <w:u w:val="single"/>
        </w:rPr>
        <w:t>Utilizar tinta negra</w:t>
      </w:r>
      <w:r>
        <w:t xml:space="preserve">   </w:t>
      </w:r>
      <w:r w:rsidRPr="00393DAD">
        <w:rPr>
          <w:b/>
          <w:u w:val="single"/>
        </w:rPr>
        <w:t>ANTIGRASA</w:t>
      </w:r>
    </w:p>
    <w:p w:rsidR="00403740" w:rsidRDefault="00403740" w:rsidP="00403740"/>
    <w:p w:rsidR="00403740" w:rsidRPr="0098114D" w:rsidRDefault="00403740" w:rsidP="00403740">
      <w:pPr>
        <w:rPr>
          <w:b/>
          <w:u w:val="single"/>
        </w:rPr>
      </w:pPr>
    </w:p>
    <w:p w:rsidR="00403740" w:rsidRDefault="00403740" w:rsidP="00403740">
      <w:r>
        <w:t>Agradezco la atención y colaboración prestada.</w:t>
      </w:r>
    </w:p>
    <w:p w:rsidR="00403740" w:rsidRDefault="00403740" w:rsidP="00403740"/>
    <w:p w:rsidR="00403740" w:rsidRDefault="00403740" w:rsidP="00403740">
      <w:r>
        <w:t>Cordialmente,</w:t>
      </w:r>
    </w:p>
    <w:p w:rsidR="00403740" w:rsidRDefault="00403740" w:rsidP="00403740"/>
    <w:p w:rsidR="00403740" w:rsidRPr="008D4091" w:rsidRDefault="00403740" w:rsidP="00403740">
      <w:pPr>
        <w:rPr>
          <w:b/>
        </w:rPr>
      </w:pPr>
    </w:p>
    <w:p w:rsidR="00403740" w:rsidRDefault="00403740" w:rsidP="00403740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403740" w:rsidRDefault="00403740" w:rsidP="00403740">
      <w:r>
        <w:t>Director.</w:t>
      </w:r>
    </w:p>
    <w:p w:rsidR="00403740" w:rsidRDefault="00403740" w:rsidP="00403740"/>
    <w:p w:rsidR="00403740" w:rsidRDefault="00403740" w:rsidP="0036079A">
      <w:pPr>
        <w:rPr>
          <w:b/>
        </w:rPr>
      </w:pPr>
    </w:p>
    <w:p w:rsidR="004F7112" w:rsidRDefault="004F7112" w:rsidP="0036079A">
      <w:pPr>
        <w:rPr>
          <w:b/>
        </w:rPr>
      </w:pPr>
    </w:p>
    <w:p w:rsidR="004F7112" w:rsidRDefault="004F7112" w:rsidP="004F7112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4F7112" w:rsidRDefault="004F7112" w:rsidP="004F7112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4F7112" w:rsidRDefault="004F7112" w:rsidP="004F7112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4F7112" w:rsidRDefault="004F7112" w:rsidP="004F7112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4F7112" w:rsidRDefault="004F7112" w:rsidP="004F7112">
      <w:pPr>
        <w:rPr>
          <w:b/>
          <w:bCs/>
        </w:rPr>
      </w:pPr>
    </w:p>
    <w:p w:rsidR="004F7112" w:rsidRDefault="004F7112" w:rsidP="004F7112"/>
    <w:p w:rsidR="004F7112" w:rsidRDefault="004F7112" w:rsidP="004F7112">
      <w:pPr>
        <w:pStyle w:val="Ttulo1"/>
      </w:pPr>
      <w:r>
        <w:t>ORDEN</w:t>
      </w:r>
      <w:r w:rsidR="0041074B">
        <w:t xml:space="preserve"> </w:t>
      </w:r>
      <w:r>
        <w:t xml:space="preserve"> DE TRABAJO   N°      05759</w:t>
      </w:r>
    </w:p>
    <w:p w:rsidR="004F7112" w:rsidRDefault="004F7112" w:rsidP="004F7112"/>
    <w:p w:rsidR="004F7112" w:rsidRDefault="004F7112" w:rsidP="004F7112">
      <w:r>
        <w:t xml:space="preserve"> </w:t>
      </w:r>
    </w:p>
    <w:p w:rsidR="004F7112" w:rsidRDefault="004F7112" w:rsidP="004F7112">
      <w:r>
        <w:t>FECHA:</w:t>
      </w:r>
      <w:r>
        <w:tab/>
        <w:t>Medellín, Noviembre  30    de 2009</w:t>
      </w:r>
    </w:p>
    <w:p w:rsidR="004F7112" w:rsidRDefault="004F7112" w:rsidP="004F7112">
      <w:r>
        <w:t>PARA:</w:t>
      </w:r>
      <w:r>
        <w:tab/>
      </w:r>
      <w:r>
        <w:tab/>
        <w:t>PLÁSTICOS DARMA</w:t>
      </w:r>
    </w:p>
    <w:p w:rsidR="004F7112" w:rsidRDefault="004F7112" w:rsidP="004F7112">
      <w:r>
        <w:t>ATENCIÓN:</w:t>
      </w:r>
      <w:r>
        <w:tab/>
        <w:t>Sr. Darío Jaramillo</w:t>
      </w:r>
    </w:p>
    <w:p w:rsidR="004F7112" w:rsidRDefault="004F7112" w:rsidP="004F7112">
      <w:r>
        <w:tab/>
      </w:r>
      <w:r>
        <w:tab/>
        <w:t>Gerente.</w:t>
      </w:r>
    </w:p>
    <w:p w:rsidR="004F7112" w:rsidRDefault="004F7112" w:rsidP="004F7112"/>
    <w:p w:rsidR="004F7112" w:rsidRDefault="004F7112" w:rsidP="004F7112"/>
    <w:p w:rsidR="004F7112" w:rsidRDefault="004F7112" w:rsidP="004F7112">
      <w:r>
        <w:t>Apreciado Don Darío:</w:t>
      </w:r>
    </w:p>
    <w:p w:rsidR="004F7112" w:rsidRDefault="004F7112" w:rsidP="004F7112"/>
    <w:p w:rsidR="004F7112" w:rsidRDefault="004F7112" w:rsidP="004F7112">
      <w:r>
        <w:t>Con la presente estamos solicitando el siguiente Servicio de Impresión :</w:t>
      </w:r>
    </w:p>
    <w:p w:rsidR="004F7112" w:rsidRDefault="004F7112" w:rsidP="004F7112"/>
    <w:p w:rsidR="004F7112" w:rsidRDefault="004F7112" w:rsidP="004F7112">
      <w:r>
        <w:t>MATERIAL:</w:t>
      </w:r>
      <w:r>
        <w:tab/>
      </w:r>
      <w:r>
        <w:tab/>
        <w:t>P.P Lamina 40  Cms.</w:t>
      </w:r>
    </w:p>
    <w:p w:rsidR="004F7112" w:rsidRDefault="004F7112" w:rsidP="004F7112">
      <w:r>
        <w:t>CALIBRE:</w:t>
      </w:r>
      <w:r>
        <w:tab/>
      </w:r>
      <w:r>
        <w:tab/>
        <w:t>1.50 “</w:t>
      </w:r>
    </w:p>
    <w:p w:rsidR="004F7112" w:rsidRDefault="004F2090" w:rsidP="004F7112">
      <w:r>
        <w:t>CANTIDAD:</w:t>
      </w:r>
      <w:r>
        <w:tab/>
      </w:r>
      <w:r>
        <w:tab/>
        <w:t>16</w:t>
      </w:r>
      <w:r w:rsidR="004F7112">
        <w:t>0   Kg.</w:t>
      </w:r>
    </w:p>
    <w:p w:rsidR="004F7112" w:rsidRDefault="004F7112" w:rsidP="004F7112">
      <w:r>
        <w:t>REFERENCIA:</w:t>
      </w:r>
      <w:r>
        <w:tab/>
      </w:r>
      <w:r w:rsidRPr="00D25481">
        <w:rPr>
          <w:b/>
        </w:rPr>
        <w:t>PHYSALIS   CARIBEAN</w:t>
      </w:r>
      <w:r>
        <w:t xml:space="preserve"> </w:t>
      </w:r>
    </w:p>
    <w:p w:rsidR="004F7112" w:rsidRDefault="004F7112" w:rsidP="004F7112">
      <w:r>
        <w:t>REPETICIÓN:</w:t>
      </w:r>
      <w:r>
        <w:tab/>
        <w:t>16   Cms.</w:t>
      </w:r>
    </w:p>
    <w:p w:rsidR="004F7112" w:rsidRDefault="004F7112" w:rsidP="004F7112">
      <w:r>
        <w:t xml:space="preserve">RODILLO  : </w:t>
      </w:r>
      <w:r>
        <w:tab/>
      </w:r>
      <w:r>
        <w:tab/>
        <w:t>32</w:t>
      </w:r>
    </w:p>
    <w:p w:rsidR="004F7112" w:rsidRDefault="004F7112" w:rsidP="004F7112">
      <w:r>
        <w:t>IMPRESIÓN:</w:t>
      </w:r>
      <w:r>
        <w:tab/>
      </w:r>
      <w:r>
        <w:tab/>
        <w:t>2 Caras</w:t>
      </w:r>
    </w:p>
    <w:p w:rsidR="004F7112" w:rsidRDefault="004F7112" w:rsidP="004F7112">
      <w:r>
        <w:t>COLORES:</w:t>
      </w:r>
      <w:r>
        <w:tab/>
      </w:r>
      <w:r>
        <w:tab/>
        <w:t>5 ( blanco-negro-amarillo-azul-verde )   según muestra.</w:t>
      </w:r>
    </w:p>
    <w:p w:rsidR="004F7112" w:rsidRDefault="004F7112" w:rsidP="004F7112">
      <w:r>
        <w:t>BOLSA:</w:t>
      </w:r>
      <w:r>
        <w:tab/>
      </w:r>
      <w:r>
        <w:tab/>
        <w:t>16 x 20  Cms.</w:t>
      </w:r>
    </w:p>
    <w:p w:rsidR="004F7112" w:rsidRDefault="004F7112" w:rsidP="004F7112"/>
    <w:p w:rsidR="004F7112" w:rsidRDefault="004F7112" w:rsidP="004F7112"/>
    <w:p w:rsidR="004F7112" w:rsidRDefault="004F7112" w:rsidP="004F7112">
      <w:r w:rsidRPr="00912A9F">
        <w:rPr>
          <w:b/>
          <w:u w:val="single"/>
        </w:rPr>
        <w:t>NOTA</w:t>
      </w:r>
      <w:r>
        <w:t>:  -  Cyreles en su planta</w:t>
      </w:r>
    </w:p>
    <w:p w:rsidR="004F7112" w:rsidRDefault="004F7112" w:rsidP="004F7112">
      <w:pPr>
        <w:numPr>
          <w:ilvl w:val="0"/>
          <w:numId w:val="2"/>
        </w:numPr>
      </w:pPr>
      <w:r>
        <w:t xml:space="preserve">Se  envia el material de PP en </w:t>
      </w:r>
      <w:r w:rsidRPr="00D25481">
        <w:rPr>
          <w:b/>
        </w:rPr>
        <w:t>lamina de 40  cms</w:t>
      </w:r>
    </w:p>
    <w:p w:rsidR="004F7112" w:rsidRDefault="004F7112" w:rsidP="004F7112">
      <w:pPr>
        <w:numPr>
          <w:ilvl w:val="0"/>
          <w:numId w:val="2"/>
        </w:numPr>
      </w:pPr>
      <w:r>
        <w:t>Producir igual a la ultima impresion</w:t>
      </w:r>
    </w:p>
    <w:p w:rsidR="004F7112" w:rsidRDefault="004F7112" w:rsidP="004F7112">
      <w:pPr>
        <w:pStyle w:val="Ttulo4"/>
      </w:pPr>
    </w:p>
    <w:p w:rsidR="004F7112" w:rsidRPr="00D25481" w:rsidRDefault="004F7112" w:rsidP="004F7112"/>
    <w:p w:rsidR="004F7112" w:rsidRDefault="004F7112" w:rsidP="004F7112"/>
    <w:p w:rsidR="004F7112" w:rsidRDefault="004F7112" w:rsidP="004F7112">
      <w:r>
        <w:t>Agradezco la atención y colaboración prestada.</w:t>
      </w:r>
    </w:p>
    <w:p w:rsidR="004F7112" w:rsidRDefault="004F7112" w:rsidP="004F7112"/>
    <w:p w:rsidR="004F7112" w:rsidRDefault="004F7112" w:rsidP="004F7112"/>
    <w:p w:rsidR="004F7112" w:rsidRDefault="004F7112" w:rsidP="004F7112">
      <w:r>
        <w:t>Cordialmente,</w:t>
      </w:r>
    </w:p>
    <w:p w:rsidR="004F7112" w:rsidRDefault="004F7112" w:rsidP="004F7112"/>
    <w:p w:rsidR="004F7112" w:rsidRDefault="004F7112" w:rsidP="004F7112"/>
    <w:p w:rsidR="004F7112" w:rsidRDefault="004F7112" w:rsidP="004F7112"/>
    <w:p w:rsidR="004F7112" w:rsidRDefault="004F7112" w:rsidP="004F7112">
      <w:r>
        <w:t>RICARDO CASAS ZAPATA</w:t>
      </w:r>
    </w:p>
    <w:p w:rsidR="004F7112" w:rsidRDefault="004F7112" w:rsidP="004F7112">
      <w:r>
        <w:t>Director</w:t>
      </w:r>
    </w:p>
    <w:p w:rsidR="004F7112" w:rsidRDefault="004F7112" w:rsidP="0036079A">
      <w:pPr>
        <w:rPr>
          <w:b/>
        </w:rPr>
      </w:pPr>
    </w:p>
    <w:p w:rsidR="00EB7888" w:rsidRDefault="00EB7888" w:rsidP="0036079A">
      <w:pPr>
        <w:rPr>
          <w:b/>
        </w:rPr>
      </w:pPr>
    </w:p>
    <w:p w:rsidR="00EB7888" w:rsidRDefault="00EB7888" w:rsidP="0036079A">
      <w:pPr>
        <w:rPr>
          <w:b/>
        </w:rPr>
      </w:pPr>
    </w:p>
    <w:p w:rsidR="00EB7888" w:rsidRDefault="00EB7888" w:rsidP="0036079A">
      <w:pPr>
        <w:rPr>
          <w:b/>
        </w:rPr>
      </w:pPr>
    </w:p>
    <w:p w:rsidR="00EB7888" w:rsidRDefault="00EB7888" w:rsidP="0036079A">
      <w:pPr>
        <w:rPr>
          <w:b/>
        </w:rPr>
      </w:pPr>
    </w:p>
    <w:p w:rsidR="00EB7888" w:rsidRDefault="00EB7888" w:rsidP="00EB7888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EB7888" w:rsidRDefault="00EB7888" w:rsidP="00EB7888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EB7888" w:rsidRDefault="00EB7888" w:rsidP="00EB7888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EB7888" w:rsidRDefault="00EB7888" w:rsidP="00EB7888">
      <w:pPr>
        <w:rPr>
          <w:b/>
          <w:bCs/>
          <w:sz w:val="20"/>
        </w:rPr>
      </w:pPr>
      <w:r>
        <w:rPr>
          <w:b/>
          <w:bCs/>
          <w:sz w:val="20"/>
        </w:rPr>
        <w:t>TEL:  4 44 46 64  ITAGUI.</w:t>
      </w:r>
    </w:p>
    <w:p w:rsidR="00EB7888" w:rsidRDefault="00EB7888" w:rsidP="00EB7888">
      <w:pPr>
        <w:rPr>
          <w:b/>
          <w:bCs/>
        </w:rPr>
      </w:pPr>
    </w:p>
    <w:p w:rsidR="00EB7888" w:rsidRDefault="00EB7888" w:rsidP="00EB7888">
      <w:pPr>
        <w:pStyle w:val="Ttulo1"/>
      </w:pPr>
    </w:p>
    <w:p w:rsidR="00EB7888" w:rsidRDefault="00EB7888" w:rsidP="00EB7888">
      <w:pPr>
        <w:pStyle w:val="Ttulo1"/>
      </w:pPr>
      <w:r>
        <w:t>ORDEN DE TRABAJO    N°      05750</w:t>
      </w:r>
    </w:p>
    <w:p w:rsidR="00EB7888" w:rsidRDefault="00EB7888" w:rsidP="00EB7888"/>
    <w:p w:rsidR="00EB7888" w:rsidRDefault="00EB7888" w:rsidP="00EB7888">
      <w:r>
        <w:t xml:space="preserve"> </w:t>
      </w:r>
    </w:p>
    <w:p w:rsidR="00EB7888" w:rsidRDefault="00EB7888" w:rsidP="00EB7888">
      <w:r>
        <w:t>FECHA:</w:t>
      </w:r>
      <w:r>
        <w:tab/>
        <w:t>Medellín, Noviembre   30   de   2009</w:t>
      </w:r>
    </w:p>
    <w:p w:rsidR="00EB7888" w:rsidRDefault="00EB7888" w:rsidP="00EB7888">
      <w:r>
        <w:t>PARA:</w:t>
      </w:r>
      <w:r>
        <w:tab/>
      </w:r>
      <w:r>
        <w:tab/>
        <w:t>PLÁSTICOS DARMA</w:t>
      </w:r>
    </w:p>
    <w:p w:rsidR="00EB7888" w:rsidRDefault="00EB7888" w:rsidP="00EB7888">
      <w:r>
        <w:t>ATENCIÓN:</w:t>
      </w:r>
      <w:r>
        <w:tab/>
        <w:t>Sr. Darío Jaramillo</w:t>
      </w:r>
    </w:p>
    <w:p w:rsidR="00EB7888" w:rsidRDefault="00EB7888" w:rsidP="00EB7888">
      <w:r>
        <w:tab/>
      </w:r>
      <w:r>
        <w:tab/>
        <w:t>Gerente.</w:t>
      </w:r>
    </w:p>
    <w:p w:rsidR="00EB7888" w:rsidRDefault="00EB7888" w:rsidP="00EB7888"/>
    <w:p w:rsidR="00EB7888" w:rsidRDefault="00EB7888" w:rsidP="00EB7888"/>
    <w:p w:rsidR="00EB7888" w:rsidRDefault="00EB7888" w:rsidP="00EB7888"/>
    <w:p w:rsidR="00EB7888" w:rsidRDefault="00EB7888" w:rsidP="00EB7888">
      <w:r>
        <w:t>Apreciado Don Darío:</w:t>
      </w:r>
    </w:p>
    <w:p w:rsidR="00EB7888" w:rsidRDefault="00EB7888" w:rsidP="00EB7888"/>
    <w:p w:rsidR="00EB7888" w:rsidRDefault="00EB7888" w:rsidP="00EB7888">
      <w:r>
        <w:t>Con la presente estamos solicitando el siguiente material:</w:t>
      </w:r>
    </w:p>
    <w:p w:rsidR="00EB7888" w:rsidRDefault="00EB7888" w:rsidP="00EB7888"/>
    <w:p w:rsidR="00EB7888" w:rsidRDefault="00EB7888" w:rsidP="00EB788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820"/>
        <w:gridCol w:w="1755"/>
        <w:gridCol w:w="1770"/>
        <w:gridCol w:w="1765"/>
        <w:gridCol w:w="1769"/>
      </w:tblGrid>
      <w:tr w:rsidR="00EB7888" w:rsidTr="00981CA2">
        <w:tc>
          <w:tcPr>
            <w:tcW w:w="1795" w:type="dxa"/>
          </w:tcPr>
          <w:p w:rsidR="00EB7888" w:rsidRDefault="00EB7888" w:rsidP="00981CA2">
            <w:r>
              <w:t xml:space="preserve">MEDIDA EN </w:t>
            </w:r>
          </w:p>
          <w:p w:rsidR="00EB7888" w:rsidRDefault="00EB7888" w:rsidP="00981CA2">
            <w:r>
              <w:t>CENTÍMETROS</w:t>
            </w:r>
          </w:p>
        </w:tc>
        <w:tc>
          <w:tcPr>
            <w:tcW w:w="1795" w:type="dxa"/>
          </w:tcPr>
          <w:p w:rsidR="00EB7888" w:rsidRDefault="00EB7888" w:rsidP="00981CA2">
            <w:r>
              <w:t>CALIBRE</w:t>
            </w:r>
          </w:p>
        </w:tc>
        <w:tc>
          <w:tcPr>
            <w:tcW w:w="1796" w:type="dxa"/>
          </w:tcPr>
          <w:p w:rsidR="00EB7888" w:rsidRDefault="00EB7888" w:rsidP="00981CA2">
            <w:r>
              <w:t>CANTIDAD EN KILOS</w:t>
            </w:r>
          </w:p>
        </w:tc>
        <w:tc>
          <w:tcPr>
            <w:tcW w:w="1796" w:type="dxa"/>
          </w:tcPr>
          <w:p w:rsidR="00EB7888" w:rsidRDefault="00EB7888" w:rsidP="00981CA2">
            <w:r>
              <w:t>FORMA</w:t>
            </w:r>
          </w:p>
        </w:tc>
        <w:tc>
          <w:tcPr>
            <w:tcW w:w="1796" w:type="dxa"/>
          </w:tcPr>
          <w:p w:rsidR="00EB7888" w:rsidRDefault="00EB7888" w:rsidP="00981CA2">
            <w:r>
              <w:t>MATERIAL</w:t>
            </w:r>
          </w:p>
        </w:tc>
      </w:tr>
      <w:tr w:rsidR="00EB7888" w:rsidTr="00981CA2">
        <w:tc>
          <w:tcPr>
            <w:tcW w:w="1795" w:type="dxa"/>
          </w:tcPr>
          <w:p w:rsidR="00EB7888" w:rsidRPr="00CD5BDE" w:rsidRDefault="007C09A1" w:rsidP="00981CA2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  <w:r w:rsidR="00CB7F07">
              <w:rPr>
                <w:b/>
              </w:rPr>
              <w:t>7</w:t>
            </w:r>
          </w:p>
        </w:tc>
        <w:tc>
          <w:tcPr>
            <w:tcW w:w="1795" w:type="dxa"/>
          </w:tcPr>
          <w:p w:rsidR="00EB7888" w:rsidRPr="00CD5BDE" w:rsidRDefault="005D3A28" w:rsidP="00981CA2">
            <w:pPr>
              <w:jc w:val="center"/>
              <w:rPr>
                <w:b/>
              </w:rPr>
            </w:pPr>
            <w:r>
              <w:rPr>
                <w:b/>
              </w:rPr>
              <w:t>0.5</w:t>
            </w:r>
            <w:r w:rsidR="007C09A1">
              <w:rPr>
                <w:b/>
              </w:rPr>
              <w:t xml:space="preserve">0 </w:t>
            </w:r>
            <w:r w:rsidR="00EB7888" w:rsidRPr="00CD5BDE">
              <w:rPr>
                <w:b/>
              </w:rPr>
              <w:t xml:space="preserve">  ”</w:t>
            </w:r>
          </w:p>
        </w:tc>
        <w:tc>
          <w:tcPr>
            <w:tcW w:w="1796" w:type="dxa"/>
          </w:tcPr>
          <w:p w:rsidR="00EB7888" w:rsidRPr="00CD5BDE" w:rsidRDefault="00C52A76" w:rsidP="00981CA2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  <w:r w:rsidR="00EB7888">
              <w:rPr>
                <w:b/>
              </w:rPr>
              <w:t>0</w:t>
            </w:r>
          </w:p>
        </w:tc>
        <w:tc>
          <w:tcPr>
            <w:tcW w:w="1796" w:type="dxa"/>
          </w:tcPr>
          <w:p w:rsidR="00EB7888" w:rsidRPr="00CD5BDE" w:rsidRDefault="007C09A1" w:rsidP="00981CA2">
            <w:pPr>
              <w:jc w:val="center"/>
              <w:rPr>
                <w:b/>
              </w:rPr>
            </w:pPr>
            <w:r>
              <w:rPr>
                <w:b/>
              </w:rPr>
              <w:t>TUBULAR</w:t>
            </w:r>
          </w:p>
        </w:tc>
        <w:tc>
          <w:tcPr>
            <w:tcW w:w="1796" w:type="dxa"/>
          </w:tcPr>
          <w:p w:rsidR="00EB7888" w:rsidRPr="00063B3C" w:rsidRDefault="00EB7888" w:rsidP="00981CA2">
            <w:pPr>
              <w:pStyle w:val="Ttulo5"/>
              <w:jc w:val="center"/>
              <w:rPr>
                <w:b/>
              </w:rPr>
            </w:pPr>
            <w:r w:rsidRPr="00063B3C">
              <w:rPr>
                <w:b/>
              </w:rPr>
              <w:t xml:space="preserve">ALTA  </w:t>
            </w:r>
            <w:r w:rsidR="007C09A1">
              <w:rPr>
                <w:b/>
              </w:rPr>
              <w:t>TPTE</w:t>
            </w:r>
          </w:p>
        </w:tc>
      </w:tr>
    </w:tbl>
    <w:p w:rsidR="00EB7888" w:rsidRDefault="00EB7888" w:rsidP="00EB7888">
      <w:pPr>
        <w:rPr>
          <w:b/>
          <w:bCs/>
          <w:u w:val="single"/>
        </w:rPr>
      </w:pPr>
    </w:p>
    <w:p w:rsidR="00EB7888" w:rsidRDefault="00EB7888" w:rsidP="00EB7888">
      <w:pPr>
        <w:rPr>
          <w:b/>
          <w:bCs/>
          <w:u w:val="single"/>
        </w:rPr>
      </w:pPr>
    </w:p>
    <w:p w:rsidR="00EB7888" w:rsidRDefault="00EB7888" w:rsidP="00EB7888"/>
    <w:p w:rsidR="00EB7888" w:rsidRDefault="00EB7888" w:rsidP="00EB7888"/>
    <w:p w:rsidR="00EB7888" w:rsidRDefault="00EB7888" w:rsidP="00EB7888">
      <w:pPr>
        <w:rPr>
          <w:b/>
          <w:bCs/>
        </w:rPr>
      </w:pPr>
      <w:r>
        <w:rPr>
          <w:b/>
          <w:bCs/>
          <w:u w:val="single"/>
        </w:rPr>
        <w:t>MEZCLA:</w:t>
      </w:r>
      <w:r>
        <w:tab/>
      </w:r>
      <w:r>
        <w:rPr>
          <w:b/>
          <w:bCs/>
        </w:rPr>
        <w:t xml:space="preserve">25             ALTA                       </w:t>
      </w:r>
    </w:p>
    <w:p w:rsidR="00EB7888" w:rsidRDefault="00EB7888" w:rsidP="00EB7888">
      <w:pPr>
        <w:ind w:left="1410"/>
      </w:pPr>
      <w:r>
        <w:rPr>
          <w:b/>
          <w:bCs/>
        </w:rPr>
        <w:t>6               LINEAL</w:t>
      </w:r>
      <w:r>
        <w:t>.</w:t>
      </w:r>
    </w:p>
    <w:p w:rsidR="00D423E7" w:rsidRDefault="00D423E7" w:rsidP="00EB7888"/>
    <w:p w:rsidR="00EB7888" w:rsidRDefault="00EB7888" w:rsidP="00EB7888">
      <w:pPr>
        <w:rPr>
          <w:b/>
          <w:bCs/>
        </w:rPr>
      </w:pPr>
      <w:r>
        <w:tab/>
      </w:r>
      <w:r>
        <w:tab/>
      </w:r>
    </w:p>
    <w:p w:rsidR="00EB7888" w:rsidRDefault="00EB7888" w:rsidP="00EB7888">
      <w:pPr>
        <w:rPr>
          <w:b/>
          <w:bCs/>
        </w:rPr>
      </w:pPr>
    </w:p>
    <w:p w:rsidR="00EB7888" w:rsidRDefault="00EB7888" w:rsidP="00EB7888">
      <w:pPr>
        <w:rPr>
          <w:b/>
          <w:bCs/>
        </w:rPr>
      </w:pPr>
    </w:p>
    <w:p w:rsidR="00EB7888" w:rsidRDefault="00EB7888" w:rsidP="00EB7888">
      <w:r>
        <w:t>Agradezco la atención y colaboración prestada.</w:t>
      </w:r>
    </w:p>
    <w:p w:rsidR="00EB7888" w:rsidRDefault="00EB7888" w:rsidP="00EB7888"/>
    <w:p w:rsidR="009122B3" w:rsidRDefault="009122B3" w:rsidP="00EB7888"/>
    <w:p w:rsidR="00EB7888" w:rsidRDefault="00EB7888" w:rsidP="00EB7888"/>
    <w:p w:rsidR="00F30D4C" w:rsidRDefault="00F30D4C" w:rsidP="00EB7888"/>
    <w:p w:rsidR="00EB7888" w:rsidRDefault="00EB7888" w:rsidP="00EB7888">
      <w:r>
        <w:t>Cordialmente,</w:t>
      </w:r>
    </w:p>
    <w:p w:rsidR="00EB7888" w:rsidRDefault="00EB7888" w:rsidP="00EB7888"/>
    <w:p w:rsidR="00EB7888" w:rsidRDefault="00EB7888" w:rsidP="00EB7888"/>
    <w:p w:rsidR="00EB7888" w:rsidRDefault="00EB7888" w:rsidP="00EB7888"/>
    <w:p w:rsidR="00EB7888" w:rsidRDefault="00EB7888" w:rsidP="00EB7888">
      <w:r>
        <w:t>RICARDO CASAS ZAPATA</w:t>
      </w:r>
    </w:p>
    <w:p w:rsidR="00EB7888" w:rsidRDefault="00EB7888" w:rsidP="00EB7888">
      <w:r>
        <w:t>Director.</w:t>
      </w:r>
    </w:p>
    <w:p w:rsidR="00EB7888" w:rsidRDefault="00EB7888" w:rsidP="00EB7888"/>
    <w:p w:rsidR="00EB7888" w:rsidRDefault="00EB7888" w:rsidP="00EB7888"/>
    <w:p w:rsidR="00EB7888" w:rsidRDefault="00EB7888" w:rsidP="0036079A">
      <w:pPr>
        <w:rPr>
          <w:b/>
        </w:rPr>
      </w:pPr>
    </w:p>
    <w:p w:rsidR="00C356EC" w:rsidRDefault="00C356EC" w:rsidP="0036079A">
      <w:pPr>
        <w:rPr>
          <w:b/>
        </w:rPr>
      </w:pPr>
    </w:p>
    <w:p w:rsidR="00C356EC" w:rsidRDefault="00C356EC" w:rsidP="0036079A">
      <w:pPr>
        <w:rPr>
          <w:b/>
        </w:rPr>
      </w:pPr>
    </w:p>
    <w:p w:rsidR="00C356EC" w:rsidRDefault="00C356EC" w:rsidP="00C356EC">
      <w:pPr>
        <w:rPr>
          <w:b/>
        </w:rPr>
      </w:pPr>
    </w:p>
    <w:p w:rsidR="00C356EC" w:rsidRDefault="00C356EC" w:rsidP="00C356EC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C356EC" w:rsidRDefault="00C356EC" w:rsidP="00C356EC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C356EC" w:rsidRDefault="00C356EC" w:rsidP="00C356EC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– 144 </w:t>
      </w:r>
    </w:p>
    <w:p w:rsidR="00C356EC" w:rsidRDefault="00C356EC" w:rsidP="00C356EC">
      <w:pPr>
        <w:rPr>
          <w:b/>
          <w:bCs/>
          <w:sz w:val="20"/>
        </w:rPr>
      </w:pPr>
      <w:r>
        <w:rPr>
          <w:b/>
          <w:bCs/>
          <w:sz w:val="20"/>
        </w:rPr>
        <w:t xml:space="preserve">TEL:   4 44 46 64  ITAGUI                                      </w:t>
      </w:r>
    </w:p>
    <w:p w:rsidR="00C356EC" w:rsidRDefault="00C356EC" w:rsidP="00C356EC"/>
    <w:p w:rsidR="00C356EC" w:rsidRDefault="00C356EC" w:rsidP="00C356EC"/>
    <w:p w:rsidR="00C356EC" w:rsidRDefault="00C356EC" w:rsidP="00C356EC">
      <w:pPr>
        <w:pStyle w:val="Ttulo1"/>
      </w:pPr>
      <w:r>
        <w:t>ORDEN DE TRABAJO     N°</w:t>
      </w:r>
      <w:r w:rsidR="00370A8E">
        <w:t xml:space="preserve">      05768</w:t>
      </w:r>
    </w:p>
    <w:p w:rsidR="00370A8E" w:rsidRPr="00370A8E" w:rsidRDefault="00370A8E" w:rsidP="00370A8E"/>
    <w:p w:rsidR="00C356EC" w:rsidRDefault="00C356EC" w:rsidP="00C356EC">
      <w:r>
        <w:t>FECHA:</w:t>
      </w:r>
      <w:r>
        <w:tab/>
        <w:t>Medellín,  Diciembre  01    de 2009</w:t>
      </w:r>
    </w:p>
    <w:p w:rsidR="00C356EC" w:rsidRDefault="00C356EC" w:rsidP="00C356EC">
      <w:r>
        <w:t>PARA:</w:t>
      </w:r>
      <w:r>
        <w:tab/>
      </w:r>
      <w:r>
        <w:tab/>
        <w:t>PLÁSTICOS DARMA</w:t>
      </w:r>
    </w:p>
    <w:p w:rsidR="00C356EC" w:rsidRDefault="00C356EC" w:rsidP="00C356EC">
      <w:r>
        <w:t>ATENCIÓN:</w:t>
      </w:r>
      <w:r>
        <w:tab/>
        <w:t>Sr. Darío Jaramillo</w:t>
      </w:r>
    </w:p>
    <w:p w:rsidR="00C356EC" w:rsidRDefault="00C356EC" w:rsidP="00C356EC">
      <w:r>
        <w:tab/>
      </w:r>
      <w:r>
        <w:tab/>
        <w:t>Gerente.</w:t>
      </w:r>
    </w:p>
    <w:p w:rsidR="00C356EC" w:rsidRDefault="00C356EC" w:rsidP="00C356EC"/>
    <w:p w:rsidR="00C356EC" w:rsidRDefault="00C356EC" w:rsidP="00C356EC"/>
    <w:p w:rsidR="00C356EC" w:rsidRDefault="00C356EC" w:rsidP="00C356EC">
      <w:r>
        <w:t>Apreciado Don Darío:</w:t>
      </w:r>
    </w:p>
    <w:p w:rsidR="00C356EC" w:rsidRDefault="00C356EC" w:rsidP="00C356EC"/>
    <w:p w:rsidR="00C356EC" w:rsidRDefault="00C356EC" w:rsidP="00C356EC">
      <w:r>
        <w:t>Con la presente estamos solicitando el siguiente material:</w:t>
      </w:r>
    </w:p>
    <w:p w:rsidR="00C356EC" w:rsidRDefault="00C356EC" w:rsidP="00C356EC"/>
    <w:p w:rsidR="00C356EC" w:rsidRDefault="00C356EC" w:rsidP="00C356EC">
      <w:pPr>
        <w:rPr>
          <w:b/>
          <w:bCs/>
          <w:u w:val="single"/>
        </w:rPr>
      </w:pPr>
      <w:r>
        <w:rPr>
          <w:b/>
          <w:bCs/>
          <w:u w:val="single"/>
        </w:rPr>
        <w:t>IMPRESIÓN  :</w:t>
      </w:r>
    </w:p>
    <w:p w:rsidR="00C356EC" w:rsidRDefault="00C356EC" w:rsidP="00C356EC"/>
    <w:p w:rsidR="00C356EC" w:rsidRDefault="00C356EC" w:rsidP="00C356EC">
      <w:r>
        <w:t>MATERIAL:</w:t>
      </w:r>
      <w:r>
        <w:tab/>
      </w:r>
      <w:r>
        <w:tab/>
        <w:t xml:space="preserve">P.P  Tubular   de    </w:t>
      </w:r>
      <w:r w:rsidRPr="000D6B93">
        <w:rPr>
          <w:b/>
        </w:rPr>
        <w:t xml:space="preserve">35  </w:t>
      </w:r>
      <w:r>
        <w:t xml:space="preserve">  Cms.</w:t>
      </w:r>
    </w:p>
    <w:p w:rsidR="00C356EC" w:rsidRDefault="00C356EC" w:rsidP="00C356EC">
      <w:r>
        <w:t>CALIBRE:</w:t>
      </w:r>
      <w:r>
        <w:tab/>
      </w:r>
      <w:r>
        <w:tab/>
      </w:r>
      <w:smartTag w:uri="urn:schemas-microsoft-com:office:smarttags" w:element="metricconverter">
        <w:smartTagPr>
          <w:attr w:name="ProductID" w:val="1.5 ”"/>
        </w:smartTagPr>
        <w:r>
          <w:t>1.5 ”</w:t>
        </w:r>
      </w:smartTag>
    </w:p>
    <w:p w:rsidR="00C356EC" w:rsidRDefault="00C356EC" w:rsidP="00C356EC">
      <w:r>
        <w:t>CANTIDAD:</w:t>
      </w:r>
      <w:r>
        <w:tab/>
      </w:r>
      <w:r>
        <w:tab/>
        <w:t>150  kg</w:t>
      </w:r>
    </w:p>
    <w:p w:rsidR="00C356EC" w:rsidRDefault="00C356EC" w:rsidP="00C356EC">
      <w:pPr>
        <w:rPr>
          <w:b/>
        </w:rPr>
      </w:pPr>
      <w:r>
        <w:t>REFERENCIA:</w:t>
      </w:r>
      <w:r>
        <w:tab/>
      </w:r>
      <w:r>
        <w:rPr>
          <w:b/>
        </w:rPr>
        <w:t xml:space="preserve">PAN  SUIZO </w:t>
      </w:r>
      <w:r w:rsidRPr="00201420">
        <w:rPr>
          <w:b/>
        </w:rPr>
        <w:t xml:space="preserve">  EL JARDIN</w:t>
      </w:r>
    </w:p>
    <w:p w:rsidR="00981CA2" w:rsidRDefault="00981CA2" w:rsidP="00C356EC"/>
    <w:p w:rsidR="00C356EC" w:rsidRDefault="00C356EC" w:rsidP="00C356EC">
      <w:r>
        <w:t>REPETICIÓN:</w:t>
      </w:r>
      <w:r>
        <w:tab/>
        <w:t>30 Cms.</w:t>
      </w:r>
    </w:p>
    <w:p w:rsidR="00C356EC" w:rsidRPr="009F7AE4" w:rsidRDefault="00C356EC" w:rsidP="00C356EC">
      <w:pPr>
        <w:rPr>
          <w:b/>
        </w:rPr>
      </w:pPr>
      <w:r>
        <w:t xml:space="preserve">RODILLO  :               </w:t>
      </w:r>
      <w:r w:rsidRPr="009F7AE4">
        <w:rPr>
          <w:b/>
        </w:rPr>
        <w:t>30</w:t>
      </w:r>
    </w:p>
    <w:p w:rsidR="00C356EC" w:rsidRDefault="00C356EC" w:rsidP="00C356EC">
      <w:r>
        <w:t>IMPRESIÓN:</w:t>
      </w:r>
      <w:r>
        <w:tab/>
      </w:r>
      <w:r>
        <w:tab/>
        <w:t xml:space="preserve">2  Caras  </w:t>
      </w:r>
    </w:p>
    <w:p w:rsidR="00C356EC" w:rsidRDefault="00C356EC" w:rsidP="00C356EC">
      <w:r>
        <w:t>COLORES:</w:t>
      </w:r>
      <w:r>
        <w:tab/>
      </w:r>
      <w:r>
        <w:tab/>
        <w:t>4 según muestra.</w:t>
      </w:r>
    </w:p>
    <w:p w:rsidR="00C356EC" w:rsidRDefault="00C356EC" w:rsidP="00C356EC">
      <w:r>
        <w:t>BOLSA:</w:t>
      </w:r>
      <w:r>
        <w:tab/>
      </w:r>
      <w:r>
        <w:tab/>
      </w:r>
      <w:r w:rsidRPr="00CD0BF9">
        <w:rPr>
          <w:b/>
        </w:rPr>
        <w:t xml:space="preserve">30  x  32 + </w:t>
      </w:r>
      <w:smartTag w:uri="urn:schemas-microsoft-com:office:smarttags" w:element="metricconverter">
        <w:smartTagPr>
          <w:attr w:name="ProductID" w:val="3 cm"/>
        </w:smartTagPr>
        <w:r w:rsidRPr="00CD0BF9">
          <w:rPr>
            <w:b/>
          </w:rPr>
          <w:t>3 cm</w:t>
        </w:r>
      </w:smartTag>
      <w:r w:rsidRPr="00CD0BF9">
        <w:rPr>
          <w:b/>
        </w:rPr>
        <w:t xml:space="preserve">  FF</w:t>
      </w:r>
      <w:r>
        <w:t xml:space="preserve"> </w:t>
      </w:r>
    </w:p>
    <w:p w:rsidR="00C356EC" w:rsidRDefault="00C356EC" w:rsidP="00C356EC"/>
    <w:p w:rsidR="00C356EC" w:rsidRDefault="00C356EC" w:rsidP="00C356EC"/>
    <w:p w:rsidR="00C356EC" w:rsidRDefault="00C356EC" w:rsidP="00C356EC">
      <w:r>
        <w:rPr>
          <w:b/>
          <w:bCs/>
          <w:u w:val="single"/>
        </w:rPr>
        <w:t>NOTA:</w:t>
      </w:r>
      <w:r>
        <w:t xml:space="preserve">  - Se  envia muestra física para los tonos de impresión.</w:t>
      </w:r>
    </w:p>
    <w:p w:rsidR="00C356EC" w:rsidRDefault="00C356EC" w:rsidP="00C356EC">
      <w:pPr>
        <w:numPr>
          <w:ilvl w:val="0"/>
          <w:numId w:val="2"/>
        </w:numPr>
      </w:pPr>
      <w:r>
        <w:t xml:space="preserve">Se envia  </w:t>
      </w:r>
      <w:r>
        <w:rPr>
          <w:b/>
          <w:u w:val="single"/>
        </w:rPr>
        <w:t xml:space="preserve">TUBULAR DE 35  CM </w:t>
      </w:r>
    </w:p>
    <w:p w:rsidR="00C356EC" w:rsidRDefault="00C356EC" w:rsidP="00C356EC">
      <w:pPr>
        <w:numPr>
          <w:ilvl w:val="0"/>
          <w:numId w:val="2"/>
        </w:numPr>
      </w:pPr>
      <w:r>
        <w:t>Cyreles   en su planta</w:t>
      </w:r>
    </w:p>
    <w:p w:rsidR="00C356EC" w:rsidRDefault="00C356EC" w:rsidP="00C356EC">
      <w:pPr>
        <w:numPr>
          <w:ilvl w:val="0"/>
          <w:numId w:val="2"/>
        </w:numPr>
        <w:rPr>
          <w:b/>
        </w:rPr>
      </w:pPr>
      <w:r w:rsidRPr="00D369EA">
        <w:rPr>
          <w:b/>
        </w:rPr>
        <w:t>MONTAR  EN  RODILLO   30</w:t>
      </w:r>
    </w:p>
    <w:p w:rsidR="00C356EC" w:rsidRPr="00CD0BF9" w:rsidRDefault="00C356EC" w:rsidP="00DA5C6D">
      <w:pPr>
        <w:rPr>
          <w:b/>
          <w:sz w:val="28"/>
          <w:szCs w:val="28"/>
        </w:rPr>
      </w:pPr>
    </w:p>
    <w:p w:rsidR="00C356EC" w:rsidRDefault="00C356EC" w:rsidP="00DA5C6D"/>
    <w:p w:rsidR="00C356EC" w:rsidRDefault="00C356EC" w:rsidP="00C356EC"/>
    <w:p w:rsidR="00C356EC" w:rsidRDefault="00C356EC" w:rsidP="00C356EC">
      <w:r>
        <w:t>Agradezco la atención y colaboración prestada.</w:t>
      </w:r>
    </w:p>
    <w:p w:rsidR="00C356EC" w:rsidRDefault="00C356EC" w:rsidP="00C356EC"/>
    <w:p w:rsidR="00C356EC" w:rsidRDefault="00C356EC" w:rsidP="00C356EC"/>
    <w:p w:rsidR="00C356EC" w:rsidRDefault="00C356EC" w:rsidP="00C356EC">
      <w:r>
        <w:t>Cordialmente,</w:t>
      </w:r>
    </w:p>
    <w:p w:rsidR="00C356EC" w:rsidRDefault="00C356EC" w:rsidP="00C356EC"/>
    <w:p w:rsidR="00C356EC" w:rsidRDefault="00C356EC" w:rsidP="00C356EC"/>
    <w:p w:rsidR="00C356EC" w:rsidRDefault="00C356EC" w:rsidP="00C356EC"/>
    <w:p w:rsidR="00C356EC" w:rsidRDefault="00C356EC" w:rsidP="00C356EC">
      <w:r>
        <w:t>RICARDO CASAS ZAPATA</w:t>
      </w:r>
    </w:p>
    <w:p w:rsidR="00C356EC" w:rsidRDefault="00C356EC" w:rsidP="00C356EC">
      <w:r>
        <w:t>Director.</w:t>
      </w:r>
    </w:p>
    <w:p w:rsidR="00981CA2" w:rsidRDefault="00981CA2" w:rsidP="00C356EC"/>
    <w:p w:rsidR="00981CA2" w:rsidRDefault="00981CA2" w:rsidP="00C356EC"/>
    <w:p w:rsidR="00981CA2" w:rsidRDefault="00981CA2" w:rsidP="00981CA2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981CA2" w:rsidRDefault="00981CA2" w:rsidP="00981CA2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981CA2" w:rsidRDefault="00981CA2" w:rsidP="00981CA2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981CA2" w:rsidRDefault="00981CA2" w:rsidP="00981CA2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981CA2" w:rsidRDefault="00981CA2" w:rsidP="00981CA2"/>
    <w:p w:rsidR="00981CA2" w:rsidRDefault="00914E9A" w:rsidP="00981CA2">
      <w:pPr>
        <w:pStyle w:val="Ttulo1"/>
      </w:pPr>
      <w:r>
        <w:lastRenderedPageBreak/>
        <w:t>ORDEN DE TRABAJO   N°      05769</w:t>
      </w:r>
    </w:p>
    <w:p w:rsidR="00981CA2" w:rsidRDefault="00981CA2" w:rsidP="00981CA2"/>
    <w:p w:rsidR="00981CA2" w:rsidRDefault="00914E9A" w:rsidP="00981CA2">
      <w:r>
        <w:t>FECHA:</w:t>
      </w:r>
      <w:r>
        <w:tab/>
        <w:t>Medellín, Diciembre  02</w:t>
      </w:r>
      <w:r w:rsidR="00981CA2">
        <w:t xml:space="preserve">    de 2009</w:t>
      </w:r>
    </w:p>
    <w:p w:rsidR="00981CA2" w:rsidRDefault="00981CA2" w:rsidP="00981CA2">
      <w:r>
        <w:t>PARA:</w:t>
      </w:r>
      <w:r>
        <w:tab/>
      </w:r>
      <w:r>
        <w:tab/>
        <w:t>PLÁSTICOS   DARMA</w:t>
      </w:r>
    </w:p>
    <w:p w:rsidR="00981CA2" w:rsidRDefault="00981CA2" w:rsidP="00981CA2">
      <w:r>
        <w:t>ATENCIÓN:</w:t>
      </w:r>
      <w:r>
        <w:tab/>
        <w:t>Sr. DARIO JARAMILLO</w:t>
      </w:r>
    </w:p>
    <w:p w:rsidR="00981CA2" w:rsidRDefault="00981CA2" w:rsidP="00981CA2"/>
    <w:p w:rsidR="00981CA2" w:rsidRDefault="00981CA2" w:rsidP="00981CA2">
      <w:r>
        <w:t>Apreciado Dn DARIO:</w:t>
      </w:r>
    </w:p>
    <w:p w:rsidR="00981CA2" w:rsidRDefault="00981CA2" w:rsidP="00981CA2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981CA2" w:rsidRDefault="00981CA2" w:rsidP="00981CA2"/>
    <w:p w:rsidR="00981CA2" w:rsidRDefault="00981CA2" w:rsidP="00981CA2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981CA2" w:rsidRDefault="00981CA2" w:rsidP="00981CA2"/>
    <w:p w:rsidR="00981CA2" w:rsidRDefault="00981CA2" w:rsidP="00981CA2">
      <w:r>
        <w:t>MATERIAL :</w:t>
      </w:r>
      <w:r>
        <w:tab/>
      </w:r>
      <w:r>
        <w:tab/>
        <w:t>Polietileno de Baja  densidad   Blanco  Tubular</w:t>
      </w:r>
    </w:p>
    <w:p w:rsidR="00981CA2" w:rsidRDefault="00981CA2" w:rsidP="00981CA2">
      <w:r>
        <w:t>MEDIDA:</w:t>
      </w:r>
      <w:r>
        <w:tab/>
      </w:r>
      <w:r>
        <w:tab/>
      </w:r>
      <w:r>
        <w:rPr>
          <w:b/>
        </w:rPr>
        <w:t>35</w:t>
      </w:r>
      <w:r>
        <w:t xml:space="preserve">   cms   </w:t>
      </w:r>
    </w:p>
    <w:p w:rsidR="00981CA2" w:rsidRDefault="00981CA2" w:rsidP="00981CA2">
      <w:r>
        <w:t>CALIBRE :</w:t>
      </w:r>
      <w:r>
        <w:tab/>
      </w:r>
      <w:r>
        <w:tab/>
      </w:r>
      <w:r w:rsidRPr="008D3CB8">
        <w:rPr>
          <w:b/>
        </w:rPr>
        <w:t>4.8</w:t>
      </w:r>
      <w:r>
        <w:t xml:space="preserve">   “</w:t>
      </w:r>
    </w:p>
    <w:p w:rsidR="00981CA2" w:rsidRDefault="00981CA2" w:rsidP="00981CA2">
      <w:r>
        <w:t>COLOR :</w:t>
      </w:r>
      <w:r>
        <w:tab/>
      </w:r>
      <w:r>
        <w:tab/>
        <w:t>Blanco</w:t>
      </w:r>
    </w:p>
    <w:p w:rsidR="00981CA2" w:rsidRPr="0007721A" w:rsidRDefault="00981CA2" w:rsidP="00981CA2">
      <w:r>
        <w:t xml:space="preserve">TRATADO : </w:t>
      </w:r>
      <w:r>
        <w:tab/>
      </w:r>
      <w:r>
        <w:tab/>
        <w:t>1  cara</w:t>
      </w:r>
    </w:p>
    <w:p w:rsidR="00981CA2" w:rsidRDefault="00981CA2" w:rsidP="00981CA2">
      <w:r>
        <w:t xml:space="preserve">CANTIDAD : </w:t>
      </w:r>
      <w:r>
        <w:tab/>
      </w:r>
      <w:r>
        <w:rPr>
          <w:b/>
        </w:rPr>
        <w:t>25</w:t>
      </w:r>
      <w:r w:rsidRPr="001C4A3E">
        <w:rPr>
          <w:b/>
        </w:rPr>
        <w:t>0</w:t>
      </w:r>
      <w:r>
        <w:t xml:space="preserve">    kg</w:t>
      </w:r>
    </w:p>
    <w:p w:rsidR="00981CA2" w:rsidRDefault="00981CA2" w:rsidP="00981CA2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>2 ( Según muestra  )  ( Azul – Azul )</w:t>
      </w:r>
    </w:p>
    <w:p w:rsidR="00981CA2" w:rsidRDefault="00981CA2" w:rsidP="00981CA2">
      <w:r>
        <w:t xml:space="preserve">CARAS : </w:t>
      </w:r>
      <w:r>
        <w:tab/>
      </w:r>
      <w:r>
        <w:tab/>
        <w:t>2  ( 2  x  1  )</w:t>
      </w:r>
    </w:p>
    <w:p w:rsidR="00981CA2" w:rsidRDefault="00981CA2" w:rsidP="00981CA2">
      <w:r>
        <w:t xml:space="preserve">REPETICIÓN : </w:t>
      </w:r>
      <w:r>
        <w:tab/>
        <w:t>60   cms</w:t>
      </w:r>
    </w:p>
    <w:p w:rsidR="00981CA2" w:rsidRDefault="00981CA2" w:rsidP="00981CA2">
      <w:r>
        <w:t>RODILLO :</w:t>
      </w:r>
      <w:r>
        <w:tab/>
      </w:r>
      <w:r>
        <w:tab/>
        <w:t>60</w:t>
      </w:r>
    </w:p>
    <w:p w:rsidR="00981CA2" w:rsidRDefault="00981CA2" w:rsidP="00981CA2">
      <w:r>
        <w:t>BOLSA  :</w:t>
      </w:r>
      <w:r>
        <w:tab/>
      </w:r>
      <w:r>
        <w:tab/>
      </w:r>
      <w:r>
        <w:rPr>
          <w:b/>
        </w:rPr>
        <w:t>35  x  60</w:t>
      </w:r>
      <w:r w:rsidRPr="00336CAC">
        <w:rPr>
          <w:b/>
        </w:rPr>
        <w:t xml:space="preserve">   cm</w:t>
      </w:r>
      <w:r>
        <w:t xml:space="preserve">    </w:t>
      </w:r>
    </w:p>
    <w:p w:rsidR="00981CA2" w:rsidRDefault="00981CA2" w:rsidP="00981CA2">
      <w:r>
        <w:t>SELLADO .</w:t>
      </w:r>
      <w:r>
        <w:tab/>
      </w:r>
      <w:r>
        <w:tab/>
        <w:t xml:space="preserve">Fondo  Tipo  Servo </w:t>
      </w:r>
    </w:p>
    <w:p w:rsidR="00981CA2" w:rsidRDefault="00981CA2" w:rsidP="00981CA2">
      <w:r>
        <w:t>REFERENCIA :</w:t>
      </w:r>
      <w:r>
        <w:tab/>
      </w:r>
      <w:r>
        <w:rPr>
          <w:b/>
        </w:rPr>
        <w:t xml:space="preserve">TECNAS   10 </w:t>
      </w:r>
      <w:r w:rsidRPr="00F553FA">
        <w:rPr>
          <w:b/>
        </w:rPr>
        <w:t xml:space="preserve">  KILOS</w:t>
      </w:r>
    </w:p>
    <w:p w:rsidR="00981CA2" w:rsidRDefault="00981CA2" w:rsidP="00981CA2"/>
    <w:p w:rsidR="00981CA2" w:rsidRDefault="00981CA2" w:rsidP="00981CA2"/>
    <w:p w:rsidR="00981CA2" w:rsidRDefault="00981CA2" w:rsidP="00981CA2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 w:rsidRPr="00F553FA">
        <w:rPr>
          <w:bCs/>
        </w:rPr>
        <w:t>Cyreles en su planta</w:t>
      </w:r>
      <w:r>
        <w:rPr>
          <w:b/>
          <w:bCs/>
        </w:rPr>
        <w:t>.</w:t>
      </w:r>
    </w:p>
    <w:p w:rsidR="00981CA2" w:rsidRDefault="00981CA2" w:rsidP="00981CA2">
      <w:r>
        <w:t xml:space="preserve">                   -   Anexo muestra física para   alturas y Tonos.</w:t>
      </w:r>
    </w:p>
    <w:p w:rsidR="00981CA2" w:rsidRDefault="00981CA2" w:rsidP="00981CA2">
      <w:r>
        <w:tab/>
        <w:t xml:space="preserve">        -  No colocar pie de Imprenta.</w:t>
      </w:r>
    </w:p>
    <w:p w:rsidR="00981CA2" w:rsidRDefault="00981CA2" w:rsidP="00981CA2">
      <w:pPr>
        <w:rPr>
          <w:b/>
          <w:u w:val="single"/>
        </w:rPr>
      </w:pPr>
      <w:r>
        <w:tab/>
        <w:t xml:space="preserve">        </w:t>
      </w:r>
      <w:r w:rsidRPr="00F553FA">
        <w:rPr>
          <w:b/>
        </w:rPr>
        <w:t xml:space="preserve">-   </w:t>
      </w:r>
      <w:r w:rsidRPr="00F553FA">
        <w:rPr>
          <w:b/>
          <w:u w:val="single"/>
        </w:rPr>
        <w:t>Utilizar tinta especial</w:t>
      </w:r>
      <w:r>
        <w:rPr>
          <w:b/>
          <w:u w:val="single"/>
        </w:rPr>
        <w:t xml:space="preserve">    </w:t>
      </w:r>
    </w:p>
    <w:p w:rsidR="00981CA2" w:rsidRDefault="00981CA2" w:rsidP="00981CA2">
      <w:pPr>
        <w:rPr>
          <w:b/>
        </w:rPr>
      </w:pP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981CA2" w:rsidRPr="0066704D" w:rsidRDefault="00981CA2" w:rsidP="00981CA2">
      <w:pPr>
        <w:rPr>
          <w:b/>
          <w:u w:val="single"/>
        </w:rPr>
      </w:pPr>
      <w:r>
        <w:rPr>
          <w:b/>
        </w:rPr>
        <w:tab/>
        <w:t xml:space="preserve">        -  EL MATERIAL LO ENVIA  P.U .</w:t>
      </w:r>
    </w:p>
    <w:p w:rsidR="00981CA2" w:rsidRPr="0066704D" w:rsidRDefault="00981CA2" w:rsidP="00981CA2">
      <w:pPr>
        <w:rPr>
          <w:b/>
        </w:rPr>
      </w:pPr>
    </w:p>
    <w:p w:rsidR="00981CA2" w:rsidRDefault="00981CA2" w:rsidP="00981CA2">
      <w:r>
        <w:tab/>
      </w:r>
      <w:r>
        <w:tab/>
      </w:r>
    </w:p>
    <w:p w:rsidR="00981CA2" w:rsidRDefault="00981CA2" w:rsidP="00981CA2">
      <w:r>
        <w:t>Agradezco la atención y colaboración prestada.</w:t>
      </w:r>
    </w:p>
    <w:p w:rsidR="00981CA2" w:rsidRDefault="00981CA2" w:rsidP="00981CA2"/>
    <w:p w:rsidR="00981CA2" w:rsidRDefault="00981CA2" w:rsidP="00981CA2"/>
    <w:p w:rsidR="00981CA2" w:rsidRDefault="00981CA2" w:rsidP="00981CA2"/>
    <w:p w:rsidR="00981CA2" w:rsidRDefault="00981CA2" w:rsidP="00981CA2">
      <w:r>
        <w:t>Cordialmente</w:t>
      </w:r>
    </w:p>
    <w:p w:rsidR="00981CA2" w:rsidRDefault="00981CA2" w:rsidP="00981CA2"/>
    <w:p w:rsidR="00981CA2" w:rsidRDefault="00981CA2" w:rsidP="00981CA2"/>
    <w:p w:rsidR="00981CA2" w:rsidRDefault="00981CA2" w:rsidP="00981CA2">
      <w:r>
        <w:t>RICARDO CASAS ZAPATA</w:t>
      </w:r>
    </w:p>
    <w:p w:rsidR="00981CA2" w:rsidRDefault="00981CA2" w:rsidP="00981CA2">
      <w:r>
        <w:t>Director.</w:t>
      </w:r>
    </w:p>
    <w:p w:rsidR="00981CA2" w:rsidRDefault="00981CA2" w:rsidP="00C356EC"/>
    <w:p w:rsidR="00C356EC" w:rsidRDefault="00C356EC" w:rsidP="00C356EC">
      <w:pPr>
        <w:rPr>
          <w:b/>
        </w:rPr>
      </w:pPr>
    </w:p>
    <w:p w:rsidR="00C356EC" w:rsidRDefault="00C356EC" w:rsidP="0036079A">
      <w:pPr>
        <w:rPr>
          <w:b/>
        </w:rPr>
      </w:pPr>
    </w:p>
    <w:p w:rsidR="003D3A5E" w:rsidRDefault="003D3A5E" w:rsidP="003D3A5E">
      <w:pPr>
        <w:rPr>
          <w:b/>
          <w:bCs/>
          <w:sz w:val="20"/>
        </w:rPr>
      </w:pPr>
      <w:r>
        <w:rPr>
          <w:b/>
          <w:bCs/>
          <w:sz w:val="20"/>
        </w:rPr>
        <w:t>PLÁSTICOS UNION LTDA</w:t>
      </w:r>
    </w:p>
    <w:p w:rsidR="003D3A5E" w:rsidRDefault="003D3A5E" w:rsidP="003D3A5E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3D3A5E" w:rsidRDefault="003D3A5E" w:rsidP="003D3A5E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76 N 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3D3A5E" w:rsidRDefault="003D3A5E" w:rsidP="003D3A5E">
      <w:pPr>
        <w:rPr>
          <w:b/>
          <w:bCs/>
          <w:sz w:val="20"/>
        </w:rPr>
      </w:pPr>
      <w:r>
        <w:rPr>
          <w:b/>
          <w:bCs/>
          <w:sz w:val="20"/>
        </w:rPr>
        <w:t>TEL: 4 44 46 64   ITAGUI.</w:t>
      </w:r>
    </w:p>
    <w:p w:rsidR="003D3A5E" w:rsidRDefault="003D3A5E" w:rsidP="003D3A5E">
      <w:pPr>
        <w:rPr>
          <w:b/>
          <w:bCs/>
          <w:sz w:val="20"/>
        </w:rPr>
      </w:pPr>
    </w:p>
    <w:p w:rsidR="003D3A5E" w:rsidRDefault="003D3A5E" w:rsidP="003D3A5E">
      <w:pPr>
        <w:rPr>
          <w:b/>
        </w:rPr>
      </w:pPr>
    </w:p>
    <w:p w:rsidR="003D3A5E" w:rsidRDefault="003D3A5E" w:rsidP="003D3A5E">
      <w:pPr>
        <w:pStyle w:val="Ttulo1"/>
      </w:pPr>
      <w:r>
        <w:t>ORDEN DE TRABAJO    N°      05800</w:t>
      </w:r>
    </w:p>
    <w:p w:rsidR="003D3A5E" w:rsidRDefault="003D3A5E" w:rsidP="003D3A5E"/>
    <w:p w:rsidR="003D3A5E" w:rsidRDefault="003D3A5E" w:rsidP="003D3A5E">
      <w:r>
        <w:t>FECHA:</w:t>
      </w:r>
      <w:r>
        <w:tab/>
        <w:t>Medellín,  Noviembre  02   de   2009</w:t>
      </w:r>
    </w:p>
    <w:p w:rsidR="003D3A5E" w:rsidRDefault="003D3A5E" w:rsidP="003D3A5E">
      <w:r>
        <w:t>PARA:</w:t>
      </w:r>
      <w:r>
        <w:tab/>
      </w:r>
      <w:r>
        <w:tab/>
        <w:t>PLASTICOS DARMA S.A.</w:t>
      </w:r>
    </w:p>
    <w:p w:rsidR="003D3A5E" w:rsidRDefault="003D3A5E" w:rsidP="003D3A5E">
      <w:r>
        <w:t>ATENCIÓN:</w:t>
      </w:r>
      <w:r>
        <w:tab/>
        <w:t>Sr. Dario Jaramillo</w:t>
      </w:r>
    </w:p>
    <w:p w:rsidR="003D3A5E" w:rsidRDefault="003D3A5E" w:rsidP="003D3A5E">
      <w:r>
        <w:tab/>
      </w:r>
      <w:r>
        <w:tab/>
        <w:t>Gerente</w:t>
      </w:r>
    </w:p>
    <w:p w:rsidR="003D3A5E" w:rsidRDefault="003D3A5E" w:rsidP="003D3A5E"/>
    <w:p w:rsidR="003D3A5E" w:rsidRDefault="003D3A5E" w:rsidP="003D3A5E">
      <w:r>
        <w:t>Apreciado  Don Darío:</w:t>
      </w:r>
    </w:p>
    <w:p w:rsidR="003D3A5E" w:rsidRDefault="003D3A5E" w:rsidP="003D3A5E">
      <w:r>
        <w:t xml:space="preserve"> </w:t>
      </w:r>
    </w:p>
    <w:p w:rsidR="003D3A5E" w:rsidRDefault="003D3A5E" w:rsidP="003D3A5E">
      <w:r>
        <w:t>Con la presente estamos solicitando el siguiente Material :</w:t>
      </w:r>
    </w:p>
    <w:p w:rsidR="003D3A5E" w:rsidRDefault="003D3A5E" w:rsidP="003D3A5E"/>
    <w:p w:rsidR="003D3A5E" w:rsidRDefault="003D3A5E" w:rsidP="003D3A5E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3D3A5E" w:rsidRDefault="003D3A5E" w:rsidP="003D3A5E">
      <w:pPr>
        <w:rPr>
          <w:b/>
          <w:bCs/>
          <w:u w:val="single"/>
        </w:rPr>
      </w:pPr>
    </w:p>
    <w:p w:rsidR="003D3A5E" w:rsidRDefault="003D3A5E" w:rsidP="003D3A5E">
      <w:r>
        <w:t>MATERIAL:</w:t>
      </w:r>
      <w:r>
        <w:tab/>
      </w:r>
      <w:r>
        <w:tab/>
        <w:t>Polietileno Baja Densidad Blanco  TUBULAR</w:t>
      </w:r>
    </w:p>
    <w:p w:rsidR="003D3A5E" w:rsidRDefault="003D3A5E" w:rsidP="003D3A5E">
      <w:r>
        <w:t>MEDIDA:</w:t>
      </w:r>
      <w:r>
        <w:tab/>
      </w:r>
      <w:r>
        <w:tab/>
        <w:t>28 + 6 + 6</w:t>
      </w:r>
      <w:r w:rsidRPr="007317E8">
        <w:rPr>
          <w:b/>
        </w:rPr>
        <w:t xml:space="preserve">    </w:t>
      </w:r>
      <w:r>
        <w:t>Cms.</w:t>
      </w:r>
    </w:p>
    <w:p w:rsidR="003D3A5E" w:rsidRDefault="003D3A5E" w:rsidP="003D3A5E">
      <w:pPr>
        <w:rPr>
          <w:b/>
          <w:bCs/>
        </w:rPr>
      </w:pPr>
      <w:r>
        <w:t>CALIBRE:</w:t>
      </w:r>
      <w:r>
        <w:tab/>
      </w:r>
      <w:r>
        <w:tab/>
      </w:r>
      <w:r>
        <w:rPr>
          <w:b/>
        </w:rPr>
        <w:t xml:space="preserve">1.3 </w:t>
      </w:r>
      <w:r w:rsidRPr="007317E8">
        <w:rPr>
          <w:b/>
        </w:rPr>
        <w:t xml:space="preserve"> </w:t>
      </w:r>
      <w:r w:rsidRPr="007317E8">
        <w:rPr>
          <w:b/>
          <w:bCs/>
        </w:rPr>
        <w:t xml:space="preserve"> ”</w:t>
      </w:r>
    </w:p>
    <w:p w:rsidR="003D3A5E" w:rsidRDefault="003D3A5E" w:rsidP="003D3A5E">
      <w:r>
        <w:t>COLOR:</w:t>
      </w:r>
      <w:r>
        <w:tab/>
      </w:r>
      <w:r>
        <w:tab/>
        <w:t>Blanco</w:t>
      </w:r>
    </w:p>
    <w:p w:rsidR="003D3A5E" w:rsidRPr="00874A16" w:rsidRDefault="003D3A5E" w:rsidP="003D3A5E">
      <w:r>
        <w:t>TRATADO:</w:t>
      </w:r>
      <w:r>
        <w:tab/>
      </w:r>
      <w:r>
        <w:tab/>
        <w:t>2  Caras.</w:t>
      </w:r>
    </w:p>
    <w:p w:rsidR="003D3A5E" w:rsidRDefault="0077777D" w:rsidP="003D3A5E">
      <w:pPr>
        <w:rPr>
          <w:b/>
          <w:bCs/>
        </w:rPr>
      </w:pPr>
      <w:r>
        <w:t>CANTIDAD:</w:t>
      </w:r>
      <w:r>
        <w:tab/>
      </w:r>
      <w:r>
        <w:tab/>
        <w:t>350</w:t>
      </w:r>
      <w:r w:rsidR="003D3A5E">
        <w:t xml:space="preserve">    Kg.</w:t>
      </w:r>
      <w:r w:rsidR="003D3A5E">
        <w:rPr>
          <w:b/>
          <w:bCs/>
        </w:rPr>
        <w:tab/>
      </w:r>
    </w:p>
    <w:p w:rsidR="003D3A5E" w:rsidRDefault="003D3A5E" w:rsidP="003D3A5E">
      <w:r>
        <w:t>COLORES:</w:t>
      </w:r>
      <w:r>
        <w:tab/>
      </w:r>
      <w:r>
        <w:tab/>
        <w:t xml:space="preserve">2     ( Naranja - Amarillo   )   </w:t>
      </w:r>
    </w:p>
    <w:p w:rsidR="003D3A5E" w:rsidRDefault="003D3A5E" w:rsidP="003D3A5E">
      <w:r>
        <w:t>CARAS:</w:t>
      </w:r>
      <w:r>
        <w:tab/>
      </w:r>
      <w:r>
        <w:tab/>
        <w:t xml:space="preserve">2 </w:t>
      </w:r>
    </w:p>
    <w:p w:rsidR="003D3A5E" w:rsidRDefault="003D3A5E" w:rsidP="003D3A5E">
      <w:r>
        <w:t>REPETICIÓN:</w:t>
      </w:r>
      <w:r>
        <w:tab/>
        <w:t>48    Cms.</w:t>
      </w:r>
    </w:p>
    <w:p w:rsidR="003D3A5E" w:rsidRDefault="003D3A5E" w:rsidP="003D3A5E">
      <w:r>
        <w:t xml:space="preserve">RODILLO  :    </w:t>
      </w:r>
      <w:r>
        <w:tab/>
        <w:t>48</w:t>
      </w:r>
      <w:r>
        <w:tab/>
      </w:r>
    </w:p>
    <w:p w:rsidR="003D3A5E" w:rsidRDefault="003D3A5E" w:rsidP="003D3A5E">
      <w:r>
        <w:t>BOLSA:</w:t>
      </w:r>
      <w:r>
        <w:tab/>
      </w:r>
      <w:r>
        <w:tab/>
        <w:t>28  + 6 + 6   x  48     cms         Con  troquel  Camiseta</w:t>
      </w:r>
    </w:p>
    <w:p w:rsidR="003D3A5E" w:rsidRDefault="003D3A5E" w:rsidP="003D3A5E">
      <w:r>
        <w:t>SELLADO:</w:t>
      </w:r>
      <w:r>
        <w:tab/>
      </w:r>
      <w:r>
        <w:tab/>
        <w:t>Fondo</w:t>
      </w:r>
    </w:p>
    <w:p w:rsidR="003D3A5E" w:rsidRDefault="003D3A5E" w:rsidP="003D3A5E">
      <w:r>
        <w:t>REFERENCIA:</w:t>
      </w:r>
      <w:r>
        <w:tab/>
      </w:r>
      <w:r>
        <w:rPr>
          <w:b/>
        </w:rPr>
        <w:t>LA MEDIA NARANJA  PEQUEÑA</w:t>
      </w:r>
    </w:p>
    <w:p w:rsidR="003D3A5E" w:rsidRDefault="003D3A5E" w:rsidP="003D3A5E">
      <w:r>
        <w:tab/>
      </w:r>
      <w:r>
        <w:tab/>
      </w:r>
      <w:r>
        <w:tab/>
      </w:r>
    </w:p>
    <w:p w:rsidR="003D3A5E" w:rsidRDefault="003D3A5E" w:rsidP="003D3A5E"/>
    <w:p w:rsidR="003D3A5E" w:rsidRDefault="003D3A5E" w:rsidP="003D3A5E">
      <w:r>
        <w:rPr>
          <w:b/>
          <w:bCs/>
          <w:u w:val="single"/>
        </w:rPr>
        <w:t>NOTA</w:t>
      </w:r>
      <w:r>
        <w:t>:  - Cyreles   en  su planta.</w:t>
      </w:r>
    </w:p>
    <w:p w:rsidR="003D3A5E" w:rsidRPr="001B3E70" w:rsidRDefault="003D3A5E" w:rsidP="003D3A5E">
      <w:pPr>
        <w:numPr>
          <w:ilvl w:val="0"/>
          <w:numId w:val="2"/>
        </w:numPr>
        <w:rPr>
          <w:b/>
          <w:u w:val="single"/>
        </w:rPr>
      </w:pPr>
      <w:r>
        <w:t>Colores y alturas de impresión  según    Muestra.</w:t>
      </w:r>
    </w:p>
    <w:p w:rsidR="003D3A5E" w:rsidRDefault="003D3A5E" w:rsidP="003D3A5E">
      <w:pPr>
        <w:numPr>
          <w:ilvl w:val="0"/>
          <w:numId w:val="2"/>
        </w:numPr>
        <w:rPr>
          <w:b/>
          <w:u w:val="single"/>
        </w:rPr>
      </w:pPr>
      <w:r>
        <w:rPr>
          <w:b/>
          <w:u w:val="single"/>
        </w:rPr>
        <w:t>SE  APRUEBA  IMPRESIÓN.</w:t>
      </w:r>
    </w:p>
    <w:p w:rsidR="003D3A5E" w:rsidRPr="000E3688" w:rsidRDefault="003D3A5E" w:rsidP="003D3A5E">
      <w:pPr>
        <w:ind w:left="1500"/>
      </w:pPr>
    </w:p>
    <w:p w:rsidR="003D3A5E" w:rsidRPr="000E3688" w:rsidRDefault="003D3A5E" w:rsidP="003D3A5E">
      <w:pPr>
        <w:rPr>
          <w:b/>
        </w:rPr>
      </w:pPr>
    </w:p>
    <w:p w:rsidR="003D3A5E" w:rsidRPr="000E3688" w:rsidRDefault="003D3A5E" w:rsidP="003D3A5E">
      <w:pPr>
        <w:rPr>
          <w:b/>
        </w:rPr>
      </w:pPr>
    </w:p>
    <w:p w:rsidR="003D3A5E" w:rsidRDefault="003D3A5E" w:rsidP="003D3A5E">
      <w:r>
        <w:t>Agradezco la atención y colaboración prestada.</w:t>
      </w:r>
    </w:p>
    <w:p w:rsidR="003D3A5E" w:rsidRDefault="003D3A5E" w:rsidP="003D3A5E"/>
    <w:p w:rsidR="003D3A5E" w:rsidRDefault="003D3A5E" w:rsidP="003D3A5E"/>
    <w:p w:rsidR="003D3A5E" w:rsidRDefault="003D3A5E" w:rsidP="003D3A5E">
      <w:r>
        <w:t>Cordialmente,</w:t>
      </w:r>
    </w:p>
    <w:p w:rsidR="003D3A5E" w:rsidRDefault="003D3A5E" w:rsidP="003D3A5E"/>
    <w:p w:rsidR="003D3A5E" w:rsidRDefault="003D3A5E" w:rsidP="003D3A5E"/>
    <w:p w:rsidR="003D3A5E" w:rsidRDefault="003D3A5E" w:rsidP="003D3A5E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3D3A5E" w:rsidRDefault="003D3A5E" w:rsidP="003D3A5E">
      <w:r>
        <w:t>Director</w:t>
      </w:r>
    </w:p>
    <w:p w:rsidR="003D3A5E" w:rsidRDefault="003D3A5E" w:rsidP="0036079A">
      <w:pPr>
        <w:rPr>
          <w:b/>
        </w:rPr>
      </w:pPr>
    </w:p>
    <w:p w:rsidR="004312B0" w:rsidRDefault="004312B0" w:rsidP="0036079A">
      <w:pPr>
        <w:rPr>
          <w:b/>
        </w:rPr>
      </w:pPr>
    </w:p>
    <w:p w:rsidR="004312B0" w:rsidRDefault="004312B0" w:rsidP="0036079A">
      <w:pPr>
        <w:rPr>
          <w:b/>
        </w:rPr>
      </w:pPr>
    </w:p>
    <w:p w:rsidR="004312B0" w:rsidRDefault="004312B0" w:rsidP="004312B0"/>
    <w:p w:rsidR="004312B0" w:rsidRDefault="004312B0" w:rsidP="004312B0">
      <w:pPr>
        <w:rPr>
          <w:b/>
          <w:bCs/>
          <w:sz w:val="20"/>
        </w:rPr>
      </w:pPr>
      <w:r>
        <w:rPr>
          <w:b/>
          <w:bCs/>
          <w:sz w:val="20"/>
        </w:rPr>
        <w:t>PLÁSTICOS UNION LTDA</w:t>
      </w:r>
    </w:p>
    <w:p w:rsidR="004312B0" w:rsidRDefault="004312B0" w:rsidP="004312B0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4312B0" w:rsidRDefault="004312B0" w:rsidP="004312B0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76 N 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4312B0" w:rsidRDefault="004312B0" w:rsidP="004312B0">
      <w:pPr>
        <w:rPr>
          <w:b/>
          <w:bCs/>
          <w:sz w:val="20"/>
        </w:rPr>
      </w:pPr>
      <w:r>
        <w:rPr>
          <w:b/>
          <w:bCs/>
          <w:sz w:val="20"/>
        </w:rPr>
        <w:t>TEL: 4 44 46 64   ITAGUI.</w:t>
      </w:r>
    </w:p>
    <w:p w:rsidR="004312B0" w:rsidRDefault="004312B0" w:rsidP="004312B0">
      <w:pPr>
        <w:rPr>
          <w:b/>
          <w:bCs/>
          <w:sz w:val="20"/>
        </w:rPr>
      </w:pPr>
    </w:p>
    <w:p w:rsidR="004312B0" w:rsidRDefault="004312B0" w:rsidP="004312B0">
      <w:pPr>
        <w:rPr>
          <w:b/>
        </w:rPr>
      </w:pPr>
    </w:p>
    <w:p w:rsidR="004312B0" w:rsidRDefault="004312B0" w:rsidP="004312B0">
      <w:pPr>
        <w:pStyle w:val="Ttulo1"/>
      </w:pPr>
      <w:r>
        <w:t>ORDEN DE TRABAJO    N°      05801</w:t>
      </w:r>
    </w:p>
    <w:p w:rsidR="004312B0" w:rsidRDefault="004312B0" w:rsidP="004312B0"/>
    <w:p w:rsidR="004312B0" w:rsidRDefault="004312B0" w:rsidP="004312B0">
      <w:r>
        <w:t>FECHA:</w:t>
      </w:r>
      <w:r>
        <w:tab/>
        <w:t>Medellín,  Diciembre  07   de   2009</w:t>
      </w:r>
    </w:p>
    <w:p w:rsidR="004312B0" w:rsidRDefault="004312B0" w:rsidP="004312B0">
      <w:r>
        <w:t>PARA:</w:t>
      </w:r>
      <w:r>
        <w:tab/>
      </w:r>
      <w:r>
        <w:tab/>
        <w:t>PLASTICOS DARMA S.A.</w:t>
      </w:r>
    </w:p>
    <w:p w:rsidR="004312B0" w:rsidRDefault="004312B0" w:rsidP="004312B0">
      <w:r>
        <w:t>ATENCIÓN:</w:t>
      </w:r>
      <w:r>
        <w:tab/>
        <w:t>Sr. Dario Jaramillo</w:t>
      </w:r>
    </w:p>
    <w:p w:rsidR="004312B0" w:rsidRDefault="004312B0" w:rsidP="004312B0">
      <w:r>
        <w:tab/>
      </w:r>
      <w:r>
        <w:tab/>
        <w:t>Gerente</w:t>
      </w:r>
    </w:p>
    <w:p w:rsidR="004312B0" w:rsidRDefault="004312B0" w:rsidP="004312B0"/>
    <w:p w:rsidR="004312B0" w:rsidRDefault="004312B0" w:rsidP="004312B0">
      <w:r>
        <w:t>Apreciado  Don Darío:</w:t>
      </w:r>
    </w:p>
    <w:p w:rsidR="004312B0" w:rsidRDefault="004312B0" w:rsidP="004312B0">
      <w:r>
        <w:t xml:space="preserve"> </w:t>
      </w:r>
    </w:p>
    <w:p w:rsidR="004312B0" w:rsidRDefault="004312B0" w:rsidP="004312B0">
      <w:r>
        <w:t>Con la presente estamos solicitando el siguiente Material :</w:t>
      </w:r>
    </w:p>
    <w:p w:rsidR="004312B0" w:rsidRDefault="004312B0" w:rsidP="004312B0"/>
    <w:p w:rsidR="004312B0" w:rsidRDefault="004312B0" w:rsidP="004312B0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4312B0" w:rsidRDefault="004312B0" w:rsidP="004312B0">
      <w:pPr>
        <w:rPr>
          <w:b/>
          <w:bCs/>
          <w:u w:val="single"/>
        </w:rPr>
      </w:pPr>
    </w:p>
    <w:p w:rsidR="004312B0" w:rsidRDefault="004312B0" w:rsidP="004312B0">
      <w:r>
        <w:t>MATERIAL:</w:t>
      </w:r>
      <w:r>
        <w:tab/>
      </w:r>
      <w:r>
        <w:tab/>
        <w:t>Polietileno Baja Densidad Blanco  TUBULAR</w:t>
      </w:r>
    </w:p>
    <w:p w:rsidR="004312B0" w:rsidRDefault="004312B0" w:rsidP="004312B0">
      <w:r>
        <w:t>MEDIDA:</w:t>
      </w:r>
      <w:r>
        <w:tab/>
      </w:r>
      <w:r>
        <w:tab/>
        <w:t>33 + 7.5 + 7.5</w:t>
      </w:r>
      <w:r w:rsidRPr="007317E8">
        <w:rPr>
          <w:b/>
        </w:rPr>
        <w:t xml:space="preserve">    </w:t>
      </w:r>
      <w:r>
        <w:t>Cms.</w:t>
      </w:r>
    </w:p>
    <w:p w:rsidR="004312B0" w:rsidRDefault="004312B0" w:rsidP="004312B0">
      <w:pPr>
        <w:rPr>
          <w:b/>
          <w:bCs/>
        </w:rPr>
      </w:pPr>
      <w:r>
        <w:t>CALIBRE:</w:t>
      </w:r>
      <w:r>
        <w:tab/>
      </w:r>
      <w:r>
        <w:tab/>
      </w:r>
      <w:r>
        <w:rPr>
          <w:b/>
        </w:rPr>
        <w:t xml:space="preserve">1.7 </w:t>
      </w:r>
      <w:r w:rsidRPr="007317E8">
        <w:rPr>
          <w:b/>
        </w:rPr>
        <w:t xml:space="preserve"> </w:t>
      </w:r>
      <w:r w:rsidRPr="007317E8">
        <w:rPr>
          <w:b/>
          <w:bCs/>
        </w:rPr>
        <w:t xml:space="preserve"> ”</w:t>
      </w:r>
    </w:p>
    <w:p w:rsidR="004312B0" w:rsidRDefault="004312B0" w:rsidP="004312B0">
      <w:r>
        <w:t>COLOR:</w:t>
      </w:r>
      <w:r>
        <w:tab/>
      </w:r>
      <w:r>
        <w:tab/>
        <w:t>Blanco</w:t>
      </w:r>
    </w:p>
    <w:p w:rsidR="004312B0" w:rsidRPr="00874A16" w:rsidRDefault="004312B0" w:rsidP="004312B0">
      <w:r>
        <w:t>TRATADO:</w:t>
      </w:r>
      <w:r>
        <w:tab/>
      </w:r>
      <w:r>
        <w:tab/>
        <w:t>2  Caras.</w:t>
      </w:r>
    </w:p>
    <w:p w:rsidR="004312B0" w:rsidRDefault="004312B0" w:rsidP="004312B0">
      <w:pPr>
        <w:rPr>
          <w:b/>
          <w:bCs/>
        </w:rPr>
      </w:pPr>
      <w:r>
        <w:t>CANTIDAD:</w:t>
      </w:r>
      <w:r>
        <w:tab/>
      </w:r>
      <w:r>
        <w:tab/>
        <w:t>460    Kg.</w:t>
      </w:r>
      <w:r>
        <w:rPr>
          <w:b/>
          <w:bCs/>
        </w:rPr>
        <w:tab/>
      </w:r>
    </w:p>
    <w:p w:rsidR="004312B0" w:rsidRDefault="004312B0" w:rsidP="004312B0">
      <w:r>
        <w:t>COLORES:</w:t>
      </w:r>
      <w:r>
        <w:tab/>
      </w:r>
      <w:r>
        <w:tab/>
        <w:t xml:space="preserve">2     ( Naranja - Amarillo   )   </w:t>
      </w:r>
    </w:p>
    <w:p w:rsidR="004312B0" w:rsidRDefault="004312B0" w:rsidP="004312B0">
      <w:r>
        <w:t>CARAS:</w:t>
      </w:r>
      <w:r>
        <w:tab/>
      </w:r>
      <w:r>
        <w:tab/>
        <w:t xml:space="preserve">2 </w:t>
      </w:r>
    </w:p>
    <w:p w:rsidR="004312B0" w:rsidRDefault="004312B0" w:rsidP="004312B0">
      <w:r>
        <w:t>REPETICIÓN:</w:t>
      </w:r>
      <w:r>
        <w:tab/>
        <w:t>60    Cms.</w:t>
      </w:r>
    </w:p>
    <w:p w:rsidR="004312B0" w:rsidRDefault="004312B0" w:rsidP="004312B0">
      <w:r>
        <w:t xml:space="preserve">RODILLO  :    </w:t>
      </w:r>
      <w:r>
        <w:tab/>
        <w:t>60</w:t>
      </w:r>
      <w:r>
        <w:tab/>
      </w:r>
    </w:p>
    <w:p w:rsidR="004312B0" w:rsidRDefault="004312B0" w:rsidP="004312B0">
      <w:r>
        <w:t>BOLSA:</w:t>
      </w:r>
      <w:r>
        <w:tab/>
      </w:r>
      <w:r>
        <w:tab/>
        <w:t>33 + 7.5 + 7.5  x  60     cms      Con  troquel  Camiseta</w:t>
      </w:r>
    </w:p>
    <w:p w:rsidR="004312B0" w:rsidRDefault="004312B0" w:rsidP="004312B0">
      <w:r>
        <w:t>SELLADO:</w:t>
      </w:r>
      <w:r>
        <w:tab/>
      </w:r>
      <w:r>
        <w:tab/>
        <w:t>Fondo</w:t>
      </w:r>
    </w:p>
    <w:p w:rsidR="004312B0" w:rsidRDefault="004312B0" w:rsidP="004312B0">
      <w:r>
        <w:t>REFERENCIA:</w:t>
      </w:r>
      <w:r>
        <w:tab/>
      </w:r>
      <w:r>
        <w:rPr>
          <w:b/>
        </w:rPr>
        <w:t>LA MEDIA NARANJA  GRANDE</w:t>
      </w:r>
    </w:p>
    <w:p w:rsidR="004312B0" w:rsidRDefault="004312B0" w:rsidP="004312B0">
      <w:r>
        <w:tab/>
      </w:r>
      <w:r>
        <w:tab/>
      </w:r>
      <w:r>
        <w:tab/>
      </w:r>
    </w:p>
    <w:p w:rsidR="004312B0" w:rsidRDefault="004312B0" w:rsidP="004312B0"/>
    <w:p w:rsidR="004312B0" w:rsidRDefault="004312B0" w:rsidP="004312B0">
      <w:r>
        <w:rPr>
          <w:b/>
          <w:bCs/>
          <w:u w:val="single"/>
        </w:rPr>
        <w:t>NOTA</w:t>
      </w:r>
      <w:r>
        <w:t>:  -</w:t>
      </w:r>
      <w:r w:rsidR="005C70FA">
        <w:t xml:space="preserve"> Cyreles   en  su  planta.</w:t>
      </w:r>
    </w:p>
    <w:p w:rsidR="004312B0" w:rsidRPr="001B3E70" w:rsidRDefault="004312B0" w:rsidP="004312B0">
      <w:pPr>
        <w:numPr>
          <w:ilvl w:val="0"/>
          <w:numId w:val="2"/>
        </w:numPr>
        <w:rPr>
          <w:b/>
          <w:u w:val="single"/>
        </w:rPr>
      </w:pPr>
      <w:r>
        <w:t>Colores y alturas de impresión  según    Muestra.</w:t>
      </w:r>
    </w:p>
    <w:p w:rsidR="004312B0" w:rsidRDefault="004312B0" w:rsidP="004312B0">
      <w:pPr>
        <w:numPr>
          <w:ilvl w:val="0"/>
          <w:numId w:val="2"/>
        </w:numPr>
        <w:rPr>
          <w:b/>
          <w:u w:val="single"/>
        </w:rPr>
      </w:pPr>
      <w:r>
        <w:rPr>
          <w:b/>
          <w:u w:val="single"/>
        </w:rPr>
        <w:t>SE  APRUEBA  IMPRESIÓN.</w:t>
      </w:r>
    </w:p>
    <w:p w:rsidR="004312B0" w:rsidRPr="000E3688" w:rsidRDefault="004312B0" w:rsidP="004312B0">
      <w:pPr>
        <w:ind w:left="1500"/>
      </w:pPr>
    </w:p>
    <w:p w:rsidR="004312B0" w:rsidRPr="000E3688" w:rsidRDefault="004312B0" w:rsidP="004312B0">
      <w:pPr>
        <w:rPr>
          <w:b/>
        </w:rPr>
      </w:pPr>
    </w:p>
    <w:p w:rsidR="004312B0" w:rsidRPr="000E3688" w:rsidRDefault="004312B0" w:rsidP="004312B0">
      <w:pPr>
        <w:rPr>
          <w:b/>
        </w:rPr>
      </w:pPr>
    </w:p>
    <w:p w:rsidR="004312B0" w:rsidRDefault="004312B0" w:rsidP="004312B0">
      <w:r>
        <w:t>Agradezco la atención y colaboración prestada.</w:t>
      </w:r>
    </w:p>
    <w:p w:rsidR="004312B0" w:rsidRDefault="004312B0" w:rsidP="004312B0"/>
    <w:p w:rsidR="004312B0" w:rsidRDefault="004312B0" w:rsidP="004312B0"/>
    <w:p w:rsidR="004312B0" w:rsidRDefault="004312B0" w:rsidP="004312B0">
      <w:r>
        <w:t>Cordialmente,</w:t>
      </w:r>
    </w:p>
    <w:p w:rsidR="004312B0" w:rsidRDefault="004312B0" w:rsidP="004312B0"/>
    <w:p w:rsidR="004312B0" w:rsidRDefault="004312B0" w:rsidP="004312B0"/>
    <w:p w:rsidR="004312B0" w:rsidRDefault="004312B0" w:rsidP="004312B0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4312B0" w:rsidRDefault="004312B0" w:rsidP="004312B0">
      <w:r>
        <w:t>Director</w:t>
      </w:r>
    </w:p>
    <w:p w:rsidR="004312B0" w:rsidRDefault="004312B0" w:rsidP="004312B0"/>
    <w:p w:rsidR="004312B0" w:rsidRDefault="004312B0" w:rsidP="0036079A">
      <w:pPr>
        <w:rPr>
          <w:b/>
        </w:rPr>
      </w:pPr>
    </w:p>
    <w:p w:rsidR="00851A0D" w:rsidRDefault="00851A0D" w:rsidP="00851A0D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851A0D" w:rsidRDefault="00851A0D" w:rsidP="00851A0D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851A0D" w:rsidRDefault="00851A0D" w:rsidP="00851A0D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851A0D" w:rsidRDefault="00851A0D" w:rsidP="00851A0D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851A0D" w:rsidRDefault="00851A0D" w:rsidP="00851A0D"/>
    <w:p w:rsidR="00851A0D" w:rsidRDefault="00851A0D" w:rsidP="00851A0D">
      <w:pPr>
        <w:pStyle w:val="Ttulo1"/>
      </w:pPr>
      <w:r>
        <w:lastRenderedPageBreak/>
        <w:t xml:space="preserve">ORDEN </w:t>
      </w:r>
      <w:r w:rsidR="00C022D1">
        <w:t>DE TRABAJO    N°     05812</w:t>
      </w:r>
    </w:p>
    <w:p w:rsidR="00851A0D" w:rsidRDefault="00851A0D" w:rsidP="00851A0D"/>
    <w:p w:rsidR="00851A0D" w:rsidRDefault="00C022D1" w:rsidP="00851A0D">
      <w:r>
        <w:t>FECHA:</w:t>
      </w:r>
      <w:r>
        <w:tab/>
        <w:t>Medellín, Diciembre  09</w:t>
      </w:r>
      <w:r w:rsidR="00851A0D">
        <w:t xml:space="preserve">    de 2009</w:t>
      </w:r>
    </w:p>
    <w:p w:rsidR="00851A0D" w:rsidRDefault="00851A0D" w:rsidP="00851A0D">
      <w:r>
        <w:t>PARA:</w:t>
      </w:r>
      <w:r>
        <w:tab/>
      </w:r>
      <w:r>
        <w:tab/>
        <w:t>PLÁSTICOS DARMA</w:t>
      </w:r>
    </w:p>
    <w:p w:rsidR="00851A0D" w:rsidRDefault="00851A0D" w:rsidP="00851A0D">
      <w:r>
        <w:t>ATENCIÓN:</w:t>
      </w:r>
      <w:r>
        <w:tab/>
        <w:t>Sr. Darío Jaramillo</w:t>
      </w:r>
    </w:p>
    <w:p w:rsidR="00851A0D" w:rsidRDefault="00851A0D" w:rsidP="00851A0D">
      <w:r>
        <w:tab/>
      </w:r>
      <w:r>
        <w:tab/>
        <w:t>Gerente.</w:t>
      </w:r>
    </w:p>
    <w:p w:rsidR="00851A0D" w:rsidRDefault="00851A0D" w:rsidP="00851A0D"/>
    <w:p w:rsidR="00851A0D" w:rsidRDefault="00851A0D" w:rsidP="00851A0D">
      <w:r>
        <w:t>Apreciado Don Darío :</w:t>
      </w:r>
    </w:p>
    <w:p w:rsidR="00851A0D" w:rsidRDefault="00851A0D" w:rsidP="00851A0D">
      <w:r>
        <w:t xml:space="preserve"> </w:t>
      </w:r>
    </w:p>
    <w:p w:rsidR="00851A0D" w:rsidRPr="006206D4" w:rsidRDefault="00851A0D" w:rsidP="00851A0D">
      <w:pPr>
        <w:rPr>
          <w:b/>
          <w:u w:val="single"/>
        </w:rPr>
      </w:pPr>
      <w:r>
        <w:t xml:space="preserve">Con la presente estamos solicitando el siguiente servicio de  </w:t>
      </w:r>
      <w:r w:rsidRPr="006206D4">
        <w:rPr>
          <w:b/>
          <w:u w:val="single"/>
        </w:rPr>
        <w:t>IMPRESION:</w:t>
      </w:r>
    </w:p>
    <w:p w:rsidR="00851A0D" w:rsidRDefault="00851A0D" w:rsidP="00851A0D">
      <w:pPr>
        <w:rPr>
          <w:b/>
          <w:bCs/>
          <w:u w:val="single"/>
        </w:rPr>
      </w:pPr>
    </w:p>
    <w:p w:rsidR="00851A0D" w:rsidRDefault="00851A0D" w:rsidP="00851A0D">
      <w:r>
        <w:rPr>
          <w:b/>
          <w:bCs/>
          <w:u w:val="single"/>
        </w:rPr>
        <w:t>IMPRESIÓN:</w:t>
      </w:r>
    </w:p>
    <w:p w:rsidR="00851A0D" w:rsidRDefault="00851A0D" w:rsidP="00851A0D"/>
    <w:p w:rsidR="00851A0D" w:rsidRDefault="00851A0D" w:rsidP="00851A0D">
      <w:r>
        <w:t>MATERIAL:</w:t>
      </w:r>
      <w:r>
        <w:tab/>
      </w:r>
      <w:r>
        <w:tab/>
        <w:t xml:space="preserve">Polietileno BAJA  </w:t>
      </w:r>
      <w:r>
        <w:rPr>
          <w:u w:val="single"/>
        </w:rPr>
        <w:t xml:space="preserve">Tubular </w:t>
      </w:r>
    </w:p>
    <w:p w:rsidR="00851A0D" w:rsidRPr="003F0627" w:rsidRDefault="00851A0D" w:rsidP="00851A0D">
      <w:pPr>
        <w:rPr>
          <w:b/>
        </w:rPr>
      </w:pPr>
      <w:r>
        <w:t>MEDIDA:</w:t>
      </w:r>
      <w:r>
        <w:tab/>
      </w:r>
      <w:r>
        <w:tab/>
      </w:r>
      <w:r>
        <w:rPr>
          <w:b/>
        </w:rPr>
        <w:t>60</w:t>
      </w:r>
      <w:r w:rsidRPr="00743DF3">
        <w:rPr>
          <w:b/>
        </w:rPr>
        <w:t xml:space="preserve">     Cms</w:t>
      </w:r>
      <w:r>
        <w:t xml:space="preserve">.    </w:t>
      </w:r>
    </w:p>
    <w:p w:rsidR="00851A0D" w:rsidRDefault="00851A0D" w:rsidP="00851A0D">
      <w:r>
        <w:t>CALIBRE:</w:t>
      </w:r>
      <w:r>
        <w:tab/>
      </w:r>
      <w:r>
        <w:tab/>
      </w:r>
      <w:r>
        <w:rPr>
          <w:b/>
        </w:rPr>
        <w:t xml:space="preserve">1.2 </w:t>
      </w:r>
      <w:r w:rsidRPr="00BB2CA5">
        <w:rPr>
          <w:b/>
        </w:rPr>
        <w:t xml:space="preserve">  ”</w:t>
      </w:r>
    </w:p>
    <w:p w:rsidR="00851A0D" w:rsidRDefault="00851A0D" w:rsidP="00851A0D">
      <w:r>
        <w:t>COLOR:</w:t>
      </w:r>
      <w:r>
        <w:tab/>
      </w:r>
      <w:r>
        <w:tab/>
        <w:t>Transparente</w:t>
      </w:r>
    </w:p>
    <w:p w:rsidR="00851A0D" w:rsidRDefault="00851A0D" w:rsidP="00851A0D">
      <w:r>
        <w:t>CANTIDAD:</w:t>
      </w:r>
      <w:r>
        <w:tab/>
      </w:r>
      <w:r>
        <w:tab/>
      </w:r>
      <w:r>
        <w:rPr>
          <w:b/>
        </w:rPr>
        <w:t>65</w:t>
      </w:r>
      <w:r>
        <w:t xml:space="preserve">     Kg.</w:t>
      </w:r>
    </w:p>
    <w:p w:rsidR="00851A0D" w:rsidRDefault="00851A0D" w:rsidP="00851A0D">
      <w:r>
        <w:t>COLORES:</w:t>
      </w:r>
      <w:r>
        <w:tab/>
      </w:r>
      <w:r>
        <w:tab/>
        <w:t>1  (  Negro  )</w:t>
      </w:r>
    </w:p>
    <w:p w:rsidR="00851A0D" w:rsidRDefault="00851A0D" w:rsidP="00851A0D">
      <w:r>
        <w:t>CARAS:</w:t>
      </w:r>
      <w:r>
        <w:tab/>
      </w:r>
      <w:r>
        <w:tab/>
        <w:t>1      (1 x 1 )</w:t>
      </w:r>
    </w:p>
    <w:p w:rsidR="00851A0D" w:rsidRDefault="00851A0D" w:rsidP="00851A0D">
      <w:r>
        <w:t>BOLSA:</w:t>
      </w:r>
      <w:r>
        <w:tab/>
      </w:r>
      <w:r>
        <w:tab/>
        <w:t xml:space="preserve">60 X   60 Cms   </w:t>
      </w:r>
    </w:p>
    <w:p w:rsidR="00851A0D" w:rsidRDefault="00851A0D" w:rsidP="00851A0D">
      <w:r>
        <w:t>RODILLO :                30</w:t>
      </w:r>
    </w:p>
    <w:p w:rsidR="00851A0D" w:rsidRDefault="00851A0D" w:rsidP="00851A0D">
      <w:r>
        <w:t>SELLADO:</w:t>
      </w:r>
      <w:r>
        <w:tab/>
      </w:r>
      <w:r>
        <w:tab/>
        <w:t xml:space="preserve">Lateral  </w:t>
      </w:r>
    </w:p>
    <w:p w:rsidR="00851A0D" w:rsidRPr="001F34F2" w:rsidRDefault="00851A0D" w:rsidP="00851A0D">
      <w:r w:rsidRPr="001F34F2">
        <w:t>REFERENCIA:</w:t>
      </w:r>
      <w:r w:rsidRPr="001F34F2">
        <w:tab/>
      </w:r>
      <w:r w:rsidRPr="00FA0C86">
        <w:rPr>
          <w:b/>
        </w:rPr>
        <w:t>3  IDIOMAS</w:t>
      </w:r>
      <w:r>
        <w:rPr>
          <w:b/>
        </w:rPr>
        <w:t xml:space="preserve">  WARNING </w:t>
      </w:r>
    </w:p>
    <w:p w:rsidR="00851A0D" w:rsidRPr="001F34F2" w:rsidRDefault="00851A0D" w:rsidP="00851A0D"/>
    <w:p w:rsidR="00851A0D" w:rsidRPr="001F34F2" w:rsidRDefault="00851A0D" w:rsidP="00851A0D">
      <w:r w:rsidRPr="001F34F2">
        <w:rPr>
          <w:b/>
        </w:rPr>
        <w:tab/>
      </w:r>
      <w:r w:rsidRPr="001F34F2">
        <w:rPr>
          <w:b/>
        </w:rPr>
        <w:tab/>
      </w:r>
      <w:r w:rsidRPr="001F34F2">
        <w:rPr>
          <w:b/>
        </w:rPr>
        <w:tab/>
      </w:r>
    </w:p>
    <w:p w:rsidR="00851A0D" w:rsidRDefault="00851A0D" w:rsidP="00851A0D">
      <w:r>
        <w:rPr>
          <w:b/>
          <w:bCs/>
          <w:u w:val="single"/>
        </w:rPr>
        <w:t>NOTA:</w:t>
      </w:r>
      <w:r>
        <w:t xml:space="preserve">  - Los cyreles  se encuentran en su planta</w:t>
      </w:r>
    </w:p>
    <w:p w:rsidR="00851A0D" w:rsidRDefault="00851A0D" w:rsidP="00851A0D">
      <w:pPr>
        <w:numPr>
          <w:ilvl w:val="0"/>
          <w:numId w:val="2"/>
        </w:numPr>
      </w:pPr>
      <w:r>
        <w:t>Altura y tonos según  Muestra</w:t>
      </w:r>
    </w:p>
    <w:p w:rsidR="00851A0D" w:rsidRPr="00BD66B6" w:rsidRDefault="00851A0D" w:rsidP="00851A0D">
      <w:pPr>
        <w:numPr>
          <w:ilvl w:val="0"/>
          <w:numId w:val="2"/>
        </w:numPr>
        <w:rPr>
          <w:b/>
        </w:rPr>
      </w:pPr>
      <w:smartTag w:uri="urn:schemas-microsoft-com:office:smarttags" w:element="PersonName">
        <w:smartTagPr>
          <w:attr w:name="ProductID" w:val="PLASTICOS UNION"/>
        </w:smartTagPr>
        <w:r w:rsidRPr="00BD66B6">
          <w:rPr>
            <w:b/>
          </w:rPr>
          <w:t>PLASTICOS UNION</w:t>
        </w:r>
      </w:smartTag>
      <w:r w:rsidRPr="00BD66B6">
        <w:rPr>
          <w:b/>
        </w:rPr>
        <w:t xml:space="preserve"> ENVIA EL MATERIAL</w:t>
      </w:r>
    </w:p>
    <w:p w:rsidR="00851A0D" w:rsidRDefault="00851A0D" w:rsidP="00851A0D">
      <w:pPr>
        <w:ind w:left="1500"/>
        <w:rPr>
          <w:b/>
        </w:rPr>
      </w:pPr>
    </w:p>
    <w:p w:rsidR="00851A0D" w:rsidRDefault="00851A0D" w:rsidP="00851A0D">
      <w:pPr>
        <w:ind w:left="1500"/>
        <w:rPr>
          <w:b/>
        </w:rPr>
      </w:pPr>
    </w:p>
    <w:p w:rsidR="00851A0D" w:rsidRPr="004E08B4" w:rsidRDefault="00851A0D" w:rsidP="00851A0D">
      <w:pPr>
        <w:ind w:left="1500"/>
        <w:rPr>
          <w:b/>
        </w:rPr>
      </w:pPr>
    </w:p>
    <w:p w:rsidR="00851A0D" w:rsidRDefault="00851A0D" w:rsidP="00851A0D">
      <w:r>
        <w:t>Agradezco la atención y colaboración prestada.</w:t>
      </w:r>
    </w:p>
    <w:p w:rsidR="00851A0D" w:rsidRDefault="00851A0D" w:rsidP="00851A0D"/>
    <w:p w:rsidR="00851A0D" w:rsidRDefault="00851A0D" w:rsidP="00851A0D"/>
    <w:p w:rsidR="00851A0D" w:rsidRDefault="00851A0D" w:rsidP="00851A0D">
      <w:r>
        <w:t>Cordialmente,</w:t>
      </w:r>
    </w:p>
    <w:p w:rsidR="00851A0D" w:rsidRDefault="00851A0D" w:rsidP="00851A0D"/>
    <w:p w:rsidR="00851A0D" w:rsidRDefault="00851A0D" w:rsidP="00851A0D"/>
    <w:p w:rsidR="00851A0D" w:rsidRDefault="00851A0D" w:rsidP="00851A0D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851A0D" w:rsidRDefault="00851A0D" w:rsidP="00851A0D">
      <w:r>
        <w:t>Director.</w:t>
      </w:r>
    </w:p>
    <w:p w:rsidR="00851A0D" w:rsidRDefault="00851A0D" w:rsidP="00851A0D">
      <w:pPr>
        <w:rPr>
          <w:b/>
        </w:rPr>
      </w:pPr>
    </w:p>
    <w:p w:rsidR="00851A0D" w:rsidRDefault="00851A0D" w:rsidP="00851A0D">
      <w:pPr>
        <w:rPr>
          <w:b/>
        </w:rPr>
      </w:pPr>
    </w:p>
    <w:p w:rsidR="00851A0D" w:rsidRDefault="00851A0D" w:rsidP="0036079A">
      <w:pPr>
        <w:rPr>
          <w:b/>
        </w:rPr>
      </w:pPr>
    </w:p>
    <w:p w:rsidR="006B3F56" w:rsidRDefault="006B3F56" w:rsidP="0036079A">
      <w:pPr>
        <w:rPr>
          <w:b/>
        </w:rPr>
      </w:pPr>
    </w:p>
    <w:p w:rsidR="006B3F56" w:rsidRDefault="006B3F56" w:rsidP="0036079A">
      <w:pPr>
        <w:rPr>
          <w:b/>
        </w:rPr>
      </w:pPr>
    </w:p>
    <w:p w:rsidR="006B3F56" w:rsidRDefault="006B3F56" w:rsidP="0036079A">
      <w:pPr>
        <w:rPr>
          <w:b/>
        </w:rPr>
      </w:pPr>
    </w:p>
    <w:p w:rsidR="006B3F56" w:rsidRDefault="006B3F56" w:rsidP="006B3F56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6B3F56" w:rsidRDefault="006B3F56" w:rsidP="006B3F56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6B3F56" w:rsidRDefault="006B3F56" w:rsidP="006B3F56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6B3F56" w:rsidRDefault="006B3F56" w:rsidP="006B3F56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6B3F56" w:rsidRDefault="006B3F56" w:rsidP="006B3F56">
      <w:pPr>
        <w:rPr>
          <w:b/>
          <w:bCs/>
        </w:rPr>
      </w:pPr>
    </w:p>
    <w:p w:rsidR="006B3F56" w:rsidRDefault="006B3F56" w:rsidP="006B3F56">
      <w:pPr>
        <w:pStyle w:val="Ttulo1"/>
      </w:pPr>
    </w:p>
    <w:p w:rsidR="006B3F56" w:rsidRDefault="006B3F56" w:rsidP="006B3F56">
      <w:pPr>
        <w:pStyle w:val="Ttulo1"/>
      </w:pPr>
      <w:r>
        <w:t>ORDEN DE TRABAJO  N °      05806</w:t>
      </w:r>
    </w:p>
    <w:p w:rsidR="006B3F56" w:rsidRDefault="006B3F56" w:rsidP="006B3F56"/>
    <w:p w:rsidR="006B3F56" w:rsidRDefault="006B3F56" w:rsidP="006B3F56">
      <w:r>
        <w:t>FECHA:</w:t>
      </w:r>
      <w:r>
        <w:tab/>
        <w:t>Medellín,  Diciembre    09    de 2009</w:t>
      </w:r>
    </w:p>
    <w:p w:rsidR="006B3F56" w:rsidRDefault="006B3F56" w:rsidP="006B3F56">
      <w:r>
        <w:t>PARA:</w:t>
      </w:r>
      <w:r>
        <w:tab/>
      </w:r>
      <w:r>
        <w:tab/>
        <w:t>PLÁSTICOS DARMA</w:t>
      </w:r>
    </w:p>
    <w:p w:rsidR="006B3F56" w:rsidRDefault="006B3F56" w:rsidP="006B3F56">
      <w:r>
        <w:t>ATENCIÓN:</w:t>
      </w:r>
      <w:r>
        <w:tab/>
        <w:t>Sr. Darío Jaramillo</w:t>
      </w:r>
    </w:p>
    <w:p w:rsidR="006B3F56" w:rsidRDefault="006B3F56" w:rsidP="006B3F56">
      <w:r>
        <w:tab/>
      </w:r>
      <w:r>
        <w:tab/>
        <w:t>Gerente.</w:t>
      </w:r>
    </w:p>
    <w:p w:rsidR="006B3F56" w:rsidRDefault="006B3F56" w:rsidP="006B3F56"/>
    <w:p w:rsidR="006B3F56" w:rsidRDefault="006B3F56" w:rsidP="006B3F56">
      <w:r>
        <w:t>Apreciado Don Darío:</w:t>
      </w:r>
    </w:p>
    <w:p w:rsidR="006B3F56" w:rsidRDefault="006B3F56" w:rsidP="006B3F56"/>
    <w:p w:rsidR="006B3F56" w:rsidRDefault="006B3F56" w:rsidP="006B3F56">
      <w:r>
        <w:t>Con la presente estamos solicitando el siguiente servicio de  IMPRESIÓN  :</w:t>
      </w:r>
    </w:p>
    <w:p w:rsidR="006B3F56" w:rsidRDefault="006B3F56" w:rsidP="006B3F56"/>
    <w:p w:rsidR="006B3F56" w:rsidRDefault="006B3F56" w:rsidP="006B3F56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6B3F56" w:rsidRDefault="006B3F56" w:rsidP="006B3F56">
      <w:r>
        <w:t xml:space="preserve">MATERIAL   :           Polipropileno   Tubular   de   </w:t>
      </w:r>
      <w:r>
        <w:rPr>
          <w:b/>
        </w:rPr>
        <w:t>30</w:t>
      </w:r>
      <w:r>
        <w:t xml:space="preserve">    cms</w:t>
      </w:r>
    </w:p>
    <w:p w:rsidR="006B3F56" w:rsidRDefault="006B3F56" w:rsidP="006B3F56">
      <w:r>
        <w:t>CLIBRE      :               1.5  ”</w:t>
      </w:r>
    </w:p>
    <w:p w:rsidR="006B3F56" w:rsidRPr="00AD5DCF" w:rsidRDefault="006B3F56" w:rsidP="006B3F56">
      <w:pPr>
        <w:rPr>
          <w:b/>
        </w:rPr>
      </w:pPr>
      <w:r>
        <w:t>REFERENCIA:</w:t>
      </w:r>
      <w:r>
        <w:tab/>
      </w:r>
      <w:r>
        <w:rPr>
          <w:b/>
        </w:rPr>
        <w:t>TEENS</w:t>
      </w:r>
    </w:p>
    <w:p w:rsidR="006B3F56" w:rsidRDefault="006B3F56" w:rsidP="006B3F56">
      <w:r>
        <w:t>CANTIDAD    :          160     Kg</w:t>
      </w:r>
    </w:p>
    <w:p w:rsidR="006B3F56" w:rsidRDefault="006B3F56" w:rsidP="006B3F56">
      <w:r>
        <w:t>COLORES:</w:t>
      </w:r>
      <w:r>
        <w:tab/>
      </w:r>
      <w:r>
        <w:tab/>
        <w:t>1 ( Según  arte )</w:t>
      </w:r>
    </w:p>
    <w:p w:rsidR="006B3F56" w:rsidRDefault="006B3F56" w:rsidP="006B3F56">
      <w:r>
        <w:t>CARAS:</w:t>
      </w:r>
      <w:r>
        <w:tab/>
      </w:r>
      <w:r>
        <w:tab/>
        <w:t xml:space="preserve">1  </w:t>
      </w:r>
    </w:p>
    <w:p w:rsidR="006B3F56" w:rsidRDefault="006B3F56" w:rsidP="006B3F56">
      <w:r>
        <w:t>REPETICIÓN:</w:t>
      </w:r>
      <w:r>
        <w:tab/>
        <w:t>24.5</w:t>
      </w:r>
    </w:p>
    <w:p w:rsidR="006B3F56" w:rsidRPr="007E24E2" w:rsidRDefault="006B3F56" w:rsidP="006B3F56">
      <w:pPr>
        <w:rPr>
          <w:b/>
        </w:rPr>
      </w:pPr>
      <w:r>
        <w:t>RODILLO:</w:t>
      </w:r>
      <w:r>
        <w:tab/>
      </w:r>
      <w:r>
        <w:tab/>
      </w:r>
      <w:r>
        <w:rPr>
          <w:b/>
        </w:rPr>
        <w:t>25</w:t>
      </w:r>
    </w:p>
    <w:p w:rsidR="006B3F56" w:rsidRDefault="006B3F56" w:rsidP="006B3F56">
      <w:r>
        <w:t>BOLSA:</w:t>
      </w:r>
      <w:r>
        <w:tab/>
      </w:r>
      <w:r>
        <w:tab/>
        <w:t>24.5  X  28 + 5    cms   de  Solapa Interna.</w:t>
      </w:r>
    </w:p>
    <w:p w:rsidR="006B3F56" w:rsidRDefault="006B3F56" w:rsidP="006B3F56">
      <w:r>
        <w:t>SELLADO:</w:t>
      </w:r>
      <w:r>
        <w:tab/>
      </w:r>
      <w:r>
        <w:tab/>
        <w:t>Para selle lateral.</w:t>
      </w:r>
    </w:p>
    <w:p w:rsidR="006B3F56" w:rsidRDefault="006B3F56" w:rsidP="006B3F56"/>
    <w:p w:rsidR="006B3F56" w:rsidRDefault="006B3F56" w:rsidP="006B3F56"/>
    <w:p w:rsidR="006B3F56" w:rsidRDefault="006B3F56" w:rsidP="006B3F56">
      <w:r>
        <w:rPr>
          <w:b/>
          <w:bCs/>
          <w:u w:val="single"/>
        </w:rPr>
        <w:t>NOTA:</w:t>
      </w:r>
      <w:r>
        <w:t xml:space="preserve">  *   Los cyreles   se  encuentran en su planata.</w:t>
      </w:r>
    </w:p>
    <w:p w:rsidR="006B3F56" w:rsidRDefault="006B3F56" w:rsidP="006B3F56">
      <w:pPr>
        <w:numPr>
          <w:ilvl w:val="0"/>
          <w:numId w:val="1"/>
        </w:numPr>
      </w:pPr>
      <w:r>
        <w:t>Se envían ARTE    para tonos y alturas</w:t>
      </w:r>
    </w:p>
    <w:p w:rsidR="006B3F56" w:rsidRPr="005574BF" w:rsidRDefault="006B3F56" w:rsidP="006B3F56">
      <w:pPr>
        <w:numPr>
          <w:ilvl w:val="0"/>
          <w:numId w:val="2"/>
        </w:numPr>
      </w:pPr>
      <w:r>
        <w:t xml:space="preserve">Se  envia el material de PP </w:t>
      </w:r>
      <w:r>
        <w:rPr>
          <w:b/>
        </w:rPr>
        <w:t xml:space="preserve">de  30 </w:t>
      </w:r>
      <w:r w:rsidRPr="00AD5DCF">
        <w:rPr>
          <w:b/>
        </w:rPr>
        <w:t xml:space="preserve">  cms</w:t>
      </w:r>
    </w:p>
    <w:p w:rsidR="006B3F56" w:rsidRPr="00307118" w:rsidRDefault="006B3F56" w:rsidP="006B3F56">
      <w:pPr>
        <w:numPr>
          <w:ilvl w:val="0"/>
          <w:numId w:val="2"/>
        </w:numPr>
      </w:pPr>
      <w:r>
        <w:rPr>
          <w:b/>
        </w:rPr>
        <w:t>SE  APRUEBA  IMPRESIÓN.</w:t>
      </w:r>
    </w:p>
    <w:p w:rsidR="006B3F56" w:rsidRPr="00150D1A" w:rsidRDefault="006B3F56" w:rsidP="006B3F56">
      <w:pPr>
        <w:ind w:left="1860"/>
      </w:pPr>
    </w:p>
    <w:p w:rsidR="006B3F56" w:rsidRDefault="006B3F56" w:rsidP="006B3F56">
      <w:pPr>
        <w:ind w:left="885"/>
      </w:pPr>
    </w:p>
    <w:p w:rsidR="006B3F56" w:rsidRDefault="006B3F56" w:rsidP="006B3F56">
      <w:pPr>
        <w:ind w:left="885"/>
      </w:pPr>
    </w:p>
    <w:p w:rsidR="006B3F56" w:rsidRDefault="006B3F56" w:rsidP="006B3F56">
      <w:r>
        <w:t>Agradezco la atención y colaboración prestada.</w:t>
      </w:r>
    </w:p>
    <w:p w:rsidR="006B3F56" w:rsidRDefault="006B3F56" w:rsidP="006B3F56"/>
    <w:p w:rsidR="006B3F56" w:rsidRDefault="006B3F56" w:rsidP="006B3F56"/>
    <w:p w:rsidR="006B3F56" w:rsidRDefault="006B3F56" w:rsidP="006B3F56">
      <w:r>
        <w:t>Cordialmente,</w:t>
      </w:r>
    </w:p>
    <w:p w:rsidR="006B3F56" w:rsidRDefault="006B3F56" w:rsidP="006B3F56"/>
    <w:p w:rsidR="006B3F56" w:rsidRDefault="006B3F56" w:rsidP="006B3F56"/>
    <w:p w:rsidR="006B3F56" w:rsidRDefault="006B3F56" w:rsidP="006B3F56"/>
    <w:p w:rsidR="006B3F56" w:rsidRDefault="006B3F56" w:rsidP="006B3F56">
      <w:r>
        <w:t>RICARDO CASAS ZAPATA</w:t>
      </w:r>
    </w:p>
    <w:p w:rsidR="006B3F56" w:rsidRDefault="006B3F56" w:rsidP="006B3F56">
      <w:r>
        <w:t>Director</w:t>
      </w:r>
    </w:p>
    <w:p w:rsidR="006B3F56" w:rsidRDefault="006B3F56" w:rsidP="006B3F56">
      <w:pPr>
        <w:rPr>
          <w:b/>
        </w:rPr>
      </w:pPr>
    </w:p>
    <w:p w:rsidR="006B3F56" w:rsidRDefault="006B3F56" w:rsidP="0036079A">
      <w:pPr>
        <w:rPr>
          <w:b/>
        </w:rPr>
      </w:pPr>
    </w:p>
    <w:p w:rsidR="000D2A20" w:rsidRDefault="000D2A20" w:rsidP="0036079A">
      <w:pPr>
        <w:rPr>
          <w:b/>
        </w:rPr>
      </w:pPr>
    </w:p>
    <w:p w:rsidR="000D2A20" w:rsidRDefault="000D2A20" w:rsidP="0036079A">
      <w:pPr>
        <w:rPr>
          <w:b/>
        </w:rPr>
      </w:pPr>
    </w:p>
    <w:p w:rsidR="000D2A20" w:rsidRDefault="000D2A20" w:rsidP="0036079A">
      <w:pPr>
        <w:rPr>
          <w:b/>
        </w:rPr>
      </w:pPr>
    </w:p>
    <w:p w:rsidR="000D2A20" w:rsidRDefault="000D2A20" w:rsidP="000D2A20"/>
    <w:p w:rsidR="000D2A20" w:rsidRDefault="000D2A20" w:rsidP="000D2A20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0D2A20" w:rsidRDefault="000D2A20" w:rsidP="000D2A20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0D2A20" w:rsidRDefault="000D2A20" w:rsidP="000D2A20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0D2A20" w:rsidRDefault="000D2A20" w:rsidP="000D2A20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0D2A20" w:rsidRDefault="000D2A20" w:rsidP="000D2A20">
      <w:pPr>
        <w:pStyle w:val="Ttulo1"/>
      </w:pPr>
    </w:p>
    <w:p w:rsidR="000D2A20" w:rsidRDefault="000D2A20" w:rsidP="000D2A20">
      <w:pPr>
        <w:pStyle w:val="Ttulo1"/>
      </w:pPr>
      <w:r>
        <w:t>ORDEN DE TRABAJO  N °      05805</w:t>
      </w:r>
    </w:p>
    <w:p w:rsidR="000D2A20" w:rsidRDefault="000D2A20" w:rsidP="000D2A20"/>
    <w:p w:rsidR="000D2A20" w:rsidRDefault="000D2A20" w:rsidP="000D2A20">
      <w:r>
        <w:t>FECHA:</w:t>
      </w:r>
      <w:r>
        <w:tab/>
        <w:t>Medellín, Diciembre  09    de 2009</w:t>
      </w:r>
    </w:p>
    <w:p w:rsidR="000D2A20" w:rsidRDefault="000D2A20" w:rsidP="000D2A20">
      <w:r>
        <w:t>PARA:</w:t>
      </w:r>
      <w:r>
        <w:tab/>
      </w:r>
      <w:r>
        <w:tab/>
        <w:t>PLÁSTICOS DARMA</w:t>
      </w:r>
    </w:p>
    <w:p w:rsidR="000D2A20" w:rsidRDefault="000D2A20" w:rsidP="000D2A20">
      <w:r>
        <w:t>ATENCIÓN:</w:t>
      </w:r>
      <w:r>
        <w:tab/>
        <w:t>Sr. Darío Jaramillo</w:t>
      </w:r>
    </w:p>
    <w:p w:rsidR="000D2A20" w:rsidRDefault="000D2A20" w:rsidP="000D2A20">
      <w:r>
        <w:tab/>
      </w:r>
      <w:r>
        <w:tab/>
        <w:t>Gerente.</w:t>
      </w:r>
    </w:p>
    <w:p w:rsidR="000D2A20" w:rsidRDefault="000D2A20" w:rsidP="000D2A20"/>
    <w:p w:rsidR="000D2A20" w:rsidRDefault="000D2A20" w:rsidP="000D2A20">
      <w:r>
        <w:t>Apreciado Don Darío:</w:t>
      </w:r>
    </w:p>
    <w:p w:rsidR="000D2A20" w:rsidRDefault="000D2A20" w:rsidP="000D2A20"/>
    <w:p w:rsidR="000D2A20" w:rsidRDefault="000D2A20" w:rsidP="000D2A20">
      <w:r>
        <w:t>Con la presente estamos solicitando el siguiente servicio de  IMPRESIÓN :</w:t>
      </w:r>
    </w:p>
    <w:p w:rsidR="000D2A20" w:rsidRDefault="000D2A20" w:rsidP="000D2A20"/>
    <w:p w:rsidR="000D2A20" w:rsidRDefault="000D2A20" w:rsidP="000D2A20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0D2A20" w:rsidRDefault="000D2A20" w:rsidP="000D2A20">
      <w:r>
        <w:t xml:space="preserve">MATERIAL   :           Polipropileno Tubular de </w:t>
      </w:r>
      <w:r>
        <w:rPr>
          <w:b/>
        </w:rPr>
        <w:t>40</w:t>
      </w:r>
      <w:r>
        <w:t xml:space="preserve"> cms</w:t>
      </w:r>
    </w:p>
    <w:p w:rsidR="000D2A20" w:rsidRDefault="000D2A20" w:rsidP="000D2A20">
      <w:r>
        <w:t xml:space="preserve">CLIBRE      :               </w:t>
      </w:r>
      <w:r>
        <w:rPr>
          <w:b/>
        </w:rPr>
        <w:t>2.0  ”</w:t>
      </w:r>
    </w:p>
    <w:p w:rsidR="000D2A20" w:rsidRDefault="000D2A20" w:rsidP="000D2A20">
      <w:r>
        <w:t>REFERENCIA:</w:t>
      </w:r>
      <w:r>
        <w:tab/>
      </w:r>
      <w:r>
        <w:rPr>
          <w:b/>
        </w:rPr>
        <w:t>CARMEL  JEAN</w:t>
      </w:r>
    </w:p>
    <w:p w:rsidR="000D2A20" w:rsidRDefault="000D2A20" w:rsidP="000D2A20">
      <w:r>
        <w:t>CANTIDAD    :          1</w:t>
      </w:r>
      <w:r w:rsidR="004023D6">
        <w:t>7</w:t>
      </w:r>
      <w:r>
        <w:t>0    Kg</w:t>
      </w:r>
    </w:p>
    <w:p w:rsidR="000D2A20" w:rsidRDefault="000D2A20" w:rsidP="000D2A20">
      <w:r>
        <w:t>COLORES:</w:t>
      </w:r>
      <w:r>
        <w:tab/>
      </w:r>
      <w:r>
        <w:tab/>
        <w:t>1 (  MAGENTA  )</w:t>
      </w:r>
    </w:p>
    <w:p w:rsidR="000D2A20" w:rsidRDefault="000D2A20" w:rsidP="000D2A20">
      <w:r>
        <w:t>CARAS:</w:t>
      </w:r>
      <w:r>
        <w:tab/>
      </w:r>
      <w:r>
        <w:tab/>
        <w:t>1</w:t>
      </w:r>
    </w:p>
    <w:p w:rsidR="000D2A20" w:rsidRDefault="000D2A20" w:rsidP="000D2A20">
      <w:r>
        <w:t>REPETICIÓN:</w:t>
      </w:r>
      <w:r>
        <w:tab/>
        <w:t>30</w:t>
      </w:r>
    </w:p>
    <w:p w:rsidR="000D2A20" w:rsidRDefault="000D2A20" w:rsidP="000D2A20">
      <w:r>
        <w:t>RODILLO:</w:t>
      </w:r>
      <w:r>
        <w:tab/>
      </w:r>
      <w:r>
        <w:tab/>
        <w:t>30</w:t>
      </w:r>
    </w:p>
    <w:p w:rsidR="000D2A20" w:rsidRDefault="000D2A20" w:rsidP="000D2A20">
      <w:r>
        <w:t>BOLSA:</w:t>
      </w:r>
      <w:r>
        <w:tab/>
      </w:r>
      <w:r>
        <w:tab/>
      </w:r>
      <w:r>
        <w:rPr>
          <w:b/>
        </w:rPr>
        <w:t>30  x  38 + 5</w:t>
      </w:r>
      <w:r>
        <w:t xml:space="preserve">  solapa interna  cms</w:t>
      </w:r>
    </w:p>
    <w:p w:rsidR="000D2A20" w:rsidRDefault="000D2A20" w:rsidP="000D2A20">
      <w:r>
        <w:t>SELLADO:</w:t>
      </w:r>
      <w:r>
        <w:tab/>
      </w:r>
      <w:r>
        <w:tab/>
        <w:t>Para selle lateral.</w:t>
      </w:r>
    </w:p>
    <w:p w:rsidR="000D2A20" w:rsidRDefault="000D2A20" w:rsidP="000D2A20"/>
    <w:p w:rsidR="000D2A20" w:rsidRDefault="000D2A20" w:rsidP="000D2A20">
      <w:r>
        <w:rPr>
          <w:b/>
          <w:bCs/>
          <w:u w:val="single"/>
        </w:rPr>
        <w:t>NOTA:</w:t>
      </w:r>
      <w:r>
        <w:t xml:space="preserve">  </w:t>
      </w:r>
      <w:r>
        <w:rPr>
          <w:b/>
          <w:sz w:val="28"/>
          <w:szCs w:val="28"/>
          <w:u w:val="single"/>
        </w:rPr>
        <w:t>* Cyreles  en su  planta</w:t>
      </w:r>
    </w:p>
    <w:p w:rsidR="000D2A20" w:rsidRDefault="000D2A20" w:rsidP="000D2A20">
      <w:pPr>
        <w:numPr>
          <w:ilvl w:val="0"/>
          <w:numId w:val="3"/>
        </w:numPr>
      </w:pPr>
      <w:r>
        <w:t>Se envían muestra física  para tonos y alturas</w:t>
      </w:r>
    </w:p>
    <w:p w:rsidR="000D2A20" w:rsidRDefault="000D2A20" w:rsidP="000D2A20">
      <w:pPr>
        <w:numPr>
          <w:ilvl w:val="0"/>
          <w:numId w:val="4"/>
        </w:numPr>
        <w:rPr>
          <w:b/>
        </w:rPr>
      </w:pPr>
      <w:r>
        <w:t xml:space="preserve">Se  envia el material de PP de </w:t>
      </w:r>
      <w:r>
        <w:rPr>
          <w:b/>
        </w:rPr>
        <w:t xml:space="preserve">40 </w:t>
      </w:r>
      <w:r>
        <w:t xml:space="preserve"> </w:t>
      </w:r>
      <w:r>
        <w:rPr>
          <w:b/>
        </w:rPr>
        <w:t>cms</w:t>
      </w:r>
    </w:p>
    <w:p w:rsidR="000D2A20" w:rsidRDefault="000D2A20" w:rsidP="000D2A20">
      <w:pPr>
        <w:ind w:left="885"/>
      </w:pPr>
    </w:p>
    <w:p w:rsidR="000D2A20" w:rsidRDefault="000D2A20" w:rsidP="000D2A20">
      <w:pPr>
        <w:ind w:left="885"/>
      </w:pPr>
    </w:p>
    <w:p w:rsidR="000D2A20" w:rsidRDefault="000D2A20" w:rsidP="000D2A20">
      <w:r>
        <w:t>Agradezco la atención y colaboración prestada.</w:t>
      </w:r>
    </w:p>
    <w:p w:rsidR="000D2A20" w:rsidRDefault="000D2A20" w:rsidP="000D2A20"/>
    <w:p w:rsidR="000D2A20" w:rsidRDefault="000D2A20" w:rsidP="000D2A20"/>
    <w:p w:rsidR="000D2A20" w:rsidRDefault="000D2A20" w:rsidP="000D2A20">
      <w:r>
        <w:t>Cordialmente,</w:t>
      </w:r>
    </w:p>
    <w:p w:rsidR="000D2A20" w:rsidRDefault="000D2A20" w:rsidP="000D2A20"/>
    <w:p w:rsidR="000D2A20" w:rsidRDefault="000D2A20" w:rsidP="000D2A20"/>
    <w:p w:rsidR="000D2A20" w:rsidRDefault="000D2A20" w:rsidP="000D2A20"/>
    <w:p w:rsidR="000D2A20" w:rsidRDefault="000D2A20" w:rsidP="000D2A20">
      <w:r>
        <w:t>RICARDO CASAS ZAPATA</w:t>
      </w:r>
    </w:p>
    <w:p w:rsidR="000D2A20" w:rsidRDefault="000D2A20" w:rsidP="000D2A20">
      <w:r>
        <w:t>Director.</w:t>
      </w:r>
    </w:p>
    <w:p w:rsidR="000D2A20" w:rsidRDefault="000D2A20" w:rsidP="000D2A20"/>
    <w:p w:rsidR="000D2A20" w:rsidRDefault="000D2A20" w:rsidP="000D2A20">
      <w:pPr>
        <w:rPr>
          <w:b/>
        </w:rPr>
      </w:pPr>
    </w:p>
    <w:p w:rsidR="000D2A20" w:rsidRDefault="000D2A20" w:rsidP="0036079A">
      <w:pPr>
        <w:rPr>
          <w:b/>
        </w:rPr>
      </w:pPr>
    </w:p>
    <w:p w:rsidR="00806379" w:rsidRDefault="00806379" w:rsidP="0036079A">
      <w:pPr>
        <w:rPr>
          <w:b/>
        </w:rPr>
      </w:pPr>
    </w:p>
    <w:p w:rsidR="00806379" w:rsidRDefault="00806379" w:rsidP="0036079A">
      <w:pPr>
        <w:rPr>
          <w:b/>
        </w:rPr>
      </w:pPr>
    </w:p>
    <w:p w:rsidR="00806379" w:rsidRDefault="00806379" w:rsidP="0036079A">
      <w:pPr>
        <w:rPr>
          <w:b/>
        </w:rPr>
      </w:pPr>
    </w:p>
    <w:p w:rsidR="00806379" w:rsidRDefault="00806379" w:rsidP="0036079A">
      <w:pPr>
        <w:rPr>
          <w:b/>
        </w:rPr>
      </w:pPr>
    </w:p>
    <w:p w:rsidR="00806379" w:rsidRDefault="00806379" w:rsidP="00806379">
      <w:pPr>
        <w:rPr>
          <w:b/>
        </w:rPr>
      </w:pPr>
    </w:p>
    <w:p w:rsidR="00806379" w:rsidRDefault="00806379" w:rsidP="00806379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806379" w:rsidRDefault="00806379" w:rsidP="00806379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806379" w:rsidRDefault="00806379" w:rsidP="00806379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806379" w:rsidRDefault="00806379" w:rsidP="00806379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806379" w:rsidRDefault="00806379" w:rsidP="00806379"/>
    <w:p w:rsidR="00806379" w:rsidRDefault="00806379" w:rsidP="00806379"/>
    <w:p w:rsidR="00806379" w:rsidRDefault="00806379" w:rsidP="00806379">
      <w:pPr>
        <w:pStyle w:val="Ttulo1"/>
      </w:pPr>
      <w:r>
        <w:t>ORDEN DE TRABAJO      N°      05782</w:t>
      </w:r>
    </w:p>
    <w:p w:rsidR="00806379" w:rsidRDefault="00806379" w:rsidP="00806379"/>
    <w:p w:rsidR="00806379" w:rsidRDefault="00806379" w:rsidP="00806379"/>
    <w:p w:rsidR="00806379" w:rsidRDefault="00806379" w:rsidP="00806379">
      <w:r>
        <w:t>FECHA:</w:t>
      </w:r>
      <w:r>
        <w:tab/>
        <w:t>Medellín, Diciembre  09   de 2009</w:t>
      </w:r>
    </w:p>
    <w:p w:rsidR="00806379" w:rsidRDefault="00806379" w:rsidP="00806379">
      <w:r>
        <w:t>PARA:</w:t>
      </w:r>
      <w:r>
        <w:tab/>
      </w:r>
      <w:r>
        <w:tab/>
        <w:t>PLÁSTICOS DARMA</w:t>
      </w:r>
    </w:p>
    <w:p w:rsidR="00806379" w:rsidRDefault="00806379" w:rsidP="00806379">
      <w:r>
        <w:t>ATENCIÓN:</w:t>
      </w:r>
      <w:r>
        <w:tab/>
        <w:t>Sr. DARIO JARAMILLO</w:t>
      </w:r>
    </w:p>
    <w:p w:rsidR="00806379" w:rsidRDefault="00806379" w:rsidP="00806379"/>
    <w:p w:rsidR="00806379" w:rsidRDefault="00806379" w:rsidP="00806379"/>
    <w:p w:rsidR="00806379" w:rsidRDefault="00806379" w:rsidP="00806379">
      <w:r>
        <w:t xml:space="preserve"> Apreciado Dn DARIO:</w:t>
      </w:r>
    </w:p>
    <w:p w:rsidR="00806379" w:rsidRDefault="00806379" w:rsidP="00806379"/>
    <w:p w:rsidR="00806379" w:rsidRDefault="00806379" w:rsidP="00806379">
      <w:r>
        <w:t>Con la presente estamos solicitando el siguiente material  :</w:t>
      </w:r>
    </w:p>
    <w:p w:rsidR="00806379" w:rsidRDefault="00806379" w:rsidP="00806379"/>
    <w:p w:rsidR="00806379" w:rsidRDefault="00806379" w:rsidP="00806379">
      <w:r>
        <w:rPr>
          <w:b/>
          <w:bCs/>
          <w:u w:val="single"/>
        </w:rPr>
        <w:t>EXTRUSION</w:t>
      </w:r>
      <w:r>
        <w:t>:</w:t>
      </w:r>
    </w:p>
    <w:p w:rsidR="00806379" w:rsidRDefault="00806379" w:rsidP="00806379"/>
    <w:p w:rsidR="00806379" w:rsidRDefault="00806379" w:rsidP="00806379"/>
    <w:tbl>
      <w:tblPr>
        <w:tblW w:w="9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338"/>
        <w:gridCol w:w="1368"/>
        <w:gridCol w:w="1751"/>
        <w:gridCol w:w="1807"/>
        <w:gridCol w:w="1986"/>
      </w:tblGrid>
      <w:tr w:rsidR="00806379" w:rsidTr="00806379">
        <w:tc>
          <w:tcPr>
            <w:tcW w:w="2338" w:type="dxa"/>
          </w:tcPr>
          <w:p w:rsidR="00806379" w:rsidRDefault="00806379" w:rsidP="00E43DA8">
            <w:r>
              <w:t>MEDIDA EN  CENTIMETROS</w:t>
            </w:r>
          </w:p>
        </w:tc>
        <w:tc>
          <w:tcPr>
            <w:tcW w:w="1368" w:type="dxa"/>
          </w:tcPr>
          <w:p w:rsidR="00806379" w:rsidRDefault="00806379" w:rsidP="00E43DA8">
            <w:r>
              <w:t>CALIBRE</w:t>
            </w:r>
          </w:p>
        </w:tc>
        <w:tc>
          <w:tcPr>
            <w:tcW w:w="1751" w:type="dxa"/>
          </w:tcPr>
          <w:p w:rsidR="00806379" w:rsidRDefault="00806379" w:rsidP="00E43DA8">
            <w:r>
              <w:t>FORMA</w:t>
            </w:r>
          </w:p>
        </w:tc>
        <w:tc>
          <w:tcPr>
            <w:tcW w:w="1807" w:type="dxa"/>
          </w:tcPr>
          <w:p w:rsidR="00806379" w:rsidRDefault="00806379" w:rsidP="00E43DA8">
            <w:r>
              <w:t>CANTIDAD EN KILOS</w:t>
            </w:r>
          </w:p>
        </w:tc>
        <w:tc>
          <w:tcPr>
            <w:tcW w:w="1986" w:type="dxa"/>
          </w:tcPr>
          <w:p w:rsidR="00806379" w:rsidRDefault="00806379" w:rsidP="00E43DA8">
            <w:r>
              <w:t>MATERIAL</w:t>
            </w:r>
          </w:p>
        </w:tc>
      </w:tr>
      <w:tr w:rsidR="00806379" w:rsidRPr="00656B1D" w:rsidTr="00806379">
        <w:tc>
          <w:tcPr>
            <w:tcW w:w="2338" w:type="dxa"/>
          </w:tcPr>
          <w:p w:rsidR="00806379" w:rsidRPr="00656B1D" w:rsidRDefault="00806379" w:rsidP="00E43DA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45 + 12.5 + 12.5</w:t>
            </w:r>
          </w:p>
        </w:tc>
        <w:tc>
          <w:tcPr>
            <w:tcW w:w="1368" w:type="dxa"/>
          </w:tcPr>
          <w:p w:rsidR="00806379" w:rsidRPr="00656B1D" w:rsidRDefault="007257C7" w:rsidP="00E43DA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2.9</w:t>
            </w:r>
            <w:r w:rsidR="00806379" w:rsidRPr="00656B1D">
              <w:rPr>
                <w:b/>
                <w:sz w:val="28"/>
                <w:szCs w:val="28"/>
              </w:rPr>
              <w:t xml:space="preserve">   ”</w:t>
            </w:r>
          </w:p>
        </w:tc>
        <w:tc>
          <w:tcPr>
            <w:tcW w:w="1751" w:type="dxa"/>
          </w:tcPr>
          <w:p w:rsidR="00806379" w:rsidRPr="00656B1D" w:rsidRDefault="00806379" w:rsidP="00E43DA8">
            <w:pPr>
              <w:jc w:val="center"/>
              <w:rPr>
                <w:b/>
                <w:sz w:val="28"/>
                <w:szCs w:val="28"/>
              </w:rPr>
            </w:pPr>
            <w:r w:rsidRPr="00656B1D">
              <w:rPr>
                <w:b/>
                <w:sz w:val="28"/>
                <w:szCs w:val="28"/>
              </w:rPr>
              <w:t xml:space="preserve">TUBULAR </w:t>
            </w:r>
          </w:p>
        </w:tc>
        <w:tc>
          <w:tcPr>
            <w:tcW w:w="1807" w:type="dxa"/>
          </w:tcPr>
          <w:p w:rsidR="00806379" w:rsidRPr="00656B1D" w:rsidRDefault="007257C7" w:rsidP="00E43DA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</w:t>
            </w:r>
            <w:r w:rsidR="00806379">
              <w:rPr>
                <w:b/>
                <w:sz w:val="28"/>
                <w:szCs w:val="28"/>
              </w:rPr>
              <w:t>70</w:t>
            </w:r>
          </w:p>
        </w:tc>
        <w:tc>
          <w:tcPr>
            <w:tcW w:w="1986" w:type="dxa"/>
          </w:tcPr>
          <w:p w:rsidR="00806379" w:rsidRPr="00656B1D" w:rsidRDefault="00806379" w:rsidP="00E43DA8">
            <w:pPr>
              <w:jc w:val="center"/>
              <w:rPr>
                <w:b/>
                <w:sz w:val="28"/>
                <w:szCs w:val="28"/>
              </w:rPr>
            </w:pPr>
            <w:r w:rsidRPr="00656B1D">
              <w:rPr>
                <w:b/>
                <w:sz w:val="28"/>
                <w:szCs w:val="28"/>
              </w:rPr>
              <w:t>BAJA   TPTE</w:t>
            </w:r>
          </w:p>
        </w:tc>
      </w:tr>
    </w:tbl>
    <w:p w:rsidR="00806379" w:rsidRPr="00656B1D" w:rsidRDefault="00806379" w:rsidP="00806379">
      <w:pPr>
        <w:pStyle w:val="Ttulo2"/>
        <w:rPr>
          <w:sz w:val="28"/>
          <w:szCs w:val="28"/>
        </w:rPr>
      </w:pPr>
    </w:p>
    <w:p w:rsidR="00806379" w:rsidRDefault="00806379" w:rsidP="00806379"/>
    <w:p w:rsidR="00806379" w:rsidRDefault="00806379" w:rsidP="00806379">
      <w:pPr>
        <w:rPr>
          <w:b/>
          <w:bCs/>
          <w:u w:val="single"/>
        </w:rPr>
      </w:pPr>
    </w:p>
    <w:p w:rsidR="00806379" w:rsidRDefault="00806379" w:rsidP="00806379">
      <w:r w:rsidRPr="0026453F">
        <w:rPr>
          <w:b/>
          <w:u w:val="single"/>
        </w:rPr>
        <w:t xml:space="preserve">MEZCLA </w:t>
      </w:r>
      <w:r>
        <w:t xml:space="preserve">  :     25     BAJA</w:t>
      </w:r>
    </w:p>
    <w:p w:rsidR="00806379" w:rsidRDefault="007257C7" w:rsidP="00806379">
      <w:r>
        <w:t xml:space="preserve">                           10</w:t>
      </w:r>
      <w:r w:rsidR="00806379">
        <w:t xml:space="preserve">      LINEAL</w:t>
      </w:r>
    </w:p>
    <w:p w:rsidR="00806379" w:rsidRDefault="00806379" w:rsidP="00806379"/>
    <w:p w:rsidR="00806379" w:rsidRDefault="00806379" w:rsidP="00806379"/>
    <w:p w:rsidR="00806379" w:rsidRPr="00CA46D8" w:rsidRDefault="00806379" w:rsidP="00806379">
      <w:pPr>
        <w:rPr>
          <w:sz w:val="28"/>
          <w:szCs w:val="28"/>
          <w:u w:val="single"/>
        </w:rPr>
      </w:pPr>
      <w:r w:rsidRPr="006A62E1">
        <w:rPr>
          <w:sz w:val="36"/>
          <w:szCs w:val="36"/>
          <w:u w:val="single"/>
        </w:rPr>
        <w:t>NOTA  SIN  TRATAR   PARA  MEJOR  SELLE</w:t>
      </w:r>
      <w:r w:rsidRPr="00CA46D8">
        <w:rPr>
          <w:sz w:val="28"/>
          <w:szCs w:val="28"/>
          <w:u w:val="single"/>
        </w:rPr>
        <w:t>.</w:t>
      </w:r>
    </w:p>
    <w:p w:rsidR="00806379" w:rsidRDefault="00806379" w:rsidP="00806379">
      <w:pPr>
        <w:rPr>
          <w:b/>
          <w:bCs/>
          <w:u w:val="single"/>
        </w:rPr>
      </w:pPr>
      <w:r>
        <w:t xml:space="preserve"> </w:t>
      </w:r>
      <w:r>
        <w:tab/>
      </w:r>
      <w:r>
        <w:tab/>
      </w:r>
    </w:p>
    <w:p w:rsidR="00806379" w:rsidRDefault="00806379" w:rsidP="00806379"/>
    <w:p w:rsidR="00806379" w:rsidRDefault="00806379" w:rsidP="00806379"/>
    <w:p w:rsidR="00806379" w:rsidRDefault="00806379" w:rsidP="00806379">
      <w:r>
        <w:t xml:space="preserve">Agradezco </w:t>
      </w:r>
      <w:smartTag w:uri="urn:schemas-microsoft-com:office:smarttags" w:element="PersonName">
        <w:smartTagPr>
          <w:attr w:name="ProductID" w:val="la Amable"/>
        </w:smartTagPr>
        <w:r>
          <w:t>la Amable</w:t>
        </w:r>
      </w:smartTag>
      <w:r>
        <w:t xml:space="preserve"> colaboración.</w:t>
      </w:r>
    </w:p>
    <w:p w:rsidR="00806379" w:rsidRDefault="00806379" w:rsidP="00806379"/>
    <w:p w:rsidR="00806379" w:rsidRDefault="00806379" w:rsidP="00806379"/>
    <w:p w:rsidR="00806379" w:rsidRDefault="00806379" w:rsidP="00806379"/>
    <w:p w:rsidR="00806379" w:rsidRDefault="00806379" w:rsidP="00806379"/>
    <w:p w:rsidR="00806379" w:rsidRDefault="00806379" w:rsidP="00806379">
      <w:r>
        <w:t>Cordialmente</w:t>
      </w:r>
    </w:p>
    <w:p w:rsidR="00806379" w:rsidRDefault="00806379" w:rsidP="00806379"/>
    <w:p w:rsidR="00806379" w:rsidRDefault="00806379" w:rsidP="00806379"/>
    <w:p w:rsidR="00806379" w:rsidRDefault="00806379" w:rsidP="00806379"/>
    <w:p w:rsidR="00806379" w:rsidRDefault="00806379" w:rsidP="00806379">
      <w:r>
        <w:t>RICARDO CASAS ZAPATA</w:t>
      </w:r>
    </w:p>
    <w:p w:rsidR="00806379" w:rsidRDefault="00806379" w:rsidP="00806379">
      <w:r>
        <w:t>Director</w:t>
      </w:r>
    </w:p>
    <w:p w:rsidR="00806379" w:rsidRDefault="00806379" w:rsidP="0036079A">
      <w:pPr>
        <w:rPr>
          <w:b/>
        </w:rPr>
      </w:pPr>
    </w:p>
    <w:p w:rsidR="00892043" w:rsidRDefault="00892043" w:rsidP="0036079A">
      <w:pPr>
        <w:rPr>
          <w:b/>
        </w:rPr>
      </w:pPr>
    </w:p>
    <w:p w:rsidR="00892043" w:rsidRDefault="00892043" w:rsidP="00892043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892043" w:rsidRDefault="00892043" w:rsidP="00892043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892043" w:rsidRDefault="00892043" w:rsidP="00892043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892043" w:rsidRDefault="00892043" w:rsidP="00892043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892043" w:rsidRDefault="00892043" w:rsidP="00892043">
      <w:pPr>
        <w:rPr>
          <w:b/>
          <w:bCs/>
        </w:rPr>
      </w:pPr>
    </w:p>
    <w:p w:rsidR="00892043" w:rsidRDefault="00892043" w:rsidP="00892043">
      <w:pPr>
        <w:pStyle w:val="Ttulo1"/>
      </w:pPr>
    </w:p>
    <w:p w:rsidR="00892043" w:rsidRDefault="00892043" w:rsidP="00892043">
      <w:pPr>
        <w:pStyle w:val="Ttulo1"/>
      </w:pPr>
      <w:r>
        <w:t>ORDEN DE TRABAJO   N °      05807</w:t>
      </w:r>
    </w:p>
    <w:p w:rsidR="00892043" w:rsidRDefault="00892043" w:rsidP="00892043"/>
    <w:p w:rsidR="00892043" w:rsidRDefault="00892043" w:rsidP="00892043">
      <w:r>
        <w:t>FECHA:</w:t>
      </w:r>
      <w:r>
        <w:tab/>
        <w:t>Medellín, Diciembre    09    de 2009</w:t>
      </w:r>
    </w:p>
    <w:p w:rsidR="00892043" w:rsidRDefault="00892043" w:rsidP="00892043">
      <w:r>
        <w:t>PARA:</w:t>
      </w:r>
      <w:r>
        <w:tab/>
      </w:r>
      <w:r>
        <w:tab/>
        <w:t>PLÁSTICOS DARMA</w:t>
      </w:r>
    </w:p>
    <w:p w:rsidR="00892043" w:rsidRDefault="00892043" w:rsidP="00892043">
      <w:r>
        <w:t>ATENCIÓN:</w:t>
      </w:r>
      <w:r>
        <w:tab/>
        <w:t>Sr. Darío Jaramillo</w:t>
      </w:r>
    </w:p>
    <w:p w:rsidR="00892043" w:rsidRDefault="00892043" w:rsidP="00892043">
      <w:r>
        <w:tab/>
      </w:r>
      <w:r>
        <w:tab/>
        <w:t>Gerente.</w:t>
      </w:r>
    </w:p>
    <w:p w:rsidR="00892043" w:rsidRDefault="00892043" w:rsidP="00892043"/>
    <w:p w:rsidR="00892043" w:rsidRDefault="00892043" w:rsidP="00892043">
      <w:r>
        <w:t>Apreciado Don Darío:</w:t>
      </w:r>
    </w:p>
    <w:p w:rsidR="00892043" w:rsidRPr="00D8653D" w:rsidRDefault="00892043" w:rsidP="00892043"/>
    <w:p w:rsidR="00892043" w:rsidRDefault="00892043" w:rsidP="00892043">
      <w:r>
        <w:t>Con la presente estamos solicitando el siguiente servicio de  IMPRESIÓN :</w:t>
      </w:r>
    </w:p>
    <w:p w:rsidR="00892043" w:rsidRDefault="00892043" w:rsidP="00892043"/>
    <w:p w:rsidR="00892043" w:rsidRDefault="00892043" w:rsidP="00892043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892043" w:rsidRDefault="00892043" w:rsidP="00892043">
      <w:pPr>
        <w:rPr>
          <w:b/>
          <w:bCs/>
        </w:rPr>
      </w:pPr>
    </w:p>
    <w:p w:rsidR="00892043" w:rsidRPr="008249ED" w:rsidRDefault="00892043" w:rsidP="00892043">
      <w:pPr>
        <w:rPr>
          <w:b/>
        </w:rPr>
      </w:pPr>
      <w:r>
        <w:t xml:space="preserve">MATERIAL   :           Polipropileno  Tubular   de  </w:t>
      </w:r>
      <w:r w:rsidRPr="008249ED">
        <w:rPr>
          <w:b/>
        </w:rPr>
        <w:t>30    cms</w:t>
      </w:r>
    </w:p>
    <w:p w:rsidR="00892043" w:rsidRDefault="00892043" w:rsidP="00892043">
      <w:r>
        <w:t>CLIBRE      :               1.5  ”</w:t>
      </w:r>
    </w:p>
    <w:p w:rsidR="00892043" w:rsidRPr="00AD5DCF" w:rsidRDefault="00892043" w:rsidP="00892043">
      <w:pPr>
        <w:rPr>
          <w:b/>
        </w:rPr>
      </w:pPr>
      <w:r>
        <w:t>REFERENCIA:</w:t>
      </w:r>
      <w:r>
        <w:tab/>
      </w:r>
      <w:r>
        <w:rPr>
          <w:b/>
        </w:rPr>
        <w:t>CARMEL  MEDIANA</w:t>
      </w:r>
    </w:p>
    <w:p w:rsidR="00892043" w:rsidRPr="00936C49" w:rsidRDefault="00892043" w:rsidP="00892043">
      <w:pPr>
        <w:rPr>
          <w:b/>
        </w:rPr>
      </w:pPr>
      <w:r>
        <w:t>CANTIDAD    :         160</w:t>
      </w:r>
      <w:r w:rsidRPr="00936C49">
        <w:rPr>
          <w:b/>
        </w:rPr>
        <w:t xml:space="preserve">    Kg</w:t>
      </w:r>
    </w:p>
    <w:p w:rsidR="00892043" w:rsidRDefault="00892043" w:rsidP="00892043">
      <w:r>
        <w:t>COLORES:</w:t>
      </w:r>
      <w:r>
        <w:tab/>
      </w:r>
      <w:r>
        <w:tab/>
        <w:t xml:space="preserve">1 </w:t>
      </w:r>
    </w:p>
    <w:p w:rsidR="00892043" w:rsidRDefault="00892043" w:rsidP="00892043">
      <w:r>
        <w:t>CARAS:</w:t>
      </w:r>
      <w:r>
        <w:tab/>
      </w:r>
      <w:r>
        <w:tab/>
        <w:t xml:space="preserve">1  </w:t>
      </w:r>
    </w:p>
    <w:p w:rsidR="00892043" w:rsidRDefault="00892043" w:rsidP="00892043">
      <w:r>
        <w:t>REPETICIÓN:</w:t>
      </w:r>
      <w:r>
        <w:tab/>
        <w:t>24.5</w:t>
      </w:r>
    </w:p>
    <w:p w:rsidR="00892043" w:rsidRDefault="00892043" w:rsidP="00892043">
      <w:r>
        <w:t>RODILLO:</w:t>
      </w:r>
      <w:r>
        <w:tab/>
      </w:r>
      <w:r>
        <w:tab/>
        <w:t>25</w:t>
      </w:r>
    </w:p>
    <w:p w:rsidR="00892043" w:rsidRDefault="00892043" w:rsidP="00892043">
      <w:r>
        <w:t>BOLSA:</w:t>
      </w:r>
      <w:r>
        <w:tab/>
      </w:r>
      <w:r>
        <w:tab/>
      </w:r>
      <w:r w:rsidRPr="008249ED">
        <w:rPr>
          <w:b/>
        </w:rPr>
        <w:t>24.5    X  28   +  5</w:t>
      </w:r>
      <w:r>
        <w:t xml:space="preserve">    cms  de solapa   Interna  pegada</w:t>
      </w:r>
    </w:p>
    <w:p w:rsidR="00892043" w:rsidRDefault="00892043" w:rsidP="00892043">
      <w:r>
        <w:t>SELLADO:</w:t>
      </w:r>
      <w:r>
        <w:tab/>
      </w:r>
      <w:r>
        <w:tab/>
        <w:t>Para selle lateral.</w:t>
      </w:r>
    </w:p>
    <w:p w:rsidR="00892043" w:rsidRDefault="00892043" w:rsidP="00892043"/>
    <w:p w:rsidR="00892043" w:rsidRDefault="00892043" w:rsidP="00892043"/>
    <w:p w:rsidR="00892043" w:rsidRDefault="00892043" w:rsidP="00892043">
      <w:r>
        <w:rPr>
          <w:b/>
          <w:bCs/>
          <w:u w:val="single"/>
        </w:rPr>
        <w:t>NOTA:</w:t>
      </w:r>
      <w:r>
        <w:t xml:space="preserve">  *   Los cyreles  se encuentran en su planta.</w:t>
      </w:r>
    </w:p>
    <w:p w:rsidR="00892043" w:rsidRDefault="00892043" w:rsidP="00892043">
      <w:pPr>
        <w:numPr>
          <w:ilvl w:val="0"/>
          <w:numId w:val="1"/>
        </w:numPr>
      </w:pPr>
      <w:r>
        <w:t>Se envían ARTE    para tonos y alturas</w:t>
      </w:r>
    </w:p>
    <w:p w:rsidR="00892043" w:rsidRPr="00307118" w:rsidRDefault="00892043" w:rsidP="00892043">
      <w:pPr>
        <w:numPr>
          <w:ilvl w:val="0"/>
          <w:numId w:val="2"/>
        </w:numPr>
      </w:pPr>
      <w:r>
        <w:t xml:space="preserve">Se  envia el material de PP </w:t>
      </w:r>
      <w:r>
        <w:rPr>
          <w:b/>
        </w:rPr>
        <w:t xml:space="preserve">de  30 </w:t>
      </w:r>
      <w:r w:rsidRPr="00AD5DCF">
        <w:rPr>
          <w:b/>
        </w:rPr>
        <w:t xml:space="preserve">  cms</w:t>
      </w:r>
    </w:p>
    <w:p w:rsidR="00892043" w:rsidRPr="00150D1A" w:rsidRDefault="00892043" w:rsidP="00892043">
      <w:pPr>
        <w:numPr>
          <w:ilvl w:val="0"/>
          <w:numId w:val="2"/>
        </w:numPr>
      </w:pPr>
      <w:r>
        <w:rPr>
          <w:b/>
        </w:rPr>
        <w:t>IGUAL  ULTIMA  IMPRESION</w:t>
      </w:r>
    </w:p>
    <w:p w:rsidR="00892043" w:rsidRDefault="00892043" w:rsidP="00892043">
      <w:pPr>
        <w:ind w:left="885"/>
      </w:pPr>
    </w:p>
    <w:p w:rsidR="00892043" w:rsidRDefault="00892043" w:rsidP="00892043">
      <w:pPr>
        <w:ind w:left="885"/>
      </w:pPr>
    </w:p>
    <w:p w:rsidR="00892043" w:rsidRDefault="00892043" w:rsidP="00892043">
      <w:r>
        <w:t>Agradezco la atención y colaboración prestada.</w:t>
      </w:r>
    </w:p>
    <w:p w:rsidR="00892043" w:rsidRDefault="00892043" w:rsidP="00892043"/>
    <w:p w:rsidR="00892043" w:rsidRDefault="00892043" w:rsidP="00892043"/>
    <w:p w:rsidR="00892043" w:rsidRDefault="00892043" w:rsidP="00892043">
      <w:r>
        <w:t>Cordialmente,</w:t>
      </w:r>
    </w:p>
    <w:p w:rsidR="00892043" w:rsidRDefault="00892043" w:rsidP="00892043"/>
    <w:p w:rsidR="00892043" w:rsidRDefault="00892043" w:rsidP="00892043"/>
    <w:p w:rsidR="00892043" w:rsidRDefault="00892043" w:rsidP="00892043"/>
    <w:p w:rsidR="00892043" w:rsidRDefault="00892043" w:rsidP="00892043">
      <w:r>
        <w:t>RICARDO CASAS ZAPATA</w:t>
      </w:r>
    </w:p>
    <w:p w:rsidR="00892043" w:rsidRDefault="00892043" w:rsidP="00892043">
      <w:r>
        <w:t>Director.</w:t>
      </w:r>
    </w:p>
    <w:p w:rsidR="00892043" w:rsidRDefault="00892043" w:rsidP="0036079A">
      <w:pPr>
        <w:rPr>
          <w:b/>
        </w:rPr>
      </w:pPr>
    </w:p>
    <w:p w:rsidR="008B4EB1" w:rsidRDefault="008B4EB1" w:rsidP="0036079A">
      <w:pPr>
        <w:rPr>
          <w:b/>
        </w:rPr>
      </w:pPr>
    </w:p>
    <w:p w:rsidR="008B4EB1" w:rsidRDefault="008B4EB1" w:rsidP="0036079A">
      <w:pPr>
        <w:rPr>
          <w:b/>
        </w:rPr>
      </w:pPr>
    </w:p>
    <w:p w:rsidR="008B4EB1" w:rsidRDefault="008B4EB1" w:rsidP="0036079A">
      <w:pPr>
        <w:rPr>
          <w:b/>
        </w:rPr>
      </w:pPr>
    </w:p>
    <w:p w:rsidR="008B4EB1" w:rsidRDefault="008B4EB1" w:rsidP="0036079A">
      <w:pPr>
        <w:rPr>
          <w:b/>
        </w:rPr>
      </w:pPr>
    </w:p>
    <w:p w:rsidR="008B4EB1" w:rsidRDefault="008B4EB1" w:rsidP="008B4EB1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8B4EB1" w:rsidRDefault="008B4EB1" w:rsidP="008B4EB1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8B4EB1" w:rsidRDefault="008B4EB1" w:rsidP="008B4EB1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8B4EB1" w:rsidRDefault="008B4EB1" w:rsidP="008B4EB1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8B4EB1" w:rsidRDefault="008B4EB1" w:rsidP="008B4EB1">
      <w:pPr>
        <w:rPr>
          <w:b/>
          <w:bCs/>
        </w:rPr>
      </w:pPr>
    </w:p>
    <w:p w:rsidR="008B4EB1" w:rsidRDefault="008B4EB1" w:rsidP="008B4EB1">
      <w:pPr>
        <w:pStyle w:val="Ttulo1"/>
      </w:pPr>
    </w:p>
    <w:p w:rsidR="008B4EB1" w:rsidRDefault="008B4EB1" w:rsidP="008B4EB1">
      <w:pPr>
        <w:pStyle w:val="Ttulo1"/>
      </w:pPr>
      <w:r>
        <w:t>ORDEN DE TRABAJO  N °      05804</w:t>
      </w:r>
    </w:p>
    <w:p w:rsidR="008B4EB1" w:rsidRDefault="008B4EB1" w:rsidP="008B4EB1"/>
    <w:p w:rsidR="008B4EB1" w:rsidRDefault="008B4EB1" w:rsidP="008B4EB1">
      <w:r>
        <w:t>FECHA:</w:t>
      </w:r>
      <w:r>
        <w:tab/>
        <w:t>Medellín, Diciembre   09   de 2009</w:t>
      </w:r>
    </w:p>
    <w:p w:rsidR="008B4EB1" w:rsidRDefault="008B4EB1" w:rsidP="008B4EB1">
      <w:r>
        <w:t>PARA:</w:t>
      </w:r>
      <w:r>
        <w:tab/>
      </w:r>
      <w:r>
        <w:tab/>
        <w:t>PLÁSTICOS DARMA</w:t>
      </w:r>
    </w:p>
    <w:p w:rsidR="008B4EB1" w:rsidRDefault="008B4EB1" w:rsidP="008B4EB1">
      <w:r>
        <w:t>ATENCIÓN:</w:t>
      </w:r>
      <w:r>
        <w:tab/>
        <w:t>Sr. Darío Jaramillo</w:t>
      </w:r>
    </w:p>
    <w:p w:rsidR="008B4EB1" w:rsidRDefault="008B4EB1" w:rsidP="008B4EB1">
      <w:r>
        <w:tab/>
      </w:r>
      <w:r>
        <w:tab/>
        <w:t>Gerente.</w:t>
      </w:r>
    </w:p>
    <w:p w:rsidR="008B4EB1" w:rsidRDefault="008B4EB1" w:rsidP="008B4EB1"/>
    <w:p w:rsidR="008B4EB1" w:rsidRDefault="008B4EB1" w:rsidP="008B4EB1">
      <w:r>
        <w:t>Apreciado Don Darío:</w:t>
      </w:r>
    </w:p>
    <w:p w:rsidR="008B4EB1" w:rsidRDefault="008B4EB1" w:rsidP="008B4EB1"/>
    <w:p w:rsidR="008B4EB1" w:rsidRDefault="008B4EB1" w:rsidP="008B4EB1">
      <w:r>
        <w:t>Con la presente estamos solicitando el siguiente servicio de  IMPRESIÓN :</w:t>
      </w:r>
    </w:p>
    <w:p w:rsidR="008B4EB1" w:rsidRDefault="008B4EB1" w:rsidP="008B4EB1"/>
    <w:p w:rsidR="008B4EB1" w:rsidRDefault="008B4EB1" w:rsidP="008B4EB1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8B4EB1" w:rsidRDefault="008B4EB1" w:rsidP="008B4EB1">
      <w:r>
        <w:t xml:space="preserve">MATERIAL   :           Polipropileno </w:t>
      </w:r>
      <w:r w:rsidR="00A57633">
        <w:t xml:space="preserve"> </w:t>
      </w:r>
      <w:r>
        <w:t xml:space="preserve">SemiTubular   de  </w:t>
      </w:r>
      <w:r w:rsidRPr="002720AA">
        <w:rPr>
          <w:b/>
        </w:rPr>
        <w:t>20 + 4</w:t>
      </w:r>
      <w:r>
        <w:t xml:space="preserve">     cms</w:t>
      </w:r>
    </w:p>
    <w:p w:rsidR="008B4EB1" w:rsidRDefault="008B4EB1" w:rsidP="008B4EB1">
      <w:r>
        <w:t>CLIBRE      :               1.5  ”</w:t>
      </w:r>
    </w:p>
    <w:p w:rsidR="008B4EB1" w:rsidRPr="00AD5DCF" w:rsidRDefault="008B4EB1" w:rsidP="008B4EB1">
      <w:pPr>
        <w:rPr>
          <w:b/>
        </w:rPr>
      </w:pPr>
      <w:r>
        <w:t>REFERENCIA:</w:t>
      </w:r>
      <w:r>
        <w:tab/>
      </w:r>
      <w:r>
        <w:rPr>
          <w:b/>
        </w:rPr>
        <w:t>CARMEL  INTERIOR  GRANDE</w:t>
      </w:r>
    </w:p>
    <w:p w:rsidR="008B4EB1" w:rsidRDefault="008B4EB1" w:rsidP="008B4EB1">
      <w:r>
        <w:t>CANTIDAD    :          120    Kg</w:t>
      </w:r>
    </w:p>
    <w:p w:rsidR="008B4EB1" w:rsidRDefault="008B4EB1" w:rsidP="008B4EB1">
      <w:r>
        <w:t>COLORES:</w:t>
      </w:r>
      <w:r>
        <w:tab/>
      </w:r>
      <w:r>
        <w:tab/>
        <w:t>1 ( Según  arte )</w:t>
      </w:r>
    </w:p>
    <w:p w:rsidR="008B4EB1" w:rsidRDefault="008B4EB1" w:rsidP="008B4EB1">
      <w:r>
        <w:t>CARAS:</w:t>
      </w:r>
      <w:r>
        <w:tab/>
      </w:r>
      <w:r>
        <w:tab/>
        <w:t xml:space="preserve">1  </w:t>
      </w:r>
    </w:p>
    <w:p w:rsidR="008B4EB1" w:rsidRDefault="008B4EB1" w:rsidP="008B4EB1">
      <w:r>
        <w:t>REPETICIÓN:</w:t>
      </w:r>
      <w:r>
        <w:tab/>
        <w:t>18</w:t>
      </w:r>
    </w:p>
    <w:p w:rsidR="008B4EB1" w:rsidRPr="007E24E2" w:rsidRDefault="008B4EB1" w:rsidP="008B4EB1">
      <w:pPr>
        <w:rPr>
          <w:b/>
        </w:rPr>
      </w:pPr>
      <w:r>
        <w:t>RODILLO:</w:t>
      </w:r>
      <w:r>
        <w:tab/>
      </w:r>
      <w:r>
        <w:tab/>
      </w:r>
      <w:r w:rsidRPr="007E24E2">
        <w:rPr>
          <w:b/>
        </w:rPr>
        <w:t>37</w:t>
      </w:r>
    </w:p>
    <w:p w:rsidR="008B4EB1" w:rsidRDefault="008B4EB1" w:rsidP="008B4EB1">
      <w:r>
        <w:t>BOLSA:</w:t>
      </w:r>
      <w:r>
        <w:tab/>
      </w:r>
      <w:r>
        <w:tab/>
        <w:t>18  X  20 + 4    cms de solapa  volada</w:t>
      </w:r>
    </w:p>
    <w:p w:rsidR="008B4EB1" w:rsidRDefault="008B4EB1" w:rsidP="008B4EB1">
      <w:r>
        <w:t>SELLADO:</w:t>
      </w:r>
      <w:r>
        <w:tab/>
      </w:r>
      <w:r>
        <w:tab/>
        <w:t>Para selle lateral.</w:t>
      </w:r>
    </w:p>
    <w:p w:rsidR="008B4EB1" w:rsidRDefault="008B4EB1" w:rsidP="008B4EB1"/>
    <w:p w:rsidR="008B4EB1" w:rsidRDefault="008B4EB1" w:rsidP="008B4EB1"/>
    <w:p w:rsidR="008B4EB1" w:rsidRDefault="008B4EB1" w:rsidP="008B4EB1">
      <w:r>
        <w:rPr>
          <w:b/>
          <w:bCs/>
          <w:u w:val="single"/>
        </w:rPr>
        <w:t>NOTA:</w:t>
      </w:r>
      <w:r>
        <w:t xml:space="preserve">  *   Los cyreles   se encuentran en  su  planta</w:t>
      </w:r>
    </w:p>
    <w:p w:rsidR="008B4EB1" w:rsidRDefault="008B4EB1" w:rsidP="008B4EB1">
      <w:pPr>
        <w:numPr>
          <w:ilvl w:val="0"/>
          <w:numId w:val="1"/>
        </w:numPr>
      </w:pPr>
      <w:r>
        <w:t>Se envían ARTE    para tonos y alturas</w:t>
      </w:r>
    </w:p>
    <w:p w:rsidR="008B4EB1" w:rsidRPr="00307118" w:rsidRDefault="008B4EB1" w:rsidP="008B4EB1">
      <w:pPr>
        <w:numPr>
          <w:ilvl w:val="0"/>
          <w:numId w:val="2"/>
        </w:numPr>
      </w:pPr>
      <w:r>
        <w:t xml:space="preserve">Se  envia el material de PP </w:t>
      </w:r>
      <w:r>
        <w:rPr>
          <w:b/>
        </w:rPr>
        <w:t xml:space="preserve">de  20 + 4 </w:t>
      </w:r>
      <w:r w:rsidRPr="00AD5DCF">
        <w:rPr>
          <w:b/>
        </w:rPr>
        <w:t xml:space="preserve">  cms</w:t>
      </w:r>
    </w:p>
    <w:p w:rsidR="008B4EB1" w:rsidRPr="00150D1A" w:rsidRDefault="008B4EB1" w:rsidP="008B4EB1">
      <w:pPr>
        <w:numPr>
          <w:ilvl w:val="0"/>
          <w:numId w:val="2"/>
        </w:numPr>
      </w:pPr>
      <w:r>
        <w:rPr>
          <w:b/>
        </w:rPr>
        <w:t>OJO  EL RODILLO ES  37</w:t>
      </w:r>
    </w:p>
    <w:p w:rsidR="008B4EB1" w:rsidRDefault="008B4EB1" w:rsidP="008B4EB1">
      <w:pPr>
        <w:ind w:left="885"/>
      </w:pPr>
    </w:p>
    <w:p w:rsidR="008B4EB1" w:rsidRDefault="008B4EB1" w:rsidP="008B4EB1">
      <w:pPr>
        <w:ind w:left="885"/>
      </w:pPr>
    </w:p>
    <w:p w:rsidR="008B4EB1" w:rsidRDefault="008B4EB1" w:rsidP="008B4EB1">
      <w:r>
        <w:t>Agradezco la atención y colaboración prestada.</w:t>
      </w:r>
    </w:p>
    <w:p w:rsidR="008B4EB1" w:rsidRDefault="008B4EB1" w:rsidP="008B4EB1"/>
    <w:p w:rsidR="008B4EB1" w:rsidRDefault="008B4EB1" w:rsidP="008B4EB1"/>
    <w:p w:rsidR="008B4EB1" w:rsidRDefault="008B4EB1" w:rsidP="008B4EB1">
      <w:r>
        <w:t>Cordialmente,</w:t>
      </w:r>
    </w:p>
    <w:p w:rsidR="008B4EB1" w:rsidRDefault="008B4EB1" w:rsidP="008B4EB1"/>
    <w:p w:rsidR="008B4EB1" w:rsidRDefault="008B4EB1" w:rsidP="008B4EB1"/>
    <w:p w:rsidR="008B4EB1" w:rsidRDefault="008B4EB1" w:rsidP="008B4EB1"/>
    <w:p w:rsidR="008B4EB1" w:rsidRDefault="008B4EB1" w:rsidP="008B4EB1">
      <w:r>
        <w:t>RICARDO CASAS ZAPATA</w:t>
      </w:r>
    </w:p>
    <w:p w:rsidR="008B4EB1" w:rsidRDefault="008B4EB1" w:rsidP="008B4EB1">
      <w:r>
        <w:t>Director.</w:t>
      </w:r>
    </w:p>
    <w:p w:rsidR="008B4EB1" w:rsidRDefault="008B4EB1" w:rsidP="0036079A">
      <w:pPr>
        <w:rPr>
          <w:b/>
        </w:rPr>
      </w:pPr>
    </w:p>
    <w:p w:rsidR="00AD5026" w:rsidRDefault="00AD5026" w:rsidP="0036079A">
      <w:pPr>
        <w:rPr>
          <w:b/>
        </w:rPr>
      </w:pPr>
    </w:p>
    <w:p w:rsidR="00AD5026" w:rsidRDefault="00AD5026" w:rsidP="0036079A">
      <w:pPr>
        <w:rPr>
          <w:b/>
        </w:rPr>
      </w:pPr>
    </w:p>
    <w:p w:rsidR="00AD5026" w:rsidRDefault="00AD5026" w:rsidP="0036079A">
      <w:pPr>
        <w:rPr>
          <w:b/>
        </w:rPr>
      </w:pPr>
    </w:p>
    <w:p w:rsidR="00AD5026" w:rsidRDefault="00AD5026" w:rsidP="0036079A">
      <w:pPr>
        <w:rPr>
          <w:b/>
        </w:rPr>
      </w:pPr>
    </w:p>
    <w:p w:rsidR="00AD5026" w:rsidRDefault="00AD5026" w:rsidP="0036079A">
      <w:pPr>
        <w:rPr>
          <w:b/>
        </w:rPr>
      </w:pPr>
    </w:p>
    <w:p w:rsidR="00AD5026" w:rsidRDefault="00AD5026" w:rsidP="00AD5026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AD5026" w:rsidRDefault="00AD5026" w:rsidP="00AD5026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AD5026" w:rsidRDefault="00AD5026" w:rsidP="00AD5026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AD5026" w:rsidRDefault="00AD5026" w:rsidP="00AD5026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AD5026" w:rsidRDefault="00AD5026" w:rsidP="00AD5026">
      <w:pPr>
        <w:rPr>
          <w:b/>
          <w:bCs/>
        </w:rPr>
      </w:pPr>
    </w:p>
    <w:p w:rsidR="00AD5026" w:rsidRDefault="00AD5026" w:rsidP="00AD5026">
      <w:pPr>
        <w:pStyle w:val="Ttulo1"/>
      </w:pPr>
    </w:p>
    <w:p w:rsidR="00AD5026" w:rsidRDefault="00AD5026" w:rsidP="00AD5026">
      <w:pPr>
        <w:pStyle w:val="Ttulo1"/>
      </w:pPr>
      <w:r>
        <w:t>ORDEN DE TRABAJO  N °      05804</w:t>
      </w:r>
    </w:p>
    <w:p w:rsidR="00AD5026" w:rsidRDefault="00AD5026" w:rsidP="00AD5026"/>
    <w:p w:rsidR="00AD5026" w:rsidRDefault="00AD5026" w:rsidP="00AD5026">
      <w:r>
        <w:t>FECHA:</w:t>
      </w:r>
      <w:r>
        <w:tab/>
        <w:t>Medellín, Diciembre   09   de 2009</w:t>
      </w:r>
    </w:p>
    <w:p w:rsidR="00AD5026" w:rsidRDefault="00AD5026" w:rsidP="00AD5026">
      <w:r>
        <w:t>PARA:</w:t>
      </w:r>
      <w:r>
        <w:tab/>
      </w:r>
      <w:r>
        <w:tab/>
        <w:t>PLÁSTICOS DARMA</w:t>
      </w:r>
    </w:p>
    <w:p w:rsidR="00AD5026" w:rsidRDefault="00AD5026" w:rsidP="00AD5026">
      <w:r>
        <w:t>ATENCIÓN:</w:t>
      </w:r>
      <w:r>
        <w:tab/>
        <w:t>Sr. Darío Jaramillo</w:t>
      </w:r>
    </w:p>
    <w:p w:rsidR="00AD5026" w:rsidRDefault="00AD5026" w:rsidP="00AD5026">
      <w:r>
        <w:tab/>
      </w:r>
      <w:r>
        <w:tab/>
        <w:t>Gerente.</w:t>
      </w:r>
    </w:p>
    <w:p w:rsidR="00AD5026" w:rsidRDefault="00AD5026" w:rsidP="00AD5026"/>
    <w:p w:rsidR="00AD5026" w:rsidRDefault="00AD5026" w:rsidP="00AD5026">
      <w:r>
        <w:t>Apreciado Don Darío:</w:t>
      </w:r>
    </w:p>
    <w:p w:rsidR="00AD5026" w:rsidRDefault="00AD5026" w:rsidP="00AD5026"/>
    <w:p w:rsidR="00AD5026" w:rsidRDefault="00AD5026" w:rsidP="00AD5026">
      <w:r>
        <w:t>Con la presente estamos solicitando el siguiente servicio de  IMPRESIÓN :</w:t>
      </w:r>
    </w:p>
    <w:p w:rsidR="00AD5026" w:rsidRDefault="00AD5026" w:rsidP="00AD5026"/>
    <w:p w:rsidR="00AD5026" w:rsidRDefault="00AD5026" w:rsidP="00AD5026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AD5026" w:rsidRDefault="00AD5026" w:rsidP="00AD5026">
      <w:r>
        <w:t xml:space="preserve">MATERIAL   :           Polipropileno  SemiTubular   de  </w:t>
      </w:r>
      <w:r w:rsidRPr="002720AA">
        <w:rPr>
          <w:b/>
        </w:rPr>
        <w:t>20 + 4</w:t>
      </w:r>
      <w:r>
        <w:t xml:space="preserve">     cms</w:t>
      </w:r>
    </w:p>
    <w:p w:rsidR="00AD5026" w:rsidRDefault="00AD5026" w:rsidP="00AD5026">
      <w:r>
        <w:t>CLIBRE      :               1.5  ”</w:t>
      </w:r>
    </w:p>
    <w:p w:rsidR="00AD5026" w:rsidRPr="00AD5DCF" w:rsidRDefault="00AD5026" w:rsidP="00AD5026">
      <w:pPr>
        <w:rPr>
          <w:b/>
        </w:rPr>
      </w:pPr>
      <w:r>
        <w:t>REFERENCIA:</w:t>
      </w:r>
      <w:r>
        <w:tab/>
      </w:r>
      <w:r>
        <w:rPr>
          <w:b/>
        </w:rPr>
        <w:t>CARMEL  INTERIOR  GRANDE</w:t>
      </w:r>
    </w:p>
    <w:p w:rsidR="00AD5026" w:rsidRDefault="00AD5026" w:rsidP="00AD5026">
      <w:r>
        <w:t>CANTIDAD    :          120    Kg</w:t>
      </w:r>
    </w:p>
    <w:p w:rsidR="00AD5026" w:rsidRDefault="00AD5026" w:rsidP="00AD5026">
      <w:r>
        <w:t>COLORES:</w:t>
      </w:r>
      <w:r>
        <w:tab/>
      </w:r>
      <w:r>
        <w:tab/>
        <w:t>1 ( Según  arte )</w:t>
      </w:r>
    </w:p>
    <w:p w:rsidR="00AD5026" w:rsidRDefault="00AD5026" w:rsidP="00AD5026">
      <w:r>
        <w:t>CARAS:</w:t>
      </w:r>
      <w:r>
        <w:tab/>
      </w:r>
      <w:r>
        <w:tab/>
        <w:t xml:space="preserve">1  </w:t>
      </w:r>
    </w:p>
    <w:p w:rsidR="00AD5026" w:rsidRDefault="00AD5026" w:rsidP="00AD5026">
      <w:r>
        <w:t>REPETICIÓN:</w:t>
      </w:r>
      <w:r>
        <w:tab/>
        <w:t>18</w:t>
      </w:r>
    </w:p>
    <w:p w:rsidR="00AD5026" w:rsidRPr="007E24E2" w:rsidRDefault="00AD5026" w:rsidP="00AD5026">
      <w:pPr>
        <w:rPr>
          <w:b/>
        </w:rPr>
      </w:pPr>
      <w:r>
        <w:t>RODILLO:</w:t>
      </w:r>
      <w:r>
        <w:tab/>
      </w:r>
      <w:r>
        <w:tab/>
      </w:r>
      <w:r w:rsidRPr="007E24E2">
        <w:rPr>
          <w:b/>
        </w:rPr>
        <w:t>37</w:t>
      </w:r>
    </w:p>
    <w:p w:rsidR="00AD5026" w:rsidRDefault="00AD5026" w:rsidP="00AD5026">
      <w:r>
        <w:t>BOLSA:</w:t>
      </w:r>
      <w:r>
        <w:tab/>
      </w:r>
      <w:r>
        <w:tab/>
        <w:t>18  X  20 + 4    cms de solapa  volada</w:t>
      </w:r>
    </w:p>
    <w:p w:rsidR="00AD5026" w:rsidRDefault="00AD5026" w:rsidP="00AD5026">
      <w:r>
        <w:t>SELLADO:</w:t>
      </w:r>
      <w:r>
        <w:tab/>
      </w:r>
      <w:r>
        <w:tab/>
        <w:t>Para selle lateral.</w:t>
      </w:r>
    </w:p>
    <w:p w:rsidR="00AD5026" w:rsidRDefault="00AD5026" w:rsidP="00AD5026"/>
    <w:p w:rsidR="00AD5026" w:rsidRDefault="00AD5026" w:rsidP="00AD5026"/>
    <w:p w:rsidR="00AD5026" w:rsidRDefault="00AD5026" w:rsidP="00AD5026">
      <w:r>
        <w:rPr>
          <w:b/>
          <w:bCs/>
          <w:u w:val="single"/>
        </w:rPr>
        <w:t>NOTA:</w:t>
      </w:r>
      <w:r>
        <w:t xml:space="preserve">  *   Los cyreles   se encuentran en  su  planta</w:t>
      </w:r>
    </w:p>
    <w:p w:rsidR="00AD5026" w:rsidRDefault="00AD5026" w:rsidP="00AD5026">
      <w:pPr>
        <w:numPr>
          <w:ilvl w:val="0"/>
          <w:numId w:val="1"/>
        </w:numPr>
      </w:pPr>
      <w:r>
        <w:t>Se envían ARTE    para tonos y alturas</w:t>
      </w:r>
    </w:p>
    <w:p w:rsidR="00AD5026" w:rsidRPr="00307118" w:rsidRDefault="00AD5026" w:rsidP="00AD5026">
      <w:pPr>
        <w:numPr>
          <w:ilvl w:val="0"/>
          <w:numId w:val="2"/>
        </w:numPr>
      </w:pPr>
      <w:r>
        <w:t xml:space="preserve">Se  envia el material de PP </w:t>
      </w:r>
      <w:r>
        <w:rPr>
          <w:b/>
        </w:rPr>
        <w:t xml:space="preserve">de  20 + 4 </w:t>
      </w:r>
      <w:r w:rsidRPr="00AD5DCF">
        <w:rPr>
          <w:b/>
        </w:rPr>
        <w:t xml:space="preserve">  cms</w:t>
      </w:r>
    </w:p>
    <w:p w:rsidR="00AD5026" w:rsidRPr="00150D1A" w:rsidRDefault="00AD5026" w:rsidP="00AD5026">
      <w:pPr>
        <w:numPr>
          <w:ilvl w:val="0"/>
          <w:numId w:val="2"/>
        </w:numPr>
      </w:pPr>
      <w:r>
        <w:rPr>
          <w:b/>
        </w:rPr>
        <w:t>OJO  EL RODILLO ES  37</w:t>
      </w:r>
    </w:p>
    <w:p w:rsidR="00AD5026" w:rsidRDefault="00AD5026" w:rsidP="00AD5026">
      <w:pPr>
        <w:ind w:left="885"/>
      </w:pPr>
    </w:p>
    <w:p w:rsidR="00AD5026" w:rsidRDefault="00AD5026" w:rsidP="00AD5026">
      <w:pPr>
        <w:ind w:left="885"/>
      </w:pPr>
    </w:p>
    <w:p w:rsidR="00AD5026" w:rsidRDefault="00AD5026" w:rsidP="00AD5026">
      <w:r>
        <w:t>Agradezco la atención y colaboración prestada.</w:t>
      </w:r>
    </w:p>
    <w:p w:rsidR="00AD5026" w:rsidRDefault="00AD5026" w:rsidP="00AD5026"/>
    <w:p w:rsidR="00AD5026" w:rsidRDefault="00AD5026" w:rsidP="00AD5026"/>
    <w:p w:rsidR="00AD5026" w:rsidRDefault="00AD5026" w:rsidP="00AD5026">
      <w:r>
        <w:t>Cordialmente,</w:t>
      </w:r>
    </w:p>
    <w:p w:rsidR="00AD5026" w:rsidRDefault="00AD5026" w:rsidP="00AD5026"/>
    <w:p w:rsidR="00AD5026" w:rsidRDefault="00AD5026" w:rsidP="00AD5026"/>
    <w:p w:rsidR="00AD5026" w:rsidRDefault="00AD5026" w:rsidP="00AD5026"/>
    <w:p w:rsidR="00AD5026" w:rsidRDefault="00AD5026" w:rsidP="00AD5026">
      <w:r>
        <w:t>RICARDO CASAS ZAPATA</w:t>
      </w:r>
    </w:p>
    <w:p w:rsidR="00AD5026" w:rsidRDefault="00AD5026" w:rsidP="00AD5026">
      <w:r>
        <w:t>Director.</w:t>
      </w:r>
    </w:p>
    <w:p w:rsidR="00AD5026" w:rsidRDefault="00AD5026" w:rsidP="0036079A">
      <w:pPr>
        <w:rPr>
          <w:b/>
        </w:rPr>
      </w:pPr>
    </w:p>
    <w:p w:rsidR="00AD5026" w:rsidRDefault="00AD5026" w:rsidP="0036079A">
      <w:pPr>
        <w:rPr>
          <w:b/>
        </w:rPr>
      </w:pPr>
    </w:p>
    <w:p w:rsidR="00AD5026" w:rsidRDefault="00AD5026" w:rsidP="0036079A">
      <w:pPr>
        <w:rPr>
          <w:b/>
        </w:rPr>
      </w:pPr>
    </w:p>
    <w:p w:rsidR="00AD5026" w:rsidRDefault="00AD5026" w:rsidP="0036079A">
      <w:pPr>
        <w:rPr>
          <w:b/>
        </w:rPr>
      </w:pPr>
    </w:p>
    <w:p w:rsidR="00AD5026" w:rsidRDefault="00AD5026" w:rsidP="0036079A">
      <w:pPr>
        <w:rPr>
          <w:b/>
        </w:rPr>
      </w:pPr>
    </w:p>
    <w:p w:rsidR="00AD5026" w:rsidRDefault="00AD5026" w:rsidP="0036079A">
      <w:pPr>
        <w:rPr>
          <w:b/>
        </w:rPr>
      </w:pPr>
    </w:p>
    <w:p w:rsidR="00AD5026" w:rsidRDefault="00AD5026" w:rsidP="00AD5026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AD5026" w:rsidRDefault="00AD5026" w:rsidP="00AD5026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AD5026" w:rsidRDefault="00AD5026" w:rsidP="00AD5026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AD5026" w:rsidRDefault="00AD5026" w:rsidP="00AD5026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AD5026" w:rsidRDefault="00AD5026" w:rsidP="00AD5026">
      <w:pPr>
        <w:rPr>
          <w:b/>
          <w:bCs/>
        </w:rPr>
      </w:pPr>
    </w:p>
    <w:p w:rsidR="00AD5026" w:rsidRDefault="00AD5026" w:rsidP="00AD5026">
      <w:pPr>
        <w:pStyle w:val="Ttulo1"/>
      </w:pPr>
    </w:p>
    <w:p w:rsidR="00AD5026" w:rsidRDefault="00AD5026" w:rsidP="00AD5026">
      <w:pPr>
        <w:pStyle w:val="Ttulo1"/>
      </w:pPr>
      <w:r>
        <w:t>ORDEN DE TRABAJO  N °      05813</w:t>
      </w:r>
    </w:p>
    <w:p w:rsidR="00AD5026" w:rsidRDefault="00AD5026" w:rsidP="00AD5026"/>
    <w:p w:rsidR="00AD5026" w:rsidRDefault="00AD5026" w:rsidP="00AD5026">
      <w:r>
        <w:t>FECHA:</w:t>
      </w:r>
      <w:r>
        <w:tab/>
        <w:t>Medellín, Diciembre   09   de 2009</w:t>
      </w:r>
    </w:p>
    <w:p w:rsidR="00AD5026" w:rsidRDefault="00AD5026" w:rsidP="00AD5026">
      <w:r>
        <w:t>PARA:</w:t>
      </w:r>
      <w:r>
        <w:tab/>
      </w:r>
      <w:r>
        <w:tab/>
        <w:t>PLÁSTICOS DARMA</w:t>
      </w:r>
    </w:p>
    <w:p w:rsidR="00AD5026" w:rsidRDefault="00AD5026" w:rsidP="00AD5026">
      <w:r>
        <w:t>ATENCIÓN:</w:t>
      </w:r>
      <w:r>
        <w:tab/>
        <w:t>Sr. Darío Jaramillo</w:t>
      </w:r>
    </w:p>
    <w:p w:rsidR="00AD5026" w:rsidRDefault="00AD5026" w:rsidP="00AD5026">
      <w:r>
        <w:tab/>
      </w:r>
      <w:r>
        <w:tab/>
        <w:t>Gerente.</w:t>
      </w:r>
    </w:p>
    <w:p w:rsidR="00AD5026" w:rsidRDefault="00AD5026" w:rsidP="00AD5026"/>
    <w:p w:rsidR="00AD5026" w:rsidRDefault="00AD5026" w:rsidP="00AD5026">
      <w:r>
        <w:t>Apreciado Don Darío:</w:t>
      </w:r>
    </w:p>
    <w:p w:rsidR="00AD5026" w:rsidRDefault="00AD5026" w:rsidP="00AD5026"/>
    <w:p w:rsidR="00AD5026" w:rsidRDefault="00AD5026" w:rsidP="00AD5026">
      <w:r>
        <w:t>Con la presente estamos solicitando el siguiente servicio de  IMPRESIÓN :</w:t>
      </w:r>
    </w:p>
    <w:p w:rsidR="00AD5026" w:rsidRDefault="00AD5026" w:rsidP="00AD5026"/>
    <w:p w:rsidR="00AD5026" w:rsidRDefault="00AD5026" w:rsidP="00AD5026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AD5026" w:rsidRDefault="00AD5026" w:rsidP="00AD5026">
      <w:pPr>
        <w:rPr>
          <w:b/>
          <w:bCs/>
        </w:rPr>
      </w:pPr>
    </w:p>
    <w:p w:rsidR="00AD5026" w:rsidRDefault="00AD5026" w:rsidP="00AD5026">
      <w:r>
        <w:t xml:space="preserve">MATERIAL   :           Polipropileno  Lamina    de  </w:t>
      </w:r>
      <w:r>
        <w:rPr>
          <w:b/>
        </w:rPr>
        <w:t>80</w:t>
      </w:r>
      <w:r>
        <w:t xml:space="preserve">   cms</w:t>
      </w:r>
    </w:p>
    <w:p w:rsidR="00AD5026" w:rsidRDefault="00AD5026" w:rsidP="00AD5026">
      <w:r>
        <w:t>CLIBRE      :               1.5  ”</w:t>
      </w:r>
    </w:p>
    <w:p w:rsidR="00AD5026" w:rsidRPr="00AD5DCF" w:rsidRDefault="00AD5026" w:rsidP="00AD5026">
      <w:pPr>
        <w:rPr>
          <w:b/>
        </w:rPr>
      </w:pPr>
      <w:r>
        <w:t>REFERENCIA:</w:t>
      </w:r>
      <w:r>
        <w:tab/>
      </w:r>
      <w:r>
        <w:rPr>
          <w:b/>
        </w:rPr>
        <w:t>TOSTADITOS</w:t>
      </w:r>
    </w:p>
    <w:p w:rsidR="00AD5026" w:rsidRDefault="00AD5026" w:rsidP="00AD5026">
      <w:r>
        <w:t>CANTIDAD    :          100    Kg</w:t>
      </w:r>
    </w:p>
    <w:p w:rsidR="00AD5026" w:rsidRDefault="00AD5026" w:rsidP="00AD5026">
      <w:r>
        <w:t>COLORES:</w:t>
      </w:r>
      <w:r>
        <w:tab/>
      </w:r>
      <w:r>
        <w:tab/>
        <w:t>4  ( Según  arte )</w:t>
      </w:r>
    </w:p>
    <w:p w:rsidR="00AD5026" w:rsidRDefault="00AD5026" w:rsidP="00AD5026">
      <w:r>
        <w:t>CARAS:</w:t>
      </w:r>
      <w:r>
        <w:tab/>
      </w:r>
      <w:r>
        <w:tab/>
        <w:t>2</w:t>
      </w:r>
    </w:p>
    <w:p w:rsidR="00AD5026" w:rsidRDefault="00CA393C" w:rsidP="00AD5026">
      <w:r>
        <w:t>REPETICIÓN:</w:t>
      </w:r>
      <w:r>
        <w:tab/>
        <w:t>20.5</w:t>
      </w:r>
    </w:p>
    <w:p w:rsidR="00AD5026" w:rsidRPr="007E24E2" w:rsidRDefault="00AD5026" w:rsidP="00AD5026">
      <w:pPr>
        <w:rPr>
          <w:b/>
        </w:rPr>
      </w:pPr>
      <w:r>
        <w:t>RODILLO:</w:t>
      </w:r>
      <w:r>
        <w:tab/>
      </w:r>
      <w:r>
        <w:tab/>
      </w:r>
      <w:r w:rsidR="00CA393C">
        <w:rPr>
          <w:b/>
        </w:rPr>
        <w:t>42</w:t>
      </w:r>
    </w:p>
    <w:p w:rsidR="00AD5026" w:rsidRDefault="00CA393C" w:rsidP="00AD5026">
      <w:r>
        <w:t>BOLSA:</w:t>
      </w:r>
      <w:r>
        <w:tab/>
      </w:r>
      <w:r>
        <w:tab/>
        <w:t>20.5  X  37 + 5</w:t>
      </w:r>
      <w:r w:rsidR="00927F97">
        <w:t xml:space="preserve">    cms de Fuelle de Fondo</w:t>
      </w:r>
    </w:p>
    <w:p w:rsidR="00AD5026" w:rsidRDefault="00AD5026" w:rsidP="00AD5026">
      <w:r>
        <w:t>SELLADO:</w:t>
      </w:r>
      <w:r>
        <w:tab/>
      </w:r>
      <w:r>
        <w:tab/>
        <w:t>Para selle lateral.</w:t>
      </w:r>
    </w:p>
    <w:p w:rsidR="00AD5026" w:rsidRDefault="00AD5026" w:rsidP="00AD5026"/>
    <w:p w:rsidR="00AD5026" w:rsidRDefault="00AD5026" w:rsidP="00AD5026"/>
    <w:p w:rsidR="00AD5026" w:rsidRDefault="00AD5026" w:rsidP="00AD5026">
      <w:r>
        <w:rPr>
          <w:b/>
          <w:bCs/>
          <w:u w:val="single"/>
        </w:rPr>
        <w:t>NOTA:</w:t>
      </w:r>
      <w:r>
        <w:t xml:space="preserve">  *   Los </w:t>
      </w:r>
      <w:r w:rsidR="00C01A27">
        <w:t>cyreles se  envian</w:t>
      </w:r>
    </w:p>
    <w:p w:rsidR="00AD5026" w:rsidRDefault="00C01A27" w:rsidP="00AD5026">
      <w:pPr>
        <w:numPr>
          <w:ilvl w:val="0"/>
          <w:numId w:val="1"/>
        </w:numPr>
      </w:pPr>
      <w:r>
        <w:t>Se envían   Muestra</w:t>
      </w:r>
      <w:r w:rsidR="00AD5026">
        <w:t xml:space="preserve">    para tonos y alturas</w:t>
      </w:r>
    </w:p>
    <w:p w:rsidR="00AD5026" w:rsidRPr="00307118" w:rsidRDefault="00AD5026" w:rsidP="00AD5026">
      <w:pPr>
        <w:numPr>
          <w:ilvl w:val="0"/>
          <w:numId w:val="2"/>
        </w:numPr>
      </w:pPr>
      <w:r>
        <w:t xml:space="preserve">Se  envia el material de PP </w:t>
      </w:r>
      <w:r w:rsidR="00C01A27">
        <w:rPr>
          <w:b/>
        </w:rPr>
        <w:t>de  80</w:t>
      </w:r>
      <w:r>
        <w:rPr>
          <w:b/>
        </w:rPr>
        <w:t xml:space="preserve"> </w:t>
      </w:r>
      <w:r w:rsidRPr="00AD5DCF">
        <w:rPr>
          <w:b/>
        </w:rPr>
        <w:t xml:space="preserve">  cms</w:t>
      </w:r>
    </w:p>
    <w:p w:rsidR="00AD5026" w:rsidRPr="00150D1A" w:rsidRDefault="00C01A27" w:rsidP="00AD5026">
      <w:pPr>
        <w:numPr>
          <w:ilvl w:val="0"/>
          <w:numId w:val="2"/>
        </w:numPr>
      </w:pPr>
      <w:r>
        <w:rPr>
          <w:b/>
        </w:rPr>
        <w:t>SE  APRUEBA  IMPRESION</w:t>
      </w:r>
    </w:p>
    <w:p w:rsidR="00AD5026" w:rsidRDefault="00AD5026" w:rsidP="00AD5026">
      <w:pPr>
        <w:ind w:left="885"/>
      </w:pPr>
    </w:p>
    <w:p w:rsidR="00AD5026" w:rsidRDefault="00AD5026" w:rsidP="00AD5026">
      <w:pPr>
        <w:ind w:left="885"/>
      </w:pPr>
    </w:p>
    <w:p w:rsidR="00AD5026" w:rsidRDefault="00AD5026" w:rsidP="00AD5026">
      <w:r>
        <w:t>Agradezco la atención y colaboración prestada.</w:t>
      </w:r>
    </w:p>
    <w:p w:rsidR="00AD5026" w:rsidRDefault="00AD5026" w:rsidP="00AD5026"/>
    <w:p w:rsidR="00AD5026" w:rsidRDefault="00AD5026" w:rsidP="00AD5026"/>
    <w:p w:rsidR="00AD5026" w:rsidRDefault="00AD5026" w:rsidP="00AD5026">
      <w:r>
        <w:t>Cordialmente,</w:t>
      </w:r>
    </w:p>
    <w:p w:rsidR="00AD5026" w:rsidRDefault="00AD5026" w:rsidP="00AD5026"/>
    <w:p w:rsidR="00AD5026" w:rsidRDefault="00AD5026" w:rsidP="00AD5026"/>
    <w:p w:rsidR="00AD5026" w:rsidRDefault="00AD5026" w:rsidP="00AD5026"/>
    <w:p w:rsidR="00AD5026" w:rsidRDefault="00AD5026" w:rsidP="00AD5026">
      <w:r>
        <w:t>RICARDO CASAS ZAPATA</w:t>
      </w:r>
    </w:p>
    <w:p w:rsidR="00AD5026" w:rsidRDefault="00AD5026" w:rsidP="00AD5026">
      <w:r>
        <w:t>Director.</w:t>
      </w:r>
    </w:p>
    <w:p w:rsidR="00AD5026" w:rsidRPr="00456798" w:rsidRDefault="00AD5026" w:rsidP="00AD5026">
      <w:pPr>
        <w:rPr>
          <w:b/>
        </w:rPr>
      </w:pPr>
    </w:p>
    <w:p w:rsidR="00AD5026" w:rsidRDefault="00AD5026" w:rsidP="0036079A">
      <w:pPr>
        <w:rPr>
          <w:b/>
        </w:rPr>
      </w:pPr>
    </w:p>
    <w:p w:rsidR="00EA7C97" w:rsidRDefault="00EA7C97" w:rsidP="0036079A">
      <w:pPr>
        <w:rPr>
          <w:b/>
        </w:rPr>
      </w:pPr>
    </w:p>
    <w:p w:rsidR="00EA7C97" w:rsidRDefault="00EA7C97" w:rsidP="0036079A">
      <w:pPr>
        <w:rPr>
          <w:b/>
        </w:rPr>
      </w:pPr>
    </w:p>
    <w:p w:rsidR="00EA7C97" w:rsidRDefault="00EA7C97" w:rsidP="0036079A">
      <w:pPr>
        <w:rPr>
          <w:b/>
        </w:rPr>
      </w:pPr>
    </w:p>
    <w:p w:rsidR="00EA7C97" w:rsidRDefault="00EA7C97" w:rsidP="00EA7C97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EA7C97" w:rsidRDefault="00EA7C97" w:rsidP="00EA7C97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EA7C97" w:rsidRDefault="00EA7C97" w:rsidP="00EA7C97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EA7C97" w:rsidRDefault="00EA7C97" w:rsidP="00EA7C97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EA7C97" w:rsidRDefault="00EA7C97" w:rsidP="00EA7C97">
      <w:pPr>
        <w:rPr>
          <w:b/>
          <w:bCs/>
        </w:rPr>
      </w:pPr>
    </w:p>
    <w:p w:rsidR="00EA7C97" w:rsidRDefault="00EA7C97" w:rsidP="00EA7C97">
      <w:pPr>
        <w:pStyle w:val="Ttulo1"/>
      </w:pPr>
      <w:r>
        <w:lastRenderedPageBreak/>
        <w:t>ORDEN DE TRABAJO N°      05814</w:t>
      </w:r>
    </w:p>
    <w:p w:rsidR="00EA7C97" w:rsidRDefault="00EA7C97" w:rsidP="00EA7C97"/>
    <w:p w:rsidR="00EA7C97" w:rsidRDefault="00EA7C97" w:rsidP="00EA7C97"/>
    <w:p w:rsidR="00EA7C97" w:rsidRDefault="00EA7C97" w:rsidP="00EA7C97">
      <w:r>
        <w:t>FECHA:</w:t>
      </w:r>
      <w:r>
        <w:tab/>
        <w:t>Medellín,  Diciembre  09    de 2009</w:t>
      </w:r>
    </w:p>
    <w:p w:rsidR="00EA7C97" w:rsidRDefault="00EA7C97" w:rsidP="00EA7C97">
      <w:r>
        <w:t>PARA:</w:t>
      </w:r>
      <w:r>
        <w:tab/>
      </w:r>
      <w:r>
        <w:tab/>
        <w:t>PLÁSTICOS DARMA</w:t>
      </w:r>
    </w:p>
    <w:p w:rsidR="00EA7C97" w:rsidRDefault="00EA7C97" w:rsidP="00EA7C97">
      <w:r>
        <w:t>ATENCIÓN:</w:t>
      </w:r>
      <w:r>
        <w:tab/>
        <w:t>Sr. Darío Jaramillo</w:t>
      </w:r>
    </w:p>
    <w:p w:rsidR="00EA7C97" w:rsidRDefault="00EA7C97" w:rsidP="00EA7C97">
      <w:r>
        <w:tab/>
      </w:r>
      <w:r>
        <w:tab/>
        <w:t>Gerente.</w:t>
      </w:r>
    </w:p>
    <w:p w:rsidR="00EA7C97" w:rsidRDefault="00EA7C97" w:rsidP="00EA7C97"/>
    <w:p w:rsidR="00EA7C97" w:rsidRDefault="00EA7C97" w:rsidP="00EA7C97">
      <w:r>
        <w:t>Apreciado Don Darío :</w:t>
      </w:r>
    </w:p>
    <w:p w:rsidR="00EA7C97" w:rsidRDefault="00EA7C97" w:rsidP="00EA7C97">
      <w:r>
        <w:t xml:space="preserve"> </w:t>
      </w:r>
    </w:p>
    <w:p w:rsidR="00EA7C97" w:rsidRDefault="00EA7C97" w:rsidP="00EA7C97">
      <w:r>
        <w:t>Con la presente estamos solicitando el siguiente servicio de   IMPRESIÓN  :</w:t>
      </w:r>
    </w:p>
    <w:p w:rsidR="00EA7C97" w:rsidRDefault="00EA7C97" w:rsidP="00EA7C97"/>
    <w:p w:rsidR="00EA7C97" w:rsidRDefault="00EA7C97" w:rsidP="00EA7C97">
      <w:pPr>
        <w:rPr>
          <w:b/>
          <w:bCs/>
          <w:u w:val="single"/>
        </w:rPr>
      </w:pPr>
    </w:p>
    <w:p w:rsidR="00EA7C97" w:rsidRDefault="00EA7C97" w:rsidP="00EA7C97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EA7C97" w:rsidRDefault="00EA7C97" w:rsidP="00EA7C97"/>
    <w:p w:rsidR="00EA7C97" w:rsidRDefault="00EA7C97" w:rsidP="00EA7C97">
      <w:r>
        <w:t>MATERIAL:</w:t>
      </w:r>
      <w:r>
        <w:tab/>
      </w:r>
      <w:r>
        <w:tab/>
        <w:t>Polietileno     Lamina    Transparente  BD</w:t>
      </w:r>
    </w:p>
    <w:p w:rsidR="00EA7C97" w:rsidRDefault="00EA7C97" w:rsidP="00EA7C97">
      <w:r>
        <w:t>MEDIDA:</w:t>
      </w:r>
      <w:r>
        <w:tab/>
      </w:r>
      <w:r>
        <w:tab/>
      </w:r>
      <w:r>
        <w:rPr>
          <w:b/>
        </w:rPr>
        <w:t xml:space="preserve">34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EA7C97" w:rsidRPr="006D12B2" w:rsidRDefault="00EA7C97" w:rsidP="00EA7C97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EA7C97" w:rsidRDefault="00EA7C97" w:rsidP="00EA7C97">
      <w:r>
        <w:t>TRATADO:</w:t>
      </w:r>
      <w:r>
        <w:tab/>
      </w:r>
      <w:r>
        <w:tab/>
        <w:t>1  Cara</w:t>
      </w:r>
    </w:p>
    <w:p w:rsidR="00EA7C97" w:rsidRDefault="00EA7C97" w:rsidP="00EA7C97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>
        <w:rPr>
          <w:b/>
        </w:rPr>
        <w:t xml:space="preserve">300  </w:t>
      </w:r>
      <w:r w:rsidRPr="00900A5A">
        <w:rPr>
          <w:b/>
        </w:rPr>
        <w:t xml:space="preserve">  Kg</w:t>
      </w:r>
      <w:r>
        <w:t>.</w:t>
      </w:r>
    </w:p>
    <w:p w:rsidR="00EA7C97" w:rsidRDefault="00EA7C97" w:rsidP="00EA7C97">
      <w:r>
        <w:t>COLORES:</w:t>
      </w:r>
      <w:r>
        <w:tab/>
      </w:r>
      <w:r>
        <w:tab/>
        <w:t xml:space="preserve">5      </w:t>
      </w:r>
    </w:p>
    <w:p w:rsidR="00EA7C97" w:rsidRDefault="00EA7C97" w:rsidP="00EA7C97">
      <w:r>
        <w:t>CARAS:</w:t>
      </w:r>
      <w:r>
        <w:tab/>
      </w:r>
      <w:r>
        <w:tab/>
        <w:t>1  ( 5 x 1  )</w:t>
      </w:r>
    </w:p>
    <w:p w:rsidR="00EA7C97" w:rsidRDefault="00EA7C97" w:rsidP="00EA7C97">
      <w:r>
        <w:t>REPETICIÓN:</w:t>
      </w:r>
      <w:r>
        <w:tab/>
        <w:t xml:space="preserve">26    Cms   </w:t>
      </w:r>
    </w:p>
    <w:p w:rsidR="00EA7C97" w:rsidRPr="00900A5A" w:rsidRDefault="00EA7C97" w:rsidP="00EA7C97">
      <w:pPr>
        <w:rPr>
          <w:b/>
        </w:rPr>
      </w:pPr>
      <w:r>
        <w:t xml:space="preserve">RODILLO  :               </w:t>
      </w:r>
      <w:r>
        <w:rPr>
          <w:b/>
        </w:rPr>
        <w:t>26</w:t>
      </w:r>
    </w:p>
    <w:p w:rsidR="00EA7C97" w:rsidRDefault="00EA7C97" w:rsidP="00EA7C97">
      <w:r>
        <w:t>LAMINA:</w:t>
      </w:r>
      <w:r>
        <w:tab/>
      </w:r>
      <w:r>
        <w:tab/>
        <w:t>34    Cms    REFILADA PARA EMPAQUETADORA</w:t>
      </w:r>
    </w:p>
    <w:p w:rsidR="00EA7C97" w:rsidRDefault="00EA7C97" w:rsidP="00EA7C97">
      <w:r>
        <w:t>FOTOCAELDA:</w:t>
      </w:r>
      <w:r>
        <w:tab/>
        <w:t>Según muestra con doble  color</w:t>
      </w:r>
    </w:p>
    <w:p w:rsidR="00EA7C97" w:rsidRDefault="00EA7C97" w:rsidP="00EA7C97">
      <w:pPr>
        <w:rPr>
          <w:b/>
        </w:rPr>
      </w:pPr>
      <w:r>
        <w:t>REFERENCIA:</w:t>
      </w:r>
      <w:r>
        <w:tab/>
      </w:r>
      <w:r w:rsidR="00D0287F">
        <w:rPr>
          <w:b/>
        </w:rPr>
        <w:t xml:space="preserve">EL  SEMBRADOR    GUAYABA </w:t>
      </w:r>
      <w:r>
        <w:rPr>
          <w:b/>
        </w:rPr>
        <w:t xml:space="preserve">  397  gms.</w:t>
      </w:r>
    </w:p>
    <w:p w:rsidR="00EA7C97" w:rsidRPr="00146B92" w:rsidRDefault="00EA7C97" w:rsidP="00EA7C97">
      <w:pPr>
        <w:rPr>
          <w:b/>
        </w:rPr>
      </w:pPr>
    </w:p>
    <w:p w:rsidR="00EA7C97" w:rsidRDefault="00EA7C97" w:rsidP="00EA7C97">
      <w:r>
        <w:tab/>
      </w:r>
      <w:r>
        <w:tab/>
      </w:r>
      <w:r>
        <w:tab/>
      </w:r>
    </w:p>
    <w:p w:rsidR="00EA7C97" w:rsidRPr="00E43DA8" w:rsidRDefault="00EA7C97" w:rsidP="00EA7C97">
      <w:pPr>
        <w:rPr>
          <w:b/>
        </w:rPr>
      </w:pPr>
    </w:p>
    <w:p w:rsidR="00EA7C97" w:rsidRDefault="00EA7C97" w:rsidP="00EA7C97">
      <w:r>
        <w:rPr>
          <w:b/>
          <w:bCs/>
          <w:u w:val="single"/>
        </w:rPr>
        <w:t>NOTA:</w:t>
      </w:r>
      <w:r>
        <w:t xml:space="preserve">  - Cyreles  los   envía  Grafilex.</w:t>
      </w:r>
    </w:p>
    <w:p w:rsidR="00EA7C97" w:rsidRDefault="00EA7C97" w:rsidP="00EA7C97">
      <w:pPr>
        <w:pStyle w:val="Prrafodelista"/>
        <w:numPr>
          <w:ilvl w:val="0"/>
          <w:numId w:val="2"/>
        </w:numPr>
      </w:pPr>
      <w:r>
        <w:t xml:space="preserve"> Se envía  material.</w:t>
      </w:r>
    </w:p>
    <w:p w:rsidR="00EA7C97" w:rsidRDefault="00EA7C97" w:rsidP="00EA7C97">
      <w:pPr>
        <w:pStyle w:val="Prrafodelista"/>
        <w:numPr>
          <w:ilvl w:val="0"/>
          <w:numId w:val="2"/>
        </w:numPr>
      </w:pPr>
      <w:r>
        <w:t>SE  APRUEBA  IMPRESIÓN.</w:t>
      </w:r>
    </w:p>
    <w:p w:rsidR="00EA7C97" w:rsidRPr="00492713" w:rsidRDefault="00EA7C97" w:rsidP="00EA7C97">
      <w:pPr>
        <w:ind w:left="1500"/>
        <w:rPr>
          <w:b/>
          <w:sz w:val="28"/>
          <w:szCs w:val="28"/>
        </w:rPr>
      </w:pPr>
    </w:p>
    <w:p w:rsidR="00EA7C97" w:rsidRDefault="00EA7C97" w:rsidP="00EA7C97"/>
    <w:p w:rsidR="00EA7C97" w:rsidRDefault="00EA7C97" w:rsidP="00EA7C97"/>
    <w:p w:rsidR="00EA7C97" w:rsidRDefault="00EA7C97" w:rsidP="00EA7C97">
      <w:r>
        <w:t>Agradezco la atención y colaboración prestada.</w:t>
      </w:r>
    </w:p>
    <w:p w:rsidR="00EA7C97" w:rsidRDefault="00EA7C97" w:rsidP="00EA7C97"/>
    <w:p w:rsidR="00EA7C97" w:rsidRDefault="00EA7C97" w:rsidP="00EA7C97"/>
    <w:p w:rsidR="00EA7C97" w:rsidRDefault="00EA7C97" w:rsidP="00EA7C97">
      <w:r>
        <w:t>Cordialmente,</w:t>
      </w:r>
    </w:p>
    <w:p w:rsidR="00EA7C97" w:rsidRDefault="00EA7C97" w:rsidP="00EA7C97"/>
    <w:p w:rsidR="00EA7C97" w:rsidRPr="00F4077E" w:rsidRDefault="00EA7C97" w:rsidP="00EA7C97">
      <w:pPr>
        <w:rPr>
          <w:b/>
        </w:rPr>
      </w:pPr>
    </w:p>
    <w:p w:rsidR="00EA7C97" w:rsidRDefault="00EA7C97" w:rsidP="00EA7C97"/>
    <w:p w:rsidR="00EA7C97" w:rsidRDefault="00EA7C97" w:rsidP="00EA7C97">
      <w:r>
        <w:t>RICARDO CASAS ZAPATA</w:t>
      </w:r>
    </w:p>
    <w:p w:rsidR="00EA7C97" w:rsidRDefault="00EA7C97" w:rsidP="00EA7C97">
      <w:r>
        <w:t>Director</w:t>
      </w:r>
    </w:p>
    <w:p w:rsidR="009723E1" w:rsidRDefault="009723E1" w:rsidP="00EA7C97"/>
    <w:p w:rsidR="009723E1" w:rsidRDefault="009723E1" w:rsidP="009723E1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9723E1" w:rsidRDefault="009723E1" w:rsidP="009723E1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9723E1" w:rsidRDefault="009723E1" w:rsidP="009723E1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9723E1" w:rsidRDefault="009723E1" w:rsidP="009723E1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9723E1" w:rsidRDefault="009723E1" w:rsidP="009723E1"/>
    <w:p w:rsidR="009723E1" w:rsidRDefault="009723E1" w:rsidP="009723E1">
      <w:pPr>
        <w:pStyle w:val="Ttulo1"/>
      </w:pPr>
      <w:r>
        <w:lastRenderedPageBreak/>
        <w:t>ORDEN DE TRABAJO   N°      01711</w:t>
      </w:r>
    </w:p>
    <w:p w:rsidR="009723E1" w:rsidRDefault="009723E1" w:rsidP="009723E1"/>
    <w:p w:rsidR="009723E1" w:rsidRDefault="003564F1" w:rsidP="009723E1">
      <w:r>
        <w:t>FECHA:</w:t>
      </w:r>
      <w:r>
        <w:tab/>
        <w:t>Medellín, Diciembre    11   de  2009</w:t>
      </w:r>
    </w:p>
    <w:p w:rsidR="009723E1" w:rsidRDefault="009723E1" w:rsidP="009723E1">
      <w:r>
        <w:t>PARA:</w:t>
      </w:r>
      <w:r>
        <w:tab/>
      </w:r>
      <w:r>
        <w:tab/>
        <w:t>PLÁSTICOS   DARMA</w:t>
      </w:r>
    </w:p>
    <w:p w:rsidR="009723E1" w:rsidRDefault="009723E1" w:rsidP="009723E1">
      <w:r>
        <w:t>ATENCIÓN:</w:t>
      </w:r>
      <w:r>
        <w:tab/>
        <w:t>Sr. DARIO JARAMILLO</w:t>
      </w:r>
    </w:p>
    <w:p w:rsidR="009723E1" w:rsidRDefault="009723E1" w:rsidP="009723E1"/>
    <w:p w:rsidR="009723E1" w:rsidRDefault="009723E1" w:rsidP="009723E1">
      <w:r>
        <w:t>Apreciado Dn DARIO:</w:t>
      </w:r>
    </w:p>
    <w:p w:rsidR="009723E1" w:rsidRDefault="009723E1" w:rsidP="009723E1">
      <w:r>
        <w:t>Con la presente estamos solicitando el siguiente servicio de extrusión e impresión</w:t>
      </w:r>
    </w:p>
    <w:p w:rsidR="009723E1" w:rsidRDefault="009723E1" w:rsidP="009723E1"/>
    <w:p w:rsidR="009723E1" w:rsidRDefault="009723E1" w:rsidP="009723E1">
      <w:r>
        <w:rPr>
          <w:b/>
          <w:bCs/>
          <w:u w:val="single"/>
        </w:rPr>
        <w:t>EXTRUSION</w:t>
      </w:r>
      <w:r>
        <w:t>:</w:t>
      </w:r>
    </w:p>
    <w:p w:rsidR="009723E1" w:rsidRDefault="009723E1" w:rsidP="009723E1">
      <w:r>
        <w:t>MATERIAL :</w:t>
      </w:r>
      <w:r>
        <w:tab/>
      </w:r>
      <w:r>
        <w:tab/>
        <w:t>Polietileno de Baja  densidad   Blanco  Tubular</w:t>
      </w:r>
    </w:p>
    <w:p w:rsidR="009723E1" w:rsidRDefault="009723E1" w:rsidP="009723E1">
      <w:r>
        <w:t>MEDIDA:</w:t>
      </w:r>
      <w:r>
        <w:tab/>
      </w:r>
      <w:r>
        <w:tab/>
      </w:r>
      <w:r w:rsidRPr="008D3CB8">
        <w:rPr>
          <w:b/>
        </w:rPr>
        <w:t>30</w:t>
      </w:r>
      <w:r>
        <w:t xml:space="preserve">   cms   </w:t>
      </w:r>
    </w:p>
    <w:p w:rsidR="009723E1" w:rsidRDefault="009723E1" w:rsidP="009723E1">
      <w:r>
        <w:t>CALIBRE :</w:t>
      </w:r>
      <w:r>
        <w:tab/>
      </w:r>
      <w:r>
        <w:tab/>
      </w:r>
      <w:r>
        <w:rPr>
          <w:b/>
        </w:rPr>
        <w:t xml:space="preserve">1.0 </w:t>
      </w:r>
      <w:r>
        <w:t xml:space="preserve">   “</w:t>
      </w:r>
    </w:p>
    <w:p w:rsidR="009723E1" w:rsidRDefault="009723E1" w:rsidP="009723E1">
      <w:r>
        <w:t>COLOR :</w:t>
      </w:r>
      <w:r>
        <w:tab/>
      </w:r>
      <w:r>
        <w:tab/>
        <w:t>Blanco</w:t>
      </w:r>
    </w:p>
    <w:p w:rsidR="009723E1" w:rsidRDefault="009723E1" w:rsidP="009723E1">
      <w:r>
        <w:t xml:space="preserve">TRATADO : </w:t>
      </w:r>
      <w:r>
        <w:tab/>
      </w:r>
      <w:r>
        <w:tab/>
        <w:t>1  cara</w:t>
      </w:r>
    </w:p>
    <w:p w:rsidR="009723E1" w:rsidRPr="00F512F0" w:rsidRDefault="009723E1" w:rsidP="009723E1">
      <w:pPr>
        <w:rPr>
          <w:b/>
        </w:rPr>
      </w:pPr>
      <w:r>
        <w:t xml:space="preserve">MEZCLA :   </w:t>
      </w:r>
      <w:r>
        <w:tab/>
      </w:r>
      <w:r>
        <w:tab/>
      </w:r>
      <w:r w:rsidRPr="00F512F0">
        <w:rPr>
          <w:b/>
        </w:rPr>
        <w:t xml:space="preserve">Baja   </w:t>
      </w:r>
      <w:smartTag w:uri="urn:schemas-microsoft-com:office:smarttags" w:element="metricconverter">
        <w:smartTagPr>
          <w:attr w:name="ProductID" w:val="25 kg"/>
        </w:smartTagPr>
        <w:r w:rsidRPr="00F512F0">
          <w:rPr>
            <w:b/>
          </w:rPr>
          <w:t>25 kg</w:t>
        </w:r>
        <w:r w:rsidR="007D3DFE">
          <w:rPr>
            <w:b/>
          </w:rPr>
          <w:t xml:space="preserve">  </w:t>
        </w:r>
      </w:smartTag>
      <w:r>
        <w:rPr>
          <w:b/>
        </w:rPr>
        <w:t xml:space="preserve"> –</w:t>
      </w:r>
      <w:r w:rsidR="007D3DFE">
        <w:rPr>
          <w:b/>
        </w:rPr>
        <w:t xml:space="preserve">  </w:t>
      </w:r>
      <w:r>
        <w:rPr>
          <w:b/>
        </w:rPr>
        <w:t xml:space="preserve"> Lineal   6  kg – </w:t>
      </w:r>
      <w:r w:rsidR="007D3DFE">
        <w:rPr>
          <w:b/>
        </w:rPr>
        <w:t xml:space="preserve">  </w:t>
      </w:r>
      <w:r>
        <w:rPr>
          <w:b/>
        </w:rPr>
        <w:t>Pig</w:t>
      </w:r>
      <w:r w:rsidRPr="00F512F0">
        <w:rPr>
          <w:b/>
        </w:rPr>
        <w:t>to Blanco  5 %</w:t>
      </w:r>
    </w:p>
    <w:p w:rsidR="009723E1" w:rsidRDefault="009723E1" w:rsidP="009723E1">
      <w:r>
        <w:t xml:space="preserve">CANTIDAD : </w:t>
      </w:r>
      <w:r>
        <w:tab/>
        <w:t>60    kg</w:t>
      </w:r>
    </w:p>
    <w:p w:rsidR="009723E1" w:rsidRDefault="009723E1" w:rsidP="009723E1"/>
    <w:p w:rsidR="009723E1" w:rsidRDefault="009723E1" w:rsidP="009723E1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9723E1" w:rsidRDefault="009723E1" w:rsidP="009723E1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>1 ( Según muestra  )  ( Verde )</w:t>
      </w:r>
    </w:p>
    <w:p w:rsidR="009723E1" w:rsidRDefault="009723E1" w:rsidP="009723E1">
      <w:r>
        <w:t xml:space="preserve">CARAS : </w:t>
      </w:r>
      <w:r>
        <w:tab/>
      </w:r>
      <w:r>
        <w:tab/>
        <w:t>1</w:t>
      </w:r>
    </w:p>
    <w:p w:rsidR="009723E1" w:rsidRDefault="009723E1" w:rsidP="009723E1">
      <w:r>
        <w:t xml:space="preserve">REPETICIÓN : </w:t>
      </w:r>
      <w:r>
        <w:tab/>
        <w:t>20   cms</w:t>
      </w:r>
    </w:p>
    <w:p w:rsidR="009723E1" w:rsidRDefault="009723E1" w:rsidP="009723E1">
      <w:r>
        <w:t>RODILLO :</w:t>
      </w:r>
      <w:r>
        <w:tab/>
      </w:r>
      <w:r>
        <w:tab/>
        <w:t>40</w:t>
      </w:r>
    </w:p>
    <w:p w:rsidR="009723E1" w:rsidRDefault="009723E1" w:rsidP="009723E1">
      <w:r>
        <w:t>BOLSA  :</w:t>
      </w:r>
      <w:r>
        <w:tab/>
      </w:r>
      <w:r>
        <w:tab/>
        <w:t xml:space="preserve">20   x  30   cm    </w:t>
      </w:r>
    </w:p>
    <w:p w:rsidR="009723E1" w:rsidRDefault="009723E1" w:rsidP="009723E1">
      <w:r>
        <w:t>SELLADO .</w:t>
      </w:r>
      <w:r>
        <w:tab/>
      </w:r>
      <w:r>
        <w:tab/>
        <w:t xml:space="preserve">Lateral </w:t>
      </w:r>
    </w:p>
    <w:p w:rsidR="009723E1" w:rsidRDefault="009723E1" w:rsidP="009723E1">
      <w:r>
        <w:t>REFERENCIA :</w:t>
      </w:r>
      <w:r>
        <w:tab/>
      </w:r>
      <w:r>
        <w:rPr>
          <w:b/>
        </w:rPr>
        <w:t>PLASTICAUCA</w:t>
      </w:r>
    </w:p>
    <w:p w:rsidR="009723E1" w:rsidRDefault="009723E1" w:rsidP="009723E1"/>
    <w:p w:rsidR="009723E1" w:rsidRDefault="009723E1" w:rsidP="009723E1"/>
    <w:p w:rsidR="009723E1" w:rsidRDefault="009723E1" w:rsidP="009723E1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 w:rsidR="00190726">
        <w:rPr>
          <w:bCs/>
        </w:rPr>
        <w:t>Cyreles  en  su  planta</w:t>
      </w:r>
    </w:p>
    <w:p w:rsidR="009723E1" w:rsidRDefault="009723E1" w:rsidP="009723E1">
      <w:r>
        <w:t xml:space="preserve">                   -   Anexo muestra física para   alturas y Tonos.</w:t>
      </w:r>
    </w:p>
    <w:p w:rsidR="009723E1" w:rsidRDefault="009723E1" w:rsidP="009723E1">
      <w:r>
        <w:tab/>
        <w:t xml:space="preserve">        -  </w:t>
      </w:r>
      <w:r w:rsidRPr="0041048E">
        <w:rPr>
          <w:b/>
        </w:rPr>
        <w:t>No colocar pie de Imprenta</w:t>
      </w:r>
      <w:r>
        <w:t>.</w:t>
      </w:r>
    </w:p>
    <w:p w:rsidR="009723E1" w:rsidRDefault="009723E1" w:rsidP="009723E1">
      <w:pPr>
        <w:rPr>
          <w:b/>
        </w:rPr>
      </w:pPr>
      <w:r>
        <w:tab/>
        <w:t xml:space="preserve">        </w:t>
      </w:r>
    </w:p>
    <w:p w:rsidR="009723E1" w:rsidRPr="0066704D" w:rsidRDefault="009723E1" w:rsidP="009723E1">
      <w:pPr>
        <w:rPr>
          <w:b/>
          <w:u w:val="single"/>
        </w:rPr>
      </w:pPr>
      <w:r>
        <w:rPr>
          <w:b/>
        </w:rPr>
        <w:tab/>
        <w:t xml:space="preserve">        </w:t>
      </w:r>
    </w:p>
    <w:p w:rsidR="009723E1" w:rsidRPr="0066704D" w:rsidRDefault="009723E1" w:rsidP="009723E1">
      <w:pPr>
        <w:rPr>
          <w:b/>
        </w:rPr>
      </w:pPr>
    </w:p>
    <w:p w:rsidR="009723E1" w:rsidRDefault="009723E1" w:rsidP="009723E1">
      <w:r>
        <w:tab/>
      </w:r>
      <w:r>
        <w:tab/>
      </w:r>
    </w:p>
    <w:p w:rsidR="009723E1" w:rsidRDefault="009723E1" w:rsidP="009723E1">
      <w:r>
        <w:t>Agradezco la atención y colaboración prestada.</w:t>
      </w:r>
    </w:p>
    <w:p w:rsidR="009723E1" w:rsidRDefault="009723E1" w:rsidP="009723E1"/>
    <w:p w:rsidR="009723E1" w:rsidRDefault="009723E1" w:rsidP="009723E1"/>
    <w:p w:rsidR="009723E1" w:rsidRDefault="009723E1" w:rsidP="009723E1"/>
    <w:p w:rsidR="009723E1" w:rsidRDefault="009723E1" w:rsidP="009723E1">
      <w:r>
        <w:t>Cordialmente</w:t>
      </w:r>
    </w:p>
    <w:p w:rsidR="009723E1" w:rsidRDefault="009723E1" w:rsidP="009723E1"/>
    <w:p w:rsidR="009723E1" w:rsidRDefault="009723E1" w:rsidP="009723E1"/>
    <w:p w:rsidR="009723E1" w:rsidRDefault="009723E1" w:rsidP="009723E1">
      <w:r>
        <w:t>RICARDO CASAS ZAPATA</w:t>
      </w:r>
    </w:p>
    <w:p w:rsidR="009723E1" w:rsidRDefault="009723E1" w:rsidP="009723E1">
      <w:r>
        <w:t>Director</w:t>
      </w:r>
    </w:p>
    <w:p w:rsidR="009723E1" w:rsidRDefault="009723E1" w:rsidP="009723E1"/>
    <w:p w:rsidR="009723E1" w:rsidRDefault="009723E1" w:rsidP="00EA7C97"/>
    <w:p w:rsidR="00733684" w:rsidRDefault="00733684" w:rsidP="00733684">
      <w:pPr>
        <w:rPr>
          <w:b/>
        </w:rPr>
      </w:pPr>
    </w:p>
    <w:p w:rsidR="00733684" w:rsidRDefault="00733684" w:rsidP="00733684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733684" w:rsidRDefault="00733684" w:rsidP="00733684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733684" w:rsidRDefault="00733684" w:rsidP="00733684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733684" w:rsidRDefault="00733684" w:rsidP="00733684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733684" w:rsidRDefault="00733684" w:rsidP="00733684"/>
    <w:p w:rsidR="00733684" w:rsidRDefault="0073685B" w:rsidP="00733684">
      <w:pPr>
        <w:pStyle w:val="Ttulo1"/>
      </w:pPr>
      <w:r>
        <w:t>ORDEN DE TRABAJO   N°      05827</w:t>
      </w:r>
    </w:p>
    <w:p w:rsidR="00733684" w:rsidRDefault="00733684" w:rsidP="00733684"/>
    <w:p w:rsidR="00733684" w:rsidRDefault="0073685B" w:rsidP="00733684">
      <w:r>
        <w:t>FECHA:</w:t>
      </w:r>
      <w:r>
        <w:tab/>
        <w:t>Medellín, Diciembre  11</w:t>
      </w:r>
      <w:r w:rsidR="00733684">
        <w:t xml:space="preserve">   de 2009</w:t>
      </w:r>
    </w:p>
    <w:p w:rsidR="00733684" w:rsidRDefault="00733684" w:rsidP="00733684">
      <w:r>
        <w:t>PARA:</w:t>
      </w:r>
      <w:r>
        <w:tab/>
      </w:r>
      <w:r>
        <w:tab/>
        <w:t>PLÁSTICOS   DARMA</w:t>
      </w:r>
    </w:p>
    <w:p w:rsidR="00733684" w:rsidRDefault="00733684" w:rsidP="00733684">
      <w:r>
        <w:t>ATENCIÓN:</w:t>
      </w:r>
      <w:r>
        <w:tab/>
        <w:t>Sr. DARIO JARAMILLO</w:t>
      </w:r>
    </w:p>
    <w:p w:rsidR="00733684" w:rsidRDefault="00733684" w:rsidP="00733684"/>
    <w:p w:rsidR="00733684" w:rsidRDefault="00733684" w:rsidP="00733684">
      <w:r>
        <w:t>Apreciado Dn DARIO:</w:t>
      </w:r>
    </w:p>
    <w:p w:rsidR="00733684" w:rsidRDefault="00733684" w:rsidP="00733684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733684" w:rsidRDefault="00733684" w:rsidP="00733684"/>
    <w:p w:rsidR="00733684" w:rsidRDefault="00733684" w:rsidP="00733684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733684" w:rsidRDefault="00733684" w:rsidP="00733684"/>
    <w:p w:rsidR="00733684" w:rsidRDefault="00733684" w:rsidP="00733684">
      <w:r>
        <w:t>MATERIAL :</w:t>
      </w:r>
      <w:r>
        <w:tab/>
      </w:r>
      <w:r>
        <w:tab/>
        <w:t xml:space="preserve">Polietileno de Baja  densidad   </w:t>
      </w:r>
      <w:r>
        <w:rPr>
          <w:b/>
          <w:u w:val="single"/>
        </w:rPr>
        <w:t>BLANCO</w:t>
      </w:r>
      <w:r>
        <w:t xml:space="preserve">  Tubular</w:t>
      </w:r>
    </w:p>
    <w:p w:rsidR="00733684" w:rsidRDefault="00733684" w:rsidP="00733684">
      <w:r>
        <w:t>MEDIDA:</w:t>
      </w:r>
      <w:r>
        <w:tab/>
      </w:r>
      <w:r>
        <w:tab/>
      </w:r>
      <w:r>
        <w:rPr>
          <w:b/>
        </w:rPr>
        <w:t>5</w:t>
      </w:r>
      <w:r w:rsidRPr="008D3CB8">
        <w:rPr>
          <w:b/>
        </w:rPr>
        <w:t>0</w:t>
      </w:r>
      <w:r>
        <w:t xml:space="preserve">   cms   </w:t>
      </w:r>
    </w:p>
    <w:p w:rsidR="00733684" w:rsidRDefault="00733684" w:rsidP="00733684">
      <w:r>
        <w:t>CALIBRE :</w:t>
      </w:r>
      <w:r>
        <w:tab/>
      </w:r>
      <w:r>
        <w:tab/>
      </w:r>
      <w:r w:rsidRPr="000F0A89">
        <w:rPr>
          <w:b/>
        </w:rPr>
        <w:t>1</w:t>
      </w:r>
      <w:r>
        <w:rPr>
          <w:b/>
        </w:rPr>
        <w:t>.9</w:t>
      </w:r>
      <w:r>
        <w:t xml:space="preserve">   “</w:t>
      </w:r>
    </w:p>
    <w:p w:rsidR="00733684" w:rsidRDefault="00733684" w:rsidP="00733684">
      <w:r>
        <w:t>COLOR :</w:t>
      </w:r>
      <w:r>
        <w:tab/>
      </w:r>
      <w:r>
        <w:tab/>
        <w:t>Blanco</w:t>
      </w:r>
    </w:p>
    <w:p w:rsidR="00733684" w:rsidRPr="0007721A" w:rsidRDefault="00733684" w:rsidP="00733684">
      <w:r>
        <w:t xml:space="preserve">TRATADO : </w:t>
      </w:r>
      <w:r>
        <w:tab/>
      </w:r>
      <w:r>
        <w:tab/>
        <w:t>1  cara</w:t>
      </w:r>
    </w:p>
    <w:p w:rsidR="00733684" w:rsidRDefault="00733684" w:rsidP="00733684">
      <w:r>
        <w:t xml:space="preserve">CANTIDAD : </w:t>
      </w:r>
      <w:r>
        <w:tab/>
      </w:r>
      <w:r>
        <w:rPr>
          <w:b/>
        </w:rPr>
        <w:t>13</w:t>
      </w:r>
      <w:r w:rsidRPr="00AD0457">
        <w:rPr>
          <w:b/>
        </w:rPr>
        <w:t>0</w:t>
      </w:r>
      <w:r>
        <w:t xml:space="preserve">    kg</w:t>
      </w:r>
    </w:p>
    <w:p w:rsidR="00733684" w:rsidRDefault="00733684" w:rsidP="00733684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 xml:space="preserve">2 (  </w:t>
      </w:r>
      <w:r w:rsidRPr="00712E15">
        <w:rPr>
          <w:b/>
        </w:rPr>
        <w:t xml:space="preserve">Magenta  Process -  Morado  </w:t>
      </w:r>
      <w:smartTag w:uri="urn:schemas-microsoft-com:office:smarttags" w:element="metricconverter">
        <w:smartTagPr>
          <w:attr w:name="ProductID" w:val="254 C"/>
        </w:smartTagPr>
        <w:r w:rsidRPr="00712E15">
          <w:rPr>
            <w:b/>
          </w:rPr>
          <w:t>254 C</w:t>
        </w:r>
      </w:smartTag>
      <w:r w:rsidRPr="00712E15">
        <w:rPr>
          <w:b/>
        </w:rPr>
        <w:t xml:space="preserve">   </w:t>
      </w:r>
      <w:r>
        <w:t xml:space="preserve"> ) </w:t>
      </w:r>
    </w:p>
    <w:p w:rsidR="00733684" w:rsidRDefault="00733684" w:rsidP="00733684">
      <w:r>
        <w:t xml:space="preserve">CARAS : </w:t>
      </w:r>
      <w:r>
        <w:tab/>
      </w:r>
      <w:r>
        <w:tab/>
        <w:t>1  ( 2  x  1  )</w:t>
      </w:r>
    </w:p>
    <w:p w:rsidR="00733684" w:rsidRDefault="00733684" w:rsidP="00733684">
      <w:r>
        <w:t xml:space="preserve">REPETICIÓN : </w:t>
      </w:r>
      <w:r>
        <w:tab/>
        <w:t>40   cms</w:t>
      </w:r>
    </w:p>
    <w:p w:rsidR="00733684" w:rsidRDefault="00733684" w:rsidP="00733684">
      <w:r>
        <w:t>RODILLO :</w:t>
      </w:r>
      <w:r>
        <w:tab/>
      </w:r>
      <w:r>
        <w:tab/>
        <w:t>40</w:t>
      </w:r>
    </w:p>
    <w:p w:rsidR="00733684" w:rsidRDefault="00733684" w:rsidP="00733684">
      <w:r>
        <w:t>BOLSA  :</w:t>
      </w:r>
      <w:r>
        <w:tab/>
      </w:r>
      <w:r>
        <w:tab/>
      </w:r>
      <w:r>
        <w:rPr>
          <w:b/>
        </w:rPr>
        <w:t>40  x  5</w:t>
      </w:r>
      <w:r w:rsidRPr="00336CAC">
        <w:rPr>
          <w:b/>
        </w:rPr>
        <w:t>0   cm</w:t>
      </w:r>
      <w:r>
        <w:t xml:space="preserve">    </w:t>
      </w:r>
    </w:p>
    <w:p w:rsidR="00733684" w:rsidRDefault="00733684" w:rsidP="00733684">
      <w:r>
        <w:t>SELLADO .</w:t>
      </w:r>
      <w:r>
        <w:tab/>
      </w:r>
      <w:r>
        <w:tab/>
        <w:t>Lateral</w:t>
      </w:r>
    </w:p>
    <w:p w:rsidR="00733684" w:rsidRDefault="00733684" w:rsidP="00733684">
      <w:r>
        <w:t>REFERENCIA :</w:t>
      </w:r>
      <w:r>
        <w:tab/>
      </w:r>
      <w:r>
        <w:rPr>
          <w:b/>
        </w:rPr>
        <w:t>CARMEL  OUTLET   PEQUENA</w:t>
      </w:r>
    </w:p>
    <w:p w:rsidR="00733684" w:rsidRDefault="00733684" w:rsidP="00733684"/>
    <w:p w:rsidR="00733684" w:rsidRDefault="00733684" w:rsidP="00733684"/>
    <w:p w:rsidR="00733684" w:rsidRDefault="00733684" w:rsidP="00733684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 w:rsidR="00FB3916">
        <w:rPr>
          <w:bCs/>
        </w:rPr>
        <w:t>Cyreles   en  su  planta.</w:t>
      </w:r>
    </w:p>
    <w:p w:rsidR="00733684" w:rsidRDefault="00733684" w:rsidP="00733684">
      <w:r>
        <w:t xml:space="preserve">                   -   Anexo  Arte  para   alturas y Tonos.</w:t>
      </w:r>
    </w:p>
    <w:p w:rsidR="00733684" w:rsidRDefault="00733684" w:rsidP="00733684">
      <w:r>
        <w:tab/>
        <w:t xml:space="preserve">        -  </w:t>
      </w:r>
      <w:r w:rsidRPr="00B879F4">
        <w:rPr>
          <w:b/>
        </w:rPr>
        <w:t>SE  APRUEBA  IMPRESIÓN</w:t>
      </w:r>
      <w:r>
        <w:t xml:space="preserve">  </w:t>
      </w:r>
    </w:p>
    <w:p w:rsidR="00733684" w:rsidRDefault="00733684" w:rsidP="00733684">
      <w:pPr>
        <w:rPr>
          <w:b/>
        </w:rPr>
      </w:pPr>
      <w:r>
        <w:tab/>
        <w:t xml:space="preserve">        </w:t>
      </w: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733684" w:rsidRPr="0066704D" w:rsidRDefault="00733684" w:rsidP="00733684">
      <w:pPr>
        <w:rPr>
          <w:b/>
          <w:u w:val="single"/>
        </w:rPr>
      </w:pPr>
      <w:r>
        <w:rPr>
          <w:b/>
        </w:rPr>
        <w:tab/>
        <w:t xml:space="preserve">        -  EL MATERIAL  LO ENVIA  P.U .</w:t>
      </w:r>
    </w:p>
    <w:p w:rsidR="00733684" w:rsidRPr="0066704D" w:rsidRDefault="00733684" w:rsidP="00733684">
      <w:pPr>
        <w:rPr>
          <w:b/>
        </w:rPr>
      </w:pPr>
    </w:p>
    <w:p w:rsidR="00733684" w:rsidRDefault="00733684" w:rsidP="00733684">
      <w:r>
        <w:tab/>
      </w:r>
    </w:p>
    <w:p w:rsidR="00733684" w:rsidRDefault="00733684" w:rsidP="00733684">
      <w:r>
        <w:tab/>
      </w:r>
    </w:p>
    <w:p w:rsidR="00733684" w:rsidRDefault="00733684" w:rsidP="00733684">
      <w:r>
        <w:t>Agradezco la atención y colaboración prestada.</w:t>
      </w:r>
    </w:p>
    <w:p w:rsidR="00733684" w:rsidRDefault="00733684" w:rsidP="00733684"/>
    <w:p w:rsidR="00733684" w:rsidRDefault="00733684" w:rsidP="00733684"/>
    <w:p w:rsidR="00733684" w:rsidRDefault="00733684" w:rsidP="00733684">
      <w:r>
        <w:t>Cordialmente</w:t>
      </w:r>
    </w:p>
    <w:p w:rsidR="00733684" w:rsidRDefault="00733684" w:rsidP="00733684"/>
    <w:p w:rsidR="00733684" w:rsidRDefault="00733684" w:rsidP="00733684"/>
    <w:p w:rsidR="00733684" w:rsidRDefault="00733684" w:rsidP="00733684">
      <w:r>
        <w:t>RICARDO CASAS ZAPATA</w:t>
      </w:r>
    </w:p>
    <w:p w:rsidR="00733684" w:rsidRDefault="00733684" w:rsidP="00733684">
      <w:r>
        <w:t>Director.</w:t>
      </w:r>
    </w:p>
    <w:p w:rsidR="00EA7C97" w:rsidRDefault="00EA7C97" w:rsidP="0036079A">
      <w:pPr>
        <w:rPr>
          <w:b/>
        </w:rPr>
      </w:pPr>
    </w:p>
    <w:p w:rsidR="00C64B0B" w:rsidRDefault="00C64B0B" w:rsidP="0036079A">
      <w:pPr>
        <w:rPr>
          <w:b/>
        </w:rPr>
      </w:pPr>
    </w:p>
    <w:p w:rsidR="00C64B0B" w:rsidRDefault="00C64B0B" w:rsidP="0036079A">
      <w:pPr>
        <w:rPr>
          <w:b/>
        </w:rPr>
      </w:pPr>
    </w:p>
    <w:p w:rsidR="00C64B0B" w:rsidRDefault="00C64B0B" w:rsidP="00C64B0B">
      <w:pPr>
        <w:rPr>
          <w:b/>
        </w:rPr>
      </w:pPr>
    </w:p>
    <w:p w:rsidR="00C64B0B" w:rsidRDefault="00C64B0B" w:rsidP="00C64B0B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C64B0B" w:rsidRDefault="00C64B0B" w:rsidP="00C64B0B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C64B0B" w:rsidRDefault="00C64B0B" w:rsidP="00C64B0B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C64B0B" w:rsidRDefault="00C64B0B" w:rsidP="00C64B0B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C64B0B" w:rsidRDefault="00C64B0B" w:rsidP="00C64B0B">
      <w:pPr>
        <w:pStyle w:val="Ttulo1"/>
      </w:pPr>
    </w:p>
    <w:p w:rsidR="00C64B0B" w:rsidRPr="009505B0" w:rsidRDefault="00C64B0B" w:rsidP="00C64B0B"/>
    <w:p w:rsidR="00C64B0B" w:rsidRDefault="00C64B0B" w:rsidP="00C64B0B">
      <w:pPr>
        <w:pStyle w:val="Ttulo1"/>
      </w:pPr>
      <w:r>
        <w:t>ORDEN DE TRABAJO    N °      05821</w:t>
      </w:r>
    </w:p>
    <w:p w:rsidR="00C64B0B" w:rsidRDefault="00C64B0B" w:rsidP="00C64B0B"/>
    <w:p w:rsidR="00C64B0B" w:rsidRDefault="00C64B0B" w:rsidP="00C64B0B">
      <w:r>
        <w:t>FECHA:</w:t>
      </w:r>
      <w:r>
        <w:tab/>
        <w:t>Medellín, Diciembre  11   de 2008</w:t>
      </w:r>
    </w:p>
    <w:p w:rsidR="00C64B0B" w:rsidRDefault="00C64B0B" w:rsidP="00C64B0B">
      <w:r>
        <w:t>PARA:</w:t>
      </w:r>
      <w:r>
        <w:tab/>
      </w:r>
      <w:r>
        <w:tab/>
        <w:t>PLÁSTICOS DARMA</w:t>
      </w:r>
    </w:p>
    <w:p w:rsidR="00C64B0B" w:rsidRDefault="00C64B0B" w:rsidP="00C64B0B">
      <w:r>
        <w:t>ATENCIÓN:</w:t>
      </w:r>
      <w:r>
        <w:tab/>
        <w:t>Sr. Darío Jaramillo</w:t>
      </w:r>
    </w:p>
    <w:p w:rsidR="00C64B0B" w:rsidRDefault="00C64B0B" w:rsidP="00C64B0B">
      <w:r>
        <w:tab/>
      </w:r>
      <w:r>
        <w:tab/>
        <w:t>Gerente.</w:t>
      </w:r>
    </w:p>
    <w:p w:rsidR="00C64B0B" w:rsidRDefault="00C64B0B" w:rsidP="00C64B0B"/>
    <w:p w:rsidR="00C64B0B" w:rsidRDefault="00C64B0B" w:rsidP="00C64B0B">
      <w:r>
        <w:t>Apreciado Don Darío:</w:t>
      </w:r>
    </w:p>
    <w:p w:rsidR="00C64B0B" w:rsidRDefault="00C64B0B" w:rsidP="00C64B0B"/>
    <w:p w:rsidR="00C64B0B" w:rsidRDefault="00C64B0B" w:rsidP="00C64B0B">
      <w:r>
        <w:t>Con la presente estamos solicitando el siguiente servicio de    IMPRESIÓN  :</w:t>
      </w:r>
    </w:p>
    <w:p w:rsidR="00C64B0B" w:rsidRDefault="00C64B0B" w:rsidP="00C64B0B"/>
    <w:p w:rsidR="00C64B0B" w:rsidRDefault="00C64B0B" w:rsidP="00C64B0B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C64B0B" w:rsidRDefault="00C64B0B" w:rsidP="00C64B0B">
      <w:r>
        <w:t xml:space="preserve">MATERIAL   :           Polipropileno   Lamina de  </w:t>
      </w:r>
      <w:r w:rsidRPr="008F0DDB">
        <w:rPr>
          <w:b/>
        </w:rPr>
        <w:t>40   c</w:t>
      </w:r>
      <w:r>
        <w:t>ms</w:t>
      </w:r>
    </w:p>
    <w:p w:rsidR="00C64B0B" w:rsidRDefault="00C64B0B" w:rsidP="00C64B0B">
      <w:r>
        <w:t xml:space="preserve">CALIBRE      :           </w:t>
      </w:r>
      <w:r>
        <w:rPr>
          <w:b/>
        </w:rPr>
        <w:t>2.4</w:t>
      </w:r>
      <w:r>
        <w:t xml:space="preserve">  ”</w:t>
      </w:r>
    </w:p>
    <w:p w:rsidR="00C64B0B" w:rsidRPr="0009079B" w:rsidRDefault="00C64B0B" w:rsidP="00C64B0B">
      <w:pPr>
        <w:rPr>
          <w:b/>
        </w:rPr>
      </w:pPr>
      <w:r>
        <w:t>REFERENCIA:</w:t>
      </w:r>
      <w:r>
        <w:tab/>
      </w:r>
      <w:r w:rsidRPr="0009079B">
        <w:rPr>
          <w:b/>
        </w:rPr>
        <w:t>D  FRUTA</w:t>
      </w:r>
    </w:p>
    <w:p w:rsidR="00C64B0B" w:rsidRDefault="00C64B0B" w:rsidP="00C64B0B">
      <w:r>
        <w:t xml:space="preserve">CANTIDAD    :          </w:t>
      </w:r>
      <w:r>
        <w:rPr>
          <w:b/>
        </w:rPr>
        <w:t>140</w:t>
      </w:r>
      <w:r w:rsidRPr="00F06B36">
        <w:rPr>
          <w:b/>
        </w:rPr>
        <w:t xml:space="preserve">    Kg</w:t>
      </w:r>
    </w:p>
    <w:p w:rsidR="00C64B0B" w:rsidRDefault="00C64B0B" w:rsidP="00C64B0B">
      <w:r>
        <w:t>COLORES:</w:t>
      </w:r>
      <w:r>
        <w:tab/>
      </w:r>
      <w:r>
        <w:tab/>
        <w:t>4   (   Según Muestra  )</w:t>
      </w:r>
    </w:p>
    <w:p w:rsidR="00C64B0B" w:rsidRDefault="00C64B0B" w:rsidP="00C64B0B">
      <w:r>
        <w:t>CARAS:</w:t>
      </w:r>
      <w:r>
        <w:tab/>
      </w:r>
      <w:r>
        <w:tab/>
        <w:t>2</w:t>
      </w:r>
    </w:p>
    <w:p w:rsidR="00C64B0B" w:rsidRDefault="00C64B0B" w:rsidP="00C64B0B">
      <w:r>
        <w:t>R EPETICIÓN:</w:t>
      </w:r>
      <w:r>
        <w:tab/>
        <w:t>17.5    cms</w:t>
      </w:r>
    </w:p>
    <w:p w:rsidR="00C64B0B" w:rsidRDefault="00C64B0B" w:rsidP="00C64B0B">
      <w:r>
        <w:t>RODILLO:</w:t>
      </w:r>
      <w:r>
        <w:tab/>
      </w:r>
      <w:r>
        <w:tab/>
      </w:r>
      <w:r>
        <w:rPr>
          <w:b/>
        </w:rPr>
        <w:t>35</w:t>
      </w:r>
    </w:p>
    <w:p w:rsidR="00C64B0B" w:rsidRDefault="00C64B0B" w:rsidP="00C64B0B">
      <w:r>
        <w:t>LAMINA:</w:t>
      </w:r>
      <w:r>
        <w:tab/>
      </w:r>
      <w:r>
        <w:tab/>
      </w:r>
      <w:r w:rsidRPr="002E48D3">
        <w:rPr>
          <w:b/>
        </w:rPr>
        <w:t>17</w:t>
      </w:r>
      <w:r>
        <w:rPr>
          <w:b/>
        </w:rPr>
        <w:t xml:space="preserve">.5 </w:t>
      </w:r>
      <w:r w:rsidRPr="002E48D3">
        <w:rPr>
          <w:b/>
        </w:rPr>
        <w:t xml:space="preserve"> </w:t>
      </w:r>
      <w:r w:rsidRPr="00AF3152">
        <w:rPr>
          <w:b/>
        </w:rPr>
        <w:t>X</w:t>
      </w:r>
      <w:r>
        <w:rPr>
          <w:b/>
        </w:rPr>
        <w:t xml:space="preserve"> </w:t>
      </w:r>
      <w:r w:rsidRPr="00AF3152">
        <w:rPr>
          <w:b/>
        </w:rPr>
        <w:t xml:space="preserve"> </w:t>
      </w:r>
      <w:r>
        <w:rPr>
          <w:b/>
        </w:rPr>
        <w:t>2</w:t>
      </w:r>
      <w:r w:rsidRPr="00AF3152">
        <w:rPr>
          <w:b/>
        </w:rPr>
        <w:t>0</w:t>
      </w:r>
      <w:r>
        <w:t xml:space="preserve">   cms</w:t>
      </w:r>
    </w:p>
    <w:p w:rsidR="00C64B0B" w:rsidRDefault="00C64B0B" w:rsidP="00C64B0B">
      <w:r>
        <w:t>SELLADO:</w:t>
      </w:r>
      <w:r>
        <w:tab/>
      </w:r>
      <w:r>
        <w:tab/>
        <w:t>Para selle lateral.</w:t>
      </w:r>
    </w:p>
    <w:p w:rsidR="00C64B0B" w:rsidRDefault="00C64B0B" w:rsidP="00C64B0B">
      <w:r>
        <w:t xml:space="preserve"> </w:t>
      </w:r>
    </w:p>
    <w:p w:rsidR="00C64B0B" w:rsidRDefault="00C64B0B" w:rsidP="00C64B0B"/>
    <w:p w:rsidR="00C64B0B" w:rsidRDefault="00C64B0B" w:rsidP="00C64B0B">
      <w:r>
        <w:rPr>
          <w:b/>
          <w:bCs/>
          <w:u w:val="single"/>
        </w:rPr>
        <w:t>NOTA:</w:t>
      </w:r>
      <w:r>
        <w:t xml:space="preserve">  * Los cyreles   en  su  planta.</w:t>
      </w:r>
    </w:p>
    <w:p w:rsidR="00C64B0B" w:rsidRDefault="00C64B0B" w:rsidP="00C64B0B">
      <w:pPr>
        <w:numPr>
          <w:ilvl w:val="0"/>
          <w:numId w:val="1"/>
        </w:numPr>
      </w:pPr>
      <w:r>
        <w:t>Colores  y alturas igual  Arte</w:t>
      </w:r>
    </w:p>
    <w:p w:rsidR="00C64B0B" w:rsidRDefault="00C64B0B" w:rsidP="00C64B0B">
      <w:pPr>
        <w:numPr>
          <w:ilvl w:val="0"/>
          <w:numId w:val="1"/>
        </w:numPr>
      </w:pPr>
      <w:r>
        <w:t>Se aprueba  Impresión</w:t>
      </w:r>
    </w:p>
    <w:p w:rsidR="00C64B0B" w:rsidRPr="00267051" w:rsidRDefault="00C64B0B" w:rsidP="00C64B0B">
      <w:pPr>
        <w:numPr>
          <w:ilvl w:val="0"/>
          <w:numId w:val="1"/>
        </w:numPr>
        <w:rPr>
          <w:b/>
          <w:sz w:val="28"/>
          <w:szCs w:val="28"/>
          <w:u w:val="single"/>
        </w:rPr>
      </w:pPr>
      <w:r w:rsidRPr="00267051">
        <w:rPr>
          <w:b/>
          <w:sz w:val="28"/>
          <w:szCs w:val="28"/>
        </w:rPr>
        <w:t>Se anexan  ajustes en el cyrel</w:t>
      </w:r>
    </w:p>
    <w:p w:rsidR="00C64B0B" w:rsidRDefault="00C64B0B" w:rsidP="00C64B0B">
      <w:pPr>
        <w:ind w:left="1500"/>
        <w:rPr>
          <w:u w:val="single"/>
        </w:rPr>
      </w:pPr>
    </w:p>
    <w:p w:rsidR="00C64B0B" w:rsidRDefault="00C64B0B" w:rsidP="00C64B0B"/>
    <w:p w:rsidR="00C64B0B" w:rsidRDefault="00C64B0B" w:rsidP="00C64B0B">
      <w:r>
        <w:t>Agradezco la atención y colaboración prestada.</w:t>
      </w:r>
    </w:p>
    <w:p w:rsidR="00C64B0B" w:rsidRDefault="00C64B0B" w:rsidP="00C64B0B"/>
    <w:p w:rsidR="00C64B0B" w:rsidRDefault="00C64B0B" w:rsidP="00C64B0B"/>
    <w:p w:rsidR="00C64B0B" w:rsidRDefault="00C64B0B" w:rsidP="00C64B0B"/>
    <w:p w:rsidR="00C64B0B" w:rsidRDefault="00C64B0B" w:rsidP="00C64B0B">
      <w:r>
        <w:t>Cordialmente</w:t>
      </w:r>
    </w:p>
    <w:p w:rsidR="00C64B0B" w:rsidRDefault="00C64B0B" w:rsidP="00C64B0B"/>
    <w:p w:rsidR="00C64B0B" w:rsidRDefault="00C64B0B" w:rsidP="00C64B0B"/>
    <w:p w:rsidR="00C64B0B" w:rsidRDefault="00C64B0B" w:rsidP="00C64B0B">
      <w:r>
        <w:t>RICARDO CASAS ZAPATA</w:t>
      </w:r>
    </w:p>
    <w:p w:rsidR="00C64B0B" w:rsidRDefault="00C64B0B" w:rsidP="00C64B0B">
      <w:r>
        <w:t>Director.</w:t>
      </w:r>
    </w:p>
    <w:p w:rsidR="00C64B0B" w:rsidRDefault="00C64B0B" w:rsidP="0036079A">
      <w:pPr>
        <w:rPr>
          <w:b/>
        </w:rPr>
      </w:pPr>
    </w:p>
    <w:p w:rsidR="00D46480" w:rsidRDefault="00D46480" w:rsidP="0036079A">
      <w:pPr>
        <w:rPr>
          <w:b/>
        </w:rPr>
      </w:pPr>
    </w:p>
    <w:p w:rsidR="00D46480" w:rsidRDefault="00D46480" w:rsidP="0036079A">
      <w:pPr>
        <w:rPr>
          <w:b/>
        </w:rPr>
      </w:pPr>
    </w:p>
    <w:p w:rsidR="00D46480" w:rsidRDefault="00D46480" w:rsidP="0036079A">
      <w:pPr>
        <w:rPr>
          <w:b/>
        </w:rPr>
      </w:pPr>
    </w:p>
    <w:p w:rsidR="00D46480" w:rsidRDefault="00D46480" w:rsidP="00D46480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D46480" w:rsidRDefault="00D46480" w:rsidP="00D46480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D46480" w:rsidRDefault="00D46480" w:rsidP="00D46480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D46480" w:rsidRDefault="00D46480" w:rsidP="00D46480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D46480" w:rsidRDefault="00D46480" w:rsidP="00D46480"/>
    <w:p w:rsidR="00D46480" w:rsidRDefault="00D46480" w:rsidP="00D46480">
      <w:pPr>
        <w:pStyle w:val="Ttulo1"/>
      </w:pPr>
      <w:r>
        <w:lastRenderedPageBreak/>
        <w:t>ORDEN DE TRABAJO    N °      05842</w:t>
      </w:r>
    </w:p>
    <w:p w:rsidR="00D46480" w:rsidRDefault="00D46480" w:rsidP="00D46480"/>
    <w:p w:rsidR="00D46480" w:rsidRDefault="00D46480" w:rsidP="00D46480">
      <w:r>
        <w:t>FECHA:</w:t>
      </w:r>
      <w:r>
        <w:tab/>
        <w:t>Medellín, Diciembre  14   de 2009</w:t>
      </w:r>
    </w:p>
    <w:p w:rsidR="00D46480" w:rsidRDefault="00D46480" w:rsidP="00D46480">
      <w:r>
        <w:t>PARA:</w:t>
      </w:r>
      <w:r>
        <w:tab/>
      </w:r>
      <w:r>
        <w:tab/>
        <w:t>PLÁSTICOS DARMA</w:t>
      </w:r>
    </w:p>
    <w:p w:rsidR="00D46480" w:rsidRDefault="00D46480" w:rsidP="00D46480">
      <w:r>
        <w:t>ATENCIÓN:</w:t>
      </w:r>
      <w:r>
        <w:tab/>
        <w:t>Sr. Darío Jaramillo</w:t>
      </w:r>
    </w:p>
    <w:p w:rsidR="00D46480" w:rsidRDefault="00D46480" w:rsidP="00D46480">
      <w:r>
        <w:tab/>
      </w:r>
      <w:r>
        <w:tab/>
        <w:t>Gerente.</w:t>
      </w:r>
    </w:p>
    <w:p w:rsidR="00D46480" w:rsidRDefault="00D46480" w:rsidP="00D46480"/>
    <w:p w:rsidR="00D46480" w:rsidRDefault="00D46480" w:rsidP="00D46480">
      <w:r>
        <w:t>Apreciado Don Darío:</w:t>
      </w:r>
    </w:p>
    <w:p w:rsidR="00D46480" w:rsidRDefault="00D46480" w:rsidP="00D46480"/>
    <w:p w:rsidR="00D46480" w:rsidRDefault="00D46480" w:rsidP="00D46480">
      <w:r>
        <w:t>Con la presente estamos solicitando el siguiente servicio de    IMPRESIÓN  :</w:t>
      </w:r>
    </w:p>
    <w:p w:rsidR="00D46480" w:rsidRDefault="00D46480" w:rsidP="00D46480"/>
    <w:p w:rsidR="00D46480" w:rsidRDefault="00D46480" w:rsidP="00D46480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D46480" w:rsidRDefault="00D46480" w:rsidP="00D46480">
      <w:r>
        <w:t>MATERIAL   :           Polipropileno Lamina de   40  cms</w:t>
      </w:r>
    </w:p>
    <w:p w:rsidR="00D46480" w:rsidRDefault="00D46480" w:rsidP="00D46480">
      <w:r>
        <w:t xml:space="preserve">CALIBRE      :           </w:t>
      </w:r>
      <w:r w:rsidRPr="00FB6911">
        <w:rPr>
          <w:b/>
        </w:rPr>
        <w:t>2.0</w:t>
      </w:r>
      <w:r>
        <w:t xml:space="preserve">  ”</w:t>
      </w:r>
    </w:p>
    <w:p w:rsidR="00D46480" w:rsidRPr="00F36A72" w:rsidRDefault="00D46480" w:rsidP="00D46480">
      <w:pPr>
        <w:rPr>
          <w:b/>
        </w:rPr>
      </w:pPr>
      <w:r>
        <w:t>REFERENCIA:</w:t>
      </w:r>
      <w:r>
        <w:tab/>
      </w:r>
      <w:r>
        <w:rPr>
          <w:b/>
        </w:rPr>
        <w:t xml:space="preserve">DON   LIMON </w:t>
      </w:r>
    </w:p>
    <w:p w:rsidR="00D46480" w:rsidRDefault="007B20E4" w:rsidP="00D46480">
      <w:r>
        <w:t>CANTIDAD    :         180</w:t>
      </w:r>
      <w:r w:rsidR="00D46480" w:rsidRPr="00F06B36">
        <w:rPr>
          <w:b/>
        </w:rPr>
        <w:t xml:space="preserve">    Kg</w:t>
      </w:r>
    </w:p>
    <w:p w:rsidR="00D46480" w:rsidRDefault="00D46480" w:rsidP="00D46480">
      <w:r>
        <w:t>COLORES:</w:t>
      </w:r>
      <w:r>
        <w:tab/>
      </w:r>
      <w:r>
        <w:tab/>
        <w:t>3   (   Según Muestra  )</w:t>
      </w:r>
    </w:p>
    <w:p w:rsidR="00D46480" w:rsidRDefault="00D46480" w:rsidP="00D46480">
      <w:r>
        <w:t>CARAS:</w:t>
      </w:r>
      <w:r>
        <w:tab/>
      </w:r>
      <w:r>
        <w:tab/>
        <w:t>1</w:t>
      </w:r>
    </w:p>
    <w:p w:rsidR="00D46480" w:rsidRDefault="00D46480" w:rsidP="00D46480">
      <w:r>
        <w:t>R EPETICIÓN:</w:t>
      </w:r>
      <w:r>
        <w:tab/>
        <w:t>9.5    cms</w:t>
      </w:r>
    </w:p>
    <w:p w:rsidR="00D46480" w:rsidRDefault="00D46480" w:rsidP="00D46480">
      <w:r>
        <w:t>RODILLO:</w:t>
      </w:r>
      <w:r>
        <w:tab/>
      </w:r>
      <w:r>
        <w:tab/>
      </w:r>
      <w:r w:rsidRPr="007C0A03">
        <w:rPr>
          <w:b/>
        </w:rPr>
        <w:t>30</w:t>
      </w:r>
    </w:p>
    <w:p w:rsidR="00D46480" w:rsidRDefault="00D46480" w:rsidP="00D46480">
      <w:r>
        <w:t>LAMINA:</w:t>
      </w:r>
      <w:r>
        <w:tab/>
      </w:r>
      <w:r>
        <w:tab/>
        <w:t>9.5 X 20   cms</w:t>
      </w:r>
    </w:p>
    <w:p w:rsidR="00D46480" w:rsidRDefault="00D46480" w:rsidP="00D46480">
      <w:r>
        <w:t>SELLADO:</w:t>
      </w:r>
      <w:r>
        <w:tab/>
      </w:r>
      <w:r>
        <w:tab/>
        <w:t>Para selle lateral.</w:t>
      </w:r>
    </w:p>
    <w:p w:rsidR="00D46480" w:rsidRDefault="00D46480" w:rsidP="00D46480">
      <w:r>
        <w:t xml:space="preserve"> </w:t>
      </w:r>
    </w:p>
    <w:p w:rsidR="00D46480" w:rsidRDefault="00D46480" w:rsidP="00D46480">
      <w:r>
        <w:rPr>
          <w:b/>
          <w:bCs/>
          <w:u w:val="single"/>
        </w:rPr>
        <w:t>NOTA:</w:t>
      </w:r>
      <w:r>
        <w:t xml:space="preserve">  * Los cyreles   se  encuentran en su planta</w:t>
      </w:r>
    </w:p>
    <w:p w:rsidR="00D46480" w:rsidRDefault="00D46480" w:rsidP="00D46480">
      <w:pPr>
        <w:numPr>
          <w:ilvl w:val="0"/>
          <w:numId w:val="1"/>
        </w:numPr>
      </w:pPr>
      <w:r>
        <w:t>Colores igual  pantones</w:t>
      </w:r>
    </w:p>
    <w:p w:rsidR="00D46480" w:rsidRDefault="00D46480" w:rsidP="00D46480"/>
    <w:p w:rsidR="00D46480" w:rsidRDefault="00D46480" w:rsidP="00D46480">
      <w:pPr>
        <w:ind w:left="885"/>
      </w:pPr>
    </w:p>
    <w:p w:rsidR="00D46480" w:rsidRPr="00DC02C1" w:rsidRDefault="00D46480" w:rsidP="00D46480">
      <w:pPr>
        <w:numPr>
          <w:ilvl w:val="0"/>
          <w:numId w:val="2"/>
        </w:numPr>
        <w:rPr>
          <w:b/>
          <w:u w:val="single"/>
        </w:rPr>
      </w:pPr>
      <w:r>
        <w:rPr>
          <w:b/>
          <w:u w:val="single"/>
        </w:rPr>
        <w:t>Se deben imprimir en  1  lote todo el  material</w:t>
      </w:r>
    </w:p>
    <w:p w:rsidR="00D46480" w:rsidRDefault="00D46480" w:rsidP="00D46480">
      <w:pPr>
        <w:ind w:left="1500"/>
        <w:rPr>
          <w:u w:val="single"/>
        </w:rPr>
      </w:pPr>
    </w:p>
    <w:p w:rsidR="00D46480" w:rsidRDefault="00D46480" w:rsidP="00D46480">
      <w:pPr>
        <w:ind w:left="1500"/>
        <w:rPr>
          <w:u w:val="single"/>
        </w:rPr>
      </w:pPr>
    </w:p>
    <w:p w:rsidR="00D46480" w:rsidRPr="002246C1" w:rsidRDefault="007B20E4" w:rsidP="00D46480">
      <w:pPr>
        <w:numPr>
          <w:ilvl w:val="0"/>
          <w:numId w:val="2"/>
        </w:num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 xml:space="preserve">Lote  </w:t>
      </w:r>
      <w:r>
        <w:rPr>
          <w:b/>
          <w:sz w:val="32"/>
          <w:szCs w:val="32"/>
          <w:u w:val="single"/>
        </w:rPr>
        <w:tab/>
      </w:r>
      <w:r>
        <w:rPr>
          <w:b/>
          <w:sz w:val="32"/>
          <w:szCs w:val="32"/>
          <w:u w:val="single"/>
        </w:rPr>
        <w:tab/>
      </w:r>
      <w:r>
        <w:rPr>
          <w:b/>
          <w:sz w:val="32"/>
          <w:szCs w:val="32"/>
          <w:u w:val="single"/>
        </w:rPr>
        <w:tab/>
        <w:t>42030</w:t>
      </w:r>
    </w:p>
    <w:p w:rsidR="00D46480" w:rsidRDefault="00D46480" w:rsidP="00D46480">
      <w:pPr>
        <w:ind w:left="1500"/>
        <w:rPr>
          <w:u w:val="single"/>
        </w:rPr>
      </w:pPr>
    </w:p>
    <w:p w:rsidR="00D46480" w:rsidRDefault="00D46480" w:rsidP="00D46480">
      <w:pPr>
        <w:ind w:left="1500"/>
        <w:rPr>
          <w:u w:val="single"/>
        </w:rPr>
      </w:pPr>
    </w:p>
    <w:p w:rsidR="00D46480" w:rsidRDefault="00D46480" w:rsidP="00D46480">
      <w:r>
        <w:t>Agradezco la atención y colaboración prestada.</w:t>
      </w:r>
    </w:p>
    <w:p w:rsidR="00D46480" w:rsidRDefault="00D46480" w:rsidP="00D46480"/>
    <w:p w:rsidR="00D46480" w:rsidRDefault="00D46480" w:rsidP="00D46480">
      <w:r>
        <w:t>Cordialmente</w:t>
      </w:r>
    </w:p>
    <w:p w:rsidR="00D46480" w:rsidRDefault="00D46480" w:rsidP="00D46480"/>
    <w:p w:rsidR="00D46480" w:rsidRDefault="00D46480" w:rsidP="00D46480"/>
    <w:p w:rsidR="00D46480" w:rsidRDefault="00D46480" w:rsidP="00D46480">
      <w:r>
        <w:t>RICARDO CASAS ZAPATA</w:t>
      </w:r>
    </w:p>
    <w:p w:rsidR="00D46480" w:rsidRDefault="00D46480" w:rsidP="00D46480">
      <w:r>
        <w:t>Director.</w:t>
      </w:r>
    </w:p>
    <w:p w:rsidR="00D46480" w:rsidRDefault="00D46480" w:rsidP="00D46480"/>
    <w:p w:rsidR="00D46480" w:rsidRDefault="00D46480" w:rsidP="00D46480"/>
    <w:p w:rsidR="00D46480" w:rsidRDefault="00D46480" w:rsidP="0036079A">
      <w:pPr>
        <w:rPr>
          <w:b/>
        </w:rPr>
      </w:pPr>
    </w:p>
    <w:p w:rsidR="00DA6DA6" w:rsidRDefault="00DA6DA6" w:rsidP="0036079A">
      <w:pPr>
        <w:rPr>
          <w:b/>
        </w:rPr>
      </w:pPr>
    </w:p>
    <w:p w:rsidR="00DA6DA6" w:rsidRDefault="00DA6DA6" w:rsidP="0036079A">
      <w:pPr>
        <w:rPr>
          <w:b/>
        </w:rPr>
      </w:pPr>
    </w:p>
    <w:p w:rsidR="00DA6DA6" w:rsidRDefault="00DA6DA6" w:rsidP="0036079A">
      <w:pPr>
        <w:rPr>
          <w:b/>
        </w:rPr>
      </w:pPr>
    </w:p>
    <w:p w:rsidR="00DA6DA6" w:rsidRDefault="00DA6DA6" w:rsidP="00DA6DA6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DA6DA6" w:rsidRDefault="00DA6DA6" w:rsidP="00DA6DA6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DA6DA6" w:rsidRDefault="00DA6DA6" w:rsidP="00DA6DA6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DA6DA6" w:rsidRDefault="00DA6DA6" w:rsidP="00DA6DA6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DA6DA6" w:rsidRDefault="00DA6DA6" w:rsidP="00DA6DA6"/>
    <w:p w:rsidR="00DA6DA6" w:rsidRDefault="00DA6DA6" w:rsidP="00DA6DA6">
      <w:pPr>
        <w:pStyle w:val="Ttulo1"/>
      </w:pPr>
      <w:r>
        <w:t>ORDEN DE TRABAJO   N°      04599</w:t>
      </w:r>
    </w:p>
    <w:p w:rsidR="00DA6DA6" w:rsidRDefault="00DA6DA6" w:rsidP="00DA6DA6"/>
    <w:p w:rsidR="00DA6DA6" w:rsidRDefault="00DA6DA6" w:rsidP="00DA6DA6">
      <w:r>
        <w:t>FECHA:</w:t>
      </w:r>
      <w:r>
        <w:tab/>
        <w:t>Medellín, Diciembre  14    de 2009</w:t>
      </w:r>
    </w:p>
    <w:p w:rsidR="00DA6DA6" w:rsidRDefault="00DA6DA6" w:rsidP="00DA6DA6">
      <w:r>
        <w:t>PARA:</w:t>
      </w:r>
      <w:r>
        <w:tab/>
      </w:r>
      <w:r>
        <w:tab/>
        <w:t>PLÁSTICOS DARMA</w:t>
      </w:r>
    </w:p>
    <w:p w:rsidR="00DA6DA6" w:rsidRDefault="00DA6DA6" w:rsidP="00DA6DA6">
      <w:r>
        <w:t>ATENCIÓN:</w:t>
      </w:r>
      <w:r>
        <w:tab/>
        <w:t>Sr. Darío Jaramillo</w:t>
      </w:r>
    </w:p>
    <w:p w:rsidR="00DA6DA6" w:rsidRDefault="00DA6DA6" w:rsidP="00DA6DA6">
      <w:r>
        <w:tab/>
      </w:r>
      <w:r>
        <w:tab/>
        <w:t>Gerente.</w:t>
      </w:r>
    </w:p>
    <w:p w:rsidR="00DA6DA6" w:rsidRDefault="00DA6DA6" w:rsidP="00DA6DA6"/>
    <w:p w:rsidR="00DA6DA6" w:rsidRDefault="00DA6DA6" w:rsidP="00DA6DA6">
      <w:r>
        <w:t>Apreciado Don Darío:</w:t>
      </w:r>
    </w:p>
    <w:p w:rsidR="00DA6DA6" w:rsidRDefault="00DA6DA6" w:rsidP="00DA6DA6"/>
    <w:p w:rsidR="00DA6DA6" w:rsidRDefault="00DA6DA6" w:rsidP="00DA6DA6">
      <w:r>
        <w:t>Con la presente estamos solicitando el siguiente Material   :</w:t>
      </w:r>
    </w:p>
    <w:p w:rsidR="00DA6DA6" w:rsidRDefault="00DA6DA6" w:rsidP="00DA6DA6"/>
    <w:p w:rsidR="00DA6DA6" w:rsidRDefault="00DA6DA6" w:rsidP="00DA6DA6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DA6DA6" w:rsidRDefault="00DA6DA6" w:rsidP="00DA6DA6">
      <w:pPr>
        <w:rPr>
          <w:b/>
          <w:bCs/>
          <w:u w:val="single"/>
        </w:rPr>
      </w:pPr>
      <w:r>
        <w:rPr>
          <w:b/>
          <w:bCs/>
        </w:rPr>
        <w:tab/>
      </w:r>
    </w:p>
    <w:p w:rsidR="00DA6DA6" w:rsidRDefault="00DA6DA6" w:rsidP="00DA6DA6">
      <w:r>
        <w:t>MATERIAL:</w:t>
      </w:r>
      <w:r>
        <w:tab/>
      </w:r>
      <w:r>
        <w:tab/>
        <w:t>Polietileno Alta Densidad Pigmentado BLANCO Tubular.</w:t>
      </w:r>
    </w:p>
    <w:p w:rsidR="00DA6DA6" w:rsidRDefault="00DA6DA6" w:rsidP="00DA6DA6">
      <w:r>
        <w:t>MEDIDA:</w:t>
      </w:r>
      <w:r>
        <w:tab/>
      </w:r>
      <w:r>
        <w:tab/>
      </w:r>
      <w:r w:rsidR="00E328D6">
        <w:rPr>
          <w:b/>
        </w:rPr>
        <w:t>30</w:t>
      </w:r>
      <w:r w:rsidRPr="00444F82">
        <w:rPr>
          <w:b/>
        </w:rPr>
        <w:t xml:space="preserve">  Cms</w:t>
      </w:r>
      <w:r>
        <w:t>.</w:t>
      </w:r>
    </w:p>
    <w:p w:rsidR="00DA6DA6" w:rsidRPr="005C3173" w:rsidRDefault="00DA6DA6" w:rsidP="00DA6DA6">
      <w:pPr>
        <w:rPr>
          <w:b/>
          <w:bCs/>
        </w:rPr>
      </w:pPr>
      <w:r>
        <w:t>CALIBRE:</w:t>
      </w:r>
      <w:r>
        <w:tab/>
      </w:r>
      <w:r>
        <w:tab/>
      </w:r>
      <w:r w:rsidR="00E328D6">
        <w:rPr>
          <w:b/>
        </w:rPr>
        <w:t>3</w:t>
      </w:r>
      <w:r w:rsidRPr="005C3173">
        <w:rPr>
          <w:b/>
        </w:rPr>
        <w:t xml:space="preserve">.5 </w:t>
      </w:r>
      <w:r w:rsidRPr="005C3173">
        <w:rPr>
          <w:b/>
          <w:bCs/>
        </w:rPr>
        <w:t xml:space="preserve">  ”</w:t>
      </w:r>
    </w:p>
    <w:p w:rsidR="00DA6DA6" w:rsidRDefault="00DA6DA6" w:rsidP="00DA6DA6">
      <w:r>
        <w:t>COLOR:</w:t>
      </w:r>
      <w:r>
        <w:tab/>
      </w:r>
      <w:r>
        <w:tab/>
        <w:t>BLANCO  ( Según muestra  )</w:t>
      </w:r>
    </w:p>
    <w:p w:rsidR="00DA6DA6" w:rsidRDefault="00DA6DA6" w:rsidP="00DA6DA6">
      <w:r>
        <w:t>TRATADO:</w:t>
      </w:r>
      <w:r>
        <w:tab/>
      </w:r>
      <w:r>
        <w:tab/>
        <w:t>2 Caras.</w:t>
      </w:r>
    </w:p>
    <w:p w:rsidR="00DA6DA6" w:rsidRDefault="00DA6DA6" w:rsidP="00DA6DA6">
      <w:pPr>
        <w:rPr>
          <w:b/>
          <w:bCs/>
        </w:rPr>
      </w:pPr>
      <w:r>
        <w:t>CANTIDAD:</w:t>
      </w:r>
      <w:r>
        <w:tab/>
      </w:r>
      <w:r>
        <w:tab/>
      </w:r>
      <w:r w:rsidR="00E328D6">
        <w:rPr>
          <w:b/>
        </w:rPr>
        <w:t>80</w:t>
      </w:r>
      <w:r>
        <w:rPr>
          <w:b/>
        </w:rPr>
        <w:t xml:space="preserve"> </w:t>
      </w:r>
      <w:r>
        <w:t xml:space="preserve">   Kg</w:t>
      </w:r>
    </w:p>
    <w:p w:rsidR="00DA6DA6" w:rsidRDefault="00E328D6" w:rsidP="00DA6DA6">
      <w:r>
        <w:t>REFERENCIA:</w:t>
      </w:r>
      <w:r>
        <w:tab/>
        <w:t>QUIK   SILVER  PEQUEÑA</w:t>
      </w:r>
    </w:p>
    <w:p w:rsidR="00DA6DA6" w:rsidRDefault="00B26291" w:rsidP="00DA6DA6">
      <w:r>
        <w:t>COLORES:</w:t>
      </w:r>
      <w:r>
        <w:tab/>
      </w:r>
      <w:r>
        <w:tab/>
        <w:t xml:space="preserve">2 </w:t>
      </w:r>
      <w:r w:rsidR="003412AF">
        <w:t xml:space="preserve">   </w:t>
      </w:r>
      <w:r>
        <w:t xml:space="preserve">( Negro </w:t>
      </w:r>
      <w:r w:rsidR="00DA6DA6">
        <w:t xml:space="preserve"> -  Rojo)</w:t>
      </w:r>
    </w:p>
    <w:p w:rsidR="00DA6DA6" w:rsidRDefault="00DA6DA6" w:rsidP="00DA6DA6">
      <w:r>
        <w:t>CARAS:</w:t>
      </w:r>
      <w:r>
        <w:tab/>
      </w:r>
      <w:r>
        <w:tab/>
        <w:t>2</w:t>
      </w:r>
    </w:p>
    <w:p w:rsidR="00DA6DA6" w:rsidRDefault="00DA6DA6" w:rsidP="00DA6DA6">
      <w:r>
        <w:t>REPETICIÓN:</w:t>
      </w:r>
      <w:r>
        <w:tab/>
      </w:r>
      <w:r w:rsidR="003412AF">
        <w:t>40</w:t>
      </w:r>
    </w:p>
    <w:p w:rsidR="00DA6DA6" w:rsidRDefault="003412AF" w:rsidP="00DA6DA6">
      <w:r>
        <w:t>RODILLO:</w:t>
      </w:r>
      <w:r>
        <w:tab/>
      </w:r>
      <w:r>
        <w:tab/>
        <w:t>40</w:t>
      </w:r>
    </w:p>
    <w:p w:rsidR="00DA6DA6" w:rsidRDefault="00DA6DA6" w:rsidP="00DA6DA6">
      <w:r>
        <w:t>BOLSA:</w:t>
      </w:r>
      <w:r>
        <w:tab/>
      </w:r>
      <w:r>
        <w:tab/>
      </w:r>
      <w:r w:rsidR="003412AF">
        <w:rPr>
          <w:b/>
        </w:rPr>
        <w:t xml:space="preserve">40 x  30  </w:t>
      </w:r>
      <w:r w:rsidRPr="003B158B">
        <w:rPr>
          <w:b/>
        </w:rPr>
        <w:t xml:space="preserve">  cms</w:t>
      </w:r>
    </w:p>
    <w:p w:rsidR="00DA6DA6" w:rsidRDefault="003412AF" w:rsidP="00DA6DA6">
      <w:r>
        <w:t>SELLADO:</w:t>
      </w:r>
      <w:r>
        <w:tab/>
      </w:r>
      <w:r>
        <w:tab/>
        <w:t>Para   selle  Lateral</w:t>
      </w:r>
    </w:p>
    <w:p w:rsidR="00DA6DA6" w:rsidRDefault="00DA6DA6" w:rsidP="00DA6DA6"/>
    <w:p w:rsidR="00DA6DA6" w:rsidRDefault="00DA6DA6" w:rsidP="00DA6DA6"/>
    <w:p w:rsidR="00DA6DA6" w:rsidRDefault="00DA6DA6" w:rsidP="00DA6DA6">
      <w:r>
        <w:rPr>
          <w:b/>
          <w:bCs/>
          <w:u w:val="single"/>
        </w:rPr>
        <w:t>NOTA:</w:t>
      </w:r>
      <w:r>
        <w:t xml:space="preserve">  * Los cyre</w:t>
      </w:r>
      <w:r w:rsidR="0048116A">
        <w:t>les   los envía  Grafiflex</w:t>
      </w:r>
    </w:p>
    <w:p w:rsidR="00DA6DA6" w:rsidRDefault="00B402B5" w:rsidP="00DA6DA6">
      <w:pPr>
        <w:numPr>
          <w:ilvl w:val="0"/>
          <w:numId w:val="1"/>
        </w:numPr>
      </w:pPr>
      <w:r>
        <w:t xml:space="preserve">Se envía  arte </w:t>
      </w:r>
      <w:r w:rsidR="00DA6DA6">
        <w:t xml:space="preserve">  para tonos , alturas  y</w:t>
      </w:r>
      <w:r w:rsidR="002D01E0">
        <w:t xml:space="preserve">  </w:t>
      </w:r>
      <w:r w:rsidR="00CB7C95">
        <w:t>pigmentación</w:t>
      </w:r>
    </w:p>
    <w:p w:rsidR="00CB7C95" w:rsidRDefault="00CB7C95" w:rsidP="00DA6DA6">
      <w:pPr>
        <w:numPr>
          <w:ilvl w:val="0"/>
          <w:numId w:val="1"/>
        </w:numPr>
      </w:pPr>
      <w:r>
        <w:t>SE   APRUEBA  IMPRESIÓN.</w:t>
      </w:r>
    </w:p>
    <w:p w:rsidR="00DA6DA6" w:rsidRDefault="00DA6DA6" w:rsidP="00DA6DA6">
      <w:pPr>
        <w:ind w:left="885"/>
      </w:pPr>
    </w:p>
    <w:p w:rsidR="00DA6DA6" w:rsidRPr="00315AED" w:rsidRDefault="00DA6DA6" w:rsidP="0048116A"/>
    <w:p w:rsidR="00DA6DA6" w:rsidRDefault="00DA6DA6" w:rsidP="00DA6DA6"/>
    <w:p w:rsidR="00DA6DA6" w:rsidRPr="0098114D" w:rsidRDefault="00DA6DA6" w:rsidP="00DA6DA6">
      <w:pPr>
        <w:rPr>
          <w:b/>
          <w:u w:val="single"/>
        </w:rPr>
      </w:pPr>
    </w:p>
    <w:p w:rsidR="00DA6DA6" w:rsidRDefault="00DA6DA6" w:rsidP="00DA6DA6">
      <w:r>
        <w:t>Agradezco la atención y colaboración prestada.</w:t>
      </w:r>
    </w:p>
    <w:p w:rsidR="00DA6DA6" w:rsidRDefault="00DA6DA6" w:rsidP="00DA6DA6"/>
    <w:p w:rsidR="00DA6DA6" w:rsidRDefault="00DA6DA6" w:rsidP="00DA6DA6">
      <w:r>
        <w:t>Cordialmente,</w:t>
      </w:r>
    </w:p>
    <w:p w:rsidR="00DA6DA6" w:rsidRDefault="00DA6DA6" w:rsidP="00DA6DA6"/>
    <w:p w:rsidR="00DA6DA6" w:rsidRPr="008D4091" w:rsidRDefault="00DA6DA6" w:rsidP="00DA6DA6">
      <w:pPr>
        <w:rPr>
          <w:b/>
        </w:rPr>
      </w:pPr>
    </w:p>
    <w:p w:rsidR="00DA6DA6" w:rsidRDefault="00DA6DA6" w:rsidP="00DA6DA6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DA6DA6" w:rsidRDefault="00DA6DA6" w:rsidP="00DA6DA6">
      <w:r>
        <w:t>Director.</w:t>
      </w:r>
    </w:p>
    <w:p w:rsidR="00DA6DA6" w:rsidRDefault="00DA6DA6" w:rsidP="00DA6DA6"/>
    <w:p w:rsidR="00DA6DA6" w:rsidRDefault="00DA6DA6" w:rsidP="00DA6DA6">
      <w:pPr>
        <w:rPr>
          <w:b/>
        </w:rPr>
      </w:pPr>
    </w:p>
    <w:p w:rsidR="00DA6DA6" w:rsidRDefault="00DA6DA6" w:rsidP="0036079A">
      <w:pPr>
        <w:rPr>
          <w:b/>
        </w:rPr>
      </w:pPr>
    </w:p>
    <w:p w:rsidR="00401CA3" w:rsidRDefault="00401CA3" w:rsidP="00401CA3">
      <w:pPr>
        <w:rPr>
          <w:b/>
        </w:rPr>
      </w:pPr>
    </w:p>
    <w:p w:rsidR="00401CA3" w:rsidRDefault="00401CA3" w:rsidP="00401CA3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401CA3" w:rsidRDefault="00401CA3" w:rsidP="00401CA3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401CA3" w:rsidRDefault="00401CA3" w:rsidP="00401CA3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401CA3" w:rsidRDefault="00401CA3" w:rsidP="00401CA3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401CA3" w:rsidRDefault="00401CA3" w:rsidP="00401CA3"/>
    <w:p w:rsidR="00401CA3" w:rsidRDefault="00401CA3" w:rsidP="00401CA3">
      <w:pPr>
        <w:pStyle w:val="Ttulo1"/>
      </w:pPr>
      <w:r>
        <w:t>ORDEN DE TRABAJO   N°      04600</w:t>
      </w:r>
    </w:p>
    <w:p w:rsidR="00401CA3" w:rsidRDefault="00401CA3" w:rsidP="00401CA3"/>
    <w:p w:rsidR="00401CA3" w:rsidRDefault="00401CA3" w:rsidP="00401CA3">
      <w:r>
        <w:t>FECHA:</w:t>
      </w:r>
      <w:r>
        <w:tab/>
        <w:t>Medellín, Diciembre  14    de 2009</w:t>
      </w:r>
    </w:p>
    <w:p w:rsidR="00401CA3" w:rsidRDefault="00401CA3" w:rsidP="00401CA3">
      <w:r>
        <w:t>PARA:</w:t>
      </w:r>
      <w:r>
        <w:tab/>
      </w:r>
      <w:r>
        <w:tab/>
        <w:t>PLÁSTICOS DARMA</w:t>
      </w:r>
    </w:p>
    <w:p w:rsidR="00401CA3" w:rsidRDefault="00401CA3" w:rsidP="00401CA3">
      <w:r>
        <w:t>ATENCIÓN:</w:t>
      </w:r>
      <w:r>
        <w:tab/>
        <w:t>Sr. Darío Jaramillo</w:t>
      </w:r>
    </w:p>
    <w:p w:rsidR="00401CA3" w:rsidRDefault="00401CA3" w:rsidP="00401CA3">
      <w:r>
        <w:tab/>
      </w:r>
      <w:r>
        <w:tab/>
        <w:t>Gerente.</w:t>
      </w:r>
    </w:p>
    <w:p w:rsidR="00401CA3" w:rsidRDefault="00401CA3" w:rsidP="00401CA3"/>
    <w:p w:rsidR="00401CA3" w:rsidRDefault="00401CA3" w:rsidP="00401CA3">
      <w:r>
        <w:t>Apreciado Don Darío:</w:t>
      </w:r>
    </w:p>
    <w:p w:rsidR="00401CA3" w:rsidRDefault="00401CA3" w:rsidP="00401CA3"/>
    <w:p w:rsidR="00401CA3" w:rsidRDefault="00401CA3" w:rsidP="00401CA3">
      <w:r>
        <w:t>Con la presente estamos solicitando el siguiente Material   :</w:t>
      </w:r>
    </w:p>
    <w:p w:rsidR="00401CA3" w:rsidRDefault="00401CA3" w:rsidP="00401CA3"/>
    <w:p w:rsidR="00401CA3" w:rsidRDefault="00401CA3" w:rsidP="00401CA3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401CA3" w:rsidRDefault="00401CA3" w:rsidP="00401CA3">
      <w:pPr>
        <w:rPr>
          <w:b/>
          <w:bCs/>
          <w:u w:val="single"/>
        </w:rPr>
      </w:pPr>
      <w:r>
        <w:rPr>
          <w:b/>
          <w:bCs/>
        </w:rPr>
        <w:tab/>
      </w:r>
    </w:p>
    <w:p w:rsidR="00401CA3" w:rsidRDefault="00401CA3" w:rsidP="00401CA3">
      <w:r>
        <w:t>MATERIAL:</w:t>
      </w:r>
      <w:r>
        <w:tab/>
      </w:r>
      <w:r>
        <w:tab/>
      </w:r>
      <w:r w:rsidR="004C7FD7">
        <w:t xml:space="preserve">Polietileno Alta </w:t>
      </w:r>
      <w:r w:rsidR="00C90361">
        <w:t xml:space="preserve">   </w:t>
      </w:r>
      <w:r w:rsidR="004C7FD7">
        <w:t xml:space="preserve">Densidad  </w:t>
      </w:r>
      <w:r>
        <w:t xml:space="preserve"> Pigmentado BLANCO Tubular.</w:t>
      </w:r>
    </w:p>
    <w:p w:rsidR="00401CA3" w:rsidRDefault="00401CA3" w:rsidP="00401CA3">
      <w:r>
        <w:t>MEDIDA:</w:t>
      </w:r>
      <w:r>
        <w:tab/>
      </w:r>
      <w:r>
        <w:tab/>
      </w:r>
      <w:r>
        <w:rPr>
          <w:b/>
        </w:rPr>
        <w:t>40</w:t>
      </w:r>
      <w:r w:rsidRPr="00444F82">
        <w:rPr>
          <w:b/>
        </w:rPr>
        <w:t xml:space="preserve">  Cms</w:t>
      </w:r>
      <w:r>
        <w:t>.</w:t>
      </w:r>
    </w:p>
    <w:p w:rsidR="00401CA3" w:rsidRPr="005C3173" w:rsidRDefault="00401CA3" w:rsidP="00401CA3">
      <w:pPr>
        <w:rPr>
          <w:b/>
          <w:bCs/>
        </w:rPr>
      </w:pPr>
      <w:r>
        <w:t>CALIBRE:</w:t>
      </w:r>
      <w:r>
        <w:tab/>
      </w:r>
      <w:r>
        <w:tab/>
      </w:r>
      <w:r>
        <w:rPr>
          <w:b/>
        </w:rPr>
        <w:t>3</w:t>
      </w:r>
      <w:r w:rsidRPr="005C3173">
        <w:rPr>
          <w:b/>
        </w:rPr>
        <w:t xml:space="preserve">.5 </w:t>
      </w:r>
      <w:r w:rsidRPr="005C3173">
        <w:rPr>
          <w:b/>
          <w:bCs/>
        </w:rPr>
        <w:t xml:space="preserve">  ”</w:t>
      </w:r>
    </w:p>
    <w:p w:rsidR="00401CA3" w:rsidRDefault="00401CA3" w:rsidP="00401CA3">
      <w:r>
        <w:t>COLOR:</w:t>
      </w:r>
      <w:r>
        <w:tab/>
      </w:r>
      <w:r>
        <w:tab/>
        <w:t>BLANCO  ( Según muestra  )</w:t>
      </w:r>
    </w:p>
    <w:p w:rsidR="00401CA3" w:rsidRDefault="00401CA3" w:rsidP="00401CA3">
      <w:r>
        <w:t>TRATADO:</w:t>
      </w:r>
      <w:r>
        <w:tab/>
      </w:r>
      <w:r>
        <w:tab/>
        <w:t>2 Caras.</w:t>
      </w:r>
    </w:p>
    <w:p w:rsidR="00401CA3" w:rsidRDefault="00401CA3" w:rsidP="00401CA3">
      <w:pPr>
        <w:rPr>
          <w:b/>
          <w:bCs/>
        </w:rPr>
      </w:pPr>
      <w:r>
        <w:t>CANTIDAD:</w:t>
      </w:r>
      <w:r>
        <w:tab/>
      </w:r>
      <w:r>
        <w:tab/>
      </w:r>
      <w:r>
        <w:rPr>
          <w:b/>
        </w:rPr>
        <w:t xml:space="preserve">90 </w:t>
      </w:r>
      <w:r>
        <w:t xml:space="preserve">   Kg</w:t>
      </w:r>
    </w:p>
    <w:p w:rsidR="00401CA3" w:rsidRDefault="00401CA3" w:rsidP="00401CA3">
      <w:r>
        <w:t>REFERENCIA:</w:t>
      </w:r>
      <w:r>
        <w:tab/>
        <w:t>QUIK   SILVER  PEQUEÑA</w:t>
      </w:r>
    </w:p>
    <w:p w:rsidR="00401CA3" w:rsidRDefault="00401CA3" w:rsidP="00401CA3">
      <w:r>
        <w:t>COLORES:</w:t>
      </w:r>
      <w:r>
        <w:tab/>
      </w:r>
      <w:r>
        <w:tab/>
        <w:t>2    ( Negro  -  Rojo)</w:t>
      </w:r>
    </w:p>
    <w:p w:rsidR="00401CA3" w:rsidRDefault="00401CA3" w:rsidP="00401CA3">
      <w:r>
        <w:t>CARAS:</w:t>
      </w:r>
      <w:r>
        <w:tab/>
      </w:r>
      <w:r>
        <w:tab/>
        <w:t>2</w:t>
      </w:r>
    </w:p>
    <w:p w:rsidR="00401CA3" w:rsidRDefault="00401CA3" w:rsidP="00401CA3">
      <w:r>
        <w:t>REPETICIÓN:</w:t>
      </w:r>
      <w:r>
        <w:tab/>
      </w:r>
      <w:r w:rsidR="00C231AA">
        <w:t>5</w:t>
      </w:r>
      <w:r>
        <w:t>0</w:t>
      </w:r>
    </w:p>
    <w:p w:rsidR="00401CA3" w:rsidRDefault="00FB16C8" w:rsidP="00401CA3">
      <w:r>
        <w:t>RODILLO:</w:t>
      </w:r>
      <w:r>
        <w:tab/>
      </w:r>
      <w:r>
        <w:tab/>
        <w:t>5</w:t>
      </w:r>
      <w:r w:rsidR="00401CA3">
        <w:t>0</w:t>
      </w:r>
    </w:p>
    <w:p w:rsidR="00401CA3" w:rsidRDefault="00401CA3" w:rsidP="00401CA3">
      <w:r>
        <w:t>BOLSA:</w:t>
      </w:r>
      <w:r>
        <w:tab/>
      </w:r>
      <w:r>
        <w:tab/>
      </w:r>
      <w:r w:rsidR="00FB16C8">
        <w:rPr>
          <w:b/>
        </w:rPr>
        <w:t>5</w:t>
      </w:r>
      <w:r w:rsidR="00C231AA">
        <w:rPr>
          <w:b/>
        </w:rPr>
        <w:t>0 x  4</w:t>
      </w:r>
      <w:r>
        <w:rPr>
          <w:b/>
        </w:rPr>
        <w:t xml:space="preserve">0  </w:t>
      </w:r>
      <w:r w:rsidRPr="003B158B">
        <w:rPr>
          <w:b/>
        </w:rPr>
        <w:t xml:space="preserve">  cms</w:t>
      </w:r>
    </w:p>
    <w:p w:rsidR="00401CA3" w:rsidRDefault="00401CA3" w:rsidP="00401CA3">
      <w:r>
        <w:t>SELLADO:</w:t>
      </w:r>
      <w:r>
        <w:tab/>
      </w:r>
      <w:r>
        <w:tab/>
        <w:t>Para   selle  Lateral</w:t>
      </w:r>
    </w:p>
    <w:p w:rsidR="00401CA3" w:rsidRDefault="00401CA3" w:rsidP="00401CA3"/>
    <w:p w:rsidR="00401CA3" w:rsidRDefault="00401CA3" w:rsidP="00401CA3"/>
    <w:p w:rsidR="00401CA3" w:rsidRDefault="00401CA3" w:rsidP="00401CA3">
      <w:r>
        <w:rPr>
          <w:b/>
          <w:bCs/>
          <w:u w:val="single"/>
        </w:rPr>
        <w:t>NOTA:</w:t>
      </w:r>
      <w:r>
        <w:t xml:space="preserve">  * Los cyreles   los envía  Grafiflex</w:t>
      </w:r>
    </w:p>
    <w:p w:rsidR="00401CA3" w:rsidRDefault="00401CA3" w:rsidP="00401CA3">
      <w:pPr>
        <w:numPr>
          <w:ilvl w:val="0"/>
          <w:numId w:val="1"/>
        </w:numPr>
      </w:pPr>
      <w:r>
        <w:t>Se envía  arte   para tonos , alturas  y  pigmentación</w:t>
      </w:r>
    </w:p>
    <w:p w:rsidR="00401CA3" w:rsidRDefault="00401CA3" w:rsidP="00401CA3">
      <w:pPr>
        <w:numPr>
          <w:ilvl w:val="0"/>
          <w:numId w:val="1"/>
        </w:numPr>
      </w:pPr>
      <w:r>
        <w:t>SE   APRUEBA  IMPRESIÓN.</w:t>
      </w:r>
    </w:p>
    <w:p w:rsidR="00401CA3" w:rsidRDefault="00401CA3" w:rsidP="00401CA3">
      <w:pPr>
        <w:ind w:left="885"/>
      </w:pPr>
    </w:p>
    <w:p w:rsidR="00401CA3" w:rsidRPr="00315AED" w:rsidRDefault="00401CA3" w:rsidP="00401CA3"/>
    <w:p w:rsidR="00401CA3" w:rsidRDefault="00401CA3" w:rsidP="00401CA3"/>
    <w:p w:rsidR="00401CA3" w:rsidRPr="0098114D" w:rsidRDefault="00401CA3" w:rsidP="00401CA3">
      <w:pPr>
        <w:rPr>
          <w:b/>
          <w:u w:val="single"/>
        </w:rPr>
      </w:pPr>
    </w:p>
    <w:p w:rsidR="00401CA3" w:rsidRDefault="00401CA3" w:rsidP="00401CA3">
      <w:r>
        <w:t>Agradezco la atención y colaboración prestada.</w:t>
      </w:r>
    </w:p>
    <w:p w:rsidR="00401CA3" w:rsidRDefault="00401CA3" w:rsidP="00401CA3"/>
    <w:p w:rsidR="00401CA3" w:rsidRDefault="00401CA3" w:rsidP="00401CA3">
      <w:r>
        <w:t>Cordialmente,</w:t>
      </w:r>
    </w:p>
    <w:p w:rsidR="00401CA3" w:rsidRDefault="00401CA3" w:rsidP="00401CA3"/>
    <w:p w:rsidR="00401CA3" w:rsidRPr="008D4091" w:rsidRDefault="00401CA3" w:rsidP="00401CA3">
      <w:pPr>
        <w:rPr>
          <w:b/>
        </w:rPr>
      </w:pPr>
    </w:p>
    <w:p w:rsidR="00401CA3" w:rsidRDefault="00401CA3" w:rsidP="00401CA3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401CA3" w:rsidRDefault="00401CA3" w:rsidP="00401CA3">
      <w:r>
        <w:t>Director.</w:t>
      </w:r>
    </w:p>
    <w:p w:rsidR="00401CA3" w:rsidRDefault="00401CA3" w:rsidP="0036079A">
      <w:pPr>
        <w:rPr>
          <w:b/>
        </w:rPr>
      </w:pPr>
    </w:p>
    <w:p w:rsidR="00576F1C" w:rsidRDefault="00576F1C" w:rsidP="0036079A">
      <w:pPr>
        <w:rPr>
          <w:b/>
        </w:rPr>
      </w:pPr>
    </w:p>
    <w:p w:rsidR="00576F1C" w:rsidRDefault="00576F1C" w:rsidP="0036079A">
      <w:pPr>
        <w:rPr>
          <w:b/>
        </w:rPr>
      </w:pPr>
    </w:p>
    <w:p w:rsidR="00576F1C" w:rsidRDefault="00576F1C" w:rsidP="0036079A">
      <w:pPr>
        <w:rPr>
          <w:b/>
        </w:rPr>
      </w:pPr>
    </w:p>
    <w:p w:rsidR="00576F1C" w:rsidRDefault="00576F1C" w:rsidP="00576F1C">
      <w:pPr>
        <w:rPr>
          <w:b/>
        </w:rPr>
      </w:pPr>
    </w:p>
    <w:p w:rsidR="00576F1C" w:rsidRDefault="00576F1C" w:rsidP="00576F1C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576F1C" w:rsidRDefault="00576F1C" w:rsidP="00576F1C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576F1C" w:rsidRDefault="00576F1C" w:rsidP="00576F1C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576F1C" w:rsidRDefault="00576F1C" w:rsidP="00576F1C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576F1C" w:rsidRDefault="00576F1C" w:rsidP="00576F1C">
      <w:pPr>
        <w:rPr>
          <w:b/>
          <w:bCs/>
        </w:rPr>
      </w:pPr>
    </w:p>
    <w:p w:rsidR="00576F1C" w:rsidRDefault="00576F1C" w:rsidP="00576F1C">
      <w:pPr>
        <w:pStyle w:val="Ttulo1"/>
      </w:pPr>
      <w:r>
        <w:t>ORDEN DE TRABAJO   N°      05815</w:t>
      </w:r>
    </w:p>
    <w:p w:rsidR="00576F1C" w:rsidRDefault="00576F1C" w:rsidP="00576F1C"/>
    <w:p w:rsidR="00576F1C" w:rsidRDefault="00576F1C" w:rsidP="00576F1C"/>
    <w:p w:rsidR="00576F1C" w:rsidRDefault="00576F1C" w:rsidP="00576F1C">
      <w:r>
        <w:t>FECHA:</w:t>
      </w:r>
      <w:r>
        <w:tab/>
        <w:t>Medellín,  Diciembre  15    de 2009</w:t>
      </w:r>
    </w:p>
    <w:p w:rsidR="00576F1C" w:rsidRDefault="00576F1C" w:rsidP="00576F1C">
      <w:r>
        <w:t>PARA:</w:t>
      </w:r>
      <w:r>
        <w:tab/>
      </w:r>
      <w:r>
        <w:tab/>
        <w:t>PLÁSTICOS DARMA</w:t>
      </w:r>
    </w:p>
    <w:p w:rsidR="00576F1C" w:rsidRDefault="00576F1C" w:rsidP="00576F1C">
      <w:r>
        <w:t>ATENCIÓN:</w:t>
      </w:r>
      <w:r>
        <w:tab/>
        <w:t>Sr. Darío Jaramillo</w:t>
      </w:r>
    </w:p>
    <w:p w:rsidR="00576F1C" w:rsidRDefault="00576F1C" w:rsidP="00576F1C">
      <w:r>
        <w:tab/>
      </w:r>
      <w:r>
        <w:tab/>
        <w:t>Gerente.</w:t>
      </w:r>
    </w:p>
    <w:p w:rsidR="00576F1C" w:rsidRDefault="00576F1C" w:rsidP="00576F1C"/>
    <w:p w:rsidR="00576F1C" w:rsidRDefault="00576F1C" w:rsidP="00576F1C">
      <w:r>
        <w:t>Apreciado Don Darío :</w:t>
      </w:r>
    </w:p>
    <w:p w:rsidR="00576F1C" w:rsidRDefault="00576F1C" w:rsidP="00576F1C">
      <w:r>
        <w:t xml:space="preserve"> </w:t>
      </w:r>
    </w:p>
    <w:p w:rsidR="00576F1C" w:rsidRDefault="00576F1C" w:rsidP="00576F1C">
      <w:r>
        <w:t>Con la presente estamos solicitando el siguiente servicio de IMPRESION:</w:t>
      </w:r>
    </w:p>
    <w:p w:rsidR="00576F1C" w:rsidRDefault="00576F1C" w:rsidP="00576F1C"/>
    <w:p w:rsidR="00576F1C" w:rsidRDefault="00576F1C" w:rsidP="00576F1C">
      <w:pPr>
        <w:rPr>
          <w:b/>
          <w:bCs/>
          <w:u w:val="single"/>
        </w:rPr>
      </w:pPr>
    </w:p>
    <w:p w:rsidR="00576F1C" w:rsidRDefault="00576F1C" w:rsidP="00576F1C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576F1C" w:rsidRDefault="00576F1C" w:rsidP="00576F1C"/>
    <w:p w:rsidR="00576F1C" w:rsidRDefault="00576F1C" w:rsidP="00576F1C">
      <w:r>
        <w:t>MATERIAL:</w:t>
      </w:r>
      <w:r>
        <w:tab/>
      </w:r>
      <w:r>
        <w:tab/>
        <w:t>Polietileno   ALTA    Tubular . Transparente</w:t>
      </w:r>
    </w:p>
    <w:p w:rsidR="00576F1C" w:rsidRDefault="00576F1C" w:rsidP="00576F1C">
      <w:r>
        <w:t>MEDIDA:</w:t>
      </w:r>
      <w:r>
        <w:tab/>
      </w:r>
      <w:r>
        <w:tab/>
      </w:r>
      <w:r>
        <w:rPr>
          <w:b/>
        </w:rPr>
        <w:t xml:space="preserve">53 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576F1C" w:rsidRPr="006D12B2" w:rsidRDefault="00576F1C" w:rsidP="00576F1C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3.5 </w:t>
      </w:r>
      <w:r w:rsidRPr="006D12B2">
        <w:rPr>
          <w:b/>
        </w:rPr>
        <w:t xml:space="preserve"> “ </w:t>
      </w:r>
    </w:p>
    <w:p w:rsidR="00576F1C" w:rsidRDefault="00576F1C" w:rsidP="00576F1C">
      <w:r>
        <w:t>TRATADO:</w:t>
      </w:r>
      <w:r>
        <w:tab/>
      </w:r>
      <w:r>
        <w:tab/>
        <w:t>2  Caras.</w:t>
      </w:r>
    </w:p>
    <w:p w:rsidR="00576F1C" w:rsidRDefault="00576F1C" w:rsidP="00576F1C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>
        <w:rPr>
          <w:b/>
        </w:rPr>
        <w:t xml:space="preserve">370  </w:t>
      </w:r>
      <w:r w:rsidRPr="00900A5A">
        <w:rPr>
          <w:b/>
        </w:rPr>
        <w:t xml:space="preserve">  Kg</w:t>
      </w:r>
      <w:r>
        <w:t>.</w:t>
      </w:r>
    </w:p>
    <w:p w:rsidR="00576F1C" w:rsidRDefault="00576F1C" w:rsidP="00576F1C">
      <w:r>
        <w:t>COLORES:</w:t>
      </w:r>
      <w:r>
        <w:tab/>
      </w:r>
      <w:r>
        <w:tab/>
        <w:t xml:space="preserve">1  ( Azul    )   </w:t>
      </w:r>
      <w:r w:rsidRPr="007A0566">
        <w:rPr>
          <w:b/>
        </w:rPr>
        <w:t>ANTIALKALI</w:t>
      </w:r>
    </w:p>
    <w:p w:rsidR="00576F1C" w:rsidRDefault="00576F1C" w:rsidP="00576F1C">
      <w:r>
        <w:t>CARAS:</w:t>
      </w:r>
      <w:r>
        <w:tab/>
      </w:r>
      <w:r>
        <w:tab/>
        <w:t>1  (1 x 1  )</w:t>
      </w:r>
    </w:p>
    <w:p w:rsidR="00576F1C" w:rsidRDefault="00576F1C" w:rsidP="00576F1C">
      <w:r>
        <w:t>REPETICIÓN:</w:t>
      </w:r>
      <w:r>
        <w:tab/>
        <w:t>80   Cms    ( Dos  Impresiones  x  bolsa  )</w:t>
      </w:r>
    </w:p>
    <w:p w:rsidR="00576F1C" w:rsidRPr="00900A5A" w:rsidRDefault="00576F1C" w:rsidP="00576F1C">
      <w:pPr>
        <w:rPr>
          <w:b/>
        </w:rPr>
      </w:pPr>
      <w:r>
        <w:t xml:space="preserve">RODILLO  :               </w:t>
      </w:r>
      <w:r>
        <w:rPr>
          <w:b/>
        </w:rPr>
        <w:t>40</w:t>
      </w:r>
    </w:p>
    <w:p w:rsidR="00576F1C" w:rsidRDefault="00576F1C" w:rsidP="00576F1C">
      <w:r>
        <w:t>BOLSA:</w:t>
      </w:r>
      <w:r>
        <w:tab/>
      </w:r>
      <w:r>
        <w:tab/>
        <w:t xml:space="preserve">53   x  80    Cms  </w:t>
      </w:r>
    </w:p>
    <w:p w:rsidR="00576F1C" w:rsidRDefault="00576F1C" w:rsidP="00576F1C">
      <w:r>
        <w:t>SELLADO:</w:t>
      </w:r>
      <w:r>
        <w:tab/>
      </w:r>
      <w:r>
        <w:tab/>
        <w:t>Lateral</w:t>
      </w:r>
    </w:p>
    <w:p w:rsidR="00576F1C" w:rsidRPr="00146B92" w:rsidRDefault="00576F1C" w:rsidP="00576F1C">
      <w:pPr>
        <w:rPr>
          <w:b/>
        </w:rPr>
      </w:pPr>
      <w:r>
        <w:t>REFERENCIA:</w:t>
      </w:r>
      <w:r>
        <w:tab/>
      </w:r>
      <w:r w:rsidRPr="00146B92">
        <w:rPr>
          <w:b/>
        </w:rPr>
        <w:t>ANHIDRO</w:t>
      </w:r>
    </w:p>
    <w:p w:rsidR="00576F1C" w:rsidRDefault="00576F1C" w:rsidP="00576F1C">
      <w:r>
        <w:tab/>
      </w:r>
      <w:r>
        <w:tab/>
      </w:r>
      <w:r>
        <w:tab/>
      </w:r>
    </w:p>
    <w:p w:rsidR="00576F1C" w:rsidRDefault="00576F1C" w:rsidP="00576F1C"/>
    <w:p w:rsidR="00576F1C" w:rsidRDefault="00576F1C" w:rsidP="00576F1C">
      <w:r>
        <w:rPr>
          <w:b/>
          <w:bCs/>
          <w:u w:val="single"/>
        </w:rPr>
        <w:t>NOTA:</w:t>
      </w:r>
      <w:r>
        <w:t xml:space="preserve">  - Cyreles  en  su  Planta</w:t>
      </w:r>
    </w:p>
    <w:p w:rsidR="00576F1C" w:rsidRDefault="00576F1C" w:rsidP="00576F1C">
      <w:pPr>
        <w:numPr>
          <w:ilvl w:val="0"/>
          <w:numId w:val="2"/>
        </w:numPr>
      </w:pPr>
      <w:r>
        <w:t>Se anexa arte para tonos y  alturas</w:t>
      </w:r>
    </w:p>
    <w:p w:rsidR="00576F1C" w:rsidRDefault="00576F1C" w:rsidP="00576F1C">
      <w:pPr>
        <w:numPr>
          <w:ilvl w:val="0"/>
          <w:numId w:val="2"/>
        </w:numPr>
      </w:pPr>
      <w:r>
        <w:t>Se  aprueba  Impresión</w:t>
      </w:r>
    </w:p>
    <w:p w:rsidR="00576F1C" w:rsidRPr="00C17EF0" w:rsidRDefault="00576F1C" w:rsidP="00576F1C">
      <w:pPr>
        <w:numPr>
          <w:ilvl w:val="0"/>
          <w:numId w:val="2"/>
        </w:numPr>
        <w:rPr>
          <w:b/>
        </w:rPr>
      </w:pPr>
      <w:r w:rsidRPr="00C17EF0">
        <w:rPr>
          <w:b/>
        </w:rPr>
        <w:t>TINTA  ESPECIAL</w:t>
      </w:r>
    </w:p>
    <w:p w:rsidR="00576F1C" w:rsidRDefault="00576F1C" w:rsidP="00576F1C"/>
    <w:p w:rsidR="00576F1C" w:rsidRDefault="00576F1C" w:rsidP="00576F1C"/>
    <w:p w:rsidR="00576F1C" w:rsidRDefault="00576F1C" w:rsidP="00576F1C">
      <w:r>
        <w:t>Agradezco la atención y colaboración prestada.</w:t>
      </w:r>
    </w:p>
    <w:p w:rsidR="00576F1C" w:rsidRDefault="00576F1C" w:rsidP="00576F1C"/>
    <w:p w:rsidR="00576F1C" w:rsidRDefault="00576F1C" w:rsidP="00576F1C">
      <w:r>
        <w:t>Cordialmente,</w:t>
      </w:r>
    </w:p>
    <w:p w:rsidR="00576F1C" w:rsidRDefault="00576F1C" w:rsidP="00576F1C"/>
    <w:p w:rsidR="00576F1C" w:rsidRPr="00F4077E" w:rsidRDefault="00576F1C" w:rsidP="00576F1C">
      <w:pPr>
        <w:rPr>
          <w:b/>
        </w:rPr>
      </w:pPr>
    </w:p>
    <w:p w:rsidR="00576F1C" w:rsidRDefault="00576F1C" w:rsidP="00576F1C"/>
    <w:p w:rsidR="00576F1C" w:rsidRDefault="00576F1C" w:rsidP="00576F1C">
      <w:r>
        <w:t>RICARDO CASAS ZAPATA</w:t>
      </w:r>
    </w:p>
    <w:p w:rsidR="00576F1C" w:rsidRDefault="00576F1C" w:rsidP="00576F1C">
      <w:r>
        <w:t>Director.</w:t>
      </w:r>
    </w:p>
    <w:p w:rsidR="00576F1C" w:rsidRDefault="00576F1C" w:rsidP="0036079A">
      <w:pPr>
        <w:rPr>
          <w:b/>
        </w:rPr>
      </w:pPr>
    </w:p>
    <w:p w:rsidR="001C4012" w:rsidRDefault="001C4012" w:rsidP="001C4012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1C4012" w:rsidRDefault="001C4012" w:rsidP="001C4012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1C4012" w:rsidRDefault="001C4012" w:rsidP="001C4012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1C4012" w:rsidRDefault="001C4012" w:rsidP="001C4012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1C4012" w:rsidRDefault="001C4012" w:rsidP="001C4012"/>
    <w:p w:rsidR="001C4012" w:rsidRDefault="001C4012" w:rsidP="001C4012"/>
    <w:p w:rsidR="001C4012" w:rsidRDefault="001C4012" w:rsidP="001C4012">
      <w:pPr>
        <w:pStyle w:val="Ttulo1"/>
      </w:pPr>
      <w:r>
        <w:t>ORDEN DE TRABAJO      N°      04884</w:t>
      </w:r>
    </w:p>
    <w:p w:rsidR="001C4012" w:rsidRDefault="001C4012" w:rsidP="001C4012"/>
    <w:p w:rsidR="001C4012" w:rsidRDefault="001C4012" w:rsidP="001C4012"/>
    <w:p w:rsidR="001C4012" w:rsidRDefault="001C4012" w:rsidP="001C4012">
      <w:r>
        <w:t>FECHA:</w:t>
      </w:r>
      <w:r>
        <w:tab/>
        <w:t xml:space="preserve">Medellín, Diciembre </w:t>
      </w:r>
      <w:r w:rsidR="00EF1B04">
        <w:t xml:space="preserve"> </w:t>
      </w:r>
      <w:r>
        <w:t xml:space="preserve"> 15   de 2009</w:t>
      </w:r>
    </w:p>
    <w:p w:rsidR="001C4012" w:rsidRDefault="001C4012" w:rsidP="001C4012">
      <w:r>
        <w:t>PARA:</w:t>
      </w:r>
      <w:r>
        <w:tab/>
      </w:r>
      <w:r>
        <w:tab/>
        <w:t>PLÁSTICOS DARMA</w:t>
      </w:r>
    </w:p>
    <w:p w:rsidR="001C4012" w:rsidRDefault="001C4012" w:rsidP="001C4012">
      <w:r>
        <w:t>ATENCIÓN:</w:t>
      </w:r>
      <w:r>
        <w:tab/>
        <w:t>Sr. DARIO JARAMILLO</w:t>
      </w:r>
    </w:p>
    <w:p w:rsidR="001C4012" w:rsidRDefault="001C4012" w:rsidP="001C4012"/>
    <w:p w:rsidR="001C4012" w:rsidRDefault="001C4012" w:rsidP="001C4012"/>
    <w:p w:rsidR="001C4012" w:rsidRDefault="001C4012" w:rsidP="001C4012">
      <w:r>
        <w:t xml:space="preserve"> Apreciado Dn DARIO:</w:t>
      </w:r>
    </w:p>
    <w:p w:rsidR="001C4012" w:rsidRDefault="001C4012" w:rsidP="001C4012"/>
    <w:p w:rsidR="001C4012" w:rsidRDefault="001C4012" w:rsidP="001C4012">
      <w:r>
        <w:t>Con la presente estamos solicitando el siguiente material  :</w:t>
      </w:r>
    </w:p>
    <w:p w:rsidR="001C4012" w:rsidRDefault="001C4012" w:rsidP="001C4012"/>
    <w:p w:rsidR="001C4012" w:rsidRDefault="001C4012" w:rsidP="001C4012">
      <w:r>
        <w:rPr>
          <w:b/>
          <w:bCs/>
          <w:u w:val="single"/>
        </w:rPr>
        <w:t>EXTRUSION</w:t>
      </w:r>
      <w:r>
        <w:t>:</w:t>
      </w:r>
    </w:p>
    <w:p w:rsidR="001C4012" w:rsidRDefault="001C4012" w:rsidP="001C4012"/>
    <w:p w:rsidR="001C4012" w:rsidRDefault="001C4012" w:rsidP="001C4012"/>
    <w:tbl>
      <w:tblPr>
        <w:tblW w:w="9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338"/>
        <w:gridCol w:w="1368"/>
        <w:gridCol w:w="1751"/>
        <w:gridCol w:w="1807"/>
        <w:gridCol w:w="1986"/>
      </w:tblGrid>
      <w:tr w:rsidR="001C4012" w:rsidTr="00BC4D2B">
        <w:tc>
          <w:tcPr>
            <w:tcW w:w="2338" w:type="dxa"/>
          </w:tcPr>
          <w:p w:rsidR="001C4012" w:rsidRDefault="001C4012" w:rsidP="00BC4D2B">
            <w:r>
              <w:t>MEDIDA EN  CENTIMETROS</w:t>
            </w:r>
          </w:p>
        </w:tc>
        <w:tc>
          <w:tcPr>
            <w:tcW w:w="1368" w:type="dxa"/>
          </w:tcPr>
          <w:p w:rsidR="001C4012" w:rsidRDefault="001C4012" w:rsidP="00BC4D2B">
            <w:r>
              <w:t>CALIBRE</w:t>
            </w:r>
          </w:p>
        </w:tc>
        <w:tc>
          <w:tcPr>
            <w:tcW w:w="1751" w:type="dxa"/>
          </w:tcPr>
          <w:p w:rsidR="001C4012" w:rsidRDefault="001C4012" w:rsidP="00BC4D2B">
            <w:r>
              <w:t>FORMA</w:t>
            </w:r>
          </w:p>
        </w:tc>
        <w:tc>
          <w:tcPr>
            <w:tcW w:w="1807" w:type="dxa"/>
          </w:tcPr>
          <w:p w:rsidR="001C4012" w:rsidRDefault="001C4012" w:rsidP="00BC4D2B">
            <w:r>
              <w:t>CANTIDAD EN KILOS</w:t>
            </w:r>
          </w:p>
        </w:tc>
        <w:tc>
          <w:tcPr>
            <w:tcW w:w="1986" w:type="dxa"/>
          </w:tcPr>
          <w:p w:rsidR="001C4012" w:rsidRDefault="001C4012" w:rsidP="00BC4D2B">
            <w:r>
              <w:t>MATERIAL</w:t>
            </w:r>
          </w:p>
        </w:tc>
      </w:tr>
      <w:tr w:rsidR="001C4012" w:rsidRPr="00656B1D" w:rsidTr="00BC4D2B">
        <w:tc>
          <w:tcPr>
            <w:tcW w:w="2338" w:type="dxa"/>
          </w:tcPr>
          <w:p w:rsidR="001C4012" w:rsidRPr="00656B1D" w:rsidRDefault="00EF1B04" w:rsidP="00BC4D2B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77</w:t>
            </w:r>
          </w:p>
        </w:tc>
        <w:tc>
          <w:tcPr>
            <w:tcW w:w="1368" w:type="dxa"/>
          </w:tcPr>
          <w:p w:rsidR="001C4012" w:rsidRPr="00656B1D" w:rsidRDefault="00EF1B04" w:rsidP="00EF1B04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1.5</w:t>
            </w:r>
            <w:r w:rsidR="001C4012" w:rsidRPr="00656B1D">
              <w:rPr>
                <w:b/>
                <w:sz w:val="28"/>
                <w:szCs w:val="28"/>
              </w:rPr>
              <w:t xml:space="preserve">   ”</w:t>
            </w:r>
          </w:p>
        </w:tc>
        <w:tc>
          <w:tcPr>
            <w:tcW w:w="1751" w:type="dxa"/>
          </w:tcPr>
          <w:p w:rsidR="001C4012" w:rsidRPr="00656B1D" w:rsidRDefault="00EF1B04" w:rsidP="00BC4D2B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LAMINA</w:t>
            </w:r>
            <w:r w:rsidR="001C4012" w:rsidRPr="00656B1D">
              <w:rPr>
                <w:b/>
                <w:sz w:val="28"/>
                <w:szCs w:val="28"/>
              </w:rPr>
              <w:t xml:space="preserve"> </w:t>
            </w:r>
          </w:p>
        </w:tc>
        <w:tc>
          <w:tcPr>
            <w:tcW w:w="1807" w:type="dxa"/>
          </w:tcPr>
          <w:p w:rsidR="001C4012" w:rsidRPr="00656B1D" w:rsidRDefault="00EF1B04" w:rsidP="00BC4D2B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</w:t>
            </w:r>
            <w:r w:rsidR="001C4012">
              <w:rPr>
                <w:b/>
                <w:sz w:val="28"/>
                <w:szCs w:val="28"/>
              </w:rPr>
              <w:t>0</w:t>
            </w:r>
          </w:p>
        </w:tc>
        <w:tc>
          <w:tcPr>
            <w:tcW w:w="1986" w:type="dxa"/>
          </w:tcPr>
          <w:p w:rsidR="001C4012" w:rsidRPr="00656B1D" w:rsidRDefault="001C4012" w:rsidP="00BC4D2B">
            <w:pPr>
              <w:jc w:val="center"/>
              <w:rPr>
                <w:b/>
                <w:sz w:val="28"/>
                <w:szCs w:val="28"/>
              </w:rPr>
            </w:pPr>
            <w:r w:rsidRPr="00656B1D">
              <w:rPr>
                <w:b/>
                <w:sz w:val="28"/>
                <w:szCs w:val="28"/>
              </w:rPr>
              <w:t>BAJA   TPTE</w:t>
            </w:r>
          </w:p>
        </w:tc>
      </w:tr>
    </w:tbl>
    <w:p w:rsidR="001C4012" w:rsidRPr="00656B1D" w:rsidRDefault="001C4012" w:rsidP="001C4012">
      <w:pPr>
        <w:pStyle w:val="Ttulo2"/>
        <w:rPr>
          <w:sz w:val="28"/>
          <w:szCs w:val="28"/>
        </w:rPr>
      </w:pPr>
    </w:p>
    <w:p w:rsidR="001C4012" w:rsidRDefault="001C4012" w:rsidP="001C4012"/>
    <w:p w:rsidR="001C4012" w:rsidRDefault="001C4012" w:rsidP="001C4012">
      <w:pPr>
        <w:rPr>
          <w:b/>
          <w:bCs/>
          <w:u w:val="single"/>
        </w:rPr>
      </w:pPr>
    </w:p>
    <w:p w:rsidR="001C4012" w:rsidRDefault="001C4012" w:rsidP="001C4012">
      <w:r w:rsidRPr="0026453F">
        <w:rPr>
          <w:b/>
          <w:u w:val="single"/>
        </w:rPr>
        <w:t xml:space="preserve">MEZCLA </w:t>
      </w:r>
      <w:r>
        <w:t xml:space="preserve">  :     25     BAJA</w:t>
      </w:r>
    </w:p>
    <w:p w:rsidR="001C4012" w:rsidRDefault="007807AC" w:rsidP="001C4012">
      <w:r>
        <w:t xml:space="preserve">                           8</w:t>
      </w:r>
      <w:r w:rsidR="001C4012">
        <w:t xml:space="preserve">      </w:t>
      </w:r>
    </w:p>
    <w:p w:rsidR="00ED693B" w:rsidRDefault="00ED693B" w:rsidP="001C4012"/>
    <w:p w:rsidR="00ED693B" w:rsidRDefault="00ED693B" w:rsidP="001C4012"/>
    <w:p w:rsidR="00ED693B" w:rsidRDefault="00ED693B" w:rsidP="001C4012">
      <w:r>
        <w:t>UTILIZAR  LINEAL  ESPECIAL</w:t>
      </w:r>
    </w:p>
    <w:p w:rsidR="00ED693B" w:rsidRDefault="00ED693B" w:rsidP="001C4012"/>
    <w:p w:rsidR="00ED693B" w:rsidRPr="00ED693B" w:rsidRDefault="00ED693B" w:rsidP="001C4012">
      <w:r>
        <w:t>MATERIAL  TRATADO PARA IMPRESION</w:t>
      </w:r>
    </w:p>
    <w:p w:rsidR="001C4012" w:rsidRDefault="001C4012" w:rsidP="001C4012">
      <w:pPr>
        <w:rPr>
          <w:b/>
          <w:bCs/>
          <w:u w:val="single"/>
        </w:rPr>
      </w:pPr>
      <w:r>
        <w:t xml:space="preserve"> </w:t>
      </w:r>
      <w:r>
        <w:tab/>
      </w:r>
      <w:r>
        <w:tab/>
      </w:r>
    </w:p>
    <w:p w:rsidR="001C4012" w:rsidRDefault="001C4012" w:rsidP="001C4012"/>
    <w:p w:rsidR="001C4012" w:rsidRDefault="001C4012" w:rsidP="001C4012"/>
    <w:p w:rsidR="001C4012" w:rsidRDefault="001C4012" w:rsidP="001C4012">
      <w:r>
        <w:t xml:space="preserve">Agradezco </w:t>
      </w:r>
      <w:smartTag w:uri="urn:schemas-microsoft-com:office:smarttags" w:element="PersonName">
        <w:smartTagPr>
          <w:attr w:name="ProductID" w:val="la Amable"/>
        </w:smartTagPr>
        <w:r>
          <w:t>la Amable</w:t>
        </w:r>
      </w:smartTag>
      <w:r>
        <w:t xml:space="preserve"> colaboración.</w:t>
      </w:r>
    </w:p>
    <w:p w:rsidR="001C4012" w:rsidRDefault="001C4012" w:rsidP="001C4012"/>
    <w:p w:rsidR="001C4012" w:rsidRDefault="001C4012" w:rsidP="001C4012"/>
    <w:p w:rsidR="001C4012" w:rsidRDefault="001C4012" w:rsidP="001C4012"/>
    <w:p w:rsidR="001C4012" w:rsidRDefault="001C4012" w:rsidP="001C4012"/>
    <w:p w:rsidR="001C4012" w:rsidRDefault="001C4012" w:rsidP="001C4012">
      <w:r>
        <w:t>Cordialmente</w:t>
      </w:r>
    </w:p>
    <w:p w:rsidR="001C4012" w:rsidRDefault="001C4012" w:rsidP="001C4012"/>
    <w:p w:rsidR="001C4012" w:rsidRDefault="001C4012" w:rsidP="001C4012"/>
    <w:p w:rsidR="001C4012" w:rsidRDefault="001C4012" w:rsidP="001C4012"/>
    <w:p w:rsidR="001C4012" w:rsidRDefault="001C4012" w:rsidP="001C4012">
      <w:r>
        <w:t>RICARDO CASAS ZAPATA</w:t>
      </w:r>
    </w:p>
    <w:p w:rsidR="001C4012" w:rsidRDefault="001C4012" w:rsidP="001C4012">
      <w:r>
        <w:t>Director</w:t>
      </w:r>
    </w:p>
    <w:p w:rsidR="001C4012" w:rsidRDefault="001C4012" w:rsidP="001C4012">
      <w:pPr>
        <w:rPr>
          <w:b/>
        </w:rPr>
      </w:pPr>
    </w:p>
    <w:p w:rsidR="001C4012" w:rsidRDefault="001C4012" w:rsidP="0036079A">
      <w:pPr>
        <w:rPr>
          <w:b/>
        </w:rPr>
      </w:pPr>
    </w:p>
    <w:p w:rsidR="007C056E" w:rsidRDefault="007C056E" w:rsidP="0036079A">
      <w:pPr>
        <w:rPr>
          <w:b/>
        </w:rPr>
      </w:pPr>
    </w:p>
    <w:p w:rsidR="007C056E" w:rsidRDefault="007C056E" w:rsidP="007C056E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7C056E" w:rsidRDefault="007C056E" w:rsidP="007C056E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7C056E" w:rsidRDefault="007C056E" w:rsidP="007C056E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7C056E" w:rsidRDefault="007C056E" w:rsidP="007C056E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7C056E" w:rsidRDefault="007C056E" w:rsidP="007C056E"/>
    <w:p w:rsidR="007C056E" w:rsidRDefault="007C056E" w:rsidP="007C056E"/>
    <w:p w:rsidR="007C056E" w:rsidRDefault="007C056E" w:rsidP="007C056E">
      <w:pPr>
        <w:pStyle w:val="Ttulo1"/>
      </w:pPr>
      <w:r>
        <w:t>ORD</w:t>
      </w:r>
      <w:r w:rsidR="00D3664F">
        <w:t>EN DE TRABAJO      N°      04882</w:t>
      </w:r>
    </w:p>
    <w:p w:rsidR="007C056E" w:rsidRDefault="007C056E" w:rsidP="007C056E"/>
    <w:p w:rsidR="007C056E" w:rsidRDefault="007C056E" w:rsidP="007C056E"/>
    <w:p w:rsidR="007C056E" w:rsidRDefault="007C056E" w:rsidP="007C056E">
      <w:r>
        <w:t>FECHA:</w:t>
      </w:r>
      <w:r>
        <w:tab/>
        <w:t>Medellín, Diciembre   15   de 2009</w:t>
      </w:r>
    </w:p>
    <w:p w:rsidR="007C056E" w:rsidRDefault="007C056E" w:rsidP="007C056E">
      <w:r>
        <w:t>PARA:</w:t>
      </w:r>
      <w:r>
        <w:tab/>
      </w:r>
      <w:r>
        <w:tab/>
        <w:t>PLÁSTICOS DARMA</w:t>
      </w:r>
    </w:p>
    <w:p w:rsidR="007C056E" w:rsidRDefault="007C056E" w:rsidP="007C056E">
      <w:r>
        <w:t>ATENCIÓN:</w:t>
      </w:r>
      <w:r>
        <w:tab/>
        <w:t>Sr. DARIO JARAMILLO</w:t>
      </w:r>
    </w:p>
    <w:p w:rsidR="007C056E" w:rsidRDefault="007C056E" w:rsidP="007C056E"/>
    <w:p w:rsidR="007C056E" w:rsidRDefault="007C056E" w:rsidP="007C056E"/>
    <w:p w:rsidR="007C056E" w:rsidRDefault="007C056E" w:rsidP="007C056E">
      <w:r>
        <w:t xml:space="preserve"> Apreciado Dn DARIO:</w:t>
      </w:r>
    </w:p>
    <w:p w:rsidR="007C056E" w:rsidRDefault="007C056E" w:rsidP="007C056E"/>
    <w:p w:rsidR="007C056E" w:rsidRDefault="007C056E" w:rsidP="007C056E">
      <w:r>
        <w:t>Con la presente estamos solicitando el siguiente material  :</w:t>
      </w:r>
    </w:p>
    <w:p w:rsidR="007C056E" w:rsidRDefault="007C056E" w:rsidP="007C056E"/>
    <w:p w:rsidR="007C056E" w:rsidRDefault="007C056E" w:rsidP="007C056E">
      <w:r>
        <w:rPr>
          <w:b/>
          <w:bCs/>
          <w:u w:val="single"/>
        </w:rPr>
        <w:t>EXTRUSION</w:t>
      </w:r>
      <w:r>
        <w:t>:</w:t>
      </w:r>
    </w:p>
    <w:p w:rsidR="007C056E" w:rsidRDefault="007C056E" w:rsidP="007C056E"/>
    <w:p w:rsidR="007C056E" w:rsidRDefault="007C056E" w:rsidP="007C056E"/>
    <w:tbl>
      <w:tblPr>
        <w:tblW w:w="9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338"/>
        <w:gridCol w:w="1368"/>
        <w:gridCol w:w="1751"/>
        <w:gridCol w:w="1807"/>
        <w:gridCol w:w="1986"/>
      </w:tblGrid>
      <w:tr w:rsidR="007C056E" w:rsidTr="00BC4D2B">
        <w:tc>
          <w:tcPr>
            <w:tcW w:w="2338" w:type="dxa"/>
          </w:tcPr>
          <w:p w:rsidR="007C056E" w:rsidRDefault="007C056E" w:rsidP="00BC4D2B">
            <w:r>
              <w:t>MEDIDA EN  CENTIMETROS</w:t>
            </w:r>
          </w:p>
        </w:tc>
        <w:tc>
          <w:tcPr>
            <w:tcW w:w="1368" w:type="dxa"/>
          </w:tcPr>
          <w:p w:rsidR="007C056E" w:rsidRDefault="007C056E" w:rsidP="00BC4D2B">
            <w:r>
              <w:t>CALIBRE</w:t>
            </w:r>
          </w:p>
        </w:tc>
        <w:tc>
          <w:tcPr>
            <w:tcW w:w="1751" w:type="dxa"/>
          </w:tcPr>
          <w:p w:rsidR="007C056E" w:rsidRDefault="007C056E" w:rsidP="00BC4D2B">
            <w:r>
              <w:t>FORMA</w:t>
            </w:r>
          </w:p>
        </w:tc>
        <w:tc>
          <w:tcPr>
            <w:tcW w:w="1807" w:type="dxa"/>
          </w:tcPr>
          <w:p w:rsidR="007C056E" w:rsidRDefault="007C056E" w:rsidP="00BC4D2B">
            <w:r>
              <w:t>CANTIDAD EN KILOS</w:t>
            </w:r>
          </w:p>
        </w:tc>
        <w:tc>
          <w:tcPr>
            <w:tcW w:w="1986" w:type="dxa"/>
          </w:tcPr>
          <w:p w:rsidR="007C056E" w:rsidRDefault="007C056E" w:rsidP="00BC4D2B">
            <w:r>
              <w:t>MATERIAL</w:t>
            </w:r>
          </w:p>
        </w:tc>
      </w:tr>
      <w:tr w:rsidR="007C056E" w:rsidRPr="00656B1D" w:rsidTr="00BC4D2B">
        <w:tc>
          <w:tcPr>
            <w:tcW w:w="2338" w:type="dxa"/>
          </w:tcPr>
          <w:p w:rsidR="007C056E" w:rsidRPr="00656B1D" w:rsidRDefault="007C056E" w:rsidP="00BC4D2B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99</w:t>
            </w:r>
          </w:p>
        </w:tc>
        <w:tc>
          <w:tcPr>
            <w:tcW w:w="1368" w:type="dxa"/>
          </w:tcPr>
          <w:p w:rsidR="007C056E" w:rsidRPr="00656B1D" w:rsidRDefault="007C056E" w:rsidP="00BC4D2B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1.5</w:t>
            </w:r>
            <w:r w:rsidRPr="00656B1D">
              <w:rPr>
                <w:b/>
                <w:sz w:val="28"/>
                <w:szCs w:val="28"/>
              </w:rPr>
              <w:t xml:space="preserve">   ”</w:t>
            </w:r>
          </w:p>
        </w:tc>
        <w:tc>
          <w:tcPr>
            <w:tcW w:w="1751" w:type="dxa"/>
          </w:tcPr>
          <w:p w:rsidR="007C056E" w:rsidRPr="00656B1D" w:rsidRDefault="007C056E" w:rsidP="00BC4D2B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LAMINA</w:t>
            </w:r>
            <w:r w:rsidRPr="00656B1D">
              <w:rPr>
                <w:b/>
                <w:sz w:val="28"/>
                <w:szCs w:val="28"/>
              </w:rPr>
              <w:t xml:space="preserve"> </w:t>
            </w:r>
          </w:p>
        </w:tc>
        <w:tc>
          <w:tcPr>
            <w:tcW w:w="1807" w:type="dxa"/>
          </w:tcPr>
          <w:p w:rsidR="007C056E" w:rsidRPr="00656B1D" w:rsidRDefault="004F4EFB" w:rsidP="00BC4D2B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30</w:t>
            </w:r>
            <w:r w:rsidR="007C056E">
              <w:rPr>
                <w:b/>
                <w:sz w:val="28"/>
                <w:szCs w:val="28"/>
              </w:rPr>
              <w:t>0</w:t>
            </w:r>
          </w:p>
        </w:tc>
        <w:tc>
          <w:tcPr>
            <w:tcW w:w="1986" w:type="dxa"/>
          </w:tcPr>
          <w:p w:rsidR="007C056E" w:rsidRPr="00656B1D" w:rsidRDefault="007C056E" w:rsidP="00BC4D2B">
            <w:pPr>
              <w:jc w:val="center"/>
              <w:rPr>
                <w:b/>
                <w:sz w:val="28"/>
                <w:szCs w:val="28"/>
              </w:rPr>
            </w:pPr>
            <w:r w:rsidRPr="00656B1D">
              <w:rPr>
                <w:b/>
                <w:sz w:val="28"/>
                <w:szCs w:val="28"/>
              </w:rPr>
              <w:t>BAJA   TPTE</w:t>
            </w:r>
          </w:p>
        </w:tc>
      </w:tr>
    </w:tbl>
    <w:p w:rsidR="007C056E" w:rsidRPr="00656B1D" w:rsidRDefault="007C056E" w:rsidP="007C056E">
      <w:pPr>
        <w:pStyle w:val="Ttulo2"/>
        <w:rPr>
          <w:sz w:val="28"/>
          <w:szCs w:val="28"/>
        </w:rPr>
      </w:pPr>
    </w:p>
    <w:p w:rsidR="007C056E" w:rsidRDefault="007C056E" w:rsidP="007C056E"/>
    <w:p w:rsidR="007C056E" w:rsidRDefault="007C056E" w:rsidP="007C056E">
      <w:pPr>
        <w:rPr>
          <w:b/>
          <w:bCs/>
          <w:u w:val="single"/>
        </w:rPr>
      </w:pPr>
    </w:p>
    <w:p w:rsidR="007C056E" w:rsidRDefault="007C056E" w:rsidP="007C056E">
      <w:r w:rsidRPr="0026453F">
        <w:rPr>
          <w:b/>
          <w:u w:val="single"/>
        </w:rPr>
        <w:t xml:space="preserve">MEZCLA </w:t>
      </w:r>
      <w:r>
        <w:t xml:space="preserve">  :     25     BAJA</w:t>
      </w:r>
    </w:p>
    <w:p w:rsidR="007C056E" w:rsidRDefault="007C056E" w:rsidP="007C056E">
      <w:r>
        <w:t xml:space="preserve">                           8      </w:t>
      </w:r>
    </w:p>
    <w:p w:rsidR="007C056E" w:rsidRDefault="007C056E" w:rsidP="007C056E"/>
    <w:p w:rsidR="007C056E" w:rsidRDefault="007C056E" w:rsidP="007C056E"/>
    <w:p w:rsidR="007C056E" w:rsidRDefault="007C056E" w:rsidP="007C056E">
      <w:r>
        <w:t>UTILIZAR  LINEAL  ESPECIAL</w:t>
      </w:r>
    </w:p>
    <w:p w:rsidR="007C056E" w:rsidRDefault="007C056E" w:rsidP="007C056E"/>
    <w:p w:rsidR="007C056E" w:rsidRPr="00ED693B" w:rsidRDefault="007C056E" w:rsidP="007C056E">
      <w:r>
        <w:t>MATERIAL  TRATADO PARA IMPRESION</w:t>
      </w:r>
    </w:p>
    <w:p w:rsidR="007C056E" w:rsidRDefault="007C056E" w:rsidP="007C056E">
      <w:pPr>
        <w:rPr>
          <w:b/>
          <w:bCs/>
          <w:u w:val="single"/>
        </w:rPr>
      </w:pPr>
      <w:r>
        <w:t xml:space="preserve"> </w:t>
      </w:r>
      <w:r>
        <w:tab/>
      </w:r>
      <w:r>
        <w:tab/>
      </w:r>
    </w:p>
    <w:p w:rsidR="007C056E" w:rsidRDefault="007C056E" w:rsidP="007C056E"/>
    <w:p w:rsidR="007C056E" w:rsidRDefault="007C056E" w:rsidP="007C056E"/>
    <w:p w:rsidR="007C056E" w:rsidRDefault="007C056E" w:rsidP="007C056E">
      <w:r>
        <w:t xml:space="preserve">Agradezco </w:t>
      </w:r>
      <w:smartTag w:uri="urn:schemas-microsoft-com:office:smarttags" w:element="PersonName">
        <w:smartTagPr>
          <w:attr w:name="ProductID" w:val="la Amable"/>
        </w:smartTagPr>
        <w:r>
          <w:t>la Amable</w:t>
        </w:r>
      </w:smartTag>
      <w:r>
        <w:t xml:space="preserve"> colaboración.</w:t>
      </w:r>
    </w:p>
    <w:p w:rsidR="007C056E" w:rsidRDefault="007C056E" w:rsidP="007C056E"/>
    <w:p w:rsidR="007C056E" w:rsidRDefault="007C056E" w:rsidP="007C056E"/>
    <w:p w:rsidR="007C056E" w:rsidRDefault="007C056E" w:rsidP="007C056E"/>
    <w:p w:rsidR="007C056E" w:rsidRDefault="007C056E" w:rsidP="007C056E"/>
    <w:p w:rsidR="007C056E" w:rsidRDefault="007C056E" w:rsidP="007C056E">
      <w:r>
        <w:t>Cordialmente</w:t>
      </w:r>
    </w:p>
    <w:p w:rsidR="007C056E" w:rsidRDefault="007C056E" w:rsidP="007C056E"/>
    <w:p w:rsidR="007C056E" w:rsidRDefault="007C056E" w:rsidP="007C056E"/>
    <w:p w:rsidR="007C056E" w:rsidRDefault="007C056E" w:rsidP="007C056E"/>
    <w:p w:rsidR="007C056E" w:rsidRDefault="007C056E" w:rsidP="007C056E">
      <w:r>
        <w:t>RICARDO CASAS ZAPATA</w:t>
      </w:r>
    </w:p>
    <w:p w:rsidR="007C056E" w:rsidRDefault="007C056E" w:rsidP="007C056E">
      <w:r>
        <w:t>Director</w:t>
      </w:r>
    </w:p>
    <w:p w:rsidR="007C056E" w:rsidRDefault="007C056E" w:rsidP="007C056E">
      <w:pPr>
        <w:rPr>
          <w:b/>
        </w:rPr>
      </w:pPr>
    </w:p>
    <w:p w:rsidR="007C056E" w:rsidRPr="00456798" w:rsidRDefault="007C056E" w:rsidP="007C056E">
      <w:pPr>
        <w:rPr>
          <w:b/>
        </w:rPr>
      </w:pPr>
    </w:p>
    <w:p w:rsidR="008D4DF4" w:rsidRDefault="008D4DF4" w:rsidP="008D4DF4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8D4DF4" w:rsidRDefault="008D4DF4" w:rsidP="008D4DF4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8D4DF4" w:rsidRDefault="008D4DF4" w:rsidP="008D4DF4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8D4DF4" w:rsidRDefault="008D4DF4" w:rsidP="008D4DF4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8D4DF4" w:rsidRDefault="008D4DF4" w:rsidP="008D4DF4"/>
    <w:p w:rsidR="008D4DF4" w:rsidRDefault="008D4DF4" w:rsidP="008D4DF4"/>
    <w:p w:rsidR="008D4DF4" w:rsidRDefault="008D4DF4" w:rsidP="008D4DF4">
      <w:pPr>
        <w:pStyle w:val="Ttulo1"/>
      </w:pPr>
      <w:r>
        <w:t>ORDEN DE TRABAJO      N°      05840</w:t>
      </w:r>
    </w:p>
    <w:p w:rsidR="008D4DF4" w:rsidRDefault="008D4DF4" w:rsidP="008D4DF4"/>
    <w:p w:rsidR="008D4DF4" w:rsidRDefault="008D4DF4" w:rsidP="008D4DF4"/>
    <w:p w:rsidR="008D4DF4" w:rsidRDefault="008D4DF4" w:rsidP="008D4DF4">
      <w:r>
        <w:t>FECHA:</w:t>
      </w:r>
      <w:r>
        <w:tab/>
        <w:t>Medellín, Diciembre   15   de 2009</w:t>
      </w:r>
    </w:p>
    <w:p w:rsidR="008D4DF4" w:rsidRDefault="008D4DF4" w:rsidP="008D4DF4">
      <w:r>
        <w:t>PARA:</w:t>
      </w:r>
      <w:r>
        <w:tab/>
      </w:r>
      <w:r>
        <w:tab/>
        <w:t>PLÁSTICOS DARMA</w:t>
      </w:r>
    </w:p>
    <w:p w:rsidR="008D4DF4" w:rsidRDefault="008D4DF4" w:rsidP="008D4DF4">
      <w:r>
        <w:t>ATENCIÓN:</w:t>
      </w:r>
      <w:r>
        <w:tab/>
        <w:t>Sr. DARIO JARAMILLO</w:t>
      </w:r>
    </w:p>
    <w:p w:rsidR="008D4DF4" w:rsidRDefault="008D4DF4" w:rsidP="008D4DF4"/>
    <w:p w:rsidR="008D4DF4" w:rsidRDefault="008D4DF4" w:rsidP="008D4DF4"/>
    <w:p w:rsidR="008D4DF4" w:rsidRDefault="008D4DF4" w:rsidP="008D4DF4">
      <w:r>
        <w:t xml:space="preserve"> Apreciado Dn DARIO:</w:t>
      </w:r>
    </w:p>
    <w:p w:rsidR="008D4DF4" w:rsidRDefault="008D4DF4" w:rsidP="008D4DF4"/>
    <w:p w:rsidR="008D4DF4" w:rsidRDefault="008D4DF4" w:rsidP="008D4DF4">
      <w:r>
        <w:t>Con la presente estamos solicitando el siguiente material  :</w:t>
      </w:r>
    </w:p>
    <w:p w:rsidR="008D4DF4" w:rsidRDefault="008D4DF4" w:rsidP="008D4DF4"/>
    <w:p w:rsidR="008D4DF4" w:rsidRDefault="008D4DF4" w:rsidP="008D4DF4">
      <w:r>
        <w:rPr>
          <w:b/>
          <w:bCs/>
          <w:u w:val="single"/>
        </w:rPr>
        <w:t>EXTRUSION</w:t>
      </w:r>
      <w:r>
        <w:t>:</w:t>
      </w:r>
    </w:p>
    <w:p w:rsidR="008D4DF4" w:rsidRDefault="008D4DF4" w:rsidP="008D4DF4"/>
    <w:p w:rsidR="008D4DF4" w:rsidRDefault="008D4DF4" w:rsidP="008D4DF4"/>
    <w:tbl>
      <w:tblPr>
        <w:tblW w:w="9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338"/>
        <w:gridCol w:w="1560"/>
        <w:gridCol w:w="1559"/>
        <w:gridCol w:w="1807"/>
        <w:gridCol w:w="1986"/>
      </w:tblGrid>
      <w:tr w:rsidR="008D4DF4" w:rsidTr="008077B6">
        <w:tc>
          <w:tcPr>
            <w:tcW w:w="2338" w:type="dxa"/>
          </w:tcPr>
          <w:p w:rsidR="008D4DF4" w:rsidRDefault="008D4DF4" w:rsidP="00BC4D2B">
            <w:r>
              <w:t>MEDIDA EN  CENTIMETROS</w:t>
            </w:r>
          </w:p>
        </w:tc>
        <w:tc>
          <w:tcPr>
            <w:tcW w:w="1560" w:type="dxa"/>
          </w:tcPr>
          <w:p w:rsidR="008D4DF4" w:rsidRDefault="008D4DF4" w:rsidP="00BC4D2B">
            <w:r>
              <w:t>CALIBRE</w:t>
            </w:r>
          </w:p>
        </w:tc>
        <w:tc>
          <w:tcPr>
            <w:tcW w:w="1559" w:type="dxa"/>
          </w:tcPr>
          <w:p w:rsidR="008D4DF4" w:rsidRDefault="008D4DF4" w:rsidP="00BC4D2B">
            <w:r>
              <w:t>FORMA</w:t>
            </w:r>
          </w:p>
        </w:tc>
        <w:tc>
          <w:tcPr>
            <w:tcW w:w="1807" w:type="dxa"/>
          </w:tcPr>
          <w:p w:rsidR="008D4DF4" w:rsidRDefault="008D4DF4" w:rsidP="00BC4D2B">
            <w:r>
              <w:t>CANTIDAD EN KILOS</w:t>
            </w:r>
          </w:p>
        </w:tc>
        <w:tc>
          <w:tcPr>
            <w:tcW w:w="1986" w:type="dxa"/>
          </w:tcPr>
          <w:p w:rsidR="008D4DF4" w:rsidRDefault="008D4DF4" w:rsidP="00BC4D2B">
            <w:r>
              <w:t>MATERIAL</w:t>
            </w:r>
          </w:p>
        </w:tc>
      </w:tr>
      <w:tr w:rsidR="008D4DF4" w:rsidRPr="00656B1D" w:rsidTr="008077B6">
        <w:tc>
          <w:tcPr>
            <w:tcW w:w="2338" w:type="dxa"/>
          </w:tcPr>
          <w:p w:rsidR="008D4DF4" w:rsidRPr="00656B1D" w:rsidRDefault="0034519B" w:rsidP="00BC4D2B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71</w:t>
            </w:r>
          </w:p>
        </w:tc>
        <w:tc>
          <w:tcPr>
            <w:tcW w:w="1560" w:type="dxa"/>
          </w:tcPr>
          <w:p w:rsidR="008D4DF4" w:rsidRPr="00656B1D" w:rsidRDefault="008D4DF4" w:rsidP="00BC4D2B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</w:t>
            </w:r>
            <w:r w:rsidR="008077B6">
              <w:rPr>
                <w:b/>
                <w:sz w:val="28"/>
                <w:szCs w:val="28"/>
              </w:rPr>
              <w:t>0.90</w:t>
            </w:r>
            <w:r w:rsidRPr="00656B1D">
              <w:rPr>
                <w:b/>
                <w:sz w:val="28"/>
                <w:szCs w:val="28"/>
              </w:rPr>
              <w:t xml:space="preserve">   ”</w:t>
            </w:r>
          </w:p>
        </w:tc>
        <w:tc>
          <w:tcPr>
            <w:tcW w:w="1559" w:type="dxa"/>
          </w:tcPr>
          <w:p w:rsidR="008D4DF4" w:rsidRPr="00656B1D" w:rsidRDefault="000D67EF" w:rsidP="00BC4D2B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TUBULAR</w:t>
            </w:r>
          </w:p>
        </w:tc>
        <w:tc>
          <w:tcPr>
            <w:tcW w:w="1807" w:type="dxa"/>
          </w:tcPr>
          <w:p w:rsidR="008D4DF4" w:rsidRPr="00656B1D" w:rsidRDefault="00234702" w:rsidP="00BC4D2B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</w:t>
            </w:r>
            <w:r w:rsidR="008D4DF4">
              <w:rPr>
                <w:b/>
                <w:sz w:val="28"/>
                <w:szCs w:val="28"/>
              </w:rPr>
              <w:t>0</w:t>
            </w:r>
          </w:p>
        </w:tc>
        <w:tc>
          <w:tcPr>
            <w:tcW w:w="1986" w:type="dxa"/>
          </w:tcPr>
          <w:p w:rsidR="008D4DF4" w:rsidRPr="00656B1D" w:rsidRDefault="008D4DF4" w:rsidP="00BC4D2B">
            <w:pPr>
              <w:jc w:val="center"/>
              <w:rPr>
                <w:b/>
                <w:sz w:val="28"/>
                <w:szCs w:val="28"/>
              </w:rPr>
            </w:pPr>
            <w:r w:rsidRPr="00656B1D">
              <w:rPr>
                <w:b/>
                <w:sz w:val="28"/>
                <w:szCs w:val="28"/>
              </w:rPr>
              <w:t>BAJA   TPTE</w:t>
            </w:r>
          </w:p>
        </w:tc>
      </w:tr>
    </w:tbl>
    <w:p w:rsidR="008D4DF4" w:rsidRPr="00656B1D" w:rsidRDefault="008D4DF4" w:rsidP="008D4DF4">
      <w:pPr>
        <w:pStyle w:val="Ttulo2"/>
        <w:rPr>
          <w:sz w:val="28"/>
          <w:szCs w:val="28"/>
        </w:rPr>
      </w:pPr>
    </w:p>
    <w:p w:rsidR="008D4DF4" w:rsidRDefault="008D4DF4" w:rsidP="008D4DF4"/>
    <w:p w:rsidR="008D4DF4" w:rsidRDefault="008D4DF4" w:rsidP="008D4DF4">
      <w:pPr>
        <w:rPr>
          <w:b/>
          <w:bCs/>
          <w:u w:val="single"/>
        </w:rPr>
      </w:pPr>
    </w:p>
    <w:p w:rsidR="008D4DF4" w:rsidRDefault="008D4DF4" w:rsidP="008D4DF4">
      <w:r w:rsidRPr="0026453F">
        <w:rPr>
          <w:b/>
          <w:u w:val="single"/>
        </w:rPr>
        <w:t xml:space="preserve">MEZCLA </w:t>
      </w:r>
      <w:r>
        <w:t xml:space="preserve">  :     25     BAJA</w:t>
      </w:r>
    </w:p>
    <w:p w:rsidR="008D4DF4" w:rsidRDefault="008D4DF4" w:rsidP="008D4DF4">
      <w:r>
        <w:t xml:space="preserve">                           8      </w:t>
      </w:r>
    </w:p>
    <w:p w:rsidR="008D4DF4" w:rsidRDefault="008D4DF4" w:rsidP="008D4DF4"/>
    <w:p w:rsidR="008D4DF4" w:rsidRDefault="008D4DF4" w:rsidP="008D4DF4"/>
    <w:p w:rsidR="008D4DF4" w:rsidRDefault="008D4DF4" w:rsidP="008D4DF4"/>
    <w:p w:rsidR="008D4DF4" w:rsidRPr="00234702" w:rsidRDefault="00234702" w:rsidP="008D4DF4">
      <w:pPr>
        <w:rPr>
          <w:u w:val="single"/>
        </w:rPr>
      </w:pPr>
      <w:r w:rsidRPr="00234702">
        <w:rPr>
          <w:u w:val="single"/>
        </w:rPr>
        <w:t>SIN  TRATAR</w:t>
      </w:r>
    </w:p>
    <w:p w:rsidR="008D4DF4" w:rsidRDefault="008D4DF4" w:rsidP="008D4DF4">
      <w:pPr>
        <w:rPr>
          <w:b/>
          <w:bCs/>
          <w:u w:val="single"/>
        </w:rPr>
      </w:pPr>
      <w:r>
        <w:t xml:space="preserve"> </w:t>
      </w:r>
      <w:r>
        <w:tab/>
      </w:r>
      <w:r>
        <w:tab/>
      </w:r>
    </w:p>
    <w:p w:rsidR="008D4DF4" w:rsidRDefault="008D4DF4" w:rsidP="008D4DF4"/>
    <w:p w:rsidR="008D4DF4" w:rsidRDefault="008D4DF4" w:rsidP="008D4DF4"/>
    <w:p w:rsidR="008D4DF4" w:rsidRDefault="008D4DF4" w:rsidP="008D4DF4">
      <w:r>
        <w:t xml:space="preserve">Agradezco </w:t>
      </w:r>
      <w:smartTag w:uri="urn:schemas-microsoft-com:office:smarttags" w:element="PersonName">
        <w:smartTagPr>
          <w:attr w:name="ProductID" w:val="la Amable"/>
        </w:smartTagPr>
        <w:r>
          <w:t>la Amable</w:t>
        </w:r>
      </w:smartTag>
      <w:r>
        <w:t xml:space="preserve"> colaboración.</w:t>
      </w:r>
    </w:p>
    <w:p w:rsidR="008D4DF4" w:rsidRDefault="008D4DF4" w:rsidP="008D4DF4"/>
    <w:p w:rsidR="008D4DF4" w:rsidRDefault="008D4DF4" w:rsidP="008D4DF4"/>
    <w:p w:rsidR="008D4DF4" w:rsidRDefault="008D4DF4" w:rsidP="008D4DF4"/>
    <w:p w:rsidR="008D4DF4" w:rsidRDefault="008D4DF4" w:rsidP="008D4DF4">
      <w:r>
        <w:t>Cordialmente</w:t>
      </w:r>
    </w:p>
    <w:p w:rsidR="008D4DF4" w:rsidRDefault="008D4DF4" w:rsidP="008D4DF4"/>
    <w:p w:rsidR="008D4DF4" w:rsidRDefault="008D4DF4" w:rsidP="008D4DF4"/>
    <w:p w:rsidR="008D4DF4" w:rsidRDefault="008D4DF4" w:rsidP="008D4DF4"/>
    <w:p w:rsidR="008D4DF4" w:rsidRDefault="008D4DF4" w:rsidP="008D4DF4">
      <w:r>
        <w:t>RICARDO CASAS ZAPATA</w:t>
      </w:r>
    </w:p>
    <w:p w:rsidR="008D4DF4" w:rsidRDefault="008D4DF4" w:rsidP="008D4DF4">
      <w:r>
        <w:t>Director</w:t>
      </w:r>
    </w:p>
    <w:p w:rsidR="008D4DF4" w:rsidRDefault="008D4DF4" w:rsidP="008D4DF4">
      <w:pPr>
        <w:rPr>
          <w:b/>
        </w:rPr>
      </w:pPr>
    </w:p>
    <w:p w:rsidR="000D67EF" w:rsidRDefault="000D67EF" w:rsidP="008D4DF4">
      <w:pPr>
        <w:rPr>
          <w:b/>
        </w:rPr>
      </w:pPr>
    </w:p>
    <w:p w:rsidR="000D67EF" w:rsidRDefault="000D67EF" w:rsidP="008D4DF4">
      <w:pPr>
        <w:rPr>
          <w:b/>
        </w:rPr>
      </w:pPr>
    </w:p>
    <w:p w:rsidR="000D67EF" w:rsidRDefault="000D67EF" w:rsidP="008D4DF4">
      <w:pPr>
        <w:rPr>
          <w:b/>
        </w:rPr>
      </w:pPr>
    </w:p>
    <w:p w:rsidR="000D67EF" w:rsidRPr="00456798" w:rsidRDefault="000D67EF" w:rsidP="000D67EF">
      <w:pPr>
        <w:rPr>
          <w:b/>
        </w:rPr>
      </w:pPr>
    </w:p>
    <w:p w:rsidR="000D67EF" w:rsidRDefault="000D67EF" w:rsidP="000D67EF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0D67EF" w:rsidRDefault="000D67EF" w:rsidP="000D67EF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0D67EF" w:rsidRDefault="000D67EF" w:rsidP="000D67EF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0D67EF" w:rsidRDefault="000D67EF" w:rsidP="000D67EF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0D67EF" w:rsidRDefault="000D67EF" w:rsidP="000D67EF"/>
    <w:p w:rsidR="000D67EF" w:rsidRDefault="000D67EF" w:rsidP="000D67EF"/>
    <w:p w:rsidR="000D67EF" w:rsidRDefault="000D67EF" w:rsidP="000D67EF">
      <w:pPr>
        <w:pStyle w:val="Ttulo1"/>
      </w:pPr>
      <w:r>
        <w:t>ORDEN DE TRABAJO      N°      05840</w:t>
      </w:r>
    </w:p>
    <w:p w:rsidR="000D67EF" w:rsidRDefault="000D67EF" w:rsidP="000D67EF"/>
    <w:p w:rsidR="000D67EF" w:rsidRDefault="000D67EF" w:rsidP="000D67EF"/>
    <w:p w:rsidR="000D67EF" w:rsidRDefault="000D67EF" w:rsidP="000D67EF">
      <w:r>
        <w:t>FECHA:</w:t>
      </w:r>
      <w:r>
        <w:tab/>
        <w:t>Medellín, Diciembre   15   de 2009</w:t>
      </w:r>
    </w:p>
    <w:p w:rsidR="000D67EF" w:rsidRDefault="000D67EF" w:rsidP="000D67EF">
      <w:r>
        <w:t>PARA:</w:t>
      </w:r>
      <w:r>
        <w:tab/>
      </w:r>
      <w:r>
        <w:tab/>
        <w:t>PLÁSTICOS DARMA</w:t>
      </w:r>
    </w:p>
    <w:p w:rsidR="000D67EF" w:rsidRDefault="000D67EF" w:rsidP="000D67EF">
      <w:r>
        <w:t>ATENCIÓN:</w:t>
      </w:r>
      <w:r>
        <w:tab/>
        <w:t>Sr. DARIO JARAMILLO</w:t>
      </w:r>
    </w:p>
    <w:p w:rsidR="000D67EF" w:rsidRDefault="000D67EF" w:rsidP="000D67EF"/>
    <w:p w:rsidR="000D67EF" w:rsidRDefault="000D67EF" w:rsidP="000D67EF"/>
    <w:p w:rsidR="000D67EF" w:rsidRDefault="000D67EF" w:rsidP="000D67EF">
      <w:r>
        <w:t xml:space="preserve"> Apreciado Dn DARIO:</w:t>
      </w:r>
    </w:p>
    <w:p w:rsidR="000D67EF" w:rsidRDefault="000D67EF" w:rsidP="000D67EF"/>
    <w:p w:rsidR="000D67EF" w:rsidRDefault="000D67EF" w:rsidP="000D67EF">
      <w:r>
        <w:t>Con la presente estamos solicitando el siguiente material  :</w:t>
      </w:r>
    </w:p>
    <w:p w:rsidR="000D67EF" w:rsidRDefault="000D67EF" w:rsidP="000D67EF"/>
    <w:p w:rsidR="000D67EF" w:rsidRDefault="000D67EF" w:rsidP="000D67EF">
      <w:r>
        <w:rPr>
          <w:b/>
          <w:bCs/>
          <w:u w:val="single"/>
        </w:rPr>
        <w:t>EXTRUSION</w:t>
      </w:r>
      <w:r>
        <w:t>:</w:t>
      </w:r>
    </w:p>
    <w:p w:rsidR="000D67EF" w:rsidRDefault="000D67EF" w:rsidP="000D67EF"/>
    <w:p w:rsidR="000D67EF" w:rsidRDefault="000D67EF" w:rsidP="000D67EF"/>
    <w:tbl>
      <w:tblPr>
        <w:tblW w:w="9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338"/>
        <w:gridCol w:w="1560"/>
        <w:gridCol w:w="1559"/>
        <w:gridCol w:w="1807"/>
        <w:gridCol w:w="1986"/>
      </w:tblGrid>
      <w:tr w:rsidR="000D67EF" w:rsidTr="00BC4D2B">
        <w:tc>
          <w:tcPr>
            <w:tcW w:w="2338" w:type="dxa"/>
          </w:tcPr>
          <w:p w:rsidR="000D67EF" w:rsidRDefault="000D67EF" w:rsidP="00BC4D2B">
            <w:r>
              <w:t>MEDIDA EN  CENTIMETROS</w:t>
            </w:r>
          </w:p>
        </w:tc>
        <w:tc>
          <w:tcPr>
            <w:tcW w:w="1560" w:type="dxa"/>
          </w:tcPr>
          <w:p w:rsidR="000D67EF" w:rsidRDefault="000D67EF" w:rsidP="00BC4D2B">
            <w:r>
              <w:t>CALIBRE</w:t>
            </w:r>
          </w:p>
        </w:tc>
        <w:tc>
          <w:tcPr>
            <w:tcW w:w="1559" w:type="dxa"/>
          </w:tcPr>
          <w:p w:rsidR="000D67EF" w:rsidRDefault="000D67EF" w:rsidP="00BC4D2B">
            <w:r>
              <w:t>FORMA</w:t>
            </w:r>
          </w:p>
        </w:tc>
        <w:tc>
          <w:tcPr>
            <w:tcW w:w="1807" w:type="dxa"/>
          </w:tcPr>
          <w:p w:rsidR="000D67EF" w:rsidRDefault="000D67EF" w:rsidP="00BC4D2B">
            <w:r>
              <w:t>CANTIDAD EN KILOS</w:t>
            </w:r>
          </w:p>
        </w:tc>
        <w:tc>
          <w:tcPr>
            <w:tcW w:w="1986" w:type="dxa"/>
          </w:tcPr>
          <w:p w:rsidR="000D67EF" w:rsidRDefault="000D67EF" w:rsidP="00BC4D2B">
            <w:r>
              <w:t>MATERIAL</w:t>
            </w:r>
          </w:p>
        </w:tc>
      </w:tr>
      <w:tr w:rsidR="000D67EF" w:rsidRPr="00656B1D" w:rsidTr="00BC4D2B">
        <w:tc>
          <w:tcPr>
            <w:tcW w:w="2338" w:type="dxa"/>
          </w:tcPr>
          <w:p w:rsidR="000D67EF" w:rsidRPr="00656B1D" w:rsidRDefault="000D67EF" w:rsidP="00BC4D2B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76</w:t>
            </w:r>
          </w:p>
        </w:tc>
        <w:tc>
          <w:tcPr>
            <w:tcW w:w="1560" w:type="dxa"/>
          </w:tcPr>
          <w:p w:rsidR="000D67EF" w:rsidRPr="00656B1D" w:rsidRDefault="000D67EF" w:rsidP="00BC4D2B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0.90</w:t>
            </w:r>
            <w:r w:rsidRPr="00656B1D">
              <w:rPr>
                <w:b/>
                <w:sz w:val="28"/>
                <w:szCs w:val="28"/>
              </w:rPr>
              <w:t xml:space="preserve">   ”</w:t>
            </w:r>
          </w:p>
        </w:tc>
        <w:tc>
          <w:tcPr>
            <w:tcW w:w="1559" w:type="dxa"/>
          </w:tcPr>
          <w:p w:rsidR="000D67EF" w:rsidRPr="00656B1D" w:rsidRDefault="001F3BE1" w:rsidP="00BC4D2B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TUBULAR</w:t>
            </w:r>
          </w:p>
        </w:tc>
        <w:tc>
          <w:tcPr>
            <w:tcW w:w="1807" w:type="dxa"/>
          </w:tcPr>
          <w:p w:rsidR="000D67EF" w:rsidRPr="00656B1D" w:rsidRDefault="000D67EF" w:rsidP="00BC4D2B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90</w:t>
            </w:r>
          </w:p>
        </w:tc>
        <w:tc>
          <w:tcPr>
            <w:tcW w:w="1986" w:type="dxa"/>
          </w:tcPr>
          <w:p w:rsidR="000D67EF" w:rsidRPr="00656B1D" w:rsidRDefault="000D67EF" w:rsidP="00BC4D2B">
            <w:pPr>
              <w:jc w:val="center"/>
              <w:rPr>
                <w:b/>
                <w:sz w:val="28"/>
                <w:szCs w:val="28"/>
              </w:rPr>
            </w:pPr>
            <w:r w:rsidRPr="00656B1D">
              <w:rPr>
                <w:b/>
                <w:sz w:val="28"/>
                <w:szCs w:val="28"/>
              </w:rPr>
              <w:t>BAJA   TPTE</w:t>
            </w:r>
          </w:p>
        </w:tc>
      </w:tr>
    </w:tbl>
    <w:p w:rsidR="000D67EF" w:rsidRPr="00656B1D" w:rsidRDefault="000D67EF" w:rsidP="000D67EF">
      <w:pPr>
        <w:pStyle w:val="Ttulo2"/>
        <w:rPr>
          <w:sz w:val="28"/>
          <w:szCs w:val="28"/>
        </w:rPr>
      </w:pPr>
    </w:p>
    <w:p w:rsidR="000D67EF" w:rsidRDefault="000D67EF" w:rsidP="000D67EF"/>
    <w:p w:rsidR="000D67EF" w:rsidRDefault="000D67EF" w:rsidP="000D67EF">
      <w:pPr>
        <w:rPr>
          <w:b/>
          <w:bCs/>
          <w:u w:val="single"/>
        </w:rPr>
      </w:pPr>
    </w:p>
    <w:p w:rsidR="000D67EF" w:rsidRDefault="000D67EF" w:rsidP="000D67EF">
      <w:r w:rsidRPr="0026453F">
        <w:rPr>
          <w:b/>
          <w:u w:val="single"/>
        </w:rPr>
        <w:t xml:space="preserve">MEZCLA </w:t>
      </w:r>
      <w:r>
        <w:t xml:space="preserve">  :     25     BAJA</w:t>
      </w:r>
    </w:p>
    <w:p w:rsidR="000D67EF" w:rsidRDefault="000D67EF" w:rsidP="000D67EF">
      <w:r>
        <w:t xml:space="preserve">                           8      </w:t>
      </w:r>
    </w:p>
    <w:p w:rsidR="000D67EF" w:rsidRDefault="000D67EF" w:rsidP="000D67EF"/>
    <w:p w:rsidR="000D67EF" w:rsidRDefault="000D67EF" w:rsidP="000D67EF"/>
    <w:p w:rsidR="000D67EF" w:rsidRDefault="000D67EF" w:rsidP="000D67EF"/>
    <w:p w:rsidR="000D67EF" w:rsidRPr="00234702" w:rsidRDefault="000D67EF" w:rsidP="000D67EF">
      <w:pPr>
        <w:rPr>
          <w:u w:val="single"/>
        </w:rPr>
      </w:pPr>
      <w:r w:rsidRPr="00234702">
        <w:rPr>
          <w:u w:val="single"/>
        </w:rPr>
        <w:t>SIN  TRATAR</w:t>
      </w:r>
    </w:p>
    <w:p w:rsidR="000D67EF" w:rsidRDefault="000D67EF" w:rsidP="000D67EF">
      <w:pPr>
        <w:rPr>
          <w:b/>
          <w:bCs/>
          <w:u w:val="single"/>
        </w:rPr>
      </w:pPr>
      <w:r>
        <w:t xml:space="preserve"> </w:t>
      </w:r>
      <w:r>
        <w:tab/>
      </w:r>
      <w:r>
        <w:tab/>
      </w:r>
    </w:p>
    <w:p w:rsidR="000D67EF" w:rsidRDefault="000D67EF" w:rsidP="000D67EF"/>
    <w:p w:rsidR="000D67EF" w:rsidRDefault="000D67EF" w:rsidP="000D67EF"/>
    <w:p w:rsidR="000D67EF" w:rsidRDefault="000D67EF" w:rsidP="000D67EF">
      <w:r>
        <w:t xml:space="preserve">Agradezco </w:t>
      </w:r>
      <w:smartTag w:uri="urn:schemas-microsoft-com:office:smarttags" w:element="PersonName">
        <w:smartTagPr>
          <w:attr w:name="ProductID" w:val="la Amable"/>
        </w:smartTagPr>
        <w:r>
          <w:t>la Amable</w:t>
        </w:r>
      </w:smartTag>
      <w:r>
        <w:t xml:space="preserve"> colaboración.</w:t>
      </w:r>
    </w:p>
    <w:p w:rsidR="000D67EF" w:rsidRDefault="000D67EF" w:rsidP="000D67EF"/>
    <w:p w:rsidR="000D67EF" w:rsidRDefault="000D67EF" w:rsidP="000D67EF"/>
    <w:p w:rsidR="000D67EF" w:rsidRDefault="000D67EF" w:rsidP="000D67EF"/>
    <w:p w:rsidR="000D67EF" w:rsidRDefault="000D67EF" w:rsidP="000D67EF">
      <w:r>
        <w:t>Cordialmente</w:t>
      </w:r>
    </w:p>
    <w:p w:rsidR="000D67EF" w:rsidRDefault="000D67EF" w:rsidP="000D67EF"/>
    <w:p w:rsidR="000D67EF" w:rsidRDefault="000D67EF" w:rsidP="000D67EF"/>
    <w:p w:rsidR="000D67EF" w:rsidRDefault="000D67EF" w:rsidP="000D67EF"/>
    <w:p w:rsidR="000D67EF" w:rsidRDefault="000D67EF" w:rsidP="000D67EF">
      <w:r>
        <w:t>RICARDO CASAS ZAPATA</w:t>
      </w:r>
    </w:p>
    <w:p w:rsidR="000D67EF" w:rsidRDefault="000D67EF" w:rsidP="000D67EF">
      <w:r>
        <w:t>Director</w:t>
      </w:r>
    </w:p>
    <w:p w:rsidR="000D67EF" w:rsidRDefault="000D67EF" w:rsidP="000D67EF">
      <w:pPr>
        <w:rPr>
          <w:b/>
        </w:rPr>
      </w:pPr>
    </w:p>
    <w:p w:rsidR="000D67EF" w:rsidRDefault="000D67EF" w:rsidP="008D4DF4">
      <w:pPr>
        <w:rPr>
          <w:b/>
        </w:rPr>
      </w:pPr>
    </w:p>
    <w:p w:rsidR="001F4471" w:rsidRPr="00456798" w:rsidRDefault="001F4471" w:rsidP="001F4471">
      <w:pPr>
        <w:rPr>
          <w:b/>
        </w:rPr>
      </w:pPr>
    </w:p>
    <w:p w:rsidR="001F4471" w:rsidRDefault="001F4471" w:rsidP="001F4471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1F4471" w:rsidRDefault="001F4471" w:rsidP="001F4471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NIT: 811.040.799-9</w:t>
      </w:r>
    </w:p>
    <w:p w:rsidR="001F4471" w:rsidRDefault="001F4471" w:rsidP="001F4471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1F4471" w:rsidRDefault="001F4471" w:rsidP="001F4471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1F4471" w:rsidRDefault="001F4471" w:rsidP="001F4471"/>
    <w:p w:rsidR="001F4471" w:rsidRDefault="001F4471" w:rsidP="001F4471"/>
    <w:p w:rsidR="001F4471" w:rsidRDefault="001F4471" w:rsidP="001F4471">
      <w:pPr>
        <w:pStyle w:val="Ttulo1"/>
      </w:pPr>
      <w:r>
        <w:t>ORDEN DE TRABAJO      N°      05853</w:t>
      </w:r>
    </w:p>
    <w:p w:rsidR="001F4471" w:rsidRDefault="001F4471" w:rsidP="001F4471"/>
    <w:p w:rsidR="001F4471" w:rsidRDefault="001F4471" w:rsidP="001F4471"/>
    <w:p w:rsidR="001F4471" w:rsidRDefault="001F4471" w:rsidP="001F4471">
      <w:r>
        <w:t>FECHA:</w:t>
      </w:r>
      <w:r>
        <w:tab/>
        <w:t>Medellín, Diciembre   16   de 2009</w:t>
      </w:r>
    </w:p>
    <w:p w:rsidR="001F4471" w:rsidRDefault="001F4471" w:rsidP="001F4471">
      <w:r>
        <w:t>PARA:</w:t>
      </w:r>
      <w:r>
        <w:tab/>
      </w:r>
      <w:r>
        <w:tab/>
        <w:t>PLÁSTICOS DARMA</w:t>
      </w:r>
    </w:p>
    <w:p w:rsidR="001F4471" w:rsidRDefault="001F4471" w:rsidP="001F4471">
      <w:r>
        <w:t>ATENCIÓN:</w:t>
      </w:r>
      <w:r>
        <w:tab/>
        <w:t>Sr. DARIO JARAMILLO</w:t>
      </w:r>
    </w:p>
    <w:p w:rsidR="001F4471" w:rsidRDefault="001F4471" w:rsidP="001F4471"/>
    <w:p w:rsidR="001F4471" w:rsidRDefault="001F4471" w:rsidP="001F4471"/>
    <w:p w:rsidR="001F4471" w:rsidRDefault="001F4471" w:rsidP="001F4471">
      <w:r>
        <w:t xml:space="preserve"> Apreciado Dn DARIO:</w:t>
      </w:r>
    </w:p>
    <w:p w:rsidR="001F4471" w:rsidRDefault="001F4471" w:rsidP="001F4471"/>
    <w:p w:rsidR="001F4471" w:rsidRDefault="001F4471" w:rsidP="001F4471">
      <w:r>
        <w:t>Con la presente estamos solicitando el siguiente material  :</w:t>
      </w:r>
    </w:p>
    <w:p w:rsidR="001F4471" w:rsidRDefault="001F4471" w:rsidP="001F4471"/>
    <w:p w:rsidR="001F4471" w:rsidRDefault="001F4471" w:rsidP="001F4471">
      <w:r>
        <w:rPr>
          <w:b/>
          <w:bCs/>
          <w:u w:val="single"/>
        </w:rPr>
        <w:t>EXTRUSION</w:t>
      </w:r>
      <w:r>
        <w:t>:</w:t>
      </w:r>
    </w:p>
    <w:p w:rsidR="001F4471" w:rsidRDefault="001F4471" w:rsidP="001F4471"/>
    <w:p w:rsidR="001F4471" w:rsidRDefault="001F4471" w:rsidP="001F4471"/>
    <w:tbl>
      <w:tblPr>
        <w:tblW w:w="9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338"/>
        <w:gridCol w:w="1560"/>
        <w:gridCol w:w="1559"/>
        <w:gridCol w:w="1807"/>
        <w:gridCol w:w="1986"/>
      </w:tblGrid>
      <w:tr w:rsidR="001F4471" w:rsidTr="00BC4D2B">
        <w:tc>
          <w:tcPr>
            <w:tcW w:w="2338" w:type="dxa"/>
          </w:tcPr>
          <w:p w:rsidR="001F4471" w:rsidRDefault="001F4471" w:rsidP="00BC4D2B">
            <w:r>
              <w:t>MEDIDA EN  CENTIMETROS</w:t>
            </w:r>
          </w:p>
        </w:tc>
        <w:tc>
          <w:tcPr>
            <w:tcW w:w="1560" w:type="dxa"/>
          </w:tcPr>
          <w:p w:rsidR="001F4471" w:rsidRDefault="001F4471" w:rsidP="00BC4D2B">
            <w:r>
              <w:t>CALIBRE</w:t>
            </w:r>
          </w:p>
        </w:tc>
        <w:tc>
          <w:tcPr>
            <w:tcW w:w="1559" w:type="dxa"/>
          </w:tcPr>
          <w:p w:rsidR="001F4471" w:rsidRDefault="001F4471" w:rsidP="00BC4D2B">
            <w:r>
              <w:t>FORMA</w:t>
            </w:r>
          </w:p>
        </w:tc>
        <w:tc>
          <w:tcPr>
            <w:tcW w:w="1807" w:type="dxa"/>
          </w:tcPr>
          <w:p w:rsidR="001F4471" w:rsidRDefault="001F4471" w:rsidP="00BC4D2B">
            <w:r>
              <w:t>CANTIDAD EN KILOS</w:t>
            </w:r>
          </w:p>
        </w:tc>
        <w:tc>
          <w:tcPr>
            <w:tcW w:w="1986" w:type="dxa"/>
          </w:tcPr>
          <w:p w:rsidR="001F4471" w:rsidRDefault="001F4471" w:rsidP="00BC4D2B">
            <w:r>
              <w:t>MATERIAL</w:t>
            </w:r>
          </w:p>
        </w:tc>
      </w:tr>
      <w:tr w:rsidR="001F4471" w:rsidRPr="00656B1D" w:rsidTr="00BC4D2B">
        <w:tc>
          <w:tcPr>
            <w:tcW w:w="2338" w:type="dxa"/>
          </w:tcPr>
          <w:p w:rsidR="001F4471" w:rsidRPr="00656B1D" w:rsidRDefault="005F1F3B" w:rsidP="00BC4D2B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74</w:t>
            </w:r>
          </w:p>
        </w:tc>
        <w:tc>
          <w:tcPr>
            <w:tcW w:w="1560" w:type="dxa"/>
          </w:tcPr>
          <w:p w:rsidR="001F4471" w:rsidRPr="00656B1D" w:rsidRDefault="004971BC" w:rsidP="00BC4D2B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3.0</w:t>
            </w:r>
            <w:r w:rsidR="001F4471" w:rsidRPr="00656B1D">
              <w:rPr>
                <w:b/>
                <w:sz w:val="28"/>
                <w:szCs w:val="28"/>
              </w:rPr>
              <w:t xml:space="preserve">   ”</w:t>
            </w:r>
          </w:p>
        </w:tc>
        <w:tc>
          <w:tcPr>
            <w:tcW w:w="1559" w:type="dxa"/>
          </w:tcPr>
          <w:p w:rsidR="001F4471" w:rsidRPr="00656B1D" w:rsidRDefault="001F4471" w:rsidP="00BC4D2B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TUBULAR</w:t>
            </w:r>
          </w:p>
        </w:tc>
        <w:tc>
          <w:tcPr>
            <w:tcW w:w="1807" w:type="dxa"/>
          </w:tcPr>
          <w:p w:rsidR="001F4471" w:rsidRPr="00656B1D" w:rsidRDefault="004971BC" w:rsidP="00BC4D2B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</w:t>
            </w:r>
            <w:r w:rsidR="001F4471">
              <w:rPr>
                <w:b/>
                <w:sz w:val="28"/>
                <w:szCs w:val="28"/>
              </w:rPr>
              <w:t>0</w:t>
            </w:r>
          </w:p>
        </w:tc>
        <w:tc>
          <w:tcPr>
            <w:tcW w:w="1986" w:type="dxa"/>
          </w:tcPr>
          <w:p w:rsidR="004971BC" w:rsidRDefault="004971BC" w:rsidP="00BC4D2B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ALTA GRIS RATON</w:t>
            </w:r>
          </w:p>
          <w:p w:rsidR="001F4471" w:rsidRPr="00656B1D" w:rsidRDefault="001F4471" w:rsidP="004971BC">
            <w:pPr>
              <w:rPr>
                <w:b/>
                <w:sz w:val="28"/>
                <w:szCs w:val="28"/>
              </w:rPr>
            </w:pPr>
            <w:r w:rsidRPr="00656B1D">
              <w:rPr>
                <w:b/>
                <w:sz w:val="28"/>
                <w:szCs w:val="28"/>
              </w:rPr>
              <w:t xml:space="preserve">   </w:t>
            </w:r>
          </w:p>
        </w:tc>
      </w:tr>
    </w:tbl>
    <w:p w:rsidR="001F4471" w:rsidRPr="00656B1D" w:rsidRDefault="001F4471" w:rsidP="001F4471">
      <w:pPr>
        <w:pStyle w:val="Ttulo2"/>
        <w:rPr>
          <w:sz w:val="28"/>
          <w:szCs w:val="28"/>
        </w:rPr>
      </w:pPr>
    </w:p>
    <w:p w:rsidR="001F4471" w:rsidRDefault="001F4471" w:rsidP="001F4471"/>
    <w:p w:rsidR="001F4471" w:rsidRDefault="001F4471" w:rsidP="001F4471">
      <w:pPr>
        <w:rPr>
          <w:b/>
          <w:bCs/>
          <w:u w:val="single"/>
        </w:rPr>
      </w:pPr>
    </w:p>
    <w:p w:rsidR="001F4471" w:rsidRDefault="001F4471" w:rsidP="001F4471">
      <w:r w:rsidRPr="0026453F">
        <w:rPr>
          <w:b/>
          <w:u w:val="single"/>
        </w:rPr>
        <w:t xml:space="preserve">MEZCLA </w:t>
      </w:r>
      <w:r w:rsidR="00480B3A">
        <w:t xml:space="preserve">  :     25        ALTA</w:t>
      </w:r>
    </w:p>
    <w:p w:rsidR="001F4471" w:rsidRDefault="001F4471" w:rsidP="001F4471">
      <w:r>
        <w:t xml:space="preserve">                           8     </w:t>
      </w:r>
      <w:r w:rsidR="00480B3A">
        <w:t xml:space="preserve">    </w:t>
      </w:r>
      <w:r>
        <w:t xml:space="preserve"> </w:t>
      </w:r>
      <w:r w:rsidR="00480B3A">
        <w:t>LINEAL</w:t>
      </w:r>
    </w:p>
    <w:p w:rsidR="001F4471" w:rsidRDefault="00480B3A" w:rsidP="001F4471">
      <w:r>
        <w:tab/>
      </w:r>
      <w:r>
        <w:tab/>
        <w:t xml:space="preserve">   5 %      PIGMENTO  GRIS  RATON.</w:t>
      </w:r>
    </w:p>
    <w:p w:rsidR="001F4471" w:rsidRDefault="001F4471" w:rsidP="001F4471"/>
    <w:p w:rsidR="001F4471" w:rsidRDefault="001F4471" w:rsidP="001F4471"/>
    <w:p w:rsidR="001F4471" w:rsidRDefault="001F4471" w:rsidP="001F4471">
      <w:pPr>
        <w:rPr>
          <w:b/>
          <w:bCs/>
          <w:u w:val="single"/>
        </w:rPr>
      </w:pPr>
      <w:r>
        <w:t xml:space="preserve"> </w:t>
      </w:r>
      <w:r>
        <w:tab/>
      </w:r>
      <w:r>
        <w:tab/>
      </w:r>
    </w:p>
    <w:p w:rsidR="001F4471" w:rsidRDefault="001F4471" w:rsidP="001F4471"/>
    <w:p w:rsidR="001F4471" w:rsidRDefault="001F4471" w:rsidP="001F4471"/>
    <w:p w:rsidR="001F4471" w:rsidRDefault="001F4471" w:rsidP="001F4471">
      <w:r>
        <w:t xml:space="preserve">Agradezco </w:t>
      </w:r>
      <w:smartTag w:uri="urn:schemas-microsoft-com:office:smarttags" w:element="PersonName">
        <w:smartTagPr>
          <w:attr w:name="ProductID" w:val="la Amable"/>
        </w:smartTagPr>
        <w:r>
          <w:t>la Amable</w:t>
        </w:r>
      </w:smartTag>
      <w:r>
        <w:t xml:space="preserve"> colaboración.</w:t>
      </w:r>
    </w:p>
    <w:p w:rsidR="001F4471" w:rsidRDefault="001F4471" w:rsidP="001F4471"/>
    <w:p w:rsidR="001F4471" w:rsidRDefault="001F4471" w:rsidP="001F4471"/>
    <w:p w:rsidR="001F4471" w:rsidRDefault="001F4471" w:rsidP="001F4471"/>
    <w:p w:rsidR="001F4471" w:rsidRDefault="001F4471" w:rsidP="001F4471">
      <w:r>
        <w:t>Cordialmente</w:t>
      </w:r>
    </w:p>
    <w:p w:rsidR="001F4471" w:rsidRDefault="001F4471" w:rsidP="001F4471"/>
    <w:p w:rsidR="001F4471" w:rsidRDefault="001F4471" w:rsidP="001F4471"/>
    <w:p w:rsidR="001F4471" w:rsidRDefault="001F4471" w:rsidP="001F4471"/>
    <w:p w:rsidR="001F4471" w:rsidRDefault="001F4471" w:rsidP="001F4471">
      <w:r>
        <w:t>RICARDO CASAS ZAPATA</w:t>
      </w:r>
    </w:p>
    <w:p w:rsidR="001F4471" w:rsidRDefault="001F4471" w:rsidP="001F4471">
      <w:r>
        <w:t>Director</w:t>
      </w:r>
    </w:p>
    <w:p w:rsidR="007C056E" w:rsidRDefault="007C056E" w:rsidP="0036079A">
      <w:pPr>
        <w:rPr>
          <w:b/>
        </w:rPr>
      </w:pPr>
    </w:p>
    <w:p w:rsidR="00E3309F" w:rsidRDefault="00E3309F" w:rsidP="00E3309F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E3309F" w:rsidRDefault="00E3309F" w:rsidP="00E3309F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E3309F" w:rsidRDefault="00E3309F" w:rsidP="00E3309F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E3309F" w:rsidRDefault="00E3309F" w:rsidP="00E3309F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4 44 46 64  ITAGUI.</w:t>
      </w:r>
    </w:p>
    <w:p w:rsidR="00E3309F" w:rsidRDefault="00E3309F" w:rsidP="00E3309F">
      <w:pPr>
        <w:rPr>
          <w:b/>
          <w:bCs/>
        </w:rPr>
      </w:pPr>
    </w:p>
    <w:p w:rsidR="00E3309F" w:rsidRDefault="00E3309F" w:rsidP="00E3309F">
      <w:pPr>
        <w:rPr>
          <w:b/>
          <w:bCs/>
        </w:rPr>
      </w:pPr>
    </w:p>
    <w:p w:rsidR="00E3309F" w:rsidRDefault="00E3309F" w:rsidP="00E3309F">
      <w:pPr>
        <w:pStyle w:val="Ttulo1"/>
      </w:pPr>
      <w:r>
        <w:t>ORDEN DE TRABAJO        N°      05843</w:t>
      </w:r>
    </w:p>
    <w:p w:rsidR="00E3309F" w:rsidRDefault="00E3309F" w:rsidP="00E3309F"/>
    <w:p w:rsidR="00E3309F" w:rsidRDefault="00E3309F" w:rsidP="00E3309F">
      <w:r>
        <w:t>FECHA:</w:t>
      </w:r>
      <w:r>
        <w:tab/>
        <w:t>Medellín, Diciembre   16   de  2009</w:t>
      </w:r>
    </w:p>
    <w:p w:rsidR="00E3309F" w:rsidRDefault="00E3309F" w:rsidP="00E3309F">
      <w:r>
        <w:t>PARA:</w:t>
      </w:r>
      <w:r>
        <w:tab/>
      </w:r>
      <w:r>
        <w:tab/>
        <w:t>PLÁSTICOS DARMA</w:t>
      </w:r>
    </w:p>
    <w:p w:rsidR="00E3309F" w:rsidRDefault="00E3309F" w:rsidP="00E3309F">
      <w:r>
        <w:t>ATENCIÓN:</w:t>
      </w:r>
      <w:r>
        <w:tab/>
        <w:t>Sr. Darío Jaramillo</w:t>
      </w:r>
    </w:p>
    <w:p w:rsidR="00E3309F" w:rsidRDefault="00E3309F" w:rsidP="00E3309F">
      <w:r>
        <w:tab/>
      </w:r>
      <w:r>
        <w:tab/>
        <w:t>Gerente.</w:t>
      </w:r>
    </w:p>
    <w:p w:rsidR="00E3309F" w:rsidRDefault="00E3309F" w:rsidP="00E3309F"/>
    <w:p w:rsidR="00E3309F" w:rsidRDefault="00E3309F" w:rsidP="00E3309F">
      <w:r>
        <w:t>Apreciado Don Darío:</w:t>
      </w:r>
    </w:p>
    <w:p w:rsidR="00E3309F" w:rsidRDefault="00E3309F" w:rsidP="00E3309F"/>
    <w:p w:rsidR="00E3309F" w:rsidRDefault="00E3309F" w:rsidP="00E3309F">
      <w:r>
        <w:t>Con la presente estamos solicitando el siguiente material    :</w:t>
      </w:r>
    </w:p>
    <w:p w:rsidR="00E3309F" w:rsidRDefault="00E3309F" w:rsidP="00E3309F"/>
    <w:p w:rsidR="00E3309F" w:rsidRDefault="00E3309F" w:rsidP="00E3309F">
      <w:pPr>
        <w:rPr>
          <w:b/>
          <w:bCs/>
          <w:u w:val="single"/>
        </w:rPr>
      </w:pPr>
      <w:r>
        <w:rPr>
          <w:b/>
          <w:bCs/>
          <w:u w:val="single"/>
        </w:rPr>
        <w:t>IMPRESIÓN  :</w:t>
      </w:r>
    </w:p>
    <w:p w:rsidR="00E3309F" w:rsidRDefault="00E3309F" w:rsidP="00E3309F"/>
    <w:p w:rsidR="00E3309F" w:rsidRDefault="00E3309F" w:rsidP="00E3309F">
      <w:r>
        <w:t>MATERIAL:</w:t>
      </w:r>
      <w:r>
        <w:tab/>
      </w:r>
      <w:r>
        <w:tab/>
        <w:t>P.P  Lamina    48   cms</w:t>
      </w:r>
    </w:p>
    <w:p w:rsidR="00E3309F" w:rsidRDefault="00E3309F" w:rsidP="00E3309F">
      <w:r>
        <w:t>CALIBRE:</w:t>
      </w:r>
      <w:r>
        <w:tab/>
      </w:r>
      <w:r>
        <w:tab/>
        <w:t>2.0  ”</w:t>
      </w:r>
    </w:p>
    <w:p w:rsidR="00E3309F" w:rsidRDefault="00831BC3" w:rsidP="00E3309F">
      <w:r>
        <w:t>CANTIDAD:</w:t>
      </w:r>
      <w:r>
        <w:tab/>
      </w:r>
      <w:r>
        <w:tab/>
        <w:t>6</w:t>
      </w:r>
      <w:r w:rsidR="00E3309F">
        <w:t>0    Kg</w:t>
      </w:r>
    </w:p>
    <w:p w:rsidR="00E3309F" w:rsidRDefault="00E3309F" w:rsidP="00E3309F">
      <w:r>
        <w:t>REFERENCIA:</w:t>
      </w:r>
      <w:r>
        <w:tab/>
      </w:r>
      <w:r>
        <w:rPr>
          <w:b/>
        </w:rPr>
        <w:t>BOCADILLOS</w:t>
      </w:r>
      <w:r w:rsidR="00D81B0D">
        <w:rPr>
          <w:b/>
        </w:rPr>
        <w:t xml:space="preserve"> </w:t>
      </w:r>
      <w:r>
        <w:rPr>
          <w:b/>
        </w:rPr>
        <w:t xml:space="preserve"> DON</w:t>
      </w:r>
      <w:r w:rsidR="00D81B0D">
        <w:rPr>
          <w:b/>
        </w:rPr>
        <w:t xml:space="preserve"> </w:t>
      </w:r>
      <w:r>
        <w:rPr>
          <w:b/>
        </w:rPr>
        <w:t xml:space="preserve"> JULIO </w:t>
      </w:r>
    </w:p>
    <w:p w:rsidR="00E3309F" w:rsidRDefault="00E3309F" w:rsidP="00E3309F">
      <w:r>
        <w:t>REPETICIÓN:</w:t>
      </w:r>
      <w:r>
        <w:tab/>
        <w:t>15   Cms.</w:t>
      </w:r>
    </w:p>
    <w:p w:rsidR="00E3309F" w:rsidRDefault="00E3309F" w:rsidP="00E3309F">
      <w:r>
        <w:t>RODILLO  :               30</w:t>
      </w:r>
    </w:p>
    <w:p w:rsidR="00E3309F" w:rsidRDefault="00E3309F" w:rsidP="00E3309F">
      <w:r>
        <w:t>IMPRESIÓN:</w:t>
      </w:r>
      <w:r>
        <w:tab/>
      </w:r>
      <w:r>
        <w:tab/>
        <w:t xml:space="preserve">2 Caras  </w:t>
      </w:r>
    </w:p>
    <w:p w:rsidR="00E3309F" w:rsidRDefault="00E3309F" w:rsidP="00E3309F">
      <w:r>
        <w:t>COLORES:</w:t>
      </w:r>
      <w:r>
        <w:tab/>
      </w:r>
      <w:r>
        <w:tab/>
        <w:t>4  (SEGÚN  MUESTRA )</w:t>
      </w:r>
    </w:p>
    <w:p w:rsidR="00E3309F" w:rsidRDefault="00E3309F" w:rsidP="00E3309F">
      <w:r>
        <w:t>BOLSA:</w:t>
      </w:r>
      <w:r>
        <w:tab/>
      </w:r>
      <w:r>
        <w:tab/>
        <w:t xml:space="preserve">15  X  24    cms   </w:t>
      </w:r>
    </w:p>
    <w:p w:rsidR="00E3309F" w:rsidRDefault="00E3309F" w:rsidP="00E3309F">
      <w:r>
        <w:t>SELLADO :</w:t>
      </w:r>
      <w:r>
        <w:tab/>
      </w:r>
      <w:r>
        <w:tab/>
        <w:t>Lateral</w:t>
      </w:r>
    </w:p>
    <w:p w:rsidR="00E3309F" w:rsidRDefault="00E3309F" w:rsidP="00E3309F"/>
    <w:p w:rsidR="00E3309F" w:rsidRDefault="00E3309F" w:rsidP="00E3309F"/>
    <w:p w:rsidR="00E3309F" w:rsidRDefault="00E3309F" w:rsidP="00E3309F">
      <w:r>
        <w:rPr>
          <w:b/>
          <w:bCs/>
          <w:u w:val="single"/>
        </w:rPr>
        <w:t>NOTA:</w:t>
      </w:r>
      <w:r>
        <w:t xml:space="preserve">  - Se  envia muestra física para los tonos y alturas  de impresión.</w:t>
      </w:r>
    </w:p>
    <w:p w:rsidR="00E3309F" w:rsidRDefault="00E3309F" w:rsidP="00E3309F">
      <w:r>
        <w:tab/>
        <w:t xml:space="preserve">    -   Se aprueba Impresion</w:t>
      </w:r>
    </w:p>
    <w:p w:rsidR="00E3309F" w:rsidRDefault="00E3309F" w:rsidP="00E3309F"/>
    <w:p w:rsidR="00E3309F" w:rsidRPr="001E00C6" w:rsidRDefault="00E3309F" w:rsidP="00E3309F">
      <w:pPr>
        <w:ind w:left="1500"/>
        <w:rPr>
          <w:bCs/>
        </w:rPr>
      </w:pPr>
    </w:p>
    <w:p w:rsidR="00E3309F" w:rsidRDefault="00E3309F" w:rsidP="00E3309F"/>
    <w:p w:rsidR="00E3309F" w:rsidRDefault="00E3309F" w:rsidP="00E3309F"/>
    <w:p w:rsidR="00E3309F" w:rsidRDefault="00E3309F" w:rsidP="00E3309F">
      <w:r>
        <w:t>Agradezco la atención y colaboración prestada.</w:t>
      </w:r>
    </w:p>
    <w:p w:rsidR="00E3309F" w:rsidRDefault="00E3309F" w:rsidP="00E3309F"/>
    <w:p w:rsidR="00E3309F" w:rsidRDefault="00E3309F" w:rsidP="00E3309F"/>
    <w:p w:rsidR="00E3309F" w:rsidRDefault="00E3309F" w:rsidP="00E3309F"/>
    <w:p w:rsidR="00E3309F" w:rsidRDefault="00E3309F" w:rsidP="00E3309F"/>
    <w:p w:rsidR="00E3309F" w:rsidRDefault="00E3309F" w:rsidP="00E3309F">
      <w:r>
        <w:t>Cordialmente,</w:t>
      </w:r>
    </w:p>
    <w:p w:rsidR="00E3309F" w:rsidRDefault="00E3309F" w:rsidP="00E3309F"/>
    <w:p w:rsidR="00E3309F" w:rsidRDefault="00E3309F" w:rsidP="00E3309F"/>
    <w:p w:rsidR="00E3309F" w:rsidRDefault="00E3309F" w:rsidP="00E3309F">
      <w:r>
        <w:t>RICARDO CASAS ZAPATA</w:t>
      </w:r>
    </w:p>
    <w:p w:rsidR="00E3309F" w:rsidRDefault="00E3309F" w:rsidP="00E3309F">
      <w:r>
        <w:t>Director.</w:t>
      </w:r>
    </w:p>
    <w:p w:rsidR="00E3309F" w:rsidRPr="00A03B73" w:rsidRDefault="00E3309F" w:rsidP="00E3309F">
      <w:pPr>
        <w:rPr>
          <w:b/>
        </w:rPr>
      </w:pPr>
    </w:p>
    <w:p w:rsidR="00E3309F" w:rsidRDefault="00E3309F" w:rsidP="00E3309F">
      <w:pPr>
        <w:rPr>
          <w:b/>
        </w:rPr>
      </w:pPr>
    </w:p>
    <w:p w:rsidR="00E3309F" w:rsidRDefault="00E3309F" w:rsidP="0036079A">
      <w:pPr>
        <w:rPr>
          <w:b/>
        </w:rPr>
      </w:pPr>
    </w:p>
    <w:p w:rsidR="00270656" w:rsidRDefault="00270656" w:rsidP="0036079A">
      <w:pPr>
        <w:rPr>
          <w:b/>
        </w:rPr>
      </w:pPr>
    </w:p>
    <w:p w:rsidR="00270656" w:rsidRDefault="00270656" w:rsidP="00270656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270656" w:rsidRDefault="00270656" w:rsidP="00270656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270656" w:rsidRDefault="00270656" w:rsidP="00270656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270656" w:rsidRDefault="00270656" w:rsidP="00270656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4 44 46 64  ITAGUI.</w:t>
      </w:r>
    </w:p>
    <w:p w:rsidR="00270656" w:rsidRDefault="00270656" w:rsidP="00270656">
      <w:pPr>
        <w:rPr>
          <w:b/>
          <w:bCs/>
        </w:rPr>
      </w:pPr>
    </w:p>
    <w:p w:rsidR="00270656" w:rsidRDefault="00270656" w:rsidP="00270656">
      <w:pPr>
        <w:pStyle w:val="Ttulo1"/>
      </w:pPr>
    </w:p>
    <w:p w:rsidR="00270656" w:rsidRDefault="00270656" w:rsidP="00270656">
      <w:pPr>
        <w:pStyle w:val="Ttulo1"/>
      </w:pPr>
      <w:r>
        <w:t>ORDEN DE TRABAJO      N °     05846</w:t>
      </w:r>
    </w:p>
    <w:p w:rsidR="00270656" w:rsidRDefault="00270656" w:rsidP="00270656"/>
    <w:p w:rsidR="00270656" w:rsidRDefault="00270656" w:rsidP="00270656"/>
    <w:p w:rsidR="00270656" w:rsidRDefault="00270656" w:rsidP="00270656">
      <w:r>
        <w:t>FECHA:</w:t>
      </w:r>
      <w:r>
        <w:tab/>
        <w:t>Medellín, Diciembre  16  de   2009</w:t>
      </w:r>
    </w:p>
    <w:p w:rsidR="00270656" w:rsidRDefault="00270656" w:rsidP="00270656">
      <w:r>
        <w:t>PARA:</w:t>
      </w:r>
      <w:r>
        <w:tab/>
      </w:r>
      <w:r>
        <w:tab/>
        <w:t>PLÁSTICOS DARMA</w:t>
      </w:r>
    </w:p>
    <w:p w:rsidR="00270656" w:rsidRDefault="00270656" w:rsidP="00270656">
      <w:r>
        <w:t>ATENCIÓN:</w:t>
      </w:r>
      <w:r>
        <w:tab/>
        <w:t>Sr. Darío Jaramillo</w:t>
      </w:r>
    </w:p>
    <w:p w:rsidR="00270656" w:rsidRDefault="00270656" w:rsidP="00270656">
      <w:r>
        <w:tab/>
      </w:r>
      <w:r>
        <w:tab/>
        <w:t>Gerente.</w:t>
      </w:r>
    </w:p>
    <w:p w:rsidR="00270656" w:rsidRDefault="00270656" w:rsidP="00270656"/>
    <w:p w:rsidR="00270656" w:rsidRDefault="00270656" w:rsidP="00270656">
      <w:r>
        <w:t>Apreciado Don Darío:</w:t>
      </w:r>
    </w:p>
    <w:p w:rsidR="00270656" w:rsidRDefault="00270656" w:rsidP="00270656"/>
    <w:p w:rsidR="00270656" w:rsidRDefault="00270656" w:rsidP="00270656">
      <w:r>
        <w:t>Con la presente estamos solicitando el siguiente servicio de  IMPRESION:</w:t>
      </w:r>
    </w:p>
    <w:p w:rsidR="00270656" w:rsidRDefault="00270656" w:rsidP="00270656"/>
    <w:p w:rsidR="00270656" w:rsidRDefault="00270656" w:rsidP="00270656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270656" w:rsidRDefault="00270656" w:rsidP="00270656">
      <w:r>
        <w:t xml:space="preserve">MATERIAL   :           Polipropileno Tubular de </w:t>
      </w:r>
      <w:r w:rsidRPr="0058503F">
        <w:rPr>
          <w:b/>
        </w:rPr>
        <w:t>48 cms</w:t>
      </w:r>
    </w:p>
    <w:p w:rsidR="00270656" w:rsidRDefault="00270656" w:rsidP="00270656">
      <w:r>
        <w:t xml:space="preserve">CLIBRE      :               </w:t>
      </w:r>
      <w:r w:rsidRPr="00382BC4">
        <w:rPr>
          <w:b/>
        </w:rPr>
        <w:t>1.90</w:t>
      </w:r>
      <w:r>
        <w:t xml:space="preserve">  ”</w:t>
      </w:r>
    </w:p>
    <w:p w:rsidR="00270656" w:rsidRDefault="00270656" w:rsidP="00270656">
      <w:r>
        <w:t>REFERENCIA:</w:t>
      </w:r>
      <w:r>
        <w:tab/>
      </w:r>
      <w:r w:rsidRPr="00826A32">
        <w:rPr>
          <w:b/>
        </w:rPr>
        <w:t>CHAMAN</w:t>
      </w:r>
      <w:r>
        <w:rPr>
          <w:b/>
        </w:rPr>
        <w:t xml:space="preserve">  ADULTOS</w:t>
      </w:r>
    </w:p>
    <w:p w:rsidR="00270656" w:rsidRDefault="00270656" w:rsidP="00270656">
      <w:r>
        <w:t>CANTIDAD    :          140   Kg</w:t>
      </w:r>
    </w:p>
    <w:p w:rsidR="00270656" w:rsidRDefault="00270656" w:rsidP="00270656">
      <w:r>
        <w:t>COLORES:</w:t>
      </w:r>
      <w:r>
        <w:tab/>
      </w:r>
      <w:r>
        <w:tab/>
        <w:t>3   ( Azul – Negro - Café )</w:t>
      </w:r>
    </w:p>
    <w:p w:rsidR="00270656" w:rsidRDefault="00270656" w:rsidP="00270656">
      <w:r>
        <w:t>CARAS:</w:t>
      </w:r>
      <w:r>
        <w:tab/>
      </w:r>
      <w:r>
        <w:tab/>
        <w:t>1</w:t>
      </w:r>
    </w:p>
    <w:p w:rsidR="00270656" w:rsidRDefault="00270656" w:rsidP="00270656">
      <w:r>
        <w:t>REPETICIÓN:</w:t>
      </w:r>
      <w:r>
        <w:tab/>
        <w:t>32   cms</w:t>
      </w:r>
    </w:p>
    <w:p w:rsidR="00270656" w:rsidRDefault="00270656" w:rsidP="00270656">
      <w:r>
        <w:t>RODILLO:</w:t>
      </w:r>
      <w:r>
        <w:tab/>
      </w:r>
      <w:r>
        <w:tab/>
        <w:t>32</w:t>
      </w:r>
    </w:p>
    <w:p w:rsidR="00270656" w:rsidRDefault="00270656" w:rsidP="00270656">
      <w:r>
        <w:t>BOLSA:</w:t>
      </w:r>
      <w:r>
        <w:tab/>
      </w:r>
      <w:r>
        <w:tab/>
        <w:t>32  x  48  cms</w:t>
      </w:r>
    </w:p>
    <w:p w:rsidR="00270656" w:rsidRDefault="00270656" w:rsidP="00270656">
      <w:r>
        <w:t>SELLADO:</w:t>
      </w:r>
      <w:r>
        <w:tab/>
      </w:r>
      <w:r>
        <w:tab/>
        <w:t>Para selle lateral.</w:t>
      </w:r>
    </w:p>
    <w:p w:rsidR="00270656" w:rsidRDefault="00270656" w:rsidP="00270656"/>
    <w:p w:rsidR="00270656" w:rsidRDefault="00270656" w:rsidP="00270656">
      <w:r>
        <w:rPr>
          <w:b/>
          <w:bCs/>
          <w:u w:val="single"/>
        </w:rPr>
        <w:t>NOTA:</w:t>
      </w:r>
      <w:r>
        <w:t xml:space="preserve">  * Los cyreles  se encuentran en su planta</w:t>
      </w:r>
    </w:p>
    <w:p w:rsidR="00270656" w:rsidRDefault="00270656" w:rsidP="00270656">
      <w:pPr>
        <w:numPr>
          <w:ilvl w:val="0"/>
          <w:numId w:val="1"/>
        </w:numPr>
      </w:pPr>
      <w:r>
        <w:t>Se envía   para tonos y alturas</w:t>
      </w:r>
    </w:p>
    <w:p w:rsidR="00270656" w:rsidRPr="00C07062" w:rsidRDefault="00270656" w:rsidP="00270656">
      <w:pPr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IGUAL  ULTIMA  IMPRESION</w:t>
      </w:r>
    </w:p>
    <w:p w:rsidR="00270656" w:rsidRDefault="00270656" w:rsidP="00270656">
      <w:pPr>
        <w:ind w:left="885"/>
      </w:pPr>
    </w:p>
    <w:p w:rsidR="00270656" w:rsidRPr="009935DA" w:rsidRDefault="00270656" w:rsidP="00270656">
      <w:pPr>
        <w:ind w:left="885"/>
      </w:pPr>
    </w:p>
    <w:p w:rsidR="00270656" w:rsidRDefault="00270656" w:rsidP="00270656">
      <w:r>
        <w:t>Agradezco la atención y colaboración prestada.</w:t>
      </w:r>
    </w:p>
    <w:p w:rsidR="00270656" w:rsidRDefault="00270656" w:rsidP="00270656"/>
    <w:p w:rsidR="00270656" w:rsidRDefault="00270656" w:rsidP="00270656"/>
    <w:p w:rsidR="00270656" w:rsidRDefault="00270656" w:rsidP="00270656"/>
    <w:p w:rsidR="00270656" w:rsidRDefault="00270656" w:rsidP="00270656">
      <w:r>
        <w:t>Cordialmente,</w:t>
      </w:r>
    </w:p>
    <w:p w:rsidR="00270656" w:rsidRDefault="00270656" w:rsidP="00270656"/>
    <w:p w:rsidR="00270656" w:rsidRDefault="00270656" w:rsidP="00270656"/>
    <w:p w:rsidR="00270656" w:rsidRDefault="00270656" w:rsidP="00270656"/>
    <w:p w:rsidR="00270656" w:rsidRDefault="00270656" w:rsidP="00270656">
      <w:r>
        <w:t>RICARDO CASAS ZAPATA</w:t>
      </w:r>
    </w:p>
    <w:p w:rsidR="00270656" w:rsidRDefault="00270656" w:rsidP="00270656">
      <w:r>
        <w:t>Director.</w:t>
      </w:r>
    </w:p>
    <w:p w:rsidR="00270656" w:rsidRDefault="00270656" w:rsidP="00270656"/>
    <w:p w:rsidR="00270656" w:rsidRDefault="00270656" w:rsidP="0036079A">
      <w:pPr>
        <w:rPr>
          <w:b/>
        </w:rPr>
      </w:pPr>
    </w:p>
    <w:p w:rsidR="00921E58" w:rsidRDefault="00921E58" w:rsidP="0036079A">
      <w:pPr>
        <w:rPr>
          <w:b/>
        </w:rPr>
      </w:pPr>
    </w:p>
    <w:p w:rsidR="00921E58" w:rsidRDefault="00921E58" w:rsidP="0036079A">
      <w:pPr>
        <w:rPr>
          <w:b/>
        </w:rPr>
      </w:pPr>
    </w:p>
    <w:p w:rsidR="00921E58" w:rsidRDefault="00921E58" w:rsidP="0036079A">
      <w:pPr>
        <w:rPr>
          <w:b/>
        </w:rPr>
      </w:pPr>
    </w:p>
    <w:p w:rsidR="00921E58" w:rsidRDefault="00921E58" w:rsidP="00921E58"/>
    <w:p w:rsidR="00921E58" w:rsidRDefault="00921E58" w:rsidP="00921E58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921E58" w:rsidRDefault="00921E58" w:rsidP="00921E58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921E58" w:rsidRDefault="00921E58" w:rsidP="00921E58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921E58" w:rsidRDefault="00921E58" w:rsidP="00921E58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921E58" w:rsidRDefault="00921E58" w:rsidP="00921E58"/>
    <w:p w:rsidR="00921E58" w:rsidRDefault="00921E58" w:rsidP="00921E58">
      <w:pPr>
        <w:pStyle w:val="Ttulo1"/>
      </w:pPr>
      <w:r>
        <w:t xml:space="preserve">ORDEN DE TRABAJO </w:t>
      </w:r>
      <w:r w:rsidR="00374A1B">
        <w:t xml:space="preserve">     </w:t>
      </w:r>
      <w:r>
        <w:t>N°      05858</w:t>
      </w:r>
    </w:p>
    <w:p w:rsidR="00921E58" w:rsidRDefault="00921E58" w:rsidP="00921E58"/>
    <w:p w:rsidR="00921E58" w:rsidRDefault="00921E58" w:rsidP="00921E58">
      <w:r>
        <w:t>FECHA:</w:t>
      </w:r>
      <w:r>
        <w:tab/>
        <w:t>Medellín, Diciembre   17   de 2009</w:t>
      </w:r>
    </w:p>
    <w:p w:rsidR="00921E58" w:rsidRDefault="00921E58" w:rsidP="00921E58">
      <w:r>
        <w:t>PARA:</w:t>
      </w:r>
      <w:r>
        <w:tab/>
      </w:r>
      <w:r>
        <w:tab/>
        <w:t>PLÁSTICOS DARMA</w:t>
      </w:r>
    </w:p>
    <w:p w:rsidR="00921E58" w:rsidRDefault="00921E58" w:rsidP="00921E58">
      <w:r>
        <w:t>ATENCIÓN:</w:t>
      </w:r>
      <w:r>
        <w:tab/>
        <w:t>Sr. Darío Jaramillo</w:t>
      </w:r>
    </w:p>
    <w:p w:rsidR="00921E58" w:rsidRDefault="00921E58" w:rsidP="00921E58">
      <w:r>
        <w:tab/>
      </w:r>
      <w:r>
        <w:tab/>
        <w:t>Gerente.</w:t>
      </w:r>
    </w:p>
    <w:p w:rsidR="00921E58" w:rsidRDefault="00921E58" w:rsidP="00921E58"/>
    <w:p w:rsidR="00921E58" w:rsidRDefault="00921E58" w:rsidP="00921E58">
      <w:r>
        <w:t>Apreciado Don Darío :</w:t>
      </w:r>
    </w:p>
    <w:p w:rsidR="00921E58" w:rsidRDefault="00921E58" w:rsidP="00921E58">
      <w:r>
        <w:t xml:space="preserve"> </w:t>
      </w:r>
    </w:p>
    <w:p w:rsidR="00921E58" w:rsidRDefault="00921E58" w:rsidP="00921E58">
      <w:r>
        <w:t>Con la presente estamos solicitando el siguiente servicio de EXTRUSION E IMPRESION:</w:t>
      </w:r>
    </w:p>
    <w:p w:rsidR="00921E58" w:rsidRDefault="00921E58" w:rsidP="00921E58"/>
    <w:p w:rsidR="00921E58" w:rsidRDefault="00921E58" w:rsidP="00921E58">
      <w:pPr>
        <w:rPr>
          <w:b/>
          <w:bCs/>
          <w:u w:val="single"/>
        </w:rPr>
      </w:pPr>
      <w:r>
        <w:rPr>
          <w:b/>
          <w:bCs/>
          <w:u w:val="single"/>
        </w:rPr>
        <w:t>EXTRUSIÓN:</w:t>
      </w:r>
    </w:p>
    <w:p w:rsidR="00921E58" w:rsidRDefault="00921E58" w:rsidP="00921E58">
      <w:r>
        <w:t>MATERIAL:</w:t>
      </w:r>
      <w:r>
        <w:tab/>
      </w:r>
      <w:r>
        <w:tab/>
        <w:t>Polietileno BAJA  tubular .</w:t>
      </w:r>
    </w:p>
    <w:p w:rsidR="00921E58" w:rsidRDefault="00921E58" w:rsidP="00921E58">
      <w:r>
        <w:t>MEDIDA:</w:t>
      </w:r>
      <w:r>
        <w:tab/>
      </w:r>
      <w:r>
        <w:tab/>
      </w:r>
      <w:r w:rsidRPr="00C0609F">
        <w:rPr>
          <w:b/>
        </w:rPr>
        <w:t>20</w:t>
      </w:r>
      <w:r>
        <w:rPr>
          <w:b/>
        </w:rPr>
        <w:t xml:space="preserve">. 5  </w:t>
      </w:r>
      <w:r>
        <w:t xml:space="preserve">  Cms.</w:t>
      </w:r>
    </w:p>
    <w:p w:rsidR="00921E58" w:rsidRDefault="00921E58" w:rsidP="00921E58">
      <w:r>
        <w:t>CALIBRE:</w:t>
      </w:r>
      <w:r>
        <w:tab/>
      </w:r>
      <w:r>
        <w:tab/>
      </w:r>
      <w:smartTag w:uri="urn:schemas-microsoft-com:office:smarttags" w:element="metricconverter">
        <w:smartTagPr>
          <w:attr w:name="ProductID" w:val="3.0 ”"/>
        </w:smartTagPr>
        <w:r>
          <w:rPr>
            <w:b/>
          </w:rPr>
          <w:t>3</w:t>
        </w:r>
        <w:r w:rsidRPr="00C0609F">
          <w:rPr>
            <w:b/>
          </w:rPr>
          <w:t>.0 ”</w:t>
        </w:r>
      </w:smartTag>
    </w:p>
    <w:p w:rsidR="00921E58" w:rsidRDefault="00921E58" w:rsidP="00921E58">
      <w:r>
        <w:t>COLOR:</w:t>
      </w:r>
      <w:r>
        <w:tab/>
      </w:r>
      <w:r>
        <w:tab/>
        <w:t>Transparente</w:t>
      </w:r>
    </w:p>
    <w:p w:rsidR="00921E58" w:rsidRDefault="00921E58" w:rsidP="00921E58">
      <w:r>
        <w:t>TRATADO:</w:t>
      </w:r>
      <w:r>
        <w:tab/>
      </w:r>
      <w:r>
        <w:tab/>
        <w:t>2  Caras.</w:t>
      </w:r>
    </w:p>
    <w:p w:rsidR="00921E58" w:rsidRDefault="00921E58" w:rsidP="00921E58">
      <w:r>
        <w:t>MEZCLA:</w:t>
      </w:r>
      <w:r>
        <w:tab/>
      </w:r>
      <w:r>
        <w:tab/>
        <w:t xml:space="preserve">Baja </w:t>
      </w:r>
      <w:smartTag w:uri="urn:schemas-microsoft-com:office:smarttags" w:element="metricconverter">
        <w:smartTagPr>
          <w:attr w:name="ProductID" w:val="25 kg"/>
        </w:smartTagPr>
        <w:r>
          <w:t>25 kg</w:t>
        </w:r>
      </w:smartTag>
      <w:r>
        <w:t xml:space="preserve"> – Lineal 10  kg</w:t>
      </w:r>
    </w:p>
    <w:p w:rsidR="00921E58" w:rsidRDefault="00921E58" w:rsidP="00921E58">
      <w:r>
        <w:t>CANTIDAD:</w:t>
      </w:r>
      <w:r>
        <w:tab/>
      </w:r>
      <w:r>
        <w:tab/>
      </w:r>
      <w:r>
        <w:rPr>
          <w:b/>
        </w:rPr>
        <w:t>100</w:t>
      </w:r>
      <w:r w:rsidRPr="004E08D3">
        <w:rPr>
          <w:b/>
        </w:rPr>
        <w:t xml:space="preserve">   Kg</w:t>
      </w:r>
      <w:r>
        <w:t>.</w:t>
      </w:r>
    </w:p>
    <w:p w:rsidR="00921E58" w:rsidRDefault="00921E58" w:rsidP="00921E58">
      <w:pPr>
        <w:rPr>
          <w:b/>
          <w:bCs/>
          <w:u w:val="single"/>
        </w:rPr>
      </w:pPr>
    </w:p>
    <w:p w:rsidR="00921E58" w:rsidRDefault="00921E58" w:rsidP="00921E58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921E58" w:rsidRDefault="00921E58" w:rsidP="00921E58">
      <w:r>
        <w:t>COLORES:</w:t>
      </w:r>
      <w:r>
        <w:tab/>
      </w:r>
      <w:r>
        <w:tab/>
        <w:t>Según  Arte</w:t>
      </w:r>
    </w:p>
    <w:p w:rsidR="00921E58" w:rsidRDefault="00921E58" w:rsidP="00921E58">
      <w:r>
        <w:t>CARAS:</w:t>
      </w:r>
      <w:r>
        <w:tab/>
      </w:r>
      <w:r>
        <w:tab/>
        <w:t xml:space="preserve">2  </w:t>
      </w:r>
    </w:p>
    <w:p w:rsidR="00921E58" w:rsidRDefault="00921E58" w:rsidP="00921E58">
      <w:r>
        <w:t>REPETICIÓN:</w:t>
      </w:r>
      <w:r>
        <w:tab/>
        <w:t xml:space="preserve">24.5   Cms. </w:t>
      </w:r>
    </w:p>
    <w:p w:rsidR="00921E58" w:rsidRDefault="00921E58" w:rsidP="00921E58">
      <w:r>
        <w:t>RODILLO  :               25</w:t>
      </w:r>
    </w:p>
    <w:p w:rsidR="00921E58" w:rsidRPr="000D35E2" w:rsidRDefault="00921E58" w:rsidP="00921E58">
      <w:pPr>
        <w:rPr>
          <w:b/>
        </w:rPr>
      </w:pPr>
      <w:r>
        <w:t>BOLSA:</w:t>
      </w:r>
      <w:r>
        <w:tab/>
      </w:r>
      <w:r>
        <w:tab/>
      </w:r>
      <w:r w:rsidRPr="000D35E2">
        <w:rPr>
          <w:b/>
        </w:rPr>
        <w:t xml:space="preserve">20.5  X   24.5   Cms </w:t>
      </w:r>
    </w:p>
    <w:p w:rsidR="00921E58" w:rsidRDefault="00921E58" w:rsidP="00921E58">
      <w:r>
        <w:t>SELLADO:</w:t>
      </w:r>
      <w:r>
        <w:tab/>
      </w:r>
      <w:r>
        <w:tab/>
        <w:t xml:space="preserve">Fondo  </w:t>
      </w:r>
    </w:p>
    <w:p w:rsidR="00921E58" w:rsidRPr="00C0609F" w:rsidRDefault="00921E58" w:rsidP="00921E58">
      <w:pPr>
        <w:rPr>
          <w:b/>
        </w:rPr>
      </w:pPr>
      <w:r>
        <w:t>REFERENCIA:</w:t>
      </w:r>
      <w:r>
        <w:tab/>
      </w:r>
      <w:r>
        <w:rPr>
          <w:b/>
        </w:rPr>
        <w:t xml:space="preserve">LAS  LOLAS   1  KILO </w:t>
      </w:r>
    </w:p>
    <w:p w:rsidR="00921E58" w:rsidRDefault="00921E58" w:rsidP="00921E58">
      <w:r>
        <w:tab/>
      </w:r>
    </w:p>
    <w:p w:rsidR="00921E58" w:rsidRDefault="00921E58" w:rsidP="00921E58"/>
    <w:p w:rsidR="00921E58" w:rsidRDefault="00921E58" w:rsidP="00921E58">
      <w:r>
        <w:rPr>
          <w:b/>
          <w:bCs/>
          <w:u w:val="single"/>
        </w:rPr>
        <w:t>NOTA:</w:t>
      </w:r>
      <w:r>
        <w:t xml:space="preserve">  - C</w:t>
      </w:r>
      <w:r w:rsidR="00E672F3">
        <w:t>yreles   en  su  planta</w:t>
      </w:r>
    </w:p>
    <w:p w:rsidR="00921E58" w:rsidRDefault="00921E58" w:rsidP="00921E58">
      <w:pPr>
        <w:numPr>
          <w:ilvl w:val="0"/>
          <w:numId w:val="2"/>
        </w:numPr>
      </w:pPr>
      <w:r>
        <w:t>Tonos   y alturas  según  arte.</w:t>
      </w:r>
    </w:p>
    <w:p w:rsidR="00921E58" w:rsidRDefault="00921E58" w:rsidP="00E672F3">
      <w:pPr>
        <w:ind w:left="1860"/>
      </w:pPr>
    </w:p>
    <w:p w:rsidR="00921E58" w:rsidRDefault="00921E58" w:rsidP="00921E58">
      <w:pPr>
        <w:ind w:left="1500"/>
      </w:pPr>
    </w:p>
    <w:p w:rsidR="00921E58" w:rsidRDefault="00921E58" w:rsidP="00921E58"/>
    <w:p w:rsidR="00921E58" w:rsidRDefault="00921E58" w:rsidP="00921E58"/>
    <w:p w:rsidR="00921E58" w:rsidRDefault="00921E58" w:rsidP="00921E58">
      <w:r>
        <w:t>Agradezco la atención y colaboración prestada.</w:t>
      </w:r>
    </w:p>
    <w:p w:rsidR="00921E58" w:rsidRDefault="00921E58" w:rsidP="00921E58"/>
    <w:p w:rsidR="00921E58" w:rsidRDefault="00921E58" w:rsidP="00921E58">
      <w:r>
        <w:t>Cordialmente,</w:t>
      </w:r>
    </w:p>
    <w:p w:rsidR="00921E58" w:rsidRDefault="00921E58" w:rsidP="00921E58"/>
    <w:p w:rsidR="00921E58" w:rsidRDefault="00921E58" w:rsidP="00921E58"/>
    <w:p w:rsidR="00921E58" w:rsidRDefault="00921E58" w:rsidP="00921E58">
      <w:r>
        <w:t>RICARDO CASAS ZAPATA</w:t>
      </w:r>
    </w:p>
    <w:p w:rsidR="00921E58" w:rsidRDefault="00921E58" w:rsidP="00921E58">
      <w:r>
        <w:t>Director.</w:t>
      </w:r>
    </w:p>
    <w:p w:rsidR="00921E58" w:rsidRDefault="00921E58" w:rsidP="00921E58">
      <w:pPr>
        <w:rPr>
          <w:b/>
        </w:rPr>
      </w:pPr>
    </w:p>
    <w:p w:rsidR="001B4C42" w:rsidRDefault="001B4C42" w:rsidP="001B4C42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1B4C42" w:rsidRDefault="001B4C42" w:rsidP="001B4C42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1B4C42" w:rsidRDefault="001B4C42" w:rsidP="001B4C42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1B4C42" w:rsidRDefault="001B4C42" w:rsidP="001B4C42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1B4C42" w:rsidRDefault="001B4C42" w:rsidP="001B4C42">
      <w:pPr>
        <w:pStyle w:val="Ttulo1"/>
      </w:pPr>
    </w:p>
    <w:p w:rsidR="001B4C42" w:rsidRDefault="001B4C42" w:rsidP="001B4C42">
      <w:pPr>
        <w:pStyle w:val="Ttulo1"/>
      </w:pPr>
      <w:r>
        <w:t>ORDEN DE TRABAJO     N°   05853</w:t>
      </w:r>
    </w:p>
    <w:p w:rsidR="001B4C42" w:rsidRDefault="001B4C42" w:rsidP="001B4C42"/>
    <w:p w:rsidR="001B4C42" w:rsidRDefault="004A5DC7" w:rsidP="001B4C42">
      <w:r>
        <w:t>FECHA:</w:t>
      </w:r>
      <w:r>
        <w:tab/>
        <w:t>Medellín, Diciembre  18</w:t>
      </w:r>
      <w:r w:rsidR="001B4C42">
        <w:t xml:space="preserve">   de 2009</w:t>
      </w:r>
    </w:p>
    <w:p w:rsidR="001B4C42" w:rsidRDefault="001B4C42" w:rsidP="001B4C42">
      <w:r>
        <w:t>PARA:</w:t>
      </w:r>
      <w:r>
        <w:tab/>
      </w:r>
      <w:r>
        <w:tab/>
        <w:t>PLÁSTICOS DARMA</w:t>
      </w:r>
    </w:p>
    <w:p w:rsidR="001B4C42" w:rsidRDefault="001B4C42" w:rsidP="001B4C42">
      <w:r>
        <w:t>ATENCIÓN:</w:t>
      </w:r>
      <w:r>
        <w:tab/>
        <w:t>Sr. Darío Jaramillo</w:t>
      </w:r>
    </w:p>
    <w:p w:rsidR="001B4C42" w:rsidRDefault="001B4C42" w:rsidP="001B4C42">
      <w:r>
        <w:tab/>
      </w:r>
      <w:r>
        <w:tab/>
        <w:t>Gerente.</w:t>
      </w:r>
    </w:p>
    <w:p w:rsidR="001B4C42" w:rsidRDefault="001B4C42" w:rsidP="001B4C42"/>
    <w:p w:rsidR="001B4C42" w:rsidRDefault="001B4C42" w:rsidP="001B4C42">
      <w:r>
        <w:t>Apreciado Don Darío :</w:t>
      </w:r>
    </w:p>
    <w:p w:rsidR="001B4C42" w:rsidRDefault="001B4C42" w:rsidP="001B4C42">
      <w:r>
        <w:t xml:space="preserve"> </w:t>
      </w:r>
    </w:p>
    <w:p w:rsidR="001B4C42" w:rsidRDefault="001B4C42" w:rsidP="001B4C42">
      <w:r>
        <w:t>Con la presente estamos solicitando el siguiente servicio de EXTRUSION E IMPRESION:</w:t>
      </w:r>
    </w:p>
    <w:p w:rsidR="001B4C42" w:rsidRDefault="001B4C42" w:rsidP="001B4C42"/>
    <w:p w:rsidR="001B4C42" w:rsidRDefault="001B4C42" w:rsidP="001B4C42">
      <w:pPr>
        <w:rPr>
          <w:b/>
          <w:bCs/>
          <w:u w:val="single"/>
        </w:rPr>
      </w:pPr>
      <w:r>
        <w:rPr>
          <w:b/>
          <w:bCs/>
          <w:u w:val="single"/>
        </w:rPr>
        <w:t>EXTRUSIÓN:</w:t>
      </w:r>
    </w:p>
    <w:p w:rsidR="001B4C42" w:rsidRDefault="001B4C42" w:rsidP="001B4C42">
      <w:r>
        <w:t>MATERIAL:</w:t>
      </w:r>
      <w:r>
        <w:tab/>
      </w:r>
      <w:r>
        <w:tab/>
        <w:t xml:space="preserve">Polietileno BAJA  </w:t>
      </w:r>
      <w:r>
        <w:rPr>
          <w:u w:val="single"/>
        </w:rPr>
        <w:t xml:space="preserve">Tubular </w:t>
      </w:r>
    </w:p>
    <w:p w:rsidR="001B4C42" w:rsidRDefault="001B4C42" w:rsidP="001B4C42">
      <w:r>
        <w:t>MEDIDA:</w:t>
      </w:r>
      <w:r>
        <w:tab/>
      </w:r>
      <w:r>
        <w:tab/>
      </w:r>
      <w:r>
        <w:rPr>
          <w:b/>
        </w:rPr>
        <w:t>16</w:t>
      </w:r>
      <w:r w:rsidR="004A5DC7">
        <w:rPr>
          <w:b/>
        </w:rPr>
        <w:t>.</w:t>
      </w:r>
      <w:r w:rsidR="005F6734">
        <w:rPr>
          <w:b/>
        </w:rPr>
        <w:t>1</w:t>
      </w:r>
      <w:r>
        <w:t xml:space="preserve">    Cms.</w:t>
      </w:r>
    </w:p>
    <w:p w:rsidR="001B4C42" w:rsidRDefault="001B4C42" w:rsidP="001B4C42">
      <w:r>
        <w:t>CALIBRE:</w:t>
      </w:r>
      <w:r>
        <w:tab/>
      </w:r>
      <w:r>
        <w:tab/>
      </w:r>
      <w:r>
        <w:rPr>
          <w:b/>
        </w:rPr>
        <w:t xml:space="preserve">3.0 </w:t>
      </w:r>
      <w:r>
        <w:t xml:space="preserve">  ”</w:t>
      </w:r>
    </w:p>
    <w:p w:rsidR="001B4C42" w:rsidRDefault="001B4C42" w:rsidP="001B4C42">
      <w:r>
        <w:t>COLOR:</w:t>
      </w:r>
      <w:r>
        <w:tab/>
      </w:r>
      <w:r>
        <w:tab/>
        <w:t>Transparente</w:t>
      </w:r>
    </w:p>
    <w:p w:rsidR="001B4C42" w:rsidRDefault="001B4C42" w:rsidP="001B4C42">
      <w:r>
        <w:t>TRATADO:</w:t>
      </w:r>
      <w:r>
        <w:tab/>
      </w:r>
      <w:r>
        <w:tab/>
        <w:t>2  Caras.</w:t>
      </w:r>
    </w:p>
    <w:p w:rsidR="001B4C42" w:rsidRDefault="001B4C42" w:rsidP="001B4C42">
      <w:r>
        <w:t>MEZCLA:</w:t>
      </w:r>
      <w:r>
        <w:tab/>
      </w:r>
      <w:r>
        <w:tab/>
        <w:t xml:space="preserve">Baja  25  kg – Lineal  7.5  kg ( </w:t>
      </w:r>
      <w:r w:rsidRPr="00B3460D">
        <w:rPr>
          <w:b/>
          <w:u w:val="single"/>
        </w:rPr>
        <w:t>EXCENO  2601</w:t>
      </w:r>
      <w:r>
        <w:t xml:space="preserve"> </w:t>
      </w:r>
      <w:r w:rsidR="00DB586F">
        <w:t xml:space="preserve">0 </w:t>
      </w:r>
      <w:r w:rsidR="00DB586F" w:rsidRPr="00DB586F">
        <w:rPr>
          <w:sz w:val="20"/>
          <w:szCs w:val="20"/>
        </w:rPr>
        <w:t>SUPER HEXCENO</w:t>
      </w:r>
      <w:r>
        <w:t>)</w:t>
      </w:r>
    </w:p>
    <w:p w:rsidR="001B4C42" w:rsidRDefault="00FA435F" w:rsidP="001B4C42">
      <w:r>
        <w:t>CANTIDAD:</w:t>
      </w:r>
      <w:r>
        <w:tab/>
      </w:r>
      <w:r>
        <w:tab/>
        <w:t>240</w:t>
      </w:r>
      <w:r w:rsidR="001B4C42" w:rsidRPr="00521768">
        <w:rPr>
          <w:b/>
        </w:rPr>
        <w:t xml:space="preserve">  </w:t>
      </w:r>
      <w:r w:rsidR="001B4C42">
        <w:t xml:space="preserve"> Kg.</w:t>
      </w:r>
    </w:p>
    <w:p w:rsidR="001B4C42" w:rsidRDefault="001B4C42" w:rsidP="001B4C42">
      <w:pPr>
        <w:rPr>
          <w:b/>
          <w:bCs/>
          <w:u w:val="single"/>
        </w:rPr>
      </w:pPr>
    </w:p>
    <w:p w:rsidR="001B4C42" w:rsidRDefault="001B4C42" w:rsidP="001B4C42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1B4C42" w:rsidRDefault="001B4C42" w:rsidP="001B4C42">
      <w:r>
        <w:t>COLORES:</w:t>
      </w:r>
      <w:r>
        <w:tab/>
      </w:r>
      <w:r>
        <w:tab/>
      </w:r>
      <w:r w:rsidR="002F2F24">
        <w:t>5</w:t>
      </w:r>
      <w:r>
        <w:t xml:space="preserve">  ( Blanco – Amarillo </w:t>
      </w:r>
      <w:r w:rsidR="0073452B">
        <w:t>123 C</w:t>
      </w:r>
      <w:r>
        <w:t>– Verde</w:t>
      </w:r>
      <w:r w:rsidR="0073452B">
        <w:t xml:space="preserve"> 356 C</w:t>
      </w:r>
      <w:r>
        <w:t xml:space="preserve">  - Negro</w:t>
      </w:r>
      <w:r w:rsidR="0073452B">
        <w:t>–Verde 361 C</w:t>
      </w:r>
      <w:r>
        <w:t xml:space="preserve"> </w:t>
      </w:r>
      <w:r w:rsidR="0073452B">
        <w:t>)</w:t>
      </w:r>
      <w:r>
        <w:t xml:space="preserve">  CARAS:</w:t>
      </w:r>
      <w:r>
        <w:tab/>
      </w:r>
      <w:r>
        <w:tab/>
        <w:t>2  ( 4  x 2  - 4 x 2 ) Tambor  Central con angulo</w:t>
      </w:r>
    </w:p>
    <w:p w:rsidR="001B4C42" w:rsidRDefault="001B4C42" w:rsidP="001B4C42">
      <w:r>
        <w:t>REPETICIÓN:</w:t>
      </w:r>
      <w:r>
        <w:tab/>
        <w:t xml:space="preserve">35    Cms. </w:t>
      </w:r>
    </w:p>
    <w:p w:rsidR="001B4C42" w:rsidRDefault="001B4C42" w:rsidP="001B4C42">
      <w:r>
        <w:t xml:space="preserve">RODILLO :           </w:t>
      </w:r>
      <w:r w:rsidR="002F2F24">
        <w:t xml:space="preserve">     35</w:t>
      </w:r>
    </w:p>
    <w:p w:rsidR="001B4C42" w:rsidRDefault="001B4C42" w:rsidP="001B4C42">
      <w:r>
        <w:t>SELLADO:</w:t>
      </w:r>
      <w:r>
        <w:tab/>
      </w:r>
      <w:r>
        <w:tab/>
        <w:t>Fondo</w:t>
      </w:r>
    </w:p>
    <w:p w:rsidR="001B4C42" w:rsidRDefault="001B4C42" w:rsidP="001B4C42">
      <w:pPr>
        <w:rPr>
          <w:b/>
        </w:rPr>
      </w:pPr>
      <w:r>
        <w:t>REFERENCIA:</w:t>
      </w:r>
      <w:r>
        <w:tab/>
      </w:r>
      <w:r w:rsidR="004F1BD7">
        <w:rPr>
          <w:b/>
        </w:rPr>
        <w:t>CANOA  GENERICA</w:t>
      </w:r>
      <w:r>
        <w:rPr>
          <w:b/>
        </w:rPr>
        <w:t xml:space="preserve">   900  gms</w:t>
      </w:r>
    </w:p>
    <w:p w:rsidR="001B4C42" w:rsidRDefault="001B4C42" w:rsidP="001B4C42">
      <w:pPr>
        <w:rPr>
          <w:b/>
        </w:rPr>
      </w:pPr>
      <w:r>
        <w:rPr>
          <w:b/>
        </w:rPr>
        <w:tab/>
      </w:r>
      <w:r>
        <w:rPr>
          <w:b/>
        </w:rPr>
        <w:tab/>
      </w:r>
    </w:p>
    <w:p w:rsidR="001B4C42" w:rsidRDefault="001B4C42" w:rsidP="001B4C42"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B4C42" w:rsidRDefault="001B4C42" w:rsidP="001B4C42">
      <w:r>
        <w:rPr>
          <w:b/>
          <w:bCs/>
          <w:u w:val="single"/>
        </w:rPr>
        <w:t>NOTA:</w:t>
      </w:r>
      <w:r>
        <w:t xml:space="preserve">             - Los cyreles  los envía  Grafiflex</w:t>
      </w:r>
    </w:p>
    <w:p w:rsidR="001B4C42" w:rsidRDefault="001B4C42" w:rsidP="001B4C42">
      <w:pPr>
        <w:numPr>
          <w:ilvl w:val="0"/>
          <w:numId w:val="2"/>
        </w:numPr>
      </w:pPr>
      <w:r>
        <w:t>Altura y tonos según   Muestra  Fisica</w:t>
      </w:r>
    </w:p>
    <w:p w:rsidR="001B4C42" w:rsidRDefault="001B4C42" w:rsidP="001B4C42">
      <w:pPr>
        <w:numPr>
          <w:ilvl w:val="0"/>
          <w:numId w:val="2"/>
        </w:numPr>
      </w:pPr>
      <w:r>
        <w:t xml:space="preserve">SE   APRUEBA  </w:t>
      </w:r>
      <w:r w:rsidR="009C7E9F">
        <w:t>IMPRESIÓN</w:t>
      </w:r>
    </w:p>
    <w:p w:rsidR="009C7E9F" w:rsidRPr="00182977" w:rsidRDefault="009C7E9F" w:rsidP="001B4C42">
      <w:pPr>
        <w:numPr>
          <w:ilvl w:val="0"/>
          <w:numId w:val="2"/>
        </w:numPr>
        <w:rPr>
          <w:u w:val="single"/>
        </w:rPr>
      </w:pPr>
      <w:r w:rsidRPr="00182977">
        <w:rPr>
          <w:u w:val="single"/>
        </w:rPr>
        <w:t>CONTROLAR BIEN LA  MEDIDAD.</w:t>
      </w:r>
    </w:p>
    <w:p w:rsidR="009C7E9F" w:rsidRDefault="009C7E9F" w:rsidP="001B4C42">
      <w:pPr>
        <w:numPr>
          <w:ilvl w:val="0"/>
          <w:numId w:val="2"/>
        </w:numPr>
      </w:pPr>
      <w:r>
        <w:t>UTILIZAR LINEAL  ESPECIAL</w:t>
      </w:r>
    </w:p>
    <w:p w:rsidR="001B4C42" w:rsidRPr="00547F4C" w:rsidRDefault="001B4C42" w:rsidP="001B4C42">
      <w:pPr>
        <w:rPr>
          <w:sz w:val="40"/>
          <w:szCs w:val="40"/>
        </w:rPr>
      </w:pPr>
    </w:p>
    <w:p w:rsidR="001B4C42" w:rsidRDefault="001B4C42" w:rsidP="001B4C42"/>
    <w:p w:rsidR="001B4C42" w:rsidRDefault="001B4C42" w:rsidP="001B4C42">
      <w:r>
        <w:t>Agradezco la atención y colaboración prestada.</w:t>
      </w:r>
    </w:p>
    <w:p w:rsidR="001B4C42" w:rsidRDefault="001B4C42" w:rsidP="001B4C42"/>
    <w:p w:rsidR="001B4C42" w:rsidRDefault="001B4C42" w:rsidP="001B4C42"/>
    <w:p w:rsidR="001B4C42" w:rsidRDefault="001B4C42" w:rsidP="001B4C42">
      <w:r>
        <w:t>Cordialmente,</w:t>
      </w:r>
    </w:p>
    <w:p w:rsidR="001B4C42" w:rsidRDefault="001B4C42" w:rsidP="001B4C42"/>
    <w:p w:rsidR="001B4C42" w:rsidRDefault="001B4C42" w:rsidP="001B4C42"/>
    <w:p w:rsidR="001B4C42" w:rsidRDefault="001B4C42" w:rsidP="001B4C42">
      <w:r>
        <w:t>RICARDO CASAS ZAPATA</w:t>
      </w:r>
    </w:p>
    <w:p w:rsidR="001B4C42" w:rsidRDefault="001B4C42" w:rsidP="001B4C42">
      <w:r>
        <w:t>Director.</w:t>
      </w:r>
    </w:p>
    <w:p w:rsidR="00791B7F" w:rsidRDefault="00791B7F" w:rsidP="00791B7F"/>
    <w:p w:rsidR="00791B7F" w:rsidRDefault="00791B7F" w:rsidP="00791B7F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791B7F" w:rsidRDefault="00791B7F" w:rsidP="00791B7F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791B7F" w:rsidRDefault="00791B7F" w:rsidP="00791B7F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791B7F" w:rsidRDefault="00791B7F" w:rsidP="00791B7F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791B7F" w:rsidRDefault="00791B7F" w:rsidP="00791B7F">
      <w:pPr>
        <w:pStyle w:val="Ttulo1"/>
      </w:pPr>
    </w:p>
    <w:p w:rsidR="00791B7F" w:rsidRDefault="00791B7F" w:rsidP="00791B7F">
      <w:pPr>
        <w:pStyle w:val="Ttulo1"/>
      </w:pPr>
      <w:r>
        <w:t>ORDEN DE TRABAJO  N °      05875</w:t>
      </w:r>
    </w:p>
    <w:p w:rsidR="00791B7F" w:rsidRDefault="00791B7F" w:rsidP="00791B7F"/>
    <w:p w:rsidR="00791B7F" w:rsidRDefault="00791B7F" w:rsidP="00791B7F">
      <w:r>
        <w:t>FECHA:</w:t>
      </w:r>
      <w:r>
        <w:tab/>
        <w:t>Medellín, Diciembre    21    de 2009</w:t>
      </w:r>
    </w:p>
    <w:p w:rsidR="00791B7F" w:rsidRDefault="00791B7F" w:rsidP="00791B7F">
      <w:r>
        <w:t>PARA:</w:t>
      </w:r>
      <w:r>
        <w:tab/>
      </w:r>
      <w:r>
        <w:tab/>
        <w:t>PLÁSTICOS DARMA</w:t>
      </w:r>
    </w:p>
    <w:p w:rsidR="00791B7F" w:rsidRDefault="00791B7F" w:rsidP="00791B7F">
      <w:r>
        <w:t>ATENCIÓN:</w:t>
      </w:r>
      <w:r>
        <w:tab/>
        <w:t>Sr. Darío Jaramillo</w:t>
      </w:r>
    </w:p>
    <w:p w:rsidR="00791B7F" w:rsidRDefault="00791B7F" w:rsidP="00791B7F">
      <w:r>
        <w:tab/>
      </w:r>
      <w:r>
        <w:tab/>
        <w:t>Gerente.</w:t>
      </w:r>
    </w:p>
    <w:p w:rsidR="00791B7F" w:rsidRDefault="00791B7F" w:rsidP="00791B7F"/>
    <w:p w:rsidR="00791B7F" w:rsidRDefault="00791B7F" w:rsidP="00791B7F">
      <w:r>
        <w:t>Apreciado Don Darío:</w:t>
      </w:r>
    </w:p>
    <w:p w:rsidR="00791B7F" w:rsidRDefault="00791B7F" w:rsidP="00791B7F"/>
    <w:p w:rsidR="00791B7F" w:rsidRDefault="00791B7F" w:rsidP="00791B7F">
      <w:r>
        <w:t>Con la presente estamos solicitando el siguiente servicio de  IMPRESIÓN :</w:t>
      </w:r>
    </w:p>
    <w:p w:rsidR="00791B7F" w:rsidRDefault="00791B7F" w:rsidP="00791B7F"/>
    <w:p w:rsidR="00791B7F" w:rsidRDefault="00791B7F" w:rsidP="00791B7F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791B7F" w:rsidRDefault="00791B7F" w:rsidP="00791B7F">
      <w:r>
        <w:t xml:space="preserve">MATERIAL   :           Polipropileno Tubular de </w:t>
      </w:r>
      <w:r>
        <w:rPr>
          <w:b/>
        </w:rPr>
        <w:t>40</w:t>
      </w:r>
      <w:r>
        <w:t xml:space="preserve"> cms</w:t>
      </w:r>
    </w:p>
    <w:p w:rsidR="00791B7F" w:rsidRDefault="00791B7F" w:rsidP="00791B7F">
      <w:r>
        <w:t xml:space="preserve">CLIBRE      :               </w:t>
      </w:r>
      <w:r>
        <w:rPr>
          <w:b/>
        </w:rPr>
        <w:t>2.0  ”</w:t>
      </w:r>
    </w:p>
    <w:p w:rsidR="00791B7F" w:rsidRDefault="00791B7F" w:rsidP="00791B7F">
      <w:r>
        <w:t>REFERENCIA:</w:t>
      </w:r>
      <w:r>
        <w:tab/>
      </w:r>
      <w:r>
        <w:rPr>
          <w:b/>
        </w:rPr>
        <w:t>CARMEL  JEAN</w:t>
      </w:r>
    </w:p>
    <w:p w:rsidR="00791B7F" w:rsidRDefault="00791B7F" w:rsidP="00791B7F">
      <w:r>
        <w:t>CANTIDAD    :          1</w:t>
      </w:r>
      <w:r w:rsidR="000641C5">
        <w:t>2</w:t>
      </w:r>
      <w:r>
        <w:t>0    Kg</w:t>
      </w:r>
    </w:p>
    <w:p w:rsidR="00791B7F" w:rsidRDefault="00791B7F" w:rsidP="00791B7F">
      <w:r>
        <w:t>COLORES:</w:t>
      </w:r>
      <w:r>
        <w:tab/>
      </w:r>
      <w:r>
        <w:tab/>
        <w:t>1 (  MAGENTA  )</w:t>
      </w:r>
    </w:p>
    <w:p w:rsidR="00791B7F" w:rsidRDefault="00791B7F" w:rsidP="00791B7F">
      <w:r>
        <w:t>CARAS:</w:t>
      </w:r>
      <w:r>
        <w:tab/>
      </w:r>
      <w:r>
        <w:tab/>
        <w:t>1</w:t>
      </w:r>
    </w:p>
    <w:p w:rsidR="00791B7F" w:rsidRDefault="00791B7F" w:rsidP="00791B7F">
      <w:r>
        <w:t>REPETICIÓN:</w:t>
      </w:r>
      <w:r>
        <w:tab/>
        <w:t>30</w:t>
      </w:r>
    </w:p>
    <w:p w:rsidR="00791B7F" w:rsidRDefault="00791B7F" w:rsidP="00791B7F">
      <w:r>
        <w:t>RODILLO:</w:t>
      </w:r>
      <w:r>
        <w:tab/>
      </w:r>
      <w:r>
        <w:tab/>
        <w:t>30</w:t>
      </w:r>
    </w:p>
    <w:p w:rsidR="00791B7F" w:rsidRDefault="00791B7F" w:rsidP="00791B7F">
      <w:r>
        <w:t>BOLSA:</w:t>
      </w:r>
      <w:r>
        <w:tab/>
      </w:r>
      <w:r>
        <w:tab/>
      </w:r>
      <w:r>
        <w:rPr>
          <w:b/>
        </w:rPr>
        <w:t>30  x  38 + 5</w:t>
      </w:r>
      <w:r>
        <w:t xml:space="preserve">  solapa interna  cms</w:t>
      </w:r>
    </w:p>
    <w:p w:rsidR="00791B7F" w:rsidRDefault="00791B7F" w:rsidP="00791B7F">
      <w:r>
        <w:t>SELLADO:</w:t>
      </w:r>
      <w:r>
        <w:tab/>
      </w:r>
      <w:r>
        <w:tab/>
        <w:t>Para selle lateral.</w:t>
      </w:r>
    </w:p>
    <w:p w:rsidR="00791B7F" w:rsidRDefault="00791B7F" w:rsidP="00791B7F"/>
    <w:p w:rsidR="00791B7F" w:rsidRDefault="00791B7F" w:rsidP="00791B7F">
      <w:r>
        <w:rPr>
          <w:b/>
          <w:bCs/>
          <w:u w:val="single"/>
        </w:rPr>
        <w:t>NOTA:</w:t>
      </w:r>
      <w:r>
        <w:t xml:space="preserve">  </w:t>
      </w:r>
      <w:r>
        <w:rPr>
          <w:b/>
          <w:sz w:val="28"/>
          <w:szCs w:val="28"/>
          <w:u w:val="single"/>
        </w:rPr>
        <w:t>* Cyreles  en su  planta</w:t>
      </w:r>
    </w:p>
    <w:p w:rsidR="00791B7F" w:rsidRDefault="00791B7F" w:rsidP="00791B7F">
      <w:pPr>
        <w:numPr>
          <w:ilvl w:val="0"/>
          <w:numId w:val="3"/>
        </w:numPr>
      </w:pPr>
      <w:r>
        <w:t>Se envían muestra física  para tonos y alturas</w:t>
      </w:r>
    </w:p>
    <w:p w:rsidR="00791B7F" w:rsidRDefault="00791B7F" w:rsidP="00791B7F">
      <w:pPr>
        <w:numPr>
          <w:ilvl w:val="0"/>
          <w:numId w:val="4"/>
        </w:numPr>
        <w:rPr>
          <w:b/>
        </w:rPr>
      </w:pPr>
      <w:r>
        <w:t xml:space="preserve">Se  envia el material de PP de </w:t>
      </w:r>
      <w:r>
        <w:rPr>
          <w:b/>
        </w:rPr>
        <w:t xml:space="preserve">40 </w:t>
      </w:r>
      <w:r>
        <w:t xml:space="preserve"> </w:t>
      </w:r>
      <w:r>
        <w:rPr>
          <w:b/>
        </w:rPr>
        <w:t>cms</w:t>
      </w:r>
    </w:p>
    <w:p w:rsidR="00791B7F" w:rsidRDefault="00791B7F" w:rsidP="00791B7F">
      <w:pPr>
        <w:ind w:left="885"/>
      </w:pPr>
    </w:p>
    <w:p w:rsidR="00791B7F" w:rsidRDefault="00791B7F" w:rsidP="00791B7F">
      <w:pPr>
        <w:ind w:left="885"/>
      </w:pPr>
    </w:p>
    <w:p w:rsidR="00791B7F" w:rsidRDefault="00791B7F" w:rsidP="00791B7F">
      <w:r>
        <w:t>Agradezco la atención y colaboración prestada.</w:t>
      </w:r>
    </w:p>
    <w:p w:rsidR="00791B7F" w:rsidRDefault="00791B7F" w:rsidP="00791B7F"/>
    <w:p w:rsidR="00791B7F" w:rsidRDefault="00791B7F" w:rsidP="00791B7F"/>
    <w:p w:rsidR="00791B7F" w:rsidRDefault="00791B7F" w:rsidP="00791B7F">
      <w:r>
        <w:t>Cordialmente,</w:t>
      </w:r>
    </w:p>
    <w:p w:rsidR="00791B7F" w:rsidRDefault="00791B7F" w:rsidP="00791B7F"/>
    <w:p w:rsidR="00791B7F" w:rsidRDefault="00791B7F" w:rsidP="00791B7F"/>
    <w:p w:rsidR="00791B7F" w:rsidRDefault="00791B7F" w:rsidP="00791B7F"/>
    <w:p w:rsidR="00791B7F" w:rsidRDefault="00791B7F" w:rsidP="00791B7F">
      <w:r>
        <w:t>RICARDO CASAS ZAPATA</w:t>
      </w:r>
    </w:p>
    <w:p w:rsidR="00791B7F" w:rsidRDefault="00791B7F" w:rsidP="00791B7F">
      <w:r>
        <w:t>Director.</w:t>
      </w:r>
    </w:p>
    <w:p w:rsidR="00791B7F" w:rsidRDefault="00791B7F" w:rsidP="00791B7F"/>
    <w:p w:rsidR="00791B7F" w:rsidRDefault="00791B7F" w:rsidP="00791B7F">
      <w:pPr>
        <w:rPr>
          <w:b/>
        </w:rPr>
      </w:pPr>
    </w:p>
    <w:p w:rsidR="00921E58" w:rsidRDefault="00921E58" w:rsidP="0036079A">
      <w:pPr>
        <w:rPr>
          <w:b/>
        </w:rPr>
      </w:pPr>
    </w:p>
    <w:p w:rsidR="00DC2C44" w:rsidRDefault="00DC2C44" w:rsidP="0036079A">
      <w:pPr>
        <w:rPr>
          <w:b/>
        </w:rPr>
      </w:pPr>
    </w:p>
    <w:p w:rsidR="00DC2C44" w:rsidRDefault="00DC2C44" w:rsidP="0036079A">
      <w:pPr>
        <w:rPr>
          <w:b/>
        </w:rPr>
      </w:pPr>
    </w:p>
    <w:p w:rsidR="00DC2C44" w:rsidRDefault="00DC2C44" w:rsidP="0036079A">
      <w:pPr>
        <w:rPr>
          <w:b/>
        </w:rPr>
      </w:pPr>
    </w:p>
    <w:p w:rsidR="00DC2C44" w:rsidRDefault="00DC2C44" w:rsidP="0036079A">
      <w:pPr>
        <w:rPr>
          <w:b/>
        </w:rPr>
      </w:pPr>
    </w:p>
    <w:p w:rsidR="00DC2C44" w:rsidRDefault="00DC2C44" w:rsidP="00DC2C44"/>
    <w:p w:rsidR="00DC2C44" w:rsidRDefault="00DC2C44" w:rsidP="00DC2C44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DC2C44" w:rsidRDefault="00DC2C44" w:rsidP="00DC2C44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DC2C44" w:rsidRDefault="00DC2C44" w:rsidP="00DC2C44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DC2C44" w:rsidRDefault="00DC2C44" w:rsidP="00DC2C44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DC2C44" w:rsidRDefault="00DC2C44" w:rsidP="00DC2C44"/>
    <w:p w:rsidR="00DC2C44" w:rsidRDefault="00DC2C44" w:rsidP="00DC2C44">
      <w:pPr>
        <w:rPr>
          <w:b/>
          <w:bCs/>
        </w:rPr>
      </w:pPr>
    </w:p>
    <w:p w:rsidR="00DC2C44" w:rsidRDefault="00DC2C44" w:rsidP="00DC2C44">
      <w:pPr>
        <w:pStyle w:val="Ttulo1"/>
      </w:pPr>
      <w:r>
        <w:t>ORDEN DE TRABAJO    N °      05866</w:t>
      </w:r>
    </w:p>
    <w:p w:rsidR="00DC2C44" w:rsidRDefault="00DC2C44" w:rsidP="00DC2C44"/>
    <w:p w:rsidR="00DC2C44" w:rsidRDefault="00DC2C44" w:rsidP="00DC2C44">
      <w:r>
        <w:t>FECHA:</w:t>
      </w:r>
      <w:r>
        <w:tab/>
        <w:t>Medellín, Noviembre</w:t>
      </w:r>
      <w:r w:rsidR="004F0C90">
        <w:t xml:space="preserve">  </w:t>
      </w:r>
      <w:r>
        <w:t xml:space="preserve">  21   de 2009</w:t>
      </w:r>
    </w:p>
    <w:p w:rsidR="00DC2C44" w:rsidRDefault="00DC2C44" w:rsidP="00DC2C44">
      <w:r>
        <w:t>PARA:</w:t>
      </w:r>
      <w:r>
        <w:tab/>
      </w:r>
      <w:r>
        <w:tab/>
        <w:t>PLÁSTICOS DARMA</w:t>
      </w:r>
    </w:p>
    <w:p w:rsidR="00DC2C44" w:rsidRDefault="00DC2C44" w:rsidP="00DC2C44">
      <w:r>
        <w:t>ATENCIÓN:</w:t>
      </w:r>
      <w:r>
        <w:tab/>
        <w:t>Sr. Darío Jaramillo</w:t>
      </w:r>
    </w:p>
    <w:p w:rsidR="00DC2C44" w:rsidRDefault="00DC2C44" w:rsidP="00DC2C44">
      <w:r>
        <w:tab/>
      </w:r>
      <w:r>
        <w:tab/>
        <w:t>Gerente.</w:t>
      </w:r>
    </w:p>
    <w:p w:rsidR="00DC2C44" w:rsidRDefault="00DC2C44" w:rsidP="00DC2C44"/>
    <w:p w:rsidR="00DC2C44" w:rsidRDefault="00DC2C44" w:rsidP="00DC2C44">
      <w:r>
        <w:t>Apreciado Don Darío:</w:t>
      </w:r>
    </w:p>
    <w:p w:rsidR="00DC2C44" w:rsidRDefault="00DC2C44" w:rsidP="00DC2C44"/>
    <w:p w:rsidR="00DC2C44" w:rsidRDefault="00DC2C44" w:rsidP="00DC2C44">
      <w:r>
        <w:t>Con la presente estamos solicitando el siguiente servicio de    IMPRESIÓN :</w:t>
      </w:r>
    </w:p>
    <w:p w:rsidR="00DC2C44" w:rsidRDefault="00DC2C44" w:rsidP="00DC2C44"/>
    <w:p w:rsidR="00DC2C44" w:rsidRDefault="00DC2C44" w:rsidP="00DC2C44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DC2C44" w:rsidRDefault="00DC2C44" w:rsidP="00DC2C44">
      <w:r>
        <w:t>MATERIAL   :           Polipropileno Lamina de 40  cms</w:t>
      </w:r>
    </w:p>
    <w:p w:rsidR="00DC2C44" w:rsidRDefault="00DC2C44" w:rsidP="00DC2C44">
      <w:r>
        <w:t>CLIBRE      :               2.0  ”</w:t>
      </w:r>
    </w:p>
    <w:p w:rsidR="00DC2C44" w:rsidRDefault="00DC2C44" w:rsidP="00DC2C44">
      <w:pPr>
        <w:rPr>
          <w:b/>
        </w:rPr>
      </w:pPr>
      <w:r>
        <w:t>REFERENCIA:</w:t>
      </w:r>
      <w:r>
        <w:tab/>
      </w:r>
      <w:r>
        <w:rPr>
          <w:b/>
        </w:rPr>
        <w:t xml:space="preserve">TUCAN </w:t>
      </w:r>
    </w:p>
    <w:p w:rsidR="00DC2C44" w:rsidRDefault="004F0C90" w:rsidP="00DC2C44">
      <w:r>
        <w:t>CANTIDAD    :          180</w:t>
      </w:r>
      <w:r w:rsidR="00DC2C44">
        <w:t xml:space="preserve">    Kg</w:t>
      </w:r>
    </w:p>
    <w:p w:rsidR="00DC2C44" w:rsidRDefault="00DC2C44" w:rsidP="00DC2C44">
      <w:r>
        <w:t>COLORES:</w:t>
      </w:r>
      <w:r>
        <w:tab/>
      </w:r>
      <w:r>
        <w:tab/>
        <w:t>4   (   Según   Arte  )</w:t>
      </w:r>
    </w:p>
    <w:p w:rsidR="00DC2C44" w:rsidRDefault="00DC2C44" w:rsidP="00DC2C44">
      <w:r>
        <w:t>CARAS:</w:t>
      </w:r>
      <w:r>
        <w:tab/>
      </w:r>
      <w:r>
        <w:tab/>
        <w:t>1</w:t>
      </w:r>
    </w:p>
    <w:p w:rsidR="00DC2C44" w:rsidRDefault="00DC2C44" w:rsidP="00DC2C44">
      <w:r>
        <w:t>R EPETICIÓN:</w:t>
      </w:r>
      <w:r>
        <w:tab/>
        <w:t>9.5    cms</w:t>
      </w:r>
    </w:p>
    <w:p w:rsidR="00DC2C44" w:rsidRDefault="00DC2C44" w:rsidP="00DC2C44">
      <w:r>
        <w:t>RODILLO:</w:t>
      </w:r>
      <w:r>
        <w:tab/>
      </w:r>
      <w:r>
        <w:tab/>
        <w:t>30</w:t>
      </w:r>
    </w:p>
    <w:p w:rsidR="00DC2C44" w:rsidRDefault="00DC2C44" w:rsidP="00DC2C44">
      <w:pPr>
        <w:rPr>
          <w:b/>
        </w:rPr>
      </w:pPr>
      <w:r>
        <w:t>LAMINA:</w:t>
      </w:r>
      <w:r>
        <w:tab/>
      </w:r>
      <w:r>
        <w:tab/>
      </w:r>
      <w:r>
        <w:rPr>
          <w:b/>
        </w:rPr>
        <w:t>9.5 X 20   cms</w:t>
      </w:r>
    </w:p>
    <w:p w:rsidR="00DC2C44" w:rsidRDefault="00DC2C44" w:rsidP="00DC2C44">
      <w:r>
        <w:t>SELLADO:</w:t>
      </w:r>
      <w:r>
        <w:tab/>
      </w:r>
      <w:r>
        <w:tab/>
        <w:t>Para selle lateral.</w:t>
      </w:r>
    </w:p>
    <w:p w:rsidR="00DC2C44" w:rsidRDefault="00DC2C44" w:rsidP="00DC2C44">
      <w:r>
        <w:t xml:space="preserve"> </w:t>
      </w:r>
    </w:p>
    <w:p w:rsidR="00DC2C44" w:rsidRDefault="00DC2C44" w:rsidP="00DC2C44"/>
    <w:p w:rsidR="00DC2C44" w:rsidRDefault="00DC2C44" w:rsidP="00DC2C44">
      <w:r>
        <w:rPr>
          <w:b/>
          <w:bCs/>
          <w:u w:val="single"/>
        </w:rPr>
        <w:t>NOTA:</w:t>
      </w:r>
      <w:r>
        <w:t xml:space="preserve">  * Colores igual  muestras y pantones </w:t>
      </w:r>
    </w:p>
    <w:p w:rsidR="00DC2C44" w:rsidRDefault="00DC2C44" w:rsidP="00DC2C44">
      <w:pPr>
        <w:numPr>
          <w:ilvl w:val="0"/>
          <w:numId w:val="3"/>
        </w:numPr>
        <w:rPr>
          <w:b/>
        </w:rPr>
      </w:pPr>
      <w:r>
        <w:rPr>
          <w:b/>
        </w:rPr>
        <w:t xml:space="preserve">CONTROLAR EL ENBOTAMIENTO DE </w:t>
      </w:r>
      <w:smartTag w:uri="urn:schemas-microsoft-com:office:smarttags" w:element="PersonName">
        <w:smartTagPr>
          <w:attr w:name="ProductID" w:val="LA TINTA"/>
        </w:smartTagPr>
        <w:r>
          <w:rPr>
            <w:b/>
          </w:rPr>
          <w:t>LA TINTA</w:t>
        </w:r>
      </w:smartTag>
    </w:p>
    <w:p w:rsidR="00DC2C44" w:rsidRDefault="00DC2C44" w:rsidP="00DC2C44">
      <w:pPr>
        <w:ind w:left="885"/>
      </w:pPr>
    </w:p>
    <w:p w:rsidR="00DC2C44" w:rsidRDefault="00DC2C44" w:rsidP="00DC2C44">
      <w:pPr>
        <w:numPr>
          <w:ilvl w:val="0"/>
          <w:numId w:val="4"/>
        </w:numPr>
        <w:rPr>
          <w:b/>
          <w:u w:val="single"/>
        </w:rPr>
      </w:pPr>
      <w:r>
        <w:rPr>
          <w:b/>
          <w:u w:val="single"/>
        </w:rPr>
        <w:t>Se deben imprimir en 1 lote todo el material</w:t>
      </w:r>
    </w:p>
    <w:p w:rsidR="00DC2C44" w:rsidRDefault="00DC2C44" w:rsidP="00DC2C44">
      <w:pPr>
        <w:ind w:left="1500"/>
        <w:rPr>
          <w:u w:val="single"/>
        </w:rPr>
      </w:pPr>
    </w:p>
    <w:p w:rsidR="00DC2C44" w:rsidRDefault="00DC2C44" w:rsidP="00DC2C44">
      <w:pPr>
        <w:ind w:left="1500"/>
        <w:rPr>
          <w:u w:val="single"/>
        </w:rPr>
      </w:pPr>
    </w:p>
    <w:p w:rsidR="00DC2C44" w:rsidRDefault="00DC2C44" w:rsidP="00DC2C44">
      <w:pPr>
        <w:ind w:left="1500"/>
        <w:rPr>
          <w:b/>
          <w:u w:val="single"/>
        </w:rPr>
      </w:pPr>
      <w:r>
        <w:rPr>
          <w:b/>
          <w:u w:val="single"/>
        </w:rPr>
        <w:tab/>
      </w:r>
      <w:r>
        <w:rPr>
          <w:b/>
          <w:u w:val="single"/>
        </w:rPr>
        <w:tab/>
        <w:t xml:space="preserve">-  </w:t>
      </w:r>
      <w:r>
        <w:rPr>
          <w:b/>
          <w:sz w:val="28"/>
          <w:szCs w:val="28"/>
          <w:u w:val="single"/>
        </w:rPr>
        <w:t>L  4002</w:t>
      </w:r>
      <w:r w:rsidR="004F0C90">
        <w:rPr>
          <w:b/>
          <w:sz w:val="28"/>
          <w:szCs w:val="28"/>
          <w:u w:val="single"/>
        </w:rPr>
        <w:t>7</w:t>
      </w:r>
    </w:p>
    <w:p w:rsidR="00DC2C44" w:rsidRDefault="00DC2C44" w:rsidP="00DC2C44">
      <w:pPr>
        <w:rPr>
          <w:b/>
          <w:u w:val="single"/>
        </w:rPr>
      </w:pPr>
    </w:p>
    <w:p w:rsidR="00DC2C44" w:rsidRDefault="00DC2C44" w:rsidP="00DC2C44">
      <w:pPr>
        <w:ind w:left="885"/>
      </w:pPr>
    </w:p>
    <w:p w:rsidR="00DC2C44" w:rsidRDefault="00DC2C44" w:rsidP="00DC2C44">
      <w:pPr>
        <w:ind w:left="1500"/>
        <w:rPr>
          <w:u w:val="single"/>
        </w:rPr>
      </w:pPr>
    </w:p>
    <w:p w:rsidR="00DC2C44" w:rsidRDefault="00DC2C44" w:rsidP="00DC2C44">
      <w:r>
        <w:t>Agradezco la atención y colaboración prestada.</w:t>
      </w:r>
    </w:p>
    <w:p w:rsidR="00DC2C44" w:rsidRDefault="00DC2C44" w:rsidP="00DC2C44"/>
    <w:p w:rsidR="00DC2C44" w:rsidRDefault="00DC2C44" w:rsidP="00DC2C44">
      <w:r>
        <w:t>Cordialmente</w:t>
      </w:r>
    </w:p>
    <w:p w:rsidR="00DC2C44" w:rsidRDefault="00DC2C44" w:rsidP="00DC2C44"/>
    <w:p w:rsidR="00DC2C44" w:rsidRDefault="00DC2C44" w:rsidP="00DC2C44"/>
    <w:p w:rsidR="00DC2C44" w:rsidRDefault="00DC2C44" w:rsidP="00DC2C44">
      <w:r>
        <w:t>RICARDO CASAS ZAPATA</w:t>
      </w:r>
    </w:p>
    <w:p w:rsidR="00DC2C44" w:rsidRDefault="00DC2C44" w:rsidP="00DC2C44">
      <w:r>
        <w:t>Director.</w:t>
      </w:r>
    </w:p>
    <w:p w:rsidR="00DC2C44" w:rsidRDefault="00DC2C44" w:rsidP="00DC2C44">
      <w:pPr>
        <w:rPr>
          <w:b/>
        </w:rPr>
      </w:pPr>
    </w:p>
    <w:p w:rsidR="00DC2C44" w:rsidRDefault="00DC2C44" w:rsidP="0036079A">
      <w:pPr>
        <w:rPr>
          <w:b/>
        </w:rPr>
      </w:pPr>
    </w:p>
    <w:p w:rsidR="009C78E8" w:rsidRDefault="009C78E8" w:rsidP="0036079A">
      <w:pPr>
        <w:rPr>
          <w:b/>
        </w:rPr>
      </w:pPr>
    </w:p>
    <w:p w:rsidR="009C78E8" w:rsidRDefault="009C78E8" w:rsidP="0036079A">
      <w:pPr>
        <w:rPr>
          <w:b/>
        </w:rPr>
      </w:pPr>
    </w:p>
    <w:p w:rsidR="009C78E8" w:rsidRDefault="009C78E8" w:rsidP="009C78E8">
      <w:pPr>
        <w:rPr>
          <w:b/>
        </w:rPr>
      </w:pPr>
    </w:p>
    <w:p w:rsidR="009C78E8" w:rsidRDefault="009C78E8" w:rsidP="009C78E8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9C78E8" w:rsidRDefault="009C78E8" w:rsidP="009C78E8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NIT: 811.040.799-9</w:t>
      </w:r>
    </w:p>
    <w:p w:rsidR="009C78E8" w:rsidRDefault="009C78E8" w:rsidP="009C78E8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9C78E8" w:rsidRDefault="009C78E8" w:rsidP="009C78E8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9C78E8" w:rsidRDefault="009C78E8" w:rsidP="009C78E8"/>
    <w:p w:rsidR="009C78E8" w:rsidRDefault="009C78E8" w:rsidP="009C78E8">
      <w:pPr>
        <w:pStyle w:val="Ttulo1"/>
      </w:pPr>
      <w:r>
        <w:t>ORDEN DE TRABAJO    N°      05867</w:t>
      </w:r>
    </w:p>
    <w:p w:rsidR="009C78E8" w:rsidRDefault="009C78E8" w:rsidP="009C78E8"/>
    <w:p w:rsidR="009C78E8" w:rsidRDefault="009C78E8" w:rsidP="009C78E8">
      <w:r>
        <w:t>FECHA:</w:t>
      </w:r>
      <w:r>
        <w:tab/>
        <w:t>Medellín, Diciembre  21    de 2009</w:t>
      </w:r>
    </w:p>
    <w:p w:rsidR="009C78E8" w:rsidRDefault="009C78E8" w:rsidP="009C78E8">
      <w:r>
        <w:t>PARA:</w:t>
      </w:r>
      <w:r>
        <w:tab/>
      </w:r>
      <w:r>
        <w:tab/>
        <w:t>PLÁSTICOS DARMA</w:t>
      </w:r>
    </w:p>
    <w:p w:rsidR="009C78E8" w:rsidRDefault="009C78E8" w:rsidP="009C78E8">
      <w:r>
        <w:t>ATENCIÓN:</w:t>
      </w:r>
      <w:r>
        <w:tab/>
        <w:t>Sr. Darío Jaramillo</w:t>
      </w:r>
    </w:p>
    <w:p w:rsidR="009C78E8" w:rsidRDefault="009C78E8" w:rsidP="009C78E8">
      <w:r>
        <w:tab/>
      </w:r>
      <w:r>
        <w:tab/>
        <w:t>Gerente.</w:t>
      </w:r>
    </w:p>
    <w:p w:rsidR="009C78E8" w:rsidRDefault="009C78E8" w:rsidP="009C78E8"/>
    <w:p w:rsidR="009C78E8" w:rsidRDefault="009C78E8" w:rsidP="009C78E8">
      <w:r>
        <w:t>Apreciado Don Darío:</w:t>
      </w:r>
    </w:p>
    <w:p w:rsidR="009C78E8" w:rsidRDefault="009C78E8" w:rsidP="009C78E8"/>
    <w:p w:rsidR="009C78E8" w:rsidRDefault="009C78E8" w:rsidP="009C78E8">
      <w:r>
        <w:t>Con la presente estamos solicitando el siguiente servicio de    IMPRESIÓN  :</w:t>
      </w:r>
    </w:p>
    <w:p w:rsidR="009C78E8" w:rsidRDefault="009C78E8" w:rsidP="009C78E8"/>
    <w:p w:rsidR="009C78E8" w:rsidRDefault="009C78E8" w:rsidP="009C78E8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9C78E8" w:rsidRDefault="009C78E8" w:rsidP="009C78E8">
      <w:r>
        <w:t xml:space="preserve">MATERIAL   :           Polipropileno Lamina de </w:t>
      </w:r>
      <w:r w:rsidR="0050095F">
        <w:t xml:space="preserve">  </w:t>
      </w:r>
      <w:r>
        <w:t>40  cms</w:t>
      </w:r>
    </w:p>
    <w:p w:rsidR="009C78E8" w:rsidRDefault="009C78E8" w:rsidP="009C78E8">
      <w:r>
        <w:t xml:space="preserve">CALIBRE      :           </w:t>
      </w:r>
      <w:r w:rsidRPr="00910E52">
        <w:rPr>
          <w:b/>
        </w:rPr>
        <w:t>2.0</w:t>
      </w:r>
      <w:r>
        <w:t xml:space="preserve">  ”</w:t>
      </w:r>
    </w:p>
    <w:p w:rsidR="009C78E8" w:rsidRPr="00F36A72" w:rsidRDefault="009C78E8" w:rsidP="009C78E8">
      <w:pPr>
        <w:rPr>
          <w:b/>
        </w:rPr>
      </w:pPr>
      <w:r>
        <w:t>REFERENCIA:</w:t>
      </w:r>
      <w:r>
        <w:tab/>
      </w:r>
      <w:r w:rsidRPr="00F36A72">
        <w:rPr>
          <w:b/>
        </w:rPr>
        <w:t xml:space="preserve">Exportacion </w:t>
      </w:r>
      <w:r w:rsidR="00031A1C">
        <w:rPr>
          <w:b/>
        </w:rPr>
        <w:t xml:space="preserve">   </w:t>
      </w:r>
      <w:r w:rsidRPr="00F36A72">
        <w:rPr>
          <w:b/>
        </w:rPr>
        <w:t xml:space="preserve">( </w:t>
      </w:r>
      <w:r>
        <w:rPr>
          <w:b/>
        </w:rPr>
        <w:t>C</w:t>
      </w:r>
      <w:r w:rsidRPr="00F36A72">
        <w:rPr>
          <w:b/>
        </w:rPr>
        <w:t xml:space="preserve">aribean </w:t>
      </w:r>
      <w:r>
        <w:rPr>
          <w:b/>
        </w:rPr>
        <w:t>E</w:t>
      </w:r>
      <w:r w:rsidRPr="00F36A72">
        <w:rPr>
          <w:b/>
        </w:rPr>
        <w:t>xotics )</w:t>
      </w:r>
    </w:p>
    <w:p w:rsidR="009C78E8" w:rsidRDefault="009C78E8" w:rsidP="009C78E8">
      <w:r>
        <w:t xml:space="preserve">CANTIDAD    :          </w:t>
      </w:r>
      <w:r w:rsidR="00A17651">
        <w:rPr>
          <w:b/>
        </w:rPr>
        <w:t>90</w:t>
      </w:r>
      <w:r w:rsidRPr="00F06B36">
        <w:rPr>
          <w:b/>
        </w:rPr>
        <w:t xml:space="preserve">    Kg</w:t>
      </w:r>
    </w:p>
    <w:p w:rsidR="009C78E8" w:rsidRDefault="009C78E8" w:rsidP="009C78E8">
      <w:r>
        <w:t>COLORES:</w:t>
      </w:r>
      <w:r>
        <w:tab/>
      </w:r>
      <w:r>
        <w:tab/>
        <w:t>5   (   Según Muestra  )</w:t>
      </w:r>
    </w:p>
    <w:p w:rsidR="009C78E8" w:rsidRDefault="009C78E8" w:rsidP="009C78E8">
      <w:r>
        <w:t>CARAS:</w:t>
      </w:r>
      <w:r>
        <w:tab/>
      </w:r>
      <w:r>
        <w:tab/>
        <w:t>1</w:t>
      </w:r>
    </w:p>
    <w:p w:rsidR="009C78E8" w:rsidRDefault="009C78E8" w:rsidP="009C78E8">
      <w:r>
        <w:t>R EPETICIÓN:</w:t>
      </w:r>
      <w:r>
        <w:tab/>
        <w:t>9.5    cms</w:t>
      </w:r>
    </w:p>
    <w:p w:rsidR="009C78E8" w:rsidRDefault="009C78E8" w:rsidP="009C78E8">
      <w:r>
        <w:t>RODILLO:</w:t>
      </w:r>
      <w:r>
        <w:tab/>
      </w:r>
      <w:r>
        <w:tab/>
      </w:r>
      <w:r w:rsidRPr="007C0A03">
        <w:rPr>
          <w:b/>
        </w:rPr>
        <w:t>30</w:t>
      </w:r>
    </w:p>
    <w:p w:rsidR="009C78E8" w:rsidRDefault="009C78E8" w:rsidP="009C78E8">
      <w:r>
        <w:t>LAMINA:</w:t>
      </w:r>
      <w:r>
        <w:tab/>
      </w:r>
      <w:r>
        <w:tab/>
        <w:t>9.5 X 20   cms</w:t>
      </w:r>
    </w:p>
    <w:p w:rsidR="009C78E8" w:rsidRDefault="009C78E8" w:rsidP="009C78E8">
      <w:r>
        <w:t>SELLADO:</w:t>
      </w:r>
      <w:r>
        <w:tab/>
      </w:r>
      <w:r>
        <w:tab/>
        <w:t>Para selle lateral.</w:t>
      </w:r>
    </w:p>
    <w:p w:rsidR="009C78E8" w:rsidRDefault="009C78E8" w:rsidP="009C78E8">
      <w:r>
        <w:t xml:space="preserve"> </w:t>
      </w:r>
    </w:p>
    <w:p w:rsidR="00CC6683" w:rsidRDefault="00CC6683" w:rsidP="009C78E8"/>
    <w:p w:rsidR="009C78E8" w:rsidRDefault="009C78E8" w:rsidP="009C78E8">
      <w:r>
        <w:rPr>
          <w:b/>
          <w:bCs/>
          <w:u w:val="single"/>
        </w:rPr>
        <w:t>NOTA:</w:t>
      </w:r>
      <w:r>
        <w:t xml:space="preserve">  * Los cyreles se encuentran en su planta</w:t>
      </w:r>
    </w:p>
    <w:p w:rsidR="009C78E8" w:rsidRDefault="009C78E8" w:rsidP="009C78E8">
      <w:pPr>
        <w:numPr>
          <w:ilvl w:val="0"/>
          <w:numId w:val="1"/>
        </w:numPr>
      </w:pPr>
      <w:r>
        <w:t>Colores igual muestra anterior</w:t>
      </w:r>
    </w:p>
    <w:p w:rsidR="009C78E8" w:rsidRDefault="009C78E8" w:rsidP="009C78E8">
      <w:pPr>
        <w:ind w:left="885"/>
      </w:pPr>
    </w:p>
    <w:p w:rsidR="009C78E8" w:rsidRPr="00AF4F6F" w:rsidRDefault="009C78E8" w:rsidP="00AF4F6F">
      <w:pPr>
        <w:ind w:left="1860"/>
        <w:rPr>
          <w:b/>
          <w:u w:val="single"/>
        </w:rPr>
      </w:pPr>
    </w:p>
    <w:p w:rsidR="009C78E8" w:rsidRPr="00AF4F6F" w:rsidRDefault="00AF4F6F" w:rsidP="009C78E8">
      <w:pPr>
        <w:numPr>
          <w:ilvl w:val="0"/>
          <w:numId w:val="2"/>
        </w:numPr>
        <w:rPr>
          <w:b/>
          <w:sz w:val="36"/>
          <w:szCs w:val="36"/>
          <w:u w:val="single"/>
        </w:rPr>
      </w:pPr>
      <w:r w:rsidRPr="00AF4F6F">
        <w:rPr>
          <w:b/>
          <w:sz w:val="36"/>
          <w:szCs w:val="36"/>
          <w:u w:val="single"/>
        </w:rPr>
        <w:t>L      41371</w:t>
      </w:r>
    </w:p>
    <w:p w:rsidR="009C78E8" w:rsidRDefault="009C78E8" w:rsidP="009C78E8">
      <w:pPr>
        <w:ind w:left="1500"/>
        <w:rPr>
          <w:b/>
          <w:u w:val="single"/>
        </w:rPr>
      </w:pPr>
    </w:p>
    <w:p w:rsidR="009C78E8" w:rsidRPr="00D74513" w:rsidRDefault="009C78E8" w:rsidP="009C78E8">
      <w:pPr>
        <w:ind w:left="1500"/>
        <w:rPr>
          <w:b/>
          <w:u w:val="single"/>
        </w:rPr>
      </w:pPr>
    </w:p>
    <w:p w:rsidR="009C78E8" w:rsidRDefault="009C78E8" w:rsidP="009C78E8">
      <w:pPr>
        <w:ind w:left="1500"/>
        <w:rPr>
          <w:u w:val="single"/>
        </w:rPr>
      </w:pPr>
    </w:p>
    <w:p w:rsidR="009C78E8" w:rsidRDefault="009C78E8" w:rsidP="009C78E8">
      <w:r>
        <w:t>Agradezco la atención y colaboración prestada.</w:t>
      </w:r>
    </w:p>
    <w:p w:rsidR="009C78E8" w:rsidRDefault="009C78E8" w:rsidP="009C78E8"/>
    <w:p w:rsidR="009C78E8" w:rsidRDefault="009C78E8" w:rsidP="009C78E8">
      <w:r>
        <w:t>Cordialmente</w:t>
      </w:r>
    </w:p>
    <w:p w:rsidR="009C78E8" w:rsidRDefault="009C78E8" w:rsidP="009C78E8"/>
    <w:p w:rsidR="00AE443B" w:rsidRDefault="00AE443B" w:rsidP="009C78E8"/>
    <w:p w:rsidR="009C78E8" w:rsidRDefault="009C78E8" w:rsidP="009C78E8"/>
    <w:p w:rsidR="009C78E8" w:rsidRDefault="009C78E8" w:rsidP="009C78E8">
      <w:r>
        <w:t>RICARDO CASAS ZAPATA</w:t>
      </w:r>
    </w:p>
    <w:p w:rsidR="009C78E8" w:rsidRDefault="009C78E8" w:rsidP="009C78E8">
      <w:r>
        <w:t>Director</w:t>
      </w:r>
    </w:p>
    <w:p w:rsidR="009C78E8" w:rsidRDefault="009C78E8" w:rsidP="0036079A">
      <w:pPr>
        <w:rPr>
          <w:b/>
        </w:rPr>
      </w:pPr>
    </w:p>
    <w:p w:rsidR="00CB7E60" w:rsidRDefault="00CB7E60" w:rsidP="0036079A">
      <w:pPr>
        <w:rPr>
          <w:b/>
        </w:rPr>
      </w:pPr>
    </w:p>
    <w:p w:rsidR="00CB7E60" w:rsidRDefault="00CB7E60" w:rsidP="0036079A">
      <w:pPr>
        <w:rPr>
          <w:b/>
        </w:rPr>
      </w:pPr>
    </w:p>
    <w:p w:rsidR="00CB7E60" w:rsidRDefault="00CB7E60" w:rsidP="00CB7E60">
      <w:pPr>
        <w:rPr>
          <w:b/>
          <w:bCs/>
          <w:sz w:val="20"/>
        </w:rPr>
      </w:pPr>
      <w:r>
        <w:rPr>
          <w:b/>
          <w:bCs/>
          <w:sz w:val="20"/>
        </w:rPr>
        <w:t>PLÁSTICOS UNION LTDA</w:t>
      </w:r>
    </w:p>
    <w:p w:rsidR="00CB7E60" w:rsidRDefault="00CB7E60" w:rsidP="00CB7E60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CB7E60" w:rsidRDefault="00CB7E60" w:rsidP="00CB7E60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76 N 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CB7E60" w:rsidRDefault="00CB7E60" w:rsidP="00CB7E60">
      <w:pPr>
        <w:rPr>
          <w:b/>
          <w:bCs/>
          <w:sz w:val="20"/>
        </w:rPr>
      </w:pPr>
      <w:r>
        <w:rPr>
          <w:b/>
          <w:bCs/>
          <w:sz w:val="20"/>
        </w:rPr>
        <w:t>TEL: 4 44 46 64   ITAGUI.</w:t>
      </w:r>
    </w:p>
    <w:p w:rsidR="00CB7E60" w:rsidRDefault="00CB7E60" w:rsidP="00CB7E60">
      <w:pPr>
        <w:rPr>
          <w:b/>
          <w:bCs/>
          <w:sz w:val="20"/>
        </w:rPr>
      </w:pPr>
    </w:p>
    <w:p w:rsidR="00CB7E60" w:rsidRDefault="00CB7E60" w:rsidP="00CB7E60">
      <w:pPr>
        <w:rPr>
          <w:b/>
        </w:rPr>
      </w:pPr>
    </w:p>
    <w:p w:rsidR="00CB7E60" w:rsidRDefault="00CB7E60" w:rsidP="00CB7E60">
      <w:pPr>
        <w:pStyle w:val="Ttulo1"/>
      </w:pPr>
      <w:r>
        <w:t>ORDEN DE TRABAJO    N°      05873</w:t>
      </w:r>
    </w:p>
    <w:p w:rsidR="00CB7E60" w:rsidRDefault="00CB7E60" w:rsidP="00CB7E60"/>
    <w:p w:rsidR="00CB7E60" w:rsidRDefault="00CB7E60" w:rsidP="00CB7E60">
      <w:r>
        <w:t>FECHA:</w:t>
      </w:r>
      <w:r>
        <w:tab/>
        <w:t>Medellín,  Diciembre   21   de   2009</w:t>
      </w:r>
    </w:p>
    <w:p w:rsidR="00CB7E60" w:rsidRDefault="00CB7E60" w:rsidP="00CB7E60">
      <w:r>
        <w:t>PARA:</w:t>
      </w:r>
      <w:r>
        <w:tab/>
      </w:r>
      <w:r>
        <w:tab/>
        <w:t>PLASTICOS DARMA S.A.</w:t>
      </w:r>
    </w:p>
    <w:p w:rsidR="00CB7E60" w:rsidRDefault="00CB7E60" w:rsidP="00CB7E60">
      <w:r>
        <w:t>ATENCIÓN:</w:t>
      </w:r>
      <w:r>
        <w:tab/>
        <w:t>Sr. Dario Jaramillo</w:t>
      </w:r>
    </w:p>
    <w:p w:rsidR="00CB7E60" w:rsidRDefault="00CB7E60" w:rsidP="00CB7E60">
      <w:r>
        <w:tab/>
      </w:r>
      <w:r>
        <w:tab/>
        <w:t>Gerente</w:t>
      </w:r>
    </w:p>
    <w:p w:rsidR="00CB7E60" w:rsidRDefault="00CB7E60" w:rsidP="00CB7E60"/>
    <w:p w:rsidR="00CB7E60" w:rsidRDefault="00CB7E60" w:rsidP="00CB7E60">
      <w:r>
        <w:t>Apreciado  Don Darío:</w:t>
      </w:r>
    </w:p>
    <w:p w:rsidR="00CB7E60" w:rsidRDefault="00CB7E60" w:rsidP="00CB7E60">
      <w:r>
        <w:t xml:space="preserve"> </w:t>
      </w:r>
    </w:p>
    <w:p w:rsidR="00CB7E60" w:rsidRDefault="00CB7E60" w:rsidP="00CB7E60">
      <w:r>
        <w:t>Con la presente estamos solicitando el siguiente Material :</w:t>
      </w:r>
    </w:p>
    <w:p w:rsidR="00CB7E60" w:rsidRDefault="00CB7E60" w:rsidP="00CB7E60"/>
    <w:p w:rsidR="00CB7E60" w:rsidRDefault="00CB7E60" w:rsidP="00CB7E60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CB7E60" w:rsidRDefault="00CB7E60" w:rsidP="00CB7E60">
      <w:pPr>
        <w:rPr>
          <w:b/>
          <w:bCs/>
          <w:u w:val="single"/>
        </w:rPr>
      </w:pPr>
    </w:p>
    <w:p w:rsidR="00CB7E60" w:rsidRDefault="00CB7E60" w:rsidP="00CB7E60">
      <w:r>
        <w:t>MATERIAL:</w:t>
      </w:r>
      <w:r>
        <w:tab/>
      </w:r>
      <w:r>
        <w:tab/>
        <w:t>Polietileno Baja Densidad Blanco  TUBULAR</w:t>
      </w:r>
    </w:p>
    <w:p w:rsidR="00CB7E60" w:rsidRDefault="00CB7E60" w:rsidP="00CB7E60">
      <w:r>
        <w:t>MEDIDA:</w:t>
      </w:r>
      <w:r>
        <w:tab/>
      </w:r>
      <w:r>
        <w:tab/>
        <w:t>28 + 6 + 6</w:t>
      </w:r>
      <w:r w:rsidRPr="007317E8">
        <w:rPr>
          <w:b/>
        </w:rPr>
        <w:t xml:space="preserve">    </w:t>
      </w:r>
      <w:r>
        <w:t>Cms.</w:t>
      </w:r>
    </w:p>
    <w:p w:rsidR="00CB7E60" w:rsidRDefault="00CB7E60" w:rsidP="00CB7E60">
      <w:pPr>
        <w:rPr>
          <w:b/>
          <w:bCs/>
        </w:rPr>
      </w:pPr>
      <w:r>
        <w:t>CALIBRE:</w:t>
      </w:r>
      <w:r>
        <w:tab/>
      </w:r>
      <w:r>
        <w:tab/>
      </w:r>
      <w:r>
        <w:rPr>
          <w:b/>
        </w:rPr>
        <w:t xml:space="preserve">1.3 </w:t>
      </w:r>
      <w:r w:rsidRPr="007317E8">
        <w:rPr>
          <w:b/>
        </w:rPr>
        <w:t xml:space="preserve"> </w:t>
      </w:r>
      <w:r w:rsidRPr="007317E8">
        <w:rPr>
          <w:b/>
          <w:bCs/>
        </w:rPr>
        <w:t xml:space="preserve"> ”</w:t>
      </w:r>
    </w:p>
    <w:p w:rsidR="00CB7E60" w:rsidRDefault="00CB7E60" w:rsidP="00CB7E60">
      <w:r>
        <w:t>COLOR:</w:t>
      </w:r>
      <w:r>
        <w:tab/>
      </w:r>
      <w:r>
        <w:tab/>
        <w:t>Blanco</w:t>
      </w:r>
    </w:p>
    <w:p w:rsidR="00CB7E60" w:rsidRPr="00874A16" w:rsidRDefault="00CB7E60" w:rsidP="00CB7E60">
      <w:r>
        <w:t>TRATADO:</w:t>
      </w:r>
      <w:r>
        <w:tab/>
      </w:r>
      <w:r>
        <w:tab/>
        <w:t>2  Caras.</w:t>
      </w:r>
    </w:p>
    <w:p w:rsidR="00CB7E60" w:rsidRDefault="002A54D4" w:rsidP="00CB7E60">
      <w:pPr>
        <w:rPr>
          <w:b/>
          <w:bCs/>
        </w:rPr>
      </w:pPr>
      <w:r>
        <w:t>CANTIDAD:</w:t>
      </w:r>
      <w:r>
        <w:tab/>
      </w:r>
      <w:r>
        <w:tab/>
        <w:t>48</w:t>
      </w:r>
      <w:r w:rsidR="00CB7E60">
        <w:t>0    Kg.</w:t>
      </w:r>
      <w:r w:rsidR="00CB7E60">
        <w:rPr>
          <w:b/>
          <w:bCs/>
        </w:rPr>
        <w:tab/>
      </w:r>
    </w:p>
    <w:p w:rsidR="00CB7E60" w:rsidRDefault="00CB7E60" w:rsidP="00CB7E60">
      <w:r>
        <w:t>COLORES:</w:t>
      </w:r>
      <w:r>
        <w:tab/>
      </w:r>
      <w:r>
        <w:tab/>
        <w:t xml:space="preserve">2     ( Naranja - Amarillo   )   </w:t>
      </w:r>
    </w:p>
    <w:p w:rsidR="00CB7E60" w:rsidRDefault="00CB7E60" w:rsidP="00CB7E60">
      <w:r>
        <w:t>CARAS:</w:t>
      </w:r>
      <w:r>
        <w:tab/>
      </w:r>
      <w:r>
        <w:tab/>
        <w:t xml:space="preserve">2 </w:t>
      </w:r>
    </w:p>
    <w:p w:rsidR="00CB7E60" w:rsidRDefault="00CB7E60" w:rsidP="00CB7E60">
      <w:r>
        <w:t>REPETICIÓN:</w:t>
      </w:r>
      <w:r>
        <w:tab/>
        <w:t>48    Cms.</w:t>
      </w:r>
    </w:p>
    <w:p w:rsidR="00CB7E60" w:rsidRDefault="00CB7E60" w:rsidP="00CB7E60">
      <w:r>
        <w:t xml:space="preserve">RODILLO  :    </w:t>
      </w:r>
      <w:r>
        <w:tab/>
        <w:t>48</w:t>
      </w:r>
      <w:r>
        <w:tab/>
      </w:r>
    </w:p>
    <w:p w:rsidR="00CB7E60" w:rsidRDefault="00CB7E60" w:rsidP="00CB7E60">
      <w:r>
        <w:t>BOLSA:</w:t>
      </w:r>
      <w:r>
        <w:tab/>
      </w:r>
      <w:r>
        <w:tab/>
        <w:t>28  + 6 + 6   x  48     cms         Con  troquel  Camiseta</w:t>
      </w:r>
    </w:p>
    <w:p w:rsidR="00CB7E60" w:rsidRDefault="00CB7E60" w:rsidP="00CB7E60">
      <w:r>
        <w:t>SELLADO:</w:t>
      </w:r>
      <w:r>
        <w:tab/>
      </w:r>
      <w:r>
        <w:tab/>
        <w:t>Fondo</w:t>
      </w:r>
    </w:p>
    <w:p w:rsidR="00CB7E60" w:rsidRDefault="00CB7E60" w:rsidP="00CB7E60">
      <w:r>
        <w:t>REFERENCIA:</w:t>
      </w:r>
      <w:r>
        <w:tab/>
      </w:r>
      <w:r>
        <w:rPr>
          <w:b/>
        </w:rPr>
        <w:t>LA MEDIA NARANJA  PEQUEÑA</w:t>
      </w:r>
    </w:p>
    <w:p w:rsidR="00CB7E60" w:rsidRDefault="00CB7E60" w:rsidP="00CB7E60">
      <w:r>
        <w:tab/>
      </w:r>
      <w:r>
        <w:tab/>
      </w:r>
      <w:r>
        <w:tab/>
      </w:r>
    </w:p>
    <w:p w:rsidR="00CB7E60" w:rsidRDefault="00CB7E60" w:rsidP="00CB7E60"/>
    <w:p w:rsidR="00CB7E60" w:rsidRDefault="00CB7E60" w:rsidP="00CB7E60">
      <w:r>
        <w:rPr>
          <w:b/>
          <w:bCs/>
          <w:u w:val="single"/>
        </w:rPr>
        <w:t>NOTA</w:t>
      </w:r>
      <w:r>
        <w:t>:  - Cyreles   en  su planta.</w:t>
      </w:r>
    </w:p>
    <w:p w:rsidR="00CB7E60" w:rsidRPr="001B3E70" w:rsidRDefault="00CB7E60" w:rsidP="00CB7E60">
      <w:pPr>
        <w:numPr>
          <w:ilvl w:val="0"/>
          <w:numId w:val="2"/>
        </w:numPr>
        <w:rPr>
          <w:b/>
          <w:u w:val="single"/>
        </w:rPr>
      </w:pPr>
      <w:r>
        <w:t>Colores y alturas de impresión  según    Muestra.</w:t>
      </w:r>
    </w:p>
    <w:p w:rsidR="00CB7E60" w:rsidRDefault="00CB7E60" w:rsidP="00CB7E60">
      <w:pPr>
        <w:numPr>
          <w:ilvl w:val="0"/>
          <w:numId w:val="2"/>
        </w:numPr>
        <w:rPr>
          <w:b/>
          <w:u w:val="single"/>
        </w:rPr>
      </w:pPr>
      <w:r>
        <w:rPr>
          <w:b/>
          <w:u w:val="single"/>
        </w:rPr>
        <w:t>SE  APRUEBA  IMPRESIÓN.</w:t>
      </w:r>
    </w:p>
    <w:p w:rsidR="00CB7E60" w:rsidRPr="000E3688" w:rsidRDefault="00CB7E60" w:rsidP="00CB7E60">
      <w:pPr>
        <w:ind w:left="1500"/>
      </w:pPr>
    </w:p>
    <w:p w:rsidR="00CB7E60" w:rsidRPr="000E3688" w:rsidRDefault="00CB7E60" w:rsidP="00CB7E60">
      <w:pPr>
        <w:rPr>
          <w:b/>
        </w:rPr>
      </w:pPr>
    </w:p>
    <w:p w:rsidR="00CB7E60" w:rsidRPr="000E3688" w:rsidRDefault="00CB7E60" w:rsidP="00CB7E60">
      <w:pPr>
        <w:rPr>
          <w:b/>
        </w:rPr>
      </w:pPr>
    </w:p>
    <w:p w:rsidR="00CB7E60" w:rsidRDefault="00CB7E60" w:rsidP="00CB7E60">
      <w:r>
        <w:t>Agradezco la atención y colaboración prestada.</w:t>
      </w:r>
    </w:p>
    <w:p w:rsidR="00CB7E60" w:rsidRDefault="00CB7E60" w:rsidP="00CB7E60"/>
    <w:p w:rsidR="00CB7E60" w:rsidRDefault="00CB7E60" w:rsidP="00CB7E60"/>
    <w:p w:rsidR="00CB7E60" w:rsidRDefault="00CB7E60" w:rsidP="00CB7E60">
      <w:r>
        <w:t>Cordialmente,</w:t>
      </w:r>
    </w:p>
    <w:p w:rsidR="00CB7E60" w:rsidRDefault="00CB7E60" w:rsidP="00CB7E60"/>
    <w:p w:rsidR="00CB7E60" w:rsidRDefault="00CB7E60" w:rsidP="00CB7E60"/>
    <w:p w:rsidR="00CB7E60" w:rsidRDefault="00CB7E60" w:rsidP="00CB7E60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CB7E60" w:rsidRDefault="00CB7E60" w:rsidP="00CB7E60">
      <w:r>
        <w:t>Director</w:t>
      </w:r>
    </w:p>
    <w:p w:rsidR="00CB7E60" w:rsidRDefault="00CB7E60" w:rsidP="00CB7E60">
      <w:pPr>
        <w:rPr>
          <w:b/>
        </w:rPr>
      </w:pPr>
    </w:p>
    <w:p w:rsidR="00CB7E60" w:rsidRDefault="00CB7E60" w:rsidP="0036079A">
      <w:pPr>
        <w:rPr>
          <w:b/>
        </w:rPr>
      </w:pPr>
    </w:p>
    <w:p w:rsidR="000F612C" w:rsidRDefault="000F612C" w:rsidP="0036079A">
      <w:pPr>
        <w:rPr>
          <w:b/>
        </w:rPr>
      </w:pPr>
    </w:p>
    <w:p w:rsidR="000F612C" w:rsidRDefault="000F612C" w:rsidP="000F612C">
      <w:pPr>
        <w:rPr>
          <w:b/>
        </w:rPr>
      </w:pPr>
    </w:p>
    <w:p w:rsidR="000F612C" w:rsidRDefault="000F612C" w:rsidP="000F612C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0F612C" w:rsidRDefault="000F612C" w:rsidP="000F612C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0F612C" w:rsidRDefault="000F612C" w:rsidP="000F612C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0F612C" w:rsidRDefault="000F612C" w:rsidP="000F612C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0F612C" w:rsidRDefault="000F612C" w:rsidP="000F612C">
      <w:pPr>
        <w:rPr>
          <w:b/>
          <w:bCs/>
        </w:rPr>
      </w:pPr>
    </w:p>
    <w:p w:rsidR="000F612C" w:rsidRDefault="000F612C" w:rsidP="000F612C">
      <w:pPr>
        <w:pStyle w:val="Ttulo1"/>
      </w:pPr>
    </w:p>
    <w:p w:rsidR="000F612C" w:rsidRDefault="000F612C" w:rsidP="000F612C">
      <w:pPr>
        <w:pStyle w:val="Ttulo1"/>
      </w:pPr>
      <w:r>
        <w:t>ORDEN DE TRABAJO  N °      05872</w:t>
      </w:r>
    </w:p>
    <w:p w:rsidR="000F612C" w:rsidRDefault="000F612C" w:rsidP="000F612C">
      <w:r>
        <w:t xml:space="preserve"> </w:t>
      </w:r>
    </w:p>
    <w:p w:rsidR="000F612C" w:rsidRDefault="000F612C" w:rsidP="000F612C">
      <w:r>
        <w:t>FECHA:</w:t>
      </w:r>
      <w:r>
        <w:tab/>
        <w:t>Medellín, Diciembre   21   de 2009</w:t>
      </w:r>
    </w:p>
    <w:p w:rsidR="000F612C" w:rsidRDefault="000F612C" w:rsidP="000F612C">
      <w:r>
        <w:t>PARA:</w:t>
      </w:r>
      <w:r>
        <w:tab/>
      </w:r>
      <w:r>
        <w:tab/>
        <w:t>PLÁSTICOS DARMA</w:t>
      </w:r>
    </w:p>
    <w:p w:rsidR="000F612C" w:rsidRDefault="000F612C" w:rsidP="000F612C">
      <w:r>
        <w:t>ATENCIÓN:</w:t>
      </w:r>
      <w:r>
        <w:tab/>
        <w:t>Sr. Darío Jaramillo</w:t>
      </w:r>
    </w:p>
    <w:p w:rsidR="000F612C" w:rsidRDefault="000F612C" w:rsidP="000F612C">
      <w:r>
        <w:tab/>
      </w:r>
      <w:r>
        <w:tab/>
        <w:t>Gerente.</w:t>
      </w:r>
    </w:p>
    <w:p w:rsidR="000F612C" w:rsidRDefault="000F612C" w:rsidP="000F612C"/>
    <w:p w:rsidR="000F612C" w:rsidRDefault="000F612C" w:rsidP="000F612C">
      <w:r>
        <w:t>Apreciado Don Darío:</w:t>
      </w:r>
    </w:p>
    <w:p w:rsidR="000F612C" w:rsidRDefault="000F612C" w:rsidP="000F612C"/>
    <w:p w:rsidR="000F612C" w:rsidRDefault="000F612C" w:rsidP="000F612C">
      <w:r>
        <w:t>Con la presente estamos solicitando el siguiente servicio de  IMPRESIÓN :</w:t>
      </w:r>
    </w:p>
    <w:p w:rsidR="000F612C" w:rsidRDefault="000F612C" w:rsidP="000F612C"/>
    <w:p w:rsidR="000F612C" w:rsidRDefault="000F612C" w:rsidP="000F612C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0F612C" w:rsidRDefault="000F612C" w:rsidP="000F612C">
      <w:r>
        <w:t xml:space="preserve">MATERIAL   :           Polipropileno  Lamina  Mono  de  </w:t>
      </w:r>
      <w:r>
        <w:rPr>
          <w:b/>
        </w:rPr>
        <w:t>46</w:t>
      </w:r>
      <w:r w:rsidRPr="0080544B">
        <w:rPr>
          <w:b/>
        </w:rPr>
        <w:t xml:space="preserve">     cms</w:t>
      </w:r>
    </w:p>
    <w:p w:rsidR="000F612C" w:rsidRDefault="000F612C" w:rsidP="000F612C">
      <w:r>
        <w:t>CLIBRE      :               1.5  ”</w:t>
      </w:r>
    </w:p>
    <w:p w:rsidR="000F612C" w:rsidRPr="00AD5DCF" w:rsidRDefault="000F612C" w:rsidP="000F612C">
      <w:pPr>
        <w:rPr>
          <w:b/>
        </w:rPr>
      </w:pPr>
      <w:r>
        <w:t>REFERENCIA:</w:t>
      </w:r>
      <w:r>
        <w:tab/>
      </w:r>
      <w:r>
        <w:rPr>
          <w:b/>
        </w:rPr>
        <w:t xml:space="preserve">LA  </w:t>
      </w:r>
      <w:r w:rsidR="00526E10">
        <w:rPr>
          <w:b/>
        </w:rPr>
        <w:t xml:space="preserve"> </w:t>
      </w:r>
      <w:r>
        <w:rPr>
          <w:b/>
        </w:rPr>
        <w:t xml:space="preserve">VICTORIA   23  cm </w:t>
      </w:r>
    </w:p>
    <w:p w:rsidR="000F612C" w:rsidRDefault="000F612C" w:rsidP="000F612C">
      <w:r>
        <w:t xml:space="preserve">CANTIDAD    :          </w:t>
      </w:r>
      <w:r w:rsidRPr="00186E12">
        <w:rPr>
          <w:b/>
        </w:rPr>
        <w:t>500</w:t>
      </w:r>
      <w:r>
        <w:t xml:space="preserve">    Kg</w:t>
      </w:r>
    </w:p>
    <w:p w:rsidR="000F612C" w:rsidRDefault="000F612C" w:rsidP="000F612C">
      <w:r>
        <w:t>COLORES:</w:t>
      </w:r>
      <w:r>
        <w:tab/>
      </w:r>
      <w:r>
        <w:tab/>
        <w:t>1 ( Según  arte )</w:t>
      </w:r>
    </w:p>
    <w:p w:rsidR="000F612C" w:rsidRDefault="000F612C" w:rsidP="000F612C">
      <w:r>
        <w:t>CARAS:</w:t>
      </w:r>
      <w:r>
        <w:tab/>
      </w:r>
      <w:r>
        <w:tab/>
        <w:t xml:space="preserve">1  </w:t>
      </w:r>
    </w:p>
    <w:p w:rsidR="000F612C" w:rsidRDefault="000F612C" w:rsidP="000F612C">
      <w:r>
        <w:t>REPETICIÓN:</w:t>
      </w:r>
      <w:r>
        <w:tab/>
        <w:t>Continua</w:t>
      </w:r>
    </w:p>
    <w:p w:rsidR="000F612C" w:rsidRDefault="000F612C" w:rsidP="000F612C">
      <w:r>
        <w:t>RODILLO:</w:t>
      </w:r>
      <w:r>
        <w:tab/>
      </w:r>
      <w:r>
        <w:tab/>
        <w:t>Según  Plano</w:t>
      </w:r>
    </w:p>
    <w:p w:rsidR="000F612C" w:rsidRDefault="000F612C" w:rsidP="000F612C">
      <w:r>
        <w:t>LAMINA:</w:t>
      </w:r>
      <w:r>
        <w:tab/>
      </w:r>
      <w:r>
        <w:tab/>
      </w:r>
      <w:r w:rsidRPr="00121544">
        <w:rPr>
          <w:b/>
        </w:rPr>
        <w:t xml:space="preserve">23 </w:t>
      </w:r>
      <w:r>
        <w:t xml:space="preserve">   cms   Impresión  Continua.</w:t>
      </w:r>
    </w:p>
    <w:p w:rsidR="000F612C" w:rsidRDefault="000F612C" w:rsidP="000F612C">
      <w:r>
        <w:t>REBOBINADO:</w:t>
      </w:r>
      <w:r>
        <w:tab/>
        <w:t xml:space="preserve">Parejo  a la  Mitad (  23  cm )  </w:t>
      </w:r>
      <w:r w:rsidRPr="00FB33D0">
        <w:rPr>
          <w:b/>
        </w:rPr>
        <w:t xml:space="preserve">( Bobinas de </w:t>
      </w:r>
      <w:r>
        <w:rPr>
          <w:b/>
        </w:rPr>
        <w:t xml:space="preserve">20 </w:t>
      </w:r>
      <w:r w:rsidRPr="00FB33D0">
        <w:rPr>
          <w:b/>
        </w:rPr>
        <w:t xml:space="preserve">  Kg  )</w:t>
      </w:r>
    </w:p>
    <w:p w:rsidR="000F612C" w:rsidRDefault="000F612C" w:rsidP="000F612C"/>
    <w:p w:rsidR="000F612C" w:rsidRDefault="000F612C" w:rsidP="000F612C"/>
    <w:p w:rsidR="000F612C" w:rsidRDefault="000F612C" w:rsidP="000F612C">
      <w:r>
        <w:rPr>
          <w:b/>
          <w:bCs/>
          <w:u w:val="single"/>
        </w:rPr>
        <w:t>NOTA:</w:t>
      </w:r>
      <w:r>
        <w:t xml:space="preserve">  *   Los cyreles   se encuentran en su   planta</w:t>
      </w:r>
    </w:p>
    <w:p w:rsidR="000F612C" w:rsidRDefault="000F612C" w:rsidP="000F612C">
      <w:pPr>
        <w:numPr>
          <w:ilvl w:val="0"/>
          <w:numId w:val="1"/>
        </w:numPr>
      </w:pPr>
      <w:r>
        <w:t>Se envían ARTE    para tonos y alturas</w:t>
      </w:r>
    </w:p>
    <w:p w:rsidR="000F612C" w:rsidRPr="00307118" w:rsidRDefault="000F612C" w:rsidP="000F612C">
      <w:pPr>
        <w:numPr>
          <w:ilvl w:val="0"/>
          <w:numId w:val="2"/>
        </w:numPr>
      </w:pPr>
      <w:r>
        <w:t xml:space="preserve">Se  envia el material de PP </w:t>
      </w:r>
      <w:r>
        <w:rPr>
          <w:b/>
        </w:rPr>
        <w:t xml:space="preserve">de  46 </w:t>
      </w:r>
      <w:r w:rsidRPr="00AD5DCF">
        <w:rPr>
          <w:b/>
        </w:rPr>
        <w:t xml:space="preserve">  cms</w:t>
      </w:r>
      <w:r>
        <w:rPr>
          <w:b/>
        </w:rPr>
        <w:t xml:space="preserve">   Lamina</w:t>
      </w:r>
    </w:p>
    <w:p w:rsidR="000F612C" w:rsidRPr="007A4344" w:rsidRDefault="000F612C" w:rsidP="000F612C">
      <w:pPr>
        <w:ind w:left="1500"/>
        <w:rPr>
          <w:sz w:val="28"/>
          <w:szCs w:val="28"/>
        </w:rPr>
      </w:pPr>
      <w:r>
        <w:rPr>
          <w:b/>
        </w:rPr>
        <w:t xml:space="preserve"> </w:t>
      </w:r>
      <w:r w:rsidRPr="007A4344">
        <w:rPr>
          <w:b/>
          <w:sz w:val="28"/>
          <w:szCs w:val="28"/>
        </w:rPr>
        <w:t>- Se  aprueba  impresion</w:t>
      </w:r>
    </w:p>
    <w:p w:rsidR="000F612C" w:rsidRDefault="000F612C" w:rsidP="000F612C">
      <w:pPr>
        <w:ind w:left="885"/>
      </w:pPr>
    </w:p>
    <w:p w:rsidR="000F612C" w:rsidRDefault="000F612C" w:rsidP="000F612C">
      <w:pPr>
        <w:ind w:left="885"/>
      </w:pPr>
    </w:p>
    <w:p w:rsidR="000F612C" w:rsidRDefault="000F612C" w:rsidP="000F612C">
      <w:r>
        <w:t>Agradezco la atención y colaboración prestada.</w:t>
      </w:r>
    </w:p>
    <w:p w:rsidR="000F612C" w:rsidRDefault="000F612C" w:rsidP="000F612C"/>
    <w:p w:rsidR="000F612C" w:rsidRDefault="000F612C" w:rsidP="000F612C"/>
    <w:p w:rsidR="000F612C" w:rsidRDefault="000F612C" w:rsidP="000F612C">
      <w:r>
        <w:t>Cordialmente,</w:t>
      </w:r>
    </w:p>
    <w:p w:rsidR="000F612C" w:rsidRDefault="000F612C" w:rsidP="000F612C"/>
    <w:p w:rsidR="000F612C" w:rsidRDefault="000F612C" w:rsidP="000F612C"/>
    <w:p w:rsidR="000F612C" w:rsidRDefault="000F612C" w:rsidP="000F612C"/>
    <w:p w:rsidR="000F612C" w:rsidRDefault="000F612C" w:rsidP="000F612C">
      <w:r>
        <w:t>RICARDO CASAS ZAPATA</w:t>
      </w:r>
    </w:p>
    <w:p w:rsidR="000F612C" w:rsidRDefault="000F612C" w:rsidP="000F612C">
      <w:r>
        <w:t>Director.</w:t>
      </w:r>
    </w:p>
    <w:p w:rsidR="000F612C" w:rsidRDefault="000F612C" w:rsidP="0036079A">
      <w:pPr>
        <w:rPr>
          <w:b/>
        </w:rPr>
      </w:pPr>
    </w:p>
    <w:p w:rsidR="005A6BB9" w:rsidRDefault="005A6BB9" w:rsidP="0036079A">
      <w:pPr>
        <w:rPr>
          <w:b/>
        </w:rPr>
      </w:pPr>
    </w:p>
    <w:p w:rsidR="005A6BB9" w:rsidRDefault="005A6BB9" w:rsidP="0036079A">
      <w:pPr>
        <w:rPr>
          <w:b/>
        </w:rPr>
      </w:pPr>
    </w:p>
    <w:p w:rsidR="005A6BB9" w:rsidRDefault="005A6BB9" w:rsidP="0036079A">
      <w:pPr>
        <w:rPr>
          <w:b/>
        </w:rPr>
      </w:pPr>
    </w:p>
    <w:p w:rsidR="005A6BB9" w:rsidRDefault="005A6BB9" w:rsidP="005A6BB9"/>
    <w:p w:rsidR="005A6BB9" w:rsidRDefault="005A6BB9" w:rsidP="005A6BB9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5A6BB9" w:rsidRDefault="005A6BB9" w:rsidP="005A6BB9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5A6BB9" w:rsidRDefault="005A6BB9" w:rsidP="005A6BB9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5A6BB9" w:rsidRDefault="005A6BB9" w:rsidP="005A6BB9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5A6BB9" w:rsidRDefault="005A6BB9" w:rsidP="005A6BB9">
      <w:pPr>
        <w:pStyle w:val="Ttulo1"/>
      </w:pPr>
    </w:p>
    <w:p w:rsidR="005A6BB9" w:rsidRDefault="005A6BB9" w:rsidP="005A6BB9">
      <w:pPr>
        <w:pStyle w:val="Ttulo1"/>
      </w:pPr>
      <w:r>
        <w:t>ORDEN DE TRABAJO  N °      05883</w:t>
      </w:r>
    </w:p>
    <w:p w:rsidR="005A6BB9" w:rsidRDefault="005A6BB9" w:rsidP="005A6BB9"/>
    <w:p w:rsidR="005A6BB9" w:rsidRDefault="00480FE1" w:rsidP="005A6BB9">
      <w:r>
        <w:t>FECHA:</w:t>
      </w:r>
      <w:r>
        <w:tab/>
        <w:t>Medellín, Diciembre    22</w:t>
      </w:r>
      <w:r w:rsidR="005A6BB9">
        <w:t xml:space="preserve">    de 2009</w:t>
      </w:r>
    </w:p>
    <w:p w:rsidR="005A6BB9" w:rsidRDefault="005A6BB9" w:rsidP="005A6BB9">
      <w:r>
        <w:t>PARA:</w:t>
      </w:r>
      <w:r>
        <w:tab/>
      </w:r>
      <w:r>
        <w:tab/>
        <w:t>PLÁSTICOS DARMA</w:t>
      </w:r>
    </w:p>
    <w:p w:rsidR="005A6BB9" w:rsidRDefault="005A6BB9" w:rsidP="005A6BB9">
      <w:r>
        <w:t>ATENCIÓN:</w:t>
      </w:r>
      <w:r>
        <w:tab/>
        <w:t>Sr. Darío Jaramillo</w:t>
      </w:r>
    </w:p>
    <w:p w:rsidR="005A6BB9" w:rsidRDefault="005A6BB9" w:rsidP="005A6BB9">
      <w:r>
        <w:tab/>
      </w:r>
      <w:r>
        <w:tab/>
        <w:t>Gerente.</w:t>
      </w:r>
    </w:p>
    <w:p w:rsidR="005A6BB9" w:rsidRDefault="005A6BB9" w:rsidP="005A6BB9"/>
    <w:p w:rsidR="005A6BB9" w:rsidRDefault="005A6BB9" w:rsidP="005A6BB9">
      <w:r>
        <w:t>Apreciado Don Darío:</w:t>
      </w:r>
    </w:p>
    <w:p w:rsidR="005A6BB9" w:rsidRDefault="005A6BB9" w:rsidP="005A6BB9"/>
    <w:p w:rsidR="005A6BB9" w:rsidRDefault="005A6BB9" w:rsidP="005A6BB9">
      <w:r>
        <w:t>Con la presente estamos solicitando el siguiente servicio de  IMPRESIÓN :</w:t>
      </w:r>
    </w:p>
    <w:p w:rsidR="005A6BB9" w:rsidRDefault="005A6BB9" w:rsidP="005A6BB9"/>
    <w:p w:rsidR="005A6BB9" w:rsidRDefault="005A6BB9" w:rsidP="005A6BB9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5A6BB9" w:rsidRDefault="005A6BB9" w:rsidP="005A6BB9">
      <w:r>
        <w:t xml:space="preserve">MATERIAL   :           Polipropileno Tubular de </w:t>
      </w:r>
      <w:r w:rsidR="00480FE1">
        <w:t xml:space="preserve"> </w:t>
      </w:r>
      <w:r w:rsidR="00480FE1">
        <w:rPr>
          <w:b/>
        </w:rPr>
        <w:t xml:space="preserve">33 </w:t>
      </w:r>
      <w:r>
        <w:t xml:space="preserve"> cms</w:t>
      </w:r>
    </w:p>
    <w:p w:rsidR="005A6BB9" w:rsidRDefault="005A6BB9" w:rsidP="005A6BB9">
      <w:r>
        <w:t xml:space="preserve">CLIBRE      :               </w:t>
      </w:r>
      <w:r w:rsidR="00480FE1">
        <w:rPr>
          <w:b/>
        </w:rPr>
        <w:t xml:space="preserve">1.5 </w:t>
      </w:r>
      <w:r>
        <w:rPr>
          <w:b/>
        </w:rPr>
        <w:t xml:space="preserve">  ”</w:t>
      </w:r>
    </w:p>
    <w:p w:rsidR="005A6BB9" w:rsidRDefault="005A6BB9" w:rsidP="005A6BB9">
      <w:r>
        <w:t>REFERENCIA:</w:t>
      </w:r>
      <w:r>
        <w:tab/>
      </w:r>
      <w:r w:rsidR="0013331F">
        <w:t>TOSTADAS  INTEGRALES</w:t>
      </w:r>
      <w:r w:rsidR="0013331F">
        <w:tab/>
        <w:t>50 KG</w:t>
      </w:r>
    </w:p>
    <w:p w:rsidR="0013331F" w:rsidRDefault="0013331F" w:rsidP="005A6BB9">
      <w:r>
        <w:tab/>
      </w:r>
      <w:r>
        <w:tab/>
      </w:r>
      <w:r>
        <w:tab/>
        <w:t>MOGOLLAS INTEGRALES</w:t>
      </w:r>
      <w:r>
        <w:tab/>
        <w:t>50 KG</w:t>
      </w:r>
    </w:p>
    <w:p w:rsidR="005A6BB9" w:rsidRDefault="005A6BB9" w:rsidP="005A6BB9">
      <w:r>
        <w:t>CANTIDAD    :          1</w:t>
      </w:r>
      <w:r w:rsidR="00D5277E">
        <w:t>0</w:t>
      </w:r>
      <w:r>
        <w:t>0    Kg</w:t>
      </w:r>
    </w:p>
    <w:p w:rsidR="005A6BB9" w:rsidRDefault="00A007BF" w:rsidP="005A6BB9">
      <w:r>
        <w:t>COLORES:</w:t>
      </w:r>
      <w:r>
        <w:tab/>
      </w:r>
      <w:r>
        <w:tab/>
        <w:t>3 ( Café – Blanco – Amarillo )</w:t>
      </w:r>
    </w:p>
    <w:p w:rsidR="005A6BB9" w:rsidRDefault="00A007BF" w:rsidP="005A6BB9">
      <w:r>
        <w:t>CARAS:</w:t>
      </w:r>
      <w:r>
        <w:tab/>
      </w:r>
      <w:r>
        <w:tab/>
        <w:t>2</w:t>
      </w:r>
    </w:p>
    <w:p w:rsidR="005A6BB9" w:rsidRDefault="00D6627C" w:rsidP="005A6BB9">
      <w:r>
        <w:t>REPETICIÓN:</w:t>
      </w:r>
      <w:r>
        <w:tab/>
        <w:t>21</w:t>
      </w:r>
    </w:p>
    <w:p w:rsidR="005A6BB9" w:rsidRDefault="00D6627C" w:rsidP="005A6BB9">
      <w:r>
        <w:t>RODILLO:</w:t>
      </w:r>
      <w:r>
        <w:tab/>
      </w:r>
      <w:r>
        <w:tab/>
        <w:t>42</w:t>
      </w:r>
    </w:p>
    <w:p w:rsidR="005A6BB9" w:rsidRDefault="005A6BB9" w:rsidP="005A6BB9">
      <w:r>
        <w:t>BOLSA:</w:t>
      </w:r>
      <w:r>
        <w:tab/>
      </w:r>
      <w:r>
        <w:tab/>
      </w:r>
      <w:r w:rsidR="00D6627C">
        <w:rPr>
          <w:b/>
        </w:rPr>
        <w:t>21  x  32</w:t>
      </w:r>
      <w:r>
        <w:rPr>
          <w:b/>
        </w:rPr>
        <w:t xml:space="preserve"> + </w:t>
      </w:r>
      <w:r w:rsidR="00D6627C">
        <w:rPr>
          <w:b/>
        </w:rPr>
        <w:t>3</w:t>
      </w:r>
      <w:r w:rsidR="008217E9">
        <w:t xml:space="preserve">  Fuelle de fondo  </w:t>
      </w:r>
      <w:r>
        <w:t xml:space="preserve">  cms</w:t>
      </w:r>
    </w:p>
    <w:p w:rsidR="005A6BB9" w:rsidRDefault="005A6BB9" w:rsidP="005A6BB9">
      <w:r>
        <w:t>SELLADO:</w:t>
      </w:r>
      <w:r>
        <w:tab/>
      </w:r>
      <w:r>
        <w:tab/>
        <w:t>Para selle lateral.</w:t>
      </w:r>
    </w:p>
    <w:p w:rsidR="005A6BB9" w:rsidRDefault="005A6BB9" w:rsidP="005A6BB9"/>
    <w:p w:rsidR="005A6BB9" w:rsidRDefault="005A6BB9" w:rsidP="005A6BB9">
      <w:r>
        <w:rPr>
          <w:b/>
          <w:bCs/>
          <w:u w:val="single"/>
        </w:rPr>
        <w:t>NOTA:</w:t>
      </w:r>
      <w:r>
        <w:t xml:space="preserve">  </w:t>
      </w:r>
      <w:r>
        <w:rPr>
          <w:b/>
          <w:sz w:val="28"/>
          <w:szCs w:val="28"/>
          <w:u w:val="single"/>
        </w:rPr>
        <w:t xml:space="preserve">* Cyreles  </w:t>
      </w:r>
      <w:r w:rsidR="00546D05">
        <w:rPr>
          <w:b/>
          <w:sz w:val="28"/>
          <w:szCs w:val="28"/>
          <w:u w:val="single"/>
        </w:rPr>
        <w:t>los envía  Grafiflex</w:t>
      </w:r>
    </w:p>
    <w:p w:rsidR="005A6BB9" w:rsidRDefault="005A6BB9" w:rsidP="005A6BB9">
      <w:pPr>
        <w:numPr>
          <w:ilvl w:val="0"/>
          <w:numId w:val="3"/>
        </w:numPr>
      </w:pPr>
      <w:r>
        <w:t>Se envían muestra física  para tonos y alturas</w:t>
      </w:r>
    </w:p>
    <w:p w:rsidR="005A6BB9" w:rsidRDefault="005A6BB9" w:rsidP="005A6BB9">
      <w:pPr>
        <w:numPr>
          <w:ilvl w:val="0"/>
          <w:numId w:val="4"/>
        </w:numPr>
        <w:rPr>
          <w:b/>
        </w:rPr>
      </w:pPr>
      <w:r>
        <w:t>Se  envia el material de PP de</w:t>
      </w:r>
      <w:r w:rsidR="00206D1D">
        <w:t xml:space="preserve">  </w:t>
      </w:r>
      <w:r>
        <w:t xml:space="preserve"> </w:t>
      </w:r>
      <w:r w:rsidR="00206D1D">
        <w:rPr>
          <w:b/>
        </w:rPr>
        <w:t>33</w:t>
      </w:r>
      <w:r>
        <w:rPr>
          <w:b/>
        </w:rPr>
        <w:t xml:space="preserve"> </w:t>
      </w:r>
      <w:r>
        <w:t xml:space="preserve"> </w:t>
      </w:r>
      <w:r>
        <w:rPr>
          <w:b/>
        </w:rPr>
        <w:t>cms</w:t>
      </w:r>
    </w:p>
    <w:p w:rsidR="005A6BB9" w:rsidRDefault="005A6BB9" w:rsidP="005A6BB9">
      <w:pPr>
        <w:ind w:left="885"/>
      </w:pPr>
    </w:p>
    <w:p w:rsidR="005A6BB9" w:rsidRDefault="005A6BB9" w:rsidP="005A6BB9">
      <w:pPr>
        <w:ind w:left="885"/>
      </w:pPr>
    </w:p>
    <w:p w:rsidR="005A6BB9" w:rsidRDefault="005A6BB9" w:rsidP="005A6BB9">
      <w:r>
        <w:t>Agradezco la atención y colaboración prestada.</w:t>
      </w:r>
    </w:p>
    <w:p w:rsidR="005A6BB9" w:rsidRDefault="005A6BB9" w:rsidP="005A6BB9"/>
    <w:p w:rsidR="005A6BB9" w:rsidRDefault="005A6BB9" w:rsidP="005A6BB9"/>
    <w:p w:rsidR="005A6BB9" w:rsidRDefault="005A6BB9" w:rsidP="005A6BB9">
      <w:r>
        <w:t>Cordialmente,</w:t>
      </w:r>
    </w:p>
    <w:p w:rsidR="005A6BB9" w:rsidRDefault="005A6BB9" w:rsidP="005A6BB9"/>
    <w:p w:rsidR="005A6BB9" w:rsidRDefault="005A6BB9" w:rsidP="005A6BB9"/>
    <w:p w:rsidR="005A6BB9" w:rsidRDefault="005A6BB9" w:rsidP="005A6BB9"/>
    <w:p w:rsidR="005A6BB9" w:rsidRDefault="005A6BB9" w:rsidP="005A6BB9">
      <w:r>
        <w:t>RICARDO CASAS ZAPATA</w:t>
      </w:r>
    </w:p>
    <w:p w:rsidR="005A6BB9" w:rsidRDefault="005A6BB9" w:rsidP="005A6BB9">
      <w:r>
        <w:t>Director.</w:t>
      </w:r>
    </w:p>
    <w:p w:rsidR="005A6BB9" w:rsidRDefault="005A6BB9" w:rsidP="0036079A">
      <w:pPr>
        <w:rPr>
          <w:b/>
        </w:rPr>
      </w:pPr>
    </w:p>
    <w:p w:rsidR="002926CA" w:rsidRDefault="002926CA" w:rsidP="0036079A">
      <w:pPr>
        <w:rPr>
          <w:b/>
        </w:rPr>
      </w:pPr>
    </w:p>
    <w:p w:rsidR="002926CA" w:rsidRDefault="002926CA" w:rsidP="0036079A">
      <w:pPr>
        <w:rPr>
          <w:b/>
        </w:rPr>
      </w:pPr>
    </w:p>
    <w:p w:rsidR="002926CA" w:rsidRDefault="002926CA" w:rsidP="0036079A">
      <w:pPr>
        <w:rPr>
          <w:b/>
        </w:rPr>
      </w:pPr>
    </w:p>
    <w:p w:rsidR="002926CA" w:rsidRDefault="002926CA" w:rsidP="0036079A">
      <w:pPr>
        <w:rPr>
          <w:b/>
        </w:rPr>
      </w:pPr>
    </w:p>
    <w:p w:rsidR="002926CA" w:rsidRDefault="002926CA" w:rsidP="0036079A">
      <w:pPr>
        <w:rPr>
          <w:b/>
        </w:rPr>
      </w:pPr>
    </w:p>
    <w:p w:rsidR="002926CA" w:rsidRDefault="002926CA" w:rsidP="002926CA">
      <w:pPr>
        <w:rPr>
          <w:b/>
        </w:rPr>
      </w:pPr>
    </w:p>
    <w:p w:rsidR="002926CA" w:rsidRDefault="002926CA" w:rsidP="002926CA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2926CA" w:rsidRDefault="002926CA" w:rsidP="002926CA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2926CA" w:rsidRDefault="002926CA" w:rsidP="002926CA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2926CA" w:rsidRDefault="002926CA" w:rsidP="002926CA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2926CA" w:rsidRDefault="002926CA" w:rsidP="002926CA"/>
    <w:p w:rsidR="002926CA" w:rsidRDefault="002926CA" w:rsidP="002926CA">
      <w:pPr>
        <w:pStyle w:val="Ttulo1"/>
      </w:pPr>
      <w:r>
        <w:t>ORDEN DE TRABAJO   N°      05878</w:t>
      </w:r>
    </w:p>
    <w:p w:rsidR="002926CA" w:rsidRDefault="002926CA" w:rsidP="002926CA"/>
    <w:p w:rsidR="002926CA" w:rsidRDefault="002926CA" w:rsidP="002926CA">
      <w:r>
        <w:t>FECHA:</w:t>
      </w:r>
      <w:r>
        <w:tab/>
        <w:t xml:space="preserve">Medellín, Diciembre  </w:t>
      </w:r>
      <w:r w:rsidR="002D7994">
        <w:t xml:space="preserve"> </w:t>
      </w:r>
      <w:r>
        <w:t>22    de 2009</w:t>
      </w:r>
    </w:p>
    <w:p w:rsidR="002926CA" w:rsidRDefault="002926CA" w:rsidP="002926CA">
      <w:r>
        <w:t>PARA:</w:t>
      </w:r>
      <w:r>
        <w:tab/>
      </w:r>
      <w:r>
        <w:tab/>
        <w:t>PLÁSTICOS DARMA</w:t>
      </w:r>
    </w:p>
    <w:p w:rsidR="002926CA" w:rsidRDefault="002926CA" w:rsidP="002926CA">
      <w:r>
        <w:t>ATENCIÓN:</w:t>
      </w:r>
      <w:r>
        <w:tab/>
        <w:t>Sr. Darío Jaramillo</w:t>
      </w:r>
    </w:p>
    <w:p w:rsidR="002926CA" w:rsidRDefault="002926CA" w:rsidP="002926CA">
      <w:r>
        <w:tab/>
      </w:r>
      <w:r>
        <w:tab/>
        <w:t>Gerente.</w:t>
      </w:r>
    </w:p>
    <w:p w:rsidR="002926CA" w:rsidRDefault="002926CA" w:rsidP="002926CA"/>
    <w:p w:rsidR="002926CA" w:rsidRDefault="002926CA" w:rsidP="002926CA">
      <w:r>
        <w:t>Apreciado Don Darío:</w:t>
      </w:r>
    </w:p>
    <w:p w:rsidR="002926CA" w:rsidRDefault="002926CA" w:rsidP="002926CA"/>
    <w:p w:rsidR="002926CA" w:rsidRDefault="002926CA" w:rsidP="002926CA">
      <w:r>
        <w:t>Con la presente estamos solicitando el siguiente Material   :</w:t>
      </w:r>
    </w:p>
    <w:p w:rsidR="002926CA" w:rsidRDefault="002926CA" w:rsidP="002926CA"/>
    <w:p w:rsidR="002926CA" w:rsidRDefault="002926CA" w:rsidP="002926CA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2926CA" w:rsidRDefault="002926CA" w:rsidP="002926CA">
      <w:pPr>
        <w:rPr>
          <w:b/>
          <w:bCs/>
          <w:u w:val="single"/>
        </w:rPr>
      </w:pPr>
      <w:r>
        <w:rPr>
          <w:b/>
          <w:bCs/>
        </w:rPr>
        <w:tab/>
      </w:r>
    </w:p>
    <w:p w:rsidR="002926CA" w:rsidRDefault="002926CA" w:rsidP="002926CA">
      <w:r>
        <w:t>MATERIAL:</w:t>
      </w:r>
      <w:r>
        <w:tab/>
      </w:r>
      <w:r>
        <w:tab/>
        <w:t>Polietileno Alta Densidad Pigmentado BLANCO Tubular.</w:t>
      </w:r>
    </w:p>
    <w:p w:rsidR="002926CA" w:rsidRDefault="002926CA" w:rsidP="002926CA">
      <w:r>
        <w:t>MEDIDA:</w:t>
      </w:r>
      <w:r>
        <w:tab/>
      </w:r>
      <w:r>
        <w:tab/>
      </w:r>
      <w:r w:rsidRPr="00444F82">
        <w:rPr>
          <w:b/>
        </w:rPr>
        <w:t>43  Cms</w:t>
      </w:r>
      <w:r>
        <w:t>.</w:t>
      </w:r>
    </w:p>
    <w:p w:rsidR="002926CA" w:rsidRPr="005C3173" w:rsidRDefault="002926CA" w:rsidP="002926CA">
      <w:pPr>
        <w:rPr>
          <w:b/>
          <w:bCs/>
        </w:rPr>
      </w:pPr>
      <w:r>
        <w:t>CALIBRE:</w:t>
      </w:r>
      <w:r>
        <w:tab/>
      </w:r>
      <w:r>
        <w:tab/>
      </w:r>
      <w:r w:rsidRPr="005C3173">
        <w:rPr>
          <w:b/>
        </w:rPr>
        <w:t xml:space="preserve">2.5 </w:t>
      </w:r>
      <w:r w:rsidRPr="005C3173">
        <w:rPr>
          <w:b/>
          <w:bCs/>
        </w:rPr>
        <w:t xml:space="preserve">  ”</w:t>
      </w:r>
    </w:p>
    <w:p w:rsidR="002926CA" w:rsidRDefault="002926CA" w:rsidP="002926CA">
      <w:r>
        <w:t>COLOR:</w:t>
      </w:r>
      <w:r>
        <w:tab/>
      </w:r>
      <w:r>
        <w:tab/>
        <w:t>BLANCO  ( Según muestra  )</w:t>
      </w:r>
    </w:p>
    <w:p w:rsidR="002926CA" w:rsidRDefault="002926CA" w:rsidP="002926CA">
      <w:r>
        <w:t>TRATADO:</w:t>
      </w:r>
      <w:r>
        <w:tab/>
      </w:r>
      <w:r>
        <w:tab/>
        <w:t>2 Caras.</w:t>
      </w:r>
    </w:p>
    <w:p w:rsidR="002926CA" w:rsidRDefault="002926CA" w:rsidP="002926CA">
      <w:pPr>
        <w:rPr>
          <w:b/>
          <w:bCs/>
        </w:rPr>
      </w:pPr>
      <w:r>
        <w:t>CANTIDAD:</w:t>
      </w:r>
      <w:r>
        <w:tab/>
      </w:r>
      <w:r>
        <w:tab/>
      </w:r>
      <w:r w:rsidR="002D7994">
        <w:rPr>
          <w:b/>
        </w:rPr>
        <w:t>25</w:t>
      </w:r>
      <w:r>
        <w:rPr>
          <w:b/>
        </w:rPr>
        <w:t xml:space="preserve">0  </w:t>
      </w:r>
      <w:r>
        <w:t xml:space="preserve">   Kg</w:t>
      </w:r>
    </w:p>
    <w:p w:rsidR="002926CA" w:rsidRDefault="002926CA" w:rsidP="002926CA">
      <w:r>
        <w:t>REFERENCIA:</w:t>
      </w:r>
      <w:r>
        <w:tab/>
      </w:r>
      <w:r>
        <w:rPr>
          <w:b/>
        </w:rPr>
        <w:t>PLASTIQUIMICA   MEDIANA</w:t>
      </w:r>
    </w:p>
    <w:p w:rsidR="002926CA" w:rsidRDefault="002926CA" w:rsidP="002926CA">
      <w:r>
        <w:t>COLORES:</w:t>
      </w:r>
      <w:r>
        <w:tab/>
      </w:r>
      <w:r>
        <w:tab/>
        <w:t>2 ( Gris -  Rojo)</w:t>
      </w:r>
    </w:p>
    <w:p w:rsidR="002926CA" w:rsidRDefault="002926CA" w:rsidP="002926CA">
      <w:r>
        <w:t>CARAS:</w:t>
      </w:r>
      <w:r>
        <w:tab/>
      </w:r>
      <w:r>
        <w:tab/>
        <w:t>2</w:t>
      </w:r>
    </w:p>
    <w:p w:rsidR="002926CA" w:rsidRDefault="002926CA" w:rsidP="002926CA">
      <w:r>
        <w:t>REPETICIÓN:</w:t>
      </w:r>
      <w:r>
        <w:tab/>
        <w:t>Continua</w:t>
      </w:r>
    </w:p>
    <w:p w:rsidR="002926CA" w:rsidRDefault="002926CA" w:rsidP="002926CA">
      <w:r>
        <w:t>RODILLO:</w:t>
      </w:r>
      <w:r>
        <w:tab/>
      </w:r>
      <w:r>
        <w:tab/>
        <w:t>38</w:t>
      </w:r>
    </w:p>
    <w:p w:rsidR="002926CA" w:rsidRDefault="002926CA" w:rsidP="002926CA">
      <w:r>
        <w:t>BOLSA:</w:t>
      </w:r>
      <w:r>
        <w:tab/>
      </w:r>
      <w:r>
        <w:tab/>
      </w:r>
      <w:r w:rsidRPr="003B158B">
        <w:rPr>
          <w:b/>
        </w:rPr>
        <w:t>43 x  190  cms</w:t>
      </w:r>
    </w:p>
    <w:p w:rsidR="002926CA" w:rsidRDefault="002926CA" w:rsidP="002926CA">
      <w:r>
        <w:t>SELLADO:</w:t>
      </w:r>
      <w:r>
        <w:tab/>
      </w:r>
      <w:r>
        <w:tab/>
        <w:t>Para selle de Fondo.</w:t>
      </w:r>
    </w:p>
    <w:p w:rsidR="002926CA" w:rsidRDefault="002926CA" w:rsidP="002926CA"/>
    <w:p w:rsidR="002926CA" w:rsidRDefault="002926CA" w:rsidP="002926CA"/>
    <w:p w:rsidR="002926CA" w:rsidRDefault="002926CA" w:rsidP="002926CA">
      <w:r>
        <w:rPr>
          <w:b/>
          <w:bCs/>
          <w:u w:val="single"/>
        </w:rPr>
        <w:t>NOTA:</w:t>
      </w:r>
      <w:r>
        <w:t xml:space="preserve">  * Los cyreles   Se encuentran en su planta</w:t>
      </w:r>
    </w:p>
    <w:p w:rsidR="002926CA" w:rsidRDefault="002926CA" w:rsidP="002926CA">
      <w:pPr>
        <w:numPr>
          <w:ilvl w:val="0"/>
          <w:numId w:val="1"/>
        </w:numPr>
      </w:pPr>
      <w:r>
        <w:t>Se envían muestra física  para tonos , alturas  y pigmentacion</w:t>
      </w:r>
    </w:p>
    <w:p w:rsidR="002926CA" w:rsidRDefault="002926CA" w:rsidP="002926CA">
      <w:pPr>
        <w:ind w:left="885"/>
      </w:pPr>
    </w:p>
    <w:p w:rsidR="002926CA" w:rsidRPr="00315AED" w:rsidRDefault="002926CA" w:rsidP="002926CA">
      <w:pPr>
        <w:numPr>
          <w:ilvl w:val="0"/>
          <w:numId w:val="1"/>
        </w:numPr>
      </w:pPr>
      <w:r w:rsidRPr="00393DAD">
        <w:rPr>
          <w:b/>
          <w:u w:val="single"/>
        </w:rPr>
        <w:t>Utilizar tinta negra</w:t>
      </w:r>
      <w:r>
        <w:t xml:space="preserve">   </w:t>
      </w:r>
      <w:r w:rsidRPr="00393DAD">
        <w:rPr>
          <w:b/>
          <w:u w:val="single"/>
        </w:rPr>
        <w:t>ANTIGRASA</w:t>
      </w:r>
    </w:p>
    <w:p w:rsidR="002926CA" w:rsidRDefault="002926CA" w:rsidP="002926CA"/>
    <w:p w:rsidR="002926CA" w:rsidRPr="0098114D" w:rsidRDefault="002926CA" w:rsidP="002926CA">
      <w:pPr>
        <w:rPr>
          <w:b/>
          <w:u w:val="single"/>
        </w:rPr>
      </w:pPr>
    </w:p>
    <w:p w:rsidR="002926CA" w:rsidRDefault="002926CA" w:rsidP="002926CA">
      <w:r>
        <w:t>Agradezco la atención y colaboración prestada.</w:t>
      </w:r>
    </w:p>
    <w:p w:rsidR="002926CA" w:rsidRDefault="002926CA" w:rsidP="002926CA"/>
    <w:p w:rsidR="002926CA" w:rsidRDefault="002926CA" w:rsidP="002926CA">
      <w:r>
        <w:t>Cordialmente,</w:t>
      </w:r>
    </w:p>
    <w:p w:rsidR="002926CA" w:rsidRDefault="002926CA" w:rsidP="002926CA"/>
    <w:p w:rsidR="002926CA" w:rsidRPr="008D4091" w:rsidRDefault="002926CA" w:rsidP="002926CA">
      <w:pPr>
        <w:rPr>
          <w:b/>
        </w:rPr>
      </w:pPr>
    </w:p>
    <w:p w:rsidR="002926CA" w:rsidRDefault="002926CA" w:rsidP="002926CA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2926CA" w:rsidRDefault="002926CA" w:rsidP="002926CA">
      <w:r>
        <w:t>Director.</w:t>
      </w:r>
    </w:p>
    <w:p w:rsidR="002926CA" w:rsidRDefault="002926CA" w:rsidP="002926CA"/>
    <w:p w:rsidR="002926CA" w:rsidRDefault="002926CA" w:rsidP="002926CA">
      <w:pPr>
        <w:rPr>
          <w:b/>
        </w:rPr>
      </w:pPr>
    </w:p>
    <w:p w:rsidR="002926CA" w:rsidRDefault="002926CA" w:rsidP="0036079A">
      <w:pPr>
        <w:rPr>
          <w:b/>
        </w:rPr>
      </w:pPr>
    </w:p>
    <w:p w:rsidR="005C505E" w:rsidRDefault="005C505E" w:rsidP="0036079A">
      <w:pPr>
        <w:rPr>
          <w:b/>
        </w:rPr>
      </w:pPr>
    </w:p>
    <w:p w:rsidR="005C505E" w:rsidRDefault="005C505E" w:rsidP="005C505E">
      <w:pPr>
        <w:rPr>
          <w:b/>
        </w:rPr>
      </w:pPr>
    </w:p>
    <w:p w:rsidR="005C505E" w:rsidRDefault="005C505E" w:rsidP="005C505E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5C505E" w:rsidRDefault="005C505E" w:rsidP="005C505E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5C505E" w:rsidRDefault="005C505E" w:rsidP="005C505E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5C505E" w:rsidRDefault="005C505E" w:rsidP="005C505E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5C505E" w:rsidRDefault="005C505E" w:rsidP="005C505E">
      <w:pPr>
        <w:pStyle w:val="Ttulo1"/>
      </w:pPr>
    </w:p>
    <w:p w:rsidR="005C505E" w:rsidRDefault="005C505E" w:rsidP="005C505E">
      <w:pPr>
        <w:pStyle w:val="Ttulo1"/>
      </w:pPr>
      <w:r>
        <w:t>ORDEN DE TRABAJO     N°      05877</w:t>
      </w:r>
    </w:p>
    <w:p w:rsidR="005C505E" w:rsidRDefault="005C505E" w:rsidP="005C505E"/>
    <w:p w:rsidR="005C505E" w:rsidRDefault="005C505E" w:rsidP="005C505E">
      <w:r>
        <w:t>FECHA:</w:t>
      </w:r>
      <w:r>
        <w:tab/>
        <w:t>Medellín,  Diciembre   22    de 2009</w:t>
      </w:r>
    </w:p>
    <w:p w:rsidR="005C505E" w:rsidRDefault="005C505E" w:rsidP="005C505E">
      <w:r>
        <w:t>PARA:</w:t>
      </w:r>
      <w:r>
        <w:tab/>
      </w:r>
      <w:r>
        <w:tab/>
        <w:t>PLÁSTICOS DARMA</w:t>
      </w:r>
    </w:p>
    <w:p w:rsidR="005C505E" w:rsidRDefault="005C505E" w:rsidP="005C505E">
      <w:r>
        <w:t>ATENCIÓN:</w:t>
      </w:r>
      <w:r>
        <w:tab/>
        <w:t>Sr. Darío Jaramillo</w:t>
      </w:r>
    </w:p>
    <w:p w:rsidR="005C505E" w:rsidRDefault="005C505E" w:rsidP="005C505E">
      <w:r>
        <w:tab/>
      </w:r>
      <w:r>
        <w:tab/>
        <w:t>Gerente.</w:t>
      </w:r>
    </w:p>
    <w:p w:rsidR="005C505E" w:rsidRDefault="005C505E" w:rsidP="005C505E"/>
    <w:p w:rsidR="005C505E" w:rsidRDefault="005C505E" w:rsidP="005C505E">
      <w:r>
        <w:t>Apreciado Don Darío:</w:t>
      </w:r>
    </w:p>
    <w:p w:rsidR="005C505E" w:rsidRDefault="005C505E" w:rsidP="005C505E"/>
    <w:p w:rsidR="005C505E" w:rsidRDefault="005C505E" w:rsidP="005C505E">
      <w:r>
        <w:t>Con la presente estamos solicitando el siguiente Material   :</w:t>
      </w:r>
    </w:p>
    <w:p w:rsidR="005C505E" w:rsidRDefault="005C505E" w:rsidP="005C505E"/>
    <w:p w:rsidR="005C505E" w:rsidRDefault="005C505E" w:rsidP="005C505E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5C505E" w:rsidRDefault="005C505E" w:rsidP="005C505E">
      <w:pPr>
        <w:rPr>
          <w:b/>
          <w:bCs/>
          <w:u w:val="single"/>
        </w:rPr>
      </w:pPr>
    </w:p>
    <w:p w:rsidR="005C505E" w:rsidRDefault="005C505E" w:rsidP="005C505E">
      <w:r>
        <w:t>MATERIAL:</w:t>
      </w:r>
      <w:r>
        <w:tab/>
      </w:r>
      <w:r>
        <w:tab/>
        <w:t>Polietileno Alta Densidad Pigmentado BLANCO Tubular.</w:t>
      </w:r>
    </w:p>
    <w:p w:rsidR="005C505E" w:rsidRDefault="005C505E" w:rsidP="005C505E">
      <w:r>
        <w:t>MEDIDA:</w:t>
      </w:r>
      <w:r>
        <w:tab/>
      </w:r>
      <w:r>
        <w:tab/>
      </w:r>
      <w:r w:rsidRPr="00657B35">
        <w:rPr>
          <w:b/>
        </w:rPr>
        <w:t>50  Cms</w:t>
      </w:r>
      <w:r>
        <w:t>.</w:t>
      </w:r>
    </w:p>
    <w:p w:rsidR="005C505E" w:rsidRPr="005660D5" w:rsidRDefault="005C505E" w:rsidP="005C505E">
      <w:pPr>
        <w:rPr>
          <w:b/>
          <w:bCs/>
        </w:rPr>
      </w:pPr>
      <w:r>
        <w:t>CALIBRE:</w:t>
      </w:r>
      <w:r>
        <w:tab/>
      </w:r>
      <w:r>
        <w:tab/>
      </w:r>
      <w:r w:rsidRPr="005660D5">
        <w:rPr>
          <w:b/>
        </w:rPr>
        <w:t xml:space="preserve">2.5 </w:t>
      </w:r>
      <w:r w:rsidRPr="005660D5">
        <w:rPr>
          <w:b/>
          <w:bCs/>
        </w:rPr>
        <w:t xml:space="preserve">  ”</w:t>
      </w:r>
    </w:p>
    <w:p w:rsidR="005C505E" w:rsidRDefault="005C505E" w:rsidP="005C505E">
      <w:r>
        <w:t>COLOR:</w:t>
      </w:r>
      <w:r>
        <w:tab/>
      </w:r>
      <w:r>
        <w:tab/>
        <w:t>BLANCO  ( Según muestra  )</w:t>
      </w:r>
    </w:p>
    <w:p w:rsidR="005C505E" w:rsidRDefault="005C505E" w:rsidP="005C505E">
      <w:r>
        <w:t>TRATADO:</w:t>
      </w:r>
      <w:r>
        <w:tab/>
      </w:r>
      <w:r>
        <w:tab/>
        <w:t>2 Caras.</w:t>
      </w:r>
    </w:p>
    <w:p w:rsidR="005C505E" w:rsidRDefault="005C505E" w:rsidP="005C505E">
      <w:r>
        <w:t>CANTIDAD:</w:t>
      </w:r>
      <w:r>
        <w:tab/>
      </w:r>
      <w:r>
        <w:tab/>
      </w:r>
      <w:r w:rsidR="002F31BF">
        <w:rPr>
          <w:b/>
        </w:rPr>
        <w:t>29</w:t>
      </w:r>
      <w:r>
        <w:rPr>
          <w:b/>
        </w:rPr>
        <w:t xml:space="preserve">0 </w:t>
      </w:r>
      <w:r>
        <w:t xml:space="preserve">   Kg.</w:t>
      </w:r>
    </w:p>
    <w:p w:rsidR="005C505E" w:rsidRDefault="005C505E" w:rsidP="005C505E">
      <w:r>
        <w:t>REFERENCIA:</w:t>
      </w:r>
      <w:r>
        <w:tab/>
      </w:r>
      <w:r w:rsidRPr="008970C3">
        <w:rPr>
          <w:b/>
        </w:rPr>
        <w:t>PLASTIQUIMICA GRANDE</w:t>
      </w:r>
    </w:p>
    <w:p w:rsidR="005C505E" w:rsidRDefault="005C505E" w:rsidP="005C505E">
      <w:r>
        <w:t>COLORES:</w:t>
      </w:r>
      <w:r>
        <w:tab/>
      </w:r>
      <w:r>
        <w:tab/>
        <w:t>2 ( Gris -  Rojo)</w:t>
      </w:r>
    </w:p>
    <w:p w:rsidR="005C505E" w:rsidRDefault="005C505E" w:rsidP="005C505E">
      <w:r>
        <w:t>CARAS:</w:t>
      </w:r>
      <w:r>
        <w:tab/>
      </w:r>
      <w:r>
        <w:tab/>
        <w:t>2</w:t>
      </w:r>
    </w:p>
    <w:p w:rsidR="005C505E" w:rsidRDefault="005C505E" w:rsidP="005C505E">
      <w:r>
        <w:t>REPETICIÓN:</w:t>
      </w:r>
      <w:r>
        <w:tab/>
        <w:t>Continua</w:t>
      </w:r>
    </w:p>
    <w:p w:rsidR="005C505E" w:rsidRDefault="005C505E" w:rsidP="005C505E">
      <w:r>
        <w:t>RODILLO:</w:t>
      </w:r>
      <w:r>
        <w:tab/>
      </w:r>
      <w:r>
        <w:tab/>
        <w:t>38</w:t>
      </w:r>
    </w:p>
    <w:p w:rsidR="005C505E" w:rsidRPr="003B158B" w:rsidRDefault="005C505E" w:rsidP="005C505E">
      <w:pPr>
        <w:rPr>
          <w:b/>
        </w:rPr>
      </w:pPr>
      <w:r>
        <w:t>BOLSA:</w:t>
      </w:r>
      <w:r>
        <w:tab/>
      </w:r>
      <w:r>
        <w:tab/>
      </w:r>
      <w:r w:rsidRPr="003B158B">
        <w:rPr>
          <w:b/>
        </w:rPr>
        <w:t>50 x 190  cms</w:t>
      </w:r>
    </w:p>
    <w:p w:rsidR="005C505E" w:rsidRDefault="005C505E" w:rsidP="005C505E">
      <w:r>
        <w:t>SELLADO:</w:t>
      </w:r>
      <w:r>
        <w:tab/>
      </w:r>
      <w:r>
        <w:tab/>
        <w:t>Para selle de Fondo.</w:t>
      </w:r>
    </w:p>
    <w:p w:rsidR="005C505E" w:rsidRDefault="005C505E" w:rsidP="005C505E"/>
    <w:p w:rsidR="005C505E" w:rsidRDefault="005C505E" w:rsidP="005C505E"/>
    <w:p w:rsidR="005C505E" w:rsidRDefault="005C505E" w:rsidP="005C505E">
      <w:r>
        <w:rPr>
          <w:b/>
          <w:bCs/>
          <w:u w:val="single"/>
        </w:rPr>
        <w:t>NOTA:</w:t>
      </w:r>
      <w:r>
        <w:t xml:space="preserve">  * Los cyreles   Se encuentran en su planta</w:t>
      </w:r>
    </w:p>
    <w:p w:rsidR="005C505E" w:rsidRDefault="005C505E" w:rsidP="005C505E">
      <w:pPr>
        <w:numPr>
          <w:ilvl w:val="0"/>
          <w:numId w:val="1"/>
        </w:numPr>
      </w:pPr>
      <w:r>
        <w:t>Se envían muestra física  para tonos , alturas  y pigmentacion</w:t>
      </w:r>
    </w:p>
    <w:p w:rsidR="005C505E" w:rsidRDefault="005C505E" w:rsidP="005C505E">
      <w:pPr>
        <w:ind w:left="885"/>
      </w:pPr>
    </w:p>
    <w:p w:rsidR="005C505E" w:rsidRPr="00315AED" w:rsidRDefault="005C505E" w:rsidP="005C505E">
      <w:pPr>
        <w:numPr>
          <w:ilvl w:val="0"/>
          <w:numId w:val="1"/>
        </w:numPr>
      </w:pPr>
      <w:r w:rsidRPr="00393DAD">
        <w:rPr>
          <w:b/>
          <w:u w:val="single"/>
        </w:rPr>
        <w:t>Utilizar tinta negra</w:t>
      </w:r>
      <w:r>
        <w:t xml:space="preserve"> </w:t>
      </w:r>
      <w:r w:rsidRPr="00393DAD">
        <w:rPr>
          <w:b/>
          <w:u w:val="single"/>
        </w:rPr>
        <w:t>ANTIGRASA</w:t>
      </w:r>
    </w:p>
    <w:p w:rsidR="005C505E" w:rsidRDefault="005C505E" w:rsidP="005C505E">
      <w:pPr>
        <w:ind w:left="885"/>
      </w:pPr>
    </w:p>
    <w:p w:rsidR="005C505E" w:rsidRPr="0098114D" w:rsidRDefault="005C505E" w:rsidP="005C505E">
      <w:pPr>
        <w:rPr>
          <w:b/>
          <w:u w:val="single"/>
        </w:rPr>
      </w:pPr>
    </w:p>
    <w:p w:rsidR="005C505E" w:rsidRDefault="005C505E" w:rsidP="005C505E">
      <w:r>
        <w:t>Agradezco la atención y colaboración prestada.</w:t>
      </w:r>
    </w:p>
    <w:p w:rsidR="005C505E" w:rsidRDefault="005C505E" w:rsidP="005C505E"/>
    <w:p w:rsidR="005C505E" w:rsidRDefault="005C505E" w:rsidP="005C505E"/>
    <w:p w:rsidR="005C505E" w:rsidRDefault="005C505E" w:rsidP="005C505E">
      <w:r>
        <w:t>Cordialmente,</w:t>
      </w:r>
    </w:p>
    <w:p w:rsidR="005C505E" w:rsidRDefault="005C505E" w:rsidP="005C505E"/>
    <w:p w:rsidR="005C505E" w:rsidRDefault="005C505E" w:rsidP="005C505E"/>
    <w:p w:rsidR="005C505E" w:rsidRDefault="005C505E" w:rsidP="005C505E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5C505E" w:rsidRDefault="005C505E" w:rsidP="005C505E">
      <w:pPr>
        <w:tabs>
          <w:tab w:val="left" w:pos="1980"/>
        </w:tabs>
      </w:pPr>
      <w:r>
        <w:t>Director.</w:t>
      </w:r>
    </w:p>
    <w:p w:rsidR="005C505E" w:rsidRDefault="005C505E" w:rsidP="005C505E">
      <w:pPr>
        <w:rPr>
          <w:b/>
        </w:rPr>
      </w:pPr>
    </w:p>
    <w:p w:rsidR="005C505E" w:rsidRDefault="005C505E" w:rsidP="0036079A">
      <w:pPr>
        <w:rPr>
          <w:b/>
        </w:rPr>
      </w:pPr>
    </w:p>
    <w:p w:rsidR="00467679" w:rsidRDefault="00467679" w:rsidP="00467679"/>
    <w:p w:rsidR="00467679" w:rsidRDefault="00467679" w:rsidP="00467679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467679" w:rsidRDefault="00467679" w:rsidP="00467679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467679" w:rsidRDefault="00467679" w:rsidP="00467679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467679" w:rsidRDefault="00467679" w:rsidP="00467679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467679" w:rsidRDefault="00467679" w:rsidP="00467679"/>
    <w:p w:rsidR="00467679" w:rsidRDefault="00467679" w:rsidP="00467679"/>
    <w:p w:rsidR="00467679" w:rsidRDefault="00467679" w:rsidP="00467679">
      <w:pPr>
        <w:pStyle w:val="Ttulo1"/>
      </w:pPr>
      <w:r>
        <w:t>ORD EN DE TRABAJO    N°      05879</w:t>
      </w:r>
    </w:p>
    <w:p w:rsidR="00467679" w:rsidRDefault="00467679" w:rsidP="00467679"/>
    <w:p w:rsidR="00467679" w:rsidRDefault="00467679" w:rsidP="00467679">
      <w:r>
        <w:t>FECHA:</w:t>
      </w:r>
      <w:r>
        <w:tab/>
        <w:t>Medellín, Noviembre    27    de 2009</w:t>
      </w:r>
    </w:p>
    <w:p w:rsidR="00467679" w:rsidRDefault="00467679" w:rsidP="00467679">
      <w:r>
        <w:t>PARA:</w:t>
      </w:r>
      <w:r>
        <w:tab/>
      </w:r>
      <w:r>
        <w:tab/>
        <w:t>PLÁSTICOS DARMA</w:t>
      </w:r>
    </w:p>
    <w:p w:rsidR="00467679" w:rsidRDefault="00467679" w:rsidP="00467679">
      <w:r>
        <w:t>ATENCIÓN:</w:t>
      </w:r>
      <w:r>
        <w:tab/>
        <w:t>Sr. Darío Jaramillo</w:t>
      </w:r>
    </w:p>
    <w:p w:rsidR="00467679" w:rsidRDefault="00467679" w:rsidP="00467679">
      <w:r>
        <w:tab/>
      </w:r>
      <w:r>
        <w:tab/>
        <w:t>Gerente.</w:t>
      </w:r>
    </w:p>
    <w:p w:rsidR="00467679" w:rsidRDefault="00467679" w:rsidP="00467679"/>
    <w:p w:rsidR="00467679" w:rsidRDefault="00467679" w:rsidP="00467679">
      <w:r>
        <w:t>Apreciado Don Darío:</w:t>
      </w:r>
    </w:p>
    <w:p w:rsidR="00467679" w:rsidRDefault="00467679" w:rsidP="00467679"/>
    <w:p w:rsidR="00467679" w:rsidRDefault="00467679" w:rsidP="00467679">
      <w:r>
        <w:t>Con la presente estamos solicitando el siguiente Material   :</w:t>
      </w:r>
    </w:p>
    <w:p w:rsidR="00467679" w:rsidRDefault="00467679" w:rsidP="00467679"/>
    <w:p w:rsidR="00467679" w:rsidRDefault="00467679" w:rsidP="00467679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467679" w:rsidRDefault="00467679" w:rsidP="00467679">
      <w:pPr>
        <w:rPr>
          <w:b/>
          <w:bCs/>
          <w:u w:val="single"/>
        </w:rPr>
      </w:pPr>
    </w:p>
    <w:p w:rsidR="00467679" w:rsidRDefault="00467679" w:rsidP="00467679">
      <w:r>
        <w:t>MATERIAL:</w:t>
      </w:r>
      <w:r>
        <w:tab/>
      </w:r>
      <w:r>
        <w:tab/>
        <w:t>Polietileno Alta Densidad Pigmentado BLANCO Tubular.</w:t>
      </w:r>
    </w:p>
    <w:p w:rsidR="00467679" w:rsidRDefault="00467679" w:rsidP="00467679">
      <w:r>
        <w:t>MEDIDA:</w:t>
      </w:r>
      <w:r>
        <w:tab/>
      </w:r>
      <w:r>
        <w:tab/>
      </w:r>
      <w:r>
        <w:rPr>
          <w:b/>
        </w:rPr>
        <w:t>35</w:t>
      </w:r>
      <w:r w:rsidRPr="00444F82">
        <w:rPr>
          <w:b/>
        </w:rPr>
        <w:t xml:space="preserve">  Cms</w:t>
      </w:r>
      <w:r>
        <w:t>.</w:t>
      </w:r>
    </w:p>
    <w:p w:rsidR="00467679" w:rsidRDefault="00467679" w:rsidP="00467679">
      <w:pPr>
        <w:rPr>
          <w:b/>
          <w:bCs/>
        </w:rPr>
      </w:pPr>
      <w:r>
        <w:t>CALIBRE:</w:t>
      </w:r>
      <w:r>
        <w:tab/>
      </w:r>
      <w:r>
        <w:tab/>
      </w:r>
      <w:r w:rsidRPr="00B460D7">
        <w:rPr>
          <w:b/>
        </w:rPr>
        <w:t>2.5</w:t>
      </w:r>
      <w:r>
        <w:t xml:space="preserve"> </w:t>
      </w:r>
      <w:r>
        <w:rPr>
          <w:b/>
          <w:bCs/>
        </w:rPr>
        <w:t xml:space="preserve">  ”</w:t>
      </w:r>
    </w:p>
    <w:p w:rsidR="00467679" w:rsidRDefault="00467679" w:rsidP="00467679">
      <w:r>
        <w:t>COLOR:</w:t>
      </w:r>
      <w:r>
        <w:tab/>
      </w:r>
      <w:r>
        <w:tab/>
        <w:t>BLANCO  ( Según muestra  )</w:t>
      </w:r>
    </w:p>
    <w:p w:rsidR="00467679" w:rsidRDefault="00467679" w:rsidP="00467679">
      <w:r>
        <w:t>TRATADO:</w:t>
      </w:r>
      <w:r>
        <w:tab/>
      </w:r>
      <w:r>
        <w:tab/>
        <w:t>2 Caras.</w:t>
      </w:r>
    </w:p>
    <w:p w:rsidR="00467679" w:rsidRDefault="00467679" w:rsidP="00467679">
      <w:pPr>
        <w:rPr>
          <w:b/>
          <w:bCs/>
        </w:rPr>
      </w:pPr>
      <w:r>
        <w:t>CANTIDAD:</w:t>
      </w:r>
      <w:r>
        <w:tab/>
      </w:r>
      <w:r>
        <w:tab/>
      </w:r>
      <w:r w:rsidR="008D0C24">
        <w:rPr>
          <w:b/>
        </w:rPr>
        <w:t>12</w:t>
      </w:r>
      <w:r>
        <w:rPr>
          <w:b/>
        </w:rPr>
        <w:t>0</w:t>
      </w:r>
      <w:r>
        <w:t xml:space="preserve">   Kg.</w:t>
      </w:r>
      <w:r>
        <w:rPr>
          <w:b/>
          <w:bCs/>
        </w:rPr>
        <w:t xml:space="preserve"> </w:t>
      </w:r>
    </w:p>
    <w:p w:rsidR="00467679" w:rsidRDefault="00467679" w:rsidP="00467679">
      <w:r>
        <w:t>REFERENCIA:</w:t>
      </w:r>
      <w:r>
        <w:tab/>
      </w:r>
      <w:r>
        <w:rPr>
          <w:b/>
        </w:rPr>
        <w:t>PLASTIQUIMICA  PEQUENA</w:t>
      </w:r>
    </w:p>
    <w:p w:rsidR="00467679" w:rsidRDefault="00467679" w:rsidP="00467679">
      <w:r>
        <w:t>COLORES:</w:t>
      </w:r>
      <w:r>
        <w:tab/>
      </w:r>
      <w:r>
        <w:tab/>
        <w:t>2 ( Gris -  Rojo)</w:t>
      </w:r>
    </w:p>
    <w:p w:rsidR="00467679" w:rsidRDefault="00467679" w:rsidP="00467679">
      <w:r>
        <w:t>CARAS:</w:t>
      </w:r>
      <w:r>
        <w:tab/>
      </w:r>
      <w:r>
        <w:tab/>
        <w:t>2</w:t>
      </w:r>
    </w:p>
    <w:p w:rsidR="00467679" w:rsidRDefault="00467679" w:rsidP="00467679">
      <w:r>
        <w:t>REPETICIÓN:</w:t>
      </w:r>
      <w:r>
        <w:tab/>
        <w:t>Continua</w:t>
      </w:r>
    </w:p>
    <w:p w:rsidR="00467679" w:rsidRDefault="00467679" w:rsidP="00467679">
      <w:r>
        <w:t>RODILLO:</w:t>
      </w:r>
      <w:r>
        <w:tab/>
      </w:r>
      <w:r>
        <w:tab/>
      </w:r>
      <w:r w:rsidRPr="001D3669">
        <w:rPr>
          <w:b/>
        </w:rPr>
        <w:t>38</w:t>
      </w:r>
    </w:p>
    <w:p w:rsidR="00467679" w:rsidRPr="006537EA" w:rsidRDefault="00467679" w:rsidP="00467679">
      <w:pPr>
        <w:rPr>
          <w:b/>
        </w:rPr>
      </w:pPr>
      <w:r>
        <w:t>BOLSA:</w:t>
      </w:r>
      <w:r>
        <w:tab/>
      </w:r>
      <w:r>
        <w:tab/>
      </w:r>
      <w:r w:rsidRPr="006537EA">
        <w:rPr>
          <w:b/>
        </w:rPr>
        <w:t xml:space="preserve">35  x  175  </w:t>
      </w:r>
      <w:r>
        <w:rPr>
          <w:b/>
        </w:rPr>
        <w:t xml:space="preserve">  </w:t>
      </w:r>
      <w:r w:rsidRPr="006537EA">
        <w:rPr>
          <w:b/>
        </w:rPr>
        <w:t>cms</w:t>
      </w:r>
    </w:p>
    <w:p w:rsidR="00467679" w:rsidRDefault="00467679" w:rsidP="00467679">
      <w:r>
        <w:t>SELLADO:</w:t>
      </w:r>
      <w:r>
        <w:tab/>
      </w:r>
      <w:r>
        <w:tab/>
        <w:t>Para selle de Fondo.</w:t>
      </w:r>
    </w:p>
    <w:p w:rsidR="00467679" w:rsidRDefault="00467679" w:rsidP="00467679"/>
    <w:p w:rsidR="00467679" w:rsidRDefault="00467679" w:rsidP="00467679"/>
    <w:p w:rsidR="00467679" w:rsidRDefault="00467679" w:rsidP="00467679">
      <w:r>
        <w:rPr>
          <w:b/>
          <w:bCs/>
          <w:u w:val="single"/>
        </w:rPr>
        <w:t>NOTA:</w:t>
      </w:r>
      <w:r>
        <w:t xml:space="preserve">  * Los cyreles   Se encuentran en su planta</w:t>
      </w:r>
    </w:p>
    <w:p w:rsidR="00467679" w:rsidRDefault="00467679" w:rsidP="00467679">
      <w:pPr>
        <w:numPr>
          <w:ilvl w:val="0"/>
          <w:numId w:val="1"/>
        </w:numPr>
      </w:pPr>
      <w:r>
        <w:t>Se envían muestra física  para tonos , alturas  y  pigmentacion</w:t>
      </w:r>
    </w:p>
    <w:p w:rsidR="00467679" w:rsidRDefault="00467679" w:rsidP="00467679"/>
    <w:p w:rsidR="00467679" w:rsidRPr="00315AED" w:rsidRDefault="00467679" w:rsidP="00467679">
      <w:pPr>
        <w:numPr>
          <w:ilvl w:val="0"/>
          <w:numId w:val="1"/>
        </w:numPr>
      </w:pPr>
      <w:r w:rsidRPr="00393DAD">
        <w:rPr>
          <w:b/>
          <w:u w:val="single"/>
        </w:rPr>
        <w:t>Utilizar tinta negra</w:t>
      </w:r>
      <w:r>
        <w:t xml:space="preserve"> </w:t>
      </w:r>
      <w:r w:rsidRPr="00393DAD">
        <w:rPr>
          <w:b/>
          <w:u w:val="single"/>
        </w:rPr>
        <w:t>ANTIGRASA</w:t>
      </w:r>
    </w:p>
    <w:p w:rsidR="00467679" w:rsidRDefault="00467679" w:rsidP="00467679"/>
    <w:p w:rsidR="00467679" w:rsidRPr="0098114D" w:rsidRDefault="00467679" w:rsidP="00467679">
      <w:pPr>
        <w:rPr>
          <w:b/>
          <w:u w:val="single"/>
        </w:rPr>
      </w:pPr>
    </w:p>
    <w:p w:rsidR="00467679" w:rsidRDefault="00467679" w:rsidP="00467679">
      <w:r>
        <w:t>Agradezco la atención y colaboración prestada.</w:t>
      </w:r>
    </w:p>
    <w:p w:rsidR="00467679" w:rsidRDefault="00467679" w:rsidP="00467679"/>
    <w:p w:rsidR="00467679" w:rsidRDefault="00467679" w:rsidP="00467679">
      <w:r>
        <w:t>Cordialmente</w:t>
      </w:r>
    </w:p>
    <w:p w:rsidR="00467679" w:rsidRDefault="00467679" w:rsidP="00467679"/>
    <w:p w:rsidR="00467679" w:rsidRDefault="00467679" w:rsidP="00467679"/>
    <w:p w:rsidR="00467679" w:rsidRDefault="00467679" w:rsidP="00467679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467679" w:rsidRDefault="00467679" w:rsidP="00467679">
      <w:r>
        <w:t>Director.</w:t>
      </w:r>
    </w:p>
    <w:p w:rsidR="00467679" w:rsidRDefault="00467679" w:rsidP="00467679">
      <w:pPr>
        <w:rPr>
          <w:b/>
        </w:rPr>
      </w:pPr>
    </w:p>
    <w:p w:rsidR="00467679" w:rsidRDefault="00467679" w:rsidP="0036079A">
      <w:pPr>
        <w:rPr>
          <w:b/>
        </w:rPr>
      </w:pPr>
    </w:p>
    <w:p w:rsidR="008D0C24" w:rsidRDefault="008D0C24" w:rsidP="0036079A">
      <w:pPr>
        <w:rPr>
          <w:b/>
        </w:rPr>
      </w:pPr>
    </w:p>
    <w:p w:rsidR="007B5AAF" w:rsidRDefault="007B5AAF" w:rsidP="007B5AAF"/>
    <w:p w:rsidR="007B5AAF" w:rsidRDefault="007B5AAF" w:rsidP="007B5AAF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7B5AAF" w:rsidRDefault="007B5AAF" w:rsidP="007B5AAF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7B5AAF" w:rsidRDefault="007B5AAF" w:rsidP="007B5AAF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7B5AAF" w:rsidRDefault="007B5AAF" w:rsidP="007B5AAF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7B5AAF" w:rsidRDefault="007B5AAF" w:rsidP="007B5AAF"/>
    <w:p w:rsidR="007B5AAF" w:rsidRDefault="007B5AAF" w:rsidP="007B5AAF"/>
    <w:p w:rsidR="007B5AAF" w:rsidRDefault="007B5AAF" w:rsidP="007B5AAF">
      <w:pPr>
        <w:pStyle w:val="Ttulo1"/>
      </w:pPr>
      <w:r>
        <w:t>ORD EN DE TRABAJO    N°      05880</w:t>
      </w:r>
    </w:p>
    <w:p w:rsidR="007B5AAF" w:rsidRDefault="007B5AAF" w:rsidP="007B5AAF"/>
    <w:p w:rsidR="007B5AAF" w:rsidRDefault="007B5AAF" w:rsidP="007B5AAF">
      <w:r>
        <w:t>FECHA:</w:t>
      </w:r>
      <w:r>
        <w:tab/>
        <w:t>Medellín, Diciembre  22    de 2009</w:t>
      </w:r>
    </w:p>
    <w:p w:rsidR="007B5AAF" w:rsidRDefault="007B5AAF" w:rsidP="007B5AAF">
      <w:r>
        <w:t>PARA:</w:t>
      </w:r>
      <w:r>
        <w:tab/>
      </w:r>
      <w:r>
        <w:tab/>
        <w:t>PLÁSTICOS DARMA</w:t>
      </w:r>
    </w:p>
    <w:p w:rsidR="007B5AAF" w:rsidRDefault="007B5AAF" w:rsidP="007B5AAF">
      <w:r>
        <w:t>ATENCIÓN:</w:t>
      </w:r>
      <w:r>
        <w:tab/>
        <w:t>Sr. Darío Jaramillo</w:t>
      </w:r>
    </w:p>
    <w:p w:rsidR="007B5AAF" w:rsidRDefault="007B5AAF" w:rsidP="007B5AAF">
      <w:r>
        <w:tab/>
      </w:r>
      <w:r>
        <w:tab/>
        <w:t>Gerente.</w:t>
      </w:r>
    </w:p>
    <w:p w:rsidR="007B5AAF" w:rsidRDefault="007B5AAF" w:rsidP="007B5AAF"/>
    <w:p w:rsidR="007B5AAF" w:rsidRDefault="007B5AAF" w:rsidP="007B5AAF">
      <w:r>
        <w:t>Apreciado Don Darío:</w:t>
      </w:r>
    </w:p>
    <w:p w:rsidR="007B5AAF" w:rsidRDefault="007B5AAF" w:rsidP="007B5AAF"/>
    <w:p w:rsidR="007B5AAF" w:rsidRDefault="007B5AAF" w:rsidP="007B5AAF">
      <w:r>
        <w:t>Con la presente estamos solicitando el siguiente Material   :</w:t>
      </w:r>
    </w:p>
    <w:p w:rsidR="007B5AAF" w:rsidRDefault="007B5AAF" w:rsidP="007B5AAF"/>
    <w:p w:rsidR="007B5AAF" w:rsidRDefault="007B5AAF" w:rsidP="007B5AAF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7B5AAF" w:rsidRDefault="007B5AAF" w:rsidP="007B5AAF">
      <w:pPr>
        <w:rPr>
          <w:b/>
          <w:bCs/>
          <w:u w:val="single"/>
        </w:rPr>
      </w:pPr>
    </w:p>
    <w:p w:rsidR="007B5AAF" w:rsidRDefault="007B5AAF" w:rsidP="007B5AAF">
      <w:r>
        <w:t>MATERIAL:</w:t>
      </w:r>
      <w:r>
        <w:tab/>
      </w:r>
      <w:r>
        <w:tab/>
        <w:t>Polietileno Alta Densidad Pigmentado BLANCO Tubular.</w:t>
      </w:r>
    </w:p>
    <w:p w:rsidR="007B5AAF" w:rsidRDefault="007B5AAF" w:rsidP="007B5AAF">
      <w:r>
        <w:t>MEDIDA:</w:t>
      </w:r>
      <w:r>
        <w:tab/>
      </w:r>
      <w:r>
        <w:tab/>
      </w:r>
      <w:r w:rsidR="00A47047">
        <w:rPr>
          <w:b/>
        </w:rPr>
        <w:t>60</w:t>
      </w:r>
      <w:r w:rsidRPr="00444F82">
        <w:rPr>
          <w:b/>
        </w:rPr>
        <w:t xml:space="preserve">  Cms</w:t>
      </w:r>
      <w:r>
        <w:t>.</w:t>
      </w:r>
    </w:p>
    <w:p w:rsidR="007B5AAF" w:rsidRDefault="007B5AAF" w:rsidP="007B5AAF">
      <w:pPr>
        <w:rPr>
          <w:b/>
          <w:bCs/>
        </w:rPr>
      </w:pPr>
      <w:r>
        <w:t>CALIBRE:</w:t>
      </w:r>
      <w:r>
        <w:tab/>
      </w:r>
      <w:r>
        <w:tab/>
      </w:r>
      <w:r w:rsidRPr="00B460D7">
        <w:rPr>
          <w:b/>
        </w:rPr>
        <w:t>2.5</w:t>
      </w:r>
      <w:r>
        <w:t xml:space="preserve"> </w:t>
      </w:r>
      <w:r>
        <w:rPr>
          <w:b/>
          <w:bCs/>
        </w:rPr>
        <w:t xml:space="preserve">  ”</w:t>
      </w:r>
    </w:p>
    <w:p w:rsidR="007B5AAF" w:rsidRDefault="007B5AAF" w:rsidP="007B5AAF">
      <w:r>
        <w:t>COLOR:</w:t>
      </w:r>
      <w:r>
        <w:tab/>
      </w:r>
      <w:r>
        <w:tab/>
        <w:t>BLANCO  ( Según muestra  )</w:t>
      </w:r>
    </w:p>
    <w:p w:rsidR="007B5AAF" w:rsidRDefault="007B5AAF" w:rsidP="007B5AAF">
      <w:r>
        <w:t>TRATADO:</w:t>
      </w:r>
      <w:r>
        <w:tab/>
      </w:r>
      <w:r>
        <w:tab/>
        <w:t>2 Caras.</w:t>
      </w:r>
    </w:p>
    <w:p w:rsidR="007B5AAF" w:rsidRDefault="007B5AAF" w:rsidP="007B5AAF">
      <w:pPr>
        <w:rPr>
          <w:b/>
          <w:bCs/>
        </w:rPr>
      </w:pPr>
      <w:r>
        <w:t>CANTIDAD:</w:t>
      </w:r>
      <w:r>
        <w:tab/>
      </w:r>
      <w:r>
        <w:tab/>
      </w:r>
      <w:r w:rsidR="00A47047">
        <w:rPr>
          <w:b/>
        </w:rPr>
        <w:t>10</w:t>
      </w:r>
      <w:r>
        <w:rPr>
          <w:b/>
        </w:rPr>
        <w:t>0</w:t>
      </w:r>
      <w:r>
        <w:t xml:space="preserve">   Kg.</w:t>
      </w:r>
      <w:r>
        <w:rPr>
          <w:b/>
          <w:bCs/>
        </w:rPr>
        <w:t xml:space="preserve"> </w:t>
      </w:r>
    </w:p>
    <w:p w:rsidR="007B5AAF" w:rsidRDefault="007B5AAF" w:rsidP="007B5AAF">
      <w:r>
        <w:t>REFERENCIA:</w:t>
      </w:r>
      <w:r>
        <w:tab/>
      </w:r>
      <w:r>
        <w:rPr>
          <w:b/>
        </w:rPr>
        <w:t>PLASTIQUIMICA  PEQUENA</w:t>
      </w:r>
    </w:p>
    <w:p w:rsidR="007B5AAF" w:rsidRDefault="007B5AAF" w:rsidP="007B5AAF">
      <w:r>
        <w:t>COLORES:</w:t>
      </w:r>
      <w:r>
        <w:tab/>
      </w:r>
      <w:r>
        <w:tab/>
        <w:t>2 ( Gris -  Rojo)</w:t>
      </w:r>
    </w:p>
    <w:p w:rsidR="007B5AAF" w:rsidRDefault="007B5AAF" w:rsidP="007B5AAF">
      <w:r>
        <w:t>CARAS:</w:t>
      </w:r>
      <w:r>
        <w:tab/>
      </w:r>
      <w:r>
        <w:tab/>
        <w:t>2</w:t>
      </w:r>
    </w:p>
    <w:p w:rsidR="007B5AAF" w:rsidRDefault="007B5AAF" w:rsidP="007B5AAF">
      <w:r>
        <w:t>REPETICIÓN:</w:t>
      </w:r>
      <w:r>
        <w:tab/>
        <w:t>Continua</w:t>
      </w:r>
    </w:p>
    <w:p w:rsidR="007B5AAF" w:rsidRDefault="007B5AAF" w:rsidP="007B5AAF">
      <w:r>
        <w:t>RODILLO:</w:t>
      </w:r>
      <w:r>
        <w:tab/>
      </w:r>
      <w:r>
        <w:tab/>
      </w:r>
      <w:r w:rsidRPr="001D3669">
        <w:rPr>
          <w:b/>
        </w:rPr>
        <w:t>38</w:t>
      </w:r>
    </w:p>
    <w:p w:rsidR="007B5AAF" w:rsidRPr="006537EA" w:rsidRDefault="007B5AAF" w:rsidP="007B5AAF">
      <w:pPr>
        <w:rPr>
          <w:b/>
        </w:rPr>
      </w:pPr>
      <w:r>
        <w:t>BOLSA:</w:t>
      </w:r>
      <w:r>
        <w:tab/>
      </w:r>
      <w:r>
        <w:tab/>
      </w:r>
      <w:r w:rsidR="006A4BBE">
        <w:rPr>
          <w:b/>
        </w:rPr>
        <w:t>60  x  190</w:t>
      </w:r>
      <w:r w:rsidRPr="006537EA">
        <w:rPr>
          <w:b/>
        </w:rPr>
        <w:t xml:space="preserve">  </w:t>
      </w:r>
      <w:r>
        <w:rPr>
          <w:b/>
        </w:rPr>
        <w:t xml:space="preserve">  </w:t>
      </w:r>
      <w:r w:rsidRPr="006537EA">
        <w:rPr>
          <w:b/>
        </w:rPr>
        <w:t>cms</w:t>
      </w:r>
    </w:p>
    <w:p w:rsidR="007B5AAF" w:rsidRDefault="007B5AAF" w:rsidP="007B5AAF">
      <w:r>
        <w:t>SELLADO:</w:t>
      </w:r>
      <w:r>
        <w:tab/>
      </w:r>
      <w:r>
        <w:tab/>
        <w:t>Para selle de Fondo.</w:t>
      </w:r>
    </w:p>
    <w:p w:rsidR="007B5AAF" w:rsidRDefault="007B5AAF" w:rsidP="007B5AAF"/>
    <w:p w:rsidR="007B5AAF" w:rsidRDefault="007B5AAF" w:rsidP="007B5AAF"/>
    <w:p w:rsidR="007B5AAF" w:rsidRDefault="007B5AAF" w:rsidP="007B5AAF">
      <w:r>
        <w:rPr>
          <w:b/>
          <w:bCs/>
          <w:u w:val="single"/>
        </w:rPr>
        <w:t>NOTA:</w:t>
      </w:r>
      <w:r>
        <w:t xml:space="preserve">  * Los cyreles   Se encuentran en su planta</w:t>
      </w:r>
    </w:p>
    <w:p w:rsidR="007B5AAF" w:rsidRDefault="007B5AAF" w:rsidP="007B5AAF">
      <w:pPr>
        <w:numPr>
          <w:ilvl w:val="0"/>
          <w:numId w:val="1"/>
        </w:numPr>
      </w:pPr>
      <w:r>
        <w:t>Se envían muestra física  para tonos , alturas  y  pigmentacion</w:t>
      </w:r>
    </w:p>
    <w:p w:rsidR="007B5AAF" w:rsidRDefault="007B5AAF" w:rsidP="007B5AAF"/>
    <w:p w:rsidR="007B5AAF" w:rsidRPr="00315AED" w:rsidRDefault="007B5AAF" w:rsidP="007B5AAF">
      <w:pPr>
        <w:numPr>
          <w:ilvl w:val="0"/>
          <w:numId w:val="1"/>
        </w:numPr>
      </w:pPr>
      <w:r w:rsidRPr="00393DAD">
        <w:rPr>
          <w:b/>
          <w:u w:val="single"/>
        </w:rPr>
        <w:t>Utilizar tinta negra</w:t>
      </w:r>
      <w:r>
        <w:t xml:space="preserve"> </w:t>
      </w:r>
      <w:r w:rsidRPr="00393DAD">
        <w:rPr>
          <w:b/>
          <w:u w:val="single"/>
        </w:rPr>
        <w:t>ANTIGRASA</w:t>
      </w:r>
    </w:p>
    <w:p w:rsidR="007B5AAF" w:rsidRDefault="007B5AAF" w:rsidP="007B5AAF"/>
    <w:p w:rsidR="007B5AAF" w:rsidRPr="0098114D" w:rsidRDefault="007B5AAF" w:rsidP="007B5AAF">
      <w:pPr>
        <w:rPr>
          <w:b/>
          <w:u w:val="single"/>
        </w:rPr>
      </w:pPr>
    </w:p>
    <w:p w:rsidR="007B5AAF" w:rsidRDefault="007B5AAF" w:rsidP="007B5AAF">
      <w:r>
        <w:t>Agradezco la atención y colaboración prestada.</w:t>
      </w:r>
    </w:p>
    <w:p w:rsidR="007B5AAF" w:rsidRDefault="007B5AAF" w:rsidP="007B5AAF"/>
    <w:p w:rsidR="007B5AAF" w:rsidRDefault="007B5AAF" w:rsidP="007B5AAF">
      <w:r>
        <w:t>Cordialmente</w:t>
      </w:r>
    </w:p>
    <w:p w:rsidR="007B5AAF" w:rsidRDefault="007B5AAF" w:rsidP="007B5AAF"/>
    <w:p w:rsidR="007B5AAF" w:rsidRDefault="007B5AAF" w:rsidP="007B5AAF"/>
    <w:p w:rsidR="007B5AAF" w:rsidRDefault="007B5AAF" w:rsidP="007B5AAF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7B5AAF" w:rsidRDefault="007B5AAF" w:rsidP="007B5AAF">
      <w:r>
        <w:t>Director.</w:t>
      </w:r>
    </w:p>
    <w:p w:rsidR="007B5AAF" w:rsidRDefault="007B5AAF" w:rsidP="007B5AAF">
      <w:pPr>
        <w:rPr>
          <w:b/>
        </w:rPr>
      </w:pPr>
    </w:p>
    <w:p w:rsidR="007B5AAF" w:rsidRDefault="007B5AAF" w:rsidP="007B5AAF">
      <w:pPr>
        <w:rPr>
          <w:b/>
        </w:rPr>
      </w:pPr>
    </w:p>
    <w:p w:rsidR="008D0C24" w:rsidRDefault="008D0C24" w:rsidP="0036079A">
      <w:pPr>
        <w:rPr>
          <w:b/>
        </w:rPr>
      </w:pPr>
    </w:p>
    <w:p w:rsidR="00F90F7B" w:rsidRDefault="00F90F7B" w:rsidP="0036079A">
      <w:pPr>
        <w:rPr>
          <w:b/>
        </w:rPr>
      </w:pPr>
    </w:p>
    <w:p w:rsidR="00F90F7B" w:rsidRDefault="00F90F7B" w:rsidP="00F90F7B"/>
    <w:p w:rsidR="00F90F7B" w:rsidRDefault="00F90F7B" w:rsidP="00F90F7B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F90F7B" w:rsidRDefault="00F90F7B" w:rsidP="00F90F7B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F90F7B" w:rsidRDefault="00F90F7B" w:rsidP="00F90F7B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F90F7B" w:rsidRDefault="00F90F7B" w:rsidP="00F90F7B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F90F7B" w:rsidRDefault="00F90F7B" w:rsidP="00F90F7B">
      <w:pPr>
        <w:rPr>
          <w:b/>
        </w:rPr>
      </w:pPr>
    </w:p>
    <w:p w:rsidR="00F90F7B" w:rsidRDefault="00F90F7B" w:rsidP="00F90F7B">
      <w:pPr>
        <w:pStyle w:val="Ttulo1"/>
      </w:pPr>
      <w:r>
        <w:t>ORDEN DE TRABAJO      N°      05817</w:t>
      </w:r>
    </w:p>
    <w:p w:rsidR="00F90F7B" w:rsidRDefault="00F90F7B" w:rsidP="00F90F7B"/>
    <w:p w:rsidR="00F90F7B" w:rsidRDefault="00F90F7B" w:rsidP="00F90F7B"/>
    <w:p w:rsidR="00F90F7B" w:rsidRDefault="00F90F7B" w:rsidP="00F90F7B">
      <w:r>
        <w:t>FECHA:</w:t>
      </w:r>
      <w:r>
        <w:tab/>
        <w:t>Medellín, Diciembre   22   de</w:t>
      </w:r>
      <w:r w:rsidR="00D732E8">
        <w:t xml:space="preserve">  </w:t>
      </w:r>
      <w:r>
        <w:t xml:space="preserve"> 2009</w:t>
      </w:r>
    </w:p>
    <w:p w:rsidR="00F90F7B" w:rsidRDefault="00F90F7B" w:rsidP="00F90F7B">
      <w:r>
        <w:t>PARA:</w:t>
      </w:r>
      <w:r>
        <w:tab/>
      </w:r>
      <w:r>
        <w:tab/>
        <w:t>PLÁSTICOS DARMA</w:t>
      </w:r>
    </w:p>
    <w:p w:rsidR="00F90F7B" w:rsidRDefault="00F90F7B" w:rsidP="00F90F7B">
      <w:r>
        <w:t>ATENCIÓN:</w:t>
      </w:r>
      <w:r>
        <w:tab/>
        <w:t>Sr. Darío Jaramillo</w:t>
      </w:r>
    </w:p>
    <w:p w:rsidR="00F90F7B" w:rsidRDefault="00F90F7B" w:rsidP="00F90F7B">
      <w:r>
        <w:tab/>
      </w:r>
      <w:r>
        <w:tab/>
        <w:t>Gerente.</w:t>
      </w:r>
    </w:p>
    <w:p w:rsidR="00F90F7B" w:rsidRDefault="00F90F7B" w:rsidP="00F90F7B"/>
    <w:p w:rsidR="00F90F7B" w:rsidRDefault="00F90F7B" w:rsidP="00F90F7B">
      <w:r>
        <w:t>Apreciado Don Darío:</w:t>
      </w:r>
    </w:p>
    <w:p w:rsidR="00F90F7B" w:rsidRDefault="00F90F7B" w:rsidP="00F90F7B"/>
    <w:p w:rsidR="00F90F7B" w:rsidRDefault="00F90F7B" w:rsidP="00F90F7B">
      <w:r>
        <w:t>Con la presente estamos solicitando el siguiente material:</w:t>
      </w:r>
    </w:p>
    <w:p w:rsidR="00F90F7B" w:rsidRDefault="00F90F7B" w:rsidP="00F90F7B"/>
    <w:p w:rsidR="00F90F7B" w:rsidRDefault="00F90F7B" w:rsidP="00F90F7B">
      <w:pPr>
        <w:rPr>
          <w:b/>
          <w:bCs/>
          <w:u w:val="single"/>
        </w:rPr>
      </w:pPr>
      <w:r>
        <w:rPr>
          <w:b/>
          <w:bCs/>
          <w:u w:val="single"/>
        </w:rPr>
        <w:t>IMPRESIÓN  :</w:t>
      </w:r>
    </w:p>
    <w:p w:rsidR="00F90F7B" w:rsidRDefault="00F90F7B" w:rsidP="00F90F7B"/>
    <w:p w:rsidR="00F90F7B" w:rsidRDefault="00F90F7B" w:rsidP="00F90F7B">
      <w:r>
        <w:t>MATERIAL:</w:t>
      </w:r>
      <w:r>
        <w:tab/>
      </w:r>
      <w:r>
        <w:tab/>
        <w:t xml:space="preserve">P.P  TUBULAR  de  </w:t>
      </w:r>
      <w:r>
        <w:rPr>
          <w:b/>
        </w:rPr>
        <w:t>35</w:t>
      </w:r>
      <w:r>
        <w:t xml:space="preserve">     Cms.</w:t>
      </w:r>
    </w:p>
    <w:p w:rsidR="00F90F7B" w:rsidRDefault="00F90F7B" w:rsidP="00F90F7B">
      <w:r>
        <w:t>CALIBRE:</w:t>
      </w:r>
      <w:r>
        <w:tab/>
      </w:r>
      <w:r>
        <w:tab/>
        <w:t>1.4  ”</w:t>
      </w:r>
    </w:p>
    <w:p w:rsidR="00F90F7B" w:rsidRDefault="00F90F7B" w:rsidP="00F90F7B">
      <w:r>
        <w:t>CANTIDAD:</w:t>
      </w:r>
      <w:r>
        <w:tab/>
      </w:r>
      <w:r>
        <w:tab/>
        <w:t>220   Kg</w:t>
      </w:r>
    </w:p>
    <w:p w:rsidR="00F90F7B" w:rsidRDefault="00F90F7B" w:rsidP="00F90F7B">
      <w:r>
        <w:t>REFERENCIA:</w:t>
      </w:r>
      <w:r>
        <w:tab/>
      </w:r>
      <w:r>
        <w:rPr>
          <w:b/>
        </w:rPr>
        <w:t>PANDEQUESO      ( EXQUISITOS )</w:t>
      </w:r>
    </w:p>
    <w:p w:rsidR="00F90F7B" w:rsidRDefault="00F90F7B" w:rsidP="00F90F7B">
      <w:r>
        <w:t>REPETICIÓN:</w:t>
      </w:r>
      <w:r>
        <w:tab/>
        <w:t>18   Cms.</w:t>
      </w:r>
    </w:p>
    <w:p w:rsidR="00F90F7B" w:rsidRDefault="00F90F7B" w:rsidP="00F90F7B">
      <w:r>
        <w:t>RODILLO  :               36</w:t>
      </w:r>
    </w:p>
    <w:p w:rsidR="00F90F7B" w:rsidRDefault="00F90F7B" w:rsidP="00F90F7B">
      <w:r>
        <w:t>IMPRESIÓN:</w:t>
      </w:r>
      <w:r>
        <w:tab/>
      </w:r>
      <w:r>
        <w:tab/>
        <w:t xml:space="preserve">2 caras  </w:t>
      </w:r>
    </w:p>
    <w:p w:rsidR="00F90F7B" w:rsidRDefault="00F90F7B" w:rsidP="00F90F7B">
      <w:r>
        <w:t>COLORES:</w:t>
      </w:r>
      <w:r>
        <w:tab/>
      </w:r>
      <w:r>
        <w:tab/>
        <w:t>3  ( Amarillo -  Rojo – Negro  ) Según  Muestra</w:t>
      </w:r>
    </w:p>
    <w:p w:rsidR="00F90F7B" w:rsidRDefault="00F90F7B" w:rsidP="00F90F7B">
      <w:r>
        <w:t>BOLSA:</w:t>
      </w:r>
      <w:r>
        <w:tab/>
      </w:r>
      <w:r>
        <w:tab/>
        <w:t>18  x  35   cms</w:t>
      </w:r>
    </w:p>
    <w:p w:rsidR="00F90F7B" w:rsidRDefault="00F90F7B" w:rsidP="00F90F7B">
      <w:r>
        <w:t>SELLADO :</w:t>
      </w:r>
      <w:r>
        <w:tab/>
      </w:r>
      <w:r>
        <w:tab/>
        <w:t>Lateral</w:t>
      </w:r>
    </w:p>
    <w:p w:rsidR="00F90F7B" w:rsidRDefault="00F90F7B" w:rsidP="00F90F7B"/>
    <w:p w:rsidR="00F90F7B" w:rsidRDefault="00F90F7B" w:rsidP="00F90F7B">
      <w:r>
        <w:rPr>
          <w:b/>
          <w:bCs/>
          <w:u w:val="single"/>
        </w:rPr>
        <w:t>NOTA:</w:t>
      </w:r>
      <w:r>
        <w:t xml:space="preserve">  - Se  envia muestra física para los tonos y alturas  de impresión.</w:t>
      </w:r>
    </w:p>
    <w:p w:rsidR="00F90F7B" w:rsidRDefault="00F90F7B" w:rsidP="00F90F7B">
      <w:pPr>
        <w:numPr>
          <w:ilvl w:val="0"/>
          <w:numId w:val="2"/>
        </w:numPr>
      </w:pPr>
      <w:r>
        <w:t xml:space="preserve">El material lo envia PLASTICOS UNION. De  </w:t>
      </w:r>
      <w:r>
        <w:rPr>
          <w:b/>
        </w:rPr>
        <w:t>35</w:t>
      </w:r>
      <w:r w:rsidRPr="00A026B6">
        <w:rPr>
          <w:b/>
        </w:rPr>
        <w:t xml:space="preserve">  cms</w:t>
      </w:r>
    </w:p>
    <w:p w:rsidR="00F90F7B" w:rsidRDefault="00F90F7B" w:rsidP="00F90F7B">
      <w:pPr>
        <w:numPr>
          <w:ilvl w:val="0"/>
          <w:numId w:val="2"/>
        </w:numPr>
        <w:rPr>
          <w:bCs/>
        </w:rPr>
      </w:pPr>
      <w:r>
        <w:rPr>
          <w:bCs/>
        </w:rPr>
        <w:t>Cyreles   e  su  planta</w:t>
      </w:r>
    </w:p>
    <w:p w:rsidR="00F90F7B" w:rsidRPr="001E00C6" w:rsidRDefault="00F90F7B" w:rsidP="00F90F7B">
      <w:pPr>
        <w:ind w:left="1500"/>
        <w:rPr>
          <w:bCs/>
        </w:rPr>
      </w:pPr>
    </w:p>
    <w:p w:rsidR="00F90F7B" w:rsidRDefault="00F90F7B" w:rsidP="00F90F7B"/>
    <w:p w:rsidR="00F90F7B" w:rsidRDefault="00F90F7B" w:rsidP="00F90F7B">
      <w:r>
        <w:t>Agradezco la atención y colaboración prestada.</w:t>
      </w:r>
    </w:p>
    <w:p w:rsidR="00F90F7B" w:rsidRDefault="00F90F7B" w:rsidP="00F90F7B"/>
    <w:p w:rsidR="00F90F7B" w:rsidRDefault="00F90F7B" w:rsidP="00F90F7B"/>
    <w:p w:rsidR="00F90F7B" w:rsidRDefault="00F90F7B" w:rsidP="00F90F7B">
      <w:r>
        <w:t>Cordialmente,</w:t>
      </w:r>
    </w:p>
    <w:p w:rsidR="00F90F7B" w:rsidRDefault="00F90F7B" w:rsidP="00F90F7B"/>
    <w:p w:rsidR="00F90F7B" w:rsidRDefault="00F90F7B" w:rsidP="00F90F7B"/>
    <w:p w:rsidR="00F90F7B" w:rsidRDefault="00F90F7B" w:rsidP="00F90F7B">
      <w:r>
        <w:t>RICARDO CASAS ZAPATA</w:t>
      </w:r>
    </w:p>
    <w:p w:rsidR="00F90F7B" w:rsidRDefault="00F90F7B" w:rsidP="00F90F7B">
      <w:r>
        <w:t>Director.</w:t>
      </w:r>
    </w:p>
    <w:p w:rsidR="00F90F7B" w:rsidRDefault="00F90F7B" w:rsidP="0036079A">
      <w:pPr>
        <w:rPr>
          <w:b/>
        </w:rPr>
      </w:pPr>
    </w:p>
    <w:p w:rsidR="009C67BA" w:rsidRDefault="009C67BA" w:rsidP="0036079A">
      <w:pPr>
        <w:rPr>
          <w:b/>
        </w:rPr>
      </w:pPr>
    </w:p>
    <w:p w:rsidR="009C67BA" w:rsidRDefault="009C67BA" w:rsidP="0036079A">
      <w:pPr>
        <w:rPr>
          <w:b/>
        </w:rPr>
      </w:pPr>
    </w:p>
    <w:p w:rsidR="009C67BA" w:rsidRDefault="009C67BA" w:rsidP="0036079A">
      <w:pPr>
        <w:rPr>
          <w:b/>
        </w:rPr>
      </w:pPr>
    </w:p>
    <w:p w:rsidR="009C67BA" w:rsidRDefault="009C67BA" w:rsidP="0036079A">
      <w:pPr>
        <w:rPr>
          <w:b/>
        </w:rPr>
      </w:pPr>
    </w:p>
    <w:p w:rsidR="009C67BA" w:rsidRDefault="009C67BA" w:rsidP="0036079A">
      <w:pPr>
        <w:rPr>
          <w:b/>
        </w:rPr>
      </w:pPr>
    </w:p>
    <w:p w:rsidR="009C67BA" w:rsidRDefault="009C67BA" w:rsidP="009C67BA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9C67BA" w:rsidRDefault="009C67BA" w:rsidP="009C67BA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9C67BA" w:rsidRDefault="009C67BA" w:rsidP="009C67BA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9C67BA" w:rsidRDefault="009C67BA" w:rsidP="009C67BA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9C67BA" w:rsidRDefault="009C67BA" w:rsidP="009C67BA">
      <w:pPr>
        <w:rPr>
          <w:b/>
          <w:bCs/>
        </w:rPr>
      </w:pPr>
    </w:p>
    <w:p w:rsidR="009C67BA" w:rsidRDefault="009C67BA" w:rsidP="009C67BA">
      <w:pPr>
        <w:pStyle w:val="Ttulo1"/>
      </w:pPr>
    </w:p>
    <w:p w:rsidR="009C67BA" w:rsidRDefault="009C67BA" w:rsidP="009C67BA">
      <w:pPr>
        <w:pStyle w:val="Ttulo1"/>
      </w:pPr>
      <w:r>
        <w:t>ORDEN DE TRABAJO  N °      05966</w:t>
      </w:r>
    </w:p>
    <w:p w:rsidR="009C67BA" w:rsidRDefault="009C67BA" w:rsidP="009C67BA"/>
    <w:p w:rsidR="009C67BA" w:rsidRDefault="009C67BA" w:rsidP="009C67BA">
      <w:r>
        <w:t>FECHA:</w:t>
      </w:r>
      <w:r>
        <w:tab/>
        <w:t>Medellín,  Enero  13    de   2009</w:t>
      </w:r>
    </w:p>
    <w:p w:rsidR="009C67BA" w:rsidRDefault="009C67BA" w:rsidP="009C67BA">
      <w:r>
        <w:t>PARA:</w:t>
      </w:r>
      <w:r>
        <w:tab/>
      </w:r>
      <w:r>
        <w:tab/>
        <w:t>PLÁSTICOS DARMA</w:t>
      </w:r>
    </w:p>
    <w:p w:rsidR="009C67BA" w:rsidRDefault="009C67BA" w:rsidP="009C67BA">
      <w:r>
        <w:t>ATENCIÓN:</w:t>
      </w:r>
      <w:r>
        <w:tab/>
        <w:t>Sr. Darío Jaramillo</w:t>
      </w:r>
    </w:p>
    <w:p w:rsidR="009C67BA" w:rsidRDefault="009C67BA" w:rsidP="009C67BA">
      <w:r>
        <w:tab/>
      </w:r>
      <w:r>
        <w:tab/>
        <w:t>Gerente.</w:t>
      </w:r>
    </w:p>
    <w:p w:rsidR="009C67BA" w:rsidRDefault="009C67BA" w:rsidP="009C67BA"/>
    <w:p w:rsidR="009C67BA" w:rsidRDefault="009C67BA" w:rsidP="009C67BA">
      <w:r>
        <w:t>Apreciado Don Darío:</w:t>
      </w:r>
    </w:p>
    <w:p w:rsidR="009C67BA" w:rsidRDefault="009C67BA" w:rsidP="009C67BA"/>
    <w:p w:rsidR="009C67BA" w:rsidRDefault="009C67BA" w:rsidP="009C67BA">
      <w:r>
        <w:t>Con la presente estamos solicitando el siguiente servicio de  IMPRESIÓN  :</w:t>
      </w:r>
    </w:p>
    <w:p w:rsidR="009C67BA" w:rsidRDefault="009C67BA" w:rsidP="009C67BA"/>
    <w:p w:rsidR="009C67BA" w:rsidRDefault="009C67BA" w:rsidP="009C67BA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9C67BA" w:rsidRDefault="009C67BA" w:rsidP="009C67BA">
      <w:r>
        <w:t xml:space="preserve">MATERIAL   :           Polipropileno   Tubular   de   </w:t>
      </w:r>
      <w:r>
        <w:rPr>
          <w:b/>
        </w:rPr>
        <w:t>30</w:t>
      </w:r>
      <w:r>
        <w:t xml:space="preserve">    cms</w:t>
      </w:r>
    </w:p>
    <w:p w:rsidR="009C67BA" w:rsidRDefault="009C67BA" w:rsidP="009C67BA">
      <w:r>
        <w:t>CLIBRE      :               1.5  ”</w:t>
      </w:r>
    </w:p>
    <w:p w:rsidR="009C67BA" w:rsidRPr="00AD5DCF" w:rsidRDefault="009C67BA" w:rsidP="009C67BA">
      <w:pPr>
        <w:rPr>
          <w:b/>
        </w:rPr>
      </w:pPr>
      <w:r>
        <w:t>REFERENCIA:</w:t>
      </w:r>
      <w:r>
        <w:tab/>
      </w:r>
      <w:r>
        <w:rPr>
          <w:b/>
        </w:rPr>
        <w:t>TEENS</w:t>
      </w:r>
    </w:p>
    <w:p w:rsidR="009C67BA" w:rsidRDefault="00777E31" w:rsidP="009C67BA">
      <w:r>
        <w:t>CANTIDAD    :          17</w:t>
      </w:r>
      <w:r w:rsidR="009C67BA">
        <w:t>0     Kg</w:t>
      </w:r>
    </w:p>
    <w:p w:rsidR="009C67BA" w:rsidRDefault="009C67BA" w:rsidP="009C67BA">
      <w:r>
        <w:t>COLORES:</w:t>
      </w:r>
      <w:r>
        <w:tab/>
      </w:r>
      <w:r>
        <w:tab/>
        <w:t>1 ( Según  arte )</w:t>
      </w:r>
    </w:p>
    <w:p w:rsidR="009C67BA" w:rsidRDefault="009C67BA" w:rsidP="009C67BA">
      <w:r>
        <w:t>CARAS:</w:t>
      </w:r>
      <w:r>
        <w:tab/>
      </w:r>
      <w:r>
        <w:tab/>
        <w:t xml:space="preserve">1  </w:t>
      </w:r>
    </w:p>
    <w:p w:rsidR="009C67BA" w:rsidRDefault="009C67BA" w:rsidP="009C67BA">
      <w:r>
        <w:t>REPETICIÓN:</w:t>
      </w:r>
      <w:r>
        <w:tab/>
        <w:t>24.5</w:t>
      </w:r>
    </w:p>
    <w:p w:rsidR="009C67BA" w:rsidRPr="007E24E2" w:rsidRDefault="009C67BA" w:rsidP="009C67BA">
      <w:pPr>
        <w:rPr>
          <w:b/>
        </w:rPr>
      </w:pPr>
      <w:r>
        <w:t>RODILLO:</w:t>
      </w:r>
      <w:r>
        <w:tab/>
      </w:r>
      <w:r>
        <w:tab/>
      </w:r>
      <w:r>
        <w:rPr>
          <w:b/>
        </w:rPr>
        <w:t>25</w:t>
      </w:r>
    </w:p>
    <w:p w:rsidR="009C67BA" w:rsidRDefault="009C67BA" w:rsidP="009C67BA">
      <w:r>
        <w:t>BOLSA:</w:t>
      </w:r>
      <w:r>
        <w:tab/>
      </w:r>
      <w:r>
        <w:tab/>
        <w:t>24.5  X  28 + 5    cms   de  Solapa Interna.</w:t>
      </w:r>
    </w:p>
    <w:p w:rsidR="009C67BA" w:rsidRDefault="009C67BA" w:rsidP="009C67BA">
      <w:r>
        <w:t>SELLADO:</w:t>
      </w:r>
      <w:r>
        <w:tab/>
      </w:r>
      <w:r>
        <w:tab/>
        <w:t>Para selle lateral.</w:t>
      </w:r>
    </w:p>
    <w:p w:rsidR="009C67BA" w:rsidRDefault="009C67BA" w:rsidP="009C67BA"/>
    <w:p w:rsidR="009C67BA" w:rsidRDefault="009C67BA" w:rsidP="009C67BA"/>
    <w:p w:rsidR="009C67BA" w:rsidRDefault="009C67BA" w:rsidP="009C67BA">
      <w:r>
        <w:rPr>
          <w:b/>
          <w:bCs/>
          <w:u w:val="single"/>
        </w:rPr>
        <w:t>NOTA:</w:t>
      </w:r>
      <w:r>
        <w:t xml:space="preserve">  *   Los cyreles   se  encuentran en su planata.</w:t>
      </w:r>
    </w:p>
    <w:p w:rsidR="009C67BA" w:rsidRDefault="009C67BA" w:rsidP="009C67BA">
      <w:pPr>
        <w:numPr>
          <w:ilvl w:val="0"/>
          <w:numId w:val="1"/>
        </w:numPr>
      </w:pPr>
      <w:r>
        <w:t>Se envían ARTE    para tonos y alturas</w:t>
      </w:r>
    </w:p>
    <w:p w:rsidR="009C67BA" w:rsidRPr="005574BF" w:rsidRDefault="009C67BA" w:rsidP="009C67BA">
      <w:pPr>
        <w:numPr>
          <w:ilvl w:val="0"/>
          <w:numId w:val="2"/>
        </w:numPr>
      </w:pPr>
      <w:r>
        <w:t xml:space="preserve">Se  envia el material de PP </w:t>
      </w:r>
      <w:r>
        <w:rPr>
          <w:b/>
        </w:rPr>
        <w:t xml:space="preserve">de  30 </w:t>
      </w:r>
      <w:r w:rsidRPr="00AD5DCF">
        <w:rPr>
          <w:b/>
        </w:rPr>
        <w:t xml:space="preserve">  cms</w:t>
      </w:r>
    </w:p>
    <w:p w:rsidR="009C67BA" w:rsidRPr="00307118" w:rsidRDefault="009C67BA" w:rsidP="009C67BA">
      <w:pPr>
        <w:numPr>
          <w:ilvl w:val="0"/>
          <w:numId w:val="2"/>
        </w:numPr>
      </w:pPr>
      <w:r>
        <w:rPr>
          <w:b/>
        </w:rPr>
        <w:t>SE  APRUEBA  IMPRESIÓN.</w:t>
      </w:r>
    </w:p>
    <w:p w:rsidR="009C67BA" w:rsidRPr="00150D1A" w:rsidRDefault="009C67BA" w:rsidP="009C67BA">
      <w:pPr>
        <w:ind w:left="1860"/>
      </w:pPr>
    </w:p>
    <w:p w:rsidR="009C67BA" w:rsidRDefault="009C67BA" w:rsidP="009C67BA">
      <w:pPr>
        <w:ind w:left="885"/>
      </w:pPr>
    </w:p>
    <w:p w:rsidR="009C67BA" w:rsidRDefault="009C67BA" w:rsidP="009C67BA">
      <w:pPr>
        <w:ind w:left="885"/>
      </w:pPr>
    </w:p>
    <w:p w:rsidR="009C67BA" w:rsidRDefault="009C67BA" w:rsidP="009C67BA">
      <w:r>
        <w:t>Agradezco la atención y colaboración prestada.</w:t>
      </w:r>
    </w:p>
    <w:p w:rsidR="009C67BA" w:rsidRDefault="009C67BA" w:rsidP="009C67BA"/>
    <w:p w:rsidR="009C67BA" w:rsidRDefault="009C67BA" w:rsidP="009C67BA"/>
    <w:p w:rsidR="009C67BA" w:rsidRDefault="009C67BA" w:rsidP="009C67BA">
      <w:r>
        <w:t>Cordialmente,</w:t>
      </w:r>
    </w:p>
    <w:p w:rsidR="009C67BA" w:rsidRDefault="009C67BA" w:rsidP="009C67BA"/>
    <w:p w:rsidR="009C67BA" w:rsidRDefault="009C67BA" w:rsidP="009C67BA"/>
    <w:p w:rsidR="009C67BA" w:rsidRDefault="009C67BA" w:rsidP="009C67BA"/>
    <w:p w:rsidR="009C67BA" w:rsidRDefault="009C67BA" w:rsidP="009C67BA">
      <w:r>
        <w:t>RICARDO CASAS ZAPATA</w:t>
      </w:r>
    </w:p>
    <w:p w:rsidR="009C67BA" w:rsidRDefault="009C67BA" w:rsidP="009C67BA">
      <w:r>
        <w:t>Director</w:t>
      </w:r>
    </w:p>
    <w:p w:rsidR="009C67BA" w:rsidRDefault="009C67BA" w:rsidP="009C67BA">
      <w:pPr>
        <w:rPr>
          <w:b/>
        </w:rPr>
      </w:pPr>
    </w:p>
    <w:p w:rsidR="009C67BA" w:rsidRDefault="009C67BA" w:rsidP="009C67BA">
      <w:pPr>
        <w:rPr>
          <w:b/>
        </w:rPr>
      </w:pPr>
    </w:p>
    <w:p w:rsidR="009C67BA" w:rsidRDefault="009C67BA" w:rsidP="0036079A">
      <w:pPr>
        <w:rPr>
          <w:b/>
        </w:rPr>
      </w:pPr>
    </w:p>
    <w:p w:rsidR="008A17C7" w:rsidRDefault="008A17C7" w:rsidP="0036079A">
      <w:pPr>
        <w:rPr>
          <w:b/>
        </w:rPr>
      </w:pPr>
    </w:p>
    <w:p w:rsidR="008A17C7" w:rsidRDefault="008A17C7" w:rsidP="0036079A">
      <w:pPr>
        <w:rPr>
          <w:b/>
        </w:rPr>
      </w:pPr>
    </w:p>
    <w:p w:rsidR="008A17C7" w:rsidRDefault="008A17C7" w:rsidP="008A17C7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8A17C7" w:rsidRDefault="008A17C7" w:rsidP="008A17C7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8A17C7" w:rsidRDefault="008A17C7" w:rsidP="008A17C7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8A17C7" w:rsidRDefault="008A17C7" w:rsidP="008A17C7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8A17C7" w:rsidRDefault="008A17C7" w:rsidP="008A17C7">
      <w:pPr>
        <w:rPr>
          <w:b/>
          <w:bCs/>
        </w:rPr>
      </w:pPr>
    </w:p>
    <w:p w:rsidR="008A17C7" w:rsidRDefault="008A17C7" w:rsidP="008A17C7">
      <w:pPr>
        <w:pStyle w:val="Ttulo1"/>
      </w:pPr>
    </w:p>
    <w:p w:rsidR="008A17C7" w:rsidRDefault="008A17C7" w:rsidP="008A17C7">
      <w:pPr>
        <w:pStyle w:val="Ttulo1"/>
      </w:pPr>
      <w:r>
        <w:t>ORDEN DE TRABAJO  N °      04968</w:t>
      </w:r>
    </w:p>
    <w:p w:rsidR="008A17C7" w:rsidRDefault="008A17C7" w:rsidP="008A17C7"/>
    <w:p w:rsidR="008A17C7" w:rsidRDefault="008A17C7" w:rsidP="008A17C7">
      <w:r>
        <w:t>FECHA:</w:t>
      </w:r>
      <w:r>
        <w:tab/>
        <w:t>Medellín, Abril  03    de 2009</w:t>
      </w:r>
    </w:p>
    <w:p w:rsidR="008A17C7" w:rsidRDefault="008A17C7" w:rsidP="008A17C7">
      <w:r>
        <w:t>PARA:</w:t>
      </w:r>
      <w:r>
        <w:tab/>
      </w:r>
      <w:r>
        <w:tab/>
        <w:t>PLÁSTICOS DARMA</w:t>
      </w:r>
    </w:p>
    <w:p w:rsidR="008A17C7" w:rsidRDefault="008A17C7" w:rsidP="008A17C7">
      <w:r>
        <w:t>ATENCIÓN:</w:t>
      </w:r>
      <w:r>
        <w:tab/>
        <w:t>Sr. Darío Jaramillo</w:t>
      </w:r>
    </w:p>
    <w:p w:rsidR="008A17C7" w:rsidRDefault="008A17C7" w:rsidP="008A17C7">
      <w:r>
        <w:tab/>
      </w:r>
      <w:r>
        <w:tab/>
        <w:t>Gerente.</w:t>
      </w:r>
    </w:p>
    <w:p w:rsidR="008A17C7" w:rsidRDefault="008A17C7" w:rsidP="008A17C7"/>
    <w:p w:rsidR="008A17C7" w:rsidRDefault="008A17C7" w:rsidP="008A17C7">
      <w:r>
        <w:t>Apreciado Don Darío:</w:t>
      </w:r>
    </w:p>
    <w:p w:rsidR="008A17C7" w:rsidRDefault="008A17C7" w:rsidP="008A17C7"/>
    <w:p w:rsidR="008A17C7" w:rsidRDefault="008A17C7" w:rsidP="008A17C7">
      <w:r>
        <w:t>Con la presente estamos solicitando el siguiente servicio de  IMPRESIÓN :</w:t>
      </w:r>
    </w:p>
    <w:p w:rsidR="008A17C7" w:rsidRDefault="008A17C7" w:rsidP="008A17C7"/>
    <w:p w:rsidR="008A17C7" w:rsidRDefault="008A17C7" w:rsidP="008A17C7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8A17C7" w:rsidRDefault="008A17C7" w:rsidP="008A17C7">
      <w:r>
        <w:t xml:space="preserve">MATERIAL   :           Polipropileno Tubular   de  </w:t>
      </w:r>
      <w:r>
        <w:rPr>
          <w:b/>
        </w:rPr>
        <w:t>40</w:t>
      </w:r>
      <w:r>
        <w:t xml:space="preserve">  cms</w:t>
      </w:r>
    </w:p>
    <w:p w:rsidR="008A17C7" w:rsidRDefault="008A17C7" w:rsidP="008A17C7">
      <w:r>
        <w:t>CLIBRE      :               2.4  ”</w:t>
      </w:r>
    </w:p>
    <w:p w:rsidR="008A17C7" w:rsidRDefault="008A17C7" w:rsidP="008A17C7">
      <w:pPr>
        <w:rPr>
          <w:b/>
        </w:rPr>
      </w:pPr>
      <w:r>
        <w:t>REFERENCIA:</w:t>
      </w:r>
      <w:r>
        <w:tab/>
      </w:r>
      <w:r>
        <w:rPr>
          <w:b/>
        </w:rPr>
        <w:t>CAMISA     NAGA</w:t>
      </w:r>
    </w:p>
    <w:p w:rsidR="008A17C7" w:rsidRDefault="008A17C7" w:rsidP="008A17C7">
      <w:r>
        <w:t xml:space="preserve">CANTIDAD    :  </w:t>
      </w:r>
      <w:r w:rsidR="00645D88">
        <w:t xml:space="preserve">        10</w:t>
      </w:r>
      <w:r>
        <w:t>0    Kg</w:t>
      </w:r>
    </w:p>
    <w:p w:rsidR="008A17C7" w:rsidRDefault="008A17C7" w:rsidP="008A17C7">
      <w:r>
        <w:t>COLORES:</w:t>
      </w:r>
      <w:r>
        <w:tab/>
      </w:r>
      <w:r>
        <w:tab/>
        <w:t>3 ( Según  arte )</w:t>
      </w:r>
    </w:p>
    <w:p w:rsidR="008A17C7" w:rsidRDefault="008A17C7" w:rsidP="008A17C7">
      <w:r>
        <w:t>CARAS:</w:t>
      </w:r>
      <w:r>
        <w:tab/>
      </w:r>
      <w:r>
        <w:tab/>
        <w:t>2  ( 3 x 1- 1 x1 )</w:t>
      </w:r>
    </w:p>
    <w:p w:rsidR="008A17C7" w:rsidRDefault="008A17C7" w:rsidP="008A17C7">
      <w:r>
        <w:t>REPETICIÓN:</w:t>
      </w:r>
      <w:r>
        <w:tab/>
        <w:t>26</w:t>
      </w:r>
    </w:p>
    <w:p w:rsidR="008A17C7" w:rsidRDefault="008A17C7" w:rsidP="008A17C7">
      <w:r>
        <w:t>RODILLO:</w:t>
      </w:r>
      <w:r>
        <w:tab/>
      </w:r>
      <w:r>
        <w:tab/>
        <w:t>26</w:t>
      </w:r>
    </w:p>
    <w:p w:rsidR="008A17C7" w:rsidRDefault="008A17C7" w:rsidP="008A17C7">
      <w:r>
        <w:t>BOLSA:</w:t>
      </w:r>
      <w:r>
        <w:tab/>
      </w:r>
      <w:r>
        <w:tab/>
        <w:t>26  X  35 + 3  de Fuelle de fondo + 5 solapa interna pagada    cm</w:t>
      </w:r>
    </w:p>
    <w:p w:rsidR="008A17C7" w:rsidRDefault="008A17C7" w:rsidP="008A17C7">
      <w:r>
        <w:t>SELLADO:</w:t>
      </w:r>
      <w:r>
        <w:tab/>
      </w:r>
      <w:r>
        <w:tab/>
        <w:t>Para selle lateral.</w:t>
      </w:r>
    </w:p>
    <w:p w:rsidR="008A17C7" w:rsidRDefault="008A17C7" w:rsidP="008A17C7"/>
    <w:p w:rsidR="008A17C7" w:rsidRDefault="008A17C7" w:rsidP="008A17C7"/>
    <w:p w:rsidR="008A17C7" w:rsidRDefault="008A17C7" w:rsidP="008A17C7">
      <w:r>
        <w:rPr>
          <w:b/>
          <w:bCs/>
          <w:u w:val="single"/>
        </w:rPr>
        <w:t>NOTA:</w:t>
      </w:r>
      <w:r>
        <w:t xml:space="preserve">  *   Los</w:t>
      </w:r>
      <w:r w:rsidR="005A74AC">
        <w:t xml:space="preserve"> cyreles en su planta.</w:t>
      </w:r>
    </w:p>
    <w:p w:rsidR="008A17C7" w:rsidRDefault="008A17C7" w:rsidP="008A17C7">
      <w:pPr>
        <w:numPr>
          <w:ilvl w:val="0"/>
          <w:numId w:val="7"/>
        </w:numPr>
      </w:pPr>
      <w:r>
        <w:t>Se envían ARTE    para tonos y alturas</w:t>
      </w:r>
    </w:p>
    <w:p w:rsidR="008A17C7" w:rsidRDefault="008A17C7" w:rsidP="008A17C7">
      <w:pPr>
        <w:numPr>
          <w:ilvl w:val="0"/>
          <w:numId w:val="8"/>
        </w:numPr>
      </w:pPr>
      <w:r>
        <w:t xml:space="preserve">Se  envia el material de PP </w:t>
      </w:r>
      <w:r>
        <w:rPr>
          <w:b/>
        </w:rPr>
        <w:t>de  40   cms</w:t>
      </w:r>
    </w:p>
    <w:p w:rsidR="008A17C7" w:rsidRDefault="008A17C7" w:rsidP="008A17C7">
      <w:pPr>
        <w:numPr>
          <w:ilvl w:val="0"/>
          <w:numId w:val="8"/>
        </w:numPr>
      </w:pPr>
      <w:r>
        <w:rPr>
          <w:b/>
        </w:rPr>
        <w:t>SE  APRUEBA IMPRESION</w:t>
      </w:r>
    </w:p>
    <w:p w:rsidR="008A17C7" w:rsidRDefault="008A17C7" w:rsidP="008A17C7">
      <w:pPr>
        <w:ind w:left="885"/>
      </w:pPr>
    </w:p>
    <w:p w:rsidR="008A17C7" w:rsidRDefault="008A17C7" w:rsidP="008A17C7">
      <w:pPr>
        <w:ind w:left="885"/>
      </w:pPr>
    </w:p>
    <w:p w:rsidR="008A17C7" w:rsidRDefault="008A17C7" w:rsidP="008A17C7">
      <w:r>
        <w:t>Agradezco la atención y colaboración prestada.</w:t>
      </w:r>
    </w:p>
    <w:p w:rsidR="008A17C7" w:rsidRDefault="008A17C7" w:rsidP="008A17C7"/>
    <w:p w:rsidR="008A17C7" w:rsidRDefault="008A17C7" w:rsidP="008A17C7"/>
    <w:p w:rsidR="008A17C7" w:rsidRDefault="008A17C7" w:rsidP="008A17C7">
      <w:r>
        <w:t>Cordialmente,</w:t>
      </w:r>
    </w:p>
    <w:p w:rsidR="008A17C7" w:rsidRDefault="008A17C7" w:rsidP="008A17C7"/>
    <w:p w:rsidR="008A17C7" w:rsidRDefault="008A17C7" w:rsidP="008A17C7"/>
    <w:p w:rsidR="008A17C7" w:rsidRDefault="008A17C7" w:rsidP="008A17C7"/>
    <w:p w:rsidR="008A17C7" w:rsidRDefault="008A17C7" w:rsidP="008A17C7">
      <w:r>
        <w:t>RICARDO CASAS ZAPATA</w:t>
      </w:r>
    </w:p>
    <w:p w:rsidR="008A17C7" w:rsidRDefault="008A17C7" w:rsidP="008A17C7">
      <w:r>
        <w:t>Director.</w:t>
      </w:r>
    </w:p>
    <w:p w:rsidR="008A17C7" w:rsidRDefault="008A17C7" w:rsidP="008A17C7"/>
    <w:p w:rsidR="008A17C7" w:rsidRDefault="008A17C7" w:rsidP="0036079A">
      <w:pPr>
        <w:rPr>
          <w:b/>
        </w:rPr>
      </w:pPr>
    </w:p>
    <w:p w:rsidR="00F70CDD" w:rsidRDefault="00F70CDD" w:rsidP="0036079A">
      <w:pPr>
        <w:rPr>
          <w:b/>
        </w:rPr>
      </w:pPr>
    </w:p>
    <w:p w:rsidR="00F70CDD" w:rsidRDefault="00F70CDD" w:rsidP="0036079A">
      <w:pPr>
        <w:rPr>
          <w:b/>
        </w:rPr>
      </w:pPr>
    </w:p>
    <w:p w:rsidR="00F70CDD" w:rsidRDefault="00F70CDD" w:rsidP="0036079A">
      <w:pPr>
        <w:rPr>
          <w:b/>
        </w:rPr>
      </w:pPr>
    </w:p>
    <w:p w:rsidR="00F70CDD" w:rsidRDefault="00F70CDD" w:rsidP="0036079A">
      <w:pPr>
        <w:rPr>
          <w:b/>
        </w:rPr>
      </w:pPr>
    </w:p>
    <w:p w:rsidR="00F70CDD" w:rsidRDefault="00F70CDD" w:rsidP="00F70CDD">
      <w:pPr>
        <w:rPr>
          <w:b/>
        </w:rPr>
      </w:pPr>
    </w:p>
    <w:p w:rsidR="00F70CDD" w:rsidRDefault="00F70CDD" w:rsidP="00F70CDD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F70CDD" w:rsidRDefault="00F70CDD" w:rsidP="00F70CDD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F70CDD" w:rsidRDefault="00F70CDD" w:rsidP="00F70CDD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F70CDD" w:rsidRDefault="00F70CDD" w:rsidP="00F70CDD">
      <w:pPr>
        <w:rPr>
          <w:b/>
          <w:bCs/>
          <w:sz w:val="20"/>
        </w:rPr>
      </w:pPr>
      <w:r>
        <w:rPr>
          <w:b/>
          <w:bCs/>
          <w:sz w:val="20"/>
        </w:rPr>
        <w:t>TEL:  4 44 46 64  ITAGUI.</w:t>
      </w:r>
    </w:p>
    <w:p w:rsidR="00F70CDD" w:rsidRDefault="00F70CDD" w:rsidP="00F70CDD">
      <w:pPr>
        <w:rPr>
          <w:b/>
          <w:bCs/>
        </w:rPr>
      </w:pPr>
    </w:p>
    <w:p w:rsidR="00F70CDD" w:rsidRDefault="00F70CDD" w:rsidP="00F70CDD">
      <w:pPr>
        <w:rPr>
          <w:b/>
        </w:rPr>
      </w:pPr>
    </w:p>
    <w:p w:rsidR="00F70CDD" w:rsidRDefault="00F70CDD" w:rsidP="00F70CDD">
      <w:pPr>
        <w:pStyle w:val="Ttulo1"/>
      </w:pPr>
      <w:r>
        <w:t>ORDEN DE TRABAJO    N°      05835</w:t>
      </w:r>
    </w:p>
    <w:p w:rsidR="00F70CDD" w:rsidRDefault="00F70CDD" w:rsidP="00F70CDD"/>
    <w:p w:rsidR="00F70CDD" w:rsidRDefault="00F70CDD" w:rsidP="00F70CDD">
      <w:r>
        <w:t>FECHA:</w:t>
      </w:r>
      <w:r>
        <w:tab/>
        <w:t>Medellín, Noviembre   23    de 2009</w:t>
      </w:r>
    </w:p>
    <w:p w:rsidR="00F70CDD" w:rsidRDefault="00F70CDD" w:rsidP="00F70CDD">
      <w:r>
        <w:t>PARA:</w:t>
      </w:r>
      <w:r>
        <w:tab/>
      </w:r>
      <w:r>
        <w:tab/>
        <w:t>PLÁSTICOS DAR MA</w:t>
      </w:r>
    </w:p>
    <w:p w:rsidR="00F70CDD" w:rsidRDefault="00F70CDD" w:rsidP="00F70CDD">
      <w:r>
        <w:t>ATENCIÓN:</w:t>
      </w:r>
      <w:r>
        <w:tab/>
        <w:t>Sr. Darío Jaramillo</w:t>
      </w:r>
    </w:p>
    <w:p w:rsidR="00F70CDD" w:rsidRDefault="00F70CDD" w:rsidP="00F70CDD">
      <w:r>
        <w:tab/>
      </w:r>
      <w:r>
        <w:tab/>
        <w:t>Gerente.</w:t>
      </w:r>
    </w:p>
    <w:p w:rsidR="00F70CDD" w:rsidRDefault="00F70CDD" w:rsidP="00F70CDD"/>
    <w:p w:rsidR="00F70CDD" w:rsidRDefault="00F70CDD" w:rsidP="00F70CDD">
      <w:r>
        <w:t>Apreciado Don Darío :</w:t>
      </w:r>
    </w:p>
    <w:p w:rsidR="00F70CDD" w:rsidRDefault="00F70CDD" w:rsidP="00F70CDD">
      <w:r>
        <w:t xml:space="preserve"> </w:t>
      </w:r>
    </w:p>
    <w:p w:rsidR="00F70CDD" w:rsidRDefault="00F70CDD" w:rsidP="00F70CDD">
      <w:r>
        <w:t>Con la presente estamos solicitando el siguiente servicio de EXTRUSION E IMPRESION:</w:t>
      </w:r>
    </w:p>
    <w:p w:rsidR="00F70CDD" w:rsidRDefault="00F70CDD" w:rsidP="00F70CDD"/>
    <w:p w:rsidR="00F70CDD" w:rsidRDefault="00F70CDD" w:rsidP="00F70CDD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F70CDD" w:rsidRDefault="00F70CDD" w:rsidP="00F70CDD">
      <w:pPr>
        <w:rPr>
          <w:b/>
          <w:bCs/>
          <w:u w:val="single"/>
        </w:rPr>
      </w:pPr>
    </w:p>
    <w:p w:rsidR="00F70CDD" w:rsidRPr="005B5BD2" w:rsidRDefault="00F70CDD" w:rsidP="00F70CDD">
      <w:pPr>
        <w:rPr>
          <w:b/>
        </w:rPr>
      </w:pPr>
      <w:r>
        <w:t>MATERIAL:</w:t>
      </w:r>
      <w:r>
        <w:tab/>
      </w:r>
      <w:r>
        <w:tab/>
        <w:t>Polietileno BAJA   LAMINA</w:t>
      </w:r>
    </w:p>
    <w:p w:rsidR="00F70CDD" w:rsidRPr="005B5BD2" w:rsidRDefault="00F70CDD" w:rsidP="00F70CDD">
      <w:pPr>
        <w:rPr>
          <w:b/>
        </w:rPr>
      </w:pPr>
      <w:r>
        <w:t>MEDIDA:</w:t>
      </w:r>
      <w:r>
        <w:tab/>
      </w:r>
      <w:r>
        <w:tab/>
      </w:r>
      <w:r>
        <w:rPr>
          <w:b/>
        </w:rPr>
        <w:t>56   c</w:t>
      </w:r>
      <w:r w:rsidRPr="005B5BD2">
        <w:rPr>
          <w:b/>
        </w:rPr>
        <w:t>ms.</w:t>
      </w:r>
    </w:p>
    <w:p w:rsidR="00F70CDD" w:rsidRPr="00263031" w:rsidRDefault="00F70CDD" w:rsidP="00F70CDD">
      <w:pPr>
        <w:rPr>
          <w:b/>
        </w:rPr>
      </w:pPr>
      <w:r>
        <w:t>CALIBRE:</w:t>
      </w:r>
      <w:r>
        <w:tab/>
      </w:r>
      <w:r>
        <w:tab/>
      </w:r>
      <w:r w:rsidRPr="00263031">
        <w:rPr>
          <w:b/>
        </w:rPr>
        <w:t>2.5</w:t>
      </w:r>
      <w:r>
        <w:rPr>
          <w:b/>
        </w:rPr>
        <w:t xml:space="preserve"> </w:t>
      </w:r>
      <w:r w:rsidRPr="00263031">
        <w:rPr>
          <w:b/>
        </w:rPr>
        <w:t xml:space="preserve">  ”</w:t>
      </w:r>
    </w:p>
    <w:p w:rsidR="00F70CDD" w:rsidRDefault="00F70CDD" w:rsidP="00F70CDD">
      <w:r>
        <w:t>COLOR:</w:t>
      </w:r>
      <w:r>
        <w:tab/>
      </w:r>
      <w:r>
        <w:tab/>
        <w:t>Transparente</w:t>
      </w:r>
    </w:p>
    <w:p w:rsidR="00F70CDD" w:rsidRDefault="00F70CDD" w:rsidP="00F70CDD">
      <w:r>
        <w:t>TRATADO:</w:t>
      </w:r>
      <w:r>
        <w:tab/>
      </w:r>
      <w:r>
        <w:tab/>
        <w:t>1  Caras.</w:t>
      </w:r>
    </w:p>
    <w:p w:rsidR="00F70CDD" w:rsidRDefault="00F70CDD" w:rsidP="00F70CDD">
      <w:r>
        <w:t>MEZCLA:</w:t>
      </w:r>
      <w:r>
        <w:tab/>
      </w:r>
      <w:r>
        <w:tab/>
        <w:t>Baja  25  kg – Lineal  10   kg</w:t>
      </w:r>
    </w:p>
    <w:p w:rsidR="00F70CDD" w:rsidRDefault="00F70CDD" w:rsidP="00F70CDD">
      <w:r>
        <w:t>CANTIDAD:</w:t>
      </w:r>
      <w:r>
        <w:tab/>
      </w:r>
      <w:r>
        <w:tab/>
      </w:r>
      <w:r w:rsidR="00E80998">
        <w:rPr>
          <w:b/>
        </w:rPr>
        <w:t>23</w:t>
      </w:r>
      <w:r>
        <w:rPr>
          <w:b/>
        </w:rPr>
        <w:t>0</w:t>
      </w:r>
      <w:r>
        <w:t xml:space="preserve">   Kg.</w:t>
      </w:r>
    </w:p>
    <w:p w:rsidR="00F70CDD" w:rsidRDefault="00F70CDD" w:rsidP="00F70CDD">
      <w:r>
        <w:t>COLORES:</w:t>
      </w:r>
      <w:r>
        <w:tab/>
      </w:r>
      <w:r>
        <w:tab/>
        <w:t>4  ( Azul  – Verde – Blanco – Rojo )</w:t>
      </w:r>
    </w:p>
    <w:p w:rsidR="00F70CDD" w:rsidRDefault="00F70CDD" w:rsidP="00F70CDD">
      <w:r>
        <w:t>CARAS:</w:t>
      </w:r>
      <w:r>
        <w:tab/>
      </w:r>
      <w:r>
        <w:tab/>
        <w:t xml:space="preserve">1  </w:t>
      </w:r>
    </w:p>
    <w:p w:rsidR="00F70CDD" w:rsidRDefault="00F70CDD" w:rsidP="00F70CDD">
      <w:r>
        <w:t>REPETICIÓN:</w:t>
      </w:r>
      <w:r>
        <w:tab/>
        <w:t xml:space="preserve">17.5  Cms. </w:t>
      </w:r>
    </w:p>
    <w:p w:rsidR="00F70CDD" w:rsidRDefault="00F70CDD" w:rsidP="00F70CDD">
      <w:r>
        <w:t>BOLSA:</w:t>
      </w:r>
      <w:r>
        <w:tab/>
      </w:r>
      <w:r>
        <w:tab/>
        <w:t xml:space="preserve">17.5  X  28  Cms .    </w:t>
      </w:r>
    </w:p>
    <w:p w:rsidR="00F70CDD" w:rsidRDefault="00F70CDD" w:rsidP="00F70CDD">
      <w:r>
        <w:t>RODILLO :                35</w:t>
      </w:r>
    </w:p>
    <w:p w:rsidR="00F70CDD" w:rsidRDefault="00F70CDD" w:rsidP="00F70CDD">
      <w:r>
        <w:t>SELLADO:</w:t>
      </w:r>
      <w:r>
        <w:tab/>
      </w:r>
      <w:r>
        <w:tab/>
        <w:t xml:space="preserve">Lateral </w:t>
      </w:r>
    </w:p>
    <w:p w:rsidR="00F70CDD" w:rsidRDefault="00F70CDD" w:rsidP="00F70CDD">
      <w:r>
        <w:t>REFERENCIA:</w:t>
      </w:r>
      <w:r>
        <w:tab/>
      </w:r>
      <w:r w:rsidRPr="00C2571A">
        <w:rPr>
          <w:b/>
          <w:sz w:val="28"/>
          <w:szCs w:val="28"/>
        </w:rPr>
        <w:t>GENERICA   DITRIBUIDORA   EVELMAR  Grande</w:t>
      </w:r>
    </w:p>
    <w:p w:rsidR="00F70CDD" w:rsidRDefault="00F70CDD" w:rsidP="00F70CDD">
      <w:r>
        <w:tab/>
      </w:r>
      <w:r>
        <w:tab/>
      </w:r>
      <w:r>
        <w:tab/>
      </w:r>
    </w:p>
    <w:p w:rsidR="00F70CDD" w:rsidRDefault="00F70CDD" w:rsidP="00F70CDD">
      <w:r>
        <w:rPr>
          <w:b/>
          <w:bCs/>
          <w:u w:val="single"/>
        </w:rPr>
        <w:t>NOTA:</w:t>
      </w:r>
      <w:r>
        <w:t xml:space="preserve">  - Los cyreles se encuentran en su planta..</w:t>
      </w:r>
    </w:p>
    <w:p w:rsidR="00F70CDD" w:rsidRDefault="00F70CDD" w:rsidP="00F70CDD">
      <w:pPr>
        <w:numPr>
          <w:ilvl w:val="0"/>
          <w:numId w:val="2"/>
        </w:numPr>
      </w:pPr>
      <w:r>
        <w:t>Tonos de impresión igual al ultimo montaje.</w:t>
      </w:r>
    </w:p>
    <w:p w:rsidR="00F70CDD" w:rsidRDefault="00F70CDD" w:rsidP="00F70CDD">
      <w:pPr>
        <w:numPr>
          <w:ilvl w:val="0"/>
          <w:numId w:val="2"/>
        </w:numPr>
      </w:pPr>
      <w:r>
        <w:t>Colocar pie de imprenta de P:U.</w:t>
      </w:r>
    </w:p>
    <w:p w:rsidR="005A2D73" w:rsidRDefault="00250DBE" w:rsidP="00F70CDD">
      <w:pPr>
        <w:numPr>
          <w:ilvl w:val="0"/>
          <w:numId w:val="2"/>
        </w:numPr>
        <w:rPr>
          <w:b/>
          <w:u w:val="single"/>
        </w:rPr>
      </w:pPr>
      <w:r>
        <w:rPr>
          <w:b/>
          <w:u w:val="single"/>
        </w:rPr>
        <w:t>YA ESTAN LOS   A</w:t>
      </w:r>
      <w:r w:rsidR="00F70CDD">
        <w:rPr>
          <w:b/>
          <w:u w:val="single"/>
        </w:rPr>
        <w:t xml:space="preserve">NEXOS  QUE DICEN     </w:t>
      </w:r>
    </w:p>
    <w:p w:rsidR="00F70CDD" w:rsidRPr="007B67F6" w:rsidRDefault="00F70CDD" w:rsidP="005A2D73">
      <w:pPr>
        <w:ind w:left="1860"/>
        <w:rPr>
          <w:b/>
          <w:u w:val="single"/>
        </w:rPr>
      </w:pPr>
      <w:r>
        <w:rPr>
          <w:b/>
          <w:u w:val="single"/>
        </w:rPr>
        <w:t xml:space="preserve">  DISTRIBUIDORA EVELMAR</w:t>
      </w:r>
    </w:p>
    <w:p w:rsidR="00F70CDD" w:rsidRPr="007B67F6" w:rsidRDefault="00F70CDD" w:rsidP="00F70CDD">
      <w:pPr>
        <w:rPr>
          <w:b/>
          <w:u w:val="single"/>
        </w:rPr>
      </w:pPr>
    </w:p>
    <w:p w:rsidR="00F70CDD" w:rsidRDefault="00F70CDD" w:rsidP="00F70CDD">
      <w:r>
        <w:t>Agradezco la atención y colaboración prestada.</w:t>
      </w:r>
    </w:p>
    <w:p w:rsidR="00F70CDD" w:rsidRDefault="00F70CDD" w:rsidP="00F70CDD"/>
    <w:p w:rsidR="00F70CDD" w:rsidRDefault="00F70CDD" w:rsidP="00F70CDD">
      <w:r>
        <w:t>Cordialmente,</w:t>
      </w:r>
    </w:p>
    <w:p w:rsidR="00F70CDD" w:rsidRDefault="00F70CDD" w:rsidP="00F70CDD"/>
    <w:p w:rsidR="00F9764B" w:rsidRDefault="00F9764B" w:rsidP="00F70CDD"/>
    <w:p w:rsidR="00F70CDD" w:rsidRDefault="00F70CDD" w:rsidP="00F70CDD"/>
    <w:p w:rsidR="00F70CDD" w:rsidRDefault="00F70CDD" w:rsidP="00F70CDD">
      <w:r>
        <w:t>RICARDO CASAS ZAPATA</w:t>
      </w:r>
    </w:p>
    <w:p w:rsidR="00F70CDD" w:rsidRDefault="00F70CDD" w:rsidP="00F70CDD">
      <w:r>
        <w:t>Director.</w:t>
      </w:r>
    </w:p>
    <w:p w:rsidR="00F70CDD" w:rsidRDefault="00F70CDD" w:rsidP="00F70CDD">
      <w:pPr>
        <w:rPr>
          <w:b/>
        </w:rPr>
      </w:pPr>
    </w:p>
    <w:p w:rsidR="00FE01BE" w:rsidRDefault="00FE01BE" w:rsidP="00FE01BE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FE01BE" w:rsidRDefault="00FE01BE" w:rsidP="00FE01BE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FE01BE" w:rsidRDefault="00FE01BE" w:rsidP="00FE01BE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FE01BE" w:rsidRDefault="00FE01BE" w:rsidP="00FE01BE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FE01BE" w:rsidRDefault="00FE01BE" w:rsidP="00FE01BE"/>
    <w:p w:rsidR="00FE01BE" w:rsidRDefault="00FE01BE" w:rsidP="00FE01BE">
      <w:pPr>
        <w:pStyle w:val="Ttulo1"/>
      </w:pPr>
      <w:r>
        <w:t>ORDEN DE TRABAJO   N°      05985</w:t>
      </w:r>
    </w:p>
    <w:p w:rsidR="00FE01BE" w:rsidRDefault="00FE01BE" w:rsidP="00FE01BE"/>
    <w:p w:rsidR="00FE01BE" w:rsidRDefault="002D53DE" w:rsidP="00FE01BE">
      <w:r>
        <w:t>FECHA:</w:t>
      </w:r>
      <w:r>
        <w:tab/>
        <w:t xml:space="preserve">Medellín, Enero  14 </w:t>
      </w:r>
      <w:r w:rsidR="00FE01BE">
        <w:t xml:space="preserve">   de 2009</w:t>
      </w:r>
    </w:p>
    <w:p w:rsidR="00FE01BE" w:rsidRDefault="00FE01BE" w:rsidP="00FE01BE">
      <w:r>
        <w:t>PARA:</w:t>
      </w:r>
      <w:r>
        <w:tab/>
      </w:r>
      <w:r>
        <w:tab/>
        <w:t>PLÁSTICOS   DARMA</w:t>
      </w:r>
    </w:p>
    <w:p w:rsidR="00FE01BE" w:rsidRDefault="00FE01BE" w:rsidP="00FE01BE">
      <w:r>
        <w:t>ATENCIÓN:</w:t>
      </w:r>
      <w:r>
        <w:tab/>
        <w:t>Sr. DARIO JARAMILLO</w:t>
      </w:r>
    </w:p>
    <w:p w:rsidR="00FE01BE" w:rsidRDefault="00FE01BE" w:rsidP="00FE01BE"/>
    <w:p w:rsidR="00FE01BE" w:rsidRDefault="00FE01BE" w:rsidP="00FE01BE">
      <w:r>
        <w:t>Apreciado Dn DARIO:</w:t>
      </w:r>
    </w:p>
    <w:p w:rsidR="00FE01BE" w:rsidRDefault="00FE01BE" w:rsidP="00FE01BE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FE01BE" w:rsidRDefault="00FE01BE" w:rsidP="00FE01BE"/>
    <w:p w:rsidR="00FE01BE" w:rsidRDefault="00FE01BE" w:rsidP="00FE01BE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FE01BE" w:rsidRDefault="00FE01BE" w:rsidP="00FE01BE"/>
    <w:p w:rsidR="00FE01BE" w:rsidRDefault="00FE01BE" w:rsidP="00FE01BE">
      <w:r>
        <w:t>MATERIAL :</w:t>
      </w:r>
      <w:r>
        <w:tab/>
      </w:r>
      <w:r>
        <w:tab/>
        <w:t>Polietileno de Baja  densidad   Transparente  Tubular</w:t>
      </w:r>
    </w:p>
    <w:p w:rsidR="00FE01BE" w:rsidRDefault="00FE01BE" w:rsidP="00FE01BE">
      <w:r>
        <w:t>MEDIDA:</w:t>
      </w:r>
      <w:r>
        <w:tab/>
      </w:r>
      <w:r>
        <w:tab/>
      </w:r>
      <w:r>
        <w:rPr>
          <w:b/>
        </w:rPr>
        <w:t>21 + 8 + 8</w:t>
      </w:r>
      <w:r>
        <w:t xml:space="preserve">   cms   </w:t>
      </w:r>
    </w:p>
    <w:p w:rsidR="00FE01BE" w:rsidRDefault="00FE01BE" w:rsidP="00FE01BE">
      <w:r>
        <w:t>CALIBRE :</w:t>
      </w:r>
      <w:r>
        <w:tab/>
      </w:r>
      <w:r>
        <w:tab/>
      </w:r>
      <w:r>
        <w:rPr>
          <w:b/>
        </w:rPr>
        <w:t>2.0</w:t>
      </w:r>
      <w:r>
        <w:t xml:space="preserve">   “</w:t>
      </w:r>
    </w:p>
    <w:p w:rsidR="00FE01BE" w:rsidRDefault="00FE01BE" w:rsidP="00FE01BE">
      <w:r>
        <w:t>COLOR :</w:t>
      </w:r>
      <w:r>
        <w:tab/>
      </w:r>
      <w:r>
        <w:tab/>
        <w:t>Tpte</w:t>
      </w:r>
    </w:p>
    <w:p w:rsidR="00FE01BE" w:rsidRPr="0007721A" w:rsidRDefault="00FE01BE" w:rsidP="00FE01BE">
      <w:r>
        <w:t xml:space="preserve">TRATADO : </w:t>
      </w:r>
      <w:r>
        <w:tab/>
      </w:r>
      <w:r>
        <w:tab/>
        <w:t>2  caras</w:t>
      </w:r>
    </w:p>
    <w:p w:rsidR="00FE01BE" w:rsidRDefault="00FE01BE" w:rsidP="00FE01BE">
      <w:r>
        <w:t xml:space="preserve">CANTIDAD : </w:t>
      </w:r>
      <w:r>
        <w:tab/>
      </w:r>
      <w:r w:rsidR="00AE2BB5">
        <w:rPr>
          <w:b/>
        </w:rPr>
        <w:t>4</w:t>
      </w:r>
      <w:r>
        <w:rPr>
          <w:b/>
        </w:rPr>
        <w:t xml:space="preserve">20 </w:t>
      </w:r>
      <w:r>
        <w:t xml:space="preserve">    kg</w:t>
      </w:r>
    </w:p>
    <w:p w:rsidR="00FE01BE" w:rsidRDefault="00FE01BE" w:rsidP="00FE01BE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 xml:space="preserve">2 </w:t>
      </w:r>
      <w:r w:rsidR="00BB30E1">
        <w:t xml:space="preserve">  </w:t>
      </w:r>
      <w:r>
        <w:t xml:space="preserve">( Según muestra  )       (  Blanco  – Rojo  </w:t>
      </w:r>
      <w:smartTag w:uri="urn:schemas-microsoft-com:office:smarttags" w:element="metricconverter">
        <w:smartTagPr>
          <w:attr w:name="ProductID" w:val="485 C"/>
        </w:smartTagPr>
        <w:r w:rsidRPr="009A0954">
          <w:rPr>
            <w:b/>
          </w:rPr>
          <w:t>485 C</w:t>
        </w:r>
      </w:smartTag>
      <w:r>
        <w:t xml:space="preserve">  )</w:t>
      </w:r>
    </w:p>
    <w:p w:rsidR="00FE01BE" w:rsidRDefault="00FE01BE" w:rsidP="00FE01BE">
      <w:r>
        <w:t xml:space="preserve">CARAS : </w:t>
      </w:r>
      <w:r>
        <w:tab/>
      </w:r>
      <w:r>
        <w:tab/>
        <w:t>2  ( 2  x  2  )</w:t>
      </w:r>
    </w:p>
    <w:p w:rsidR="00FE01BE" w:rsidRDefault="00FE01BE" w:rsidP="00FE01BE">
      <w:r>
        <w:t xml:space="preserve">REPETICIÓN : </w:t>
      </w:r>
      <w:r>
        <w:tab/>
        <w:t>60   cms</w:t>
      </w:r>
    </w:p>
    <w:p w:rsidR="00FE01BE" w:rsidRDefault="00FE01BE" w:rsidP="00FE01BE">
      <w:r>
        <w:t>RODILLO :</w:t>
      </w:r>
      <w:r>
        <w:tab/>
      </w:r>
      <w:r>
        <w:tab/>
        <w:t>60</w:t>
      </w:r>
    </w:p>
    <w:p w:rsidR="00FE01BE" w:rsidRDefault="00FE01BE" w:rsidP="00FE01BE">
      <w:r>
        <w:t>BOLSA  :</w:t>
      </w:r>
      <w:r>
        <w:tab/>
      </w:r>
      <w:r>
        <w:tab/>
      </w:r>
      <w:r>
        <w:rPr>
          <w:b/>
        </w:rPr>
        <w:t>21 + 8 + 8   x  60</w:t>
      </w:r>
      <w:r w:rsidRPr="00336CAC">
        <w:rPr>
          <w:b/>
        </w:rPr>
        <w:t xml:space="preserve">   cm</w:t>
      </w:r>
      <w:r>
        <w:t xml:space="preserve">    </w:t>
      </w:r>
    </w:p>
    <w:p w:rsidR="00FE01BE" w:rsidRDefault="00FE01BE" w:rsidP="00FE01BE">
      <w:r>
        <w:t>SELLADO .</w:t>
      </w:r>
      <w:r>
        <w:tab/>
      </w:r>
      <w:r>
        <w:tab/>
        <w:t xml:space="preserve">Fondo  Tipo  Servo </w:t>
      </w:r>
    </w:p>
    <w:p w:rsidR="00FE01BE" w:rsidRDefault="00FE01BE" w:rsidP="00FE01BE">
      <w:r>
        <w:t>REFERENCIA :</w:t>
      </w:r>
      <w:r>
        <w:tab/>
      </w:r>
      <w:r>
        <w:rPr>
          <w:b/>
        </w:rPr>
        <w:t>ARROBERA  460 gms     ABURRA</w:t>
      </w:r>
    </w:p>
    <w:p w:rsidR="00FE01BE" w:rsidRDefault="00FE01BE" w:rsidP="00FE01BE"/>
    <w:p w:rsidR="00FE01BE" w:rsidRDefault="00FE01BE" w:rsidP="00FE01BE"/>
    <w:p w:rsidR="00FE01BE" w:rsidRDefault="00FE01BE" w:rsidP="00FE01BE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 </w:t>
      </w:r>
      <w:r>
        <w:rPr>
          <w:bCs/>
        </w:rPr>
        <w:t>Cyreles  en su  planta.</w:t>
      </w:r>
    </w:p>
    <w:p w:rsidR="00FE01BE" w:rsidRDefault="00FE01BE" w:rsidP="00FE01BE">
      <w:r>
        <w:t xml:space="preserve">                   -   Anexo muestra física para   alturas y Tonos.</w:t>
      </w:r>
    </w:p>
    <w:p w:rsidR="00FE01BE" w:rsidRDefault="00FE01BE" w:rsidP="00FE01BE">
      <w:r>
        <w:tab/>
        <w:t xml:space="preserve">        -  No colocar pie de Imprenta.</w:t>
      </w:r>
    </w:p>
    <w:p w:rsidR="00FE01BE" w:rsidRPr="00A721EF" w:rsidRDefault="00FE01BE" w:rsidP="00FE01BE">
      <w:pPr>
        <w:rPr>
          <w:b/>
          <w:bCs/>
          <w:sz w:val="20"/>
        </w:rPr>
      </w:pPr>
      <w:r>
        <w:tab/>
        <w:t xml:space="preserve">        </w:t>
      </w:r>
      <w:r>
        <w:rPr>
          <w:b/>
          <w:bCs/>
          <w:sz w:val="20"/>
        </w:rPr>
        <w:t>PLÁSTICOS UNION  LTDA.</w:t>
      </w:r>
    </w:p>
    <w:p w:rsidR="00FE01BE" w:rsidRDefault="00FE01BE" w:rsidP="00FE01BE">
      <w:r>
        <w:tab/>
        <w:t xml:space="preserve">        -   SE  APRUEBA  IMPRESION</w:t>
      </w:r>
    </w:p>
    <w:p w:rsidR="00FE01BE" w:rsidRDefault="00FE01BE" w:rsidP="00FE01BE">
      <w:pPr>
        <w:rPr>
          <w:b/>
        </w:rPr>
      </w:pPr>
      <w:r>
        <w:tab/>
        <w:t xml:space="preserve">        </w:t>
      </w: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FE01BE" w:rsidRPr="0066704D" w:rsidRDefault="00FE01BE" w:rsidP="00FE01BE">
      <w:pPr>
        <w:rPr>
          <w:b/>
          <w:u w:val="single"/>
        </w:rPr>
      </w:pPr>
      <w:r>
        <w:rPr>
          <w:b/>
        </w:rPr>
        <w:tab/>
        <w:t xml:space="preserve">        -  EL MATERIAL LO ENVIA  P.U .</w:t>
      </w:r>
    </w:p>
    <w:p w:rsidR="00FE01BE" w:rsidRPr="0066704D" w:rsidRDefault="00FE01BE" w:rsidP="00FE01BE">
      <w:pPr>
        <w:rPr>
          <w:b/>
        </w:rPr>
      </w:pPr>
    </w:p>
    <w:p w:rsidR="00FE01BE" w:rsidRDefault="00FE01BE" w:rsidP="00FE01BE">
      <w:r>
        <w:tab/>
      </w:r>
      <w:r>
        <w:tab/>
      </w:r>
    </w:p>
    <w:p w:rsidR="00FE01BE" w:rsidRDefault="00FE01BE" w:rsidP="00FE01BE">
      <w:r>
        <w:t>Agradezco la atención y colaboración prestada.</w:t>
      </w:r>
    </w:p>
    <w:p w:rsidR="00FE01BE" w:rsidRDefault="00FE01BE" w:rsidP="00FE01BE"/>
    <w:p w:rsidR="00FE01BE" w:rsidRDefault="00FE01BE" w:rsidP="00FE01BE"/>
    <w:p w:rsidR="00FE01BE" w:rsidRDefault="00FE01BE" w:rsidP="00FE01BE"/>
    <w:p w:rsidR="00FE01BE" w:rsidRDefault="00FE01BE" w:rsidP="00FE01BE">
      <w:r>
        <w:t>Cordialmente</w:t>
      </w:r>
    </w:p>
    <w:p w:rsidR="00FE01BE" w:rsidRDefault="00FE01BE" w:rsidP="00FE01BE"/>
    <w:p w:rsidR="00FE01BE" w:rsidRDefault="00FE01BE" w:rsidP="00FE01BE"/>
    <w:p w:rsidR="00FE01BE" w:rsidRDefault="00FE01BE" w:rsidP="00FE01BE">
      <w:r>
        <w:t>RICARDO CASAS ZAPATA</w:t>
      </w:r>
    </w:p>
    <w:p w:rsidR="00FE01BE" w:rsidRDefault="00FE01BE" w:rsidP="00FE01BE">
      <w:r>
        <w:t>Director.</w:t>
      </w:r>
    </w:p>
    <w:p w:rsidR="00FE01BE" w:rsidRDefault="00FE01BE" w:rsidP="00FE01BE">
      <w:pPr>
        <w:rPr>
          <w:b/>
        </w:rPr>
      </w:pPr>
    </w:p>
    <w:p w:rsidR="00F70CDD" w:rsidRDefault="00F70CDD" w:rsidP="0036079A">
      <w:pPr>
        <w:rPr>
          <w:b/>
        </w:rPr>
      </w:pPr>
    </w:p>
    <w:p w:rsidR="00C233F5" w:rsidRPr="00456798" w:rsidRDefault="00C233F5" w:rsidP="00C233F5">
      <w:pPr>
        <w:rPr>
          <w:b/>
        </w:rPr>
      </w:pPr>
    </w:p>
    <w:p w:rsidR="00C233F5" w:rsidRDefault="00C233F5" w:rsidP="00C233F5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C233F5" w:rsidRDefault="00C233F5" w:rsidP="00C233F5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C233F5" w:rsidRDefault="00C233F5" w:rsidP="00C233F5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C233F5" w:rsidRDefault="00C233F5" w:rsidP="00C233F5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C233F5" w:rsidRDefault="00C233F5" w:rsidP="00C233F5"/>
    <w:p w:rsidR="00C233F5" w:rsidRDefault="00C233F5" w:rsidP="00C233F5"/>
    <w:p w:rsidR="00C233F5" w:rsidRDefault="00C233F5" w:rsidP="00C233F5">
      <w:pPr>
        <w:pStyle w:val="Ttulo1"/>
      </w:pPr>
      <w:r>
        <w:t>ORDEN DE TRABAJO      N°      05962</w:t>
      </w:r>
    </w:p>
    <w:p w:rsidR="00C233F5" w:rsidRDefault="00C233F5" w:rsidP="00C233F5"/>
    <w:p w:rsidR="00C233F5" w:rsidRDefault="00C233F5" w:rsidP="00C233F5"/>
    <w:p w:rsidR="00C233F5" w:rsidRDefault="00C233F5" w:rsidP="00C233F5">
      <w:r>
        <w:t>FECHA:</w:t>
      </w:r>
      <w:r>
        <w:tab/>
        <w:t>Medellín, Enero  14    de    2009</w:t>
      </w:r>
    </w:p>
    <w:p w:rsidR="00C233F5" w:rsidRDefault="00C233F5" w:rsidP="00C233F5">
      <w:r>
        <w:t>PARA:</w:t>
      </w:r>
      <w:r>
        <w:tab/>
      </w:r>
      <w:r>
        <w:tab/>
        <w:t>PLÁSTICOS DARMA</w:t>
      </w:r>
    </w:p>
    <w:p w:rsidR="00C233F5" w:rsidRDefault="00C233F5" w:rsidP="00C233F5">
      <w:r>
        <w:t>ATENCIÓN:</w:t>
      </w:r>
      <w:r>
        <w:tab/>
        <w:t>Sr. DARIO JARAMILLO</w:t>
      </w:r>
    </w:p>
    <w:p w:rsidR="00C233F5" w:rsidRDefault="00C233F5" w:rsidP="00C233F5"/>
    <w:p w:rsidR="00C233F5" w:rsidRDefault="00C233F5" w:rsidP="00C233F5"/>
    <w:p w:rsidR="00C233F5" w:rsidRDefault="00C233F5" w:rsidP="00C233F5">
      <w:r>
        <w:t xml:space="preserve"> Apreciado Dn DARIO:</w:t>
      </w:r>
    </w:p>
    <w:p w:rsidR="00C233F5" w:rsidRDefault="00C233F5" w:rsidP="00C233F5"/>
    <w:p w:rsidR="00C233F5" w:rsidRDefault="00C233F5" w:rsidP="00C233F5">
      <w:r>
        <w:t>Con la presente estamos solicitando el siguiente material  :</w:t>
      </w:r>
    </w:p>
    <w:p w:rsidR="00C233F5" w:rsidRDefault="00C233F5" w:rsidP="00C233F5"/>
    <w:p w:rsidR="00C233F5" w:rsidRDefault="00C233F5" w:rsidP="00C233F5">
      <w:r>
        <w:rPr>
          <w:b/>
          <w:bCs/>
          <w:u w:val="single"/>
        </w:rPr>
        <w:t>EXTRUSION</w:t>
      </w:r>
      <w:r>
        <w:t>:</w:t>
      </w:r>
    </w:p>
    <w:p w:rsidR="00C233F5" w:rsidRDefault="00C233F5" w:rsidP="00C233F5"/>
    <w:p w:rsidR="00C233F5" w:rsidRDefault="00C233F5" w:rsidP="00C233F5"/>
    <w:tbl>
      <w:tblPr>
        <w:tblW w:w="9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338"/>
        <w:gridCol w:w="1560"/>
        <w:gridCol w:w="1559"/>
        <w:gridCol w:w="1807"/>
        <w:gridCol w:w="1986"/>
      </w:tblGrid>
      <w:tr w:rsidR="00C233F5" w:rsidTr="00BC4D2B">
        <w:tc>
          <w:tcPr>
            <w:tcW w:w="2338" w:type="dxa"/>
          </w:tcPr>
          <w:p w:rsidR="00C233F5" w:rsidRDefault="00C233F5" w:rsidP="00BC4D2B">
            <w:r>
              <w:t>MEDIDA EN  CENTIMETROS</w:t>
            </w:r>
          </w:p>
        </w:tc>
        <w:tc>
          <w:tcPr>
            <w:tcW w:w="1560" w:type="dxa"/>
          </w:tcPr>
          <w:p w:rsidR="00C233F5" w:rsidRDefault="00C233F5" w:rsidP="00BC4D2B">
            <w:r>
              <w:t>CALIBRE</w:t>
            </w:r>
          </w:p>
        </w:tc>
        <w:tc>
          <w:tcPr>
            <w:tcW w:w="1559" w:type="dxa"/>
          </w:tcPr>
          <w:p w:rsidR="00C233F5" w:rsidRDefault="00C233F5" w:rsidP="00BC4D2B">
            <w:r>
              <w:t>FORMA</w:t>
            </w:r>
          </w:p>
        </w:tc>
        <w:tc>
          <w:tcPr>
            <w:tcW w:w="1807" w:type="dxa"/>
          </w:tcPr>
          <w:p w:rsidR="00C233F5" w:rsidRDefault="00C233F5" w:rsidP="00BC4D2B">
            <w:r>
              <w:t>CANTIDAD EN KILOS</w:t>
            </w:r>
          </w:p>
        </w:tc>
        <w:tc>
          <w:tcPr>
            <w:tcW w:w="1986" w:type="dxa"/>
          </w:tcPr>
          <w:p w:rsidR="00C233F5" w:rsidRDefault="00C233F5" w:rsidP="00BC4D2B">
            <w:r>
              <w:t>MATERIAL</w:t>
            </w:r>
          </w:p>
        </w:tc>
      </w:tr>
      <w:tr w:rsidR="00C233F5" w:rsidRPr="00656B1D" w:rsidTr="00BC4D2B">
        <w:tc>
          <w:tcPr>
            <w:tcW w:w="2338" w:type="dxa"/>
          </w:tcPr>
          <w:p w:rsidR="00C233F5" w:rsidRPr="00656B1D" w:rsidRDefault="00762A23" w:rsidP="00BC4D2B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</w:t>
            </w:r>
          </w:p>
        </w:tc>
        <w:tc>
          <w:tcPr>
            <w:tcW w:w="1560" w:type="dxa"/>
          </w:tcPr>
          <w:p w:rsidR="00C233F5" w:rsidRPr="00656B1D" w:rsidRDefault="00762A23" w:rsidP="00BC4D2B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4.0</w:t>
            </w:r>
            <w:r w:rsidR="00C233F5" w:rsidRPr="00656B1D">
              <w:rPr>
                <w:b/>
                <w:sz w:val="28"/>
                <w:szCs w:val="28"/>
              </w:rPr>
              <w:t xml:space="preserve">  ”</w:t>
            </w:r>
          </w:p>
        </w:tc>
        <w:tc>
          <w:tcPr>
            <w:tcW w:w="1559" w:type="dxa"/>
          </w:tcPr>
          <w:p w:rsidR="00C233F5" w:rsidRPr="00656B1D" w:rsidRDefault="00C233F5" w:rsidP="00BC4D2B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TUBULAR</w:t>
            </w:r>
          </w:p>
        </w:tc>
        <w:tc>
          <w:tcPr>
            <w:tcW w:w="1807" w:type="dxa"/>
          </w:tcPr>
          <w:p w:rsidR="00C233F5" w:rsidRPr="00656B1D" w:rsidRDefault="00762A23" w:rsidP="00BC4D2B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85</w:t>
            </w:r>
          </w:p>
        </w:tc>
        <w:tc>
          <w:tcPr>
            <w:tcW w:w="1986" w:type="dxa"/>
          </w:tcPr>
          <w:p w:rsidR="00C233F5" w:rsidRPr="00656B1D" w:rsidRDefault="00C233F5" w:rsidP="00BC4D2B">
            <w:pPr>
              <w:jc w:val="center"/>
              <w:rPr>
                <w:b/>
                <w:sz w:val="28"/>
                <w:szCs w:val="28"/>
              </w:rPr>
            </w:pPr>
            <w:r w:rsidRPr="00656B1D">
              <w:rPr>
                <w:b/>
                <w:sz w:val="28"/>
                <w:szCs w:val="28"/>
              </w:rPr>
              <w:t>BAJA   TPTE</w:t>
            </w:r>
          </w:p>
        </w:tc>
      </w:tr>
    </w:tbl>
    <w:p w:rsidR="00C233F5" w:rsidRPr="00656B1D" w:rsidRDefault="00C233F5" w:rsidP="00C233F5">
      <w:pPr>
        <w:pStyle w:val="Ttulo2"/>
        <w:rPr>
          <w:sz w:val="28"/>
          <w:szCs w:val="28"/>
        </w:rPr>
      </w:pPr>
    </w:p>
    <w:p w:rsidR="00C233F5" w:rsidRDefault="00C233F5" w:rsidP="00C233F5"/>
    <w:p w:rsidR="00C233F5" w:rsidRDefault="00C233F5" w:rsidP="00C233F5">
      <w:pPr>
        <w:rPr>
          <w:b/>
          <w:bCs/>
          <w:u w:val="single"/>
        </w:rPr>
      </w:pPr>
    </w:p>
    <w:p w:rsidR="00C233F5" w:rsidRDefault="00C233F5" w:rsidP="00C233F5">
      <w:r w:rsidRPr="0026453F">
        <w:rPr>
          <w:b/>
          <w:u w:val="single"/>
        </w:rPr>
        <w:t xml:space="preserve">MEZCLA </w:t>
      </w:r>
      <w:r>
        <w:t xml:space="preserve">  :     25     BAJA</w:t>
      </w:r>
    </w:p>
    <w:p w:rsidR="00C233F5" w:rsidRDefault="004E629A" w:rsidP="00C233F5">
      <w:r>
        <w:t xml:space="preserve">                           6</w:t>
      </w:r>
      <w:r>
        <w:tab/>
        <w:t xml:space="preserve">LINEAL </w:t>
      </w:r>
      <w:r w:rsidR="00C233F5">
        <w:t xml:space="preserve">      </w:t>
      </w:r>
    </w:p>
    <w:p w:rsidR="00C233F5" w:rsidRDefault="00C233F5" w:rsidP="00C233F5"/>
    <w:p w:rsidR="00C233F5" w:rsidRDefault="00C233F5" w:rsidP="00C233F5"/>
    <w:p w:rsidR="00C233F5" w:rsidRDefault="00C233F5" w:rsidP="00C233F5"/>
    <w:p w:rsidR="00C233F5" w:rsidRPr="00234702" w:rsidRDefault="00C233F5" w:rsidP="00C233F5">
      <w:pPr>
        <w:rPr>
          <w:u w:val="single"/>
        </w:rPr>
      </w:pPr>
      <w:r w:rsidRPr="00234702">
        <w:rPr>
          <w:u w:val="single"/>
        </w:rPr>
        <w:t>SIN  TRATAR</w:t>
      </w:r>
    </w:p>
    <w:p w:rsidR="00C233F5" w:rsidRDefault="00C233F5" w:rsidP="00C233F5">
      <w:pPr>
        <w:rPr>
          <w:b/>
          <w:bCs/>
          <w:u w:val="single"/>
        </w:rPr>
      </w:pPr>
      <w:r>
        <w:t xml:space="preserve"> </w:t>
      </w:r>
      <w:r>
        <w:tab/>
      </w:r>
      <w:r>
        <w:tab/>
      </w:r>
    </w:p>
    <w:p w:rsidR="00C233F5" w:rsidRDefault="00C233F5" w:rsidP="00C233F5"/>
    <w:p w:rsidR="00C233F5" w:rsidRDefault="00C233F5" w:rsidP="00C233F5"/>
    <w:p w:rsidR="00C233F5" w:rsidRDefault="00C233F5" w:rsidP="00C233F5">
      <w:r>
        <w:t xml:space="preserve">Agradezco </w:t>
      </w:r>
      <w:smartTag w:uri="urn:schemas-microsoft-com:office:smarttags" w:element="PersonName">
        <w:smartTagPr>
          <w:attr w:name="ProductID" w:val="la Amable"/>
        </w:smartTagPr>
        <w:r>
          <w:t>la Amable</w:t>
        </w:r>
      </w:smartTag>
      <w:r>
        <w:t xml:space="preserve"> colaboración.</w:t>
      </w:r>
    </w:p>
    <w:p w:rsidR="00C233F5" w:rsidRDefault="00C233F5" w:rsidP="00C233F5"/>
    <w:p w:rsidR="00C233F5" w:rsidRDefault="00C233F5" w:rsidP="00C233F5"/>
    <w:p w:rsidR="00C233F5" w:rsidRDefault="00C233F5" w:rsidP="00C233F5"/>
    <w:p w:rsidR="00C233F5" w:rsidRDefault="00C233F5" w:rsidP="00C233F5">
      <w:r>
        <w:t>Cordialmente</w:t>
      </w:r>
    </w:p>
    <w:p w:rsidR="00C233F5" w:rsidRDefault="00C233F5" w:rsidP="00C233F5"/>
    <w:p w:rsidR="00C233F5" w:rsidRDefault="00C233F5" w:rsidP="00C233F5"/>
    <w:p w:rsidR="00C233F5" w:rsidRDefault="00C233F5" w:rsidP="00C233F5"/>
    <w:p w:rsidR="00C233F5" w:rsidRDefault="00C233F5" w:rsidP="00C233F5">
      <w:r>
        <w:t>RICARDO CASAS ZAPATA</w:t>
      </w:r>
    </w:p>
    <w:p w:rsidR="00C233F5" w:rsidRDefault="00C233F5" w:rsidP="00C233F5">
      <w:r>
        <w:t>Director</w:t>
      </w:r>
    </w:p>
    <w:p w:rsidR="00C233F5" w:rsidRDefault="00C233F5" w:rsidP="00C233F5">
      <w:pPr>
        <w:rPr>
          <w:b/>
        </w:rPr>
      </w:pPr>
    </w:p>
    <w:p w:rsidR="00C233F5" w:rsidRDefault="00C233F5" w:rsidP="0036079A">
      <w:pPr>
        <w:rPr>
          <w:b/>
        </w:rPr>
      </w:pPr>
    </w:p>
    <w:p w:rsidR="00945B20" w:rsidRDefault="00945B20" w:rsidP="0036079A">
      <w:pPr>
        <w:rPr>
          <w:b/>
        </w:rPr>
      </w:pPr>
    </w:p>
    <w:p w:rsidR="00945B20" w:rsidRDefault="00945B20" w:rsidP="00945B20"/>
    <w:p w:rsidR="00945B20" w:rsidRDefault="00945B20" w:rsidP="00945B20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945B20" w:rsidRDefault="00945B20" w:rsidP="00945B20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945B20" w:rsidRDefault="00945B20" w:rsidP="00945B20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945B20" w:rsidRDefault="00945B20" w:rsidP="00945B20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945B20" w:rsidRDefault="00945B20" w:rsidP="00945B20">
      <w:pPr>
        <w:pStyle w:val="Ttulo1"/>
      </w:pPr>
    </w:p>
    <w:p w:rsidR="00945B20" w:rsidRDefault="00945B20" w:rsidP="00945B20"/>
    <w:p w:rsidR="00945B20" w:rsidRDefault="00945B20" w:rsidP="00945B20">
      <w:pPr>
        <w:pStyle w:val="Ttulo1"/>
      </w:pPr>
      <w:r>
        <w:t>ORDEN DE TRABAJO    N °      05956</w:t>
      </w:r>
    </w:p>
    <w:p w:rsidR="00945B20" w:rsidRDefault="00945B20" w:rsidP="00945B20"/>
    <w:p w:rsidR="00945B20" w:rsidRDefault="00EF5131" w:rsidP="00945B20">
      <w:r>
        <w:t>FECHA:</w:t>
      </w:r>
      <w:r>
        <w:tab/>
        <w:t>Medellín, Enero   14</w:t>
      </w:r>
      <w:r w:rsidR="00945B20">
        <w:t xml:space="preserve">   de </w:t>
      </w:r>
      <w:r>
        <w:t xml:space="preserve">  </w:t>
      </w:r>
      <w:r w:rsidR="00945B20">
        <w:t>2009</w:t>
      </w:r>
    </w:p>
    <w:p w:rsidR="00945B20" w:rsidRDefault="00945B20" w:rsidP="00945B20">
      <w:r>
        <w:t>PARA:</w:t>
      </w:r>
      <w:r>
        <w:tab/>
      </w:r>
      <w:r>
        <w:tab/>
        <w:t>PLÁSTICOS DARMA</w:t>
      </w:r>
    </w:p>
    <w:p w:rsidR="00945B20" w:rsidRDefault="00945B20" w:rsidP="00945B20">
      <w:r>
        <w:t>ATENCIÓN:</w:t>
      </w:r>
      <w:r>
        <w:tab/>
        <w:t>Sr. Darío Jaramillo</w:t>
      </w:r>
    </w:p>
    <w:p w:rsidR="00945B20" w:rsidRDefault="00945B20" w:rsidP="00945B20">
      <w:r>
        <w:tab/>
      </w:r>
      <w:r>
        <w:tab/>
        <w:t>Gerente.</w:t>
      </w:r>
    </w:p>
    <w:p w:rsidR="00945B20" w:rsidRDefault="00945B20" w:rsidP="00945B20"/>
    <w:p w:rsidR="00945B20" w:rsidRDefault="00945B20" w:rsidP="00945B20">
      <w:r>
        <w:t>Apreciado Don Darío:</w:t>
      </w:r>
    </w:p>
    <w:p w:rsidR="00945B20" w:rsidRDefault="00945B20" w:rsidP="00945B20"/>
    <w:p w:rsidR="00945B20" w:rsidRDefault="00945B20" w:rsidP="00945B20">
      <w:r>
        <w:t>Con la presente estamos solicitando el siguiente servicio de    IMPRESIÓN  :</w:t>
      </w:r>
    </w:p>
    <w:p w:rsidR="00945B20" w:rsidRDefault="00945B20" w:rsidP="00945B20"/>
    <w:p w:rsidR="00945B20" w:rsidRDefault="00945B20" w:rsidP="00945B20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945B20" w:rsidRDefault="00945B20" w:rsidP="00945B20">
      <w:r>
        <w:t xml:space="preserve">MATERIAL   :           Polipropileno Tubular   </w:t>
      </w:r>
      <w:r>
        <w:rPr>
          <w:b/>
          <w:u w:val="single"/>
        </w:rPr>
        <w:t>de</w:t>
      </w:r>
      <w:r w:rsidR="00A91D46">
        <w:rPr>
          <w:b/>
          <w:u w:val="single"/>
        </w:rPr>
        <w:t xml:space="preserve"> </w:t>
      </w:r>
      <w:r>
        <w:rPr>
          <w:b/>
          <w:u w:val="single"/>
        </w:rPr>
        <w:t xml:space="preserve"> 30  cms</w:t>
      </w:r>
    </w:p>
    <w:p w:rsidR="00945B20" w:rsidRDefault="00945B20" w:rsidP="00945B20">
      <w:r>
        <w:t xml:space="preserve">CALIBRE      :           </w:t>
      </w:r>
      <w:r>
        <w:rPr>
          <w:b/>
        </w:rPr>
        <w:t>2.4</w:t>
      </w:r>
      <w:r>
        <w:t xml:space="preserve">  ”</w:t>
      </w:r>
    </w:p>
    <w:p w:rsidR="00945B20" w:rsidRDefault="00945B20" w:rsidP="00945B20">
      <w:pPr>
        <w:rPr>
          <w:b/>
        </w:rPr>
      </w:pPr>
      <w:r>
        <w:t>REFERENCIA:</w:t>
      </w:r>
      <w:r>
        <w:tab/>
      </w:r>
      <w:r>
        <w:rPr>
          <w:b/>
        </w:rPr>
        <w:t>D  FRUTA  GRANDE</w:t>
      </w:r>
    </w:p>
    <w:p w:rsidR="00945B20" w:rsidRDefault="00945B20" w:rsidP="00945B20">
      <w:r>
        <w:t xml:space="preserve">CANTIDAD    :          </w:t>
      </w:r>
      <w:r>
        <w:rPr>
          <w:b/>
        </w:rPr>
        <w:t>100    Kg</w:t>
      </w:r>
    </w:p>
    <w:p w:rsidR="00945B20" w:rsidRDefault="00945B20" w:rsidP="00945B20">
      <w:r>
        <w:t>COLORES:</w:t>
      </w:r>
      <w:r>
        <w:tab/>
      </w:r>
      <w:r>
        <w:tab/>
        <w:t>4   (   Según Muestra  )</w:t>
      </w:r>
    </w:p>
    <w:p w:rsidR="00945B20" w:rsidRDefault="00945B20" w:rsidP="00945B20">
      <w:r>
        <w:t>CARAS:</w:t>
      </w:r>
      <w:r>
        <w:tab/>
      </w:r>
      <w:r>
        <w:tab/>
        <w:t>2</w:t>
      </w:r>
    </w:p>
    <w:p w:rsidR="00945B20" w:rsidRDefault="00945B20" w:rsidP="00945B20">
      <w:r>
        <w:t>R EPETICIÓN:</w:t>
      </w:r>
      <w:r>
        <w:tab/>
        <w:t>17    cms</w:t>
      </w:r>
    </w:p>
    <w:p w:rsidR="00945B20" w:rsidRDefault="00945B20" w:rsidP="00945B20">
      <w:r>
        <w:t>RODILLO:</w:t>
      </w:r>
      <w:r>
        <w:tab/>
      </w:r>
      <w:r>
        <w:tab/>
      </w:r>
      <w:r>
        <w:rPr>
          <w:b/>
        </w:rPr>
        <w:t>35</w:t>
      </w:r>
    </w:p>
    <w:p w:rsidR="00945B20" w:rsidRDefault="00945B20" w:rsidP="00945B20">
      <w:r>
        <w:t>LAMINA:</w:t>
      </w:r>
      <w:r>
        <w:tab/>
      </w:r>
      <w:r>
        <w:tab/>
      </w:r>
      <w:r>
        <w:rPr>
          <w:b/>
        </w:rPr>
        <w:t>17 X 30</w:t>
      </w:r>
      <w:r>
        <w:t xml:space="preserve">   cms</w:t>
      </w:r>
    </w:p>
    <w:p w:rsidR="00945B20" w:rsidRDefault="00945B20" w:rsidP="00945B20">
      <w:r>
        <w:t>SELLADO:</w:t>
      </w:r>
      <w:r>
        <w:tab/>
      </w:r>
      <w:r>
        <w:tab/>
        <w:t>Para selle lateral.</w:t>
      </w:r>
    </w:p>
    <w:p w:rsidR="00945B20" w:rsidRDefault="00945B20" w:rsidP="00945B20">
      <w:r>
        <w:t xml:space="preserve"> </w:t>
      </w:r>
    </w:p>
    <w:p w:rsidR="00945B20" w:rsidRDefault="00945B20" w:rsidP="00945B20"/>
    <w:p w:rsidR="00945B20" w:rsidRDefault="00945B20" w:rsidP="00945B20">
      <w:r>
        <w:rPr>
          <w:b/>
          <w:bCs/>
          <w:u w:val="single"/>
        </w:rPr>
        <w:t>NOTA:</w:t>
      </w:r>
      <w:r>
        <w:t xml:space="preserve">  * Los cyreles  se  encuentran en su planta</w:t>
      </w:r>
    </w:p>
    <w:p w:rsidR="00945B20" w:rsidRDefault="00945B20" w:rsidP="00945B20">
      <w:pPr>
        <w:numPr>
          <w:ilvl w:val="0"/>
          <w:numId w:val="7"/>
        </w:numPr>
      </w:pPr>
      <w:r>
        <w:t>Colores  y alturas igual  Arte</w:t>
      </w:r>
    </w:p>
    <w:p w:rsidR="00945B20" w:rsidRDefault="00945B20" w:rsidP="00945B20">
      <w:pPr>
        <w:numPr>
          <w:ilvl w:val="0"/>
          <w:numId w:val="7"/>
        </w:numPr>
      </w:pPr>
      <w:r>
        <w:t>Se aprueba  Impresion</w:t>
      </w:r>
    </w:p>
    <w:p w:rsidR="00945B20" w:rsidRDefault="00945B20" w:rsidP="00945B20">
      <w:pPr>
        <w:ind w:left="1500"/>
        <w:rPr>
          <w:u w:val="single"/>
        </w:rPr>
      </w:pPr>
    </w:p>
    <w:p w:rsidR="00945B20" w:rsidRDefault="00945B20" w:rsidP="00945B20">
      <w:pPr>
        <w:ind w:left="1500"/>
        <w:rPr>
          <w:u w:val="single"/>
        </w:rPr>
      </w:pPr>
    </w:p>
    <w:p w:rsidR="00945B20" w:rsidRDefault="00945B20" w:rsidP="00945B20"/>
    <w:p w:rsidR="00945B20" w:rsidRDefault="00945B20" w:rsidP="00945B20">
      <w:r>
        <w:t>Agradezco la atención y colaboración prestada.</w:t>
      </w:r>
    </w:p>
    <w:p w:rsidR="00945B20" w:rsidRDefault="00945B20" w:rsidP="00945B20"/>
    <w:p w:rsidR="00945B20" w:rsidRDefault="00945B20" w:rsidP="00945B20"/>
    <w:p w:rsidR="00945B20" w:rsidRDefault="00945B20" w:rsidP="00945B20"/>
    <w:p w:rsidR="00945B20" w:rsidRDefault="00945B20" w:rsidP="00945B20">
      <w:r>
        <w:t>Cordialmente</w:t>
      </w:r>
    </w:p>
    <w:p w:rsidR="00945B20" w:rsidRDefault="00945B20" w:rsidP="00945B20"/>
    <w:p w:rsidR="00945B20" w:rsidRDefault="00945B20" w:rsidP="00945B20"/>
    <w:p w:rsidR="00945B20" w:rsidRDefault="00945B20" w:rsidP="00945B20">
      <w:r>
        <w:t>RICARDO CASAS ZAPATA</w:t>
      </w:r>
    </w:p>
    <w:p w:rsidR="00945B20" w:rsidRDefault="00945B20" w:rsidP="00945B20">
      <w:r>
        <w:t>Director.</w:t>
      </w:r>
    </w:p>
    <w:p w:rsidR="00945B20" w:rsidRDefault="00945B20" w:rsidP="00945B20"/>
    <w:p w:rsidR="00945B20" w:rsidRDefault="00945B20" w:rsidP="00945B20">
      <w:pPr>
        <w:rPr>
          <w:b/>
        </w:rPr>
      </w:pPr>
    </w:p>
    <w:p w:rsidR="00945B20" w:rsidRDefault="00945B20" w:rsidP="0036079A">
      <w:pPr>
        <w:rPr>
          <w:b/>
        </w:rPr>
      </w:pPr>
    </w:p>
    <w:p w:rsidR="00F86361" w:rsidRDefault="00F86361" w:rsidP="0036079A">
      <w:pPr>
        <w:rPr>
          <w:b/>
        </w:rPr>
      </w:pPr>
    </w:p>
    <w:p w:rsidR="00F86361" w:rsidRDefault="00F86361" w:rsidP="00F86361">
      <w:pPr>
        <w:rPr>
          <w:b/>
        </w:rPr>
      </w:pPr>
    </w:p>
    <w:p w:rsidR="00F86361" w:rsidRDefault="00F86361" w:rsidP="00F86361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F86361" w:rsidRDefault="00F86361" w:rsidP="00F86361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F86361" w:rsidRDefault="00F86361" w:rsidP="00F86361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F86361" w:rsidRDefault="00F86361" w:rsidP="00F86361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F86361" w:rsidRDefault="00F86361" w:rsidP="00F86361">
      <w:pPr>
        <w:pStyle w:val="Ttulo1"/>
      </w:pPr>
    </w:p>
    <w:p w:rsidR="00F86361" w:rsidRDefault="00F86361" w:rsidP="00F86361">
      <w:pPr>
        <w:pStyle w:val="Ttulo1"/>
      </w:pPr>
      <w:r>
        <w:t>ORDEN DE TRABAJO     N°   05957</w:t>
      </w:r>
    </w:p>
    <w:p w:rsidR="00F86361" w:rsidRDefault="00F86361" w:rsidP="00F86361"/>
    <w:p w:rsidR="00F86361" w:rsidRDefault="00F528C6" w:rsidP="00F86361">
      <w:r>
        <w:t>FECHA:</w:t>
      </w:r>
      <w:r>
        <w:tab/>
        <w:t xml:space="preserve">Medellín, Enero  14  </w:t>
      </w:r>
      <w:r w:rsidR="00F86361">
        <w:t xml:space="preserve">   de </w:t>
      </w:r>
      <w:r>
        <w:t xml:space="preserve">    </w:t>
      </w:r>
      <w:r w:rsidR="00F86361">
        <w:t>2009</w:t>
      </w:r>
    </w:p>
    <w:p w:rsidR="00F86361" w:rsidRDefault="00F86361" w:rsidP="00F86361">
      <w:r>
        <w:t>PARA:</w:t>
      </w:r>
      <w:r>
        <w:tab/>
      </w:r>
      <w:r>
        <w:tab/>
        <w:t>PLÁSTICOS DARMA</w:t>
      </w:r>
    </w:p>
    <w:p w:rsidR="00F86361" w:rsidRDefault="00F86361" w:rsidP="00F86361">
      <w:r>
        <w:t>ATENCIÓN:</w:t>
      </w:r>
      <w:r>
        <w:tab/>
        <w:t>Sr. Darío Jaramillo</w:t>
      </w:r>
    </w:p>
    <w:p w:rsidR="00F86361" w:rsidRDefault="00F86361" w:rsidP="00F86361">
      <w:r>
        <w:tab/>
      </w:r>
      <w:r>
        <w:tab/>
        <w:t>Gerente.</w:t>
      </w:r>
    </w:p>
    <w:p w:rsidR="00F86361" w:rsidRDefault="00F86361" w:rsidP="00F86361"/>
    <w:p w:rsidR="00F86361" w:rsidRDefault="00F86361" w:rsidP="00F86361">
      <w:r>
        <w:t>Apreciado Don Darío :</w:t>
      </w:r>
    </w:p>
    <w:p w:rsidR="00F86361" w:rsidRDefault="00F86361" w:rsidP="00F86361">
      <w:r>
        <w:t xml:space="preserve"> </w:t>
      </w:r>
    </w:p>
    <w:p w:rsidR="00F86361" w:rsidRDefault="00F86361" w:rsidP="00F86361">
      <w:r>
        <w:t>Con la presente estamos solicitando el siguiente servicio de EXTRUSION E IMPRESION:</w:t>
      </w:r>
    </w:p>
    <w:p w:rsidR="00F86361" w:rsidRDefault="00F86361" w:rsidP="00F86361"/>
    <w:p w:rsidR="00F86361" w:rsidRDefault="00F86361" w:rsidP="00F86361">
      <w:pPr>
        <w:rPr>
          <w:b/>
          <w:bCs/>
          <w:u w:val="single"/>
        </w:rPr>
      </w:pPr>
      <w:r>
        <w:rPr>
          <w:b/>
          <w:bCs/>
          <w:u w:val="single"/>
        </w:rPr>
        <w:t>EXTRUSIÓN:</w:t>
      </w:r>
    </w:p>
    <w:p w:rsidR="00F86361" w:rsidRDefault="00F86361" w:rsidP="00F86361">
      <w:r>
        <w:t>MATERIAL:</w:t>
      </w:r>
      <w:r>
        <w:tab/>
      </w:r>
      <w:r>
        <w:tab/>
        <w:t xml:space="preserve">Polietileno BAJA  </w:t>
      </w:r>
      <w:r>
        <w:rPr>
          <w:u w:val="single"/>
        </w:rPr>
        <w:t xml:space="preserve">Tubular </w:t>
      </w:r>
    </w:p>
    <w:p w:rsidR="00F86361" w:rsidRDefault="00F86361" w:rsidP="00F86361">
      <w:r>
        <w:t>MEDIDA:</w:t>
      </w:r>
      <w:r>
        <w:tab/>
      </w:r>
      <w:r>
        <w:tab/>
      </w:r>
      <w:r>
        <w:rPr>
          <w:b/>
        </w:rPr>
        <w:t>16</w:t>
      </w:r>
      <w:r>
        <w:t xml:space="preserve">    Cms.</w:t>
      </w:r>
    </w:p>
    <w:p w:rsidR="00F86361" w:rsidRDefault="00F86361" w:rsidP="00F86361">
      <w:r>
        <w:t>CALIBRE:</w:t>
      </w:r>
      <w:r>
        <w:tab/>
      </w:r>
      <w:r>
        <w:tab/>
      </w:r>
      <w:r>
        <w:rPr>
          <w:b/>
        </w:rPr>
        <w:t xml:space="preserve">3.0 </w:t>
      </w:r>
      <w:r>
        <w:t xml:space="preserve">  ”</w:t>
      </w:r>
    </w:p>
    <w:p w:rsidR="00F86361" w:rsidRDefault="00F86361" w:rsidP="00F86361">
      <w:r>
        <w:t>COLOR:</w:t>
      </w:r>
      <w:r>
        <w:tab/>
      </w:r>
      <w:r>
        <w:tab/>
        <w:t>Transparente</w:t>
      </w:r>
    </w:p>
    <w:p w:rsidR="00F86361" w:rsidRDefault="00F86361" w:rsidP="00F86361">
      <w:r>
        <w:t>TRATADO:</w:t>
      </w:r>
      <w:r>
        <w:tab/>
      </w:r>
      <w:r>
        <w:tab/>
        <w:t>2  Caras.</w:t>
      </w:r>
    </w:p>
    <w:p w:rsidR="00F86361" w:rsidRDefault="00F86361" w:rsidP="00F86361">
      <w:r>
        <w:t>MEZCLA:</w:t>
      </w:r>
      <w:r>
        <w:tab/>
      </w:r>
      <w:r>
        <w:tab/>
        <w:t xml:space="preserve">Baja  25  kg – Lineal  7.5   kg (  </w:t>
      </w:r>
      <w:r w:rsidRPr="00B3460D">
        <w:rPr>
          <w:b/>
          <w:u w:val="single"/>
        </w:rPr>
        <w:t>EXCENO  2601</w:t>
      </w:r>
      <w:r>
        <w:t xml:space="preserve"> )</w:t>
      </w:r>
    </w:p>
    <w:p w:rsidR="00F86361" w:rsidRDefault="00F86361" w:rsidP="00F86361">
      <w:r>
        <w:t>CANTIDAD:</w:t>
      </w:r>
      <w:r>
        <w:tab/>
      </w:r>
      <w:r>
        <w:tab/>
        <w:t>160</w:t>
      </w:r>
      <w:r w:rsidRPr="00521768">
        <w:rPr>
          <w:b/>
        </w:rPr>
        <w:t xml:space="preserve">  </w:t>
      </w:r>
      <w:r>
        <w:t xml:space="preserve"> Kg.</w:t>
      </w:r>
    </w:p>
    <w:p w:rsidR="00F86361" w:rsidRDefault="00F86361" w:rsidP="00F86361">
      <w:pPr>
        <w:rPr>
          <w:b/>
          <w:bCs/>
          <w:u w:val="single"/>
        </w:rPr>
      </w:pPr>
    </w:p>
    <w:p w:rsidR="00F86361" w:rsidRDefault="00F86361" w:rsidP="00F86361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F86361" w:rsidRDefault="00F86361" w:rsidP="00F86361">
      <w:r>
        <w:t>COLORES:</w:t>
      </w:r>
      <w:r>
        <w:tab/>
      </w:r>
      <w:r>
        <w:tab/>
        <w:t>4  (   Blanco   – Amarillo – Verde  - Negro – Rojo   )</w:t>
      </w:r>
    </w:p>
    <w:p w:rsidR="00F86361" w:rsidRDefault="00F86361" w:rsidP="00F86361">
      <w:r>
        <w:t>CARAS:</w:t>
      </w:r>
      <w:r>
        <w:tab/>
      </w:r>
      <w:r>
        <w:tab/>
        <w:t>2  ( 4  x 2  - 4 x 2 ) Tambor  Central con angulo</w:t>
      </w:r>
    </w:p>
    <w:p w:rsidR="00F86361" w:rsidRDefault="00F86361" w:rsidP="00F86361">
      <w:r>
        <w:t>REPETICIÓN:</w:t>
      </w:r>
      <w:r>
        <w:tab/>
        <w:t xml:space="preserve">35    Cms. </w:t>
      </w:r>
    </w:p>
    <w:p w:rsidR="00F86361" w:rsidRDefault="00F86361" w:rsidP="00F86361">
      <w:r>
        <w:t xml:space="preserve">RODILLO :           </w:t>
      </w:r>
      <w:r w:rsidR="00F1071B">
        <w:t xml:space="preserve">     35</w:t>
      </w:r>
    </w:p>
    <w:p w:rsidR="00F86361" w:rsidRDefault="00F86361" w:rsidP="00F86361">
      <w:r>
        <w:t>SELLADO:</w:t>
      </w:r>
      <w:r>
        <w:tab/>
      </w:r>
      <w:r>
        <w:tab/>
        <w:t>Fondo</w:t>
      </w:r>
    </w:p>
    <w:p w:rsidR="00F86361" w:rsidRDefault="00F86361" w:rsidP="00F86361">
      <w:pPr>
        <w:rPr>
          <w:b/>
        </w:rPr>
      </w:pPr>
      <w:r>
        <w:t>REFERENCIA:</w:t>
      </w:r>
      <w:r>
        <w:tab/>
      </w:r>
      <w:r>
        <w:rPr>
          <w:b/>
        </w:rPr>
        <w:t>CANOA  MORA   900  gms</w:t>
      </w:r>
    </w:p>
    <w:p w:rsidR="00F86361" w:rsidRDefault="00F86361" w:rsidP="00F86361">
      <w:pPr>
        <w:rPr>
          <w:b/>
        </w:rPr>
      </w:pPr>
      <w:r>
        <w:rPr>
          <w:b/>
        </w:rPr>
        <w:tab/>
      </w:r>
      <w:r>
        <w:rPr>
          <w:b/>
        </w:rPr>
        <w:tab/>
      </w:r>
    </w:p>
    <w:p w:rsidR="00F86361" w:rsidRDefault="00F86361" w:rsidP="00F86361"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F86361" w:rsidRDefault="00F86361" w:rsidP="00F86361">
      <w:r>
        <w:rPr>
          <w:b/>
          <w:bCs/>
          <w:u w:val="single"/>
        </w:rPr>
        <w:t>NOTA:</w:t>
      </w:r>
      <w:r>
        <w:t xml:space="preserve">             - L</w:t>
      </w:r>
      <w:r w:rsidR="00B111FB">
        <w:t>os cyreles se encuentran  planta</w:t>
      </w:r>
      <w:r w:rsidR="00A94261">
        <w:t>.</w:t>
      </w:r>
    </w:p>
    <w:p w:rsidR="00F86361" w:rsidRDefault="00F86361" w:rsidP="00F86361">
      <w:pPr>
        <w:numPr>
          <w:ilvl w:val="0"/>
          <w:numId w:val="2"/>
        </w:numPr>
      </w:pPr>
      <w:r>
        <w:t>Altura y tonos según   Muestra  Fisica</w:t>
      </w:r>
    </w:p>
    <w:p w:rsidR="00F86361" w:rsidRPr="0090312C" w:rsidRDefault="00F86361" w:rsidP="00F86361">
      <w:pPr>
        <w:numPr>
          <w:ilvl w:val="0"/>
          <w:numId w:val="2"/>
        </w:numPr>
        <w:rPr>
          <w:b/>
          <w:sz w:val="32"/>
          <w:szCs w:val="32"/>
        </w:rPr>
      </w:pPr>
      <w:r w:rsidRPr="0090312C">
        <w:rPr>
          <w:b/>
          <w:sz w:val="32"/>
          <w:szCs w:val="32"/>
        </w:rPr>
        <w:t>SE   APRUEBA  IMPRESION</w:t>
      </w:r>
    </w:p>
    <w:p w:rsidR="00F86361" w:rsidRPr="00547F4C" w:rsidRDefault="00F86361" w:rsidP="00F86361">
      <w:pPr>
        <w:rPr>
          <w:sz w:val="40"/>
          <w:szCs w:val="40"/>
        </w:rPr>
      </w:pPr>
    </w:p>
    <w:p w:rsidR="00F86361" w:rsidRDefault="00F86361" w:rsidP="00F86361"/>
    <w:p w:rsidR="00F86361" w:rsidRDefault="00F86361" w:rsidP="00F86361">
      <w:r>
        <w:t>Agradezco la atención y colaboración prestada.</w:t>
      </w:r>
    </w:p>
    <w:p w:rsidR="00F86361" w:rsidRDefault="00F86361" w:rsidP="00F86361"/>
    <w:p w:rsidR="00F86361" w:rsidRDefault="00F86361" w:rsidP="00F86361"/>
    <w:p w:rsidR="00F86361" w:rsidRDefault="00F86361" w:rsidP="00F86361">
      <w:r>
        <w:t>Cordialmente,</w:t>
      </w:r>
    </w:p>
    <w:p w:rsidR="00F86361" w:rsidRDefault="00F86361" w:rsidP="00F86361"/>
    <w:p w:rsidR="00F86361" w:rsidRDefault="00F86361" w:rsidP="00F86361"/>
    <w:p w:rsidR="00F86361" w:rsidRDefault="00F86361" w:rsidP="00F86361">
      <w:r>
        <w:t>RICARDO CASAS ZAPATA</w:t>
      </w:r>
    </w:p>
    <w:p w:rsidR="00F86361" w:rsidRDefault="00F86361" w:rsidP="00F86361">
      <w:r>
        <w:t>Director.</w:t>
      </w:r>
    </w:p>
    <w:p w:rsidR="00F86361" w:rsidRDefault="00F86361" w:rsidP="00F86361"/>
    <w:p w:rsidR="00F1071B" w:rsidRDefault="00F1071B" w:rsidP="00F1071B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F1071B" w:rsidRDefault="00F1071B" w:rsidP="00F1071B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F1071B" w:rsidRDefault="00F1071B" w:rsidP="00F1071B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F1071B" w:rsidRDefault="00F1071B" w:rsidP="00F1071B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F1071B" w:rsidRDefault="00F1071B" w:rsidP="00F1071B">
      <w:pPr>
        <w:pStyle w:val="Ttulo1"/>
      </w:pPr>
    </w:p>
    <w:p w:rsidR="00F1071B" w:rsidRDefault="00F1071B" w:rsidP="00F1071B">
      <w:pPr>
        <w:pStyle w:val="Ttulo1"/>
      </w:pPr>
      <w:r>
        <w:t>ORDEN DE TRABAJO     N°   05959</w:t>
      </w:r>
    </w:p>
    <w:p w:rsidR="00F1071B" w:rsidRDefault="00F1071B" w:rsidP="00F1071B"/>
    <w:p w:rsidR="00F1071B" w:rsidRDefault="00F1071B" w:rsidP="00F1071B">
      <w:r>
        <w:t>FECHA:</w:t>
      </w:r>
      <w:r>
        <w:tab/>
        <w:t>Medellín, Septiembre  19    de 2009</w:t>
      </w:r>
    </w:p>
    <w:p w:rsidR="00F1071B" w:rsidRDefault="00F1071B" w:rsidP="00F1071B">
      <w:r>
        <w:t>PARA:</w:t>
      </w:r>
      <w:r>
        <w:tab/>
      </w:r>
      <w:r>
        <w:tab/>
        <w:t>PLÁSTICOS DARMA</w:t>
      </w:r>
    </w:p>
    <w:p w:rsidR="00F1071B" w:rsidRDefault="00F1071B" w:rsidP="00F1071B">
      <w:r>
        <w:t>ATENCIÓN:</w:t>
      </w:r>
      <w:r>
        <w:tab/>
        <w:t>Sr. Darío Jaramillo</w:t>
      </w:r>
    </w:p>
    <w:p w:rsidR="00F1071B" w:rsidRDefault="00F1071B" w:rsidP="00F1071B">
      <w:r>
        <w:tab/>
      </w:r>
      <w:r>
        <w:tab/>
        <w:t>Gerente.</w:t>
      </w:r>
    </w:p>
    <w:p w:rsidR="00F1071B" w:rsidRDefault="00F1071B" w:rsidP="00F1071B"/>
    <w:p w:rsidR="00F1071B" w:rsidRDefault="00F1071B" w:rsidP="00F1071B">
      <w:r>
        <w:t>Apreciado Don Darío :</w:t>
      </w:r>
    </w:p>
    <w:p w:rsidR="00F1071B" w:rsidRDefault="00F1071B" w:rsidP="00F1071B">
      <w:r>
        <w:t xml:space="preserve"> </w:t>
      </w:r>
    </w:p>
    <w:p w:rsidR="00F1071B" w:rsidRDefault="00F1071B" w:rsidP="00F1071B">
      <w:r>
        <w:t>Con la presente estamos solicitando el siguiente servicio de EXTRUSION E IMPRESION:</w:t>
      </w:r>
    </w:p>
    <w:p w:rsidR="00F1071B" w:rsidRDefault="00F1071B" w:rsidP="00F1071B"/>
    <w:p w:rsidR="00F1071B" w:rsidRDefault="00F1071B" w:rsidP="00F1071B">
      <w:pPr>
        <w:rPr>
          <w:b/>
          <w:bCs/>
          <w:u w:val="single"/>
        </w:rPr>
      </w:pPr>
      <w:r>
        <w:rPr>
          <w:b/>
          <w:bCs/>
          <w:u w:val="single"/>
        </w:rPr>
        <w:t>EXTRUSIÓN:</w:t>
      </w:r>
    </w:p>
    <w:p w:rsidR="00F1071B" w:rsidRDefault="00F1071B" w:rsidP="00F1071B">
      <w:r>
        <w:t>MATERIAL:</w:t>
      </w:r>
      <w:r>
        <w:tab/>
      </w:r>
      <w:r>
        <w:tab/>
        <w:t xml:space="preserve">Polietileno BAJA  </w:t>
      </w:r>
      <w:r>
        <w:rPr>
          <w:u w:val="single"/>
        </w:rPr>
        <w:t xml:space="preserve">Tubular </w:t>
      </w:r>
    </w:p>
    <w:p w:rsidR="00F1071B" w:rsidRDefault="00F1071B" w:rsidP="00F1071B">
      <w:r>
        <w:t>MEDIDA:</w:t>
      </w:r>
      <w:r>
        <w:tab/>
      </w:r>
      <w:r>
        <w:tab/>
      </w:r>
      <w:r>
        <w:rPr>
          <w:b/>
        </w:rPr>
        <w:t>16</w:t>
      </w:r>
      <w:r>
        <w:t xml:space="preserve">    Cms.</w:t>
      </w:r>
    </w:p>
    <w:p w:rsidR="00F1071B" w:rsidRDefault="00F1071B" w:rsidP="00F1071B">
      <w:r>
        <w:t>CALIBRE:</w:t>
      </w:r>
      <w:r>
        <w:tab/>
      </w:r>
      <w:r>
        <w:tab/>
      </w:r>
      <w:r>
        <w:rPr>
          <w:b/>
        </w:rPr>
        <w:t xml:space="preserve">3.0 </w:t>
      </w:r>
      <w:r>
        <w:t xml:space="preserve">  ”</w:t>
      </w:r>
    </w:p>
    <w:p w:rsidR="00F1071B" w:rsidRDefault="00F1071B" w:rsidP="00F1071B">
      <w:r>
        <w:t>COLOR:</w:t>
      </w:r>
      <w:r>
        <w:tab/>
      </w:r>
      <w:r>
        <w:tab/>
        <w:t>Transparente</w:t>
      </w:r>
    </w:p>
    <w:p w:rsidR="00F1071B" w:rsidRDefault="00F1071B" w:rsidP="00F1071B">
      <w:r>
        <w:t>TRATADO:</w:t>
      </w:r>
      <w:r>
        <w:tab/>
      </w:r>
      <w:r>
        <w:tab/>
        <w:t>2  Caras.</w:t>
      </w:r>
    </w:p>
    <w:p w:rsidR="00F1071B" w:rsidRDefault="00F1071B" w:rsidP="00F1071B">
      <w:r>
        <w:t>MEZCLA:</w:t>
      </w:r>
      <w:r>
        <w:tab/>
      </w:r>
      <w:r>
        <w:tab/>
        <w:t xml:space="preserve">Baja  25  kg – Lineal  7.5   kg (  </w:t>
      </w:r>
      <w:r>
        <w:rPr>
          <w:b/>
          <w:u w:val="single"/>
        </w:rPr>
        <w:t>EXCENO  2601</w:t>
      </w:r>
      <w:r>
        <w:t xml:space="preserve"> )</w:t>
      </w:r>
    </w:p>
    <w:p w:rsidR="00F1071B" w:rsidRDefault="00F1071B" w:rsidP="00F1071B">
      <w:r>
        <w:t>CANTIDAD:</w:t>
      </w:r>
      <w:r>
        <w:tab/>
      </w:r>
      <w:r>
        <w:tab/>
        <w:t>160</w:t>
      </w:r>
      <w:r>
        <w:rPr>
          <w:b/>
        </w:rPr>
        <w:t xml:space="preserve">  </w:t>
      </w:r>
      <w:r>
        <w:t xml:space="preserve"> Kg.</w:t>
      </w:r>
    </w:p>
    <w:p w:rsidR="00F1071B" w:rsidRDefault="00F1071B" w:rsidP="00F1071B">
      <w:pPr>
        <w:rPr>
          <w:b/>
          <w:bCs/>
          <w:u w:val="single"/>
        </w:rPr>
      </w:pPr>
    </w:p>
    <w:p w:rsidR="00F1071B" w:rsidRDefault="00F1071B" w:rsidP="00F1071B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F1071B" w:rsidRDefault="00F1071B" w:rsidP="00F1071B">
      <w:r>
        <w:t>COLORES:</w:t>
      </w:r>
      <w:r>
        <w:tab/>
      </w:r>
      <w:r>
        <w:tab/>
        <w:t>4  (   Blanco   – Amarillo – Verde  - Negro   )</w:t>
      </w:r>
    </w:p>
    <w:p w:rsidR="00F1071B" w:rsidRDefault="00F1071B" w:rsidP="00F1071B">
      <w:r>
        <w:t>CARAS:</w:t>
      </w:r>
      <w:r>
        <w:tab/>
      </w:r>
      <w:r>
        <w:tab/>
        <w:t>2  ( 4  x 2  - 4 x 2 ) Tambor  Central con angulo</w:t>
      </w:r>
    </w:p>
    <w:p w:rsidR="00F1071B" w:rsidRDefault="00F1071B" w:rsidP="00F1071B">
      <w:r>
        <w:t>REPETICIÓN:</w:t>
      </w:r>
      <w:r>
        <w:tab/>
        <w:t xml:space="preserve">35    Cms. </w:t>
      </w:r>
    </w:p>
    <w:p w:rsidR="00F1071B" w:rsidRDefault="00F1071B" w:rsidP="00F1071B">
      <w:r>
        <w:t>RODILLO :                35</w:t>
      </w:r>
    </w:p>
    <w:p w:rsidR="00F1071B" w:rsidRDefault="00F1071B" w:rsidP="00F1071B">
      <w:r>
        <w:t>SELLADO:</w:t>
      </w:r>
      <w:r>
        <w:tab/>
      </w:r>
      <w:r>
        <w:tab/>
        <w:t>Fondo</w:t>
      </w:r>
    </w:p>
    <w:p w:rsidR="00F1071B" w:rsidRDefault="00F1071B" w:rsidP="00F1071B">
      <w:pPr>
        <w:rPr>
          <w:b/>
        </w:rPr>
      </w:pPr>
      <w:r>
        <w:t>REFERENCIA:</w:t>
      </w:r>
      <w:r>
        <w:tab/>
      </w:r>
      <w:r>
        <w:rPr>
          <w:b/>
        </w:rPr>
        <w:t>CANOA  MARACUYA  900  gms</w:t>
      </w:r>
    </w:p>
    <w:p w:rsidR="00F1071B" w:rsidRDefault="00F1071B" w:rsidP="00F1071B">
      <w:pPr>
        <w:rPr>
          <w:b/>
        </w:rPr>
      </w:pPr>
      <w:r>
        <w:rPr>
          <w:b/>
        </w:rPr>
        <w:tab/>
      </w:r>
      <w:r>
        <w:rPr>
          <w:b/>
        </w:rPr>
        <w:tab/>
      </w:r>
    </w:p>
    <w:p w:rsidR="00F1071B" w:rsidRDefault="00F1071B" w:rsidP="00F1071B"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F1071B" w:rsidRDefault="00F1071B" w:rsidP="00F1071B">
      <w:r>
        <w:rPr>
          <w:b/>
          <w:bCs/>
          <w:u w:val="single"/>
        </w:rPr>
        <w:t>NOTA:</w:t>
      </w:r>
      <w:r>
        <w:t xml:space="preserve">             - Los cyreles  se encuentran  en su planta</w:t>
      </w:r>
      <w:r w:rsidR="00CC6927">
        <w:t>.</w:t>
      </w:r>
    </w:p>
    <w:p w:rsidR="00F1071B" w:rsidRDefault="00F1071B" w:rsidP="00F1071B">
      <w:pPr>
        <w:numPr>
          <w:ilvl w:val="0"/>
          <w:numId w:val="8"/>
        </w:numPr>
      </w:pPr>
      <w:r>
        <w:t>Altura y tonos según   Muestra  Fisica</w:t>
      </w:r>
    </w:p>
    <w:p w:rsidR="00F1071B" w:rsidRDefault="00F1071B" w:rsidP="00F1071B">
      <w:pPr>
        <w:numPr>
          <w:ilvl w:val="0"/>
          <w:numId w:val="8"/>
        </w:numPr>
      </w:pPr>
      <w:r>
        <w:t>SE   APRUEBA  IMPRESION</w:t>
      </w:r>
    </w:p>
    <w:p w:rsidR="00F1071B" w:rsidRDefault="00F1071B" w:rsidP="00F1071B">
      <w:pPr>
        <w:rPr>
          <w:sz w:val="40"/>
          <w:szCs w:val="40"/>
        </w:rPr>
      </w:pPr>
    </w:p>
    <w:p w:rsidR="00F1071B" w:rsidRDefault="00F1071B" w:rsidP="00F1071B"/>
    <w:p w:rsidR="00F1071B" w:rsidRDefault="00F1071B" w:rsidP="00F1071B">
      <w:r>
        <w:t>Agradezco la atención y colaboración prestada.</w:t>
      </w:r>
    </w:p>
    <w:p w:rsidR="00F1071B" w:rsidRDefault="00F1071B" w:rsidP="00F1071B"/>
    <w:p w:rsidR="00F1071B" w:rsidRDefault="00F1071B" w:rsidP="00F1071B"/>
    <w:p w:rsidR="00F1071B" w:rsidRDefault="00F1071B" w:rsidP="00F1071B">
      <w:r>
        <w:t>Cordialmente,</w:t>
      </w:r>
    </w:p>
    <w:p w:rsidR="00F1071B" w:rsidRDefault="00F1071B" w:rsidP="00F1071B"/>
    <w:p w:rsidR="00F1071B" w:rsidRDefault="00F1071B" w:rsidP="00F1071B"/>
    <w:p w:rsidR="00F1071B" w:rsidRDefault="00F1071B" w:rsidP="00F1071B">
      <w:r>
        <w:t>RICARDO CASAS ZAPATA</w:t>
      </w:r>
    </w:p>
    <w:p w:rsidR="00F1071B" w:rsidRDefault="00F1071B" w:rsidP="00F1071B">
      <w:r>
        <w:t>Director.</w:t>
      </w:r>
    </w:p>
    <w:p w:rsidR="00F86361" w:rsidRDefault="00F86361" w:rsidP="0036079A">
      <w:pPr>
        <w:rPr>
          <w:b/>
        </w:rPr>
      </w:pPr>
    </w:p>
    <w:p w:rsidR="004262E2" w:rsidRDefault="004262E2" w:rsidP="0036079A">
      <w:pPr>
        <w:rPr>
          <w:b/>
        </w:rPr>
      </w:pPr>
    </w:p>
    <w:p w:rsidR="004262E2" w:rsidRDefault="004262E2" w:rsidP="004262E2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4262E2" w:rsidRDefault="004262E2" w:rsidP="004262E2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4262E2" w:rsidRDefault="004262E2" w:rsidP="004262E2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4262E2" w:rsidRDefault="004262E2" w:rsidP="004262E2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4262E2" w:rsidRDefault="004262E2" w:rsidP="004262E2">
      <w:pPr>
        <w:pStyle w:val="Ttulo1"/>
      </w:pPr>
    </w:p>
    <w:p w:rsidR="004262E2" w:rsidRDefault="004262E2" w:rsidP="004262E2">
      <w:pPr>
        <w:pStyle w:val="Ttulo1"/>
      </w:pPr>
      <w:r>
        <w:t>ORDEN DE TRABAJO     N°   05960</w:t>
      </w:r>
    </w:p>
    <w:p w:rsidR="004262E2" w:rsidRDefault="004262E2" w:rsidP="004262E2"/>
    <w:p w:rsidR="004262E2" w:rsidRDefault="00187839" w:rsidP="004262E2">
      <w:r>
        <w:t>FECHA:</w:t>
      </w:r>
      <w:r>
        <w:tab/>
        <w:t>Medellín, Enero  14</w:t>
      </w:r>
      <w:r w:rsidR="004262E2">
        <w:t xml:space="preserve">    de 2009</w:t>
      </w:r>
    </w:p>
    <w:p w:rsidR="004262E2" w:rsidRDefault="004262E2" w:rsidP="004262E2">
      <w:r>
        <w:t>PARA:</w:t>
      </w:r>
      <w:r>
        <w:tab/>
      </w:r>
      <w:r>
        <w:tab/>
        <w:t>PLÁSTICOS DARMA</w:t>
      </w:r>
    </w:p>
    <w:p w:rsidR="004262E2" w:rsidRDefault="004262E2" w:rsidP="004262E2">
      <w:r>
        <w:t>ATENCIÓN:</w:t>
      </w:r>
      <w:r>
        <w:tab/>
        <w:t>Sr. Darío Jaramillo</w:t>
      </w:r>
    </w:p>
    <w:p w:rsidR="004262E2" w:rsidRDefault="004262E2" w:rsidP="004262E2">
      <w:r>
        <w:tab/>
      </w:r>
      <w:r>
        <w:tab/>
        <w:t>Gerente.</w:t>
      </w:r>
    </w:p>
    <w:p w:rsidR="004262E2" w:rsidRDefault="004262E2" w:rsidP="004262E2"/>
    <w:p w:rsidR="004262E2" w:rsidRDefault="004262E2" w:rsidP="004262E2">
      <w:r>
        <w:t>Apreciado Don Darío :</w:t>
      </w:r>
    </w:p>
    <w:p w:rsidR="004262E2" w:rsidRDefault="004262E2" w:rsidP="004262E2">
      <w:r>
        <w:t xml:space="preserve"> </w:t>
      </w:r>
    </w:p>
    <w:p w:rsidR="004262E2" w:rsidRDefault="004262E2" w:rsidP="004262E2">
      <w:r>
        <w:t>Con la presente estamos solicitando el siguiente servicio de EXTRUSION E IMPRESION:</w:t>
      </w:r>
    </w:p>
    <w:p w:rsidR="004262E2" w:rsidRDefault="004262E2" w:rsidP="004262E2"/>
    <w:p w:rsidR="004262E2" w:rsidRDefault="004262E2" w:rsidP="004262E2">
      <w:pPr>
        <w:rPr>
          <w:b/>
          <w:bCs/>
          <w:u w:val="single"/>
        </w:rPr>
      </w:pPr>
      <w:r>
        <w:rPr>
          <w:b/>
          <w:bCs/>
          <w:u w:val="single"/>
        </w:rPr>
        <w:t>EXTRUSIÓN:</w:t>
      </w:r>
    </w:p>
    <w:p w:rsidR="004262E2" w:rsidRDefault="004262E2" w:rsidP="004262E2">
      <w:r>
        <w:t>MATERIAL:</w:t>
      </w:r>
      <w:r>
        <w:tab/>
      </w:r>
      <w:r>
        <w:tab/>
        <w:t xml:space="preserve">Polietileno BAJA  </w:t>
      </w:r>
      <w:r>
        <w:rPr>
          <w:u w:val="single"/>
        </w:rPr>
        <w:t xml:space="preserve">Tubular </w:t>
      </w:r>
    </w:p>
    <w:p w:rsidR="004262E2" w:rsidRDefault="004262E2" w:rsidP="004262E2">
      <w:r>
        <w:t>MEDIDA:</w:t>
      </w:r>
      <w:r>
        <w:tab/>
      </w:r>
      <w:r>
        <w:tab/>
      </w:r>
      <w:r>
        <w:rPr>
          <w:b/>
        </w:rPr>
        <w:t>16</w:t>
      </w:r>
      <w:r>
        <w:t xml:space="preserve">    Cms.</w:t>
      </w:r>
    </w:p>
    <w:p w:rsidR="004262E2" w:rsidRDefault="004262E2" w:rsidP="004262E2">
      <w:r>
        <w:t>CALIBRE:</w:t>
      </w:r>
      <w:r>
        <w:tab/>
      </w:r>
      <w:r>
        <w:tab/>
      </w:r>
      <w:r>
        <w:rPr>
          <w:b/>
        </w:rPr>
        <w:t xml:space="preserve">3.0 </w:t>
      </w:r>
      <w:r>
        <w:t xml:space="preserve">  ”</w:t>
      </w:r>
    </w:p>
    <w:p w:rsidR="004262E2" w:rsidRDefault="004262E2" w:rsidP="004262E2">
      <w:r>
        <w:t>COLOR:</w:t>
      </w:r>
      <w:r>
        <w:tab/>
      </w:r>
      <w:r>
        <w:tab/>
        <w:t>Transparente</w:t>
      </w:r>
    </w:p>
    <w:p w:rsidR="004262E2" w:rsidRDefault="004262E2" w:rsidP="004262E2">
      <w:r>
        <w:t>TRATADO:</w:t>
      </w:r>
      <w:r>
        <w:tab/>
      </w:r>
      <w:r>
        <w:tab/>
        <w:t>2  Caras.</w:t>
      </w:r>
    </w:p>
    <w:p w:rsidR="004262E2" w:rsidRDefault="004262E2" w:rsidP="004262E2">
      <w:r>
        <w:t>MEZCLA:</w:t>
      </w:r>
      <w:r>
        <w:tab/>
      </w:r>
      <w:r>
        <w:tab/>
        <w:t xml:space="preserve">Baja  25  kg – Lineal  7.5   kg (  </w:t>
      </w:r>
      <w:r>
        <w:rPr>
          <w:b/>
          <w:u w:val="single"/>
        </w:rPr>
        <w:t>EXCENO  2601</w:t>
      </w:r>
      <w:r>
        <w:t xml:space="preserve"> )</w:t>
      </w:r>
    </w:p>
    <w:p w:rsidR="004262E2" w:rsidRDefault="004262E2" w:rsidP="004262E2">
      <w:r>
        <w:t>CANTIDAD:</w:t>
      </w:r>
      <w:r>
        <w:tab/>
      </w:r>
      <w:r>
        <w:tab/>
        <w:t>160</w:t>
      </w:r>
      <w:r>
        <w:rPr>
          <w:b/>
        </w:rPr>
        <w:t xml:space="preserve">  </w:t>
      </w:r>
      <w:r>
        <w:t xml:space="preserve"> Kg.</w:t>
      </w:r>
    </w:p>
    <w:p w:rsidR="004262E2" w:rsidRDefault="004262E2" w:rsidP="004262E2">
      <w:pPr>
        <w:rPr>
          <w:b/>
          <w:bCs/>
          <w:u w:val="single"/>
        </w:rPr>
      </w:pPr>
    </w:p>
    <w:p w:rsidR="004262E2" w:rsidRDefault="004262E2" w:rsidP="004262E2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4262E2" w:rsidRDefault="004262E2" w:rsidP="004262E2">
      <w:r>
        <w:t>COLORES:</w:t>
      </w:r>
      <w:r>
        <w:tab/>
      </w:r>
      <w:r>
        <w:tab/>
        <w:t xml:space="preserve">4  (   Blanco   – Amarillo – Verde  - Negro </w:t>
      </w:r>
      <w:r w:rsidR="005A34EE">
        <w:t>- Naranja</w:t>
      </w:r>
      <w:r>
        <w:t xml:space="preserve">  )</w:t>
      </w:r>
    </w:p>
    <w:p w:rsidR="004262E2" w:rsidRDefault="005A34EE" w:rsidP="004262E2">
      <w:r>
        <w:t>CARAS:</w:t>
      </w:r>
      <w:r>
        <w:tab/>
      </w:r>
      <w:r>
        <w:tab/>
        <w:t xml:space="preserve">2  ( 5  x 1 ) </w:t>
      </w:r>
    </w:p>
    <w:p w:rsidR="004262E2" w:rsidRDefault="004262E2" w:rsidP="004262E2">
      <w:r>
        <w:t>REPETICIÓN:</w:t>
      </w:r>
      <w:r>
        <w:tab/>
        <w:t xml:space="preserve">35    Cms. </w:t>
      </w:r>
    </w:p>
    <w:p w:rsidR="004262E2" w:rsidRDefault="004262E2" w:rsidP="004262E2">
      <w:r>
        <w:t>RODILLO :                35</w:t>
      </w:r>
    </w:p>
    <w:p w:rsidR="004262E2" w:rsidRDefault="004262E2" w:rsidP="004262E2">
      <w:r>
        <w:t>SELLADO:</w:t>
      </w:r>
      <w:r>
        <w:tab/>
      </w:r>
      <w:r>
        <w:tab/>
        <w:t>Fondo</w:t>
      </w:r>
    </w:p>
    <w:p w:rsidR="004262E2" w:rsidRDefault="004262E2" w:rsidP="004262E2">
      <w:pPr>
        <w:rPr>
          <w:b/>
        </w:rPr>
      </w:pPr>
      <w:r>
        <w:t>REFERENCIA:</w:t>
      </w:r>
      <w:r>
        <w:tab/>
      </w:r>
      <w:r w:rsidR="00994849">
        <w:rPr>
          <w:b/>
        </w:rPr>
        <w:t xml:space="preserve">CANOA  MANGO  </w:t>
      </w:r>
      <w:r>
        <w:rPr>
          <w:b/>
        </w:rPr>
        <w:t xml:space="preserve">  900  gms</w:t>
      </w:r>
    </w:p>
    <w:p w:rsidR="004262E2" w:rsidRDefault="004262E2" w:rsidP="004262E2">
      <w:pPr>
        <w:rPr>
          <w:b/>
        </w:rPr>
      </w:pPr>
      <w:r>
        <w:rPr>
          <w:b/>
        </w:rPr>
        <w:tab/>
      </w:r>
      <w:r>
        <w:rPr>
          <w:b/>
        </w:rPr>
        <w:tab/>
      </w:r>
    </w:p>
    <w:p w:rsidR="004262E2" w:rsidRDefault="004262E2" w:rsidP="004262E2"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4262E2" w:rsidRDefault="004262E2" w:rsidP="004262E2">
      <w:r>
        <w:rPr>
          <w:b/>
          <w:bCs/>
          <w:u w:val="single"/>
        </w:rPr>
        <w:t>NOTA:</w:t>
      </w:r>
      <w:r>
        <w:t xml:space="preserve">             - Los cyreles</w:t>
      </w:r>
      <w:r w:rsidR="0072273B">
        <w:t xml:space="preserve">  los  envía  Grafiflex</w:t>
      </w:r>
    </w:p>
    <w:p w:rsidR="004262E2" w:rsidRDefault="004262E2" w:rsidP="004262E2">
      <w:pPr>
        <w:numPr>
          <w:ilvl w:val="0"/>
          <w:numId w:val="8"/>
        </w:numPr>
      </w:pPr>
      <w:r>
        <w:t>Altura y tonos según   Muestra  Fisica</w:t>
      </w:r>
    </w:p>
    <w:p w:rsidR="004262E2" w:rsidRDefault="004262E2" w:rsidP="004262E2">
      <w:pPr>
        <w:numPr>
          <w:ilvl w:val="0"/>
          <w:numId w:val="8"/>
        </w:numPr>
      </w:pPr>
      <w:r>
        <w:t>SE   APRUEBA  IMPRESION</w:t>
      </w:r>
    </w:p>
    <w:p w:rsidR="004262E2" w:rsidRDefault="004262E2" w:rsidP="004262E2">
      <w:pPr>
        <w:rPr>
          <w:sz w:val="40"/>
          <w:szCs w:val="40"/>
        </w:rPr>
      </w:pPr>
    </w:p>
    <w:p w:rsidR="004262E2" w:rsidRDefault="004262E2" w:rsidP="004262E2"/>
    <w:p w:rsidR="004262E2" w:rsidRDefault="004262E2" w:rsidP="004262E2">
      <w:r>
        <w:t>Agradezco la atención y colaboración prestada.</w:t>
      </w:r>
    </w:p>
    <w:p w:rsidR="004262E2" w:rsidRDefault="004262E2" w:rsidP="004262E2"/>
    <w:p w:rsidR="004262E2" w:rsidRDefault="004262E2" w:rsidP="004262E2"/>
    <w:p w:rsidR="004262E2" w:rsidRDefault="004262E2" w:rsidP="004262E2">
      <w:r>
        <w:t>Cordialmente,</w:t>
      </w:r>
    </w:p>
    <w:p w:rsidR="004262E2" w:rsidRDefault="004262E2" w:rsidP="004262E2"/>
    <w:p w:rsidR="004262E2" w:rsidRDefault="004262E2" w:rsidP="004262E2"/>
    <w:p w:rsidR="004262E2" w:rsidRDefault="004262E2" w:rsidP="004262E2">
      <w:r>
        <w:t>RICARDO CASAS ZAPATA</w:t>
      </w:r>
    </w:p>
    <w:p w:rsidR="004262E2" w:rsidRDefault="004262E2" w:rsidP="004262E2">
      <w:r>
        <w:t>Director.</w:t>
      </w:r>
    </w:p>
    <w:p w:rsidR="004262E2" w:rsidRPr="00456798" w:rsidRDefault="004262E2" w:rsidP="004262E2">
      <w:pPr>
        <w:rPr>
          <w:b/>
        </w:rPr>
      </w:pPr>
    </w:p>
    <w:p w:rsidR="004262E2" w:rsidRDefault="004262E2" w:rsidP="0036079A">
      <w:pPr>
        <w:rPr>
          <w:b/>
        </w:rPr>
      </w:pPr>
    </w:p>
    <w:p w:rsidR="00312123" w:rsidRDefault="00312123" w:rsidP="0036079A">
      <w:pPr>
        <w:rPr>
          <w:b/>
        </w:rPr>
      </w:pPr>
    </w:p>
    <w:p w:rsidR="00312123" w:rsidRDefault="00312123" w:rsidP="00312123">
      <w:pPr>
        <w:rPr>
          <w:b/>
        </w:rPr>
      </w:pPr>
    </w:p>
    <w:p w:rsidR="00312123" w:rsidRDefault="00312123" w:rsidP="00312123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312123" w:rsidRDefault="00312123" w:rsidP="00312123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312123" w:rsidRDefault="00312123" w:rsidP="00312123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312123" w:rsidRDefault="00312123" w:rsidP="00312123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312123" w:rsidRDefault="00312123" w:rsidP="00312123">
      <w:pPr>
        <w:rPr>
          <w:b/>
          <w:bCs/>
        </w:rPr>
      </w:pPr>
    </w:p>
    <w:p w:rsidR="00312123" w:rsidRDefault="008771F0" w:rsidP="00312123">
      <w:pPr>
        <w:pStyle w:val="Ttulo1"/>
      </w:pPr>
      <w:r>
        <w:t>ORDEN DE TRABAJO N°      05958</w:t>
      </w:r>
    </w:p>
    <w:p w:rsidR="00312123" w:rsidRDefault="00312123" w:rsidP="00312123"/>
    <w:p w:rsidR="00312123" w:rsidRDefault="00312123" w:rsidP="00312123"/>
    <w:p w:rsidR="00312123" w:rsidRDefault="00312123" w:rsidP="00312123">
      <w:r>
        <w:t>FECHA:</w:t>
      </w:r>
      <w:r>
        <w:tab/>
        <w:t xml:space="preserve">Medellín,  Noviembre    12    de </w:t>
      </w:r>
      <w:r w:rsidR="00DC3B2D">
        <w:t xml:space="preserve">   </w:t>
      </w:r>
      <w:r>
        <w:t>2010</w:t>
      </w:r>
    </w:p>
    <w:p w:rsidR="00312123" w:rsidRDefault="00312123" w:rsidP="00312123">
      <w:r>
        <w:t>PARA:</w:t>
      </w:r>
      <w:r>
        <w:tab/>
      </w:r>
      <w:r>
        <w:tab/>
        <w:t>PLÁSTICOS DARMA</w:t>
      </w:r>
    </w:p>
    <w:p w:rsidR="00312123" w:rsidRDefault="00312123" w:rsidP="00312123">
      <w:r>
        <w:t>ATENCIÓN:</w:t>
      </w:r>
      <w:r>
        <w:tab/>
        <w:t>Sr. Darío Jaramillo</w:t>
      </w:r>
    </w:p>
    <w:p w:rsidR="00312123" w:rsidRDefault="00312123" w:rsidP="00312123">
      <w:r>
        <w:tab/>
      </w:r>
      <w:r>
        <w:tab/>
        <w:t>Gerente.</w:t>
      </w:r>
    </w:p>
    <w:p w:rsidR="00312123" w:rsidRDefault="00312123" w:rsidP="00312123"/>
    <w:p w:rsidR="00312123" w:rsidRDefault="00312123" w:rsidP="00312123">
      <w:r>
        <w:t>Apreciado Don Darío :</w:t>
      </w:r>
    </w:p>
    <w:p w:rsidR="00312123" w:rsidRDefault="00312123" w:rsidP="00312123">
      <w:r>
        <w:t xml:space="preserve"> </w:t>
      </w:r>
    </w:p>
    <w:p w:rsidR="00312123" w:rsidRDefault="00312123" w:rsidP="00312123">
      <w:r>
        <w:t>Con la presente estamos solicitando el siguiente servicio de   IMPRESIÓN  :</w:t>
      </w:r>
    </w:p>
    <w:p w:rsidR="00312123" w:rsidRDefault="00312123" w:rsidP="00312123"/>
    <w:p w:rsidR="00312123" w:rsidRDefault="00312123" w:rsidP="00312123">
      <w:pPr>
        <w:rPr>
          <w:b/>
          <w:bCs/>
          <w:u w:val="single"/>
        </w:rPr>
      </w:pPr>
    </w:p>
    <w:p w:rsidR="00312123" w:rsidRDefault="00312123" w:rsidP="00312123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312123" w:rsidRDefault="00312123" w:rsidP="00312123"/>
    <w:p w:rsidR="00312123" w:rsidRDefault="00312123" w:rsidP="00312123">
      <w:r>
        <w:t>MATERIAL:</w:t>
      </w:r>
      <w:r>
        <w:tab/>
      </w:r>
      <w:r>
        <w:tab/>
        <w:t>Polietileno     Lamina    Transparente  BD</w:t>
      </w:r>
    </w:p>
    <w:p w:rsidR="00312123" w:rsidRDefault="00312123" w:rsidP="00312123">
      <w:r>
        <w:t>MEDIDA:</w:t>
      </w:r>
      <w:r>
        <w:tab/>
      </w:r>
      <w:r>
        <w:tab/>
      </w:r>
      <w:r>
        <w:rPr>
          <w:b/>
        </w:rPr>
        <w:t xml:space="preserve">32 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312123" w:rsidRPr="006D12B2" w:rsidRDefault="00312123" w:rsidP="00312123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312123" w:rsidRDefault="00312123" w:rsidP="00312123">
      <w:r>
        <w:t>TRATADO:</w:t>
      </w:r>
      <w:r>
        <w:tab/>
      </w:r>
      <w:r>
        <w:tab/>
        <w:t>1  Cara</w:t>
      </w:r>
    </w:p>
    <w:p w:rsidR="00312123" w:rsidRDefault="00867BFF" w:rsidP="00312123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 w:rsidRPr="00867BFF">
        <w:rPr>
          <w:b/>
        </w:rPr>
        <w:t xml:space="preserve">300 </w:t>
      </w:r>
      <w:r w:rsidR="00312123">
        <w:rPr>
          <w:b/>
        </w:rPr>
        <w:t xml:space="preserve"> </w:t>
      </w:r>
      <w:r w:rsidR="00312123" w:rsidRPr="00900A5A">
        <w:rPr>
          <w:b/>
        </w:rPr>
        <w:t xml:space="preserve">  Kg</w:t>
      </w:r>
      <w:r w:rsidR="00312123">
        <w:t>.</w:t>
      </w:r>
    </w:p>
    <w:p w:rsidR="00312123" w:rsidRDefault="00312123" w:rsidP="00312123">
      <w:r>
        <w:t>COLORES:</w:t>
      </w:r>
      <w:r>
        <w:tab/>
      </w:r>
      <w:r>
        <w:tab/>
        <w:t xml:space="preserve">2    ( Blanco – Negro    )   </w:t>
      </w:r>
    </w:p>
    <w:p w:rsidR="00312123" w:rsidRDefault="00312123" w:rsidP="00312123">
      <w:r>
        <w:t>CARAS:</w:t>
      </w:r>
      <w:r>
        <w:tab/>
      </w:r>
      <w:r>
        <w:tab/>
        <w:t>1  (3 x 1  )</w:t>
      </w:r>
    </w:p>
    <w:p w:rsidR="00312123" w:rsidRDefault="00312123" w:rsidP="00312123">
      <w:r>
        <w:t>REPETICIÓN:</w:t>
      </w:r>
      <w:r>
        <w:tab/>
        <w:t xml:space="preserve">11   Cms   </w:t>
      </w:r>
    </w:p>
    <w:p w:rsidR="00312123" w:rsidRPr="00900A5A" w:rsidRDefault="00312123" w:rsidP="00312123">
      <w:pPr>
        <w:rPr>
          <w:b/>
        </w:rPr>
      </w:pPr>
      <w:r>
        <w:t xml:space="preserve">RODILLO  :               </w:t>
      </w:r>
      <w:r>
        <w:rPr>
          <w:b/>
        </w:rPr>
        <w:t>45</w:t>
      </w:r>
    </w:p>
    <w:p w:rsidR="00312123" w:rsidRDefault="00312123" w:rsidP="00312123">
      <w:r>
        <w:t>LAMINA:</w:t>
      </w:r>
      <w:r>
        <w:tab/>
      </w:r>
      <w:r>
        <w:tab/>
        <w:t xml:space="preserve">15.5    Cms   </w:t>
      </w:r>
      <w:r w:rsidR="00320E9D">
        <w:t xml:space="preserve">  </w:t>
      </w:r>
      <w:r>
        <w:t xml:space="preserve"> REFILADA PARA EMPAQUETADORA</w:t>
      </w:r>
    </w:p>
    <w:p w:rsidR="00312123" w:rsidRDefault="00312123" w:rsidP="00312123">
      <w:r>
        <w:t>FOTOCAELDA:</w:t>
      </w:r>
      <w:r>
        <w:tab/>
        <w:t>Según muestra con doble  color</w:t>
      </w:r>
    </w:p>
    <w:p w:rsidR="00312123" w:rsidRPr="00146B92" w:rsidRDefault="00312123" w:rsidP="00312123">
      <w:pPr>
        <w:rPr>
          <w:b/>
        </w:rPr>
      </w:pPr>
      <w:r>
        <w:t>REFERENCIA:</w:t>
      </w:r>
      <w:r>
        <w:tab/>
      </w:r>
      <w:r>
        <w:rPr>
          <w:b/>
        </w:rPr>
        <w:t>PULPA   GENERICA  CON  FOTOCELDA</w:t>
      </w:r>
    </w:p>
    <w:p w:rsidR="00312123" w:rsidRDefault="00312123" w:rsidP="00312123">
      <w:r>
        <w:tab/>
      </w:r>
      <w:r>
        <w:tab/>
      </w:r>
      <w:r>
        <w:tab/>
      </w:r>
    </w:p>
    <w:p w:rsidR="00312123" w:rsidRDefault="00312123" w:rsidP="00312123"/>
    <w:p w:rsidR="00312123" w:rsidRDefault="00312123" w:rsidP="00312123">
      <w:r>
        <w:rPr>
          <w:b/>
          <w:bCs/>
          <w:u w:val="single"/>
        </w:rPr>
        <w:t>NOTA:</w:t>
      </w:r>
      <w:r>
        <w:t xml:space="preserve">  - Cyreles  en  su  planta</w:t>
      </w:r>
    </w:p>
    <w:p w:rsidR="00312123" w:rsidRDefault="00312123" w:rsidP="00312123"/>
    <w:p w:rsidR="00312123" w:rsidRPr="00492713" w:rsidRDefault="00312123" w:rsidP="00312123">
      <w:pPr>
        <w:ind w:left="1500"/>
        <w:rPr>
          <w:b/>
          <w:sz w:val="28"/>
          <w:szCs w:val="28"/>
        </w:rPr>
      </w:pPr>
    </w:p>
    <w:p w:rsidR="00312123" w:rsidRDefault="00312123" w:rsidP="00312123"/>
    <w:p w:rsidR="00312123" w:rsidRDefault="00312123" w:rsidP="00312123"/>
    <w:p w:rsidR="00312123" w:rsidRDefault="00312123" w:rsidP="00312123">
      <w:r>
        <w:t>Agradezco la atención y colaboración prestada.</w:t>
      </w:r>
    </w:p>
    <w:p w:rsidR="00312123" w:rsidRDefault="00312123" w:rsidP="00312123"/>
    <w:p w:rsidR="00312123" w:rsidRDefault="00312123" w:rsidP="00312123">
      <w:r>
        <w:t>Cordialmente,</w:t>
      </w:r>
    </w:p>
    <w:p w:rsidR="00312123" w:rsidRDefault="00312123" w:rsidP="00312123"/>
    <w:p w:rsidR="00312123" w:rsidRPr="00F4077E" w:rsidRDefault="00312123" w:rsidP="00312123">
      <w:pPr>
        <w:rPr>
          <w:b/>
        </w:rPr>
      </w:pPr>
    </w:p>
    <w:p w:rsidR="00312123" w:rsidRDefault="00312123" w:rsidP="00312123"/>
    <w:p w:rsidR="00312123" w:rsidRDefault="00312123" w:rsidP="00312123">
      <w:r>
        <w:t>RICARDO CASAS ZAPATA</w:t>
      </w:r>
    </w:p>
    <w:p w:rsidR="00312123" w:rsidRPr="00EA0322" w:rsidRDefault="00312123" w:rsidP="00312123">
      <w:pPr>
        <w:rPr>
          <w:b/>
        </w:rPr>
      </w:pPr>
      <w:r>
        <w:t>Director.</w:t>
      </w:r>
    </w:p>
    <w:p w:rsidR="00312123" w:rsidRDefault="00312123" w:rsidP="00312123">
      <w:pPr>
        <w:rPr>
          <w:b/>
        </w:rPr>
      </w:pPr>
    </w:p>
    <w:p w:rsidR="00312123" w:rsidRDefault="00312123" w:rsidP="00312123">
      <w:pPr>
        <w:rPr>
          <w:b/>
        </w:rPr>
      </w:pPr>
    </w:p>
    <w:p w:rsidR="001C5CE0" w:rsidRDefault="001C5CE0" w:rsidP="001C5CE0">
      <w:pPr>
        <w:rPr>
          <w:b/>
        </w:rPr>
      </w:pPr>
    </w:p>
    <w:p w:rsidR="001C5CE0" w:rsidRDefault="001C5CE0" w:rsidP="001C5CE0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1C5CE0" w:rsidRDefault="001C5CE0" w:rsidP="001C5CE0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1C5CE0" w:rsidRDefault="001C5CE0" w:rsidP="001C5CE0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1C5CE0" w:rsidRDefault="001C5CE0" w:rsidP="001C5CE0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1C5CE0" w:rsidRDefault="001C5CE0" w:rsidP="001C5CE0">
      <w:pPr>
        <w:pStyle w:val="Ttulo1"/>
      </w:pPr>
    </w:p>
    <w:p w:rsidR="001C5CE0" w:rsidRDefault="001C5CE0" w:rsidP="001C5CE0">
      <w:pPr>
        <w:pStyle w:val="Ttulo1"/>
      </w:pPr>
      <w:r>
        <w:t xml:space="preserve">ORDEN DE TRABAJO </w:t>
      </w:r>
      <w:r w:rsidR="00652116">
        <w:t xml:space="preserve">  </w:t>
      </w:r>
      <w:r>
        <w:t xml:space="preserve"> N°      05836</w:t>
      </w:r>
      <w:r w:rsidR="00B43D93">
        <w:t>-1</w:t>
      </w:r>
    </w:p>
    <w:p w:rsidR="001C5CE0" w:rsidRDefault="001C5CE0" w:rsidP="001C5CE0"/>
    <w:p w:rsidR="001C5CE0" w:rsidRDefault="00073829" w:rsidP="001C5CE0">
      <w:r>
        <w:t>FECHA:</w:t>
      </w:r>
      <w:r>
        <w:tab/>
        <w:t>Medellín, Enero   14</w:t>
      </w:r>
      <w:r w:rsidR="001C5CE0">
        <w:t xml:space="preserve">   de </w:t>
      </w:r>
      <w:r>
        <w:t xml:space="preserve">   </w:t>
      </w:r>
      <w:r w:rsidR="001C5CE0">
        <w:t>2009</w:t>
      </w:r>
    </w:p>
    <w:p w:rsidR="001C5CE0" w:rsidRDefault="001C5CE0" w:rsidP="001C5CE0">
      <w:r>
        <w:t>PARA:</w:t>
      </w:r>
      <w:r>
        <w:tab/>
      </w:r>
      <w:r>
        <w:tab/>
        <w:t>PLÁSTICOS DARMA</w:t>
      </w:r>
    </w:p>
    <w:p w:rsidR="001C5CE0" w:rsidRDefault="001C5CE0" w:rsidP="001C5CE0">
      <w:r>
        <w:t>ATENCIÓN:</w:t>
      </w:r>
      <w:r>
        <w:tab/>
        <w:t>Sr. Darío Jaramillo</w:t>
      </w:r>
    </w:p>
    <w:p w:rsidR="001C5CE0" w:rsidRDefault="001C5CE0" w:rsidP="001C5CE0">
      <w:r>
        <w:tab/>
      </w:r>
      <w:r>
        <w:tab/>
        <w:t>Gerente.</w:t>
      </w:r>
    </w:p>
    <w:p w:rsidR="001C5CE0" w:rsidRDefault="001C5CE0" w:rsidP="001C5CE0"/>
    <w:p w:rsidR="001C5CE0" w:rsidRDefault="001C5CE0" w:rsidP="001C5CE0">
      <w:r>
        <w:t>Apreciado Don Darío :</w:t>
      </w:r>
    </w:p>
    <w:p w:rsidR="001C5CE0" w:rsidRDefault="001C5CE0" w:rsidP="001C5CE0">
      <w:r>
        <w:t xml:space="preserve"> </w:t>
      </w:r>
    </w:p>
    <w:p w:rsidR="001C5CE0" w:rsidRDefault="001C5CE0" w:rsidP="001C5CE0">
      <w:r>
        <w:t>Con la presente estamos solicitando el si</w:t>
      </w:r>
      <w:r w:rsidR="003E41BA">
        <w:t xml:space="preserve">guiente servicio de </w:t>
      </w:r>
      <w:r>
        <w:t>IMPRESION:</w:t>
      </w:r>
    </w:p>
    <w:p w:rsidR="001C5CE0" w:rsidRDefault="001C5CE0" w:rsidP="001C5CE0"/>
    <w:p w:rsidR="001C5CE0" w:rsidRDefault="00024141" w:rsidP="001C5CE0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024141" w:rsidRDefault="00024141" w:rsidP="001C5CE0">
      <w:pPr>
        <w:rPr>
          <w:b/>
          <w:bCs/>
          <w:u w:val="single"/>
        </w:rPr>
      </w:pPr>
    </w:p>
    <w:p w:rsidR="001C5CE0" w:rsidRDefault="001C5CE0" w:rsidP="001C5CE0">
      <w:r>
        <w:t>MATERIAL:</w:t>
      </w:r>
      <w:r>
        <w:tab/>
      </w:r>
      <w:r>
        <w:tab/>
        <w:t>Polietileno BAJA  Lamina .</w:t>
      </w:r>
    </w:p>
    <w:p w:rsidR="001C5CE0" w:rsidRDefault="001C5CE0" w:rsidP="001C5CE0">
      <w:r>
        <w:t>MEDIDA:</w:t>
      </w:r>
      <w:r>
        <w:tab/>
      </w:r>
      <w:r>
        <w:tab/>
      </w:r>
      <w:r>
        <w:rPr>
          <w:b/>
        </w:rPr>
        <w:t xml:space="preserve">61  </w:t>
      </w:r>
      <w:r>
        <w:t>Cms.</w:t>
      </w:r>
    </w:p>
    <w:p w:rsidR="001C5CE0" w:rsidRDefault="001C5CE0" w:rsidP="001C5CE0">
      <w:r>
        <w:t>CALIBRE:</w:t>
      </w:r>
      <w:r>
        <w:tab/>
      </w:r>
      <w:r>
        <w:tab/>
      </w:r>
      <w:r>
        <w:rPr>
          <w:b/>
        </w:rPr>
        <w:t>3.4</w:t>
      </w:r>
      <w:r>
        <w:t xml:space="preserve">  ”</w:t>
      </w:r>
    </w:p>
    <w:p w:rsidR="001C5CE0" w:rsidRDefault="001C5CE0" w:rsidP="001C5CE0">
      <w:r>
        <w:t>COLOR:</w:t>
      </w:r>
      <w:r>
        <w:tab/>
      </w:r>
      <w:r>
        <w:tab/>
        <w:t>Transparente</w:t>
      </w:r>
    </w:p>
    <w:p w:rsidR="001C5CE0" w:rsidRDefault="001C5CE0" w:rsidP="001C5CE0">
      <w:r>
        <w:t>TRATADO:</w:t>
      </w:r>
      <w:r>
        <w:tab/>
      </w:r>
      <w:r>
        <w:tab/>
        <w:t>2  Caras.</w:t>
      </w:r>
    </w:p>
    <w:p w:rsidR="001C5CE0" w:rsidRDefault="001C5CE0" w:rsidP="001C5CE0">
      <w:pPr>
        <w:rPr>
          <w:b/>
          <w:bCs/>
        </w:rPr>
      </w:pPr>
      <w:r>
        <w:t>CANTIDAD:</w:t>
      </w:r>
      <w:r>
        <w:tab/>
      </w:r>
      <w:r>
        <w:tab/>
      </w:r>
      <w:r w:rsidR="00115C48">
        <w:rPr>
          <w:b/>
        </w:rPr>
        <w:t>400</w:t>
      </w:r>
      <w:r>
        <w:t xml:space="preserve">    Kg.</w:t>
      </w:r>
    </w:p>
    <w:p w:rsidR="001C5CE0" w:rsidRDefault="001C5CE0" w:rsidP="001C5CE0">
      <w:r>
        <w:t>COLORES:</w:t>
      </w:r>
      <w:r>
        <w:tab/>
      </w:r>
      <w:r>
        <w:tab/>
        <w:t>4  ( Azul  – Verde – Blanco – Rojo )</w:t>
      </w:r>
    </w:p>
    <w:p w:rsidR="001C5CE0" w:rsidRDefault="001C5CE0" w:rsidP="001C5CE0">
      <w:r>
        <w:t>CARAS:</w:t>
      </w:r>
      <w:r>
        <w:tab/>
      </w:r>
      <w:r>
        <w:tab/>
        <w:t>1  (4 x 1 – 3 x 1)</w:t>
      </w:r>
    </w:p>
    <w:p w:rsidR="001C5CE0" w:rsidRDefault="001C5CE0" w:rsidP="001C5CE0">
      <w:r>
        <w:t>REPETICIÓN:</w:t>
      </w:r>
      <w:r>
        <w:tab/>
        <w:t xml:space="preserve">13.8 Cms. </w:t>
      </w:r>
    </w:p>
    <w:p w:rsidR="001C5CE0" w:rsidRDefault="001C5CE0" w:rsidP="001C5CE0">
      <w:r>
        <w:t>BOLSA:</w:t>
      </w:r>
      <w:r>
        <w:tab/>
      </w:r>
      <w:r>
        <w:tab/>
        <w:t xml:space="preserve">13.8  X 30.5 Cms  </w:t>
      </w:r>
    </w:p>
    <w:p w:rsidR="001C5CE0" w:rsidRDefault="001C5CE0" w:rsidP="001C5CE0">
      <w:r>
        <w:t>RODILLO :                42</w:t>
      </w:r>
    </w:p>
    <w:p w:rsidR="001C5CE0" w:rsidRDefault="001C5CE0" w:rsidP="001C5CE0">
      <w:r>
        <w:t>SELLADO:</w:t>
      </w:r>
      <w:r>
        <w:tab/>
      </w:r>
      <w:r>
        <w:tab/>
        <w:t xml:space="preserve">Lateral </w:t>
      </w:r>
    </w:p>
    <w:p w:rsidR="001C5CE0" w:rsidRDefault="001C5CE0" w:rsidP="001C5CE0">
      <w:r>
        <w:t>REFERENCIA:</w:t>
      </w:r>
      <w:r>
        <w:tab/>
      </w:r>
      <w:r>
        <w:rPr>
          <w:b/>
        </w:rPr>
        <w:t>LANCHERO  LOMITO</w:t>
      </w:r>
    </w:p>
    <w:p w:rsidR="001C5CE0" w:rsidRDefault="001C5CE0" w:rsidP="001C5CE0">
      <w:r>
        <w:tab/>
      </w:r>
      <w:r>
        <w:tab/>
      </w:r>
      <w:r>
        <w:tab/>
      </w:r>
    </w:p>
    <w:p w:rsidR="001C5CE0" w:rsidRDefault="001C5CE0" w:rsidP="001C5CE0"/>
    <w:p w:rsidR="001C5CE0" w:rsidRDefault="001C5CE0" w:rsidP="001C5CE0">
      <w:r>
        <w:rPr>
          <w:b/>
          <w:bCs/>
          <w:u w:val="single"/>
        </w:rPr>
        <w:t>NOTA:</w:t>
      </w:r>
      <w:r>
        <w:t xml:space="preserve">  - Los cyreles se encuentran en su  planta</w:t>
      </w:r>
    </w:p>
    <w:p w:rsidR="001C5CE0" w:rsidRDefault="001C5CE0" w:rsidP="001C5CE0">
      <w:pPr>
        <w:numPr>
          <w:ilvl w:val="0"/>
          <w:numId w:val="8"/>
        </w:numPr>
      </w:pPr>
      <w:r>
        <w:t>Tonos de impresión igual a</w:t>
      </w:r>
      <w:r w:rsidR="00835646">
        <w:t xml:space="preserve"> </w:t>
      </w:r>
      <w:r>
        <w:t xml:space="preserve"> Evelmar</w:t>
      </w:r>
    </w:p>
    <w:p w:rsidR="001C5CE0" w:rsidRDefault="001C5CE0" w:rsidP="001C5CE0">
      <w:pPr>
        <w:numPr>
          <w:ilvl w:val="0"/>
          <w:numId w:val="8"/>
        </w:numPr>
        <w:rPr>
          <w:b/>
        </w:rPr>
      </w:pPr>
      <w:r>
        <w:rPr>
          <w:b/>
        </w:rPr>
        <w:t xml:space="preserve">IGUAL ULTIMA  IMPRESIÓN </w:t>
      </w:r>
    </w:p>
    <w:p w:rsidR="001C5CE0" w:rsidRDefault="001C5CE0" w:rsidP="001C5CE0">
      <w:pPr>
        <w:numPr>
          <w:ilvl w:val="0"/>
          <w:numId w:val="8"/>
        </w:numPr>
        <w:rPr>
          <w:b/>
        </w:rPr>
      </w:pPr>
      <w:r>
        <w:rPr>
          <w:b/>
        </w:rPr>
        <w:t>Colocar pie de Imprenta de Plasticos Union</w:t>
      </w:r>
    </w:p>
    <w:p w:rsidR="001C5CE0" w:rsidRDefault="001C5CE0" w:rsidP="001C5CE0">
      <w:pPr>
        <w:ind w:left="1500"/>
        <w:rPr>
          <w:b/>
        </w:rPr>
      </w:pPr>
    </w:p>
    <w:p w:rsidR="001C5CE0" w:rsidRDefault="001C5CE0" w:rsidP="001C5CE0"/>
    <w:p w:rsidR="001C5CE0" w:rsidRDefault="001C5CE0" w:rsidP="001C5CE0">
      <w:r>
        <w:t>Agradezco la atención y colaboración prestada.</w:t>
      </w:r>
    </w:p>
    <w:p w:rsidR="001C5CE0" w:rsidRDefault="001C5CE0" w:rsidP="001C5CE0"/>
    <w:p w:rsidR="001C5CE0" w:rsidRDefault="001C5CE0" w:rsidP="001C5CE0">
      <w:r>
        <w:t>Cordialmente,</w:t>
      </w:r>
    </w:p>
    <w:p w:rsidR="001C5CE0" w:rsidRDefault="001C5CE0" w:rsidP="001C5CE0"/>
    <w:p w:rsidR="001C5CE0" w:rsidRDefault="001C5CE0" w:rsidP="001C5CE0"/>
    <w:p w:rsidR="001C5CE0" w:rsidRDefault="001C5CE0" w:rsidP="001C5CE0">
      <w:r>
        <w:t>RICARDO CASAS ZAPATA</w:t>
      </w:r>
    </w:p>
    <w:p w:rsidR="001C5CE0" w:rsidRDefault="001C5CE0" w:rsidP="001C5CE0">
      <w:r>
        <w:t>Director.</w:t>
      </w:r>
    </w:p>
    <w:p w:rsidR="00312123" w:rsidRDefault="00312123" w:rsidP="0036079A">
      <w:pPr>
        <w:rPr>
          <w:b/>
        </w:rPr>
      </w:pPr>
    </w:p>
    <w:p w:rsidR="00A93AD8" w:rsidRDefault="00A93AD8" w:rsidP="0036079A">
      <w:pPr>
        <w:rPr>
          <w:b/>
        </w:rPr>
      </w:pPr>
    </w:p>
    <w:p w:rsidR="00A93AD8" w:rsidRDefault="00A93AD8" w:rsidP="0036079A">
      <w:pPr>
        <w:rPr>
          <w:b/>
        </w:rPr>
      </w:pPr>
    </w:p>
    <w:p w:rsidR="003F012D" w:rsidRDefault="003F012D" w:rsidP="003F012D">
      <w:pPr>
        <w:rPr>
          <w:b/>
        </w:rPr>
      </w:pPr>
    </w:p>
    <w:p w:rsidR="003F012D" w:rsidRDefault="003F012D" w:rsidP="003F012D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3F012D" w:rsidRDefault="003F012D" w:rsidP="003F012D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3F012D" w:rsidRDefault="003F012D" w:rsidP="003F012D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3F012D" w:rsidRDefault="003F012D" w:rsidP="003F012D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3F012D" w:rsidRDefault="003F012D" w:rsidP="003F012D"/>
    <w:p w:rsidR="003F012D" w:rsidRDefault="003F012D" w:rsidP="003F012D">
      <w:pPr>
        <w:pStyle w:val="Ttulo1"/>
      </w:pPr>
      <w:r>
        <w:t>ORDEN DE TRABAJO  N°     05908</w:t>
      </w:r>
    </w:p>
    <w:p w:rsidR="003F012D" w:rsidRDefault="003F012D" w:rsidP="003F012D"/>
    <w:p w:rsidR="003F012D" w:rsidRDefault="003F012D" w:rsidP="003F012D">
      <w:r>
        <w:t>FECHA</w:t>
      </w:r>
      <w:r w:rsidR="00E510FD">
        <w:t>:</w:t>
      </w:r>
      <w:r w:rsidR="00E510FD">
        <w:tab/>
        <w:t>Medellín,  Enero  15   de</w:t>
      </w:r>
      <w:r w:rsidR="008F519B">
        <w:t xml:space="preserve">   </w:t>
      </w:r>
      <w:r w:rsidR="00E510FD">
        <w:t xml:space="preserve"> 2010</w:t>
      </w:r>
    </w:p>
    <w:p w:rsidR="003F012D" w:rsidRDefault="003F012D" w:rsidP="003F012D">
      <w:r>
        <w:t>PARA:</w:t>
      </w:r>
      <w:r>
        <w:tab/>
      </w:r>
      <w:r>
        <w:tab/>
        <w:t>PLÁSTICOS DARMA</w:t>
      </w:r>
    </w:p>
    <w:p w:rsidR="003F012D" w:rsidRDefault="003F012D" w:rsidP="003F012D">
      <w:r>
        <w:t>ATENCIÓN:</w:t>
      </w:r>
      <w:r>
        <w:tab/>
        <w:t>Sr. Darío Jaramillo</w:t>
      </w:r>
    </w:p>
    <w:p w:rsidR="003F012D" w:rsidRDefault="003F012D" w:rsidP="003F012D">
      <w:r>
        <w:tab/>
      </w:r>
      <w:r>
        <w:tab/>
        <w:t>Gerente.</w:t>
      </w:r>
    </w:p>
    <w:p w:rsidR="003F012D" w:rsidRDefault="003F012D" w:rsidP="003F012D"/>
    <w:p w:rsidR="003F012D" w:rsidRDefault="003F012D" w:rsidP="003F012D">
      <w:r>
        <w:t>Apreciado Don Darío :</w:t>
      </w:r>
    </w:p>
    <w:p w:rsidR="003F012D" w:rsidRDefault="003F012D" w:rsidP="003F012D">
      <w:r>
        <w:t xml:space="preserve"> </w:t>
      </w:r>
    </w:p>
    <w:p w:rsidR="003F012D" w:rsidRDefault="003F012D" w:rsidP="003F012D">
      <w:r>
        <w:t>Con la presente estamos solicitando el siguiente servicio de EXTRUSION E IMPRESION:</w:t>
      </w:r>
    </w:p>
    <w:p w:rsidR="003F012D" w:rsidRDefault="003F012D" w:rsidP="003F012D"/>
    <w:p w:rsidR="003F012D" w:rsidRDefault="00DE31DD" w:rsidP="003F012D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DE31DD" w:rsidRDefault="00DE31DD" w:rsidP="003F012D">
      <w:pPr>
        <w:rPr>
          <w:b/>
          <w:bCs/>
          <w:u w:val="single"/>
        </w:rPr>
      </w:pPr>
    </w:p>
    <w:p w:rsidR="003F012D" w:rsidRDefault="003F012D" w:rsidP="003F012D">
      <w:r>
        <w:t>MATERIAL:</w:t>
      </w:r>
      <w:r>
        <w:tab/>
      </w:r>
      <w:r>
        <w:tab/>
        <w:t>Polietileno BAJA  lamina</w:t>
      </w:r>
    </w:p>
    <w:p w:rsidR="003F012D" w:rsidRPr="003F0627" w:rsidRDefault="003F012D" w:rsidP="003F012D">
      <w:pPr>
        <w:rPr>
          <w:b/>
        </w:rPr>
      </w:pPr>
      <w:r>
        <w:t>MEDIDA:</w:t>
      </w:r>
      <w:r>
        <w:tab/>
      </w:r>
      <w:r>
        <w:tab/>
      </w:r>
      <w:r>
        <w:rPr>
          <w:b/>
        </w:rPr>
        <w:t>81  cm</w:t>
      </w:r>
    </w:p>
    <w:p w:rsidR="003F012D" w:rsidRDefault="003F012D" w:rsidP="003F012D">
      <w:r>
        <w:t>CALIBRE:</w:t>
      </w:r>
      <w:r>
        <w:tab/>
      </w:r>
      <w:r>
        <w:tab/>
      </w:r>
      <w:r>
        <w:rPr>
          <w:b/>
        </w:rPr>
        <w:t xml:space="preserve">1.0   </w:t>
      </w:r>
      <w:r w:rsidRPr="00BB2CA5">
        <w:rPr>
          <w:b/>
        </w:rPr>
        <w:t>”</w:t>
      </w:r>
    </w:p>
    <w:p w:rsidR="003F012D" w:rsidRDefault="003F012D" w:rsidP="003F012D">
      <w:r>
        <w:t>COLOR:</w:t>
      </w:r>
      <w:r>
        <w:tab/>
      </w:r>
      <w:r>
        <w:tab/>
        <w:t>Transparente</w:t>
      </w:r>
    </w:p>
    <w:p w:rsidR="003F012D" w:rsidRDefault="003F012D" w:rsidP="003F012D">
      <w:r>
        <w:t>TRATADO:</w:t>
      </w:r>
      <w:r>
        <w:tab/>
      </w:r>
      <w:r>
        <w:tab/>
        <w:t>1  Cara.</w:t>
      </w:r>
    </w:p>
    <w:p w:rsidR="003F012D" w:rsidRDefault="003F012D" w:rsidP="003F012D">
      <w:pPr>
        <w:rPr>
          <w:b/>
          <w:bCs/>
        </w:rPr>
      </w:pPr>
      <w:r>
        <w:t>CANTIDAD:</w:t>
      </w:r>
      <w:r>
        <w:tab/>
      </w:r>
      <w:r>
        <w:tab/>
      </w:r>
      <w:r w:rsidR="00D34BD4">
        <w:rPr>
          <w:b/>
        </w:rPr>
        <w:t xml:space="preserve">700 </w:t>
      </w:r>
      <w:r>
        <w:t xml:space="preserve">    Kg.</w:t>
      </w:r>
      <w:r>
        <w:rPr>
          <w:b/>
          <w:bCs/>
        </w:rPr>
        <w:tab/>
      </w:r>
    </w:p>
    <w:p w:rsidR="003F012D" w:rsidRDefault="003F012D" w:rsidP="003F012D">
      <w:r>
        <w:t>COLORES:</w:t>
      </w:r>
      <w:r>
        <w:tab/>
      </w:r>
      <w:r>
        <w:tab/>
        <w:t xml:space="preserve">3     (  Azul  </w:t>
      </w:r>
      <w:smartTag w:uri="urn:schemas-microsoft-com:office:smarttags" w:element="metricconverter">
        <w:smartTagPr>
          <w:attr w:name="ProductID" w:val="300 C"/>
        </w:smartTagPr>
        <w:r>
          <w:t>300 C</w:t>
        </w:r>
      </w:smartTag>
      <w:r>
        <w:t xml:space="preserve">  -  Blanco  -   Amarillo 109  C     )</w:t>
      </w:r>
    </w:p>
    <w:p w:rsidR="003F012D" w:rsidRDefault="003F012D" w:rsidP="003F012D">
      <w:r>
        <w:t>CARAS:</w:t>
      </w:r>
      <w:r>
        <w:tab/>
      </w:r>
      <w:r>
        <w:tab/>
        <w:t>2  (  3 x 1  )</w:t>
      </w:r>
    </w:p>
    <w:p w:rsidR="003F012D" w:rsidRDefault="003F012D" w:rsidP="003F012D">
      <w:r>
        <w:t>REPETICIÓN:</w:t>
      </w:r>
      <w:r>
        <w:tab/>
        <w:t xml:space="preserve">29    Cms. </w:t>
      </w:r>
    </w:p>
    <w:p w:rsidR="003F012D" w:rsidRDefault="003F012D" w:rsidP="003F012D">
      <w:r>
        <w:t>BOLSA:</w:t>
      </w:r>
      <w:r>
        <w:tab/>
      </w:r>
      <w:r>
        <w:tab/>
        <w:t xml:space="preserve">29   X   40.5   cm  </w:t>
      </w:r>
    </w:p>
    <w:p w:rsidR="003F012D" w:rsidRDefault="003F012D" w:rsidP="003F012D">
      <w:r>
        <w:t>RODILLO :                30</w:t>
      </w:r>
    </w:p>
    <w:p w:rsidR="003F012D" w:rsidRDefault="003F012D" w:rsidP="003F012D">
      <w:r>
        <w:t>SELLADO:</w:t>
      </w:r>
      <w:r>
        <w:tab/>
      </w:r>
      <w:r>
        <w:tab/>
        <w:t xml:space="preserve">Lateral  </w:t>
      </w:r>
    </w:p>
    <w:p w:rsidR="003F012D" w:rsidRPr="001F34F2" w:rsidRDefault="003F012D" w:rsidP="003F012D">
      <w:r w:rsidRPr="001F34F2">
        <w:t>REFERENCIA:</w:t>
      </w:r>
      <w:r w:rsidRPr="001F34F2">
        <w:tab/>
      </w:r>
      <w:r>
        <w:rPr>
          <w:b/>
        </w:rPr>
        <w:t>CHIQUITA  PREMIUM</w:t>
      </w:r>
    </w:p>
    <w:p w:rsidR="003F012D" w:rsidRPr="001F34F2" w:rsidRDefault="003F012D" w:rsidP="003F012D"/>
    <w:p w:rsidR="003F012D" w:rsidRPr="001F34F2" w:rsidRDefault="003F012D" w:rsidP="003F012D">
      <w:r w:rsidRPr="001F34F2">
        <w:rPr>
          <w:b/>
        </w:rPr>
        <w:tab/>
      </w:r>
      <w:r w:rsidRPr="001F34F2">
        <w:rPr>
          <w:b/>
        </w:rPr>
        <w:tab/>
      </w:r>
      <w:r w:rsidRPr="001F34F2">
        <w:rPr>
          <w:b/>
        </w:rPr>
        <w:tab/>
      </w:r>
    </w:p>
    <w:p w:rsidR="003F012D" w:rsidRDefault="003F012D" w:rsidP="003F012D">
      <w:r>
        <w:rPr>
          <w:b/>
          <w:bCs/>
          <w:u w:val="single"/>
        </w:rPr>
        <w:t>NOTA:</w:t>
      </w:r>
      <w:r w:rsidR="00D41261">
        <w:t xml:space="preserve">  - Los cyreles se  encuentran  en  su  planta.</w:t>
      </w:r>
    </w:p>
    <w:p w:rsidR="003F012D" w:rsidRPr="00D41261" w:rsidRDefault="003F012D" w:rsidP="00D41261">
      <w:pPr>
        <w:numPr>
          <w:ilvl w:val="0"/>
          <w:numId w:val="2"/>
        </w:numPr>
        <w:ind w:left="1500"/>
        <w:rPr>
          <w:b/>
        </w:rPr>
      </w:pPr>
      <w:r>
        <w:t>Altura y tonos según   Arte</w:t>
      </w:r>
    </w:p>
    <w:p w:rsidR="003F012D" w:rsidRDefault="003F012D" w:rsidP="003F012D">
      <w:pPr>
        <w:numPr>
          <w:ilvl w:val="0"/>
          <w:numId w:val="2"/>
        </w:numPr>
        <w:rPr>
          <w:b/>
        </w:rPr>
      </w:pPr>
      <w:r>
        <w:rPr>
          <w:b/>
        </w:rPr>
        <w:t>Colocar pie de Imprenta de P.U.</w:t>
      </w:r>
    </w:p>
    <w:p w:rsidR="003F012D" w:rsidRDefault="003F012D" w:rsidP="003F012D">
      <w:pPr>
        <w:numPr>
          <w:ilvl w:val="0"/>
          <w:numId w:val="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SE  APRUEBA  </w:t>
      </w:r>
      <w:r w:rsidR="00343ED9">
        <w:rPr>
          <w:b/>
          <w:sz w:val="28"/>
          <w:szCs w:val="28"/>
        </w:rPr>
        <w:t>IMPRESIÓN</w:t>
      </w:r>
    </w:p>
    <w:p w:rsidR="00343ED9" w:rsidRDefault="00343ED9" w:rsidP="003F012D">
      <w:pPr>
        <w:numPr>
          <w:ilvl w:val="0"/>
          <w:numId w:val="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Se  envía  película de PU.</w:t>
      </w:r>
    </w:p>
    <w:p w:rsidR="003F012D" w:rsidRDefault="003F012D" w:rsidP="003F012D"/>
    <w:p w:rsidR="00343ED9" w:rsidRDefault="00343ED9" w:rsidP="003F012D"/>
    <w:p w:rsidR="00343ED9" w:rsidRPr="00465B97" w:rsidRDefault="00343ED9" w:rsidP="003F012D"/>
    <w:p w:rsidR="003F012D" w:rsidRDefault="003F012D" w:rsidP="003F012D">
      <w:r>
        <w:t>Agradezco la atención y colaboración prestada.</w:t>
      </w:r>
    </w:p>
    <w:p w:rsidR="003F012D" w:rsidRDefault="003F012D" w:rsidP="003F012D"/>
    <w:p w:rsidR="003F012D" w:rsidRDefault="003F012D" w:rsidP="003F012D">
      <w:r>
        <w:t>Cordialmente,</w:t>
      </w:r>
    </w:p>
    <w:p w:rsidR="003F012D" w:rsidRDefault="003F012D" w:rsidP="003F012D"/>
    <w:p w:rsidR="003F012D" w:rsidRDefault="003F012D" w:rsidP="003F012D"/>
    <w:p w:rsidR="003F012D" w:rsidRDefault="003F012D" w:rsidP="003F012D">
      <w:r>
        <w:t>RICARDO CASAS ZAPATA</w:t>
      </w:r>
    </w:p>
    <w:p w:rsidR="003F012D" w:rsidRDefault="003F012D" w:rsidP="003F012D">
      <w:r>
        <w:t>Director.</w:t>
      </w:r>
    </w:p>
    <w:p w:rsidR="008E336D" w:rsidRDefault="008E336D" w:rsidP="008E336D"/>
    <w:p w:rsidR="002726E2" w:rsidRDefault="002726E2" w:rsidP="008E336D"/>
    <w:p w:rsidR="008E336D" w:rsidRDefault="008E336D" w:rsidP="008E336D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8E336D" w:rsidRDefault="008E336D" w:rsidP="008E336D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8E336D" w:rsidRDefault="008E336D" w:rsidP="008E336D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8E336D" w:rsidRDefault="008E336D" w:rsidP="008E336D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8E336D" w:rsidRDefault="008E336D" w:rsidP="008E336D">
      <w:pPr>
        <w:pStyle w:val="Ttulo1"/>
      </w:pPr>
    </w:p>
    <w:p w:rsidR="008E336D" w:rsidRDefault="008E336D" w:rsidP="008E336D">
      <w:pPr>
        <w:pStyle w:val="Ttulo1"/>
      </w:pPr>
      <w:r>
        <w:t>ORDEN DE TRABAJO  N °      05989</w:t>
      </w:r>
    </w:p>
    <w:p w:rsidR="008E336D" w:rsidRDefault="008E336D" w:rsidP="008E336D"/>
    <w:p w:rsidR="008E336D" w:rsidRDefault="008E336D" w:rsidP="008E336D">
      <w:r>
        <w:t>FECHA:</w:t>
      </w:r>
      <w:r>
        <w:tab/>
        <w:t>Medellín, Enero  15     de   2010</w:t>
      </w:r>
    </w:p>
    <w:p w:rsidR="008E336D" w:rsidRDefault="008E336D" w:rsidP="008E336D">
      <w:r>
        <w:t>PARA:</w:t>
      </w:r>
      <w:r>
        <w:tab/>
      </w:r>
      <w:r>
        <w:tab/>
        <w:t>PLÁSTICOS DARMA</w:t>
      </w:r>
    </w:p>
    <w:p w:rsidR="008E336D" w:rsidRDefault="008E336D" w:rsidP="008E336D">
      <w:r>
        <w:t>ATENCIÓN:</w:t>
      </w:r>
      <w:r>
        <w:tab/>
        <w:t>Sr. Darío Jaramillo</w:t>
      </w:r>
    </w:p>
    <w:p w:rsidR="008E336D" w:rsidRDefault="008E336D" w:rsidP="008E336D">
      <w:r>
        <w:tab/>
      </w:r>
      <w:r>
        <w:tab/>
        <w:t>Gerente.</w:t>
      </w:r>
    </w:p>
    <w:p w:rsidR="008E336D" w:rsidRDefault="008E336D" w:rsidP="008E336D"/>
    <w:p w:rsidR="008E336D" w:rsidRDefault="008E336D" w:rsidP="008E336D">
      <w:r>
        <w:t>Apreciado Don Darío:</w:t>
      </w:r>
    </w:p>
    <w:p w:rsidR="008E336D" w:rsidRDefault="008E336D" w:rsidP="008E336D"/>
    <w:p w:rsidR="008E336D" w:rsidRDefault="008E336D" w:rsidP="008E336D">
      <w:r>
        <w:t>Con la presente estamos solicitando el siguiente servicio de  IMPRESIÓN :</w:t>
      </w:r>
    </w:p>
    <w:p w:rsidR="008E336D" w:rsidRDefault="008E336D" w:rsidP="008E336D"/>
    <w:p w:rsidR="008E336D" w:rsidRDefault="008E336D" w:rsidP="008E336D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8E336D" w:rsidRDefault="008E336D" w:rsidP="008E336D">
      <w:r>
        <w:t xml:space="preserve">MATERIAL   :           Polipropileno Tubular de </w:t>
      </w:r>
      <w:r>
        <w:rPr>
          <w:b/>
        </w:rPr>
        <w:t>40</w:t>
      </w:r>
      <w:r>
        <w:t xml:space="preserve"> cms</w:t>
      </w:r>
    </w:p>
    <w:p w:rsidR="008E336D" w:rsidRDefault="008E336D" w:rsidP="008E336D">
      <w:r>
        <w:t xml:space="preserve">CLIBRE      :               </w:t>
      </w:r>
      <w:r>
        <w:rPr>
          <w:b/>
        </w:rPr>
        <w:t>2.0  ”</w:t>
      </w:r>
    </w:p>
    <w:p w:rsidR="008E336D" w:rsidRDefault="008E336D" w:rsidP="008E336D">
      <w:r>
        <w:t>REFERENCIA:</w:t>
      </w:r>
      <w:r>
        <w:tab/>
      </w:r>
      <w:r>
        <w:rPr>
          <w:b/>
        </w:rPr>
        <w:t>CARMEL  JEAN</w:t>
      </w:r>
    </w:p>
    <w:p w:rsidR="008E336D" w:rsidRDefault="006C24DD" w:rsidP="008E336D">
      <w:r>
        <w:t>CANTIDAD    :          34</w:t>
      </w:r>
      <w:r w:rsidR="008E336D">
        <w:t>0    Kg</w:t>
      </w:r>
    </w:p>
    <w:p w:rsidR="008E336D" w:rsidRDefault="008E336D" w:rsidP="008E336D">
      <w:r>
        <w:t>COLORES:</w:t>
      </w:r>
      <w:r>
        <w:tab/>
      </w:r>
      <w:r>
        <w:tab/>
        <w:t>1 (  MAGENTA  )</w:t>
      </w:r>
    </w:p>
    <w:p w:rsidR="008E336D" w:rsidRDefault="008E336D" w:rsidP="008E336D">
      <w:r>
        <w:t>CARAS:</w:t>
      </w:r>
      <w:r>
        <w:tab/>
      </w:r>
      <w:r>
        <w:tab/>
        <w:t>1</w:t>
      </w:r>
    </w:p>
    <w:p w:rsidR="008E336D" w:rsidRDefault="008E336D" w:rsidP="008E336D">
      <w:r>
        <w:t>REPETICIÓN:</w:t>
      </w:r>
      <w:r>
        <w:tab/>
        <w:t>30</w:t>
      </w:r>
    </w:p>
    <w:p w:rsidR="008E336D" w:rsidRDefault="008E336D" w:rsidP="008E336D">
      <w:r>
        <w:t>RODILLO:</w:t>
      </w:r>
      <w:r>
        <w:tab/>
      </w:r>
      <w:r>
        <w:tab/>
        <w:t>30</w:t>
      </w:r>
    </w:p>
    <w:p w:rsidR="008E336D" w:rsidRDefault="008E336D" w:rsidP="008E336D">
      <w:r>
        <w:t>BOLSA:</w:t>
      </w:r>
      <w:r>
        <w:tab/>
      </w:r>
      <w:r>
        <w:tab/>
      </w:r>
      <w:r>
        <w:rPr>
          <w:b/>
        </w:rPr>
        <w:t>30  x  38 + 5</w:t>
      </w:r>
      <w:r>
        <w:t xml:space="preserve">  solapa interna  cms</w:t>
      </w:r>
    </w:p>
    <w:p w:rsidR="008E336D" w:rsidRDefault="008E336D" w:rsidP="008E336D">
      <w:r>
        <w:t>SELLADO:</w:t>
      </w:r>
      <w:r>
        <w:tab/>
      </w:r>
      <w:r>
        <w:tab/>
        <w:t>Para selle lateral.</w:t>
      </w:r>
    </w:p>
    <w:p w:rsidR="008E336D" w:rsidRDefault="008E336D" w:rsidP="008E336D"/>
    <w:p w:rsidR="008E336D" w:rsidRDefault="008E336D" w:rsidP="008E336D">
      <w:r>
        <w:rPr>
          <w:b/>
          <w:bCs/>
          <w:u w:val="single"/>
        </w:rPr>
        <w:t>NOTA:</w:t>
      </w:r>
      <w:r>
        <w:t xml:space="preserve">  </w:t>
      </w:r>
      <w:r>
        <w:rPr>
          <w:b/>
          <w:sz w:val="28"/>
          <w:szCs w:val="28"/>
          <w:u w:val="single"/>
        </w:rPr>
        <w:t>* Cyreles  en su  planta</w:t>
      </w:r>
    </w:p>
    <w:p w:rsidR="008E336D" w:rsidRDefault="008E336D" w:rsidP="008E336D">
      <w:pPr>
        <w:numPr>
          <w:ilvl w:val="0"/>
          <w:numId w:val="3"/>
        </w:numPr>
      </w:pPr>
      <w:r>
        <w:t>Se envían muestra física  para tonos y alturas</w:t>
      </w:r>
    </w:p>
    <w:p w:rsidR="008E336D" w:rsidRDefault="008E336D" w:rsidP="008E336D">
      <w:pPr>
        <w:numPr>
          <w:ilvl w:val="0"/>
          <w:numId w:val="4"/>
        </w:numPr>
        <w:rPr>
          <w:b/>
        </w:rPr>
      </w:pPr>
      <w:r>
        <w:t xml:space="preserve">Se  envia el material de PP de </w:t>
      </w:r>
      <w:r>
        <w:rPr>
          <w:b/>
        </w:rPr>
        <w:t xml:space="preserve">40 </w:t>
      </w:r>
      <w:r>
        <w:t xml:space="preserve"> </w:t>
      </w:r>
      <w:r>
        <w:rPr>
          <w:b/>
        </w:rPr>
        <w:t>cms</w:t>
      </w:r>
    </w:p>
    <w:p w:rsidR="008E336D" w:rsidRDefault="008E336D" w:rsidP="008E336D">
      <w:pPr>
        <w:ind w:left="885"/>
      </w:pPr>
    </w:p>
    <w:p w:rsidR="008E336D" w:rsidRDefault="008E336D" w:rsidP="008E336D">
      <w:pPr>
        <w:ind w:left="885"/>
      </w:pPr>
    </w:p>
    <w:p w:rsidR="008E336D" w:rsidRDefault="008E336D" w:rsidP="008E336D">
      <w:r>
        <w:t>Agradezco la atención y colaboración prestada.</w:t>
      </w:r>
    </w:p>
    <w:p w:rsidR="008E336D" w:rsidRDefault="008E336D" w:rsidP="008E336D"/>
    <w:p w:rsidR="008E336D" w:rsidRDefault="008E336D" w:rsidP="008E336D"/>
    <w:p w:rsidR="008E336D" w:rsidRDefault="008E336D" w:rsidP="008E336D">
      <w:r>
        <w:t>Cordialmente,</w:t>
      </w:r>
    </w:p>
    <w:p w:rsidR="008E336D" w:rsidRDefault="008E336D" w:rsidP="008E336D"/>
    <w:p w:rsidR="008E336D" w:rsidRDefault="008E336D" w:rsidP="008E336D"/>
    <w:p w:rsidR="008E336D" w:rsidRDefault="008E336D" w:rsidP="008E336D"/>
    <w:p w:rsidR="008E336D" w:rsidRDefault="008E336D" w:rsidP="008E336D">
      <w:r>
        <w:t>RICARDO CASAS ZAPATA</w:t>
      </w:r>
    </w:p>
    <w:p w:rsidR="008E336D" w:rsidRDefault="008E336D" w:rsidP="008E336D">
      <w:r>
        <w:t>Director.</w:t>
      </w:r>
    </w:p>
    <w:p w:rsidR="008E336D" w:rsidRDefault="008E336D" w:rsidP="008E336D"/>
    <w:p w:rsidR="008E336D" w:rsidRDefault="008E336D" w:rsidP="008E336D">
      <w:pPr>
        <w:rPr>
          <w:b/>
        </w:rPr>
      </w:pPr>
    </w:p>
    <w:p w:rsidR="003F012D" w:rsidRDefault="003F012D" w:rsidP="0036079A">
      <w:pPr>
        <w:rPr>
          <w:b/>
        </w:rPr>
      </w:pPr>
    </w:p>
    <w:p w:rsidR="00021B7F" w:rsidRDefault="00021B7F" w:rsidP="0036079A">
      <w:pPr>
        <w:rPr>
          <w:b/>
        </w:rPr>
      </w:pPr>
    </w:p>
    <w:p w:rsidR="00021B7F" w:rsidRDefault="00021B7F" w:rsidP="0036079A">
      <w:pPr>
        <w:rPr>
          <w:b/>
        </w:rPr>
      </w:pPr>
    </w:p>
    <w:p w:rsidR="00021B7F" w:rsidRDefault="00021B7F" w:rsidP="0036079A">
      <w:pPr>
        <w:rPr>
          <w:b/>
        </w:rPr>
      </w:pPr>
    </w:p>
    <w:p w:rsidR="00021B7F" w:rsidRDefault="00021B7F" w:rsidP="0036079A">
      <w:pPr>
        <w:rPr>
          <w:b/>
        </w:rPr>
      </w:pPr>
    </w:p>
    <w:p w:rsidR="00021B7F" w:rsidRDefault="00021B7F" w:rsidP="0036079A">
      <w:pPr>
        <w:rPr>
          <w:b/>
        </w:rPr>
      </w:pPr>
    </w:p>
    <w:p w:rsidR="00021B7F" w:rsidRDefault="00021B7F" w:rsidP="00021B7F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021B7F" w:rsidRDefault="00021B7F" w:rsidP="00021B7F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021B7F" w:rsidRDefault="00021B7F" w:rsidP="00021B7F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021B7F" w:rsidRDefault="00021B7F" w:rsidP="00021B7F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021B7F" w:rsidRDefault="00021B7F" w:rsidP="00021B7F">
      <w:pPr>
        <w:rPr>
          <w:b/>
          <w:bCs/>
        </w:rPr>
      </w:pPr>
    </w:p>
    <w:p w:rsidR="00021B7F" w:rsidRDefault="00021B7F" w:rsidP="00021B7F">
      <w:pPr>
        <w:pStyle w:val="Ttulo1"/>
      </w:pPr>
    </w:p>
    <w:p w:rsidR="00021B7F" w:rsidRDefault="00021B7F" w:rsidP="00021B7F">
      <w:pPr>
        <w:pStyle w:val="Ttulo1"/>
      </w:pPr>
      <w:r>
        <w:t>O</w:t>
      </w:r>
      <w:r w:rsidR="00CF26ED">
        <w:t>RDEN DE TRABAJO   N °      05990</w:t>
      </w:r>
    </w:p>
    <w:p w:rsidR="00021B7F" w:rsidRDefault="00021B7F" w:rsidP="00021B7F"/>
    <w:p w:rsidR="00021B7F" w:rsidRDefault="00021B7F" w:rsidP="00021B7F">
      <w:r>
        <w:t>FECHA:</w:t>
      </w:r>
      <w:r>
        <w:tab/>
        <w:t xml:space="preserve">Medellín, </w:t>
      </w:r>
      <w:r w:rsidR="00CF26ED">
        <w:t>Enero  15    de    2010</w:t>
      </w:r>
    </w:p>
    <w:p w:rsidR="00021B7F" w:rsidRDefault="00021B7F" w:rsidP="00021B7F">
      <w:r>
        <w:t>PARA:</w:t>
      </w:r>
      <w:r>
        <w:tab/>
      </w:r>
      <w:r>
        <w:tab/>
        <w:t>PLÁSTICOS DARMA</w:t>
      </w:r>
    </w:p>
    <w:p w:rsidR="00021B7F" w:rsidRDefault="00021B7F" w:rsidP="00021B7F">
      <w:r>
        <w:t>ATENCIÓN:</w:t>
      </w:r>
      <w:r>
        <w:tab/>
        <w:t>Sr. Darío Jaramillo</w:t>
      </w:r>
    </w:p>
    <w:p w:rsidR="00021B7F" w:rsidRDefault="00021B7F" w:rsidP="00021B7F">
      <w:r>
        <w:tab/>
      </w:r>
      <w:r>
        <w:tab/>
        <w:t>Gerente.</w:t>
      </w:r>
    </w:p>
    <w:p w:rsidR="00021B7F" w:rsidRDefault="00021B7F" w:rsidP="00021B7F"/>
    <w:p w:rsidR="00021B7F" w:rsidRDefault="00021B7F" w:rsidP="00021B7F">
      <w:r>
        <w:t>Apreciado Don Darío:</w:t>
      </w:r>
    </w:p>
    <w:p w:rsidR="00021B7F" w:rsidRPr="00D8653D" w:rsidRDefault="00021B7F" w:rsidP="00021B7F"/>
    <w:p w:rsidR="00021B7F" w:rsidRDefault="00021B7F" w:rsidP="00021B7F">
      <w:r>
        <w:t>Con la presente estamos solicitando el siguiente servicio de  IMPRESIÓN :</w:t>
      </w:r>
    </w:p>
    <w:p w:rsidR="00021B7F" w:rsidRDefault="00021B7F" w:rsidP="00021B7F"/>
    <w:p w:rsidR="00021B7F" w:rsidRDefault="00021B7F" w:rsidP="00021B7F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021B7F" w:rsidRDefault="00021B7F" w:rsidP="00021B7F">
      <w:pPr>
        <w:rPr>
          <w:b/>
          <w:bCs/>
        </w:rPr>
      </w:pPr>
    </w:p>
    <w:p w:rsidR="00021B7F" w:rsidRPr="008249ED" w:rsidRDefault="00021B7F" w:rsidP="00021B7F">
      <w:pPr>
        <w:rPr>
          <w:b/>
        </w:rPr>
      </w:pPr>
      <w:r>
        <w:t xml:space="preserve">MATERIAL   :           Polipropileno  Tubular   de  </w:t>
      </w:r>
      <w:r w:rsidRPr="008249ED">
        <w:rPr>
          <w:b/>
        </w:rPr>
        <w:t>30    cms</w:t>
      </w:r>
    </w:p>
    <w:p w:rsidR="00021B7F" w:rsidRDefault="00021B7F" w:rsidP="00021B7F">
      <w:r>
        <w:t>CLIBRE      :               1.5  ”</w:t>
      </w:r>
    </w:p>
    <w:p w:rsidR="00021B7F" w:rsidRPr="00AD5DCF" w:rsidRDefault="00021B7F" w:rsidP="00021B7F">
      <w:pPr>
        <w:rPr>
          <w:b/>
        </w:rPr>
      </w:pPr>
      <w:r>
        <w:t>REFERENCIA:</w:t>
      </w:r>
      <w:r>
        <w:tab/>
      </w:r>
      <w:r>
        <w:rPr>
          <w:b/>
        </w:rPr>
        <w:t>CARMEL  MEDIANA</w:t>
      </w:r>
    </w:p>
    <w:p w:rsidR="00021B7F" w:rsidRPr="00936C49" w:rsidRDefault="001D7229" w:rsidP="00021B7F">
      <w:pPr>
        <w:rPr>
          <w:b/>
        </w:rPr>
      </w:pPr>
      <w:r>
        <w:t xml:space="preserve">CANTIDAD    :         700 </w:t>
      </w:r>
      <w:r w:rsidR="00021B7F" w:rsidRPr="00936C49">
        <w:rPr>
          <w:b/>
        </w:rPr>
        <w:t xml:space="preserve">   Kg</w:t>
      </w:r>
    </w:p>
    <w:p w:rsidR="00021B7F" w:rsidRDefault="00021B7F" w:rsidP="00021B7F">
      <w:r>
        <w:t>COLORES:</w:t>
      </w:r>
      <w:r>
        <w:tab/>
      </w:r>
      <w:r>
        <w:tab/>
        <w:t xml:space="preserve">1 </w:t>
      </w:r>
    </w:p>
    <w:p w:rsidR="00021B7F" w:rsidRDefault="00021B7F" w:rsidP="00021B7F">
      <w:r>
        <w:t>CARAS:</w:t>
      </w:r>
      <w:r>
        <w:tab/>
      </w:r>
      <w:r>
        <w:tab/>
        <w:t xml:space="preserve">1  </w:t>
      </w:r>
    </w:p>
    <w:p w:rsidR="00021B7F" w:rsidRDefault="00021B7F" w:rsidP="00021B7F">
      <w:r>
        <w:t>REPETICIÓN:</w:t>
      </w:r>
      <w:r>
        <w:tab/>
        <w:t>24.5</w:t>
      </w:r>
    </w:p>
    <w:p w:rsidR="00021B7F" w:rsidRDefault="00021B7F" w:rsidP="00021B7F">
      <w:r>
        <w:t>RODILLO:</w:t>
      </w:r>
      <w:r>
        <w:tab/>
      </w:r>
      <w:r>
        <w:tab/>
        <w:t>25</w:t>
      </w:r>
    </w:p>
    <w:p w:rsidR="00021B7F" w:rsidRDefault="00021B7F" w:rsidP="00021B7F">
      <w:r>
        <w:t>BOLSA:</w:t>
      </w:r>
      <w:r>
        <w:tab/>
      </w:r>
      <w:r>
        <w:tab/>
      </w:r>
      <w:r w:rsidRPr="008249ED">
        <w:rPr>
          <w:b/>
        </w:rPr>
        <w:t>24.5    X  28   +  5</w:t>
      </w:r>
      <w:r>
        <w:t xml:space="preserve">    cms  de solapa   Interna  pegada</w:t>
      </w:r>
    </w:p>
    <w:p w:rsidR="00021B7F" w:rsidRDefault="00021B7F" w:rsidP="00021B7F">
      <w:r>
        <w:t>SELLADO:</w:t>
      </w:r>
      <w:r>
        <w:tab/>
      </w:r>
      <w:r>
        <w:tab/>
        <w:t>Para selle lateral.</w:t>
      </w:r>
    </w:p>
    <w:p w:rsidR="00021B7F" w:rsidRDefault="00021B7F" w:rsidP="00021B7F"/>
    <w:p w:rsidR="00021B7F" w:rsidRDefault="00021B7F" w:rsidP="00021B7F"/>
    <w:p w:rsidR="00021B7F" w:rsidRDefault="00021B7F" w:rsidP="00021B7F">
      <w:r>
        <w:rPr>
          <w:b/>
          <w:bCs/>
          <w:u w:val="single"/>
        </w:rPr>
        <w:t>NOTA:</w:t>
      </w:r>
      <w:r>
        <w:t xml:space="preserve">  *   Los cyreles  se encuentran en su planta.</w:t>
      </w:r>
    </w:p>
    <w:p w:rsidR="00021B7F" w:rsidRDefault="00021B7F" w:rsidP="00021B7F">
      <w:pPr>
        <w:numPr>
          <w:ilvl w:val="0"/>
          <w:numId w:val="1"/>
        </w:numPr>
      </w:pPr>
      <w:r>
        <w:t>Se envían ARTE    para tonos y alturas</w:t>
      </w:r>
    </w:p>
    <w:p w:rsidR="00021B7F" w:rsidRPr="00307118" w:rsidRDefault="00021B7F" w:rsidP="00021B7F">
      <w:pPr>
        <w:numPr>
          <w:ilvl w:val="0"/>
          <w:numId w:val="2"/>
        </w:numPr>
      </w:pPr>
      <w:r>
        <w:t xml:space="preserve">Se  envia el material de PP </w:t>
      </w:r>
      <w:r>
        <w:rPr>
          <w:b/>
        </w:rPr>
        <w:t xml:space="preserve">de  30 </w:t>
      </w:r>
      <w:r w:rsidRPr="00AD5DCF">
        <w:rPr>
          <w:b/>
        </w:rPr>
        <w:t xml:space="preserve">  cms</w:t>
      </w:r>
    </w:p>
    <w:p w:rsidR="00021B7F" w:rsidRPr="00150D1A" w:rsidRDefault="00021B7F" w:rsidP="00021B7F">
      <w:pPr>
        <w:numPr>
          <w:ilvl w:val="0"/>
          <w:numId w:val="2"/>
        </w:numPr>
      </w:pPr>
      <w:r>
        <w:rPr>
          <w:b/>
        </w:rPr>
        <w:t>IGUAL  ULTIMA  IMPRESION</w:t>
      </w:r>
    </w:p>
    <w:p w:rsidR="00021B7F" w:rsidRDefault="00021B7F" w:rsidP="00021B7F">
      <w:pPr>
        <w:ind w:left="885"/>
      </w:pPr>
    </w:p>
    <w:p w:rsidR="00021B7F" w:rsidRDefault="00021B7F" w:rsidP="00021B7F">
      <w:pPr>
        <w:ind w:left="885"/>
      </w:pPr>
    </w:p>
    <w:p w:rsidR="00021B7F" w:rsidRDefault="00021B7F" w:rsidP="00021B7F">
      <w:r>
        <w:t>Agradezco la atención y colaboración prestada.</w:t>
      </w:r>
    </w:p>
    <w:p w:rsidR="00021B7F" w:rsidRDefault="00021B7F" w:rsidP="00021B7F"/>
    <w:p w:rsidR="00021B7F" w:rsidRDefault="00021B7F" w:rsidP="00021B7F"/>
    <w:p w:rsidR="00021B7F" w:rsidRDefault="00021B7F" w:rsidP="00021B7F">
      <w:r>
        <w:t>Cordialmente,</w:t>
      </w:r>
    </w:p>
    <w:p w:rsidR="00021B7F" w:rsidRDefault="00021B7F" w:rsidP="00021B7F"/>
    <w:p w:rsidR="00021B7F" w:rsidRDefault="00021B7F" w:rsidP="00021B7F"/>
    <w:p w:rsidR="00021B7F" w:rsidRDefault="00021B7F" w:rsidP="00021B7F"/>
    <w:p w:rsidR="00021B7F" w:rsidRDefault="00021B7F" w:rsidP="00021B7F">
      <w:r>
        <w:t>RICARDO CASAS ZAPATA</w:t>
      </w:r>
    </w:p>
    <w:p w:rsidR="00021B7F" w:rsidRDefault="00021B7F" w:rsidP="00021B7F">
      <w:r>
        <w:t>Director.</w:t>
      </w:r>
    </w:p>
    <w:p w:rsidR="00021B7F" w:rsidRDefault="00021B7F" w:rsidP="00021B7F">
      <w:pPr>
        <w:rPr>
          <w:b/>
        </w:rPr>
      </w:pPr>
    </w:p>
    <w:p w:rsidR="00021B7F" w:rsidRDefault="00021B7F" w:rsidP="0036079A">
      <w:pPr>
        <w:rPr>
          <w:b/>
        </w:rPr>
      </w:pPr>
    </w:p>
    <w:p w:rsidR="000D70C1" w:rsidRDefault="000D70C1" w:rsidP="0036079A">
      <w:pPr>
        <w:rPr>
          <w:b/>
        </w:rPr>
      </w:pPr>
    </w:p>
    <w:p w:rsidR="000D70C1" w:rsidRDefault="000D70C1" w:rsidP="0036079A">
      <w:pPr>
        <w:rPr>
          <w:b/>
        </w:rPr>
      </w:pPr>
    </w:p>
    <w:p w:rsidR="000D70C1" w:rsidRDefault="000D70C1" w:rsidP="000D70C1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0D70C1" w:rsidRDefault="000D70C1" w:rsidP="000D70C1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0D70C1" w:rsidRDefault="000D70C1" w:rsidP="000D70C1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0D70C1" w:rsidRDefault="000D70C1" w:rsidP="000D70C1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0D70C1" w:rsidRDefault="000D70C1" w:rsidP="000D70C1">
      <w:pPr>
        <w:rPr>
          <w:b/>
          <w:bCs/>
        </w:rPr>
      </w:pPr>
    </w:p>
    <w:p w:rsidR="000D70C1" w:rsidRDefault="000D70C1" w:rsidP="000D70C1">
      <w:pPr>
        <w:pStyle w:val="Ttulo1"/>
      </w:pPr>
    </w:p>
    <w:p w:rsidR="000D70C1" w:rsidRDefault="000D70C1" w:rsidP="000D70C1">
      <w:pPr>
        <w:pStyle w:val="Ttulo1"/>
      </w:pPr>
      <w:r>
        <w:t>ORDEN DE TRABAJO  N °      05988</w:t>
      </w:r>
    </w:p>
    <w:p w:rsidR="000D70C1" w:rsidRDefault="000D70C1" w:rsidP="000D70C1"/>
    <w:p w:rsidR="000D70C1" w:rsidRDefault="000D70C1" w:rsidP="000D70C1">
      <w:r>
        <w:t>FECHA:</w:t>
      </w:r>
      <w:r>
        <w:tab/>
        <w:t>Medellín, Enero   15    de   2010</w:t>
      </w:r>
    </w:p>
    <w:p w:rsidR="000D70C1" w:rsidRDefault="000D70C1" w:rsidP="000D70C1">
      <w:r>
        <w:t>PARA:</w:t>
      </w:r>
      <w:r>
        <w:tab/>
      </w:r>
      <w:r>
        <w:tab/>
        <w:t>PLÁSTICOS DARMA</w:t>
      </w:r>
    </w:p>
    <w:p w:rsidR="000D70C1" w:rsidRDefault="000D70C1" w:rsidP="000D70C1">
      <w:r>
        <w:t>ATENCIÓN:</w:t>
      </w:r>
      <w:r>
        <w:tab/>
        <w:t>Sr. Darío Jaramillo</w:t>
      </w:r>
    </w:p>
    <w:p w:rsidR="000D70C1" w:rsidRDefault="000D70C1" w:rsidP="000D70C1">
      <w:r>
        <w:tab/>
      </w:r>
      <w:r>
        <w:tab/>
        <w:t>Gerente.</w:t>
      </w:r>
    </w:p>
    <w:p w:rsidR="000D70C1" w:rsidRDefault="000D70C1" w:rsidP="000D70C1"/>
    <w:p w:rsidR="000D70C1" w:rsidRDefault="000D70C1" w:rsidP="000D70C1">
      <w:r>
        <w:t>Apreciado Don Darío:</w:t>
      </w:r>
    </w:p>
    <w:p w:rsidR="000D70C1" w:rsidRDefault="000D70C1" w:rsidP="000D70C1"/>
    <w:p w:rsidR="000D70C1" w:rsidRDefault="000D70C1" w:rsidP="000D70C1">
      <w:r>
        <w:t>Con la presente estamos solicitando el siguiente servicio de  IMPRESIÓN :</w:t>
      </w:r>
    </w:p>
    <w:p w:rsidR="000D70C1" w:rsidRDefault="000D70C1" w:rsidP="000D70C1"/>
    <w:p w:rsidR="000D70C1" w:rsidRDefault="000D70C1" w:rsidP="000D70C1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0D70C1" w:rsidRDefault="000D70C1" w:rsidP="000D70C1">
      <w:r>
        <w:t xml:space="preserve">MATERIAL   :           Polipropileno  SemiTubular   de  </w:t>
      </w:r>
      <w:r w:rsidRPr="002720AA">
        <w:rPr>
          <w:b/>
        </w:rPr>
        <w:t>20 + 4</w:t>
      </w:r>
      <w:r>
        <w:t xml:space="preserve">     cms</w:t>
      </w:r>
    </w:p>
    <w:p w:rsidR="000D70C1" w:rsidRDefault="000D70C1" w:rsidP="000D70C1">
      <w:r>
        <w:t>CLIBRE      :               1.5  ”</w:t>
      </w:r>
    </w:p>
    <w:p w:rsidR="000D70C1" w:rsidRPr="00AD5DCF" w:rsidRDefault="000D70C1" w:rsidP="000D70C1">
      <w:pPr>
        <w:rPr>
          <w:b/>
        </w:rPr>
      </w:pPr>
      <w:r>
        <w:t>REFERENCIA:</w:t>
      </w:r>
      <w:r>
        <w:tab/>
      </w:r>
      <w:r>
        <w:rPr>
          <w:b/>
        </w:rPr>
        <w:t>CARMEL  INTERIOR  GRANDE</w:t>
      </w:r>
    </w:p>
    <w:p w:rsidR="000D70C1" w:rsidRDefault="00547980" w:rsidP="000D70C1">
      <w:r>
        <w:t>CANTIDAD    :          11</w:t>
      </w:r>
      <w:r w:rsidR="000D70C1">
        <w:t>0    Kg</w:t>
      </w:r>
    </w:p>
    <w:p w:rsidR="000D70C1" w:rsidRDefault="000D70C1" w:rsidP="000D70C1">
      <w:r>
        <w:t>COLORES:</w:t>
      </w:r>
      <w:r>
        <w:tab/>
      </w:r>
      <w:r>
        <w:tab/>
        <w:t>1 ( Según  arte )</w:t>
      </w:r>
    </w:p>
    <w:p w:rsidR="000D70C1" w:rsidRDefault="000D70C1" w:rsidP="000D70C1">
      <w:r>
        <w:t>CARAS:</w:t>
      </w:r>
      <w:r>
        <w:tab/>
      </w:r>
      <w:r>
        <w:tab/>
        <w:t xml:space="preserve">1  </w:t>
      </w:r>
    </w:p>
    <w:p w:rsidR="000D70C1" w:rsidRDefault="000D70C1" w:rsidP="000D70C1">
      <w:r>
        <w:t>REPETICIÓN:</w:t>
      </w:r>
      <w:r>
        <w:tab/>
        <w:t>18</w:t>
      </w:r>
    </w:p>
    <w:p w:rsidR="000D70C1" w:rsidRPr="007E24E2" w:rsidRDefault="000D70C1" w:rsidP="000D70C1">
      <w:pPr>
        <w:rPr>
          <w:b/>
        </w:rPr>
      </w:pPr>
      <w:r>
        <w:t>RODILLO:</w:t>
      </w:r>
      <w:r>
        <w:tab/>
      </w:r>
      <w:r>
        <w:tab/>
      </w:r>
      <w:r w:rsidRPr="007E24E2">
        <w:rPr>
          <w:b/>
        </w:rPr>
        <w:t>37</w:t>
      </w:r>
    </w:p>
    <w:p w:rsidR="000D70C1" w:rsidRDefault="000D70C1" w:rsidP="000D70C1">
      <w:r>
        <w:t>BOLSA:</w:t>
      </w:r>
      <w:r>
        <w:tab/>
      </w:r>
      <w:r>
        <w:tab/>
        <w:t>18  X  20 + 4    cms de solapa  volada</w:t>
      </w:r>
    </w:p>
    <w:p w:rsidR="000D70C1" w:rsidRDefault="000D70C1" w:rsidP="000D70C1">
      <w:r>
        <w:t>SELLADO:</w:t>
      </w:r>
      <w:r>
        <w:tab/>
      </w:r>
      <w:r>
        <w:tab/>
        <w:t>Para selle lateral.</w:t>
      </w:r>
    </w:p>
    <w:p w:rsidR="000D70C1" w:rsidRDefault="000D70C1" w:rsidP="000D70C1"/>
    <w:p w:rsidR="000D70C1" w:rsidRDefault="000D70C1" w:rsidP="000D70C1"/>
    <w:p w:rsidR="000D70C1" w:rsidRDefault="000D70C1" w:rsidP="000D70C1">
      <w:r>
        <w:rPr>
          <w:b/>
          <w:bCs/>
          <w:u w:val="single"/>
        </w:rPr>
        <w:t>NOTA:</w:t>
      </w:r>
      <w:r>
        <w:t xml:space="preserve">  *   Los cyreles   se encuentran en  su  planta</w:t>
      </w:r>
    </w:p>
    <w:p w:rsidR="000D70C1" w:rsidRDefault="000D70C1" w:rsidP="000D70C1">
      <w:pPr>
        <w:numPr>
          <w:ilvl w:val="0"/>
          <w:numId w:val="1"/>
        </w:numPr>
      </w:pPr>
      <w:r>
        <w:t>Se envían ARTE    para tonos y alturas</w:t>
      </w:r>
    </w:p>
    <w:p w:rsidR="000D70C1" w:rsidRPr="00307118" w:rsidRDefault="000D70C1" w:rsidP="000D70C1">
      <w:pPr>
        <w:numPr>
          <w:ilvl w:val="0"/>
          <w:numId w:val="2"/>
        </w:numPr>
      </w:pPr>
      <w:r>
        <w:t xml:space="preserve">Se  envia el material de PP </w:t>
      </w:r>
      <w:r>
        <w:rPr>
          <w:b/>
        </w:rPr>
        <w:t xml:space="preserve">de  20 + 4 </w:t>
      </w:r>
      <w:r w:rsidRPr="00AD5DCF">
        <w:rPr>
          <w:b/>
        </w:rPr>
        <w:t xml:space="preserve">  cms</w:t>
      </w:r>
    </w:p>
    <w:p w:rsidR="000D70C1" w:rsidRPr="00150D1A" w:rsidRDefault="000D70C1" w:rsidP="000D70C1">
      <w:pPr>
        <w:numPr>
          <w:ilvl w:val="0"/>
          <w:numId w:val="2"/>
        </w:numPr>
      </w:pPr>
      <w:r>
        <w:rPr>
          <w:b/>
        </w:rPr>
        <w:t>OJO  EL RODILLO ES  37</w:t>
      </w:r>
    </w:p>
    <w:p w:rsidR="000D70C1" w:rsidRDefault="000D70C1" w:rsidP="000D70C1">
      <w:pPr>
        <w:ind w:left="885"/>
      </w:pPr>
    </w:p>
    <w:p w:rsidR="000D70C1" w:rsidRDefault="000D70C1" w:rsidP="000D70C1">
      <w:pPr>
        <w:ind w:left="885"/>
      </w:pPr>
    </w:p>
    <w:p w:rsidR="000D70C1" w:rsidRDefault="000D70C1" w:rsidP="000D70C1">
      <w:r>
        <w:t>Agradezco la atención y colaboración prestada.</w:t>
      </w:r>
    </w:p>
    <w:p w:rsidR="000D70C1" w:rsidRDefault="000D70C1" w:rsidP="000D70C1"/>
    <w:p w:rsidR="000D70C1" w:rsidRDefault="000D70C1" w:rsidP="000D70C1"/>
    <w:p w:rsidR="000D70C1" w:rsidRDefault="000D70C1" w:rsidP="000D70C1">
      <w:r>
        <w:t>Cordialmente,</w:t>
      </w:r>
    </w:p>
    <w:p w:rsidR="000D70C1" w:rsidRDefault="000D70C1" w:rsidP="000D70C1"/>
    <w:p w:rsidR="000D70C1" w:rsidRDefault="000D70C1" w:rsidP="000D70C1"/>
    <w:p w:rsidR="000D70C1" w:rsidRDefault="000D70C1" w:rsidP="000D70C1"/>
    <w:p w:rsidR="000D70C1" w:rsidRDefault="000D70C1" w:rsidP="000D70C1">
      <w:r>
        <w:t>RICARDO CASAS ZAPATA</w:t>
      </w:r>
    </w:p>
    <w:p w:rsidR="000D70C1" w:rsidRDefault="000D70C1" w:rsidP="000D70C1">
      <w:r>
        <w:t>Director.</w:t>
      </w:r>
    </w:p>
    <w:p w:rsidR="000D70C1" w:rsidRDefault="000D70C1" w:rsidP="000D70C1">
      <w:pPr>
        <w:rPr>
          <w:b/>
        </w:rPr>
      </w:pPr>
    </w:p>
    <w:p w:rsidR="000D70C1" w:rsidRPr="00456798" w:rsidRDefault="000D70C1" w:rsidP="0036079A">
      <w:pPr>
        <w:rPr>
          <w:b/>
        </w:rPr>
      </w:pPr>
    </w:p>
    <w:p w:rsidR="000D70C1" w:rsidRDefault="000D70C1">
      <w:pPr>
        <w:rPr>
          <w:b/>
        </w:rPr>
      </w:pPr>
    </w:p>
    <w:p w:rsidR="005A16C7" w:rsidRDefault="005A16C7">
      <w:pPr>
        <w:rPr>
          <w:b/>
        </w:rPr>
      </w:pPr>
    </w:p>
    <w:p w:rsidR="005A16C7" w:rsidRDefault="005A16C7">
      <w:pPr>
        <w:rPr>
          <w:b/>
        </w:rPr>
      </w:pPr>
    </w:p>
    <w:p w:rsidR="005A16C7" w:rsidRDefault="005A16C7">
      <w:pPr>
        <w:rPr>
          <w:b/>
        </w:rPr>
      </w:pPr>
    </w:p>
    <w:p w:rsidR="005A16C7" w:rsidRDefault="005A16C7" w:rsidP="005A16C7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5A16C7" w:rsidRDefault="005A16C7" w:rsidP="005A16C7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5A16C7" w:rsidRDefault="005A16C7" w:rsidP="005A16C7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5A16C7" w:rsidRDefault="005A16C7" w:rsidP="005A16C7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5A16C7" w:rsidRDefault="005A16C7" w:rsidP="005A16C7">
      <w:pPr>
        <w:rPr>
          <w:b/>
          <w:bCs/>
        </w:rPr>
      </w:pPr>
    </w:p>
    <w:p w:rsidR="005A16C7" w:rsidRDefault="005A16C7" w:rsidP="005A16C7">
      <w:pPr>
        <w:pStyle w:val="Ttulo1"/>
      </w:pPr>
    </w:p>
    <w:p w:rsidR="005A16C7" w:rsidRDefault="005A16C7" w:rsidP="005A16C7">
      <w:pPr>
        <w:pStyle w:val="Ttulo1"/>
      </w:pPr>
      <w:r>
        <w:t>ORDEN DE TRABAJO  N °      05987</w:t>
      </w:r>
    </w:p>
    <w:p w:rsidR="005A16C7" w:rsidRDefault="005A16C7" w:rsidP="005A16C7"/>
    <w:p w:rsidR="005A16C7" w:rsidRDefault="005A16C7" w:rsidP="005A16C7">
      <w:r>
        <w:t>FECHA:</w:t>
      </w:r>
      <w:r>
        <w:tab/>
        <w:t>Medellín,  Enero  15    de   2009</w:t>
      </w:r>
    </w:p>
    <w:p w:rsidR="005A16C7" w:rsidRDefault="005A16C7" w:rsidP="005A16C7">
      <w:r>
        <w:t>PARA:</w:t>
      </w:r>
      <w:r>
        <w:tab/>
      </w:r>
      <w:r>
        <w:tab/>
        <w:t>PLÁSTICOS DARMA</w:t>
      </w:r>
    </w:p>
    <w:p w:rsidR="005A16C7" w:rsidRDefault="005A16C7" w:rsidP="005A16C7">
      <w:r>
        <w:t>ATENCIÓN:</w:t>
      </w:r>
      <w:r>
        <w:tab/>
        <w:t>Sr. Darío Jaramillo</w:t>
      </w:r>
    </w:p>
    <w:p w:rsidR="005A16C7" w:rsidRDefault="005A16C7" w:rsidP="005A16C7">
      <w:r>
        <w:tab/>
      </w:r>
      <w:r>
        <w:tab/>
        <w:t>Gerente.</w:t>
      </w:r>
    </w:p>
    <w:p w:rsidR="005A16C7" w:rsidRDefault="005A16C7" w:rsidP="005A16C7"/>
    <w:p w:rsidR="005A16C7" w:rsidRDefault="005A16C7" w:rsidP="005A16C7">
      <w:r>
        <w:t>Apreciado Don Darío:</w:t>
      </w:r>
    </w:p>
    <w:p w:rsidR="005A16C7" w:rsidRDefault="005A16C7" w:rsidP="005A16C7"/>
    <w:p w:rsidR="005A16C7" w:rsidRDefault="005A16C7" w:rsidP="005A16C7">
      <w:r>
        <w:t>Con la presente estamos solicitando el siguiente servicio de  IMPRESIÓN  :</w:t>
      </w:r>
    </w:p>
    <w:p w:rsidR="005A16C7" w:rsidRDefault="005A16C7" w:rsidP="005A16C7"/>
    <w:p w:rsidR="005A16C7" w:rsidRDefault="005A16C7" w:rsidP="005A16C7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5A16C7" w:rsidRDefault="005A16C7" w:rsidP="005A16C7">
      <w:r>
        <w:t xml:space="preserve">MATERIAL   :           Polipropileno   Tubular   de   </w:t>
      </w:r>
      <w:r>
        <w:rPr>
          <w:b/>
        </w:rPr>
        <w:t>30</w:t>
      </w:r>
      <w:r>
        <w:t xml:space="preserve">    cms</w:t>
      </w:r>
    </w:p>
    <w:p w:rsidR="005A16C7" w:rsidRDefault="005A16C7" w:rsidP="005A16C7">
      <w:r>
        <w:t>CLIBRE      :               1.5  ”</w:t>
      </w:r>
    </w:p>
    <w:p w:rsidR="005A16C7" w:rsidRPr="00AD5DCF" w:rsidRDefault="005A16C7" w:rsidP="005A16C7">
      <w:pPr>
        <w:rPr>
          <w:b/>
        </w:rPr>
      </w:pPr>
      <w:r>
        <w:t>REFERENCIA:</w:t>
      </w:r>
      <w:r>
        <w:tab/>
      </w:r>
      <w:r>
        <w:rPr>
          <w:b/>
        </w:rPr>
        <w:t>TEENS</w:t>
      </w:r>
    </w:p>
    <w:p w:rsidR="005A16C7" w:rsidRDefault="009B4DFE" w:rsidP="005A16C7">
      <w:r>
        <w:t>CANTIDAD    :          31</w:t>
      </w:r>
      <w:r w:rsidR="005A16C7">
        <w:t>0     Kg</w:t>
      </w:r>
    </w:p>
    <w:p w:rsidR="005A16C7" w:rsidRDefault="005A16C7" w:rsidP="005A16C7">
      <w:r>
        <w:t>COLORES:</w:t>
      </w:r>
      <w:r>
        <w:tab/>
      </w:r>
      <w:r>
        <w:tab/>
        <w:t>1 ( Según  arte )</w:t>
      </w:r>
    </w:p>
    <w:p w:rsidR="005A16C7" w:rsidRDefault="005A16C7" w:rsidP="005A16C7">
      <w:r>
        <w:t>CARAS:</w:t>
      </w:r>
      <w:r>
        <w:tab/>
      </w:r>
      <w:r>
        <w:tab/>
        <w:t xml:space="preserve">1  </w:t>
      </w:r>
    </w:p>
    <w:p w:rsidR="005A16C7" w:rsidRDefault="005A16C7" w:rsidP="005A16C7">
      <w:r>
        <w:t>REPETICIÓN:</w:t>
      </w:r>
      <w:r>
        <w:tab/>
        <w:t>24.5</w:t>
      </w:r>
    </w:p>
    <w:p w:rsidR="005A16C7" w:rsidRPr="007E24E2" w:rsidRDefault="005A16C7" w:rsidP="005A16C7">
      <w:pPr>
        <w:rPr>
          <w:b/>
        </w:rPr>
      </w:pPr>
      <w:r>
        <w:t>RODILLO:</w:t>
      </w:r>
      <w:r>
        <w:tab/>
      </w:r>
      <w:r>
        <w:tab/>
      </w:r>
      <w:r>
        <w:rPr>
          <w:b/>
        </w:rPr>
        <w:t>25</w:t>
      </w:r>
    </w:p>
    <w:p w:rsidR="005A16C7" w:rsidRDefault="005A16C7" w:rsidP="005A16C7">
      <w:r>
        <w:t>BOLSA:</w:t>
      </w:r>
      <w:r>
        <w:tab/>
      </w:r>
      <w:r>
        <w:tab/>
        <w:t>24.5  X  28 + 5    cms   de  Solapa Interna.</w:t>
      </w:r>
    </w:p>
    <w:p w:rsidR="005A16C7" w:rsidRDefault="005A16C7" w:rsidP="005A16C7">
      <w:r>
        <w:t>SELLADO:</w:t>
      </w:r>
      <w:r>
        <w:tab/>
      </w:r>
      <w:r>
        <w:tab/>
        <w:t>Para selle lateral.</w:t>
      </w:r>
    </w:p>
    <w:p w:rsidR="005A16C7" w:rsidRDefault="005A16C7" w:rsidP="005A16C7"/>
    <w:p w:rsidR="005A16C7" w:rsidRDefault="005A16C7" w:rsidP="005A16C7"/>
    <w:p w:rsidR="005A16C7" w:rsidRDefault="005A16C7" w:rsidP="005A16C7">
      <w:r>
        <w:rPr>
          <w:b/>
          <w:bCs/>
          <w:u w:val="single"/>
        </w:rPr>
        <w:t>NOTA:</w:t>
      </w:r>
      <w:r>
        <w:t xml:space="preserve">  *   Los cyreles   se  encuentran en su planata.</w:t>
      </w:r>
    </w:p>
    <w:p w:rsidR="005A16C7" w:rsidRDefault="005A16C7" w:rsidP="005A16C7">
      <w:pPr>
        <w:numPr>
          <w:ilvl w:val="0"/>
          <w:numId w:val="1"/>
        </w:numPr>
      </w:pPr>
      <w:r>
        <w:t>Se envían ARTE    para tonos y alturas</w:t>
      </w:r>
    </w:p>
    <w:p w:rsidR="005A16C7" w:rsidRPr="005574BF" w:rsidRDefault="005A16C7" w:rsidP="005A16C7">
      <w:pPr>
        <w:numPr>
          <w:ilvl w:val="0"/>
          <w:numId w:val="2"/>
        </w:numPr>
      </w:pPr>
      <w:r>
        <w:t xml:space="preserve">Se  envia el material de PP </w:t>
      </w:r>
      <w:r>
        <w:rPr>
          <w:b/>
        </w:rPr>
        <w:t xml:space="preserve">de  30 </w:t>
      </w:r>
      <w:r w:rsidRPr="00AD5DCF">
        <w:rPr>
          <w:b/>
        </w:rPr>
        <w:t xml:space="preserve">  cms</w:t>
      </w:r>
    </w:p>
    <w:p w:rsidR="005A16C7" w:rsidRPr="00307118" w:rsidRDefault="005A16C7" w:rsidP="005A16C7">
      <w:pPr>
        <w:numPr>
          <w:ilvl w:val="0"/>
          <w:numId w:val="2"/>
        </w:numPr>
      </w:pPr>
      <w:r>
        <w:rPr>
          <w:b/>
        </w:rPr>
        <w:t>SE  APRUEBA  IMPRESIÓN.</w:t>
      </w:r>
    </w:p>
    <w:p w:rsidR="005A16C7" w:rsidRPr="00150D1A" w:rsidRDefault="005A16C7" w:rsidP="005A16C7">
      <w:pPr>
        <w:ind w:left="1860"/>
      </w:pPr>
    </w:p>
    <w:p w:rsidR="005A16C7" w:rsidRDefault="005A16C7" w:rsidP="005A16C7">
      <w:pPr>
        <w:ind w:left="885"/>
      </w:pPr>
    </w:p>
    <w:p w:rsidR="005A16C7" w:rsidRDefault="005A16C7" w:rsidP="005A16C7">
      <w:pPr>
        <w:ind w:left="885"/>
      </w:pPr>
    </w:p>
    <w:p w:rsidR="005A16C7" w:rsidRDefault="005A16C7" w:rsidP="005A16C7">
      <w:r>
        <w:t>Agradezco la atención y colaboración prestada.</w:t>
      </w:r>
    </w:p>
    <w:p w:rsidR="005A16C7" w:rsidRDefault="005A16C7" w:rsidP="005A16C7"/>
    <w:p w:rsidR="005A16C7" w:rsidRDefault="005A16C7" w:rsidP="005A16C7"/>
    <w:p w:rsidR="005A16C7" w:rsidRDefault="005A16C7" w:rsidP="005A16C7">
      <w:r>
        <w:t>Cordialmente,</w:t>
      </w:r>
    </w:p>
    <w:p w:rsidR="005A16C7" w:rsidRDefault="005A16C7" w:rsidP="005A16C7"/>
    <w:p w:rsidR="005A16C7" w:rsidRDefault="005A16C7" w:rsidP="005A16C7"/>
    <w:p w:rsidR="005A16C7" w:rsidRDefault="005A16C7" w:rsidP="005A16C7"/>
    <w:p w:rsidR="005A16C7" w:rsidRDefault="005A16C7" w:rsidP="005A16C7">
      <w:r>
        <w:t>RICARDO CASAS ZAPATA</w:t>
      </w:r>
    </w:p>
    <w:p w:rsidR="005A16C7" w:rsidRDefault="005A16C7" w:rsidP="005A16C7">
      <w:r>
        <w:t>Director</w:t>
      </w:r>
    </w:p>
    <w:p w:rsidR="005A16C7" w:rsidRDefault="005A16C7">
      <w:pPr>
        <w:rPr>
          <w:b/>
        </w:rPr>
      </w:pPr>
    </w:p>
    <w:p w:rsidR="005450D8" w:rsidRDefault="005450D8">
      <w:pPr>
        <w:rPr>
          <w:b/>
        </w:rPr>
      </w:pPr>
    </w:p>
    <w:p w:rsidR="005450D8" w:rsidRDefault="005450D8">
      <w:pPr>
        <w:rPr>
          <w:b/>
        </w:rPr>
      </w:pPr>
    </w:p>
    <w:p w:rsidR="005450D8" w:rsidRDefault="005450D8">
      <w:pPr>
        <w:rPr>
          <w:b/>
        </w:rPr>
      </w:pPr>
    </w:p>
    <w:p w:rsidR="005450D8" w:rsidRDefault="005450D8">
      <w:pPr>
        <w:rPr>
          <w:b/>
        </w:rPr>
      </w:pPr>
    </w:p>
    <w:p w:rsidR="005450D8" w:rsidRDefault="005450D8" w:rsidP="005450D8">
      <w:pPr>
        <w:rPr>
          <w:b/>
        </w:rPr>
      </w:pPr>
    </w:p>
    <w:p w:rsidR="005450D8" w:rsidRDefault="005450D8" w:rsidP="005450D8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5450D8" w:rsidRDefault="005450D8" w:rsidP="005450D8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5450D8" w:rsidRDefault="005450D8" w:rsidP="005450D8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5450D8" w:rsidRDefault="005450D8" w:rsidP="005450D8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5450D8" w:rsidRDefault="005450D8" w:rsidP="005450D8">
      <w:pPr>
        <w:rPr>
          <w:b/>
          <w:bCs/>
        </w:rPr>
      </w:pPr>
    </w:p>
    <w:p w:rsidR="005450D8" w:rsidRDefault="005450D8" w:rsidP="005450D8">
      <w:pPr>
        <w:pStyle w:val="Ttulo1"/>
      </w:pPr>
      <w:r>
        <w:t>ORDEN DE TRABAJO N°      05905</w:t>
      </w:r>
    </w:p>
    <w:p w:rsidR="005450D8" w:rsidRDefault="005450D8" w:rsidP="005450D8"/>
    <w:p w:rsidR="005450D8" w:rsidRDefault="005450D8" w:rsidP="005450D8"/>
    <w:p w:rsidR="005450D8" w:rsidRDefault="005450D8" w:rsidP="005450D8">
      <w:r>
        <w:t>FECHA:</w:t>
      </w:r>
      <w:r>
        <w:tab/>
        <w:t>Medel</w:t>
      </w:r>
      <w:r w:rsidR="00E12627">
        <w:t xml:space="preserve">lín,  Enero  15    de </w:t>
      </w:r>
      <w:r w:rsidR="001915B3">
        <w:t xml:space="preserve">   </w:t>
      </w:r>
      <w:r w:rsidR="00E12627">
        <w:t>2010</w:t>
      </w:r>
    </w:p>
    <w:p w:rsidR="005450D8" w:rsidRDefault="005450D8" w:rsidP="005450D8">
      <w:r>
        <w:t>PARA:</w:t>
      </w:r>
      <w:r>
        <w:tab/>
      </w:r>
      <w:r>
        <w:tab/>
        <w:t>PLÁSTICOS DARMA</w:t>
      </w:r>
    </w:p>
    <w:p w:rsidR="005450D8" w:rsidRDefault="005450D8" w:rsidP="005450D8">
      <w:r>
        <w:t>ATENCIÓN:</w:t>
      </w:r>
      <w:r>
        <w:tab/>
        <w:t>Sr. Darío Jaramillo</w:t>
      </w:r>
    </w:p>
    <w:p w:rsidR="005450D8" w:rsidRDefault="005450D8" w:rsidP="005450D8">
      <w:r>
        <w:tab/>
      </w:r>
      <w:r>
        <w:tab/>
        <w:t>Gerente.</w:t>
      </w:r>
    </w:p>
    <w:p w:rsidR="005450D8" w:rsidRDefault="005450D8" w:rsidP="005450D8"/>
    <w:p w:rsidR="005450D8" w:rsidRDefault="005450D8" w:rsidP="005450D8">
      <w:r>
        <w:t>Apreciado Don Darío :</w:t>
      </w:r>
    </w:p>
    <w:p w:rsidR="005450D8" w:rsidRDefault="005450D8" w:rsidP="005450D8">
      <w:r>
        <w:t xml:space="preserve"> </w:t>
      </w:r>
    </w:p>
    <w:p w:rsidR="005450D8" w:rsidRDefault="005450D8" w:rsidP="005450D8">
      <w:r>
        <w:t>Con la presente estamos solicitando el siguiente servicio de IMPRESION:</w:t>
      </w:r>
    </w:p>
    <w:p w:rsidR="005450D8" w:rsidRDefault="005450D8" w:rsidP="005450D8"/>
    <w:p w:rsidR="005450D8" w:rsidRDefault="005450D8" w:rsidP="005450D8">
      <w:pPr>
        <w:rPr>
          <w:b/>
          <w:bCs/>
          <w:u w:val="single"/>
        </w:rPr>
      </w:pPr>
    </w:p>
    <w:p w:rsidR="005450D8" w:rsidRDefault="005450D8" w:rsidP="005450D8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5450D8" w:rsidRDefault="005450D8" w:rsidP="005450D8"/>
    <w:p w:rsidR="005450D8" w:rsidRDefault="005450D8" w:rsidP="005450D8">
      <w:r>
        <w:t>MATERIAL:</w:t>
      </w:r>
      <w:r>
        <w:tab/>
      </w:r>
      <w:r>
        <w:tab/>
        <w:t xml:space="preserve">Polietileno </w:t>
      </w:r>
      <w:r w:rsidR="00820647">
        <w:t xml:space="preserve">  </w:t>
      </w:r>
      <w:r>
        <w:t xml:space="preserve"> ALTA    Tubular   Transparente</w:t>
      </w:r>
    </w:p>
    <w:p w:rsidR="005450D8" w:rsidRDefault="005450D8" w:rsidP="005450D8">
      <w:r>
        <w:t>MEDIDA:</w:t>
      </w:r>
      <w:r>
        <w:tab/>
      </w:r>
      <w:r>
        <w:tab/>
      </w:r>
      <w:r w:rsidR="00323977">
        <w:rPr>
          <w:b/>
        </w:rPr>
        <w:t>6</w:t>
      </w:r>
      <w:r>
        <w:rPr>
          <w:b/>
        </w:rPr>
        <w:t xml:space="preserve">0 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5450D8" w:rsidRPr="006D12B2" w:rsidRDefault="005450D8" w:rsidP="005450D8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2.0 </w:t>
      </w:r>
      <w:r w:rsidRPr="006D12B2">
        <w:rPr>
          <w:b/>
        </w:rPr>
        <w:t xml:space="preserve"> “ </w:t>
      </w:r>
    </w:p>
    <w:p w:rsidR="005450D8" w:rsidRDefault="005450D8" w:rsidP="005450D8">
      <w:r>
        <w:t>TRATADO:</w:t>
      </w:r>
      <w:r>
        <w:tab/>
      </w:r>
      <w:r>
        <w:tab/>
        <w:t>2  Caras.</w:t>
      </w:r>
    </w:p>
    <w:p w:rsidR="005450D8" w:rsidRDefault="005450D8" w:rsidP="005450D8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 w:rsidR="00502A4C">
        <w:rPr>
          <w:b/>
        </w:rPr>
        <w:t xml:space="preserve">100 </w:t>
      </w:r>
      <w:r>
        <w:rPr>
          <w:b/>
        </w:rPr>
        <w:t xml:space="preserve"> </w:t>
      </w:r>
      <w:r w:rsidRPr="00900A5A">
        <w:rPr>
          <w:b/>
        </w:rPr>
        <w:t xml:space="preserve">  Kg</w:t>
      </w:r>
      <w:r>
        <w:t>.</w:t>
      </w:r>
    </w:p>
    <w:p w:rsidR="005450D8" w:rsidRDefault="005450D8" w:rsidP="005450D8">
      <w:r>
        <w:t>COLORES:</w:t>
      </w:r>
      <w:r>
        <w:tab/>
      </w:r>
      <w:r>
        <w:tab/>
        <w:t>2     (  Negro – Rojo )</w:t>
      </w:r>
    </w:p>
    <w:p w:rsidR="005450D8" w:rsidRDefault="005450D8" w:rsidP="005450D8">
      <w:r>
        <w:t>CARAS:</w:t>
      </w:r>
      <w:r>
        <w:tab/>
      </w:r>
      <w:r>
        <w:tab/>
        <w:t>2       (  2 x 1  )</w:t>
      </w:r>
    </w:p>
    <w:p w:rsidR="005450D8" w:rsidRDefault="005450D8" w:rsidP="005450D8">
      <w:r>
        <w:t>REPETICIÓN:</w:t>
      </w:r>
      <w:r>
        <w:tab/>
        <w:t xml:space="preserve">Continua </w:t>
      </w:r>
    </w:p>
    <w:p w:rsidR="005450D8" w:rsidRDefault="005450D8" w:rsidP="005450D8">
      <w:r>
        <w:t xml:space="preserve">RODILLO  :               </w:t>
      </w:r>
      <w:r w:rsidRPr="00A12A18">
        <w:rPr>
          <w:b/>
        </w:rPr>
        <w:t>3</w:t>
      </w:r>
      <w:r>
        <w:rPr>
          <w:b/>
        </w:rPr>
        <w:t>0</w:t>
      </w:r>
      <w:r>
        <w:t xml:space="preserve">  </w:t>
      </w:r>
    </w:p>
    <w:p w:rsidR="005450D8" w:rsidRDefault="005450D8" w:rsidP="005450D8">
      <w:r>
        <w:t>SELLADO:</w:t>
      </w:r>
      <w:r>
        <w:tab/>
      </w:r>
      <w:r>
        <w:tab/>
        <w:t>Fondo</w:t>
      </w:r>
    </w:p>
    <w:p w:rsidR="005450D8" w:rsidRPr="00146B92" w:rsidRDefault="005450D8" w:rsidP="005450D8">
      <w:pPr>
        <w:rPr>
          <w:b/>
        </w:rPr>
      </w:pPr>
      <w:r>
        <w:t>REFERENCIA:</w:t>
      </w:r>
      <w:r>
        <w:tab/>
      </w:r>
      <w:r>
        <w:rPr>
          <w:b/>
        </w:rPr>
        <w:t xml:space="preserve">PARAPLASTICOS </w:t>
      </w:r>
    </w:p>
    <w:p w:rsidR="005450D8" w:rsidRDefault="005450D8" w:rsidP="005450D8">
      <w:r>
        <w:tab/>
      </w:r>
      <w:r>
        <w:tab/>
      </w:r>
      <w:r>
        <w:tab/>
      </w:r>
    </w:p>
    <w:p w:rsidR="005450D8" w:rsidRDefault="005450D8" w:rsidP="005450D8"/>
    <w:p w:rsidR="005450D8" w:rsidRDefault="005450D8" w:rsidP="005450D8">
      <w:r>
        <w:rPr>
          <w:b/>
          <w:bCs/>
          <w:u w:val="single"/>
        </w:rPr>
        <w:t>NOTA:</w:t>
      </w:r>
      <w:r>
        <w:t xml:space="preserve"> </w:t>
      </w:r>
      <w:r w:rsidR="00BF38E7">
        <w:t xml:space="preserve"> - Cyreles   en  su  planta.</w:t>
      </w:r>
    </w:p>
    <w:p w:rsidR="005450D8" w:rsidRDefault="005450D8" w:rsidP="005450D8">
      <w:pPr>
        <w:numPr>
          <w:ilvl w:val="0"/>
          <w:numId w:val="2"/>
        </w:numPr>
      </w:pPr>
      <w:r>
        <w:t>Se anexa arte para tonos y  alturas</w:t>
      </w:r>
    </w:p>
    <w:p w:rsidR="005450D8" w:rsidRDefault="005450D8" w:rsidP="005450D8">
      <w:pPr>
        <w:numPr>
          <w:ilvl w:val="0"/>
          <w:numId w:val="2"/>
        </w:numPr>
      </w:pPr>
      <w:r>
        <w:t>Se  aprueba  Impresión</w:t>
      </w:r>
    </w:p>
    <w:p w:rsidR="005450D8" w:rsidRDefault="005450D8" w:rsidP="005450D8"/>
    <w:p w:rsidR="005450D8" w:rsidRDefault="005450D8" w:rsidP="005450D8"/>
    <w:p w:rsidR="005450D8" w:rsidRDefault="005450D8" w:rsidP="005450D8">
      <w:r>
        <w:t>Agradezco la atención y colaboración prestada.</w:t>
      </w:r>
    </w:p>
    <w:p w:rsidR="005450D8" w:rsidRDefault="005450D8" w:rsidP="005450D8"/>
    <w:p w:rsidR="005450D8" w:rsidRDefault="005450D8" w:rsidP="005450D8">
      <w:r>
        <w:t>Cordialmente,</w:t>
      </w:r>
    </w:p>
    <w:p w:rsidR="005450D8" w:rsidRDefault="005450D8" w:rsidP="005450D8"/>
    <w:p w:rsidR="005450D8" w:rsidRPr="00F4077E" w:rsidRDefault="005450D8" w:rsidP="005450D8">
      <w:pPr>
        <w:rPr>
          <w:b/>
        </w:rPr>
      </w:pPr>
    </w:p>
    <w:p w:rsidR="005450D8" w:rsidRDefault="005450D8" w:rsidP="005450D8"/>
    <w:p w:rsidR="005450D8" w:rsidRDefault="005450D8" w:rsidP="005450D8">
      <w:r>
        <w:t>RICARDO CASAS ZAPATA</w:t>
      </w:r>
    </w:p>
    <w:p w:rsidR="005450D8" w:rsidRDefault="005450D8" w:rsidP="005450D8">
      <w:r>
        <w:t>Director.</w:t>
      </w:r>
    </w:p>
    <w:p w:rsidR="003F15AC" w:rsidRDefault="003F15AC" w:rsidP="005450D8"/>
    <w:p w:rsidR="003F15AC" w:rsidRDefault="003F15AC" w:rsidP="005450D8"/>
    <w:p w:rsidR="003F15AC" w:rsidRDefault="003F15AC" w:rsidP="005450D8"/>
    <w:p w:rsidR="003F15AC" w:rsidRDefault="003F15AC" w:rsidP="005450D8"/>
    <w:p w:rsidR="003F15AC" w:rsidRDefault="003F15AC" w:rsidP="005450D8"/>
    <w:p w:rsidR="003F15AC" w:rsidRDefault="003F15AC" w:rsidP="005450D8"/>
    <w:p w:rsidR="003F15AC" w:rsidRDefault="003F15AC" w:rsidP="005450D8"/>
    <w:p w:rsidR="003F15AC" w:rsidRDefault="003F15AC" w:rsidP="005450D8"/>
    <w:p w:rsidR="003F15AC" w:rsidRDefault="003F15AC" w:rsidP="003F15AC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3F15AC" w:rsidRDefault="003F15AC" w:rsidP="003F15AC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3F15AC" w:rsidRDefault="003F15AC" w:rsidP="003F15AC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3F15AC" w:rsidRDefault="003F15AC" w:rsidP="003F15AC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3F15AC" w:rsidRDefault="003F15AC" w:rsidP="003F15AC">
      <w:pPr>
        <w:rPr>
          <w:b/>
          <w:bCs/>
        </w:rPr>
      </w:pPr>
    </w:p>
    <w:p w:rsidR="003F15AC" w:rsidRDefault="003F15AC" w:rsidP="003F15AC">
      <w:pPr>
        <w:pStyle w:val="Ttulo1"/>
      </w:pPr>
    </w:p>
    <w:p w:rsidR="003F15AC" w:rsidRDefault="003F15AC" w:rsidP="003F15AC">
      <w:pPr>
        <w:pStyle w:val="Ttulo1"/>
      </w:pPr>
      <w:r>
        <w:t>ORDEN DE TRABAJO  N °      05713</w:t>
      </w:r>
    </w:p>
    <w:p w:rsidR="003F15AC" w:rsidRDefault="003F15AC" w:rsidP="003F15AC"/>
    <w:p w:rsidR="003F15AC" w:rsidRDefault="003F15AC" w:rsidP="003F15AC">
      <w:r>
        <w:t>FECHA:</w:t>
      </w:r>
      <w:r>
        <w:tab/>
        <w:t>Medellín,  Enero  13    de   2009</w:t>
      </w:r>
    </w:p>
    <w:p w:rsidR="003F15AC" w:rsidRDefault="003F15AC" w:rsidP="003F15AC">
      <w:r>
        <w:t>PARA:</w:t>
      </w:r>
      <w:r>
        <w:tab/>
      </w:r>
      <w:r>
        <w:tab/>
        <w:t>PLÁSTICOS DARMA</w:t>
      </w:r>
    </w:p>
    <w:p w:rsidR="003F15AC" w:rsidRDefault="003F15AC" w:rsidP="003F15AC">
      <w:r>
        <w:t>ATENCIÓN:</w:t>
      </w:r>
      <w:r>
        <w:tab/>
        <w:t>Sr. Darío Jaramillo</w:t>
      </w:r>
    </w:p>
    <w:p w:rsidR="003F15AC" w:rsidRDefault="003F15AC" w:rsidP="003F15AC">
      <w:r>
        <w:tab/>
      </w:r>
      <w:r>
        <w:tab/>
        <w:t>Gerente.</w:t>
      </w:r>
    </w:p>
    <w:p w:rsidR="003F15AC" w:rsidRDefault="003F15AC" w:rsidP="003F15AC"/>
    <w:p w:rsidR="003F15AC" w:rsidRDefault="003F15AC" w:rsidP="003F15AC">
      <w:r>
        <w:t>Apreciado Don Darío:</w:t>
      </w:r>
    </w:p>
    <w:p w:rsidR="003F15AC" w:rsidRDefault="003F15AC" w:rsidP="003F15AC"/>
    <w:p w:rsidR="003F15AC" w:rsidRDefault="003F15AC" w:rsidP="003F15AC">
      <w:r>
        <w:t>Con la presente estamos solicitando el siguiente servicio de  IMPRESIÓN  :</w:t>
      </w:r>
    </w:p>
    <w:p w:rsidR="003F15AC" w:rsidRDefault="003F15AC" w:rsidP="003F15AC"/>
    <w:p w:rsidR="003F15AC" w:rsidRDefault="003F15AC" w:rsidP="003F15AC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3F15AC" w:rsidRDefault="003F15AC" w:rsidP="003F15AC">
      <w:r>
        <w:t xml:space="preserve">MATERIAL   :           Polipropileno   Lamina   de   </w:t>
      </w:r>
      <w:r>
        <w:rPr>
          <w:b/>
        </w:rPr>
        <w:t>70</w:t>
      </w:r>
      <w:r>
        <w:t xml:space="preserve">   cms</w:t>
      </w:r>
    </w:p>
    <w:p w:rsidR="003F15AC" w:rsidRDefault="003F15AC" w:rsidP="003F15AC">
      <w:r>
        <w:t>CLIBRE      :               1.5  ”</w:t>
      </w:r>
    </w:p>
    <w:p w:rsidR="003F15AC" w:rsidRDefault="003F15AC" w:rsidP="003F15AC">
      <w:pPr>
        <w:rPr>
          <w:b/>
        </w:rPr>
      </w:pPr>
      <w:r>
        <w:t>REFERENCIA:</w:t>
      </w:r>
      <w:r>
        <w:tab/>
      </w:r>
      <w:r>
        <w:rPr>
          <w:b/>
        </w:rPr>
        <w:t xml:space="preserve">PANECITOS  TIERNITOS SAN REMO  </w:t>
      </w:r>
      <w:r>
        <w:rPr>
          <w:b/>
        </w:rPr>
        <w:tab/>
        <w:t>75  KG</w:t>
      </w:r>
    </w:p>
    <w:p w:rsidR="003F15AC" w:rsidRPr="00AD5DCF" w:rsidRDefault="003F15AC" w:rsidP="003F15AC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  <w:t>PAN MESA SANREMO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75 KG</w:t>
      </w:r>
    </w:p>
    <w:p w:rsidR="003F15AC" w:rsidRDefault="003F15AC" w:rsidP="003F15AC">
      <w:r>
        <w:t>CANTIDAD    :          150     Kg</w:t>
      </w:r>
    </w:p>
    <w:p w:rsidR="003F15AC" w:rsidRDefault="002D0073" w:rsidP="003F15AC">
      <w:r>
        <w:t>COLORES:</w:t>
      </w:r>
      <w:r>
        <w:tab/>
      </w:r>
      <w:r>
        <w:tab/>
        <w:t xml:space="preserve">4    </w:t>
      </w:r>
      <w:r w:rsidR="003F15AC">
        <w:t xml:space="preserve"> ( Según  arte )</w:t>
      </w:r>
    </w:p>
    <w:p w:rsidR="003F15AC" w:rsidRDefault="002D0073" w:rsidP="003F15AC">
      <w:r>
        <w:t>CARAS:</w:t>
      </w:r>
      <w:r>
        <w:tab/>
      </w:r>
      <w:r>
        <w:tab/>
        <w:t>2</w:t>
      </w:r>
      <w:r w:rsidR="003F15AC">
        <w:t xml:space="preserve">  </w:t>
      </w:r>
    </w:p>
    <w:p w:rsidR="003F15AC" w:rsidRDefault="00895EA0" w:rsidP="003F15AC">
      <w:r>
        <w:t>REPETICIÓN:</w:t>
      </w:r>
      <w:r>
        <w:tab/>
        <w:t>25</w:t>
      </w:r>
    </w:p>
    <w:p w:rsidR="003F15AC" w:rsidRPr="007E24E2" w:rsidRDefault="003F15AC" w:rsidP="003F15AC">
      <w:pPr>
        <w:rPr>
          <w:b/>
        </w:rPr>
      </w:pPr>
      <w:r>
        <w:t>RODILLO:</w:t>
      </w:r>
      <w:r>
        <w:tab/>
      </w:r>
      <w:r>
        <w:tab/>
      </w:r>
      <w:r w:rsidR="00895EA0">
        <w:rPr>
          <w:b/>
        </w:rPr>
        <w:t>50</w:t>
      </w:r>
    </w:p>
    <w:p w:rsidR="003F15AC" w:rsidRDefault="00895EA0" w:rsidP="003F15AC">
      <w:r>
        <w:t>BOLSA:</w:t>
      </w:r>
      <w:r>
        <w:tab/>
      </w:r>
      <w:r>
        <w:tab/>
        <w:t>25  X   35</w:t>
      </w:r>
      <w:r w:rsidR="003F15AC">
        <w:t xml:space="preserve">    cms</w:t>
      </w:r>
      <w:r>
        <w:t xml:space="preserve">  </w:t>
      </w:r>
    </w:p>
    <w:p w:rsidR="003F15AC" w:rsidRDefault="003F15AC" w:rsidP="003F15AC">
      <w:r>
        <w:t>SELLADO:</w:t>
      </w:r>
      <w:r>
        <w:tab/>
      </w:r>
      <w:r>
        <w:tab/>
        <w:t>Para selle lateral.</w:t>
      </w:r>
    </w:p>
    <w:p w:rsidR="003F15AC" w:rsidRDefault="003F15AC" w:rsidP="003F15AC"/>
    <w:p w:rsidR="003F15AC" w:rsidRDefault="003F15AC" w:rsidP="003F15AC"/>
    <w:p w:rsidR="003F15AC" w:rsidRDefault="003F15AC" w:rsidP="003F15AC">
      <w:r>
        <w:rPr>
          <w:b/>
          <w:bCs/>
          <w:u w:val="single"/>
        </w:rPr>
        <w:t>NOTA:</w:t>
      </w:r>
      <w:r>
        <w:t xml:space="preserve">  *   Los cyreles</w:t>
      </w:r>
      <w:r w:rsidR="008A38F1">
        <w:t xml:space="preserve">   los envía  Grafiflex</w:t>
      </w:r>
    </w:p>
    <w:p w:rsidR="003F15AC" w:rsidRDefault="003F15AC" w:rsidP="003F15AC">
      <w:pPr>
        <w:numPr>
          <w:ilvl w:val="0"/>
          <w:numId w:val="1"/>
        </w:numPr>
      </w:pPr>
      <w:r>
        <w:t>Se envían ARTE    para tonos y alturas</w:t>
      </w:r>
    </w:p>
    <w:p w:rsidR="003F15AC" w:rsidRPr="005574BF" w:rsidRDefault="003F15AC" w:rsidP="003F15AC">
      <w:pPr>
        <w:numPr>
          <w:ilvl w:val="0"/>
          <w:numId w:val="2"/>
        </w:numPr>
      </w:pPr>
      <w:r>
        <w:t xml:space="preserve">Se  envia el material de PP </w:t>
      </w:r>
      <w:r w:rsidR="00E410EB">
        <w:rPr>
          <w:b/>
        </w:rPr>
        <w:t xml:space="preserve">de 70  </w:t>
      </w:r>
      <w:r w:rsidRPr="00AD5DCF">
        <w:rPr>
          <w:b/>
        </w:rPr>
        <w:t xml:space="preserve"> cms</w:t>
      </w:r>
    </w:p>
    <w:p w:rsidR="003F15AC" w:rsidRPr="00307118" w:rsidRDefault="003F15AC" w:rsidP="003F15AC">
      <w:pPr>
        <w:numPr>
          <w:ilvl w:val="0"/>
          <w:numId w:val="2"/>
        </w:numPr>
      </w:pPr>
      <w:r>
        <w:rPr>
          <w:b/>
        </w:rPr>
        <w:t>SE  APRUEBA  IMPRESIÓN.</w:t>
      </w:r>
    </w:p>
    <w:p w:rsidR="003F15AC" w:rsidRPr="00150D1A" w:rsidRDefault="003F15AC" w:rsidP="003F15AC">
      <w:pPr>
        <w:ind w:left="1860"/>
      </w:pPr>
    </w:p>
    <w:p w:rsidR="003F15AC" w:rsidRDefault="003F15AC" w:rsidP="003F15AC">
      <w:pPr>
        <w:ind w:left="885"/>
      </w:pPr>
    </w:p>
    <w:p w:rsidR="003F15AC" w:rsidRDefault="003F15AC" w:rsidP="003F15AC">
      <w:pPr>
        <w:ind w:left="885"/>
      </w:pPr>
    </w:p>
    <w:p w:rsidR="003F15AC" w:rsidRDefault="003F15AC" w:rsidP="003F15AC">
      <w:r>
        <w:t>Agradezco la atención y colaboración prestada.</w:t>
      </w:r>
    </w:p>
    <w:p w:rsidR="003F15AC" w:rsidRDefault="003F15AC" w:rsidP="003F15AC"/>
    <w:p w:rsidR="003F15AC" w:rsidRDefault="003F15AC" w:rsidP="003F15AC"/>
    <w:p w:rsidR="003F15AC" w:rsidRDefault="003F15AC" w:rsidP="003F15AC">
      <w:r>
        <w:t>Cordialmente,</w:t>
      </w:r>
    </w:p>
    <w:p w:rsidR="003F15AC" w:rsidRDefault="003F15AC" w:rsidP="003F15AC"/>
    <w:p w:rsidR="003F15AC" w:rsidRDefault="003F15AC" w:rsidP="003F15AC"/>
    <w:p w:rsidR="003F15AC" w:rsidRDefault="003F15AC" w:rsidP="003F15AC"/>
    <w:p w:rsidR="003F15AC" w:rsidRDefault="003F15AC" w:rsidP="003F15AC">
      <w:r>
        <w:t>RICARDO CASAS ZAPATA</w:t>
      </w:r>
    </w:p>
    <w:p w:rsidR="003F15AC" w:rsidRDefault="003F15AC" w:rsidP="003F15AC">
      <w:r>
        <w:t>Director</w:t>
      </w:r>
    </w:p>
    <w:p w:rsidR="000C03E1" w:rsidRDefault="000C03E1" w:rsidP="003F15AC"/>
    <w:p w:rsidR="000C03E1" w:rsidRDefault="000C03E1" w:rsidP="003F15AC"/>
    <w:p w:rsidR="000C03E1" w:rsidRDefault="000C03E1" w:rsidP="003F15AC"/>
    <w:p w:rsidR="000C03E1" w:rsidRDefault="000C03E1" w:rsidP="003F15AC"/>
    <w:p w:rsidR="000C03E1" w:rsidRPr="00456798" w:rsidRDefault="000C03E1" w:rsidP="000C03E1">
      <w:pPr>
        <w:rPr>
          <w:b/>
        </w:rPr>
      </w:pPr>
    </w:p>
    <w:p w:rsidR="000C03E1" w:rsidRDefault="000C03E1" w:rsidP="000C03E1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0C03E1" w:rsidRDefault="000C03E1" w:rsidP="000C03E1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0C03E1" w:rsidRDefault="000C03E1" w:rsidP="000C03E1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0C03E1" w:rsidRDefault="000C03E1" w:rsidP="000C03E1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0C03E1" w:rsidRDefault="000C03E1" w:rsidP="000C03E1"/>
    <w:p w:rsidR="000C03E1" w:rsidRDefault="000C03E1" w:rsidP="000C03E1"/>
    <w:p w:rsidR="000C03E1" w:rsidRDefault="000C03E1" w:rsidP="000C03E1">
      <w:pPr>
        <w:pStyle w:val="Ttulo1"/>
      </w:pPr>
      <w:r>
        <w:t>ORDEN DE TRABAJO      N°      05914</w:t>
      </w:r>
    </w:p>
    <w:p w:rsidR="000C03E1" w:rsidRDefault="000C03E1" w:rsidP="000C03E1"/>
    <w:p w:rsidR="000C03E1" w:rsidRDefault="000C03E1" w:rsidP="000C03E1"/>
    <w:p w:rsidR="000C03E1" w:rsidRDefault="000C03E1" w:rsidP="000C03E1">
      <w:r>
        <w:t>FECHA:</w:t>
      </w:r>
      <w:r>
        <w:tab/>
        <w:t>Medellín, Enero  18    de    2009</w:t>
      </w:r>
    </w:p>
    <w:p w:rsidR="000C03E1" w:rsidRDefault="000C03E1" w:rsidP="000C03E1">
      <w:r>
        <w:t>PARA:</w:t>
      </w:r>
      <w:r>
        <w:tab/>
      </w:r>
      <w:r>
        <w:tab/>
        <w:t>PLÁSTICOS DARMA</w:t>
      </w:r>
    </w:p>
    <w:p w:rsidR="000C03E1" w:rsidRDefault="000C03E1" w:rsidP="000C03E1">
      <w:r>
        <w:t>ATENCIÓN:</w:t>
      </w:r>
      <w:r>
        <w:tab/>
        <w:t>Sr. DARIO JARAMILLO</w:t>
      </w:r>
    </w:p>
    <w:p w:rsidR="000C03E1" w:rsidRDefault="000C03E1" w:rsidP="000C03E1"/>
    <w:p w:rsidR="000C03E1" w:rsidRDefault="000C03E1" w:rsidP="000C03E1"/>
    <w:p w:rsidR="000C03E1" w:rsidRDefault="000C03E1" w:rsidP="000C03E1">
      <w:r>
        <w:t xml:space="preserve"> Apreciado Dn DARIO:</w:t>
      </w:r>
    </w:p>
    <w:p w:rsidR="000C03E1" w:rsidRDefault="000C03E1" w:rsidP="000C03E1"/>
    <w:p w:rsidR="000C03E1" w:rsidRDefault="000C03E1" w:rsidP="000C03E1">
      <w:r>
        <w:t>Con la presente estamos solicitando el siguiente material  :</w:t>
      </w:r>
    </w:p>
    <w:p w:rsidR="000C03E1" w:rsidRDefault="000C03E1" w:rsidP="000C03E1"/>
    <w:p w:rsidR="000C03E1" w:rsidRDefault="000C03E1" w:rsidP="000C03E1">
      <w:r>
        <w:rPr>
          <w:b/>
          <w:bCs/>
          <w:u w:val="single"/>
        </w:rPr>
        <w:t>EXTRUSION</w:t>
      </w:r>
      <w:r>
        <w:t>:</w:t>
      </w:r>
    </w:p>
    <w:p w:rsidR="000C03E1" w:rsidRDefault="000C03E1" w:rsidP="000C03E1"/>
    <w:p w:rsidR="000C03E1" w:rsidRDefault="000C03E1" w:rsidP="000C03E1"/>
    <w:tbl>
      <w:tblPr>
        <w:tblW w:w="9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160"/>
        <w:gridCol w:w="1424"/>
        <w:gridCol w:w="2225"/>
        <w:gridCol w:w="1664"/>
        <w:gridCol w:w="1777"/>
      </w:tblGrid>
      <w:tr w:rsidR="000C03E1" w:rsidTr="00BC4D2B">
        <w:tc>
          <w:tcPr>
            <w:tcW w:w="2338" w:type="dxa"/>
          </w:tcPr>
          <w:p w:rsidR="000C03E1" w:rsidRDefault="000C03E1" w:rsidP="00BC4D2B">
            <w:r>
              <w:t>MEDIDA EN  CENTIMETROS</w:t>
            </w:r>
          </w:p>
        </w:tc>
        <w:tc>
          <w:tcPr>
            <w:tcW w:w="1560" w:type="dxa"/>
          </w:tcPr>
          <w:p w:rsidR="000C03E1" w:rsidRDefault="000C03E1" w:rsidP="00BC4D2B">
            <w:r>
              <w:t>CALIBRE</w:t>
            </w:r>
          </w:p>
        </w:tc>
        <w:tc>
          <w:tcPr>
            <w:tcW w:w="1559" w:type="dxa"/>
          </w:tcPr>
          <w:p w:rsidR="000C03E1" w:rsidRDefault="000C03E1" w:rsidP="00BC4D2B">
            <w:r>
              <w:t>FORMA</w:t>
            </w:r>
          </w:p>
        </w:tc>
        <w:tc>
          <w:tcPr>
            <w:tcW w:w="1807" w:type="dxa"/>
          </w:tcPr>
          <w:p w:rsidR="000C03E1" w:rsidRDefault="000C03E1" w:rsidP="00BC4D2B">
            <w:r>
              <w:t>CANTIDAD EN KILOS</w:t>
            </w:r>
          </w:p>
        </w:tc>
        <w:tc>
          <w:tcPr>
            <w:tcW w:w="1986" w:type="dxa"/>
          </w:tcPr>
          <w:p w:rsidR="000C03E1" w:rsidRDefault="000C03E1" w:rsidP="00BC4D2B">
            <w:r>
              <w:t>MATERIAL</w:t>
            </w:r>
          </w:p>
        </w:tc>
      </w:tr>
      <w:tr w:rsidR="000C03E1" w:rsidRPr="00656B1D" w:rsidTr="00BC4D2B">
        <w:tc>
          <w:tcPr>
            <w:tcW w:w="2338" w:type="dxa"/>
          </w:tcPr>
          <w:p w:rsidR="000C03E1" w:rsidRPr="00656B1D" w:rsidRDefault="000C03E1" w:rsidP="00BC4D2B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50</w:t>
            </w:r>
          </w:p>
        </w:tc>
        <w:tc>
          <w:tcPr>
            <w:tcW w:w="1560" w:type="dxa"/>
          </w:tcPr>
          <w:p w:rsidR="000C03E1" w:rsidRPr="00656B1D" w:rsidRDefault="00FA56D1" w:rsidP="00BC4D2B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0.45</w:t>
            </w:r>
            <w:r w:rsidR="000C03E1" w:rsidRPr="00656B1D">
              <w:rPr>
                <w:b/>
                <w:sz w:val="28"/>
                <w:szCs w:val="28"/>
              </w:rPr>
              <w:t xml:space="preserve">  ”</w:t>
            </w:r>
          </w:p>
        </w:tc>
        <w:tc>
          <w:tcPr>
            <w:tcW w:w="1559" w:type="dxa"/>
          </w:tcPr>
          <w:p w:rsidR="000C03E1" w:rsidRPr="00656B1D" w:rsidRDefault="000C03E1" w:rsidP="00BC4D2B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SEMITUBULAR</w:t>
            </w:r>
          </w:p>
        </w:tc>
        <w:tc>
          <w:tcPr>
            <w:tcW w:w="1807" w:type="dxa"/>
          </w:tcPr>
          <w:p w:rsidR="000C03E1" w:rsidRPr="00656B1D" w:rsidRDefault="000C03E1" w:rsidP="00BC4D2B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500</w:t>
            </w:r>
          </w:p>
        </w:tc>
        <w:tc>
          <w:tcPr>
            <w:tcW w:w="1986" w:type="dxa"/>
          </w:tcPr>
          <w:p w:rsidR="000C03E1" w:rsidRPr="00656B1D" w:rsidRDefault="000C03E1" w:rsidP="00BC4D2B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ALTA  </w:t>
            </w:r>
            <w:r w:rsidRPr="00656B1D">
              <w:rPr>
                <w:b/>
                <w:sz w:val="28"/>
                <w:szCs w:val="28"/>
              </w:rPr>
              <w:t>TPTE</w:t>
            </w:r>
          </w:p>
        </w:tc>
      </w:tr>
    </w:tbl>
    <w:p w:rsidR="000C03E1" w:rsidRPr="00656B1D" w:rsidRDefault="000C03E1" w:rsidP="000C03E1">
      <w:pPr>
        <w:pStyle w:val="Ttulo2"/>
        <w:rPr>
          <w:sz w:val="28"/>
          <w:szCs w:val="28"/>
        </w:rPr>
      </w:pPr>
    </w:p>
    <w:p w:rsidR="000C03E1" w:rsidRDefault="000C03E1" w:rsidP="000C03E1"/>
    <w:p w:rsidR="000C03E1" w:rsidRDefault="000C03E1" w:rsidP="000C03E1">
      <w:pPr>
        <w:rPr>
          <w:b/>
          <w:bCs/>
          <w:u w:val="single"/>
        </w:rPr>
      </w:pPr>
    </w:p>
    <w:p w:rsidR="000C03E1" w:rsidRDefault="000C03E1" w:rsidP="000C03E1">
      <w:r w:rsidRPr="0026453F">
        <w:rPr>
          <w:b/>
          <w:u w:val="single"/>
        </w:rPr>
        <w:t xml:space="preserve">MEZCLA </w:t>
      </w:r>
      <w:r>
        <w:t xml:space="preserve">  :     25     ALTA</w:t>
      </w:r>
    </w:p>
    <w:p w:rsidR="000C03E1" w:rsidRDefault="000C03E1" w:rsidP="000C03E1">
      <w:r>
        <w:t xml:space="preserve">                           6</w:t>
      </w:r>
      <w:r>
        <w:tab/>
        <w:t xml:space="preserve">LINEAL       </w:t>
      </w:r>
    </w:p>
    <w:p w:rsidR="000C03E1" w:rsidRDefault="000C03E1" w:rsidP="000C03E1"/>
    <w:p w:rsidR="000C03E1" w:rsidRDefault="000C03E1" w:rsidP="000C03E1"/>
    <w:p w:rsidR="000C03E1" w:rsidRDefault="000C03E1" w:rsidP="000C03E1"/>
    <w:p w:rsidR="000C03E1" w:rsidRPr="00234702" w:rsidRDefault="000C03E1" w:rsidP="000C03E1">
      <w:pPr>
        <w:rPr>
          <w:u w:val="single"/>
        </w:rPr>
      </w:pPr>
      <w:r w:rsidRPr="00234702">
        <w:rPr>
          <w:u w:val="single"/>
        </w:rPr>
        <w:t>SIN  TRATAR</w:t>
      </w:r>
    </w:p>
    <w:p w:rsidR="000C03E1" w:rsidRDefault="000C03E1" w:rsidP="000C03E1">
      <w:pPr>
        <w:rPr>
          <w:b/>
          <w:bCs/>
          <w:u w:val="single"/>
        </w:rPr>
      </w:pPr>
      <w:r>
        <w:t xml:space="preserve"> </w:t>
      </w:r>
      <w:r>
        <w:tab/>
      </w:r>
      <w:r>
        <w:tab/>
      </w:r>
    </w:p>
    <w:p w:rsidR="000C03E1" w:rsidRDefault="000C03E1" w:rsidP="000C03E1"/>
    <w:p w:rsidR="000C03E1" w:rsidRDefault="000C03E1" w:rsidP="000C03E1"/>
    <w:p w:rsidR="000C03E1" w:rsidRDefault="000C03E1" w:rsidP="000C03E1">
      <w:r>
        <w:t xml:space="preserve">Agradezco </w:t>
      </w:r>
      <w:smartTag w:uri="urn:schemas-microsoft-com:office:smarttags" w:element="PersonName">
        <w:smartTagPr>
          <w:attr w:name="ProductID" w:val="la Amable"/>
        </w:smartTagPr>
        <w:r>
          <w:t>la Amable</w:t>
        </w:r>
      </w:smartTag>
      <w:r>
        <w:t xml:space="preserve"> colaboración.</w:t>
      </w:r>
    </w:p>
    <w:p w:rsidR="000C03E1" w:rsidRDefault="000C03E1" w:rsidP="000C03E1"/>
    <w:p w:rsidR="000C03E1" w:rsidRDefault="000C03E1" w:rsidP="000C03E1"/>
    <w:p w:rsidR="000C03E1" w:rsidRDefault="000C03E1" w:rsidP="000C03E1"/>
    <w:p w:rsidR="000C03E1" w:rsidRDefault="000C03E1" w:rsidP="000C03E1">
      <w:r>
        <w:t>Cordialmente</w:t>
      </w:r>
    </w:p>
    <w:p w:rsidR="000C03E1" w:rsidRDefault="000C03E1" w:rsidP="000C03E1"/>
    <w:p w:rsidR="000C03E1" w:rsidRDefault="000C03E1" w:rsidP="000C03E1"/>
    <w:p w:rsidR="000C03E1" w:rsidRDefault="000C03E1" w:rsidP="000C03E1"/>
    <w:p w:rsidR="000C03E1" w:rsidRDefault="000C03E1" w:rsidP="000C03E1">
      <w:r>
        <w:t>RICARDO CASAS ZAPATA</w:t>
      </w:r>
    </w:p>
    <w:p w:rsidR="000C03E1" w:rsidRDefault="000C03E1" w:rsidP="000C03E1">
      <w:r>
        <w:t>Director</w:t>
      </w:r>
    </w:p>
    <w:p w:rsidR="000C03E1" w:rsidRDefault="000C03E1" w:rsidP="000C03E1">
      <w:pPr>
        <w:rPr>
          <w:b/>
        </w:rPr>
      </w:pPr>
    </w:p>
    <w:p w:rsidR="00E7072E" w:rsidRPr="00456798" w:rsidRDefault="00E7072E" w:rsidP="00E7072E">
      <w:pPr>
        <w:rPr>
          <w:b/>
        </w:rPr>
      </w:pPr>
    </w:p>
    <w:p w:rsidR="00E7072E" w:rsidRDefault="00E7072E" w:rsidP="00E7072E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E7072E" w:rsidRDefault="00E7072E" w:rsidP="00E7072E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E7072E" w:rsidRDefault="00E7072E" w:rsidP="00E7072E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E7072E" w:rsidRDefault="00E7072E" w:rsidP="00E7072E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E7072E" w:rsidRDefault="00E7072E" w:rsidP="00E7072E"/>
    <w:p w:rsidR="00E7072E" w:rsidRDefault="00E7072E" w:rsidP="00E7072E"/>
    <w:p w:rsidR="00E7072E" w:rsidRDefault="00E7072E" w:rsidP="00E7072E">
      <w:pPr>
        <w:pStyle w:val="Ttulo1"/>
      </w:pPr>
      <w:r>
        <w:t>ORDEN DE TRABAJO      N°      05915</w:t>
      </w:r>
    </w:p>
    <w:p w:rsidR="00E7072E" w:rsidRDefault="00E7072E" w:rsidP="00E7072E"/>
    <w:p w:rsidR="00E7072E" w:rsidRDefault="00E7072E" w:rsidP="00E7072E"/>
    <w:p w:rsidR="00E7072E" w:rsidRDefault="00E7072E" w:rsidP="00E7072E">
      <w:r>
        <w:t>FECHA:</w:t>
      </w:r>
      <w:r>
        <w:tab/>
        <w:t>Medellín, Enero  18    de    2009</w:t>
      </w:r>
    </w:p>
    <w:p w:rsidR="00E7072E" w:rsidRDefault="00E7072E" w:rsidP="00E7072E">
      <w:r>
        <w:t>PARA:</w:t>
      </w:r>
      <w:r>
        <w:tab/>
      </w:r>
      <w:r>
        <w:tab/>
        <w:t>PLÁSTICOS DARMA</w:t>
      </w:r>
    </w:p>
    <w:p w:rsidR="00E7072E" w:rsidRDefault="00E7072E" w:rsidP="00E7072E">
      <w:r>
        <w:t>ATENCIÓN:</w:t>
      </w:r>
      <w:r>
        <w:tab/>
        <w:t>Sr. DARIO JARAMILLO</w:t>
      </w:r>
    </w:p>
    <w:p w:rsidR="00E7072E" w:rsidRDefault="00E7072E" w:rsidP="00E7072E"/>
    <w:p w:rsidR="00E7072E" w:rsidRDefault="00E7072E" w:rsidP="00E7072E"/>
    <w:p w:rsidR="00E7072E" w:rsidRDefault="00E7072E" w:rsidP="00E7072E">
      <w:r>
        <w:t xml:space="preserve"> Apreciado Dn DARIO:</w:t>
      </w:r>
    </w:p>
    <w:p w:rsidR="00E7072E" w:rsidRDefault="00E7072E" w:rsidP="00E7072E"/>
    <w:p w:rsidR="00E7072E" w:rsidRDefault="00E7072E" w:rsidP="00E7072E">
      <w:r>
        <w:t>Con la presente estamos solicitando el siguiente material  :</w:t>
      </w:r>
    </w:p>
    <w:p w:rsidR="00E7072E" w:rsidRDefault="00E7072E" w:rsidP="00E7072E"/>
    <w:p w:rsidR="00E7072E" w:rsidRDefault="00E7072E" w:rsidP="00E7072E">
      <w:r>
        <w:rPr>
          <w:b/>
          <w:bCs/>
          <w:u w:val="single"/>
        </w:rPr>
        <w:t>EXTRUSION</w:t>
      </w:r>
      <w:r>
        <w:t>:</w:t>
      </w:r>
    </w:p>
    <w:p w:rsidR="00E7072E" w:rsidRDefault="00E7072E" w:rsidP="00E7072E"/>
    <w:p w:rsidR="00E7072E" w:rsidRDefault="00E7072E" w:rsidP="00E7072E"/>
    <w:tbl>
      <w:tblPr>
        <w:tblW w:w="9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338"/>
        <w:gridCol w:w="1560"/>
        <w:gridCol w:w="1559"/>
        <w:gridCol w:w="1807"/>
        <w:gridCol w:w="1986"/>
      </w:tblGrid>
      <w:tr w:rsidR="00E7072E" w:rsidTr="00BC4D2B">
        <w:tc>
          <w:tcPr>
            <w:tcW w:w="2338" w:type="dxa"/>
          </w:tcPr>
          <w:p w:rsidR="00E7072E" w:rsidRDefault="00E7072E" w:rsidP="00BC4D2B">
            <w:r>
              <w:t>MEDIDA EN  CENTIMETROS</w:t>
            </w:r>
          </w:p>
        </w:tc>
        <w:tc>
          <w:tcPr>
            <w:tcW w:w="1560" w:type="dxa"/>
          </w:tcPr>
          <w:p w:rsidR="00E7072E" w:rsidRDefault="00E7072E" w:rsidP="00BC4D2B">
            <w:r>
              <w:t>CALIBRE</w:t>
            </w:r>
          </w:p>
        </w:tc>
        <w:tc>
          <w:tcPr>
            <w:tcW w:w="1559" w:type="dxa"/>
          </w:tcPr>
          <w:p w:rsidR="00E7072E" w:rsidRDefault="00E7072E" w:rsidP="00BC4D2B">
            <w:r>
              <w:t>FORMA</w:t>
            </w:r>
          </w:p>
        </w:tc>
        <w:tc>
          <w:tcPr>
            <w:tcW w:w="1807" w:type="dxa"/>
          </w:tcPr>
          <w:p w:rsidR="00E7072E" w:rsidRDefault="00E7072E" w:rsidP="00BC4D2B">
            <w:r>
              <w:t>CANTIDAD EN KILOS</w:t>
            </w:r>
          </w:p>
        </w:tc>
        <w:tc>
          <w:tcPr>
            <w:tcW w:w="1986" w:type="dxa"/>
          </w:tcPr>
          <w:p w:rsidR="00E7072E" w:rsidRDefault="00E7072E" w:rsidP="00BC4D2B">
            <w:r>
              <w:t>MATERIAL</w:t>
            </w:r>
          </w:p>
        </w:tc>
      </w:tr>
      <w:tr w:rsidR="00E7072E" w:rsidRPr="00656B1D" w:rsidTr="00BC4D2B">
        <w:tc>
          <w:tcPr>
            <w:tcW w:w="2338" w:type="dxa"/>
          </w:tcPr>
          <w:p w:rsidR="00E7072E" w:rsidRPr="00656B1D" w:rsidRDefault="00E7072E" w:rsidP="00BC4D2B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40</w:t>
            </w:r>
          </w:p>
        </w:tc>
        <w:tc>
          <w:tcPr>
            <w:tcW w:w="1560" w:type="dxa"/>
          </w:tcPr>
          <w:p w:rsidR="00E7072E" w:rsidRPr="00656B1D" w:rsidRDefault="00E7072E" w:rsidP="00BC4D2B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0.45</w:t>
            </w:r>
            <w:r w:rsidRPr="00656B1D">
              <w:rPr>
                <w:b/>
                <w:sz w:val="28"/>
                <w:szCs w:val="28"/>
              </w:rPr>
              <w:t xml:space="preserve">  ”</w:t>
            </w:r>
          </w:p>
        </w:tc>
        <w:tc>
          <w:tcPr>
            <w:tcW w:w="1559" w:type="dxa"/>
          </w:tcPr>
          <w:p w:rsidR="00E7072E" w:rsidRPr="00656B1D" w:rsidRDefault="00E7072E" w:rsidP="00BC4D2B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TUBULAR</w:t>
            </w:r>
          </w:p>
        </w:tc>
        <w:tc>
          <w:tcPr>
            <w:tcW w:w="1807" w:type="dxa"/>
          </w:tcPr>
          <w:p w:rsidR="00E7072E" w:rsidRPr="00656B1D" w:rsidRDefault="00E7072E" w:rsidP="00BC4D2B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500</w:t>
            </w:r>
          </w:p>
        </w:tc>
        <w:tc>
          <w:tcPr>
            <w:tcW w:w="1986" w:type="dxa"/>
          </w:tcPr>
          <w:p w:rsidR="00E7072E" w:rsidRPr="00656B1D" w:rsidRDefault="00E7072E" w:rsidP="00BC4D2B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ALTA  </w:t>
            </w:r>
            <w:r w:rsidRPr="00656B1D">
              <w:rPr>
                <w:b/>
                <w:sz w:val="28"/>
                <w:szCs w:val="28"/>
              </w:rPr>
              <w:t>TPTE</w:t>
            </w:r>
          </w:p>
        </w:tc>
      </w:tr>
    </w:tbl>
    <w:p w:rsidR="00E7072E" w:rsidRPr="00656B1D" w:rsidRDefault="00E7072E" w:rsidP="00E7072E">
      <w:pPr>
        <w:pStyle w:val="Ttulo2"/>
        <w:rPr>
          <w:sz w:val="28"/>
          <w:szCs w:val="28"/>
        </w:rPr>
      </w:pPr>
    </w:p>
    <w:p w:rsidR="00E7072E" w:rsidRDefault="00E7072E" w:rsidP="00E7072E"/>
    <w:p w:rsidR="00E7072E" w:rsidRDefault="00E7072E" w:rsidP="00E7072E">
      <w:pPr>
        <w:rPr>
          <w:b/>
          <w:bCs/>
          <w:u w:val="single"/>
        </w:rPr>
      </w:pPr>
    </w:p>
    <w:p w:rsidR="00E7072E" w:rsidRDefault="00E7072E" w:rsidP="00E7072E">
      <w:r w:rsidRPr="0026453F">
        <w:rPr>
          <w:b/>
          <w:u w:val="single"/>
        </w:rPr>
        <w:t xml:space="preserve">MEZCLA </w:t>
      </w:r>
      <w:r>
        <w:t xml:space="preserve">  :     25     ALTA</w:t>
      </w:r>
    </w:p>
    <w:p w:rsidR="00E7072E" w:rsidRDefault="00E7072E" w:rsidP="00E7072E">
      <w:r>
        <w:t xml:space="preserve">                           6</w:t>
      </w:r>
      <w:r>
        <w:tab/>
        <w:t xml:space="preserve">LINEAL       </w:t>
      </w:r>
    </w:p>
    <w:p w:rsidR="00E7072E" w:rsidRDefault="00E7072E" w:rsidP="00E7072E"/>
    <w:p w:rsidR="00E7072E" w:rsidRDefault="00E7072E" w:rsidP="00E7072E"/>
    <w:p w:rsidR="00E7072E" w:rsidRDefault="00E7072E" w:rsidP="00E7072E"/>
    <w:p w:rsidR="00E7072E" w:rsidRPr="00234702" w:rsidRDefault="00E7072E" w:rsidP="00E7072E">
      <w:pPr>
        <w:rPr>
          <w:u w:val="single"/>
        </w:rPr>
      </w:pPr>
      <w:r w:rsidRPr="00234702">
        <w:rPr>
          <w:u w:val="single"/>
        </w:rPr>
        <w:t>SIN  TRATAR</w:t>
      </w:r>
    </w:p>
    <w:p w:rsidR="00E7072E" w:rsidRDefault="00E7072E" w:rsidP="00E7072E">
      <w:pPr>
        <w:rPr>
          <w:b/>
          <w:bCs/>
          <w:u w:val="single"/>
        </w:rPr>
      </w:pPr>
      <w:r>
        <w:t xml:space="preserve"> </w:t>
      </w:r>
      <w:r>
        <w:tab/>
      </w:r>
      <w:r>
        <w:tab/>
      </w:r>
    </w:p>
    <w:p w:rsidR="00E7072E" w:rsidRDefault="00E7072E" w:rsidP="00E7072E"/>
    <w:p w:rsidR="00E7072E" w:rsidRDefault="00E7072E" w:rsidP="00E7072E"/>
    <w:p w:rsidR="00E7072E" w:rsidRDefault="00E7072E" w:rsidP="00E7072E">
      <w:r>
        <w:t xml:space="preserve">Agradezco </w:t>
      </w:r>
      <w:smartTag w:uri="urn:schemas-microsoft-com:office:smarttags" w:element="PersonName">
        <w:smartTagPr>
          <w:attr w:name="ProductID" w:val="la Amable"/>
        </w:smartTagPr>
        <w:r>
          <w:t>la Amable</w:t>
        </w:r>
      </w:smartTag>
      <w:r>
        <w:t xml:space="preserve"> colaboración.</w:t>
      </w:r>
    </w:p>
    <w:p w:rsidR="00E7072E" w:rsidRDefault="00E7072E" w:rsidP="00E7072E"/>
    <w:p w:rsidR="00E7072E" w:rsidRDefault="00E7072E" w:rsidP="00E7072E"/>
    <w:p w:rsidR="00E7072E" w:rsidRDefault="00E7072E" w:rsidP="00E7072E"/>
    <w:p w:rsidR="00E7072E" w:rsidRDefault="00E7072E" w:rsidP="00E7072E">
      <w:r>
        <w:t>Cordialmente</w:t>
      </w:r>
    </w:p>
    <w:p w:rsidR="00E7072E" w:rsidRDefault="00E7072E" w:rsidP="00E7072E"/>
    <w:p w:rsidR="00E7072E" w:rsidRDefault="00E7072E" w:rsidP="00E7072E"/>
    <w:p w:rsidR="00E7072E" w:rsidRDefault="00E7072E" w:rsidP="00E7072E"/>
    <w:p w:rsidR="00E7072E" w:rsidRDefault="00E7072E" w:rsidP="00E7072E">
      <w:r>
        <w:t>RICARDO CASAS ZAPATA</w:t>
      </w:r>
    </w:p>
    <w:p w:rsidR="00E7072E" w:rsidRDefault="00E7072E" w:rsidP="00E7072E">
      <w:r>
        <w:t>Director</w:t>
      </w:r>
    </w:p>
    <w:p w:rsidR="003F15AC" w:rsidRDefault="003F15AC" w:rsidP="005450D8">
      <w:pPr>
        <w:rPr>
          <w:b/>
        </w:rPr>
      </w:pPr>
    </w:p>
    <w:p w:rsidR="00DE7B06" w:rsidRDefault="00DE7B06" w:rsidP="005450D8">
      <w:pPr>
        <w:rPr>
          <w:b/>
        </w:rPr>
      </w:pPr>
    </w:p>
    <w:p w:rsidR="00DE7B06" w:rsidRDefault="00DE7B06" w:rsidP="005450D8">
      <w:pPr>
        <w:rPr>
          <w:b/>
        </w:rPr>
      </w:pPr>
    </w:p>
    <w:p w:rsidR="00DE7B06" w:rsidRDefault="00DE7B06" w:rsidP="00DE7B06">
      <w:pPr>
        <w:rPr>
          <w:b/>
        </w:rPr>
      </w:pPr>
    </w:p>
    <w:p w:rsidR="00DE7B06" w:rsidRDefault="00DE7B06" w:rsidP="00DE7B06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DE7B06" w:rsidRDefault="00DE7B06" w:rsidP="00DE7B06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DE7B06" w:rsidRDefault="00DE7B06" w:rsidP="00DE7B06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DE7B06" w:rsidRDefault="00DE7B06" w:rsidP="00DE7B06">
      <w:pPr>
        <w:rPr>
          <w:b/>
          <w:bCs/>
          <w:sz w:val="20"/>
        </w:rPr>
      </w:pPr>
      <w:r>
        <w:rPr>
          <w:b/>
          <w:bCs/>
          <w:sz w:val="20"/>
        </w:rPr>
        <w:t>TEL:  4 44 46 64  ITAGUI.</w:t>
      </w:r>
    </w:p>
    <w:p w:rsidR="00DE7B06" w:rsidRDefault="00DE7B06" w:rsidP="00DE7B06">
      <w:pPr>
        <w:rPr>
          <w:b/>
          <w:bCs/>
        </w:rPr>
      </w:pPr>
    </w:p>
    <w:p w:rsidR="00DE7B06" w:rsidRDefault="00DE7B06" w:rsidP="00DE7B06">
      <w:pPr>
        <w:rPr>
          <w:b/>
          <w:bCs/>
        </w:rPr>
      </w:pPr>
    </w:p>
    <w:p w:rsidR="00DE7B06" w:rsidRDefault="00DE7B06" w:rsidP="00DE7B06">
      <w:pPr>
        <w:pStyle w:val="Ttulo1"/>
      </w:pPr>
      <w:r>
        <w:t>ORDEN DE TRABAJO        N°      05998</w:t>
      </w:r>
    </w:p>
    <w:p w:rsidR="00DE7B06" w:rsidRDefault="00DE7B06" w:rsidP="00DE7B06"/>
    <w:p w:rsidR="00DE7B06" w:rsidRDefault="00DE7B06" w:rsidP="00DE7B06">
      <w:r>
        <w:t>FECHA:</w:t>
      </w:r>
      <w:r>
        <w:tab/>
        <w:t>Medellín, Enero  18  de   2010</w:t>
      </w:r>
    </w:p>
    <w:p w:rsidR="00DE7B06" w:rsidRDefault="00DE7B06" w:rsidP="00DE7B06">
      <w:r>
        <w:t>PARA:</w:t>
      </w:r>
      <w:r>
        <w:tab/>
      </w:r>
      <w:r>
        <w:tab/>
        <w:t>PLÁSTICOS DARMA</w:t>
      </w:r>
    </w:p>
    <w:p w:rsidR="00DE7B06" w:rsidRDefault="00DE7B06" w:rsidP="00DE7B06">
      <w:r>
        <w:t>ATENCIÓN:</w:t>
      </w:r>
      <w:r>
        <w:tab/>
        <w:t>Sr. Darío Jaramillo</w:t>
      </w:r>
    </w:p>
    <w:p w:rsidR="00DE7B06" w:rsidRDefault="00DE7B06" w:rsidP="00DE7B06">
      <w:r>
        <w:tab/>
      </w:r>
      <w:r>
        <w:tab/>
        <w:t>Gerente.</w:t>
      </w:r>
    </w:p>
    <w:p w:rsidR="00DE7B06" w:rsidRDefault="00DE7B06" w:rsidP="00DE7B06"/>
    <w:p w:rsidR="00DE7B06" w:rsidRDefault="00DE7B06" w:rsidP="00DE7B06">
      <w:r>
        <w:t>Apreciado Don Darío:</w:t>
      </w:r>
    </w:p>
    <w:p w:rsidR="00DE7B06" w:rsidRDefault="00DE7B06" w:rsidP="00DE7B06"/>
    <w:p w:rsidR="00DE7B06" w:rsidRDefault="00DE7B06" w:rsidP="00DE7B06">
      <w:r>
        <w:t>Con la presente estamos solicitando el siguiente material    :</w:t>
      </w:r>
    </w:p>
    <w:p w:rsidR="00DE7B06" w:rsidRDefault="00DE7B06" w:rsidP="00DE7B06"/>
    <w:p w:rsidR="00DE7B06" w:rsidRDefault="00DE7B06" w:rsidP="00DE7B06">
      <w:pPr>
        <w:rPr>
          <w:b/>
          <w:bCs/>
          <w:u w:val="single"/>
        </w:rPr>
      </w:pPr>
      <w:r>
        <w:rPr>
          <w:b/>
          <w:bCs/>
          <w:u w:val="single"/>
        </w:rPr>
        <w:t>IMPRESIÓN  :</w:t>
      </w:r>
    </w:p>
    <w:p w:rsidR="00DE7B06" w:rsidRDefault="00DE7B06" w:rsidP="00DE7B06"/>
    <w:p w:rsidR="00DE7B06" w:rsidRPr="00F97BC0" w:rsidRDefault="00DE7B06" w:rsidP="00DE7B06">
      <w:pPr>
        <w:rPr>
          <w:b/>
        </w:rPr>
      </w:pPr>
      <w:r>
        <w:t>MATERIAL:</w:t>
      </w:r>
      <w:r>
        <w:tab/>
      </w:r>
      <w:r>
        <w:tab/>
        <w:t xml:space="preserve">P.P  Tubular  </w:t>
      </w:r>
      <w:r w:rsidR="002A768D">
        <w:t xml:space="preserve">  </w:t>
      </w:r>
      <w:r w:rsidRPr="00F97BC0">
        <w:rPr>
          <w:b/>
        </w:rPr>
        <w:t>50  cms</w:t>
      </w:r>
    </w:p>
    <w:p w:rsidR="00DE7B06" w:rsidRDefault="00DE7B06" w:rsidP="00DE7B06">
      <w:r>
        <w:t>CALIBRE:</w:t>
      </w:r>
      <w:r>
        <w:tab/>
      </w:r>
      <w:r>
        <w:tab/>
      </w:r>
      <w:r w:rsidRPr="00F97BC0">
        <w:rPr>
          <w:b/>
        </w:rPr>
        <w:t>1.2</w:t>
      </w:r>
      <w:r>
        <w:t xml:space="preserve">  ”</w:t>
      </w:r>
    </w:p>
    <w:p w:rsidR="00DE7B06" w:rsidRDefault="00DE7B06" w:rsidP="00DE7B06">
      <w:r>
        <w:t>CANTIDAD:</w:t>
      </w:r>
      <w:r>
        <w:tab/>
      </w:r>
      <w:r>
        <w:tab/>
        <w:t>120    Kg</w:t>
      </w:r>
    </w:p>
    <w:p w:rsidR="00DE7B06" w:rsidRDefault="00DE7B06" w:rsidP="00DE7B06">
      <w:r>
        <w:t>REFERENCIA:</w:t>
      </w:r>
      <w:r>
        <w:tab/>
      </w:r>
      <w:r w:rsidRPr="00E35E48">
        <w:rPr>
          <w:b/>
        </w:rPr>
        <w:t>COMBO</w:t>
      </w:r>
      <w:r>
        <w:rPr>
          <w:b/>
        </w:rPr>
        <w:t xml:space="preserve">  </w:t>
      </w:r>
      <w:r w:rsidRPr="00E35E48">
        <w:rPr>
          <w:b/>
        </w:rPr>
        <w:t xml:space="preserve"> SAN </w:t>
      </w:r>
      <w:r>
        <w:rPr>
          <w:b/>
        </w:rPr>
        <w:t xml:space="preserve"> </w:t>
      </w:r>
      <w:r w:rsidRPr="00E35E48">
        <w:rPr>
          <w:b/>
        </w:rPr>
        <w:t>REMO</w:t>
      </w:r>
    </w:p>
    <w:p w:rsidR="00DE7B06" w:rsidRDefault="00DE7B06" w:rsidP="00DE7B06">
      <w:r>
        <w:t>REPETICIÓN:</w:t>
      </w:r>
      <w:r>
        <w:tab/>
        <w:t>40   Cms.</w:t>
      </w:r>
    </w:p>
    <w:p w:rsidR="00DE7B06" w:rsidRDefault="00DE7B06" w:rsidP="00DE7B06">
      <w:r>
        <w:t>RODILLO  :               40</w:t>
      </w:r>
    </w:p>
    <w:p w:rsidR="00DE7B06" w:rsidRDefault="00DE7B06" w:rsidP="00DE7B06">
      <w:r>
        <w:t>IMPRESIÓN:</w:t>
      </w:r>
      <w:r>
        <w:tab/>
      </w:r>
      <w:r>
        <w:tab/>
        <w:t xml:space="preserve">1 Caras  ( 4X1  ) </w:t>
      </w:r>
    </w:p>
    <w:p w:rsidR="00DE7B06" w:rsidRDefault="00DE7B06" w:rsidP="00DE7B06">
      <w:r>
        <w:t>COLORES:</w:t>
      </w:r>
      <w:r>
        <w:tab/>
      </w:r>
      <w:r>
        <w:tab/>
        <w:t>4  (SEGÚN  MUESTRA )</w:t>
      </w:r>
    </w:p>
    <w:p w:rsidR="00DE7B06" w:rsidRDefault="00DE7B06" w:rsidP="00DE7B06">
      <w:r>
        <w:t>BOLSA:</w:t>
      </w:r>
      <w:r>
        <w:tab/>
      </w:r>
      <w:r>
        <w:tab/>
        <w:t xml:space="preserve">40  X 50    cms   </w:t>
      </w:r>
    </w:p>
    <w:p w:rsidR="00DE7B06" w:rsidRDefault="00DE7B06" w:rsidP="00DE7B06">
      <w:r>
        <w:t>SELLADO :</w:t>
      </w:r>
      <w:r>
        <w:tab/>
      </w:r>
      <w:r>
        <w:tab/>
        <w:t>Lateral</w:t>
      </w:r>
    </w:p>
    <w:p w:rsidR="00DE7B06" w:rsidRDefault="00DE7B06" w:rsidP="00DE7B06"/>
    <w:p w:rsidR="00DE7B06" w:rsidRDefault="00DE7B06" w:rsidP="00DE7B06"/>
    <w:p w:rsidR="00DE7B06" w:rsidRDefault="00DE7B06" w:rsidP="00DE7B06">
      <w:r>
        <w:rPr>
          <w:b/>
          <w:bCs/>
          <w:u w:val="single"/>
        </w:rPr>
        <w:t>NOTA:</w:t>
      </w:r>
      <w:r>
        <w:t xml:space="preserve">  - Se  envia muestra física para los tonos y alturas  de impresión.</w:t>
      </w:r>
    </w:p>
    <w:p w:rsidR="00DE7B06" w:rsidRDefault="00DE7B06" w:rsidP="00DE7B06">
      <w:r>
        <w:tab/>
        <w:t xml:space="preserve">    -  Colocar pie de imprenta de Plasticos  Union</w:t>
      </w:r>
    </w:p>
    <w:p w:rsidR="00DE7B06" w:rsidRDefault="00DE7B06" w:rsidP="00DE7B06"/>
    <w:p w:rsidR="00DE7B06" w:rsidRDefault="00DE7B06" w:rsidP="00DE7B06"/>
    <w:p w:rsidR="00DE7B06" w:rsidRDefault="00DE7B06" w:rsidP="00DE7B06"/>
    <w:p w:rsidR="00DE7B06" w:rsidRDefault="00DE7B06" w:rsidP="00DE7B06">
      <w:r>
        <w:t>Agradezco la atención y colaboración prestada.</w:t>
      </w:r>
    </w:p>
    <w:p w:rsidR="00DE7B06" w:rsidRDefault="00DE7B06" w:rsidP="00DE7B06"/>
    <w:p w:rsidR="00DE7B06" w:rsidRDefault="00DE7B06" w:rsidP="00DE7B06"/>
    <w:p w:rsidR="00DE7B06" w:rsidRDefault="00DE7B06" w:rsidP="00DE7B06"/>
    <w:p w:rsidR="00DE7B06" w:rsidRDefault="00DE7B06" w:rsidP="00DE7B06">
      <w:r>
        <w:t>Cordialmente,</w:t>
      </w:r>
    </w:p>
    <w:p w:rsidR="00DE7B06" w:rsidRDefault="00DE7B06" w:rsidP="00DE7B06"/>
    <w:p w:rsidR="00DE7B06" w:rsidRDefault="00DE7B06" w:rsidP="00DE7B06"/>
    <w:p w:rsidR="00DE7B06" w:rsidRDefault="00DE7B06" w:rsidP="00DE7B06">
      <w:r>
        <w:t>RICARDO CASAS ZAPATA</w:t>
      </w:r>
    </w:p>
    <w:p w:rsidR="00DE7B06" w:rsidRDefault="00DE7B06" w:rsidP="00DE7B06">
      <w:r>
        <w:t>Director.</w:t>
      </w:r>
    </w:p>
    <w:p w:rsidR="00DE7B06" w:rsidRDefault="00DE7B06" w:rsidP="00DE7B06">
      <w:pPr>
        <w:rPr>
          <w:b/>
        </w:rPr>
      </w:pPr>
    </w:p>
    <w:p w:rsidR="00DE7B06" w:rsidRDefault="00DE7B06" w:rsidP="005450D8">
      <w:pPr>
        <w:rPr>
          <w:b/>
        </w:rPr>
      </w:pPr>
    </w:p>
    <w:p w:rsidR="00A93AD8" w:rsidRDefault="00A93AD8" w:rsidP="005450D8">
      <w:pPr>
        <w:rPr>
          <w:b/>
        </w:rPr>
      </w:pPr>
    </w:p>
    <w:p w:rsidR="00A93AD8" w:rsidRDefault="00A93AD8" w:rsidP="00A93AD8"/>
    <w:p w:rsidR="00A93AD8" w:rsidRDefault="00A93AD8" w:rsidP="00A93AD8">
      <w:pPr>
        <w:tabs>
          <w:tab w:val="left" w:pos="2340"/>
        </w:tabs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A93AD8" w:rsidRDefault="00A93AD8" w:rsidP="00A93AD8">
      <w:pPr>
        <w:tabs>
          <w:tab w:val="left" w:pos="2340"/>
        </w:tabs>
        <w:rPr>
          <w:b/>
          <w:bCs/>
          <w:sz w:val="20"/>
        </w:rPr>
      </w:pPr>
      <w:r>
        <w:rPr>
          <w:b/>
          <w:bCs/>
          <w:sz w:val="20"/>
        </w:rPr>
        <w:lastRenderedPageBreak/>
        <w:t>NIT: 811.040.799-9</w:t>
      </w:r>
    </w:p>
    <w:p w:rsidR="00A93AD8" w:rsidRDefault="00A93AD8" w:rsidP="00A93AD8">
      <w:pPr>
        <w:tabs>
          <w:tab w:val="left" w:pos="2340"/>
        </w:tabs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A93AD8" w:rsidRDefault="00A93AD8" w:rsidP="00A93AD8">
      <w:pPr>
        <w:tabs>
          <w:tab w:val="left" w:pos="2340"/>
        </w:tabs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A93AD8" w:rsidRDefault="00A93AD8" w:rsidP="00A93AD8">
      <w:pPr>
        <w:tabs>
          <w:tab w:val="left" w:pos="2340"/>
        </w:tabs>
        <w:rPr>
          <w:b/>
          <w:bCs/>
        </w:rPr>
      </w:pPr>
    </w:p>
    <w:p w:rsidR="00A93AD8" w:rsidRDefault="00A93AD8" w:rsidP="00A93AD8">
      <w:pPr>
        <w:pStyle w:val="Ttulo1"/>
      </w:pPr>
    </w:p>
    <w:p w:rsidR="00A93AD8" w:rsidRDefault="00A93AD8" w:rsidP="00A93AD8">
      <w:pPr>
        <w:pStyle w:val="Ttulo1"/>
      </w:pPr>
      <w:r>
        <w:t>ORDEN DE TRABAJO  N°     05999</w:t>
      </w:r>
    </w:p>
    <w:p w:rsidR="00A93AD8" w:rsidRDefault="00A93AD8" w:rsidP="00A93AD8"/>
    <w:p w:rsidR="00A93AD8" w:rsidRDefault="00A93AD8" w:rsidP="00A93AD8">
      <w:r>
        <w:t>FECHA:</w:t>
      </w:r>
      <w:r>
        <w:tab/>
        <w:t>Medellín, Enero  19   de   2009</w:t>
      </w:r>
    </w:p>
    <w:p w:rsidR="00A93AD8" w:rsidRDefault="00A93AD8" w:rsidP="00A93AD8">
      <w:r>
        <w:t>PARA:</w:t>
      </w:r>
      <w:r>
        <w:tab/>
      </w:r>
      <w:r>
        <w:tab/>
        <w:t>PLÁSTICOS DARMA</w:t>
      </w:r>
    </w:p>
    <w:p w:rsidR="00A93AD8" w:rsidRDefault="00A93AD8" w:rsidP="00A93AD8">
      <w:r>
        <w:t>ATENCIÓN:</w:t>
      </w:r>
      <w:r>
        <w:tab/>
        <w:t>Sr. Darío Jaramillo</w:t>
      </w:r>
    </w:p>
    <w:p w:rsidR="00A93AD8" w:rsidRDefault="00A93AD8" w:rsidP="00A93AD8">
      <w:r>
        <w:tab/>
      </w:r>
      <w:r>
        <w:tab/>
        <w:t>Gerente.</w:t>
      </w:r>
    </w:p>
    <w:p w:rsidR="00A93AD8" w:rsidRDefault="00A93AD8" w:rsidP="00A93AD8"/>
    <w:p w:rsidR="00A93AD8" w:rsidRDefault="00A93AD8" w:rsidP="00A93AD8">
      <w:r>
        <w:t>Apreciado Don Darío :</w:t>
      </w:r>
    </w:p>
    <w:p w:rsidR="00A93AD8" w:rsidRDefault="00A93AD8" w:rsidP="00A93AD8">
      <w:r>
        <w:t xml:space="preserve"> </w:t>
      </w:r>
    </w:p>
    <w:p w:rsidR="00A93AD8" w:rsidRDefault="00A93AD8" w:rsidP="00A93AD8">
      <w:r>
        <w:t xml:space="preserve">Con la presente estamos solicitando el siguiente servicio de  </w:t>
      </w:r>
      <w:r>
        <w:rPr>
          <w:u w:val="single"/>
        </w:rPr>
        <w:t>IMPRESION</w:t>
      </w:r>
      <w:r>
        <w:t>:</w:t>
      </w:r>
    </w:p>
    <w:p w:rsidR="00A93AD8" w:rsidRDefault="00A93AD8" w:rsidP="00A93AD8"/>
    <w:p w:rsidR="00A93AD8" w:rsidRDefault="00A93AD8" w:rsidP="00A93AD8">
      <w:pPr>
        <w:rPr>
          <w:b/>
          <w:bCs/>
          <w:u w:val="single"/>
        </w:rPr>
      </w:pPr>
    </w:p>
    <w:p w:rsidR="00A93AD8" w:rsidRDefault="00A93AD8" w:rsidP="00A93AD8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A93AD8" w:rsidRDefault="00A93AD8" w:rsidP="00A93AD8"/>
    <w:p w:rsidR="00A93AD8" w:rsidRDefault="00A93AD8" w:rsidP="00A93AD8">
      <w:r>
        <w:t>MATERIAL:</w:t>
      </w:r>
      <w:r>
        <w:tab/>
      </w:r>
      <w:r>
        <w:tab/>
        <w:t>Polietileno BAJA  LAMINA</w:t>
      </w:r>
    </w:p>
    <w:p w:rsidR="00A93AD8" w:rsidRDefault="00A93AD8" w:rsidP="00A93AD8">
      <w:pPr>
        <w:rPr>
          <w:b/>
        </w:rPr>
      </w:pPr>
      <w:r>
        <w:t>MEDIDA:</w:t>
      </w:r>
      <w:r>
        <w:tab/>
      </w:r>
      <w:r>
        <w:tab/>
      </w:r>
      <w:r w:rsidR="006737BE">
        <w:rPr>
          <w:b/>
        </w:rPr>
        <w:t>40</w:t>
      </w:r>
      <w:r>
        <w:rPr>
          <w:b/>
        </w:rPr>
        <w:t xml:space="preserve">    Cms</w:t>
      </w:r>
      <w:r>
        <w:t xml:space="preserve">. </w:t>
      </w:r>
    </w:p>
    <w:p w:rsidR="00A93AD8" w:rsidRDefault="00A93AD8" w:rsidP="00A93AD8">
      <w:r>
        <w:t>CALIBRE:</w:t>
      </w:r>
      <w:r>
        <w:tab/>
      </w:r>
      <w:r>
        <w:tab/>
      </w:r>
      <w:r>
        <w:rPr>
          <w:b/>
        </w:rPr>
        <w:t>3.0   ”</w:t>
      </w:r>
    </w:p>
    <w:p w:rsidR="00A93AD8" w:rsidRDefault="00A93AD8" w:rsidP="00A93AD8">
      <w:r>
        <w:t>COLOR:</w:t>
      </w:r>
      <w:r>
        <w:tab/>
      </w:r>
      <w:r>
        <w:tab/>
        <w:t>Transparente</w:t>
      </w:r>
    </w:p>
    <w:p w:rsidR="00A93AD8" w:rsidRDefault="00A93AD8" w:rsidP="00A93AD8">
      <w:r>
        <w:t>CANTIDAD:</w:t>
      </w:r>
      <w:r>
        <w:tab/>
      </w:r>
      <w:r>
        <w:tab/>
      </w:r>
      <w:r w:rsidR="006737BE">
        <w:rPr>
          <w:b/>
        </w:rPr>
        <w:t>8</w:t>
      </w:r>
      <w:r>
        <w:rPr>
          <w:b/>
        </w:rPr>
        <w:t xml:space="preserve">0   </w:t>
      </w:r>
      <w:r>
        <w:t xml:space="preserve">  Kg</w:t>
      </w:r>
    </w:p>
    <w:p w:rsidR="00A93AD8" w:rsidRDefault="00A93AD8" w:rsidP="00A93AD8">
      <w:r>
        <w:t>COLORES:</w:t>
      </w:r>
      <w:r>
        <w:tab/>
      </w:r>
      <w:r>
        <w:tab/>
        <w:t>4  ( Blanco – Rojo – Amarillo - Verde  )</w:t>
      </w:r>
    </w:p>
    <w:p w:rsidR="00A93AD8" w:rsidRDefault="00A93AD8" w:rsidP="00A93AD8">
      <w:r>
        <w:t>CARAS:</w:t>
      </w:r>
      <w:r>
        <w:tab/>
      </w:r>
      <w:r>
        <w:tab/>
        <w:t>2</w:t>
      </w:r>
    </w:p>
    <w:p w:rsidR="00A93AD8" w:rsidRDefault="00003DFD" w:rsidP="00A93AD8">
      <w:r>
        <w:t>REPETICIÓN:</w:t>
      </w:r>
      <w:r>
        <w:tab/>
        <w:t>19.5</w:t>
      </w:r>
      <w:r w:rsidR="00A93AD8">
        <w:t xml:space="preserve">    Cms. </w:t>
      </w:r>
    </w:p>
    <w:p w:rsidR="00A93AD8" w:rsidRDefault="00003DFD" w:rsidP="00A93AD8">
      <w:r>
        <w:t>BOLSA:</w:t>
      </w:r>
      <w:r>
        <w:tab/>
      </w:r>
      <w:r>
        <w:tab/>
        <w:t>19.5    X   20</w:t>
      </w:r>
      <w:r w:rsidR="00A93AD8">
        <w:t xml:space="preserve">    Cms  </w:t>
      </w:r>
    </w:p>
    <w:p w:rsidR="00A93AD8" w:rsidRDefault="00A93AD8" w:rsidP="00A93AD8">
      <w:r>
        <w:t xml:space="preserve">RODILLO :                </w:t>
      </w:r>
      <w:r w:rsidR="00075DA3">
        <w:rPr>
          <w:b/>
        </w:rPr>
        <w:t>40</w:t>
      </w:r>
      <w:r>
        <w:rPr>
          <w:b/>
        </w:rPr>
        <w:t xml:space="preserve">            </w:t>
      </w:r>
    </w:p>
    <w:p w:rsidR="00A93AD8" w:rsidRDefault="00A93AD8" w:rsidP="00A93AD8">
      <w:r>
        <w:t>SELLADO:</w:t>
      </w:r>
      <w:r>
        <w:tab/>
      </w:r>
      <w:r>
        <w:tab/>
        <w:t xml:space="preserve">Lateral  </w:t>
      </w:r>
    </w:p>
    <w:p w:rsidR="00A93AD8" w:rsidRDefault="00A93AD8" w:rsidP="00A93AD8">
      <w:r>
        <w:t>REFERENCIA:</w:t>
      </w:r>
      <w:r>
        <w:tab/>
      </w:r>
      <w:r w:rsidR="007D3A92">
        <w:rPr>
          <w:b/>
        </w:rPr>
        <w:t>TOMATE DE ARBOL  EL SEMBRADOR 453  GM</w:t>
      </w:r>
    </w:p>
    <w:p w:rsidR="00A93AD8" w:rsidRDefault="00A93AD8" w:rsidP="00A93AD8"/>
    <w:p w:rsidR="00A93AD8" w:rsidRDefault="00A93AD8" w:rsidP="00A93AD8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A93AD8" w:rsidRDefault="00A93AD8" w:rsidP="00A93AD8">
      <w:r>
        <w:rPr>
          <w:b/>
          <w:bCs/>
          <w:u w:val="single"/>
        </w:rPr>
        <w:t>NOTA:</w:t>
      </w:r>
      <w:r>
        <w:t xml:space="preserve">  - Los cyreles  los  envía  Grafiflex</w:t>
      </w:r>
    </w:p>
    <w:p w:rsidR="00A93AD8" w:rsidRDefault="00A93AD8" w:rsidP="00A93AD8">
      <w:pPr>
        <w:numPr>
          <w:ilvl w:val="0"/>
          <w:numId w:val="9"/>
        </w:numPr>
      </w:pPr>
      <w:r>
        <w:t>Altura y tonos según  Muestra</w:t>
      </w:r>
    </w:p>
    <w:p w:rsidR="00A93AD8" w:rsidRDefault="00A93AD8" w:rsidP="00A93AD8">
      <w:pPr>
        <w:numPr>
          <w:ilvl w:val="0"/>
          <w:numId w:val="9"/>
        </w:numPr>
        <w:rPr>
          <w:b/>
        </w:rPr>
      </w:pPr>
      <w:smartTag w:uri="urn:schemas-microsoft-com:office:smarttags" w:element="PersonName">
        <w:smartTagPr>
          <w:attr w:name="ProductID" w:val="PLASTICOS UNION"/>
        </w:smartTagPr>
        <w:r>
          <w:rPr>
            <w:b/>
          </w:rPr>
          <w:t>PLASTICOS UNION</w:t>
        </w:r>
      </w:smartTag>
      <w:r>
        <w:rPr>
          <w:b/>
        </w:rPr>
        <w:t xml:space="preserve"> ENVIA EL MATERIAL</w:t>
      </w:r>
    </w:p>
    <w:p w:rsidR="00A93AD8" w:rsidRDefault="00A93AD8" w:rsidP="00A93AD8">
      <w:pPr>
        <w:numPr>
          <w:ilvl w:val="0"/>
          <w:numId w:val="9"/>
        </w:numPr>
        <w:rPr>
          <w:b/>
        </w:rPr>
      </w:pPr>
      <w:r>
        <w:rPr>
          <w:b/>
        </w:rPr>
        <w:t>SE   APRUEBA  IMPRESION</w:t>
      </w:r>
    </w:p>
    <w:p w:rsidR="00A93AD8" w:rsidRDefault="00A93AD8" w:rsidP="00A93AD8">
      <w:pPr>
        <w:ind w:left="1500"/>
        <w:rPr>
          <w:b/>
        </w:rPr>
      </w:pPr>
    </w:p>
    <w:p w:rsidR="00A93AD8" w:rsidRDefault="00A93AD8" w:rsidP="00A93AD8"/>
    <w:p w:rsidR="00A93AD8" w:rsidRDefault="00A93AD8" w:rsidP="00A93AD8">
      <w:r>
        <w:t>Agradezco la atención y colaboración prestada.</w:t>
      </w:r>
    </w:p>
    <w:p w:rsidR="00A93AD8" w:rsidRDefault="00A93AD8" w:rsidP="00A93AD8"/>
    <w:p w:rsidR="00A93AD8" w:rsidRDefault="00A93AD8" w:rsidP="00A93AD8"/>
    <w:p w:rsidR="00A93AD8" w:rsidRDefault="00A93AD8" w:rsidP="00A93AD8">
      <w:r>
        <w:t>Cordialmente,</w:t>
      </w:r>
    </w:p>
    <w:p w:rsidR="00A93AD8" w:rsidRDefault="00A93AD8" w:rsidP="00A93AD8"/>
    <w:p w:rsidR="00A93AD8" w:rsidRDefault="00A93AD8" w:rsidP="00A93AD8"/>
    <w:p w:rsidR="00A93AD8" w:rsidRDefault="00A93AD8" w:rsidP="00A93AD8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A93AD8" w:rsidRDefault="00A93AD8" w:rsidP="00A93AD8">
      <w:r>
        <w:t>Director.</w:t>
      </w:r>
    </w:p>
    <w:p w:rsidR="00A93AD8" w:rsidRDefault="00A93AD8" w:rsidP="00A93AD8"/>
    <w:p w:rsidR="00A93AD8" w:rsidRDefault="00A93AD8" w:rsidP="00A93AD8"/>
    <w:p w:rsidR="008969E3" w:rsidRDefault="008969E3" w:rsidP="008969E3">
      <w:pPr>
        <w:rPr>
          <w:b/>
        </w:rPr>
      </w:pPr>
    </w:p>
    <w:p w:rsidR="008969E3" w:rsidRDefault="008969E3" w:rsidP="008969E3">
      <w:pPr>
        <w:rPr>
          <w:b/>
        </w:rPr>
      </w:pPr>
    </w:p>
    <w:p w:rsidR="008969E3" w:rsidRDefault="008969E3" w:rsidP="008969E3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8969E3" w:rsidRDefault="008969E3" w:rsidP="008969E3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8969E3" w:rsidRDefault="008969E3" w:rsidP="008969E3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8969E3" w:rsidRDefault="008969E3" w:rsidP="008969E3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8969E3" w:rsidRDefault="008969E3" w:rsidP="008969E3">
      <w:pPr>
        <w:rPr>
          <w:b/>
          <w:bCs/>
        </w:rPr>
      </w:pPr>
    </w:p>
    <w:p w:rsidR="008969E3" w:rsidRDefault="008969E3" w:rsidP="008969E3">
      <w:pPr>
        <w:pStyle w:val="Ttulo1"/>
      </w:pPr>
    </w:p>
    <w:p w:rsidR="008969E3" w:rsidRDefault="008969E3" w:rsidP="008969E3">
      <w:pPr>
        <w:pStyle w:val="Ttulo1"/>
      </w:pPr>
      <w:r>
        <w:t xml:space="preserve">ORDEN DE TRABAJO  </w:t>
      </w:r>
      <w:r w:rsidR="008906B3">
        <w:t xml:space="preserve">   </w:t>
      </w:r>
      <w:r>
        <w:t>N °      06008</w:t>
      </w:r>
    </w:p>
    <w:p w:rsidR="008969E3" w:rsidRDefault="008969E3" w:rsidP="008969E3"/>
    <w:p w:rsidR="008969E3" w:rsidRDefault="008969E3" w:rsidP="008969E3">
      <w:r>
        <w:t>FECHA:</w:t>
      </w:r>
      <w:r>
        <w:tab/>
        <w:t>Medellín, Enero  19    de   2009</w:t>
      </w:r>
    </w:p>
    <w:p w:rsidR="008969E3" w:rsidRDefault="008969E3" w:rsidP="008969E3">
      <w:r>
        <w:t>PARA:</w:t>
      </w:r>
      <w:r>
        <w:tab/>
      </w:r>
      <w:r>
        <w:tab/>
        <w:t>PLÁSTICOS DARMA</w:t>
      </w:r>
    </w:p>
    <w:p w:rsidR="008969E3" w:rsidRDefault="008969E3" w:rsidP="008969E3">
      <w:r>
        <w:t>ATENCIÓN:</w:t>
      </w:r>
      <w:r>
        <w:tab/>
        <w:t>Sr. Darío Jaramillo</w:t>
      </w:r>
    </w:p>
    <w:p w:rsidR="008969E3" w:rsidRDefault="008969E3" w:rsidP="008969E3">
      <w:r>
        <w:tab/>
      </w:r>
      <w:r>
        <w:tab/>
        <w:t>Gerente.</w:t>
      </w:r>
    </w:p>
    <w:p w:rsidR="008969E3" w:rsidRDefault="008969E3" w:rsidP="008969E3"/>
    <w:p w:rsidR="008969E3" w:rsidRDefault="008969E3" w:rsidP="008969E3">
      <w:r>
        <w:t>Apreciado Don Darío:</w:t>
      </w:r>
    </w:p>
    <w:p w:rsidR="008969E3" w:rsidRDefault="008969E3" w:rsidP="008969E3"/>
    <w:p w:rsidR="008969E3" w:rsidRDefault="008969E3" w:rsidP="008969E3">
      <w:r>
        <w:t>Con la presente estamos solicitando el siguiente servicio de  IMPRESIÓN :</w:t>
      </w:r>
    </w:p>
    <w:p w:rsidR="008969E3" w:rsidRDefault="008969E3" w:rsidP="008969E3"/>
    <w:p w:rsidR="008969E3" w:rsidRDefault="008969E3" w:rsidP="008969E3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8969E3" w:rsidRDefault="008969E3" w:rsidP="008969E3">
      <w:r>
        <w:t xml:space="preserve">MATERIAL   :           Polipropileno SemiTubular   de  </w:t>
      </w:r>
      <w:r w:rsidRPr="00B24285">
        <w:rPr>
          <w:b/>
        </w:rPr>
        <w:t>13 + 4</w:t>
      </w:r>
      <w:r>
        <w:t xml:space="preserve">     cms</w:t>
      </w:r>
    </w:p>
    <w:p w:rsidR="008969E3" w:rsidRDefault="008969E3" w:rsidP="008969E3">
      <w:r>
        <w:t>CLIBRE      :               1.5   ”</w:t>
      </w:r>
    </w:p>
    <w:p w:rsidR="008969E3" w:rsidRPr="00AD5DCF" w:rsidRDefault="008969E3" w:rsidP="008969E3">
      <w:pPr>
        <w:rPr>
          <w:b/>
        </w:rPr>
      </w:pPr>
      <w:r>
        <w:t>REFERENCIA:</w:t>
      </w:r>
      <w:r>
        <w:tab/>
      </w:r>
      <w:r>
        <w:rPr>
          <w:b/>
        </w:rPr>
        <w:t>CARMEL  INTERIOR  PEQUENA</w:t>
      </w:r>
    </w:p>
    <w:p w:rsidR="008969E3" w:rsidRDefault="008969E3" w:rsidP="008969E3">
      <w:r>
        <w:t>CANTIDAD    :          60    Kg</w:t>
      </w:r>
    </w:p>
    <w:p w:rsidR="008969E3" w:rsidRDefault="008969E3" w:rsidP="008969E3">
      <w:r>
        <w:t>COLORES:</w:t>
      </w:r>
      <w:r>
        <w:tab/>
      </w:r>
      <w:r>
        <w:tab/>
        <w:t>1 ( Según  arte )</w:t>
      </w:r>
    </w:p>
    <w:p w:rsidR="008969E3" w:rsidRDefault="008969E3" w:rsidP="008969E3">
      <w:r>
        <w:t>CARAS:</w:t>
      </w:r>
      <w:r>
        <w:tab/>
      </w:r>
      <w:r>
        <w:tab/>
        <w:t xml:space="preserve">1  </w:t>
      </w:r>
    </w:p>
    <w:p w:rsidR="008969E3" w:rsidRDefault="008969E3" w:rsidP="008969E3">
      <w:r>
        <w:t>REPETICIÓN:</w:t>
      </w:r>
      <w:r>
        <w:tab/>
        <w:t>14</w:t>
      </w:r>
    </w:p>
    <w:p w:rsidR="008969E3" w:rsidRDefault="008969E3" w:rsidP="008969E3">
      <w:r>
        <w:t>RODILLO:</w:t>
      </w:r>
      <w:r>
        <w:tab/>
      </w:r>
      <w:r>
        <w:tab/>
        <w:t>29</w:t>
      </w:r>
    </w:p>
    <w:p w:rsidR="008969E3" w:rsidRDefault="008969E3" w:rsidP="008969E3">
      <w:r>
        <w:t>BOLSA:</w:t>
      </w:r>
      <w:r>
        <w:tab/>
      </w:r>
      <w:r>
        <w:tab/>
        <w:t>14  X  13 + 4    cms    de solapa  volada</w:t>
      </w:r>
    </w:p>
    <w:p w:rsidR="008969E3" w:rsidRDefault="008969E3" w:rsidP="008969E3">
      <w:r>
        <w:t>SELLADO:</w:t>
      </w:r>
      <w:r>
        <w:tab/>
      </w:r>
      <w:r>
        <w:tab/>
        <w:t>Para selle lateral.</w:t>
      </w:r>
    </w:p>
    <w:p w:rsidR="008969E3" w:rsidRDefault="008969E3" w:rsidP="008969E3"/>
    <w:p w:rsidR="008969E3" w:rsidRDefault="008969E3" w:rsidP="008969E3"/>
    <w:p w:rsidR="008969E3" w:rsidRDefault="008969E3" w:rsidP="008969E3">
      <w:r>
        <w:rPr>
          <w:b/>
          <w:bCs/>
          <w:u w:val="single"/>
        </w:rPr>
        <w:t>NOTA:</w:t>
      </w:r>
      <w:r>
        <w:t xml:space="preserve">  *   Los cyreles se encuentran en su planta</w:t>
      </w:r>
    </w:p>
    <w:p w:rsidR="008969E3" w:rsidRDefault="008969E3" w:rsidP="008969E3">
      <w:pPr>
        <w:numPr>
          <w:ilvl w:val="0"/>
          <w:numId w:val="1"/>
        </w:numPr>
      </w:pPr>
      <w:r>
        <w:t>Se envían ARTE    para tonos y alturas</w:t>
      </w:r>
    </w:p>
    <w:p w:rsidR="008969E3" w:rsidRPr="00307118" w:rsidRDefault="008969E3" w:rsidP="008969E3">
      <w:pPr>
        <w:numPr>
          <w:ilvl w:val="0"/>
          <w:numId w:val="2"/>
        </w:numPr>
      </w:pPr>
      <w:r>
        <w:t xml:space="preserve">Se  </w:t>
      </w:r>
      <w:r w:rsidR="005F0D8E">
        <w:t>envía</w:t>
      </w:r>
      <w:r>
        <w:t xml:space="preserve"> el material de PP </w:t>
      </w:r>
      <w:r>
        <w:rPr>
          <w:b/>
        </w:rPr>
        <w:t xml:space="preserve">de  13 + 4 </w:t>
      </w:r>
      <w:r w:rsidRPr="00AD5DCF">
        <w:rPr>
          <w:b/>
        </w:rPr>
        <w:t xml:space="preserve">  cms</w:t>
      </w:r>
    </w:p>
    <w:p w:rsidR="008969E3" w:rsidRPr="00150D1A" w:rsidRDefault="008969E3" w:rsidP="008969E3">
      <w:pPr>
        <w:numPr>
          <w:ilvl w:val="0"/>
          <w:numId w:val="2"/>
        </w:numPr>
      </w:pPr>
      <w:r>
        <w:rPr>
          <w:b/>
        </w:rPr>
        <w:t xml:space="preserve">Igual  ultima  </w:t>
      </w:r>
      <w:r w:rsidR="005F0D8E">
        <w:rPr>
          <w:b/>
        </w:rPr>
        <w:t>impresión</w:t>
      </w:r>
    </w:p>
    <w:p w:rsidR="008969E3" w:rsidRDefault="008969E3" w:rsidP="008969E3">
      <w:pPr>
        <w:ind w:left="885"/>
      </w:pPr>
    </w:p>
    <w:p w:rsidR="008969E3" w:rsidRDefault="008969E3" w:rsidP="008969E3">
      <w:pPr>
        <w:ind w:left="885"/>
      </w:pPr>
    </w:p>
    <w:p w:rsidR="008969E3" w:rsidRDefault="008969E3" w:rsidP="008969E3">
      <w:r>
        <w:t>Agradezco la atención y colaboración prestada.</w:t>
      </w:r>
    </w:p>
    <w:p w:rsidR="008969E3" w:rsidRDefault="008969E3" w:rsidP="008969E3"/>
    <w:p w:rsidR="008969E3" w:rsidRDefault="008969E3" w:rsidP="008969E3"/>
    <w:p w:rsidR="008969E3" w:rsidRDefault="008969E3" w:rsidP="008969E3">
      <w:r>
        <w:t>Cordialmente,</w:t>
      </w:r>
    </w:p>
    <w:p w:rsidR="008969E3" w:rsidRDefault="008969E3" w:rsidP="008969E3"/>
    <w:p w:rsidR="008969E3" w:rsidRDefault="008969E3" w:rsidP="008969E3"/>
    <w:p w:rsidR="008969E3" w:rsidRDefault="008969E3" w:rsidP="008969E3"/>
    <w:p w:rsidR="008969E3" w:rsidRDefault="008969E3" w:rsidP="008969E3">
      <w:r>
        <w:t>RICARDO CASAS ZAPATA</w:t>
      </w:r>
    </w:p>
    <w:p w:rsidR="008969E3" w:rsidRDefault="008969E3" w:rsidP="008969E3">
      <w:r>
        <w:t>Director.</w:t>
      </w:r>
    </w:p>
    <w:p w:rsidR="00A93AD8" w:rsidRDefault="00A93AD8" w:rsidP="005450D8">
      <w:pPr>
        <w:rPr>
          <w:b/>
        </w:rPr>
      </w:pPr>
    </w:p>
    <w:p w:rsidR="007D530D" w:rsidRDefault="007D530D" w:rsidP="005450D8">
      <w:pPr>
        <w:rPr>
          <w:b/>
        </w:rPr>
      </w:pPr>
    </w:p>
    <w:p w:rsidR="007D530D" w:rsidRDefault="007D530D" w:rsidP="005450D8">
      <w:pPr>
        <w:rPr>
          <w:b/>
        </w:rPr>
      </w:pPr>
    </w:p>
    <w:p w:rsidR="007D530D" w:rsidRDefault="007D530D" w:rsidP="005450D8">
      <w:pPr>
        <w:rPr>
          <w:b/>
        </w:rPr>
      </w:pPr>
    </w:p>
    <w:p w:rsidR="007D530D" w:rsidRDefault="007D530D" w:rsidP="007D530D">
      <w:pPr>
        <w:rPr>
          <w:b/>
        </w:rPr>
      </w:pPr>
    </w:p>
    <w:p w:rsidR="007D530D" w:rsidRDefault="007D530D" w:rsidP="007D530D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7D530D" w:rsidRDefault="007D530D" w:rsidP="007D530D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7D530D" w:rsidRDefault="007D530D" w:rsidP="007D530D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7D530D" w:rsidRDefault="007D530D" w:rsidP="007D530D">
      <w:pPr>
        <w:rPr>
          <w:b/>
          <w:bCs/>
          <w:sz w:val="20"/>
        </w:rPr>
      </w:pPr>
      <w:r>
        <w:rPr>
          <w:b/>
          <w:bCs/>
          <w:sz w:val="20"/>
        </w:rPr>
        <w:t>TEL:  4 44 46 64  ITAGUI.</w:t>
      </w:r>
    </w:p>
    <w:p w:rsidR="007D530D" w:rsidRDefault="007D530D" w:rsidP="007D530D">
      <w:pPr>
        <w:rPr>
          <w:b/>
          <w:bCs/>
        </w:rPr>
      </w:pPr>
    </w:p>
    <w:p w:rsidR="007D530D" w:rsidRDefault="007D530D" w:rsidP="007D530D">
      <w:pPr>
        <w:rPr>
          <w:b/>
          <w:bCs/>
        </w:rPr>
      </w:pPr>
    </w:p>
    <w:p w:rsidR="007D530D" w:rsidRDefault="007D530D" w:rsidP="007D530D">
      <w:pPr>
        <w:pStyle w:val="Ttulo1"/>
      </w:pPr>
      <w:r>
        <w:t>ORDEN DE TRABAJO        N°      05912</w:t>
      </w:r>
    </w:p>
    <w:p w:rsidR="007D530D" w:rsidRDefault="007D530D" w:rsidP="007D530D"/>
    <w:p w:rsidR="007D530D" w:rsidRDefault="007D530D" w:rsidP="007D530D">
      <w:r>
        <w:t>FECHA:</w:t>
      </w:r>
      <w:r>
        <w:tab/>
        <w:t>Medellín, Enero  19   de   2010</w:t>
      </w:r>
    </w:p>
    <w:p w:rsidR="007D530D" w:rsidRDefault="007D530D" w:rsidP="007D530D">
      <w:r>
        <w:t>PARA:</w:t>
      </w:r>
      <w:r>
        <w:tab/>
      </w:r>
      <w:r>
        <w:tab/>
        <w:t>PLÁSTICOS DARMA</w:t>
      </w:r>
    </w:p>
    <w:p w:rsidR="007D530D" w:rsidRDefault="007D530D" w:rsidP="007D530D">
      <w:r>
        <w:t>ATENCIÓN:</w:t>
      </w:r>
      <w:r>
        <w:tab/>
        <w:t>Sr. Darío Jaramillo</w:t>
      </w:r>
    </w:p>
    <w:p w:rsidR="007D530D" w:rsidRDefault="007D530D" w:rsidP="007D530D">
      <w:r>
        <w:tab/>
      </w:r>
      <w:r>
        <w:tab/>
        <w:t>Gerente.</w:t>
      </w:r>
    </w:p>
    <w:p w:rsidR="007D530D" w:rsidRDefault="007D530D" w:rsidP="007D530D"/>
    <w:p w:rsidR="007D530D" w:rsidRDefault="007D530D" w:rsidP="007D530D">
      <w:r>
        <w:t>Apreciado Don Darío:</w:t>
      </w:r>
    </w:p>
    <w:p w:rsidR="007D530D" w:rsidRDefault="007D530D" w:rsidP="007D530D"/>
    <w:p w:rsidR="007D530D" w:rsidRDefault="007D530D" w:rsidP="007D530D">
      <w:r>
        <w:t>Con la presente estamos solicitando el siguiente material    :</w:t>
      </w:r>
    </w:p>
    <w:p w:rsidR="007D530D" w:rsidRDefault="007D530D" w:rsidP="007D530D"/>
    <w:p w:rsidR="007D530D" w:rsidRDefault="007D530D" w:rsidP="007D530D">
      <w:pPr>
        <w:rPr>
          <w:b/>
          <w:bCs/>
          <w:u w:val="single"/>
        </w:rPr>
      </w:pPr>
      <w:r>
        <w:rPr>
          <w:b/>
          <w:bCs/>
          <w:u w:val="single"/>
        </w:rPr>
        <w:t>IMPRESIÓN  :</w:t>
      </w:r>
    </w:p>
    <w:p w:rsidR="007D530D" w:rsidRDefault="007D530D" w:rsidP="007D530D"/>
    <w:p w:rsidR="007D530D" w:rsidRPr="00F97BC0" w:rsidRDefault="007D530D" w:rsidP="007D530D">
      <w:pPr>
        <w:rPr>
          <w:b/>
        </w:rPr>
      </w:pPr>
      <w:r>
        <w:t>MATERIAL:</w:t>
      </w:r>
      <w:r>
        <w:tab/>
      </w:r>
      <w:r>
        <w:tab/>
        <w:t xml:space="preserve">Lamina  baja  tpte   </w:t>
      </w:r>
      <w:r w:rsidR="00C30350">
        <w:rPr>
          <w:b/>
        </w:rPr>
        <w:t>55</w:t>
      </w:r>
      <w:r w:rsidRPr="00F97BC0">
        <w:rPr>
          <w:b/>
        </w:rPr>
        <w:t xml:space="preserve">  cms</w:t>
      </w:r>
    </w:p>
    <w:p w:rsidR="007D530D" w:rsidRDefault="007D530D" w:rsidP="007D530D">
      <w:r>
        <w:t>CALIBRE:</w:t>
      </w:r>
      <w:r>
        <w:tab/>
      </w:r>
      <w:r>
        <w:tab/>
      </w:r>
      <w:r w:rsidRPr="00F97BC0">
        <w:rPr>
          <w:b/>
        </w:rPr>
        <w:t>1.</w:t>
      </w:r>
      <w:r>
        <w:t xml:space="preserve"> 65   ”</w:t>
      </w:r>
    </w:p>
    <w:p w:rsidR="007D530D" w:rsidRDefault="007D530D" w:rsidP="007D530D">
      <w:r>
        <w:t>CANTIDAD:</w:t>
      </w:r>
      <w:r>
        <w:tab/>
      </w:r>
      <w:r>
        <w:tab/>
        <w:t>100    Kg</w:t>
      </w:r>
    </w:p>
    <w:p w:rsidR="007D530D" w:rsidRDefault="007D530D" w:rsidP="007D530D">
      <w:r>
        <w:t>REFERENCIA:</w:t>
      </w:r>
      <w:r>
        <w:tab/>
      </w:r>
      <w:r>
        <w:rPr>
          <w:b/>
        </w:rPr>
        <w:t>PANDEQUESO  VIENESA</w:t>
      </w:r>
    </w:p>
    <w:p w:rsidR="007D530D" w:rsidRDefault="007D530D" w:rsidP="007D530D">
      <w:r>
        <w:t>REPETICIÓN:</w:t>
      </w:r>
      <w:r>
        <w:tab/>
        <w:t>15   Cms.</w:t>
      </w:r>
    </w:p>
    <w:p w:rsidR="007D530D" w:rsidRDefault="007D530D" w:rsidP="007D530D">
      <w:r>
        <w:t>RODILLO  :               30</w:t>
      </w:r>
    </w:p>
    <w:p w:rsidR="007D530D" w:rsidRDefault="007D530D" w:rsidP="007D530D">
      <w:r>
        <w:t>IMPRESIÓN:</w:t>
      </w:r>
      <w:r>
        <w:tab/>
      </w:r>
      <w:r>
        <w:tab/>
        <w:t xml:space="preserve">2 Caras   </w:t>
      </w:r>
    </w:p>
    <w:p w:rsidR="007D530D" w:rsidRDefault="007D530D" w:rsidP="007D530D">
      <w:r>
        <w:t>COLORES:</w:t>
      </w:r>
      <w:r>
        <w:tab/>
      </w:r>
      <w:r>
        <w:tab/>
        <w:t>4  (SEGÚN  MUESTRA )</w:t>
      </w:r>
    </w:p>
    <w:p w:rsidR="007D530D" w:rsidRDefault="00654B13" w:rsidP="007D530D">
      <w:r>
        <w:t>BOLSA:</w:t>
      </w:r>
      <w:r>
        <w:tab/>
      </w:r>
      <w:r>
        <w:tab/>
        <w:t>15  X   25+ 2.5</w:t>
      </w:r>
      <w:r w:rsidR="007D530D">
        <w:t xml:space="preserve">    cms   </w:t>
      </w:r>
    </w:p>
    <w:p w:rsidR="007D530D" w:rsidRDefault="007D530D" w:rsidP="007D530D">
      <w:r>
        <w:t>SELLADO :</w:t>
      </w:r>
      <w:r>
        <w:tab/>
      </w:r>
      <w:r>
        <w:tab/>
        <w:t>Lateral</w:t>
      </w:r>
    </w:p>
    <w:p w:rsidR="007D530D" w:rsidRDefault="007D530D" w:rsidP="007D530D"/>
    <w:p w:rsidR="007D530D" w:rsidRDefault="007D530D" w:rsidP="007D530D"/>
    <w:p w:rsidR="000A5820" w:rsidRDefault="000A5820" w:rsidP="007D530D"/>
    <w:p w:rsidR="007D530D" w:rsidRDefault="007D530D" w:rsidP="007D530D">
      <w:r>
        <w:rPr>
          <w:b/>
          <w:bCs/>
          <w:u w:val="single"/>
        </w:rPr>
        <w:t>NOTA:</w:t>
      </w:r>
      <w:r>
        <w:t xml:space="preserve">  - Se  envia muestra física para los tonos y alturas  de impresión.</w:t>
      </w:r>
    </w:p>
    <w:p w:rsidR="007D530D" w:rsidRDefault="00EB5BD8" w:rsidP="007D530D">
      <w:r>
        <w:tab/>
        <w:t xml:space="preserve">    -  Grafiflex envía  los  Cyreles</w:t>
      </w:r>
    </w:p>
    <w:p w:rsidR="007D530D" w:rsidRDefault="00EB5BD8" w:rsidP="007D530D">
      <w:r>
        <w:tab/>
        <w:t xml:space="preserve">   -   SE  APRUEBA  </w:t>
      </w:r>
      <w:r w:rsidR="000A5820">
        <w:t>IMPRESIÓN</w:t>
      </w:r>
    </w:p>
    <w:p w:rsidR="000A5820" w:rsidRDefault="000A5820" w:rsidP="007D530D"/>
    <w:p w:rsidR="000A5820" w:rsidRDefault="000A5820" w:rsidP="007D530D"/>
    <w:p w:rsidR="007D530D" w:rsidRDefault="007D530D" w:rsidP="007D530D"/>
    <w:p w:rsidR="007D530D" w:rsidRDefault="007D530D" w:rsidP="007D530D"/>
    <w:p w:rsidR="007D530D" w:rsidRDefault="007D530D" w:rsidP="007D530D">
      <w:r>
        <w:t>Agradezco la atención y colaboración prestada.</w:t>
      </w:r>
    </w:p>
    <w:p w:rsidR="007D530D" w:rsidRDefault="007D530D" w:rsidP="007D530D"/>
    <w:p w:rsidR="007D530D" w:rsidRDefault="007D530D" w:rsidP="007D530D"/>
    <w:p w:rsidR="007D530D" w:rsidRDefault="007D530D" w:rsidP="007D530D"/>
    <w:p w:rsidR="007D530D" w:rsidRDefault="007D530D" w:rsidP="007D530D">
      <w:r>
        <w:t>Cordialmente,</w:t>
      </w:r>
    </w:p>
    <w:p w:rsidR="007D530D" w:rsidRDefault="007D530D" w:rsidP="007D530D"/>
    <w:p w:rsidR="007D530D" w:rsidRDefault="007D530D" w:rsidP="007D530D"/>
    <w:p w:rsidR="007D530D" w:rsidRDefault="007D530D" w:rsidP="007D530D">
      <w:r>
        <w:t>RICARDO CASAS ZAPATA</w:t>
      </w:r>
    </w:p>
    <w:p w:rsidR="007D530D" w:rsidRDefault="007D530D" w:rsidP="007D530D">
      <w:r>
        <w:t>Director.</w:t>
      </w:r>
    </w:p>
    <w:p w:rsidR="007D530D" w:rsidRDefault="007D530D" w:rsidP="007D530D">
      <w:pPr>
        <w:rPr>
          <w:b/>
        </w:rPr>
      </w:pPr>
    </w:p>
    <w:p w:rsidR="007D530D" w:rsidRDefault="007D530D" w:rsidP="005450D8">
      <w:pPr>
        <w:rPr>
          <w:b/>
        </w:rPr>
      </w:pPr>
    </w:p>
    <w:p w:rsidR="00730879" w:rsidRDefault="00730879" w:rsidP="005450D8">
      <w:pPr>
        <w:rPr>
          <w:b/>
        </w:rPr>
      </w:pPr>
    </w:p>
    <w:p w:rsidR="00730879" w:rsidRDefault="00730879" w:rsidP="00730879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730879" w:rsidRDefault="00730879" w:rsidP="00730879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730879" w:rsidRDefault="00730879" w:rsidP="00730879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730879" w:rsidRDefault="00730879" w:rsidP="00730879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730879" w:rsidRDefault="00730879" w:rsidP="00730879">
      <w:pPr>
        <w:rPr>
          <w:b/>
          <w:bCs/>
        </w:rPr>
      </w:pPr>
    </w:p>
    <w:p w:rsidR="00730879" w:rsidRDefault="00730879" w:rsidP="00730879">
      <w:pPr>
        <w:pStyle w:val="Ttulo1"/>
      </w:pPr>
    </w:p>
    <w:p w:rsidR="00730879" w:rsidRDefault="00730879" w:rsidP="00730879">
      <w:pPr>
        <w:pStyle w:val="Ttulo1"/>
      </w:pPr>
      <w:r>
        <w:t>ORDEN DE TRABAJO     N °      05911</w:t>
      </w:r>
    </w:p>
    <w:p w:rsidR="00730879" w:rsidRDefault="00730879" w:rsidP="00730879"/>
    <w:p w:rsidR="00730879" w:rsidRDefault="00730879" w:rsidP="00730879">
      <w:r>
        <w:t>FECHA:</w:t>
      </w:r>
      <w:r>
        <w:tab/>
        <w:t>Medellín, Enero  19    de   2009</w:t>
      </w:r>
    </w:p>
    <w:p w:rsidR="00730879" w:rsidRDefault="00730879" w:rsidP="00730879">
      <w:r>
        <w:t>PARA:</w:t>
      </w:r>
      <w:r>
        <w:tab/>
      </w:r>
      <w:r>
        <w:tab/>
        <w:t>PLÁSTICOS DARMA</w:t>
      </w:r>
    </w:p>
    <w:p w:rsidR="00730879" w:rsidRDefault="00730879" w:rsidP="00730879">
      <w:r>
        <w:t>ATENCIÓN:</w:t>
      </w:r>
      <w:r>
        <w:tab/>
        <w:t>Sr. Darío Jaramillo</w:t>
      </w:r>
    </w:p>
    <w:p w:rsidR="00730879" w:rsidRDefault="00730879" w:rsidP="00730879">
      <w:r>
        <w:tab/>
      </w:r>
      <w:r>
        <w:tab/>
        <w:t>Gerente.</w:t>
      </w:r>
    </w:p>
    <w:p w:rsidR="00730879" w:rsidRDefault="00730879" w:rsidP="00730879"/>
    <w:p w:rsidR="00730879" w:rsidRDefault="00730879" w:rsidP="00730879">
      <w:r>
        <w:t>Apreciado Don Darío:</w:t>
      </w:r>
    </w:p>
    <w:p w:rsidR="00730879" w:rsidRDefault="00730879" w:rsidP="00730879"/>
    <w:p w:rsidR="00730879" w:rsidRDefault="00730879" w:rsidP="00730879">
      <w:r>
        <w:t>Con la presente estamos solicitando el siguiente servicio de  IMPRESIÓN :</w:t>
      </w:r>
    </w:p>
    <w:p w:rsidR="00730879" w:rsidRDefault="00730879" w:rsidP="00730879"/>
    <w:p w:rsidR="00730879" w:rsidRDefault="00730879" w:rsidP="00730879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730879" w:rsidRDefault="00730879" w:rsidP="00730879">
      <w:r>
        <w:t>MATERIAL   :           Polipr</w:t>
      </w:r>
      <w:r w:rsidR="00DE3551">
        <w:t xml:space="preserve">opileno   </w:t>
      </w:r>
      <w:r>
        <w:t>Tubular    de  50     cms</w:t>
      </w:r>
    </w:p>
    <w:p w:rsidR="00730879" w:rsidRDefault="00730879" w:rsidP="00730879">
      <w:r>
        <w:t>CLIBRE      :               1.25   ”</w:t>
      </w:r>
    </w:p>
    <w:p w:rsidR="00730879" w:rsidRPr="00AD5DCF" w:rsidRDefault="00730879" w:rsidP="00730879">
      <w:pPr>
        <w:rPr>
          <w:b/>
        </w:rPr>
      </w:pPr>
      <w:r>
        <w:t>REFERENCIA:</w:t>
      </w:r>
      <w:r>
        <w:tab/>
      </w:r>
      <w:r>
        <w:rPr>
          <w:b/>
        </w:rPr>
        <w:t>OFERTA  INTEGRAL  VIENESA</w:t>
      </w:r>
    </w:p>
    <w:p w:rsidR="00730879" w:rsidRDefault="00730879" w:rsidP="00730879">
      <w:r>
        <w:t>CANTIDAD    :          100    Kg</w:t>
      </w:r>
    </w:p>
    <w:p w:rsidR="00730879" w:rsidRDefault="00730879" w:rsidP="00730879">
      <w:r>
        <w:t>COLORES:</w:t>
      </w:r>
      <w:r>
        <w:tab/>
      </w:r>
      <w:r>
        <w:tab/>
        <w:t>1 ( Según  arte )</w:t>
      </w:r>
    </w:p>
    <w:p w:rsidR="00730879" w:rsidRDefault="00730879" w:rsidP="00730879">
      <w:r>
        <w:t>CARAS:</w:t>
      </w:r>
      <w:r>
        <w:tab/>
      </w:r>
      <w:r>
        <w:tab/>
        <w:t xml:space="preserve">1  </w:t>
      </w:r>
    </w:p>
    <w:p w:rsidR="00730879" w:rsidRDefault="00730879" w:rsidP="00730879">
      <w:r>
        <w:t>REPETICIÓN:</w:t>
      </w:r>
      <w:r>
        <w:tab/>
        <w:t>32</w:t>
      </w:r>
    </w:p>
    <w:p w:rsidR="00730879" w:rsidRDefault="00730879" w:rsidP="00730879">
      <w:r>
        <w:t>RODILLO:</w:t>
      </w:r>
      <w:r>
        <w:tab/>
      </w:r>
      <w:r>
        <w:tab/>
        <w:t>32</w:t>
      </w:r>
    </w:p>
    <w:p w:rsidR="00730879" w:rsidRDefault="00730879" w:rsidP="00730879">
      <w:r>
        <w:t>BOLSA:</w:t>
      </w:r>
      <w:r>
        <w:tab/>
      </w:r>
      <w:r>
        <w:tab/>
        <w:t xml:space="preserve">32  X  50    cms    </w:t>
      </w:r>
    </w:p>
    <w:p w:rsidR="00730879" w:rsidRDefault="00730879" w:rsidP="00730879">
      <w:r>
        <w:t>SELLADO:</w:t>
      </w:r>
      <w:r>
        <w:tab/>
      </w:r>
      <w:r>
        <w:tab/>
        <w:t>Para selle lateral.</w:t>
      </w:r>
    </w:p>
    <w:p w:rsidR="00730879" w:rsidRDefault="00730879" w:rsidP="00730879"/>
    <w:p w:rsidR="00730879" w:rsidRDefault="00730879" w:rsidP="00730879"/>
    <w:p w:rsidR="00730879" w:rsidRDefault="00730879" w:rsidP="00730879">
      <w:r>
        <w:rPr>
          <w:b/>
          <w:bCs/>
          <w:u w:val="single"/>
        </w:rPr>
        <w:t>NOTA:</w:t>
      </w:r>
      <w:r>
        <w:t xml:space="preserve">  *   Los cy</w:t>
      </w:r>
      <w:r w:rsidR="004E4388">
        <w:t>reles los  envía  Grafiflex</w:t>
      </w:r>
    </w:p>
    <w:p w:rsidR="00730879" w:rsidRDefault="00730879" w:rsidP="00730879">
      <w:pPr>
        <w:numPr>
          <w:ilvl w:val="0"/>
          <w:numId w:val="1"/>
        </w:numPr>
      </w:pPr>
      <w:r>
        <w:t>Se envían ARTE    para tonos y alturas</w:t>
      </w:r>
    </w:p>
    <w:p w:rsidR="00730879" w:rsidRPr="00307118" w:rsidRDefault="00730879" w:rsidP="00730879">
      <w:pPr>
        <w:numPr>
          <w:ilvl w:val="0"/>
          <w:numId w:val="2"/>
        </w:numPr>
      </w:pPr>
      <w:r>
        <w:t xml:space="preserve">Se  envia el material de PP </w:t>
      </w:r>
      <w:r w:rsidR="007013AE">
        <w:rPr>
          <w:b/>
        </w:rPr>
        <w:t>de  50</w:t>
      </w:r>
      <w:r>
        <w:rPr>
          <w:b/>
        </w:rPr>
        <w:t xml:space="preserve"> </w:t>
      </w:r>
      <w:r w:rsidRPr="00AD5DCF">
        <w:rPr>
          <w:b/>
        </w:rPr>
        <w:t xml:space="preserve">  cms</w:t>
      </w:r>
    </w:p>
    <w:p w:rsidR="00730879" w:rsidRPr="00150D1A" w:rsidRDefault="00730879" w:rsidP="00AC048F">
      <w:pPr>
        <w:ind w:left="1860"/>
      </w:pPr>
    </w:p>
    <w:p w:rsidR="00730879" w:rsidRDefault="00730879" w:rsidP="00730879">
      <w:pPr>
        <w:ind w:left="885"/>
      </w:pPr>
    </w:p>
    <w:p w:rsidR="00730879" w:rsidRDefault="00730879" w:rsidP="00730879">
      <w:pPr>
        <w:ind w:left="885"/>
      </w:pPr>
    </w:p>
    <w:p w:rsidR="00730879" w:rsidRDefault="00730879" w:rsidP="00730879">
      <w:r>
        <w:t>Agradezco la atención y colaboración prestada.</w:t>
      </w:r>
    </w:p>
    <w:p w:rsidR="00730879" w:rsidRDefault="00730879" w:rsidP="00730879"/>
    <w:p w:rsidR="00730879" w:rsidRDefault="00730879" w:rsidP="00730879"/>
    <w:p w:rsidR="00730879" w:rsidRDefault="00730879" w:rsidP="00730879">
      <w:r>
        <w:t>Cordialmente,</w:t>
      </w:r>
    </w:p>
    <w:p w:rsidR="00730879" w:rsidRDefault="00730879" w:rsidP="00730879"/>
    <w:p w:rsidR="00730879" w:rsidRDefault="00730879" w:rsidP="00730879"/>
    <w:p w:rsidR="00730879" w:rsidRDefault="00730879" w:rsidP="00730879"/>
    <w:p w:rsidR="00730879" w:rsidRDefault="00730879" w:rsidP="00730879">
      <w:r>
        <w:t>RICARDO CASAS ZAPATA</w:t>
      </w:r>
    </w:p>
    <w:p w:rsidR="00730879" w:rsidRDefault="00730879" w:rsidP="00730879">
      <w:r>
        <w:t>Director.</w:t>
      </w:r>
    </w:p>
    <w:p w:rsidR="00730879" w:rsidRDefault="00730879" w:rsidP="00730879">
      <w:pPr>
        <w:rPr>
          <w:b/>
        </w:rPr>
      </w:pPr>
    </w:p>
    <w:p w:rsidR="00730879" w:rsidRDefault="00730879" w:rsidP="005450D8">
      <w:pPr>
        <w:rPr>
          <w:b/>
        </w:rPr>
      </w:pPr>
    </w:p>
    <w:p w:rsidR="00400B08" w:rsidRDefault="00400B08" w:rsidP="005450D8">
      <w:pPr>
        <w:rPr>
          <w:b/>
        </w:rPr>
      </w:pPr>
    </w:p>
    <w:p w:rsidR="00400B08" w:rsidRDefault="00400B08" w:rsidP="005450D8">
      <w:pPr>
        <w:rPr>
          <w:b/>
        </w:rPr>
      </w:pPr>
    </w:p>
    <w:p w:rsidR="00400B08" w:rsidRDefault="00400B08" w:rsidP="005450D8">
      <w:pPr>
        <w:rPr>
          <w:b/>
        </w:rPr>
      </w:pPr>
    </w:p>
    <w:p w:rsidR="00400B08" w:rsidRDefault="00400B08" w:rsidP="00400B08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400B08" w:rsidRDefault="00400B08" w:rsidP="00400B08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NIT: 811.040.799-9</w:t>
      </w:r>
    </w:p>
    <w:p w:rsidR="00400B08" w:rsidRDefault="00400B08" w:rsidP="00400B08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400B08" w:rsidRDefault="00400B08" w:rsidP="00400B08">
      <w:pPr>
        <w:rPr>
          <w:b/>
          <w:bCs/>
          <w:sz w:val="20"/>
        </w:rPr>
      </w:pPr>
      <w:r>
        <w:rPr>
          <w:b/>
          <w:bCs/>
          <w:sz w:val="20"/>
        </w:rPr>
        <w:t>TEL:  4 44 46 64  ITAGUI.</w:t>
      </w:r>
    </w:p>
    <w:p w:rsidR="00400B08" w:rsidRDefault="00400B08" w:rsidP="00400B08">
      <w:pPr>
        <w:rPr>
          <w:b/>
          <w:bCs/>
        </w:rPr>
      </w:pPr>
    </w:p>
    <w:p w:rsidR="00400B08" w:rsidRDefault="00400B08" w:rsidP="00400B08">
      <w:pPr>
        <w:rPr>
          <w:b/>
          <w:bCs/>
        </w:rPr>
      </w:pPr>
    </w:p>
    <w:p w:rsidR="00400B08" w:rsidRDefault="00400B08" w:rsidP="00400B08">
      <w:pPr>
        <w:pStyle w:val="Ttulo1"/>
      </w:pPr>
      <w:r>
        <w:t>ORDEN DE TRABAJO        N°      05913</w:t>
      </w:r>
    </w:p>
    <w:p w:rsidR="00400B08" w:rsidRDefault="00400B08" w:rsidP="00400B08"/>
    <w:p w:rsidR="00400B08" w:rsidRDefault="00400B08" w:rsidP="00400B08">
      <w:r>
        <w:t>FECHA:</w:t>
      </w:r>
      <w:r>
        <w:tab/>
        <w:t>Medellín, Enero  19   de   2010</w:t>
      </w:r>
    </w:p>
    <w:p w:rsidR="00400B08" w:rsidRDefault="00400B08" w:rsidP="00400B08">
      <w:r>
        <w:t>PARA:</w:t>
      </w:r>
      <w:r>
        <w:tab/>
      </w:r>
      <w:r>
        <w:tab/>
        <w:t>PLÁSTICOS DARMA</w:t>
      </w:r>
    </w:p>
    <w:p w:rsidR="00400B08" w:rsidRDefault="00400B08" w:rsidP="00400B08">
      <w:r>
        <w:t>ATENCIÓN:</w:t>
      </w:r>
      <w:r>
        <w:tab/>
        <w:t>Sr. Darío Jaramillo</w:t>
      </w:r>
    </w:p>
    <w:p w:rsidR="00400B08" w:rsidRDefault="00400B08" w:rsidP="00400B08">
      <w:r>
        <w:tab/>
      </w:r>
      <w:r>
        <w:tab/>
        <w:t>Gerente.</w:t>
      </w:r>
    </w:p>
    <w:p w:rsidR="00400B08" w:rsidRDefault="00400B08" w:rsidP="00400B08"/>
    <w:p w:rsidR="00400B08" w:rsidRDefault="00400B08" w:rsidP="00400B08">
      <w:r>
        <w:t>Apreciado Don Darío:</w:t>
      </w:r>
    </w:p>
    <w:p w:rsidR="00400B08" w:rsidRDefault="00400B08" w:rsidP="00400B08"/>
    <w:p w:rsidR="00400B08" w:rsidRDefault="00400B08" w:rsidP="00400B08">
      <w:r>
        <w:t>Con la presente estamos solicitando el siguiente material    :</w:t>
      </w:r>
    </w:p>
    <w:p w:rsidR="00400B08" w:rsidRDefault="00400B08" w:rsidP="00400B08"/>
    <w:p w:rsidR="00400B08" w:rsidRDefault="00400B08" w:rsidP="00400B08">
      <w:pPr>
        <w:rPr>
          <w:b/>
          <w:bCs/>
          <w:u w:val="single"/>
        </w:rPr>
      </w:pPr>
      <w:r>
        <w:rPr>
          <w:b/>
          <w:bCs/>
          <w:u w:val="single"/>
        </w:rPr>
        <w:t>IMPRESIÓN  :</w:t>
      </w:r>
    </w:p>
    <w:p w:rsidR="00400B08" w:rsidRDefault="00400B08" w:rsidP="00400B08"/>
    <w:p w:rsidR="00400B08" w:rsidRPr="00F97BC0" w:rsidRDefault="00400B08" w:rsidP="00400B08">
      <w:pPr>
        <w:rPr>
          <w:b/>
        </w:rPr>
      </w:pPr>
      <w:r>
        <w:t>MATERIAL:</w:t>
      </w:r>
      <w:r>
        <w:tab/>
      </w:r>
      <w:r>
        <w:tab/>
      </w:r>
      <w:r w:rsidR="002A6368">
        <w:t xml:space="preserve">Tubular  de PP  </w:t>
      </w:r>
      <w:r>
        <w:t xml:space="preserve">   </w:t>
      </w:r>
      <w:r w:rsidR="009F45B0">
        <w:rPr>
          <w:b/>
        </w:rPr>
        <w:t>3</w:t>
      </w:r>
      <w:r>
        <w:rPr>
          <w:b/>
        </w:rPr>
        <w:t>5</w:t>
      </w:r>
      <w:r w:rsidRPr="00F97BC0">
        <w:rPr>
          <w:b/>
        </w:rPr>
        <w:t xml:space="preserve">  cms</w:t>
      </w:r>
    </w:p>
    <w:p w:rsidR="00400B08" w:rsidRDefault="00400B08" w:rsidP="00400B08">
      <w:r>
        <w:t>CALIBRE:</w:t>
      </w:r>
      <w:r>
        <w:tab/>
      </w:r>
      <w:r>
        <w:tab/>
      </w:r>
      <w:r w:rsidRPr="00F97BC0">
        <w:rPr>
          <w:b/>
        </w:rPr>
        <w:t>1.</w:t>
      </w:r>
      <w:r>
        <w:t xml:space="preserve"> 5   ”</w:t>
      </w:r>
    </w:p>
    <w:p w:rsidR="00400B08" w:rsidRDefault="00400B08" w:rsidP="00400B08">
      <w:r>
        <w:t>CANTIDAD:</w:t>
      </w:r>
      <w:r>
        <w:tab/>
      </w:r>
      <w:r>
        <w:tab/>
        <w:t>100    Kg</w:t>
      </w:r>
    </w:p>
    <w:p w:rsidR="00400B08" w:rsidRDefault="00400B08" w:rsidP="00400B08">
      <w:r>
        <w:t>REFERENCIA:</w:t>
      </w:r>
      <w:r>
        <w:tab/>
      </w:r>
      <w:r w:rsidR="0092436C">
        <w:rPr>
          <w:b/>
        </w:rPr>
        <w:t>PAN DE</w:t>
      </w:r>
      <w:r>
        <w:rPr>
          <w:b/>
        </w:rPr>
        <w:t xml:space="preserve"> </w:t>
      </w:r>
      <w:r w:rsidR="0092436C">
        <w:rPr>
          <w:b/>
        </w:rPr>
        <w:t xml:space="preserve"> YUCA </w:t>
      </w:r>
      <w:r>
        <w:rPr>
          <w:b/>
        </w:rPr>
        <w:t xml:space="preserve"> VIENESA</w:t>
      </w:r>
    </w:p>
    <w:p w:rsidR="00400B08" w:rsidRDefault="0092436C" w:rsidP="00400B08">
      <w:r>
        <w:t>REPETICIÓN:</w:t>
      </w:r>
      <w:r>
        <w:tab/>
        <w:t>16</w:t>
      </w:r>
      <w:r w:rsidR="00400B08">
        <w:t xml:space="preserve">   Cms.</w:t>
      </w:r>
    </w:p>
    <w:p w:rsidR="00400B08" w:rsidRDefault="0092436C" w:rsidP="00400B08">
      <w:r>
        <w:t>RODILLO  :               32</w:t>
      </w:r>
    </w:p>
    <w:p w:rsidR="00400B08" w:rsidRDefault="00400B08" w:rsidP="00400B08">
      <w:r>
        <w:t>IMPRESIÓN:</w:t>
      </w:r>
      <w:r>
        <w:tab/>
      </w:r>
      <w:r>
        <w:tab/>
        <w:t xml:space="preserve">2 Caras   </w:t>
      </w:r>
    </w:p>
    <w:p w:rsidR="00400B08" w:rsidRDefault="00400B08" w:rsidP="00400B08">
      <w:r>
        <w:t>COLORES:</w:t>
      </w:r>
      <w:r>
        <w:tab/>
      </w:r>
      <w:r>
        <w:tab/>
        <w:t>4  (SEGÚN  MUESTRA )</w:t>
      </w:r>
    </w:p>
    <w:p w:rsidR="00400B08" w:rsidRDefault="0092436C" w:rsidP="00400B08">
      <w:r>
        <w:t>BOLSA:</w:t>
      </w:r>
      <w:r>
        <w:tab/>
      </w:r>
      <w:r>
        <w:tab/>
        <w:t>16</w:t>
      </w:r>
      <w:r w:rsidR="00400B08">
        <w:t xml:space="preserve">  X </w:t>
      </w:r>
      <w:r>
        <w:t xml:space="preserve">  35</w:t>
      </w:r>
      <w:r w:rsidR="00400B08">
        <w:t xml:space="preserve">    cms   </w:t>
      </w:r>
    </w:p>
    <w:p w:rsidR="00400B08" w:rsidRDefault="00400B08" w:rsidP="00400B08">
      <w:r>
        <w:t>SELLADO :</w:t>
      </w:r>
      <w:r>
        <w:tab/>
      </w:r>
      <w:r>
        <w:tab/>
        <w:t>Lateral</w:t>
      </w:r>
    </w:p>
    <w:p w:rsidR="00400B08" w:rsidRDefault="00400B08" w:rsidP="00400B08"/>
    <w:p w:rsidR="00400B08" w:rsidRDefault="00400B08" w:rsidP="00400B08"/>
    <w:p w:rsidR="00400B08" w:rsidRDefault="00400B08" w:rsidP="00400B08"/>
    <w:p w:rsidR="00400B08" w:rsidRDefault="00400B08" w:rsidP="00400B08">
      <w:r>
        <w:rPr>
          <w:b/>
          <w:bCs/>
          <w:u w:val="single"/>
        </w:rPr>
        <w:t>NOTA:</w:t>
      </w:r>
      <w:r>
        <w:t xml:space="preserve">  - Se  envia muestra física para los tonos y alturas  de impresión.</w:t>
      </w:r>
    </w:p>
    <w:p w:rsidR="00400B08" w:rsidRDefault="00400B08" w:rsidP="00400B08">
      <w:r>
        <w:tab/>
        <w:t xml:space="preserve">    -  Grafiflex envía  los  Cyreles</w:t>
      </w:r>
    </w:p>
    <w:p w:rsidR="00400B08" w:rsidRDefault="00400B08" w:rsidP="00400B08">
      <w:r>
        <w:tab/>
        <w:t xml:space="preserve">   -   SE  APRUEBA  IMPRESIÓN</w:t>
      </w:r>
    </w:p>
    <w:p w:rsidR="00400B08" w:rsidRDefault="00400B08" w:rsidP="00400B08"/>
    <w:p w:rsidR="00400B08" w:rsidRDefault="00400B08" w:rsidP="00400B08"/>
    <w:p w:rsidR="00400B08" w:rsidRDefault="00400B08" w:rsidP="00400B08"/>
    <w:p w:rsidR="00400B08" w:rsidRDefault="00400B08" w:rsidP="00400B08"/>
    <w:p w:rsidR="00400B08" w:rsidRDefault="00400B08" w:rsidP="00400B08">
      <w:r>
        <w:t>Agradezco la atención y colaboración prestada.</w:t>
      </w:r>
    </w:p>
    <w:p w:rsidR="00400B08" w:rsidRDefault="00400B08" w:rsidP="00400B08"/>
    <w:p w:rsidR="00400B08" w:rsidRDefault="00400B08" w:rsidP="00400B08"/>
    <w:p w:rsidR="00400B08" w:rsidRDefault="00400B08" w:rsidP="00400B08"/>
    <w:p w:rsidR="00400B08" w:rsidRDefault="00400B08" w:rsidP="00400B08">
      <w:r>
        <w:t>Cordialmente,</w:t>
      </w:r>
    </w:p>
    <w:p w:rsidR="00400B08" w:rsidRDefault="00400B08" w:rsidP="00400B08"/>
    <w:p w:rsidR="00400B08" w:rsidRDefault="00400B08" w:rsidP="00400B08"/>
    <w:p w:rsidR="00400B08" w:rsidRDefault="00400B08" w:rsidP="00400B08">
      <w:r>
        <w:t>RICARDO CASAS ZAPATA</w:t>
      </w:r>
    </w:p>
    <w:p w:rsidR="00400B08" w:rsidRDefault="00400B08" w:rsidP="00400B08">
      <w:r>
        <w:t>Director.</w:t>
      </w:r>
    </w:p>
    <w:p w:rsidR="00400B08" w:rsidRDefault="00400B08" w:rsidP="005450D8">
      <w:pPr>
        <w:rPr>
          <w:b/>
        </w:rPr>
      </w:pPr>
    </w:p>
    <w:p w:rsidR="00B73F29" w:rsidRDefault="00B73F29" w:rsidP="005450D8">
      <w:pPr>
        <w:rPr>
          <w:b/>
        </w:rPr>
      </w:pPr>
    </w:p>
    <w:p w:rsidR="00B73F29" w:rsidRDefault="00B73F29" w:rsidP="005450D8">
      <w:pPr>
        <w:rPr>
          <w:b/>
        </w:rPr>
      </w:pPr>
    </w:p>
    <w:p w:rsidR="00B73F29" w:rsidRDefault="00B73F29" w:rsidP="00B73F29">
      <w:pPr>
        <w:rPr>
          <w:b/>
          <w:bCs/>
        </w:rPr>
      </w:pPr>
    </w:p>
    <w:p w:rsidR="00B73F29" w:rsidRDefault="00B73F29" w:rsidP="00B73F29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B73F29" w:rsidRDefault="00B73F29" w:rsidP="00B73F29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B73F29" w:rsidRDefault="00B73F29" w:rsidP="00B73F29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B73F29" w:rsidRDefault="00B73F29" w:rsidP="00B73F29">
      <w:pPr>
        <w:rPr>
          <w:b/>
          <w:bCs/>
          <w:sz w:val="20"/>
        </w:rPr>
      </w:pPr>
      <w:r>
        <w:rPr>
          <w:b/>
          <w:bCs/>
          <w:sz w:val="20"/>
        </w:rPr>
        <w:t>TEL:  4 44 46 64  ITAGUI.</w:t>
      </w:r>
    </w:p>
    <w:p w:rsidR="00B73F29" w:rsidRDefault="00B73F29" w:rsidP="00B73F29">
      <w:pPr>
        <w:rPr>
          <w:b/>
          <w:bCs/>
        </w:rPr>
      </w:pPr>
    </w:p>
    <w:p w:rsidR="00B73F29" w:rsidRDefault="00B73F29" w:rsidP="00B73F29">
      <w:pPr>
        <w:rPr>
          <w:b/>
          <w:bCs/>
        </w:rPr>
      </w:pPr>
    </w:p>
    <w:p w:rsidR="00B73F29" w:rsidRDefault="00B73F29" w:rsidP="00B73F29">
      <w:pPr>
        <w:pStyle w:val="Ttulo1"/>
      </w:pPr>
      <w:r>
        <w:t>ORDEN DE TRABAJO        N°      06012</w:t>
      </w:r>
    </w:p>
    <w:p w:rsidR="00B73F29" w:rsidRDefault="00B73F29" w:rsidP="00B73F29"/>
    <w:p w:rsidR="00B73F29" w:rsidRDefault="00B73F29" w:rsidP="00B73F29">
      <w:r>
        <w:t>FECHA:</w:t>
      </w:r>
      <w:r>
        <w:tab/>
        <w:t>Medellín, Enero  21    de   2010</w:t>
      </w:r>
    </w:p>
    <w:p w:rsidR="00B73F29" w:rsidRDefault="00B73F29" w:rsidP="00B73F29">
      <w:r>
        <w:t>PARA:</w:t>
      </w:r>
      <w:r>
        <w:tab/>
      </w:r>
      <w:r>
        <w:tab/>
        <w:t>PLÁSTICOS DARMA</w:t>
      </w:r>
    </w:p>
    <w:p w:rsidR="00B73F29" w:rsidRDefault="00B73F29" w:rsidP="00B73F29">
      <w:r>
        <w:t>ATENCIÓN:</w:t>
      </w:r>
      <w:r>
        <w:tab/>
        <w:t>Sr. Darío Jaramillo</w:t>
      </w:r>
    </w:p>
    <w:p w:rsidR="00B73F29" w:rsidRDefault="00B73F29" w:rsidP="00B73F29">
      <w:r>
        <w:tab/>
      </w:r>
      <w:r>
        <w:tab/>
        <w:t>Gerente.</w:t>
      </w:r>
    </w:p>
    <w:p w:rsidR="00B73F29" w:rsidRDefault="00B73F29" w:rsidP="00B73F29"/>
    <w:p w:rsidR="00B73F29" w:rsidRDefault="00B73F29" w:rsidP="00B73F29">
      <w:r>
        <w:t>Apreciado Don Darío:</w:t>
      </w:r>
    </w:p>
    <w:p w:rsidR="00B73F29" w:rsidRDefault="00B73F29" w:rsidP="00B73F29"/>
    <w:p w:rsidR="00B73F29" w:rsidRDefault="00B73F29" w:rsidP="00B73F29">
      <w:r>
        <w:t>Con la presente estamos solicitando el siguiente material    :</w:t>
      </w:r>
    </w:p>
    <w:p w:rsidR="00B73F29" w:rsidRDefault="00B73F29" w:rsidP="00B73F29"/>
    <w:p w:rsidR="00B73F29" w:rsidRDefault="00B73F29" w:rsidP="00B73F29">
      <w:pPr>
        <w:rPr>
          <w:b/>
          <w:bCs/>
          <w:u w:val="single"/>
        </w:rPr>
      </w:pPr>
      <w:r>
        <w:rPr>
          <w:b/>
          <w:bCs/>
          <w:u w:val="single"/>
        </w:rPr>
        <w:t>IMPRESIÓN  :</w:t>
      </w:r>
    </w:p>
    <w:p w:rsidR="00B73F29" w:rsidRDefault="00B73F29" w:rsidP="00B73F29"/>
    <w:p w:rsidR="00B73F29" w:rsidRDefault="00B73F29" w:rsidP="00B73F29">
      <w:r>
        <w:t>MATERIAL:</w:t>
      </w:r>
      <w:r>
        <w:tab/>
      </w:r>
      <w:r>
        <w:tab/>
      </w:r>
      <w:r w:rsidRPr="00FE4325">
        <w:rPr>
          <w:b/>
        </w:rPr>
        <w:t>Lamina  BIO PP de   44   cms</w:t>
      </w:r>
    </w:p>
    <w:p w:rsidR="00B73F29" w:rsidRDefault="00B73F29" w:rsidP="00B73F29">
      <w:r>
        <w:t>CALIBRE:</w:t>
      </w:r>
      <w:r>
        <w:tab/>
      </w:r>
      <w:r>
        <w:tab/>
      </w:r>
      <w:r w:rsidRPr="00FE4325">
        <w:rPr>
          <w:b/>
        </w:rPr>
        <w:t>25  micras</w:t>
      </w:r>
      <w:r>
        <w:t xml:space="preserve"> </w:t>
      </w:r>
    </w:p>
    <w:p w:rsidR="00B73F29" w:rsidRDefault="00B73F29" w:rsidP="00B73F29">
      <w:r>
        <w:t>CANTIDAD:</w:t>
      </w:r>
      <w:r>
        <w:tab/>
      </w:r>
      <w:r>
        <w:tab/>
        <w:t>1</w:t>
      </w:r>
      <w:r w:rsidR="00F165F8">
        <w:t>0</w:t>
      </w:r>
      <w:r>
        <w:t>0    Kg</w:t>
      </w:r>
    </w:p>
    <w:p w:rsidR="00B73F29" w:rsidRDefault="00B73F29" w:rsidP="00B73F29">
      <w:pPr>
        <w:rPr>
          <w:b/>
        </w:rPr>
      </w:pPr>
      <w:r>
        <w:t>REFERENCIA:</w:t>
      </w:r>
      <w:r>
        <w:tab/>
      </w:r>
      <w:r>
        <w:rPr>
          <w:b/>
        </w:rPr>
        <w:t xml:space="preserve">PAN  LECHE </w:t>
      </w:r>
      <w:r w:rsidR="00F165F8">
        <w:rPr>
          <w:b/>
        </w:rPr>
        <w:t xml:space="preserve">  </w:t>
      </w:r>
      <w:r>
        <w:rPr>
          <w:b/>
        </w:rPr>
        <w:t xml:space="preserve">SOL </w:t>
      </w:r>
      <w:r w:rsidR="00F165F8">
        <w:rPr>
          <w:b/>
        </w:rPr>
        <w:t xml:space="preserve"> </w:t>
      </w:r>
      <w:r>
        <w:rPr>
          <w:b/>
        </w:rPr>
        <w:t xml:space="preserve">DE </w:t>
      </w:r>
      <w:r w:rsidR="00F165F8">
        <w:rPr>
          <w:b/>
        </w:rPr>
        <w:t xml:space="preserve"> </w:t>
      </w:r>
      <w:r>
        <w:rPr>
          <w:b/>
        </w:rPr>
        <w:t>ORIENTE</w:t>
      </w:r>
    </w:p>
    <w:p w:rsidR="00B73F29" w:rsidRDefault="00B73F29" w:rsidP="00B73F29">
      <w:r>
        <w:t>REPETICIÓN:</w:t>
      </w:r>
      <w:r>
        <w:tab/>
        <w:t>26     Cms.</w:t>
      </w:r>
    </w:p>
    <w:p w:rsidR="00B73F29" w:rsidRDefault="00B73F29" w:rsidP="00B73F29">
      <w:r>
        <w:t xml:space="preserve">RODILLO  :               </w:t>
      </w:r>
      <w:r>
        <w:rPr>
          <w:b/>
        </w:rPr>
        <w:t>26</w:t>
      </w:r>
    </w:p>
    <w:p w:rsidR="00B73F29" w:rsidRDefault="00B73F29" w:rsidP="00B73F29">
      <w:r>
        <w:t>IMPRESIÓN:</w:t>
      </w:r>
      <w:r>
        <w:tab/>
      </w:r>
      <w:r>
        <w:tab/>
        <w:t xml:space="preserve">1 cara   Lamina </w:t>
      </w:r>
    </w:p>
    <w:p w:rsidR="00B73F29" w:rsidRDefault="00B73F29" w:rsidP="00B73F29">
      <w:r>
        <w:t>COLORES:</w:t>
      </w:r>
      <w:r>
        <w:tab/>
      </w:r>
      <w:r>
        <w:tab/>
        <w:t>4  (  SEGÚN  MUESTRA )</w:t>
      </w:r>
    </w:p>
    <w:p w:rsidR="00B73F29" w:rsidRPr="00867012" w:rsidRDefault="00B73F29" w:rsidP="00B73F29">
      <w:pPr>
        <w:rPr>
          <w:b/>
        </w:rPr>
      </w:pPr>
      <w:r>
        <w:t>REFILADO:</w:t>
      </w:r>
      <w:r>
        <w:tab/>
      </w:r>
      <w:r>
        <w:tab/>
      </w:r>
      <w:r w:rsidRPr="00867012">
        <w:rPr>
          <w:b/>
        </w:rPr>
        <w:t xml:space="preserve">42.5     cms   </w:t>
      </w:r>
    </w:p>
    <w:p w:rsidR="00B73F29" w:rsidRDefault="00B73F29" w:rsidP="00B73F29">
      <w:r>
        <w:t>ROLLOS :</w:t>
      </w:r>
      <w:r>
        <w:tab/>
      </w:r>
      <w:r>
        <w:tab/>
        <w:t>Empaquetadora</w:t>
      </w:r>
    </w:p>
    <w:p w:rsidR="00B73F29" w:rsidRDefault="00B73F29" w:rsidP="00B73F29"/>
    <w:p w:rsidR="00B73F29" w:rsidRDefault="00B73F29" w:rsidP="00B73F29"/>
    <w:p w:rsidR="00B73F29" w:rsidRDefault="00B73F29" w:rsidP="00B73F29">
      <w:r>
        <w:rPr>
          <w:b/>
          <w:bCs/>
          <w:u w:val="single"/>
        </w:rPr>
        <w:t>NOTA:</w:t>
      </w:r>
      <w:r>
        <w:t xml:space="preserve">  - Se  envia muestra física para los tonos y alturas  de impresión.</w:t>
      </w:r>
    </w:p>
    <w:p w:rsidR="00B73F29" w:rsidRDefault="00B73F29" w:rsidP="00B73F29">
      <w:pPr>
        <w:numPr>
          <w:ilvl w:val="0"/>
          <w:numId w:val="2"/>
        </w:numPr>
      </w:pPr>
      <w:r>
        <w:t>Se aprueba Impresión</w:t>
      </w:r>
    </w:p>
    <w:p w:rsidR="00B73F29" w:rsidRDefault="00B73F29" w:rsidP="00B73F29">
      <w:pPr>
        <w:numPr>
          <w:ilvl w:val="0"/>
          <w:numId w:val="2"/>
        </w:numPr>
      </w:pPr>
      <w:r>
        <w:t>Cyreles  en  su  planta</w:t>
      </w:r>
    </w:p>
    <w:p w:rsidR="00B73F29" w:rsidRDefault="00B73F29" w:rsidP="00B73F29"/>
    <w:p w:rsidR="00B73F29" w:rsidRDefault="00B73F29" w:rsidP="00B73F29"/>
    <w:p w:rsidR="00B73F29" w:rsidRDefault="00B73F29" w:rsidP="00B73F29"/>
    <w:p w:rsidR="00B73F29" w:rsidRDefault="00B73F29" w:rsidP="00B73F29">
      <w:r>
        <w:t>Agradezco la atención y colaboración prestada.</w:t>
      </w:r>
    </w:p>
    <w:p w:rsidR="00B73F29" w:rsidRDefault="00B73F29" w:rsidP="00B73F29"/>
    <w:p w:rsidR="00B73F29" w:rsidRDefault="00B73F29" w:rsidP="00B73F29"/>
    <w:p w:rsidR="00B73F29" w:rsidRDefault="00B73F29" w:rsidP="00B73F29"/>
    <w:p w:rsidR="00B73F29" w:rsidRDefault="00B73F29" w:rsidP="00B73F29">
      <w:r>
        <w:t>Cordialmente,</w:t>
      </w:r>
    </w:p>
    <w:p w:rsidR="00B73F29" w:rsidRDefault="00B73F29" w:rsidP="00B73F29"/>
    <w:p w:rsidR="00B73F29" w:rsidRDefault="00B73F29" w:rsidP="00B73F29"/>
    <w:p w:rsidR="00B73F29" w:rsidRDefault="00B73F29" w:rsidP="00B73F29">
      <w:r>
        <w:t>RICARDO CASAS ZAPATA</w:t>
      </w:r>
    </w:p>
    <w:p w:rsidR="00B73F29" w:rsidRDefault="00B73F29" w:rsidP="00B73F29">
      <w:r>
        <w:t>Director.</w:t>
      </w:r>
    </w:p>
    <w:p w:rsidR="00B73F29" w:rsidRDefault="00B73F29" w:rsidP="005450D8">
      <w:pPr>
        <w:rPr>
          <w:b/>
        </w:rPr>
      </w:pPr>
    </w:p>
    <w:p w:rsidR="008C3A01" w:rsidRDefault="008C3A01" w:rsidP="005450D8">
      <w:pPr>
        <w:rPr>
          <w:b/>
        </w:rPr>
      </w:pPr>
    </w:p>
    <w:p w:rsidR="008C3A01" w:rsidRDefault="008C3A01" w:rsidP="005450D8">
      <w:pPr>
        <w:rPr>
          <w:b/>
        </w:rPr>
      </w:pPr>
    </w:p>
    <w:p w:rsidR="008C3A01" w:rsidRDefault="008C3A01" w:rsidP="005450D8">
      <w:pPr>
        <w:rPr>
          <w:b/>
        </w:rPr>
      </w:pPr>
    </w:p>
    <w:p w:rsidR="008C3A01" w:rsidRDefault="008C3A01" w:rsidP="008C3A01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8C3A01" w:rsidRDefault="008C3A01" w:rsidP="008C3A01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NIT: 811.040.799-9</w:t>
      </w:r>
    </w:p>
    <w:p w:rsidR="008C3A01" w:rsidRDefault="008C3A01" w:rsidP="008C3A01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8C3A01" w:rsidRDefault="008C3A01" w:rsidP="008C3A01">
      <w:pPr>
        <w:rPr>
          <w:b/>
          <w:bCs/>
          <w:sz w:val="20"/>
        </w:rPr>
      </w:pPr>
      <w:r>
        <w:rPr>
          <w:b/>
          <w:bCs/>
          <w:sz w:val="20"/>
        </w:rPr>
        <w:t>TEL:  4 44 46 64  ITAGUI.</w:t>
      </w:r>
    </w:p>
    <w:p w:rsidR="008C3A01" w:rsidRDefault="008C3A01" w:rsidP="008C3A01">
      <w:pPr>
        <w:rPr>
          <w:b/>
          <w:bCs/>
        </w:rPr>
      </w:pPr>
    </w:p>
    <w:p w:rsidR="008C3A01" w:rsidRDefault="008C3A01" w:rsidP="008C3A01">
      <w:pPr>
        <w:rPr>
          <w:b/>
          <w:bCs/>
        </w:rPr>
      </w:pPr>
    </w:p>
    <w:p w:rsidR="008C3A01" w:rsidRDefault="008C3A01" w:rsidP="008C3A01">
      <w:pPr>
        <w:pStyle w:val="Ttulo1"/>
      </w:pPr>
      <w:r>
        <w:t>ORDEN DE TRABAJO        N°      06013</w:t>
      </w:r>
    </w:p>
    <w:p w:rsidR="008C3A01" w:rsidRDefault="008C3A01" w:rsidP="008C3A01"/>
    <w:p w:rsidR="008C3A01" w:rsidRDefault="008C3A01" w:rsidP="008C3A01">
      <w:r>
        <w:t>FECHA</w:t>
      </w:r>
      <w:r w:rsidR="0077334A">
        <w:t>:</w:t>
      </w:r>
      <w:r w:rsidR="0077334A">
        <w:tab/>
        <w:t>Medellín, Enero  21   de    2010</w:t>
      </w:r>
    </w:p>
    <w:p w:rsidR="008C3A01" w:rsidRDefault="008C3A01" w:rsidP="008C3A01">
      <w:r>
        <w:t>PARA:</w:t>
      </w:r>
      <w:r>
        <w:tab/>
      </w:r>
      <w:r>
        <w:tab/>
        <w:t>PLÁSTICOS DARMA</w:t>
      </w:r>
    </w:p>
    <w:p w:rsidR="008C3A01" w:rsidRDefault="008C3A01" w:rsidP="008C3A01">
      <w:r>
        <w:t>ATENCIÓN:</w:t>
      </w:r>
      <w:r>
        <w:tab/>
        <w:t>Sr. Darío Jaramillo</w:t>
      </w:r>
    </w:p>
    <w:p w:rsidR="008C3A01" w:rsidRDefault="008C3A01" w:rsidP="008C3A01">
      <w:r>
        <w:tab/>
      </w:r>
      <w:r>
        <w:tab/>
        <w:t>Gerente.</w:t>
      </w:r>
    </w:p>
    <w:p w:rsidR="008C3A01" w:rsidRDefault="008C3A01" w:rsidP="008C3A01"/>
    <w:p w:rsidR="008C3A01" w:rsidRDefault="008C3A01" w:rsidP="008C3A01">
      <w:r>
        <w:t>Apreciado Don Darío:</w:t>
      </w:r>
    </w:p>
    <w:p w:rsidR="008C3A01" w:rsidRDefault="008C3A01" w:rsidP="008C3A01"/>
    <w:p w:rsidR="008C3A01" w:rsidRDefault="008C3A01" w:rsidP="008C3A01">
      <w:r>
        <w:t>Con la presente estamos solicitando el siguiente material    :</w:t>
      </w:r>
    </w:p>
    <w:p w:rsidR="008C3A01" w:rsidRDefault="008C3A01" w:rsidP="008C3A01"/>
    <w:p w:rsidR="008C3A01" w:rsidRDefault="008C3A01" w:rsidP="008C3A01">
      <w:pPr>
        <w:rPr>
          <w:b/>
          <w:bCs/>
          <w:u w:val="single"/>
        </w:rPr>
      </w:pPr>
      <w:r>
        <w:rPr>
          <w:b/>
          <w:bCs/>
          <w:u w:val="single"/>
        </w:rPr>
        <w:t>IMPRESIÓN  :</w:t>
      </w:r>
    </w:p>
    <w:p w:rsidR="008C3A01" w:rsidRDefault="008C3A01" w:rsidP="008C3A01"/>
    <w:p w:rsidR="008C3A01" w:rsidRDefault="008C3A01" w:rsidP="008C3A01">
      <w:r>
        <w:t>MATERIAL:</w:t>
      </w:r>
      <w:r>
        <w:tab/>
      </w:r>
      <w:r>
        <w:tab/>
      </w:r>
      <w:r w:rsidRPr="00FE4325">
        <w:rPr>
          <w:b/>
        </w:rPr>
        <w:t>Lamina  BIO PP de   44   cms</w:t>
      </w:r>
    </w:p>
    <w:p w:rsidR="008C3A01" w:rsidRDefault="008C3A01" w:rsidP="008C3A01">
      <w:r>
        <w:t>CALIBRE:</w:t>
      </w:r>
      <w:r>
        <w:tab/>
      </w:r>
      <w:r>
        <w:tab/>
      </w:r>
      <w:r w:rsidRPr="00FE4325">
        <w:rPr>
          <w:b/>
        </w:rPr>
        <w:t>25  micras</w:t>
      </w:r>
      <w:r>
        <w:t xml:space="preserve"> </w:t>
      </w:r>
    </w:p>
    <w:p w:rsidR="008C3A01" w:rsidRDefault="008C3A01" w:rsidP="008C3A01">
      <w:r>
        <w:t>CANTIDAD:</w:t>
      </w:r>
      <w:r>
        <w:tab/>
      </w:r>
      <w:r>
        <w:tab/>
        <w:t>100    Kg</w:t>
      </w:r>
    </w:p>
    <w:p w:rsidR="008C3A01" w:rsidRDefault="008C3A01" w:rsidP="008C3A01">
      <w:r>
        <w:t>REFERENCIA:</w:t>
      </w:r>
      <w:r>
        <w:tab/>
      </w:r>
      <w:r>
        <w:rPr>
          <w:b/>
        </w:rPr>
        <w:t>PAN QUESO SOL   DE ORIENTE</w:t>
      </w:r>
    </w:p>
    <w:p w:rsidR="008C3A01" w:rsidRDefault="008C3A01" w:rsidP="008C3A01">
      <w:r>
        <w:t>REPETICIÓN:</w:t>
      </w:r>
      <w:r>
        <w:tab/>
        <w:t>26     Cms.</w:t>
      </w:r>
    </w:p>
    <w:p w:rsidR="008C3A01" w:rsidRDefault="008C3A01" w:rsidP="008C3A01">
      <w:r>
        <w:t xml:space="preserve">RODILLO  :               </w:t>
      </w:r>
      <w:r>
        <w:rPr>
          <w:b/>
        </w:rPr>
        <w:t>26</w:t>
      </w:r>
    </w:p>
    <w:p w:rsidR="008C3A01" w:rsidRDefault="008C3A01" w:rsidP="008C3A01">
      <w:r>
        <w:t>IMPRESIÓN:</w:t>
      </w:r>
      <w:r>
        <w:tab/>
      </w:r>
      <w:r>
        <w:tab/>
        <w:t xml:space="preserve">1 cara   Lamina </w:t>
      </w:r>
    </w:p>
    <w:p w:rsidR="008C3A01" w:rsidRDefault="008C3A01" w:rsidP="008C3A01">
      <w:r>
        <w:t>COLORES:</w:t>
      </w:r>
      <w:r>
        <w:tab/>
      </w:r>
      <w:r>
        <w:tab/>
        <w:t>4  (  SEGÚN  MUESTRA )</w:t>
      </w:r>
    </w:p>
    <w:p w:rsidR="008C3A01" w:rsidRDefault="008C3A01" w:rsidP="008C3A01">
      <w:r>
        <w:t>REFILADO:</w:t>
      </w:r>
      <w:r>
        <w:tab/>
      </w:r>
      <w:r>
        <w:tab/>
        <w:t xml:space="preserve">43.5     cms   </w:t>
      </w:r>
    </w:p>
    <w:p w:rsidR="008C3A01" w:rsidRDefault="008C3A01" w:rsidP="008C3A01">
      <w:r>
        <w:t>ROLLOS :</w:t>
      </w:r>
      <w:r>
        <w:tab/>
      </w:r>
      <w:r>
        <w:tab/>
        <w:t>Empaquetadora</w:t>
      </w:r>
    </w:p>
    <w:p w:rsidR="008C3A01" w:rsidRDefault="008C3A01" w:rsidP="008C3A01"/>
    <w:p w:rsidR="008C3A01" w:rsidRDefault="008C3A01" w:rsidP="008C3A01"/>
    <w:p w:rsidR="008C3A01" w:rsidRDefault="008C3A01" w:rsidP="008C3A01">
      <w:r>
        <w:rPr>
          <w:b/>
          <w:bCs/>
          <w:u w:val="single"/>
        </w:rPr>
        <w:t>NOTA:</w:t>
      </w:r>
      <w:r>
        <w:t xml:space="preserve">  - Se  envia muestra física para los tonos y alturas  de impresión.</w:t>
      </w:r>
    </w:p>
    <w:p w:rsidR="008C3A01" w:rsidRDefault="008C3A01" w:rsidP="008C3A01">
      <w:pPr>
        <w:numPr>
          <w:ilvl w:val="0"/>
          <w:numId w:val="2"/>
        </w:numPr>
      </w:pPr>
      <w:r>
        <w:t>Se aprueba Impresión</w:t>
      </w:r>
    </w:p>
    <w:p w:rsidR="008C3A01" w:rsidRDefault="008C3A01" w:rsidP="008C3A01">
      <w:pPr>
        <w:numPr>
          <w:ilvl w:val="0"/>
          <w:numId w:val="2"/>
        </w:numPr>
      </w:pPr>
      <w:r>
        <w:t>Cyreles  en su  planta</w:t>
      </w:r>
    </w:p>
    <w:p w:rsidR="008C3A01" w:rsidRDefault="008C3A01" w:rsidP="008C3A01"/>
    <w:p w:rsidR="008C3A01" w:rsidRDefault="008C3A01" w:rsidP="008C3A01"/>
    <w:p w:rsidR="008C3A01" w:rsidRDefault="008C3A01" w:rsidP="008C3A01"/>
    <w:p w:rsidR="008C3A01" w:rsidRDefault="008C3A01" w:rsidP="008C3A01">
      <w:r>
        <w:t>Agradezco la atención y colaboración prestada.</w:t>
      </w:r>
    </w:p>
    <w:p w:rsidR="008C3A01" w:rsidRDefault="008C3A01" w:rsidP="008C3A01"/>
    <w:p w:rsidR="008C3A01" w:rsidRDefault="008C3A01" w:rsidP="008C3A01"/>
    <w:p w:rsidR="008C3A01" w:rsidRDefault="008C3A01" w:rsidP="008C3A01"/>
    <w:p w:rsidR="008C3A01" w:rsidRDefault="008C3A01" w:rsidP="008C3A01"/>
    <w:p w:rsidR="008C3A01" w:rsidRDefault="008C3A01" w:rsidP="008C3A01">
      <w:r>
        <w:t>Cordialmente,</w:t>
      </w:r>
    </w:p>
    <w:p w:rsidR="008C3A01" w:rsidRDefault="008C3A01" w:rsidP="008C3A01"/>
    <w:p w:rsidR="008C3A01" w:rsidRDefault="008C3A01" w:rsidP="008C3A01"/>
    <w:p w:rsidR="008C3A01" w:rsidRDefault="008C3A01" w:rsidP="008C3A01">
      <w:r>
        <w:t>RICARDO CASAS ZAPATA</w:t>
      </w:r>
    </w:p>
    <w:p w:rsidR="008C3A01" w:rsidRDefault="008C3A01" w:rsidP="008C3A01">
      <w:r>
        <w:t>Director.</w:t>
      </w:r>
    </w:p>
    <w:p w:rsidR="008C3A01" w:rsidRDefault="008C3A01" w:rsidP="008C3A01">
      <w:pPr>
        <w:rPr>
          <w:b/>
        </w:rPr>
      </w:pPr>
    </w:p>
    <w:p w:rsidR="008C3A01" w:rsidRDefault="008C3A01" w:rsidP="008C3A01">
      <w:pPr>
        <w:rPr>
          <w:b/>
        </w:rPr>
      </w:pPr>
    </w:p>
    <w:p w:rsidR="008C3A01" w:rsidRDefault="008C3A01" w:rsidP="005450D8">
      <w:pPr>
        <w:rPr>
          <w:b/>
        </w:rPr>
      </w:pPr>
    </w:p>
    <w:p w:rsidR="004A4A58" w:rsidRDefault="004A4A58" w:rsidP="005450D8">
      <w:pPr>
        <w:rPr>
          <w:b/>
        </w:rPr>
      </w:pPr>
    </w:p>
    <w:p w:rsidR="004A4A58" w:rsidRDefault="004A4A58" w:rsidP="004A4A58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4A4A58" w:rsidRDefault="004A4A58" w:rsidP="004A4A58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NIT: 811.040.799-9</w:t>
      </w:r>
    </w:p>
    <w:p w:rsidR="004A4A58" w:rsidRDefault="004A4A58" w:rsidP="004A4A58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– 144 </w:t>
      </w:r>
    </w:p>
    <w:p w:rsidR="004A4A58" w:rsidRDefault="004A4A58" w:rsidP="004A4A58">
      <w:pPr>
        <w:rPr>
          <w:b/>
          <w:bCs/>
          <w:sz w:val="20"/>
        </w:rPr>
      </w:pPr>
      <w:r>
        <w:rPr>
          <w:b/>
          <w:bCs/>
          <w:sz w:val="20"/>
        </w:rPr>
        <w:t xml:space="preserve">TEL:   4 44 46 64  ITAGUI                                      </w:t>
      </w:r>
    </w:p>
    <w:p w:rsidR="004A4A58" w:rsidRDefault="004A4A58" w:rsidP="004A4A58"/>
    <w:p w:rsidR="004A4A58" w:rsidRDefault="004A4A58" w:rsidP="004A4A58"/>
    <w:p w:rsidR="004A4A58" w:rsidRDefault="004A4A58" w:rsidP="004A4A58">
      <w:pPr>
        <w:pStyle w:val="Ttulo1"/>
      </w:pPr>
      <w:r>
        <w:t>ORDEN DE TRABAJO   N°      06014</w:t>
      </w:r>
    </w:p>
    <w:p w:rsidR="004A4A58" w:rsidRPr="002E6298" w:rsidRDefault="004A4A58" w:rsidP="004A4A58"/>
    <w:p w:rsidR="004A4A58" w:rsidRDefault="004A4A58" w:rsidP="004A4A58">
      <w:r>
        <w:t>FECHA:</w:t>
      </w:r>
      <w:r>
        <w:tab/>
        <w:t>Medellín, Enero  21   de    2010</w:t>
      </w:r>
    </w:p>
    <w:p w:rsidR="004A4A58" w:rsidRDefault="004A4A58" w:rsidP="004A4A58">
      <w:r>
        <w:t>PARA:</w:t>
      </w:r>
      <w:r>
        <w:tab/>
      </w:r>
      <w:r>
        <w:tab/>
        <w:t>PLÁSTICOS DARMA</w:t>
      </w:r>
    </w:p>
    <w:p w:rsidR="004A4A58" w:rsidRDefault="004A4A58" w:rsidP="004A4A58">
      <w:r>
        <w:t>ATENCIÓN:</w:t>
      </w:r>
      <w:r>
        <w:tab/>
        <w:t>Sr. Darío Jaramillo</w:t>
      </w:r>
    </w:p>
    <w:p w:rsidR="004A4A58" w:rsidRDefault="004A4A58" w:rsidP="004A4A58">
      <w:r>
        <w:tab/>
      </w:r>
      <w:r>
        <w:tab/>
        <w:t>Gerente.</w:t>
      </w:r>
    </w:p>
    <w:p w:rsidR="004A4A58" w:rsidRDefault="004A4A58" w:rsidP="004A4A58"/>
    <w:p w:rsidR="004A4A58" w:rsidRDefault="004A4A58" w:rsidP="004A4A58">
      <w:r>
        <w:t>Apreciado Don Darío:</w:t>
      </w:r>
    </w:p>
    <w:p w:rsidR="004A4A58" w:rsidRDefault="004A4A58" w:rsidP="004A4A58"/>
    <w:p w:rsidR="004A4A58" w:rsidRDefault="004A4A58" w:rsidP="004A4A58">
      <w:r>
        <w:t>Con la presente estamos solicitando el siguiente servicio de  IMPRESION:</w:t>
      </w:r>
    </w:p>
    <w:p w:rsidR="004A4A58" w:rsidRDefault="004A4A58" w:rsidP="004A4A58"/>
    <w:p w:rsidR="004A4A58" w:rsidRDefault="004A4A58" w:rsidP="004A4A58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4A4A58" w:rsidRDefault="004A4A58" w:rsidP="004A4A58">
      <w:r>
        <w:t xml:space="preserve">MATERIAL   :           Polipropileno LAMINA  de  </w:t>
      </w:r>
      <w:r>
        <w:rPr>
          <w:b/>
        </w:rPr>
        <w:t>60</w:t>
      </w:r>
      <w:r w:rsidRPr="001F09F9">
        <w:rPr>
          <w:b/>
        </w:rPr>
        <w:t xml:space="preserve"> </w:t>
      </w:r>
      <w:r w:rsidRPr="002830A8">
        <w:rPr>
          <w:b/>
        </w:rPr>
        <w:t xml:space="preserve"> </w:t>
      </w:r>
      <w:r>
        <w:t>cms</w:t>
      </w:r>
    </w:p>
    <w:p w:rsidR="004A4A58" w:rsidRDefault="004A4A58" w:rsidP="004A4A58">
      <w:r>
        <w:t xml:space="preserve">CLIBRE      :               1.5  ” </w:t>
      </w:r>
    </w:p>
    <w:p w:rsidR="004A4A58" w:rsidRDefault="004A4A58" w:rsidP="004A4A58">
      <w:r>
        <w:t>REFERENCIA:</w:t>
      </w:r>
      <w:r>
        <w:tab/>
      </w:r>
      <w:r>
        <w:rPr>
          <w:b/>
        </w:rPr>
        <w:t>PASABOQUITAS SOL DE ORIENTE</w:t>
      </w:r>
      <w:r>
        <w:rPr>
          <w:b/>
        </w:rPr>
        <w:tab/>
      </w:r>
    </w:p>
    <w:p w:rsidR="004A4A58" w:rsidRDefault="004A4A58" w:rsidP="004A4A58">
      <w:r>
        <w:t>CANTIDAD    :          100    Kg</w:t>
      </w:r>
    </w:p>
    <w:p w:rsidR="004A4A58" w:rsidRDefault="004A4A58" w:rsidP="004A4A58">
      <w:r>
        <w:t>COLORES:</w:t>
      </w:r>
      <w:r>
        <w:tab/>
      </w:r>
      <w:r>
        <w:tab/>
        <w:t>4 (  según muestra )</w:t>
      </w:r>
    </w:p>
    <w:p w:rsidR="004A4A58" w:rsidRDefault="004A4A58" w:rsidP="004A4A58">
      <w:r>
        <w:t>CARAS:</w:t>
      </w:r>
      <w:r>
        <w:tab/>
      </w:r>
      <w:r>
        <w:tab/>
        <w:t>2</w:t>
      </w:r>
    </w:p>
    <w:p w:rsidR="004A4A58" w:rsidRDefault="005F6CD4" w:rsidP="004A4A58">
      <w:r>
        <w:t>REPETICIÓN:</w:t>
      </w:r>
      <w:r>
        <w:tab/>
        <w:t>19</w:t>
      </w:r>
      <w:r w:rsidR="004A4A58">
        <w:t>.5  cms</w:t>
      </w:r>
    </w:p>
    <w:p w:rsidR="004A4A58" w:rsidRDefault="004A4A58" w:rsidP="004A4A58">
      <w:r>
        <w:t>BOLSA:</w:t>
      </w:r>
      <w:r>
        <w:tab/>
      </w:r>
      <w:r>
        <w:tab/>
      </w:r>
      <w:r w:rsidR="005F6CD4">
        <w:rPr>
          <w:b/>
        </w:rPr>
        <w:t>19</w:t>
      </w:r>
      <w:r>
        <w:rPr>
          <w:b/>
        </w:rPr>
        <w:t>.5</w:t>
      </w:r>
      <w:r w:rsidR="005F6CD4">
        <w:rPr>
          <w:b/>
        </w:rPr>
        <w:t xml:space="preserve"> </w:t>
      </w:r>
      <w:r>
        <w:rPr>
          <w:b/>
        </w:rPr>
        <w:t xml:space="preserve"> x </w:t>
      </w:r>
      <w:r w:rsidR="005F6CD4">
        <w:rPr>
          <w:b/>
        </w:rPr>
        <w:t xml:space="preserve"> </w:t>
      </w:r>
      <w:r>
        <w:rPr>
          <w:b/>
        </w:rPr>
        <w:t>30</w:t>
      </w:r>
      <w:r>
        <w:t xml:space="preserve">  cms     </w:t>
      </w:r>
    </w:p>
    <w:p w:rsidR="004A4A58" w:rsidRDefault="004A4A58" w:rsidP="004A4A58">
      <w:r>
        <w:t>SELLADO:</w:t>
      </w:r>
      <w:r>
        <w:tab/>
      </w:r>
      <w:r>
        <w:tab/>
        <w:t>Para selle lateral.</w:t>
      </w:r>
    </w:p>
    <w:p w:rsidR="004A4A58" w:rsidRDefault="004A4A58" w:rsidP="004A4A58"/>
    <w:p w:rsidR="004A4A58" w:rsidRDefault="004A4A58" w:rsidP="004A4A58"/>
    <w:p w:rsidR="004A4A58" w:rsidRDefault="004A4A58" w:rsidP="004A4A58">
      <w:r>
        <w:rPr>
          <w:b/>
          <w:bCs/>
          <w:u w:val="single"/>
        </w:rPr>
        <w:t>NOTA:</w:t>
      </w:r>
      <w:r w:rsidR="00B550B3">
        <w:t xml:space="preserve">  *  </w:t>
      </w:r>
      <w:r>
        <w:t xml:space="preserve"> cyreles</w:t>
      </w:r>
      <w:r w:rsidR="00B550B3">
        <w:t xml:space="preserve">  een  su planta</w:t>
      </w:r>
    </w:p>
    <w:p w:rsidR="004A4A58" w:rsidRDefault="004A4A58" w:rsidP="004A4A58">
      <w:pPr>
        <w:numPr>
          <w:ilvl w:val="0"/>
          <w:numId w:val="1"/>
        </w:numPr>
      </w:pPr>
      <w:r>
        <w:t>Se envía  Muestra   para tonos y alturas</w:t>
      </w:r>
    </w:p>
    <w:p w:rsidR="004A4A58" w:rsidRDefault="004A4A58" w:rsidP="004A4A58">
      <w:pPr>
        <w:numPr>
          <w:ilvl w:val="0"/>
          <w:numId w:val="1"/>
        </w:numPr>
      </w:pPr>
      <w:r>
        <w:t>Colocar pie de imprenta</w:t>
      </w:r>
    </w:p>
    <w:p w:rsidR="004A4A58" w:rsidRDefault="004A4A58" w:rsidP="006C5976">
      <w:pPr>
        <w:ind w:left="1245"/>
        <w:rPr>
          <w:b/>
          <w:u w:val="single"/>
        </w:rPr>
      </w:pPr>
    </w:p>
    <w:p w:rsidR="004A4A58" w:rsidRDefault="004A4A58" w:rsidP="004A4A58">
      <w:pPr>
        <w:numPr>
          <w:ilvl w:val="0"/>
          <w:numId w:val="1"/>
        </w:numPr>
        <w:rPr>
          <w:b/>
          <w:u w:val="single"/>
        </w:rPr>
      </w:pPr>
      <w:r>
        <w:rPr>
          <w:b/>
          <w:u w:val="single"/>
        </w:rPr>
        <w:t>Se  aprueba  impresion</w:t>
      </w:r>
    </w:p>
    <w:p w:rsidR="004A4A58" w:rsidRDefault="004A4A58" w:rsidP="004A4A58">
      <w:pPr>
        <w:rPr>
          <w:b/>
          <w:u w:val="single"/>
        </w:rPr>
      </w:pPr>
    </w:p>
    <w:p w:rsidR="004A4A58" w:rsidRPr="00532CDC" w:rsidRDefault="004A4A58" w:rsidP="004A4A58">
      <w:pPr>
        <w:ind w:left="885"/>
        <w:rPr>
          <w:b/>
          <w:u w:val="single"/>
        </w:rPr>
      </w:pPr>
    </w:p>
    <w:p w:rsidR="004A4A58" w:rsidRDefault="004A4A58" w:rsidP="004A4A58">
      <w:pPr>
        <w:ind w:left="885"/>
        <w:rPr>
          <w:b/>
          <w:bCs/>
          <w:u w:val="single"/>
        </w:rPr>
      </w:pPr>
    </w:p>
    <w:p w:rsidR="004A4A58" w:rsidRDefault="004A4A58" w:rsidP="004A4A58">
      <w:r>
        <w:t>Agradezco la atención y colaboración prestada.</w:t>
      </w:r>
    </w:p>
    <w:p w:rsidR="004A4A58" w:rsidRDefault="004A4A58" w:rsidP="004A4A58"/>
    <w:p w:rsidR="004A4A58" w:rsidRDefault="004A4A58" w:rsidP="004A4A58"/>
    <w:p w:rsidR="004A4A58" w:rsidRDefault="004A4A58" w:rsidP="004A4A58">
      <w:r>
        <w:t>Cordialmente,</w:t>
      </w:r>
    </w:p>
    <w:p w:rsidR="004A4A58" w:rsidRDefault="004A4A58" w:rsidP="004A4A58"/>
    <w:p w:rsidR="004A4A58" w:rsidRDefault="004A4A58" w:rsidP="004A4A58"/>
    <w:p w:rsidR="004A4A58" w:rsidRDefault="004A4A58" w:rsidP="004A4A58"/>
    <w:p w:rsidR="004A4A58" w:rsidRDefault="004A4A58" w:rsidP="004A4A58">
      <w:r>
        <w:t>RICARDO CASAS ZAPATA</w:t>
      </w:r>
    </w:p>
    <w:p w:rsidR="004A4A58" w:rsidRDefault="004A4A58" w:rsidP="004A4A58">
      <w:r>
        <w:t>Director.</w:t>
      </w:r>
    </w:p>
    <w:p w:rsidR="004A4A58" w:rsidRDefault="004A4A58" w:rsidP="005450D8">
      <w:pPr>
        <w:rPr>
          <w:b/>
        </w:rPr>
      </w:pPr>
    </w:p>
    <w:p w:rsidR="00961E61" w:rsidRDefault="00961E61" w:rsidP="005450D8">
      <w:pPr>
        <w:rPr>
          <w:b/>
        </w:rPr>
      </w:pPr>
    </w:p>
    <w:p w:rsidR="00961E61" w:rsidRDefault="00961E61" w:rsidP="005450D8">
      <w:pPr>
        <w:rPr>
          <w:b/>
        </w:rPr>
      </w:pPr>
    </w:p>
    <w:p w:rsidR="00961E61" w:rsidRDefault="00961E61" w:rsidP="005450D8">
      <w:pPr>
        <w:rPr>
          <w:b/>
        </w:rPr>
      </w:pPr>
    </w:p>
    <w:p w:rsidR="00961E61" w:rsidRDefault="00961E61" w:rsidP="005450D8">
      <w:pPr>
        <w:rPr>
          <w:b/>
        </w:rPr>
      </w:pPr>
    </w:p>
    <w:p w:rsidR="00961E61" w:rsidRDefault="00961E61" w:rsidP="005450D8">
      <w:pPr>
        <w:rPr>
          <w:b/>
        </w:rPr>
      </w:pPr>
    </w:p>
    <w:p w:rsidR="00961E61" w:rsidRDefault="00961E61" w:rsidP="00961E61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961E61" w:rsidRDefault="00961E61" w:rsidP="00961E61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961E61" w:rsidRDefault="00961E61" w:rsidP="00961E61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– 144 </w:t>
      </w:r>
    </w:p>
    <w:p w:rsidR="00961E61" w:rsidRDefault="00961E61" w:rsidP="00961E61">
      <w:pPr>
        <w:rPr>
          <w:b/>
          <w:bCs/>
          <w:sz w:val="20"/>
        </w:rPr>
      </w:pPr>
      <w:r>
        <w:rPr>
          <w:b/>
          <w:bCs/>
          <w:sz w:val="20"/>
        </w:rPr>
        <w:t xml:space="preserve">TEL:   4 44 46 64  ITAGUI                                      </w:t>
      </w:r>
    </w:p>
    <w:p w:rsidR="00961E61" w:rsidRDefault="00961E61" w:rsidP="00961E61"/>
    <w:p w:rsidR="00961E61" w:rsidRDefault="00961E61" w:rsidP="00961E61"/>
    <w:p w:rsidR="00961E61" w:rsidRDefault="00961E61" w:rsidP="00961E61">
      <w:pPr>
        <w:pStyle w:val="Ttulo1"/>
      </w:pPr>
      <w:r>
        <w:t>ORDEN DE TRABAJO   N°      04890</w:t>
      </w:r>
    </w:p>
    <w:p w:rsidR="00961E61" w:rsidRPr="002E6298" w:rsidRDefault="00961E61" w:rsidP="00961E61"/>
    <w:p w:rsidR="00961E61" w:rsidRDefault="00961E61" w:rsidP="00961E61">
      <w:r>
        <w:t>FECHA:</w:t>
      </w:r>
      <w:r>
        <w:tab/>
        <w:t>Medellín, Enero  21   de    2010</w:t>
      </w:r>
    </w:p>
    <w:p w:rsidR="00961E61" w:rsidRDefault="00961E61" w:rsidP="00961E61">
      <w:r>
        <w:t>PARA:</w:t>
      </w:r>
      <w:r>
        <w:tab/>
      </w:r>
      <w:r>
        <w:tab/>
        <w:t>PLÁSTICOS DARMA</w:t>
      </w:r>
    </w:p>
    <w:p w:rsidR="00961E61" w:rsidRDefault="00961E61" w:rsidP="00961E61">
      <w:r>
        <w:t>ATENCIÓN:</w:t>
      </w:r>
      <w:r>
        <w:tab/>
        <w:t>Sr. Darío Jaramillo</w:t>
      </w:r>
    </w:p>
    <w:p w:rsidR="00961E61" w:rsidRDefault="00961E61" w:rsidP="00961E61">
      <w:r>
        <w:tab/>
      </w:r>
      <w:r>
        <w:tab/>
        <w:t>Gerente.</w:t>
      </w:r>
    </w:p>
    <w:p w:rsidR="00961E61" w:rsidRDefault="00961E61" w:rsidP="00961E61"/>
    <w:p w:rsidR="00961E61" w:rsidRDefault="00961E61" w:rsidP="00961E61">
      <w:r>
        <w:t>Apreciado Don Darío:</w:t>
      </w:r>
    </w:p>
    <w:p w:rsidR="00961E61" w:rsidRDefault="00961E61" w:rsidP="00961E61"/>
    <w:p w:rsidR="00961E61" w:rsidRDefault="00961E61" w:rsidP="00961E61">
      <w:r>
        <w:t>Con la presente estamos solicitando el siguiente servicio de  IMPRESION:</w:t>
      </w:r>
    </w:p>
    <w:p w:rsidR="00961E61" w:rsidRDefault="00961E61" w:rsidP="00961E61"/>
    <w:p w:rsidR="00961E61" w:rsidRDefault="00961E61" w:rsidP="00961E61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961E61" w:rsidRDefault="00961E61" w:rsidP="00961E61">
      <w:r>
        <w:t xml:space="preserve">MATERIAL   :           Polipropileno LAMINA  de  </w:t>
      </w:r>
      <w:r w:rsidR="00BC4D2B">
        <w:rPr>
          <w:b/>
        </w:rPr>
        <w:t xml:space="preserve">35 </w:t>
      </w:r>
      <w:r w:rsidRPr="001F09F9">
        <w:rPr>
          <w:b/>
        </w:rPr>
        <w:t xml:space="preserve"> </w:t>
      </w:r>
      <w:r w:rsidRPr="002830A8">
        <w:rPr>
          <w:b/>
        </w:rPr>
        <w:t xml:space="preserve"> </w:t>
      </w:r>
      <w:r>
        <w:t>cms</w:t>
      </w:r>
    </w:p>
    <w:p w:rsidR="00961E61" w:rsidRDefault="00BC4D2B" w:rsidP="00961E61">
      <w:r>
        <w:t>CLIBRE      :               1.5</w:t>
      </w:r>
      <w:r w:rsidR="00961E61">
        <w:t xml:space="preserve">  ” </w:t>
      </w:r>
    </w:p>
    <w:p w:rsidR="00961E61" w:rsidRDefault="00961E61" w:rsidP="00961E61">
      <w:r>
        <w:t>REFERENCIA:</w:t>
      </w:r>
      <w:r>
        <w:tab/>
      </w:r>
      <w:r>
        <w:rPr>
          <w:b/>
        </w:rPr>
        <w:t>PASABOQUITAS SOL DE ORIENTE</w:t>
      </w:r>
      <w:r>
        <w:rPr>
          <w:b/>
        </w:rPr>
        <w:tab/>
      </w:r>
    </w:p>
    <w:p w:rsidR="00961E61" w:rsidRDefault="00961E61" w:rsidP="00961E61">
      <w:r>
        <w:t>CANTIDAD    :          100    Kg</w:t>
      </w:r>
    </w:p>
    <w:p w:rsidR="00961E61" w:rsidRDefault="00961E61" w:rsidP="00961E61">
      <w:r>
        <w:t>COLORES:</w:t>
      </w:r>
      <w:r>
        <w:tab/>
      </w:r>
      <w:r>
        <w:tab/>
        <w:t>4 (  según muestra )</w:t>
      </w:r>
    </w:p>
    <w:p w:rsidR="00961E61" w:rsidRDefault="00961E61" w:rsidP="00961E61">
      <w:r>
        <w:t>CARAS:</w:t>
      </w:r>
      <w:r>
        <w:tab/>
      </w:r>
      <w:r>
        <w:tab/>
        <w:t>2</w:t>
      </w:r>
    </w:p>
    <w:p w:rsidR="00961E61" w:rsidRDefault="00961E61" w:rsidP="00961E61">
      <w:r>
        <w:t>REPETICIÓN:</w:t>
      </w:r>
      <w:r>
        <w:tab/>
        <w:t>19.5  cms</w:t>
      </w:r>
    </w:p>
    <w:p w:rsidR="00961E61" w:rsidRDefault="00961E61" w:rsidP="00961E61">
      <w:r>
        <w:t>BOLSA:</w:t>
      </w:r>
      <w:r>
        <w:tab/>
      </w:r>
      <w:r>
        <w:tab/>
      </w:r>
      <w:r>
        <w:rPr>
          <w:b/>
        </w:rPr>
        <w:t>19.5  x  30</w:t>
      </w:r>
      <w:r>
        <w:t xml:space="preserve">  cms     </w:t>
      </w:r>
    </w:p>
    <w:p w:rsidR="00961E61" w:rsidRDefault="00961E61" w:rsidP="00961E61">
      <w:r>
        <w:t>SELLADO:</w:t>
      </w:r>
      <w:r>
        <w:tab/>
      </w:r>
      <w:r>
        <w:tab/>
        <w:t>Para selle lateral.</w:t>
      </w:r>
    </w:p>
    <w:p w:rsidR="00961E61" w:rsidRDefault="00961E61" w:rsidP="00961E61"/>
    <w:p w:rsidR="00961E61" w:rsidRDefault="00961E61" w:rsidP="00961E61"/>
    <w:p w:rsidR="00961E61" w:rsidRDefault="00961E61" w:rsidP="00961E61">
      <w:r>
        <w:rPr>
          <w:b/>
          <w:bCs/>
          <w:u w:val="single"/>
        </w:rPr>
        <w:t>NOTA:</w:t>
      </w:r>
      <w:r>
        <w:t xml:space="preserve">  *   cyreles  een  su planta</w:t>
      </w:r>
    </w:p>
    <w:p w:rsidR="00961E61" w:rsidRDefault="00961E61" w:rsidP="00961E61">
      <w:pPr>
        <w:numPr>
          <w:ilvl w:val="0"/>
          <w:numId w:val="1"/>
        </w:numPr>
      </w:pPr>
      <w:r>
        <w:t>Se envía  Muestra   para tonos y alturas</w:t>
      </w:r>
    </w:p>
    <w:p w:rsidR="00961E61" w:rsidRDefault="00961E61" w:rsidP="00961E61">
      <w:pPr>
        <w:numPr>
          <w:ilvl w:val="0"/>
          <w:numId w:val="1"/>
        </w:numPr>
      </w:pPr>
      <w:r>
        <w:t>Colocar pie de imprenta</w:t>
      </w:r>
    </w:p>
    <w:p w:rsidR="00961E61" w:rsidRDefault="00961E61" w:rsidP="00961E61">
      <w:pPr>
        <w:ind w:left="1245"/>
        <w:rPr>
          <w:b/>
          <w:u w:val="single"/>
        </w:rPr>
      </w:pPr>
    </w:p>
    <w:p w:rsidR="00961E61" w:rsidRDefault="00961E61" w:rsidP="00961E61">
      <w:pPr>
        <w:numPr>
          <w:ilvl w:val="0"/>
          <w:numId w:val="1"/>
        </w:numPr>
        <w:rPr>
          <w:b/>
          <w:u w:val="single"/>
        </w:rPr>
      </w:pPr>
      <w:r>
        <w:rPr>
          <w:b/>
          <w:u w:val="single"/>
        </w:rPr>
        <w:t>Se  aprueba  impresion</w:t>
      </w:r>
    </w:p>
    <w:p w:rsidR="00961E61" w:rsidRDefault="00961E61" w:rsidP="00961E61">
      <w:pPr>
        <w:rPr>
          <w:b/>
          <w:u w:val="single"/>
        </w:rPr>
      </w:pPr>
    </w:p>
    <w:p w:rsidR="00961E61" w:rsidRPr="00532CDC" w:rsidRDefault="00961E61" w:rsidP="00961E61">
      <w:pPr>
        <w:ind w:left="885"/>
        <w:rPr>
          <w:b/>
          <w:u w:val="single"/>
        </w:rPr>
      </w:pPr>
    </w:p>
    <w:p w:rsidR="00961E61" w:rsidRDefault="00961E61" w:rsidP="00961E61">
      <w:pPr>
        <w:ind w:left="885"/>
        <w:rPr>
          <w:b/>
          <w:bCs/>
          <w:u w:val="single"/>
        </w:rPr>
      </w:pPr>
    </w:p>
    <w:p w:rsidR="00961E61" w:rsidRDefault="00961E61" w:rsidP="00961E61">
      <w:r>
        <w:t>Agradezco la atención y colaboración prestada.</w:t>
      </w:r>
    </w:p>
    <w:p w:rsidR="00961E61" w:rsidRDefault="00961E61" w:rsidP="00961E61"/>
    <w:p w:rsidR="00961E61" w:rsidRDefault="00961E61" w:rsidP="00961E61"/>
    <w:p w:rsidR="00961E61" w:rsidRDefault="00961E61" w:rsidP="00961E61">
      <w:r>
        <w:t>Cordialmente,</w:t>
      </w:r>
    </w:p>
    <w:p w:rsidR="00961E61" w:rsidRDefault="00961E61" w:rsidP="00961E61"/>
    <w:p w:rsidR="00961E61" w:rsidRDefault="00961E61" w:rsidP="00961E61"/>
    <w:p w:rsidR="00961E61" w:rsidRDefault="00961E61" w:rsidP="00961E61"/>
    <w:p w:rsidR="00961E61" w:rsidRDefault="00961E61" w:rsidP="006620E0">
      <w:pPr>
        <w:tabs>
          <w:tab w:val="left" w:pos="7032"/>
        </w:tabs>
      </w:pPr>
      <w:r>
        <w:t>RICARDO CASAS ZAPATA</w:t>
      </w:r>
      <w:r w:rsidR="006620E0">
        <w:tab/>
      </w:r>
    </w:p>
    <w:p w:rsidR="00961E61" w:rsidRDefault="00961E61" w:rsidP="00961E61">
      <w:r>
        <w:t>Director.</w:t>
      </w:r>
    </w:p>
    <w:p w:rsidR="00961E61" w:rsidRDefault="00961E61" w:rsidP="005450D8">
      <w:pPr>
        <w:rPr>
          <w:b/>
        </w:rPr>
      </w:pPr>
    </w:p>
    <w:p w:rsidR="006620E0" w:rsidRDefault="006620E0" w:rsidP="005450D8">
      <w:pPr>
        <w:rPr>
          <w:b/>
        </w:rPr>
      </w:pPr>
    </w:p>
    <w:p w:rsidR="006620E0" w:rsidRDefault="006620E0" w:rsidP="005450D8">
      <w:pPr>
        <w:rPr>
          <w:b/>
        </w:rPr>
      </w:pPr>
    </w:p>
    <w:p w:rsidR="006620E0" w:rsidRDefault="006620E0" w:rsidP="005450D8">
      <w:pPr>
        <w:rPr>
          <w:b/>
        </w:rPr>
      </w:pPr>
    </w:p>
    <w:p w:rsidR="006620E0" w:rsidRPr="00456798" w:rsidRDefault="006620E0" w:rsidP="006620E0">
      <w:pPr>
        <w:rPr>
          <w:b/>
        </w:rPr>
      </w:pPr>
    </w:p>
    <w:p w:rsidR="006620E0" w:rsidRDefault="006620E0" w:rsidP="006620E0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6620E0" w:rsidRDefault="006620E0" w:rsidP="006620E0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6620E0" w:rsidRDefault="006620E0" w:rsidP="006620E0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6620E0" w:rsidRDefault="006620E0" w:rsidP="006620E0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6620E0" w:rsidRDefault="006620E0" w:rsidP="006620E0"/>
    <w:p w:rsidR="006620E0" w:rsidRDefault="006620E0" w:rsidP="006620E0"/>
    <w:p w:rsidR="006620E0" w:rsidRDefault="006620E0" w:rsidP="006620E0">
      <w:pPr>
        <w:pStyle w:val="Ttulo1"/>
      </w:pPr>
      <w:r>
        <w:t>ORDEN DE TRABAJO      N°      05973-6005</w:t>
      </w:r>
    </w:p>
    <w:p w:rsidR="006620E0" w:rsidRDefault="006620E0" w:rsidP="006620E0"/>
    <w:p w:rsidR="006620E0" w:rsidRDefault="006620E0" w:rsidP="006620E0"/>
    <w:p w:rsidR="006620E0" w:rsidRDefault="006620E0" w:rsidP="006620E0">
      <w:r>
        <w:t>FECHA:</w:t>
      </w:r>
      <w:r>
        <w:tab/>
        <w:t xml:space="preserve">Medellín, </w:t>
      </w:r>
      <w:r w:rsidR="001172BE">
        <w:t xml:space="preserve"> </w:t>
      </w:r>
      <w:r>
        <w:t>Enero  21   de    2010</w:t>
      </w:r>
    </w:p>
    <w:p w:rsidR="006620E0" w:rsidRDefault="006620E0" w:rsidP="006620E0">
      <w:r>
        <w:t>PARA:</w:t>
      </w:r>
      <w:r>
        <w:tab/>
      </w:r>
      <w:r>
        <w:tab/>
        <w:t>PLÁSTICOS DARMA</w:t>
      </w:r>
    </w:p>
    <w:p w:rsidR="006620E0" w:rsidRDefault="006620E0" w:rsidP="006620E0">
      <w:r>
        <w:t>ATENCIÓN:</w:t>
      </w:r>
      <w:r>
        <w:tab/>
        <w:t>Sr. DARIO JARAMILLO</w:t>
      </w:r>
    </w:p>
    <w:p w:rsidR="006620E0" w:rsidRDefault="006620E0" w:rsidP="006620E0"/>
    <w:p w:rsidR="006620E0" w:rsidRDefault="006620E0" w:rsidP="006620E0"/>
    <w:p w:rsidR="006620E0" w:rsidRDefault="006620E0" w:rsidP="006620E0">
      <w:r>
        <w:t xml:space="preserve"> Apreciado Dn DARIO:</w:t>
      </w:r>
    </w:p>
    <w:p w:rsidR="006620E0" w:rsidRDefault="006620E0" w:rsidP="006620E0"/>
    <w:p w:rsidR="006620E0" w:rsidRDefault="006620E0" w:rsidP="006620E0">
      <w:r>
        <w:t>Con la presente estamos solicitando el siguiente material  :</w:t>
      </w:r>
    </w:p>
    <w:p w:rsidR="006620E0" w:rsidRDefault="006620E0" w:rsidP="006620E0"/>
    <w:p w:rsidR="006620E0" w:rsidRDefault="006620E0" w:rsidP="006620E0">
      <w:r>
        <w:rPr>
          <w:b/>
          <w:bCs/>
          <w:u w:val="single"/>
        </w:rPr>
        <w:t>EXTRUSION</w:t>
      </w:r>
      <w:r>
        <w:t>:</w:t>
      </w:r>
    </w:p>
    <w:p w:rsidR="006620E0" w:rsidRDefault="006620E0" w:rsidP="006620E0"/>
    <w:p w:rsidR="006620E0" w:rsidRDefault="006620E0" w:rsidP="006620E0"/>
    <w:tbl>
      <w:tblPr>
        <w:tblW w:w="9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338"/>
        <w:gridCol w:w="1560"/>
        <w:gridCol w:w="1559"/>
        <w:gridCol w:w="1807"/>
        <w:gridCol w:w="1986"/>
      </w:tblGrid>
      <w:tr w:rsidR="006620E0" w:rsidTr="00D52164">
        <w:tc>
          <w:tcPr>
            <w:tcW w:w="2338" w:type="dxa"/>
          </w:tcPr>
          <w:p w:rsidR="006620E0" w:rsidRDefault="006620E0" w:rsidP="00D52164">
            <w:r>
              <w:t>MEDIDA EN  CENTIMETROS</w:t>
            </w:r>
          </w:p>
        </w:tc>
        <w:tc>
          <w:tcPr>
            <w:tcW w:w="1560" w:type="dxa"/>
          </w:tcPr>
          <w:p w:rsidR="006620E0" w:rsidRDefault="006620E0" w:rsidP="00D52164">
            <w:r>
              <w:t>CALIBRE</w:t>
            </w:r>
          </w:p>
        </w:tc>
        <w:tc>
          <w:tcPr>
            <w:tcW w:w="1559" w:type="dxa"/>
          </w:tcPr>
          <w:p w:rsidR="006620E0" w:rsidRDefault="006620E0" w:rsidP="00D52164">
            <w:r>
              <w:t>FORMA</w:t>
            </w:r>
          </w:p>
        </w:tc>
        <w:tc>
          <w:tcPr>
            <w:tcW w:w="1807" w:type="dxa"/>
          </w:tcPr>
          <w:p w:rsidR="006620E0" w:rsidRDefault="006620E0" w:rsidP="00D52164">
            <w:r>
              <w:t>CANTIDAD EN KILOS</w:t>
            </w:r>
          </w:p>
        </w:tc>
        <w:tc>
          <w:tcPr>
            <w:tcW w:w="1986" w:type="dxa"/>
          </w:tcPr>
          <w:p w:rsidR="006620E0" w:rsidRDefault="006620E0" w:rsidP="00D52164">
            <w:r>
              <w:t>MATERIAL</w:t>
            </w:r>
          </w:p>
        </w:tc>
      </w:tr>
      <w:tr w:rsidR="006620E0" w:rsidRPr="00656B1D" w:rsidTr="00D52164">
        <w:tc>
          <w:tcPr>
            <w:tcW w:w="2338" w:type="dxa"/>
          </w:tcPr>
          <w:p w:rsidR="006620E0" w:rsidRPr="00656B1D" w:rsidRDefault="00635AF7" w:rsidP="00D52164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13.3</w:t>
            </w:r>
          </w:p>
        </w:tc>
        <w:tc>
          <w:tcPr>
            <w:tcW w:w="1560" w:type="dxa"/>
          </w:tcPr>
          <w:p w:rsidR="006620E0" w:rsidRPr="00656B1D" w:rsidRDefault="00635AF7" w:rsidP="00635AF7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1</w:t>
            </w:r>
            <w:r w:rsidR="006620E0">
              <w:rPr>
                <w:b/>
                <w:sz w:val="28"/>
                <w:szCs w:val="28"/>
              </w:rPr>
              <w:t>.</w:t>
            </w:r>
            <w:r>
              <w:rPr>
                <w:b/>
                <w:sz w:val="28"/>
                <w:szCs w:val="28"/>
              </w:rPr>
              <w:t xml:space="preserve">4 </w:t>
            </w:r>
            <w:r w:rsidR="006620E0" w:rsidRPr="00656B1D">
              <w:rPr>
                <w:b/>
                <w:sz w:val="28"/>
                <w:szCs w:val="28"/>
              </w:rPr>
              <w:t xml:space="preserve">  ”</w:t>
            </w:r>
          </w:p>
        </w:tc>
        <w:tc>
          <w:tcPr>
            <w:tcW w:w="1559" w:type="dxa"/>
          </w:tcPr>
          <w:p w:rsidR="006620E0" w:rsidRPr="00656B1D" w:rsidRDefault="006620E0" w:rsidP="00D52164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TUBULAR</w:t>
            </w:r>
          </w:p>
        </w:tc>
        <w:tc>
          <w:tcPr>
            <w:tcW w:w="1807" w:type="dxa"/>
          </w:tcPr>
          <w:p w:rsidR="006620E0" w:rsidRPr="00656B1D" w:rsidRDefault="00635AF7" w:rsidP="00D52164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160</w:t>
            </w:r>
          </w:p>
        </w:tc>
        <w:tc>
          <w:tcPr>
            <w:tcW w:w="1986" w:type="dxa"/>
          </w:tcPr>
          <w:p w:rsidR="006620E0" w:rsidRPr="00656B1D" w:rsidRDefault="006620E0" w:rsidP="00D52164">
            <w:pPr>
              <w:jc w:val="center"/>
              <w:rPr>
                <w:b/>
                <w:sz w:val="28"/>
                <w:szCs w:val="28"/>
              </w:rPr>
            </w:pPr>
            <w:r w:rsidRPr="00656B1D">
              <w:rPr>
                <w:b/>
                <w:sz w:val="28"/>
                <w:szCs w:val="28"/>
              </w:rPr>
              <w:t>BAJA   TPTE</w:t>
            </w:r>
          </w:p>
        </w:tc>
      </w:tr>
    </w:tbl>
    <w:p w:rsidR="006620E0" w:rsidRPr="00656B1D" w:rsidRDefault="006620E0" w:rsidP="006620E0">
      <w:pPr>
        <w:pStyle w:val="Ttulo2"/>
        <w:rPr>
          <w:sz w:val="28"/>
          <w:szCs w:val="28"/>
        </w:rPr>
      </w:pPr>
    </w:p>
    <w:p w:rsidR="006620E0" w:rsidRDefault="006620E0" w:rsidP="006620E0"/>
    <w:p w:rsidR="006620E0" w:rsidRDefault="006620E0" w:rsidP="006620E0">
      <w:pPr>
        <w:rPr>
          <w:b/>
          <w:bCs/>
          <w:u w:val="single"/>
        </w:rPr>
      </w:pPr>
    </w:p>
    <w:p w:rsidR="006620E0" w:rsidRDefault="006620E0" w:rsidP="006620E0">
      <w:r w:rsidRPr="0026453F">
        <w:rPr>
          <w:b/>
          <w:u w:val="single"/>
        </w:rPr>
        <w:t xml:space="preserve">MEZCLA </w:t>
      </w:r>
      <w:r>
        <w:t xml:space="preserve">  :     25     BAJA</w:t>
      </w:r>
    </w:p>
    <w:p w:rsidR="006620E0" w:rsidRDefault="006620E0" w:rsidP="006620E0">
      <w:r>
        <w:t xml:space="preserve">                           6</w:t>
      </w:r>
      <w:r>
        <w:tab/>
        <w:t xml:space="preserve">LINEAL       </w:t>
      </w:r>
    </w:p>
    <w:p w:rsidR="006620E0" w:rsidRDefault="006620E0" w:rsidP="006620E0"/>
    <w:p w:rsidR="006620E0" w:rsidRDefault="006620E0" w:rsidP="006620E0"/>
    <w:p w:rsidR="006620E0" w:rsidRDefault="006620E0" w:rsidP="006620E0"/>
    <w:p w:rsidR="006620E0" w:rsidRPr="00234702" w:rsidRDefault="006620E0" w:rsidP="006620E0">
      <w:pPr>
        <w:rPr>
          <w:u w:val="single"/>
        </w:rPr>
      </w:pPr>
      <w:r w:rsidRPr="00234702">
        <w:rPr>
          <w:u w:val="single"/>
        </w:rPr>
        <w:t>SIN  TRATAR</w:t>
      </w:r>
    </w:p>
    <w:p w:rsidR="006620E0" w:rsidRDefault="006620E0" w:rsidP="006620E0">
      <w:pPr>
        <w:rPr>
          <w:b/>
          <w:bCs/>
          <w:u w:val="single"/>
        </w:rPr>
      </w:pPr>
      <w:r>
        <w:t xml:space="preserve"> </w:t>
      </w:r>
      <w:r>
        <w:tab/>
      </w:r>
      <w:r>
        <w:tab/>
      </w:r>
    </w:p>
    <w:p w:rsidR="006620E0" w:rsidRDefault="006620E0" w:rsidP="006620E0"/>
    <w:p w:rsidR="006620E0" w:rsidRDefault="006620E0" w:rsidP="006620E0"/>
    <w:p w:rsidR="006620E0" w:rsidRDefault="006620E0" w:rsidP="006620E0">
      <w:r>
        <w:t xml:space="preserve">Agradezco </w:t>
      </w:r>
      <w:smartTag w:uri="urn:schemas-microsoft-com:office:smarttags" w:element="PersonName">
        <w:smartTagPr>
          <w:attr w:name="ProductID" w:val="la Amable"/>
        </w:smartTagPr>
        <w:r>
          <w:t>la Amable</w:t>
        </w:r>
      </w:smartTag>
      <w:r>
        <w:t xml:space="preserve"> colaboración.</w:t>
      </w:r>
    </w:p>
    <w:p w:rsidR="006620E0" w:rsidRDefault="006620E0" w:rsidP="006620E0"/>
    <w:p w:rsidR="006620E0" w:rsidRDefault="006620E0" w:rsidP="006620E0"/>
    <w:p w:rsidR="006620E0" w:rsidRDefault="006620E0" w:rsidP="006620E0"/>
    <w:p w:rsidR="006620E0" w:rsidRDefault="006620E0" w:rsidP="006620E0">
      <w:r>
        <w:t>Cordialmente</w:t>
      </w:r>
    </w:p>
    <w:p w:rsidR="006620E0" w:rsidRDefault="006620E0" w:rsidP="006620E0"/>
    <w:p w:rsidR="006620E0" w:rsidRDefault="006620E0" w:rsidP="006620E0"/>
    <w:p w:rsidR="006620E0" w:rsidRDefault="006620E0" w:rsidP="006620E0"/>
    <w:p w:rsidR="006620E0" w:rsidRDefault="006620E0" w:rsidP="006620E0">
      <w:r>
        <w:t>RICARDO CASAS ZAPATA</w:t>
      </w:r>
    </w:p>
    <w:p w:rsidR="006620E0" w:rsidRDefault="006620E0" w:rsidP="006620E0">
      <w:r>
        <w:t>Director</w:t>
      </w:r>
    </w:p>
    <w:p w:rsidR="006620E0" w:rsidRDefault="006620E0" w:rsidP="006620E0">
      <w:pPr>
        <w:rPr>
          <w:b/>
        </w:rPr>
      </w:pPr>
    </w:p>
    <w:p w:rsidR="006620E0" w:rsidRDefault="006620E0" w:rsidP="006620E0">
      <w:pPr>
        <w:rPr>
          <w:b/>
        </w:rPr>
      </w:pPr>
    </w:p>
    <w:p w:rsidR="006620E0" w:rsidRDefault="006620E0" w:rsidP="005450D8">
      <w:pPr>
        <w:rPr>
          <w:b/>
        </w:rPr>
      </w:pPr>
    </w:p>
    <w:p w:rsidR="00C6314F" w:rsidRDefault="00C6314F" w:rsidP="00C6314F">
      <w:pPr>
        <w:rPr>
          <w:b/>
        </w:rPr>
      </w:pPr>
    </w:p>
    <w:p w:rsidR="00C6314F" w:rsidRDefault="00C6314F" w:rsidP="00C6314F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C6314F" w:rsidRDefault="00C6314F" w:rsidP="00C6314F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C6314F" w:rsidRDefault="00C6314F" w:rsidP="00C6314F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C6314F" w:rsidRDefault="00C6314F" w:rsidP="00C6314F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C6314F" w:rsidRDefault="00C6314F" w:rsidP="00C6314F">
      <w:pPr>
        <w:rPr>
          <w:b/>
          <w:bCs/>
        </w:rPr>
      </w:pPr>
    </w:p>
    <w:p w:rsidR="00C6314F" w:rsidRDefault="00C6314F" w:rsidP="00C6314F">
      <w:pPr>
        <w:pStyle w:val="Ttulo1"/>
      </w:pPr>
    </w:p>
    <w:p w:rsidR="00C6314F" w:rsidRDefault="00C6314F" w:rsidP="00C6314F">
      <w:pPr>
        <w:pStyle w:val="Ttulo1"/>
      </w:pPr>
      <w:r>
        <w:t>ORDEN DE TRABAJO  N °      06015</w:t>
      </w:r>
    </w:p>
    <w:p w:rsidR="00C6314F" w:rsidRDefault="00C6314F" w:rsidP="00C6314F"/>
    <w:p w:rsidR="00C6314F" w:rsidRDefault="00C6314F" w:rsidP="00C6314F">
      <w:r>
        <w:t>FECHA:</w:t>
      </w:r>
      <w:r>
        <w:tab/>
        <w:t>M</w:t>
      </w:r>
      <w:r w:rsidR="007C2BC7">
        <w:t>edellín,  Enero  21    de   2010</w:t>
      </w:r>
    </w:p>
    <w:p w:rsidR="00C6314F" w:rsidRDefault="00C6314F" w:rsidP="00C6314F">
      <w:r>
        <w:t>PARA:</w:t>
      </w:r>
      <w:r>
        <w:tab/>
      </w:r>
      <w:r>
        <w:tab/>
        <w:t>PLÁSTICOS DARMA</w:t>
      </w:r>
    </w:p>
    <w:p w:rsidR="00C6314F" w:rsidRDefault="00C6314F" w:rsidP="00C6314F">
      <w:r>
        <w:t>ATENCIÓN:</w:t>
      </w:r>
      <w:r>
        <w:tab/>
        <w:t>Sr. Darío Jaramillo</w:t>
      </w:r>
    </w:p>
    <w:p w:rsidR="00C6314F" w:rsidRDefault="00C6314F" w:rsidP="00C6314F">
      <w:r>
        <w:tab/>
      </w:r>
      <w:r>
        <w:tab/>
        <w:t>Gerente.</w:t>
      </w:r>
    </w:p>
    <w:p w:rsidR="00C6314F" w:rsidRDefault="00C6314F" w:rsidP="00C6314F"/>
    <w:p w:rsidR="00C6314F" w:rsidRDefault="00C6314F" w:rsidP="00C6314F">
      <w:r>
        <w:t>Apreciado Don Darío:</w:t>
      </w:r>
    </w:p>
    <w:p w:rsidR="00C6314F" w:rsidRDefault="00C6314F" w:rsidP="00C6314F"/>
    <w:p w:rsidR="00C6314F" w:rsidRDefault="00C6314F" w:rsidP="00C6314F">
      <w:r>
        <w:t>Con la presente estamos solicitando el siguiente servicio de  IMPRESIÓN  :</w:t>
      </w:r>
    </w:p>
    <w:p w:rsidR="00C6314F" w:rsidRDefault="00C6314F" w:rsidP="00C6314F"/>
    <w:p w:rsidR="00C6314F" w:rsidRDefault="00C6314F" w:rsidP="00C6314F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C6314F" w:rsidRDefault="00C6314F" w:rsidP="00C6314F">
      <w:r>
        <w:t xml:space="preserve">MATERIAL   :           Polipropileno   Tubular   de   </w:t>
      </w:r>
      <w:r>
        <w:rPr>
          <w:b/>
        </w:rPr>
        <w:t>30</w:t>
      </w:r>
      <w:r>
        <w:t xml:space="preserve">    cms</w:t>
      </w:r>
    </w:p>
    <w:p w:rsidR="00C6314F" w:rsidRDefault="00C6314F" w:rsidP="00C6314F">
      <w:r>
        <w:t>CLIBRE      :               1.5  ”</w:t>
      </w:r>
    </w:p>
    <w:p w:rsidR="00C6314F" w:rsidRPr="00AD5DCF" w:rsidRDefault="00C6314F" w:rsidP="00C6314F">
      <w:pPr>
        <w:rPr>
          <w:b/>
        </w:rPr>
      </w:pPr>
      <w:r>
        <w:t>REFERENCIA:</w:t>
      </w:r>
      <w:r>
        <w:tab/>
      </w:r>
      <w:r>
        <w:rPr>
          <w:b/>
        </w:rPr>
        <w:t>TEENS</w:t>
      </w:r>
    </w:p>
    <w:p w:rsidR="00C6314F" w:rsidRDefault="00CA599C" w:rsidP="00C6314F">
      <w:r>
        <w:t>CANTIDAD    :         16</w:t>
      </w:r>
      <w:r w:rsidR="00C6314F">
        <w:t>0     Kg</w:t>
      </w:r>
    </w:p>
    <w:p w:rsidR="00C6314F" w:rsidRDefault="00C6314F" w:rsidP="00C6314F">
      <w:r>
        <w:t>COLORES:</w:t>
      </w:r>
      <w:r>
        <w:tab/>
      </w:r>
      <w:r>
        <w:tab/>
        <w:t>1 ( Según  arte )</w:t>
      </w:r>
    </w:p>
    <w:p w:rsidR="00C6314F" w:rsidRDefault="00C6314F" w:rsidP="00C6314F">
      <w:r>
        <w:t>CARAS:</w:t>
      </w:r>
      <w:r>
        <w:tab/>
      </w:r>
      <w:r>
        <w:tab/>
        <w:t xml:space="preserve">1  </w:t>
      </w:r>
    </w:p>
    <w:p w:rsidR="00C6314F" w:rsidRDefault="00C6314F" w:rsidP="00C6314F">
      <w:r>
        <w:t>REPETICIÓN:</w:t>
      </w:r>
      <w:r>
        <w:tab/>
        <w:t>24.5</w:t>
      </w:r>
    </w:p>
    <w:p w:rsidR="00C6314F" w:rsidRPr="007E24E2" w:rsidRDefault="00C6314F" w:rsidP="00C6314F">
      <w:pPr>
        <w:rPr>
          <w:b/>
        </w:rPr>
      </w:pPr>
      <w:r>
        <w:t>RODILLO:</w:t>
      </w:r>
      <w:r>
        <w:tab/>
      </w:r>
      <w:r>
        <w:tab/>
      </w:r>
      <w:r>
        <w:rPr>
          <w:b/>
        </w:rPr>
        <w:t>25</w:t>
      </w:r>
    </w:p>
    <w:p w:rsidR="00C6314F" w:rsidRDefault="00C6314F" w:rsidP="00C6314F">
      <w:r>
        <w:t>BOLSA:</w:t>
      </w:r>
      <w:r>
        <w:tab/>
      </w:r>
      <w:r>
        <w:tab/>
        <w:t>24.5  X  28 + 5    cms   de  Solapa Interna.</w:t>
      </w:r>
    </w:p>
    <w:p w:rsidR="00C6314F" w:rsidRDefault="00C6314F" w:rsidP="00C6314F">
      <w:r>
        <w:t>SELLADO:</w:t>
      </w:r>
      <w:r>
        <w:tab/>
      </w:r>
      <w:r>
        <w:tab/>
        <w:t>Para selle lateral.</w:t>
      </w:r>
    </w:p>
    <w:p w:rsidR="00C6314F" w:rsidRDefault="00C6314F" w:rsidP="00C6314F"/>
    <w:p w:rsidR="00C6314F" w:rsidRDefault="00C6314F" w:rsidP="00C6314F"/>
    <w:p w:rsidR="00C6314F" w:rsidRDefault="00C6314F" w:rsidP="00C6314F">
      <w:r>
        <w:rPr>
          <w:b/>
          <w:bCs/>
          <w:u w:val="single"/>
        </w:rPr>
        <w:t>NOTA:</w:t>
      </w:r>
      <w:r>
        <w:t xml:space="preserve">  *   Los cyreles   se  encuentran en su planata.</w:t>
      </w:r>
    </w:p>
    <w:p w:rsidR="00C6314F" w:rsidRDefault="00C6314F" w:rsidP="00C6314F">
      <w:pPr>
        <w:numPr>
          <w:ilvl w:val="0"/>
          <w:numId w:val="1"/>
        </w:numPr>
      </w:pPr>
      <w:r>
        <w:t>Se envían ARTE    para tonos y alturas</w:t>
      </w:r>
    </w:p>
    <w:p w:rsidR="00C6314F" w:rsidRPr="005574BF" w:rsidRDefault="00C6314F" w:rsidP="00C6314F">
      <w:pPr>
        <w:numPr>
          <w:ilvl w:val="0"/>
          <w:numId w:val="2"/>
        </w:numPr>
      </w:pPr>
      <w:r>
        <w:t xml:space="preserve">Se  envia el material de PP </w:t>
      </w:r>
      <w:r>
        <w:rPr>
          <w:b/>
        </w:rPr>
        <w:t xml:space="preserve">de  30 </w:t>
      </w:r>
      <w:r w:rsidRPr="00AD5DCF">
        <w:rPr>
          <w:b/>
        </w:rPr>
        <w:t xml:space="preserve">  cms</w:t>
      </w:r>
    </w:p>
    <w:p w:rsidR="00C6314F" w:rsidRPr="00307118" w:rsidRDefault="00C6314F" w:rsidP="00C6314F">
      <w:pPr>
        <w:numPr>
          <w:ilvl w:val="0"/>
          <w:numId w:val="2"/>
        </w:numPr>
      </w:pPr>
      <w:r>
        <w:rPr>
          <w:b/>
        </w:rPr>
        <w:t>SE  APRUEBA  IMPRESIÓN.</w:t>
      </w:r>
    </w:p>
    <w:p w:rsidR="00C6314F" w:rsidRPr="00150D1A" w:rsidRDefault="00C6314F" w:rsidP="00C6314F">
      <w:pPr>
        <w:ind w:left="1860"/>
      </w:pPr>
    </w:p>
    <w:p w:rsidR="00C6314F" w:rsidRDefault="00C6314F" w:rsidP="00C6314F">
      <w:pPr>
        <w:ind w:left="885"/>
      </w:pPr>
    </w:p>
    <w:p w:rsidR="00C6314F" w:rsidRDefault="00C6314F" w:rsidP="00C6314F">
      <w:pPr>
        <w:ind w:left="885"/>
      </w:pPr>
    </w:p>
    <w:p w:rsidR="00C6314F" w:rsidRDefault="00C6314F" w:rsidP="00C6314F">
      <w:r>
        <w:t>Agradezco la atención y colaboración prestada.</w:t>
      </w:r>
    </w:p>
    <w:p w:rsidR="00C6314F" w:rsidRDefault="00C6314F" w:rsidP="00C6314F"/>
    <w:p w:rsidR="00C6314F" w:rsidRDefault="00C6314F" w:rsidP="00C6314F"/>
    <w:p w:rsidR="00C6314F" w:rsidRDefault="00C6314F" w:rsidP="00C6314F">
      <w:r>
        <w:t>Cordialmente,</w:t>
      </w:r>
    </w:p>
    <w:p w:rsidR="00C6314F" w:rsidRDefault="00C6314F" w:rsidP="00C6314F"/>
    <w:p w:rsidR="00C6314F" w:rsidRDefault="00C6314F" w:rsidP="00C6314F"/>
    <w:p w:rsidR="00C6314F" w:rsidRDefault="00C6314F" w:rsidP="00C6314F"/>
    <w:p w:rsidR="00C6314F" w:rsidRDefault="00C6314F" w:rsidP="00C6314F">
      <w:r>
        <w:t>RICARDO CASAS ZAPATA</w:t>
      </w:r>
    </w:p>
    <w:p w:rsidR="00C6314F" w:rsidRDefault="00C6314F" w:rsidP="00C6314F">
      <w:r>
        <w:t>Director</w:t>
      </w:r>
    </w:p>
    <w:p w:rsidR="00C6314F" w:rsidRDefault="00C6314F" w:rsidP="005450D8">
      <w:pPr>
        <w:rPr>
          <w:b/>
        </w:rPr>
      </w:pPr>
    </w:p>
    <w:p w:rsidR="00435ED3" w:rsidRDefault="00435ED3" w:rsidP="005450D8">
      <w:pPr>
        <w:rPr>
          <w:b/>
        </w:rPr>
      </w:pPr>
    </w:p>
    <w:p w:rsidR="00435ED3" w:rsidRDefault="00435ED3" w:rsidP="005450D8">
      <w:pPr>
        <w:rPr>
          <w:b/>
        </w:rPr>
      </w:pPr>
    </w:p>
    <w:p w:rsidR="00435ED3" w:rsidRDefault="00435ED3" w:rsidP="005450D8">
      <w:pPr>
        <w:rPr>
          <w:b/>
        </w:rPr>
      </w:pPr>
    </w:p>
    <w:p w:rsidR="00435ED3" w:rsidRDefault="00435ED3" w:rsidP="00435ED3">
      <w:pPr>
        <w:rPr>
          <w:b/>
        </w:rPr>
      </w:pPr>
    </w:p>
    <w:p w:rsidR="00435ED3" w:rsidRDefault="00435ED3" w:rsidP="00435ED3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435ED3" w:rsidRDefault="00435ED3" w:rsidP="00435ED3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435ED3" w:rsidRDefault="00435ED3" w:rsidP="00435ED3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435ED3" w:rsidRDefault="00435ED3" w:rsidP="00435ED3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435ED3" w:rsidRDefault="00435ED3" w:rsidP="00435ED3">
      <w:pPr>
        <w:rPr>
          <w:b/>
          <w:bCs/>
        </w:rPr>
      </w:pPr>
    </w:p>
    <w:p w:rsidR="00435ED3" w:rsidRDefault="00435ED3" w:rsidP="00435ED3">
      <w:pPr>
        <w:pStyle w:val="Ttulo1"/>
      </w:pPr>
    </w:p>
    <w:p w:rsidR="00435ED3" w:rsidRDefault="00435ED3" w:rsidP="00435ED3">
      <w:pPr>
        <w:pStyle w:val="Ttulo1"/>
      </w:pPr>
      <w:r>
        <w:t>ORDEN DE TRABAJO  N °      04890</w:t>
      </w:r>
    </w:p>
    <w:p w:rsidR="00435ED3" w:rsidRDefault="00435ED3" w:rsidP="00435ED3"/>
    <w:p w:rsidR="00435ED3" w:rsidRDefault="00435ED3" w:rsidP="00435ED3">
      <w:r>
        <w:t>FECHA:</w:t>
      </w:r>
      <w:r>
        <w:tab/>
        <w:t>Medellín,  Enero  21    de   2010</w:t>
      </w:r>
    </w:p>
    <w:p w:rsidR="00435ED3" w:rsidRDefault="00435ED3" w:rsidP="00435ED3">
      <w:r>
        <w:t>PARA:</w:t>
      </w:r>
      <w:r>
        <w:tab/>
      </w:r>
      <w:r>
        <w:tab/>
        <w:t>PLÁSTICOS DARMA</w:t>
      </w:r>
    </w:p>
    <w:p w:rsidR="00435ED3" w:rsidRDefault="00435ED3" w:rsidP="00435ED3">
      <w:r>
        <w:t>ATENCIÓN:</w:t>
      </w:r>
      <w:r>
        <w:tab/>
        <w:t>Sr. Darío Jaramillo</w:t>
      </w:r>
    </w:p>
    <w:p w:rsidR="00435ED3" w:rsidRDefault="00435ED3" w:rsidP="00435ED3">
      <w:r>
        <w:tab/>
      </w:r>
      <w:r>
        <w:tab/>
        <w:t>Gerente.</w:t>
      </w:r>
    </w:p>
    <w:p w:rsidR="00435ED3" w:rsidRDefault="00435ED3" w:rsidP="00435ED3"/>
    <w:p w:rsidR="00435ED3" w:rsidRDefault="00435ED3" w:rsidP="00435ED3">
      <w:r>
        <w:t>Apreciado Don Darío:</w:t>
      </w:r>
    </w:p>
    <w:p w:rsidR="00435ED3" w:rsidRDefault="00435ED3" w:rsidP="00435ED3"/>
    <w:p w:rsidR="00435ED3" w:rsidRDefault="00435ED3" w:rsidP="00435ED3">
      <w:r>
        <w:t>Con la presente estamos solicitando el siguiente servicio de  IMPRESIÓN  :</w:t>
      </w:r>
    </w:p>
    <w:p w:rsidR="00435ED3" w:rsidRDefault="00435ED3" w:rsidP="00435ED3"/>
    <w:p w:rsidR="00435ED3" w:rsidRDefault="00435ED3" w:rsidP="00435ED3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435ED3" w:rsidRDefault="00435ED3" w:rsidP="00435ED3">
      <w:r>
        <w:t xml:space="preserve">MATERIAL   :  </w:t>
      </w:r>
      <w:r w:rsidR="00CD730D">
        <w:t xml:space="preserve">         Polipropileno   Lamina</w:t>
      </w:r>
      <w:r>
        <w:t xml:space="preserve">   de   </w:t>
      </w:r>
      <w:r>
        <w:rPr>
          <w:b/>
        </w:rPr>
        <w:t>3</w:t>
      </w:r>
      <w:r w:rsidR="00CD730D">
        <w:rPr>
          <w:b/>
        </w:rPr>
        <w:t>5</w:t>
      </w:r>
      <w:r>
        <w:t xml:space="preserve">    cms</w:t>
      </w:r>
    </w:p>
    <w:p w:rsidR="00435ED3" w:rsidRDefault="00435ED3" w:rsidP="00435ED3">
      <w:r>
        <w:t>CLIBRE      :               1.5  ”</w:t>
      </w:r>
    </w:p>
    <w:p w:rsidR="00435ED3" w:rsidRPr="00AD5DCF" w:rsidRDefault="00435ED3" w:rsidP="00435ED3">
      <w:pPr>
        <w:rPr>
          <w:b/>
        </w:rPr>
      </w:pPr>
      <w:r>
        <w:t>REFERENCIA:</w:t>
      </w:r>
      <w:r>
        <w:tab/>
      </w:r>
      <w:r w:rsidR="00CD730D">
        <w:rPr>
          <w:b/>
        </w:rPr>
        <w:t>GOLOSA   RICO  PAN</w:t>
      </w:r>
    </w:p>
    <w:p w:rsidR="00435ED3" w:rsidRDefault="00435ED3" w:rsidP="00435ED3">
      <w:r>
        <w:t>C</w:t>
      </w:r>
      <w:r w:rsidR="005E3C6C">
        <w:t>ANTIDAD    :         100</w:t>
      </w:r>
      <w:r>
        <w:t xml:space="preserve">     Kg</w:t>
      </w:r>
    </w:p>
    <w:p w:rsidR="00435ED3" w:rsidRDefault="00C91A61" w:rsidP="00435ED3">
      <w:r>
        <w:t>COLORES:</w:t>
      </w:r>
      <w:r>
        <w:tab/>
      </w:r>
      <w:r>
        <w:tab/>
        <w:t xml:space="preserve">4   ( Amarillo – Rojo – Negro – Beige </w:t>
      </w:r>
      <w:r w:rsidR="00435ED3">
        <w:t xml:space="preserve"> )</w:t>
      </w:r>
    </w:p>
    <w:p w:rsidR="00435ED3" w:rsidRDefault="00475430" w:rsidP="00435ED3">
      <w:r>
        <w:t>CARAS:</w:t>
      </w:r>
      <w:r>
        <w:tab/>
      </w:r>
      <w:r>
        <w:tab/>
        <w:t>2</w:t>
      </w:r>
      <w:r w:rsidR="00435ED3">
        <w:t xml:space="preserve">  </w:t>
      </w:r>
    </w:p>
    <w:p w:rsidR="00435ED3" w:rsidRDefault="00475430" w:rsidP="00435ED3">
      <w:r>
        <w:t>REPETICIÓN:</w:t>
      </w:r>
      <w:r>
        <w:tab/>
        <w:t>15.5  cm</w:t>
      </w:r>
    </w:p>
    <w:p w:rsidR="00435ED3" w:rsidRPr="007E24E2" w:rsidRDefault="00435ED3" w:rsidP="00435ED3">
      <w:pPr>
        <w:rPr>
          <w:b/>
        </w:rPr>
      </w:pPr>
      <w:r>
        <w:t>RODILLO:</w:t>
      </w:r>
      <w:r>
        <w:tab/>
      </w:r>
      <w:r>
        <w:tab/>
      </w:r>
      <w:r w:rsidR="00475430">
        <w:rPr>
          <w:b/>
        </w:rPr>
        <w:t>32</w:t>
      </w:r>
    </w:p>
    <w:p w:rsidR="00435ED3" w:rsidRDefault="00475430" w:rsidP="00435ED3">
      <w:r>
        <w:t>BOLSA:</w:t>
      </w:r>
      <w:r>
        <w:tab/>
      </w:r>
      <w:r>
        <w:tab/>
        <w:t xml:space="preserve">15.5   X  32    cms   </w:t>
      </w:r>
    </w:p>
    <w:p w:rsidR="00435ED3" w:rsidRDefault="00435ED3" w:rsidP="00435ED3">
      <w:r>
        <w:t>SELLADO:</w:t>
      </w:r>
      <w:r>
        <w:tab/>
      </w:r>
      <w:r>
        <w:tab/>
        <w:t>Para selle lateral.</w:t>
      </w:r>
    </w:p>
    <w:p w:rsidR="00435ED3" w:rsidRDefault="00435ED3" w:rsidP="00435ED3"/>
    <w:p w:rsidR="00435ED3" w:rsidRDefault="00435ED3" w:rsidP="00435ED3"/>
    <w:p w:rsidR="00435ED3" w:rsidRDefault="00435ED3" w:rsidP="00435ED3">
      <w:r>
        <w:rPr>
          <w:b/>
          <w:bCs/>
          <w:u w:val="single"/>
        </w:rPr>
        <w:t>NOTA:</w:t>
      </w:r>
      <w:r>
        <w:t xml:space="preserve">  *   Los cyreles</w:t>
      </w:r>
      <w:r w:rsidR="00E7480A">
        <w:t xml:space="preserve">   los envía   Grafiflex</w:t>
      </w:r>
    </w:p>
    <w:p w:rsidR="00435ED3" w:rsidRDefault="00435ED3" w:rsidP="00435ED3">
      <w:pPr>
        <w:numPr>
          <w:ilvl w:val="0"/>
          <w:numId w:val="1"/>
        </w:numPr>
      </w:pPr>
      <w:r>
        <w:t>Se envían ARTE    para tonos y alturas</w:t>
      </w:r>
    </w:p>
    <w:p w:rsidR="00435ED3" w:rsidRPr="005574BF" w:rsidRDefault="00435ED3" w:rsidP="00435ED3">
      <w:pPr>
        <w:numPr>
          <w:ilvl w:val="0"/>
          <w:numId w:val="2"/>
        </w:numPr>
      </w:pPr>
      <w:r>
        <w:t xml:space="preserve">Se  envia el material de PP </w:t>
      </w:r>
      <w:r w:rsidR="00970D07">
        <w:rPr>
          <w:b/>
        </w:rPr>
        <w:t>de  35</w:t>
      </w:r>
      <w:r>
        <w:rPr>
          <w:b/>
        </w:rPr>
        <w:t xml:space="preserve"> </w:t>
      </w:r>
      <w:r w:rsidRPr="00AD5DCF">
        <w:rPr>
          <w:b/>
        </w:rPr>
        <w:t xml:space="preserve">  cms</w:t>
      </w:r>
    </w:p>
    <w:p w:rsidR="00435ED3" w:rsidRPr="00307118" w:rsidRDefault="00435ED3" w:rsidP="00435ED3">
      <w:pPr>
        <w:numPr>
          <w:ilvl w:val="0"/>
          <w:numId w:val="2"/>
        </w:numPr>
      </w:pPr>
      <w:r>
        <w:rPr>
          <w:b/>
        </w:rPr>
        <w:t>SE  APRUEBA  IMPRESIÓN.</w:t>
      </w:r>
    </w:p>
    <w:p w:rsidR="00435ED3" w:rsidRPr="00150D1A" w:rsidRDefault="00435ED3" w:rsidP="00435ED3">
      <w:pPr>
        <w:ind w:left="1860"/>
      </w:pPr>
    </w:p>
    <w:p w:rsidR="00435ED3" w:rsidRDefault="00435ED3" w:rsidP="00435ED3">
      <w:pPr>
        <w:ind w:left="885"/>
      </w:pPr>
    </w:p>
    <w:p w:rsidR="00435ED3" w:rsidRDefault="00435ED3" w:rsidP="00435ED3">
      <w:pPr>
        <w:ind w:left="885"/>
      </w:pPr>
    </w:p>
    <w:p w:rsidR="00435ED3" w:rsidRDefault="00435ED3" w:rsidP="00435ED3">
      <w:r>
        <w:t>Agradezco la atención y colaboración prestada.</w:t>
      </w:r>
    </w:p>
    <w:p w:rsidR="00435ED3" w:rsidRDefault="00435ED3" w:rsidP="00435ED3"/>
    <w:p w:rsidR="00435ED3" w:rsidRDefault="00435ED3" w:rsidP="00435ED3"/>
    <w:p w:rsidR="00435ED3" w:rsidRDefault="00435ED3" w:rsidP="00435ED3">
      <w:r>
        <w:t>Cordialmente,</w:t>
      </w:r>
    </w:p>
    <w:p w:rsidR="00435ED3" w:rsidRDefault="00435ED3" w:rsidP="00435ED3"/>
    <w:p w:rsidR="00435ED3" w:rsidRDefault="00435ED3" w:rsidP="00435ED3"/>
    <w:p w:rsidR="00435ED3" w:rsidRDefault="00435ED3" w:rsidP="00435ED3"/>
    <w:p w:rsidR="00435ED3" w:rsidRDefault="00435ED3" w:rsidP="00435ED3">
      <w:r>
        <w:t>RICARDO CASAS ZAPATA</w:t>
      </w:r>
    </w:p>
    <w:p w:rsidR="00435ED3" w:rsidRDefault="00435ED3" w:rsidP="00435ED3">
      <w:r>
        <w:t>Director</w:t>
      </w:r>
    </w:p>
    <w:p w:rsidR="00435ED3" w:rsidRPr="00456798" w:rsidRDefault="00435ED3" w:rsidP="00435ED3">
      <w:pPr>
        <w:rPr>
          <w:b/>
        </w:rPr>
      </w:pPr>
    </w:p>
    <w:p w:rsidR="00435ED3" w:rsidRDefault="00435ED3" w:rsidP="005450D8">
      <w:pPr>
        <w:rPr>
          <w:b/>
        </w:rPr>
      </w:pPr>
    </w:p>
    <w:p w:rsidR="00553D36" w:rsidRDefault="00553D36" w:rsidP="005450D8">
      <w:pPr>
        <w:rPr>
          <w:b/>
        </w:rPr>
      </w:pPr>
    </w:p>
    <w:p w:rsidR="00553D36" w:rsidRDefault="00553D36" w:rsidP="005450D8">
      <w:pPr>
        <w:rPr>
          <w:b/>
        </w:rPr>
      </w:pPr>
    </w:p>
    <w:p w:rsidR="00553D36" w:rsidRDefault="00553D36" w:rsidP="00553D36"/>
    <w:p w:rsidR="00553D36" w:rsidRDefault="00553D36" w:rsidP="00553D36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553D36" w:rsidRDefault="00553D36" w:rsidP="00553D36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553D36" w:rsidRDefault="00553D36" w:rsidP="00553D36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553D36" w:rsidRDefault="00553D36" w:rsidP="00553D36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553D36" w:rsidRDefault="00553D36" w:rsidP="00553D36"/>
    <w:p w:rsidR="00553D36" w:rsidRDefault="00553D36" w:rsidP="00553D36"/>
    <w:p w:rsidR="00553D36" w:rsidRDefault="00553D36" w:rsidP="00553D36">
      <w:pPr>
        <w:pStyle w:val="Ttulo1"/>
      </w:pPr>
      <w:r>
        <w:t>OR</w:t>
      </w:r>
      <w:r w:rsidR="00BA07EA">
        <w:t>D EN DE TRABAJO    N°      06025</w:t>
      </w:r>
    </w:p>
    <w:p w:rsidR="00553D36" w:rsidRDefault="00553D36" w:rsidP="00553D36"/>
    <w:p w:rsidR="00553D36" w:rsidRDefault="00E849E8" w:rsidP="00553D36">
      <w:r>
        <w:t>FECHA:</w:t>
      </w:r>
      <w:r>
        <w:tab/>
        <w:t xml:space="preserve">Medellín, Enero   </w:t>
      </w:r>
      <w:r w:rsidR="00BA07EA">
        <w:t>22    de   2010</w:t>
      </w:r>
    </w:p>
    <w:p w:rsidR="00553D36" w:rsidRDefault="00553D36" w:rsidP="00553D36">
      <w:r>
        <w:t>PARA:</w:t>
      </w:r>
      <w:r>
        <w:tab/>
      </w:r>
      <w:r>
        <w:tab/>
        <w:t>PLÁSTICOS DARMA</w:t>
      </w:r>
    </w:p>
    <w:p w:rsidR="00553D36" w:rsidRDefault="00553D36" w:rsidP="00553D36">
      <w:r>
        <w:t>ATENCIÓN:</w:t>
      </w:r>
      <w:r>
        <w:tab/>
        <w:t>Sr. Darío Jaramillo</w:t>
      </w:r>
    </w:p>
    <w:p w:rsidR="00553D36" w:rsidRDefault="00553D36" w:rsidP="00553D36">
      <w:r>
        <w:tab/>
      </w:r>
      <w:r>
        <w:tab/>
        <w:t>Gerente.</w:t>
      </w:r>
    </w:p>
    <w:p w:rsidR="00553D36" w:rsidRDefault="00553D36" w:rsidP="00553D36"/>
    <w:p w:rsidR="00553D36" w:rsidRDefault="00553D36" w:rsidP="00553D36">
      <w:r>
        <w:t>Apreciado Don Darío:</w:t>
      </w:r>
    </w:p>
    <w:p w:rsidR="00553D36" w:rsidRDefault="00553D36" w:rsidP="00553D36"/>
    <w:p w:rsidR="00553D36" w:rsidRDefault="00553D36" w:rsidP="00553D36">
      <w:r>
        <w:t>Con la presente estamos solicitando el siguiente Material   :</w:t>
      </w:r>
    </w:p>
    <w:p w:rsidR="00553D36" w:rsidRDefault="00553D36" w:rsidP="00553D36"/>
    <w:p w:rsidR="00553D36" w:rsidRDefault="00553D36" w:rsidP="00553D36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553D36" w:rsidRDefault="00553D36" w:rsidP="00553D36">
      <w:pPr>
        <w:rPr>
          <w:b/>
          <w:bCs/>
          <w:u w:val="single"/>
        </w:rPr>
      </w:pPr>
    </w:p>
    <w:p w:rsidR="00553D36" w:rsidRDefault="00553D36" w:rsidP="00553D36">
      <w:r>
        <w:t>MATERIAL:</w:t>
      </w:r>
      <w:r>
        <w:tab/>
      </w:r>
      <w:r>
        <w:tab/>
        <w:t>Polietileno Alta Densidad Pigmentado BLANCO Tubular.</w:t>
      </w:r>
    </w:p>
    <w:p w:rsidR="00553D36" w:rsidRDefault="00553D36" w:rsidP="00553D36">
      <w:r>
        <w:t>MEDIDA:</w:t>
      </w:r>
      <w:r>
        <w:tab/>
      </w:r>
      <w:r>
        <w:tab/>
      </w:r>
      <w:r>
        <w:rPr>
          <w:b/>
        </w:rPr>
        <w:t>35</w:t>
      </w:r>
      <w:r w:rsidRPr="00444F82">
        <w:rPr>
          <w:b/>
        </w:rPr>
        <w:t xml:space="preserve">  Cms</w:t>
      </w:r>
      <w:r>
        <w:t>.</w:t>
      </w:r>
    </w:p>
    <w:p w:rsidR="00553D36" w:rsidRDefault="00553D36" w:rsidP="00553D36">
      <w:pPr>
        <w:rPr>
          <w:b/>
          <w:bCs/>
        </w:rPr>
      </w:pPr>
      <w:r>
        <w:t>CALIBRE:</w:t>
      </w:r>
      <w:r>
        <w:tab/>
      </w:r>
      <w:r>
        <w:tab/>
      </w:r>
      <w:r w:rsidRPr="00B460D7">
        <w:rPr>
          <w:b/>
        </w:rPr>
        <w:t>2.5</w:t>
      </w:r>
      <w:r>
        <w:t xml:space="preserve"> </w:t>
      </w:r>
      <w:r>
        <w:rPr>
          <w:b/>
          <w:bCs/>
        </w:rPr>
        <w:t xml:space="preserve">  ”</w:t>
      </w:r>
    </w:p>
    <w:p w:rsidR="00553D36" w:rsidRDefault="00553D36" w:rsidP="00553D36">
      <w:r>
        <w:t>COLOR:</w:t>
      </w:r>
      <w:r>
        <w:tab/>
      </w:r>
      <w:r>
        <w:tab/>
        <w:t>BLANCO  ( Según muestra  )</w:t>
      </w:r>
    </w:p>
    <w:p w:rsidR="00553D36" w:rsidRDefault="00553D36" w:rsidP="00553D36">
      <w:r>
        <w:t>TRATADO:</w:t>
      </w:r>
      <w:r>
        <w:tab/>
      </w:r>
      <w:r>
        <w:tab/>
        <w:t>2 Caras.</w:t>
      </w:r>
    </w:p>
    <w:p w:rsidR="00553D36" w:rsidRDefault="00553D36" w:rsidP="00553D36">
      <w:pPr>
        <w:rPr>
          <w:b/>
          <w:bCs/>
        </w:rPr>
      </w:pPr>
      <w:r>
        <w:t>CANTIDAD:</w:t>
      </w:r>
      <w:r>
        <w:tab/>
      </w:r>
      <w:r>
        <w:tab/>
      </w:r>
      <w:r w:rsidR="00DE2924">
        <w:rPr>
          <w:b/>
        </w:rPr>
        <w:t>14</w:t>
      </w:r>
      <w:r>
        <w:rPr>
          <w:b/>
        </w:rPr>
        <w:t>0</w:t>
      </w:r>
      <w:r>
        <w:t xml:space="preserve">   Kg.</w:t>
      </w:r>
      <w:r>
        <w:rPr>
          <w:b/>
          <w:bCs/>
        </w:rPr>
        <w:t xml:space="preserve"> </w:t>
      </w:r>
    </w:p>
    <w:p w:rsidR="00553D36" w:rsidRDefault="00553D36" w:rsidP="00553D36">
      <w:r>
        <w:t>REFERENCIA:</w:t>
      </w:r>
      <w:r>
        <w:tab/>
      </w:r>
      <w:r>
        <w:rPr>
          <w:b/>
        </w:rPr>
        <w:t>PLASTIQUIMICA  PEQUENA</w:t>
      </w:r>
    </w:p>
    <w:p w:rsidR="00553D36" w:rsidRDefault="00553D36" w:rsidP="00553D36">
      <w:r>
        <w:t>COLORES:</w:t>
      </w:r>
      <w:r>
        <w:tab/>
      </w:r>
      <w:r>
        <w:tab/>
        <w:t>2 ( Gris -  Rojo)</w:t>
      </w:r>
    </w:p>
    <w:p w:rsidR="00553D36" w:rsidRDefault="00553D36" w:rsidP="00553D36">
      <w:r>
        <w:t>CARAS:</w:t>
      </w:r>
      <w:r>
        <w:tab/>
      </w:r>
      <w:r>
        <w:tab/>
        <w:t>2</w:t>
      </w:r>
    </w:p>
    <w:p w:rsidR="00553D36" w:rsidRDefault="00553D36" w:rsidP="00553D36">
      <w:r>
        <w:t>REPETICIÓN:</w:t>
      </w:r>
      <w:r>
        <w:tab/>
        <w:t>Continua</w:t>
      </w:r>
    </w:p>
    <w:p w:rsidR="00553D36" w:rsidRDefault="00553D36" w:rsidP="00553D36">
      <w:r>
        <w:t>RODILLO:</w:t>
      </w:r>
      <w:r>
        <w:tab/>
      </w:r>
      <w:r>
        <w:tab/>
      </w:r>
      <w:r w:rsidRPr="001D3669">
        <w:rPr>
          <w:b/>
        </w:rPr>
        <w:t>38</w:t>
      </w:r>
    </w:p>
    <w:p w:rsidR="00553D36" w:rsidRPr="006537EA" w:rsidRDefault="00553D36" w:rsidP="00553D36">
      <w:pPr>
        <w:rPr>
          <w:b/>
        </w:rPr>
      </w:pPr>
      <w:r>
        <w:t>BOLSA:</w:t>
      </w:r>
      <w:r>
        <w:tab/>
      </w:r>
      <w:r>
        <w:tab/>
      </w:r>
      <w:r w:rsidRPr="006537EA">
        <w:rPr>
          <w:b/>
        </w:rPr>
        <w:t xml:space="preserve">35  x  175  </w:t>
      </w:r>
      <w:r>
        <w:rPr>
          <w:b/>
        </w:rPr>
        <w:t xml:space="preserve">  </w:t>
      </w:r>
      <w:r w:rsidRPr="006537EA">
        <w:rPr>
          <w:b/>
        </w:rPr>
        <w:t>cms</w:t>
      </w:r>
    </w:p>
    <w:p w:rsidR="00553D36" w:rsidRDefault="00553D36" w:rsidP="00553D36">
      <w:r>
        <w:t>SELLADO:</w:t>
      </w:r>
      <w:r>
        <w:tab/>
      </w:r>
      <w:r>
        <w:tab/>
        <w:t>Para selle de Fondo.</w:t>
      </w:r>
    </w:p>
    <w:p w:rsidR="00553D36" w:rsidRDefault="00553D36" w:rsidP="00553D36"/>
    <w:p w:rsidR="00553D36" w:rsidRDefault="00553D36" w:rsidP="00553D36"/>
    <w:p w:rsidR="00553D36" w:rsidRDefault="00553D36" w:rsidP="00553D36">
      <w:r>
        <w:rPr>
          <w:b/>
          <w:bCs/>
          <w:u w:val="single"/>
        </w:rPr>
        <w:t>NOTA:</w:t>
      </w:r>
      <w:r>
        <w:t xml:space="preserve">  * Los cyreles   Se encuentran en su planta</w:t>
      </w:r>
    </w:p>
    <w:p w:rsidR="00553D36" w:rsidRDefault="00553D36" w:rsidP="00553D36">
      <w:pPr>
        <w:numPr>
          <w:ilvl w:val="0"/>
          <w:numId w:val="1"/>
        </w:numPr>
      </w:pPr>
      <w:r>
        <w:t>Se envían muestra física  para tonos , alturas  y  pigmentacion</w:t>
      </w:r>
    </w:p>
    <w:p w:rsidR="00553D36" w:rsidRDefault="00553D36" w:rsidP="00553D36"/>
    <w:p w:rsidR="00553D36" w:rsidRPr="00315AED" w:rsidRDefault="00553D36" w:rsidP="00553D36">
      <w:pPr>
        <w:numPr>
          <w:ilvl w:val="0"/>
          <w:numId w:val="1"/>
        </w:numPr>
      </w:pPr>
      <w:r w:rsidRPr="00393DAD">
        <w:rPr>
          <w:b/>
          <w:u w:val="single"/>
        </w:rPr>
        <w:t>Utilizar tinta negra</w:t>
      </w:r>
      <w:r>
        <w:t xml:space="preserve"> </w:t>
      </w:r>
      <w:r w:rsidRPr="00393DAD">
        <w:rPr>
          <w:b/>
          <w:u w:val="single"/>
        </w:rPr>
        <w:t>ANTIGRASA</w:t>
      </w:r>
    </w:p>
    <w:p w:rsidR="00553D36" w:rsidRDefault="00553D36" w:rsidP="00553D36"/>
    <w:p w:rsidR="00553D36" w:rsidRPr="0098114D" w:rsidRDefault="00553D36" w:rsidP="00553D36">
      <w:pPr>
        <w:rPr>
          <w:b/>
          <w:u w:val="single"/>
        </w:rPr>
      </w:pPr>
    </w:p>
    <w:p w:rsidR="00553D36" w:rsidRDefault="00553D36" w:rsidP="00553D36">
      <w:r>
        <w:t>Agradezco la atención y colaboración prestada.</w:t>
      </w:r>
    </w:p>
    <w:p w:rsidR="00553D36" w:rsidRDefault="00553D36" w:rsidP="00553D36"/>
    <w:p w:rsidR="00553D36" w:rsidRDefault="00553D36" w:rsidP="00553D36">
      <w:r>
        <w:t>Cordialmente</w:t>
      </w:r>
    </w:p>
    <w:p w:rsidR="00553D36" w:rsidRDefault="00553D36" w:rsidP="00553D36"/>
    <w:p w:rsidR="00553D36" w:rsidRDefault="00553D36" w:rsidP="00553D36"/>
    <w:p w:rsidR="00553D36" w:rsidRDefault="00553D36" w:rsidP="00553D36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553D36" w:rsidRDefault="00553D36" w:rsidP="00553D36">
      <w:r>
        <w:t>Director.</w:t>
      </w:r>
    </w:p>
    <w:p w:rsidR="00553D36" w:rsidRDefault="00553D36" w:rsidP="00553D36">
      <w:pPr>
        <w:rPr>
          <w:b/>
        </w:rPr>
      </w:pPr>
    </w:p>
    <w:p w:rsidR="00553D36" w:rsidRDefault="00553D36" w:rsidP="005450D8">
      <w:pPr>
        <w:rPr>
          <w:b/>
        </w:rPr>
      </w:pPr>
    </w:p>
    <w:p w:rsidR="001C5F0F" w:rsidRDefault="001C5F0F" w:rsidP="005450D8">
      <w:pPr>
        <w:rPr>
          <w:b/>
        </w:rPr>
      </w:pPr>
    </w:p>
    <w:p w:rsidR="001C5F0F" w:rsidRDefault="001C5F0F" w:rsidP="001C5F0F">
      <w:pPr>
        <w:rPr>
          <w:b/>
        </w:rPr>
      </w:pPr>
    </w:p>
    <w:p w:rsidR="001C5F0F" w:rsidRDefault="001C5F0F" w:rsidP="001C5F0F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1C5F0F" w:rsidRDefault="001C5F0F" w:rsidP="001C5F0F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1C5F0F" w:rsidRDefault="001C5F0F" w:rsidP="001C5F0F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1C5F0F" w:rsidRDefault="001C5F0F" w:rsidP="001C5F0F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1C5F0F" w:rsidRDefault="001C5F0F" w:rsidP="001C5F0F"/>
    <w:p w:rsidR="001C5F0F" w:rsidRDefault="001C5F0F" w:rsidP="001C5F0F">
      <w:pPr>
        <w:pStyle w:val="Ttulo1"/>
      </w:pPr>
      <w:r>
        <w:t>ORDEN DE TRABAJO   N°      06024</w:t>
      </w:r>
    </w:p>
    <w:p w:rsidR="001C5F0F" w:rsidRDefault="001C5F0F" w:rsidP="001C5F0F"/>
    <w:p w:rsidR="001C5F0F" w:rsidRDefault="001C5F0F" w:rsidP="001C5F0F">
      <w:r>
        <w:t>FECHA:</w:t>
      </w:r>
      <w:r>
        <w:tab/>
        <w:t>Medellín, Diciembre   22    de 2009</w:t>
      </w:r>
    </w:p>
    <w:p w:rsidR="001C5F0F" w:rsidRDefault="001C5F0F" w:rsidP="001C5F0F">
      <w:r>
        <w:t>PARA:</w:t>
      </w:r>
      <w:r>
        <w:tab/>
      </w:r>
      <w:r>
        <w:tab/>
        <w:t>PLÁSTICOS DARMA</w:t>
      </w:r>
    </w:p>
    <w:p w:rsidR="001C5F0F" w:rsidRDefault="001C5F0F" w:rsidP="001C5F0F">
      <w:r>
        <w:t>ATENCIÓN:</w:t>
      </w:r>
      <w:r>
        <w:tab/>
        <w:t>Sr. Darío Jaramillo</w:t>
      </w:r>
    </w:p>
    <w:p w:rsidR="001C5F0F" w:rsidRDefault="001C5F0F" w:rsidP="001C5F0F">
      <w:r>
        <w:tab/>
      </w:r>
      <w:r>
        <w:tab/>
        <w:t>Gerente.</w:t>
      </w:r>
    </w:p>
    <w:p w:rsidR="001C5F0F" w:rsidRDefault="001C5F0F" w:rsidP="001C5F0F"/>
    <w:p w:rsidR="001C5F0F" w:rsidRDefault="001C5F0F" w:rsidP="001C5F0F">
      <w:r>
        <w:t>Apreciado Don Darío:</w:t>
      </w:r>
    </w:p>
    <w:p w:rsidR="001C5F0F" w:rsidRDefault="001C5F0F" w:rsidP="001C5F0F"/>
    <w:p w:rsidR="001C5F0F" w:rsidRDefault="001C5F0F" w:rsidP="001C5F0F">
      <w:r>
        <w:t>Con la presente estamos solicitando el siguiente Material   :</w:t>
      </w:r>
    </w:p>
    <w:p w:rsidR="001C5F0F" w:rsidRDefault="001C5F0F" w:rsidP="001C5F0F"/>
    <w:p w:rsidR="001C5F0F" w:rsidRDefault="001C5F0F" w:rsidP="001C5F0F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1C5F0F" w:rsidRDefault="001C5F0F" w:rsidP="001C5F0F">
      <w:pPr>
        <w:rPr>
          <w:b/>
          <w:bCs/>
          <w:u w:val="single"/>
        </w:rPr>
      </w:pPr>
      <w:r>
        <w:rPr>
          <w:b/>
          <w:bCs/>
        </w:rPr>
        <w:tab/>
      </w:r>
    </w:p>
    <w:p w:rsidR="001C5F0F" w:rsidRDefault="001C5F0F" w:rsidP="001C5F0F">
      <w:r>
        <w:t>MATERIAL:</w:t>
      </w:r>
      <w:r>
        <w:tab/>
      </w:r>
      <w:r>
        <w:tab/>
        <w:t>Polietileno Alta Densidad Pigmentado BLANCO Tubular.</w:t>
      </w:r>
    </w:p>
    <w:p w:rsidR="001C5F0F" w:rsidRDefault="001C5F0F" w:rsidP="001C5F0F">
      <w:r>
        <w:t>MEDIDA:</w:t>
      </w:r>
      <w:r>
        <w:tab/>
      </w:r>
      <w:r>
        <w:tab/>
      </w:r>
      <w:r w:rsidRPr="00444F82">
        <w:rPr>
          <w:b/>
        </w:rPr>
        <w:t>43  Cms</w:t>
      </w:r>
      <w:r>
        <w:t>.</w:t>
      </w:r>
    </w:p>
    <w:p w:rsidR="001C5F0F" w:rsidRPr="005C3173" w:rsidRDefault="001C5F0F" w:rsidP="001C5F0F">
      <w:pPr>
        <w:rPr>
          <w:b/>
          <w:bCs/>
        </w:rPr>
      </w:pPr>
      <w:r>
        <w:t>CALIBRE:</w:t>
      </w:r>
      <w:r>
        <w:tab/>
      </w:r>
      <w:r>
        <w:tab/>
      </w:r>
      <w:r w:rsidRPr="005C3173">
        <w:rPr>
          <w:b/>
        </w:rPr>
        <w:t xml:space="preserve">2.5 </w:t>
      </w:r>
      <w:r w:rsidRPr="005C3173">
        <w:rPr>
          <w:b/>
          <w:bCs/>
        </w:rPr>
        <w:t xml:space="preserve">  ”</w:t>
      </w:r>
    </w:p>
    <w:p w:rsidR="001C5F0F" w:rsidRDefault="001C5F0F" w:rsidP="001C5F0F">
      <w:r>
        <w:t>COLOR:</w:t>
      </w:r>
      <w:r>
        <w:tab/>
      </w:r>
      <w:r>
        <w:tab/>
        <w:t>BLANCO  ( Según muestra  )</w:t>
      </w:r>
    </w:p>
    <w:p w:rsidR="001C5F0F" w:rsidRDefault="001C5F0F" w:rsidP="001C5F0F">
      <w:r>
        <w:t>TRATADO:</w:t>
      </w:r>
      <w:r>
        <w:tab/>
      </w:r>
      <w:r>
        <w:tab/>
        <w:t>2 Caras.</w:t>
      </w:r>
    </w:p>
    <w:p w:rsidR="001C5F0F" w:rsidRDefault="001C5F0F" w:rsidP="001C5F0F">
      <w:pPr>
        <w:rPr>
          <w:b/>
          <w:bCs/>
        </w:rPr>
      </w:pPr>
      <w:r>
        <w:t>CANTIDAD:</w:t>
      </w:r>
      <w:r>
        <w:tab/>
      </w:r>
      <w:r>
        <w:tab/>
      </w:r>
      <w:r>
        <w:rPr>
          <w:b/>
        </w:rPr>
        <w:t xml:space="preserve">250  </w:t>
      </w:r>
      <w:r>
        <w:t xml:space="preserve">   Kg</w:t>
      </w:r>
    </w:p>
    <w:p w:rsidR="001C5F0F" w:rsidRDefault="001C5F0F" w:rsidP="001C5F0F">
      <w:r>
        <w:t>REFERENCIA:</w:t>
      </w:r>
      <w:r>
        <w:tab/>
      </w:r>
      <w:r>
        <w:rPr>
          <w:b/>
        </w:rPr>
        <w:t>PLASTIQUIMICA   MEDIANA</w:t>
      </w:r>
    </w:p>
    <w:p w:rsidR="001C5F0F" w:rsidRDefault="001C5F0F" w:rsidP="001C5F0F">
      <w:r>
        <w:t>COLORES:</w:t>
      </w:r>
      <w:r>
        <w:tab/>
      </w:r>
      <w:r>
        <w:tab/>
        <w:t>2 ( Gris -  Rojo)</w:t>
      </w:r>
    </w:p>
    <w:p w:rsidR="001C5F0F" w:rsidRDefault="001C5F0F" w:rsidP="001C5F0F">
      <w:r>
        <w:t>CARAS:</w:t>
      </w:r>
      <w:r>
        <w:tab/>
      </w:r>
      <w:r>
        <w:tab/>
        <w:t>2</w:t>
      </w:r>
    </w:p>
    <w:p w:rsidR="001C5F0F" w:rsidRDefault="001C5F0F" w:rsidP="001C5F0F">
      <w:r>
        <w:t>REPETICIÓN:</w:t>
      </w:r>
      <w:r>
        <w:tab/>
        <w:t>Continua</w:t>
      </w:r>
    </w:p>
    <w:p w:rsidR="001C5F0F" w:rsidRDefault="001C5F0F" w:rsidP="001C5F0F">
      <w:r>
        <w:t>RODILLO:</w:t>
      </w:r>
      <w:r>
        <w:tab/>
      </w:r>
      <w:r>
        <w:tab/>
        <w:t>38</w:t>
      </w:r>
    </w:p>
    <w:p w:rsidR="001C5F0F" w:rsidRDefault="001C5F0F" w:rsidP="001C5F0F">
      <w:r>
        <w:t>BOLSA:</w:t>
      </w:r>
      <w:r>
        <w:tab/>
      </w:r>
      <w:r>
        <w:tab/>
      </w:r>
      <w:r w:rsidRPr="003B158B">
        <w:rPr>
          <w:b/>
        </w:rPr>
        <w:t>43 x  190  cms</w:t>
      </w:r>
    </w:p>
    <w:p w:rsidR="001C5F0F" w:rsidRDefault="001C5F0F" w:rsidP="001C5F0F">
      <w:r>
        <w:t>SELLADO:</w:t>
      </w:r>
      <w:r>
        <w:tab/>
      </w:r>
      <w:r>
        <w:tab/>
        <w:t>Para selle de Fondo.</w:t>
      </w:r>
    </w:p>
    <w:p w:rsidR="001C5F0F" w:rsidRDefault="001C5F0F" w:rsidP="001C5F0F"/>
    <w:p w:rsidR="001C5F0F" w:rsidRDefault="001C5F0F" w:rsidP="001C5F0F"/>
    <w:p w:rsidR="001C5F0F" w:rsidRDefault="001C5F0F" w:rsidP="001C5F0F">
      <w:r>
        <w:rPr>
          <w:b/>
          <w:bCs/>
          <w:u w:val="single"/>
        </w:rPr>
        <w:t>NOTA:</w:t>
      </w:r>
      <w:r>
        <w:t xml:space="preserve">  * Los cyreles   Se encuentran en su planta</w:t>
      </w:r>
    </w:p>
    <w:p w:rsidR="001C5F0F" w:rsidRDefault="001C5F0F" w:rsidP="001C5F0F">
      <w:pPr>
        <w:numPr>
          <w:ilvl w:val="0"/>
          <w:numId w:val="1"/>
        </w:numPr>
      </w:pPr>
      <w:r>
        <w:t>Se envían muestra física  para tonos , alturas  y pigmentacion</w:t>
      </w:r>
    </w:p>
    <w:p w:rsidR="001C5F0F" w:rsidRDefault="001C5F0F" w:rsidP="001C5F0F">
      <w:pPr>
        <w:ind w:left="885"/>
      </w:pPr>
    </w:p>
    <w:p w:rsidR="001C5F0F" w:rsidRPr="00315AED" w:rsidRDefault="001C5F0F" w:rsidP="001C5F0F">
      <w:pPr>
        <w:numPr>
          <w:ilvl w:val="0"/>
          <w:numId w:val="1"/>
        </w:numPr>
      </w:pPr>
      <w:r w:rsidRPr="00393DAD">
        <w:rPr>
          <w:b/>
          <w:u w:val="single"/>
        </w:rPr>
        <w:t>Utilizar tinta negra</w:t>
      </w:r>
      <w:r>
        <w:t xml:space="preserve">   </w:t>
      </w:r>
      <w:r w:rsidRPr="00393DAD">
        <w:rPr>
          <w:b/>
          <w:u w:val="single"/>
        </w:rPr>
        <w:t>ANTIGRASA</w:t>
      </w:r>
    </w:p>
    <w:p w:rsidR="001C5F0F" w:rsidRDefault="001C5F0F" w:rsidP="001C5F0F"/>
    <w:p w:rsidR="001C5F0F" w:rsidRPr="0098114D" w:rsidRDefault="001C5F0F" w:rsidP="001C5F0F">
      <w:pPr>
        <w:rPr>
          <w:b/>
          <w:u w:val="single"/>
        </w:rPr>
      </w:pPr>
    </w:p>
    <w:p w:rsidR="001C5F0F" w:rsidRDefault="001C5F0F" w:rsidP="001C5F0F">
      <w:r>
        <w:t>Agradezco la atención y colaboración prestada.</w:t>
      </w:r>
    </w:p>
    <w:p w:rsidR="001C5F0F" w:rsidRDefault="001C5F0F" w:rsidP="001C5F0F"/>
    <w:p w:rsidR="001C5F0F" w:rsidRDefault="001C5F0F" w:rsidP="001C5F0F">
      <w:r>
        <w:t>Cordialmente,</w:t>
      </w:r>
    </w:p>
    <w:p w:rsidR="001C5F0F" w:rsidRDefault="001C5F0F" w:rsidP="001C5F0F"/>
    <w:p w:rsidR="001C5F0F" w:rsidRPr="008D4091" w:rsidRDefault="001C5F0F" w:rsidP="001C5F0F">
      <w:pPr>
        <w:rPr>
          <w:b/>
        </w:rPr>
      </w:pPr>
    </w:p>
    <w:p w:rsidR="001C5F0F" w:rsidRDefault="001C5F0F" w:rsidP="001C5F0F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1C5F0F" w:rsidRDefault="001C5F0F" w:rsidP="001C5F0F">
      <w:r>
        <w:t>Director.</w:t>
      </w:r>
    </w:p>
    <w:p w:rsidR="001C5F0F" w:rsidRDefault="001C5F0F" w:rsidP="005450D8">
      <w:pPr>
        <w:rPr>
          <w:b/>
        </w:rPr>
      </w:pPr>
    </w:p>
    <w:p w:rsidR="001C5F0F" w:rsidRDefault="001C5F0F" w:rsidP="005450D8">
      <w:pPr>
        <w:rPr>
          <w:b/>
        </w:rPr>
      </w:pPr>
    </w:p>
    <w:p w:rsidR="001C5F0F" w:rsidRDefault="001C5F0F" w:rsidP="005450D8">
      <w:pPr>
        <w:rPr>
          <w:b/>
        </w:rPr>
      </w:pPr>
    </w:p>
    <w:p w:rsidR="001C5F0F" w:rsidRDefault="001C5F0F" w:rsidP="005450D8">
      <w:pPr>
        <w:rPr>
          <w:b/>
        </w:rPr>
      </w:pPr>
    </w:p>
    <w:p w:rsidR="001C5F0F" w:rsidRPr="00456798" w:rsidRDefault="001C5F0F" w:rsidP="001C5F0F">
      <w:pPr>
        <w:rPr>
          <w:b/>
        </w:rPr>
      </w:pPr>
    </w:p>
    <w:p w:rsidR="001C5F0F" w:rsidRDefault="001C5F0F" w:rsidP="001C5F0F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1C5F0F" w:rsidRDefault="001C5F0F" w:rsidP="001C5F0F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1C5F0F" w:rsidRDefault="001C5F0F" w:rsidP="001C5F0F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1C5F0F" w:rsidRDefault="001C5F0F" w:rsidP="001C5F0F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1C5F0F" w:rsidRDefault="001C5F0F" w:rsidP="001C5F0F"/>
    <w:p w:rsidR="001C5F0F" w:rsidRDefault="001C5F0F" w:rsidP="001C5F0F"/>
    <w:p w:rsidR="001C5F0F" w:rsidRDefault="001C5F0F" w:rsidP="001C5F0F">
      <w:pPr>
        <w:pStyle w:val="Ttulo1"/>
      </w:pPr>
      <w:r>
        <w:t>ORDEN DE TRABAJO      N°      05971</w:t>
      </w:r>
    </w:p>
    <w:p w:rsidR="001C5F0F" w:rsidRDefault="001C5F0F" w:rsidP="001C5F0F"/>
    <w:p w:rsidR="001C5F0F" w:rsidRDefault="001C5F0F" w:rsidP="001C5F0F"/>
    <w:p w:rsidR="001C5F0F" w:rsidRDefault="001C5F0F" w:rsidP="001C5F0F">
      <w:r>
        <w:t>FECHA:</w:t>
      </w:r>
      <w:r>
        <w:tab/>
        <w:t>Medellín,  Enero  22   de    2010</w:t>
      </w:r>
    </w:p>
    <w:p w:rsidR="001C5F0F" w:rsidRDefault="001C5F0F" w:rsidP="001C5F0F">
      <w:r>
        <w:t>PARA:</w:t>
      </w:r>
      <w:r>
        <w:tab/>
      </w:r>
      <w:r>
        <w:tab/>
        <w:t>PLÁSTICOS DARMA</w:t>
      </w:r>
    </w:p>
    <w:p w:rsidR="001C5F0F" w:rsidRDefault="001C5F0F" w:rsidP="001C5F0F">
      <w:r>
        <w:t>ATENCIÓN:</w:t>
      </w:r>
      <w:r>
        <w:tab/>
        <w:t>Sr. DARIO JARAMILLO</w:t>
      </w:r>
    </w:p>
    <w:p w:rsidR="001C5F0F" w:rsidRDefault="001C5F0F" w:rsidP="001C5F0F"/>
    <w:p w:rsidR="001C5F0F" w:rsidRDefault="001C5F0F" w:rsidP="001C5F0F"/>
    <w:p w:rsidR="001C5F0F" w:rsidRDefault="001C5F0F" w:rsidP="001C5F0F">
      <w:r>
        <w:t xml:space="preserve"> Apreciado Dn DARIO:</w:t>
      </w:r>
    </w:p>
    <w:p w:rsidR="001C5F0F" w:rsidRDefault="001C5F0F" w:rsidP="001C5F0F"/>
    <w:p w:rsidR="001C5F0F" w:rsidRDefault="001C5F0F" w:rsidP="001C5F0F">
      <w:r>
        <w:t>Con la presente estamos solicitando el siguiente material  :</w:t>
      </w:r>
    </w:p>
    <w:p w:rsidR="001C5F0F" w:rsidRDefault="001C5F0F" w:rsidP="001C5F0F"/>
    <w:p w:rsidR="001C5F0F" w:rsidRDefault="001C5F0F" w:rsidP="001C5F0F">
      <w:r>
        <w:rPr>
          <w:b/>
          <w:bCs/>
          <w:u w:val="single"/>
        </w:rPr>
        <w:t>EXTRUSION</w:t>
      </w:r>
      <w:r>
        <w:t>:</w:t>
      </w:r>
    </w:p>
    <w:p w:rsidR="001C5F0F" w:rsidRDefault="001C5F0F" w:rsidP="001C5F0F"/>
    <w:p w:rsidR="001C5F0F" w:rsidRDefault="001C5F0F" w:rsidP="001C5F0F"/>
    <w:tbl>
      <w:tblPr>
        <w:tblW w:w="9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338"/>
        <w:gridCol w:w="1560"/>
        <w:gridCol w:w="1559"/>
        <w:gridCol w:w="1807"/>
        <w:gridCol w:w="1986"/>
      </w:tblGrid>
      <w:tr w:rsidR="001C5F0F" w:rsidTr="00D52164">
        <w:tc>
          <w:tcPr>
            <w:tcW w:w="2338" w:type="dxa"/>
          </w:tcPr>
          <w:p w:rsidR="001C5F0F" w:rsidRDefault="001C5F0F" w:rsidP="00D52164">
            <w:r>
              <w:t>MEDIDA EN  CENTIMETROS</w:t>
            </w:r>
          </w:p>
        </w:tc>
        <w:tc>
          <w:tcPr>
            <w:tcW w:w="1560" w:type="dxa"/>
          </w:tcPr>
          <w:p w:rsidR="001C5F0F" w:rsidRDefault="001C5F0F" w:rsidP="00D52164">
            <w:r>
              <w:t>CALIBRE</w:t>
            </w:r>
          </w:p>
        </w:tc>
        <w:tc>
          <w:tcPr>
            <w:tcW w:w="1559" w:type="dxa"/>
          </w:tcPr>
          <w:p w:rsidR="001C5F0F" w:rsidRDefault="001C5F0F" w:rsidP="00D52164">
            <w:r>
              <w:t>FORMA</w:t>
            </w:r>
          </w:p>
        </w:tc>
        <w:tc>
          <w:tcPr>
            <w:tcW w:w="1807" w:type="dxa"/>
          </w:tcPr>
          <w:p w:rsidR="001C5F0F" w:rsidRDefault="001C5F0F" w:rsidP="00D52164">
            <w:r>
              <w:t>CANTIDAD EN KILOS</w:t>
            </w:r>
          </w:p>
        </w:tc>
        <w:tc>
          <w:tcPr>
            <w:tcW w:w="1986" w:type="dxa"/>
          </w:tcPr>
          <w:p w:rsidR="001C5F0F" w:rsidRDefault="001C5F0F" w:rsidP="00D52164">
            <w:r>
              <w:t>MATERIAL</w:t>
            </w:r>
          </w:p>
        </w:tc>
      </w:tr>
      <w:tr w:rsidR="001C5F0F" w:rsidRPr="00656B1D" w:rsidTr="00D52164">
        <w:tc>
          <w:tcPr>
            <w:tcW w:w="2338" w:type="dxa"/>
          </w:tcPr>
          <w:p w:rsidR="001C5F0F" w:rsidRPr="00656B1D" w:rsidRDefault="00165ED8" w:rsidP="00D52164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70</w:t>
            </w:r>
          </w:p>
        </w:tc>
        <w:tc>
          <w:tcPr>
            <w:tcW w:w="1560" w:type="dxa"/>
          </w:tcPr>
          <w:p w:rsidR="001C5F0F" w:rsidRPr="00656B1D" w:rsidRDefault="001C5F0F" w:rsidP="00D52164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1.</w:t>
            </w:r>
            <w:r w:rsidR="00165ED8">
              <w:rPr>
                <w:b/>
                <w:sz w:val="28"/>
                <w:szCs w:val="28"/>
              </w:rPr>
              <w:t>1</w:t>
            </w:r>
            <w:r>
              <w:rPr>
                <w:b/>
                <w:sz w:val="28"/>
                <w:szCs w:val="28"/>
              </w:rPr>
              <w:t xml:space="preserve"> </w:t>
            </w:r>
            <w:r w:rsidRPr="00656B1D">
              <w:rPr>
                <w:b/>
                <w:sz w:val="28"/>
                <w:szCs w:val="28"/>
              </w:rPr>
              <w:t xml:space="preserve">  ”</w:t>
            </w:r>
          </w:p>
        </w:tc>
        <w:tc>
          <w:tcPr>
            <w:tcW w:w="1559" w:type="dxa"/>
          </w:tcPr>
          <w:p w:rsidR="001C5F0F" w:rsidRPr="00656B1D" w:rsidRDefault="00165ED8" w:rsidP="00D52164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LAMINA</w:t>
            </w:r>
          </w:p>
        </w:tc>
        <w:tc>
          <w:tcPr>
            <w:tcW w:w="1807" w:type="dxa"/>
          </w:tcPr>
          <w:p w:rsidR="001C5F0F" w:rsidRPr="00656B1D" w:rsidRDefault="00165ED8" w:rsidP="00D52164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20</w:t>
            </w:r>
            <w:r w:rsidR="001C5F0F">
              <w:rPr>
                <w:b/>
                <w:sz w:val="28"/>
                <w:szCs w:val="28"/>
              </w:rPr>
              <w:t>0</w:t>
            </w:r>
          </w:p>
        </w:tc>
        <w:tc>
          <w:tcPr>
            <w:tcW w:w="1986" w:type="dxa"/>
          </w:tcPr>
          <w:p w:rsidR="001C5F0F" w:rsidRPr="00656B1D" w:rsidRDefault="001C5F0F" w:rsidP="00D52164">
            <w:pPr>
              <w:jc w:val="center"/>
              <w:rPr>
                <w:b/>
                <w:sz w:val="28"/>
                <w:szCs w:val="28"/>
              </w:rPr>
            </w:pPr>
            <w:r w:rsidRPr="00656B1D">
              <w:rPr>
                <w:b/>
                <w:sz w:val="28"/>
                <w:szCs w:val="28"/>
              </w:rPr>
              <w:t>BAJA   TPTE</w:t>
            </w:r>
          </w:p>
        </w:tc>
      </w:tr>
    </w:tbl>
    <w:p w:rsidR="001C5F0F" w:rsidRPr="00656B1D" w:rsidRDefault="001C5F0F" w:rsidP="001C5F0F">
      <w:pPr>
        <w:pStyle w:val="Ttulo2"/>
        <w:rPr>
          <w:sz w:val="28"/>
          <w:szCs w:val="28"/>
        </w:rPr>
      </w:pPr>
    </w:p>
    <w:p w:rsidR="001C5F0F" w:rsidRDefault="001C5F0F" w:rsidP="001C5F0F"/>
    <w:p w:rsidR="001C5F0F" w:rsidRDefault="001C5F0F" w:rsidP="001C5F0F">
      <w:pPr>
        <w:rPr>
          <w:b/>
          <w:bCs/>
          <w:u w:val="single"/>
        </w:rPr>
      </w:pPr>
    </w:p>
    <w:p w:rsidR="001C5F0F" w:rsidRDefault="001C5F0F" w:rsidP="001C5F0F">
      <w:r w:rsidRPr="0026453F">
        <w:rPr>
          <w:b/>
          <w:u w:val="single"/>
        </w:rPr>
        <w:t xml:space="preserve">MEZCLA </w:t>
      </w:r>
      <w:r>
        <w:t xml:space="preserve">  :     25     BAJA</w:t>
      </w:r>
    </w:p>
    <w:p w:rsidR="001C5F0F" w:rsidRDefault="001C5F0F" w:rsidP="001C5F0F">
      <w:r>
        <w:t xml:space="preserve">                           6</w:t>
      </w:r>
      <w:r>
        <w:tab/>
        <w:t xml:space="preserve">LINEAL       </w:t>
      </w:r>
    </w:p>
    <w:p w:rsidR="001C5F0F" w:rsidRDefault="001C5F0F" w:rsidP="001C5F0F"/>
    <w:p w:rsidR="001C5F0F" w:rsidRDefault="001C5F0F" w:rsidP="001C5F0F"/>
    <w:p w:rsidR="001C5F0F" w:rsidRDefault="001C5F0F" w:rsidP="001C5F0F"/>
    <w:p w:rsidR="001C5F0F" w:rsidRPr="00FF34E6" w:rsidRDefault="00EB6D3F" w:rsidP="001C5F0F">
      <w:pPr>
        <w:rPr>
          <w:sz w:val="28"/>
          <w:szCs w:val="28"/>
          <w:u w:val="single"/>
        </w:rPr>
      </w:pPr>
      <w:r w:rsidRPr="00FF34E6">
        <w:rPr>
          <w:sz w:val="28"/>
          <w:szCs w:val="28"/>
          <w:u w:val="single"/>
        </w:rPr>
        <w:t>LAMINA  TRATADA</w:t>
      </w:r>
      <w:r w:rsidR="00FF34E6">
        <w:rPr>
          <w:sz w:val="28"/>
          <w:szCs w:val="28"/>
          <w:u w:val="single"/>
        </w:rPr>
        <w:t xml:space="preserve"> PARA IMPRIMIR EN CORREA.</w:t>
      </w:r>
    </w:p>
    <w:p w:rsidR="001C5F0F" w:rsidRDefault="001C5F0F" w:rsidP="001C5F0F">
      <w:pPr>
        <w:rPr>
          <w:b/>
          <w:bCs/>
          <w:u w:val="single"/>
        </w:rPr>
      </w:pPr>
      <w:r>
        <w:t xml:space="preserve"> </w:t>
      </w:r>
      <w:r>
        <w:tab/>
      </w:r>
      <w:r>
        <w:tab/>
      </w:r>
    </w:p>
    <w:p w:rsidR="001C5F0F" w:rsidRDefault="001C5F0F" w:rsidP="001C5F0F"/>
    <w:p w:rsidR="001C5F0F" w:rsidRDefault="001C5F0F" w:rsidP="001C5F0F"/>
    <w:p w:rsidR="001C5F0F" w:rsidRDefault="001C5F0F" w:rsidP="001C5F0F">
      <w:r>
        <w:t xml:space="preserve">Agradezco </w:t>
      </w:r>
      <w:smartTag w:uri="urn:schemas-microsoft-com:office:smarttags" w:element="PersonName">
        <w:smartTagPr>
          <w:attr w:name="ProductID" w:val="la Amable"/>
        </w:smartTagPr>
        <w:r>
          <w:t>la Amable</w:t>
        </w:r>
      </w:smartTag>
      <w:r>
        <w:t xml:space="preserve"> colaboración.</w:t>
      </w:r>
    </w:p>
    <w:p w:rsidR="001C5F0F" w:rsidRDefault="001C5F0F" w:rsidP="001C5F0F"/>
    <w:p w:rsidR="001C5F0F" w:rsidRDefault="001C5F0F" w:rsidP="001C5F0F"/>
    <w:p w:rsidR="001C5F0F" w:rsidRDefault="001C5F0F" w:rsidP="001C5F0F"/>
    <w:p w:rsidR="001C5F0F" w:rsidRDefault="001C5F0F" w:rsidP="001C5F0F">
      <w:r>
        <w:t>Cordialmente</w:t>
      </w:r>
    </w:p>
    <w:p w:rsidR="001C5F0F" w:rsidRDefault="001C5F0F" w:rsidP="001C5F0F"/>
    <w:p w:rsidR="001C5F0F" w:rsidRDefault="001C5F0F" w:rsidP="001C5F0F"/>
    <w:p w:rsidR="001C5F0F" w:rsidRDefault="001C5F0F" w:rsidP="001C5F0F"/>
    <w:p w:rsidR="001C5F0F" w:rsidRDefault="001C5F0F" w:rsidP="001C5F0F">
      <w:r>
        <w:t>RICARDO CASAS ZAPATA</w:t>
      </w:r>
    </w:p>
    <w:p w:rsidR="001C5F0F" w:rsidRDefault="001C5F0F" w:rsidP="001C5F0F">
      <w:r>
        <w:t>Director</w:t>
      </w:r>
    </w:p>
    <w:p w:rsidR="001C5F0F" w:rsidRDefault="001C5F0F" w:rsidP="005450D8">
      <w:pPr>
        <w:rPr>
          <w:b/>
        </w:rPr>
      </w:pPr>
    </w:p>
    <w:p w:rsidR="00157208" w:rsidRDefault="00157208" w:rsidP="005450D8">
      <w:pPr>
        <w:rPr>
          <w:b/>
        </w:rPr>
      </w:pPr>
    </w:p>
    <w:p w:rsidR="00157208" w:rsidRDefault="00157208" w:rsidP="00157208"/>
    <w:p w:rsidR="00157208" w:rsidRDefault="00157208" w:rsidP="00157208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157208" w:rsidRDefault="00157208" w:rsidP="00157208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157208" w:rsidRDefault="00157208" w:rsidP="00157208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157208" w:rsidRDefault="00157208" w:rsidP="00157208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157208" w:rsidRDefault="00157208" w:rsidP="00157208"/>
    <w:p w:rsidR="00157208" w:rsidRDefault="00157208" w:rsidP="00157208"/>
    <w:p w:rsidR="00157208" w:rsidRDefault="00157208" w:rsidP="00157208">
      <w:pPr>
        <w:pStyle w:val="Ttulo1"/>
      </w:pPr>
      <w:r>
        <w:t>ORD EN DE TRABAJO    N°      06029</w:t>
      </w:r>
    </w:p>
    <w:p w:rsidR="00157208" w:rsidRDefault="00157208" w:rsidP="00157208"/>
    <w:p w:rsidR="00157208" w:rsidRDefault="00157208" w:rsidP="00157208">
      <w:r>
        <w:t>FECHA:</w:t>
      </w:r>
      <w:r>
        <w:tab/>
        <w:t>Medellín, Enero  26    de   2010</w:t>
      </w:r>
    </w:p>
    <w:p w:rsidR="00157208" w:rsidRDefault="00157208" w:rsidP="00157208">
      <w:r>
        <w:t>PARA:</w:t>
      </w:r>
      <w:r>
        <w:tab/>
      </w:r>
      <w:r>
        <w:tab/>
        <w:t>PLÁSTICOS DARMA</w:t>
      </w:r>
    </w:p>
    <w:p w:rsidR="00157208" w:rsidRDefault="00157208" w:rsidP="00157208">
      <w:r>
        <w:t>ATENCIÓN:</w:t>
      </w:r>
      <w:r>
        <w:tab/>
        <w:t>Sr. Darío Jaramillo</w:t>
      </w:r>
    </w:p>
    <w:p w:rsidR="00157208" w:rsidRDefault="00157208" w:rsidP="00157208">
      <w:r>
        <w:tab/>
      </w:r>
      <w:r>
        <w:tab/>
        <w:t>Gerente.</w:t>
      </w:r>
    </w:p>
    <w:p w:rsidR="00157208" w:rsidRDefault="00157208" w:rsidP="00157208"/>
    <w:p w:rsidR="00157208" w:rsidRDefault="00157208" w:rsidP="00157208">
      <w:r>
        <w:t>Apreciado Don Darío:</w:t>
      </w:r>
    </w:p>
    <w:p w:rsidR="00157208" w:rsidRDefault="00157208" w:rsidP="00157208"/>
    <w:p w:rsidR="00157208" w:rsidRDefault="00157208" w:rsidP="00157208">
      <w:r>
        <w:t>Con la presente estamos solicitando el siguiente Material   :</w:t>
      </w:r>
    </w:p>
    <w:p w:rsidR="00157208" w:rsidRDefault="00157208" w:rsidP="00157208"/>
    <w:p w:rsidR="00157208" w:rsidRDefault="00157208" w:rsidP="00157208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157208" w:rsidRDefault="00157208" w:rsidP="00157208">
      <w:pPr>
        <w:rPr>
          <w:b/>
          <w:bCs/>
          <w:u w:val="single"/>
        </w:rPr>
      </w:pPr>
    </w:p>
    <w:p w:rsidR="00157208" w:rsidRDefault="00157208" w:rsidP="00157208">
      <w:r>
        <w:t>MATERIAL:</w:t>
      </w:r>
      <w:r>
        <w:tab/>
      </w:r>
      <w:r>
        <w:tab/>
        <w:t>Polietileno Alta Densidad Pigmentado BLANCO Tubular.</w:t>
      </w:r>
    </w:p>
    <w:p w:rsidR="00157208" w:rsidRDefault="00157208" w:rsidP="00157208">
      <w:r>
        <w:t>MEDIDA:</w:t>
      </w:r>
      <w:r>
        <w:tab/>
      </w:r>
      <w:r>
        <w:tab/>
      </w:r>
      <w:r>
        <w:rPr>
          <w:b/>
        </w:rPr>
        <w:t>60</w:t>
      </w:r>
      <w:r w:rsidRPr="00444F82">
        <w:rPr>
          <w:b/>
        </w:rPr>
        <w:t xml:space="preserve"> </w:t>
      </w:r>
      <w:r w:rsidR="00DB0BE7">
        <w:rPr>
          <w:b/>
        </w:rPr>
        <w:t xml:space="preserve"> </w:t>
      </w:r>
      <w:r w:rsidRPr="00444F82">
        <w:rPr>
          <w:b/>
        </w:rPr>
        <w:t xml:space="preserve"> Cms</w:t>
      </w:r>
      <w:r>
        <w:t>.</w:t>
      </w:r>
    </w:p>
    <w:p w:rsidR="00157208" w:rsidRDefault="00157208" w:rsidP="00157208">
      <w:pPr>
        <w:rPr>
          <w:b/>
          <w:bCs/>
        </w:rPr>
      </w:pPr>
      <w:r>
        <w:t>CALIBRE:</w:t>
      </w:r>
      <w:r>
        <w:tab/>
      </w:r>
      <w:r>
        <w:tab/>
      </w:r>
      <w:r w:rsidRPr="00B460D7">
        <w:rPr>
          <w:b/>
        </w:rPr>
        <w:t>2.5</w:t>
      </w:r>
      <w:r>
        <w:t xml:space="preserve"> </w:t>
      </w:r>
      <w:r>
        <w:rPr>
          <w:b/>
          <w:bCs/>
        </w:rPr>
        <w:t xml:space="preserve">  ”</w:t>
      </w:r>
    </w:p>
    <w:p w:rsidR="00157208" w:rsidRDefault="00157208" w:rsidP="00157208">
      <w:r>
        <w:t>COLOR:</w:t>
      </w:r>
      <w:r>
        <w:tab/>
      </w:r>
      <w:r>
        <w:tab/>
        <w:t>BLANCO  ( Según muestra  )</w:t>
      </w:r>
    </w:p>
    <w:p w:rsidR="00157208" w:rsidRDefault="00157208" w:rsidP="00157208">
      <w:r>
        <w:t>TRATADO:</w:t>
      </w:r>
      <w:r>
        <w:tab/>
      </w:r>
      <w:r>
        <w:tab/>
        <w:t>2 Caras.</w:t>
      </w:r>
    </w:p>
    <w:p w:rsidR="00157208" w:rsidRDefault="00157208" w:rsidP="00157208">
      <w:pPr>
        <w:rPr>
          <w:b/>
          <w:bCs/>
        </w:rPr>
      </w:pPr>
      <w:r>
        <w:t>CANTIDAD:</w:t>
      </w:r>
      <w:r>
        <w:tab/>
      </w:r>
      <w:r>
        <w:tab/>
      </w:r>
      <w:r>
        <w:rPr>
          <w:b/>
        </w:rPr>
        <w:t>100</w:t>
      </w:r>
      <w:r>
        <w:t xml:space="preserve">   Kg.</w:t>
      </w:r>
      <w:r>
        <w:rPr>
          <w:b/>
          <w:bCs/>
        </w:rPr>
        <w:t xml:space="preserve"> </w:t>
      </w:r>
    </w:p>
    <w:p w:rsidR="00157208" w:rsidRDefault="00157208" w:rsidP="00157208">
      <w:r>
        <w:t>REFERENCIA:</w:t>
      </w:r>
      <w:r>
        <w:tab/>
      </w:r>
      <w:r>
        <w:rPr>
          <w:b/>
        </w:rPr>
        <w:t>PLASTIQUIMICA  PEQUENA</w:t>
      </w:r>
    </w:p>
    <w:p w:rsidR="00157208" w:rsidRDefault="00157208" w:rsidP="00157208">
      <w:r>
        <w:t>COLORES:</w:t>
      </w:r>
      <w:r>
        <w:tab/>
      </w:r>
      <w:r>
        <w:tab/>
        <w:t>2 ( Gris -  Rojo)</w:t>
      </w:r>
    </w:p>
    <w:p w:rsidR="00157208" w:rsidRDefault="00157208" w:rsidP="00157208">
      <w:r>
        <w:t>CARAS:</w:t>
      </w:r>
      <w:r>
        <w:tab/>
      </w:r>
      <w:r>
        <w:tab/>
        <w:t>2</w:t>
      </w:r>
    </w:p>
    <w:p w:rsidR="00157208" w:rsidRDefault="00157208" w:rsidP="00157208">
      <w:r>
        <w:t>REPETICIÓN:</w:t>
      </w:r>
      <w:r>
        <w:tab/>
        <w:t>Continua</w:t>
      </w:r>
    </w:p>
    <w:p w:rsidR="00157208" w:rsidRDefault="00157208" w:rsidP="00157208">
      <w:r>
        <w:t>RODILLO:</w:t>
      </w:r>
      <w:r>
        <w:tab/>
      </w:r>
      <w:r>
        <w:tab/>
      </w:r>
      <w:r w:rsidRPr="001D3669">
        <w:rPr>
          <w:b/>
        </w:rPr>
        <w:t>38</w:t>
      </w:r>
    </w:p>
    <w:p w:rsidR="00157208" w:rsidRPr="006537EA" w:rsidRDefault="00157208" w:rsidP="00157208">
      <w:pPr>
        <w:rPr>
          <w:b/>
        </w:rPr>
      </w:pPr>
      <w:r>
        <w:t>BOLSA:</w:t>
      </w:r>
      <w:r>
        <w:tab/>
      </w:r>
      <w:r>
        <w:tab/>
      </w:r>
      <w:r>
        <w:rPr>
          <w:b/>
        </w:rPr>
        <w:t>60  x  190</w:t>
      </w:r>
      <w:r w:rsidRPr="006537EA">
        <w:rPr>
          <w:b/>
        </w:rPr>
        <w:t xml:space="preserve">  </w:t>
      </w:r>
      <w:r>
        <w:rPr>
          <w:b/>
        </w:rPr>
        <w:t xml:space="preserve">  </w:t>
      </w:r>
      <w:r w:rsidRPr="006537EA">
        <w:rPr>
          <w:b/>
        </w:rPr>
        <w:t>cms</w:t>
      </w:r>
    </w:p>
    <w:p w:rsidR="00157208" w:rsidRDefault="00157208" w:rsidP="00157208">
      <w:r>
        <w:t>SELLADO:</w:t>
      </w:r>
      <w:r>
        <w:tab/>
      </w:r>
      <w:r>
        <w:tab/>
        <w:t>Para selle de Fondo.</w:t>
      </w:r>
    </w:p>
    <w:p w:rsidR="00157208" w:rsidRDefault="00157208" w:rsidP="00157208"/>
    <w:p w:rsidR="00157208" w:rsidRDefault="00157208" w:rsidP="00157208"/>
    <w:p w:rsidR="00157208" w:rsidRDefault="00157208" w:rsidP="00157208">
      <w:r>
        <w:rPr>
          <w:b/>
          <w:bCs/>
          <w:u w:val="single"/>
        </w:rPr>
        <w:t>NOTA:</w:t>
      </w:r>
      <w:r>
        <w:t xml:space="preserve">  * Los cyreles   Se encuentran en su planta</w:t>
      </w:r>
    </w:p>
    <w:p w:rsidR="00157208" w:rsidRDefault="00157208" w:rsidP="00157208">
      <w:pPr>
        <w:numPr>
          <w:ilvl w:val="0"/>
          <w:numId w:val="1"/>
        </w:numPr>
      </w:pPr>
      <w:r>
        <w:t>Se envían muestra física  para tonos , alturas  y  pigmentacion</w:t>
      </w:r>
    </w:p>
    <w:p w:rsidR="00157208" w:rsidRDefault="00157208" w:rsidP="00157208"/>
    <w:p w:rsidR="00157208" w:rsidRPr="00315AED" w:rsidRDefault="00157208" w:rsidP="00157208">
      <w:pPr>
        <w:numPr>
          <w:ilvl w:val="0"/>
          <w:numId w:val="1"/>
        </w:numPr>
      </w:pPr>
      <w:r w:rsidRPr="00393DAD">
        <w:rPr>
          <w:b/>
          <w:u w:val="single"/>
        </w:rPr>
        <w:t>Utilizar tinta negra</w:t>
      </w:r>
      <w:r>
        <w:t xml:space="preserve"> </w:t>
      </w:r>
      <w:r w:rsidRPr="00393DAD">
        <w:rPr>
          <w:b/>
          <w:u w:val="single"/>
        </w:rPr>
        <w:t>ANTIGRASA</w:t>
      </w:r>
    </w:p>
    <w:p w:rsidR="00157208" w:rsidRDefault="00157208" w:rsidP="00157208"/>
    <w:p w:rsidR="00157208" w:rsidRPr="0098114D" w:rsidRDefault="00157208" w:rsidP="00157208">
      <w:pPr>
        <w:rPr>
          <w:b/>
          <w:u w:val="single"/>
        </w:rPr>
      </w:pPr>
    </w:p>
    <w:p w:rsidR="00157208" w:rsidRDefault="00157208" w:rsidP="00157208">
      <w:r>
        <w:t>Agradezco la atención y colaboración prestada.</w:t>
      </w:r>
    </w:p>
    <w:p w:rsidR="00157208" w:rsidRDefault="00157208" w:rsidP="00157208"/>
    <w:p w:rsidR="00157208" w:rsidRDefault="00157208" w:rsidP="00157208">
      <w:r>
        <w:t>Cordialmente</w:t>
      </w:r>
    </w:p>
    <w:p w:rsidR="00157208" w:rsidRDefault="00157208" w:rsidP="00157208"/>
    <w:p w:rsidR="00157208" w:rsidRDefault="00157208" w:rsidP="00157208"/>
    <w:p w:rsidR="00157208" w:rsidRDefault="00157208" w:rsidP="00157208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157208" w:rsidRDefault="00157208" w:rsidP="00157208">
      <w:r>
        <w:t>Director.</w:t>
      </w:r>
    </w:p>
    <w:p w:rsidR="00157208" w:rsidRDefault="00157208" w:rsidP="005450D8">
      <w:pPr>
        <w:rPr>
          <w:b/>
        </w:rPr>
      </w:pPr>
    </w:p>
    <w:p w:rsidR="003149A4" w:rsidRDefault="003149A4" w:rsidP="005450D8">
      <w:pPr>
        <w:rPr>
          <w:b/>
        </w:rPr>
      </w:pPr>
    </w:p>
    <w:p w:rsidR="003149A4" w:rsidRDefault="003149A4" w:rsidP="005450D8">
      <w:pPr>
        <w:rPr>
          <w:b/>
        </w:rPr>
      </w:pPr>
    </w:p>
    <w:p w:rsidR="003149A4" w:rsidRDefault="003149A4" w:rsidP="003149A4">
      <w:pPr>
        <w:rPr>
          <w:b/>
        </w:rPr>
      </w:pPr>
    </w:p>
    <w:p w:rsidR="003149A4" w:rsidRDefault="003149A4" w:rsidP="003149A4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3149A4" w:rsidRDefault="003149A4" w:rsidP="003149A4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3149A4" w:rsidRDefault="003149A4" w:rsidP="003149A4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3149A4" w:rsidRDefault="003149A4" w:rsidP="003149A4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3149A4" w:rsidRDefault="003149A4" w:rsidP="003149A4">
      <w:pPr>
        <w:pStyle w:val="Ttulo1"/>
      </w:pPr>
    </w:p>
    <w:p w:rsidR="003149A4" w:rsidRDefault="003149A4" w:rsidP="003149A4">
      <w:pPr>
        <w:pStyle w:val="Ttulo1"/>
      </w:pPr>
      <w:r>
        <w:t>ORDEN DE TRABAJO     N°      06026</w:t>
      </w:r>
    </w:p>
    <w:p w:rsidR="003149A4" w:rsidRDefault="003149A4" w:rsidP="003149A4"/>
    <w:p w:rsidR="003149A4" w:rsidRDefault="003149A4" w:rsidP="003149A4">
      <w:r>
        <w:t>FECHA:</w:t>
      </w:r>
      <w:r>
        <w:tab/>
        <w:t>Medellín,  Enero    26    de  2010</w:t>
      </w:r>
    </w:p>
    <w:p w:rsidR="003149A4" w:rsidRDefault="003149A4" w:rsidP="003149A4">
      <w:r>
        <w:t>PARA:</w:t>
      </w:r>
      <w:r>
        <w:tab/>
      </w:r>
      <w:r>
        <w:tab/>
        <w:t>PLÁSTICOS DARMA</w:t>
      </w:r>
    </w:p>
    <w:p w:rsidR="003149A4" w:rsidRDefault="003149A4" w:rsidP="003149A4">
      <w:r>
        <w:t>ATENCIÓN:</w:t>
      </w:r>
      <w:r>
        <w:tab/>
        <w:t>Sr. Darío Jaramillo</w:t>
      </w:r>
    </w:p>
    <w:p w:rsidR="003149A4" w:rsidRDefault="003149A4" w:rsidP="003149A4">
      <w:r>
        <w:tab/>
      </w:r>
      <w:r>
        <w:tab/>
        <w:t>Gerente.</w:t>
      </w:r>
    </w:p>
    <w:p w:rsidR="003149A4" w:rsidRDefault="003149A4" w:rsidP="003149A4"/>
    <w:p w:rsidR="003149A4" w:rsidRDefault="003149A4" w:rsidP="003149A4">
      <w:r>
        <w:t>Apreciado Don Darío:</w:t>
      </w:r>
    </w:p>
    <w:p w:rsidR="003149A4" w:rsidRDefault="003149A4" w:rsidP="003149A4"/>
    <w:p w:rsidR="003149A4" w:rsidRDefault="003149A4" w:rsidP="003149A4">
      <w:r>
        <w:t>Con la presente estamos solicitando el siguiente Material   :</w:t>
      </w:r>
    </w:p>
    <w:p w:rsidR="003149A4" w:rsidRDefault="003149A4" w:rsidP="003149A4"/>
    <w:p w:rsidR="003149A4" w:rsidRDefault="003149A4" w:rsidP="003149A4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3149A4" w:rsidRDefault="003149A4" w:rsidP="003149A4">
      <w:pPr>
        <w:rPr>
          <w:b/>
          <w:bCs/>
          <w:u w:val="single"/>
        </w:rPr>
      </w:pPr>
    </w:p>
    <w:p w:rsidR="003149A4" w:rsidRDefault="003149A4" w:rsidP="003149A4">
      <w:r>
        <w:t>MATERIAL:</w:t>
      </w:r>
      <w:r>
        <w:tab/>
      </w:r>
      <w:r>
        <w:tab/>
        <w:t>Polietileno Alta Densidad Pigmentado BLANCO Tubular.</w:t>
      </w:r>
    </w:p>
    <w:p w:rsidR="003149A4" w:rsidRDefault="003149A4" w:rsidP="003149A4">
      <w:r>
        <w:t>MEDIDA:</w:t>
      </w:r>
      <w:r>
        <w:tab/>
      </w:r>
      <w:r>
        <w:tab/>
      </w:r>
      <w:r w:rsidRPr="00657B35">
        <w:rPr>
          <w:b/>
        </w:rPr>
        <w:t>50  Cms</w:t>
      </w:r>
      <w:r>
        <w:t>.</w:t>
      </w:r>
    </w:p>
    <w:p w:rsidR="003149A4" w:rsidRPr="005660D5" w:rsidRDefault="003149A4" w:rsidP="003149A4">
      <w:pPr>
        <w:rPr>
          <w:b/>
          <w:bCs/>
        </w:rPr>
      </w:pPr>
      <w:r>
        <w:t>CALIBRE:</w:t>
      </w:r>
      <w:r>
        <w:tab/>
      </w:r>
      <w:r>
        <w:tab/>
      </w:r>
      <w:r w:rsidRPr="005660D5">
        <w:rPr>
          <w:b/>
        </w:rPr>
        <w:t xml:space="preserve">2.5 </w:t>
      </w:r>
      <w:r w:rsidRPr="005660D5">
        <w:rPr>
          <w:b/>
          <w:bCs/>
        </w:rPr>
        <w:t xml:space="preserve">  ”</w:t>
      </w:r>
    </w:p>
    <w:p w:rsidR="003149A4" w:rsidRDefault="003149A4" w:rsidP="003149A4">
      <w:r>
        <w:t>COLOR:</w:t>
      </w:r>
      <w:r>
        <w:tab/>
      </w:r>
      <w:r>
        <w:tab/>
        <w:t>BLANCO  ( Según muestra  )</w:t>
      </w:r>
    </w:p>
    <w:p w:rsidR="003149A4" w:rsidRDefault="003149A4" w:rsidP="003149A4">
      <w:r>
        <w:t>TRATADO:</w:t>
      </w:r>
      <w:r>
        <w:tab/>
      </w:r>
      <w:r>
        <w:tab/>
        <w:t>2 Caras.</w:t>
      </w:r>
    </w:p>
    <w:p w:rsidR="003149A4" w:rsidRDefault="003149A4" w:rsidP="003149A4">
      <w:r>
        <w:t>CANTIDAD:</w:t>
      </w:r>
      <w:r>
        <w:tab/>
      </w:r>
      <w:r>
        <w:tab/>
      </w:r>
      <w:r w:rsidR="00515B99">
        <w:rPr>
          <w:b/>
        </w:rPr>
        <w:t>23</w:t>
      </w:r>
      <w:r>
        <w:rPr>
          <w:b/>
        </w:rPr>
        <w:t xml:space="preserve">0 </w:t>
      </w:r>
      <w:r>
        <w:t xml:space="preserve">   Kg.</w:t>
      </w:r>
    </w:p>
    <w:p w:rsidR="003149A4" w:rsidRDefault="003149A4" w:rsidP="003149A4">
      <w:r>
        <w:t>REFERENCIA:</w:t>
      </w:r>
      <w:r>
        <w:tab/>
      </w:r>
      <w:r w:rsidRPr="008970C3">
        <w:rPr>
          <w:b/>
        </w:rPr>
        <w:t>PLASTIQUIMICA GRANDE</w:t>
      </w:r>
    </w:p>
    <w:p w:rsidR="003149A4" w:rsidRDefault="003149A4" w:rsidP="003149A4">
      <w:r>
        <w:t>COLORES:</w:t>
      </w:r>
      <w:r>
        <w:tab/>
      </w:r>
      <w:r>
        <w:tab/>
        <w:t>2 ( Gris -  Rojo)</w:t>
      </w:r>
    </w:p>
    <w:p w:rsidR="003149A4" w:rsidRDefault="003149A4" w:rsidP="003149A4">
      <w:r>
        <w:t>CARAS:</w:t>
      </w:r>
      <w:r>
        <w:tab/>
      </w:r>
      <w:r>
        <w:tab/>
        <w:t>2</w:t>
      </w:r>
    </w:p>
    <w:p w:rsidR="003149A4" w:rsidRDefault="003149A4" w:rsidP="003149A4">
      <w:r>
        <w:t>REPETICIÓN:</w:t>
      </w:r>
      <w:r>
        <w:tab/>
        <w:t>Continua</w:t>
      </w:r>
    </w:p>
    <w:p w:rsidR="003149A4" w:rsidRDefault="003149A4" w:rsidP="003149A4">
      <w:r>
        <w:t>RODILLO:</w:t>
      </w:r>
      <w:r>
        <w:tab/>
      </w:r>
      <w:r>
        <w:tab/>
        <w:t>38</w:t>
      </w:r>
    </w:p>
    <w:p w:rsidR="003149A4" w:rsidRPr="003B158B" w:rsidRDefault="003149A4" w:rsidP="003149A4">
      <w:pPr>
        <w:rPr>
          <w:b/>
        </w:rPr>
      </w:pPr>
      <w:r>
        <w:t>BOLSA:</w:t>
      </w:r>
      <w:r>
        <w:tab/>
      </w:r>
      <w:r>
        <w:tab/>
      </w:r>
      <w:r w:rsidRPr="003B158B">
        <w:rPr>
          <w:b/>
        </w:rPr>
        <w:t>50 x 190  cms</w:t>
      </w:r>
    </w:p>
    <w:p w:rsidR="003149A4" w:rsidRDefault="003149A4" w:rsidP="003149A4">
      <w:r>
        <w:t>SELLADO:</w:t>
      </w:r>
      <w:r>
        <w:tab/>
      </w:r>
      <w:r>
        <w:tab/>
        <w:t>Para selle de Fondo.</w:t>
      </w:r>
    </w:p>
    <w:p w:rsidR="003149A4" w:rsidRDefault="003149A4" w:rsidP="003149A4"/>
    <w:p w:rsidR="003149A4" w:rsidRDefault="003149A4" w:rsidP="003149A4"/>
    <w:p w:rsidR="003149A4" w:rsidRDefault="003149A4" w:rsidP="003149A4">
      <w:r>
        <w:rPr>
          <w:b/>
          <w:bCs/>
          <w:u w:val="single"/>
        </w:rPr>
        <w:t>NOTA:</w:t>
      </w:r>
      <w:r>
        <w:t xml:space="preserve">  * Los cyreles   Se encuentran en su planta</w:t>
      </w:r>
    </w:p>
    <w:p w:rsidR="003149A4" w:rsidRDefault="003149A4" w:rsidP="003149A4">
      <w:pPr>
        <w:numPr>
          <w:ilvl w:val="0"/>
          <w:numId w:val="1"/>
        </w:numPr>
      </w:pPr>
      <w:r>
        <w:t>Se envían muestra física  para tonos , alturas  y pigmentacion</w:t>
      </w:r>
    </w:p>
    <w:p w:rsidR="003149A4" w:rsidRDefault="003149A4" w:rsidP="003149A4">
      <w:pPr>
        <w:ind w:left="885"/>
      </w:pPr>
    </w:p>
    <w:p w:rsidR="003149A4" w:rsidRPr="00315AED" w:rsidRDefault="003149A4" w:rsidP="003149A4">
      <w:pPr>
        <w:numPr>
          <w:ilvl w:val="0"/>
          <w:numId w:val="1"/>
        </w:numPr>
      </w:pPr>
      <w:r w:rsidRPr="00393DAD">
        <w:rPr>
          <w:b/>
          <w:u w:val="single"/>
        </w:rPr>
        <w:t>Utilizar tinta negra</w:t>
      </w:r>
      <w:r>
        <w:t xml:space="preserve"> </w:t>
      </w:r>
      <w:r w:rsidRPr="00393DAD">
        <w:rPr>
          <w:b/>
          <w:u w:val="single"/>
        </w:rPr>
        <w:t>ANTIGRASA</w:t>
      </w:r>
    </w:p>
    <w:p w:rsidR="003149A4" w:rsidRDefault="003149A4" w:rsidP="003149A4">
      <w:pPr>
        <w:ind w:left="885"/>
      </w:pPr>
    </w:p>
    <w:p w:rsidR="003149A4" w:rsidRPr="0098114D" w:rsidRDefault="003149A4" w:rsidP="003149A4">
      <w:pPr>
        <w:rPr>
          <w:b/>
          <w:u w:val="single"/>
        </w:rPr>
      </w:pPr>
    </w:p>
    <w:p w:rsidR="003149A4" w:rsidRDefault="003149A4" w:rsidP="003149A4">
      <w:r>
        <w:t>Agradezco la atención y colaboración prestada.</w:t>
      </w:r>
    </w:p>
    <w:p w:rsidR="003149A4" w:rsidRDefault="003149A4" w:rsidP="003149A4"/>
    <w:p w:rsidR="003149A4" w:rsidRDefault="003149A4" w:rsidP="003149A4"/>
    <w:p w:rsidR="003149A4" w:rsidRDefault="003149A4" w:rsidP="003149A4">
      <w:r>
        <w:t>Cordialmente,</w:t>
      </w:r>
    </w:p>
    <w:p w:rsidR="003149A4" w:rsidRDefault="003149A4" w:rsidP="003149A4"/>
    <w:p w:rsidR="003149A4" w:rsidRDefault="003149A4" w:rsidP="003149A4"/>
    <w:p w:rsidR="003149A4" w:rsidRDefault="003149A4" w:rsidP="003149A4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3149A4" w:rsidRDefault="003149A4" w:rsidP="003149A4">
      <w:pPr>
        <w:tabs>
          <w:tab w:val="left" w:pos="1980"/>
        </w:tabs>
      </w:pPr>
      <w:r>
        <w:t>Director.</w:t>
      </w:r>
    </w:p>
    <w:p w:rsidR="003149A4" w:rsidRDefault="003149A4" w:rsidP="005450D8">
      <w:pPr>
        <w:rPr>
          <w:b/>
        </w:rPr>
      </w:pPr>
    </w:p>
    <w:p w:rsidR="001C6195" w:rsidRDefault="001C6195" w:rsidP="005450D8">
      <w:pPr>
        <w:rPr>
          <w:b/>
        </w:rPr>
      </w:pPr>
    </w:p>
    <w:p w:rsidR="001C6195" w:rsidRDefault="001C6195" w:rsidP="001C6195">
      <w:pPr>
        <w:rPr>
          <w:b/>
        </w:rPr>
      </w:pPr>
    </w:p>
    <w:p w:rsidR="001C6195" w:rsidRDefault="001C6195" w:rsidP="001C6195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1C6195" w:rsidRDefault="001C6195" w:rsidP="001C6195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1C6195" w:rsidRDefault="001C6195" w:rsidP="001C6195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1C6195" w:rsidRDefault="001C6195" w:rsidP="001C6195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1C6195" w:rsidRDefault="001C6195" w:rsidP="001C6195"/>
    <w:p w:rsidR="001C6195" w:rsidRDefault="00CD6AB3" w:rsidP="001C6195">
      <w:pPr>
        <w:pStyle w:val="Ttulo1"/>
      </w:pPr>
      <w:r>
        <w:t>ORDEN DE TRABAJO   N°      06027</w:t>
      </w:r>
    </w:p>
    <w:p w:rsidR="001C6195" w:rsidRDefault="001C6195" w:rsidP="001C6195"/>
    <w:p w:rsidR="001C6195" w:rsidRDefault="001C6195" w:rsidP="001C6195">
      <w:r>
        <w:t>FECHA:</w:t>
      </w:r>
      <w:r>
        <w:tab/>
        <w:t>Med</w:t>
      </w:r>
      <w:r w:rsidR="00CD6AB3">
        <w:t>ellín, Enero    26    de  2010</w:t>
      </w:r>
    </w:p>
    <w:p w:rsidR="001C6195" w:rsidRDefault="001C6195" w:rsidP="001C6195">
      <w:r>
        <w:t>PARA:</w:t>
      </w:r>
      <w:r>
        <w:tab/>
      </w:r>
      <w:r>
        <w:tab/>
        <w:t>PLÁSTICOS DARMA</w:t>
      </w:r>
    </w:p>
    <w:p w:rsidR="001C6195" w:rsidRDefault="001C6195" w:rsidP="001C6195">
      <w:r>
        <w:t>ATENCIÓN:</w:t>
      </w:r>
      <w:r>
        <w:tab/>
        <w:t>Sr. Darío Jaramillo</w:t>
      </w:r>
    </w:p>
    <w:p w:rsidR="001C6195" w:rsidRDefault="001C6195" w:rsidP="001C6195">
      <w:r>
        <w:tab/>
      </w:r>
      <w:r>
        <w:tab/>
        <w:t>Gerente.</w:t>
      </w:r>
    </w:p>
    <w:p w:rsidR="001C6195" w:rsidRDefault="001C6195" w:rsidP="001C6195"/>
    <w:p w:rsidR="001C6195" w:rsidRDefault="001C6195" w:rsidP="001C6195">
      <w:r>
        <w:t>Apreciado Don Darío:</w:t>
      </w:r>
    </w:p>
    <w:p w:rsidR="001C6195" w:rsidRDefault="001C6195" w:rsidP="001C6195"/>
    <w:p w:rsidR="001C6195" w:rsidRDefault="001C6195" w:rsidP="001C6195">
      <w:r>
        <w:t>Con la presente estamos solicitando el siguiente Material   :</w:t>
      </w:r>
    </w:p>
    <w:p w:rsidR="001C6195" w:rsidRDefault="001C6195" w:rsidP="001C6195"/>
    <w:p w:rsidR="001C6195" w:rsidRDefault="001C6195" w:rsidP="001C6195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1C6195" w:rsidRDefault="001C6195" w:rsidP="001C6195">
      <w:pPr>
        <w:rPr>
          <w:b/>
          <w:bCs/>
          <w:u w:val="single"/>
        </w:rPr>
      </w:pPr>
      <w:r>
        <w:rPr>
          <w:b/>
          <w:bCs/>
        </w:rPr>
        <w:tab/>
      </w:r>
    </w:p>
    <w:p w:rsidR="001C6195" w:rsidRDefault="001C6195" w:rsidP="001C6195">
      <w:r>
        <w:t>MATERIAL:</w:t>
      </w:r>
      <w:r>
        <w:tab/>
      </w:r>
      <w:r>
        <w:tab/>
        <w:t>Polietileno Alta Densidad Pigmentado BLANCO Tubular.</w:t>
      </w:r>
    </w:p>
    <w:p w:rsidR="001C6195" w:rsidRDefault="001C6195" w:rsidP="001C6195">
      <w:r>
        <w:t>MEDIDA:</w:t>
      </w:r>
      <w:r>
        <w:tab/>
      </w:r>
      <w:r>
        <w:tab/>
      </w:r>
      <w:r w:rsidRPr="00444F82">
        <w:rPr>
          <w:b/>
        </w:rPr>
        <w:t>43  Cms</w:t>
      </w:r>
      <w:r>
        <w:t>.</w:t>
      </w:r>
    </w:p>
    <w:p w:rsidR="001C6195" w:rsidRPr="005C3173" w:rsidRDefault="001C6195" w:rsidP="001C6195">
      <w:pPr>
        <w:rPr>
          <w:b/>
          <w:bCs/>
        </w:rPr>
      </w:pPr>
      <w:r>
        <w:t>CALIBRE:</w:t>
      </w:r>
      <w:r>
        <w:tab/>
      </w:r>
      <w:r>
        <w:tab/>
      </w:r>
      <w:r w:rsidRPr="005C3173">
        <w:rPr>
          <w:b/>
        </w:rPr>
        <w:t xml:space="preserve">2.5 </w:t>
      </w:r>
      <w:r w:rsidRPr="005C3173">
        <w:rPr>
          <w:b/>
          <w:bCs/>
        </w:rPr>
        <w:t xml:space="preserve">  ”</w:t>
      </w:r>
    </w:p>
    <w:p w:rsidR="001C6195" w:rsidRDefault="001C6195" w:rsidP="001C6195">
      <w:r>
        <w:t>COLOR:</w:t>
      </w:r>
      <w:r>
        <w:tab/>
      </w:r>
      <w:r>
        <w:tab/>
        <w:t>BLANCO  ( Según muestra  )</w:t>
      </w:r>
    </w:p>
    <w:p w:rsidR="001C6195" w:rsidRDefault="001C6195" w:rsidP="001C6195">
      <w:r>
        <w:t>TRATADO:</w:t>
      </w:r>
      <w:r>
        <w:tab/>
      </w:r>
      <w:r>
        <w:tab/>
        <w:t>2 Caras.</w:t>
      </w:r>
    </w:p>
    <w:p w:rsidR="001C6195" w:rsidRDefault="001C6195" w:rsidP="001C6195">
      <w:pPr>
        <w:rPr>
          <w:b/>
          <w:bCs/>
        </w:rPr>
      </w:pPr>
      <w:r>
        <w:t>CANTIDAD:</w:t>
      </w:r>
      <w:r>
        <w:tab/>
      </w:r>
      <w:r>
        <w:tab/>
      </w:r>
      <w:r>
        <w:rPr>
          <w:b/>
        </w:rPr>
        <w:t xml:space="preserve">200  </w:t>
      </w:r>
      <w:r>
        <w:t xml:space="preserve">   Kg</w:t>
      </w:r>
    </w:p>
    <w:p w:rsidR="001C6195" w:rsidRDefault="001C6195" w:rsidP="001C6195">
      <w:r>
        <w:t>REFERENCIA:</w:t>
      </w:r>
      <w:r>
        <w:tab/>
      </w:r>
      <w:r>
        <w:rPr>
          <w:b/>
        </w:rPr>
        <w:t>PLASTIQUIMICA   MEDIANA</w:t>
      </w:r>
    </w:p>
    <w:p w:rsidR="001C6195" w:rsidRDefault="001C6195" w:rsidP="001C6195">
      <w:r>
        <w:t>COLORES:</w:t>
      </w:r>
      <w:r>
        <w:tab/>
      </w:r>
      <w:r>
        <w:tab/>
        <w:t>2 ( Gris -  Rojo)</w:t>
      </w:r>
    </w:p>
    <w:p w:rsidR="001C6195" w:rsidRDefault="001C6195" w:rsidP="001C6195">
      <w:r>
        <w:t>CARAS:</w:t>
      </w:r>
      <w:r>
        <w:tab/>
      </w:r>
      <w:r>
        <w:tab/>
        <w:t>2</w:t>
      </w:r>
    </w:p>
    <w:p w:rsidR="001C6195" w:rsidRDefault="001C6195" w:rsidP="001C6195">
      <w:r>
        <w:t>REPETICIÓN:</w:t>
      </w:r>
      <w:r>
        <w:tab/>
        <w:t>Continua</w:t>
      </w:r>
    </w:p>
    <w:p w:rsidR="001C6195" w:rsidRDefault="001C6195" w:rsidP="001C6195">
      <w:r>
        <w:t>RODILLO:</w:t>
      </w:r>
      <w:r>
        <w:tab/>
      </w:r>
      <w:r>
        <w:tab/>
        <w:t>38</w:t>
      </w:r>
    </w:p>
    <w:p w:rsidR="001C6195" w:rsidRDefault="001C6195" w:rsidP="001C6195">
      <w:r>
        <w:t>BOLSA:</w:t>
      </w:r>
      <w:r>
        <w:tab/>
      </w:r>
      <w:r>
        <w:tab/>
      </w:r>
      <w:r w:rsidRPr="003B158B">
        <w:rPr>
          <w:b/>
        </w:rPr>
        <w:t>43 x  190  cms</w:t>
      </w:r>
    </w:p>
    <w:p w:rsidR="001C6195" w:rsidRDefault="001C6195" w:rsidP="001C6195">
      <w:r>
        <w:t>SELLADO:</w:t>
      </w:r>
      <w:r>
        <w:tab/>
      </w:r>
      <w:r>
        <w:tab/>
        <w:t>Para selle de Fondo.</w:t>
      </w:r>
    </w:p>
    <w:p w:rsidR="001C6195" w:rsidRDefault="001C6195" w:rsidP="001C6195"/>
    <w:p w:rsidR="001C6195" w:rsidRDefault="001C6195" w:rsidP="001C6195"/>
    <w:p w:rsidR="001C6195" w:rsidRDefault="001C6195" w:rsidP="001C6195">
      <w:r>
        <w:rPr>
          <w:b/>
          <w:bCs/>
          <w:u w:val="single"/>
        </w:rPr>
        <w:t>NOTA:</w:t>
      </w:r>
      <w:r>
        <w:t xml:space="preserve">  * Los cyreles   Se encuentran en su planta</w:t>
      </w:r>
    </w:p>
    <w:p w:rsidR="001C6195" w:rsidRDefault="001C6195" w:rsidP="001C6195">
      <w:pPr>
        <w:numPr>
          <w:ilvl w:val="0"/>
          <w:numId w:val="1"/>
        </w:numPr>
      </w:pPr>
      <w:r>
        <w:t>Se envían muestra física  para tonos , alturas  y pigmentacion</w:t>
      </w:r>
    </w:p>
    <w:p w:rsidR="001C6195" w:rsidRDefault="001C6195" w:rsidP="001C6195">
      <w:pPr>
        <w:ind w:left="885"/>
      </w:pPr>
    </w:p>
    <w:p w:rsidR="001C6195" w:rsidRPr="00315AED" w:rsidRDefault="001C6195" w:rsidP="001C6195">
      <w:pPr>
        <w:numPr>
          <w:ilvl w:val="0"/>
          <w:numId w:val="1"/>
        </w:numPr>
      </w:pPr>
      <w:r w:rsidRPr="00393DAD">
        <w:rPr>
          <w:b/>
          <w:u w:val="single"/>
        </w:rPr>
        <w:t>Utilizar tinta negra</w:t>
      </w:r>
      <w:r>
        <w:t xml:space="preserve">   </w:t>
      </w:r>
      <w:r w:rsidRPr="00393DAD">
        <w:rPr>
          <w:b/>
          <w:u w:val="single"/>
        </w:rPr>
        <w:t>ANTIGRASA</w:t>
      </w:r>
    </w:p>
    <w:p w:rsidR="001C6195" w:rsidRDefault="001C6195" w:rsidP="001C6195"/>
    <w:p w:rsidR="001C6195" w:rsidRPr="0098114D" w:rsidRDefault="001C6195" w:rsidP="001C6195">
      <w:pPr>
        <w:rPr>
          <w:b/>
          <w:u w:val="single"/>
        </w:rPr>
      </w:pPr>
    </w:p>
    <w:p w:rsidR="001C6195" w:rsidRDefault="001C6195" w:rsidP="001C6195">
      <w:r>
        <w:t>Agradezco la atención y colaboración prestada.</w:t>
      </w:r>
    </w:p>
    <w:p w:rsidR="001C6195" w:rsidRPr="00750044" w:rsidRDefault="001C6195" w:rsidP="001C6195">
      <w:pPr>
        <w:rPr>
          <w:b/>
        </w:rPr>
      </w:pPr>
    </w:p>
    <w:p w:rsidR="001C6195" w:rsidRDefault="001C6195" w:rsidP="001C6195">
      <w:r>
        <w:t>Cordialmente,</w:t>
      </w:r>
    </w:p>
    <w:p w:rsidR="001C6195" w:rsidRDefault="001C6195" w:rsidP="001C6195"/>
    <w:p w:rsidR="001C6195" w:rsidRPr="008D4091" w:rsidRDefault="001C6195" w:rsidP="001C6195">
      <w:pPr>
        <w:rPr>
          <w:b/>
        </w:rPr>
      </w:pPr>
    </w:p>
    <w:p w:rsidR="001C6195" w:rsidRDefault="001C6195" w:rsidP="001C6195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1C6195" w:rsidRDefault="001C6195" w:rsidP="001C6195">
      <w:r>
        <w:t>Director.</w:t>
      </w:r>
    </w:p>
    <w:p w:rsidR="001C6195" w:rsidRDefault="001C6195" w:rsidP="005450D8">
      <w:pPr>
        <w:rPr>
          <w:b/>
        </w:rPr>
      </w:pPr>
    </w:p>
    <w:p w:rsidR="00FA77BD" w:rsidRDefault="00FA77BD" w:rsidP="005450D8">
      <w:pPr>
        <w:rPr>
          <w:b/>
        </w:rPr>
      </w:pPr>
    </w:p>
    <w:p w:rsidR="00FA77BD" w:rsidRDefault="00FA77BD" w:rsidP="005450D8">
      <w:pPr>
        <w:rPr>
          <w:b/>
        </w:rPr>
      </w:pPr>
    </w:p>
    <w:p w:rsidR="00FA77BD" w:rsidRDefault="00FA77BD" w:rsidP="005450D8">
      <w:pPr>
        <w:rPr>
          <w:b/>
        </w:rPr>
      </w:pPr>
    </w:p>
    <w:p w:rsidR="00FA77BD" w:rsidRDefault="00FA77BD" w:rsidP="00FA77BD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FA77BD" w:rsidRDefault="00FA77BD" w:rsidP="00FA77BD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FA77BD" w:rsidRDefault="00FA77BD" w:rsidP="00FA77BD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FA77BD" w:rsidRDefault="00FA77BD" w:rsidP="00FA77BD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FA77BD" w:rsidRDefault="00FA77BD" w:rsidP="00FA77BD">
      <w:pPr>
        <w:rPr>
          <w:b/>
          <w:bCs/>
          <w:sz w:val="20"/>
        </w:rPr>
      </w:pPr>
    </w:p>
    <w:p w:rsidR="00FA77BD" w:rsidRDefault="00FA77BD" w:rsidP="00FA77BD"/>
    <w:p w:rsidR="00FA77BD" w:rsidRDefault="00FA77BD" w:rsidP="00FA77BD">
      <w:pPr>
        <w:pStyle w:val="Ttulo1"/>
      </w:pPr>
      <w:r>
        <w:t>ORD EN DE TRABAJO  N°      06023</w:t>
      </w:r>
    </w:p>
    <w:p w:rsidR="00FA77BD" w:rsidRDefault="00FA77BD" w:rsidP="00FA77BD"/>
    <w:p w:rsidR="00FA77BD" w:rsidRDefault="00FA77BD" w:rsidP="00FA77BD">
      <w:r>
        <w:t>FECHA:</w:t>
      </w:r>
      <w:r>
        <w:tab/>
        <w:t>Medellín, Enero   26    de   2010</w:t>
      </w:r>
    </w:p>
    <w:p w:rsidR="00FA77BD" w:rsidRDefault="00FA77BD" w:rsidP="00FA77BD">
      <w:r>
        <w:t>PARA:</w:t>
      </w:r>
      <w:r>
        <w:tab/>
      </w:r>
      <w:r>
        <w:tab/>
        <w:t>PLÁSTICOS DARMA</w:t>
      </w:r>
    </w:p>
    <w:p w:rsidR="00FA77BD" w:rsidRDefault="00FA77BD" w:rsidP="00FA77BD">
      <w:r>
        <w:t>ATENCIÓN:</w:t>
      </w:r>
      <w:r>
        <w:tab/>
        <w:t>Sr. Darío Jaramillo</w:t>
      </w:r>
    </w:p>
    <w:p w:rsidR="00FA77BD" w:rsidRDefault="00FA77BD" w:rsidP="00FA77BD">
      <w:r>
        <w:tab/>
      </w:r>
      <w:r>
        <w:tab/>
        <w:t>Gerente.</w:t>
      </w:r>
    </w:p>
    <w:p w:rsidR="00FA77BD" w:rsidRDefault="00FA77BD" w:rsidP="00FA77BD"/>
    <w:p w:rsidR="00FA77BD" w:rsidRDefault="00FA77BD" w:rsidP="00FA77BD">
      <w:r>
        <w:t>Apreciado Don Darío:</w:t>
      </w:r>
    </w:p>
    <w:p w:rsidR="00FA77BD" w:rsidRDefault="00FA77BD" w:rsidP="00FA77BD"/>
    <w:p w:rsidR="00FA77BD" w:rsidRDefault="00FA77BD" w:rsidP="00FA77BD">
      <w:r>
        <w:t>Con la presente estamos solicitando el siguiente Material :</w:t>
      </w:r>
    </w:p>
    <w:p w:rsidR="00FA77BD" w:rsidRDefault="00FA77BD" w:rsidP="00FA77BD"/>
    <w:p w:rsidR="00FA77BD" w:rsidRDefault="00FA77BD" w:rsidP="00FA77BD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FA77BD" w:rsidRDefault="00FA77BD" w:rsidP="00FA77BD">
      <w:r>
        <w:t>MATERIAL:</w:t>
      </w:r>
      <w:r>
        <w:tab/>
      </w:r>
      <w:r>
        <w:tab/>
        <w:t xml:space="preserve">Polietileno Alta Densidad   </w:t>
      </w:r>
      <w:r w:rsidRPr="002419AA">
        <w:rPr>
          <w:b/>
        </w:rPr>
        <w:t>Blanco</w:t>
      </w:r>
      <w:r>
        <w:t xml:space="preserve"> Tubular.</w:t>
      </w:r>
    </w:p>
    <w:p w:rsidR="00FA77BD" w:rsidRDefault="00FA77BD" w:rsidP="00FA77BD">
      <w:r>
        <w:t>MEDIDA:</w:t>
      </w:r>
      <w:r>
        <w:tab/>
      </w:r>
      <w:r>
        <w:tab/>
      </w:r>
      <w:r w:rsidRPr="00D71D54">
        <w:rPr>
          <w:b/>
        </w:rPr>
        <w:t>47  Cms</w:t>
      </w:r>
      <w:r>
        <w:t>.</w:t>
      </w:r>
    </w:p>
    <w:p w:rsidR="00FA77BD" w:rsidRDefault="00FA77BD" w:rsidP="00FA77BD">
      <w:pPr>
        <w:rPr>
          <w:b/>
          <w:bCs/>
        </w:rPr>
      </w:pPr>
      <w:r>
        <w:t>CALIBRE:</w:t>
      </w:r>
      <w:r>
        <w:tab/>
      </w:r>
      <w:r>
        <w:tab/>
      </w:r>
      <w:r w:rsidRPr="00D71D54">
        <w:rPr>
          <w:b/>
        </w:rPr>
        <w:t>1.5</w:t>
      </w:r>
      <w:r>
        <w:t xml:space="preserve"> </w:t>
      </w:r>
      <w:r>
        <w:rPr>
          <w:b/>
          <w:bCs/>
        </w:rPr>
        <w:t xml:space="preserve">  ”</w:t>
      </w:r>
    </w:p>
    <w:p w:rsidR="00FA77BD" w:rsidRDefault="00FA77BD" w:rsidP="00FA77BD">
      <w:r>
        <w:t>COLOR:</w:t>
      </w:r>
      <w:r>
        <w:tab/>
      </w:r>
      <w:r>
        <w:tab/>
      </w:r>
      <w:r>
        <w:rPr>
          <w:b/>
        </w:rPr>
        <w:t>Blanco</w:t>
      </w:r>
    </w:p>
    <w:p w:rsidR="00FA77BD" w:rsidRDefault="00FA77BD" w:rsidP="00FA77BD">
      <w:r>
        <w:t>TRATADO:</w:t>
      </w:r>
      <w:r>
        <w:tab/>
      </w:r>
      <w:r>
        <w:tab/>
        <w:t>2 Caras.</w:t>
      </w:r>
    </w:p>
    <w:p w:rsidR="00FA77BD" w:rsidRDefault="00FA77BD" w:rsidP="00FA77BD">
      <w:pPr>
        <w:rPr>
          <w:b/>
          <w:bCs/>
        </w:rPr>
      </w:pPr>
      <w:r>
        <w:t>CANTIDAD:</w:t>
      </w:r>
      <w:r>
        <w:tab/>
      </w:r>
      <w:r>
        <w:tab/>
        <w:t>1</w:t>
      </w:r>
      <w:r w:rsidR="00367C24">
        <w:t>2</w:t>
      </w:r>
      <w:r>
        <w:t>0   Kg.</w:t>
      </w:r>
      <w:r>
        <w:rPr>
          <w:b/>
          <w:bCs/>
        </w:rPr>
        <w:t xml:space="preserve"> </w:t>
      </w:r>
    </w:p>
    <w:p w:rsidR="00FA77BD" w:rsidRDefault="00FA77BD" w:rsidP="00FA77BD">
      <w:r>
        <w:t>REFERENCIA:</w:t>
      </w:r>
      <w:r>
        <w:tab/>
      </w:r>
      <w:r>
        <w:rPr>
          <w:b/>
        </w:rPr>
        <w:t>TIENDAS   S       Pequena</w:t>
      </w:r>
    </w:p>
    <w:p w:rsidR="00FA77BD" w:rsidRDefault="00FA77BD" w:rsidP="00FA77BD">
      <w:r>
        <w:t>COLORES:</w:t>
      </w:r>
      <w:r>
        <w:tab/>
      </w:r>
      <w:r>
        <w:tab/>
        <w:t>2 ( Azul - Amarillo  )</w:t>
      </w:r>
    </w:p>
    <w:p w:rsidR="00FA77BD" w:rsidRDefault="00FA77BD" w:rsidP="00FA77BD">
      <w:r>
        <w:t>CARAS:</w:t>
      </w:r>
      <w:r>
        <w:tab/>
      </w:r>
      <w:r>
        <w:tab/>
        <w:t>2  ( 2 X 1 – 2 X 1 )</w:t>
      </w:r>
    </w:p>
    <w:p w:rsidR="00FA77BD" w:rsidRDefault="00FA77BD" w:rsidP="00FA77BD">
      <w:r>
        <w:t>REPETICIÓN:</w:t>
      </w:r>
      <w:r>
        <w:tab/>
        <w:t>35</w:t>
      </w:r>
    </w:p>
    <w:p w:rsidR="00FA77BD" w:rsidRDefault="00FA77BD" w:rsidP="00FA77BD">
      <w:r>
        <w:t>RODILLO:</w:t>
      </w:r>
      <w:r>
        <w:tab/>
      </w:r>
      <w:r>
        <w:tab/>
        <w:t>35</w:t>
      </w:r>
    </w:p>
    <w:p w:rsidR="00FA77BD" w:rsidRDefault="00FA77BD" w:rsidP="00FA77BD">
      <w:r>
        <w:t>BOLSA:</w:t>
      </w:r>
      <w:r>
        <w:tab/>
      </w:r>
      <w:r>
        <w:tab/>
        <w:t>35 x 40 + 7    cms   de Solapa interna  pegada ( rinon )</w:t>
      </w:r>
    </w:p>
    <w:p w:rsidR="00FA77BD" w:rsidRDefault="00FA77BD" w:rsidP="00FA77BD">
      <w:r>
        <w:t>SELLADO:</w:t>
      </w:r>
      <w:r>
        <w:tab/>
      </w:r>
      <w:r>
        <w:tab/>
        <w:t>Lateral</w:t>
      </w:r>
    </w:p>
    <w:p w:rsidR="00FA77BD" w:rsidRDefault="00FA77BD" w:rsidP="00FA77BD"/>
    <w:p w:rsidR="00FA77BD" w:rsidRDefault="00FA77BD" w:rsidP="00FA77BD">
      <w:r>
        <w:rPr>
          <w:b/>
          <w:bCs/>
          <w:u w:val="single"/>
        </w:rPr>
        <w:t>NOTA:</w:t>
      </w:r>
      <w:r>
        <w:t xml:space="preserve">  * Los cyreles se encuentran en  su  planta</w:t>
      </w:r>
    </w:p>
    <w:p w:rsidR="00FA77BD" w:rsidRDefault="00FA77BD" w:rsidP="00FA77BD">
      <w:pPr>
        <w:numPr>
          <w:ilvl w:val="0"/>
          <w:numId w:val="1"/>
        </w:numPr>
      </w:pPr>
      <w:r>
        <w:t>Se envían Arte  para tonos   y  alturas</w:t>
      </w:r>
    </w:p>
    <w:p w:rsidR="00FA77BD" w:rsidRDefault="00FA77BD" w:rsidP="00FA77BD">
      <w:pPr>
        <w:numPr>
          <w:ilvl w:val="0"/>
          <w:numId w:val="1"/>
        </w:numPr>
      </w:pPr>
      <w:r>
        <w:t>Colocar pie de imprenta de Plasticos Union.</w:t>
      </w:r>
    </w:p>
    <w:p w:rsidR="00FA77BD" w:rsidRDefault="00FA77BD" w:rsidP="00FA77BD">
      <w:pPr>
        <w:numPr>
          <w:ilvl w:val="0"/>
          <w:numId w:val="1"/>
        </w:numPr>
      </w:pPr>
      <w:r>
        <w:t>Igual  ultimo  montaje</w:t>
      </w:r>
    </w:p>
    <w:p w:rsidR="00FA77BD" w:rsidRDefault="00FA77BD" w:rsidP="00FA77BD">
      <w:pPr>
        <w:ind w:left="885"/>
      </w:pPr>
    </w:p>
    <w:p w:rsidR="00FA77BD" w:rsidRPr="0098114D" w:rsidRDefault="00FA77BD" w:rsidP="00FA77BD">
      <w:pPr>
        <w:rPr>
          <w:b/>
          <w:u w:val="single"/>
        </w:rPr>
      </w:pPr>
    </w:p>
    <w:p w:rsidR="00FA77BD" w:rsidRDefault="00FA77BD" w:rsidP="00FA77BD">
      <w:r>
        <w:t>Agradezco la atención y colaboración prestada</w:t>
      </w:r>
    </w:p>
    <w:p w:rsidR="00FA77BD" w:rsidRDefault="00FA77BD" w:rsidP="00FA77BD"/>
    <w:p w:rsidR="00FA77BD" w:rsidRDefault="00FA77BD" w:rsidP="00FA77BD"/>
    <w:p w:rsidR="00FA77BD" w:rsidRDefault="00FA77BD" w:rsidP="00FA77BD">
      <w:r>
        <w:t>Cordialmente</w:t>
      </w:r>
    </w:p>
    <w:p w:rsidR="00FA77BD" w:rsidRDefault="00FA77BD" w:rsidP="00FA77BD"/>
    <w:p w:rsidR="00FA77BD" w:rsidRDefault="00FA77BD" w:rsidP="00FA77BD"/>
    <w:p w:rsidR="00FA77BD" w:rsidRDefault="00FA77BD" w:rsidP="00FA77BD">
      <w:r>
        <w:t>RICARDO CASAS ZAPATA</w:t>
      </w:r>
    </w:p>
    <w:p w:rsidR="00FA77BD" w:rsidRDefault="00FA77BD" w:rsidP="00FA77BD">
      <w:r>
        <w:t>Director.</w:t>
      </w:r>
    </w:p>
    <w:p w:rsidR="00FA77BD" w:rsidRDefault="00FA77BD" w:rsidP="005450D8">
      <w:pPr>
        <w:rPr>
          <w:b/>
        </w:rPr>
      </w:pPr>
    </w:p>
    <w:p w:rsidR="00FE2936" w:rsidRDefault="00FE2936" w:rsidP="005450D8">
      <w:pPr>
        <w:rPr>
          <w:b/>
        </w:rPr>
      </w:pPr>
    </w:p>
    <w:p w:rsidR="00FE2936" w:rsidRDefault="00FE2936" w:rsidP="005450D8">
      <w:pPr>
        <w:rPr>
          <w:b/>
        </w:rPr>
      </w:pPr>
    </w:p>
    <w:p w:rsidR="00FE2936" w:rsidRDefault="00FE2936" w:rsidP="005450D8">
      <w:pPr>
        <w:rPr>
          <w:b/>
        </w:rPr>
      </w:pPr>
    </w:p>
    <w:p w:rsidR="00FE2936" w:rsidRDefault="00FE2936" w:rsidP="005450D8">
      <w:pPr>
        <w:rPr>
          <w:b/>
        </w:rPr>
      </w:pPr>
    </w:p>
    <w:p w:rsidR="00FE2936" w:rsidRDefault="00FE2936" w:rsidP="00FE2936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FE2936" w:rsidRDefault="00FE2936" w:rsidP="00FE2936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FE2936" w:rsidRDefault="00FE2936" w:rsidP="00FE2936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FE2936" w:rsidRDefault="00FE2936" w:rsidP="00FE2936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FE2936" w:rsidRDefault="00FE2936" w:rsidP="00FE2936"/>
    <w:p w:rsidR="00FE2936" w:rsidRDefault="00FE2936" w:rsidP="00FE2936">
      <w:pPr>
        <w:pStyle w:val="Ttulo1"/>
      </w:pPr>
      <w:r>
        <w:t>ORDEN DE TRABAJO   N°      06021</w:t>
      </w:r>
    </w:p>
    <w:p w:rsidR="00FE2936" w:rsidRDefault="00FE2936" w:rsidP="00FE2936"/>
    <w:p w:rsidR="00FE2936" w:rsidRDefault="00FE2936" w:rsidP="00FE2936">
      <w:r>
        <w:t>FECHA:</w:t>
      </w:r>
      <w:r>
        <w:tab/>
        <w:t>Medellín, Enero    26    de 2010</w:t>
      </w:r>
    </w:p>
    <w:p w:rsidR="00FE2936" w:rsidRDefault="00FE2936" w:rsidP="00FE2936">
      <w:r>
        <w:t>PARA:</w:t>
      </w:r>
      <w:r>
        <w:tab/>
      </w:r>
      <w:r>
        <w:tab/>
        <w:t>PLÁSTICOS   DARMA</w:t>
      </w:r>
    </w:p>
    <w:p w:rsidR="00FE2936" w:rsidRDefault="00FE2936" w:rsidP="00FE2936">
      <w:r>
        <w:t>ATENCIÓN:</w:t>
      </w:r>
      <w:r>
        <w:tab/>
        <w:t>Sr. DARIO JARAMILLO</w:t>
      </w:r>
    </w:p>
    <w:p w:rsidR="00FE2936" w:rsidRDefault="00FE2936" w:rsidP="00FE2936"/>
    <w:p w:rsidR="00FE2936" w:rsidRDefault="00FE2936" w:rsidP="00FE2936">
      <w:r>
        <w:t>Apreciado Dn DARIO:</w:t>
      </w:r>
    </w:p>
    <w:p w:rsidR="00FE2936" w:rsidRDefault="00FE2936" w:rsidP="00FE2936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FE2936" w:rsidRDefault="00FE2936" w:rsidP="00FE2936"/>
    <w:p w:rsidR="00FE2936" w:rsidRDefault="00FE2936" w:rsidP="00FE2936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FE2936" w:rsidRDefault="00FE2936" w:rsidP="00FE2936"/>
    <w:p w:rsidR="00FE2936" w:rsidRDefault="00FE2936" w:rsidP="00FE2936">
      <w:r>
        <w:t>MATERIAL :</w:t>
      </w:r>
      <w:r>
        <w:tab/>
      </w:r>
      <w:r>
        <w:tab/>
        <w:t>Polietileno de Baja  densidad   Blanco  Tubular</w:t>
      </w:r>
    </w:p>
    <w:p w:rsidR="00FE2936" w:rsidRDefault="00FE2936" w:rsidP="00FE2936">
      <w:r>
        <w:t>MEDIDA:</w:t>
      </w:r>
      <w:r>
        <w:tab/>
      </w:r>
      <w:r>
        <w:tab/>
      </w:r>
      <w:r>
        <w:rPr>
          <w:b/>
        </w:rPr>
        <w:t>35</w:t>
      </w:r>
      <w:r>
        <w:t xml:space="preserve">   cms   </w:t>
      </w:r>
    </w:p>
    <w:p w:rsidR="00FE2936" w:rsidRDefault="00FE2936" w:rsidP="00FE2936">
      <w:r>
        <w:t>CALIBRE :</w:t>
      </w:r>
      <w:r>
        <w:tab/>
      </w:r>
      <w:r>
        <w:tab/>
      </w:r>
      <w:r w:rsidRPr="008D3CB8">
        <w:rPr>
          <w:b/>
        </w:rPr>
        <w:t>4.8</w:t>
      </w:r>
      <w:r>
        <w:t xml:space="preserve">   “</w:t>
      </w:r>
    </w:p>
    <w:p w:rsidR="00FE2936" w:rsidRDefault="00FE2936" w:rsidP="00FE2936">
      <w:r>
        <w:t>COLOR :</w:t>
      </w:r>
      <w:r>
        <w:tab/>
      </w:r>
      <w:r>
        <w:tab/>
        <w:t>Blanco</w:t>
      </w:r>
    </w:p>
    <w:p w:rsidR="00FE2936" w:rsidRPr="0007721A" w:rsidRDefault="00FE2936" w:rsidP="00FE2936">
      <w:r>
        <w:t xml:space="preserve">TRATADO : </w:t>
      </w:r>
      <w:r>
        <w:tab/>
      </w:r>
      <w:r>
        <w:tab/>
        <w:t>1  cara</w:t>
      </w:r>
    </w:p>
    <w:p w:rsidR="00FE2936" w:rsidRDefault="00FE2936" w:rsidP="00FE2936">
      <w:r>
        <w:t xml:space="preserve">CANTIDAD : </w:t>
      </w:r>
      <w:r>
        <w:tab/>
      </w:r>
      <w:r>
        <w:rPr>
          <w:b/>
        </w:rPr>
        <w:t>25</w:t>
      </w:r>
      <w:r w:rsidRPr="001C4A3E">
        <w:rPr>
          <w:b/>
        </w:rPr>
        <w:t>0</w:t>
      </w:r>
      <w:r>
        <w:t xml:space="preserve">    kg</w:t>
      </w:r>
    </w:p>
    <w:p w:rsidR="00FE2936" w:rsidRDefault="00FE2936" w:rsidP="00FE2936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>2 ( Según muestra  )  ( Azul – Azul )</w:t>
      </w:r>
    </w:p>
    <w:p w:rsidR="00FE2936" w:rsidRDefault="00FE2936" w:rsidP="00FE2936">
      <w:r>
        <w:t xml:space="preserve">CARAS : </w:t>
      </w:r>
      <w:r>
        <w:tab/>
      </w:r>
      <w:r>
        <w:tab/>
        <w:t>2  ( 2  x  1  )</w:t>
      </w:r>
    </w:p>
    <w:p w:rsidR="00FE2936" w:rsidRDefault="00FE2936" w:rsidP="00FE2936">
      <w:r>
        <w:t xml:space="preserve">REPETICIÓN : </w:t>
      </w:r>
      <w:r>
        <w:tab/>
        <w:t>60   cms</w:t>
      </w:r>
    </w:p>
    <w:p w:rsidR="00FE2936" w:rsidRDefault="00FE2936" w:rsidP="00FE2936">
      <w:r>
        <w:t>RODILLO :</w:t>
      </w:r>
      <w:r>
        <w:tab/>
      </w:r>
      <w:r>
        <w:tab/>
        <w:t>60</w:t>
      </w:r>
    </w:p>
    <w:p w:rsidR="00FE2936" w:rsidRDefault="00FE2936" w:rsidP="00FE2936">
      <w:r>
        <w:t>BOLSA  :</w:t>
      </w:r>
      <w:r>
        <w:tab/>
      </w:r>
      <w:r>
        <w:tab/>
      </w:r>
      <w:r>
        <w:rPr>
          <w:b/>
        </w:rPr>
        <w:t>35  x  60</w:t>
      </w:r>
      <w:r w:rsidRPr="00336CAC">
        <w:rPr>
          <w:b/>
        </w:rPr>
        <w:t xml:space="preserve">   cm</w:t>
      </w:r>
      <w:r>
        <w:t xml:space="preserve">    </w:t>
      </w:r>
    </w:p>
    <w:p w:rsidR="00FE2936" w:rsidRDefault="00FE2936" w:rsidP="00FE2936">
      <w:r>
        <w:t>SELLADO .</w:t>
      </w:r>
      <w:r>
        <w:tab/>
      </w:r>
      <w:r>
        <w:tab/>
        <w:t xml:space="preserve">Fondo  Tipo  Servo </w:t>
      </w:r>
    </w:p>
    <w:p w:rsidR="00FE2936" w:rsidRDefault="00FE2936" w:rsidP="00FE2936">
      <w:r>
        <w:t>REFERENCIA :</w:t>
      </w:r>
      <w:r>
        <w:tab/>
      </w:r>
      <w:r>
        <w:rPr>
          <w:b/>
        </w:rPr>
        <w:t xml:space="preserve">TECNAS   10 </w:t>
      </w:r>
      <w:r w:rsidRPr="00F553FA">
        <w:rPr>
          <w:b/>
        </w:rPr>
        <w:t xml:space="preserve">  KILOS</w:t>
      </w:r>
    </w:p>
    <w:p w:rsidR="00FE2936" w:rsidRDefault="00FE2936" w:rsidP="00FE2936"/>
    <w:p w:rsidR="00FE2936" w:rsidRDefault="00FE2936" w:rsidP="00FE2936"/>
    <w:p w:rsidR="00FE2936" w:rsidRDefault="00FE2936" w:rsidP="00FE2936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 w:rsidRPr="00F553FA">
        <w:rPr>
          <w:bCs/>
        </w:rPr>
        <w:t>Cyreles en su planta</w:t>
      </w:r>
      <w:r>
        <w:rPr>
          <w:b/>
          <w:bCs/>
        </w:rPr>
        <w:t>.</w:t>
      </w:r>
    </w:p>
    <w:p w:rsidR="00FE2936" w:rsidRDefault="00FE2936" w:rsidP="00FE2936">
      <w:r>
        <w:t xml:space="preserve">                   -   Anexo muestra física para   alturas y Tonos.</w:t>
      </w:r>
    </w:p>
    <w:p w:rsidR="00FE2936" w:rsidRDefault="00FE2936" w:rsidP="00FE2936">
      <w:r>
        <w:tab/>
        <w:t xml:space="preserve">        -  No colocar pie de Imprenta.</w:t>
      </w:r>
    </w:p>
    <w:p w:rsidR="00FE2936" w:rsidRDefault="00FE2936" w:rsidP="00FE2936">
      <w:pPr>
        <w:rPr>
          <w:b/>
          <w:u w:val="single"/>
        </w:rPr>
      </w:pPr>
      <w:r>
        <w:tab/>
        <w:t xml:space="preserve">        </w:t>
      </w:r>
      <w:r w:rsidRPr="00F553FA">
        <w:rPr>
          <w:b/>
        </w:rPr>
        <w:t xml:space="preserve">-   </w:t>
      </w:r>
      <w:r w:rsidRPr="00F553FA">
        <w:rPr>
          <w:b/>
          <w:u w:val="single"/>
        </w:rPr>
        <w:t>Utilizar tinta especial</w:t>
      </w:r>
      <w:r>
        <w:rPr>
          <w:b/>
          <w:u w:val="single"/>
        </w:rPr>
        <w:t xml:space="preserve">    </w:t>
      </w:r>
    </w:p>
    <w:p w:rsidR="00FE2936" w:rsidRDefault="00FE2936" w:rsidP="00FE2936">
      <w:pPr>
        <w:rPr>
          <w:b/>
        </w:rPr>
      </w:pP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FE2936" w:rsidRPr="0066704D" w:rsidRDefault="00FE2936" w:rsidP="00FE2936">
      <w:pPr>
        <w:rPr>
          <w:b/>
          <w:u w:val="single"/>
        </w:rPr>
      </w:pPr>
      <w:r>
        <w:rPr>
          <w:b/>
        </w:rPr>
        <w:tab/>
        <w:t xml:space="preserve">        -  EL MATERIAL LO ENVIA  P.U .</w:t>
      </w:r>
    </w:p>
    <w:p w:rsidR="00FE2936" w:rsidRPr="0066704D" w:rsidRDefault="00FE2936" w:rsidP="00FE2936">
      <w:pPr>
        <w:rPr>
          <w:b/>
        </w:rPr>
      </w:pPr>
    </w:p>
    <w:p w:rsidR="00FE2936" w:rsidRDefault="00FE2936" w:rsidP="00FE2936">
      <w:r>
        <w:tab/>
      </w:r>
      <w:r>
        <w:tab/>
      </w:r>
    </w:p>
    <w:p w:rsidR="00FE2936" w:rsidRDefault="00FE2936" w:rsidP="00FE2936">
      <w:r>
        <w:t>Agradezco la atención y colaboración prestada.</w:t>
      </w:r>
    </w:p>
    <w:p w:rsidR="00FE2936" w:rsidRDefault="00FE2936" w:rsidP="00FE2936"/>
    <w:p w:rsidR="00FE2936" w:rsidRDefault="00FE2936" w:rsidP="00FE2936"/>
    <w:p w:rsidR="00FE2936" w:rsidRDefault="00FE2936" w:rsidP="00FE2936"/>
    <w:p w:rsidR="00FE2936" w:rsidRDefault="00FE2936" w:rsidP="00FE2936">
      <w:r>
        <w:t>Cordialmente</w:t>
      </w:r>
    </w:p>
    <w:p w:rsidR="00FE2936" w:rsidRDefault="00FE2936" w:rsidP="00FE2936"/>
    <w:p w:rsidR="00FE2936" w:rsidRDefault="00FE2936" w:rsidP="00FE2936"/>
    <w:p w:rsidR="00FE2936" w:rsidRDefault="00FE2936" w:rsidP="00FE2936">
      <w:r>
        <w:t>RICARDO CASAS ZAPATA</w:t>
      </w:r>
    </w:p>
    <w:p w:rsidR="00FE2936" w:rsidRDefault="00FE2936" w:rsidP="00FE2936">
      <w:r>
        <w:t>Director.</w:t>
      </w:r>
    </w:p>
    <w:p w:rsidR="00FE2936" w:rsidRDefault="00FE2936" w:rsidP="005450D8">
      <w:pPr>
        <w:rPr>
          <w:b/>
        </w:rPr>
      </w:pPr>
    </w:p>
    <w:p w:rsidR="005D35BD" w:rsidRDefault="005D35BD" w:rsidP="005450D8">
      <w:pPr>
        <w:rPr>
          <w:b/>
        </w:rPr>
      </w:pPr>
    </w:p>
    <w:p w:rsidR="005D35BD" w:rsidRDefault="005D35BD" w:rsidP="005450D8">
      <w:pPr>
        <w:rPr>
          <w:b/>
        </w:rPr>
      </w:pPr>
    </w:p>
    <w:p w:rsidR="005D35BD" w:rsidRDefault="005D35BD" w:rsidP="005D35BD">
      <w:pPr>
        <w:rPr>
          <w:b/>
        </w:rPr>
      </w:pPr>
    </w:p>
    <w:p w:rsidR="005D35BD" w:rsidRDefault="005D35BD" w:rsidP="005D35BD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5D35BD" w:rsidRDefault="005D35BD" w:rsidP="005D35BD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5D35BD" w:rsidRDefault="005D35BD" w:rsidP="005D35BD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5D35BD" w:rsidRDefault="005D35BD" w:rsidP="005D35BD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5D35BD" w:rsidRDefault="005D35BD" w:rsidP="005D35BD"/>
    <w:p w:rsidR="005D35BD" w:rsidRDefault="005D35BD" w:rsidP="005D35BD">
      <w:pPr>
        <w:pStyle w:val="Ttulo1"/>
      </w:pPr>
      <w:r>
        <w:t>ORDEN DE TRABAJO   N°      06020</w:t>
      </w:r>
    </w:p>
    <w:p w:rsidR="005D35BD" w:rsidRDefault="005D35BD" w:rsidP="005D35BD"/>
    <w:p w:rsidR="005D35BD" w:rsidRDefault="00A62F19" w:rsidP="005D35BD">
      <w:r>
        <w:t>FECHA:</w:t>
      </w:r>
      <w:r>
        <w:tab/>
        <w:t>Medellín, Enero    26</w:t>
      </w:r>
      <w:r w:rsidR="005D35BD">
        <w:t xml:space="preserve">   de  </w:t>
      </w:r>
      <w:r>
        <w:t xml:space="preserve"> 2010</w:t>
      </w:r>
    </w:p>
    <w:p w:rsidR="005D35BD" w:rsidRDefault="005D35BD" w:rsidP="005D35BD">
      <w:r>
        <w:t>PARA:</w:t>
      </w:r>
      <w:r>
        <w:tab/>
      </w:r>
      <w:r>
        <w:tab/>
        <w:t>PLÁSTICOS   DARMA</w:t>
      </w:r>
    </w:p>
    <w:p w:rsidR="005D35BD" w:rsidRDefault="005D35BD" w:rsidP="005D35BD">
      <w:r>
        <w:t>ATENCIÓN:</w:t>
      </w:r>
      <w:r>
        <w:tab/>
        <w:t>Sr. DARIO JARAMILLO</w:t>
      </w:r>
    </w:p>
    <w:p w:rsidR="005D35BD" w:rsidRDefault="005D35BD" w:rsidP="005D35BD"/>
    <w:p w:rsidR="005D35BD" w:rsidRDefault="005D35BD" w:rsidP="005D35BD">
      <w:r>
        <w:t>Apreciado Dn DARIO:</w:t>
      </w:r>
    </w:p>
    <w:p w:rsidR="005D35BD" w:rsidRDefault="005D35BD" w:rsidP="005D35BD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5D35BD" w:rsidRDefault="005D35BD" w:rsidP="005D35BD"/>
    <w:p w:rsidR="005D35BD" w:rsidRDefault="005D35BD" w:rsidP="005D35BD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5D35BD" w:rsidRDefault="005D35BD" w:rsidP="005D35BD"/>
    <w:p w:rsidR="005D35BD" w:rsidRDefault="005D35BD" w:rsidP="005D35BD">
      <w:r>
        <w:t>MATERIAL :</w:t>
      </w:r>
      <w:r>
        <w:tab/>
      </w:r>
      <w:r>
        <w:tab/>
        <w:t>Polietileno de Baja  densidad   Blanco  Tubular</w:t>
      </w:r>
    </w:p>
    <w:p w:rsidR="005D35BD" w:rsidRDefault="005D35BD" w:rsidP="005D35BD">
      <w:r>
        <w:t>MEDIDA:</w:t>
      </w:r>
      <w:r>
        <w:tab/>
      </w:r>
      <w:r>
        <w:tab/>
      </w:r>
      <w:r w:rsidRPr="008D3CB8">
        <w:rPr>
          <w:b/>
        </w:rPr>
        <w:t>30</w:t>
      </w:r>
      <w:r>
        <w:t xml:space="preserve">   cms   </w:t>
      </w:r>
    </w:p>
    <w:p w:rsidR="005D35BD" w:rsidRDefault="005D35BD" w:rsidP="005D35BD">
      <w:r>
        <w:t>CALIBRE :</w:t>
      </w:r>
      <w:r>
        <w:tab/>
      </w:r>
      <w:r>
        <w:tab/>
      </w:r>
      <w:r w:rsidRPr="008D3CB8">
        <w:rPr>
          <w:b/>
        </w:rPr>
        <w:t>4.8</w:t>
      </w:r>
      <w:r>
        <w:t xml:space="preserve">   “</w:t>
      </w:r>
    </w:p>
    <w:p w:rsidR="005D35BD" w:rsidRDefault="005D35BD" w:rsidP="005D35BD">
      <w:r>
        <w:t>COLOR :</w:t>
      </w:r>
      <w:r>
        <w:tab/>
      </w:r>
      <w:r>
        <w:tab/>
        <w:t>Blanco</w:t>
      </w:r>
    </w:p>
    <w:p w:rsidR="005D35BD" w:rsidRPr="0007721A" w:rsidRDefault="005D35BD" w:rsidP="005D35BD">
      <w:r>
        <w:t xml:space="preserve">TRATADO : </w:t>
      </w:r>
      <w:r>
        <w:tab/>
      </w:r>
      <w:r>
        <w:tab/>
        <w:t>1  cara</w:t>
      </w:r>
    </w:p>
    <w:p w:rsidR="005D35BD" w:rsidRDefault="005D35BD" w:rsidP="005D35BD">
      <w:r>
        <w:t xml:space="preserve">CANTIDAD : </w:t>
      </w:r>
      <w:r>
        <w:tab/>
      </w:r>
      <w:r w:rsidRPr="001C4A3E">
        <w:rPr>
          <w:b/>
        </w:rPr>
        <w:t>280</w:t>
      </w:r>
      <w:r>
        <w:t xml:space="preserve">    kg</w:t>
      </w:r>
    </w:p>
    <w:p w:rsidR="005D35BD" w:rsidRDefault="005D35BD" w:rsidP="005D35BD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>2 ( Según muestra  )  ( Azul – Azul )</w:t>
      </w:r>
    </w:p>
    <w:p w:rsidR="005D35BD" w:rsidRDefault="005D35BD" w:rsidP="005D35BD">
      <w:r>
        <w:t xml:space="preserve">CARAS : </w:t>
      </w:r>
      <w:r>
        <w:tab/>
      </w:r>
      <w:r>
        <w:tab/>
        <w:t>2  ( 2  x  1  )</w:t>
      </w:r>
    </w:p>
    <w:p w:rsidR="005D35BD" w:rsidRDefault="005D35BD" w:rsidP="005D35BD">
      <w:r>
        <w:t xml:space="preserve">REPETICIÓN : </w:t>
      </w:r>
      <w:r>
        <w:tab/>
        <w:t>40   cms</w:t>
      </w:r>
    </w:p>
    <w:p w:rsidR="005D35BD" w:rsidRDefault="005D35BD" w:rsidP="005D35BD">
      <w:r>
        <w:t>RODILLO :</w:t>
      </w:r>
      <w:r>
        <w:tab/>
      </w:r>
      <w:r>
        <w:tab/>
        <w:t>40</w:t>
      </w:r>
    </w:p>
    <w:p w:rsidR="005D35BD" w:rsidRDefault="005D35BD" w:rsidP="005D35BD">
      <w:r>
        <w:t>BOLSA  :</w:t>
      </w:r>
      <w:r>
        <w:tab/>
      </w:r>
      <w:r>
        <w:tab/>
      </w:r>
      <w:r w:rsidRPr="00336CAC">
        <w:rPr>
          <w:b/>
        </w:rPr>
        <w:t>30  x  40   cm</w:t>
      </w:r>
      <w:r>
        <w:t xml:space="preserve">    </w:t>
      </w:r>
    </w:p>
    <w:p w:rsidR="005D35BD" w:rsidRDefault="005D35BD" w:rsidP="005D35BD">
      <w:r>
        <w:t>SELLADO .</w:t>
      </w:r>
      <w:r>
        <w:tab/>
      </w:r>
      <w:r>
        <w:tab/>
        <w:t xml:space="preserve">Fondo  Tipo  Servo </w:t>
      </w:r>
    </w:p>
    <w:p w:rsidR="005D35BD" w:rsidRDefault="005D35BD" w:rsidP="005D35BD">
      <w:r>
        <w:t>REFERENCIA :</w:t>
      </w:r>
      <w:r>
        <w:tab/>
      </w:r>
      <w:r w:rsidRPr="00F553FA">
        <w:rPr>
          <w:b/>
        </w:rPr>
        <w:t>TECNAS   5  KILOS</w:t>
      </w:r>
    </w:p>
    <w:p w:rsidR="005D35BD" w:rsidRDefault="005D35BD" w:rsidP="005D35BD"/>
    <w:p w:rsidR="005D35BD" w:rsidRDefault="005D35BD" w:rsidP="005D35BD"/>
    <w:p w:rsidR="005D35BD" w:rsidRDefault="005D35BD" w:rsidP="005D35BD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 w:rsidRPr="00F553FA">
        <w:rPr>
          <w:bCs/>
        </w:rPr>
        <w:t>Cyreles en su planta</w:t>
      </w:r>
      <w:r>
        <w:rPr>
          <w:b/>
          <w:bCs/>
        </w:rPr>
        <w:t>.</w:t>
      </w:r>
    </w:p>
    <w:p w:rsidR="005D35BD" w:rsidRDefault="005D35BD" w:rsidP="005D35BD">
      <w:r>
        <w:t xml:space="preserve">                   -   Anexo muestra física para   alturas y Tonos.</w:t>
      </w:r>
    </w:p>
    <w:p w:rsidR="005D35BD" w:rsidRDefault="005D35BD" w:rsidP="005D35BD">
      <w:r>
        <w:tab/>
        <w:t xml:space="preserve">        -  No colocar pie de Imprenta.</w:t>
      </w:r>
    </w:p>
    <w:p w:rsidR="005D35BD" w:rsidRDefault="005D35BD" w:rsidP="005D35BD">
      <w:pPr>
        <w:rPr>
          <w:b/>
          <w:u w:val="single"/>
        </w:rPr>
      </w:pPr>
      <w:r>
        <w:tab/>
        <w:t xml:space="preserve">        </w:t>
      </w:r>
      <w:r w:rsidRPr="00F553FA">
        <w:rPr>
          <w:b/>
        </w:rPr>
        <w:t xml:space="preserve">-   </w:t>
      </w:r>
      <w:r w:rsidRPr="00F553FA">
        <w:rPr>
          <w:b/>
          <w:u w:val="single"/>
        </w:rPr>
        <w:t>Utilizar tinta especial</w:t>
      </w:r>
      <w:r>
        <w:rPr>
          <w:b/>
          <w:u w:val="single"/>
        </w:rPr>
        <w:t xml:space="preserve">    </w:t>
      </w:r>
    </w:p>
    <w:p w:rsidR="005D35BD" w:rsidRDefault="005D35BD" w:rsidP="005D35BD">
      <w:pPr>
        <w:rPr>
          <w:b/>
        </w:rPr>
      </w:pP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5D35BD" w:rsidRPr="0066704D" w:rsidRDefault="005D35BD" w:rsidP="005D35BD">
      <w:pPr>
        <w:rPr>
          <w:b/>
          <w:u w:val="single"/>
        </w:rPr>
      </w:pPr>
      <w:r>
        <w:rPr>
          <w:b/>
        </w:rPr>
        <w:tab/>
        <w:t xml:space="preserve">        -  EL MATERIAL LO ENVIA  P.U .</w:t>
      </w:r>
    </w:p>
    <w:p w:rsidR="005D35BD" w:rsidRPr="0066704D" w:rsidRDefault="005D35BD" w:rsidP="005D35BD">
      <w:pPr>
        <w:rPr>
          <w:b/>
        </w:rPr>
      </w:pPr>
    </w:p>
    <w:p w:rsidR="005D35BD" w:rsidRDefault="005D35BD" w:rsidP="005D35BD">
      <w:r>
        <w:tab/>
      </w:r>
      <w:r>
        <w:tab/>
      </w:r>
    </w:p>
    <w:p w:rsidR="005D35BD" w:rsidRDefault="005D35BD" w:rsidP="005D35BD">
      <w:r>
        <w:t>Agradezco la atención y colaboración prestada.</w:t>
      </w:r>
    </w:p>
    <w:p w:rsidR="005D35BD" w:rsidRDefault="005D35BD" w:rsidP="005D35BD"/>
    <w:p w:rsidR="005D35BD" w:rsidRDefault="005D35BD" w:rsidP="005D35BD"/>
    <w:p w:rsidR="005D35BD" w:rsidRDefault="005D35BD" w:rsidP="005D35BD"/>
    <w:p w:rsidR="005D35BD" w:rsidRDefault="005D35BD" w:rsidP="005D35BD">
      <w:r>
        <w:t>Cordialmente</w:t>
      </w:r>
    </w:p>
    <w:p w:rsidR="005D35BD" w:rsidRDefault="005D35BD" w:rsidP="005D35BD"/>
    <w:p w:rsidR="005D35BD" w:rsidRDefault="005D35BD" w:rsidP="005D35BD"/>
    <w:p w:rsidR="005D35BD" w:rsidRDefault="005D35BD" w:rsidP="005D35BD">
      <w:r>
        <w:t>RICARDO CASAS ZAPATA</w:t>
      </w:r>
    </w:p>
    <w:p w:rsidR="005D35BD" w:rsidRDefault="005D35BD" w:rsidP="005D35BD">
      <w:r>
        <w:t>Director.</w:t>
      </w:r>
    </w:p>
    <w:p w:rsidR="005D35BD" w:rsidRDefault="005D35BD" w:rsidP="005450D8">
      <w:pPr>
        <w:rPr>
          <w:b/>
        </w:rPr>
      </w:pPr>
    </w:p>
    <w:p w:rsidR="00260C2B" w:rsidRDefault="00260C2B" w:rsidP="005450D8">
      <w:pPr>
        <w:rPr>
          <w:b/>
        </w:rPr>
      </w:pPr>
    </w:p>
    <w:p w:rsidR="00260C2B" w:rsidRDefault="00260C2B" w:rsidP="00260C2B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260C2B" w:rsidRDefault="00260C2B" w:rsidP="00260C2B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260C2B" w:rsidRDefault="00260C2B" w:rsidP="00260C2B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260C2B" w:rsidRDefault="00260C2B" w:rsidP="00260C2B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260C2B" w:rsidRDefault="00260C2B" w:rsidP="00260C2B"/>
    <w:p w:rsidR="00260C2B" w:rsidRDefault="00260C2B" w:rsidP="00260C2B">
      <w:pPr>
        <w:pStyle w:val="Ttulo1"/>
      </w:pPr>
      <w:r>
        <w:t>ORDEN DE TRABAJO   N°      06031</w:t>
      </w:r>
    </w:p>
    <w:p w:rsidR="00260C2B" w:rsidRDefault="00260C2B" w:rsidP="00260C2B"/>
    <w:p w:rsidR="00260C2B" w:rsidRDefault="00260C2B" w:rsidP="00260C2B">
      <w:r>
        <w:t>FECHA:</w:t>
      </w:r>
      <w:r>
        <w:tab/>
        <w:t>Medellín, Enero    26   de   2010</w:t>
      </w:r>
    </w:p>
    <w:p w:rsidR="00260C2B" w:rsidRDefault="00260C2B" w:rsidP="00260C2B">
      <w:r>
        <w:t>PARA:</w:t>
      </w:r>
      <w:r>
        <w:tab/>
      </w:r>
      <w:r>
        <w:tab/>
        <w:t>PLÁSTICOS   DARMA</w:t>
      </w:r>
    </w:p>
    <w:p w:rsidR="00260C2B" w:rsidRDefault="00260C2B" w:rsidP="00260C2B">
      <w:r>
        <w:t>ATENCIÓN:</w:t>
      </w:r>
      <w:r>
        <w:tab/>
        <w:t>Sr. DARIO JARAMILLO</w:t>
      </w:r>
    </w:p>
    <w:p w:rsidR="00260C2B" w:rsidRDefault="00260C2B" w:rsidP="00260C2B"/>
    <w:p w:rsidR="00260C2B" w:rsidRDefault="00260C2B" w:rsidP="00260C2B">
      <w:r>
        <w:t>Apreciado Dn DARIO:</w:t>
      </w:r>
    </w:p>
    <w:p w:rsidR="00260C2B" w:rsidRDefault="00260C2B" w:rsidP="00260C2B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260C2B" w:rsidRDefault="00260C2B" w:rsidP="00260C2B"/>
    <w:p w:rsidR="00260C2B" w:rsidRDefault="00260C2B" w:rsidP="00260C2B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260C2B" w:rsidRDefault="00260C2B" w:rsidP="00260C2B"/>
    <w:p w:rsidR="00260C2B" w:rsidRDefault="00260C2B" w:rsidP="00260C2B">
      <w:r>
        <w:t>MATERIAL :</w:t>
      </w:r>
      <w:r>
        <w:tab/>
      </w:r>
      <w:r>
        <w:tab/>
        <w:t>Polietileno de Baja  densidad   Tpte  Lamina</w:t>
      </w:r>
    </w:p>
    <w:p w:rsidR="00260C2B" w:rsidRDefault="00260C2B" w:rsidP="00260C2B">
      <w:r>
        <w:t>MEDIDA:</w:t>
      </w:r>
      <w:r>
        <w:tab/>
      </w:r>
      <w:r>
        <w:tab/>
      </w:r>
      <w:r>
        <w:rPr>
          <w:b/>
        </w:rPr>
        <w:t>52</w:t>
      </w:r>
      <w:r>
        <w:t xml:space="preserve">   cms   </w:t>
      </w:r>
    </w:p>
    <w:p w:rsidR="00260C2B" w:rsidRDefault="00260C2B" w:rsidP="00260C2B">
      <w:r>
        <w:t>CALIBRE :</w:t>
      </w:r>
      <w:r>
        <w:tab/>
      </w:r>
      <w:r>
        <w:tab/>
      </w:r>
      <w:r>
        <w:rPr>
          <w:b/>
        </w:rPr>
        <w:t>1.5</w:t>
      </w:r>
      <w:r>
        <w:t xml:space="preserve">   “</w:t>
      </w:r>
    </w:p>
    <w:p w:rsidR="00260C2B" w:rsidRDefault="00260C2B" w:rsidP="00260C2B">
      <w:r>
        <w:t>COLOR :</w:t>
      </w:r>
      <w:r>
        <w:tab/>
      </w:r>
      <w:r>
        <w:tab/>
        <w:t>Transparente</w:t>
      </w:r>
    </w:p>
    <w:p w:rsidR="00260C2B" w:rsidRPr="0007721A" w:rsidRDefault="00260C2B" w:rsidP="00260C2B">
      <w:r>
        <w:t xml:space="preserve">TRATADO : </w:t>
      </w:r>
      <w:r>
        <w:tab/>
      </w:r>
      <w:r>
        <w:tab/>
        <w:t>1  cara</w:t>
      </w:r>
    </w:p>
    <w:p w:rsidR="00260C2B" w:rsidRDefault="00260C2B" w:rsidP="00260C2B">
      <w:r>
        <w:t xml:space="preserve">CANTIDAD : </w:t>
      </w:r>
      <w:r>
        <w:tab/>
      </w:r>
      <w:r w:rsidR="0077539A">
        <w:rPr>
          <w:b/>
        </w:rPr>
        <w:t>100</w:t>
      </w:r>
      <w:r>
        <w:t xml:space="preserve">    kg</w:t>
      </w:r>
    </w:p>
    <w:p w:rsidR="00260C2B" w:rsidRDefault="00260C2B" w:rsidP="00260C2B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 w:rsidR="0077539A">
        <w:tab/>
        <w:t>5     (</w:t>
      </w:r>
      <w:r w:rsidR="00C41CD8">
        <w:t xml:space="preserve"> Según </w:t>
      </w:r>
      <w:r w:rsidR="0077539A">
        <w:t xml:space="preserve">  muestra </w:t>
      </w:r>
      <w:r>
        <w:t xml:space="preserve"> )</w:t>
      </w:r>
    </w:p>
    <w:p w:rsidR="00260C2B" w:rsidRDefault="00C41CD8" w:rsidP="00260C2B">
      <w:r>
        <w:t xml:space="preserve">CARAS : </w:t>
      </w:r>
      <w:r>
        <w:tab/>
      </w:r>
      <w:r>
        <w:tab/>
        <w:t xml:space="preserve">2  </w:t>
      </w:r>
    </w:p>
    <w:p w:rsidR="00260C2B" w:rsidRDefault="00B2407A" w:rsidP="00260C2B">
      <w:r>
        <w:t xml:space="preserve">REPETICIÓN : </w:t>
      </w:r>
      <w:r>
        <w:tab/>
        <w:t>13.5</w:t>
      </w:r>
      <w:r w:rsidR="00260C2B">
        <w:t xml:space="preserve"> </w:t>
      </w:r>
      <w:r>
        <w:t xml:space="preserve"> </w:t>
      </w:r>
      <w:r w:rsidR="00260C2B">
        <w:t xml:space="preserve">  cms</w:t>
      </w:r>
    </w:p>
    <w:p w:rsidR="00260C2B" w:rsidRDefault="00260C2B" w:rsidP="00260C2B">
      <w:r>
        <w:t>RODILLO :</w:t>
      </w:r>
      <w:r>
        <w:tab/>
      </w:r>
      <w:r>
        <w:tab/>
        <w:t>40</w:t>
      </w:r>
    </w:p>
    <w:p w:rsidR="00260C2B" w:rsidRDefault="00260C2B" w:rsidP="00260C2B">
      <w:r>
        <w:t>BOLSA  :</w:t>
      </w:r>
      <w:r>
        <w:tab/>
      </w:r>
      <w:r>
        <w:tab/>
      </w:r>
      <w:r w:rsidR="00723AB8">
        <w:rPr>
          <w:b/>
        </w:rPr>
        <w:t>13.5  x  23.5  +  2.5</w:t>
      </w:r>
      <w:r w:rsidRPr="00336CAC">
        <w:rPr>
          <w:b/>
        </w:rPr>
        <w:t xml:space="preserve">   cm</w:t>
      </w:r>
      <w:r>
        <w:t xml:space="preserve">    </w:t>
      </w:r>
    </w:p>
    <w:p w:rsidR="00260C2B" w:rsidRDefault="00723AB8" w:rsidP="00260C2B">
      <w:r>
        <w:t>SELLADO .</w:t>
      </w:r>
      <w:r>
        <w:tab/>
      </w:r>
      <w:r>
        <w:tab/>
        <w:t xml:space="preserve">Lateral  </w:t>
      </w:r>
    </w:p>
    <w:p w:rsidR="00260C2B" w:rsidRDefault="00260C2B" w:rsidP="00260C2B">
      <w:r>
        <w:t>REFERENCIA :</w:t>
      </w:r>
      <w:r>
        <w:tab/>
      </w:r>
    </w:p>
    <w:p w:rsidR="00260C2B" w:rsidRDefault="00260C2B" w:rsidP="00260C2B"/>
    <w:p w:rsidR="00260C2B" w:rsidRDefault="00260C2B" w:rsidP="00260C2B"/>
    <w:p w:rsidR="00260C2B" w:rsidRDefault="00260C2B" w:rsidP="00260C2B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 w:rsidR="00C531A6">
        <w:rPr>
          <w:bCs/>
        </w:rPr>
        <w:t>Cyreles los  envía  Grafiflex</w:t>
      </w:r>
    </w:p>
    <w:p w:rsidR="00260C2B" w:rsidRDefault="00260C2B" w:rsidP="00260C2B">
      <w:r>
        <w:t xml:space="preserve">                   -   Anexo muestra física para   alturas y Tonos.</w:t>
      </w:r>
    </w:p>
    <w:p w:rsidR="00260C2B" w:rsidRDefault="00260C2B" w:rsidP="00260C2B">
      <w:r>
        <w:tab/>
        <w:t xml:space="preserve">        -  No colocar pie de Imprenta.</w:t>
      </w:r>
    </w:p>
    <w:p w:rsidR="00260C2B" w:rsidRDefault="00260C2B" w:rsidP="00260C2B">
      <w:pPr>
        <w:rPr>
          <w:b/>
          <w:u w:val="single"/>
        </w:rPr>
      </w:pPr>
      <w:r>
        <w:tab/>
        <w:t xml:space="preserve">        </w:t>
      </w:r>
    </w:p>
    <w:p w:rsidR="00260C2B" w:rsidRDefault="00260C2B" w:rsidP="00260C2B">
      <w:pPr>
        <w:rPr>
          <w:b/>
        </w:rPr>
      </w:pP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260C2B" w:rsidRPr="0066704D" w:rsidRDefault="00260C2B" w:rsidP="00260C2B">
      <w:pPr>
        <w:rPr>
          <w:b/>
          <w:u w:val="single"/>
        </w:rPr>
      </w:pPr>
      <w:r>
        <w:rPr>
          <w:b/>
        </w:rPr>
        <w:tab/>
        <w:t xml:space="preserve">        -  EL MATERIAL LO ENVIA  P.U .</w:t>
      </w:r>
    </w:p>
    <w:p w:rsidR="00260C2B" w:rsidRPr="0066704D" w:rsidRDefault="00260C2B" w:rsidP="00260C2B">
      <w:pPr>
        <w:rPr>
          <w:b/>
        </w:rPr>
      </w:pPr>
    </w:p>
    <w:p w:rsidR="00260C2B" w:rsidRDefault="00260C2B" w:rsidP="00260C2B">
      <w:r>
        <w:tab/>
      </w:r>
      <w:r>
        <w:tab/>
      </w:r>
    </w:p>
    <w:p w:rsidR="00260C2B" w:rsidRDefault="00260C2B" w:rsidP="00260C2B">
      <w:r>
        <w:t>Agradezco la atención y colaboración prestada.</w:t>
      </w:r>
    </w:p>
    <w:p w:rsidR="00260C2B" w:rsidRDefault="00260C2B" w:rsidP="00260C2B"/>
    <w:p w:rsidR="00260C2B" w:rsidRDefault="00260C2B" w:rsidP="00260C2B"/>
    <w:p w:rsidR="00260C2B" w:rsidRDefault="00260C2B" w:rsidP="00260C2B"/>
    <w:p w:rsidR="00260C2B" w:rsidRDefault="00260C2B" w:rsidP="00260C2B">
      <w:r>
        <w:t>Cordialmente</w:t>
      </w:r>
    </w:p>
    <w:p w:rsidR="00260C2B" w:rsidRDefault="00260C2B" w:rsidP="00260C2B"/>
    <w:p w:rsidR="00260C2B" w:rsidRDefault="00260C2B" w:rsidP="00260C2B"/>
    <w:p w:rsidR="00260C2B" w:rsidRDefault="00260C2B" w:rsidP="00260C2B">
      <w:r>
        <w:t>RICARDO CASAS ZAPATA</w:t>
      </w:r>
    </w:p>
    <w:p w:rsidR="00260C2B" w:rsidRDefault="00260C2B" w:rsidP="00260C2B">
      <w:r>
        <w:t>Director.</w:t>
      </w:r>
    </w:p>
    <w:p w:rsidR="00260C2B" w:rsidRPr="00456798" w:rsidRDefault="00260C2B" w:rsidP="00260C2B">
      <w:pPr>
        <w:rPr>
          <w:b/>
        </w:rPr>
      </w:pPr>
    </w:p>
    <w:p w:rsidR="00260C2B" w:rsidRDefault="00260C2B" w:rsidP="005450D8">
      <w:pPr>
        <w:rPr>
          <w:b/>
        </w:rPr>
      </w:pPr>
    </w:p>
    <w:p w:rsidR="009D3F4F" w:rsidRDefault="009D3F4F" w:rsidP="005450D8">
      <w:pPr>
        <w:rPr>
          <w:b/>
        </w:rPr>
      </w:pPr>
    </w:p>
    <w:p w:rsidR="009D3F4F" w:rsidRDefault="009D3F4F" w:rsidP="009D3F4F">
      <w:pPr>
        <w:rPr>
          <w:b/>
        </w:rPr>
      </w:pPr>
    </w:p>
    <w:p w:rsidR="009D3F4F" w:rsidRDefault="009D3F4F" w:rsidP="009D3F4F">
      <w:pPr>
        <w:rPr>
          <w:b/>
        </w:rPr>
      </w:pPr>
    </w:p>
    <w:p w:rsidR="009D3F4F" w:rsidRDefault="009D3F4F" w:rsidP="009D3F4F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9D3F4F" w:rsidRDefault="009D3F4F" w:rsidP="009D3F4F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9D3F4F" w:rsidRDefault="009D3F4F" w:rsidP="009D3F4F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9D3F4F" w:rsidRDefault="009D3F4F" w:rsidP="009D3F4F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9D3F4F" w:rsidRDefault="009D3F4F" w:rsidP="009D3F4F">
      <w:pPr>
        <w:rPr>
          <w:b/>
          <w:bCs/>
        </w:rPr>
      </w:pPr>
    </w:p>
    <w:p w:rsidR="009D3F4F" w:rsidRDefault="009D3F4F" w:rsidP="009D3F4F">
      <w:pPr>
        <w:pStyle w:val="Ttulo1"/>
      </w:pPr>
    </w:p>
    <w:p w:rsidR="009D3F4F" w:rsidRDefault="009D3F4F" w:rsidP="009D3F4F">
      <w:pPr>
        <w:pStyle w:val="Ttulo1"/>
      </w:pPr>
      <w:r>
        <w:t>ORDEN DE TRABAJO  N °      01002</w:t>
      </w:r>
    </w:p>
    <w:p w:rsidR="009D3F4F" w:rsidRDefault="009D3F4F" w:rsidP="009D3F4F"/>
    <w:p w:rsidR="009D3F4F" w:rsidRDefault="009D3F4F" w:rsidP="009D3F4F">
      <w:r>
        <w:t>FE</w:t>
      </w:r>
      <w:r w:rsidR="00705A84">
        <w:t>CHA:</w:t>
      </w:r>
      <w:r w:rsidR="00705A84">
        <w:tab/>
        <w:t>Medellín, Enero  26    de  2010</w:t>
      </w:r>
    </w:p>
    <w:p w:rsidR="009D3F4F" w:rsidRDefault="009D3F4F" w:rsidP="009D3F4F">
      <w:r>
        <w:t>PARA:</w:t>
      </w:r>
      <w:r>
        <w:tab/>
      </w:r>
      <w:r>
        <w:tab/>
        <w:t>PLÁSTICOS DARMA</w:t>
      </w:r>
    </w:p>
    <w:p w:rsidR="009D3F4F" w:rsidRDefault="009D3F4F" w:rsidP="009D3F4F">
      <w:r>
        <w:t>ATENCIÓN:</w:t>
      </w:r>
      <w:r>
        <w:tab/>
        <w:t>Sr. Darío Jaramillo</w:t>
      </w:r>
    </w:p>
    <w:p w:rsidR="009D3F4F" w:rsidRDefault="009D3F4F" w:rsidP="009D3F4F">
      <w:r>
        <w:tab/>
      </w:r>
      <w:r>
        <w:tab/>
        <w:t>Gerente.</w:t>
      </w:r>
    </w:p>
    <w:p w:rsidR="009D3F4F" w:rsidRDefault="009D3F4F" w:rsidP="009D3F4F"/>
    <w:p w:rsidR="009D3F4F" w:rsidRDefault="009D3F4F" w:rsidP="009D3F4F">
      <w:r>
        <w:t>Apreciado Don Darío:</w:t>
      </w:r>
    </w:p>
    <w:p w:rsidR="009D3F4F" w:rsidRDefault="009D3F4F" w:rsidP="009D3F4F"/>
    <w:p w:rsidR="009D3F4F" w:rsidRDefault="009D3F4F" w:rsidP="009D3F4F">
      <w:r>
        <w:t>Con la presente estamos solicitando el siguiente servicio de  IMPRESIÓN :</w:t>
      </w:r>
    </w:p>
    <w:p w:rsidR="009D3F4F" w:rsidRDefault="009D3F4F" w:rsidP="009D3F4F"/>
    <w:p w:rsidR="009D3F4F" w:rsidRDefault="009D3F4F" w:rsidP="009D3F4F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9D3F4F" w:rsidRPr="00151D28" w:rsidRDefault="009D3F4F" w:rsidP="009D3F4F">
      <w:pPr>
        <w:rPr>
          <w:b/>
        </w:rPr>
      </w:pPr>
      <w:r>
        <w:t xml:space="preserve">MATERIAL   :           Polipropileno Tubular de </w:t>
      </w:r>
      <w:r w:rsidRPr="00151D28">
        <w:rPr>
          <w:b/>
        </w:rPr>
        <w:t>48 cms</w:t>
      </w:r>
    </w:p>
    <w:p w:rsidR="009D3F4F" w:rsidRDefault="009D3F4F" w:rsidP="009D3F4F">
      <w:r>
        <w:t>CLIBRE      :               1.9</w:t>
      </w:r>
      <w:r w:rsidR="005B0DC9">
        <w:t xml:space="preserve"> </w:t>
      </w:r>
      <w:r>
        <w:t xml:space="preserve"> ”</w:t>
      </w:r>
    </w:p>
    <w:p w:rsidR="009D3F4F" w:rsidRDefault="009D3F4F" w:rsidP="009D3F4F">
      <w:r>
        <w:t>REFERENCIA:</w:t>
      </w:r>
      <w:r>
        <w:tab/>
      </w:r>
      <w:r>
        <w:rPr>
          <w:b/>
        </w:rPr>
        <w:t xml:space="preserve">NELOS  ADULTO </w:t>
      </w:r>
    </w:p>
    <w:p w:rsidR="009D3F4F" w:rsidRDefault="005B0DC9" w:rsidP="009D3F4F">
      <w:r>
        <w:t>CANTIDAD    :          8</w:t>
      </w:r>
      <w:r w:rsidR="009D3F4F">
        <w:t>0    Kg</w:t>
      </w:r>
    </w:p>
    <w:p w:rsidR="009D3F4F" w:rsidRDefault="009D3F4F" w:rsidP="009D3F4F">
      <w:r>
        <w:t>COLORES:</w:t>
      </w:r>
      <w:r>
        <w:tab/>
      </w:r>
      <w:r>
        <w:tab/>
        <w:t>2 (   Rojo -  Verde )</w:t>
      </w:r>
    </w:p>
    <w:p w:rsidR="009D3F4F" w:rsidRDefault="009D3F4F" w:rsidP="009D3F4F">
      <w:r>
        <w:t>CARAS:</w:t>
      </w:r>
      <w:r>
        <w:tab/>
      </w:r>
      <w:r>
        <w:tab/>
        <w:t>1</w:t>
      </w:r>
    </w:p>
    <w:p w:rsidR="009D3F4F" w:rsidRDefault="009D3F4F" w:rsidP="009D3F4F">
      <w:r>
        <w:t>REPETICIÓN:</w:t>
      </w:r>
      <w:r>
        <w:tab/>
        <w:t>32</w:t>
      </w:r>
    </w:p>
    <w:p w:rsidR="009D3F4F" w:rsidRDefault="009D3F4F" w:rsidP="009D3F4F">
      <w:r>
        <w:t>RODILLO:</w:t>
      </w:r>
      <w:r>
        <w:tab/>
      </w:r>
      <w:r>
        <w:tab/>
        <w:t>32</w:t>
      </w:r>
    </w:p>
    <w:p w:rsidR="009D3F4F" w:rsidRDefault="009D3F4F" w:rsidP="009D3F4F">
      <w:r>
        <w:t>BOLSA:</w:t>
      </w:r>
      <w:r>
        <w:tab/>
      </w:r>
      <w:r>
        <w:tab/>
        <w:t>32  x  48     cms</w:t>
      </w:r>
    </w:p>
    <w:p w:rsidR="009D3F4F" w:rsidRDefault="009D3F4F" w:rsidP="009D3F4F">
      <w:r>
        <w:t>SELLADO:</w:t>
      </w:r>
      <w:r>
        <w:tab/>
      </w:r>
      <w:r>
        <w:tab/>
        <w:t>Para selle lateral.</w:t>
      </w:r>
    </w:p>
    <w:p w:rsidR="009D3F4F" w:rsidRDefault="009D3F4F" w:rsidP="009D3F4F"/>
    <w:p w:rsidR="009D3F4F" w:rsidRDefault="009D3F4F" w:rsidP="009D3F4F">
      <w:r>
        <w:rPr>
          <w:b/>
          <w:bCs/>
          <w:u w:val="single"/>
        </w:rPr>
        <w:t>NOTA:</w:t>
      </w:r>
      <w:r>
        <w:t xml:space="preserve">  * Los cyreles  estan en su planta  </w:t>
      </w:r>
    </w:p>
    <w:p w:rsidR="009D3F4F" w:rsidRDefault="009D3F4F" w:rsidP="009D3F4F">
      <w:pPr>
        <w:numPr>
          <w:ilvl w:val="0"/>
          <w:numId w:val="1"/>
        </w:numPr>
      </w:pPr>
      <w:r>
        <w:t>Se envían muestra física  para tonos y alturas</w:t>
      </w:r>
    </w:p>
    <w:p w:rsidR="009D3F4F" w:rsidRPr="00A90D8F" w:rsidRDefault="009D3F4F" w:rsidP="009D3F4F">
      <w:pPr>
        <w:numPr>
          <w:ilvl w:val="0"/>
          <w:numId w:val="2"/>
        </w:numPr>
        <w:rPr>
          <w:b/>
        </w:rPr>
      </w:pPr>
      <w:r>
        <w:t xml:space="preserve">Se  envia el material de PP de </w:t>
      </w:r>
      <w:r w:rsidRPr="00A90D8F">
        <w:rPr>
          <w:b/>
        </w:rPr>
        <w:t>4</w:t>
      </w:r>
      <w:r>
        <w:rPr>
          <w:b/>
        </w:rPr>
        <w:t>8</w:t>
      </w:r>
      <w:r w:rsidRPr="00A90D8F">
        <w:rPr>
          <w:b/>
        </w:rPr>
        <w:t xml:space="preserve"> </w:t>
      </w:r>
      <w:r>
        <w:t xml:space="preserve"> </w:t>
      </w:r>
      <w:r w:rsidRPr="00A90D8F">
        <w:rPr>
          <w:b/>
        </w:rPr>
        <w:t>cms</w:t>
      </w:r>
    </w:p>
    <w:p w:rsidR="009D3F4F" w:rsidRDefault="009D3F4F" w:rsidP="009D3F4F"/>
    <w:p w:rsidR="009D3F4F" w:rsidRDefault="009D3F4F" w:rsidP="009D3F4F">
      <w:pPr>
        <w:ind w:left="885"/>
      </w:pPr>
    </w:p>
    <w:p w:rsidR="009D3F4F" w:rsidRDefault="009D3F4F" w:rsidP="009D3F4F">
      <w:pPr>
        <w:ind w:left="885"/>
      </w:pPr>
    </w:p>
    <w:p w:rsidR="009D3F4F" w:rsidRDefault="009D3F4F" w:rsidP="009D3F4F">
      <w:r>
        <w:t>Agradezco la atención y colaboración prestada.</w:t>
      </w:r>
    </w:p>
    <w:p w:rsidR="009D3F4F" w:rsidRDefault="009D3F4F" w:rsidP="009D3F4F"/>
    <w:p w:rsidR="009D3F4F" w:rsidRDefault="009D3F4F" w:rsidP="009D3F4F"/>
    <w:p w:rsidR="009D3F4F" w:rsidRDefault="009D3F4F" w:rsidP="009D3F4F">
      <w:r>
        <w:t>Cordialmente,</w:t>
      </w:r>
    </w:p>
    <w:p w:rsidR="009D3F4F" w:rsidRDefault="009D3F4F" w:rsidP="009D3F4F"/>
    <w:p w:rsidR="009D3F4F" w:rsidRDefault="009D3F4F" w:rsidP="009D3F4F"/>
    <w:p w:rsidR="009D3F4F" w:rsidRDefault="009D3F4F" w:rsidP="009D3F4F"/>
    <w:p w:rsidR="009D3F4F" w:rsidRDefault="009D3F4F" w:rsidP="009D3F4F">
      <w:r>
        <w:t>RICARDO CASAS ZAPATA</w:t>
      </w:r>
    </w:p>
    <w:p w:rsidR="009D3F4F" w:rsidRDefault="009D3F4F" w:rsidP="009D3F4F">
      <w:r>
        <w:t>Director.</w:t>
      </w:r>
    </w:p>
    <w:p w:rsidR="009D3F4F" w:rsidRDefault="009D3F4F" w:rsidP="009D3F4F">
      <w:pPr>
        <w:rPr>
          <w:b/>
        </w:rPr>
      </w:pPr>
    </w:p>
    <w:p w:rsidR="009D3F4F" w:rsidRDefault="009D3F4F" w:rsidP="005450D8">
      <w:pPr>
        <w:rPr>
          <w:b/>
        </w:rPr>
      </w:pPr>
    </w:p>
    <w:p w:rsidR="001B76E3" w:rsidRDefault="001B76E3" w:rsidP="005450D8">
      <w:pPr>
        <w:rPr>
          <w:b/>
        </w:rPr>
      </w:pPr>
    </w:p>
    <w:p w:rsidR="001B76E3" w:rsidRDefault="001B76E3" w:rsidP="005450D8">
      <w:pPr>
        <w:rPr>
          <w:b/>
        </w:rPr>
      </w:pPr>
    </w:p>
    <w:p w:rsidR="001B76E3" w:rsidRDefault="001B76E3" w:rsidP="005450D8">
      <w:pPr>
        <w:rPr>
          <w:b/>
        </w:rPr>
      </w:pPr>
    </w:p>
    <w:p w:rsidR="001B76E3" w:rsidRDefault="001B76E3" w:rsidP="001B76E3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1B76E3" w:rsidRDefault="001B76E3" w:rsidP="001B76E3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1B76E3" w:rsidRDefault="001B76E3" w:rsidP="001B76E3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1B76E3" w:rsidRDefault="001B76E3" w:rsidP="001B76E3">
      <w:pPr>
        <w:rPr>
          <w:b/>
          <w:bCs/>
          <w:sz w:val="20"/>
        </w:rPr>
      </w:pPr>
      <w:r>
        <w:rPr>
          <w:b/>
          <w:bCs/>
          <w:sz w:val="20"/>
        </w:rPr>
        <w:t>TEL:  4 44 46 64  ITAGUI.</w:t>
      </w:r>
    </w:p>
    <w:p w:rsidR="001B76E3" w:rsidRDefault="001B76E3" w:rsidP="001B76E3">
      <w:pPr>
        <w:rPr>
          <w:b/>
          <w:bCs/>
        </w:rPr>
      </w:pPr>
    </w:p>
    <w:p w:rsidR="001B76E3" w:rsidRDefault="001B76E3" w:rsidP="001B76E3">
      <w:pPr>
        <w:rPr>
          <w:b/>
        </w:rPr>
      </w:pPr>
    </w:p>
    <w:p w:rsidR="001B76E3" w:rsidRDefault="001B76E3" w:rsidP="001B76E3">
      <w:pPr>
        <w:pStyle w:val="Ttulo1"/>
      </w:pPr>
      <w:r>
        <w:t>ORDEN DE TRABAJO    N°      05916</w:t>
      </w:r>
    </w:p>
    <w:p w:rsidR="001B76E3" w:rsidRDefault="001B76E3" w:rsidP="001B76E3"/>
    <w:p w:rsidR="001B76E3" w:rsidRDefault="001B76E3" w:rsidP="001B76E3">
      <w:r>
        <w:t>FECHA:</w:t>
      </w:r>
      <w:r>
        <w:tab/>
        <w:t>Medellín, Enero  26    de   2010</w:t>
      </w:r>
    </w:p>
    <w:p w:rsidR="001B76E3" w:rsidRDefault="001B76E3" w:rsidP="001B76E3">
      <w:r>
        <w:t>PARA:</w:t>
      </w:r>
      <w:r>
        <w:tab/>
      </w:r>
      <w:r>
        <w:tab/>
        <w:t>PLÁSTICOS DAR MA</w:t>
      </w:r>
    </w:p>
    <w:p w:rsidR="001B76E3" w:rsidRDefault="001B76E3" w:rsidP="001B76E3">
      <w:r>
        <w:t>ATENCIÓN:</w:t>
      </w:r>
      <w:r>
        <w:tab/>
        <w:t>Sr. Darío Jaramillo</w:t>
      </w:r>
    </w:p>
    <w:p w:rsidR="001B76E3" w:rsidRDefault="001B76E3" w:rsidP="001B76E3">
      <w:r>
        <w:tab/>
      </w:r>
      <w:r>
        <w:tab/>
        <w:t>Gerente.</w:t>
      </w:r>
    </w:p>
    <w:p w:rsidR="001B76E3" w:rsidRDefault="001B76E3" w:rsidP="001B76E3"/>
    <w:p w:rsidR="001B76E3" w:rsidRDefault="001B76E3" w:rsidP="001B76E3">
      <w:r>
        <w:t>Apreciado Don Darío :</w:t>
      </w:r>
    </w:p>
    <w:p w:rsidR="001B76E3" w:rsidRDefault="001B76E3" w:rsidP="001B76E3">
      <w:r>
        <w:t xml:space="preserve"> </w:t>
      </w:r>
    </w:p>
    <w:p w:rsidR="001B76E3" w:rsidRDefault="001B76E3" w:rsidP="001B76E3">
      <w:r>
        <w:t>Con la presente estamos solicitando el siguiente servicio de EXTRUSION E IMPRESION:</w:t>
      </w:r>
    </w:p>
    <w:p w:rsidR="001B76E3" w:rsidRDefault="001B76E3" w:rsidP="001B76E3"/>
    <w:p w:rsidR="001B76E3" w:rsidRDefault="001B76E3" w:rsidP="001B76E3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1B76E3" w:rsidRDefault="001B76E3" w:rsidP="001B76E3">
      <w:pPr>
        <w:rPr>
          <w:b/>
          <w:bCs/>
          <w:u w:val="single"/>
        </w:rPr>
      </w:pPr>
    </w:p>
    <w:p w:rsidR="001B76E3" w:rsidRPr="005B5BD2" w:rsidRDefault="001B76E3" w:rsidP="001B76E3">
      <w:pPr>
        <w:rPr>
          <w:b/>
        </w:rPr>
      </w:pPr>
      <w:r>
        <w:t>MATERIAL:</w:t>
      </w:r>
      <w:r>
        <w:tab/>
      </w:r>
      <w:r>
        <w:tab/>
        <w:t>Polietileno BAJA   LAMINA</w:t>
      </w:r>
    </w:p>
    <w:p w:rsidR="001B76E3" w:rsidRPr="005B5BD2" w:rsidRDefault="001B76E3" w:rsidP="001B76E3">
      <w:pPr>
        <w:rPr>
          <w:b/>
        </w:rPr>
      </w:pPr>
      <w:r>
        <w:t>MEDIDA:</w:t>
      </w:r>
      <w:r>
        <w:tab/>
      </w:r>
      <w:r>
        <w:tab/>
      </w:r>
      <w:r>
        <w:rPr>
          <w:b/>
        </w:rPr>
        <w:t>61   c</w:t>
      </w:r>
      <w:r w:rsidRPr="005B5BD2">
        <w:rPr>
          <w:b/>
        </w:rPr>
        <w:t>ms.</w:t>
      </w:r>
    </w:p>
    <w:p w:rsidR="001B76E3" w:rsidRPr="00263031" w:rsidRDefault="001B76E3" w:rsidP="001B76E3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>3.4</w:t>
      </w:r>
      <w:r w:rsidRPr="00263031">
        <w:rPr>
          <w:b/>
        </w:rPr>
        <w:t xml:space="preserve">  ”</w:t>
      </w:r>
    </w:p>
    <w:p w:rsidR="001B76E3" w:rsidRDefault="001B76E3" w:rsidP="001B76E3">
      <w:r>
        <w:t>COLOR:</w:t>
      </w:r>
      <w:r>
        <w:tab/>
      </w:r>
      <w:r>
        <w:tab/>
        <w:t>Transparente</w:t>
      </w:r>
    </w:p>
    <w:p w:rsidR="001B76E3" w:rsidRDefault="001B76E3" w:rsidP="001B76E3">
      <w:r>
        <w:t>TRATADO:</w:t>
      </w:r>
      <w:r>
        <w:tab/>
      </w:r>
      <w:r>
        <w:tab/>
        <w:t>1  Caras.</w:t>
      </w:r>
    </w:p>
    <w:p w:rsidR="001B76E3" w:rsidRDefault="001B76E3" w:rsidP="001B76E3">
      <w:r>
        <w:t>CANTIDAD:</w:t>
      </w:r>
      <w:r>
        <w:tab/>
      </w:r>
      <w:r>
        <w:tab/>
      </w:r>
      <w:r w:rsidR="00DF5E76">
        <w:t>31</w:t>
      </w:r>
      <w:r>
        <w:rPr>
          <w:b/>
        </w:rPr>
        <w:t>0</w:t>
      </w:r>
      <w:r>
        <w:t xml:space="preserve">   Kg.</w:t>
      </w:r>
    </w:p>
    <w:p w:rsidR="001B76E3" w:rsidRDefault="001B76E3" w:rsidP="001B76E3">
      <w:r>
        <w:t>COLORES:</w:t>
      </w:r>
      <w:r>
        <w:tab/>
      </w:r>
      <w:r>
        <w:tab/>
        <w:t>4  ( Según  Arte )</w:t>
      </w:r>
    </w:p>
    <w:p w:rsidR="001B76E3" w:rsidRDefault="001B76E3" w:rsidP="001B76E3">
      <w:r>
        <w:t>CARAS:</w:t>
      </w:r>
      <w:r>
        <w:tab/>
      </w:r>
      <w:r>
        <w:tab/>
        <w:t xml:space="preserve">1  </w:t>
      </w:r>
    </w:p>
    <w:p w:rsidR="001B76E3" w:rsidRDefault="001B76E3" w:rsidP="001B76E3">
      <w:r>
        <w:t>REPETICIÓN:</w:t>
      </w:r>
      <w:r>
        <w:tab/>
        <w:t xml:space="preserve">16   Cms. </w:t>
      </w:r>
    </w:p>
    <w:p w:rsidR="001B76E3" w:rsidRDefault="001B76E3" w:rsidP="001B76E3">
      <w:r>
        <w:t>BOLSA:</w:t>
      </w:r>
      <w:r>
        <w:tab/>
      </w:r>
      <w:r>
        <w:tab/>
        <w:t xml:space="preserve">16  X  30.5    Cms .    </w:t>
      </w:r>
    </w:p>
    <w:p w:rsidR="001B76E3" w:rsidRDefault="001B76E3" w:rsidP="001B76E3">
      <w:r>
        <w:t>RODILLO :                32</w:t>
      </w:r>
    </w:p>
    <w:p w:rsidR="001B76E3" w:rsidRDefault="001B76E3" w:rsidP="001B76E3">
      <w:r>
        <w:t>SELLADO:</w:t>
      </w:r>
      <w:r>
        <w:tab/>
      </w:r>
      <w:r>
        <w:tab/>
        <w:t xml:space="preserve">Lateral </w:t>
      </w:r>
    </w:p>
    <w:p w:rsidR="001B76E3" w:rsidRDefault="001B76E3" w:rsidP="001B76E3">
      <w:r>
        <w:t>REFERENCIA:</w:t>
      </w:r>
      <w:r>
        <w:tab/>
      </w:r>
      <w:r>
        <w:rPr>
          <w:b/>
        </w:rPr>
        <w:t>BUEN  SABOR    EVELMAR  LTDA</w:t>
      </w:r>
    </w:p>
    <w:p w:rsidR="001B76E3" w:rsidRDefault="001B76E3" w:rsidP="001B76E3">
      <w:r>
        <w:tab/>
      </w:r>
      <w:r>
        <w:tab/>
      </w:r>
      <w:r>
        <w:tab/>
      </w:r>
    </w:p>
    <w:p w:rsidR="001B76E3" w:rsidRDefault="001B76E3" w:rsidP="001B76E3">
      <w:r>
        <w:rPr>
          <w:b/>
          <w:bCs/>
          <w:u w:val="single"/>
        </w:rPr>
        <w:t>NOTA:</w:t>
      </w:r>
      <w:r>
        <w:t xml:space="preserve">  - Los cyre</w:t>
      </w:r>
      <w:r w:rsidR="0079601D">
        <w:t>les   se  encuentran   en   su  Planta</w:t>
      </w:r>
    </w:p>
    <w:p w:rsidR="001B76E3" w:rsidRDefault="001B76E3" w:rsidP="001B76E3">
      <w:pPr>
        <w:numPr>
          <w:ilvl w:val="0"/>
          <w:numId w:val="2"/>
        </w:numPr>
      </w:pPr>
      <w:r>
        <w:t>SE  APRUEBA  IMPRESIÓN.</w:t>
      </w:r>
    </w:p>
    <w:p w:rsidR="001B76E3" w:rsidRDefault="001B76E3" w:rsidP="001B76E3">
      <w:pPr>
        <w:numPr>
          <w:ilvl w:val="0"/>
          <w:numId w:val="2"/>
        </w:numPr>
      </w:pPr>
      <w:r>
        <w:t>Colocar pie de imprenta de P:U.</w:t>
      </w:r>
    </w:p>
    <w:p w:rsidR="001B76E3" w:rsidRPr="007B67F6" w:rsidRDefault="001B76E3" w:rsidP="001B76E3">
      <w:pPr>
        <w:ind w:left="1500"/>
        <w:rPr>
          <w:b/>
          <w:u w:val="single"/>
        </w:rPr>
      </w:pPr>
    </w:p>
    <w:p w:rsidR="001B76E3" w:rsidRPr="007B67F6" w:rsidRDefault="001B76E3" w:rsidP="001B76E3">
      <w:pPr>
        <w:rPr>
          <w:b/>
          <w:u w:val="single"/>
        </w:rPr>
      </w:pPr>
    </w:p>
    <w:p w:rsidR="001B76E3" w:rsidRDefault="001B76E3" w:rsidP="001B76E3">
      <w:r>
        <w:t>Agradezco la atención y colaboración prestada.</w:t>
      </w:r>
    </w:p>
    <w:p w:rsidR="001B76E3" w:rsidRDefault="001B76E3" w:rsidP="001B76E3"/>
    <w:p w:rsidR="001B76E3" w:rsidRDefault="001B76E3" w:rsidP="001B76E3">
      <w:r>
        <w:t>Cordialmente,</w:t>
      </w:r>
    </w:p>
    <w:p w:rsidR="001B76E3" w:rsidRDefault="001B76E3" w:rsidP="001B76E3"/>
    <w:p w:rsidR="001B76E3" w:rsidRDefault="001B76E3" w:rsidP="001B76E3"/>
    <w:p w:rsidR="001B76E3" w:rsidRDefault="001B76E3" w:rsidP="001B76E3">
      <w:r>
        <w:t>RICARDO CASAS ZAPATA</w:t>
      </w:r>
    </w:p>
    <w:p w:rsidR="001B76E3" w:rsidRDefault="001B76E3" w:rsidP="001B76E3">
      <w:r>
        <w:t>Director.</w:t>
      </w:r>
    </w:p>
    <w:p w:rsidR="001B76E3" w:rsidRDefault="001B76E3" w:rsidP="001B76E3"/>
    <w:p w:rsidR="001B76E3" w:rsidRDefault="001B76E3" w:rsidP="005450D8">
      <w:pPr>
        <w:rPr>
          <w:b/>
        </w:rPr>
      </w:pPr>
    </w:p>
    <w:p w:rsidR="00F02563" w:rsidRDefault="00F02563" w:rsidP="005450D8">
      <w:pPr>
        <w:rPr>
          <w:b/>
        </w:rPr>
      </w:pPr>
    </w:p>
    <w:p w:rsidR="00F02563" w:rsidRDefault="00F02563" w:rsidP="005450D8">
      <w:pPr>
        <w:rPr>
          <w:b/>
        </w:rPr>
      </w:pPr>
    </w:p>
    <w:p w:rsidR="00F02563" w:rsidRDefault="00F02563" w:rsidP="005450D8">
      <w:pPr>
        <w:rPr>
          <w:b/>
        </w:rPr>
      </w:pPr>
    </w:p>
    <w:p w:rsidR="00A84DA8" w:rsidRDefault="00A84DA8" w:rsidP="00A84DA8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A84DA8" w:rsidRDefault="00A84DA8" w:rsidP="00A84DA8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A84DA8" w:rsidRDefault="00A84DA8" w:rsidP="00A84DA8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A84DA8" w:rsidRDefault="00A84DA8" w:rsidP="00A84DA8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A84DA8" w:rsidRDefault="00A84DA8" w:rsidP="00A84DA8"/>
    <w:p w:rsidR="00A84DA8" w:rsidRDefault="00A84DA8" w:rsidP="00A84DA8">
      <w:pPr>
        <w:pStyle w:val="Ttulo1"/>
      </w:pPr>
      <w:r>
        <w:t>ORDEN DE TRABAJO    N °      05919</w:t>
      </w:r>
    </w:p>
    <w:p w:rsidR="00A84DA8" w:rsidRDefault="00A84DA8" w:rsidP="00A84DA8"/>
    <w:p w:rsidR="00A84DA8" w:rsidRDefault="00A84DA8" w:rsidP="00A84DA8">
      <w:r>
        <w:t>FECHA:</w:t>
      </w:r>
      <w:r>
        <w:tab/>
        <w:t>Medellín, Enero   27   de 2010</w:t>
      </w:r>
    </w:p>
    <w:p w:rsidR="00A84DA8" w:rsidRDefault="00A84DA8" w:rsidP="00A84DA8">
      <w:r>
        <w:t>PARA:</w:t>
      </w:r>
      <w:r>
        <w:tab/>
      </w:r>
      <w:r>
        <w:tab/>
        <w:t>PLÁSTICOS DARMA</w:t>
      </w:r>
    </w:p>
    <w:p w:rsidR="00A84DA8" w:rsidRDefault="00A84DA8" w:rsidP="00A84DA8">
      <w:r>
        <w:t>ATENCIÓN:</w:t>
      </w:r>
      <w:r>
        <w:tab/>
        <w:t>Sr. Darío Jaramillo</w:t>
      </w:r>
    </w:p>
    <w:p w:rsidR="00A84DA8" w:rsidRDefault="00A84DA8" w:rsidP="00A84DA8">
      <w:r>
        <w:tab/>
      </w:r>
      <w:r>
        <w:tab/>
        <w:t>Gerente.</w:t>
      </w:r>
    </w:p>
    <w:p w:rsidR="00A84DA8" w:rsidRDefault="00A84DA8" w:rsidP="00A84DA8"/>
    <w:p w:rsidR="00A84DA8" w:rsidRDefault="00A84DA8" w:rsidP="00A84DA8">
      <w:r>
        <w:t>Apreciado Don Darío:</w:t>
      </w:r>
    </w:p>
    <w:p w:rsidR="00A84DA8" w:rsidRDefault="00A84DA8" w:rsidP="00A84DA8"/>
    <w:p w:rsidR="00A84DA8" w:rsidRDefault="00A84DA8" w:rsidP="00A84DA8">
      <w:r>
        <w:t>Con la presente estamos solicitando el siguiente servicio de    IMPRESIÓN  :</w:t>
      </w:r>
    </w:p>
    <w:p w:rsidR="00A84DA8" w:rsidRDefault="00A84DA8" w:rsidP="00A84DA8"/>
    <w:p w:rsidR="00A84DA8" w:rsidRDefault="00A84DA8" w:rsidP="00A84DA8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A84DA8" w:rsidRDefault="00A84DA8" w:rsidP="00A84DA8">
      <w:r>
        <w:t>MATERIAL   :           Polipropileno Lamina de   40  cms</w:t>
      </w:r>
    </w:p>
    <w:p w:rsidR="00A84DA8" w:rsidRDefault="00A84DA8" w:rsidP="00A84DA8">
      <w:r>
        <w:t xml:space="preserve">CALIBRE      :           </w:t>
      </w:r>
      <w:r w:rsidRPr="00FB6911">
        <w:rPr>
          <w:b/>
        </w:rPr>
        <w:t>2.0</w:t>
      </w:r>
      <w:r>
        <w:t xml:space="preserve">  ”</w:t>
      </w:r>
    </w:p>
    <w:p w:rsidR="00A84DA8" w:rsidRPr="00F36A72" w:rsidRDefault="00A84DA8" w:rsidP="00A84DA8">
      <w:pPr>
        <w:rPr>
          <w:b/>
        </w:rPr>
      </w:pPr>
      <w:r>
        <w:t>REFERENCIA:</w:t>
      </w:r>
      <w:r>
        <w:tab/>
      </w:r>
      <w:r>
        <w:rPr>
          <w:b/>
        </w:rPr>
        <w:t xml:space="preserve">DON   LIMON </w:t>
      </w:r>
    </w:p>
    <w:p w:rsidR="00A84DA8" w:rsidRDefault="00153CE6" w:rsidP="00A84DA8">
      <w:r>
        <w:t>CANTIDAD    :         180</w:t>
      </w:r>
      <w:r w:rsidR="00A84DA8" w:rsidRPr="00F06B36">
        <w:rPr>
          <w:b/>
        </w:rPr>
        <w:t xml:space="preserve">    Kg</w:t>
      </w:r>
    </w:p>
    <w:p w:rsidR="00A84DA8" w:rsidRDefault="00A84DA8" w:rsidP="00A84DA8">
      <w:r>
        <w:t>COLORES:</w:t>
      </w:r>
      <w:r>
        <w:tab/>
      </w:r>
      <w:r>
        <w:tab/>
        <w:t>3   (   Según Muestra  )</w:t>
      </w:r>
    </w:p>
    <w:p w:rsidR="00A84DA8" w:rsidRDefault="00A84DA8" w:rsidP="00A84DA8">
      <w:r>
        <w:t>CARAS:</w:t>
      </w:r>
      <w:r>
        <w:tab/>
      </w:r>
      <w:r>
        <w:tab/>
        <w:t>1</w:t>
      </w:r>
    </w:p>
    <w:p w:rsidR="00A84DA8" w:rsidRDefault="00A84DA8" w:rsidP="00A84DA8">
      <w:r>
        <w:t>R EPETICIÓN:</w:t>
      </w:r>
      <w:r>
        <w:tab/>
        <w:t>9.5    cms</w:t>
      </w:r>
    </w:p>
    <w:p w:rsidR="00A84DA8" w:rsidRDefault="00A84DA8" w:rsidP="00A84DA8">
      <w:r>
        <w:t>RODILLO:</w:t>
      </w:r>
      <w:r>
        <w:tab/>
      </w:r>
      <w:r>
        <w:tab/>
      </w:r>
      <w:r w:rsidRPr="007C0A03">
        <w:rPr>
          <w:b/>
        </w:rPr>
        <w:t>30</w:t>
      </w:r>
    </w:p>
    <w:p w:rsidR="00A84DA8" w:rsidRDefault="00A84DA8" w:rsidP="00A84DA8">
      <w:r>
        <w:t>LAMINA:</w:t>
      </w:r>
      <w:r>
        <w:tab/>
      </w:r>
      <w:r>
        <w:tab/>
        <w:t>9.5 X 20   cms</w:t>
      </w:r>
    </w:p>
    <w:p w:rsidR="00A84DA8" w:rsidRDefault="00A84DA8" w:rsidP="00A84DA8">
      <w:r>
        <w:t>SELLADO:</w:t>
      </w:r>
      <w:r>
        <w:tab/>
      </w:r>
      <w:r>
        <w:tab/>
        <w:t>Para selle lateral.</w:t>
      </w:r>
    </w:p>
    <w:p w:rsidR="00A84DA8" w:rsidRDefault="00A84DA8" w:rsidP="00A84DA8">
      <w:r>
        <w:t xml:space="preserve"> </w:t>
      </w:r>
    </w:p>
    <w:p w:rsidR="00A84DA8" w:rsidRDefault="00A84DA8" w:rsidP="00A84DA8">
      <w:r>
        <w:rPr>
          <w:b/>
          <w:bCs/>
          <w:u w:val="single"/>
        </w:rPr>
        <w:t>NOTA:</w:t>
      </w:r>
      <w:r>
        <w:t xml:space="preserve">  * Los cyreles   se  encuentran en su planta</w:t>
      </w:r>
    </w:p>
    <w:p w:rsidR="00A84DA8" w:rsidRDefault="00A84DA8" w:rsidP="00A84DA8">
      <w:pPr>
        <w:numPr>
          <w:ilvl w:val="0"/>
          <w:numId w:val="1"/>
        </w:numPr>
      </w:pPr>
      <w:r>
        <w:t>Colores igual  pantones</w:t>
      </w:r>
    </w:p>
    <w:p w:rsidR="00A84DA8" w:rsidRDefault="00A84DA8" w:rsidP="00A84DA8"/>
    <w:p w:rsidR="00A84DA8" w:rsidRDefault="00A84DA8" w:rsidP="00A84DA8">
      <w:pPr>
        <w:ind w:left="885"/>
      </w:pPr>
    </w:p>
    <w:p w:rsidR="00A84DA8" w:rsidRPr="00DC02C1" w:rsidRDefault="00A84DA8" w:rsidP="00A84DA8">
      <w:pPr>
        <w:numPr>
          <w:ilvl w:val="0"/>
          <w:numId w:val="2"/>
        </w:numPr>
        <w:rPr>
          <w:b/>
          <w:u w:val="single"/>
        </w:rPr>
      </w:pPr>
      <w:r>
        <w:rPr>
          <w:b/>
          <w:u w:val="single"/>
        </w:rPr>
        <w:t>Se deben imprimir en  1  lote todo el  material</w:t>
      </w:r>
    </w:p>
    <w:p w:rsidR="00A84DA8" w:rsidRDefault="00A84DA8" w:rsidP="00A84DA8">
      <w:pPr>
        <w:ind w:left="1500"/>
        <w:rPr>
          <w:u w:val="single"/>
        </w:rPr>
      </w:pPr>
    </w:p>
    <w:p w:rsidR="00A84DA8" w:rsidRDefault="00A84DA8" w:rsidP="00A84DA8">
      <w:pPr>
        <w:ind w:left="1500"/>
        <w:rPr>
          <w:u w:val="single"/>
        </w:rPr>
      </w:pPr>
    </w:p>
    <w:p w:rsidR="00A84DA8" w:rsidRPr="002246C1" w:rsidRDefault="00941299" w:rsidP="00A84DA8">
      <w:pPr>
        <w:numPr>
          <w:ilvl w:val="0"/>
          <w:numId w:val="2"/>
        </w:num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 xml:space="preserve">Lote  </w:t>
      </w:r>
      <w:r>
        <w:rPr>
          <w:b/>
          <w:sz w:val="32"/>
          <w:szCs w:val="32"/>
          <w:u w:val="single"/>
        </w:rPr>
        <w:tab/>
      </w:r>
      <w:r>
        <w:rPr>
          <w:b/>
          <w:sz w:val="32"/>
          <w:szCs w:val="32"/>
          <w:u w:val="single"/>
        </w:rPr>
        <w:tab/>
      </w:r>
      <w:r>
        <w:rPr>
          <w:b/>
          <w:sz w:val="32"/>
          <w:szCs w:val="32"/>
          <w:u w:val="single"/>
        </w:rPr>
        <w:tab/>
        <w:t>42031</w:t>
      </w:r>
    </w:p>
    <w:p w:rsidR="00A84DA8" w:rsidRDefault="00A84DA8" w:rsidP="00A84DA8">
      <w:pPr>
        <w:ind w:left="1500"/>
        <w:rPr>
          <w:u w:val="single"/>
        </w:rPr>
      </w:pPr>
    </w:p>
    <w:p w:rsidR="00A84DA8" w:rsidRDefault="00A84DA8" w:rsidP="00A84DA8">
      <w:pPr>
        <w:ind w:left="1500"/>
        <w:rPr>
          <w:u w:val="single"/>
        </w:rPr>
      </w:pPr>
    </w:p>
    <w:p w:rsidR="00A84DA8" w:rsidRDefault="00A84DA8" w:rsidP="00A84DA8">
      <w:r>
        <w:t>Agradezco la atención y colaboración prestada.</w:t>
      </w:r>
    </w:p>
    <w:p w:rsidR="00A84DA8" w:rsidRDefault="00A84DA8" w:rsidP="00A84DA8"/>
    <w:p w:rsidR="00A84DA8" w:rsidRDefault="00A84DA8" w:rsidP="00A84DA8">
      <w:r>
        <w:t>Cordialmente</w:t>
      </w:r>
    </w:p>
    <w:p w:rsidR="00A84DA8" w:rsidRDefault="00A84DA8" w:rsidP="00A84DA8"/>
    <w:p w:rsidR="00A84DA8" w:rsidRDefault="00A84DA8" w:rsidP="00A84DA8"/>
    <w:p w:rsidR="00A84DA8" w:rsidRDefault="00A84DA8" w:rsidP="00A84DA8">
      <w:r>
        <w:t>RICARDO CASAS ZAPATA</w:t>
      </w:r>
    </w:p>
    <w:p w:rsidR="00A84DA8" w:rsidRDefault="00A84DA8" w:rsidP="00A84DA8">
      <w:r>
        <w:t>Director.</w:t>
      </w:r>
    </w:p>
    <w:p w:rsidR="00A84DA8" w:rsidRDefault="00A84DA8" w:rsidP="00A84DA8"/>
    <w:p w:rsidR="00F02563" w:rsidRDefault="00F02563" w:rsidP="005450D8">
      <w:pPr>
        <w:rPr>
          <w:b/>
        </w:rPr>
      </w:pPr>
    </w:p>
    <w:p w:rsidR="00A12F71" w:rsidRDefault="00A12F71" w:rsidP="005450D8">
      <w:pPr>
        <w:rPr>
          <w:b/>
        </w:rPr>
      </w:pPr>
    </w:p>
    <w:p w:rsidR="00A12F71" w:rsidRDefault="00A12F71" w:rsidP="005450D8">
      <w:pPr>
        <w:rPr>
          <w:b/>
        </w:rPr>
      </w:pPr>
    </w:p>
    <w:p w:rsidR="00A12F71" w:rsidRDefault="00A12F71" w:rsidP="005450D8">
      <w:pPr>
        <w:rPr>
          <w:b/>
        </w:rPr>
      </w:pPr>
    </w:p>
    <w:p w:rsidR="00A12F71" w:rsidRDefault="00A12F71" w:rsidP="005450D8">
      <w:pPr>
        <w:rPr>
          <w:b/>
        </w:rPr>
      </w:pPr>
    </w:p>
    <w:p w:rsidR="00A12F71" w:rsidRDefault="00A12F71" w:rsidP="00A12F71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A12F71" w:rsidRDefault="00A12F71" w:rsidP="00A12F71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A12F71" w:rsidRDefault="00A12F71" w:rsidP="00A12F71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A12F71" w:rsidRDefault="00A12F71" w:rsidP="00A12F71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A12F71" w:rsidRDefault="00A12F71" w:rsidP="00A12F71">
      <w:pPr>
        <w:pStyle w:val="Ttulo1"/>
      </w:pPr>
    </w:p>
    <w:p w:rsidR="00A12F71" w:rsidRDefault="00A12F71" w:rsidP="00A12F71">
      <w:pPr>
        <w:pStyle w:val="Ttulo1"/>
      </w:pPr>
      <w:r>
        <w:t>ORDEN DE TRABAJO      N°    05921</w:t>
      </w:r>
    </w:p>
    <w:p w:rsidR="00A12F71" w:rsidRDefault="00A12F71" w:rsidP="00A12F71"/>
    <w:p w:rsidR="00A12F71" w:rsidRDefault="0079696E" w:rsidP="00A12F71">
      <w:r>
        <w:t xml:space="preserve"> </w:t>
      </w:r>
    </w:p>
    <w:p w:rsidR="00A12F71" w:rsidRDefault="00A12F71" w:rsidP="00A12F71">
      <w:r>
        <w:t>FECHA:</w:t>
      </w:r>
      <w:r>
        <w:tab/>
      </w:r>
      <w:r w:rsidR="0079696E">
        <w:t>Medellín, Enero  27    de   2010</w:t>
      </w:r>
    </w:p>
    <w:p w:rsidR="00A12F71" w:rsidRDefault="00A12F71" w:rsidP="00A12F71">
      <w:r>
        <w:t>PARA:</w:t>
      </w:r>
      <w:r>
        <w:tab/>
      </w:r>
      <w:r>
        <w:tab/>
        <w:t>PLÁSTICOS DARMA</w:t>
      </w:r>
    </w:p>
    <w:p w:rsidR="00A12F71" w:rsidRDefault="00A12F71" w:rsidP="00A12F71">
      <w:r>
        <w:t>ATENCIÓN:</w:t>
      </w:r>
      <w:r>
        <w:tab/>
        <w:t>Sr. Darío Jaramillo</w:t>
      </w:r>
    </w:p>
    <w:p w:rsidR="00A12F71" w:rsidRDefault="00A12F71" w:rsidP="00A12F71">
      <w:r>
        <w:tab/>
      </w:r>
      <w:r>
        <w:tab/>
        <w:t>Gerente.</w:t>
      </w:r>
    </w:p>
    <w:p w:rsidR="00A12F71" w:rsidRDefault="00A12F71" w:rsidP="00A12F71"/>
    <w:p w:rsidR="00A12F71" w:rsidRDefault="00A12F71" w:rsidP="00A12F71">
      <w:r>
        <w:t>Apreciado Don Darío:</w:t>
      </w:r>
    </w:p>
    <w:p w:rsidR="00A12F71" w:rsidRDefault="00A12F71" w:rsidP="00A12F71"/>
    <w:p w:rsidR="00A12F71" w:rsidRDefault="00A12F71" w:rsidP="00A12F71">
      <w:r>
        <w:t>Con la presente estamos solicitando el siguiente servicio de  IMPRESIÓN :</w:t>
      </w:r>
    </w:p>
    <w:p w:rsidR="00A12F71" w:rsidRDefault="00A12F71" w:rsidP="00A12F71"/>
    <w:p w:rsidR="00A12F71" w:rsidRDefault="00A12F71" w:rsidP="00A12F71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A12F71" w:rsidRDefault="00A12F71" w:rsidP="00A12F71">
      <w:pPr>
        <w:rPr>
          <w:b/>
          <w:bCs/>
        </w:rPr>
      </w:pPr>
    </w:p>
    <w:p w:rsidR="00A12F71" w:rsidRDefault="00A12F71" w:rsidP="00A12F71">
      <w:r>
        <w:t xml:space="preserve">MATERIAL   :           Polipropileno tubular  40 cms </w:t>
      </w:r>
    </w:p>
    <w:p w:rsidR="00A12F71" w:rsidRDefault="00A12F71" w:rsidP="00A12F71">
      <w:r>
        <w:t>CLIBRE      :              1.5  ”</w:t>
      </w:r>
    </w:p>
    <w:p w:rsidR="00A12F71" w:rsidRPr="00842B11" w:rsidRDefault="00A12F71" w:rsidP="00A12F71">
      <w:pPr>
        <w:rPr>
          <w:b/>
        </w:rPr>
      </w:pPr>
      <w:r>
        <w:t>REFERENCIA:</w:t>
      </w:r>
      <w:r>
        <w:tab/>
      </w:r>
      <w:r w:rsidRPr="00842B11">
        <w:rPr>
          <w:b/>
        </w:rPr>
        <w:t>Pigmento Grande</w:t>
      </w:r>
    </w:p>
    <w:p w:rsidR="00A12F71" w:rsidRDefault="00A12F71" w:rsidP="00A12F71">
      <w:r>
        <w:t>CANTIDAD    :          220   Kg</w:t>
      </w:r>
    </w:p>
    <w:p w:rsidR="00A12F71" w:rsidRDefault="00A12F71" w:rsidP="00A12F71">
      <w:r>
        <w:t>COLORES:</w:t>
      </w:r>
      <w:r>
        <w:tab/>
      </w:r>
      <w:r>
        <w:tab/>
        <w:t>3  (Según Arte  )</w:t>
      </w:r>
    </w:p>
    <w:p w:rsidR="00A12F71" w:rsidRDefault="00A12F71" w:rsidP="00A12F71">
      <w:r>
        <w:t>CARAS:</w:t>
      </w:r>
      <w:r>
        <w:tab/>
      </w:r>
      <w:r>
        <w:tab/>
        <w:t>1</w:t>
      </w:r>
    </w:p>
    <w:p w:rsidR="00A12F71" w:rsidRDefault="00A12F71" w:rsidP="00A12F71">
      <w:r>
        <w:t>REPETICIÓN:</w:t>
      </w:r>
      <w:r>
        <w:tab/>
        <w:t>30.5</w:t>
      </w:r>
    </w:p>
    <w:p w:rsidR="00A12F71" w:rsidRDefault="00A12F71" w:rsidP="00A12F71">
      <w:r>
        <w:t>RODILLO:</w:t>
      </w:r>
      <w:r>
        <w:tab/>
      </w:r>
      <w:r>
        <w:tab/>
        <w:t>30</w:t>
      </w:r>
    </w:p>
    <w:p w:rsidR="00A12F71" w:rsidRPr="00EB246A" w:rsidRDefault="00A12F71" w:rsidP="00A12F71">
      <w:pPr>
        <w:rPr>
          <w:b/>
        </w:rPr>
      </w:pPr>
      <w:r>
        <w:t>BOLSA:</w:t>
      </w:r>
      <w:r>
        <w:tab/>
      </w:r>
      <w:r>
        <w:tab/>
      </w:r>
      <w:r w:rsidRPr="00EB246A">
        <w:rPr>
          <w:b/>
        </w:rPr>
        <w:t>30.5  x  35.5  +   2.5 ff + 4  solapa  interna   cms</w:t>
      </w:r>
    </w:p>
    <w:p w:rsidR="00A12F71" w:rsidRDefault="00A12F71" w:rsidP="00A12F71">
      <w:r>
        <w:t>SELLADO:</w:t>
      </w:r>
      <w:r>
        <w:tab/>
      </w:r>
      <w:r>
        <w:tab/>
        <w:t>Para selle lateral.</w:t>
      </w:r>
    </w:p>
    <w:p w:rsidR="00A12F71" w:rsidRDefault="00A12F71" w:rsidP="00A12F71"/>
    <w:p w:rsidR="00A12F71" w:rsidRDefault="00A12F71" w:rsidP="00A12F71"/>
    <w:p w:rsidR="00A12F71" w:rsidRDefault="00A12F71" w:rsidP="00A12F71">
      <w:r>
        <w:rPr>
          <w:b/>
          <w:bCs/>
          <w:u w:val="single"/>
        </w:rPr>
        <w:t>NOTA:</w:t>
      </w:r>
      <w:r>
        <w:t xml:space="preserve">  * Cyreles en su planta.</w:t>
      </w:r>
    </w:p>
    <w:p w:rsidR="00A12F71" w:rsidRDefault="00A12F71" w:rsidP="00A12F71">
      <w:pPr>
        <w:numPr>
          <w:ilvl w:val="0"/>
          <w:numId w:val="1"/>
        </w:numPr>
      </w:pPr>
      <w:r>
        <w:t>Se envía arte  para tonos y alturas.</w:t>
      </w:r>
    </w:p>
    <w:p w:rsidR="00A12F71" w:rsidRDefault="00A12F71" w:rsidP="00A12F71">
      <w:pPr>
        <w:numPr>
          <w:ilvl w:val="0"/>
          <w:numId w:val="1"/>
        </w:numPr>
      </w:pPr>
      <w:r>
        <w:t>Colocar pie de imprenta de Plasticos Union.</w:t>
      </w:r>
    </w:p>
    <w:p w:rsidR="00A12F71" w:rsidRDefault="00A12F71" w:rsidP="00A12F71"/>
    <w:p w:rsidR="00A12F71" w:rsidRDefault="00A12F71" w:rsidP="00A12F71"/>
    <w:p w:rsidR="00A12F71" w:rsidRDefault="00A12F71" w:rsidP="00A12F71">
      <w:r>
        <w:t>Agradezco la atención y colaboración prestada.</w:t>
      </w:r>
    </w:p>
    <w:p w:rsidR="00A12F71" w:rsidRDefault="00A12F71" w:rsidP="00A12F71"/>
    <w:p w:rsidR="00A12F71" w:rsidRDefault="00A12F71" w:rsidP="00A12F71">
      <w:r>
        <w:t>Cordialmente,</w:t>
      </w:r>
    </w:p>
    <w:p w:rsidR="00A12F71" w:rsidRDefault="00A12F71" w:rsidP="00A12F71"/>
    <w:p w:rsidR="00A12F71" w:rsidRDefault="00A12F71" w:rsidP="00A12F71"/>
    <w:p w:rsidR="00A12F71" w:rsidRDefault="00A12F71" w:rsidP="00A12F71">
      <w:r>
        <w:t>RICARDO CASAS ZAPATA</w:t>
      </w:r>
    </w:p>
    <w:p w:rsidR="00A12F71" w:rsidRDefault="00A12F71" w:rsidP="00A12F71">
      <w:r>
        <w:t>Director.</w:t>
      </w:r>
    </w:p>
    <w:p w:rsidR="00A12F71" w:rsidRDefault="00A12F71" w:rsidP="005450D8">
      <w:pPr>
        <w:rPr>
          <w:b/>
        </w:rPr>
      </w:pPr>
    </w:p>
    <w:p w:rsidR="008F7720" w:rsidRDefault="008F7720" w:rsidP="005450D8">
      <w:pPr>
        <w:rPr>
          <w:b/>
        </w:rPr>
      </w:pPr>
    </w:p>
    <w:p w:rsidR="008F7720" w:rsidRDefault="008F7720" w:rsidP="005450D8">
      <w:pPr>
        <w:rPr>
          <w:b/>
        </w:rPr>
      </w:pPr>
    </w:p>
    <w:p w:rsidR="008F7720" w:rsidRDefault="008F7720" w:rsidP="005450D8">
      <w:pPr>
        <w:rPr>
          <w:b/>
        </w:rPr>
      </w:pPr>
    </w:p>
    <w:p w:rsidR="008F7720" w:rsidRDefault="008F7720" w:rsidP="005450D8">
      <w:pPr>
        <w:rPr>
          <w:b/>
        </w:rPr>
      </w:pPr>
    </w:p>
    <w:p w:rsidR="008F7720" w:rsidRDefault="008F7720" w:rsidP="005450D8">
      <w:pPr>
        <w:rPr>
          <w:b/>
        </w:rPr>
      </w:pPr>
    </w:p>
    <w:p w:rsidR="008F7720" w:rsidRPr="00456798" w:rsidRDefault="008F7720" w:rsidP="008F7720">
      <w:pPr>
        <w:rPr>
          <w:b/>
        </w:rPr>
      </w:pPr>
    </w:p>
    <w:p w:rsidR="008F7720" w:rsidRDefault="008F7720" w:rsidP="008F7720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8F7720" w:rsidRDefault="008F7720" w:rsidP="008F7720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8F7720" w:rsidRDefault="008F7720" w:rsidP="008F7720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8F7720" w:rsidRDefault="008F7720" w:rsidP="008F7720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8F7720" w:rsidRDefault="008F7720" w:rsidP="008F7720"/>
    <w:p w:rsidR="008F7720" w:rsidRDefault="008F7720" w:rsidP="008F7720"/>
    <w:p w:rsidR="008F7720" w:rsidRDefault="008F7720" w:rsidP="008F7720">
      <w:pPr>
        <w:pStyle w:val="Ttulo1"/>
      </w:pPr>
      <w:r>
        <w:t>ORDEN DE TRABAJO      N°      05912-1</w:t>
      </w:r>
    </w:p>
    <w:p w:rsidR="008F7720" w:rsidRDefault="008F7720" w:rsidP="008F7720"/>
    <w:p w:rsidR="008F7720" w:rsidRDefault="008F7720" w:rsidP="008F7720"/>
    <w:p w:rsidR="008F7720" w:rsidRDefault="008F7720" w:rsidP="008F7720">
      <w:r>
        <w:t>FECHA:</w:t>
      </w:r>
      <w:r>
        <w:tab/>
        <w:t>Medellín,  Enero  27   de    2010</w:t>
      </w:r>
    </w:p>
    <w:p w:rsidR="008F7720" w:rsidRDefault="008F7720" w:rsidP="008F7720">
      <w:r>
        <w:t>PARA:</w:t>
      </w:r>
      <w:r>
        <w:tab/>
      </w:r>
      <w:r>
        <w:tab/>
        <w:t>PLÁSTICOS DARMA</w:t>
      </w:r>
    </w:p>
    <w:p w:rsidR="008F7720" w:rsidRDefault="008F7720" w:rsidP="008F7720">
      <w:r>
        <w:t>ATENCIÓN:</w:t>
      </w:r>
      <w:r>
        <w:tab/>
        <w:t>Sr. DARIO JARAMILLO</w:t>
      </w:r>
    </w:p>
    <w:p w:rsidR="008F7720" w:rsidRDefault="008F7720" w:rsidP="008F7720"/>
    <w:p w:rsidR="008F7720" w:rsidRDefault="008F7720" w:rsidP="008F7720"/>
    <w:p w:rsidR="008F7720" w:rsidRDefault="008F7720" w:rsidP="008F7720">
      <w:r>
        <w:t xml:space="preserve"> Apreciado Dn DARIO:</w:t>
      </w:r>
    </w:p>
    <w:p w:rsidR="008F7720" w:rsidRDefault="008F7720" w:rsidP="008F7720"/>
    <w:p w:rsidR="008F7720" w:rsidRDefault="008F7720" w:rsidP="008F7720">
      <w:r>
        <w:t>Con la presente estamos solicitando el siguiente material  :</w:t>
      </w:r>
    </w:p>
    <w:p w:rsidR="008F7720" w:rsidRDefault="008F7720" w:rsidP="008F7720"/>
    <w:p w:rsidR="008F7720" w:rsidRDefault="008F7720" w:rsidP="008F7720">
      <w:r>
        <w:rPr>
          <w:b/>
          <w:bCs/>
          <w:u w:val="single"/>
        </w:rPr>
        <w:t>EXTRUSION</w:t>
      </w:r>
      <w:r>
        <w:t>:</w:t>
      </w:r>
    </w:p>
    <w:p w:rsidR="008F7720" w:rsidRDefault="008F7720" w:rsidP="008F7720"/>
    <w:p w:rsidR="008F7720" w:rsidRDefault="008F7720" w:rsidP="008F7720"/>
    <w:tbl>
      <w:tblPr>
        <w:tblW w:w="9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338"/>
        <w:gridCol w:w="1560"/>
        <w:gridCol w:w="1559"/>
        <w:gridCol w:w="1807"/>
        <w:gridCol w:w="1986"/>
      </w:tblGrid>
      <w:tr w:rsidR="008F7720" w:rsidTr="00D52164">
        <w:tc>
          <w:tcPr>
            <w:tcW w:w="2338" w:type="dxa"/>
          </w:tcPr>
          <w:p w:rsidR="008F7720" w:rsidRDefault="008F7720" w:rsidP="00D52164">
            <w:r>
              <w:t>MEDIDA EN  CENTIMETROS</w:t>
            </w:r>
          </w:p>
        </w:tc>
        <w:tc>
          <w:tcPr>
            <w:tcW w:w="1560" w:type="dxa"/>
          </w:tcPr>
          <w:p w:rsidR="008F7720" w:rsidRDefault="008F7720" w:rsidP="00D52164">
            <w:r>
              <w:t>CALIBRE</w:t>
            </w:r>
          </w:p>
        </w:tc>
        <w:tc>
          <w:tcPr>
            <w:tcW w:w="1559" w:type="dxa"/>
          </w:tcPr>
          <w:p w:rsidR="008F7720" w:rsidRDefault="008F7720" w:rsidP="00D52164">
            <w:r>
              <w:t>FORMA</w:t>
            </w:r>
          </w:p>
        </w:tc>
        <w:tc>
          <w:tcPr>
            <w:tcW w:w="1807" w:type="dxa"/>
          </w:tcPr>
          <w:p w:rsidR="008F7720" w:rsidRDefault="008F7720" w:rsidP="00D52164">
            <w:r>
              <w:t>CANTIDAD EN KILOS</w:t>
            </w:r>
          </w:p>
        </w:tc>
        <w:tc>
          <w:tcPr>
            <w:tcW w:w="1986" w:type="dxa"/>
          </w:tcPr>
          <w:p w:rsidR="008F7720" w:rsidRDefault="008F7720" w:rsidP="00D52164">
            <w:r>
              <w:t>MATERIAL</w:t>
            </w:r>
          </w:p>
        </w:tc>
      </w:tr>
      <w:tr w:rsidR="008F7720" w:rsidRPr="00656B1D" w:rsidTr="00D52164">
        <w:tc>
          <w:tcPr>
            <w:tcW w:w="2338" w:type="dxa"/>
          </w:tcPr>
          <w:p w:rsidR="008F7720" w:rsidRPr="00656B1D" w:rsidRDefault="008F7720" w:rsidP="00D52164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55</w:t>
            </w:r>
          </w:p>
        </w:tc>
        <w:tc>
          <w:tcPr>
            <w:tcW w:w="1560" w:type="dxa"/>
          </w:tcPr>
          <w:p w:rsidR="008F7720" w:rsidRPr="00656B1D" w:rsidRDefault="008F7720" w:rsidP="00D52164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1.65 </w:t>
            </w:r>
            <w:r w:rsidRPr="00656B1D">
              <w:rPr>
                <w:b/>
                <w:sz w:val="28"/>
                <w:szCs w:val="28"/>
              </w:rPr>
              <w:t xml:space="preserve">  ”</w:t>
            </w:r>
          </w:p>
        </w:tc>
        <w:tc>
          <w:tcPr>
            <w:tcW w:w="1559" w:type="dxa"/>
          </w:tcPr>
          <w:p w:rsidR="008F7720" w:rsidRPr="00656B1D" w:rsidRDefault="008F7720" w:rsidP="00D52164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LAMINA</w:t>
            </w:r>
          </w:p>
        </w:tc>
        <w:tc>
          <w:tcPr>
            <w:tcW w:w="1807" w:type="dxa"/>
          </w:tcPr>
          <w:p w:rsidR="008F7720" w:rsidRPr="00656B1D" w:rsidRDefault="008F7720" w:rsidP="00D52164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100</w:t>
            </w:r>
          </w:p>
        </w:tc>
        <w:tc>
          <w:tcPr>
            <w:tcW w:w="1986" w:type="dxa"/>
          </w:tcPr>
          <w:p w:rsidR="008F7720" w:rsidRPr="00656B1D" w:rsidRDefault="008F7720" w:rsidP="00D52164">
            <w:pPr>
              <w:jc w:val="center"/>
              <w:rPr>
                <w:b/>
                <w:sz w:val="28"/>
                <w:szCs w:val="28"/>
              </w:rPr>
            </w:pPr>
            <w:r w:rsidRPr="00656B1D">
              <w:rPr>
                <w:b/>
                <w:sz w:val="28"/>
                <w:szCs w:val="28"/>
              </w:rPr>
              <w:t>BAJA   TPTE</w:t>
            </w:r>
          </w:p>
        </w:tc>
      </w:tr>
    </w:tbl>
    <w:p w:rsidR="008F7720" w:rsidRPr="00656B1D" w:rsidRDefault="008F7720" w:rsidP="008F7720">
      <w:pPr>
        <w:pStyle w:val="Ttulo2"/>
        <w:rPr>
          <w:sz w:val="28"/>
          <w:szCs w:val="28"/>
        </w:rPr>
      </w:pPr>
    </w:p>
    <w:p w:rsidR="008F7720" w:rsidRDefault="008F7720" w:rsidP="008F7720"/>
    <w:p w:rsidR="008F7720" w:rsidRDefault="008F7720" w:rsidP="008F7720">
      <w:pPr>
        <w:rPr>
          <w:b/>
          <w:bCs/>
          <w:u w:val="single"/>
        </w:rPr>
      </w:pPr>
    </w:p>
    <w:p w:rsidR="008F7720" w:rsidRDefault="008F7720" w:rsidP="008F7720">
      <w:r w:rsidRPr="0026453F">
        <w:rPr>
          <w:b/>
          <w:u w:val="single"/>
        </w:rPr>
        <w:t xml:space="preserve">MEZCLA </w:t>
      </w:r>
      <w:r>
        <w:t xml:space="preserve">  :     25     BAJA</w:t>
      </w:r>
    </w:p>
    <w:p w:rsidR="008F7720" w:rsidRDefault="008F7720" w:rsidP="008F7720">
      <w:r>
        <w:t xml:space="preserve">                           7</w:t>
      </w:r>
      <w:r>
        <w:tab/>
        <w:t xml:space="preserve">LINEAL       </w:t>
      </w:r>
    </w:p>
    <w:p w:rsidR="008F7720" w:rsidRDefault="008F7720" w:rsidP="008F7720"/>
    <w:p w:rsidR="008F7720" w:rsidRDefault="008F7720" w:rsidP="008F7720"/>
    <w:p w:rsidR="008F7720" w:rsidRDefault="008F7720" w:rsidP="008F7720"/>
    <w:p w:rsidR="008F7720" w:rsidRDefault="008F7720" w:rsidP="008F7720">
      <w:pPr>
        <w:rPr>
          <w:sz w:val="28"/>
          <w:szCs w:val="28"/>
          <w:u w:val="single"/>
        </w:rPr>
      </w:pPr>
      <w:r w:rsidRPr="00FF34E6">
        <w:rPr>
          <w:sz w:val="28"/>
          <w:szCs w:val="28"/>
          <w:u w:val="single"/>
        </w:rPr>
        <w:t>LAMINA  TRATADA</w:t>
      </w:r>
      <w:r>
        <w:rPr>
          <w:sz w:val="28"/>
          <w:szCs w:val="28"/>
          <w:u w:val="single"/>
        </w:rPr>
        <w:t xml:space="preserve"> PARA IMPRIMIR EN  SU PLANTA.</w:t>
      </w:r>
    </w:p>
    <w:p w:rsidR="008F7720" w:rsidRDefault="008F7720" w:rsidP="008F7720">
      <w:pPr>
        <w:rPr>
          <w:sz w:val="28"/>
          <w:szCs w:val="28"/>
          <w:u w:val="single"/>
        </w:rPr>
      </w:pPr>
    </w:p>
    <w:p w:rsidR="008F7720" w:rsidRPr="00FF34E6" w:rsidRDefault="008F7720" w:rsidP="008F7720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YA SE HABIA ENVIADO LA ORDEN DE IMPRESIÓN.</w:t>
      </w:r>
    </w:p>
    <w:p w:rsidR="008F7720" w:rsidRDefault="008F7720" w:rsidP="008F7720">
      <w:pPr>
        <w:rPr>
          <w:b/>
          <w:bCs/>
          <w:u w:val="single"/>
        </w:rPr>
      </w:pPr>
      <w:r>
        <w:t xml:space="preserve"> </w:t>
      </w:r>
      <w:r>
        <w:tab/>
      </w:r>
      <w:r>
        <w:tab/>
      </w:r>
    </w:p>
    <w:p w:rsidR="008F7720" w:rsidRDefault="008F7720" w:rsidP="008F7720"/>
    <w:p w:rsidR="008F7720" w:rsidRDefault="008F7720" w:rsidP="008F7720"/>
    <w:p w:rsidR="008F7720" w:rsidRDefault="008F7720" w:rsidP="008F7720">
      <w:r>
        <w:t>Agradezco la Amable colaboración.</w:t>
      </w:r>
    </w:p>
    <w:p w:rsidR="008F7720" w:rsidRDefault="008F7720" w:rsidP="008F7720"/>
    <w:p w:rsidR="008F7720" w:rsidRDefault="008F7720" w:rsidP="008F7720"/>
    <w:p w:rsidR="008F7720" w:rsidRDefault="008F7720" w:rsidP="008F7720"/>
    <w:p w:rsidR="008F7720" w:rsidRDefault="008F7720" w:rsidP="008F7720">
      <w:r>
        <w:t>Cordialmente</w:t>
      </w:r>
    </w:p>
    <w:p w:rsidR="008F7720" w:rsidRDefault="008F7720" w:rsidP="008F7720"/>
    <w:p w:rsidR="008F7720" w:rsidRDefault="008F7720" w:rsidP="008F7720"/>
    <w:p w:rsidR="008F7720" w:rsidRDefault="008F7720" w:rsidP="008F7720"/>
    <w:p w:rsidR="008F7720" w:rsidRDefault="008F7720" w:rsidP="008F7720">
      <w:r>
        <w:t>RICARDO CASAS ZAPATA</w:t>
      </w:r>
    </w:p>
    <w:p w:rsidR="008F7720" w:rsidRDefault="008F7720" w:rsidP="008F7720">
      <w:r>
        <w:t>Director</w:t>
      </w:r>
    </w:p>
    <w:p w:rsidR="008F7720" w:rsidRDefault="008F7720" w:rsidP="008F7720">
      <w:pPr>
        <w:rPr>
          <w:b/>
        </w:rPr>
      </w:pPr>
    </w:p>
    <w:p w:rsidR="004638B3" w:rsidRDefault="004638B3" w:rsidP="004638B3">
      <w:pPr>
        <w:rPr>
          <w:b/>
          <w:bCs/>
        </w:rPr>
      </w:pPr>
    </w:p>
    <w:p w:rsidR="004638B3" w:rsidRDefault="004638B3" w:rsidP="004638B3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4638B3" w:rsidRDefault="004638B3" w:rsidP="004638B3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4638B3" w:rsidRDefault="004638B3" w:rsidP="004638B3">
      <w:pPr>
        <w:rPr>
          <w:b/>
          <w:bCs/>
          <w:sz w:val="20"/>
        </w:rPr>
      </w:pPr>
      <w:r>
        <w:rPr>
          <w:b/>
          <w:bCs/>
          <w:sz w:val="20"/>
        </w:rPr>
        <w:t>CALLE 76 No 46 - 23</w:t>
      </w:r>
    </w:p>
    <w:p w:rsidR="004638B3" w:rsidRDefault="004638B3" w:rsidP="004638B3">
      <w:pPr>
        <w:rPr>
          <w:b/>
          <w:bCs/>
          <w:sz w:val="20"/>
        </w:rPr>
      </w:pPr>
      <w:r>
        <w:rPr>
          <w:b/>
          <w:bCs/>
          <w:sz w:val="20"/>
        </w:rPr>
        <w:t>TEL: 3 721134   ITAGUI.</w:t>
      </w:r>
    </w:p>
    <w:p w:rsidR="004638B3" w:rsidRDefault="004638B3" w:rsidP="004638B3">
      <w:pPr>
        <w:rPr>
          <w:b/>
          <w:bCs/>
        </w:rPr>
      </w:pPr>
    </w:p>
    <w:p w:rsidR="004638B3" w:rsidRDefault="004638B3" w:rsidP="004638B3">
      <w:pPr>
        <w:rPr>
          <w:b/>
          <w:bCs/>
        </w:rPr>
      </w:pPr>
    </w:p>
    <w:p w:rsidR="004638B3" w:rsidRDefault="004638B3" w:rsidP="004638B3">
      <w:pPr>
        <w:pStyle w:val="Ttulo1"/>
      </w:pPr>
      <w:r>
        <w:t>ORDEN DE TRABAJO   N°      06049</w:t>
      </w:r>
    </w:p>
    <w:p w:rsidR="004638B3" w:rsidRDefault="004638B3" w:rsidP="004638B3"/>
    <w:p w:rsidR="004638B3" w:rsidRDefault="000957E8" w:rsidP="004638B3">
      <w:r>
        <w:t>FECHA:</w:t>
      </w:r>
      <w:r>
        <w:tab/>
        <w:t>Medellín, Enero  28</w:t>
      </w:r>
      <w:r w:rsidR="004638B3">
        <w:t xml:space="preserve"> </w:t>
      </w:r>
      <w:r w:rsidR="006B0F9D">
        <w:t xml:space="preserve">  de 2009</w:t>
      </w:r>
    </w:p>
    <w:p w:rsidR="004638B3" w:rsidRDefault="004638B3" w:rsidP="004638B3">
      <w:r>
        <w:t>PARA:</w:t>
      </w:r>
      <w:r>
        <w:tab/>
      </w:r>
      <w:r>
        <w:tab/>
        <w:t>PLÁSTICOS DARMA</w:t>
      </w:r>
    </w:p>
    <w:p w:rsidR="004638B3" w:rsidRDefault="004638B3" w:rsidP="004638B3">
      <w:r>
        <w:t>ATENCIÓN:</w:t>
      </w:r>
      <w:r>
        <w:tab/>
        <w:t>Sr. DARIO JARAMILLO</w:t>
      </w:r>
    </w:p>
    <w:p w:rsidR="004638B3" w:rsidRDefault="004638B3" w:rsidP="004638B3"/>
    <w:p w:rsidR="004638B3" w:rsidRDefault="004638B3" w:rsidP="004638B3">
      <w:r>
        <w:t>Apreciado Dn DARIO:</w:t>
      </w:r>
    </w:p>
    <w:p w:rsidR="004638B3" w:rsidRDefault="004638B3" w:rsidP="004638B3">
      <w:r>
        <w:t>Con la presente estamos solicitando el siguiente servicio de extrusión e impresión</w:t>
      </w:r>
    </w:p>
    <w:p w:rsidR="004638B3" w:rsidRDefault="004638B3" w:rsidP="004638B3"/>
    <w:p w:rsidR="004638B3" w:rsidRDefault="004638B3" w:rsidP="004638B3">
      <w:r>
        <w:rPr>
          <w:b/>
          <w:bCs/>
          <w:u w:val="single"/>
        </w:rPr>
        <w:t>EXTRUSION</w:t>
      </w:r>
      <w:r>
        <w:t>:</w:t>
      </w:r>
    </w:p>
    <w:p w:rsidR="004638B3" w:rsidRDefault="004638B3" w:rsidP="004638B3">
      <w:r>
        <w:t>MATERIAL :</w:t>
      </w:r>
      <w:r>
        <w:tab/>
      </w:r>
      <w:r>
        <w:tab/>
        <w:t xml:space="preserve">Polietileno de Baja  densidad    </w:t>
      </w:r>
      <w:r>
        <w:rPr>
          <w:b/>
        </w:rPr>
        <w:t>TUBULAR</w:t>
      </w:r>
      <w:r>
        <w:t xml:space="preserve">  </w:t>
      </w:r>
      <w:r w:rsidR="009B5B6A">
        <w:t xml:space="preserve">  </w:t>
      </w:r>
      <w:r>
        <w:t>Tpte</w:t>
      </w:r>
    </w:p>
    <w:p w:rsidR="004638B3" w:rsidRDefault="004638B3" w:rsidP="004638B3">
      <w:r>
        <w:t>MEDIDA:</w:t>
      </w:r>
      <w:r>
        <w:tab/>
      </w:r>
      <w:r>
        <w:tab/>
      </w:r>
      <w:r w:rsidR="00275919">
        <w:rPr>
          <w:b/>
        </w:rPr>
        <w:t>23</w:t>
      </w:r>
      <w:r w:rsidRPr="00535FFA">
        <w:rPr>
          <w:b/>
        </w:rPr>
        <w:t xml:space="preserve">   cms</w:t>
      </w:r>
      <w:r>
        <w:t xml:space="preserve">   </w:t>
      </w:r>
    </w:p>
    <w:p w:rsidR="004638B3" w:rsidRDefault="004638B3" w:rsidP="004638B3">
      <w:r>
        <w:t>CALIBRE :</w:t>
      </w:r>
      <w:r>
        <w:tab/>
      </w:r>
      <w:r>
        <w:tab/>
        <w:t>3.0   “</w:t>
      </w:r>
    </w:p>
    <w:p w:rsidR="004638B3" w:rsidRDefault="004638B3" w:rsidP="004638B3">
      <w:r>
        <w:t>COLOR :</w:t>
      </w:r>
      <w:r>
        <w:tab/>
      </w:r>
      <w:r>
        <w:tab/>
        <w:t>Transparente</w:t>
      </w:r>
    </w:p>
    <w:p w:rsidR="004638B3" w:rsidRDefault="004638B3" w:rsidP="004638B3">
      <w:r>
        <w:t xml:space="preserve">TRATADO : </w:t>
      </w:r>
      <w:r>
        <w:tab/>
      </w:r>
      <w:r>
        <w:tab/>
        <w:t>2  caras</w:t>
      </w:r>
    </w:p>
    <w:p w:rsidR="004638B3" w:rsidRPr="00853953" w:rsidRDefault="004638B3" w:rsidP="00853953">
      <w:r>
        <w:t xml:space="preserve">MEZCLA :   </w:t>
      </w:r>
      <w:r>
        <w:tab/>
      </w:r>
      <w:r>
        <w:tab/>
      </w:r>
      <w:r w:rsidRPr="00853953">
        <w:t xml:space="preserve">Baja   </w:t>
      </w:r>
      <w:smartTag w:uri="urn:schemas-microsoft-com:office:smarttags" w:element="metricconverter">
        <w:smartTagPr>
          <w:attr w:name="ProductID" w:val="25 kg"/>
        </w:smartTagPr>
        <w:r w:rsidRPr="00853953">
          <w:t>25 kg</w:t>
        </w:r>
      </w:smartTag>
      <w:r w:rsidRPr="00853953">
        <w:t xml:space="preserve"> </w:t>
      </w:r>
      <w:r w:rsidR="00563AB5" w:rsidRPr="00853953">
        <w:t xml:space="preserve">  </w:t>
      </w:r>
      <w:r w:rsidRPr="00853953">
        <w:t xml:space="preserve">– </w:t>
      </w:r>
      <w:r w:rsidR="00563AB5" w:rsidRPr="00853953">
        <w:t xml:space="preserve">   </w:t>
      </w:r>
      <w:r w:rsidRPr="00853953">
        <w:t xml:space="preserve">Lineal  </w:t>
      </w:r>
      <w:r w:rsidR="009B5B6A" w:rsidRPr="00853953">
        <w:t xml:space="preserve"> </w:t>
      </w:r>
      <w:ins w:id="0" w:author="RICARDO CASAS ZAPATA" w:date="2010-01-28T10:14:00Z">
        <w:r w:rsidR="009B5B6A" w:rsidRPr="00853953">
          <w:rPr>
            <w:rStyle w:val="Ttulodellibro"/>
          </w:rPr>
          <w:t xml:space="preserve">Exceno </w:t>
        </w:r>
      </w:ins>
      <w:del w:id="1" w:author="RICARDO CASAS ZAPATA" w:date="2010-01-28T10:14:00Z">
        <w:r w:rsidR="009B5B6A" w:rsidRPr="00853953" w:rsidDel="009B5B6A">
          <w:rPr>
            <w:rStyle w:val="Ttulodellibro"/>
          </w:rPr>
          <w:delText xml:space="preserve"> </w:delText>
        </w:r>
        <w:r w:rsidRPr="00853953" w:rsidDel="009B5B6A">
          <w:delText xml:space="preserve"> </w:delText>
        </w:r>
      </w:del>
      <w:r w:rsidRPr="00853953">
        <w:t xml:space="preserve">8   kg </w:t>
      </w:r>
    </w:p>
    <w:p w:rsidR="004638B3" w:rsidRPr="00853953" w:rsidRDefault="00617E36" w:rsidP="00853953">
      <w:r w:rsidRPr="00853953">
        <w:t xml:space="preserve">CANTIDAD : </w:t>
      </w:r>
      <w:r w:rsidRPr="00853953">
        <w:tab/>
        <w:t>22</w:t>
      </w:r>
      <w:r w:rsidR="004638B3" w:rsidRPr="00853953">
        <w:t>0   kg</w:t>
      </w:r>
    </w:p>
    <w:p w:rsidR="004638B3" w:rsidRPr="00853953" w:rsidRDefault="004638B3" w:rsidP="00853953"/>
    <w:p w:rsidR="004638B3" w:rsidRPr="002B3935" w:rsidRDefault="004638B3" w:rsidP="004638B3">
      <w:pPr>
        <w:rPr>
          <w:bCs/>
          <w:u w:val="single"/>
        </w:rPr>
      </w:pPr>
      <w:r w:rsidRPr="00853953">
        <w:rPr>
          <w:b/>
          <w:bCs/>
          <w:u w:val="single"/>
        </w:rPr>
        <w:t>IMPRESIÓN :</w:t>
      </w:r>
    </w:p>
    <w:p w:rsidR="004638B3" w:rsidRDefault="004638B3" w:rsidP="004638B3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 xml:space="preserve">4 </w:t>
      </w:r>
      <w:r w:rsidR="00181410">
        <w:t xml:space="preserve">  </w:t>
      </w:r>
      <w:r>
        <w:t>( Según  Arte  )</w:t>
      </w:r>
    </w:p>
    <w:p w:rsidR="004638B3" w:rsidRDefault="004638B3" w:rsidP="004638B3">
      <w:r>
        <w:t xml:space="preserve">CARAS : </w:t>
      </w:r>
      <w:r>
        <w:tab/>
      </w:r>
      <w:r>
        <w:tab/>
        <w:t xml:space="preserve">2  </w:t>
      </w:r>
    </w:p>
    <w:p w:rsidR="004638B3" w:rsidRDefault="004638B3" w:rsidP="004638B3">
      <w:r>
        <w:t xml:space="preserve">REPETICIÓN : </w:t>
      </w:r>
      <w:r>
        <w:tab/>
        <w:t>45   cms</w:t>
      </w:r>
    </w:p>
    <w:p w:rsidR="004638B3" w:rsidRDefault="004638B3" w:rsidP="004638B3">
      <w:r>
        <w:t>RODILLO :</w:t>
      </w:r>
      <w:r>
        <w:tab/>
      </w:r>
      <w:r>
        <w:tab/>
        <w:t>45</w:t>
      </w:r>
    </w:p>
    <w:p w:rsidR="004638B3" w:rsidRDefault="004638B3" w:rsidP="004638B3">
      <w:r>
        <w:t xml:space="preserve">BOLSA    :                  22.5  x  45   cm    </w:t>
      </w:r>
    </w:p>
    <w:p w:rsidR="004638B3" w:rsidRDefault="004638B3" w:rsidP="004638B3">
      <w:r>
        <w:t>SELLADO .</w:t>
      </w:r>
      <w:r>
        <w:tab/>
      </w:r>
      <w:r>
        <w:tab/>
        <w:t xml:space="preserve">Fondo </w:t>
      </w:r>
    </w:p>
    <w:p w:rsidR="004638B3" w:rsidRPr="00BB4477" w:rsidRDefault="004638B3" w:rsidP="004638B3">
      <w:pPr>
        <w:rPr>
          <w:b/>
        </w:rPr>
      </w:pPr>
      <w:r>
        <w:t>REFERENCIA :</w:t>
      </w:r>
      <w:r>
        <w:tab/>
      </w:r>
      <w:r>
        <w:rPr>
          <w:b/>
        </w:rPr>
        <w:t xml:space="preserve">CANOA  </w:t>
      </w:r>
      <w:r w:rsidR="00181410">
        <w:rPr>
          <w:b/>
        </w:rPr>
        <w:t xml:space="preserve">  </w:t>
      </w:r>
      <w:r>
        <w:rPr>
          <w:b/>
        </w:rPr>
        <w:t>PAGUE 3   LLEVE   4</w:t>
      </w:r>
    </w:p>
    <w:p w:rsidR="004638B3" w:rsidRDefault="004638B3" w:rsidP="004638B3">
      <w:pPr>
        <w:rPr>
          <w:b/>
          <w:bCs/>
          <w:u w:val="single"/>
        </w:rPr>
      </w:pPr>
    </w:p>
    <w:p w:rsidR="004638B3" w:rsidRDefault="004638B3" w:rsidP="004638B3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</w:t>
      </w:r>
      <w:r w:rsidR="00181410">
        <w:rPr>
          <w:b/>
          <w:bCs/>
        </w:rPr>
        <w:t xml:space="preserve">  -   Cyreles en su  planta.</w:t>
      </w:r>
    </w:p>
    <w:p w:rsidR="004638B3" w:rsidRDefault="004638B3" w:rsidP="004638B3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Se aprueba impresión</w:t>
      </w:r>
    </w:p>
    <w:p w:rsidR="004638B3" w:rsidRDefault="004638B3" w:rsidP="004638B3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Se anexa  pl</w:t>
      </w:r>
      <w:r w:rsidR="00853953">
        <w:rPr>
          <w:b/>
          <w:bCs/>
        </w:rPr>
        <w:t>ano mecanicO</w:t>
      </w:r>
    </w:p>
    <w:p w:rsidR="00853953" w:rsidRDefault="00853953" w:rsidP="004638B3">
      <w:pPr>
        <w:numPr>
          <w:ilvl w:val="0"/>
          <w:numId w:val="2"/>
        </w:numPr>
        <w:rPr>
          <w:ins w:id="2" w:author="RICARDO CASAS ZAPATA" w:date="2010-01-28T15:56:00Z"/>
          <w:b/>
          <w:bCs/>
        </w:rPr>
      </w:pPr>
      <w:r>
        <w:rPr>
          <w:b/>
          <w:bCs/>
        </w:rPr>
        <w:t>SE  ANEXAN CYRELES PARTE  TRASERA</w:t>
      </w:r>
    </w:p>
    <w:p w:rsidR="004638B3" w:rsidRPr="00853953" w:rsidRDefault="004638B3" w:rsidP="004638B3">
      <w:pPr>
        <w:ind w:firstLine="240"/>
        <w:rPr>
          <w:u w:val="single"/>
        </w:rPr>
      </w:pPr>
    </w:p>
    <w:p w:rsidR="004638B3" w:rsidRDefault="004638B3" w:rsidP="004638B3"/>
    <w:p w:rsidR="004638B3" w:rsidRDefault="004638B3" w:rsidP="004638B3">
      <w:r>
        <w:t>Agradezco la atención y colaboración prestada.</w:t>
      </w:r>
    </w:p>
    <w:p w:rsidR="004638B3" w:rsidRDefault="004638B3" w:rsidP="004638B3"/>
    <w:p w:rsidR="004638B3" w:rsidRDefault="004638B3" w:rsidP="004638B3"/>
    <w:p w:rsidR="004638B3" w:rsidRDefault="004638B3" w:rsidP="004638B3">
      <w:r>
        <w:t xml:space="preserve">Cordialmente </w:t>
      </w:r>
    </w:p>
    <w:p w:rsidR="004638B3" w:rsidRDefault="004638B3" w:rsidP="004638B3"/>
    <w:p w:rsidR="004638B3" w:rsidRDefault="004638B3" w:rsidP="004638B3"/>
    <w:p w:rsidR="004638B3" w:rsidRDefault="004638B3" w:rsidP="004638B3">
      <w:r>
        <w:t>RICARDO CASAS ZAPATA</w:t>
      </w:r>
    </w:p>
    <w:p w:rsidR="004638B3" w:rsidRDefault="004638B3" w:rsidP="004638B3">
      <w:r>
        <w:t>Director.</w:t>
      </w:r>
    </w:p>
    <w:p w:rsidR="008F7720" w:rsidRDefault="008F7720" w:rsidP="005450D8">
      <w:pPr>
        <w:rPr>
          <w:b/>
        </w:rPr>
      </w:pPr>
    </w:p>
    <w:p w:rsidR="003E2D57" w:rsidRDefault="003E2D57" w:rsidP="005450D8">
      <w:pPr>
        <w:rPr>
          <w:b/>
        </w:rPr>
      </w:pPr>
    </w:p>
    <w:p w:rsidR="003E2D57" w:rsidRDefault="003E2D57" w:rsidP="003E2D57">
      <w:pPr>
        <w:rPr>
          <w:b/>
        </w:rPr>
      </w:pPr>
    </w:p>
    <w:p w:rsidR="003E2D57" w:rsidRDefault="003E2D57" w:rsidP="003E2D57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3E2D57" w:rsidRDefault="003E2D57" w:rsidP="003E2D57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3E2D57" w:rsidRDefault="003E2D57" w:rsidP="003E2D57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3E2D57" w:rsidRDefault="003E2D57" w:rsidP="003E2D57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3E2D57" w:rsidRDefault="003E2D57" w:rsidP="003E2D57">
      <w:pPr>
        <w:pStyle w:val="Ttulo1"/>
      </w:pPr>
    </w:p>
    <w:p w:rsidR="003E2D57" w:rsidRDefault="003E2D57" w:rsidP="003E2D57">
      <w:pPr>
        <w:pStyle w:val="Ttulo1"/>
      </w:pPr>
      <w:r>
        <w:t>ORDEN DE TRABAJO      N°    04892</w:t>
      </w:r>
    </w:p>
    <w:p w:rsidR="003E2D57" w:rsidRDefault="003E2D57" w:rsidP="003E2D57"/>
    <w:p w:rsidR="003E2D57" w:rsidRDefault="003E2D57" w:rsidP="003E2D57">
      <w:r>
        <w:t xml:space="preserve"> </w:t>
      </w:r>
    </w:p>
    <w:p w:rsidR="003E2D57" w:rsidRDefault="003E2D57" w:rsidP="003E2D57">
      <w:r>
        <w:t>FECHA:</w:t>
      </w:r>
      <w:r>
        <w:tab/>
        <w:t>Medellín, Enero  28    de   2010</w:t>
      </w:r>
    </w:p>
    <w:p w:rsidR="003E2D57" w:rsidRDefault="003E2D57" w:rsidP="003E2D57">
      <w:r>
        <w:t>PARA:</w:t>
      </w:r>
      <w:r>
        <w:tab/>
      </w:r>
      <w:r>
        <w:tab/>
        <w:t>PLÁSTICOS DARMA</w:t>
      </w:r>
    </w:p>
    <w:p w:rsidR="003E2D57" w:rsidRDefault="003E2D57" w:rsidP="003E2D57">
      <w:r>
        <w:t>ATENCIÓN:</w:t>
      </w:r>
      <w:r>
        <w:tab/>
        <w:t>Sr. Darío Jaramillo</w:t>
      </w:r>
    </w:p>
    <w:p w:rsidR="003E2D57" w:rsidRDefault="003E2D57" w:rsidP="003E2D57">
      <w:r>
        <w:tab/>
      </w:r>
      <w:r>
        <w:tab/>
        <w:t>Gerente.</w:t>
      </w:r>
    </w:p>
    <w:p w:rsidR="003E2D57" w:rsidRDefault="003E2D57" w:rsidP="003E2D57"/>
    <w:p w:rsidR="003E2D57" w:rsidRDefault="003E2D57" w:rsidP="003E2D57">
      <w:r>
        <w:t>Apreciado Don Darío:</w:t>
      </w:r>
    </w:p>
    <w:p w:rsidR="003E2D57" w:rsidRDefault="003E2D57" w:rsidP="003E2D57"/>
    <w:p w:rsidR="003E2D57" w:rsidRDefault="003E2D57" w:rsidP="003E2D57">
      <w:r>
        <w:t>Con la presente estamos solicitando el siguiente servicio de  IMPRESIÓN :</w:t>
      </w:r>
    </w:p>
    <w:p w:rsidR="003E2D57" w:rsidRDefault="003E2D57" w:rsidP="003E2D57"/>
    <w:p w:rsidR="003E2D57" w:rsidRDefault="003E2D57" w:rsidP="003E2D57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3E2D57" w:rsidRDefault="003E2D57" w:rsidP="003E2D57">
      <w:pPr>
        <w:rPr>
          <w:b/>
          <w:bCs/>
        </w:rPr>
      </w:pPr>
    </w:p>
    <w:p w:rsidR="003E2D57" w:rsidRDefault="003E2D57" w:rsidP="003E2D57">
      <w:r>
        <w:t xml:space="preserve">MATERIAL   :           Polipropileno  Lamina  50  cms </w:t>
      </w:r>
    </w:p>
    <w:p w:rsidR="003E2D57" w:rsidRDefault="003E2D57" w:rsidP="003E2D57">
      <w:r>
        <w:t>CLIBRE      :              1.5  ”</w:t>
      </w:r>
    </w:p>
    <w:p w:rsidR="003E2D57" w:rsidRPr="00842B11" w:rsidRDefault="003E2D57" w:rsidP="003E2D57">
      <w:pPr>
        <w:rPr>
          <w:b/>
        </w:rPr>
      </w:pPr>
      <w:r>
        <w:t>REFERENCIA:</w:t>
      </w:r>
      <w:r>
        <w:tab/>
      </w:r>
      <w:r w:rsidR="00E03915">
        <w:rPr>
          <w:b/>
        </w:rPr>
        <w:t>CALADITAS JARDIN</w:t>
      </w:r>
    </w:p>
    <w:p w:rsidR="003E2D57" w:rsidRDefault="003E2D57" w:rsidP="003E2D57">
      <w:r>
        <w:t>CANTIDAD    :          90   Kg</w:t>
      </w:r>
    </w:p>
    <w:p w:rsidR="003E2D57" w:rsidRDefault="003E2D57" w:rsidP="003E2D57">
      <w:r>
        <w:t>COLORES:</w:t>
      </w:r>
      <w:r>
        <w:tab/>
      </w:r>
      <w:r>
        <w:tab/>
        <w:t>4  (Según Arte  )</w:t>
      </w:r>
    </w:p>
    <w:p w:rsidR="003E2D57" w:rsidRDefault="003E2D57" w:rsidP="003E2D57">
      <w:r>
        <w:t>CARAS:</w:t>
      </w:r>
      <w:r>
        <w:tab/>
      </w:r>
      <w:r>
        <w:tab/>
        <w:t>2</w:t>
      </w:r>
    </w:p>
    <w:p w:rsidR="003E2D57" w:rsidRDefault="003E2D57" w:rsidP="003E2D57">
      <w:r>
        <w:t>REPETICIÓN:</w:t>
      </w:r>
      <w:r>
        <w:tab/>
        <w:t>19</w:t>
      </w:r>
    </w:p>
    <w:p w:rsidR="003E2D57" w:rsidRDefault="003E2D57" w:rsidP="003E2D57">
      <w:r>
        <w:t>RODILLO:</w:t>
      </w:r>
      <w:r>
        <w:tab/>
      </w:r>
      <w:r>
        <w:tab/>
        <w:t>40</w:t>
      </w:r>
    </w:p>
    <w:p w:rsidR="003E2D57" w:rsidRPr="00EB246A" w:rsidRDefault="003E2D57" w:rsidP="003E2D57">
      <w:pPr>
        <w:rPr>
          <w:b/>
        </w:rPr>
      </w:pPr>
      <w:r>
        <w:t>BOLSA:</w:t>
      </w:r>
      <w:r>
        <w:tab/>
      </w:r>
      <w:r>
        <w:tab/>
      </w:r>
      <w:r>
        <w:rPr>
          <w:b/>
        </w:rPr>
        <w:t xml:space="preserve">19  x  25 </w:t>
      </w:r>
      <w:r w:rsidRPr="00EB246A">
        <w:rPr>
          <w:b/>
        </w:rPr>
        <w:t xml:space="preserve">  cms</w:t>
      </w:r>
    </w:p>
    <w:p w:rsidR="003E2D57" w:rsidRDefault="003E2D57" w:rsidP="003E2D57">
      <w:r>
        <w:t>SELLADO:</w:t>
      </w:r>
      <w:r>
        <w:tab/>
      </w:r>
      <w:r>
        <w:tab/>
        <w:t>Para selle lateral.</w:t>
      </w:r>
    </w:p>
    <w:p w:rsidR="003E2D57" w:rsidRDefault="003E2D57" w:rsidP="003E2D57"/>
    <w:p w:rsidR="003E2D57" w:rsidRDefault="003E2D57" w:rsidP="003E2D57"/>
    <w:p w:rsidR="003E2D57" w:rsidRDefault="003E2D57" w:rsidP="003E2D57">
      <w:r>
        <w:rPr>
          <w:b/>
          <w:bCs/>
          <w:u w:val="single"/>
        </w:rPr>
        <w:t>NOTA:</w:t>
      </w:r>
      <w:r w:rsidR="00875A8E">
        <w:t xml:space="preserve">  * Cyreles los  envía  Grafiflex.</w:t>
      </w:r>
    </w:p>
    <w:p w:rsidR="003E2D57" w:rsidRDefault="003E2D57" w:rsidP="003E2D57">
      <w:pPr>
        <w:numPr>
          <w:ilvl w:val="0"/>
          <w:numId w:val="1"/>
        </w:numPr>
      </w:pPr>
      <w:r>
        <w:t>Se envía arte  para tonos y alturas.</w:t>
      </w:r>
    </w:p>
    <w:p w:rsidR="003E2D57" w:rsidRDefault="003E2D57" w:rsidP="003E2D57">
      <w:pPr>
        <w:numPr>
          <w:ilvl w:val="0"/>
          <w:numId w:val="1"/>
        </w:numPr>
      </w:pPr>
      <w:r>
        <w:t>Colocar pie de imprenta de Plasticos Union.</w:t>
      </w:r>
    </w:p>
    <w:p w:rsidR="003E2D57" w:rsidRDefault="003E2D57" w:rsidP="003E2D57"/>
    <w:p w:rsidR="003E2D57" w:rsidRDefault="003E2D57" w:rsidP="003E2D57"/>
    <w:p w:rsidR="003E2D57" w:rsidRDefault="003E2D57" w:rsidP="003E2D57">
      <w:r>
        <w:t>Agradezco la atención y colaboración prestada.</w:t>
      </w:r>
    </w:p>
    <w:p w:rsidR="003E2D57" w:rsidRDefault="003E2D57" w:rsidP="003E2D57"/>
    <w:p w:rsidR="0055308D" w:rsidRDefault="0055308D" w:rsidP="003E2D57"/>
    <w:p w:rsidR="003E2D57" w:rsidRDefault="003E2D57" w:rsidP="003E2D57">
      <w:r>
        <w:t>Cordialmente,</w:t>
      </w:r>
    </w:p>
    <w:p w:rsidR="003E2D57" w:rsidRDefault="003E2D57" w:rsidP="003E2D57"/>
    <w:p w:rsidR="003E2D57" w:rsidRDefault="003E2D57" w:rsidP="003E2D57"/>
    <w:p w:rsidR="003E2D57" w:rsidRDefault="003E2D57" w:rsidP="003E2D57">
      <w:r>
        <w:t>RICARDO CASAS ZAPATA</w:t>
      </w:r>
    </w:p>
    <w:p w:rsidR="003E2D57" w:rsidRDefault="003E2D57" w:rsidP="003E2D57">
      <w:r>
        <w:t>Director.</w:t>
      </w:r>
    </w:p>
    <w:p w:rsidR="003E2D57" w:rsidRDefault="003E2D57" w:rsidP="003E2D57">
      <w:pPr>
        <w:rPr>
          <w:b/>
        </w:rPr>
      </w:pPr>
    </w:p>
    <w:p w:rsidR="003E2D57" w:rsidRDefault="003E2D57" w:rsidP="003E2D57">
      <w:pPr>
        <w:rPr>
          <w:b/>
        </w:rPr>
      </w:pPr>
    </w:p>
    <w:p w:rsidR="003E2D57" w:rsidRDefault="003E2D57" w:rsidP="005450D8">
      <w:pPr>
        <w:rPr>
          <w:b/>
        </w:rPr>
      </w:pPr>
    </w:p>
    <w:p w:rsidR="00FE1CB6" w:rsidRDefault="00FE1CB6" w:rsidP="005450D8">
      <w:pPr>
        <w:rPr>
          <w:b/>
        </w:rPr>
      </w:pPr>
    </w:p>
    <w:p w:rsidR="00FE1CB6" w:rsidRDefault="00FE1CB6" w:rsidP="005450D8">
      <w:pPr>
        <w:rPr>
          <w:b/>
        </w:rPr>
      </w:pPr>
    </w:p>
    <w:p w:rsidR="00FE1CB6" w:rsidRDefault="00FE1CB6" w:rsidP="005450D8">
      <w:pPr>
        <w:rPr>
          <w:b/>
        </w:rPr>
      </w:pPr>
    </w:p>
    <w:p w:rsidR="00FE1CB6" w:rsidRDefault="00FE1CB6" w:rsidP="00FE1CB6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FE1CB6" w:rsidRDefault="00FE1CB6" w:rsidP="00FE1CB6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FE1CB6" w:rsidRDefault="00FE1CB6" w:rsidP="00FE1CB6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FE1CB6" w:rsidRDefault="00FE1CB6" w:rsidP="00FE1CB6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FE1CB6" w:rsidRDefault="00FE1CB6" w:rsidP="00FE1CB6">
      <w:pPr>
        <w:rPr>
          <w:b/>
          <w:bCs/>
        </w:rPr>
      </w:pPr>
    </w:p>
    <w:p w:rsidR="00FE1CB6" w:rsidRDefault="00FE1CB6" w:rsidP="00FE1CB6">
      <w:pPr>
        <w:pStyle w:val="Ttulo1"/>
      </w:pPr>
    </w:p>
    <w:p w:rsidR="00FE1CB6" w:rsidRDefault="00BA672A" w:rsidP="00FE1CB6">
      <w:pPr>
        <w:pStyle w:val="Ttulo1"/>
      </w:pPr>
      <w:r>
        <w:t>ORDEN DE TRABAJO  N °      06051</w:t>
      </w:r>
    </w:p>
    <w:p w:rsidR="00FE1CB6" w:rsidRDefault="00FE1CB6" w:rsidP="00FE1CB6"/>
    <w:p w:rsidR="00FE1CB6" w:rsidRDefault="00BA672A" w:rsidP="00FE1CB6">
      <w:r>
        <w:t>FECHA:</w:t>
      </w:r>
      <w:r>
        <w:tab/>
        <w:t>Medellín, Enero    29    de 2010</w:t>
      </w:r>
    </w:p>
    <w:p w:rsidR="00FE1CB6" w:rsidRDefault="00FE1CB6" w:rsidP="00FE1CB6">
      <w:r>
        <w:t>PARA:</w:t>
      </w:r>
      <w:r>
        <w:tab/>
      </w:r>
      <w:r>
        <w:tab/>
        <w:t>PLÁSTICOS DARMA</w:t>
      </w:r>
    </w:p>
    <w:p w:rsidR="00FE1CB6" w:rsidRDefault="00FE1CB6" w:rsidP="00FE1CB6">
      <w:r>
        <w:t>ATENCIÓN:</w:t>
      </w:r>
      <w:r>
        <w:tab/>
        <w:t>Sr. Darío Jaramillo</w:t>
      </w:r>
    </w:p>
    <w:p w:rsidR="00FE1CB6" w:rsidRDefault="00FE1CB6" w:rsidP="00FE1CB6">
      <w:r>
        <w:tab/>
      </w:r>
      <w:r>
        <w:tab/>
        <w:t>Gerente.</w:t>
      </w:r>
    </w:p>
    <w:p w:rsidR="00FE1CB6" w:rsidRDefault="00FE1CB6" w:rsidP="00FE1CB6"/>
    <w:p w:rsidR="00FE1CB6" w:rsidRDefault="00FE1CB6" w:rsidP="00FE1CB6">
      <w:r>
        <w:t>Apreciado Don Darío:</w:t>
      </w:r>
    </w:p>
    <w:p w:rsidR="00FE1CB6" w:rsidRDefault="00FE1CB6" w:rsidP="00FE1CB6"/>
    <w:p w:rsidR="00FE1CB6" w:rsidRDefault="00FE1CB6" w:rsidP="00FE1CB6">
      <w:r>
        <w:t>Con la presente estamos solicitando el siguiente servicio de  IMPRESIÓN :</w:t>
      </w:r>
    </w:p>
    <w:p w:rsidR="00FE1CB6" w:rsidRDefault="00FE1CB6" w:rsidP="00FE1CB6"/>
    <w:p w:rsidR="00FE1CB6" w:rsidRDefault="00FE1CB6" w:rsidP="00FE1CB6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FE1CB6" w:rsidRDefault="00FE1CB6" w:rsidP="00FE1CB6">
      <w:r>
        <w:t xml:space="preserve">MATERIAL   :           Polipropileno Tubular   de  </w:t>
      </w:r>
      <w:r>
        <w:rPr>
          <w:b/>
        </w:rPr>
        <w:t>48</w:t>
      </w:r>
      <w:r>
        <w:t xml:space="preserve">  cms</w:t>
      </w:r>
    </w:p>
    <w:p w:rsidR="00FE1CB6" w:rsidRDefault="00FE1CB6" w:rsidP="00FE1CB6">
      <w:r>
        <w:t>CLIBRE      :               2.4  ”</w:t>
      </w:r>
    </w:p>
    <w:p w:rsidR="00FE1CB6" w:rsidRPr="00AD5DCF" w:rsidRDefault="00FE1CB6" w:rsidP="00FE1CB6">
      <w:pPr>
        <w:rPr>
          <w:b/>
        </w:rPr>
      </w:pPr>
      <w:r>
        <w:t>REFERENCIA:</w:t>
      </w:r>
      <w:r>
        <w:tab/>
      </w:r>
      <w:r>
        <w:rPr>
          <w:b/>
        </w:rPr>
        <w:t>JEAN    NAGA</w:t>
      </w:r>
    </w:p>
    <w:p w:rsidR="00FE1CB6" w:rsidRDefault="00FE1CB6" w:rsidP="00FE1CB6">
      <w:r>
        <w:t>CANTIDAD    :          120    Kg</w:t>
      </w:r>
    </w:p>
    <w:p w:rsidR="00FE1CB6" w:rsidRDefault="00FE1CB6" w:rsidP="00FE1CB6">
      <w:r>
        <w:t>COLORES:</w:t>
      </w:r>
      <w:r>
        <w:tab/>
      </w:r>
      <w:r>
        <w:tab/>
        <w:t>3 ( Según  arte )</w:t>
      </w:r>
    </w:p>
    <w:p w:rsidR="00FE1CB6" w:rsidRDefault="00FE1CB6" w:rsidP="00FE1CB6">
      <w:r>
        <w:t>CARAS:</w:t>
      </w:r>
      <w:r>
        <w:tab/>
      </w:r>
      <w:r>
        <w:tab/>
        <w:t>2  ( 3 x 1- 1 x1 )</w:t>
      </w:r>
    </w:p>
    <w:p w:rsidR="00FE1CB6" w:rsidRDefault="00FE1CB6" w:rsidP="00FE1CB6">
      <w:r>
        <w:t>REPETICIÓN:</w:t>
      </w:r>
      <w:r>
        <w:tab/>
        <w:t>32</w:t>
      </w:r>
    </w:p>
    <w:p w:rsidR="00FE1CB6" w:rsidRDefault="00FE1CB6" w:rsidP="00FE1CB6">
      <w:r>
        <w:t>RODILLO:</w:t>
      </w:r>
      <w:r>
        <w:tab/>
      </w:r>
      <w:r>
        <w:tab/>
        <w:t>32</w:t>
      </w:r>
    </w:p>
    <w:p w:rsidR="00FE1CB6" w:rsidRDefault="00FE1CB6" w:rsidP="00FE1CB6">
      <w:r>
        <w:t>BOLSA:</w:t>
      </w:r>
      <w:r>
        <w:tab/>
      </w:r>
      <w:r>
        <w:tab/>
        <w:t>32  X  42 + 10    cms de solapa  interna  pegada</w:t>
      </w:r>
    </w:p>
    <w:p w:rsidR="00FE1CB6" w:rsidRDefault="00FE1CB6" w:rsidP="00FE1CB6">
      <w:r>
        <w:t>SELLADO:</w:t>
      </w:r>
      <w:r>
        <w:tab/>
      </w:r>
      <w:r>
        <w:tab/>
        <w:t>Para selle lateral.</w:t>
      </w:r>
    </w:p>
    <w:p w:rsidR="00FE1CB6" w:rsidRDefault="00FE1CB6" w:rsidP="00FE1CB6"/>
    <w:p w:rsidR="00FE1CB6" w:rsidRDefault="00FE1CB6" w:rsidP="00FE1CB6"/>
    <w:p w:rsidR="00FE1CB6" w:rsidRDefault="00FE1CB6" w:rsidP="00FE1CB6">
      <w:r>
        <w:rPr>
          <w:b/>
          <w:bCs/>
          <w:u w:val="single"/>
        </w:rPr>
        <w:t>NOTA:</w:t>
      </w:r>
      <w:r>
        <w:t xml:space="preserve">  *   Los cyreles  se encuentran   en  su planta.</w:t>
      </w:r>
    </w:p>
    <w:p w:rsidR="00FE1CB6" w:rsidRDefault="00FE1CB6" w:rsidP="00FE1CB6">
      <w:pPr>
        <w:numPr>
          <w:ilvl w:val="0"/>
          <w:numId w:val="1"/>
        </w:numPr>
      </w:pPr>
      <w:r>
        <w:t>Se envían ARTE    para tonos y alturas</w:t>
      </w:r>
    </w:p>
    <w:p w:rsidR="00FE1CB6" w:rsidRPr="006C750D" w:rsidRDefault="00FE1CB6" w:rsidP="00FE1CB6">
      <w:pPr>
        <w:numPr>
          <w:ilvl w:val="0"/>
          <w:numId w:val="2"/>
        </w:numPr>
      </w:pPr>
      <w:r>
        <w:t xml:space="preserve">Se  envia el material de PP </w:t>
      </w:r>
      <w:r>
        <w:rPr>
          <w:b/>
        </w:rPr>
        <w:t xml:space="preserve">de  48 </w:t>
      </w:r>
      <w:r w:rsidRPr="00AD5DCF">
        <w:rPr>
          <w:b/>
        </w:rPr>
        <w:t xml:space="preserve">  cms</w:t>
      </w:r>
    </w:p>
    <w:p w:rsidR="00FE1CB6" w:rsidRPr="00150D1A" w:rsidRDefault="00FE1CB6" w:rsidP="00FE1CB6">
      <w:pPr>
        <w:numPr>
          <w:ilvl w:val="0"/>
          <w:numId w:val="2"/>
        </w:numPr>
      </w:pPr>
      <w:r>
        <w:rPr>
          <w:b/>
        </w:rPr>
        <w:t>SE  APRUEBA IMPRESION</w:t>
      </w:r>
    </w:p>
    <w:p w:rsidR="00FE1CB6" w:rsidRDefault="00FE1CB6" w:rsidP="00FE1CB6">
      <w:pPr>
        <w:ind w:left="885"/>
      </w:pPr>
    </w:p>
    <w:p w:rsidR="00FE1CB6" w:rsidRDefault="00FE1CB6" w:rsidP="00FE1CB6">
      <w:pPr>
        <w:ind w:left="885"/>
      </w:pPr>
    </w:p>
    <w:p w:rsidR="00FE1CB6" w:rsidRDefault="00FE1CB6" w:rsidP="00FE1CB6">
      <w:r>
        <w:t>Agradezco la atención y colaboración prestada.</w:t>
      </w:r>
    </w:p>
    <w:p w:rsidR="00FE1CB6" w:rsidRDefault="00FE1CB6" w:rsidP="00FE1CB6"/>
    <w:p w:rsidR="00FE1CB6" w:rsidRDefault="00FE1CB6" w:rsidP="00FE1CB6"/>
    <w:p w:rsidR="00FE1CB6" w:rsidRDefault="00FE1CB6" w:rsidP="00FE1CB6">
      <w:r>
        <w:t>Cordialmente,</w:t>
      </w:r>
    </w:p>
    <w:p w:rsidR="00FE1CB6" w:rsidRDefault="00FE1CB6" w:rsidP="00FE1CB6"/>
    <w:p w:rsidR="00FE1CB6" w:rsidRDefault="00FE1CB6" w:rsidP="00FE1CB6"/>
    <w:p w:rsidR="00FE1CB6" w:rsidRDefault="00FE1CB6" w:rsidP="00FE1CB6"/>
    <w:p w:rsidR="00FE1CB6" w:rsidRDefault="00FE1CB6" w:rsidP="00FE1CB6">
      <w:r>
        <w:t>RICARDO CASAS ZAPATA</w:t>
      </w:r>
    </w:p>
    <w:p w:rsidR="00FE1CB6" w:rsidRDefault="00FE1CB6" w:rsidP="00FE1CB6">
      <w:r>
        <w:t>Director.</w:t>
      </w:r>
    </w:p>
    <w:p w:rsidR="00FE1CB6" w:rsidRDefault="00FE1CB6" w:rsidP="005450D8">
      <w:pPr>
        <w:rPr>
          <w:b/>
        </w:rPr>
      </w:pPr>
    </w:p>
    <w:p w:rsidR="00AB0C23" w:rsidRDefault="00AB0C23" w:rsidP="005450D8">
      <w:pPr>
        <w:rPr>
          <w:b/>
        </w:rPr>
      </w:pPr>
    </w:p>
    <w:p w:rsidR="00AB0C23" w:rsidRDefault="00AB0C23" w:rsidP="005450D8">
      <w:pPr>
        <w:rPr>
          <w:b/>
        </w:rPr>
      </w:pPr>
    </w:p>
    <w:p w:rsidR="00AB0C23" w:rsidRDefault="00AB0C23" w:rsidP="005450D8">
      <w:pPr>
        <w:rPr>
          <w:b/>
        </w:rPr>
      </w:pPr>
    </w:p>
    <w:p w:rsidR="00AB0C23" w:rsidRDefault="00AB0C23" w:rsidP="005450D8">
      <w:pPr>
        <w:rPr>
          <w:b/>
        </w:rPr>
      </w:pPr>
    </w:p>
    <w:p w:rsidR="00AB0C23" w:rsidRDefault="00AB0C23" w:rsidP="00AB0C23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AB0C23" w:rsidRDefault="00AB0C23" w:rsidP="00AB0C23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AB0C23" w:rsidRDefault="00AB0C23" w:rsidP="00AB0C23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AB0C23" w:rsidRDefault="00AB0C23" w:rsidP="00AB0C23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AB0C23" w:rsidRDefault="00AB0C23" w:rsidP="00AB0C23">
      <w:pPr>
        <w:rPr>
          <w:b/>
          <w:bCs/>
        </w:rPr>
      </w:pPr>
    </w:p>
    <w:p w:rsidR="00AB0C23" w:rsidRDefault="00AB0C23" w:rsidP="00AB0C23">
      <w:pPr>
        <w:pStyle w:val="Ttulo1"/>
      </w:pPr>
    </w:p>
    <w:p w:rsidR="00AB0C23" w:rsidRDefault="00AB0C23" w:rsidP="00AB0C23">
      <w:pPr>
        <w:pStyle w:val="Ttulo1"/>
      </w:pPr>
      <w:r>
        <w:t>ORDEN DE TRABAJO     N °      06052</w:t>
      </w:r>
    </w:p>
    <w:p w:rsidR="00AB0C23" w:rsidRDefault="00AB0C23" w:rsidP="00AB0C23"/>
    <w:p w:rsidR="00AB0C23" w:rsidRDefault="00F74BB6" w:rsidP="00AB0C23">
      <w:r>
        <w:t>FECHA:</w:t>
      </w:r>
      <w:r>
        <w:tab/>
        <w:t>Medellín, Enero    29   de 2010</w:t>
      </w:r>
    </w:p>
    <w:p w:rsidR="00AB0C23" w:rsidRDefault="00AB0C23" w:rsidP="00AB0C23">
      <w:r>
        <w:t>PARA:</w:t>
      </w:r>
      <w:r>
        <w:tab/>
      </w:r>
      <w:r>
        <w:tab/>
        <w:t>PLÁSTICOS DARMA</w:t>
      </w:r>
    </w:p>
    <w:p w:rsidR="00AB0C23" w:rsidRDefault="00AB0C23" w:rsidP="00AB0C23">
      <w:r>
        <w:t>ATENCIÓN:</w:t>
      </w:r>
      <w:r>
        <w:tab/>
        <w:t>Sr. Darío Jaramillo</w:t>
      </w:r>
    </w:p>
    <w:p w:rsidR="00AB0C23" w:rsidRDefault="00AB0C23" w:rsidP="00AB0C23">
      <w:r>
        <w:tab/>
      </w:r>
      <w:r>
        <w:tab/>
        <w:t>Gerente.</w:t>
      </w:r>
    </w:p>
    <w:p w:rsidR="00AB0C23" w:rsidRDefault="00AB0C23" w:rsidP="00AB0C23"/>
    <w:p w:rsidR="00AB0C23" w:rsidRDefault="00AB0C23" w:rsidP="00AB0C23">
      <w:r>
        <w:t>Apreciado Don Darío:</w:t>
      </w:r>
    </w:p>
    <w:p w:rsidR="00AB0C23" w:rsidRDefault="00AB0C23" w:rsidP="00AB0C23"/>
    <w:p w:rsidR="00AB0C23" w:rsidRDefault="00AB0C23" w:rsidP="00AB0C23">
      <w:r>
        <w:t>Con la presente estamos solicitando el siguiente servicio de  IMPRESIÓN :</w:t>
      </w:r>
    </w:p>
    <w:p w:rsidR="00AB0C23" w:rsidRDefault="00AB0C23" w:rsidP="00AB0C23"/>
    <w:p w:rsidR="00AB0C23" w:rsidRDefault="00AB0C23" w:rsidP="00AB0C23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AB0C23" w:rsidRDefault="00AB0C23" w:rsidP="00AB0C23">
      <w:r>
        <w:t xml:space="preserve">MATERIAL   :           Polipropileno Tubular   de  </w:t>
      </w:r>
      <w:r>
        <w:rPr>
          <w:b/>
        </w:rPr>
        <w:t>48</w:t>
      </w:r>
      <w:r>
        <w:t xml:space="preserve">  cms</w:t>
      </w:r>
    </w:p>
    <w:p w:rsidR="00AB0C23" w:rsidRDefault="00AB0C23" w:rsidP="00AB0C23">
      <w:r>
        <w:t>CLIBRE      :               2.4  ”</w:t>
      </w:r>
    </w:p>
    <w:p w:rsidR="00AB0C23" w:rsidRPr="00AD5DCF" w:rsidRDefault="00AB0C23" w:rsidP="00AB0C23">
      <w:pPr>
        <w:rPr>
          <w:b/>
        </w:rPr>
      </w:pPr>
      <w:r>
        <w:t>REFERENCIA:</w:t>
      </w:r>
      <w:r>
        <w:tab/>
      </w:r>
      <w:r>
        <w:rPr>
          <w:b/>
        </w:rPr>
        <w:t>DRIL DOCKERS  NAGA</w:t>
      </w:r>
    </w:p>
    <w:p w:rsidR="00AB0C23" w:rsidRDefault="00AB0C23" w:rsidP="00AB0C23">
      <w:r>
        <w:t>CANTIDAD    :          140    Kg</w:t>
      </w:r>
    </w:p>
    <w:p w:rsidR="00AB0C23" w:rsidRDefault="00AB0C23" w:rsidP="00AB0C23">
      <w:r>
        <w:t>COLORES:</w:t>
      </w:r>
      <w:r>
        <w:tab/>
      </w:r>
      <w:r>
        <w:tab/>
        <w:t>3 ( Según  arte )</w:t>
      </w:r>
    </w:p>
    <w:p w:rsidR="00AB0C23" w:rsidRDefault="00AB0C23" w:rsidP="00AB0C23">
      <w:r>
        <w:t>CARAS:</w:t>
      </w:r>
      <w:r>
        <w:tab/>
      </w:r>
      <w:r>
        <w:tab/>
        <w:t>2  ( 3 x 1- 1 x1 )</w:t>
      </w:r>
    </w:p>
    <w:p w:rsidR="00AB0C23" w:rsidRDefault="00AB0C23" w:rsidP="00AB0C23">
      <w:r>
        <w:t>REPETICIÓN:</w:t>
      </w:r>
      <w:r>
        <w:tab/>
        <w:t>32</w:t>
      </w:r>
    </w:p>
    <w:p w:rsidR="00AB0C23" w:rsidRDefault="00AB0C23" w:rsidP="00AB0C23">
      <w:r>
        <w:t>RODILLO:</w:t>
      </w:r>
      <w:r>
        <w:tab/>
      </w:r>
      <w:r>
        <w:tab/>
        <w:t>32</w:t>
      </w:r>
    </w:p>
    <w:p w:rsidR="00AB0C23" w:rsidRDefault="00AB0C23" w:rsidP="00AB0C23">
      <w:r>
        <w:t>BOLSA:</w:t>
      </w:r>
      <w:r>
        <w:tab/>
      </w:r>
      <w:r>
        <w:tab/>
        <w:t>32  X  42 + 10    cms de solapa  interna  pegada</w:t>
      </w:r>
    </w:p>
    <w:p w:rsidR="00AB0C23" w:rsidRDefault="00AB0C23" w:rsidP="00AB0C23">
      <w:r>
        <w:t>SELLADO:</w:t>
      </w:r>
      <w:r>
        <w:tab/>
      </w:r>
      <w:r>
        <w:tab/>
        <w:t>Para selle lateral.</w:t>
      </w:r>
    </w:p>
    <w:p w:rsidR="00AB0C23" w:rsidRDefault="00AB0C23" w:rsidP="00AB0C23"/>
    <w:p w:rsidR="00AB0C23" w:rsidRDefault="00AB0C23" w:rsidP="00AB0C23"/>
    <w:p w:rsidR="00AB0C23" w:rsidRDefault="00AB0C23" w:rsidP="00AB0C23">
      <w:r>
        <w:rPr>
          <w:b/>
          <w:bCs/>
          <w:u w:val="single"/>
        </w:rPr>
        <w:t>NOTA:</w:t>
      </w:r>
      <w:r>
        <w:t xml:space="preserve">  *   Los cyreles se  encuentran en su planta.</w:t>
      </w:r>
    </w:p>
    <w:p w:rsidR="00AB0C23" w:rsidRDefault="00AB0C23" w:rsidP="00AB0C23">
      <w:pPr>
        <w:numPr>
          <w:ilvl w:val="0"/>
          <w:numId w:val="1"/>
        </w:numPr>
      </w:pPr>
      <w:r>
        <w:t>Se envían ARTE    para tonos y alturas</w:t>
      </w:r>
    </w:p>
    <w:p w:rsidR="00AB0C23" w:rsidRPr="00150D1A" w:rsidRDefault="00AB0C23" w:rsidP="00AB0C23">
      <w:pPr>
        <w:numPr>
          <w:ilvl w:val="0"/>
          <w:numId w:val="2"/>
        </w:numPr>
      </w:pPr>
      <w:r>
        <w:t xml:space="preserve">Se  envia el material de PP </w:t>
      </w:r>
      <w:r>
        <w:rPr>
          <w:b/>
        </w:rPr>
        <w:t xml:space="preserve">de  48 </w:t>
      </w:r>
      <w:r w:rsidRPr="00AD5DCF">
        <w:rPr>
          <w:b/>
        </w:rPr>
        <w:t xml:space="preserve">  cms</w:t>
      </w:r>
    </w:p>
    <w:p w:rsidR="00AB0C23" w:rsidRDefault="00AB0C23" w:rsidP="00AB0C23">
      <w:pPr>
        <w:ind w:left="885"/>
      </w:pPr>
    </w:p>
    <w:p w:rsidR="00AB0C23" w:rsidRDefault="00AB0C23" w:rsidP="00AB0C23">
      <w:pPr>
        <w:ind w:left="885"/>
      </w:pPr>
    </w:p>
    <w:p w:rsidR="00AB0C23" w:rsidRDefault="00AB0C23" w:rsidP="00AB0C23">
      <w:r>
        <w:t>Agradezco la atención y colaboración prestada.</w:t>
      </w:r>
    </w:p>
    <w:p w:rsidR="00AB0C23" w:rsidRDefault="00AB0C23" w:rsidP="00AB0C23"/>
    <w:p w:rsidR="00AB0C23" w:rsidRDefault="00AB0C23" w:rsidP="00AB0C23"/>
    <w:p w:rsidR="00AB0C23" w:rsidRDefault="00AB0C23" w:rsidP="00AB0C23">
      <w:r>
        <w:t>Cordialmente,</w:t>
      </w:r>
    </w:p>
    <w:p w:rsidR="00AB0C23" w:rsidRDefault="00AB0C23" w:rsidP="00AB0C23"/>
    <w:p w:rsidR="00AB0C23" w:rsidRDefault="00AB0C23" w:rsidP="00AB0C23"/>
    <w:p w:rsidR="00AB0C23" w:rsidRDefault="00AB0C23" w:rsidP="00AB0C23"/>
    <w:p w:rsidR="00AB0C23" w:rsidRDefault="00AB0C23" w:rsidP="00AB0C23">
      <w:r>
        <w:t>RICARDO CASAS ZAPATA</w:t>
      </w:r>
    </w:p>
    <w:p w:rsidR="00AB0C23" w:rsidRDefault="00AB0C23" w:rsidP="00AB0C23">
      <w:r>
        <w:t>Director.</w:t>
      </w:r>
    </w:p>
    <w:p w:rsidR="00AB0C23" w:rsidRDefault="00AB0C23" w:rsidP="005450D8">
      <w:pPr>
        <w:rPr>
          <w:b/>
        </w:rPr>
      </w:pPr>
    </w:p>
    <w:p w:rsidR="00D52164" w:rsidRDefault="00D52164" w:rsidP="005450D8">
      <w:pPr>
        <w:rPr>
          <w:b/>
        </w:rPr>
      </w:pPr>
    </w:p>
    <w:p w:rsidR="00D52164" w:rsidRDefault="00D52164" w:rsidP="005450D8">
      <w:pPr>
        <w:rPr>
          <w:b/>
        </w:rPr>
      </w:pPr>
    </w:p>
    <w:p w:rsidR="00D52164" w:rsidRDefault="00D52164" w:rsidP="005450D8">
      <w:pPr>
        <w:rPr>
          <w:b/>
        </w:rPr>
      </w:pPr>
    </w:p>
    <w:p w:rsidR="00D52164" w:rsidRDefault="00D52164" w:rsidP="005450D8">
      <w:pPr>
        <w:rPr>
          <w:b/>
        </w:rPr>
      </w:pPr>
    </w:p>
    <w:p w:rsidR="00D52164" w:rsidRDefault="00D52164" w:rsidP="005450D8">
      <w:pPr>
        <w:rPr>
          <w:b/>
        </w:rPr>
      </w:pPr>
    </w:p>
    <w:p w:rsidR="00D52164" w:rsidRDefault="00D52164" w:rsidP="005450D8">
      <w:pPr>
        <w:rPr>
          <w:b/>
        </w:rPr>
      </w:pPr>
    </w:p>
    <w:p w:rsidR="00D52164" w:rsidRDefault="00D52164" w:rsidP="00D52164"/>
    <w:p w:rsidR="00D52164" w:rsidRDefault="00D52164" w:rsidP="00D52164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D52164" w:rsidRDefault="00D52164" w:rsidP="00D52164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D52164" w:rsidRDefault="00D52164" w:rsidP="00D52164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D52164" w:rsidRDefault="00D52164" w:rsidP="00D52164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D52164" w:rsidRDefault="00D52164" w:rsidP="00D52164">
      <w:pPr>
        <w:rPr>
          <w:b/>
          <w:bCs/>
        </w:rPr>
      </w:pPr>
    </w:p>
    <w:p w:rsidR="00D52164" w:rsidRDefault="00D52164" w:rsidP="00D52164">
      <w:pPr>
        <w:pStyle w:val="Ttulo1"/>
      </w:pPr>
    </w:p>
    <w:p w:rsidR="00D52164" w:rsidRDefault="00D52164" w:rsidP="00D52164">
      <w:pPr>
        <w:pStyle w:val="Ttulo1"/>
      </w:pPr>
      <w:r>
        <w:t>ORDEN DE TRABAJO  N °      06053</w:t>
      </w:r>
    </w:p>
    <w:p w:rsidR="00D52164" w:rsidRDefault="00D52164" w:rsidP="00D52164"/>
    <w:p w:rsidR="00D52164" w:rsidRDefault="00D52164" w:rsidP="00D52164">
      <w:r>
        <w:t>FECHA:</w:t>
      </w:r>
      <w:r>
        <w:tab/>
        <w:t>Medellín, Enero    29    de 2010</w:t>
      </w:r>
    </w:p>
    <w:p w:rsidR="00D52164" w:rsidRDefault="00D52164" w:rsidP="00D52164">
      <w:r>
        <w:t>PARA:</w:t>
      </w:r>
      <w:r>
        <w:tab/>
      </w:r>
      <w:r>
        <w:tab/>
        <w:t>PLÁSTICOS DARMA</w:t>
      </w:r>
    </w:p>
    <w:p w:rsidR="00D52164" w:rsidRDefault="00D52164" w:rsidP="00D52164">
      <w:r>
        <w:t>ATENCIÓN:</w:t>
      </w:r>
      <w:r>
        <w:tab/>
        <w:t>Sr. Darío Jaramillo</w:t>
      </w:r>
    </w:p>
    <w:p w:rsidR="00D52164" w:rsidRDefault="00D52164" w:rsidP="00D52164">
      <w:r>
        <w:tab/>
      </w:r>
      <w:r>
        <w:tab/>
        <w:t>Gerente.</w:t>
      </w:r>
    </w:p>
    <w:p w:rsidR="00D52164" w:rsidRDefault="00D52164" w:rsidP="00D52164"/>
    <w:p w:rsidR="00D52164" w:rsidRDefault="00D52164" w:rsidP="00D52164">
      <w:r>
        <w:t>Apreciado Don Darío:</w:t>
      </w:r>
    </w:p>
    <w:p w:rsidR="00D52164" w:rsidRDefault="00D52164" w:rsidP="00D52164"/>
    <w:p w:rsidR="00D52164" w:rsidRDefault="00D52164" w:rsidP="00D52164">
      <w:r>
        <w:t>Con la presente estamos solicitando el siguiente servicio de  IMPRESIÓN :</w:t>
      </w:r>
    </w:p>
    <w:p w:rsidR="00D52164" w:rsidRDefault="00D52164" w:rsidP="00D52164"/>
    <w:p w:rsidR="00D52164" w:rsidRDefault="00D52164" w:rsidP="00D52164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D52164" w:rsidRDefault="00D52164" w:rsidP="00D52164">
      <w:r>
        <w:t xml:space="preserve">MATERIAL   :           Polipropileno Tubular   de  </w:t>
      </w:r>
      <w:r>
        <w:rPr>
          <w:b/>
        </w:rPr>
        <w:t xml:space="preserve">38 </w:t>
      </w:r>
      <w:r>
        <w:t xml:space="preserve">  cms</w:t>
      </w:r>
    </w:p>
    <w:p w:rsidR="00D52164" w:rsidRDefault="00D52164" w:rsidP="00D52164">
      <w:r>
        <w:t>CLIBRE      :               2.4  ”</w:t>
      </w:r>
    </w:p>
    <w:p w:rsidR="00D52164" w:rsidRPr="00AD5DCF" w:rsidRDefault="00D52164" w:rsidP="00D52164">
      <w:pPr>
        <w:rPr>
          <w:b/>
        </w:rPr>
      </w:pPr>
      <w:r>
        <w:t>REFERENCIA:</w:t>
      </w:r>
      <w:r>
        <w:tab/>
      </w:r>
      <w:r>
        <w:rPr>
          <w:b/>
        </w:rPr>
        <w:t>CAMISETA     NAGA</w:t>
      </w:r>
    </w:p>
    <w:p w:rsidR="00D52164" w:rsidRDefault="00D52164" w:rsidP="00D52164">
      <w:r>
        <w:t>CANTIDAD    :          110    Kg</w:t>
      </w:r>
    </w:p>
    <w:p w:rsidR="00D52164" w:rsidRDefault="00D52164" w:rsidP="00D52164">
      <w:r>
        <w:t>COLORES:</w:t>
      </w:r>
      <w:r>
        <w:tab/>
      </w:r>
      <w:r>
        <w:tab/>
        <w:t>3 ( Según  arte )</w:t>
      </w:r>
    </w:p>
    <w:p w:rsidR="00D52164" w:rsidRDefault="00D52164" w:rsidP="00D52164">
      <w:r>
        <w:t>CARAS:</w:t>
      </w:r>
      <w:r>
        <w:tab/>
      </w:r>
      <w:r>
        <w:tab/>
        <w:t>2  ( 3 x 1- 1 x1 )</w:t>
      </w:r>
    </w:p>
    <w:p w:rsidR="00D52164" w:rsidRDefault="00D52164" w:rsidP="00D52164">
      <w:r>
        <w:t>REPETICIÓN:</w:t>
      </w:r>
      <w:r>
        <w:tab/>
        <w:t>26</w:t>
      </w:r>
    </w:p>
    <w:p w:rsidR="00D52164" w:rsidRDefault="00D52164" w:rsidP="00D52164">
      <w:r>
        <w:t>RODILLO:</w:t>
      </w:r>
      <w:r>
        <w:tab/>
      </w:r>
      <w:r>
        <w:tab/>
        <w:t>26</w:t>
      </w:r>
    </w:p>
    <w:p w:rsidR="00D52164" w:rsidRDefault="00D52164" w:rsidP="00D52164">
      <w:r>
        <w:t>BOLSA:</w:t>
      </w:r>
      <w:r>
        <w:tab/>
      </w:r>
      <w:r>
        <w:tab/>
        <w:t>26  X  35 + 6   cm  ( solapa  interna pegada  )</w:t>
      </w:r>
    </w:p>
    <w:p w:rsidR="00D52164" w:rsidRDefault="00D52164" w:rsidP="00D52164">
      <w:r>
        <w:t>SELLADO:</w:t>
      </w:r>
      <w:r>
        <w:tab/>
      </w:r>
      <w:r>
        <w:tab/>
        <w:t>Para selle lateral.</w:t>
      </w:r>
    </w:p>
    <w:p w:rsidR="00D52164" w:rsidRDefault="00D52164" w:rsidP="00D52164"/>
    <w:p w:rsidR="00D52164" w:rsidRDefault="00D52164" w:rsidP="00D52164"/>
    <w:p w:rsidR="00D52164" w:rsidRDefault="00D52164" w:rsidP="00D52164">
      <w:r>
        <w:rPr>
          <w:b/>
          <w:bCs/>
          <w:u w:val="single"/>
        </w:rPr>
        <w:t>NOTA:</w:t>
      </w:r>
      <w:r>
        <w:t xml:space="preserve">  *   Los cyreles los  envia  GRAFIFLEX  </w:t>
      </w:r>
      <w:r>
        <w:rPr>
          <w:b/>
        </w:rPr>
        <w:t>( ANEXOS )</w:t>
      </w:r>
    </w:p>
    <w:p w:rsidR="00D52164" w:rsidRDefault="00D52164" w:rsidP="00D52164">
      <w:pPr>
        <w:numPr>
          <w:ilvl w:val="0"/>
          <w:numId w:val="1"/>
        </w:numPr>
      </w:pPr>
      <w:r>
        <w:t>Se envían ARTE    para tonos y alturas</w:t>
      </w:r>
    </w:p>
    <w:p w:rsidR="00D52164" w:rsidRPr="006C750D" w:rsidRDefault="00D52164" w:rsidP="00D52164">
      <w:pPr>
        <w:numPr>
          <w:ilvl w:val="0"/>
          <w:numId w:val="2"/>
        </w:numPr>
      </w:pPr>
      <w:r>
        <w:t xml:space="preserve">Se  envia el material de PP </w:t>
      </w:r>
      <w:r>
        <w:rPr>
          <w:b/>
        </w:rPr>
        <w:t xml:space="preserve">de  38 </w:t>
      </w:r>
      <w:r w:rsidRPr="00AD5DCF">
        <w:rPr>
          <w:b/>
        </w:rPr>
        <w:t xml:space="preserve">  cms</w:t>
      </w:r>
    </w:p>
    <w:p w:rsidR="00D52164" w:rsidRPr="00150D1A" w:rsidRDefault="00D52164" w:rsidP="00D52164">
      <w:pPr>
        <w:numPr>
          <w:ilvl w:val="0"/>
          <w:numId w:val="2"/>
        </w:numPr>
      </w:pPr>
      <w:r>
        <w:rPr>
          <w:b/>
        </w:rPr>
        <w:t>SE  APRUEBA IMPRESION</w:t>
      </w:r>
    </w:p>
    <w:p w:rsidR="00D52164" w:rsidRDefault="00D52164" w:rsidP="00D52164">
      <w:pPr>
        <w:ind w:left="885"/>
      </w:pPr>
    </w:p>
    <w:p w:rsidR="00D52164" w:rsidRDefault="00D52164" w:rsidP="00D52164">
      <w:pPr>
        <w:ind w:left="885"/>
      </w:pPr>
    </w:p>
    <w:p w:rsidR="00D52164" w:rsidRDefault="00D52164" w:rsidP="00D52164">
      <w:r>
        <w:t>Agradezco la atención y colaboración prestada.</w:t>
      </w:r>
    </w:p>
    <w:p w:rsidR="00D52164" w:rsidRDefault="00D52164" w:rsidP="00D52164"/>
    <w:p w:rsidR="00D52164" w:rsidRDefault="00D52164" w:rsidP="00D52164"/>
    <w:p w:rsidR="00D52164" w:rsidRDefault="00D52164" w:rsidP="00D52164">
      <w:r>
        <w:t>Cordialmente,</w:t>
      </w:r>
    </w:p>
    <w:p w:rsidR="00D52164" w:rsidRDefault="00D52164" w:rsidP="00D52164"/>
    <w:p w:rsidR="00D52164" w:rsidRDefault="00D52164" w:rsidP="00D52164"/>
    <w:p w:rsidR="00D52164" w:rsidRDefault="00D52164" w:rsidP="00D52164"/>
    <w:p w:rsidR="00D52164" w:rsidRDefault="00D52164" w:rsidP="00D52164">
      <w:r>
        <w:t>RICARDO CASAS ZAPATA</w:t>
      </w:r>
    </w:p>
    <w:p w:rsidR="00D52164" w:rsidRDefault="00D52164" w:rsidP="00D52164">
      <w:r>
        <w:t>Director.</w:t>
      </w:r>
    </w:p>
    <w:p w:rsidR="00D52164" w:rsidRDefault="00D52164" w:rsidP="005450D8">
      <w:pPr>
        <w:rPr>
          <w:b/>
        </w:rPr>
      </w:pPr>
    </w:p>
    <w:p w:rsidR="00543A25" w:rsidRDefault="00543A25" w:rsidP="005450D8">
      <w:pPr>
        <w:rPr>
          <w:b/>
        </w:rPr>
      </w:pPr>
    </w:p>
    <w:p w:rsidR="00543A25" w:rsidRDefault="00543A25" w:rsidP="005450D8">
      <w:pPr>
        <w:rPr>
          <w:b/>
        </w:rPr>
      </w:pPr>
    </w:p>
    <w:p w:rsidR="00543A25" w:rsidRDefault="00543A25" w:rsidP="005450D8">
      <w:pPr>
        <w:rPr>
          <w:b/>
        </w:rPr>
      </w:pPr>
    </w:p>
    <w:p w:rsidR="00543A25" w:rsidRDefault="00543A25" w:rsidP="005450D8">
      <w:pPr>
        <w:rPr>
          <w:b/>
        </w:rPr>
      </w:pPr>
    </w:p>
    <w:p w:rsidR="00543A25" w:rsidRDefault="00543A25" w:rsidP="00543A25">
      <w:pPr>
        <w:rPr>
          <w:b/>
        </w:rPr>
      </w:pPr>
    </w:p>
    <w:p w:rsidR="00543A25" w:rsidRDefault="00543A25" w:rsidP="00543A25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543A25" w:rsidRDefault="00543A25" w:rsidP="00543A25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543A25" w:rsidRDefault="00543A25" w:rsidP="00543A25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543A25" w:rsidRDefault="00543A25" w:rsidP="00543A25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543A25" w:rsidRDefault="00543A25" w:rsidP="00543A25">
      <w:pPr>
        <w:rPr>
          <w:b/>
          <w:bCs/>
        </w:rPr>
      </w:pPr>
    </w:p>
    <w:p w:rsidR="00543A25" w:rsidRDefault="00543A25" w:rsidP="00543A25">
      <w:pPr>
        <w:pStyle w:val="Ttulo1"/>
      </w:pPr>
    </w:p>
    <w:p w:rsidR="00543A25" w:rsidRDefault="00543A25" w:rsidP="00543A25">
      <w:pPr>
        <w:pStyle w:val="Ttulo1"/>
      </w:pPr>
      <w:r>
        <w:t>ORDEN DE TRABAJO  N °      06059</w:t>
      </w:r>
    </w:p>
    <w:p w:rsidR="00543A25" w:rsidRDefault="00543A25" w:rsidP="00543A25">
      <w:r>
        <w:t xml:space="preserve"> </w:t>
      </w:r>
    </w:p>
    <w:p w:rsidR="00543A25" w:rsidRDefault="00543A25" w:rsidP="00543A25">
      <w:r>
        <w:t>FECHA:</w:t>
      </w:r>
      <w:r>
        <w:tab/>
        <w:t>Medellín, Febrero    01   de 2010</w:t>
      </w:r>
    </w:p>
    <w:p w:rsidR="00543A25" w:rsidRDefault="00543A25" w:rsidP="00543A25">
      <w:r>
        <w:t>PARA:</w:t>
      </w:r>
      <w:r>
        <w:tab/>
      </w:r>
      <w:r>
        <w:tab/>
        <w:t>PLÁSTICOS DARMA</w:t>
      </w:r>
    </w:p>
    <w:p w:rsidR="00543A25" w:rsidRDefault="00543A25" w:rsidP="00543A25">
      <w:r>
        <w:t>ATENCIÓN:</w:t>
      </w:r>
      <w:r>
        <w:tab/>
        <w:t>Sr. Darío Jaramillo</w:t>
      </w:r>
    </w:p>
    <w:p w:rsidR="00543A25" w:rsidRDefault="00543A25" w:rsidP="00543A25">
      <w:r>
        <w:tab/>
      </w:r>
      <w:r>
        <w:tab/>
        <w:t>Gerente.</w:t>
      </w:r>
    </w:p>
    <w:p w:rsidR="00543A25" w:rsidRDefault="00543A25" w:rsidP="00543A25"/>
    <w:p w:rsidR="00543A25" w:rsidRDefault="00543A25" w:rsidP="00543A25">
      <w:r>
        <w:t>Apreciado Don Darío:</w:t>
      </w:r>
    </w:p>
    <w:p w:rsidR="00543A25" w:rsidRDefault="00543A25" w:rsidP="00543A25"/>
    <w:p w:rsidR="00543A25" w:rsidRDefault="00543A25" w:rsidP="00543A25">
      <w:r>
        <w:t>Con la presente estamos solicitando el siguiente servicio de  IMPRESIÓN :</w:t>
      </w:r>
    </w:p>
    <w:p w:rsidR="00543A25" w:rsidRDefault="00543A25" w:rsidP="00543A25"/>
    <w:p w:rsidR="00543A25" w:rsidRDefault="00543A25" w:rsidP="00543A25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543A25" w:rsidRDefault="00543A25" w:rsidP="00543A25">
      <w:r>
        <w:t xml:space="preserve">MATERIAL   :           Polipropileno  Lamina  Mono  de  </w:t>
      </w:r>
      <w:r>
        <w:rPr>
          <w:b/>
        </w:rPr>
        <w:t>46</w:t>
      </w:r>
      <w:r w:rsidRPr="0080544B">
        <w:rPr>
          <w:b/>
        </w:rPr>
        <w:t xml:space="preserve">     cms</w:t>
      </w:r>
    </w:p>
    <w:p w:rsidR="00543A25" w:rsidRDefault="00543A25" w:rsidP="00543A25">
      <w:r>
        <w:t>CLIBRE      :               1.5  ”</w:t>
      </w:r>
    </w:p>
    <w:p w:rsidR="00543A25" w:rsidRPr="00AD5DCF" w:rsidRDefault="00543A25" w:rsidP="00543A25">
      <w:pPr>
        <w:rPr>
          <w:b/>
        </w:rPr>
      </w:pPr>
      <w:r>
        <w:t>REFERENCIA:</w:t>
      </w:r>
      <w:r>
        <w:tab/>
      </w:r>
      <w:r>
        <w:rPr>
          <w:b/>
        </w:rPr>
        <w:t xml:space="preserve">LA   VICTORIA   23  cm </w:t>
      </w:r>
    </w:p>
    <w:p w:rsidR="00543A25" w:rsidRDefault="00543A25" w:rsidP="00543A25">
      <w:r>
        <w:t xml:space="preserve">CANTIDAD    :          </w:t>
      </w:r>
      <w:r w:rsidRPr="00186E12">
        <w:rPr>
          <w:b/>
        </w:rPr>
        <w:t>500</w:t>
      </w:r>
      <w:r>
        <w:t xml:space="preserve">    Kg</w:t>
      </w:r>
    </w:p>
    <w:p w:rsidR="00543A25" w:rsidRDefault="00543A25" w:rsidP="00543A25">
      <w:r>
        <w:t>COLORES:</w:t>
      </w:r>
      <w:r>
        <w:tab/>
      </w:r>
      <w:r>
        <w:tab/>
        <w:t>1 ( Según  arte )</w:t>
      </w:r>
    </w:p>
    <w:p w:rsidR="00543A25" w:rsidRDefault="00543A25" w:rsidP="00543A25">
      <w:r>
        <w:t>CARAS:</w:t>
      </w:r>
      <w:r>
        <w:tab/>
      </w:r>
      <w:r>
        <w:tab/>
        <w:t xml:space="preserve">1  </w:t>
      </w:r>
    </w:p>
    <w:p w:rsidR="00543A25" w:rsidRDefault="00543A25" w:rsidP="00543A25">
      <w:r>
        <w:t>REPETICIÓN:</w:t>
      </w:r>
      <w:r>
        <w:tab/>
        <w:t>Continua</w:t>
      </w:r>
    </w:p>
    <w:p w:rsidR="00543A25" w:rsidRDefault="00543A25" w:rsidP="00543A25">
      <w:r>
        <w:t>RODILLO:</w:t>
      </w:r>
      <w:r>
        <w:tab/>
      </w:r>
      <w:r>
        <w:tab/>
        <w:t>Según  Plano</w:t>
      </w:r>
    </w:p>
    <w:p w:rsidR="00543A25" w:rsidRDefault="00543A25" w:rsidP="00543A25">
      <w:r>
        <w:t>LAMINA:</w:t>
      </w:r>
      <w:r>
        <w:tab/>
      </w:r>
      <w:r>
        <w:tab/>
      </w:r>
      <w:r w:rsidRPr="00121544">
        <w:rPr>
          <w:b/>
        </w:rPr>
        <w:t xml:space="preserve">23 </w:t>
      </w:r>
      <w:r>
        <w:t xml:space="preserve">   cms   Impresión  Continua.</w:t>
      </w:r>
    </w:p>
    <w:p w:rsidR="00543A25" w:rsidRDefault="00543A25" w:rsidP="00543A25">
      <w:r>
        <w:t>REBOBINADO:</w:t>
      </w:r>
      <w:r>
        <w:tab/>
        <w:t xml:space="preserve">Parejo  a la  Mitad (  23  cm )  </w:t>
      </w:r>
      <w:r w:rsidRPr="00FB33D0">
        <w:rPr>
          <w:b/>
        </w:rPr>
        <w:t xml:space="preserve">( Bobinas de </w:t>
      </w:r>
      <w:r>
        <w:rPr>
          <w:b/>
        </w:rPr>
        <w:t xml:space="preserve">20 </w:t>
      </w:r>
      <w:r w:rsidRPr="00FB33D0">
        <w:rPr>
          <w:b/>
        </w:rPr>
        <w:t xml:space="preserve">  Kg  )</w:t>
      </w:r>
    </w:p>
    <w:p w:rsidR="00543A25" w:rsidRDefault="00543A25" w:rsidP="00543A25"/>
    <w:p w:rsidR="00543A25" w:rsidRDefault="00543A25" w:rsidP="00543A25"/>
    <w:p w:rsidR="00543A25" w:rsidRDefault="00543A25" w:rsidP="00543A25">
      <w:r>
        <w:rPr>
          <w:b/>
          <w:bCs/>
          <w:u w:val="single"/>
        </w:rPr>
        <w:t>NOTA:</w:t>
      </w:r>
      <w:r>
        <w:t xml:space="preserve">  *   Los cyreles   se encuentran en su   planta</w:t>
      </w:r>
    </w:p>
    <w:p w:rsidR="00543A25" w:rsidRDefault="00543A25" w:rsidP="00543A25">
      <w:pPr>
        <w:numPr>
          <w:ilvl w:val="0"/>
          <w:numId w:val="1"/>
        </w:numPr>
      </w:pPr>
      <w:r>
        <w:t>Se envían ARTE    para tonos y alturas</w:t>
      </w:r>
    </w:p>
    <w:p w:rsidR="00543A25" w:rsidRPr="00307118" w:rsidRDefault="00543A25" w:rsidP="00543A25">
      <w:pPr>
        <w:numPr>
          <w:ilvl w:val="0"/>
          <w:numId w:val="2"/>
        </w:numPr>
      </w:pPr>
      <w:r>
        <w:t xml:space="preserve">Se  envia el material de PP </w:t>
      </w:r>
      <w:r>
        <w:rPr>
          <w:b/>
        </w:rPr>
        <w:t xml:space="preserve">de  46 </w:t>
      </w:r>
      <w:r w:rsidRPr="00AD5DCF">
        <w:rPr>
          <w:b/>
        </w:rPr>
        <w:t xml:space="preserve">  cms</w:t>
      </w:r>
      <w:r>
        <w:rPr>
          <w:b/>
        </w:rPr>
        <w:t xml:space="preserve">   Lamina</w:t>
      </w:r>
    </w:p>
    <w:p w:rsidR="00543A25" w:rsidRPr="007A4344" w:rsidRDefault="00543A25" w:rsidP="00543A25">
      <w:pPr>
        <w:ind w:left="1500"/>
        <w:rPr>
          <w:sz w:val="28"/>
          <w:szCs w:val="28"/>
        </w:rPr>
      </w:pPr>
      <w:r>
        <w:rPr>
          <w:b/>
        </w:rPr>
        <w:t xml:space="preserve"> </w:t>
      </w:r>
      <w:r w:rsidRPr="007A4344">
        <w:rPr>
          <w:b/>
          <w:sz w:val="28"/>
          <w:szCs w:val="28"/>
        </w:rPr>
        <w:t>- Se  aprueba  impresion</w:t>
      </w:r>
    </w:p>
    <w:p w:rsidR="00543A25" w:rsidRDefault="00543A25" w:rsidP="00543A25">
      <w:pPr>
        <w:ind w:left="885"/>
      </w:pPr>
    </w:p>
    <w:p w:rsidR="00543A25" w:rsidRDefault="00543A25" w:rsidP="00543A25">
      <w:pPr>
        <w:ind w:left="885"/>
      </w:pPr>
    </w:p>
    <w:p w:rsidR="00543A25" w:rsidRDefault="00543A25" w:rsidP="00543A25">
      <w:r>
        <w:t>Agradezco la atención y colaboración prestada.</w:t>
      </w:r>
    </w:p>
    <w:p w:rsidR="00543A25" w:rsidRDefault="00543A25" w:rsidP="00543A25"/>
    <w:p w:rsidR="00543A25" w:rsidRDefault="00543A25" w:rsidP="00543A25"/>
    <w:p w:rsidR="00543A25" w:rsidRDefault="00543A25" w:rsidP="00543A25">
      <w:r>
        <w:t>Cordialmente,</w:t>
      </w:r>
    </w:p>
    <w:p w:rsidR="00543A25" w:rsidRDefault="00543A25" w:rsidP="00543A25"/>
    <w:p w:rsidR="00543A25" w:rsidRDefault="00543A25" w:rsidP="00543A25"/>
    <w:p w:rsidR="00543A25" w:rsidRDefault="00543A25" w:rsidP="00543A25"/>
    <w:p w:rsidR="00543A25" w:rsidRDefault="00543A25" w:rsidP="00543A25">
      <w:r>
        <w:t>RICARDO CASAS ZAPATA</w:t>
      </w:r>
    </w:p>
    <w:p w:rsidR="00543A25" w:rsidRDefault="00543A25" w:rsidP="00543A25">
      <w:r>
        <w:t>Director.</w:t>
      </w:r>
    </w:p>
    <w:p w:rsidR="00543A25" w:rsidRDefault="00543A25" w:rsidP="00543A25">
      <w:pPr>
        <w:rPr>
          <w:b/>
        </w:rPr>
      </w:pPr>
    </w:p>
    <w:p w:rsidR="00543A25" w:rsidRDefault="00543A25" w:rsidP="005450D8">
      <w:pPr>
        <w:rPr>
          <w:b/>
        </w:rPr>
      </w:pPr>
    </w:p>
    <w:p w:rsidR="00383F33" w:rsidRDefault="00383F33" w:rsidP="005450D8">
      <w:pPr>
        <w:rPr>
          <w:b/>
        </w:rPr>
      </w:pPr>
    </w:p>
    <w:p w:rsidR="00383F33" w:rsidRDefault="00383F33" w:rsidP="005450D8">
      <w:pPr>
        <w:rPr>
          <w:b/>
        </w:rPr>
      </w:pPr>
    </w:p>
    <w:p w:rsidR="00383F33" w:rsidRDefault="00383F33" w:rsidP="00383F33">
      <w:pPr>
        <w:rPr>
          <w:b/>
        </w:rPr>
      </w:pPr>
    </w:p>
    <w:p w:rsidR="00383F33" w:rsidRDefault="00383F33" w:rsidP="00383F33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383F33" w:rsidRDefault="00383F33" w:rsidP="00383F33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383F33" w:rsidRDefault="00383F33" w:rsidP="00383F33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383F33" w:rsidRDefault="00383F33" w:rsidP="00383F33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383F33" w:rsidRDefault="00383F33" w:rsidP="00383F33">
      <w:pPr>
        <w:rPr>
          <w:b/>
          <w:bCs/>
        </w:rPr>
      </w:pPr>
    </w:p>
    <w:p w:rsidR="00383F33" w:rsidRDefault="00383F33" w:rsidP="00383F33">
      <w:pPr>
        <w:pStyle w:val="Ttulo1"/>
      </w:pPr>
    </w:p>
    <w:p w:rsidR="00383F33" w:rsidRDefault="00383F33" w:rsidP="00383F33">
      <w:pPr>
        <w:pStyle w:val="Ttulo1"/>
      </w:pPr>
      <w:r>
        <w:t>ORDEN DE TRABAJO  N °      06060</w:t>
      </w:r>
    </w:p>
    <w:p w:rsidR="00383F33" w:rsidRDefault="00383F33" w:rsidP="00383F33"/>
    <w:p w:rsidR="00383F33" w:rsidRDefault="00383F33" w:rsidP="00383F33">
      <w:r>
        <w:t>FECHA:</w:t>
      </w:r>
      <w:r>
        <w:tab/>
        <w:t>Medellín, Febrero  01    de 2010</w:t>
      </w:r>
    </w:p>
    <w:p w:rsidR="00383F33" w:rsidRDefault="00383F33" w:rsidP="00383F33">
      <w:r>
        <w:t>PARA:</w:t>
      </w:r>
      <w:r>
        <w:tab/>
      </w:r>
      <w:r>
        <w:tab/>
        <w:t>PLÁSTICOS DARMA</w:t>
      </w:r>
    </w:p>
    <w:p w:rsidR="00383F33" w:rsidRDefault="00383F33" w:rsidP="00383F33">
      <w:r>
        <w:t>ATENCIÓN:</w:t>
      </w:r>
      <w:r>
        <w:tab/>
        <w:t>Sr. Darío Jaramillo</w:t>
      </w:r>
    </w:p>
    <w:p w:rsidR="00383F33" w:rsidRDefault="00383F33" w:rsidP="00383F33">
      <w:r>
        <w:tab/>
      </w:r>
      <w:r>
        <w:tab/>
        <w:t>Gerente.</w:t>
      </w:r>
    </w:p>
    <w:p w:rsidR="00383F33" w:rsidRDefault="00383F33" w:rsidP="00383F33"/>
    <w:p w:rsidR="00383F33" w:rsidRDefault="00383F33" w:rsidP="00383F33">
      <w:r>
        <w:t>Apreciado Don Darío:</w:t>
      </w:r>
    </w:p>
    <w:p w:rsidR="00383F33" w:rsidRDefault="00383F33" w:rsidP="00383F33"/>
    <w:p w:rsidR="00383F33" w:rsidRDefault="00383F33" w:rsidP="00383F33">
      <w:r>
        <w:t>Con la presente estamos solicitando el siguiente servicio de  IMPRESIÓN :</w:t>
      </w:r>
    </w:p>
    <w:p w:rsidR="00383F33" w:rsidRDefault="00383F33" w:rsidP="00383F33"/>
    <w:p w:rsidR="00383F33" w:rsidRDefault="00383F33" w:rsidP="00383F33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383F33" w:rsidRDefault="00383F33" w:rsidP="00383F33">
      <w:r>
        <w:t xml:space="preserve">MATERIAL   :           Polipropileno  Lamina  Mono  de  </w:t>
      </w:r>
      <w:r w:rsidRPr="0080544B">
        <w:rPr>
          <w:b/>
        </w:rPr>
        <w:t>30     cms</w:t>
      </w:r>
    </w:p>
    <w:p w:rsidR="00383F33" w:rsidRDefault="00383F33" w:rsidP="00383F33">
      <w:r>
        <w:t>CLIBRE      :               1.5  ”</w:t>
      </w:r>
    </w:p>
    <w:p w:rsidR="00383F33" w:rsidRPr="00AD5DCF" w:rsidRDefault="00383F33" w:rsidP="00383F33">
      <w:pPr>
        <w:rPr>
          <w:b/>
        </w:rPr>
      </w:pPr>
      <w:r>
        <w:t>REFERENCIA:</w:t>
      </w:r>
      <w:r>
        <w:tab/>
      </w:r>
      <w:r>
        <w:rPr>
          <w:b/>
        </w:rPr>
        <w:t xml:space="preserve">LA  VICTORIA   30   cm </w:t>
      </w:r>
    </w:p>
    <w:p w:rsidR="00383F33" w:rsidRDefault="007619A5" w:rsidP="00383F33">
      <w:r>
        <w:t>CANTIDAD    :          5</w:t>
      </w:r>
      <w:r w:rsidR="00383F33">
        <w:t>00    Kg</w:t>
      </w:r>
    </w:p>
    <w:p w:rsidR="00383F33" w:rsidRDefault="00383F33" w:rsidP="00383F33">
      <w:r>
        <w:t>COLORES:</w:t>
      </w:r>
      <w:r>
        <w:tab/>
      </w:r>
      <w:r>
        <w:tab/>
        <w:t>1 ( Según  arte )</w:t>
      </w:r>
    </w:p>
    <w:p w:rsidR="00383F33" w:rsidRDefault="00383F33" w:rsidP="00383F33">
      <w:r>
        <w:t>CARAS:</w:t>
      </w:r>
      <w:r>
        <w:tab/>
      </w:r>
      <w:r>
        <w:tab/>
        <w:t xml:space="preserve">1  </w:t>
      </w:r>
    </w:p>
    <w:p w:rsidR="00383F33" w:rsidRDefault="00383F33" w:rsidP="00383F33">
      <w:r>
        <w:t>REPETICIÓN:</w:t>
      </w:r>
      <w:r>
        <w:tab/>
        <w:t>Continua</w:t>
      </w:r>
    </w:p>
    <w:p w:rsidR="00383F33" w:rsidRDefault="00383F33" w:rsidP="00383F33">
      <w:r>
        <w:t>RODILLO:</w:t>
      </w:r>
      <w:r>
        <w:tab/>
      </w:r>
      <w:r>
        <w:tab/>
        <w:t>Según  Plano</w:t>
      </w:r>
    </w:p>
    <w:p w:rsidR="00383F33" w:rsidRDefault="00383F33" w:rsidP="00383F33">
      <w:r>
        <w:t>LAMINA:</w:t>
      </w:r>
      <w:r>
        <w:tab/>
      </w:r>
      <w:r>
        <w:tab/>
        <w:t>30    cms   Impresión  Continua.</w:t>
      </w:r>
    </w:p>
    <w:p w:rsidR="00383F33" w:rsidRDefault="00383F33" w:rsidP="00383F33">
      <w:r>
        <w:t>REBOBINADO:</w:t>
      </w:r>
      <w:r>
        <w:tab/>
        <w:t xml:space="preserve">Parejo </w:t>
      </w:r>
      <w:r w:rsidRPr="00FB33D0">
        <w:rPr>
          <w:b/>
        </w:rPr>
        <w:t xml:space="preserve">( Bobinas de </w:t>
      </w:r>
      <w:r>
        <w:rPr>
          <w:b/>
        </w:rPr>
        <w:t xml:space="preserve">20  </w:t>
      </w:r>
      <w:r w:rsidRPr="00FB33D0">
        <w:rPr>
          <w:b/>
        </w:rPr>
        <w:t xml:space="preserve"> Kg  )</w:t>
      </w:r>
    </w:p>
    <w:p w:rsidR="00383F33" w:rsidRDefault="00383F33" w:rsidP="00383F33"/>
    <w:p w:rsidR="00383F33" w:rsidRDefault="00383F33" w:rsidP="00383F33"/>
    <w:p w:rsidR="00383F33" w:rsidRDefault="00383F33" w:rsidP="00383F33">
      <w:r>
        <w:rPr>
          <w:b/>
          <w:bCs/>
          <w:u w:val="single"/>
        </w:rPr>
        <w:t>NOTA:</w:t>
      </w:r>
      <w:r>
        <w:t xml:space="preserve">  *   Los cyreles se encuentran en su  planta</w:t>
      </w:r>
    </w:p>
    <w:p w:rsidR="00383F33" w:rsidRDefault="00383F33" w:rsidP="00383F33">
      <w:pPr>
        <w:numPr>
          <w:ilvl w:val="0"/>
          <w:numId w:val="1"/>
        </w:numPr>
      </w:pPr>
      <w:r>
        <w:t>Se envían ARTE    para tonos y alturas</w:t>
      </w:r>
    </w:p>
    <w:p w:rsidR="00383F33" w:rsidRPr="00307118" w:rsidRDefault="00383F33" w:rsidP="00383F33">
      <w:pPr>
        <w:numPr>
          <w:ilvl w:val="0"/>
          <w:numId w:val="2"/>
        </w:numPr>
      </w:pPr>
      <w:r>
        <w:t xml:space="preserve">Se  envia el material de PP </w:t>
      </w:r>
      <w:r>
        <w:rPr>
          <w:b/>
        </w:rPr>
        <w:t xml:space="preserve">de  30 </w:t>
      </w:r>
      <w:r w:rsidRPr="00AD5DCF">
        <w:rPr>
          <w:b/>
        </w:rPr>
        <w:t xml:space="preserve">  cms</w:t>
      </w:r>
      <w:r>
        <w:rPr>
          <w:b/>
        </w:rPr>
        <w:t xml:space="preserve">   Lamina</w:t>
      </w:r>
    </w:p>
    <w:p w:rsidR="00383F33" w:rsidRPr="007A4344" w:rsidRDefault="00383F33" w:rsidP="00383F33">
      <w:pPr>
        <w:ind w:left="1500"/>
        <w:rPr>
          <w:sz w:val="28"/>
          <w:szCs w:val="28"/>
        </w:rPr>
      </w:pPr>
      <w:r>
        <w:rPr>
          <w:b/>
        </w:rPr>
        <w:t xml:space="preserve"> </w:t>
      </w:r>
      <w:r w:rsidRPr="007A4344">
        <w:rPr>
          <w:b/>
          <w:sz w:val="28"/>
          <w:szCs w:val="28"/>
        </w:rPr>
        <w:t>- Se  aprueba  impresion</w:t>
      </w:r>
    </w:p>
    <w:p w:rsidR="00383F33" w:rsidRDefault="00383F33" w:rsidP="00383F33">
      <w:pPr>
        <w:ind w:left="885"/>
      </w:pPr>
    </w:p>
    <w:p w:rsidR="00383F33" w:rsidRDefault="00383F33" w:rsidP="00383F33">
      <w:pPr>
        <w:ind w:left="885"/>
      </w:pPr>
    </w:p>
    <w:p w:rsidR="00383F33" w:rsidRDefault="00383F33" w:rsidP="00383F33">
      <w:r>
        <w:t>Agradezco la atención y colaboración prestada.</w:t>
      </w:r>
    </w:p>
    <w:p w:rsidR="00383F33" w:rsidRDefault="00383F33" w:rsidP="00383F33"/>
    <w:p w:rsidR="00383F33" w:rsidRDefault="00383F33" w:rsidP="00383F33"/>
    <w:p w:rsidR="00383F33" w:rsidRDefault="00383F33" w:rsidP="00383F33">
      <w:r>
        <w:t>Cordialmente,</w:t>
      </w:r>
    </w:p>
    <w:p w:rsidR="00383F33" w:rsidRDefault="00383F33" w:rsidP="00383F33"/>
    <w:p w:rsidR="00383F33" w:rsidRDefault="00383F33" w:rsidP="00383F33"/>
    <w:p w:rsidR="00383F33" w:rsidRDefault="00383F33" w:rsidP="00383F33"/>
    <w:p w:rsidR="00383F33" w:rsidRDefault="00383F33" w:rsidP="00383F33">
      <w:r>
        <w:t>RICARDO CASAS ZAPATA</w:t>
      </w:r>
    </w:p>
    <w:p w:rsidR="00383F33" w:rsidRDefault="00383F33" w:rsidP="00383F33">
      <w:r>
        <w:t>Director.</w:t>
      </w:r>
    </w:p>
    <w:p w:rsidR="00383F33" w:rsidRDefault="00383F33" w:rsidP="005450D8">
      <w:pPr>
        <w:rPr>
          <w:b/>
        </w:rPr>
      </w:pPr>
    </w:p>
    <w:p w:rsidR="004753BF" w:rsidRDefault="004753BF" w:rsidP="005450D8">
      <w:pPr>
        <w:rPr>
          <w:b/>
        </w:rPr>
      </w:pPr>
    </w:p>
    <w:p w:rsidR="004753BF" w:rsidRDefault="004753BF" w:rsidP="005450D8">
      <w:pPr>
        <w:rPr>
          <w:b/>
        </w:rPr>
      </w:pPr>
    </w:p>
    <w:p w:rsidR="004753BF" w:rsidRDefault="004753BF" w:rsidP="005450D8">
      <w:pPr>
        <w:rPr>
          <w:b/>
        </w:rPr>
      </w:pPr>
    </w:p>
    <w:p w:rsidR="004753BF" w:rsidRDefault="004753BF" w:rsidP="005450D8">
      <w:pPr>
        <w:rPr>
          <w:b/>
        </w:rPr>
      </w:pPr>
    </w:p>
    <w:p w:rsidR="004753BF" w:rsidRDefault="004753BF" w:rsidP="004753BF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4753BF" w:rsidRDefault="004753BF" w:rsidP="004753BF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4753BF" w:rsidRDefault="004753BF" w:rsidP="004753BF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4753BF" w:rsidRDefault="004753BF" w:rsidP="004753BF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4753BF" w:rsidRDefault="004753BF" w:rsidP="004753BF">
      <w:pPr>
        <w:rPr>
          <w:b/>
          <w:bCs/>
        </w:rPr>
      </w:pPr>
    </w:p>
    <w:p w:rsidR="004753BF" w:rsidRDefault="004753BF" w:rsidP="004753BF">
      <w:pPr>
        <w:pStyle w:val="Ttulo1"/>
      </w:pPr>
    </w:p>
    <w:p w:rsidR="004753BF" w:rsidRDefault="004753BF" w:rsidP="004753BF">
      <w:pPr>
        <w:pStyle w:val="Ttulo1"/>
      </w:pPr>
      <w:r>
        <w:t>ORDEN DE TRABAJO  N °      06062</w:t>
      </w:r>
    </w:p>
    <w:p w:rsidR="004753BF" w:rsidRDefault="004753BF" w:rsidP="004753BF"/>
    <w:p w:rsidR="004753BF" w:rsidRDefault="004753BF" w:rsidP="004753BF">
      <w:r>
        <w:t>FECHA:</w:t>
      </w:r>
      <w:r>
        <w:tab/>
        <w:t xml:space="preserve">Medellín,  Febrero </w:t>
      </w:r>
      <w:r w:rsidR="002726E2">
        <w:t xml:space="preserve"> </w:t>
      </w:r>
      <w:r>
        <w:t xml:space="preserve"> 01    de   2010</w:t>
      </w:r>
    </w:p>
    <w:p w:rsidR="004753BF" w:rsidRDefault="004753BF" w:rsidP="004753BF">
      <w:r>
        <w:t>PARA:</w:t>
      </w:r>
      <w:r>
        <w:tab/>
      </w:r>
      <w:r>
        <w:tab/>
        <w:t>PLÁSTICOS DARMA</w:t>
      </w:r>
    </w:p>
    <w:p w:rsidR="004753BF" w:rsidRDefault="004753BF" w:rsidP="004753BF">
      <w:r>
        <w:t>ATENCIÓN:</w:t>
      </w:r>
      <w:r>
        <w:tab/>
        <w:t>Sr. Darío Jaramillo</w:t>
      </w:r>
    </w:p>
    <w:p w:rsidR="004753BF" w:rsidRDefault="004753BF" w:rsidP="004753BF">
      <w:r>
        <w:tab/>
      </w:r>
      <w:r>
        <w:tab/>
        <w:t>Gerente.</w:t>
      </w:r>
    </w:p>
    <w:p w:rsidR="004753BF" w:rsidRDefault="004753BF" w:rsidP="004753BF"/>
    <w:p w:rsidR="004753BF" w:rsidRDefault="004753BF" w:rsidP="004753BF">
      <w:r>
        <w:t>Apreciado Don Darío:</w:t>
      </w:r>
    </w:p>
    <w:p w:rsidR="004753BF" w:rsidRDefault="004753BF" w:rsidP="004753BF"/>
    <w:p w:rsidR="004753BF" w:rsidRDefault="004753BF" w:rsidP="004753BF">
      <w:r>
        <w:t>Con la presente estamos solicitando el siguiente servicio de  IMPRESIÓN  :</w:t>
      </w:r>
    </w:p>
    <w:p w:rsidR="004753BF" w:rsidRDefault="004753BF" w:rsidP="004753BF"/>
    <w:p w:rsidR="004753BF" w:rsidRDefault="004753BF" w:rsidP="004753BF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4753BF" w:rsidRDefault="004753BF" w:rsidP="004753BF">
      <w:r>
        <w:t xml:space="preserve">MATERIAL   :           Polipropileno   Tubular   de   </w:t>
      </w:r>
      <w:r>
        <w:rPr>
          <w:b/>
        </w:rPr>
        <w:t>30</w:t>
      </w:r>
      <w:r>
        <w:t xml:space="preserve">    cms</w:t>
      </w:r>
    </w:p>
    <w:p w:rsidR="004753BF" w:rsidRDefault="004753BF" w:rsidP="004753BF">
      <w:r>
        <w:t>CLIBRE      :               1.5  ”</w:t>
      </w:r>
    </w:p>
    <w:p w:rsidR="004753BF" w:rsidRPr="00AD5DCF" w:rsidRDefault="004753BF" w:rsidP="004753BF">
      <w:pPr>
        <w:rPr>
          <w:b/>
        </w:rPr>
      </w:pPr>
      <w:r>
        <w:t>REFERENCIA:</w:t>
      </w:r>
      <w:r>
        <w:tab/>
      </w:r>
      <w:r>
        <w:rPr>
          <w:b/>
        </w:rPr>
        <w:t>TEENS</w:t>
      </w:r>
    </w:p>
    <w:p w:rsidR="004753BF" w:rsidRDefault="004753BF" w:rsidP="004753BF">
      <w:r>
        <w:t>CANTIDAD    :         160     Kg</w:t>
      </w:r>
    </w:p>
    <w:p w:rsidR="004753BF" w:rsidRDefault="004753BF" w:rsidP="004753BF">
      <w:r>
        <w:t>COLORES:</w:t>
      </w:r>
      <w:r>
        <w:tab/>
      </w:r>
      <w:r>
        <w:tab/>
        <w:t>1 ( Según  arte )</w:t>
      </w:r>
    </w:p>
    <w:p w:rsidR="004753BF" w:rsidRDefault="004753BF" w:rsidP="004753BF">
      <w:r>
        <w:t>CARAS:</w:t>
      </w:r>
      <w:r>
        <w:tab/>
      </w:r>
      <w:r>
        <w:tab/>
        <w:t xml:space="preserve">1  </w:t>
      </w:r>
    </w:p>
    <w:p w:rsidR="004753BF" w:rsidRDefault="004753BF" w:rsidP="004753BF">
      <w:r>
        <w:t>REPETICIÓN:</w:t>
      </w:r>
      <w:r>
        <w:tab/>
        <w:t>24.5</w:t>
      </w:r>
    </w:p>
    <w:p w:rsidR="004753BF" w:rsidRPr="007E24E2" w:rsidRDefault="004753BF" w:rsidP="004753BF">
      <w:pPr>
        <w:rPr>
          <w:b/>
        </w:rPr>
      </w:pPr>
      <w:r>
        <w:t>RODILLO:</w:t>
      </w:r>
      <w:r>
        <w:tab/>
      </w:r>
      <w:r>
        <w:tab/>
      </w:r>
      <w:r>
        <w:rPr>
          <w:b/>
        </w:rPr>
        <w:t>25</w:t>
      </w:r>
    </w:p>
    <w:p w:rsidR="004753BF" w:rsidRDefault="004753BF" w:rsidP="004753BF">
      <w:r>
        <w:t>BOLSA:</w:t>
      </w:r>
      <w:r>
        <w:tab/>
      </w:r>
      <w:r>
        <w:tab/>
        <w:t>24.5  X  28 + 5    cms   de  Solapa Interna.</w:t>
      </w:r>
    </w:p>
    <w:p w:rsidR="004753BF" w:rsidRDefault="004753BF" w:rsidP="004753BF">
      <w:r>
        <w:t>SELLADO:</w:t>
      </w:r>
      <w:r>
        <w:tab/>
      </w:r>
      <w:r>
        <w:tab/>
        <w:t>Para selle lateral.</w:t>
      </w:r>
    </w:p>
    <w:p w:rsidR="004753BF" w:rsidRDefault="004753BF" w:rsidP="004753BF"/>
    <w:p w:rsidR="004753BF" w:rsidRDefault="004753BF" w:rsidP="004753BF"/>
    <w:p w:rsidR="004753BF" w:rsidRDefault="004753BF" w:rsidP="004753BF">
      <w:r>
        <w:rPr>
          <w:b/>
          <w:bCs/>
          <w:u w:val="single"/>
        </w:rPr>
        <w:t>NOTA:</w:t>
      </w:r>
      <w:r>
        <w:t xml:space="preserve">  *   Los cyreles   se  encuentran en su planata.</w:t>
      </w:r>
    </w:p>
    <w:p w:rsidR="004753BF" w:rsidRDefault="004753BF" w:rsidP="004753BF">
      <w:pPr>
        <w:numPr>
          <w:ilvl w:val="0"/>
          <w:numId w:val="1"/>
        </w:numPr>
      </w:pPr>
      <w:r>
        <w:t>Se envían ARTE    para tonos y alturas</w:t>
      </w:r>
    </w:p>
    <w:p w:rsidR="004753BF" w:rsidRPr="005574BF" w:rsidRDefault="004753BF" w:rsidP="004753BF">
      <w:pPr>
        <w:numPr>
          <w:ilvl w:val="0"/>
          <w:numId w:val="2"/>
        </w:numPr>
      </w:pPr>
      <w:r>
        <w:t xml:space="preserve">Se  envia el material de PP </w:t>
      </w:r>
      <w:r>
        <w:rPr>
          <w:b/>
        </w:rPr>
        <w:t xml:space="preserve">de  30 </w:t>
      </w:r>
      <w:r w:rsidRPr="00AD5DCF">
        <w:rPr>
          <w:b/>
        </w:rPr>
        <w:t xml:space="preserve">  cms</w:t>
      </w:r>
    </w:p>
    <w:p w:rsidR="004753BF" w:rsidRPr="00307118" w:rsidRDefault="004753BF" w:rsidP="004753BF">
      <w:pPr>
        <w:numPr>
          <w:ilvl w:val="0"/>
          <w:numId w:val="2"/>
        </w:numPr>
      </w:pPr>
      <w:r>
        <w:rPr>
          <w:b/>
        </w:rPr>
        <w:t>SE  APRUEBA  IMPRESIÓN.</w:t>
      </w:r>
    </w:p>
    <w:p w:rsidR="004753BF" w:rsidRPr="00150D1A" w:rsidRDefault="004753BF" w:rsidP="004753BF">
      <w:pPr>
        <w:ind w:left="1860"/>
      </w:pPr>
    </w:p>
    <w:p w:rsidR="004753BF" w:rsidRDefault="004753BF" w:rsidP="004753BF">
      <w:pPr>
        <w:ind w:left="885"/>
      </w:pPr>
    </w:p>
    <w:p w:rsidR="004753BF" w:rsidRDefault="004753BF" w:rsidP="004753BF">
      <w:pPr>
        <w:ind w:left="885"/>
      </w:pPr>
    </w:p>
    <w:p w:rsidR="004753BF" w:rsidRDefault="004753BF" w:rsidP="004753BF">
      <w:r>
        <w:t>Agradezco la atención y colaboración prestada.</w:t>
      </w:r>
    </w:p>
    <w:p w:rsidR="004753BF" w:rsidRDefault="004753BF" w:rsidP="004753BF"/>
    <w:p w:rsidR="004753BF" w:rsidRDefault="004753BF" w:rsidP="004753BF"/>
    <w:p w:rsidR="004753BF" w:rsidRDefault="004753BF" w:rsidP="004753BF">
      <w:r>
        <w:t>Cordialmente,</w:t>
      </w:r>
    </w:p>
    <w:p w:rsidR="004753BF" w:rsidRDefault="004753BF" w:rsidP="004753BF"/>
    <w:p w:rsidR="004753BF" w:rsidRDefault="004753BF" w:rsidP="004753BF"/>
    <w:p w:rsidR="004753BF" w:rsidRDefault="004753BF" w:rsidP="004753BF"/>
    <w:p w:rsidR="004753BF" w:rsidRDefault="004753BF" w:rsidP="004753BF">
      <w:r>
        <w:t>RICARDO CASAS ZAPATA</w:t>
      </w:r>
    </w:p>
    <w:p w:rsidR="004753BF" w:rsidRDefault="004753BF" w:rsidP="004753BF">
      <w:r>
        <w:t>Director</w:t>
      </w:r>
    </w:p>
    <w:p w:rsidR="004753BF" w:rsidRDefault="004753BF" w:rsidP="005450D8">
      <w:pPr>
        <w:rPr>
          <w:b/>
        </w:rPr>
      </w:pPr>
    </w:p>
    <w:p w:rsidR="002726E2" w:rsidRDefault="002726E2" w:rsidP="005450D8">
      <w:pPr>
        <w:rPr>
          <w:b/>
        </w:rPr>
      </w:pPr>
    </w:p>
    <w:p w:rsidR="002726E2" w:rsidRDefault="002726E2" w:rsidP="002726E2"/>
    <w:p w:rsidR="002726E2" w:rsidRDefault="002726E2" w:rsidP="002726E2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2726E2" w:rsidRDefault="002726E2" w:rsidP="002726E2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NIT: 811.040.799-9</w:t>
      </w:r>
    </w:p>
    <w:p w:rsidR="002726E2" w:rsidRDefault="002726E2" w:rsidP="002726E2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2726E2" w:rsidRDefault="002726E2" w:rsidP="002726E2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2726E2" w:rsidRDefault="002726E2" w:rsidP="002726E2">
      <w:pPr>
        <w:pStyle w:val="Ttulo1"/>
      </w:pPr>
    </w:p>
    <w:p w:rsidR="002726E2" w:rsidRDefault="002726E2" w:rsidP="002726E2">
      <w:pPr>
        <w:pStyle w:val="Ttulo1"/>
      </w:pPr>
      <w:r>
        <w:t>ORDEN DE TRABAJO  N °      06063</w:t>
      </w:r>
    </w:p>
    <w:p w:rsidR="002726E2" w:rsidRDefault="002726E2" w:rsidP="002726E2"/>
    <w:p w:rsidR="002726E2" w:rsidRDefault="002726E2" w:rsidP="002726E2">
      <w:r>
        <w:t>FECHA:</w:t>
      </w:r>
      <w:r>
        <w:tab/>
        <w:t>Medellín, Febrero    01     de   2010</w:t>
      </w:r>
    </w:p>
    <w:p w:rsidR="002726E2" w:rsidRDefault="002726E2" w:rsidP="002726E2">
      <w:r>
        <w:t>PARA:</w:t>
      </w:r>
      <w:r>
        <w:tab/>
      </w:r>
      <w:r>
        <w:tab/>
        <w:t>PLÁSTICOS DARMA</w:t>
      </w:r>
    </w:p>
    <w:p w:rsidR="002726E2" w:rsidRDefault="002726E2" w:rsidP="002726E2">
      <w:r>
        <w:t>ATENCIÓN:</w:t>
      </w:r>
      <w:r>
        <w:tab/>
        <w:t>Sr. Darío Jaramillo</w:t>
      </w:r>
    </w:p>
    <w:p w:rsidR="002726E2" w:rsidRDefault="002726E2" w:rsidP="002726E2">
      <w:r>
        <w:tab/>
      </w:r>
      <w:r>
        <w:tab/>
        <w:t>Gerente.</w:t>
      </w:r>
    </w:p>
    <w:p w:rsidR="002726E2" w:rsidRDefault="002726E2" w:rsidP="002726E2"/>
    <w:p w:rsidR="002726E2" w:rsidRDefault="002726E2" w:rsidP="002726E2">
      <w:r>
        <w:t>Apreciado Don Darío:</w:t>
      </w:r>
    </w:p>
    <w:p w:rsidR="002726E2" w:rsidRDefault="002726E2" w:rsidP="002726E2"/>
    <w:p w:rsidR="002726E2" w:rsidRDefault="002726E2" w:rsidP="002726E2">
      <w:r>
        <w:t>Con la presente estamos solicitando el siguiente servicio de  IMPRESIÓN :</w:t>
      </w:r>
    </w:p>
    <w:p w:rsidR="002726E2" w:rsidRDefault="002726E2" w:rsidP="002726E2"/>
    <w:p w:rsidR="002726E2" w:rsidRDefault="002726E2" w:rsidP="002726E2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2726E2" w:rsidRDefault="002726E2" w:rsidP="002726E2">
      <w:r>
        <w:t xml:space="preserve">MATERIAL   :           Polipropileno Tubular de </w:t>
      </w:r>
      <w:r>
        <w:rPr>
          <w:b/>
        </w:rPr>
        <w:t>40</w:t>
      </w:r>
      <w:r>
        <w:t xml:space="preserve"> cms</w:t>
      </w:r>
    </w:p>
    <w:p w:rsidR="002726E2" w:rsidRDefault="002726E2" w:rsidP="002726E2">
      <w:r>
        <w:t xml:space="preserve">CLIBRE      :               </w:t>
      </w:r>
      <w:r>
        <w:rPr>
          <w:b/>
        </w:rPr>
        <w:t>2.0  ”</w:t>
      </w:r>
    </w:p>
    <w:p w:rsidR="002726E2" w:rsidRDefault="002726E2" w:rsidP="002726E2">
      <w:r>
        <w:t>REFERENCIA:</w:t>
      </w:r>
      <w:r>
        <w:tab/>
      </w:r>
      <w:r>
        <w:rPr>
          <w:b/>
        </w:rPr>
        <w:t>CARMEL  JEAN</w:t>
      </w:r>
    </w:p>
    <w:p w:rsidR="002726E2" w:rsidRDefault="002726E2" w:rsidP="002726E2">
      <w:r>
        <w:t>CANTIDA</w:t>
      </w:r>
      <w:r w:rsidR="003F06AA">
        <w:t>D    :          17</w:t>
      </w:r>
      <w:r>
        <w:t>0    Kg</w:t>
      </w:r>
    </w:p>
    <w:p w:rsidR="002726E2" w:rsidRDefault="002726E2" w:rsidP="002726E2">
      <w:r>
        <w:t>COLORES:</w:t>
      </w:r>
      <w:r>
        <w:tab/>
      </w:r>
      <w:r>
        <w:tab/>
        <w:t>1 (  MAGENTA  )</w:t>
      </w:r>
    </w:p>
    <w:p w:rsidR="002726E2" w:rsidRDefault="002726E2" w:rsidP="002726E2">
      <w:r>
        <w:t>CARAS:</w:t>
      </w:r>
      <w:r>
        <w:tab/>
      </w:r>
      <w:r>
        <w:tab/>
        <w:t>1</w:t>
      </w:r>
    </w:p>
    <w:p w:rsidR="002726E2" w:rsidRDefault="002726E2" w:rsidP="002726E2">
      <w:r>
        <w:t>REPETICIÓN:</w:t>
      </w:r>
      <w:r>
        <w:tab/>
        <w:t>30</w:t>
      </w:r>
    </w:p>
    <w:p w:rsidR="002726E2" w:rsidRDefault="002726E2" w:rsidP="002726E2">
      <w:r>
        <w:t>RODILLO:</w:t>
      </w:r>
      <w:r>
        <w:tab/>
      </w:r>
      <w:r>
        <w:tab/>
        <w:t>30</w:t>
      </w:r>
    </w:p>
    <w:p w:rsidR="002726E2" w:rsidRDefault="002726E2" w:rsidP="002726E2">
      <w:r>
        <w:t>BOLSA:</w:t>
      </w:r>
      <w:r>
        <w:tab/>
      </w:r>
      <w:r>
        <w:tab/>
      </w:r>
      <w:r>
        <w:rPr>
          <w:b/>
        </w:rPr>
        <w:t>30  x  38 + 5</w:t>
      </w:r>
      <w:r>
        <w:t xml:space="preserve">  solapa interna  cms</w:t>
      </w:r>
    </w:p>
    <w:p w:rsidR="002726E2" w:rsidRDefault="002726E2" w:rsidP="002726E2">
      <w:r>
        <w:t>SELLADO:</w:t>
      </w:r>
      <w:r>
        <w:tab/>
      </w:r>
      <w:r>
        <w:tab/>
        <w:t>Para selle lateral.</w:t>
      </w:r>
    </w:p>
    <w:p w:rsidR="002726E2" w:rsidRDefault="002726E2" w:rsidP="002726E2"/>
    <w:p w:rsidR="002726E2" w:rsidRDefault="002726E2" w:rsidP="002726E2">
      <w:r>
        <w:rPr>
          <w:b/>
          <w:bCs/>
          <w:u w:val="single"/>
        </w:rPr>
        <w:t>NOTA:</w:t>
      </w:r>
      <w:r>
        <w:t xml:space="preserve">  </w:t>
      </w:r>
      <w:r>
        <w:rPr>
          <w:b/>
          <w:sz w:val="28"/>
          <w:szCs w:val="28"/>
          <w:u w:val="single"/>
        </w:rPr>
        <w:t>* Cyreles  en su  planta</w:t>
      </w:r>
    </w:p>
    <w:p w:rsidR="002726E2" w:rsidRDefault="002726E2" w:rsidP="002726E2">
      <w:pPr>
        <w:numPr>
          <w:ilvl w:val="0"/>
          <w:numId w:val="3"/>
        </w:numPr>
      </w:pPr>
      <w:r>
        <w:t>Se envían muestra física  para tonos y alturas</w:t>
      </w:r>
    </w:p>
    <w:p w:rsidR="002726E2" w:rsidRDefault="002726E2" w:rsidP="002726E2">
      <w:pPr>
        <w:numPr>
          <w:ilvl w:val="0"/>
          <w:numId w:val="4"/>
        </w:numPr>
        <w:rPr>
          <w:b/>
        </w:rPr>
      </w:pPr>
      <w:r>
        <w:t xml:space="preserve">Se  envia el material de PP de </w:t>
      </w:r>
      <w:r>
        <w:rPr>
          <w:b/>
        </w:rPr>
        <w:t xml:space="preserve">40 </w:t>
      </w:r>
      <w:r>
        <w:t xml:space="preserve"> </w:t>
      </w:r>
      <w:r>
        <w:rPr>
          <w:b/>
        </w:rPr>
        <w:t>cms</w:t>
      </w:r>
    </w:p>
    <w:p w:rsidR="002726E2" w:rsidRDefault="002726E2" w:rsidP="002726E2">
      <w:pPr>
        <w:ind w:left="885"/>
      </w:pPr>
    </w:p>
    <w:p w:rsidR="002726E2" w:rsidRDefault="002726E2" w:rsidP="002726E2">
      <w:pPr>
        <w:ind w:left="885"/>
      </w:pPr>
    </w:p>
    <w:p w:rsidR="002726E2" w:rsidRDefault="002726E2" w:rsidP="002726E2">
      <w:r>
        <w:t>Agradezco la atención y colaboración prestada.</w:t>
      </w:r>
    </w:p>
    <w:p w:rsidR="002726E2" w:rsidRDefault="002726E2" w:rsidP="002726E2"/>
    <w:p w:rsidR="002726E2" w:rsidRDefault="002726E2" w:rsidP="002726E2"/>
    <w:p w:rsidR="002726E2" w:rsidRDefault="002726E2" w:rsidP="002726E2">
      <w:r>
        <w:t>Cordialmente,</w:t>
      </w:r>
    </w:p>
    <w:p w:rsidR="002726E2" w:rsidRDefault="002726E2" w:rsidP="002726E2"/>
    <w:p w:rsidR="002726E2" w:rsidRDefault="002726E2" w:rsidP="002726E2"/>
    <w:p w:rsidR="002726E2" w:rsidRDefault="002726E2" w:rsidP="002726E2"/>
    <w:p w:rsidR="002726E2" w:rsidRDefault="002726E2" w:rsidP="002726E2">
      <w:r>
        <w:t>RICARDO CASAS ZAPATA</w:t>
      </w:r>
    </w:p>
    <w:p w:rsidR="002726E2" w:rsidRDefault="002726E2" w:rsidP="002726E2">
      <w:r>
        <w:t>Director.</w:t>
      </w:r>
    </w:p>
    <w:p w:rsidR="002726E2" w:rsidRDefault="002726E2" w:rsidP="002726E2"/>
    <w:p w:rsidR="002726E2" w:rsidRDefault="002726E2" w:rsidP="002726E2">
      <w:pPr>
        <w:rPr>
          <w:b/>
        </w:rPr>
      </w:pPr>
    </w:p>
    <w:p w:rsidR="002726E2" w:rsidRDefault="002726E2" w:rsidP="005450D8">
      <w:pPr>
        <w:rPr>
          <w:b/>
        </w:rPr>
      </w:pPr>
    </w:p>
    <w:p w:rsidR="0018616C" w:rsidRDefault="0018616C" w:rsidP="005450D8">
      <w:pPr>
        <w:rPr>
          <w:b/>
        </w:rPr>
      </w:pPr>
    </w:p>
    <w:p w:rsidR="0018616C" w:rsidRDefault="0018616C" w:rsidP="005450D8">
      <w:pPr>
        <w:rPr>
          <w:b/>
        </w:rPr>
      </w:pPr>
    </w:p>
    <w:p w:rsidR="0018616C" w:rsidRDefault="0018616C" w:rsidP="005450D8">
      <w:pPr>
        <w:rPr>
          <w:b/>
        </w:rPr>
      </w:pPr>
    </w:p>
    <w:p w:rsidR="000553FD" w:rsidRDefault="000553FD" w:rsidP="005450D8">
      <w:pPr>
        <w:rPr>
          <w:b/>
        </w:rPr>
      </w:pPr>
    </w:p>
    <w:p w:rsidR="0018616C" w:rsidRDefault="0018616C" w:rsidP="005450D8">
      <w:pPr>
        <w:rPr>
          <w:b/>
        </w:rPr>
      </w:pPr>
    </w:p>
    <w:p w:rsidR="0018616C" w:rsidRDefault="0018616C" w:rsidP="0018616C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18616C" w:rsidRDefault="0018616C" w:rsidP="0018616C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18616C" w:rsidRDefault="0018616C" w:rsidP="0018616C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18616C" w:rsidRDefault="0018616C" w:rsidP="0018616C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18616C" w:rsidRDefault="0018616C" w:rsidP="0018616C">
      <w:pPr>
        <w:rPr>
          <w:b/>
          <w:bCs/>
        </w:rPr>
      </w:pPr>
    </w:p>
    <w:p w:rsidR="0018616C" w:rsidRDefault="0018616C" w:rsidP="0018616C">
      <w:pPr>
        <w:pStyle w:val="Ttulo1"/>
      </w:pPr>
      <w:r>
        <w:t>ORDEN DE TRABAJO N°      05923</w:t>
      </w:r>
    </w:p>
    <w:p w:rsidR="0018616C" w:rsidRDefault="0018616C" w:rsidP="0018616C"/>
    <w:p w:rsidR="0018616C" w:rsidRDefault="0018616C" w:rsidP="0018616C"/>
    <w:p w:rsidR="0018616C" w:rsidRDefault="0018616C" w:rsidP="0018616C">
      <w:r>
        <w:t>FECHA:</w:t>
      </w:r>
      <w:r>
        <w:tab/>
        <w:t>Medellín,  Febrero   02    de 2010</w:t>
      </w:r>
    </w:p>
    <w:p w:rsidR="0018616C" w:rsidRDefault="0018616C" w:rsidP="0018616C">
      <w:r>
        <w:t>PARA:</w:t>
      </w:r>
      <w:r>
        <w:tab/>
      </w:r>
      <w:r>
        <w:tab/>
        <w:t>PLÁSTICOS DARMA</w:t>
      </w:r>
    </w:p>
    <w:p w:rsidR="0018616C" w:rsidRDefault="0018616C" w:rsidP="0018616C">
      <w:r>
        <w:t>ATENCIÓN:</w:t>
      </w:r>
      <w:r>
        <w:tab/>
        <w:t>Sr. Darío Jaramillo</w:t>
      </w:r>
    </w:p>
    <w:p w:rsidR="0018616C" w:rsidRDefault="0018616C" w:rsidP="0018616C">
      <w:r>
        <w:tab/>
      </w:r>
      <w:r>
        <w:tab/>
        <w:t>Gerente.</w:t>
      </w:r>
    </w:p>
    <w:p w:rsidR="0018616C" w:rsidRDefault="0018616C" w:rsidP="0018616C"/>
    <w:p w:rsidR="0018616C" w:rsidRDefault="0018616C" w:rsidP="0018616C">
      <w:r>
        <w:t>Apreciado Don Darío :</w:t>
      </w:r>
    </w:p>
    <w:p w:rsidR="0018616C" w:rsidRDefault="0018616C" w:rsidP="0018616C">
      <w:r>
        <w:t xml:space="preserve"> </w:t>
      </w:r>
    </w:p>
    <w:p w:rsidR="0018616C" w:rsidRDefault="0018616C" w:rsidP="0018616C">
      <w:r>
        <w:t>Con la presente estamos solicitando el siguiente servicio de   IMPRESIÓN  :</w:t>
      </w:r>
    </w:p>
    <w:p w:rsidR="0018616C" w:rsidRDefault="0018616C" w:rsidP="0018616C"/>
    <w:p w:rsidR="0018616C" w:rsidRDefault="0018616C" w:rsidP="0018616C">
      <w:pPr>
        <w:rPr>
          <w:b/>
          <w:bCs/>
          <w:u w:val="single"/>
        </w:rPr>
      </w:pPr>
    </w:p>
    <w:p w:rsidR="0018616C" w:rsidRDefault="0018616C" w:rsidP="0018616C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18616C" w:rsidRDefault="0018616C" w:rsidP="0018616C"/>
    <w:p w:rsidR="0018616C" w:rsidRDefault="0018616C" w:rsidP="0018616C">
      <w:r>
        <w:t>MATERIAL:</w:t>
      </w:r>
      <w:r>
        <w:tab/>
      </w:r>
      <w:r>
        <w:tab/>
        <w:t>Polietileno     Lamina    Transparente  BD</w:t>
      </w:r>
    </w:p>
    <w:p w:rsidR="0018616C" w:rsidRDefault="0018616C" w:rsidP="0018616C">
      <w:r>
        <w:t>MEDIDA:</w:t>
      </w:r>
      <w:r>
        <w:tab/>
      </w:r>
      <w:r>
        <w:tab/>
      </w:r>
      <w:r>
        <w:rPr>
          <w:b/>
        </w:rPr>
        <w:t xml:space="preserve">34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18616C" w:rsidRPr="006D12B2" w:rsidRDefault="0018616C" w:rsidP="0018616C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18616C" w:rsidRDefault="0018616C" w:rsidP="0018616C">
      <w:r>
        <w:t>TRATADO:</w:t>
      </w:r>
      <w:r>
        <w:tab/>
      </w:r>
      <w:r>
        <w:tab/>
        <w:t>1  Cara</w:t>
      </w:r>
    </w:p>
    <w:p w:rsidR="0018616C" w:rsidRDefault="0018616C" w:rsidP="0018616C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>
        <w:rPr>
          <w:b/>
        </w:rPr>
        <w:t xml:space="preserve">300  </w:t>
      </w:r>
      <w:r w:rsidRPr="00900A5A">
        <w:rPr>
          <w:b/>
        </w:rPr>
        <w:t xml:space="preserve">  Kg</w:t>
      </w:r>
      <w:r>
        <w:t>.</w:t>
      </w:r>
    </w:p>
    <w:p w:rsidR="0018616C" w:rsidRDefault="0018616C" w:rsidP="0018616C">
      <w:r>
        <w:t>COLORES:</w:t>
      </w:r>
      <w:r>
        <w:tab/>
      </w:r>
      <w:r>
        <w:tab/>
        <w:t xml:space="preserve">5      </w:t>
      </w:r>
    </w:p>
    <w:p w:rsidR="0018616C" w:rsidRDefault="0018616C" w:rsidP="0018616C">
      <w:r>
        <w:t>CARAS:</w:t>
      </w:r>
      <w:r>
        <w:tab/>
      </w:r>
      <w:r>
        <w:tab/>
        <w:t>1  ( 5 x 1  )</w:t>
      </w:r>
    </w:p>
    <w:p w:rsidR="0018616C" w:rsidRDefault="0018616C" w:rsidP="0018616C">
      <w:r>
        <w:t>REPETICIÓN:</w:t>
      </w:r>
      <w:r>
        <w:tab/>
        <w:t xml:space="preserve">26    Cms   </w:t>
      </w:r>
    </w:p>
    <w:p w:rsidR="0018616C" w:rsidRPr="00900A5A" w:rsidRDefault="0018616C" w:rsidP="0018616C">
      <w:pPr>
        <w:rPr>
          <w:b/>
        </w:rPr>
      </w:pPr>
      <w:r>
        <w:t xml:space="preserve">RODILLO  :               </w:t>
      </w:r>
      <w:r>
        <w:rPr>
          <w:b/>
        </w:rPr>
        <w:t>26</w:t>
      </w:r>
    </w:p>
    <w:p w:rsidR="0018616C" w:rsidRDefault="0018616C" w:rsidP="0018616C">
      <w:r>
        <w:t>LAMINA:</w:t>
      </w:r>
      <w:r>
        <w:tab/>
      </w:r>
      <w:r>
        <w:tab/>
        <w:t>34    Cms    REFILADA PARA EMPAQUETADORA</w:t>
      </w:r>
    </w:p>
    <w:p w:rsidR="0018616C" w:rsidRDefault="0018616C" w:rsidP="0018616C">
      <w:r>
        <w:t>FOTOCAELDA:</w:t>
      </w:r>
      <w:r>
        <w:tab/>
        <w:t>Según muestra con doble  color</w:t>
      </w:r>
    </w:p>
    <w:p w:rsidR="0018616C" w:rsidRDefault="0018616C" w:rsidP="0018616C">
      <w:pPr>
        <w:rPr>
          <w:b/>
        </w:rPr>
      </w:pPr>
      <w:r>
        <w:t>REFERENCIA:</w:t>
      </w:r>
      <w:r>
        <w:tab/>
      </w:r>
      <w:r>
        <w:rPr>
          <w:b/>
        </w:rPr>
        <w:t>EL  SEMBRADOR    GUAYABA   397  gms.</w:t>
      </w:r>
    </w:p>
    <w:p w:rsidR="0018616C" w:rsidRPr="00146B92" w:rsidRDefault="0018616C" w:rsidP="0018616C">
      <w:pPr>
        <w:rPr>
          <w:b/>
        </w:rPr>
      </w:pPr>
    </w:p>
    <w:p w:rsidR="0018616C" w:rsidRDefault="0018616C" w:rsidP="0018616C">
      <w:r>
        <w:tab/>
      </w:r>
      <w:r>
        <w:tab/>
      </w:r>
      <w:r>
        <w:tab/>
      </w:r>
    </w:p>
    <w:p w:rsidR="0018616C" w:rsidRPr="00E43DA8" w:rsidRDefault="0018616C" w:rsidP="0018616C">
      <w:pPr>
        <w:rPr>
          <w:b/>
        </w:rPr>
      </w:pPr>
    </w:p>
    <w:p w:rsidR="0018616C" w:rsidRDefault="0018616C" w:rsidP="0018616C">
      <w:r>
        <w:rPr>
          <w:b/>
          <w:bCs/>
          <w:u w:val="single"/>
        </w:rPr>
        <w:t>NOTA:</w:t>
      </w:r>
      <w:r>
        <w:t xml:space="preserve">  - Cyreles  los   envía  Grafilex.</w:t>
      </w:r>
    </w:p>
    <w:p w:rsidR="0018616C" w:rsidRDefault="0018616C" w:rsidP="0018616C">
      <w:pPr>
        <w:pStyle w:val="Prrafodelista"/>
        <w:numPr>
          <w:ilvl w:val="0"/>
          <w:numId w:val="2"/>
        </w:numPr>
      </w:pPr>
      <w:r>
        <w:t xml:space="preserve"> Se envía  material.</w:t>
      </w:r>
    </w:p>
    <w:p w:rsidR="0018616C" w:rsidRDefault="0018616C" w:rsidP="0018616C">
      <w:pPr>
        <w:pStyle w:val="Prrafodelista"/>
        <w:numPr>
          <w:ilvl w:val="0"/>
          <w:numId w:val="2"/>
        </w:numPr>
      </w:pPr>
      <w:r>
        <w:t>SE  APRUEBA  IMPRESIÓN.</w:t>
      </w:r>
    </w:p>
    <w:p w:rsidR="0018616C" w:rsidRPr="00492713" w:rsidRDefault="0018616C" w:rsidP="0018616C">
      <w:pPr>
        <w:ind w:left="1500"/>
        <w:rPr>
          <w:b/>
          <w:sz w:val="28"/>
          <w:szCs w:val="28"/>
        </w:rPr>
      </w:pPr>
    </w:p>
    <w:p w:rsidR="0018616C" w:rsidRDefault="0018616C" w:rsidP="0018616C"/>
    <w:p w:rsidR="0018616C" w:rsidRDefault="0018616C" w:rsidP="0018616C"/>
    <w:p w:rsidR="0018616C" w:rsidRDefault="0018616C" w:rsidP="0018616C">
      <w:r>
        <w:t>Agradezco la atención y colaboración prestada.</w:t>
      </w:r>
    </w:p>
    <w:p w:rsidR="0018616C" w:rsidRDefault="0018616C" w:rsidP="0018616C"/>
    <w:p w:rsidR="0018616C" w:rsidRDefault="0018616C" w:rsidP="0018616C"/>
    <w:p w:rsidR="0018616C" w:rsidRDefault="0018616C" w:rsidP="0018616C">
      <w:r>
        <w:t>Cordialmente,</w:t>
      </w:r>
    </w:p>
    <w:p w:rsidR="0018616C" w:rsidRDefault="0018616C" w:rsidP="0018616C"/>
    <w:p w:rsidR="0018616C" w:rsidRPr="00F4077E" w:rsidRDefault="0018616C" w:rsidP="0018616C">
      <w:pPr>
        <w:rPr>
          <w:b/>
        </w:rPr>
      </w:pPr>
    </w:p>
    <w:p w:rsidR="0018616C" w:rsidRDefault="0018616C" w:rsidP="0018616C"/>
    <w:p w:rsidR="0018616C" w:rsidRDefault="0018616C" w:rsidP="0018616C">
      <w:r>
        <w:t>RICARDO CASAS ZAPATA</w:t>
      </w:r>
    </w:p>
    <w:p w:rsidR="0018616C" w:rsidRDefault="0018616C" w:rsidP="0018616C">
      <w:r>
        <w:t>Director</w:t>
      </w:r>
    </w:p>
    <w:p w:rsidR="005525E9" w:rsidRDefault="005525E9" w:rsidP="005525E9">
      <w:pPr>
        <w:rPr>
          <w:b/>
        </w:rPr>
      </w:pPr>
    </w:p>
    <w:p w:rsidR="005525E9" w:rsidRDefault="005525E9" w:rsidP="005525E9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5525E9" w:rsidRDefault="005525E9" w:rsidP="005525E9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5525E9" w:rsidRDefault="005525E9" w:rsidP="005525E9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5525E9" w:rsidRDefault="005525E9" w:rsidP="005525E9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5525E9" w:rsidRDefault="005525E9" w:rsidP="005525E9">
      <w:pPr>
        <w:rPr>
          <w:b/>
          <w:bCs/>
        </w:rPr>
      </w:pPr>
    </w:p>
    <w:p w:rsidR="005525E9" w:rsidRDefault="005525E9" w:rsidP="005525E9">
      <w:pPr>
        <w:pStyle w:val="Ttulo1"/>
      </w:pPr>
    </w:p>
    <w:p w:rsidR="005525E9" w:rsidRDefault="005525E9" w:rsidP="005525E9">
      <w:pPr>
        <w:pStyle w:val="Ttulo1"/>
      </w:pPr>
      <w:r>
        <w:t>ORDEN DE TRABAJO     N °      06061</w:t>
      </w:r>
    </w:p>
    <w:p w:rsidR="005525E9" w:rsidRDefault="005525E9" w:rsidP="005525E9"/>
    <w:p w:rsidR="005525E9" w:rsidRDefault="005525E9" w:rsidP="005525E9">
      <w:r>
        <w:t>FECHA:</w:t>
      </w:r>
      <w:r>
        <w:tab/>
        <w:t>Medellín, Febrero  02    de   2010</w:t>
      </w:r>
    </w:p>
    <w:p w:rsidR="005525E9" w:rsidRDefault="005525E9" w:rsidP="005525E9">
      <w:r>
        <w:t>PARA:</w:t>
      </w:r>
      <w:r>
        <w:tab/>
      </w:r>
      <w:r>
        <w:tab/>
        <w:t>PLÁSTICOS DARMA</w:t>
      </w:r>
    </w:p>
    <w:p w:rsidR="005525E9" w:rsidRDefault="005525E9" w:rsidP="005525E9">
      <w:r>
        <w:t>ATENCIÓN:</w:t>
      </w:r>
      <w:r>
        <w:tab/>
        <w:t>Sr. Darío Jaramillo</w:t>
      </w:r>
    </w:p>
    <w:p w:rsidR="005525E9" w:rsidRDefault="005525E9" w:rsidP="005525E9">
      <w:r>
        <w:tab/>
      </w:r>
      <w:r>
        <w:tab/>
        <w:t>Gerente.</w:t>
      </w:r>
    </w:p>
    <w:p w:rsidR="005525E9" w:rsidRDefault="005525E9" w:rsidP="005525E9"/>
    <w:p w:rsidR="005525E9" w:rsidRDefault="005525E9" w:rsidP="005525E9">
      <w:r>
        <w:t>Apreciado Don Darío:</w:t>
      </w:r>
    </w:p>
    <w:p w:rsidR="005525E9" w:rsidRDefault="005525E9" w:rsidP="005525E9"/>
    <w:p w:rsidR="005525E9" w:rsidRDefault="005525E9" w:rsidP="005525E9">
      <w:r>
        <w:t>Con la presente estamos solicitando el siguiente servicio de  IMPRESIÓN :</w:t>
      </w:r>
    </w:p>
    <w:p w:rsidR="005525E9" w:rsidRDefault="005525E9" w:rsidP="005525E9"/>
    <w:p w:rsidR="005525E9" w:rsidRDefault="005525E9" w:rsidP="005525E9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5525E9" w:rsidRDefault="005525E9" w:rsidP="005525E9">
      <w:r>
        <w:t xml:space="preserve">MATERIAL   :           Polipropileno SemiTubular   de  </w:t>
      </w:r>
      <w:r w:rsidRPr="00B24285">
        <w:rPr>
          <w:b/>
        </w:rPr>
        <w:t>13 + 4</w:t>
      </w:r>
      <w:r>
        <w:t xml:space="preserve">     cms</w:t>
      </w:r>
    </w:p>
    <w:p w:rsidR="005525E9" w:rsidRDefault="005525E9" w:rsidP="005525E9">
      <w:r>
        <w:t>CLIBRE      :               1.5   ”</w:t>
      </w:r>
    </w:p>
    <w:p w:rsidR="005525E9" w:rsidRPr="00AD5DCF" w:rsidRDefault="005525E9" w:rsidP="005525E9">
      <w:pPr>
        <w:rPr>
          <w:b/>
        </w:rPr>
      </w:pPr>
      <w:r>
        <w:t>REFERENCIA:</w:t>
      </w:r>
      <w:r>
        <w:tab/>
      </w:r>
      <w:r>
        <w:rPr>
          <w:b/>
        </w:rPr>
        <w:t>CARMEL  INTERIOR  PEQUENA</w:t>
      </w:r>
    </w:p>
    <w:p w:rsidR="005525E9" w:rsidRDefault="005525E9" w:rsidP="005525E9">
      <w:r>
        <w:t>CANTIDAD    :          60    Kg</w:t>
      </w:r>
    </w:p>
    <w:p w:rsidR="005525E9" w:rsidRDefault="005525E9" w:rsidP="005525E9">
      <w:r>
        <w:t>COLORES:</w:t>
      </w:r>
      <w:r>
        <w:tab/>
      </w:r>
      <w:r>
        <w:tab/>
        <w:t>1 ( Según  arte )</w:t>
      </w:r>
    </w:p>
    <w:p w:rsidR="005525E9" w:rsidRDefault="005525E9" w:rsidP="005525E9">
      <w:r>
        <w:t>CARAS:</w:t>
      </w:r>
      <w:r>
        <w:tab/>
      </w:r>
      <w:r>
        <w:tab/>
        <w:t xml:space="preserve">1  </w:t>
      </w:r>
    </w:p>
    <w:p w:rsidR="005525E9" w:rsidRDefault="005525E9" w:rsidP="005525E9">
      <w:r>
        <w:t>REPETICIÓN:</w:t>
      </w:r>
      <w:r>
        <w:tab/>
        <w:t>14</w:t>
      </w:r>
    </w:p>
    <w:p w:rsidR="005525E9" w:rsidRDefault="005525E9" w:rsidP="005525E9">
      <w:r>
        <w:t>RODILLO:</w:t>
      </w:r>
      <w:r>
        <w:tab/>
      </w:r>
      <w:r>
        <w:tab/>
        <w:t>29</w:t>
      </w:r>
    </w:p>
    <w:p w:rsidR="005525E9" w:rsidRDefault="005525E9" w:rsidP="005525E9">
      <w:r>
        <w:t>BOLSA:</w:t>
      </w:r>
      <w:r>
        <w:tab/>
      </w:r>
      <w:r>
        <w:tab/>
        <w:t>14  X  13 + 4    cms    de solapa  volada</w:t>
      </w:r>
    </w:p>
    <w:p w:rsidR="005525E9" w:rsidRDefault="005525E9" w:rsidP="005525E9">
      <w:r>
        <w:t>SELLADO:</w:t>
      </w:r>
      <w:r>
        <w:tab/>
      </w:r>
      <w:r>
        <w:tab/>
        <w:t>Para selle lateral.</w:t>
      </w:r>
    </w:p>
    <w:p w:rsidR="005525E9" w:rsidRDefault="005525E9" w:rsidP="005525E9"/>
    <w:p w:rsidR="005525E9" w:rsidRDefault="005525E9" w:rsidP="005525E9"/>
    <w:p w:rsidR="005525E9" w:rsidRDefault="005525E9" w:rsidP="005525E9">
      <w:r>
        <w:rPr>
          <w:b/>
          <w:bCs/>
          <w:u w:val="single"/>
        </w:rPr>
        <w:t>NOTA:</w:t>
      </w:r>
      <w:r>
        <w:t xml:space="preserve">  *   Los cyreles se encuentran en su planta</w:t>
      </w:r>
    </w:p>
    <w:p w:rsidR="005525E9" w:rsidRDefault="005525E9" w:rsidP="005525E9">
      <w:pPr>
        <w:numPr>
          <w:ilvl w:val="0"/>
          <w:numId w:val="1"/>
        </w:numPr>
      </w:pPr>
      <w:r>
        <w:t>Se envían ARTE    para tonos y alturas</w:t>
      </w:r>
    </w:p>
    <w:p w:rsidR="005525E9" w:rsidRPr="00307118" w:rsidRDefault="005525E9" w:rsidP="005525E9">
      <w:pPr>
        <w:numPr>
          <w:ilvl w:val="0"/>
          <w:numId w:val="2"/>
        </w:numPr>
      </w:pPr>
      <w:r>
        <w:t xml:space="preserve">Se  envia el material de PP </w:t>
      </w:r>
      <w:r>
        <w:rPr>
          <w:b/>
        </w:rPr>
        <w:t xml:space="preserve">de  13 + 4 </w:t>
      </w:r>
      <w:r w:rsidRPr="00AD5DCF">
        <w:rPr>
          <w:b/>
        </w:rPr>
        <w:t xml:space="preserve">  cms</w:t>
      </w:r>
    </w:p>
    <w:p w:rsidR="005525E9" w:rsidRPr="00150D1A" w:rsidRDefault="005525E9" w:rsidP="005525E9">
      <w:pPr>
        <w:numPr>
          <w:ilvl w:val="0"/>
          <w:numId w:val="2"/>
        </w:numPr>
      </w:pPr>
      <w:r>
        <w:rPr>
          <w:b/>
        </w:rPr>
        <w:t>Igual  ultima  impresion</w:t>
      </w:r>
    </w:p>
    <w:p w:rsidR="005525E9" w:rsidRDefault="005525E9" w:rsidP="005525E9">
      <w:pPr>
        <w:ind w:left="885"/>
      </w:pPr>
    </w:p>
    <w:p w:rsidR="005525E9" w:rsidRDefault="005525E9" w:rsidP="005525E9">
      <w:pPr>
        <w:ind w:left="885"/>
      </w:pPr>
    </w:p>
    <w:p w:rsidR="005525E9" w:rsidRDefault="005525E9" w:rsidP="005525E9">
      <w:r>
        <w:t>Agradezco la atención y colaboración prestada.</w:t>
      </w:r>
    </w:p>
    <w:p w:rsidR="005525E9" w:rsidRDefault="005525E9" w:rsidP="005525E9"/>
    <w:p w:rsidR="005525E9" w:rsidRDefault="005525E9" w:rsidP="005525E9"/>
    <w:p w:rsidR="005525E9" w:rsidRDefault="005525E9" w:rsidP="005525E9">
      <w:r>
        <w:t>Cordialmente,</w:t>
      </w:r>
    </w:p>
    <w:p w:rsidR="005525E9" w:rsidRDefault="005525E9" w:rsidP="005525E9"/>
    <w:p w:rsidR="005525E9" w:rsidRDefault="005525E9" w:rsidP="005525E9"/>
    <w:p w:rsidR="005525E9" w:rsidRDefault="005525E9" w:rsidP="005525E9"/>
    <w:p w:rsidR="005525E9" w:rsidRDefault="005525E9" w:rsidP="005525E9">
      <w:r>
        <w:t>RICARDO CASAS ZAPATA</w:t>
      </w:r>
    </w:p>
    <w:p w:rsidR="005525E9" w:rsidRDefault="005525E9" w:rsidP="005525E9">
      <w:r>
        <w:t>Director.</w:t>
      </w:r>
    </w:p>
    <w:p w:rsidR="0018616C" w:rsidRDefault="0018616C" w:rsidP="0018616C"/>
    <w:p w:rsidR="0018616C" w:rsidRDefault="0018616C" w:rsidP="005450D8">
      <w:pPr>
        <w:rPr>
          <w:b/>
        </w:rPr>
      </w:pPr>
    </w:p>
    <w:p w:rsidR="00FF2E3C" w:rsidRDefault="00FF2E3C" w:rsidP="005450D8">
      <w:pPr>
        <w:rPr>
          <w:b/>
        </w:rPr>
      </w:pPr>
    </w:p>
    <w:p w:rsidR="00FF2E3C" w:rsidRDefault="00FF2E3C" w:rsidP="005450D8">
      <w:pPr>
        <w:rPr>
          <w:b/>
        </w:rPr>
      </w:pPr>
    </w:p>
    <w:p w:rsidR="00FF2E3C" w:rsidRDefault="00FF2E3C" w:rsidP="005450D8">
      <w:pPr>
        <w:rPr>
          <w:b/>
        </w:rPr>
      </w:pPr>
    </w:p>
    <w:p w:rsidR="00FF2E3C" w:rsidRDefault="00FF2E3C" w:rsidP="00FF2E3C"/>
    <w:p w:rsidR="00FF2E3C" w:rsidRDefault="00FF2E3C" w:rsidP="00FF2E3C">
      <w:pPr>
        <w:rPr>
          <w:b/>
          <w:bCs/>
          <w:sz w:val="20"/>
        </w:rPr>
      </w:pPr>
      <w:r>
        <w:rPr>
          <w:b/>
          <w:bCs/>
          <w:sz w:val="20"/>
        </w:rPr>
        <w:t>PLÁSTICOS UNION LTDA</w:t>
      </w:r>
    </w:p>
    <w:p w:rsidR="00FF2E3C" w:rsidRDefault="00FF2E3C" w:rsidP="00FF2E3C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FF2E3C" w:rsidRDefault="00FF2E3C" w:rsidP="00FF2E3C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CALLE 76 N 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FF2E3C" w:rsidRDefault="00FF2E3C" w:rsidP="00FF2E3C">
      <w:pPr>
        <w:rPr>
          <w:b/>
          <w:bCs/>
          <w:sz w:val="20"/>
        </w:rPr>
      </w:pPr>
      <w:r>
        <w:rPr>
          <w:b/>
          <w:bCs/>
          <w:sz w:val="20"/>
        </w:rPr>
        <w:t>TEL: 4 44 46 64   ITAGUI.</w:t>
      </w:r>
    </w:p>
    <w:p w:rsidR="00FF2E3C" w:rsidRDefault="00FF2E3C" w:rsidP="00FF2E3C">
      <w:pPr>
        <w:rPr>
          <w:b/>
          <w:bCs/>
          <w:sz w:val="20"/>
        </w:rPr>
      </w:pPr>
    </w:p>
    <w:p w:rsidR="00FF2E3C" w:rsidRDefault="00FF2E3C" w:rsidP="00FF2E3C">
      <w:pPr>
        <w:rPr>
          <w:b/>
        </w:rPr>
      </w:pPr>
    </w:p>
    <w:p w:rsidR="00FF2E3C" w:rsidRDefault="00FF2E3C" w:rsidP="00FF2E3C">
      <w:pPr>
        <w:pStyle w:val="Ttulo1"/>
      </w:pPr>
      <w:r>
        <w:t>ORDEN DE TRABAJO    N°      06066</w:t>
      </w:r>
    </w:p>
    <w:p w:rsidR="00FF2E3C" w:rsidRDefault="00FF2E3C" w:rsidP="00FF2E3C"/>
    <w:p w:rsidR="00FF2E3C" w:rsidRDefault="00FF2E3C" w:rsidP="00FF2E3C">
      <w:r>
        <w:t>FECHA:</w:t>
      </w:r>
      <w:r>
        <w:tab/>
        <w:t>Medellín,  Febrero   02   de   2010</w:t>
      </w:r>
    </w:p>
    <w:p w:rsidR="00FF2E3C" w:rsidRDefault="00FF2E3C" w:rsidP="00FF2E3C">
      <w:r>
        <w:t>PARA:</w:t>
      </w:r>
      <w:r>
        <w:tab/>
      </w:r>
      <w:r>
        <w:tab/>
        <w:t>PLASTICOS DARMA S.A.</w:t>
      </w:r>
    </w:p>
    <w:p w:rsidR="00FF2E3C" w:rsidRDefault="00FF2E3C" w:rsidP="00FF2E3C">
      <w:r>
        <w:t>ATENCIÓN:</w:t>
      </w:r>
      <w:r>
        <w:tab/>
        <w:t>Sr. Dario Jaramillo</w:t>
      </w:r>
    </w:p>
    <w:p w:rsidR="00FF2E3C" w:rsidRDefault="00FF2E3C" w:rsidP="00FF2E3C">
      <w:r>
        <w:tab/>
      </w:r>
      <w:r>
        <w:tab/>
        <w:t>Gerente</w:t>
      </w:r>
    </w:p>
    <w:p w:rsidR="00FF2E3C" w:rsidRDefault="00FF2E3C" w:rsidP="00FF2E3C"/>
    <w:p w:rsidR="00FF2E3C" w:rsidRDefault="00FF2E3C" w:rsidP="00FF2E3C">
      <w:r>
        <w:t>Apreciado  Don Darío:</w:t>
      </w:r>
    </w:p>
    <w:p w:rsidR="00FF2E3C" w:rsidRDefault="00FF2E3C" w:rsidP="00FF2E3C">
      <w:r>
        <w:t xml:space="preserve"> </w:t>
      </w:r>
    </w:p>
    <w:p w:rsidR="00FF2E3C" w:rsidRDefault="00FF2E3C" w:rsidP="00FF2E3C">
      <w:r>
        <w:t>Con la presente estamos solicitando el siguiente   Material   :</w:t>
      </w:r>
    </w:p>
    <w:p w:rsidR="00FF2E3C" w:rsidRDefault="00FF2E3C" w:rsidP="00FF2E3C"/>
    <w:p w:rsidR="00FF2E3C" w:rsidRDefault="00FF2E3C" w:rsidP="00FF2E3C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FF2E3C" w:rsidRDefault="00FF2E3C" w:rsidP="00FF2E3C">
      <w:pPr>
        <w:rPr>
          <w:b/>
          <w:bCs/>
          <w:u w:val="single"/>
        </w:rPr>
      </w:pPr>
    </w:p>
    <w:p w:rsidR="00FF2E3C" w:rsidRDefault="00FF2E3C" w:rsidP="00FF2E3C">
      <w:r>
        <w:t>MATERIAL:</w:t>
      </w:r>
      <w:r>
        <w:tab/>
      </w:r>
      <w:r>
        <w:tab/>
        <w:t>Polietileno Baja Densidad    Blanco  TUBULAR</w:t>
      </w:r>
    </w:p>
    <w:p w:rsidR="00FF2E3C" w:rsidRDefault="00F60E20" w:rsidP="00FF2E3C">
      <w:r>
        <w:t>MEDIDA:</w:t>
      </w:r>
      <w:r>
        <w:tab/>
      </w:r>
      <w:r>
        <w:tab/>
        <w:t>57</w:t>
      </w:r>
      <w:r w:rsidR="00FF2E3C" w:rsidRPr="007317E8">
        <w:rPr>
          <w:b/>
        </w:rPr>
        <w:t xml:space="preserve">    </w:t>
      </w:r>
      <w:r w:rsidR="00FF2E3C">
        <w:t>Cms.</w:t>
      </w:r>
    </w:p>
    <w:p w:rsidR="00FF2E3C" w:rsidRDefault="00FF2E3C" w:rsidP="00FF2E3C">
      <w:pPr>
        <w:rPr>
          <w:b/>
          <w:bCs/>
        </w:rPr>
      </w:pPr>
      <w:r>
        <w:t>CALIBRE:</w:t>
      </w:r>
      <w:r>
        <w:tab/>
      </w:r>
      <w:r>
        <w:tab/>
      </w:r>
      <w:r w:rsidR="00F60E20">
        <w:t>1.5</w:t>
      </w:r>
      <w:r>
        <w:rPr>
          <w:b/>
        </w:rPr>
        <w:t xml:space="preserve"> </w:t>
      </w:r>
      <w:r w:rsidRPr="007317E8">
        <w:rPr>
          <w:b/>
        </w:rPr>
        <w:t xml:space="preserve"> </w:t>
      </w:r>
      <w:r w:rsidRPr="007317E8">
        <w:rPr>
          <w:b/>
          <w:bCs/>
        </w:rPr>
        <w:t xml:space="preserve"> ”</w:t>
      </w:r>
    </w:p>
    <w:p w:rsidR="00FF2E3C" w:rsidRDefault="00FF2E3C" w:rsidP="00FF2E3C">
      <w:r>
        <w:t>COLOR:</w:t>
      </w:r>
      <w:r>
        <w:tab/>
      </w:r>
      <w:r>
        <w:tab/>
        <w:t>Blanco</w:t>
      </w:r>
    </w:p>
    <w:p w:rsidR="00FF2E3C" w:rsidRPr="00874A16" w:rsidRDefault="00FF2E3C" w:rsidP="00FF2E3C">
      <w:r>
        <w:t>TRATADO:</w:t>
      </w:r>
      <w:r>
        <w:tab/>
      </w:r>
      <w:r>
        <w:tab/>
        <w:t>2  Caras.</w:t>
      </w:r>
    </w:p>
    <w:p w:rsidR="00FF2E3C" w:rsidRDefault="00F60E20" w:rsidP="00FF2E3C">
      <w:pPr>
        <w:rPr>
          <w:b/>
          <w:bCs/>
        </w:rPr>
      </w:pPr>
      <w:r>
        <w:t>CANTIDAD:</w:t>
      </w:r>
      <w:r>
        <w:tab/>
      </w:r>
      <w:r>
        <w:tab/>
        <w:t>17</w:t>
      </w:r>
      <w:r w:rsidR="00FF2E3C">
        <w:t>0    Kg.</w:t>
      </w:r>
      <w:r w:rsidR="00FF2E3C">
        <w:rPr>
          <w:b/>
          <w:bCs/>
        </w:rPr>
        <w:tab/>
      </w:r>
    </w:p>
    <w:p w:rsidR="00FF2E3C" w:rsidRDefault="00FF2E3C" w:rsidP="00FF2E3C">
      <w:r>
        <w:t>COLORES:</w:t>
      </w:r>
      <w:r>
        <w:tab/>
      </w:r>
      <w:r>
        <w:tab/>
        <w:t xml:space="preserve">1   (   Rojo    )   </w:t>
      </w:r>
    </w:p>
    <w:p w:rsidR="00FF2E3C" w:rsidRDefault="00FF2E3C" w:rsidP="00FF2E3C">
      <w:r>
        <w:t>CARAS:</w:t>
      </w:r>
      <w:r>
        <w:tab/>
      </w:r>
      <w:r>
        <w:tab/>
        <w:t xml:space="preserve">2 </w:t>
      </w:r>
    </w:p>
    <w:p w:rsidR="00FF2E3C" w:rsidRDefault="00FF2E3C" w:rsidP="00FF2E3C">
      <w:r>
        <w:t>REPETICIÓN:</w:t>
      </w:r>
      <w:r>
        <w:tab/>
      </w:r>
      <w:r w:rsidR="00F60E20">
        <w:t>40</w:t>
      </w:r>
      <w:r>
        <w:t xml:space="preserve">    Cms.</w:t>
      </w:r>
    </w:p>
    <w:p w:rsidR="00FF2E3C" w:rsidRDefault="00F60E20" w:rsidP="00FF2E3C">
      <w:r>
        <w:t xml:space="preserve">RODILLO  :    </w:t>
      </w:r>
      <w:r>
        <w:tab/>
        <w:t>40</w:t>
      </w:r>
      <w:r w:rsidR="00FF2E3C">
        <w:tab/>
      </w:r>
    </w:p>
    <w:p w:rsidR="00FF2E3C" w:rsidRDefault="00FF2E3C" w:rsidP="00FF2E3C">
      <w:r>
        <w:t>BOLSA</w:t>
      </w:r>
      <w:r w:rsidR="00F60E20">
        <w:t>:</w:t>
      </w:r>
      <w:r w:rsidR="00F60E20">
        <w:tab/>
      </w:r>
      <w:r w:rsidR="00F60E20">
        <w:tab/>
        <w:t>40   x  50  + 7</w:t>
      </w:r>
      <w:r>
        <w:t xml:space="preserve">     cms         Con  troquel    Riñon.</w:t>
      </w:r>
    </w:p>
    <w:p w:rsidR="00FF2E3C" w:rsidRDefault="00FF2E3C" w:rsidP="00FF2E3C">
      <w:r>
        <w:t>SELLADO:</w:t>
      </w:r>
      <w:r>
        <w:tab/>
      </w:r>
      <w:r>
        <w:tab/>
        <w:t>Lateral</w:t>
      </w:r>
    </w:p>
    <w:p w:rsidR="00FF2E3C" w:rsidRDefault="00FF2E3C" w:rsidP="00FF2E3C">
      <w:r>
        <w:t>REFERENCIA:</w:t>
      </w:r>
      <w:r>
        <w:tab/>
      </w:r>
      <w:r>
        <w:rPr>
          <w:b/>
        </w:rPr>
        <w:t xml:space="preserve">OUTLET  CONCALIDAD </w:t>
      </w:r>
      <w:r w:rsidR="003E31D2">
        <w:rPr>
          <w:b/>
        </w:rPr>
        <w:t xml:space="preserve"> </w:t>
      </w:r>
      <w:r>
        <w:rPr>
          <w:b/>
        </w:rPr>
        <w:t xml:space="preserve"> </w:t>
      </w:r>
      <w:r w:rsidR="00C54828">
        <w:rPr>
          <w:b/>
        </w:rPr>
        <w:t>GRANDE</w:t>
      </w:r>
    </w:p>
    <w:p w:rsidR="00FF2E3C" w:rsidRDefault="00FF2E3C" w:rsidP="00FF2E3C">
      <w:r>
        <w:tab/>
      </w:r>
      <w:r>
        <w:tab/>
      </w:r>
      <w:r>
        <w:tab/>
      </w:r>
    </w:p>
    <w:p w:rsidR="00FF2E3C" w:rsidRDefault="00FF2E3C" w:rsidP="00FF2E3C"/>
    <w:p w:rsidR="00FF2E3C" w:rsidRDefault="00FF2E3C" w:rsidP="00FF2E3C">
      <w:r>
        <w:rPr>
          <w:b/>
          <w:bCs/>
          <w:u w:val="single"/>
        </w:rPr>
        <w:t>NOTA</w:t>
      </w:r>
      <w:r>
        <w:t>:  -</w:t>
      </w:r>
      <w:r w:rsidR="006C3AB6">
        <w:t xml:space="preserve"> Cyreles  ( UTILIZAR LOS MISMOS DE LA REFERENCIA PEQUEÑA )</w:t>
      </w:r>
    </w:p>
    <w:p w:rsidR="00FF2E3C" w:rsidRPr="001B3E70" w:rsidRDefault="00FF2E3C" w:rsidP="00FF2E3C">
      <w:pPr>
        <w:numPr>
          <w:ilvl w:val="0"/>
          <w:numId w:val="2"/>
        </w:numPr>
        <w:rPr>
          <w:b/>
          <w:u w:val="single"/>
        </w:rPr>
      </w:pPr>
      <w:r>
        <w:t>Colores y alturas de impresión  según    Muestra.</w:t>
      </w:r>
    </w:p>
    <w:p w:rsidR="00FF2E3C" w:rsidRDefault="00FF2E3C" w:rsidP="00FF2E3C">
      <w:pPr>
        <w:numPr>
          <w:ilvl w:val="0"/>
          <w:numId w:val="2"/>
        </w:numPr>
        <w:rPr>
          <w:b/>
          <w:u w:val="single"/>
        </w:rPr>
      </w:pPr>
      <w:r>
        <w:rPr>
          <w:b/>
          <w:u w:val="single"/>
        </w:rPr>
        <w:t>SE  APRUEBA  IMPRESIÓN.</w:t>
      </w:r>
    </w:p>
    <w:p w:rsidR="00FF2E3C" w:rsidRPr="000E3688" w:rsidRDefault="00FF2E3C" w:rsidP="00FF2E3C">
      <w:pPr>
        <w:ind w:left="1500"/>
      </w:pPr>
    </w:p>
    <w:p w:rsidR="00FF2E3C" w:rsidRPr="000E3688" w:rsidRDefault="00FF2E3C" w:rsidP="00FF2E3C">
      <w:pPr>
        <w:rPr>
          <w:b/>
        </w:rPr>
      </w:pPr>
    </w:p>
    <w:p w:rsidR="00FF2E3C" w:rsidRPr="000E3688" w:rsidRDefault="00FF2E3C" w:rsidP="00FF2E3C">
      <w:pPr>
        <w:rPr>
          <w:b/>
        </w:rPr>
      </w:pPr>
    </w:p>
    <w:p w:rsidR="00FF2E3C" w:rsidRDefault="00FF2E3C" w:rsidP="00FF2E3C">
      <w:r>
        <w:t>Agradezco la atención y colaboración prestada.</w:t>
      </w:r>
    </w:p>
    <w:p w:rsidR="00FF2E3C" w:rsidRDefault="00FF2E3C" w:rsidP="00FF2E3C"/>
    <w:p w:rsidR="00FF2E3C" w:rsidRDefault="00FF2E3C" w:rsidP="00FF2E3C"/>
    <w:p w:rsidR="00FF2E3C" w:rsidRDefault="00FF2E3C" w:rsidP="00FF2E3C">
      <w:r>
        <w:t>Cordialmente,</w:t>
      </w:r>
    </w:p>
    <w:p w:rsidR="00FF2E3C" w:rsidRDefault="00FF2E3C" w:rsidP="00FF2E3C"/>
    <w:p w:rsidR="00FF2E3C" w:rsidRDefault="00FF2E3C" w:rsidP="00FF2E3C"/>
    <w:p w:rsidR="00FF2E3C" w:rsidRDefault="00FF2E3C" w:rsidP="00FF2E3C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FF2E3C" w:rsidRDefault="00FF2E3C" w:rsidP="00FF2E3C">
      <w:r>
        <w:t>Director</w:t>
      </w:r>
    </w:p>
    <w:p w:rsidR="00FF2E3C" w:rsidRDefault="00FF2E3C" w:rsidP="00FF2E3C"/>
    <w:p w:rsidR="00FF2E3C" w:rsidRDefault="00FF2E3C" w:rsidP="005450D8">
      <w:pPr>
        <w:rPr>
          <w:b/>
        </w:rPr>
      </w:pPr>
    </w:p>
    <w:p w:rsidR="007C1A1C" w:rsidRDefault="007C1A1C" w:rsidP="007C1A1C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7C1A1C" w:rsidRDefault="007C1A1C" w:rsidP="007C1A1C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7C1A1C" w:rsidRDefault="007C1A1C" w:rsidP="007C1A1C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7C1A1C" w:rsidRDefault="007C1A1C" w:rsidP="007C1A1C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7C1A1C" w:rsidRDefault="007C1A1C" w:rsidP="007C1A1C"/>
    <w:p w:rsidR="007C1A1C" w:rsidRDefault="00780DD1" w:rsidP="007C1A1C">
      <w:pPr>
        <w:pStyle w:val="Ttulo1"/>
      </w:pPr>
      <w:r>
        <w:t xml:space="preserve">ORDEN DE </w:t>
      </w:r>
      <w:r w:rsidR="00633F25">
        <w:t>TRABAJO  N°     05933</w:t>
      </w:r>
    </w:p>
    <w:p w:rsidR="007C1A1C" w:rsidRDefault="007C1A1C" w:rsidP="007C1A1C"/>
    <w:p w:rsidR="007C1A1C" w:rsidRDefault="009215BC" w:rsidP="007C1A1C">
      <w:r>
        <w:t>FECHA:</w:t>
      </w:r>
      <w:r>
        <w:tab/>
        <w:t xml:space="preserve">Medellín, Febrero  03 </w:t>
      </w:r>
      <w:r w:rsidR="007C1A1C">
        <w:t xml:space="preserve">   de    2010</w:t>
      </w:r>
    </w:p>
    <w:p w:rsidR="007C1A1C" w:rsidRDefault="007C1A1C" w:rsidP="007C1A1C">
      <w:r>
        <w:t>PARA:</w:t>
      </w:r>
      <w:r>
        <w:tab/>
      </w:r>
      <w:r>
        <w:tab/>
        <w:t>PLÁSTICOS DARMA</w:t>
      </w:r>
    </w:p>
    <w:p w:rsidR="007C1A1C" w:rsidRDefault="007C1A1C" w:rsidP="007C1A1C">
      <w:r>
        <w:t>ATENCIÓN:</w:t>
      </w:r>
      <w:r>
        <w:tab/>
        <w:t>Sr. Darío Jaramillo</w:t>
      </w:r>
    </w:p>
    <w:p w:rsidR="007C1A1C" w:rsidRDefault="007C1A1C" w:rsidP="007C1A1C">
      <w:r>
        <w:tab/>
      </w:r>
      <w:r>
        <w:tab/>
        <w:t>Gerente.</w:t>
      </w:r>
    </w:p>
    <w:p w:rsidR="007C1A1C" w:rsidRDefault="007C1A1C" w:rsidP="007C1A1C"/>
    <w:p w:rsidR="007C1A1C" w:rsidRDefault="007C1A1C" w:rsidP="007C1A1C">
      <w:r>
        <w:t>Apreciado Don Darío :</w:t>
      </w:r>
    </w:p>
    <w:p w:rsidR="007C1A1C" w:rsidRDefault="007C1A1C" w:rsidP="007C1A1C">
      <w:r>
        <w:t xml:space="preserve"> </w:t>
      </w:r>
    </w:p>
    <w:p w:rsidR="007C1A1C" w:rsidRDefault="007C1A1C" w:rsidP="007C1A1C">
      <w:r>
        <w:t>Con la presente estamos solicitando el siguiente servicio de EXTRUSION E IMPRESION:</w:t>
      </w:r>
    </w:p>
    <w:p w:rsidR="007C1A1C" w:rsidRDefault="007C1A1C" w:rsidP="007C1A1C"/>
    <w:p w:rsidR="007C1A1C" w:rsidRDefault="007C1A1C" w:rsidP="007C1A1C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7C1A1C" w:rsidRDefault="007C1A1C" w:rsidP="007C1A1C">
      <w:pPr>
        <w:rPr>
          <w:b/>
          <w:bCs/>
          <w:u w:val="single"/>
        </w:rPr>
      </w:pPr>
    </w:p>
    <w:p w:rsidR="007C1A1C" w:rsidRDefault="007C1A1C" w:rsidP="007C1A1C">
      <w:r>
        <w:t>MATERIAL:</w:t>
      </w:r>
      <w:r>
        <w:tab/>
      </w:r>
      <w:r>
        <w:tab/>
        <w:t>Polietileno BAJA  lamina</w:t>
      </w:r>
    </w:p>
    <w:p w:rsidR="007C1A1C" w:rsidRPr="003F0627" w:rsidRDefault="007C1A1C" w:rsidP="007C1A1C">
      <w:pPr>
        <w:rPr>
          <w:b/>
        </w:rPr>
      </w:pPr>
      <w:r>
        <w:t>MEDIDA:</w:t>
      </w:r>
      <w:r>
        <w:tab/>
      </w:r>
      <w:r>
        <w:tab/>
      </w:r>
      <w:r>
        <w:rPr>
          <w:b/>
        </w:rPr>
        <w:t>81  cm</w:t>
      </w:r>
    </w:p>
    <w:p w:rsidR="007C1A1C" w:rsidRDefault="007C1A1C" w:rsidP="007C1A1C">
      <w:r>
        <w:t>CALIBRE:</w:t>
      </w:r>
      <w:r>
        <w:tab/>
      </w:r>
      <w:r>
        <w:tab/>
      </w:r>
      <w:r>
        <w:rPr>
          <w:b/>
        </w:rPr>
        <w:t xml:space="preserve">1.0   </w:t>
      </w:r>
      <w:r w:rsidRPr="00BB2CA5">
        <w:rPr>
          <w:b/>
        </w:rPr>
        <w:t>”</w:t>
      </w:r>
    </w:p>
    <w:p w:rsidR="007C1A1C" w:rsidRDefault="007C1A1C" w:rsidP="007C1A1C">
      <w:r>
        <w:t>COLOR:</w:t>
      </w:r>
      <w:r>
        <w:tab/>
      </w:r>
      <w:r>
        <w:tab/>
        <w:t>Transparente</w:t>
      </w:r>
    </w:p>
    <w:p w:rsidR="007C1A1C" w:rsidRDefault="007C1A1C" w:rsidP="007C1A1C">
      <w:r>
        <w:t>TRATADO:</w:t>
      </w:r>
      <w:r>
        <w:tab/>
      </w:r>
      <w:r>
        <w:tab/>
        <w:t>1  Cara.</w:t>
      </w:r>
    </w:p>
    <w:p w:rsidR="007C1A1C" w:rsidRDefault="007C1A1C" w:rsidP="007C1A1C">
      <w:pPr>
        <w:rPr>
          <w:b/>
          <w:bCs/>
        </w:rPr>
      </w:pPr>
      <w:r>
        <w:t>CANTIDAD:</w:t>
      </w:r>
      <w:r>
        <w:tab/>
      </w:r>
      <w:r>
        <w:tab/>
      </w:r>
      <w:r w:rsidR="00B220D8">
        <w:rPr>
          <w:b/>
        </w:rPr>
        <w:t>8</w:t>
      </w:r>
      <w:r>
        <w:rPr>
          <w:b/>
        </w:rPr>
        <w:t xml:space="preserve">00 </w:t>
      </w:r>
      <w:r>
        <w:t xml:space="preserve">    Kg.</w:t>
      </w:r>
      <w:r>
        <w:rPr>
          <w:b/>
          <w:bCs/>
        </w:rPr>
        <w:tab/>
      </w:r>
    </w:p>
    <w:p w:rsidR="007C1A1C" w:rsidRDefault="007C1A1C" w:rsidP="007C1A1C">
      <w:r>
        <w:t>COLORES:</w:t>
      </w:r>
      <w:r>
        <w:tab/>
      </w:r>
      <w:r>
        <w:tab/>
        <w:t xml:space="preserve">3     (  Azul  </w:t>
      </w:r>
      <w:smartTag w:uri="urn:schemas-microsoft-com:office:smarttags" w:element="metricconverter">
        <w:smartTagPr>
          <w:attr w:name="ProductID" w:val="300 C"/>
        </w:smartTagPr>
        <w:r>
          <w:t>300 C</w:t>
        </w:r>
      </w:smartTag>
      <w:r>
        <w:t xml:space="preserve">  -  Blanco  -   Amarillo 109  C     )</w:t>
      </w:r>
    </w:p>
    <w:p w:rsidR="007C1A1C" w:rsidRDefault="007C1A1C" w:rsidP="007C1A1C">
      <w:r>
        <w:t>CARAS:</w:t>
      </w:r>
      <w:r>
        <w:tab/>
      </w:r>
      <w:r>
        <w:tab/>
        <w:t>2  (  3 x 1  )</w:t>
      </w:r>
    </w:p>
    <w:p w:rsidR="007C1A1C" w:rsidRDefault="007C1A1C" w:rsidP="007C1A1C">
      <w:r>
        <w:t>REPETICIÓN:</w:t>
      </w:r>
      <w:r>
        <w:tab/>
        <w:t xml:space="preserve">29    Cms. </w:t>
      </w:r>
    </w:p>
    <w:p w:rsidR="007C1A1C" w:rsidRDefault="007C1A1C" w:rsidP="007C1A1C">
      <w:r>
        <w:t>BOLSA:</w:t>
      </w:r>
      <w:r>
        <w:tab/>
      </w:r>
      <w:r>
        <w:tab/>
        <w:t xml:space="preserve">29   X   40.5   cm  </w:t>
      </w:r>
    </w:p>
    <w:p w:rsidR="007C1A1C" w:rsidRDefault="007C1A1C" w:rsidP="007C1A1C">
      <w:r>
        <w:t>RODILLO :                30</w:t>
      </w:r>
    </w:p>
    <w:p w:rsidR="007C1A1C" w:rsidRDefault="007C1A1C" w:rsidP="007C1A1C">
      <w:r>
        <w:t>SELLADO:</w:t>
      </w:r>
      <w:r>
        <w:tab/>
      </w:r>
      <w:r>
        <w:tab/>
        <w:t xml:space="preserve">Lateral  </w:t>
      </w:r>
    </w:p>
    <w:p w:rsidR="007C1A1C" w:rsidRPr="001F34F2" w:rsidRDefault="007C1A1C" w:rsidP="007C1A1C">
      <w:r w:rsidRPr="001F34F2">
        <w:t>REFERENCIA:</w:t>
      </w:r>
      <w:r w:rsidRPr="001F34F2">
        <w:tab/>
      </w:r>
      <w:r>
        <w:rPr>
          <w:b/>
        </w:rPr>
        <w:t>CHIQUITA  PREMIUM</w:t>
      </w:r>
    </w:p>
    <w:p w:rsidR="007C1A1C" w:rsidRPr="001F34F2" w:rsidRDefault="007C1A1C" w:rsidP="007C1A1C"/>
    <w:p w:rsidR="007C1A1C" w:rsidRPr="001F34F2" w:rsidRDefault="007C1A1C" w:rsidP="007C1A1C">
      <w:r w:rsidRPr="001F34F2">
        <w:rPr>
          <w:b/>
        </w:rPr>
        <w:tab/>
      </w:r>
      <w:r w:rsidRPr="001F34F2">
        <w:rPr>
          <w:b/>
        </w:rPr>
        <w:tab/>
      </w:r>
      <w:r w:rsidRPr="001F34F2">
        <w:rPr>
          <w:b/>
        </w:rPr>
        <w:tab/>
      </w:r>
    </w:p>
    <w:p w:rsidR="007C1A1C" w:rsidRDefault="007C1A1C" w:rsidP="007C1A1C">
      <w:r>
        <w:rPr>
          <w:b/>
          <w:bCs/>
          <w:u w:val="single"/>
        </w:rPr>
        <w:t>NOTA:</w:t>
      </w:r>
      <w:r>
        <w:t xml:space="preserve">  - Los cyreles se  encuentran  en  su  planta.</w:t>
      </w:r>
    </w:p>
    <w:p w:rsidR="007C1A1C" w:rsidRPr="00D41261" w:rsidRDefault="007C1A1C" w:rsidP="007C1A1C">
      <w:pPr>
        <w:numPr>
          <w:ilvl w:val="0"/>
          <w:numId w:val="2"/>
        </w:numPr>
        <w:ind w:left="1500"/>
        <w:rPr>
          <w:b/>
        </w:rPr>
      </w:pPr>
      <w:r>
        <w:t>Altura y tonos según   Arte</w:t>
      </w:r>
    </w:p>
    <w:p w:rsidR="007C1A1C" w:rsidRDefault="007C1A1C" w:rsidP="007C1A1C">
      <w:pPr>
        <w:numPr>
          <w:ilvl w:val="0"/>
          <w:numId w:val="2"/>
        </w:numPr>
        <w:rPr>
          <w:b/>
        </w:rPr>
      </w:pPr>
      <w:r>
        <w:rPr>
          <w:b/>
        </w:rPr>
        <w:t>Colocar pie de Imprenta de P.U.</w:t>
      </w:r>
    </w:p>
    <w:p w:rsidR="007C1A1C" w:rsidRDefault="007C1A1C" w:rsidP="00044684">
      <w:pPr>
        <w:ind w:left="1860"/>
        <w:rPr>
          <w:b/>
          <w:sz w:val="28"/>
          <w:szCs w:val="28"/>
        </w:rPr>
      </w:pPr>
    </w:p>
    <w:p w:rsidR="007C1A1C" w:rsidRDefault="007C1A1C" w:rsidP="007C1A1C">
      <w:pPr>
        <w:numPr>
          <w:ilvl w:val="0"/>
          <w:numId w:val="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Se  envía  película de PU.</w:t>
      </w:r>
    </w:p>
    <w:p w:rsidR="007C1A1C" w:rsidRDefault="007C1A1C" w:rsidP="007C1A1C"/>
    <w:p w:rsidR="007C1A1C" w:rsidRDefault="007C1A1C" w:rsidP="007C1A1C"/>
    <w:p w:rsidR="007C1A1C" w:rsidRPr="00465B97" w:rsidRDefault="007C1A1C" w:rsidP="007C1A1C"/>
    <w:p w:rsidR="007C1A1C" w:rsidRDefault="007C1A1C" w:rsidP="007C1A1C">
      <w:r>
        <w:t>Agradezco la atención y colaboración prestada.</w:t>
      </w:r>
    </w:p>
    <w:p w:rsidR="007C1A1C" w:rsidRDefault="007C1A1C" w:rsidP="007C1A1C"/>
    <w:p w:rsidR="007C1A1C" w:rsidRDefault="007C1A1C" w:rsidP="007C1A1C">
      <w:r>
        <w:t>Cordialmente,</w:t>
      </w:r>
    </w:p>
    <w:p w:rsidR="007C1A1C" w:rsidRDefault="007C1A1C" w:rsidP="007C1A1C"/>
    <w:p w:rsidR="007C1A1C" w:rsidRDefault="007C1A1C" w:rsidP="007C1A1C"/>
    <w:p w:rsidR="007C1A1C" w:rsidRDefault="007C1A1C" w:rsidP="007C1A1C">
      <w:r>
        <w:t>RICARDO CASAS ZAPATA</w:t>
      </w:r>
    </w:p>
    <w:p w:rsidR="007C1A1C" w:rsidRDefault="007C1A1C" w:rsidP="007C1A1C">
      <w:r>
        <w:t>Director.</w:t>
      </w:r>
    </w:p>
    <w:p w:rsidR="009931AE" w:rsidRDefault="009931AE" w:rsidP="005450D8">
      <w:pPr>
        <w:rPr>
          <w:b/>
        </w:rPr>
      </w:pPr>
    </w:p>
    <w:p w:rsidR="00E02142" w:rsidRDefault="00E02142" w:rsidP="00E02142">
      <w:pPr>
        <w:rPr>
          <w:b/>
        </w:rPr>
      </w:pPr>
    </w:p>
    <w:p w:rsidR="00E02142" w:rsidRDefault="00E02142" w:rsidP="00E02142">
      <w:pPr>
        <w:rPr>
          <w:b/>
        </w:rPr>
      </w:pPr>
    </w:p>
    <w:p w:rsidR="00E02142" w:rsidRPr="00456798" w:rsidRDefault="00E02142" w:rsidP="00E02142">
      <w:pPr>
        <w:rPr>
          <w:b/>
        </w:rPr>
      </w:pPr>
    </w:p>
    <w:p w:rsidR="00E02142" w:rsidRDefault="00E02142" w:rsidP="00E02142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E02142" w:rsidRDefault="00E02142" w:rsidP="00E02142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E02142" w:rsidRDefault="00E02142" w:rsidP="00E02142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E02142" w:rsidRDefault="00E02142" w:rsidP="00E02142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E02142" w:rsidRDefault="00E02142" w:rsidP="00E02142"/>
    <w:p w:rsidR="00E02142" w:rsidRDefault="00E02142" w:rsidP="00E02142"/>
    <w:p w:rsidR="00E02142" w:rsidRDefault="00E02142" w:rsidP="00E02142">
      <w:pPr>
        <w:pStyle w:val="Ttulo1"/>
      </w:pPr>
      <w:r>
        <w:t>ORDEN DE TRABAJO      N°      06071</w:t>
      </w:r>
    </w:p>
    <w:p w:rsidR="00E02142" w:rsidRDefault="00E02142" w:rsidP="00E02142"/>
    <w:p w:rsidR="00E02142" w:rsidRDefault="00E02142" w:rsidP="00E02142"/>
    <w:p w:rsidR="00E02142" w:rsidRDefault="00E3741F" w:rsidP="00E02142">
      <w:r>
        <w:t>FECHA:</w:t>
      </w:r>
      <w:r>
        <w:tab/>
        <w:t xml:space="preserve">Medellín,  Febrero   03 </w:t>
      </w:r>
      <w:r w:rsidR="00E02142">
        <w:t xml:space="preserve">   de    2010</w:t>
      </w:r>
    </w:p>
    <w:p w:rsidR="00E02142" w:rsidRDefault="00E02142" w:rsidP="00E02142">
      <w:r>
        <w:t>PARA:</w:t>
      </w:r>
      <w:r>
        <w:tab/>
      </w:r>
      <w:r>
        <w:tab/>
        <w:t>PLÁSTICOS DARMA</w:t>
      </w:r>
    </w:p>
    <w:p w:rsidR="00E02142" w:rsidRDefault="00E02142" w:rsidP="00E02142">
      <w:r>
        <w:t>ATENCIÓN:</w:t>
      </w:r>
      <w:r>
        <w:tab/>
        <w:t>Sr. DARIO JARAMILLO</w:t>
      </w:r>
    </w:p>
    <w:p w:rsidR="00E02142" w:rsidRDefault="00E02142" w:rsidP="00E02142"/>
    <w:p w:rsidR="00E02142" w:rsidRDefault="00E02142" w:rsidP="00E02142"/>
    <w:p w:rsidR="00E02142" w:rsidRDefault="00E02142" w:rsidP="00E02142">
      <w:r>
        <w:t xml:space="preserve"> Apreciado Dn DARIO:</w:t>
      </w:r>
    </w:p>
    <w:p w:rsidR="00E02142" w:rsidRDefault="00E02142" w:rsidP="00E02142"/>
    <w:p w:rsidR="00E02142" w:rsidRDefault="00E02142" w:rsidP="00E02142">
      <w:r>
        <w:t>Con la presente estamos solicitando el siguiente material  :</w:t>
      </w:r>
    </w:p>
    <w:p w:rsidR="00E02142" w:rsidRDefault="00E02142" w:rsidP="00E02142"/>
    <w:p w:rsidR="00E02142" w:rsidRDefault="00E02142" w:rsidP="00E02142">
      <w:r>
        <w:rPr>
          <w:b/>
          <w:bCs/>
          <w:u w:val="single"/>
        </w:rPr>
        <w:t>EXTRUSION</w:t>
      </w:r>
      <w:r>
        <w:t>:</w:t>
      </w:r>
    </w:p>
    <w:p w:rsidR="00E02142" w:rsidRDefault="00E02142" w:rsidP="00E02142"/>
    <w:p w:rsidR="00E02142" w:rsidRDefault="00E02142" w:rsidP="00E02142"/>
    <w:tbl>
      <w:tblPr>
        <w:tblW w:w="9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338"/>
        <w:gridCol w:w="1560"/>
        <w:gridCol w:w="1559"/>
        <w:gridCol w:w="1807"/>
        <w:gridCol w:w="1986"/>
      </w:tblGrid>
      <w:tr w:rsidR="00E02142" w:rsidTr="0029594F">
        <w:tc>
          <w:tcPr>
            <w:tcW w:w="2338" w:type="dxa"/>
          </w:tcPr>
          <w:p w:rsidR="00E02142" w:rsidRDefault="00E02142" w:rsidP="0029594F">
            <w:r>
              <w:t xml:space="preserve">MEDIDA EN  </w:t>
            </w:r>
          </w:p>
          <w:p w:rsidR="005B071C" w:rsidRDefault="005B071C" w:rsidP="0029594F">
            <w:r>
              <w:t>PULGADAS</w:t>
            </w:r>
          </w:p>
        </w:tc>
        <w:tc>
          <w:tcPr>
            <w:tcW w:w="1560" w:type="dxa"/>
          </w:tcPr>
          <w:p w:rsidR="00E02142" w:rsidRDefault="00E02142" w:rsidP="0029594F">
            <w:r>
              <w:t>CALIBRE</w:t>
            </w:r>
          </w:p>
        </w:tc>
        <w:tc>
          <w:tcPr>
            <w:tcW w:w="1559" w:type="dxa"/>
          </w:tcPr>
          <w:p w:rsidR="00E02142" w:rsidRDefault="00E02142" w:rsidP="0029594F">
            <w:r>
              <w:t>FORMA</w:t>
            </w:r>
          </w:p>
        </w:tc>
        <w:tc>
          <w:tcPr>
            <w:tcW w:w="1807" w:type="dxa"/>
          </w:tcPr>
          <w:p w:rsidR="00E02142" w:rsidRDefault="00E02142" w:rsidP="0029594F">
            <w:r>
              <w:t>CANTIDAD EN KILOS</w:t>
            </w:r>
          </w:p>
        </w:tc>
        <w:tc>
          <w:tcPr>
            <w:tcW w:w="1986" w:type="dxa"/>
          </w:tcPr>
          <w:p w:rsidR="00E02142" w:rsidRDefault="00E02142" w:rsidP="0029594F">
            <w:r>
              <w:t>MATERIAL</w:t>
            </w:r>
          </w:p>
        </w:tc>
      </w:tr>
      <w:tr w:rsidR="00E02142" w:rsidRPr="00656B1D" w:rsidTr="0029594F">
        <w:tc>
          <w:tcPr>
            <w:tcW w:w="2338" w:type="dxa"/>
          </w:tcPr>
          <w:p w:rsidR="00E02142" w:rsidRPr="00656B1D" w:rsidRDefault="00572681" w:rsidP="0029594F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1560" w:type="dxa"/>
          </w:tcPr>
          <w:p w:rsidR="00E02142" w:rsidRPr="00656B1D" w:rsidRDefault="005B071C" w:rsidP="0029594F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1.0</w:t>
            </w:r>
            <w:r w:rsidR="00E02142">
              <w:rPr>
                <w:b/>
                <w:sz w:val="28"/>
                <w:szCs w:val="28"/>
              </w:rPr>
              <w:t xml:space="preserve"> </w:t>
            </w:r>
            <w:r w:rsidR="00E02142" w:rsidRPr="00656B1D">
              <w:rPr>
                <w:b/>
                <w:sz w:val="28"/>
                <w:szCs w:val="28"/>
              </w:rPr>
              <w:t xml:space="preserve">  ”</w:t>
            </w:r>
          </w:p>
        </w:tc>
        <w:tc>
          <w:tcPr>
            <w:tcW w:w="1559" w:type="dxa"/>
          </w:tcPr>
          <w:p w:rsidR="00E02142" w:rsidRPr="00656B1D" w:rsidRDefault="005B071C" w:rsidP="0029594F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TUBULAR</w:t>
            </w:r>
          </w:p>
        </w:tc>
        <w:tc>
          <w:tcPr>
            <w:tcW w:w="1807" w:type="dxa"/>
          </w:tcPr>
          <w:p w:rsidR="00E02142" w:rsidRPr="00656B1D" w:rsidRDefault="00572681" w:rsidP="0029594F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30</w:t>
            </w:r>
          </w:p>
        </w:tc>
        <w:tc>
          <w:tcPr>
            <w:tcW w:w="1986" w:type="dxa"/>
          </w:tcPr>
          <w:p w:rsidR="00E02142" w:rsidRPr="00656B1D" w:rsidRDefault="00E02142" w:rsidP="0029594F">
            <w:pPr>
              <w:jc w:val="center"/>
              <w:rPr>
                <w:b/>
                <w:sz w:val="28"/>
                <w:szCs w:val="28"/>
              </w:rPr>
            </w:pPr>
            <w:r w:rsidRPr="00656B1D">
              <w:rPr>
                <w:b/>
                <w:sz w:val="28"/>
                <w:szCs w:val="28"/>
              </w:rPr>
              <w:t>BAJA   TPTE</w:t>
            </w:r>
          </w:p>
        </w:tc>
      </w:tr>
    </w:tbl>
    <w:p w:rsidR="00E02142" w:rsidRPr="00656B1D" w:rsidRDefault="00E02142" w:rsidP="00E02142">
      <w:pPr>
        <w:pStyle w:val="Ttulo2"/>
        <w:rPr>
          <w:sz w:val="28"/>
          <w:szCs w:val="28"/>
        </w:rPr>
      </w:pPr>
    </w:p>
    <w:p w:rsidR="00E02142" w:rsidRDefault="00E02142" w:rsidP="00E02142"/>
    <w:p w:rsidR="00E02142" w:rsidRDefault="00E02142" w:rsidP="00E02142">
      <w:pPr>
        <w:rPr>
          <w:b/>
          <w:bCs/>
          <w:u w:val="single"/>
        </w:rPr>
      </w:pPr>
    </w:p>
    <w:p w:rsidR="00E02142" w:rsidRDefault="00E02142" w:rsidP="00E02142">
      <w:r w:rsidRPr="0026453F">
        <w:rPr>
          <w:b/>
          <w:u w:val="single"/>
        </w:rPr>
        <w:t xml:space="preserve">MEZCLA </w:t>
      </w:r>
      <w:r>
        <w:t xml:space="preserve">  :     25     BAJA</w:t>
      </w:r>
    </w:p>
    <w:p w:rsidR="00E02142" w:rsidRDefault="00D655BD" w:rsidP="00E02142">
      <w:r>
        <w:t xml:space="preserve">                           5</w:t>
      </w:r>
      <w:r w:rsidR="00E02142">
        <w:tab/>
        <w:t xml:space="preserve">LINEAL       </w:t>
      </w:r>
    </w:p>
    <w:p w:rsidR="00E02142" w:rsidRDefault="00E02142" w:rsidP="00E02142"/>
    <w:p w:rsidR="00E02142" w:rsidRDefault="00E02142" w:rsidP="00E02142"/>
    <w:p w:rsidR="00E02142" w:rsidRDefault="00E02142" w:rsidP="00E02142"/>
    <w:p w:rsidR="00E02142" w:rsidRDefault="00E02142" w:rsidP="00E02142"/>
    <w:p w:rsidR="00E02142" w:rsidRDefault="00E02142" w:rsidP="00E02142">
      <w:r>
        <w:t>Agradezco la Amable colaboración.</w:t>
      </w:r>
    </w:p>
    <w:p w:rsidR="00E02142" w:rsidRDefault="00E02142" w:rsidP="00E02142"/>
    <w:p w:rsidR="00E02142" w:rsidRDefault="00E02142" w:rsidP="00E02142"/>
    <w:p w:rsidR="00E02142" w:rsidRDefault="00E02142" w:rsidP="00E02142"/>
    <w:p w:rsidR="00E02142" w:rsidRDefault="00E02142" w:rsidP="00E02142">
      <w:r>
        <w:t>Cordialmente</w:t>
      </w:r>
    </w:p>
    <w:p w:rsidR="00E02142" w:rsidRDefault="00E02142" w:rsidP="00E02142"/>
    <w:p w:rsidR="00E02142" w:rsidRDefault="00E02142" w:rsidP="00E02142"/>
    <w:p w:rsidR="00E02142" w:rsidRDefault="00E02142" w:rsidP="00E02142"/>
    <w:p w:rsidR="00E02142" w:rsidRDefault="00E02142" w:rsidP="00E02142">
      <w:r>
        <w:t>RICARDO CASAS ZAPATA</w:t>
      </w:r>
    </w:p>
    <w:p w:rsidR="00E02142" w:rsidRDefault="00E02142" w:rsidP="00E02142">
      <w:r>
        <w:t>Director</w:t>
      </w:r>
    </w:p>
    <w:p w:rsidR="00E02142" w:rsidRDefault="00E02142" w:rsidP="005450D8">
      <w:pPr>
        <w:rPr>
          <w:b/>
        </w:rPr>
      </w:pPr>
    </w:p>
    <w:p w:rsidR="00BF395A" w:rsidRDefault="00BF395A" w:rsidP="005450D8">
      <w:pPr>
        <w:rPr>
          <w:b/>
        </w:rPr>
      </w:pPr>
    </w:p>
    <w:p w:rsidR="00BF395A" w:rsidRDefault="00BF395A" w:rsidP="005450D8">
      <w:pPr>
        <w:rPr>
          <w:b/>
        </w:rPr>
      </w:pPr>
    </w:p>
    <w:p w:rsidR="00BF395A" w:rsidRDefault="00BF395A" w:rsidP="005450D8">
      <w:pPr>
        <w:rPr>
          <w:b/>
        </w:rPr>
      </w:pPr>
    </w:p>
    <w:p w:rsidR="00BF395A" w:rsidRDefault="00BF395A" w:rsidP="005450D8">
      <w:pPr>
        <w:rPr>
          <w:b/>
        </w:rPr>
      </w:pPr>
    </w:p>
    <w:p w:rsidR="00BF395A" w:rsidRDefault="00BF395A" w:rsidP="00BF395A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BF395A" w:rsidRDefault="00BF395A" w:rsidP="00BF395A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BF395A" w:rsidRDefault="00BF395A" w:rsidP="00BF395A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BF395A" w:rsidRDefault="00BF395A" w:rsidP="00BF395A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BF395A" w:rsidRDefault="00BF395A" w:rsidP="00BF395A"/>
    <w:p w:rsidR="00BF395A" w:rsidRDefault="00BF395A" w:rsidP="00BF395A">
      <w:pPr>
        <w:pStyle w:val="Ttulo1"/>
      </w:pPr>
      <w:r>
        <w:t>ORDEN DE TRABAJO  N°     05934</w:t>
      </w:r>
    </w:p>
    <w:p w:rsidR="00BF395A" w:rsidRDefault="00BF395A" w:rsidP="00BF395A"/>
    <w:p w:rsidR="00BF395A" w:rsidRDefault="00BF395A" w:rsidP="00BF395A">
      <w:r>
        <w:t>FECHA:</w:t>
      </w:r>
      <w:r>
        <w:tab/>
        <w:t>Medellín, Febrero  03    de    2010</w:t>
      </w:r>
    </w:p>
    <w:p w:rsidR="00BF395A" w:rsidRDefault="00BF395A" w:rsidP="00BF395A">
      <w:r>
        <w:t>PARA:</w:t>
      </w:r>
      <w:r>
        <w:tab/>
      </w:r>
      <w:r>
        <w:tab/>
        <w:t>PLÁSTICOS DARMA</w:t>
      </w:r>
    </w:p>
    <w:p w:rsidR="00BF395A" w:rsidRDefault="00BF395A" w:rsidP="00BF395A">
      <w:r>
        <w:t>ATENCIÓN:</w:t>
      </w:r>
      <w:r>
        <w:tab/>
        <w:t>Sr. Darío Jaramillo</w:t>
      </w:r>
    </w:p>
    <w:p w:rsidR="00BF395A" w:rsidRDefault="00BF395A" w:rsidP="00BF395A">
      <w:r>
        <w:tab/>
      </w:r>
      <w:r>
        <w:tab/>
        <w:t>Gerente.</w:t>
      </w:r>
    </w:p>
    <w:p w:rsidR="00BF395A" w:rsidRDefault="00BF395A" w:rsidP="00BF395A"/>
    <w:p w:rsidR="00BF395A" w:rsidRDefault="00BF395A" w:rsidP="00BF395A">
      <w:r>
        <w:t>Apreciado Don Darío :</w:t>
      </w:r>
    </w:p>
    <w:p w:rsidR="00BF395A" w:rsidRDefault="00BF395A" w:rsidP="00BF395A">
      <w:r>
        <w:t xml:space="preserve"> </w:t>
      </w:r>
    </w:p>
    <w:p w:rsidR="00BF395A" w:rsidRDefault="00BF395A" w:rsidP="00BF395A">
      <w:r>
        <w:t>Con la presente estamos solicitando el siguiente servicio de EXTRUSION E IMPRESION:</w:t>
      </w:r>
    </w:p>
    <w:p w:rsidR="00BF395A" w:rsidRDefault="00BF395A" w:rsidP="00BF395A"/>
    <w:p w:rsidR="00BF395A" w:rsidRDefault="00BF395A" w:rsidP="00BF395A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BF395A" w:rsidRDefault="00BF395A" w:rsidP="00BF395A">
      <w:pPr>
        <w:rPr>
          <w:b/>
          <w:bCs/>
          <w:u w:val="single"/>
        </w:rPr>
      </w:pPr>
    </w:p>
    <w:p w:rsidR="00BF395A" w:rsidRDefault="00BF395A" w:rsidP="00BF395A">
      <w:r>
        <w:t>MATERIAL:</w:t>
      </w:r>
      <w:r>
        <w:tab/>
      </w:r>
      <w:r>
        <w:tab/>
        <w:t>Polietileno BAJA  Tubular  Verde.</w:t>
      </w:r>
    </w:p>
    <w:p w:rsidR="00BF395A" w:rsidRPr="003F0627" w:rsidRDefault="00BF395A" w:rsidP="00BF395A">
      <w:pPr>
        <w:rPr>
          <w:b/>
        </w:rPr>
      </w:pPr>
      <w:r>
        <w:t>MEDIDA:</w:t>
      </w:r>
      <w:r>
        <w:tab/>
      </w:r>
      <w:r>
        <w:tab/>
      </w:r>
      <w:r>
        <w:rPr>
          <w:b/>
        </w:rPr>
        <w:t>50    cm</w:t>
      </w:r>
    </w:p>
    <w:p w:rsidR="00BF395A" w:rsidRDefault="00BF395A" w:rsidP="00BF395A">
      <w:r>
        <w:t>CALIBRE:</w:t>
      </w:r>
      <w:r>
        <w:tab/>
      </w:r>
      <w:r>
        <w:tab/>
      </w:r>
      <w:r w:rsidRPr="00BF395A">
        <w:rPr>
          <w:b/>
        </w:rPr>
        <w:t>2</w:t>
      </w:r>
      <w:r>
        <w:rPr>
          <w:b/>
        </w:rPr>
        <w:t xml:space="preserve">.0   </w:t>
      </w:r>
      <w:r w:rsidRPr="00BB2CA5">
        <w:rPr>
          <w:b/>
        </w:rPr>
        <w:t>”</w:t>
      </w:r>
    </w:p>
    <w:p w:rsidR="00BF395A" w:rsidRDefault="00BF395A" w:rsidP="00BF395A">
      <w:r>
        <w:t>COLOR:</w:t>
      </w:r>
      <w:r>
        <w:tab/>
      </w:r>
      <w:r>
        <w:tab/>
        <w:t>Verde</w:t>
      </w:r>
    </w:p>
    <w:p w:rsidR="00BF395A" w:rsidRDefault="00BF395A" w:rsidP="00BF395A">
      <w:r>
        <w:t>TRATADO:</w:t>
      </w:r>
      <w:r>
        <w:tab/>
      </w:r>
      <w:r>
        <w:tab/>
        <w:t>1  Cara.</w:t>
      </w:r>
    </w:p>
    <w:p w:rsidR="00BF395A" w:rsidRDefault="00BF395A" w:rsidP="00BF395A">
      <w:pPr>
        <w:rPr>
          <w:b/>
          <w:bCs/>
        </w:rPr>
      </w:pPr>
      <w:r>
        <w:t>CANTIDAD:</w:t>
      </w:r>
      <w:r>
        <w:tab/>
      </w:r>
      <w:r>
        <w:tab/>
      </w:r>
      <w:r w:rsidR="0086119A">
        <w:rPr>
          <w:b/>
        </w:rPr>
        <w:t>190</w:t>
      </w:r>
      <w:r>
        <w:t xml:space="preserve">    Kg.</w:t>
      </w:r>
      <w:r>
        <w:rPr>
          <w:b/>
          <w:bCs/>
        </w:rPr>
        <w:tab/>
      </w:r>
    </w:p>
    <w:p w:rsidR="00BF395A" w:rsidRDefault="00F10246" w:rsidP="00BF395A">
      <w:r>
        <w:t>COLORES:</w:t>
      </w:r>
      <w:r>
        <w:tab/>
      </w:r>
      <w:r>
        <w:tab/>
        <w:t>1</w:t>
      </w:r>
      <w:r w:rsidR="00BF395A">
        <w:t xml:space="preserve">  </w:t>
      </w:r>
      <w:r w:rsidR="007A6356">
        <w:t xml:space="preserve"> </w:t>
      </w:r>
      <w:r w:rsidR="00BF395A">
        <w:t xml:space="preserve">   (  </w:t>
      </w:r>
      <w:r>
        <w:t>PLATA</w:t>
      </w:r>
      <w:r w:rsidR="00BF395A">
        <w:t xml:space="preserve">   )</w:t>
      </w:r>
    </w:p>
    <w:p w:rsidR="00BF395A" w:rsidRDefault="007C164E" w:rsidP="00BF395A">
      <w:r>
        <w:t>CARAS:</w:t>
      </w:r>
      <w:r>
        <w:tab/>
      </w:r>
      <w:r>
        <w:tab/>
        <w:t xml:space="preserve">1  (  1 </w:t>
      </w:r>
      <w:r w:rsidR="00BF395A">
        <w:t xml:space="preserve"> x 1  )</w:t>
      </w:r>
    </w:p>
    <w:p w:rsidR="00BF395A" w:rsidRDefault="00A81E3D" w:rsidP="00BF395A">
      <w:r>
        <w:t>REPETICIÓN:</w:t>
      </w:r>
      <w:r>
        <w:tab/>
        <w:t>40</w:t>
      </w:r>
      <w:r w:rsidR="00BF395A">
        <w:t xml:space="preserve">    Cms. </w:t>
      </w:r>
    </w:p>
    <w:p w:rsidR="00BF395A" w:rsidRDefault="00BF395A" w:rsidP="00BF395A">
      <w:r>
        <w:t>BOLSA:</w:t>
      </w:r>
      <w:r w:rsidR="00FB369A">
        <w:tab/>
      </w:r>
      <w:r w:rsidR="00FB369A">
        <w:tab/>
        <w:t xml:space="preserve">40   X   </w:t>
      </w:r>
      <w:r>
        <w:t>5</w:t>
      </w:r>
      <w:r w:rsidR="00FB369A">
        <w:t>0</w:t>
      </w:r>
      <w:r>
        <w:t xml:space="preserve">   cm  </w:t>
      </w:r>
    </w:p>
    <w:p w:rsidR="00BF395A" w:rsidRDefault="005311F8" w:rsidP="00BF395A">
      <w:r>
        <w:t>RODILLO :                40</w:t>
      </w:r>
    </w:p>
    <w:p w:rsidR="00BF395A" w:rsidRDefault="00BF395A" w:rsidP="00BF395A">
      <w:r>
        <w:t>SELLADO:</w:t>
      </w:r>
      <w:r>
        <w:tab/>
      </w:r>
      <w:r>
        <w:tab/>
        <w:t xml:space="preserve">Lateral  </w:t>
      </w:r>
    </w:p>
    <w:p w:rsidR="00BF395A" w:rsidRPr="001F34F2" w:rsidRDefault="00BF395A" w:rsidP="00BF395A">
      <w:r w:rsidRPr="001F34F2">
        <w:t>REFERENCIA:</w:t>
      </w:r>
      <w:r w:rsidRPr="001F34F2">
        <w:tab/>
      </w:r>
      <w:r w:rsidR="005311F8">
        <w:rPr>
          <w:b/>
        </w:rPr>
        <w:t>ZONA  VIRTUAL</w:t>
      </w:r>
    </w:p>
    <w:p w:rsidR="00BF395A" w:rsidRPr="001F34F2" w:rsidRDefault="00BF395A" w:rsidP="00BF395A"/>
    <w:p w:rsidR="00BF395A" w:rsidRPr="001F34F2" w:rsidRDefault="00BF395A" w:rsidP="00BF395A">
      <w:r w:rsidRPr="001F34F2">
        <w:rPr>
          <w:b/>
        </w:rPr>
        <w:tab/>
      </w:r>
      <w:r w:rsidRPr="001F34F2">
        <w:rPr>
          <w:b/>
        </w:rPr>
        <w:tab/>
      </w:r>
      <w:r w:rsidRPr="001F34F2">
        <w:rPr>
          <w:b/>
        </w:rPr>
        <w:tab/>
      </w:r>
    </w:p>
    <w:p w:rsidR="00BF395A" w:rsidRDefault="00BF395A" w:rsidP="00BF395A">
      <w:r>
        <w:rPr>
          <w:b/>
          <w:bCs/>
          <w:u w:val="single"/>
        </w:rPr>
        <w:t>NOTA:</w:t>
      </w:r>
      <w:r w:rsidR="005311F8">
        <w:t xml:space="preserve">  - Los cyreles los envía  Grafiflex.</w:t>
      </w:r>
    </w:p>
    <w:p w:rsidR="00BF395A" w:rsidRPr="00D41261" w:rsidRDefault="00BF395A" w:rsidP="00BF395A">
      <w:pPr>
        <w:numPr>
          <w:ilvl w:val="0"/>
          <w:numId w:val="2"/>
        </w:numPr>
        <w:ind w:left="1500"/>
        <w:rPr>
          <w:b/>
        </w:rPr>
      </w:pPr>
      <w:r>
        <w:t>Altura y tonos según   Arte</w:t>
      </w:r>
    </w:p>
    <w:p w:rsidR="00BF395A" w:rsidRDefault="00BF395A" w:rsidP="00BF395A">
      <w:pPr>
        <w:numPr>
          <w:ilvl w:val="0"/>
          <w:numId w:val="2"/>
        </w:numPr>
        <w:rPr>
          <w:b/>
        </w:rPr>
      </w:pPr>
      <w:r>
        <w:rPr>
          <w:b/>
        </w:rPr>
        <w:t>Colocar pie de Imprenta de P.U.</w:t>
      </w:r>
    </w:p>
    <w:p w:rsidR="00BF395A" w:rsidRDefault="00BF395A" w:rsidP="00BF395A">
      <w:pPr>
        <w:ind w:left="1860"/>
        <w:rPr>
          <w:b/>
          <w:sz w:val="28"/>
          <w:szCs w:val="28"/>
        </w:rPr>
      </w:pPr>
    </w:p>
    <w:p w:rsidR="00BF395A" w:rsidRDefault="00BF395A" w:rsidP="00BF395A">
      <w:pPr>
        <w:numPr>
          <w:ilvl w:val="0"/>
          <w:numId w:val="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Se  envía  película de PU.</w:t>
      </w:r>
    </w:p>
    <w:p w:rsidR="00BF395A" w:rsidRDefault="00BF395A" w:rsidP="00BF395A"/>
    <w:p w:rsidR="00BF395A" w:rsidRDefault="00BF395A" w:rsidP="00BF395A"/>
    <w:p w:rsidR="00BF395A" w:rsidRPr="00465B97" w:rsidRDefault="00BF395A" w:rsidP="00BF395A"/>
    <w:p w:rsidR="00BF395A" w:rsidRDefault="00BF395A" w:rsidP="00BF395A">
      <w:r>
        <w:t>Agradezco la atención y colaboración prestada.</w:t>
      </w:r>
    </w:p>
    <w:p w:rsidR="00BF395A" w:rsidRDefault="00BF395A" w:rsidP="00BF395A"/>
    <w:p w:rsidR="00BF395A" w:rsidRDefault="00BF395A" w:rsidP="00BF395A">
      <w:r>
        <w:t>Cordialmente,</w:t>
      </w:r>
    </w:p>
    <w:p w:rsidR="00BF395A" w:rsidRDefault="00BF395A" w:rsidP="00BF395A"/>
    <w:p w:rsidR="00BF395A" w:rsidRDefault="00BF395A" w:rsidP="00BF395A"/>
    <w:p w:rsidR="00BF395A" w:rsidRDefault="00BF395A" w:rsidP="00BF395A">
      <w:r>
        <w:t>RICARDO CASAS ZAPATA</w:t>
      </w:r>
    </w:p>
    <w:p w:rsidR="00BF395A" w:rsidRDefault="00BF395A" w:rsidP="00BF395A">
      <w:r>
        <w:t>Director.</w:t>
      </w:r>
    </w:p>
    <w:p w:rsidR="00BF395A" w:rsidRDefault="00BF395A" w:rsidP="00BF395A">
      <w:pPr>
        <w:rPr>
          <w:b/>
        </w:rPr>
      </w:pPr>
    </w:p>
    <w:p w:rsidR="009A0CC5" w:rsidRDefault="009A0CC5" w:rsidP="009A0CC5">
      <w:pPr>
        <w:rPr>
          <w:b/>
        </w:rPr>
      </w:pPr>
    </w:p>
    <w:p w:rsidR="009A0CC5" w:rsidRDefault="009A0CC5" w:rsidP="009A0CC5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9A0CC5" w:rsidRDefault="009A0CC5" w:rsidP="009A0CC5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NIT: 811.040.799-9</w:t>
      </w:r>
    </w:p>
    <w:p w:rsidR="009A0CC5" w:rsidRDefault="009A0CC5" w:rsidP="009A0CC5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9A0CC5" w:rsidRDefault="009A0CC5" w:rsidP="009A0CC5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9A0CC5" w:rsidRDefault="009A0CC5" w:rsidP="009A0CC5">
      <w:pPr>
        <w:rPr>
          <w:b/>
          <w:bCs/>
          <w:sz w:val="20"/>
        </w:rPr>
      </w:pPr>
    </w:p>
    <w:p w:rsidR="009A0CC5" w:rsidRDefault="009A0CC5" w:rsidP="009A0CC5"/>
    <w:p w:rsidR="009A0CC5" w:rsidRDefault="00FF6FE2" w:rsidP="009A0CC5">
      <w:pPr>
        <w:pStyle w:val="Ttulo1"/>
      </w:pPr>
      <w:r>
        <w:t>ORDEN DE TRABAJO  N°      06058</w:t>
      </w:r>
    </w:p>
    <w:p w:rsidR="009A0CC5" w:rsidRDefault="009A0CC5" w:rsidP="009A0CC5"/>
    <w:p w:rsidR="009A0CC5" w:rsidRDefault="00FF6FE2" w:rsidP="009A0CC5">
      <w:r>
        <w:t>FECHA:</w:t>
      </w:r>
      <w:r>
        <w:tab/>
        <w:t>Medellín, Febrero     03</w:t>
      </w:r>
      <w:r w:rsidR="009A0CC5">
        <w:t xml:space="preserve">    de   2010</w:t>
      </w:r>
    </w:p>
    <w:p w:rsidR="009A0CC5" w:rsidRDefault="009A0CC5" w:rsidP="009A0CC5">
      <w:r>
        <w:t>PARA:</w:t>
      </w:r>
      <w:r>
        <w:tab/>
      </w:r>
      <w:r>
        <w:tab/>
        <w:t>PLÁSTICOS DARMA</w:t>
      </w:r>
    </w:p>
    <w:p w:rsidR="009A0CC5" w:rsidRDefault="009A0CC5" w:rsidP="009A0CC5">
      <w:r>
        <w:t>ATENCIÓN:</w:t>
      </w:r>
      <w:r>
        <w:tab/>
        <w:t>Sr. Darío Jaramillo</w:t>
      </w:r>
    </w:p>
    <w:p w:rsidR="009A0CC5" w:rsidRDefault="009A0CC5" w:rsidP="009A0CC5">
      <w:r>
        <w:tab/>
      </w:r>
      <w:r>
        <w:tab/>
        <w:t>Gerente.</w:t>
      </w:r>
    </w:p>
    <w:p w:rsidR="009A0CC5" w:rsidRDefault="009A0CC5" w:rsidP="009A0CC5"/>
    <w:p w:rsidR="009A0CC5" w:rsidRDefault="009A0CC5" w:rsidP="009A0CC5">
      <w:r>
        <w:t>Apreciado Don Darío:</w:t>
      </w:r>
    </w:p>
    <w:p w:rsidR="009A0CC5" w:rsidRDefault="009A0CC5" w:rsidP="009A0CC5"/>
    <w:p w:rsidR="009A0CC5" w:rsidRDefault="009A0CC5" w:rsidP="009A0CC5">
      <w:r>
        <w:t>Con la presente estamos solicitando el siguiente Material :</w:t>
      </w:r>
    </w:p>
    <w:p w:rsidR="009A0CC5" w:rsidRDefault="009A0CC5" w:rsidP="009A0CC5"/>
    <w:p w:rsidR="009A0CC5" w:rsidRDefault="009A0CC5" w:rsidP="009A0CC5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9A0CC5" w:rsidRDefault="009A0CC5" w:rsidP="009A0CC5">
      <w:r>
        <w:t>MATERIAL:</w:t>
      </w:r>
      <w:r>
        <w:tab/>
      </w:r>
      <w:r>
        <w:tab/>
        <w:t xml:space="preserve">Polietileno Alta Densidad   </w:t>
      </w:r>
      <w:r w:rsidRPr="002419AA">
        <w:rPr>
          <w:b/>
        </w:rPr>
        <w:t>Blanco</w:t>
      </w:r>
      <w:r>
        <w:t xml:space="preserve"> Tubular.</w:t>
      </w:r>
    </w:p>
    <w:p w:rsidR="009A0CC5" w:rsidRDefault="009A0CC5" w:rsidP="009A0CC5">
      <w:r>
        <w:t>MEDIDA:</w:t>
      </w:r>
      <w:r>
        <w:tab/>
      </w:r>
      <w:r>
        <w:tab/>
      </w:r>
      <w:r w:rsidR="00F61980">
        <w:rPr>
          <w:b/>
        </w:rPr>
        <w:t>50</w:t>
      </w:r>
      <w:r w:rsidRPr="00D71D54">
        <w:rPr>
          <w:b/>
        </w:rPr>
        <w:t xml:space="preserve">  Cms</w:t>
      </w:r>
      <w:r>
        <w:t>.</w:t>
      </w:r>
    </w:p>
    <w:p w:rsidR="009A0CC5" w:rsidRDefault="009A0CC5" w:rsidP="009A0CC5">
      <w:pPr>
        <w:rPr>
          <w:b/>
          <w:bCs/>
        </w:rPr>
      </w:pPr>
      <w:r>
        <w:t>CALIBRE:</w:t>
      </w:r>
      <w:r>
        <w:tab/>
      </w:r>
      <w:r>
        <w:tab/>
      </w:r>
      <w:r w:rsidR="00F61980">
        <w:rPr>
          <w:b/>
        </w:rPr>
        <w:t>3.0</w:t>
      </w:r>
      <w:r>
        <w:t xml:space="preserve"> </w:t>
      </w:r>
      <w:r>
        <w:rPr>
          <w:b/>
          <w:bCs/>
        </w:rPr>
        <w:t xml:space="preserve">  ”</w:t>
      </w:r>
    </w:p>
    <w:p w:rsidR="009A0CC5" w:rsidRDefault="009A0CC5" w:rsidP="009A0CC5">
      <w:r>
        <w:t>COLOR:</w:t>
      </w:r>
      <w:r>
        <w:tab/>
      </w:r>
      <w:r>
        <w:tab/>
      </w:r>
      <w:r>
        <w:rPr>
          <w:b/>
        </w:rPr>
        <w:t>Blanco</w:t>
      </w:r>
    </w:p>
    <w:p w:rsidR="009A0CC5" w:rsidRDefault="009A0CC5" w:rsidP="009A0CC5">
      <w:r>
        <w:t>TRATADO:</w:t>
      </w:r>
      <w:r>
        <w:tab/>
      </w:r>
      <w:r>
        <w:tab/>
      </w:r>
      <w:r w:rsidR="00F61980">
        <w:t>1   Cara</w:t>
      </w:r>
      <w:r>
        <w:t>.</w:t>
      </w:r>
    </w:p>
    <w:p w:rsidR="009A0CC5" w:rsidRDefault="009A0CC5" w:rsidP="009A0CC5">
      <w:pPr>
        <w:rPr>
          <w:b/>
          <w:bCs/>
        </w:rPr>
      </w:pPr>
      <w:r>
        <w:t>CANTIDAD:</w:t>
      </w:r>
      <w:r>
        <w:tab/>
      </w:r>
      <w:r>
        <w:tab/>
        <w:t>1</w:t>
      </w:r>
      <w:r w:rsidR="00F61980">
        <w:t>0</w:t>
      </w:r>
      <w:r>
        <w:t>0   Kg.</w:t>
      </w:r>
      <w:r>
        <w:rPr>
          <w:b/>
          <w:bCs/>
        </w:rPr>
        <w:t xml:space="preserve"> </w:t>
      </w:r>
    </w:p>
    <w:p w:rsidR="009A0CC5" w:rsidRDefault="009A0CC5" w:rsidP="009A0CC5">
      <w:r>
        <w:t>REFERENCIA:</w:t>
      </w:r>
      <w:r>
        <w:tab/>
      </w:r>
      <w:r w:rsidR="00F61980">
        <w:rPr>
          <w:b/>
        </w:rPr>
        <w:t>CITY  BABY    GRANDE</w:t>
      </w:r>
    </w:p>
    <w:p w:rsidR="009A0CC5" w:rsidRDefault="009A0CC5" w:rsidP="009A0CC5">
      <w:r>
        <w:t>COLORES:</w:t>
      </w:r>
      <w:r>
        <w:tab/>
      </w:r>
      <w:r>
        <w:tab/>
      </w:r>
      <w:r w:rsidR="00F61980">
        <w:t xml:space="preserve">4   </w:t>
      </w:r>
      <w:r>
        <w:t xml:space="preserve"> ( Azul - Amarillo </w:t>
      </w:r>
      <w:r w:rsidR="00F61980">
        <w:t xml:space="preserve"> - Negro - Rosado</w:t>
      </w:r>
      <w:r>
        <w:t xml:space="preserve"> )</w:t>
      </w:r>
    </w:p>
    <w:p w:rsidR="009A0CC5" w:rsidRDefault="009A0CC5" w:rsidP="009A0CC5">
      <w:r>
        <w:t>CARAS:</w:t>
      </w:r>
      <w:r>
        <w:tab/>
      </w:r>
      <w:r>
        <w:tab/>
      </w:r>
      <w:r w:rsidR="00F61980">
        <w:t xml:space="preserve">1   (  4 </w:t>
      </w:r>
      <w:r>
        <w:t xml:space="preserve"> X 1 )</w:t>
      </w:r>
    </w:p>
    <w:p w:rsidR="009A0CC5" w:rsidRDefault="00F61980" w:rsidP="009A0CC5">
      <w:r>
        <w:t>REPETICIÓN:</w:t>
      </w:r>
      <w:r>
        <w:tab/>
        <w:t>40</w:t>
      </w:r>
    </w:p>
    <w:p w:rsidR="009A0CC5" w:rsidRDefault="00F61980" w:rsidP="009A0CC5">
      <w:r>
        <w:t>RODILLO:</w:t>
      </w:r>
      <w:r>
        <w:tab/>
      </w:r>
      <w:r>
        <w:tab/>
        <w:t>40</w:t>
      </w:r>
    </w:p>
    <w:p w:rsidR="009A0CC5" w:rsidRDefault="00F61980" w:rsidP="009A0CC5">
      <w:r>
        <w:t>BOLSA:</w:t>
      </w:r>
      <w:r>
        <w:tab/>
      </w:r>
      <w:r>
        <w:tab/>
        <w:t xml:space="preserve">40  x  50 </w:t>
      </w:r>
      <w:r w:rsidR="0011517F">
        <w:t xml:space="preserve">    cms  </w:t>
      </w:r>
    </w:p>
    <w:p w:rsidR="009A0CC5" w:rsidRDefault="009A0CC5" w:rsidP="009A0CC5">
      <w:r>
        <w:t>SELLADO:</w:t>
      </w:r>
      <w:r>
        <w:tab/>
      </w:r>
      <w:r>
        <w:tab/>
        <w:t>Lateral</w:t>
      </w:r>
    </w:p>
    <w:p w:rsidR="009A0CC5" w:rsidRDefault="009A0CC5" w:rsidP="009A0CC5"/>
    <w:p w:rsidR="009A0CC5" w:rsidRDefault="009A0CC5" w:rsidP="009A0CC5">
      <w:r>
        <w:rPr>
          <w:b/>
          <w:bCs/>
          <w:u w:val="single"/>
        </w:rPr>
        <w:t>NOTA:</w:t>
      </w:r>
      <w:r>
        <w:t xml:space="preserve">  * Los cyre</w:t>
      </w:r>
      <w:r w:rsidR="00A14AE8">
        <w:t>les   los  envía  Grafiflex</w:t>
      </w:r>
    </w:p>
    <w:p w:rsidR="009A0CC5" w:rsidRDefault="009A0CC5" w:rsidP="009A0CC5">
      <w:pPr>
        <w:numPr>
          <w:ilvl w:val="0"/>
          <w:numId w:val="1"/>
        </w:numPr>
      </w:pPr>
      <w:r>
        <w:t>Se envían Arte  para tonos   y  alturas</w:t>
      </w:r>
    </w:p>
    <w:p w:rsidR="009A0CC5" w:rsidRDefault="009A0CC5" w:rsidP="009A0CC5">
      <w:pPr>
        <w:numPr>
          <w:ilvl w:val="0"/>
          <w:numId w:val="1"/>
        </w:numPr>
      </w:pPr>
      <w:r>
        <w:t>Colocar pie de imprenta de Plasticos Union.</w:t>
      </w:r>
    </w:p>
    <w:p w:rsidR="009A0CC5" w:rsidRDefault="009A0CC5" w:rsidP="009A0CC5">
      <w:pPr>
        <w:numPr>
          <w:ilvl w:val="0"/>
          <w:numId w:val="1"/>
        </w:numPr>
      </w:pPr>
      <w:r>
        <w:t>Igual  ultimo  montaje</w:t>
      </w:r>
    </w:p>
    <w:p w:rsidR="009A0CC5" w:rsidRDefault="009A0CC5" w:rsidP="009A0CC5">
      <w:pPr>
        <w:ind w:left="885"/>
      </w:pPr>
    </w:p>
    <w:p w:rsidR="009A0CC5" w:rsidRPr="0098114D" w:rsidRDefault="009A0CC5" w:rsidP="009A0CC5">
      <w:pPr>
        <w:rPr>
          <w:b/>
          <w:u w:val="single"/>
        </w:rPr>
      </w:pPr>
    </w:p>
    <w:p w:rsidR="009A0CC5" w:rsidRDefault="009A0CC5" w:rsidP="009A0CC5">
      <w:r>
        <w:t>Agradezco la atención y colaboración prestada</w:t>
      </w:r>
    </w:p>
    <w:p w:rsidR="009A0CC5" w:rsidRDefault="009A0CC5" w:rsidP="009A0CC5"/>
    <w:p w:rsidR="009A0CC5" w:rsidRDefault="009A0CC5" w:rsidP="009A0CC5"/>
    <w:p w:rsidR="009A0CC5" w:rsidRDefault="009A0CC5" w:rsidP="009A0CC5">
      <w:r>
        <w:t>Cordialmente</w:t>
      </w:r>
    </w:p>
    <w:p w:rsidR="009A0CC5" w:rsidRDefault="009A0CC5" w:rsidP="009A0CC5"/>
    <w:p w:rsidR="009A0CC5" w:rsidRDefault="009A0CC5" w:rsidP="009A0CC5"/>
    <w:p w:rsidR="009A0CC5" w:rsidRDefault="009A0CC5" w:rsidP="009A0CC5">
      <w:r>
        <w:t>RICARDO CASAS ZAPATA</w:t>
      </w:r>
    </w:p>
    <w:p w:rsidR="009A0CC5" w:rsidRDefault="009A0CC5" w:rsidP="009A0CC5">
      <w:r>
        <w:t>Director.</w:t>
      </w:r>
    </w:p>
    <w:p w:rsidR="009A0CC5" w:rsidRDefault="009A0CC5" w:rsidP="009A0CC5">
      <w:pPr>
        <w:rPr>
          <w:b/>
        </w:rPr>
      </w:pPr>
    </w:p>
    <w:p w:rsidR="009A0CC5" w:rsidRDefault="009A0CC5" w:rsidP="009A0CC5">
      <w:pPr>
        <w:rPr>
          <w:b/>
        </w:rPr>
      </w:pPr>
    </w:p>
    <w:p w:rsidR="009A0CC5" w:rsidRDefault="009A0CC5" w:rsidP="009A0CC5">
      <w:pPr>
        <w:rPr>
          <w:b/>
        </w:rPr>
      </w:pPr>
    </w:p>
    <w:p w:rsidR="00DB4CE8" w:rsidRDefault="00DB4CE8" w:rsidP="00DB4CE8">
      <w:pPr>
        <w:rPr>
          <w:b/>
        </w:rPr>
      </w:pPr>
    </w:p>
    <w:p w:rsidR="00DB4CE8" w:rsidRDefault="00DB4CE8" w:rsidP="00DB4CE8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DB4CE8" w:rsidRDefault="00DB4CE8" w:rsidP="00DB4CE8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DB4CE8" w:rsidRDefault="00DB4CE8" w:rsidP="00DB4CE8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DB4CE8" w:rsidRDefault="00DB4CE8" w:rsidP="00DB4CE8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DB4CE8" w:rsidRDefault="00DB4CE8" w:rsidP="00DB4CE8">
      <w:pPr>
        <w:pStyle w:val="Ttulo1"/>
      </w:pPr>
    </w:p>
    <w:p w:rsidR="00DB4CE8" w:rsidRDefault="00DB4CE8" w:rsidP="00DB4CE8">
      <w:pPr>
        <w:pStyle w:val="Ttulo1"/>
      </w:pPr>
      <w:r>
        <w:t>ORDEN DE TRABAJO     N°   05936</w:t>
      </w:r>
    </w:p>
    <w:p w:rsidR="00DB4CE8" w:rsidRDefault="00DB4CE8" w:rsidP="00DB4CE8"/>
    <w:p w:rsidR="00DB4CE8" w:rsidRDefault="00DB4CE8" w:rsidP="00DB4CE8">
      <w:r>
        <w:t>FECHA:</w:t>
      </w:r>
      <w:r>
        <w:tab/>
        <w:t>Medellín,  Febrero   04   de   2010</w:t>
      </w:r>
    </w:p>
    <w:p w:rsidR="00DB4CE8" w:rsidRDefault="00DB4CE8" w:rsidP="00DB4CE8">
      <w:r>
        <w:t>PARA:</w:t>
      </w:r>
      <w:r>
        <w:tab/>
      </w:r>
      <w:r>
        <w:tab/>
        <w:t>PLÁSTICOS DARMA</w:t>
      </w:r>
    </w:p>
    <w:p w:rsidR="00DB4CE8" w:rsidRDefault="00DB4CE8" w:rsidP="00DB4CE8">
      <w:r>
        <w:t>ATENCIÓN:</w:t>
      </w:r>
      <w:r>
        <w:tab/>
        <w:t>Sr. Darío Jaramillo</w:t>
      </w:r>
    </w:p>
    <w:p w:rsidR="00DB4CE8" w:rsidRDefault="00DB4CE8" w:rsidP="00DB4CE8">
      <w:r>
        <w:tab/>
      </w:r>
      <w:r>
        <w:tab/>
        <w:t>Gerente.</w:t>
      </w:r>
    </w:p>
    <w:p w:rsidR="00DB4CE8" w:rsidRDefault="00DB4CE8" w:rsidP="00DB4CE8"/>
    <w:p w:rsidR="00DB4CE8" w:rsidRDefault="00DB4CE8" w:rsidP="00DB4CE8">
      <w:r>
        <w:t>Apreciado Don Darío :</w:t>
      </w:r>
    </w:p>
    <w:p w:rsidR="00DB4CE8" w:rsidRDefault="00DB4CE8" w:rsidP="00DB4CE8">
      <w:r>
        <w:t xml:space="preserve"> </w:t>
      </w:r>
    </w:p>
    <w:p w:rsidR="00DB4CE8" w:rsidRDefault="00DB4CE8" w:rsidP="00DB4CE8">
      <w:r>
        <w:t>Con la presente estamos solicitando el siguiente servicio de IMPRESION:</w:t>
      </w:r>
    </w:p>
    <w:p w:rsidR="00DB4CE8" w:rsidRDefault="00DB4CE8" w:rsidP="00DB4CE8"/>
    <w:p w:rsidR="00DB4CE8" w:rsidRDefault="00DB4CE8" w:rsidP="00DB4CE8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DB4CE8" w:rsidRDefault="00DB4CE8" w:rsidP="00DB4CE8">
      <w:r>
        <w:t>MATERIAL:</w:t>
      </w:r>
      <w:r>
        <w:tab/>
      </w:r>
      <w:r>
        <w:tab/>
        <w:t>Politileno de Baja Densidad</w:t>
      </w:r>
      <w:r w:rsidR="00EE3228">
        <w:t xml:space="preserve">  43  CM </w:t>
      </w:r>
    </w:p>
    <w:p w:rsidR="00DB4CE8" w:rsidRDefault="00DB4CE8" w:rsidP="00DB4CE8">
      <w:r>
        <w:t>COLOR:</w:t>
      </w:r>
      <w:r>
        <w:tab/>
      </w:r>
      <w:r>
        <w:tab/>
        <w:t>Blanco</w:t>
      </w:r>
    </w:p>
    <w:p w:rsidR="00DB4CE8" w:rsidRDefault="00DB4CE8" w:rsidP="00DB4CE8">
      <w:r>
        <w:t>CALIBRE:</w:t>
      </w:r>
      <w:r>
        <w:tab/>
      </w:r>
      <w:r>
        <w:tab/>
        <w:t>1.8</w:t>
      </w:r>
    </w:p>
    <w:p w:rsidR="00DB4CE8" w:rsidRDefault="00DB4CE8" w:rsidP="00DB4CE8">
      <w:r>
        <w:t>COLORES:</w:t>
      </w:r>
      <w:r>
        <w:tab/>
      </w:r>
      <w:r>
        <w:tab/>
        <w:t>2  ( ROJO – AZUL )</w:t>
      </w:r>
    </w:p>
    <w:p w:rsidR="00DB4CE8" w:rsidRDefault="00DB4CE8" w:rsidP="00DB4CE8">
      <w:r>
        <w:t>CARAS:</w:t>
      </w:r>
      <w:r>
        <w:tab/>
      </w:r>
      <w:r>
        <w:tab/>
        <w:t xml:space="preserve">2  </w:t>
      </w:r>
    </w:p>
    <w:p w:rsidR="00DB4CE8" w:rsidRDefault="00DB4CE8" w:rsidP="00DB4CE8">
      <w:r>
        <w:t>CANTIDAD:</w:t>
      </w:r>
      <w:r>
        <w:tab/>
      </w:r>
      <w:r>
        <w:tab/>
        <w:t xml:space="preserve">90 </w:t>
      </w:r>
      <w:r w:rsidR="00540287">
        <w:t xml:space="preserve">   </w:t>
      </w:r>
      <w:r>
        <w:t>Kilos</w:t>
      </w:r>
    </w:p>
    <w:p w:rsidR="00DB4CE8" w:rsidRDefault="00DB4CE8" w:rsidP="00DB4CE8">
      <w:r>
        <w:t>REPETICIÓN:</w:t>
      </w:r>
      <w:r>
        <w:tab/>
        <w:t xml:space="preserve">24.5   Cms. </w:t>
      </w:r>
    </w:p>
    <w:p w:rsidR="00DB4CE8" w:rsidRDefault="00DB4CE8" w:rsidP="00DB4CE8">
      <w:r>
        <w:t>BOLSA:</w:t>
      </w:r>
      <w:r>
        <w:tab/>
      </w:r>
      <w:r>
        <w:tab/>
        <w:t>24 x 36 + 7 Cms   Solapa  Doble</w:t>
      </w:r>
    </w:p>
    <w:p w:rsidR="00DB4CE8" w:rsidRDefault="00DB4CE8" w:rsidP="00DB4CE8">
      <w:r>
        <w:t>RODILLO :                24.5</w:t>
      </w:r>
    </w:p>
    <w:p w:rsidR="00DB4CE8" w:rsidRDefault="00DB4CE8" w:rsidP="00DB4CE8">
      <w:pPr>
        <w:rPr>
          <w:b/>
        </w:rPr>
      </w:pPr>
      <w:r>
        <w:t>REFERENCIA:</w:t>
      </w:r>
      <w:r>
        <w:tab/>
      </w:r>
      <w:r>
        <w:rPr>
          <w:b/>
        </w:rPr>
        <w:t>HELPHARMA</w:t>
      </w:r>
    </w:p>
    <w:p w:rsidR="00DB4CE8" w:rsidRDefault="00DB4CE8" w:rsidP="00DB4CE8">
      <w:pPr>
        <w:rPr>
          <w:b/>
        </w:rPr>
      </w:pPr>
      <w:r>
        <w:rPr>
          <w:b/>
        </w:rPr>
        <w:tab/>
      </w:r>
      <w:r>
        <w:rPr>
          <w:b/>
        </w:rPr>
        <w:tab/>
      </w:r>
    </w:p>
    <w:p w:rsidR="00DB4CE8" w:rsidRDefault="00DB4CE8" w:rsidP="00DB4CE8"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DB4CE8" w:rsidRDefault="00DB4CE8" w:rsidP="00DB4CE8">
      <w:r>
        <w:rPr>
          <w:b/>
          <w:bCs/>
          <w:u w:val="single"/>
        </w:rPr>
        <w:t>NOTA:</w:t>
      </w:r>
      <w:r>
        <w:t xml:space="preserve">  </w:t>
      </w:r>
      <w:r>
        <w:tab/>
        <w:t xml:space="preserve"> - Los cyreles  los anvia Grafiflex</w:t>
      </w:r>
    </w:p>
    <w:p w:rsidR="00DB4CE8" w:rsidRDefault="00DB4CE8" w:rsidP="00DB4CE8">
      <w:pPr>
        <w:ind w:left="1500"/>
      </w:pPr>
      <w:r>
        <w:t>- Altura y tonos según arte</w:t>
      </w:r>
    </w:p>
    <w:p w:rsidR="00540287" w:rsidRDefault="00540287" w:rsidP="00DB4CE8">
      <w:pPr>
        <w:ind w:left="1500"/>
      </w:pPr>
      <w:r>
        <w:t>CONTROLAR  PRESIONES DE IMPRESIÓN.</w:t>
      </w:r>
    </w:p>
    <w:p w:rsidR="00DB4CE8" w:rsidRPr="00547F4C" w:rsidRDefault="00DB4CE8" w:rsidP="00DB4CE8">
      <w:pPr>
        <w:rPr>
          <w:sz w:val="40"/>
          <w:szCs w:val="40"/>
        </w:rPr>
      </w:pPr>
    </w:p>
    <w:p w:rsidR="00DB4CE8" w:rsidRDefault="00DB4CE8" w:rsidP="00DB4CE8"/>
    <w:p w:rsidR="00DB4CE8" w:rsidRDefault="00DB4CE8" w:rsidP="00DB4CE8">
      <w:r>
        <w:t>Agradezco la atención y colaboración prestada.</w:t>
      </w:r>
    </w:p>
    <w:p w:rsidR="00DB4CE8" w:rsidRDefault="00DB4CE8" w:rsidP="00DB4CE8"/>
    <w:p w:rsidR="00DB4CE8" w:rsidRDefault="00DB4CE8" w:rsidP="00DB4CE8"/>
    <w:p w:rsidR="00DB4CE8" w:rsidRDefault="00DB4CE8" w:rsidP="00DB4CE8"/>
    <w:p w:rsidR="00DB4CE8" w:rsidRDefault="00DB4CE8" w:rsidP="00DB4CE8">
      <w:r>
        <w:t>Cordialmente,</w:t>
      </w:r>
    </w:p>
    <w:p w:rsidR="00DB4CE8" w:rsidRDefault="00DB4CE8" w:rsidP="00DB4CE8"/>
    <w:p w:rsidR="00DB4CE8" w:rsidRDefault="00DB4CE8" w:rsidP="00DB4CE8"/>
    <w:p w:rsidR="00DB4CE8" w:rsidRDefault="00DB4CE8" w:rsidP="00DB4CE8">
      <w:r>
        <w:t>RICARDO CASAS ZAPATA</w:t>
      </w:r>
    </w:p>
    <w:p w:rsidR="00DB4CE8" w:rsidRDefault="00DB4CE8" w:rsidP="00DB4CE8">
      <w:r>
        <w:t>Director.</w:t>
      </w:r>
    </w:p>
    <w:p w:rsidR="00DB4CE8" w:rsidRDefault="00DB4CE8" w:rsidP="00DB4CE8">
      <w:pPr>
        <w:rPr>
          <w:b/>
        </w:rPr>
      </w:pPr>
      <w:r>
        <w:rPr>
          <w:b/>
        </w:rPr>
        <w:br/>
      </w:r>
    </w:p>
    <w:p w:rsidR="00BF395A" w:rsidRDefault="00BF395A" w:rsidP="005450D8">
      <w:pPr>
        <w:rPr>
          <w:b/>
        </w:rPr>
      </w:pPr>
    </w:p>
    <w:p w:rsidR="0095771A" w:rsidRDefault="0095771A" w:rsidP="005450D8">
      <w:pPr>
        <w:rPr>
          <w:b/>
        </w:rPr>
      </w:pPr>
    </w:p>
    <w:p w:rsidR="0095771A" w:rsidRDefault="0095771A" w:rsidP="005450D8">
      <w:pPr>
        <w:rPr>
          <w:b/>
        </w:rPr>
      </w:pPr>
    </w:p>
    <w:p w:rsidR="0095771A" w:rsidRDefault="0095771A" w:rsidP="005450D8">
      <w:pPr>
        <w:rPr>
          <w:b/>
        </w:rPr>
      </w:pPr>
    </w:p>
    <w:p w:rsidR="0095771A" w:rsidRDefault="0095771A" w:rsidP="0095771A"/>
    <w:p w:rsidR="0095771A" w:rsidRDefault="0095771A" w:rsidP="0095771A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95771A" w:rsidRDefault="0095771A" w:rsidP="0095771A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95771A" w:rsidRDefault="0095771A" w:rsidP="0095771A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 - 144</w:t>
      </w:r>
    </w:p>
    <w:p w:rsidR="0095771A" w:rsidRDefault="0095771A" w:rsidP="0095771A">
      <w:pPr>
        <w:rPr>
          <w:b/>
          <w:bCs/>
          <w:sz w:val="20"/>
        </w:rPr>
      </w:pPr>
      <w:r>
        <w:rPr>
          <w:b/>
          <w:bCs/>
          <w:sz w:val="20"/>
        </w:rPr>
        <w:t>TEL:   4 44 46 64  ITAGUI.</w:t>
      </w:r>
    </w:p>
    <w:p w:rsidR="0095771A" w:rsidRDefault="0095771A" w:rsidP="0095771A">
      <w:pPr>
        <w:rPr>
          <w:b/>
          <w:bCs/>
          <w:sz w:val="20"/>
        </w:rPr>
      </w:pPr>
    </w:p>
    <w:p w:rsidR="0095771A" w:rsidRDefault="0095771A" w:rsidP="0095771A">
      <w:pPr>
        <w:rPr>
          <w:b/>
          <w:bCs/>
        </w:rPr>
      </w:pPr>
    </w:p>
    <w:p w:rsidR="0095771A" w:rsidRDefault="0095771A" w:rsidP="0095771A">
      <w:pPr>
        <w:rPr>
          <w:b/>
          <w:bCs/>
        </w:rPr>
      </w:pPr>
    </w:p>
    <w:p w:rsidR="0095771A" w:rsidRDefault="0095771A" w:rsidP="0095771A">
      <w:pPr>
        <w:pStyle w:val="Ttulo1"/>
      </w:pPr>
      <w:r>
        <w:t>ORDEN DE  TRABAJO   N°   05939</w:t>
      </w:r>
    </w:p>
    <w:p w:rsidR="0095771A" w:rsidRDefault="0095771A" w:rsidP="0095771A"/>
    <w:p w:rsidR="0095771A" w:rsidRDefault="0095771A" w:rsidP="0095771A">
      <w:r>
        <w:t>FECHA:</w:t>
      </w:r>
      <w:r>
        <w:tab/>
        <w:t>Medellín,  Febrero   09   de  2010</w:t>
      </w:r>
    </w:p>
    <w:p w:rsidR="0095771A" w:rsidRDefault="0095771A" w:rsidP="0095771A">
      <w:r>
        <w:t>PARA:</w:t>
      </w:r>
      <w:r>
        <w:tab/>
      </w:r>
      <w:r>
        <w:tab/>
        <w:t>PLÁSTICOS DARMA</w:t>
      </w:r>
    </w:p>
    <w:p w:rsidR="0095771A" w:rsidRDefault="0095771A" w:rsidP="0095771A">
      <w:r>
        <w:t>ATENCIÓN:</w:t>
      </w:r>
      <w:r>
        <w:tab/>
        <w:t>Sr. Darío Jaramillo</w:t>
      </w:r>
    </w:p>
    <w:p w:rsidR="0095771A" w:rsidRDefault="0095771A" w:rsidP="0095771A">
      <w:r>
        <w:tab/>
      </w:r>
      <w:r>
        <w:tab/>
        <w:t>Gerente.</w:t>
      </w:r>
    </w:p>
    <w:p w:rsidR="0095771A" w:rsidRDefault="0095771A" w:rsidP="0095771A"/>
    <w:p w:rsidR="0095771A" w:rsidRDefault="0095771A" w:rsidP="0095771A">
      <w:r>
        <w:t>Apreciado Don Darío:</w:t>
      </w:r>
    </w:p>
    <w:p w:rsidR="0095771A" w:rsidRDefault="0095771A" w:rsidP="0095771A"/>
    <w:p w:rsidR="0095771A" w:rsidRDefault="0095771A" w:rsidP="0095771A">
      <w:r>
        <w:t>Con la presente estamos solicitando el siguiente servicio de  IMPRESION:</w:t>
      </w:r>
    </w:p>
    <w:p w:rsidR="0095771A" w:rsidRDefault="0095771A" w:rsidP="0095771A"/>
    <w:p w:rsidR="0095771A" w:rsidRDefault="0095771A" w:rsidP="0095771A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95771A" w:rsidRDefault="0095771A" w:rsidP="0095771A">
      <w:r>
        <w:t xml:space="preserve">MATERIAL   :           Polipropileno  Lamina  de </w:t>
      </w:r>
      <w:r>
        <w:rPr>
          <w:b/>
        </w:rPr>
        <w:t>70</w:t>
      </w:r>
      <w:r w:rsidRPr="00911319">
        <w:rPr>
          <w:b/>
        </w:rPr>
        <w:t xml:space="preserve"> </w:t>
      </w:r>
      <w:r>
        <w:t xml:space="preserve"> cms</w:t>
      </w:r>
    </w:p>
    <w:p w:rsidR="0095771A" w:rsidRDefault="0095771A" w:rsidP="0095771A">
      <w:r>
        <w:t>CLIBRE      :               1</w:t>
      </w:r>
      <w:r w:rsidR="006E4587">
        <w:rPr>
          <w:b/>
        </w:rPr>
        <w:t>.4</w:t>
      </w:r>
      <w:r w:rsidRPr="00F877C0">
        <w:rPr>
          <w:b/>
        </w:rPr>
        <w:t xml:space="preserve"> ”</w:t>
      </w:r>
    </w:p>
    <w:p w:rsidR="0095771A" w:rsidRDefault="0095771A" w:rsidP="0095771A">
      <w:r>
        <w:t>REFERENCIA:</w:t>
      </w:r>
      <w:r>
        <w:tab/>
      </w:r>
      <w:r w:rsidRPr="00E3688C">
        <w:rPr>
          <w:b/>
        </w:rPr>
        <w:t>TOSTADA  CROSTY</w:t>
      </w:r>
    </w:p>
    <w:p w:rsidR="0095771A" w:rsidRDefault="0095771A" w:rsidP="0095771A">
      <w:r>
        <w:t>CANTIDAD    :          120    Kg</w:t>
      </w:r>
    </w:p>
    <w:p w:rsidR="0095771A" w:rsidRDefault="0095771A" w:rsidP="0095771A">
      <w:r>
        <w:t>COLORES:</w:t>
      </w:r>
      <w:r>
        <w:tab/>
      </w:r>
      <w:r>
        <w:tab/>
        <w:t>4 (   Según  Muestra   )</w:t>
      </w:r>
    </w:p>
    <w:p w:rsidR="0095771A" w:rsidRDefault="0095771A" w:rsidP="0095771A">
      <w:r>
        <w:t>CARAS:</w:t>
      </w:r>
      <w:r>
        <w:tab/>
      </w:r>
      <w:r>
        <w:tab/>
        <w:t>2</w:t>
      </w:r>
    </w:p>
    <w:p w:rsidR="0095771A" w:rsidRDefault="0095771A" w:rsidP="0095771A">
      <w:r>
        <w:t>REPETICIÓN:</w:t>
      </w:r>
      <w:r>
        <w:tab/>
        <w:t>18</w:t>
      </w:r>
    </w:p>
    <w:p w:rsidR="0095771A" w:rsidRDefault="0095771A" w:rsidP="0095771A">
      <w:r>
        <w:t>RODILLO:</w:t>
      </w:r>
      <w:r>
        <w:tab/>
      </w:r>
      <w:r>
        <w:tab/>
        <w:t>37</w:t>
      </w:r>
    </w:p>
    <w:p w:rsidR="0095771A" w:rsidRPr="009A4BD3" w:rsidRDefault="0095771A" w:rsidP="0095771A">
      <w:pPr>
        <w:rPr>
          <w:b/>
        </w:rPr>
      </w:pPr>
      <w:r>
        <w:t>BOLSA:</w:t>
      </w:r>
      <w:r>
        <w:tab/>
      </w:r>
      <w:r>
        <w:tab/>
      </w:r>
      <w:r>
        <w:rPr>
          <w:b/>
        </w:rPr>
        <w:t>18  x  32  + 3</w:t>
      </w:r>
      <w:r w:rsidRPr="009A4BD3">
        <w:rPr>
          <w:b/>
        </w:rPr>
        <w:t xml:space="preserve">  cms</w:t>
      </w:r>
    </w:p>
    <w:p w:rsidR="0095771A" w:rsidRDefault="0095771A" w:rsidP="0095771A">
      <w:r>
        <w:t>SELLADO:</w:t>
      </w:r>
      <w:r>
        <w:tab/>
      </w:r>
      <w:r>
        <w:tab/>
        <w:t>Para selle lateral.</w:t>
      </w:r>
    </w:p>
    <w:p w:rsidR="0095771A" w:rsidRDefault="0095771A" w:rsidP="0095771A"/>
    <w:p w:rsidR="0095771A" w:rsidRDefault="0095771A" w:rsidP="0095771A"/>
    <w:p w:rsidR="0095771A" w:rsidRDefault="0095771A" w:rsidP="0095771A">
      <w:r>
        <w:rPr>
          <w:b/>
          <w:bCs/>
          <w:u w:val="single"/>
        </w:rPr>
        <w:t>NOTA:</w:t>
      </w:r>
      <w:r>
        <w:t xml:space="preserve">  *  Cyreles  en su planta</w:t>
      </w:r>
    </w:p>
    <w:p w:rsidR="0095771A" w:rsidRDefault="0095771A" w:rsidP="0095771A">
      <w:pPr>
        <w:numPr>
          <w:ilvl w:val="0"/>
          <w:numId w:val="1"/>
        </w:numPr>
      </w:pPr>
      <w:r>
        <w:t>Se envían muestra física  para tonos y alturas</w:t>
      </w:r>
    </w:p>
    <w:p w:rsidR="0095771A" w:rsidRDefault="0095771A" w:rsidP="0095771A">
      <w:pPr>
        <w:numPr>
          <w:ilvl w:val="0"/>
          <w:numId w:val="2"/>
        </w:numPr>
        <w:rPr>
          <w:b/>
        </w:rPr>
      </w:pPr>
      <w:r w:rsidRPr="00764873">
        <w:rPr>
          <w:b/>
        </w:rPr>
        <w:t>Se</w:t>
      </w:r>
      <w:r>
        <w:rPr>
          <w:b/>
        </w:rPr>
        <w:t xml:space="preserve"> envia  el material de PP  de 70  cm  Lamina</w:t>
      </w:r>
    </w:p>
    <w:p w:rsidR="0095771A" w:rsidRDefault="0095771A" w:rsidP="0095771A">
      <w:pPr>
        <w:ind w:left="885"/>
      </w:pPr>
    </w:p>
    <w:p w:rsidR="0095771A" w:rsidRDefault="0095771A" w:rsidP="0095771A">
      <w:pPr>
        <w:ind w:left="885"/>
      </w:pPr>
    </w:p>
    <w:p w:rsidR="0095771A" w:rsidRDefault="0095771A" w:rsidP="0095771A">
      <w:pPr>
        <w:ind w:left="885"/>
      </w:pPr>
    </w:p>
    <w:p w:rsidR="0095771A" w:rsidRDefault="0095771A" w:rsidP="0095771A">
      <w:r>
        <w:t>Agradezco la atención y colaboración prestada.</w:t>
      </w:r>
    </w:p>
    <w:p w:rsidR="0095771A" w:rsidRDefault="0095771A" w:rsidP="0095771A"/>
    <w:p w:rsidR="0095771A" w:rsidRDefault="0095771A" w:rsidP="0095771A"/>
    <w:p w:rsidR="0095771A" w:rsidRDefault="0095771A" w:rsidP="0095771A"/>
    <w:p w:rsidR="0095771A" w:rsidRDefault="0095771A" w:rsidP="0095771A">
      <w:r>
        <w:t xml:space="preserve">Cordialmente,                                                      </w:t>
      </w:r>
    </w:p>
    <w:p w:rsidR="0095771A" w:rsidRDefault="0095771A" w:rsidP="0095771A"/>
    <w:p w:rsidR="0095771A" w:rsidRDefault="0095771A" w:rsidP="0095771A"/>
    <w:p w:rsidR="0095771A" w:rsidRDefault="0095771A" w:rsidP="0095771A"/>
    <w:p w:rsidR="0095771A" w:rsidRDefault="0095771A" w:rsidP="0095771A">
      <w:r>
        <w:t>RICARDO CASAS ZAPATA</w:t>
      </w:r>
    </w:p>
    <w:p w:rsidR="0095771A" w:rsidRDefault="0095771A" w:rsidP="0095771A">
      <w:r>
        <w:t>Director.</w:t>
      </w:r>
    </w:p>
    <w:p w:rsidR="0095771A" w:rsidRDefault="0095771A" w:rsidP="005450D8">
      <w:pPr>
        <w:rPr>
          <w:b/>
        </w:rPr>
      </w:pPr>
    </w:p>
    <w:p w:rsidR="000B260D" w:rsidRDefault="000B260D" w:rsidP="005450D8">
      <w:pPr>
        <w:rPr>
          <w:b/>
        </w:rPr>
      </w:pPr>
    </w:p>
    <w:p w:rsidR="000B260D" w:rsidRDefault="000B260D" w:rsidP="005450D8">
      <w:pPr>
        <w:rPr>
          <w:b/>
        </w:rPr>
      </w:pPr>
    </w:p>
    <w:p w:rsidR="000B260D" w:rsidRDefault="000B260D" w:rsidP="000B260D">
      <w:pPr>
        <w:rPr>
          <w:b/>
        </w:rPr>
      </w:pPr>
    </w:p>
    <w:p w:rsidR="000B260D" w:rsidRDefault="000B260D" w:rsidP="000B260D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0B260D" w:rsidRDefault="000B260D" w:rsidP="000B260D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0B260D" w:rsidRDefault="000B260D" w:rsidP="000B260D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– 144 </w:t>
      </w:r>
    </w:p>
    <w:p w:rsidR="000B260D" w:rsidRDefault="000B260D" w:rsidP="000B260D">
      <w:pPr>
        <w:rPr>
          <w:b/>
          <w:bCs/>
          <w:sz w:val="20"/>
        </w:rPr>
      </w:pPr>
      <w:r>
        <w:rPr>
          <w:b/>
          <w:bCs/>
          <w:sz w:val="20"/>
        </w:rPr>
        <w:t xml:space="preserve">TEL:   4 44 46 64  ITAGUI                                      </w:t>
      </w:r>
    </w:p>
    <w:p w:rsidR="000B260D" w:rsidRDefault="000B260D" w:rsidP="000B260D"/>
    <w:p w:rsidR="000B260D" w:rsidRDefault="000B260D" w:rsidP="000B260D">
      <w:pPr>
        <w:pStyle w:val="Ttulo1"/>
      </w:pPr>
      <w:r>
        <w:t>ORDEN DE TRABAJO   N°      06104</w:t>
      </w:r>
    </w:p>
    <w:p w:rsidR="000B260D" w:rsidRDefault="000B260D" w:rsidP="000B260D"/>
    <w:p w:rsidR="000B260D" w:rsidRDefault="000B260D" w:rsidP="000B260D">
      <w:r>
        <w:t>FECHA:</w:t>
      </w:r>
      <w:r>
        <w:tab/>
        <w:t>Medellín, Febrero  09  de  2010</w:t>
      </w:r>
    </w:p>
    <w:p w:rsidR="000B260D" w:rsidRDefault="000B260D" w:rsidP="000B260D">
      <w:r>
        <w:t>PARA:</w:t>
      </w:r>
      <w:r>
        <w:tab/>
      </w:r>
      <w:r>
        <w:tab/>
        <w:t>PLÁSTICOS DARMA</w:t>
      </w:r>
    </w:p>
    <w:p w:rsidR="000B260D" w:rsidRDefault="000B260D" w:rsidP="000B260D">
      <w:r>
        <w:t>ATENCIÓN:</w:t>
      </w:r>
      <w:r>
        <w:tab/>
        <w:t>Sr. Darío Jaramillo</w:t>
      </w:r>
    </w:p>
    <w:p w:rsidR="000B260D" w:rsidRDefault="000B260D" w:rsidP="000B260D">
      <w:r>
        <w:tab/>
      </w:r>
      <w:r>
        <w:tab/>
        <w:t>Gerente.</w:t>
      </w:r>
    </w:p>
    <w:p w:rsidR="000B260D" w:rsidRDefault="000B260D" w:rsidP="000B260D"/>
    <w:p w:rsidR="000B260D" w:rsidRDefault="000B260D" w:rsidP="000B260D">
      <w:r>
        <w:t>Apreciado Don Darío:</w:t>
      </w:r>
    </w:p>
    <w:p w:rsidR="000B260D" w:rsidRDefault="000B260D" w:rsidP="000B260D"/>
    <w:p w:rsidR="000B260D" w:rsidRDefault="000B260D" w:rsidP="000B260D">
      <w:r>
        <w:t xml:space="preserve">Con la presente estamos solicitando el siguiente servicio de  </w:t>
      </w:r>
      <w:r>
        <w:rPr>
          <w:b/>
        </w:rPr>
        <w:t>IMPRESIÓN</w:t>
      </w:r>
      <w:r>
        <w:t xml:space="preserve"> :</w:t>
      </w:r>
    </w:p>
    <w:p w:rsidR="000B260D" w:rsidRDefault="000B260D" w:rsidP="000B260D"/>
    <w:p w:rsidR="000B260D" w:rsidRDefault="000B260D" w:rsidP="000B260D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0B260D" w:rsidRDefault="000B260D" w:rsidP="000B260D">
      <w:r>
        <w:t>MATERIAL   :           Polipropileno Tubular de 40  cms</w:t>
      </w:r>
    </w:p>
    <w:p w:rsidR="000B260D" w:rsidRDefault="000B260D" w:rsidP="000B260D">
      <w:r>
        <w:t xml:space="preserve">CLIBRE      :               </w:t>
      </w:r>
      <w:smartTag w:uri="urn:schemas-microsoft-com:office:smarttags" w:element="metricconverter">
        <w:smartTagPr>
          <w:attr w:name="ProductID" w:val="1.3 ”"/>
        </w:smartTagPr>
        <w:r>
          <w:t>1.3 ”</w:t>
        </w:r>
      </w:smartTag>
    </w:p>
    <w:p w:rsidR="000B260D" w:rsidRDefault="000B260D" w:rsidP="000B260D">
      <w:r>
        <w:t>REFERENCIA:</w:t>
      </w:r>
      <w:r>
        <w:tab/>
      </w:r>
      <w:r>
        <w:rPr>
          <w:b/>
        </w:rPr>
        <w:t>PAQUETAZO  DISNEY</w:t>
      </w:r>
    </w:p>
    <w:p w:rsidR="000B260D" w:rsidRDefault="00BB1C54" w:rsidP="000B260D">
      <w:r>
        <w:t>CANTIDAD    :          35</w:t>
      </w:r>
      <w:r w:rsidR="000B260D">
        <w:t>0   Kg</w:t>
      </w:r>
    </w:p>
    <w:p w:rsidR="000B260D" w:rsidRDefault="000B260D" w:rsidP="000B260D">
      <w:r>
        <w:t>COLORES:</w:t>
      </w:r>
      <w:r>
        <w:tab/>
      </w:r>
      <w:r>
        <w:tab/>
        <w:t>2 ( Azul – Blanco – Rojo - Amarillo )</w:t>
      </w:r>
    </w:p>
    <w:p w:rsidR="000B260D" w:rsidRDefault="000B260D" w:rsidP="000B260D">
      <w:r>
        <w:t>CARAS:</w:t>
      </w:r>
      <w:r>
        <w:tab/>
      </w:r>
      <w:r>
        <w:tab/>
        <w:t>2</w:t>
      </w:r>
    </w:p>
    <w:p w:rsidR="000B260D" w:rsidRDefault="000B260D" w:rsidP="000B260D">
      <w:r>
        <w:t>REPETICIÓN:</w:t>
      </w:r>
      <w:r>
        <w:tab/>
        <w:t>37  cms</w:t>
      </w:r>
    </w:p>
    <w:p w:rsidR="000B260D" w:rsidRDefault="000B260D" w:rsidP="000B260D">
      <w:r>
        <w:t>RODILLO:</w:t>
      </w:r>
      <w:r>
        <w:tab/>
      </w:r>
      <w:r>
        <w:tab/>
        <w:t>37</w:t>
      </w:r>
    </w:p>
    <w:p w:rsidR="000B260D" w:rsidRDefault="000B260D" w:rsidP="000B260D">
      <w:r>
        <w:t>BOLSA:</w:t>
      </w:r>
      <w:r>
        <w:tab/>
      </w:r>
      <w:r>
        <w:tab/>
      </w:r>
      <w:r>
        <w:rPr>
          <w:b/>
        </w:rPr>
        <w:t xml:space="preserve">37  x  36 + 4   </w:t>
      </w:r>
      <w:r>
        <w:t xml:space="preserve"> cms   Fuelle  Fondo</w:t>
      </w:r>
    </w:p>
    <w:p w:rsidR="000B260D" w:rsidRDefault="000B260D" w:rsidP="000B260D">
      <w:r>
        <w:t>SELLADO:</w:t>
      </w:r>
      <w:r>
        <w:tab/>
      </w:r>
      <w:r>
        <w:tab/>
        <w:t>Para selle lateral.</w:t>
      </w:r>
    </w:p>
    <w:p w:rsidR="000B260D" w:rsidRDefault="000B260D" w:rsidP="000B260D"/>
    <w:p w:rsidR="000B260D" w:rsidRDefault="000B260D" w:rsidP="000B260D"/>
    <w:p w:rsidR="000B260D" w:rsidRDefault="000B260D" w:rsidP="000B260D">
      <w:r>
        <w:rPr>
          <w:b/>
          <w:bCs/>
          <w:u w:val="single"/>
        </w:rPr>
        <w:t>NOTA:</w:t>
      </w:r>
      <w:r>
        <w:t xml:space="preserve">  * Los cyreles se encuentran en su planta.</w:t>
      </w:r>
    </w:p>
    <w:p w:rsidR="000B260D" w:rsidRDefault="000B260D" w:rsidP="000B260D">
      <w:pPr>
        <w:numPr>
          <w:ilvl w:val="0"/>
          <w:numId w:val="10"/>
        </w:numPr>
      </w:pPr>
      <w:r>
        <w:t>Se envían Plano  para tonos y alturas</w:t>
      </w:r>
    </w:p>
    <w:p w:rsidR="000B260D" w:rsidRDefault="000B260D" w:rsidP="000B260D">
      <w:pPr>
        <w:numPr>
          <w:ilvl w:val="0"/>
          <w:numId w:val="10"/>
        </w:numPr>
      </w:pPr>
      <w:r>
        <w:t>Colocar pie de imprenta</w:t>
      </w:r>
    </w:p>
    <w:p w:rsidR="000B260D" w:rsidRDefault="000B260D" w:rsidP="000B260D">
      <w:pPr>
        <w:numPr>
          <w:ilvl w:val="0"/>
          <w:numId w:val="10"/>
        </w:numPr>
      </w:pPr>
      <w:r>
        <w:t xml:space="preserve">SE APRUEBA </w:t>
      </w:r>
      <w:r w:rsidR="00A32486">
        <w:t>IMPRESIÓN</w:t>
      </w:r>
    </w:p>
    <w:p w:rsidR="00A32486" w:rsidRDefault="00A32486" w:rsidP="000B260D">
      <w:pPr>
        <w:numPr>
          <w:ilvl w:val="0"/>
          <w:numId w:val="10"/>
        </w:numPr>
      </w:pPr>
      <w:r>
        <w:t>SE ENVIA  CYREL PARA ANEXAR 400  GMS.</w:t>
      </w:r>
    </w:p>
    <w:p w:rsidR="000B260D" w:rsidRDefault="000B260D" w:rsidP="000B260D">
      <w:pPr>
        <w:ind w:left="885"/>
      </w:pPr>
      <w:r>
        <w:t xml:space="preserve"> </w:t>
      </w:r>
    </w:p>
    <w:p w:rsidR="000B260D" w:rsidRDefault="000B260D" w:rsidP="000B260D">
      <w:pPr>
        <w:ind w:left="1125"/>
        <w:rPr>
          <w:b/>
          <w:bCs/>
          <w:u w:val="single"/>
        </w:rPr>
      </w:pPr>
    </w:p>
    <w:p w:rsidR="000B260D" w:rsidRDefault="000B260D" w:rsidP="000B260D">
      <w:pPr>
        <w:ind w:left="885"/>
        <w:rPr>
          <w:b/>
          <w:bCs/>
          <w:u w:val="single"/>
        </w:rPr>
      </w:pPr>
    </w:p>
    <w:p w:rsidR="000B260D" w:rsidRDefault="000B260D" w:rsidP="000B260D">
      <w:r>
        <w:t>Agradezco la atención y colaboración prestada.</w:t>
      </w:r>
    </w:p>
    <w:p w:rsidR="000B260D" w:rsidRDefault="000B260D" w:rsidP="000B260D"/>
    <w:p w:rsidR="000B260D" w:rsidRDefault="000B260D" w:rsidP="000B260D"/>
    <w:p w:rsidR="000B260D" w:rsidRDefault="000B260D" w:rsidP="000B260D">
      <w:r>
        <w:t>Cordialmente,</w:t>
      </w:r>
    </w:p>
    <w:p w:rsidR="000B260D" w:rsidRDefault="000B260D" w:rsidP="000B260D"/>
    <w:p w:rsidR="000B260D" w:rsidRDefault="000B260D" w:rsidP="000B260D"/>
    <w:p w:rsidR="000B260D" w:rsidRDefault="000B260D" w:rsidP="000B260D"/>
    <w:p w:rsidR="000B260D" w:rsidRDefault="000B260D" w:rsidP="000B260D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0B260D" w:rsidRDefault="000B260D" w:rsidP="000B260D">
      <w:r>
        <w:t>Director.</w:t>
      </w:r>
    </w:p>
    <w:p w:rsidR="000B260D" w:rsidRDefault="000B260D" w:rsidP="005450D8">
      <w:pPr>
        <w:rPr>
          <w:b/>
        </w:rPr>
      </w:pPr>
    </w:p>
    <w:p w:rsidR="00E27E3C" w:rsidRDefault="00E27E3C" w:rsidP="005450D8">
      <w:pPr>
        <w:rPr>
          <w:b/>
        </w:rPr>
      </w:pPr>
    </w:p>
    <w:p w:rsidR="00EB64B9" w:rsidRDefault="00EB64B9" w:rsidP="005450D8">
      <w:pPr>
        <w:rPr>
          <w:b/>
        </w:rPr>
      </w:pPr>
    </w:p>
    <w:p w:rsidR="00E27E3C" w:rsidRDefault="00E27E3C" w:rsidP="005450D8">
      <w:pPr>
        <w:rPr>
          <w:b/>
        </w:rPr>
      </w:pPr>
    </w:p>
    <w:p w:rsidR="00E27E3C" w:rsidRDefault="00E27E3C" w:rsidP="00E27E3C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E27E3C" w:rsidRDefault="00E27E3C" w:rsidP="00E27E3C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E27E3C" w:rsidRDefault="00E27E3C" w:rsidP="00E27E3C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 - 144</w:t>
      </w:r>
    </w:p>
    <w:p w:rsidR="00E27E3C" w:rsidRDefault="00E27E3C" w:rsidP="00E27E3C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 44 46 64  ITAGUI.</w:t>
      </w:r>
    </w:p>
    <w:p w:rsidR="00E27E3C" w:rsidRDefault="00E27E3C" w:rsidP="00E27E3C">
      <w:pPr>
        <w:rPr>
          <w:b/>
          <w:bCs/>
          <w:sz w:val="20"/>
        </w:rPr>
      </w:pPr>
    </w:p>
    <w:p w:rsidR="00E27E3C" w:rsidRDefault="00E27E3C" w:rsidP="00E27E3C">
      <w:pPr>
        <w:rPr>
          <w:b/>
          <w:bCs/>
        </w:rPr>
      </w:pPr>
    </w:p>
    <w:p w:rsidR="00E27E3C" w:rsidRDefault="00E27E3C" w:rsidP="00E27E3C">
      <w:pPr>
        <w:pStyle w:val="Ttulo1"/>
      </w:pPr>
      <w:r>
        <w:t>ORDEN DE  TRABAJO      N°   05942</w:t>
      </w:r>
    </w:p>
    <w:p w:rsidR="00E27E3C" w:rsidRDefault="00E27E3C" w:rsidP="00E27E3C"/>
    <w:p w:rsidR="00E27E3C" w:rsidRDefault="00E27E3C" w:rsidP="00E27E3C">
      <w:r>
        <w:t>FECHA:</w:t>
      </w:r>
      <w:r>
        <w:tab/>
        <w:t>Medellín,  Febrero   09   de 2010</w:t>
      </w:r>
    </w:p>
    <w:p w:rsidR="00E27E3C" w:rsidRDefault="00E27E3C" w:rsidP="00E27E3C">
      <w:r>
        <w:t>PARA:</w:t>
      </w:r>
      <w:r>
        <w:tab/>
      </w:r>
      <w:r>
        <w:tab/>
        <w:t>PLÁSTICOS DARMA</w:t>
      </w:r>
    </w:p>
    <w:p w:rsidR="00E27E3C" w:rsidRDefault="00E27E3C" w:rsidP="00E27E3C">
      <w:r>
        <w:t>ATENCIÓN:</w:t>
      </w:r>
      <w:r>
        <w:tab/>
        <w:t>Sr. Darío Jaramillo</w:t>
      </w:r>
    </w:p>
    <w:p w:rsidR="00E27E3C" w:rsidRDefault="00E27E3C" w:rsidP="00E27E3C">
      <w:r>
        <w:tab/>
      </w:r>
      <w:r>
        <w:tab/>
        <w:t>Gerente.</w:t>
      </w:r>
    </w:p>
    <w:p w:rsidR="00E27E3C" w:rsidRDefault="00E27E3C" w:rsidP="00E27E3C"/>
    <w:p w:rsidR="00E27E3C" w:rsidRDefault="00E27E3C" w:rsidP="00E27E3C">
      <w:r>
        <w:t>Apreciado Don Darío:</w:t>
      </w:r>
    </w:p>
    <w:p w:rsidR="00E27E3C" w:rsidRDefault="00E27E3C" w:rsidP="00E27E3C"/>
    <w:p w:rsidR="00E27E3C" w:rsidRDefault="00E27E3C" w:rsidP="00E27E3C">
      <w:r>
        <w:t>Con la presente estamos solicitando el siguiente servicio de  IMPRESION:</w:t>
      </w:r>
    </w:p>
    <w:p w:rsidR="00E27E3C" w:rsidRDefault="00E27E3C" w:rsidP="00E27E3C"/>
    <w:p w:rsidR="00E27E3C" w:rsidRDefault="00E27E3C" w:rsidP="00E27E3C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E27E3C" w:rsidRDefault="00E27E3C" w:rsidP="00E27E3C">
      <w:r>
        <w:t xml:space="preserve">MATERIAL   :           Polipropileno Tubular de </w:t>
      </w:r>
      <w:r>
        <w:rPr>
          <w:b/>
        </w:rPr>
        <w:t xml:space="preserve">  33  </w:t>
      </w:r>
      <w:r>
        <w:t xml:space="preserve"> cms</w:t>
      </w:r>
    </w:p>
    <w:p w:rsidR="00E27E3C" w:rsidRDefault="00E27E3C" w:rsidP="00E27E3C">
      <w:r>
        <w:t xml:space="preserve">CLIBRE      :               </w:t>
      </w:r>
      <w:r>
        <w:rPr>
          <w:b/>
        </w:rPr>
        <w:t>2.8</w:t>
      </w:r>
      <w:r w:rsidRPr="00F877C0">
        <w:rPr>
          <w:b/>
        </w:rPr>
        <w:t xml:space="preserve"> </w:t>
      </w:r>
      <w:r>
        <w:rPr>
          <w:b/>
        </w:rPr>
        <w:t xml:space="preserve">  </w:t>
      </w:r>
      <w:r w:rsidRPr="00F877C0">
        <w:rPr>
          <w:b/>
        </w:rPr>
        <w:t>”</w:t>
      </w:r>
    </w:p>
    <w:p w:rsidR="00E27E3C" w:rsidRDefault="00E27E3C" w:rsidP="00E27E3C">
      <w:r>
        <w:t>REFERENCIA:</w:t>
      </w:r>
      <w:r>
        <w:tab/>
      </w:r>
      <w:r>
        <w:rPr>
          <w:b/>
        </w:rPr>
        <w:t>ADVERTENCIA  GRANDE  ESPECIAL</w:t>
      </w:r>
    </w:p>
    <w:p w:rsidR="00E27E3C" w:rsidRPr="00F956F8" w:rsidRDefault="00E27E3C" w:rsidP="00E27E3C">
      <w:pPr>
        <w:rPr>
          <w:b/>
        </w:rPr>
      </w:pPr>
      <w:r>
        <w:t xml:space="preserve">CANTIDAD    :          </w:t>
      </w:r>
      <w:r w:rsidR="00CF0683">
        <w:t>5</w:t>
      </w:r>
      <w:r>
        <w:rPr>
          <w:b/>
        </w:rPr>
        <w:t>0</w:t>
      </w:r>
      <w:r w:rsidRPr="00F956F8">
        <w:rPr>
          <w:b/>
        </w:rPr>
        <w:t xml:space="preserve">    Kg</w:t>
      </w:r>
    </w:p>
    <w:p w:rsidR="00E27E3C" w:rsidRDefault="00E27E3C" w:rsidP="00E27E3C">
      <w:r>
        <w:t>COLORES:</w:t>
      </w:r>
      <w:r>
        <w:tab/>
      </w:r>
      <w:r>
        <w:tab/>
        <w:t>1 (   Negro  )</w:t>
      </w:r>
    </w:p>
    <w:p w:rsidR="00E27E3C" w:rsidRDefault="00E27E3C" w:rsidP="00E27E3C">
      <w:r>
        <w:t>CARAS:</w:t>
      </w:r>
      <w:r>
        <w:tab/>
      </w:r>
      <w:r>
        <w:tab/>
        <w:t>1</w:t>
      </w:r>
    </w:p>
    <w:p w:rsidR="00E27E3C" w:rsidRDefault="00E27E3C" w:rsidP="00E27E3C">
      <w:r>
        <w:t>REPETICIÓN:</w:t>
      </w:r>
      <w:r>
        <w:tab/>
        <w:t>54</w:t>
      </w:r>
    </w:p>
    <w:p w:rsidR="00E27E3C" w:rsidRDefault="00E27E3C" w:rsidP="00E27E3C">
      <w:r>
        <w:t>RODILLO:</w:t>
      </w:r>
      <w:r>
        <w:tab/>
      </w:r>
      <w:r>
        <w:tab/>
        <w:t>27</w:t>
      </w:r>
    </w:p>
    <w:p w:rsidR="00E27E3C" w:rsidRPr="009A4BD3" w:rsidRDefault="00E27E3C" w:rsidP="00E27E3C">
      <w:pPr>
        <w:rPr>
          <w:b/>
        </w:rPr>
      </w:pPr>
      <w:r>
        <w:t>BOLSA:</w:t>
      </w:r>
      <w:r>
        <w:tab/>
      </w:r>
      <w:r>
        <w:tab/>
      </w:r>
      <w:r>
        <w:rPr>
          <w:b/>
        </w:rPr>
        <w:t xml:space="preserve">27  x   30   +  6 </w:t>
      </w:r>
      <w:r w:rsidRPr="009A4BD3">
        <w:rPr>
          <w:b/>
        </w:rPr>
        <w:t xml:space="preserve">  cms</w:t>
      </w:r>
    </w:p>
    <w:p w:rsidR="00E27E3C" w:rsidRDefault="00E27E3C" w:rsidP="00E27E3C">
      <w:r>
        <w:t>SELLADO:</w:t>
      </w:r>
      <w:r>
        <w:tab/>
      </w:r>
      <w:r>
        <w:tab/>
        <w:t>Para selle lateral.</w:t>
      </w:r>
    </w:p>
    <w:p w:rsidR="00E27E3C" w:rsidRDefault="00E27E3C" w:rsidP="00E27E3C"/>
    <w:p w:rsidR="00E27E3C" w:rsidRDefault="00E27E3C" w:rsidP="00E27E3C"/>
    <w:p w:rsidR="00E27E3C" w:rsidRDefault="00E27E3C" w:rsidP="00E27E3C">
      <w:r>
        <w:rPr>
          <w:b/>
          <w:bCs/>
          <w:u w:val="single"/>
        </w:rPr>
        <w:t>NOTA:</w:t>
      </w:r>
      <w:r>
        <w:t xml:space="preserve">  * Los cyreles  se encuentran en su planta</w:t>
      </w:r>
    </w:p>
    <w:p w:rsidR="00E27E3C" w:rsidRDefault="00E27E3C" w:rsidP="00E27E3C">
      <w:pPr>
        <w:numPr>
          <w:ilvl w:val="0"/>
          <w:numId w:val="1"/>
        </w:numPr>
      </w:pPr>
      <w:r>
        <w:t>Se envían muestra física  para tonos y alturas</w:t>
      </w:r>
    </w:p>
    <w:p w:rsidR="00E27E3C" w:rsidRDefault="00E27E3C" w:rsidP="00E27E3C">
      <w:pPr>
        <w:numPr>
          <w:ilvl w:val="0"/>
          <w:numId w:val="2"/>
        </w:numPr>
      </w:pPr>
      <w:r>
        <w:t xml:space="preserve">Se envia  el material de PP  de  </w:t>
      </w:r>
      <w:r>
        <w:rPr>
          <w:b/>
        </w:rPr>
        <w:t>33</w:t>
      </w:r>
      <w:r>
        <w:t xml:space="preserve">  cm</w:t>
      </w:r>
    </w:p>
    <w:p w:rsidR="00E27E3C" w:rsidRDefault="00E27E3C" w:rsidP="00E27E3C">
      <w:pPr>
        <w:numPr>
          <w:ilvl w:val="0"/>
          <w:numId w:val="2"/>
        </w:numPr>
      </w:pPr>
      <w:r>
        <w:t>SE  ENVIA  ARTE PARA DAR ALTURAS</w:t>
      </w:r>
    </w:p>
    <w:p w:rsidR="00E27E3C" w:rsidRPr="00CB2791" w:rsidRDefault="00E27E3C" w:rsidP="00E27E3C">
      <w:pPr>
        <w:rPr>
          <w:b/>
        </w:rPr>
      </w:pPr>
    </w:p>
    <w:p w:rsidR="00E27E3C" w:rsidRDefault="00E27E3C" w:rsidP="00E27E3C">
      <w:pPr>
        <w:ind w:left="885"/>
      </w:pPr>
    </w:p>
    <w:p w:rsidR="00E27E3C" w:rsidRDefault="00E27E3C" w:rsidP="00E27E3C">
      <w:pPr>
        <w:ind w:left="885"/>
      </w:pPr>
    </w:p>
    <w:p w:rsidR="00E27E3C" w:rsidRDefault="00E27E3C" w:rsidP="00E27E3C">
      <w:r>
        <w:t>Agradezco la atención y colaboración prestada.</w:t>
      </w:r>
    </w:p>
    <w:p w:rsidR="00E27E3C" w:rsidRDefault="00E27E3C" w:rsidP="00E27E3C"/>
    <w:p w:rsidR="00E27E3C" w:rsidRDefault="00E27E3C" w:rsidP="00E27E3C"/>
    <w:p w:rsidR="00E27E3C" w:rsidRDefault="00E27E3C" w:rsidP="00E27E3C"/>
    <w:p w:rsidR="00E27E3C" w:rsidRDefault="00E27E3C" w:rsidP="00E27E3C">
      <w:r>
        <w:t xml:space="preserve">Cordialmente,                                                      </w:t>
      </w:r>
    </w:p>
    <w:p w:rsidR="00E27E3C" w:rsidRDefault="00E27E3C" w:rsidP="00E27E3C"/>
    <w:p w:rsidR="00E27E3C" w:rsidRDefault="00E27E3C" w:rsidP="00E27E3C"/>
    <w:p w:rsidR="00E27E3C" w:rsidRDefault="00E27E3C" w:rsidP="00E27E3C"/>
    <w:p w:rsidR="00E27E3C" w:rsidRDefault="00E27E3C" w:rsidP="00E27E3C">
      <w:r>
        <w:t>RICARDO CASAS ZAPATA</w:t>
      </w:r>
    </w:p>
    <w:p w:rsidR="00E27E3C" w:rsidRDefault="00E27E3C" w:rsidP="00E27E3C">
      <w:r>
        <w:t>Director.</w:t>
      </w:r>
    </w:p>
    <w:p w:rsidR="00E27E3C" w:rsidRDefault="00E27E3C" w:rsidP="00E27E3C">
      <w:pPr>
        <w:rPr>
          <w:b/>
        </w:rPr>
      </w:pPr>
    </w:p>
    <w:p w:rsidR="00E27E3C" w:rsidRDefault="00E27E3C" w:rsidP="005450D8">
      <w:pPr>
        <w:rPr>
          <w:b/>
        </w:rPr>
      </w:pPr>
    </w:p>
    <w:p w:rsidR="00EB64B9" w:rsidRDefault="00EB64B9" w:rsidP="005450D8">
      <w:pPr>
        <w:rPr>
          <w:b/>
        </w:rPr>
      </w:pPr>
    </w:p>
    <w:p w:rsidR="00EB64B9" w:rsidRDefault="00EB64B9" w:rsidP="00EB64B9"/>
    <w:p w:rsidR="00EB64B9" w:rsidRDefault="00EB64B9" w:rsidP="00EB64B9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EB64B9" w:rsidRDefault="00EB64B9" w:rsidP="00EB64B9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EB64B9" w:rsidRDefault="00EB64B9" w:rsidP="00EB64B9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 - 144</w:t>
      </w:r>
    </w:p>
    <w:p w:rsidR="00EB64B9" w:rsidRDefault="00EB64B9" w:rsidP="00EB64B9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 44 46 64  ITAGUI.</w:t>
      </w:r>
    </w:p>
    <w:p w:rsidR="00EB64B9" w:rsidRDefault="00EB64B9" w:rsidP="00EB64B9">
      <w:pPr>
        <w:rPr>
          <w:b/>
          <w:bCs/>
          <w:sz w:val="20"/>
        </w:rPr>
      </w:pPr>
    </w:p>
    <w:p w:rsidR="00EB64B9" w:rsidRDefault="00EB64B9" w:rsidP="00EB64B9">
      <w:pPr>
        <w:rPr>
          <w:b/>
          <w:bCs/>
        </w:rPr>
      </w:pPr>
    </w:p>
    <w:p w:rsidR="00EB64B9" w:rsidRDefault="00EB64B9" w:rsidP="00EB64B9">
      <w:pPr>
        <w:pStyle w:val="Ttulo1"/>
      </w:pPr>
      <w:r>
        <w:t>ORDEN DE  TRABAJO      N°   05944</w:t>
      </w:r>
    </w:p>
    <w:p w:rsidR="00EB64B9" w:rsidRDefault="00EB64B9" w:rsidP="00EB64B9"/>
    <w:p w:rsidR="00EB64B9" w:rsidRDefault="00EB64B9" w:rsidP="00EB64B9">
      <w:r>
        <w:t>FECHA:</w:t>
      </w:r>
      <w:r>
        <w:tab/>
        <w:t>Medellín, Febrero   09   de 2010</w:t>
      </w:r>
    </w:p>
    <w:p w:rsidR="00EB64B9" w:rsidRDefault="00EB64B9" w:rsidP="00EB64B9">
      <w:r>
        <w:t>PARA:</w:t>
      </w:r>
      <w:r>
        <w:tab/>
      </w:r>
      <w:r>
        <w:tab/>
        <w:t>PLÁSTICOS DARMA</w:t>
      </w:r>
    </w:p>
    <w:p w:rsidR="00EB64B9" w:rsidRDefault="00EB64B9" w:rsidP="00EB64B9">
      <w:r>
        <w:t>ATENCIÓN:</w:t>
      </w:r>
      <w:r>
        <w:tab/>
        <w:t>Sr. Darío Jaramillo</w:t>
      </w:r>
    </w:p>
    <w:p w:rsidR="00EB64B9" w:rsidRDefault="00EB64B9" w:rsidP="00EB64B9">
      <w:r>
        <w:tab/>
      </w:r>
      <w:r>
        <w:tab/>
        <w:t>Gerente.</w:t>
      </w:r>
    </w:p>
    <w:p w:rsidR="00EB64B9" w:rsidRDefault="00EB64B9" w:rsidP="00EB64B9"/>
    <w:p w:rsidR="00EB64B9" w:rsidRDefault="00EB64B9" w:rsidP="00EB64B9">
      <w:r>
        <w:t>Apreciado Don Darío:</w:t>
      </w:r>
    </w:p>
    <w:p w:rsidR="00EB64B9" w:rsidRDefault="00EB64B9" w:rsidP="00EB64B9"/>
    <w:p w:rsidR="00EB64B9" w:rsidRDefault="00EB64B9" w:rsidP="00EB64B9">
      <w:r>
        <w:t>Con la presente estamos solicitando el siguiente servicio de  IMPRESION:</w:t>
      </w:r>
    </w:p>
    <w:p w:rsidR="00EB64B9" w:rsidRDefault="00EB64B9" w:rsidP="00EB64B9"/>
    <w:p w:rsidR="00EB64B9" w:rsidRDefault="00EB64B9" w:rsidP="00EB64B9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EB64B9" w:rsidRDefault="00EB64B9" w:rsidP="00EB64B9">
      <w:r>
        <w:t xml:space="preserve">MATERIAL   :           Polipropileno Tubular de </w:t>
      </w:r>
      <w:r>
        <w:rPr>
          <w:b/>
        </w:rPr>
        <w:t xml:space="preserve">38 </w:t>
      </w:r>
      <w:r>
        <w:t xml:space="preserve"> cms</w:t>
      </w:r>
    </w:p>
    <w:p w:rsidR="00EB64B9" w:rsidRDefault="00EB64B9" w:rsidP="00EB64B9">
      <w:r>
        <w:t xml:space="preserve">CLIBRE      :               </w:t>
      </w:r>
      <w:smartTag w:uri="urn:schemas-microsoft-com:office:smarttags" w:element="metricconverter">
        <w:smartTagPr>
          <w:attr w:name="ProductID" w:val="2.8 ”"/>
        </w:smartTagPr>
        <w:r>
          <w:rPr>
            <w:b/>
          </w:rPr>
          <w:t>2.8 ”</w:t>
        </w:r>
      </w:smartTag>
    </w:p>
    <w:p w:rsidR="00EB64B9" w:rsidRDefault="00EB64B9" w:rsidP="00EB64B9">
      <w:r>
        <w:t>REFERENCIA:</w:t>
      </w:r>
      <w:r>
        <w:tab/>
      </w:r>
      <w:r>
        <w:rPr>
          <w:b/>
        </w:rPr>
        <w:t>ADVERTENCIA  GRANDE</w:t>
      </w:r>
    </w:p>
    <w:p w:rsidR="00EB64B9" w:rsidRDefault="00DF34EB" w:rsidP="00EB64B9">
      <w:r>
        <w:t>CANTIDAD    :          37</w:t>
      </w:r>
      <w:r w:rsidR="00EB64B9">
        <w:t>0    Kg</w:t>
      </w:r>
    </w:p>
    <w:p w:rsidR="00EB64B9" w:rsidRDefault="00EB64B9" w:rsidP="00EB64B9">
      <w:r>
        <w:t>COLORES:</w:t>
      </w:r>
      <w:r>
        <w:tab/>
      </w:r>
      <w:r>
        <w:tab/>
        <w:t>1 (   Negro  )</w:t>
      </w:r>
    </w:p>
    <w:p w:rsidR="00EB64B9" w:rsidRDefault="00EB64B9" w:rsidP="00EB64B9">
      <w:r>
        <w:t>CARAS:</w:t>
      </w:r>
      <w:r>
        <w:tab/>
      </w:r>
      <w:r>
        <w:tab/>
        <w:t>1</w:t>
      </w:r>
    </w:p>
    <w:p w:rsidR="00EB64B9" w:rsidRDefault="00EB64B9" w:rsidP="00EB64B9">
      <w:r>
        <w:t>REPETICIÓN:</w:t>
      </w:r>
      <w:r>
        <w:tab/>
        <w:t>30</w:t>
      </w:r>
    </w:p>
    <w:p w:rsidR="00EB64B9" w:rsidRDefault="00EB64B9" w:rsidP="00EB64B9">
      <w:r>
        <w:t>RODILLO:</w:t>
      </w:r>
      <w:r>
        <w:tab/>
      </w:r>
      <w:r>
        <w:tab/>
        <w:t>30</w:t>
      </w:r>
    </w:p>
    <w:p w:rsidR="00EB64B9" w:rsidRDefault="00EB64B9" w:rsidP="00EB64B9">
      <w:pPr>
        <w:rPr>
          <w:b/>
        </w:rPr>
      </w:pPr>
      <w:r>
        <w:t>BOLSA:</w:t>
      </w:r>
      <w:r>
        <w:tab/>
      </w:r>
      <w:r>
        <w:tab/>
      </w:r>
      <w:r>
        <w:rPr>
          <w:b/>
        </w:rPr>
        <w:t>30  x   35   +  6   cms</w:t>
      </w:r>
    </w:p>
    <w:p w:rsidR="00EB64B9" w:rsidRDefault="00EB64B9" w:rsidP="00EB64B9">
      <w:r>
        <w:t>SELLADO:</w:t>
      </w:r>
      <w:r>
        <w:tab/>
      </w:r>
      <w:r>
        <w:tab/>
        <w:t>Para selle lateral.</w:t>
      </w:r>
    </w:p>
    <w:p w:rsidR="00EB64B9" w:rsidRDefault="00EB64B9" w:rsidP="00EB64B9"/>
    <w:p w:rsidR="00EB64B9" w:rsidRDefault="00EB64B9" w:rsidP="00EB64B9"/>
    <w:p w:rsidR="00EB64B9" w:rsidRDefault="00EB64B9" w:rsidP="00EB64B9">
      <w:r>
        <w:rPr>
          <w:b/>
          <w:bCs/>
          <w:u w:val="single"/>
        </w:rPr>
        <w:t>NOTA:</w:t>
      </w:r>
      <w:r>
        <w:t xml:space="preserve">  * Los cyreles  se encuentran en su planta</w:t>
      </w:r>
    </w:p>
    <w:p w:rsidR="00EB64B9" w:rsidRDefault="00EB64B9" w:rsidP="00EB64B9">
      <w:pPr>
        <w:numPr>
          <w:ilvl w:val="0"/>
          <w:numId w:val="10"/>
        </w:numPr>
      </w:pPr>
      <w:r>
        <w:t>Se envían muestra física  para tonos y alturas</w:t>
      </w:r>
    </w:p>
    <w:p w:rsidR="00EB64B9" w:rsidRDefault="00EB64B9" w:rsidP="00EB64B9">
      <w:pPr>
        <w:numPr>
          <w:ilvl w:val="0"/>
          <w:numId w:val="11"/>
        </w:numPr>
      </w:pPr>
      <w:r>
        <w:t xml:space="preserve">Se envia  el material de PP  de </w:t>
      </w:r>
      <w:r>
        <w:rPr>
          <w:b/>
        </w:rPr>
        <w:t>38</w:t>
      </w:r>
      <w:r>
        <w:t xml:space="preserve">  cm</w:t>
      </w:r>
    </w:p>
    <w:p w:rsidR="00EB64B9" w:rsidRDefault="00EB64B9" w:rsidP="00EB64B9">
      <w:pPr>
        <w:numPr>
          <w:ilvl w:val="0"/>
          <w:numId w:val="11"/>
        </w:numPr>
        <w:rPr>
          <w:b/>
        </w:rPr>
      </w:pPr>
      <w:r>
        <w:rPr>
          <w:b/>
        </w:rPr>
        <w:t>SE  APRUEBA  IMPRESION</w:t>
      </w:r>
    </w:p>
    <w:p w:rsidR="00EB64B9" w:rsidRDefault="00EB64B9" w:rsidP="00EB64B9">
      <w:pPr>
        <w:ind w:left="885"/>
      </w:pPr>
    </w:p>
    <w:p w:rsidR="00EB64B9" w:rsidRDefault="00EB64B9" w:rsidP="00EB64B9">
      <w:pPr>
        <w:ind w:left="885"/>
      </w:pPr>
    </w:p>
    <w:p w:rsidR="00EB64B9" w:rsidRDefault="00EB64B9" w:rsidP="00EB64B9">
      <w:r>
        <w:t>Agradezco la atención y colaboración prestada.</w:t>
      </w:r>
    </w:p>
    <w:p w:rsidR="00EB64B9" w:rsidRDefault="00EB64B9" w:rsidP="00EB64B9"/>
    <w:p w:rsidR="00EB64B9" w:rsidRDefault="00EB64B9" w:rsidP="00EB64B9"/>
    <w:p w:rsidR="00EB64B9" w:rsidRDefault="00EB64B9" w:rsidP="00EB64B9"/>
    <w:p w:rsidR="00EB64B9" w:rsidRDefault="00EB64B9" w:rsidP="00EB64B9">
      <w:r>
        <w:t xml:space="preserve">Cordialmente,                                                      </w:t>
      </w:r>
    </w:p>
    <w:p w:rsidR="00EB64B9" w:rsidRDefault="00EB64B9" w:rsidP="00EB64B9"/>
    <w:p w:rsidR="00EB64B9" w:rsidRDefault="00EB64B9" w:rsidP="00EB64B9"/>
    <w:p w:rsidR="00EB64B9" w:rsidRDefault="00EB64B9" w:rsidP="00EB64B9"/>
    <w:p w:rsidR="00EB64B9" w:rsidRDefault="00EB64B9" w:rsidP="00EB64B9">
      <w:r>
        <w:t>RICARDO CASAS ZAPATA</w:t>
      </w:r>
    </w:p>
    <w:p w:rsidR="00EB64B9" w:rsidRDefault="00EB64B9" w:rsidP="00EB64B9">
      <w:r>
        <w:t>Director.</w:t>
      </w:r>
    </w:p>
    <w:p w:rsidR="00EB64B9" w:rsidRDefault="00EB64B9" w:rsidP="00EB64B9">
      <w:pPr>
        <w:rPr>
          <w:b/>
          <w:bCs/>
        </w:rPr>
      </w:pPr>
    </w:p>
    <w:p w:rsidR="00EB64B9" w:rsidRDefault="00EB64B9" w:rsidP="005450D8">
      <w:pPr>
        <w:rPr>
          <w:b/>
        </w:rPr>
      </w:pPr>
    </w:p>
    <w:p w:rsidR="00DB4B7C" w:rsidRDefault="00DB4B7C" w:rsidP="005450D8">
      <w:pPr>
        <w:rPr>
          <w:b/>
        </w:rPr>
      </w:pPr>
    </w:p>
    <w:p w:rsidR="00DB4B7C" w:rsidRDefault="00DB4B7C" w:rsidP="005450D8">
      <w:pPr>
        <w:rPr>
          <w:b/>
        </w:rPr>
      </w:pPr>
    </w:p>
    <w:p w:rsidR="00DB4B7C" w:rsidRDefault="00DB4B7C" w:rsidP="00DB4B7C">
      <w:pPr>
        <w:rPr>
          <w:b/>
        </w:rPr>
      </w:pPr>
    </w:p>
    <w:p w:rsidR="00DB4B7C" w:rsidRDefault="00DB4B7C" w:rsidP="00DB4B7C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DB4B7C" w:rsidRDefault="00DB4B7C" w:rsidP="00DB4B7C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DB4B7C" w:rsidRDefault="00DB4B7C" w:rsidP="00DB4B7C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DB4B7C" w:rsidRDefault="00DB4B7C" w:rsidP="00DB4B7C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DB4B7C" w:rsidRDefault="00DB4B7C" w:rsidP="00DB4B7C">
      <w:pPr>
        <w:rPr>
          <w:b/>
          <w:bCs/>
        </w:rPr>
      </w:pPr>
    </w:p>
    <w:p w:rsidR="00DB4B7C" w:rsidRDefault="00DB4B7C" w:rsidP="00DB4B7C">
      <w:pPr>
        <w:pStyle w:val="Ttulo1"/>
      </w:pPr>
    </w:p>
    <w:p w:rsidR="00DB4B7C" w:rsidRDefault="00DB4B7C" w:rsidP="00DB4B7C">
      <w:pPr>
        <w:pStyle w:val="Ttulo1"/>
      </w:pPr>
      <w:r>
        <w:t xml:space="preserve">ORDEN DE TRABAJO </w:t>
      </w:r>
      <w:r w:rsidR="002D18E8">
        <w:t xml:space="preserve">   </w:t>
      </w:r>
      <w:r>
        <w:t xml:space="preserve"> N °      06078</w:t>
      </w:r>
    </w:p>
    <w:p w:rsidR="00DB4B7C" w:rsidRDefault="00DB4B7C" w:rsidP="00DB4B7C"/>
    <w:p w:rsidR="00DB4B7C" w:rsidRDefault="00DB4B7C" w:rsidP="00DB4B7C">
      <w:r>
        <w:t>FECHA:</w:t>
      </w:r>
      <w:r>
        <w:tab/>
        <w:t>Medellín, Febrero   09    de 2010</w:t>
      </w:r>
    </w:p>
    <w:p w:rsidR="00DB4B7C" w:rsidRDefault="00DB4B7C" w:rsidP="00DB4B7C">
      <w:r>
        <w:t>PARA:</w:t>
      </w:r>
      <w:r>
        <w:tab/>
      </w:r>
      <w:r>
        <w:tab/>
        <w:t>PLÁSTICOS DARMA</w:t>
      </w:r>
    </w:p>
    <w:p w:rsidR="00DB4B7C" w:rsidRDefault="00DB4B7C" w:rsidP="00DB4B7C">
      <w:r>
        <w:t>ATENCIÓN:</w:t>
      </w:r>
      <w:r>
        <w:tab/>
        <w:t>Sr. Darío Jaramillo</w:t>
      </w:r>
    </w:p>
    <w:p w:rsidR="00DB4B7C" w:rsidRDefault="00DB4B7C" w:rsidP="00DB4B7C">
      <w:r>
        <w:tab/>
      </w:r>
      <w:r>
        <w:tab/>
        <w:t>Gerente.</w:t>
      </w:r>
    </w:p>
    <w:p w:rsidR="00DB4B7C" w:rsidRDefault="00DB4B7C" w:rsidP="00DB4B7C"/>
    <w:p w:rsidR="00DB4B7C" w:rsidRDefault="00DB4B7C" w:rsidP="00DB4B7C">
      <w:r>
        <w:t>Apreciado Don Darío:</w:t>
      </w:r>
    </w:p>
    <w:p w:rsidR="00DB4B7C" w:rsidRDefault="00DB4B7C" w:rsidP="00DB4B7C"/>
    <w:p w:rsidR="00DB4B7C" w:rsidRDefault="00DB4B7C" w:rsidP="00DB4B7C">
      <w:r>
        <w:t>Con la presente estamos solicitando el siguiente servicio de  IMPRESIÓN :</w:t>
      </w:r>
    </w:p>
    <w:p w:rsidR="00DB4B7C" w:rsidRDefault="00DB4B7C" w:rsidP="00DB4B7C"/>
    <w:p w:rsidR="00DB4B7C" w:rsidRDefault="00DB4B7C" w:rsidP="00DB4B7C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DB4B7C" w:rsidRDefault="00DB4B7C" w:rsidP="00DB4B7C">
      <w:r>
        <w:t xml:space="preserve">MATERIAL   :           Polipropileno  Lamina  Mono  de  </w:t>
      </w:r>
      <w:r w:rsidR="00B02345">
        <w:rPr>
          <w:b/>
        </w:rPr>
        <w:t>33</w:t>
      </w:r>
      <w:r w:rsidRPr="0080544B">
        <w:rPr>
          <w:b/>
        </w:rPr>
        <w:t xml:space="preserve">     cms</w:t>
      </w:r>
    </w:p>
    <w:p w:rsidR="00DB4B7C" w:rsidRDefault="00993E38" w:rsidP="00DB4B7C">
      <w:r>
        <w:t xml:space="preserve">CLIBRE      :               2.0 </w:t>
      </w:r>
      <w:r w:rsidR="00DB4B7C">
        <w:t xml:space="preserve">  ”</w:t>
      </w:r>
    </w:p>
    <w:p w:rsidR="00DB4B7C" w:rsidRPr="00AD5DCF" w:rsidRDefault="00DB4B7C" w:rsidP="00DB4B7C">
      <w:pPr>
        <w:rPr>
          <w:b/>
        </w:rPr>
      </w:pPr>
      <w:r>
        <w:t>REFERENCIA:</w:t>
      </w:r>
      <w:r>
        <w:tab/>
      </w:r>
      <w:r w:rsidR="00D348E9">
        <w:rPr>
          <w:b/>
        </w:rPr>
        <w:t>LA  VICTORIA   33</w:t>
      </w:r>
      <w:r>
        <w:rPr>
          <w:b/>
        </w:rPr>
        <w:t xml:space="preserve">   cm </w:t>
      </w:r>
    </w:p>
    <w:p w:rsidR="00DB4B7C" w:rsidRDefault="00E601AB" w:rsidP="00DB4B7C">
      <w:r>
        <w:t>CANTIDAD    :          3</w:t>
      </w:r>
      <w:r w:rsidR="00DB4B7C">
        <w:t>00    Kg</w:t>
      </w:r>
    </w:p>
    <w:p w:rsidR="00DB4B7C" w:rsidRDefault="00DB4B7C" w:rsidP="00DB4B7C">
      <w:r>
        <w:t>COLORES:</w:t>
      </w:r>
      <w:r>
        <w:tab/>
      </w:r>
      <w:r>
        <w:tab/>
        <w:t>1</w:t>
      </w:r>
      <w:r w:rsidR="00F23F11">
        <w:t xml:space="preserve">   </w:t>
      </w:r>
      <w:r>
        <w:t xml:space="preserve"> ( Según  arte )</w:t>
      </w:r>
    </w:p>
    <w:p w:rsidR="00DB4B7C" w:rsidRDefault="00DB4B7C" w:rsidP="00DB4B7C">
      <w:r>
        <w:t>CARAS:</w:t>
      </w:r>
      <w:r>
        <w:tab/>
      </w:r>
      <w:r>
        <w:tab/>
        <w:t xml:space="preserve">1  </w:t>
      </w:r>
    </w:p>
    <w:p w:rsidR="00DB4B7C" w:rsidRDefault="00DB4B7C" w:rsidP="00DB4B7C">
      <w:r>
        <w:t>REPETICIÓN:</w:t>
      </w:r>
      <w:r>
        <w:tab/>
        <w:t>Continua</w:t>
      </w:r>
    </w:p>
    <w:p w:rsidR="00DB4B7C" w:rsidRDefault="00DB4B7C" w:rsidP="00DB4B7C">
      <w:r>
        <w:t>RODILLO:</w:t>
      </w:r>
      <w:r>
        <w:tab/>
      </w:r>
      <w:r>
        <w:tab/>
        <w:t>Según  Plano</w:t>
      </w:r>
    </w:p>
    <w:p w:rsidR="00DB4B7C" w:rsidRDefault="00EE434B" w:rsidP="00DB4B7C">
      <w:r>
        <w:t>LAMINA:</w:t>
      </w:r>
      <w:r>
        <w:tab/>
      </w:r>
      <w:r>
        <w:tab/>
        <w:t>33</w:t>
      </w:r>
      <w:r w:rsidR="00DB4B7C">
        <w:t xml:space="preserve">    cms   Impresión  Continua.</w:t>
      </w:r>
    </w:p>
    <w:p w:rsidR="00DB4B7C" w:rsidRDefault="00DB4B7C" w:rsidP="00DB4B7C">
      <w:r>
        <w:t>REBOBINADO:</w:t>
      </w:r>
      <w:r>
        <w:tab/>
        <w:t xml:space="preserve">Parejo </w:t>
      </w:r>
      <w:r w:rsidR="0027017B">
        <w:t xml:space="preserve">    </w:t>
      </w:r>
      <w:r w:rsidRPr="00FB33D0">
        <w:rPr>
          <w:b/>
        </w:rPr>
        <w:t xml:space="preserve">( Bobinas de </w:t>
      </w:r>
      <w:r>
        <w:rPr>
          <w:b/>
        </w:rPr>
        <w:t xml:space="preserve">20  </w:t>
      </w:r>
      <w:r w:rsidRPr="00FB33D0">
        <w:rPr>
          <w:b/>
        </w:rPr>
        <w:t xml:space="preserve"> Kg  )</w:t>
      </w:r>
    </w:p>
    <w:p w:rsidR="00DB4B7C" w:rsidRDefault="00DB4B7C" w:rsidP="00DB4B7C"/>
    <w:p w:rsidR="00DB4B7C" w:rsidRDefault="00DB4B7C" w:rsidP="00DB4B7C"/>
    <w:p w:rsidR="00DB4B7C" w:rsidRDefault="00DB4B7C" w:rsidP="00DB4B7C">
      <w:r>
        <w:rPr>
          <w:b/>
          <w:bCs/>
          <w:u w:val="single"/>
        </w:rPr>
        <w:t>NOTA:</w:t>
      </w:r>
      <w:r>
        <w:t xml:space="preserve">  *   Los cyreles se encuentran en su  planta</w:t>
      </w:r>
    </w:p>
    <w:p w:rsidR="00DB4B7C" w:rsidRDefault="00DB4B7C" w:rsidP="00DB4B7C">
      <w:pPr>
        <w:numPr>
          <w:ilvl w:val="0"/>
          <w:numId w:val="1"/>
        </w:numPr>
      </w:pPr>
      <w:r>
        <w:t>Se envían ARTE    para tonos y alturas</w:t>
      </w:r>
    </w:p>
    <w:p w:rsidR="00DB4B7C" w:rsidRPr="00307118" w:rsidRDefault="00DB4B7C" w:rsidP="00DB4B7C">
      <w:pPr>
        <w:numPr>
          <w:ilvl w:val="0"/>
          <w:numId w:val="2"/>
        </w:numPr>
      </w:pPr>
      <w:r>
        <w:t xml:space="preserve">Se  envia el material de PP </w:t>
      </w:r>
      <w:r w:rsidR="00D348E9">
        <w:rPr>
          <w:b/>
        </w:rPr>
        <w:t>de  33</w:t>
      </w:r>
      <w:r>
        <w:rPr>
          <w:b/>
        </w:rPr>
        <w:t xml:space="preserve"> </w:t>
      </w:r>
      <w:r w:rsidRPr="00AD5DCF">
        <w:rPr>
          <w:b/>
        </w:rPr>
        <w:t xml:space="preserve">  cms</w:t>
      </w:r>
      <w:r>
        <w:rPr>
          <w:b/>
        </w:rPr>
        <w:t xml:space="preserve">   Lamina</w:t>
      </w:r>
    </w:p>
    <w:p w:rsidR="00DB4B7C" w:rsidRPr="007A4344" w:rsidRDefault="00DB4B7C" w:rsidP="00DB4B7C">
      <w:pPr>
        <w:ind w:left="1500"/>
        <w:rPr>
          <w:sz w:val="28"/>
          <w:szCs w:val="28"/>
        </w:rPr>
      </w:pPr>
      <w:r>
        <w:rPr>
          <w:b/>
        </w:rPr>
        <w:t xml:space="preserve"> </w:t>
      </w:r>
      <w:r w:rsidRPr="007A4344">
        <w:rPr>
          <w:b/>
          <w:sz w:val="28"/>
          <w:szCs w:val="28"/>
        </w:rPr>
        <w:t>- Se  aprueba  impresion</w:t>
      </w:r>
    </w:p>
    <w:p w:rsidR="00DB4B7C" w:rsidRDefault="00DB4B7C" w:rsidP="00DB4B7C">
      <w:pPr>
        <w:ind w:left="885"/>
      </w:pPr>
    </w:p>
    <w:p w:rsidR="00DB4B7C" w:rsidRDefault="00DB4B7C" w:rsidP="00DB4B7C">
      <w:pPr>
        <w:ind w:left="885"/>
      </w:pPr>
    </w:p>
    <w:p w:rsidR="00DB4B7C" w:rsidRDefault="00DB4B7C" w:rsidP="00DB4B7C">
      <w:r>
        <w:t>Agradezco la atención y colaboración prestada.</w:t>
      </w:r>
    </w:p>
    <w:p w:rsidR="00DB4B7C" w:rsidRDefault="00DB4B7C" w:rsidP="00DB4B7C"/>
    <w:p w:rsidR="00DB4B7C" w:rsidRDefault="00DB4B7C" w:rsidP="00DB4B7C"/>
    <w:p w:rsidR="00DB4B7C" w:rsidRDefault="00DB4B7C" w:rsidP="00DB4B7C">
      <w:r>
        <w:t>Cordialmente,</w:t>
      </w:r>
    </w:p>
    <w:p w:rsidR="00DB4B7C" w:rsidRDefault="00DB4B7C" w:rsidP="00DB4B7C"/>
    <w:p w:rsidR="00DB4B7C" w:rsidRDefault="00DB4B7C" w:rsidP="00DB4B7C"/>
    <w:p w:rsidR="00DB4B7C" w:rsidRDefault="00DB4B7C" w:rsidP="00DB4B7C"/>
    <w:p w:rsidR="00DB4B7C" w:rsidRDefault="00DB4B7C" w:rsidP="00DB4B7C">
      <w:r>
        <w:t>RICARDO CASAS ZAPATA</w:t>
      </w:r>
    </w:p>
    <w:p w:rsidR="00DB4B7C" w:rsidRDefault="00DB4B7C" w:rsidP="00DB4B7C">
      <w:r>
        <w:t>Director.</w:t>
      </w:r>
    </w:p>
    <w:p w:rsidR="00DB4B7C" w:rsidRDefault="00DB4B7C" w:rsidP="005450D8">
      <w:pPr>
        <w:rPr>
          <w:b/>
        </w:rPr>
      </w:pPr>
    </w:p>
    <w:p w:rsidR="00B65D23" w:rsidRDefault="00B65D23" w:rsidP="005450D8">
      <w:pPr>
        <w:rPr>
          <w:b/>
        </w:rPr>
      </w:pPr>
    </w:p>
    <w:p w:rsidR="00B65D23" w:rsidRDefault="00B65D23" w:rsidP="005450D8">
      <w:pPr>
        <w:rPr>
          <w:b/>
        </w:rPr>
      </w:pPr>
    </w:p>
    <w:p w:rsidR="00B65D23" w:rsidRDefault="00B65D23" w:rsidP="005450D8">
      <w:pPr>
        <w:rPr>
          <w:b/>
        </w:rPr>
      </w:pPr>
    </w:p>
    <w:p w:rsidR="00B65D23" w:rsidRDefault="00B65D23" w:rsidP="005450D8">
      <w:pPr>
        <w:rPr>
          <w:b/>
        </w:rPr>
      </w:pPr>
    </w:p>
    <w:p w:rsidR="00B65D23" w:rsidRDefault="00B65D23" w:rsidP="00B65D23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B65D23" w:rsidRDefault="00B65D23" w:rsidP="00B65D23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B65D23" w:rsidRDefault="00B65D23" w:rsidP="00B65D23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B65D23" w:rsidRDefault="00B65D23" w:rsidP="00B65D23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B65D23" w:rsidRDefault="00B65D23" w:rsidP="00B65D23"/>
    <w:p w:rsidR="00B65D23" w:rsidRDefault="00B65D23" w:rsidP="00B65D23">
      <w:pPr>
        <w:pStyle w:val="Ttulo1"/>
      </w:pPr>
      <w:r>
        <w:t>ORD EN DE TRABAJO  N°      06087</w:t>
      </w:r>
    </w:p>
    <w:p w:rsidR="00B65D23" w:rsidRDefault="00B65D23" w:rsidP="00B65D23"/>
    <w:p w:rsidR="00B65D23" w:rsidRDefault="00B65D23" w:rsidP="00B65D23">
      <w:r>
        <w:t>FECHA:</w:t>
      </w:r>
      <w:r>
        <w:tab/>
        <w:t>Medellín,  Febrero   09    de  2010</w:t>
      </w:r>
    </w:p>
    <w:p w:rsidR="00B65D23" w:rsidRDefault="00B65D23" w:rsidP="00B65D23">
      <w:r>
        <w:t>PARA:</w:t>
      </w:r>
      <w:r>
        <w:tab/>
      </w:r>
      <w:r>
        <w:tab/>
        <w:t>PLÁSTICOS DARMA</w:t>
      </w:r>
    </w:p>
    <w:p w:rsidR="00B65D23" w:rsidRDefault="00B65D23" w:rsidP="00B65D23">
      <w:r>
        <w:t>ATENCIÓN:</w:t>
      </w:r>
      <w:r>
        <w:tab/>
        <w:t>Sr. Darío Jaramillo</w:t>
      </w:r>
    </w:p>
    <w:p w:rsidR="00B65D23" w:rsidRDefault="00B65D23" w:rsidP="00B65D23">
      <w:r>
        <w:tab/>
      </w:r>
      <w:r>
        <w:tab/>
        <w:t>Gerente.</w:t>
      </w:r>
    </w:p>
    <w:p w:rsidR="00B65D23" w:rsidRDefault="00B65D23" w:rsidP="00B65D23"/>
    <w:p w:rsidR="00B65D23" w:rsidRDefault="00B65D23" w:rsidP="00B65D23">
      <w:r>
        <w:t>Apreciado Don Darío:</w:t>
      </w:r>
    </w:p>
    <w:p w:rsidR="00B65D23" w:rsidRDefault="00B65D23" w:rsidP="00B65D23"/>
    <w:p w:rsidR="00B65D23" w:rsidRDefault="00B65D23" w:rsidP="00B65D23">
      <w:r>
        <w:t>Con la presente estamos solicitando el siguiente Material :</w:t>
      </w:r>
    </w:p>
    <w:p w:rsidR="00B65D23" w:rsidRDefault="00B65D23" w:rsidP="00B65D23"/>
    <w:p w:rsidR="00B65D23" w:rsidRDefault="00B65D23" w:rsidP="00B65D23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B65D23" w:rsidRDefault="00B65D23" w:rsidP="00B65D23">
      <w:pPr>
        <w:rPr>
          <w:b/>
          <w:bCs/>
          <w:u w:val="single"/>
        </w:rPr>
      </w:pPr>
    </w:p>
    <w:p w:rsidR="00B65D23" w:rsidRDefault="00B65D23" w:rsidP="00B65D23">
      <w:r>
        <w:t>MATERIAL:</w:t>
      </w:r>
      <w:r>
        <w:tab/>
      </w:r>
      <w:r>
        <w:tab/>
        <w:t>Polietileno Alta Densidad Pigmentado NEGRO Tubular.</w:t>
      </w:r>
    </w:p>
    <w:p w:rsidR="00B65D23" w:rsidRDefault="00B65D23" w:rsidP="00B65D23">
      <w:r>
        <w:t>MEDIDA:</w:t>
      </w:r>
      <w:r>
        <w:tab/>
      </w:r>
      <w:r>
        <w:tab/>
      </w:r>
      <w:r w:rsidRPr="00CB27AA">
        <w:rPr>
          <w:b/>
        </w:rPr>
        <w:t>57</w:t>
      </w:r>
      <w:r>
        <w:t xml:space="preserve">  Cms.</w:t>
      </w:r>
    </w:p>
    <w:p w:rsidR="00B65D23" w:rsidRDefault="00B65D23" w:rsidP="00B65D23">
      <w:pPr>
        <w:rPr>
          <w:b/>
          <w:bCs/>
        </w:rPr>
      </w:pPr>
      <w:r>
        <w:t>CALIBRE:</w:t>
      </w:r>
      <w:r>
        <w:tab/>
      </w:r>
      <w:r>
        <w:tab/>
      </w:r>
      <w:r>
        <w:rPr>
          <w:b/>
        </w:rPr>
        <w:t>2.9</w:t>
      </w:r>
      <w:r>
        <w:t xml:space="preserve"> </w:t>
      </w:r>
      <w:r>
        <w:rPr>
          <w:b/>
          <w:bCs/>
        </w:rPr>
        <w:t xml:space="preserve">  ”</w:t>
      </w:r>
    </w:p>
    <w:p w:rsidR="00B65D23" w:rsidRDefault="00B65D23" w:rsidP="00B65D23">
      <w:r>
        <w:t>COLOR:</w:t>
      </w:r>
      <w:r>
        <w:tab/>
      </w:r>
      <w:r>
        <w:tab/>
        <w:t>NEGRO  ( Según muestra  ).</w:t>
      </w:r>
    </w:p>
    <w:p w:rsidR="00B65D23" w:rsidRDefault="00B65D23" w:rsidP="00B65D23">
      <w:r>
        <w:t>TRATADO:</w:t>
      </w:r>
      <w:r>
        <w:tab/>
      </w:r>
      <w:r>
        <w:tab/>
        <w:t>2 Caras.</w:t>
      </w:r>
    </w:p>
    <w:p w:rsidR="00B65D23" w:rsidRDefault="00B65D23" w:rsidP="00B65D23">
      <w:pPr>
        <w:rPr>
          <w:b/>
          <w:bCs/>
        </w:rPr>
      </w:pPr>
      <w:r>
        <w:t>CANTIDAD:</w:t>
      </w:r>
      <w:r>
        <w:tab/>
      </w:r>
      <w:r>
        <w:tab/>
      </w:r>
      <w:r w:rsidRPr="006202ED">
        <w:rPr>
          <w:b/>
        </w:rPr>
        <w:t>170   Kg.</w:t>
      </w:r>
      <w:r>
        <w:rPr>
          <w:b/>
          <w:bCs/>
        </w:rPr>
        <w:t xml:space="preserve"> </w:t>
      </w:r>
    </w:p>
    <w:p w:rsidR="00B65D23" w:rsidRDefault="00B65D23" w:rsidP="00B65D23">
      <w:r>
        <w:t>REFERENCIA:</w:t>
      </w:r>
      <w:r>
        <w:tab/>
      </w:r>
      <w:r w:rsidRPr="00CF60E3">
        <w:rPr>
          <w:b/>
        </w:rPr>
        <w:t>STUDIO  54  GRANDE</w:t>
      </w:r>
    </w:p>
    <w:p w:rsidR="00B65D23" w:rsidRDefault="00B65D23" w:rsidP="00B65D23">
      <w:r>
        <w:t>COLORES:</w:t>
      </w:r>
      <w:r>
        <w:tab/>
      </w:r>
      <w:r>
        <w:tab/>
        <w:t>1 ( Plata  )</w:t>
      </w:r>
    </w:p>
    <w:p w:rsidR="00B65D23" w:rsidRDefault="00B65D23" w:rsidP="00B65D23">
      <w:r>
        <w:t>CARAS:</w:t>
      </w:r>
      <w:r>
        <w:tab/>
      </w:r>
      <w:r>
        <w:tab/>
        <w:t>2</w:t>
      </w:r>
    </w:p>
    <w:p w:rsidR="00B65D23" w:rsidRDefault="00B65D23" w:rsidP="00B65D23">
      <w:r>
        <w:t>REPETICIÓN:</w:t>
      </w:r>
      <w:r>
        <w:tab/>
        <w:t>40</w:t>
      </w:r>
    </w:p>
    <w:p w:rsidR="00B65D23" w:rsidRDefault="00B65D23" w:rsidP="00B65D23">
      <w:r>
        <w:t>RODILLO:</w:t>
      </w:r>
      <w:r>
        <w:tab/>
      </w:r>
      <w:r>
        <w:tab/>
        <w:t>40</w:t>
      </w:r>
    </w:p>
    <w:p w:rsidR="00B65D23" w:rsidRDefault="00B65D23" w:rsidP="00B65D23">
      <w:r>
        <w:t>BOLSA:</w:t>
      </w:r>
      <w:r>
        <w:tab/>
      </w:r>
      <w:r>
        <w:tab/>
      </w:r>
      <w:r w:rsidRPr="00531792">
        <w:rPr>
          <w:b/>
        </w:rPr>
        <w:t>40  x  50  +  7  cms</w:t>
      </w:r>
      <w:r>
        <w:t xml:space="preserve">  con Troquel  rinon</w:t>
      </w:r>
    </w:p>
    <w:p w:rsidR="00B65D23" w:rsidRDefault="00B65D23" w:rsidP="00B65D23">
      <w:r>
        <w:t>SELLADO:</w:t>
      </w:r>
      <w:r>
        <w:tab/>
      </w:r>
      <w:r>
        <w:tab/>
        <w:t>Para selle  Lateral</w:t>
      </w:r>
    </w:p>
    <w:p w:rsidR="00B65D23" w:rsidRDefault="00B65D23" w:rsidP="00B65D23"/>
    <w:p w:rsidR="00B65D23" w:rsidRDefault="00B65D23" w:rsidP="00B65D23">
      <w:r>
        <w:rPr>
          <w:b/>
          <w:bCs/>
          <w:u w:val="single"/>
        </w:rPr>
        <w:t>NOTA:</w:t>
      </w:r>
      <w:r>
        <w:t xml:space="preserve">  * Los cyreles estan en su planta ( </w:t>
      </w:r>
      <w:r w:rsidRPr="00E123DC">
        <w:rPr>
          <w:b/>
        </w:rPr>
        <w:t>NO</w:t>
      </w:r>
      <w:r>
        <w:t xml:space="preserve"> </w:t>
      </w:r>
      <w:r>
        <w:rPr>
          <w:b/>
        </w:rPr>
        <w:t>IMPRi</w:t>
      </w:r>
      <w:r w:rsidRPr="00CB27AA">
        <w:rPr>
          <w:b/>
        </w:rPr>
        <w:t>MIR CON DIRECCIONES</w:t>
      </w:r>
      <w:r>
        <w:t xml:space="preserve"> )</w:t>
      </w:r>
    </w:p>
    <w:p w:rsidR="00B65D23" w:rsidRDefault="00B65D23" w:rsidP="00B65D23">
      <w:pPr>
        <w:numPr>
          <w:ilvl w:val="0"/>
          <w:numId w:val="1"/>
        </w:numPr>
      </w:pPr>
      <w:r>
        <w:t>Se envían muestra física  para tonos , alturas  y pigmentacion</w:t>
      </w:r>
    </w:p>
    <w:p w:rsidR="00B65D23" w:rsidRDefault="00B65D23" w:rsidP="00B65D23">
      <w:pPr>
        <w:numPr>
          <w:ilvl w:val="0"/>
          <w:numId w:val="1"/>
        </w:numPr>
      </w:pPr>
      <w:r>
        <w:t>Colocar pie de imprenta de Plasticos Union.</w:t>
      </w:r>
    </w:p>
    <w:p w:rsidR="00B65D23" w:rsidRPr="006A078B" w:rsidRDefault="00B65D23" w:rsidP="00B65D23">
      <w:pPr>
        <w:numPr>
          <w:ilvl w:val="0"/>
          <w:numId w:val="1"/>
        </w:numPr>
        <w:rPr>
          <w:b/>
        </w:rPr>
      </w:pPr>
      <w:r w:rsidRPr="006A078B">
        <w:rPr>
          <w:b/>
        </w:rPr>
        <w:t>NO  LLEVA  DIRECCION</w:t>
      </w:r>
      <w:r>
        <w:rPr>
          <w:b/>
        </w:rPr>
        <w:t xml:space="preserve"> , SOLO PAGINA  WEB</w:t>
      </w:r>
    </w:p>
    <w:p w:rsidR="00B65D23" w:rsidRDefault="00B65D23" w:rsidP="00B65D23">
      <w:pPr>
        <w:ind w:left="885"/>
      </w:pPr>
    </w:p>
    <w:p w:rsidR="00B65D23" w:rsidRPr="0098114D" w:rsidRDefault="00B65D23" w:rsidP="00B65D23">
      <w:pPr>
        <w:rPr>
          <w:b/>
          <w:u w:val="single"/>
        </w:rPr>
      </w:pPr>
    </w:p>
    <w:p w:rsidR="00B65D23" w:rsidRDefault="00B65D23" w:rsidP="00B65D23">
      <w:r>
        <w:t>Agradezco la atención y colaboración prestada.</w:t>
      </w:r>
    </w:p>
    <w:p w:rsidR="00B65D23" w:rsidRDefault="00B65D23" w:rsidP="00B65D23"/>
    <w:p w:rsidR="00B65D23" w:rsidRDefault="00B65D23" w:rsidP="00B65D23"/>
    <w:p w:rsidR="00B65D23" w:rsidRDefault="00B65D23" w:rsidP="00B65D23">
      <w:r>
        <w:t>Cordialmente,</w:t>
      </w:r>
    </w:p>
    <w:p w:rsidR="00B65D23" w:rsidRDefault="00B65D23" w:rsidP="00B65D23"/>
    <w:p w:rsidR="00B65D23" w:rsidRDefault="00B65D23" w:rsidP="00B65D23"/>
    <w:p w:rsidR="00B65D23" w:rsidRDefault="00B65D23" w:rsidP="00B65D23">
      <w:r>
        <w:t>RICARDO CASAS ZAPATA</w:t>
      </w:r>
    </w:p>
    <w:p w:rsidR="00B65D23" w:rsidRDefault="00B65D23" w:rsidP="00B65D23">
      <w:r>
        <w:t>Director.</w:t>
      </w:r>
    </w:p>
    <w:p w:rsidR="00B65D23" w:rsidRDefault="00B65D23" w:rsidP="00B65D23"/>
    <w:p w:rsidR="00B65D23" w:rsidRDefault="00B65D23" w:rsidP="005450D8">
      <w:pPr>
        <w:rPr>
          <w:b/>
        </w:rPr>
      </w:pPr>
    </w:p>
    <w:p w:rsidR="00176305" w:rsidRDefault="00176305" w:rsidP="005450D8">
      <w:pPr>
        <w:rPr>
          <w:b/>
        </w:rPr>
      </w:pPr>
    </w:p>
    <w:p w:rsidR="00176305" w:rsidRDefault="00176305" w:rsidP="005450D8">
      <w:pPr>
        <w:rPr>
          <w:b/>
        </w:rPr>
      </w:pPr>
    </w:p>
    <w:p w:rsidR="00176305" w:rsidRDefault="00176305" w:rsidP="00176305"/>
    <w:p w:rsidR="00176305" w:rsidRDefault="00176305" w:rsidP="00176305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176305" w:rsidRDefault="00176305" w:rsidP="00176305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176305" w:rsidRDefault="00176305" w:rsidP="00176305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176305" w:rsidRDefault="00176305" w:rsidP="00176305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176305" w:rsidRDefault="00176305" w:rsidP="00176305">
      <w:pPr>
        <w:pStyle w:val="Ttulo1"/>
      </w:pPr>
    </w:p>
    <w:p w:rsidR="00176305" w:rsidRDefault="00176305" w:rsidP="00176305">
      <w:pPr>
        <w:pStyle w:val="Ttulo1"/>
      </w:pPr>
      <w:r>
        <w:t>ORDEN DE TRABAJO</w:t>
      </w:r>
      <w:r w:rsidR="00913596">
        <w:t xml:space="preserve">  </w:t>
      </w:r>
      <w:r>
        <w:t xml:space="preserve"> N°      04896</w:t>
      </w:r>
    </w:p>
    <w:p w:rsidR="00176305" w:rsidRDefault="00176305" w:rsidP="00176305"/>
    <w:p w:rsidR="00176305" w:rsidRDefault="00176305" w:rsidP="00176305"/>
    <w:p w:rsidR="00176305" w:rsidRDefault="00176305" w:rsidP="00176305">
      <w:r>
        <w:t>FECHA:</w:t>
      </w:r>
      <w:r>
        <w:tab/>
        <w:t>Medellín,  Febrero    09  de  2010</w:t>
      </w:r>
    </w:p>
    <w:p w:rsidR="00176305" w:rsidRDefault="00176305" w:rsidP="00176305">
      <w:r>
        <w:t>PARA:</w:t>
      </w:r>
      <w:r>
        <w:tab/>
      </w:r>
      <w:r>
        <w:tab/>
        <w:t>PLÁSTICOS DARMA</w:t>
      </w:r>
    </w:p>
    <w:p w:rsidR="00176305" w:rsidRDefault="00176305" w:rsidP="00176305">
      <w:r>
        <w:t>ATENCIÓN:</w:t>
      </w:r>
      <w:r>
        <w:tab/>
        <w:t>Sr. Darío Jaramillo</w:t>
      </w:r>
    </w:p>
    <w:p w:rsidR="00176305" w:rsidRDefault="00176305" w:rsidP="00176305">
      <w:r>
        <w:tab/>
      </w:r>
      <w:r>
        <w:tab/>
        <w:t>Gerente.</w:t>
      </w:r>
    </w:p>
    <w:p w:rsidR="00176305" w:rsidRDefault="00176305" w:rsidP="00176305"/>
    <w:p w:rsidR="00176305" w:rsidRDefault="00176305" w:rsidP="00176305"/>
    <w:p w:rsidR="00176305" w:rsidRDefault="00176305" w:rsidP="00176305">
      <w:r>
        <w:t>Apreciado Don Darío:</w:t>
      </w:r>
    </w:p>
    <w:p w:rsidR="00176305" w:rsidRDefault="00176305" w:rsidP="00176305"/>
    <w:p w:rsidR="00176305" w:rsidRDefault="00176305" w:rsidP="00176305">
      <w:r>
        <w:t>Con la presente estamos solicitando el siguiente material:</w:t>
      </w:r>
    </w:p>
    <w:p w:rsidR="00176305" w:rsidRDefault="00176305" w:rsidP="00176305"/>
    <w:p w:rsidR="00176305" w:rsidRDefault="00176305" w:rsidP="00176305">
      <w:pPr>
        <w:rPr>
          <w:b/>
          <w:bCs/>
          <w:u w:val="single"/>
        </w:rPr>
      </w:pPr>
      <w:r>
        <w:rPr>
          <w:b/>
          <w:bCs/>
          <w:u w:val="single"/>
        </w:rPr>
        <w:t>IMPRESIÓN  :</w:t>
      </w:r>
    </w:p>
    <w:p w:rsidR="00176305" w:rsidRDefault="00176305" w:rsidP="00176305"/>
    <w:p w:rsidR="00176305" w:rsidRDefault="00176305" w:rsidP="00176305">
      <w:r>
        <w:t>MATERIAL:</w:t>
      </w:r>
      <w:r>
        <w:tab/>
      </w:r>
      <w:r>
        <w:tab/>
        <w:t xml:space="preserve">P.P </w:t>
      </w:r>
      <w:r w:rsidRPr="00F60466">
        <w:rPr>
          <w:u w:val="single"/>
        </w:rPr>
        <w:t>Tubular o Semitubular</w:t>
      </w:r>
      <w:r>
        <w:t xml:space="preserve">  de   25   Cms.</w:t>
      </w:r>
    </w:p>
    <w:p w:rsidR="00176305" w:rsidRDefault="004C298D" w:rsidP="00176305">
      <w:r>
        <w:t>CALIBRE:</w:t>
      </w:r>
      <w:r>
        <w:tab/>
      </w:r>
      <w:r>
        <w:tab/>
        <w:t>1.0</w:t>
      </w:r>
      <w:r w:rsidR="00176305">
        <w:t xml:space="preserve">  ”</w:t>
      </w:r>
    </w:p>
    <w:p w:rsidR="00176305" w:rsidRDefault="00176305" w:rsidP="00176305">
      <w:r>
        <w:t>CANTIDAD:</w:t>
      </w:r>
      <w:r>
        <w:tab/>
      </w:r>
      <w:r>
        <w:tab/>
        <w:t>60   Kg</w:t>
      </w:r>
    </w:p>
    <w:p w:rsidR="00176305" w:rsidRPr="009C3F42" w:rsidRDefault="00176305" w:rsidP="00176305">
      <w:pPr>
        <w:rPr>
          <w:b/>
        </w:rPr>
      </w:pPr>
      <w:r>
        <w:t>REFERENCIA:</w:t>
      </w:r>
      <w:r>
        <w:tab/>
      </w:r>
      <w:r w:rsidRPr="009C3F42">
        <w:rPr>
          <w:b/>
        </w:rPr>
        <w:t>AREPAS  PUES</w:t>
      </w:r>
    </w:p>
    <w:p w:rsidR="00176305" w:rsidRDefault="00176305" w:rsidP="00176305">
      <w:r>
        <w:t>REPETICIÓN:</w:t>
      </w:r>
      <w:r>
        <w:tab/>
        <w:t>17.5    Cms.</w:t>
      </w:r>
    </w:p>
    <w:p w:rsidR="00176305" w:rsidRDefault="00176305" w:rsidP="00176305">
      <w:r>
        <w:t>RODILLO  :               35</w:t>
      </w:r>
    </w:p>
    <w:p w:rsidR="00176305" w:rsidRDefault="00176305" w:rsidP="00176305">
      <w:r>
        <w:t>IMPRESIÓN:</w:t>
      </w:r>
      <w:r>
        <w:tab/>
      </w:r>
      <w:r>
        <w:tab/>
        <w:t xml:space="preserve">2   Caras  </w:t>
      </w:r>
    </w:p>
    <w:p w:rsidR="00176305" w:rsidRDefault="00176305" w:rsidP="00176305">
      <w:r>
        <w:t>COLORES:</w:t>
      </w:r>
      <w:r>
        <w:tab/>
      </w:r>
      <w:r>
        <w:tab/>
        <w:t xml:space="preserve"> según muestra.</w:t>
      </w:r>
    </w:p>
    <w:p w:rsidR="00176305" w:rsidRDefault="00176305" w:rsidP="00176305">
      <w:r>
        <w:t>BOLSA:</w:t>
      </w:r>
      <w:r>
        <w:tab/>
      </w:r>
      <w:r>
        <w:tab/>
        <w:t>17.5 X 25    cms</w:t>
      </w:r>
    </w:p>
    <w:p w:rsidR="00176305" w:rsidRDefault="00176305" w:rsidP="00176305"/>
    <w:p w:rsidR="00176305" w:rsidRDefault="00176305" w:rsidP="00176305"/>
    <w:p w:rsidR="00176305" w:rsidRDefault="00176305" w:rsidP="00176305">
      <w:r>
        <w:rPr>
          <w:b/>
          <w:bCs/>
          <w:u w:val="single"/>
        </w:rPr>
        <w:t>NOTA:</w:t>
      </w:r>
      <w:r>
        <w:t xml:space="preserve">  - Se  envia muestra física para los tonos de impresión.</w:t>
      </w:r>
    </w:p>
    <w:p w:rsidR="00176305" w:rsidRDefault="00176305" w:rsidP="00176305">
      <w:pPr>
        <w:numPr>
          <w:ilvl w:val="0"/>
          <w:numId w:val="2"/>
        </w:numPr>
      </w:pPr>
      <w:r>
        <w:t>El material lo envia P.U.</w:t>
      </w:r>
    </w:p>
    <w:p w:rsidR="00176305" w:rsidRDefault="00176305" w:rsidP="00176305">
      <w:pPr>
        <w:numPr>
          <w:ilvl w:val="0"/>
          <w:numId w:val="2"/>
        </w:numPr>
      </w:pPr>
      <w:r>
        <w:t>Colocar pie de imprenta de PLÁSTICOS UNION LTDA.</w:t>
      </w:r>
    </w:p>
    <w:p w:rsidR="00176305" w:rsidRDefault="00176305" w:rsidP="00176305"/>
    <w:p w:rsidR="00176305" w:rsidRDefault="004C298D" w:rsidP="00176305">
      <w:pPr>
        <w:rPr>
          <w:b/>
          <w:bCs/>
          <w:u w:val="single"/>
        </w:rPr>
      </w:pPr>
      <w:r>
        <w:rPr>
          <w:b/>
          <w:bCs/>
          <w:u w:val="single"/>
        </w:rPr>
        <w:t>NOTA  : IGUAL  ULTIMA IMP</w:t>
      </w:r>
      <w:r w:rsidR="00176305">
        <w:rPr>
          <w:b/>
          <w:bCs/>
          <w:u w:val="single"/>
        </w:rPr>
        <w:t>RESION</w:t>
      </w:r>
    </w:p>
    <w:p w:rsidR="00176305" w:rsidRDefault="00176305" w:rsidP="00176305"/>
    <w:p w:rsidR="00176305" w:rsidRDefault="00176305" w:rsidP="00176305"/>
    <w:p w:rsidR="00176305" w:rsidRDefault="00176305" w:rsidP="00176305">
      <w:r>
        <w:t>Agradezco la atención y colaboración prestada.</w:t>
      </w:r>
    </w:p>
    <w:p w:rsidR="00176305" w:rsidRDefault="00176305" w:rsidP="00176305"/>
    <w:p w:rsidR="00176305" w:rsidRDefault="00176305" w:rsidP="00176305"/>
    <w:p w:rsidR="00176305" w:rsidRDefault="00176305" w:rsidP="00176305">
      <w:r>
        <w:t>Cordialmente,</w:t>
      </w:r>
    </w:p>
    <w:p w:rsidR="00176305" w:rsidRDefault="00176305" w:rsidP="00176305"/>
    <w:p w:rsidR="00176305" w:rsidRDefault="00176305" w:rsidP="00176305"/>
    <w:p w:rsidR="00176305" w:rsidRDefault="00176305" w:rsidP="00176305"/>
    <w:p w:rsidR="00176305" w:rsidRDefault="00176305" w:rsidP="00176305">
      <w:r>
        <w:t>RICARDO CASAS ZAPATA</w:t>
      </w:r>
    </w:p>
    <w:p w:rsidR="00176305" w:rsidRDefault="00176305" w:rsidP="00176305">
      <w:r>
        <w:t>Director.</w:t>
      </w:r>
    </w:p>
    <w:p w:rsidR="00176305" w:rsidRDefault="00176305" w:rsidP="00176305">
      <w:pPr>
        <w:rPr>
          <w:b/>
        </w:rPr>
      </w:pPr>
    </w:p>
    <w:p w:rsidR="00176305" w:rsidRDefault="00176305" w:rsidP="00176305">
      <w:pPr>
        <w:rPr>
          <w:b/>
        </w:rPr>
      </w:pPr>
    </w:p>
    <w:p w:rsidR="00176305" w:rsidRDefault="00176305" w:rsidP="005450D8">
      <w:pPr>
        <w:rPr>
          <w:b/>
        </w:rPr>
      </w:pPr>
    </w:p>
    <w:p w:rsidR="004B6C2F" w:rsidRDefault="004B6C2F" w:rsidP="005450D8">
      <w:pPr>
        <w:rPr>
          <w:b/>
        </w:rPr>
      </w:pPr>
    </w:p>
    <w:p w:rsidR="004B6C2F" w:rsidRDefault="004B6C2F" w:rsidP="004B6C2F">
      <w:pPr>
        <w:rPr>
          <w:b/>
        </w:rPr>
      </w:pPr>
    </w:p>
    <w:p w:rsidR="004B6C2F" w:rsidRDefault="004B6C2F" w:rsidP="004B6C2F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4B6C2F" w:rsidRDefault="004B6C2F" w:rsidP="004B6C2F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4B6C2F" w:rsidRDefault="004B6C2F" w:rsidP="004B6C2F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4B6C2F" w:rsidRDefault="004B6C2F" w:rsidP="004B6C2F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4B6C2F" w:rsidRDefault="004B6C2F" w:rsidP="004B6C2F">
      <w:pPr>
        <w:rPr>
          <w:b/>
          <w:bCs/>
        </w:rPr>
      </w:pPr>
    </w:p>
    <w:p w:rsidR="004B6C2F" w:rsidRDefault="004B6C2F" w:rsidP="004B6C2F">
      <w:pPr>
        <w:pStyle w:val="Ttulo1"/>
      </w:pPr>
      <w:r>
        <w:t>ORDEN DE TRABAJO  N °      01710</w:t>
      </w:r>
    </w:p>
    <w:p w:rsidR="004B6C2F" w:rsidRDefault="004B6C2F" w:rsidP="004B6C2F"/>
    <w:p w:rsidR="004B6C2F" w:rsidRDefault="004B6C2F" w:rsidP="004B6C2F">
      <w:r>
        <w:t>FECHA:</w:t>
      </w:r>
      <w:r>
        <w:tab/>
        <w:t>Medellín, Febrero  11  de  2010</w:t>
      </w:r>
    </w:p>
    <w:p w:rsidR="004B6C2F" w:rsidRDefault="004B6C2F" w:rsidP="004B6C2F">
      <w:r>
        <w:t>PARA:</w:t>
      </w:r>
      <w:r>
        <w:tab/>
      </w:r>
      <w:r>
        <w:tab/>
        <w:t>PLÁSTICOS DARMA</w:t>
      </w:r>
    </w:p>
    <w:p w:rsidR="004B6C2F" w:rsidRDefault="004B6C2F" w:rsidP="004B6C2F">
      <w:r>
        <w:t>ATENCIÓN:</w:t>
      </w:r>
      <w:r>
        <w:tab/>
        <w:t>Sr. Darío Jaramillo</w:t>
      </w:r>
    </w:p>
    <w:p w:rsidR="004B6C2F" w:rsidRDefault="004B6C2F" w:rsidP="004B6C2F">
      <w:r>
        <w:tab/>
      </w:r>
      <w:r>
        <w:tab/>
        <w:t>Gerente.</w:t>
      </w:r>
    </w:p>
    <w:p w:rsidR="004B6C2F" w:rsidRDefault="004B6C2F" w:rsidP="004B6C2F"/>
    <w:p w:rsidR="004B6C2F" w:rsidRDefault="004B6C2F" w:rsidP="004B6C2F">
      <w:r>
        <w:t>Apreciado Don Darío:</w:t>
      </w:r>
    </w:p>
    <w:p w:rsidR="004B6C2F" w:rsidRDefault="004B6C2F" w:rsidP="004B6C2F"/>
    <w:p w:rsidR="004B6C2F" w:rsidRDefault="004B6C2F" w:rsidP="004B6C2F">
      <w:r>
        <w:t>Con la presente estamos solicitando el siguiente servicio de  IMPRESIÓN :</w:t>
      </w:r>
    </w:p>
    <w:p w:rsidR="004B6C2F" w:rsidRDefault="004B6C2F" w:rsidP="004B6C2F"/>
    <w:p w:rsidR="004B6C2F" w:rsidRDefault="004B6C2F" w:rsidP="004B6C2F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4B6C2F" w:rsidRDefault="004B6C2F" w:rsidP="004B6C2F">
      <w:r>
        <w:t>MATERIAL   :           Polipropileno Tubular de  42 cms</w:t>
      </w:r>
    </w:p>
    <w:p w:rsidR="004B6C2F" w:rsidRDefault="004B6C2F" w:rsidP="004B6C2F">
      <w:r>
        <w:t xml:space="preserve">CLIBRE      :               </w:t>
      </w:r>
      <w:smartTag w:uri="urn:schemas-microsoft-com:office:smarttags" w:element="metricconverter">
        <w:smartTagPr>
          <w:attr w:name="ProductID" w:val="1.9 ”"/>
        </w:smartTagPr>
        <w:r>
          <w:t>1.9 ”</w:t>
        </w:r>
      </w:smartTag>
    </w:p>
    <w:p w:rsidR="004B6C2F" w:rsidRDefault="004B6C2F" w:rsidP="004B6C2F">
      <w:r>
        <w:t>REFERENCIA:</w:t>
      </w:r>
      <w:r>
        <w:tab/>
      </w:r>
      <w:r>
        <w:rPr>
          <w:b/>
        </w:rPr>
        <w:t>NELOS  FEMENINA</w:t>
      </w:r>
    </w:p>
    <w:p w:rsidR="004B6C2F" w:rsidRDefault="004B6C2F" w:rsidP="004B6C2F">
      <w:r>
        <w:t>CANTIDAD    :          70   Kg</w:t>
      </w:r>
    </w:p>
    <w:p w:rsidR="004B6C2F" w:rsidRDefault="004B6C2F" w:rsidP="004B6C2F">
      <w:r>
        <w:t>COLORES:</w:t>
      </w:r>
      <w:r>
        <w:tab/>
      </w:r>
      <w:r>
        <w:tab/>
        <w:t>2 (   Azul  -  Fucsia  )</w:t>
      </w:r>
    </w:p>
    <w:p w:rsidR="004B6C2F" w:rsidRDefault="004B6C2F" w:rsidP="004B6C2F">
      <w:r>
        <w:t>CARAS:</w:t>
      </w:r>
      <w:r>
        <w:tab/>
      </w:r>
      <w:r>
        <w:tab/>
        <w:t>1</w:t>
      </w:r>
    </w:p>
    <w:p w:rsidR="004B6C2F" w:rsidRDefault="004B6C2F" w:rsidP="004B6C2F">
      <w:r>
        <w:t>REPETICIÓN:</w:t>
      </w:r>
      <w:r>
        <w:tab/>
        <w:t>30</w:t>
      </w:r>
    </w:p>
    <w:p w:rsidR="004B6C2F" w:rsidRDefault="004B6C2F" w:rsidP="004B6C2F">
      <w:r>
        <w:t>RODILLO:</w:t>
      </w:r>
      <w:r>
        <w:tab/>
      </w:r>
      <w:r>
        <w:tab/>
        <w:t>30</w:t>
      </w:r>
    </w:p>
    <w:p w:rsidR="004B6C2F" w:rsidRDefault="004B6C2F" w:rsidP="004B6C2F">
      <w:r>
        <w:t>BOLSA:</w:t>
      </w:r>
      <w:r>
        <w:tab/>
      </w:r>
      <w:r>
        <w:tab/>
        <w:t>30  x  42     cms</w:t>
      </w:r>
    </w:p>
    <w:p w:rsidR="004B6C2F" w:rsidRDefault="004B6C2F" w:rsidP="004B6C2F">
      <w:r>
        <w:t>SELLADO:</w:t>
      </w:r>
      <w:r>
        <w:tab/>
      </w:r>
      <w:r>
        <w:tab/>
        <w:t>Para selle lateral.</w:t>
      </w:r>
    </w:p>
    <w:p w:rsidR="004B6C2F" w:rsidRDefault="004B6C2F" w:rsidP="004B6C2F"/>
    <w:p w:rsidR="004B6C2F" w:rsidRPr="00E07C85" w:rsidRDefault="004B6C2F" w:rsidP="004B6C2F">
      <w:pPr>
        <w:rPr>
          <w:b/>
          <w:u w:val="single"/>
        </w:rPr>
      </w:pPr>
      <w:r>
        <w:rPr>
          <w:b/>
          <w:bCs/>
          <w:u w:val="single"/>
        </w:rPr>
        <w:t>NOTA:</w:t>
      </w:r>
      <w:r>
        <w:t xml:space="preserve">  * Lo</w:t>
      </w:r>
      <w:r w:rsidR="00C04F23">
        <w:t>s cyreles    en  su planta</w:t>
      </w:r>
    </w:p>
    <w:p w:rsidR="004B6C2F" w:rsidRDefault="004B6C2F" w:rsidP="004B6C2F">
      <w:pPr>
        <w:numPr>
          <w:ilvl w:val="0"/>
          <w:numId w:val="1"/>
        </w:numPr>
      </w:pPr>
      <w:r>
        <w:t>Se envían muestra física  para tonos y alturas</w:t>
      </w:r>
    </w:p>
    <w:p w:rsidR="004B6C2F" w:rsidRPr="00A90D8F" w:rsidRDefault="004B6C2F" w:rsidP="004B6C2F">
      <w:pPr>
        <w:numPr>
          <w:ilvl w:val="0"/>
          <w:numId w:val="2"/>
        </w:numPr>
        <w:rPr>
          <w:b/>
        </w:rPr>
      </w:pPr>
      <w:r>
        <w:t xml:space="preserve">Se  envia el material de PP de </w:t>
      </w:r>
      <w:r w:rsidRPr="00A90D8F">
        <w:rPr>
          <w:b/>
        </w:rPr>
        <w:t xml:space="preserve">42 </w:t>
      </w:r>
      <w:r>
        <w:t xml:space="preserve"> </w:t>
      </w:r>
      <w:r w:rsidRPr="00A90D8F">
        <w:rPr>
          <w:b/>
        </w:rPr>
        <w:t>cms</w:t>
      </w:r>
    </w:p>
    <w:p w:rsidR="004B6C2F" w:rsidRDefault="004B6C2F" w:rsidP="004B6C2F">
      <w:pPr>
        <w:numPr>
          <w:ilvl w:val="0"/>
          <w:numId w:val="2"/>
        </w:numPr>
      </w:pPr>
      <w:r>
        <w:t>Colocar pie de imprenta</w:t>
      </w:r>
    </w:p>
    <w:p w:rsidR="004B6C2F" w:rsidRDefault="004B6C2F" w:rsidP="004B6C2F">
      <w:pPr>
        <w:ind w:left="885"/>
      </w:pPr>
    </w:p>
    <w:p w:rsidR="004B6C2F" w:rsidRDefault="004B6C2F" w:rsidP="004B6C2F">
      <w:pPr>
        <w:ind w:left="885"/>
      </w:pPr>
    </w:p>
    <w:p w:rsidR="004B6C2F" w:rsidRDefault="004B6C2F" w:rsidP="004B6C2F">
      <w:r>
        <w:t>Agradezco la atención y colaboración prestada.</w:t>
      </w:r>
    </w:p>
    <w:p w:rsidR="004B6C2F" w:rsidRDefault="004B6C2F" w:rsidP="004B6C2F"/>
    <w:p w:rsidR="004B6C2F" w:rsidRDefault="004B6C2F" w:rsidP="004B6C2F"/>
    <w:p w:rsidR="004B6C2F" w:rsidRDefault="004B6C2F" w:rsidP="004B6C2F">
      <w:r>
        <w:t>Cordialmente,</w:t>
      </w:r>
    </w:p>
    <w:p w:rsidR="004B6C2F" w:rsidRDefault="004B6C2F" w:rsidP="004B6C2F"/>
    <w:p w:rsidR="004B6C2F" w:rsidRDefault="004B6C2F" w:rsidP="004B6C2F"/>
    <w:p w:rsidR="004B6C2F" w:rsidRDefault="004B6C2F" w:rsidP="004B6C2F"/>
    <w:p w:rsidR="004B6C2F" w:rsidRDefault="004B6C2F" w:rsidP="004B6C2F">
      <w:r>
        <w:t>RICARDO CASAS ZAPATA</w:t>
      </w:r>
    </w:p>
    <w:p w:rsidR="004B6C2F" w:rsidRDefault="004B6C2F" w:rsidP="004B6C2F">
      <w:r>
        <w:t>Director.</w:t>
      </w:r>
    </w:p>
    <w:p w:rsidR="004B6C2F" w:rsidRDefault="004B6C2F" w:rsidP="004B6C2F"/>
    <w:p w:rsidR="004B6C2F" w:rsidRDefault="004B6C2F" w:rsidP="004B6C2F"/>
    <w:p w:rsidR="004B6C2F" w:rsidRDefault="004B6C2F" w:rsidP="004B6C2F"/>
    <w:p w:rsidR="004B6C2F" w:rsidRDefault="004B6C2F" w:rsidP="005450D8">
      <w:pPr>
        <w:rPr>
          <w:b/>
        </w:rPr>
      </w:pPr>
    </w:p>
    <w:p w:rsidR="001F0393" w:rsidRDefault="001F0393" w:rsidP="005450D8">
      <w:pPr>
        <w:rPr>
          <w:b/>
        </w:rPr>
      </w:pPr>
    </w:p>
    <w:p w:rsidR="001F0393" w:rsidRDefault="001F0393" w:rsidP="005450D8">
      <w:pPr>
        <w:rPr>
          <w:b/>
        </w:rPr>
      </w:pPr>
    </w:p>
    <w:p w:rsidR="001F0393" w:rsidRDefault="001F0393" w:rsidP="001F0393">
      <w:pPr>
        <w:rPr>
          <w:b/>
        </w:rPr>
      </w:pPr>
    </w:p>
    <w:p w:rsidR="001F0393" w:rsidRDefault="001F0393" w:rsidP="001F0393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1F0393" w:rsidRDefault="001F0393" w:rsidP="001F0393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1F0393" w:rsidRDefault="001F0393" w:rsidP="001F0393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1F0393" w:rsidRDefault="001F0393" w:rsidP="001F0393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1F0393" w:rsidRDefault="001F0393" w:rsidP="001F0393"/>
    <w:p w:rsidR="001F0393" w:rsidRDefault="001F0393" w:rsidP="001F0393">
      <w:pPr>
        <w:pStyle w:val="Ttulo1"/>
      </w:pPr>
      <w:r>
        <w:t>ORDEN DE TRABAJO   N°      06096</w:t>
      </w:r>
    </w:p>
    <w:p w:rsidR="001F0393" w:rsidRDefault="001F0393" w:rsidP="001F0393"/>
    <w:p w:rsidR="001F0393" w:rsidRDefault="001F0393" w:rsidP="001F0393">
      <w:r>
        <w:t>FECHA:</w:t>
      </w:r>
      <w:r>
        <w:tab/>
        <w:t>Med</w:t>
      </w:r>
      <w:r w:rsidR="0029594F">
        <w:t>ellín, Febrero  15</w:t>
      </w:r>
      <w:r>
        <w:t xml:space="preserve">    de  2010</w:t>
      </w:r>
    </w:p>
    <w:p w:rsidR="001F0393" w:rsidRDefault="001F0393" w:rsidP="001F0393">
      <w:r>
        <w:t>PARA:</w:t>
      </w:r>
      <w:r>
        <w:tab/>
      </w:r>
      <w:r>
        <w:tab/>
        <w:t>PLÁSTICOS DARMA</w:t>
      </w:r>
    </w:p>
    <w:p w:rsidR="001F0393" w:rsidRDefault="001F0393" w:rsidP="001F0393">
      <w:r>
        <w:t>ATENCIÓN:</w:t>
      </w:r>
      <w:r>
        <w:tab/>
        <w:t>Sr. Darío Jaramillo</w:t>
      </w:r>
    </w:p>
    <w:p w:rsidR="001F0393" w:rsidRDefault="001F0393" w:rsidP="001F0393">
      <w:r>
        <w:tab/>
      </w:r>
      <w:r>
        <w:tab/>
        <w:t>Gerente.</w:t>
      </w:r>
    </w:p>
    <w:p w:rsidR="001F0393" w:rsidRDefault="001F0393" w:rsidP="001F0393"/>
    <w:p w:rsidR="001F0393" w:rsidRDefault="001F0393" w:rsidP="001F0393">
      <w:r>
        <w:t>Apreciado Don Darío:</w:t>
      </w:r>
    </w:p>
    <w:p w:rsidR="001F0393" w:rsidRDefault="001F0393" w:rsidP="001F0393"/>
    <w:p w:rsidR="001F0393" w:rsidRDefault="001F0393" w:rsidP="001F0393">
      <w:r>
        <w:t>Con la presente estamos solicitando el siguiente Material   :</w:t>
      </w:r>
    </w:p>
    <w:p w:rsidR="001F0393" w:rsidRDefault="001F0393" w:rsidP="001F0393"/>
    <w:p w:rsidR="001F0393" w:rsidRDefault="001F0393" w:rsidP="001F0393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1F0393" w:rsidRDefault="001F0393" w:rsidP="001F0393">
      <w:pPr>
        <w:rPr>
          <w:b/>
          <w:bCs/>
          <w:u w:val="single"/>
        </w:rPr>
      </w:pPr>
      <w:r>
        <w:rPr>
          <w:b/>
          <w:bCs/>
        </w:rPr>
        <w:tab/>
      </w:r>
    </w:p>
    <w:p w:rsidR="001F0393" w:rsidRDefault="001F0393" w:rsidP="001F0393">
      <w:r>
        <w:t>MATERIAL:</w:t>
      </w:r>
      <w:r>
        <w:tab/>
      </w:r>
      <w:r>
        <w:tab/>
        <w:t>Polietileno Alta Densidad Pigmentado BLANCO Tubular.</w:t>
      </w:r>
    </w:p>
    <w:p w:rsidR="001F0393" w:rsidRDefault="001F0393" w:rsidP="001F0393">
      <w:r>
        <w:t>MEDIDA:</w:t>
      </w:r>
      <w:r>
        <w:tab/>
      </w:r>
      <w:r>
        <w:tab/>
      </w:r>
      <w:r w:rsidRPr="00444F82">
        <w:rPr>
          <w:b/>
        </w:rPr>
        <w:t>43  Cms</w:t>
      </w:r>
      <w:r>
        <w:t>.</w:t>
      </w:r>
    </w:p>
    <w:p w:rsidR="001F0393" w:rsidRPr="005C3173" w:rsidRDefault="001F0393" w:rsidP="001F0393">
      <w:pPr>
        <w:rPr>
          <w:b/>
          <w:bCs/>
        </w:rPr>
      </w:pPr>
      <w:r>
        <w:t>CALIBRE:</w:t>
      </w:r>
      <w:r>
        <w:tab/>
      </w:r>
      <w:r>
        <w:tab/>
      </w:r>
      <w:r w:rsidRPr="005C3173">
        <w:rPr>
          <w:b/>
        </w:rPr>
        <w:t xml:space="preserve">2.5 </w:t>
      </w:r>
      <w:r w:rsidRPr="005C3173">
        <w:rPr>
          <w:b/>
          <w:bCs/>
        </w:rPr>
        <w:t xml:space="preserve">  ”</w:t>
      </w:r>
    </w:p>
    <w:p w:rsidR="001F0393" w:rsidRDefault="001F0393" w:rsidP="001F0393">
      <w:r>
        <w:t>COLOR:</w:t>
      </w:r>
      <w:r>
        <w:tab/>
      </w:r>
      <w:r>
        <w:tab/>
        <w:t>BLANCO  ( Según muestra  )</w:t>
      </w:r>
    </w:p>
    <w:p w:rsidR="001F0393" w:rsidRDefault="001F0393" w:rsidP="001F0393">
      <w:r>
        <w:t>TRATADO:</w:t>
      </w:r>
      <w:r>
        <w:tab/>
      </w:r>
      <w:r>
        <w:tab/>
        <w:t>2 Caras.</w:t>
      </w:r>
    </w:p>
    <w:p w:rsidR="001F0393" w:rsidRDefault="001F0393" w:rsidP="001F0393">
      <w:pPr>
        <w:rPr>
          <w:b/>
          <w:bCs/>
        </w:rPr>
      </w:pPr>
      <w:r>
        <w:t>CANTIDAD:</w:t>
      </w:r>
      <w:r>
        <w:tab/>
      </w:r>
      <w:r>
        <w:tab/>
      </w:r>
      <w:r w:rsidR="00775B05">
        <w:rPr>
          <w:b/>
        </w:rPr>
        <w:t>3</w:t>
      </w:r>
      <w:r>
        <w:rPr>
          <w:b/>
        </w:rPr>
        <w:t xml:space="preserve">00  </w:t>
      </w:r>
      <w:r>
        <w:t xml:space="preserve">   Kg</w:t>
      </w:r>
    </w:p>
    <w:p w:rsidR="001F0393" w:rsidRDefault="001F0393" w:rsidP="001F0393">
      <w:r>
        <w:t>REFERENCIA:</w:t>
      </w:r>
      <w:r>
        <w:tab/>
      </w:r>
      <w:r>
        <w:rPr>
          <w:b/>
        </w:rPr>
        <w:t>PLASTIQUIMICA   MEDIANA</w:t>
      </w:r>
    </w:p>
    <w:p w:rsidR="001F0393" w:rsidRDefault="001F0393" w:rsidP="001F0393">
      <w:r>
        <w:t>COLORES:</w:t>
      </w:r>
      <w:r>
        <w:tab/>
      </w:r>
      <w:r>
        <w:tab/>
        <w:t>2 ( Gris -  Rojo)</w:t>
      </w:r>
    </w:p>
    <w:p w:rsidR="001F0393" w:rsidRDefault="001F0393" w:rsidP="001F0393">
      <w:r>
        <w:t>CARAS:</w:t>
      </w:r>
      <w:r>
        <w:tab/>
      </w:r>
      <w:r>
        <w:tab/>
        <w:t>2</w:t>
      </w:r>
    </w:p>
    <w:p w:rsidR="001F0393" w:rsidRDefault="001F0393" w:rsidP="001F0393">
      <w:r>
        <w:t>REPETICIÓN:</w:t>
      </w:r>
      <w:r>
        <w:tab/>
        <w:t>Continua</w:t>
      </w:r>
    </w:p>
    <w:p w:rsidR="001F0393" w:rsidRDefault="001F0393" w:rsidP="001F0393">
      <w:r>
        <w:t>RODILLO:</w:t>
      </w:r>
      <w:r>
        <w:tab/>
      </w:r>
      <w:r>
        <w:tab/>
        <w:t>38</w:t>
      </w:r>
    </w:p>
    <w:p w:rsidR="001F0393" w:rsidRDefault="001F0393" w:rsidP="001F0393">
      <w:r>
        <w:t>BOLSA:</w:t>
      </w:r>
      <w:r>
        <w:tab/>
      </w:r>
      <w:r>
        <w:tab/>
      </w:r>
      <w:r w:rsidRPr="003B158B">
        <w:rPr>
          <w:b/>
        </w:rPr>
        <w:t>43 x  190  cms</w:t>
      </w:r>
    </w:p>
    <w:p w:rsidR="001F0393" w:rsidRDefault="001F0393" w:rsidP="001F0393">
      <w:r>
        <w:t>SELLADO:</w:t>
      </w:r>
      <w:r>
        <w:tab/>
      </w:r>
      <w:r>
        <w:tab/>
        <w:t>Para selle de Fondo.</w:t>
      </w:r>
    </w:p>
    <w:p w:rsidR="001F0393" w:rsidRDefault="001F0393" w:rsidP="001F0393"/>
    <w:p w:rsidR="001F0393" w:rsidRDefault="001F0393" w:rsidP="001F0393"/>
    <w:p w:rsidR="001F0393" w:rsidRDefault="001F0393" w:rsidP="001F0393">
      <w:r>
        <w:rPr>
          <w:b/>
          <w:bCs/>
          <w:u w:val="single"/>
        </w:rPr>
        <w:t>NOTA:</w:t>
      </w:r>
      <w:r>
        <w:t xml:space="preserve">  * Los cyreles   Se encuentran en su planta</w:t>
      </w:r>
    </w:p>
    <w:p w:rsidR="001F0393" w:rsidRDefault="001F0393" w:rsidP="001F0393">
      <w:pPr>
        <w:numPr>
          <w:ilvl w:val="0"/>
          <w:numId w:val="1"/>
        </w:numPr>
      </w:pPr>
      <w:r>
        <w:t>Se envían muestra física  para tonos , alturas  y pigmentacion</w:t>
      </w:r>
    </w:p>
    <w:p w:rsidR="001F0393" w:rsidRDefault="001F0393" w:rsidP="001F0393">
      <w:pPr>
        <w:ind w:left="885"/>
      </w:pPr>
    </w:p>
    <w:p w:rsidR="001F0393" w:rsidRPr="00315AED" w:rsidRDefault="001F0393" w:rsidP="001F0393">
      <w:pPr>
        <w:numPr>
          <w:ilvl w:val="0"/>
          <w:numId w:val="1"/>
        </w:numPr>
      </w:pPr>
      <w:r w:rsidRPr="00393DAD">
        <w:rPr>
          <w:b/>
          <w:u w:val="single"/>
        </w:rPr>
        <w:t>Utilizar tinta negra</w:t>
      </w:r>
      <w:r>
        <w:t xml:space="preserve">   </w:t>
      </w:r>
      <w:r w:rsidRPr="00393DAD">
        <w:rPr>
          <w:b/>
          <w:u w:val="single"/>
        </w:rPr>
        <w:t>ANTIGRASA</w:t>
      </w:r>
    </w:p>
    <w:p w:rsidR="001F0393" w:rsidRDefault="001F0393" w:rsidP="001F0393"/>
    <w:p w:rsidR="001F0393" w:rsidRPr="0098114D" w:rsidRDefault="001F0393" w:rsidP="001F0393">
      <w:pPr>
        <w:rPr>
          <w:b/>
          <w:u w:val="single"/>
        </w:rPr>
      </w:pPr>
    </w:p>
    <w:p w:rsidR="001F0393" w:rsidRDefault="001F0393" w:rsidP="001F0393">
      <w:r>
        <w:t>Agradezco la atención y colaboración prestada.</w:t>
      </w:r>
    </w:p>
    <w:p w:rsidR="001F0393" w:rsidRDefault="001F0393" w:rsidP="001F0393"/>
    <w:p w:rsidR="001F0393" w:rsidRDefault="001F0393" w:rsidP="001F0393">
      <w:r>
        <w:t>Cordialmente,</w:t>
      </w:r>
    </w:p>
    <w:p w:rsidR="001F0393" w:rsidRDefault="001F0393" w:rsidP="001F0393"/>
    <w:p w:rsidR="001F0393" w:rsidRPr="008D4091" w:rsidRDefault="001F0393" w:rsidP="001F0393">
      <w:pPr>
        <w:rPr>
          <w:b/>
        </w:rPr>
      </w:pPr>
    </w:p>
    <w:p w:rsidR="001F0393" w:rsidRDefault="001F0393" w:rsidP="001F0393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1F0393" w:rsidRDefault="001F0393" w:rsidP="001F0393">
      <w:r>
        <w:t>Director.</w:t>
      </w:r>
    </w:p>
    <w:p w:rsidR="001F0393" w:rsidRDefault="001F0393" w:rsidP="001F0393">
      <w:pPr>
        <w:rPr>
          <w:b/>
        </w:rPr>
      </w:pPr>
    </w:p>
    <w:p w:rsidR="001F0393" w:rsidRDefault="001F0393" w:rsidP="005450D8">
      <w:pPr>
        <w:rPr>
          <w:b/>
        </w:rPr>
      </w:pPr>
    </w:p>
    <w:p w:rsidR="00376943" w:rsidRDefault="00376943" w:rsidP="005450D8">
      <w:pPr>
        <w:rPr>
          <w:b/>
        </w:rPr>
      </w:pPr>
    </w:p>
    <w:p w:rsidR="00376943" w:rsidRDefault="00376943" w:rsidP="005450D8">
      <w:pPr>
        <w:rPr>
          <w:b/>
        </w:rPr>
      </w:pPr>
    </w:p>
    <w:p w:rsidR="00376943" w:rsidRDefault="00376943" w:rsidP="00376943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376943" w:rsidRDefault="00376943" w:rsidP="00376943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376943" w:rsidRDefault="00376943" w:rsidP="00376943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376943" w:rsidRDefault="00376943" w:rsidP="00376943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376943" w:rsidRDefault="00376943" w:rsidP="00376943"/>
    <w:p w:rsidR="00376943" w:rsidRDefault="00376943" w:rsidP="00376943"/>
    <w:p w:rsidR="00376943" w:rsidRDefault="00376943" w:rsidP="00376943">
      <w:pPr>
        <w:pStyle w:val="Ttulo1"/>
      </w:pPr>
      <w:r>
        <w:t>ORD EN DE TRABAJO    N°      06095</w:t>
      </w:r>
    </w:p>
    <w:p w:rsidR="00376943" w:rsidRDefault="00376943" w:rsidP="00376943"/>
    <w:p w:rsidR="00376943" w:rsidRDefault="00B40CE0" w:rsidP="00376943">
      <w:r>
        <w:t>FECHA:</w:t>
      </w:r>
      <w:r>
        <w:tab/>
        <w:t>Medellín, Febrero   15</w:t>
      </w:r>
      <w:r w:rsidR="00376943">
        <w:t xml:space="preserve">    de   2010</w:t>
      </w:r>
    </w:p>
    <w:p w:rsidR="00376943" w:rsidRDefault="00376943" w:rsidP="00376943">
      <w:r>
        <w:t>PARA:</w:t>
      </w:r>
      <w:r>
        <w:tab/>
      </w:r>
      <w:r>
        <w:tab/>
        <w:t>PLÁSTICOS DARMA</w:t>
      </w:r>
    </w:p>
    <w:p w:rsidR="00376943" w:rsidRDefault="00376943" w:rsidP="00376943">
      <w:r>
        <w:t>ATENCIÓN:</w:t>
      </w:r>
      <w:r>
        <w:tab/>
        <w:t>Sr. Darío Jaramillo</w:t>
      </w:r>
    </w:p>
    <w:p w:rsidR="00376943" w:rsidRDefault="00376943" w:rsidP="00376943">
      <w:r>
        <w:tab/>
      </w:r>
      <w:r>
        <w:tab/>
        <w:t>Gerente.</w:t>
      </w:r>
    </w:p>
    <w:p w:rsidR="00376943" w:rsidRDefault="00376943" w:rsidP="00376943"/>
    <w:p w:rsidR="00376943" w:rsidRDefault="00376943" w:rsidP="00376943">
      <w:r>
        <w:t>Apreciado Don Darío:</w:t>
      </w:r>
    </w:p>
    <w:p w:rsidR="00376943" w:rsidRDefault="00376943" w:rsidP="00376943"/>
    <w:p w:rsidR="00376943" w:rsidRDefault="00376943" w:rsidP="00376943">
      <w:r>
        <w:t>Con la presente estamos solicitando el siguiente Material   :</w:t>
      </w:r>
    </w:p>
    <w:p w:rsidR="00376943" w:rsidRDefault="00376943" w:rsidP="00376943"/>
    <w:p w:rsidR="00376943" w:rsidRDefault="00376943" w:rsidP="00376943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376943" w:rsidRDefault="00376943" w:rsidP="00376943">
      <w:pPr>
        <w:rPr>
          <w:b/>
          <w:bCs/>
          <w:u w:val="single"/>
        </w:rPr>
      </w:pPr>
    </w:p>
    <w:p w:rsidR="00376943" w:rsidRDefault="00376943" w:rsidP="00376943">
      <w:r>
        <w:t>MATERIAL:</w:t>
      </w:r>
      <w:r>
        <w:tab/>
      </w:r>
      <w:r>
        <w:tab/>
        <w:t>Polietileno Alta Densidad Pigmentado BLANCO Tubular.</w:t>
      </w:r>
    </w:p>
    <w:p w:rsidR="00376943" w:rsidRDefault="00376943" w:rsidP="00376943">
      <w:r>
        <w:t>MEDIDA:</w:t>
      </w:r>
      <w:r>
        <w:tab/>
      </w:r>
      <w:r>
        <w:tab/>
      </w:r>
      <w:r>
        <w:rPr>
          <w:b/>
        </w:rPr>
        <w:t>35</w:t>
      </w:r>
      <w:r w:rsidRPr="00444F82">
        <w:rPr>
          <w:b/>
        </w:rPr>
        <w:t xml:space="preserve">  Cms</w:t>
      </w:r>
      <w:r>
        <w:t>.</w:t>
      </w:r>
    </w:p>
    <w:p w:rsidR="00376943" w:rsidRDefault="00376943" w:rsidP="00376943">
      <w:pPr>
        <w:rPr>
          <w:b/>
          <w:bCs/>
        </w:rPr>
      </w:pPr>
      <w:r>
        <w:t>CALIBRE:</w:t>
      </w:r>
      <w:r>
        <w:tab/>
      </w:r>
      <w:r>
        <w:tab/>
      </w:r>
      <w:r w:rsidRPr="00B460D7">
        <w:rPr>
          <w:b/>
        </w:rPr>
        <w:t>2.5</w:t>
      </w:r>
      <w:r>
        <w:t xml:space="preserve"> </w:t>
      </w:r>
      <w:r>
        <w:rPr>
          <w:b/>
          <w:bCs/>
        </w:rPr>
        <w:t xml:space="preserve">  ”</w:t>
      </w:r>
    </w:p>
    <w:p w:rsidR="00376943" w:rsidRDefault="00376943" w:rsidP="00376943">
      <w:r>
        <w:t>COLOR:</w:t>
      </w:r>
      <w:r>
        <w:tab/>
      </w:r>
      <w:r>
        <w:tab/>
        <w:t>BLANCO  ( Según muestra  )</w:t>
      </w:r>
    </w:p>
    <w:p w:rsidR="00376943" w:rsidRDefault="00376943" w:rsidP="00376943">
      <w:r>
        <w:t>TRATADO:</w:t>
      </w:r>
      <w:r>
        <w:tab/>
      </w:r>
      <w:r>
        <w:tab/>
        <w:t>2 Caras.</w:t>
      </w:r>
    </w:p>
    <w:p w:rsidR="00376943" w:rsidRDefault="00376943" w:rsidP="00376943">
      <w:pPr>
        <w:rPr>
          <w:b/>
          <w:bCs/>
        </w:rPr>
      </w:pPr>
      <w:r>
        <w:t>CANTIDAD:</w:t>
      </w:r>
      <w:r>
        <w:tab/>
      </w:r>
      <w:r>
        <w:tab/>
      </w:r>
      <w:r w:rsidR="00C8098B">
        <w:rPr>
          <w:b/>
        </w:rPr>
        <w:t>16</w:t>
      </w:r>
      <w:r>
        <w:rPr>
          <w:b/>
        </w:rPr>
        <w:t>0</w:t>
      </w:r>
      <w:r>
        <w:t xml:space="preserve">   Kg.</w:t>
      </w:r>
      <w:r>
        <w:rPr>
          <w:b/>
          <w:bCs/>
        </w:rPr>
        <w:t xml:space="preserve"> </w:t>
      </w:r>
    </w:p>
    <w:p w:rsidR="00376943" w:rsidRDefault="00376943" w:rsidP="00376943">
      <w:r>
        <w:t>REFERENCIA:</w:t>
      </w:r>
      <w:r>
        <w:tab/>
      </w:r>
      <w:r>
        <w:rPr>
          <w:b/>
        </w:rPr>
        <w:t>PLASTIQUIMICA  PEQUENA</w:t>
      </w:r>
    </w:p>
    <w:p w:rsidR="00376943" w:rsidRDefault="00376943" w:rsidP="00376943">
      <w:r>
        <w:t>COLORES:</w:t>
      </w:r>
      <w:r>
        <w:tab/>
      </w:r>
      <w:r>
        <w:tab/>
        <w:t>2 ( Gris -  Rojo)</w:t>
      </w:r>
    </w:p>
    <w:p w:rsidR="00376943" w:rsidRDefault="00376943" w:rsidP="00376943">
      <w:r>
        <w:t>CARAS:</w:t>
      </w:r>
      <w:r>
        <w:tab/>
      </w:r>
      <w:r>
        <w:tab/>
        <w:t>2</w:t>
      </w:r>
    </w:p>
    <w:p w:rsidR="00376943" w:rsidRDefault="00376943" w:rsidP="00376943">
      <w:r>
        <w:t>REPETICIÓN:</w:t>
      </w:r>
      <w:r>
        <w:tab/>
        <w:t>Continua</w:t>
      </w:r>
    </w:p>
    <w:p w:rsidR="00376943" w:rsidRDefault="00376943" w:rsidP="00376943">
      <w:r>
        <w:t>RODILLO:</w:t>
      </w:r>
      <w:r>
        <w:tab/>
      </w:r>
      <w:r>
        <w:tab/>
      </w:r>
      <w:r w:rsidRPr="001D3669">
        <w:rPr>
          <w:b/>
        </w:rPr>
        <w:t>38</w:t>
      </w:r>
    </w:p>
    <w:p w:rsidR="00376943" w:rsidRPr="006537EA" w:rsidRDefault="00376943" w:rsidP="00376943">
      <w:pPr>
        <w:rPr>
          <w:b/>
        </w:rPr>
      </w:pPr>
      <w:r>
        <w:t>BOLSA:</w:t>
      </w:r>
      <w:r>
        <w:tab/>
      </w:r>
      <w:r>
        <w:tab/>
      </w:r>
      <w:r w:rsidRPr="006537EA">
        <w:rPr>
          <w:b/>
        </w:rPr>
        <w:t xml:space="preserve">35  x  175  </w:t>
      </w:r>
      <w:r>
        <w:rPr>
          <w:b/>
        </w:rPr>
        <w:t xml:space="preserve">  </w:t>
      </w:r>
      <w:r w:rsidRPr="006537EA">
        <w:rPr>
          <w:b/>
        </w:rPr>
        <w:t>cms</w:t>
      </w:r>
    </w:p>
    <w:p w:rsidR="00376943" w:rsidRDefault="00376943" w:rsidP="00376943">
      <w:r>
        <w:t>SELLADO:</w:t>
      </w:r>
      <w:r>
        <w:tab/>
      </w:r>
      <w:r>
        <w:tab/>
        <w:t>Para selle de Fondo.</w:t>
      </w:r>
    </w:p>
    <w:p w:rsidR="00376943" w:rsidRDefault="00376943" w:rsidP="00376943"/>
    <w:p w:rsidR="00376943" w:rsidRDefault="00376943" w:rsidP="00376943"/>
    <w:p w:rsidR="00376943" w:rsidRDefault="00376943" w:rsidP="00376943">
      <w:r>
        <w:rPr>
          <w:b/>
          <w:bCs/>
          <w:u w:val="single"/>
        </w:rPr>
        <w:t>NOTA:</w:t>
      </w:r>
      <w:r>
        <w:t xml:space="preserve">  * Los cyreles   Se encuentran en su planta</w:t>
      </w:r>
    </w:p>
    <w:p w:rsidR="00376943" w:rsidRDefault="00376943" w:rsidP="00376943">
      <w:pPr>
        <w:numPr>
          <w:ilvl w:val="0"/>
          <w:numId w:val="1"/>
        </w:numPr>
      </w:pPr>
      <w:r>
        <w:t>Se envían muestra física  para tonos , alturas  y  pigmentacion</w:t>
      </w:r>
    </w:p>
    <w:p w:rsidR="00376943" w:rsidRDefault="00376943" w:rsidP="00376943"/>
    <w:p w:rsidR="00376943" w:rsidRPr="00315AED" w:rsidRDefault="00376943" w:rsidP="00376943">
      <w:pPr>
        <w:numPr>
          <w:ilvl w:val="0"/>
          <w:numId w:val="1"/>
        </w:numPr>
      </w:pPr>
      <w:r w:rsidRPr="00393DAD">
        <w:rPr>
          <w:b/>
          <w:u w:val="single"/>
        </w:rPr>
        <w:t>Utilizar tinta negra</w:t>
      </w:r>
      <w:r>
        <w:t xml:space="preserve"> </w:t>
      </w:r>
      <w:r w:rsidRPr="00393DAD">
        <w:rPr>
          <w:b/>
          <w:u w:val="single"/>
        </w:rPr>
        <w:t>ANTIGRASA</w:t>
      </w:r>
    </w:p>
    <w:p w:rsidR="00376943" w:rsidRDefault="00376943" w:rsidP="00376943"/>
    <w:p w:rsidR="00376943" w:rsidRPr="0098114D" w:rsidRDefault="00376943" w:rsidP="00376943">
      <w:pPr>
        <w:rPr>
          <w:b/>
          <w:u w:val="single"/>
        </w:rPr>
      </w:pPr>
    </w:p>
    <w:p w:rsidR="00376943" w:rsidRDefault="00376943" w:rsidP="00376943">
      <w:r>
        <w:t>Agradezco la atención y colaboración prestada.</w:t>
      </w:r>
    </w:p>
    <w:p w:rsidR="00376943" w:rsidRDefault="00376943" w:rsidP="00376943"/>
    <w:p w:rsidR="00376943" w:rsidRDefault="00376943" w:rsidP="00376943">
      <w:r>
        <w:t>Cordialmente</w:t>
      </w:r>
    </w:p>
    <w:p w:rsidR="00376943" w:rsidRDefault="00376943" w:rsidP="00376943"/>
    <w:p w:rsidR="00376943" w:rsidRDefault="00376943" w:rsidP="00376943"/>
    <w:p w:rsidR="00376943" w:rsidRDefault="00376943" w:rsidP="00376943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376943" w:rsidRDefault="00376943" w:rsidP="00376943">
      <w:r>
        <w:t>Director.</w:t>
      </w:r>
    </w:p>
    <w:p w:rsidR="00376943" w:rsidRDefault="00376943" w:rsidP="00376943">
      <w:pPr>
        <w:rPr>
          <w:b/>
        </w:rPr>
      </w:pPr>
    </w:p>
    <w:p w:rsidR="00376943" w:rsidRDefault="00376943" w:rsidP="005450D8">
      <w:pPr>
        <w:rPr>
          <w:b/>
        </w:rPr>
      </w:pPr>
    </w:p>
    <w:p w:rsidR="00AC575B" w:rsidRDefault="00AC575B" w:rsidP="005450D8">
      <w:pPr>
        <w:rPr>
          <w:b/>
        </w:rPr>
      </w:pPr>
    </w:p>
    <w:p w:rsidR="00AC575B" w:rsidRDefault="00AC575B" w:rsidP="005450D8">
      <w:pPr>
        <w:rPr>
          <w:b/>
        </w:rPr>
      </w:pPr>
    </w:p>
    <w:p w:rsidR="00AC575B" w:rsidRDefault="00AC575B" w:rsidP="00AC575B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AC575B" w:rsidRDefault="00AC575B" w:rsidP="00AC575B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AC575B" w:rsidRDefault="00AC575B" w:rsidP="00AC575B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AC575B" w:rsidRDefault="00AC575B" w:rsidP="00AC575B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AC575B" w:rsidRDefault="00AC575B" w:rsidP="00AC575B"/>
    <w:p w:rsidR="00AC575B" w:rsidRDefault="00AC575B" w:rsidP="00AC575B">
      <w:pPr>
        <w:pStyle w:val="Ttulo1"/>
      </w:pPr>
      <w:r>
        <w:t xml:space="preserve">ORDEN DE </w:t>
      </w:r>
      <w:r w:rsidR="00407A6F">
        <w:t>TRABAJO  N°     04897</w:t>
      </w:r>
    </w:p>
    <w:p w:rsidR="00AC575B" w:rsidRDefault="00AC575B" w:rsidP="00AC575B"/>
    <w:p w:rsidR="00AC575B" w:rsidRDefault="00AC575B" w:rsidP="00AC575B">
      <w:r>
        <w:t>FECHA:</w:t>
      </w:r>
      <w:r>
        <w:tab/>
        <w:t>Medellín, Febrero  15    de    2010</w:t>
      </w:r>
    </w:p>
    <w:p w:rsidR="00AC575B" w:rsidRDefault="00AC575B" w:rsidP="00AC575B">
      <w:r>
        <w:t>PARA:</w:t>
      </w:r>
      <w:r>
        <w:tab/>
      </w:r>
      <w:r>
        <w:tab/>
        <w:t>PLÁSTICOS DARMA</w:t>
      </w:r>
    </w:p>
    <w:p w:rsidR="00AC575B" w:rsidRDefault="00AC575B" w:rsidP="00AC575B">
      <w:r>
        <w:t>ATENCIÓN:</w:t>
      </w:r>
      <w:r>
        <w:tab/>
        <w:t>Sr. Darío Jaramillo</w:t>
      </w:r>
    </w:p>
    <w:p w:rsidR="00AC575B" w:rsidRDefault="00AC575B" w:rsidP="00AC575B">
      <w:r>
        <w:tab/>
      </w:r>
      <w:r>
        <w:tab/>
        <w:t>Gerente.</w:t>
      </w:r>
    </w:p>
    <w:p w:rsidR="00AC575B" w:rsidRDefault="00AC575B" w:rsidP="00AC575B"/>
    <w:p w:rsidR="00AC575B" w:rsidRDefault="00AC575B" w:rsidP="00AC575B">
      <w:r>
        <w:t>Apreciado Don Darío :</w:t>
      </w:r>
    </w:p>
    <w:p w:rsidR="00AC575B" w:rsidRDefault="00AC575B" w:rsidP="00AC575B">
      <w:r>
        <w:t xml:space="preserve"> </w:t>
      </w:r>
    </w:p>
    <w:p w:rsidR="00AC575B" w:rsidRDefault="00AC575B" w:rsidP="00AC575B">
      <w:r>
        <w:t>Con la presente estamos solicitando el siguiente servicio de EXTRUSION E IMPRESION:</w:t>
      </w:r>
    </w:p>
    <w:p w:rsidR="00AC575B" w:rsidRDefault="00AC575B" w:rsidP="00AC575B"/>
    <w:p w:rsidR="00AC575B" w:rsidRDefault="00AC575B" w:rsidP="00AC575B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AC575B" w:rsidRDefault="00AC575B" w:rsidP="00AC575B">
      <w:pPr>
        <w:rPr>
          <w:b/>
          <w:bCs/>
          <w:u w:val="single"/>
        </w:rPr>
      </w:pPr>
    </w:p>
    <w:p w:rsidR="00AC575B" w:rsidRDefault="00AC575B" w:rsidP="00AC575B">
      <w:r>
        <w:t>MATERIAL:</w:t>
      </w:r>
      <w:r>
        <w:tab/>
      </w:r>
      <w:r>
        <w:tab/>
        <w:t>Polietileno BAJA  lamina</w:t>
      </w:r>
      <w:r w:rsidR="006851E8">
        <w:t xml:space="preserve"> </w:t>
      </w:r>
    </w:p>
    <w:p w:rsidR="00AC575B" w:rsidRPr="003F0627" w:rsidRDefault="00AC575B" w:rsidP="00AC575B">
      <w:pPr>
        <w:rPr>
          <w:b/>
        </w:rPr>
      </w:pPr>
      <w:r>
        <w:t>MEDIDA:</w:t>
      </w:r>
      <w:r>
        <w:tab/>
      </w:r>
      <w:r>
        <w:tab/>
      </w:r>
      <w:r w:rsidR="00576F0E">
        <w:rPr>
          <w:b/>
        </w:rPr>
        <w:t>88</w:t>
      </w:r>
      <w:r>
        <w:rPr>
          <w:b/>
        </w:rPr>
        <w:t xml:space="preserve">  cm</w:t>
      </w:r>
    </w:p>
    <w:p w:rsidR="00AC575B" w:rsidRDefault="00AC575B" w:rsidP="00AC575B">
      <w:r>
        <w:t>CALIBRE:</w:t>
      </w:r>
      <w:r>
        <w:tab/>
      </w:r>
      <w:r>
        <w:tab/>
      </w:r>
      <w:r w:rsidR="007C0713">
        <w:rPr>
          <w:b/>
        </w:rPr>
        <w:t>1.5</w:t>
      </w:r>
      <w:r>
        <w:rPr>
          <w:b/>
        </w:rPr>
        <w:t xml:space="preserve">   </w:t>
      </w:r>
      <w:r w:rsidRPr="00BB2CA5">
        <w:rPr>
          <w:b/>
        </w:rPr>
        <w:t>”</w:t>
      </w:r>
    </w:p>
    <w:p w:rsidR="00AC575B" w:rsidRDefault="00AC575B" w:rsidP="00AC575B">
      <w:r>
        <w:t>COLOR:</w:t>
      </w:r>
      <w:r>
        <w:tab/>
      </w:r>
      <w:r>
        <w:tab/>
        <w:t>Transparente</w:t>
      </w:r>
    </w:p>
    <w:p w:rsidR="00AC575B" w:rsidRDefault="00AC575B" w:rsidP="00AC575B">
      <w:r>
        <w:t>TRATADO:</w:t>
      </w:r>
      <w:r>
        <w:tab/>
      </w:r>
      <w:r>
        <w:tab/>
        <w:t>1  Cara.</w:t>
      </w:r>
    </w:p>
    <w:p w:rsidR="00AC575B" w:rsidRDefault="00AC575B" w:rsidP="00AC575B">
      <w:pPr>
        <w:rPr>
          <w:b/>
          <w:bCs/>
        </w:rPr>
      </w:pPr>
      <w:r>
        <w:t>CANTIDAD:</w:t>
      </w:r>
      <w:r>
        <w:tab/>
      </w:r>
      <w:r>
        <w:tab/>
      </w:r>
      <w:r w:rsidR="00576F0E">
        <w:rPr>
          <w:b/>
        </w:rPr>
        <w:t>130</w:t>
      </w:r>
      <w:r>
        <w:rPr>
          <w:b/>
        </w:rPr>
        <w:t xml:space="preserve"> </w:t>
      </w:r>
      <w:r>
        <w:t xml:space="preserve">    Kg.</w:t>
      </w:r>
      <w:r>
        <w:rPr>
          <w:b/>
          <w:bCs/>
        </w:rPr>
        <w:tab/>
      </w:r>
    </w:p>
    <w:p w:rsidR="00AC575B" w:rsidRDefault="00C35FAF" w:rsidP="00AC575B">
      <w:r>
        <w:t>COLORES:</w:t>
      </w:r>
      <w:r>
        <w:tab/>
      </w:r>
      <w:r>
        <w:tab/>
        <w:t>4</w:t>
      </w:r>
      <w:r w:rsidR="00756F8B">
        <w:t xml:space="preserve">     (  Rojo</w:t>
      </w:r>
      <w:r w:rsidR="00AC575B">
        <w:t xml:space="preserve"> </w:t>
      </w:r>
      <w:r w:rsidR="00756F8B">
        <w:t xml:space="preserve"> -  Blanco  -   Amarillo – Negro </w:t>
      </w:r>
      <w:r w:rsidR="00AC575B">
        <w:t xml:space="preserve">  )</w:t>
      </w:r>
    </w:p>
    <w:p w:rsidR="00AC575B" w:rsidRDefault="005B3D8C" w:rsidP="00AC575B">
      <w:r>
        <w:t>CARAS:</w:t>
      </w:r>
      <w:r>
        <w:tab/>
      </w:r>
      <w:r>
        <w:tab/>
        <w:t>2  (  4</w:t>
      </w:r>
      <w:r w:rsidR="00AC575B">
        <w:t xml:space="preserve"> x 1</w:t>
      </w:r>
      <w:r>
        <w:t xml:space="preserve">- 4 x 1 </w:t>
      </w:r>
      <w:r w:rsidR="00AC575B">
        <w:t xml:space="preserve">  )</w:t>
      </w:r>
    </w:p>
    <w:p w:rsidR="00AC575B" w:rsidRDefault="002E36C7" w:rsidP="00AC575B">
      <w:r>
        <w:t>REPETICIÓN:</w:t>
      </w:r>
      <w:r>
        <w:tab/>
        <w:t xml:space="preserve">20.5 </w:t>
      </w:r>
      <w:r w:rsidR="00AC575B">
        <w:t xml:space="preserve">   Cms. </w:t>
      </w:r>
    </w:p>
    <w:p w:rsidR="00AC575B" w:rsidRDefault="00BC327E" w:rsidP="00AC575B">
      <w:r>
        <w:t>BOLSA:</w:t>
      </w:r>
      <w:r>
        <w:tab/>
      </w:r>
      <w:r>
        <w:tab/>
        <w:t>20.5   X   40 + 4</w:t>
      </w:r>
      <w:r w:rsidR="00AC575B">
        <w:t xml:space="preserve">   cm  </w:t>
      </w:r>
    </w:p>
    <w:p w:rsidR="00AC575B" w:rsidRDefault="00E378A6" w:rsidP="00AC575B">
      <w:r>
        <w:t>RODILLO :                42</w:t>
      </w:r>
    </w:p>
    <w:p w:rsidR="00AC575B" w:rsidRDefault="00AC575B" w:rsidP="00AC575B">
      <w:r>
        <w:t>SELLADO:</w:t>
      </w:r>
      <w:r>
        <w:tab/>
      </w:r>
      <w:r>
        <w:tab/>
        <w:t xml:space="preserve">Lateral  </w:t>
      </w:r>
    </w:p>
    <w:p w:rsidR="00AC575B" w:rsidRPr="001F34F2" w:rsidRDefault="00AC575B" w:rsidP="00AC575B">
      <w:r w:rsidRPr="001F34F2">
        <w:t>REFERENCIA:</w:t>
      </w:r>
      <w:r w:rsidRPr="001F34F2">
        <w:tab/>
      </w:r>
      <w:r w:rsidR="00B22590">
        <w:t>PAN TAJADO RICOPAN</w:t>
      </w:r>
    </w:p>
    <w:p w:rsidR="00AC575B" w:rsidRPr="001F34F2" w:rsidRDefault="00AC575B" w:rsidP="00AC575B"/>
    <w:p w:rsidR="00AC575B" w:rsidRPr="001F34F2" w:rsidRDefault="00AC575B" w:rsidP="00AC575B">
      <w:r w:rsidRPr="001F34F2">
        <w:rPr>
          <w:b/>
        </w:rPr>
        <w:tab/>
      </w:r>
      <w:r w:rsidRPr="001F34F2">
        <w:rPr>
          <w:b/>
        </w:rPr>
        <w:tab/>
      </w:r>
      <w:r w:rsidRPr="001F34F2">
        <w:rPr>
          <w:b/>
        </w:rPr>
        <w:tab/>
      </w:r>
    </w:p>
    <w:p w:rsidR="00AC575B" w:rsidRDefault="00AC575B" w:rsidP="00AC575B">
      <w:r>
        <w:rPr>
          <w:b/>
          <w:bCs/>
          <w:u w:val="single"/>
        </w:rPr>
        <w:t>NOTA:</w:t>
      </w:r>
      <w:r>
        <w:t xml:space="preserve">  - Los cyreles</w:t>
      </w:r>
      <w:r w:rsidR="001548BB">
        <w:t xml:space="preserve">  los envía  Grafiflex.</w:t>
      </w:r>
    </w:p>
    <w:p w:rsidR="00AC575B" w:rsidRPr="00D41261" w:rsidRDefault="00AC575B" w:rsidP="00AC575B">
      <w:pPr>
        <w:numPr>
          <w:ilvl w:val="0"/>
          <w:numId w:val="2"/>
        </w:numPr>
        <w:ind w:left="1500"/>
        <w:rPr>
          <w:b/>
        </w:rPr>
      </w:pPr>
      <w:r>
        <w:t>Altura y tonos según   Arte</w:t>
      </w:r>
    </w:p>
    <w:p w:rsidR="00AC575B" w:rsidRDefault="00AC575B" w:rsidP="00AC575B">
      <w:pPr>
        <w:ind w:left="1860"/>
        <w:rPr>
          <w:b/>
          <w:sz w:val="28"/>
          <w:szCs w:val="28"/>
        </w:rPr>
      </w:pPr>
    </w:p>
    <w:p w:rsidR="00AC575B" w:rsidRDefault="00AC575B" w:rsidP="00AC575B">
      <w:pPr>
        <w:numPr>
          <w:ilvl w:val="0"/>
          <w:numId w:val="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Se  envía  película de PU.</w:t>
      </w:r>
    </w:p>
    <w:p w:rsidR="00AC575B" w:rsidRDefault="00AC575B" w:rsidP="00AC575B"/>
    <w:p w:rsidR="00AC575B" w:rsidRDefault="00AC575B" w:rsidP="00AC575B"/>
    <w:p w:rsidR="00AC575B" w:rsidRPr="00465B97" w:rsidRDefault="00AC575B" w:rsidP="00AC575B"/>
    <w:p w:rsidR="00AC575B" w:rsidRDefault="00AC575B" w:rsidP="00AC575B">
      <w:r>
        <w:t>Agradezco la atención y colaboración prestada.</w:t>
      </w:r>
    </w:p>
    <w:p w:rsidR="00AC575B" w:rsidRDefault="00AC575B" w:rsidP="00AC575B"/>
    <w:p w:rsidR="00AC575B" w:rsidRDefault="00AC575B" w:rsidP="00AC575B">
      <w:r>
        <w:t>Cordialmente,</w:t>
      </w:r>
    </w:p>
    <w:p w:rsidR="00AC575B" w:rsidRDefault="00AC575B" w:rsidP="00AC575B"/>
    <w:p w:rsidR="00AC575B" w:rsidRDefault="00AC575B" w:rsidP="00AC575B"/>
    <w:p w:rsidR="00AC575B" w:rsidRDefault="00AC575B" w:rsidP="00AC575B">
      <w:r>
        <w:t>RICARDO CASAS ZAPATA</w:t>
      </w:r>
    </w:p>
    <w:p w:rsidR="00AC575B" w:rsidRDefault="00AC575B" w:rsidP="00AC575B">
      <w:r>
        <w:t>Director.</w:t>
      </w:r>
    </w:p>
    <w:p w:rsidR="00AC575B" w:rsidRDefault="00AC575B" w:rsidP="00AC575B">
      <w:pPr>
        <w:rPr>
          <w:b/>
        </w:rPr>
      </w:pPr>
    </w:p>
    <w:p w:rsidR="00AC575B" w:rsidRDefault="00AC575B" w:rsidP="005450D8">
      <w:pPr>
        <w:rPr>
          <w:b/>
        </w:rPr>
      </w:pPr>
    </w:p>
    <w:p w:rsidR="00421F25" w:rsidRDefault="00421F25" w:rsidP="005450D8">
      <w:pPr>
        <w:rPr>
          <w:b/>
        </w:rPr>
      </w:pPr>
    </w:p>
    <w:p w:rsidR="00421F25" w:rsidRDefault="00421F25" w:rsidP="00421F25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421F25" w:rsidRDefault="00421F25" w:rsidP="00421F25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421F25" w:rsidRDefault="00421F25" w:rsidP="00421F25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421F25" w:rsidRDefault="00421F25" w:rsidP="00421F25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421F25" w:rsidRDefault="00421F25" w:rsidP="00421F25"/>
    <w:p w:rsidR="00421F25" w:rsidRDefault="00421F25" w:rsidP="00421F25">
      <w:pPr>
        <w:pStyle w:val="Ttulo1"/>
      </w:pPr>
      <w:r>
        <w:t>ORDEN DE TRABAJO  N°     04898</w:t>
      </w:r>
    </w:p>
    <w:p w:rsidR="00421F25" w:rsidRDefault="00421F25" w:rsidP="00421F25"/>
    <w:p w:rsidR="00421F25" w:rsidRDefault="00421F25" w:rsidP="00421F25">
      <w:r>
        <w:t>FECHA:</w:t>
      </w:r>
      <w:r>
        <w:tab/>
        <w:t>Medellín, Febrero  15    de    2010</w:t>
      </w:r>
    </w:p>
    <w:p w:rsidR="00421F25" w:rsidRDefault="00421F25" w:rsidP="00421F25">
      <w:r>
        <w:t>PARA:</w:t>
      </w:r>
      <w:r>
        <w:tab/>
      </w:r>
      <w:r>
        <w:tab/>
        <w:t>PLÁSTICOS DARMA</w:t>
      </w:r>
    </w:p>
    <w:p w:rsidR="00421F25" w:rsidRDefault="00421F25" w:rsidP="00421F25">
      <w:r>
        <w:t>ATENCIÓN:</w:t>
      </w:r>
      <w:r>
        <w:tab/>
        <w:t>Sr. Darío Jaramillo</w:t>
      </w:r>
    </w:p>
    <w:p w:rsidR="00421F25" w:rsidRDefault="00421F25" w:rsidP="00421F25">
      <w:r>
        <w:tab/>
      </w:r>
      <w:r>
        <w:tab/>
        <w:t>Gerente.</w:t>
      </w:r>
    </w:p>
    <w:p w:rsidR="00421F25" w:rsidRDefault="00421F25" w:rsidP="00421F25"/>
    <w:p w:rsidR="00421F25" w:rsidRDefault="00421F25" w:rsidP="00421F25">
      <w:r>
        <w:t>Apreciado Don Darío :</w:t>
      </w:r>
    </w:p>
    <w:p w:rsidR="00421F25" w:rsidRDefault="00421F25" w:rsidP="00421F25">
      <w:r>
        <w:t xml:space="preserve"> </w:t>
      </w:r>
    </w:p>
    <w:p w:rsidR="00421F25" w:rsidRDefault="00421F25" w:rsidP="00421F25">
      <w:r>
        <w:t>Con la presente estamos solicitando el siguiente servicio de EXTRUSION E IMPRESION:</w:t>
      </w:r>
    </w:p>
    <w:p w:rsidR="00421F25" w:rsidRDefault="00421F25" w:rsidP="00421F25"/>
    <w:p w:rsidR="00421F25" w:rsidRDefault="00421F25" w:rsidP="00421F25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421F25" w:rsidRDefault="00421F25" w:rsidP="00421F25">
      <w:pPr>
        <w:rPr>
          <w:b/>
          <w:bCs/>
          <w:u w:val="single"/>
        </w:rPr>
      </w:pPr>
    </w:p>
    <w:p w:rsidR="00421F25" w:rsidRDefault="00421F25" w:rsidP="00421F25">
      <w:r>
        <w:t>MATERIAL:</w:t>
      </w:r>
      <w:r>
        <w:tab/>
      </w:r>
      <w:r>
        <w:tab/>
        <w:t xml:space="preserve">Polietileno BAJA  lamina </w:t>
      </w:r>
    </w:p>
    <w:p w:rsidR="00421F25" w:rsidRPr="003F0627" w:rsidRDefault="00421F25" w:rsidP="00421F25">
      <w:pPr>
        <w:rPr>
          <w:b/>
        </w:rPr>
      </w:pPr>
      <w:r>
        <w:t>MEDIDA:</w:t>
      </w:r>
      <w:r>
        <w:tab/>
      </w:r>
      <w:r>
        <w:tab/>
      </w:r>
      <w:r>
        <w:rPr>
          <w:b/>
        </w:rPr>
        <w:t>88  cm</w:t>
      </w:r>
    </w:p>
    <w:p w:rsidR="00421F25" w:rsidRDefault="00421F25" w:rsidP="00421F25">
      <w:r>
        <w:t>CALIBRE:</w:t>
      </w:r>
      <w:r>
        <w:tab/>
      </w:r>
      <w:r>
        <w:tab/>
      </w:r>
      <w:r>
        <w:rPr>
          <w:b/>
        </w:rPr>
        <w:t xml:space="preserve">1.5   </w:t>
      </w:r>
      <w:r w:rsidRPr="00BB2CA5">
        <w:rPr>
          <w:b/>
        </w:rPr>
        <w:t>”</w:t>
      </w:r>
    </w:p>
    <w:p w:rsidR="00421F25" w:rsidRDefault="00421F25" w:rsidP="00421F25">
      <w:r>
        <w:t>COLOR:</w:t>
      </w:r>
      <w:r>
        <w:tab/>
      </w:r>
      <w:r>
        <w:tab/>
        <w:t>Transparente</w:t>
      </w:r>
    </w:p>
    <w:p w:rsidR="00421F25" w:rsidRDefault="00421F25" w:rsidP="00421F25">
      <w:r>
        <w:t>TRATADO:</w:t>
      </w:r>
      <w:r>
        <w:tab/>
      </w:r>
      <w:r>
        <w:tab/>
        <w:t>1  Cara.</w:t>
      </w:r>
    </w:p>
    <w:p w:rsidR="00421F25" w:rsidRDefault="00421F25" w:rsidP="00421F25">
      <w:pPr>
        <w:rPr>
          <w:b/>
          <w:bCs/>
        </w:rPr>
      </w:pPr>
      <w:r>
        <w:t>CANTIDAD:</w:t>
      </w:r>
      <w:r>
        <w:tab/>
      </w:r>
      <w:r>
        <w:tab/>
      </w:r>
      <w:r>
        <w:rPr>
          <w:b/>
        </w:rPr>
        <w:t xml:space="preserve">140 </w:t>
      </w:r>
      <w:r>
        <w:t xml:space="preserve">    Kg.</w:t>
      </w:r>
      <w:r>
        <w:rPr>
          <w:b/>
          <w:bCs/>
        </w:rPr>
        <w:tab/>
      </w:r>
    </w:p>
    <w:p w:rsidR="00421F25" w:rsidRDefault="00421F25" w:rsidP="00421F25">
      <w:r>
        <w:t>COLORES:</w:t>
      </w:r>
      <w:r>
        <w:tab/>
      </w:r>
      <w:r>
        <w:tab/>
        <w:t>4     (  Rojo  -  Blanco  -   Amarillo – Negro   )</w:t>
      </w:r>
    </w:p>
    <w:p w:rsidR="00421F25" w:rsidRDefault="00421F25" w:rsidP="00421F25">
      <w:r>
        <w:t>CARAS:</w:t>
      </w:r>
      <w:r>
        <w:tab/>
      </w:r>
      <w:r>
        <w:tab/>
        <w:t>2  (  4 x 1- 4 x 1   )</w:t>
      </w:r>
    </w:p>
    <w:p w:rsidR="00421F25" w:rsidRDefault="00421F25" w:rsidP="00421F25">
      <w:r>
        <w:t>REPETICIÓN:</w:t>
      </w:r>
      <w:r>
        <w:tab/>
        <w:t xml:space="preserve">20.5    Cms. </w:t>
      </w:r>
    </w:p>
    <w:p w:rsidR="00421F25" w:rsidRDefault="00421F25" w:rsidP="00421F25">
      <w:r>
        <w:t>B</w:t>
      </w:r>
      <w:r w:rsidR="001D39AE">
        <w:t>OLSA:</w:t>
      </w:r>
      <w:r w:rsidR="001D39AE">
        <w:tab/>
      </w:r>
      <w:r w:rsidR="001D39AE">
        <w:tab/>
        <w:t>20.5   X   44</w:t>
      </w:r>
      <w:r>
        <w:t xml:space="preserve">   cm  </w:t>
      </w:r>
    </w:p>
    <w:p w:rsidR="00421F25" w:rsidRDefault="00421F25" w:rsidP="00421F25">
      <w:r>
        <w:t>RODILLO :                42</w:t>
      </w:r>
    </w:p>
    <w:p w:rsidR="00421F25" w:rsidRDefault="00421F25" w:rsidP="00421F25">
      <w:r>
        <w:t>SELLADO:</w:t>
      </w:r>
      <w:r>
        <w:tab/>
      </w:r>
      <w:r>
        <w:tab/>
        <w:t xml:space="preserve">Lateral  </w:t>
      </w:r>
    </w:p>
    <w:p w:rsidR="00421F25" w:rsidRPr="001F34F2" w:rsidRDefault="00421F25" w:rsidP="00421F25">
      <w:r w:rsidRPr="001F34F2">
        <w:t>REFERENCIA:</w:t>
      </w:r>
      <w:r w:rsidRPr="001F34F2">
        <w:tab/>
      </w:r>
      <w:r w:rsidR="00BC4620">
        <w:t>PAN BOLA  RICOPAN</w:t>
      </w:r>
      <w:r w:rsidR="00BC4620">
        <w:tab/>
      </w:r>
      <w:r w:rsidR="00BC4620">
        <w:tab/>
        <w:t>35 KG</w:t>
      </w:r>
    </w:p>
    <w:p w:rsidR="00421F25" w:rsidRPr="001F34F2" w:rsidRDefault="00BC4620" w:rsidP="00421F25">
      <w:r>
        <w:tab/>
      </w:r>
      <w:r>
        <w:tab/>
      </w:r>
      <w:r>
        <w:tab/>
        <w:t>PAN PEQUEÑO RICOPAN</w:t>
      </w:r>
      <w:r>
        <w:tab/>
      </w:r>
      <w:r>
        <w:tab/>
        <w:t>35 KG</w:t>
      </w:r>
    </w:p>
    <w:p w:rsidR="00421F25" w:rsidRDefault="00421F25" w:rsidP="00421F25">
      <w:pPr>
        <w:rPr>
          <w:b/>
        </w:rPr>
      </w:pPr>
      <w:r w:rsidRPr="001F34F2">
        <w:rPr>
          <w:b/>
        </w:rPr>
        <w:tab/>
      </w:r>
      <w:r w:rsidRPr="001F34F2">
        <w:rPr>
          <w:b/>
        </w:rPr>
        <w:tab/>
      </w:r>
      <w:r w:rsidRPr="001F34F2">
        <w:rPr>
          <w:b/>
        </w:rPr>
        <w:tab/>
      </w:r>
      <w:r w:rsidR="00BC4620">
        <w:rPr>
          <w:b/>
        </w:rPr>
        <w:t>PAN ALIÑADO RICOPAN</w:t>
      </w:r>
      <w:r w:rsidR="00BC4620">
        <w:rPr>
          <w:b/>
        </w:rPr>
        <w:tab/>
        <w:t>35 KG</w:t>
      </w:r>
    </w:p>
    <w:p w:rsidR="00BC4620" w:rsidRDefault="00BC4620" w:rsidP="00421F25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  <w:t>ALIÑADO TAJADO RICOPAN</w:t>
      </w:r>
      <w:r>
        <w:rPr>
          <w:b/>
        </w:rPr>
        <w:tab/>
        <w:t>35 KG</w:t>
      </w:r>
    </w:p>
    <w:p w:rsidR="00BC4620" w:rsidRDefault="00BC4620" w:rsidP="00421F25">
      <w:pPr>
        <w:rPr>
          <w:b/>
        </w:rPr>
      </w:pPr>
    </w:p>
    <w:p w:rsidR="00BC4620" w:rsidRPr="001F34F2" w:rsidRDefault="00BC4620" w:rsidP="00421F25"/>
    <w:p w:rsidR="00421F25" w:rsidRDefault="00421F25" w:rsidP="00421F25">
      <w:r>
        <w:rPr>
          <w:b/>
          <w:bCs/>
          <w:u w:val="single"/>
        </w:rPr>
        <w:t>NOTA:</w:t>
      </w:r>
      <w:r>
        <w:t xml:space="preserve">  - Los cyreles  los envía  Grafiflex.</w:t>
      </w:r>
    </w:p>
    <w:p w:rsidR="00421F25" w:rsidRPr="00BC4620" w:rsidRDefault="00421F25" w:rsidP="00421F25">
      <w:pPr>
        <w:numPr>
          <w:ilvl w:val="0"/>
          <w:numId w:val="2"/>
        </w:numPr>
        <w:ind w:left="1500"/>
        <w:rPr>
          <w:b/>
        </w:rPr>
      </w:pPr>
      <w:r>
        <w:t>Altura y tonos según   Arte</w:t>
      </w:r>
    </w:p>
    <w:p w:rsidR="00421F25" w:rsidRPr="0093502C" w:rsidRDefault="00BC4620" w:rsidP="00421F25">
      <w:pPr>
        <w:numPr>
          <w:ilvl w:val="0"/>
          <w:numId w:val="2"/>
        </w:numPr>
        <w:rPr>
          <w:b/>
          <w:sz w:val="28"/>
          <w:szCs w:val="28"/>
        </w:rPr>
      </w:pPr>
      <w:r>
        <w:t>SOLO  CAMBIA EL CODIGO DE BARRAS.</w:t>
      </w:r>
    </w:p>
    <w:p w:rsidR="00421F25" w:rsidRDefault="00421F25" w:rsidP="00421F25"/>
    <w:p w:rsidR="00421F25" w:rsidRPr="00465B97" w:rsidRDefault="00421F25" w:rsidP="00421F25"/>
    <w:p w:rsidR="00421F25" w:rsidRDefault="00421F25" w:rsidP="00421F25">
      <w:r>
        <w:t>Agradezco la atención y colaboración prestada.</w:t>
      </w:r>
    </w:p>
    <w:p w:rsidR="00421F25" w:rsidRDefault="00421F25" w:rsidP="00421F25"/>
    <w:p w:rsidR="00E65455" w:rsidRDefault="00E65455" w:rsidP="00421F25"/>
    <w:p w:rsidR="00421F25" w:rsidRDefault="00421F25" w:rsidP="00421F25">
      <w:r>
        <w:t>Cordialmente,</w:t>
      </w:r>
    </w:p>
    <w:p w:rsidR="00421F25" w:rsidRDefault="00421F25" w:rsidP="00421F25"/>
    <w:p w:rsidR="00421F25" w:rsidRDefault="00421F25" w:rsidP="00421F25">
      <w:r>
        <w:t>RICARDO CASAS ZAPATA</w:t>
      </w:r>
    </w:p>
    <w:p w:rsidR="00421F25" w:rsidRDefault="00421F25" w:rsidP="00421F25">
      <w:r>
        <w:t>Director.</w:t>
      </w:r>
    </w:p>
    <w:p w:rsidR="00421F25" w:rsidRDefault="00421F25" w:rsidP="00421F25">
      <w:pPr>
        <w:rPr>
          <w:b/>
        </w:rPr>
      </w:pPr>
    </w:p>
    <w:p w:rsidR="00421F25" w:rsidRPr="00456798" w:rsidRDefault="00421F25" w:rsidP="00421F25">
      <w:pPr>
        <w:rPr>
          <w:b/>
        </w:rPr>
      </w:pPr>
    </w:p>
    <w:p w:rsidR="009E54D3" w:rsidRDefault="009E54D3" w:rsidP="009E54D3">
      <w:pPr>
        <w:rPr>
          <w:b/>
        </w:rPr>
      </w:pPr>
    </w:p>
    <w:p w:rsidR="009E54D3" w:rsidRDefault="009E54D3" w:rsidP="009E54D3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9E54D3" w:rsidRDefault="009E54D3" w:rsidP="009E54D3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NIT: 811.040.799-9</w:t>
      </w:r>
    </w:p>
    <w:p w:rsidR="009E54D3" w:rsidRDefault="009E54D3" w:rsidP="009E54D3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9E54D3" w:rsidRDefault="009E54D3" w:rsidP="009E54D3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9E54D3" w:rsidRDefault="009E54D3" w:rsidP="009E54D3">
      <w:pPr>
        <w:rPr>
          <w:b/>
          <w:bCs/>
        </w:rPr>
      </w:pPr>
    </w:p>
    <w:p w:rsidR="009E54D3" w:rsidRDefault="009E54D3" w:rsidP="009E54D3">
      <w:pPr>
        <w:pStyle w:val="Ttulo1"/>
      </w:pPr>
    </w:p>
    <w:p w:rsidR="009E54D3" w:rsidRDefault="009E54D3" w:rsidP="009E54D3">
      <w:pPr>
        <w:pStyle w:val="Ttulo1"/>
      </w:pPr>
      <w:r>
        <w:t>ORDEN DE TRABAJO     N °      06161</w:t>
      </w:r>
    </w:p>
    <w:p w:rsidR="009E54D3" w:rsidRDefault="009E54D3" w:rsidP="009E54D3"/>
    <w:p w:rsidR="009E54D3" w:rsidRDefault="009E54D3" w:rsidP="009E54D3">
      <w:r>
        <w:t>FECHA:</w:t>
      </w:r>
      <w:r>
        <w:tab/>
        <w:t>Medellín, Febrero   17   de   2010</w:t>
      </w:r>
    </w:p>
    <w:p w:rsidR="009E54D3" w:rsidRDefault="009E54D3" w:rsidP="009E54D3">
      <w:r>
        <w:t>PARA:</w:t>
      </w:r>
      <w:r>
        <w:tab/>
      </w:r>
      <w:r>
        <w:tab/>
        <w:t>PLÁSTICOS DARMA</w:t>
      </w:r>
    </w:p>
    <w:p w:rsidR="009E54D3" w:rsidRDefault="009E54D3" w:rsidP="009E54D3">
      <w:r>
        <w:t>ATENCIÓN:</w:t>
      </w:r>
      <w:r>
        <w:tab/>
        <w:t>Sr. Darío Jaramillo</w:t>
      </w:r>
    </w:p>
    <w:p w:rsidR="009E54D3" w:rsidRDefault="009E54D3" w:rsidP="009E54D3">
      <w:r>
        <w:tab/>
      </w:r>
      <w:r>
        <w:tab/>
        <w:t>Gerente.</w:t>
      </w:r>
    </w:p>
    <w:p w:rsidR="009E54D3" w:rsidRDefault="009E54D3" w:rsidP="009E54D3"/>
    <w:p w:rsidR="009E54D3" w:rsidRDefault="009E54D3" w:rsidP="009E54D3">
      <w:r>
        <w:t>Apreciado Don Darío:</w:t>
      </w:r>
    </w:p>
    <w:p w:rsidR="009E54D3" w:rsidRDefault="009E54D3" w:rsidP="009E54D3"/>
    <w:p w:rsidR="009E54D3" w:rsidRDefault="009E54D3" w:rsidP="009E54D3">
      <w:r>
        <w:t>Con la presente estamos solicitando el siguiente servicio de  IMPRESIÓN :</w:t>
      </w:r>
    </w:p>
    <w:p w:rsidR="009E54D3" w:rsidRDefault="009E54D3" w:rsidP="009E54D3"/>
    <w:p w:rsidR="009E54D3" w:rsidRDefault="009E54D3" w:rsidP="009E54D3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9E54D3" w:rsidRDefault="009E54D3" w:rsidP="009E54D3">
      <w:r>
        <w:t xml:space="preserve">MATERIAL   :           Polipropileno SemiTubular   de  </w:t>
      </w:r>
      <w:r w:rsidRPr="00B24285">
        <w:rPr>
          <w:b/>
        </w:rPr>
        <w:t>13 + 4</w:t>
      </w:r>
      <w:r>
        <w:t xml:space="preserve">     cms</w:t>
      </w:r>
    </w:p>
    <w:p w:rsidR="009E54D3" w:rsidRDefault="009E54D3" w:rsidP="009E54D3">
      <w:r>
        <w:t>CLIBRE      :               1.5   ”</w:t>
      </w:r>
    </w:p>
    <w:p w:rsidR="009E54D3" w:rsidRPr="00AD5DCF" w:rsidRDefault="009E54D3" w:rsidP="009E54D3">
      <w:pPr>
        <w:rPr>
          <w:b/>
        </w:rPr>
      </w:pPr>
      <w:r>
        <w:t>REFERENCIA:</w:t>
      </w:r>
      <w:r>
        <w:tab/>
      </w:r>
      <w:r>
        <w:rPr>
          <w:b/>
        </w:rPr>
        <w:t>CARMEL  INTERIOR  PEQUENA</w:t>
      </w:r>
    </w:p>
    <w:p w:rsidR="009E54D3" w:rsidRDefault="009E54D3" w:rsidP="009E54D3">
      <w:r>
        <w:t>CANTIDAD    :          60    Kg</w:t>
      </w:r>
    </w:p>
    <w:p w:rsidR="009E54D3" w:rsidRDefault="009E54D3" w:rsidP="009E54D3">
      <w:r>
        <w:t>COLORES:</w:t>
      </w:r>
      <w:r>
        <w:tab/>
      </w:r>
      <w:r>
        <w:tab/>
        <w:t>1 ( Según  arte )</w:t>
      </w:r>
    </w:p>
    <w:p w:rsidR="009E54D3" w:rsidRDefault="009E54D3" w:rsidP="009E54D3">
      <w:r>
        <w:t>CARAS:</w:t>
      </w:r>
      <w:r>
        <w:tab/>
      </w:r>
      <w:r>
        <w:tab/>
        <w:t xml:space="preserve">1  </w:t>
      </w:r>
    </w:p>
    <w:p w:rsidR="009E54D3" w:rsidRDefault="009E54D3" w:rsidP="009E54D3">
      <w:r>
        <w:t>REPETICIÓN:</w:t>
      </w:r>
      <w:r>
        <w:tab/>
        <w:t>14</w:t>
      </w:r>
    </w:p>
    <w:p w:rsidR="009E54D3" w:rsidRDefault="009E54D3" w:rsidP="009E54D3">
      <w:r>
        <w:t>RODILLO:</w:t>
      </w:r>
      <w:r>
        <w:tab/>
      </w:r>
      <w:r>
        <w:tab/>
        <w:t>29</w:t>
      </w:r>
    </w:p>
    <w:p w:rsidR="009E54D3" w:rsidRDefault="009E54D3" w:rsidP="009E54D3">
      <w:r>
        <w:t>BOLSA:</w:t>
      </w:r>
      <w:r>
        <w:tab/>
      </w:r>
      <w:r>
        <w:tab/>
        <w:t>14  X  13 + 4    cms    de solapa  volada</w:t>
      </w:r>
    </w:p>
    <w:p w:rsidR="009E54D3" w:rsidRDefault="009E54D3" w:rsidP="009E54D3">
      <w:r>
        <w:t>SELLADO:</w:t>
      </w:r>
      <w:r>
        <w:tab/>
      </w:r>
      <w:r>
        <w:tab/>
        <w:t>Para selle lateral.</w:t>
      </w:r>
    </w:p>
    <w:p w:rsidR="009E54D3" w:rsidRDefault="009E54D3" w:rsidP="009E54D3"/>
    <w:p w:rsidR="009E54D3" w:rsidRDefault="009E54D3" w:rsidP="009E54D3"/>
    <w:p w:rsidR="009E54D3" w:rsidRDefault="009E54D3" w:rsidP="009E54D3">
      <w:r>
        <w:rPr>
          <w:b/>
          <w:bCs/>
          <w:u w:val="single"/>
        </w:rPr>
        <w:t>NOTA:</w:t>
      </w:r>
      <w:r>
        <w:t xml:space="preserve">  *   Los cyreles se encuentran en su planta</w:t>
      </w:r>
    </w:p>
    <w:p w:rsidR="009E54D3" w:rsidRDefault="009E54D3" w:rsidP="009E54D3">
      <w:pPr>
        <w:numPr>
          <w:ilvl w:val="0"/>
          <w:numId w:val="1"/>
        </w:numPr>
      </w:pPr>
      <w:r>
        <w:t>Se envían ARTE    para tonos y alturas</w:t>
      </w:r>
    </w:p>
    <w:p w:rsidR="009E54D3" w:rsidRPr="00307118" w:rsidRDefault="009E54D3" w:rsidP="009E54D3">
      <w:pPr>
        <w:numPr>
          <w:ilvl w:val="0"/>
          <w:numId w:val="2"/>
        </w:numPr>
      </w:pPr>
      <w:r>
        <w:t xml:space="preserve">Se  envia el material de PP </w:t>
      </w:r>
      <w:r>
        <w:rPr>
          <w:b/>
        </w:rPr>
        <w:t xml:space="preserve">de  13 + 4 </w:t>
      </w:r>
      <w:r w:rsidRPr="00AD5DCF">
        <w:rPr>
          <w:b/>
        </w:rPr>
        <w:t xml:space="preserve">  cms</w:t>
      </w:r>
    </w:p>
    <w:p w:rsidR="009E54D3" w:rsidRPr="00150D1A" w:rsidRDefault="009E54D3" w:rsidP="009E54D3">
      <w:pPr>
        <w:numPr>
          <w:ilvl w:val="0"/>
          <w:numId w:val="2"/>
        </w:numPr>
      </w:pPr>
      <w:r>
        <w:rPr>
          <w:b/>
        </w:rPr>
        <w:t>Igual  ultima  impresion</w:t>
      </w:r>
    </w:p>
    <w:p w:rsidR="009E54D3" w:rsidRDefault="009E54D3" w:rsidP="009E54D3">
      <w:pPr>
        <w:ind w:left="885"/>
      </w:pPr>
    </w:p>
    <w:p w:rsidR="009E54D3" w:rsidRDefault="009E54D3" w:rsidP="009E54D3">
      <w:pPr>
        <w:ind w:left="885"/>
      </w:pPr>
    </w:p>
    <w:p w:rsidR="009E54D3" w:rsidRDefault="009E54D3" w:rsidP="009E54D3">
      <w:r>
        <w:t>Agradezco la atención y colaboración prestada.</w:t>
      </w:r>
    </w:p>
    <w:p w:rsidR="009E54D3" w:rsidRDefault="009E54D3" w:rsidP="009E54D3"/>
    <w:p w:rsidR="009E54D3" w:rsidRDefault="009E54D3" w:rsidP="009E54D3"/>
    <w:p w:rsidR="009E54D3" w:rsidRDefault="009E54D3" w:rsidP="009E54D3">
      <w:r>
        <w:t>Cordialmente,</w:t>
      </w:r>
    </w:p>
    <w:p w:rsidR="009E54D3" w:rsidRDefault="009E54D3" w:rsidP="009E54D3"/>
    <w:p w:rsidR="009E54D3" w:rsidRDefault="009E54D3" w:rsidP="009E54D3"/>
    <w:p w:rsidR="009E54D3" w:rsidRDefault="009E54D3" w:rsidP="009E54D3"/>
    <w:p w:rsidR="009E54D3" w:rsidRDefault="009E54D3" w:rsidP="009E54D3">
      <w:r>
        <w:t>RICARDO CASAS ZAPATA</w:t>
      </w:r>
    </w:p>
    <w:p w:rsidR="009E54D3" w:rsidRDefault="009E54D3" w:rsidP="009E54D3">
      <w:r>
        <w:t>Director.</w:t>
      </w:r>
    </w:p>
    <w:p w:rsidR="009E54D3" w:rsidRDefault="009E54D3" w:rsidP="009E54D3"/>
    <w:p w:rsidR="00421F25" w:rsidRDefault="00421F25" w:rsidP="005450D8">
      <w:pPr>
        <w:rPr>
          <w:b/>
        </w:rPr>
      </w:pPr>
    </w:p>
    <w:p w:rsidR="00C6088A" w:rsidRDefault="00C6088A" w:rsidP="005450D8">
      <w:pPr>
        <w:rPr>
          <w:b/>
        </w:rPr>
      </w:pPr>
    </w:p>
    <w:p w:rsidR="00C6088A" w:rsidRDefault="00C6088A" w:rsidP="005450D8">
      <w:pPr>
        <w:rPr>
          <w:b/>
        </w:rPr>
      </w:pPr>
    </w:p>
    <w:p w:rsidR="00C6088A" w:rsidRDefault="00C6088A" w:rsidP="00C6088A"/>
    <w:p w:rsidR="00C6088A" w:rsidRDefault="00C6088A" w:rsidP="00C6088A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C6088A" w:rsidRDefault="00C6088A" w:rsidP="00C6088A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C6088A" w:rsidRDefault="00C6088A" w:rsidP="00C6088A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C6088A" w:rsidRDefault="00C6088A" w:rsidP="00C6088A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C6088A" w:rsidRDefault="00C6088A" w:rsidP="00C6088A">
      <w:pPr>
        <w:pStyle w:val="Ttulo1"/>
      </w:pPr>
    </w:p>
    <w:p w:rsidR="00C6088A" w:rsidRDefault="00C6088A" w:rsidP="00C6088A">
      <w:pPr>
        <w:pStyle w:val="Ttulo1"/>
      </w:pPr>
      <w:r>
        <w:t>ORDEN DE TRABAJO  N °      06162</w:t>
      </w:r>
    </w:p>
    <w:p w:rsidR="00C6088A" w:rsidRDefault="00C6088A" w:rsidP="00C6088A"/>
    <w:p w:rsidR="00C6088A" w:rsidRDefault="00C6088A" w:rsidP="00C6088A">
      <w:r>
        <w:t>FECHA:</w:t>
      </w:r>
      <w:r>
        <w:tab/>
        <w:t>Medellín, Febrero    17     de   2010</w:t>
      </w:r>
    </w:p>
    <w:p w:rsidR="00C6088A" w:rsidRDefault="00C6088A" w:rsidP="00C6088A">
      <w:r>
        <w:t>PARA:</w:t>
      </w:r>
      <w:r>
        <w:tab/>
      </w:r>
      <w:r>
        <w:tab/>
        <w:t>PLÁSTICOS DARMA</w:t>
      </w:r>
    </w:p>
    <w:p w:rsidR="00C6088A" w:rsidRDefault="00C6088A" w:rsidP="00C6088A">
      <w:r>
        <w:t>ATENCIÓN:</w:t>
      </w:r>
      <w:r>
        <w:tab/>
        <w:t>Sr. Darío Jaramillo</w:t>
      </w:r>
    </w:p>
    <w:p w:rsidR="00C6088A" w:rsidRDefault="00C6088A" w:rsidP="00C6088A">
      <w:r>
        <w:tab/>
      </w:r>
      <w:r>
        <w:tab/>
        <w:t>Gerente.</w:t>
      </w:r>
    </w:p>
    <w:p w:rsidR="00C6088A" w:rsidRDefault="00C6088A" w:rsidP="00C6088A"/>
    <w:p w:rsidR="00C6088A" w:rsidRDefault="00C6088A" w:rsidP="00C6088A">
      <w:r>
        <w:t>Apreciado Don Darío:</w:t>
      </w:r>
    </w:p>
    <w:p w:rsidR="00C6088A" w:rsidRDefault="00C6088A" w:rsidP="00C6088A"/>
    <w:p w:rsidR="00C6088A" w:rsidRDefault="00C6088A" w:rsidP="00C6088A">
      <w:r>
        <w:t>Con la presente estamos solicitando el siguiente servicio de  IMPRESIÓN :</w:t>
      </w:r>
    </w:p>
    <w:p w:rsidR="00C6088A" w:rsidRDefault="00C6088A" w:rsidP="00C6088A"/>
    <w:p w:rsidR="00C6088A" w:rsidRDefault="00C6088A" w:rsidP="00C6088A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C6088A" w:rsidRDefault="00C6088A" w:rsidP="00C6088A">
      <w:r>
        <w:t xml:space="preserve">MATERIAL   :           Polipropileno Tubular de </w:t>
      </w:r>
      <w:r>
        <w:rPr>
          <w:b/>
        </w:rPr>
        <w:t>40</w:t>
      </w:r>
      <w:r>
        <w:t xml:space="preserve"> cms</w:t>
      </w:r>
    </w:p>
    <w:p w:rsidR="00C6088A" w:rsidRDefault="00C6088A" w:rsidP="00C6088A">
      <w:r>
        <w:t xml:space="preserve">CLIBRE      :               </w:t>
      </w:r>
      <w:r>
        <w:rPr>
          <w:b/>
        </w:rPr>
        <w:t>2.0  ”</w:t>
      </w:r>
    </w:p>
    <w:p w:rsidR="00C6088A" w:rsidRDefault="00C6088A" w:rsidP="00C6088A">
      <w:r>
        <w:t>REFERENCIA:</w:t>
      </w:r>
      <w:r>
        <w:tab/>
      </w:r>
      <w:r>
        <w:rPr>
          <w:b/>
        </w:rPr>
        <w:t>CARMEL  JEAN</w:t>
      </w:r>
    </w:p>
    <w:p w:rsidR="00C6088A" w:rsidRDefault="00C6088A" w:rsidP="00C6088A">
      <w:r>
        <w:t>CANTIDA</w:t>
      </w:r>
      <w:r w:rsidR="00332B73">
        <w:t>D    :          12</w:t>
      </w:r>
      <w:r>
        <w:t>0    Kg</w:t>
      </w:r>
    </w:p>
    <w:p w:rsidR="00C6088A" w:rsidRDefault="00C6088A" w:rsidP="00C6088A">
      <w:r>
        <w:t>COLORES:</w:t>
      </w:r>
      <w:r>
        <w:tab/>
      </w:r>
      <w:r>
        <w:tab/>
        <w:t>1 (  MAGENTA  )</w:t>
      </w:r>
    </w:p>
    <w:p w:rsidR="00C6088A" w:rsidRDefault="00C6088A" w:rsidP="00C6088A">
      <w:r>
        <w:t>CARAS:</w:t>
      </w:r>
      <w:r>
        <w:tab/>
      </w:r>
      <w:r>
        <w:tab/>
        <w:t>1</w:t>
      </w:r>
    </w:p>
    <w:p w:rsidR="00C6088A" w:rsidRDefault="00C6088A" w:rsidP="00C6088A">
      <w:r>
        <w:t>REPETICIÓN:</w:t>
      </w:r>
      <w:r>
        <w:tab/>
        <w:t>30</w:t>
      </w:r>
    </w:p>
    <w:p w:rsidR="00C6088A" w:rsidRDefault="00C6088A" w:rsidP="00C6088A">
      <w:r>
        <w:t>RODILLO:</w:t>
      </w:r>
      <w:r>
        <w:tab/>
      </w:r>
      <w:r>
        <w:tab/>
        <w:t>30</w:t>
      </w:r>
    </w:p>
    <w:p w:rsidR="00C6088A" w:rsidRDefault="00C6088A" w:rsidP="00C6088A">
      <w:r>
        <w:t>BOLSA:</w:t>
      </w:r>
      <w:r>
        <w:tab/>
      </w:r>
      <w:r>
        <w:tab/>
      </w:r>
      <w:r>
        <w:rPr>
          <w:b/>
        </w:rPr>
        <w:t>30  x  38 + 5</w:t>
      </w:r>
      <w:r>
        <w:t xml:space="preserve">  solapa interna  cms</w:t>
      </w:r>
    </w:p>
    <w:p w:rsidR="00C6088A" w:rsidRDefault="00C6088A" w:rsidP="00C6088A">
      <w:r>
        <w:t>SELLADO:</w:t>
      </w:r>
      <w:r>
        <w:tab/>
      </w:r>
      <w:r>
        <w:tab/>
        <w:t>Para selle lateral.</w:t>
      </w:r>
    </w:p>
    <w:p w:rsidR="00C6088A" w:rsidRDefault="00C6088A" w:rsidP="00C6088A"/>
    <w:p w:rsidR="00C6088A" w:rsidRDefault="00C6088A" w:rsidP="00C6088A">
      <w:r>
        <w:rPr>
          <w:b/>
          <w:bCs/>
          <w:u w:val="single"/>
        </w:rPr>
        <w:t>NOTA:</w:t>
      </w:r>
      <w:r>
        <w:t xml:space="preserve">  </w:t>
      </w:r>
      <w:r>
        <w:rPr>
          <w:b/>
          <w:sz w:val="28"/>
          <w:szCs w:val="28"/>
          <w:u w:val="single"/>
        </w:rPr>
        <w:t>* Cyreles  en su  planta</w:t>
      </w:r>
    </w:p>
    <w:p w:rsidR="00C6088A" w:rsidRDefault="00C6088A" w:rsidP="00C6088A">
      <w:pPr>
        <w:numPr>
          <w:ilvl w:val="0"/>
          <w:numId w:val="3"/>
        </w:numPr>
      </w:pPr>
      <w:r>
        <w:t>Se envían muestra física  para tonos y alturas</w:t>
      </w:r>
    </w:p>
    <w:p w:rsidR="00C6088A" w:rsidRDefault="00C6088A" w:rsidP="00C6088A">
      <w:pPr>
        <w:numPr>
          <w:ilvl w:val="0"/>
          <w:numId w:val="4"/>
        </w:numPr>
        <w:rPr>
          <w:b/>
        </w:rPr>
      </w:pPr>
      <w:r>
        <w:t xml:space="preserve">Se  envia el material de PP de </w:t>
      </w:r>
      <w:r>
        <w:rPr>
          <w:b/>
        </w:rPr>
        <w:t xml:space="preserve">40 </w:t>
      </w:r>
      <w:r>
        <w:t xml:space="preserve"> </w:t>
      </w:r>
      <w:r>
        <w:rPr>
          <w:b/>
        </w:rPr>
        <w:t>cms</w:t>
      </w:r>
    </w:p>
    <w:p w:rsidR="00C6088A" w:rsidRDefault="00C6088A" w:rsidP="00C6088A">
      <w:pPr>
        <w:ind w:left="885"/>
      </w:pPr>
    </w:p>
    <w:p w:rsidR="00C6088A" w:rsidRDefault="00C6088A" w:rsidP="00C6088A">
      <w:pPr>
        <w:ind w:left="885"/>
      </w:pPr>
    </w:p>
    <w:p w:rsidR="00C6088A" w:rsidRDefault="00C6088A" w:rsidP="00C6088A">
      <w:r>
        <w:t>Agradezco la atención y colaboración prestada.</w:t>
      </w:r>
    </w:p>
    <w:p w:rsidR="00C6088A" w:rsidRDefault="00C6088A" w:rsidP="00C6088A"/>
    <w:p w:rsidR="00C6088A" w:rsidRDefault="00C6088A" w:rsidP="00C6088A"/>
    <w:p w:rsidR="00C6088A" w:rsidRDefault="00C6088A" w:rsidP="00C6088A">
      <w:r>
        <w:t>Cordialmente,</w:t>
      </w:r>
    </w:p>
    <w:p w:rsidR="00C6088A" w:rsidRDefault="00C6088A" w:rsidP="00C6088A"/>
    <w:p w:rsidR="00C6088A" w:rsidRDefault="00C6088A" w:rsidP="00C6088A"/>
    <w:p w:rsidR="00C6088A" w:rsidRDefault="00C6088A" w:rsidP="00C6088A"/>
    <w:p w:rsidR="00C6088A" w:rsidRDefault="00C6088A" w:rsidP="00C6088A">
      <w:r>
        <w:t>RICARDO CASAS ZAPATA</w:t>
      </w:r>
    </w:p>
    <w:p w:rsidR="00C6088A" w:rsidRDefault="00C6088A" w:rsidP="00C6088A">
      <w:r>
        <w:t>Director.</w:t>
      </w:r>
    </w:p>
    <w:p w:rsidR="00C6088A" w:rsidRDefault="00C6088A" w:rsidP="00C6088A"/>
    <w:p w:rsidR="00C6088A" w:rsidRDefault="00C6088A" w:rsidP="005450D8">
      <w:pPr>
        <w:rPr>
          <w:b/>
        </w:rPr>
      </w:pPr>
    </w:p>
    <w:p w:rsidR="00572227" w:rsidRDefault="00572227" w:rsidP="005450D8">
      <w:pPr>
        <w:rPr>
          <w:b/>
        </w:rPr>
      </w:pPr>
    </w:p>
    <w:p w:rsidR="00572227" w:rsidRDefault="00572227" w:rsidP="005450D8">
      <w:pPr>
        <w:rPr>
          <w:b/>
        </w:rPr>
      </w:pPr>
    </w:p>
    <w:p w:rsidR="00572227" w:rsidRDefault="00572227" w:rsidP="005450D8">
      <w:pPr>
        <w:rPr>
          <w:b/>
        </w:rPr>
      </w:pPr>
    </w:p>
    <w:p w:rsidR="00572227" w:rsidRDefault="00572227" w:rsidP="005450D8">
      <w:pPr>
        <w:rPr>
          <w:b/>
        </w:rPr>
      </w:pPr>
    </w:p>
    <w:p w:rsidR="00572227" w:rsidRDefault="00572227" w:rsidP="005450D8">
      <w:pPr>
        <w:rPr>
          <w:b/>
        </w:rPr>
      </w:pPr>
    </w:p>
    <w:p w:rsidR="00572227" w:rsidRDefault="00572227" w:rsidP="00572227">
      <w:pPr>
        <w:rPr>
          <w:b/>
        </w:rPr>
      </w:pPr>
    </w:p>
    <w:p w:rsidR="00572227" w:rsidRDefault="00572227" w:rsidP="00572227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572227" w:rsidRDefault="00572227" w:rsidP="00572227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572227" w:rsidRDefault="00572227" w:rsidP="00572227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572227" w:rsidRDefault="00572227" w:rsidP="00572227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572227" w:rsidRDefault="00572227" w:rsidP="00572227">
      <w:pPr>
        <w:rPr>
          <w:b/>
          <w:bCs/>
        </w:rPr>
      </w:pPr>
    </w:p>
    <w:p w:rsidR="00572227" w:rsidRDefault="00572227" w:rsidP="00572227">
      <w:pPr>
        <w:pStyle w:val="Ttulo1"/>
      </w:pPr>
    </w:p>
    <w:p w:rsidR="00572227" w:rsidRDefault="00572227" w:rsidP="00572227">
      <w:pPr>
        <w:pStyle w:val="Ttulo1"/>
      </w:pPr>
      <w:r>
        <w:t>ORDEN DE TRABAJO  N °      06160</w:t>
      </w:r>
    </w:p>
    <w:p w:rsidR="00572227" w:rsidRDefault="00572227" w:rsidP="00572227"/>
    <w:p w:rsidR="00572227" w:rsidRDefault="00572227" w:rsidP="00572227">
      <w:r>
        <w:t>FECHA:</w:t>
      </w:r>
      <w:r>
        <w:tab/>
        <w:t>Medellín,  Febrero   17    de   2010</w:t>
      </w:r>
    </w:p>
    <w:p w:rsidR="00572227" w:rsidRDefault="00572227" w:rsidP="00572227">
      <w:r>
        <w:t>PARA:</w:t>
      </w:r>
      <w:r>
        <w:tab/>
      </w:r>
      <w:r>
        <w:tab/>
        <w:t>PLÁSTICOS DARMA</w:t>
      </w:r>
    </w:p>
    <w:p w:rsidR="00572227" w:rsidRDefault="00572227" w:rsidP="00572227">
      <w:r>
        <w:t>ATENCIÓN:</w:t>
      </w:r>
      <w:r>
        <w:tab/>
        <w:t>Sr. Darío Jaramillo</w:t>
      </w:r>
    </w:p>
    <w:p w:rsidR="00572227" w:rsidRDefault="00572227" w:rsidP="00572227">
      <w:r>
        <w:tab/>
      </w:r>
      <w:r>
        <w:tab/>
        <w:t>Gerente.</w:t>
      </w:r>
    </w:p>
    <w:p w:rsidR="00572227" w:rsidRDefault="00572227" w:rsidP="00572227"/>
    <w:p w:rsidR="00572227" w:rsidRDefault="00572227" w:rsidP="00572227">
      <w:r>
        <w:t>Apreciado Don Darío:</w:t>
      </w:r>
    </w:p>
    <w:p w:rsidR="00572227" w:rsidRDefault="00572227" w:rsidP="00572227"/>
    <w:p w:rsidR="00572227" w:rsidRDefault="00572227" w:rsidP="00572227">
      <w:r>
        <w:t>Con la presente estamos solicitando el siguiente servicio de  IMPRESIÓN  :</w:t>
      </w:r>
    </w:p>
    <w:p w:rsidR="00572227" w:rsidRDefault="00572227" w:rsidP="00572227"/>
    <w:p w:rsidR="00572227" w:rsidRDefault="00572227" w:rsidP="00572227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572227" w:rsidRDefault="00572227" w:rsidP="00572227">
      <w:r>
        <w:t xml:space="preserve">MATERIAL   :           Polipropileno   Tubular   de   </w:t>
      </w:r>
      <w:r>
        <w:rPr>
          <w:b/>
        </w:rPr>
        <w:t>30</w:t>
      </w:r>
      <w:r>
        <w:t xml:space="preserve">    cms</w:t>
      </w:r>
    </w:p>
    <w:p w:rsidR="00572227" w:rsidRDefault="00572227" w:rsidP="00572227">
      <w:r>
        <w:t>CLIBRE      :               1.5  ”</w:t>
      </w:r>
    </w:p>
    <w:p w:rsidR="00572227" w:rsidRPr="00AD5DCF" w:rsidRDefault="00572227" w:rsidP="00572227">
      <w:pPr>
        <w:rPr>
          <w:b/>
        </w:rPr>
      </w:pPr>
      <w:r>
        <w:t>REFERENCIA:</w:t>
      </w:r>
      <w:r>
        <w:tab/>
      </w:r>
      <w:r>
        <w:rPr>
          <w:b/>
        </w:rPr>
        <w:t>TEENS</w:t>
      </w:r>
    </w:p>
    <w:p w:rsidR="00572227" w:rsidRDefault="00572227" w:rsidP="00572227">
      <w:r>
        <w:t>CANTIDAD    :         420     Kg</w:t>
      </w:r>
    </w:p>
    <w:p w:rsidR="00572227" w:rsidRDefault="00572227" w:rsidP="00572227">
      <w:r>
        <w:t>COLORES:</w:t>
      </w:r>
      <w:r>
        <w:tab/>
      </w:r>
      <w:r>
        <w:tab/>
        <w:t>1 ( Según  arte )</w:t>
      </w:r>
    </w:p>
    <w:p w:rsidR="00572227" w:rsidRDefault="00572227" w:rsidP="00572227">
      <w:r>
        <w:t>CARAS:</w:t>
      </w:r>
      <w:r>
        <w:tab/>
      </w:r>
      <w:r>
        <w:tab/>
        <w:t xml:space="preserve">1  </w:t>
      </w:r>
    </w:p>
    <w:p w:rsidR="00572227" w:rsidRDefault="00572227" w:rsidP="00572227">
      <w:r>
        <w:t>REPETICIÓN:</w:t>
      </w:r>
      <w:r>
        <w:tab/>
        <w:t>24.5</w:t>
      </w:r>
    </w:p>
    <w:p w:rsidR="00572227" w:rsidRPr="007E24E2" w:rsidRDefault="00572227" w:rsidP="00572227">
      <w:pPr>
        <w:rPr>
          <w:b/>
        </w:rPr>
      </w:pPr>
      <w:r>
        <w:t>RODILLO:</w:t>
      </w:r>
      <w:r>
        <w:tab/>
      </w:r>
      <w:r>
        <w:tab/>
      </w:r>
      <w:r>
        <w:rPr>
          <w:b/>
        </w:rPr>
        <w:t>25</w:t>
      </w:r>
    </w:p>
    <w:p w:rsidR="00572227" w:rsidRDefault="00572227" w:rsidP="00572227">
      <w:r>
        <w:t>BOLSA:</w:t>
      </w:r>
      <w:r>
        <w:tab/>
      </w:r>
      <w:r>
        <w:tab/>
        <w:t>24.5  X  28 + 5    cms   de  Solapa Interna.</w:t>
      </w:r>
    </w:p>
    <w:p w:rsidR="00572227" w:rsidRDefault="00572227" w:rsidP="00572227">
      <w:r>
        <w:t>SELLADO:</w:t>
      </w:r>
      <w:r>
        <w:tab/>
      </w:r>
      <w:r>
        <w:tab/>
        <w:t>Para selle lateral.</w:t>
      </w:r>
    </w:p>
    <w:p w:rsidR="00572227" w:rsidRDefault="00572227" w:rsidP="00572227"/>
    <w:p w:rsidR="00572227" w:rsidRDefault="00572227" w:rsidP="00572227"/>
    <w:p w:rsidR="00572227" w:rsidRDefault="00572227" w:rsidP="00572227">
      <w:r>
        <w:rPr>
          <w:b/>
          <w:bCs/>
          <w:u w:val="single"/>
        </w:rPr>
        <w:t>NOTA:</w:t>
      </w:r>
      <w:r>
        <w:t xml:space="preserve">  *   Los cyreles   se  encuentran en su planata.</w:t>
      </w:r>
    </w:p>
    <w:p w:rsidR="00572227" w:rsidRDefault="00572227" w:rsidP="00572227">
      <w:pPr>
        <w:numPr>
          <w:ilvl w:val="0"/>
          <w:numId w:val="1"/>
        </w:numPr>
      </w:pPr>
      <w:r>
        <w:t>Se envían ARTE    para tonos y alturas</w:t>
      </w:r>
    </w:p>
    <w:p w:rsidR="00572227" w:rsidRPr="005574BF" w:rsidRDefault="00572227" w:rsidP="00572227">
      <w:pPr>
        <w:numPr>
          <w:ilvl w:val="0"/>
          <w:numId w:val="2"/>
        </w:numPr>
      </w:pPr>
      <w:r>
        <w:t xml:space="preserve">Se  envia el material de PP </w:t>
      </w:r>
      <w:r>
        <w:rPr>
          <w:b/>
        </w:rPr>
        <w:t xml:space="preserve">de  30 </w:t>
      </w:r>
      <w:r w:rsidRPr="00AD5DCF">
        <w:rPr>
          <w:b/>
        </w:rPr>
        <w:t xml:space="preserve">  cms</w:t>
      </w:r>
    </w:p>
    <w:p w:rsidR="00572227" w:rsidRPr="00307118" w:rsidRDefault="00572227" w:rsidP="00572227">
      <w:pPr>
        <w:numPr>
          <w:ilvl w:val="0"/>
          <w:numId w:val="2"/>
        </w:numPr>
      </w:pPr>
      <w:r>
        <w:rPr>
          <w:b/>
        </w:rPr>
        <w:t>SE  APRUEBA  IMPRESIÓN.</w:t>
      </w:r>
    </w:p>
    <w:p w:rsidR="00572227" w:rsidRPr="00150D1A" w:rsidRDefault="00572227" w:rsidP="00572227">
      <w:pPr>
        <w:ind w:left="1860"/>
      </w:pPr>
    </w:p>
    <w:p w:rsidR="00572227" w:rsidRDefault="00572227" w:rsidP="00572227">
      <w:pPr>
        <w:ind w:left="885"/>
      </w:pPr>
    </w:p>
    <w:p w:rsidR="00572227" w:rsidRDefault="00572227" w:rsidP="00572227">
      <w:pPr>
        <w:ind w:left="885"/>
      </w:pPr>
    </w:p>
    <w:p w:rsidR="00572227" w:rsidRDefault="00572227" w:rsidP="00572227">
      <w:r>
        <w:t>Agradezco la atención y colaboración prestada.</w:t>
      </w:r>
    </w:p>
    <w:p w:rsidR="00572227" w:rsidRDefault="00572227" w:rsidP="00572227"/>
    <w:p w:rsidR="00572227" w:rsidRDefault="00572227" w:rsidP="00572227"/>
    <w:p w:rsidR="00572227" w:rsidRDefault="00572227" w:rsidP="00572227">
      <w:r>
        <w:t>Cordialmente,</w:t>
      </w:r>
    </w:p>
    <w:p w:rsidR="00572227" w:rsidRDefault="00572227" w:rsidP="00572227"/>
    <w:p w:rsidR="00572227" w:rsidRDefault="00572227" w:rsidP="00572227"/>
    <w:p w:rsidR="00572227" w:rsidRDefault="00572227" w:rsidP="00572227"/>
    <w:p w:rsidR="00572227" w:rsidRDefault="00572227" w:rsidP="00572227">
      <w:r>
        <w:t>RICARDO CASAS ZAPATA</w:t>
      </w:r>
    </w:p>
    <w:p w:rsidR="00572227" w:rsidRDefault="00572227" w:rsidP="00572227">
      <w:r>
        <w:t>Director</w:t>
      </w:r>
    </w:p>
    <w:p w:rsidR="00572227" w:rsidRDefault="00572227" w:rsidP="00572227">
      <w:pPr>
        <w:rPr>
          <w:b/>
        </w:rPr>
      </w:pPr>
    </w:p>
    <w:p w:rsidR="00572227" w:rsidRDefault="00572227" w:rsidP="00572227">
      <w:pPr>
        <w:rPr>
          <w:b/>
        </w:rPr>
      </w:pPr>
    </w:p>
    <w:p w:rsidR="00572227" w:rsidRDefault="00572227" w:rsidP="005450D8">
      <w:pPr>
        <w:rPr>
          <w:b/>
        </w:rPr>
      </w:pPr>
    </w:p>
    <w:p w:rsidR="00545288" w:rsidRDefault="00545288" w:rsidP="005450D8">
      <w:pPr>
        <w:rPr>
          <w:b/>
        </w:rPr>
      </w:pPr>
    </w:p>
    <w:p w:rsidR="00545288" w:rsidRDefault="00545288" w:rsidP="00545288">
      <w:pPr>
        <w:rPr>
          <w:b/>
        </w:rPr>
      </w:pPr>
    </w:p>
    <w:p w:rsidR="00545288" w:rsidRDefault="00545288" w:rsidP="00545288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545288" w:rsidRDefault="00545288" w:rsidP="00545288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545288" w:rsidRDefault="00545288" w:rsidP="00545288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545288" w:rsidRDefault="00545288" w:rsidP="00545288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545288" w:rsidRDefault="00545288" w:rsidP="00545288">
      <w:pPr>
        <w:rPr>
          <w:b/>
          <w:bCs/>
        </w:rPr>
      </w:pPr>
    </w:p>
    <w:p w:rsidR="00545288" w:rsidRDefault="00545288" w:rsidP="00545288">
      <w:pPr>
        <w:pStyle w:val="Ttulo1"/>
      </w:pPr>
    </w:p>
    <w:p w:rsidR="00545288" w:rsidRDefault="00545288" w:rsidP="00545288">
      <w:pPr>
        <w:pStyle w:val="Ttulo1"/>
      </w:pPr>
      <w:r>
        <w:t>ORDEN DE TRABAJO   N °      06163</w:t>
      </w:r>
    </w:p>
    <w:p w:rsidR="00545288" w:rsidRDefault="00545288" w:rsidP="00545288"/>
    <w:p w:rsidR="00545288" w:rsidRDefault="00545288" w:rsidP="00545288">
      <w:r>
        <w:t>FECHA:</w:t>
      </w:r>
      <w:r>
        <w:tab/>
        <w:t>Medellín, Febrero</w:t>
      </w:r>
      <w:r w:rsidR="00C222B8">
        <w:t xml:space="preserve"> </w:t>
      </w:r>
      <w:r>
        <w:t xml:space="preserve">  17    de    2010</w:t>
      </w:r>
    </w:p>
    <w:p w:rsidR="00545288" w:rsidRDefault="00545288" w:rsidP="00545288">
      <w:r>
        <w:t>PARA:</w:t>
      </w:r>
      <w:r>
        <w:tab/>
      </w:r>
      <w:r>
        <w:tab/>
        <w:t>PLÁSTICOS DARMA</w:t>
      </w:r>
    </w:p>
    <w:p w:rsidR="00545288" w:rsidRDefault="00545288" w:rsidP="00545288">
      <w:r>
        <w:t>ATENCIÓN:</w:t>
      </w:r>
      <w:r>
        <w:tab/>
        <w:t>Sr. Darío Jaramillo</w:t>
      </w:r>
    </w:p>
    <w:p w:rsidR="00545288" w:rsidRDefault="00545288" w:rsidP="00545288">
      <w:r>
        <w:tab/>
      </w:r>
      <w:r>
        <w:tab/>
        <w:t>Gerente.</w:t>
      </w:r>
    </w:p>
    <w:p w:rsidR="00545288" w:rsidRDefault="00545288" w:rsidP="00545288"/>
    <w:p w:rsidR="00545288" w:rsidRDefault="00545288" w:rsidP="00545288">
      <w:r>
        <w:t>Apreciado Don Darío:</w:t>
      </w:r>
    </w:p>
    <w:p w:rsidR="00545288" w:rsidRPr="00D8653D" w:rsidRDefault="00545288" w:rsidP="00545288"/>
    <w:p w:rsidR="00545288" w:rsidRDefault="00545288" w:rsidP="00545288">
      <w:r>
        <w:t>Con la presente estamos solicitando el siguiente servicio de  IMPRESIÓN :</w:t>
      </w:r>
    </w:p>
    <w:p w:rsidR="00545288" w:rsidRDefault="00545288" w:rsidP="00545288"/>
    <w:p w:rsidR="00545288" w:rsidRDefault="00545288" w:rsidP="00545288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545288" w:rsidRDefault="00545288" w:rsidP="00545288">
      <w:pPr>
        <w:rPr>
          <w:b/>
          <w:bCs/>
        </w:rPr>
      </w:pPr>
    </w:p>
    <w:p w:rsidR="00545288" w:rsidRPr="008249ED" w:rsidRDefault="00545288" w:rsidP="00545288">
      <w:pPr>
        <w:rPr>
          <w:b/>
        </w:rPr>
      </w:pPr>
      <w:r>
        <w:t xml:space="preserve">MATERIAL   :           Polipropileno  Tubular   de  </w:t>
      </w:r>
      <w:r w:rsidRPr="008249ED">
        <w:rPr>
          <w:b/>
        </w:rPr>
        <w:t>30    cms</w:t>
      </w:r>
    </w:p>
    <w:p w:rsidR="00545288" w:rsidRDefault="00545288" w:rsidP="00545288">
      <w:r>
        <w:t>CLIBRE      :               1.5  ”</w:t>
      </w:r>
    </w:p>
    <w:p w:rsidR="00545288" w:rsidRPr="00AD5DCF" w:rsidRDefault="00545288" w:rsidP="00545288">
      <w:pPr>
        <w:rPr>
          <w:b/>
        </w:rPr>
      </w:pPr>
      <w:r>
        <w:t>REFERENCIA:</w:t>
      </w:r>
      <w:r>
        <w:tab/>
      </w:r>
      <w:r>
        <w:rPr>
          <w:b/>
        </w:rPr>
        <w:t>CARMEL  MEDIANA</w:t>
      </w:r>
    </w:p>
    <w:p w:rsidR="00545288" w:rsidRPr="00936C49" w:rsidRDefault="00C222B8" w:rsidP="00545288">
      <w:pPr>
        <w:rPr>
          <w:b/>
        </w:rPr>
      </w:pPr>
      <w:r>
        <w:t>CANTIDAD    :         11</w:t>
      </w:r>
      <w:r w:rsidR="00545288">
        <w:t xml:space="preserve">0 </w:t>
      </w:r>
      <w:r w:rsidR="00545288" w:rsidRPr="00936C49">
        <w:rPr>
          <w:b/>
        </w:rPr>
        <w:t xml:space="preserve">   Kg</w:t>
      </w:r>
    </w:p>
    <w:p w:rsidR="00545288" w:rsidRDefault="00545288" w:rsidP="00545288">
      <w:r>
        <w:t>COLORES:</w:t>
      </w:r>
      <w:r>
        <w:tab/>
      </w:r>
      <w:r>
        <w:tab/>
        <w:t xml:space="preserve">1 </w:t>
      </w:r>
    </w:p>
    <w:p w:rsidR="00545288" w:rsidRDefault="00545288" w:rsidP="00545288">
      <w:r>
        <w:t>CARAS:</w:t>
      </w:r>
      <w:r>
        <w:tab/>
      </w:r>
      <w:r>
        <w:tab/>
        <w:t xml:space="preserve">1  </w:t>
      </w:r>
    </w:p>
    <w:p w:rsidR="00545288" w:rsidRDefault="00545288" w:rsidP="00545288">
      <w:r>
        <w:t>REPETICIÓN:</w:t>
      </w:r>
      <w:r>
        <w:tab/>
        <w:t>24.5</w:t>
      </w:r>
    </w:p>
    <w:p w:rsidR="00545288" w:rsidRDefault="00545288" w:rsidP="00545288">
      <w:r>
        <w:t>RODILLO:</w:t>
      </w:r>
      <w:r>
        <w:tab/>
      </w:r>
      <w:r>
        <w:tab/>
        <w:t>25</w:t>
      </w:r>
    </w:p>
    <w:p w:rsidR="00545288" w:rsidRDefault="00545288" w:rsidP="00545288">
      <w:r>
        <w:t>BOLSA:</w:t>
      </w:r>
      <w:r>
        <w:tab/>
      </w:r>
      <w:r>
        <w:tab/>
      </w:r>
      <w:r w:rsidRPr="008249ED">
        <w:rPr>
          <w:b/>
        </w:rPr>
        <w:t>24.5    X  28   +  5</w:t>
      </w:r>
      <w:r>
        <w:t xml:space="preserve">    cms  de solapa   Interna  pegada</w:t>
      </w:r>
    </w:p>
    <w:p w:rsidR="00545288" w:rsidRDefault="00545288" w:rsidP="00545288">
      <w:r>
        <w:t>SELLADO:</w:t>
      </w:r>
      <w:r>
        <w:tab/>
      </w:r>
      <w:r>
        <w:tab/>
        <w:t>Para selle lateral.</w:t>
      </w:r>
    </w:p>
    <w:p w:rsidR="00545288" w:rsidRDefault="00545288" w:rsidP="00545288"/>
    <w:p w:rsidR="00545288" w:rsidRDefault="00545288" w:rsidP="00545288"/>
    <w:p w:rsidR="00545288" w:rsidRDefault="00545288" w:rsidP="00545288">
      <w:r>
        <w:rPr>
          <w:b/>
          <w:bCs/>
          <w:u w:val="single"/>
        </w:rPr>
        <w:t>NOTA:</w:t>
      </w:r>
      <w:r>
        <w:t xml:space="preserve">  *   Los cyreles  se encuentran en su planta.</w:t>
      </w:r>
    </w:p>
    <w:p w:rsidR="00545288" w:rsidRDefault="00545288" w:rsidP="00545288">
      <w:pPr>
        <w:numPr>
          <w:ilvl w:val="0"/>
          <w:numId w:val="1"/>
        </w:numPr>
      </w:pPr>
      <w:r>
        <w:t>Se envían ARTE    para tonos y alturas</w:t>
      </w:r>
    </w:p>
    <w:p w:rsidR="00545288" w:rsidRPr="00307118" w:rsidRDefault="00545288" w:rsidP="00545288">
      <w:pPr>
        <w:numPr>
          <w:ilvl w:val="0"/>
          <w:numId w:val="2"/>
        </w:numPr>
      </w:pPr>
      <w:r>
        <w:t xml:space="preserve">Se  envia el material de PP </w:t>
      </w:r>
      <w:r>
        <w:rPr>
          <w:b/>
        </w:rPr>
        <w:t xml:space="preserve">de  30 </w:t>
      </w:r>
      <w:r w:rsidRPr="00AD5DCF">
        <w:rPr>
          <w:b/>
        </w:rPr>
        <w:t xml:space="preserve">  cms</w:t>
      </w:r>
    </w:p>
    <w:p w:rsidR="00545288" w:rsidRPr="00150D1A" w:rsidRDefault="00545288" w:rsidP="00545288">
      <w:pPr>
        <w:numPr>
          <w:ilvl w:val="0"/>
          <w:numId w:val="2"/>
        </w:numPr>
      </w:pPr>
      <w:r>
        <w:rPr>
          <w:b/>
        </w:rPr>
        <w:t>IGUAL  ULTIMA  IMPRESION</w:t>
      </w:r>
    </w:p>
    <w:p w:rsidR="00545288" w:rsidRDefault="00545288" w:rsidP="00545288">
      <w:pPr>
        <w:ind w:left="885"/>
      </w:pPr>
    </w:p>
    <w:p w:rsidR="00545288" w:rsidRDefault="00545288" w:rsidP="00545288">
      <w:pPr>
        <w:ind w:left="885"/>
      </w:pPr>
    </w:p>
    <w:p w:rsidR="00545288" w:rsidRDefault="00545288" w:rsidP="00545288">
      <w:r>
        <w:t>Agradezco la atención y colaboración prestada.</w:t>
      </w:r>
    </w:p>
    <w:p w:rsidR="00545288" w:rsidRDefault="00545288" w:rsidP="00545288"/>
    <w:p w:rsidR="00545288" w:rsidRDefault="00545288" w:rsidP="00545288"/>
    <w:p w:rsidR="00545288" w:rsidRDefault="00545288" w:rsidP="00545288">
      <w:r>
        <w:t>Cordialmente,</w:t>
      </w:r>
    </w:p>
    <w:p w:rsidR="00545288" w:rsidRDefault="00545288" w:rsidP="00545288"/>
    <w:p w:rsidR="00545288" w:rsidRDefault="00545288" w:rsidP="00545288"/>
    <w:p w:rsidR="00545288" w:rsidRDefault="00545288" w:rsidP="00545288"/>
    <w:p w:rsidR="00545288" w:rsidRDefault="00545288" w:rsidP="00545288">
      <w:r>
        <w:t>RICARDO CASAS ZAPATA</w:t>
      </w:r>
    </w:p>
    <w:p w:rsidR="00545288" w:rsidRDefault="00545288" w:rsidP="00545288">
      <w:r>
        <w:t>Director.</w:t>
      </w:r>
    </w:p>
    <w:p w:rsidR="00545288" w:rsidRDefault="00545288" w:rsidP="00545288">
      <w:pPr>
        <w:rPr>
          <w:b/>
        </w:rPr>
      </w:pPr>
    </w:p>
    <w:p w:rsidR="00545288" w:rsidRDefault="00545288" w:rsidP="005450D8">
      <w:pPr>
        <w:rPr>
          <w:b/>
        </w:rPr>
      </w:pPr>
    </w:p>
    <w:p w:rsidR="000B6F2C" w:rsidRDefault="000B6F2C" w:rsidP="005450D8">
      <w:pPr>
        <w:rPr>
          <w:b/>
        </w:rPr>
      </w:pPr>
    </w:p>
    <w:p w:rsidR="000B6F2C" w:rsidRDefault="000B6F2C" w:rsidP="005450D8">
      <w:pPr>
        <w:rPr>
          <w:b/>
        </w:rPr>
      </w:pPr>
    </w:p>
    <w:p w:rsidR="000B6F2C" w:rsidRDefault="000B6F2C" w:rsidP="000B6F2C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0B6F2C" w:rsidRDefault="000B6F2C" w:rsidP="000B6F2C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0B6F2C" w:rsidRDefault="000B6F2C" w:rsidP="000B6F2C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0B6F2C" w:rsidRDefault="000B6F2C" w:rsidP="000B6F2C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0B6F2C" w:rsidRDefault="000B6F2C" w:rsidP="000B6F2C">
      <w:pPr>
        <w:rPr>
          <w:b/>
        </w:rPr>
      </w:pPr>
    </w:p>
    <w:p w:rsidR="000B6F2C" w:rsidRDefault="000B6F2C" w:rsidP="000B6F2C">
      <w:pPr>
        <w:pStyle w:val="Ttulo1"/>
      </w:pPr>
      <w:r>
        <w:t>ORDEN DE TRABAJO      N°      06159</w:t>
      </w:r>
    </w:p>
    <w:p w:rsidR="000B6F2C" w:rsidRDefault="000B6F2C" w:rsidP="000B6F2C"/>
    <w:p w:rsidR="000B6F2C" w:rsidRDefault="000B6F2C" w:rsidP="000B6F2C"/>
    <w:p w:rsidR="000B6F2C" w:rsidRDefault="000B6F2C" w:rsidP="000B6F2C">
      <w:r>
        <w:t>FECHA:</w:t>
      </w:r>
      <w:r>
        <w:tab/>
        <w:t>Medellín, Febrero  17    de   2010</w:t>
      </w:r>
    </w:p>
    <w:p w:rsidR="000B6F2C" w:rsidRDefault="000B6F2C" w:rsidP="000B6F2C">
      <w:r>
        <w:t>PARA:</w:t>
      </w:r>
      <w:r>
        <w:tab/>
      </w:r>
      <w:r>
        <w:tab/>
        <w:t>PLÁSTICOS DARMA</w:t>
      </w:r>
    </w:p>
    <w:p w:rsidR="000B6F2C" w:rsidRDefault="000B6F2C" w:rsidP="000B6F2C">
      <w:r>
        <w:t>ATENCIÓN:</w:t>
      </w:r>
      <w:r>
        <w:tab/>
        <w:t>Sr. Darío Jaramillo</w:t>
      </w:r>
    </w:p>
    <w:p w:rsidR="000B6F2C" w:rsidRDefault="000B6F2C" w:rsidP="000B6F2C">
      <w:r>
        <w:tab/>
      </w:r>
      <w:r>
        <w:tab/>
        <w:t>Gerente.</w:t>
      </w:r>
    </w:p>
    <w:p w:rsidR="000B6F2C" w:rsidRDefault="000B6F2C" w:rsidP="000B6F2C"/>
    <w:p w:rsidR="000B6F2C" w:rsidRDefault="000B6F2C" w:rsidP="000B6F2C">
      <w:r>
        <w:t>Apreciado Don Darío:</w:t>
      </w:r>
    </w:p>
    <w:p w:rsidR="000B6F2C" w:rsidRDefault="000B6F2C" w:rsidP="000B6F2C"/>
    <w:p w:rsidR="000B6F2C" w:rsidRDefault="000B6F2C" w:rsidP="000B6F2C">
      <w:r>
        <w:t>Con la presente estamos solicitando el siguiente material:</w:t>
      </w:r>
    </w:p>
    <w:p w:rsidR="000B6F2C" w:rsidRDefault="000B6F2C" w:rsidP="000B6F2C"/>
    <w:p w:rsidR="000B6F2C" w:rsidRDefault="000B6F2C" w:rsidP="000B6F2C">
      <w:pPr>
        <w:rPr>
          <w:b/>
          <w:bCs/>
          <w:u w:val="single"/>
        </w:rPr>
      </w:pPr>
      <w:r>
        <w:rPr>
          <w:b/>
          <w:bCs/>
          <w:u w:val="single"/>
        </w:rPr>
        <w:t>IMPRESIÓN  :</w:t>
      </w:r>
    </w:p>
    <w:p w:rsidR="000B6F2C" w:rsidRDefault="000B6F2C" w:rsidP="000B6F2C"/>
    <w:p w:rsidR="000B6F2C" w:rsidRDefault="000B6F2C" w:rsidP="000B6F2C">
      <w:r>
        <w:t>MATERIAL:</w:t>
      </w:r>
      <w:r>
        <w:tab/>
      </w:r>
      <w:r>
        <w:tab/>
        <w:t xml:space="preserve">P.P  TUBULAR  de  </w:t>
      </w:r>
      <w:r>
        <w:rPr>
          <w:b/>
        </w:rPr>
        <w:t>35</w:t>
      </w:r>
      <w:r>
        <w:t xml:space="preserve">     Cms.</w:t>
      </w:r>
    </w:p>
    <w:p w:rsidR="000B6F2C" w:rsidRDefault="000B6F2C" w:rsidP="000B6F2C">
      <w:r>
        <w:t>CALIBRE:</w:t>
      </w:r>
      <w:r>
        <w:tab/>
      </w:r>
      <w:r>
        <w:tab/>
        <w:t>1.4  ”</w:t>
      </w:r>
    </w:p>
    <w:p w:rsidR="000B6F2C" w:rsidRDefault="000B6F2C" w:rsidP="000B6F2C">
      <w:r>
        <w:t>CANTIDAD:</w:t>
      </w:r>
      <w:r>
        <w:tab/>
      </w:r>
      <w:r>
        <w:tab/>
        <w:t>220   Kg</w:t>
      </w:r>
    </w:p>
    <w:p w:rsidR="000B6F2C" w:rsidRDefault="000B6F2C" w:rsidP="000B6F2C">
      <w:r>
        <w:t>REFERENCIA:</w:t>
      </w:r>
      <w:r>
        <w:tab/>
      </w:r>
      <w:r w:rsidRPr="00220E40">
        <w:t>PAN</w:t>
      </w:r>
      <w:r>
        <w:rPr>
          <w:b/>
        </w:rPr>
        <w:t>DEQUESO      ( EXQUISITOS )</w:t>
      </w:r>
    </w:p>
    <w:p w:rsidR="000B6F2C" w:rsidRDefault="000B6F2C" w:rsidP="000B6F2C">
      <w:r>
        <w:t>REPETICIÓN:</w:t>
      </w:r>
      <w:r>
        <w:tab/>
        <w:t>18   Cms.</w:t>
      </w:r>
    </w:p>
    <w:p w:rsidR="000B6F2C" w:rsidRDefault="000B6F2C" w:rsidP="000B6F2C">
      <w:r>
        <w:t>RODILLO  :               36</w:t>
      </w:r>
    </w:p>
    <w:p w:rsidR="000B6F2C" w:rsidRDefault="000B6F2C" w:rsidP="000B6F2C">
      <w:r>
        <w:t>IMPRESIÓN:</w:t>
      </w:r>
      <w:r>
        <w:tab/>
      </w:r>
      <w:r>
        <w:tab/>
        <w:t xml:space="preserve">2 caras  </w:t>
      </w:r>
    </w:p>
    <w:p w:rsidR="000B6F2C" w:rsidRDefault="000B6F2C" w:rsidP="000B6F2C">
      <w:r>
        <w:t>COLORES:</w:t>
      </w:r>
      <w:r>
        <w:tab/>
      </w:r>
      <w:r>
        <w:tab/>
        <w:t>3  ( Amarillo -  Rojo – Negro  ) Según  Muestra</w:t>
      </w:r>
    </w:p>
    <w:p w:rsidR="000B6F2C" w:rsidRDefault="000B6F2C" w:rsidP="000B6F2C">
      <w:r>
        <w:t>BOLSA:</w:t>
      </w:r>
      <w:r>
        <w:tab/>
      </w:r>
      <w:r>
        <w:tab/>
        <w:t>18  x  35   cms</w:t>
      </w:r>
    </w:p>
    <w:p w:rsidR="000B6F2C" w:rsidRDefault="000B6F2C" w:rsidP="000B6F2C">
      <w:r>
        <w:t>SELLADO :</w:t>
      </w:r>
      <w:r>
        <w:tab/>
      </w:r>
      <w:r>
        <w:tab/>
        <w:t>Lateral</w:t>
      </w:r>
    </w:p>
    <w:p w:rsidR="000B6F2C" w:rsidRDefault="000B6F2C" w:rsidP="000B6F2C"/>
    <w:p w:rsidR="000B6F2C" w:rsidRDefault="000B6F2C" w:rsidP="000B6F2C">
      <w:r>
        <w:rPr>
          <w:b/>
          <w:bCs/>
          <w:u w:val="single"/>
        </w:rPr>
        <w:t>NOTA:</w:t>
      </w:r>
      <w:r>
        <w:t xml:space="preserve">  - Se  envia muestra física para los tonos y alturas  de impresión.</w:t>
      </w:r>
    </w:p>
    <w:p w:rsidR="000B6F2C" w:rsidRDefault="000B6F2C" w:rsidP="000B6F2C">
      <w:pPr>
        <w:numPr>
          <w:ilvl w:val="0"/>
          <w:numId w:val="2"/>
        </w:numPr>
      </w:pPr>
      <w:r>
        <w:t xml:space="preserve">El material lo envia PLASTICOS UNION. De  </w:t>
      </w:r>
      <w:r>
        <w:rPr>
          <w:b/>
        </w:rPr>
        <w:t>35</w:t>
      </w:r>
      <w:r w:rsidRPr="00A026B6">
        <w:rPr>
          <w:b/>
        </w:rPr>
        <w:t xml:space="preserve">  cms</w:t>
      </w:r>
    </w:p>
    <w:p w:rsidR="000B6F2C" w:rsidRDefault="000B6F2C" w:rsidP="000B6F2C">
      <w:pPr>
        <w:numPr>
          <w:ilvl w:val="0"/>
          <w:numId w:val="2"/>
        </w:numPr>
        <w:rPr>
          <w:bCs/>
        </w:rPr>
      </w:pPr>
      <w:r>
        <w:rPr>
          <w:bCs/>
        </w:rPr>
        <w:t>Cyreles   e  su  planta</w:t>
      </w:r>
    </w:p>
    <w:p w:rsidR="000B6F2C" w:rsidRPr="001E00C6" w:rsidRDefault="000B6F2C" w:rsidP="000B6F2C">
      <w:pPr>
        <w:ind w:left="1500"/>
        <w:rPr>
          <w:bCs/>
        </w:rPr>
      </w:pPr>
    </w:p>
    <w:p w:rsidR="000B6F2C" w:rsidRDefault="000B6F2C" w:rsidP="000B6F2C"/>
    <w:p w:rsidR="000B6F2C" w:rsidRDefault="000B6F2C" w:rsidP="000B6F2C">
      <w:r>
        <w:t>Agradezco la atención y colaboración prestada.</w:t>
      </w:r>
    </w:p>
    <w:p w:rsidR="000B6F2C" w:rsidRDefault="000B6F2C" w:rsidP="000B6F2C"/>
    <w:p w:rsidR="000B6F2C" w:rsidRDefault="000B6F2C" w:rsidP="000B6F2C"/>
    <w:p w:rsidR="000B6F2C" w:rsidRDefault="000B6F2C" w:rsidP="000B6F2C">
      <w:r>
        <w:t>Cordialmente,</w:t>
      </w:r>
    </w:p>
    <w:p w:rsidR="000B6F2C" w:rsidRDefault="000B6F2C" w:rsidP="000B6F2C"/>
    <w:p w:rsidR="000B6F2C" w:rsidRDefault="000B6F2C" w:rsidP="000B6F2C"/>
    <w:p w:rsidR="000B6F2C" w:rsidRDefault="000B6F2C" w:rsidP="000B6F2C">
      <w:r>
        <w:t>RICARDO CASAS ZAPATA</w:t>
      </w:r>
    </w:p>
    <w:p w:rsidR="000B6F2C" w:rsidRDefault="000B6F2C" w:rsidP="000B6F2C">
      <w:r>
        <w:t>Director.</w:t>
      </w:r>
    </w:p>
    <w:p w:rsidR="000B6F2C" w:rsidRDefault="000B6F2C" w:rsidP="000B6F2C">
      <w:pPr>
        <w:rPr>
          <w:b/>
        </w:rPr>
      </w:pPr>
    </w:p>
    <w:p w:rsidR="000B6F2C" w:rsidRDefault="000B6F2C" w:rsidP="005450D8">
      <w:pPr>
        <w:rPr>
          <w:b/>
        </w:rPr>
      </w:pPr>
    </w:p>
    <w:p w:rsidR="001F0E91" w:rsidRDefault="001F0E91" w:rsidP="005450D8">
      <w:pPr>
        <w:rPr>
          <w:b/>
        </w:rPr>
      </w:pPr>
    </w:p>
    <w:p w:rsidR="001F0E91" w:rsidRDefault="001F0E91" w:rsidP="005450D8">
      <w:pPr>
        <w:rPr>
          <w:b/>
        </w:rPr>
      </w:pPr>
    </w:p>
    <w:p w:rsidR="001F0E91" w:rsidRDefault="001F0E91" w:rsidP="005450D8">
      <w:pPr>
        <w:rPr>
          <w:b/>
        </w:rPr>
      </w:pPr>
    </w:p>
    <w:p w:rsidR="001F0E91" w:rsidRDefault="001F0E91" w:rsidP="005450D8">
      <w:pPr>
        <w:rPr>
          <w:b/>
        </w:rPr>
      </w:pPr>
    </w:p>
    <w:p w:rsidR="001F0E91" w:rsidRDefault="001F0E91" w:rsidP="005450D8">
      <w:pPr>
        <w:rPr>
          <w:b/>
        </w:rPr>
      </w:pPr>
    </w:p>
    <w:p w:rsidR="001F0E91" w:rsidRDefault="001F0E91" w:rsidP="005450D8">
      <w:pPr>
        <w:rPr>
          <w:b/>
        </w:rPr>
      </w:pPr>
    </w:p>
    <w:p w:rsidR="001F0E91" w:rsidRDefault="001F0E91" w:rsidP="005450D8">
      <w:pPr>
        <w:rPr>
          <w:b/>
        </w:rPr>
      </w:pPr>
    </w:p>
    <w:p w:rsidR="001F0E91" w:rsidRDefault="001F0E91" w:rsidP="001F0E91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1F0E91" w:rsidRDefault="001F0E91" w:rsidP="001F0E91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1F0E91" w:rsidRDefault="001F0E91" w:rsidP="001F0E91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1F0E91" w:rsidRDefault="001F0E91" w:rsidP="001F0E91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1F0E91" w:rsidRDefault="001F0E91" w:rsidP="001F0E91"/>
    <w:p w:rsidR="001F0E91" w:rsidRDefault="001F0E91" w:rsidP="001F0E91">
      <w:pPr>
        <w:pStyle w:val="Ttulo1"/>
      </w:pPr>
      <w:r>
        <w:t>ORDEN DE TRABAJO   N°      06121</w:t>
      </w:r>
    </w:p>
    <w:p w:rsidR="001F0E91" w:rsidRDefault="001F0E91" w:rsidP="001F0E91"/>
    <w:p w:rsidR="001F0E91" w:rsidRDefault="001F0E91" w:rsidP="001F0E91">
      <w:r>
        <w:t>FECHA:</w:t>
      </w:r>
      <w:r>
        <w:tab/>
        <w:t>Medellín,  Febrero  19  de   2010</w:t>
      </w:r>
    </w:p>
    <w:p w:rsidR="001F0E91" w:rsidRDefault="001F0E91" w:rsidP="001F0E91">
      <w:r>
        <w:t>PARA:</w:t>
      </w:r>
      <w:r>
        <w:tab/>
      </w:r>
      <w:r>
        <w:tab/>
        <w:t>PLÁSTICOS DARMA</w:t>
      </w:r>
    </w:p>
    <w:p w:rsidR="001F0E91" w:rsidRDefault="001F0E91" w:rsidP="001F0E91">
      <w:r>
        <w:t>ATENCIÓN:</w:t>
      </w:r>
      <w:r>
        <w:tab/>
        <w:t>Sr. DARIO JARAMILLO</w:t>
      </w:r>
    </w:p>
    <w:p w:rsidR="001F0E91" w:rsidRDefault="001F0E91" w:rsidP="001F0E91"/>
    <w:p w:rsidR="001F0E91" w:rsidRDefault="001F0E91" w:rsidP="001F0E91">
      <w:r>
        <w:t>Apreciado Dn DARIO:</w:t>
      </w:r>
    </w:p>
    <w:p w:rsidR="001F0E91" w:rsidRDefault="001F0E91" w:rsidP="001F0E91">
      <w:r>
        <w:t>Con la presente estamos solicitando el siguiente servicio de extrusión e impresión</w:t>
      </w:r>
    </w:p>
    <w:p w:rsidR="001F0E91" w:rsidRDefault="001F0E91" w:rsidP="001F0E91"/>
    <w:p w:rsidR="001422D8" w:rsidRDefault="001422D8" w:rsidP="001422D8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1F0E91" w:rsidRDefault="001F0E91" w:rsidP="001F0E91"/>
    <w:p w:rsidR="001F0E91" w:rsidRDefault="001F0E91" w:rsidP="001F0E91">
      <w:r>
        <w:t>MATERIAL :</w:t>
      </w:r>
      <w:r>
        <w:tab/>
      </w:r>
      <w:r>
        <w:tab/>
        <w:t xml:space="preserve">Polietileno de Baja  densidad   </w:t>
      </w:r>
      <w:r w:rsidRPr="0051457F">
        <w:rPr>
          <w:b/>
        </w:rPr>
        <w:t>FUCSIA</w:t>
      </w:r>
      <w:r>
        <w:t xml:space="preserve">  Tubular</w:t>
      </w:r>
    </w:p>
    <w:p w:rsidR="001F0E91" w:rsidRDefault="001F0E91" w:rsidP="001F0E91">
      <w:r>
        <w:t>MEDIDA:</w:t>
      </w:r>
      <w:r>
        <w:tab/>
      </w:r>
      <w:r>
        <w:tab/>
      </w:r>
      <w:r w:rsidRPr="007673F0">
        <w:rPr>
          <w:b/>
        </w:rPr>
        <w:t>50</w:t>
      </w:r>
      <w:r>
        <w:t xml:space="preserve">   cms   </w:t>
      </w:r>
    </w:p>
    <w:p w:rsidR="001F0E91" w:rsidRDefault="001F0E91" w:rsidP="001F0E91">
      <w:r>
        <w:t>CALIBRE :</w:t>
      </w:r>
      <w:r>
        <w:tab/>
      </w:r>
      <w:r>
        <w:tab/>
      </w:r>
      <w:r w:rsidRPr="007673F0">
        <w:rPr>
          <w:b/>
        </w:rPr>
        <w:t>2.3</w:t>
      </w:r>
      <w:r>
        <w:t xml:space="preserve">   “</w:t>
      </w:r>
    </w:p>
    <w:p w:rsidR="001F0E91" w:rsidRDefault="001F0E91" w:rsidP="001F0E91">
      <w:r>
        <w:t>COLOR :</w:t>
      </w:r>
      <w:r>
        <w:tab/>
      </w:r>
      <w:r>
        <w:tab/>
        <w:t>FUCSIA</w:t>
      </w:r>
    </w:p>
    <w:p w:rsidR="001F0E91" w:rsidRDefault="001F0E91" w:rsidP="001F0E91">
      <w:r>
        <w:t xml:space="preserve">TRATADO : </w:t>
      </w:r>
      <w:r>
        <w:tab/>
      </w:r>
      <w:r>
        <w:tab/>
        <w:t>1  cara</w:t>
      </w:r>
    </w:p>
    <w:p w:rsidR="001F0E91" w:rsidRDefault="001F0E91" w:rsidP="001F0E91">
      <w:pPr>
        <w:rPr>
          <w:b/>
          <w:bCs/>
          <w:u w:val="single"/>
        </w:rPr>
      </w:pPr>
      <w:r>
        <w:t xml:space="preserve">CANTIDAD : </w:t>
      </w:r>
      <w:r>
        <w:tab/>
      </w:r>
      <w:r w:rsidR="00A1636F">
        <w:rPr>
          <w:b/>
        </w:rPr>
        <w:t>20</w:t>
      </w:r>
      <w:r w:rsidRPr="009431BF">
        <w:rPr>
          <w:b/>
        </w:rPr>
        <w:t>0</w:t>
      </w:r>
      <w:r>
        <w:t xml:space="preserve">   kg</w:t>
      </w:r>
    </w:p>
    <w:p w:rsidR="001F0E91" w:rsidRDefault="001F0E91" w:rsidP="001F0E91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>2 ( Según muestra  )   ( Blanco – Amarillo )</w:t>
      </w:r>
    </w:p>
    <w:p w:rsidR="001F0E91" w:rsidRDefault="001F0E91" w:rsidP="001F0E91">
      <w:r>
        <w:t xml:space="preserve">CARAS : </w:t>
      </w:r>
      <w:r>
        <w:tab/>
      </w:r>
      <w:r>
        <w:tab/>
        <w:t>1  ( 2  x  1  )</w:t>
      </w:r>
    </w:p>
    <w:p w:rsidR="001F0E91" w:rsidRDefault="001F0E91" w:rsidP="001F0E91">
      <w:r>
        <w:t xml:space="preserve">REPETICIÓN : </w:t>
      </w:r>
      <w:r>
        <w:tab/>
        <w:t>40  cms</w:t>
      </w:r>
    </w:p>
    <w:p w:rsidR="001F0E91" w:rsidRDefault="001F0E91" w:rsidP="001F0E91">
      <w:r>
        <w:t>RODILLO :</w:t>
      </w:r>
      <w:r>
        <w:tab/>
      </w:r>
      <w:r>
        <w:tab/>
        <w:t>40</w:t>
      </w:r>
    </w:p>
    <w:p w:rsidR="001F0E91" w:rsidRDefault="001F0E91" w:rsidP="001F0E91">
      <w:r>
        <w:t>BOLSA  :</w:t>
      </w:r>
      <w:r>
        <w:tab/>
      </w:r>
      <w:r>
        <w:tab/>
        <w:t xml:space="preserve">40 X 50    cm    </w:t>
      </w:r>
    </w:p>
    <w:p w:rsidR="001F0E91" w:rsidRDefault="001F0E91" w:rsidP="001F0E91">
      <w:r>
        <w:t>SELLADO .</w:t>
      </w:r>
      <w:r>
        <w:tab/>
      </w:r>
      <w:r>
        <w:tab/>
        <w:t>Lateral</w:t>
      </w:r>
    </w:p>
    <w:p w:rsidR="001F0E91" w:rsidRPr="0051457F" w:rsidRDefault="001F0E91" w:rsidP="001F0E91">
      <w:pPr>
        <w:rPr>
          <w:b/>
        </w:rPr>
      </w:pPr>
      <w:r>
        <w:t>REFERENCIA :</w:t>
      </w:r>
      <w:r>
        <w:tab/>
      </w:r>
      <w:r w:rsidRPr="0051457F">
        <w:rPr>
          <w:b/>
        </w:rPr>
        <w:t>PAQUETE  SORPRESA</w:t>
      </w:r>
    </w:p>
    <w:p w:rsidR="001F0E91" w:rsidRDefault="001F0E91" w:rsidP="001F0E91"/>
    <w:p w:rsidR="001F0E91" w:rsidRDefault="001F0E91" w:rsidP="001F0E91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>:     - Los cyreles  se encuentran en su planta</w:t>
      </w:r>
    </w:p>
    <w:p w:rsidR="001F0E91" w:rsidRDefault="001F0E91" w:rsidP="001F0E91">
      <w:r>
        <w:t xml:space="preserve">                   -   Anexo muestra física para   alturas y Tonos.</w:t>
      </w:r>
    </w:p>
    <w:p w:rsidR="001F0E91" w:rsidRDefault="001F0E91" w:rsidP="001F0E91">
      <w:pPr>
        <w:rPr>
          <w:b/>
        </w:rPr>
      </w:pPr>
      <w:r>
        <w:tab/>
        <w:t xml:space="preserve">        - </w:t>
      </w:r>
      <w:r>
        <w:rPr>
          <w:b/>
        </w:rPr>
        <w:t>Colocar pie de Imprenta-  Se aprueba impresion</w:t>
      </w:r>
    </w:p>
    <w:p w:rsidR="001F0E91" w:rsidRDefault="001F0E91" w:rsidP="001F0E91">
      <w:pPr>
        <w:rPr>
          <w:b/>
        </w:rPr>
      </w:pPr>
      <w:r>
        <w:rPr>
          <w:b/>
        </w:rPr>
        <w:t xml:space="preserve">                    </w:t>
      </w:r>
    </w:p>
    <w:p w:rsidR="001F0E91" w:rsidRDefault="001F0E91" w:rsidP="001F0E91">
      <w:r>
        <w:rPr>
          <w:b/>
        </w:rPr>
        <w:tab/>
      </w:r>
      <w:r>
        <w:tab/>
      </w:r>
    </w:p>
    <w:p w:rsidR="001F0E91" w:rsidRDefault="001F0E91" w:rsidP="001F0E91">
      <w:pPr>
        <w:rPr>
          <w:b/>
          <w:u w:val="single"/>
        </w:rPr>
      </w:pPr>
    </w:p>
    <w:p w:rsidR="001F0E91" w:rsidRDefault="001F0E91" w:rsidP="001F0E91">
      <w:r>
        <w:t>Agradezco la atención y colaboración prestada.</w:t>
      </w:r>
    </w:p>
    <w:p w:rsidR="001F0E91" w:rsidRDefault="001F0E91" w:rsidP="001F0E91"/>
    <w:p w:rsidR="001F0E91" w:rsidRDefault="001F0E91" w:rsidP="001F0E91"/>
    <w:p w:rsidR="001F0E91" w:rsidRDefault="001F0E91" w:rsidP="001F0E91">
      <w:r>
        <w:t xml:space="preserve">Cordialmente </w:t>
      </w:r>
    </w:p>
    <w:p w:rsidR="001F0E91" w:rsidRDefault="001F0E91" w:rsidP="001F0E91"/>
    <w:p w:rsidR="001F0E91" w:rsidRDefault="001F0E91" w:rsidP="001F0E91"/>
    <w:p w:rsidR="001F0E91" w:rsidRDefault="001F0E91" w:rsidP="001F0E91"/>
    <w:p w:rsidR="001F0E91" w:rsidRDefault="001F0E91" w:rsidP="001F0E91">
      <w:r>
        <w:t>RICARDO CASAS ZAPATA</w:t>
      </w:r>
    </w:p>
    <w:p w:rsidR="001F0E91" w:rsidRDefault="001F0E91" w:rsidP="001F0E91">
      <w:r>
        <w:t>Director.</w:t>
      </w:r>
    </w:p>
    <w:p w:rsidR="001F0E91" w:rsidRDefault="001F0E91" w:rsidP="005450D8">
      <w:pPr>
        <w:rPr>
          <w:b/>
        </w:rPr>
      </w:pPr>
    </w:p>
    <w:p w:rsidR="004363F8" w:rsidRDefault="004363F8" w:rsidP="005450D8">
      <w:pPr>
        <w:rPr>
          <w:b/>
        </w:rPr>
      </w:pPr>
    </w:p>
    <w:p w:rsidR="004363F8" w:rsidRDefault="004363F8" w:rsidP="005450D8">
      <w:pPr>
        <w:rPr>
          <w:b/>
        </w:rPr>
      </w:pPr>
    </w:p>
    <w:p w:rsidR="004363F8" w:rsidRDefault="004363F8" w:rsidP="005450D8">
      <w:pPr>
        <w:rPr>
          <w:b/>
        </w:rPr>
      </w:pPr>
    </w:p>
    <w:p w:rsidR="004363F8" w:rsidRDefault="004363F8" w:rsidP="005450D8">
      <w:pPr>
        <w:rPr>
          <w:b/>
        </w:rPr>
      </w:pPr>
    </w:p>
    <w:p w:rsidR="004363F8" w:rsidRDefault="004363F8" w:rsidP="004363F8">
      <w:pPr>
        <w:rPr>
          <w:b/>
        </w:rPr>
      </w:pPr>
    </w:p>
    <w:p w:rsidR="004363F8" w:rsidRDefault="004363F8" w:rsidP="004363F8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4363F8" w:rsidRDefault="004363F8" w:rsidP="004363F8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4363F8" w:rsidRDefault="004363F8" w:rsidP="004363F8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4363F8" w:rsidRDefault="004363F8" w:rsidP="004363F8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4363F8" w:rsidRDefault="004363F8" w:rsidP="004363F8">
      <w:pPr>
        <w:rPr>
          <w:b/>
          <w:bCs/>
        </w:rPr>
      </w:pPr>
    </w:p>
    <w:p w:rsidR="004363F8" w:rsidRDefault="004363F8" w:rsidP="004363F8">
      <w:pPr>
        <w:pStyle w:val="Ttulo1"/>
      </w:pPr>
    </w:p>
    <w:p w:rsidR="004363F8" w:rsidRDefault="004363F8" w:rsidP="004363F8">
      <w:pPr>
        <w:pStyle w:val="Ttulo1"/>
      </w:pPr>
      <w:r>
        <w:t>ORDEN DE TRABAJO  N °      06122</w:t>
      </w:r>
    </w:p>
    <w:p w:rsidR="004363F8" w:rsidRDefault="004363F8" w:rsidP="004363F8"/>
    <w:p w:rsidR="004363F8" w:rsidRDefault="004363F8" w:rsidP="004363F8">
      <w:r>
        <w:t>FECHA:</w:t>
      </w:r>
      <w:r>
        <w:tab/>
        <w:t>Medellín,  Febrero   19    de   2010</w:t>
      </w:r>
    </w:p>
    <w:p w:rsidR="004363F8" w:rsidRDefault="004363F8" w:rsidP="004363F8">
      <w:r>
        <w:t>PARA:</w:t>
      </w:r>
      <w:r>
        <w:tab/>
      </w:r>
      <w:r>
        <w:tab/>
        <w:t>PLÁSTICOS DARMA</w:t>
      </w:r>
    </w:p>
    <w:p w:rsidR="004363F8" w:rsidRDefault="004363F8" w:rsidP="004363F8">
      <w:r>
        <w:t>ATENCIÓN:</w:t>
      </w:r>
      <w:r>
        <w:tab/>
        <w:t>Sr. Darío Jaramillo</w:t>
      </w:r>
    </w:p>
    <w:p w:rsidR="004363F8" w:rsidRDefault="004363F8" w:rsidP="004363F8">
      <w:r>
        <w:tab/>
      </w:r>
      <w:r>
        <w:tab/>
        <w:t>Gerente.</w:t>
      </w:r>
    </w:p>
    <w:p w:rsidR="004363F8" w:rsidRDefault="004363F8" w:rsidP="004363F8"/>
    <w:p w:rsidR="004363F8" w:rsidRDefault="004363F8" w:rsidP="004363F8">
      <w:r>
        <w:t>Apreciado Don Darío:</w:t>
      </w:r>
    </w:p>
    <w:p w:rsidR="004363F8" w:rsidRDefault="004363F8" w:rsidP="004363F8"/>
    <w:p w:rsidR="004363F8" w:rsidRDefault="004363F8" w:rsidP="004363F8">
      <w:r>
        <w:t>Con la presente estamos solicitando el siguiente servicio de  IMPRESIÓN  :</w:t>
      </w:r>
    </w:p>
    <w:p w:rsidR="004363F8" w:rsidRDefault="004363F8" w:rsidP="004363F8"/>
    <w:p w:rsidR="004363F8" w:rsidRDefault="004363F8" w:rsidP="004363F8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4363F8" w:rsidRDefault="004363F8" w:rsidP="004363F8">
      <w:r>
        <w:t xml:space="preserve">MATERIAL   :           Polipropileno   Tubular   de   </w:t>
      </w:r>
      <w:r>
        <w:rPr>
          <w:b/>
        </w:rPr>
        <w:t>30</w:t>
      </w:r>
      <w:r>
        <w:t xml:space="preserve">    cms</w:t>
      </w:r>
    </w:p>
    <w:p w:rsidR="004363F8" w:rsidRDefault="004363F8" w:rsidP="004363F8">
      <w:r>
        <w:t>CLIBRE      :               1.5  ”</w:t>
      </w:r>
    </w:p>
    <w:p w:rsidR="004363F8" w:rsidRPr="00AD5DCF" w:rsidRDefault="004363F8" w:rsidP="004363F8">
      <w:pPr>
        <w:rPr>
          <w:b/>
        </w:rPr>
      </w:pPr>
      <w:r>
        <w:t>REFERENCIA:</w:t>
      </w:r>
      <w:r>
        <w:tab/>
      </w:r>
      <w:r>
        <w:rPr>
          <w:b/>
        </w:rPr>
        <w:t>TEENS</w:t>
      </w:r>
    </w:p>
    <w:p w:rsidR="004363F8" w:rsidRDefault="008A13BE" w:rsidP="004363F8">
      <w:r>
        <w:t>CANTIDAD    :         11</w:t>
      </w:r>
      <w:r w:rsidR="004363F8">
        <w:t>0     Kg</w:t>
      </w:r>
    </w:p>
    <w:p w:rsidR="004363F8" w:rsidRDefault="004363F8" w:rsidP="004363F8">
      <w:r>
        <w:t>COLORES:</w:t>
      </w:r>
      <w:r>
        <w:tab/>
      </w:r>
      <w:r>
        <w:tab/>
        <w:t>1 ( Según  arte )</w:t>
      </w:r>
    </w:p>
    <w:p w:rsidR="004363F8" w:rsidRDefault="004363F8" w:rsidP="004363F8">
      <w:r>
        <w:t>CARAS:</w:t>
      </w:r>
      <w:r>
        <w:tab/>
      </w:r>
      <w:r>
        <w:tab/>
        <w:t xml:space="preserve">1  </w:t>
      </w:r>
    </w:p>
    <w:p w:rsidR="004363F8" w:rsidRDefault="004363F8" w:rsidP="004363F8">
      <w:r>
        <w:t>REPETICIÓN:</w:t>
      </w:r>
      <w:r>
        <w:tab/>
        <w:t>24.5</w:t>
      </w:r>
    </w:p>
    <w:p w:rsidR="004363F8" w:rsidRPr="007E24E2" w:rsidRDefault="004363F8" w:rsidP="004363F8">
      <w:pPr>
        <w:rPr>
          <w:b/>
        </w:rPr>
      </w:pPr>
      <w:r>
        <w:t>RODILLO:</w:t>
      </w:r>
      <w:r>
        <w:tab/>
      </w:r>
      <w:r>
        <w:tab/>
      </w:r>
      <w:r>
        <w:rPr>
          <w:b/>
        </w:rPr>
        <w:t>25</w:t>
      </w:r>
    </w:p>
    <w:p w:rsidR="004363F8" w:rsidRDefault="004363F8" w:rsidP="004363F8">
      <w:r>
        <w:t>BOLSA:</w:t>
      </w:r>
      <w:r>
        <w:tab/>
      </w:r>
      <w:r>
        <w:tab/>
        <w:t>24.5  X  28 + 5    cms   de  Solapa Interna.</w:t>
      </w:r>
    </w:p>
    <w:p w:rsidR="004363F8" w:rsidRDefault="004363F8" w:rsidP="004363F8">
      <w:r>
        <w:t>SELLADO:</w:t>
      </w:r>
      <w:r>
        <w:tab/>
      </w:r>
      <w:r>
        <w:tab/>
        <w:t>Para selle lateral.</w:t>
      </w:r>
    </w:p>
    <w:p w:rsidR="004363F8" w:rsidRDefault="004363F8" w:rsidP="004363F8"/>
    <w:p w:rsidR="004363F8" w:rsidRDefault="004363F8" w:rsidP="004363F8"/>
    <w:p w:rsidR="004363F8" w:rsidRDefault="004363F8" w:rsidP="004363F8">
      <w:r>
        <w:rPr>
          <w:b/>
          <w:bCs/>
          <w:u w:val="single"/>
        </w:rPr>
        <w:t>NOTA:</w:t>
      </w:r>
      <w:r>
        <w:t xml:space="preserve">  *   Los cyreles   se  encuentran en su planata.</w:t>
      </w:r>
    </w:p>
    <w:p w:rsidR="004363F8" w:rsidRDefault="004363F8" w:rsidP="004363F8">
      <w:pPr>
        <w:numPr>
          <w:ilvl w:val="0"/>
          <w:numId w:val="1"/>
        </w:numPr>
      </w:pPr>
      <w:r>
        <w:t>Se envían ARTE    para tonos y alturas</w:t>
      </w:r>
    </w:p>
    <w:p w:rsidR="004363F8" w:rsidRPr="005574BF" w:rsidRDefault="004363F8" w:rsidP="004363F8">
      <w:pPr>
        <w:numPr>
          <w:ilvl w:val="0"/>
          <w:numId w:val="2"/>
        </w:numPr>
      </w:pPr>
      <w:r>
        <w:t xml:space="preserve">Se  envia el material de PP </w:t>
      </w:r>
      <w:r>
        <w:rPr>
          <w:b/>
        </w:rPr>
        <w:t xml:space="preserve">de  30 </w:t>
      </w:r>
      <w:r w:rsidRPr="00AD5DCF">
        <w:rPr>
          <w:b/>
        </w:rPr>
        <w:t xml:space="preserve">  cms</w:t>
      </w:r>
    </w:p>
    <w:p w:rsidR="004363F8" w:rsidRPr="00307118" w:rsidRDefault="004363F8" w:rsidP="004363F8">
      <w:pPr>
        <w:numPr>
          <w:ilvl w:val="0"/>
          <w:numId w:val="2"/>
        </w:numPr>
      </w:pPr>
      <w:r>
        <w:rPr>
          <w:b/>
        </w:rPr>
        <w:t>SE  APRUEBA  IMPRESIÓN.</w:t>
      </w:r>
    </w:p>
    <w:p w:rsidR="004363F8" w:rsidRPr="00150D1A" w:rsidRDefault="004363F8" w:rsidP="004363F8">
      <w:pPr>
        <w:ind w:left="1860"/>
      </w:pPr>
    </w:p>
    <w:p w:rsidR="004363F8" w:rsidRDefault="004363F8" w:rsidP="004363F8">
      <w:pPr>
        <w:ind w:left="885"/>
      </w:pPr>
    </w:p>
    <w:p w:rsidR="004363F8" w:rsidRDefault="004363F8" w:rsidP="004363F8">
      <w:pPr>
        <w:ind w:left="885"/>
      </w:pPr>
    </w:p>
    <w:p w:rsidR="004363F8" w:rsidRDefault="004363F8" w:rsidP="004363F8">
      <w:r>
        <w:t>Agradezco la atención y colaboración prestada.</w:t>
      </w:r>
    </w:p>
    <w:p w:rsidR="004363F8" w:rsidRDefault="004363F8" w:rsidP="004363F8"/>
    <w:p w:rsidR="004363F8" w:rsidRDefault="004363F8" w:rsidP="004363F8"/>
    <w:p w:rsidR="004363F8" w:rsidRDefault="004363F8" w:rsidP="004363F8">
      <w:r>
        <w:t>Cordialmente,</w:t>
      </w:r>
    </w:p>
    <w:p w:rsidR="004363F8" w:rsidRDefault="004363F8" w:rsidP="004363F8"/>
    <w:p w:rsidR="004363F8" w:rsidRDefault="004363F8" w:rsidP="004363F8"/>
    <w:p w:rsidR="004363F8" w:rsidRDefault="004363F8" w:rsidP="004363F8"/>
    <w:p w:rsidR="004363F8" w:rsidRDefault="004363F8" w:rsidP="004363F8">
      <w:r>
        <w:t>RICARDO CASAS ZAPATA</w:t>
      </w:r>
    </w:p>
    <w:p w:rsidR="004363F8" w:rsidRDefault="004363F8" w:rsidP="004363F8">
      <w:r>
        <w:t>Director</w:t>
      </w:r>
    </w:p>
    <w:p w:rsidR="004363F8" w:rsidRDefault="004363F8" w:rsidP="005450D8">
      <w:pPr>
        <w:rPr>
          <w:b/>
        </w:rPr>
      </w:pPr>
    </w:p>
    <w:p w:rsidR="00C2752C" w:rsidRDefault="00C2752C" w:rsidP="005450D8">
      <w:pPr>
        <w:rPr>
          <w:b/>
        </w:rPr>
      </w:pPr>
    </w:p>
    <w:p w:rsidR="00C2752C" w:rsidRDefault="00C2752C" w:rsidP="005450D8">
      <w:pPr>
        <w:rPr>
          <w:b/>
        </w:rPr>
      </w:pPr>
    </w:p>
    <w:p w:rsidR="00C2752C" w:rsidRDefault="00C2752C" w:rsidP="005450D8">
      <w:pPr>
        <w:rPr>
          <w:b/>
        </w:rPr>
      </w:pPr>
    </w:p>
    <w:p w:rsidR="00C2752C" w:rsidRDefault="00C2752C" w:rsidP="00C2752C">
      <w:pPr>
        <w:rPr>
          <w:b/>
        </w:rPr>
      </w:pPr>
    </w:p>
    <w:p w:rsidR="00C2752C" w:rsidRDefault="00C2752C" w:rsidP="00C2752C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C2752C" w:rsidRDefault="00C2752C" w:rsidP="00C2752C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C2752C" w:rsidRDefault="00C2752C" w:rsidP="00C2752C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C2752C" w:rsidRDefault="00C2752C" w:rsidP="00C2752C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C2752C" w:rsidRDefault="00C2752C" w:rsidP="00C2752C">
      <w:pPr>
        <w:rPr>
          <w:b/>
          <w:bCs/>
        </w:rPr>
      </w:pPr>
    </w:p>
    <w:p w:rsidR="00C2752C" w:rsidRDefault="00C2752C" w:rsidP="00C2752C">
      <w:pPr>
        <w:rPr>
          <w:b/>
          <w:bCs/>
        </w:rPr>
      </w:pPr>
    </w:p>
    <w:p w:rsidR="00C2752C" w:rsidRDefault="00C2752C" w:rsidP="00C2752C">
      <w:pPr>
        <w:pStyle w:val="Ttulo1"/>
      </w:pPr>
      <w:r>
        <w:t>ORDEN DE TRABAJO   N°      06172</w:t>
      </w:r>
    </w:p>
    <w:p w:rsidR="00C2752C" w:rsidRDefault="00C2752C" w:rsidP="00C2752C"/>
    <w:p w:rsidR="00C2752C" w:rsidRDefault="00C2752C" w:rsidP="00C2752C">
      <w:r>
        <w:t>FECHA:</w:t>
      </w:r>
      <w:r>
        <w:tab/>
        <w:t>Medellín,  Febrero   19    de   2010</w:t>
      </w:r>
    </w:p>
    <w:p w:rsidR="00C2752C" w:rsidRDefault="00C2752C" w:rsidP="00C2752C">
      <w:r>
        <w:t>PARA:</w:t>
      </w:r>
      <w:r>
        <w:tab/>
      </w:r>
      <w:r>
        <w:tab/>
        <w:t>PLÁSTICOS DARMA</w:t>
      </w:r>
    </w:p>
    <w:p w:rsidR="00C2752C" w:rsidRDefault="00C2752C" w:rsidP="00C2752C">
      <w:r>
        <w:t>ATENCIÓN:</w:t>
      </w:r>
      <w:r>
        <w:tab/>
        <w:t>Sr. Darío Jaramillo</w:t>
      </w:r>
    </w:p>
    <w:p w:rsidR="00C2752C" w:rsidRDefault="00C2752C" w:rsidP="00C2752C">
      <w:r>
        <w:tab/>
      </w:r>
      <w:r>
        <w:tab/>
        <w:t>Gerente.</w:t>
      </w:r>
    </w:p>
    <w:p w:rsidR="00C2752C" w:rsidRDefault="00C2752C" w:rsidP="00C2752C"/>
    <w:p w:rsidR="00C2752C" w:rsidRDefault="00C2752C" w:rsidP="00C2752C">
      <w:r>
        <w:t>Apreciado Don Darío:</w:t>
      </w:r>
    </w:p>
    <w:p w:rsidR="00C2752C" w:rsidRDefault="00C2752C" w:rsidP="00C2752C">
      <w:r>
        <w:t xml:space="preserve"> </w:t>
      </w:r>
    </w:p>
    <w:p w:rsidR="00C2752C" w:rsidRDefault="00C2752C" w:rsidP="00C2752C">
      <w:r>
        <w:t>Con la presente estamos solicitando el siguiente servicio de  IMPRESION:</w:t>
      </w:r>
    </w:p>
    <w:p w:rsidR="00C2752C" w:rsidRDefault="00C2752C" w:rsidP="00C2752C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C2752C" w:rsidRDefault="00C2752C" w:rsidP="00C2752C">
      <w:pPr>
        <w:rPr>
          <w:b/>
          <w:bCs/>
          <w:u w:val="single"/>
        </w:rPr>
      </w:pPr>
    </w:p>
    <w:p w:rsidR="00C2752C" w:rsidRDefault="00C2752C" w:rsidP="00C2752C">
      <w:r>
        <w:t>MATERIAL:</w:t>
      </w:r>
      <w:r>
        <w:tab/>
      </w:r>
      <w:r>
        <w:tab/>
        <w:t>Polietileno Alta Densidad Pigmentado Blanco  Tubular.</w:t>
      </w:r>
    </w:p>
    <w:p w:rsidR="00C2752C" w:rsidRDefault="00C2752C" w:rsidP="00C2752C">
      <w:r>
        <w:t>MEDIDA:</w:t>
      </w:r>
      <w:r>
        <w:tab/>
      </w:r>
      <w:r>
        <w:tab/>
      </w:r>
      <w:r>
        <w:rPr>
          <w:b/>
        </w:rPr>
        <w:t>30   +  7 +  7</w:t>
      </w:r>
      <w:r>
        <w:t xml:space="preserve">           Cms.</w:t>
      </w:r>
    </w:p>
    <w:p w:rsidR="00C2752C" w:rsidRPr="00A86E29" w:rsidRDefault="00C2752C" w:rsidP="00C2752C">
      <w:pPr>
        <w:rPr>
          <w:b/>
          <w:bCs/>
        </w:rPr>
      </w:pPr>
      <w:r>
        <w:t>CALIBRE:</w:t>
      </w:r>
      <w:r>
        <w:tab/>
      </w:r>
      <w:r>
        <w:tab/>
      </w:r>
      <w:r>
        <w:rPr>
          <w:b/>
        </w:rPr>
        <w:t>1.3</w:t>
      </w:r>
      <w:r w:rsidRPr="00A86E29">
        <w:rPr>
          <w:b/>
        </w:rPr>
        <w:t xml:space="preserve"> </w:t>
      </w:r>
      <w:r w:rsidRPr="00A86E29">
        <w:rPr>
          <w:b/>
          <w:bCs/>
        </w:rPr>
        <w:t xml:space="preserve"> ”</w:t>
      </w:r>
    </w:p>
    <w:p w:rsidR="00C2752C" w:rsidRDefault="00C2752C" w:rsidP="00C2752C">
      <w:r>
        <w:t>COLOR:</w:t>
      </w:r>
      <w:r>
        <w:tab/>
      </w:r>
      <w:r>
        <w:tab/>
        <w:t>BLANCO</w:t>
      </w:r>
    </w:p>
    <w:p w:rsidR="00C2752C" w:rsidRDefault="00C2752C" w:rsidP="00C2752C">
      <w:r>
        <w:t>TRATADO:</w:t>
      </w:r>
      <w:r>
        <w:tab/>
      </w:r>
      <w:r>
        <w:tab/>
        <w:t>2 Caras._</w:t>
      </w:r>
    </w:p>
    <w:p w:rsidR="00C2752C" w:rsidRDefault="00C2752C" w:rsidP="00C2752C">
      <w:pPr>
        <w:rPr>
          <w:b/>
          <w:bCs/>
        </w:rPr>
      </w:pPr>
      <w:r>
        <w:t>CANTIDAD:</w:t>
      </w:r>
      <w:r>
        <w:tab/>
      </w:r>
      <w:r>
        <w:tab/>
      </w:r>
      <w:r>
        <w:rPr>
          <w:b/>
        </w:rPr>
        <w:t xml:space="preserve">650 </w:t>
      </w:r>
      <w:r w:rsidRPr="00DC521A">
        <w:rPr>
          <w:b/>
        </w:rPr>
        <w:t xml:space="preserve">   Kg.</w:t>
      </w:r>
      <w:r>
        <w:rPr>
          <w:b/>
          <w:bCs/>
        </w:rPr>
        <w:tab/>
      </w:r>
    </w:p>
    <w:p w:rsidR="00C2752C" w:rsidRDefault="00C2752C" w:rsidP="00C2752C">
      <w:r>
        <w:t>COLORES:</w:t>
      </w:r>
      <w:r>
        <w:tab/>
      </w:r>
      <w:r>
        <w:tab/>
        <w:t>1 (  Azul   )</w:t>
      </w:r>
    </w:p>
    <w:p w:rsidR="00C2752C" w:rsidRDefault="00C2752C" w:rsidP="00C2752C">
      <w:r>
        <w:t>CARAS:</w:t>
      </w:r>
      <w:r>
        <w:tab/>
      </w:r>
      <w:r>
        <w:tab/>
        <w:t>1 ( 1  )</w:t>
      </w:r>
    </w:p>
    <w:p w:rsidR="00C2752C" w:rsidRDefault="00C2752C" w:rsidP="00C2752C">
      <w:r>
        <w:t>REPETICIÓN:</w:t>
      </w:r>
      <w:r>
        <w:tab/>
        <w:t>55 Cms.</w:t>
      </w:r>
    </w:p>
    <w:p w:rsidR="00C2752C" w:rsidRDefault="00C2752C" w:rsidP="00C2752C">
      <w:r>
        <w:t xml:space="preserve">RODILLO  :    </w:t>
      </w:r>
      <w:r>
        <w:tab/>
        <w:t>55</w:t>
      </w:r>
      <w:r>
        <w:tab/>
      </w:r>
    </w:p>
    <w:p w:rsidR="00C2752C" w:rsidRDefault="00C2752C" w:rsidP="00C2752C">
      <w:r>
        <w:t>BOLSA:</w:t>
      </w:r>
      <w:r>
        <w:tab/>
      </w:r>
      <w:r>
        <w:tab/>
      </w:r>
      <w:r w:rsidRPr="00604B26">
        <w:rPr>
          <w:b/>
        </w:rPr>
        <w:t>30   +  7  +  7  X  55</w:t>
      </w:r>
      <w:r>
        <w:t xml:space="preserve">   </w:t>
      </w:r>
      <w:r w:rsidRPr="00604B26">
        <w:rPr>
          <w:b/>
        </w:rPr>
        <w:t>Cms</w:t>
      </w:r>
      <w:r>
        <w:t>.     Con  troquel camiseta</w:t>
      </w:r>
    </w:p>
    <w:p w:rsidR="00C2752C" w:rsidRDefault="00C2752C" w:rsidP="00C2752C">
      <w:r>
        <w:t>SELLADO:</w:t>
      </w:r>
      <w:r>
        <w:tab/>
      </w:r>
      <w:r>
        <w:tab/>
        <w:t>fondo</w:t>
      </w:r>
    </w:p>
    <w:p w:rsidR="00C2752C" w:rsidRDefault="00C2752C" w:rsidP="00C2752C">
      <w:r>
        <w:t>REFERENCIA:</w:t>
      </w:r>
      <w:r>
        <w:tab/>
      </w:r>
      <w:r>
        <w:rPr>
          <w:b/>
        </w:rPr>
        <w:t>TECNAS PUNTO DE  VENTA  GRANDE</w:t>
      </w:r>
    </w:p>
    <w:p w:rsidR="00C2752C" w:rsidRDefault="00C2752C" w:rsidP="00C2752C">
      <w:r>
        <w:tab/>
      </w:r>
      <w:r>
        <w:tab/>
      </w:r>
    </w:p>
    <w:p w:rsidR="00C2752C" w:rsidRDefault="00C2752C" w:rsidP="00C2752C">
      <w:r>
        <w:tab/>
      </w:r>
    </w:p>
    <w:p w:rsidR="00C2752C" w:rsidRDefault="00C2752C" w:rsidP="00C2752C">
      <w:r>
        <w:rPr>
          <w:b/>
          <w:bCs/>
          <w:u w:val="single"/>
        </w:rPr>
        <w:t>NOTA</w:t>
      </w:r>
      <w:r>
        <w:t>:  - Los Cyreles  se encuentran en su planta.</w:t>
      </w:r>
    </w:p>
    <w:p w:rsidR="00C2752C" w:rsidRPr="00F75AA7" w:rsidRDefault="00C2752C" w:rsidP="00C2752C">
      <w:pPr>
        <w:rPr>
          <w:b/>
          <w:sz w:val="28"/>
          <w:szCs w:val="28"/>
        </w:rPr>
      </w:pPr>
      <w:r>
        <w:tab/>
      </w:r>
      <w:r>
        <w:rPr>
          <w:b/>
          <w:sz w:val="28"/>
          <w:szCs w:val="28"/>
        </w:rPr>
        <w:t>-  IGUAL  ULTIMA  IMPRESION</w:t>
      </w:r>
    </w:p>
    <w:p w:rsidR="00C2752C" w:rsidRDefault="00C2752C" w:rsidP="00C2752C"/>
    <w:p w:rsidR="00C2752C" w:rsidRDefault="00C2752C" w:rsidP="00C2752C">
      <w:pPr>
        <w:numPr>
          <w:ilvl w:val="0"/>
          <w:numId w:val="2"/>
        </w:numPr>
      </w:pPr>
      <w:r>
        <w:t>Colocar pie de imprenta de Plásticos Unión</w:t>
      </w:r>
    </w:p>
    <w:p w:rsidR="00C2752C" w:rsidRPr="003F2090" w:rsidRDefault="00C2752C" w:rsidP="00C2752C">
      <w:pPr>
        <w:rPr>
          <w:b/>
        </w:rPr>
      </w:pPr>
    </w:p>
    <w:p w:rsidR="00C2752C" w:rsidRDefault="00C2752C" w:rsidP="00C2752C"/>
    <w:p w:rsidR="00C2752C" w:rsidRDefault="00C2752C" w:rsidP="00C2752C">
      <w:r>
        <w:t>Agradezco la atención y colaboración prestada.</w:t>
      </w:r>
    </w:p>
    <w:p w:rsidR="00C2752C" w:rsidRDefault="00C2752C" w:rsidP="00C2752C"/>
    <w:p w:rsidR="00C2752C" w:rsidRDefault="00C2752C" w:rsidP="00C2752C"/>
    <w:p w:rsidR="00C2752C" w:rsidRDefault="00C2752C" w:rsidP="00C2752C"/>
    <w:p w:rsidR="00C2752C" w:rsidRDefault="00C2752C" w:rsidP="00C2752C"/>
    <w:p w:rsidR="00C2752C" w:rsidRDefault="00C2752C" w:rsidP="00C2752C">
      <w:r>
        <w:t>Cordialmente,</w:t>
      </w:r>
    </w:p>
    <w:p w:rsidR="00C2752C" w:rsidRDefault="00C2752C" w:rsidP="00C2752C"/>
    <w:p w:rsidR="00C2752C" w:rsidRDefault="00C2752C" w:rsidP="00C2752C"/>
    <w:p w:rsidR="00C2752C" w:rsidRDefault="00C2752C" w:rsidP="00C2752C">
      <w:r>
        <w:t>RICARDO CASAS ZAPATA</w:t>
      </w:r>
    </w:p>
    <w:p w:rsidR="00C2752C" w:rsidRDefault="00C2752C" w:rsidP="00C2752C">
      <w:r>
        <w:t>Director.</w:t>
      </w:r>
    </w:p>
    <w:p w:rsidR="00C2752C" w:rsidRDefault="00C2752C" w:rsidP="00C2752C">
      <w:pPr>
        <w:rPr>
          <w:b/>
        </w:rPr>
      </w:pPr>
    </w:p>
    <w:p w:rsidR="00AC1A2E" w:rsidRDefault="00AC1A2E" w:rsidP="00AC1A2E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AC1A2E" w:rsidRDefault="00AC1A2E" w:rsidP="00AC1A2E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AC1A2E" w:rsidRDefault="00AC1A2E" w:rsidP="00AC1A2E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AC1A2E" w:rsidRDefault="00AC1A2E" w:rsidP="00AC1A2E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AC1A2E" w:rsidRDefault="00AC1A2E" w:rsidP="00AC1A2E">
      <w:pPr>
        <w:rPr>
          <w:b/>
          <w:bCs/>
        </w:rPr>
      </w:pPr>
    </w:p>
    <w:p w:rsidR="00AC1A2E" w:rsidRDefault="00AC1A2E" w:rsidP="00AC1A2E">
      <w:pPr>
        <w:pStyle w:val="Ttulo1"/>
      </w:pPr>
      <w:r>
        <w:t>ORDEN DE TRABAJO    N°      06091</w:t>
      </w:r>
    </w:p>
    <w:p w:rsidR="00AC1A2E" w:rsidRDefault="00AC1A2E" w:rsidP="00AC1A2E"/>
    <w:p w:rsidR="00AC1A2E" w:rsidRDefault="00AC1A2E" w:rsidP="00AC1A2E">
      <w:r>
        <w:t>FECHA:</w:t>
      </w:r>
      <w:r>
        <w:tab/>
        <w:t>Medellín, Febrero   20   de 2010</w:t>
      </w:r>
    </w:p>
    <w:p w:rsidR="00AC1A2E" w:rsidRDefault="00AC1A2E" w:rsidP="00AC1A2E">
      <w:r>
        <w:t>PARA:</w:t>
      </w:r>
      <w:r>
        <w:tab/>
      </w:r>
      <w:r>
        <w:tab/>
        <w:t>PLÁSTICOS DARMA</w:t>
      </w:r>
    </w:p>
    <w:p w:rsidR="00AC1A2E" w:rsidRDefault="00AC1A2E" w:rsidP="00AC1A2E">
      <w:r>
        <w:t>ATENCIÓN:</w:t>
      </w:r>
      <w:r>
        <w:tab/>
        <w:t>Sr. Darío Jaramillo</w:t>
      </w:r>
    </w:p>
    <w:p w:rsidR="00AC1A2E" w:rsidRDefault="00AC1A2E" w:rsidP="00AC1A2E">
      <w:r>
        <w:tab/>
      </w:r>
      <w:r>
        <w:tab/>
        <w:t>Gerente.</w:t>
      </w:r>
    </w:p>
    <w:p w:rsidR="00AC1A2E" w:rsidRDefault="00AC1A2E" w:rsidP="00AC1A2E"/>
    <w:p w:rsidR="00AC1A2E" w:rsidRDefault="00AC1A2E" w:rsidP="00AC1A2E">
      <w:r>
        <w:t>Apreciado Don Darío:</w:t>
      </w:r>
    </w:p>
    <w:p w:rsidR="00AC1A2E" w:rsidRDefault="00AC1A2E" w:rsidP="00AC1A2E"/>
    <w:p w:rsidR="00AC1A2E" w:rsidRDefault="00AC1A2E" w:rsidP="00AC1A2E">
      <w:r>
        <w:t>Con la presente estamos solicitando el siguiente servicio de  IMPRESION:</w:t>
      </w:r>
    </w:p>
    <w:p w:rsidR="00AC1A2E" w:rsidRDefault="00AC1A2E" w:rsidP="00AC1A2E"/>
    <w:p w:rsidR="00AC1A2E" w:rsidRDefault="00AC1A2E" w:rsidP="00AC1A2E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AC1A2E" w:rsidRDefault="00AC1A2E" w:rsidP="00AC1A2E">
      <w:r>
        <w:t>MATERIAL   :           Polipropileno Tubular de    45  cms</w:t>
      </w:r>
    </w:p>
    <w:p w:rsidR="00AC1A2E" w:rsidRDefault="00AC1A2E" w:rsidP="00AC1A2E">
      <w:r>
        <w:t xml:space="preserve">CLIBRE      :               </w:t>
      </w:r>
      <w:smartTag w:uri="urn:schemas-microsoft-com:office:smarttags" w:element="metricconverter">
        <w:smartTagPr>
          <w:attr w:name="ProductID" w:val="1.5 ”"/>
        </w:smartTagPr>
        <w:r>
          <w:t>1.5 ”</w:t>
        </w:r>
      </w:smartTag>
    </w:p>
    <w:p w:rsidR="00AC1A2E" w:rsidRDefault="00AC1A2E" w:rsidP="00AC1A2E">
      <w:pPr>
        <w:rPr>
          <w:b/>
        </w:rPr>
      </w:pPr>
      <w:r>
        <w:t>REFERENCIA:</w:t>
      </w:r>
      <w:r>
        <w:tab/>
      </w:r>
      <w:r>
        <w:rPr>
          <w:b/>
        </w:rPr>
        <w:t>PAN  TAJADO   MARKYPAN</w:t>
      </w:r>
      <w:r>
        <w:rPr>
          <w:b/>
        </w:rPr>
        <w:tab/>
      </w:r>
    </w:p>
    <w:p w:rsidR="00AC1A2E" w:rsidRDefault="00AC1A2E" w:rsidP="00AC1A2E">
      <w:r>
        <w:t>CANTIDAD    :          160    Kg</w:t>
      </w:r>
    </w:p>
    <w:p w:rsidR="00AC1A2E" w:rsidRDefault="00AC1A2E" w:rsidP="00AC1A2E">
      <w:r>
        <w:t>COLORES:</w:t>
      </w:r>
      <w:r>
        <w:tab/>
      </w:r>
      <w:r>
        <w:tab/>
        <w:t xml:space="preserve">4 ( 3 X 1 – 2 X 1 ) </w:t>
      </w:r>
    </w:p>
    <w:p w:rsidR="00AC1A2E" w:rsidRDefault="00AC1A2E" w:rsidP="00AC1A2E">
      <w:r>
        <w:t>CARAS:</w:t>
      </w:r>
      <w:r>
        <w:tab/>
      </w:r>
      <w:r>
        <w:tab/>
        <w:t>2</w:t>
      </w:r>
    </w:p>
    <w:p w:rsidR="00AC1A2E" w:rsidRDefault="00AC1A2E" w:rsidP="00AC1A2E">
      <w:r>
        <w:t>REPETICIÓN:</w:t>
      </w:r>
      <w:r>
        <w:tab/>
        <w:t>20</w:t>
      </w:r>
    </w:p>
    <w:p w:rsidR="00AC1A2E" w:rsidRDefault="00AC1A2E" w:rsidP="00AC1A2E">
      <w:r>
        <w:t>RODILLO:</w:t>
      </w:r>
      <w:r>
        <w:tab/>
      </w:r>
      <w:r>
        <w:tab/>
        <w:t>40</w:t>
      </w:r>
    </w:p>
    <w:p w:rsidR="00AC1A2E" w:rsidRDefault="00AC1A2E" w:rsidP="00AC1A2E">
      <w:r>
        <w:t>BOLSA:</w:t>
      </w:r>
      <w:r>
        <w:tab/>
      </w:r>
      <w:r>
        <w:tab/>
        <w:t xml:space="preserve">20  x 41  +  4  cms  FF </w:t>
      </w:r>
    </w:p>
    <w:p w:rsidR="00AC1A2E" w:rsidRDefault="00AC1A2E" w:rsidP="00AC1A2E">
      <w:r>
        <w:t>SELLADO:</w:t>
      </w:r>
      <w:r>
        <w:tab/>
      </w:r>
      <w:r>
        <w:tab/>
        <w:t>Para selle lateral.</w:t>
      </w:r>
    </w:p>
    <w:p w:rsidR="00AC1A2E" w:rsidRDefault="00AC1A2E" w:rsidP="00AC1A2E"/>
    <w:p w:rsidR="00AC1A2E" w:rsidRDefault="00AC1A2E" w:rsidP="00AC1A2E"/>
    <w:p w:rsidR="00AC1A2E" w:rsidRDefault="00AC1A2E" w:rsidP="00AC1A2E">
      <w:r>
        <w:rPr>
          <w:b/>
          <w:bCs/>
          <w:u w:val="single"/>
        </w:rPr>
        <w:t>NOTA:</w:t>
      </w:r>
      <w:r>
        <w:t xml:space="preserve">  * Lo</w:t>
      </w:r>
      <w:r w:rsidR="00154881">
        <w:t>s cyreles  en su  planta</w:t>
      </w:r>
    </w:p>
    <w:p w:rsidR="00AC1A2E" w:rsidRDefault="00AC1A2E" w:rsidP="00AC1A2E">
      <w:pPr>
        <w:numPr>
          <w:ilvl w:val="0"/>
          <w:numId w:val="1"/>
        </w:numPr>
      </w:pPr>
      <w:r>
        <w:t>Se envían  Arte para  tonos y alturas</w:t>
      </w:r>
    </w:p>
    <w:p w:rsidR="00AC1A2E" w:rsidRDefault="00AC1A2E" w:rsidP="00AC1A2E">
      <w:pPr>
        <w:numPr>
          <w:ilvl w:val="0"/>
          <w:numId w:val="2"/>
        </w:numPr>
        <w:rPr>
          <w:b/>
        </w:rPr>
      </w:pPr>
      <w:r>
        <w:t xml:space="preserve">Se  envia el material de PP de </w:t>
      </w:r>
      <w:r w:rsidRPr="00426168">
        <w:rPr>
          <w:b/>
        </w:rPr>
        <w:t>45  cms</w:t>
      </w:r>
    </w:p>
    <w:p w:rsidR="00AC1A2E" w:rsidRPr="00F90728" w:rsidRDefault="00AC1A2E" w:rsidP="00AC1A2E">
      <w:pPr>
        <w:numPr>
          <w:ilvl w:val="0"/>
          <w:numId w:val="2"/>
        </w:numPr>
      </w:pPr>
      <w:r>
        <w:rPr>
          <w:b/>
        </w:rPr>
        <w:t xml:space="preserve">Se  aprueba  </w:t>
      </w:r>
      <w:r w:rsidR="00F90728">
        <w:rPr>
          <w:b/>
        </w:rPr>
        <w:t>impresión</w:t>
      </w:r>
    </w:p>
    <w:p w:rsidR="00F90728" w:rsidRDefault="00F90728" w:rsidP="00AC1A2E">
      <w:pPr>
        <w:numPr>
          <w:ilvl w:val="0"/>
          <w:numId w:val="2"/>
        </w:numPr>
      </w:pPr>
      <w:r>
        <w:rPr>
          <w:b/>
        </w:rPr>
        <w:t>RETIRAR CYREL “ APADRINADO POR SOL DE ORIENTE”</w:t>
      </w:r>
    </w:p>
    <w:p w:rsidR="00AC1A2E" w:rsidRDefault="00AC1A2E" w:rsidP="00AC1A2E">
      <w:pPr>
        <w:ind w:left="885"/>
      </w:pPr>
    </w:p>
    <w:p w:rsidR="00AC1A2E" w:rsidRDefault="00AC1A2E" w:rsidP="00AC1A2E">
      <w:pPr>
        <w:ind w:left="885"/>
      </w:pPr>
    </w:p>
    <w:p w:rsidR="00AC1A2E" w:rsidRDefault="00AC1A2E" w:rsidP="00AC1A2E">
      <w:r>
        <w:t>Agradezco la atención y colaboración prestada</w:t>
      </w:r>
    </w:p>
    <w:p w:rsidR="00AC1A2E" w:rsidRDefault="00AC1A2E" w:rsidP="00AC1A2E"/>
    <w:p w:rsidR="00AC1A2E" w:rsidRDefault="00AC1A2E" w:rsidP="00AC1A2E"/>
    <w:p w:rsidR="00AC1A2E" w:rsidRDefault="00AC1A2E" w:rsidP="00AC1A2E">
      <w:r>
        <w:t>Cordialmente,</w:t>
      </w:r>
    </w:p>
    <w:p w:rsidR="00AC1A2E" w:rsidRDefault="00AC1A2E" w:rsidP="00AC1A2E"/>
    <w:p w:rsidR="00AC1A2E" w:rsidRDefault="00AC1A2E" w:rsidP="00AC1A2E"/>
    <w:p w:rsidR="00AC1A2E" w:rsidRDefault="00AC1A2E" w:rsidP="00AC1A2E"/>
    <w:p w:rsidR="00AC1A2E" w:rsidRDefault="00AC1A2E" w:rsidP="00AC1A2E">
      <w:r>
        <w:t>RICARDO CASAS ZAPATA</w:t>
      </w:r>
    </w:p>
    <w:p w:rsidR="00AC1A2E" w:rsidRDefault="00AC1A2E" w:rsidP="00AC1A2E">
      <w:r>
        <w:t>Director.</w:t>
      </w:r>
    </w:p>
    <w:p w:rsidR="00AC1A2E" w:rsidRDefault="00AC1A2E" w:rsidP="00AC1A2E">
      <w:pPr>
        <w:rPr>
          <w:b/>
        </w:rPr>
      </w:pPr>
    </w:p>
    <w:p w:rsidR="00AC1A2E" w:rsidRPr="00D21B1E" w:rsidRDefault="00AC1A2E" w:rsidP="00AC1A2E"/>
    <w:p w:rsidR="00C2752C" w:rsidRDefault="00C2752C" w:rsidP="005450D8">
      <w:pPr>
        <w:rPr>
          <w:b/>
        </w:rPr>
      </w:pPr>
    </w:p>
    <w:p w:rsidR="00430012" w:rsidRDefault="00430012" w:rsidP="005450D8">
      <w:pPr>
        <w:rPr>
          <w:b/>
        </w:rPr>
      </w:pPr>
    </w:p>
    <w:p w:rsidR="00430012" w:rsidRDefault="00430012" w:rsidP="005450D8">
      <w:pPr>
        <w:rPr>
          <w:b/>
        </w:rPr>
      </w:pPr>
    </w:p>
    <w:p w:rsidR="00430012" w:rsidRDefault="00430012" w:rsidP="005450D8">
      <w:pPr>
        <w:rPr>
          <w:b/>
        </w:rPr>
      </w:pPr>
    </w:p>
    <w:p w:rsidR="001A3E29" w:rsidRDefault="001A3E29" w:rsidP="001A3E29"/>
    <w:p w:rsidR="001A3E29" w:rsidRDefault="001A3E29" w:rsidP="001A3E29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1A3E29" w:rsidRDefault="001A3E29" w:rsidP="001A3E29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1A3E29" w:rsidRDefault="001A3E29" w:rsidP="001A3E29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 - 144</w:t>
      </w:r>
    </w:p>
    <w:p w:rsidR="001A3E29" w:rsidRDefault="001A3E29" w:rsidP="001A3E29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 44 46 64  ITAGUI.</w:t>
      </w:r>
    </w:p>
    <w:p w:rsidR="001A3E29" w:rsidRDefault="001A3E29" w:rsidP="001A3E29">
      <w:pPr>
        <w:rPr>
          <w:b/>
          <w:bCs/>
          <w:sz w:val="20"/>
        </w:rPr>
      </w:pPr>
    </w:p>
    <w:p w:rsidR="001A3E29" w:rsidRDefault="001A3E29" w:rsidP="001A3E29">
      <w:pPr>
        <w:rPr>
          <w:b/>
          <w:bCs/>
        </w:rPr>
      </w:pPr>
    </w:p>
    <w:p w:rsidR="001A3E29" w:rsidRDefault="001A3E29" w:rsidP="001A3E29">
      <w:pPr>
        <w:pStyle w:val="Ttulo1"/>
      </w:pPr>
      <w:r>
        <w:t>ORDEN DE  TRABAJO      N°   06177</w:t>
      </w:r>
    </w:p>
    <w:p w:rsidR="001A3E29" w:rsidRDefault="001A3E29" w:rsidP="001A3E29"/>
    <w:p w:rsidR="001A3E29" w:rsidRDefault="001A3E29" w:rsidP="001A3E29">
      <w:r>
        <w:t>FECHA:</w:t>
      </w:r>
      <w:r>
        <w:tab/>
        <w:t>Medellín, Febrero   22   de 2010</w:t>
      </w:r>
    </w:p>
    <w:p w:rsidR="001A3E29" w:rsidRDefault="001A3E29" w:rsidP="001A3E29">
      <w:r>
        <w:t>PARA:</w:t>
      </w:r>
      <w:r>
        <w:tab/>
      </w:r>
      <w:r>
        <w:tab/>
        <w:t>PLÁSTICOS DARMA</w:t>
      </w:r>
    </w:p>
    <w:p w:rsidR="001A3E29" w:rsidRDefault="001A3E29" w:rsidP="001A3E29">
      <w:r>
        <w:t>ATENCIÓN:</w:t>
      </w:r>
      <w:r>
        <w:tab/>
        <w:t>Sr. Darío Jaramillo</w:t>
      </w:r>
    </w:p>
    <w:p w:rsidR="001A3E29" w:rsidRDefault="001A3E29" w:rsidP="001A3E29">
      <w:r>
        <w:tab/>
      </w:r>
      <w:r>
        <w:tab/>
        <w:t>Gerente.</w:t>
      </w:r>
    </w:p>
    <w:p w:rsidR="001A3E29" w:rsidRDefault="001A3E29" w:rsidP="001A3E29"/>
    <w:p w:rsidR="001A3E29" w:rsidRDefault="001A3E29" w:rsidP="001A3E29">
      <w:r>
        <w:t>Apreciado Don Darío:</w:t>
      </w:r>
    </w:p>
    <w:p w:rsidR="001A3E29" w:rsidRDefault="001A3E29" w:rsidP="001A3E29"/>
    <w:p w:rsidR="001A3E29" w:rsidRDefault="001A3E29" w:rsidP="001A3E29">
      <w:r>
        <w:t>Con la presente estamos solicitando el siguiente servicio de  IMPRESION:</w:t>
      </w:r>
    </w:p>
    <w:p w:rsidR="001A3E29" w:rsidRDefault="001A3E29" w:rsidP="001A3E29"/>
    <w:p w:rsidR="001A3E29" w:rsidRDefault="001A3E29" w:rsidP="001A3E29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1A3E29" w:rsidRDefault="001A3E29" w:rsidP="001A3E29">
      <w:r>
        <w:t xml:space="preserve">MATERIAL   :           Polipropileno Tubular de </w:t>
      </w:r>
      <w:r>
        <w:rPr>
          <w:b/>
        </w:rPr>
        <w:t xml:space="preserve">38 </w:t>
      </w:r>
      <w:r>
        <w:t xml:space="preserve"> cms</w:t>
      </w:r>
    </w:p>
    <w:p w:rsidR="001A3E29" w:rsidRDefault="001A3E29" w:rsidP="001A3E29">
      <w:r>
        <w:t xml:space="preserve">CLIBRE      :               </w:t>
      </w:r>
      <w:smartTag w:uri="urn:schemas-microsoft-com:office:smarttags" w:element="metricconverter">
        <w:smartTagPr>
          <w:attr w:name="ProductID" w:val="2.8 ”"/>
        </w:smartTagPr>
        <w:r>
          <w:rPr>
            <w:b/>
          </w:rPr>
          <w:t>2.8 ”</w:t>
        </w:r>
      </w:smartTag>
    </w:p>
    <w:p w:rsidR="001A3E29" w:rsidRDefault="001A3E29" w:rsidP="001A3E29">
      <w:r>
        <w:t>REFERENCIA:</w:t>
      </w:r>
      <w:r>
        <w:tab/>
      </w:r>
      <w:r>
        <w:rPr>
          <w:b/>
        </w:rPr>
        <w:t>ADVERTENCIA  GRANDE</w:t>
      </w:r>
    </w:p>
    <w:p w:rsidR="001A3E29" w:rsidRDefault="008B4FE5" w:rsidP="001A3E29">
      <w:r>
        <w:t>CANTIDAD    :          1</w:t>
      </w:r>
      <w:r w:rsidR="00192616">
        <w:t>.</w:t>
      </w:r>
      <w:r>
        <w:t>350</w:t>
      </w:r>
      <w:r w:rsidR="001A3E29">
        <w:t xml:space="preserve">    Kg</w:t>
      </w:r>
    </w:p>
    <w:p w:rsidR="001A3E29" w:rsidRDefault="001A3E29" w:rsidP="001A3E29">
      <w:r>
        <w:t>COLORES:</w:t>
      </w:r>
      <w:r>
        <w:tab/>
      </w:r>
      <w:r>
        <w:tab/>
        <w:t>1 (   Negro  )</w:t>
      </w:r>
    </w:p>
    <w:p w:rsidR="001A3E29" w:rsidRDefault="001A3E29" w:rsidP="001A3E29">
      <w:r>
        <w:t>CARAS:</w:t>
      </w:r>
      <w:r>
        <w:tab/>
      </w:r>
      <w:r>
        <w:tab/>
        <w:t>1</w:t>
      </w:r>
    </w:p>
    <w:p w:rsidR="001A3E29" w:rsidRDefault="001A3E29" w:rsidP="001A3E29">
      <w:r>
        <w:t>REPETICIÓN:</w:t>
      </w:r>
      <w:r>
        <w:tab/>
        <w:t>30</w:t>
      </w:r>
    </w:p>
    <w:p w:rsidR="001A3E29" w:rsidRDefault="001A3E29" w:rsidP="001A3E29">
      <w:r>
        <w:t>RODILLO:</w:t>
      </w:r>
      <w:r>
        <w:tab/>
      </w:r>
      <w:r>
        <w:tab/>
        <w:t>30</w:t>
      </w:r>
    </w:p>
    <w:p w:rsidR="001A3E29" w:rsidRDefault="001A3E29" w:rsidP="001A3E29">
      <w:pPr>
        <w:rPr>
          <w:b/>
        </w:rPr>
      </w:pPr>
      <w:r>
        <w:t>BOLSA:</w:t>
      </w:r>
      <w:r>
        <w:tab/>
      </w:r>
      <w:r>
        <w:tab/>
      </w:r>
      <w:r>
        <w:rPr>
          <w:b/>
        </w:rPr>
        <w:t>30  x   35   +  6   cms</w:t>
      </w:r>
    </w:p>
    <w:p w:rsidR="001A3E29" w:rsidRDefault="001A3E29" w:rsidP="001A3E29">
      <w:r>
        <w:t>SELLADO:</w:t>
      </w:r>
      <w:r>
        <w:tab/>
      </w:r>
      <w:r>
        <w:tab/>
        <w:t>Para selle lateral.</w:t>
      </w:r>
    </w:p>
    <w:p w:rsidR="001A3E29" w:rsidRDefault="001A3E29" w:rsidP="001A3E29"/>
    <w:p w:rsidR="001A3E29" w:rsidRDefault="001A3E29" w:rsidP="001A3E29"/>
    <w:p w:rsidR="001A3E29" w:rsidRDefault="001A3E29" w:rsidP="001A3E29">
      <w:r>
        <w:rPr>
          <w:b/>
          <w:bCs/>
          <w:u w:val="single"/>
        </w:rPr>
        <w:t>NOTA:</w:t>
      </w:r>
      <w:r>
        <w:t xml:space="preserve">  * Los cyreles  se encuentran en su planta</w:t>
      </w:r>
    </w:p>
    <w:p w:rsidR="001A3E29" w:rsidRDefault="001A3E29" w:rsidP="001A3E29">
      <w:pPr>
        <w:numPr>
          <w:ilvl w:val="0"/>
          <w:numId w:val="10"/>
        </w:numPr>
      </w:pPr>
      <w:r>
        <w:t>Se envían muestra física  para tonos y alturas</w:t>
      </w:r>
    </w:p>
    <w:p w:rsidR="001A3E29" w:rsidRDefault="001A3E29" w:rsidP="001A3E29">
      <w:pPr>
        <w:numPr>
          <w:ilvl w:val="0"/>
          <w:numId w:val="11"/>
        </w:numPr>
      </w:pPr>
      <w:r>
        <w:t xml:space="preserve">Se envia  el material de PP  de </w:t>
      </w:r>
      <w:r>
        <w:rPr>
          <w:b/>
        </w:rPr>
        <w:t>38</w:t>
      </w:r>
      <w:r>
        <w:t xml:space="preserve">  cm</w:t>
      </w:r>
    </w:p>
    <w:p w:rsidR="001A3E29" w:rsidRDefault="001A3E29" w:rsidP="001A3E29">
      <w:pPr>
        <w:numPr>
          <w:ilvl w:val="0"/>
          <w:numId w:val="11"/>
        </w:numPr>
        <w:rPr>
          <w:b/>
        </w:rPr>
      </w:pPr>
      <w:r>
        <w:rPr>
          <w:b/>
        </w:rPr>
        <w:t>SE  APRUEBA  IMPRESION</w:t>
      </w:r>
    </w:p>
    <w:p w:rsidR="001A3E29" w:rsidRDefault="001A3E29" w:rsidP="001A3E29">
      <w:pPr>
        <w:ind w:left="885"/>
      </w:pPr>
    </w:p>
    <w:p w:rsidR="001A3E29" w:rsidRDefault="001A3E29" w:rsidP="001A3E29">
      <w:pPr>
        <w:ind w:left="885"/>
      </w:pPr>
    </w:p>
    <w:p w:rsidR="001A3E29" w:rsidRDefault="001A3E29" w:rsidP="001A3E29">
      <w:r>
        <w:t>Agradezco la atención y colaboración prestada.</w:t>
      </w:r>
    </w:p>
    <w:p w:rsidR="001A3E29" w:rsidRDefault="001A3E29" w:rsidP="001A3E29"/>
    <w:p w:rsidR="001A3E29" w:rsidRDefault="001A3E29" w:rsidP="001A3E29"/>
    <w:p w:rsidR="001A3E29" w:rsidRDefault="001A3E29" w:rsidP="001A3E29"/>
    <w:p w:rsidR="001A3E29" w:rsidRDefault="001A3E29" w:rsidP="001A3E29">
      <w:r>
        <w:t xml:space="preserve">Cordialmente,                                                      </w:t>
      </w:r>
    </w:p>
    <w:p w:rsidR="001A3E29" w:rsidRDefault="001A3E29" w:rsidP="001A3E29"/>
    <w:p w:rsidR="001A3E29" w:rsidRDefault="001A3E29" w:rsidP="001A3E29"/>
    <w:p w:rsidR="001A3E29" w:rsidRDefault="001A3E29" w:rsidP="001A3E29"/>
    <w:p w:rsidR="001A3E29" w:rsidRDefault="001A3E29" w:rsidP="001A3E29">
      <w:r>
        <w:t>RICARDO CASAS ZAPATA</w:t>
      </w:r>
    </w:p>
    <w:p w:rsidR="001A3E29" w:rsidRDefault="001A3E29" w:rsidP="001A3E29">
      <w:r>
        <w:t>Director.</w:t>
      </w:r>
    </w:p>
    <w:p w:rsidR="00430012" w:rsidRDefault="00430012" w:rsidP="005450D8">
      <w:pPr>
        <w:rPr>
          <w:b/>
        </w:rPr>
      </w:pPr>
    </w:p>
    <w:p w:rsidR="00010F30" w:rsidRDefault="00010F30" w:rsidP="005450D8">
      <w:pPr>
        <w:rPr>
          <w:b/>
        </w:rPr>
      </w:pPr>
    </w:p>
    <w:p w:rsidR="00010F30" w:rsidRDefault="00010F30" w:rsidP="005450D8">
      <w:pPr>
        <w:rPr>
          <w:b/>
        </w:rPr>
      </w:pPr>
    </w:p>
    <w:p w:rsidR="00010F30" w:rsidRDefault="00010F30" w:rsidP="005450D8">
      <w:pPr>
        <w:rPr>
          <w:b/>
        </w:rPr>
      </w:pPr>
    </w:p>
    <w:p w:rsidR="00010F30" w:rsidRDefault="00010F30" w:rsidP="005450D8">
      <w:pPr>
        <w:rPr>
          <w:b/>
        </w:rPr>
      </w:pPr>
    </w:p>
    <w:p w:rsidR="00010F30" w:rsidRDefault="00010F30" w:rsidP="00010F30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010F30" w:rsidRDefault="00010F30" w:rsidP="00010F30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010F30" w:rsidRDefault="00010F30" w:rsidP="00010F30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 - 144</w:t>
      </w:r>
    </w:p>
    <w:p w:rsidR="00010F30" w:rsidRDefault="00010F30" w:rsidP="00010F30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 44 46 64  ITAGUI.</w:t>
      </w:r>
    </w:p>
    <w:p w:rsidR="00010F30" w:rsidRDefault="00010F30" w:rsidP="00010F30">
      <w:pPr>
        <w:rPr>
          <w:b/>
          <w:bCs/>
          <w:sz w:val="20"/>
        </w:rPr>
      </w:pPr>
    </w:p>
    <w:p w:rsidR="00010F30" w:rsidRDefault="00010F30" w:rsidP="00010F30">
      <w:pPr>
        <w:rPr>
          <w:b/>
          <w:bCs/>
        </w:rPr>
      </w:pPr>
    </w:p>
    <w:p w:rsidR="00010F30" w:rsidRDefault="00010F30" w:rsidP="00010F30">
      <w:pPr>
        <w:pStyle w:val="Ttulo1"/>
      </w:pPr>
      <w:r>
        <w:t>ORDEN DE  TRABAJO      N°   06178</w:t>
      </w:r>
    </w:p>
    <w:p w:rsidR="00010F30" w:rsidRDefault="00010F30" w:rsidP="00010F30"/>
    <w:p w:rsidR="00010F30" w:rsidRDefault="00010F30" w:rsidP="00010F30">
      <w:r>
        <w:t>FECHA:</w:t>
      </w:r>
      <w:r>
        <w:tab/>
        <w:t>Medellín, Febrero   23   de 2010</w:t>
      </w:r>
    </w:p>
    <w:p w:rsidR="00010F30" w:rsidRDefault="00010F30" w:rsidP="00010F30">
      <w:r>
        <w:t>PARA:</w:t>
      </w:r>
      <w:r>
        <w:tab/>
      </w:r>
      <w:r>
        <w:tab/>
        <w:t>PLÁSTICOS DARMA</w:t>
      </w:r>
    </w:p>
    <w:p w:rsidR="00010F30" w:rsidRDefault="00010F30" w:rsidP="00010F30">
      <w:r>
        <w:t>ATENCIÓN:</w:t>
      </w:r>
      <w:r>
        <w:tab/>
        <w:t>Sr. Darío Jaramillo</w:t>
      </w:r>
    </w:p>
    <w:p w:rsidR="00010F30" w:rsidRDefault="00010F30" w:rsidP="00010F30">
      <w:r>
        <w:tab/>
      </w:r>
      <w:r>
        <w:tab/>
        <w:t>Gerente.</w:t>
      </w:r>
    </w:p>
    <w:p w:rsidR="00010F30" w:rsidRDefault="00010F30" w:rsidP="00010F30"/>
    <w:p w:rsidR="00010F30" w:rsidRDefault="00010F30" w:rsidP="00010F30">
      <w:r>
        <w:t>Apreciado Don Darío:</w:t>
      </w:r>
    </w:p>
    <w:p w:rsidR="00010F30" w:rsidRDefault="00010F30" w:rsidP="00010F30"/>
    <w:p w:rsidR="00010F30" w:rsidRDefault="00010F30" w:rsidP="00010F30">
      <w:r>
        <w:t>Con la presente estamos solicitando el siguiente servicio de  IMPRESION:</w:t>
      </w:r>
    </w:p>
    <w:p w:rsidR="00010F30" w:rsidRDefault="00010F30" w:rsidP="00010F30"/>
    <w:p w:rsidR="00010F30" w:rsidRDefault="00010F30" w:rsidP="00010F30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010F30" w:rsidRDefault="00010F30" w:rsidP="00010F30">
      <w:r>
        <w:t>MATERIAL   :           Polipropileno Tubular de</w:t>
      </w:r>
      <w:r w:rsidR="00087EE0">
        <w:t xml:space="preserve"> </w:t>
      </w:r>
      <w:r>
        <w:t xml:space="preserve"> </w:t>
      </w:r>
      <w:r w:rsidR="00087EE0">
        <w:rPr>
          <w:b/>
        </w:rPr>
        <w:t>30</w:t>
      </w:r>
      <w:r>
        <w:rPr>
          <w:b/>
        </w:rPr>
        <w:t xml:space="preserve"> </w:t>
      </w:r>
      <w:r>
        <w:t xml:space="preserve"> cms</w:t>
      </w:r>
    </w:p>
    <w:p w:rsidR="00010F30" w:rsidRDefault="00010F30" w:rsidP="00010F30">
      <w:r>
        <w:t xml:space="preserve">CLIBRE      :               </w:t>
      </w:r>
      <w:smartTag w:uri="urn:schemas-microsoft-com:office:smarttags" w:element="metricconverter">
        <w:smartTagPr>
          <w:attr w:name="ProductID" w:val="2.8 ”"/>
        </w:smartTagPr>
        <w:r>
          <w:rPr>
            <w:b/>
          </w:rPr>
          <w:t>2.8 ”</w:t>
        </w:r>
      </w:smartTag>
    </w:p>
    <w:p w:rsidR="00010F30" w:rsidRDefault="00010F30" w:rsidP="00010F30">
      <w:r>
        <w:t>REFERENCIA:</w:t>
      </w:r>
      <w:r>
        <w:tab/>
      </w:r>
      <w:r>
        <w:rPr>
          <w:b/>
        </w:rPr>
        <w:t xml:space="preserve">ADVERTENCIA  </w:t>
      </w:r>
      <w:r w:rsidR="00087EE0">
        <w:rPr>
          <w:b/>
        </w:rPr>
        <w:t>PEQUEÑA</w:t>
      </w:r>
    </w:p>
    <w:p w:rsidR="00010F30" w:rsidRDefault="00087EE0" w:rsidP="00010F30">
      <w:r>
        <w:t>CANTIDAD    :          120</w:t>
      </w:r>
      <w:r w:rsidR="00010F30">
        <w:t xml:space="preserve">    Kg</w:t>
      </w:r>
    </w:p>
    <w:p w:rsidR="00010F30" w:rsidRDefault="00010F30" w:rsidP="00010F30">
      <w:r>
        <w:t>COLORES:</w:t>
      </w:r>
      <w:r>
        <w:tab/>
      </w:r>
      <w:r>
        <w:tab/>
        <w:t>1 (   Negro  )</w:t>
      </w:r>
    </w:p>
    <w:p w:rsidR="00010F30" w:rsidRDefault="00010F30" w:rsidP="00010F30">
      <w:r>
        <w:t>CARAS:</w:t>
      </w:r>
      <w:r>
        <w:tab/>
      </w:r>
      <w:r>
        <w:tab/>
        <w:t>1</w:t>
      </w:r>
    </w:p>
    <w:p w:rsidR="00010F30" w:rsidRDefault="00F85FD7" w:rsidP="00010F30">
      <w:r>
        <w:t>REPETICIÓN:</w:t>
      </w:r>
      <w:r>
        <w:tab/>
        <w:t>20.5</w:t>
      </w:r>
    </w:p>
    <w:p w:rsidR="00010F30" w:rsidRDefault="00F85FD7" w:rsidP="00010F30">
      <w:r>
        <w:t>RODILLO:</w:t>
      </w:r>
      <w:r>
        <w:tab/>
      </w:r>
      <w:r>
        <w:tab/>
        <w:t>42</w:t>
      </w:r>
    </w:p>
    <w:p w:rsidR="00010F30" w:rsidRDefault="00010F30" w:rsidP="00010F30">
      <w:pPr>
        <w:rPr>
          <w:b/>
        </w:rPr>
      </w:pPr>
      <w:r>
        <w:t>BOLSA:</w:t>
      </w:r>
      <w:r>
        <w:tab/>
      </w:r>
      <w:r>
        <w:tab/>
      </w:r>
      <w:r w:rsidR="00F85FD7">
        <w:rPr>
          <w:b/>
        </w:rPr>
        <w:t>20.5  x   27.5   +  5</w:t>
      </w:r>
      <w:r>
        <w:rPr>
          <w:b/>
        </w:rPr>
        <w:t xml:space="preserve">   cms</w:t>
      </w:r>
    </w:p>
    <w:p w:rsidR="00010F30" w:rsidRDefault="00010F30" w:rsidP="00010F30">
      <w:r>
        <w:t>SELLADO:</w:t>
      </w:r>
      <w:r>
        <w:tab/>
      </w:r>
      <w:r>
        <w:tab/>
        <w:t>Para selle lateral.</w:t>
      </w:r>
    </w:p>
    <w:p w:rsidR="00010F30" w:rsidRDefault="00010F30" w:rsidP="00010F30"/>
    <w:p w:rsidR="00010F30" w:rsidRDefault="00010F30" w:rsidP="00010F30"/>
    <w:p w:rsidR="00010F30" w:rsidRDefault="00010F30" w:rsidP="00010F30">
      <w:r>
        <w:rPr>
          <w:b/>
          <w:bCs/>
          <w:u w:val="single"/>
        </w:rPr>
        <w:t>NOTA:</w:t>
      </w:r>
      <w:r>
        <w:t xml:space="preserve">  * Los cyreles  se encuentran en su planta</w:t>
      </w:r>
    </w:p>
    <w:p w:rsidR="00010F30" w:rsidRDefault="00010F30" w:rsidP="00010F30">
      <w:pPr>
        <w:numPr>
          <w:ilvl w:val="0"/>
          <w:numId w:val="10"/>
        </w:numPr>
      </w:pPr>
      <w:r>
        <w:t>Se envían muestra física  para tonos y alturas</w:t>
      </w:r>
    </w:p>
    <w:p w:rsidR="00010F30" w:rsidRDefault="00010F30" w:rsidP="00010F30">
      <w:pPr>
        <w:numPr>
          <w:ilvl w:val="0"/>
          <w:numId w:val="11"/>
        </w:numPr>
      </w:pPr>
      <w:r>
        <w:t xml:space="preserve">Se envia  el material de PP  de </w:t>
      </w:r>
      <w:r>
        <w:rPr>
          <w:b/>
        </w:rPr>
        <w:t>38</w:t>
      </w:r>
      <w:r>
        <w:t xml:space="preserve">  cm</w:t>
      </w:r>
    </w:p>
    <w:p w:rsidR="00010F30" w:rsidRDefault="00010F30" w:rsidP="00010F30">
      <w:pPr>
        <w:numPr>
          <w:ilvl w:val="0"/>
          <w:numId w:val="11"/>
        </w:numPr>
        <w:rPr>
          <w:b/>
        </w:rPr>
      </w:pPr>
      <w:r>
        <w:rPr>
          <w:b/>
        </w:rPr>
        <w:t>SE  APRUEBA  IMPRESION</w:t>
      </w:r>
    </w:p>
    <w:p w:rsidR="00010F30" w:rsidRDefault="00010F30" w:rsidP="00010F30">
      <w:pPr>
        <w:ind w:left="885"/>
      </w:pPr>
    </w:p>
    <w:p w:rsidR="00010F30" w:rsidRDefault="00010F30" w:rsidP="00010F30">
      <w:pPr>
        <w:ind w:left="885"/>
      </w:pPr>
    </w:p>
    <w:p w:rsidR="00010F30" w:rsidRDefault="00010F30" w:rsidP="00010F30">
      <w:r>
        <w:t>Agradezco la atención y colaboración prestada.</w:t>
      </w:r>
    </w:p>
    <w:p w:rsidR="00010F30" w:rsidRDefault="00010F30" w:rsidP="00010F30"/>
    <w:p w:rsidR="00010F30" w:rsidRDefault="00010F30" w:rsidP="00010F30"/>
    <w:p w:rsidR="00010F30" w:rsidRDefault="00010F30" w:rsidP="00010F30"/>
    <w:p w:rsidR="00010F30" w:rsidRDefault="00010F30" w:rsidP="00010F30">
      <w:r>
        <w:t xml:space="preserve">Cordialmente,                                                      </w:t>
      </w:r>
    </w:p>
    <w:p w:rsidR="00010F30" w:rsidRDefault="00010F30" w:rsidP="00010F30"/>
    <w:p w:rsidR="00010F30" w:rsidRDefault="00010F30" w:rsidP="00010F30"/>
    <w:p w:rsidR="00010F30" w:rsidRDefault="00010F30" w:rsidP="00010F30"/>
    <w:p w:rsidR="00010F30" w:rsidRDefault="00010F30" w:rsidP="00010F30">
      <w:r>
        <w:t>RICARDO CASAS ZAPATA</w:t>
      </w:r>
    </w:p>
    <w:p w:rsidR="00010F30" w:rsidRDefault="00010F30" w:rsidP="00010F30">
      <w:r>
        <w:t>Director.</w:t>
      </w:r>
    </w:p>
    <w:p w:rsidR="00010F30" w:rsidRDefault="00010F30" w:rsidP="005450D8">
      <w:pPr>
        <w:rPr>
          <w:b/>
        </w:rPr>
      </w:pPr>
    </w:p>
    <w:p w:rsidR="0085400F" w:rsidRDefault="0085400F" w:rsidP="005450D8">
      <w:pPr>
        <w:rPr>
          <w:b/>
        </w:rPr>
      </w:pPr>
    </w:p>
    <w:p w:rsidR="0085400F" w:rsidRDefault="0085400F" w:rsidP="005450D8">
      <w:pPr>
        <w:rPr>
          <w:b/>
        </w:rPr>
      </w:pPr>
    </w:p>
    <w:p w:rsidR="0085400F" w:rsidRDefault="0085400F" w:rsidP="005450D8">
      <w:pPr>
        <w:rPr>
          <w:b/>
        </w:rPr>
      </w:pPr>
    </w:p>
    <w:p w:rsidR="0085400F" w:rsidRDefault="0085400F" w:rsidP="0085400F"/>
    <w:p w:rsidR="0085400F" w:rsidRDefault="0085400F" w:rsidP="0085400F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85400F" w:rsidRDefault="0085400F" w:rsidP="0085400F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85400F" w:rsidRDefault="0085400F" w:rsidP="0085400F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85400F" w:rsidRDefault="0085400F" w:rsidP="0085400F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85400F" w:rsidRDefault="0085400F" w:rsidP="0085400F">
      <w:pPr>
        <w:pStyle w:val="Ttulo1"/>
      </w:pPr>
    </w:p>
    <w:p w:rsidR="0085400F" w:rsidRDefault="0085400F" w:rsidP="0085400F">
      <w:pPr>
        <w:pStyle w:val="Ttulo1"/>
      </w:pPr>
      <w:r>
        <w:t>ORDEN DE TRABAJO  N °      06182</w:t>
      </w:r>
    </w:p>
    <w:p w:rsidR="0085400F" w:rsidRDefault="0085400F" w:rsidP="0085400F"/>
    <w:p w:rsidR="0085400F" w:rsidRDefault="0085400F" w:rsidP="0085400F">
      <w:r>
        <w:t>FECHA:</w:t>
      </w:r>
      <w:r>
        <w:tab/>
        <w:t>Medellín, Febrero     23    de 2010</w:t>
      </w:r>
    </w:p>
    <w:p w:rsidR="0085400F" w:rsidRDefault="0085400F" w:rsidP="0085400F">
      <w:r>
        <w:t>PARA:</w:t>
      </w:r>
      <w:r>
        <w:tab/>
      </w:r>
      <w:r>
        <w:tab/>
        <w:t>PLÁSTICOS DARMA</w:t>
      </w:r>
    </w:p>
    <w:p w:rsidR="0085400F" w:rsidRDefault="0085400F" w:rsidP="0085400F">
      <w:r>
        <w:t>ATENCIÓN:</w:t>
      </w:r>
      <w:r>
        <w:tab/>
        <w:t>Sr. Darío Jaramillo</w:t>
      </w:r>
    </w:p>
    <w:p w:rsidR="0085400F" w:rsidRDefault="0085400F" w:rsidP="0085400F">
      <w:r>
        <w:tab/>
      </w:r>
      <w:r>
        <w:tab/>
        <w:t>Gerente.</w:t>
      </w:r>
    </w:p>
    <w:p w:rsidR="0085400F" w:rsidRDefault="0085400F" w:rsidP="0085400F"/>
    <w:p w:rsidR="0085400F" w:rsidRDefault="0085400F" w:rsidP="0085400F">
      <w:r>
        <w:t>Apreciado Don Darío:</w:t>
      </w:r>
    </w:p>
    <w:p w:rsidR="0085400F" w:rsidRDefault="0085400F" w:rsidP="0085400F"/>
    <w:p w:rsidR="0085400F" w:rsidRDefault="0085400F" w:rsidP="0085400F">
      <w:r>
        <w:t>Con la presente estamos solicitando el siguiente servicio de  IMPRESIÓN :</w:t>
      </w:r>
    </w:p>
    <w:p w:rsidR="0085400F" w:rsidRDefault="0085400F" w:rsidP="0085400F"/>
    <w:p w:rsidR="0085400F" w:rsidRDefault="0085400F" w:rsidP="0085400F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85400F" w:rsidRDefault="0085400F" w:rsidP="0085400F">
      <w:r>
        <w:t xml:space="preserve">MATERIAL   :           Polipropileno Tubular de  </w:t>
      </w:r>
      <w:r w:rsidR="00DC67D5">
        <w:rPr>
          <w:b/>
        </w:rPr>
        <w:t>35</w:t>
      </w:r>
      <w:r>
        <w:rPr>
          <w:b/>
        </w:rPr>
        <w:t xml:space="preserve"> </w:t>
      </w:r>
      <w:r>
        <w:t xml:space="preserve"> cms</w:t>
      </w:r>
    </w:p>
    <w:p w:rsidR="0085400F" w:rsidRDefault="0085400F" w:rsidP="0085400F">
      <w:r>
        <w:t xml:space="preserve">CLIBRE      :               </w:t>
      </w:r>
      <w:r>
        <w:rPr>
          <w:b/>
        </w:rPr>
        <w:t>1.5   ”</w:t>
      </w:r>
    </w:p>
    <w:p w:rsidR="0085400F" w:rsidRDefault="0085400F" w:rsidP="0085400F">
      <w:r>
        <w:t>REFERENCIA:</w:t>
      </w:r>
      <w:r>
        <w:tab/>
      </w:r>
      <w:r w:rsidR="00A67425">
        <w:t>TOSTADAS  INTEGRALES SAN REMO</w:t>
      </w:r>
      <w:r w:rsidR="00A67425">
        <w:tab/>
      </w:r>
      <w:r w:rsidR="00A67425">
        <w:tab/>
      </w:r>
    </w:p>
    <w:p w:rsidR="0085400F" w:rsidRDefault="0085400F" w:rsidP="0085400F">
      <w:r>
        <w:t>CANTIDAD    :          100    Kg</w:t>
      </w:r>
    </w:p>
    <w:p w:rsidR="0085400F" w:rsidRDefault="0085400F" w:rsidP="0085400F">
      <w:r>
        <w:t>COLORES:</w:t>
      </w:r>
      <w:r>
        <w:tab/>
      </w:r>
      <w:r>
        <w:tab/>
        <w:t>3 ( Café – Blanco – Amarillo )</w:t>
      </w:r>
    </w:p>
    <w:p w:rsidR="0085400F" w:rsidRDefault="0085400F" w:rsidP="0085400F">
      <w:r>
        <w:t>CARAS:</w:t>
      </w:r>
      <w:r>
        <w:tab/>
      </w:r>
      <w:r>
        <w:tab/>
        <w:t>2</w:t>
      </w:r>
    </w:p>
    <w:p w:rsidR="0085400F" w:rsidRDefault="0085400F" w:rsidP="0085400F">
      <w:r>
        <w:t>REPETICIÓN:</w:t>
      </w:r>
      <w:r>
        <w:tab/>
        <w:t>21</w:t>
      </w:r>
    </w:p>
    <w:p w:rsidR="0085400F" w:rsidRDefault="0085400F" w:rsidP="0085400F">
      <w:r>
        <w:t>RODILLO:</w:t>
      </w:r>
      <w:r>
        <w:tab/>
      </w:r>
      <w:r>
        <w:tab/>
        <w:t>42</w:t>
      </w:r>
    </w:p>
    <w:p w:rsidR="0085400F" w:rsidRDefault="0085400F" w:rsidP="0085400F">
      <w:r>
        <w:t>BOLSA:</w:t>
      </w:r>
      <w:r>
        <w:tab/>
      </w:r>
      <w:r>
        <w:tab/>
      </w:r>
      <w:r>
        <w:rPr>
          <w:b/>
        </w:rPr>
        <w:t>21  x  32 + 3</w:t>
      </w:r>
      <w:r>
        <w:t xml:space="preserve">  Fuelle de fondo    cms</w:t>
      </w:r>
    </w:p>
    <w:p w:rsidR="0085400F" w:rsidRDefault="0085400F" w:rsidP="0085400F">
      <w:r>
        <w:t>SELLADO:</w:t>
      </w:r>
      <w:r>
        <w:tab/>
      </w:r>
      <w:r>
        <w:tab/>
        <w:t>Para selle lateral.</w:t>
      </w:r>
    </w:p>
    <w:p w:rsidR="0085400F" w:rsidRDefault="0085400F" w:rsidP="0085400F"/>
    <w:p w:rsidR="0085400F" w:rsidRDefault="0085400F" w:rsidP="0085400F">
      <w:r>
        <w:rPr>
          <w:b/>
          <w:bCs/>
          <w:u w:val="single"/>
        </w:rPr>
        <w:t>NOTA:</w:t>
      </w:r>
      <w:r>
        <w:t xml:space="preserve">  </w:t>
      </w:r>
      <w:r>
        <w:rPr>
          <w:b/>
          <w:sz w:val="28"/>
          <w:szCs w:val="28"/>
          <w:u w:val="single"/>
        </w:rPr>
        <w:t xml:space="preserve">* Cyreles  </w:t>
      </w:r>
      <w:r w:rsidR="00110770">
        <w:rPr>
          <w:b/>
          <w:sz w:val="28"/>
          <w:szCs w:val="28"/>
          <w:u w:val="single"/>
        </w:rPr>
        <w:t>en  su  planta</w:t>
      </w:r>
    </w:p>
    <w:p w:rsidR="0085400F" w:rsidRDefault="0085400F" w:rsidP="0085400F">
      <w:pPr>
        <w:numPr>
          <w:ilvl w:val="0"/>
          <w:numId w:val="3"/>
        </w:numPr>
      </w:pPr>
      <w:r>
        <w:t>Se envían muestra física  para tonos y alturas</w:t>
      </w:r>
    </w:p>
    <w:p w:rsidR="0085400F" w:rsidRDefault="0085400F" w:rsidP="0085400F">
      <w:pPr>
        <w:numPr>
          <w:ilvl w:val="0"/>
          <w:numId w:val="4"/>
        </w:numPr>
        <w:rPr>
          <w:b/>
        </w:rPr>
      </w:pPr>
      <w:r>
        <w:t xml:space="preserve">Se  envia el material de PP de   </w:t>
      </w:r>
      <w:r w:rsidR="005D4208">
        <w:rPr>
          <w:b/>
        </w:rPr>
        <w:t>35</w:t>
      </w:r>
      <w:r>
        <w:rPr>
          <w:b/>
        </w:rPr>
        <w:t xml:space="preserve"> </w:t>
      </w:r>
      <w:r>
        <w:t xml:space="preserve"> </w:t>
      </w:r>
      <w:r>
        <w:rPr>
          <w:b/>
        </w:rPr>
        <w:t>cms</w:t>
      </w:r>
    </w:p>
    <w:p w:rsidR="0085400F" w:rsidRDefault="0085400F" w:rsidP="0085400F">
      <w:pPr>
        <w:ind w:left="885"/>
      </w:pPr>
    </w:p>
    <w:p w:rsidR="0085400F" w:rsidRDefault="0085400F" w:rsidP="0085400F">
      <w:pPr>
        <w:ind w:left="885"/>
      </w:pPr>
    </w:p>
    <w:p w:rsidR="0085400F" w:rsidRDefault="0085400F" w:rsidP="0085400F">
      <w:r>
        <w:t>Agradezco la atención y colaboración prestada.</w:t>
      </w:r>
    </w:p>
    <w:p w:rsidR="0085400F" w:rsidRDefault="0085400F" w:rsidP="0085400F"/>
    <w:p w:rsidR="0085400F" w:rsidRDefault="0085400F" w:rsidP="0085400F"/>
    <w:p w:rsidR="00385499" w:rsidRDefault="00385499" w:rsidP="0085400F"/>
    <w:p w:rsidR="0085400F" w:rsidRDefault="0085400F" w:rsidP="0085400F">
      <w:r>
        <w:t>Cordialmente,</w:t>
      </w:r>
    </w:p>
    <w:p w:rsidR="0085400F" w:rsidRDefault="0085400F" w:rsidP="0085400F"/>
    <w:p w:rsidR="0085400F" w:rsidRDefault="0085400F" w:rsidP="0085400F"/>
    <w:p w:rsidR="0085400F" w:rsidRDefault="0085400F" w:rsidP="0085400F"/>
    <w:p w:rsidR="0085400F" w:rsidRDefault="0085400F" w:rsidP="0085400F">
      <w:r>
        <w:t>RICARDO CASAS ZAPATA</w:t>
      </w:r>
    </w:p>
    <w:p w:rsidR="0085400F" w:rsidRDefault="0085400F" w:rsidP="0085400F">
      <w:r>
        <w:t>Director.</w:t>
      </w:r>
    </w:p>
    <w:p w:rsidR="0085400F" w:rsidRDefault="0085400F" w:rsidP="0085400F">
      <w:pPr>
        <w:rPr>
          <w:b/>
        </w:rPr>
      </w:pPr>
    </w:p>
    <w:p w:rsidR="0085400F" w:rsidRDefault="0085400F" w:rsidP="005450D8">
      <w:pPr>
        <w:rPr>
          <w:b/>
        </w:rPr>
      </w:pPr>
    </w:p>
    <w:p w:rsidR="00C42565" w:rsidRDefault="00C42565" w:rsidP="005450D8">
      <w:pPr>
        <w:rPr>
          <w:b/>
        </w:rPr>
      </w:pPr>
    </w:p>
    <w:p w:rsidR="00C42565" w:rsidRDefault="00C42565" w:rsidP="005450D8">
      <w:pPr>
        <w:rPr>
          <w:b/>
        </w:rPr>
      </w:pPr>
    </w:p>
    <w:p w:rsidR="00C42565" w:rsidRDefault="00C42565" w:rsidP="005450D8">
      <w:pPr>
        <w:rPr>
          <w:b/>
        </w:rPr>
      </w:pPr>
    </w:p>
    <w:p w:rsidR="00C42565" w:rsidRDefault="00C42565" w:rsidP="005450D8">
      <w:pPr>
        <w:rPr>
          <w:b/>
        </w:rPr>
      </w:pPr>
    </w:p>
    <w:p w:rsidR="00C42565" w:rsidRDefault="00C42565" w:rsidP="005450D8">
      <w:pPr>
        <w:rPr>
          <w:b/>
        </w:rPr>
      </w:pPr>
    </w:p>
    <w:p w:rsidR="00C42565" w:rsidRDefault="00C42565" w:rsidP="00C42565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C42565" w:rsidRDefault="00C42565" w:rsidP="00C42565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C42565" w:rsidRDefault="00C42565" w:rsidP="00C42565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C42565" w:rsidRDefault="00C42565" w:rsidP="00C42565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C42565" w:rsidRDefault="00C42565" w:rsidP="00C42565"/>
    <w:p w:rsidR="00C42565" w:rsidRDefault="00C42565" w:rsidP="00C42565">
      <w:pPr>
        <w:pStyle w:val="Ttulo1"/>
      </w:pPr>
    </w:p>
    <w:p w:rsidR="00C42565" w:rsidRDefault="00C42565" w:rsidP="00C42565">
      <w:pPr>
        <w:pStyle w:val="Ttulo1"/>
      </w:pPr>
      <w:r>
        <w:t>ORDEN DE TRABAJO    N°      06181</w:t>
      </w:r>
    </w:p>
    <w:p w:rsidR="00C42565" w:rsidRDefault="00C42565" w:rsidP="00C42565"/>
    <w:p w:rsidR="00C42565" w:rsidRDefault="00C42565" w:rsidP="00C42565"/>
    <w:p w:rsidR="00C42565" w:rsidRDefault="00C42565" w:rsidP="00C42565">
      <w:r>
        <w:t>FECHA:</w:t>
      </w:r>
      <w:r>
        <w:tab/>
        <w:t xml:space="preserve">Medellín, </w:t>
      </w:r>
      <w:r w:rsidR="00973EFD">
        <w:t xml:space="preserve"> </w:t>
      </w:r>
      <w:r>
        <w:t>Febrero   23   de    2010</w:t>
      </w:r>
    </w:p>
    <w:p w:rsidR="00C42565" w:rsidRDefault="00C42565" w:rsidP="00C42565">
      <w:r>
        <w:t>PARA:</w:t>
      </w:r>
      <w:r>
        <w:tab/>
      </w:r>
      <w:r>
        <w:tab/>
        <w:t>PLÁSTICOS DARMA</w:t>
      </w:r>
    </w:p>
    <w:p w:rsidR="00C42565" w:rsidRDefault="00C42565" w:rsidP="00C42565">
      <w:r>
        <w:t>ATENCIÓN:</w:t>
      </w:r>
      <w:r>
        <w:tab/>
        <w:t>Sr. Darío Jaramillo</w:t>
      </w:r>
    </w:p>
    <w:p w:rsidR="00C42565" w:rsidRDefault="00C42565" w:rsidP="00C42565">
      <w:r>
        <w:tab/>
      </w:r>
      <w:r>
        <w:tab/>
        <w:t>Gerente.</w:t>
      </w:r>
    </w:p>
    <w:p w:rsidR="00C42565" w:rsidRDefault="00C42565" w:rsidP="00C42565"/>
    <w:p w:rsidR="00C42565" w:rsidRDefault="00C42565" w:rsidP="00C42565">
      <w:r>
        <w:t>Apreciado Don Darío:</w:t>
      </w:r>
    </w:p>
    <w:p w:rsidR="00C42565" w:rsidRDefault="00C42565" w:rsidP="00C42565"/>
    <w:p w:rsidR="00C42565" w:rsidRDefault="00C42565" w:rsidP="00C42565">
      <w:r>
        <w:t>Con la presente estamos solicitando el siguiente material:</w:t>
      </w:r>
    </w:p>
    <w:p w:rsidR="00C42565" w:rsidRDefault="00C42565" w:rsidP="00C42565"/>
    <w:p w:rsidR="00C42565" w:rsidRDefault="00C42565" w:rsidP="00C42565">
      <w:pPr>
        <w:rPr>
          <w:b/>
          <w:bCs/>
          <w:u w:val="single"/>
        </w:rPr>
      </w:pPr>
      <w:r>
        <w:rPr>
          <w:b/>
          <w:bCs/>
          <w:u w:val="single"/>
        </w:rPr>
        <w:t>IMPRESIÓN  :</w:t>
      </w:r>
    </w:p>
    <w:p w:rsidR="00C42565" w:rsidRDefault="00C42565" w:rsidP="00C42565"/>
    <w:p w:rsidR="00C42565" w:rsidRDefault="00C42565" w:rsidP="00C42565">
      <w:r>
        <w:t>MATERIAL:</w:t>
      </w:r>
      <w:r>
        <w:tab/>
      </w:r>
      <w:r>
        <w:tab/>
        <w:t xml:space="preserve">P.P  TUBULAR  de  </w:t>
      </w:r>
      <w:r>
        <w:rPr>
          <w:b/>
        </w:rPr>
        <w:t>35</w:t>
      </w:r>
      <w:r>
        <w:t xml:space="preserve">    Cms.</w:t>
      </w:r>
    </w:p>
    <w:p w:rsidR="00C42565" w:rsidRDefault="00C42565" w:rsidP="00C42565">
      <w:r>
        <w:t>CALIBRE:</w:t>
      </w:r>
      <w:r>
        <w:tab/>
      </w:r>
      <w:r>
        <w:tab/>
        <w:t>1.5  ”</w:t>
      </w:r>
    </w:p>
    <w:p w:rsidR="00C42565" w:rsidRDefault="008F13F6" w:rsidP="00C42565">
      <w:r>
        <w:t>CANTIDAD:</w:t>
      </w:r>
      <w:r>
        <w:tab/>
      </w:r>
      <w:r>
        <w:tab/>
        <w:t>17</w:t>
      </w:r>
      <w:r w:rsidR="00C42565">
        <w:t>0   Kg</w:t>
      </w:r>
    </w:p>
    <w:p w:rsidR="00C42565" w:rsidRDefault="00C42565" w:rsidP="00C42565">
      <w:r>
        <w:t>REFERENCIA:</w:t>
      </w:r>
      <w:r>
        <w:tab/>
      </w:r>
      <w:r>
        <w:rPr>
          <w:b/>
        </w:rPr>
        <w:t>EVERLAST</w:t>
      </w:r>
    </w:p>
    <w:p w:rsidR="00C42565" w:rsidRDefault="00C42565" w:rsidP="00C42565">
      <w:r>
        <w:t>REPETICIÓN:</w:t>
      </w:r>
      <w:r>
        <w:tab/>
        <w:t>26   Cms.</w:t>
      </w:r>
    </w:p>
    <w:p w:rsidR="00C42565" w:rsidRDefault="00C42565" w:rsidP="00C42565">
      <w:r>
        <w:t>RODILLO  :               26</w:t>
      </w:r>
    </w:p>
    <w:p w:rsidR="00C42565" w:rsidRDefault="00C42565" w:rsidP="00C42565">
      <w:r>
        <w:t>IMPRESIÓN:</w:t>
      </w:r>
      <w:r>
        <w:tab/>
      </w:r>
      <w:r>
        <w:tab/>
        <w:t xml:space="preserve">1 Cara  </w:t>
      </w:r>
    </w:p>
    <w:p w:rsidR="00C42565" w:rsidRDefault="00C42565" w:rsidP="00C42565">
      <w:r>
        <w:t>COLORES:</w:t>
      </w:r>
      <w:r>
        <w:tab/>
      </w:r>
      <w:r>
        <w:tab/>
        <w:t>1     ( Negro  )</w:t>
      </w:r>
    </w:p>
    <w:p w:rsidR="00C42565" w:rsidRDefault="00C42565" w:rsidP="00C42565">
      <w:r>
        <w:t>BOLSA:</w:t>
      </w:r>
      <w:r>
        <w:tab/>
      </w:r>
      <w:r>
        <w:tab/>
        <w:t>26   x  30 +  10   cms  (  solapa  volada  )</w:t>
      </w:r>
    </w:p>
    <w:p w:rsidR="00C42565" w:rsidRDefault="00C42565" w:rsidP="00C42565">
      <w:r>
        <w:t>SELLADO :</w:t>
      </w:r>
      <w:r>
        <w:tab/>
      </w:r>
      <w:r>
        <w:tab/>
        <w:t>Lateral</w:t>
      </w:r>
    </w:p>
    <w:p w:rsidR="00C42565" w:rsidRDefault="00C42565" w:rsidP="00C42565"/>
    <w:p w:rsidR="00C42565" w:rsidRDefault="00C42565" w:rsidP="00C42565"/>
    <w:p w:rsidR="00C42565" w:rsidRDefault="00C42565" w:rsidP="00C42565">
      <w:r>
        <w:rPr>
          <w:b/>
          <w:bCs/>
          <w:u w:val="single"/>
        </w:rPr>
        <w:t>NOTA:</w:t>
      </w:r>
      <w:r>
        <w:t xml:space="preserve">  - Se  envia muestra física para los tonos y alturas  de impresión.</w:t>
      </w:r>
    </w:p>
    <w:p w:rsidR="00C42565" w:rsidRDefault="00C42565" w:rsidP="00C42565">
      <w:pPr>
        <w:numPr>
          <w:ilvl w:val="0"/>
          <w:numId w:val="12"/>
        </w:numPr>
      </w:pPr>
      <w:r>
        <w:t xml:space="preserve">El material lo </w:t>
      </w:r>
      <w:r w:rsidR="000C676C">
        <w:t xml:space="preserve">envía </w:t>
      </w:r>
      <w:r>
        <w:t xml:space="preserve"> PLASTICOS </w:t>
      </w:r>
      <w:r w:rsidR="000C676C">
        <w:t xml:space="preserve"> </w:t>
      </w:r>
      <w:r>
        <w:t xml:space="preserve">UNION. De  </w:t>
      </w:r>
      <w:r>
        <w:rPr>
          <w:b/>
        </w:rPr>
        <w:t>35  cms</w:t>
      </w:r>
    </w:p>
    <w:p w:rsidR="00C42565" w:rsidRDefault="00C42565" w:rsidP="00C42565">
      <w:pPr>
        <w:numPr>
          <w:ilvl w:val="0"/>
          <w:numId w:val="12"/>
        </w:numPr>
        <w:rPr>
          <w:bCs/>
        </w:rPr>
      </w:pPr>
      <w:r>
        <w:rPr>
          <w:bCs/>
        </w:rPr>
        <w:t>L</w:t>
      </w:r>
      <w:r w:rsidR="005D0528">
        <w:rPr>
          <w:bCs/>
        </w:rPr>
        <w:t>os cyreles   en   su  planta.</w:t>
      </w:r>
    </w:p>
    <w:p w:rsidR="00C42565" w:rsidRDefault="00C42565" w:rsidP="00C42565">
      <w:pPr>
        <w:ind w:left="1500"/>
        <w:rPr>
          <w:bCs/>
        </w:rPr>
      </w:pPr>
    </w:p>
    <w:p w:rsidR="00C42565" w:rsidRDefault="00C42565" w:rsidP="00C42565"/>
    <w:p w:rsidR="00C42565" w:rsidRDefault="00C42565" w:rsidP="00C42565"/>
    <w:p w:rsidR="00C42565" w:rsidRDefault="00C42565" w:rsidP="00C42565">
      <w:r>
        <w:t>Agradezco la atención y colaboración prestada.</w:t>
      </w:r>
    </w:p>
    <w:p w:rsidR="00C42565" w:rsidRDefault="00C42565" w:rsidP="00C42565"/>
    <w:p w:rsidR="00C42565" w:rsidRDefault="00C42565" w:rsidP="00C42565"/>
    <w:p w:rsidR="00C42565" w:rsidRDefault="00C42565" w:rsidP="00C42565">
      <w:r>
        <w:t>Cordialmente,</w:t>
      </w:r>
    </w:p>
    <w:p w:rsidR="00C42565" w:rsidRDefault="00C42565" w:rsidP="00C42565"/>
    <w:p w:rsidR="00C42565" w:rsidRDefault="00C42565" w:rsidP="00C42565"/>
    <w:p w:rsidR="00C42565" w:rsidRDefault="00C42565" w:rsidP="00C42565">
      <w:r>
        <w:t>RICARDO CASAS ZAPATA</w:t>
      </w:r>
    </w:p>
    <w:p w:rsidR="00C42565" w:rsidRDefault="00C42565" w:rsidP="00C42565">
      <w:r>
        <w:t>Director.</w:t>
      </w:r>
    </w:p>
    <w:p w:rsidR="00C42565" w:rsidRDefault="00C42565" w:rsidP="005450D8">
      <w:pPr>
        <w:rPr>
          <w:b/>
        </w:rPr>
      </w:pPr>
    </w:p>
    <w:p w:rsidR="00F73A60" w:rsidRDefault="00F73A60" w:rsidP="005450D8">
      <w:pPr>
        <w:rPr>
          <w:b/>
        </w:rPr>
      </w:pPr>
    </w:p>
    <w:p w:rsidR="00F73A60" w:rsidRDefault="00F73A60" w:rsidP="005450D8">
      <w:pPr>
        <w:rPr>
          <w:b/>
        </w:rPr>
      </w:pPr>
    </w:p>
    <w:p w:rsidR="00F73A60" w:rsidRDefault="00F73A60" w:rsidP="005450D8">
      <w:pPr>
        <w:rPr>
          <w:b/>
        </w:rPr>
      </w:pPr>
    </w:p>
    <w:p w:rsidR="00F73A60" w:rsidRDefault="00F73A60" w:rsidP="00F73A60">
      <w:pPr>
        <w:rPr>
          <w:b/>
        </w:rPr>
      </w:pPr>
    </w:p>
    <w:p w:rsidR="00F73A60" w:rsidRDefault="00F73A60" w:rsidP="00F73A60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F73A60" w:rsidRDefault="00F73A60" w:rsidP="00F73A60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F73A60" w:rsidRDefault="00F73A60" w:rsidP="00F73A60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F73A60" w:rsidRDefault="00F73A60" w:rsidP="00F73A60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F73A60" w:rsidRDefault="00F73A60" w:rsidP="00F73A60">
      <w:pPr>
        <w:pStyle w:val="Ttulo1"/>
      </w:pPr>
    </w:p>
    <w:p w:rsidR="00F73A60" w:rsidRDefault="00F73A60" w:rsidP="00F73A60">
      <w:pPr>
        <w:pStyle w:val="Ttulo1"/>
      </w:pPr>
      <w:r>
        <w:t xml:space="preserve">ORDEN DE TRABAJO  N°    </w:t>
      </w:r>
      <w:r w:rsidR="002E7D7F">
        <w:t xml:space="preserve">  06171</w:t>
      </w:r>
    </w:p>
    <w:p w:rsidR="00F73A60" w:rsidRDefault="00F73A60" w:rsidP="00F73A60"/>
    <w:p w:rsidR="00F73A60" w:rsidRDefault="00F73A60" w:rsidP="00F73A60">
      <w:r>
        <w:t>FECH</w:t>
      </w:r>
      <w:r w:rsidR="00FA3B9F">
        <w:t>A:</w:t>
      </w:r>
      <w:r w:rsidR="00FA3B9F">
        <w:tab/>
        <w:t>Medellín, Febrero  23   de    2010</w:t>
      </w:r>
    </w:p>
    <w:p w:rsidR="00F73A60" w:rsidRDefault="00F73A60" w:rsidP="00F73A60">
      <w:r>
        <w:t>PARA:</w:t>
      </w:r>
      <w:r>
        <w:tab/>
      </w:r>
      <w:r>
        <w:tab/>
        <w:t>PLÁSTICOS DARMA</w:t>
      </w:r>
    </w:p>
    <w:p w:rsidR="00F73A60" w:rsidRDefault="00F73A60" w:rsidP="00F73A60">
      <w:r>
        <w:t>ATENCIÓN:</w:t>
      </w:r>
      <w:r>
        <w:tab/>
        <w:t>Sr. Darío Jaramillo</w:t>
      </w:r>
    </w:p>
    <w:p w:rsidR="00F73A60" w:rsidRDefault="00F73A60" w:rsidP="00F73A60">
      <w:r>
        <w:tab/>
      </w:r>
      <w:r>
        <w:tab/>
        <w:t>Gerente.</w:t>
      </w:r>
    </w:p>
    <w:p w:rsidR="00F73A60" w:rsidRDefault="00F73A60" w:rsidP="00F73A60"/>
    <w:p w:rsidR="00F73A60" w:rsidRDefault="00F73A60" w:rsidP="00F73A60">
      <w:r>
        <w:t>Apreciado Don Darío :</w:t>
      </w:r>
    </w:p>
    <w:p w:rsidR="00F73A60" w:rsidRDefault="00F73A60" w:rsidP="00F73A60">
      <w:r>
        <w:t xml:space="preserve"> </w:t>
      </w:r>
    </w:p>
    <w:p w:rsidR="00F73A60" w:rsidRDefault="00F73A60" w:rsidP="00F73A60">
      <w:r>
        <w:t>Con la presente estamos solicitando el siguiente servicio de  IMPRESION:</w:t>
      </w:r>
    </w:p>
    <w:p w:rsidR="00F73A60" w:rsidRDefault="00F73A60" w:rsidP="00F73A60"/>
    <w:p w:rsidR="00F73A60" w:rsidRDefault="00F73A60" w:rsidP="00F73A60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F73A60" w:rsidRDefault="00F73A60" w:rsidP="00F73A60">
      <w:pPr>
        <w:rPr>
          <w:b/>
          <w:bCs/>
          <w:u w:val="single"/>
        </w:rPr>
      </w:pPr>
    </w:p>
    <w:p w:rsidR="00F73A60" w:rsidRDefault="00F73A60" w:rsidP="00F73A60">
      <w:r>
        <w:t>MATERIAL:</w:t>
      </w:r>
      <w:r>
        <w:tab/>
      </w:r>
      <w:r>
        <w:tab/>
        <w:t xml:space="preserve">Polietileno BAJA  </w:t>
      </w:r>
      <w:r>
        <w:rPr>
          <w:b/>
        </w:rPr>
        <w:t xml:space="preserve">Lamina </w:t>
      </w:r>
      <w:r>
        <w:t>.</w:t>
      </w:r>
    </w:p>
    <w:p w:rsidR="00F73A60" w:rsidRDefault="00F73A60" w:rsidP="00F73A60">
      <w:r>
        <w:t>MEDIDA:</w:t>
      </w:r>
      <w:r>
        <w:tab/>
      </w:r>
      <w:r>
        <w:tab/>
      </w:r>
      <w:r>
        <w:rPr>
          <w:b/>
        </w:rPr>
        <w:t>62     c</w:t>
      </w:r>
      <w:r>
        <w:t>ms.</w:t>
      </w:r>
    </w:p>
    <w:p w:rsidR="00F73A60" w:rsidRDefault="00F73A60" w:rsidP="00F73A60">
      <w:r>
        <w:t>CALIBRE:</w:t>
      </w:r>
      <w:r>
        <w:tab/>
      </w:r>
      <w:r>
        <w:tab/>
      </w:r>
      <w:r>
        <w:rPr>
          <w:b/>
        </w:rPr>
        <w:t>2.4</w:t>
      </w:r>
      <w:r>
        <w:t xml:space="preserve">  ”</w:t>
      </w:r>
    </w:p>
    <w:p w:rsidR="00F73A60" w:rsidRDefault="00F73A60" w:rsidP="00F73A60">
      <w:r>
        <w:t>COLOR:</w:t>
      </w:r>
      <w:r>
        <w:tab/>
      </w:r>
      <w:r>
        <w:tab/>
        <w:t>Transparente</w:t>
      </w:r>
    </w:p>
    <w:p w:rsidR="00F73A60" w:rsidRDefault="00F73A60" w:rsidP="00F73A60">
      <w:r>
        <w:t>TRATADO:</w:t>
      </w:r>
      <w:r>
        <w:tab/>
      </w:r>
      <w:r>
        <w:tab/>
        <w:t>2  Caras.</w:t>
      </w:r>
    </w:p>
    <w:p w:rsidR="00F73A60" w:rsidRDefault="00F73A60" w:rsidP="00F73A60">
      <w:pPr>
        <w:rPr>
          <w:b/>
          <w:bCs/>
        </w:rPr>
      </w:pPr>
      <w:r>
        <w:t>CANTIDAD:</w:t>
      </w:r>
      <w:r>
        <w:tab/>
      </w:r>
      <w:r>
        <w:tab/>
      </w:r>
      <w:r>
        <w:rPr>
          <w:b/>
        </w:rPr>
        <w:t>1</w:t>
      </w:r>
      <w:r w:rsidR="00F50548">
        <w:rPr>
          <w:b/>
        </w:rPr>
        <w:t>0</w:t>
      </w:r>
      <w:r>
        <w:rPr>
          <w:b/>
        </w:rPr>
        <w:t>0</w:t>
      </w:r>
      <w:r>
        <w:t xml:space="preserve">    Kg.</w:t>
      </w:r>
    </w:p>
    <w:p w:rsidR="00F73A60" w:rsidRDefault="00F73A60" w:rsidP="00F73A60">
      <w:r>
        <w:t>COLORES:</w:t>
      </w:r>
      <w:r>
        <w:tab/>
      </w:r>
      <w:r>
        <w:tab/>
        <w:t>3  (  Azul , Blanco , Rojo  )</w:t>
      </w:r>
    </w:p>
    <w:p w:rsidR="00F73A60" w:rsidRDefault="00F73A60" w:rsidP="00F73A60">
      <w:r>
        <w:t>CARAS:</w:t>
      </w:r>
      <w:r>
        <w:tab/>
      </w:r>
      <w:r>
        <w:tab/>
        <w:t xml:space="preserve">2  </w:t>
      </w:r>
    </w:p>
    <w:p w:rsidR="00F73A60" w:rsidRDefault="00F73A60" w:rsidP="00F73A60">
      <w:r>
        <w:t>REPETICIÓN:</w:t>
      </w:r>
      <w:r>
        <w:tab/>
        <w:t xml:space="preserve">14   Cms. </w:t>
      </w:r>
    </w:p>
    <w:p w:rsidR="00F73A60" w:rsidRDefault="00F73A60" w:rsidP="00F73A60">
      <w:r>
        <w:t>BOLSA:</w:t>
      </w:r>
      <w:r>
        <w:tab/>
      </w:r>
      <w:r>
        <w:tab/>
        <w:t xml:space="preserve">14   X  31   Cms   </w:t>
      </w:r>
    </w:p>
    <w:p w:rsidR="00F73A60" w:rsidRDefault="00F73A60" w:rsidP="00F73A60">
      <w:r>
        <w:t xml:space="preserve">RODILLO :             </w:t>
      </w:r>
      <w:r w:rsidR="0082367E">
        <w:t xml:space="preserve"> </w:t>
      </w:r>
      <w:r>
        <w:t xml:space="preserve">  30</w:t>
      </w:r>
    </w:p>
    <w:p w:rsidR="00F73A60" w:rsidRDefault="00F73A60" w:rsidP="00F73A60">
      <w:r>
        <w:t>SELLADO:</w:t>
      </w:r>
      <w:r>
        <w:tab/>
      </w:r>
      <w:r>
        <w:tab/>
        <w:t xml:space="preserve">Lateral </w:t>
      </w:r>
    </w:p>
    <w:p w:rsidR="00F73A60" w:rsidRDefault="00F73A60" w:rsidP="00F73A60">
      <w:pPr>
        <w:rPr>
          <w:b/>
        </w:rPr>
      </w:pPr>
      <w:r>
        <w:t>REFERENCIA:</w:t>
      </w:r>
      <w:r>
        <w:tab/>
      </w:r>
      <w:r w:rsidR="009058BF">
        <w:rPr>
          <w:b/>
        </w:rPr>
        <w:t>ZAMAR   LOMITOS  APANADOS</w:t>
      </w:r>
      <w:r w:rsidR="009058BF">
        <w:rPr>
          <w:b/>
        </w:rPr>
        <w:tab/>
      </w:r>
      <w:r w:rsidR="009058BF">
        <w:rPr>
          <w:b/>
        </w:rPr>
        <w:tab/>
        <w:t>25</w:t>
      </w:r>
      <w:r w:rsidR="006C5EEC">
        <w:rPr>
          <w:b/>
        </w:rPr>
        <w:t xml:space="preserve"> </w:t>
      </w:r>
      <w:r>
        <w:rPr>
          <w:b/>
        </w:rPr>
        <w:t xml:space="preserve"> KG</w:t>
      </w:r>
    </w:p>
    <w:p w:rsidR="00F73A60" w:rsidRDefault="00F73A60" w:rsidP="00F73A60">
      <w:r>
        <w:rPr>
          <w:b/>
        </w:rPr>
        <w:tab/>
      </w:r>
      <w:r w:rsidR="009058BF">
        <w:rPr>
          <w:b/>
        </w:rPr>
        <w:tab/>
      </w:r>
      <w:r w:rsidR="009058BF">
        <w:rPr>
          <w:b/>
        </w:rPr>
        <w:tab/>
      </w:r>
      <w:r w:rsidR="009058BF">
        <w:rPr>
          <w:b/>
        </w:rPr>
        <w:tab/>
        <w:t xml:space="preserve">      LOMITOS  DE TILAPIA</w:t>
      </w:r>
      <w:r w:rsidR="009058BF">
        <w:rPr>
          <w:b/>
        </w:rPr>
        <w:tab/>
      </w:r>
      <w:r w:rsidR="009058BF">
        <w:rPr>
          <w:b/>
        </w:rPr>
        <w:tab/>
        <w:t>25</w:t>
      </w:r>
      <w:r>
        <w:rPr>
          <w:b/>
        </w:rPr>
        <w:t xml:space="preserve"> </w:t>
      </w:r>
      <w:r w:rsidR="006C5EEC">
        <w:rPr>
          <w:b/>
        </w:rPr>
        <w:t xml:space="preserve"> </w:t>
      </w:r>
      <w:r>
        <w:rPr>
          <w:b/>
        </w:rPr>
        <w:t>KG</w:t>
      </w:r>
    </w:p>
    <w:p w:rsidR="00F73A60" w:rsidRDefault="00F73A60" w:rsidP="00F73A60">
      <w:pPr>
        <w:rPr>
          <w:b/>
        </w:rPr>
      </w:pPr>
      <w:r>
        <w:tab/>
      </w:r>
      <w:r>
        <w:tab/>
      </w:r>
      <w:r>
        <w:tab/>
      </w:r>
      <w:r>
        <w:tab/>
        <w:t xml:space="preserve">      </w:t>
      </w:r>
      <w:r w:rsidR="009058BF">
        <w:rPr>
          <w:b/>
        </w:rPr>
        <w:t>PASTA DE  BAGRE</w:t>
      </w:r>
      <w:r w:rsidR="009058BF">
        <w:rPr>
          <w:b/>
        </w:rPr>
        <w:tab/>
      </w:r>
      <w:r w:rsidR="009058BF">
        <w:rPr>
          <w:b/>
        </w:rPr>
        <w:tab/>
      </w:r>
      <w:r w:rsidR="009058BF">
        <w:rPr>
          <w:b/>
        </w:rPr>
        <w:tab/>
        <w:t>45</w:t>
      </w:r>
      <w:r>
        <w:rPr>
          <w:b/>
        </w:rPr>
        <w:t xml:space="preserve"> </w:t>
      </w:r>
      <w:r w:rsidR="006C5EEC">
        <w:rPr>
          <w:b/>
        </w:rPr>
        <w:t xml:space="preserve"> </w:t>
      </w:r>
      <w:r>
        <w:rPr>
          <w:b/>
        </w:rPr>
        <w:t>KG</w:t>
      </w:r>
    </w:p>
    <w:p w:rsidR="00F73A60" w:rsidRDefault="00F73A60" w:rsidP="00F73A60">
      <w:pPr>
        <w:rPr>
          <w:b/>
        </w:rPr>
      </w:pPr>
    </w:p>
    <w:p w:rsidR="00F73A60" w:rsidRDefault="00F73A60" w:rsidP="00F73A60"/>
    <w:p w:rsidR="00F73A60" w:rsidRDefault="00F73A60" w:rsidP="00F73A60">
      <w:r>
        <w:rPr>
          <w:b/>
          <w:bCs/>
          <w:u w:val="single"/>
        </w:rPr>
        <w:t>NOTA:</w:t>
      </w:r>
      <w:r w:rsidR="003C60BE">
        <w:t xml:space="preserve">  - Los cyreles  en su</w:t>
      </w:r>
      <w:r w:rsidR="00FC39D7">
        <w:t xml:space="preserve">  </w:t>
      </w:r>
      <w:r w:rsidR="003C60BE">
        <w:t xml:space="preserve"> planta</w:t>
      </w:r>
    </w:p>
    <w:p w:rsidR="00F73A60" w:rsidRDefault="00F73A60" w:rsidP="00F73A60">
      <w:pPr>
        <w:numPr>
          <w:ilvl w:val="0"/>
          <w:numId w:val="12"/>
        </w:numPr>
      </w:pPr>
      <w:r>
        <w:t>Tonos de impresión igual  según  pantones</w:t>
      </w:r>
    </w:p>
    <w:p w:rsidR="00F73A60" w:rsidRDefault="00F73A60" w:rsidP="00F73A60">
      <w:pPr>
        <w:ind w:left="1500"/>
        <w:rPr>
          <w:b/>
          <w:sz w:val="28"/>
          <w:szCs w:val="28"/>
        </w:rPr>
      </w:pPr>
      <w:r>
        <w:rPr>
          <w:b/>
          <w:sz w:val="28"/>
          <w:szCs w:val="28"/>
        </w:rPr>
        <w:t>-   QUITAR CERTIFICACION  SANITARIA</w:t>
      </w:r>
    </w:p>
    <w:p w:rsidR="00F73A60" w:rsidRDefault="00F73A60" w:rsidP="00F73A60"/>
    <w:p w:rsidR="00F73A60" w:rsidRDefault="00F73A60" w:rsidP="00F73A60">
      <w:pPr>
        <w:tabs>
          <w:tab w:val="left" w:pos="6840"/>
        </w:tabs>
      </w:pPr>
      <w:r>
        <w:tab/>
      </w:r>
    </w:p>
    <w:p w:rsidR="00F73A60" w:rsidRDefault="00F73A60" w:rsidP="00F73A60">
      <w:r>
        <w:t>Agradezco la atención y colaboración prestada.</w:t>
      </w:r>
    </w:p>
    <w:p w:rsidR="00F73A60" w:rsidRDefault="00F73A60" w:rsidP="00F73A60"/>
    <w:p w:rsidR="00F73A60" w:rsidRDefault="00F73A60" w:rsidP="00F73A60">
      <w:r>
        <w:t>Cordialmente,</w:t>
      </w:r>
    </w:p>
    <w:p w:rsidR="00F73A60" w:rsidRDefault="00F73A60" w:rsidP="00F73A60"/>
    <w:p w:rsidR="00F73A60" w:rsidRDefault="00F73A60" w:rsidP="00F73A60"/>
    <w:p w:rsidR="00F73A60" w:rsidRDefault="00F73A60" w:rsidP="00F73A60">
      <w:r>
        <w:t>RICARDO CASAS ZAPATA</w:t>
      </w:r>
    </w:p>
    <w:p w:rsidR="00F73A60" w:rsidRDefault="00F73A60" w:rsidP="00F73A60">
      <w:r>
        <w:t>Director</w:t>
      </w:r>
    </w:p>
    <w:p w:rsidR="00F73A60" w:rsidRDefault="00F73A60" w:rsidP="005450D8">
      <w:pPr>
        <w:rPr>
          <w:b/>
        </w:rPr>
      </w:pPr>
    </w:p>
    <w:p w:rsidR="00D10E9B" w:rsidRDefault="00D10E9B" w:rsidP="005450D8">
      <w:pPr>
        <w:rPr>
          <w:b/>
        </w:rPr>
      </w:pPr>
    </w:p>
    <w:p w:rsidR="00D10E9B" w:rsidRDefault="00D10E9B" w:rsidP="005450D8">
      <w:pPr>
        <w:rPr>
          <w:b/>
        </w:rPr>
      </w:pPr>
    </w:p>
    <w:p w:rsidR="00D10E9B" w:rsidRDefault="00D10E9B" w:rsidP="00D10E9B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D10E9B" w:rsidRDefault="00D10E9B" w:rsidP="00D10E9B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D10E9B" w:rsidRDefault="00D10E9B" w:rsidP="00D10E9B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D10E9B" w:rsidRDefault="00D10E9B" w:rsidP="00D10E9B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D10E9B" w:rsidRDefault="00D10E9B" w:rsidP="00D10E9B">
      <w:pPr>
        <w:rPr>
          <w:b/>
          <w:bCs/>
        </w:rPr>
      </w:pPr>
    </w:p>
    <w:p w:rsidR="00D10E9B" w:rsidRDefault="00D10E9B" w:rsidP="00D10E9B">
      <w:pPr>
        <w:pStyle w:val="Ttulo1"/>
      </w:pPr>
    </w:p>
    <w:p w:rsidR="00D10E9B" w:rsidRDefault="00D10E9B" w:rsidP="00D10E9B">
      <w:pPr>
        <w:pStyle w:val="Ttulo1"/>
      </w:pPr>
      <w:r>
        <w:t>ORDEN DE TRABAJO  N °      06090</w:t>
      </w:r>
    </w:p>
    <w:p w:rsidR="00D10E9B" w:rsidRDefault="00D10E9B" w:rsidP="00D10E9B"/>
    <w:p w:rsidR="00D10E9B" w:rsidRDefault="00D10E9B" w:rsidP="00D10E9B">
      <w:r>
        <w:t>FECHA:</w:t>
      </w:r>
      <w:r>
        <w:tab/>
        <w:t xml:space="preserve">Medellín, </w:t>
      </w:r>
      <w:r w:rsidR="00E03D34">
        <w:t xml:space="preserve">  </w:t>
      </w:r>
      <w:r>
        <w:t>Febrero  23    de   2010</w:t>
      </w:r>
    </w:p>
    <w:p w:rsidR="00D10E9B" w:rsidRDefault="00D10E9B" w:rsidP="00D10E9B">
      <w:r>
        <w:t>PARA:</w:t>
      </w:r>
      <w:r>
        <w:tab/>
      </w:r>
      <w:r>
        <w:tab/>
        <w:t>PLÁSTICOS DARMA</w:t>
      </w:r>
    </w:p>
    <w:p w:rsidR="00D10E9B" w:rsidRDefault="00D10E9B" w:rsidP="00D10E9B">
      <w:r>
        <w:t>ATENCIÓN:</w:t>
      </w:r>
      <w:r>
        <w:tab/>
        <w:t>Sr. Darío Jaramillo</w:t>
      </w:r>
    </w:p>
    <w:p w:rsidR="00D10E9B" w:rsidRDefault="00D10E9B" w:rsidP="00D10E9B">
      <w:r>
        <w:tab/>
      </w:r>
      <w:r>
        <w:tab/>
        <w:t>Gerente.</w:t>
      </w:r>
    </w:p>
    <w:p w:rsidR="00D10E9B" w:rsidRDefault="00D10E9B" w:rsidP="00D10E9B"/>
    <w:p w:rsidR="00D10E9B" w:rsidRDefault="00D10E9B" w:rsidP="00D10E9B">
      <w:r>
        <w:t>Apreciado Don Darío:</w:t>
      </w:r>
    </w:p>
    <w:p w:rsidR="00D10E9B" w:rsidRDefault="00D10E9B" w:rsidP="00D10E9B"/>
    <w:p w:rsidR="00D10E9B" w:rsidRDefault="00D10E9B" w:rsidP="00D10E9B">
      <w:r>
        <w:t>Con la presente estamos solicitando el siguiente servicio de  IMPRESIÓN :</w:t>
      </w:r>
    </w:p>
    <w:p w:rsidR="00D10E9B" w:rsidRDefault="00D10E9B" w:rsidP="00D10E9B"/>
    <w:p w:rsidR="00D10E9B" w:rsidRDefault="00D10E9B" w:rsidP="00D10E9B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D10E9B" w:rsidRDefault="00D10E9B" w:rsidP="00D10E9B">
      <w:r>
        <w:t xml:space="preserve">MATERIAL   :           Polipropileno  SemiTubular   de  </w:t>
      </w:r>
      <w:r w:rsidRPr="002720AA">
        <w:rPr>
          <w:b/>
        </w:rPr>
        <w:t>20 + 4</w:t>
      </w:r>
      <w:r>
        <w:t xml:space="preserve">     cms</w:t>
      </w:r>
    </w:p>
    <w:p w:rsidR="00D10E9B" w:rsidRDefault="00D10E9B" w:rsidP="00D10E9B">
      <w:r>
        <w:t>CLIBRE      :               1.5  ”</w:t>
      </w:r>
    </w:p>
    <w:p w:rsidR="00D10E9B" w:rsidRPr="00AD5DCF" w:rsidRDefault="00D10E9B" w:rsidP="00D10E9B">
      <w:pPr>
        <w:rPr>
          <w:b/>
        </w:rPr>
      </w:pPr>
      <w:r>
        <w:t>REFERENCIA:</w:t>
      </w:r>
      <w:r>
        <w:tab/>
      </w:r>
      <w:r>
        <w:rPr>
          <w:b/>
        </w:rPr>
        <w:t>CARMEL  INTERIOR  GRANDE</w:t>
      </w:r>
    </w:p>
    <w:p w:rsidR="00D10E9B" w:rsidRDefault="00D10E9B" w:rsidP="00D10E9B">
      <w:r>
        <w:t>CANTIDAD    :          110    Kg</w:t>
      </w:r>
    </w:p>
    <w:p w:rsidR="00D10E9B" w:rsidRDefault="00D10E9B" w:rsidP="00D10E9B">
      <w:r>
        <w:t>COLORES:</w:t>
      </w:r>
      <w:r>
        <w:tab/>
      </w:r>
      <w:r>
        <w:tab/>
        <w:t>1 ( Según  arte )</w:t>
      </w:r>
    </w:p>
    <w:p w:rsidR="00D10E9B" w:rsidRDefault="00D10E9B" w:rsidP="00D10E9B">
      <w:r>
        <w:t>CARAS:</w:t>
      </w:r>
      <w:r>
        <w:tab/>
      </w:r>
      <w:r>
        <w:tab/>
        <w:t xml:space="preserve">1  </w:t>
      </w:r>
    </w:p>
    <w:p w:rsidR="00D10E9B" w:rsidRDefault="00D10E9B" w:rsidP="00D10E9B">
      <w:r>
        <w:t>REPETICIÓN:</w:t>
      </w:r>
      <w:r>
        <w:tab/>
        <w:t>18</w:t>
      </w:r>
    </w:p>
    <w:p w:rsidR="00D10E9B" w:rsidRPr="007E24E2" w:rsidRDefault="00D10E9B" w:rsidP="00D10E9B">
      <w:pPr>
        <w:rPr>
          <w:b/>
        </w:rPr>
      </w:pPr>
      <w:r>
        <w:t>RODILLO:</w:t>
      </w:r>
      <w:r>
        <w:tab/>
      </w:r>
      <w:r>
        <w:tab/>
      </w:r>
      <w:r w:rsidRPr="007E24E2">
        <w:rPr>
          <w:b/>
        </w:rPr>
        <w:t>37</w:t>
      </w:r>
    </w:p>
    <w:p w:rsidR="00D10E9B" w:rsidRDefault="00D10E9B" w:rsidP="00D10E9B">
      <w:r>
        <w:t>BOLSA:</w:t>
      </w:r>
      <w:r>
        <w:tab/>
      </w:r>
      <w:r>
        <w:tab/>
        <w:t>18  X  20 + 4    cms de solapa  volada</w:t>
      </w:r>
    </w:p>
    <w:p w:rsidR="00D10E9B" w:rsidRDefault="00D10E9B" w:rsidP="00D10E9B">
      <w:r>
        <w:t>SELLADO:</w:t>
      </w:r>
      <w:r>
        <w:tab/>
      </w:r>
      <w:r>
        <w:tab/>
        <w:t>Para selle lateral.</w:t>
      </w:r>
    </w:p>
    <w:p w:rsidR="00D10E9B" w:rsidRDefault="00D10E9B" w:rsidP="00D10E9B"/>
    <w:p w:rsidR="00D10E9B" w:rsidRDefault="00D10E9B" w:rsidP="00D10E9B"/>
    <w:p w:rsidR="00D10E9B" w:rsidRDefault="00D10E9B" w:rsidP="00D10E9B">
      <w:r>
        <w:rPr>
          <w:b/>
          <w:bCs/>
          <w:u w:val="single"/>
        </w:rPr>
        <w:t>NOTA:</w:t>
      </w:r>
      <w:r>
        <w:t xml:space="preserve">  *   Los cyreles   se encuentran en  su  planta</w:t>
      </w:r>
    </w:p>
    <w:p w:rsidR="00D10E9B" w:rsidRDefault="00D10E9B" w:rsidP="00D10E9B">
      <w:pPr>
        <w:numPr>
          <w:ilvl w:val="0"/>
          <w:numId w:val="1"/>
        </w:numPr>
      </w:pPr>
      <w:r>
        <w:t>Se envían ARTE    para tonos y alturas</w:t>
      </w:r>
    </w:p>
    <w:p w:rsidR="00D10E9B" w:rsidRPr="00307118" w:rsidRDefault="00D10E9B" w:rsidP="00D10E9B">
      <w:pPr>
        <w:numPr>
          <w:ilvl w:val="0"/>
          <w:numId w:val="2"/>
        </w:numPr>
      </w:pPr>
      <w:r>
        <w:t xml:space="preserve">Se  envia el material de PP </w:t>
      </w:r>
      <w:r>
        <w:rPr>
          <w:b/>
        </w:rPr>
        <w:t xml:space="preserve">de  20 + 4 </w:t>
      </w:r>
      <w:r w:rsidRPr="00AD5DCF">
        <w:rPr>
          <w:b/>
        </w:rPr>
        <w:t xml:space="preserve">  cms</w:t>
      </w:r>
    </w:p>
    <w:p w:rsidR="00D10E9B" w:rsidRPr="00150D1A" w:rsidRDefault="00D10E9B" w:rsidP="00D10E9B">
      <w:pPr>
        <w:numPr>
          <w:ilvl w:val="0"/>
          <w:numId w:val="2"/>
        </w:numPr>
      </w:pPr>
      <w:r>
        <w:rPr>
          <w:b/>
        </w:rPr>
        <w:t>OJO  EL RODILLO ES  37</w:t>
      </w:r>
    </w:p>
    <w:p w:rsidR="00D10E9B" w:rsidRDefault="00D10E9B" w:rsidP="00D10E9B">
      <w:pPr>
        <w:ind w:left="885"/>
      </w:pPr>
    </w:p>
    <w:p w:rsidR="00D10E9B" w:rsidRDefault="00D10E9B" w:rsidP="00D10E9B">
      <w:pPr>
        <w:ind w:left="885"/>
      </w:pPr>
    </w:p>
    <w:p w:rsidR="00D10E9B" w:rsidRDefault="00D10E9B" w:rsidP="00D10E9B">
      <w:r>
        <w:t>Agradezco la atención y colaboración prestada.</w:t>
      </w:r>
    </w:p>
    <w:p w:rsidR="00D10E9B" w:rsidRDefault="00D10E9B" w:rsidP="00D10E9B"/>
    <w:p w:rsidR="00D10E9B" w:rsidRDefault="00D10E9B" w:rsidP="00D10E9B"/>
    <w:p w:rsidR="00D10E9B" w:rsidRDefault="00D10E9B" w:rsidP="00D10E9B">
      <w:r>
        <w:t>Cordialmente,</w:t>
      </w:r>
    </w:p>
    <w:p w:rsidR="00D10E9B" w:rsidRDefault="00D10E9B" w:rsidP="00D10E9B"/>
    <w:p w:rsidR="00D10E9B" w:rsidRDefault="00D10E9B" w:rsidP="00D10E9B"/>
    <w:p w:rsidR="00D10E9B" w:rsidRDefault="00D10E9B" w:rsidP="00D10E9B"/>
    <w:p w:rsidR="00D10E9B" w:rsidRDefault="00D10E9B" w:rsidP="00D10E9B">
      <w:r>
        <w:t>RICARDO CASAS ZAPATA</w:t>
      </w:r>
    </w:p>
    <w:p w:rsidR="00D10E9B" w:rsidRDefault="00D10E9B" w:rsidP="00D10E9B">
      <w:r>
        <w:t>Director.</w:t>
      </w:r>
    </w:p>
    <w:p w:rsidR="00D10E9B" w:rsidRDefault="00D10E9B" w:rsidP="00D10E9B">
      <w:pPr>
        <w:rPr>
          <w:b/>
        </w:rPr>
      </w:pPr>
    </w:p>
    <w:p w:rsidR="00D10E9B" w:rsidRPr="00456798" w:rsidRDefault="00D10E9B" w:rsidP="00D10E9B">
      <w:pPr>
        <w:rPr>
          <w:b/>
        </w:rPr>
      </w:pPr>
    </w:p>
    <w:p w:rsidR="00D10E9B" w:rsidRDefault="00D10E9B" w:rsidP="005450D8">
      <w:pPr>
        <w:rPr>
          <w:b/>
        </w:rPr>
      </w:pPr>
    </w:p>
    <w:p w:rsidR="000F5F60" w:rsidRDefault="000F5F60" w:rsidP="005450D8">
      <w:pPr>
        <w:rPr>
          <w:b/>
        </w:rPr>
      </w:pPr>
    </w:p>
    <w:p w:rsidR="000F5F60" w:rsidRDefault="000F5F60" w:rsidP="005450D8">
      <w:pPr>
        <w:rPr>
          <w:b/>
        </w:rPr>
      </w:pPr>
    </w:p>
    <w:p w:rsidR="000F5F60" w:rsidRDefault="000F5F60" w:rsidP="000F5F60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0F5F60" w:rsidRDefault="000F5F60" w:rsidP="000F5F60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0F5F60" w:rsidRDefault="000F5F60" w:rsidP="000F5F60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0F5F60" w:rsidRDefault="000F5F60" w:rsidP="000F5F60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0F5F60" w:rsidRDefault="000F5F60" w:rsidP="000F5F60"/>
    <w:p w:rsidR="000F5F60" w:rsidRDefault="000F5F60" w:rsidP="000F5F60">
      <w:pPr>
        <w:pStyle w:val="Ttulo1"/>
      </w:pPr>
      <w:r>
        <w:lastRenderedPageBreak/>
        <w:t>ORDEN DE TRABAJO  N°     06192</w:t>
      </w:r>
    </w:p>
    <w:p w:rsidR="000F5F60" w:rsidRDefault="000F5F60" w:rsidP="000F5F60"/>
    <w:p w:rsidR="000F5F60" w:rsidRDefault="000F5F60" w:rsidP="000F5F60">
      <w:r>
        <w:t>FECHA:</w:t>
      </w:r>
      <w:r>
        <w:tab/>
        <w:t xml:space="preserve">Medellín, Febrero  </w:t>
      </w:r>
      <w:r w:rsidR="001021EA">
        <w:t xml:space="preserve">  </w:t>
      </w:r>
      <w:r>
        <w:t>24    de    2010</w:t>
      </w:r>
    </w:p>
    <w:p w:rsidR="000F5F60" w:rsidRDefault="000F5F60" w:rsidP="000F5F60">
      <w:r>
        <w:t>PARA:</w:t>
      </w:r>
      <w:r>
        <w:tab/>
      </w:r>
      <w:r>
        <w:tab/>
        <w:t>PLÁSTICOS DARMA</w:t>
      </w:r>
    </w:p>
    <w:p w:rsidR="000F5F60" w:rsidRDefault="000F5F60" w:rsidP="000F5F60">
      <w:r>
        <w:t>ATENCIÓN:</w:t>
      </w:r>
      <w:r>
        <w:tab/>
        <w:t>Sr. Darío Jaramillo</w:t>
      </w:r>
    </w:p>
    <w:p w:rsidR="000F5F60" w:rsidRDefault="000F5F60" w:rsidP="000F5F60">
      <w:r>
        <w:tab/>
      </w:r>
      <w:r>
        <w:tab/>
        <w:t>Gerente.</w:t>
      </w:r>
    </w:p>
    <w:p w:rsidR="000F5F60" w:rsidRDefault="000F5F60" w:rsidP="000F5F60"/>
    <w:p w:rsidR="000F5F60" w:rsidRDefault="000F5F60" w:rsidP="000F5F60">
      <w:r>
        <w:t>Apreciado Don Darío :</w:t>
      </w:r>
    </w:p>
    <w:p w:rsidR="000F5F60" w:rsidRDefault="000F5F60" w:rsidP="000F5F60">
      <w:r>
        <w:t xml:space="preserve"> </w:t>
      </w:r>
    </w:p>
    <w:p w:rsidR="000F5F60" w:rsidRDefault="000F5F60" w:rsidP="000F5F60">
      <w:r>
        <w:t>Con la presente estamos solicitando el siguiente servicio de EXTRUSION E IMPRESION:</w:t>
      </w:r>
    </w:p>
    <w:p w:rsidR="000F5F60" w:rsidRDefault="000F5F60" w:rsidP="000F5F60"/>
    <w:p w:rsidR="000F5F60" w:rsidRDefault="000F5F60" w:rsidP="000F5F60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0F5F60" w:rsidRDefault="000F5F60" w:rsidP="000F5F60">
      <w:pPr>
        <w:rPr>
          <w:b/>
          <w:bCs/>
          <w:u w:val="single"/>
        </w:rPr>
      </w:pPr>
    </w:p>
    <w:p w:rsidR="000F5F60" w:rsidRDefault="000F5F60" w:rsidP="000F5F60">
      <w:r>
        <w:t>MATERIAL:</w:t>
      </w:r>
      <w:r>
        <w:tab/>
      </w:r>
      <w:r>
        <w:tab/>
        <w:t>Polietileno BAJA  lamina</w:t>
      </w:r>
    </w:p>
    <w:p w:rsidR="000F5F60" w:rsidRPr="003F0627" w:rsidRDefault="000F5F60" w:rsidP="000F5F60">
      <w:pPr>
        <w:rPr>
          <w:b/>
        </w:rPr>
      </w:pPr>
      <w:r>
        <w:t>MEDIDA:</w:t>
      </w:r>
      <w:r>
        <w:tab/>
      </w:r>
      <w:r>
        <w:tab/>
      </w:r>
      <w:r>
        <w:rPr>
          <w:b/>
        </w:rPr>
        <w:t>81  cm</w:t>
      </w:r>
    </w:p>
    <w:p w:rsidR="000F5F60" w:rsidRDefault="000F5F60" w:rsidP="000F5F60">
      <w:r>
        <w:t>CALIBRE:</w:t>
      </w:r>
      <w:r>
        <w:tab/>
      </w:r>
      <w:r>
        <w:tab/>
      </w:r>
      <w:r>
        <w:rPr>
          <w:b/>
        </w:rPr>
        <w:t xml:space="preserve">1.0   </w:t>
      </w:r>
      <w:r w:rsidRPr="00BB2CA5">
        <w:rPr>
          <w:b/>
        </w:rPr>
        <w:t>”</w:t>
      </w:r>
    </w:p>
    <w:p w:rsidR="000F5F60" w:rsidRDefault="000F5F60" w:rsidP="000F5F60">
      <w:r>
        <w:t>COLOR:</w:t>
      </w:r>
      <w:r>
        <w:tab/>
      </w:r>
      <w:r>
        <w:tab/>
        <w:t>Transparente</w:t>
      </w:r>
    </w:p>
    <w:p w:rsidR="000F5F60" w:rsidRDefault="000F5F60" w:rsidP="000F5F60">
      <w:r>
        <w:t>TRATADO:</w:t>
      </w:r>
      <w:r>
        <w:tab/>
      </w:r>
      <w:r>
        <w:tab/>
        <w:t>1  Cara.</w:t>
      </w:r>
    </w:p>
    <w:p w:rsidR="000F5F60" w:rsidRDefault="000F5F60" w:rsidP="000F5F60">
      <w:pPr>
        <w:rPr>
          <w:b/>
          <w:bCs/>
        </w:rPr>
      </w:pPr>
      <w:r>
        <w:t>CANTIDAD:</w:t>
      </w:r>
      <w:r>
        <w:tab/>
      </w:r>
      <w:r>
        <w:tab/>
      </w:r>
      <w:r w:rsidR="00E71CBD">
        <w:t>6</w:t>
      </w:r>
      <w:r>
        <w:rPr>
          <w:b/>
        </w:rPr>
        <w:t xml:space="preserve">00 </w:t>
      </w:r>
      <w:r>
        <w:t xml:space="preserve">    Kg.</w:t>
      </w:r>
      <w:r>
        <w:rPr>
          <w:b/>
          <w:bCs/>
        </w:rPr>
        <w:tab/>
      </w:r>
    </w:p>
    <w:p w:rsidR="000F5F60" w:rsidRDefault="000F5F60" w:rsidP="000F5F60">
      <w:r>
        <w:t>COLORES:</w:t>
      </w:r>
      <w:r>
        <w:tab/>
      </w:r>
      <w:r>
        <w:tab/>
        <w:t xml:space="preserve">3     (  Azul  </w:t>
      </w:r>
      <w:smartTag w:uri="urn:schemas-microsoft-com:office:smarttags" w:element="metricconverter">
        <w:smartTagPr>
          <w:attr w:name="ProductID" w:val="300 C"/>
        </w:smartTagPr>
        <w:r>
          <w:t>300 C</w:t>
        </w:r>
      </w:smartTag>
      <w:r>
        <w:t xml:space="preserve">  -  Blanco  -   Amarillo 109  C     )</w:t>
      </w:r>
    </w:p>
    <w:p w:rsidR="000F5F60" w:rsidRDefault="000F5F60" w:rsidP="000F5F60">
      <w:r>
        <w:t>CARAS:</w:t>
      </w:r>
      <w:r>
        <w:tab/>
      </w:r>
      <w:r>
        <w:tab/>
        <w:t>2  (  3 x 1  )</w:t>
      </w:r>
    </w:p>
    <w:p w:rsidR="000F5F60" w:rsidRDefault="000F5F60" w:rsidP="000F5F60">
      <w:r>
        <w:t>REPETICIÓN:</w:t>
      </w:r>
      <w:r>
        <w:tab/>
        <w:t xml:space="preserve">29    Cms. </w:t>
      </w:r>
    </w:p>
    <w:p w:rsidR="000F5F60" w:rsidRDefault="000F5F60" w:rsidP="000F5F60">
      <w:r>
        <w:t>BOLSA:</w:t>
      </w:r>
      <w:r>
        <w:tab/>
      </w:r>
      <w:r>
        <w:tab/>
        <w:t xml:space="preserve">29   X   40.5   cm  </w:t>
      </w:r>
    </w:p>
    <w:p w:rsidR="000F5F60" w:rsidRDefault="000F5F60" w:rsidP="000F5F60">
      <w:r>
        <w:t>RODILLO :                30</w:t>
      </w:r>
    </w:p>
    <w:p w:rsidR="000F5F60" w:rsidRDefault="000F5F60" w:rsidP="000F5F60">
      <w:r>
        <w:t>SELLADO:</w:t>
      </w:r>
      <w:r>
        <w:tab/>
      </w:r>
      <w:r>
        <w:tab/>
        <w:t xml:space="preserve">Lateral  </w:t>
      </w:r>
    </w:p>
    <w:p w:rsidR="000F5F60" w:rsidRPr="001F34F2" w:rsidRDefault="000F5F60" w:rsidP="000F5F60">
      <w:r w:rsidRPr="001F34F2">
        <w:t>REFERENCIA:</w:t>
      </w:r>
      <w:r w:rsidRPr="001F34F2">
        <w:tab/>
      </w:r>
      <w:r>
        <w:rPr>
          <w:b/>
        </w:rPr>
        <w:t>CHIQUITA  PREMIUM</w:t>
      </w:r>
    </w:p>
    <w:p w:rsidR="000F5F60" w:rsidRPr="001F34F2" w:rsidRDefault="000F5F60" w:rsidP="000F5F60"/>
    <w:p w:rsidR="000F5F60" w:rsidRPr="001F34F2" w:rsidRDefault="000F5F60" w:rsidP="000F5F60">
      <w:r w:rsidRPr="001F34F2">
        <w:rPr>
          <w:b/>
        </w:rPr>
        <w:tab/>
      </w:r>
      <w:r w:rsidRPr="001F34F2">
        <w:rPr>
          <w:b/>
        </w:rPr>
        <w:tab/>
      </w:r>
      <w:r w:rsidRPr="001F34F2">
        <w:rPr>
          <w:b/>
        </w:rPr>
        <w:tab/>
      </w:r>
    </w:p>
    <w:p w:rsidR="000F5F60" w:rsidRDefault="000F5F60" w:rsidP="000F5F60">
      <w:r>
        <w:rPr>
          <w:b/>
          <w:bCs/>
          <w:u w:val="single"/>
        </w:rPr>
        <w:t>NOTA:</w:t>
      </w:r>
      <w:r>
        <w:t xml:space="preserve">  - Los cyreles se  encuentran  en  su  planta.</w:t>
      </w:r>
    </w:p>
    <w:p w:rsidR="000F5F60" w:rsidRPr="00D41261" w:rsidRDefault="000F5F60" w:rsidP="000F5F60">
      <w:pPr>
        <w:numPr>
          <w:ilvl w:val="0"/>
          <w:numId w:val="2"/>
        </w:numPr>
        <w:ind w:left="1500"/>
        <w:rPr>
          <w:b/>
        </w:rPr>
      </w:pPr>
      <w:r>
        <w:t>Altura y tonos según   Arte</w:t>
      </w:r>
    </w:p>
    <w:p w:rsidR="000F5F60" w:rsidRDefault="000F5F60" w:rsidP="000F5F60">
      <w:pPr>
        <w:numPr>
          <w:ilvl w:val="0"/>
          <w:numId w:val="2"/>
        </w:numPr>
        <w:rPr>
          <w:b/>
        </w:rPr>
      </w:pPr>
      <w:r>
        <w:rPr>
          <w:b/>
        </w:rPr>
        <w:t>Colocar pie de Imprenta de P.U.</w:t>
      </w:r>
    </w:p>
    <w:p w:rsidR="000F5F60" w:rsidRDefault="000F5F60" w:rsidP="000F5F60">
      <w:pPr>
        <w:ind w:left="1860"/>
        <w:rPr>
          <w:b/>
          <w:sz w:val="28"/>
          <w:szCs w:val="28"/>
        </w:rPr>
      </w:pPr>
    </w:p>
    <w:p w:rsidR="000F5F60" w:rsidRDefault="000F5F60" w:rsidP="000F5F60">
      <w:pPr>
        <w:numPr>
          <w:ilvl w:val="0"/>
          <w:numId w:val="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Se  envía  película de PU.</w:t>
      </w:r>
    </w:p>
    <w:p w:rsidR="000F5F60" w:rsidRDefault="000F5F60" w:rsidP="000F5F60"/>
    <w:p w:rsidR="000F5F60" w:rsidRDefault="000F5F60" w:rsidP="000F5F60"/>
    <w:p w:rsidR="000F5F60" w:rsidRPr="00465B97" w:rsidRDefault="000F5F60" w:rsidP="000F5F60"/>
    <w:p w:rsidR="000F5F60" w:rsidRDefault="000F5F60" w:rsidP="000F5F60">
      <w:r>
        <w:t>Agradezco la atención y colaboración prestada.</w:t>
      </w:r>
    </w:p>
    <w:p w:rsidR="000F5F60" w:rsidRDefault="000F5F60" w:rsidP="000F5F60"/>
    <w:p w:rsidR="000F5F60" w:rsidRDefault="000F5F60" w:rsidP="000F5F60">
      <w:r>
        <w:t>Cordialmente,</w:t>
      </w:r>
    </w:p>
    <w:p w:rsidR="000F5F60" w:rsidRDefault="000F5F60" w:rsidP="000F5F60"/>
    <w:p w:rsidR="000F5F60" w:rsidRDefault="000F5F60" w:rsidP="000F5F60"/>
    <w:p w:rsidR="000F5F60" w:rsidRDefault="000F5F60" w:rsidP="000F5F60">
      <w:r>
        <w:t>RICARDO CASAS ZAPATA</w:t>
      </w:r>
    </w:p>
    <w:p w:rsidR="000F5F60" w:rsidRDefault="000F5F60" w:rsidP="000F5F60">
      <w:r>
        <w:t>Director.</w:t>
      </w:r>
    </w:p>
    <w:p w:rsidR="000F5F60" w:rsidRDefault="000F5F60" w:rsidP="000F5F60">
      <w:pPr>
        <w:rPr>
          <w:b/>
        </w:rPr>
      </w:pPr>
    </w:p>
    <w:p w:rsidR="00E71CBD" w:rsidRDefault="00E71CBD" w:rsidP="00E71CBD">
      <w:pPr>
        <w:rPr>
          <w:b/>
        </w:rPr>
      </w:pPr>
    </w:p>
    <w:p w:rsidR="00E71CBD" w:rsidRDefault="00E71CBD" w:rsidP="00E71CBD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E71CBD" w:rsidRDefault="00E71CBD" w:rsidP="00E71CBD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E71CBD" w:rsidRDefault="00E71CBD" w:rsidP="00E71CBD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E71CBD" w:rsidRDefault="00E71CBD" w:rsidP="00E71CBD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E71CBD" w:rsidRDefault="00E71CBD" w:rsidP="00E71CBD"/>
    <w:p w:rsidR="00E71CBD" w:rsidRDefault="00E71CBD" w:rsidP="00E71CBD">
      <w:pPr>
        <w:pStyle w:val="Ttulo1"/>
      </w:pPr>
      <w:r>
        <w:t>OR</w:t>
      </w:r>
      <w:r w:rsidR="006D0E1A">
        <w:t>DEN DE TRABAJO    N °      06190</w:t>
      </w:r>
    </w:p>
    <w:p w:rsidR="00E71CBD" w:rsidRDefault="00E71CBD" w:rsidP="00E71CBD"/>
    <w:p w:rsidR="00E71CBD" w:rsidRDefault="006D0E1A" w:rsidP="00E71CBD">
      <w:r>
        <w:t>FECHA:</w:t>
      </w:r>
      <w:r>
        <w:tab/>
        <w:t>Medellín, Febrero    24</w:t>
      </w:r>
      <w:r w:rsidR="00E71CBD">
        <w:t xml:space="preserve">   de 2010</w:t>
      </w:r>
    </w:p>
    <w:p w:rsidR="00E71CBD" w:rsidRDefault="00E71CBD" w:rsidP="00E71CBD">
      <w:r>
        <w:t>PARA:</w:t>
      </w:r>
      <w:r>
        <w:tab/>
      </w:r>
      <w:r>
        <w:tab/>
        <w:t>PLÁSTICOS DARMA</w:t>
      </w:r>
    </w:p>
    <w:p w:rsidR="00E71CBD" w:rsidRDefault="00E71CBD" w:rsidP="00E71CBD">
      <w:r>
        <w:t>ATENCIÓN:</w:t>
      </w:r>
      <w:r>
        <w:tab/>
        <w:t>Sr. Darío Jaramillo</w:t>
      </w:r>
    </w:p>
    <w:p w:rsidR="00E71CBD" w:rsidRDefault="00E71CBD" w:rsidP="00E71CBD">
      <w:r>
        <w:tab/>
      </w:r>
      <w:r>
        <w:tab/>
        <w:t>Gerente.</w:t>
      </w:r>
    </w:p>
    <w:p w:rsidR="00E71CBD" w:rsidRDefault="00E71CBD" w:rsidP="00E71CBD"/>
    <w:p w:rsidR="00E71CBD" w:rsidRDefault="00E71CBD" w:rsidP="00E71CBD">
      <w:r>
        <w:t>Apreciado Don Darío:</w:t>
      </w:r>
    </w:p>
    <w:p w:rsidR="00E71CBD" w:rsidRDefault="00E71CBD" w:rsidP="00E71CBD"/>
    <w:p w:rsidR="00E71CBD" w:rsidRDefault="00E71CBD" w:rsidP="00E71CBD">
      <w:r>
        <w:t>Con la presente estamos solicitando el siguiente servicio de    IMPRESIÓN  :</w:t>
      </w:r>
    </w:p>
    <w:p w:rsidR="00E71CBD" w:rsidRDefault="00E71CBD" w:rsidP="00E71CBD"/>
    <w:p w:rsidR="00E71CBD" w:rsidRDefault="00E71CBD" w:rsidP="00E71CBD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E71CBD" w:rsidRDefault="00E71CBD" w:rsidP="00E71CBD">
      <w:r>
        <w:t>MATERIAL   :           Polipropileno Lamina de   40  cms</w:t>
      </w:r>
    </w:p>
    <w:p w:rsidR="00E71CBD" w:rsidRDefault="00E71CBD" w:rsidP="00E71CBD">
      <w:r>
        <w:t xml:space="preserve">CALIBRE      :           </w:t>
      </w:r>
      <w:r w:rsidRPr="00FB6911">
        <w:rPr>
          <w:b/>
        </w:rPr>
        <w:t>2.0</w:t>
      </w:r>
      <w:r>
        <w:t xml:space="preserve">  ”</w:t>
      </w:r>
    </w:p>
    <w:p w:rsidR="00E71CBD" w:rsidRPr="00F36A72" w:rsidRDefault="00E71CBD" w:rsidP="00E71CBD">
      <w:pPr>
        <w:rPr>
          <w:b/>
        </w:rPr>
      </w:pPr>
      <w:r>
        <w:t>REFERENCIA:</w:t>
      </w:r>
      <w:r>
        <w:tab/>
      </w:r>
      <w:r>
        <w:rPr>
          <w:b/>
        </w:rPr>
        <w:t xml:space="preserve">DON   LIMON </w:t>
      </w:r>
    </w:p>
    <w:p w:rsidR="00E71CBD" w:rsidRDefault="00E4361C" w:rsidP="00E71CBD">
      <w:r>
        <w:t>CANTIDAD    :         90</w:t>
      </w:r>
      <w:r w:rsidR="00E71CBD" w:rsidRPr="00F06B36">
        <w:rPr>
          <w:b/>
        </w:rPr>
        <w:t xml:space="preserve">    Kg</w:t>
      </w:r>
    </w:p>
    <w:p w:rsidR="00E71CBD" w:rsidRDefault="00E71CBD" w:rsidP="00E71CBD">
      <w:r>
        <w:t>COLORES:</w:t>
      </w:r>
      <w:r>
        <w:tab/>
      </w:r>
      <w:r>
        <w:tab/>
        <w:t>3   (   Según Muestra  )</w:t>
      </w:r>
    </w:p>
    <w:p w:rsidR="00E71CBD" w:rsidRDefault="00E71CBD" w:rsidP="00E71CBD">
      <w:r>
        <w:t>CARAS:</w:t>
      </w:r>
      <w:r>
        <w:tab/>
      </w:r>
      <w:r>
        <w:tab/>
        <w:t>1</w:t>
      </w:r>
    </w:p>
    <w:p w:rsidR="00E71CBD" w:rsidRDefault="00E71CBD" w:rsidP="00E71CBD">
      <w:r>
        <w:t>R EPETICIÓN:</w:t>
      </w:r>
      <w:r>
        <w:tab/>
        <w:t>9.5    cms</w:t>
      </w:r>
    </w:p>
    <w:p w:rsidR="00E71CBD" w:rsidRDefault="00E71CBD" w:rsidP="00E71CBD">
      <w:r>
        <w:t>RODILLO:</w:t>
      </w:r>
      <w:r>
        <w:tab/>
      </w:r>
      <w:r>
        <w:tab/>
      </w:r>
      <w:r w:rsidRPr="007C0A03">
        <w:rPr>
          <w:b/>
        </w:rPr>
        <w:t>30</w:t>
      </w:r>
    </w:p>
    <w:p w:rsidR="00E71CBD" w:rsidRDefault="00E71CBD" w:rsidP="00E71CBD">
      <w:r>
        <w:t>LAMINA:</w:t>
      </w:r>
      <w:r>
        <w:tab/>
      </w:r>
      <w:r>
        <w:tab/>
        <w:t>9.5 X 20   cms</w:t>
      </w:r>
    </w:p>
    <w:p w:rsidR="00E71CBD" w:rsidRDefault="00E71CBD" w:rsidP="00E71CBD">
      <w:r>
        <w:t>SELLADO:</w:t>
      </w:r>
      <w:r>
        <w:tab/>
      </w:r>
      <w:r>
        <w:tab/>
        <w:t>Para selle lateral.</w:t>
      </w:r>
    </w:p>
    <w:p w:rsidR="00E71CBD" w:rsidRDefault="00E71CBD" w:rsidP="00E71CBD">
      <w:r>
        <w:t xml:space="preserve"> </w:t>
      </w:r>
    </w:p>
    <w:p w:rsidR="00E71CBD" w:rsidRDefault="00E71CBD" w:rsidP="00E71CBD">
      <w:r>
        <w:rPr>
          <w:b/>
          <w:bCs/>
          <w:u w:val="single"/>
        </w:rPr>
        <w:t>NOTA:</w:t>
      </w:r>
      <w:r>
        <w:t xml:space="preserve">  * Los cyreles   se  encuentran en su planta</w:t>
      </w:r>
    </w:p>
    <w:p w:rsidR="00E71CBD" w:rsidRDefault="00E71CBD" w:rsidP="00E71CBD">
      <w:pPr>
        <w:numPr>
          <w:ilvl w:val="0"/>
          <w:numId w:val="1"/>
        </w:numPr>
      </w:pPr>
      <w:r>
        <w:t>Colores igual  pantones</w:t>
      </w:r>
    </w:p>
    <w:p w:rsidR="00E71CBD" w:rsidRDefault="00E71CBD" w:rsidP="00E71CBD"/>
    <w:p w:rsidR="00E71CBD" w:rsidRDefault="00E71CBD" w:rsidP="00E71CBD">
      <w:pPr>
        <w:ind w:left="885"/>
      </w:pPr>
    </w:p>
    <w:p w:rsidR="00E71CBD" w:rsidRPr="00DC02C1" w:rsidRDefault="00E71CBD" w:rsidP="00E71CBD">
      <w:pPr>
        <w:numPr>
          <w:ilvl w:val="0"/>
          <w:numId w:val="2"/>
        </w:numPr>
        <w:rPr>
          <w:b/>
          <w:u w:val="single"/>
        </w:rPr>
      </w:pPr>
      <w:r>
        <w:rPr>
          <w:b/>
          <w:u w:val="single"/>
        </w:rPr>
        <w:t>Se deben imprimir en  1  lote todo el  material</w:t>
      </w:r>
    </w:p>
    <w:p w:rsidR="00E71CBD" w:rsidRDefault="00E71CBD" w:rsidP="00E71CBD">
      <w:pPr>
        <w:ind w:left="1500"/>
        <w:rPr>
          <w:u w:val="single"/>
        </w:rPr>
      </w:pPr>
    </w:p>
    <w:p w:rsidR="00E71CBD" w:rsidRDefault="00E71CBD" w:rsidP="00E71CBD">
      <w:pPr>
        <w:ind w:left="1500"/>
        <w:rPr>
          <w:u w:val="single"/>
        </w:rPr>
      </w:pPr>
    </w:p>
    <w:p w:rsidR="00E71CBD" w:rsidRPr="002246C1" w:rsidRDefault="00E4361C" w:rsidP="00E71CBD">
      <w:pPr>
        <w:numPr>
          <w:ilvl w:val="0"/>
          <w:numId w:val="2"/>
        </w:num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 xml:space="preserve">Lote  </w:t>
      </w:r>
      <w:r>
        <w:rPr>
          <w:b/>
          <w:sz w:val="32"/>
          <w:szCs w:val="32"/>
          <w:u w:val="single"/>
        </w:rPr>
        <w:tab/>
      </w:r>
      <w:r>
        <w:rPr>
          <w:b/>
          <w:sz w:val="32"/>
          <w:szCs w:val="32"/>
          <w:u w:val="single"/>
        </w:rPr>
        <w:tab/>
      </w:r>
      <w:r>
        <w:rPr>
          <w:b/>
          <w:sz w:val="32"/>
          <w:szCs w:val="32"/>
          <w:u w:val="single"/>
        </w:rPr>
        <w:tab/>
        <w:t>42032</w:t>
      </w:r>
    </w:p>
    <w:p w:rsidR="00E71CBD" w:rsidRDefault="00E71CBD" w:rsidP="00E71CBD">
      <w:pPr>
        <w:ind w:left="1500"/>
        <w:rPr>
          <w:u w:val="single"/>
        </w:rPr>
      </w:pPr>
    </w:p>
    <w:p w:rsidR="00E71CBD" w:rsidRDefault="00E71CBD" w:rsidP="00E71CBD">
      <w:pPr>
        <w:ind w:left="1500"/>
        <w:rPr>
          <w:u w:val="single"/>
        </w:rPr>
      </w:pPr>
    </w:p>
    <w:p w:rsidR="00E71CBD" w:rsidRDefault="00E71CBD" w:rsidP="00E71CBD">
      <w:r>
        <w:t>Agradezco la atención y colaboración prestada.</w:t>
      </w:r>
    </w:p>
    <w:p w:rsidR="00E71CBD" w:rsidRDefault="00E71CBD" w:rsidP="00E71CBD"/>
    <w:p w:rsidR="00E71CBD" w:rsidRDefault="00E71CBD" w:rsidP="00E71CBD">
      <w:r>
        <w:t>Cordialmente</w:t>
      </w:r>
    </w:p>
    <w:p w:rsidR="00E71CBD" w:rsidRDefault="00E71CBD" w:rsidP="00E71CBD"/>
    <w:p w:rsidR="00E71CBD" w:rsidRDefault="00E71CBD" w:rsidP="00E71CBD"/>
    <w:p w:rsidR="00E71CBD" w:rsidRDefault="00E71CBD" w:rsidP="00E71CBD">
      <w:r>
        <w:t>RICARDO CASAS ZAPATA</w:t>
      </w:r>
    </w:p>
    <w:p w:rsidR="00E71CBD" w:rsidRDefault="00E71CBD" w:rsidP="00E71CBD">
      <w:r>
        <w:t>Director.</w:t>
      </w:r>
    </w:p>
    <w:p w:rsidR="00E71CBD" w:rsidRDefault="00E71CBD" w:rsidP="00E71CBD"/>
    <w:p w:rsidR="000F5F60" w:rsidRDefault="000F5F60" w:rsidP="005450D8">
      <w:pPr>
        <w:rPr>
          <w:b/>
        </w:rPr>
      </w:pPr>
    </w:p>
    <w:p w:rsidR="00E71CBD" w:rsidRDefault="00E71CBD" w:rsidP="005450D8">
      <w:pPr>
        <w:rPr>
          <w:b/>
        </w:rPr>
      </w:pPr>
    </w:p>
    <w:p w:rsidR="00E71CBD" w:rsidRDefault="00E71CBD" w:rsidP="005450D8">
      <w:pPr>
        <w:rPr>
          <w:b/>
        </w:rPr>
      </w:pPr>
    </w:p>
    <w:p w:rsidR="00A8139F" w:rsidRDefault="00A8139F" w:rsidP="005450D8">
      <w:pPr>
        <w:rPr>
          <w:b/>
        </w:rPr>
      </w:pPr>
    </w:p>
    <w:p w:rsidR="00E71CBD" w:rsidRDefault="00E71CBD" w:rsidP="00E71CBD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E71CBD" w:rsidRDefault="00E71CBD" w:rsidP="00E71CBD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E71CBD" w:rsidRDefault="00E71CBD" w:rsidP="00E71CBD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E71CBD" w:rsidRDefault="00E71CBD" w:rsidP="00E71CBD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E71CBD" w:rsidRDefault="00E71CBD" w:rsidP="00E71CBD">
      <w:pPr>
        <w:pStyle w:val="Ttulo1"/>
      </w:pPr>
    </w:p>
    <w:p w:rsidR="00E71CBD" w:rsidRDefault="00544521" w:rsidP="00E71CBD">
      <w:pPr>
        <w:pStyle w:val="Ttulo1"/>
      </w:pPr>
      <w:r>
        <w:t>ORDEN DE TRABAJO  N°      06196</w:t>
      </w:r>
    </w:p>
    <w:p w:rsidR="00E71CBD" w:rsidRDefault="00E71CBD" w:rsidP="00E71CBD"/>
    <w:p w:rsidR="00E71CBD" w:rsidRDefault="00E71CBD" w:rsidP="00E71CBD">
      <w:r>
        <w:t>FECHA:</w:t>
      </w:r>
      <w:r>
        <w:tab/>
        <w:t>Medellín,  Febrero   24   de    2010</w:t>
      </w:r>
    </w:p>
    <w:p w:rsidR="00E71CBD" w:rsidRDefault="00E71CBD" w:rsidP="00E71CBD">
      <w:r>
        <w:t>PARA:</w:t>
      </w:r>
      <w:r>
        <w:tab/>
      </w:r>
      <w:r>
        <w:tab/>
        <w:t>PLÁSTICOS DARMA</w:t>
      </w:r>
    </w:p>
    <w:p w:rsidR="00E71CBD" w:rsidRDefault="00E71CBD" w:rsidP="00E71CBD">
      <w:r>
        <w:t>ATENCIÓN:</w:t>
      </w:r>
      <w:r>
        <w:tab/>
        <w:t>Sr. Darío Jaramillo</w:t>
      </w:r>
    </w:p>
    <w:p w:rsidR="00E71CBD" w:rsidRDefault="00E71CBD" w:rsidP="00E71CBD">
      <w:r>
        <w:tab/>
      </w:r>
      <w:r>
        <w:tab/>
        <w:t>Gerente.</w:t>
      </w:r>
    </w:p>
    <w:p w:rsidR="00E71CBD" w:rsidRDefault="00E71CBD" w:rsidP="00E71CBD"/>
    <w:p w:rsidR="00E71CBD" w:rsidRDefault="00E71CBD" w:rsidP="00E71CBD">
      <w:r>
        <w:t>Apreciado Don Darío :</w:t>
      </w:r>
    </w:p>
    <w:p w:rsidR="00E71CBD" w:rsidRDefault="00E71CBD" w:rsidP="00E71CBD">
      <w:r>
        <w:t xml:space="preserve"> </w:t>
      </w:r>
    </w:p>
    <w:p w:rsidR="00E71CBD" w:rsidRDefault="00E71CBD" w:rsidP="00E71CBD">
      <w:r>
        <w:t>Con la presente estamos solicitando el siguiente servicio de  IMPRESION:</w:t>
      </w:r>
    </w:p>
    <w:p w:rsidR="00E71CBD" w:rsidRDefault="00E71CBD" w:rsidP="00E71CBD"/>
    <w:p w:rsidR="00E71CBD" w:rsidRDefault="00E71CBD" w:rsidP="00E71CBD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E71CBD" w:rsidRDefault="00E71CBD" w:rsidP="00E71CBD">
      <w:r>
        <w:t>MATERIAL:</w:t>
      </w:r>
      <w:r>
        <w:tab/>
      </w:r>
      <w:r>
        <w:tab/>
        <w:t xml:space="preserve">Polietileno BAJA  </w:t>
      </w:r>
      <w:r w:rsidRPr="008B3C0F">
        <w:rPr>
          <w:b/>
        </w:rPr>
        <w:t xml:space="preserve">Lamina </w:t>
      </w:r>
      <w:r>
        <w:t>.</w:t>
      </w:r>
    </w:p>
    <w:p w:rsidR="00E71CBD" w:rsidRDefault="00E71CBD" w:rsidP="00E71CBD">
      <w:r>
        <w:t>MEDIDA:</w:t>
      </w:r>
      <w:r>
        <w:tab/>
      </w:r>
      <w:r>
        <w:tab/>
      </w:r>
      <w:r>
        <w:rPr>
          <w:b/>
        </w:rPr>
        <w:t>62</w:t>
      </w:r>
      <w:r w:rsidRPr="008F69C3">
        <w:rPr>
          <w:b/>
        </w:rPr>
        <w:t xml:space="preserve">  </w:t>
      </w:r>
      <w:r>
        <w:rPr>
          <w:b/>
        </w:rPr>
        <w:t xml:space="preserve">   c</w:t>
      </w:r>
      <w:r>
        <w:t>ms.</w:t>
      </w:r>
    </w:p>
    <w:p w:rsidR="00E71CBD" w:rsidRDefault="00E71CBD" w:rsidP="00E71CBD">
      <w:r>
        <w:t>CALIBRE:</w:t>
      </w:r>
      <w:r>
        <w:tab/>
      </w:r>
      <w:r>
        <w:tab/>
      </w:r>
      <w:r>
        <w:rPr>
          <w:b/>
        </w:rPr>
        <w:t>2</w:t>
      </w:r>
      <w:r w:rsidRPr="008F69C3">
        <w:rPr>
          <w:b/>
        </w:rPr>
        <w:t>.4</w:t>
      </w:r>
      <w:r>
        <w:t xml:space="preserve">  ”</w:t>
      </w:r>
    </w:p>
    <w:p w:rsidR="00E71CBD" w:rsidRDefault="00E71CBD" w:rsidP="00E71CBD">
      <w:r>
        <w:t>COLOR:</w:t>
      </w:r>
      <w:r>
        <w:tab/>
      </w:r>
      <w:r>
        <w:tab/>
        <w:t>Transparente</w:t>
      </w:r>
    </w:p>
    <w:p w:rsidR="00E71CBD" w:rsidRDefault="00E71CBD" w:rsidP="00E71CBD">
      <w:r>
        <w:t>TRATADO:</w:t>
      </w:r>
      <w:r>
        <w:tab/>
      </w:r>
      <w:r>
        <w:tab/>
        <w:t>2  Caras.</w:t>
      </w:r>
    </w:p>
    <w:p w:rsidR="00E71CBD" w:rsidRDefault="00E71CBD" w:rsidP="00E71CBD">
      <w:r>
        <w:t>MEZCLA:</w:t>
      </w:r>
      <w:r>
        <w:tab/>
      </w:r>
      <w:r>
        <w:tab/>
        <w:t>Baja  25  kg –  Lineal  10   kg</w:t>
      </w:r>
    </w:p>
    <w:p w:rsidR="00E71CBD" w:rsidRDefault="00E71CBD" w:rsidP="00E71CBD">
      <w:pPr>
        <w:rPr>
          <w:b/>
          <w:bCs/>
        </w:rPr>
      </w:pPr>
      <w:r>
        <w:t>CANTIDAD:</w:t>
      </w:r>
      <w:r>
        <w:tab/>
      </w:r>
      <w:r>
        <w:tab/>
      </w:r>
      <w:r w:rsidR="003673CD">
        <w:rPr>
          <w:b/>
        </w:rPr>
        <w:t>205</w:t>
      </w:r>
      <w:r>
        <w:rPr>
          <w:b/>
        </w:rPr>
        <w:t xml:space="preserve"> </w:t>
      </w:r>
      <w:r>
        <w:t xml:space="preserve">   Kg.</w:t>
      </w:r>
      <w:r>
        <w:rPr>
          <w:b/>
          <w:bCs/>
        </w:rPr>
        <w:tab/>
      </w:r>
    </w:p>
    <w:p w:rsidR="00E71CBD" w:rsidRDefault="00E71CBD" w:rsidP="00E71CBD">
      <w:r>
        <w:t>COLORES:</w:t>
      </w:r>
      <w:r>
        <w:tab/>
      </w:r>
      <w:r>
        <w:tab/>
        <w:t>3  (  Azul , Blanco , Rojo  )</w:t>
      </w:r>
    </w:p>
    <w:p w:rsidR="00E71CBD" w:rsidRDefault="00E71CBD" w:rsidP="00E71CBD">
      <w:r>
        <w:t>CARAS:</w:t>
      </w:r>
      <w:r>
        <w:tab/>
      </w:r>
      <w:r>
        <w:tab/>
        <w:t xml:space="preserve">2  </w:t>
      </w:r>
    </w:p>
    <w:p w:rsidR="00E71CBD" w:rsidRDefault="00E71CBD" w:rsidP="00E71CBD">
      <w:r>
        <w:t>REPETICIÓN:</w:t>
      </w:r>
      <w:r>
        <w:tab/>
        <w:t xml:space="preserve">18   Cms. </w:t>
      </w:r>
    </w:p>
    <w:p w:rsidR="00E71CBD" w:rsidRDefault="00E71CBD" w:rsidP="00E71CBD">
      <w:r>
        <w:t>BOLSA:</w:t>
      </w:r>
      <w:r>
        <w:tab/>
      </w:r>
      <w:r>
        <w:tab/>
        <w:t xml:space="preserve">18   X  31   Cms   </w:t>
      </w:r>
    </w:p>
    <w:p w:rsidR="00E71CBD" w:rsidRDefault="00E71CBD" w:rsidP="00E71CBD">
      <w:r>
        <w:t>RODILLO :                36</w:t>
      </w:r>
    </w:p>
    <w:p w:rsidR="00E71CBD" w:rsidRDefault="00E71CBD" w:rsidP="00E71CBD">
      <w:r>
        <w:t>SELLADO:</w:t>
      </w:r>
      <w:r>
        <w:tab/>
      </w:r>
      <w:r>
        <w:tab/>
        <w:t xml:space="preserve">Lateral </w:t>
      </w:r>
    </w:p>
    <w:p w:rsidR="00E71CBD" w:rsidRDefault="00E71CBD" w:rsidP="00E71CBD">
      <w:pPr>
        <w:rPr>
          <w:b/>
        </w:rPr>
      </w:pPr>
      <w:r>
        <w:t>REFERENCIA:</w:t>
      </w:r>
      <w:r>
        <w:tab/>
      </w:r>
      <w:r>
        <w:rPr>
          <w:b/>
        </w:rPr>
        <w:t>ZAMAR    TILAPIA</w:t>
      </w:r>
      <w:r w:rsidR="00A56C67">
        <w:rPr>
          <w:b/>
        </w:rPr>
        <w:tab/>
        <w:t xml:space="preserve">   25</w:t>
      </w:r>
      <w:r>
        <w:rPr>
          <w:b/>
        </w:rPr>
        <w:t xml:space="preserve"> kg</w:t>
      </w:r>
    </w:p>
    <w:p w:rsidR="00E71CBD" w:rsidRDefault="00A56C67" w:rsidP="00E71CBD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  <w:t>FILETE DE MERLUZA</w:t>
      </w:r>
      <w:r>
        <w:rPr>
          <w:b/>
        </w:rPr>
        <w:tab/>
        <w:t xml:space="preserve">   60</w:t>
      </w:r>
      <w:r w:rsidR="00E71CBD">
        <w:rPr>
          <w:b/>
        </w:rPr>
        <w:t xml:space="preserve"> kg</w:t>
      </w:r>
    </w:p>
    <w:p w:rsidR="00E71CBD" w:rsidRDefault="00E71CBD" w:rsidP="00E71CBD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HUESO </w:t>
      </w:r>
      <w:r w:rsidR="00A56C67">
        <w:rPr>
          <w:b/>
        </w:rPr>
        <w:t>CARNUDO               30</w:t>
      </w:r>
      <w:r>
        <w:rPr>
          <w:b/>
        </w:rPr>
        <w:t xml:space="preserve"> kg</w:t>
      </w:r>
    </w:p>
    <w:p w:rsidR="00E71CBD" w:rsidRDefault="00E71CBD" w:rsidP="00E71CBD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CAMARON PRECOCIDO  </w:t>
      </w:r>
      <w:r w:rsidR="00A56C67">
        <w:rPr>
          <w:b/>
        </w:rPr>
        <w:t xml:space="preserve">  25</w:t>
      </w:r>
      <w:r>
        <w:rPr>
          <w:b/>
        </w:rPr>
        <w:t xml:space="preserve">  kg</w:t>
      </w:r>
    </w:p>
    <w:p w:rsidR="00E71CBD" w:rsidRDefault="00A56C67" w:rsidP="00E71CBD">
      <w:r>
        <w:rPr>
          <w:b/>
        </w:rPr>
        <w:tab/>
      </w:r>
      <w:r>
        <w:rPr>
          <w:b/>
        </w:rPr>
        <w:tab/>
      </w:r>
      <w:r>
        <w:rPr>
          <w:b/>
        </w:rPr>
        <w:tab/>
        <w:t>FILETE DE  ROBALO</w:t>
      </w:r>
      <w:r>
        <w:rPr>
          <w:b/>
        </w:rPr>
        <w:tab/>
        <w:t xml:space="preserve">    40 </w:t>
      </w:r>
      <w:r w:rsidR="00E71CBD">
        <w:rPr>
          <w:b/>
        </w:rPr>
        <w:t>kg</w:t>
      </w:r>
    </w:p>
    <w:p w:rsidR="00E71CBD" w:rsidRPr="00C00AA6" w:rsidRDefault="00E71CBD" w:rsidP="00E71CBD">
      <w:pPr>
        <w:rPr>
          <w:b/>
        </w:rPr>
      </w:pPr>
      <w:r>
        <w:tab/>
      </w:r>
      <w:r>
        <w:tab/>
      </w:r>
      <w:r>
        <w:tab/>
      </w:r>
      <w:r w:rsidR="00A56C67" w:rsidRPr="00C00AA6">
        <w:rPr>
          <w:b/>
        </w:rPr>
        <w:t>HUESO DE BAGRE</w:t>
      </w:r>
      <w:r w:rsidR="00A56C67" w:rsidRPr="00C00AA6">
        <w:rPr>
          <w:b/>
        </w:rPr>
        <w:tab/>
        <w:t xml:space="preserve">    25  kg</w:t>
      </w:r>
    </w:p>
    <w:p w:rsidR="00E71CBD" w:rsidRDefault="00E71CBD" w:rsidP="00E71CBD"/>
    <w:p w:rsidR="00C102A9" w:rsidRDefault="00C102A9" w:rsidP="00E71CBD"/>
    <w:p w:rsidR="00E71CBD" w:rsidRDefault="00E71CBD" w:rsidP="00E71CBD">
      <w:r>
        <w:rPr>
          <w:b/>
          <w:bCs/>
          <w:u w:val="single"/>
        </w:rPr>
        <w:t>NOTA:</w:t>
      </w:r>
      <w:r>
        <w:t xml:space="preserve">  -</w:t>
      </w:r>
      <w:r w:rsidR="00C102A9">
        <w:t xml:space="preserve"> Los cyreles los  en  su  planta      </w:t>
      </w:r>
    </w:p>
    <w:p w:rsidR="00E71CBD" w:rsidRDefault="00E71CBD" w:rsidP="00E71CBD">
      <w:pPr>
        <w:numPr>
          <w:ilvl w:val="0"/>
          <w:numId w:val="2"/>
        </w:numPr>
      </w:pPr>
      <w:r>
        <w:t>Tonos de impresión igual  según  pantones</w:t>
      </w:r>
    </w:p>
    <w:p w:rsidR="00E71CBD" w:rsidRPr="003E0C14" w:rsidRDefault="00E71CBD" w:rsidP="00E71CBD">
      <w:pPr>
        <w:ind w:left="1500"/>
        <w:rPr>
          <w:b/>
          <w:sz w:val="28"/>
          <w:szCs w:val="28"/>
        </w:rPr>
      </w:pPr>
      <w:r>
        <w:rPr>
          <w:b/>
          <w:sz w:val="28"/>
          <w:szCs w:val="28"/>
        </w:rPr>
        <w:t>-   SE  APRUEBA  IMPRESION</w:t>
      </w:r>
    </w:p>
    <w:p w:rsidR="00E71CBD" w:rsidRDefault="00E71CBD" w:rsidP="00E71CBD"/>
    <w:p w:rsidR="00E71CBD" w:rsidRDefault="00E71CBD" w:rsidP="00E71CBD"/>
    <w:p w:rsidR="00E71CBD" w:rsidRDefault="00E71CBD" w:rsidP="00E71CBD">
      <w:r>
        <w:t>Agradezco la atención y colaboración prestada.</w:t>
      </w:r>
    </w:p>
    <w:p w:rsidR="00E71CBD" w:rsidRDefault="00E71CBD" w:rsidP="00E71CBD"/>
    <w:p w:rsidR="00E71CBD" w:rsidRDefault="00E71CBD" w:rsidP="00E71CBD">
      <w:r>
        <w:t>Cordialmente,</w:t>
      </w:r>
    </w:p>
    <w:p w:rsidR="00E71CBD" w:rsidRDefault="00E71CBD" w:rsidP="00E71CBD"/>
    <w:p w:rsidR="00E71CBD" w:rsidRDefault="00E71CBD" w:rsidP="00E71CBD">
      <w:r>
        <w:t>RICARDO CASAS ZAPATA</w:t>
      </w:r>
    </w:p>
    <w:p w:rsidR="00E71CBD" w:rsidRDefault="00E71CBD" w:rsidP="00E71CBD">
      <w:r>
        <w:t>Director</w:t>
      </w:r>
    </w:p>
    <w:p w:rsidR="00BF456C" w:rsidRPr="00456798" w:rsidRDefault="00BF456C" w:rsidP="00BF456C">
      <w:pPr>
        <w:rPr>
          <w:b/>
        </w:rPr>
      </w:pPr>
    </w:p>
    <w:p w:rsidR="00BF456C" w:rsidRDefault="00BF456C" w:rsidP="00BF456C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BF456C" w:rsidRDefault="00BF456C" w:rsidP="00BF456C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BF456C" w:rsidRDefault="00BF456C" w:rsidP="00BF456C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BF456C" w:rsidRDefault="00BF456C" w:rsidP="00BF456C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BF456C" w:rsidRDefault="00BF456C" w:rsidP="00BF456C"/>
    <w:p w:rsidR="00BF456C" w:rsidRDefault="00BF456C" w:rsidP="00BF456C"/>
    <w:p w:rsidR="00BF456C" w:rsidRDefault="00BF456C" w:rsidP="00BF456C">
      <w:pPr>
        <w:pStyle w:val="Ttulo1"/>
      </w:pPr>
      <w:r>
        <w:t>ORDEN DE TRABAJO      N°      06005-1</w:t>
      </w:r>
    </w:p>
    <w:p w:rsidR="00BF456C" w:rsidRDefault="00BF456C" w:rsidP="00BF456C"/>
    <w:p w:rsidR="00BF456C" w:rsidRDefault="00BF456C" w:rsidP="00BF456C"/>
    <w:p w:rsidR="00BF456C" w:rsidRDefault="00BF456C" w:rsidP="00BF456C">
      <w:r>
        <w:t>FECHA:</w:t>
      </w:r>
      <w:r>
        <w:tab/>
        <w:t xml:space="preserve">Medellín,  </w:t>
      </w:r>
      <w:r w:rsidR="003F14BA">
        <w:t>Febrero   26</w:t>
      </w:r>
      <w:r>
        <w:t xml:space="preserve">   de    2010</w:t>
      </w:r>
    </w:p>
    <w:p w:rsidR="00BF456C" w:rsidRDefault="00BF456C" w:rsidP="00BF456C">
      <w:r>
        <w:t>PARA:</w:t>
      </w:r>
      <w:r>
        <w:tab/>
      </w:r>
      <w:r>
        <w:tab/>
        <w:t>PLÁSTICOS DARMA</w:t>
      </w:r>
    </w:p>
    <w:p w:rsidR="00BF456C" w:rsidRDefault="00BF456C" w:rsidP="00BF456C">
      <w:r>
        <w:t>ATENCIÓN:</w:t>
      </w:r>
      <w:r>
        <w:tab/>
        <w:t>Sr. DARIO JARAMILLO</w:t>
      </w:r>
    </w:p>
    <w:p w:rsidR="00BF456C" w:rsidRDefault="00BF456C" w:rsidP="00BF456C"/>
    <w:p w:rsidR="00BF456C" w:rsidRDefault="00BF456C" w:rsidP="00BF456C"/>
    <w:p w:rsidR="00BF456C" w:rsidRDefault="00BF456C" w:rsidP="00BF456C">
      <w:r>
        <w:t xml:space="preserve"> Apreciado Dn DARIO:</w:t>
      </w:r>
    </w:p>
    <w:p w:rsidR="00BF456C" w:rsidRDefault="00BF456C" w:rsidP="00BF456C"/>
    <w:p w:rsidR="00BF456C" w:rsidRDefault="00BF456C" w:rsidP="00BF456C">
      <w:r>
        <w:t>Con la presente estamos solicitando el siguiente material  :</w:t>
      </w:r>
    </w:p>
    <w:p w:rsidR="00BF456C" w:rsidRDefault="00BF456C" w:rsidP="00BF456C"/>
    <w:p w:rsidR="00BF456C" w:rsidRDefault="00BF456C" w:rsidP="00BF456C">
      <w:r>
        <w:rPr>
          <w:b/>
          <w:bCs/>
          <w:u w:val="single"/>
        </w:rPr>
        <w:t>EXTRUSION</w:t>
      </w:r>
      <w:r>
        <w:t>:</w:t>
      </w:r>
    </w:p>
    <w:p w:rsidR="00BF456C" w:rsidRDefault="00BF456C" w:rsidP="00BF456C"/>
    <w:p w:rsidR="00BF456C" w:rsidRDefault="00BF456C" w:rsidP="00BF456C"/>
    <w:tbl>
      <w:tblPr>
        <w:tblW w:w="9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338"/>
        <w:gridCol w:w="1560"/>
        <w:gridCol w:w="1559"/>
        <w:gridCol w:w="1807"/>
        <w:gridCol w:w="1986"/>
      </w:tblGrid>
      <w:tr w:rsidR="00BF456C" w:rsidTr="00CD533D">
        <w:tc>
          <w:tcPr>
            <w:tcW w:w="2338" w:type="dxa"/>
          </w:tcPr>
          <w:p w:rsidR="00BF456C" w:rsidRDefault="00BF456C" w:rsidP="00CD533D">
            <w:r>
              <w:t>MEDIDA EN  CENTIMETROS</w:t>
            </w:r>
          </w:p>
        </w:tc>
        <w:tc>
          <w:tcPr>
            <w:tcW w:w="1560" w:type="dxa"/>
          </w:tcPr>
          <w:p w:rsidR="00BF456C" w:rsidRDefault="00BF456C" w:rsidP="00CD533D">
            <w:r>
              <w:t>CALIBRE</w:t>
            </w:r>
          </w:p>
        </w:tc>
        <w:tc>
          <w:tcPr>
            <w:tcW w:w="1559" w:type="dxa"/>
          </w:tcPr>
          <w:p w:rsidR="00BF456C" w:rsidRDefault="00BF456C" w:rsidP="00CD533D">
            <w:r>
              <w:t>FORMA</w:t>
            </w:r>
          </w:p>
        </w:tc>
        <w:tc>
          <w:tcPr>
            <w:tcW w:w="1807" w:type="dxa"/>
          </w:tcPr>
          <w:p w:rsidR="00BF456C" w:rsidRDefault="00BF456C" w:rsidP="00CD533D">
            <w:r>
              <w:t>CANTIDAD EN KILOS</w:t>
            </w:r>
          </w:p>
        </w:tc>
        <w:tc>
          <w:tcPr>
            <w:tcW w:w="1986" w:type="dxa"/>
          </w:tcPr>
          <w:p w:rsidR="00BF456C" w:rsidRDefault="00BF456C" w:rsidP="00CD533D">
            <w:r>
              <w:t>MATERIAL</w:t>
            </w:r>
          </w:p>
        </w:tc>
      </w:tr>
      <w:tr w:rsidR="00BF456C" w:rsidRPr="00656B1D" w:rsidTr="00CD533D">
        <w:tc>
          <w:tcPr>
            <w:tcW w:w="2338" w:type="dxa"/>
          </w:tcPr>
          <w:p w:rsidR="00BF456C" w:rsidRPr="00656B1D" w:rsidRDefault="00BF456C" w:rsidP="00CD533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13.3</w:t>
            </w:r>
          </w:p>
        </w:tc>
        <w:tc>
          <w:tcPr>
            <w:tcW w:w="1560" w:type="dxa"/>
          </w:tcPr>
          <w:p w:rsidR="00BF456C" w:rsidRPr="00656B1D" w:rsidRDefault="00BF456C" w:rsidP="00CD533D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1.4 </w:t>
            </w:r>
            <w:r w:rsidRPr="00656B1D">
              <w:rPr>
                <w:b/>
                <w:sz w:val="28"/>
                <w:szCs w:val="28"/>
              </w:rPr>
              <w:t xml:space="preserve">  ”</w:t>
            </w:r>
          </w:p>
        </w:tc>
        <w:tc>
          <w:tcPr>
            <w:tcW w:w="1559" w:type="dxa"/>
          </w:tcPr>
          <w:p w:rsidR="00BF456C" w:rsidRPr="00656B1D" w:rsidRDefault="00BF456C" w:rsidP="00CD533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TUBULAR</w:t>
            </w:r>
          </w:p>
        </w:tc>
        <w:tc>
          <w:tcPr>
            <w:tcW w:w="1807" w:type="dxa"/>
          </w:tcPr>
          <w:p w:rsidR="00BF456C" w:rsidRPr="00656B1D" w:rsidRDefault="003F14BA" w:rsidP="003F14B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50</w:t>
            </w:r>
          </w:p>
        </w:tc>
        <w:tc>
          <w:tcPr>
            <w:tcW w:w="1986" w:type="dxa"/>
          </w:tcPr>
          <w:p w:rsidR="00BF456C" w:rsidRPr="00656B1D" w:rsidRDefault="00BF456C" w:rsidP="00CD533D">
            <w:pPr>
              <w:jc w:val="center"/>
              <w:rPr>
                <w:b/>
                <w:sz w:val="28"/>
                <w:szCs w:val="28"/>
              </w:rPr>
            </w:pPr>
            <w:r w:rsidRPr="00656B1D">
              <w:rPr>
                <w:b/>
                <w:sz w:val="28"/>
                <w:szCs w:val="28"/>
              </w:rPr>
              <w:t>BAJA   TPTE</w:t>
            </w:r>
          </w:p>
        </w:tc>
      </w:tr>
    </w:tbl>
    <w:p w:rsidR="00BF456C" w:rsidRPr="00656B1D" w:rsidRDefault="00BF456C" w:rsidP="00BF456C">
      <w:pPr>
        <w:pStyle w:val="Ttulo2"/>
        <w:rPr>
          <w:sz w:val="28"/>
          <w:szCs w:val="28"/>
        </w:rPr>
      </w:pPr>
    </w:p>
    <w:p w:rsidR="00BF456C" w:rsidRDefault="00BF456C" w:rsidP="00BF456C"/>
    <w:p w:rsidR="00BF456C" w:rsidRDefault="00BF456C" w:rsidP="00BF456C">
      <w:pPr>
        <w:rPr>
          <w:b/>
          <w:bCs/>
          <w:u w:val="single"/>
        </w:rPr>
      </w:pPr>
    </w:p>
    <w:p w:rsidR="00BF456C" w:rsidRDefault="00BF456C" w:rsidP="00BF456C">
      <w:r w:rsidRPr="0026453F">
        <w:rPr>
          <w:b/>
          <w:u w:val="single"/>
        </w:rPr>
        <w:t xml:space="preserve">MEZCLA </w:t>
      </w:r>
      <w:r>
        <w:t xml:space="preserve">  :     25     BAJA</w:t>
      </w:r>
    </w:p>
    <w:p w:rsidR="00BF456C" w:rsidRDefault="00BF456C" w:rsidP="00BF456C">
      <w:r>
        <w:t xml:space="preserve">                           6</w:t>
      </w:r>
      <w:r>
        <w:tab/>
        <w:t xml:space="preserve">LINEAL       </w:t>
      </w:r>
    </w:p>
    <w:p w:rsidR="00BF456C" w:rsidRDefault="00BF456C" w:rsidP="00BF456C"/>
    <w:p w:rsidR="00BF456C" w:rsidRDefault="00BF456C" w:rsidP="00BF456C"/>
    <w:p w:rsidR="00BF456C" w:rsidRDefault="00BF456C" w:rsidP="00BF456C"/>
    <w:p w:rsidR="00BF456C" w:rsidRPr="00234702" w:rsidRDefault="00BF456C" w:rsidP="00BF456C">
      <w:pPr>
        <w:rPr>
          <w:u w:val="single"/>
        </w:rPr>
      </w:pPr>
      <w:r w:rsidRPr="00234702">
        <w:rPr>
          <w:u w:val="single"/>
        </w:rPr>
        <w:t>SIN  TRATAR</w:t>
      </w:r>
    </w:p>
    <w:p w:rsidR="00BF456C" w:rsidRDefault="00BF456C" w:rsidP="00BF456C">
      <w:pPr>
        <w:rPr>
          <w:b/>
          <w:bCs/>
          <w:u w:val="single"/>
        </w:rPr>
      </w:pPr>
      <w:r>
        <w:t xml:space="preserve"> </w:t>
      </w:r>
      <w:r>
        <w:tab/>
      </w:r>
      <w:r>
        <w:tab/>
      </w:r>
    </w:p>
    <w:p w:rsidR="00BF456C" w:rsidRDefault="00BF456C" w:rsidP="00BF456C"/>
    <w:p w:rsidR="00BF456C" w:rsidRDefault="00BF456C" w:rsidP="00BF456C"/>
    <w:p w:rsidR="00BF456C" w:rsidRDefault="00BF456C" w:rsidP="00BF456C">
      <w:r>
        <w:t xml:space="preserve">Agradezco </w:t>
      </w:r>
      <w:smartTag w:uri="urn:schemas-microsoft-com:office:smarttags" w:element="PersonName">
        <w:smartTagPr>
          <w:attr w:name="ProductID" w:val="la Amable"/>
        </w:smartTagPr>
        <w:r>
          <w:t>la Amable</w:t>
        </w:r>
      </w:smartTag>
      <w:r>
        <w:t xml:space="preserve"> colaboración.</w:t>
      </w:r>
    </w:p>
    <w:p w:rsidR="00BF456C" w:rsidRDefault="00BF456C" w:rsidP="00BF456C"/>
    <w:p w:rsidR="00BF456C" w:rsidRDefault="00BF456C" w:rsidP="00BF456C"/>
    <w:p w:rsidR="00BF456C" w:rsidRDefault="00BF456C" w:rsidP="00BF456C"/>
    <w:p w:rsidR="00BF456C" w:rsidRDefault="00BF456C" w:rsidP="00BF456C">
      <w:r>
        <w:t>Cordialmente</w:t>
      </w:r>
    </w:p>
    <w:p w:rsidR="00BF456C" w:rsidRDefault="00BF456C" w:rsidP="00BF456C"/>
    <w:p w:rsidR="00BF456C" w:rsidRDefault="00BF456C" w:rsidP="00BF456C"/>
    <w:p w:rsidR="00BF456C" w:rsidRDefault="00BF456C" w:rsidP="00BF456C"/>
    <w:p w:rsidR="00BF456C" w:rsidRDefault="00BF456C" w:rsidP="00BF456C">
      <w:r>
        <w:t>RICARDO CASAS ZAPATA</w:t>
      </w:r>
    </w:p>
    <w:p w:rsidR="00BF456C" w:rsidRDefault="00BF456C" w:rsidP="00BF456C">
      <w:r>
        <w:t>Director</w:t>
      </w:r>
    </w:p>
    <w:p w:rsidR="00E71CBD" w:rsidRDefault="00E71CBD" w:rsidP="005450D8">
      <w:pPr>
        <w:rPr>
          <w:b/>
        </w:rPr>
      </w:pPr>
    </w:p>
    <w:p w:rsidR="00140E55" w:rsidRDefault="00140E55" w:rsidP="005450D8">
      <w:pPr>
        <w:rPr>
          <w:b/>
        </w:rPr>
      </w:pPr>
    </w:p>
    <w:p w:rsidR="00140E55" w:rsidRDefault="00140E55" w:rsidP="005450D8">
      <w:pPr>
        <w:rPr>
          <w:b/>
        </w:rPr>
      </w:pPr>
    </w:p>
    <w:p w:rsidR="00140E55" w:rsidRDefault="00140E55" w:rsidP="00140E55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140E55" w:rsidRDefault="00140E55" w:rsidP="00140E55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140E55" w:rsidRDefault="00140E55" w:rsidP="00140E55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140E55" w:rsidRDefault="00140E55" w:rsidP="00140E55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140E55" w:rsidRDefault="00140E55" w:rsidP="00140E55"/>
    <w:p w:rsidR="00140E55" w:rsidRDefault="00140E55" w:rsidP="00140E55"/>
    <w:p w:rsidR="00140E55" w:rsidRDefault="00140E55" w:rsidP="00140E55">
      <w:pPr>
        <w:pStyle w:val="Ttulo1"/>
      </w:pPr>
      <w:r>
        <w:t>ORDEN DE TRABAJO      N°      06193</w:t>
      </w:r>
    </w:p>
    <w:p w:rsidR="00140E55" w:rsidRDefault="00140E55" w:rsidP="00140E55"/>
    <w:p w:rsidR="00140E55" w:rsidRDefault="00140E55" w:rsidP="00140E55"/>
    <w:p w:rsidR="00140E55" w:rsidRDefault="00140E55" w:rsidP="00140E55">
      <w:r>
        <w:t>FECHA:</w:t>
      </w:r>
      <w:r>
        <w:tab/>
        <w:t>Medellín,  Febrero   26    de    2010</w:t>
      </w:r>
    </w:p>
    <w:p w:rsidR="00140E55" w:rsidRDefault="00140E55" w:rsidP="00140E55">
      <w:r>
        <w:t>PARA:</w:t>
      </w:r>
      <w:r>
        <w:tab/>
      </w:r>
      <w:r>
        <w:tab/>
        <w:t>PLÁSTICOS DARMA</w:t>
      </w:r>
    </w:p>
    <w:p w:rsidR="00140E55" w:rsidRDefault="00140E55" w:rsidP="00140E55">
      <w:r>
        <w:t>ATENCIÓN:</w:t>
      </w:r>
      <w:r>
        <w:tab/>
        <w:t>Sr. DARIO JARAMILLO</w:t>
      </w:r>
    </w:p>
    <w:p w:rsidR="00140E55" w:rsidRDefault="00140E55" w:rsidP="00140E55"/>
    <w:p w:rsidR="00140E55" w:rsidRDefault="00140E55" w:rsidP="00140E55"/>
    <w:p w:rsidR="00140E55" w:rsidRDefault="00140E55" w:rsidP="00140E55">
      <w:r>
        <w:t xml:space="preserve"> Apreciado Dn DARIO:</w:t>
      </w:r>
    </w:p>
    <w:p w:rsidR="00140E55" w:rsidRDefault="00140E55" w:rsidP="00140E55"/>
    <w:p w:rsidR="00140E55" w:rsidRDefault="00140E55" w:rsidP="00140E55">
      <w:r>
        <w:t>Con la presente estamos solicitando el siguiente material  :</w:t>
      </w:r>
    </w:p>
    <w:p w:rsidR="00140E55" w:rsidRDefault="00140E55" w:rsidP="00140E55"/>
    <w:p w:rsidR="00140E55" w:rsidRDefault="00140E55" w:rsidP="00140E55">
      <w:r>
        <w:rPr>
          <w:b/>
          <w:bCs/>
          <w:u w:val="single"/>
        </w:rPr>
        <w:t>EXTRUSION</w:t>
      </w:r>
      <w:r>
        <w:t>:</w:t>
      </w:r>
    </w:p>
    <w:p w:rsidR="00140E55" w:rsidRDefault="00140E55" w:rsidP="00140E55"/>
    <w:p w:rsidR="00140E55" w:rsidRDefault="00140E55" w:rsidP="00140E55"/>
    <w:tbl>
      <w:tblPr>
        <w:tblW w:w="9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338"/>
        <w:gridCol w:w="1560"/>
        <w:gridCol w:w="1559"/>
        <w:gridCol w:w="1807"/>
        <w:gridCol w:w="1986"/>
      </w:tblGrid>
      <w:tr w:rsidR="00140E55" w:rsidTr="00CD533D">
        <w:tc>
          <w:tcPr>
            <w:tcW w:w="2338" w:type="dxa"/>
          </w:tcPr>
          <w:p w:rsidR="00140E55" w:rsidRDefault="00140E55" w:rsidP="00CD533D">
            <w:r>
              <w:t xml:space="preserve">MEDIDA EN  </w:t>
            </w:r>
          </w:p>
          <w:p w:rsidR="00140E55" w:rsidRDefault="00140E55" w:rsidP="00CD533D">
            <w:r>
              <w:t>PULGADAS</w:t>
            </w:r>
          </w:p>
        </w:tc>
        <w:tc>
          <w:tcPr>
            <w:tcW w:w="1560" w:type="dxa"/>
          </w:tcPr>
          <w:p w:rsidR="00140E55" w:rsidRDefault="00140E55" w:rsidP="00CD533D">
            <w:r>
              <w:t>CALIBRE</w:t>
            </w:r>
          </w:p>
        </w:tc>
        <w:tc>
          <w:tcPr>
            <w:tcW w:w="1559" w:type="dxa"/>
          </w:tcPr>
          <w:p w:rsidR="00140E55" w:rsidRDefault="00140E55" w:rsidP="00CD533D">
            <w:r>
              <w:t>FORMA</w:t>
            </w:r>
          </w:p>
        </w:tc>
        <w:tc>
          <w:tcPr>
            <w:tcW w:w="1807" w:type="dxa"/>
          </w:tcPr>
          <w:p w:rsidR="00140E55" w:rsidRDefault="00140E55" w:rsidP="00CD533D">
            <w:r>
              <w:t>CANTIDAD EN KILOS</w:t>
            </w:r>
          </w:p>
        </w:tc>
        <w:tc>
          <w:tcPr>
            <w:tcW w:w="1986" w:type="dxa"/>
          </w:tcPr>
          <w:p w:rsidR="00140E55" w:rsidRDefault="00140E55" w:rsidP="00CD533D">
            <w:r>
              <w:t>MATERIAL</w:t>
            </w:r>
          </w:p>
        </w:tc>
      </w:tr>
      <w:tr w:rsidR="00140E55" w:rsidRPr="00656B1D" w:rsidTr="00CD533D">
        <w:tc>
          <w:tcPr>
            <w:tcW w:w="2338" w:type="dxa"/>
          </w:tcPr>
          <w:p w:rsidR="00140E55" w:rsidRPr="00656B1D" w:rsidRDefault="00140E55" w:rsidP="00CD533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  <w:r w:rsidR="00B41C40">
              <w:rPr>
                <w:b/>
                <w:sz w:val="28"/>
                <w:szCs w:val="28"/>
              </w:rPr>
              <w:t xml:space="preserve"> “</w:t>
            </w:r>
          </w:p>
        </w:tc>
        <w:tc>
          <w:tcPr>
            <w:tcW w:w="1560" w:type="dxa"/>
          </w:tcPr>
          <w:p w:rsidR="00140E55" w:rsidRPr="00656B1D" w:rsidRDefault="00140E55" w:rsidP="00CD533D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1.0 </w:t>
            </w:r>
            <w:r w:rsidRPr="00656B1D">
              <w:rPr>
                <w:b/>
                <w:sz w:val="28"/>
                <w:szCs w:val="28"/>
              </w:rPr>
              <w:t xml:space="preserve">  ”</w:t>
            </w:r>
          </w:p>
        </w:tc>
        <w:tc>
          <w:tcPr>
            <w:tcW w:w="1559" w:type="dxa"/>
          </w:tcPr>
          <w:p w:rsidR="00140E55" w:rsidRPr="00656B1D" w:rsidRDefault="00140E55" w:rsidP="00CD533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TUBULAR</w:t>
            </w:r>
          </w:p>
        </w:tc>
        <w:tc>
          <w:tcPr>
            <w:tcW w:w="1807" w:type="dxa"/>
          </w:tcPr>
          <w:p w:rsidR="00140E55" w:rsidRPr="00656B1D" w:rsidRDefault="00140E55" w:rsidP="00CD533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40</w:t>
            </w:r>
          </w:p>
        </w:tc>
        <w:tc>
          <w:tcPr>
            <w:tcW w:w="1986" w:type="dxa"/>
          </w:tcPr>
          <w:p w:rsidR="00140E55" w:rsidRPr="00656B1D" w:rsidRDefault="00140E55" w:rsidP="00CD533D">
            <w:pPr>
              <w:jc w:val="center"/>
              <w:rPr>
                <w:b/>
                <w:sz w:val="28"/>
                <w:szCs w:val="28"/>
              </w:rPr>
            </w:pPr>
            <w:r w:rsidRPr="00656B1D">
              <w:rPr>
                <w:b/>
                <w:sz w:val="28"/>
                <w:szCs w:val="28"/>
              </w:rPr>
              <w:t>BAJA   TPTE</w:t>
            </w:r>
          </w:p>
        </w:tc>
      </w:tr>
    </w:tbl>
    <w:p w:rsidR="00140E55" w:rsidRPr="00656B1D" w:rsidRDefault="00140E55" w:rsidP="00140E55">
      <w:pPr>
        <w:pStyle w:val="Ttulo2"/>
        <w:rPr>
          <w:sz w:val="28"/>
          <w:szCs w:val="28"/>
        </w:rPr>
      </w:pPr>
    </w:p>
    <w:p w:rsidR="00140E55" w:rsidRDefault="00140E55" w:rsidP="00140E55"/>
    <w:p w:rsidR="00140E55" w:rsidRDefault="00140E55" w:rsidP="00140E55">
      <w:pPr>
        <w:rPr>
          <w:b/>
          <w:bCs/>
          <w:u w:val="single"/>
        </w:rPr>
      </w:pPr>
    </w:p>
    <w:p w:rsidR="00140E55" w:rsidRDefault="00140E55" w:rsidP="00140E55">
      <w:r w:rsidRPr="0026453F">
        <w:rPr>
          <w:b/>
          <w:u w:val="single"/>
        </w:rPr>
        <w:t xml:space="preserve">MEZCLA </w:t>
      </w:r>
      <w:r>
        <w:t xml:space="preserve">  :     25     BAJA</w:t>
      </w:r>
    </w:p>
    <w:p w:rsidR="00140E55" w:rsidRDefault="00140E55" w:rsidP="00140E55">
      <w:r>
        <w:t xml:space="preserve">                           5</w:t>
      </w:r>
      <w:r>
        <w:tab/>
        <w:t xml:space="preserve">LINEAL       </w:t>
      </w:r>
    </w:p>
    <w:p w:rsidR="00140E55" w:rsidRDefault="00140E55" w:rsidP="00140E55"/>
    <w:p w:rsidR="00140E55" w:rsidRDefault="00140E55" w:rsidP="00140E55"/>
    <w:p w:rsidR="00140E55" w:rsidRDefault="00140E55" w:rsidP="00140E55"/>
    <w:p w:rsidR="00140E55" w:rsidRDefault="00140E55" w:rsidP="00140E55"/>
    <w:p w:rsidR="00140E55" w:rsidRDefault="00140E55" w:rsidP="00140E55">
      <w:r>
        <w:t>Agradezco la Amable colaboración.</w:t>
      </w:r>
    </w:p>
    <w:p w:rsidR="00140E55" w:rsidRDefault="00140E55" w:rsidP="00140E55"/>
    <w:p w:rsidR="00140E55" w:rsidRDefault="00140E55" w:rsidP="00140E55"/>
    <w:p w:rsidR="00140E55" w:rsidRDefault="00140E55" w:rsidP="00140E55"/>
    <w:p w:rsidR="00140E55" w:rsidRDefault="00140E55" w:rsidP="00140E55">
      <w:r>
        <w:t>Cordialmente</w:t>
      </w:r>
    </w:p>
    <w:p w:rsidR="00140E55" w:rsidRDefault="00140E55" w:rsidP="00140E55"/>
    <w:p w:rsidR="00140E55" w:rsidRDefault="00140E55" w:rsidP="00140E55"/>
    <w:p w:rsidR="00140E55" w:rsidRDefault="00140E55" w:rsidP="00140E55"/>
    <w:p w:rsidR="00140E55" w:rsidRDefault="00140E55" w:rsidP="00140E55">
      <w:r>
        <w:t>RICARDO CASAS ZAPATA</w:t>
      </w:r>
    </w:p>
    <w:p w:rsidR="00140E55" w:rsidRDefault="00140E55" w:rsidP="00140E55">
      <w:r>
        <w:t>Director</w:t>
      </w:r>
    </w:p>
    <w:p w:rsidR="00140E55" w:rsidRDefault="00140E55" w:rsidP="00140E55">
      <w:pPr>
        <w:rPr>
          <w:b/>
        </w:rPr>
      </w:pPr>
    </w:p>
    <w:p w:rsidR="00140E55" w:rsidRDefault="00140E55" w:rsidP="00140E55">
      <w:pPr>
        <w:rPr>
          <w:b/>
        </w:rPr>
      </w:pPr>
    </w:p>
    <w:p w:rsidR="00140E55" w:rsidRDefault="00140E55" w:rsidP="00140E55">
      <w:pPr>
        <w:rPr>
          <w:b/>
        </w:rPr>
      </w:pPr>
    </w:p>
    <w:p w:rsidR="00140E55" w:rsidRDefault="00140E55" w:rsidP="00140E55">
      <w:pPr>
        <w:rPr>
          <w:b/>
        </w:rPr>
      </w:pPr>
    </w:p>
    <w:p w:rsidR="00140E55" w:rsidRDefault="00140E55" w:rsidP="005450D8">
      <w:pPr>
        <w:rPr>
          <w:b/>
        </w:rPr>
      </w:pPr>
    </w:p>
    <w:p w:rsidR="00326618" w:rsidRDefault="00326618" w:rsidP="005450D8">
      <w:pPr>
        <w:rPr>
          <w:b/>
        </w:rPr>
      </w:pPr>
    </w:p>
    <w:p w:rsidR="00326618" w:rsidRDefault="00326618" w:rsidP="005450D8">
      <w:pPr>
        <w:rPr>
          <w:b/>
        </w:rPr>
      </w:pPr>
    </w:p>
    <w:p w:rsidR="00326618" w:rsidRDefault="00326618" w:rsidP="00326618">
      <w:pPr>
        <w:rPr>
          <w:b/>
        </w:rPr>
      </w:pPr>
    </w:p>
    <w:p w:rsidR="00326618" w:rsidRDefault="00326618" w:rsidP="00326618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326618" w:rsidRDefault="00326618" w:rsidP="00326618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326618" w:rsidRDefault="00326618" w:rsidP="00326618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326618" w:rsidRDefault="00326618" w:rsidP="00326618">
      <w:pPr>
        <w:rPr>
          <w:b/>
          <w:bCs/>
          <w:sz w:val="20"/>
        </w:rPr>
      </w:pPr>
      <w:r>
        <w:rPr>
          <w:b/>
          <w:bCs/>
          <w:sz w:val="20"/>
        </w:rPr>
        <w:t>TEL:  4 44 46 64  ITAGUI.</w:t>
      </w:r>
    </w:p>
    <w:p w:rsidR="00326618" w:rsidRDefault="00326618" w:rsidP="00326618">
      <w:pPr>
        <w:rPr>
          <w:b/>
          <w:bCs/>
        </w:rPr>
      </w:pPr>
    </w:p>
    <w:p w:rsidR="00326618" w:rsidRDefault="00326618" w:rsidP="00326618">
      <w:pPr>
        <w:rPr>
          <w:b/>
        </w:rPr>
      </w:pPr>
    </w:p>
    <w:p w:rsidR="00326618" w:rsidRDefault="00326618" w:rsidP="00326618">
      <w:pPr>
        <w:pStyle w:val="Ttulo1"/>
      </w:pPr>
      <w:r>
        <w:t>ORDEN DE TRABAJO       N°      06198</w:t>
      </w:r>
    </w:p>
    <w:p w:rsidR="00326618" w:rsidRDefault="00326618" w:rsidP="00326618"/>
    <w:p w:rsidR="00326618" w:rsidRDefault="00AD7AAD" w:rsidP="00326618">
      <w:r>
        <w:t>FECHA:</w:t>
      </w:r>
      <w:r>
        <w:tab/>
        <w:t>Medellín, Marzo  02   de  2010</w:t>
      </w:r>
    </w:p>
    <w:p w:rsidR="00326618" w:rsidRDefault="00326618" w:rsidP="00326618">
      <w:r>
        <w:t>PARA:</w:t>
      </w:r>
      <w:r>
        <w:tab/>
      </w:r>
      <w:r>
        <w:tab/>
        <w:t>PLÁSTICOS DAR MA</w:t>
      </w:r>
    </w:p>
    <w:p w:rsidR="00326618" w:rsidRDefault="00326618" w:rsidP="00326618">
      <w:r>
        <w:t>ATENCIÓN:</w:t>
      </w:r>
      <w:r>
        <w:tab/>
        <w:t>Sr. Darío Jaramillo</w:t>
      </w:r>
    </w:p>
    <w:p w:rsidR="00326618" w:rsidRDefault="00326618" w:rsidP="00326618">
      <w:r>
        <w:tab/>
      </w:r>
      <w:r>
        <w:tab/>
        <w:t>Gerente.</w:t>
      </w:r>
    </w:p>
    <w:p w:rsidR="00326618" w:rsidRDefault="00326618" w:rsidP="00326618"/>
    <w:p w:rsidR="00326618" w:rsidRDefault="00326618" w:rsidP="00326618">
      <w:r>
        <w:t>Apreciado Don Darío :</w:t>
      </w:r>
    </w:p>
    <w:p w:rsidR="00326618" w:rsidRDefault="00326618" w:rsidP="00326618">
      <w:r>
        <w:t xml:space="preserve"> </w:t>
      </w:r>
    </w:p>
    <w:p w:rsidR="00326618" w:rsidRDefault="00326618" w:rsidP="00326618">
      <w:r>
        <w:t>Con la presente estamos solicitando el siguiente servicio de EXTRUSION E IMPRESION:</w:t>
      </w:r>
    </w:p>
    <w:p w:rsidR="00326618" w:rsidRDefault="00326618" w:rsidP="00326618"/>
    <w:p w:rsidR="00326618" w:rsidRDefault="00326618" w:rsidP="00326618">
      <w:pPr>
        <w:rPr>
          <w:b/>
          <w:bCs/>
          <w:u w:val="single"/>
        </w:rPr>
      </w:pPr>
      <w:r>
        <w:rPr>
          <w:b/>
          <w:bCs/>
          <w:u w:val="single"/>
        </w:rPr>
        <w:t>IMPRESIO</w:t>
      </w:r>
    </w:p>
    <w:p w:rsidR="00326618" w:rsidRPr="005B5BD2" w:rsidRDefault="00326618" w:rsidP="00326618">
      <w:pPr>
        <w:rPr>
          <w:b/>
        </w:rPr>
      </w:pPr>
      <w:r>
        <w:t>MATERIAL:</w:t>
      </w:r>
      <w:r>
        <w:tab/>
      </w:r>
      <w:r>
        <w:tab/>
        <w:t xml:space="preserve">Polietileno BAJA  </w:t>
      </w:r>
      <w:r>
        <w:rPr>
          <w:b/>
        </w:rPr>
        <w:t>Lamina</w:t>
      </w:r>
    </w:p>
    <w:p w:rsidR="00326618" w:rsidRPr="005B5BD2" w:rsidRDefault="00326618" w:rsidP="00326618">
      <w:pPr>
        <w:rPr>
          <w:b/>
        </w:rPr>
      </w:pPr>
      <w:r>
        <w:t>MEDIDA:</w:t>
      </w:r>
      <w:r>
        <w:tab/>
      </w:r>
      <w:r>
        <w:tab/>
      </w:r>
      <w:r w:rsidRPr="00587677">
        <w:rPr>
          <w:b/>
        </w:rPr>
        <w:t xml:space="preserve">56 </w:t>
      </w:r>
      <w:r w:rsidRPr="005B5BD2">
        <w:rPr>
          <w:b/>
        </w:rPr>
        <w:t xml:space="preserve">  Cms.</w:t>
      </w:r>
    </w:p>
    <w:p w:rsidR="00326618" w:rsidRPr="00263031" w:rsidRDefault="00326618" w:rsidP="00326618">
      <w:pPr>
        <w:rPr>
          <w:b/>
        </w:rPr>
      </w:pPr>
      <w:r>
        <w:t>CALIBRE:</w:t>
      </w:r>
      <w:r>
        <w:tab/>
      </w:r>
      <w:r>
        <w:tab/>
      </w:r>
      <w:r w:rsidRPr="00263031">
        <w:rPr>
          <w:b/>
        </w:rPr>
        <w:t>2.5  ”</w:t>
      </w:r>
    </w:p>
    <w:p w:rsidR="00326618" w:rsidRDefault="00326618" w:rsidP="00326618">
      <w:r>
        <w:t>COLOR:</w:t>
      </w:r>
      <w:r>
        <w:tab/>
      </w:r>
      <w:r>
        <w:tab/>
        <w:t>Transparente</w:t>
      </w:r>
    </w:p>
    <w:p w:rsidR="00326618" w:rsidRDefault="00326618" w:rsidP="00326618">
      <w:r>
        <w:t>TRATADO:</w:t>
      </w:r>
      <w:r>
        <w:tab/>
      </w:r>
      <w:r>
        <w:tab/>
        <w:t>1  Cara.</w:t>
      </w:r>
    </w:p>
    <w:p w:rsidR="00326618" w:rsidRDefault="00326618" w:rsidP="00326618">
      <w:pPr>
        <w:rPr>
          <w:b/>
          <w:bCs/>
        </w:rPr>
      </w:pPr>
      <w:r>
        <w:t>CANTIDAD:</w:t>
      </w:r>
      <w:r>
        <w:tab/>
      </w:r>
      <w:r>
        <w:tab/>
      </w:r>
      <w:r>
        <w:rPr>
          <w:b/>
        </w:rPr>
        <w:t>180</w:t>
      </w:r>
      <w:r>
        <w:t xml:space="preserve">   Kg.</w:t>
      </w:r>
    </w:p>
    <w:p w:rsidR="00326618" w:rsidRDefault="00326618" w:rsidP="00326618">
      <w:r>
        <w:t>COLORES:</w:t>
      </w:r>
      <w:r>
        <w:tab/>
      </w:r>
      <w:r>
        <w:tab/>
        <w:t>4  ( Azul  – Verde – Blanco – Rojo )</w:t>
      </w:r>
    </w:p>
    <w:p w:rsidR="00326618" w:rsidRDefault="00326618" w:rsidP="00326618">
      <w:r>
        <w:t>CARAS:</w:t>
      </w:r>
      <w:r>
        <w:tab/>
      </w:r>
      <w:r>
        <w:tab/>
        <w:t xml:space="preserve">2  </w:t>
      </w:r>
    </w:p>
    <w:p w:rsidR="00326618" w:rsidRDefault="00326618" w:rsidP="00326618">
      <w:r>
        <w:t>REPETICIÓN:</w:t>
      </w:r>
      <w:r>
        <w:tab/>
        <w:t xml:space="preserve">17.5  Cms. </w:t>
      </w:r>
    </w:p>
    <w:p w:rsidR="00326618" w:rsidRDefault="00326618" w:rsidP="00326618">
      <w:r>
        <w:t>BOLSA:</w:t>
      </w:r>
      <w:r>
        <w:tab/>
      </w:r>
      <w:r>
        <w:tab/>
        <w:t xml:space="preserve">17.5  X  28  Cms .    </w:t>
      </w:r>
    </w:p>
    <w:p w:rsidR="00326618" w:rsidRDefault="00326618" w:rsidP="00326618">
      <w:r>
        <w:t>RODILLO :                35</w:t>
      </w:r>
    </w:p>
    <w:p w:rsidR="00326618" w:rsidRDefault="00326618" w:rsidP="00326618">
      <w:r>
        <w:t>SELLADO:</w:t>
      </w:r>
      <w:r>
        <w:tab/>
      </w:r>
      <w:r>
        <w:tab/>
        <w:t xml:space="preserve">Lateral </w:t>
      </w:r>
    </w:p>
    <w:p w:rsidR="00326618" w:rsidRDefault="00326618" w:rsidP="00326618">
      <w:r>
        <w:t>REFERENCIA:</w:t>
      </w:r>
      <w:r>
        <w:tab/>
      </w:r>
      <w:r>
        <w:rPr>
          <w:b/>
        </w:rPr>
        <w:t>TORTA DE  PESCADO X  9 (PESCADOS Y PREPARADOS  )</w:t>
      </w:r>
    </w:p>
    <w:p w:rsidR="00326618" w:rsidRDefault="00326618" w:rsidP="00326618">
      <w:r>
        <w:tab/>
      </w:r>
      <w:r>
        <w:tab/>
      </w:r>
      <w:r>
        <w:tab/>
      </w:r>
    </w:p>
    <w:p w:rsidR="00326618" w:rsidRDefault="00326618" w:rsidP="00326618">
      <w:r>
        <w:rPr>
          <w:b/>
          <w:bCs/>
          <w:u w:val="single"/>
        </w:rPr>
        <w:t>NOTA:</w:t>
      </w:r>
      <w:r>
        <w:t xml:space="preserve">  - Los cy</w:t>
      </w:r>
      <w:r w:rsidR="00DA68D0">
        <w:t>reles los  en  su  planta</w:t>
      </w:r>
    </w:p>
    <w:p w:rsidR="00326618" w:rsidRDefault="00326618" w:rsidP="00326618">
      <w:pPr>
        <w:numPr>
          <w:ilvl w:val="0"/>
          <w:numId w:val="2"/>
        </w:numPr>
      </w:pPr>
      <w:r>
        <w:t>Tonos de impresión igual al ultimo montaje.</w:t>
      </w:r>
    </w:p>
    <w:p w:rsidR="00326618" w:rsidRDefault="00326618" w:rsidP="00326618">
      <w:pPr>
        <w:numPr>
          <w:ilvl w:val="0"/>
          <w:numId w:val="2"/>
        </w:numPr>
      </w:pPr>
      <w:r>
        <w:t>Colocar pie de imprenta de P:U.</w:t>
      </w:r>
    </w:p>
    <w:p w:rsidR="00326618" w:rsidRDefault="00326618" w:rsidP="00326618">
      <w:pPr>
        <w:numPr>
          <w:ilvl w:val="0"/>
          <w:numId w:val="2"/>
        </w:numPr>
        <w:rPr>
          <w:b/>
          <w:u w:val="single"/>
        </w:rPr>
      </w:pPr>
      <w:r>
        <w:rPr>
          <w:b/>
          <w:u w:val="single"/>
        </w:rPr>
        <w:t>SE  APRUEBA  IMPRESION</w:t>
      </w:r>
    </w:p>
    <w:p w:rsidR="00326618" w:rsidRPr="007B67F6" w:rsidRDefault="00326618" w:rsidP="00326618">
      <w:pPr>
        <w:ind w:left="1500"/>
        <w:rPr>
          <w:b/>
          <w:u w:val="single"/>
        </w:rPr>
      </w:pPr>
    </w:p>
    <w:p w:rsidR="00326618" w:rsidRPr="007B67F6" w:rsidRDefault="00326618" w:rsidP="00326618">
      <w:pPr>
        <w:rPr>
          <w:b/>
          <w:u w:val="single"/>
        </w:rPr>
      </w:pPr>
    </w:p>
    <w:p w:rsidR="00326618" w:rsidRDefault="00326618" w:rsidP="00326618">
      <w:r>
        <w:t>Agradezco la atención y colaboración prestada.</w:t>
      </w:r>
    </w:p>
    <w:p w:rsidR="00326618" w:rsidRDefault="00326618" w:rsidP="00326618"/>
    <w:p w:rsidR="00326618" w:rsidRDefault="00326618" w:rsidP="00326618">
      <w:r>
        <w:t>Cordialmente,</w:t>
      </w:r>
    </w:p>
    <w:p w:rsidR="00326618" w:rsidRDefault="00326618" w:rsidP="00326618"/>
    <w:p w:rsidR="00326618" w:rsidRDefault="00326618" w:rsidP="00326618"/>
    <w:p w:rsidR="00326618" w:rsidRDefault="00326618" w:rsidP="00326618">
      <w:r>
        <w:t>RICARDO CASAS ZAPATA</w:t>
      </w:r>
    </w:p>
    <w:p w:rsidR="00326618" w:rsidRDefault="00326618" w:rsidP="00326618">
      <w:r>
        <w:t>Director.</w:t>
      </w:r>
    </w:p>
    <w:p w:rsidR="00326618" w:rsidRDefault="00326618" w:rsidP="005450D8">
      <w:pPr>
        <w:rPr>
          <w:b/>
        </w:rPr>
      </w:pPr>
    </w:p>
    <w:p w:rsidR="00471139" w:rsidRDefault="00471139" w:rsidP="005450D8">
      <w:pPr>
        <w:rPr>
          <w:b/>
        </w:rPr>
      </w:pPr>
    </w:p>
    <w:p w:rsidR="00471139" w:rsidRDefault="00471139" w:rsidP="005450D8">
      <w:pPr>
        <w:rPr>
          <w:b/>
        </w:rPr>
      </w:pPr>
    </w:p>
    <w:p w:rsidR="00471139" w:rsidRDefault="00471139" w:rsidP="005450D8">
      <w:pPr>
        <w:rPr>
          <w:b/>
        </w:rPr>
      </w:pPr>
    </w:p>
    <w:p w:rsidR="00471139" w:rsidRDefault="00471139" w:rsidP="00471139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471139" w:rsidRDefault="00471139" w:rsidP="00471139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471139" w:rsidRDefault="00471139" w:rsidP="00471139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471139" w:rsidRDefault="00471139" w:rsidP="00471139">
      <w:pPr>
        <w:rPr>
          <w:b/>
          <w:bCs/>
          <w:sz w:val="20"/>
        </w:rPr>
      </w:pPr>
      <w:r>
        <w:rPr>
          <w:b/>
          <w:bCs/>
          <w:sz w:val="20"/>
        </w:rPr>
        <w:t>TEL:  4 44 46 64  ITAGUI.</w:t>
      </w:r>
    </w:p>
    <w:p w:rsidR="00471139" w:rsidRDefault="00471139" w:rsidP="00471139">
      <w:pPr>
        <w:rPr>
          <w:b/>
          <w:bCs/>
        </w:rPr>
      </w:pPr>
    </w:p>
    <w:p w:rsidR="00471139" w:rsidRDefault="00471139" w:rsidP="00471139">
      <w:pPr>
        <w:rPr>
          <w:b/>
        </w:rPr>
      </w:pPr>
    </w:p>
    <w:p w:rsidR="00471139" w:rsidRDefault="00471139" w:rsidP="00471139">
      <w:pPr>
        <w:pStyle w:val="Ttulo1"/>
      </w:pPr>
      <w:r>
        <w:t>ORDEN DE TRABAJO       N°      06199</w:t>
      </w:r>
    </w:p>
    <w:p w:rsidR="00471139" w:rsidRDefault="00471139" w:rsidP="00471139"/>
    <w:p w:rsidR="00471139" w:rsidRDefault="00471139" w:rsidP="00471139">
      <w:r>
        <w:t>FECHA:</w:t>
      </w:r>
      <w:r>
        <w:tab/>
        <w:t>Mede</w:t>
      </w:r>
      <w:r w:rsidR="00E83E2D">
        <w:t>llín, Marzo  02</w:t>
      </w:r>
      <w:r>
        <w:t xml:space="preserve">    de  2010</w:t>
      </w:r>
    </w:p>
    <w:p w:rsidR="00471139" w:rsidRDefault="00471139" w:rsidP="00471139">
      <w:r>
        <w:t>PARA:</w:t>
      </w:r>
      <w:r>
        <w:tab/>
      </w:r>
      <w:r>
        <w:tab/>
        <w:t>PLÁSTICOS DAR MA</w:t>
      </w:r>
    </w:p>
    <w:p w:rsidR="00471139" w:rsidRDefault="00471139" w:rsidP="00471139">
      <w:r>
        <w:t>ATENCIÓN:</w:t>
      </w:r>
      <w:r>
        <w:tab/>
        <w:t>Sr. Darío Jaramillo</w:t>
      </w:r>
    </w:p>
    <w:p w:rsidR="00471139" w:rsidRDefault="00471139" w:rsidP="00471139">
      <w:r>
        <w:tab/>
      </w:r>
      <w:r>
        <w:tab/>
        <w:t>Gerente.</w:t>
      </w:r>
    </w:p>
    <w:p w:rsidR="00471139" w:rsidRDefault="00471139" w:rsidP="00471139"/>
    <w:p w:rsidR="00471139" w:rsidRDefault="00471139" w:rsidP="00471139">
      <w:r>
        <w:t>Apreciado Don Darío :</w:t>
      </w:r>
    </w:p>
    <w:p w:rsidR="00471139" w:rsidRDefault="00471139" w:rsidP="00471139">
      <w:r>
        <w:t xml:space="preserve"> </w:t>
      </w:r>
    </w:p>
    <w:p w:rsidR="00471139" w:rsidRDefault="00471139" w:rsidP="00471139">
      <w:r>
        <w:t>Con la presente estamos solicitando el siguiente servicio de EXTRUSION E IMPRESION:</w:t>
      </w:r>
    </w:p>
    <w:p w:rsidR="00471139" w:rsidRDefault="00471139" w:rsidP="00471139"/>
    <w:p w:rsidR="00471139" w:rsidRDefault="00471139" w:rsidP="00471139">
      <w:pPr>
        <w:rPr>
          <w:b/>
          <w:bCs/>
          <w:u w:val="single"/>
        </w:rPr>
      </w:pPr>
      <w:r>
        <w:rPr>
          <w:b/>
          <w:bCs/>
          <w:u w:val="single"/>
        </w:rPr>
        <w:t>IMPRESIO</w:t>
      </w:r>
    </w:p>
    <w:p w:rsidR="00471139" w:rsidRPr="005B5BD2" w:rsidRDefault="00471139" w:rsidP="00471139">
      <w:pPr>
        <w:rPr>
          <w:b/>
        </w:rPr>
      </w:pPr>
      <w:r>
        <w:t>MATERIAL:</w:t>
      </w:r>
      <w:r>
        <w:tab/>
      </w:r>
      <w:r>
        <w:tab/>
        <w:t xml:space="preserve">Polietileno BAJA  </w:t>
      </w:r>
      <w:r>
        <w:rPr>
          <w:b/>
        </w:rPr>
        <w:t>Lamina</w:t>
      </w:r>
    </w:p>
    <w:p w:rsidR="00471139" w:rsidRPr="005B5BD2" w:rsidRDefault="00471139" w:rsidP="00471139">
      <w:pPr>
        <w:rPr>
          <w:b/>
        </w:rPr>
      </w:pPr>
      <w:r>
        <w:t>MEDIDA:</w:t>
      </w:r>
      <w:r>
        <w:tab/>
      </w:r>
      <w:r>
        <w:tab/>
      </w:r>
      <w:r w:rsidRPr="00587677">
        <w:rPr>
          <w:b/>
        </w:rPr>
        <w:t xml:space="preserve">56 </w:t>
      </w:r>
      <w:r w:rsidRPr="005B5BD2">
        <w:rPr>
          <w:b/>
        </w:rPr>
        <w:t xml:space="preserve">  Cms.</w:t>
      </w:r>
    </w:p>
    <w:p w:rsidR="00471139" w:rsidRPr="00263031" w:rsidRDefault="00471139" w:rsidP="00471139">
      <w:pPr>
        <w:rPr>
          <w:b/>
        </w:rPr>
      </w:pPr>
      <w:r>
        <w:t>CALIBRE:</w:t>
      </w:r>
      <w:r>
        <w:tab/>
      </w:r>
      <w:r>
        <w:tab/>
      </w:r>
      <w:r w:rsidRPr="00263031">
        <w:rPr>
          <w:b/>
        </w:rPr>
        <w:t>2.5  ”</w:t>
      </w:r>
    </w:p>
    <w:p w:rsidR="00471139" w:rsidRDefault="00471139" w:rsidP="00471139">
      <w:r>
        <w:t>COLOR:</w:t>
      </w:r>
      <w:r>
        <w:tab/>
      </w:r>
      <w:r>
        <w:tab/>
        <w:t>Transparente</w:t>
      </w:r>
    </w:p>
    <w:p w:rsidR="00471139" w:rsidRDefault="00471139" w:rsidP="00471139">
      <w:r>
        <w:t>TRATADO:</w:t>
      </w:r>
      <w:r>
        <w:tab/>
      </w:r>
      <w:r>
        <w:tab/>
        <w:t>1  Cara.</w:t>
      </w:r>
    </w:p>
    <w:p w:rsidR="00471139" w:rsidRDefault="00471139" w:rsidP="00471139">
      <w:pPr>
        <w:rPr>
          <w:b/>
          <w:bCs/>
        </w:rPr>
      </w:pPr>
      <w:r>
        <w:t>CANTIDAD:</w:t>
      </w:r>
      <w:r>
        <w:tab/>
      </w:r>
      <w:r>
        <w:tab/>
      </w:r>
      <w:r>
        <w:rPr>
          <w:b/>
        </w:rPr>
        <w:t>180</w:t>
      </w:r>
      <w:r>
        <w:t xml:space="preserve">   Kg.</w:t>
      </w:r>
    </w:p>
    <w:p w:rsidR="00471139" w:rsidRDefault="00471139" w:rsidP="00471139">
      <w:r>
        <w:t>COLORES:</w:t>
      </w:r>
      <w:r>
        <w:tab/>
      </w:r>
      <w:r>
        <w:tab/>
        <w:t>4  ( Azul  – Verde – Blanco – Rojo )</w:t>
      </w:r>
    </w:p>
    <w:p w:rsidR="00471139" w:rsidRDefault="00471139" w:rsidP="00471139">
      <w:r>
        <w:t>CARAS:</w:t>
      </w:r>
      <w:r>
        <w:tab/>
      </w:r>
      <w:r>
        <w:tab/>
        <w:t xml:space="preserve">2  </w:t>
      </w:r>
    </w:p>
    <w:p w:rsidR="00471139" w:rsidRDefault="00471139" w:rsidP="00471139">
      <w:r>
        <w:t>REPETICIÓN:</w:t>
      </w:r>
      <w:r>
        <w:tab/>
        <w:t xml:space="preserve">17.5  Cms. </w:t>
      </w:r>
    </w:p>
    <w:p w:rsidR="00471139" w:rsidRDefault="00471139" w:rsidP="00471139">
      <w:r>
        <w:t>BOLSA:</w:t>
      </w:r>
      <w:r>
        <w:tab/>
      </w:r>
      <w:r>
        <w:tab/>
        <w:t xml:space="preserve">17.5  X  28  Cms .    </w:t>
      </w:r>
    </w:p>
    <w:p w:rsidR="00471139" w:rsidRDefault="00471139" w:rsidP="00471139">
      <w:r>
        <w:t>RODILLO :                35</w:t>
      </w:r>
    </w:p>
    <w:p w:rsidR="00471139" w:rsidRDefault="00471139" w:rsidP="00471139">
      <w:r>
        <w:t>SELLADO:</w:t>
      </w:r>
      <w:r>
        <w:tab/>
      </w:r>
      <w:r>
        <w:tab/>
        <w:t xml:space="preserve">Lateral </w:t>
      </w:r>
    </w:p>
    <w:p w:rsidR="00471139" w:rsidRDefault="00471139" w:rsidP="00471139">
      <w:r>
        <w:t>REFERENCIA:</w:t>
      </w:r>
      <w:r>
        <w:tab/>
      </w:r>
      <w:r>
        <w:rPr>
          <w:b/>
        </w:rPr>
        <w:t>TORTA DE  PESCADO  X  9</w:t>
      </w:r>
      <w:r w:rsidRPr="0046619D">
        <w:rPr>
          <w:b/>
        </w:rPr>
        <w:t xml:space="preserve">  (</w:t>
      </w:r>
      <w:r>
        <w:rPr>
          <w:b/>
        </w:rPr>
        <w:t xml:space="preserve"> </w:t>
      </w:r>
      <w:r w:rsidRPr="0046619D">
        <w:rPr>
          <w:b/>
        </w:rPr>
        <w:t>EVELMAR</w:t>
      </w:r>
      <w:r>
        <w:rPr>
          <w:b/>
        </w:rPr>
        <w:t xml:space="preserve">  )</w:t>
      </w:r>
    </w:p>
    <w:p w:rsidR="00471139" w:rsidRDefault="00471139" w:rsidP="00471139">
      <w:r>
        <w:tab/>
      </w:r>
      <w:r>
        <w:tab/>
      </w:r>
      <w:r>
        <w:tab/>
      </w:r>
    </w:p>
    <w:p w:rsidR="00471139" w:rsidRDefault="00471139" w:rsidP="00471139">
      <w:r>
        <w:rPr>
          <w:b/>
          <w:bCs/>
          <w:u w:val="single"/>
        </w:rPr>
        <w:t>NOTA:</w:t>
      </w:r>
      <w:r>
        <w:t xml:space="preserve">  - Los cyreles se encuentran en su planta</w:t>
      </w:r>
      <w:r w:rsidRPr="00DA524A">
        <w:rPr>
          <w:b/>
          <w:sz w:val="28"/>
          <w:szCs w:val="28"/>
        </w:rPr>
        <w:t>..(  se anexa parte  Trasera )</w:t>
      </w:r>
    </w:p>
    <w:p w:rsidR="00471139" w:rsidRDefault="00471139" w:rsidP="00471139">
      <w:pPr>
        <w:numPr>
          <w:ilvl w:val="0"/>
          <w:numId w:val="2"/>
        </w:numPr>
      </w:pPr>
      <w:r>
        <w:t>Tonos de impresión igual al ultimo montaje.</w:t>
      </w:r>
    </w:p>
    <w:p w:rsidR="00471139" w:rsidRDefault="00471139" w:rsidP="00471139">
      <w:pPr>
        <w:numPr>
          <w:ilvl w:val="0"/>
          <w:numId w:val="2"/>
        </w:numPr>
      </w:pPr>
      <w:r>
        <w:t>Colocar pie de imprenta de P:U.</w:t>
      </w:r>
    </w:p>
    <w:p w:rsidR="00471139" w:rsidRDefault="00471139" w:rsidP="00471139">
      <w:pPr>
        <w:numPr>
          <w:ilvl w:val="0"/>
          <w:numId w:val="2"/>
        </w:numPr>
        <w:rPr>
          <w:b/>
          <w:u w:val="single"/>
        </w:rPr>
      </w:pPr>
      <w:r>
        <w:rPr>
          <w:b/>
          <w:u w:val="single"/>
        </w:rPr>
        <w:t>Se  aprueba  impresión</w:t>
      </w:r>
    </w:p>
    <w:p w:rsidR="00471139" w:rsidRPr="007B67F6" w:rsidRDefault="00471139" w:rsidP="00471139">
      <w:pPr>
        <w:ind w:left="1500"/>
        <w:rPr>
          <w:b/>
          <w:u w:val="single"/>
        </w:rPr>
      </w:pPr>
    </w:p>
    <w:p w:rsidR="00471139" w:rsidRPr="007B67F6" w:rsidRDefault="00471139" w:rsidP="00471139">
      <w:pPr>
        <w:rPr>
          <w:b/>
          <w:u w:val="single"/>
        </w:rPr>
      </w:pPr>
    </w:p>
    <w:p w:rsidR="00471139" w:rsidRDefault="00471139" w:rsidP="00471139">
      <w:r>
        <w:t>Agradezco la atención y colaboración prestada.</w:t>
      </w:r>
    </w:p>
    <w:p w:rsidR="00471139" w:rsidRDefault="00471139" w:rsidP="00471139"/>
    <w:p w:rsidR="00471139" w:rsidRDefault="00471139" w:rsidP="00471139">
      <w:r>
        <w:t>Cordialmente,</w:t>
      </w:r>
    </w:p>
    <w:p w:rsidR="00471139" w:rsidRDefault="00471139" w:rsidP="00471139"/>
    <w:p w:rsidR="00471139" w:rsidRDefault="00471139" w:rsidP="00471139"/>
    <w:p w:rsidR="00471139" w:rsidRDefault="00471139" w:rsidP="00471139">
      <w:r>
        <w:t>RICARDO CASAS ZAPATA</w:t>
      </w:r>
    </w:p>
    <w:p w:rsidR="00471139" w:rsidRDefault="00471139" w:rsidP="00471139">
      <w:r>
        <w:t>Director.</w:t>
      </w:r>
    </w:p>
    <w:p w:rsidR="00471139" w:rsidRDefault="00471139" w:rsidP="00471139"/>
    <w:p w:rsidR="00471139" w:rsidRDefault="00471139" w:rsidP="005450D8">
      <w:pPr>
        <w:rPr>
          <w:b/>
        </w:rPr>
      </w:pPr>
    </w:p>
    <w:p w:rsidR="006E45B4" w:rsidRDefault="006E45B4" w:rsidP="005450D8">
      <w:pPr>
        <w:rPr>
          <w:b/>
        </w:rPr>
      </w:pPr>
    </w:p>
    <w:p w:rsidR="006E45B4" w:rsidRDefault="006E45B4" w:rsidP="005450D8">
      <w:pPr>
        <w:rPr>
          <w:b/>
        </w:rPr>
      </w:pPr>
    </w:p>
    <w:p w:rsidR="006E45B4" w:rsidRDefault="006E45B4" w:rsidP="005450D8">
      <w:pPr>
        <w:rPr>
          <w:b/>
        </w:rPr>
      </w:pPr>
    </w:p>
    <w:p w:rsidR="006E45B4" w:rsidRDefault="006E45B4" w:rsidP="006E45B4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6E45B4" w:rsidRDefault="006E45B4" w:rsidP="006E45B4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6E45B4" w:rsidRDefault="006E45B4" w:rsidP="006E45B4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6E45B4" w:rsidRDefault="006E45B4" w:rsidP="006E45B4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6E45B4" w:rsidRDefault="006E45B4" w:rsidP="006E45B4"/>
    <w:p w:rsidR="006E45B4" w:rsidRDefault="006E45B4" w:rsidP="006E45B4"/>
    <w:p w:rsidR="006E45B4" w:rsidRDefault="006E45B4" w:rsidP="006E45B4">
      <w:pPr>
        <w:pStyle w:val="Ttulo1"/>
      </w:pPr>
      <w:r>
        <w:t>ORDEN DE TRABAJO      N°      05972</w:t>
      </w:r>
    </w:p>
    <w:p w:rsidR="006E45B4" w:rsidRDefault="006E45B4" w:rsidP="006E45B4"/>
    <w:p w:rsidR="006E45B4" w:rsidRDefault="006E45B4" w:rsidP="006E45B4"/>
    <w:p w:rsidR="006E45B4" w:rsidRDefault="006E45B4" w:rsidP="006E45B4">
      <w:r>
        <w:t>FECHA:</w:t>
      </w:r>
      <w:r>
        <w:tab/>
        <w:t>Medellín,  Marzo  02    de    2010</w:t>
      </w:r>
    </w:p>
    <w:p w:rsidR="006E45B4" w:rsidRDefault="006E45B4" w:rsidP="006E45B4">
      <w:r>
        <w:t>PARA:</w:t>
      </w:r>
      <w:r>
        <w:tab/>
      </w:r>
      <w:r>
        <w:tab/>
        <w:t>PLÁSTICOS DARMA</w:t>
      </w:r>
    </w:p>
    <w:p w:rsidR="006E45B4" w:rsidRDefault="006E45B4" w:rsidP="006E45B4">
      <w:r>
        <w:t>ATENCIÓN:</w:t>
      </w:r>
      <w:r>
        <w:tab/>
        <w:t>Sr. DARIO JARAMILLO</w:t>
      </w:r>
    </w:p>
    <w:p w:rsidR="006E45B4" w:rsidRDefault="006E45B4" w:rsidP="006E45B4"/>
    <w:p w:rsidR="006E45B4" w:rsidRDefault="006E45B4" w:rsidP="006E45B4"/>
    <w:p w:rsidR="006E45B4" w:rsidRDefault="006E45B4" w:rsidP="006E45B4">
      <w:r>
        <w:t xml:space="preserve"> Apreciado Dn DARIO:</w:t>
      </w:r>
    </w:p>
    <w:p w:rsidR="006E45B4" w:rsidRDefault="006E45B4" w:rsidP="006E45B4"/>
    <w:p w:rsidR="006E45B4" w:rsidRDefault="006E45B4" w:rsidP="006E45B4">
      <w:r>
        <w:t>Con la presente estamos solicitando el siguiente material  :</w:t>
      </w:r>
    </w:p>
    <w:p w:rsidR="006E45B4" w:rsidRDefault="006E45B4" w:rsidP="006E45B4"/>
    <w:p w:rsidR="006E45B4" w:rsidRDefault="006E45B4" w:rsidP="006E45B4">
      <w:r>
        <w:rPr>
          <w:b/>
          <w:bCs/>
          <w:u w:val="single"/>
        </w:rPr>
        <w:t>EXTRUSION</w:t>
      </w:r>
      <w:r>
        <w:t>:</w:t>
      </w:r>
    </w:p>
    <w:p w:rsidR="006E45B4" w:rsidRDefault="006E45B4" w:rsidP="006E45B4"/>
    <w:p w:rsidR="006E45B4" w:rsidRDefault="006E45B4" w:rsidP="006E45B4"/>
    <w:tbl>
      <w:tblPr>
        <w:tblW w:w="9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338"/>
        <w:gridCol w:w="1560"/>
        <w:gridCol w:w="1559"/>
        <w:gridCol w:w="1807"/>
        <w:gridCol w:w="1986"/>
      </w:tblGrid>
      <w:tr w:rsidR="006E45B4" w:rsidTr="00CD533D">
        <w:tc>
          <w:tcPr>
            <w:tcW w:w="2338" w:type="dxa"/>
          </w:tcPr>
          <w:p w:rsidR="006E45B4" w:rsidRDefault="006E45B4" w:rsidP="00CD533D">
            <w:r>
              <w:t xml:space="preserve">MEDIDA EN  </w:t>
            </w:r>
          </w:p>
          <w:p w:rsidR="006E45B4" w:rsidRDefault="00CA7B93" w:rsidP="00CD533D">
            <w:r>
              <w:t>CENTIMETROS</w:t>
            </w:r>
          </w:p>
        </w:tc>
        <w:tc>
          <w:tcPr>
            <w:tcW w:w="1560" w:type="dxa"/>
          </w:tcPr>
          <w:p w:rsidR="006E45B4" w:rsidRDefault="006E45B4" w:rsidP="00CD533D">
            <w:r>
              <w:t>CALIBRE</w:t>
            </w:r>
          </w:p>
        </w:tc>
        <w:tc>
          <w:tcPr>
            <w:tcW w:w="1559" w:type="dxa"/>
          </w:tcPr>
          <w:p w:rsidR="006E45B4" w:rsidRDefault="006E45B4" w:rsidP="00CD533D">
            <w:r>
              <w:t>FORMA</w:t>
            </w:r>
          </w:p>
        </w:tc>
        <w:tc>
          <w:tcPr>
            <w:tcW w:w="1807" w:type="dxa"/>
          </w:tcPr>
          <w:p w:rsidR="006E45B4" w:rsidRDefault="006E45B4" w:rsidP="00CD533D">
            <w:r>
              <w:t>CANTIDAD EN KILOS</w:t>
            </w:r>
          </w:p>
        </w:tc>
        <w:tc>
          <w:tcPr>
            <w:tcW w:w="1986" w:type="dxa"/>
          </w:tcPr>
          <w:p w:rsidR="006E45B4" w:rsidRDefault="006E45B4" w:rsidP="00CD533D">
            <w:r>
              <w:t>MATERIAL</w:t>
            </w:r>
          </w:p>
        </w:tc>
      </w:tr>
      <w:tr w:rsidR="006E45B4" w:rsidRPr="00656B1D" w:rsidTr="00CD533D">
        <w:tc>
          <w:tcPr>
            <w:tcW w:w="2338" w:type="dxa"/>
          </w:tcPr>
          <w:p w:rsidR="006E45B4" w:rsidRPr="00656B1D" w:rsidRDefault="00CA7B93" w:rsidP="00CD533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18.3</w:t>
            </w:r>
          </w:p>
        </w:tc>
        <w:tc>
          <w:tcPr>
            <w:tcW w:w="1560" w:type="dxa"/>
          </w:tcPr>
          <w:p w:rsidR="006E45B4" w:rsidRPr="00656B1D" w:rsidRDefault="00CA7B93" w:rsidP="00CD533D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1.4</w:t>
            </w:r>
            <w:r w:rsidR="006E45B4">
              <w:rPr>
                <w:b/>
                <w:sz w:val="28"/>
                <w:szCs w:val="28"/>
              </w:rPr>
              <w:t xml:space="preserve"> </w:t>
            </w:r>
            <w:r w:rsidR="006E45B4" w:rsidRPr="00656B1D">
              <w:rPr>
                <w:b/>
                <w:sz w:val="28"/>
                <w:szCs w:val="28"/>
              </w:rPr>
              <w:t xml:space="preserve">  ”</w:t>
            </w:r>
          </w:p>
        </w:tc>
        <w:tc>
          <w:tcPr>
            <w:tcW w:w="1559" w:type="dxa"/>
          </w:tcPr>
          <w:p w:rsidR="006E45B4" w:rsidRPr="00656B1D" w:rsidRDefault="006E45B4" w:rsidP="00CD533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TUBULAR</w:t>
            </w:r>
          </w:p>
        </w:tc>
        <w:tc>
          <w:tcPr>
            <w:tcW w:w="1807" w:type="dxa"/>
          </w:tcPr>
          <w:p w:rsidR="006E45B4" w:rsidRPr="00656B1D" w:rsidRDefault="00CA7B93" w:rsidP="00CD533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  <w:r w:rsidR="006E45B4">
              <w:rPr>
                <w:b/>
                <w:sz w:val="28"/>
                <w:szCs w:val="28"/>
              </w:rPr>
              <w:t>40</w:t>
            </w:r>
          </w:p>
        </w:tc>
        <w:tc>
          <w:tcPr>
            <w:tcW w:w="1986" w:type="dxa"/>
          </w:tcPr>
          <w:p w:rsidR="006E45B4" w:rsidRPr="00656B1D" w:rsidRDefault="006E45B4" w:rsidP="00CD533D">
            <w:pPr>
              <w:jc w:val="center"/>
              <w:rPr>
                <w:b/>
                <w:sz w:val="28"/>
                <w:szCs w:val="28"/>
              </w:rPr>
            </w:pPr>
            <w:r w:rsidRPr="00656B1D">
              <w:rPr>
                <w:b/>
                <w:sz w:val="28"/>
                <w:szCs w:val="28"/>
              </w:rPr>
              <w:t>BAJA   TPTE</w:t>
            </w:r>
          </w:p>
        </w:tc>
      </w:tr>
    </w:tbl>
    <w:p w:rsidR="006E45B4" w:rsidRPr="00656B1D" w:rsidRDefault="006E45B4" w:rsidP="006E45B4">
      <w:pPr>
        <w:pStyle w:val="Ttulo2"/>
        <w:rPr>
          <w:sz w:val="28"/>
          <w:szCs w:val="28"/>
        </w:rPr>
      </w:pPr>
    </w:p>
    <w:p w:rsidR="006E45B4" w:rsidRDefault="006E45B4" w:rsidP="006E45B4"/>
    <w:p w:rsidR="006E45B4" w:rsidRDefault="006E45B4" w:rsidP="006E45B4">
      <w:pPr>
        <w:rPr>
          <w:b/>
          <w:bCs/>
          <w:u w:val="single"/>
        </w:rPr>
      </w:pPr>
    </w:p>
    <w:p w:rsidR="006E45B4" w:rsidRDefault="006E45B4" w:rsidP="006E45B4">
      <w:r w:rsidRPr="0026453F">
        <w:rPr>
          <w:b/>
          <w:u w:val="single"/>
        </w:rPr>
        <w:t xml:space="preserve">MEZCLA </w:t>
      </w:r>
      <w:r>
        <w:t xml:space="preserve">  :     25     BAJA</w:t>
      </w:r>
    </w:p>
    <w:p w:rsidR="006E45B4" w:rsidRDefault="00A1300E" w:rsidP="006E45B4">
      <w:r>
        <w:t xml:space="preserve">                           6</w:t>
      </w:r>
      <w:r w:rsidR="006E45B4">
        <w:tab/>
        <w:t xml:space="preserve">LINEAL       </w:t>
      </w:r>
    </w:p>
    <w:p w:rsidR="006E45B4" w:rsidRDefault="006E45B4" w:rsidP="006E45B4"/>
    <w:p w:rsidR="00A1300E" w:rsidRDefault="00A1300E" w:rsidP="006E45B4"/>
    <w:p w:rsidR="00CA7B93" w:rsidRDefault="00CA7B93" w:rsidP="006E45B4"/>
    <w:p w:rsidR="00CA7B93" w:rsidRPr="00CA7B93" w:rsidRDefault="00CA7B93" w:rsidP="006E45B4">
      <w:pPr>
        <w:rPr>
          <w:sz w:val="28"/>
          <w:szCs w:val="28"/>
        </w:rPr>
      </w:pPr>
      <w:r w:rsidRPr="00CA7B93">
        <w:rPr>
          <w:sz w:val="28"/>
          <w:szCs w:val="28"/>
        </w:rPr>
        <w:t>MATERIAL  SIN  TRATAR</w:t>
      </w:r>
    </w:p>
    <w:p w:rsidR="006E45B4" w:rsidRPr="00CA7B93" w:rsidRDefault="006E45B4" w:rsidP="006E45B4">
      <w:pPr>
        <w:rPr>
          <w:sz w:val="28"/>
          <w:szCs w:val="28"/>
        </w:rPr>
      </w:pPr>
    </w:p>
    <w:p w:rsidR="006E45B4" w:rsidRDefault="006E45B4" w:rsidP="006E45B4"/>
    <w:p w:rsidR="006E45B4" w:rsidRDefault="006E45B4" w:rsidP="006E45B4"/>
    <w:p w:rsidR="006E45B4" w:rsidRDefault="006E45B4" w:rsidP="006E45B4">
      <w:r>
        <w:t>Agradezco la Amable colaboración.</w:t>
      </w:r>
    </w:p>
    <w:p w:rsidR="006E45B4" w:rsidRDefault="006E45B4" w:rsidP="006E45B4"/>
    <w:p w:rsidR="006E45B4" w:rsidRDefault="006E45B4" w:rsidP="006E45B4"/>
    <w:p w:rsidR="006E45B4" w:rsidRDefault="006E45B4" w:rsidP="006E45B4"/>
    <w:p w:rsidR="006E45B4" w:rsidRDefault="006E45B4" w:rsidP="006E45B4">
      <w:r>
        <w:t>Cordialmente</w:t>
      </w:r>
    </w:p>
    <w:p w:rsidR="006E45B4" w:rsidRDefault="006E45B4" w:rsidP="006E45B4"/>
    <w:p w:rsidR="006E45B4" w:rsidRDefault="006E45B4" w:rsidP="006E45B4"/>
    <w:p w:rsidR="006E45B4" w:rsidRDefault="006E45B4" w:rsidP="006E45B4"/>
    <w:p w:rsidR="006E45B4" w:rsidRDefault="006E45B4" w:rsidP="006E45B4">
      <w:r>
        <w:t>RICARDO CASAS ZAPATA</w:t>
      </w:r>
    </w:p>
    <w:p w:rsidR="006E45B4" w:rsidRDefault="006E45B4" w:rsidP="006E45B4">
      <w:r>
        <w:t>Director</w:t>
      </w:r>
    </w:p>
    <w:p w:rsidR="006E45B4" w:rsidRDefault="006E45B4" w:rsidP="006E45B4">
      <w:pPr>
        <w:rPr>
          <w:b/>
        </w:rPr>
      </w:pPr>
    </w:p>
    <w:p w:rsidR="006E45B4" w:rsidRDefault="006E45B4" w:rsidP="006E45B4">
      <w:pPr>
        <w:rPr>
          <w:b/>
        </w:rPr>
      </w:pPr>
    </w:p>
    <w:p w:rsidR="006E45B4" w:rsidRDefault="006E45B4" w:rsidP="006E45B4">
      <w:pPr>
        <w:rPr>
          <w:b/>
        </w:rPr>
      </w:pPr>
    </w:p>
    <w:p w:rsidR="006E45B4" w:rsidRDefault="006E45B4" w:rsidP="006E45B4">
      <w:pPr>
        <w:rPr>
          <w:b/>
        </w:rPr>
      </w:pPr>
    </w:p>
    <w:p w:rsidR="00AE3840" w:rsidRDefault="00AE3840" w:rsidP="00AE3840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AE3840" w:rsidRDefault="00AE3840" w:rsidP="00AE3840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AE3840" w:rsidRDefault="00AE3840" w:rsidP="00AE3840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AE3840" w:rsidRDefault="00AE3840" w:rsidP="00AE3840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AE3840" w:rsidRDefault="00AE3840" w:rsidP="00AE3840"/>
    <w:p w:rsidR="00AE3840" w:rsidRDefault="00AE3840" w:rsidP="00AE3840"/>
    <w:p w:rsidR="00AE3840" w:rsidRDefault="00AE3840" w:rsidP="00AE3840">
      <w:pPr>
        <w:pStyle w:val="Ttulo1"/>
      </w:pPr>
      <w:r>
        <w:t>ORDEN DE TRABAJO      N°      05975</w:t>
      </w:r>
    </w:p>
    <w:p w:rsidR="00AE3840" w:rsidRDefault="00AE3840" w:rsidP="00AE3840"/>
    <w:p w:rsidR="00AE3840" w:rsidRDefault="00AE3840" w:rsidP="00AE3840"/>
    <w:p w:rsidR="00AE3840" w:rsidRDefault="00AE3840" w:rsidP="00AE3840">
      <w:r>
        <w:t>FECHA:</w:t>
      </w:r>
      <w:r>
        <w:tab/>
        <w:t>Medellín,  Marzo  02    de    2010</w:t>
      </w:r>
    </w:p>
    <w:p w:rsidR="00AE3840" w:rsidRDefault="00AE3840" w:rsidP="00AE3840">
      <w:r>
        <w:t>PARA:</w:t>
      </w:r>
      <w:r>
        <w:tab/>
      </w:r>
      <w:r>
        <w:tab/>
        <w:t>PLÁSTICOS DARMA</w:t>
      </w:r>
    </w:p>
    <w:p w:rsidR="00AE3840" w:rsidRDefault="00AE3840" w:rsidP="00AE3840">
      <w:r>
        <w:t>ATENCIÓN:</w:t>
      </w:r>
      <w:r>
        <w:tab/>
        <w:t>Sr. DARIO JARAMILLO</w:t>
      </w:r>
    </w:p>
    <w:p w:rsidR="00AE3840" w:rsidRDefault="00AE3840" w:rsidP="00AE3840"/>
    <w:p w:rsidR="00AE3840" w:rsidRDefault="00AE3840" w:rsidP="00AE3840"/>
    <w:p w:rsidR="00AE3840" w:rsidRDefault="00AE3840" w:rsidP="00AE3840">
      <w:r>
        <w:t xml:space="preserve"> Apreciado Dn DARIO:</w:t>
      </w:r>
    </w:p>
    <w:p w:rsidR="00AE3840" w:rsidRDefault="00AE3840" w:rsidP="00AE3840"/>
    <w:p w:rsidR="00AE3840" w:rsidRDefault="00AE3840" w:rsidP="00AE3840">
      <w:r>
        <w:t>Con la presente estamos solicitando el siguiente material  :</w:t>
      </w:r>
    </w:p>
    <w:p w:rsidR="00AE3840" w:rsidRDefault="00AE3840" w:rsidP="00AE3840"/>
    <w:p w:rsidR="00AE3840" w:rsidRDefault="00AE3840" w:rsidP="00AE3840">
      <w:r>
        <w:rPr>
          <w:b/>
          <w:bCs/>
          <w:u w:val="single"/>
        </w:rPr>
        <w:t>EXTRUSION</w:t>
      </w:r>
      <w:r>
        <w:t>:</w:t>
      </w:r>
    </w:p>
    <w:p w:rsidR="00AE3840" w:rsidRDefault="00AE3840" w:rsidP="00AE3840"/>
    <w:p w:rsidR="00AE3840" w:rsidRDefault="00AE3840" w:rsidP="00AE3840"/>
    <w:tbl>
      <w:tblPr>
        <w:tblW w:w="9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338"/>
        <w:gridCol w:w="1560"/>
        <w:gridCol w:w="1559"/>
        <w:gridCol w:w="1807"/>
        <w:gridCol w:w="1986"/>
      </w:tblGrid>
      <w:tr w:rsidR="00AE3840" w:rsidTr="00CD533D">
        <w:tc>
          <w:tcPr>
            <w:tcW w:w="2338" w:type="dxa"/>
          </w:tcPr>
          <w:p w:rsidR="00AE3840" w:rsidRDefault="00AE3840" w:rsidP="00CD533D">
            <w:r>
              <w:t xml:space="preserve">MEDIDA EN  </w:t>
            </w:r>
          </w:p>
          <w:p w:rsidR="00AE3840" w:rsidRDefault="00AE3840" w:rsidP="00CD533D">
            <w:r>
              <w:t>CENTIMETROS</w:t>
            </w:r>
          </w:p>
        </w:tc>
        <w:tc>
          <w:tcPr>
            <w:tcW w:w="1560" w:type="dxa"/>
          </w:tcPr>
          <w:p w:rsidR="00AE3840" w:rsidRDefault="00AE3840" w:rsidP="00CD533D">
            <w:r>
              <w:t>CALIBRE</w:t>
            </w:r>
          </w:p>
        </w:tc>
        <w:tc>
          <w:tcPr>
            <w:tcW w:w="1559" w:type="dxa"/>
          </w:tcPr>
          <w:p w:rsidR="00AE3840" w:rsidRDefault="00AE3840" w:rsidP="00CD533D">
            <w:r>
              <w:t>FORMA</w:t>
            </w:r>
          </w:p>
        </w:tc>
        <w:tc>
          <w:tcPr>
            <w:tcW w:w="1807" w:type="dxa"/>
          </w:tcPr>
          <w:p w:rsidR="00AE3840" w:rsidRDefault="00AE3840" w:rsidP="00CD533D">
            <w:r>
              <w:t>CANTIDAD EN KILOS</w:t>
            </w:r>
          </w:p>
        </w:tc>
        <w:tc>
          <w:tcPr>
            <w:tcW w:w="1986" w:type="dxa"/>
          </w:tcPr>
          <w:p w:rsidR="00AE3840" w:rsidRDefault="00AE3840" w:rsidP="00CD533D">
            <w:r>
              <w:t>MATERIAL</w:t>
            </w:r>
          </w:p>
        </w:tc>
      </w:tr>
      <w:tr w:rsidR="00AE3840" w:rsidRPr="00656B1D" w:rsidTr="00CD533D">
        <w:tc>
          <w:tcPr>
            <w:tcW w:w="2338" w:type="dxa"/>
          </w:tcPr>
          <w:p w:rsidR="00AE3840" w:rsidRPr="00656B1D" w:rsidRDefault="00AE3840" w:rsidP="00CD533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21.3</w:t>
            </w:r>
          </w:p>
        </w:tc>
        <w:tc>
          <w:tcPr>
            <w:tcW w:w="1560" w:type="dxa"/>
          </w:tcPr>
          <w:p w:rsidR="00AE3840" w:rsidRPr="00656B1D" w:rsidRDefault="00AE3840" w:rsidP="00CD533D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1.4 </w:t>
            </w:r>
            <w:r w:rsidRPr="00656B1D">
              <w:rPr>
                <w:b/>
                <w:sz w:val="28"/>
                <w:szCs w:val="28"/>
              </w:rPr>
              <w:t xml:space="preserve">  ”</w:t>
            </w:r>
          </w:p>
        </w:tc>
        <w:tc>
          <w:tcPr>
            <w:tcW w:w="1559" w:type="dxa"/>
          </w:tcPr>
          <w:p w:rsidR="00AE3840" w:rsidRPr="00656B1D" w:rsidRDefault="00AE3840" w:rsidP="00CD533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TUBULAR</w:t>
            </w:r>
          </w:p>
        </w:tc>
        <w:tc>
          <w:tcPr>
            <w:tcW w:w="1807" w:type="dxa"/>
          </w:tcPr>
          <w:p w:rsidR="00AE3840" w:rsidRPr="00656B1D" w:rsidRDefault="00AE3840" w:rsidP="00CD533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120</w:t>
            </w:r>
          </w:p>
        </w:tc>
        <w:tc>
          <w:tcPr>
            <w:tcW w:w="1986" w:type="dxa"/>
          </w:tcPr>
          <w:p w:rsidR="00AE3840" w:rsidRPr="00656B1D" w:rsidRDefault="00AE3840" w:rsidP="00CD533D">
            <w:pPr>
              <w:jc w:val="center"/>
              <w:rPr>
                <w:b/>
                <w:sz w:val="28"/>
                <w:szCs w:val="28"/>
              </w:rPr>
            </w:pPr>
            <w:r w:rsidRPr="00656B1D">
              <w:rPr>
                <w:b/>
                <w:sz w:val="28"/>
                <w:szCs w:val="28"/>
              </w:rPr>
              <w:t>BAJA   TPTE</w:t>
            </w:r>
          </w:p>
        </w:tc>
      </w:tr>
    </w:tbl>
    <w:p w:rsidR="00AE3840" w:rsidRPr="00656B1D" w:rsidRDefault="00AE3840" w:rsidP="00AE3840">
      <w:pPr>
        <w:pStyle w:val="Ttulo2"/>
        <w:rPr>
          <w:sz w:val="28"/>
          <w:szCs w:val="28"/>
        </w:rPr>
      </w:pPr>
    </w:p>
    <w:p w:rsidR="00AE3840" w:rsidRDefault="00AE3840" w:rsidP="00AE3840"/>
    <w:p w:rsidR="00AE3840" w:rsidRDefault="00AE3840" w:rsidP="00AE3840">
      <w:pPr>
        <w:rPr>
          <w:b/>
          <w:bCs/>
          <w:u w:val="single"/>
        </w:rPr>
      </w:pPr>
    </w:p>
    <w:p w:rsidR="00AE3840" w:rsidRDefault="00AE3840" w:rsidP="00AE3840">
      <w:r w:rsidRPr="0026453F">
        <w:rPr>
          <w:b/>
          <w:u w:val="single"/>
        </w:rPr>
        <w:t xml:space="preserve">MEZCLA </w:t>
      </w:r>
      <w:r>
        <w:t xml:space="preserve">  :     25     BAJA</w:t>
      </w:r>
    </w:p>
    <w:p w:rsidR="00AE3840" w:rsidRDefault="00AE3840" w:rsidP="00AE3840">
      <w:r>
        <w:t xml:space="preserve">                           6</w:t>
      </w:r>
      <w:r>
        <w:tab/>
        <w:t xml:space="preserve">LINEAL       </w:t>
      </w:r>
    </w:p>
    <w:p w:rsidR="00AE3840" w:rsidRDefault="00AE3840" w:rsidP="00AE3840"/>
    <w:p w:rsidR="00AE3840" w:rsidRDefault="00AE3840" w:rsidP="00AE3840"/>
    <w:p w:rsidR="00AE3840" w:rsidRDefault="00AE3840" w:rsidP="00AE3840"/>
    <w:p w:rsidR="00AE3840" w:rsidRPr="00CA7B93" w:rsidRDefault="00AE3840" w:rsidP="00AE3840">
      <w:pPr>
        <w:rPr>
          <w:sz w:val="28"/>
          <w:szCs w:val="28"/>
        </w:rPr>
      </w:pPr>
      <w:r w:rsidRPr="00CA7B93">
        <w:rPr>
          <w:sz w:val="28"/>
          <w:szCs w:val="28"/>
        </w:rPr>
        <w:t>MATERIAL  SIN  TRATAR</w:t>
      </w:r>
    </w:p>
    <w:p w:rsidR="00AE3840" w:rsidRPr="00CA7B93" w:rsidRDefault="00AE3840" w:rsidP="00AE3840">
      <w:pPr>
        <w:rPr>
          <w:sz w:val="28"/>
          <w:szCs w:val="28"/>
        </w:rPr>
      </w:pPr>
    </w:p>
    <w:p w:rsidR="00AE3840" w:rsidRDefault="00AE3840" w:rsidP="00AE3840"/>
    <w:p w:rsidR="00AE3840" w:rsidRDefault="00AE3840" w:rsidP="00AE3840"/>
    <w:p w:rsidR="00AE3840" w:rsidRDefault="00AE3840" w:rsidP="00AE3840">
      <w:r>
        <w:t>Agradezco la Amable colaboración.</w:t>
      </w:r>
    </w:p>
    <w:p w:rsidR="00AE3840" w:rsidRDefault="00AE3840" w:rsidP="00AE3840"/>
    <w:p w:rsidR="00AE3840" w:rsidRDefault="00AE3840" w:rsidP="00AE3840"/>
    <w:p w:rsidR="00AE3840" w:rsidRDefault="00AE3840" w:rsidP="00AE3840"/>
    <w:p w:rsidR="00AE3840" w:rsidRDefault="00AE3840" w:rsidP="00AE3840">
      <w:r>
        <w:t>Cordialmente</w:t>
      </w:r>
    </w:p>
    <w:p w:rsidR="00AE3840" w:rsidRDefault="00AE3840" w:rsidP="00AE3840"/>
    <w:p w:rsidR="00AE3840" w:rsidRDefault="00AE3840" w:rsidP="00AE3840"/>
    <w:p w:rsidR="00AE3840" w:rsidRDefault="00AE3840" w:rsidP="00AE3840"/>
    <w:p w:rsidR="00AE3840" w:rsidRDefault="00AE3840" w:rsidP="00AE3840">
      <w:r>
        <w:t>RICARDO CASAS ZAPATA</w:t>
      </w:r>
    </w:p>
    <w:p w:rsidR="00AE3840" w:rsidRDefault="00AE3840" w:rsidP="00AE3840">
      <w:r>
        <w:t>Director</w:t>
      </w:r>
    </w:p>
    <w:p w:rsidR="00AE3840" w:rsidRDefault="00AE3840" w:rsidP="00AE3840">
      <w:pPr>
        <w:rPr>
          <w:b/>
        </w:rPr>
      </w:pPr>
    </w:p>
    <w:p w:rsidR="006E45B4" w:rsidRDefault="006E45B4" w:rsidP="005450D8">
      <w:pPr>
        <w:rPr>
          <w:b/>
        </w:rPr>
      </w:pPr>
    </w:p>
    <w:p w:rsidR="00D63B29" w:rsidRDefault="00D63B29" w:rsidP="00D63B29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D63B29" w:rsidRDefault="00D63B29" w:rsidP="00D63B29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D63B29" w:rsidRDefault="00D63B29" w:rsidP="00D63B29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D63B29" w:rsidRDefault="00D63B29" w:rsidP="00D63B29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D63B29" w:rsidRDefault="00D63B29" w:rsidP="00D63B29">
      <w:pPr>
        <w:pStyle w:val="Ttulo1"/>
      </w:pPr>
    </w:p>
    <w:p w:rsidR="00D63B29" w:rsidRDefault="003066D9" w:rsidP="00D63B29">
      <w:pPr>
        <w:pStyle w:val="Ttulo1"/>
      </w:pPr>
      <w:r>
        <w:t>ORDEN DE TRABAJO     N°   06205</w:t>
      </w:r>
    </w:p>
    <w:p w:rsidR="00D63B29" w:rsidRDefault="00D63B29" w:rsidP="00D63B29"/>
    <w:p w:rsidR="00D63B29" w:rsidRDefault="00D63B29" w:rsidP="00D63B29">
      <w:r>
        <w:t>FECHA:</w:t>
      </w:r>
      <w:r>
        <w:tab/>
      </w:r>
      <w:r w:rsidR="003066D9">
        <w:t>Medellín, Marzo   02   de   2010</w:t>
      </w:r>
    </w:p>
    <w:p w:rsidR="00D63B29" w:rsidRDefault="00D63B29" w:rsidP="00D63B29">
      <w:r>
        <w:t>PARA:</w:t>
      </w:r>
      <w:r>
        <w:tab/>
      </w:r>
      <w:r>
        <w:tab/>
        <w:t>PLÁSTICOS DARMA</w:t>
      </w:r>
    </w:p>
    <w:p w:rsidR="00D63B29" w:rsidRDefault="00D63B29" w:rsidP="00D63B29">
      <w:r>
        <w:t>ATENCIÓN:</w:t>
      </w:r>
      <w:r>
        <w:tab/>
        <w:t>Sr. Darío Jaramillo</w:t>
      </w:r>
    </w:p>
    <w:p w:rsidR="00D63B29" w:rsidRDefault="00D63B29" w:rsidP="00D63B29">
      <w:r>
        <w:tab/>
      </w:r>
      <w:r>
        <w:tab/>
        <w:t>Gerente.</w:t>
      </w:r>
    </w:p>
    <w:p w:rsidR="00D63B29" w:rsidRDefault="00D63B29" w:rsidP="00D63B29"/>
    <w:p w:rsidR="00D63B29" w:rsidRDefault="00D63B29" w:rsidP="00D63B29">
      <w:r>
        <w:t>Apreciado Don Darío :</w:t>
      </w:r>
    </w:p>
    <w:p w:rsidR="00D63B29" w:rsidRDefault="00D63B29" w:rsidP="00D63B29">
      <w:r>
        <w:t xml:space="preserve"> </w:t>
      </w:r>
    </w:p>
    <w:p w:rsidR="00D63B29" w:rsidRDefault="00D63B29" w:rsidP="00D63B29">
      <w:r>
        <w:t>Con la presente estamos solicitando el siguiente servicio de EXTRUSION E IMPRESION:</w:t>
      </w:r>
    </w:p>
    <w:p w:rsidR="00D63B29" w:rsidRDefault="00D63B29" w:rsidP="00D63B29"/>
    <w:p w:rsidR="00D63B29" w:rsidRDefault="00D63B29" w:rsidP="00D63B29">
      <w:pPr>
        <w:rPr>
          <w:b/>
          <w:bCs/>
          <w:u w:val="single"/>
        </w:rPr>
      </w:pPr>
      <w:r>
        <w:rPr>
          <w:b/>
          <w:bCs/>
          <w:u w:val="single"/>
        </w:rPr>
        <w:t>EXTRUSIÓN:</w:t>
      </w:r>
    </w:p>
    <w:p w:rsidR="00D63B29" w:rsidRDefault="00D63B29" w:rsidP="00D63B29">
      <w:r>
        <w:t>MATERIAL:</w:t>
      </w:r>
      <w:r>
        <w:tab/>
      </w:r>
      <w:r>
        <w:tab/>
        <w:t xml:space="preserve">Polietileno BAJA  </w:t>
      </w:r>
      <w:r>
        <w:rPr>
          <w:u w:val="single"/>
        </w:rPr>
        <w:t xml:space="preserve">Tubular </w:t>
      </w:r>
    </w:p>
    <w:p w:rsidR="00D63B29" w:rsidRDefault="00D63B29" w:rsidP="00D63B29">
      <w:r>
        <w:t>MEDIDA:</w:t>
      </w:r>
      <w:r>
        <w:tab/>
      </w:r>
      <w:r>
        <w:tab/>
      </w:r>
      <w:r>
        <w:rPr>
          <w:b/>
        </w:rPr>
        <w:t>16.1</w:t>
      </w:r>
      <w:r>
        <w:t xml:space="preserve">    Cms.</w:t>
      </w:r>
    </w:p>
    <w:p w:rsidR="00D63B29" w:rsidRDefault="00D63B29" w:rsidP="00D63B29">
      <w:r>
        <w:t>CALIBRE:</w:t>
      </w:r>
      <w:r>
        <w:tab/>
      </w:r>
      <w:r>
        <w:tab/>
      </w:r>
      <w:r>
        <w:rPr>
          <w:b/>
        </w:rPr>
        <w:t xml:space="preserve">3.0 </w:t>
      </w:r>
      <w:r>
        <w:t xml:space="preserve">  ”</w:t>
      </w:r>
    </w:p>
    <w:p w:rsidR="00D63B29" w:rsidRDefault="00D63B29" w:rsidP="00D63B29">
      <w:r>
        <w:t>COLOR:</w:t>
      </w:r>
      <w:r>
        <w:tab/>
      </w:r>
      <w:r>
        <w:tab/>
        <w:t>Transparente</w:t>
      </w:r>
    </w:p>
    <w:p w:rsidR="00D63B29" w:rsidRDefault="00D63B29" w:rsidP="00D63B29">
      <w:r>
        <w:t>TRATADO:</w:t>
      </w:r>
      <w:r>
        <w:tab/>
      </w:r>
      <w:r>
        <w:tab/>
        <w:t>2  Caras.</w:t>
      </w:r>
    </w:p>
    <w:p w:rsidR="00D63B29" w:rsidRDefault="00D63B29" w:rsidP="00D63B29">
      <w:r>
        <w:t>MEZCLA:</w:t>
      </w:r>
      <w:r>
        <w:tab/>
      </w:r>
      <w:r>
        <w:tab/>
        <w:t xml:space="preserve">Baja  25  kg – Lineal  7.5  kg ( </w:t>
      </w:r>
      <w:r w:rsidRPr="00B3460D">
        <w:rPr>
          <w:b/>
          <w:u w:val="single"/>
        </w:rPr>
        <w:t>EXCENO  2601</w:t>
      </w:r>
      <w:r>
        <w:t xml:space="preserve"> 0 </w:t>
      </w:r>
      <w:r w:rsidRPr="00DB586F">
        <w:rPr>
          <w:sz w:val="20"/>
          <w:szCs w:val="20"/>
        </w:rPr>
        <w:t>SUPER HEXCENO</w:t>
      </w:r>
      <w:r>
        <w:t>)</w:t>
      </w:r>
    </w:p>
    <w:p w:rsidR="00D63B29" w:rsidRDefault="00D63B29" w:rsidP="00D63B29">
      <w:r>
        <w:t>CANTIDAD:</w:t>
      </w:r>
      <w:r>
        <w:tab/>
      </w:r>
      <w:r>
        <w:tab/>
        <w:t>240</w:t>
      </w:r>
      <w:r w:rsidRPr="00521768">
        <w:rPr>
          <w:b/>
        </w:rPr>
        <w:t xml:space="preserve">  </w:t>
      </w:r>
      <w:r>
        <w:t xml:space="preserve"> Kg.</w:t>
      </w:r>
    </w:p>
    <w:p w:rsidR="00D63B29" w:rsidRDefault="00D63B29" w:rsidP="00D63B29">
      <w:pPr>
        <w:rPr>
          <w:b/>
          <w:bCs/>
          <w:u w:val="single"/>
        </w:rPr>
      </w:pPr>
    </w:p>
    <w:p w:rsidR="00D63B29" w:rsidRDefault="00D63B29" w:rsidP="00D63B29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D63B29" w:rsidRDefault="00D63B29" w:rsidP="00D63B29">
      <w:r>
        <w:t>COLORES:</w:t>
      </w:r>
      <w:r>
        <w:tab/>
      </w:r>
      <w:r>
        <w:tab/>
        <w:t>5  ( Blanco – Amarillo 123 C– Verde 356 C  - Negro–Verde 361 C )  CARAS:</w:t>
      </w:r>
      <w:r>
        <w:tab/>
      </w:r>
      <w:r>
        <w:tab/>
        <w:t>2  ( 4  x 2  - 4 x 2 ) Tambor  Central con angulo</w:t>
      </w:r>
    </w:p>
    <w:p w:rsidR="00D63B29" w:rsidRDefault="00D63B29" w:rsidP="00D63B29">
      <w:r>
        <w:t>REPETICIÓN:</w:t>
      </w:r>
      <w:r>
        <w:tab/>
        <w:t xml:space="preserve">35    Cms. </w:t>
      </w:r>
    </w:p>
    <w:p w:rsidR="00D63B29" w:rsidRDefault="00D63B29" w:rsidP="00D63B29">
      <w:r>
        <w:t>RODILLO :                35</w:t>
      </w:r>
    </w:p>
    <w:p w:rsidR="00D63B29" w:rsidRDefault="00D63B29" w:rsidP="00D63B29">
      <w:r>
        <w:t>SELLADO:</w:t>
      </w:r>
      <w:r>
        <w:tab/>
      </w:r>
      <w:r>
        <w:tab/>
        <w:t>Fondo</w:t>
      </w:r>
    </w:p>
    <w:p w:rsidR="00D63B29" w:rsidRDefault="00D63B29" w:rsidP="00D63B29">
      <w:pPr>
        <w:rPr>
          <w:b/>
        </w:rPr>
      </w:pPr>
      <w:r>
        <w:t>REFERENCIA:</w:t>
      </w:r>
      <w:r>
        <w:tab/>
      </w:r>
      <w:r>
        <w:rPr>
          <w:b/>
        </w:rPr>
        <w:t>CANOA  GENERICA   900  gms</w:t>
      </w:r>
    </w:p>
    <w:p w:rsidR="00D63B29" w:rsidRDefault="00D63B29" w:rsidP="00D63B29">
      <w:pPr>
        <w:rPr>
          <w:b/>
        </w:rPr>
      </w:pPr>
      <w:r>
        <w:rPr>
          <w:b/>
        </w:rPr>
        <w:tab/>
      </w:r>
      <w:r>
        <w:rPr>
          <w:b/>
        </w:rPr>
        <w:tab/>
      </w:r>
    </w:p>
    <w:p w:rsidR="00D63B29" w:rsidRDefault="00D63B29" w:rsidP="00D63B29"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D63B29" w:rsidRDefault="00D63B29" w:rsidP="00D63B29">
      <w:r>
        <w:rPr>
          <w:b/>
          <w:bCs/>
          <w:u w:val="single"/>
        </w:rPr>
        <w:t>NOTA:</w:t>
      </w:r>
      <w:r>
        <w:t xml:space="preserve">             - L</w:t>
      </w:r>
      <w:r w:rsidR="00EE072D">
        <w:t>os cyreles   en  su  planta</w:t>
      </w:r>
    </w:p>
    <w:p w:rsidR="00D63B29" w:rsidRDefault="00D63B29" w:rsidP="00D63B29">
      <w:pPr>
        <w:numPr>
          <w:ilvl w:val="0"/>
          <w:numId w:val="2"/>
        </w:numPr>
      </w:pPr>
      <w:r>
        <w:t>Altura y tonos según   Muestra  Fisica</w:t>
      </w:r>
    </w:p>
    <w:p w:rsidR="00D63B29" w:rsidRDefault="00D63B29" w:rsidP="00D63B29">
      <w:pPr>
        <w:numPr>
          <w:ilvl w:val="0"/>
          <w:numId w:val="2"/>
        </w:numPr>
      </w:pPr>
      <w:r>
        <w:t>SE   APRUEBA  IMPRESIÓN</w:t>
      </w:r>
    </w:p>
    <w:p w:rsidR="00D63B29" w:rsidRPr="00182977" w:rsidRDefault="00D63B29" w:rsidP="00D63B29">
      <w:pPr>
        <w:numPr>
          <w:ilvl w:val="0"/>
          <w:numId w:val="2"/>
        </w:numPr>
        <w:rPr>
          <w:u w:val="single"/>
        </w:rPr>
      </w:pPr>
      <w:r w:rsidRPr="00182977">
        <w:rPr>
          <w:u w:val="single"/>
        </w:rPr>
        <w:t>CONTROLAR BIEN LA  MEDIDAD.</w:t>
      </w:r>
    </w:p>
    <w:p w:rsidR="00D63B29" w:rsidRDefault="00D63B29" w:rsidP="00D63B29">
      <w:pPr>
        <w:numPr>
          <w:ilvl w:val="0"/>
          <w:numId w:val="2"/>
        </w:numPr>
      </w:pPr>
      <w:r>
        <w:t>UTILIZAR LINEAL  ESPECIAL</w:t>
      </w:r>
    </w:p>
    <w:p w:rsidR="00D63B29" w:rsidRPr="00547F4C" w:rsidRDefault="00D63B29" w:rsidP="00D63B29">
      <w:pPr>
        <w:rPr>
          <w:sz w:val="40"/>
          <w:szCs w:val="40"/>
        </w:rPr>
      </w:pPr>
    </w:p>
    <w:p w:rsidR="00D63B29" w:rsidRDefault="00D63B29" w:rsidP="00D63B29"/>
    <w:p w:rsidR="00D63B29" w:rsidRDefault="00D63B29" w:rsidP="00D63B29">
      <w:r>
        <w:t>Agradezco la atención y colaboración prestada.</w:t>
      </w:r>
    </w:p>
    <w:p w:rsidR="00D63B29" w:rsidRDefault="00D63B29" w:rsidP="00D63B29"/>
    <w:p w:rsidR="00D63B29" w:rsidRDefault="00D63B29" w:rsidP="00D63B29"/>
    <w:p w:rsidR="00D63B29" w:rsidRDefault="00D63B29" w:rsidP="00D63B29">
      <w:r>
        <w:t>Cordialmente,</w:t>
      </w:r>
    </w:p>
    <w:p w:rsidR="00D63B29" w:rsidRDefault="00D63B29" w:rsidP="00D63B29"/>
    <w:p w:rsidR="00D63B29" w:rsidRDefault="00D63B29" w:rsidP="00D63B29"/>
    <w:p w:rsidR="00D63B29" w:rsidRDefault="00D63B29" w:rsidP="00D63B29">
      <w:r>
        <w:t>RICARDO CASAS ZAPATA</w:t>
      </w:r>
    </w:p>
    <w:p w:rsidR="00D63B29" w:rsidRDefault="00D63B29" w:rsidP="00D63B29">
      <w:r>
        <w:t>Director.</w:t>
      </w:r>
    </w:p>
    <w:p w:rsidR="00A3226C" w:rsidRDefault="00A3226C" w:rsidP="00A3226C">
      <w:pPr>
        <w:rPr>
          <w:b/>
        </w:rPr>
      </w:pPr>
    </w:p>
    <w:p w:rsidR="00A3226C" w:rsidRDefault="00A3226C" w:rsidP="00A3226C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A3226C" w:rsidRDefault="00A3226C" w:rsidP="00A3226C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A3226C" w:rsidRDefault="00A3226C" w:rsidP="00A3226C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A3226C" w:rsidRDefault="00A3226C" w:rsidP="00A3226C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A3226C" w:rsidRDefault="00A3226C" w:rsidP="00A3226C"/>
    <w:p w:rsidR="00A3226C" w:rsidRDefault="00A3226C" w:rsidP="00A3226C">
      <w:pPr>
        <w:pStyle w:val="Ttulo1"/>
      </w:pPr>
      <w:r>
        <w:t>ORDEN DE TRABAJO   N°      06202</w:t>
      </w:r>
    </w:p>
    <w:p w:rsidR="00A3226C" w:rsidRDefault="00A3226C" w:rsidP="00A3226C"/>
    <w:p w:rsidR="00A3226C" w:rsidRDefault="00A3226C" w:rsidP="00A3226C">
      <w:r>
        <w:t>FECHA:</w:t>
      </w:r>
      <w:r>
        <w:tab/>
        <w:t>Medellín, Marzo  02   de   2010</w:t>
      </w:r>
    </w:p>
    <w:p w:rsidR="00A3226C" w:rsidRDefault="00A3226C" w:rsidP="00A3226C">
      <w:r>
        <w:t>PARA:</w:t>
      </w:r>
      <w:r>
        <w:tab/>
      </w:r>
      <w:r>
        <w:tab/>
        <w:t>PLÁSTICOS   DARMA</w:t>
      </w:r>
    </w:p>
    <w:p w:rsidR="00A3226C" w:rsidRDefault="00A3226C" w:rsidP="00A3226C">
      <w:r>
        <w:t>ATENCIÓN:</w:t>
      </w:r>
      <w:r>
        <w:tab/>
        <w:t>Sr. DARIO JARAMILLO</w:t>
      </w:r>
    </w:p>
    <w:p w:rsidR="00A3226C" w:rsidRDefault="00A3226C" w:rsidP="00A3226C"/>
    <w:p w:rsidR="00A3226C" w:rsidRDefault="00A3226C" w:rsidP="00A3226C">
      <w:r>
        <w:t>Apreciado Dn DARIO:</w:t>
      </w:r>
    </w:p>
    <w:p w:rsidR="00A3226C" w:rsidRDefault="00A3226C" w:rsidP="00A3226C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A3226C" w:rsidRDefault="00A3226C" w:rsidP="00A3226C"/>
    <w:p w:rsidR="00A3226C" w:rsidRDefault="00A3226C" w:rsidP="00A3226C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A3226C" w:rsidRDefault="00A3226C" w:rsidP="00A3226C"/>
    <w:p w:rsidR="00A3226C" w:rsidRDefault="00A3226C" w:rsidP="00A3226C">
      <w:r>
        <w:t>MATERIAL :</w:t>
      </w:r>
      <w:r>
        <w:tab/>
      </w:r>
      <w:r>
        <w:tab/>
        <w:t>Polietileno de Baja  densidad   Blanco  Tubular</w:t>
      </w:r>
    </w:p>
    <w:p w:rsidR="00A3226C" w:rsidRDefault="00A3226C" w:rsidP="00A3226C">
      <w:r>
        <w:t>MEDIDA:</w:t>
      </w:r>
      <w:r>
        <w:tab/>
      </w:r>
      <w:r>
        <w:tab/>
      </w:r>
      <w:r w:rsidRPr="008D3CB8">
        <w:rPr>
          <w:b/>
        </w:rPr>
        <w:t>30</w:t>
      </w:r>
      <w:r>
        <w:t xml:space="preserve">   cms   </w:t>
      </w:r>
    </w:p>
    <w:p w:rsidR="00A3226C" w:rsidRDefault="00A3226C" w:rsidP="00A3226C">
      <w:r>
        <w:t>CALIBRE :</w:t>
      </w:r>
      <w:r>
        <w:tab/>
      </w:r>
      <w:r>
        <w:tab/>
      </w:r>
      <w:r w:rsidRPr="008D3CB8">
        <w:rPr>
          <w:b/>
        </w:rPr>
        <w:t>4.8</w:t>
      </w:r>
      <w:r>
        <w:t xml:space="preserve">   “</w:t>
      </w:r>
    </w:p>
    <w:p w:rsidR="00A3226C" w:rsidRDefault="00A3226C" w:rsidP="00A3226C">
      <w:r>
        <w:t>COLOR :</w:t>
      </w:r>
      <w:r>
        <w:tab/>
      </w:r>
      <w:r>
        <w:tab/>
        <w:t>Blanco</w:t>
      </w:r>
    </w:p>
    <w:p w:rsidR="00A3226C" w:rsidRPr="0007721A" w:rsidRDefault="00A3226C" w:rsidP="00A3226C">
      <w:r>
        <w:t xml:space="preserve">TRATADO : </w:t>
      </w:r>
      <w:r>
        <w:tab/>
      </w:r>
      <w:r>
        <w:tab/>
        <w:t>1  cara</w:t>
      </w:r>
    </w:p>
    <w:p w:rsidR="00A3226C" w:rsidRDefault="00A3226C" w:rsidP="00A3226C">
      <w:r>
        <w:t xml:space="preserve">CANTIDAD : </w:t>
      </w:r>
      <w:r>
        <w:tab/>
      </w:r>
      <w:r w:rsidRPr="001C4A3E">
        <w:rPr>
          <w:b/>
        </w:rPr>
        <w:t>280</w:t>
      </w:r>
      <w:r>
        <w:t xml:space="preserve">    kg</w:t>
      </w:r>
    </w:p>
    <w:p w:rsidR="00A3226C" w:rsidRDefault="00A3226C" w:rsidP="00A3226C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>2 ( Según muestra  )  ( Azul – Azul )</w:t>
      </w:r>
    </w:p>
    <w:p w:rsidR="00A3226C" w:rsidRDefault="00A3226C" w:rsidP="00A3226C">
      <w:r>
        <w:t xml:space="preserve">CARAS : </w:t>
      </w:r>
      <w:r>
        <w:tab/>
      </w:r>
      <w:r>
        <w:tab/>
        <w:t>2  ( 2  x  1  )</w:t>
      </w:r>
    </w:p>
    <w:p w:rsidR="00A3226C" w:rsidRDefault="00A3226C" w:rsidP="00A3226C">
      <w:r>
        <w:t xml:space="preserve">REPETICIÓN : </w:t>
      </w:r>
      <w:r>
        <w:tab/>
        <w:t>40   cms</w:t>
      </w:r>
    </w:p>
    <w:p w:rsidR="00A3226C" w:rsidRDefault="00A3226C" w:rsidP="00A3226C">
      <w:r>
        <w:t>RODILLO :</w:t>
      </w:r>
      <w:r>
        <w:tab/>
      </w:r>
      <w:r>
        <w:tab/>
        <w:t>40</w:t>
      </w:r>
    </w:p>
    <w:p w:rsidR="00A3226C" w:rsidRDefault="00A3226C" w:rsidP="00A3226C">
      <w:r>
        <w:t>BOLSA  :</w:t>
      </w:r>
      <w:r>
        <w:tab/>
      </w:r>
      <w:r>
        <w:tab/>
      </w:r>
      <w:r w:rsidRPr="00336CAC">
        <w:rPr>
          <w:b/>
        </w:rPr>
        <w:t>30  x  40   cm</w:t>
      </w:r>
      <w:r>
        <w:t xml:space="preserve">    </w:t>
      </w:r>
    </w:p>
    <w:p w:rsidR="00A3226C" w:rsidRDefault="00A3226C" w:rsidP="00A3226C">
      <w:r>
        <w:t>SELLADO .</w:t>
      </w:r>
      <w:r>
        <w:tab/>
      </w:r>
      <w:r>
        <w:tab/>
        <w:t xml:space="preserve">Fondo  Tipo  Servo </w:t>
      </w:r>
    </w:p>
    <w:p w:rsidR="00A3226C" w:rsidRDefault="00A3226C" w:rsidP="00A3226C">
      <w:r>
        <w:t>REFERENCIA :</w:t>
      </w:r>
      <w:r>
        <w:tab/>
      </w:r>
      <w:r w:rsidRPr="00F553FA">
        <w:rPr>
          <w:b/>
        </w:rPr>
        <w:t>TECNAS   5  KILOS</w:t>
      </w:r>
    </w:p>
    <w:p w:rsidR="00A3226C" w:rsidRDefault="00A3226C" w:rsidP="00A3226C"/>
    <w:p w:rsidR="00A3226C" w:rsidRDefault="00A3226C" w:rsidP="00A3226C"/>
    <w:p w:rsidR="00A3226C" w:rsidRDefault="00A3226C" w:rsidP="00A3226C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 w:rsidRPr="00F553FA">
        <w:rPr>
          <w:bCs/>
        </w:rPr>
        <w:t>Cyreles en su planta</w:t>
      </w:r>
      <w:r>
        <w:rPr>
          <w:b/>
          <w:bCs/>
        </w:rPr>
        <w:t>.</w:t>
      </w:r>
    </w:p>
    <w:p w:rsidR="00A3226C" w:rsidRDefault="00A3226C" w:rsidP="00A3226C">
      <w:r>
        <w:t xml:space="preserve">                   -   Anexo muestra física para   alturas y Tonos.</w:t>
      </w:r>
    </w:p>
    <w:p w:rsidR="00A3226C" w:rsidRDefault="00A3226C" w:rsidP="00A3226C">
      <w:r>
        <w:tab/>
        <w:t xml:space="preserve">        -  No colocar pie de Imprenta.</w:t>
      </w:r>
    </w:p>
    <w:p w:rsidR="00A3226C" w:rsidRDefault="00A3226C" w:rsidP="00A3226C">
      <w:pPr>
        <w:rPr>
          <w:b/>
          <w:u w:val="single"/>
        </w:rPr>
      </w:pPr>
      <w:r>
        <w:tab/>
        <w:t xml:space="preserve">        </w:t>
      </w:r>
      <w:r w:rsidRPr="00F553FA">
        <w:rPr>
          <w:b/>
        </w:rPr>
        <w:t xml:space="preserve">-   </w:t>
      </w:r>
      <w:r w:rsidRPr="00F553FA">
        <w:rPr>
          <w:b/>
          <w:u w:val="single"/>
        </w:rPr>
        <w:t>Utilizar tinta especial</w:t>
      </w:r>
      <w:r>
        <w:rPr>
          <w:b/>
          <w:u w:val="single"/>
        </w:rPr>
        <w:t xml:space="preserve">    </w:t>
      </w:r>
    </w:p>
    <w:p w:rsidR="00A3226C" w:rsidRDefault="00A3226C" w:rsidP="00A3226C">
      <w:pPr>
        <w:rPr>
          <w:b/>
        </w:rPr>
      </w:pP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A3226C" w:rsidRPr="0066704D" w:rsidRDefault="00A3226C" w:rsidP="00A3226C">
      <w:pPr>
        <w:rPr>
          <w:b/>
          <w:u w:val="single"/>
        </w:rPr>
      </w:pPr>
      <w:r>
        <w:rPr>
          <w:b/>
        </w:rPr>
        <w:tab/>
        <w:t xml:space="preserve">        -  EL MATERIAL LO ENVIA  P.U .</w:t>
      </w:r>
    </w:p>
    <w:p w:rsidR="00A3226C" w:rsidRPr="0066704D" w:rsidRDefault="00A3226C" w:rsidP="00A3226C">
      <w:pPr>
        <w:rPr>
          <w:b/>
        </w:rPr>
      </w:pPr>
    </w:p>
    <w:p w:rsidR="00A3226C" w:rsidRDefault="00A3226C" w:rsidP="00A3226C">
      <w:r>
        <w:tab/>
      </w:r>
      <w:r>
        <w:tab/>
      </w:r>
    </w:p>
    <w:p w:rsidR="00A3226C" w:rsidRDefault="00A3226C" w:rsidP="00A3226C">
      <w:r>
        <w:t>Agradezco la atención y colaboración prestada.</w:t>
      </w:r>
    </w:p>
    <w:p w:rsidR="00A3226C" w:rsidRDefault="00A3226C" w:rsidP="00A3226C"/>
    <w:p w:rsidR="00A3226C" w:rsidRDefault="00A3226C" w:rsidP="00A3226C"/>
    <w:p w:rsidR="00A3226C" w:rsidRDefault="00A3226C" w:rsidP="00A3226C"/>
    <w:p w:rsidR="00A3226C" w:rsidRDefault="00A3226C" w:rsidP="00A3226C">
      <w:r>
        <w:t>Cordialmente</w:t>
      </w:r>
    </w:p>
    <w:p w:rsidR="00A3226C" w:rsidRDefault="00A3226C" w:rsidP="00A3226C"/>
    <w:p w:rsidR="00A3226C" w:rsidRDefault="00A3226C" w:rsidP="00A3226C"/>
    <w:p w:rsidR="00A3226C" w:rsidRDefault="00A3226C" w:rsidP="00A3226C">
      <w:r>
        <w:t>RICARDO CASAS ZAPATA</w:t>
      </w:r>
    </w:p>
    <w:p w:rsidR="00A3226C" w:rsidRDefault="00A3226C" w:rsidP="00A3226C">
      <w:r>
        <w:t>Director.</w:t>
      </w:r>
    </w:p>
    <w:p w:rsidR="00D63B29" w:rsidRDefault="00D63B29" w:rsidP="005450D8">
      <w:pPr>
        <w:rPr>
          <w:b/>
        </w:rPr>
      </w:pPr>
    </w:p>
    <w:p w:rsidR="000B5DDB" w:rsidRDefault="000B5DDB" w:rsidP="005450D8">
      <w:pPr>
        <w:rPr>
          <w:b/>
        </w:rPr>
      </w:pPr>
    </w:p>
    <w:p w:rsidR="000B5DDB" w:rsidRDefault="000B5DDB" w:rsidP="000B5DDB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0B5DDB" w:rsidRDefault="000B5DDB" w:rsidP="000B5DDB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0B5DDB" w:rsidRDefault="000B5DDB" w:rsidP="000B5DDB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0B5DDB" w:rsidRDefault="000B5DDB" w:rsidP="000B5DDB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0B5DDB" w:rsidRDefault="000B5DDB" w:rsidP="000B5DDB"/>
    <w:p w:rsidR="000B5DDB" w:rsidRDefault="000B5DDB" w:rsidP="000B5DDB"/>
    <w:p w:rsidR="000B5DDB" w:rsidRDefault="000B5DDB" w:rsidP="000B5DDB">
      <w:pPr>
        <w:pStyle w:val="Ttulo1"/>
      </w:pPr>
      <w:r>
        <w:t>ORD EN DE TRABAJO    N°      06144</w:t>
      </w:r>
    </w:p>
    <w:p w:rsidR="000B5DDB" w:rsidRDefault="000B5DDB" w:rsidP="000B5DDB"/>
    <w:p w:rsidR="000B5DDB" w:rsidRDefault="000B5DDB" w:rsidP="000B5DDB">
      <w:r>
        <w:t>FECHA:</w:t>
      </w:r>
      <w:r>
        <w:tab/>
        <w:t>Medellín, Marzo    02    de   2010</w:t>
      </w:r>
    </w:p>
    <w:p w:rsidR="000B5DDB" w:rsidRDefault="000B5DDB" w:rsidP="000B5DDB">
      <w:r>
        <w:t>PARA:</w:t>
      </w:r>
      <w:r>
        <w:tab/>
      </w:r>
      <w:r>
        <w:tab/>
        <w:t>PLÁSTICOS DARMA</w:t>
      </w:r>
    </w:p>
    <w:p w:rsidR="000B5DDB" w:rsidRDefault="000B5DDB" w:rsidP="000B5DDB">
      <w:r>
        <w:t>ATENCIÓN:</w:t>
      </w:r>
      <w:r>
        <w:tab/>
        <w:t>Sr. Darío Jaramillo</w:t>
      </w:r>
    </w:p>
    <w:p w:rsidR="000B5DDB" w:rsidRDefault="000B5DDB" w:rsidP="000B5DDB">
      <w:r>
        <w:tab/>
      </w:r>
      <w:r>
        <w:tab/>
        <w:t>Gerente.</w:t>
      </w:r>
    </w:p>
    <w:p w:rsidR="000B5DDB" w:rsidRDefault="000B5DDB" w:rsidP="000B5DDB"/>
    <w:p w:rsidR="000B5DDB" w:rsidRDefault="000B5DDB" w:rsidP="000B5DDB">
      <w:r>
        <w:t>Apreciado Don Darío:</w:t>
      </w:r>
    </w:p>
    <w:p w:rsidR="000B5DDB" w:rsidRDefault="000B5DDB" w:rsidP="000B5DDB"/>
    <w:p w:rsidR="000B5DDB" w:rsidRDefault="000B5DDB" w:rsidP="000B5DDB">
      <w:r>
        <w:t>Con la presente estamos solicitando el siguiente Material   :</w:t>
      </w:r>
    </w:p>
    <w:p w:rsidR="000B5DDB" w:rsidRDefault="000B5DDB" w:rsidP="000B5DDB"/>
    <w:p w:rsidR="000B5DDB" w:rsidRDefault="000B5DDB" w:rsidP="000B5DDB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0B5DDB" w:rsidRDefault="000B5DDB" w:rsidP="000B5DDB">
      <w:pPr>
        <w:rPr>
          <w:b/>
          <w:bCs/>
          <w:u w:val="single"/>
        </w:rPr>
      </w:pPr>
    </w:p>
    <w:p w:rsidR="000B5DDB" w:rsidRDefault="000B5DDB" w:rsidP="000B5DDB">
      <w:r>
        <w:t>MATERIAL:</w:t>
      </w:r>
      <w:r>
        <w:tab/>
      </w:r>
      <w:r>
        <w:tab/>
        <w:t>Polietileno Alta Densidad Pigmentado BLANCO Tubular.</w:t>
      </w:r>
    </w:p>
    <w:p w:rsidR="000B5DDB" w:rsidRDefault="000B5DDB" w:rsidP="000B5DDB">
      <w:r>
        <w:t>MEDIDA:</w:t>
      </w:r>
      <w:r>
        <w:tab/>
      </w:r>
      <w:r>
        <w:tab/>
      </w:r>
      <w:r>
        <w:rPr>
          <w:b/>
        </w:rPr>
        <w:t>35</w:t>
      </w:r>
      <w:r w:rsidRPr="00444F82">
        <w:rPr>
          <w:b/>
        </w:rPr>
        <w:t xml:space="preserve">  Cms</w:t>
      </w:r>
      <w:r>
        <w:t>.</w:t>
      </w:r>
    </w:p>
    <w:p w:rsidR="000B5DDB" w:rsidRDefault="000B5DDB" w:rsidP="000B5DDB">
      <w:pPr>
        <w:rPr>
          <w:b/>
          <w:bCs/>
        </w:rPr>
      </w:pPr>
      <w:r>
        <w:t>CALIBRE:</w:t>
      </w:r>
      <w:r>
        <w:tab/>
      </w:r>
      <w:r>
        <w:tab/>
      </w:r>
      <w:r w:rsidRPr="00B460D7">
        <w:rPr>
          <w:b/>
        </w:rPr>
        <w:t>2.5</w:t>
      </w:r>
      <w:r>
        <w:t xml:space="preserve"> </w:t>
      </w:r>
      <w:r>
        <w:rPr>
          <w:b/>
          <w:bCs/>
        </w:rPr>
        <w:t xml:space="preserve">  ”</w:t>
      </w:r>
    </w:p>
    <w:p w:rsidR="000B5DDB" w:rsidRDefault="000B5DDB" w:rsidP="000B5DDB">
      <w:r>
        <w:t>COLOR:</w:t>
      </w:r>
      <w:r>
        <w:tab/>
      </w:r>
      <w:r>
        <w:tab/>
        <w:t>BLANCO  ( Según muestra  )</w:t>
      </w:r>
    </w:p>
    <w:p w:rsidR="000B5DDB" w:rsidRDefault="000B5DDB" w:rsidP="000B5DDB">
      <w:r>
        <w:t>TRATADO:</w:t>
      </w:r>
      <w:r>
        <w:tab/>
      </w:r>
      <w:r>
        <w:tab/>
        <w:t>2 Caras.</w:t>
      </w:r>
    </w:p>
    <w:p w:rsidR="000B5DDB" w:rsidRDefault="000B5DDB" w:rsidP="000B5DDB">
      <w:pPr>
        <w:rPr>
          <w:b/>
          <w:bCs/>
        </w:rPr>
      </w:pPr>
      <w:r>
        <w:t>CANTIDAD:</w:t>
      </w:r>
      <w:r>
        <w:tab/>
      </w:r>
      <w:r>
        <w:tab/>
      </w:r>
      <w:r w:rsidR="00C84A8D">
        <w:rPr>
          <w:b/>
        </w:rPr>
        <w:t xml:space="preserve">230 </w:t>
      </w:r>
      <w:r>
        <w:t xml:space="preserve">   Kg.</w:t>
      </w:r>
      <w:r>
        <w:rPr>
          <w:b/>
          <w:bCs/>
        </w:rPr>
        <w:t xml:space="preserve"> </w:t>
      </w:r>
    </w:p>
    <w:p w:rsidR="000B5DDB" w:rsidRDefault="000B5DDB" w:rsidP="000B5DDB">
      <w:r>
        <w:t>REFERENCIA:</w:t>
      </w:r>
      <w:r>
        <w:tab/>
      </w:r>
      <w:r>
        <w:rPr>
          <w:b/>
        </w:rPr>
        <w:t>PLASTIQUIMICA  PEQUENA</w:t>
      </w:r>
    </w:p>
    <w:p w:rsidR="000B5DDB" w:rsidRDefault="000B5DDB" w:rsidP="000B5DDB">
      <w:r>
        <w:t>COLORES:</w:t>
      </w:r>
      <w:r>
        <w:tab/>
      </w:r>
      <w:r>
        <w:tab/>
        <w:t>2 ( Gris -  Rojo)</w:t>
      </w:r>
    </w:p>
    <w:p w:rsidR="000B5DDB" w:rsidRDefault="000B5DDB" w:rsidP="000B5DDB">
      <w:r>
        <w:t>CARAS:</w:t>
      </w:r>
      <w:r>
        <w:tab/>
      </w:r>
      <w:r>
        <w:tab/>
        <w:t>2</w:t>
      </w:r>
    </w:p>
    <w:p w:rsidR="000B5DDB" w:rsidRDefault="000B5DDB" w:rsidP="000B5DDB">
      <w:r>
        <w:t>REPETICIÓN:</w:t>
      </w:r>
      <w:r>
        <w:tab/>
        <w:t>Continua</w:t>
      </w:r>
    </w:p>
    <w:p w:rsidR="000B5DDB" w:rsidRDefault="000B5DDB" w:rsidP="000B5DDB">
      <w:r>
        <w:t>RODILLO:</w:t>
      </w:r>
      <w:r>
        <w:tab/>
      </w:r>
      <w:r>
        <w:tab/>
      </w:r>
      <w:r w:rsidRPr="001D3669">
        <w:rPr>
          <w:b/>
        </w:rPr>
        <w:t>38</w:t>
      </w:r>
    </w:p>
    <w:p w:rsidR="000B5DDB" w:rsidRPr="006537EA" w:rsidRDefault="000B5DDB" w:rsidP="000B5DDB">
      <w:pPr>
        <w:rPr>
          <w:b/>
        </w:rPr>
      </w:pPr>
      <w:r>
        <w:t>BOLSA:</w:t>
      </w:r>
      <w:r>
        <w:tab/>
      </w:r>
      <w:r>
        <w:tab/>
      </w:r>
      <w:r w:rsidRPr="006537EA">
        <w:rPr>
          <w:b/>
        </w:rPr>
        <w:t xml:space="preserve">35  x  175  </w:t>
      </w:r>
      <w:r>
        <w:rPr>
          <w:b/>
        </w:rPr>
        <w:t xml:space="preserve">  </w:t>
      </w:r>
      <w:r w:rsidRPr="006537EA">
        <w:rPr>
          <w:b/>
        </w:rPr>
        <w:t>cms</w:t>
      </w:r>
    </w:p>
    <w:p w:rsidR="000B5DDB" w:rsidRDefault="000B5DDB" w:rsidP="000B5DDB">
      <w:r>
        <w:t>SELLADO:</w:t>
      </w:r>
      <w:r>
        <w:tab/>
      </w:r>
      <w:r>
        <w:tab/>
        <w:t>Para selle de Fondo.</w:t>
      </w:r>
    </w:p>
    <w:p w:rsidR="000B5DDB" w:rsidRDefault="000B5DDB" w:rsidP="000B5DDB"/>
    <w:p w:rsidR="000B5DDB" w:rsidRDefault="000B5DDB" w:rsidP="000B5DDB"/>
    <w:p w:rsidR="000B5DDB" w:rsidRDefault="000B5DDB" w:rsidP="000B5DDB">
      <w:r>
        <w:rPr>
          <w:b/>
          <w:bCs/>
          <w:u w:val="single"/>
        </w:rPr>
        <w:t>NOTA:</w:t>
      </w:r>
      <w:r>
        <w:t xml:space="preserve">  * Los cyreles   Se encuentran en su planta</w:t>
      </w:r>
    </w:p>
    <w:p w:rsidR="000B5DDB" w:rsidRDefault="000B5DDB" w:rsidP="000B5DDB">
      <w:pPr>
        <w:numPr>
          <w:ilvl w:val="0"/>
          <w:numId w:val="1"/>
        </w:numPr>
      </w:pPr>
      <w:r>
        <w:t>Se envían muestra física  para tonos , alturas  y  pigmentacion</w:t>
      </w:r>
    </w:p>
    <w:p w:rsidR="000B5DDB" w:rsidRDefault="000B5DDB" w:rsidP="000B5DDB"/>
    <w:p w:rsidR="000B5DDB" w:rsidRPr="00315AED" w:rsidRDefault="000B5DDB" w:rsidP="000B5DDB">
      <w:pPr>
        <w:numPr>
          <w:ilvl w:val="0"/>
          <w:numId w:val="1"/>
        </w:numPr>
      </w:pPr>
      <w:r w:rsidRPr="00393DAD">
        <w:rPr>
          <w:b/>
          <w:u w:val="single"/>
        </w:rPr>
        <w:t>Utilizar tinta negra</w:t>
      </w:r>
      <w:r>
        <w:t xml:space="preserve"> </w:t>
      </w:r>
      <w:r w:rsidRPr="00393DAD">
        <w:rPr>
          <w:b/>
          <w:u w:val="single"/>
        </w:rPr>
        <w:t>ANTIGRASA</w:t>
      </w:r>
    </w:p>
    <w:p w:rsidR="000B5DDB" w:rsidRDefault="000B5DDB" w:rsidP="000B5DDB"/>
    <w:p w:rsidR="000B5DDB" w:rsidRPr="0098114D" w:rsidRDefault="000B5DDB" w:rsidP="000B5DDB">
      <w:pPr>
        <w:rPr>
          <w:b/>
          <w:u w:val="single"/>
        </w:rPr>
      </w:pPr>
    </w:p>
    <w:p w:rsidR="000B5DDB" w:rsidRDefault="000B5DDB" w:rsidP="000B5DDB">
      <w:r>
        <w:t>Agradezco la atención y colaboración prestada.</w:t>
      </w:r>
    </w:p>
    <w:p w:rsidR="000B5DDB" w:rsidRDefault="000B5DDB" w:rsidP="000B5DDB"/>
    <w:p w:rsidR="00EB14B3" w:rsidRDefault="00EB14B3" w:rsidP="000B5DDB"/>
    <w:p w:rsidR="000B5DDB" w:rsidRDefault="000B5DDB" w:rsidP="000B5DDB">
      <w:r>
        <w:t>Cordialmente</w:t>
      </w:r>
    </w:p>
    <w:p w:rsidR="000B5DDB" w:rsidRDefault="000B5DDB" w:rsidP="000B5DDB"/>
    <w:p w:rsidR="000B5DDB" w:rsidRDefault="000B5DDB" w:rsidP="000B5DDB"/>
    <w:p w:rsidR="000B5DDB" w:rsidRDefault="000B5DDB" w:rsidP="000B5DDB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0B5DDB" w:rsidRDefault="000B5DDB" w:rsidP="000B5DDB">
      <w:r>
        <w:t>Director.</w:t>
      </w:r>
    </w:p>
    <w:p w:rsidR="000B5DDB" w:rsidRDefault="000B5DDB" w:rsidP="005450D8">
      <w:pPr>
        <w:rPr>
          <w:b/>
        </w:rPr>
      </w:pPr>
    </w:p>
    <w:p w:rsidR="00223210" w:rsidRDefault="00223210" w:rsidP="005450D8">
      <w:pPr>
        <w:rPr>
          <w:b/>
        </w:rPr>
      </w:pPr>
    </w:p>
    <w:p w:rsidR="00223210" w:rsidRDefault="00223210" w:rsidP="005450D8">
      <w:pPr>
        <w:rPr>
          <w:b/>
        </w:rPr>
      </w:pPr>
    </w:p>
    <w:p w:rsidR="00223210" w:rsidRDefault="00223210" w:rsidP="005450D8">
      <w:pPr>
        <w:rPr>
          <w:b/>
        </w:rPr>
      </w:pPr>
    </w:p>
    <w:p w:rsidR="00223210" w:rsidRDefault="00223210" w:rsidP="00223210">
      <w:pPr>
        <w:rPr>
          <w:b/>
        </w:rPr>
      </w:pPr>
    </w:p>
    <w:p w:rsidR="00223210" w:rsidRDefault="00223210" w:rsidP="00223210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223210" w:rsidRDefault="00223210" w:rsidP="00223210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NIT: 811.040.799-9</w:t>
      </w:r>
    </w:p>
    <w:p w:rsidR="00223210" w:rsidRDefault="00223210" w:rsidP="00223210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223210" w:rsidRDefault="00223210" w:rsidP="00223210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223210" w:rsidRDefault="00223210" w:rsidP="00223210"/>
    <w:p w:rsidR="00223210" w:rsidRDefault="00223210" w:rsidP="00223210">
      <w:pPr>
        <w:pStyle w:val="Ttulo1"/>
      </w:pPr>
      <w:r>
        <w:t>ORDEN DE TRABAJO   N°      06142</w:t>
      </w:r>
    </w:p>
    <w:p w:rsidR="00223210" w:rsidRDefault="00223210" w:rsidP="00223210"/>
    <w:p w:rsidR="00223210" w:rsidRDefault="00223210" w:rsidP="00223210">
      <w:r>
        <w:t>FECHA:</w:t>
      </w:r>
      <w:r>
        <w:tab/>
        <w:t>Medellín, Marzo  02    de  2010</w:t>
      </w:r>
    </w:p>
    <w:p w:rsidR="00223210" w:rsidRDefault="00223210" w:rsidP="00223210">
      <w:r>
        <w:t>PARA:</w:t>
      </w:r>
      <w:r>
        <w:tab/>
      </w:r>
      <w:r>
        <w:tab/>
        <w:t>PLÁSTICOS DARMA</w:t>
      </w:r>
    </w:p>
    <w:p w:rsidR="00223210" w:rsidRDefault="00223210" w:rsidP="00223210">
      <w:r>
        <w:t>ATENCIÓN:</w:t>
      </w:r>
      <w:r>
        <w:tab/>
        <w:t>Sr. Darío Jaramillo</w:t>
      </w:r>
    </w:p>
    <w:p w:rsidR="00223210" w:rsidRDefault="00223210" w:rsidP="00223210">
      <w:r>
        <w:tab/>
      </w:r>
      <w:r>
        <w:tab/>
        <w:t>Gerente.</w:t>
      </w:r>
    </w:p>
    <w:p w:rsidR="00223210" w:rsidRDefault="00223210" w:rsidP="00223210"/>
    <w:p w:rsidR="00223210" w:rsidRDefault="00223210" w:rsidP="00223210">
      <w:r>
        <w:t>Apreciado Don Darío:</w:t>
      </w:r>
    </w:p>
    <w:p w:rsidR="00223210" w:rsidRDefault="00223210" w:rsidP="00223210"/>
    <w:p w:rsidR="00223210" w:rsidRDefault="00223210" w:rsidP="00223210">
      <w:r>
        <w:t>Con la presente estamos solicitando el siguiente Material   :</w:t>
      </w:r>
    </w:p>
    <w:p w:rsidR="00223210" w:rsidRDefault="00223210" w:rsidP="00223210"/>
    <w:p w:rsidR="00223210" w:rsidRDefault="00223210" w:rsidP="00223210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223210" w:rsidRDefault="00223210" w:rsidP="00223210">
      <w:pPr>
        <w:rPr>
          <w:b/>
          <w:bCs/>
          <w:u w:val="single"/>
        </w:rPr>
      </w:pPr>
      <w:r>
        <w:rPr>
          <w:b/>
          <w:bCs/>
        </w:rPr>
        <w:tab/>
      </w:r>
    </w:p>
    <w:p w:rsidR="00223210" w:rsidRDefault="00223210" w:rsidP="00223210">
      <w:r>
        <w:t>MATERIAL:</w:t>
      </w:r>
      <w:r>
        <w:tab/>
      </w:r>
      <w:r>
        <w:tab/>
        <w:t>Polietileno Alta Densidad Pigmentado BLANCO Tubular.</w:t>
      </w:r>
    </w:p>
    <w:p w:rsidR="00223210" w:rsidRDefault="00223210" w:rsidP="00223210">
      <w:r>
        <w:t>MEDIDA:</w:t>
      </w:r>
      <w:r>
        <w:tab/>
      </w:r>
      <w:r>
        <w:tab/>
      </w:r>
      <w:r w:rsidRPr="00444F82">
        <w:rPr>
          <w:b/>
        </w:rPr>
        <w:t>43  Cms</w:t>
      </w:r>
      <w:r>
        <w:t>.</w:t>
      </w:r>
    </w:p>
    <w:p w:rsidR="00223210" w:rsidRPr="005C3173" w:rsidRDefault="00223210" w:rsidP="00223210">
      <w:pPr>
        <w:rPr>
          <w:b/>
          <w:bCs/>
        </w:rPr>
      </w:pPr>
      <w:r>
        <w:t>CALIBRE:</w:t>
      </w:r>
      <w:r>
        <w:tab/>
      </w:r>
      <w:r>
        <w:tab/>
      </w:r>
      <w:r w:rsidRPr="005C3173">
        <w:rPr>
          <w:b/>
        </w:rPr>
        <w:t xml:space="preserve">2.5 </w:t>
      </w:r>
      <w:r w:rsidRPr="005C3173">
        <w:rPr>
          <w:b/>
          <w:bCs/>
        </w:rPr>
        <w:t xml:space="preserve">  ”</w:t>
      </w:r>
    </w:p>
    <w:p w:rsidR="00223210" w:rsidRDefault="00223210" w:rsidP="00223210">
      <w:r>
        <w:t>COLOR:</w:t>
      </w:r>
      <w:r>
        <w:tab/>
      </w:r>
      <w:r>
        <w:tab/>
        <w:t>BLANCO  ( Según muestra  )</w:t>
      </w:r>
    </w:p>
    <w:p w:rsidR="00223210" w:rsidRDefault="00223210" w:rsidP="00223210">
      <w:r>
        <w:t>TRATADO:</w:t>
      </w:r>
      <w:r>
        <w:tab/>
      </w:r>
      <w:r>
        <w:tab/>
        <w:t>2 Caras.</w:t>
      </w:r>
    </w:p>
    <w:p w:rsidR="00223210" w:rsidRDefault="00223210" w:rsidP="00223210">
      <w:pPr>
        <w:rPr>
          <w:b/>
          <w:bCs/>
        </w:rPr>
      </w:pPr>
      <w:r>
        <w:t>CANTIDAD:</w:t>
      </w:r>
      <w:r>
        <w:tab/>
      </w:r>
      <w:r>
        <w:tab/>
      </w:r>
      <w:r w:rsidR="009C6EAD">
        <w:rPr>
          <w:b/>
        </w:rPr>
        <w:t>40</w:t>
      </w:r>
      <w:r>
        <w:rPr>
          <w:b/>
        </w:rPr>
        <w:t xml:space="preserve">0  </w:t>
      </w:r>
      <w:r>
        <w:t xml:space="preserve">   Kg</w:t>
      </w:r>
    </w:p>
    <w:p w:rsidR="00223210" w:rsidRDefault="00223210" w:rsidP="00223210">
      <w:r>
        <w:t>REFERENCIA:</w:t>
      </w:r>
      <w:r>
        <w:tab/>
      </w:r>
      <w:r>
        <w:rPr>
          <w:b/>
        </w:rPr>
        <w:t>PLASTIQUIMICA   MEDIANA</w:t>
      </w:r>
    </w:p>
    <w:p w:rsidR="00223210" w:rsidRDefault="00223210" w:rsidP="00223210">
      <w:r>
        <w:t>COLORES:</w:t>
      </w:r>
      <w:r>
        <w:tab/>
      </w:r>
      <w:r>
        <w:tab/>
        <w:t>2 ( Gris -  Rojo)</w:t>
      </w:r>
    </w:p>
    <w:p w:rsidR="00223210" w:rsidRDefault="00223210" w:rsidP="00223210">
      <w:r>
        <w:t>CARAS:</w:t>
      </w:r>
      <w:r>
        <w:tab/>
      </w:r>
      <w:r>
        <w:tab/>
        <w:t>2</w:t>
      </w:r>
    </w:p>
    <w:p w:rsidR="00223210" w:rsidRDefault="00223210" w:rsidP="00223210">
      <w:r>
        <w:t>REPETICIÓN:</w:t>
      </w:r>
      <w:r>
        <w:tab/>
        <w:t>Continua</w:t>
      </w:r>
    </w:p>
    <w:p w:rsidR="00223210" w:rsidRDefault="00223210" w:rsidP="00223210">
      <w:r>
        <w:t>RODILLO:</w:t>
      </w:r>
      <w:r>
        <w:tab/>
      </w:r>
      <w:r>
        <w:tab/>
        <w:t>38</w:t>
      </w:r>
    </w:p>
    <w:p w:rsidR="00223210" w:rsidRDefault="00223210" w:rsidP="00223210">
      <w:r>
        <w:t>BOLSA:</w:t>
      </w:r>
      <w:r>
        <w:tab/>
      </w:r>
      <w:r>
        <w:tab/>
      </w:r>
      <w:r w:rsidRPr="003B158B">
        <w:rPr>
          <w:b/>
        </w:rPr>
        <w:t>43 x  190  cms</w:t>
      </w:r>
    </w:p>
    <w:p w:rsidR="00223210" w:rsidRDefault="00223210" w:rsidP="00223210">
      <w:r>
        <w:t>SELLADO:</w:t>
      </w:r>
      <w:r>
        <w:tab/>
      </w:r>
      <w:r>
        <w:tab/>
        <w:t>Para selle de Fondo.</w:t>
      </w:r>
    </w:p>
    <w:p w:rsidR="00223210" w:rsidRDefault="00223210" w:rsidP="00223210"/>
    <w:p w:rsidR="00223210" w:rsidRDefault="00223210" w:rsidP="00223210"/>
    <w:p w:rsidR="00223210" w:rsidRDefault="00223210" w:rsidP="00223210">
      <w:r>
        <w:rPr>
          <w:b/>
          <w:bCs/>
          <w:u w:val="single"/>
        </w:rPr>
        <w:t>NOTA:</w:t>
      </w:r>
      <w:r>
        <w:t xml:space="preserve">  * Los cyreles   Se encuentran en su planta</w:t>
      </w:r>
    </w:p>
    <w:p w:rsidR="00223210" w:rsidRDefault="00223210" w:rsidP="00223210">
      <w:pPr>
        <w:numPr>
          <w:ilvl w:val="0"/>
          <w:numId w:val="1"/>
        </w:numPr>
      </w:pPr>
      <w:r>
        <w:t>Se envían muestra física  para tonos , alturas  y pigmentacion</w:t>
      </w:r>
    </w:p>
    <w:p w:rsidR="00223210" w:rsidRDefault="00223210" w:rsidP="00223210">
      <w:pPr>
        <w:ind w:left="885"/>
      </w:pPr>
    </w:p>
    <w:p w:rsidR="00223210" w:rsidRPr="00315AED" w:rsidRDefault="00223210" w:rsidP="00223210">
      <w:pPr>
        <w:numPr>
          <w:ilvl w:val="0"/>
          <w:numId w:val="1"/>
        </w:numPr>
      </w:pPr>
      <w:r w:rsidRPr="00393DAD">
        <w:rPr>
          <w:b/>
          <w:u w:val="single"/>
        </w:rPr>
        <w:t>Utilizar tinta negra</w:t>
      </w:r>
      <w:r>
        <w:t xml:space="preserve">   </w:t>
      </w:r>
      <w:r w:rsidRPr="00393DAD">
        <w:rPr>
          <w:b/>
          <w:u w:val="single"/>
        </w:rPr>
        <w:t>ANTIGRASA</w:t>
      </w:r>
    </w:p>
    <w:p w:rsidR="00223210" w:rsidRDefault="00223210" w:rsidP="00223210"/>
    <w:p w:rsidR="00223210" w:rsidRPr="0098114D" w:rsidRDefault="00223210" w:rsidP="00223210">
      <w:pPr>
        <w:rPr>
          <w:b/>
          <w:u w:val="single"/>
        </w:rPr>
      </w:pPr>
    </w:p>
    <w:p w:rsidR="00223210" w:rsidRDefault="00223210" w:rsidP="00223210">
      <w:r>
        <w:t>Agradezco la atención y colaboración prestada.</w:t>
      </w:r>
    </w:p>
    <w:p w:rsidR="00223210" w:rsidRDefault="00223210" w:rsidP="00223210"/>
    <w:p w:rsidR="00223210" w:rsidRDefault="00223210" w:rsidP="00223210">
      <w:r>
        <w:t>Cordialmente,</w:t>
      </w:r>
    </w:p>
    <w:p w:rsidR="00223210" w:rsidRDefault="00223210" w:rsidP="00223210"/>
    <w:p w:rsidR="00223210" w:rsidRPr="008D4091" w:rsidRDefault="00223210" w:rsidP="00223210">
      <w:pPr>
        <w:rPr>
          <w:b/>
        </w:rPr>
      </w:pPr>
    </w:p>
    <w:p w:rsidR="00223210" w:rsidRDefault="00223210" w:rsidP="00223210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223210" w:rsidRDefault="00223210" w:rsidP="00223210">
      <w:r>
        <w:t>Director.</w:t>
      </w:r>
    </w:p>
    <w:p w:rsidR="00223210" w:rsidRDefault="00223210" w:rsidP="00223210">
      <w:pPr>
        <w:rPr>
          <w:b/>
        </w:rPr>
      </w:pPr>
    </w:p>
    <w:p w:rsidR="00223210" w:rsidRDefault="00223210" w:rsidP="005450D8">
      <w:pPr>
        <w:rPr>
          <w:b/>
        </w:rPr>
      </w:pPr>
    </w:p>
    <w:p w:rsidR="004422BE" w:rsidRDefault="004422BE" w:rsidP="005450D8">
      <w:pPr>
        <w:rPr>
          <w:b/>
        </w:rPr>
      </w:pPr>
    </w:p>
    <w:p w:rsidR="004422BE" w:rsidRDefault="004422BE" w:rsidP="004422BE">
      <w:pPr>
        <w:rPr>
          <w:b/>
        </w:rPr>
      </w:pPr>
    </w:p>
    <w:p w:rsidR="004422BE" w:rsidRDefault="004422BE" w:rsidP="004422BE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4422BE" w:rsidRDefault="004422BE" w:rsidP="004422BE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4422BE" w:rsidRDefault="004422BE" w:rsidP="004422BE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4422BE" w:rsidRDefault="004422BE" w:rsidP="004422BE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4422BE" w:rsidRDefault="004422BE" w:rsidP="004422BE">
      <w:pPr>
        <w:pStyle w:val="Ttulo1"/>
      </w:pPr>
    </w:p>
    <w:p w:rsidR="004422BE" w:rsidRDefault="004422BE" w:rsidP="004422BE">
      <w:pPr>
        <w:pStyle w:val="Ttulo1"/>
      </w:pPr>
      <w:r>
        <w:t>ORDEN DE TRABAJO     N°      06141</w:t>
      </w:r>
    </w:p>
    <w:p w:rsidR="004422BE" w:rsidRDefault="004422BE" w:rsidP="004422BE"/>
    <w:p w:rsidR="004422BE" w:rsidRDefault="00A701DD" w:rsidP="004422BE">
      <w:r>
        <w:t>FECHA:</w:t>
      </w:r>
      <w:r>
        <w:tab/>
        <w:t>Medellín,  Marzo</w:t>
      </w:r>
      <w:r w:rsidR="007F700D">
        <w:t xml:space="preserve">  </w:t>
      </w:r>
      <w:r>
        <w:t xml:space="preserve">  02</w:t>
      </w:r>
      <w:r w:rsidR="004422BE">
        <w:t xml:space="preserve">    de  2010</w:t>
      </w:r>
    </w:p>
    <w:p w:rsidR="004422BE" w:rsidRDefault="004422BE" w:rsidP="004422BE">
      <w:r>
        <w:t>PARA:</w:t>
      </w:r>
      <w:r>
        <w:tab/>
      </w:r>
      <w:r>
        <w:tab/>
        <w:t>PLÁSTICOS DARMA</w:t>
      </w:r>
    </w:p>
    <w:p w:rsidR="004422BE" w:rsidRDefault="004422BE" w:rsidP="004422BE">
      <w:r>
        <w:t>ATENCIÓN:</w:t>
      </w:r>
      <w:r>
        <w:tab/>
        <w:t>Sr. Darío Jaramillo</w:t>
      </w:r>
    </w:p>
    <w:p w:rsidR="004422BE" w:rsidRDefault="004422BE" w:rsidP="004422BE">
      <w:r>
        <w:tab/>
      </w:r>
      <w:r>
        <w:tab/>
        <w:t>Gerente.</w:t>
      </w:r>
    </w:p>
    <w:p w:rsidR="004422BE" w:rsidRDefault="004422BE" w:rsidP="004422BE"/>
    <w:p w:rsidR="004422BE" w:rsidRDefault="004422BE" w:rsidP="004422BE">
      <w:r>
        <w:t>Apreciado Don Darío:</w:t>
      </w:r>
    </w:p>
    <w:p w:rsidR="004422BE" w:rsidRDefault="004422BE" w:rsidP="004422BE"/>
    <w:p w:rsidR="004422BE" w:rsidRDefault="004422BE" w:rsidP="004422BE">
      <w:r>
        <w:t>Con la presente estamos solicitando el siguiente Material   :</w:t>
      </w:r>
    </w:p>
    <w:p w:rsidR="004422BE" w:rsidRDefault="004422BE" w:rsidP="004422BE"/>
    <w:p w:rsidR="004422BE" w:rsidRDefault="004422BE" w:rsidP="004422BE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4422BE" w:rsidRDefault="004422BE" w:rsidP="004422BE">
      <w:pPr>
        <w:rPr>
          <w:b/>
          <w:bCs/>
          <w:u w:val="single"/>
        </w:rPr>
      </w:pPr>
    </w:p>
    <w:p w:rsidR="004422BE" w:rsidRDefault="004422BE" w:rsidP="004422BE">
      <w:r>
        <w:t>MATERIAL:</w:t>
      </w:r>
      <w:r>
        <w:tab/>
      </w:r>
      <w:r>
        <w:tab/>
        <w:t>Polietileno Alta Densidad Pigmentado BLANCO Tubular.</w:t>
      </w:r>
    </w:p>
    <w:p w:rsidR="004422BE" w:rsidRDefault="004422BE" w:rsidP="004422BE">
      <w:r>
        <w:t>MEDIDA:</w:t>
      </w:r>
      <w:r>
        <w:tab/>
      </w:r>
      <w:r>
        <w:tab/>
      </w:r>
      <w:r w:rsidRPr="00657B35">
        <w:rPr>
          <w:b/>
        </w:rPr>
        <w:t>50  Cms</w:t>
      </w:r>
      <w:r>
        <w:t>.</w:t>
      </w:r>
    </w:p>
    <w:p w:rsidR="004422BE" w:rsidRPr="005660D5" w:rsidRDefault="004422BE" w:rsidP="004422BE">
      <w:pPr>
        <w:rPr>
          <w:b/>
          <w:bCs/>
        </w:rPr>
      </w:pPr>
      <w:r>
        <w:t>CALIBRE:</w:t>
      </w:r>
      <w:r>
        <w:tab/>
      </w:r>
      <w:r>
        <w:tab/>
      </w:r>
      <w:r w:rsidRPr="005660D5">
        <w:rPr>
          <w:b/>
        </w:rPr>
        <w:t xml:space="preserve">2.5 </w:t>
      </w:r>
      <w:r w:rsidRPr="005660D5">
        <w:rPr>
          <w:b/>
          <w:bCs/>
        </w:rPr>
        <w:t xml:space="preserve">  ”</w:t>
      </w:r>
    </w:p>
    <w:p w:rsidR="004422BE" w:rsidRDefault="004422BE" w:rsidP="004422BE">
      <w:r>
        <w:t>COLOR:</w:t>
      </w:r>
      <w:r>
        <w:tab/>
      </w:r>
      <w:r>
        <w:tab/>
        <w:t>BLANCO  ( Según muestra  )</w:t>
      </w:r>
    </w:p>
    <w:p w:rsidR="004422BE" w:rsidRDefault="004422BE" w:rsidP="004422BE">
      <w:r>
        <w:t>TRATADO:</w:t>
      </w:r>
      <w:r>
        <w:tab/>
      </w:r>
      <w:r>
        <w:tab/>
        <w:t>2 Caras.</w:t>
      </w:r>
    </w:p>
    <w:p w:rsidR="004422BE" w:rsidRDefault="004422BE" w:rsidP="004422BE">
      <w:r>
        <w:t>CANTIDAD:</w:t>
      </w:r>
      <w:r>
        <w:tab/>
      </w:r>
      <w:r>
        <w:tab/>
      </w:r>
      <w:r w:rsidR="000C3A51">
        <w:rPr>
          <w:b/>
        </w:rPr>
        <w:t>46</w:t>
      </w:r>
      <w:r>
        <w:rPr>
          <w:b/>
        </w:rPr>
        <w:t xml:space="preserve">0 </w:t>
      </w:r>
      <w:r>
        <w:t xml:space="preserve">   Kg.</w:t>
      </w:r>
    </w:p>
    <w:p w:rsidR="004422BE" w:rsidRDefault="004422BE" w:rsidP="004422BE">
      <w:r>
        <w:t>REFERENCIA:</w:t>
      </w:r>
      <w:r>
        <w:tab/>
      </w:r>
      <w:r w:rsidRPr="008970C3">
        <w:rPr>
          <w:b/>
        </w:rPr>
        <w:t>PLASTIQUIMICA GRANDE</w:t>
      </w:r>
    </w:p>
    <w:p w:rsidR="004422BE" w:rsidRDefault="004422BE" w:rsidP="004422BE">
      <w:r>
        <w:t>COLORES:</w:t>
      </w:r>
      <w:r>
        <w:tab/>
      </w:r>
      <w:r>
        <w:tab/>
        <w:t>2 ( Gris -  Rojo)</w:t>
      </w:r>
    </w:p>
    <w:p w:rsidR="004422BE" w:rsidRDefault="004422BE" w:rsidP="004422BE">
      <w:r>
        <w:t>CARAS:</w:t>
      </w:r>
      <w:r>
        <w:tab/>
      </w:r>
      <w:r>
        <w:tab/>
        <w:t>2</w:t>
      </w:r>
    </w:p>
    <w:p w:rsidR="004422BE" w:rsidRDefault="004422BE" w:rsidP="004422BE">
      <w:r>
        <w:t>REPETICIÓN:</w:t>
      </w:r>
      <w:r>
        <w:tab/>
        <w:t>Continua</w:t>
      </w:r>
    </w:p>
    <w:p w:rsidR="004422BE" w:rsidRDefault="004422BE" w:rsidP="004422BE">
      <w:r>
        <w:t>RODILLO:</w:t>
      </w:r>
      <w:r>
        <w:tab/>
      </w:r>
      <w:r>
        <w:tab/>
        <w:t>38</w:t>
      </w:r>
    </w:p>
    <w:p w:rsidR="004422BE" w:rsidRPr="003B158B" w:rsidRDefault="004422BE" w:rsidP="004422BE">
      <w:pPr>
        <w:rPr>
          <w:b/>
        </w:rPr>
      </w:pPr>
      <w:r>
        <w:t>BOLSA:</w:t>
      </w:r>
      <w:r>
        <w:tab/>
      </w:r>
      <w:r>
        <w:tab/>
      </w:r>
      <w:r w:rsidRPr="003B158B">
        <w:rPr>
          <w:b/>
        </w:rPr>
        <w:t>50 x 190  cms</w:t>
      </w:r>
    </w:p>
    <w:p w:rsidR="004422BE" w:rsidRDefault="004422BE" w:rsidP="004422BE">
      <w:r>
        <w:t>SELLADO:</w:t>
      </w:r>
      <w:r>
        <w:tab/>
      </w:r>
      <w:r>
        <w:tab/>
        <w:t>Para selle de Fondo.</w:t>
      </w:r>
    </w:p>
    <w:p w:rsidR="004422BE" w:rsidRDefault="004422BE" w:rsidP="004422BE"/>
    <w:p w:rsidR="004422BE" w:rsidRDefault="004422BE" w:rsidP="004422BE"/>
    <w:p w:rsidR="004422BE" w:rsidRDefault="004422BE" w:rsidP="004422BE">
      <w:r>
        <w:rPr>
          <w:b/>
          <w:bCs/>
          <w:u w:val="single"/>
        </w:rPr>
        <w:t>NOTA:</w:t>
      </w:r>
      <w:r>
        <w:t xml:space="preserve">  * Los cyreles   Se encuentran en su planta</w:t>
      </w:r>
    </w:p>
    <w:p w:rsidR="004422BE" w:rsidRDefault="004422BE" w:rsidP="004422BE">
      <w:pPr>
        <w:numPr>
          <w:ilvl w:val="0"/>
          <w:numId w:val="1"/>
        </w:numPr>
      </w:pPr>
      <w:r>
        <w:t>Se envían muestra física  para tonos , alturas  y pigmentacion</w:t>
      </w:r>
    </w:p>
    <w:p w:rsidR="004422BE" w:rsidRDefault="004422BE" w:rsidP="004422BE">
      <w:pPr>
        <w:ind w:left="885"/>
      </w:pPr>
    </w:p>
    <w:p w:rsidR="004422BE" w:rsidRPr="00315AED" w:rsidRDefault="004422BE" w:rsidP="004422BE">
      <w:pPr>
        <w:numPr>
          <w:ilvl w:val="0"/>
          <w:numId w:val="1"/>
        </w:numPr>
      </w:pPr>
      <w:r w:rsidRPr="00393DAD">
        <w:rPr>
          <w:b/>
          <w:u w:val="single"/>
        </w:rPr>
        <w:t>Utilizar tinta negra</w:t>
      </w:r>
      <w:r>
        <w:t xml:space="preserve"> </w:t>
      </w:r>
      <w:r w:rsidRPr="00393DAD">
        <w:rPr>
          <w:b/>
          <w:u w:val="single"/>
        </w:rPr>
        <w:t>ANTIGRASA</w:t>
      </w:r>
    </w:p>
    <w:p w:rsidR="004422BE" w:rsidRDefault="004422BE" w:rsidP="004422BE">
      <w:pPr>
        <w:ind w:left="885"/>
      </w:pPr>
    </w:p>
    <w:p w:rsidR="004422BE" w:rsidRPr="0098114D" w:rsidRDefault="004422BE" w:rsidP="004422BE">
      <w:pPr>
        <w:rPr>
          <w:b/>
          <w:u w:val="single"/>
        </w:rPr>
      </w:pPr>
    </w:p>
    <w:p w:rsidR="004422BE" w:rsidRDefault="004422BE" w:rsidP="004422BE">
      <w:r>
        <w:t>Agradezco la atención y colaboración prestada.</w:t>
      </w:r>
    </w:p>
    <w:p w:rsidR="004422BE" w:rsidRDefault="004422BE" w:rsidP="004422BE"/>
    <w:p w:rsidR="004422BE" w:rsidRDefault="004422BE" w:rsidP="004422BE"/>
    <w:p w:rsidR="004422BE" w:rsidRDefault="004422BE" w:rsidP="004422BE">
      <w:r>
        <w:t>Cordialmente,</w:t>
      </w:r>
    </w:p>
    <w:p w:rsidR="004422BE" w:rsidRDefault="004422BE" w:rsidP="004422BE"/>
    <w:p w:rsidR="004422BE" w:rsidRDefault="004422BE" w:rsidP="004422BE"/>
    <w:p w:rsidR="004422BE" w:rsidRDefault="004422BE" w:rsidP="004422BE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4422BE" w:rsidRDefault="004422BE" w:rsidP="004422BE">
      <w:pPr>
        <w:tabs>
          <w:tab w:val="left" w:pos="1980"/>
        </w:tabs>
      </w:pPr>
      <w:r>
        <w:t>Director.</w:t>
      </w:r>
    </w:p>
    <w:p w:rsidR="004422BE" w:rsidRDefault="004422BE" w:rsidP="005450D8">
      <w:pPr>
        <w:rPr>
          <w:b/>
        </w:rPr>
      </w:pPr>
    </w:p>
    <w:p w:rsidR="009932F7" w:rsidRDefault="009932F7" w:rsidP="005450D8">
      <w:pPr>
        <w:rPr>
          <w:b/>
        </w:rPr>
      </w:pPr>
    </w:p>
    <w:p w:rsidR="009932F7" w:rsidRDefault="009932F7" w:rsidP="009932F7"/>
    <w:p w:rsidR="009932F7" w:rsidRDefault="009932F7" w:rsidP="009932F7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9932F7" w:rsidRDefault="009932F7" w:rsidP="009932F7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9932F7" w:rsidRDefault="009932F7" w:rsidP="009932F7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9932F7" w:rsidRDefault="009932F7" w:rsidP="009932F7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9932F7" w:rsidRDefault="009932F7" w:rsidP="009932F7"/>
    <w:p w:rsidR="009932F7" w:rsidRDefault="009932F7" w:rsidP="009932F7">
      <w:pPr>
        <w:pStyle w:val="Ttulo1"/>
      </w:pPr>
      <w:r>
        <w:t>ORD EN DE TRABAJO  N°      06211</w:t>
      </w:r>
    </w:p>
    <w:p w:rsidR="009932F7" w:rsidRDefault="009932F7" w:rsidP="009932F7"/>
    <w:p w:rsidR="009932F7" w:rsidRDefault="00B5675B" w:rsidP="009932F7">
      <w:r>
        <w:t>FECHA:</w:t>
      </w:r>
      <w:r>
        <w:tab/>
        <w:t xml:space="preserve">Medellín, Marzo  04 </w:t>
      </w:r>
      <w:r w:rsidR="009932F7">
        <w:t xml:space="preserve">  de  </w:t>
      </w:r>
      <w:r>
        <w:t xml:space="preserve"> 2010</w:t>
      </w:r>
    </w:p>
    <w:p w:rsidR="009932F7" w:rsidRDefault="009932F7" w:rsidP="009932F7">
      <w:r>
        <w:t>PARA:</w:t>
      </w:r>
      <w:r>
        <w:tab/>
      </w:r>
      <w:r>
        <w:tab/>
        <w:t>PLÁSTICOS DARMA</w:t>
      </w:r>
    </w:p>
    <w:p w:rsidR="009932F7" w:rsidRDefault="009932F7" w:rsidP="009932F7">
      <w:r>
        <w:t>ATENCIÓN:</w:t>
      </w:r>
      <w:r>
        <w:tab/>
        <w:t>Sr. Darío Jaramillo</w:t>
      </w:r>
    </w:p>
    <w:p w:rsidR="009932F7" w:rsidRDefault="009932F7" w:rsidP="009932F7">
      <w:r>
        <w:tab/>
      </w:r>
      <w:r>
        <w:tab/>
        <w:t>Gerente.</w:t>
      </w:r>
    </w:p>
    <w:p w:rsidR="009932F7" w:rsidRDefault="009932F7" w:rsidP="009932F7"/>
    <w:p w:rsidR="009932F7" w:rsidRDefault="009932F7" w:rsidP="009932F7">
      <w:r>
        <w:t>Apreciado Don Darío:</w:t>
      </w:r>
    </w:p>
    <w:p w:rsidR="009932F7" w:rsidRDefault="009932F7" w:rsidP="009932F7"/>
    <w:p w:rsidR="009932F7" w:rsidRDefault="009932F7" w:rsidP="009932F7">
      <w:r>
        <w:t>Con la presente estamos solicitando el siguiente Material :</w:t>
      </w:r>
    </w:p>
    <w:p w:rsidR="009932F7" w:rsidRDefault="009932F7" w:rsidP="009932F7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9932F7" w:rsidRDefault="009932F7" w:rsidP="009932F7"/>
    <w:p w:rsidR="009932F7" w:rsidRDefault="009932F7" w:rsidP="009932F7">
      <w:r>
        <w:t>MATERIAL:</w:t>
      </w:r>
      <w:r>
        <w:tab/>
      </w:r>
      <w:r>
        <w:tab/>
        <w:t xml:space="preserve">Polietileno Alta Densidad Pigmentado </w:t>
      </w:r>
      <w:r w:rsidRPr="00496357">
        <w:rPr>
          <w:b/>
        </w:rPr>
        <w:t xml:space="preserve">NEGRO </w:t>
      </w:r>
    </w:p>
    <w:p w:rsidR="009932F7" w:rsidRDefault="009932F7" w:rsidP="009932F7">
      <w:r>
        <w:t>MEDIDA:</w:t>
      </w:r>
      <w:r>
        <w:tab/>
      </w:r>
      <w:r>
        <w:tab/>
      </w:r>
      <w:r>
        <w:rPr>
          <w:b/>
        </w:rPr>
        <w:t>40</w:t>
      </w:r>
      <w:r>
        <w:t xml:space="preserve">  Cms.</w:t>
      </w:r>
    </w:p>
    <w:p w:rsidR="009932F7" w:rsidRDefault="009932F7" w:rsidP="009932F7">
      <w:pPr>
        <w:rPr>
          <w:b/>
          <w:bCs/>
        </w:rPr>
      </w:pPr>
      <w:r>
        <w:t>CALIBRE:</w:t>
      </w:r>
      <w:r>
        <w:tab/>
      </w:r>
      <w:r>
        <w:tab/>
      </w:r>
      <w:r>
        <w:rPr>
          <w:b/>
        </w:rPr>
        <w:t>2.</w:t>
      </w:r>
      <w:r w:rsidRPr="00553674">
        <w:rPr>
          <w:b/>
        </w:rPr>
        <w:t>9</w:t>
      </w:r>
      <w:r w:rsidRPr="00553674">
        <w:rPr>
          <w:b/>
          <w:bCs/>
        </w:rPr>
        <w:t xml:space="preserve"> </w:t>
      </w:r>
      <w:r>
        <w:rPr>
          <w:b/>
          <w:bCs/>
        </w:rPr>
        <w:t xml:space="preserve"> ”</w:t>
      </w:r>
    </w:p>
    <w:p w:rsidR="009932F7" w:rsidRDefault="009932F7" w:rsidP="009932F7">
      <w:r>
        <w:t>COLOR:</w:t>
      </w:r>
      <w:r>
        <w:tab/>
      </w:r>
      <w:r>
        <w:tab/>
        <w:t>NEGRO  ( Según muestra  ).</w:t>
      </w:r>
    </w:p>
    <w:p w:rsidR="009932F7" w:rsidRDefault="009932F7" w:rsidP="009932F7">
      <w:r>
        <w:t>TRATADO:</w:t>
      </w:r>
      <w:r>
        <w:tab/>
      </w:r>
      <w:r>
        <w:tab/>
        <w:t>2 Caras.</w:t>
      </w:r>
    </w:p>
    <w:p w:rsidR="009932F7" w:rsidRDefault="009932F7" w:rsidP="009932F7">
      <w:pPr>
        <w:rPr>
          <w:b/>
          <w:bCs/>
        </w:rPr>
      </w:pPr>
      <w:r>
        <w:t>CANTIDAD:</w:t>
      </w:r>
      <w:r>
        <w:tab/>
      </w:r>
      <w:r>
        <w:tab/>
      </w:r>
      <w:r>
        <w:rPr>
          <w:b/>
        </w:rPr>
        <w:t xml:space="preserve">100 </w:t>
      </w:r>
      <w:r w:rsidRPr="00212963">
        <w:rPr>
          <w:b/>
        </w:rPr>
        <w:t xml:space="preserve">   Kg.</w:t>
      </w:r>
    </w:p>
    <w:p w:rsidR="009932F7" w:rsidRDefault="009932F7" w:rsidP="009932F7">
      <w:r>
        <w:t>REFERENCIA:</w:t>
      </w:r>
      <w:r>
        <w:tab/>
      </w:r>
      <w:r>
        <w:rPr>
          <w:b/>
        </w:rPr>
        <w:t>STUDIO  54  PEQUENA</w:t>
      </w:r>
    </w:p>
    <w:p w:rsidR="009932F7" w:rsidRDefault="009932F7" w:rsidP="009932F7">
      <w:r>
        <w:t>COLORES:</w:t>
      </w:r>
      <w:r>
        <w:tab/>
      </w:r>
      <w:r>
        <w:tab/>
        <w:t>1 ( Plata  )</w:t>
      </w:r>
    </w:p>
    <w:p w:rsidR="009932F7" w:rsidRDefault="009932F7" w:rsidP="009932F7">
      <w:r>
        <w:t>CARAS:</w:t>
      </w:r>
      <w:r>
        <w:tab/>
      </w:r>
      <w:r>
        <w:tab/>
        <w:t>2</w:t>
      </w:r>
    </w:p>
    <w:p w:rsidR="009932F7" w:rsidRDefault="009932F7" w:rsidP="009932F7">
      <w:r>
        <w:t>REPETICIÓN:</w:t>
      </w:r>
      <w:r>
        <w:tab/>
        <w:t>32</w:t>
      </w:r>
    </w:p>
    <w:p w:rsidR="009932F7" w:rsidRDefault="009932F7" w:rsidP="009932F7">
      <w:r>
        <w:t>RODILLO:</w:t>
      </w:r>
      <w:r>
        <w:tab/>
      </w:r>
      <w:r>
        <w:tab/>
        <w:t>32</w:t>
      </w:r>
    </w:p>
    <w:p w:rsidR="009932F7" w:rsidRDefault="009932F7" w:rsidP="009932F7">
      <w:r>
        <w:t>BOLSA:</w:t>
      </w:r>
      <w:r>
        <w:tab/>
      </w:r>
      <w:r>
        <w:tab/>
      </w:r>
      <w:r w:rsidRPr="0067498C">
        <w:rPr>
          <w:b/>
        </w:rPr>
        <w:t>32  x  40</w:t>
      </w:r>
      <w:r>
        <w:t xml:space="preserve">    cms  con Troquel  rinon</w:t>
      </w:r>
    </w:p>
    <w:p w:rsidR="009932F7" w:rsidRDefault="009932F7" w:rsidP="009932F7">
      <w:r>
        <w:t>SELLADO:</w:t>
      </w:r>
      <w:r>
        <w:tab/>
      </w:r>
      <w:r>
        <w:tab/>
        <w:t>Para selle  Lateral</w:t>
      </w:r>
    </w:p>
    <w:p w:rsidR="009932F7" w:rsidRDefault="009932F7" w:rsidP="009932F7"/>
    <w:p w:rsidR="009932F7" w:rsidRDefault="009932F7" w:rsidP="009932F7"/>
    <w:p w:rsidR="009932F7" w:rsidRDefault="009932F7" w:rsidP="009932F7">
      <w:r>
        <w:rPr>
          <w:b/>
          <w:bCs/>
          <w:u w:val="single"/>
        </w:rPr>
        <w:t>NOTA:</w:t>
      </w:r>
      <w:r>
        <w:t xml:space="preserve">  * Los cyreles estan en su planta </w:t>
      </w:r>
    </w:p>
    <w:p w:rsidR="009932F7" w:rsidRDefault="009932F7" w:rsidP="009932F7">
      <w:pPr>
        <w:numPr>
          <w:ilvl w:val="0"/>
          <w:numId w:val="1"/>
        </w:numPr>
      </w:pPr>
      <w:r>
        <w:t>Se envían muestra física  para tonos , alturas  y pigmentacion</w:t>
      </w:r>
    </w:p>
    <w:p w:rsidR="009932F7" w:rsidRDefault="009932F7" w:rsidP="009932F7">
      <w:pPr>
        <w:numPr>
          <w:ilvl w:val="0"/>
          <w:numId w:val="1"/>
        </w:numPr>
      </w:pPr>
      <w:r>
        <w:t>Colocar pie de imprenta de Plasticos Union.</w:t>
      </w:r>
    </w:p>
    <w:p w:rsidR="009932F7" w:rsidRPr="006A078B" w:rsidRDefault="009932F7" w:rsidP="009932F7">
      <w:pPr>
        <w:numPr>
          <w:ilvl w:val="0"/>
          <w:numId w:val="1"/>
        </w:numPr>
        <w:rPr>
          <w:b/>
        </w:rPr>
      </w:pPr>
      <w:r w:rsidRPr="006A078B">
        <w:rPr>
          <w:b/>
        </w:rPr>
        <w:t>NO  LLEVA  DIRECCION</w:t>
      </w:r>
      <w:r>
        <w:rPr>
          <w:b/>
        </w:rPr>
        <w:t xml:space="preserve"> , SOLO PAGINA  WEB</w:t>
      </w:r>
    </w:p>
    <w:p w:rsidR="009932F7" w:rsidRDefault="009932F7" w:rsidP="009932F7">
      <w:pPr>
        <w:ind w:left="885"/>
      </w:pPr>
    </w:p>
    <w:p w:rsidR="009932F7" w:rsidRDefault="009932F7" w:rsidP="009932F7">
      <w:pPr>
        <w:ind w:left="885"/>
      </w:pPr>
    </w:p>
    <w:p w:rsidR="009932F7" w:rsidRPr="0098114D" w:rsidRDefault="009932F7" w:rsidP="009932F7">
      <w:pPr>
        <w:rPr>
          <w:b/>
          <w:u w:val="single"/>
        </w:rPr>
      </w:pPr>
    </w:p>
    <w:p w:rsidR="009932F7" w:rsidRDefault="009932F7" w:rsidP="009932F7">
      <w:r>
        <w:t>Agradezco la atención y colaboración prestada.</w:t>
      </w:r>
    </w:p>
    <w:p w:rsidR="009932F7" w:rsidRDefault="009932F7" w:rsidP="009932F7"/>
    <w:p w:rsidR="009932F7" w:rsidRDefault="009932F7" w:rsidP="009932F7"/>
    <w:p w:rsidR="009932F7" w:rsidRDefault="009932F7" w:rsidP="009932F7">
      <w:r>
        <w:t>Cordialmente,</w:t>
      </w:r>
    </w:p>
    <w:p w:rsidR="009932F7" w:rsidRDefault="009932F7" w:rsidP="009932F7"/>
    <w:p w:rsidR="009932F7" w:rsidRDefault="009932F7" w:rsidP="009932F7"/>
    <w:p w:rsidR="009932F7" w:rsidRDefault="009932F7" w:rsidP="009932F7">
      <w:r>
        <w:t>RICARDO CASAS ZAPATA</w:t>
      </w:r>
    </w:p>
    <w:p w:rsidR="009932F7" w:rsidRDefault="009932F7" w:rsidP="009932F7">
      <w:r>
        <w:t>Director.</w:t>
      </w:r>
    </w:p>
    <w:p w:rsidR="009932F7" w:rsidRDefault="009932F7" w:rsidP="009932F7"/>
    <w:p w:rsidR="009932F7" w:rsidRDefault="009932F7" w:rsidP="009932F7"/>
    <w:p w:rsidR="009932F7" w:rsidRDefault="009932F7" w:rsidP="005450D8">
      <w:pPr>
        <w:rPr>
          <w:b/>
        </w:rPr>
      </w:pPr>
    </w:p>
    <w:p w:rsidR="00CF69C0" w:rsidRDefault="00CF69C0" w:rsidP="005450D8">
      <w:pPr>
        <w:rPr>
          <w:b/>
        </w:rPr>
      </w:pPr>
    </w:p>
    <w:p w:rsidR="00CF69C0" w:rsidRDefault="00CF69C0" w:rsidP="00CF69C0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CF69C0" w:rsidRDefault="00CF69C0" w:rsidP="00CF69C0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CF69C0" w:rsidRDefault="00CF69C0" w:rsidP="00CF69C0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CF69C0" w:rsidRDefault="00CF69C0" w:rsidP="00CF69C0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CF69C0" w:rsidRDefault="00CF69C0" w:rsidP="00CF69C0"/>
    <w:p w:rsidR="00CF69C0" w:rsidRDefault="00CF69C0" w:rsidP="00CF69C0">
      <w:pPr>
        <w:pStyle w:val="Ttulo1"/>
      </w:pPr>
      <w:r>
        <w:t>ORDEN DE TRABAJO      N°      06208</w:t>
      </w:r>
    </w:p>
    <w:p w:rsidR="00CF69C0" w:rsidRDefault="00CF69C0" w:rsidP="00CF69C0"/>
    <w:p w:rsidR="00CF69C0" w:rsidRDefault="00CF69C0" w:rsidP="00CF69C0">
      <w:r>
        <w:t>FECHA:</w:t>
      </w:r>
      <w:r>
        <w:tab/>
        <w:t>Medellín, Marzo  04     de     2010</w:t>
      </w:r>
    </w:p>
    <w:p w:rsidR="00CF69C0" w:rsidRDefault="00CF69C0" w:rsidP="00CF69C0">
      <w:r>
        <w:t>PARA:</w:t>
      </w:r>
      <w:r>
        <w:tab/>
      </w:r>
      <w:r>
        <w:tab/>
        <w:t>PLÁSTICOS DARMA</w:t>
      </w:r>
    </w:p>
    <w:p w:rsidR="00CF69C0" w:rsidRDefault="00CF69C0" w:rsidP="00CF69C0">
      <w:r>
        <w:t>ATENCIÓN:</w:t>
      </w:r>
      <w:r>
        <w:tab/>
        <w:t>Sr. Darío Jaramillo</w:t>
      </w:r>
    </w:p>
    <w:p w:rsidR="00CF69C0" w:rsidRDefault="00CF69C0" w:rsidP="00CF69C0">
      <w:r>
        <w:tab/>
      </w:r>
      <w:r>
        <w:tab/>
        <w:t>Gerente.</w:t>
      </w:r>
    </w:p>
    <w:p w:rsidR="00CF69C0" w:rsidRDefault="00CF69C0" w:rsidP="00CF69C0"/>
    <w:p w:rsidR="00CF69C0" w:rsidRDefault="00CF69C0" w:rsidP="00CF69C0">
      <w:r>
        <w:t>Apreciado Don Darío :</w:t>
      </w:r>
    </w:p>
    <w:p w:rsidR="00CF69C0" w:rsidRDefault="00CF69C0" w:rsidP="00CF69C0">
      <w:r>
        <w:t xml:space="preserve"> </w:t>
      </w:r>
    </w:p>
    <w:p w:rsidR="00CF69C0" w:rsidRDefault="00CF69C0" w:rsidP="00CF69C0">
      <w:r>
        <w:t>Con la presente estamos solicitando el siguiente servicio de EXTRUSION E IMPRESION:</w:t>
      </w:r>
    </w:p>
    <w:p w:rsidR="00CF69C0" w:rsidRDefault="00CF69C0" w:rsidP="00CF69C0"/>
    <w:p w:rsidR="00CF69C0" w:rsidRDefault="00CF69C0" w:rsidP="00CF69C0">
      <w:pPr>
        <w:rPr>
          <w:b/>
          <w:bCs/>
          <w:u w:val="single"/>
        </w:rPr>
      </w:pPr>
      <w:r>
        <w:rPr>
          <w:b/>
          <w:bCs/>
          <w:u w:val="single"/>
        </w:rPr>
        <w:t>EXTRUSIÓN:</w:t>
      </w:r>
    </w:p>
    <w:p w:rsidR="00CF69C0" w:rsidRDefault="00CF69C0" w:rsidP="00CF69C0">
      <w:r>
        <w:t>MATERIAL:</w:t>
      </w:r>
      <w:r>
        <w:tab/>
      </w:r>
      <w:r>
        <w:tab/>
        <w:t>Polietileno BAJA  tubular .</w:t>
      </w:r>
    </w:p>
    <w:p w:rsidR="00CF69C0" w:rsidRDefault="00CF69C0" w:rsidP="00CF69C0">
      <w:r>
        <w:t>MEDIDA:</w:t>
      </w:r>
      <w:r>
        <w:tab/>
      </w:r>
      <w:r>
        <w:tab/>
      </w:r>
      <w:r w:rsidR="005C42A3">
        <w:rPr>
          <w:b/>
        </w:rPr>
        <w:t>18</w:t>
      </w:r>
      <w:r>
        <w:rPr>
          <w:b/>
        </w:rPr>
        <w:t xml:space="preserve">. 5  </w:t>
      </w:r>
      <w:r>
        <w:t xml:space="preserve">  Cms.</w:t>
      </w:r>
    </w:p>
    <w:p w:rsidR="00CF69C0" w:rsidRDefault="00CF69C0" w:rsidP="00CF69C0">
      <w:r>
        <w:t>CALIBRE:</w:t>
      </w:r>
      <w:r>
        <w:tab/>
      </w:r>
      <w:r>
        <w:tab/>
      </w:r>
      <w:smartTag w:uri="urn:schemas-microsoft-com:office:smarttags" w:element="metricconverter">
        <w:smartTagPr>
          <w:attr w:name="ProductID" w:val="3.0 ”"/>
        </w:smartTagPr>
        <w:r>
          <w:rPr>
            <w:b/>
          </w:rPr>
          <w:t>3</w:t>
        </w:r>
        <w:r w:rsidRPr="00C0609F">
          <w:rPr>
            <w:b/>
          </w:rPr>
          <w:t>.0 ”</w:t>
        </w:r>
      </w:smartTag>
    </w:p>
    <w:p w:rsidR="00CF69C0" w:rsidRDefault="00CF69C0" w:rsidP="00CF69C0">
      <w:r>
        <w:t>COLOR:</w:t>
      </w:r>
      <w:r>
        <w:tab/>
      </w:r>
      <w:r>
        <w:tab/>
        <w:t>Transparente</w:t>
      </w:r>
    </w:p>
    <w:p w:rsidR="00CF69C0" w:rsidRDefault="00CF69C0" w:rsidP="00CF69C0">
      <w:r>
        <w:t>TRATADO:</w:t>
      </w:r>
      <w:r>
        <w:tab/>
      </w:r>
      <w:r>
        <w:tab/>
        <w:t>2  Caras.</w:t>
      </w:r>
    </w:p>
    <w:p w:rsidR="00CF69C0" w:rsidRDefault="00CF69C0" w:rsidP="00CF69C0">
      <w:r>
        <w:t>MEZCLA:</w:t>
      </w:r>
      <w:r>
        <w:tab/>
      </w:r>
      <w:r>
        <w:tab/>
        <w:t xml:space="preserve">Baja </w:t>
      </w:r>
      <w:smartTag w:uri="urn:schemas-microsoft-com:office:smarttags" w:element="metricconverter">
        <w:smartTagPr>
          <w:attr w:name="ProductID" w:val="25 kg"/>
        </w:smartTagPr>
        <w:r>
          <w:t>25 kg</w:t>
        </w:r>
      </w:smartTag>
      <w:r>
        <w:t xml:space="preserve"> – Lineal </w:t>
      </w:r>
      <w:r w:rsidR="005C42A3">
        <w:t xml:space="preserve"> </w:t>
      </w:r>
      <w:r>
        <w:t>10  kg</w:t>
      </w:r>
    </w:p>
    <w:p w:rsidR="00CF69C0" w:rsidRDefault="00CF69C0" w:rsidP="00CF69C0">
      <w:r>
        <w:t>CANTIDAD:</w:t>
      </w:r>
      <w:r>
        <w:tab/>
      </w:r>
      <w:r>
        <w:tab/>
      </w:r>
      <w:r>
        <w:rPr>
          <w:b/>
        </w:rPr>
        <w:t>100</w:t>
      </w:r>
      <w:r w:rsidRPr="004E08D3">
        <w:rPr>
          <w:b/>
        </w:rPr>
        <w:t xml:space="preserve">   Kg</w:t>
      </w:r>
      <w:r>
        <w:t>.</w:t>
      </w:r>
    </w:p>
    <w:p w:rsidR="00CF69C0" w:rsidRDefault="00CF69C0" w:rsidP="00CF69C0">
      <w:pPr>
        <w:rPr>
          <w:b/>
          <w:bCs/>
          <w:u w:val="single"/>
        </w:rPr>
      </w:pPr>
    </w:p>
    <w:p w:rsidR="00CF69C0" w:rsidRDefault="00CF69C0" w:rsidP="00CF69C0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CF69C0" w:rsidRDefault="00CF69C0" w:rsidP="00CF69C0">
      <w:r>
        <w:t>COLORES:</w:t>
      </w:r>
      <w:r>
        <w:tab/>
      </w:r>
      <w:r>
        <w:tab/>
        <w:t>Según  Arte</w:t>
      </w:r>
    </w:p>
    <w:p w:rsidR="00CF69C0" w:rsidRDefault="00CF69C0" w:rsidP="00CF69C0">
      <w:r>
        <w:t>CARAS:</w:t>
      </w:r>
      <w:r>
        <w:tab/>
      </w:r>
      <w:r>
        <w:tab/>
        <w:t xml:space="preserve">2  </w:t>
      </w:r>
    </w:p>
    <w:p w:rsidR="00CF69C0" w:rsidRDefault="005C42A3" w:rsidP="00CF69C0">
      <w:r>
        <w:t>REPETICIÓN:</w:t>
      </w:r>
      <w:r>
        <w:tab/>
        <w:t>26</w:t>
      </w:r>
      <w:r w:rsidR="00CF69C0">
        <w:t xml:space="preserve">   Cms. </w:t>
      </w:r>
    </w:p>
    <w:p w:rsidR="00CF69C0" w:rsidRDefault="005C42A3" w:rsidP="00CF69C0">
      <w:r>
        <w:t>RODILLO  :               25</w:t>
      </w:r>
    </w:p>
    <w:p w:rsidR="00CF69C0" w:rsidRPr="000D35E2" w:rsidRDefault="00CF69C0" w:rsidP="00CF69C0">
      <w:pPr>
        <w:rPr>
          <w:b/>
        </w:rPr>
      </w:pPr>
      <w:r>
        <w:t>BOLSA:</w:t>
      </w:r>
      <w:r>
        <w:tab/>
      </w:r>
      <w:r>
        <w:tab/>
      </w:r>
      <w:r w:rsidR="005C42A3">
        <w:rPr>
          <w:b/>
        </w:rPr>
        <w:t xml:space="preserve">18.5  X   26 </w:t>
      </w:r>
      <w:r w:rsidRPr="000D35E2">
        <w:rPr>
          <w:b/>
        </w:rPr>
        <w:t xml:space="preserve">  Cms </w:t>
      </w:r>
    </w:p>
    <w:p w:rsidR="00CF69C0" w:rsidRDefault="00CF69C0" w:rsidP="00CF69C0">
      <w:r>
        <w:t>SELLADO:</w:t>
      </w:r>
      <w:r>
        <w:tab/>
      </w:r>
      <w:r>
        <w:tab/>
        <w:t xml:space="preserve">Fondo  </w:t>
      </w:r>
    </w:p>
    <w:p w:rsidR="00CF69C0" w:rsidRPr="00C0609F" w:rsidRDefault="00CF69C0" w:rsidP="00CF69C0">
      <w:pPr>
        <w:rPr>
          <w:b/>
        </w:rPr>
      </w:pPr>
      <w:r>
        <w:t>REFERENCIA:</w:t>
      </w:r>
      <w:r>
        <w:tab/>
      </w:r>
      <w:r>
        <w:rPr>
          <w:b/>
        </w:rPr>
        <w:t xml:space="preserve">LAS  LOLAS   1  KILO </w:t>
      </w:r>
    </w:p>
    <w:p w:rsidR="00CF69C0" w:rsidRDefault="00CF69C0" w:rsidP="00CF69C0">
      <w:r>
        <w:tab/>
      </w:r>
    </w:p>
    <w:p w:rsidR="00CF69C0" w:rsidRDefault="00CF69C0" w:rsidP="00CF69C0"/>
    <w:p w:rsidR="00CF69C0" w:rsidRDefault="00CF69C0" w:rsidP="00CF69C0">
      <w:r>
        <w:rPr>
          <w:b/>
          <w:bCs/>
          <w:u w:val="single"/>
        </w:rPr>
        <w:t>NOTA:</w:t>
      </w:r>
      <w:r>
        <w:t xml:space="preserve">  - Cyreles   en  su  planta</w:t>
      </w:r>
    </w:p>
    <w:p w:rsidR="00CF69C0" w:rsidRDefault="00CF69C0" w:rsidP="00CF69C0">
      <w:pPr>
        <w:numPr>
          <w:ilvl w:val="0"/>
          <w:numId w:val="2"/>
        </w:numPr>
      </w:pPr>
      <w:r>
        <w:t>Tonos   y alturas  según  arte.</w:t>
      </w:r>
    </w:p>
    <w:p w:rsidR="00CF69C0" w:rsidRDefault="005C42A3" w:rsidP="00CF69C0">
      <w:pPr>
        <w:numPr>
          <w:ilvl w:val="0"/>
          <w:numId w:val="2"/>
        </w:numPr>
      </w:pPr>
      <w:r>
        <w:t>CAMBIO DE MEDIDAS</w:t>
      </w:r>
    </w:p>
    <w:p w:rsidR="00CF69C0" w:rsidRDefault="00CF69C0" w:rsidP="00CF69C0">
      <w:pPr>
        <w:ind w:left="1500"/>
      </w:pPr>
    </w:p>
    <w:p w:rsidR="00CF69C0" w:rsidRDefault="00CF69C0" w:rsidP="00CF69C0"/>
    <w:p w:rsidR="00CF69C0" w:rsidRDefault="00CF69C0" w:rsidP="00CF69C0"/>
    <w:p w:rsidR="00CF69C0" w:rsidRDefault="00CF69C0" w:rsidP="00CF69C0">
      <w:r>
        <w:t>Agradezco la atención y colaboración prestada.</w:t>
      </w:r>
    </w:p>
    <w:p w:rsidR="00CF69C0" w:rsidRDefault="00CF69C0" w:rsidP="00CF69C0"/>
    <w:p w:rsidR="00CF69C0" w:rsidRDefault="00CF69C0" w:rsidP="00CF69C0">
      <w:r>
        <w:t>Cordialmente,</w:t>
      </w:r>
    </w:p>
    <w:p w:rsidR="00CF69C0" w:rsidRDefault="00CF69C0" w:rsidP="00CF69C0"/>
    <w:p w:rsidR="00CF69C0" w:rsidRDefault="00CF69C0" w:rsidP="00CF69C0"/>
    <w:p w:rsidR="00CF69C0" w:rsidRDefault="00CF69C0" w:rsidP="00CF69C0">
      <w:r>
        <w:t>RICARDO CASAS ZAPATA</w:t>
      </w:r>
    </w:p>
    <w:p w:rsidR="00CF69C0" w:rsidRDefault="00CF69C0" w:rsidP="00CF69C0">
      <w:r>
        <w:t>Director.</w:t>
      </w:r>
    </w:p>
    <w:p w:rsidR="00CF69C0" w:rsidRDefault="00CF69C0" w:rsidP="005450D8">
      <w:pPr>
        <w:rPr>
          <w:b/>
        </w:rPr>
      </w:pPr>
    </w:p>
    <w:p w:rsidR="00E863EF" w:rsidRDefault="00E863EF" w:rsidP="00E863EF">
      <w:pPr>
        <w:rPr>
          <w:b/>
        </w:rPr>
      </w:pPr>
    </w:p>
    <w:p w:rsidR="00E863EF" w:rsidRDefault="00E863EF" w:rsidP="00E863EF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E863EF" w:rsidRDefault="00E863EF" w:rsidP="00E863EF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E863EF" w:rsidRDefault="00E863EF" w:rsidP="00E863EF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E863EF" w:rsidRDefault="00E863EF" w:rsidP="00E863EF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E863EF" w:rsidRDefault="00E863EF" w:rsidP="00E863EF"/>
    <w:p w:rsidR="00E863EF" w:rsidRDefault="00E863EF" w:rsidP="00E863EF">
      <w:pPr>
        <w:pStyle w:val="Ttulo1"/>
      </w:pPr>
      <w:r>
        <w:t>ORDEN DE TRABAJO    N°      06217</w:t>
      </w:r>
    </w:p>
    <w:p w:rsidR="00E863EF" w:rsidRDefault="00E863EF" w:rsidP="00E863EF"/>
    <w:p w:rsidR="00E863EF" w:rsidRDefault="00E863EF" w:rsidP="00E863EF">
      <w:r>
        <w:t>FECHA:</w:t>
      </w:r>
      <w:r>
        <w:tab/>
        <w:t>Medellín,  Marzo  05    de    2010</w:t>
      </w:r>
    </w:p>
    <w:p w:rsidR="00E863EF" w:rsidRDefault="00E863EF" w:rsidP="00E863EF">
      <w:r>
        <w:t>PARA:</w:t>
      </w:r>
      <w:r>
        <w:tab/>
      </w:r>
      <w:r>
        <w:tab/>
        <w:t>PLÁSTICOS DARMA</w:t>
      </w:r>
    </w:p>
    <w:p w:rsidR="00E863EF" w:rsidRDefault="00E863EF" w:rsidP="00E863EF">
      <w:r>
        <w:t>ATENCIÓN:</w:t>
      </w:r>
      <w:r>
        <w:tab/>
        <w:t>Sr. Darío Jaramillo</w:t>
      </w:r>
    </w:p>
    <w:p w:rsidR="00E863EF" w:rsidRDefault="00E863EF" w:rsidP="00E863EF">
      <w:r>
        <w:tab/>
      </w:r>
      <w:r>
        <w:tab/>
        <w:t>Gerente.</w:t>
      </w:r>
    </w:p>
    <w:p w:rsidR="00E863EF" w:rsidRDefault="00E863EF" w:rsidP="00E863EF"/>
    <w:p w:rsidR="00E863EF" w:rsidRDefault="00E863EF" w:rsidP="00E863EF">
      <w:r>
        <w:t>Apreciado Don Darío:</w:t>
      </w:r>
    </w:p>
    <w:p w:rsidR="00E863EF" w:rsidRDefault="00E863EF" w:rsidP="00E863EF"/>
    <w:p w:rsidR="00E863EF" w:rsidRDefault="00E863EF" w:rsidP="00E863EF">
      <w:r>
        <w:t>Con la presente estamos solicitando el siguiente servicio de    IMPRESIÓN  :</w:t>
      </w:r>
    </w:p>
    <w:p w:rsidR="00E863EF" w:rsidRDefault="00E863EF" w:rsidP="00E863EF"/>
    <w:p w:rsidR="00E863EF" w:rsidRDefault="00E863EF" w:rsidP="00E863EF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E863EF" w:rsidRDefault="00E863EF" w:rsidP="00E863EF">
      <w:r>
        <w:t>MATERIAL   :           Polipropileno Lamina de   40  cms</w:t>
      </w:r>
    </w:p>
    <w:p w:rsidR="00E863EF" w:rsidRDefault="00E863EF" w:rsidP="00E863EF">
      <w:r>
        <w:t xml:space="preserve">CALIBRE      :           </w:t>
      </w:r>
      <w:r w:rsidRPr="00910E52">
        <w:rPr>
          <w:b/>
        </w:rPr>
        <w:t>2.0</w:t>
      </w:r>
      <w:r>
        <w:t xml:space="preserve">  ”</w:t>
      </w:r>
    </w:p>
    <w:p w:rsidR="00E863EF" w:rsidRPr="00F36A72" w:rsidRDefault="00E863EF" w:rsidP="00E863EF">
      <w:pPr>
        <w:rPr>
          <w:b/>
        </w:rPr>
      </w:pPr>
      <w:r>
        <w:t>REFERENCIA:</w:t>
      </w:r>
      <w:r>
        <w:tab/>
      </w:r>
      <w:r w:rsidRPr="00F36A72">
        <w:rPr>
          <w:b/>
        </w:rPr>
        <w:t xml:space="preserve">Exportacion </w:t>
      </w:r>
      <w:r>
        <w:rPr>
          <w:b/>
        </w:rPr>
        <w:t xml:space="preserve">   </w:t>
      </w:r>
      <w:r w:rsidRPr="00F36A72">
        <w:rPr>
          <w:b/>
        </w:rPr>
        <w:t xml:space="preserve">( </w:t>
      </w:r>
      <w:r>
        <w:rPr>
          <w:b/>
        </w:rPr>
        <w:t>C</w:t>
      </w:r>
      <w:r w:rsidRPr="00F36A72">
        <w:rPr>
          <w:b/>
        </w:rPr>
        <w:t xml:space="preserve">aribean </w:t>
      </w:r>
      <w:r>
        <w:rPr>
          <w:b/>
        </w:rPr>
        <w:t>E</w:t>
      </w:r>
      <w:r w:rsidRPr="00F36A72">
        <w:rPr>
          <w:b/>
        </w:rPr>
        <w:t>xotics )</w:t>
      </w:r>
    </w:p>
    <w:p w:rsidR="00E863EF" w:rsidRDefault="00E863EF" w:rsidP="00E863EF">
      <w:r>
        <w:t xml:space="preserve">CANTIDAD    :         </w:t>
      </w:r>
      <w:r w:rsidR="00723877">
        <w:t>6</w:t>
      </w:r>
      <w:r>
        <w:rPr>
          <w:b/>
        </w:rPr>
        <w:t>0</w:t>
      </w:r>
      <w:r w:rsidRPr="00F06B36">
        <w:rPr>
          <w:b/>
        </w:rPr>
        <w:t xml:space="preserve">    Kg</w:t>
      </w:r>
    </w:p>
    <w:p w:rsidR="00E863EF" w:rsidRDefault="00E863EF" w:rsidP="00E863EF">
      <w:r>
        <w:t>COLORES:</w:t>
      </w:r>
      <w:r>
        <w:tab/>
      </w:r>
      <w:r>
        <w:tab/>
        <w:t>5   (   Según Muestra  )</w:t>
      </w:r>
    </w:p>
    <w:p w:rsidR="00E863EF" w:rsidRDefault="00E863EF" w:rsidP="00E863EF">
      <w:r>
        <w:t>CARAS:</w:t>
      </w:r>
      <w:r>
        <w:tab/>
      </w:r>
      <w:r>
        <w:tab/>
        <w:t>1</w:t>
      </w:r>
    </w:p>
    <w:p w:rsidR="00E863EF" w:rsidRDefault="00E863EF" w:rsidP="00E863EF">
      <w:r>
        <w:t>R EPETICIÓN:</w:t>
      </w:r>
      <w:r>
        <w:tab/>
        <w:t>9.5    cms</w:t>
      </w:r>
    </w:p>
    <w:p w:rsidR="00E863EF" w:rsidRDefault="00E863EF" w:rsidP="00E863EF">
      <w:r>
        <w:t>RODILLO:</w:t>
      </w:r>
      <w:r>
        <w:tab/>
      </w:r>
      <w:r>
        <w:tab/>
      </w:r>
      <w:r w:rsidRPr="007C0A03">
        <w:rPr>
          <w:b/>
        </w:rPr>
        <w:t>30</w:t>
      </w:r>
    </w:p>
    <w:p w:rsidR="00E863EF" w:rsidRDefault="00E863EF" w:rsidP="00E863EF">
      <w:r>
        <w:t>LAMINA:</w:t>
      </w:r>
      <w:r>
        <w:tab/>
      </w:r>
      <w:r>
        <w:tab/>
        <w:t>9.5 X 20   cms</w:t>
      </w:r>
    </w:p>
    <w:p w:rsidR="00E863EF" w:rsidRDefault="00E863EF" w:rsidP="00E863EF">
      <w:r>
        <w:t>SELLADO:</w:t>
      </w:r>
      <w:r>
        <w:tab/>
      </w:r>
      <w:r>
        <w:tab/>
        <w:t>Para selle lateral.</w:t>
      </w:r>
    </w:p>
    <w:p w:rsidR="00E863EF" w:rsidRDefault="00E863EF" w:rsidP="00E863EF">
      <w:r>
        <w:t xml:space="preserve"> </w:t>
      </w:r>
    </w:p>
    <w:p w:rsidR="00E863EF" w:rsidRDefault="00E863EF" w:rsidP="00E863EF"/>
    <w:p w:rsidR="00E863EF" w:rsidRDefault="00E863EF" w:rsidP="00E863EF">
      <w:r>
        <w:rPr>
          <w:b/>
          <w:bCs/>
          <w:u w:val="single"/>
        </w:rPr>
        <w:t>NOTA:</w:t>
      </w:r>
      <w:r>
        <w:t xml:space="preserve">  * Los cyreles se encuentran en su planta</w:t>
      </w:r>
    </w:p>
    <w:p w:rsidR="00E863EF" w:rsidRDefault="00E863EF" w:rsidP="00E863EF">
      <w:pPr>
        <w:numPr>
          <w:ilvl w:val="0"/>
          <w:numId w:val="1"/>
        </w:numPr>
      </w:pPr>
      <w:r>
        <w:t>Colores igual muestra anterior</w:t>
      </w:r>
    </w:p>
    <w:p w:rsidR="00E863EF" w:rsidRDefault="00E863EF" w:rsidP="00E863EF">
      <w:pPr>
        <w:ind w:left="885"/>
      </w:pPr>
    </w:p>
    <w:p w:rsidR="00E863EF" w:rsidRPr="00AF4F6F" w:rsidRDefault="00E863EF" w:rsidP="00E863EF">
      <w:pPr>
        <w:ind w:left="1860"/>
        <w:rPr>
          <w:b/>
          <w:u w:val="single"/>
        </w:rPr>
      </w:pPr>
    </w:p>
    <w:p w:rsidR="00E863EF" w:rsidRPr="00AF4F6F" w:rsidRDefault="0015589E" w:rsidP="00E863EF">
      <w:pPr>
        <w:numPr>
          <w:ilvl w:val="0"/>
          <w:numId w:val="2"/>
        </w:num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L      41373</w:t>
      </w:r>
    </w:p>
    <w:p w:rsidR="00E863EF" w:rsidRDefault="00E863EF" w:rsidP="00E863EF">
      <w:pPr>
        <w:ind w:left="1500"/>
        <w:rPr>
          <w:b/>
          <w:u w:val="single"/>
        </w:rPr>
      </w:pPr>
    </w:p>
    <w:p w:rsidR="00E863EF" w:rsidRPr="00D74513" w:rsidRDefault="00E863EF" w:rsidP="00E863EF">
      <w:pPr>
        <w:ind w:left="1500"/>
        <w:rPr>
          <w:b/>
          <w:u w:val="single"/>
        </w:rPr>
      </w:pPr>
    </w:p>
    <w:p w:rsidR="00E863EF" w:rsidRDefault="00E863EF" w:rsidP="00E863EF">
      <w:pPr>
        <w:ind w:left="1500"/>
        <w:rPr>
          <w:u w:val="single"/>
        </w:rPr>
      </w:pPr>
    </w:p>
    <w:p w:rsidR="00E863EF" w:rsidRDefault="00E863EF" w:rsidP="00E863EF">
      <w:r>
        <w:t>Agradezco la atención y colaboración prestada.</w:t>
      </w:r>
    </w:p>
    <w:p w:rsidR="00E863EF" w:rsidRDefault="00E863EF" w:rsidP="00E863EF"/>
    <w:p w:rsidR="00E863EF" w:rsidRDefault="00E863EF" w:rsidP="00E863EF">
      <w:r>
        <w:t>Cordialmente</w:t>
      </w:r>
    </w:p>
    <w:p w:rsidR="00E863EF" w:rsidRDefault="00E863EF" w:rsidP="00E863EF"/>
    <w:p w:rsidR="00E863EF" w:rsidRDefault="00E863EF" w:rsidP="00E863EF"/>
    <w:p w:rsidR="00E863EF" w:rsidRDefault="00E863EF" w:rsidP="00E863EF"/>
    <w:p w:rsidR="00E863EF" w:rsidRDefault="00E863EF" w:rsidP="00E863EF">
      <w:r>
        <w:t>RICARDO CASAS ZAPATA</w:t>
      </w:r>
    </w:p>
    <w:p w:rsidR="00E863EF" w:rsidRDefault="00E863EF" w:rsidP="00E863EF">
      <w:r>
        <w:t>Director</w:t>
      </w:r>
    </w:p>
    <w:p w:rsidR="00E863EF" w:rsidRDefault="00E863EF" w:rsidP="00E863EF">
      <w:pPr>
        <w:rPr>
          <w:b/>
        </w:rPr>
      </w:pPr>
    </w:p>
    <w:p w:rsidR="00E863EF" w:rsidRDefault="00E863EF" w:rsidP="005450D8">
      <w:pPr>
        <w:rPr>
          <w:b/>
        </w:rPr>
      </w:pPr>
    </w:p>
    <w:p w:rsidR="00B37BF7" w:rsidRDefault="00B37BF7" w:rsidP="005450D8">
      <w:pPr>
        <w:rPr>
          <w:b/>
        </w:rPr>
      </w:pPr>
    </w:p>
    <w:p w:rsidR="00B37BF7" w:rsidRDefault="00B37BF7" w:rsidP="005450D8">
      <w:pPr>
        <w:rPr>
          <w:b/>
        </w:rPr>
      </w:pPr>
    </w:p>
    <w:p w:rsidR="00B37BF7" w:rsidRDefault="00B37BF7" w:rsidP="00B37BF7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B37BF7" w:rsidRDefault="00B37BF7" w:rsidP="00B37BF7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B37BF7" w:rsidRDefault="00B37BF7" w:rsidP="00B37BF7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B37BF7" w:rsidRDefault="00B37BF7" w:rsidP="00B37BF7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B37BF7" w:rsidRDefault="00B37BF7" w:rsidP="00B37BF7"/>
    <w:p w:rsidR="00B37BF7" w:rsidRDefault="00B37BF7" w:rsidP="00B37BF7"/>
    <w:p w:rsidR="00B37BF7" w:rsidRDefault="00B37BF7" w:rsidP="00B37BF7">
      <w:pPr>
        <w:pStyle w:val="Ttulo1"/>
      </w:pPr>
      <w:r>
        <w:t>ORDEN DE TRABAJO      N°      06196</w:t>
      </w:r>
    </w:p>
    <w:p w:rsidR="00B37BF7" w:rsidRDefault="00B37BF7" w:rsidP="00B37BF7"/>
    <w:p w:rsidR="00B37BF7" w:rsidRDefault="00B37BF7" w:rsidP="00B37BF7"/>
    <w:p w:rsidR="00B37BF7" w:rsidRDefault="00B37BF7" w:rsidP="00B37BF7">
      <w:r>
        <w:t>FECHA:</w:t>
      </w:r>
      <w:r>
        <w:tab/>
        <w:t>Medellín,  Marzo  05    de    2010</w:t>
      </w:r>
    </w:p>
    <w:p w:rsidR="00B37BF7" w:rsidRDefault="00B37BF7" w:rsidP="00B37BF7">
      <w:r>
        <w:t>PARA:</w:t>
      </w:r>
      <w:r>
        <w:tab/>
      </w:r>
      <w:r>
        <w:tab/>
        <w:t>PLÁSTICOS DARMA</w:t>
      </w:r>
    </w:p>
    <w:p w:rsidR="00B37BF7" w:rsidRDefault="00B37BF7" w:rsidP="00B37BF7">
      <w:r>
        <w:t>ATENCIÓN:</w:t>
      </w:r>
      <w:r>
        <w:tab/>
        <w:t>Sr. DARIO JARAMILLO</w:t>
      </w:r>
    </w:p>
    <w:p w:rsidR="00B37BF7" w:rsidRDefault="00B37BF7" w:rsidP="00B37BF7"/>
    <w:p w:rsidR="00B37BF7" w:rsidRDefault="00B37BF7" w:rsidP="00B37BF7"/>
    <w:p w:rsidR="00B37BF7" w:rsidRDefault="00B37BF7" w:rsidP="00B37BF7">
      <w:r>
        <w:t xml:space="preserve"> Apreciado Dn DARIO:</w:t>
      </w:r>
    </w:p>
    <w:p w:rsidR="00B37BF7" w:rsidRDefault="00B37BF7" w:rsidP="00B37BF7"/>
    <w:p w:rsidR="00B37BF7" w:rsidRDefault="00B37BF7" w:rsidP="00B37BF7">
      <w:r>
        <w:t>Con la presente estamos solicitando el siguiente material  :</w:t>
      </w:r>
    </w:p>
    <w:p w:rsidR="00B37BF7" w:rsidRDefault="00B37BF7" w:rsidP="00B37BF7"/>
    <w:p w:rsidR="00B37BF7" w:rsidRDefault="00B37BF7" w:rsidP="00B37BF7">
      <w:r>
        <w:rPr>
          <w:b/>
          <w:bCs/>
          <w:u w:val="single"/>
        </w:rPr>
        <w:t>EXTRUSION</w:t>
      </w:r>
      <w:r>
        <w:t>:</w:t>
      </w:r>
    </w:p>
    <w:p w:rsidR="00B37BF7" w:rsidRDefault="00B37BF7" w:rsidP="00B37BF7"/>
    <w:p w:rsidR="00B37BF7" w:rsidRDefault="00B37BF7" w:rsidP="00B37BF7"/>
    <w:tbl>
      <w:tblPr>
        <w:tblW w:w="9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338"/>
        <w:gridCol w:w="1560"/>
        <w:gridCol w:w="1559"/>
        <w:gridCol w:w="1807"/>
        <w:gridCol w:w="1986"/>
      </w:tblGrid>
      <w:tr w:rsidR="00B37BF7" w:rsidTr="00CD533D">
        <w:tc>
          <w:tcPr>
            <w:tcW w:w="2338" w:type="dxa"/>
          </w:tcPr>
          <w:p w:rsidR="00B37BF7" w:rsidRDefault="00B37BF7" w:rsidP="00CD533D">
            <w:r>
              <w:t xml:space="preserve">MEDIDA EN  </w:t>
            </w:r>
          </w:p>
          <w:p w:rsidR="00B37BF7" w:rsidRDefault="00B94EB1" w:rsidP="00CD533D">
            <w:r>
              <w:t>CENTIMETROS</w:t>
            </w:r>
          </w:p>
        </w:tc>
        <w:tc>
          <w:tcPr>
            <w:tcW w:w="1560" w:type="dxa"/>
          </w:tcPr>
          <w:p w:rsidR="00B37BF7" w:rsidRDefault="00B37BF7" w:rsidP="00CD533D">
            <w:r>
              <w:t>CALIBRE</w:t>
            </w:r>
          </w:p>
        </w:tc>
        <w:tc>
          <w:tcPr>
            <w:tcW w:w="1559" w:type="dxa"/>
          </w:tcPr>
          <w:p w:rsidR="00B37BF7" w:rsidRDefault="00B37BF7" w:rsidP="00CD533D">
            <w:r>
              <w:t>FORMA</w:t>
            </w:r>
          </w:p>
        </w:tc>
        <w:tc>
          <w:tcPr>
            <w:tcW w:w="1807" w:type="dxa"/>
          </w:tcPr>
          <w:p w:rsidR="00B37BF7" w:rsidRDefault="00B37BF7" w:rsidP="00CD533D">
            <w:r>
              <w:t>CANTIDAD EN KILOS</w:t>
            </w:r>
          </w:p>
        </w:tc>
        <w:tc>
          <w:tcPr>
            <w:tcW w:w="1986" w:type="dxa"/>
          </w:tcPr>
          <w:p w:rsidR="00B37BF7" w:rsidRDefault="00B37BF7" w:rsidP="00CD533D">
            <w:r>
              <w:t>MATERIAL</w:t>
            </w:r>
          </w:p>
        </w:tc>
      </w:tr>
      <w:tr w:rsidR="00B37BF7" w:rsidRPr="00656B1D" w:rsidTr="00CD533D">
        <w:tc>
          <w:tcPr>
            <w:tcW w:w="2338" w:type="dxa"/>
          </w:tcPr>
          <w:p w:rsidR="00B37BF7" w:rsidRPr="00656B1D" w:rsidRDefault="00056BED" w:rsidP="00B94EB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62</w:t>
            </w:r>
          </w:p>
        </w:tc>
        <w:tc>
          <w:tcPr>
            <w:tcW w:w="1560" w:type="dxa"/>
          </w:tcPr>
          <w:p w:rsidR="00B37BF7" w:rsidRPr="00656B1D" w:rsidRDefault="00B94EB1" w:rsidP="00CD533D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2.4</w:t>
            </w:r>
            <w:r w:rsidR="00B37BF7">
              <w:rPr>
                <w:b/>
                <w:sz w:val="28"/>
                <w:szCs w:val="28"/>
              </w:rPr>
              <w:t xml:space="preserve"> </w:t>
            </w:r>
            <w:r w:rsidR="00B37BF7" w:rsidRPr="00656B1D">
              <w:rPr>
                <w:b/>
                <w:sz w:val="28"/>
                <w:szCs w:val="28"/>
              </w:rPr>
              <w:t xml:space="preserve">  ”</w:t>
            </w:r>
          </w:p>
        </w:tc>
        <w:tc>
          <w:tcPr>
            <w:tcW w:w="1559" w:type="dxa"/>
          </w:tcPr>
          <w:p w:rsidR="00B37BF7" w:rsidRPr="00656B1D" w:rsidRDefault="00B94EB1" w:rsidP="00CD533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LAMINA</w:t>
            </w:r>
          </w:p>
        </w:tc>
        <w:tc>
          <w:tcPr>
            <w:tcW w:w="1807" w:type="dxa"/>
          </w:tcPr>
          <w:p w:rsidR="00B37BF7" w:rsidRPr="00656B1D" w:rsidRDefault="00B94EB1" w:rsidP="00CD533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205</w:t>
            </w:r>
          </w:p>
        </w:tc>
        <w:tc>
          <w:tcPr>
            <w:tcW w:w="1986" w:type="dxa"/>
          </w:tcPr>
          <w:p w:rsidR="00B37BF7" w:rsidRPr="00656B1D" w:rsidRDefault="00B37BF7" w:rsidP="00CD533D">
            <w:pPr>
              <w:jc w:val="center"/>
              <w:rPr>
                <w:b/>
                <w:sz w:val="28"/>
                <w:szCs w:val="28"/>
              </w:rPr>
            </w:pPr>
            <w:r w:rsidRPr="00656B1D">
              <w:rPr>
                <w:b/>
                <w:sz w:val="28"/>
                <w:szCs w:val="28"/>
              </w:rPr>
              <w:t>BAJA   TPTE</w:t>
            </w:r>
          </w:p>
        </w:tc>
      </w:tr>
    </w:tbl>
    <w:p w:rsidR="00B37BF7" w:rsidRPr="00656B1D" w:rsidRDefault="00B37BF7" w:rsidP="00B37BF7">
      <w:pPr>
        <w:pStyle w:val="Ttulo2"/>
        <w:rPr>
          <w:sz w:val="28"/>
          <w:szCs w:val="28"/>
        </w:rPr>
      </w:pPr>
    </w:p>
    <w:p w:rsidR="00B37BF7" w:rsidRDefault="00B37BF7" w:rsidP="00B37BF7"/>
    <w:p w:rsidR="00B37BF7" w:rsidRDefault="00B37BF7" w:rsidP="00B37BF7">
      <w:pPr>
        <w:rPr>
          <w:b/>
          <w:bCs/>
          <w:u w:val="single"/>
        </w:rPr>
      </w:pPr>
    </w:p>
    <w:p w:rsidR="00B37BF7" w:rsidRDefault="00B37BF7" w:rsidP="00B37BF7">
      <w:r w:rsidRPr="0026453F">
        <w:rPr>
          <w:b/>
          <w:u w:val="single"/>
        </w:rPr>
        <w:t xml:space="preserve">MEZCLA </w:t>
      </w:r>
      <w:r>
        <w:t xml:space="preserve">  :     25     BAJA</w:t>
      </w:r>
    </w:p>
    <w:p w:rsidR="00056BED" w:rsidRDefault="00056BED" w:rsidP="00B37BF7">
      <w:r>
        <w:t xml:space="preserve">                           8</w:t>
      </w:r>
      <w:r w:rsidR="00B37BF7">
        <w:tab/>
        <w:t xml:space="preserve">LINEAL  </w:t>
      </w:r>
    </w:p>
    <w:p w:rsidR="00056BED" w:rsidRDefault="00056BED" w:rsidP="00B37BF7"/>
    <w:p w:rsidR="00B37BF7" w:rsidRPr="00585541" w:rsidRDefault="00B37BF7" w:rsidP="00B37BF7">
      <w:pPr>
        <w:rPr>
          <w:sz w:val="28"/>
          <w:szCs w:val="28"/>
        </w:rPr>
      </w:pPr>
      <w:r w:rsidRPr="00585541">
        <w:rPr>
          <w:sz w:val="28"/>
          <w:szCs w:val="28"/>
        </w:rPr>
        <w:t xml:space="preserve">     </w:t>
      </w:r>
    </w:p>
    <w:p w:rsidR="00B37BF7" w:rsidRPr="00585541" w:rsidRDefault="00056BED" w:rsidP="00B37BF7">
      <w:pPr>
        <w:rPr>
          <w:sz w:val="28"/>
          <w:szCs w:val="28"/>
        </w:rPr>
      </w:pPr>
      <w:r w:rsidRPr="00585541">
        <w:rPr>
          <w:sz w:val="28"/>
          <w:szCs w:val="28"/>
        </w:rPr>
        <w:t xml:space="preserve">LAMINA  TRATADA PARA IMPRIMIR   EN  SU  PLANTA </w:t>
      </w:r>
      <w:r w:rsidR="00CE4C85" w:rsidRPr="00585541">
        <w:rPr>
          <w:sz w:val="28"/>
          <w:szCs w:val="28"/>
        </w:rPr>
        <w:t>.</w:t>
      </w:r>
    </w:p>
    <w:p w:rsidR="00CE4C85" w:rsidRPr="00585541" w:rsidRDefault="00CE4C85" w:rsidP="00B37BF7">
      <w:pPr>
        <w:rPr>
          <w:sz w:val="28"/>
          <w:szCs w:val="28"/>
        </w:rPr>
      </w:pPr>
    </w:p>
    <w:p w:rsidR="00CE4C85" w:rsidRPr="00585541" w:rsidRDefault="00CE4C85" w:rsidP="00B37BF7">
      <w:pPr>
        <w:rPr>
          <w:sz w:val="28"/>
          <w:szCs w:val="28"/>
        </w:rPr>
      </w:pPr>
      <w:r w:rsidRPr="00585541">
        <w:rPr>
          <w:sz w:val="28"/>
          <w:szCs w:val="28"/>
        </w:rPr>
        <w:t>ORDEN  6190</w:t>
      </w:r>
    </w:p>
    <w:p w:rsidR="00B37BF7" w:rsidRPr="00585541" w:rsidRDefault="00B37BF7" w:rsidP="00B37BF7">
      <w:pPr>
        <w:rPr>
          <w:sz w:val="28"/>
          <w:szCs w:val="28"/>
        </w:rPr>
      </w:pPr>
    </w:p>
    <w:p w:rsidR="00B37BF7" w:rsidRDefault="00B37BF7" w:rsidP="00B37BF7"/>
    <w:p w:rsidR="00B37BF7" w:rsidRDefault="00B37BF7" w:rsidP="00B37BF7"/>
    <w:p w:rsidR="00B37BF7" w:rsidRDefault="00B37BF7" w:rsidP="00B37BF7">
      <w:r>
        <w:t>Agradezco la Amable colaboración.</w:t>
      </w:r>
    </w:p>
    <w:p w:rsidR="00B37BF7" w:rsidRDefault="00B37BF7" w:rsidP="00B37BF7"/>
    <w:p w:rsidR="00B37BF7" w:rsidRDefault="00B37BF7" w:rsidP="00B37BF7"/>
    <w:p w:rsidR="00B37BF7" w:rsidRDefault="00B37BF7" w:rsidP="00B37BF7"/>
    <w:p w:rsidR="00B37BF7" w:rsidRDefault="00B37BF7" w:rsidP="00B37BF7">
      <w:r>
        <w:t>Cordialmente</w:t>
      </w:r>
    </w:p>
    <w:p w:rsidR="00B37BF7" w:rsidRDefault="00B37BF7" w:rsidP="00B37BF7"/>
    <w:p w:rsidR="00B37BF7" w:rsidRDefault="00B37BF7" w:rsidP="00B37BF7"/>
    <w:p w:rsidR="00B37BF7" w:rsidRDefault="00B37BF7" w:rsidP="00B37BF7"/>
    <w:p w:rsidR="00B37BF7" w:rsidRDefault="00B37BF7" w:rsidP="00B37BF7">
      <w:r>
        <w:t>RICARDO CASAS ZAPATA</w:t>
      </w:r>
    </w:p>
    <w:p w:rsidR="00B37BF7" w:rsidRDefault="00B37BF7" w:rsidP="00B37BF7">
      <w:r>
        <w:t>Director</w:t>
      </w:r>
    </w:p>
    <w:p w:rsidR="00B37BF7" w:rsidRDefault="00B37BF7" w:rsidP="00B37BF7">
      <w:pPr>
        <w:rPr>
          <w:b/>
        </w:rPr>
      </w:pPr>
    </w:p>
    <w:p w:rsidR="00B37BF7" w:rsidRDefault="00B37BF7" w:rsidP="005450D8">
      <w:pPr>
        <w:rPr>
          <w:b/>
        </w:rPr>
      </w:pPr>
    </w:p>
    <w:p w:rsidR="00654395" w:rsidRDefault="00654395" w:rsidP="005450D8">
      <w:pPr>
        <w:rPr>
          <w:b/>
        </w:rPr>
      </w:pPr>
    </w:p>
    <w:p w:rsidR="00654395" w:rsidRDefault="00654395" w:rsidP="00654395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654395" w:rsidRDefault="00654395" w:rsidP="00654395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654395" w:rsidRDefault="00654395" w:rsidP="00654395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654395" w:rsidRDefault="00654395" w:rsidP="00654395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654395" w:rsidRDefault="00654395" w:rsidP="00654395"/>
    <w:p w:rsidR="00654395" w:rsidRDefault="00654395" w:rsidP="00654395"/>
    <w:p w:rsidR="00654395" w:rsidRDefault="00654395" w:rsidP="00654395">
      <w:pPr>
        <w:pStyle w:val="Ttulo1"/>
      </w:pPr>
      <w:r>
        <w:t>ORDEN DE TRABAJO      N°      06171</w:t>
      </w:r>
    </w:p>
    <w:p w:rsidR="00654395" w:rsidRDefault="00654395" w:rsidP="00654395"/>
    <w:p w:rsidR="00654395" w:rsidRDefault="00654395" w:rsidP="00654395"/>
    <w:p w:rsidR="00654395" w:rsidRDefault="00654395" w:rsidP="00654395">
      <w:r>
        <w:t>FECHA:</w:t>
      </w:r>
      <w:r>
        <w:tab/>
        <w:t>Medellín,  Marzo  05    de    2010</w:t>
      </w:r>
    </w:p>
    <w:p w:rsidR="00654395" w:rsidRDefault="00654395" w:rsidP="00654395">
      <w:r>
        <w:t>PARA:</w:t>
      </w:r>
      <w:r>
        <w:tab/>
      </w:r>
      <w:r>
        <w:tab/>
        <w:t>PLÁSTICOS DARMA</w:t>
      </w:r>
    </w:p>
    <w:p w:rsidR="00654395" w:rsidRDefault="00654395" w:rsidP="00654395">
      <w:r>
        <w:t>ATENCIÓN:</w:t>
      </w:r>
      <w:r>
        <w:tab/>
        <w:t>Sr. DARIO JARAMILLO</w:t>
      </w:r>
    </w:p>
    <w:p w:rsidR="00654395" w:rsidRDefault="00654395" w:rsidP="00654395"/>
    <w:p w:rsidR="00654395" w:rsidRDefault="00654395" w:rsidP="00654395"/>
    <w:p w:rsidR="00654395" w:rsidRDefault="00654395" w:rsidP="00654395">
      <w:r>
        <w:t xml:space="preserve"> Apreciado Dn DARIO:</w:t>
      </w:r>
    </w:p>
    <w:p w:rsidR="00654395" w:rsidRDefault="00654395" w:rsidP="00654395"/>
    <w:p w:rsidR="00654395" w:rsidRDefault="00654395" w:rsidP="00654395">
      <w:r>
        <w:t>Con la presente estamos solicitando el siguiente material  :</w:t>
      </w:r>
    </w:p>
    <w:p w:rsidR="00654395" w:rsidRDefault="00654395" w:rsidP="00654395"/>
    <w:p w:rsidR="00654395" w:rsidRDefault="00654395" w:rsidP="00654395">
      <w:r>
        <w:rPr>
          <w:b/>
          <w:bCs/>
          <w:u w:val="single"/>
        </w:rPr>
        <w:t>EXTRUSION</w:t>
      </w:r>
      <w:r>
        <w:t>:</w:t>
      </w:r>
    </w:p>
    <w:p w:rsidR="00654395" w:rsidRDefault="00654395" w:rsidP="00654395"/>
    <w:p w:rsidR="00654395" w:rsidRDefault="00654395" w:rsidP="00654395"/>
    <w:tbl>
      <w:tblPr>
        <w:tblW w:w="9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338"/>
        <w:gridCol w:w="1560"/>
        <w:gridCol w:w="1559"/>
        <w:gridCol w:w="1807"/>
        <w:gridCol w:w="1986"/>
      </w:tblGrid>
      <w:tr w:rsidR="00654395" w:rsidTr="00CD533D">
        <w:tc>
          <w:tcPr>
            <w:tcW w:w="2338" w:type="dxa"/>
          </w:tcPr>
          <w:p w:rsidR="00654395" w:rsidRDefault="00654395" w:rsidP="00CD533D">
            <w:r>
              <w:t xml:space="preserve">MEDIDA EN  </w:t>
            </w:r>
          </w:p>
          <w:p w:rsidR="00654395" w:rsidRDefault="00654395" w:rsidP="00CD533D">
            <w:r>
              <w:t>CENTIMETROS</w:t>
            </w:r>
          </w:p>
        </w:tc>
        <w:tc>
          <w:tcPr>
            <w:tcW w:w="1560" w:type="dxa"/>
          </w:tcPr>
          <w:p w:rsidR="00654395" w:rsidRDefault="00654395" w:rsidP="00CD533D">
            <w:r>
              <w:t>CALIBRE</w:t>
            </w:r>
          </w:p>
        </w:tc>
        <w:tc>
          <w:tcPr>
            <w:tcW w:w="1559" w:type="dxa"/>
          </w:tcPr>
          <w:p w:rsidR="00654395" w:rsidRDefault="00654395" w:rsidP="00CD533D">
            <w:r>
              <w:t>FORMA</w:t>
            </w:r>
          </w:p>
        </w:tc>
        <w:tc>
          <w:tcPr>
            <w:tcW w:w="1807" w:type="dxa"/>
          </w:tcPr>
          <w:p w:rsidR="00654395" w:rsidRDefault="00654395" w:rsidP="00CD533D">
            <w:r>
              <w:t>CANTIDAD EN KILOS</w:t>
            </w:r>
          </w:p>
        </w:tc>
        <w:tc>
          <w:tcPr>
            <w:tcW w:w="1986" w:type="dxa"/>
          </w:tcPr>
          <w:p w:rsidR="00654395" w:rsidRDefault="00654395" w:rsidP="00CD533D">
            <w:r>
              <w:t>MATERIAL</w:t>
            </w:r>
          </w:p>
        </w:tc>
      </w:tr>
      <w:tr w:rsidR="00654395" w:rsidRPr="00656B1D" w:rsidTr="00CD533D">
        <w:tc>
          <w:tcPr>
            <w:tcW w:w="2338" w:type="dxa"/>
          </w:tcPr>
          <w:p w:rsidR="00654395" w:rsidRPr="00656B1D" w:rsidRDefault="00654395" w:rsidP="00CD533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62</w:t>
            </w:r>
          </w:p>
        </w:tc>
        <w:tc>
          <w:tcPr>
            <w:tcW w:w="1560" w:type="dxa"/>
          </w:tcPr>
          <w:p w:rsidR="00654395" w:rsidRPr="00656B1D" w:rsidRDefault="00654395" w:rsidP="00CD533D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2.4 </w:t>
            </w:r>
            <w:r w:rsidRPr="00656B1D">
              <w:rPr>
                <w:b/>
                <w:sz w:val="28"/>
                <w:szCs w:val="28"/>
              </w:rPr>
              <w:t xml:space="preserve">  ”</w:t>
            </w:r>
          </w:p>
        </w:tc>
        <w:tc>
          <w:tcPr>
            <w:tcW w:w="1559" w:type="dxa"/>
          </w:tcPr>
          <w:p w:rsidR="00654395" w:rsidRPr="00656B1D" w:rsidRDefault="00654395" w:rsidP="00CD533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LAMINA</w:t>
            </w:r>
          </w:p>
        </w:tc>
        <w:tc>
          <w:tcPr>
            <w:tcW w:w="1807" w:type="dxa"/>
          </w:tcPr>
          <w:p w:rsidR="00654395" w:rsidRPr="00656B1D" w:rsidRDefault="00834F66" w:rsidP="00CD533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100</w:t>
            </w:r>
          </w:p>
        </w:tc>
        <w:tc>
          <w:tcPr>
            <w:tcW w:w="1986" w:type="dxa"/>
          </w:tcPr>
          <w:p w:rsidR="00654395" w:rsidRPr="00656B1D" w:rsidRDefault="00654395" w:rsidP="00CD533D">
            <w:pPr>
              <w:jc w:val="center"/>
              <w:rPr>
                <w:b/>
                <w:sz w:val="28"/>
                <w:szCs w:val="28"/>
              </w:rPr>
            </w:pPr>
            <w:r w:rsidRPr="00656B1D">
              <w:rPr>
                <w:b/>
                <w:sz w:val="28"/>
                <w:szCs w:val="28"/>
              </w:rPr>
              <w:t>BAJA   TPTE</w:t>
            </w:r>
          </w:p>
        </w:tc>
      </w:tr>
    </w:tbl>
    <w:p w:rsidR="00654395" w:rsidRPr="00656B1D" w:rsidRDefault="00654395" w:rsidP="00654395">
      <w:pPr>
        <w:pStyle w:val="Ttulo2"/>
        <w:rPr>
          <w:sz w:val="28"/>
          <w:szCs w:val="28"/>
        </w:rPr>
      </w:pPr>
    </w:p>
    <w:p w:rsidR="00654395" w:rsidRDefault="00654395" w:rsidP="00654395"/>
    <w:p w:rsidR="00654395" w:rsidRDefault="00654395" w:rsidP="00654395">
      <w:pPr>
        <w:rPr>
          <w:b/>
          <w:bCs/>
          <w:u w:val="single"/>
        </w:rPr>
      </w:pPr>
    </w:p>
    <w:p w:rsidR="00654395" w:rsidRDefault="00654395" w:rsidP="00654395">
      <w:r w:rsidRPr="0026453F">
        <w:rPr>
          <w:b/>
          <w:u w:val="single"/>
        </w:rPr>
        <w:t xml:space="preserve">MEZCLA </w:t>
      </w:r>
      <w:r>
        <w:t xml:space="preserve">  :     25     BAJA</w:t>
      </w:r>
    </w:p>
    <w:p w:rsidR="00654395" w:rsidRDefault="00654395" w:rsidP="00654395">
      <w:r>
        <w:t xml:space="preserve">                           8</w:t>
      </w:r>
      <w:r>
        <w:tab/>
        <w:t xml:space="preserve">LINEAL  </w:t>
      </w:r>
    </w:p>
    <w:p w:rsidR="00654395" w:rsidRDefault="00654395" w:rsidP="00654395"/>
    <w:p w:rsidR="00654395" w:rsidRPr="00585541" w:rsidRDefault="00654395" w:rsidP="00654395">
      <w:pPr>
        <w:rPr>
          <w:sz w:val="28"/>
          <w:szCs w:val="28"/>
        </w:rPr>
      </w:pPr>
      <w:r w:rsidRPr="00585541">
        <w:rPr>
          <w:sz w:val="28"/>
          <w:szCs w:val="28"/>
        </w:rPr>
        <w:t xml:space="preserve">     </w:t>
      </w:r>
    </w:p>
    <w:p w:rsidR="00654395" w:rsidRPr="00585541" w:rsidRDefault="00654395" w:rsidP="00654395">
      <w:pPr>
        <w:rPr>
          <w:sz w:val="28"/>
          <w:szCs w:val="28"/>
        </w:rPr>
      </w:pPr>
      <w:r w:rsidRPr="00585541">
        <w:rPr>
          <w:sz w:val="28"/>
          <w:szCs w:val="28"/>
        </w:rPr>
        <w:t>LAMINA  TRATADA PARA IMPRIMIR   EN  SU  PLANTA .</w:t>
      </w:r>
    </w:p>
    <w:p w:rsidR="00654395" w:rsidRPr="00585541" w:rsidRDefault="00654395" w:rsidP="00654395">
      <w:pPr>
        <w:rPr>
          <w:sz w:val="28"/>
          <w:szCs w:val="28"/>
        </w:rPr>
      </w:pPr>
    </w:p>
    <w:p w:rsidR="00654395" w:rsidRPr="00585541" w:rsidRDefault="00D16302" w:rsidP="00654395">
      <w:pPr>
        <w:rPr>
          <w:sz w:val="28"/>
          <w:szCs w:val="28"/>
        </w:rPr>
      </w:pPr>
      <w:r>
        <w:rPr>
          <w:sz w:val="28"/>
          <w:szCs w:val="28"/>
        </w:rPr>
        <w:t>ORDEN   DE  ZAMAR</w:t>
      </w:r>
    </w:p>
    <w:p w:rsidR="00654395" w:rsidRPr="00585541" w:rsidRDefault="00654395" w:rsidP="00654395">
      <w:pPr>
        <w:rPr>
          <w:sz w:val="28"/>
          <w:szCs w:val="28"/>
        </w:rPr>
      </w:pPr>
    </w:p>
    <w:p w:rsidR="00654395" w:rsidRDefault="00654395" w:rsidP="00654395"/>
    <w:p w:rsidR="00654395" w:rsidRDefault="00654395" w:rsidP="00654395"/>
    <w:p w:rsidR="00654395" w:rsidRDefault="00654395" w:rsidP="00654395">
      <w:r>
        <w:t>Agradezco la Amable colaboración.</w:t>
      </w:r>
    </w:p>
    <w:p w:rsidR="00654395" w:rsidRDefault="00654395" w:rsidP="00654395"/>
    <w:p w:rsidR="00654395" w:rsidRDefault="00654395" w:rsidP="00654395"/>
    <w:p w:rsidR="00654395" w:rsidRDefault="00654395" w:rsidP="00654395"/>
    <w:p w:rsidR="00654395" w:rsidRDefault="00654395" w:rsidP="00654395">
      <w:r>
        <w:t>Cordialmente</w:t>
      </w:r>
    </w:p>
    <w:p w:rsidR="00654395" w:rsidRDefault="00654395" w:rsidP="00654395"/>
    <w:p w:rsidR="00654395" w:rsidRDefault="00654395" w:rsidP="00654395"/>
    <w:p w:rsidR="00654395" w:rsidRDefault="00654395" w:rsidP="00654395"/>
    <w:p w:rsidR="00654395" w:rsidRDefault="00654395" w:rsidP="00654395">
      <w:r>
        <w:t>RICARDO CASAS ZAPATA</w:t>
      </w:r>
    </w:p>
    <w:p w:rsidR="00654395" w:rsidRDefault="00654395" w:rsidP="00654395">
      <w:r>
        <w:t>Director</w:t>
      </w:r>
    </w:p>
    <w:p w:rsidR="00654395" w:rsidRDefault="00654395" w:rsidP="005450D8">
      <w:pPr>
        <w:rPr>
          <w:b/>
        </w:rPr>
      </w:pPr>
    </w:p>
    <w:p w:rsidR="00FB34B5" w:rsidRDefault="00FB34B5" w:rsidP="00FB34B5">
      <w:pPr>
        <w:rPr>
          <w:b/>
        </w:rPr>
      </w:pPr>
    </w:p>
    <w:p w:rsidR="00FB34B5" w:rsidRDefault="00FB34B5" w:rsidP="00FB34B5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FB34B5" w:rsidRDefault="00FB34B5" w:rsidP="00FB34B5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FB34B5" w:rsidRDefault="00FB34B5" w:rsidP="00FB34B5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FB34B5" w:rsidRDefault="00FB34B5" w:rsidP="00FB34B5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FB34B5" w:rsidRDefault="00FB34B5" w:rsidP="00FB34B5"/>
    <w:p w:rsidR="00FB34B5" w:rsidRDefault="00FB34B5" w:rsidP="00FB34B5"/>
    <w:p w:rsidR="00FB34B5" w:rsidRDefault="00FB34B5" w:rsidP="00FB34B5">
      <w:pPr>
        <w:pStyle w:val="Ttulo1"/>
      </w:pPr>
      <w:r>
        <w:t>ORDEN DE TRABAJO      N°      06211</w:t>
      </w:r>
      <w:r w:rsidR="002D0D8A">
        <w:t>-1</w:t>
      </w:r>
    </w:p>
    <w:p w:rsidR="00FB34B5" w:rsidRDefault="00FB34B5" w:rsidP="00FB34B5"/>
    <w:p w:rsidR="00FB34B5" w:rsidRDefault="00FB34B5" w:rsidP="00FB34B5"/>
    <w:p w:rsidR="00FB34B5" w:rsidRDefault="00FB34B5" w:rsidP="00FB34B5">
      <w:r>
        <w:t>FECHA:</w:t>
      </w:r>
      <w:r>
        <w:tab/>
        <w:t>Medellín,  Marzo  05    de    2010</w:t>
      </w:r>
    </w:p>
    <w:p w:rsidR="00FB34B5" w:rsidRDefault="00FB34B5" w:rsidP="00FB34B5">
      <w:r>
        <w:t>PARA:</w:t>
      </w:r>
      <w:r>
        <w:tab/>
      </w:r>
      <w:r>
        <w:tab/>
        <w:t>PLÁSTICOS DARMA</w:t>
      </w:r>
    </w:p>
    <w:p w:rsidR="00FB34B5" w:rsidRDefault="00FB34B5" w:rsidP="00FB34B5">
      <w:r>
        <w:t>ATENCIÓN:</w:t>
      </w:r>
      <w:r>
        <w:tab/>
        <w:t>Sr. DARIO JARAMILLO</w:t>
      </w:r>
    </w:p>
    <w:p w:rsidR="00FB34B5" w:rsidRDefault="00FB34B5" w:rsidP="00FB34B5"/>
    <w:p w:rsidR="00FB34B5" w:rsidRDefault="00FB34B5" w:rsidP="00FB34B5"/>
    <w:p w:rsidR="00FB34B5" w:rsidRDefault="00FB34B5" w:rsidP="00FB34B5">
      <w:r>
        <w:t xml:space="preserve"> Apreciado Dn DARIO:</w:t>
      </w:r>
    </w:p>
    <w:p w:rsidR="00FB34B5" w:rsidRDefault="00FB34B5" w:rsidP="00FB34B5"/>
    <w:p w:rsidR="00FB34B5" w:rsidRDefault="00FB34B5" w:rsidP="00FB34B5">
      <w:r>
        <w:t>Con la presente estamos solicitando el siguiente material  :</w:t>
      </w:r>
    </w:p>
    <w:p w:rsidR="00FB34B5" w:rsidRDefault="00FB34B5" w:rsidP="00FB34B5"/>
    <w:p w:rsidR="00FB34B5" w:rsidRDefault="00FB34B5" w:rsidP="00FB34B5">
      <w:r>
        <w:rPr>
          <w:b/>
          <w:bCs/>
          <w:u w:val="single"/>
        </w:rPr>
        <w:t>EXTRUSION</w:t>
      </w:r>
      <w:r>
        <w:t>:</w:t>
      </w:r>
    </w:p>
    <w:p w:rsidR="00FB34B5" w:rsidRDefault="00FB34B5" w:rsidP="00FB34B5"/>
    <w:p w:rsidR="00FB34B5" w:rsidRDefault="00FB34B5" w:rsidP="00FB34B5"/>
    <w:tbl>
      <w:tblPr>
        <w:tblW w:w="9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338"/>
        <w:gridCol w:w="1560"/>
        <w:gridCol w:w="1559"/>
        <w:gridCol w:w="1807"/>
        <w:gridCol w:w="1986"/>
      </w:tblGrid>
      <w:tr w:rsidR="00FB34B5" w:rsidTr="00CD533D">
        <w:tc>
          <w:tcPr>
            <w:tcW w:w="2338" w:type="dxa"/>
          </w:tcPr>
          <w:p w:rsidR="00FB34B5" w:rsidRDefault="00FB34B5" w:rsidP="00CD533D">
            <w:r>
              <w:t xml:space="preserve">MEDIDA EN  </w:t>
            </w:r>
          </w:p>
          <w:p w:rsidR="00FB34B5" w:rsidRDefault="00FB34B5" w:rsidP="00CD533D">
            <w:r>
              <w:t>CENTIMETROS</w:t>
            </w:r>
          </w:p>
        </w:tc>
        <w:tc>
          <w:tcPr>
            <w:tcW w:w="1560" w:type="dxa"/>
          </w:tcPr>
          <w:p w:rsidR="00FB34B5" w:rsidRDefault="00FB34B5" w:rsidP="00CD533D">
            <w:r>
              <w:t>CALIBRE</w:t>
            </w:r>
          </w:p>
        </w:tc>
        <w:tc>
          <w:tcPr>
            <w:tcW w:w="1559" w:type="dxa"/>
          </w:tcPr>
          <w:p w:rsidR="00FB34B5" w:rsidRDefault="00FB34B5" w:rsidP="00CD533D">
            <w:r>
              <w:t>FORMA</w:t>
            </w:r>
          </w:p>
        </w:tc>
        <w:tc>
          <w:tcPr>
            <w:tcW w:w="1807" w:type="dxa"/>
          </w:tcPr>
          <w:p w:rsidR="00FB34B5" w:rsidRDefault="00FB34B5" w:rsidP="00CD533D">
            <w:r>
              <w:t>CANTIDAD EN KILOS</w:t>
            </w:r>
          </w:p>
        </w:tc>
        <w:tc>
          <w:tcPr>
            <w:tcW w:w="1986" w:type="dxa"/>
          </w:tcPr>
          <w:p w:rsidR="00FB34B5" w:rsidRDefault="00FB34B5" w:rsidP="00CD533D">
            <w:r>
              <w:t>MATERIAL</w:t>
            </w:r>
          </w:p>
        </w:tc>
      </w:tr>
      <w:tr w:rsidR="00FB34B5" w:rsidRPr="00656B1D" w:rsidTr="00CD533D">
        <w:tc>
          <w:tcPr>
            <w:tcW w:w="2338" w:type="dxa"/>
          </w:tcPr>
          <w:p w:rsidR="00FB34B5" w:rsidRPr="00656B1D" w:rsidRDefault="00FB34B5" w:rsidP="00CD533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40</w:t>
            </w:r>
          </w:p>
        </w:tc>
        <w:tc>
          <w:tcPr>
            <w:tcW w:w="1560" w:type="dxa"/>
          </w:tcPr>
          <w:p w:rsidR="00FB34B5" w:rsidRPr="00656B1D" w:rsidRDefault="00FB34B5" w:rsidP="00CD533D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2.9 </w:t>
            </w:r>
            <w:r w:rsidRPr="00656B1D">
              <w:rPr>
                <w:b/>
                <w:sz w:val="28"/>
                <w:szCs w:val="28"/>
              </w:rPr>
              <w:t xml:space="preserve">  ”</w:t>
            </w:r>
          </w:p>
        </w:tc>
        <w:tc>
          <w:tcPr>
            <w:tcW w:w="1559" w:type="dxa"/>
          </w:tcPr>
          <w:p w:rsidR="00FB34B5" w:rsidRPr="00656B1D" w:rsidRDefault="00FB34B5" w:rsidP="00CD533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TUBULAR</w:t>
            </w:r>
          </w:p>
        </w:tc>
        <w:tc>
          <w:tcPr>
            <w:tcW w:w="1807" w:type="dxa"/>
          </w:tcPr>
          <w:p w:rsidR="00FB34B5" w:rsidRPr="00656B1D" w:rsidRDefault="00FB34B5" w:rsidP="00CD533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100</w:t>
            </w:r>
          </w:p>
        </w:tc>
        <w:tc>
          <w:tcPr>
            <w:tcW w:w="1986" w:type="dxa"/>
          </w:tcPr>
          <w:p w:rsidR="00FB34B5" w:rsidRPr="00656B1D" w:rsidRDefault="006B3D5A" w:rsidP="00CD533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ALTA NEGRO</w:t>
            </w:r>
          </w:p>
        </w:tc>
      </w:tr>
    </w:tbl>
    <w:p w:rsidR="00FB34B5" w:rsidRPr="00656B1D" w:rsidRDefault="00FB34B5" w:rsidP="00FB34B5">
      <w:pPr>
        <w:pStyle w:val="Ttulo2"/>
        <w:rPr>
          <w:sz w:val="28"/>
          <w:szCs w:val="28"/>
        </w:rPr>
      </w:pPr>
    </w:p>
    <w:p w:rsidR="00FB34B5" w:rsidRDefault="005C25B0" w:rsidP="00FB34B5">
      <w:r>
        <w:t>TRATADO  2  CARAS</w:t>
      </w:r>
    </w:p>
    <w:p w:rsidR="00FB34B5" w:rsidRDefault="00FB34B5" w:rsidP="00FB34B5">
      <w:pPr>
        <w:rPr>
          <w:b/>
          <w:bCs/>
          <w:u w:val="single"/>
        </w:rPr>
      </w:pPr>
    </w:p>
    <w:p w:rsidR="00992C08" w:rsidRDefault="00992C08" w:rsidP="00FB34B5">
      <w:pPr>
        <w:rPr>
          <w:b/>
          <w:bCs/>
          <w:u w:val="single"/>
        </w:rPr>
      </w:pPr>
    </w:p>
    <w:p w:rsidR="00FB34B5" w:rsidRDefault="00FB34B5" w:rsidP="00FB34B5">
      <w:r w:rsidRPr="0026453F">
        <w:rPr>
          <w:b/>
          <w:u w:val="single"/>
        </w:rPr>
        <w:t xml:space="preserve">MEZCLA </w:t>
      </w:r>
      <w:r w:rsidR="006B3D5A">
        <w:t xml:space="preserve">  :     25     ALTA</w:t>
      </w:r>
    </w:p>
    <w:p w:rsidR="00FB34B5" w:rsidRDefault="006B3D5A" w:rsidP="00FB34B5">
      <w:r>
        <w:t xml:space="preserve">                           6</w:t>
      </w:r>
      <w:r w:rsidR="00FB34B5">
        <w:tab/>
        <w:t xml:space="preserve">LINEAL  </w:t>
      </w:r>
    </w:p>
    <w:p w:rsidR="002D0D8A" w:rsidRDefault="002D0D8A" w:rsidP="00FB34B5">
      <w:r>
        <w:tab/>
      </w:r>
      <w:r>
        <w:tab/>
        <w:t xml:space="preserve">   5  %   PIGMENTO  NEGRO</w:t>
      </w:r>
    </w:p>
    <w:p w:rsidR="00FB34B5" w:rsidRDefault="00FB34B5" w:rsidP="00FB34B5"/>
    <w:p w:rsidR="00FB34B5" w:rsidRPr="00585541" w:rsidRDefault="00FB34B5" w:rsidP="00FB34B5">
      <w:pPr>
        <w:rPr>
          <w:sz w:val="28"/>
          <w:szCs w:val="28"/>
        </w:rPr>
      </w:pPr>
      <w:r w:rsidRPr="00585541">
        <w:rPr>
          <w:sz w:val="28"/>
          <w:szCs w:val="28"/>
        </w:rPr>
        <w:t xml:space="preserve">     </w:t>
      </w:r>
    </w:p>
    <w:p w:rsidR="00FB34B5" w:rsidRPr="00585541" w:rsidRDefault="005C25B0" w:rsidP="00FB34B5">
      <w:pPr>
        <w:rPr>
          <w:sz w:val="28"/>
          <w:szCs w:val="28"/>
        </w:rPr>
      </w:pPr>
      <w:r>
        <w:rPr>
          <w:sz w:val="28"/>
          <w:szCs w:val="28"/>
        </w:rPr>
        <w:t>TUBULAR PARA IMPRIMIR STUDIO  54  MEDIANO</w:t>
      </w:r>
    </w:p>
    <w:p w:rsidR="00FB34B5" w:rsidRPr="00585541" w:rsidRDefault="00FB34B5" w:rsidP="00FB34B5">
      <w:pPr>
        <w:rPr>
          <w:sz w:val="28"/>
          <w:szCs w:val="28"/>
        </w:rPr>
      </w:pPr>
    </w:p>
    <w:p w:rsidR="00FB34B5" w:rsidRDefault="00FB34B5" w:rsidP="00FB34B5"/>
    <w:p w:rsidR="00FB34B5" w:rsidRDefault="00FB34B5" w:rsidP="00FB34B5"/>
    <w:p w:rsidR="00FB34B5" w:rsidRDefault="00FB34B5" w:rsidP="00FB34B5">
      <w:r>
        <w:t>Agradezco la Amable colaboración.</w:t>
      </w:r>
    </w:p>
    <w:p w:rsidR="00FB34B5" w:rsidRDefault="00FB34B5" w:rsidP="00FB34B5"/>
    <w:p w:rsidR="00FB34B5" w:rsidRDefault="00FB34B5" w:rsidP="00FB34B5"/>
    <w:p w:rsidR="00FB34B5" w:rsidRDefault="00FB34B5" w:rsidP="00FB34B5">
      <w:r>
        <w:t>Cordialmente</w:t>
      </w:r>
    </w:p>
    <w:p w:rsidR="00FB34B5" w:rsidRDefault="00FB34B5" w:rsidP="00FB34B5"/>
    <w:p w:rsidR="00FB34B5" w:rsidRDefault="00FB34B5" w:rsidP="00FB34B5"/>
    <w:p w:rsidR="00FB34B5" w:rsidRDefault="00FB34B5" w:rsidP="00FB34B5"/>
    <w:p w:rsidR="00FB34B5" w:rsidRDefault="00FB34B5" w:rsidP="00FB34B5">
      <w:r>
        <w:t>RICARDO CASAS ZAPATA</w:t>
      </w:r>
    </w:p>
    <w:p w:rsidR="00FB34B5" w:rsidRDefault="00FB34B5" w:rsidP="00FB34B5">
      <w:r>
        <w:t>Director</w:t>
      </w:r>
    </w:p>
    <w:p w:rsidR="00FB34B5" w:rsidRPr="00456798" w:rsidRDefault="00FB34B5" w:rsidP="00FB34B5">
      <w:pPr>
        <w:rPr>
          <w:b/>
        </w:rPr>
      </w:pPr>
    </w:p>
    <w:p w:rsidR="00F37EDE" w:rsidRDefault="00F37EDE" w:rsidP="00F37EDE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F37EDE" w:rsidRDefault="00F37EDE" w:rsidP="00F37EDE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F37EDE" w:rsidRDefault="00F37EDE" w:rsidP="00F37EDE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F37EDE" w:rsidRDefault="00F37EDE" w:rsidP="00F37EDE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F37EDE" w:rsidRDefault="00F37EDE" w:rsidP="00F37EDE">
      <w:pPr>
        <w:pStyle w:val="Ttulo1"/>
      </w:pPr>
    </w:p>
    <w:p w:rsidR="00F37EDE" w:rsidRDefault="00F37EDE" w:rsidP="00F37EDE">
      <w:pPr>
        <w:pStyle w:val="Ttulo1"/>
      </w:pPr>
      <w:r>
        <w:t>ORDEN DE TRABAJO     N°   06150</w:t>
      </w:r>
    </w:p>
    <w:p w:rsidR="00F37EDE" w:rsidRDefault="00F37EDE" w:rsidP="00F37EDE"/>
    <w:p w:rsidR="00F37EDE" w:rsidRDefault="00F37EDE" w:rsidP="00F37EDE">
      <w:r>
        <w:t>FECHA:</w:t>
      </w:r>
      <w:r>
        <w:tab/>
        <w:t xml:space="preserve">Medellín, Marzo  </w:t>
      </w:r>
      <w:r w:rsidR="00026327">
        <w:t xml:space="preserve">  </w:t>
      </w:r>
      <w:r>
        <w:t>05     de     2010</w:t>
      </w:r>
    </w:p>
    <w:p w:rsidR="00F37EDE" w:rsidRDefault="00F37EDE" w:rsidP="00F37EDE">
      <w:r>
        <w:t>PARA:</w:t>
      </w:r>
      <w:r>
        <w:tab/>
      </w:r>
      <w:r>
        <w:tab/>
        <w:t>PLÁSTICOS DARMA</w:t>
      </w:r>
    </w:p>
    <w:p w:rsidR="00F37EDE" w:rsidRDefault="00F37EDE" w:rsidP="00F37EDE">
      <w:r>
        <w:t>ATENCIÓN:</w:t>
      </w:r>
      <w:r>
        <w:tab/>
        <w:t>Sr. Darío Jaramillo</w:t>
      </w:r>
    </w:p>
    <w:p w:rsidR="00F37EDE" w:rsidRDefault="00F37EDE" w:rsidP="00F37EDE">
      <w:r>
        <w:tab/>
      </w:r>
      <w:r>
        <w:tab/>
        <w:t>Gerente.</w:t>
      </w:r>
    </w:p>
    <w:p w:rsidR="00F37EDE" w:rsidRDefault="00F37EDE" w:rsidP="00F37EDE"/>
    <w:p w:rsidR="00F37EDE" w:rsidRDefault="00F37EDE" w:rsidP="00F37EDE">
      <w:r>
        <w:t>Apreciado Don Darío :</w:t>
      </w:r>
    </w:p>
    <w:p w:rsidR="00F37EDE" w:rsidRDefault="00F37EDE" w:rsidP="00F37EDE">
      <w:r>
        <w:t xml:space="preserve"> </w:t>
      </w:r>
    </w:p>
    <w:p w:rsidR="00F37EDE" w:rsidRDefault="00F37EDE" w:rsidP="00F37EDE">
      <w:r>
        <w:t>Con la presente estamos solicitando el siguiente servicio de EXTRUSION E IMPRESION:</w:t>
      </w:r>
    </w:p>
    <w:p w:rsidR="00F37EDE" w:rsidRDefault="00F37EDE" w:rsidP="00F37EDE"/>
    <w:p w:rsidR="00F37EDE" w:rsidRDefault="00F37EDE" w:rsidP="00F37EDE">
      <w:pPr>
        <w:rPr>
          <w:b/>
          <w:bCs/>
          <w:u w:val="single"/>
        </w:rPr>
      </w:pPr>
      <w:r>
        <w:rPr>
          <w:b/>
          <w:bCs/>
          <w:u w:val="single"/>
        </w:rPr>
        <w:t>EXTRUSIÓN:</w:t>
      </w:r>
    </w:p>
    <w:p w:rsidR="00F37EDE" w:rsidRDefault="00F37EDE" w:rsidP="00F37EDE">
      <w:r>
        <w:t>MATERIAL:</w:t>
      </w:r>
      <w:r>
        <w:tab/>
      </w:r>
      <w:r>
        <w:tab/>
        <w:t xml:space="preserve">Polietileno BAJA  </w:t>
      </w:r>
      <w:r>
        <w:rPr>
          <w:u w:val="single"/>
        </w:rPr>
        <w:t xml:space="preserve">Tubular </w:t>
      </w:r>
    </w:p>
    <w:p w:rsidR="00F37EDE" w:rsidRDefault="00F37EDE" w:rsidP="00F37EDE">
      <w:r>
        <w:t>MEDIDA:</w:t>
      </w:r>
      <w:r>
        <w:tab/>
      </w:r>
      <w:r>
        <w:tab/>
      </w:r>
      <w:r>
        <w:rPr>
          <w:b/>
        </w:rPr>
        <w:t>16</w:t>
      </w:r>
      <w:r>
        <w:t xml:space="preserve">    Cms.</w:t>
      </w:r>
    </w:p>
    <w:p w:rsidR="00F37EDE" w:rsidRDefault="00F37EDE" w:rsidP="00F37EDE">
      <w:r>
        <w:t>CALIBRE:</w:t>
      </w:r>
      <w:r>
        <w:tab/>
      </w:r>
      <w:r>
        <w:tab/>
      </w:r>
      <w:r>
        <w:rPr>
          <w:b/>
        </w:rPr>
        <w:t xml:space="preserve">3.0 </w:t>
      </w:r>
      <w:r>
        <w:t xml:space="preserve">  ”</w:t>
      </w:r>
    </w:p>
    <w:p w:rsidR="00F37EDE" w:rsidRDefault="00F37EDE" w:rsidP="00F37EDE">
      <w:r>
        <w:t>COLOR:</w:t>
      </w:r>
      <w:r>
        <w:tab/>
      </w:r>
      <w:r>
        <w:tab/>
        <w:t>Transparente</w:t>
      </w:r>
    </w:p>
    <w:p w:rsidR="00F37EDE" w:rsidRDefault="00F37EDE" w:rsidP="00F37EDE">
      <w:r>
        <w:t>TRATADO:</w:t>
      </w:r>
      <w:r>
        <w:tab/>
      </w:r>
      <w:r>
        <w:tab/>
        <w:t>2  Caras.</w:t>
      </w:r>
    </w:p>
    <w:p w:rsidR="00F37EDE" w:rsidRDefault="00F37EDE" w:rsidP="00F37EDE">
      <w:r>
        <w:t>MEZCLA:</w:t>
      </w:r>
      <w:r>
        <w:tab/>
      </w:r>
      <w:r>
        <w:tab/>
        <w:t xml:space="preserve">Baja  25  kg – Lineal  7.5   kg (  </w:t>
      </w:r>
      <w:r w:rsidRPr="00B3460D">
        <w:rPr>
          <w:b/>
          <w:u w:val="single"/>
        </w:rPr>
        <w:t>EXCENO  2601</w:t>
      </w:r>
      <w:r>
        <w:t xml:space="preserve"> )</w:t>
      </w:r>
    </w:p>
    <w:p w:rsidR="00F37EDE" w:rsidRDefault="00F37EDE" w:rsidP="00F37EDE">
      <w:r>
        <w:t>CANTIDAD:</w:t>
      </w:r>
      <w:r>
        <w:tab/>
      </w:r>
      <w:r>
        <w:tab/>
        <w:t>160</w:t>
      </w:r>
      <w:r w:rsidRPr="00521768">
        <w:rPr>
          <w:b/>
        </w:rPr>
        <w:t xml:space="preserve">  </w:t>
      </w:r>
      <w:r>
        <w:t xml:space="preserve"> Kg.</w:t>
      </w:r>
    </w:p>
    <w:p w:rsidR="00F37EDE" w:rsidRDefault="00F37EDE" w:rsidP="00F37EDE">
      <w:pPr>
        <w:rPr>
          <w:b/>
          <w:bCs/>
          <w:u w:val="single"/>
        </w:rPr>
      </w:pPr>
    </w:p>
    <w:p w:rsidR="00F37EDE" w:rsidRDefault="00F37EDE" w:rsidP="00F37EDE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F37EDE" w:rsidRDefault="00F37EDE" w:rsidP="00F37EDE">
      <w:r>
        <w:t>COLORES:</w:t>
      </w:r>
      <w:r>
        <w:tab/>
      </w:r>
      <w:r>
        <w:tab/>
        <w:t>4  (   Blanco   – Amarillo – Verde  - Negro – Rojo   )</w:t>
      </w:r>
    </w:p>
    <w:p w:rsidR="00F37EDE" w:rsidRDefault="00F37EDE" w:rsidP="00F37EDE">
      <w:r>
        <w:t>CARAS:</w:t>
      </w:r>
      <w:r>
        <w:tab/>
      </w:r>
      <w:r>
        <w:tab/>
        <w:t>2  ( 4  x 2  - 4 x 2 ) Tambor  Central con angulo</w:t>
      </w:r>
    </w:p>
    <w:p w:rsidR="00F37EDE" w:rsidRDefault="00F37EDE" w:rsidP="00F37EDE">
      <w:r>
        <w:t>REPETICIÓN:</w:t>
      </w:r>
      <w:r>
        <w:tab/>
        <w:t xml:space="preserve">35    Cms. </w:t>
      </w:r>
    </w:p>
    <w:p w:rsidR="00F37EDE" w:rsidRDefault="00F37EDE" w:rsidP="00F37EDE">
      <w:r>
        <w:t>RODILLO :                35</w:t>
      </w:r>
    </w:p>
    <w:p w:rsidR="00F37EDE" w:rsidRDefault="00F37EDE" w:rsidP="00F37EDE">
      <w:r>
        <w:t>SELLADO:</w:t>
      </w:r>
      <w:r>
        <w:tab/>
      </w:r>
      <w:r>
        <w:tab/>
        <w:t>Fondo</w:t>
      </w:r>
    </w:p>
    <w:p w:rsidR="00F37EDE" w:rsidRDefault="00F37EDE" w:rsidP="00F37EDE">
      <w:pPr>
        <w:rPr>
          <w:b/>
        </w:rPr>
      </w:pPr>
      <w:r>
        <w:t>REFERENCIA:</w:t>
      </w:r>
      <w:r>
        <w:tab/>
      </w:r>
      <w:r>
        <w:rPr>
          <w:b/>
        </w:rPr>
        <w:t xml:space="preserve">CANOA  MORA   900 </w:t>
      </w:r>
      <w:r w:rsidR="00C149FD">
        <w:rPr>
          <w:b/>
        </w:rPr>
        <w:t xml:space="preserve">  </w:t>
      </w:r>
      <w:r>
        <w:rPr>
          <w:b/>
        </w:rPr>
        <w:t xml:space="preserve"> gms</w:t>
      </w:r>
    </w:p>
    <w:p w:rsidR="00F37EDE" w:rsidRDefault="00F37EDE" w:rsidP="00F37EDE">
      <w:pPr>
        <w:rPr>
          <w:b/>
        </w:rPr>
      </w:pPr>
      <w:r>
        <w:rPr>
          <w:b/>
        </w:rPr>
        <w:tab/>
      </w:r>
      <w:r>
        <w:rPr>
          <w:b/>
        </w:rPr>
        <w:tab/>
      </w:r>
    </w:p>
    <w:p w:rsidR="00F37EDE" w:rsidRDefault="00F37EDE" w:rsidP="00F37EDE"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F37EDE" w:rsidRDefault="00F37EDE" w:rsidP="00F37EDE">
      <w:r>
        <w:rPr>
          <w:b/>
          <w:bCs/>
          <w:u w:val="single"/>
        </w:rPr>
        <w:t>NOTA:</w:t>
      </w:r>
      <w:r>
        <w:t xml:space="preserve">             - Los cyreles se encuentran  planta.</w:t>
      </w:r>
    </w:p>
    <w:p w:rsidR="00F37EDE" w:rsidRDefault="00F37EDE" w:rsidP="00F37EDE">
      <w:pPr>
        <w:numPr>
          <w:ilvl w:val="0"/>
          <w:numId w:val="2"/>
        </w:numPr>
      </w:pPr>
      <w:r>
        <w:t>Altura y tonos según   Muestra  Fisica</w:t>
      </w:r>
    </w:p>
    <w:p w:rsidR="00F37EDE" w:rsidRDefault="00085BD9" w:rsidP="00F37EDE">
      <w:pPr>
        <w:numPr>
          <w:ilvl w:val="0"/>
          <w:numId w:val="2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CONTROLA  BIEN  LA MEDIDA</w:t>
      </w:r>
    </w:p>
    <w:p w:rsidR="00085BD9" w:rsidRPr="0090312C" w:rsidRDefault="00085BD9" w:rsidP="00F37EDE">
      <w:pPr>
        <w:numPr>
          <w:ilvl w:val="0"/>
          <w:numId w:val="2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LINEAL ESPECIAL</w:t>
      </w:r>
    </w:p>
    <w:p w:rsidR="00F37EDE" w:rsidRPr="00547F4C" w:rsidRDefault="00F37EDE" w:rsidP="00F37EDE">
      <w:pPr>
        <w:rPr>
          <w:sz w:val="40"/>
          <w:szCs w:val="40"/>
        </w:rPr>
      </w:pPr>
    </w:p>
    <w:p w:rsidR="00F37EDE" w:rsidRDefault="00F37EDE" w:rsidP="00F37EDE"/>
    <w:p w:rsidR="00F37EDE" w:rsidRDefault="00F37EDE" w:rsidP="00F37EDE">
      <w:r>
        <w:t>Agradezco la atención y colaboración prestada.</w:t>
      </w:r>
    </w:p>
    <w:p w:rsidR="00F37EDE" w:rsidRDefault="00F37EDE" w:rsidP="00F37EDE"/>
    <w:p w:rsidR="00F37EDE" w:rsidRDefault="00F37EDE" w:rsidP="00F37EDE"/>
    <w:p w:rsidR="00F37EDE" w:rsidRDefault="00F37EDE" w:rsidP="00F37EDE">
      <w:r>
        <w:t>Cordialmente,</w:t>
      </w:r>
    </w:p>
    <w:p w:rsidR="00F37EDE" w:rsidRDefault="00F37EDE" w:rsidP="00F37EDE"/>
    <w:p w:rsidR="00F37EDE" w:rsidRDefault="00F37EDE" w:rsidP="00F37EDE"/>
    <w:p w:rsidR="00F37EDE" w:rsidRDefault="00F37EDE" w:rsidP="00F37EDE">
      <w:r>
        <w:t>RICARDO CASAS ZAPATA</w:t>
      </w:r>
    </w:p>
    <w:p w:rsidR="00F37EDE" w:rsidRDefault="00F37EDE" w:rsidP="00F37EDE">
      <w:r>
        <w:t>Director.</w:t>
      </w:r>
    </w:p>
    <w:p w:rsidR="00354F02" w:rsidRDefault="00354F02" w:rsidP="00354F02"/>
    <w:p w:rsidR="00354F02" w:rsidRDefault="00354F02" w:rsidP="00354F02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354F02" w:rsidRDefault="00354F02" w:rsidP="00354F02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354F02" w:rsidRDefault="00354F02" w:rsidP="00354F02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354F02" w:rsidRDefault="00354F02" w:rsidP="00354F02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354F02" w:rsidRDefault="00354F02" w:rsidP="00354F02">
      <w:pPr>
        <w:pStyle w:val="Ttulo1"/>
      </w:pPr>
    </w:p>
    <w:p w:rsidR="00354F02" w:rsidRDefault="00354F02" w:rsidP="00354F02">
      <w:pPr>
        <w:pStyle w:val="Ttulo1"/>
      </w:pPr>
      <w:r>
        <w:t>ORDEN DE TRABAJO  N °      06147</w:t>
      </w:r>
    </w:p>
    <w:p w:rsidR="00354F02" w:rsidRDefault="00354F02" w:rsidP="00354F02"/>
    <w:p w:rsidR="00354F02" w:rsidRDefault="00354F02" w:rsidP="00354F02">
      <w:r>
        <w:t>FECHA:</w:t>
      </w:r>
      <w:r>
        <w:tab/>
        <w:t>Medellín, Marzo  08    de   2010</w:t>
      </w:r>
    </w:p>
    <w:p w:rsidR="00354F02" w:rsidRDefault="00354F02" w:rsidP="00354F02">
      <w:r>
        <w:t>PARA:</w:t>
      </w:r>
      <w:r>
        <w:tab/>
      </w:r>
      <w:r>
        <w:tab/>
        <w:t>PLÁSTICOS DARMA</w:t>
      </w:r>
    </w:p>
    <w:p w:rsidR="00354F02" w:rsidRDefault="00354F02" w:rsidP="00354F02">
      <w:r>
        <w:t>ATENCIÓN:</w:t>
      </w:r>
      <w:r>
        <w:tab/>
        <w:t>Sr. Darío Jaramillo</w:t>
      </w:r>
    </w:p>
    <w:p w:rsidR="00354F02" w:rsidRDefault="00354F02" w:rsidP="00354F02">
      <w:r>
        <w:tab/>
      </w:r>
      <w:r>
        <w:tab/>
        <w:t>Gerente.</w:t>
      </w:r>
    </w:p>
    <w:p w:rsidR="00354F02" w:rsidRDefault="00354F02" w:rsidP="00354F02"/>
    <w:p w:rsidR="00354F02" w:rsidRDefault="00354F02" w:rsidP="00354F02">
      <w:r>
        <w:t>Apreciado Don Darío:</w:t>
      </w:r>
    </w:p>
    <w:p w:rsidR="00354F02" w:rsidRDefault="00354F02" w:rsidP="00354F02"/>
    <w:p w:rsidR="00354F02" w:rsidRDefault="00354F02" w:rsidP="00354F02">
      <w:r>
        <w:t>Con la presente estamos solicitando el siguiente servicio de  IMPRESIÓN :</w:t>
      </w:r>
    </w:p>
    <w:p w:rsidR="00354F02" w:rsidRDefault="00354F02" w:rsidP="00354F02"/>
    <w:p w:rsidR="00354F02" w:rsidRDefault="00354F02" w:rsidP="00354F02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354F02" w:rsidRDefault="00354F02" w:rsidP="00354F02">
      <w:r>
        <w:t xml:space="preserve">MATERIAL   :           Polipropileno Tubular de  </w:t>
      </w:r>
      <w:r>
        <w:rPr>
          <w:b/>
        </w:rPr>
        <w:t xml:space="preserve">35 </w:t>
      </w:r>
      <w:r>
        <w:t xml:space="preserve"> cms</w:t>
      </w:r>
    </w:p>
    <w:p w:rsidR="00354F02" w:rsidRDefault="00354F02" w:rsidP="00354F02">
      <w:r>
        <w:t xml:space="preserve">CLIBRE      :               </w:t>
      </w:r>
      <w:r>
        <w:rPr>
          <w:b/>
        </w:rPr>
        <w:t>1.5   ”</w:t>
      </w:r>
    </w:p>
    <w:p w:rsidR="00354F02" w:rsidRDefault="00354F02" w:rsidP="00354F02">
      <w:r>
        <w:t>REFERENCIA:</w:t>
      </w:r>
      <w:r>
        <w:tab/>
        <w:t>PANDEQUESO  SANTARROSANO</w:t>
      </w:r>
      <w:r>
        <w:tab/>
      </w:r>
    </w:p>
    <w:p w:rsidR="00354F02" w:rsidRDefault="00354F02" w:rsidP="00354F02">
      <w:r>
        <w:t>CANTIDAD    :          110    Kg</w:t>
      </w:r>
    </w:p>
    <w:p w:rsidR="00354F02" w:rsidRDefault="00354F02" w:rsidP="00354F02">
      <w:r>
        <w:t>COLORES:</w:t>
      </w:r>
      <w:r>
        <w:tab/>
      </w:r>
      <w:r>
        <w:tab/>
        <w:t>4 ( Rojo  – Blanco – Amarillo -  Azul  )</w:t>
      </w:r>
    </w:p>
    <w:p w:rsidR="00354F02" w:rsidRDefault="00354F02" w:rsidP="00354F02">
      <w:r>
        <w:t>CARAS:</w:t>
      </w:r>
      <w:r>
        <w:tab/>
      </w:r>
      <w:r>
        <w:tab/>
        <w:t>2</w:t>
      </w:r>
    </w:p>
    <w:p w:rsidR="00354F02" w:rsidRDefault="003A789B" w:rsidP="00354F02">
      <w:r>
        <w:t>REPETICIÓN:</w:t>
      </w:r>
      <w:r>
        <w:tab/>
        <w:t>18</w:t>
      </w:r>
    </w:p>
    <w:p w:rsidR="00354F02" w:rsidRDefault="003A789B" w:rsidP="00354F02">
      <w:r>
        <w:t>RODILLO:</w:t>
      </w:r>
      <w:r>
        <w:tab/>
      </w:r>
      <w:r>
        <w:tab/>
        <w:t>36</w:t>
      </w:r>
    </w:p>
    <w:p w:rsidR="00354F02" w:rsidRDefault="00354F02" w:rsidP="00354F02">
      <w:r>
        <w:t>BOLSA:</w:t>
      </w:r>
      <w:r>
        <w:tab/>
      </w:r>
      <w:r>
        <w:tab/>
      </w:r>
      <w:r w:rsidR="003A789B">
        <w:rPr>
          <w:b/>
        </w:rPr>
        <w:t>18</w:t>
      </w:r>
      <w:r>
        <w:rPr>
          <w:b/>
        </w:rPr>
        <w:t xml:space="preserve">  x  </w:t>
      </w:r>
      <w:r w:rsidRPr="00113D93">
        <w:rPr>
          <w:b/>
        </w:rPr>
        <w:t>3</w:t>
      </w:r>
      <w:r w:rsidR="003A789B" w:rsidRPr="00113D93">
        <w:rPr>
          <w:b/>
        </w:rPr>
        <w:t>5</w:t>
      </w:r>
      <w:r>
        <w:t xml:space="preserve">    cms</w:t>
      </w:r>
    </w:p>
    <w:p w:rsidR="00354F02" w:rsidRDefault="00354F02" w:rsidP="00354F02">
      <w:r>
        <w:t>SELLADO:</w:t>
      </w:r>
      <w:r>
        <w:tab/>
      </w:r>
      <w:r>
        <w:tab/>
        <w:t>Para selle lateral.</w:t>
      </w:r>
    </w:p>
    <w:p w:rsidR="00354F02" w:rsidRDefault="00354F02" w:rsidP="00354F02"/>
    <w:p w:rsidR="00354F02" w:rsidRDefault="00354F02" w:rsidP="00354F02">
      <w:r>
        <w:rPr>
          <w:b/>
          <w:bCs/>
          <w:u w:val="single"/>
        </w:rPr>
        <w:t>NOTA:</w:t>
      </w:r>
      <w:r>
        <w:t xml:space="preserve">  </w:t>
      </w:r>
      <w:r>
        <w:rPr>
          <w:b/>
          <w:sz w:val="28"/>
          <w:szCs w:val="28"/>
          <w:u w:val="single"/>
        </w:rPr>
        <w:t xml:space="preserve">* Cyreles  </w:t>
      </w:r>
      <w:r w:rsidR="008565AB">
        <w:rPr>
          <w:b/>
          <w:sz w:val="28"/>
          <w:szCs w:val="28"/>
          <w:u w:val="single"/>
        </w:rPr>
        <w:t>los envía  Grafiflex</w:t>
      </w:r>
    </w:p>
    <w:p w:rsidR="00354F02" w:rsidRDefault="00354F02" w:rsidP="00354F02">
      <w:pPr>
        <w:numPr>
          <w:ilvl w:val="0"/>
          <w:numId w:val="3"/>
        </w:numPr>
      </w:pPr>
      <w:r>
        <w:t>Se envían muestra física  para tonos y alturas</w:t>
      </w:r>
    </w:p>
    <w:p w:rsidR="00354F02" w:rsidRDefault="00354F02" w:rsidP="00354F02">
      <w:pPr>
        <w:numPr>
          <w:ilvl w:val="0"/>
          <w:numId w:val="4"/>
        </w:numPr>
        <w:rPr>
          <w:b/>
        </w:rPr>
      </w:pPr>
      <w:r>
        <w:t xml:space="preserve">Se  envia el material de PP de   </w:t>
      </w:r>
      <w:r>
        <w:rPr>
          <w:b/>
        </w:rPr>
        <w:t xml:space="preserve">35 </w:t>
      </w:r>
      <w:r>
        <w:t xml:space="preserve"> </w:t>
      </w:r>
      <w:r>
        <w:rPr>
          <w:b/>
        </w:rPr>
        <w:t>cms</w:t>
      </w:r>
    </w:p>
    <w:p w:rsidR="0063374E" w:rsidRDefault="0063374E" w:rsidP="00354F02">
      <w:pPr>
        <w:numPr>
          <w:ilvl w:val="0"/>
          <w:numId w:val="4"/>
        </w:numPr>
        <w:rPr>
          <w:b/>
        </w:rPr>
      </w:pPr>
      <w:r>
        <w:rPr>
          <w:b/>
        </w:rPr>
        <w:t>SE  APRUEBA  IMPRESION</w:t>
      </w:r>
    </w:p>
    <w:p w:rsidR="00354F02" w:rsidRDefault="00354F02" w:rsidP="00354F02">
      <w:pPr>
        <w:ind w:left="885"/>
      </w:pPr>
    </w:p>
    <w:p w:rsidR="00354F02" w:rsidRDefault="00354F02" w:rsidP="00354F02">
      <w:pPr>
        <w:ind w:left="885"/>
      </w:pPr>
    </w:p>
    <w:p w:rsidR="00354F02" w:rsidRDefault="00354F02" w:rsidP="00354F02">
      <w:r>
        <w:t>Agradezco la atención y colaboración prestada.</w:t>
      </w:r>
    </w:p>
    <w:p w:rsidR="00354F02" w:rsidRDefault="00354F02" w:rsidP="00354F02"/>
    <w:p w:rsidR="00354F02" w:rsidRDefault="00354F02" w:rsidP="00354F02"/>
    <w:p w:rsidR="00354F02" w:rsidRDefault="00354F02" w:rsidP="00354F02"/>
    <w:p w:rsidR="00354F02" w:rsidRDefault="00354F02" w:rsidP="00354F02">
      <w:r>
        <w:t>Cordialmente,</w:t>
      </w:r>
    </w:p>
    <w:p w:rsidR="00354F02" w:rsidRDefault="00354F02" w:rsidP="00354F02"/>
    <w:p w:rsidR="00354F02" w:rsidRDefault="00354F02" w:rsidP="00354F02"/>
    <w:p w:rsidR="00354F02" w:rsidRDefault="00354F02" w:rsidP="00354F02"/>
    <w:p w:rsidR="00354F02" w:rsidRDefault="00354F02" w:rsidP="00354F02">
      <w:r>
        <w:t>RICARDO CASAS ZAPATA</w:t>
      </w:r>
    </w:p>
    <w:p w:rsidR="00354F02" w:rsidRDefault="00354F02" w:rsidP="00354F02">
      <w:r>
        <w:t>Director.</w:t>
      </w:r>
    </w:p>
    <w:p w:rsidR="00354F02" w:rsidRDefault="00354F02" w:rsidP="00354F02">
      <w:pPr>
        <w:rPr>
          <w:b/>
        </w:rPr>
      </w:pPr>
    </w:p>
    <w:p w:rsidR="00FB34B5" w:rsidRDefault="00FB34B5" w:rsidP="005450D8">
      <w:pPr>
        <w:rPr>
          <w:b/>
        </w:rPr>
      </w:pPr>
    </w:p>
    <w:p w:rsidR="00DE2FDF" w:rsidRDefault="00DE2FDF" w:rsidP="005450D8">
      <w:pPr>
        <w:rPr>
          <w:b/>
        </w:rPr>
      </w:pPr>
    </w:p>
    <w:p w:rsidR="00DE2FDF" w:rsidRDefault="00DE2FDF" w:rsidP="005450D8">
      <w:pPr>
        <w:rPr>
          <w:b/>
        </w:rPr>
      </w:pPr>
    </w:p>
    <w:p w:rsidR="00DE2FDF" w:rsidRDefault="00DE2FDF" w:rsidP="005450D8">
      <w:pPr>
        <w:rPr>
          <w:b/>
        </w:rPr>
      </w:pPr>
    </w:p>
    <w:p w:rsidR="00DE2FDF" w:rsidRDefault="00DE2FDF" w:rsidP="005450D8">
      <w:pPr>
        <w:rPr>
          <w:b/>
        </w:rPr>
      </w:pPr>
    </w:p>
    <w:p w:rsidR="00DE2FDF" w:rsidRDefault="00DE2FDF" w:rsidP="00DE2FDF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DE2FDF" w:rsidRDefault="00DE2FDF" w:rsidP="00DE2FDF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DE2FDF" w:rsidRDefault="00DE2FDF" w:rsidP="00DE2FDF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DE2FDF" w:rsidRDefault="00DE2FDF" w:rsidP="00DE2FDF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DE2FDF" w:rsidRDefault="00DE2FDF" w:rsidP="00DE2FDF">
      <w:pPr>
        <w:pStyle w:val="Ttulo1"/>
      </w:pPr>
    </w:p>
    <w:p w:rsidR="00DE2FDF" w:rsidRDefault="00DE2FDF" w:rsidP="00DE2FDF">
      <w:pPr>
        <w:pStyle w:val="Ttulo1"/>
      </w:pPr>
      <w:r>
        <w:t>ORDEN DE TRABAJO     N°   06145</w:t>
      </w:r>
    </w:p>
    <w:p w:rsidR="00DE2FDF" w:rsidRDefault="00DE2FDF" w:rsidP="00DE2FDF"/>
    <w:p w:rsidR="00DE2FDF" w:rsidRDefault="00DE2FDF" w:rsidP="00DE2FDF">
      <w:r>
        <w:t>FECHA:</w:t>
      </w:r>
      <w:r>
        <w:tab/>
        <w:t>Medellín, Marzo    08     de     2010</w:t>
      </w:r>
    </w:p>
    <w:p w:rsidR="00DE2FDF" w:rsidRDefault="00DE2FDF" w:rsidP="00DE2FDF">
      <w:r>
        <w:t>PARA:</w:t>
      </w:r>
      <w:r>
        <w:tab/>
      </w:r>
      <w:r>
        <w:tab/>
        <w:t>PLÁSTICOS DARMA</w:t>
      </w:r>
    </w:p>
    <w:p w:rsidR="00DE2FDF" w:rsidRDefault="00DE2FDF" w:rsidP="00DE2FDF">
      <w:r>
        <w:t>ATENCIÓN:</w:t>
      </w:r>
      <w:r>
        <w:tab/>
        <w:t>Sr. Darío Jaramillo</w:t>
      </w:r>
    </w:p>
    <w:p w:rsidR="00DE2FDF" w:rsidRDefault="00DE2FDF" w:rsidP="00DE2FDF">
      <w:r>
        <w:tab/>
      </w:r>
      <w:r>
        <w:tab/>
        <w:t>Gerente.</w:t>
      </w:r>
    </w:p>
    <w:p w:rsidR="00DE2FDF" w:rsidRDefault="00DE2FDF" w:rsidP="00DE2FDF"/>
    <w:p w:rsidR="00DE2FDF" w:rsidRDefault="00DE2FDF" w:rsidP="00DE2FDF">
      <w:r>
        <w:t>Apreciado Don Darío :</w:t>
      </w:r>
    </w:p>
    <w:p w:rsidR="00DE2FDF" w:rsidRDefault="00DE2FDF" w:rsidP="00DE2FDF">
      <w:r>
        <w:t xml:space="preserve"> </w:t>
      </w:r>
    </w:p>
    <w:p w:rsidR="00DE2FDF" w:rsidRDefault="00DE2FDF" w:rsidP="00DE2FDF">
      <w:r>
        <w:t>Con la presente estamos solicitando el siguiente servicio de EXTRUSION E IMPRESION:</w:t>
      </w:r>
    </w:p>
    <w:p w:rsidR="00DE2FDF" w:rsidRDefault="00DE2FDF" w:rsidP="00DE2FDF"/>
    <w:p w:rsidR="00DE2FDF" w:rsidRDefault="00DE2FDF" w:rsidP="00DE2FDF">
      <w:pPr>
        <w:rPr>
          <w:b/>
          <w:bCs/>
          <w:u w:val="single"/>
        </w:rPr>
      </w:pPr>
      <w:r>
        <w:rPr>
          <w:b/>
          <w:bCs/>
          <w:u w:val="single"/>
        </w:rPr>
        <w:t>EXTRUSIÓN:</w:t>
      </w:r>
    </w:p>
    <w:p w:rsidR="00DE2FDF" w:rsidRDefault="00DE2FDF" w:rsidP="00DE2FDF">
      <w:r>
        <w:t>MATERIAL:</w:t>
      </w:r>
      <w:r>
        <w:tab/>
      </w:r>
      <w:r>
        <w:tab/>
        <w:t xml:space="preserve">Polietileno BAJA  </w:t>
      </w:r>
      <w:r>
        <w:rPr>
          <w:u w:val="single"/>
        </w:rPr>
        <w:t xml:space="preserve">Tubular </w:t>
      </w:r>
    </w:p>
    <w:p w:rsidR="00DE2FDF" w:rsidRDefault="00DE2FDF" w:rsidP="00DE2FDF">
      <w:r>
        <w:t>MEDIDA:</w:t>
      </w:r>
      <w:r>
        <w:tab/>
      </w:r>
      <w:r>
        <w:tab/>
      </w:r>
      <w:r>
        <w:rPr>
          <w:b/>
        </w:rPr>
        <w:t>16</w:t>
      </w:r>
      <w:r>
        <w:t xml:space="preserve">    Cms.</w:t>
      </w:r>
    </w:p>
    <w:p w:rsidR="00DE2FDF" w:rsidRDefault="00DE2FDF" w:rsidP="00DE2FDF">
      <w:r>
        <w:t>CALIBRE:</w:t>
      </w:r>
      <w:r>
        <w:tab/>
      </w:r>
      <w:r>
        <w:tab/>
      </w:r>
      <w:r>
        <w:rPr>
          <w:b/>
        </w:rPr>
        <w:t xml:space="preserve">3.0 </w:t>
      </w:r>
      <w:r>
        <w:t xml:space="preserve">  ”</w:t>
      </w:r>
    </w:p>
    <w:p w:rsidR="00DE2FDF" w:rsidRDefault="00DE2FDF" w:rsidP="00DE2FDF">
      <w:r>
        <w:t>COLOR:</w:t>
      </w:r>
      <w:r>
        <w:tab/>
      </w:r>
      <w:r>
        <w:tab/>
        <w:t>Transparente</w:t>
      </w:r>
    </w:p>
    <w:p w:rsidR="00DE2FDF" w:rsidRDefault="00DE2FDF" w:rsidP="00DE2FDF">
      <w:r>
        <w:t>TRATADO:</w:t>
      </w:r>
      <w:r>
        <w:tab/>
      </w:r>
      <w:r>
        <w:tab/>
        <w:t>2  Caras.</w:t>
      </w:r>
    </w:p>
    <w:p w:rsidR="00DE2FDF" w:rsidRDefault="00DE2FDF" w:rsidP="00DE2FDF">
      <w:r>
        <w:t>MEZCLA:</w:t>
      </w:r>
      <w:r>
        <w:tab/>
      </w:r>
      <w:r>
        <w:tab/>
        <w:t xml:space="preserve">Baja  25  kg – Lineal  7.5   kg (  </w:t>
      </w:r>
      <w:r w:rsidRPr="00B3460D">
        <w:rPr>
          <w:b/>
          <w:u w:val="single"/>
        </w:rPr>
        <w:t>EXCENO  2601</w:t>
      </w:r>
      <w:r>
        <w:t xml:space="preserve"> )</w:t>
      </w:r>
    </w:p>
    <w:p w:rsidR="00DE2FDF" w:rsidRDefault="00F24B70" w:rsidP="00DE2FDF">
      <w:r>
        <w:t>CANTIDAD:</w:t>
      </w:r>
      <w:r>
        <w:tab/>
      </w:r>
      <w:r>
        <w:tab/>
        <w:t>16</w:t>
      </w:r>
      <w:r w:rsidR="00DE2FDF">
        <w:t>0</w:t>
      </w:r>
      <w:r w:rsidR="00DE2FDF" w:rsidRPr="00521768">
        <w:rPr>
          <w:b/>
        </w:rPr>
        <w:t xml:space="preserve">  </w:t>
      </w:r>
      <w:r w:rsidR="00DE2FDF">
        <w:t xml:space="preserve"> Kg.</w:t>
      </w:r>
    </w:p>
    <w:p w:rsidR="00DE2FDF" w:rsidRDefault="00DE2FDF" w:rsidP="00DE2FDF">
      <w:pPr>
        <w:rPr>
          <w:b/>
          <w:bCs/>
          <w:u w:val="single"/>
        </w:rPr>
      </w:pPr>
    </w:p>
    <w:p w:rsidR="00DE2FDF" w:rsidRDefault="00DE2FDF" w:rsidP="00DE2FDF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DE2FDF" w:rsidRDefault="00320973" w:rsidP="00DE2FDF">
      <w:r>
        <w:t>COLORES:</w:t>
      </w:r>
      <w:r>
        <w:tab/>
      </w:r>
      <w:r>
        <w:tab/>
        <w:t>5</w:t>
      </w:r>
      <w:r w:rsidR="00C371AA">
        <w:t xml:space="preserve"> </w:t>
      </w:r>
      <w:r w:rsidR="00DE2FDF">
        <w:t xml:space="preserve">  (   Blanco   – Amarillo – Verde  - Negro – Rojo   )</w:t>
      </w:r>
    </w:p>
    <w:p w:rsidR="00DE2FDF" w:rsidRDefault="00DE2FDF" w:rsidP="00DE2FDF">
      <w:r>
        <w:t>CARAS:</w:t>
      </w:r>
      <w:r>
        <w:tab/>
      </w:r>
      <w:r>
        <w:tab/>
        <w:t>2  ( 4  x 2  - 4 x 2 ) Tambor  Central con angulo</w:t>
      </w:r>
    </w:p>
    <w:p w:rsidR="00DE2FDF" w:rsidRDefault="00DE2FDF" w:rsidP="00DE2FDF">
      <w:r>
        <w:t>REPETICIÓN:</w:t>
      </w:r>
      <w:r>
        <w:tab/>
        <w:t xml:space="preserve">35    Cms. </w:t>
      </w:r>
    </w:p>
    <w:p w:rsidR="00DE2FDF" w:rsidRDefault="00DE2FDF" w:rsidP="00DE2FDF">
      <w:r>
        <w:t>RODILLO :                35</w:t>
      </w:r>
    </w:p>
    <w:p w:rsidR="00DE2FDF" w:rsidRDefault="00DE2FDF" w:rsidP="00DE2FDF">
      <w:r>
        <w:t>SELLADO:</w:t>
      </w:r>
      <w:r>
        <w:tab/>
      </w:r>
      <w:r>
        <w:tab/>
        <w:t>Fondo</w:t>
      </w:r>
    </w:p>
    <w:p w:rsidR="00DE2FDF" w:rsidRDefault="00DE2FDF" w:rsidP="00DE2FDF">
      <w:pPr>
        <w:rPr>
          <w:b/>
        </w:rPr>
      </w:pPr>
      <w:r>
        <w:t>REFERENCIA:</w:t>
      </w:r>
      <w:r>
        <w:tab/>
      </w:r>
      <w:r w:rsidR="009F7FD9">
        <w:rPr>
          <w:b/>
        </w:rPr>
        <w:t>CANOA  GUANABANA</w:t>
      </w:r>
      <w:r>
        <w:rPr>
          <w:b/>
        </w:rPr>
        <w:t xml:space="preserve">   900    gms</w:t>
      </w:r>
    </w:p>
    <w:p w:rsidR="00DE2FDF" w:rsidRDefault="00DE2FDF" w:rsidP="00DE2FDF">
      <w:pPr>
        <w:rPr>
          <w:b/>
        </w:rPr>
      </w:pPr>
      <w:r>
        <w:rPr>
          <w:b/>
        </w:rPr>
        <w:tab/>
      </w:r>
      <w:r>
        <w:rPr>
          <w:b/>
        </w:rPr>
        <w:tab/>
      </w:r>
    </w:p>
    <w:p w:rsidR="00DE2FDF" w:rsidRDefault="00DE2FDF" w:rsidP="00DE2FDF"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DE2FDF" w:rsidRDefault="00DE2FDF" w:rsidP="00DE2FDF">
      <w:r>
        <w:rPr>
          <w:b/>
          <w:bCs/>
          <w:u w:val="single"/>
        </w:rPr>
        <w:t>NOTA:</w:t>
      </w:r>
      <w:r>
        <w:t xml:space="preserve">             - Lo</w:t>
      </w:r>
      <w:r w:rsidR="000C2A6E">
        <w:t>s cyreles los  envía  Grafiflex</w:t>
      </w:r>
      <w:r w:rsidR="001B6A0D">
        <w:t>.</w:t>
      </w:r>
    </w:p>
    <w:p w:rsidR="00DE2FDF" w:rsidRDefault="00DE2FDF" w:rsidP="00DE2FDF">
      <w:pPr>
        <w:numPr>
          <w:ilvl w:val="0"/>
          <w:numId w:val="2"/>
        </w:numPr>
      </w:pPr>
      <w:r>
        <w:t>Altura y tonos según   Muestra  Fisica</w:t>
      </w:r>
    </w:p>
    <w:p w:rsidR="00DE2FDF" w:rsidRDefault="00DE2FDF" w:rsidP="00DE2FDF">
      <w:pPr>
        <w:numPr>
          <w:ilvl w:val="0"/>
          <w:numId w:val="2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CONTROLA  BIEN  LA MEDIDA</w:t>
      </w:r>
    </w:p>
    <w:p w:rsidR="00DE2FDF" w:rsidRPr="0090312C" w:rsidRDefault="00DE2FDF" w:rsidP="00DE2FDF">
      <w:pPr>
        <w:numPr>
          <w:ilvl w:val="0"/>
          <w:numId w:val="2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LINEAL ESPECIAL</w:t>
      </w:r>
    </w:p>
    <w:p w:rsidR="00DE2FDF" w:rsidRPr="00547F4C" w:rsidRDefault="00DE2FDF" w:rsidP="00DE2FDF">
      <w:pPr>
        <w:rPr>
          <w:sz w:val="40"/>
          <w:szCs w:val="40"/>
        </w:rPr>
      </w:pPr>
    </w:p>
    <w:p w:rsidR="00DE2FDF" w:rsidRDefault="00DE2FDF" w:rsidP="00DE2FDF">
      <w:r>
        <w:t>Agradezco la atención y colaboración prestada.</w:t>
      </w:r>
    </w:p>
    <w:p w:rsidR="00DE2FDF" w:rsidRDefault="00DE2FDF" w:rsidP="00DE2FDF"/>
    <w:p w:rsidR="00DE2FDF" w:rsidRDefault="00DE2FDF" w:rsidP="00DE2FDF"/>
    <w:p w:rsidR="00DE2FDF" w:rsidRDefault="00DE2FDF" w:rsidP="00DE2FDF">
      <w:r>
        <w:t>Cordialmente,</w:t>
      </w:r>
    </w:p>
    <w:p w:rsidR="00DE2FDF" w:rsidRDefault="00DE2FDF" w:rsidP="00DE2FDF"/>
    <w:p w:rsidR="00DE2FDF" w:rsidRDefault="00DE2FDF" w:rsidP="00DE2FDF"/>
    <w:p w:rsidR="00DE2FDF" w:rsidRDefault="00DE2FDF" w:rsidP="00DE2FDF">
      <w:r>
        <w:t>RICARDO CASAS ZAPATA</w:t>
      </w:r>
    </w:p>
    <w:p w:rsidR="00DE2FDF" w:rsidRDefault="00DE2FDF" w:rsidP="00DE2FDF">
      <w:r>
        <w:t>Director.</w:t>
      </w:r>
    </w:p>
    <w:p w:rsidR="006E18DC" w:rsidRDefault="006E18DC" w:rsidP="006E18DC">
      <w:pPr>
        <w:rPr>
          <w:b/>
        </w:rPr>
      </w:pPr>
    </w:p>
    <w:p w:rsidR="006E18DC" w:rsidRDefault="006E18DC" w:rsidP="006E18DC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6E18DC" w:rsidRDefault="006E18DC" w:rsidP="006E18DC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6E18DC" w:rsidRDefault="006E18DC" w:rsidP="006E18DC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6E18DC" w:rsidRDefault="006E18DC" w:rsidP="006E18DC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6E18DC" w:rsidRDefault="006E18DC" w:rsidP="006E18DC">
      <w:pPr>
        <w:pStyle w:val="Ttulo1"/>
      </w:pPr>
    </w:p>
    <w:p w:rsidR="006E18DC" w:rsidRDefault="006E18DC" w:rsidP="006E18DC">
      <w:pPr>
        <w:pStyle w:val="Ttulo1"/>
      </w:pPr>
      <w:r>
        <w:t>ORDEN DE TRABAJO     N°   06302</w:t>
      </w:r>
    </w:p>
    <w:p w:rsidR="006E18DC" w:rsidRDefault="006E18DC" w:rsidP="006E18DC"/>
    <w:p w:rsidR="006E18DC" w:rsidRDefault="006E18DC" w:rsidP="006E18DC">
      <w:r>
        <w:t>FECHA:</w:t>
      </w:r>
      <w:r>
        <w:tab/>
        <w:t>Medellín, Marzo    08     de     2010</w:t>
      </w:r>
    </w:p>
    <w:p w:rsidR="006E18DC" w:rsidRDefault="006E18DC" w:rsidP="006E18DC">
      <w:r>
        <w:t>PARA:</w:t>
      </w:r>
      <w:r>
        <w:tab/>
      </w:r>
      <w:r>
        <w:tab/>
        <w:t>PLÁSTICOS DARMA</w:t>
      </w:r>
    </w:p>
    <w:p w:rsidR="006E18DC" w:rsidRDefault="006E18DC" w:rsidP="006E18DC">
      <w:r>
        <w:t>ATENCIÓN:</w:t>
      </w:r>
      <w:r>
        <w:tab/>
        <w:t>Sr. Darío Jaramillo</w:t>
      </w:r>
    </w:p>
    <w:p w:rsidR="006E18DC" w:rsidRDefault="006E18DC" w:rsidP="006E18DC">
      <w:r>
        <w:tab/>
      </w:r>
      <w:r>
        <w:tab/>
        <w:t>Gerente.</w:t>
      </w:r>
    </w:p>
    <w:p w:rsidR="006E18DC" w:rsidRDefault="006E18DC" w:rsidP="006E18DC"/>
    <w:p w:rsidR="006E18DC" w:rsidRDefault="006E18DC" w:rsidP="006E18DC">
      <w:r>
        <w:t>Apreciado Don Darío :</w:t>
      </w:r>
    </w:p>
    <w:p w:rsidR="006E18DC" w:rsidRDefault="006E18DC" w:rsidP="006E18DC">
      <w:r>
        <w:t xml:space="preserve"> </w:t>
      </w:r>
    </w:p>
    <w:p w:rsidR="006E18DC" w:rsidRDefault="006E18DC" w:rsidP="006E18DC">
      <w:r>
        <w:t>Con la presente estamos solicitando el siguiente servicio de EXTRUSION E IMPRESION:</w:t>
      </w:r>
    </w:p>
    <w:p w:rsidR="006E18DC" w:rsidRDefault="006E18DC" w:rsidP="006E18DC"/>
    <w:p w:rsidR="006E18DC" w:rsidRDefault="006E18DC" w:rsidP="006E18DC">
      <w:pPr>
        <w:rPr>
          <w:b/>
          <w:bCs/>
          <w:u w:val="single"/>
        </w:rPr>
      </w:pPr>
      <w:r>
        <w:rPr>
          <w:b/>
          <w:bCs/>
          <w:u w:val="single"/>
        </w:rPr>
        <w:t>EXTRUSIÓN:</w:t>
      </w:r>
    </w:p>
    <w:p w:rsidR="006E18DC" w:rsidRDefault="006E18DC" w:rsidP="006E18DC">
      <w:r>
        <w:t>MATERIAL:</w:t>
      </w:r>
      <w:r>
        <w:tab/>
      </w:r>
      <w:r>
        <w:tab/>
        <w:t xml:space="preserve">Polietileno BAJA  </w:t>
      </w:r>
      <w:r>
        <w:rPr>
          <w:u w:val="single"/>
        </w:rPr>
        <w:t xml:space="preserve">Tubular </w:t>
      </w:r>
    </w:p>
    <w:p w:rsidR="006E18DC" w:rsidRDefault="006E18DC" w:rsidP="006E18DC">
      <w:r>
        <w:t>MEDIDA:</w:t>
      </w:r>
      <w:r>
        <w:tab/>
      </w:r>
      <w:r>
        <w:tab/>
      </w:r>
      <w:r>
        <w:rPr>
          <w:b/>
        </w:rPr>
        <w:t>16</w:t>
      </w:r>
      <w:r>
        <w:t xml:space="preserve">    Cms.</w:t>
      </w:r>
    </w:p>
    <w:p w:rsidR="006E18DC" w:rsidRDefault="006E18DC" w:rsidP="006E18DC">
      <w:r>
        <w:t>CALIBRE:</w:t>
      </w:r>
      <w:r>
        <w:tab/>
      </w:r>
      <w:r>
        <w:tab/>
      </w:r>
      <w:r>
        <w:rPr>
          <w:b/>
        </w:rPr>
        <w:t xml:space="preserve">3.0 </w:t>
      </w:r>
      <w:r>
        <w:t xml:space="preserve">  ”</w:t>
      </w:r>
    </w:p>
    <w:p w:rsidR="006E18DC" w:rsidRDefault="006E18DC" w:rsidP="006E18DC">
      <w:r>
        <w:t>COLOR:</w:t>
      </w:r>
      <w:r>
        <w:tab/>
      </w:r>
      <w:r>
        <w:tab/>
        <w:t>Transparente</w:t>
      </w:r>
    </w:p>
    <w:p w:rsidR="006E18DC" w:rsidRDefault="006E18DC" w:rsidP="006E18DC">
      <w:r>
        <w:t>TRATADO:</w:t>
      </w:r>
      <w:r>
        <w:tab/>
      </w:r>
      <w:r>
        <w:tab/>
        <w:t>2  Caras.</w:t>
      </w:r>
    </w:p>
    <w:p w:rsidR="006E18DC" w:rsidRDefault="006E18DC" w:rsidP="006E18DC">
      <w:r>
        <w:t>MEZCLA:</w:t>
      </w:r>
      <w:r>
        <w:tab/>
      </w:r>
      <w:r>
        <w:tab/>
        <w:t xml:space="preserve">Baja  25  kg – Lineal  7.5   kg (  </w:t>
      </w:r>
      <w:r w:rsidRPr="00B3460D">
        <w:rPr>
          <w:b/>
          <w:u w:val="single"/>
        </w:rPr>
        <w:t>EXCENO  2601</w:t>
      </w:r>
      <w:r>
        <w:t xml:space="preserve"> )</w:t>
      </w:r>
    </w:p>
    <w:p w:rsidR="006E18DC" w:rsidRDefault="006E18DC" w:rsidP="006E18DC">
      <w:r>
        <w:t>CANTIDAD:</w:t>
      </w:r>
      <w:r>
        <w:tab/>
      </w:r>
      <w:r>
        <w:tab/>
        <w:t>160</w:t>
      </w:r>
      <w:r w:rsidRPr="00521768">
        <w:rPr>
          <w:b/>
        </w:rPr>
        <w:t xml:space="preserve">  </w:t>
      </w:r>
      <w:r>
        <w:t xml:space="preserve"> Kg.</w:t>
      </w:r>
    </w:p>
    <w:p w:rsidR="006E18DC" w:rsidRDefault="006E18DC" w:rsidP="006E18DC">
      <w:pPr>
        <w:rPr>
          <w:b/>
          <w:bCs/>
          <w:u w:val="single"/>
        </w:rPr>
      </w:pPr>
    </w:p>
    <w:p w:rsidR="006E18DC" w:rsidRDefault="006E18DC" w:rsidP="006E18DC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6E18DC" w:rsidRDefault="006E18DC" w:rsidP="006E18DC">
      <w:r>
        <w:t>COLORES:</w:t>
      </w:r>
      <w:r>
        <w:tab/>
      </w:r>
      <w:r>
        <w:tab/>
        <w:t xml:space="preserve">5   (   Blanco   – </w:t>
      </w:r>
      <w:r w:rsidR="00967ED6">
        <w:t>Amarillo – Verde  - Negro – Naranja</w:t>
      </w:r>
      <w:r>
        <w:t xml:space="preserve">   )</w:t>
      </w:r>
    </w:p>
    <w:p w:rsidR="006E18DC" w:rsidRDefault="006E18DC" w:rsidP="006E18DC">
      <w:r>
        <w:t>CARAS:</w:t>
      </w:r>
      <w:r>
        <w:tab/>
      </w:r>
      <w:r>
        <w:tab/>
        <w:t>2  ( 4  x 2  - 4 x 2 ) Tambor  Central con angulo</w:t>
      </w:r>
    </w:p>
    <w:p w:rsidR="006E18DC" w:rsidRDefault="006E18DC" w:rsidP="006E18DC">
      <w:r>
        <w:t>REPETICIÓN:</w:t>
      </w:r>
      <w:r>
        <w:tab/>
        <w:t xml:space="preserve">35    Cms. </w:t>
      </w:r>
    </w:p>
    <w:p w:rsidR="006E18DC" w:rsidRDefault="006E18DC" w:rsidP="006E18DC">
      <w:r>
        <w:t>RODILLO :                35</w:t>
      </w:r>
    </w:p>
    <w:p w:rsidR="006E18DC" w:rsidRDefault="006E18DC" w:rsidP="006E18DC">
      <w:r>
        <w:t>SELLADO:</w:t>
      </w:r>
      <w:r>
        <w:tab/>
      </w:r>
      <w:r>
        <w:tab/>
        <w:t>Fondo</w:t>
      </w:r>
    </w:p>
    <w:p w:rsidR="006E18DC" w:rsidRDefault="006E18DC" w:rsidP="006E18DC">
      <w:pPr>
        <w:rPr>
          <w:b/>
        </w:rPr>
      </w:pPr>
      <w:r>
        <w:t>REFERENCIA:</w:t>
      </w:r>
      <w:r>
        <w:tab/>
      </w:r>
      <w:r>
        <w:rPr>
          <w:b/>
        </w:rPr>
        <w:t>CANOA   MANGO    900    gms</w:t>
      </w:r>
    </w:p>
    <w:p w:rsidR="006E18DC" w:rsidRDefault="006E18DC" w:rsidP="006E18DC">
      <w:pPr>
        <w:rPr>
          <w:b/>
        </w:rPr>
      </w:pPr>
      <w:r>
        <w:rPr>
          <w:b/>
        </w:rPr>
        <w:tab/>
      </w:r>
      <w:r>
        <w:rPr>
          <w:b/>
        </w:rPr>
        <w:tab/>
      </w:r>
    </w:p>
    <w:p w:rsidR="006E18DC" w:rsidRDefault="006E18DC" w:rsidP="006E18DC"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6E18DC" w:rsidRDefault="006E18DC" w:rsidP="006E18DC">
      <w:r>
        <w:rPr>
          <w:b/>
          <w:bCs/>
          <w:u w:val="single"/>
        </w:rPr>
        <w:t>NOTA:</w:t>
      </w:r>
      <w:r>
        <w:t xml:space="preserve">             - Los cyreles los  envía  Grafiflex.</w:t>
      </w:r>
    </w:p>
    <w:p w:rsidR="006E18DC" w:rsidRDefault="006E18DC" w:rsidP="006E18DC">
      <w:pPr>
        <w:numPr>
          <w:ilvl w:val="0"/>
          <w:numId w:val="2"/>
        </w:numPr>
      </w:pPr>
      <w:r>
        <w:t>Altura y tonos según   Muestra  Fisica</w:t>
      </w:r>
    </w:p>
    <w:p w:rsidR="006E18DC" w:rsidRDefault="006E18DC" w:rsidP="006E18DC">
      <w:pPr>
        <w:numPr>
          <w:ilvl w:val="0"/>
          <w:numId w:val="2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CONTROLA  BIEN  LA MEDIDA</w:t>
      </w:r>
    </w:p>
    <w:p w:rsidR="006E18DC" w:rsidRPr="0090312C" w:rsidRDefault="006E18DC" w:rsidP="006E18DC">
      <w:pPr>
        <w:numPr>
          <w:ilvl w:val="0"/>
          <w:numId w:val="2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LINEAL ESPECIAL</w:t>
      </w:r>
    </w:p>
    <w:p w:rsidR="006E18DC" w:rsidRPr="00547F4C" w:rsidRDefault="006E18DC" w:rsidP="006E18DC">
      <w:pPr>
        <w:rPr>
          <w:sz w:val="40"/>
          <w:szCs w:val="40"/>
        </w:rPr>
      </w:pPr>
    </w:p>
    <w:p w:rsidR="006E18DC" w:rsidRDefault="006E18DC" w:rsidP="006E18DC">
      <w:r>
        <w:t>Agradezco la atención y colaboración prestada.</w:t>
      </w:r>
    </w:p>
    <w:p w:rsidR="006E18DC" w:rsidRDefault="006E18DC" w:rsidP="006E18DC"/>
    <w:p w:rsidR="006E18DC" w:rsidRDefault="006E18DC" w:rsidP="006E18DC"/>
    <w:p w:rsidR="006E18DC" w:rsidRDefault="006E18DC" w:rsidP="006E18DC">
      <w:r>
        <w:t>Cordialmente,</w:t>
      </w:r>
    </w:p>
    <w:p w:rsidR="006E18DC" w:rsidRDefault="006E18DC" w:rsidP="006E18DC"/>
    <w:p w:rsidR="006E18DC" w:rsidRDefault="006E18DC" w:rsidP="006E18DC"/>
    <w:p w:rsidR="006E18DC" w:rsidRDefault="006E18DC" w:rsidP="006E18DC">
      <w:r>
        <w:t>RICARDO CASAS ZAPATA</w:t>
      </w:r>
    </w:p>
    <w:p w:rsidR="006E18DC" w:rsidRDefault="006E18DC" w:rsidP="006E18DC">
      <w:r>
        <w:t>Director.</w:t>
      </w:r>
    </w:p>
    <w:p w:rsidR="00141690" w:rsidRDefault="00141690" w:rsidP="00141690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141690" w:rsidRDefault="00141690" w:rsidP="00141690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141690" w:rsidRDefault="00141690" w:rsidP="00141690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141690" w:rsidRDefault="00141690" w:rsidP="00141690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141690" w:rsidRDefault="00141690" w:rsidP="00141690">
      <w:pPr>
        <w:pStyle w:val="Ttulo1"/>
      </w:pPr>
    </w:p>
    <w:p w:rsidR="00141690" w:rsidRDefault="00141690" w:rsidP="00141690">
      <w:pPr>
        <w:pStyle w:val="Ttulo1"/>
      </w:pPr>
      <w:r>
        <w:t>ORDEN DE TRABAJO  N °      06305</w:t>
      </w:r>
    </w:p>
    <w:p w:rsidR="00141690" w:rsidRDefault="00141690" w:rsidP="00141690"/>
    <w:p w:rsidR="00141690" w:rsidRDefault="00141690" w:rsidP="00141690">
      <w:r>
        <w:t>FECHA:</w:t>
      </w:r>
      <w:r>
        <w:tab/>
        <w:t>Medellín, Marzo  08     de   2010</w:t>
      </w:r>
    </w:p>
    <w:p w:rsidR="00141690" w:rsidRDefault="00141690" w:rsidP="00141690">
      <w:r>
        <w:t>PARA:</w:t>
      </w:r>
      <w:r>
        <w:tab/>
      </w:r>
      <w:r>
        <w:tab/>
        <w:t>PLÁSTICOS DARMA</w:t>
      </w:r>
    </w:p>
    <w:p w:rsidR="00141690" w:rsidRDefault="00141690" w:rsidP="00141690">
      <w:r>
        <w:t>ATENCIÓN:</w:t>
      </w:r>
      <w:r>
        <w:tab/>
        <w:t>Sr. Darío Jaramillo</w:t>
      </w:r>
    </w:p>
    <w:p w:rsidR="00141690" w:rsidRDefault="00141690" w:rsidP="00141690">
      <w:r>
        <w:tab/>
      </w:r>
      <w:r>
        <w:tab/>
        <w:t>Gerente.</w:t>
      </w:r>
    </w:p>
    <w:p w:rsidR="00141690" w:rsidRDefault="00141690" w:rsidP="00141690"/>
    <w:p w:rsidR="00141690" w:rsidRDefault="00141690" w:rsidP="00141690">
      <w:r>
        <w:t>Apreciado Don Darío:</w:t>
      </w:r>
    </w:p>
    <w:p w:rsidR="00141690" w:rsidRDefault="00141690" w:rsidP="00141690"/>
    <w:p w:rsidR="00141690" w:rsidRDefault="00141690" w:rsidP="00141690">
      <w:r>
        <w:t>Con la presente estamos solicitando el siguiente servicio de  IMPRESIÓN :</w:t>
      </w:r>
    </w:p>
    <w:p w:rsidR="00141690" w:rsidRDefault="00141690" w:rsidP="00141690"/>
    <w:p w:rsidR="00141690" w:rsidRDefault="00141690" w:rsidP="00141690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141690" w:rsidRDefault="00141690" w:rsidP="00141690">
      <w:r>
        <w:t xml:space="preserve">MATERIAL   :           Polipropileno Tubular de </w:t>
      </w:r>
      <w:r>
        <w:rPr>
          <w:b/>
        </w:rPr>
        <w:t>40</w:t>
      </w:r>
      <w:r>
        <w:t xml:space="preserve"> cms</w:t>
      </w:r>
    </w:p>
    <w:p w:rsidR="00141690" w:rsidRDefault="00141690" w:rsidP="00141690">
      <w:r>
        <w:t xml:space="preserve">CLIBRE      :               </w:t>
      </w:r>
      <w:r>
        <w:rPr>
          <w:b/>
        </w:rPr>
        <w:t>2.0  ”</w:t>
      </w:r>
    </w:p>
    <w:p w:rsidR="00141690" w:rsidRDefault="00141690" w:rsidP="00141690">
      <w:r>
        <w:t>REFERENCIA:</w:t>
      </w:r>
      <w:r>
        <w:tab/>
      </w:r>
      <w:r>
        <w:rPr>
          <w:b/>
        </w:rPr>
        <w:t>CARMEL  JEAN</w:t>
      </w:r>
    </w:p>
    <w:p w:rsidR="00141690" w:rsidRDefault="00141690" w:rsidP="00141690">
      <w:r>
        <w:t>CANTIDA</w:t>
      </w:r>
      <w:r w:rsidR="00032E66">
        <w:t>D    :          17</w:t>
      </w:r>
      <w:r>
        <w:t>0    Kg</w:t>
      </w:r>
    </w:p>
    <w:p w:rsidR="00141690" w:rsidRDefault="00141690" w:rsidP="00141690">
      <w:r>
        <w:t>COLORES:</w:t>
      </w:r>
      <w:r>
        <w:tab/>
      </w:r>
      <w:r>
        <w:tab/>
        <w:t>1 (  MAGENTA  )</w:t>
      </w:r>
    </w:p>
    <w:p w:rsidR="00141690" w:rsidRDefault="00141690" w:rsidP="00141690">
      <w:r>
        <w:t>CARAS:</w:t>
      </w:r>
      <w:r>
        <w:tab/>
      </w:r>
      <w:r>
        <w:tab/>
        <w:t>1</w:t>
      </w:r>
    </w:p>
    <w:p w:rsidR="00141690" w:rsidRDefault="00141690" w:rsidP="00141690">
      <w:r>
        <w:t>REPETICIÓN:</w:t>
      </w:r>
      <w:r>
        <w:tab/>
        <w:t>30</w:t>
      </w:r>
    </w:p>
    <w:p w:rsidR="00141690" w:rsidRDefault="00141690" w:rsidP="00141690">
      <w:r>
        <w:t>RODILLO:</w:t>
      </w:r>
      <w:r>
        <w:tab/>
      </w:r>
      <w:r>
        <w:tab/>
        <w:t>30</w:t>
      </w:r>
    </w:p>
    <w:p w:rsidR="00141690" w:rsidRDefault="00141690" w:rsidP="00141690">
      <w:r>
        <w:t>BOLSA:</w:t>
      </w:r>
      <w:r>
        <w:tab/>
      </w:r>
      <w:r>
        <w:tab/>
      </w:r>
      <w:r>
        <w:rPr>
          <w:b/>
        </w:rPr>
        <w:t>30  x  38 + 5</w:t>
      </w:r>
      <w:r>
        <w:t xml:space="preserve">  solapa interna  cms</w:t>
      </w:r>
    </w:p>
    <w:p w:rsidR="00141690" w:rsidRDefault="00141690" w:rsidP="00141690">
      <w:r>
        <w:t>SELLADO:</w:t>
      </w:r>
      <w:r>
        <w:tab/>
      </w:r>
      <w:r>
        <w:tab/>
        <w:t>Para selle lateral.</w:t>
      </w:r>
    </w:p>
    <w:p w:rsidR="00141690" w:rsidRDefault="00141690" w:rsidP="00141690"/>
    <w:p w:rsidR="00141690" w:rsidRDefault="00141690" w:rsidP="00141690">
      <w:r>
        <w:rPr>
          <w:b/>
          <w:bCs/>
          <w:u w:val="single"/>
        </w:rPr>
        <w:t>NOTA:</w:t>
      </w:r>
      <w:r>
        <w:t xml:space="preserve">  </w:t>
      </w:r>
      <w:r>
        <w:rPr>
          <w:b/>
          <w:sz w:val="28"/>
          <w:szCs w:val="28"/>
          <w:u w:val="single"/>
        </w:rPr>
        <w:t>* Cyreles  en su  planta</w:t>
      </w:r>
    </w:p>
    <w:p w:rsidR="00141690" w:rsidRDefault="00141690" w:rsidP="00141690">
      <w:pPr>
        <w:numPr>
          <w:ilvl w:val="0"/>
          <w:numId w:val="3"/>
        </w:numPr>
      </w:pPr>
      <w:r>
        <w:t>Se envían muestra física  para tonos y alturas</w:t>
      </w:r>
    </w:p>
    <w:p w:rsidR="00141690" w:rsidRDefault="00141690" w:rsidP="00141690">
      <w:pPr>
        <w:numPr>
          <w:ilvl w:val="0"/>
          <w:numId w:val="4"/>
        </w:numPr>
        <w:rPr>
          <w:b/>
        </w:rPr>
      </w:pPr>
      <w:r>
        <w:t xml:space="preserve">Se  envia el material de PP de </w:t>
      </w:r>
      <w:r>
        <w:rPr>
          <w:b/>
        </w:rPr>
        <w:t xml:space="preserve">40 </w:t>
      </w:r>
      <w:r>
        <w:t xml:space="preserve"> </w:t>
      </w:r>
      <w:r>
        <w:rPr>
          <w:b/>
        </w:rPr>
        <w:t>cms</w:t>
      </w:r>
    </w:p>
    <w:p w:rsidR="00141690" w:rsidRDefault="00141690" w:rsidP="00141690">
      <w:pPr>
        <w:ind w:left="885"/>
      </w:pPr>
    </w:p>
    <w:p w:rsidR="00141690" w:rsidRDefault="00141690" w:rsidP="00141690">
      <w:pPr>
        <w:ind w:left="885"/>
      </w:pPr>
    </w:p>
    <w:p w:rsidR="00141690" w:rsidRDefault="00141690" w:rsidP="00141690">
      <w:r>
        <w:t>Agradezco la atención y colaboración prestada.</w:t>
      </w:r>
    </w:p>
    <w:p w:rsidR="00141690" w:rsidRDefault="00141690" w:rsidP="00141690"/>
    <w:p w:rsidR="00141690" w:rsidRDefault="00141690" w:rsidP="00141690"/>
    <w:p w:rsidR="00141690" w:rsidRDefault="00141690" w:rsidP="00141690">
      <w:r>
        <w:t>Cordialmente,</w:t>
      </w:r>
    </w:p>
    <w:p w:rsidR="00141690" w:rsidRDefault="00141690" w:rsidP="00141690"/>
    <w:p w:rsidR="00141690" w:rsidRDefault="00141690" w:rsidP="00141690"/>
    <w:p w:rsidR="00141690" w:rsidRDefault="00141690" w:rsidP="00141690"/>
    <w:p w:rsidR="00141690" w:rsidRDefault="00141690" w:rsidP="00141690">
      <w:r>
        <w:t>RICARDO CASAS ZAPATA</w:t>
      </w:r>
    </w:p>
    <w:p w:rsidR="00141690" w:rsidRDefault="00141690" w:rsidP="00141690">
      <w:r>
        <w:t>Director.</w:t>
      </w:r>
    </w:p>
    <w:p w:rsidR="00141690" w:rsidRDefault="00141690" w:rsidP="00141690"/>
    <w:p w:rsidR="00DE2FDF" w:rsidRDefault="00DE2FDF" w:rsidP="005450D8">
      <w:pPr>
        <w:rPr>
          <w:b/>
        </w:rPr>
      </w:pPr>
    </w:p>
    <w:p w:rsidR="00A938CF" w:rsidRDefault="00A938CF" w:rsidP="005450D8">
      <w:pPr>
        <w:rPr>
          <w:b/>
        </w:rPr>
      </w:pPr>
    </w:p>
    <w:p w:rsidR="00A938CF" w:rsidRDefault="00A938CF" w:rsidP="005450D8">
      <w:pPr>
        <w:rPr>
          <w:b/>
        </w:rPr>
      </w:pPr>
    </w:p>
    <w:p w:rsidR="00A938CF" w:rsidRDefault="00A938CF" w:rsidP="005450D8">
      <w:pPr>
        <w:rPr>
          <w:b/>
        </w:rPr>
      </w:pPr>
    </w:p>
    <w:p w:rsidR="00A938CF" w:rsidRDefault="00A938CF" w:rsidP="005450D8">
      <w:pPr>
        <w:rPr>
          <w:b/>
        </w:rPr>
      </w:pPr>
    </w:p>
    <w:p w:rsidR="00A938CF" w:rsidRDefault="00A938CF" w:rsidP="005450D8">
      <w:pPr>
        <w:rPr>
          <w:b/>
        </w:rPr>
      </w:pPr>
    </w:p>
    <w:p w:rsidR="00A938CF" w:rsidRDefault="00A938CF" w:rsidP="005450D8">
      <w:pPr>
        <w:rPr>
          <w:b/>
        </w:rPr>
      </w:pPr>
    </w:p>
    <w:p w:rsidR="00A938CF" w:rsidRDefault="00A938CF" w:rsidP="005450D8">
      <w:pPr>
        <w:rPr>
          <w:b/>
        </w:rPr>
      </w:pPr>
    </w:p>
    <w:p w:rsidR="00A938CF" w:rsidRDefault="00A938CF" w:rsidP="00A938CF">
      <w:pPr>
        <w:rPr>
          <w:b/>
        </w:rPr>
      </w:pPr>
    </w:p>
    <w:p w:rsidR="00A938CF" w:rsidRDefault="00A938CF" w:rsidP="00A938CF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A938CF" w:rsidRDefault="00A938CF" w:rsidP="00A938CF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A938CF" w:rsidRDefault="00A938CF" w:rsidP="00A938CF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A938CF" w:rsidRDefault="00A938CF" w:rsidP="00A938CF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A938CF" w:rsidRDefault="00A938CF" w:rsidP="00A938CF">
      <w:pPr>
        <w:rPr>
          <w:b/>
          <w:bCs/>
        </w:rPr>
      </w:pPr>
    </w:p>
    <w:p w:rsidR="00A938CF" w:rsidRDefault="00A938CF" w:rsidP="00A938CF">
      <w:pPr>
        <w:pStyle w:val="Ttulo1"/>
      </w:pPr>
    </w:p>
    <w:p w:rsidR="00A938CF" w:rsidRDefault="00A938CF" w:rsidP="00A938CF">
      <w:pPr>
        <w:pStyle w:val="Ttulo1"/>
      </w:pPr>
      <w:r>
        <w:t>ORDEN DE TRABAJO  N °      06304</w:t>
      </w:r>
    </w:p>
    <w:p w:rsidR="00A938CF" w:rsidRDefault="00A938CF" w:rsidP="00A938CF"/>
    <w:p w:rsidR="00A938CF" w:rsidRDefault="00A938CF" w:rsidP="00A938CF">
      <w:r>
        <w:t>FECHA:</w:t>
      </w:r>
      <w:r>
        <w:tab/>
        <w:t>Medellín,  Marzo  08    de   2010</w:t>
      </w:r>
    </w:p>
    <w:p w:rsidR="00A938CF" w:rsidRDefault="00A938CF" w:rsidP="00A938CF">
      <w:r>
        <w:t>PARA:</w:t>
      </w:r>
      <w:r>
        <w:tab/>
      </w:r>
      <w:r>
        <w:tab/>
        <w:t>PLÁSTICOS DARMA</w:t>
      </w:r>
    </w:p>
    <w:p w:rsidR="00A938CF" w:rsidRDefault="00A938CF" w:rsidP="00A938CF">
      <w:r>
        <w:t>ATENCIÓN:</w:t>
      </w:r>
      <w:r>
        <w:tab/>
        <w:t>Sr. Darío Jaramillo</w:t>
      </w:r>
    </w:p>
    <w:p w:rsidR="00A938CF" w:rsidRDefault="00A938CF" w:rsidP="00A938CF">
      <w:r>
        <w:tab/>
      </w:r>
      <w:r>
        <w:tab/>
        <w:t>Gerente.</w:t>
      </w:r>
    </w:p>
    <w:p w:rsidR="00A938CF" w:rsidRDefault="00A938CF" w:rsidP="00A938CF"/>
    <w:p w:rsidR="00A938CF" w:rsidRDefault="00A938CF" w:rsidP="00A938CF">
      <w:r>
        <w:t>Apreciado Don Darío:</w:t>
      </w:r>
    </w:p>
    <w:p w:rsidR="00A938CF" w:rsidRDefault="00A938CF" w:rsidP="00A938CF"/>
    <w:p w:rsidR="00A938CF" w:rsidRDefault="00A938CF" w:rsidP="00A938CF">
      <w:r>
        <w:t>Con la presente estamos solicitando el siguiente servicio de  IMPRESIÓN  :</w:t>
      </w:r>
    </w:p>
    <w:p w:rsidR="00A938CF" w:rsidRDefault="00A938CF" w:rsidP="00A938CF"/>
    <w:p w:rsidR="00A938CF" w:rsidRDefault="00A938CF" w:rsidP="00A938CF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A938CF" w:rsidRDefault="00A938CF" w:rsidP="00A938CF">
      <w:r>
        <w:t xml:space="preserve">MATERIAL   :           Polipropileno   Tubular   de   </w:t>
      </w:r>
      <w:r>
        <w:rPr>
          <w:b/>
        </w:rPr>
        <w:t>30</w:t>
      </w:r>
      <w:r>
        <w:t xml:space="preserve">    cms</w:t>
      </w:r>
    </w:p>
    <w:p w:rsidR="00A938CF" w:rsidRDefault="00A938CF" w:rsidP="00A938CF">
      <w:r>
        <w:t>CLIBRE      :               1.5  ”</w:t>
      </w:r>
    </w:p>
    <w:p w:rsidR="00A938CF" w:rsidRPr="00AD5DCF" w:rsidRDefault="00A938CF" w:rsidP="00A938CF">
      <w:pPr>
        <w:rPr>
          <w:b/>
        </w:rPr>
      </w:pPr>
      <w:r>
        <w:t>REFERENCIA:</w:t>
      </w:r>
      <w:r>
        <w:tab/>
      </w:r>
      <w:r>
        <w:rPr>
          <w:b/>
        </w:rPr>
        <w:t>TEENS</w:t>
      </w:r>
    </w:p>
    <w:p w:rsidR="00A938CF" w:rsidRDefault="00A938CF" w:rsidP="00A938CF">
      <w:r>
        <w:t>CANTIDAD    :         310     Kg</w:t>
      </w:r>
    </w:p>
    <w:p w:rsidR="00A938CF" w:rsidRDefault="00A938CF" w:rsidP="00A938CF">
      <w:r>
        <w:t>COLORES:</w:t>
      </w:r>
      <w:r>
        <w:tab/>
      </w:r>
      <w:r>
        <w:tab/>
        <w:t>1 ( Según  arte )</w:t>
      </w:r>
    </w:p>
    <w:p w:rsidR="00A938CF" w:rsidRDefault="00A938CF" w:rsidP="00A938CF">
      <w:r>
        <w:t>CARAS:</w:t>
      </w:r>
      <w:r>
        <w:tab/>
      </w:r>
      <w:r>
        <w:tab/>
        <w:t xml:space="preserve">1  </w:t>
      </w:r>
    </w:p>
    <w:p w:rsidR="00A938CF" w:rsidRDefault="00A938CF" w:rsidP="00A938CF">
      <w:r>
        <w:t>REPETICIÓN:</w:t>
      </w:r>
      <w:r>
        <w:tab/>
        <w:t>24.5</w:t>
      </w:r>
    </w:p>
    <w:p w:rsidR="00A938CF" w:rsidRPr="007E24E2" w:rsidRDefault="00A938CF" w:rsidP="00A938CF">
      <w:pPr>
        <w:rPr>
          <w:b/>
        </w:rPr>
      </w:pPr>
      <w:r>
        <w:t>RODILLO:</w:t>
      </w:r>
      <w:r>
        <w:tab/>
      </w:r>
      <w:r>
        <w:tab/>
      </w:r>
      <w:r>
        <w:rPr>
          <w:b/>
        </w:rPr>
        <w:t>25</w:t>
      </w:r>
    </w:p>
    <w:p w:rsidR="00A938CF" w:rsidRDefault="00A938CF" w:rsidP="00A938CF">
      <w:r>
        <w:t>BOLSA:</w:t>
      </w:r>
      <w:r>
        <w:tab/>
      </w:r>
      <w:r>
        <w:tab/>
        <w:t>24.5  X  28 + 5    cms   de  Solapa Interna.</w:t>
      </w:r>
    </w:p>
    <w:p w:rsidR="00A938CF" w:rsidRDefault="00A938CF" w:rsidP="00A938CF">
      <w:r>
        <w:t>SELLADO:</w:t>
      </w:r>
      <w:r>
        <w:tab/>
      </w:r>
      <w:r>
        <w:tab/>
        <w:t>Para selle lateral.</w:t>
      </w:r>
    </w:p>
    <w:p w:rsidR="00A938CF" w:rsidRDefault="00A938CF" w:rsidP="00A938CF"/>
    <w:p w:rsidR="00A938CF" w:rsidRDefault="00A938CF" w:rsidP="00A938CF"/>
    <w:p w:rsidR="00A938CF" w:rsidRDefault="00A938CF" w:rsidP="00A938CF">
      <w:r>
        <w:rPr>
          <w:b/>
          <w:bCs/>
          <w:u w:val="single"/>
        </w:rPr>
        <w:t>NOTA:</w:t>
      </w:r>
      <w:r>
        <w:t xml:space="preserve">  *   Los cyreles   se  encuentran en su planata.</w:t>
      </w:r>
    </w:p>
    <w:p w:rsidR="00A938CF" w:rsidRDefault="00A938CF" w:rsidP="00A938CF">
      <w:pPr>
        <w:numPr>
          <w:ilvl w:val="0"/>
          <w:numId w:val="1"/>
        </w:numPr>
      </w:pPr>
      <w:r>
        <w:t>Se envían ARTE    para tonos y alturas</w:t>
      </w:r>
    </w:p>
    <w:p w:rsidR="00A938CF" w:rsidRPr="005574BF" w:rsidRDefault="00A938CF" w:rsidP="00A938CF">
      <w:pPr>
        <w:numPr>
          <w:ilvl w:val="0"/>
          <w:numId w:val="2"/>
        </w:numPr>
      </w:pPr>
      <w:r>
        <w:t xml:space="preserve">Se  envia el material de PP </w:t>
      </w:r>
      <w:r>
        <w:rPr>
          <w:b/>
        </w:rPr>
        <w:t xml:space="preserve">de  30 </w:t>
      </w:r>
      <w:r w:rsidRPr="00AD5DCF">
        <w:rPr>
          <w:b/>
        </w:rPr>
        <w:t xml:space="preserve">  cms</w:t>
      </w:r>
    </w:p>
    <w:p w:rsidR="00A938CF" w:rsidRPr="00307118" w:rsidRDefault="00A938CF" w:rsidP="00A938CF">
      <w:pPr>
        <w:numPr>
          <w:ilvl w:val="0"/>
          <w:numId w:val="2"/>
        </w:numPr>
      </w:pPr>
      <w:r>
        <w:rPr>
          <w:b/>
        </w:rPr>
        <w:t>SE  APRUEBA  IMPRESIÓN.</w:t>
      </w:r>
    </w:p>
    <w:p w:rsidR="00A938CF" w:rsidRPr="00150D1A" w:rsidRDefault="00A938CF" w:rsidP="00A938CF">
      <w:pPr>
        <w:ind w:left="1860"/>
      </w:pPr>
    </w:p>
    <w:p w:rsidR="00A938CF" w:rsidRDefault="00A938CF" w:rsidP="00A938CF">
      <w:pPr>
        <w:ind w:left="885"/>
      </w:pPr>
    </w:p>
    <w:p w:rsidR="00A938CF" w:rsidRDefault="00A938CF" w:rsidP="00A938CF">
      <w:pPr>
        <w:ind w:left="885"/>
      </w:pPr>
    </w:p>
    <w:p w:rsidR="00A938CF" w:rsidRDefault="00A938CF" w:rsidP="00A938CF">
      <w:r>
        <w:t>Agradezco la atención y colaboración prestada.</w:t>
      </w:r>
    </w:p>
    <w:p w:rsidR="00A938CF" w:rsidRDefault="00A938CF" w:rsidP="00A938CF"/>
    <w:p w:rsidR="00A938CF" w:rsidRDefault="00A938CF" w:rsidP="00A938CF"/>
    <w:p w:rsidR="00A938CF" w:rsidRDefault="00A938CF" w:rsidP="00A938CF">
      <w:r>
        <w:t>Cordialmente,</w:t>
      </w:r>
    </w:p>
    <w:p w:rsidR="00A938CF" w:rsidRDefault="00A938CF" w:rsidP="00A938CF"/>
    <w:p w:rsidR="00A938CF" w:rsidRDefault="00A938CF" w:rsidP="00A938CF"/>
    <w:p w:rsidR="00A938CF" w:rsidRDefault="00A938CF" w:rsidP="00A938CF"/>
    <w:p w:rsidR="00A938CF" w:rsidRDefault="00A938CF" w:rsidP="00A938CF">
      <w:r>
        <w:t>RICARDO CASAS ZAPATA</w:t>
      </w:r>
    </w:p>
    <w:p w:rsidR="00A938CF" w:rsidRDefault="00A938CF" w:rsidP="00A938CF">
      <w:r>
        <w:t>Director</w:t>
      </w:r>
    </w:p>
    <w:p w:rsidR="00A938CF" w:rsidRDefault="00A938CF" w:rsidP="00A938CF">
      <w:pPr>
        <w:rPr>
          <w:b/>
        </w:rPr>
      </w:pPr>
    </w:p>
    <w:p w:rsidR="00A938CF" w:rsidRDefault="00A938CF" w:rsidP="005450D8">
      <w:pPr>
        <w:rPr>
          <w:b/>
        </w:rPr>
      </w:pPr>
    </w:p>
    <w:p w:rsidR="00FD5A85" w:rsidRDefault="00FD5A85" w:rsidP="005450D8">
      <w:pPr>
        <w:rPr>
          <w:b/>
        </w:rPr>
      </w:pPr>
    </w:p>
    <w:p w:rsidR="00FD5A85" w:rsidRDefault="00FD5A85" w:rsidP="00FD5A85">
      <w:pPr>
        <w:rPr>
          <w:b/>
        </w:rPr>
      </w:pPr>
    </w:p>
    <w:p w:rsidR="00FD5A85" w:rsidRDefault="00FD5A85" w:rsidP="00FD5A85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FD5A85" w:rsidRDefault="00FD5A85" w:rsidP="00FD5A85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FD5A85" w:rsidRDefault="00FD5A85" w:rsidP="00FD5A85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FD5A85" w:rsidRDefault="00FD5A85" w:rsidP="00FD5A85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FD5A85" w:rsidRDefault="00FD5A85" w:rsidP="00FD5A85"/>
    <w:p w:rsidR="00FD5A85" w:rsidRDefault="00FD5A85" w:rsidP="00FD5A85">
      <w:pPr>
        <w:pStyle w:val="Ttulo1"/>
      </w:pPr>
      <w:r>
        <w:t>ORDEN DE TRABAJO   N°      06307</w:t>
      </w:r>
    </w:p>
    <w:p w:rsidR="00FD5A85" w:rsidRDefault="00FD5A85" w:rsidP="00FD5A85"/>
    <w:p w:rsidR="00FD5A85" w:rsidRDefault="00FD5A85" w:rsidP="00FD5A85">
      <w:r>
        <w:t>FECHA:</w:t>
      </w:r>
      <w:r>
        <w:tab/>
        <w:t>Medellín, Marzo    09   de    2010</w:t>
      </w:r>
    </w:p>
    <w:p w:rsidR="00FD5A85" w:rsidRDefault="00FD5A85" w:rsidP="00FD5A85">
      <w:r>
        <w:t>PARA:</w:t>
      </w:r>
      <w:r>
        <w:tab/>
      </w:r>
      <w:r>
        <w:tab/>
        <w:t>PLÁSTICOS   DARMA</w:t>
      </w:r>
    </w:p>
    <w:p w:rsidR="00FD5A85" w:rsidRDefault="00FD5A85" w:rsidP="00FD5A85">
      <w:r>
        <w:t>ATENCIÓN:</w:t>
      </w:r>
      <w:r>
        <w:tab/>
        <w:t>Sr. DARIO JARAMILLO</w:t>
      </w:r>
    </w:p>
    <w:p w:rsidR="00FD5A85" w:rsidRDefault="00FD5A85" w:rsidP="00FD5A85"/>
    <w:p w:rsidR="00FD5A85" w:rsidRDefault="00FD5A85" w:rsidP="00FD5A85">
      <w:r>
        <w:t>Apreciado Dn DARIO:</w:t>
      </w:r>
    </w:p>
    <w:p w:rsidR="00FD5A85" w:rsidRDefault="00FD5A85" w:rsidP="00FD5A85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FD5A85" w:rsidRDefault="00FD5A85" w:rsidP="00FD5A85"/>
    <w:p w:rsidR="00FD5A85" w:rsidRDefault="00FD5A85" w:rsidP="00FD5A85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FD5A85" w:rsidRDefault="00FD5A85" w:rsidP="00FD5A85"/>
    <w:p w:rsidR="00FD5A85" w:rsidRDefault="00FD5A85" w:rsidP="00FD5A85">
      <w:r>
        <w:t>MATERIAL :</w:t>
      </w:r>
      <w:r>
        <w:tab/>
      </w:r>
      <w:r>
        <w:tab/>
        <w:t xml:space="preserve">Polietileno de Baja  densidad   </w:t>
      </w:r>
      <w:r>
        <w:rPr>
          <w:b/>
          <w:u w:val="single"/>
        </w:rPr>
        <w:t>BLANCO</w:t>
      </w:r>
      <w:r>
        <w:t xml:space="preserve">  Tubular</w:t>
      </w:r>
    </w:p>
    <w:p w:rsidR="00FD5A85" w:rsidRDefault="00FD5A85" w:rsidP="00FD5A85">
      <w:r>
        <w:t>MEDIDA:</w:t>
      </w:r>
      <w:r>
        <w:tab/>
      </w:r>
      <w:r>
        <w:tab/>
      </w:r>
      <w:r w:rsidR="00FF5174">
        <w:rPr>
          <w:b/>
        </w:rPr>
        <w:t>38</w:t>
      </w:r>
      <w:r>
        <w:t xml:space="preserve">   cms   </w:t>
      </w:r>
    </w:p>
    <w:p w:rsidR="00FD5A85" w:rsidRDefault="00FD5A85" w:rsidP="00FD5A85">
      <w:r>
        <w:t>CALIBRE :</w:t>
      </w:r>
      <w:r>
        <w:tab/>
      </w:r>
      <w:r>
        <w:tab/>
      </w:r>
      <w:r w:rsidRPr="000F0A89">
        <w:rPr>
          <w:b/>
        </w:rPr>
        <w:t>1</w:t>
      </w:r>
      <w:r>
        <w:rPr>
          <w:b/>
        </w:rPr>
        <w:t>.9</w:t>
      </w:r>
      <w:r>
        <w:t xml:space="preserve">   “</w:t>
      </w:r>
    </w:p>
    <w:p w:rsidR="00FD5A85" w:rsidRDefault="00FD5A85" w:rsidP="00FD5A85">
      <w:r>
        <w:t>COLOR :</w:t>
      </w:r>
      <w:r>
        <w:tab/>
      </w:r>
      <w:r>
        <w:tab/>
        <w:t>Blanco</w:t>
      </w:r>
    </w:p>
    <w:p w:rsidR="00FD5A85" w:rsidRPr="0007721A" w:rsidRDefault="00FD5A85" w:rsidP="00FD5A85">
      <w:r>
        <w:t xml:space="preserve">TRATADO : </w:t>
      </w:r>
      <w:r>
        <w:tab/>
      </w:r>
      <w:r>
        <w:tab/>
        <w:t>1  cara</w:t>
      </w:r>
    </w:p>
    <w:p w:rsidR="00FD5A85" w:rsidRDefault="00FD5A85" w:rsidP="00FD5A85">
      <w:r>
        <w:t xml:space="preserve">CANTIDAD : </w:t>
      </w:r>
      <w:r>
        <w:tab/>
      </w:r>
      <w:r w:rsidR="00FF5174">
        <w:rPr>
          <w:b/>
        </w:rPr>
        <w:t>10</w:t>
      </w:r>
      <w:r w:rsidRPr="00AD0457">
        <w:rPr>
          <w:b/>
        </w:rPr>
        <w:t>0</w:t>
      </w:r>
      <w:r>
        <w:t xml:space="preserve">    kg</w:t>
      </w:r>
    </w:p>
    <w:p w:rsidR="00FD5A85" w:rsidRDefault="00FD5A85" w:rsidP="00FD5A85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 xml:space="preserve">2 (  </w:t>
      </w:r>
      <w:r w:rsidRPr="00712E15">
        <w:rPr>
          <w:b/>
        </w:rPr>
        <w:t xml:space="preserve">Magenta  Process -  Morado  </w:t>
      </w:r>
      <w:smartTag w:uri="urn:schemas-microsoft-com:office:smarttags" w:element="metricconverter">
        <w:smartTagPr>
          <w:attr w:name="ProductID" w:val="254 C"/>
        </w:smartTagPr>
        <w:r w:rsidRPr="00712E15">
          <w:rPr>
            <w:b/>
          </w:rPr>
          <w:t>254 C</w:t>
        </w:r>
      </w:smartTag>
      <w:r w:rsidRPr="00712E15">
        <w:rPr>
          <w:b/>
        </w:rPr>
        <w:t xml:space="preserve">   </w:t>
      </w:r>
      <w:r>
        <w:t xml:space="preserve"> ) </w:t>
      </w:r>
    </w:p>
    <w:p w:rsidR="00FD5A85" w:rsidRDefault="00FD5A85" w:rsidP="00FD5A85">
      <w:r>
        <w:t xml:space="preserve">CARAS : </w:t>
      </w:r>
      <w:r>
        <w:tab/>
      </w:r>
      <w:r>
        <w:tab/>
        <w:t>1  ( 2  x  1  )</w:t>
      </w:r>
    </w:p>
    <w:p w:rsidR="00FD5A85" w:rsidRDefault="00FF5174" w:rsidP="00FD5A85">
      <w:r>
        <w:t xml:space="preserve">REPETICIÓN : </w:t>
      </w:r>
      <w:r>
        <w:tab/>
        <w:t>30</w:t>
      </w:r>
      <w:r w:rsidR="00FD5A85">
        <w:t xml:space="preserve">   cms</w:t>
      </w:r>
    </w:p>
    <w:p w:rsidR="00FD5A85" w:rsidRDefault="00FF5174" w:rsidP="00FD5A85">
      <w:r>
        <w:t>RODILLO :</w:t>
      </w:r>
      <w:r>
        <w:tab/>
      </w:r>
      <w:r>
        <w:tab/>
        <w:t>30</w:t>
      </w:r>
    </w:p>
    <w:p w:rsidR="00FD5A85" w:rsidRDefault="00FD5A85" w:rsidP="00FD5A85">
      <w:r>
        <w:t>BOLSA  :</w:t>
      </w:r>
      <w:r>
        <w:tab/>
      </w:r>
      <w:r>
        <w:tab/>
      </w:r>
      <w:r w:rsidR="00FF5174">
        <w:rPr>
          <w:b/>
        </w:rPr>
        <w:t>30  x  38</w:t>
      </w:r>
      <w:r w:rsidRPr="00336CAC">
        <w:rPr>
          <w:b/>
        </w:rPr>
        <w:t xml:space="preserve">   cm</w:t>
      </w:r>
      <w:r>
        <w:t xml:space="preserve">    </w:t>
      </w:r>
    </w:p>
    <w:p w:rsidR="00FD5A85" w:rsidRDefault="00FD5A85" w:rsidP="00FD5A85">
      <w:r>
        <w:t>SELLADO .</w:t>
      </w:r>
      <w:r>
        <w:tab/>
      </w:r>
      <w:r>
        <w:tab/>
        <w:t>Lateral</w:t>
      </w:r>
    </w:p>
    <w:p w:rsidR="00FD5A85" w:rsidRDefault="00FD5A85" w:rsidP="00FD5A85">
      <w:r>
        <w:t>REFERENCIA :</w:t>
      </w:r>
      <w:r>
        <w:tab/>
      </w:r>
      <w:r>
        <w:rPr>
          <w:b/>
        </w:rPr>
        <w:t>CARMEL  OUTLET   PEQUENA</w:t>
      </w:r>
    </w:p>
    <w:p w:rsidR="00FD5A85" w:rsidRDefault="00FD5A85" w:rsidP="00FD5A85"/>
    <w:p w:rsidR="00FD5A85" w:rsidRDefault="00FD5A85" w:rsidP="00FD5A85"/>
    <w:p w:rsidR="00FD5A85" w:rsidRDefault="00FD5A85" w:rsidP="00FD5A85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 w:rsidR="0035714A">
        <w:rPr>
          <w:bCs/>
        </w:rPr>
        <w:t>Cyreles   en  su   los envía    Grafiflex.</w:t>
      </w:r>
    </w:p>
    <w:p w:rsidR="00FD5A85" w:rsidRDefault="00FD5A85" w:rsidP="00FD5A85">
      <w:r>
        <w:t xml:space="preserve">                   -   Anexo  Arte  para   alturas y Tonos.</w:t>
      </w:r>
    </w:p>
    <w:p w:rsidR="00FD5A85" w:rsidRDefault="00FD5A85" w:rsidP="00FD5A85">
      <w:r>
        <w:tab/>
        <w:t xml:space="preserve">        -  </w:t>
      </w:r>
      <w:r w:rsidRPr="00B879F4">
        <w:rPr>
          <w:b/>
        </w:rPr>
        <w:t>SE  APRUEBA  IMPRESIÓN</w:t>
      </w:r>
      <w:r>
        <w:t xml:space="preserve">  </w:t>
      </w:r>
    </w:p>
    <w:p w:rsidR="00FD5A85" w:rsidRDefault="00FD5A85" w:rsidP="00FD5A85">
      <w:pPr>
        <w:rPr>
          <w:b/>
        </w:rPr>
      </w:pPr>
      <w:r>
        <w:tab/>
        <w:t xml:space="preserve">        </w:t>
      </w: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FD5A85" w:rsidRPr="0066704D" w:rsidRDefault="00FD5A85" w:rsidP="00FD5A85">
      <w:pPr>
        <w:rPr>
          <w:b/>
          <w:u w:val="single"/>
        </w:rPr>
      </w:pPr>
      <w:r>
        <w:rPr>
          <w:b/>
        </w:rPr>
        <w:tab/>
        <w:t xml:space="preserve">        -  EL MATERIAL  LO ENVIA  P.U .</w:t>
      </w:r>
    </w:p>
    <w:p w:rsidR="00FD5A85" w:rsidRPr="0066704D" w:rsidRDefault="00FD5A85" w:rsidP="00FD5A85">
      <w:pPr>
        <w:rPr>
          <w:b/>
        </w:rPr>
      </w:pPr>
    </w:p>
    <w:p w:rsidR="00FD5A85" w:rsidRDefault="00FD5A85" w:rsidP="00FD5A85">
      <w:r>
        <w:tab/>
      </w:r>
    </w:p>
    <w:p w:rsidR="00FD5A85" w:rsidRDefault="00FD5A85" w:rsidP="00FD5A85">
      <w:r>
        <w:tab/>
      </w:r>
    </w:p>
    <w:p w:rsidR="00FD5A85" w:rsidRDefault="00FD5A85" w:rsidP="00FD5A85">
      <w:r>
        <w:t>Agradezco la atención y colaboración prestada.</w:t>
      </w:r>
    </w:p>
    <w:p w:rsidR="00FD5A85" w:rsidRDefault="00FD5A85" w:rsidP="00FD5A85"/>
    <w:p w:rsidR="00FD5A85" w:rsidRDefault="00FD5A85" w:rsidP="00FD5A85"/>
    <w:p w:rsidR="00FD5A85" w:rsidRDefault="00FD5A85" w:rsidP="00FD5A85">
      <w:r>
        <w:t>Cordialmente</w:t>
      </w:r>
    </w:p>
    <w:p w:rsidR="00FD5A85" w:rsidRDefault="00FD5A85" w:rsidP="00FD5A85"/>
    <w:p w:rsidR="00FD5A85" w:rsidRDefault="00FD5A85" w:rsidP="00FD5A85"/>
    <w:p w:rsidR="00FD5A85" w:rsidRDefault="00FD5A85" w:rsidP="00FD5A85">
      <w:r>
        <w:t>RICARDO CASAS ZAPATA</w:t>
      </w:r>
    </w:p>
    <w:p w:rsidR="00FD5A85" w:rsidRDefault="00FD5A85" w:rsidP="00FD5A85">
      <w:r>
        <w:t>Director.</w:t>
      </w:r>
    </w:p>
    <w:p w:rsidR="00FD5A85" w:rsidRDefault="00FD5A85" w:rsidP="00FD5A85">
      <w:pPr>
        <w:rPr>
          <w:b/>
        </w:rPr>
      </w:pPr>
    </w:p>
    <w:p w:rsidR="00FC55D4" w:rsidRDefault="00FC55D4" w:rsidP="00FD5A85">
      <w:pPr>
        <w:rPr>
          <w:b/>
        </w:rPr>
      </w:pPr>
    </w:p>
    <w:p w:rsidR="00FC55D4" w:rsidRDefault="00FC55D4" w:rsidP="00FD5A85">
      <w:pPr>
        <w:rPr>
          <w:b/>
        </w:rPr>
      </w:pPr>
    </w:p>
    <w:p w:rsidR="00FC55D4" w:rsidRDefault="00FC55D4" w:rsidP="00FC55D4">
      <w:pPr>
        <w:rPr>
          <w:b/>
        </w:rPr>
      </w:pPr>
    </w:p>
    <w:p w:rsidR="00FC55D4" w:rsidRDefault="00FC55D4" w:rsidP="00FC55D4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FC55D4" w:rsidRDefault="00FC55D4" w:rsidP="00FC55D4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FC55D4" w:rsidRDefault="00FC55D4" w:rsidP="00FC55D4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FC55D4" w:rsidRDefault="00FC55D4" w:rsidP="00FC55D4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FC55D4" w:rsidRDefault="00FC55D4" w:rsidP="00FC55D4">
      <w:pPr>
        <w:rPr>
          <w:b/>
        </w:rPr>
      </w:pPr>
    </w:p>
    <w:p w:rsidR="00FC55D4" w:rsidRDefault="00FC55D4" w:rsidP="00FC55D4">
      <w:pPr>
        <w:rPr>
          <w:b/>
          <w:bCs/>
        </w:rPr>
      </w:pPr>
    </w:p>
    <w:p w:rsidR="00FC55D4" w:rsidRDefault="00FC55D4" w:rsidP="00FC55D4">
      <w:pPr>
        <w:pStyle w:val="Ttulo1"/>
      </w:pPr>
      <w:r>
        <w:t>ORDEN DE TRABAJO   N°      06175</w:t>
      </w:r>
    </w:p>
    <w:p w:rsidR="00FC55D4" w:rsidRDefault="00FC55D4" w:rsidP="00FC55D4"/>
    <w:p w:rsidR="00FC55D4" w:rsidRDefault="00FC55D4" w:rsidP="00FC55D4">
      <w:r>
        <w:t>FECH</w:t>
      </w:r>
      <w:r w:rsidR="00EF7747">
        <w:t>A:</w:t>
      </w:r>
      <w:r w:rsidR="00EF7747">
        <w:tab/>
        <w:t xml:space="preserve">Medellín, Marzo </w:t>
      </w:r>
      <w:r w:rsidR="00892B3A">
        <w:t xml:space="preserve"> </w:t>
      </w:r>
      <w:r w:rsidR="00EF7747">
        <w:t>10</w:t>
      </w:r>
      <w:r>
        <w:t xml:space="preserve">  de  2010</w:t>
      </w:r>
    </w:p>
    <w:p w:rsidR="00FC55D4" w:rsidRDefault="00FC55D4" w:rsidP="00FC55D4">
      <w:r>
        <w:t>PARA:</w:t>
      </w:r>
      <w:r>
        <w:tab/>
      </w:r>
      <w:r>
        <w:tab/>
        <w:t>PLÁSTICOS   DARMA</w:t>
      </w:r>
    </w:p>
    <w:p w:rsidR="00FC55D4" w:rsidRDefault="00FC55D4" w:rsidP="00FC55D4">
      <w:r>
        <w:t>ATENCIÓN:</w:t>
      </w:r>
      <w:r>
        <w:tab/>
        <w:t>Sr. DARIO JARAMILLO</w:t>
      </w:r>
    </w:p>
    <w:p w:rsidR="00FC55D4" w:rsidRDefault="00FC55D4" w:rsidP="00FC55D4"/>
    <w:p w:rsidR="00FC55D4" w:rsidRDefault="00FC55D4" w:rsidP="00FC55D4">
      <w:r>
        <w:t>Apreciado Dn DARIO:</w:t>
      </w:r>
    </w:p>
    <w:p w:rsidR="00FC55D4" w:rsidRDefault="00FC55D4" w:rsidP="00FC55D4">
      <w:r>
        <w:t>Con la presente estamos solicitando el siguiente servicio de extrusión e impresión</w:t>
      </w:r>
    </w:p>
    <w:p w:rsidR="00FC55D4" w:rsidRDefault="00FC55D4" w:rsidP="00FC55D4"/>
    <w:p w:rsidR="00FC55D4" w:rsidRDefault="00FC55D4" w:rsidP="00FC55D4">
      <w:r>
        <w:rPr>
          <w:b/>
          <w:bCs/>
          <w:u w:val="single"/>
        </w:rPr>
        <w:t>EXTRUSION</w:t>
      </w:r>
      <w:r>
        <w:t>:</w:t>
      </w:r>
    </w:p>
    <w:p w:rsidR="00FC55D4" w:rsidRPr="00822A2D" w:rsidRDefault="00FC55D4" w:rsidP="00FC55D4">
      <w:pPr>
        <w:rPr>
          <w:b/>
        </w:rPr>
      </w:pPr>
      <w:r w:rsidRPr="00822A2D">
        <w:rPr>
          <w:b/>
        </w:rPr>
        <w:t>MATERIAL :</w:t>
      </w:r>
      <w:r w:rsidRPr="00822A2D">
        <w:rPr>
          <w:b/>
        </w:rPr>
        <w:tab/>
        <w:t>Polietileno de Baja  densidad   Blanco  Tubular</w:t>
      </w:r>
    </w:p>
    <w:p w:rsidR="00FC55D4" w:rsidRPr="00822A2D" w:rsidRDefault="00FC55D4" w:rsidP="00FC55D4">
      <w:pPr>
        <w:rPr>
          <w:b/>
        </w:rPr>
      </w:pPr>
      <w:r w:rsidRPr="00822A2D">
        <w:rPr>
          <w:b/>
        </w:rPr>
        <w:t>MEDIDA:</w:t>
      </w:r>
      <w:r w:rsidRPr="00822A2D">
        <w:rPr>
          <w:b/>
        </w:rPr>
        <w:tab/>
      </w:r>
      <w:r w:rsidRPr="00822A2D">
        <w:rPr>
          <w:b/>
        </w:rPr>
        <w:tab/>
        <w:t xml:space="preserve">15.3     cms   </w:t>
      </w:r>
    </w:p>
    <w:p w:rsidR="00FC55D4" w:rsidRPr="00822A2D" w:rsidRDefault="00FC55D4" w:rsidP="00FC55D4">
      <w:pPr>
        <w:rPr>
          <w:b/>
        </w:rPr>
      </w:pPr>
      <w:r w:rsidRPr="00822A2D">
        <w:rPr>
          <w:b/>
        </w:rPr>
        <w:t>CALIBRE :</w:t>
      </w:r>
      <w:r w:rsidRPr="00822A2D">
        <w:rPr>
          <w:b/>
        </w:rPr>
        <w:tab/>
      </w:r>
      <w:r w:rsidRPr="00822A2D">
        <w:rPr>
          <w:b/>
        </w:rPr>
        <w:tab/>
        <w:t>4.0   “</w:t>
      </w:r>
    </w:p>
    <w:p w:rsidR="00FC55D4" w:rsidRPr="00822A2D" w:rsidRDefault="00FC55D4" w:rsidP="00FC55D4">
      <w:pPr>
        <w:rPr>
          <w:b/>
        </w:rPr>
      </w:pPr>
      <w:r w:rsidRPr="00822A2D">
        <w:rPr>
          <w:b/>
        </w:rPr>
        <w:t>COLOR :</w:t>
      </w:r>
      <w:r w:rsidRPr="00822A2D">
        <w:rPr>
          <w:b/>
        </w:rPr>
        <w:tab/>
      </w:r>
      <w:r w:rsidRPr="00822A2D">
        <w:rPr>
          <w:b/>
        </w:rPr>
        <w:tab/>
        <w:t>Blanco</w:t>
      </w:r>
    </w:p>
    <w:p w:rsidR="00FC55D4" w:rsidRPr="00822A2D" w:rsidRDefault="00FC55D4" w:rsidP="00FC55D4">
      <w:pPr>
        <w:rPr>
          <w:b/>
        </w:rPr>
      </w:pPr>
      <w:r w:rsidRPr="00822A2D">
        <w:rPr>
          <w:b/>
        </w:rPr>
        <w:t xml:space="preserve">TRATADO : </w:t>
      </w:r>
      <w:r w:rsidRPr="00822A2D">
        <w:rPr>
          <w:b/>
        </w:rPr>
        <w:tab/>
      </w:r>
      <w:r w:rsidRPr="00822A2D">
        <w:rPr>
          <w:b/>
        </w:rPr>
        <w:tab/>
        <w:t>1  cara</w:t>
      </w:r>
    </w:p>
    <w:p w:rsidR="00FC55D4" w:rsidRPr="00822A2D" w:rsidRDefault="00FC55D4" w:rsidP="00FC55D4">
      <w:pPr>
        <w:rPr>
          <w:b/>
        </w:rPr>
      </w:pPr>
      <w:r w:rsidRPr="00822A2D">
        <w:rPr>
          <w:b/>
        </w:rPr>
        <w:t xml:space="preserve">MEZCLA :   </w:t>
      </w:r>
      <w:r w:rsidRPr="00822A2D">
        <w:rPr>
          <w:b/>
        </w:rPr>
        <w:tab/>
      </w:r>
      <w:r w:rsidRPr="00822A2D">
        <w:rPr>
          <w:b/>
        </w:rPr>
        <w:tab/>
        <w:t xml:space="preserve">Baja   </w:t>
      </w:r>
      <w:smartTag w:uri="urn:schemas-microsoft-com:office:smarttags" w:element="metricconverter">
        <w:smartTagPr>
          <w:attr w:name="ProductID" w:val="25 kg"/>
        </w:smartTagPr>
        <w:r w:rsidRPr="00822A2D">
          <w:rPr>
            <w:b/>
          </w:rPr>
          <w:t>25 kg</w:t>
        </w:r>
      </w:smartTag>
      <w:r w:rsidRPr="00822A2D">
        <w:rPr>
          <w:b/>
        </w:rPr>
        <w:t xml:space="preserve"> – Lineal   12.5   kg – Pigmento Blanco  5 %</w:t>
      </w:r>
    </w:p>
    <w:p w:rsidR="00FC55D4" w:rsidRPr="00822A2D" w:rsidRDefault="00892B3A" w:rsidP="00FC55D4">
      <w:pPr>
        <w:rPr>
          <w:b/>
        </w:rPr>
      </w:pPr>
      <w:r>
        <w:rPr>
          <w:b/>
        </w:rPr>
        <w:t xml:space="preserve">CANTIDAD : </w:t>
      </w:r>
      <w:r>
        <w:rPr>
          <w:b/>
        </w:rPr>
        <w:tab/>
        <w:t>25</w:t>
      </w:r>
      <w:r w:rsidR="00FC55D4" w:rsidRPr="00822A2D">
        <w:rPr>
          <w:b/>
        </w:rPr>
        <w:t>0    kg</w:t>
      </w:r>
    </w:p>
    <w:p w:rsidR="00FC55D4" w:rsidRPr="00822A2D" w:rsidRDefault="00FC55D4" w:rsidP="00FC55D4">
      <w:pPr>
        <w:rPr>
          <w:b/>
        </w:rPr>
      </w:pPr>
    </w:p>
    <w:p w:rsidR="00FC55D4" w:rsidRPr="00822A2D" w:rsidRDefault="00FC55D4" w:rsidP="00FC55D4">
      <w:pPr>
        <w:rPr>
          <w:b/>
          <w:bCs/>
          <w:u w:val="single"/>
        </w:rPr>
      </w:pPr>
      <w:r w:rsidRPr="00822A2D">
        <w:rPr>
          <w:b/>
          <w:bCs/>
          <w:u w:val="single"/>
        </w:rPr>
        <w:t>IMPRESIÓN :</w:t>
      </w:r>
    </w:p>
    <w:p w:rsidR="00FC55D4" w:rsidRPr="00822A2D" w:rsidRDefault="00FC55D4" w:rsidP="00FC55D4">
      <w:pPr>
        <w:rPr>
          <w:b/>
        </w:rPr>
      </w:pPr>
      <w:r w:rsidRPr="00822A2D">
        <w:rPr>
          <w:b/>
        </w:rPr>
        <w:t xml:space="preserve">COLORES </w:t>
      </w:r>
      <w:r w:rsidRPr="00822A2D">
        <w:rPr>
          <w:b/>
          <w:bCs/>
        </w:rPr>
        <w:t>:</w:t>
      </w:r>
      <w:r w:rsidRPr="00822A2D">
        <w:rPr>
          <w:b/>
          <w:bCs/>
        </w:rPr>
        <w:tab/>
      </w:r>
      <w:r w:rsidRPr="00822A2D">
        <w:rPr>
          <w:b/>
        </w:rPr>
        <w:tab/>
        <w:t xml:space="preserve">2 ( </w:t>
      </w:r>
      <w:r w:rsidR="00F96E14">
        <w:rPr>
          <w:b/>
        </w:rPr>
        <w:t>Según muestra  )  (  Azul</w:t>
      </w:r>
      <w:r w:rsidRPr="00822A2D">
        <w:rPr>
          <w:b/>
        </w:rPr>
        <w:t xml:space="preserve">  – Negro  )</w:t>
      </w:r>
    </w:p>
    <w:p w:rsidR="00FC55D4" w:rsidRPr="00822A2D" w:rsidRDefault="00FC55D4" w:rsidP="00FC55D4">
      <w:pPr>
        <w:rPr>
          <w:b/>
        </w:rPr>
      </w:pPr>
      <w:r w:rsidRPr="00822A2D">
        <w:rPr>
          <w:b/>
        </w:rPr>
        <w:t xml:space="preserve">CARAS : </w:t>
      </w:r>
      <w:r w:rsidRPr="00822A2D">
        <w:rPr>
          <w:b/>
        </w:rPr>
        <w:tab/>
      </w:r>
      <w:r w:rsidRPr="00822A2D">
        <w:rPr>
          <w:b/>
        </w:rPr>
        <w:tab/>
        <w:t>1  ( 2  x  1  )</w:t>
      </w:r>
    </w:p>
    <w:p w:rsidR="00FC55D4" w:rsidRPr="00822A2D" w:rsidRDefault="00FC55D4" w:rsidP="00FC55D4">
      <w:pPr>
        <w:rPr>
          <w:b/>
        </w:rPr>
      </w:pPr>
      <w:r w:rsidRPr="00822A2D">
        <w:rPr>
          <w:b/>
        </w:rPr>
        <w:t xml:space="preserve">REPETICIÓN : </w:t>
      </w:r>
      <w:r w:rsidRPr="00822A2D">
        <w:rPr>
          <w:b/>
        </w:rPr>
        <w:tab/>
        <w:t>23   cms</w:t>
      </w:r>
    </w:p>
    <w:p w:rsidR="00FC55D4" w:rsidRPr="00822A2D" w:rsidRDefault="00FC55D4" w:rsidP="00FC55D4">
      <w:pPr>
        <w:rPr>
          <w:b/>
        </w:rPr>
      </w:pPr>
      <w:r w:rsidRPr="00822A2D">
        <w:rPr>
          <w:b/>
        </w:rPr>
        <w:t>RODILLO :</w:t>
      </w:r>
      <w:r w:rsidRPr="00822A2D">
        <w:rPr>
          <w:b/>
        </w:rPr>
        <w:tab/>
      </w:r>
      <w:r w:rsidRPr="00822A2D">
        <w:rPr>
          <w:b/>
        </w:rPr>
        <w:tab/>
        <w:t>46</w:t>
      </w:r>
    </w:p>
    <w:p w:rsidR="00FC55D4" w:rsidRPr="00822A2D" w:rsidRDefault="00FC55D4" w:rsidP="00FC55D4">
      <w:pPr>
        <w:rPr>
          <w:b/>
        </w:rPr>
      </w:pPr>
      <w:r w:rsidRPr="00822A2D">
        <w:rPr>
          <w:b/>
        </w:rPr>
        <w:t>DESEMBOBINADO ;</w:t>
      </w:r>
      <w:r w:rsidRPr="00822A2D">
        <w:rPr>
          <w:b/>
        </w:rPr>
        <w:tab/>
        <w:t>Fondo  Tipo  Servo</w:t>
      </w:r>
    </w:p>
    <w:p w:rsidR="00FC55D4" w:rsidRPr="00822A2D" w:rsidRDefault="00FC55D4" w:rsidP="00FC55D4">
      <w:pPr>
        <w:rPr>
          <w:b/>
        </w:rPr>
      </w:pPr>
      <w:r w:rsidRPr="00822A2D">
        <w:rPr>
          <w:b/>
        </w:rPr>
        <w:t>REFERENCIA :</w:t>
      </w:r>
      <w:r w:rsidRPr="00822A2D">
        <w:rPr>
          <w:b/>
        </w:rPr>
        <w:tab/>
        <w:t xml:space="preserve">LECHE </w:t>
      </w:r>
      <w:smartTag w:uri="urn:schemas-microsoft-com:office:smarttags" w:element="PersonName">
        <w:smartTagPr>
          <w:attr w:name="ProductID" w:val="LA FLORIDA"/>
        </w:smartTagPr>
        <w:r w:rsidRPr="00822A2D">
          <w:rPr>
            <w:b/>
          </w:rPr>
          <w:t>LA FLORIDA</w:t>
        </w:r>
      </w:smartTag>
    </w:p>
    <w:p w:rsidR="00FC55D4" w:rsidRPr="00822A2D" w:rsidRDefault="00FC55D4" w:rsidP="00FC55D4">
      <w:pPr>
        <w:rPr>
          <w:b/>
        </w:rPr>
      </w:pPr>
    </w:p>
    <w:p w:rsidR="00FC55D4" w:rsidRDefault="00FC55D4" w:rsidP="00FC55D4"/>
    <w:p w:rsidR="00FC55D4" w:rsidRDefault="00FC55D4" w:rsidP="00FC55D4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>
        <w:rPr>
          <w:bCs/>
        </w:rPr>
        <w:tab/>
        <w:t>Cyreles en su planta</w:t>
      </w:r>
    </w:p>
    <w:p w:rsidR="00FC55D4" w:rsidRDefault="00FC55D4" w:rsidP="00FC55D4">
      <w:r>
        <w:t xml:space="preserve">                   -   Anexo muestra física para   alturas y Tonos.</w:t>
      </w:r>
    </w:p>
    <w:p w:rsidR="00FC55D4" w:rsidRDefault="00FC55D4" w:rsidP="00FC55D4">
      <w:r>
        <w:tab/>
        <w:t xml:space="preserve">        -   Colocar  pie de imprenta</w:t>
      </w:r>
    </w:p>
    <w:p w:rsidR="00FC55D4" w:rsidRDefault="00FC55D4" w:rsidP="00FC55D4">
      <w:pPr>
        <w:rPr>
          <w:b/>
          <w:u w:val="single"/>
        </w:rPr>
      </w:pPr>
      <w:r>
        <w:tab/>
        <w:t xml:space="preserve">        </w:t>
      </w:r>
      <w:r w:rsidRPr="00F553FA">
        <w:rPr>
          <w:b/>
        </w:rPr>
        <w:t xml:space="preserve">-   </w:t>
      </w:r>
      <w:r w:rsidRPr="00F553FA">
        <w:rPr>
          <w:b/>
          <w:u w:val="single"/>
        </w:rPr>
        <w:t>Utilizar tinta especial</w:t>
      </w:r>
      <w:r>
        <w:rPr>
          <w:b/>
          <w:u w:val="single"/>
        </w:rPr>
        <w:t xml:space="preserve">  ( ANTIGRASA )  </w:t>
      </w:r>
    </w:p>
    <w:p w:rsidR="00FC55D4" w:rsidRDefault="00FC55D4" w:rsidP="00FC55D4">
      <w:pPr>
        <w:rPr>
          <w:b/>
          <w:u w:val="single"/>
        </w:rPr>
      </w:pPr>
      <w:r>
        <w:rPr>
          <w:b/>
          <w:u w:val="single"/>
        </w:rPr>
        <w:t xml:space="preserve">                    -  MUY IMPORTANTE </w:t>
      </w:r>
      <w:smartTag w:uri="urn:schemas-microsoft-com:office:smarttags" w:element="PersonName">
        <w:smartTagPr>
          <w:attr w:name="ProductID" w:val="LA MEZCLA CON"/>
        </w:smartTagPr>
        <w:smartTag w:uri="urn:schemas-microsoft-com:office:smarttags" w:element="PersonName">
          <w:smartTagPr>
            <w:attr w:name="ProductID" w:val="LA MEZCLA"/>
          </w:smartTagPr>
          <w:r>
            <w:rPr>
              <w:b/>
              <w:u w:val="single"/>
            </w:rPr>
            <w:t>LA MEZCLA</w:t>
          </w:r>
        </w:smartTag>
        <w:r>
          <w:rPr>
            <w:b/>
            <w:u w:val="single"/>
          </w:rPr>
          <w:t xml:space="preserve"> CON</w:t>
        </w:r>
      </w:smartTag>
      <w:r>
        <w:rPr>
          <w:b/>
          <w:u w:val="single"/>
        </w:rPr>
        <w:t xml:space="preserve"> EL LINEAL y </w:t>
      </w:r>
      <w:smartTag w:uri="urn:schemas-microsoft-com:office:smarttags" w:element="PersonName">
        <w:smartTagPr>
          <w:attr w:name="ProductID" w:val="LA TINTA ANTIGRASA"/>
        </w:smartTagPr>
        <w:r>
          <w:rPr>
            <w:b/>
            <w:u w:val="single"/>
          </w:rPr>
          <w:t>LA TINTA ANTIGRASA</w:t>
        </w:r>
      </w:smartTag>
    </w:p>
    <w:p w:rsidR="00FC55D4" w:rsidRPr="00F512F0" w:rsidRDefault="00FC55D4" w:rsidP="00FC55D4">
      <w:pPr>
        <w:rPr>
          <w:b/>
          <w:u w:val="single"/>
        </w:rPr>
      </w:pPr>
      <w:r>
        <w:rPr>
          <w:b/>
          <w:u w:val="single"/>
        </w:rPr>
        <w:t xml:space="preserve">-CONTROLAR MUY  BIEN </w:t>
      </w:r>
      <w:smartTag w:uri="urn:schemas-microsoft-com:office:smarttags" w:element="PersonName">
        <w:smartTagPr>
          <w:attr w:name="ProductID" w:val="LA MEDIDA"/>
        </w:smartTagPr>
        <w:r>
          <w:rPr>
            <w:b/>
            <w:u w:val="single"/>
          </w:rPr>
          <w:t>LA MEDIDA</w:t>
        </w:r>
      </w:smartTag>
    </w:p>
    <w:p w:rsidR="00FC55D4" w:rsidRDefault="00FC55D4" w:rsidP="00FC55D4">
      <w:r>
        <w:tab/>
      </w:r>
      <w:r>
        <w:tab/>
      </w:r>
    </w:p>
    <w:p w:rsidR="00FC55D4" w:rsidRDefault="00FC55D4" w:rsidP="00FC55D4"/>
    <w:p w:rsidR="00FC55D4" w:rsidRDefault="00FC55D4" w:rsidP="00FC55D4">
      <w:r>
        <w:t>Agradezco la atención y colaboración prestada.</w:t>
      </w:r>
    </w:p>
    <w:p w:rsidR="00FC55D4" w:rsidRDefault="00FC55D4" w:rsidP="00FC55D4"/>
    <w:p w:rsidR="00FC55D4" w:rsidRDefault="00FC55D4" w:rsidP="00FC55D4"/>
    <w:p w:rsidR="00FC55D4" w:rsidRDefault="00FC55D4" w:rsidP="00FC55D4">
      <w:r>
        <w:t xml:space="preserve">Cordialmente </w:t>
      </w:r>
    </w:p>
    <w:p w:rsidR="00FC55D4" w:rsidRDefault="00FC55D4" w:rsidP="00FC55D4"/>
    <w:p w:rsidR="00FC55D4" w:rsidRDefault="00FC55D4" w:rsidP="00FC55D4"/>
    <w:p w:rsidR="00FC55D4" w:rsidRDefault="00FC55D4" w:rsidP="00FC55D4">
      <w:r>
        <w:t>RICARDO CASAS ZAPATA</w:t>
      </w:r>
    </w:p>
    <w:p w:rsidR="00FC55D4" w:rsidRDefault="00FC55D4" w:rsidP="00FC55D4">
      <w:r>
        <w:t>Director.</w:t>
      </w:r>
    </w:p>
    <w:p w:rsidR="00FC55D4" w:rsidRDefault="00FC55D4" w:rsidP="00FD5A85">
      <w:pPr>
        <w:rPr>
          <w:b/>
        </w:rPr>
      </w:pPr>
    </w:p>
    <w:p w:rsidR="00FC55D4" w:rsidRDefault="00FC55D4" w:rsidP="00FD5A85">
      <w:pPr>
        <w:rPr>
          <w:b/>
        </w:rPr>
      </w:pPr>
    </w:p>
    <w:p w:rsidR="00C36AC5" w:rsidRDefault="00C36AC5" w:rsidP="00C36AC5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C36AC5" w:rsidRDefault="00C36AC5" w:rsidP="00C36AC5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C36AC5" w:rsidRDefault="00C36AC5" w:rsidP="00C36AC5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C36AC5" w:rsidRDefault="00C36AC5" w:rsidP="00C36AC5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C36AC5" w:rsidRDefault="00C36AC5" w:rsidP="00C36AC5"/>
    <w:p w:rsidR="00C36AC5" w:rsidRDefault="00C36AC5" w:rsidP="00C36AC5"/>
    <w:p w:rsidR="00C36AC5" w:rsidRDefault="00C36AC5" w:rsidP="00C36AC5">
      <w:pPr>
        <w:pStyle w:val="Ttulo1"/>
      </w:pPr>
      <w:r>
        <w:t>ORDEN DE TRABAJO      N°      06239</w:t>
      </w:r>
    </w:p>
    <w:p w:rsidR="00C36AC5" w:rsidRDefault="00C36AC5" w:rsidP="00C36AC5"/>
    <w:p w:rsidR="00C36AC5" w:rsidRDefault="00C36AC5" w:rsidP="00C36AC5"/>
    <w:p w:rsidR="00C36AC5" w:rsidRDefault="00C36AC5" w:rsidP="00C36AC5">
      <w:r>
        <w:t>FECHA:</w:t>
      </w:r>
      <w:r>
        <w:tab/>
        <w:t>Medellín,  Marzo  10    de    2010</w:t>
      </w:r>
    </w:p>
    <w:p w:rsidR="00C36AC5" w:rsidRDefault="00C36AC5" w:rsidP="00C36AC5">
      <w:r>
        <w:t>PARA:</w:t>
      </w:r>
      <w:r>
        <w:tab/>
      </w:r>
      <w:r>
        <w:tab/>
        <w:t>PLÁSTICOS DARMA</w:t>
      </w:r>
    </w:p>
    <w:p w:rsidR="00C36AC5" w:rsidRDefault="00C36AC5" w:rsidP="00C36AC5">
      <w:r>
        <w:t>ATENCIÓN:</w:t>
      </w:r>
      <w:r>
        <w:tab/>
        <w:t>Sr. DARIO JARAMILLO</w:t>
      </w:r>
    </w:p>
    <w:p w:rsidR="00C36AC5" w:rsidRDefault="00C36AC5" w:rsidP="00C36AC5"/>
    <w:p w:rsidR="00C36AC5" w:rsidRDefault="00C36AC5" w:rsidP="00C36AC5"/>
    <w:p w:rsidR="00C36AC5" w:rsidRDefault="00C36AC5" w:rsidP="00C36AC5">
      <w:r>
        <w:t xml:space="preserve"> Apreciado Dn DARIO:</w:t>
      </w:r>
    </w:p>
    <w:p w:rsidR="00C36AC5" w:rsidRDefault="00C36AC5" w:rsidP="00C36AC5"/>
    <w:p w:rsidR="00C36AC5" w:rsidRDefault="00C36AC5" w:rsidP="00C36AC5">
      <w:r>
        <w:t>Con la presente estamos solicitando el siguiente material  :</w:t>
      </w:r>
    </w:p>
    <w:p w:rsidR="00C36AC5" w:rsidRDefault="00C36AC5" w:rsidP="00C36AC5"/>
    <w:p w:rsidR="00C36AC5" w:rsidRDefault="00C36AC5" w:rsidP="00C36AC5">
      <w:r>
        <w:rPr>
          <w:b/>
          <w:bCs/>
          <w:u w:val="single"/>
        </w:rPr>
        <w:t>EXTRUSION</w:t>
      </w:r>
      <w:r>
        <w:t>:</w:t>
      </w:r>
    </w:p>
    <w:p w:rsidR="00C36AC5" w:rsidRDefault="00C36AC5" w:rsidP="00C36AC5"/>
    <w:p w:rsidR="00C36AC5" w:rsidRDefault="00C36AC5" w:rsidP="00C36AC5"/>
    <w:tbl>
      <w:tblPr>
        <w:tblW w:w="9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338"/>
        <w:gridCol w:w="1560"/>
        <w:gridCol w:w="1559"/>
        <w:gridCol w:w="1807"/>
        <w:gridCol w:w="1986"/>
      </w:tblGrid>
      <w:tr w:rsidR="00C36AC5" w:rsidTr="00CD533D">
        <w:tc>
          <w:tcPr>
            <w:tcW w:w="2338" w:type="dxa"/>
          </w:tcPr>
          <w:p w:rsidR="00C36AC5" w:rsidRDefault="00C36AC5" w:rsidP="00CD533D">
            <w:r>
              <w:t xml:space="preserve">MEDIDA EN  </w:t>
            </w:r>
          </w:p>
          <w:p w:rsidR="00C36AC5" w:rsidRDefault="00C36AC5" w:rsidP="00CD533D">
            <w:r>
              <w:t>CENTIMETROS</w:t>
            </w:r>
          </w:p>
        </w:tc>
        <w:tc>
          <w:tcPr>
            <w:tcW w:w="1560" w:type="dxa"/>
          </w:tcPr>
          <w:p w:rsidR="00C36AC5" w:rsidRDefault="00C36AC5" w:rsidP="00CD533D">
            <w:r>
              <w:t>CALIBRE</w:t>
            </w:r>
          </w:p>
        </w:tc>
        <w:tc>
          <w:tcPr>
            <w:tcW w:w="1559" w:type="dxa"/>
          </w:tcPr>
          <w:p w:rsidR="00C36AC5" w:rsidRDefault="00C36AC5" w:rsidP="00CD533D">
            <w:r>
              <w:t>FORMA</w:t>
            </w:r>
          </w:p>
        </w:tc>
        <w:tc>
          <w:tcPr>
            <w:tcW w:w="1807" w:type="dxa"/>
          </w:tcPr>
          <w:p w:rsidR="00C36AC5" w:rsidRDefault="00C36AC5" w:rsidP="00CD533D">
            <w:r>
              <w:t>CANTIDAD EN KILOS</w:t>
            </w:r>
          </w:p>
        </w:tc>
        <w:tc>
          <w:tcPr>
            <w:tcW w:w="1986" w:type="dxa"/>
          </w:tcPr>
          <w:p w:rsidR="00C36AC5" w:rsidRDefault="00C36AC5" w:rsidP="00CD533D">
            <w:r>
              <w:t>MATERIAL</w:t>
            </w:r>
          </w:p>
        </w:tc>
      </w:tr>
      <w:tr w:rsidR="00C36AC5" w:rsidRPr="00656B1D" w:rsidTr="00CD533D">
        <w:tc>
          <w:tcPr>
            <w:tcW w:w="2338" w:type="dxa"/>
          </w:tcPr>
          <w:p w:rsidR="00C36AC5" w:rsidRPr="00656B1D" w:rsidRDefault="00271A4D" w:rsidP="00CD533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15.3</w:t>
            </w:r>
          </w:p>
        </w:tc>
        <w:tc>
          <w:tcPr>
            <w:tcW w:w="1560" w:type="dxa"/>
          </w:tcPr>
          <w:p w:rsidR="00C36AC5" w:rsidRPr="00656B1D" w:rsidRDefault="00271A4D" w:rsidP="00CD533D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4.0</w:t>
            </w:r>
            <w:r w:rsidR="00C36AC5">
              <w:rPr>
                <w:b/>
                <w:sz w:val="28"/>
                <w:szCs w:val="28"/>
              </w:rPr>
              <w:t xml:space="preserve"> </w:t>
            </w:r>
            <w:r w:rsidR="00C36AC5" w:rsidRPr="00656B1D">
              <w:rPr>
                <w:b/>
                <w:sz w:val="28"/>
                <w:szCs w:val="28"/>
              </w:rPr>
              <w:t xml:space="preserve">  ”</w:t>
            </w:r>
          </w:p>
        </w:tc>
        <w:tc>
          <w:tcPr>
            <w:tcW w:w="1559" w:type="dxa"/>
          </w:tcPr>
          <w:p w:rsidR="00C36AC5" w:rsidRPr="00656B1D" w:rsidRDefault="00271A4D" w:rsidP="00CD533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TUBULAR</w:t>
            </w:r>
          </w:p>
        </w:tc>
        <w:tc>
          <w:tcPr>
            <w:tcW w:w="1807" w:type="dxa"/>
          </w:tcPr>
          <w:p w:rsidR="00C36AC5" w:rsidRPr="00656B1D" w:rsidRDefault="00271A4D" w:rsidP="00CD533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5</w:t>
            </w:r>
            <w:r w:rsidR="00C36AC5">
              <w:rPr>
                <w:b/>
                <w:sz w:val="28"/>
                <w:szCs w:val="28"/>
              </w:rPr>
              <w:t>0</w:t>
            </w:r>
          </w:p>
        </w:tc>
        <w:tc>
          <w:tcPr>
            <w:tcW w:w="1986" w:type="dxa"/>
          </w:tcPr>
          <w:p w:rsidR="00C36AC5" w:rsidRPr="00656B1D" w:rsidRDefault="00271A4D" w:rsidP="00CD533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BAJA   BLANCO</w:t>
            </w:r>
          </w:p>
        </w:tc>
      </w:tr>
    </w:tbl>
    <w:p w:rsidR="00C36AC5" w:rsidRPr="00656B1D" w:rsidRDefault="00C36AC5" w:rsidP="00C36AC5">
      <w:pPr>
        <w:pStyle w:val="Ttulo2"/>
        <w:rPr>
          <w:sz w:val="28"/>
          <w:szCs w:val="28"/>
        </w:rPr>
      </w:pPr>
    </w:p>
    <w:p w:rsidR="00C36AC5" w:rsidRDefault="00C36AC5" w:rsidP="00C36AC5"/>
    <w:p w:rsidR="00C36AC5" w:rsidRDefault="00C36AC5" w:rsidP="00C36AC5">
      <w:pPr>
        <w:rPr>
          <w:b/>
          <w:bCs/>
          <w:u w:val="single"/>
        </w:rPr>
      </w:pPr>
    </w:p>
    <w:p w:rsidR="00C36AC5" w:rsidRDefault="00C36AC5" w:rsidP="00C36AC5">
      <w:r w:rsidRPr="0026453F">
        <w:rPr>
          <w:b/>
          <w:u w:val="single"/>
        </w:rPr>
        <w:t xml:space="preserve">MEZCLA </w:t>
      </w:r>
      <w:r>
        <w:t xml:space="preserve">  :     25     BAJA</w:t>
      </w:r>
    </w:p>
    <w:p w:rsidR="00C36AC5" w:rsidRDefault="00271A4D" w:rsidP="00C36AC5">
      <w:r>
        <w:t xml:space="preserve">                           12</w:t>
      </w:r>
      <w:r w:rsidR="00C36AC5">
        <w:tab/>
        <w:t xml:space="preserve">LINEAL  </w:t>
      </w:r>
    </w:p>
    <w:p w:rsidR="00EB0B2A" w:rsidRDefault="00EB0B2A" w:rsidP="00C36AC5">
      <w:r>
        <w:tab/>
      </w:r>
      <w:r>
        <w:tab/>
        <w:t xml:space="preserve">   5 %    PIGMENTO  BLANCO</w:t>
      </w:r>
    </w:p>
    <w:p w:rsidR="00C36AC5" w:rsidRDefault="00C36AC5" w:rsidP="00C36AC5"/>
    <w:p w:rsidR="00C36AC5" w:rsidRPr="00585541" w:rsidRDefault="00C36AC5" w:rsidP="00C36AC5">
      <w:pPr>
        <w:rPr>
          <w:sz w:val="28"/>
          <w:szCs w:val="28"/>
        </w:rPr>
      </w:pPr>
      <w:r w:rsidRPr="00585541">
        <w:rPr>
          <w:sz w:val="28"/>
          <w:szCs w:val="28"/>
        </w:rPr>
        <w:t xml:space="preserve">     </w:t>
      </w:r>
    </w:p>
    <w:p w:rsidR="00C36AC5" w:rsidRDefault="00C36AC5" w:rsidP="00C36AC5">
      <w:r>
        <w:t>Agradezco la Amable colaboración.</w:t>
      </w:r>
    </w:p>
    <w:p w:rsidR="00C36AC5" w:rsidRDefault="00C36AC5" w:rsidP="00C36AC5"/>
    <w:p w:rsidR="00C36AC5" w:rsidRDefault="00C36AC5" w:rsidP="00C36AC5"/>
    <w:p w:rsidR="00C36AC5" w:rsidRDefault="00C36AC5" w:rsidP="00C36AC5"/>
    <w:p w:rsidR="00C36AC5" w:rsidRDefault="00C36AC5" w:rsidP="00C36AC5">
      <w:r>
        <w:t>Cordialmente</w:t>
      </w:r>
    </w:p>
    <w:p w:rsidR="00C36AC5" w:rsidRDefault="00C36AC5" w:rsidP="00C36AC5"/>
    <w:p w:rsidR="00C36AC5" w:rsidRDefault="00C36AC5" w:rsidP="00C36AC5"/>
    <w:p w:rsidR="00C36AC5" w:rsidRDefault="00C36AC5" w:rsidP="00C36AC5"/>
    <w:p w:rsidR="00C36AC5" w:rsidRDefault="00C36AC5" w:rsidP="00C36AC5">
      <w:r>
        <w:t>RICARDO CASAS ZAPATA</w:t>
      </w:r>
    </w:p>
    <w:p w:rsidR="00C36AC5" w:rsidRDefault="00C36AC5" w:rsidP="00C36AC5">
      <w:r>
        <w:t>Director</w:t>
      </w:r>
    </w:p>
    <w:p w:rsidR="00C36AC5" w:rsidRDefault="00C36AC5" w:rsidP="00C36AC5">
      <w:pPr>
        <w:rPr>
          <w:b/>
        </w:rPr>
      </w:pPr>
    </w:p>
    <w:p w:rsidR="00FD5A85" w:rsidRDefault="00FD5A85" w:rsidP="005450D8">
      <w:pPr>
        <w:rPr>
          <w:b/>
        </w:rPr>
      </w:pPr>
    </w:p>
    <w:p w:rsidR="00DC5477" w:rsidRDefault="00DC5477" w:rsidP="005450D8">
      <w:pPr>
        <w:rPr>
          <w:b/>
        </w:rPr>
      </w:pPr>
    </w:p>
    <w:p w:rsidR="00DC5477" w:rsidRDefault="00DC5477" w:rsidP="005450D8">
      <w:pPr>
        <w:rPr>
          <w:b/>
        </w:rPr>
      </w:pPr>
    </w:p>
    <w:p w:rsidR="00DC5477" w:rsidRDefault="00DC5477" w:rsidP="00DC5477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DC5477" w:rsidRDefault="00DC5477" w:rsidP="00DC5477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DC5477" w:rsidRDefault="00DC5477" w:rsidP="00DC5477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DC5477" w:rsidRDefault="00DC5477" w:rsidP="00DC5477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DC5477" w:rsidRDefault="00DC5477" w:rsidP="00DC5477">
      <w:pPr>
        <w:rPr>
          <w:b/>
          <w:bCs/>
        </w:rPr>
      </w:pPr>
    </w:p>
    <w:p w:rsidR="00DC5477" w:rsidRDefault="00DC5477" w:rsidP="00DC5477">
      <w:pPr>
        <w:rPr>
          <w:b/>
          <w:bCs/>
        </w:rPr>
      </w:pPr>
    </w:p>
    <w:p w:rsidR="00DC5477" w:rsidRDefault="00DC5477" w:rsidP="00DC5477">
      <w:pPr>
        <w:pStyle w:val="Ttulo1"/>
      </w:pPr>
      <w:r>
        <w:t>ORDEN DE TRABAJO     N°      06237</w:t>
      </w:r>
    </w:p>
    <w:p w:rsidR="00DC5477" w:rsidRDefault="00DC5477" w:rsidP="00DC5477"/>
    <w:p w:rsidR="00DC5477" w:rsidRDefault="00DC5477" w:rsidP="00DC5477">
      <w:r>
        <w:t>FECH</w:t>
      </w:r>
      <w:r w:rsidR="00E5749F">
        <w:t>A:</w:t>
      </w:r>
      <w:r w:rsidR="00E5749F">
        <w:tab/>
        <w:t>Medellín, Marzo   10    de   2010</w:t>
      </w:r>
    </w:p>
    <w:p w:rsidR="00DC5477" w:rsidRDefault="00DC5477" w:rsidP="00DC5477">
      <w:r>
        <w:t>PARA:</w:t>
      </w:r>
      <w:r>
        <w:tab/>
      </w:r>
      <w:r>
        <w:tab/>
        <w:t>PLÁSTICOS DARMA</w:t>
      </w:r>
    </w:p>
    <w:p w:rsidR="00DC5477" w:rsidRDefault="00DC5477" w:rsidP="00DC5477">
      <w:r>
        <w:t>ATENCIÓN:</w:t>
      </w:r>
      <w:r>
        <w:tab/>
        <w:t>Sr. Darío Jaramillo</w:t>
      </w:r>
    </w:p>
    <w:p w:rsidR="00DC5477" w:rsidRDefault="00DC5477" w:rsidP="00DC5477">
      <w:r>
        <w:tab/>
      </w:r>
      <w:r>
        <w:tab/>
        <w:t>Gerente.</w:t>
      </w:r>
    </w:p>
    <w:p w:rsidR="00DC5477" w:rsidRDefault="00DC5477" w:rsidP="00DC5477"/>
    <w:p w:rsidR="00DC5477" w:rsidRDefault="00DC5477" w:rsidP="00DC5477">
      <w:r>
        <w:t>Apreciado Don Darío:</w:t>
      </w:r>
    </w:p>
    <w:p w:rsidR="00DC5477" w:rsidRDefault="00DC5477" w:rsidP="00DC5477">
      <w:r>
        <w:t xml:space="preserve"> </w:t>
      </w:r>
    </w:p>
    <w:p w:rsidR="00DC5477" w:rsidRDefault="00DC5477" w:rsidP="00DC5477">
      <w:r>
        <w:t>Con la presente estamos solicitando el siguiente servicio de EXTRUSION E IMPRESION:</w:t>
      </w:r>
    </w:p>
    <w:p w:rsidR="00DC5477" w:rsidRDefault="00DC5477" w:rsidP="00DC5477"/>
    <w:p w:rsidR="00DC5477" w:rsidRDefault="008D2EFF" w:rsidP="00DC5477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DC5477" w:rsidRDefault="00DC5477" w:rsidP="00DC5477"/>
    <w:p w:rsidR="00DC5477" w:rsidRDefault="00DC5477" w:rsidP="00DC5477">
      <w:r>
        <w:t>MATERIAL:</w:t>
      </w:r>
      <w:r>
        <w:tab/>
      </w:r>
      <w:r>
        <w:tab/>
        <w:t xml:space="preserve">Polietileno Baja </w:t>
      </w:r>
      <w:r w:rsidR="00D82921">
        <w:t xml:space="preserve"> </w:t>
      </w:r>
      <w:r>
        <w:t xml:space="preserve">Densidad </w:t>
      </w:r>
      <w:r w:rsidR="00D82921">
        <w:t xml:space="preserve">  </w:t>
      </w:r>
      <w:r>
        <w:t xml:space="preserve">Pigmentado </w:t>
      </w:r>
      <w:r w:rsidR="00D82921">
        <w:t xml:space="preserve"> </w:t>
      </w:r>
      <w:r>
        <w:t xml:space="preserve">Blanco </w:t>
      </w:r>
      <w:r w:rsidR="00D82921">
        <w:t xml:space="preserve"> </w:t>
      </w:r>
      <w:r>
        <w:t>Tubular.</w:t>
      </w:r>
    </w:p>
    <w:p w:rsidR="00DC5477" w:rsidRDefault="00DC5477" w:rsidP="00DC5477">
      <w:r>
        <w:t>MEDIDA:</w:t>
      </w:r>
      <w:r>
        <w:tab/>
      </w:r>
      <w:r>
        <w:tab/>
      </w:r>
      <w:r w:rsidRPr="00504FAD">
        <w:rPr>
          <w:b/>
        </w:rPr>
        <w:t>32</w:t>
      </w:r>
      <w:r>
        <w:t xml:space="preserve">   cms</w:t>
      </w:r>
    </w:p>
    <w:p w:rsidR="00DC5477" w:rsidRDefault="00DC5477" w:rsidP="00DC5477">
      <w:r>
        <w:t>CALIBRE:</w:t>
      </w:r>
      <w:r>
        <w:tab/>
      </w:r>
      <w:r>
        <w:tab/>
      </w:r>
      <w:smartTag w:uri="urn:schemas-microsoft-com:office:smarttags" w:element="metricconverter">
        <w:smartTagPr>
          <w:attr w:name="ProductID" w:val="4.5 ”"/>
        </w:smartTagPr>
        <w:r>
          <w:rPr>
            <w:b/>
            <w:bCs/>
          </w:rPr>
          <w:t>4.5</w:t>
        </w:r>
        <w:r>
          <w:t xml:space="preserve"> ”</w:t>
        </w:r>
      </w:smartTag>
    </w:p>
    <w:p w:rsidR="00DC5477" w:rsidRDefault="00DC5477" w:rsidP="00DC5477">
      <w:r>
        <w:t>COLOR:</w:t>
      </w:r>
      <w:r>
        <w:tab/>
      </w:r>
      <w:r>
        <w:tab/>
        <w:t>Blanco.(Fuerte)</w:t>
      </w:r>
    </w:p>
    <w:p w:rsidR="00DC5477" w:rsidRDefault="00DC5477" w:rsidP="00DC5477">
      <w:r>
        <w:t>TRATADO:</w:t>
      </w:r>
      <w:r>
        <w:tab/>
      </w:r>
      <w:r>
        <w:tab/>
        <w:t>2 Caras.</w:t>
      </w:r>
    </w:p>
    <w:p w:rsidR="00DC5477" w:rsidRDefault="00DC5477" w:rsidP="00DC5477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 w:rsidR="004B0EB8">
        <w:rPr>
          <w:b/>
        </w:rPr>
        <w:t>15</w:t>
      </w:r>
      <w:r w:rsidRPr="00504FAD">
        <w:rPr>
          <w:b/>
        </w:rPr>
        <w:t xml:space="preserve">0 </w:t>
      </w:r>
      <w:r>
        <w:t xml:space="preserve">  Kg.</w:t>
      </w:r>
    </w:p>
    <w:p w:rsidR="00DC5477" w:rsidRDefault="00DC5477" w:rsidP="00DC5477">
      <w:r>
        <w:t>COLORES:</w:t>
      </w:r>
      <w:r>
        <w:tab/>
      </w:r>
      <w:r>
        <w:tab/>
        <w:t>2 ( Rojo - Gris )</w:t>
      </w:r>
    </w:p>
    <w:p w:rsidR="00DC5477" w:rsidRDefault="00DC5477" w:rsidP="00DC5477">
      <w:r>
        <w:t>CARAS:</w:t>
      </w:r>
      <w:r>
        <w:tab/>
      </w:r>
      <w:r>
        <w:tab/>
        <w:t>1 ( 2 x 1 -  2 x 1 )</w:t>
      </w:r>
    </w:p>
    <w:p w:rsidR="00DC5477" w:rsidRDefault="00DC5477" w:rsidP="00DC5477">
      <w:r>
        <w:t>REPETICIÓN:</w:t>
      </w:r>
      <w:r>
        <w:tab/>
        <w:t>45   Cms.</w:t>
      </w:r>
    </w:p>
    <w:p w:rsidR="00DC5477" w:rsidRDefault="00DC5477" w:rsidP="00DC5477">
      <w:r>
        <w:t>BOLSA:</w:t>
      </w:r>
      <w:r>
        <w:tab/>
      </w:r>
      <w:r>
        <w:tab/>
      </w:r>
      <w:r w:rsidRPr="00504FAD">
        <w:rPr>
          <w:b/>
        </w:rPr>
        <w:t>32  x 45</w:t>
      </w:r>
      <w:r>
        <w:t xml:space="preserve">   Cms.</w:t>
      </w:r>
    </w:p>
    <w:p w:rsidR="00DC5477" w:rsidRDefault="00DC5477" w:rsidP="00DC5477">
      <w:r>
        <w:t>SELLADO:</w:t>
      </w:r>
      <w:r>
        <w:tab/>
      </w:r>
      <w:r>
        <w:tab/>
        <w:t>De fondo Servo</w:t>
      </w:r>
    </w:p>
    <w:p w:rsidR="00DC5477" w:rsidRPr="001148A8" w:rsidRDefault="00DC5477" w:rsidP="00DC5477">
      <w:pPr>
        <w:rPr>
          <w:b/>
        </w:rPr>
      </w:pPr>
      <w:r>
        <w:t>REFERENCIA:</w:t>
      </w:r>
      <w:r>
        <w:tab/>
      </w:r>
      <w:r w:rsidRPr="001148A8">
        <w:rPr>
          <w:b/>
        </w:rPr>
        <w:t xml:space="preserve">PEGA   ROCA  X </w:t>
      </w:r>
      <w:smartTag w:uri="urn:schemas-microsoft-com:office:smarttags" w:element="metricconverter">
        <w:smartTagPr>
          <w:attr w:name="ProductID" w:val="10 kg"/>
        </w:smartTagPr>
        <w:r w:rsidRPr="001148A8">
          <w:rPr>
            <w:b/>
          </w:rPr>
          <w:t>10 KG</w:t>
        </w:r>
      </w:smartTag>
    </w:p>
    <w:p w:rsidR="00DC5477" w:rsidRDefault="00DC5477" w:rsidP="00DC5477">
      <w:r>
        <w:t xml:space="preserve"> </w:t>
      </w:r>
      <w:r>
        <w:tab/>
      </w:r>
      <w:r>
        <w:tab/>
      </w:r>
      <w:r>
        <w:tab/>
      </w:r>
    </w:p>
    <w:p w:rsidR="008D2EFF" w:rsidRDefault="008D2EFF" w:rsidP="00DC5477"/>
    <w:p w:rsidR="00DC5477" w:rsidRDefault="00DC5477" w:rsidP="00DC5477">
      <w:r>
        <w:rPr>
          <w:b/>
          <w:bCs/>
          <w:u w:val="single"/>
        </w:rPr>
        <w:t>NOTA</w:t>
      </w:r>
      <w:r>
        <w:t>:  -    Cyreles en su planta</w:t>
      </w:r>
    </w:p>
    <w:p w:rsidR="00DC5477" w:rsidRDefault="00DC5477" w:rsidP="00DC5477">
      <w:pPr>
        <w:numPr>
          <w:ilvl w:val="0"/>
          <w:numId w:val="2"/>
        </w:numPr>
      </w:pPr>
      <w:r>
        <w:t>Se enexa plano mecanico para alturas y centros.</w:t>
      </w:r>
    </w:p>
    <w:p w:rsidR="00DC5477" w:rsidRDefault="00DC5477" w:rsidP="00DC5477">
      <w:pPr>
        <w:numPr>
          <w:ilvl w:val="0"/>
          <w:numId w:val="2"/>
        </w:numPr>
      </w:pPr>
      <w:r>
        <w:rPr>
          <w:b/>
          <w:bCs/>
        </w:rPr>
        <w:t>Colocar pie de imprenta de PLÁSTICOS  UNION  LTDA</w:t>
      </w:r>
      <w:r>
        <w:t>.</w:t>
      </w:r>
    </w:p>
    <w:p w:rsidR="00DC5477" w:rsidRDefault="00DC5477" w:rsidP="00DC5477">
      <w:pPr>
        <w:ind w:left="1860"/>
      </w:pPr>
    </w:p>
    <w:p w:rsidR="00DC5477" w:rsidRDefault="00DC5477" w:rsidP="00DC5477"/>
    <w:p w:rsidR="00DC5477" w:rsidRDefault="00DC5477" w:rsidP="00DC5477"/>
    <w:p w:rsidR="00DC5477" w:rsidRDefault="00DC5477" w:rsidP="00DC5477">
      <w:r>
        <w:t>Agradezco la atención y colaboración prestada.</w:t>
      </w:r>
    </w:p>
    <w:p w:rsidR="00DC5477" w:rsidRDefault="00DC5477" w:rsidP="00DC5477"/>
    <w:p w:rsidR="00DC5477" w:rsidRDefault="00DC5477" w:rsidP="00DC5477">
      <w:r>
        <w:t>Cordialmente,</w:t>
      </w:r>
    </w:p>
    <w:p w:rsidR="00DC5477" w:rsidRDefault="00DC5477" w:rsidP="00DC5477"/>
    <w:p w:rsidR="00DC5477" w:rsidRDefault="00DC5477" w:rsidP="00DC5477"/>
    <w:p w:rsidR="00DC5477" w:rsidRDefault="00DC5477" w:rsidP="00DC5477">
      <w:r>
        <w:t>RICARDO CASAS ZAPATA</w:t>
      </w:r>
    </w:p>
    <w:p w:rsidR="00DC5477" w:rsidRDefault="00DC5477" w:rsidP="00DC5477">
      <w:r>
        <w:t>Director.</w:t>
      </w:r>
    </w:p>
    <w:p w:rsidR="00DC5477" w:rsidRDefault="00DC5477" w:rsidP="005450D8">
      <w:pPr>
        <w:rPr>
          <w:b/>
        </w:rPr>
      </w:pPr>
    </w:p>
    <w:p w:rsidR="009F4D1E" w:rsidRDefault="009F4D1E" w:rsidP="005450D8">
      <w:pPr>
        <w:rPr>
          <w:b/>
        </w:rPr>
      </w:pPr>
    </w:p>
    <w:p w:rsidR="009F4D1E" w:rsidRDefault="009F4D1E" w:rsidP="005450D8">
      <w:pPr>
        <w:rPr>
          <w:b/>
        </w:rPr>
      </w:pPr>
    </w:p>
    <w:p w:rsidR="009F4D1E" w:rsidRDefault="009F4D1E" w:rsidP="005450D8">
      <w:pPr>
        <w:rPr>
          <w:b/>
        </w:rPr>
      </w:pPr>
    </w:p>
    <w:p w:rsidR="009F4D1E" w:rsidRDefault="009F4D1E" w:rsidP="009F4D1E">
      <w:pPr>
        <w:rPr>
          <w:b/>
        </w:rPr>
      </w:pPr>
    </w:p>
    <w:p w:rsidR="009F4D1E" w:rsidRDefault="009F4D1E" w:rsidP="009F4D1E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9F4D1E" w:rsidRDefault="009F4D1E" w:rsidP="009F4D1E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9F4D1E" w:rsidRDefault="009F4D1E" w:rsidP="009F4D1E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9F4D1E" w:rsidRDefault="009F4D1E" w:rsidP="009F4D1E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9F4D1E" w:rsidRDefault="009F4D1E" w:rsidP="009F4D1E">
      <w:pPr>
        <w:rPr>
          <w:b/>
          <w:bCs/>
        </w:rPr>
      </w:pPr>
    </w:p>
    <w:p w:rsidR="009F4D1E" w:rsidRDefault="0083546A" w:rsidP="009F4D1E">
      <w:pPr>
        <w:pStyle w:val="Ttulo1"/>
      </w:pPr>
      <w:r>
        <w:t>ORDEN DE TRABAJO   N°      06238</w:t>
      </w:r>
    </w:p>
    <w:p w:rsidR="009F4D1E" w:rsidRDefault="009F4D1E" w:rsidP="009F4D1E"/>
    <w:p w:rsidR="009F4D1E" w:rsidRDefault="009F4D1E" w:rsidP="009F4D1E">
      <w:r>
        <w:t>FECH</w:t>
      </w:r>
      <w:r w:rsidR="0083546A">
        <w:t>A:</w:t>
      </w:r>
      <w:r w:rsidR="0083546A">
        <w:tab/>
        <w:t>Medellín, Marzo   10   de  2010</w:t>
      </w:r>
    </w:p>
    <w:p w:rsidR="009F4D1E" w:rsidRDefault="009F4D1E" w:rsidP="009F4D1E">
      <w:r>
        <w:t>PARA:</w:t>
      </w:r>
      <w:r>
        <w:tab/>
      </w:r>
      <w:r>
        <w:tab/>
        <w:t>PLÁSTICOS DARMA</w:t>
      </w:r>
    </w:p>
    <w:p w:rsidR="009F4D1E" w:rsidRDefault="009F4D1E" w:rsidP="009F4D1E">
      <w:r>
        <w:t>ATENCIÓN:</w:t>
      </w:r>
      <w:r>
        <w:tab/>
        <w:t>Sr. Darío Jaramillo</w:t>
      </w:r>
    </w:p>
    <w:p w:rsidR="009F4D1E" w:rsidRDefault="009F4D1E" w:rsidP="009F4D1E">
      <w:r>
        <w:tab/>
      </w:r>
      <w:r>
        <w:tab/>
        <w:t>Gerente.</w:t>
      </w:r>
    </w:p>
    <w:p w:rsidR="009F4D1E" w:rsidRDefault="009F4D1E" w:rsidP="009F4D1E"/>
    <w:p w:rsidR="009F4D1E" w:rsidRDefault="009F4D1E" w:rsidP="009F4D1E">
      <w:r>
        <w:t>Apreciado Don Darío:</w:t>
      </w:r>
    </w:p>
    <w:p w:rsidR="009F4D1E" w:rsidRDefault="009F4D1E" w:rsidP="009F4D1E">
      <w:r>
        <w:t xml:space="preserve"> </w:t>
      </w:r>
    </w:p>
    <w:p w:rsidR="009F4D1E" w:rsidRDefault="009F4D1E" w:rsidP="009F4D1E">
      <w:r>
        <w:t>Con la presente estamos solicitando el siguiente servicio de EXTRUSION E IMPRESION:</w:t>
      </w:r>
    </w:p>
    <w:p w:rsidR="009F4D1E" w:rsidRDefault="009F4D1E" w:rsidP="009F4D1E"/>
    <w:p w:rsidR="009F4D1E" w:rsidRDefault="009F4D1E" w:rsidP="009F4D1E">
      <w:pPr>
        <w:rPr>
          <w:b/>
          <w:bCs/>
          <w:u w:val="single"/>
        </w:rPr>
      </w:pPr>
    </w:p>
    <w:p w:rsidR="00AF69A7" w:rsidRDefault="00AF69A7" w:rsidP="00AF69A7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AF69A7" w:rsidRDefault="00AF69A7" w:rsidP="00AF69A7">
      <w:pPr>
        <w:rPr>
          <w:b/>
          <w:bCs/>
          <w:u w:val="single"/>
        </w:rPr>
      </w:pPr>
    </w:p>
    <w:p w:rsidR="009F4D1E" w:rsidRDefault="009F4D1E" w:rsidP="009F4D1E">
      <w:r>
        <w:t>MATERIAL:</w:t>
      </w:r>
      <w:r>
        <w:tab/>
      </w:r>
      <w:r>
        <w:tab/>
        <w:t>Polietileno Baja Densidad Pigmentado Blanco Tubular.</w:t>
      </w:r>
    </w:p>
    <w:p w:rsidR="009F4D1E" w:rsidRDefault="009F4D1E" w:rsidP="009F4D1E">
      <w:r>
        <w:t>MEDIDA:</w:t>
      </w:r>
      <w:r>
        <w:tab/>
      </w:r>
      <w:r>
        <w:tab/>
      </w:r>
      <w:r w:rsidRPr="00F4765B">
        <w:rPr>
          <w:b/>
        </w:rPr>
        <w:t>27</w:t>
      </w:r>
      <w:r>
        <w:t xml:space="preserve">   cms</w:t>
      </w:r>
    </w:p>
    <w:p w:rsidR="009F4D1E" w:rsidRDefault="009F4D1E" w:rsidP="009F4D1E">
      <w:r>
        <w:t>CALIBRE:</w:t>
      </w:r>
      <w:r>
        <w:tab/>
      </w:r>
      <w:r>
        <w:tab/>
      </w:r>
      <w:smartTag w:uri="urn:schemas-microsoft-com:office:smarttags" w:element="metricconverter">
        <w:smartTagPr>
          <w:attr w:name="ProductID" w:val="4.5 ”"/>
        </w:smartTagPr>
        <w:r>
          <w:rPr>
            <w:b/>
            <w:bCs/>
          </w:rPr>
          <w:t>4.5</w:t>
        </w:r>
        <w:r>
          <w:t xml:space="preserve"> ”</w:t>
        </w:r>
      </w:smartTag>
    </w:p>
    <w:p w:rsidR="009F4D1E" w:rsidRDefault="009F4D1E" w:rsidP="009F4D1E">
      <w:r>
        <w:t>COLOR:</w:t>
      </w:r>
      <w:r>
        <w:tab/>
      </w:r>
      <w:r>
        <w:tab/>
        <w:t>Blanco.(Fuerte)</w:t>
      </w:r>
    </w:p>
    <w:p w:rsidR="009F4D1E" w:rsidRDefault="009F4D1E" w:rsidP="009F4D1E">
      <w:r>
        <w:t>TRATADO:</w:t>
      </w:r>
      <w:r>
        <w:tab/>
      </w:r>
      <w:r>
        <w:tab/>
        <w:t>2 Caras.</w:t>
      </w:r>
    </w:p>
    <w:p w:rsidR="009F4D1E" w:rsidRDefault="009F4D1E" w:rsidP="009F4D1E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 w:rsidR="00CA5E5E">
        <w:rPr>
          <w:b/>
        </w:rPr>
        <w:t>6</w:t>
      </w:r>
      <w:r w:rsidRPr="00F4765B">
        <w:rPr>
          <w:b/>
        </w:rPr>
        <w:t xml:space="preserve">0 </w:t>
      </w:r>
      <w:r>
        <w:t xml:space="preserve">  Kg.</w:t>
      </w:r>
    </w:p>
    <w:p w:rsidR="009F4D1E" w:rsidRDefault="009F4D1E" w:rsidP="009F4D1E">
      <w:r>
        <w:t>COLORES:</w:t>
      </w:r>
      <w:r>
        <w:tab/>
      </w:r>
      <w:r>
        <w:tab/>
        <w:t>2 ( Rojo - Gris )</w:t>
      </w:r>
    </w:p>
    <w:p w:rsidR="009F4D1E" w:rsidRDefault="009F4D1E" w:rsidP="009F4D1E">
      <w:r>
        <w:t>CARAS:</w:t>
      </w:r>
      <w:r>
        <w:tab/>
      </w:r>
      <w:r>
        <w:tab/>
        <w:t>2 ( 2 x 1 – 2 x 1 )</w:t>
      </w:r>
    </w:p>
    <w:p w:rsidR="009F4D1E" w:rsidRDefault="009F4D1E" w:rsidP="009F4D1E">
      <w:r>
        <w:t>REPETICIÓN:</w:t>
      </w:r>
      <w:r>
        <w:tab/>
        <w:t>38   Cms.</w:t>
      </w:r>
    </w:p>
    <w:p w:rsidR="009F4D1E" w:rsidRDefault="009F4D1E" w:rsidP="009F4D1E">
      <w:r>
        <w:t>RODILLO :</w:t>
      </w:r>
      <w:r>
        <w:tab/>
      </w:r>
      <w:r>
        <w:tab/>
      </w:r>
      <w:r w:rsidRPr="00A7563A">
        <w:rPr>
          <w:b/>
        </w:rPr>
        <w:t>38</w:t>
      </w:r>
    </w:p>
    <w:p w:rsidR="009F4D1E" w:rsidRDefault="009F4D1E" w:rsidP="009F4D1E">
      <w:r>
        <w:t>BOLSA:</w:t>
      </w:r>
      <w:r>
        <w:tab/>
      </w:r>
      <w:r>
        <w:tab/>
        <w:t>27 x 38  Cms.</w:t>
      </w:r>
    </w:p>
    <w:p w:rsidR="009F4D1E" w:rsidRDefault="009F4D1E" w:rsidP="009F4D1E">
      <w:r>
        <w:t>SELLADO:</w:t>
      </w:r>
      <w:r>
        <w:tab/>
      </w:r>
      <w:r>
        <w:tab/>
        <w:t>De fondo  Servo</w:t>
      </w:r>
    </w:p>
    <w:p w:rsidR="009F4D1E" w:rsidRDefault="009F4D1E" w:rsidP="009F4D1E">
      <w:r>
        <w:t>REFERENCIA:</w:t>
      </w:r>
      <w:r>
        <w:tab/>
      </w:r>
      <w:r w:rsidRPr="00C4710F">
        <w:rPr>
          <w:b/>
        </w:rPr>
        <w:t xml:space="preserve">MORTERO COLOR </w:t>
      </w:r>
      <w:r>
        <w:rPr>
          <w:b/>
        </w:rPr>
        <w:t xml:space="preserve"> </w:t>
      </w:r>
      <w:r w:rsidRPr="00C4710F">
        <w:rPr>
          <w:b/>
        </w:rPr>
        <w:t xml:space="preserve">ROCA </w:t>
      </w:r>
      <w:r>
        <w:rPr>
          <w:b/>
        </w:rPr>
        <w:t xml:space="preserve">   </w:t>
      </w:r>
      <w:r w:rsidRPr="00C4710F">
        <w:rPr>
          <w:b/>
        </w:rPr>
        <w:t>5</w:t>
      </w:r>
      <w:r>
        <w:rPr>
          <w:b/>
        </w:rPr>
        <w:t xml:space="preserve"> </w:t>
      </w:r>
      <w:r w:rsidRPr="00C4710F">
        <w:rPr>
          <w:b/>
        </w:rPr>
        <w:t xml:space="preserve"> KG</w:t>
      </w:r>
    </w:p>
    <w:p w:rsidR="009F4D1E" w:rsidRDefault="009F4D1E" w:rsidP="009F4D1E">
      <w:r>
        <w:tab/>
      </w:r>
      <w:r>
        <w:tab/>
      </w:r>
      <w:r>
        <w:tab/>
      </w:r>
    </w:p>
    <w:p w:rsidR="009F4D1E" w:rsidRDefault="009F4D1E" w:rsidP="009F4D1E">
      <w:r>
        <w:rPr>
          <w:b/>
          <w:bCs/>
          <w:u w:val="single"/>
        </w:rPr>
        <w:t>NOTA</w:t>
      </w:r>
      <w:r>
        <w:t>:  -   Cyreles en su planta</w:t>
      </w:r>
    </w:p>
    <w:p w:rsidR="009F4D1E" w:rsidRDefault="009F4D1E" w:rsidP="009F4D1E">
      <w:pPr>
        <w:numPr>
          <w:ilvl w:val="0"/>
          <w:numId w:val="2"/>
        </w:numPr>
      </w:pPr>
      <w:r>
        <w:t>Se enexa plano mecanico para alturas y centros.</w:t>
      </w:r>
    </w:p>
    <w:p w:rsidR="009F4D1E" w:rsidRDefault="009F4D1E" w:rsidP="009F4D1E">
      <w:pPr>
        <w:numPr>
          <w:ilvl w:val="0"/>
          <w:numId w:val="2"/>
        </w:numPr>
      </w:pPr>
      <w:r>
        <w:rPr>
          <w:b/>
          <w:bCs/>
        </w:rPr>
        <w:t>Colocar pie de imprenta de PLÁSTICOS  UNION  LTDA</w:t>
      </w:r>
      <w:r>
        <w:t>.</w:t>
      </w:r>
    </w:p>
    <w:p w:rsidR="009F4D1E" w:rsidRDefault="009F4D1E" w:rsidP="009F4D1E">
      <w:pPr>
        <w:ind w:left="1860"/>
      </w:pPr>
    </w:p>
    <w:p w:rsidR="009F4D1E" w:rsidRDefault="009F4D1E" w:rsidP="009F4D1E"/>
    <w:p w:rsidR="009F4D1E" w:rsidRDefault="009F4D1E" w:rsidP="009F4D1E">
      <w:r>
        <w:t>Agradezco la atención y colaboración prestada.</w:t>
      </w:r>
    </w:p>
    <w:p w:rsidR="009F4D1E" w:rsidRDefault="009F4D1E" w:rsidP="009F4D1E"/>
    <w:p w:rsidR="009F4D1E" w:rsidRDefault="009F4D1E" w:rsidP="009F4D1E">
      <w:r>
        <w:t>Cordialmente,</w:t>
      </w:r>
    </w:p>
    <w:p w:rsidR="009F4D1E" w:rsidRDefault="009F4D1E" w:rsidP="009F4D1E"/>
    <w:p w:rsidR="009F4D1E" w:rsidRDefault="009F4D1E" w:rsidP="009F4D1E"/>
    <w:p w:rsidR="009F4D1E" w:rsidRDefault="009F4D1E" w:rsidP="009F4D1E">
      <w:r>
        <w:t>RICARDO CASAS ZAPATA</w:t>
      </w:r>
    </w:p>
    <w:p w:rsidR="009F4D1E" w:rsidRDefault="009F4D1E" w:rsidP="009F4D1E">
      <w:r>
        <w:t>Director.</w:t>
      </w:r>
    </w:p>
    <w:p w:rsidR="009F4D1E" w:rsidRDefault="009F4D1E" w:rsidP="005450D8">
      <w:pPr>
        <w:rPr>
          <w:b/>
        </w:rPr>
      </w:pPr>
    </w:p>
    <w:p w:rsidR="002B271F" w:rsidRDefault="002B271F" w:rsidP="005450D8">
      <w:pPr>
        <w:rPr>
          <w:b/>
        </w:rPr>
      </w:pPr>
    </w:p>
    <w:p w:rsidR="002B271F" w:rsidRDefault="002B271F" w:rsidP="005450D8">
      <w:pPr>
        <w:rPr>
          <w:b/>
        </w:rPr>
      </w:pPr>
    </w:p>
    <w:p w:rsidR="002B271F" w:rsidRDefault="002B271F" w:rsidP="005450D8">
      <w:pPr>
        <w:rPr>
          <w:b/>
        </w:rPr>
      </w:pPr>
    </w:p>
    <w:p w:rsidR="002B271F" w:rsidRDefault="002B271F" w:rsidP="002B271F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2B271F" w:rsidRDefault="002B271F" w:rsidP="002B271F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2B271F" w:rsidRDefault="002B271F" w:rsidP="002B271F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2B271F" w:rsidRDefault="002B271F" w:rsidP="002B271F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2B271F" w:rsidRDefault="002B271F" w:rsidP="002B271F"/>
    <w:p w:rsidR="002B271F" w:rsidRDefault="009D7279" w:rsidP="002B271F">
      <w:pPr>
        <w:pStyle w:val="Ttulo1"/>
      </w:pPr>
      <w:r>
        <w:lastRenderedPageBreak/>
        <w:t>ORDEN DE TRABAJO    N°     06830</w:t>
      </w:r>
    </w:p>
    <w:p w:rsidR="002B271F" w:rsidRDefault="002B271F" w:rsidP="002B271F"/>
    <w:p w:rsidR="002B271F" w:rsidRDefault="002B271F" w:rsidP="002B271F">
      <w:r>
        <w:t>FECHA:</w:t>
      </w:r>
      <w:r>
        <w:tab/>
        <w:t>Medel</w:t>
      </w:r>
      <w:r w:rsidR="00153E7F">
        <w:t>lín, Marzo  10    de  2010</w:t>
      </w:r>
    </w:p>
    <w:p w:rsidR="002B271F" w:rsidRDefault="002B271F" w:rsidP="002B271F">
      <w:r>
        <w:t>PARA:</w:t>
      </w:r>
      <w:r>
        <w:tab/>
      </w:r>
      <w:r>
        <w:tab/>
        <w:t>PLÁSTICOS DARMA</w:t>
      </w:r>
    </w:p>
    <w:p w:rsidR="002B271F" w:rsidRDefault="002B271F" w:rsidP="002B271F">
      <w:r>
        <w:t>ATENCIÓN:</w:t>
      </w:r>
      <w:r>
        <w:tab/>
        <w:t>Sr. Darío Jaramillo</w:t>
      </w:r>
    </w:p>
    <w:p w:rsidR="002B271F" w:rsidRDefault="002B271F" w:rsidP="002B271F">
      <w:r>
        <w:tab/>
      </w:r>
      <w:r>
        <w:tab/>
        <w:t>Gerente.</w:t>
      </w:r>
    </w:p>
    <w:p w:rsidR="002B271F" w:rsidRDefault="002B271F" w:rsidP="002B271F"/>
    <w:p w:rsidR="002B271F" w:rsidRDefault="002B271F" w:rsidP="002B271F">
      <w:r>
        <w:t>Apreciado Don Darío :</w:t>
      </w:r>
    </w:p>
    <w:p w:rsidR="002B271F" w:rsidRDefault="002B271F" w:rsidP="002B271F">
      <w:r>
        <w:t xml:space="preserve"> </w:t>
      </w:r>
    </w:p>
    <w:p w:rsidR="002B271F" w:rsidRDefault="002B271F" w:rsidP="002B271F">
      <w:r>
        <w:t>Con la presente estamos solicitando el siguiente servicio de EXTRUSION E IMPRESION:</w:t>
      </w:r>
    </w:p>
    <w:p w:rsidR="002B271F" w:rsidRDefault="002B271F" w:rsidP="002B271F"/>
    <w:p w:rsidR="002B271F" w:rsidRDefault="007F3315" w:rsidP="002B271F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7F3315" w:rsidRDefault="007F3315" w:rsidP="002B271F">
      <w:pPr>
        <w:rPr>
          <w:b/>
          <w:bCs/>
          <w:u w:val="single"/>
        </w:rPr>
      </w:pPr>
    </w:p>
    <w:p w:rsidR="002B271F" w:rsidRDefault="002B271F" w:rsidP="002B271F">
      <w:r>
        <w:t>MATERIAL:</w:t>
      </w:r>
      <w:r>
        <w:tab/>
      </w:r>
      <w:r>
        <w:tab/>
        <w:t xml:space="preserve">Polietileno BAJA    </w:t>
      </w:r>
      <w:r>
        <w:rPr>
          <w:u w:val="single"/>
        </w:rPr>
        <w:t>Lamina</w:t>
      </w:r>
    </w:p>
    <w:p w:rsidR="002B271F" w:rsidRPr="003F0627" w:rsidRDefault="002B271F" w:rsidP="002B271F">
      <w:pPr>
        <w:rPr>
          <w:b/>
        </w:rPr>
      </w:pPr>
      <w:r>
        <w:t>MEDIDA:</w:t>
      </w:r>
      <w:r>
        <w:tab/>
      </w:r>
      <w:r>
        <w:tab/>
      </w:r>
      <w:r>
        <w:rPr>
          <w:b/>
        </w:rPr>
        <w:t>54</w:t>
      </w:r>
      <w:r w:rsidRPr="00743DF3">
        <w:rPr>
          <w:b/>
        </w:rPr>
        <w:t xml:space="preserve">     Cms</w:t>
      </w:r>
      <w:r>
        <w:t xml:space="preserve">.    </w:t>
      </w:r>
    </w:p>
    <w:p w:rsidR="002B271F" w:rsidRDefault="002B271F" w:rsidP="002B271F">
      <w:r>
        <w:t>CALIBRE:</w:t>
      </w:r>
      <w:r>
        <w:tab/>
      </w:r>
      <w:r>
        <w:tab/>
      </w:r>
      <w:r>
        <w:rPr>
          <w:b/>
        </w:rPr>
        <w:t>3.0</w:t>
      </w:r>
      <w:r w:rsidRPr="00BB2CA5">
        <w:rPr>
          <w:b/>
        </w:rPr>
        <w:t xml:space="preserve">  ”</w:t>
      </w:r>
    </w:p>
    <w:p w:rsidR="002B271F" w:rsidRDefault="002B271F" w:rsidP="002B271F">
      <w:r>
        <w:t>COLOR:</w:t>
      </w:r>
      <w:r>
        <w:tab/>
      </w:r>
      <w:r>
        <w:tab/>
        <w:t>Transparente</w:t>
      </w:r>
    </w:p>
    <w:p w:rsidR="002B271F" w:rsidRPr="00B24386" w:rsidRDefault="002B271F" w:rsidP="002B271F">
      <w:pPr>
        <w:rPr>
          <w:b/>
        </w:rPr>
      </w:pPr>
      <w:r>
        <w:t>TRATADO:</w:t>
      </w:r>
      <w:r>
        <w:tab/>
      </w:r>
      <w:r>
        <w:tab/>
        <w:t>1  Cara.</w:t>
      </w:r>
    </w:p>
    <w:p w:rsidR="002B271F" w:rsidRDefault="002B271F" w:rsidP="002B271F">
      <w:pPr>
        <w:rPr>
          <w:b/>
          <w:bCs/>
        </w:rPr>
      </w:pPr>
      <w:r>
        <w:t>CANTIDAD:</w:t>
      </w:r>
      <w:r>
        <w:tab/>
      </w:r>
      <w:r>
        <w:tab/>
      </w:r>
      <w:r w:rsidR="002A5722">
        <w:rPr>
          <w:b/>
        </w:rPr>
        <w:t>16</w:t>
      </w:r>
      <w:r>
        <w:rPr>
          <w:b/>
        </w:rPr>
        <w:t>0</w:t>
      </w:r>
      <w:r>
        <w:t xml:space="preserve">     Kg.</w:t>
      </w:r>
      <w:r>
        <w:rPr>
          <w:b/>
          <w:bCs/>
        </w:rPr>
        <w:tab/>
      </w:r>
    </w:p>
    <w:p w:rsidR="002B271F" w:rsidRDefault="002B271F" w:rsidP="002B271F">
      <w:r>
        <w:t>COLORES:</w:t>
      </w:r>
      <w:r>
        <w:tab/>
      </w:r>
      <w:r>
        <w:tab/>
        <w:t>2  (  Negro -  Blanco – Verde  - Naranja  )</w:t>
      </w:r>
    </w:p>
    <w:p w:rsidR="002B271F" w:rsidRDefault="002B271F" w:rsidP="002B271F">
      <w:r>
        <w:t>CARAS:</w:t>
      </w:r>
      <w:r>
        <w:tab/>
      </w:r>
      <w:r>
        <w:tab/>
        <w:t>2</w:t>
      </w:r>
    </w:p>
    <w:p w:rsidR="002B271F" w:rsidRDefault="002B271F" w:rsidP="002B271F">
      <w:r>
        <w:t>REPETICION:</w:t>
      </w:r>
      <w:r>
        <w:tab/>
        <w:t>9.3  cm</w:t>
      </w:r>
    </w:p>
    <w:p w:rsidR="002B271F" w:rsidRDefault="002B271F" w:rsidP="002B271F">
      <w:r>
        <w:t>BOLSA:</w:t>
      </w:r>
      <w:r>
        <w:tab/>
      </w:r>
      <w:r>
        <w:tab/>
        <w:t xml:space="preserve">9.3 X  27    Cms   </w:t>
      </w:r>
    </w:p>
    <w:p w:rsidR="002B271F" w:rsidRDefault="002B271F" w:rsidP="002B271F">
      <w:r>
        <w:t xml:space="preserve">RODILLO :                30 </w:t>
      </w:r>
    </w:p>
    <w:p w:rsidR="002B271F" w:rsidRPr="001F34F2" w:rsidRDefault="002B271F" w:rsidP="002B271F">
      <w:r w:rsidRPr="001F34F2">
        <w:t>REFERENCIA:</w:t>
      </w:r>
      <w:r w:rsidRPr="001F34F2">
        <w:tab/>
      </w:r>
      <w:r>
        <w:rPr>
          <w:b/>
        </w:rPr>
        <w:t xml:space="preserve">LAS  LOLAS   250  </w:t>
      </w:r>
      <w:r w:rsidR="002921C5">
        <w:rPr>
          <w:b/>
        </w:rPr>
        <w:t xml:space="preserve"> gm</w:t>
      </w:r>
    </w:p>
    <w:p w:rsidR="002B271F" w:rsidRPr="001F34F2" w:rsidRDefault="00695350" w:rsidP="002B271F">
      <w:r>
        <w:tab/>
      </w:r>
      <w:r>
        <w:tab/>
      </w:r>
      <w:r>
        <w:tab/>
        <w:t>Mora, piña, tomate de árbol, lulo, maracuyá, guayaba</w:t>
      </w:r>
    </w:p>
    <w:p w:rsidR="002B271F" w:rsidRDefault="002B271F" w:rsidP="002B271F">
      <w:pPr>
        <w:rPr>
          <w:b/>
        </w:rPr>
      </w:pPr>
      <w:r w:rsidRPr="001F34F2">
        <w:rPr>
          <w:b/>
        </w:rPr>
        <w:tab/>
      </w:r>
      <w:r w:rsidRPr="001F34F2">
        <w:rPr>
          <w:b/>
        </w:rPr>
        <w:tab/>
      </w:r>
      <w:r w:rsidRPr="001F34F2">
        <w:rPr>
          <w:b/>
        </w:rPr>
        <w:tab/>
      </w:r>
    </w:p>
    <w:p w:rsidR="00FD4C4A" w:rsidRPr="001F34F2" w:rsidRDefault="00FD4C4A" w:rsidP="002B271F"/>
    <w:p w:rsidR="002B271F" w:rsidRDefault="002B271F" w:rsidP="002B271F">
      <w:r>
        <w:rPr>
          <w:b/>
          <w:bCs/>
          <w:u w:val="single"/>
        </w:rPr>
        <w:t>NOTA:</w:t>
      </w:r>
      <w:r>
        <w:t xml:space="preserve">  - Lo</w:t>
      </w:r>
      <w:r w:rsidR="00FB1906">
        <w:t>s cyreles   en  su  planta</w:t>
      </w:r>
    </w:p>
    <w:p w:rsidR="002B271F" w:rsidRDefault="002B271F" w:rsidP="002B271F">
      <w:pPr>
        <w:numPr>
          <w:ilvl w:val="0"/>
          <w:numId w:val="2"/>
        </w:numPr>
      </w:pPr>
      <w:r>
        <w:t>Altura  para empaquetadora automatica</w:t>
      </w:r>
    </w:p>
    <w:p w:rsidR="002B271F" w:rsidRDefault="002B271F" w:rsidP="002B271F">
      <w:pPr>
        <w:numPr>
          <w:ilvl w:val="0"/>
          <w:numId w:val="2"/>
        </w:numPr>
        <w:rPr>
          <w:b/>
          <w:u w:val="single"/>
        </w:rPr>
      </w:pPr>
      <w:r w:rsidRPr="00DE6B36">
        <w:rPr>
          <w:b/>
          <w:u w:val="single"/>
        </w:rPr>
        <w:t xml:space="preserve">SE  APRUEBA  </w:t>
      </w:r>
      <w:r w:rsidR="00891B42">
        <w:rPr>
          <w:b/>
          <w:u w:val="single"/>
        </w:rPr>
        <w:t>IMPRESIÓN</w:t>
      </w:r>
    </w:p>
    <w:p w:rsidR="00891B42" w:rsidRDefault="00891B42" w:rsidP="002B271F">
      <w:pPr>
        <w:numPr>
          <w:ilvl w:val="0"/>
          <w:numId w:val="2"/>
        </w:numPr>
        <w:rPr>
          <w:b/>
          <w:u w:val="single"/>
        </w:rPr>
      </w:pPr>
      <w:r>
        <w:rPr>
          <w:b/>
          <w:u w:val="single"/>
        </w:rPr>
        <w:t>VARIAS  REFERENCIAS</w:t>
      </w:r>
    </w:p>
    <w:p w:rsidR="00511EA5" w:rsidRPr="00DE6B36" w:rsidRDefault="00511EA5" w:rsidP="002B271F">
      <w:pPr>
        <w:numPr>
          <w:ilvl w:val="0"/>
          <w:numId w:val="2"/>
        </w:numPr>
        <w:rPr>
          <w:b/>
          <w:u w:val="single"/>
        </w:rPr>
      </w:pPr>
      <w:r>
        <w:rPr>
          <w:b/>
          <w:u w:val="single"/>
        </w:rPr>
        <w:t>25   kg x referencia</w:t>
      </w:r>
    </w:p>
    <w:p w:rsidR="002B271F" w:rsidRDefault="002B271F" w:rsidP="002B271F">
      <w:pPr>
        <w:ind w:left="1500"/>
        <w:rPr>
          <w:b/>
        </w:rPr>
      </w:pPr>
    </w:p>
    <w:p w:rsidR="002B271F" w:rsidRPr="004E08B4" w:rsidRDefault="002B271F" w:rsidP="002B271F">
      <w:pPr>
        <w:ind w:left="1500"/>
        <w:rPr>
          <w:b/>
        </w:rPr>
      </w:pPr>
    </w:p>
    <w:p w:rsidR="002B271F" w:rsidRDefault="002B271F" w:rsidP="002B271F">
      <w:r>
        <w:t>Agradezco la atención y colaboración prestada.</w:t>
      </w:r>
    </w:p>
    <w:p w:rsidR="002B271F" w:rsidRDefault="002B271F" w:rsidP="002B271F"/>
    <w:p w:rsidR="002B271F" w:rsidRDefault="002B271F" w:rsidP="002B271F"/>
    <w:p w:rsidR="002B271F" w:rsidRDefault="002B271F" w:rsidP="002B271F">
      <w:r>
        <w:t>Cordialmente,</w:t>
      </w:r>
    </w:p>
    <w:p w:rsidR="002B271F" w:rsidRDefault="002B271F" w:rsidP="002B271F"/>
    <w:p w:rsidR="002B271F" w:rsidRDefault="002B271F" w:rsidP="002B271F"/>
    <w:p w:rsidR="002B271F" w:rsidRDefault="002B271F" w:rsidP="002B271F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2B271F" w:rsidRDefault="002B271F" w:rsidP="002B271F">
      <w:r>
        <w:t>Director.</w:t>
      </w:r>
    </w:p>
    <w:p w:rsidR="002B271F" w:rsidRDefault="002B271F" w:rsidP="005450D8">
      <w:pPr>
        <w:rPr>
          <w:b/>
        </w:rPr>
      </w:pPr>
    </w:p>
    <w:p w:rsidR="00BF61A0" w:rsidRDefault="00BF61A0" w:rsidP="005450D8">
      <w:pPr>
        <w:rPr>
          <w:b/>
        </w:rPr>
      </w:pPr>
    </w:p>
    <w:p w:rsidR="00BF61A0" w:rsidRDefault="00BF61A0" w:rsidP="005450D8">
      <w:pPr>
        <w:rPr>
          <w:b/>
        </w:rPr>
      </w:pPr>
    </w:p>
    <w:p w:rsidR="00BF61A0" w:rsidRDefault="00BF61A0" w:rsidP="005450D8">
      <w:pPr>
        <w:rPr>
          <w:b/>
        </w:rPr>
      </w:pPr>
    </w:p>
    <w:p w:rsidR="00BF61A0" w:rsidRDefault="00BF61A0" w:rsidP="00BF61A0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BF61A0" w:rsidRDefault="00BF61A0" w:rsidP="00BF61A0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BF61A0" w:rsidRDefault="00BF61A0" w:rsidP="00BF61A0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BF61A0" w:rsidRDefault="00BF61A0" w:rsidP="00BF61A0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BF61A0" w:rsidRDefault="00BF61A0" w:rsidP="00BF61A0"/>
    <w:p w:rsidR="00BF61A0" w:rsidRDefault="00BF61A0" w:rsidP="00BF61A0">
      <w:pPr>
        <w:pStyle w:val="Ttulo1"/>
      </w:pPr>
      <w:r>
        <w:t>ORDEN DE TRABAJO   N°      06261</w:t>
      </w:r>
    </w:p>
    <w:p w:rsidR="00BF61A0" w:rsidRDefault="00BF61A0" w:rsidP="00BF61A0"/>
    <w:p w:rsidR="00BF61A0" w:rsidRDefault="00BF61A0" w:rsidP="00BF61A0">
      <w:r>
        <w:t>FECHA:</w:t>
      </w:r>
      <w:r>
        <w:tab/>
        <w:t>Medellín, Marzo    12    de    2010</w:t>
      </w:r>
    </w:p>
    <w:p w:rsidR="00BF61A0" w:rsidRDefault="00BF61A0" w:rsidP="00BF61A0">
      <w:r>
        <w:t>PARA:</w:t>
      </w:r>
      <w:r>
        <w:tab/>
      </w:r>
      <w:r>
        <w:tab/>
        <w:t>PLÁSTICOS   DARMA</w:t>
      </w:r>
    </w:p>
    <w:p w:rsidR="00BF61A0" w:rsidRDefault="00BF61A0" w:rsidP="00BF61A0">
      <w:r>
        <w:t>ATENCIÓN:</w:t>
      </w:r>
      <w:r>
        <w:tab/>
        <w:t>Sr. DARIO JARAMILLO</w:t>
      </w:r>
    </w:p>
    <w:p w:rsidR="00BF61A0" w:rsidRDefault="00BF61A0" w:rsidP="00BF61A0"/>
    <w:p w:rsidR="00BF61A0" w:rsidRDefault="00BF61A0" w:rsidP="00BF61A0">
      <w:r>
        <w:t>Apreciado Dn DARIO:</w:t>
      </w:r>
    </w:p>
    <w:p w:rsidR="00BF61A0" w:rsidRDefault="00BF61A0" w:rsidP="00BF61A0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BF61A0" w:rsidRDefault="00BF61A0" w:rsidP="00BF61A0"/>
    <w:p w:rsidR="00BF61A0" w:rsidRDefault="00BF61A0" w:rsidP="00BF61A0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BF61A0" w:rsidRDefault="00BF61A0" w:rsidP="00BF61A0"/>
    <w:p w:rsidR="00BF61A0" w:rsidRDefault="00BF61A0" w:rsidP="00BF61A0">
      <w:r>
        <w:t>MATERIAL :</w:t>
      </w:r>
      <w:r>
        <w:tab/>
      </w:r>
      <w:r>
        <w:tab/>
      </w:r>
      <w:r w:rsidR="004A1456">
        <w:t>Polipropileno  Lamina  30  cm</w:t>
      </w:r>
    </w:p>
    <w:p w:rsidR="00BF61A0" w:rsidRDefault="00BF61A0" w:rsidP="00BF61A0">
      <w:r>
        <w:t>MEDIDA:</w:t>
      </w:r>
      <w:r>
        <w:tab/>
      </w:r>
      <w:r>
        <w:tab/>
      </w:r>
      <w:r w:rsidR="004A1456">
        <w:rPr>
          <w:b/>
        </w:rPr>
        <w:t>30</w:t>
      </w:r>
      <w:r>
        <w:t xml:space="preserve">   cms   </w:t>
      </w:r>
    </w:p>
    <w:p w:rsidR="00BF61A0" w:rsidRDefault="00BF61A0" w:rsidP="00BF61A0">
      <w:r>
        <w:t>CALIBRE :</w:t>
      </w:r>
      <w:r>
        <w:tab/>
      </w:r>
      <w:r>
        <w:tab/>
      </w:r>
      <w:r w:rsidRPr="000F0A89">
        <w:rPr>
          <w:b/>
        </w:rPr>
        <w:t>1</w:t>
      </w:r>
      <w:r>
        <w:rPr>
          <w:b/>
        </w:rPr>
        <w:t>.</w:t>
      </w:r>
      <w:r w:rsidR="004A1456">
        <w:rPr>
          <w:b/>
        </w:rPr>
        <w:t>5</w:t>
      </w:r>
      <w:r>
        <w:t xml:space="preserve">   “</w:t>
      </w:r>
    </w:p>
    <w:p w:rsidR="00BF61A0" w:rsidRPr="0007721A" w:rsidRDefault="00BF61A0" w:rsidP="00BF61A0">
      <w:r>
        <w:t xml:space="preserve">TRATADO : </w:t>
      </w:r>
      <w:r>
        <w:tab/>
      </w:r>
      <w:r>
        <w:tab/>
        <w:t>1  cara</w:t>
      </w:r>
    </w:p>
    <w:p w:rsidR="00BF61A0" w:rsidRDefault="00BF61A0" w:rsidP="00BF61A0">
      <w:r>
        <w:t xml:space="preserve">CANTIDAD : </w:t>
      </w:r>
      <w:r>
        <w:tab/>
      </w:r>
      <w:r w:rsidR="004A1456">
        <w:rPr>
          <w:b/>
        </w:rPr>
        <w:t>6</w:t>
      </w:r>
      <w:r w:rsidRPr="00AD0457">
        <w:rPr>
          <w:b/>
        </w:rPr>
        <w:t>0</w:t>
      </w:r>
      <w:r>
        <w:t xml:space="preserve">    kg</w:t>
      </w:r>
    </w:p>
    <w:p w:rsidR="00BF61A0" w:rsidRDefault="00BF61A0" w:rsidP="00BF61A0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 w:rsidR="008D17BA">
        <w:tab/>
        <w:t xml:space="preserve">4   ( Blanco – Rojo – Amarillo – Azul </w:t>
      </w:r>
      <w:r w:rsidRPr="00712E15">
        <w:rPr>
          <w:b/>
        </w:rPr>
        <w:t xml:space="preserve">  </w:t>
      </w:r>
      <w:r>
        <w:t xml:space="preserve"> ) </w:t>
      </w:r>
    </w:p>
    <w:p w:rsidR="00BF61A0" w:rsidRDefault="00336862" w:rsidP="00BF61A0">
      <w:r>
        <w:t xml:space="preserve">CARAS : </w:t>
      </w:r>
      <w:r>
        <w:tab/>
      </w:r>
      <w:r>
        <w:tab/>
        <w:t>2</w:t>
      </w:r>
    </w:p>
    <w:p w:rsidR="00BF61A0" w:rsidRDefault="00336862" w:rsidP="00BF61A0">
      <w:r>
        <w:t xml:space="preserve">REPETICIÓN : </w:t>
      </w:r>
      <w:r>
        <w:tab/>
        <w:t>14</w:t>
      </w:r>
      <w:r w:rsidR="00BF61A0">
        <w:t xml:space="preserve">   cms</w:t>
      </w:r>
    </w:p>
    <w:p w:rsidR="00BF61A0" w:rsidRDefault="00336862" w:rsidP="00BF61A0">
      <w:r>
        <w:t>RODILLO :</w:t>
      </w:r>
      <w:r>
        <w:tab/>
      </w:r>
      <w:r>
        <w:tab/>
        <w:t>29</w:t>
      </w:r>
    </w:p>
    <w:p w:rsidR="00BF61A0" w:rsidRDefault="00BF61A0" w:rsidP="00BF61A0">
      <w:r>
        <w:t>BOLSA  :</w:t>
      </w:r>
      <w:r>
        <w:tab/>
      </w:r>
      <w:r>
        <w:tab/>
      </w:r>
      <w:r w:rsidR="00336862">
        <w:rPr>
          <w:b/>
        </w:rPr>
        <w:t>14   x  15</w:t>
      </w:r>
      <w:r w:rsidRPr="00336CAC">
        <w:rPr>
          <w:b/>
        </w:rPr>
        <w:t xml:space="preserve">   cm</w:t>
      </w:r>
      <w:r>
        <w:t xml:space="preserve">    </w:t>
      </w:r>
    </w:p>
    <w:p w:rsidR="00BF61A0" w:rsidRDefault="00BF61A0" w:rsidP="00BF61A0">
      <w:r>
        <w:t>SELLADO .</w:t>
      </w:r>
      <w:r>
        <w:tab/>
      </w:r>
      <w:r>
        <w:tab/>
        <w:t>Lateral</w:t>
      </w:r>
    </w:p>
    <w:p w:rsidR="00BF61A0" w:rsidRDefault="00BF61A0" w:rsidP="00BF61A0">
      <w:r>
        <w:t>REFERENCIA :</w:t>
      </w:r>
      <w:r>
        <w:tab/>
      </w:r>
      <w:r w:rsidR="00336862">
        <w:rPr>
          <w:b/>
        </w:rPr>
        <w:t>GOLOSINA  JARDIN</w:t>
      </w:r>
    </w:p>
    <w:p w:rsidR="00BF61A0" w:rsidRDefault="00BF61A0" w:rsidP="00BF61A0"/>
    <w:p w:rsidR="00BF61A0" w:rsidRDefault="00BF61A0" w:rsidP="00BF61A0"/>
    <w:p w:rsidR="00BF61A0" w:rsidRDefault="00BF61A0" w:rsidP="00BF61A0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>
        <w:rPr>
          <w:bCs/>
        </w:rPr>
        <w:t>Cyreles   en  su   los envía    Grafiflex.</w:t>
      </w:r>
    </w:p>
    <w:p w:rsidR="00BF61A0" w:rsidRDefault="00BF61A0" w:rsidP="00BF61A0">
      <w:r>
        <w:t xml:space="preserve">                   -   Anexo  Arte  para   alturas y Tonos.</w:t>
      </w:r>
    </w:p>
    <w:p w:rsidR="00BF61A0" w:rsidRDefault="00BF61A0" w:rsidP="00BF61A0">
      <w:r>
        <w:tab/>
        <w:t xml:space="preserve">        -  </w:t>
      </w:r>
      <w:r w:rsidRPr="00B879F4">
        <w:rPr>
          <w:b/>
        </w:rPr>
        <w:t>SE  APRUEBA  IMPRESIÓN</w:t>
      </w:r>
      <w:r>
        <w:t xml:space="preserve">  </w:t>
      </w:r>
    </w:p>
    <w:p w:rsidR="00BF61A0" w:rsidRDefault="00BF61A0" w:rsidP="00BF61A0">
      <w:pPr>
        <w:rPr>
          <w:b/>
        </w:rPr>
      </w:pPr>
      <w:r>
        <w:tab/>
        <w:t xml:space="preserve">        </w:t>
      </w: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BF61A0" w:rsidRPr="0066704D" w:rsidRDefault="00BF61A0" w:rsidP="00BF61A0">
      <w:pPr>
        <w:rPr>
          <w:b/>
          <w:u w:val="single"/>
        </w:rPr>
      </w:pPr>
      <w:r>
        <w:rPr>
          <w:b/>
        </w:rPr>
        <w:tab/>
        <w:t xml:space="preserve">        -  EL MATERIAL  LO ENVIA  P.U .</w:t>
      </w:r>
    </w:p>
    <w:p w:rsidR="00BF61A0" w:rsidRPr="0066704D" w:rsidRDefault="00BF61A0" w:rsidP="00BF61A0">
      <w:pPr>
        <w:rPr>
          <w:b/>
        </w:rPr>
      </w:pPr>
    </w:p>
    <w:p w:rsidR="00BF61A0" w:rsidRDefault="00BF61A0" w:rsidP="00BF61A0">
      <w:r>
        <w:tab/>
      </w:r>
    </w:p>
    <w:p w:rsidR="00BF61A0" w:rsidRDefault="00BF61A0" w:rsidP="00BF61A0">
      <w:r>
        <w:tab/>
      </w:r>
    </w:p>
    <w:p w:rsidR="00BF61A0" w:rsidRDefault="00BF61A0" w:rsidP="00BF61A0">
      <w:r>
        <w:t>Agradezco la atención y colaboración prestada.</w:t>
      </w:r>
    </w:p>
    <w:p w:rsidR="00BF61A0" w:rsidRDefault="00BF61A0" w:rsidP="00BF61A0"/>
    <w:p w:rsidR="00BF61A0" w:rsidRDefault="00BF61A0" w:rsidP="00BF61A0"/>
    <w:p w:rsidR="00BF61A0" w:rsidRDefault="00BF61A0" w:rsidP="00BF61A0">
      <w:r>
        <w:t>Cordialmente</w:t>
      </w:r>
    </w:p>
    <w:p w:rsidR="00BF61A0" w:rsidRDefault="00BF61A0" w:rsidP="00BF61A0"/>
    <w:p w:rsidR="00BF61A0" w:rsidRDefault="00BF61A0" w:rsidP="00BF61A0"/>
    <w:p w:rsidR="00BF61A0" w:rsidRDefault="00BF61A0" w:rsidP="00BF61A0">
      <w:r>
        <w:t>RICARDO CASAS ZAPATA</w:t>
      </w:r>
    </w:p>
    <w:p w:rsidR="00BF61A0" w:rsidRDefault="00BF61A0" w:rsidP="00BF61A0">
      <w:r>
        <w:t>Director.</w:t>
      </w:r>
    </w:p>
    <w:p w:rsidR="00BF61A0" w:rsidRDefault="00BF61A0" w:rsidP="00BF61A0">
      <w:pPr>
        <w:rPr>
          <w:b/>
        </w:rPr>
      </w:pPr>
    </w:p>
    <w:p w:rsidR="00BF61A0" w:rsidRDefault="00BF61A0" w:rsidP="005450D8">
      <w:pPr>
        <w:rPr>
          <w:b/>
        </w:rPr>
      </w:pPr>
    </w:p>
    <w:p w:rsidR="004652F5" w:rsidRDefault="004652F5" w:rsidP="005450D8">
      <w:pPr>
        <w:rPr>
          <w:b/>
        </w:rPr>
      </w:pPr>
    </w:p>
    <w:p w:rsidR="004652F5" w:rsidRDefault="004652F5" w:rsidP="005450D8">
      <w:pPr>
        <w:rPr>
          <w:b/>
        </w:rPr>
      </w:pPr>
    </w:p>
    <w:p w:rsidR="004652F5" w:rsidRDefault="004652F5" w:rsidP="005450D8">
      <w:pPr>
        <w:rPr>
          <w:b/>
        </w:rPr>
      </w:pPr>
    </w:p>
    <w:p w:rsidR="004652F5" w:rsidRDefault="004652F5" w:rsidP="004652F5">
      <w:pPr>
        <w:rPr>
          <w:b/>
        </w:rPr>
      </w:pPr>
    </w:p>
    <w:p w:rsidR="004652F5" w:rsidRDefault="004652F5" w:rsidP="004652F5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4652F5" w:rsidRDefault="004652F5" w:rsidP="004652F5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4652F5" w:rsidRDefault="004652F5" w:rsidP="004652F5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4652F5" w:rsidRDefault="004652F5" w:rsidP="004652F5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4652F5" w:rsidRDefault="004652F5" w:rsidP="004652F5">
      <w:pPr>
        <w:rPr>
          <w:b/>
          <w:bCs/>
        </w:rPr>
      </w:pPr>
    </w:p>
    <w:p w:rsidR="004652F5" w:rsidRDefault="004652F5" w:rsidP="004652F5">
      <w:pPr>
        <w:rPr>
          <w:b/>
          <w:bCs/>
        </w:rPr>
      </w:pPr>
    </w:p>
    <w:p w:rsidR="004652F5" w:rsidRDefault="004652F5" w:rsidP="004652F5">
      <w:pPr>
        <w:pStyle w:val="Ttulo1"/>
      </w:pPr>
      <w:r>
        <w:t>ORDEN DE TRABAJO   N°      06242</w:t>
      </w:r>
    </w:p>
    <w:p w:rsidR="004652F5" w:rsidRDefault="004652F5" w:rsidP="004652F5"/>
    <w:p w:rsidR="004652F5" w:rsidRDefault="004652F5" w:rsidP="004652F5">
      <w:r>
        <w:t>FECHA:</w:t>
      </w:r>
      <w:r>
        <w:tab/>
        <w:t>Medellín,  Marzo  12    de   2010</w:t>
      </w:r>
    </w:p>
    <w:p w:rsidR="004652F5" w:rsidRDefault="004652F5" w:rsidP="004652F5">
      <w:r>
        <w:t>PARA:</w:t>
      </w:r>
      <w:r>
        <w:tab/>
      </w:r>
      <w:r>
        <w:tab/>
        <w:t>PLÁSTICOS DARMA</w:t>
      </w:r>
    </w:p>
    <w:p w:rsidR="004652F5" w:rsidRDefault="004652F5" w:rsidP="004652F5">
      <w:r>
        <w:t>ATENCIÓN:</w:t>
      </w:r>
      <w:r>
        <w:tab/>
        <w:t>Sr. Darío Jaramillo</w:t>
      </w:r>
    </w:p>
    <w:p w:rsidR="004652F5" w:rsidRDefault="004652F5" w:rsidP="004652F5">
      <w:r>
        <w:tab/>
      </w:r>
      <w:r>
        <w:tab/>
        <w:t>Gerente.</w:t>
      </w:r>
    </w:p>
    <w:p w:rsidR="004652F5" w:rsidRDefault="004652F5" w:rsidP="004652F5"/>
    <w:p w:rsidR="004652F5" w:rsidRDefault="004652F5" w:rsidP="004652F5">
      <w:r>
        <w:t>Apreciado Don Darío:</w:t>
      </w:r>
    </w:p>
    <w:p w:rsidR="004652F5" w:rsidRDefault="004652F5" w:rsidP="004652F5">
      <w:r>
        <w:t xml:space="preserve"> </w:t>
      </w:r>
    </w:p>
    <w:p w:rsidR="004652F5" w:rsidRDefault="004652F5" w:rsidP="004652F5">
      <w:r>
        <w:t>Con la presente estamos solicitando el siguiente servicio de  IMPRESION:</w:t>
      </w:r>
    </w:p>
    <w:p w:rsidR="004652F5" w:rsidRDefault="004652F5" w:rsidP="004652F5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4652F5" w:rsidRDefault="004652F5" w:rsidP="004652F5">
      <w:pPr>
        <w:rPr>
          <w:b/>
          <w:bCs/>
          <w:u w:val="single"/>
        </w:rPr>
      </w:pPr>
    </w:p>
    <w:p w:rsidR="004652F5" w:rsidRDefault="004652F5" w:rsidP="004652F5">
      <w:r>
        <w:t>MATERIAL:</w:t>
      </w:r>
      <w:r>
        <w:tab/>
      </w:r>
      <w:r>
        <w:tab/>
        <w:t>Polietileno Alta Densidad Pigmentado Blanco  Tubular.</w:t>
      </w:r>
    </w:p>
    <w:p w:rsidR="004652F5" w:rsidRDefault="004652F5" w:rsidP="004652F5">
      <w:r>
        <w:t>MEDIDA:</w:t>
      </w:r>
      <w:r>
        <w:tab/>
      </w:r>
      <w:r>
        <w:tab/>
      </w:r>
      <w:r>
        <w:rPr>
          <w:b/>
        </w:rPr>
        <w:t>30   +  7 +  7</w:t>
      </w:r>
      <w:r>
        <w:t xml:space="preserve">           Cms.</w:t>
      </w:r>
    </w:p>
    <w:p w:rsidR="004652F5" w:rsidRPr="00A86E29" w:rsidRDefault="004652F5" w:rsidP="004652F5">
      <w:pPr>
        <w:rPr>
          <w:b/>
          <w:bCs/>
        </w:rPr>
      </w:pPr>
      <w:r>
        <w:t>CALIBRE:</w:t>
      </w:r>
      <w:r>
        <w:tab/>
      </w:r>
      <w:r>
        <w:tab/>
      </w:r>
      <w:r>
        <w:rPr>
          <w:b/>
        </w:rPr>
        <w:t>1.3</w:t>
      </w:r>
      <w:r w:rsidRPr="00A86E29">
        <w:rPr>
          <w:b/>
        </w:rPr>
        <w:t xml:space="preserve"> </w:t>
      </w:r>
      <w:r w:rsidRPr="00A86E29">
        <w:rPr>
          <w:b/>
          <w:bCs/>
        </w:rPr>
        <w:t xml:space="preserve"> ”</w:t>
      </w:r>
    </w:p>
    <w:p w:rsidR="004652F5" w:rsidRDefault="004652F5" w:rsidP="004652F5">
      <w:r>
        <w:t>COLOR:</w:t>
      </w:r>
      <w:r>
        <w:tab/>
      </w:r>
      <w:r>
        <w:tab/>
        <w:t>BLANCO</w:t>
      </w:r>
    </w:p>
    <w:p w:rsidR="004652F5" w:rsidRDefault="004652F5" w:rsidP="004652F5">
      <w:r>
        <w:t>TRATADO:</w:t>
      </w:r>
      <w:r>
        <w:tab/>
      </w:r>
      <w:r>
        <w:tab/>
        <w:t>2 Caras._</w:t>
      </w:r>
    </w:p>
    <w:p w:rsidR="004652F5" w:rsidRDefault="004652F5" w:rsidP="004652F5">
      <w:pPr>
        <w:rPr>
          <w:b/>
          <w:bCs/>
        </w:rPr>
      </w:pPr>
      <w:r>
        <w:t>CANTIDAD:</w:t>
      </w:r>
      <w:r>
        <w:tab/>
      </w:r>
      <w:r>
        <w:tab/>
      </w:r>
      <w:r>
        <w:rPr>
          <w:b/>
        </w:rPr>
        <w:t xml:space="preserve">650 </w:t>
      </w:r>
      <w:r w:rsidRPr="00DC521A">
        <w:rPr>
          <w:b/>
        </w:rPr>
        <w:t xml:space="preserve">   Kg.</w:t>
      </w:r>
      <w:r>
        <w:rPr>
          <w:b/>
          <w:bCs/>
        </w:rPr>
        <w:tab/>
      </w:r>
    </w:p>
    <w:p w:rsidR="004652F5" w:rsidRDefault="004652F5" w:rsidP="004652F5">
      <w:r>
        <w:t>COLORES:</w:t>
      </w:r>
      <w:r>
        <w:tab/>
      </w:r>
      <w:r>
        <w:tab/>
        <w:t>1 (  Azul   )</w:t>
      </w:r>
    </w:p>
    <w:p w:rsidR="004652F5" w:rsidRDefault="004652F5" w:rsidP="004652F5">
      <w:r>
        <w:t>CARAS:</w:t>
      </w:r>
      <w:r>
        <w:tab/>
      </w:r>
      <w:r>
        <w:tab/>
        <w:t>1 ( 1  )</w:t>
      </w:r>
    </w:p>
    <w:p w:rsidR="004652F5" w:rsidRDefault="004652F5" w:rsidP="004652F5">
      <w:r>
        <w:t>REPETICIÓN:</w:t>
      </w:r>
      <w:r>
        <w:tab/>
        <w:t>55 Cms.</w:t>
      </w:r>
    </w:p>
    <w:p w:rsidR="004652F5" w:rsidRDefault="004652F5" w:rsidP="004652F5">
      <w:r>
        <w:t xml:space="preserve">RODILLO  :    </w:t>
      </w:r>
      <w:r>
        <w:tab/>
        <w:t>55</w:t>
      </w:r>
      <w:r>
        <w:tab/>
      </w:r>
    </w:p>
    <w:p w:rsidR="004652F5" w:rsidRDefault="004652F5" w:rsidP="004652F5">
      <w:r>
        <w:t>BOLSA:</w:t>
      </w:r>
      <w:r>
        <w:tab/>
      </w:r>
      <w:r>
        <w:tab/>
      </w:r>
      <w:r w:rsidRPr="00604B26">
        <w:rPr>
          <w:b/>
        </w:rPr>
        <w:t>30   +  7  +  7  X  55</w:t>
      </w:r>
      <w:r>
        <w:t xml:space="preserve">   </w:t>
      </w:r>
      <w:r w:rsidRPr="00604B26">
        <w:rPr>
          <w:b/>
        </w:rPr>
        <w:t>Cms</w:t>
      </w:r>
      <w:r>
        <w:t>.     Con  troquel camiseta</w:t>
      </w:r>
    </w:p>
    <w:p w:rsidR="004652F5" w:rsidRDefault="004652F5" w:rsidP="004652F5">
      <w:r>
        <w:t>SELLADO:</w:t>
      </w:r>
      <w:r>
        <w:tab/>
      </w:r>
      <w:r>
        <w:tab/>
        <w:t>fondo</w:t>
      </w:r>
    </w:p>
    <w:p w:rsidR="004652F5" w:rsidRDefault="004652F5" w:rsidP="004652F5">
      <w:r>
        <w:t>REFERENCIA:</w:t>
      </w:r>
      <w:r>
        <w:tab/>
      </w:r>
      <w:r>
        <w:rPr>
          <w:b/>
        </w:rPr>
        <w:t>TECNAS PUNTO DE  VENTA  GRANDE</w:t>
      </w:r>
    </w:p>
    <w:p w:rsidR="004652F5" w:rsidRDefault="004652F5" w:rsidP="004652F5">
      <w:r>
        <w:tab/>
      </w:r>
      <w:r>
        <w:tab/>
      </w:r>
    </w:p>
    <w:p w:rsidR="004652F5" w:rsidRDefault="004652F5" w:rsidP="004652F5">
      <w:r>
        <w:tab/>
      </w:r>
    </w:p>
    <w:p w:rsidR="004652F5" w:rsidRDefault="004652F5" w:rsidP="004652F5">
      <w:r>
        <w:rPr>
          <w:b/>
          <w:bCs/>
          <w:u w:val="single"/>
        </w:rPr>
        <w:t>NOTA</w:t>
      </w:r>
      <w:r>
        <w:t>:  - Los Cyreles  se encuentran en su planta.</w:t>
      </w:r>
    </w:p>
    <w:p w:rsidR="004652F5" w:rsidRPr="00F75AA7" w:rsidRDefault="004652F5" w:rsidP="004652F5">
      <w:pPr>
        <w:rPr>
          <w:b/>
          <w:sz w:val="28"/>
          <w:szCs w:val="28"/>
        </w:rPr>
      </w:pPr>
      <w:r>
        <w:tab/>
      </w:r>
      <w:r>
        <w:rPr>
          <w:b/>
          <w:sz w:val="28"/>
          <w:szCs w:val="28"/>
        </w:rPr>
        <w:t>-  IGUAL  ULTIMA  IMPRESION</w:t>
      </w:r>
    </w:p>
    <w:p w:rsidR="004652F5" w:rsidRDefault="004652F5" w:rsidP="004652F5"/>
    <w:p w:rsidR="004652F5" w:rsidRDefault="004652F5" w:rsidP="004652F5">
      <w:pPr>
        <w:numPr>
          <w:ilvl w:val="0"/>
          <w:numId w:val="2"/>
        </w:numPr>
      </w:pPr>
      <w:r>
        <w:t>Colocar pie de imprenta de Plásticos Unión</w:t>
      </w:r>
    </w:p>
    <w:p w:rsidR="004652F5" w:rsidRPr="003F2090" w:rsidRDefault="004652F5" w:rsidP="004652F5">
      <w:pPr>
        <w:rPr>
          <w:b/>
        </w:rPr>
      </w:pPr>
    </w:p>
    <w:p w:rsidR="004652F5" w:rsidRDefault="004652F5" w:rsidP="004652F5"/>
    <w:p w:rsidR="004652F5" w:rsidRDefault="004652F5" w:rsidP="004652F5">
      <w:r>
        <w:t>Agradezco la atención y colaboración prestada.</w:t>
      </w:r>
    </w:p>
    <w:p w:rsidR="004652F5" w:rsidRDefault="004652F5" w:rsidP="004652F5"/>
    <w:p w:rsidR="004652F5" w:rsidRDefault="004652F5" w:rsidP="004652F5"/>
    <w:p w:rsidR="004652F5" w:rsidRDefault="004652F5" w:rsidP="004652F5"/>
    <w:p w:rsidR="004652F5" w:rsidRDefault="004652F5" w:rsidP="004652F5"/>
    <w:p w:rsidR="004652F5" w:rsidRDefault="004652F5" w:rsidP="004652F5">
      <w:r>
        <w:t>Cordialmente,</w:t>
      </w:r>
    </w:p>
    <w:p w:rsidR="004652F5" w:rsidRDefault="004652F5" w:rsidP="004652F5"/>
    <w:p w:rsidR="004652F5" w:rsidRDefault="004652F5" w:rsidP="004652F5"/>
    <w:p w:rsidR="004652F5" w:rsidRDefault="004652F5" w:rsidP="004652F5">
      <w:r>
        <w:t>RICARDO CASAS ZAPATA</w:t>
      </w:r>
    </w:p>
    <w:p w:rsidR="004652F5" w:rsidRDefault="004652F5" w:rsidP="004652F5">
      <w:r>
        <w:t>Director.</w:t>
      </w:r>
    </w:p>
    <w:p w:rsidR="004652F5" w:rsidRDefault="004652F5" w:rsidP="005450D8">
      <w:pPr>
        <w:rPr>
          <w:b/>
        </w:rPr>
      </w:pPr>
    </w:p>
    <w:p w:rsidR="00D32A7F" w:rsidRDefault="00D32A7F" w:rsidP="00D32A7F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D32A7F" w:rsidRDefault="00D32A7F" w:rsidP="00D32A7F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D32A7F" w:rsidRDefault="00D32A7F" w:rsidP="00D32A7F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D32A7F" w:rsidRDefault="00D32A7F" w:rsidP="00D32A7F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D32A7F" w:rsidRDefault="00D32A7F" w:rsidP="00D32A7F">
      <w:pPr>
        <w:pStyle w:val="Ttulo1"/>
      </w:pPr>
    </w:p>
    <w:p w:rsidR="00D32A7F" w:rsidRDefault="00D32A7F" w:rsidP="00D32A7F">
      <w:pPr>
        <w:pStyle w:val="Ttulo1"/>
      </w:pPr>
      <w:r>
        <w:t>ORDEN DE TRABAJO  N °      06314</w:t>
      </w:r>
    </w:p>
    <w:p w:rsidR="00D32A7F" w:rsidRDefault="00D32A7F" w:rsidP="00D32A7F"/>
    <w:p w:rsidR="00D32A7F" w:rsidRDefault="00D32A7F" w:rsidP="00D32A7F">
      <w:r>
        <w:t>FECHA:</w:t>
      </w:r>
      <w:r>
        <w:tab/>
        <w:t>Medellín, Marzo   13      de   2010</w:t>
      </w:r>
    </w:p>
    <w:p w:rsidR="00D32A7F" w:rsidRDefault="00D32A7F" w:rsidP="00D32A7F">
      <w:r>
        <w:t>PARA:</w:t>
      </w:r>
      <w:r>
        <w:tab/>
      </w:r>
      <w:r>
        <w:tab/>
        <w:t>PLÁSTICOS DARMA</w:t>
      </w:r>
    </w:p>
    <w:p w:rsidR="00D32A7F" w:rsidRDefault="00D32A7F" w:rsidP="00D32A7F">
      <w:r>
        <w:t>ATENCIÓN:</w:t>
      </w:r>
      <w:r>
        <w:tab/>
        <w:t>Sr. Darío Jaramillo</w:t>
      </w:r>
    </w:p>
    <w:p w:rsidR="00D32A7F" w:rsidRDefault="00D32A7F" w:rsidP="00D32A7F">
      <w:r>
        <w:tab/>
      </w:r>
      <w:r>
        <w:tab/>
        <w:t>Gerente.</w:t>
      </w:r>
    </w:p>
    <w:p w:rsidR="00D32A7F" w:rsidRDefault="00D32A7F" w:rsidP="00D32A7F"/>
    <w:p w:rsidR="00D32A7F" w:rsidRDefault="00D32A7F" w:rsidP="00D32A7F">
      <w:r>
        <w:t>Apreciado Don Darío:</w:t>
      </w:r>
    </w:p>
    <w:p w:rsidR="00D32A7F" w:rsidRDefault="00D32A7F" w:rsidP="00D32A7F"/>
    <w:p w:rsidR="00D32A7F" w:rsidRDefault="00D32A7F" w:rsidP="00D32A7F">
      <w:r>
        <w:t>Con la presente estamos solicitando el siguiente servicio de  IMPRESIÓN :</w:t>
      </w:r>
    </w:p>
    <w:p w:rsidR="00D32A7F" w:rsidRDefault="00D32A7F" w:rsidP="00D32A7F"/>
    <w:p w:rsidR="00D32A7F" w:rsidRDefault="00D32A7F" w:rsidP="00D32A7F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D32A7F" w:rsidRDefault="00D32A7F" w:rsidP="00D32A7F">
      <w:r>
        <w:t xml:space="preserve">MATERIAL   :           Polipropileno Tubular de </w:t>
      </w:r>
      <w:r>
        <w:rPr>
          <w:b/>
        </w:rPr>
        <w:t>40</w:t>
      </w:r>
      <w:r>
        <w:t xml:space="preserve"> cms</w:t>
      </w:r>
    </w:p>
    <w:p w:rsidR="00D32A7F" w:rsidRDefault="00D32A7F" w:rsidP="00D32A7F">
      <w:r>
        <w:t xml:space="preserve">CLIBRE      :               </w:t>
      </w:r>
      <w:r>
        <w:rPr>
          <w:b/>
        </w:rPr>
        <w:t>2.0  ”</w:t>
      </w:r>
    </w:p>
    <w:p w:rsidR="00D32A7F" w:rsidRDefault="00D32A7F" w:rsidP="00D32A7F">
      <w:r>
        <w:t>REFERENCIA:</w:t>
      </w:r>
      <w:r>
        <w:tab/>
      </w:r>
      <w:r>
        <w:rPr>
          <w:b/>
        </w:rPr>
        <w:t>CARMEL  JEAN</w:t>
      </w:r>
    </w:p>
    <w:p w:rsidR="00D32A7F" w:rsidRDefault="00D32A7F" w:rsidP="00D32A7F">
      <w:r>
        <w:t>CANTIDA</w:t>
      </w:r>
      <w:r w:rsidR="00421899">
        <w:t>D    :          12</w:t>
      </w:r>
      <w:r>
        <w:t>0    Kg</w:t>
      </w:r>
    </w:p>
    <w:p w:rsidR="00D32A7F" w:rsidRDefault="00D32A7F" w:rsidP="00D32A7F">
      <w:r>
        <w:t>COLORES:</w:t>
      </w:r>
      <w:r>
        <w:tab/>
      </w:r>
      <w:r>
        <w:tab/>
        <w:t>1 (  MAGENTA  )</w:t>
      </w:r>
    </w:p>
    <w:p w:rsidR="00D32A7F" w:rsidRDefault="00D32A7F" w:rsidP="00D32A7F">
      <w:r>
        <w:t>CARAS:</w:t>
      </w:r>
      <w:r>
        <w:tab/>
      </w:r>
      <w:r>
        <w:tab/>
        <w:t>1</w:t>
      </w:r>
    </w:p>
    <w:p w:rsidR="00D32A7F" w:rsidRDefault="00D32A7F" w:rsidP="00D32A7F">
      <w:r>
        <w:t>REPETICIÓN:</w:t>
      </w:r>
      <w:r>
        <w:tab/>
        <w:t>30</w:t>
      </w:r>
    </w:p>
    <w:p w:rsidR="00D32A7F" w:rsidRDefault="00D32A7F" w:rsidP="00D32A7F">
      <w:r>
        <w:t>RODILLO:</w:t>
      </w:r>
      <w:r>
        <w:tab/>
      </w:r>
      <w:r>
        <w:tab/>
        <w:t>30</w:t>
      </w:r>
    </w:p>
    <w:p w:rsidR="00D32A7F" w:rsidRDefault="00D32A7F" w:rsidP="00D32A7F">
      <w:r>
        <w:t>BOLSA:</w:t>
      </w:r>
      <w:r>
        <w:tab/>
      </w:r>
      <w:r>
        <w:tab/>
      </w:r>
      <w:r>
        <w:rPr>
          <w:b/>
        </w:rPr>
        <w:t>30  x  38 + 5</w:t>
      </w:r>
      <w:r>
        <w:t xml:space="preserve">  solapa interna  cms</w:t>
      </w:r>
    </w:p>
    <w:p w:rsidR="00D32A7F" w:rsidRDefault="00D32A7F" w:rsidP="00D32A7F">
      <w:r>
        <w:t>SELLADO:</w:t>
      </w:r>
      <w:r>
        <w:tab/>
      </w:r>
      <w:r>
        <w:tab/>
        <w:t>Para selle lateral.</w:t>
      </w:r>
    </w:p>
    <w:p w:rsidR="00D32A7F" w:rsidRDefault="00D32A7F" w:rsidP="00D32A7F"/>
    <w:p w:rsidR="00D32A7F" w:rsidRDefault="00D32A7F" w:rsidP="00D32A7F">
      <w:r>
        <w:rPr>
          <w:b/>
          <w:bCs/>
          <w:u w:val="single"/>
        </w:rPr>
        <w:t>NOTA:</w:t>
      </w:r>
      <w:r>
        <w:t xml:space="preserve">  </w:t>
      </w:r>
      <w:r>
        <w:rPr>
          <w:b/>
          <w:sz w:val="28"/>
          <w:szCs w:val="28"/>
          <w:u w:val="single"/>
        </w:rPr>
        <w:t>* Cyreles  en su  planta</w:t>
      </w:r>
    </w:p>
    <w:p w:rsidR="00D32A7F" w:rsidRDefault="00D32A7F" w:rsidP="00D32A7F">
      <w:pPr>
        <w:numPr>
          <w:ilvl w:val="0"/>
          <w:numId w:val="3"/>
        </w:numPr>
      </w:pPr>
      <w:r>
        <w:t>Se envían muestra física  para tonos y alturas</w:t>
      </w:r>
    </w:p>
    <w:p w:rsidR="00D32A7F" w:rsidRDefault="00D32A7F" w:rsidP="00D32A7F">
      <w:pPr>
        <w:numPr>
          <w:ilvl w:val="0"/>
          <w:numId w:val="4"/>
        </w:numPr>
        <w:rPr>
          <w:b/>
        </w:rPr>
      </w:pPr>
      <w:r>
        <w:t xml:space="preserve">Se  envia el material de PP de </w:t>
      </w:r>
      <w:r>
        <w:rPr>
          <w:b/>
        </w:rPr>
        <w:t xml:space="preserve">40 </w:t>
      </w:r>
      <w:r>
        <w:t xml:space="preserve"> </w:t>
      </w:r>
      <w:r>
        <w:rPr>
          <w:b/>
        </w:rPr>
        <w:t>cms</w:t>
      </w:r>
    </w:p>
    <w:p w:rsidR="00D32A7F" w:rsidRDefault="00D32A7F" w:rsidP="00D32A7F">
      <w:pPr>
        <w:ind w:left="885"/>
      </w:pPr>
    </w:p>
    <w:p w:rsidR="00D32A7F" w:rsidRDefault="00D32A7F" w:rsidP="00D32A7F">
      <w:pPr>
        <w:ind w:left="885"/>
      </w:pPr>
    </w:p>
    <w:p w:rsidR="00D32A7F" w:rsidRDefault="00D32A7F" w:rsidP="00D32A7F">
      <w:r>
        <w:t>Agradezco la atención y colaboración prestada.</w:t>
      </w:r>
    </w:p>
    <w:p w:rsidR="00D32A7F" w:rsidRDefault="00D32A7F" w:rsidP="00D32A7F"/>
    <w:p w:rsidR="00D32A7F" w:rsidRDefault="00D32A7F" w:rsidP="00D32A7F"/>
    <w:p w:rsidR="00D32A7F" w:rsidRDefault="00D32A7F" w:rsidP="00D32A7F">
      <w:r>
        <w:t>Cordialmente,</w:t>
      </w:r>
    </w:p>
    <w:p w:rsidR="00D32A7F" w:rsidRDefault="00D32A7F" w:rsidP="00D32A7F"/>
    <w:p w:rsidR="00D32A7F" w:rsidRDefault="00D32A7F" w:rsidP="00D32A7F"/>
    <w:p w:rsidR="00D32A7F" w:rsidRDefault="00D32A7F" w:rsidP="00D32A7F"/>
    <w:p w:rsidR="00D32A7F" w:rsidRDefault="00D32A7F" w:rsidP="00D32A7F">
      <w:r>
        <w:t>RICARDO CASAS ZAPATA</w:t>
      </w:r>
    </w:p>
    <w:p w:rsidR="00D32A7F" w:rsidRDefault="00D32A7F" w:rsidP="00D32A7F">
      <w:r>
        <w:t>Director.</w:t>
      </w:r>
    </w:p>
    <w:p w:rsidR="00D32A7F" w:rsidRDefault="00D32A7F" w:rsidP="00D32A7F"/>
    <w:p w:rsidR="00D32A7F" w:rsidRDefault="00D32A7F" w:rsidP="005450D8">
      <w:pPr>
        <w:rPr>
          <w:b/>
        </w:rPr>
      </w:pPr>
    </w:p>
    <w:p w:rsidR="00444C77" w:rsidRDefault="00444C77" w:rsidP="005450D8">
      <w:pPr>
        <w:rPr>
          <w:b/>
        </w:rPr>
      </w:pPr>
    </w:p>
    <w:p w:rsidR="00444C77" w:rsidRDefault="00444C77" w:rsidP="005450D8">
      <w:pPr>
        <w:rPr>
          <w:b/>
        </w:rPr>
      </w:pPr>
    </w:p>
    <w:p w:rsidR="00444C77" w:rsidRDefault="00444C77" w:rsidP="005450D8">
      <w:pPr>
        <w:rPr>
          <w:b/>
        </w:rPr>
      </w:pPr>
    </w:p>
    <w:p w:rsidR="00444C77" w:rsidRDefault="00444C77" w:rsidP="005450D8">
      <w:pPr>
        <w:rPr>
          <w:b/>
        </w:rPr>
      </w:pPr>
    </w:p>
    <w:p w:rsidR="00444C77" w:rsidRDefault="00444C77" w:rsidP="005450D8">
      <w:pPr>
        <w:rPr>
          <w:b/>
        </w:rPr>
      </w:pPr>
    </w:p>
    <w:p w:rsidR="00444C77" w:rsidRDefault="00444C77" w:rsidP="005450D8">
      <w:pPr>
        <w:rPr>
          <w:b/>
        </w:rPr>
      </w:pPr>
    </w:p>
    <w:p w:rsidR="00444C77" w:rsidRDefault="00444C77" w:rsidP="00444C77">
      <w:pPr>
        <w:rPr>
          <w:b/>
        </w:rPr>
      </w:pPr>
    </w:p>
    <w:p w:rsidR="00444C77" w:rsidRDefault="00444C77" w:rsidP="00444C77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444C77" w:rsidRDefault="00444C77" w:rsidP="00444C77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444C77" w:rsidRDefault="00444C77" w:rsidP="00444C77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444C77" w:rsidRDefault="00444C77" w:rsidP="00444C77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444C77" w:rsidRDefault="00444C77" w:rsidP="00444C77">
      <w:pPr>
        <w:pStyle w:val="Ttulo1"/>
      </w:pPr>
    </w:p>
    <w:p w:rsidR="00444C77" w:rsidRDefault="002D65B0" w:rsidP="00444C77">
      <w:pPr>
        <w:pStyle w:val="Ttulo1"/>
      </w:pPr>
      <w:r>
        <w:t>ORDEN DE TRABAJO     N°   06303</w:t>
      </w:r>
    </w:p>
    <w:p w:rsidR="00444C77" w:rsidRDefault="00444C77" w:rsidP="00444C77"/>
    <w:p w:rsidR="00444C77" w:rsidRDefault="002D65B0" w:rsidP="00444C77">
      <w:r>
        <w:t>FECHA:</w:t>
      </w:r>
      <w:r>
        <w:tab/>
        <w:t>Medellín, Marzo    15</w:t>
      </w:r>
      <w:r w:rsidR="00444C77">
        <w:t xml:space="preserve">     de     2010</w:t>
      </w:r>
    </w:p>
    <w:p w:rsidR="00444C77" w:rsidRDefault="00444C77" w:rsidP="00444C77">
      <w:r>
        <w:t>PARA:</w:t>
      </w:r>
      <w:r>
        <w:tab/>
      </w:r>
      <w:r>
        <w:tab/>
        <w:t>PLÁSTICOS DARMA</w:t>
      </w:r>
    </w:p>
    <w:p w:rsidR="00444C77" w:rsidRDefault="00444C77" w:rsidP="00444C77">
      <w:r>
        <w:t>ATENCIÓN:</w:t>
      </w:r>
      <w:r>
        <w:tab/>
        <w:t>Sr. Darío Jaramillo</w:t>
      </w:r>
    </w:p>
    <w:p w:rsidR="00444C77" w:rsidRDefault="00444C77" w:rsidP="00444C77">
      <w:r>
        <w:tab/>
      </w:r>
      <w:r>
        <w:tab/>
        <w:t>Gerente.</w:t>
      </w:r>
    </w:p>
    <w:p w:rsidR="00444C77" w:rsidRDefault="00444C77" w:rsidP="00444C77"/>
    <w:p w:rsidR="00444C77" w:rsidRDefault="00444C77" w:rsidP="00444C77">
      <w:r>
        <w:t>Apreciado Don Darío :</w:t>
      </w:r>
    </w:p>
    <w:p w:rsidR="00444C77" w:rsidRDefault="00444C77" w:rsidP="00444C77">
      <w:r>
        <w:t xml:space="preserve"> </w:t>
      </w:r>
    </w:p>
    <w:p w:rsidR="00444C77" w:rsidRDefault="00444C77" w:rsidP="00444C77">
      <w:r>
        <w:t>Con la presente estamos solicitando el siguiente servicio de EXTRUSION E IMPRESION:</w:t>
      </w:r>
    </w:p>
    <w:p w:rsidR="00444C77" w:rsidRDefault="00444C77" w:rsidP="00444C77"/>
    <w:p w:rsidR="00444C77" w:rsidRDefault="00444C77" w:rsidP="00444C77">
      <w:pPr>
        <w:rPr>
          <w:b/>
          <w:bCs/>
          <w:u w:val="single"/>
        </w:rPr>
      </w:pPr>
      <w:r>
        <w:rPr>
          <w:b/>
          <w:bCs/>
          <w:u w:val="single"/>
        </w:rPr>
        <w:t>EXTRUSIÓN:</w:t>
      </w:r>
    </w:p>
    <w:p w:rsidR="00444C77" w:rsidRDefault="00444C77" w:rsidP="00444C77">
      <w:r>
        <w:t>MATERIAL:</w:t>
      </w:r>
      <w:r>
        <w:tab/>
      </w:r>
      <w:r>
        <w:tab/>
        <w:t xml:space="preserve">Polietileno BAJA  </w:t>
      </w:r>
      <w:r>
        <w:rPr>
          <w:u w:val="single"/>
        </w:rPr>
        <w:t xml:space="preserve">Tubular </w:t>
      </w:r>
    </w:p>
    <w:p w:rsidR="00444C77" w:rsidRDefault="00444C77" w:rsidP="00444C77">
      <w:r>
        <w:t>MEDIDA:</w:t>
      </w:r>
      <w:r>
        <w:tab/>
      </w:r>
      <w:r>
        <w:tab/>
      </w:r>
      <w:r>
        <w:rPr>
          <w:b/>
        </w:rPr>
        <w:t>16</w:t>
      </w:r>
      <w:r>
        <w:t xml:space="preserve">    Cms.</w:t>
      </w:r>
    </w:p>
    <w:p w:rsidR="00444C77" w:rsidRDefault="00444C77" w:rsidP="00444C77">
      <w:r>
        <w:t>CALIBRE:</w:t>
      </w:r>
      <w:r>
        <w:tab/>
      </w:r>
      <w:r>
        <w:tab/>
      </w:r>
      <w:r>
        <w:rPr>
          <w:b/>
        </w:rPr>
        <w:t xml:space="preserve">3.0 </w:t>
      </w:r>
      <w:r>
        <w:t xml:space="preserve">  ”</w:t>
      </w:r>
    </w:p>
    <w:p w:rsidR="00444C77" w:rsidRDefault="00444C77" w:rsidP="00444C77">
      <w:r>
        <w:t>COLOR:</w:t>
      </w:r>
      <w:r>
        <w:tab/>
      </w:r>
      <w:r>
        <w:tab/>
        <w:t>Transparente</w:t>
      </w:r>
    </w:p>
    <w:p w:rsidR="00444C77" w:rsidRDefault="00444C77" w:rsidP="00444C77">
      <w:r>
        <w:t>TRATADO:</w:t>
      </w:r>
      <w:r>
        <w:tab/>
      </w:r>
      <w:r>
        <w:tab/>
        <w:t>2  Caras.</w:t>
      </w:r>
    </w:p>
    <w:p w:rsidR="00444C77" w:rsidRDefault="00444C77" w:rsidP="00444C77">
      <w:r>
        <w:t>MEZCLA:</w:t>
      </w:r>
      <w:r>
        <w:tab/>
      </w:r>
      <w:r>
        <w:tab/>
        <w:t xml:space="preserve">Baja  25  kg – Lineal  7.5   kg (  </w:t>
      </w:r>
      <w:r>
        <w:rPr>
          <w:b/>
          <w:u w:val="single"/>
        </w:rPr>
        <w:t>EXCENO  2601</w:t>
      </w:r>
      <w:r>
        <w:t xml:space="preserve"> )</w:t>
      </w:r>
    </w:p>
    <w:p w:rsidR="00444C77" w:rsidRDefault="00444C77" w:rsidP="00444C77">
      <w:r>
        <w:t>CANTIDAD:</w:t>
      </w:r>
      <w:r>
        <w:tab/>
      </w:r>
      <w:r>
        <w:tab/>
        <w:t>160</w:t>
      </w:r>
      <w:r>
        <w:rPr>
          <w:b/>
        </w:rPr>
        <w:t xml:space="preserve">  </w:t>
      </w:r>
      <w:r>
        <w:t xml:space="preserve"> Kg.</w:t>
      </w:r>
    </w:p>
    <w:p w:rsidR="00444C77" w:rsidRDefault="00444C77" w:rsidP="00444C77">
      <w:pPr>
        <w:rPr>
          <w:b/>
          <w:bCs/>
          <w:u w:val="single"/>
        </w:rPr>
      </w:pPr>
    </w:p>
    <w:p w:rsidR="00444C77" w:rsidRDefault="00444C77" w:rsidP="00444C77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444C77" w:rsidRDefault="00444C77" w:rsidP="00444C77">
      <w:r>
        <w:t>COLO</w:t>
      </w:r>
      <w:r w:rsidR="002D65B0">
        <w:t>RES:</w:t>
      </w:r>
      <w:r w:rsidR="002D65B0">
        <w:tab/>
      </w:r>
      <w:r w:rsidR="002D65B0">
        <w:tab/>
        <w:t>5    (  Según  Muestra )</w:t>
      </w:r>
    </w:p>
    <w:p w:rsidR="00444C77" w:rsidRDefault="00E1491E" w:rsidP="00444C77">
      <w:r>
        <w:t>CARAS:</w:t>
      </w:r>
      <w:r>
        <w:tab/>
      </w:r>
      <w:r>
        <w:tab/>
        <w:t xml:space="preserve">2  </w:t>
      </w:r>
    </w:p>
    <w:p w:rsidR="00444C77" w:rsidRDefault="00444C77" w:rsidP="00444C77">
      <w:r>
        <w:t>REPETICIÓN:</w:t>
      </w:r>
      <w:r>
        <w:tab/>
        <w:t xml:space="preserve">35    Cms. </w:t>
      </w:r>
    </w:p>
    <w:p w:rsidR="00444C77" w:rsidRDefault="00444C77" w:rsidP="00444C77">
      <w:r>
        <w:t>RODILLO :                35</w:t>
      </w:r>
    </w:p>
    <w:p w:rsidR="00444C77" w:rsidRDefault="00444C77" w:rsidP="00444C77">
      <w:r>
        <w:t>SELLADO:</w:t>
      </w:r>
      <w:r>
        <w:tab/>
      </w:r>
      <w:r>
        <w:tab/>
        <w:t>Fondo</w:t>
      </w:r>
    </w:p>
    <w:p w:rsidR="00444C77" w:rsidRDefault="00444C77" w:rsidP="00444C77">
      <w:pPr>
        <w:rPr>
          <w:b/>
        </w:rPr>
      </w:pPr>
      <w:r>
        <w:t>REFERENCIA:</w:t>
      </w:r>
      <w:r>
        <w:tab/>
      </w:r>
      <w:r w:rsidR="00C71FE2">
        <w:rPr>
          <w:b/>
        </w:rPr>
        <w:t xml:space="preserve">CANOA   PIÑA </w:t>
      </w:r>
      <w:r>
        <w:rPr>
          <w:b/>
        </w:rPr>
        <w:t xml:space="preserve">    900    gms</w:t>
      </w:r>
    </w:p>
    <w:p w:rsidR="00444C77" w:rsidRDefault="00444C77" w:rsidP="00444C77">
      <w:pPr>
        <w:rPr>
          <w:b/>
        </w:rPr>
      </w:pPr>
      <w:r>
        <w:rPr>
          <w:b/>
        </w:rPr>
        <w:tab/>
      </w:r>
      <w:r>
        <w:rPr>
          <w:b/>
        </w:rPr>
        <w:tab/>
      </w:r>
    </w:p>
    <w:p w:rsidR="00444C77" w:rsidRDefault="00444C77" w:rsidP="00444C77"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444C77" w:rsidRDefault="00444C77" w:rsidP="00444C77">
      <w:r>
        <w:rPr>
          <w:b/>
          <w:bCs/>
          <w:u w:val="single"/>
        </w:rPr>
        <w:t>NOTA:</w:t>
      </w:r>
      <w:r>
        <w:t xml:space="preserve">             - Los cyreles los  envía  Grafiflex.</w:t>
      </w:r>
    </w:p>
    <w:p w:rsidR="00444C77" w:rsidRDefault="00444C77" w:rsidP="00444C77">
      <w:pPr>
        <w:numPr>
          <w:ilvl w:val="0"/>
          <w:numId w:val="13"/>
        </w:numPr>
      </w:pPr>
      <w:r>
        <w:t>Altura y tonos según   Muestra  Fisica</w:t>
      </w:r>
    </w:p>
    <w:p w:rsidR="00444C77" w:rsidRDefault="00444C77" w:rsidP="00444C77">
      <w:pPr>
        <w:numPr>
          <w:ilvl w:val="0"/>
          <w:numId w:val="13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CONTROLA  BIEN  LA MEDIDA</w:t>
      </w:r>
    </w:p>
    <w:p w:rsidR="00444C77" w:rsidRDefault="00444C77" w:rsidP="00444C77">
      <w:pPr>
        <w:numPr>
          <w:ilvl w:val="0"/>
          <w:numId w:val="13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LINEAL ESPECIAL</w:t>
      </w:r>
    </w:p>
    <w:p w:rsidR="00444C77" w:rsidRDefault="00444C77" w:rsidP="00444C77">
      <w:pPr>
        <w:rPr>
          <w:sz w:val="40"/>
          <w:szCs w:val="40"/>
        </w:rPr>
      </w:pPr>
    </w:p>
    <w:p w:rsidR="00444C77" w:rsidRDefault="00444C77" w:rsidP="00444C77">
      <w:r>
        <w:t>Agradezco la atención y colaboración prestada.</w:t>
      </w:r>
    </w:p>
    <w:p w:rsidR="00444C77" w:rsidRDefault="00444C77" w:rsidP="00444C77"/>
    <w:p w:rsidR="00444C77" w:rsidRDefault="00444C77" w:rsidP="00444C77"/>
    <w:p w:rsidR="00444C77" w:rsidRDefault="00444C77" w:rsidP="00444C77">
      <w:r>
        <w:t>Cordialmente,</w:t>
      </w:r>
    </w:p>
    <w:p w:rsidR="00444C77" w:rsidRDefault="00444C77" w:rsidP="00444C77"/>
    <w:p w:rsidR="00444C77" w:rsidRDefault="00444C77" w:rsidP="00444C77"/>
    <w:p w:rsidR="00444C77" w:rsidRDefault="00444C77" w:rsidP="00444C77">
      <w:r>
        <w:t>RICARDO CASAS ZAPATA</w:t>
      </w:r>
    </w:p>
    <w:p w:rsidR="00444C77" w:rsidRDefault="00444C77" w:rsidP="00444C77">
      <w:r>
        <w:t>Director.</w:t>
      </w:r>
    </w:p>
    <w:p w:rsidR="00291857" w:rsidRDefault="00291857" w:rsidP="00291857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291857" w:rsidRDefault="00291857" w:rsidP="00291857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291857" w:rsidRDefault="00291857" w:rsidP="00291857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291857" w:rsidRDefault="00291857" w:rsidP="00291857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291857" w:rsidRDefault="00291857" w:rsidP="00291857"/>
    <w:p w:rsidR="00291857" w:rsidRDefault="002E5E3C" w:rsidP="00291857">
      <w:pPr>
        <w:pStyle w:val="Ttulo1"/>
      </w:pPr>
      <w:r>
        <w:t>ORDEN DE TRABAJO   N°      06324</w:t>
      </w:r>
    </w:p>
    <w:p w:rsidR="00291857" w:rsidRDefault="00291857" w:rsidP="00291857"/>
    <w:p w:rsidR="00291857" w:rsidRDefault="00291857" w:rsidP="00291857">
      <w:r>
        <w:t>FECHA:</w:t>
      </w:r>
      <w:r>
        <w:tab/>
        <w:t>Me</w:t>
      </w:r>
      <w:r w:rsidR="002E5E3C">
        <w:t>dellín, Marzo  16    de   2010</w:t>
      </w:r>
    </w:p>
    <w:p w:rsidR="00291857" w:rsidRDefault="00291857" w:rsidP="00291857">
      <w:r>
        <w:t>PARA:</w:t>
      </w:r>
      <w:r>
        <w:tab/>
      </w:r>
      <w:r>
        <w:tab/>
        <w:t>PLÁSTICOS   DARMA</w:t>
      </w:r>
    </w:p>
    <w:p w:rsidR="00291857" w:rsidRDefault="00291857" w:rsidP="00291857">
      <w:r>
        <w:t>ATENCIÓN:</w:t>
      </w:r>
      <w:r>
        <w:tab/>
        <w:t>Sr. DARIO JARAMILLO</w:t>
      </w:r>
    </w:p>
    <w:p w:rsidR="00291857" w:rsidRDefault="00291857" w:rsidP="00291857"/>
    <w:p w:rsidR="00291857" w:rsidRDefault="00291857" w:rsidP="00291857">
      <w:r>
        <w:t>Apreciado Dn DARIO:</w:t>
      </w:r>
    </w:p>
    <w:p w:rsidR="00291857" w:rsidRDefault="00291857" w:rsidP="00291857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291857" w:rsidRDefault="00291857" w:rsidP="00291857"/>
    <w:p w:rsidR="00291857" w:rsidRDefault="00291857" w:rsidP="00291857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291857" w:rsidRDefault="00291857" w:rsidP="00291857"/>
    <w:p w:rsidR="00291857" w:rsidRDefault="00291857" w:rsidP="00291857">
      <w:r>
        <w:t>MATERIAL :</w:t>
      </w:r>
      <w:r>
        <w:tab/>
      </w:r>
      <w:r>
        <w:tab/>
        <w:t xml:space="preserve">Polietileno de Baja  densidad   </w:t>
      </w:r>
      <w:r>
        <w:rPr>
          <w:b/>
          <w:u w:val="single"/>
        </w:rPr>
        <w:t xml:space="preserve">Transparente </w:t>
      </w:r>
      <w:r>
        <w:t xml:space="preserve"> Tubular</w:t>
      </w:r>
    </w:p>
    <w:p w:rsidR="00291857" w:rsidRDefault="00291857" w:rsidP="00291857">
      <w:r>
        <w:t>MEDIDA:</w:t>
      </w:r>
      <w:r>
        <w:tab/>
      </w:r>
      <w:r>
        <w:tab/>
      </w:r>
      <w:r>
        <w:rPr>
          <w:b/>
        </w:rPr>
        <w:t>75</w:t>
      </w:r>
      <w:r>
        <w:t xml:space="preserve">   cms   </w:t>
      </w:r>
    </w:p>
    <w:p w:rsidR="00291857" w:rsidRDefault="00291857" w:rsidP="00291857">
      <w:r>
        <w:t>CALIBRE :</w:t>
      </w:r>
      <w:r>
        <w:tab/>
      </w:r>
      <w:r>
        <w:tab/>
      </w:r>
      <w:r>
        <w:rPr>
          <w:b/>
        </w:rPr>
        <w:t xml:space="preserve">1.5 </w:t>
      </w:r>
      <w:r>
        <w:t xml:space="preserve">   “</w:t>
      </w:r>
    </w:p>
    <w:p w:rsidR="00291857" w:rsidRDefault="00291857" w:rsidP="00291857">
      <w:r>
        <w:t>COLOR :</w:t>
      </w:r>
      <w:r>
        <w:tab/>
      </w:r>
      <w:r>
        <w:tab/>
        <w:t>Transparente</w:t>
      </w:r>
    </w:p>
    <w:p w:rsidR="00291857" w:rsidRPr="0007721A" w:rsidRDefault="00291857" w:rsidP="00291857">
      <w:r>
        <w:t xml:space="preserve">TRATADO : </w:t>
      </w:r>
      <w:r>
        <w:tab/>
      </w:r>
      <w:r>
        <w:tab/>
        <w:t>1  cara</w:t>
      </w:r>
    </w:p>
    <w:p w:rsidR="00291857" w:rsidRDefault="00291857" w:rsidP="00291857">
      <w:r>
        <w:t xml:space="preserve">CANTIDAD : </w:t>
      </w:r>
      <w:r>
        <w:tab/>
        <w:t>1</w:t>
      </w:r>
      <w:r w:rsidR="00616B5F">
        <w:t>3</w:t>
      </w:r>
      <w:r>
        <w:t>0    kg</w:t>
      </w:r>
    </w:p>
    <w:p w:rsidR="00291857" w:rsidRDefault="00291857" w:rsidP="00291857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 xml:space="preserve">3  </w:t>
      </w:r>
    </w:p>
    <w:p w:rsidR="00291857" w:rsidRDefault="00291857" w:rsidP="00291857">
      <w:r>
        <w:t xml:space="preserve">CARAS : </w:t>
      </w:r>
      <w:r>
        <w:tab/>
      </w:r>
      <w:r>
        <w:tab/>
        <w:t>1    ( 4  x  1  )</w:t>
      </w:r>
    </w:p>
    <w:p w:rsidR="00291857" w:rsidRDefault="00291857" w:rsidP="00291857">
      <w:r>
        <w:t xml:space="preserve">REPETICIÓN : </w:t>
      </w:r>
      <w:r>
        <w:tab/>
        <w:t>50   cms</w:t>
      </w:r>
    </w:p>
    <w:p w:rsidR="00291857" w:rsidRDefault="00291857" w:rsidP="00291857">
      <w:r>
        <w:t>RODILLO :</w:t>
      </w:r>
      <w:r>
        <w:tab/>
      </w:r>
      <w:r>
        <w:tab/>
        <w:t>50</w:t>
      </w:r>
    </w:p>
    <w:p w:rsidR="00291857" w:rsidRDefault="00291857" w:rsidP="00291857">
      <w:r>
        <w:t>BOLSA  :</w:t>
      </w:r>
      <w:r>
        <w:tab/>
      </w:r>
      <w:r>
        <w:tab/>
      </w:r>
      <w:r>
        <w:rPr>
          <w:b/>
        </w:rPr>
        <w:t xml:space="preserve">50  x  70 </w:t>
      </w:r>
      <w:r w:rsidRPr="00314872">
        <w:rPr>
          <w:b/>
        </w:rPr>
        <w:t xml:space="preserve"> +  10</w:t>
      </w:r>
      <w:r w:rsidRPr="00336CAC">
        <w:rPr>
          <w:b/>
        </w:rPr>
        <w:t xml:space="preserve">   cm</w:t>
      </w:r>
      <w:r>
        <w:t xml:space="preserve">    </w:t>
      </w:r>
    </w:p>
    <w:p w:rsidR="00291857" w:rsidRDefault="00291857" w:rsidP="00291857">
      <w:r>
        <w:t>SELLADO .</w:t>
      </w:r>
      <w:r>
        <w:tab/>
      </w:r>
      <w:r>
        <w:tab/>
        <w:t>Lateral</w:t>
      </w:r>
    </w:p>
    <w:p w:rsidR="00291857" w:rsidRDefault="00291857" w:rsidP="00291857">
      <w:r>
        <w:t>REFERENCIA :</w:t>
      </w:r>
      <w:r>
        <w:tab/>
      </w:r>
      <w:r>
        <w:rPr>
          <w:b/>
        </w:rPr>
        <w:t>CUBRELECHO   EKONO</w:t>
      </w:r>
    </w:p>
    <w:p w:rsidR="00291857" w:rsidRDefault="00291857" w:rsidP="00291857"/>
    <w:p w:rsidR="00291857" w:rsidRDefault="00291857" w:rsidP="00291857"/>
    <w:p w:rsidR="00291857" w:rsidRDefault="00291857" w:rsidP="00291857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>
        <w:rPr>
          <w:bCs/>
        </w:rPr>
        <w:t>Cyreles  se  encuentran en su  planta</w:t>
      </w:r>
    </w:p>
    <w:p w:rsidR="00291857" w:rsidRDefault="00291857" w:rsidP="00291857">
      <w:r>
        <w:t xml:space="preserve">                   -   Anexo  Arte  para   alturas y Tonos.</w:t>
      </w:r>
    </w:p>
    <w:p w:rsidR="00291857" w:rsidRDefault="00291857" w:rsidP="00291857">
      <w:pPr>
        <w:rPr>
          <w:b/>
        </w:rPr>
      </w:pPr>
      <w:r>
        <w:tab/>
        <w:t xml:space="preserve">        -  </w:t>
      </w:r>
      <w:r w:rsidRPr="00B879F4">
        <w:rPr>
          <w:b/>
        </w:rPr>
        <w:t>SE  APRUEBA  IMPRESIÓN</w:t>
      </w:r>
      <w:r>
        <w:t xml:space="preserve">  </w:t>
      </w:r>
      <w:r>
        <w:tab/>
        <w:t xml:space="preserve">        </w:t>
      </w: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291857" w:rsidRDefault="00291857" w:rsidP="00291857">
      <w:pPr>
        <w:rPr>
          <w:b/>
        </w:rPr>
      </w:pPr>
      <w:r>
        <w:rPr>
          <w:b/>
        </w:rPr>
        <w:tab/>
        <w:t xml:space="preserve">        -  EL MATERIAL  LO ENVIA  P.U </w:t>
      </w:r>
    </w:p>
    <w:p w:rsidR="00291857" w:rsidRDefault="00291857" w:rsidP="00291857">
      <w:pPr>
        <w:rPr>
          <w:b/>
        </w:rPr>
      </w:pPr>
      <w:r>
        <w:rPr>
          <w:b/>
        </w:rPr>
        <w:tab/>
        <w:t xml:space="preserve">       </w:t>
      </w:r>
    </w:p>
    <w:p w:rsidR="00291857" w:rsidRDefault="00291857" w:rsidP="00291857"/>
    <w:p w:rsidR="00291857" w:rsidRDefault="00291857" w:rsidP="00291857">
      <w:r>
        <w:tab/>
      </w:r>
    </w:p>
    <w:p w:rsidR="00291857" w:rsidRDefault="00291857" w:rsidP="00291857">
      <w:r>
        <w:t>Agradezco la atención y colaboración prestada.</w:t>
      </w:r>
    </w:p>
    <w:p w:rsidR="00291857" w:rsidRDefault="00291857" w:rsidP="00291857"/>
    <w:p w:rsidR="00291857" w:rsidRDefault="00291857" w:rsidP="00291857"/>
    <w:p w:rsidR="00291857" w:rsidRDefault="00291857" w:rsidP="00291857">
      <w:r>
        <w:t>Cordialmente</w:t>
      </w:r>
    </w:p>
    <w:p w:rsidR="00291857" w:rsidRDefault="00291857" w:rsidP="00291857"/>
    <w:p w:rsidR="00291857" w:rsidRDefault="00291857" w:rsidP="00291857"/>
    <w:p w:rsidR="00291857" w:rsidRDefault="00291857" w:rsidP="00291857">
      <w:r>
        <w:t>RICARDO CASAS ZAPATA</w:t>
      </w:r>
    </w:p>
    <w:p w:rsidR="00291857" w:rsidRDefault="00291857" w:rsidP="00291857">
      <w:r>
        <w:t>Director.</w:t>
      </w:r>
    </w:p>
    <w:p w:rsidR="00291857" w:rsidRDefault="00291857" w:rsidP="00291857">
      <w:pPr>
        <w:rPr>
          <w:b/>
        </w:rPr>
      </w:pPr>
    </w:p>
    <w:p w:rsidR="00444C77" w:rsidRDefault="00444C77" w:rsidP="005450D8">
      <w:pPr>
        <w:rPr>
          <w:b/>
        </w:rPr>
      </w:pPr>
    </w:p>
    <w:p w:rsidR="001E184D" w:rsidRDefault="001E184D" w:rsidP="005450D8">
      <w:pPr>
        <w:rPr>
          <w:b/>
        </w:rPr>
      </w:pPr>
    </w:p>
    <w:p w:rsidR="001E184D" w:rsidRDefault="001E184D" w:rsidP="005450D8">
      <w:pPr>
        <w:rPr>
          <w:b/>
        </w:rPr>
      </w:pPr>
    </w:p>
    <w:p w:rsidR="001E184D" w:rsidRDefault="001E184D" w:rsidP="005450D8">
      <w:pPr>
        <w:rPr>
          <w:b/>
        </w:rPr>
      </w:pPr>
    </w:p>
    <w:p w:rsidR="001E184D" w:rsidRDefault="001E184D" w:rsidP="001E184D">
      <w:pPr>
        <w:rPr>
          <w:b/>
        </w:rPr>
      </w:pPr>
    </w:p>
    <w:p w:rsidR="001E184D" w:rsidRDefault="001E184D" w:rsidP="001E184D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1E184D" w:rsidRDefault="001E184D" w:rsidP="001E184D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1E184D" w:rsidRDefault="001E184D" w:rsidP="001E184D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1E184D" w:rsidRDefault="001E184D" w:rsidP="001E184D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1E184D" w:rsidRDefault="001E184D" w:rsidP="001E184D">
      <w:pPr>
        <w:rPr>
          <w:b/>
          <w:bCs/>
        </w:rPr>
      </w:pPr>
    </w:p>
    <w:p w:rsidR="001E184D" w:rsidRDefault="001E184D" w:rsidP="001E184D">
      <w:pPr>
        <w:pStyle w:val="Ttulo1"/>
      </w:pPr>
    </w:p>
    <w:p w:rsidR="001E184D" w:rsidRDefault="001E184D" w:rsidP="001E184D">
      <w:pPr>
        <w:pStyle w:val="Ttulo1"/>
      </w:pPr>
      <w:r>
        <w:t>ORDEN DE TRABAJO  N °      06249</w:t>
      </w:r>
    </w:p>
    <w:p w:rsidR="001E184D" w:rsidRDefault="001E184D" w:rsidP="001E184D">
      <w:r>
        <w:t xml:space="preserve"> </w:t>
      </w:r>
    </w:p>
    <w:p w:rsidR="001E184D" w:rsidRDefault="001E184D" w:rsidP="001E184D">
      <w:r>
        <w:t>FECHA:</w:t>
      </w:r>
      <w:r>
        <w:tab/>
        <w:t>Medellín, Marzo  18   de 2010</w:t>
      </w:r>
    </w:p>
    <w:p w:rsidR="001E184D" w:rsidRDefault="001E184D" w:rsidP="001E184D">
      <w:r>
        <w:t>PARA:</w:t>
      </w:r>
      <w:r>
        <w:tab/>
      </w:r>
      <w:r>
        <w:tab/>
        <w:t>PLÁSTICOS DARMA</w:t>
      </w:r>
    </w:p>
    <w:p w:rsidR="001E184D" w:rsidRDefault="001E184D" w:rsidP="001E184D">
      <w:r>
        <w:t>ATENCIÓN:</w:t>
      </w:r>
      <w:r>
        <w:tab/>
        <w:t>Sr. Darío Jaramillo</w:t>
      </w:r>
    </w:p>
    <w:p w:rsidR="001E184D" w:rsidRDefault="001E184D" w:rsidP="001E184D">
      <w:r>
        <w:tab/>
      </w:r>
      <w:r>
        <w:tab/>
        <w:t>Gerente.</w:t>
      </w:r>
    </w:p>
    <w:p w:rsidR="001E184D" w:rsidRDefault="001E184D" w:rsidP="001E184D"/>
    <w:p w:rsidR="001E184D" w:rsidRDefault="001E184D" w:rsidP="001E184D">
      <w:r>
        <w:t>Apreciado Don Darío:</w:t>
      </w:r>
    </w:p>
    <w:p w:rsidR="001E184D" w:rsidRDefault="001E184D" w:rsidP="001E184D"/>
    <w:p w:rsidR="001E184D" w:rsidRDefault="001E184D" w:rsidP="001E184D">
      <w:r>
        <w:t>Con la presente estamos solicitando el siguiente servicio de  IMPRESIÓN :</w:t>
      </w:r>
    </w:p>
    <w:p w:rsidR="001E184D" w:rsidRDefault="001E184D" w:rsidP="001E184D"/>
    <w:p w:rsidR="001E184D" w:rsidRDefault="001E184D" w:rsidP="001E184D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1E184D" w:rsidRDefault="001E184D" w:rsidP="001E184D">
      <w:r>
        <w:t xml:space="preserve">MATERIAL   :           Polipropileno  Lamina  Mono  de  </w:t>
      </w:r>
      <w:r>
        <w:rPr>
          <w:b/>
        </w:rPr>
        <w:t>46</w:t>
      </w:r>
      <w:r w:rsidRPr="0080544B">
        <w:rPr>
          <w:b/>
        </w:rPr>
        <w:t xml:space="preserve">     cms</w:t>
      </w:r>
    </w:p>
    <w:p w:rsidR="001E184D" w:rsidRDefault="001E184D" w:rsidP="001E184D">
      <w:r>
        <w:t>CLIBRE      :               1.5  ”</w:t>
      </w:r>
    </w:p>
    <w:p w:rsidR="001E184D" w:rsidRPr="00AD5DCF" w:rsidRDefault="001E184D" w:rsidP="001E184D">
      <w:pPr>
        <w:rPr>
          <w:b/>
        </w:rPr>
      </w:pPr>
      <w:r>
        <w:t>REFERENCIA:</w:t>
      </w:r>
      <w:r>
        <w:tab/>
      </w:r>
      <w:r>
        <w:rPr>
          <w:b/>
        </w:rPr>
        <w:t xml:space="preserve">LA   VICTORIA   23  cm </w:t>
      </w:r>
    </w:p>
    <w:p w:rsidR="001E184D" w:rsidRDefault="001E184D" w:rsidP="001E184D">
      <w:r>
        <w:t xml:space="preserve">CANTIDAD    :          </w:t>
      </w:r>
      <w:r w:rsidRPr="00186E12">
        <w:rPr>
          <w:b/>
        </w:rPr>
        <w:t>500</w:t>
      </w:r>
      <w:r>
        <w:t xml:space="preserve">    Kg</w:t>
      </w:r>
    </w:p>
    <w:p w:rsidR="001E184D" w:rsidRDefault="001E184D" w:rsidP="001E184D">
      <w:r>
        <w:t>COLORES:</w:t>
      </w:r>
      <w:r>
        <w:tab/>
      </w:r>
      <w:r>
        <w:tab/>
        <w:t>1 ( Según  arte )</w:t>
      </w:r>
    </w:p>
    <w:p w:rsidR="001E184D" w:rsidRDefault="001E184D" w:rsidP="001E184D">
      <w:r>
        <w:t>CARAS:</w:t>
      </w:r>
      <w:r>
        <w:tab/>
      </w:r>
      <w:r>
        <w:tab/>
        <w:t xml:space="preserve">1  </w:t>
      </w:r>
    </w:p>
    <w:p w:rsidR="001E184D" w:rsidRDefault="001E184D" w:rsidP="001E184D">
      <w:r>
        <w:t>REPETICIÓN:</w:t>
      </w:r>
      <w:r>
        <w:tab/>
        <w:t>Continua</w:t>
      </w:r>
    </w:p>
    <w:p w:rsidR="001E184D" w:rsidRDefault="001E184D" w:rsidP="001E184D">
      <w:r>
        <w:t>RODILLO:</w:t>
      </w:r>
      <w:r>
        <w:tab/>
      </w:r>
      <w:r>
        <w:tab/>
        <w:t>Según  Plano</w:t>
      </w:r>
    </w:p>
    <w:p w:rsidR="001E184D" w:rsidRDefault="001E184D" w:rsidP="001E184D">
      <w:r>
        <w:t>LAMINA:</w:t>
      </w:r>
      <w:r>
        <w:tab/>
      </w:r>
      <w:r>
        <w:tab/>
      </w:r>
      <w:r w:rsidRPr="00121544">
        <w:rPr>
          <w:b/>
        </w:rPr>
        <w:t xml:space="preserve">23 </w:t>
      </w:r>
      <w:r>
        <w:t xml:space="preserve">   cms   Impresión  Continua.</w:t>
      </w:r>
    </w:p>
    <w:p w:rsidR="001E184D" w:rsidRDefault="001E184D" w:rsidP="001E184D">
      <w:r>
        <w:t>REBOBINADO:</w:t>
      </w:r>
      <w:r>
        <w:tab/>
        <w:t xml:space="preserve">Parejo  a la  Mitad (  23  cm )  </w:t>
      </w:r>
      <w:r w:rsidRPr="00FB33D0">
        <w:rPr>
          <w:b/>
        </w:rPr>
        <w:t xml:space="preserve">( Bobinas de </w:t>
      </w:r>
      <w:r>
        <w:rPr>
          <w:b/>
        </w:rPr>
        <w:t xml:space="preserve">20 </w:t>
      </w:r>
      <w:r w:rsidRPr="00FB33D0">
        <w:rPr>
          <w:b/>
        </w:rPr>
        <w:t xml:space="preserve">  Kg  )</w:t>
      </w:r>
    </w:p>
    <w:p w:rsidR="001E184D" w:rsidRDefault="001E184D" w:rsidP="001E184D"/>
    <w:p w:rsidR="001E184D" w:rsidRDefault="001E184D" w:rsidP="001E184D"/>
    <w:p w:rsidR="001E184D" w:rsidRDefault="001E184D" w:rsidP="001E184D">
      <w:r>
        <w:rPr>
          <w:b/>
          <w:bCs/>
          <w:u w:val="single"/>
        </w:rPr>
        <w:t>NOTA:</w:t>
      </w:r>
      <w:r>
        <w:t xml:space="preserve">  *   Los cyreles   se encuentran en su   planta</w:t>
      </w:r>
    </w:p>
    <w:p w:rsidR="001E184D" w:rsidRDefault="001E184D" w:rsidP="001E184D">
      <w:pPr>
        <w:numPr>
          <w:ilvl w:val="0"/>
          <w:numId w:val="1"/>
        </w:numPr>
      </w:pPr>
      <w:r>
        <w:t>Se envían ARTE    para tonos y alturas</w:t>
      </w:r>
    </w:p>
    <w:p w:rsidR="001E184D" w:rsidRPr="00307118" w:rsidRDefault="001E184D" w:rsidP="001E184D">
      <w:pPr>
        <w:numPr>
          <w:ilvl w:val="0"/>
          <w:numId w:val="2"/>
        </w:numPr>
      </w:pPr>
      <w:r>
        <w:t xml:space="preserve">Se  envia el material de PP </w:t>
      </w:r>
      <w:r>
        <w:rPr>
          <w:b/>
        </w:rPr>
        <w:t xml:space="preserve">de  46 </w:t>
      </w:r>
      <w:r w:rsidRPr="00AD5DCF">
        <w:rPr>
          <w:b/>
        </w:rPr>
        <w:t xml:space="preserve">  cms</w:t>
      </w:r>
      <w:r>
        <w:rPr>
          <w:b/>
        </w:rPr>
        <w:t xml:space="preserve">   Lamina</w:t>
      </w:r>
    </w:p>
    <w:p w:rsidR="001E184D" w:rsidRPr="007A4344" w:rsidRDefault="001E184D" w:rsidP="001E184D">
      <w:pPr>
        <w:ind w:left="1500"/>
        <w:rPr>
          <w:sz w:val="28"/>
          <w:szCs w:val="28"/>
        </w:rPr>
      </w:pPr>
      <w:r>
        <w:rPr>
          <w:b/>
        </w:rPr>
        <w:t xml:space="preserve"> </w:t>
      </w:r>
    </w:p>
    <w:p w:rsidR="001E184D" w:rsidRDefault="001E184D" w:rsidP="001E184D">
      <w:pPr>
        <w:ind w:left="885"/>
      </w:pPr>
    </w:p>
    <w:p w:rsidR="001E184D" w:rsidRDefault="001E184D" w:rsidP="001E184D">
      <w:pPr>
        <w:ind w:left="885"/>
      </w:pPr>
    </w:p>
    <w:p w:rsidR="001E184D" w:rsidRDefault="001E184D" w:rsidP="001E184D">
      <w:r>
        <w:t>Agradezco la atención y colaboración prestada.</w:t>
      </w:r>
    </w:p>
    <w:p w:rsidR="001E184D" w:rsidRDefault="001E184D" w:rsidP="001E184D"/>
    <w:p w:rsidR="001E184D" w:rsidRDefault="001E184D" w:rsidP="001E184D"/>
    <w:p w:rsidR="001E184D" w:rsidRDefault="001E184D" w:rsidP="001E184D">
      <w:r>
        <w:t>Cordialmente,</w:t>
      </w:r>
    </w:p>
    <w:p w:rsidR="001E184D" w:rsidRDefault="001E184D" w:rsidP="001E184D"/>
    <w:p w:rsidR="001E184D" w:rsidRDefault="001E184D" w:rsidP="001E184D"/>
    <w:p w:rsidR="001E184D" w:rsidRDefault="001E184D" w:rsidP="001E184D"/>
    <w:p w:rsidR="001E184D" w:rsidRDefault="001E184D" w:rsidP="001E184D">
      <w:r>
        <w:t>RICARDO CASAS ZAPATA</w:t>
      </w:r>
    </w:p>
    <w:p w:rsidR="001E184D" w:rsidRDefault="001E184D" w:rsidP="001E184D">
      <w:r>
        <w:t>Director.</w:t>
      </w:r>
    </w:p>
    <w:p w:rsidR="001E184D" w:rsidRDefault="001E184D" w:rsidP="005450D8">
      <w:pPr>
        <w:rPr>
          <w:b/>
        </w:rPr>
      </w:pPr>
    </w:p>
    <w:p w:rsidR="00BD6500" w:rsidRDefault="00BD6500" w:rsidP="005450D8">
      <w:pPr>
        <w:rPr>
          <w:b/>
        </w:rPr>
      </w:pPr>
    </w:p>
    <w:p w:rsidR="00BD6500" w:rsidRDefault="00BD6500" w:rsidP="005450D8">
      <w:pPr>
        <w:rPr>
          <w:b/>
        </w:rPr>
      </w:pPr>
    </w:p>
    <w:p w:rsidR="00BD6500" w:rsidRDefault="00BD6500" w:rsidP="005450D8">
      <w:pPr>
        <w:rPr>
          <w:b/>
        </w:rPr>
      </w:pPr>
    </w:p>
    <w:p w:rsidR="00BD6500" w:rsidRDefault="00BD6500" w:rsidP="005450D8">
      <w:pPr>
        <w:rPr>
          <w:b/>
        </w:rPr>
      </w:pPr>
    </w:p>
    <w:p w:rsidR="00BD6500" w:rsidRDefault="00BD6500" w:rsidP="00BD6500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BD6500" w:rsidRDefault="00BD6500" w:rsidP="00BD6500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BD6500" w:rsidRDefault="00BD6500" w:rsidP="00BD6500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BD6500" w:rsidRDefault="00BD6500" w:rsidP="00BD6500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BD6500" w:rsidRDefault="00BD6500" w:rsidP="00BD6500"/>
    <w:p w:rsidR="00BD6500" w:rsidRDefault="00BD6500" w:rsidP="00BD6500">
      <w:pPr>
        <w:pStyle w:val="Ttulo1"/>
      </w:pPr>
      <w:r>
        <w:t>ORDEN DE TRABAJO  N°     06322</w:t>
      </w:r>
    </w:p>
    <w:p w:rsidR="00BD6500" w:rsidRDefault="00BD6500" w:rsidP="00BD6500"/>
    <w:p w:rsidR="00BD6500" w:rsidRDefault="00BD6500" w:rsidP="00BD6500">
      <w:r>
        <w:t>FECHA:</w:t>
      </w:r>
      <w:r>
        <w:tab/>
        <w:t>Medellín, marzo 18   de    2010</w:t>
      </w:r>
    </w:p>
    <w:p w:rsidR="00BD6500" w:rsidRDefault="00BD6500" w:rsidP="00BD6500">
      <w:r>
        <w:t>PARA:</w:t>
      </w:r>
      <w:r>
        <w:tab/>
      </w:r>
      <w:r>
        <w:tab/>
        <w:t>PLÁSTICOS DARMA</w:t>
      </w:r>
    </w:p>
    <w:p w:rsidR="00BD6500" w:rsidRDefault="00BD6500" w:rsidP="00BD6500">
      <w:r>
        <w:t>ATENCIÓN:</w:t>
      </w:r>
      <w:r>
        <w:tab/>
        <w:t>Sr. Darío Jaramillo</w:t>
      </w:r>
    </w:p>
    <w:p w:rsidR="00BD6500" w:rsidRDefault="00BD6500" w:rsidP="00BD6500">
      <w:r>
        <w:tab/>
      </w:r>
      <w:r>
        <w:tab/>
        <w:t>Gerente.</w:t>
      </w:r>
    </w:p>
    <w:p w:rsidR="00BD6500" w:rsidRDefault="00BD6500" w:rsidP="00BD6500"/>
    <w:p w:rsidR="00BD6500" w:rsidRDefault="00BD6500" w:rsidP="00BD6500">
      <w:r>
        <w:t>Apreciado Don Darío :</w:t>
      </w:r>
    </w:p>
    <w:p w:rsidR="00BD6500" w:rsidRDefault="00BD6500" w:rsidP="00BD6500">
      <w:r>
        <w:t xml:space="preserve"> </w:t>
      </w:r>
    </w:p>
    <w:p w:rsidR="00BD6500" w:rsidRDefault="00BD6500" w:rsidP="00BD6500">
      <w:r>
        <w:t>Con la presente estamos solicitando el siguiente servicio de EXTRUSION E IMPRESION:</w:t>
      </w:r>
    </w:p>
    <w:p w:rsidR="00BD6500" w:rsidRDefault="00BD6500" w:rsidP="00BD6500"/>
    <w:p w:rsidR="00BD6500" w:rsidRDefault="00BD6500" w:rsidP="00BD6500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BD6500" w:rsidRDefault="00BD6500" w:rsidP="00BD6500">
      <w:pPr>
        <w:rPr>
          <w:b/>
          <w:bCs/>
          <w:u w:val="single"/>
        </w:rPr>
      </w:pPr>
    </w:p>
    <w:p w:rsidR="00BD6500" w:rsidRDefault="00BD6500" w:rsidP="00BD6500">
      <w:r>
        <w:t>MATERIAL:</w:t>
      </w:r>
      <w:r>
        <w:tab/>
      </w:r>
      <w:r>
        <w:tab/>
        <w:t>Polietileno BAJA  lamina</w:t>
      </w:r>
    </w:p>
    <w:p w:rsidR="00BD6500" w:rsidRPr="003F0627" w:rsidRDefault="00BD6500" w:rsidP="00BD6500">
      <w:pPr>
        <w:rPr>
          <w:b/>
        </w:rPr>
      </w:pPr>
      <w:r>
        <w:t>MEDIDA:</w:t>
      </w:r>
      <w:r>
        <w:tab/>
      </w:r>
      <w:r>
        <w:tab/>
      </w:r>
      <w:r>
        <w:rPr>
          <w:b/>
        </w:rPr>
        <w:t>81  cm</w:t>
      </w:r>
    </w:p>
    <w:p w:rsidR="00BD6500" w:rsidRDefault="00BD6500" w:rsidP="00BD6500">
      <w:r>
        <w:t>CALIBRE:</w:t>
      </w:r>
      <w:r>
        <w:tab/>
      </w:r>
      <w:r>
        <w:tab/>
      </w:r>
      <w:r>
        <w:rPr>
          <w:b/>
        </w:rPr>
        <w:t xml:space="preserve">1.0   </w:t>
      </w:r>
      <w:r w:rsidRPr="00BB2CA5">
        <w:rPr>
          <w:b/>
        </w:rPr>
        <w:t>”</w:t>
      </w:r>
    </w:p>
    <w:p w:rsidR="00BD6500" w:rsidRDefault="00BD6500" w:rsidP="00BD6500">
      <w:r>
        <w:t>COLOR:</w:t>
      </w:r>
      <w:r>
        <w:tab/>
      </w:r>
      <w:r>
        <w:tab/>
        <w:t>Transparente</w:t>
      </w:r>
    </w:p>
    <w:p w:rsidR="00BD6500" w:rsidRDefault="00BD6500" w:rsidP="00BD6500">
      <w:r>
        <w:t>TRATADO:</w:t>
      </w:r>
      <w:r>
        <w:tab/>
      </w:r>
      <w:r>
        <w:tab/>
        <w:t>1  Cara.</w:t>
      </w:r>
    </w:p>
    <w:p w:rsidR="00BD6500" w:rsidRDefault="00BD6500" w:rsidP="00BD6500">
      <w:pPr>
        <w:rPr>
          <w:b/>
          <w:bCs/>
        </w:rPr>
      </w:pPr>
      <w:r>
        <w:t>CANTIDAD:</w:t>
      </w:r>
      <w:r>
        <w:tab/>
      </w:r>
      <w:r>
        <w:tab/>
        <w:t>720</w:t>
      </w:r>
      <w:r>
        <w:rPr>
          <w:b/>
        </w:rPr>
        <w:t xml:space="preserve"> </w:t>
      </w:r>
      <w:r>
        <w:t xml:space="preserve">    Kg.</w:t>
      </w:r>
      <w:r>
        <w:rPr>
          <w:b/>
          <w:bCs/>
        </w:rPr>
        <w:tab/>
      </w:r>
    </w:p>
    <w:p w:rsidR="00BD6500" w:rsidRDefault="00BD6500" w:rsidP="00BD6500">
      <w:r>
        <w:t>COLORES:</w:t>
      </w:r>
      <w:r>
        <w:tab/>
      </w:r>
      <w:r>
        <w:tab/>
        <w:t xml:space="preserve">3     (  Azul  </w:t>
      </w:r>
      <w:smartTag w:uri="urn:schemas-microsoft-com:office:smarttags" w:element="metricconverter">
        <w:smartTagPr>
          <w:attr w:name="ProductID" w:val="300 C"/>
        </w:smartTagPr>
        <w:r>
          <w:t>300 C</w:t>
        </w:r>
      </w:smartTag>
      <w:r>
        <w:t xml:space="preserve">  -  Blanco  -   Amarillo 109  C     )</w:t>
      </w:r>
    </w:p>
    <w:p w:rsidR="00BD6500" w:rsidRDefault="00BD6500" w:rsidP="00BD6500">
      <w:r>
        <w:t>CARAS:</w:t>
      </w:r>
      <w:r>
        <w:tab/>
      </w:r>
      <w:r>
        <w:tab/>
        <w:t>2  (  3 x 1  )</w:t>
      </w:r>
    </w:p>
    <w:p w:rsidR="00BD6500" w:rsidRDefault="00BD6500" w:rsidP="00BD6500">
      <w:r>
        <w:t>REPETICIÓN:</w:t>
      </w:r>
      <w:r>
        <w:tab/>
        <w:t xml:space="preserve">29    Cms. </w:t>
      </w:r>
    </w:p>
    <w:p w:rsidR="00BD6500" w:rsidRDefault="00BD6500" w:rsidP="00BD6500">
      <w:r>
        <w:t>BOLSA:</w:t>
      </w:r>
      <w:r>
        <w:tab/>
      </w:r>
      <w:r>
        <w:tab/>
        <w:t xml:space="preserve">29   X   40.5   cm  </w:t>
      </w:r>
    </w:p>
    <w:p w:rsidR="00BD6500" w:rsidRDefault="00BD6500" w:rsidP="00BD6500">
      <w:r>
        <w:t>RODILLO :                30</w:t>
      </w:r>
    </w:p>
    <w:p w:rsidR="00BD6500" w:rsidRDefault="00BD6500" w:rsidP="00BD6500">
      <w:r>
        <w:t>SELLADO:</w:t>
      </w:r>
      <w:r>
        <w:tab/>
      </w:r>
      <w:r>
        <w:tab/>
        <w:t xml:space="preserve">Lateral  </w:t>
      </w:r>
    </w:p>
    <w:p w:rsidR="00BD6500" w:rsidRPr="001F34F2" w:rsidRDefault="00BD6500" w:rsidP="00BD6500">
      <w:r w:rsidRPr="001F34F2">
        <w:t>REFERENCIA:</w:t>
      </w:r>
      <w:r w:rsidRPr="001F34F2">
        <w:tab/>
      </w:r>
      <w:r>
        <w:rPr>
          <w:b/>
        </w:rPr>
        <w:t>CHIQUITA  PREMIUM</w:t>
      </w:r>
    </w:p>
    <w:p w:rsidR="00BD6500" w:rsidRPr="001F34F2" w:rsidRDefault="00BD6500" w:rsidP="00BD6500"/>
    <w:p w:rsidR="00BD6500" w:rsidRPr="001F34F2" w:rsidRDefault="00BD6500" w:rsidP="00BD6500">
      <w:r w:rsidRPr="001F34F2">
        <w:rPr>
          <w:b/>
        </w:rPr>
        <w:tab/>
      </w:r>
      <w:r w:rsidRPr="001F34F2">
        <w:rPr>
          <w:b/>
        </w:rPr>
        <w:tab/>
      </w:r>
      <w:r w:rsidRPr="001F34F2">
        <w:rPr>
          <w:b/>
        </w:rPr>
        <w:tab/>
      </w:r>
    </w:p>
    <w:p w:rsidR="00BD6500" w:rsidRDefault="00BD6500" w:rsidP="00BD6500">
      <w:r>
        <w:rPr>
          <w:b/>
          <w:bCs/>
          <w:u w:val="single"/>
        </w:rPr>
        <w:t>NOTA:</w:t>
      </w:r>
      <w:r>
        <w:t xml:space="preserve">  - Los cyreles se  encuentran  en  su  planta.</w:t>
      </w:r>
    </w:p>
    <w:p w:rsidR="00BD6500" w:rsidRPr="00D41261" w:rsidRDefault="00BD6500" w:rsidP="00BD6500">
      <w:pPr>
        <w:numPr>
          <w:ilvl w:val="0"/>
          <w:numId w:val="2"/>
        </w:numPr>
        <w:ind w:left="1500"/>
        <w:rPr>
          <w:b/>
        </w:rPr>
      </w:pPr>
      <w:r>
        <w:t>Altura y tonos según   Arte</w:t>
      </w:r>
    </w:p>
    <w:p w:rsidR="00BD6500" w:rsidRDefault="00BD6500" w:rsidP="00BD6500">
      <w:pPr>
        <w:numPr>
          <w:ilvl w:val="0"/>
          <w:numId w:val="2"/>
        </w:numPr>
        <w:rPr>
          <w:b/>
        </w:rPr>
      </w:pPr>
      <w:r>
        <w:rPr>
          <w:b/>
        </w:rPr>
        <w:t>Colocar pie de Imprenta de P.U.</w:t>
      </w:r>
    </w:p>
    <w:p w:rsidR="00BD6500" w:rsidRDefault="00BD6500" w:rsidP="00BD6500">
      <w:pPr>
        <w:ind w:left="1860"/>
        <w:rPr>
          <w:b/>
          <w:sz w:val="28"/>
          <w:szCs w:val="28"/>
        </w:rPr>
      </w:pPr>
    </w:p>
    <w:p w:rsidR="00BD6500" w:rsidRDefault="00BD6500" w:rsidP="00BD6500">
      <w:pPr>
        <w:numPr>
          <w:ilvl w:val="0"/>
          <w:numId w:val="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Se  envía  película de PU.</w:t>
      </w:r>
    </w:p>
    <w:p w:rsidR="00BD6500" w:rsidRDefault="00BD6500" w:rsidP="00BD6500"/>
    <w:p w:rsidR="00BD6500" w:rsidRDefault="00BD6500" w:rsidP="00BD6500"/>
    <w:p w:rsidR="00BD6500" w:rsidRPr="00465B97" w:rsidRDefault="00BD6500" w:rsidP="00BD6500"/>
    <w:p w:rsidR="00BD6500" w:rsidRDefault="00BD6500" w:rsidP="00BD6500">
      <w:r>
        <w:t>Agradezco la atención y colaboración prestada.</w:t>
      </w:r>
    </w:p>
    <w:p w:rsidR="00BD6500" w:rsidRDefault="00BD6500" w:rsidP="00BD6500"/>
    <w:p w:rsidR="00BD6500" w:rsidRDefault="00BD6500" w:rsidP="00BD6500">
      <w:r>
        <w:t>Cordialmente,</w:t>
      </w:r>
    </w:p>
    <w:p w:rsidR="00BD6500" w:rsidRDefault="00BD6500" w:rsidP="00BD6500"/>
    <w:p w:rsidR="00BD6500" w:rsidRDefault="00BD6500" w:rsidP="00BD6500"/>
    <w:p w:rsidR="00BD6500" w:rsidRDefault="00BD6500" w:rsidP="00BD6500">
      <w:r>
        <w:t>RICARDO CASAS ZAPATA</w:t>
      </w:r>
    </w:p>
    <w:p w:rsidR="00BD6500" w:rsidRDefault="00BD6500" w:rsidP="00BD6500">
      <w:r>
        <w:t>Director.</w:t>
      </w:r>
    </w:p>
    <w:p w:rsidR="00750044" w:rsidRDefault="00750044" w:rsidP="00750044">
      <w:pPr>
        <w:rPr>
          <w:b/>
          <w:bCs/>
          <w:sz w:val="20"/>
        </w:rPr>
      </w:pPr>
    </w:p>
    <w:p w:rsidR="00750044" w:rsidRDefault="00750044" w:rsidP="00750044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750044" w:rsidRDefault="00750044" w:rsidP="00750044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750044" w:rsidRDefault="00750044" w:rsidP="00750044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750044" w:rsidRDefault="00750044" w:rsidP="00750044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750044" w:rsidRDefault="00750044" w:rsidP="00750044">
      <w:pPr>
        <w:rPr>
          <w:b/>
          <w:bCs/>
        </w:rPr>
      </w:pPr>
    </w:p>
    <w:p w:rsidR="00750044" w:rsidRDefault="004162E6" w:rsidP="00750044">
      <w:pPr>
        <w:pStyle w:val="Ttulo1"/>
      </w:pPr>
      <w:r>
        <w:lastRenderedPageBreak/>
        <w:t xml:space="preserve">ORDEN DE TRABAJO </w:t>
      </w:r>
      <w:r w:rsidR="003C31D9">
        <w:t xml:space="preserve">  </w:t>
      </w:r>
      <w:r>
        <w:t>N°      06320</w:t>
      </w:r>
    </w:p>
    <w:p w:rsidR="00750044" w:rsidRDefault="00750044" w:rsidP="00750044"/>
    <w:p w:rsidR="00750044" w:rsidRDefault="00750044" w:rsidP="00750044"/>
    <w:p w:rsidR="00750044" w:rsidRDefault="00750044" w:rsidP="00750044">
      <w:r>
        <w:t>FECHA:</w:t>
      </w:r>
      <w:r>
        <w:tab/>
        <w:t>Medel</w:t>
      </w:r>
      <w:r w:rsidR="00C445C8">
        <w:t>lín,  Marzo    18    de 2010</w:t>
      </w:r>
    </w:p>
    <w:p w:rsidR="00750044" w:rsidRDefault="00750044" w:rsidP="00750044">
      <w:r>
        <w:t>PARA:</w:t>
      </w:r>
      <w:r>
        <w:tab/>
      </w:r>
      <w:r>
        <w:tab/>
        <w:t>PLÁSTICOS DARMA</w:t>
      </w:r>
    </w:p>
    <w:p w:rsidR="00750044" w:rsidRDefault="00750044" w:rsidP="00750044">
      <w:r>
        <w:t>ATENCIÓN:</w:t>
      </w:r>
      <w:r>
        <w:tab/>
        <w:t>Sr. Darío Jaramillo</w:t>
      </w:r>
    </w:p>
    <w:p w:rsidR="00750044" w:rsidRDefault="00750044" w:rsidP="00750044">
      <w:r>
        <w:tab/>
      </w:r>
      <w:r>
        <w:tab/>
        <w:t>Gerente.</w:t>
      </w:r>
    </w:p>
    <w:p w:rsidR="00750044" w:rsidRDefault="00750044" w:rsidP="00750044"/>
    <w:p w:rsidR="00750044" w:rsidRDefault="00750044" w:rsidP="00750044">
      <w:r>
        <w:t>Apreciado Don Darío :</w:t>
      </w:r>
    </w:p>
    <w:p w:rsidR="00750044" w:rsidRDefault="00750044" w:rsidP="00750044">
      <w:r>
        <w:t xml:space="preserve"> </w:t>
      </w:r>
    </w:p>
    <w:p w:rsidR="00750044" w:rsidRDefault="00750044" w:rsidP="00750044">
      <w:r>
        <w:t>Con la presente estamos solicitando el siguiente servicio de   IMPRESIÓN  :</w:t>
      </w:r>
    </w:p>
    <w:p w:rsidR="00750044" w:rsidRDefault="00750044" w:rsidP="00750044"/>
    <w:p w:rsidR="00750044" w:rsidRDefault="00750044" w:rsidP="00750044">
      <w:pPr>
        <w:rPr>
          <w:b/>
          <w:bCs/>
          <w:u w:val="single"/>
        </w:rPr>
      </w:pPr>
    </w:p>
    <w:p w:rsidR="00750044" w:rsidRDefault="00750044" w:rsidP="00750044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750044" w:rsidRDefault="00750044" w:rsidP="00750044"/>
    <w:p w:rsidR="00750044" w:rsidRDefault="00750044" w:rsidP="00750044">
      <w:r>
        <w:t>MATERIAL:</w:t>
      </w:r>
      <w:r>
        <w:tab/>
      </w:r>
      <w:r>
        <w:tab/>
        <w:t>Polietileno     Lamina    Transparente COEXTRUIDA</w:t>
      </w:r>
    </w:p>
    <w:p w:rsidR="00750044" w:rsidRDefault="00750044" w:rsidP="00750044">
      <w:r>
        <w:t>MEDIDA:</w:t>
      </w:r>
      <w:r>
        <w:tab/>
      </w:r>
      <w:r>
        <w:tab/>
      </w:r>
      <w:r>
        <w:rPr>
          <w:b/>
        </w:rPr>
        <w:t>32</w:t>
      </w:r>
      <w:r w:rsidR="00B27182">
        <w:rPr>
          <w:b/>
        </w:rPr>
        <w:t>.5</w:t>
      </w:r>
      <w:r>
        <w:rPr>
          <w:b/>
        </w:rPr>
        <w:t xml:space="preserve"> 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750044" w:rsidRPr="006D12B2" w:rsidRDefault="00750044" w:rsidP="00750044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750044" w:rsidRDefault="00750044" w:rsidP="00750044">
      <w:r>
        <w:t>TRATADO:</w:t>
      </w:r>
      <w:r>
        <w:tab/>
      </w:r>
      <w:r>
        <w:tab/>
        <w:t>1  Cara</w:t>
      </w:r>
    </w:p>
    <w:p w:rsidR="00750044" w:rsidRDefault="00750044" w:rsidP="00750044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>
        <w:rPr>
          <w:b/>
        </w:rPr>
        <w:t xml:space="preserve">150  </w:t>
      </w:r>
      <w:r w:rsidRPr="00900A5A">
        <w:rPr>
          <w:b/>
        </w:rPr>
        <w:t xml:space="preserve">  Kg</w:t>
      </w:r>
      <w:r>
        <w:t>.</w:t>
      </w:r>
    </w:p>
    <w:p w:rsidR="00750044" w:rsidRDefault="00750044" w:rsidP="00750044">
      <w:r>
        <w:t>COLORES:</w:t>
      </w:r>
      <w:r>
        <w:tab/>
      </w:r>
      <w:r>
        <w:tab/>
        <w:t xml:space="preserve">3    ( Blanco – Negro - Verde   )   </w:t>
      </w:r>
    </w:p>
    <w:p w:rsidR="00750044" w:rsidRDefault="00750044" w:rsidP="00750044">
      <w:r>
        <w:t>CARAS:</w:t>
      </w:r>
      <w:r>
        <w:tab/>
      </w:r>
      <w:r>
        <w:tab/>
        <w:t>1  (3 x 1  )</w:t>
      </w:r>
    </w:p>
    <w:p w:rsidR="00750044" w:rsidRDefault="00750044" w:rsidP="00750044">
      <w:r>
        <w:t>REPETICIÓN:</w:t>
      </w:r>
      <w:r>
        <w:tab/>
        <w:t xml:space="preserve">11   Cms   </w:t>
      </w:r>
    </w:p>
    <w:p w:rsidR="00750044" w:rsidRPr="00900A5A" w:rsidRDefault="00750044" w:rsidP="00750044">
      <w:pPr>
        <w:rPr>
          <w:b/>
        </w:rPr>
      </w:pPr>
      <w:r>
        <w:t xml:space="preserve">RODILLO  :               </w:t>
      </w:r>
      <w:r>
        <w:rPr>
          <w:b/>
        </w:rPr>
        <w:t>45</w:t>
      </w:r>
    </w:p>
    <w:p w:rsidR="00750044" w:rsidRDefault="00750044" w:rsidP="00750044">
      <w:r>
        <w:t>LAMINA:</w:t>
      </w:r>
      <w:r>
        <w:tab/>
      </w:r>
      <w:r>
        <w:tab/>
        <w:t>15.5    Cms    REFILADA PARA EMPAQUETADORA</w:t>
      </w:r>
    </w:p>
    <w:p w:rsidR="00750044" w:rsidRDefault="00750044" w:rsidP="00750044">
      <w:r>
        <w:t>FOTOCAELDA:</w:t>
      </w:r>
      <w:r>
        <w:tab/>
        <w:t>Según muestra con doble  color</w:t>
      </w:r>
    </w:p>
    <w:p w:rsidR="00750044" w:rsidRPr="00146B92" w:rsidRDefault="00750044" w:rsidP="00750044">
      <w:pPr>
        <w:rPr>
          <w:b/>
        </w:rPr>
      </w:pPr>
      <w:r>
        <w:t>REFERENCIA:</w:t>
      </w:r>
      <w:r>
        <w:tab/>
      </w:r>
      <w:r>
        <w:rPr>
          <w:b/>
        </w:rPr>
        <w:t xml:space="preserve">PULPA    </w:t>
      </w:r>
      <w:r w:rsidR="00B27182">
        <w:rPr>
          <w:b/>
          <w:u w:val="single"/>
        </w:rPr>
        <w:t>GENERICA</w:t>
      </w:r>
      <w:r>
        <w:rPr>
          <w:b/>
        </w:rPr>
        <w:t xml:space="preserve">    90  GMS</w:t>
      </w:r>
    </w:p>
    <w:p w:rsidR="00750044" w:rsidRDefault="00750044" w:rsidP="00750044">
      <w:r>
        <w:tab/>
      </w:r>
      <w:r>
        <w:tab/>
      </w:r>
      <w:r>
        <w:tab/>
      </w:r>
    </w:p>
    <w:p w:rsidR="00750044" w:rsidRDefault="00750044" w:rsidP="00750044"/>
    <w:p w:rsidR="007039C9" w:rsidRDefault="00750044" w:rsidP="00750044">
      <w:r>
        <w:rPr>
          <w:b/>
          <w:bCs/>
          <w:u w:val="single"/>
        </w:rPr>
        <w:t>NOTA:</w:t>
      </w:r>
      <w:r>
        <w:t xml:space="preserve">  -</w:t>
      </w:r>
      <w:r w:rsidR="007039C9">
        <w:t xml:space="preserve"> Cyreles  los  envía  Grafiflex</w:t>
      </w:r>
      <w:r w:rsidR="007039C9">
        <w:tab/>
      </w:r>
    </w:p>
    <w:p w:rsidR="00750044" w:rsidRDefault="007039C9" w:rsidP="00750044">
      <w:pPr>
        <w:pStyle w:val="Prrafodelista"/>
        <w:numPr>
          <w:ilvl w:val="0"/>
          <w:numId w:val="2"/>
        </w:numPr>
      </w:pPr>
      <w:r>
        <w:t xml:space="preserve"> Se aprueba  </w:t>
      </w:r>
      <w:r w:rsidR="008318FF">
        <w:t>impresión</w:t>
      </w:r>
    </w:p>
    <w:p w:rsidR="008318FF" w:rsidRDefault="008318FF" w:rsidP="00750044">
      <w:pPr>
        <w:pStyle w:val="Prrafodelista"/>
        <w:numPr>
          <w:ilvl w:val="0"/>
          <w:numId w:val="2"/>
        </w:numPr>
      </w:pPr>
      <w:r>
        <w:t>UTILIZAR  TINTAS ANTIGRASA</w:t>
      </w:r>
    </w:p>
    <w:p w:rsidR="00750044" w:rsidRPr="00492713" w:rsidRDefault="00750044" w:rsidP="00750044">
      <w:pPr>
        <w:ind w:left="1500"/>
        <w:rPr>
          <w:b/>
          <w:sz w:val="28"/>
          <w:szCs w:val="28"/>
        </w:rPr>
      </w:pPr>
    </w:p>
    <w:p w:rsidR="00750044" w:rsidRDefault="00750044" w:rsidP="00750044"/>
    <w:p w:rsidR="00750044" w:rsidRDefault="00750044" w:rsidP="00750044"/>
    <w:p w:rsidR="00750044" w:rsidRDefault="00750044" w:rsidP="00750044">
      <w:r>
        <w:t>Agradezco la atención y colaboración prestada.</w:t>
      </w:r>
    </w:p>
    <w:p w:rsidR="00750044" w:rsidRDefault="00750044" w:rsidP="00750044"/>
    <w:p w:rsidR="00750044" w:rsidRDefault="00750044" w:rsidP="00750044">
      <w:r>
        <w:t>Cordialmente,</w:t>
      </w:r>
    </w:p>
    <w:p w:rsidR="00750044" w:rsidRDefault="00750044" w:rsidP="00750044"/>
    <w:p w:rsidR="00750044" w:rsidRPr="00F4077E" w:rsidRDefault="00750044" w:rsidP="00750044">
      <w:pPr>
        <w:rPr>
          <w:b/>
        </w:rPr>
      </w:pPr>
    </w:p>
    <w:p w:rsidR="00750044" w:rsidRDefault="00750044" w:rsidP="00750044"/>
    <w:p w:rsidR="00750044" w:rsidRDefault="00750044" w:rsidP="00750044">
      <w:r>
        <w:t>RICARDO CASAS ZAPATA</w:t>
      </w:r>
    </w:p>
    <w:p w:rsidR="00750044" w:rsidRDefault="00750044" w:rsidP="00750044">
      <w:r>
        <w:t>Director.</w:t>
      </w:r>
    </w:p>
    <w:p w:rsidR="00750044" w:rsidRDefault="00750044" w:rsidP="00750044">
      <w:pPr>
        <w:rPr>
          <w:b/>
        </w:rPr>
      </w:pPr>
    </w:p>
    <w:p w:rsidR="00BD6500" w:rsidRDefault="00BD6500" w:rsidP="005450D8">
      <w:pPr>
        <w:rPr>
          <w:b/>
        </w:rPr>
      </w:pPr>
    </w:p>
    <w:p w:rsidR="00BB02B1" w:rsidRDefault="00BB02B1" w:rsidP="005450D8">
      <w:pPr>
        <w:rPr>
          <w:b/>
        </w:rPr>
      </w:pPr>
    </w:p>
    <w:p w:rsidR="00BB02B1" w:rsidRDefault="00BB02B1" w:rsidP="00BB02B1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BB02B1" w:rsidRDefault="00BB02B1" w:rsidP="00BB02B1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BB02B1" w:rsidRDefault="00BB02B1" w:rsidP="00BB02B1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BB02B1" w:rsidRDefault="00BB02B1" w:rsidP="00BB02B1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BB02B1" w:rsidRDefault="00BB02B1" w:rsidP="00BB02B1">
      <w:pPr>
        <w:rPr>
          <w:b/>
          <w:bCs/>
        </w:rPr>
      </w:pPr>
    </w:p>
    <w:p w:rsidR="00BB02B1" w:rsidRDefault="00BB02B1" w:rsidP="00BB02B1">
      <w:pPr>
        <w:pStyle w:val="Ttulo1"/>
      </w:pPr>
      <w:r>
        <w:lastRenderedPageBreak/>
        <w:t>ORDEN DE TRABAJO N°      06318</w:t>
      </w:r>
    </w:p>
    <w:p w:rsidR="00BB02B1" w:rsidRDefault="00BB02B1" w:rsidP="00BB02B1"/>
    <w:p w:rsidR="00BB02B1" w:rsidRDefault="00BB02B1" w:rsidP="00BB02B1"/>
    <w:p w:rsidR="00BB02B1" w:rsidRDefault="00BB02B1" w:rsidP="00BB02B1">
      <w:r>
        <w:t>FECHA:</w:t>
      </w:r>
      <w:r>
        <w:tab/>
        <w:t>Medellín,  Marzo    18    de 2010</w:t>
      </w:r>
    </w:p>
    <w:p w:rsidR="00BB02B1" w:rsidRDefault="00BB02B1" w:rsidP="00BB02B1">
      <w:r>
        <w:t>PARA:</w:t>
      </w:r>
      <w:r>
        <w:tab/>
      </w:r>
      <w:r>
        <w:tab/>
        <w:t>PLÁSTICOS DARMA</w:t>
      </w:r>
    </w:p>
    <w:p w:rsidR="00BB02B1" w:rsidRDefault="00BB02B1" w:rsidP="00BB02B1">
      <w:r>
        <w:t>ATENCIÓN:</w:t>
      </w:r>
      <w:r>
        <w:tab/>
        <w:t>Sr. Darío Jaramillo</w:t>
      </w:r>
    </w:p>
    <w:p w:rsidR="00BB02B1" w:rsidRDefault="00BB02B1" w:rsidP="00BB02B1">
      <w:r>
        <w:tab/>
      </w:r>
      <w:r>
        <w:tab/>
        <w:t>Gerente.</w:t>
      </w:r>
    </w:p>
    <w:p w:rsidR="00BB02B1" w:rsidRDefault="00BB02B1" w:rsidP="00BB02B1"/>
    <w:p w:rsidR="00BB02B1" w:rsidRDefault="00BB02B1" w:rsidP="00BB02B1">
      <w:r>
        <w:t>Apreciado Don Darío :</w:t>
      </w:r>
    </w:p>
    <w:p w:rsidR="00BB02B1" w:rsidRDefault="00BB02B1" w:rsidP="00BB02B1">
      <w:r>
        <w:t xml:space="preserve"> </w:t>
      </w:r>
    </w:p>
    <w:p w:rsidR="00BB02B1" w:rsidRDefault="00BB02B1" w:rsidP="00BB02B1">
      <w:r>
        <w:t>Con la presente estamos solicitando el siguiente servicio de   IMPRESIÓN  :</w:t>
      </w:r>
    </w:p>
    <w:p w:rsidR="00BB02B1" w:rsidRDefault="00BB02B1" w:rsidP="00BB02B1"/>
    <w:p w:rsidR="00BB02B1" w:rsidRDefault="00BB02B1" w:rsidP="00BB02B1">
      <w:pPr>
        <w:rPr>
          <w:b/>
          <w:bCs/>
          <w:u w:val="single"/>
        </w:rPr>
      </w:pPr>
    </w:p>
    <w:p w:rsidR="00BB02B1" w:rsidRDefault="00BB02B1" w:rsidP="00BB02B1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BB02B1" w:rsidRDefault="00BB02B1" w:rsidP="00BB02B1"/>
    <w:p w:rsidR="00BB02B1" w:rsidRDefault="00BB02B1" w:rsidP="00BB02B1">
      <w:r>
        <w:t>MATERIAL:</w:t>
      </w:r>
      <w:r>
        <w:tab/>
      </w:r>
      <w:r>
        <w:tab/>
        <w:t>Polietileno     Lamina    Transparente COEXTRUIDA</w:t>
      </w:r>
    </w:p>
    <w:p w:rsidR="00BB02B1" w:rsidRDefault="00BB02B1" w:rsidP="00BB02B1">
      <w:r>
        <w:t>MEDIDA:</w:t>
      </w:r>
      <w:r>
        <w:tab/>
      </w:r>
      <w:r>
        <w:tab/>
      </w:r>
      <w:r>
        <w:rPr>
          <w:b/>
        </w:rPr>
        <w:t xml:space="preserve">32.5 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BB02B1" w:rsidRPr="006D12B2" w:rsidRDefault="00BB02B1" w:rsidP="00BB02B1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BB02B1" w:rsidRDefault="00BB02B1" w:rsidP="00BB02B1">
      <w:r>
        <w:t>TRATADO:</w:t>
      </w:r>
      <w:r>
        <w:tab/>
      </w:r>
      <w:r>
        <w:tab/>
        <w:t>1  Cara</w:t>
      </w:r>
    </w:p>
    <w:p w:rsidR="00BB02B1" w:rsidRDefault="00BB02B1" w:rsidP="00BB02B1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>
        <w:rPr>
          <w:b/>
        </w:rPr>
        <w:t xml:space="preserve">300  </w:t>
      </w:r>
      <w:r w:rsidRPr="00900A5A">
        <w:rPr>
          <w:b/>
        </w:rPr>
        <w:t xml:space="preserve">  Kg</w:t>
      </w:r>
      <w:r>
        <w:t>.</w:t>
      </w:r>
    </w:p>
    <w:p w:rsidR="00BB02B1" w:rsidRDefault="00BB02B1" w:rsidP="00BB02B1">
      <w:r>
        <w:t>COLORES:</w:t>
      </w:r>
      <w:r>
        <w:tab/>
      </w:r>
      <w:r>
        <w:tab/>
        <w:t xml:space="preserve">3    ( Blanco – Negro - Verde   )   </w:t>
      </w:r>
    </w:p>
    <w:p w:rsidR="00BB02B1" w:rsidRDefault="00BB02B1" w:rsidP="00BB02B1">
      <w:r>
        <w:t>CARAS:</w:t>
      </w:r>
      <w:r>
        <w:tab/>
      </w:r>
      <w:r>
        <w:tab/>
        <w:t>1  (3 x 1  )</w:t>
      </w:r>
    </w:p>
    <w:p w:rsidR="00BB02B1" w:rsidRDefault="00BB02B1" w:rsidP="00BB02B1">
      <w:r>
        <w:t>REPETICIÓN:</w:t>
      </w:r>
      <w:r>
        <w:tab/>
        <w:t xml:space="preserve">11   Cms   </w:t>
      </w:r>
    </w:p>
    <w:p w:rsidR="00BB02B1" w:rsidRPr="00900A5A" w:rsidRDefault="00BB02B1" w:rsidP="00BB02B1">
      <w:pPr>
        <w:rPr>
          <w:b/>
        </w:rPr>
      </w:pPr>
      <w:r>
        <w:t xml:space="preserve">RODILLO  :               </w:t>
      </w:r>
      <w:r>
        <w:rPr>
          <w:b/>
        </w:rPr>
        <w:t>45</w:t>
      </w:r>
    </w:p>
    <w:p w:rsidR="00BB02B1" w:rsidRDefault="00BB02B1" w:rsidP="00BB02B1">
      <w:r>
        <w:t>LAMINA:</w:t>
      </w:r>
      <w:r>
        <w:tab/>
      </w:r>
      <w:r>
        <w:tab/>
        <w:t>15.5    Cms    REFILADA PARA EMPAQUETADORA</w:t>
      </w:r>
    </w:p>
    <w:p w:rsidR="00BB02B1" w:rsidRDefault="00BB02B1" w:rsidP="00BB02B1">
      <w:r>
        <w:t>FOTOCAELDA:</w:t>
      </w:r>
      <w:r>
        <w:tab/>
        <w:t>Según muestra con doble  color</w:t>
      </w:r>
    </w:p>
    <w:p w:rsidR="00BB02B1" w:rsidRPr="00146B92" w:rsidRDefault="00BB02B1" w:rsidP="00BB02B1">
      <w:pPr>
        <w:rPr>
          <w:b/>
        </w:rPr>
      </w:pPr>
      <w:r>
        <w:t>REFERENCIA:</w:t>
      </w:r>
      <w:r>
        <w:tab/>
      </w:r>
      <w:r>
        <w:rPr>
          <w:b/>
        </w:rPr>
        <w:t xml:space="preserve">PULPA    </w:t>
      </w:r>
      <w:r>
        <w:rPr>
          <w:b/>
          <w:u w:val="single"/>
        </w:rPr>
        <w:t>MANGO</w:t>
      </w:r>
      <w:r>
        <w:rPr>
          <w:b/>
        </w:rPr>
        <w:t xml:space="preserve">    90  GMS</w:t>
      </w:r>
    </w:p>
    <w:p w:rsidR="00BB02B1" w:rsidRDefault="00BB02B1" w:rsidP="00BB02B1">
      <w:r>
        <w:tab/>
      </w:r>
      <w:r>
        <w:tab/>
      </w:r>
      <w:r>
        <w:tab/>
      </w:r>
    </w:p>
    <w:p w:rsidR="00BB02B1" w:rsidRDefault="00BB02B1" w:rsidP="00BB02B1"/>
    <w:p w:rsidR="00BB02B1" w:rsidRDefault="00BB02B1" w:rsidP="00BB02B1">
      <w:r>
        <w:rPr>
          <w:b/>
          <w:bCs/>
          <w:u w:val="single"/>
        </w:rPr>
        <w:t>NOTA:</w:t>
      </w:r>
      <w:r>
        <w:t xml:space="preserve">  - Cyreles  los  envía  Grafiflex</w:t>
      </w:r>
      <w:r>
        <w:tab/>
      </w:r>
    </w:p>
    <w:p w:rsidR="00BB02B1" w:rsidRDefault="00BB02B1" w:rsidP="00BB02B1">
      <w:pPr>
        <w:pStyle w:val="Prrafodelista"/>
        <w:numPr>
          <w:ilvl w:val="0"/>
          <w:numId w:val="2"/>
        </w:numPr>
      </w:pPr>
      <w:r>
        <w:t xml:space="preserve"> Se aprueba  impresión</w:t>
      </w:r>
    </w:p>
    <w:p w:rsidR="00BB02B1" w:rsidRDefault="00BB02B1" w:rsidP="00BB02B1">
      <w:pPr>
        <w:pStyle w:val="Prrafodelista"/>
        <w:numPr>
          <w:ilvl w:val="0"/>
          <w:numId w:val="2"/>
        </w:numPr>
      </w:pPr>
      <w:r>
        <w:t>UTILIZAR  TINTAS ANTIGRASA</w:t>
      </w:r>
    </w:p>
    <w:p w:rsidR="00BB02B1" w:rsidRPr="00492713" w:rsidRDefault="00BB02B1" w:rsidP="00BB02B1">
      <w:pPr>
        <w:ind w:left="1500"/>
        <w:rPr>
          <w:b/>
          <w:sz w:val="28"/>
          <w:szCs w:val="28"/>
        </w:rPr>
      </w:pPr>
    </w:p>
    <w:p w:rsidR="00BB02B1" w:rsidRDefault="00BB02B1" w:rsidP="00BB02B1"/>
    <w:p w:rsidR="00BB02B1" w:rsidRDefault="00BB02B1" w:rsidP="00BB02B1"/>
    <w:p w:rsidR="00BB02B1" w:rsidRDefault="00BB02B1" w:rsidP="00BB02B1">
      <w:r>
        <w:t>Agradezco la atención y colaboración prestada.</w:t>
      </w:r>
    </w:p>
    <w:p w:rsidR="00BB02B1" w:rsidRDefault="00BB02B1" w:rsidP="00BB02B1"/>
    <w:p w:rsidR="00BB02B1" w:rsidRDefault="00BB02B1" w:rsidP="00BB02B1">
      <w:r>
        <w:t>Cordialmente,</w:t>
      </w:r>
    </w:p>
    <w:p w:rsidR="00BB02B1" w:rsidRDefault="00BB02B1" w:rsidP="00BB02B1"/>
    <w:p w:rsidR="00BB02B1" w:rsidRPr="00F4077E" w:rsidRDefault="00BB02B1" w:rsidP="00BB02B1">
      <w:pPr>
        <w:rPr>
          <w:b/>
        </w:rPr>
      </w:pPr>
    </w:p>
    <w:p w:rsidR="00BB02B1" w:rsidRDefault="00BB02B1" w:rsidP="00BB02B1"/>
    <w:p w:rsidR="00BB02B1" w:rsidRDefault="00BB02B1" w:rsidP="00BB02B1">
      <w:r>
        <w:t>RICARDO CASAS ZAPATA</w:t>
      </w:r>
    </w:p>
    <w:p w:rsidR="00BB02B1" w:rsidRDefault="00BB02B1" w:rsidP="00BB02B1">
      <w:r>
        <w:t>Director.</w:t>
      </w:r>
    </w:p>
    <w:p w:rsidR="00BB02B1" w:rsidRDefault="00BB02B1" w:rsidP="005450D8">
      <w:pPr>
        <w:rPr>
          <w:b/>
        </w:rPr>
      </w:pPr>
    </w:p>
    <w:p w:rsidR="001C5ED3" w:rsidRDefault="001C5ED3" w:rsidP="005450D8">
      <w:pPr>
        <w:rPr>
          <w:b/>
        </w:rPr>
      </w:pPr>
    </w:p>
    <w:p w:rsidR="001C5ED3" w:rsidRDefault="001C5ED3" w:rsidP="005450D8">
      <w:pPr>
        <w:rPr>
          <w:b/>
        </w:rPr>
      </w:pPr>
    </w:p>
    <w:p w:rsidR="001C5ED3" w:rsidRDefault="001C5ED3" w:rsidP="001C5ED3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1C5ED3" w:rsidRDefault="001C5ED3" w:rsidP="001C5ED3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1C5ED3" w:rsidRDefault="001C5ED3" w:rsidP="001C5ED3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1C5ED3" w:rsidRDefault="001C5ED3" w:rsidP="001C5ED3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1C5ED3" w:rsidRDefault="001C5ED3" w:rsidP="001C5ED3">
      <w:pPr>
        <w:rPr>
          <w:b/>
          <w:bCs/>
        </w:rPr>
      </w:pPr>
    </w:p>
    <w:p w:rsidR="001C5ED3" w:rsidRDefault="001C5ED3" w:rsidP="001C5ED3">
      <w:pPr>
        <w:pStyle w:val="Ttulo1"/>
      </w:pPr>
      <w:r>
        <w:lastRenderedPageBreak/>
        <w:t>ORDEN DE TRABAJO N°      06316</w:t>
      </w:r>
    </w:p>
    <w:p w:rsidR="001C5ED3" w:rsidRDefault="001C5ED3" w:rsidP="001C5ED3"/>
    <w:p w:rsidR="001C5ED3" w:rsidRDefault="001C5ED3" w:rsidP="001C5ED3"/>
    <w:p w:rsidR="001C5ED3" w:rsidRDefault="001C5ED3" w:rsidP="001C5ED3">
      <w:r>
        <w:t>FECHA:</w:t>
      </w:r>
      <w:r>
        <w:tab/>
        <w:t>Medellín,  Marzo    18    de 2010</w:t>
      </w:r>
    </w:p>
    <w:p w:rsidR="001C5ED3" w:rsidRDefault="001C5ED3" w:rsidP="001C5ED3">
      <w:r>
        <w:t>PARA:</w:t>
      </w:r>
      <w:r>
        <w:tab/>
      </w:r>
      <w:r>
        <w:tab/>
        <w:t>PLÁSTICOS DARMA</w:t>
      </w:r>
    </w:p>
    <w:p w:rsidR="001C5ED3" w:rsidRDefault="001C5ED3" w:rsidP="001C5ED3">
      <w:r>
        <w:t>ATENCIÓN:</w:t>
      </w:r>
      <w:r>
        <w:tab/>
        <w:t>Sr. Darío Jaramillo</w:t>
      </w:r>
    </w:p>
    <w:p w:rsidR="001C5ED3" w:rsidRDefault="001C5ED3" w:rsidP="001C5ED3">
      <w:r>
        <w:tab/>
      </w:r>
      <w:r>
        <w:tab/>
        <w:t>Gerente.</w:t>
      </w:r>
    </w:p>
    <w:p w:rsidR="001C5ED3" w:rsidRDefault="001C5ED3" w:rsidP="001C5ED3"/>
    <w:p w:rsidR="001C5ED3" w:rsidRDefault="001C5ED3" w:rsidP="001C5ED3">
      <w:r>
        <w:t>Apreciado Don Darío :</w:t>
      </w:r>
    </w:p>
    <w:p w:rsidR="001C5ED3" w:rsidRDefault="001C5ED3" w:rsidP="001C5ED3">
      <w:r>
        <w:t xml:space="preserve"> </w:t>
      </w:r>
    </w:p>
    <w:p w:rsidR="001C5ED3" w:rsidRDefault="001C5ED3" w:rsidP="001C5ED3">
      <w:r>
        <w:t>Con la presente estamos solicitando el siguiente servicio de   IMPRESIÓN  :</w:t>
      </w:r>
    </w:p>
    <w:p w:rsidR="001C5ED3" w:rsidRDefault="001C5ED3" w:rsidP="001C5ED3"/>
    <w:p w:rsidR="001C5ED3" w:rsidRDefault="001C5ED3" w:rsidP="001C5ED3">
      <w:pPr>
        <w:rPr>
          <w:b/>
          <w:bCs/>
          <w:u w:val="single"/>
        </w:rPr>
      </w:pPr>
    </w:p>
    <w:p w:rsidR="001C5ED3" w:rsidRDefault="001C5ED3" w:rsidP="001C5ED3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1C5ED3" w:rsidRDefault="001C5ED3" w:rsidP="001C5ED3"/>
    <w:p w:rsidR="001C5ED3" w:rsidRDefault="001C5ED3" w:rsidP="001C5ED3">
      <w:r>
        <w:t>MATERIAL:</w:t>
      </w:r>
      <w:r>
        <w:tab/>
      </w:r>
      <w:r>
        <w:tab/>
        <w:t>Polietileno     Lamina    Transparente COEXTRUIDA</w:t>
      </w:r>
    </w:p>
    <w:p w:rsidR="001C5ED3" w:rsidRDefault="001C5ED3" w:rsidP="001C5ED3">
      <w:r>
        <w:t>MEDIDA:</w:t>
      </w:r>
      <w:r>
        <w:tab/>
      </w:r>
      <w:r>
        <w:tab/>
      </w:r>
      <w:r>
        <w:rPr>
          <w:b/>
        </w:rPr>
        <w:t xml:space="preserve">32.5 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1C5ED3" w:rsidRPr="006D12B2" w:rsidRDefault="001C5ED3" w:rsidP="001C5ED3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1C5ED3" w:rsidRDefault="001C5ED3" w:rsidP="001C5ED3">
      <w:r>
        <w:t>TRATADO:</w:t>
      </w:r>
      <w:r>
        <w:tab/>
      </w:r>
      <w:r>
        <w:tab/>
        <w:t>1  Cara</w:t>
      </w:r>
    </w:p>
    <w:p w:rsidR="001C5ED3" w:rsidRDefault="001C5ED3" w:rsidP="001C5ED3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>
        <w:rPr>
          <w:b/>
        </w:rPr>
        <w:t xml:space="preserve">300  </w:t>
      </w:r>
      <w:r w:rsidRPr="00900A5A">
        <w:rPr>
          <w:b/>
        </w:rPr>
        <w:t xml:space="preserve">  Kg</w:t>
      </w:r>
      <w:r>
        <w:t>.</w:t>
      </w:r>
    </w:p>
    <w:p w:rsidR="001C5ED3" w:rsidRDefault="001C5ED3" w:rsidP="001C5ED3">
      <w:r>
        <w:t>COLORES:</w:t>
      </w:r>
      <w:r>
        <w:tab/>
      </w:r>
      <w:r>
        <w:tab/>
        <w:t xml:space="preserve">3    ( Blanco – Negro - Verde   )   </w:t>
      </w:r>
    </w:p>
    <w:p w:rsidR="001C5ED3" w:rsidRDefault="001C5ED3" w:rsidP="001C5ED3">
      <w:r>
        <w:t>CARAS:</w:t>
      </w:r>
      <w:r>
        <w:tab/>
      </w:r>
      <w:r>
        <w:tab/>
        <w:t>1  (3 x 1  )</w:t>
      </w:r>
    </w:p>
    <w:p w:rsidR="001C5ED3" w:rsidRDefault="001C5ED3" w:rsidP="001C5ED3">
      <w:r>
        <w:t>REPETICIÓN:</w:t>
      </w:r>
      <w:r>
        <w:tab/>
        <w:t xml:space="preserve">11   Cms   </w:t>
      </w:r>
    </w:p>
    <w:p w:rsidR="001C5ED3" w:rsidRPr="00900A5A" w:rsidRDefault="001C5ED3" w:rsidP="001C5ED3">
      <w:pPr>
        <w:rPr>
          <w:b/>
        </w:rPr>
      </w:pPr>
      <w:r>
        <w:t xml:space="preserve">RODILLO  :               </w:t>
      </w:r>
      <w:r>
        <w:rPr>
          <w:b/>
        </w:rPr>
        <w:t>45</w:t>
      </w:r>
    </w:p>
    <w:p w:rsidR="001C5ED3" w:rsidRDefault="001C5ED3" w:rsidP="001C5ED3">
      <w:r>
        <w:t>LAMINA:</w:t>
      </w:r>
      <w:r>
        <w:tab/>
      </w:r>
      <w:r>
        <w:tab/>
        <w:t>15.5    Cms    REFILADA PARA EMPAQUETADORA</w:t>
      </w:r>
    </w:p>
    <w:p w:rsidR="001C5ED3" w:rsidRDefault="001C5ED3" w:rsidP="001C5ED3">
      <w:r>
        <w:t>FOTOCAELDA:</w:t>
      </w:r>
      <w:r>
        <w:tab/>
        <w:t>Según muestra con doble  color</w:t>
      </w:r>
    </w:p>
    <w:p w:rsidR="001C5ED3" w:rsidRPr="00146B92" w:rsidRDefault="001C5ED3" w:rsidP="001C5ED3">
      <w:pPr>
        <w:rPr>
          <w:b/>
        </w:rPr>
      </w:pPr>
      <w:r>
        <w:t>REFERENCIA:</w:t>
      </w:r>
      <w:r>
        <w:tab/>
      </w:r>
      <w:r>
        <w:rPr>
          <w:b/>
        </w:rPr>
        <w:t xml:space="preserve">PULPA    </w:t>
      </w:r>
      <w:r w:rsidR="00C6053B">
        <w:rPr>
          <w:b/>
          <w:u w:val="single"/>
        </w:rPr>
        <w:t>MORA</w:t>
      </w:r>
      <w:r>
        <w:rPr>
          <w:b/>
        </w:rPr>
        <w:t xml:space="preserve">    90  GMS</w:t>
      </w:r>
    </w:p>
    <w:p w:rsidR="001C5ED3" w:rsidRDefault="001C5ED3" w:rsidP="001C5ED3">
      <w:r>
        <w:tab/>
      </w:r>
      <w:r>
        <w:tab/>
      </w:r>
      <w:r>
        <w:tab/>
      </w:r>
    </w:p>
    <w:p w:rsidR="001C5ED3" w:rsidRDefault="001C5ED3" w:rsidP="001C5ED3"/>
    <w:p w:rsidR="001C5ED3" w:rsidRDefault="001C5ED3" w:rsidP="001C5ED3">
      <w:r>
        <w:rPr>
          <w:b/>
          <w:bCs/>
          <w:u w:val="single"/>
        </w:rPr>
        <w:t>NOTA:</w:t>
      </w:r>
      <w:r>
        <w:t xml:space="preserve">  -</w:t>
      </w:r>
      <w:r w:rsidR="003F53F2">
        <w:t xml:space="preserve"> Cyreles  en  su  planta</w:t>
      </w:r>
      <w:r>
        <w:tab/>
      </w:r>
    </w:p>
    <w:p w:rsidR="001C5ED3" w:rsidRDefault="001C5ED3" w:rsidP="001C5ED3">
      <w:pPr>
        <w:pStyle w:val="Prrafodelista"/>
        <w:numPr>
          <w:ilvl w:val="0"/>
          <w:numId w:val="2"/>
        </w:numPr>
      </w:pPr>
      <w:r>
        <w:t xml:space="preserve"> Se aprueba  impresión</w:t>
      </w:r>
    </w:p>
    <w:p w:rsidR="001C5ED3" w:rsidRDefault="001C5ED3" w:rsidP="001C5ED3">
      <w:pPr>
        <w:pStyle w:val="Prrafodelista"/>
        <w:numPr>
          <w:ilvl w:val="0"/>
          <w:numId w:val="2"/>
        </w:numPr>
      </w:pPr>
      <w:r>
        <w:t>UTILIZAR  TINTAS ANTIGRASA</w:t>
      </w:r>
    </w:p>
    <w:p w:rsidR="001C5ED3" w:rsidRPr="00492713" w:rsidRDefault="001C5ED3" w:rsidP="001C5ED3">
      <w:pPr>
        <w:ind w:left="1500"/>
        <w:rPr>
          <w:b/>
          <w:sz w:val="28"/>
          <w:szCs w:val="28"/>
        </w:rPr>
      </w:pPr>
    </w:p>
    <w:p w:rsidR="001C5ED3" w:rsidRDefault="001C5ED3" w:rsidP="001C5ED3"/>
    <w:p w:rsidR="001C5ED3" w:rsidRDefault="001C5ED3" w:rsidP="001C5ED3"/>
    <w:p w:rsidR="001C5ED3" w:rsidRDefault="001C5ED3" w:rsidP="001C5ED3">
      <w:r>
        <w:t>Agradezco la atención y colaboración prestada.</w:t>
      </w:r>
    </w:p>
    <w:p w:rsidR="001C5ED3" w:rsidRDefault="001C5ED3" w:rsidP="001C5ED3"/>
    <w:p w:rsidR="001C5ED3" w:rsidRDefault="001C5ED3" w:rsidP="001C5ED3">
      <w:r>
        <w:t>Cordialmente,</w:t>
      </w:r>
    </w:p>
    <w:p w:rsidR="001C5ED3" w:rsidRDefault="001C5ED3" w:rsidP="001C5ED3"/>
    <w:p w:rsidR="001C5ED3" w:rsidRPr="00F4077E" w:rsidRDefault="001C5ED3" w:rsidP="001C5ED3">
      <w:pPr>
        <w:rPr>
          <w:b/>
        </w:rPr>
      </w:pPr>
    </w:p>
    <w:p w:rsidR="001C5ED3" w:rsidRDefault="001C5ED3" w:rsidP="001C5ED3"/>
    <w:p w:rsidR="001C5ED3" w:rsidRDefault="001C5ED3" w:rsidP="001C5ED3">
      <w:r>
        <w:t>RICARDO CASAS ZAPATA</w:t>
      </w:r>
    </w:p>
    <w:p w:rsidR="001C5ED3" w:rsidRDefault="001C5ED3" w:rsidP="001C5ED3">
      <w:r>
        <w:t>Director.</w:t>
      </w:r>
    </w:p>
    <w:p w:rsidR="001C5ED3" w:rsidRDefault="001C5ED3" w:rsidP="005450D8">
      <w:pPr>
        <w:rPr>
          <w:b/>
        </w:rPr>
      </w:pPr>
    </w:p>
    <w:p w:rsidR="003F53F2" w:rsidRDefault="003F53F2" w:rsidP="005450D8">
      <w:pPr>
        <w:rPr>
          <w:b/>
        </w:rPr>
      </w:pPr>
    </w:p>
    <w:p w:rsidR="003F53F2" w:rsidRDefault="003F53F2" w:rsidP="005450D8">
      <w:pPr>
        <w:rPr>
          <w:b/>
        </w:rPr>
      </w:pPr>
    </w:p>
    <w:p w:rsidR="003F53F2" w:rsidRDefault="003F53F2" w:rsidP="003F53F2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3F53F2" w:rsidRDefault="003F53F2" w:rsidP="003F53F2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3F53F2" w:rsidRDefault="003F53F2" w:rsidP="003F53F2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3F53F2" w:rsidRDefault="003F53F2" w:rsidP="003F53F2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3F53F2" w:rsidRDefault="003F53F2" w:rsidP="003F53F2">
      <w:pPr>
        <w:rPr>
          <w:b/>
          <w:bCs/>
        </w:rPr>
      </w:pPr>
    </w:p>
    <w:p w:rsidR="003F53F2" w:rsidRDefault="003F53F2" w:rsidP="003F53F2">
      <w:pPr>
        <w:pStyle w:val="Ttulo1"/>
      </w:pPr>
      <w:r>
        <w:lastRenderedPageBreak/>
        <w:t>ORDEN DE TRABAJO N°      06319</w:t>
      </w:r>
    </w:p>
    <w:p w:rsidR="003F53F2" w:rsidRDefault="003F53F2" w:rsidP="003F53F2"/>
    <w:p w:rsidR="003F53F2" w:rsidRDefault="003F53F2" w:rsidP="003F53F2"/>
    <w:p w:rsidR="003F53F2" w:rsidRDefault="003F53F2" w:rsidP="003F53F2">
      <w:r>
        <w:t>FECHA:</w:t>
      </w:r>
      <w:r>
        <w:tab/>
        <w:t>Medellín,  Marzo    18    de 2010</w:t>
      </w:r>
    </w:p>
    <w:p w:rsidR="003F53F2" w:rsidRDefault="003F53F2" w:rsidP="003F53F2">
      <w:r>
        <w:t>PARA:</w:t>
      </w:r>
      <w:r>
        <w:tab/>
      </w:r>
      <w:r>
        <w:tab/>
        <w:t>PLÁSTICOS DARMA</w:t>
      </w:r>
    </w:p>
    <w:p w:rsidR="003F53F2" w:rsidRDefault="003F53F2" w:rsidP="003F53F2">
      <w:r>
        <w:t>ATENCIÓN:</w:t>
      </w:r>
      <w:r>
        <w:tab/>
        <w:t>Sr. Darío Jaramillo</w:t>
      </w:r>
    </w:p>
    <w:p w:rsidR="003F53F2" w:rsidRDefault="003F53F2" w:rsidP="003F53F2">
      <w:r>
        <w:tab/>
      </w:r>
      <w:r>
        <w:tab/>
        <w:t>Gerente.</w:t>
      </w:r>
    </w:p>
    <w:p w:rsidR="003F53F2" w:rsidRDefault="003F53F2" w:rsidP="003F53F2"/>
    <w:p w:rsidR="003F53F2" w:rsidRDefault="003F53F2" w:rsidP="003F53F2">
      <w:r>
        <w:t>Apreciado Don Darío :</w:t>
      </w:r>
    </w:p>
    <w:p w:rsidR="003F53F2" w:rsidRDefault="003F53F2" w:rsidP="003F53F2">
      <w:r>
        <w:t xml:space="preserve"> </w:t>
      </w:r>
    </w:p>
    <w:p w:rsidR="003F53F2" w:rsidRDefault="003F53F2" w:rsidP="003F53F2">
      <w:r>
        <w:t>Con la presente estamos solicitando el siguiente servicio de   IMPRESIÓN  :</w:t>
      </w:r>
    </w:p>
    <w:p w:rsidR="003F53F2" w:rsidRDefault="003F53F2" w:rsidP="003F53F2"/>
    <w:p w:rsidR="003F53F2" w:rsidRDefault="003F53F2" w:rsidP="003F53F2">
      <w:pPr>
        <w:rPr>
          <w:b/>
          <w:bCs/>
          <w:u w:val="single"/>
        </w:rPr>
      </w:pPr>
    </w:p>
    <w:p w:rsidR="003F53F2" w:rsidRDefault="003F53F2" w:rsidP="003F53F2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3F53F2" w:rsidRDefault="003F53F2" w:rsidP="003F53F2"/>
    <w:p w:rsidR="003F53F2" w:rsidRDefault="003F53F2" w:rsidP="003F53F2">
      <w:r>
        <w:t>MATERIAL:</w:t>
      </w:r>
      <w:r>
        <w:tab/>
      </w:r>
      <w:r>
        <w:tab/>
        <w:t>Polietileno     Lamina    Transparente COEXTRUIDA</w:t>
      </w:r>
    </w:p>
    <w:p w:rsidR="003F53F2" w:rsidRDefault="003F53F2" w:rsidP="003F53F2">
      <w:r>
        <w:t>MEDIDA:</w:t>
      </w:r>
      <w:r>
        <w:tab/>
      </w:r>
      <w:r>
        <w:tab/>
      </w:r>
      <w:r>
        <w:rPr>
          <w:b/>
        </w:rPr>
        <w:t xml:space="preserve">32.5 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3F53F2" w:rsidRPr="006D12B2" w:rsidRDefault="003F53F2" w:rsidP="003F53F2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3F53F2" w:rsidRDefault="003F53F2" w:rsidP="003F53F2">
      <w:r>
        <w:t>TRATADO:</w:t>
      </w:r>
      <w:r>
        <w:tab/>
      </w:r>
      <w:r>
        <w:tab/>
        <w:t>1  Cara</w:t>
      </w:r>
    </w:p>
    <w:p w:rsidR="003F53F2" w:rsidRDefault="003F53F2" w:rsidP="003F53F2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>
        <w:rPr>
          <w:b/>
        </w:rPr>
        <w:t xml:space="preserve">150  </w:t>
      </w:r>
      <w:r w:rsidRPr="00900A5A">
        <w:rPr>
          <w:b/>
        </w:rPr>
        <w:t xml:space="preserve">  Kg</w:t>
      </w:r>
      <w:r>
        <w:t>.</w:t>
      </w:r>
    </w:p>
    <w:p w:rsidR="003F53F2" w:rsidRDefault="003F53F2" w:rsidP="003F53F2">
      <w:r>
        <w:t>COLORES:</w:t>
      </w:r>
      <w:r>
        <w:tab/>
      </w:r>
      <w:r>
        <w:tab/>
        <w:t xml:space="preserve">3    ( Blanco – Negro - Verde   )   </w:t>
      </w:r>
    </w:p>
    <w:p w:rsidR="003F53F2" w:rsidRDefault="003F53F2" w:rsidP="003F53F2">
      <w:r>
        <w:t>CARAS:</w:t>
      </w:r>
      <w:r>
        <w:tab/>
      </w:r>
      <w:r>
        <w:tab/>
        <w:t>1  (3 x 1  )</w:t>
      </w:r>
    </w:p>
    <w:p w:rsidR="003F53F2" w:rsidRDefault="003F53F2" w:rsidP="003F53F2">
      <w:r>
        <w:t>REPETICIÓN:</w:t>
      </w:r>
      <w:r>
        <w:tab/>
        <w:t xml:space="preserve">11   Cms   </w:t>
      </w:r>
    </w:p>
    <w:p w:rsidR="003F53F2" w:rsidRPr="00900A5A" w:rsidRDefault="003F53F2" w:rsidP="003F53F2">
      <w:pPr>
        <w:rPr>
          <w:b/>
        </w:rPr>
      </w:pPr>
      <w:r>
        <w:t xml:space="preserve">RODILLO  :               </w:t>
      </w:r>
      <w:r>
        <w:rPr>
          <w:b/>
        </w:rPr>
        <w:t>45</w:t>
      </w:r>
    </w:p>
    <w:p w:rsidR="003F53F2" w:rsidRDefault="003F53F2" w:rsidP="003F53F2">
      <w:r>
        <w:t>LAMINA:</w:t>
      </w:r>
      <w:r>
        <w:tab/>
      </w:r>
      <w:r>
        <w:tab/>
        <w:t>15.5    Cms    REFILADA PARA EMPAQUETADORA</w:t>
      </w:r>
    </w:p>
    <w:p w:rsidR="003F53F2" w:rsidRDefault="003F53F2" w:rsidP="003F53F2">
      <w:r>
        <w:t>FOTOCAELDA:</w:t>
      </w:r>
      <w:r>
        <w:tab/>
        <w:t>Según muestra con doble  color</w:t>
      </w:r>
    </w:p>
    <w:p w:rsidR="003F53F2" w:rsidRPr="00146B92" w:rsidRDefault="003F53F2" w:rsidP="003F53F2">
      <w:pPr>
        <w:rPr>
          <w:b/>
        </w:rPr>
      </w:pPr>
      <w:r>
        <w:t>REFERENCIA:</w:t>
      </w:r>
      <w:r>
        <w:tab/>
      </w:r>
      <w:r>
        <w:rPr>
          <w:b/>
        </w:rPr>
        <w:t xml:space="preserve">PULPA    </w:t>
      </w:r>
      <w:r>
        <w:rPr>
          <w:b/>
          <w:u w:val="single"/>
        </w:rPr>
        <w:t>LULO</w:t>
      </w:r>
      <w:r>
        <w:rPr>
          <w:b/>
        </w:rPr>
        <w:t xml:space="preserve">    90  GMS</w:t>
      </w:r>
    </w:p>
    <w:p w:rsidR="003F53F2" w:rsidRDefault="003F53F2" w:rsidP="003F53F2">
      <w:r>
        <w:tab/>
      </w:r>
      <w:r>
        <w:tab/>
      </w:r>
      <w:r>
        <w:tab/>
      </w:r>
    </w:p>
    <w:p w:rsidR="003F53F2" w:rsidRDefault="003F53F2" w:rsidP="003F53F2"/>
    <w:p w:rsidR="003F53F2" w:rsidRDefault="003F53F2" w:rsidP="003F53F2">
      <w:r>
        <w:rPr>
          <w:b/>
          <w:bCs/>
          <w:u w:val="single"/>
        </w:rPr>
        <w:t>NOTA:</w:t>
      </w:r>
      <w:r>
        <w:t xml:space="preserve">  -</w:t>
      </w:r>
      <w:r w:rsidR="007028A9">
        <w:t xml:space="preserve"> Cyreles  </w:t>
      </w:r>
      <w:r>
        <w:t xml:space="preserve"> en  su planta</w:t>
      </w:r>
      <w:r>
        <w:tab/>
      </w:r>
    </w:p>
    <w:p w:rsidR="003F53F2" w:rsidRDefault="003F53F2" w:rsidP="003F53F2">
      <w:pPr>
        <w:pStyle w:val="Prrafodelista"/>
        <w:numPr>
          <w:ilvl w:val="0"/>
          <w:numId w:val="2"/>
        </w:numPr>
      </w:pPr>
      <w:r>
        <w:t xml:space="preserve"> Se aprueba  impresión</w:t>
      </w:r>
    </w:p>
    <w:p w:rsidR="003F53F2" w:rsidRDefault="003F53F2" w:rsidP="003F53F2">
      <w:pPr>
        <w:pStyle w:val="Prrafodelista"/>
        <w:numPr>
          <w:ilvl w:val="0"/>
          <w:numId w:val="2"/>
        </w:numPr>
      </w:pPr>
      <w:r>
        <w:t>UTILIZAR  TINTAS ANTIGRASA</w:t>
      </w:r>
    </w:p>
    <w:p w:rsidR="003F53F2" w:rsidRPr="00492713" w:rsidRDefault="003F53F2" w:rsidP="003F53F2">
      <w:pPr>
        <w:ind w:left="1500"/>
        <w:rPr>
          <w:b/>
          <w:sz w:val="28"/>
          <w:szCs w:val="28"/>
        </w:rPr>
      </w:pPr>
    </w:p>
    <w:p w:rsidR="003F53F2" w:rsidRDefault="003F53F2" w:rsidP="003F53F2"/>
    <w:p w:rsidR="003F53F2" w:rsidRDefault="003F53F2" w:rsidP="003F53F2"/>
    <w:p w:rsidR="003F53F2" w:rsidRDefault="003F53F2" w:rsidP="003F53F2">
      <w:r>
        <w:t>Agradezco la atención y colaboración prestada.</w:t>
      </w:r>
    </w:p>
    <w:p w:rsidR="003F53F2" w:rsidRDefault="003F53F2" w:rsidP="003F53F2"/>
    <w:p w:rsidR="003F53F2" w:rsidRDefault="003F53F2" w:rsidP="003F53F2">
      <w:r>
        <w:t>Cordialmente,</w:t>
      </w:r>
    </w:p>
    <w:p w:rsidR="003F53F2" w:rsidRDefault="003F53F2" w:rsidP="003F53F2"/>
    <w:p w:rsidR="003F53F2" w:rsidRPr="00F4077E" w:rsidRDefault="003F53F2" w:rsidP="003F53F2">
      <w:pPr>
        <w:rPr>
          <w:b/>
        </w:rPr>
      </w:pPr>
    </w:p>
    <w:p w:rsidR="003F53F2" w:rsidRDefault="003F53F2" w:rsidP="003F53F2"/>
    <w:p w:rsidR="003F53F2" w:rsidRDefault="003F53F2" w:rsidP="003F53F2">
      <w:r>
        <w:t>RICARDO CASAS ZAPATA</w:t>
      </w:r>
    </w:p>
    <w:p w:rsidR="003F53F2" w:rsidRDefault="003F53F2" w:rsidP="003F53F2">
      <w:r>
        <w:t>Director.</w:t>
      </w:r>
    </w:p>
    <w:p w:rsidR="003F53F2" w:rsidRDefault="003F53F2" w:rsidP="005450D8">
      <w:pPr>
        <w:rPr>
          <w:b/>
        </w:rPr>
      </w:pPr>
    </w:p>
    <w:p w:rsidR="003F53F2" w:rsidRDefault="003F53F2" w:rsidP="005450D8">
      <w:pPr>
        <w:rPr>
          <w:b/>
        </w:rPr>
      </w:pPr>
    </w:p>
    <w:p w:rsidR="00D73B32" w:rsidRDefault="00D73B32" w:rsidP="005450D8">
      <w:pPr>
        <w:rPr>
          <w:b/>
        </w:rPr>
      </w:pPr>
    </w:p>
    <w:p w:rsidR="00D73B32" w:rsidRDefault="00D73B32" w:rsidP="00D73B32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D73B32" w:rsidRDefault="00D73B32" w:rsidP="00D73B32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D73B32" w:rsidRDefault="00D73B32" w:rsidP="00D73B32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D73B32" w:rsidRDefault="00D73B32" w:rsidP="00D73B32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D73B32" w:rsidRDefault="00D73B32" w:rsidP="00D73B32">
      <w:pPr>
        <w:rPr>
          <w:b/>
          <w:bCs/>
        </w:rPr>
      </w:pPr>
    </w:p>
    <w:p w:rsidR="00D73B32" w:rsidRDefault="00D73B32" w:rsidP="00D73B32">
      <w:pPr>
        <w:pStyle w:val="Ttulo1"/>
      </w:pPr>
      <w:r>
        <w:lastRenderedPageBreak/>
        <w:t>ORDEN DE TRABAJO N°      06317</w:t>
      </w:r>
    </w:p>
    <w:p w:rsidR="00D73B32" w:rsidRDefault="00D73B32" w:rsidP="00D73B32"/>
    <w:p w:rsidR="00D73B32" w:rsidRDefault="00D73B32" w:rsidP="00D73B32"/>
    <w:p w:rsidR="00D73B32" w:rsidRDefault="00D73B32" w:rsidP="00D73B32">
      <w:r>
        <w:t>FECHA:</w:t>
      </w:r>
      <w:r>
        <w:tab/>
        <w:t>Medellín,  Marzo    18    de 2010</w:t>
      </w:r>
    </w:p>
    <w:p w:rsidR="00D73B32" w:rsidRDefault="00D73B32" w:rsidP="00D73B32">
      <w:r>
        <w:t>PARA:</w:t>
      </w:r>
      <w:r>
        <w:tab/>
      </w:r>
      <w:r>
        <w:tab/>
        <w:t>PLÁSTICOS DARMA</w:t>
      </w:r>
    </w:p>
    <w:p w:rsidR="00D73B32" w:rsidRDefault="00D73B32" w:rsidP="00D73B32">
      <w:r>
        <w:t>ATENCIÓN:</w:t>
      </w:r>
      <w:r>
        <w:tab/>
        <w:t>Sr. Darío Jaramillo</w:t>
      </w:r>
    </w:p>
    <w:p w:rsidR="00D73B32" w:rsidRDefault="00D73B32" w:rsidP="00D73B32">
      <w:r>
        <w:tab/>
      </w:r>
      <w:r>
        <w:tab/>
        <w:t>Gerente.</w:t>
      </w:r>
    </w:p>
    <w:p w:rsidR="00D73B32" w:rsidRDefault="00D73B32" w:rsidP="00D73B32"/>
    <w:p w:rsidR="00D73B32" w:rsidRDefault="00D73B32" w:rsidP="00D73B32">
      <w:r>
        <w:t>Apreciado Don Darío :</w:t>
      </w:r>
    </w:p>
    <w:p w:rsidR="00D73B32" w:rsidRDefault="00D73B32" w:rsidP="00D73B32">
      <w:r>
        <w:t xml:space="preserve"> </w:t>
      </w:r>
    </w:p>
    <w:p w:rsidR="00D73B32" w:rsidRDefault="00D73B32" w:rsidP="00D73B32">
      <w:r>
        <w:t>Con la presente estamos solicitando el siguiente servicio de   IMPRESIÓN  :</w:t>
      </w:r>
    </w:p>
    <w:p w:rsidR="00D73B32" w:rsidRDefault="00D73B32" w:rsidP="00D73B32"/>
    <w:p w:rsidR="00D73B32" w:rsidRDefault="00D73B32" w:rsidP="00D73B32">
      <w:pPr>
        <w:rPr>
          <w:b/>
          <w:bCs/>
          <w:u w:val="single"/>
        </w:rPr>
      </w:pPr>
    </w:p>
    <w:p w:rsidR="00D73B32" w:rsidRDefault="00D73B32" w:rsidP="00D73B32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D73B32" w:rsidRDefault="00D73B32" w:rsidP="00D73B32"/>
    <w:p w:rsidR="00D73B32" w:rsidRDefault="00D73B32" w:rsidP="00D73B32">
      <w:r>
        <w:t>MATERIAL:</w:t>
      </w:r>
      <w:r>
        <w:tab/>
      </w:r>
      <w:r>
        <w:tab/>
        <w:t>Polietileno     Lamina    Transparente COEXTRUIDA</w:t>
      </w:r>
    </w:p>
    <w:p w:rsidR="00D73B32" w:rsidRDefault="00D73B32" w:rsidP="00D73B32">
      <w:r>
        <w:t>MEDIDA:</w:t>
      </w:r>
      <w:r>
        <w:tab/>
      </w:r>
      <w:r>
        <w:tab/>
      </w:r>
      <w:r>
        <w:rPr>
          <w:b/>
        </w:rPr>
        <w:t xml:space="preserve">32.5 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D73B32" w:rsidRPr="006D12B2" w:rsidRDefault="00D73B32" w:rsidP="00D73B32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D73B32" w:rsidRDefault="00D73B32" w:rsidP="00D73B32">
      <w:r>
        <w:t>TRATADO:</w:t>
      </w:r>
      <w:r>
        <w:tab/>
      </w:r>
      <w:r>
        <w:tab/>
        <w:t>1  Cara</w:t>
      </w:r>
    </w:p>
    <w:p w:rsidR="00D73B32" w:rsidRDefault="00D73B32" w:rsidP="00D73B32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>
        <w:rPr>
          <w:b/>
        </w:rPr>
        <w:t xml:space="preserve">300  </w:t>
      </w:r>
      <w:r w:rsidRPr="00900A5A">
        <w:rPr>
          <w:b/>
        </w:rPr>
        <w:t xml:space="preserve">  Kg</w:t>
      </w:r>
      <w:r>
        <w:t>.</w:t>
      </w:r>
    </w:p>
    <w:p w:rsidR="00D73B32" w:rsidRDefault="00D73B32" w:rsidP="00D73B32">
      <w:r>
        <w:t>COLORES:</w:t>
      </w:r>
      <w:r>
        <w:tab/>
      </w:r>
      <w:r>
        <w:tab/>
        <w:t xml:space="preserve">3    ( Blanco – Negro - Verde   )   </w:t>
      </w:r>
    </w:p>
    <w:p w:rsidR="00D73B32" w:rsidRDefault="00D73B32" w:rsidP="00D73B32">
      <w:r>
        <w:t>CARAS:</w:t>
      </w:r>
      <w:r>
        <w:tab/>
      </w:r>
      <w:r>
        <w:tab/>
        <w:t>1  (3 x 1  )</w:t>
      </w:r>
    </w:p>
    <w:p w:rsidR="00D73B32" w:rsidRDefault="00D73B32" w:rsidP="00D73B32">
      <w:r>
        <w:t>REPETICIÓN:</w:t>
      </w:r>
      <w:r>
        <w:tab/>
        <w:t xml:space="preserve">11   Cms   </w:t>
      </w:r>
    </w:p>
    <w:p w:rsidR="00D73B32" w:rsidRPr="00900A5A" w:rsidRDefault="00D73B32" w:rsidP="00D73B32">
      <w:pPr>
        <w:rPr>
          <w:b/>
        </w:rPr>
      </w:pPr>
      <w:r>
        <w:t xml:space="preserve">RODILLO  :               </w:t>
      </w:r>
      <w:r>
        <w:rPr>
          <w:b/>
        </w:rPr>
        <w:t>45</w:t>
      </w:r>
    </w:p>
    <w:p w:rsidR="00D73B32" w:rsidRDefault="00D73B32" w:rsidP="00D73B32">
      <w:r>
        <w:t>LAMINA:</w:t>
      </w:r>
      <w:r>
        <w:tab/>
      </w:r>
      <w:r>
        <w:tab/>
        <w:t>15.5    Cms    REFILADA PARA EMPAQUETADORA</w:t>
      </w:r>
    </w:p>
    <w:p w:rsidR="00D73B32" w:rsidRDefault="00D73B32" w:rsidP="00D73B32">
      <w:r>
        <w:t>FOTOCAELDA:</w:t>
      </w:r>
      <w:r>
        <w:tab/>
        <w:t>Según muestra con doble  color</w:t>
      </w:r>
    </w:p>
    <w:p w:rsidR="00D73B32" w:rsidRPr="00146B92" w:rsidRDefault="00D73B32" w:rsidP="00D73B32">
      <w:pPr>
        <w:rPr>
          <w:b/>
        </w:rPr>
      </w:pPr>
      <w:r>
        <w:t>REFERENCIA:</w:t>
      </w:r>
      <w:r>
        <w:tab/>
      </w:r>
      <w:r>
        <w:rPr>
          <w:b/>
        </w:rPr>
        <w:t xml:space="preserve">PULPA    </w:t>
      </w:r>
      <w:r>
        <w:rPr>
          <w:b/>
          <w:u w:val="single"/>
        </w:rPr>
        <w:t>MAR</w:t>
      </w:r>
      <w:r w:rsidR="001675DB">
        <w:rPr>
          <w:b/>
          <w:u w:val="single"/>
        </w:rPr>
        <w:t>A</w:t>
      </w:r>
      <w:r>
        <w:rPr>
          <w:b/>
          <w:u w:val="single"/>
        </w:rPr>
        <w:t>CUYA</w:t>
      </w:r>
      <w:r>
        <w:rPr>
          <w:b/>
        </w:rPr>
        <w:t xml:space="preserve">    90  GMS</w:t>
      </w:r>
    </w:p>
    <w:p w:rsidR="00D73B32" w:rsidRDefault="00D73B32" w:rsidP="00D73B32">
      <w:r>
        <w:tab/>
      </w:r>
      <w:r>
        <w:tab/>
      </w:r>
      <w:r>
        <w:tab/>
      </w:r>
    </w:p>
    <w:p w:rsidR="00D73B32" w:rsidRDefault="00D73B32" w:rsidP="00D73B32"/>
    <w:p w:rsidR="00D73B32" w:rsidRDefault="00D73B32" w:rsidP="00D73B32">
      <w:r>
        <w:rPr>
          <w:b/>
          <w:bCs/>
          <w:u w:val="single"/>
        </w:rPr>
        <w:t>NOTA:</w:t>
      </w:r>
      <w:r>
        <w:t xml:space="preserve">  - Cyreles   en  su planta</w:t>
      </w:r>
      <w:r>
        <w:tab/>
      </w:r>
    </w:p>
    <w:p w:rsidR="00D73B32" w:rsidRDefault="00D73B32" w:rsidP="00D73B32">
      <w:pPr>
        <w:pStyle w:val="Prrafodelista"/>
        <w:numPr>
          <w:ilvl w:val="0"/>
          <w:numId w:val="2"/>
        </w:numPr>
      </w:pPr>
      <w:r>
        <w:t xml:space="preserve"> Se aprueba  impresión</w:t>
      </w:r>
    </w:p>
    <w:p w:rsidR="00D73B32" w:rsidRDefault="00D73B32" w:rsidP="00D73B32">
      <w:pPr>
        <w:pStyle w:val="Prrafodelista"/>
        <w:numPr>
          <w:ilvl w:val="0"/>
          <w:numId w:val="2"/>
        </w:numPr>
      </w:pPr>
      <w:r>
        <w:t>UTILIZAR  TINTAS ANTIGRASA</w:t>
      </w:r>
    </w:p>
    <w:p w:rsidR="00D73B32" w:rsidRPr="00492713" w:rsidRDefault="00D73B32" w:rsidP="00D73B32">
      <w:pPr>
        <w:ind w:left="1500"/>
        <w:rPr>
          <w:b/>
          <w:sz w:val="28"/>
          <w:szCs w:val="28"/>
        </w:rPr>
      </w:pPr>
    </w:p>
    <w:p w:rsidR="00D73B32" w:rsidRDefault="00D73B32" w:rsidP="00D73B32"/>
    <w:p w:rsidR="00D73B32" w:rsidRDefault="00D73B32" w:rsidP="00D73B32"/>
    <w:p w:rsidR="00D73B32" w:rsidRDefault="00D73B32" w:rsidP="00D73B32">
      <w:r>
        <w:t>Agradezco la atención y colaboración prestada.</w:t>
      </w:r>
    </w:p>
    <w:p w:rsidR="00D73B32" w:rsidRDefault="00D73B32" w:rsidP="00D73B32"/>
    <w:p w:rsidR="00D73B32" w:rsidRDefault="00D73B32" w:rsidP="00D73B32">
      <w:r>
        <w:t>Cordialmente,</w:t>
      </w:r>
    </w:p>
    <w:p w:rsidR="00D73B32" w:rsidRDefault="00D73B32" w:rsidP="00D73B32"/>
    <w:p w:rsidR="00D73B32" w:rsidRPr="00F4077E" w:rsidRDefault="00D73B32" w:rsidP="00D73B32">
      <w:pPr>
        <w:rPr>
          <w:b/>
        </w:rPr>
      </w:pPr>
    </w:p>
    <w:p w:rsidR="00D73B32" w:rsidRDefault="00D73B32" w:rsidP="00D73B32"/>
    <w:p w:rsidR="00D73B32" w:rsidRDefault="00D73B32" w:rsidP="00D73B32">
      <w:r>
        <w:t>RICARDO CASAS ZAPATA</w:t>
      </w:r>
    </w:p>
    <w:p w:rsidR="00D73B32" w:rsidRDefault="00D73B32" w:rsidP="00D73B32">
      <w:r>
        <w:t>Director.</w:t>
      </w:r>
    </w:p>
    <w:p w:rsidR="00D73B32" w:rsidRDefault="00D73B32" w:rsidP="00D73B32">
      <w:pPr>
        <w:rPr>
          <w:b/>
        </w:rPr>
      </w:pPr>
    </w:p>
    <w:p w:rsidR="00D73B32" w:rsidRDefault="00D73B32" w:rsidP="005450D8">
      <w:pPr>
        <w:rPr>
          <w:b/>
        </w:rPr>
      </w:pPr>
    </w:p>
    <w:p w:rsidR="00D83FB4" w:rsidRDefault="00D83FB4" w:rsidP="005450D8">
      <w:pPr>
        <w:rPr>
          <w:b/>
        </w:rPr>
      </w:pPr>
    </w:p>
    <w:p w:rsidR="00D83FB4" w:rsidRDefault="00D83FB4" w:rsidP="00D83FB4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D83FB4" w:rsidRDefault="00D83FB4" w:rsidP="00D83FB4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D83FB4" w:rsidRDefault="00D83FB4" w:rsidP="00D83FB4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D83FB4" w:rsidRDefault="00D83FB4" w:rsidP="00D83FB4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D83FB4" w:rsidRDefault="00D83FB4" w:rsidP="00D83FB4">
      <w:pPr>
        <w:rPr>
          <w:b/>
          <w:bCs/>
        </w:rPr>
      </w:pPr>
    </w:p>
    <w:p w:rsidR="00D83FB4" w:rsidRDefault="00D83FB4" w:rsidP="00D83FB4">
      <w:pPr>
        <w:pStyle w:val="Ttulo1"/>
      </w:pPr>
      <w:r>
        <w:lastRenderedPageBreak/>
        <w:t>ORDEN DE TRABAJO N°      06315</w:t>
      </w:r>
    </w:p>
    <w:p w:rsidR="00D83FB4" w:rsidRDefault="00D83FB4" w:rsidP="00D83FB4"/>
    <w:p w:rsidR="00D83FB4" w:rsidRDefault="00D83FB4" w:rsidP="00D83FB4"/>
    <w:p w:rsidR="00D83FB4" w:rsidRDefault="00D83FB4" w:rsidP="00D83FB4">
      <w:r>
        <w:t>FECHA:</w:t>
      </w:r>
      <w:r>
        <w:tab/>
        <w:t>Medellín,  Marzo    18    de 2010</w:t>
      </w:r>
    </w:p>
    <w:p w:rsidR="00D83FB4" w:rsidRDefault="00D83FB4" w:rsidP="00D83FB4">
      <w:r>
        <w:t>PARA:</w:t>
      </w:r>
      <w:r>
        <w:tab/>
      </w:r>
      <w:r>
        <w:tab/>
        <w:t>PLÁSTICOS DARMA</w:t>
      </w:r>
    </w:p>
    <w:p w:rsidR="00D83FB4" w:rsidRDefault="00D83FB4" w:rsidP="00D83FB4">
      <w:r>
        <w:t>ATENCIÓN:</w:t>
      </w:r>
      <w:r>
        <w:tab/>
        <w:t>Sr. Darío Jaramillo</w:t>
      </w:r>
    </w:p>
    <w:p w:rsidR="00D83FB4" w:rsidRDefault="00D83FB4" w:rsidP="00D83FB4">
      <w:r>
        <w:tab/>
      </w:r>
      <w:r>
        <w:tab/>
        <w:t>Gerente.</w:t>
      </w:r>
    </w:p>
    <w:p w:rsidR="00D83FB4" w:rsidRDefault="00D83FB4" w:rsidP="00D83FB4"/>
    <w:p w:rsidR="00D83FB4" w:rsidRDefault="00D83FB4" w:rsidP="00D83FB4">
      <w:r>
        <w:t>Apreciado Don Darío :</w:t>
      </w:r>
    </w:p>
    <w:p w:rsidR="00D83FB4" w:rsidRDefault="00D83FB4" w:rsidP="00D83FB4">
      <w:r>
        <w:t xml:space="preserve"> </w:t>
      </w:r>
    </w:p>
    <w:p w:rsidR="00D83FB4" w:rsidRDefault="00D83FB4" w:rsidP="00D83FB4">
      <w:r>
        <w:t>Con la presente estamos solicitando el siguiente servicio de   IMPRESIÓN  :</w:t>
      </w:r>
    </w:p>
    <w:p w:rsidR="00D83FB4" w:rsidRDefault="00D83FB4" w:rsidP="00D83FB4"/>
    <w:p w:rsidR="00D83FB4" w:rsidRDefault="00D83FB4" w:rsidP="00D83FB4">
      <w:pPr>
        <w:rPr>
          <w:b/>
          <w:bCs/>
          <w:u w:val="single"/>
        </w:rPr>
      </w:pPr>
    </w:p>
    <w:p w:rsidR="00D83FB4" w:rsidRDefault="00D83FB4" w:rsidP="00D83FB4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D83FB4" w:rsidRDefault="00D83FB4" w:rsidP="00D83FB4"/>
    <w:p w:rsidR="00D83FB4" w:rsidRDefault="00D83FB4" w:rsidP="00D83FB4">
      <w:r>
        <w:t>MATERIAL:</w:t>
      </w:r>
      <w:r>
        <w:tab/>
      </w:r>
      <w:r>
        <w:tab/>
        <w:t>Polietileno     Lamina    Transparente COEXTRUIDA</w:t>
      </w:r>
    </w:p>
    <w:p w:rsidR="00D83FB4" w:rsidRDefault="00D83FB4" w:rsidP="00D83FB4">
      <w:r>
        <w:t>MEDIDA:</w:t>
      </w:r>
      <w:r>
        <w:tab/>
      </w:r>
      <w:r>
        <w:tab/>
      </w:r>
      <w:r>
        <w:rPr>
          <w:b/>
        </w:rPr>
        <w:t xml:space="preserve">32.5 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D83FB4" w:rsidRPr="006D12B2" w:rsidRDefault="00D83FB4" w:rsidP="00D83FB4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D83FB4" w:rsidRDefault="00D83FB4" w:rsidP="00D83FB4">
      <w:r>
        <w:t>TRATADO:</w:t>
      </w:r>
      <w:r>
        <w:tab/>
      </w:r>
      <w:r>
        <w:tab/>
        <w:t>1  Cara</w:t>
      </w:r>
    </w:p>
    <w:p w:rsidR="00D83FB4" w:rsidRDefault="00D83FB4" w:rsidP="00D83FB4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>
        <w:rPr>
          <w:b/>
        </w:rPr>
        <w:t xml:space="preserve">150  </w:t>
      </w:r>
      <w:r w:rsidRPr="00900A5A">
        <w:rPr>
          <w:b/>
        </w:rPr>
        <w:t xml:space="preserve">  Kg</w:t>
      </w:r>
      <w:r>
        <w:t>.</w:t>
      </w:r>
    </w:p>
    <w:p w:rsidR="00D83FB4" w:rsidRDefault="00D83FB4" w:rsidP="00D83FB4">
      <w:r>
        <w:t>COLORES:</w:t>
      </w:r>
      <w:r>
        <w:tab/>
      </w:r>
      <w:r>
        <w:tab/>
        <w:t xml:space="preserve">3    ( Blanco – Negro - Verde   )   </w:t>
      </w:r>
    </w:p>
    <w:p w:rsidR="00D83FB4" w:rsidRDefault="00D83FB4" w:rsidP="00D83FB4">
      <w:r>
        <w:t>CARAS:</w:t>
      </w:r>
      <w:r>
        <w:tab/>
      </w:r>
      <w:r>
        <w:tab/>
        <w:t>1  (3 x 1  )</w:t>
      </w:r>
    </w:p>
    <w:p w:rsidR="00D83FB4" w:rsidRDefault="00D83FB4" w:rsidP="00D83FB4">
      <w:r>
        <w:t>REPETICIÓN:</w:t>
      </w:r>
      <w:r>
        <w:tab/>
        <w:t xml:space="preserve">11   Cms   </w:t>
      </w:r>
    </w:p>
    <w:p w:rsidR="00D83FB4" w:rsidRPr="00900A5A" w:rsidRDefault="00D83FB4" w:rsidP="00D83FB4">
      <w:pPr>
        <w:rPr>
          <w:b/>
        </w:rPr>
      </w:pPr>
      <w:r>
        <w:t xml:space="preserve">RODILLO  :               </w:t>
      </w:r>
      <w:r>
        <w:rPr>
          <w:b/>
        </w:rPr>
        <w:t>45</w:t>
      </w:r>
    </w:p>
    <w:p w:rsidR="00D83FB4" w:rsidRDefault="00D83FB4" w:rsidP="00D83FB4">
      <w:r>
        <w:t>LAMINA:</w:t>
      </w:r>
      <w:r>
        <w:tab/>
      </w:r>
      <w:r>
        <w:tab/>
        <w:t>15.5    Cms    REFILADA PARA EMPAQUETADORA</w:t>
      </w:r>
    </w:p>
    <w:p w:rsidR="00D83FB4" w:rsidRDefault="00D83FB4" w:rsidP="00D83FB4">
      <w:r>
        <w:t>FOTOCAELDA:</w:t>
      </w:r>
      <w:r>
        <w:tab/>
        <w:t>Según muestra con doble  color</w:t>
      </w:r>
    </w:p>
    <w:p w:rsidR="00D83FB4" w:rsidRPr="00146B92" w:rsidRDefault="00D83FB4" w:rsidP="00D83FB4">
      <w:pPr>
        <w:rPr>
          <w:b/>
        </w:rPr>
      </w:pPr>
      <w:r>
        <w:t>REFERENCIA:</w:t>
      </w:r>
      <w:r>
        <w:tab/>
      </w:r>
      <w:r>
        <w:rPr>
          <w:b/>
        </w:rPr>
        <w:t xml:space="preserve">PULPA    </w:t>
      </w:r>
      <w:r>
        <w:rPr>
          <w:b/>
          <w:u w:val="single"/>
        </w:rPr>
        <w:t>PIÑA</w:t>
      </w:r>
      <w:r>
        <w:rPr>
          <w:b/>
        </w:rPr>
        <w:t xml:space="preserve">    90  GMS</w:t>
      </w:r>
    </w:p>
    <w:p w:rsidR="00D83FB4" w:rsidRDefault="00D83FB4" w:rsidP="00D83FB4">
      <w:r>
        <w:tab/>
      </w:r>
      <w:r>
        <w:tab/>
      </w:r>
      <w:r>
        <w:tab/>
      </w:r>
    </w:p>
    <w:p w:rsidR="00D83FB4" w:rsidRDefault="00D83FB4" w:rsidP="00D83FB4"/>
    <w:p w:rsidR="00D83FB4" w:rsidRDefault="00D83FB4" w:rsidP="00D83FB4">
      <w:r>
        <w:rPr>
          <w:b/>
          <w:bCs/>
          <w:u w:val="single"/>
        </w:rPr>
        <w:t>NOTA:</w:t>
      </w:r>
      <w:r>
        <w:t xml:space="preserve">  - Cyreles   en  su planta</w:t>
      </w:r>
      <w:r>
        <w:tab/>
      </w:r>
    </w:p>
    <w:p w:rsidR="00D83FB4" w:rsidRDefault="00D83FB4" w:rsidP="00D83FB4">
      <w:pPr>
        <w:pStyle w:val="Prrafodelista"/>
        <w:numPr>
          <w:ilvl w:val="0"/>
          <w:numId w:val="2"/>
        </w:numPr>
      </w:pPr>
      <w:r>
        <w:t xml:space="preserve"> Se aprueba  impresión</w:t>
      </w:r>
    </w:p>
    <w:p w:rsidR="00D83FB4" w:rsidRDefault="00D83FB4" w:rsidP="00D83FB4">
      <w:pPr>
        <w:pStyle w:val="Prrafodelista"/>
        <w:numPr>
          <w:ilvl w:val="0"/>
          <w:numId w:val="2"/>
        </w:numPr>
      </w:pPr>
      <w:r>
        <w:t>UTILIZAR  TINTAS ANTIGRASA</w:t>
      </w:r>
    </w:p>
    <w:p w:rsidR="00D83FB4" w:rsidRPr="00492713" w:rsidRDefault="00D83FB4" w:rsidP="00D83FB4">
      <w:pPr>
        <w:ind w:left="1500"/>
        <w:rPr>
          <w:b/>
          <w:sz w:val="28"/>
          <w:szCs w:val="28"/>
        </w:rPr>
      </w:pPr>
    </w:p>
    <w:p w:rsidR="00D83FB4" w:rsidRDefault="00D83FB4" w:rsidP="00D83FB4"/>
    <w:p w:rsidR="00D83FB4" w:rsidRDefault="00D83FB4" w:rsidP="00D83FB4"/>
    <w:p w:rsidR="00D83FB4" w:rsidRDefault="00D83FB4" w:rsidP="00D83FB4">
      <w:r>
        <w:t>Agradezco la atención y colaboración prestada.</w:t>
      </w:r>
    </w:p>
    <w:p w:rsidR="00D83FB4" w:rsidRDefault="00D83FB4" w:rsidP="00D83FB4"/>
    <w:p w:rsidR="00D83FB4" w:rsidRDefault="00D83FB4" w:rsidP="00D83FB4">
      <w:r>
        <w:t>Cordialmente,</w:t>
      </w:r>
    </w:p>
    <w:p w:rsidR="00D83FB4" w:rsidRDefault="00D83FB4" w:rsidP="00D83FB4"/>
    <w:p w:rsidR="00D83FB4" w:rsidRPr="00F4077E" w:rsidRDefault="00D83FB4" w:rsidP="00D83FB4">
      <w:pPr>
        <w:rPr>
          <w:b/>
        </w:rPr>
      </w:pPr>
    </w:p>
    <w:p w:rsidR="00D83FB4" w:rsidRDefault="00D83FB4" w:rsidP="00D83FB4"/>
    <w:p w:rsidR="00D83FB4" w:rsidRDefault="00D83FB4" w:rsidP="00D83FB4">
      <w:r>
        <w:t>RICARDO CASAS ZAPATA</w:t>
      </w:r>
    </w:p>
    <w:p w:rsidR="00D83FB4" w:rsidRDefault="00D83FB4" w:rsidP="00D83FB4">
      <w:r>
        <w:t>Director.</w:t>
      </w:r>
    </w:p>
    <w:p w:rsidR="00D83FB4" w:rsidRPr="00456798" w:rsidRDefault="00D83FB4" w:rsidP="00D83FB4">
      <w:pPr>
        <w:rPr>
          <w:b/>
        </w:rPr>
      </w:pPr>
    </w:p>
    <w:p w:rsidR="00D83FB4" w:rsidRDefault="00D83FB4" w:rsidP="005450D8">
      <w:pPr>
        <w:rPr>
          <w:b/>
        </w:rPr>
      </w:pPr>
    </w:p>
    <w:p w:rsidR="00365260" w:rsidRDefault="00365260" w:rsidP="005450D8">
      <w:pPr>
        <w:rPr>
          <w:b/>
        </w:rPr>
      </w:pPr>
    </w:p>
    <w:p w:rsidR="00365260" w:rsidRPr="00456798" w:rsidRDefault="00365260" w:rsidP="00365260">
      <w:pPr>
        <w:rPr>
          <w:b/>
        </w:rPr>
      </w:pPr>
    </w:p>
    <w:p w:rsidR="00365260" w:rsidRDefault="00365260" w:rsidP="00365260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365260" w:rsidRDefault="00365260" w:rsidP="00365260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365260" w:rsidRDefault="00365260" w:rsidP="00365260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365260" w:rsidRDefault="00365260" w:rsidP="00365260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365260" w:rsidRDefault="00365260" w:rsidP="00365260"/>
    <w:p w:rsidR="00365260" w:rsidRDefault="00365260" w:rsidP="00365260"/>
    <w:p w:rsidR="00365260" w:rsidRDefault="00365260" w:rsidP="00365260">
      <w:pPr>
        <w:pStyle w:val="Ttulo1"/>
      </w:pPr>
      <w:r>
        <w:t>ORD</w:t>
      </w:r>
      <w:r w:rsidR="00BC3114">
        <w:t>EN DE TRABAJO      N°      06353</w:t>
      </w:r>
    </w:p>
    <w:p w:rsidR="00365260" w:rsidRDefault="00365260" w:rsidP="00365260"/>
    <w:p w:rsidR="00365260" w:rsidRDefault="00365260" w:rsidP="00365260"/>
    <w:p w:rsidR="00365260" w:rsidRDefault="0014393E" w:rsidP="00365260">
      <w:r>
        <w:t>FECHA:</w:t>
      </w:r>
      <w:r>
        <w:tab/>
        <w:t>Medellín,  Marzo  23</w:t>
      </w:r>
      <w:r w:rsidR="00BC3114">
        <w:t xml:space="preserve"> </w:t>
      </w:r>
      <w:r w:rsidR="00365260">
        <w:t xml:space="preserve">    de    2010</w:t>
      </w:r>
    </w:p>
    <w:p w:rsidR="00365260" w:rsidRDefault="00365260" w:rsidP="00365260">
      <w:r>
        <w:t>PARA:</w:t>
      </w:r>
      <w:r>
        <w:tab/>
      </w:r>
      <w:r>
        <w:tab/>
        <w:t>PLÁSTICOS DARMA</w:t>
      </w:r>
    </w:p>
    <w:p w:rsidR="00365260" w:rsidRDefault="00365260" w:rsidP="00365260">
      <w:r>
        <w:t>ATENCIÓN:</w:t>
      </w:r>
      <w:r>
        <w:tab/>
        <w:t>Sr. DARIO JARAMILLO</w:t>
      </w:r>
    </w:p>
    <w:p w:rsidR="00365260" w:rsidRDefault="00365260" w:rsidP="00365260"/>
    <w:p w:rsidR="00365260" w:rsidRDefault="00365260" w:rsidP="00365260"/>
    <w:p w:rsidR="00365260" w:rsidRDefault="00365260" w:rsidP="00365260">
      <w:r>
        <w:t xml:space="preserve"> Apreciado Dn DARIO:</w:t>
      </w:r>
    </w:p>
    <w:p w:rsidR="00365260" w:rsidRDefault="00365260" w:rsidP="00365260"/>
    <w:p w:rsidR="00365260" w:rsidRDefault="00365260" w:rsidP="00365260">
      <w:r>
        <w:t>Con la presente estamos solicitando el siguiente material  :</w:t>
      </w:r>
    </w:p>
    <w:p w:rsidR="00365260" w:rsidRDefault="00365260" w:rsidP="00365260"/>
    <w:p w:rsidR="00365260" w:rsidRDefault="00365260" w:rsidP="00365260">
      <w:r>
        <w:rPr>
          <w:b/>
          <w:bCs/>
          <w:u w:val="single"/>
        </w:rPr>
        <w:t>EXTRUSION</w:t>
      </w:r>
      <w:r>
        <w:t>:</w:t>
      </w:r>
    </w:p>
    <w:p w:rsidR="00365260" w:rsidRDefault="00365260" w:rsidP="00365260"/>
    <w:p w:rsidR="00365260" w:rsidRDefault="00365260" w:rsidP="00365260"/>
    <w:tbl>
      <w:tblPr>
        <w:tblW w:w="9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338"/>
        <w:gridCol w:w="1560"/>
        <w:gridCol w:w="1559"/>
        <w:gridCol w:w="1807"/>
        <w:gridCol w:w="1986"/>
      </w:tblGrid>
      <w:tr w:rsidR="00365260" w:rsidTr="00CD533D">
        <w:tc>
          <w:tcPr>
            <w:tcW w:w="2338" w:type="dxa"/>
          </w:tcPr>
          <w:p w:rsidR="00365260" w:rsidRDefault="00365260" w:rsidP="00CD533D">
            <w:r>
              <w:t xml:space="preserve">MEDIDA EN  </w:t>
            </w:r>
          </w:p>
          <w:p w:rsidR="00365260" w:rsidRDefault="00365260" w:rsidP="00CD533D">
            <w:r>
              <w:t>PULGADAS</w:t>
            </w:r>
          </w:p>
        </w:tc>
        <w:tc>
          <w:tcPr>
            <w:tcW w:w="1560" w:type="dxa"/>
          </w:tcPr>
          <w:p w:rsidR="00365260" w:rsidRDefault="00365260" w:rsidP="00CD533D">
            <w:r>
              <w:t>CALIBRE</w:t>
            </w:r>
          </w:p>
        </w:tc>
        <w:tc>
          <w:tcPr>
            <w:tcW w:w="1559" w:type="dxa"/>
          </w:tcPr>
          <w:p w:rsidR="00365260" w:rsidRDefault="00365260" w:rsidP="00CD533D">
            <w:r>
              <w:t>FORMA</w:t>
            </w:r>
          </w:p>
        </w:tc>
        <w:tc>
          <w:tcPr>
            <w:tcW w:w="1807" w:type="dxa"/>
          </w:tcPr>
          <w:p w:rsidR="00365260" w:rsidRDefault="00365260" w:rsidP="00CD533D">
            <w:r>
              <w:t>CANTIDAD EN KILOS</w:t>
            </w:r>
          </w:p>
        </w:tc>
        <w:tc>
          <w:tcPr>
            <w:tcW w:w="1986" w:type="dxa"/>
          </w:tcPr>
          <w:p w:rsidR="00365260" w:rsidRDefault="00365260" w:rsidP="00CD533D">
            <w:r>
              <w:t>MATERIAL</w:t>
            </w:r>
          </w:p>
        </w:tc>
      </w:tr>
      <w:tr w:rsidR="00365260" w:rsidRPr="00656B1D" w:rsidTr="00CD533D">
        <w:tc>
          <w:tcPr>
            <w:tcW w:w="2338" w:type="dxa"/>
          </w:tcPr>
          <w:p w:rsidR="00365260" w:rsidRPr="00656B1D" w:rsidRDefault="00365260" w:rsidP="00CD533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1560" w:type="dxa"/>
          </w:tcPr>
          <w:p w:rsidR="00365260" w:rsidRPr="00656B1D" w:rsidRDefault="00365260" w:rsidP="00CD533D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1.0 </w:t>
            </w:r>
            <w:r w:rsidRPr="00656B1D">
              <w:rPr>
                <w:b/>
                <w:sz w:val="28"/>
                <w:szCs w:val="28"/>
              </w:rPr>
              <w:t xml:space="preserve">  ”</w:t>
            </w:r>
          </w:p>
        </w:tc>
        <w:tc>
          <w:tcPr>
            <w:tcW w:w="1559" w:type="dxa"/>
          </w:tcPr>
          <w:p w:rsidR="00365260" w:rsidRPr="00656B1D" w:rsidRDefault="00365260" w:rsidP="00CD533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TUBULAR</w:t>
            </w:r>
          </w:p>
        </w:tc>
        <w:tc>
          <w:tcPr>
            <w:tcW w:w="1807" w:type="dxa"/>
          </w:tcPr>
          <w:p w:rsidR="00365260" w:rsidRPr="00656B1D" w:rsidRDefault="00365260" w:rsidP="00CD533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30</w:t>
            </w:r>
          </w:p>
        </w:tc>
        <w:tc>
          <w:tcPr>
            <w:tcW w:w="1986" w:type="dxa"/>
          </w:tcPr>
          <w:p w:rsidR="00365260" w:rsidRPr="00656B1D" w:rsidRDefault="00365260" w:rsidP="00CD533D">
            <w:pPr>
              <w:jc w:val="center"/>
              <w:rPr>
                <w:b/>
                <w:sz w:val="28"/>
                <w:szCs w:val="28"/>
              </w:rPr>
            </w:pPr>
            <w:r w:rsidRPr="00656B1D">
              <w:rPr>
                <w:b/>
                <w:sz w:val="28"/>
                <w:szCs w:val="28"/>
              </w:rPr>
              <w:t>BAJA   TPTE</w:t>
            </w:r>
          </w:p>
        </w:tc>
      </w:tr>
    </w:tbl>
    <w:p w:rsidR="00365260" w:rsidRPr="00656B1D" w:rsidRDefault="00365260" w:rsidP="00365260">
      <w:pPr>
        <w:pStyle w:val="Ttulo2"/>
        <w:rPr>
          <w:sz w:val="28"/>
          <w:szCs w:val="28"/>
        </w:rPr>
      </w:pPr>
    </w:p>
    <w:p w:rsidR="00365260" w:rsidRDefault="00365260" w:rsidP="00365260"/>
    <w:p w:rsidR="00365260" w:rsidRDefault="00365260" w:rsidP="00365260">
      <w:pPr>
        <w:rPr>
          <w:b/>
          <w:bCs/>
          <w:u w:val="single"/>
        </w:rPr>
      </w:pPr>
    </w:p>
    <w:p w:rsidR="00365260" w:rsidRDefault="00365260" w:rsidP="00365260">
      <w:r w:rsidRPr="0026453F">
        <w:rPr>
          <w:b/>
          <w:u w:val="single"/>
        </w:rPr>
        <w:t xml:space="preserve">MEZCLA </w:t>
      </w:r>
      <w:r>
        <w:t xml:space="preserve">  :     25     BAJA</w:t>
      </w:r>
    </w:p>
    <w:p w:rsidR="00365260" w:rsidRDefault="00365260" w:rsidP="00365260">
      <w:r>
        <w:t xml:space="preserve">                           5</w:t>
      </w:r>
      <w:r>
        <w:tab/>
        <w:t xml:space="preserve">LINEAL       </w:t>
      </w:r>
    </w:p>
    <w:p w:rsidR="00365260" w:rsidRDefault="00365260" w:rsidP="00365260"/>
    <w:p w:rsidR="00365260" w:rsidRDefault="00365260" w:rsidP="00365260"/>
    <w:p w:rsidR="00365260" w:rsidRDefault="00365260" w:rsidP="00365260"/>
    <w:p w:rsidR="00365260" w:rsidRDefault="00365260" w:rsidP="00365260"/>
    <w:p w:rsidR="00365260" w:rsidRDefault="00365260" w:rsidP="00365260">
      <w:r>
        <w:t>Agradezco la Amable colaboración.</w:t>
      </w:r>
    </w:p>
    <w:p w:rsidR="00365260" w:rsidRDefault="00365260" w:rsidP="00365260"/>
    <w:p w:rsidR="00365260" w:rsidRDefault="00365260" w:rsidP="00365260"/>
    <w:p w:rsidR="00365260" w:rsidRDefault="00365260" w:rsidP="00365260"/>
    <w:p w:rsidR="00365260" w:rsidRDefault="00365260" w:rsidP="00365260">
      <w:r>
        <w:t>Cordialmente</w:t>
      </w:r>
    </w:p>
    <w:p w:rsidR="00365260" w:rsidRDefault="00365260" w:rsidP="00365260"/>
    <w:p w:rsidR="00365260" w:rsidRDefault="00365260" w:rsidP="00365260"/>
    <w:p w:rsidR="00365260" w:rsidRDefault="00365260" w:rsidP="00365260"/>
    <w:p w:rsidR="00365260" w:rsidRDefault="00365260" w:rsidP="00365260">
      <w:r>
        <w:t>RICARDO CASAS ZAPATA</w:t>
      </w:r>
    </w:p>
    <w:p w:rsidR="00365260" w:rsidRDefault="00365260" w:rsidP="00365260">
      <w:r>
        <w:t>Director</w:t>
      </w:r>
    </w:p>
    <w:p w:rsidR="00365260" w:rsidRDefault="00365260" w:rsidP="00365260">
      <w:pPr>
        <w:rPr>
          <w:b/>
        </w:rPr>
      </w:pPr>
    </w:p>
    <w:p w:rsidR="00365260" w:rsidRDefault="00365260" w:rsidP="005450D8">
      <w:pPr>
        <w:rPr>
          <w:b/>
        </w:rPr>
      </w:pPr>
    </w:p>
    <w:p w:rsidR="00995720" w:rsidRDefault="00995720" w:rsidP="005450D8">
      <w:pPr>
        <w:rPr>
          <w:b/>
        </w:rPr>
      </w:pPr>
    </w:p>
    <w:p w:rsidR="00995720" w:rsidRDefault="00995720" w:rsidP="005450D8">
      <w:pPr>
        <w:rPr>
          <w:b/>
        </w:rPr>
      </w:pPr>
    </w:p>
    <w:p w:rsidR="00995720" w:rsidRDefault="00995720" w:rsidP="005450D8">
      <w:pPr>
        <w:rPr>
          <w:b/>
        </w:rPr>
      </w:pPr>
    </w:p>
    <w:p w:rsidR="00995720" w:rsidRDefault="00995720" w:rsidP="005450D8">
      <w:pPr>
        <w:rPr>
          <w:b/>
        </w:rPr>
      </w:pPr>
    </w:p>
    <w:p w:rsidR="00995720" w:rsidRDefault="00995720" w:rsidP="005450D8">
      <w:pPr>
        <w:rPr>
          <w:b/>
        </w:rPr>
      </w:pPr>
    </w:p>
    <w:p w:rsidR="00995720" w:rsidRDefault="00995720" w:rsidP="00995720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995720" w:rsidRDefault="00995720" w:rsidP="00995720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995720" w:rsidRDefault="00995720" w:rsidP="00995720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995720" w:rsidRDefault="00995720" w:rsidP="00995720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995720" w:rsidRDefault="00995720" w:rsidP="00995720">
      <w:pPr>
        <w:rPr>
          <w:b/>
          <w:bCs/>
        </w:rPr>
      </w:pPr>
    </w:p>
    <w:p w:rsidR="00995720" w:rsidRDefault="00995720" w:rsidP="00995720">
      <w:pPr>
        <w:pStyle w:val="Ttulo1"/>
      </w:pPr>
      <w:r>
        <w:t>ORDEN DE TRABAJO N°      06328</w:t>
      </w:r>
    </w:p>
    <w:p w:rsidR="00995720" w:rsidRDefault="00995720" w:rsidP="00995720"/>
    <w:p w:rsidR="00995720" w:rsidRDefault="00995720" w:rsidP="00995720"/>
    <w:p w:rsidR="00995720" w:rsidRDefault="00995720" w:rsidP="00995720">
      <w:r>
        <w:t>FECHA:</w:t>
      </w:r>
      <w:r>
        <w:tab/>
        <w:t>Medellín,  Marzo    24    de 2010</w:t>
      </w:r>
    </w:p>
    <w:p w:rsidR="00995720" w:rsidRDefault="00995720" w:rsidP="00995720">
      <w:r>
        <w:t>PARA:</w:t>
      </w:r>
      <w:r>
        <w:tab/>
      </w:r>
      <w:r>
        <w:tab/>
        <w:t>PLÁSTICOS DARMA</w:t>
      </w:r>
    </w:p>
    <w:p w:rsidR="00995720" w:rsidRDefault="00995720" w:rsidP="00995720">
      <w:r>
        <w:t>ATENCIÓN:</w:t>
      </w:r>
      <w:r>
        <w:tab/>
        <w:t>Sr. Darío Jaramillo</w:t>
      </w:r>
    </w:p>
    <w:p w:rsidR="00995720" w:rsidRDefault="00995720" w:rsidP="00995720">
      <w:r>
        <w:tab/>
      </w:r>
      <w:r>
        <w:tab/>
        <w:t>Gerente.</w:t>
      </w:r>
    </w:p>
    <w:p w:rsidR="00995720" w:rsidRDefault="00995720" w:rsidP="00995720"/>
    <w:p w:rsidR="00995720" w:rsidRDefault="00995720" w:rsidP="00995720">
      <w:r>
        <w:t>Apreciado Don Darío :</w:t>
      </w:r>
    </w:p>
    <w:p w:rsidR="00995720" w:rsidRDefault="00995720" w:rsidP="00995720">
      <w:r>
        <w:t xml:space="preserve"> </w:t>
      </w:r>
    </w:p>
    <w:p w:rsidR="00995720" w:rsidRDefault="00995720" w:rsidP="00995720">
      <w:r>
        <w:t>Con la presente estamos solicitando el siguiente servicio de   IMPRESIÓN  :</w:t>
      </w:r>
    </w:p>
    <w:p w:rsidR="00995720" w:rsidRDefault="00995720" w:rsidP="00995720"/>
    <w:p w:rsidR="00995720" w:rsidRDefault="00995720" w:rsidP="00995720">
      <w:pPr>
        <w:rPr>
          <w:b/>
          <w:bCs/>
          <w:u w:val="single"/>
        </w:rPr>
      </w:pPr>
    </w:p>
    <w:p w:rsidR="00995720" w:rsidRDefault="00995720" w:rsidP="00995720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995720" w:rsidRDefault="00995720" w:rsidP="00995720"/>
    <w:p w:rsidR="00995720" w:rsidRDefault="00995720" w:rsidP="00995720">
      <w:r>
        <w:t>MATERIAL:</w:t>
      </w:r>
      <w:r>
        <w:tab/>
      </w:r>
      <w:r>
        <w:tab/>
        <w:t>Polietileno     tubular   Transparente</w:t>
      </w:r>
    </w:p>
    <w:p w:rsidR="00995720" w:rsidRDefault="00995720" w:rsidP="00995720">
      <w:r>
        <w:t>MEDIDA:</w:t>
      </w:r>
      <w:r>
        <w:tab/>
      </w:r>
      <w:r>
        <w:tab/>
      </w:r>
      <w:r>
        <w:rPr>
          <w:b/>
        </w:rPr>
        <w:t xml:space="preserve">37 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995720" w:rsidRPr="006D12B2" w:rsidRDefault="00995720" w:rsidP="00995720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2.0   </w:t>
      </w:r>
      <w:r w:rsidRPr="006D12B2">
        <w:rPr>
          <w:b/>
        </w:rPr>
        <w:t xml:space="preserve"> “ </w:t>
      </w:r>
    </w:p>
    <w:p w:rsidR="00995720" w:rsidRDefault="00995720" w:rsidP="00995720">
      <w:r>
        <w:t>TRATADO:</w:t>
      </w:r>
      <w:r>
        <w:tab/>
      </w:r>
      <w:r>
        <w:tab/>
        <w:t>1  Cara</w:t>
      </w:r>
    </w:p>
    <w:p w:rsidR="00995720" w:rsidRDefault="00995720" w:rsidP="00995720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>
        <w:rPr>
          <w:b/>
        </w:rPr>
        <w:t xml:space="preserve">70  </w:t>
      </w:r>
      <w:r w:rsidRPr="00900A5A">
        <w:rPr>
          <w:b/>
        </w:rPr>
        <w:t xml:space="preserve">  Kg</w:t>
      </w:r>
      <w:r>
        <w:t>.</w:t>
      </w:r>
    </w:p>
    <w:p w:rsidR="00995720" w:rsidRDefault="00995720" w:rsidP="00995720">
      <w:r>
        <w:t>COLORES:</w:t>
      </w:r>
      <w:r>
        <w:tab/>
      </w:r>
      <w:r>
        <w:tab/>
        <w:t xml:space="preserve">2    ( Blanco – Negro)   </w:t>
      </w:r>
    </w:p>
    <w:p w:rsidR="00995720" w:rsidRDefault="00995720" w:rsidP="00995720">
      <w:r>
        <w:t>CARAS:</w:t>
      </w:r>
      <w:r>
        <w:tab/>
      </w:r>
      <w:r>
        <w:tab/>
        <w:t>1  (2 x 1  )</w:t>
      </w:r>
    </w:p>
    <w:p w:rsidR="00995720" w:rsidRDefault="00995720" w:rsidP="00995720">
      <w:r>
        <w:t>REPETICIÓN:</w:t>
      </w:r>
      <w:r>
        <w:tab/>
        <w:t xml:space="preserve">18.5   Cms   </w:t>
      </w:r>
    </w:p>
    <w:p w:rsidR="00995720" w:rsidRPr="00900A5A" w:rsidRDefault="00995720" w:rsidP="00995720">
      <w:pPr>
        <w:rPr>
          <w:b/>
        </w:rPr>
      </w:pPr>
      <w:r>
        <w:t xml:space="preserve">RODILLO  :               </w:t>
      </w:r>
      <w:r>
        <w:rPr>
          <w:b/>
        </w:rPr>
        <w:t>38</w:t>
      </w:r>
    </w:p>
    <w:p w:rsidR="00995720" w:rsidRPr="00146B92" w:rsidRDefault="00995720" w:rsidP="00995720">
      <w:pPr>
        <w:rPr>
          <w:b/>
        </w:rPr>
      </w:pPr>
      <w:r>
        <w:t>REFERENCIA:</w:t>
      </w:r>
      <w:r>
        <w:tab/>
      </w:r>
      <w:r>
        <w:rPr>
          <w:b/>
        </w:rPr>
        <w:t>SIMONA CODIGO DE BARRAS</w:t>
      </w:r>
    </w:p>
    <w:p w:rsidR="00995720" w:rsidRDefault="00995720" w:rsidP="00995720">
      <w:r>
        <w:tab/>
      </w:r>
      <w:r>
        <w:tab/>
      </w:r>
      <w:r>
        <w:tab/>
      </w:r>
    </w:p>
    <w:p w:rsidR="00995720" w:rsidRDefault="00995720" w:rsidP="00995720"/>
    <w:p w:rsidR="00995720" w:rsidRDefault="00995720" w:rsidP="00995720">
      <w:r>
        <w:rPr>
          <w:b/>
          <w:bCs/>
          <w:u w:val="single"/>
        </w:rPr>
        <w:t>NOTA</w:t>
      </w:r>
      <w:r w:rsidRPr="00995720">
        <w:rPr>
          <w:b/>
          <w:bCs/>
        </w:rPr>
        <w:t xml:space="preserve">:  </w:t>
      </w:r>
      <w:r w:rsidRPr="00995720">
        <w:rPr>
          <w:b/>
          <w:bCs/>
        </w:rPr>
        <w:tab/>
        <w:t>*</w:t>
      </w:r>
      <w:r>
        <w:t>Cyreles   en  su planta</w:t>
      </w:r>
      <w:r>
        <w:tab/>
      </w:r>
    </w:p>
    <w:p w:rsidR="00995720" w:rsidRPr="00995720" w:rsidRDefault="00995720" w:rsidP="00995720">
      <w:pPr>
        <w:pStyle w:val="Prrafodelista"/>
        <w:numPr>
          <w:ilvl w:val="0"/>
          <w:numId w:val="14"/>
        </w:numPr>
      </w:pPr>
      <w:r>
        <w:t>Se aprueba  impresión</w:t>
      </w:r>
    </w:p>
    <w:p w:rsidR="00995720" w:rsidRDefault="00995720" w:rsidP="00995720"/>
    <w:p w:rsidR="00995720" w:rsidRDefault="00995720" w:rsidP="00995720"/>
    <w:p w:rsidR="00995720" w:rsidRDefault="00995720" w:rsidP="00995720">
      <w:r>
        <w:t>Agradezco la atención y colaboración prestada.</w:t>
      </w:r>
    </w:p>
    <w:p w:rsidR="00995720" w:rsidRDefault="00995720" w:rsidP="00995720"/>
    <w:p w:rsidR="00995720" w:rsidRDefault="00995720" w:rsidP="00995720">
      <w:r>
        <w:t>Cordialmente,</w:t>
      </w:r>
    </w:p>
    <w:p w:rsidR="00995720" w:rsidRDefault="00995720" w:rsidP="00995720"/>
    <w:p w:rsidR="00995720" w:rsidRPr="00F4077E" w:rsidRDefault="00995720" w:rsidP="00995720">
      <w:pPr>
        <w:rPr>
          <w:b/>
        </w:rPr>
      </w:pPr>
    </w:p>
    <w:p w:rsidR="00995720" w:rsidRDefault="00995720" w:rsidP="00995720"/>
    <w:p w:rsidR="00995720" w:rsidRDefault="00995720" w:rsidP="00995720">
      <w:r>
        <w:t>RICARDO CASAS ZAPATA</w:t>
      </w:r>
    </w:p>
    <w:p w:rsidR="00995720" w:rsidRDefault="00995720" w:rsidP="00995720">
      <w:r>
        <w:t>Director.</w:t>
      </w:r>
    </w:p>
    <w:p w:rsidR="00995720" w:rsidRDefault="00995720" w:rsidP="005450D8">
      <w:pPr>
        <w:rPr>
          <w:b/>
        </w:rPr>
      </w:pPr>
    </w:p>
    <w:p w:rsidR="00636B51" w:rsidRDefault="00636B51" w:rsidP="005450D8">
      <w:pPr>
        <w:rPr>
          <w:b/>
        </w:rPr>
      </w:pPr>
    </w:p>
    <w:p w:rsidR="001A116B" w:rsidRDefault="001A116B" w:rsidP="005450D8">
      <w:pPr>
        <w:rPr>
          <w:b/>
        </w:rPr>
      </w:pPr>
    </w:p>
    <w:p w:rsidR="001A116B" w:rsidRDefault="001A116B" w:rsidP="005450D8">
      <w:pPr>
        <w:rPr>
          <w:b/>
        </w:rPr>
      </w:pPr>
    </w:p>
    <w:p w:rsidR="001A116B" w:rsidRDefault="001A116B" w:rsidP="005450D8">
      <w:pPr>
        <w:rPr>
          <w:b/>
        </w:rPr>
      </w:pPr>
    </w:p>
    <w:p w:rsidR="001A116B" w:rsidRDefault="001A116B" w:rsidP="005450D8">
      <w:pPr>
        <w:rPr>
          <w:b/>
        </w:rPr>
      </w:pPr>
    </w:p>
    <w:p w:rsidR="001A116B" w:rsidRDefault="001A116B" w:rsidP="005450D8">
      <w:pPr>
        <w:rPr>
          <w:b/>
        </w:rPr>
      </w:pPr>
    </w:p>
    <w:p w:rsidR="001A116B" w:rsidRDefault="001A116B" w:rsidP="001A116B">
      <w:pPr>
        <w:rPr>
          <w:b/>
        </w:rPr>
      </w:pPr>
    </w:p>
    <w:p w:rsidR="001A116B" w:rsidRDefault="001A116B" w:rsidP="001A116B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1A116B" w:rsidRDefault="001A116B" w:rsidP="001A116B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1A116B" w:rsidRDefault="001A116B" w:rsidP="001A116B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1A116B" w:rsidRDefault="001A116B" w:rsidP="001A116B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1A116B" w:rsidRDefault="001A116B" w:rsidP="001A116B"/>
    <w:p w:rsidR="001A116B" w:rsidRDefault="001A116B" w:rsidP="001A116B">
      <w:pPr>
        <w:pStyle w:val="Ttulo1"/>
      </w:pPr>
      <w:r>
        <w:t>ORDEN DE TRABAJO    N°     06334</w:t>
      </w:r>
    </w:p>
    <w:p w:rsidR="001A116B" w:rsidRDefault="001A116B" w:rsidP="001A116B"/>
    <w:p w:rsidR="001A116B" w:rsidRDefault="001A116B" w:rsidP="001A116B">
      <w:r>
        <w:t>FECHA:</w:t>
      </w:r>
      <w:r>
        <w:tab/>
        <w:t>Medellín, Marzo  24    de  2010</w:t>
      </w:r>
    </w:p>
    <w:p w:rsidR="001A116B" w:rsidRDefault="001A116B" w:rsidP="001A116B">
      <w:r>
        <w:t>PARA:</w:t>
      </w:r>
      <w:r>
        <w:tab/>
      </w:r>
      <w:r>
        <w:tab/>
        <w:t>PLÁSTICOS DARMA</w:t>
      </w:r>
    </w:p>
    <w:p w:rsidR="001A116B" w:rsidRDefault="001A116B" w:rsidP="001A116B">
      <w:r>
        <w:t>ATENCIÓN:</w:t>
      </w:r>
      <w:r>
        <w:tab/>
        <w:t>Sr. Darío Jaramillo</w:t>
      </w:r>
    </w:p>
    <w:p w:rsidR="001A116B" w:rsidRDefault="001A116B" w:rsidP="001A116B">
      <w:r>
        <w:tab/>
      </w:r>
      <w:r>
        <w:tab/>
        <w:t>Gerente.</w:t>
      </w:r>
    </w:p>
    <w:p w:rsidR="001A116B" w:rsidRDefault="001A116B" w:rsidP="001A116B"/>
    <w:p w:rsidR="001A116B" w:rsidRDefault="001A116B" w:rsidP="001A116B">
      <w:r>
        <w:t>Apreciado Don Darío  :</w:t>
      </w:r>
    </w:p>
    <w:p w:rsidR="001A116B" w:rsidRDefault="001A116B" w:rsidP="001A116B">
      <w:r>
        <w:t xml:space="preserve"> </w:t>
      </w:r>
    </w:p>
    <w:p w:rsidR="001A116B" w:rsidRDefault="001A116B" w:rsidP="001A116B">
      <w:r>
        <w:t>Con la presente estamos solicitando el siguiente servicio de EXTRUSION E IMPRESION:</w:t>
      </w:r>
    </w:p>
    <w:p w:rsidR="001A116B" w:rsidRDefault="001A116B" w:rsidP="001A116B"/>
    <w:p w:rsidR="001A116B" w:rsidRDefault="003F07E8" w:rsidP="001A116B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3F07E8" w:rsidRDefault="003F07E8" w:rsidP="001A116B">
      <w:pPr>
        <w:rPr>
          <w:b/>
          <w:bCs/>
          <w:u w:val="single"/>
        </w:rPr>
      </w:pPr>
    </w:p>
    <w:p w:rsidR="001A116B" w:rsidRDefault="001A116B" w:rsidP="001A116B">
      <w:r>
        <w:t>MATERIAL:</w:t>
      </w:r>
      <w:r>
        <w:tab/>
      </w:r>
      <w:r>
        <w:tab/>
        <w:t xml:space="preserve">Polietileno BAJA    </w:t>
      </w:r>
      <w:r>
        <w:rPr>
          <w:u w:val="single"/>
        </w:rPr>
        <w:t>Lamina</w:t>
      </w:r>
    </w:p>
    <w:p w:rsidR="001A116B" w:rsidRPr="003F0627" w:rsidRDefault="001A116B" w:rsidP="001A116B">
      <w:pPr>
        <w:rPr>
          <w:b/>
        </w:rPr>
      </w:pPr>
      <w:r>
        <w:t>MEDIDA:</w:t>
      </w:r>
      <w:r>
        <w:tab/>
      </w:r>
      <w:r>
        <w:tab/>
      </w:r>
      <w:r>
        <w:rPr>
          <w:b/>
        </w:rPr>
        <w:t>63</w:t>
      </w:r>
      <w:r w:rsidRPr="00743DF3">
        <w:rPr>
          <w:b/>
        </w:rPr>
        <w:t xml:space="preserve">     Cms</w:t>
      </w:r>
      <w:r>
        <w:t xml:space="preserve">.    </w:t>
      </w:r>
    </w:p>
    <w:p w:rsidR="001A116B" w:rsidRDefault="001A116B" w:rsidP="001A116B">
      <w:r>
        <w:t>CALIBRE:</w:t>
      </w:r>
      <w:r>
        <w:tab/>
      </w:r>
      <w:r>
        <w:tab/>
      </w:r>
      <w:r w:rsidRPr="000D4E06">
        <w:rPr>
          <w:b/>
        </w:rPr>
        <w:t>2.5</w:t>
      </w:r>
      <w:r w:rsidRPr="00BB2CA5">
        <w:rPr>
          <w:b/>
        </w:rPr>
        <w:t xml:space="preserve">  ”</w:t>
      </w:r>
    </w:p>
    <w:p w:rsidR="001A116B" w:rsidRDefault="001A116B" w:rsidP="001A116B">
      <w:r>
        <w:t>COLOR:</w:t>
      </w:r>
      <w:r>
        <w:tab/>
      </w:r>
      <w:r>
        <w:tab/>
        <w:t>Transparente</w:t>
      </w:r>
    </w:p>
    <w:p w:rsidR="001A116B" w:rsidRPr="00B24386" w:rsidRDefault="001A116B" w:rsidP="001A116B">
      <w:pPr>
        <w:rPr>
          <w:b/>
        </w:rPr>
      </w:pPr>
      <w:r>
        <w:t>TRATADO:</w:t>
      </w:r>
      <w:r>
        <w:tab/>
      </w:r>
      <w:r>
        <w:tab/>
        <w:t>1  Cara.</w:t>
      </w:r>
    </w:p>
    <w:p w:rsidR="001A116B" w:rsidRDefault="001A116B" w:rsidP="001A116B">
      <w:pPr>
        <w:rPr>
          <w:b/>
          <w:bCs/>
        </w:rPr>
      </w:pPr>
      <w:r>
        <w:t>CANTIDAD:</w:t>
      </w:r>
      <w:r>
        <w:tab/>
      </w:r>
      <w:r>
        <w:tab/>
      </w:r>
      <w:r w:rsidR="001D2F12">
        <w:rPr>
          <w:b/>
        </w:rPr>
        <w:t>1</w:t>
      </w:r>
      <w:r>
        <w:rPr>
          <w:b/>
        </w:rPr>
        <w:t>00</w:t>
      </w:r>
      <w:r>
        <w:t xml:space="preserve">     Kg.</w:t>
      </w:r>
    </w:p>
    <w:p w:rsidR="001A116B" w:rsidRDefault="001A116B" w:rsidP="001A116B">
      <w:r>
        <w:t>COLORES:</w:t>
      </w:r>
      <w:r>
        <w:tab/>
      </w:r>
      <w:r>
        <w:tab/>
        <w:t>2  (  Negro -  Blanco  )</w:t>
      </w:r>
    </w:p>
    <w:p w:rsidR="001A116B" w:rsidRDefault="001A116B" w:rsidP="001A116B">
      <w:r>
        <w:t>CARAS:</w:t>
      </w:r>
      <w:r>
        <w:tab/>
      </w:r>
      <w:r>
        <w:tab/>
        <w:t>1  (2 x 1 )</w:t>
      </w:r>
    </w:p>
    <w:p w:rsidR="001A116B" w:rsidRDefault="001A116B" w:rsidP="001A116B">
      <w:r>
        <w:t>LAMINA:</w:t>
      </w:r>
      <w:r>
        <w:tab/>
      </w:r>
      <w:r>
        <w:tab/>
        <w:t xml:space="preserve">31   Cms  Refilada  </w:t>
      </w:r>
    </w:p>
    <w:p w:rsidR="001A116B" w:rsidRDefault="001A116B" w:rsidP="001A116B">
      <w:r>
        <w:t>RODILLO :                32</w:t>
      </w:r>
    </w:p>
    <w:p w:rsidR="001A116B" w:rsidRDefault="001A116B" w:rsidP="001A116B">
      <w:r>
        <w:t>REFILADO:</w:t>
      </w:r>
      <w:r>
        <w:tab/>
      </w:r>
      <w:r>
        <w:tab/>
        <w:t xml:space="preserve">31  cm  </w:t>
      </w:r>
    </w:p>
    <w:p w:rsidR="001A116B" w:rsidRPr="00523A67" w:rsidRDefault="001A116B" w:rsidP="001A116B">
      <w:pPr>
        <w:rPr>
          <w:sz w:val="22"/>
        </w:rPr>
      </w:pPr>
      <w:r>
        <w:t>FOTOCEL :</w:t>
      </w:r>
      <w:r>
        <w:tab/>
      </w:r>
      <w:r>
        <w:tab/>
        <w:t>Derecha</w:t>
      </w:r>
    </w:p>
    <w:p w:rsidR="001A116B" w:rsidRPr="00523A67" w:rsidRDefault="001A116B" w:rsidP="001A116B">
      <w:pPr>
        <w:rPr>
          <w:sz w:val="22"/>
        </w:rPr>
      </w:pPr>
      <w:r w:rsidRPr="00523A67">
        <w:rPr>
          <w:sz w:val="22"/>
        </w:rPr>
        <w:t>EMBOBINADO:</w:t>
      </w:r>
      <w:r w:rsidRPr="00523A67">
        <w:rPr>
          <w:sz w:val="22"/>
        </w:rPr>
        <w:tab/>
        <w:t xml:space="preserve">Numero  uno  </w:t>
      </w:r>
    </w:p>
    <w:p w:rsidR="001A116B" w:rsidRPr="00523A67" w:rsidRDefault="001A116B" w:rsidP="001A116B">
      <w:pPr>
        <w:rPr>
          <w:sz w:val="22"/>
        </w:rPr>
      </w:pPr>
      <w:r w:rsidRPr="00523A67">
        <w:rPr>
          <w:sz w:val="22"/>
        </w:rPr>
        <w:t>REFERENCIA:</w:t>
      </w:r>
      <w:r w:rsidRPr="00523A67">
        <w:rPr>
          <w:sz w:val="22"/>
        </w:rPr>
        <w:tab/>
      </w:r>
      <w:r w:rsidRPr="00523A67">
        <w:rPr>
          <w:b/>
          <w:sz w:val="22"/>
        </w:rPr>
        <w:t>FOTOCELDA PARA EMPAQUE</w:t>
      </w:r>
    </w:p>
    <w:p w:rsidR="001A116B" w:rsidRPr="00523A67" w:rsidRDefault="001A116B" w:rsidP="001A116B">
      <w:pPr>
        <w:rPr>
          <w:sz w:val="22"/>
        </w:rPr>
      </w:pPr>
    </w:p>
    <w:p w:rsidR="001A116B" w:rsidRPr="00523A67" w:rsidRDefault="001A116B" w:rsidP="001A116B">
      <w:pPr>
        <w:rPr>
          <w:sz w:val="22"/>
        </w:rPr>
      </w:pPr>
      <w:r w:rsidRPr="00523A67">
        <w:rPr>
          <w:b/>
          <w:sz w:val="22"/>
        </w:rPr>
        <w:tab/>
      </w:r>
      <w:r w:rsidRPr="00523A67">
        <w:rPr>
          <w:b/>
          <w:sz w:val="22"/>
        </w:rPr>
        <w:tab/>
      </w:r>
      <w:r w:rsidRPr="00523A67">
        <w:rPr>
          <w:b/>
          <w:sz w:val="22"/>
        </w:rPr>
        <w:tab/>
      </w:r>
    </w:p>
    <w:p w:rsidR="001A116B" w:rsidRPr="00523A67" w:rsidRDefault="001A116B" w:rsidP="001A116B">
      <w:pPr>
        <w:rPr>
          <w:sz w:val="22"/>
        </w:rPr>
      </w:pPr>
      <w:r w:rsidRPr="00523A67">
        <w:rPr>
          <w:b/>
          <w:bCs/>
          <w:sz w:val="22"/>
          <w:u w:val="single"/>
        </w:rPr>
        <w:t>NOTA:</w:t>
      </w:r>
      <w:r w:rsidRPr="00523A67">
        <w:rPr>
          <w:sz w:val="22"/>
        </w:rPr>
        <w:t xml:space="preserve">  - Los cyreles  se encuentran en su planta</w:t>
      </w:r>
    </w:p>
    <w:p w:rsidR="001A116B" w:rsidRDefault="001A116B" w:rsidP="001A116B">
      <w:pPr>
        <w:numPr>
          <w:ilvl w:val="0"/>
          <w:numId w:val="2"/>
        </w:numPr>
      </w:pPr>
      <w:r>
        <w:t>Altura  para empaquetadora automática</w:t>
      </w:r>
    </w:p>
    <w:p w:rsidR="009D2623" w:rsidRDefault="009D2623" w:rsidP="001A116B">
      <w:pPr>
        <w:numPr>
          <w:ilvl w:val="0"/>
          <w:numId w:val="2"/>
        </w:numPr>
      </w:pPr>
      <w:r>
        <w:t>Se envía  película en  lamina</w:t>
      </w:r>
    </w:p>
    <w:p w:rsidR="001A116B" w:rsidRDefault="001A116B" w:rsidP="009D2623">
      <w:pPr>
        <w:ind w:left="1860"/>
      </w:pPr>
    </w:p>
    <w:p w:rsidR="001A116B" w:rsidRDefault="001A116B" w:rsidP="001A116B">
      <w:pPr>
        <w:ind w:left="1500"/>
        <w:rPr>
          <w:b/>
        </w:rPr>
      </w:pPr>
    </w:p>
    <w:p w:rsidR="001A116B" w:rsidRDefault="001A116B" w:rsidP="001A116B">
      <w:r>
        <w:t>Agradezco la atención y colaboración prestada.</w:t>
      </w:r>
    </w:p>
    <w:p w:rsidR="001A116B" w:rsidRDefault="001A116B" w:rsidP="001A116B"/>
    <w:p w:rsidR="001A116B" w:rsidRDefault="001A116B" w:rsidP="001A116B"/>
    <w:p w:rsidR="001A116B" w:rsidRDefault="001A116B" w:rsidP="001A116B">
      <w:r>
        <w:t>Cordialmente,</w:t>
      </w:r>
    </w:p>
    <w:p w:rsidR="001A116B" w:rsidRDefault="001A116B" w:rsidP="001A116B"/>
    <w:p w:rsidR="001A116B" w:rsidRDefault="001A116B" w:rsidP="001A116B"/>
    <w:p w:rsidR="001A116B" w:rsidRDefault="001A116B" w:rsidP="001A116B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1A116B" w:rsidRDefault="001A116B" w:rsidP="001A116B">
      <w:r>
        <w:t>Director.</w:t>
      </w:r>
    </w:p>
    <w:p w:rsidR="001A116B" w:rsidRDefault="001A116B" w:rsidP="005450D8">
      <w:pPr>
        <w:rPr>
          <w:b/>
        </w:rPr>
      </w:pPr>
    </w:p>
    <w:p w:rsidR="007216D5" w:rsidRDefault="007216D5" w:rsidP="005450D8">
      <w:pPr>
        <w:rPr>
          <w:b/>
        </w:rPr>
      </w:pPr>
    </w:p>
    <w:p w:rsidR="007216D5" w:rsidRDefault="007216D5" w:rsidP="007216D5">
      <w:pPr>
        <w:rPr>
          <w:b/>
        </w:rPr>
      </w:pPr>
    </w:p>
    <w:p w:rsidR="007216D5" w:rsidRDefault="007216D5" w:rsidP="007216D5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7216D5" w:rsidRDefault="007216D5" w:rsidP="007216D5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7216D5" w:rsidRDefault="007216D5" w:rsidP="007216D5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7216D5" w:rsidRDefault="007216D5" w:rsidP="007216D5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7216D5" w:rsidRDefault="007216D5" w:rsidP="007216D5">
      <w:pPr>
        <w:rPr>
          <w:b/>
          <w:bCs/>
        </w:rPr>
      </w:pPr>
    </w:p>
    <w:p w:rsidR="007216D5" w:rsidRDefault="007216D5" w:rsidP="007216D5">
      <w:pPr>
        <w:pStyle w:val="Ttulo1"/>
      </w:pPr>
    </w:p>
    <w:p w:rsidR="007216D5" w:rsidRDefault="007216D5" w:rsidP="007216D5">
      <w:pPr>
        <w:pStyle w:val="Ttulo1"/>
      </w:pPr>
      <w:r>
        <w:t>ORDEN DE TRABAJO  N °      06356</w:t>
      </w:r>
    </w:p>
    <w:p w:rsidR="007216D5" w:rsidRDefault="007216D5" w:rsidP="007216D5"/>
    <w:p w:rsidR="007216D5" w:rsidRDefault="007216D5" w:rsidP="007216D5">
      <w:r>
        <w:t>FECHA:</w:t>
      </w:r>
      <w:r>
        <w:tab/>
        <w:t>Medellín,  Marzo  24    de   2010</w:t>
      </w:r>
    </w:p>
    <w:p w:rsidR="007216D5" w:rsidRDefault="007216D5" w:rsidP="007216D5">
      <w:r>
        <w:t>PARA:</w:t>
      </w:r>
      <w:r>
        <w:tab/>
      </w:r>
      <w:r>
        <w:tab/>
        <w:t>PLÁSTICOS DARMA</w:t>
      </w:r>
    </w:p>
    <w:p w:rsidR="007216D5" w:rsidRDefault="007216D5" w:rsidP="007216D5">
      <w:r>
        <w:t>ATENCIÓN:</w:t>
      </w:r>
      <w:r>
        <w:tab/>
        <w:t>Sr. Darío Jaramillo</w:t>
      </w:r>
    </w:p>
    <w:p w:rsidR="007216D5" w:rsidRDefault="007216D5" w:rsidP="007216D5">
      <w:r>
        <w:tab/>
      </w:r>
      <w:r>
        <w:tab/>
        <w:t>Gerente.</w:t>
      </w:r>
    </w:p>
    <w:p w:rsidR="007216D5" w:rsidRDefault="007216D5" w:rsidP="007216D5"/>
    <w:p w:rsidR="007216D5" w:rsidRDefault="007216D5" w:rsidP="007216D5">
      <w:r>
        <w:t>Apreciado Don Darío:</w:t>
      </w:r>
    </w:p>
    <w:p w:rsidR="007216D5" w:rsidRDefault="007216D5" w:rsidP="007216D5"/>
    <w:p w:rsidR="007216D5" w:rsidRDefault="007216D5" w:rsidP="007216D5">
      <w:r>
        <w:t>Con la presente estamos solicitando el siguiente servicio de  IMPRESIÓN  :</w:t>
      </w:r>
    </w:p>
    <w:p w:rsidR="007216D5" w:rsidRDefault="007216D5" w:rsidP="007216D5"/>
    <w:p w:rsidR="007216D5" w:rsidRDefault="007216D5" w:rsidP="007216D5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7216D5" w:rsidRDefault="007216D5" w:rsidP="007216D5">
      <w:r>
        <w:t xml:space="preserve">MATERIAL   :           Polipropileno   Tubular   de   </w:t>
      </w:r>
      <w:r>
        <w:rPr>
          <w:b/>
        </w:rPr>
        <w:t>30</w:t>
      </w:r>
      <w:r>
        <w:t xml:space="preserve">    cms</w:t>
      </w:r>
    </w:p>
    <w:p w:rsidR="007216D5" w:rsidRDefault="007216D5" w:rsidP="007216D5">
      <w:r>
        <w:t>CLIBRE      :               1.5  ”</w:t>
      </w:r>
    </w:p>
    <w:p w:rsidR="007216D5" w:rsidRPr="00AD5DCF" w:rsidRDefault="007216D5" w:rsidP="007216D5">
      <w:pPr>
        <w:rPr>
          <w:b/>
        </w:rPr>
      </w:pPr>
      <w:r>
        <w:t>REFERENCIA:</w:t>
      </w:r>
      <w:r>
        <w:tab/>
      </w:r>
      <w:r>
        <w:rPr>
          <w:b/>
        </w:rPr>
        <w:t>TEENS</w:t>
      </w:r>
    </w:p>
    <w:p w:rsidR="007216D5" w:rsidRDefault="005B48C0" w:rsidP="007216D5">
      <w:r>
        <w:t>CANTIDAD    :          620</w:t>
      </w:r>
      <w:r w:rsidR="007216D5">
        <w:t xml:space="preserve">     Kg</w:t>
      </w:r>
    </w:p>
    <w:p w:rsidR="007216D5" w:rsidRDefault="007216D5" w:rsidP="007216D5">
      <w:r>
        <w:t>COLORES:</w:t>
      </w:r>
      <w:r>
        <w:tab/>
      </w:r>
      <w:r>
        <w:tab/>
        <w:t>1 ( Según  arte )</w:t>
      </w:r>
    </w:p>
    <w:p w:rsidR="007216D5" w:rsidRDefault="007216D5" w:rsidP="007216D5">
      <w:r>
        <w:t>CARAS:</w:t>
      </w:r>
      <w:r>
        <w:tab/>
      </w:r>
      <w:r>
        <w:tab/>
        <w:t xml:space="preserve">1  </w:t>
      </w:r>
    </w:p>
    <w:p w:rsidR="007216D5" w:rsidRDefault="007216D5" w:rsidP="007216D5">
      <w:r>
        <w:t>REPETICIÓN:</w:t>
      </w:r>
      <w:r>
        <w:tab/>
        <w:t>24.5</w:t>
      </w:r>
    </w:p>
    <w:p w:rsidR="007216D5" w:rsidRPr="007E24E2" w:rsidRDefault="007216D5" w:rsidP="007216D5">
      <w:pPr>
        <w:rPr>
          <w:b/>
        </w:rPr>
      </w:pPr>
      <w:r>
        <w:t>RODILLO:</w:t>
      </w:r>
      <w:r>
        <w:tab/>
      </w:r>
      <w:r>
        <w:tab/>
      </w:r>
      <w:r>
        <w:rPr>
          <w:b/>
        </w:rPr>
        <w:t>25</w:t>
      </w:r>
    </w:p>
    <w:p w:rsidR="007216D5" w:rsidRDefault="007216D5" w:rsidP="007216D5">
      <w:r>
        <w:t>BOLSA:</w:t>
      </w:r>
      <w:r>
        <w:tab/>
      </w:r>
      <w:r>
        <w:tab/>
        <w:t>24.5  X  28 + 5    cms   de  Solapa Interna.</w:t>
      </w:r>
    </w:p>
    <w:p w:rsidR="007216D5" w:rsidRDefault="007216D5" w:rsidP="007216D5">
      <w:r>
        <w:t>SELLADO:</w:t>
      </w:r>
      <w:r>
        <w:tab/>
      </w:r>
      <w:r>
        <w:tab/>
        <w:t>Para selle lateral.</w:t>
      </w:r>
    </w:p>
    <w:p w:rsidR="007216D5" w:rsidRDefault="007216D5" w:rsidP="007216D5"/>
    <w:p w:rsidR="007216D5" w:rsidRDefault="007216D5" w:rsidP="007216D5"/>
    <w:p w:rsidR="007216D5" w:rsidRDefault="007216D5" w:rsidP="007216D5">
      <w:r>
        <w:rPr>
          <w:b/>
          <w:bCs/>
          <w:u w:val="single"/>
        </w:rPr>
        <w:t>NOTA:</w:t>
      </w:r>
      <w:r>
        <w:t xml:space="preserve">  *   Los cyreles   se  encuentran en su planata.</w:t>
      </w:r>
    </w:p>
    <w:p w:rsidR="007216D5" w:rsidRDefault="007216D5" w:rsidP="007216D5">
      <w:pPr>
        <w:numPr>
          <w:ilvl w:val="0"/>
          <w:numId w:val="1"/>
        </w:numPr>
      </w:pPr>
      <w:r>
        <w:t>Se envían ARTE    para tonos y alturas</w:t>
      </w:r>
    </w:p>
    <w:p w:rsidR="007216D5" w:rsidRPr="005574BF" w:rsidRDefault="007216D5" w:rsidP="007216D5">
      <w:pPr>
        <w:numPr>
          <w:ilvl w:val="0"/>
          <w:numId w:val="2"/>
        </w:numPr>
      </w:pPr>
      <w:r>
        <w:t xml:space="preserve">Se  envia el material de PP </w:t>
      </w:r>
      <w:r>
        <w:rPr>
          <w:b/>
        </w:rPr>
        <w:t xml:space="preserve">de  30 </w:t>
      </w:r>
      <w:r w:rsidRPr="00AD5DCF">
        <w:rPr>
          <w:b/>
        </w:rPr>
        <w:t xml:space="preserve">  cms</w:t>
      </w:r>
    </w:p>
    <w:p w:rsidR="007216D5" w:rsidRPr="00150D1A" w:rsidRDefault="007216D5" w:rsidP="007216D5">
      <w:pPr>
        <w:ind w:left="1860"/>
      </w:pPr>
    </w:p>
    <w:p w:rsidR="007216D5" w:rsidRDefault="007216D5" w:rsidP="007216D5">
      <w:pPr>
        <w:ind w:left="885"/>
      </w:pPr>
    </w:p>
    <w:p w:rsidR="007216D5" w:rsidRDefault="007216D5" w:rsidP="007216D5">
      <w:pPr>
        <w:ind w:left="885"/>
      </w:pPr>
    </w:p>
    <w:p w:rsidR="007216D5" w:rsidRDefault="007216D5" w:rsidP="007216D5">
      <w:r>
        <w:t>Agradezco la atención y colaboración prestada.</w:t>
      </w:r>
    </w:p>
    <w:p w:rsidR="007216D5" w:rsidRDefault="007216D5" w:rsidP="007216D5"/>
    <w:p w:rsidR="007216D5" w:rsidRDefault="007216D5" w:rsidP="007216D5"/>
    <w:p w:rsidR="007216D5" w:rsidRDefault="007216D5" w:rsidP="007216D5">
      <w:r>
        <w:t>Cordialmente,</w:t>
      </w:r>
    </w:p>
    <w:p w:rsidR="007216D5" w:rsidRDefault="007216D5" w:rsidP="007216D5"/>
    <w:p w:rsidR="007216D5" w:rsidRDefault="007216D5" w:rsidP="007216D5"/>
    <w:p w:rsidR="007216D5" w:rsidRDefault="007216D5" w:rsidP="007216D5"/>
    <w:p w:rsidR="007216D5" w:rsidRDefault="007216D5" w:rsidP="007216D5">
      <w:r>
        <w:t>RICARDO CASAS ZAPATA</w:t>
      </w:r>
    </w:p>
    <w:p w:rsidR="007216D5" w:rsidRDefault="007216D5" w:rsidP="007216D5">
      <w:r>
        <w:t>Director</w:t>
      </w:r>
    </w:p>
    <w:p w:rsidR="007216D5" w:rsidRDefault="007216D5" w:rsidP="005450D8">
      <w:pPr>
        <w:rPr>
          <w:b/>
        </w:rPr>
      </w:pPr>
    </w:p>
    <w:p w:rsidR="007216D5" w:rsidRDefault="007216D5" w:rsidP="005450D8">
      <w:pPr>
        <w:rPr>
          <w:b/>
        </w:rPr>
      </w:pPr>
    </w:p>
    <w:p w:rsidR="00FD0C3E" w:rsidRDefault="00FD0C3E" w:rsidP="005450D8">
      <w:pPr>
        <w:rPr>
          <w:b/>
        </w:rPr>
      </w:pPr>
    </w:p>
    <w:p w:rsidR="00FD0C3E" w:rsidRDefault="00FD0C3E" w:rsidP="005450D8">
      <w:pPr>
        <w:rPr>
          <w:b/>
        </w:rPr>
      </w:pPr>
    </w:p>
    <w:p w:rsidR="00FD0C3E" w:rsidRDefault="00FD0C3E" w:rsidP="005450D8">
      <w:pPr>
        <w:rPr>
          <w:b/>
        </w:rPr>
      </w:pPr>
    </w:p>
    <w:p w:rsidR="00FD0C3E" w:rsidRDefault="00FD0C3E" w:rsidP="00FD0C3E">
      <w:pPr>
        <w:rPr>
          <w:b/>
        </w:rPr>
      </w:pPr>
    </w:p>
    <w:p w:rsidR="00FD0C3E" w:rsidRDefault="00FD0C3E" w:rsidP="00FD0C3E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FD0C3E" w:rsidRDefault="00FD0C3E" w:rsidP="00FD0C3E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FD0C3E" w:rsidRDefault="00FD0C3E" w:rsidP="00FD0C3E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FD0C3E" w:rsidRDefault="00FD0C3E" w:rsidP="00FD0C3E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FD0C3E" w:rsidRDefault="00FD0C3E" w:rsidP="00FD0C3E">
      <w:pPr>
        <w:rPr>
          <w:b/>
          <w:bCs/>
        </w:rPr>
      </w:pPr>
    </w:p>
    <w:p w:rsidR="00FD0C3E" w:rsidRDefault="00FD0C3E" w:rsidP="00FD0C3E">
      <w:pPr>
        <w:pStyle w:val="Ttulo1"/>
      </w:pPr>
    </w:p>
    <w:p w:rsidR="00FD0C3E" w:rsidRDefault="00FD0C3E" w:rsidP="00FD0C3E">
      <w:pPr>
        <w:pStyle w:val="Ttulo1"/>
      </w:pPr>
      <w:r>
        <w:t>ORDEN DE TRABAJO     N °      06357</w:t>
      </w:r>
    </w:p>
    <w:p w:rsidR="00FD0C3E" w:rsidRDefault="00FD0C3E" w:rsidP="00FD0C3E"/>
    <w:p w:rsidR="00FD0C3E" w:rsidRDefault="00540DF1" w:rsidP="00FD0C3E">
      <w:r>
        <w:t>FECHA:</w:t>
      </w:r>
      <w:r>
        <w:tab/>
        <w:t>Medellín, Marzo  24</w:t>
      </w:r>
      <w:r w:rsidR="00FD0C3E">
        <w:t xml:space="preserve">   de   2010</w:t>
      </w:r>
    </w:p>
    <w:p w:rsidR="00FD0C3E" w:rsidRDefault="00FD0C3E" w:rsidP="00FD0C3E">
      <w:r>
        <w:t>PARA:</w:t>
      </w:r>
      <w:r>
        <w:tab/>
      </w:r>
      <w:r>
        <w:tab/>
        <w:t>PLÁSTICOS DARMA</w:t>
      </w:r>
    </w:p>
    <w:p w:rsidR="00FD0C3E" w:rsidRDefault="00FD0C3E" w:rsidP="00FD0C3E">
      <w:r>
        <w:t>ATENCIÓN:</w:t>
      </w:r>
      <w:r>
        <w:tab/>
        <w:t>Sr. Darío Jaramillo</w:t>
      </w:r>
    </w:p>
    <w:p w:rsidR="00FD0C3E" w:rsidRDefault="00FD0C3E" w:rsidP="00FD0C3E">
      <w:r>
        <w:tab/>
      </w:r>
      <w:r>
        <w:tab/>
        <w:t>Gerente.</w:t>
      </w:r>
    </w:p>
    <w:p w:rsidR="00FD0C3E" w:rsidRDefault="00FD0C3E" w:rsidP="00FD0C3E"/>
    <w:p w:rsidR="00FD0C3E" w:rsidRDefault="00FD0C3E" w:rsidP="00FD0C3E">
      <w:r>
        <w:t>Apreciado Don Darío:</w:t>
      </w:r>
    </w:p>
    <w:p w:rsidR="00FD0C3E" w:rsidRDefault="00FD0C3E" w:rsidP="00FD0C3E"/>
    <w:p w:rsidR="00FD0C3E" w:rsidRDefault="00FD0C3E" w:rsidP="00FD0C3E">
      <w:r>
        <w:t>Con la presente estamos solicitando el siguiente servicio de  IMPRESIÓN :</w:t>
      </w:r>
    </w:p>
    <w:p w:rsidR="00FD0C3E" w:rsidRDefault="00FD0C3E" w:rsidP="00FD0C3E"/>
    <w:p w:rsidR="00FD0C3E" w:rsidRDefault="00FD0C3E" w:rsidP="00FD0C3E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FD0C3E" w:rsidRDefault="00FD0C3E" w:rsidP="00FD0C3E">
      <w:r>
        <w:t xml:space="preserve">MATERIAL   :           Polipropileno SemiTubular   de  </w:t>
      </w:r>
      <w:r w:rsidRPr="00B24285">
        <w:rPr>
          <w:b/>
        </w:rPr>
        <w:t>13 + 4</w:t>
      </w:r>
      <w:r>
        <w:t xml:space="preserve">     cms</w:t>
      </w:r>
    </w:p>
    <w:p w:rsidR="00FD0C3E" w:rsidRDefault="00FD0C3E" w:rsidP="00FD0C3E">
      <w:r>
        <w:t>CLIBRE      :               1.5   ”</w:t>
      </w:r>
    </w:p>
    <w:p w:rsidR="00FD0C3E" w:rsidRPr="00AD5DCF" w:rsidRDefault="00FD0C3E" w:rsidP="00FD0C3E">
      <w:pPr>
        <w:rPr>
          <w:b/>
        </w:rPr>
      </w:pPr>
      <w:r>
        <w:t>REFERENCIA:</w:t>
      </w:r>
      <w:r>
        <w:tab/>
      </w:r>
      <w:r>
        <w:rPr>
          <w:b/>
        </w:rPr>
        <w:t>CARMEL  INTERIOR  PEQUENA</w:t>
      </w:r>
    </w:p>
    <w:p w:rsidR="00FD0C3E" w:rsidRDefault="00FD0C3E" w:rsidP="00FD0C3E">
      <w:r>
        <w:t>CANTIDAD    :          60    Kg</w:t>
      </w:r>
    </w:p>
    <w:p w:rsidR="00FD0C3E" w:rsidRDefault="00FD0C3E" w:rsidP="00FD0C3E">
      <w:r>
        <w:t>COLORES:</w:t>
      </w:r>
      <w:r>
        <w:tab/>
      </w:r>
      <w:r>
        <w:tab/>
        <w:t>1 ( Según  arte )</w:t>
      </w:r>
    </w:p>
    <w:p w:rsidR="00FD0C3E" w:rsidRDefault="00FD0C3E" w:rsidP="00FD0C3E">
      <w:r>
        <w:t>CARAS:</w:t>
      </w:r>
      <w:r>
        <w:tab/>
      </w:r>
      <w:r>
        <w:tab/>
        <w:t xml:space="preserve">1  </w:t>
      </w:r>
    </w:p>
    <w:p w:rsidR="00FD0C3E" w:rsidRDefault="00FD0C3E" w:rsidP="00FD0C3E">
      <w:r>
        <w:t>REPETICIÓN:</w:t>
      </w:r>
      <w:r>
        <w:tab/>
        <w:t>14</w:t>
      </w:r>
    </w:p>
    <w:p w:rsidR="00FD0C3E" w:rsidRDefault="00FD0C3E" w:rsidP="00FD0C3E">
      <w:r>
        <w:t>RODILLO:</w:t>
      </w:r>
      <w:r>
        <w:tab/>
      </w:r>
      <w:r>
        <w:tab/>
        <w:t>29</w:t>
      </w:r>
    </w:p>
    <w:p w:rsidR="00FD0C3E" w:rsidRDefault="00FD0C3E" w:rsidP="00FD0C3E">
      <w:r>
        <w:t>BOLSA:</w:t>
      </w:r>
      <w:r>
        <w:tab/>
      </w:r>
      <w:r>
        <w:tab/>
        <w:t>14  X  13 + 4    cms    de solapa  volada</w:t>
      </w:r>
    </w:p>
    <w:p w:rsidR="00FD0C3E" w:rsidRDefault="00FD0C3E" w:rsidP="00FD0C3E">
      <w:r>
        <w:t>SELLADO:</w:t>
      </w:r>
      <w:r>
        <w:tab/>
      </w:r>
      <w:r>
        <w:tab/>
        <w:t>Para selle lateral.</w:t>
      </w:r>
    </w:p>
    <w:p w:rsidR="00FD0C3E" w:rsidRDefault="00FD0C3E" w:rsidP="00FD0C3E"/>
    <w:p w:rsidR="00FD0C3E" w:rsidRDefault="00FD0C3E" w:rsidP="00FD0C3E"/>
    <w:p w:rsidR="00FD0C3E" w:rsidRDefault="00FD0C3E" w:rsidP="00FD0C3E">
      <w:r>
        <w:rPr>
          <w:b/>
          <w:bCs/>
          <w:u w:val="single"/>
        </w:rPr>
        <w:t>NOTA:</w:t>
      </w:r>
      <w:r>
        <w:t xml:space="preserve">  *   Los cyreles se encuentran en su planta</w:t>
      </w:r>
    </w:p>
    <w:p w:rsidR="00FD0C3E" w:rsidRDefault="00FD0C3E" w:rsidP="00FD0C3E">
      <w:pPr>
        <w:numPr>
          <w:ilvl w:val="0"/>
          <w:numId w:val="1"/>
        </w:numPr>
      </w:pPr>
      <w:r>
        <w:t>Se envían ARTE    para tonos y alturas</w:t>
      </w:r>
    </w:p>
    <w:p w:rsidR="00FD0C3E" w:rsidRPr="00307118" w:rsidRDefault="00FD0C3E" w:rsidP="00FD0C3E">
      <w:pPr>
        <w:numPr>
          <w:ilvl w:val="0"/>
          <w:numId w:val="2"/>
        </w:numPr>
      </w:pPr>
      <w:r>
        <w:t xml:space="preserve">Se  envia el material de PP </w:t>
      </w:r>
      <w:r>
        <w:rPr>
          <w:b/>
        </w:rPr>
        <w:t xml:space="preserve">de  13 + 4 </w:t>
      </w:r>
      <w:r w:rsidRPr="00AD5DCF">
        <w:rPr>
          <w:b/>
        </w:rPr>
        <w:t xml:space="preserve">  cms</w:t>
      </w:r>
    </w:p>
    <w:p w:rsidR="00FD0C3E" w:rsidRPr="00150D1A" w:rsidRDefault="00FD0C3E" w:rsidP="00FD0C3E">
      <w:pPr>
        <w:numPr>
          <w:ilvl w:val="0"/>
          <w:numId w:val="2"/>
        </w:numPr>
      </w:pPr>
      <w:r>
        <w:rPr>
          <w:b/>
        </w:rPr>
        <w:t>Igual  ultima  impresion</w:t>
      </w:r>
    </w:p>
    <w:p w:rsidR="00FD0C3E" w:rsidRDefault="00FD0C3E" w:rsidP="00FD0C3E">
      <w:pPr>
        <w:ind w:left="885"/>
      </w:pPr>
    </w:p>
    <w:p w:rsidR="00FD0C3E" w:rsidRDefault="00FD0C3E" w:rsidP="00FD0C3E">
      <w:pPr>
        <w:ind w:left="885"/>
      </w:pPr>
    </w:p>
    <w:p w:rsidR="00FD0C3E" w:rsidRDefault="00FD0C3E" w:rsidP="00FD0C3E">
      <w:r>
        <w:t>Agradezco la atención y colaboración prestada.</w:t>
      </w:r>
    </w:p>
    <w:p w:rsidR="00FD0C3E" w:rsidRDefault="00FD0C3E" w:rsidP="00FD0C3E"/>
    <w:p w:rsidR="00FD0C3E" w:rsidRDefault="00FD0C3E" w:rsidP="00FD0C3E"/>
    <w:p w:rsidR="00FD0C3E" w:rsidRDefault="00FD0C3E" w:rsidP="00FD0C3E">
      <w:r>
        <w:t>Cordialmente,</w:t>
      </w:r>
    </w:p>
    <w:p w:rsidR="00FD0C3E" w:rsidRDefault="00FD0C3E" w:rsidP="00FD0C3E"/>
    <w:p w:rsidR="00FD0C3E" w:rsidRDefault="00FD0C3E" w:rsidP="00FD0C3E"/>
    <w:p w:rsidR="00FD0C3E" w:rsidRDefault="00FD0C3E" w:rsidP="00FD0C3E"/>
    <w:p w:rsidR="00FD0C3E" w:rsidRDefault="00FD0C3E" w:rsidP="00FD0C3E">
      <w:r>
        <w:t>RICARDO CASAS ZAPATA</w:t>
      </w:r>
    </w:p>
    <w:p w:rsidR="00FD0C3E" w:rsidRDefault="00FD0C3E" w:rsidP="00FD0C3E">
      <w:r>
        <w:t>Director.</w:t>
      </w:r>
    </w:p>
    <w:p w:rsidR="00FD0C3E" w:rsidRDefault="00FD0C3E" w:rsidP="00FD0C3E"/>
    <w:p w:rsidR="00FD0C3E" w:rsidRDefault="00FD0C3E" w:rsidP="005450D8">
      <w:pPr>
        <w:rPr>
          <w:b/>
        </w:rPr>
      </w:pPr>
    </w:p>
    <w:p w:rsidR="00C95BC3" w:rsidRDefault="00C95BC3" w:rsidP="005450D8">
      <w:pPr>
        <w:rPr>
          <w:b/>
        </w:rPr>
      </w:pPr>
    </w:p>
    <w:p w:rsidR="00C95BC3" w:rsidRDefault="00C95BC3" w:rsidP="005450D8">
      <w:pPr>
        <w:rPr>
          <w:b/>
        </w:rPr>
      </w:pPr>
    </w:p>
    <w:p w:rsidR="00C95BC3" w:rsidRDefault="00C95BC3" w:rsidP="005450D8">
      <w:pPr>
        <w:rPr>
          <w:b/>
        </w:rPr>
      </w:pPr>
    </w:p>
    <w:p w:rsidR="00C95BC3" w:rsidRDefault="00C95BC3" w:rsidP="00C95BC3">
      <w:pPr>
        <w:rPr>
          <w:b/>
        </w:rPr>
      </w:pPr>
    </w:p>
    <w:p w:rsidR="00C95BC3" w:rsidRDefault="00C95BC3" w:rsidP="00C95BC3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C95BC3" w:rsidRDefault="00C95BC3" w:rsidP="00C95BC3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C95BC3" w:rsidRDefault="00C95BC3" w:rsidP="00C95BC3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C95BC3" w:rsidRDefault="00C95BC3" w:rsidP="00C95BC3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C95BC3" w:rsidRDefault="00C95BC3" w:rsidP="00C95BC3">
      <w:pPr>
        <w:rPr>
          <w:b/>
          <w:bCs/>
        </w:rPr>
      </w:pPr>
    </w:p>
    <w:p w:rsidR="00C95BC3" w:rsidRDefault="00C95BC3" w:rsidP="00C95BC3">
      <w:pPr>
        <w:pStyle w:val="Ttulo1"/>
      </w:pPr>
    </w:p>
    <w:p w:rsidR="00C95BC3" w:rsidRDefault="00C95BC3" w:rsidP="00C95BC3">
      <w:pPr>
        <w:pStyle w:val="Ttulo1"/>
      </w:pPr>
      <w:r>
        <w:t>ORDEN DE TRABAJO  N °      06358</w:t>
      </w:r>
    </w:p>
    <w:p w:rsidR="00C95BC3" w:rsidRDefault="00C95BC3" w:rsidP="00C95BC3"/>
    <w:p w:rsidR="00C95BC3" w:rsidRDefault="00C95BC3" w:rsidP="00C95BC3">
      <w:r>
        <w:t>FECHA:</w:t>
      </w:r>
      <w:r>
        <w:tab/>
        <w:t xml:space="preserve">Medellín,   </w:t>
      </w:r>
      <w:r w:rsidR="00673D4C">
        <w:t>Marz</w:t>
      </w:r>
      <w:r>
        <w:t>o  24    de   2010</w:t>
      </w:r>
    </w:p>
    <w:p w:rsidR="00C95BC3" w:rsidRDefault="00C95BC3" w:rsidP="00C95BC3">
      <w:r>
        <w:t>PARA:</w:t>
      </w:r>
      <w:r>
        <w:tab/>
      </w:r>
      <w:r>
        <w:tab/>
        <w:t>PLÁSTICOS DARMA</w:t>
      </w:r>
    </w:p>
    <w:p w:rsidR="00C95BC3" w:rsidRDefault="00C95BC3" w:rsidP="00C95BC3">
      <w:r>
        <w:t>ATENCIÓN:</w:t>
      </w:r>
      <w:r>
        <w:tab/>
        <w:t>Sr. Darío Jaramillo</w:t>
      </w:r>
    </w:p>
    <w:p w:rsidR="00C95BC3" w:rsidRDefault="00C95BC3" w:rsidP="00C95BC3">
      <w:r>
        <w:tab/>
      </w:r>
      <w:r>
        <w:tab/>
        <w:t>Gerente.</w:t>
      </w:r>
    </w:p>
    <w:p w:rsidR="00C95BC3" w:rsidRDefault="00C95BC3" w:rsidP="00C95BC3"/>
    <w:p w:rsidR="00C95BC3" w:rsidRDefault="00C95BC3" w:rsidP="00C95BC3">
      <w:r>
        <w:t>Apreciado Don Darío:</w:t>
      </w:r>
    </w:p>
    <w:p w:rsidR="00C95BC3" w:rsidRDefault="00C95BC3" w:rsidP="00C95BC3"/>
    <w:p w:rsidR="00C95BC3" w:rsidRDefault="00C95BC3" w:rsidP="00C95BC3">
      <w:r>
        <w:t>Con la presente estamos solicitando el siguiente servicio de  IMPRESIÓN :</w:t>
      </w:r>
    </w:p>
    <w:p w:rsidR="00C95BC3" w:rsidRDefault="00C95BC3" w:rsidP="00C95BC3"/>
    <w:p w:rsidR="00C95BC3" w:rsidRDefault="00C95BC3" w:rsidP="00C95BC3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C95BC3" w:rsidRDefault="00C95BC3" w:rsidP="00C95BC3">
      <w:r>
        <w:t xml:space="preserve">MATERIAL   :           Polipropileno  SemiTubular   de  </w:t>
      </w:r>
      <w:r w:rsidRPr="002720AA">
        <w:rPr>
          <w:b/>
        </w:rPr>
        <w:t>20 + 4</w:t>
      </w:r>
      <w:r>
        <w:t xml:space="preserve">     cms</w:t>
      </w:r>
    </w:p>
    <w:p w:rsidR="00C95BC3" w:rsidRDefault="00C95BC3" w:rsidP="00C95BC3">
      <w:r>
        <w:t>CLIBRE      :               1.5  ”</w:t>
      </w:r>
    </w:p>
    <w:p w:rsidR="00C95BC3" w:rsidRPr="00AD5DCF" w:rsidRDefault="00C95BC3" w:rsidP="00C95BC3">
      <w:pPr>
        <w:rPr>
          <w:b/>
        </w:rPr>
      </w:pPr>
      <w:r>
        <w:t>REFERENCIA:</w:t>
      </w:r>
      <w:r>
        <w:tab/>
      </w:r>
      <w:r>
        <w:rPr>
          <w:b/>
        </w:rPr>
        <w:t>CARMEL  INTERIOR  GRANDE</w:t>
      </w:r>
    </w:p>
    <w:p w:rsidR="00C95BC3" w:rsidRDefault="00C95BC3" w:rsidP="00C95BC3">
      <w:r>
        <w:t>CANTIDAD    :          110    Kg</w:t>
      </w:r>
    </w:p>
    <w:p w:rsidR="00C95BC3" w:rsidRDefault="00C95BC3" w:rsidP="00C95BC3">
      <w:r>
        <w:t>COLORES:</w:t>
      </w:r>
      <w:r>
        <w:tab/>
      </w:r>
      <w:r>
        <w:tab/>
        <w:t>1 ( Según  arte )</w:t>
      </w:r>
    </w:p>
    <w:p w:rsidR="00C95BC3" w:rsidRDefault="00C95BC3" w:rsidP="00C95BC3">
      <w:r>
        <w:t>CARAS:</w:t>
      </w:r>
      <w:r>
        <w:tab/>
      </w:r>
      <w:r>
        <w:tab/>
        <w:t xml:space="preserve">1  </w:t>
      </w:r>
    </w:p>
    <w:p w:rsidR="00C95BC3" w:rsidRDefault="00C95BC3" w:rsidP="00C95BC3">
      <w:r>
        <w:t>REPETICIÓN:</w:t>
      </w:r>
      <w:r>
        <w:tab/>
        <w:t>18</w:t>
      </w:r>
    </w:p>
    <w:p w:rsidR="00C95BC3" w:rsidRPr="007E24E2" w:rsidRDefault="00C95BC3" w:rsidP="00C95BC3">
      <w:pPr>
        <w:rPr>
          <w:b/>
        </w:rPr>
      </w:pPr>
      <w:r>
        <w:t>RODILLO:</w:t>
      </w:r>
      <w:r>
        <w:tab/>
      </w:r>
      <w:r>
        <w:tab/>
      </w:r>
      <w:r w:rsidRPr="007E24E2">
        <w:rPr>
          <w:b/>
        </w:rPr>
        <w:t>37</w:t>
      </w:r>
    </w:p>
    <w:p w:rsidR="00C95BC3" w:rsidRDefault="00C95BC3" w:rsidP="00C95BC3">
      <w:r>
        <w:t>BOLSA:</w:t>
      </w:r>
      <w:r>
        <w:tab/>
      </w:r>
      <w:r>
        <w:tab/>
        <w:t>18  X  20 + 4    cms de solapa  volada</w:t>
      </w:r>
    </w:p>
    <w:p w:rsidR="00C95BC3" w:rsidRDefault="00C95BC3" w:rsidP="00C95BC3">
      <w:r>
        <w:t>SELLADO:</w:t>
      </w:r>
      <w:r>
        <w:tab/>
      </w:r>
      <w:r>
        <w:tab/>
        <w:t>Para selle lateral.</w:t>
      </w:r>
    </w:p>
    <w:p w:rsidR="00C95BC3" w:rsidRDefault="00C95BC3" w:rsidP="00C95BC3"/>
    <w:p w:rsidR="00C95BC3" w:rsidRDefault="00C95BC3" w:rsidP="00C95BC3"/>
    <w:p w:rsidR="00C95BC3" w:rsidRDefault="00C95BC3" w:rsidP="00C95BC3">
      <w:r>
        <w:rPr>
          <w:b/>
          <w:bCs/>
          <w:u w:val="single"/>
        </w:rPr>
        <w:t>NOTA:</w:t>
      </w:r>
      <w:r>
        <w:t xml:space="preserve">  *   Los cyreles   se encuentran en  su  planta</w:t>
      </w:r>
    </w:p>
    <w:p w:rsidR="00C95BC3" w:rsidRDefault="00C95BC3" w:rsidP="00C95BC3">
      <w:pPr>
        <w:numPr>
          <w:ilvl w:val="0"/>
          <w:numId w:val="1"/>
        </w:numPr>
      </w:pPr>
      <w:r>
        <w:t>Se envían ARTE    para tonos y alturas</w:t>
      </w:r>
    </w:p>
    <w:p w:rsidR="00C95BC3" w:rsidRPr="00307118" w:rsidRDefault="00C95BC3" w:rsidP="00C95BC3">
      <w:pPr>
        <w:numPr>
          <w:ilvl w:val="0"/>
          <w:numId w:val="2"/>
        </w:numPr>
      </w:pPr>
      <w:r>
        <w:t xml:space="preserve">Se  envia el material de PP </w:t>
      </w:r>
      <w:r>
        <w:rPr>
          <w:b/>
        </w:rPr>
        <w:t xml:space="preserve">de  20 + 4 </w:t>
      </w:r>
      <w:r w:rsidRPr="00AD5DCF">
        <w:rPr>
          <w:b/>
        </w:rPr>
        <w:t xml:space="preserve">  cms</w:t>
      </w:r>
    </w:p>
    <w:p w:rsidR="00C95BC3" w:rsidRPr="00150D1A" w:rsidRDefault="00C95BC3" w:rsidP="00C95BC3">
      <w:pPr>
        <w:numPr>
          <w:ilvl w:val="0"/>
          <w:numId w:val="2"/>
        </w:numPr>
      </w:pPr>
      <w:r>
        <w:rPr>
          <w:b/>
        </w:rPr>
        <w:t>OJO  EL RODILLO ES  37</w:t>
      </w:r>
    </w:p>
    <w:p w:rsidR="00C95BC3" w:rsidRDefault="00C95BC3" w:rsidP="00C95BC3">
      <w:pPr>
        <w:ind w:left="885"/>
      </w:pPr>
    </w:p>
    <w:p w:rsidR="00C95BC3" w:rsidRDefault="00C95BC3" w:rsidP="00C95BC3">
      <w:pPr>
        <w:ind w:left="885"/>
      </w:pPr>
    </w:p>
    <w:p w:rsidR="00C95BC3" w:rsidRDefault="00C95BC3" w:rsidP="00C95BC3">
      <w:r>
        <w:t>Agradezco la atención y colaboración prestada.</w:t>
      </w:r>
    </w:p>
    <w:p w:rsidR="00C95BC3" w:rsidRDefault="00C95BC3" w:rsidP="00C95BC3"/>
    <w:p w:rsidR="00C95BC3" w:rsidRDefault="00C95BC3" w:rsidP="00C95BC3"/>
    <w:p w:rsidR="00C95BC3" w:rsidRDefault="00C95BC3" w:rsidP="00C95BC3">
      <w:r>
        <w:t>Cordialmente,</w:t>
      </w:r>
    </w:p>
    <w:p w:rsidR="00C95BC3" w:rsidRDefault="00C95BC3" w:rsidP="00C95BC3"/>
    <w:p w:rsidR="00C95BC3" w:rsidRDefault="00C95BC3" w:rsidP="00C95BC3"/>
    <w:p w:rsidR="00C95BC3" w:rsidRDefault="00C95BC3" w:rsidP="00C95BC3"/>
    <w:p w:rsidR="00C95BC3" w:rsidRDefault="00C95BC3" w:rsidP="00C95BC3">
      <w:r>
        <w:t>RICARDO CASAS ZAPATA</w:t>
      </w:r>
    </w:p>
    <w:p w:rsidR="00C95BC3" w:rsidRDefault="00C95BC3" w:rsidP="00C95BC3">
      <w:r>
        <w:t>Director.</w:t>
      </w:r>
    </w:p>
    <w:p w:rsidR="00C95BC3" w:rsidRDefault="00C95BC3" w:rsidP="00C95BC3">
      <w:pPr>
        <w:rPr>
          <w:b/>
        </w:rPr>
      </w:pPr>
    </w:p>
    <w:p w:rsidR="00C95BC3" w:rsidRDefault="00C95BC3" w:rsidP="005450D8">
      <w:pPr>
        <w:rPr>
          <w:b/>
        </w:rPr>
      </w:pPr>
    </w:p>
    <w:p w:rsidR="000B1C64" w:rsidRDefault="000B1C64" w:rsidP="005450D8">
      <w:pPr>
        <w:rPr>
          <w:b/>
        </w:rPr>
      </w:pPr>
    </w:p>
    <w:p w:rsidR="000B1C64" w:rsidRDefault="000B1C64" w:rsidP="005450D8">
      <w:pPr>
        <w:rPr>
          <w:b/>
        </w:rPr>
      </w:pPr>
    </w:p>
    <w:p w:rsidR="000B1C64" w:rsidRDefault="000B1C64" w:rsidP="005450D8">
      <w:pPr>
        <w:rPr>
          <w:b/>
        </w:rPr>
      </w:pPr>
    </w:p>
    <w:p w:rsidR="000B1C64" w:rsidRDefault="000B1C64" w:rsidP="000B1C64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0B1C64" w:rsidRDefault="000B1C64" w:rsidP="000B1C64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0B1C64" w:rsidRDefault="000B1C64" w:rsidP="000B1C64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0B1C64" w:rsidRDefault="000B1C64" w:rsidP="000B1C64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0B1C64" w:rsidRDefault="000B1C64" w:rsidP="000B1C64"/>
    <w:p w:rsidR="000B1C64" w:rsidRDefault="000B1C64" w:rsidP="000B1C64"/>
    <w:p w:rsidR="000B1C64" w:rsidRDefault="000B1C64" w:rsidP="000B1C64">
      <w:pPr>
        <w:pStyle w:val="Ttulo1"/>
      </w:pPr>
      <w:r>
        <w:t>ORDEN DE TRABAJO      N°      06359</w:t>
      </w:r>
    </w:p>
    <w:p w:rsidR="000B1C64" w:rsidRDefault="000B1C64" w:rsidP="000B1C64"/>
    <w:p w:rsidR="000B1C64" w:rsidRDefault="000B1C64" w:rsidP="000B1C64"/>
    <w:p w:rsidR="000B1C64" w:rsidRDefault="000B1C64" w:rsidP="000B1C64">
      <w:r>
        <w:t>FECHA:</w:t>
      </w:r>
      <w:r>
        <w:tab/>
        <w:t>Medellín,  Marzo  25    de    2010</w:t>
      </w:r>
    </w:p>
    <w:p w:rsidR="000B1C64" w:rsidRDefault="000B1C64" w:rsidP="000B1C64">
      <w:r>
        <w:t>PARA:</w:t>
      </w:r>
      <w:r>
        <w:tab/>
      </w:r>
      <w:r>
        <w:tab/>
        <w:t>PLÁSTICOS DARMA</w:t>
      </w:r>
    </w:p>
    <w:p w:rsidR="000B1C64" w:rsidRDefault="000B1C64" w:rsidP="000B1C64">
      <w:r>
        <w:t>ATENCIÓN:</w:t>
      </w:r>
      <w:r>
        <w:tab/>
        <w:t>Sr. DARIO JARAMILLO</w:t>
      </w:r>
    </w:p>
    <w:p w:rsidR="000B1C64" w:rsidRDefault="000B1C64" w:rsidP="000B1C64"/>
    <w:p w:rsidR="000B1C64" w:rsidRDefault="000B1C64" w:rsidP="000B1C64"/>
    <w:p w:rsidR="000B1C64" w:rsidRDefault="000B1C64" w:rsidP="000B1C64">
      <w:r>
        <w:t xml:space="preserve"> Apreciado Dn DARIO:</w:t>
      </w:r>
    </w:p>
    <w:p w:rsidR="000B1C64" w:rsidRDefault="000B1C64" w:rsidP="000B1C64"/>
    <w:p w:rsidR="000B1C64" w:rsidRDefault="000B1C64" w:rsidP="000B1C64">
      <w:r>
        <w:t>Con la presente estamos solicitando el siguiente material  :</w:t>
      </w:r>
    </w:p>
    <w:p w:rsidR="000B1C64" w:rsidRDefault="000B1C64" w:rsidP="000B1C64"/>
    <w:p w:rsidR="000B1C64" w:rsidRDefault="000B1C64" w:rsidP="000B1C64">
      <w:r>
        <w:rPr>
          <w:b/>
          <w:bCs/>
          <w:u w:val="single"/>
        </w:rPr>
        <w:t>EXTRUSION</w:t>
      </w:r>
      <w:r>
        <w:t>:</w:t>
      </w:r>
    </w:p>
    <w:p w:rsidR="000B1C64" w:rsidRDefault="000B1C64" w:rsidP="000B1C64"/>
    <w:p w:rsidR="000B1C64" w:rsidRDefault="000B1C64" w:rsidP="000B1C64"/>
    <w:tbl>
      <w:tblPr>
        <w:tblW w:w="9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338"/>
        <w:gridCol w:w="1560"/>
        <w:gridCol w:w="1559"/>
        <w:gridCol w:w="1807"/>
        <w:gridCol w:w="1986"/>
      </w:tblGrid>
      <w:tr w:rsidR="000B1C64" w:rsidTr="00CD533D">
        <w:tc>
          <w:tcPr>
            <w:tcW w:w="2338" w:type="dxa"/>
          </w:tcPr>
          <w:p w:rsidR="000B1C64" w:rsidRDefault="000B1C64" w:rsidP="00CD533D">
            <w:r>
              <w:t xml:space="preserve">MEDIDA EN  </w:t>
            </w:r>
          </w:p>
          <w:p w:rsidR="000B1C64" w:rsidRDefault="000B1C64" w:rsidP="00CD533D">
            <w:r>
              <w:t>CENTIMETROS</w:t>
            </w:r>
          </w:p>
        </w:tc>
        <w:tc>
          <w:tcPr>
            <w:tcW w:w="1560" w:type="dxa"/>
          </w:tcPr>
          <w:p w:rsidR="000B1C64" w:rsidRDefault="000B1C64" w:rsidP="00CD533D">
            <w:r>
              <w:t>CALIBRE</w:t>
            </w:r>
          </w:p>
        </w:tc>
        <w:tc>
          <w:tcPr>
            <w:tcW w:w="1559" w:type="dxa"/>
          </w:tcPr>
          <w:p w:rsidR="000B1C64" w:rsidRDefault="000B1C64" w:rsidP="00CD533D">
            <w:r>
              <w:t>FORMA</w:t>
            </w:r>
          </w:p>
        </w:tc>
        <w:tc>
          <w:tcPr>
            <w:tcW w:w="1807" w:type="dxa"/>
          </w:tcPr>
          <w:p w:rsidR="000B1C64" w:rsidRDefault="000B1C64" w:rsidP="00CD533D">
            <w:r>
              <w:t>CANTIDAD EN KILOS</w:t>
            </w:r>
          </w:p>
        </w:tc>
        <w:tc>
          <w:tcPr>
            <w:tcW w:w="1986" w:type="dxa"/>
          </w:tcPr>
          <w:p w:rsidR="000B1C64" w:rsidRDefault="000B1C64" w:rsidP="00CD533D">
            <w:r>
              <w:t>MATERIAL</w:t>
            </w:r>
          </w:p>
        </w:tc>
      </w:tr>
      <w:tr w:rsidR="000B1C64" w:rsidRPr="00656B1D" w:rsidTr="00CD533D">
        <w:tc>
          <w:tcPr>
            <w:tcW w:w="2338" w:type="dxa"/>
          </w:tcPr>
          <w:p w:rsidR="000B1C64" w:rsidRPr="00656B1D" w:rsidRDefault="00F617C9" w:rsidP="00CD533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</w:t>
            </w:r>
          </w:p>
        </w:tc>
        <w:tc>
          <w:tcPr>
            <w:tcW w:w="1560" w:type="dxa"/>
          </w:tcPr>
          <w:p w:rsidR="000B1C64" w:rsidRPr="00656B1D" w:rsidRDefault="00F617C9" w:rsidP="00CD533D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3</w:t>
            </w:r>
            <w:r w:rsidR="000B1C64">
              <w:rPr>
                <w:b/>
                <w:sz w:val="28"/>
                <w:szCs w:val="28"/>
              </w:rPr>
              <w:t xml:space="preserve">.0 </w:t>
            </w:r>
            <w:r w:rsidR="000B1C64" w:rsidRPr="00656B1D">
              <w:rPr>
                <w:b/>
                <w:sz w:val="28"/>
                <w:szCs w:val="28"/>
              </w:rPr>
              <w:t xml:space="preserve">  ”</w:t>
            </w:r>
          </w:p>
        </w:tc>
        <w:tc>
          <w:tcPr>
            <w:tcW w:w="1559" w:type="dxa"/>
          </w:tcPr>
          <w:p w:rsidR="000B1C64" w:rsidRPr="00656B1D" w:rsidRDefault="000B1C64" w:rsidP="00CD533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TUBULAR</w:t>
            </w:r>
          </w:p>
        </w:tc>
        <w:tc>
          <w:tcPr>
            <w:tcW w:w="1807" w:type="dxa"/>
          </w:tcPr>
          <w:p w:rsidR="000B1C64" w:rsidRPr="00656B1D" w:rsidRDefault="00F617C9" w:rsidP="00CD533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100</w:t>
            </w:r>
          </w:p>
        </w:tc>
        <w:tc>
          <w:tcPr>
            <w:tcW w:w="1986" w:type="dxa"/>
          </w:tcPr>
          <w:p w:rsidR="000B1C64" w:rsidRPr="00656B1D" w:rsidRDefault="000B1C64" w:rsidP="00CD533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BAJA   BLANCO</w:t>
            </w:r>
          </w:p>
        </w:tc>
      </w:tr>
    </w:tbl>
    <w:p w:rsidR="000B1C64" w:rsidRPr="00656B1D" w:rsidRDefault="000B1C64" w:rsidP="000B1C64">
      <w:pPr>
        <w:pStyle w:val="Ttulo2"/>
        <w:rPr>
          <w:sz w:val="28"/>
          <w:szCs w:val="28"/>
        </w:rPr>
      </w:pPr>
    </w:p>
    <w:p w:rsidR="000B1C64" w:rsidRDefault="000B1C64" w:rsidP="000B1C64"/>
    <w:p w:rsidR="000B1C64" w:rsidRDefault="000B1C64" w:rsidP="000B1C64">
      <w:pPr>
        <w:rPr>
          <w:b/>
          <w:bCs/>
          <w:u w:val="single"/>
        </w:rPr>
      </w:pPr>
    </w:p>
    <w:p w:rsidR="000B1C64" w:rsidRDefault="000B1C64" w:rsidP="000B1C64">
      <w:r w:rsidRPr="0026453F">
        <w:rPr>
          <w:b/>
          <w:u w:val="single"/>
        </w:rPr>
        <w:t xml:space="preserve">MEZCLA </w:t>
      </w:r>
      <w:r>
        <w:t xml:space="preserve">  :     25     BAJA</w:t>
      </w:r>
    </w:p>
    <w:p w:rsidR="000B1C64" w:rsidRDefault="00F617C9" w:rsidP="000B1C64">
      <w:r>
        <w:t xml:space="preserve">                           8</w:t>
      </w:r>
      <w:r w:rsidR="000B1C64">
        <w:tab/>
        <w:t xml:space="preserve">LINEAL  </w:t>
      </w:r>
    </w:p>
    <w:p w:rsidR="000B1C64" w:rsidRDefault="000B1C64" w:rsidP="000B1C64">
      <w:r>
        <w:tab/>
      </w:r>
      <w:r>
        <w:tab/>
        <w:t xml:space="preserve">   5 %    PIGMENTO  BLANCO</w:t>
      </w:r>
    </w:p>
    <w:p w:rsidR="000B1C64" w:rsidRDefault="000B1C64" w:rsidP="000B1C64"/>
    <w:p w:rsidR="000B1C64" w:rsidRPr="00585541" w:rsidRDefault="000B1C64" w:rsidP="000B1C64">
      <w:pPr>
        <w:rPr>
          <w:sz w:val="28"/>
          <w:szCs w:val="28"/>
        </w:rPr>
      </w:pPr>
      <w:r w:rsidRPr="00585541">
        <w:rPr>
          <w:sz w:val="28"/>
          <w:szCs w:val="28"/>
        </w:rPr>
        <w:t xml:space="preserve">     </w:t>
      </w:r>
    </w:p>
    <w:p w:rsidR="000B1C64" w:rsidRDefault="000B1C64" w:rsidP="000B1C64">
      <w:r>
        <w:t>Agradezco la Amable colaboración.</w:t>
      </w:r>
    </w:p>
    <w:p w:rsidR="000B1C64" w:rsidRDefault="000B1C64" w:rsidP="000B1C64"/>
    <w:p w:rsidR="000B1C64" w:rsidRDefault="000B1C64" w:rsidP="000B1C64"/>
    <w:p w:rsidR="000B1C64" w:rsidRDefault="000B1C64" w:rsidP="000B1C64"/>
    <w:p w:rsidR="000B1C64" w:rsidRDefault="000B1C64" w:rsidP="000B1C64">
      <w:r>
        <w:t>Cordialmente</w:t>
      </w:r>
    </w:p>
    <w:p w:rsidR="000B1C64" w:rsidRDefault="000B1C64" w:rsidP="000B1C64"/>
    <w:p w:rsidR="000B1C64" w:rsidRDefault="000B1C64" w:rsidP="000B1C64"/>
    <w:p w:rsidR="000B1C64" w:rsidRDefault="000B1C64" w:rsidP="000B1C64"/>
    <w:p w:rsidR="000B1C64" w:rsidRDefault="000B1C64" w:rsidP="000B1C64">
      <w:r>
        <w:t>RICARDO CASAS ZAPATA</w:t>
      </w:r>
    </w:p>
    <w:p w:rsidR="000B1C64" w:rsidRDefault="000B1C64" w:rsidP="000B1C64">
      <w:r>
        <w:t>Director</w:t>
      </w:r>
    </w:p>
    <w:p w:rsidR="000B1C64" w:rsidRDefault="000B1C64" w:rsidP="005450D8">
      <w:pPr>
        <w:rPr>
          <w:b/>
        </w:rPr>
      </w:pPr>
    </w:p>
    <w:p w:rsidR="00791695" w:rsidRDefault="00791695" w:rsidP="005450D8">
      <w:pPr>
        <w:rPr>
          <w:b/>
        </w:rPr>
      </w:pPr>
    </w:p>
    <w:p w:rsidR="00791695" w:rsidRDefault="00791695" w:rsidP="005450D8">
      <w:pPr>
        <w:rPr>
          <w:b/>
        </w:rPr>
      </w:pPr>
    </w:p>
    <w:p w:rsidR="00791695" w:rsidRDefault="00791695" w:rsidP="005450D8">
      <w:pPr>
        <w:rPr>
          <w:b/>
        </w:rPr>
      </w:pPr>
    </w:p>
    <w:p w:rsidR="00791695" w:rsidRDefault="00791695" w:rsidP="005450D8">
      <w:pPr>
        <w:rPr>
          <w:b/>
        </w:rPr>
      </w:pPr>
    </w:p>
    <w:p w:rsidR="00791695" w:rsidRDefault="00791695" w:rsidP="005450D8">
      <w:pPr>
        <w:rPr>
          <w:b/>
        </w:rPr>
      </w:pPr>
    </w:p>
    <w:p w:rsidR="00791695" w:rsidRDefault="00791695" w:rsidP="00791695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791695" w:rsidRDefault="00791695" w:rsidP="00791695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791695" w:rsidRDefault="00791695" w:rsidP="00791695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– 144 </w:t>
      </w:r>
    </w:p>
    <w:p w:rsidR="00791695" w:rsidRDefault="00791695" w:rsidP="00791695">
      <w:pPr>
        <w:rPr>
          <w:b/>
          <w:bCs/>
          <w:sz w:val="20"/>
        </w:rPr>
      </w:pPr>
      <w:r>
        <w:rPr>
          <w:b/>
          <w:bCs/>
          <w:sz w:val="20"/>
        </w:rPr>
        <w:t xml:space="preserve">TEL:   4 44 46 64  ITAGUI                                      </w:t>
      </w:r>
    </w:p>
    <w:p w:rsidR="00791695" w:rsidRDefault="00791695" w:rsidP="00791695"/>
    <w:p w:rsidR="00791695" w:rsidRDefault="00791695" w:rsidP="00791695">
      <w:pPr>
        <w:pStyle w:val="Ttulo1"/>
      </w:pPr>
      <w:r>
        <w:t>ORDEN DE TRABAJO N°      06361</w:t>
      </w:r>
    </w:p>
    <w:p w:rsidR="00791695" w:rsidRPr="002E6298" w:rsidRDefault="00791695" w:rsidP="00791695"/>
    <w:p w:rsidR="00791695" w:rsidRDefault="00791695" w:rsidP="00791695">
      <w:r>
        <w:t>FECH</w:t>
      </w:r>
      <w:r w:rsidR="004A5D71">
        <w:t>A:</w:t>
      </w:r>
      <w:r w:rsidR="004A5D71">
        <w:tab/>
        <w:t>Medellín, Marzo  26   de  2010</w:t>
      </w:r>
    </w:p>
    <w:p w:rsidR="00791695" w:rsidRDefault="00791695" w:rsidP="00791695">
      <w:r>
        <w:t>PARA:</w:t>
      </w:r>
      <w:r>
        <w:tab/>
      </w:r>
      <w:r>
        <w:tab/>
        <w:t>PLÁSTICOS DARMA</w:t>
      </w:r>
    </w:p>
    <w:p w:rsidR="00791695" w:rsidRDefault="00791695" w:rsidP="00791695">
      <w:r>
        <w:t>ATENCIÓN:</w:t>
      </w:r>
      <w:r>
        <w:tab/>
        <w:t>Sr. Darío Jaramillo</w:t>
      </w:r>
    </w:p>
    <w:p w:rsidR="00791695" w:rsidRDefault="00791695" w:rsidP="00791695">
      <w:r>
        <w:tab/>
      </w:r>
      <w:r>
        <w:tab/>
        <w:t>Gerente.</w:t>
      </w:r>
    </w:p>
    <w:p w:rsidR="00791695" w:rsidRDefault="00791695" w:rsidP="00791695"/>
    <w:p w:rsidR="00791695" w:rsidRDefault="00791695" w:rsidP="00791695">
      <w:r>
        <w:t>Apreciado Don Darío:</w:t>
      </w:r>
    </w:p>
    <w:p w:rsidR="00791695" w:rsidRDefault="00791695" w:rsidP="00791695"/>
    <w:p w:rsidR="00791695" w:rsidRDefault="00791695" w:rsidP="00791695">
      <w:r>
        <w:t>Con la presente estamos solicitando el siguiente servicio de  IMPRESION:</w:t>
      </w:r>
    </w:p>
    <w:p w:rsidR="00791695" w:rsidRDefault="00791695" w:rsidP="00791695"/>
    <w:p w:rsidR="00791695" w:rsidRDefault="00791695" w:rsidP="00791695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791695" w:rsidRDefault="00791695" w:rsidP="00791695">
      <w:r>
        <w:t xml:space="preserve">MATERIAL   :           Polipropileno LAMINA  de  </w:t>
      </w:r>
      <w:r>
        <w:rPr>
          <w:b/>
        </w:rPr>
        <w:t>66</w:t>
      </w:r>
      <w:r w:rsidRPr="001F09F9">
        <w:rPr>
          <w:b/>
        </w:rPr>
        <w:t xml:space="preserve"> </w:t>
      </w:r>
      <w:r w:rsidRPr="002830A8">
        <w:rPr>
          <w:b/>
        </w:rPr>
        <w:t xml:space="preserve"> </w:t>
      </w:r>
      <w:r>
        <w:t>cms</w:t>
      </w:r>
    </w:p>
    <w:p w:rsidR="00791695" w:rsidRDefault="00791695" w:rsidP="00791695">
      <w:r>
        <w:t xml:space="preserve">CLIBRE      :               1.5  ” </w:t>
      </w:r>
    </w:p>
    <w:p w:rsidR="00791695" w:rsidRDefault="00791695" w:rsidP="00791695">
      <w:pPr>
        <w:rPr>
          <w:b/>
        </w:rPr>
      </w:pPr>
      <w:r>
        <w:t>REFERENCIA:</w:t>
      </w:r>
      <w:r>
        <w:tab/>
      </w:r>
      <w:r>
        <w:rPr>
          <w:b/>
        </w:rPr>
        <w:t xml:space="preserve">PANECITOS </w:t>
      </w:r>
      <w:r w:rsidRPr="00883836">
        <w:rPr>
          <w:b/>
        </w:rPr>
        <w:t xml:space="preserve">  SOL DE ORIENTE</w:t>
      </w:r>
      <w:r w:rsidR="00470DEC">
        <w:rPr>
          <w:b/>
        </w:rPr>
        <w:tab/>
        <w:t>80  KG</w:t>
      </w:r>
    </w:p>
    <w:p w:rsidR="00791695" w:rsidRDefault="00791695" w:rsidP="00791695">
      <w:r>
        <w:rPr>
          <w:b/>
        </w:rPr>
        <w:tab/>
      </w:r>
      <w:r>
        <w:rPr>
          <w:b/>
        </w:rPr>
        <w:tab/>
      </w:r>
      <w:r>
        <w:rPr>
          <w:b/>
        </w:rPr>
        <w:tab/>
        <w:t>SALCHIPAN SOL DE ORIENTE</w:t>
      </w:r>
      <w:r w:rsidR="009E2E0F">
        <w:rPr>
          <w:b/>
        </w:rPr>
        <w:tab/>
      </w:r>
      <w:r w:rsidR="009E2E0F">
        <w:rPr>
          <w:b/>
        </w:rPr>
        <w:tab/>
        <w:t>30  KG</w:t>
      </w:r>
    </w:p>
    <w:p w:rsidR="00791695" w:rsidRDefault="00791695" w:rsidP="00791695">
      <w:r>
        <w:t>CANTIDAD    :          110    Kg</w:t>
      </w:r>
    </w:p>
    <w:p w:rsidR="00791695" w:rsidRDefault="00791695" w:rsidP="00791695">
      <w:r>
        <w:t>COLORES:</w:t>
      </w:r>
      <w:r>
        <w:tab/>
      </w:r>
      <w:r>
        <w:tab/>
        <w:t>5 (  según muestra )</w:t>
      </w:r>
    </w:p>
    <w:p w:rsidR="00791695" w:rsidRDefault="00791695" w:rsidP="00791695">
      <w:r>
        <w:t>CARAS:</w:t>
      </w:r>
      <w:r>
        <w:tab/>
      </w:r>
      <w:r>
        <w:tab/>
        <w:t>2</w:t>
      </w:r>
    </w:p>
    <w:p w:rsidR="00791695" w:rsidRDefault="00791695" w:rsidP="00791695">
      <w:r>
        <w:t>REPETICIÓN:</w:t>
      </w:r>
      <w:r>
        <w:tab/>
        <w:t>23  cms</w:t>
      </w:r>
    </w:p>
    <w:p w:rsidR="00791695" w:rsidRDefault="00791695" w:rsidP="00791695">
      <w:r>
        <w:t>RODILLO:</w:t>
      </w:r>
      <w:r>
        <w:tab/>
      </w:r>
      <w:r>
        <w:tab/>
        <w:t>48</w:t>
      </w:r>
    </w:p>
    <w:p w:rsidR="00791695" w:rsidRDefault="00791695" w:rsidP="00791695">
      <w:r>
        <w:t>BOLSA:</w:t>
      </w:r>
      <w:r>
        <w:tab/>
      </w:r>
      <w:r>
        <w:tab/>
      </w:r>
      <w:r>
        <w:rPr>
          <w:b/>
        </w:rPr>
        <w:t>23 x 30  + 2.5</w:t>
      </w:r>
      <w:r>
        <w:t xml:space="preserve">  cms     fuelle de  fondo</w:t>
      </w:r>
    </w:p>
    <w:p w:rsidR="00791695" w:rsidRDefault="00791695" w:rsidP="00791695">
      <w:r>
        <w:t>SELLADO:</w:t>
      </w:r>
      <w:r>
        <w:tab/>
      </w:r>
      <w:r>
        <w:tab/>
        <w:t>Para selle lateral.</w:t>
      </w:r>
    </w:p>
    <w:p w:rsidR="00791695" w:rsidRDefault="00791695" w:rsidP="00791695"/>
    <w:p w:rsidR="00791695" w:rsidRDefault="00791695" w:rsidP="00791695"/>
    <w:p w:rsidR="00791695" w:rsidRDefault="00791695" w:rsidP="00791695">
      <w:r>
        <w:rPr>
          <w:b/>
          <w:bCs/>
          <w:u w:val="single"/>
        </w:rPr>
        <w:t>NOTA:</w:t>
      </w:r>
      <w:r>
        <w:t xml:space="preserve">  * Los cyreles se encuentran  en su planta</w:t>
      </w:r>
    </w:p>
    <w:p w:rsidR="00791695" w:rsidRDefault="00791695" w:rsidP="00791695">
      <w:pPr>
        <w:numPr>
          <w:ilvl w:val="0"/>
          <w:numId w:val="1"/>
        </w:numPr>
      </w:pPr>
      <w:r>
        <w:t>Se envían Plano  para tonos y alturas</w:t>
      </w:r>
    </w:p>
    <w:p w:rsidR="00791695" w:rsidRDefault="00791695" w:rsidP="00791695">
      <w:pPr>
        <w:numPr>
          <w:ilvl w:val="0"/>
          <w:numId w:val="1"/>
        </w:numPr>
      </w:pPr>
      <w:r>
        <w:t>Colocar pie de imprenta</w:t>
      </w:r>
    </w:p>
    <w:p w:rsidR="00791695" w:rsidRDefault="00791695" w:rsidP="00791695">
      <w:pPr>
        <w:numPr>
          <w:ilvl w:val="0"/>
          <w:numId w:val="1"/>
        </w:numPr>
        <w:rPr>
          <w:b/>
        </w:rPr>
      </w:pPr>
      <w:r>
        <w:rPr>
          <w:b/>
        </w:rPr>
        <w:t>Igual  ultima  Impresion</w:t>
      </w:r>
    </w:p>
    <w:p w:rsidR="00791695" w:rsidRPr="00EA0244" w:rsidRDefault="00791695" w:rsidP="00791695">
      <w:pPr>
        <w:numPr>
          <w:ilvl w:val="0"/>
          <w:numId w:val="1"/>
        </w:numPr>
        <w:rPr>
          <w:b/>
        </w:rPr>
      </w:pPr>
      <w:r>
        <w:rPr>
          <w:b/>
        </w:rPr>
        <w:t xml:space="preserve">Se envia LAMINA  de  </w:t>
      </w:r>
      <w:smartTag w:uri="urn:schemas-microsoft-com:office:smarttags" w:element="metricconverter">
        <w:smartTagPr>
          <w:attr w:name="ProductID" w:val="66 cm"/>
        </w:smartTagPr>
        <w:r>
          <w:rPr>
            <w:b/>
          </w:rPr>
          <w:t>66 cm</w:t>
        </w:r>
      </w:smartTag>
      <w:r>
        <w:rPr>
          <w:b/>
        </w:rPr>
        <w:t xml:space="preserve">  </w:t>
      </w:r>
    </w:p>
    <w:p w:rsidR="00791695" w:rsidRDefault="00791695" w:rsidP="00791695">
      <w:pPr>
        <w:ind w:left="1125"/>
        <w:rPr>
          <w:b/>
          <w:bCs/>
          <w:u w:val="single"/>
        </w:rPr>
      </w:pPr>
    </w:p>
    <w:p w:rsidR="00791695" w:rsidRDefault="00791695" w:rsidP="00791695">
      <w:pPr>
        <w:ind w:left="885"/>
        <w:rPr>
          <w:b/>
          <w:bCs/>
          <w:u w:val="single"/>
        </w:rPr>
      </w:pPr>
    </w:p>
    <w:p w:rsidR="00791695" w:rsidRDefault="00791695" w:rsidP="00791695">
      <w:r>
        <w:t>Agradezco la atención y colaboración prestada.</w:t>
      </w:r>
    </w:p>
    <w:p w:rsidR="00791695" w:rsidRDefault="00791695" w:rsidP="00791695"/>
    <w:p w:rsidR="00791695" w:rsidRDefault="00791695" w:rsidP="00791695"/>
    <w:p w:rsidR="00791695" w:rsidRDefault="00791695" w:rsidP="00791695">
      <w:r>
        <w:t>Cordialmente,</w:t>
      </w:r>
    </w:p>
    <w:p w:rsidR="00791695" w:rsidRDefault="00791695" w:rsidP="00791695"/>
    <w:p w:rsidR="00791695" w:rsidRDefault="00791695" w:rsidP="00791695"/>
    <w:p w:rsidR="00791695" w:rsidRDefault="00791695" w:rsidP="00791695"/>
    <w:p w:rsidR="00791695" w:rsidRDefault="00791695" w:rsidP="00791695">
      <w:r>
        <w:t>RICARDO CASAS ZAPATA</w:t>
      </w:r>
    </w:p>
    <w:p w:rsidR="00791695" w:rsidRDefault="00791695" w:rsidP="00791695">
      <w:r>
        <w:t>Director.</w:t>
      </w:r>
    </w:p>
    <w:p w:rsidR="00791695" w:rsidRDefault="00791695" w:rsidP="00791695">
      <w:pPr>
        <w:rPr>
          <w:b/>
        </w:rPr>
      </w:pPr>
    </w:p>
    <w:p w:rsidR="00791695" w:rsidRDefault="00791695" w:rsidP="005450D8">
      <w:pPr>
        <w:rPr>
          <w:b/>
        </w:rPr>
      </w:pPr>
    </w:p>
    <w:p w:rsidR="00E05A32" w:rsidRDefault="00E05A32" w:rsidP="005450D8">
      <w:pPr>
        <w:rPr>
          <w:b/>
        </w:rPr>
      </w:pPr>
    </w:p>
    <w:p w:rsidR="00E05A32" w:rsidRDefault="00E05A32" w:rsidP="005450D8">
      <w:pPr>
        <w:rPr>
          <w:b/>
        </w:rPr>
      </w:pPr>
    </w:p>
    <w:p w:rsidR="00E05A32" w:rsidRDefault="00E05A32" w:rsidP="005450D8">
      <w:pPr>
        <w:rPr>
          <w:b/>
        </w:rPr>
      </w:pPr>
    </w:p>
    <w:p w:rsidR="00E05A32" w:rsidRDefault="00E05A32" w:rsidP="00E05A32">
      <w:pPr>
        <w:rPr>
          <w:b/>
          <w:bCs/>
          <w:sz w:val="20"/>
        </w:rPr>
      </w:pPr>
      <w:r>
        <w:rPr>
          <w:b/>
          <w:bCs/>
          <w:sz w:val="20"/>
        </w:rPr>
        <w:t>PLÁSTICOS UNION LTDA</w:t>
      </w:r>
    </w:p>
    <w:p w:rsidR="00E05A32" w:rsidRDefault="00E05A32" w:rsidP="00E05A32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E05A32" w:rsidRDefault="00E05A32" w:rsidP="00E05A32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76 N 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E05A32" w:rsidRDefault="00E05A32" w:rsidP="00E05A32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4 44 46 64   ITAGUI.</w:t>
      </w:r>
    </w:p>
    <w:p w:rsidR="00E05A32" w:rsidRDefault="00E05A32" w:rsidP="00E05A32">
      <w:pPr>
        <w:rPr>
          <w:b/>
          <w:bCs/>
          <w:sz w:val="20"/>
        </w:rPr>
      </w:pPr>
    </w:p>
    <w:p w:rsidR="00E05A32" w:rsidRDefault="00E05A32" w:rsidP="00E05A32">
      <w:pPr>
        <w:rPr>
          <w:b/>
        </w:rPr>
      </w:pPr>
    </w:p>
    <w:p w:rsidR="00E05A32" w:rsidRDefault="00E05A32" w:rsidP="00E05A32">
      <w:pPr>
        <w:pStyle w:val="Ttulo1"/>
      </w:pPr>
      <w:r>
        <w:t>ORDEN DE TRABAJO    N°      06332</w:t>
      </w:r>
    </w:p>
    <w:p w:rsidR="00E05A32" w:rsidRDefault="00E05A32" w:rsidP="00E05A32"/>
    <w:p w:rsidR="00E05A32" w:rsidRDefault="00E05A32" w:rsidP="00E05A32">
      <w:r>
        <w:t>FECHA:</w:t>
      </w:r>
      <w:r>
        <w:tab/>
        <w:t>Medellín,  Marzo   26   de   2010</w:t>
      </w:r>
    </w:p>
    <w:p w:rsidR="00E05A32" w:rsidRDefault="00E05A32" w:rsidP="00E05A32">
      <w:r>
        <w:t>PARA:</w:t>
      </w:r>
      <w:r>
        <w:tab/>
      </w:r>
      <w:r>
        <w:tab/>
        <w:t>PLASTICOS DARMA S.A.</w:t>
      </w:r>
    </w:p>
    <w:p w:rsidR="00E05A32" w:rsidRDefault="00E05A32" w:rsidP="00E05A32">
      <w:r>
        <w:t>ATENCIÓN:</w:t>
      </w:r>
      <w:r>
        <w:tab/>
        <w:t>Sr. Dario Jaramillo</w:t>
      </w:r>
    </w:p>
    <w:p w:rsidR="00E05A32" w:rsidRDefault="00E05A32" w:rsidP="00E05A32">
      <w:r>
        <w:tab/>
      </w:r>
      <w:r>
        <w:tab/>
        <w:t>Gerente</w:t>
      </w:r>
    </w:p>
    <w:p w:rsidR="00E05A32" w:rsidRDefault="00E05A32" w:rsidP="00E05A32"/>
    <w:p w:rsidR="00E05A32" w:rsidRDefault="00E05A32" w:rsidP="00E05A32">
      <w:r>
        <w:t>Apreciado  Don Darío:</w:t>
      </w:r>
    </w:p>
    <w:p w:rsidR="00E05A32" w:rsidRDefault="00E05A32" w:rsidP="00E05A32">
      <w:r>
        <w:t xml:space="preserve"> </w:t>
      </w:r>
    </w:p>
    <w:p w:rsidR="00E05A32" w:rsidRDefault="00E05A32" w:rsidP="00E05A32">
      <w:r>
        <w:t>Con la presente estamos solicitando el siguiente Material :</w:t>
      </w:r>
    </w:p>
    <w:p w:rsidR="00E05A32" w:rsidRDefault="00E05A32" w:rsidP="00E05A32"/>
    <w:p w:rsidR="00E05A32" w:rsidRDefault="00E05A32" w:rsidP="00E05A32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E05A32" w:rsidRDefault="00E05A32" w:rsidP="00E05A32">
      <w:pPr>
        <w:rPr>
          <w:b/>
          <w:bCs/>
          <w:u w:val="single"/>
        </w:rPr>
      </w:pPr>
    </w:p>
    <w:p w:rsidR="00E05A32" w:rsidRDefault="00E05A32" w:rsidP="00E05A32">
      <w:r>
        <w:t>MATERIAL:</w:t>
      </w:r>
      <w:r>
        <w:tab/>
      </w:r>
      <w:r>
        <w:tab/>
        <w:t>Polietileno Baja Densidad Blanco  TUBULAR</w:t>
      </w:r>
    </w:p>
    <w:p w:rsidR="00E05A32" w:rsidRDefault="00E05A32" w:rsidP="00E05A32">
      <w:r>
        <w:t>MEDIDA:</w:t>
      </w:r>
      <w:r>
        <w:tab/>
      </w:r>
      <w:r>
        <w:tab/>
        <w:t>28 + 6 + 6</w:t>
      </w:r>
      <w:r w:rsidRPr="007317E8">
        <w:rPr>
          <w:b/>
        </w:rPr>
        <w:t xml:space="preserve">    </w:t>
      </w:r>
      <w:r>
        <w:t>Cms.</w:t>
      </w:r>
    </w:p>
    <w:p w:rsidR="00E05A32" w:rsidRDefault="00E05A32" w:rsidP="00E05A32">
      <w:pPr>
        <w:rPr>
          <w:b/>
          <w:bCs/>
        </w:rPr>
      </w:pPr>
      <w:r>
        <w:t>CALIBRE:</w:t>
      </w:r>
      <w:r>
        <w:tab/>
      </w:r>
      <w:r>
        <w:tab/>
      </w:r>
      <w:r>
        <w:rPr>
          <w:b/>
        </w:rPr>
        <w:t xml:space="preserve">1.3 </w:t>
      </w:r>
      <w:r w:rsidRPr="007317E8">
        <w:rPr>
          <w:b/>
        </w:rPr>
        <w:t xml:space="preserve"> </w:t>
      </w:r>
      <w:r w:rsidRPr="007317E8">
        <w:rPr>
          <w:b/>
          <w:bCs/>
        </w:rPr>
        <w:t xml:space="preserve"> ”</w:t>
      </w:r>
    </w:p>
    <w:p w:rsidR="00E05A32" w:rsidRDefault="00E05A32" w:rsidP="00E05A32">
      <w:r>
        <w:t>COLOR:</w:t>
      </w:r>
      <w:r>
        <w:tab/>
      </w:r>
      <w:r>
        <w:tab/>
        <w:t>Blanco</w:t>
      </w:r>
    </w:p>
    <w:p w:rsidR="00E05A32" w:rsidRPr="00874A16" w:rsidRDefault="00E05A32" w:rsidP="00E05A32">
      <w:r>
        <w:t>TRATADO:</w:t>
      </w:r>
      <w:r>
        <w:tab/>
      </w:r>
      <w:r>
        <w:tab/>
        <w:t>2  Caras.</w:t>
      </w:r>
    </w:p>
    <w:p w:rsidR="00E05A32" w:rsidRDefault="00074137" w:rsidP="00E05A32">
      <w:pPr>
        <w:rPr>
          <w:b/>
          <w:bCs/>
        </w:rPr>
      </w:pPr>
      <w:r>
        <w:t>CANTIDAD:</w:t>
      </w:r>
      <w:r>
        <w:tab/>
      </w:r>
      <w:r>
        <w:tab/>
        <w:t>1</w:t>
      </w:r>
      <w:r w:rsidR="00E05A32">
        <w:t>80    Kg.</w:t>
      </w:r>
      <w:r w:rsidR="00E05A32">
        <w:rPr>
          <w:b/>
          <w:bCs/>
        </w:rPr>
        <w:tab/>
      </w:r>
    </w:p>
    <w:p w:rsidR="00E05A32" w:rsidRDefault="00E05A32" w:rsidP="00E05A32">
      <w:r>
        <w:t>COLORES:</w:t>
      </w:r>
      <w:r>
        <w:tab/>
      </w:r>
      <w:r>
        <w:tab/>
        <w:t xml:space="preserve">2     ( Naranja - Amarillo   )   </w:t>
      </w:r>
    </w:p>
    <w:p w:rsidR="00E05A32" w:rsidRDefault="00E05A32" w:rsidP="00E05A32">
      <w:r>
        <w:t>CARAS:</w:t>
      </w:r>
      <w:r>
        <w:tab/>
      </w:r>
      <w:r>
        <w:tab/>
        <w:t xml:space="preserve">2 </w:t>
      </w:r>
    </w:p>
    <w:p w:rsidR="00E05A32" w:rsidRDefault="00E05A32" w:rsidP="00E05A32">
      <w:r>
        <w:t>REPETICIÓN:</w:t>
      </w:r>
      <w:r>
        <w:tab/>
        <w:t>48    Cms.</w:t>
      </w:r>
    </w:p>
    <w:p w:rsidR="00E05A32" w:rsidRDefault="00E05A32" w:rsidP="00E05A32">
      <w:r>
        <w:t xml:space="preserve">RODILLO  :    </w:t>
      </w:r>
      <w:r>
        <w:tab/>
        <w:t>48</w:t>
      </w:r>
      <w:r>
        <w:tab/>
      </w:r>
    </w:p>
    <w:p w:rsidR="00E05A32" w:rsidRDefault="00E05A32" w:rsidP="00E05A32">
      <w:r>
        <w:t>BOLSA:</w:t>
      </w:r>
      <w:r>
        <w:tab/>
      </w:r>
      <w:r>
        <w:tab/>
        <w:t>28  + 6 + 6   x  48     cms         Con  troquel  Camiseta</w:t>
      </w:r>
    </w:p>
    <w:p w:rsidR="00E05A32" w:rsidRDefault="00E05A32" w:rsidP="00E05A32">
      <w:r>
        <w:t>SELLADO:</w:t>
      </w:r>
      <w:r>
        <w:tab/>
      </w:r>
      <w:r>
        <w:tab/>
        <w:t>Fondo</w:t>
      </w:r>
    </w:p>
    <w:p w:rsidR="00E05A32" w:rsidRDefault="00E05A32" w:rsidP="00E05A32">
      <w:r>
        <w:t>REFERENCIA:</w:t>
      </w:r>
      <w:r>
        <w:tab/>
      </w:r>
      <w:r>
        <w:rPr>
          <w:b/>
        </w:rPr>
        <w:t xml:space="preserve">LA MEDIA NARANJA  </w:t>
      </w:r>
      <w:r w:rsidR="009C3594">
        <w:rPr>
          <w:b/>
        </w:rPr>
        <w:t>MEDIANA</w:t>
      </w:r>
    </w:p>
    <w:p w:rsidR="00E05A32" w:rsidRDefault="00E05A32" w:rsidP="00E05A32">
      <w:r>
        <w:tab/>
      </w:r>
      <w:r>
        <w:tab/>
      </w:r>
      <w:r>
        <w:tab/>
      </w:r>
    </w:p>
    <w:p w:rsidR="00E05A32" w:rsidRDefault="00E05A32" w:rsidP="00E05A32"/>
    <w:p w:rsidR="00E05A32" w:rsidRDefault="00E05A32" w:rsidP="00E05A32">
      <w:r>
        <w:rPr>
          <w:b/>
          <w:bCs/>
          <w:u w:val="single"/>
        </w:rPr>
        <w:t>NOTA</w:t>
      </w:r>
      <w:r>
        <w:t>:  - Cyreles   en  su planta.</w:t>
      </w:r>
    </w:p>
    <w:p w:rsidR="00E05A32" w:rsidRPr="001B3E70" w:rsidRDefault="00E05A32" w:rsidP="00E05A32">
      <w:pPr>
        <w:numPr>
          <w:ilvl w:val="0"/>
          <w:numId w:val="2"/>
        </w:numPr>
        <w:rPr>
          <w:b/>
          <w:u w:val="single"/>
        </w:rPr>
      </w:pPr>
      <w:r>
        <w:t>Colores y alturas de impresión  según    Muestra.</w:t>
      </w:r>
    </w:p>
    <w:p w:rsidR="00E05A32" w:rsidRDefault="00E05A32" w:rsidP="00E05A32">
      <w:pPr>
        <w:numPr>
          <w:ilvl w:val="0"/>
          <w:numId w:val="2"/>
        </w:numPr>
        <w:rPr>
          <w:b/>
          <w:u w:val="single"/>
        </w:rPr>
      </w:pPr>
      <w:r>
        <w:rPr>
          <w:b/>
          <w:u w:val="single"/>
        </w:rPr>
        <w:t>SE  APRUEBA  IMPRESIÓN.</w:t>
      </w:r>
    </w:p>
    <w:p w:rsidR="009C3594" w:rsidRDefault="009C3594" w:rsidP="00E05A32">
      <w:pPr>
        <w:numPr>
          <w:ilvl w:val="0"/>
          <w:numId w:val="2"/>
        </w:numPr>
        <w:rPr>
          <w:b/>
          <w:u w:val="single"/>
        </w:rPr>
      </w:pPr>
      <w:r>
        <w:rPr>
          <w:b/>
          <w:u w:val="single"/>
        </w:rPr>
        <w:t>GRAFIFLEX ENVIA CAMBIOS EN EL CYREL</w:t>
      </w:r>
    </w:p>
    <w:p w:rsidR="009C3594" w:rsidRDefault="009C3594" w:rsidP="009C3594">
      <w:pPr>
        <w:ind w:left="1860"/>
        <w:rPr>
          <w:b/>
          <w:u w:val="single"/>
        </w:rPr>
      </w:pPr>
    </w:p>
    <w:p w:rsidR="00E05A32" w:rsidRPr="000E3688" w:rsidRDefault="00E05A32" w:rsidP="00E05A32">
      <w:pPr>
        <w:ind w:left="1500"/>
      </w:pPr>
    </w:p>
    <w:p w:rsidR="00E05A32" w:rsidRPr="000E3688" w:rsidRDefault="00E05A32" w:rsidP="00E05A32">
      <w:pPr>
        <w:rPr>
          <w:b/>
        </w:rPr>
      </w:pPr>
    </w:p>
    <w:p w:rsidR="00E05A32" w:rsidRPr="000E3688" w:rsidRDefault="00E05A32" w:rsidP="00E05A32">
      <w:pPr>
        <w:rPr>
          <w:b/>
        </w:rPr>
      </w:pPr>
    </w:p>
    <w:p w:rsidR="00E05A32" w:rsidRDefault="00E05A32" w:rsidP="00E05A32">
      <w:r>
        <w:t>Agradezco la atención y colaboración prestada.</w:t>
      </w:r>
    </w:p>
    <w:p w:rsidR="00E05A32" w:rsidRDefault="00E05A32" w:rsidP="00E05A32"/>
    <w:p w:rsidR="00E05A32" w:rsidRDefault="00E05A32" w:rsidP="00E05A32"/>
    <w:p w:rsidR="00E05A32" w:rsidRDefault="00E05A32" w:rsidP="00E05A32">
      <w:r>
        <w:t>Cordialmente,</w:t>
      </w:r>
    </w:p>
    <w:p w:rsidR="00E05A32" w:rsidRDefault="00E05A32" w:rsidP="00E05A32"/>
    <w:p w:rsidR="00E05A32" w:rsidRDefault="00E05A32" w:rsidP="00E05A32"/>
    <w:p w:rsidR="00E05A32" w:rsidRDefault="00E05A32" w:rsidP="00E05A32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E05A32" w:rsidRDefault="00E05A32" w:rsidP="00E05A32">
      <w:r>
        <w:t>Director</w:t>
      </w:r>
    </w:p>
    <w:p w:rsidR="00717016" w:rsidRDefault="00717016" w:rsidP="00717016">
      <w:pPr>
        <w:rPr>
          <w:b/>
          <w:bCs/>
          <w:sz w:val="20"/>
        </w:rPr>
      </w:pPr>
      <w:r>
        <w:rPr>
          <w:b/>
          <w:bCs/>
          <w:sz w:val="20"/>
        </w:rPr>
        <w:t>PLÁSTICOS UNION LTDA</w:t>
      </w:r>
    </w:p>
    <w:p w:rsidR="00717016" w:rsidRDefault="00717016" w:rsidP="00717016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717016" w:rsidRDefault="00717016" w:rsidP="00717016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76 N 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717016" w:rsidRDefault="00717016" w:rsidP="00717016">
      <w:pPr>
        <w:rPr>
          <w:b/>
          <w:bCs/>
          <w:sz w:val="20"/>
        </w:rPr>
      </w:pPr>
      <w:r>
        <w:rPr>
          <w:b/>
          <w:bCs/>
          <w:sz w:val="20"/>
        </w:rPr>
        <w:t>TEL: 4 44 46 64   ITAGUI.</w:t>
      </w:r>
    </w:p>
    <w:p w:rsidR="00717016" w:rsidRDefault="00717016" w:rsidP="00717016">
      <w:pPr>
        <w:rPr>
          <w:b/>
          <w:bCs/>
          <w:sz w:val="20"/>
        </w:rPr>
      </w:pPr>
    </w:p>
    <w:p w:rsidR="00717016" w:rsidRDefault="00717016" w:rsidP="00717016">
      <w:pPr>
        <w:rPr>
          <w:b/>
        </w:rPr>
      </w:pPr>
    </w:p>
    <w:p w:rsidR="00717016" w:rsidRDefault="00717016" w:rsidP="00717016">
      <w:pPr>
        <w:pStyle w:val="Ttulo1"/>
      </w:pPr>
      <w:r>
        <w:t>ORDEN DE TRABAJO    N°      06333</w:t>
      </w:r>
    </w:p>
    <w:p w:rsidR="00717016" w:rsidRDefault="00717016" w:rsidP="00717016"/>
    <w:p w:rsidR="00717016" w:rsidRDefault="00717016" w:rsidP="00717016">
      <w:r>
        <w:t>FECHA:</w:t>
      </w:r>
      <w:r>
        <w:tab/>
        <w:t>Medellín,  Marzo   26   de   2010</w:t>
      </w:r>
    </w:p>
    <w:p w:rsidR="00717016" w:rsidRDefault="00717016" w:rsidP="00717016">
      <w:r>
        <w:t>PARA:</w:t>
      </w:r>
      <w:r>
        <w:tab/>
      </w:r>
      <w:r>
        <w:tab/>
        <w:t>PLASTICOS DARMA S.A.</w:t>
      </w:r>
    </w:p>
    <w:p w:rsidR="00717016" w:rsidRDefault="00717016" w:rsidP="00717016">
      <w:r>
        <w:t>ATENCIÓN:</w:t>
      </w:r>
      <w:r>
        <w:tab/>
        <w:t>Sr. Dario Jaramillo</w:t>
      </w:r>
    </w:p>
    <w:p w:rsidR="00717016" w:rsidRDefault="00717016" w:rsidP="00717016">
      <w:r>
        <w:tab/>
      </w:r>
      <w:r>
        <w:tab/>
        <w:t>Gerente</w:t>
      </w:r>
    </w:p>
    <w:p w:rsidR="00717016" w:rsidRDefault="00717016" w:rsidP="00717016"/>
    <w:p w:rsidR="00717016" w:rsidRDefault="00717016" w:rsidP="00717016">
      <w:r>
        <w:t>Apreciado  Don Darío:</w:t>
      </w:r>
    </w:p>
    <w:p w:rsidR="00717016" w:rsidRDefault="00717016" w:rsidP="00717016">
      <w:r>
        <w:t xml:space="preserve"> </w:t>
      </w:r>
    </w:p>
    <w:p w:rsidR="00717016" w:rsidRDefault="00717016" w:rsidP="00717016">
      <w:r>
        <w:t>Con la presente estamos solicitando el siguiente Material :</w:t>
      </w:r>
    </w:p>
    <w:p w:rsidR="00717016" w:rsidRDefault="00717016" w:rsidP="00717016"/>
    <w:p w:rsidR="00717016" w:rsidRDefault="00717016" w:rsidP="00717016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717016" w:rsidRDefault="00717016" w:rsidP="00717016">
      <w:pPr>
        <w:rPr>
          <w:b/>
          <w:bCs/>
          <w:u w:val="single"/>
        </w:rPr>
      </w:pPr>
    </w:p>
    <w:p w:rsidR="00717016" w:rsidRDefault="008F3F72" w:rsidP="00717016">
      <w:r>
        <w:t>MATERIAL:</w:t>
      </w:r>
      <w:r>
        <w:tab/>
      </w:r>
      <w:r>
        <w:tab/>
        <w:t xml:space="preserve">Polietileno  Alta </w:t>
      </w:r>
      <w:r w:rsidR="00717016">
        <w:t xml:space="preserve"> Densidad Blanco  </w:t>
      </w:r>
      <w:r w:rsidR="00241196">
        <w:t>SEMI</w:t>
      </w:r>
      <w:r w:rsidR="00717016">
        <w:t>TUBULAR</w:t>
      </w:r>
    </w:p>
    <w:p w:rsidR="00717016" w:rsidRDefault="00541857" w:rsidP="00717016">
      <w:r>
        <w:t>MEDIDA:</w:t>
      </w:r>
      <w:r>
        <w:tab/>
      </w:r>
      <w:r>
        <w:tab/>
        <w:t xml:space="preserve">35.5 </w:t>
      </w:r>
      <w:r w:rsidR="00717016" w:rsidRPr="007317E8">
        <w:rPr>
          <w:b/>
        </w:rPr>
        <w:t xml:space="preserve">   </w:t>
      </w:r>
      <w:r w:rsidR="00717016">
        <w:t>Cms.</w:t>
      </w:r>
    </w:p>
    <w:p w:rsidR="00717016" w:rsidRDefault="00717016" w:rsidP="00717016">
      <w:pPr>
        <w:rPr>
          <w:b/>
          <w:bCs/>
        </w:rPr>
      </w:pPr>
      <w:r>
        <w:t>CALIBRE:</w:t>
      </w:r>
      <w:r>
        <w:tab/>
      </w:r>
      <w:r>
        <w:tab/>
      </w:r>
      <w:r w:rsidR="00915C1E">
        <w:rPr>
          <w:b/>
        </w:rPr>
        <w:t>1.1</w:t>
      </w:r>
      <w:r>
        <w:rPr>
          <w:b/>
        </w:rPr>
        <w:t xml:space="preserve"> </w:t>
      </w:r>
      <w:r w:rsidRPr="007317E8">
        <w:rPr>
          <w:b/>
        </w:rPr>
        <w:t xml:space="preserve"> </w:t>
      </w:r>
      <w:r w:rsidRPr="007317E8">
        <w:rPr>
          <w:b/>
          <w:bCs/>
        </w:rPr>
        <w:t xml:space="preserve"> ”</w:t>
      </w:r>
    </w:p>
    <w:p w:rsidR="00717016" w:rsidRDefault="00717016" w:rsidP="00717016">
      <w:r>
        <w:t>COLOR:</w:t>
      </w:r>
      <w:r>
        <w:tab/>
      </w:r>
      <w:r>
        <w:tab/>
        <w:t>Blanco</w:t>
      </w:r>
    </w:p>
    <w:p w:rsidR="00717016" w:rsidRPr="00874A16" w:rsidRDefault="00717016" w:rsidP="00717016">
      <w:r>
        <w:t>TRATADO:</w:t>
      </w:r>
      <w:r>
        <w:tab/>
      </w:r>
      <w:r>
        <w:tab/>
        <w:t>2  Caras.</w:t>
      </w:r>
    </w:p>
    <w:p w:rsidR="00717016" w:rsidRDefault="005440F6" w:rsidP="00717016">
      <w:pPr>
        <w:rPr>
          <w:b/>
          <w:bCs/>
        </w:rPr>
      </w:pPr>
      <w:r>
        <w:t>CANTIDAD:</w:t>
      </w:r>
      <w:r>
        <w:tab/>
      </w:r>
      <w:r>
        <w:tab/>
        <w:t>200</w:t>
      </w:r>
      <w:r w:rsidR="00717016">
        <w:t xml:space="preserve">   Kg.</w:t>
      </w:r>
      <w:r w:rsidR="00717016">
        <w:rPr>
          <w:b/>
          <w:bCs/>
        </w:rPr>
        <w:tab/>
      </w:r>
    </w:p>
    <w:p w:rsidR="00717016" w:rsidRDefault="00717016" w:rsidP="00717016">
      <w:r>
        <w:t>COLORES:</w:t>
      </w:r>
      <w:r>
        <w:tab/>
      </w:r>
      <w:r>
        <w:tab/>
        <w:t xml:space="preserve">2     ( Naranja - Amarillo   )   </w:t>
      </w:r>
    </w:p>
    <w:p w:rsidR="00717016" w:rsidRDefault="00717016" w:rsidP="00717016">
      <w:r>
        <w:t>CARAS:</w:t>
      </w:r>
      <w:r>
        <w:tab/>
      </w:r>
      <w:r>
        <w:tab/>
        <w:t xml:space="preserve">2 </w:t>
      </w:r>
    </w:p>
    <w:p w:rsidR="00717016" w:rsidRDefault="00241196" w:rsidP="00717016">
      <w:r>
        <w:t>REPETICIÓN:</w:t>
      </w:r>
      <w:r>
        <w:tab/>
        <w:t>26</w:t>
      </w:r>
      <w:r w:rsidR="00717016">
        <w:t xml:space="preserve">    Cms.</w:t>
      </w:r>
    </w:p>
    <w:p w:rsidR="00717016" w:rsidRDefault="00241196" w:rsidP="00717016">
      <w:r>
        <w:t xml:space="preserve">RODILLO  :    </w:t>
      </w:r>
      <w:r>
        <w:tab/>
        <w:t>26</w:t>
      </w:r>
      <w:r w:rsidR="00717016">
        <w:tab/>
      </w:r>
    </w:p>
    <w:p w:rsidR="00717016" w:rsidRDefault="00241196" w:rsidP="00717016">
      <w:r>
        <w:t>BOLSA:</w:t>
      </w:r>
      <w:r>
        <w:tab/>
      </w:r>
      <w:r>
        <w:tab/>
        <w:t>26   x  35.5</w:t>
      </w:r>
      <w:r w:rsidR="00717016">
        <w:t xml:space="preserve">     cm</w:t>
      </w:r>
      <w:r w:rsidR="00AA4B6C">
        <w:t>s         Con  troquel  Riñon</w:t>
      </w:r>
    </w:p>
    <w:p w:rsidR="00717016" w:rsidRDefault="0053209F" w:rsidP="00717016">
      <w:r>
        <w:t>SELLADO:</w:t>
      </w:r>
      <w:r>
        <w:tab/>
      </w:r>
      <w:r>
        <w:tab/>
        <w:t>Lateral</w:t>
      </w:r>
    </w:p>
    <w:p w:rsidR="00717016" w:rsidRDefault="00717016" w:rsidP="00717016">
      <w:r>
        <w:t>REFERENCIA:</w:t>
      </w:r>
      <w:r>
        <w:tab/>
      </w:r>
      <w:r>
        <w:rPr>
          <w:b/>
        </w:rPr>
        <w:t xml:space="preserve">LA MEDIA NARANJA  </w:t>
      </w:r>
      <w:r w:rsidR="00FD1B51">
        <w:rPr>
          <w:b/>
        </w:rPr>
        <w:t>PEQUEÑA</w:t>
      </w:r>
    </w:p>
    <w:p w:rsidR="00717016" w:rsidRDefault="00717016" w:rsidP="00717016">
      <w:r>
        <w:tab/>
      </w:r>
      <w:r>
        <w:tab/>
      </w:r>
      <w:r>
        <w:tab/>
      </w:r>
    </w:p>
    <w:p w:rsidR="00717016" w:rsidRDefault="00717016" w:rsidP="00717016"/>
    <w:p w:rsidR="00717016" w:rsidRDefault="00717016" w:rsidP="00717016">
      <w:r>
        <w:rPr>
          <w:b/>
          <w:bCs/>
          <w:u w:val="single"/>
        </w:rPr>
        <w:t>NOTA</w:t>
      </w:r>
      <w:r>
        <w:t>:  - Cyreles   en  su planta.</w:t>
      </w:r>
    </w:p>
    <w:p w:rsidR="00717016" w:rsidRPr="001B3E70" w:rsidRDefault="00717016" w:rsidP="00717016">
      <w:pPr>
        <w:numPr>
          <w:ilvl w:val="0"/>
          <w:numId w:val="2"/>
        </w:numPr>
        <w:rPr>
          <w:b/>
          <w:u w:val="single"/>
        </w:rPr>
      </w:pPr>
      <w:r>
        <w:t>Colores y alturas de impresión  según    Muestra.</w:t>
      </w:r>
    </w:p>
    <w:p w:rsidR="00717016" w:rsidRDefault="00717016" w:rsidP="00717016">
      <w:pPr>
        <w:numPr>
          <w:ilvl w:val="0"/>
          <w:numId w:val="2"/>
        </w:numPr>
        <w:rPr>
          <w:b/>
          <w:u w:val="single"/>
        </w:rPr>
      </w:pPr>
      <w:r>
        <w:rPr>
          <w:b/>
          <w:u w:val="single"/>
        </w:rPr>
        <w:t>SE  APRUEBA  IMPRESIÓN.</w:t>
      </w:r>
    </w:p>
    <w:p w:rsidR="00717016" w:rsidRDefault="00717016" w:rsidP="00717016">
      <w:pPr>
        <w:numPr>
          <w:ilvl w:val="0"/>
          <w:numId w:val="2"/>
        </w:numPr>
        <w:rPr>
          <w:b/>
          <w:u w:val="single"/>
        </w:rPr>
      </w:pPr>
      <w:r>
        <w:rPr>
          <w:b/>
          <w:u w:val="single"/>
        </w:rPr>
        <w:t>GRAFIFLEX ENVIA CAMBIOS EN EL CYREL</w:t>
      </w:r>
    </w:p>
    <w:p w:rsidR="00FD1B51" w:rsidRDefault="00FD1B51" w:rsidP="00717016">
      <w:pPr>
        <w:numPr>
          <w:ilvl w:val="0"/>
          <w:numId w:val="2"/>
        </w:numPr>
        <w:rPr>
          <w:b/>
          <w:u w:val="single"/>
        </w:rPr>
      </w:pPr>
      <w:r>
        <w:rPr>
          <w:b/>
          <w:u w:val="single"/>
        </w:rPr>
        <w:t>SE UTILIZAN LOS CYRELES DE LA MEDIANA</w:t>
      </w:r>
    </w:p>
    <w:p w:rsidR="00717016" w:rsidRDefault="00717016" w:rsidP="00717016">
      <w:pPr>
        <w:ind w:left="1860"/>
        <w:rPr>
          <w:b/>
          <w:u w:val="single"/>
        </w:rPr>
      </w:pPr>
    </w:p>
    <w:p w:rsidR="00717016" w:rsidRPr="000E3688" w:rsidRDefault="00717016" w:rsidP="00717016">
      <w:pPr>
        <w:ind w:left="1500"/>
      </w:pPr>
    </w:p>
    <w:p w:rsidR="00717016" w:rsidRPr="000E3688" w:rsidRDefault="00717016" w:rsidP="00717016">
      <w:pPr>
        <w:rPr>
          <w:b/>
        </w:rPr>
      </w:pPr>
    </w:p>
    <w:p w:rsidR="00717016" w:rsidRDefault="00717016" w:rsidP="00717016">
      <w:r>
        <w:t>Agradezco la atención y colaboración prestada.</w:t>
      </w:r>
    </w:p>
    <w:p w:rsidR="00717016" w:rsidRDefault="00717016" w:rsidP="00717016"/>
    <w:p w:rsidR="00717016" w:rsidRDefault="00717016" w:rsidP="00717016"/>
    <w:p w:rsidR="00717016" w:rsidRDefault="00717016" w:rsidP="00717016">
      <w:r>
        <w:t>Cordialmente,</w:t>
      </w:r>
    </w:p>
    <w:p w:rsidR="00717016" w:rsidRDefault="00717016" w:rsidP="00717016"/>
    <w:p w:rsidR="00717016" w:rsidRDefault="00717016" w:rsidP="00717016"/>
    <w:p w:rsidR="00717016" w:rsidRDefault="00717016" w:rsidP="00717016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717016" w:rsidRDefault="00717016" w:rsidP="00717016">
      <w:r>
        <w:t>Director</w:t>
      </w:r>
    </w:p>
    <w:p w:rsidR="00E05A32" w:rsidRDefault="00E05A32" w:rsidP="00E05A32">
      <w:pPr>
        <w:rPr>
          <w:b/>
        </w:rPr>
      </w:pPr>
    </w:p>
    <w:p w:rsidR="00E05A32" w:rsidRDefault="00E05A32" w:rsidP="00E05A32">
      <w:pPr>
        <w:rPr>
          <w:b/>
        </w:rPr>
      </w:pPr>
    </w:p>
    <w:p w:rsidR="00920643" w:rsidRDefault="00920643" w:rsidP="00920643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920643" w:rsidRDefault="00920643" w:rsidP="00920643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920643" w:rsidRDefault="00920643" w:rsidP="00920643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920643" w:rsidRDefault="00920643" w:rsidP="00920643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920643" w:rsidRDefault="00920643" w:rsidP="00920643">
      <w:pPr>
        <w:pStyle w:val="Ttulo1"/>
      </w:pPr>
    </w:p>
    <w:p w:rsidR="00920643" w:rsidRDefault="00920643" w:rsidP="00920643">
      <w:pPr>
        <w:pStyle w:val="Ttulo1"/>
      </w:pPr>
      <w:r>
        <w:t>ORDEN DE TRABAJO     N°      06343</w:t>
      </w:r>
    </w:p>
    <w:p w:rsidR="00920643" w:rsidRDefault="00920643" w:rsidP="00920643"/>
    <w:p w:rsidR="00920643" w:rsidRDefault="00920643" w:rsidP="00920643">
      <w:r>
        <w:t>FECHA:</w:t>
      </w:r>
      <w:r>
        <w:tab/>
        <w:t>Medellín,  Marzo    31    de  2010</w:t>
      </w:r>
    </w:p>
    <w:p w:rsidR="00920643" w:rsidRDefault="00920643" w:rsidP="00920643">
      <w:r>
        <w:t>PARA:</w:t>
      </w:r>
      <w:r>
        <w:tab/>
      </w:r>
      <w:r>
        <w:tab/>
        <w:t>PLÁSTICOS DARMA</w:t>
      </w:r>
    </w:p>
    <w:p w:rsidR="00920643" w:rsidRDefault="00920643" w:rsidP="00920643">
      <w:r>
        <w:t>ATENCIÓN:</w:t>
      </w:r>
      <w:r>
        <w:tab/>
        <w:t>Sr. Darío Jaramillo</w:t>
      </w:r>
    </w:p>
    <w:p w:rsidR="00920643" w:rsidRDefault="00920643" w:rsidP="00920643">
      <w:r>
        <w:tab/>
      </w:r>
      <w:r>
        <w:tab/>
        <w:t>Gerente.</w:t>
      </w:r>
    </w:p>
    <w:p w:rsidR="00920643" w:rsidRDefault="00920643" w:rsidP="00920643"/>
    <w:p w:rsidR="00920643" w:rsidRDefault="00920643" w:rsidP="00920643">
      <w:r>
        <w:t>Apreciado Don Darío:</w:t>
      </w:r>
    </w:p>
    <w:p w:rsidR="00920643" w:rsidRDefault="00920643" w:rsidP="00920643"/>
    <w:p w:rsidR="00920643" w:rsidRDefault="00920643" w:rsidP="00920643">
      <w:r>
        <w:t>Con la presente estamos solicitando el siguiente Material   :</w:t>
      </w:r>
    </w:p>
    <w:p w:rsidR="00920643" w:rsidRDefault="00920643" w:rsidP="00920643"/>
    <w:p w:rsidR="00920643" w:rsidRDefault="00920643" w:rsidP="00920643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920643" w:rsidRDefault="00920643" w:rsidP="00920643">
      <w:pPr>
        <w:rPr>
          <w:b/>
          <w:bCs/>
          <w:u w:val="single"/>
        </w:rPr>
      </w:pPr>
    </w:p>
    <w:p w:rsidR="00920643" w:rsidRDefault="00920643" w:rsidP="00920643">
      <w:r>
        <w:t>MATERIAL:</w:t>
      </w:r>
      <w:r>
        <w:tab/>
      </w:r>
      <w:r>
        <w:tab/>
        <w:t>Polietileno Alta Densidad Pigmentado BLANCO Tubular.</w:t>
      </w:r>
    </w:p>
    <w:p w:rsidR="00920643" w:rsidRDefault="00920643" w:rsidP="00920643">
      <w:r>
        <w:t>MEDIDA:</w:t>
      </w:r>
      <w:r>
        <w:tab/>
      </w:r>
      <w:r>
        <w:tab/>
      </w:r>
      <w:r w:rsidRPr="00657B35">
        <w:rPr>
          <w:b/>
        </w:rPr>
        <w:t>50  Cms</w:t>
      </w:r>
      <w:r>
        <w:t>.</w:t>
      </w:r>
    </w:p>
    <w:p w:rsidR="00920643" w:rsidRPr="005660D5" w:rsidRDefault="00920643" w:rsidP="00920643">
      <w:pPr>
        <w:rPr>
          <w:b/>
          <w:bCs/>
        </w:rPr>
      </w:pPr>
      <w:r>
        <w:t>CALIBRE:</w:t>
      </w:r>
      <w:r>
        <w:tab/>
      </w:r>
      <w:r>
        <w:tab/>
      </w:r>
      <w:r w:rsidRPr="005660D5">
        <w:rPr>
          <w:b/>
        </w:rPr>
        <w:t xml:space="preserve">2.5 </w:t>
      </w:r>
      <w:r w:rsidRPr="005660D5">
        <w:rPr>
          <w:b/>
          <w:bCs/>
        </w:rPr>
        <w:t xml:space="preserve">  ”</w:t>
      </w:r>
    </w:p>
    <w:p w:rsidR="00920643" w:rsidRDefault="00920643" w:rsidP="00920643">
      <w:r>
        <w:t>COLOR:</w:t>
      </w:r>
      <w:r>
        <w:tab/>
      </w:r>
      <w:r>
        <w:tab/>
        <w:t>BLANCO  ( Según muestra  )</w:t>
      </w:r>
    </w:p>
    <w:p w:rsidR="00920643" w:rsidRDefault="00920643" w:rsidP="00920643">
      <w:r>
        <w:t>TRATADO:</w:t>
      </w:r>
      <w:r>
        <w:tab/>
      </w:r>
      <w:r>
        <w:tab/>
        <w:t>2 Caras.</w:t>
      </w:r>
    </w:p>
    <w:p w:rsidR="00920643" w:rsidRDefault="00920643" w:rsidP="00920643">
      <w:r>
        <w:t>CANTIDAD:</w:t>
      </w:r>
      <w:r>
        <w:tab/>
      </w:r>
      <w:r>
        <w:tab/>
      </w:r>
      <w:r w:rsidR="004A3038">
        <w:rPr>
          <w:b/>
        </w:rPr>
        <w:t>14</w:t>
      </w:r>
      <w:r>
        <w:rPr>
          <w:b/>
        </w:rPr>
        <w:t xml:space="preserve">0 </w:t>
      </w:r>
      <w:r>
        <w:t xml:space="preserve">   Kg.</w:t>
      </w:r>
    </w:p>
    <w:p w:rsidR="00920643" w:rsidRDefault="00920643" w:rsidP="00920643">
      <w:r>
        <w:t>REFERENCIA:</w:t>
      </w:r>
      <w:r>
        <w:tab/>
      </w:r>
      <w:r w:rsidRPr="008970C3">
        <w:rPr>
          <w:b/>
        </w:rPr>
        <w:t>PLASTIQUIMICA GRANDE</w:t>
      </w:r>
    </w:p>
    <w:p w:rsidR="00920643" w:rsidRDefault="00920643" w:rsidP="00920643">
      <w:r>
        <w:t>COLORES:</w:t>
      </w:r>
      <w:r>
        <w:tab/>
      </w:r>
      <w:r>
        <w:tab/>
        <w:t>2 ( Gris -  Rojo)</w:t>
      </w:r>
    </w:p>
    <w:p w:rsidR="00920643" w:rsidRDefault="00920643" w:rsidP="00920643">
      <w:r>
        <w:t>CARAS:</w:t>
      </w:r>
      <w:r>
        <w:tab/>
      </w:r>
      <w:r>
        <w:tab/>
        <w:t>2</w:t>
      </w:r>
    </w:p>
    <w:p w:rsidR="00920643" w:rsidRDefault="00920643" w:rsidP="00920643">
      <w:r>
        <w:t>REPETICIÓN:</w:t>
      </w:r>
      <w:r>
        <w:tab/>
        <w:t>Continua</w:t>
      </w:r>
    </w:p>
    <w:p w:rsidR="00920643" w:rsidRDefault="00920643" w:rsidP="00920643">
      <w:r>
        <w:t>RODILLO:</w:t>
      </w:r>
      <w:r>
        <w:tab/>
      </w:r>
      <w:r>
        <w:tab/>
        <w:t>38</w:t>
      </w:r>
    </w:p>
    <w:p w:rsidR="00920643" w:rsidRPr="003B158B" w:rsidRDefault="00920643" w:rsidP="00920643">
      <w:pPr>
        <w:rPr>
          <w:b/>
        </w:rPr>
      </w:pPr>
      <w:r>
        <w:t>BOLSA:</w:t>
      </w:r>
      <w:r>
        <w:tab/>
      </w:r>
      <w:r>
        <w:tab/>
      </w:r>
      <w:r w:rsidRPr="003B158B">
        <w:rPr>
          <w:b/>
        </w:rPr>
        <w:t>50 x 190  cms</w:t>
      </w:r>
    </w:p>
    <w:p w:rsidR="00920643" w:rsidRDefault="00920643" w:rsidP="00920643">
      <w:r>
        <w:t>SELLADO:</w:t>
      </w:r>
      <w:r>
        <w:tab/>
      </w:r>
      <w:r>
        <w:tab/>
        <w:t>Para selle de Fondo.</w:t>
      </w:r>
    </w:p>
    <w:p w:rsidR="00920643" w:rsidRDefault="00920643" w:rsidP="00920643"/>
    <w:p w:rsidR="00920643" w:rsidRDefault="00920643" w:rsidP="00920643"/>
    <w:p w:rsidR="00920643" w:rsidRDefault="00920643" w:rsidP="00920643">
      <w:r>
        <w:rPr>
          <w:b/>
          <w:bCs/>
          <w:u w:val="single"/>
        </w:rPr>
        <w:t>NOTA:</w:t>
      </w:r>
      <w:r>
        <w:t xml:space="preserve">  * Los cyreles   Se encuentran en su planta</w:t>
      </w:r>
    </w:p>
    <w:p w:rsidR="00920643" w:rsidRDefault="00920643" w:rsidP="00920643">
      <w:pPr>
        <w:numPr>
          <w:ilvl w:val="0"/>
          <w:numId w:val="1"/>
        </w:numPr>
      </w:pPr>
      <w:r>
        <w:t>Se envían muestra física  para tonos , alturas  y pigmentacion</w:t>
      </w:r>
    </w:p>
    <w:p w:rsidR="00920643" w:rsidRDefault="00920643" w:rsidP="00920643">
      <w:pPr>
        <w:ind w:left="885"/>
      </w:pPr>
    </w:p>
    <w:p w:rsidR="00920643" w:rsidRPr="00315AED" w:rsidRDefault="00920643" w:rsidP="00920643">
      <w:pPr>
        <w:numPr>
          <w:ilvl w:val="0"/>
          <w:numId w:val="1"/>
        </w:numPr>
      </w:pPr>
      <w:r w:rsidRPr="00393DAD">
        <w:rPr>
          <w:b/>
          <w:u w:val="single"/>
        </w:rPr>
        <w:t>Utilizar tinta negra</w:t>
      </w:r>
      <w:r>
        <w:t xml:space="preserve"> </w:t>
      </w:r>
      <w:r w:rsidRPr="00393DAD">
        <w:rPr>
          <w:b/>
          <w:u w:val="single"/>
        </w:rPr>
        <w:t>ANTIGRASA</w:t>
      </w:r>
    </w:p>
    <w:p w:rsidR="00920643" w:rsidRDefault="00920643" w:rsidP="00920643">
      <w:pPr>
        <w:ind w:left="885"/>
      </w:pPr>
    </w:p>
    <w:p w:rsidR="00920643" w:rsidRPr="0098114D" w:rsidRDefault="00920643" w:rsidP="00920643">
      <w:pPr>
        <w:rPr>
          <w:b/>
          <w:u w:val="single"/>
        </w:rPr>
      </w:pPr>
    </w:p>
    <w:p w:rsidR="00920643" w:rsidRDefault="00920643" w:rsidP="00920643">
      <w:r>
        <w:t>Agradezco la atención y colaboración prestada.</w:t>
      </w:r>
    </w:p>
    <w:p w:rsidR="00920643" w:rsidRDefault="00920643" w:rsidP="00920643"/>
    <w:p w:rsidR="00920643" w:rsidRDefault="00920643" w:rsidP="00920643"/>
    <w:p w:rsidR="00920643" w:rsidRDefault="00920643" w:rsidP="00920643">
      <w:r>
        <w:t>Cordialmente,</w:t>
      </w:r>
    </w:p>
    <w:p w:rsidR="00920643" w:rsidRDefault="00920643" w:rsidP="00920643"/>
    <w:p w:rsidR="00920643" w:rsidRDefault="00920643" w:rsidP="00920643"/>
    <w:p w:rsidR="00920643" w:rsidRDefault="00920643" w:rsidP="00920643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920643" w:rsidRDefault="00920643" w:rsidP="00920643">
      <w:pPr>
        <w:tabs>
          <w:tab w:val="left" w:pos="1980"/>
        </w:tabs>
      </w:pPr>
      <w:r>
        <w:t>Director.</w:t>
      </w:r>
    </w:p>
    <w:p w:rsidR="00920643" w:rsidRDefault="00920643" w:rsidP="00920643">
      <w:pPr>
        <w:rPr>
          <w:b/>
        </w:rPr>
      </w:pPr>
    </w:p>
    <w:p w:rsidR="00E05A32" w:rsidRDefault="00E05A32" w:rsidP="005450D8">
      <w:pPr>
        <w:rPr>
          <w:b/>
        </w:rPr>
      </w:pPr>
    </w:p>
    <w:p w:rsidR="004A3038" w:rsidRDefault="004A3038" w:rsidP="005450D8">
      <w:pPr>
        <w:rPr>
          <w:b/>
        </w:rPr>
      </w:pPr>
    </w:p>
    <w:p w:rsidR="004A3038" w:rsidRDefault="004A3038" w:rsidP="004A3038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4A3038" w:rsidRDefault="004A3038" w:rsidP="004A3038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4A3038" w:rsidRDefault="004A3038" w:rsidP="004A3038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4A3038" w:rsidRDefault="004A3038" w:rsidP="004A3038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4A3038" w:rsidRDefault="004A3038" w:rsidP="004A3038"/>
    <w:p w:rsidR="004A3038" w:rsidRDefault="004A3038" w:rsidP="004A3038"/>
    <w:p w:rsidR="004A3038" w:rsidRDefault="004A3038" w:rsidP="004A3038">
      <w:pPr>
        <w:pStyle w:val="Ttulo1"/>
      </w:pPr>
      <w:r>
        <w:t>ORD EN DE TRABAJO    N°      06345</w:t>
      </w:r>
    </w:p>
    <w:p w:rsidR="004A3038" w:rsidRDefault="004A3038" w:rsidP="004A3038"/>
    <w:p w:rsidR="004A3038" w:rsidRDefault="004A3038" w:rsidP="004A3038">
      <w:r>
        <w:t>FECHA:</w:t>
      </w:r>
      <w:r>
        <w:tab/>
        <w:t>Medellín, Marzo    31    de   2010</w:t>
      </w:r>
    </w:p>
    <w:p w:rsidR="004A3038" w:rsidRDefault="004A3038" w:rsidP="004A3038">
      <w:r>
        <w:t>PARA:</w:t>
      </w:r>
      <w:r>
        <w:tab/>
      </w:r>
      <w:r>
        <w:tab/>
        <w:t>PLÁSTICOS DARMA</w:t>
      </w:r>
    </w:p>
    <w:p w:rsidR="004A3038" w:rsidRDefault="004A3038" w:rsidP="004A3038">
      <w:r>
        <w:t>ATENCIÓN:</w:t>
      </w:r>
      <w:r>
        <w:tab/>
        <w:t>Sr. Darío Jaramillo</w:t>
      </w:r>
    </w:p>
    <w:p w:rsidR="004A3038" w:rsidRDefault="004A3038" w:rsidP="004A3038">
      <w:r>
        <w:tab/>
      </w:r>
      <w:r>
        <w:tab/>
        <w:t>Gerente.</w:t>
      </w:r>
    </w:p>
    <w:p w:rsidR="004A3038" w:rsidRDefault="004A3038" w:rsidP="004A3038"/>
    <w:p w:rsidR="004A3038" w:rsidRDefault="004A3038" w:rsidP="004A3038">
      <w:r>
        <w:t>Apreciado Don Darío:</w:t>
      </w:r>
    </w:p>
    <w:p w:rsidR="004A3038" w:rsidRDefault="004A3038" w:rsidP="004A3038"/>
    <w:p w:rsidR="004A3038" w:rsidRDefault="004A3038" w:rsidP="004A3038">
      <w:r>
        <w:t>Con la presente estamos solicitando el siguiente Material   :</w:t>
      </w:r>
    </w:p>
    <w:p w:rsidR="004A3038" w:rsidRDefault="004A3038" w:rsidP="004A3038"/>
    <w:p w:rsidR="004A3038" w:rsidRDefault="004A3038" w:rsidP="004A3038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4A3038" w:rsidRDefault="004A3038" w:rsidP="004A3038">
      <w:pPr>
        <w:rPr>
          <w:b/>
          <w:bCs/>
          <w:u w:val="single"/>
        </w:rPr>
      </w:pPr>
    </w:p>
    <w:p w:rsidR="004A3038" w:rsidRDefault="004A3038" w:rsidP="004A3038">
      <w:r>
        <w:t>MATERIAL:</w:t>
      </w:r>
      <w:r>
        <w:tab/>
      </w:r>
      <w:r>
        <w:tab/>
        <w:t>Polietileno Alta Densidad Pigmentado BLANCO Tubular.</w:t>
      </w:r>
    </w:p>
    <w:p w:rsidR="004A3038" w:rsidRDefault="004A3038" w:rsidP="004A3038">
      <w:r>
        <w:t>MEDIDA:</w:t>
      </w:r>
      <w:r>
        <w:tab/>
      </w:r>
      <w:r>
        <w:tab/>
      </w:r>
      <w:r>
        <w:rPr>
          <w:b/>
        </w:rPr>
        <w:t>35</w:t>
      </w:r>
      <w:r w:rsidRPr="00444F82">
        <w:rPr>
          <w:b/>
        </w:rPr>
        <w:t xml:space="preserve">  Cms</w:t>
      </w:r>
      <w:r>
        <w:t>.</w:t>
      </w:r>
    </w:p>
    <w:p w:rsidR="004A3038" w:rsidRDefault="004A3038" w:rsidP="004A3038">
      <w:pPr>
        <w:rPr>
          <w:b/>
          <w:bCs/>
        </w:rPr>
      </w:pPr>
      <w:r>
        <w:t>CALIBRE:</w:t>
      </w:r>
      <w:r>
        <w:tab/>
      </w:r>
      <w:r>
        <w:tab/>
      </w:r>
      <w:r w:rsidRPr="00B460D7">
        <w:rPr>
          <w:b/>
        </w:rPr>
        <w:t>2.5</w:t>
      </w:r>
      <w:r>
        <w:t xml:space="preserve"> </w:t>
      </w:r>
      <w:r>
        <w:rPr>
          <w:b/>
          <w:bCs/>
        </w:rPr>
        <w:t xml:space="preserve">  ”</w:t>
      </w:r>
    </w:p>
    <w:p w:rsidR="004A3038" w:rsidRDefault="004A3038" w:rsidP="004A3038">
      <w:r>
        <w:t>COLOR:</w:t>
      </w:r>
      <w:r>
        <w:tab/>
      </w:r>
      <w:r>
        <w:tab/>
        <w:t>BLANCO  ( Según muestra  )</w:t>
      </w:r>
    </w:p>
    <w:p w:rsidR="004A3038" w:rsidRDefault="004A3038" w:rsidP="004A3038">
      <w:r>
        <w:t>TRATADO:</w:t>
      </w:r>
      <w:r>
        <w:tab/>
      </w:r>
      <w:r>
        <w:tab/>
        <w:t>2 Caras.</w:t>
      </w:r>
    </w:p>
    <w:p w:rsidR="004A3038" w:rsidRDefault="004A3038" w:rsidP="004A3038">
      <w:pPr>
        <w:rPr>
          <w:b/>
          <w:bCs/>
        </w:rPr>
      </w:pPr>
      <w:r>
        <w:t>CANTIDAD:</w:t>
      </w:r>
      <w:r>
        <w:tab/>
      </w:r>
      <w:r>
        <w:tab/>
      </w:r>
      <w:r w:rsidR="00954FA6">
        <w:rPr>
          <w:b/>
        </w:rPr>
        <w:t>11</w:t>
      </w:r>
      <w:r>
        <w:rPr>
          <w:b/>
        </w:rPr>
        <w:t xml:space="preserve">0 </w:t>
      </w:r>
      <w:r>
        <w:t xml:space="preserve">   Kg.</w:t>
      </w:r>
      <w:r>
        <w:rPr>
          <w:b/>
          <w:bCs/>
        </w:rPr>
        <w:t xml:space="preserve"> </w:t>
      </w:r>
    </w:p>
    <w:p w:rsidR="004A3038" w:rsidRDefault="004A3038" w:rsidP="004A3038">
      <w:r>
        <w:t>REFERENCIA:</w:t>
      </w:r>
      <w:r>
        <w:tab/>
      </w:r>
      <w:r>
        <w:rPr>
          <w:b/>
        </w:rPr>
        <w:t>PLASTIQUIMICA  PEQUENA</w:t>
      </w:r>
    </w:p>
    <w:p w:rsidR="004A3038" w:rsidRDefault="004A3038" w:rsidP="004A3038">
      <w:r>
        <w:t>COLORES:</w:t>
      </w:r>
      <w:r>
        <w:tab/>
      </w:r>
      <w:r>
        <w:tab/>
        <w:t>2 ( Gris -  Rojo)</w:t>
      </w:r>
    </w:p>
    <w:p w:rsidR="004A3038" w:rsidRDefault="004A3038" w:rsidP="004A3038">
      <w:r>
        <w:t>CARAS:</w:t>
      </w:r>
      <w:r>
        <w:tab/>
      </w:r>
      <w:r>
        <w:tab/>
        <w:t>2</w:t>
      </w:r>
    </w:p>
    <w:p w:rsidR="004A3038" w:rsidRDefault="004A3038" w:rsidP="004A3038">
      <w:r>
        <w:t>REPETICIÓN:</w:t>
      </w:r>
      <w:r>
        <w:tab/>
        <w:t>Continua</w:t>
      </w:r>
    </w:p>
    <w:p w:rsidR="004A3038" w:rsidRDefault="004A3038" w:rsidP="004A3038">
      <w:r>
        <w:t>RODILLO:</w:t>
      </w:r>
      <w:r>
        <w:tab/>
      </w:r>
      <w:r>
        <w:tab/>
      </w:r>
      <w:r w:rsidRPr="001D3669">
        <w:rPr>
          <w:b/>
        </w:rPr>
        <w:t>38</w:t>
      </w:r>
    </w:p>
    <w:p w:rsidR="004A3038" w:rsidRPr="006537EA" w:rsidRDefault="004A3038" w:rsidP="004A3038">
      <w:pPr>
        <w:rPr>
          <w:b/>
        </w:rPr>
      </w:pPr>
      <w:r>
        <w:t>BOLSA:</w:t>
      </w:r>
      <w:r>
        <w:tab/>
      </w:r>
      <w:r>
        <w:tab/>
      </w:r>
      <w:r w:rsidRPr="006537EA">
        <w:rPr>
          <w:b/>
        </w:rPr>
        <w:t xml:space="preserve">35  x  175  </w:t>
      </w:r>
      <w:r>
        <w:rPr>
          <w:b/>
        </w:rPr>
        <w:t xml:space="preserve">  </w:t>
      </w:r>
      <w:r w:rsidRPr="006537EA">
        <w:rPr>
          <w:b/>
        </w:rPr>
        <w:t>cms</w:t>
      </w:r>
    </w:p>
    <w:p w:rsidR="004A3038" w:rsidRDefault="004A3038" w:rsidP="004A3038">
      <w:r>
        <w:t>SELLADO:</w:t>
      </w:r>
      <w:r>
        <w:tab/>
      </w:r>
      <w:r>
        <w:tab/>
        <w:t>Para selle de Fondo.</w:t>
      </w:r>
    </w:p>
    <w:p w:rsidR="004A3038" w:rsidRDefault="004A3038" w:rsidP="004A3038"/>
    <w:p w:rsidR="004A3038" w:rsidRDefault="004A3038" w:rsidP="004A3038"/>
    <w:p w:rsidR="004A3038" w:rsidRDefault="004A3038" w:rsidP="004A3038">
      <w:r>
        <w:rPr>
          <w:b/>
          <w:bCs/>
          <w:u w:val="single"/>
        </w:rPr>
        <w:t>NOTA:</w:t>
      </w:r>
      <w:r>
        <w:t xml:space="preserve">  * Los cyreles   Se encuentran en su planta</w:t>
      </w:r>
    </w:p>
    <w:p w:rsidR="004A3038" w:rsidRDefault="004A3038" w:rsidP="004A3038">
      <w:pPr>
        <w:numPr>
          <w:ilvl w:val="0"/>
          <w:numId w:val="1"/>
        </w:numPr>
      </w:pPr>
      <w:r>
        <w:t>Se envían muestra física  para tonos , alturas  y  pigmentacion</w:t>
      </w:r>
    </w:p>
    <w:p w:rsidR="004A3038" w:rsidRDefault="004A3038" w:rsidP="004A3038"/>
    <w:p w:rsidR="004A3038" w:rsidRPr="00315AED" w:rsidRDefault="004A3038" w:rsidP="004A3038">
      <w:pPr>
        <w:numPr>
          <w:ilvl w:val="0"/>
          <w:numId w:val="1"/>
        </w:numPr>
      </w:pPr>
      <w:r w:rsidRPr="00393DAD">
        <w:rPr>
          <w:b/>
          <w:u w:val="single"/>
        </w:rPr>
        <w:t>Utilizar tinta negra</w:t>
      </w:r>
      <w:r>
        <w:t xml:space="preserve"> </w:t>
      </w:r>
      <w:r w:rsidRPr="00393DAD">
        <w:rPr>
          <w:b/>
          <w:u w:val="single"/>
        </w:rPr>
        <w:t>ANTIGRASA</w:t>
      </w:r>
    </w:p>
    <w:p w:rsidR="004A3038" w:rsidRDefault="004A3038" w:rsidP="004A3038"/>
    <w:p w:rsidR="004A3038" w:rsidRPr="0098114D" w:rsidRDefault="004A3038" w:rsidP="004A3038">
      <w:pPr>
        <w:rPr>
          <w:b/>
          <w:u w:val="single"/>
        </w:rPr>
      </w:pPr>
    </w:p>
    <w:p w:rsidR="004A3038" w:rsidRDefault="004A3038" w:rsidP="004A3038">
      <w:r>
        <w:t>Agradezco la atención y colaboración prestada.</w:t>
      </w:r>
    </w:p>
    <w:p w:rsidR="004A3038" w:rsidRDefault="004A3038" w:rsidP="004A3038"/>
    <w:p w:rsidR="004A3038" w:rsidRDefault="004A3038" w:rsidP="004A3038"/>
    <w:p w:rsidR="004A3038" w:rsidRDefault="004A3038" w:rsidP="004A3038">
      <w:r>
        <w:t>Cordialmente</w:t>
      </w:r>
    </w:p>
    <w:p w:rsidR="004A3038" w:rsidRDefault="004A3038" w:rsidP="004A3038"/>
    <w:p w:rsidR="004A3038" w:rsidRDefault="004A3038" w:rsidP="004A3038"/>
    <w:p w:rsidR="004A3038" w:rsidRDefault="004A3038" w:rsidP="004A3038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4A3038" w:rsidRDefault="004A3038" w:rsidP="004A3038">
      <w:r>
        <w:t>Director.</w:t>
      </w:r>
    </w:p>
    <w:p w:rsidR="004A3038" w:rsidRDefault="004A3038" w:rsidP="005450D8">
      <w:pPr>
        <w:rPr>
          <w:b/>
        </w:rPr>
      </w:pPr>
    </w:p>
    <w:p w:rsidR="0094311A" w:rsidRDefault="0094311A" w:rsidP="005450D8">
      <w:pPr>
        <w:rPr>
          <w:b/>
        </w:rPr>
      </w:pPr>
    </w:p>
    <w:p w:rsidR="0094311A" w:rsidRDefault="0094311A" w:rsidP="0094311A">
      <w:pPr>
        <w:rPr>
          <w:b/>
        </w:rPr>
      </w:pPr>
    </w:p>
    <w:p w:rsidR="0094311A" w:rsidRDefault="0094311A" w:rsidP="0094311A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94311A" w:rsidRDefault="0094311A" w:rsidP="0094311A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94311A" w:rsidRDefault="0094311A" w:rsidP="0094311A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94311A" w:rsidRDefault="0094311A" w:rsidP="0094311A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94311A" w:rsidRDefault="0094311A" w:rsidP="0094311A"/>
    <w:p w:rsidR="0094311A" w:rsidRDefault="0094311A" w:rsidP="0094311A">
      <w:pPr>
        <w:pStyle w:val="Ttulo1"/>
      </w:pPr>
      <w:r>
        <w:t>ORDEN DE TRABAJO   N°      06342</w:t>
      </w:r>
    </w:p>
    <w:p w:rsidR="0094311A" w:rsidRDefault="0094311A" w:rsidP="0094311A"/>
    <w:p w:rsidR="0094311A" w:rsidRDefault="0094311A" w:rsidP="0094311A">
      <w:r>
        <w:t>FECHA:</w:t>
      </w:r>
      <w:r>
        <w:tab/>
        <w:t>Medellín, Marzo  31    de  2010</w:t>
      </w:r>
    </w:p>
    <w:p w:rsidR="0094311A" w:rsidRDefault="0094311A" w:rsidP="0094311A">
      <w:r>
        <w:t>PARA:</w:t>
      </w:r>
      <w:r>
        <w:tab/>
      </w:r>
      <w:r>
        <w:tab/>
        <w:t>PLÁSTICOS DARMA</w:t>
      </w:r>
    </w:p>
    <w:p w:rsidR="0094311A" w:rsidRDefault="0094311A" w:rsidP="0094311A">
      <w:r>
        <w:t>ATENCIÓN:</w:t>
      </w:r>
      <w:r>
        <w:tab/>
        <w:t>Sr. Darío Jaramillo</w:t>
      </w:r>
    </w:p>
    <w:p w:rsidR="0094311A" w:rsidRDefault="0094311A" w:rsidP="0094311A">
      <w:r>
        <w:tab/>
      </w:r>
      <w:r>
        <w:tab/>
        <w:t>Gerente.</w:t>
      </w:r>
    </w:p>
    <w:p w:rsidR="0094311A" w:rsidRDefault="0094311A" w:rsidP="0094311A"/>
    <w:p w:rsidR="0094311A" w:rsidRDefault="0094311A" w:rsidP="0094311A">
      <w:r>
        <w:t>Apreciado Don Darío:</w:t>
      </w:r>
    </w:p>
    <w:p w:rsidR="0094311A" w:rsidRDefault="0094311A" w:rsidP="0094311A"/>
    <w:p w:rsidR="0094311A" w:rsidRDefault="0094311A" w:rsidP="0094311A">
      <w:r>
        <w:t>Con la presente estamos solicitando el siguiente Material   :</w:t>
      </w:r>
    </w:p>
    <w:p w:rsidR="0094311A" w:rsidRDefault="0094311A" w:rsidP="0094311A"/>
    <w:p w:rsidR="0094311A" w:rsidRDefault="0094311A" w:rsidP="0094311A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94311A" w:rsidRDefault="0094311A" w:rsidP="0094311A">
      <w:pPr>
        <w:rPr>
          <w:b/>
          <w:bCs/>
          <w:u w:val="single"/>
        </w:rPr>
      </w:pPr>
      <w:r>
        <w:rPr>
          <w:b/>
          <w:bCs/>
        </w:rPr>
        <w:tab/>
      </w:r>
    </w:p>
    <w:p w:rsidR="0094311A" w:rsidRDefault="0094311A" w:rsidP="0094311A">
      <w:r>
        <w:t>MATERIAL:</w:t>
      </w:r>
      <w:r>
        <w:tab/>
      </w:r>
      <w:r>
        <w:tab/>
        <w:t>Polietileno Alta Densidad Pigmentado BLANCO Tubular.</w:t>
      </w:r>
    </w:p>
    <w:p w:rsidR="0094311A" w:rsidRDefault="0094311A" w:rsidP="0094311A">
      <w:r>
        <w:t>MEDIDA:</w:t>
      </w:r>
      <w:r>
        <w:tab/>
      </w:r>
      <w:r>
        <w:tab/>
      </w:r>
      <w:r w:rsidRPr="00444F82">
        <w:rPr>
          <w:b/>
        </w:rPr>
        <w:t>43  Cms</w:t>
      </w:r>
      <w:r>
        <w:t>.</w:t>
      </w:r>
    </w:p>
    <w:p w:rsidR="0094311A" w:rsidRPr="005C3173" w:rsidRDefault="0094311A" w:rsidP="0094311A">
      <w:pPr>
        <w:rPr>
          <w:b/>
          <w:bCs/>
        </w:rPr>
      </w:pPr>
      <w:r>
        <w:t>CALIBRE:</w:t>
      </w:r>
      <w:r>
        <w:tab/>
      </w:r>
      <w:r>
        <w:tab/>
      </w:r>
      <w:r w:rsidRPr="005C3173">
        <w:rPr>
          <w:b/>
        </w:rPr>
        <w:t xml:space="preserve">2.5 </w:t>
      </w:r>
      <w:r w:rsidRPr="005C3173">
        <w:rPr>
          <w:b/>
          <w:bCs/>
        </w:rPr>
        <w:t xml:space="preserve">  ”</w:t>
      </w:r>
    </w:p>
    <w:p w:rsidR="0094311A" w:rsidRDefault="0094311A" w:rsidP="0094311A">
      <w:r>
        <w:t>COLOR:</w:t>
      </w:r>
      <w:r>
        <w:tab/>
      </w:r>
      <w:r>
        <w:tab/>
        <w:t>BLANCO  ( Según muestra  )</w:t>
      </w:r>
    </w:p>
    <w:p w:rsidR="0094311A" w:rsidRDefault="0094311A" w:rsidP="0094311A">
      <w:r>
        <w:t>TRATADO:</w:t>
      </w:r>
      <w:r>
        <w:tab/>
      </w:r>
      <w:r>
        <w:tab/>
        <w:t>2 Caras.</w:t>
      </w:r>
    </w:p>
    <w:p w:rsidR="0094311A" w:rsidRDefault="0094311A" w:rsidP="0094311A">
      <w:pPr>
        <w:rPr>
          <w:b/>
          <w:bCs/>
        </w:rPr>
      </w:pPr>
      <w:r>
        <w:t>CANTIDAD:</w:t>
      </w:r>
      <w:r>
        <w:tab/>
      </w:r>
      <w:r>
        <w:tab/>
      </w:r>
      <w:r w:rsidR="002F5826">
        <w:rPr>
          <w:b/>
        </w:rPr>
        <w:t>28</w:t>
      </w:r>
      <w:r>
        <w:rPr>
          <w:b/>
        </w:rPr>
        <w:t xml:space="preserve">0  </w:t>
      </w:r>
      <w:r>
        <w:t xml:space="preserve">   Kg</w:t>
      </w:r>
    </w:p>
    <w:p w:rsidR="0094311A" w:rsidRDefault="0094311A" w:rsidP="0094311A">
      <w:r>
        <w:t>REFERENCIA:</w:t>
      </w:r>
      <w:r>
        <w:tab/>
      </w:r>
      <w:r>
        <w:rPr>
          <w:b/>
        </w:rPr>
        <w:t>PLASTIQUIMICA   MEDIANA</w:t>
      </w:r>
    </w:p>
    <w:p w:rsidR="0094311A" w:rsidRDefault="0094311A" w:rsidP="0094311A">
      <w:r>
        <w:t>COLORES:</w:t>
      </w:r>
      <w:r>
        <w:tab/>
      </w:r>
      <w:r>
        <w:tab/>
        <w:t>2 ( Gris -  Rojo)</w:t>
      </w:r>
    </w:p>
    <w:p w:rsidR="0094311A" w:rsidRDefault="0094311A" w:rsidP="0094311A">
      <w:r>
        <w:t>CARAS:</w:t>
      </w:r>
      <w:r>
        <w:tab/>
      </w:r>
      <w:r>
        <w:tab/>
        <w:t>2</w:t>
      </w:r>
    </w:p>
    <w:p w:rsidR="0094311A" w:rsidRDefault="0094311A" w:rsidP="0094311A">
      <w:r>
        <w:t>REPETICIÓN:</w:t>
      </w:r>
      <w:r>
        <w:tab/>
        <w:t>Continua</w:t>
      </w:r>
    </w:p>
    <w:p w:rsidR="0094311A" w:rsidRDefault="0094311A" w:rsidP="0094311A">
      <w:r>
        <w:t>RODILLO:</w:t>
      </w:r>
      <w:r>
        <w:tab/>
      </w:r>
      <w:r>
        <w:tab/>
        <w:t>38</w:t>
      </w:r>
    </w:p>
    <w:p w:rsidR="0094311A" w:rsidRDefault="0094311A" w:rsidP="0094311A">
      <w:r>
        <w:t>BOLSA:</w:t>
      </w:r>
      <w:r>
        <w:tab/>
      </w:r>
      <w:r>
        <w:tab/>
      </w:r>
      <w:r w:rsidRPr="003B158B">
        <w:rPr>
          <w:b/>
        </w:rPr>
        <w:t>43 x  190  cms</w:t>
      </w:r>
    </w:p>
    <w:p w:rsidR="0094311A" w:rsidRDefault="0094311A" w:rsidP="0094311A">
      <w:r>
        <w:t>SELLADO:</w:t>
      </w:r>
      <w:r>
        <w:tab/>
      </w:r>
      <w:r>
        <w:tab/>
        <w:t>Para selle de Fondo.</w:t>
      </w:r>
    </w:p>
    <w:p w:rsidR="0094311A" w:rsidRDefault="0094311A" w:rsidP="0094311A"/>
    <w:p w:rsidR="0094311A" w:rsidRDefault="0094311A" w:rsidP="0094311A"/>
    <w:p w:rsidR="0094311A" w:rsidRDefault="0094311A" w:rsidP="0094311A">
      <w:r>
        <w:rPr>
          <w:b/>
          <w:bCs/>
          <w:u w:val="single"/>
        </w:rPr>
        <w:t>NOTA:</w:t>
      </w:r>
      <w:r>
        <w:t xml:space="preserve">  * Los cyreles   Se encuentran en su planta</w:t>
      </w:r>
    </w:p>
    <w:p w:rsidR="0094311A" w:rsidRDefault="0094311A" w:rsidP="0094311A">
      <w:pPr>
        <w:numPr>
          <w:ilvl w:val="0"/>
          <w:numId w:val="1"/>
        </w:numPr>
      </w:pPr>
      <w:r>
        <w:t>Se envían muestra física  para tonos , alturas  y pigmentacion</w:t>
      </w:r>
    </w:p>
    <w:p w:rsidR="0094311A" w:rsidRDefault="0094311A" w:rsidP="0094311A">
      <w:pPr>
        <w:ind w:left="885"/>
      </w:pPr>
    </w:p>
    <w:p w:rsidR="0094311A" w:rsidRPr="00315AED" w:rsidRDefault="0094311A" w:rsidP="0094311A">
      <w:pPr>
        <w:numPr>
          <w:ilvl w:val="0"/>
          <w:numId w:val="1"/>
        </w:numPr>
      </w:pPr>
      <w:r w:rsidRPr="00393DAD">
        <w:rPr>
          <w:b/>
          <w:u w:val="single"/>
        </w:rPr>
        <w:t>Utilizar tinta negra</w:t>
      </w:r>
      <w:r>
        <w:t xml:space="preserve">   </w:t>
      </w:r>
      <w:r w:rsidRPr="00393DAD">
        <w:rPr>
          <w:b/>
          <w:u w:val="single"/>
        </w:rPr>
        <w:t>ANTIGRASA</w:t>
      </w:r>
    </w:p>
    <w:p w:rsidR="0094311A" w:rsidRDefault="0094311A" w:rsidP="0094311A"/>
    <w:p w:rsidR="0094311A" w:rsidRPr="0098114D" w:rsidRDefault="0094311A" w:rsidP="0094311A">
      <w:pPr>
        <w:rPr>
          <w:b/>
          <w:u w:val="single"/>
        </w:rPr>
      </w:pPr>
    </w:p>
    <w:p w:rsidR="0094311A" w:rsidRDefault="0094311A" w:rsidP="0094311A">
      <w:r>
        <w:t>Agradezco la atención y colaboración prestada.</w:t>
      </w:r>
    </w:p>
    <w:p w:rsidR="0094311A" w:rsidRDefault="0094311A" w:rsidP="0094311A"/>
    <w:p w:rsidR="0094311A" w:rsidRDefault="0094311A" w:rsidP="0094311A">
      <w:r>
        <w:t>Cordialmente,</w:t>
      </w:r>
    </w:p>
    <w:p w:rsidR="0094311A" w:rsidRDefault="0094311A" w:rsidP="0094311A"/>
    <w:p w:rsidR="0094311A" w:rsidRPr="008D4091" w:rsidRDefault="0094311A" w:rsidP="0094311A">
      <w:pPr>
        <w:rPr>
          <w:b/>
        </w:rPr>
      </w:pPr>
    </w:p>
    <w:p w:rsidR="0094311A" w:rsidRDefault="0094311A" w:rsidP="0094311A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94311A" w:rsidRDefault="0094311A" w:rsidP="0094311A">
      <w:r>
        <w:t>Director.</w:t>
      </w:r>
    </w:p>
    <w:p w:rsidR="0094311A" w:rsidRDefault="0094311A" w:rsidP="005450D8">
      <w:pPr>
        <w:rPr>
          <w:b/>
        </w:rPr>
      </w:pPr>
    </w:p>
    <w:p w:rsidR="00C71A54" w:rsidRDefault="00C71A54" w:rsidP="005450D8">
      <w:pPr>
        <w:rPr>
          <w:b/>
        </w:rPr>
      </w:pPr>
    </w:p>
    <w:p w:rsidR="00C71A54" w:rsidRDefault="00C71A54" w:rsidP="005450D8">
      <w:pPr>
        <w:rPr>
          <w:b/>
        </w:rPr>
      </w:pPr>
    </w:p>
    <w:p w:rsidR="00C71A54" w:rsidRDefault="00C71A54" w:rsidP="005450D8">
      <w:pPr>
        <w:rPr>
          <w:b/>
        </w:rPr>
      </w:pPr>
    </w:p>
    <w:p w:rsidR="00C71A54" w:rsidRDefault="00C71A54" w:rsidP="00C71A54">
      <w:pPr>
        <w:rPr>
          <w:b/>
        </w:rPr>
      </w:pPr>
    </w:p>
    <w:p w:rsidR="00C71A54" w:rsidRDefault="00C71A54" w:rsidP="00C71A54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C71A54" w:rsidRDefault="00C71A54" w:rsidP="00C71A54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C71A54" w:rsidRDefault="00C71A54" w:rsidP="00C71A54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C71A54" w:rsidRDefault="00C71A54" w:rsidP="00C71A54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C71A54" w:rsidRDefault="00C71A54" w:rsidP="00C71A54"/>
    <w:p w:rsidR="00C71A54" w:rsidRDefault="00C71A54" w:rsidP="00C71A54">
      <w:pPr>
        <w:pStyle w:val="Ttulo1"/>
      </w:pPr>
      <w:r>
        <w:t>ORDEN DE TRABAJO  N°     06348</w:t>
      </w:r>
    </w:p>
    <w:p w:rsidR="00C71A54" w:rsidRDefault="00C71A54" w:rsidP="00C71A54"/>
    <w:p w:rsidR="00C71A54" w:rsidRDefault="00C71A54" w:rsidP="00C71A54">
      <w:r>
        <w:t>FECHA:</w:t>
      </w:r>
      <w:r>
        <w:tab/>
        <w:t>Medellín,  Marzo  31    de    2010</w:t>
      </w:r>
    </w:p>
    <w:p w:rsidR="00C71A54" w:rsidRDefault="00C71A54" w:rsidP="00C71A54">
      <w:r>
        <w:t>PARA:</w:t>
      </w:r>
      <w:r>
        <w:tab/>
      </w:r>
      <w:r>
        <w:tab/>
        <w:t>PLÁSTICOS DARMA</w:t>
      </w:r>
    </w:p>
    <w:p w:rsidR="00C71A54" w:rsidRDefault="00C71A54" w:rsidP="00C71A54">
      <w:r>
        <w:t>ATENCIÓN:</w:t>
      </w:r>
      <w:r>
        <w:tab/>
        <w:t>Sr. Darío Jaramillo</w:t>
      </w:r>
    </w:p>
    <w:p w:rsidR="00C71A54" w:rsidRDefault="00C71A54" w:rsidP="00C71A54">
      <w:r>
        <w:tab/>
      </w:r>
      <w:r>
        <w:tab/>
        <w:t>Gerente.</w:t>
      </w:r>
    </w:p>
    <w:p w:rsidR="00C71A54" w:rsidRDefault="00C71A54" w:rsidP="00C71A54"/>
    <w:p w:rsidR="00C71A54" w:rsidRDefault="00C71A54" w:rsidP="00C71A54">
      <w:r>
        <w:t>Apreciado Don Darío :</w:t>
      </w:r>
    </w:p>
    <w:p w:rsidR="00C71A54" w:rsidRDefault="00C71A54" w:rsidP="00C71A54">
      <w:r>
        <w:t xml:space="preserve"> </w:t>
      </w:r>
    </w:p>
    <w:p w:rsidR="00C71A54" w:rsidRDefault="00C71A54" w:rsidP="00C71A54">
      <w:r>
        <w:t>Con la presente estamos solicitando el siguiente servicio de EXTRUSION E IMPRESION:</w:t>
      </w:r>
    </w:p>
    <w:p w:rsidR="00C71A54" w:rsidRDefault="00C71A54" w:rsidP="00C71A54"/>
    <w:p w:rsidR="00C71A54" w:rsidRDefault="00C71A54" w:rsidP="00C71A54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C71A54" w:rsidRDefault="00C71A54" w:rsidP="00C71A54">
      <w:pPr>
        <w:rPr>
          <w:b/>
          <w:bCs/>
          <w:u w:val="single"/>
        </w:rPr>
      </w:pPr>
    </w:p>
    <w:p w:rsidR="00C71A54" w:rsidRDefault="00C71A54" w:rsidP="00C71A54">
      <w:r>
        <w:t>MATERIAL:</w:t>
      </w:r>
      <w:r>
        <w:tab/>
      </w:r>
      <w:r>
        <w:tab/>
        <w:t>Polietileno BAJA  lamina</w:t>
      </w:r>
    </w:p>
    <w:p w:rsidR="00C71A54" w:rsidRPr="003F0627" w:rsidRDefault="00C71A54" w:rsidP="00C71A54">
      <w:pPr>
        <w:rPr>
          <w:b/>
        </w:rPr>
      </w:pPr>
      <w:r>
        <w:t>MEDIDA:</w:t>
      </w:r>
      <w:r>
        <w:tab/>
      </w:r>
      <w:r>
        <w:tab/>
      </w:r>
      <w:r>
        <w:rPr>
          <w:b/>
        </w:rPr>
        <w:t>81  cm</w:t>
      </w:r>
    </w:p>
    <w:p w:rsidR="00C71A54" w:rsidRDefault="00C71A54" w:rsidP="00C71A54">
      <w:r>
        <w:t>CALIBRE:</w:t>
      </w:r>
      <w:r>
        <w:tab/>
      </w:r>
      <w:r>
        <w:tab/>
      </w:r>
      <w:r>
        <w:rPr>
          <w:b/>
        </w:rPr>
        <w:t xml:space="preserve">1.0   </w:t>
      </w:r>
      <w:r w:rsidRPr="00BB2CA5">
        <w:rPr>
          <w:b/>
        </w:rPr>
        <w:t>”</w:t>
      </w:r>
    </w:p>
    <w:p w:rsidR="00C71A54" w:rsidRDefault="00C71A54" w:rsidP="00C71A54">
      <w:r>
        <w:t>COLOR:</w:t>
      </w:r>
      <w:r>
        <w:tab/>
      </w:r>
      <w:r>
        <w:tab/>
        <w:t>Transparente</w:t>
      </w:r>
    </w:p>
    <w:p w:rsidR="00C71A54" w:rsidRDefault="00C71A54" w:rsidP="00C71A54">
      <w:r>
        <w:t>TRATADO:</w:t>
      </w:r>
      <w:r>
        <w:tab/>
      </w:r>
      <w:r>
        <w:tab/>
        <w:t>1  Cara.</w:t>
      </w:r>
    </w:p>
    <w:p w:rsidR="00C71A54" w:rsidRDefault="00C71A54" w:rsidP="00C71A54">
      <w:pPr>
        <w:rPr>
          <w:b/>
          <w:bCs/>
        </w:rPr>
      </w:pPr>
      <w:r>
        <w:t>CANTIDAD:</w:t>
      </w:r>
      <w:r>
        <w:tab/>
      </w:r>
      <w:r>
        <w:tab/>
        <w:t>720</w:t>
      </w:r>
      <w:r>
        <w:rPr>
          <w:b/>
        </w:rPr>
        <w:t xml:space="preserve"> </w:t>
      </w:r>
      <w:r>
        <w:t xml:space="preserve">    Kg.</w:t>
      </w:r>
      <w:r>
        <w:rPr>
          <w:b/>
          <w:bCs/>
        </w:rPr>
        <w:tab/>
      </w:r>
    </w:p>
    <w:p w:rsidR="00C71A54" w:rsidRDefault="00C71A54" w:rsidP="00C71A54">
      <w:r>
        <w:t>COLORES:</w:t>
      </w:r>
      <w:r>
        <w:tab/>
      </w:r>
      <w:r>
        <w:tab/>
        <w:t xml:space="preserve">3     (  Azul  </w:t>
      </w:r>
      <w:smartTag w:uri="urn:schemas-microsoft-com:office:smarttags" w:element="metricconverter">
        <w:smartTagPr>
          <w:attr w:name="ProductID" w:val="300 C"/>
        </w:smartTagPr>
        <w:r>
          <w:t>300 C</w:t>
        </w:r>
      </w:smartTag>
      <w:r>
        <w:t xml:space="preserve">  -  Blanco  -   Amarillo 109  C     )</w:t>
      </w:r>
    </w:p>
    <w:p w:rsidR="00C71A54" w:rsidRDefault="00C71A54" w:rsidP="00C71A54">
      <w:r>
        <w:t>CARAS:</w:t>
      </w:r>
      <w:r>
        <w:tab/>
      </w:r>
      <w:r>
        <w:tab/>
        <w:t>2  (  3 x 1  )</w:t>
      </w:r>
    </w:p>
    <w:p w:rsidR="00C71A54" w:rsidRDefault="00C71A54" w:rsidP="00C71A54">
      <w:r>
        <w:t>REPETICIÓN:</w:t>
      </w:r>
      <w:r>
        <w:tab/>
        <w:t xml:space="preserve">29    Cms. </w:t>
      </w:r>
    </w:p>
    <w:p w:rsidR="00C71A54" w:rsidRDefault="00C71A54" w:rsidP="00C71A54">
      <w:r>
        <w:t>BOLSA:</w:t>
      </w:r>
      <w:r>
        <w:tab/>
      </w:r>
      <w:r>
        <w:tab/>
        <w:t xml:space="preserve">29   X   40.5   cm  </w:t>
      </w:r>
    </w:p>
    <w:p w:rsidR="00C71A54" w:rsidRDefault="00C71A54" w:rsidP="00C71A54">
      <w:r>
        <w:t>RODILLO :                30</w:t>
      </w:r>
    </w:p>
    <w:p w:rsidR="00C71A54" w:rsidRDefault="00C71A54" w:rsidP="00C71A54">
      <w:r>
        <w:t>SELLADO:</w:t>
      </w:r>
      <w:r>
        <w:tab/>
      </w:r>
      <w:r>
        <w:tab/>
        <w:t xml:space="preserve">Lateral  </w:t>
      </w:r>
    </w:p>
    <w:p w:rsidR="00C71A54" w:rsidRPr="001F34F2" w:rsidRDefault="00C71A54" w:rsidP="00C71A54">
      <w:r w:rsidRPr="001F34F2">
        <w:t>REFERENCIA:</w:t>
      </w:r>
      <w:r w:rsidRPr="001F34F2">
        <w:tab/>
      </w:r>
      <w:r>
        <w:rPr>
          <w:b/>
        </w:rPr>
        <w:t>CHIQUITA  PREMIUM</w:t>
      </w:r>
    </w:p>
    <w:p w:rsidR="00C71A54" w:rsidRPr="001F34F2" w:rsidRDefault="00C71A54" w:rsidP="00C71A54"/>
    <w:p w:rsidR="00C71A54" w:rsidRPr="001F34F2" w:rsidRDefault="00C71A54" w:rsidP="00C71A54">
      <w:r w:rsidRPr="001F34F2">
        <w:rPr>
          <w:b/>
        </w:rPr>
        <w:tab/>
      </w:r>
      <w:r w:rsidRPr="001F34F2">
        <w:rPr>
          <w:b/>
        </w:rPr>
        <w:tab/>
      </w:r>
      <w:r w:rsidRPr="001F34F2">
        <w:rPr>
          <w:b/>
        </w:rPr>
        <w:tab/>
      </w:r>
    </w:p>
    <w:p w:rsidR="00C71A54" w:rsidRDefault="00C71A54" w:rsidP="00C71A54">
      <w:r>
        <w:rPr>
          <w:b/>
          <w:bCs/>
          <w:u w:val="single"/>
        </w:rPr>
        <w:t>NOTA:</w:t>
      </w:r>
      <w:r>
        <w:t xml:space="preserve">  - Los cyreles se  encuentran  en  su  planta.</w:t>
      </w:r>
    </w:p>
    <w:p w:rsidR="00C71A54" w:rsidRPr="00D41261" w:rsidRDefault="00C71A54" w:rsidP="00C71A54">
      <w:pPr>
        <w:numPr>
          <w:ilvl w:val="0"/>
          <w:numId w:val="2"/>
        </w:numPr>
        <w:ind w:left="1500"/>
        <w:rPr>
          <w:b/>
        </w:rPr>
      </w:pPr>
      <w:r>
        <w:t>Altura y tonos según   Arte</w:t>
      </w:r>
    </w:p>
    <w:p w:rsidR="00C71A54" w:rsidRDefault="00C71A54" w:rsidP="00C71A54">
      <w:pPr>
        <w:numPr>
          <w:ilvl w:val="0"/>
          <w:numId w:val="2"/>
        </w:numPr>
        <w:rPr>
          <w:b/>
        </w:rPr>
      </w:pPr>
      <w:r>
        <w:rPr>
          <w:b/>
        </w:rPr>
        <w:t>Colocar pie de Imprenta de P.U.</w:t>
      </w:r>
    </w:p>
    <w:p w:rsidR="00C71A54" w:rsidRDefault="00C71A54" w:rsidP="00C71A54">
      <w:pPr>
        <w:ind w:left="1860"/>
        <w:rPr>
          <w:b/>
          <w:sz w:val="28"/>
          <w:szCs w:val="28"/>
        </w:rPr>
      </w:pPr>
    </w:p>
    <w:p w:rsidR="00C71A54" w:rsidRDefault="00C71A54" w:rsidP="00C71A54">
      <w:pPr>
        <w:numPr>
          <w:ilvl w:val="0"/>
          <w:numId w:val="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Se  envía  película de PU.</w:t>
      </w:r>
    </w:p>
    <w:p w:rsidR="00C71A54" w:rsidRDefault="00C71A54" w:rsidP="00C71A54"/>
    <w:p w:rsidR="00C71A54" w:rsidRDefault="00C71A54" w:rsidP="00C71A54"/>
    <w:p w:rsidR="00C71A54" w:rsidRPr="00465B97" w:rsidRDefault="00C71A54" w:rsidP="00C71A54"/>
    <w:p w:rsidR="00C71A54" w:rsidRDefault="00C71A54" w:rsidP="00C71A54">
      <w:r>
        <w:t>Agradezco la atención y colaboración prestada.</w:t>
      </w:r>
    </w:p>
    <w:p w:rsidR="00C71A54" w:rsidRDefault="00C71A54" w:rsidP="00C71A54"/>
    <w:p w:rsidR="00C71A54" w:rsidRDefault="00C71A54" w:rsidP="00C71A54">
      <w:r>
        <w:t>Cordialmente,</w:t>
      </w:r>
    </w:p>
    <w:p w:rsidR="00C71A54" w:rsidRDefault="00C71A54" w:rsidP="00C71A54"/>
    <w:p w:rsidR="00C71A54" w:rsidRDefault="00C71A54" w:rsidP="00C71A54"/>
    <w:p w:rsidR="00C71A54" w:rsidRDefault="00C71A54" w:rsidP="00C71A54">
      <w:r>
        <w:t>RICARDO CASAS ZAPATA</w:t>
      </w:r>
    </w:p>
    <w:p w:rsidR="00C71A54" w:rsidRDefault="00C71A54" w:rsidP="00C71A54">
      <w:r>
        <w:t>Director.</w:t>
      </w:r>
    </w:p>
    <w:p w:rsidR="003C31D9" w:rsidRDefault="003C31D9" w:rsidP="003C31D9">
      <w:pPr>
        <w:rPr>
          <w:b/>
          <w:bCs/>
          <w:sz w:val="20"/>
        </w:rPr>
      </w:pPr>
    </w:p>
    <w:p w:rsidR="003C31D9" w:rsidRDefault="003C31D9" w:rsidP="003C31D9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3C31D9" w:rsidRDefault="003C31D9" w:rsidP="003C31D9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3C31D9" w:rsidRDefault="003C31D9" w:rsidP="003C31D9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3C31D9" w:rsidRDefault="003C31D9" w:rsidP="003C31D9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3C31D9" w:rsidRDefault="003C31D9" w:rsidP="003C31D9">
      <w:pPr>
        <w:rPr>
          <w:b/>
          <w:bCs/>
        </w:rPr>
      </w:pPr>
    </w:p>
    <w:p w:rsidR="003C31D9" w:rsidRDefault="003C31D9" w:rsidP="003C31D9">
      <w:pPr>
        <w:pStyle w:val="Ttulo1"/>
      </w:pPr>
      <w:r>
        <w:lastRenderedPageBreak/>
        <w:t>ORDEN DE TRABAJO   N°      06320-1</w:t>
      </w:r>
    </w:p>
    <w:p w:rsidR="003C31D9" w:rsidRDefault="003C31D9" w:rsidP="003C31D9"/>
    <w:p w:rsidR="003C31D9" w:rsidRDefault="003C31D9" w:rsidP="003C31D9"/>
    <w:p w:rsidR="003C31D9" w:rsidRDefault="003C31D9" w:rsidP="003C31D9">
      <w:r>
        <w:t>FECHA:</w:t>
      </w:r>
      <w:r>
        <w:tab/>
        <w:t>Medel</w:t>
      </w:r>
      <w:r w:rsidR="00063EA9">
        <w:t>lín, Abril   05</w:t>
      </w:r>
      <w:r>
        <w:t xml:space="preserve">    de</w:t>
      </w:r>
      <w:r w:rsidR="00063EA9">
        <w:t xml:space="preserve">   </w:t>
      </w:r>
      <w:r>
        <w:t xml:space="preserve"> 2010</w:t>
      </w:r>
    </w:p>
    <w:p w:rsidR="003C31D9" w:rsidRDefault="003C31D9" w:rsidP="003C31D9">
      <w:r>
        <w:t>PARA:</w:t>
      </w:r>
      <w:r>
        <w:tab/>
      </w:r>
      <w:r>
        <w:tab/>
        <w:t>PLÁSTICOS DARMA</w:t>
      </w:r>
    </w:p>
    <w:p w:rsidR="003C31D9" w:rsidRDefault="003C31D9" w:rsidP="003C31D9">
      <w:r>
        <w:t>ATENCIÓN:</w:t>
      </w:r>
      <w:r>
        <w:tab/>
        <w:t>Sr. Darío Jaramillo</w:t>
      </w:r>
    </w:p>
    <w:p w:rsidR="003C31D9" w:rsidRDefault="003C31D9" w:rsidP="003C31D9">
      <w:r>
        <w:tab/>
      </w:r>
      <w:r>
        <w:tab/>
        <w:t>Gerente.</w:t>
      </w:r>
    </w:p>
    <w:p w:rsidR="003C31D9" w:rsidRDefault="003C31D9" w:rsidP="003C31D9"/>
    <w:p w:rsidR="003C31D9" w:rsidRDefault="003C31D9" w:rsidP="003C31D9">
      <w:r>
        <w:t>Apreciado Don Darío :</w:t>
      </w:r>
    </w:p>
    <w:p w:rsidR="003C31D9" w:rsidRDefault="003C31D9" w:rsidP="003C31D9">
      <w:r>
        <w:t xml:space="preserve"> </w:t>
      </w:r>
    </w:p>
    <w:p w:rsidR="003C31D9" w:rsidRDefault="003C31D9" w:rsidP="003C31D9">
      <w:r>
        <w:t>Con la presente estamos solicitando el siguiente servicio de   IMPRESIÓN  :</w:t>
      </w:r>
    </w:p>
    <w:p w:rsidR="003C31D9" w:rsidRDefault="003C31D9" w:rsidP="003C31D9"/>
    <w:p w:rsidR="003C31D9" w:rsidRDefault="003C31D9" w:rsidP="003C31D9">
      <w:pPr>
        <w:rPr>
          <w:b/>
          <w:bCs/>
          <w:u w:val="single"/>
        </w:rPr>
      </w:pPr>
    </w:p>
    <w:p w:rsidR="003C31D9" w:rsidRDefault="003C31D9" w:rsidP="003C31D9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3C31D9" w:rsidRDefault="003C31D9" w:rsidP="003C31D9"/>
    <w:p w:rsidR="003C31D9" w:rsidRDefault="003C31D9" w:rsidP="003C31D9">
      <w:r>
        <w:t>MATERIAL:</w:t>
      </w:r>
      <w:r>
        <w:tab/>
      </w:r>
      <w:r>
        <w:tab/>
        <w:t>Polietileno     Lamina    Transparente COEXTRUIDA</w:t>
      </w:r>
    </w:p>
    <w:p w:rsidR="003C31D9" w:rsidRDefault="003C31D9" w:rsidP="003C31D9">
      <w:r>
        <w:t>MEDIDA:</w:t>
      </w:r>
      <w:r>
        <w:tab/>
      </w:r>
      <w:r>
        <w:tab/>
      </w:r>
      <w:r>
        <w:rPr>
          <w:b/>
        </w:rPr>
        <w:t xml:space="preserve">32.5 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3C31D9" w:rsidRPr="006D12B2" w:rsidRDefault="003C31D9" w:rsidP="003C31D9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3C31D9" w:rsidRDefault="003C31D9" w:rsidP="003C31D9">
      <w:r>
        <w:t>TRATADO:</w:t>
      </w:r>
      <w:r>
        <w:tab/>
      </w:r>
      <w:r>
        <w:tab/>
        <w:t>1  Cara</w:t>
      </w:r>
    </w:p>
    <w:p w:rsidR="003C31D9" w:rsidRDefault="003C31D9" w:rsidP="003C31D9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 w:rsidR="00E62259">
        <w:rPr>
          <w:b/>
        </w:rPr>
        <w:t>10</w:t>
      </w:r>
      <w:r>
        <w:rPr>
          <w:b/>
        </w:rPr>
        <w:t xml:space="preserve">0  </w:t>
      </w:r>
      <w:r w:rsidRPr="00900A5A">
        <w:rPr>
          <w:b/>
        </w:rPr>
        <w:t xml:space="preserve">  Kg</w:t>
      </w:r>
      <w:r>
        <w:t>.</w:t>
      </w:r>
    </w:p>
    <w:p w:rsidR="003C31D9" w:rsidRDefault="003C31D9" w:rsidP="003C31D9">
      <w:r>
        <w:t>COLORES:</w:t>
      </w:r>
      <w:r>
        <w:tab/>
      </w:r>
      <w:r>
        <w:tab/>
        <w:t xml:space="preserve">3    ( Blanco – Negro - Verde   )   </w:t>
      </w:r>
    </w:p>
    <w:p w:rsidR="003C31D9" w:rsidRDefault="003C31D9" w:rsidP="003C31D9">
      <w:r>
        <w:t>CARAS:</w:t>
      </w:r>
      <w:r>
        <w:tab/>
      </w:r>
      <w:r>
        <w:tab/>
        <w:t>1  (3 x 1  )</w:t>
      </w:r>
    </w:p>
    <w:p w:rsidR="003C31D9" w:rsidRDefault="003C31D9" w:rsidP="003C31D9">
      <w:r>
        <w:t>REPETICIÓN:</w:t>
      </w:r>
      <w:r>
        <w:tab/>
        <w:t xml:space="preserve">11   Cms   </w:t>
      </w:r>
    </w:p>
    <w:p w:rsidR="003C31D9" w:rsidRPr="00900A5A" w:rsidRDefault="003C31D9" w:rsidP="003C31D9">
      <w:pPr>
        <w:rPr>
          <w:b/>
        </w:rPr>
      </w:pPr>
      <w:r>
        <w:t xml:space="preserve">RODILLO  :               </w:t>
      </w:r>
      <w:r>
        <w:rPr>
          <w:b/>
        </w:rPr>
        <w:t>45</w:t>
      </w:r>
    </w:p>
    <w:p w:rsidR="003C31D9" w:rsidRDefault="003C31D9" w:rsidP="003C31D9">
      <w:r>
        <w:t>LAMINA:</w:t>
      </w:r>
      <w:r>
        <w:tab/>
      </w:r>
      <w:r>
        <w:tab/>
        <w:t>15.5    Cms    REFILADA PARA EMPAQUETADORA</w:t>
      </w:r>
    </w:p>
    <w:p w:rsidR="003C31D9" w:rsidRDefault="003C31D9" w:rsidP="003C31D9">
      <w:r>
        <w:t>FOTOCAELDA:</w:t>
      </w:r>
      <w:r>
        <w:tab/>
        <w:t>Según muestra con doble  color</w:t>
      </w:r>
    </w:p>
    <w:p w:rsidR="003C31D9" w:rsidRPr="00146B92" w:rsidRDefault="003C31D9" w:rsidP="003C31D9">
      <w:pPr>
        <w:rPr>
          <w:b/>
        </w:rPr>
      </w:pPr>
      <w:r>
        <w:t>REFERENCIA:</w:t>
      </w:r>
      <w:r>
        <w:tab/>
      </w:r>
      <w:r>
        <w:rPr>
          <w:b/>
        </w:rPr>
        <w:t xml:space="preserve">PULPA    </w:t>
      </w:r>
      <w:r>
        <w:rPr>
          <w:b/>
          <w:u w:val="single"/>
        </w:rPr>
        <w:t>GENERICA</w:t>
      </w:r>
      <w:r>
        <w:rPr>
          <w:b/>
        </w:rPr>
        <w:t xml:space="preserve">    90  GMS</w:t>
      </w:r>
    </w:p>
    <w:p w:rsidR="003C31D9" w:rsidRDefault="003C31D9" w:rsidP="003C31D9">
      <w:r>
        <w:tab/>
      </w:r>
      <w:r>
        <w:tab/>
      </w:r>
      <w:r>
        <w:tab/>
      </w:r>
    </w:p>
    <w:p w:rsidR="003C31D9" w:rsidRDefault="003C31D9" w:rsidP="003C31D9"/>
    <w:p w:rsidR="003C31D9" w:rsidRDefault="003C31D9" w:rsidP="003C31D9">
      <w:r>
        <w:rPr>
          <w:b/>
          <w:bCs/>
          <w:u w:val="single"/>
        </w:rPr>
        <w:t>NOTA:</w:t>
      </w:r>
      <w:r>
        <w:t xml:space="preserve">  - Cyreles  los  envía  Grafiflex</w:t>
      </w:r>
      <w:r>
        <w:tab/>
      </w:r>
    </w:p>
    <w:p w:rsidR="003C31D9" w:rsidRDefault="003C31D9" w:rsidP="003C31D9">
      <w:pPr>
        <w:pStyle w:val="Prrafodelista"/>
        <w:numPr>
          <w:ilvl w:val="0"/>
          <w:numId w:val="2"/>
        </w:numPr>
      </w:pPr>
      <w:r>
        <w:t xml:space="preserve"> Se aprueba  impresión</w:t>
      </w:r>
    </w:p>
    <w:p w:rsidR="003C31D9" w:rsidRDefault="003C31D9" w:rsidP="003C31D9">
      <w:pPr>
        <w:pStyle w:val="Prrafodelista"/>
        <w:numPr>
          <w:ilvl w:val="0"/>
          <w:numId w:val="2"/>
        </w:numPr>
      </w:pPr>
      <w:r>
        <w:t>UTILIZAR  TINTAS ANTIGRASA</w:t>
      </w:r>
    </w:p>
    <w:p w:rsidR="003C31D9" w:rsidRPr="00492713" w:rsidRDefault="003C31D9" w:rsidP="003C31D9">
      <w:pPr>
        <w:ind w:left="1500"/>
        <w:rPr>
          <w:b/>
          <w:sz w:val="28"/>
          <w:szCs w:val="28"/>
        </w:rPr>
      </w:pPr>
    </w:p>
    <w:p w:rsidR="003C31D9" w:rsidRDefault="003C31D9" w:rsidP="003C31D9"/>
    <w:p w:rsidR="003C31D9" w:rsidRDefault="003C31D9" w:rsidP="003C31D9"/>
    <w:p w:rsidR="003C31D9" w:rsidRDefault="003C31D9" w:rsidP="003C31D9">
      <w:r>
        <w:t>Agradezco la atención y colaboración prestada.</w:t>
      </w:r>
    </w:p>
    <w:p w:rsidR="003C31D9" w:rsidRDefault="003C31D9" w:rsidP="003C31D9"/>
    <w:p w:rsidR="003C31D9" w:rsidRDefault="003C31D9" w:rsidP="003C31D9">
      <w:r>
        <w:t>Cordialmente,</w:t>
      </w:r>
    </w:p>
    <w:p w:rsidR="003C31D9" w:rsidRDefault="003C31D9" w:rsidP="003C31D9"/>
    <w:p w:rsidR="003C31D9" w:rsidRPr="00F4077E" w:rsidRDefault="003C31D9" w:rsidP="003C31D9">
      <w:pPr>
        <w:rPr>
          <w:b/>
        </w:rPr>
      </w:pPr>
    </w:p>
    <w:p w:rsidR="003C31D9" w:rsidRDefault="003C31D9" w:rsidP="003C31D9"/>
    <w:p w:rsidR="003C31D9" w:rsidRDefault="003C31D9" w:rsidP="003C31D9">
      <w:r>
        <w:t>RICARDO CASAS ZAPATA</w:t>
      </w:r>
    </w:p>
    <w:p w:rsidR="003C31D9" w:rsidRDefault="003C31D9" w:rsidP="003C31D9">
      <w:r>
        <w:t>Director.</w:t>
      </w:r>
    </w:p>
    <w:p w:rsidR="00C71A54" w:rsidRDefault="00C71A54" w:rsidP="005450D8">
      <w:pPr>
        <w:rPr>
          <w:b/>
        </w:rPr>
      </w:pPr>
    </w:p>
    <w:p w:rsidR="00F213DD" w:rsidRDefault="00F213DD" w:rsidP="005450D8">
      <w:pPr>
        <w:rPr>
          <w:b/>
        </w:rPr>
      </w:pPr>
    </w:p>
    <w:p w:rsidR="00F213DD" w:rsidRDefault="00F213DD" w:rsidP="005450D8">
      <w:pPr>
        <w:rPr>
          <w:b/>
        </w:rPr>
      </w:pPr>
    </w:p>
    <w:p w:rsidR="00F213DD" w:rsidRDefault="00F213DD" w:rsidP="00F213DD"/>
    <w:p w:rsidR="00F213DD" w:rsidRDefault="00F213DD" w:rsidP="00F213DD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F213DD" w:rsidRDefault="00F213DD" w:rsidP="00F213DD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F213DD" w:rsidRDefault="00F213DD" w:rsidP="00F213DD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F213DD" w:rsidRDefault="00F213DD" w:rsidP="00F213DD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F213DD" w:rsidRDefault="00F213DD" w:rsidP="00F213DD"/>
    <w:p w:rsidR="00F213DD" w:rsidRDefault="00F213DD" w:rsidP="00F213DD">
      <w:pPr>
        <w:pStyle w:val="Ttulo1"/>
      </w:pPr>
      <w:r>
        <w:t>ORDEN DE TRABAJO N°      06374</w:t>
      </w:r>
    </w:p>
    <w:p w:rsidR="00F213DD" w:rsidRDefault="00F213DD" w:rsidP="00F213DD"/>
    <w:p w:rsidR="00F213DD" w:rsidRPr="006E74B0" w:rsidRDefault="00F213DD" w:rsidP="00F213DD"/>
    <w:p w:rsidR="00F213DD" w:rsidRDefault="00F213DD" w:rsidP="00F213DD">
      <w:r>
        <w:t>FECHA:</w:t>
      </w:r>
      <w:r>
        <w:tab/>
        <w:t>Medellín,  Abril    05  de 2010</w:t>
      </w:r>
    </w:p>
    <w:p w:rsidR="00F213DD" w:rsidRDefault="00F213DD" w:rsidP="00F213DD">
      <w:r>
        <w:t>PARA:</w:t>
      </w:r>
      <w:r>
        <w:tab/>
      </w:r>
      <w:r>
        <w:tab/>
        <w:t>PLÁSTICOS DARMA</w:t>
      </w:r>
    </w:p>
    <w:p w:rsidR="00F213DD" w:rsidRDefault="00F213DD" w:rsidP="00F213DD">
      <w:r>
        <w:t>ATENCIÓN:</w:t>
      </w:r>
      <w:r>
        <w:tab/>
        <w:t>Sr. Darío Jaramillo</w:t>
      </w:r>
    </w:p>
    <w:p w:rsidR="00F213DD" w:rsidRDefault="00F213DD" w:rsidP="00F213DD">
      <w:r>
        <w:tab/>
      </w:r>
      <w:r>
        <w:tab/>
        <w:t>Gerente.</w:t>
      </w:r>
    </w:p>
    <w:p w:rsidR="00F213DD" w:rsidRDefault="00F213DD" w:rsidP="00F213DD"/>
    <w:p w:rsidR="00F213DD" w:rsidRDefault="00F213DD" w:rsidP="00F213DD">
      <w:r>
        <w:t>Apreciado Don Darío:</w:t>
      </w:r>
    </w:p>
    <w:p w:rsidR="00F213DD" w:rsidRDefault="00F213DD" w:rsidP="00F213DD"/>
    <w:p w:rsidR="00F213DD" w:rsidRDefault="00F213DD" w:rsidP="00F213DD">
      <w:r>
        <w:t>Con la presente estamos solicitando el siguiente servicio de  IMPRESION:</w:t>
      </w:r>
    </w:p>
    <w:p w:rsidR="00F213DD" w:rsidRDefault="00F213DD" w:rsidP="00F213DD"/>
    <w:p w:rsidR="00F213DD" w:rsidRDefault="00F213DD" w:rsidP="00F213DD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F213DD" w:rsidRDefault="00F213DD" w:rsidP="00F213DD">
      <w:r>
        <w:t>MATERIAL   :           Polipropileno Lamina de 40  cms</w:t>
      </w:r>
    </w:p>
    <w:p w:rsidR="00F213DD" w:rsidRDefault="00F213DD" w:rsidP="00F213DD">
      <w:r>
        <w:t>CLIBRE      :               2.0  ”</w:t>
      </w:r>
    </w:p>
    <w:p w:rsidR="00F213DD" w:rsidRDefault="00F213DD" w:rsidP="00F213DD">
      <w:r>
        <w:t>REFERENCIA:</w:t>
      </w:r>
      <w:r>
        <w:tab/>
      </w:r>
      <w:r w:rsidRPr="00F3739F">
        <w:rPr>
          <w:b/>
        </w:rPr>
        <w:t>PHYSALIS  CARIBEAN  EXOTICS</w:t>
      </w:r>
    </w:p>
    <w:p w:rsidR="00F213DD" w:rsidRDefault="00F213DD" w:rsidP="00F213DD">
      <w:r>
        <w:t xml:space="preserve">CANTIDAD    :          </w:t>
      </w:r>
      <w:r w:rsidR="00B729B5">
        <w:t>14</w:t>
      </w:r>
      <w:r>
        <w:t>0     Kg</w:t>
      </w:r>
    </w:p>
    <w:p w:rsidR="00F213DD" w:rsidRDefault="00F213DD" w:rsidP="00F213DD">
      <w:r>
        <w:t>COLORES:</w:t>
      </w:r>
      <w:r>
        <w:tab/>
      </w:r>
      <w:r>
        <w:tab/>
        <w:t>5   (   Según Muestra  )</w:t>
      </w:r>
    </w:p>
    <w:p w:rsidR="00F213DD" w:rsidRDefault="00F213DD" w:rsidP="00F213DD">
      <w:r>
        <w:t>CARAS:</w:t>
      </w:r>
      <w:r>
        <w:tab/>
      </w:r>
      <w:r>
        <w:tab/>
        <w:t>1</w:t>
      </w:r>
    </w:p>
    <w:p w:rsidR="00F213DD" w:rsidRDefault="00F213DD" w:rsidP="00F213DD">
      <w:r>
        <w:t>R EPETICIÓN:</w:t>
      </w:r>
      <w:r>
        <w:tab/>
        <w:t>20  cms</w:t>
      </w:r>
    </w:p>
    <w:p w:rsidR="00F213DD" w:rsidRDefault="00F213DD" w:rsidP="00F213DD">
      <w:r>
        <w:t>RODILLO:</w:t>
      </w:r>
      <w:r>
        <w:tab/>
      </w:r>
      <w:r>
        <w:tab/>
        <w:t>40</w:t>
      </w:r>
    </w:p>
    <w:p w:rsidR="00F213DD" w:rsidRDefault="00F213DD" w:rsidP="00F213DD">
      <w:r>
        <w:t>LAMINA:</w:t>
      </w:r>
      <w:r>
        <w:tab/>
      </w:r>
      <w:r>
        <w:tab/>
        <w:t>20  X 20   cms</w:t>
      </w:r>
    </w:p>
    <w:p w:rsidR="00F213DD" w:rsidRDefault="00F213DD" w:rsidP="00F213DD">
      <w:r>
        <w:t>SELLADO:</w:t>
      </w:r>
      <w:r>
        <w:tab/>
      </w:r>
      <w:r>
        <w:tab/>
        <w:t>Para sacar 2  laminas por golpe</w:t>
      </w:r>
    </w:p>
    <w:p w:rsidR="00F213DD" w:rsidRDefault="00F213DD" w:rsidP="00F213DD">
      <w:r>
        <w:t xml:space="preserve"> </w:t>
      </w:r>
    </w:p>
    <w:p w:rsidR="00F213DD" w:rsidRDefault="00F213DD" w:rsidP="00F213DD">
      <w:r>
        <w:rPr>
          <w:b/>
          <w:bCs/>
          <w:u w:val="single"/>
        </w:rPr>
        <w:t>NOTA:</w:t>
      </w:r>
      <w:r>
        <w:t xml:space="preserve">  * Los cyreles  se encuentran en su planta</w:t>
      </w:r>
    </w:p>
    <w:p w:rsidR="00F213DD" w:rsidRPr="00D04067" w:rsidRDefault="00F213DD" w:rsidP="00F213DD">
      <w:pPr>
        <w:numPr>
          <w:ilvl w:val="0"/>
          <w:numId w:val="1"/>
        </w:numPr>
        <w:rPr>
          <w:u w:val="single"/>
        </w:rPr>
      </w:pPr>
      <w:r>
        <w:t xml:space="preserve">Colores igual muestra </w:t>
      </w:r>
    </w:p>
    <w:p w:rsidR="00F213DD" w:rsidRPr="00DB0681" w:rsidRDefault="00F213DD" w:rsidP="00F213DD">
      <w:pPr>
        <w:numPr>
          <w:ilvl w:val="0"/>
          <w:numId w:val="1"/>
        </w:numPr>
        <w:rPr>
          <w:u w:val="single"/>
        </w:rPr>
      </w:pPr>
      <w:r>
        <w:t>Se aprueba montaje</w:t>
      </w:r>
    </w:p>
    <w:p w:rsidR="00F213DD" w:rsidRPr="00FE51A5" w:rsidRDefault="00F213DD" w:rsidP="00F213DD">
      <w:pPr>
        <w:numPr>
          <w:ilvl w:val="0"/>
          <w:numId w:val="1"/>
        </w:numPr>
        <w:rPr>
          <w:b/>
          <w:u w:val="single"/>
        </w:rPr>
      </w:pPr>
      <w:r w:rsidRPr="00FE51A5">
        <w:rPr>
          <w:b/>
        </w:rPr>
        <w:t xml:space="preserve">NOTA SE DEBE CENTRAR MAS </w:t>
      </w:r>
      <w:smartTag w:uri="urn:schemas-microsoft-com:office:smarttags" w:element="PersonName">
        <w:smartTagPr>
          <w:attr w:name="ProductID" w:val="LA IMPRESION"/>
        </w:smartTagPr>
        <w:r w:rsidRPr="00FE51A5">
          <w:rPr>
            <w:b/>
          </w:rPr>
          <w:t>LA IMPRESION</w:t>
        </w:r>
      </w:smartTag>
    </w:p>
    <w:p w:rsidR="00F213DD" w:rsidRDefault="00F213DD" w:rsidP="00F213DD"/>
    <w:p w:rsidR="00F213DD" w:rsidRDefault="00F213DD" w:rsidP="00F213DD"/>
    <w:p w:rsidR="00F213DD" w:rsidRPr="00602770" w:rsidRDefault="00B729B5" w:rsidP="00F213DD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LOTE      41362</w:t>
      </w:r>
    </w:p>
    <w:p w:rsidR="00F213DD" w:rsidRDefault="00F213DD" w:rsidP="00F213DD"/>
    <w:p w:rsidR="00F213DD" w:rsidRDefault="00F213DD" w:rsidP="00F213DD"/>
    <w:p w:rsidR="00F213DD" w:rsidRDefault="00F213DD" w:rsidP="00F213DD">
      <w:r>
        <w:t>Agradezco la atención y colaboración prestada.</w:t>
      </w:r>
    </w:p>
    <w:p w:rsidR="00F213DD" w:rsidRDefault="00F213DD" w:rsidP="00F213DD"/>
    <w:p w:rsidR="00F213DD" w:rsidRDefault="00F213DD" w:rsidP="00F213DD"/>
    <w:p w:rsidR="00F213DD" w:rsidRDefault="00F213DD" w:rsidP="00F213DD"/>
    <w:p w:rsidR="00F213DD" w:rsidRDefault="00F213DD" w:rsidP="00F213DD">
      <w:r>
        <w:t>Cordialmente</w:t>
      </w:r>
    </w:p>
    <w:p w:rsidR="00F213DD" w:rsidRDefault="00F213DD" w:rsidP="00F213DD"/>
    <w:p w:rsidR="00F213DD" w:rsidRDefault="00F213DD" w:rsidP="00F213DD"/>
    <w:p w:rsidR="00F213DD" w:rsidRDefault="00F213DD" w:rsidP="00F213DD">
      <w:r>
        <w:t>RICARDO CASAS ZAPATA</w:t>
      </w:r>
    </w:p>
    <w:p w:rsidR="00F213DD" w:rsidRDefault="00F213DD" w:rsidP="00F213DD">
      <w:r>
        <w:t>Director.</w:t>
      </w:r>
    </w:p>
    <w:p w:rsidR="00F213DD" w:rsidRDefault="00F213DD" w:rsidP="005450D8">
      <w:pPr>
        <w:rPr>
          <w:b/>
        </w:rPr>
      </w:pPr>
    </w:p>
    <w:p w:rsidR="00BA0E3D" w:rsidRDefault="00BA0E3D" w:rsidP="005450D8">
      <w:pPr>
        <w:rPr>
          <w:b/>
        </w:rPr>
      </w:pPr>
    </w:p>
    <w:p w:rsidR="00BA0E3D" w:rsidRDefault="00BA0E3D" w:rsidP="00BA0E3D"/>
    <w:p w:rsidR="00BA0E3D" w:rsidRDefault="00BA0E3D" w:rsidP="00BA0E3D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BA0E3D" w:rsidRDefault="00BA0E3D" w:rsidP="00BA0E3D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BA0E3D" w:rsidRDefault="00BA0E3D" w:rsidP="00BA0E3D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BA0E3D" w:rsidRDefault="00BA0E3D" w:rsidP="00BA0E3D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BA0E3D" w:rsidRDefault="00BA0E3D" w:rsidP="00BA0E3D"/>
    <w:p w:rsidR="00BA0E3D" w:rsidRDefault="00BA0E3D" w:rsidP="00BA0E3D">
      <w:pPr>
        <w:pStyle w:val="Ttulo1"/>
      </w:pPr>
      <w:r>
        <w:t>ORDEN DE TRABAJO N°      06406</w:t>
      </w:r>
    </w:p>
    <w:p w:rsidR="00BA0E3D" w:rsidRDefault="00BA0E3D" w:rsidP="00BA0E3D"/>
    <w:p w:rsidR="00BA0E3D" w:rsidRPr="006E74B0" w:rsidRDefault="00BA0E3D" w:rsidP="00BA0E3D"/>
    <w:p w:rsidR="00BA0E3D" w:rsidRDefault="00BA0E3D" w:rsidP="00BA0E3D">
      <w:r>
        <w:t>FECHA:</w:t>
      </w:r>
      <w:r>
        <w:tab/>
        <w:t>Medellín,  Abril    06  de 2010</w:t>
      </w:r>
    </w:p>
    <w:p w:rsidR="00BA0E3D" w:rsidRDefault="00BA0E3D" w:rsidP="00BA0E3D">
      <w:r>
        <w:t>PARA:</w:t>
      </w:r>
      <w:r>
        <w:tab/>
      </w:r>
      <w:r>
        <w:tab/>
        <w:t>PLÁSTICOS DARMA</w:t>
      </w:r>
    </w:p>
    <w:p w:rsidR="00BA0E3D" w:rsidRDefault="00BA0E3D" w:rsidP="00BA0E3D">
      <w:r>
        <w:t>ATENCIÓN:</w:t>
      </w:r>
      <w:r>
        <w:tab/>
        <w:t>Sr. Darío Jaramillo</w:t>
      </w:r>
    </w:p>
    <w:p w:rsidR="00BA0E3D" w:rsidRDefault="00BA0E3D" w:rsidP="00BA0E3D">
      <w:r>
        <w:tab/>
      </w:r>
      <w:r>
        <w:tab/>
        <w:t>Gerente.</w:t>
      </w:r>
    </w:p>
    <w:p w:rsidR="00BA0E3D" w:rsidRDefault="00BA0E3D" w:rsidP="00BA0E3D"/>
    <w:p w:rsidR="00BA0E3D" w:rsidRDefault="00BA0E3D" w:rsidP="00BA0E3D">
      <w:r>
        <w:t>Apreciado Don Darío:</w:t>
      </w:r>
    </w:p>
    <w:p w:rsidR="00BA0E3D" w:rsidRDefault="00BA0E3D" w:rsidP="00BA0E3D"/>
    <w:p w:rsidR="00BA0E3D" w:rsidRDefault="00BA0E3D" w:rsidP="00BA0E3D">
      <w:r>
        <w:t>Con la presente estamos solicitando el siguiente servicio de  IMPRESION:</w:t>
      </w:r>
    </w:p>
    <w:p w:rsidR="00BA0E3D" w:rsidRDefault="00BA0E3D" w:rsidP="00BA0E3D"/>
    <w:p w:rsidR="00BA0E3D" w:rsidRDefault="00BA0E3D" w:rsidP="00BA0E3D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BA0E3D" w:rsidRDefault="00BA0E3D" w:rsidP="00BA0E3D">
      <w:r>
        <w:t>MATERIAL   :           Polipropileno BIO  de 22  cms</w:t>
      </w:r>
    </w:p>
    <w:p w:rsidR="00BA0E3D" w:rsidRDefault="00BA0E3D" w:rsidP="00BA0E3D">
      <w:r>
        <w:t>CLIBRE      :               2.0  ”</w:t>
      </w:r>
    </w:p>
    <w:p w:rsidR="00BA0E3D" w:rsidRDefault="00BA0E3D" w:rsidP="00BA0E3D">
      <w:r>
        <w:t>REFERENCIA:</w:t>
      </w:r>
      <w:r>
        <w:tab/>
      </w:r>
      <w:r w:rsidR="00007B4F">
        <w:rPr>
          <w:b/>
        </w:rPr>
        <w:t>FOTOCELDA PARA EMPAQUETADORA PAN</w:t>
      </w:r>
    </w:p>
    <w:p w:rsidR="00BA0E3D" w:rsidRDefault="00BA0E3D" w:rsidP="00BA0E3D">
      <w:r>
        <w:t>CANTIDAD    :          10     Kg</w:t>
      </w:r>
    </w:p>
    <w:p w:rsidR="00BA0E3D" w:rsidRDefault="00007B4F" w:rsidP="00BA0E3D">
      <w:r>
        <w:t>COLORES:</w:t>
      </w:r>
      <w:r>
        <w:tab/>
      </w:r>
      <w:r>
        <w:tab/>
        <w:t xml:space="preserve">1   (   Negro </w:t>
      </w:r>
      <w:r w:rsidR="00BA0E3D">
        <w:t xml:space="preserve">  )</w:t>
      </w:r>
    </w:p>
    <w:p w:rsidR="00BA0E3D" w:rsidRDefault="00BA0E3D" w:rsidP="00BA0E3D">
      <w:r>
        <w:t>CARAS:</w:t>
      </w:r>
      <w:r>
        <w:tab/>
      </w:r>
      <w:r>
        <w:tab/>
        <w:t>1</w:t>
      </w:r>
    </w:p>
    <w:p w:rsidR="00BA0E3D" w:rsidRDefault="004960B6" w:rsidP="00BA0E3D">
      <w:r>
        <w:t>R EPETICIÓN:</w:t>
      </w:r>
      <w:r>
        <w:tab/>
        <w:t xml:space="preserve">16 </w:t>
      </w:r>
      <w:r w:rsidR="00BA0E3D">
        <w:t xml:space="preserve">  cms</w:t>
      </w:r>
    </w:p>
    <w:p w:rsidR="00BA0E3D" w:rsidRDefault="004960B6" w:rsidP="00BA0E3D">
      <w:r>
        <w:t>RODILLO:</w:t>
      </w:r>
      <w:r>
        <w:tab/>
      </w:r>
      <w:r>
        <w:tab/>
        <w:t>32</w:t>
      </w:r>
    </w:p>
    <w:p w:rsidR="00BA0E3D" w:rsidRDefault="004960B6" w:rsidP="00BA0E3D">
      <w:r>
        <w:t>LAMINA:</w:t>
      </w:r>
      <w:r>
        <w:tab/>
      </w:r>
      <w:r>
        <w:tab/>
        <w:t xml:space="preserve">22 </w:t>
      </w:r>
      <w:r w:rsidR="00BA0E3D">
        <w:t xml:space="preserve">   cms</w:t>
      </w:r>
    </w:p>
    <w:p w:rsidR="00BA0E3D" w:rsidRDefault="00BA0E3D" w:rsidP="00BA0E3D"/>
    <w:p w:rsidR="00BA0E3D" w:rsidRDefault="00BA0E3D" w:rsidP="00BA0E3D">
      <w:r>
        <w:t xml:space="preserve"> </w:t>
      </w:r>
    </w:p>
    <w:p w:rsidR="00BA0E3D" w:rsidRDefault="00BA0E3D" w:rsidP="00BA0E3D">
      <w:r>
        <w:rPr>
          <w:b/>
          <w:bCs/>
          <w:u w:val="single"/>
        </w:rPr>
        <w:t>NOTA:</w:t>
      </w:r>
      <w:r w:rsidR="00224715">
        <w:t xml:space="preserve">  * MUESTRA PARA NUEVO  PEDIDO</w:t>
      </w:r>
    </w:p>
    <w:p w:rsidR="00BA0E3D" w:rsidRDefault="00BA0E3D" w:rsidP="00BA0E3D">
      <w:pPr>
        <w:rPr>
          <w:b/>
          <w:sz w:val="28"/>
          <w:szCs w:val="28"/>
          <w:u w:val="single"/>
        </w:rPr>
      </w:pPr>
    </w:p>
    <w:p w:rsidR="00BA0E3D" w:rsidRDefault="00BA0E3D" w:rsidP="00BA0E3D"/>
    <w:p w:rsidR="00BA0E3D" w:rsidRDefault="00BA0E3D" w:rsidP="00BA0E3D"/>
    <w:p w:rsidR="00BA0E3D" w:rsidRDefault="00BA0E3D" w:rsidP="00BA0E3D">
      <w:r>
        <w:t>Agradezco la atención y colaboración prestada.</w:t>
      </w:r>
    </w:p>
    <w:p w:rsidR="00BA0E3D" w:rsidRDefault="00BA0E3D" w:rsidP="00BA0E3D"/>
    <w:p w:rsidR="00BA0E3D" w:rsidRDefault="00BA0E3D" w:rsidP="00BA0E3D"/>
    <w:p w:rsidR="00BA0E3D" w:rsidRDefault="00BA0E3D" w:rsidP="00BA0E3D"/>
    <w:p w:rsidR="00BA0E3D" w:rsidRDefault="00BA0E3D" w:rsidP="00BA0E3D">
      <w:r>
        <w:t>Cordialmente</w:t>
      </w:r>
    </w:p>
    <w:p w:rsidR="00BA0E3D" w:rsidRDefault="00BA0E3D" w:rsidP="00BA0E3D"/>
    <w:p w:rsidR="00BA0E3D" w:rsidRDefault="00BA0E3D" w:rsidP="00BA0E3D"/>
    <w:p w:rsidR="00BA0E3D" w:rsidRDefault="00BA0E3D" w:rsidP="00BA0E3D">
      <w:r>
        <w:t>RICARDO CASAS ZAPATA</w:t>
      </w:r>
    </w:p>
    <w:p w:rsidR="00BA0E3D" w:rsidRDefault="00BA0E3D" w:rsidP="00BA0E3D">
      <w:r>
        <w:t>Director.</w:t>
      </w:r>
    </w:p>
    <w:p w:rsidR="00BA0E3D" w:rsidRDefault="00BA0E3D" w:rsidP="00BA0E3D">
      <w:pPr>
        <w:rPr>
          <w:b/>
        </w:rPr>
      </w:pPr>
    </w:p>
    <w:p w:rsidR="00BA0E3D" w:rsidRDefault="00BA0E3D" w:rsidP="005450D8">
      <w:pPr>
        <w:rPr>
          <w:b/>
        </w:rPr>
      </w:pPr>
    </w:p>
    <w:p w:rsidR="003B2BD3" w:rsidRDefault="003B2BD3" w:rsidP="005450D8">
      <w:pPr>
        <w:rPr>
          <w:b/>
        </w:rPr>
      </w:pPr>
    </w:p>
    <w:p w:rsidR="003B2BD3" w:rsidRDefault="003B2BD3" w:rsidP="005450D8">
      <w:pPr>
        <w:rPr>
          <w:b/>
        </w:rPr>
      </w:pPr>
    </w:p>
    <w:p w:rsidR="003B2BD3" w:rsidRDefault="003B2BD3" w:rsidP="005450D8">
      <w:pPr>
        <w:rPr>
          <w:b/>
        </w:rPr>
      </w:pPr>
    </w:p>
    <w:p w:rsidR="003B2BD3" w:rsidRDefault="003B2BD3" w:rsidP="005450D8">
      <w:pPr>
        <w:rPr>
          <w:b/>
        </w:rPr>
      </w:pPr>
    </w:p>
    <w:p w:rsidR="003B2BD3" w:rsidRDefault="003B2BD3" w:rsidP="005450D8">
      <w:pPr>
        <w:rPr>
          <w:b/>
        </w:rPr>
      </w:pPr>
    </w:p>
    <w:p w:rsidR="003B2BD3" w:rsidRDefault="003B2BD3" w:rsidP="005450D8">
      <w:pPr>
        <w:rPr>
          <w:b/>
        </w:rPr>
      </w:pPr>
    </w:p>
    <w:p w:rsidR="003B2BD3" w:rsidRDefault="003B2BD3" w:rsidP="003B2BD3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3B2BD3" w:rsidRDefault="003B2BD3" w:rsidP="003B2BD3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3B2BD3" w:rsidRDefault="003B2BD3" w:rsidP="003B2BD3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3B2BD3" w:rsidRDefault="003B2BD3" w:rsidP="003B2BD3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3B2BD3" w:rsidRDefault="003B2BD3" w:rsidP="003B2BD3">
      <w:pPr>
        <w:rPr>
          <w:b/>
          <w:bCs/>
        </w:rPr>
      </w:pPr>
    </w:p>
    <w:p w:rsidR="003B2BD3" w:rsidRDefault="003B2BD3" w:rsidP="003B2BD3">
      <w:pPr>
        <w:pStyle w:val="Ttulo1"/>
      </w:pPr>
      <w:r>
        <w:lastRenderedPageBreak/>
        <w:t>ORD</w:t>
      </w:r>
      <w:r w:rsidR="00901199">
        <w:t>EN  DE TRABAJO     N°      06409</w:t>
      </w:r>
      <w:r w:rsidR="00E86829">
        <w:t>-2</w:t>
      </w:r>
    </w:p>
    <w:p w:rsidR="003B2BD3" w:rsidRDefault="003B2BD3" w:rsidP="003B2BD3"/>
    <w:p w:rsidR="003B2BD3" w:rsidRDefault="003B2BD3" w:rsidP="003B2BD3">
      <w:r>
        <w:t>FECHA:</w:t>
      </w:r>
      <w:r w:rsidR="00E86829">
        <w:tab/>
        <w:t>Medellín, Junio  04</w:t>
      </w:r>
      <w:r>
        <w:t xml:space="preserve"> </w:t>
      </w:r>
      <w:r w:rsidR="00901199">
        <w:t xml:space="preserve">  de  2010</w:t>
      </w:r>
    </w:p>
    <w:p w:rsidR="003B2BD3" w:rsidRDefault="003B2BD3" w:rsidP="003B2BD3">
      <w:r>
        <w:t>PARA:</w:t>
      </w:r>
      <w:r>
        <w:tab/>
      </w:r>
      <w:r>
        <w:tab/>
        <w:t>PLÁSTICOS   DARMA</w:t>
      </w:r>
    </w:p>
    <w:p w:rsidR="003B2BD3" w:rsidRDefault="003B2BD3" w:rsidP="003B2BD3">
      <w:r>
        <w:t>ATENCIÓN:</w:t>
      </w:r>
      <w:r>
        <w:tab/>
        <w:t>Sr. Darío Jaramillo</w:t>
      </w:r>
    </w:p>
    <w:p w:rsidR="003B2BD3" w:rsidRDefault="003B2BD3" w:rsidP="003B2BD3">
      <w:r>
        <w:tab/>
      </w:r>
      <w:r>
        <w:tab/>
        <w:t>Gerente.</w:t>
      </w:r>
    </w:p>
    <w:p w:rsidR="003B2BD3" w:rsidRDefault="003B2BD3" w:rsidP="003B2BD3"/>
    <w:p w:rsidR="003B2BD3" w:rsidRDefault="003B2BD3" w:rsidP="003B2BD3">
      <w:r>
        <w:t>Apreciado Don Darío  :</w:t>
      </w:r>
    </w:p>
    <w:p w:rsidR="003B2BD3" w:rsidRDefault="003B2BD3" w:rsidP="003B2BD3"/>
    <w:p w:rsidR="003B2BD3" w:rsidRDefault="003B2BD3" w:rsidP="003B2BD3">
      <w:r>
        <w:t>Con la presente estamos solicitando el siguiente servicio de  IMPRESIÓN   :</w:t>
      </w:r>
    </w:p>
    <w:p w:rsidR="003B2BD3" w:rsidRDefault="003B2BD3" w:rsidP="003B2BD3"/>
    <w:p w:rsidR="003B2BD3" w:rsidRDefault="003B2BD3" w:rsidP="003B2BD3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3B2BD3" w:rsidRDefault="003B2BD3" w:rsidP="003B2BD3">
      <w:r>
        <w:t xml:space="preserve">MATERIAL   :        </w:t>
      </w:r>
      <w:r w:rsidR="00961295">
        <w:t xml:space="preserve">   Polipropileno  Tubular  28</w:t>
      </w:r>
      <w:r w:rsidRPr="00086293">
        <w:rPr>
          <w:b/>
        </w:rPr>
        <w:t xml:space="preserve">    cms</w:t>
      </w:r>
    </w:p>
    <w:p w:rsidR="003B2BD3" w:rsidRDefault="003B2BD3" w:rsidP="003B2BD3">
      <w:r>
        <w:t xml:space="preserve">CLIBRE      :               </w:t>
      </w:r>
      <w:r>
        <w:rPr>
          <w:b/>
        </w:rPr>
        <w:t>2.4</w:t>
      </w:r>
      <w:r w:rsidRPr="00612C78">
        <w:rPr>
          <w:b/>
        </w:rPr>
        <w:t xml:space="preserve">  ”</w:t>
      </w:r>
    </w:p>
    <w:p w:rsidR="003B2BD3" w:rsidRDefault="003B2BD3" w:rsidP="003B2BD3">
      <w:pPr>
        <w:rPr>
          <w:b/>
        </w:rPr>
      </w:pPr>
      <w:r>
        <w:t>REFERENCIA:</w:t>
      </w:r>
      <w:r>
        <w:tab/>
      </w:r>
      <w:r>
        <w:rPr>
          <w:b/>
        </w:rPr>
        <w:t>PIJAMA  GERPAR</w:t>
      </w:r>
    </w:p>
    <w:p w:rsidR="003B2BD3" w:rsidRDefault="003B2BD3" w:rsidP="003B2BD3">
      <w:pPr>
        <w:rPr>
          <w:b/>
        </w:rPr>
      </w:pPr>
    </w:p>
    <w:p w:rsidR="003B2BD3" w:rsidRDefault="000E3A9D" w:rsidP="003B2BD3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PANTALON  LARGO   100 </w:t>
      </w:r>
      <w:r w:rsidR="003B2BD3">
        <w:rPr>
          <w:b/>
        </w:rPr>
        <w:t xml:space="preserve">  KG</w:t>
      </w:r>
    </w:p>
    <w:p w:rsidR="003B2BD3" w:rsidRDefault="003B2BD3" w:rsidP="003B2BD3"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PANTALON CORTO   </w:t>
      </w:r>
      <w:r w:rsidR="000E3A9D">
        <w:rPr>
          <w:b/>
        </w:rPr>
        <w:t xml:space="preserve"> 80  </w:t>
      </w:r>
      <w:r>
        <w:rPr>
          <w:b/>
        </w:rPr>
        <w:t xml:space="preserve">   KG</w:t>
      </w:r>
    </w:p>
    <w:p w:rsidR="003B2BD3" w:rsidRDefault="003B2BD3" w:rsidP="003B2BD3">
      <w:r>
        <w:t xml:space="preserve">CANTIDAD    :          </w:t>
      </w:r>
      <w:r w:rsidR="004C004A">
        <w:rPr>
          <w:b/>
        </w:rPr>
        <w:t>18</w:t>
      </w:r>
      <w:r>
        <w:rPr>
          <w:b/>
        </w:rPr>
        <w:t>0</w:t>
      </w:r>
      <w:r w:rsidRPr="00612C78">
        <w:rPr>
          <w:b/>
        </w:rPr>
        <w:t xml:space="preserve">   Kg</w:t>
      </w:r>
    </w:p>
    <w:p w:rsidR="003B2BD3" w:rsidRDefault="003B2BD3" w:rsidP="003B2BD3">
      <w:r>
        <w:t>COLORES:</w:t>
      </w:r>
      <w:r>
        <w:tab/>
      </w:r>
      <w:r>
        <w:tab/>
        <w:t>2  (   Según Muestra  )</w:t>
      </w:r>
    </w:p>
    <w:p w:rsidR="003B2BD3" w:rsidRDefault="003B2BD3" w:rsidP="003B2BD3">
      <w:r>
        <w:t>CARAS:</w:t>
      </w:r>
      <w:r>
        <w:tab/>
      </w:r>
      <w:r>
        <w:tab/>
        <w:t>2  ( 2x1 – 2x1  )</w:t>
      </w:r>
    </w:p>
    <w:p w:rsidR="003B2BD3" w:rsidRDefault="003B2BD3" w:rsidP="003B2BD3">
      <w:r>
        <w:t>REPETICIÓN:</w:t>
      </w:r>
      <w:r>
        <w:tab/>
        <w:t>30   cms</w:t>
      </w:r>
    </w:p>
    <w:p w:rsidR="003B2BD3" w:rsidRPr="00D05CA7" w:rsidRDefault="003B2BD3" w:rsidP="003B2BD3">
      <w:pPr>
        <w:rPr>
          <w:b/>
        </w:rPr>
      </w:pPr>
      <w:r>
        <w:t>RODILLO:</w:t>
      </w:r>
      <w:r>
        <w:tab/>
      </w:r>
      <w:r>
        <w:tab/>
      </w:r>
      <w:r>
        <w:rPr>
          <w:b/>
        </w:rPr>
        <w:t>30</w:t>
      </w:r>
    </w:p>
    <w:p w:rsidR="003B2BD3" w:rsidRDefault="003B2BD3" w:rsidP="003B2BD3">
      <w:r>
        <w:t>SELLADO:</w:t>
      </w:r>
      <w:r>
        <w:tab/>
      </w:r>
      <w:r>
        <w:tab/>
      </w:r>
      <w:r>
        <w:rPr>
          <w:b/>
        </w:rPr>
        <w:t>25 +  7  X  30</w:t>
      </w:r>
      <w:r w:rsidRPr="00844F83">
        <w:rPr>
          <w:b/>
        </w:rPr>
        <w:t xml:space="preserve">   cm</w:t>
      </w:r>
      <w:r>
        <w:t xml:space="preserve">   ( Solapa  Interna   Pegada   Lateral  )</w:t>
      </w:r>
    </w:p>
    <w:p w:rsidR="003B2BD3" w:rsidRDefault="003B2BD3" w:rsidP="003B2BD3">
      <w:r>
        <w:t xml:space="preserve"> </w:t>
      </w:r>
    </w:p>
    <w:p w:rsidR="003B2BD3" w:rsidRDefault="003B2BD3" w:rsidP="003B2BD3"/>
    <w:p w:rsidR="003B2BD3" w:rsidRPr="008861B9" w:rsidRDefault="003B2BD3" w:rsidP="003B2BD3">
      <w:pPr>
        <w:rPr>
          <w:b/>
        </w:rPr>
      </w:pPr>
      <w:r>
        <w:rPr>
          <w:b/>
          <w:bCs/>
          <w:u w:val="single"/>
        </w:rPr>
        <w:t>NOTA:</w:t>
      </w:r>
      <w:r>
        <w:t xml:space="preserve">  * Los cyreles   se  encuentran  en su  planta</w:t>
      </w:r>
    </w:p>
    <w:p w:rsidR="003B2BD3" w:rsidRPr="00D04067" w:rsidRDefault="003B2BD3" w:rsidP="003B2BD3">
      <w:pPr>
        <w:numPr>
          <w:ilvl w:val="0"/>
          <w:numId w:val="1"/>
        </w:numPr>
        <w:rPr>
          <w:u w:val="single"/>
        </w:rPr>
      </w:pPr>
      <w:r>
        <w:t>Se anexa arte para alturas y colores</w:t>
      </w:r>
    </w:p>
    <w:p w:rsidR="003B2BD3" w:rsidRPr="00896A27" w:rsidRDefault="003B2BD3" w:rsidP="003B2BD3">
      <w:pPr>
        <w:numPr>
          <w:ilvl w:val="0"/>
          <w:numId w:val="1"/>
        </w:numPr>
        <w:rPr>
          <w:b/>
          <w:u w:val="single"/>
        </w:rPr>
      </w:pPr>
      <w:r w:rsidRPr="00896A27">
        <w:rPr>
          <w:b/>
          <w:u w:val="single"/>
        </w:rPr>
        <w:t>SE APRUEBA IMPRESION</w:t>
      </w:r>
    </w:p>
    <w:p w:rsidR="003B2BD3" w:rsidRDefault="003B2BD3" w:rsidP="003B2BD3"/>
    <w:p w:rsidR="003B2BD3" w:rsidRDefault="003B2BD3" w:rsidP="003B2BD3"/>
    <w:p w:rsidR="003B2BD3" w:rsidRDefault="003B2BD3" w:rsidP="003B2BD3"/>
    <w:p w:rsidR="003B2BD3" w:rsidRDefault="003B2BD3" w:rsidP="003B2BD3">
      <w:r>
        <w:t>Agradezco la atención y colaboración prestada.</w:t>
      </w:r>
    </w:p>
    <w:p w:rsidR="003B2BD3" w:rsidRDefault="003B2BD3" w:rsidP="003B2BD3"/>
    <w:p w:rsidR="003B2BD3" w:rsidRDefault="003B2BD3" w:rsidP="003B2BD3"/>
    <w:p w:rsidR="003B2BD3" w:rsidRDefault="003B2BD3" w:rsidP="003B2BD3"/>
    <w:p w:rsidR="003B2BD3" w:rsidRDefault="003B2BD3" w:rsidP="003B2BD3">
      <w:r>
        <w:t>Cordialmente</w:t>
      </w:r>
    </w:p>
    <w:p w:rsidR="003B2BD3" w:rsidRDefault="003B2BD3" w:rsidP="003B2BD3"/>
    <w:p w:rsidR="003B2BD3" w:rsidRDefault="003B2BD3" w:rsidP="003B2BD3"/>
    <w:p w:rsidR="003B2BD3" w:rsidRDefault="003B2BD3" w:rsidP="003B2BD3">
      <w:r>
        <w:t>RICARDO CASAS ZAPATA</w:t>
      </w:r>
    </w:p>
    <w:p w:rsidR="003B2BD3" w:rsidRDefault="003B2BD3" w:rsidP="003B2BD3">
      <w:r>
        <w:t>Director.</w:t>
      </w:r>
    </w:p>
    <w:p w:rsidR="003B2BD3" w:rsidRDefault="003B2BD3" w:rsidP="003B2BD3">
      <w:pPr>
        <w:rPr>
          <w:b/>
        </w:rPr>
      </w:pPr>
    </w:p>
    <w:p w:rsidR="003B2BD3" w:rsidRDefault="003B2BD3" w:rsidP="005450D8">
      <w:pPr>
        <w:rPr>
          <w:b/>
        </w:rPr>
      </w:pPr>
    </w:p>
    <w:p w:rsidR="00B22971" w:rsidRDefault="00B22971" w:rsidP="005450D8">
      <w:pPr>
        <w:rPr>
          <w:b/>
        </w:rPr>
      </w:pPr>
    </w:p>
    <w:p w:rsidR="00B22971" w:rsidRDefault="00B22971" w:rsidP="005450D8">
      <w:pPr>
        <w:rPr>
          <w:b/>
        </w:rPr>
      </w:pPr>
    </w:p>
    <w:p w:rsidR="00B22971" w:rsidRDefault="00B22971" w:rsidP="005450D8">
      <w:pPr>
        <w:rPr>
          <w:b/>
        </w:rPr>
      </w:pPr>
    </w:p>
    <w:p w:rsidR="00B22971" w:rsidRDefault="00B22971" w:rsidP="00B22971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B22971" w:rsidRDefault="00B22971" w:rsidP="00B22971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B22971" w:rsidRDefault="00B22971" w:rsidP="00B22971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B22971" w:rsidRDefault="00B22971" w:rsidP="00B22971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B22971" w:rsidRDefault="00B22971" w:rsidP="00B22971">
      <w:pPr>
        <w:rPr>
          <w:b/>
          <w:bCs/>
        </w:rPr>
      </w:pPr>
    </w:p>
    <w:p w:rsidR="00B22971" w:rsidRDefault="00B22971" w:rsidP="00B22971">
      <w:pPr>
        <w:rPr>
          <w:b/>
          <w:bCs/>
        </w:rPr>
      </w:pPr>
    </w:p>
    <w:p w:rsidR="00B22971" w:rsidRDefault="00B22971" w:rsidP="00B22971">
      <w:pPr>
        <w:pStyle w:val="Ttulo1"/>
      </w:pPr>
      <w:r>
        <w:t>ORDEN DE TRABAJO    N°      06367</w:t>
      </w:r>
    </w:p>
    <w:p w:rsidR="00B22971" w:rsidRDefault="00B22971" w:rsidP="00B22971"/>
    <w:p w:rsidR="00B22971" w:rsidRDefault="00B22971" w:rsidP="00B22971">
      <w:r>
        <w:t>FECHA:</w:t>
      </w:r>
      <w:r>
        <w:tab/>
        <w:t>Medellín, Abril   06   de  2010</w:t>
      </w:r>
    </w:p>
    <w:p w:rsidR="00B22971" w:rsidRDefault="00B22971" w:rsidP="00B22971">
      <w:r>
        <w:t>PARA:</w:t>
      </w:r>
      <w:r>
        <w:tab/>
      </w:r>
      <w:r>
        <w:tab/>
        <w:t>PLÁSTICOS DARMA</w:t>
      </w:r>
    </w:p>
    <w:p w:rsidR="00B22971" w:rsidRDefault="00B22971" w:rsidP="00B22971">
      <w:r>
        <w:t>ATENCIÓN:</w:t>
      </w:r>
      <w:r>
        <w:tab/>
        <w:t>Sr. DARIO JARAMILLO</w:t>
      </w:r>
    </w:p>
    <w:p w:rsidR="00B22971" w:rsidRDefault="00B22971" w:rsidP="00B22971"/>
    <w:p w:rsidR="00B22971" w:rsidRDefault="00B22971" w:rsidP="00B22971">
      <w:r>
        <w:t>Apreciado Dn DARIO:</w:t>
      </w:r>
    </w:p>
    <w:p w:rsidR="00B22971" w:rsidRDefault="00B22971" w:rsidP="00B22971">
      <w:r>
        <w:t>Con la presente estamos solicitando el siguiente servicio de extrusión e impresión</w:t>
      </w:r>
    </w:p>
    <w:p w:rsidR="00B22971" w:rsidRDefault="00B22971" w:rsidP="00B22971"/>
    <w:p w:rsidR="00B22971" w:rsidRDefault="00B22971" w:rsidP="00B22971">
      <w:r>
        <w:rPr>
          <w:b/>
          <w:bCs/>
          <w:u w:val="single"/>
        </w:rPr>
        <w:t>EXTRUSION</w:t>
      </w:r>
      <w:r>
        <w:t>:</w:t>
      </w:r>
    </w:p>
    <w:p w:rsidR="00B22971" w:rsidRDefault="00B22971" w:rsidP="00B22971">
      <w:r>
        <w:t>MATERIAL :</w:t>
      </w:r>
      <w:r>
        <w:tab/>
      </w:r>
      <w:r>
        <w:tab/>
        <w:t xml:space="preserve">Polietileno de Baja  densidad    </w:t>
      </w:r>
      <w:r>
        <w:rPr>
          <w:b/>
        </w:rPr>
        <w:t>TUBULAR</w:t>
      </w:r>
      <w:r>
        <w:t xml:space="preserve">  Tpte</w:t>
      </w:r>
    </w:p>
    <w:p w:rsidR="00B22971" w:rsidRDefault="00B22971" w:rsidP="00B22971">
      <w:r>
        <w:t>MEDIDA:</w:t>
      </w:r>
      <w:r>
        <w:tab/>
      </w:r>
      <w:r>
        <w:tab/>
      </w:r>
      <w:r>
        <w:rPr>
          <w:b/>
        </w:rPr>
        <w:t xml:space="preserve">25   </w:t>
      </w:r>
      <w:r>
        <w:t xml:space="preserve">cms   </w:t>
      </w:r>
    </w:p>
    <w:p w:rsidR="00B22971" w:rsidRDefault="00B22971" w:rsidP="00B22971">
      <w:r>
        <w:t>CALIBRE :</w:t>
      </w:r>
      <w:r>
        <w:tab/>
      </w:r>
      <w:r>
        <w:tab/>
      </w:r>
      <w:r>
        <w:rPr>
          <w:b/>
        </w:rPr>
        <w:t>3.0</w:t>
      </w:r>
      <w:r>
        <w:t xml:space="preserve">   “</w:t>
      </w:r>
    </w:p>
    <w:p w:rsidR="00B22971" w:rsidRDefault="00B22971" w:rsidP="00B22971">
      <w:r>
        <w:t>COLOR :</w:t>
      </w:r>
      <w:r>
        <w:tab/>
      </w:r>
      <w:r>
        <w:tab/>
        <w:t>Transparente</w:t>
      </w:r>
    </w:p>
    <w:p w:rsidR="00B22971" w:rsidRDefault="00B22971" w:rsidP="00B22971">
      <w:r>
        <w:t xml:space="preserve">TRATADO : </w:t>
      </w:r>
      <w:r>
        <w:tab/>
      </w:r>
      <w:r>
        <w:tab/>
        <w:t>2  caras</w:t>
      </w:r>
    </w:p>
    <w:p w:rsidR="00B22971" w:rsidRDefault="00B22971" w:rsidP="00B22971">
      <w:r>
        <w:t xml:space="preserve">MEZCLA :   </w:t>
      </w:r>
      <w:r>
        <w:tab/>
      </w:r>
      <w:r>
        <w:tab/>
        <w:t xml:space="preserve">Baja   </w:t>
      </w:r>
      <w:smartTag w:uri="urn:schemas-microsoft-com:office:smarttags" w:element="metricconverter">
        <w:smartTagPr>
          <w:attr w:name="ProductID" w:val="25 kg"/>
        </w:smartTagPr>
        <w:r>
          <w:t>25 kg</w:t>
        </w:r>
      </w:smartTag>
      <w:r>
        <w:t xml:space="preserve"> – Lineal   10   kg </w:t>
      </w:r>
    </w:p>
    <w:p w:rsidR="00B22971" w:rsidRDefault="00B22971" w:rsidP="00B22971">
      <w:r>
        <w:t xml:space="preserve">CANTIDAD : </w:t>
      </w:r>
      <w:r>
        <w:tab/>
        <w:t>250   kg</w:t>
      </w:r>
    </w:p>
    <w:p w:rsidR="00B22971" w:rsidRDefault="00B22971" w:rsidP="00B22971"/>
    <w:p w:rsidR="00B22971" w:rsidRDefault="00B22971" w:rsidP="00B22971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B22971" w:rsidRDefault="00B22971" w:rsidP="00B22971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>4 ( Según  Arte  )</w:t>
      </w:r>
    </w:p>
    <w:p w:rsidR="00B22971" w:rsidRDefault="00B22971" w:rsidP="00B22971">
      <w:r>
        <w:t xml:space="preserve">CARAS : </w:t>
      </w:r>
      <w:r>
        <w:tab/>
      </w:r>
      <w:r>
        <w:tab/>
        <w:t xml:space="preserve">2  </w:t>
      </w:r>
    </w:p>
    <w:p w:rsidR="00B22971" w:rsidRDefault="00B22971" w:rsidP="00B22971">
      <w:r>
        <w:t xml:space="preserve">REPETICIÓN : </w:t>
      </w:r>
      <w:r>
        <w:tab/>
        <w:t>46   cms</w:t>
      </w:r>
    </w:p>
    <w:p w:rsidR="00B22971" w:rsidRDefault="00B22971" w:rsidP="00B22971">
      <w:r>
        <w:t>RODILLO :</w:t>
      </w:r>
      <w:r>
        <w:tab/>
      </w:r>
      <w:r>
        <w:tab/>
        <w:t>46</w:t>
      </w:r>
    </w:p>
    <w:p w:rsidR="00B22971" w:rsidRDefault="00B22971" w:rsidP="00B22971">
      <w:r>
        <w:t xml:space="preserve">BOLSA    :                  </w:t>
      </w:r>
      <w:r>
        <w:rPr>
          <w:b/>
        </w:rPr>
        <w:t>15 + 5 + 5  X    46   cm</w:t>
      </w:r>
      <w:r>
        <w:t xml:space="preserve">    </w:t>
      </w:r>
    </w:p>
    <w:p w:rsidR="00B22971" w:rsidRDefault="00B22971" w:rsidP="00B22971">
      <w:r>
        <w:t>SELLADO .</w:t>
      </w:r>
      <w:r>
        <w:tab/>
      </w:r>
      <w:r>
        <w:tab/>
        <w:t>Fondo  (  para enfuellar y sellar en Tubyplast )</w:t>
      </w:r>
    </w:p>
    <w:p w:rsidR="00B22971" w:rsidRDefault="00B22971" w:rsidP="00B22971">
      <w:pPr>
        <w:rPr>
          <w:b/>
        </w:rPr>
      </w:pPr>
      <w:r>
        <w:t>REFERENCIA :</w:t>
      </w:r>
      <w:r>
        <w:tab/>
      </w:r>
      <w:r>
        <w:rPr>
          <w:b/>
        </w:rPr>
        <w:t>ARROBERA DON  JOSE</w:t>
      </w:r>
    </w:p>
    <w:p w:rsidR="00B22971" w:rsidRDefault="00B22971" w:rsidP="00B22971">
      <w:pPr>
        <w:rPr>
          <w:b/>
          <w:bCs/>
          <w:u w:val="single"/>
        </w:rPr>
      </w:pPr>
    </w:p>
    <w:p w:rsidR="00B22971" w:rsidRDefault="00B22971" w:rsidP="00B22971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</w:t>
      </w:r>
      <w:r w:rsidR="00C611E0">
        <w:rPr>
          <w:b/>
          <w:bCs/>
        </w:rPr>
        <w:t xml:space="preserve">  -  Cyreles en su planta</w:t>
      </w:r>
    </w:p>
    <w:p w:rsidR="00B22971" w:rsidRDefault="00B22971" w:rsidP="00B22971">
      <w:pPr>
        <w:numPr>
          <w:ilvl w:val="0"/>
          <w:numId w:val="15"/>
        </w:numPr>
        <w:rPr>
          <w:b/>
          <w:bCs/>
        </w:rPr>
      </w:pPr>
      <w:r>
        <w:rPr>
          <w:b/>
          <w:bCs/>
        </w:rPr>
        <w:t>Se aprueba impresión</w:t>
      </w:r>
    </w:p>
    <w:p w:rsidR="00B22971" w:rsidRDefault="00B22971" w:rsidP="00B22971">
      <w:pPr>
        <w:numPr>
          <w:ilvl w:val="0"/>
          <w:numId w:val="15"/>
        </w:numPr>
        <w:rPr>
          <w:b/>
          <w:bCs/>
        </w:rPr>
      </w:pPr>
      <w:r>
        <w:rPr>
          <w:b/>
          <w:bCs/>
        </w:rPr>
        <w:t>Se anexa muestra para tonos y alturas</w:t>
      </w:r>
    </w:p>
    <w:p w:rsidR="00B22971" w:rsidRDefault="00B22971" w:rsidP="00B22971">
      <w:pPr>
        <w:ind w:firstLine="240"/>
      </w:pPr>
    </w:p>
    <w:p w:rsidR="00B22971" w:rsidRDefault="00B22971" w:rsidP="00B22971"/>
    <w:p w:rsidR="00B22971" w:rsidRDefault="00B22971" w:rsidP="00B22971">
      <w:r>
        <w:t>Agradezco la atención y colaboración prestada.</w:t>
      </w:r>
    </w:p>
    <w:p w:rsidR="00B22971" w:rsidRDefault="00B22971" w:rsidP="00B22971"/>
    <w:p w:rsidR="00B22971" w:rsidRDefault="00B22971" w:rsidP="00B22971"/>
    <w:p w:rsidR="00B22971" w:rsidRDefault="00B22971" w:rsidP="00B22971">
      <w:r>
        <w:t xml:space="preserve">Cordialmente </w:t>
      </w:r>
    </w:p>
    <w:p w:rsidR="00B22971" w:rsidRDefault="00B22971" w:rsidP="00B22971"/>
    <w:p w:rsidR="00B22971" w:rsidRDefault="00B22971" w:rsidP="00B22971"/>
    <w:p w:rsidR="00B22971" w:rsidRDefault="00B22971" w:rsidP="00B22971">
      <w:r>
        <w:t>RICARDO CASAS ZAPATA</w:t>
      </w:r>
    </w:p>
    <w:p w:rsidR="00B22971" w:rsidRDefault="00B22971" w:rsidP="00B22971">
      <w:r>
        <w:t>Director</w:t>
      </w:r>
    </w:p>
    <w:p w:rsidR="00B22971" w:rsidRDefault="00B22971" w:rsidP="005450D8">
      <w:pPr>
        <w:rPr>
          <w:b/>
        </w:rPr>
      </w:pPr>
    </w:p>
    <w:p w:rsidR="00F67EF2" w:rsidRDefault="00F67EF2" w:rsidP="005450D8">
      <w:pPr>
        <w:rPr>
          <w:b/>
        </w:rPr>
      </w:pPr>
    </w:p>
    <w:p w:rsidR="00F67EF2" w:rsidRDefault="00F67EF2" w:rsidP="005450D8">
      <w:pPr>
        <w:rPr>
          <w:b/>
        </w:rPr>
      </w:pPr>
    </w:p>
    <w:p w:rsidR="00F67EF2" w:rsidRDefault="00F67EF2" w:rsidP="005450D8">
      <w:pPr>
        <w:rPr>
          <w:b/>
        </w:rPr>
      </w:pPr>
    </w:p>
    <w:p w:rsidR="00F67EF2" w:rsidRDefault="00F67EF2" w:rsidP="005450D8">
      <w:pPr>
        <w:rPr>
          <w:b/>
        </w:rPr>
      </w:pPr>
    </w:p>
    <w:p w:rsidR="00F67EF2" w:rsidRDefault="00F67EF2" w:rsidP="00F67EF2">
      <w:pPr>
        <w:rPr>
          <w:b/>
        </w:rPr>
      </w:pPr>
    </w:p>
    <w:p w:rsidR="00F67EF2" w:rsidRDefault="00F67EF2" w:rsidP="00F67EF2">
      <w:pPr>
        <w:rPr>
          <w:b/>
        </w:rPr>
      </w:pPr>
    </w:p>
    <w:p w:rsidR="00F67EF2" w:rsidRDefault="00F67EF2" w:rsidP="00F67EF2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F67EF2" w:rsidRDefault="00F67EF2" w:rsidP="00F67EF2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F67EF2" w:rsidRDefault="00F67EF2" w:rsidP="00F67EF2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– 144 </w:t>
      </w:r>
    </w:p>
    <w:p w:rsidR="00F67EF2" w:rsidRDefault="00F67EF2" w:rsidP="00F67EF2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TEL:   4 44 46 64  ITAGUI                                      </w:t>
      </w:r>
    </w:p>
    <w:p w:rsidR="00F67EF2" w:rsidRDefault="00F67EF2" w:rsidP="00F67EF2"/>
    <w:p w:rsidR="00F67EF2" w:rsidRDefault="00F67EF2" w:rsidP="00F67EF2"/>
    <w:p w:rsidR="00F67EF2" w:rsidRDefault="005A08FE" w:rsidP="00F67EF2">
      <w:pPr>
        <w:pStyle w:val="Ttulo1"/>
      </w:pPr>
      <w:r>
        <w:t>ORDEN DE TRABAJO   N°      06412</w:t>
      </w:r>
    </w:p>
    <w:p w:rsidR="00F67EF2" w:rsidRPr="002E6298" w:rsidRDefault="00F67EF2" w:rsidP="00F67EF2"/>
    <w:p w:rsidR="00F67EF2" w:rsidRDefault="005A08FE" w:rsidP="00F67EF2">
      <w:r>
        <w:t>FECHA:</w:t>
      </w:r>
      <w:r>
        <w:tab/>
        <w:t xml:space="preserve">Medellín, Abril  </w:t>
      </w:r>
      <w:r w:rsidR="00804B3E">
        <w:t xml:space="preserve"> </w:t>
      </w:r>
      <w:r>
        <w:t xml:space="preserve">07 </w:t>
      </w:r>
      <w:r w:rsidR="00F67EF2">
        <w:t xml:space="preserve">  de    2010</w:t>
      </w:r>
    </w:p>
    <w:p w:rsidR="00F67EF2" w:rsidRDefault="00F67EF2" w:rsidP="00F67EF2">
      <w:r>
        <w:t>PARA:</w:t>
      </w:r>
      <w:r>
        <w:tab/>
      </w:r>
      <w:r>
        <w:tab/>
        <w:t>PLÁSTICOS DARMA</w:t>
      </w:r>
    </w:p>
    <w:p w:rsidR="00F67EF2" w:rsidRDefault="00F67EF2" w:rsidP="00F67EF2">
      <w:r>
        <w:t>ATENCIÓN:</w:t>
      </w:r>
      <w:r>
        <w:tab/>
        <w:t>Sr. Darío Jaramillo</w:t>
      </w:r>
    </w:p>
    <w:p w:rsidR="00F67EF2" w:rsidRDefault="00F67EF2" w:rsidP="00F67EF2">
      <w:r>
        <w:tab/>
      </w:r>
      <w:r>
        <w:tab/>
        <w:t>Gerente.</w:t>
      </w:r>
    </w:p>
    <w:p w:rsidR="00F67EF2" w:rsidRDefault="00F67EF2" w:rsidP="00F67EF2"/>
    <w:p w:rsidR="00F67EF2" w:rsidRDefault="00F67EF2" w:rsidP="00F67EF2">
      <w:r>
        <w:t>Apreciado Don Darío:</w:t>
      </w:r>
    </w:p>
    <w:p w:rsidR="00F67EF2" w:rsidRDefault="00F67EF2" w:rsidP="00F67EF2"/>
    <w:p w:rsidR="00F67EF2" w:rsidRDefault="00F67EF2" w:rsidP="00F67EF2">
      <w:r>
        <w:t>Con la presente estamos solicitando el siguiente servicio de  IMPRESION:</w:t>
      </w:r>
    </w:p>
    <w:p w:rsidR="00F67EF2" w:rsidRDefault="00F67EF2" w:rsidP="00F67EF2"/>
    <w:p w:rsidR="00F67EF2" w:rsidRDefault="00F67EF2" w:rsidP="00F67EF2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F67EF2" w:rsidRDefault="00F67EF2" w:rsidP="00F67EF2">
      <w:r>
        <w:t xml:space="preserve">MATERIAL   :           Polipropileno LAMINA  de  </w:t>
      </w:r>
      <w:r>
        <w:rPr>
          <w:b/>
        </w:rPr>
        <w:t>60</w:t>
      </w:r>
      <w:r w:rsidRPr="001F09F9">
        <w:rPr>
          <w:b/>
        </w:rPr>
        <w:t xml:space="preserve"> </w:t>
      </w:r>
      <w:r w:rsidRPr="002830A8">
        <w:rPr>
          <w:b/>
        </w:rPr>
        <w:t xml:space="preserve"> </w:t>
      </w:r>
      <w:r>
        <w:t>cms</w:t>
      </w:r>
    </w:p>
    <w:p w:rsidR="00F67EF2" w:rsidRDefault="00F67EF2" w:rsidP="00F67EF2">
      <w:r>
        <w:t xml:space="preserve">CLIBRE      :               1.5  ” </w:t>
      </w:r>
    </w:p>
    <w:p w:rsidR="002C5565" w:rsidRDefault="00F67EF2" w:rsidP="00F67EF2">
      <w:pPr>
        <w:rPr>
          <w:b/>
        </w:rPr>
      </w:pPr>
      <w:r>
        <w:t>REFERENCIA:</w:t>
      </w:r>
      <w:r>
        <w:tab/>
      </w:r>
      <w:r w:rsidR="002C5565">
        <w:rPr>
          <w:b/>
        </w:rPr>
        <w:t xml:space="preserve">TROCILLOS </w:t>
      </w:r>
      <w:r>
        <w:rPr>
          <w:b/>
        </w:rPr>
        <w:t xml:space="preserve"> SOL DE ORIENTE</w:t>
      </w:r>
    </w:p>
    <w:p w:rsidR="00F67EF2" w:rsidRDefault="002C5565" w:rsidP="00F67EF2">
      <w:r>
        <w:rPr>
          <w:b/>
        </w:rPr>
        <w:tab/>
      </w:r>
      <w:r>
        <w:rPr>
          <w:b/>
        </w:rPr>
        <w:tab/>
      </w:r>
      <w:r>
        <w:rPr>
          <w:b/>
        </w:rPr>
        <w:tab/>
        <w:t>POLVO DE BIZCOCHO SOL DE ORIENTE</w:t>
      </w:r>
      <w:r w:rsidR="00F67EF2">
        <w:rPr>
          <w:b/>
        </w:rPr>
        <w:tab/>
      </w:r>
    </w:p>
    <w:p w:rsidR="00F67EF2" w:rsidRDefault="00F67EF2" w:rsidP="00F67EF2">
      <w:r>
        <w:t>CANTIDAD    :          100    Kg</w:t>
      </w:r>
      <w:r w:rsidR="002C5565">
        <w:t xml:space="preserve">  </w:t>
      </w:r>
    </w:p>
    <w:p w:rsidR="00F67EF2" w:rsidRDefault="00F67EF2" w:rsidP="00F67EF2">
      <w:r>
        <w:t>COLORES:</w:t>
      </w:r>
      <w:r>
        <w:tab/>
      </w:r>
      <w:r>
        <w:tab/>
        <w:t>4 (  según muestra )</w:t>
      </w:r>
    </w:p>
    <w:p w:rsidR="00F67EF2" w:rsidRDefault="00F67EF2" w:rsidP="00F67EF2">
      <w:r>
        <w:t>CARAS:</w:t>
      </w:r>
      <w:r>
        <w:tab/>
      </w:r>
      <w:r>
        <w:tab/>
        <w:t>2</w:t>
      </w:r>
    </w:p>
    <w:p w:rsidR="00F67EF2" w:rsidRDefault="00D15BB7" w:rsidP="00F67EF2">
      <w:r>
        <w:t>REPETICIÓN:</w:t>
      </w:r>
      <w:r>
        <w:tab/>
        <w:t>17</w:t>
      </w:r>
      <w:r w:rsidR="00F67EF2">
        <w:t>.5  cms</w:t>
      </w:r>
    </w:p>
    <w:p w:rsidR="00724C2F" w:rsidRDefault="00F67EF2" w:rsidP="00F67EF2">
      <w:r>
        <w:t>BOLSA:</w:t>
      </w:r>
      <w:r>
        <w:tab/>
      </w:r>
      <w:r>
        <w:tab/>
      </w:r>
      <w:r w:rsidR="00D15BB7">
        <w:rPr>
          <w:b/>
        </w:rPr>
        <w:t>17</w:t>
      </w:r>
      <w:r>
        <w:rPr>
          <w:b/>
        </w:rPr>
        <w:t>.5  x  30</w:t>
      </w:r>
      <w:r>
        <w:t xml:space="preserve">  cms  </w:t>
      </w:r>
    </w:p>
    <w:p w:rsidR="00F67EF2" w:rsidRDefault="00724C2F" w:rsidP="00F67EF2">
      <w:r>
        <w:t>RODILLO:</w:t>
      </w:r>
      <w:r>
        <w:tab/>
      </w:r>
      <w:r>
        <w:tab/>
        <w:t>35 o  36</w:t>
      </w:r>
      <w:r w:rsidR="00F67EF2">
        <w:t xml:space="preserve">   </w:t>
      </w:r>
    </w:p>
    <w:p w:rsidR="00F67EF2" w:rsidRDefault="00F67EF2" w:rsidP="00F67EF2">
      <w:r>
        <w:t>SELLADO:</w:t>
      </w:r>
      <w:r>
        <w:tab/>
      </w:r>
      <w:r>
        <w:tab/>
        <w:t>Para selle lateral.</w:t>
      </w:r>
    </w:p>
    <w:p w:rsidR="00F67EF2" w:rsidRDefault="00F67EF2" w:rsidP="00F67EF2"/>
    <w:p w:rsidR="00F67EF2" w:rsidRDefault="00F67EF2" w:rsidP="00F67EF2"/>
    <w:p w:rsidR="00F67EF2" w:rsidRDefault="00F67EF2" w:rsidP="00F67EF2">
      <w:r>
        <w:rPr>
          <w:b/>
          <w:bCs/>
          <w:u w:val="single"/>
        </w:rPr>
        <w:t>NOTA:</w:t>
      </w:r>
      <w:r>
        <w:t xml:space="preserve">  *   cyreles</w:t>
      </w:r>
      <w:r w:rsidR="0032382A">
        <w:t xml:space="preserve">  </w:t>
      </w:r>
      <w:r>
        <w:t>en  su planta</w:t>
      </w:r>
      <w:r w:rsidR="0051376A">
        <w:t xml:space="preserve"> </w:t>
      </w:r>
      <w:r w:rsidR="006603C1">
        <w:t xml:space="preserve">   </w:t>
      </w:r>
      <w:r w:rsidR="0051376A">
        <w:t>(GRAFIFLEX ENVIA  ANEXOS )</w:t>
      </w:r>
    </w:p>
    <w:p w:rsidR="00F67EF2" w:rsidRDefault="00F67EF2" w:rsidP="00F67EF2">
      <w:pPr>
        <w:numPr>
          <w:ilvl w:val="0"/>
          <w:numId w:val="1"/>
        </w:numPr>
      </w:pPr>
      <w:r>
        <w:t>Se envía  Muestra   para tonos y alturas</w:t>
      </w:r>
    </w:p>
    <w:p w:rsidR="00F67EF2" w:rsidRDefault="00F67EF2" w:rsidP="00F67EF2">
      <w:pPr>
        <w:numPr>
          <w:ilvl w:val="0"/>
          <w:numId w:val="1"/>
        </w:numPr>
      </w:pPr>
      <w:r>
        <w:t>Colocar pie de imprenta</w:t>
      </w:r>
    </w:p>
    <w:p w:rsidR="00F67EF2" w:rsidRPr="0070143B" w:rsidRDefault="002C5565" w:rsidP="00F67EF2">
      <w:pPr>
        <w:numPr>
          <w:ilvl w:val="0"/>
          <w:numId w:val="1"/>
        </w:numPr>
        <w:rPr>
          <w:b/>
          <w:u w:val="single"/>
        </w:rPr>
      </w:pPr>
      <w:r>
        <w:t>50  KG X REFERENCIA</w:t>
      </w:r>
    </w:p>
    <w:p w:rsidR="00F67EF2" w:rsidRDefault="00F67EF2" w:rsidP="00F67EF2">
      <w:pPr>
        <w:numPr>
          <w:ilvl w:val="0"/>
          <w:numId w:val="1"/>
        </w:numPr>
        <w:rPr>
          <w:b/>
          <w:u w:val="single"/>
        </w:rPr>
      </w:pPr>
      <w:r>
        <w:rPr>
          <w:b/>
          <w:u w:val="single"/>
        </w:rPr>
        <w:t>Se  aprueba  impresion</w:t>
      </w:r>
    </w:p>
    <w:p w:rsidR="00F67EF2" w:rsidRDefault="00F67EF2" w:rsidP="00F67EF2">
      <w:pPr>
        <w:rPr>
          <w:b/>
          <w:u w:val="single"/>
        </w:rPr>
      </w:pPr>
    </w:p>
    <w:p w:rsidR="00F67EF2" w:rsidRPr="00532CDC" w:rsidRDefault="00F67EF2" w:rsidP="00F67EF2">
      <w:pPr>
        <w:ind w:left="885"/>
        <w:rPr>
          <w:b/>
          <w:u w:val="single"/>
        </w:rPr>
      </w:pPr>
    </w:p>
    <w:p w:rsidR="00F67EF2" w:rsidRDefault="00F67EF2" w:rsidP="00F67EF2">
      <w:pPr>
        <w:ind w:left="885"/>
        <w:rPr>
          <w:b/>
          <w:bCs/>
          <w:u w:val="single"/>
        </w:rPr>
      </w:pPr>
    </w:p>
    <w:p w:rsidR="00F67EF2" w:rsidRDefault="00F67EF2" w:rsidP="00F67EF2">
      <w:r>
        <w:t>Agradezco la atención y colaboración prestada.</w:t>
      </w:r>
    </w:p>
    <w:p w:rsidR="00F67EF2" w:rsidRDefault="00F67EF2" w:rsidP="00F67EF2"/>
    <w:p w:rsidR="00F67EF2" w:rsidRDefault="00F67EF2" w:rsidP="00F67EF2"/>
    <w:p w:rsidR="00F67EF2" w:rsidRDefault="00F67EF2" w:rsidP="00F67EF2">
      <w:r>
        <w:t>Cordialmente,</w:t>
      </w:r>
    </w:p>
    <w:p w:rsidR="00F67EF2" w:rsidRDefault="00F67EF2" w:rsidP="00F67EF2"/>
    <w:p w:rsidR="00F67EF2" w:rsidRDefault="00F67EF2" w:rsidP="00F67EF2"/>
    <w:p w:rsidR="00F67EF2" w:rsidRDefault="00F67EF2" w:rsidP="00F67EF2"/>
    <w:p w:rsidR="00F67EF2" w:rsidRDefault="00F67EF2" w:rsidP="00F67EF2">
      <w:r>
        <w:t>RICARDO CASAS ZAPATA</w:t>
      </w:r>
    </w:p>
    <w:p w:rsidR="00F67EF2" w:rsidRDefault="00F67EF2" w:rsidP="00F67EF2">
      <w:r>
        <w:t>Director.</w:t>
      </w:r>
    </w:p>
    <w:p w:rsidR="00A84CD7" w:rsidRDefault="00A84CD7" w:rsidP="00A84CD7"/>
    <w:p w:rsidR="00A84CD7" w:rsidRDefault="00A84CD7" w:rsidP="00A84CD7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A84CD7" w:rsidRDefault="00A84CD7" w:rsidP="00A84CD7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A84CD7" w:rsidRDefault="00A84CD7" w:rsidP="00A84CD7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 - 144</w:t>
      </w:r>
    </w:p>
    <w:p w:rsidR="00A84CD7" w:rsidRDefault="00A84CD7" w:rsidP="00A84CD7">
      <w:pPr>
        <w:rPr>
          <w:b/>
          <w:bCs/>
          <w:sz w:val="20"/>
        </w:rPr>
      </w:pPr>
      <w:r>
        <w:rPr>
          <w:b/>
          <w:bCs/>
          <w:sz w:val="20"/>
        </w:rPr>
        <w:t>TEL:   4 44 46 64  ITAGUI.</w:t>
      </w:r>
    </w:p>
    <w:p w:rsidR="00A84CD7" w:rsidRDefault="00A84CD7" w:rsidP="00A84CD7">
      <w:pPr>
        <w:rPr>
          <w:b/>
          <w:bCs/>
          <w:sz w:val="20"/>
        </w:rPr>
      </w:pPr>
    </w:p>
    <w:p w:rsidR="00A84CD7" w:rsidRDefault="00A84CD7" w:rsidP="00A84CD7">
      <w:pPr>
        <w:rPr>
          <w:b/>
          <w:bCs/>
        </w:rPr>
      </w:pPr>
    </w:p>
    <w:p w:rsidR="00A84CD7" w:rsidRDefault="00A84CD7" w:rsidP="00A84CD7">
      <w:pPr>
        <w:pStyle w:val="Ttulo1"/>
      </w:pPr>
      <w:r>
        <w:t>O</w:t>
      </w:r>
      <w:r w:rsidR="00463E4A">
        <w:t>RDEN DE  TRABAJO      N°   06385</w:t>
      </w:r>
    </w:p>
    <w:p w:rsidR="00A84CD7" w:rsidRDefault="00A84CD7" w:rsidP="00A84CD7"/>
    <w:p w:rsidR="00A84CD7" w:rsidRDefault="00463E4A" w:rsidP="00A84CD7">
      <w:r>
        <w:t>FECHA:</w:t>
      </w:r>
      <w:r>
        <w:tab/>
        <w:t>Medellín, Abril  09</w:t>
      </w:r>
      <w:r w:rsidR="00A84CD7">
        <w:t xml:space="preserve">   de 2010</w:t>
      </w:r>
    </w:p>
    <w:p w:rsidR="00A84CD7" w:rsidRDefault="00A84CD7" w:rsidP="00A84CD7">
      <w:r>
        <w:t>PARA:</w:t>
      </w:r>
      <w:r>
        <w:tab/>
      </w:r>
      <w:r>
        <w:tab/>
        <w:t>PLÁSTICOS DARMA</w:t>
      </w:r>
    </w:p>
    <w:p w:rsidR="00A84CD7" w:rsidRDefault="00A84CD7" w:rsidP="00A84CD7">
      <w:r>
        <w:t>ATENCIÓN:</w:t>
      </w:r>
      <w:r>
        <w:tab/>
        <w:t>Sr. Darío Jaramillo</w:t>
      </w:r>
    </w:p>
    <w:p w:rsidR="00A84CD7" w:rsidRDefault="00A84CD7" w:rsidP="00A84CD7">
      <w:r>
        <w:tab/>
      </w:r>
      <w:r>
        <w:tab/>
        <w:t>Gerente.</w:t>
      </w:r>
    </w:p>
    <w:p w:rsidR="00A84CD7" w:rsidRDefault="00A84CD7" w:rsidP="00A84CD7"/>
    <w:p w:rsidR="00A84CD7" w:rsidRDefault="00A84CD7" w:rsidP="00A84CD7">
      <w:r>
        <w:t>Apreciado Don Darío:</w:t>
      </w:r>
    </w:p>
    <w:p w:rsidR="00A84CD7" w:rsidRDefault="00A84CD7" w:rsidP="00A84CD7"/>
    <w:p w:rsidR="00A84CD7" w:rsidRDefault="00A84CD7" w:rsidP="00A84CD7">
      <w:r>
        <w:t>Con la presente estamos solicitando el siguiente servicio de  IMPRESION:</w:t>
      </w:r>
    </w:p>
    <w:p w:rsidR="00A84CD7" w:rsidRDefault="00A84CD7" w:rsidP="00A84CD7"/>
    <w:p w:rsidR="00A84CD7" w:rsidRDefault="00A84CD7" w:rsidP="00A84CD7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A84CD7" w:rsidRDefault="00A84CD7" w:rsidP="00A84CD7">
      <w:r>
        <w:t xml:space="preserve">MATERIAL   :           Polipropileno Tubular de </w:t>
      </w:r>
      <w:r>
        <w:rPr>
          <w:b/>
        </w:rPr>
        <w:t xml:space="preserve">38 </w:t>
      </w:r>
      <w:r>
        <w:t xml:space="preserve"> cms</w:t>
      </w:r>
    </w:p>
    <w:p w:rsidR="00A84CD7" w:rsidRDefault="00A84CD7" w:rsidP="00A84CD7">
      <w:r>
        <w:t xml:space="preserve">CLIBRE      :               </w:t>
      </w:r>
      <w:smartTag w:uri="urn:schemas-microsoft-com:office:smarttags" w:element="metricconverter">
        <w:smartTagPr>
          <w:attr w:name="ProductID" w:val="2.8 ”"/>
        </w:smartTagPr>
        <w:r>
          <w:rPr>
            <w:b/>
          </w:rPr>
          <w:t>2.8 ”</w:t>
        </w:r>
      </w:smartTag>
    </w:p>
    <w:p w:rsidR="00A84CD7" w:rsidRDefault="00A84CD7" w:rsidP="00A84CD7">
      <w:r>
        <w:t>REFERENCIA:</w:t>
      </w:r>
      <w:r>
        <w:tab/>
      </w:r>
      <w:r>
        <w:rPr>
          <w:b/>
        </w:rPr>
        <w:t>ADVERTENCIA  GRANDE</w:t>
      </w:r>
    </w:p>
    <w:p w:rsidR="00A84CD7" w:rsidRDefault="00E91E18" w:rsidP="00A84CD7">
      <w:r>
        <w:t>CANTIDAD    :          22</w:t>
      </w:r>
      <w:r w:rsidR="00A84CD7">
        <w:t>0    Kg</w:t>
      </w:r>
    </w:p>
    <w:p w:rsidR="00A84CD7" w:rsidRDefault="00A84CD7" w:rsidP="00A84CD7">
      <w:r>
        <w:t>COLORES:</w:t>
      </w:r>
      <w:r>
        <w:tab/>
      </w:r>
      <w:r>
        <w:tab/>
        <w:t>1</w:t>
      </w:r>
      <w:r w:rsidR="00CD533D">
        <w:t xml:space="preserve">   </w:t>
      </w:r>
      <w:r>
        <w:t xml:space="preserve"> (   Negro  )</w:t>
      </w:r>
    </w:p>
    <w:p w:rsidR="00A84CD7" w:rsidRDefault="00A84CD7" w:rsidP="00A84CD7">
      <w:r>
        <w:t>CARAS:</w:t>
      </w:r>
      <w:r>
        <w:tab/>
      </w:r>
      <w:r>
        <w:tab/>
        <w:t>1</w:t>
      </w:r>
    </w:p>
    <w:p w:rsidR="00A84CD7" w:rsidRDefault="00A84CD7" w:rsidP="00A84CD7">
      <w:r>
        <w:t>REPETICIÓN:</w:t>
      </w:r>
      <w:r>
        <w:tab/>
        <w:t>30</w:t>
      </w:r>
    </w:p>
    <w:p w:rsidR="00A84CD7" w:rsidRDefault="00A84CD7" w:rsidP="00A84CD7">
      <w:r>
        <w:t>RODILLO:</w:t>
      </w:r>
      <w:r>
        <w:tab/>
      </w:r>
      <w:r>
        <w:tab/>
        <w:t>30</w:t>
      </w:r>
    </w:p>
    <w:p w:rsidR="00A84CD7" w:rsidRDefault="00A84CD7" w:rsidP="00A84CD7">
      <w:pPr>
        <w:rPr>
          <w:b/>
        </w:rPr>
      </w:pPr>
      <w:r>
        <w:t>BOLSA:</w:t>
      </w:r>
      <w:r>
        <w:tab/>
      </w:r>
      <w:r>
        <w:tab/>
      </w:r>
      <w:r>
        <w:rPr>
          <w:b/>
        </w:rPr>
        <w:t>30  x   35   +  6   cms</w:t>
      </w:r>
    </w:p>
    <w:p w:rsidR="00A84CD7" w:rsidRDefault="00A84CD7" w:rsidP="00A84CD7">
      <w:r>
        <w:t>SELLADO:</w:t>
      </w:r>
      <w:r>
        <w:tab/>
      </w:r>
      <w:r>
        <w:tab/>
        <w:t>Para selle lateral.</w:t>
      </w:r>
    </w:p>
    <w:p w:rsidR="00A84CD7" w:rsidRDefault="00A84CD7" w:rsidP="00A84CD7"/>
    <w:p w:rsidR="00A84CD7" w:rsidRDefault="00A84CD7" w:rsidP="00A84CD7"/>
    <w:p w:rsidR="00A84CD7" w:rsidRDefault="00A84CD7" w:rsidP="00A84CD7">
      <w:r>
        <w:rPr>
          <w:b/>
          <w:bCs/>
          <w:u w:val="single"/>
        </w:rPr>
        <w:t>NOTA:</w:t>
      </w:r>
      <w:r>
        <w:t xml:space="preserve">  * Los cyreles  se encuentran en su planta</w:t>
      </w:r>
    </w:p>
    <w:p w:rsidR="00A84CD7" w:rsidRDefault="00A84CD7" w:rsidP="00A84CD7">
      <w:pPr>
        <w:numPr>
          <w:ilvl w:val="0"/>
          <w:numId w:val="10"/>
        </w:numPr>
      </w:pPr>
      <w:r>
        <w:t>Se envían muestra física  para tonos y alturas</w:t>
      </w:r>
    </w:p>
    <w:p w:rsidR="00A84CD7" w:rsidRDefault="00A84CD7" w:rsidP="00A84CD7">
      <w:pPr>
        <w:numPr>
          <w:ilvl w:val="0"/>
          <w:numId w:val="11"/>
        </w:numPr>
      </w:pPr>
      <w:r>
        <w:t xml:space="preserve">Se envia  el material de PP  de </w:t>
      </w:r>
      <w:r>
        <w:rPr>
          <w:b/>
        </w:rPr>
        <w:t>38</w:t>
      </w:r>
      <w:r>
        <w:t xml:space="preserve">  cm</w:t>
      </w:r>
    </w:p>
    <w:p w:rsidR="00A84CD7" w:rsidRDefault="00A84CD7" w:rsidP="00A84CD7">
      <w:pPr>
        <w:numPr>
          <w:ilvl w:val="0"/>
          <w:numId w:val="11"/>
        </w:numPr>
        <w:rPr>
          <w:b/>
        </w:rPr>
      </w:pPr>
      <w:r>
        <w:rPr>
          <w:b/>
        </w:rPr>
        <w:t>SE  APRUEBA  IMPRESION</w:t>
      </w:r>
    </w:p>
    <w:p w:rsidR="00A84CD7" w:rsidRDefault="00A84CD7" w:rsidP="00A84CD7">
      <w:pPr>
        <w:ind w:left="885"/>
      </w:pPr>
    </w:p>
    <w:p w:rsidR="00A84CD7" w:rsidRDefault="00A84CD7" w:rsidP="00A84CD7">
      <w:pPr>
        <w:ind w:left="885"/>
      </w:pPr>
    </w:p>
    <w:p w:rsidR="00A84CD7" w:rsidRDefault="00A84CD7" w:rsidP="00A84CD7">
      <w:r>
        <w:t>Agradezco la atención y colaboración prestada.</w:t>
      </w:r>
    </w:p>
    <w:p w:rsidR="00A84CD7" w:rsidRDefault="00A84CD7" w:rsidP="00A84CD7"/>
    <w:p w:rsidR="00A84CD7" w:rsidRDefault="00A84CD7" w:rsidP="00A84CD7"/>
    <w:p w:rsidR="00A84CD7" w:rsidRDefault="00A84CD7" w:rsidP="00A84CD7"/>
    <w:p w:rsidR="00A84CD7" w:rsidRDefault="00A84CD7" w:rsidP="00A84CD7">
      <w:r>
        <w:t xml:space="preserve">Cordialmente,                                                      </w:t>
      </w:r>
    </w:p>
    <w:p w:rsidR="00A84CD7" w:rsidRDefault="00A84CD7" w:rsidP="00A84CD7"/>
    <w:p w:rsidR="00A84CD7" w:rsidRDefault="00A84CD7" w:rsidP="00A84CD7"/>
    <w:p w:rsidR="00A84CD7" w:rsidRDefault="00A84CD7" w:rsidP="00A84CD7"/>
    <w:p w:rsidR="00A84CD7" w:rsidRDefault="00A84CD7" w:rsidP="00A84CD7">
      <w:r>
        <w:t>RICARDO CASAS ZAPATA</w:t>
      </w:r>
    </w:p>
    <w:p w:rsidR="00A84CD7" w:rsidRDefault="00A84CD7" w:rsidP="00A84CD7">
      <w:r>
        <w:t>Director.</w:t>
      </w:r>
    </w:p>
    <w:p w:rsidR="00F67EF2" w:rsidRDefault="00F67EF2" w:rsidP="005450D8">
      <w:pPr>
        <w:rPr>
          <w:b/>
        </w:rPr>
      </w:pPr>
    </w:p>
    <w:p w:rsidR="00C965B5" w:rsidRDefault="00C965B5" w:rsidP="005450D8">
      <w:pPr>
        <w:rPr>
          <w:b/>
        </w:rPr>
      </w:pPr>
    </w:p>
    <w:p w:rsidR="00C965B5" w:rsidRDefault="00C965B5" w:rsidP="005450D8">
      <w:pPr>
        <w:rPr>
          <w:b/>
        </w:rPr>
      </w:pPr>
    </w:p>
    <w:p w:rsidR="00C965B5" w:rsidRDefault="00C965B5" w:rsidP="005450D8">
      <w:pPr>
        <w:rPr>
          <w:b/>
        </w:rPr>
      </w:pPr>
    </w:p>
    <w:p w:rsidR="00C965B5" w:rsidRDefault="00C965B5" w:rsidP="00C965B5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C965B5" w:rsidRDefault="00C965B5" w:rsidP="00C965B5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C965B5" w:rsidRDefault="00C965B5" w:rsidP="00C965B5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C965B5" w:rsidRDefault="00C965B5" w:rsidP="00C965B5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C965B5" w:rsidRDefault="00C965B5" w:rsidP="00C965B5"/>
    <w:p w:rsidR="00C965B5" w:rsidRDefault="00C965B5" w:rsidP="00C965B5"/>
    <w:p w:rsidR="00C965B5" w:rsidRDefault="00C965B5" w:rsidP="00C965B5">
      <w:pPr>
        <w:pStyle w:val="Ttulo1"/>
      </w:pPr>
      <w:r>
        <w:lastRenderedPageBreak/>
        <w:t>ORD</w:t>
      </w:r>
      <w:r w:rsidR="003A7AAF">
        <w:t>EN DE TRABAJO      N°      06337.1</w:t>
      </w:r>
    </w:p>
    <w:p w:rsidR="00C965B5" w:rsidRDefault="00C965B5" w:rsidP="00C965B5"/>
    <w:p w:rsidR="00C965B5" w:rsidRDefault="00C965B5" w:rsidP="00C965B5"/>
    <w:p w:rsidR="00C965B5" w:rsidRDefault="003A7AAF" w:rsidP="00C965B5">
      <w:r>
        <w:t>FECHA:</w:t>
      </w:r>
      <w:r>
        <w:tab/>
        <w:t>Medellín,  Abril   09</w:t>
      </w:r>
      <w:r w:rsidR="00C965B5">
        <w:t xml:space="preserve">    de    2010</w:t>
      </w:r>
    </w:p>
    <w:p w:rsidR="00C965B5" w:rsidRDefault="00C965B5" w:rsidP="00C965B5">
      <w:r>
        <w:t>PARA:</w:t>
      </w:r>
      <w:r>
        <w:tab/>
      </w:r>
      <w:r>
        <w:tab/>
        <w:t>PLÁSTICOS DARMA</w:t>
      </w:r>
    </w:p>
    <w:p w:rsidR="00C965B5" w:rsidRDefault="00C965B5" w:rsidP="00C965B5">
      <w:r>
        <w:t>ATENCIÓN:</w:t>
      </w:r>
      <w:r>
        <w:tab/>
        <w:t>Sr. DARIO JARAMILLO</w:t>
      </w:r>
    </w:p>
    <w:p w:rsidR="00C965B5" w:rsidRDefault="00C965B5" w:rsidP="00C965B5"/>
    <w:p w:rsidR="00C965B5" w:rsidRDefault="00C965B5" w:rsidP="00C965B5"/>
    <w:p w:rsidR="00C965B5" w:rsidRDefault="00C965B5" w:rsidP="00C965B5">
      <w:r>
        <w:t xml:space="preserve"> Apreciado Dn DARIO:</w:t>
      </w:r>
    </w:p>
    <w:p w:rsidR="00C965B5" w:rsidRDefault="00C965B5" w:rsidP="00C965B5"/>
    <w:p w:rsidR="00C965B5" w:rsidRDefault="00C965B5" w:rsidP="00C965B5">
      <w:r>
        <w:t>Con la presente estamos solicitando el siguiente material  :</w:t>
      </w:r>
    </w:p>
    <w:p w:rsidR="00C965B5" w:rsidRDefault="00C965B5" w:rsidP="00C965B5"/>
    <w:p w:rsidR="00C965B5" w:rsidRDefault="00C965B5" w:rsidP="00C965B5">
      <w:r>
        <w:rPr>
          <w:b/>
          <w:bCs/>
          <w:u w:val="single"/>
        </w:rPr>
        <w:t>EXTRUSION</w:t>
      </w:r>
      <w:r>
        <w:t>:</w:t>
      </w:r>
    </w:p>
    <w:p w:rsidR="00C965B5" w:rsidRDefault="00C965B5" w:rsidP="00C965B5"/>
    <w:p w:rsidR="00C965B5" w:rsidRDefault="00C965B5" w:rsidP="00C965B5"/>
    <w:tbl>
      <w:tblPr>
        <w:tblW w:w="9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338"/>
        <w:gridCol w:w="1560"/>
        <w:gridCol w:w="1559"/>
        <w:gridCol w:w="1807"/>
        <w:gridCol w:w="1986"/>
      </w:tblGrid>
      <w:tr w:rsidR="00C965B5" w:rsidTr="000B51BA">
        <w:tc>
          <w:tcPr>
            <w:tcW w:w="2338" w:type="dxa"/>
          </w:tcPr>
          <w:p w:rsidR="00C965B5" w:rsidRDefault="00C965B5" w:rsidP="000B51BA">
            <w:r>
              <w:t xml:space="preserve">MEDIDA EN  </w:t>
            </w:r>
          </w:p>
          <w:p w:rsidR="00C965B5" w:rsidRDefault="00C965B5" w:rsidP="000B51BA">
            <w:r>
              <w:t>CENTIMETROS</w:t>
            </w:r>
          </w:p>
        </w:tc>
        <w:tc>
          <w:tcPr>
            <w:tcW w:w="1560" w:type="dxa"/>
          </w:tcPr>
          <w:p w:rsidR="00C965B5" w:rsidRDefault="00C965B5" w:rsidP="000B51BA">
            <w:r>
              <w:t>CALIBRE</w:t>
            </w:r>
          </w:p>
        </w:tc>
        <w:tc>
          <w:tcPr>
            <w:tcW w:w="1559" w:type="dxa"/>
          </w:tcPr>
          <w:p w:rsidR="00C965B5" w:rsidRDefault="00C965B5" w:rsidP="000B51BA">
            <w:r>
              <w:t>FORMA</w:t>
            </w:r>
          </w:p>
        </w:tc>
        <w:tc>
          <w:tcPr>
            <w:tcW w:w="1807" w:type="dxa"/>
          </w:tcPr>
          <w:p w:rsidR="00C965B5" w:rsidRDefault="00C965B5" w:rsidP="000B51BA">
            <w:r>
              <w:t>CANTIDAD EN KILOS</w:t>
            </w:r>
          </w:p>
        </w:tc>
        <w:tc>
          <w:tcPr>
            <w:tcW w:w="1986" w:type="dxa"/>
          </w:tcPr>
          <w:p w:rsidR="00C965B5" w:rsidRDefault="00C965B5" w:rsidP="000B51BA">
            <w:r>
              <w:t>MATERIAL</w:t>
            </w:r>
          </w:p>
        </w:tc>
      </w:tr>
      <w:tr w:rsidR="00C965B5" w:rsidRPr="00656B1D" w:rsidTr="000B51BA">
        <w:tc>
          <w:tcPr>
            <w:tcW w:w="2338" w:type="dxa"/>
          </w:tcPr>
          <w:p w:rsidR="00C965B5" w:rsidRPr="00656B1D" w:rsidRDefault="00647DA7" w:rsidP="000B51B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74</w:t>
            </w:r>
          </w:p>
        </w:tc>
        <w:tc>
          <w:tcPr>
            <w:tcW w:w="1560" w:type="dxa"/>
          </w:tcPr>
          <w:p w:rsidR="00C965B5" w:rsidRPr="00656B1D" w:rsidRDefault="00C965B5" w:rsidP="000B51BA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3.0 </w:t>
            </w:r>
            <w:r w:rsidRPr="00656B1D">
              <w:rPr>
                <w:b/>
                <w:sz w:val="28"/>
                <w:szCs w:val="28"/>
              </w:rPr>
              <w:t xml:space="preserve">  ”</w:t>
            </w:r>
          </w:p>
        </w:tc>
        <w:tc>
          <w:tcPr>
            <w:tcW w:w="1559" w:type="dxa"/>
          </w:tcPr>
          <w:p w:rsidR="00C965B5" w:rsidRPr="00656B1D" w:rsidRDefault="00C965B5" w:rsidP="000B51B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TUBULAR</w:t>
            </w:r>
          </w:p>
        </w:tc>
        <w:tc>
          <w:tcPr>
            <w:tcW w:w="1807" w:type="dxa"/>
          </w:tcPr>
          <w:p w:rsidR="00C965B5" w:rsidRPr="00656B1D" w:rsidRDefault="00C965B5" w:rsidP="000B51B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100</w:t>
            </w:r>
          </w:p>
        </w:tc>
        <w:tc>
          <w:tcPr>
            <w:tcW w:w="1986" w:type="dxa"/>
          </w:tcPr>
          <w:p w:rsidR="00C965B5" w:rsidRPr="00656B1D" w:rsidRDefault="00C965B5" w:rsidP="000B51B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ALTA   AMARILLO</w:t>
            </w:r>
          </w:p>
        </w:tc>
      </w:tr>
    </w:tbl>
    <w:p w:rsidR="00C965B5" w:rsidRPr="00656B1D" w:rsidRDefault="00C965B5" w:rsidP="00C965B5">
      <w:pPr>
        <w:pStyle w:val="Ttulo2"/>
        <w:rPr>
          <w:sz w:val="28"/>
          <w:szCs w:val="28"/>
        </w:rPr>
      </w:pPr>
    </w:p>
    <w:p w:rsidR="00C965B5" w:rsidRDefault="00C965B5" w:rsidP="00C965B5"/>
    <w:p w:rsidR="00C965B5" w:rsidRDefault="00C965B5" w:rsidP="00C965B5">
      <w:pPr>
        <w:rPr>
          <w:b/>
          <w:bCs/>
          <w:u w:val="single"/>
        </w:rPr>
      </w:pPr>
    </w:p>
    <w:p w:rsidR="00C965B5" w:rsidRDefault="00C965B5" w:rsidP="00C965B5">
      <w:r w:rsidRPr="0026453F">
        <w:rPr>
          <w:b/>
          <w:u w:val="single"/>
        </w:rPr>
        <w:t xml:space="preserve">MEZCLA </w:t>
      </w:r>
      <w:r w:rsidR="006A5B40">
        <w:t xml:space="preserve">  :     25     ALTA</w:t>
      </w:r>
    </w:p>
    <w:p w:rsidR="00C965B5" w:rsidRDefault="00C965B5" w:rsidP="00C965B5">
      <w:r>
        <w:t xml:space="preserve">                           8</w:t>
      </w:r>
      <w:r>
        <w:tab/>
        <w:t xml:space="preserve">LINEAL  </w:t>
      </w:r>
    </w:p>
    <w:p w:rsidR="00C965B5" w:rsidRDefault="006A5B40" w:rsidP="00C965B5">
      <w:r>
        <w:tab/>
      </w:r>
      <w:r>
        <w:tab/>
        <w:t xml:space="preserve">   5 %    PIGMENTO  AMARILLO</w:t>
      </w:r>
    </w:p>
    <w:p w:rsidR="00C965B5" w:rsidRDefault="00C965B5" w:rsidP="00C965B5"/>
    <w:p w:rsidR="00C965B5" w:rsidRPr="00585541" w:rsidRDefault="00C965B5" w:rsidP="00C965B5">
      <w:pPr>
        <w:rPr>
          <w:sz w:val="28"/>
          <w:szCs w:val="28"/>
        </w:rPr>
      </w:pPr>
      <w:r w:rsidRPr="00585541">
        <w:rPr>
          <w:sz w:val="28"/>
          <w:szCs w:val="28"/>
        </w:rPr>
        <w:t xml:space="preserve">     </w:t>
      </w:r>
    </w:p>
    <w:p w:rsidR="00C965B5" w:rsidRDefault="00C965B5" w:rsidP="00C965B5">
      <w:r>
        <w:t>Agradezco la Amable colaboración.</w:t>
      </w:r>
    </w:p>
    <w:p w:rsidR="00C965B5" w:rsidRDefault="00C965B5" w:rsidP="00C965B5"/>
    <w:p w:rsidR="00C965B5" w:rsidRDefault="00C965B5" w:rsidP="00C965B5"/>
    <w:p w:rsidR="00C965B5" w:rsidRDefault="00C965B5" w:rsidP="00C965B5"/>
    <w:p w:rsidR="00C965B5" w:rsidRDefault="00C965B5" w:rsidP="00C965B5">
      <w:r>
        <w:t>Cordialmente</w:t>
      </w:r>
    </w:p>
    <w:p w:rsidR="00C965B5" w:rsidRDefault="00C965B5" w:rsidP="00C965B5"/>
    <w:p w:rsidR="00C965B5" w:rsidRDefault="00C965B5" w:rsidP="00C965B5"/>
    <w:p w:rsidR="00C965B5" w:rsidRDefault="00C965B5" w:rsidP="00C965B5"/>
    <w:p w:rsidR="00C965B5" w:rsidRDefault="00C965B5" w:rsidP="00C965B5">
      <w:r>
        <w:t>RICARDO CASAS ZAPATA</w:t>
      </w:r>
    </w:p>
    <w:p w:rsidR="00C965B5" w:rsidRDefault="00C965B5" w:rsidP="00C965B5">
      <w:r>
        <w:t>Director</w:t>
      </w:r>
    </w:p>
    <w:p w:rsidR="00C965B5" w:rsidRDefault="00C965B5" w:rsidP="005450D8">
      <w:pPr>
        <w:rPr>
          <w:b/>
        </w:rPr>
      </w:pPr>
    </w:p>
    <w:p w:rsidR="005D3D96" w:rsidRDefault="005D3D96" w:rsidP="005450D8">
      <w:pPr>
        <w:rPr>
          <w:b/>
        </w:rPr>
      </w:pPr>
    </w:p>
    <w:p w:rsidR="005D3D96" w:rsidRDefault="005D3D96" w:rsidP="005450D8">
      <w:pPr>
        <w:rPr>
          <w:b/>
        </w:rPr>
      </w:pPr>
    </w:p>
    <w:p w:rsidR="005D3D96" w:rsidRDefault="005D3D96" w:rsidP="005450D8">
      <w:pPr>
        <w:rPr>
          <w:b/>
        </w:rPr>
      </w:pPr>
    </w:p>
    <w:p w:rsidR="005D3D96" w:rsidRDefault="005D3D96" w:rsidP="005450D8">
      <w:pPr>
        <w:rPr>
          <w:b/>
        </w:rPr>
      </w:pPr>
    </w:p>
    <w:p w:rsidR="005D3D96" w:rsidRDefault="005D3D96" w:rsidP="005450D8">
      <w:pPr>
        <w:rPr>
          <w:b/>
        </w:rPr>
      </w:pPr>
    </w:p>
    <w:p w:rsidR="005D3D96" w:rsidRDefault="005D3D96" w:rsidP="005450D8">
      <w:pPr>
        <w:rPr>
          <w:b/>
        </w:rPr>
      </w:pPr>
    </w:p>
    <w:p w:rsidR="005D3D96" w:rsidRDefault="005D3D96" w:rsidP="005D3D96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5D3D96" w:rsidRDefault="005D3D96" w:rsidP="005D3D96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5D3D96" w:rsidRDefault="005D3D96" w:rsidP="005D3D96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5D3D96" w:rsidRDefault="005D3D96" w:rsidP="005D3D96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5D3D96" w:rsidRDefault="005D3D96" w:rsidP="005D3D96"/>
    <w:p w:rsidR="005D3D96" w:rsidRDefault="005D3D96" w:rsidP="005D3D96"/>
    <w:p w:rsidR="005D3D96" w:rsidRDefault="005D3D96" w:rsidP="005D3D96">
      <w:pPr>
        <w:pStyle w:val="Ttulo1"/>
      </w:pPr>
      <w:r>
        <w:t>ORDEN DE TRABAJO      N°      06337</w:t>
      </w:r>
    </w:p>
    <w:p w:rsidR="005D3D96" w:rsidRDefault="005D3D96" w:rsidP="005D3D96"/>
    <w:p w:rsidR="005D3D96" w:rsidRDefault="005D3D96" w:rsidP="005D3D96"/>
    <w:p w:rsidR="005D3D96" w:rsidRDefault="005D3D96" w:rsidP="005D3D96">
      <w:r>
        <w:t>FECHA:</w:t>
      </w:r>
      <w:r>
        <w:tab/>
        <w:t>Medellín,  Abril   09    de    2010</w:t>
      </w:r>
    </w:p>
    <w:p w:rsidR="005D3D96" w:rsidRDefault="005D3D96" w:rsidP="005D3D96">
      <w:r>
        <w:t>PARA:</w:t>
      </w:r>
      <w:r>
        <w:tab/>
      </w:r>
      <w:r>
        <w:tab/>
        <w:t>PLÁSTICOS DARMA</w:t>
      </w:r>
    </w:p>
    <w:p w:rsidR="005D3D96" w:rsidRDefault="005D3D96" w:rsidP="005D3D96">
      <w:r>
        <w:t>ATENCIÓN:</w:t>
      </w:r>
      <w:r>
        <w:tab/>
        <w:t>Sr. DARIO JARAMILLO</w:t>
      </w:r>
    </w:p>
    <w:p w:rsidR="005D3D96" w:rsidRDefault="005D3D96" w:rsidP="005D3D96"/>
    <w:p w:rsidR="005D3D96" w:rsidRDefault="005D3D96" w:rsidP="005D3D96"/>
    <w:p w:rsidR="005D3D96" w:rsidRDefault="005D3D96" w:rsidP="005D3D96">
      <w:r>
        <w:t xml:space="preserve"> Apreciado Dn DARIO:</w:t>
      </w:r>
    </w:p>
    <w:p w:rsidR="005D3D96" w:rsidRDefault="005D3D96" w:rsidP="005D3D96"/>
    <w:p w:rsidR="005D3D96" w:rsidRDefault="005D3D96" w:rsidP="005D3D96">
      <w:r>
        <w:t>Con la presente estamos solicitando el siguiente material  :</w:t>
      </w:r>
    </w:p>
    <w:p w:rsidR="005D3D96" w:rsidRDefault="005D3D96" w:rsidP="005D3D96"/>
    <w:p w:rsidR="005D3D96" w:rsidRDefault="005D3D96" w:rsidP="005D3D96">
      <w:r>
        <w:rPr>
          <w:b/>
          <w:bCs/>
          <w:u w:val="single"/>
        </w:rPr>
        <w:t>EXTRUSION</w:t>
      </w:r>
      <w:r>
        <w:t>:</w:t>
      </w:r>
    </w:p>
    <w:p w:rsidR="005D3D96" w:rsidRDefault="005D3D96" w:rsidP="005D3D96"/>
    <w:p w:rsidR="005D3D96" w:rsidRDefault="005D3D96" w:rsidP="005D3D96"/>
    <w:tbl>
      <w:tblPr>
        <w:tblW w:w="9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338"/>
        <w:gridCol w:w="1560"/>
        <w:gridCol w:w="1559"/>
        <w:gridCol w:w="1807"/>
        <w:gridCol w:w="1986"/>
      </w:tblGrid>
      <w:tr w:rsidR="005D3D96" w:rsidTr="000B51BA">
        <w:tc>
          <w:tcPr>
            <w:tcW w:w="2338" w:type="dxa"/>
          </w:tcPr>
          <w:p w:rsidR="005D3D96" w:rsidRDefault="005D3D96" w:rsidP="000B51BA">
            <w:r>
              <w:t xml:space="preserve">MEDIDA EN  </w:t>
            </w:r>
          </w:p>
          <w:p w:rsidR="005D3D96" w:rsidRDefault="005D3D96" w:rsidP="000B51BA">
            <w:r>
              <w:t>CENTIMETROS</w:t>
            </w:r>
          </w:p>
        </w:tc>
        <w:tc>
          <w:tcPr>
            <w:tcW w:w="1560" w:type="dxa"/>
          </w:tcPr>
          <w:p w:rsidR="005D3D96" w:rsidRDefault="005D3D96" w:rsidP="000B51BA">
            <w:r>
              <w:t>CALIBRE</w:t>
            </w:r>
          </w:p>
        </w:tc>
        <w:tc>
          <w:tcPr>
            <w:tcW w:w="1559" w:type="dxa"/>
          </w:tcPr>
          <w:p w:rsidR="005D3D96" w:rsidRDefault="005D3D96" w:rsidP="000B51BA">
            <w:r>
              <w:t>FORMA</w:t>
            </w:r>
          </w:p>
        </w:tc>
        <w:tc>
          <w:tcPr>
            <w:tcW w:w="1807" w:type="dxa"/>
          </w:tcPr>
          <w:p w:rsidR="005D3D96" w:rsidRDefault="005D3D96" w:rsidP="000B51BA">
            <w:r>
              <w:t>CANTIDAD EN KILOS</w:t>
            </w:r>
          </w:p>
        </w:tc>
        <w:tc>
          <w:tcPr>
            <w:tcW w:w="1986" w:type="dxa"/>
          </w:tcPr>
          <w:p w:rsidR="005D3D96" w:rsidRDefault="005D3D96" w:rsidP="000B51BA">
            <w:r>
              <w:t>MATERIAL</w:t>
            </w:r>
          </w:p>
        </w:tc>
      </w:tr>
      <w:tr w:rsidR="005D3D96" w:rsidRPr="00656B1D" w:rsidTr="000B51BA">
        <w:tc>
          <w:tcPr>
            <w:tcW w:w="2338" w:type="dxa"/>
          </w:tcPr>
          <w:p w:rsidR="005D3D96" w:rsidRPr="00656B1D" w:rsidRDefault="005D3D96" w:rsidP="000B51B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74</w:t>
            </w:r>
          </w:p>
        </w:tc>
        <w:tc>
          <w:tcPr>
            <w:tcW w:w="1560" w:type="dxa"/>
          </w:tcPr>
          <w:p w:rsidR="005D3D96" w:rsidRPr="00656B1D" w:rsidRDefault="005D3D96" w:rsidP="000B51BA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3.0 </w:t>
            </w:r>
            <w:r w:rsidRPr="00656B1D">
              <w:rPr>
                <w:b/>
                <w:sz w:val="28"/>
                <w:szCs w:val="28"/>
              </w:rPr>
              <w:t xml:space="preserve">  ”</w:t>
            </w:r>
          </w:p>
        </w:tc>
        <w:tc>
          <w:tcPr>
            <w:tcW w:w="1559" w:type="dxa"/>
          </w:tcPr>
          <w:p w:rsidR="005D3D96" w:rsidRPr="00656B1D" w:rsidRDefault="005D3D96" w:rsidP="000B51B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TUBULAR</w:t>
            </w:r>
          </w:p>
        </w:tc>
        <w:tc>
          <w:tcPr>
            <w:tcW w:w="1807" w:type="dxa"/>
          </w:tcPr>
          <w:p w:rsidR="005D3D96" w:rsidRPr="00656B1D" w:rsidRDefault="005D3D96" w:rsidP="000B51B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100</w:t>
            </w:r>
          </w:p>
        </w:tc>
        <w:tc>
          <w:tcPr>
            <w:tcW w:w="1986" w:type="dxa"/>
          </w:tcPr>
          <w:p w:rsidR="005D3D96" w:rsidRPr="00656B1D" w:rsidRDefault="005D3D96" w:rsidP="000B51B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ALTA   AZUL</w:t>
            </w:r>
          </w:p>
        </w:tc>
      </w:tr>
    </w:tbl>
    <w:p w:rsidR="005D3D96" w:rsidRPr="00656B1D" w:rsidRDefault="005D3D96" w:rsidP="005D3D96">
      <w:pPr>
        <w:pStyle w:val="Ttulo2"/>
        <w:rPr>
          <w:sz w:val="28"/>
          <w:szCs w:val="28"/>
        </w:rPr>
      </w:pPr>
    </w:p>
    <w:p w:rsidR="005D3D96" w:rsidRDefault="005D3D96" w:rsidP="005D3D96"/>
    <w:p w:rsidR="005D3D96" w:rsidRDefault="005D3D96" w:rsidP="005D3D96">
      <w:pPr>
        <w:rPr>
          <w:b/>
          <w:bCs/>
          <w:u w:val="single"/>
        </w:rPr>
      </w:pPr>
    </w:p>
    <w:p w:rsidR="005D3D96" w:rsidRDefault="005D3D96" w:rsidP="005D3D96">
      <w:r w:rsidRPr="0026453F">
        <w:rPr>
          <w:b/>
          <w:u w:val="single"/>
        </w:rPr>
        <w:t xml:space="preserve">MEZCLA </w:t>
      </w:r>
      <w:r>
        <w:t xml:space="preserve">  :     25     ALTA</w:t>
      </w:r>
    </w:p>
    <w:p w:rsidR="005D3D96" w:rsidRDefault="005D3D96" w:rsidP="005D3D96">
      <w:r>
        <w:t xml:space="preserve">                           8</w:t>
      </w:r>
      <w:r>
        <w:tab/>
        <w:t xml:space="preserve">LINEAL  </w:t>
      </w:r>
    </w:p>
    <w:p w:rsidR="005D3D96" w:rsidRDefault="005D3D96" w:rsidP="005D3D96">
      <w:r>
        <w:tab/>
      </w:r>
      <w:r>
        <w:tab/>
        <w:t xml:space="preserve">   5 %    PI</w:t>
      </w:r>
      <w:r w:rsidR="001274F6">
        <w:t>GMENTO  AZUL</w:t>
      </w:r>
    </w:p>
    <w:p w:rsidR="005D3D96" w:rsidRDefault="005D3D96" w:rsidP="005D3D96"/>
    <w:p w:rsidR="005D3D96" w:rsidRPr="00585541" w:rsidRDefault="005D3D96" w:rsidP="005D3D96">
      <w:pPr>
        <w:rPr>
          <w:sz w:val="28"/>
          <w:szCs w:val="28"/>
        </w:rPr>
      </w:pPr>
      <w:r w:rsidRPr="00585541">
        <w:rPr>
          <w:sz w:val="28"/>
          <w:szCs w:val="28"/>
        </w:rPr>
        <w:t xml:space="preserve">     </w:t>
      </w:r>
    </w:p>
    <w:p w:rsidR="005D3D96" w:rsidRDefault="005D3D96" w:rsidP="005D3D96">
      <w:r>
        <w:t>Agradezco la Amable colaboración.</w:t>
      </w:r>
    </w:p>
    <w:p w:rsidR="005D3D96" w:rsidRDefault="005D3D96" w:rsidP="005D3D96"/>
    <w:p w:rsidR="005D3D96" w:rsidRDefault="005D3D96" w:rsidP="005D3D96"/>
    <w:p w:rsidR="005D3D96" w:rsidRDefault="005D3D96" w:rsidP="005D3D96"/>
    <w:p w:rsidR="005D3D96" w:rsidRDefault="005D3D96" w:rsidP="005D3D96">
      <w:r>
        <w:t>Cordialmente</w:t>
      </w:r>
    </w:p>
    <w:p w:rsidR="005D3D96" w:rsidRDefault="005D3D96" w:rsidP="005D3D96"/>
    <w:p w:rsidR="005D3D96" w:rsidRDefault="005D3D96" w:rsidP="005D3D96"/>
    <w:p w:rsidR="005D3D96" w:rsidRDefault="005D3D96" w:rsidP="005D3D96"/>
    <w:p w:rsidR="005D3D96" w:rsidRDefault="005D3D96" w:rsidP="005D3D96">
      <w:r>
        <w:t>RICARDO CASAS ZAPATA</w:t>
      </w:r>
    </w:p>
    <w:p w:rsidR="005D3D96" w:rsidRDefault="005D3D96" w:rsidP="005D3D96">
      <w:r>
        <w:t>Director</w:t>
      </w:r>
    </w:p>
    <w:p w:rsidR="005D3D96" w:rsidRDefault="005D3D96" w:rsidP="005450D8">
      <w:pPr>
        <w:rPr>
          <w:b/>
        </w:rPr>
      </w:pPr>
    </w:p>
    <w:p w:rsidR="001274F6" w:rsidRDefault="001274F6" w:rsidP="005450D8">
      <w:pPr>
        <w:rPr>
          <w:b/>
        </w:rPr>
      </w:pPr>
    </w:p>
    <w:p w:rsidR="001274F6" w:rsidRDefault="001274F6" w:rsidP="005450D8">
      <w:pPr>
        <w:rPr>
          <w:b/>
        </w:rPr>
      </w:pPr>
    </w:p>
    <w:p w:rsidR="001274F6" w:rsidRDefault="001274F6" w:rsidP="005450D8">
      <w:pPr>
        <w:rPr>
          <w:b/>
        </w:rPr>
      </w:pPr>
    </w:p>
    <w:p w:rsidR="001274F6" w:rsidRDefault="001274F6" w:rsidP="005450D8">
      <w:pPr>
        <w:rPr>
          <w:b/>
        </w:rPr>
      </w:pPr>
    </w:p>
    <w:p w:rsidR="001274F6" w:rsidRDefault="001274F6" w:rsidP="005450D8">
      <w:pPr>
        <w:rPr>
          <w:b/>
        </w:rPr>
      </w:pPr>
    </w:p>
    <w:p w:rsidR="001274F6" w:rsidRDefault="001274F6" w:rsidP="005450D8">
      <w:pPr>
        <w:rPr>
          <w:b/>
        </w:rPr>
      </w:pPr>
    </w:p>
    <w:p w:rsidR="001274F6" w:rsidRDefault="001274F6" w:rsidP="001274F6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1274F6" w:rsidRDefault="001274F6" w:rsidP="001274F6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1274F6" w:rsidRDefault="001274F6" w:rsidP="001274F6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1274F6" w:rsidRDefault="001274F6" w:rsidP="001274F6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1274F6" w:rsidRDefault="001274F6" w:rsidP="001274F6"/>
    <w:p w:rsidR="001274F6" w:rsidRDefault="001274F6" w:rsidP="001274F6"/>
    <w:p w:rsidR="001274F6" w:rsidRDefault="001274F6" w:rsidP="001274F6">
      <w:pPr>
        <w:pStyle w:val="Ttulo1"/>
      </w:pPr>
      <w:r>
        <w:t>ORDEN DE TRABAJO      N°      06337.2</w:t>
      </w:r>
    </w:p>
    <w:p w:rsidR="001274F6" w:rsidRDefault="001274F6" w:rsidP="001274F6"/>
    <w:p w:rsidR="001274F6" w:rsidRDefault="001274F6" w:rsidP="001274F6"/>
    <w:p w:rsidR="001274F6" w:rsidRDefault="001274F6" w:rsidP="001274F6">
      <w:r>
        <w:t>FECHA:</w:t>
      </w:r>
      <w:r>
        <w:tab/>
        <w:t>Medellín,  Abril   09    de    2010</w:t>
      </w:r>
    </w:p>
    <w:p w:rsidR="001274F6" w:rsidRDefault="001274F6" w:rsidP="001274F6">
      <w:r>
        <w:t>PARA:</w:t>
      </w:r>
      <w:r>
        <w:tab/>
      </w:r>
      <w:r>
        <w:tab/>
        <w:t>PLÁSTICOS DARMA</w:t>
      </w:r>
    </w:p>
    <w:p w:rsidR="001274F6" w:rsidRDefault="001274F6" w:rsidP="001274F6">
      <w:r>
        <w:t>ATENCIÓN:</w:t>
      </w:r>
      <w:r>
        <w:tab/>
        <w:t>Sr. DARIO JARAMILLO</w:t>
      </w:r>
    </w:p>
    <w:p w:rsidR="001274F6" w:rsidRDefault="001274F6" w:rsidP="001274F6"/>
    <w:p w:rsidR="001274F6" w:rsidRDefault="001274F6" w:rsidP="001274F6"/>
    <w:p w:rsidR="001274F6" w:rsidRDefault="001274F6" w:rsidP="001274F6">
      <w:r>
        <w:t xml:space="preserve"> Apreciado Dn DARIO:</w:t>
      </w:r>
    </w:p>
    <w:p w:rsidR="001274F6" w:rsidRDefault="001274F6" w:rsidP="001274F6"/>
    <w:p w:rsidR="001274F6" w:rsidRDefault="001274F6" w:rsidP="001274F6">
      <w:r>
        <w:t>Con la presente estamos solicitando el siguiente material  :</w:t>
      </w:r>
    </w:p>
    <w:p w:rsidR="001274F6" w:rsidRDefault="001274F6" w:rsidP="001274F6"/>
    <w:p w:rsidR="001274F6" w:rsidRDefault="001274F6" w:rsidP="001274F6">
      <w:r>
        <w:rPr>
          <w:b/>
          <w:bCs/>
          <w:u w:val="single"/>
        </w:rPr>
        <w:t>EXTRUSION</w:t>
      </w:r>
      <w:r>
        <w:t>:</w:t>
      </w:r>
    </w:p>
    <w:p w:rsidR="001274F6" w:rsidRDefault="001274F6" w:rsidP="001274F6"/>
    <w:p w:rsidR="001274F6" w:rsidRDefault="001274F6" w:rsidP="001274F6"/>
    <w:tbl>
      <w:tblPr>
        <w:tblW w:w="9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338"/>
        <w:gridCol w:w="1560"/>
        <w:gridCol w:w="1559"/>
        <w:gridCol w:w="1807"/>
        <w:gridCol w:w="1986"/>
      </w:tblGrid>
      <w:tr w:rsidR="001274F6" w:rsidTr="000B51BA">
        <w:tc>
          <w:tcPr>
            <w:tcW w:w="2338" w:type="dxa"/>
          </w:tcPr>
          <w:p w:rsidR="001274F6" w:rsidRDefault="001274F6" w:rsidP="000B51BA">
            <w:r>
              <w:t xml:space="preserve">MEDIDA EN  </w:t>
            </w:r>
          </w:p>
          <w:p w:rsidR="001274F6" w:rsidRDefault="001274F6" w:rsidP="000B51BA">
            <w:r>
              <w:t>CENTIMETROS</w:t>
            </w:r>
          </w:p>
        </w:tc>
        <w:tc>
          <w:tcPr>
            <w:tcW w:w="1560" w:type="dxa"/>
          </w:tcPr>
          <w:p w:rsidR="001274F6" w:rsidRDefault="001274F6" w:rsidP="000B51BA">
            <w:r>
              <w:t>CALIBRE</w:t>
            </w:r>
          </w:p>
        </w:tc>
        <w:tc>
          <w:tcPr>
            <w:tcW w:w="1559" w:type="dxa"/>
          </w:tcPr>
          <w:p w:rsidR="001274F6" w:rsidRDefault="001274F6" w:rsidP="000B51BA">
            <w:r>
              <w:t>FORMA</w:t>
            </w:r>
          </w:p>
        </w:tc>
        <w:tc>
          <w:tcPr>
            <w:tcW w:w="1807" w:type="dxa"/>
          </w:tcPr>
          <w:p w:rsidR="001274F6" w:rsidRDefault="001274F6" w:rsidP="000B51BA">
            <w:r>
              <w:t>CANTIDAD EN KILOS</w:t>
            </w:r>
          </w:p>
        </w:tc>
        <w:tc>
          <w:tcPr>
            <w:tcW w:w="1986" w:type="dxa"/>
          </w:tcPr>
          <w:p w:rsidR="001274F6" w:rsidRDefault="001274F6" w:rsidP="000B51BA">
            <w:r>
              <w:t>MATERIAL</w:t>
            </w:r>
          </w:p>
        </w:tc>
      </w:tr>
      <w:tr w:rsidR="001274F6" w:rsidRPr="00656B1D" w:rsidTr="000B51BA">
        <w:tc>
          <w:tcPr>
            <w:tcW w:w="2338" w:type="dxa"/>
          </w:tcPr>
          <w:p w:rsidR="001274F6" w:rsidRPr="00656B1D" w:rsidRDefault="001274F6" w:rsidP="000B51B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74</w:t>
            </w:r>
          </w:p>
        </w:tc>
        <w:tc>
          <w:tcPr>
            <w:tcW w:w="1560" w:type="dxa"/>
          </w:tcPr>
          <w:p w:rsidR="001274F6" w:rsidRPr="00656B1D" w:rsidRDefault="001274F6" w:rsidP="000B51BA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3.0 </w:t>
            </w:r>
            <w:r w:rsidRPr="00656B1D">
              <w:rPr>
                <w:b/>
                <w:sz w:val="28"/>
                <w:szCs w:val="28"/>
              </w:rPr>
              <w:t xml:space="preserve">  ”</w:t>
            </w:r>
          </w:p>
        </w:tc>
        <w:tc>
          <w:tcPr>
            <w:tcW w:w="1559" w:type="dxa"/>
          </w:tcPr>
          <w:p w:rsidR="001274F6" w:rsidRPr="00656B1D" w:rsidRDefault="001274F6" w:rsidP="000B51B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TUBULAR</w:t>
            </w:r>
          </w:p>
        </w:tc>
        <w:tc>
          <w:tcPr>
            <w:tcW w:w="1807" w:type="dxa"/>
          </w:tcPr>
          <w:p w:rsidR="001274F6" w:rsidRPr="00656B1D" w:rsidRDefault="001274F6" w:rsidP="000B51B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100</w:t>
            </w:r>
          </w:p>
        </w:tc>
        <w:tc>
          <w:tcPr>
            <w:tcW w:w="1986" w:type="dxa"/>
          </w:tcPr>
          <w:p w:rsidR="001274F6" w:rsidRPr="00656B1D" w:rsidRDefault="001274F6" w:rsidP="000B51B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ALTA   GRIS</w:t>
            </w:r>
          </w:p>
        </w:tc>
      </w:tr>
    </w:tbl>
    <w:p w:rsidR="001274F6" w:rsidRPr="00656B1D" w:rsidRDefault="001274F6" w:rsidP="001274F6">
      <w:pPr>
        <w:pStyle w:val="Ttulo2"/>
        <w:rPr>
          <w:sz w:val="28"/>
          <w:szCs w:val="28"/>
        </w:rPr>
      </w:pPr>
    </w:p>
    <w:p w:rsidR="001274F6" w:rsidRDefault="001274F6" w:rsidP="001274F6"/>
    <w:p w:rsidR="001274F6" w:rsidRDefault="001274F6" w:rsidP="001274F6">
      <w:pPr>
        <w:rPr>
          <w:b/>
          <w:bCs/>
          <w:u w:val="single"/>
        </w:rPr>
      </w:pPr>
    </w:p>
    <w:p w:rsidR="001274F6" w:rsidRDefault="001274F6" w:rsidP="001274F6">
      <w:r w:rsidRPr="0026453F">
        <w:rPr>
          <w:b/>
          <w:u w:val="single"/>
        </w:rPr>
        <w:t xml:space="preserve">MEZCLA </w:t>
      </w:r>
      <w:r>
        <w:t xml:space="preserve">  :     25     ALTA</w:t>
      </w:r>
    </w:p>
    <w:p w:rsidR="001274F6" w:rsidRDefault="001274F6" w:rsidP="001274F6">
      <w:r>
        <w:t xml:space="preserve">                           8</w:t>
      </w:r>
      <w:r>
        <w:tab/>
        <w:t xml:space="preserve">LINEAL  </w:t>
      </w:r>
    </w:p>
    <w:p w:rsidR="001274F6" w:rsidRDefault="001274F6" w:rsidP="001274F6">
      <w:r>
        <w:tab/>
      </w:r>
      <w:r>
        <w:tab/>
        <w:t xml:space="preserve">   5 %    PI</w:t>
      </w:r>
      <w:r w:rsidR="00334A74">
        <w:t>GMENTO  GRIS</w:t>
      </w:r>
    </w:p>
    <w:p w:rsidR="001274F6" w:rsidRDefault="001274F6" w:rsidP="001274F6"/>
    <w:p w:rsidR="001274F6" w:rsidRPr="00585541" w:rsidRDefault="001274F6" w:rsidP="001274F6">
      <w:pPr>
        <w:rPr>
          <w:sz w:val="28"/>
          <w:szCs w:val="28"/>
        </w:rPr>
      </w:pPr>
      <w:r w:rsidRPr="00585541">
        <w:rPr>
          <w:sz w:val="28"/>
          <w:szCs w:val="28"/>
        </w:rPr>
        <w:t xml:space="preserve">     </w:t>
      </w:r>
    </w:p>
    <w:p w:rsidR="001274F6" w:rsidRDefault="001274F6" w:rsidP="001274F6">
      <w:r>
        <w:t>Agradezco la Amable colaboración.</w:t>
      </w:r>
    </w:p>
    <w:p w:rsidR="001274F6" w:rsidRDefault="001274F6" w:rsidP="001274F6"/>
    <w:p w:rsidR="001274F6" w:rsidRDefault="001274F6" w:rsidP="001274F6"/>
    <w:p w:rsidR="001274F6" w:rsidRDefault="001274F6" w:rsidP="001274F6"/>
    <w:p w:rsidR="001274F6" w:rsidRDefault="001274F6" w:rsidP="001274F6">
      <w:r>
        <w:t>Cordialmente</w:t>
      </w:r>
    </w:p>
    <w:p w:rsidR="001274F6" w:rsidRDefault="001274F6" w:rsidP="001274F6"/>
    <w:p w:rsidR="001274F6" w:rsidRDefault="001274F6" w:rsidP="001274F6"/>
    <w:p w:rsidR="001274F6" w:rsidRDefault="001274F6" w:rsidP="001274F6"/>
    <w:p w:rsidR="001274F6" w:rsidRDefault="001274F6" w:rsidP="001274F6">
      <w:r>
        <w:t>RICARDO CASAS ZAPATA</w:t>
      </w:r>
    </w:p>
    <w:p w:rsidR="001274F6" w:rsidRDefault="001274F6" w:rsidP="001274F6">
      <w:r>
        <w:t>Director</w:t>
      </w:r>
    </w:p>
    <w:p w:rsidR="001274F6" w:rsidRDefault="001274F6" w:rsidP="005450D8">
      <w:pPr>
        <w:rPr>
          <w:b/>
        </w:rPr>
      </w:pPr>
    </w:p>
    <w:p w:rsidR="001C3A6B" w:rsidRDefault="001C3A6B" w:rsidP="005450D8">
      <w:pPr>
        <w:rPr>
          <w:b/>
        </w:rPr>
      </w:pPr>
    </w:p>
    <w:p w:rsidR="001C3A6B" w:rsidRDefault="001C3A6B" w:rsidP="005450D8">
      <w:pPr>
        <w:rPr>
          <w:b/>
        </w:rPr>
      </w:pPr>
    </w:p>
    <w:p w:rsidR="001C3A6B" w:rsidRDefault="001C3A6B" w:rsidP="005450D8">
      <w:pPr>
        <w:rPr>
          <w:b/>
        </w:rPr>
      </w:pPr>
    </w:p>
    <w:p w:rsidR="001C3A6B" w:rsidRDefault="001C3A6B" w:rsidP="005450D8">
      <w:pPr>
        <w:rPr>
          <w:b/>
        </w:rPr>
      </w:pPr>
    </w:p>
    <w:p w:rsidR="001C3A6B" w:rsidRDefault="001C3A6B" w:rsidP="005450D8">
      <w:pPr>
        <w:rPr>
          <w:b/>
        </w:rPr>
      </w:pPr>
    </w:p>
    <w:p w:rsidR="001C3A6B" w:rsidRDefault="001C3A6B" w:rsidP="005450D8">
      <w:pPr>
        <w:rPr>
          <w:b/>
        </w:rPr>
      </w:pPr>
    </w:p>
    <w:p w:rsidR="001C3A6B" w:rsidRDefault="001C3A6B" w:rsidP="001C3A6B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1C3A6B" w:rsidRDefault="001C3A6B" w:rsidP="001C3A6B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1C3A6B" w:rsidRDefault="001C3A6B" w:rsidP="001C3A6B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1C3A6B" w:rsidRDefault="001C3A6B" w:rsidP="001C3A6B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1C3A6B" w:rsidRDefault="001C3A6B" w:rsidP="001C3A6B">
      <w:pPr>
        <w:rPr>
          <w:b/>
          <w:bCs/>
        </w:rPr>
      </w:pPr>
    </w:p>
    <w:p w:rsidR="001C3A6B" w:rsidRDefault="001C3A6B" w:rsidP="001C3A6B">
      <w:pPr>
        <w:pStyle w:val="Ttulo1"/>
      </w:pPr>
      <w:r>
        <w:lastRenderedPageBreak/>
        <w:t>ORDEN DE TRABAJO   N°      06417</w:t>
      </w:r>
    </w:p>
    <w:p w:rsidR="001C3A6B" w:rsidRDefault="001C3A6B" w:rsidP="001C3A6B"/>
    <w:p w:rsidR="001C3A6B" w:rsidRDefault="001C3A6B" w:rsidP="001C3A6B"/>
    <w:p w:rsidR="001C3A6B" w:rsidRDefault="001C3A6B" w:rsidP="001C3A6B">
      <w:r>
        <w:t>FECHA:</w:t>
      </w:r>
      <w:r>
        <w:tab/>
        <w:t>Medellín, Abril   09    de    2010</w:t>
      </w:r>
    </w:p>
    <w:p w:rsidR="001C3A6B" w:rsidRDefault="001C3A6B" w:rsidP="001C3A6B">
      <w:r>
        <w:t>PARA:</w:t>
      </w:r>
      <w:r>
        <w:tab/>
      </w:r>
      <w:r>
        <w:tab/>
        <w:t>PLÁSTICOS DARMA</w:t>
      </w:r>
    </w:p>
    <w:p w:rsidR="001C3A6B" w:rsidRDefault="001C3A6B" w:rsidP="001C3A6B">
      <w:r>
        <w:t>ATENCIÓN:</w:t>
      </w:r>
      <w:r>
        <w:tab/>
        <w:t>Sr. Darío Jaramillo</w:t>
      </w:r>
    </w:p>
    <w:p w:rsidR="001C3A6B" w:rsidRDefault="001C3A6B" w:rsidP="001C3A6B">
      <w:r>
        <w:tab/>
      </w:r>
      <w:r>
        <w:tab/>
        <w:t>Gerente.</w:t>
      </w:r>
    </w:p>
    <w:p w:rsidR="001C3A6B" w:rsidRDefault="001C3A6B" w:rsidP="001C3A6B"/>
    <w:p w:rsidR="001C3A6B" w:rsidRDefault="001C3A6B" w:rsidP="001C3A6B">
      <w:r>
        <w:t>Apreciado Don Darío :</w:t>
      </w:r>
    </w:p>
    <w:p w:rsidR="001C3A6B" w:rsidRDefault="001C3A6B" w:rsidP="001C3A6B">
      <w:r>
        <w:t xml:space="preserve"> </w:t>
      </w:r>
    </w:p>
    <w:p w:rsidR="001C3A6B" w:rsidRDefault="001C3A6B" w:rsidP="001C3A6B">
      <w:r>
        <w:t>Con la presente estamos solicitando el siguiente servicio de   IMPRESIÓN  :</w:t>
      </w:r>
    </w:p>
    <w:p w:rsidR="001C3A6B" w:rsidRDefault="001C3A6B" w:rsidP="001C3A6B"/>
    <w:p w:rsidR="001C3A6B" w:rsidRDefault="001C3A6B" w:rsidP="001C3A6B">
      <w:pPr>
        <w:rPr>
          <w:b/>
          <w:bCs/>
          <w:u w:val="single"/>
        </w:rPr>
      </w:pPr>
    </w:p>
    <w:p w:rsidR="001C3A6B" w:rsidRDefault="001C3A6B" w:rsidP="001C3A6B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1C3A6B" w:rsidRDefault="001C3A6B" w:rsidP="001C3A6B"/>
    <w:p w:rsidR="001C3A6B" w:rsidRDefault="001C3A6B" w:rsidP="001C3A6B">
      <w:r>
        <w:t>MATERIAL:</w:t>
      </w:r>
      <w:r>
        <w:tab/>
      </w:r>
      <w:r>
        <w:tab/>
        <w:t>Polietileno     Lamina    Transparente COEXTRUIDA</w:t>
      </w:r>
    </w:p>
    <w:p w:rsidR="001C3A6B" w:rsidRDefault="001C3A6B" w:rsidP="001C3A6B">
      <w:r>
        <w:t>MEDIDA:</w:t>
      </w:r>
      <w:r>
        <w:tab/>
      </w:r>
      <w:r>
        <w:tab/>
      </w:r>
      <w:r>
        <w:rPr>
          <w:b/>
        </w:rPr>
        <w:t xml:space="preserve">32.5 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1C3A6B" w:rsidRPr="006D12B2" w:rsidRDefault="001C3A6B" w:rsidP="001C3A6B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1C3A6B" w:rsidRDefault="001C3A6B" w:rsidP="001C3A6B">
      <w:r>
        <w:t>TRATADO:</w:t>
      </w:r>
      <w:r>
        <w:tab/>
      </w:r>
      <w:r>
        <w:tab/>
        <w:t>1  Cara</w:t>
      </w:r>
    </w:p>
    <w:p w:rsidR="001C3A6B" w:rsidRDefault="001C3A6B" w:rsidP="001C3A6B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 w:rsidR="001A1CD8">
        <w:rPr>
          <w:b/>
        </w:rPr>
        <w:t>3</w:t>
      </w:r>
      <w:r>
        <w:rPr>
          <w:b/>
        </w:rPr>
        <w:t xml:space="preserve">00  </w:t>
      </w:r>
      <w:r w:rsidRPr="00900A5A">
        <w:rPr>
          <w:b/>
        </w:rPr>
        <w:t xml:space="preserve">  Kg</w:t>
      </w:r>
      <w:r>
        <w:t>.</w:t>
      </w:r>
    </w:p>
    <w:p w:rsidR="001C3A6B" w:rsidRDefault="001C3A6B" w:rsidP="001C3A6B">
      <w:r>
        <w:t>COLORES:</w:t>
      </w:r>
      <w:r>
        <w:tab/>
      </w:r>
      <w:r>
        <w:tab/>
        <w:t xml:space="preserve">3    ( Blanco – Negro - Verde   )   </w:t>
      </w:r>
    </w:p>
    <w:p w:rsidR="001C3A6B" w:rsidRDefault="001C3A6B" w:rsidP="001C3A6B">
      <w:r>
        <w:t>CARAS:</w:t>
      </w:r>
      <w:r>
        <w:tab/>
      </w:r>
      <w:r>
        <w:tab/>
        <w:t>1  (3 x 1  )</w:t>
      </w:r>
    </w:p>
    <w:p w:rsidR="001C3A6B" w:rsidRDefault="001C3A6B" w:rsidP="001C3A6B">
      <w:r>
        <w:t>REPETICIÓN:</w:t>
      </w:r>
      <w:r>
        <w:tab/>
        <w:t xml:space="preserve">11   Cms   </w:t>
      </w:r>
    </w:p>
    <w:p w:rsidR="001C3A6B" w:rsidRPr="00900A5A" w:rsidRDefault="001C3A6B" w:rsidP="001C3A6B">
      <w:pPr>
        <w:rPr>
          <w:b/>
        </w:rPr>
      </w:pPr>
      <w:r>
        <w:t xml:space="preserve">RODILLO  :               </w:t>
      </w:r>
      <w:r>
        <w:rPr>
          <w:b/>
        </w:rPr>
        <w:t>45</w:t>
      </w:r>
    </w:p>
    <w:p w:rsidR="001C3A6B" w:rsidRDefault="001C3A6B" w:rsidP="001C3A6B">
      <w:r>
        <w:t>LAMINA:</w:t>
      </w:r>
      <w:r>
        <w:tab/>
      </w:r>
      <w:r>
        <w:tab/>
        <w:t>15.5    Cms    REFILADA PARA EMPAQUETADORA</w:t>
      </w:r>
    </w:p>
    <w:p w:rsidR="001C3A6B" w:rsidRDefault="001C3A6B" w:rsidP="001C3A6B">
      <w:r>
        <w:t>FOTOCAELDA:</w:t>
      </w:r>
      <w:r>
        <w:tab/>
        <w:t>Según muestra con doble  color</w:t>
      </w:r>
    </w:p>
    <w:p w:rsidR="001C3A6B" w:rsidRPr="00146B92" w:rsidRDefault="001C3A6B" w:rsidP="001C3A6B">
      <w:pPr>
        <w:rPr>
          <w:b/>
        </w:rPr>
      </w:pPr>
      <w:r>
        <w:t>REFERENCIA:</w:t>
      </w:r>
      <w:r>
        <w:tab/>
      </w:r>
      <w:r>
        <w:rPr>
          <w:b/>
        </w:rPr>
        <w:t xml:space="preserve">PULPA    </w:t>
      </w:r>
      <w:r>
        <w:rPr>
          <w:b/>
          <w:u w:val="single"/>
        </w:rPr>
        <w:t>GENERICA</w:t>
      </w:r>
      <w:r>
        <w:rPr>
          <w:b/>
        </w:rPr>
        <w:t xml:space="preserve">    90  GMS</w:t>
      </w:r>
    </w:p>
    <w:p w:rsidR="001C3A6B" w:rsidRDefault="001C3A6B" w:rsidP="001C3A6B">
      <w:r>
        <w:tab/>
      </w:r>
      <w:r>
        <w:tab/>
      </w:r>
      <w:r>
        <w:tab/>
      </w:r>
    </w:p>
    <w:p w:rsidR="001C3A6B" w:rsidRDefault="001C3A6B" w:rsidP="001C3A6B"/>
    <w:p w:rsidR="001C3A6B" w:rsidRDefault="001C3A6B" w:rsidP="001C3A6B">
      <w:r>
        <w:rPr>
          <w:b/>
          <w:bCs/>
          <w:u w:val="single"/>
        </w:rPr>
        <w:t>NOTA:</w:t>
      </w:r>
      <w:r>
        <w:t xml:space="preserve">  </w:t>
      </w:r>
      <w:r w:rsidR="001A1CD8">
        <w:t>- Cyreles   en su   planta</w:t>
      </w:r>
      <w:r>
        <w:tab/>
      </w:r>
    </w:p>
    <w:p w:rsidR="001C3A6B" w:rsidRDefault="001C3A6B" w:rsidP="001C3A6B">
      <w:pPr>
        <w:pStyle w:val="Prrafodelista"/>
        <w:numPr>
          <w:ilvl w:val="0"/>
          <w:numId w:val="2"/>
        </w:numPr>
      </w:pPr>
      <w:r>
        <w:t xml:space="preserve"> Se aprueba  impresión</w:t>
      </w:r>
    </w:p>
    <w:p w:rsidR="001C3A6B" w:rsidRDefault="001C3A6B" w:rsidP="001C3A6B">
      <w:pPr>
        <w:pStyle w:val="Prrafodelista"/>
        <w:numPr>
          <w:ilvl w:val="0"/>
          <w:numId w:val="2"/>
        </w:numPr>
      </w:pPr>
      <w:r>
        <w:t>UTILIZAR  TINTAS ANTIGRASA</w:t>
      </w:r>
    </w:p>
    <w:p w:rsidR="001C3A6B" w:rsidRPr="00492713" w:rsidRDefault="001C3A6B" w:rsidP="001C3A6B">
      <w:pPr>
        <w:ind w:left="1500"/>
        <w:rPr>
          <w:b/>
          <w:sz w:val="28"/>
          <w:szCs w:val="28"/>
        </w:rPr>
      </w:pPr>
    </w:p>
    <w:p w:rsidR="001C3A6B" w:rsidRDefault="001C3A6B" w:rsidP="001C3A6B"/>
    <w:p w:rsidR="001C3A6B" w:rsidRDefault="001C3A6B" w:rsidP="001C3A6B"/>
    <w:p w:rsidR="001C3A6B" w:rsidRDefault="001C3A6B" w:rsidP="001C3A6B">
      <w:r>
        <w:t>Agradezco la atención y colaboración prestada.</w:t>
      </w:r>
    </w:p>
    <w:p w:rsidR="001C3A6B" w:rsidRDefault="001C3A6B" w:rsidP="001C3A6B"/>
    <w:p w:rsidR="001C3A6B" w:rsidRDefault="001C3A6B" w:rsidP="001C3A6B">
      <w:r>
        <w:t>Cordialmente,</w:t>
      </w:r>
    </w:p>
    <w:p w:rsidR="001C3A6B" w:rsidRDefault="001C3A6B" w:rsidP="001C3A6B"/>
    <w:p w:rsidR="001C3A6B" w:rsidRPr="00F4077E" w:rsidRDefault="001C3A6B" w:rsidP="001C3A6B">
      <w:pPr>
        <w:rPr>
          <w:b/>
        </w:rPr>
      </w:pPr>
    </w:p>
    <w:p w:rsidR="001C3A6B" w:rsidRDefault="001C3A6B" w:rsidP="001C3A6B"/>
    <w:p w:rsidR="001C3A6B" w:rsidRDefault="001C3A6B" w:rsidP="001C3A6B">
      <w:r>
        <w:t>RICARDO CASAS ZAPATA</w:t>
      </w:r>
    </w:p>
    <w:p w:rsidR="001C3A6B" w:rsidRDefault="001C3A6B" w:rsidP="001C3A6B">
      <w:r>
        <w:t>Director.</w:t>
      </w:r>
    </w:p>
    <w:p w:rsidR="001C3A6B" w:rsidRDefault="001C3A6B" w:rsidP="001C3A6B">
      <w:pPr>
        <w:rPr>
          <w:b/>
        </w:rPr>
      </w:pPr>
    </w:p>
    <w:p w:rsidR="001C3A6B" w:rsidRDefault="001C3A6B" w:rsidP="005450D8">
      <w:pPr>
        <w:rPr>
          <w:b/>
        </w:rPr>
      </w:pPr>
    </w:p>
    <w:p w:rsidR="00B36BBC" w:rsidRDefault="00B36BBC" w:rsidP="00B36BBC">
      <w:pPr>
        <w:rPr>
          <w:b/>
        </w:rPr>
      </w:pPr>
    </w:p>
    <w:p w:rsidR="00B36BBC" w:rsidRDefault="00B36BBC" w:rsidP="00B36BBC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B36BBC" w:rsidRDefault="00B36BBC" w:rsidP="00B36BBC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B36BBC" w:rsidRDefault="00B36BBC" w:rsidP="00B36BBC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B36BBC" w:rsidRDefault="00B36BBC" w:rsidP="00B36BBC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B36BBC" w:rsidRDefault="00B36BBC" w:rsidP="00B36BBC"/>
    <w:p w:rsidR="00B36BBC" w:rsidRDefault="00B36BBC" w:rsidP="00B36BBC"/>
    <w:p w:rsidR="00B36BBC" w:rsidRDefault="00B36BBC" w:rsidP="00B36BBC">
      <w:pPr>
        <w:pStyle w:val="Ttulo1"/>
      </w:pPr>
      <w:r>
        <w:t>ORDEN</w:t>
      </w:r>
      <w:r w:rsidR="00BC7A8C">
        <w:t xml:space="preserve"> DE TRABAJO      N°      06384</w:t>
      </w:r>
    </w:p>
    <w:p w:rsidR="00B36BBC" w:rsidRDefault="00B36BBC" w:rsidP="00B36BBC"/>
    <w:p w:rsidR="00B36BBC" w:rsidRDefault="00B36BBC" w:rsidP="00B36BBC"/>
    <w:p w:rsidR="00B36BBC" w:rsidRDefault="00B36BBC" w:rsidP="00B36BBC">
      <w:r>
        <w:t>FECHA:</w:t>
      </w:r>
      <w:r>
        <w:tab/>
        <w:t>Medellín,  Abril   09    de    2010</w:t>
      </w:r>
    </w:p>
    <w:p w:rsidR="00B36BBC" w:rsidRDefault="00B36BBC" w:rsidP="00B36BBC">
      <w:r>
        <w:t>PARA:</w:t>
      </w:r>
      <w:r>
        <w:tab/>
      </w:r>
      <w:r>
        <w:tab/>
        <w:t>PLÁSTICOS DARMA</w:t>
      </w:r>
    </w:p>
    <w:p w:rsidR="00B36BBC" w:rsidRDefault="00B36BBC" w:rsidP="00B36BBC">
      <w:r>
        <w:t>ATENCIÓN:</w:t>
      </w:r>
      <w:r>
        <w:tab/>
        <w:t>Sr. DARIO JARAMILLO</w:t>
      </w:r>
    </w:p>
    <w:p w:rsidR="00B36BBC" w:rsidRDefault="00B36BBC" w:rsidP="00B36BBC"/>
    <w:p w:rsidR="00B36BBC" w:rsidRDefault="00B36BBC" w:rsidP="00B36BBC"/>
    <w:p w:rsidR="00B36BBC" w:rsidRDefault="00B36BBC" w:rsidP="00B36BBC">
      <w:r>
        <w:t xml:space="preserve"> Apreciado Dn DARIO:</w:t>
      </w:r>
    </w:p>
    <w:p w:rsidR="00B36BBC" w:rsidRDefault="00B36BBC" w:rsidP="00B36BBC"/>
    <w:p w:rsidR="00B36BBC" w:rsidRDefault="00B36BBC" w:rsidP="00B36BBC">
      <w:r>
        <w:t>Con la presente estamos solicitando el siguiente material  :</w:t>
      </w:r>
    </w:p>
    <w:p w:rsidR="00B36BBC" w:rsidRDefault="00B36BBC" w:rsidP="00B36BBC"/>
    <w:p w:rsidR="00B36BBC" w:rsidRDefault="00B36BBC" w:rsidP="00B36BBC">
      <w:r>
        <w:rPr>
          <w:b/>
          <w:bCs/>
          <w:u w:val="single"/>
        </w:rPr>
        <w:t>EXTRUSION</w:t>
      </w:r>
      <w:r>
        <w:t>:</w:t>
      </w:r>
    </w:p>
    <w:p w:rsidR="00B36BBC" w:rsidRDefault="00B36BBC" w:rsidP="00B36BBC"/>
    <w:p w:rsidR="00B36BBC" w:rsidRDefault="00B36BBC" w:rsidP="00B36BBC"/>
    <w:tbl>
      <w:tblPr>
        <w:tblW w:w="9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338"/>
        <w:gridCol w:w="1560"/>
        <w:gridCol w:w="1559"/>
        <w:gridCol w:w="1807"/>
        <w:gridCol w:w="1986"/>
      </w:tblGrid>
      <w:tr w:rsidR="00B36BBC" w:rsidTr="000B51BA">
        <w:tc>
          <w:tcPr>
            <w:tcW w:w="2338" w:type="dxa"/>
          </w:tcPr>
          <w:p w:rsidR="00B36BBC" w:rsidRDefault="00B36BBC" w:rsidP="000B51BA">
            <w:r>
              <w:t xml:space="preserve">MEDIDA EN  </w:t>
            </w:r>
          </w:p>
          <w:p w:rsidR="00B36BBC" w:rsidRDefault="00B36BBC" w:rsidP="000B51BA">
            <w:r>
              <w:t>CENTIMETROS</w:t>
            </w:r>
          </w:p>
        </w:tc>
        <w:tc>
          <w:tcPr>
            <w:tcW w:w="1560" w:type="dxa"/>
          </w:tcPr>
          <w:p w:rsidR="00B36BBC" w:rsidRDefault="00B36BBC" w:rsidP="000B51BA">
            <w:r>
              <w:t>CALIBRE</w:t>
            </w:r>
          </w:p>
        </w:tc>
        <w:tc>
          <w:tcPr>
            <w:tcW w:w="1559" w:type="dxa"/>
          </w:tcPr>
          <w:p w:rsidR="00B36BBC" w:rsidRDefault="00B36BBC" w:rsidP="000B51BA">
            <w:r>
              <w:t>FORMA</w:t>
            </w:r>
          </w:p>
        </w:tc>
        <w:tc>
          <w:tcPr>
            <w:tcW w:w="1807" w:type="dxa"/>
          </w:tcPr>
          <w:p w:rsidR="00B36BBC" w:rsidRDefault="00B36BBC" w:rsidP="000B51BA">
            <w:r>
              <w:t>CANTIDAD EN KILOS</w:t>
            </w:r>
          </w:p>
        </w:tc>
        <w:tc>
          <w:tcPr>
            <w:tcW w:w="1986" w:type="dxa"/>
          </w:tcPr>
          <w:p w:rsidR="00B36BBC" w:rsidRDefault="00B36BBC" w:rsidP="000B51BA">
            <w:r>
              <w:t>MATERIAL</w:t>
            </w:r>
          </w:p>
        </w:tc>
      </w:tr>
      <w:tr w:rsidR="00B36BBC" w:rsidRPr="00656B1D" w:rsidTr="000B51BA">
        <w:tc>
          <w:tcPr>
            <w:tcW w:w="2338" w:type="dxa"/>
          </w:tcPr>
          <w:p w:rsidR="00B36BBC" w:rsidRPr="00656B1D" w:rsidRDefault="00BC7A8C" w:rsidP="000B51B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61</w:t>
            </w:r>
          </w:p>
        </w:tc>
        <w:tc>
          <w:tcPr>
            <w:tcW w:w="1560" w:type="dxa"/>
          </w:tcPr>
          <w:p w:rsidR="00B36BBC" w:rsidRPr="00656B1D" w:rsidRDefault="00BC7A8C" w:rsidP="000B51BA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4.0</w:t>
            </w:r>
            <w:r w:rsidR="00B36BBC">
              <w:rPr>
                <w:b/>
                <w:sz w:val="28"/>
                <w:szCs w:val="28"/>
              </w:rPr>
              <w:t xml:space="preserve"> </w:t>
            </w:r>
            <w:r w:rsidR="00B36BBC" w:rsidRPr="00656B1D">
              <w:rPr>
                <w:b/>
                <w:sz w:val="28"/>
                <w:szCs w:val="28"/>
              </w:rPr>
              <w:t xml:space="preserve">  ”</w:t>
            </w:r>
          </w:p>
        </w:tc>
        <w:tc>
          <w:tcPr>
            <w:tcW w:w="1559" w:type="dxa"/>
          </w:tcPr>
          <w:p w:rsidR="00B36BBC" w:rsidRPr="00656B1D" w:rsidRDefault="00B36BBC" w:rsidP="000B51B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TUBULAR</w:t>
            </w:r>
          </w:p>
        </w:tc>
        <w:tc>
          <w:tcPr>
            <w:tcW w:w="1807" w:type="dxa"/>
          </w:tcPr>
          <w:p w:rsidR="00B36BBC" w:rsidRPr="00656B1D" w:rsidRDefault="00BC7A8C" w:rsidP="000B51B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25</w:t>
            </w:r>
            <w:r w:rsidR="00B36BBC">
              <w:rPr>
                <w:b/>
                <w:sz w:val="28"/>
                <w:szCs w:val="28"/>
              </w:rPr>
              <w:t>0</w:t>
            </w:r>
          </w:p>
        </w:tc>
        <w:tc>
          <w:tcPr>
            <w:tcW w:w="1986" w:type="dxa"/>
          </w:tcPr>
          <w:p w:rsidR="00B36BBC" w:rsidRPr="00656B1D" w:rsidRDefault="001C64D0" w:rsidP="001C64D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BAJA  TPTE</w:t>
            </w:r>
          </w:p>
        </w:tc>
      </w:tr>
    </w:tbl>
    <w:p w:rsidR="00B36BBC" w:rsidRPr="00656B1D" w:rsidRDefault="00B36BBC" w:rsidP="00B36BBC">
      <w:pPr>
        <w:pStyle w:val="Ttulo2"/>
        <w:rPr>
          <w:sz w:val="28"/>
          <w:szCs w:val="28"/>
        </w:rPr>
      </w:pPr>
    </w:p>
    <w:p w:rsidR="00B36BBC" w:rsidRDefault="00B36BBC" w:rsidP="00B36BBC"/>
    <w:p w:rsidR="00B36BBC" w:rsidRDefault="00B36BBC" w:rsidP="00B36BBC">
      <w:pPr>
        <w:rPr>
          <w:b/>
          <w:bCs/>
          <w:u w:val="single"/>
        </w:rPr>
      </w:pPr>
    </w:p>
    <w:p w:rsidR="00B36BBC" w:rsidRDefault="00B36BBC" w:rsidP="00B36BBC">
      <w:r w:rsidRPr="0026453F">
        <w:rPr>
          <w:b/>
          <w:u w:val="single"/>
        </w:rPr>
        <w:t xml:space="preserve">MEZCLA </w:t>
      </w:r>
      <w:r w:rsidR="00B6250C">
        <w:t xml:space="preserve">  :     25     BAJA</w:t>
      </w:r>
    </w:p>
    <w:p w:rsidR="00B36BBC" w:rsidRDefault="00B36BBC" w:rsidP="00B36BBC">
      <w:r>
        <w:t xml:space="preserve">                           8</w:t>
      </w:r>
      <w:r>
        <w:tab/>
        <w:t xml:space="preserve">LINEAL  </w:t>
      </w:r>
    </w:p>
    <w:p w:rsidR="00B36BBC" w:rsidRDefault="00B6250C" w:rsidP="00B36BBC">
      <w:r>
        <w:tab/>
      </w:r>
      <w:r>
        <w:tab/>
        <w:t xml:space="preserve">   </w:t>
      </w:r>
    </w:p>
    <w:p w:rsidR="00B36BBC" w:rsidRDefault="00B36BBC" w:rsidP="00B36BBC"/>
    <w:p w:rsidR="00B36BBC" w:rsidRPr="00585541" w:rsidRDefault="00B36BBC" w:rsidP="00B36BBC">
      <w:pPr>
        <w:rPr>
          <w:sz w:val="28"/>
          <w:szCs w:val="28"/>
        </w:rPr>
      </w:pPr>
      <w:r w:rsidRPr="00585541">
        <w:rPr>
          <w:sz w:val="28"/>
          <w:szCs w:val="28"/>
        </w:rPr>
        <w:t xml:space="preserve">     </w:t>
      </w:r>
    </w:p>
    <w:p w:rsidR="00B36BBC" w:rsidRDefault="00B36BBC" w:rsidP="00B36BBC">
      <w:r>
        <w:t>Agradezco la Amable colaboración.</w:t>
      </w:r>
    </w:p>
    <w:p w:rsidR="00B36BBC" w:rsidRDefault="00B36BBC" w:rsidP="00B36BBC"/>
    <w:p w:rsidR="00B36BBC" w:rsidRDefault="00B36BBC" w:rsidP="00B36BBC"/>
    <w:p w:rsidR="00B36BBC" w:rsidRDefault="00B36BBC" w:rsidP="00B36BBC"/>
    <w:p w:rsidR="00B36BBC" w:rsidRDefault="00B36BBC" w:rsidP="00B36BBC">
      <w:r>
        <w:t>Cordialmente</w:t>
      </w:r>
    </w:p>
    <w:p w:rsidR="00B36BBC" w:rsidRDefault="00B36BBC" w:rsidP="00B36BBC"/>
    <w:p w:rsidR="00B36BBC" w:rsidRDefault="00B36BBC" w:rsidP="00B36BBC"/>
    <w:p w:rsidR="00B36BBC" w:rsidRDefault="00B36BBC" w:rsidP="00B36BBC"/>
    <w:p w:rsidR="00B36BBC" w:rsidRDefault="00B36BBC" w:rsidP="00B36BBC">
      <w:r>
        <w:t>RICARDO CASAS ZAPATA</w:t>
      </w:r>
    </w:p>
    <w:p w:rsidR="00B36BBC" w:rsidRDefault="00B36BBC" w:rsidP="00B36BBC">
      <w:r>
        <w:t>Director</w:t>
      </w:r>
    </w:p>
    <w:p w:rsidR="00B36BBC" w:rsidRDefault="00B36BBC" w:rsidP="00B36BBC">
      <w:pPr>
        <w:rPr>
          <w:b/>
        </w:rPr>
      </w:pPr>
    </w:p>
    <w:p w:rsidR="00B36BBC" w:rsidRDefault="00B36BBC" w:rsidP="00B36BBC">
      <w:pPr>
        <w:rPr>
          <w:b/>
        </w:rPr>
      </w:pPr>
    </w:p>
    <w:p w:rsidR="00B36BBC" w:rsidRDefault="00B36BBC" w:rsidP="005450D8">
      <w:pPr>
        <w:rPr>
          <w:b/>
        </w:rPr>
      </w:pPr>
    </w:p>
    <w:p w:rsidR="005A08DB" w:rsidRDefault="005A08DB" w:rsidP="005450D8">
      <w:pPr>
        <w:rPr>
          <w:b/>
        </w:rPr>
      </w:pPr>
    </w:p>
    <w:p w:rsidR="005A08DB" w:rsidRDefault="005A08DB" w:rsidP="005450D8">
      <w:pPr>
        <w:rPr>
          <w:b/>
        </w:rPr>
      </w:pPr>
    </w:p>
    <w:p w:rsidR="005A08DB" w:rsidRDefault="005A08DB" w:rsidP="005450D8">
      <w:pPr>
        <w:rPr>
          <w:b/>
        </w:rPr>
      </w:pPr>
    </w:p>
    <w:p w:rsidR="005A08DB" w:rsidRDefault="005A08DB" w:rsidP="005450D8">
      <w:pPr>
        <w:rPr>
          <w:b/>
        </w:rPr>
      </w:pPr>
    </w:p>
    <w:p w:rsidR="005A08DB" w:rsidRDefault="005A08DB" w:rsidP="005A08DB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5A08DB" w:rsidRDefault="005A08DB" w:rsidP="005A08DB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5A08DB" w:rsidRDefault="005A08DB" w:rsidP="005A08DB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5A08DB" w:rsidRDefault="005A08DB" w:rsidP="005A08DB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5A08DB" w:rsidRDefault="005A08DB" w:rsidP="005A08DB"/>
    <w:p w:rsidR="005A08DB" w:rsidRDefault="005A08DB" w:rsidP="005A08DB"/>
    <w:p w:rsidR="005A08DB" w:rsidRDefault="005A08DB" w:rsidP="005A08DB">
      <w:pPr>
        <w:pStyle w:val="Ttulo1"/>
      </w:pPr>
      <w:r>
        <w:t>ORD EN DE TRABAJO  N°      06408</w:t>
      </w:r>
    </w:p>
    <w:p w:rsidR="005A08DB" w:rsidRDefault="005A08DB" w:rsidP="005A08DB"/>
    <w:p w:rsidR="005A08DB" w:rsidRDefault="00C37AD6" w:rsidP="005A08DB">
      <w:r>
        <w:t>FECHA:</w:t>
      </w:r>
      <w:r>
        <w:tab/>
      </w:r>
      <w:r w:rsidR="003D4BA5">
        <w:t xml:space="preserve">Medellín, Abril </w:t>
      </w:r>
      <w:r>
        <w:t xml:space="preserve">  10   de   2010</w:t>
      </w:r>
    </w:p>
    <w:p w:rsidR="005A08DB" w:rsidRDefault="005A08DB" w:rsidP="005A08DB">
      <w:r>
        <w:t>PARA:</w:t>
      </w:r>
      <w:r>
        <w:tab/>
      </w:r>
      <w:r>
        <w:tab/>
        <w:t>PLÁSTICOS DARMA</w:t>
      </w:r>
    </w:p>
    <w:p w:rsidR="005A08DB" w:rsidRDefault="005A08DB" w:rsidP="005A08DB">
      <w:r>
        <w:t>ATENCIÓN:</w:t>
      </w:r>
      <w:r>
        <w:tab/>
        <w:t>Sr. Darío Jaramillo</w:t>
      </w:r>
    </w:p>
    <w:p w:rsidR="005A08DB" w:rsidRDefault="005A08DB" w:rsidP="005A08DB">
      <w:r>
        <w:tab/>
      </w:r>
      <w:r>
        <w:tab/>
        <w:t>Gerente.</w:t>
      </w:r>
    </w:p>
    <w:p w:rsidR="005A08DB" w:rsidRDefault="005A08DB" w:rsidP="005A08DB"/>
    <w:p w:rsidR="005A08DB" w:rsidRDefault="005A08DB" w:rsidP="005A08DB">
      <w:r>
        <w:t>Apreciado Don Darío:</w:t>
      </w:r>
    </w:p>
    <w:p w:rsidR="005A08DB" w:rsidRDefault="005A08DB" w:rsidP="005A08DB"/>
    <w:p w:rsidR="005A08DB" w:rsidRDefault="005A08DB" w:rsidP="005A08DB">
      <w:r>
        <w:t>Con la presente estamos solicitando el siguiente Material :</w:t>
      </w:r>
    </w:p>
    <w:p w:rsidR="005A08DB" w:rsidRDefault="005A08DB" w:rsidP="005A08DB"/>
    <w:p w:rsidR="005A08DB" w:rsidRDefault="005A08DB" w:rsidP="005A08DB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5A08DB" w:rsidRDefault="005A08DB" w:rsidP="005A08DB">
      <w:pPr>
        <w:rPr>
          <w:b/>
          <w:bCs/>
          <w:u w:val="single"/>
        </w:rPr>
      </w:pPr>
    </w:p>
    <w:p w:rsidR="005A08DB" w:rsidRDefault="005A08DB" w:rsidP="005A08DB">
      <w:r>
        <w:t>MATERIAL:</w:t>
      </w:r>
      <w:r>
        <w:tab/>
      </w:r>
      <w:r>
        <w:tab/>
        <w:t>Polietileno Alta Densidad  BLANCA  LAMINA</w:t>
      </w:r>
    </w:p>
    <w:p w:rsidR="005A08DB" w:rsidRDefault="005A08DB" w:rsidP="005A08DB">
      <w:r>
        <w:t>MEDIDA:</w:t>
      </w:r>
      <w:r>
        <w:tab/>
      </w:r>
      <w:r>
        <w:tab/>
      </w:r>
      <w:r w:rsidRPr="00744106">
        <w:rPr>
          <w:b/>
        </w:rPr>
        <w:t>80   Cms.</w:t>
      </w:r>
    </w:p>
    <w:p w:rsidR="005A08DB" w:rsidRDefault="005A08DB" w:rsidP="005A08DB">
      <w:pPr>
        <w:rPr>
          <w:b/>
          <w:bCs/>
        </w:rPr>
      </w:pPr>
      <w:r>
        <w:t>CALIBRE:</w:t>
      </w:r>
      <w:r>
        <w:tab/>
      </w:r>
      <w:r>
        <w:tab/>
      </w:r>
      <w:r w:rsidRPr="00744106">
        <w:rPr>
          <w:b/>
        </w:rPr>
        <w:t xml:space="preserve">2.0 </w:t>
      </w:r>
      <w:r w:rsidRPr="00744106">
        <w:rPr>
          <w:b/>
          <w:bCs/>
        </w:rPr>
        <w:t xml:space="preserve">  ”</w:t>
      </w:r>
    </w:p>
    <w:p w:rsidR="005A08DB" w:rsidRDefault="005A08DB" w:rsidP="005A08DB">
      <w:r>
        <w:t>COLOR:</w:t>
      </w:r>
      <w:r>
        <w:tab/>
      </w:r>
      <w:r>
        <w:tab/>
        <w:t>BLANCA</w:t>
      </w:r>
      <w:r w:rsidRPr="000F0005">
        <w:rPr>
          <w:b/>
        </w:rPr>
        <w:t xml:space="preserve"> </w:t>
      </w:r>
      <w:r>
        <w:t xml:space="preserve"> </w:t>
      </w:r>
    </w:p>
    <w:p w:rsidR="005A08DB" w:rsidRDefault="005A08DB" w:rsidP="005A08DB">
      <w:r>
        <w:t>TRATADO:</w:t>
      </w:r>
      <w:r>
        <w:tab/>
      </w:r>
      <w:r>
        <w:tab/>
        <w:t>2 Caras.</w:t>
      </w:r>
    </w:p>
    <w:p w:rsidR="005A08DB" w:rsidRDefault="005A08DB" w:rsidP="005A08DB">
      <w:pPr>
        <w:rPr>
          <w:b/>
          <w:bCs/>
        </w:rPr>
      </w:pPr>
      <w:r>
        <w:t>CANTIDAD:</w:t>
      </w:r>
      <w:r>
        <w:tab/>
      </w:r>
      <w:r>
        <w:tab/>
        <w:t>160   Kg.</w:t>
      </w:r>
      <w:r>
        <w:rPr>
          <w:b/>
          <w:bCs/>
        </w:rPr>
        <w:tab/>
        <w:t xml:space="preserve"> </w:t>
      </w:r>
    </w:p>
    <w:p w:rsidR="005A08DB" w:rsidRDefault="005A08DB" w:rsidP="005A08DB">
      <w:r>
        <w:t>REFERENCIA:</w:t>
      </w:r>
      <w:r>
        <w:tab/>
      </w:r>
      <w:r w:rsidRPr="0083571E">
        <w:rPr>
          <w:b/>
        </w:rPr>
        <w:t>MADE IN COLOMBIA</w:t>
      </w:r>
    </w:p>
    <w:p w:rsidR="005A08DB" w:rsidRDefault="005A08DB" w:rsidP="005A08DB">
      <w:r>
        <w:t>COLORES:</w:t>
      </w:r>
      <w:r>
        <w:tab/>
      </w:r>
      <w:r>
        <w:tab/>
        <w:t>3 ( Rojo – Azul - Amarillo )</w:t>
      </w:r>
    </w:p>
    <w:p w:rsidR="005A08DB" w:rsidRDefault="005A08DB" w:rsidP="005A08DB">
      <w:r>
        <w:t>CARAS:</w:t>
      </w:r>
      <w:r>
        <w:tab/>
      </w:r>
      <w:r>
        <w:tab/>
        <w:t>2  ( 3 X 1 – 3 X 1 )</w:t>
      </w:r>
    </w:p>
    <w:p w:rsidR="005A08DB" w:rsidRDefault="005A08DB" w:rsidP="005A08DB">
      <w:r>
        <w:t>REPETICIÓN:</w:t>
      </w:r>
      <w:r>
        <w:tab/>
        <w:t>38</w:t>
      </w:r>
    </w:p>
    <w:p w:rsidR="005A08DB" w:rsidRDefault="005A08DB" w:rsidP="005A08DB">
      <w:r>
        <w:t>RODILLO:</w:t>
      </w:r>
      <w:r>
        <w:tab/>
      </w:r>
      <w:r>
        <w:tab/>
        <w:t>38</w:t>
      </w:r>
    </w:p>
    <w:p w:rsidR="005A08DB" w:rsidRDefault="005A08DB" w:rsidP="005A08DB">
      <w:r>
        <w:t>BOLSA:</w:t>
      </w:r>
      <w:r>
        <w:tab/>
      </w:r>
      <w:r>
        <w:tab/>
        <w:t xml:space="preserve">38 x 40     cms    ( con tira plastica roja ) </w:t>
      </w:r>
    </w:p>
    <w:p w:rsidR="005A08DB" w:rsidRDefault="005A08DB" w:rsidP="005A08DB">
      <w:r>
        <w:t>SELLADO:</w:t>
      </w:r>
      <w:r>
        <w:tab/>
      </w:r>
      <w:r>
        <w:tab/>
        <w:t>Lateral</w:t>
      </w:r>
    </w:p>
    <w:p w:rsidR="005A08DB" w:rsidRDefault="005A08DB" w:rsidP="005A08DB"/>
    <w:p w:rsidR="005A08DB" w:rsidRDefault="005A08DB" w:rsidP="005A08DB">
      <w:r>
        <w:rPr>
          <w:b/>
          <w:bCs/>
          <w:u w:val="single"/>
        </w:rPr>
        <w:t>NOTA:</w:t>
      </w:r>
      <w:r>
        <w:t xml:space="preserve">  * Los cyreles  se encuentran en su planta   (se  anexan  cambios  )</w:t>
      </w:r>
    </w:p>
    <w:p w:rsidR="005A08DB" w:rsidRDefault="005A08DB" w:rsidP="005A08DB">
      <w:pPr>
        <w:numPr>
          <w:ilvl w:val="0"/>
          <w:numId w:val="1"/>
        </w:numPr>
      </w:pPr>
      <w:r>
        <w:t>Se envían Arte  para tonos   y  alturas</w:t>
      </w:r>
    </w:p>
    <w:p w:rsidR="005A08DB" w:rsidRPr="006E425A" w:rsidRDefault="005A08DB" w:rsidP="005A08DB">
      <w:pPr>
        <w:numPr>
          <w:ilvl w:val="0"/>
          <w:numId w:val="1"/>
        </w:numPr>
        <w:rPr>
          <w:b/>
          <w:sz w:val="22"/>
          <w:szCs w:val="22"/>
          <w:u w:val="single"/>
        </w:rPr>
      </w:pPr>
      <w:r w:rsidRPr="006E425A">
        <w:rPr>
          <w:b/>
          <w:sz w:val="22"/>
          <w:szCs w:val="22"/>
          <w:u w:val="single"/>
        </w:rPr>
        <w:t>SE APRUEBA MONTAJE DE IMPRESIÓN</w:t>
      </w:r>
    </w:p>
    <w:p w:rsidR="005A08DB" w:rsidRPr="00A94B54" w:rsidRDefault="005A08DB" w:rsidP="005A08DB">
      <w:pPr>
        <w:numPr>
          <w:ilvl w:val="0"/>
          <w:numId w:val="1"/>
        </w:num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LLEVA  CAMBIOS EN LAS DIRECCIONES SE ENVIA CYREL DE GRAFIFLEX .</w:t>
      </w:r>
    </w:p>
    <w:p w:rsidR="005A08DB" w:rsidRDefault="005A08DB" w:rsidP="005A08DB">
      <w:pPr>
        <w:ind w:left="885"/>
      </w:pPr>
    </w:p>
    <w:p w:rsidR="005A08DB" w:rsidRPr="0098114D" w:rsidRDefault="005A08DB" w:rsidP="005A08DB">
      <w:pPr>
        <w:rPr>
          <w:b/>
          <w:u w:val="single"/>
        </w:rPr>
      </w:pPr>
    </w:p>
    <w:p w:rsidR="005A08DB" w:rsidRDefault="005A08DB" w:rsidP="005A08DB">
      <w:r>
        <w:t>Agradezco la atención y colaboración prestada.</w:t>
      </w:r>
    </w:p>
    <w:p w:rsidR="005A08DB" w:rsidRDefault="005A08DB" w:rsidP="005A08DB"/>
    <w:p w:rsidR="005A08DB" w:rsidRDefault="005A08DB" w:rsidP="005A08DB">
      <w:r>
        <w:t>Cordialmente</w:t>
      </w:r>
    </w:p>
    <w:p w:rsidR="005A08DB" w:rsidRDefault="005A08DB" w:rsidP="005A08DB"/>
    <w:p w:rsidR="005A08DB" w:rsidRDefault="005A08DB" w:rsidP="005A08DB"/>
    <w:p w:rsidR="005A08DB" w:rsidRDefault="005A08DB" w:rsidP="005A08DB">
      <w:r>
        <w:t>RICARDO CASAS ZAPATA</w:t>
      </w:r>
    </w:p>
    <w:p w:rsidR="005A08DB" w:rsidRDefault="005A08DB" w:rsidP="005A08DB">
      <w:r>
        <w:t>Director.</w:t>
      </w:r>
    </w:p>
    <w:p w:rsidR="005A08DB" w:rsidRDefault="005A08DB" w:rsidP="005450D8">
      <w:pPr>
        <w:rPr>
          <w:b/>
        </w:rPr>
      </w:pPr>
    </w:p>
    <w:p w:rsidR="00697039" w:rsidRDefault="00697039" w:rsidP="005450D8">
      <w:pPr>
        <w:rPr>
          <w:b/>
        </w:rPr>
      </w:pPr>
    </w:p>
    <w:p w:rsidR="00697039" w:rsidRDefault="00697039" w:rsidP="00697039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697039" w:rsidRDefault="00697039" w:rsidP="00697039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697039" w:rsidRDefault="00697039" w:rsidP="00697039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697039" w:rsidRDefault="00697039" w:rsidP="00697039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697039" w:rsidRDefault="00697039" w:rsidP="00697039">
      <w:pPr>
        <w:rPr>
          <w:b/>
          <w:bCs/>
        </w:rPr>
      </w:pPr>
    </w:p>
    <w:p w:rsidR="00697039" w:rsidRDefault="00697039" w:rsidP="00697039">
      <w:pPr>
        <w:pStyle w:val="Ttulo1"/>
      </w:pPr>
      <w:r>
        <w:lastRenderedPageBreak/>
        <w:t>ORDEN DE TRABAJO    N°      06420</w:t>
      </w:r>
    </w:p>
    <w:p w:rsidR="00697039" w:rsidRDefault="00697039" w:rsidP="00697039"/>
    <w:p w:rsidR="00697039" w:rsidRDefault="00697039" w:rsidP="00697039">
      <w:r>
        <w:t>FECHA:</w:t>
      </w:r>
      <w:r>
        <w:tab/>
        <w:t>Medellín, Abril  12   de 2010</w:t>
      </w:r>
    </w:p>
    <w:p w:rsidR="00697039" w:rsidRDefault="00697039" w:rsidP="00697039">
      <w:r>
        <w:t>PARA:</w:t>
      </w:r>
      <w:r>
        <w:tab/>
      </w:r>
      <w:r>
        <w:tab/>
        <w:t>PLÁSTICOS DARMA</w:t>
      </w:r>
    </w:p>
    <w:p w:rsidR="00697039" w:rsidRDefault="00697039" w:rsidP="00697039">
      <w:r>
        <w:t>ATENCIÓN:</w:t>
      </w:r>
      <w:r>
        <w:tab/>
        <w:t>Sr. Darío Jaramillo</w:t>
      </w:r>
    </w:p>
    <w:p w:rsidR="00697039" w:rsidRDefault="00697039" w:rsidP="00697039">
      <w:r>
        <w:tab/>
      </w:r>
      <w:r>
        <w:tab/>
        <w:t>Gerente.</w:t>
      </w:r>
    </w:p>
    <w:p w:rsidR="00697039" w:rsidRDefault="00697039" w:rsidP="00697039"/>
    <w:p w:rsidR="00697039" w:rsidRDefault="00697039" w:rsidP="00697039">
      <w:r>
        <w:t>Apreciado Don Darío:</w:t>
      </w:r>
    </w:p>
    <w:p w:rsidR="00697039" w:rsidRDefault="00697039" w:rsidP="00697039"/>
    <w:p w:rsidR="00697039" w:rsidRDefault="00697039" w:rsidP="00697039">
      <w:r>
        <w:t>Con la presente estamos solicitando el siguiente servicio de  IMPRESION:</w:t>
      </w:r>
    </w:p>
    <w:p w:rsidR="00697039" w:rsidRDefault="00697039" w:rsidP="00697039"/>
    <w:p w:rsidR="00697039" w:rsidRDefault="00697039" w:rsidP="00697039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697039" w:rsidRDefault="00697039" w:rsidP="00697039">
      <w:r>
        <w:t>MATERIAL   :           Polipropileno Tubular de    45  cms</w:t>
      </w:r>
    </w:p>
    <w:p w:rsidR="00697039" w:rsidRDefault="00697039" w:rsidP="00697039">
      <w:r>
        <w:t xml:space="preserve">CLIBRE      :               </w:t>
      </w:r>
      <w:smartTag w:uri="urn:schemas-microsoft-com:office:smarttags" w:element="metricconverter">
        <w:smartTagPr>
          <w:attr w:name="ProductID" w:val="1.5 ”"/>
        </w:smartTagPr>
        <w:r>
          <w:t>1.5 ”</w:t>
        </w:r>
      </w:smartTag>
    </w:p>
    <w:p w:rsidR="00697039" w:rsidRDefault="00697039" w:rsidP="00697039">
      <w:pPr>
        <w:rPr>
          <w:b/>
        </w:rPr>
      </w:pPr>
      <w:r>
        <w:t>REFERENCIA:</w:t>
      </w:r>
      <w:r>
        <w:tab/>
      </w:r>
      <w:r>
        <w:rPr>
          <w:b/>
        </w:rPr>
        <w:t>PAN  TAJADO</w:t>
      </w:r>
      <w:r w:rsidR="00837489">
        <w:rPr>
          <w:b/>
        </w:rPr>
        <w:t xml:space="preserve"> </w:t>
      </w:r>
      <w:r w:rsidR="00837489" w:rsidRPr="00837489">
        <w:rPr>
          <w:b/>
          <w:sz w:val="32"/>
          <w:szCs w:val="32"/>
        </w:rPr>
        <w:t>ECONOMICO</w:t>
      </w:r>
      <w:r>
        <w:rPr>
          <w:b/>
        </w:rPr>
        <w:t xml:space="preserve">   MARKYPAN</w:t>
      </w:r>
      <w:r>
        <w:rPr>
          <w:b/>
        </w:rPr>
        <w:tab/>
      </w:r>
    </w:p>
    <w:p w:rsidR="00697039" w:rsidRDefault="003A5811" w:rsidP="00697039">
      <w:r>
        <w:t>CANTIDAD    :          5</w:t>
      </w:r>
      <w:r w:rsidR="00697039">
        <w:t>0    Kg</w:t>
      </w:r>
    </w:p>
    <w:p w:rsidR="00697039" w:rsidRDefault="00697039" w:rsidP="00697039">
      <w:r>
        <w:t>COLORES:</w:t>
      </w:r>
      <w:r>
        <w:tab/>
      </w:r>
      <w:r>
        <w:tab/>
        <w:t xml:space="preserve">4 ( 3 X 1 – 2 X 1 ) </w:t>
      </w:r>
    </w:p>
    <w:p w:rsidR="00697039" w:rsidRDefault="00697039" w:rsidP="00697039">
      <w:r>
        <w:t>CARAS:</w:t>
      </w:r>
      <w:r>
        <w:tab/>
      </w:r>
      <w:r>
        <w:tab/>
        <w:t>2</w:t>
      </w:r>
    </w:p>
    <w:p w:rsidR="00697039" w:rsidRDefault="00697039" w:rsidP="00697039">
      <w:r>
        <w:t>REPETICIÓN:</w:t>
      </w:r>
      <w:r>
        <w:tab/>
        <w:t>20</w:t>
      </w:r>
    </w:p>
    <w:p w:rsidR="00697039" w:rsidRDefault="00697039" w:rsidP="00697039">
      <w:r>
        <w:t>RODILLO:</w:t>
      </w:r>
      <w:r>
        <w:tab/>
      </w:r>
      <w:r>
        <w:tab/>
        <w:t>40</w:t>
      </w:r>
    </w:p>
    <w:p w:rsidR="00697039" w:rsidRDefault="00697039" w:rsidP="00697039">
      <w:r>
        <w:t>BOLSA:</w:t>
      </w:r>
      <w:r>
        <w:tab/>
      </w:r>
      <w:r>
        <w:tab/>
        <w:t xml:space="preserve">20  x 41  +  4  cms  FF </w:t>
      </w:r>
    </w:p>
    <w:p w:rsidR="00697039" w:rsidRDefault="00697039" w:rsidP="00697039">
      <w:r>
        <w:t>SELLADO:</w:t>
      </w:r>
      <w:r>
        <w:tab/>
      </w:r>
      <w:r>
        <w:tab/>
        <w:t>Para selle lateral.</w:t>
      </w:r>
    </w:p>
    <w:p w:rsidR="00697039" w:rsidRDefault="00697039" w:rsidP="00697039"/>
    <w:p w:rsidR="00697039" w:rsidRDefault="00697039" w:rsidP="00697039"/>
    <w:p w:rsidR="00697039" w:rsidRDefault="00697039" w:rsidP="00697039">
      <w:r>
        <w:rPr>
          <w:b/>
          <w:bCs/>
          <w:u w:val="single"/>
        </w:rPr>
        <w:t>NOTA:</w:t>
      </w:r>
      <w:r>
        <w:t xml:space="preserve">  * Los cyreles  en su  planta</w:t>
      </w:r>
    </w:p>
    <w:p w:rsidR="00697039" w:rsidRDefault="00697039" w:rsidP="00697039">
      <w:pPr>
        <w:numPr>
          <w:ilvl w:val="0"/>
          <w:numId w:val="1"/>
        </w:numPr>
      </w:pPr>
      <w:r>
        <w:t>Se envían  Arte para  tonos y alturas</w:t>
      </w:r>
    </w:p>
    <w:p w:rsidR="00697039" w:rsidRDefault="00697039" w:rsidP="00697039">
      <w:pPr>
        <w:numPr>
          <w:ilvl w:val="0"/>
          <w:numId w:val="2"/>
        </w:numPr>
        <w:rPr>
          <w:b/>
        </w:rPr>
      </w:pPr>
      <w:r>
        <w:t xml:space="preserve">Se  envia el material de PP de </w:t>
      </w:r>
      <w:r w:rsidRPr="00426168">
        <w:rPr>
          <w:b/>
        </w:rPr>
        <w:t>45  cms</w:t>
      </w:r>
    </w:p>
    <w:p w:rsidR="00697039" w:rsidRPr="00F90728" w:rsidRDefault="00697039" w:rsidP="00697039">
      <w:pPr>
        <w:numPr>
          <w:ilvl w:val="0"/>
          <w:numId w:val="2"/>
        </w:numPr>
      </w:pPr>
      <w:r>
        <w:rPr>
          <w:b/>
        </w:rPr>
        <w:t>Se  aprueba  impresión</w:t>
      </w:r>
    </w:p>
    <w:p w:rsidR="00697039" w:rsidRDefault="00697039" w:rsidP="00697039">
      <w:pPr>
        <w:numPr>
          <w:ilvl w:val="0"/>
          <w:numId w:val="2"/>
        </w:numPr>
      </w:pPr>
      <w:r>
        <w:rPr>
          <w:b/>
        </w:rPr>
        <w:t>RETIRAR CYREL “ APADRINADO POR SOL DE ORIENTE”</w:t>
      </w:r>
    </w:p>
    <w:p w:rsidR="00697039" w:rsidRDefault="00697039" w:rsidP="00697039">
      <w:pPr>
        <w:ind w:left="885"/>
      </w:pPr>
    </w:p>
    <w:p w:rsidR="00697039" w:rsidRDefault="00697039" w:rsidP="00697039">
      <w:pPr>
        <w:ind w:left="885"/>
      </w:pPr>
    </w:p>
    <w:p w:rsidR="00697039" w:rsidRDefault="00697039" w:rsidP="00697039">
      <w:r>
        <w:t>Agradezco la atención y colaboración prestada</w:t>
      </w:r>
    </w:p>
    <w:p w:rsidR="00697039" w:rsidRDefault="00697039" w:rsidP="00697039"/>
    <w:p w:rsidR="00697039" w:rsidRDefault="00697039" w:rsidP="00697039"/>
    <w:p w:rsidR="00697039" w:rsidRDefault="00697039" w:rsidP="00697039">
      <w:r>
        <w:t>Cordialmente,</w:t>
      </w:r>
    </w:p>
    <w:p w:rsidR="00697039" w:rsidRDefault="00697039" w:rsidP="00697039"/>
    <w:p w:rsidR="00697039" w:rsidRDefault="00697039" w:rsidP="00697039"/>
    <w:p w:rsidR="00697039" w:rsidRDefault="00697039" w:rsidP="00697039"/>
    <w:p w:rsidR="00697039" w:rsidRDefault="00697039" w:rsidP="00697039">
      <w:r>
        <w:t>RICARDO CASAS ZAPATA</w:t>
      </w:r>
    </w:p>
    <w:p w:rsidR="00697039" w:rsidRDefault="00697039" w:rsidP="00697039">
      <w:r>
        <w:t>Director.</w:t>
      </w:r>
    </w:p>
    <w:p w:rsidR="00697039" w:rsidRDefault="00697039" w:rsidP="00697039">
      <w:pPr>
        <w:rPr>
          <w:b/>
        </w:rPr>
      </w:pPr>
    </w:p>
    <w:p w:rsidR="00697039" w:rsidRDefault="00697039" w:rsidP="00697039"/>
    <w:p w:rsidR="009A17D4" w:rsidRDefault="009A17D4" w:rsidP="00697039"/>
    <w:p w:rsidR="009A17D4" w:rsidRDefault="009A17D4" w:rsidP="00697039"/>
    <w:p w:rsidR="009A17D4" w:rsidRDefault="009A17D4" w:rsidP="00697039"/>
    <w:p w:rsidR="009A17D4" w:rsidRDefault="009A17D4" w:rsidP="00697039"/>
    <w:p w:rsidR="009A17D4" w:rsidRDefault="009A17D4" w:rsidP="009A17D4">
      <w:pPr>
        <w:rPr>
          <w:b/>
        </w:rPr>
      </w:pPr>
    </w:p>
    <w:p w:rsidR="009A17D4" w:rsidRDefault="009A17D4" w:rsidP="009A17D4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9A17D4" w:rsidRDefault="009A17D4" w:rsidP="009A17D4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9A17D4" w:rsidRDefault="009A17D4" w:rsidP="009A17D4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9A17D4" w:rsidRDefault="009A17D4" w:rsidP="009A17D4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9A17D4" w:rsidRDefault="009A17D4" w:rsidP="009A17D4">
      <w:pPr>
        <w:rPr>
          <w:b/>
          <w:bCs/>
        </w:rPr>
      </w:pPr>
    </w:p>
    <w:p w:rsidR="009A17D4" w:rsidRDefault="009A17D4" w:rsidP="009A17D4">
      <w:pPr>
        <w:pStyle w:val="Ttulo1"/>
      </w:pPr>
    </w:p>
    <w:p w:rsidR="009A17D4" w:rsidRDefault="009A17D4" w:rsidP="009A17D4">
      <w:pPr>
        <w:pStyle w:val="Ttulo1"/>
      </w:pPr>
      <w:r>
        <w:t>ORDEN DE TRABAJO  N °      06419</w:t>
      </w:r>
    </w:p>
    <w:p w:rsidR="009A17D4" w:rsidRDefault="009A17D4" w:rsidP="009A17D4">
      <w:r>
        <w:t xml:space="preserve"> </w:t>
      </w:r>
    </w:p>
    <w:p w:rsidR="009A17D4" w:rsidRDefault="009A17D4" w:rsidP="009A17D4">
      <w:r>
        <w:t>FECHA:</w:t>
      </w:r>
      <w:r>
        <w:tab/>
        <w:t>Medellín, Abril   12   de  2010</w:t>
      </w:r>
    </w:p>
    <w:p w:rsidR="009A17D4" w:rsidRDefault="009A17D4" w:rsidP="009A17D4">
      <w:r>
        <w:t>PARA:</w:t>
      </w:r>
      <w:r>
        <w:tab/>
      </w:r>
      <w:r>
        <w:tab/>
        <w:t>PLÁSTICOS DARMA</w:t>
      </w:r>
    </w:p>
    <w:p w:rsidR="009A17D4" w:rsidRDefault="009A17D4" w:rsidP="009A17D4">
      <w:r>
        <w:t>ATENCIÓN:</w:t>
      </w:r>
      <w:r>
        <w:tab/>
        <w:t>Sr. Darío Jaramillo</w:t>
      </w:r>
    </w:p>
    <w:p w:rsidR="009A17D4" w:rsidRDefault="009A17D4" w:rsidP="009A17D4">
      <w:r>
        <w:tab/>
      </w:r>
      <w:r>
        <w:tab/>
        <w:t>Gerente.</w:t>
      </w:r>
    </w:p>
    <w:p w:rsidR="009A17D4" w:rsidRDefault="009A17D4" w:rsidP="009A17D4"/>
    <w:p w:rsidR="009A17D4" w:rsidRDefault="009A17D4" w:rsidP="009A17D4">
      <w:r>
        <w:t>Apreciado Don Darío:</w:t>
      </w:r>
    </w:p>
    <w:p w:rsidR="009A17D4" w:rsidRDefault="009A17D4" w:rsidP="009A17D4"/>
    <w:p w:rsidR="009A17D4" w:rsidRDefault="009A17D4" w:rsidP="009A17D4">
      <w:r>
        <w:t>Con la presente estamos solicitando el siguiente servicio de  IMPRESIÓN :</w:t>
      </w:r>
    </w:p>
    <w:p w:rsidR="009A17D4" w:rsidRDefault="009A17D4" w:rsidP="009A17D4"/>
    <w:p w:rsidR="009A17D4" w:rsidRDefault="009A17D4" w:rsidP="009A17D4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9A17D4" w:rsidRDefault="009A17D4" w:rsidP="009A17D4">
      <w:r>
        <w:t xml:space="preserve">MATERIAL   :           Polipropileno  Lamina  Mono  de  </w:t>
      </w:r>
      <w:r>
        <w:rPr>
          <w:b/>
        </w:rPr>
        <w:t>46</w:t>
      </w:r>
      <w:r w:rsidRPr="0080544B">
        <w:rPr>
          <w:b/>
        </w:rPr>
        <w:t xml:space="preserve">     cms</w:t>
      </w:r>
    </w:p>
    <w:p w:rsidR="009A17D4" w:rsidRDefault="009A17D4" w:rsidP="009A17D4">
      <w:r>
        <w:t>CLIBRE      :               1.5  ”</w:t>
      </w:r>
    </w:p>
    <w:p w:rsidR="009A17D4" w:rsidRPr="00AD5DCF" w:rsidRDefault="009A17D4" w:rsidP="009A17D4">
      <w:pPr>
        <w:rPr>
          <w:b/>
        </w:rPr>
      </w:pPr>
      <w:r>
        <w:t>REFERENCIA:</w:t>
      </w:r>
      <w:r>
        <w:tab/>
      </w:r>
      <w:r>
        <w:rPr>
          <w:b/>
        </w:rPr>
        <w:t xml:space="preserve">LA   VICTORIA   23  cm </w:t>
      </w:r>
    </w:p>
    <w:p w:rsidR="009A17D4" w:rsidRDefault="009A17D4" w:rsidP="009A17D4">
      <w:r>
        <w:t xml:space="preserve">CANTIDAD    :          </w:t>
      </w:r>
      <w:r w:rsidRPr="00186E12">
        <w:rPr>
          <w:b/>
        </w:rPr>
        <w:t>500</w:t>
      </w:r>
      <w:r>
        <w:t xml:space="preserve">    Kg</w:t>
      </w:r>
    </w:p>
    <w:p w:rsidR="009A17D4" w:rsidRDefault="009A17D4" w:rsidP="009A17D4">
      <w:r>
        <w:t>COLORES:</w:t>
      </w:r>
      <w:r>
        <w:tab/>
      </w:r>
      <w:r>
        <w:tab/>
        <w:t>1 ( Según  arte )</w:t>
      </w:r>
    </w:p>
    <w:p w:rsidR="009A17D4" w:rsidRDefault="009A17D4" w:rsidP="009A17D4">
      <w:r>
        <w:t>CARAS:</w:t>
      </w:r>
      <w:r>
        <w:tab/>
      </w:r>
      <w:r>
        <w:tab/>
        <w:t xml:space="preserve">1  </w:t>
      </w:r>
    </w:p>
    <w:p w:rsidR="009A17D4" w:rsidRDefault="009A17D4" w:rsidP="009A17D4">
      <w:r>
        <w:t>REPETICIÓN:</w:t>
      </w:r>
      <w:r>
        <w:tab/>
        <w:t>Continua</w:t>
      </w:r>
    </w:p>
    <w:p w:rsidR="009A17D4" w:rsidRDefault="009A17D4" w:rsidP="009A17D4">
      <w:r>
        <w:t>RODILLO:</w:t>
      </w:r>
      <w:r>
        <w:tab/>
      </w:r>
      <w:r>
        <w:tab/>
        <w:t>Según  Plano</w:t>
      </w:r>
    </w:p>
    <w:p w:rsidR="009A17D4" w:rsidRDefault="009A17D4" w:rsidP="009A17D4">
      <w:r>
        <w:t>LAMINA:</w:t>
      </w:r>
      <w:r>
        <w:tab/>
      </w:r>
      <w:r>
        <w:tab/>
      </w:r>
      <w:r w:rsidRPr="00121544">
        <w:rPr>
          <w:b/>
        </w:rPr>
        <w:t xml:space="preserve">23 </w:t>
      </w:r>
      <w:r>
        <w:t xml:space="preserve">   cms   Impresión  Continua.</w:t>
      </w:r>
    </w:p>
    <w:p w:rsidR="009A17D4" w:rsidRDefault="009A17D4" w:rsidP="009A17D4">
      <w:r>
        <w:t>REBOBINADO:</w:t>
      </w:r>
      <w:r>
        <w:tab/>
        <w:t xml:space="preserve">Parejo  a la  Mitad (  23  cm )  </w:t>
      </w:r>
      <w:r w:rsidRPr="00FB33D0">
        <w:rPr>
          <w:b/>
        </w:rPr>
        <w:t xml:space="preserve">( Bobinas de </w:t>
      </w:r>
      <w:r>
        <w:rPr>
          <w:b/>
        </w:rPr>
        <w:t xml:space="preserve">20 </w:t>
      </w:r>
      <w:r w:rsidRPr="00FB33D0">
        <w:rPr>
          <w:b/>
        </w:rPr>
        <w:t xml:space="preserve">  Kg  )</w:t>
      </w:r>
    </w:p>
    <w:p w:rsidR="009A17D4" w:rsidRDefault="009A17D4" w:rsidP="009A17D4"/>
    <w:p w:rsidR="009A17D4" w:rsidRDefault="009A17D4" w:rsidP="009A17D4"/>
    <w:p w:rsidR="009A17D4" w:rsidRDefault="009A17D4" w:rsidP="009A17D4">
      <w:r>
        <w:rPr>
          <w:b/>
          <w:bCs/>
          <w:u w:val="single"/>
        </w:rPr>
        <w:t>NOTA:</w:t>
      </w:r>
      <w:r>
        <w:t xml:space="preserve">  *   Los cyreles   se encuentran en su   planta</w:t>
      </w:r>
    </w:p>
    <w:p w:rsidR="009A17D4" w:rsidRDefault="009A17D4" w:rsidP="009A17D4">
      <w:pPr>
        <w:numPr>
          <w:ilvl w:val="0"/>
          <w:numId w:val="1"/>
        </w:numPr>
      </w:pPr>
      <w:r>
        <w:t>Se envían ARTE    para tonos y alturas</w:t>
      </w:r>
    </w:p>
    <w:p w:rsidR="009A17D4" w:rsidRPr="00307118" w:rsidRDefault="009A17D4" w:rsidP="009A17D4">
      <w:pPr>
        <w:numPr>
          <w:ilvl w:val="0"/>
          <w:numId w:val="2"/>
        </w:numPr>
      </w:pPr>
      <w:r>
        <w:t xml:space="preserve">Se  envia el material de PP </w:t>
      </w:r>
      <w:r>
        <w:rPr>
          <w:b/>
        </w:rPr>
        <w:t xml:space="preserve">de  46 </w:t>
      </w:r>
      <w:r w:rsidRPr="00AD5DCF">
        <w:rPr>
          <w:b/>
        </w:rPr>
        <w:t xml:space="preserve">  cms</w:t>
      </w:r>
      <w:r>
        <w:rPr>
          <w:b/>
        </w:rPr>
        <w:t xml:space="preserve">   Lamina</w:t>
      </w:r>
    </w:p>
    <w:p w:rsidR="009A17D4" w:rsidRPr="007A4344" w:rsidRDefault="009A17D4" w:rsidP="009A17D4">
      <w:pPr>
        <w:ind w:left="1500"/>
        <w:rPr>
          <w:sz w:val="28"/>
          <w:szCs w:val="28"/>
        </w:rPr>
      </w:pPr>
      <w:r>
        <w:rPr>
          <w:b/>
        </w:rPr>
        <w:t xml:space="preserve"> </w:t>
      </w:r>
    </w:p>
    <w:p w:rsidR="009A17D4" w:rsidRDefault="009A17D4" w:rsidP="009A17D4">
      <w:pPr>
        <w:ind w:left="885"/>
      </w:pPr>
    </w:p>
    <w:p w:rsidR="009A17D4" w:rsidRDefault="009A17D4" w:rsidP="009A17D4">
      <w:pPr>
        <w:ind w:left="885"/>
      </w:pPr>
    </w:p>
    <w:p w:rsidR="009A17D4" w:rsidRDefault="009A17D4" w:rsidP="009A17D4">
      <w:r>
        <w:t>Agradezco la atención y colaboración prestada.</w:t>
      </w:r>
    </w:p>
    <w:p w:rsidR="009A17D4" w:rsidRDefault="009A17D4" w:rsidP="009A17D4"/>
    <w:p w:rsidR="009A17D4" w:rsidRDefault="009A17D4" w:rsidP="009A17D4"/>
    <w:p w:rsidR="009A17D4" w:rsidRDefault="009A17D4" w:rsidP="009A17D4">
      <w:r>
        <w:t>Cordialmente,</w:t>
      </w:r>
    </w:p>
    <w:p w:rsidR="009A17D4" w:rsidRDefault="009A17D4" w:rsidP="009A17D4"/>
    <w:p w:rsidR="009A17D4" w:rsidRDefault="009A17D4" w:rsidP="009A17D4"/>
    <w:p w:rsidR="009A17D4" w:rsidRDefault="009A17D4" w:rsidP="009A17D4"/>
    <w:p w:rsidR="009A17D4" w:rsidRDefault="009A17D4" w:rsidP="009A17D4">
      <w:r>
        <w:t>RICARDO CASAS ZAPATA</w:t>
      </w:r>
    </w:p>
    <w:p w:rsidR="009A17D4" w:rsidRDefault="009A17D4" w:rsidP="009A17D4">
      <w:r>
        <w:t>Director.</w:t>
      </w:r>
    </w:p>
    <w:p w:rsidR="009A17D4" w:rsidRDefault="009A17D4" w:rsidP="009A17D4">
      <w:pPr>
        <w:rPr>
          <w:b/>
        </w:rPr>
      </w:pPr>
    </w:p>
    <w:p w:rsidR="009A17D4" w:rsidRPr="00D21B1E" w:rsidRDefault="009A17D4" w:rsidP="00697039"/>
    <w:p w:rsidR="00697039" w:rsidRDefault="00697039" w:rsidP="00697039">
      <w:pPr>
        <w:rPr>
          <w:b/>
        </w:rPr>
      </w:pPr>
    </w:p>
    <w:p w:rsidR="00D0636A" w:rsidRDefault="00D0636A" w:rsidP="00D0636A">
      <w:pPr>
        <w:rPr>
          <w:b/>
        </w:rPr>
      </w:pPr>
    </w:p>
    <w:p w:rsidR="00D0636A" w:rsidRDefault="00D0636A" w:rsidP="00D0636A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D0636A" w:rsidRDefault="00D0636A" w:rsidP="00D0636A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D0636A" w:rsidRDefault="00D0636A" w:rsidP="00D0636A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D0636A" w:rsidRDefault="00D0636A" w:rsidP="00D0636A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D0636A" w:rsidRDefault="00D0636A" w:rsidP="00D0636A">
      <w:pPr>
        <w:rPr>
          <w:b/>
          <w:bCs/>
        </w:rPr>
      </w:pPr>
    </w:p>
    <w:p w:rsidR="00D0636A" w:rsidRDefault="00D0636A" w:rsidP="00D0636A">
      <w:pPr>
        <w:pStyle w:val="Ttulo1"/>
      </w:pPr>
    </w:p>
    <w:p w:rsidR="00D0636A" w:rsidRDefault="00D0636A" w:rsidP="00D0636A">
      <w:pPr>
        <w:pStyle w:val="Ttulo1"/>
      </w:pPr>
      <w:r>
        <w:t>ORDEN DE TRABAJO     N °      06393</w:t>
      </w:r>
    </w:p>
    <w:p w:rsidR="00D0636A" w:rsidRDefault="00D0636A" w:rsidP="00D0636A"/>
    <w:p w:rsidR="00D0636A" w:rsidRDefault="00D0636A" w:rsidP="00D0636A">
      <w:r>
        <w:t>FECHA:</w:t>
      </w:r>
      <w:r>
        <w:tab/>
        <w:t>Medellín, Abril   12    de   2010</w:t>
      </w:r>
    </w:p>
    <w:p w:rsidR="00D0636A" w:rsidRDefault="00D0636A" w:rsidP="00D0636A">
      <w:r>
        <w:t>PARA:</w:t>
      </w:r>
      <w:r>
        <w:tab/>
      </w:r>
      <w:r>
        <w:tab/>
        <w:t>PLÁSTICOS DARMA</w:t>
      </w:r>
    </w:p>
    <w:p w:rsidR="00D0636A" w:rsidRDefault="00D0636A" w:rsidP="00D0636A">
      <w:r>
        <w:t>ATENCIÓN:</w:t>
      </w:r>
      <w:r>
        <w:tab/>
        <w:t>Sr. Darío Jaramillo</w:t>
      </w:r>
    </w:p>
    <w:p w:rsidR="00D0636A" w:rsidRDefault="00D0636A" w:rsidP="00D0636A">
      <w:r>
        <w:tab/>
      </w:r>
      <w:r>
        <w:tab/>
        <w:t>Gerente.</w:t>
      </w:r>
    </w:p>
    <w:p w:rsidR="00D0636A" w:rsidRDefault="00D0636A" w:rsidP="00D0636A"/>
    <w:p w:rsidR="00D0636A" w:rsidRDefault="00D0636A" w:rsidP="00D0636A">
      <w:r>
        <w:t>Apreciado Don Darío:</w:t>
      </w:r>
    </w:p>
    <w:p w:rsidR="00D0636A" w:rsidRDefault="00D0636A" w:rsidP="00D0636A"/>
    <w:p w:rsidR="00D0636A" w:rsidRDefault="00D0636A" w:rsidP="00D0636A">
      <w:r>
        <w:t>Con la presente estamos solicitando el siguiente servicio de  IMPRESIÓN :</w:t>
      </w:r>
    </w:p>
    <w:p w:rsidR="00D0636A" w:rsidRDefault="00D0636A" w:rsidP="00D0636A"/>
    <w:p w:rsidR="00D0636A" w:rsidRDefault="00D0636A" w:rsidP="00D0636A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D0636A" w:rsidRDefault="00D0636A" w:rsidP="00D0636A">
      <w:r>
        <w:t xml:space="preserve">MATERIAL   :           Polipropileno  Lamina  Mono  de  </w:t>
      </w:r>
      <w:r>
        <w:rPr>
          <w:b/>
        </w:rPr>
        <w:t>33</w:t>
      </w:r>
      <w:r w:rsidRPr="0080544B">
        <w:rPr>
          <w:b/>
        </w:rPr>
        <w:t xml:space="preserve">     cms</w:t>
      </w:r>
    </w:p>
    <w:p w:rsidR="00D0636A" w:rsidRDefault="00D0636A" w:rsidP="00D0636A">
      <w:r>
        <w:t>CLIBRE      :               2.0   ”</w:t>
      </w:r>
    </w:p>
    <w:p w:rsidR="00D0636A" w:rsidRPr="00AD5DCF" w:rsidRDefault="00D0636A" w:rsidP="00D0636A">
      <w:pPr>
        <w:rPr>
          <w:b/>
        </w:rPr>
      </w:pPr>
      <w:r>
        <w:t>REFERENCIA:</w:t>
      </w:r>
      <w:r>
        <w:tab/>
      </w:r>
      <w:r>
        <w:rPr>
          <w:b/>
        </w:rPr>
        <w:t xml:space="preserve">LA  VICTORIA   33   cm </w:t>
      </w:r>
    </w:p>
    <w:p w:rsidR="00D0636A" w:rsidRDefault="00D0636A" w:rsidP="00D0636A">
      <w:r>
        <w:t>CANTIDAD    :          300    Kg</w:t>
      </w:r>
    </w:p>
    <w:p w:rsidR="00D0636A" w:rsidRDefault="00D0636A" w:rsidP="00D0636A">
      <w:r>
        <w:t>COLORES:</w:t>
      </w:r>
      <w:r>
        <w:tab/>
      </w:r>
      <w:r>
        <w:tab/>
        <w:t>1    ( Según  arte )</w:t>
      </w:r>
    </w:p>
    <w:p w:rsidR="00D0636A" w:rsidRDefault="00D0636A" w:rsidP="00D0636A">
      <w:r>
        <w:t>CARAS:</w:t>
      </w:r>
      <w:r>
        <w:tab/>
      </w:r>
      <w:r>
        <w:tab/>
        <w:t xml:space="preserve">1  </w:t>
      </w:r>
    </w:p>
    <w:p w:rsidR="00D0636A" w:rsidRDefault="00D0636A" w:rsidP="00D0636A">
      <w:r>
        <w:t>REPETICIÓN:</w:t>
      </w:r>
      <w:r>
        <w:tab/>
        <w:t>Continua</w:t>
      </w:r>
    </w:p>
    <w:p w:rsidR="00D0636A" w:rsidRDefault="00D0636A" w:rsidP="00D0636A">
      <w:r>
        <w:t>RODILLO:</w:t>
      </w:r>
      <w:r>
        <w:tab/>
      </w:r>
      <w:r>
        <w:tab/>
        <w:t>Según  Plano</w:t>
      </w:r>
    </w:p>
    <w:p w:rsidR="00D0636A" w:rsidRDefault="00D0636A" w:rsidP="00D0636A">
      <w:r>
        <w:t>LAMINA:</w:t>
      </w:r>
      <w:r>
        <w:tab/>
      </w:r>
      <w:r>
        <w:tab/>
        <w:t>33    cms   Impresión  Continua.</w:t>
      </w:r>
    </w:p>
    <w:p w:rsidR="00D0636A" w:rsidRDefault="00D0636A" w:rsidP="00D0636A">
      <w:r>
        <w:t>REBOBINADO:</w:t>
      </w:r>
      <w:r>
        <w:tab/>
        <w:t xml:space="preserve">Parejo     </w:t>
      </w:r>
      <w:r w:rsidRPr="00FB33D0">
        <w:rPr>
          <w:b/>
        </w:rPr>
        <w:t xml:space="preserve">( Bobinas de </w:t>
      </w:r>
      <w:r>
        <w:rPr>
          <w:b/>
        </w:rPr>
        <w:t xml:space="preserve">20  </w:t>
      </w:r>
      <w:r w:rsidRPr="00FB33D0">
        <w:rPr>
          <w:b/>
        </w:rPr>
        <w:t xml:space="preserve"> Kg  )</w:t>
      </w:r>
    </w:p>
    <w:p w:rsidR="00D0636A" w:rsidRDefault="00D0636A" w:rsidP="00D0636A"/>
    <w:p w:rsidR="00D0636A" w:rsidRDefault="00D0636A" w:rsidP="00D0636A"/>
    <w:p w:rsidR="00D0636A" w:rsidRDefault="00D0636A" w:rsidP="00D0636A">
      <w:r>
        <w:rPr>
          <w:b/>
          <w:bCs/>
          <w:u w:val="single"/>
        </w:rPr>
        <w:t>NOTA:</w:t>
      </w:r>
      <w:r>
        <w:t xml:space="preserve">  *   Los cyreles se encuentran en su  planta</w:t>
      </w:r>
    </w:p>
    <w:p w:rsidR="00D0636A" w:rsidRDefault="00D0636A" w:rsidP="00D0636A">
      <w:pPr>
        <w:numPr>
          <w:ilvl w:val="0"/>
          <w:numId w:val="1"/>
        </w:numPr>
      </w:pPr>
      <w:r>
        <w:t>Se envían ARTE    para tonos y alturas</w:t>
      </w:r>
    </w:p>
    <w:p w:rsidR="00D0636A" w:rsidRPr="00307118" w:rsidRDefault="00D0636A" w:rsidP="00D0636A">
      <w:pPr>
        <w:numPr>
          <w:ilvl w:val="0"/>
          <w:numId w:val="2"/>
        </w:numPr>
      </w:pPr>
      <w:r>
        <w:t xml:space="preserve">Se  envia el material de PP </w:t>
      </w:r>
      <w:r>
        <w:rPr>
          <w:b/>
        </w:rPr>
        <w:t xml:space="preserve">de  33 </w:t>
      </w:r>
      <w:r w:rsidRPr="00AD5DCF">
        <w:rPr>
          <w:b/>
        </w:rPr>
        <w:t xml:space="preserve">  cms</w:t>
      </w:r>
      <w:r>
        <w:rPr>
          <w:b/>
        </w:rPr>
        <w:t xml:space="preserve">   Lamina</w:t>
      </w:r>
    </w:p>
    <w:p w:rsidR="00D0636A" w:rsidRPr="007A4344" w:rsidRDefault="00D0636A" w:rsidP="00D0636A">
      <w:pPr>
        <w:ind w:left="1500"/>
        <w:rPr>
          <w:sz w:val="28"/>
          <w:szCs w:val="28"/>
        </w:rPr>
      </w:pPr>
      <w:r>
        <w:rPr>
          <w:b/>
        </w:rPr>
        <w:t xml:space="preserve"> </w:t>
      </w:r>
      <w:r w:rsidRPr="007A4344">
        <w:rPr>
          <w:b/>
          <w:sz w:val="28"/>
          <w:szCs w:val="28"/>
        </w:rPr>
        <w:t>- Se  aprueba  impresion</w:t>
      </w:r>
    </w:p>
    <w:p w:rsidR="00D0636A" w:rsidRDefault="00D0636A" w:rsidP="00D0636A">
      <w:pPr>
        <w:ind w:left="885"/>
      </w:pPr>
    </w:p>
    <w:p w:rsidR="00D0636A" w:rsidRDefault="00D0636A" w:rsidP="00D0636A">
      <w:pPr>
        <w:ind w:left="885"/>
      </w:pPr>
    </w:p>
    <w:p w:rsidR="00D0636A" w:rsidRDefault="00D0636A" w:rsidP="00D0636A">
      <w:r>
        <w:t>Agradezco la atención y colaboración prestada.</w:t>
      </w:r>
    </w:p>
    <w:p w:rsidR="00D0636A" w:rsidRDefault="00D0636A" w:rsidP="00D0636A"/>
    <w:p w:rsidR="00D0636A" w:rsidRDefault="00D0636A" w:rsidP="00D0636A"/>
    <w:p w:rsidR="00D0636A" w:rsidRDefault="00D0636A" w:rsidP="00D0636A">
      <w:r>
        <w:t>Cordialmente,</w:t>
      </w:r>
    </w:p>
    <w:p w:rsidR="00D0636A" w:rsidRDefault="00D0636A" w:rsidP="00D0636A"/>
    <w:p w:rsidR="00D0636A" w:rsidRDefault="00D0636A" w:rsidP="00D0636A"/>
    <w:p w:rsidR="00D0636A" w:rsidRDefault="00D0636A" w:rsidP="00D0636A"/>
    <w:p w:rsidR="00D0636A" w:rsidRDefault="00D0636A" w:rsidP="00D0636A">
      <w:r>
        <w:t>RICARDO CASAS ZAPATA</w:t>
      </w:r>
    </w:p>
    <w:p w:rsidR="00D0636A" w:rsidRDefault="00D0636A" w:rsidP="00D0636A">
      <w:r>
        <w:t>Director.</w:t>
      </w:r>
    </w:p>
    <w:p w:rsidR="00D0636A" w:rsidRDefault="00D0636A" w:rsidP="00D0636A">
      <w:pPr>
        <w:rPr>
          <w:b/>
        </w:rPr>
      </w:pPr>
    </w:p>
    <w:p w:rsidR="00697039" w:rsidRDefault="00697039" w:rsidP="005450D8">
      <w:pPr>
        <w:rPr>
          <w:b/>
        </w:rPr>
      </w:pPr>
    </w:p>
    <w:p w:rsidR="00E673AD" w:rsidRDefault="00E673AD" w:rsidP="005450D8">
      <w:pPr>
        <w:rPr>
          <w:b/>
        </w:rPr>
      </w:pPr>
    </w:p>
    <w:p w:rsidR="00E673AD" w:rsidRDefault="00E673AD" w:rsidP="005450D8">
      <w:pPr>
        <w:rPr>
          <w:b/>
        </w:rPr>
      </w:pPr>
    </w:p>
    <w:p w:rsidR="00E673AD" w:rsidRDefault="00E673AD" w:rsidP="00E673AD">
      <w:pPr>
        <w:rPr>
          <w:b/>
        </w:rPr>
      </w:pPr>
    </w:p>
    <w:p w:rsidR="00E673AD" w:rsidRDefault="00E673AD" w:rsidP="00E673AD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E673AD" w:rsidRDefault="00E673AD" w:rsidP="00E673AD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E673AD" w:rsidRDefault="00E673AD" w:rsidP="00E673AD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E673AD" w:rsidRDefault="00E673AD" w:rsidP="00E673AD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E673AD" w:rsidRDefault="00E673AD" w:rsidP="00E673AD">
      <w:pPr>
        <w:rPr>
          <w:b/>
          <w:bCs/>
        </w:rPr>
      </w:pPr>
    </w:p>
    <w:p w:rsidR="00E673AD" w:rsidRDefault="00E673AD" w:rsidP="00E673AD">
      <w:pPr>
        <w:pStyle w:val="Ttulo1"/>
      </w:pPr>
    </w:p>
    <w:p w:rsidR="00E673AD" w:rsidRDefault="00E673AD" w:rsidP="00E673AD">
      <w:pPr>
        <w:pStyle w:val="Ttulo1"/>
      </w:pPr>
      <w:r>
        <w:t>ORDEN DE TRABAJO  N °      06394</w:t>
      </w:r>
    </w:p>
    <w:p w:rsidR="00E673AD" w:rsidRDefault="00E673AD" w:rsidP="00E673AD"/>
    <w:p w:rsidR="00E673AD" w:rsidRDefault="00E673AD" w:rsidP="00E673AD">
      <w:r>
        <w:t>FECHA:</w:t>
      </w:r>
      <w:r>
        <w:tab/>
        <w:t>Medellín, Abril  12    de  2010</w:t>
      </w:r>
    </w:p>
    <w:p w:rsidR="00E673AD" w:rsidRDefault="00E673AD" w:rsidP="00E673AD">
      <w:r>
        <w:t>PARA:</w:t>
      </w:r>
      <w:r>
        <w:tab/>
      </w:r>
      <w:r>
        <w:tab/>
        <w:t>PLÁSTICOS DARMA</w:t>
      </w:r>
    </w:p>
    <w:p w:rsidR="00E673AD" w:rsidRDefault="00E673AD" w:rsidP="00E673AD">
      <w:r>
        <w:t>ATENCIÓN:</w:t>
      </w:r>
      <w:r>
        <w:tab/>
        <w:t>Sr. Darío Jaramillo</w:t>
      </w:r>
    </w:p>
    <w:p w:rsidR="00E673AD" w:rsidRDefault="00E673AD" w:rsidP="00E673AD">
      <w:r>
        <w:tab/>
      </w:r>
      <w:r>
        <w:tab/>
        <w:t>Gerente.</w:t>
      </w:r>
    </w:p>
    <w:p w:rsidR="00E673AD" w:rsidRDefault="00E673AD" w:rsidP="00E673AD"/>
    <w:p w:rsidR="00E673AD" w:rsidRDefault="00E673AD" w:rsidP="00E673AD">
      <w:r>
        <w:t>Apreciado Don Darío:</w:t>
      </w:r>
    </w:p>
    <w:p w:rsidR="00E673AD" w:rsidRDefault="00E673AD" w:rsidP="00E673AD"/>
    <w:p w:rsidR="00E673AD" w:rsidRDefault="00E673AD" w:rsidP="00E673AD">
      <w:r>
        <w:t>Con la presente estamos solicitando el siguiente servicio de  IMPRESIÓN :</w:t>
      </w:r>
    </w:p>
    <w:p w:rsidR="00E673AD" w:rsidRDefault="00E673AD" w:rsidP="00E673AD"/>
    <w:p w:rsidR="00E673AD" w:rsidRDefault="00E673AD" w:rsidP="00E673AD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E673AD" w:rsidRDefault="00E673AD" w:rsidP="00E673AD">
      <w:r>
        <w:t xml:space="preserve">MATERIAL   :           Polipropileno  Lamina  Mono  de  </w:t>
      </w:r>
      <w:r w:rsidRPr="0080544B">
        <w:rPr>
          <w:b/>
        </w:rPr>
        <w:t>30     cms</w:t>
      </w:r>
    </w:p>
    <w:p w:rsidR="00E673AD" w:rsidRDefault="00E673AD" w:rsidP="00E673AD">
      <w:r>
        <w:t>CLIBRE      :               1.5  ”</w:t>
      </w:r>
    </w:p>
    <w:p w:rsidR="00E673AD" w:rsidRPr="00AD5DCF" w:rsidRDefault="00E673AD" w:rsidP="00E673AD">
      <w:pPr>
        <w:rPr>
          <w:b/>
        </w:rPr>
      </w:pPr>
      <w:r>
        <w:t>REFERENCIA:</w:t>
      </w:r>
      <w:r>
        <w:tab/>
      </w:r>
      <w:r>
        <w:rPr>
          <w:b/>
        </w:rPr>
        <w:t xml:space="preserve">LA  VICTORIA   30   cm </w:t>
      </w:r>
    </w:p>
    <w:p w:rsidR="00E673AD" w:rsidRDefault="00E673AD" w:rsidP="00E673AD">
      <w:r>
        <w:t xml:space="preserve">CANTIDAD    :      </w:t>
      </w:r>
      <w:r w:rsidR="00872A01">
        <w:t xml:space="preserve">    4</w:t>
      </w:r>
      <w:r>
        <w:t>00    Kg</w:t>
      </w:r>
    </w:p>
    <w:p w:rsidR="00E673AD" w:rsidRDefault="00E673AD" w:rsidP="00E673AD">
      <w:r>
        <w:t>COLORES:</w:t>
      </w:r>
      <w:r>
        <w:tab/>
      </w:r>
      <w:r>
        <w:tab/>
        <w:t>1 ( Según  arte )</w:t>
      </w:r>
    </w:p>
    <w:p w:rsidR="00E673AD" w:rsidRDefault="00E673AD" w:rsidP="00E673AD">
      <w:r>
        <w:t>CARAS:</w:t>
      </w:r>
      <w:r>
        <w:tab/>
      </w:r>
      <w:r>
        <w:tab/>
        <w:t xml:space="preserve">1  </w:t>
      </w:r>
    </w:p>
    <w:p w:rsidR="00E673AD" w:rsidRDefault="00E673AD" w:rsidP="00E673AD">
      <w:r>
        <w:t>REPETICIÓN:</w:t>
      </w:r>
      <w:r>
        <w:tab/>
        <w:t>Continua</w:t>
      </w:r>
    </w:p>
    <w:p w:rsidR="00E673AD" w:rsidRDefault="00E673AD" w:rsidP="00E673AD">
      <w:r>
        <w:t>RODILLO:</w:t>
      </w:r>
      <w:r>
        <w:tab/>
      </w:r>
      <w:r>
        <w:tab/>
        <w:t>Según  Plano</w:t>
      </w:r>
    </w:p>
    <w:p w:rsidR="00E673AD" w:rsidRDefault="00E673AD" w:rsidP="00E673AD">
      <w:r>
        <w:t>LAMINA:</w:t>
      </w:r>
      <w:r>
        <w:tab/>
      </w:r>
      <w:r>
        <w:tab/>
        <w:t>30    cms   Impresión  Continua.</w:t>
      </w:r>
    </w:p>
    <w:p w:rsidR="00E673AD" w:rsidRDefault="00E673AD" w:rsidP="00E673AD">
      <w:r>
        <w:t>REBOBINADO:</w:t>
      </w:r>
      <w:r>
        <w:tab/>
        <w:t xml:space="preserve">Parejo </w:t>
      </w:r>
      <w:r w:rsidRPr="00FB33D0">
        <w:rPr>
          <w:b/>
        </w:rPr>
        <w:t xml:space="preserve">( Bobinas de </w:t>
      </w:r>
      <w:r>
        <w:rPr>
          <w:b/>
        </w:rPr>
        <w:t xml:space="preserve">20  </w:t>
      </w:r>
      <w:r w:rsidRPr="00FB33D0">
        <w:rPr>
          <w:b/>
        </w:rPr>
        <w:t xml:space="preserve"> Kg  )</w:t>
      </w:r>
    </w:p>
    <w:p w:rsidR="00E673AD" w:rsidRDefault="00E673AD" w:rsidP="00E673AD"/>
    <w:p w:rsidR="00E673AD" w:rsidRDefault="00E673AD" w:rsidP="00E673AD"/>
    <w:p w:rsidR="00E673AD" w:rsidRDefault="00E673AD" w:rsidP="00E673AD">
      <w:r>
        <w:rPr>
          <w:b/>
          <w:bCs/>
          <w:u w:val="single"/>
        </w:rPr>
        <w:t>NOTA:</w:t>
      </w:r>
      <w:r>
        <w:t xml:space="preserve">  *   Los cyreles se encuentran en su  planta</w:t>
      </w:r>
    </w:p>
    <w:p w:rsidR="00E673AD" w:rsidRDefault="00E673AD" w:rsidP="00E673AD">
      <w:pPr>
        <w:numPr>
          <w:ilvl w:val="0"/>
          <w:numId w:val="1"/>
        </w:numPr>
      </w:pPr>
      <w:r>
        <w:t>Se envían ARTE    para tonos y alturas</w:t>
      </w:r>
    </w:p>
    <w:p w:rsidR="00E673AD" w:rsidRPr="00307118" w:rsidRDefault="00E673AD" w:rsidP="00E673AD">
      <w:pPr>
        <w:numPr>
          <w:ilvl w:val="0"/>
          <w:numId w:val="2"/>
        </w:numPr>
      </w:pPr>
      <w:r>
        <w:t xml:space="preserve">Se  envia el material de PP </w:t>
      </w:r>
      <w:r>
        <w:rPr>
          <w:b/>
        </w:rPr>
        <w:t xml:space="preserve">de  30 </w:t>
      </w:r>
      <w:r w:rsidRPr="00AD5DCF">
        <w:rPr>
          <w:b/>
        </w:rPr>
        <w:t xml:space="preserve">  cms</w:t>
      </w:r>
      <w:r>
        <w:rPr>
          <w:b/>
        </w:rPr>
        <w:t xml:space="preserve">   Lamina</w:t>
      </w:r>
    </w:p>
    <w:p w:rsidR="00E673AD" w:rsidRPr="007A4344" w:rsidRDefault="00E673AD" w:rsidP="00E673AD">
      <w:pPr>
        <w:ind w:left="1500"/>
        <w:rPr>
          <w:sz w:val="28"/>
          <w:szCs w:val="28"/>
        </w:rPr>
      </w:pPr>
      <w:r>
        <w:rPr>
          <w:b/>
        </w:rPr>
        <w:t xml:space="preserve"> </w:t>
      </w:r>
      <w:r w:rsidRPr="007A4344">
        <w:rPr>
          <w:b/>
          <w:sz w:val="28"/>
          <w:szCs w:val="28"/>
        </w:rPr>
        <w:t>- Se  aprueba  impresion</w:t>
      </w:r>
    </w:p>
    <w:p w:rsidR="00E673AD" w:rsidRDefault="00E673AD" w:rsidP="00E673AD">
      <w:pPr>
        <w:ind w:left="885"/>
      </w:pPr>
    </w:p>
    <w:p w:rsidR="00E673AD" w:rsidRDefault="00E673AD" w:rsidP="00E673AD">
      <w:pPr>
        <w:ind w:left="885"/>
      </w:pPr>
    </w:p>
    <w:p w:rsidR="00E673AD" w:rsidRDefault="00E673AD" w:rsidP="00E673AD">
      <w:r>
        <w:t>Agradezco la atención y colaboración prestada.</w:t>
      </w:r>
    </w:p>
    <w:p w:rsidR="00E673AD" w:rsidRDefault="00E673AD" w:rsidP="00E673AD"/>
    <w:p w:rsidR="00E673AD" w:rsidRDefault="00E673AD" w:rsidP="00E673AD"/>
    <w:p w:rsidR="00E673AD" w:rsidRDefault="00E673AD" w:rsidP="00E673AD">
      <w:r>
        <w:t>Cordialmente,</w:t>
      </w:r>
    </w:p>
    <w:p w:rsidR="00E673AD" w:rsidRDefault="00E673AD" w:rsidP="00E673AD"/>
    <w:p w:rsidR="00E673AD" w:rsidRDefault="00E673AD" w:rsidP="00E673AD"/>
    <w:p w:rsidR="00E673AD" w:rsidRDefault="00E673AD" w:rsidP="00E673AD"/>
    <w:p w:rsidR="00E673AD" w:rsidRDefault="00E673AD" w:rsidP="00E673AD">
      <w:r>
        <w:t>RICARDO CASAS ZAPATA</w:t>
      </w:r>
    </w:p>
    <w:p w:rsidR="00E673AD" w:rsidRDefault="00E673AD" w:rsidP="00E673AD">
      <w:r>
        <w:t>Director.</w:t>
      </w:r>
    </w:p>
    <w:p w:rsidR="00E673AD" w:rsidRDefault="00E673AD" w:rsidP="00E673AD">
      <w:pPr>
        <w:rPr>
          <w:b/>
        </w:rPr>
      </w:pPr>
    </w:p>
    <w:p w:rsidR="00E673AD" w:rsidRDefault="00E673AD" w:rsidP="005450D8">
      <w:pPr>
        <w:rPr>
          <w:b/>
        </w:rPr>
      </w:pPr>
    </w:p>
    <w:p w:rsidR="00DB5BEA" w:rsidRDefault="00DB5BEA" w:rsidP="005450D8">
      <w:pPr>
        <w:rPr>
          <w:b/>
        </w:rPr>
      </w:pPr>
    </w:p>
    <w:p w:rsidR="00DB5BEA" w:rsidRDefault="00DB5BEA" w:rsidP="005450D8">
      <w:pPr>
        <w:rPr>
          <w:b/>
        </w:rPr>
      </w:pPr>
    </w:p>
    <w:p w:rsidR="00DB5BEA" w:rsidRDefault="00DB5BEA" w:rsidP="00DB5BEA">
      <w:pPr>
        <w:rPr>
          <w:b/>
        </w:rPr>
      </w:pPr>
    </w:p>
    <w:p w:rsidR="00DB5BEA" w:rsidRDefault="00DB5BEA" w:rsidP="00DB5BEA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DB5BEA" w:rsidRDefault="00DB5BEA" w:rsidP="00DB5BEA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DB5BEA" w:rsidRDefault="00DB5BEA" w:rsidP="00DB5BEA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DB5BEA" w:rsidRDefault="00DB5BEA" w:rsidP="00DB5BEA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DB5BEA" w:rsidRDefault="00DB5BEA" w:rsidP="00DB5BEA">
      <w:pPr>
        <w:pStyle w:val="Ttulo1"/>
      </w:pPr>
    </w:p>
    <w:p w:rsidR="00DB5BEA" w:rsidRDefault="00DB5BEA" w:rsidP="00DB5BEA">
      <w:pPr>
        <w:pStyle w:val="Ttulo1"/>
      </w:pPr>
      <w:r>
        <w:t>ORDEN DE TRABAJO     N°   06418</w:t>
      </w:r>
    </w:p>
    <w:p w:rsidR="00DB5BEA" w:rsidRDefault="00DB5BEA" w:rsidP="00DB5BEA"/>
    <w:p w:rsidR="00DB5BEA" w:rsidRDefault="00DB5BEA" w:rsidP="00DB5BEA">
      <w:r>
        <w:t>FECHA:</w:t>
      </w:r>
      <w:r>
        <w:tab/>
        <w:t>Medellín, Abril  13     de     2010</w:t>
      </w:r>
    </w:p>
    <w:p w:rsidR="00DB5BEA" w:rsidRDefault="00DB5BEA" w:rsidP="00DB5BEA">
      <w:r>
        <w:t>PARA:</w:t>
      </w:r>
      <w:r>
        <w:tab/>
      </w:r>
      <w:r>
        <w:tab/>
        <w:t>PLÁSTICOS DARMA</w:t>
      </w:r>
    </w:p>
    <w:p w:rsidR="00DB5BEA" w:rsidRDefault="00DB5BEA" w:rsidP="00DB5BEA">
      <w:r>
        <w:t>ATENCIÓN:</w:t>
      </w:r>
      <w:r>
        <w:tab/>
        <w:t>Sr. Darío Jaramillo</w:t>
      </w:r>
    </w:p>
    <w:p w:rsidR="00DB5BEA" w:rsidRDefault="00DB5BEA" w:rsidP="00DB5BEA">
      <w:r>
        <w:tab/>
      </w:r>
      <w:r>
        <w:tab/>
        <w:t>Gerente.</w:t>
      </w:r>
    </w:p>
    <w:p w:rsidR="00DB5BEA" w:rsidRDefault="00DB5BEA" w:rsidP="00DB5BEA"/>
    <w:p w:rsidR="00DB5BEA" w:rsidRDefault="00DB5BEA" w:rsidP="00DB5BEA">
      <w:r>
        <w:t>Apreciado Don Darío :</w:t>
      </w:r>
    </w:p>
    <w:p w:rsidR="00DB5BEA" w:rsidRDefault="00DB5BEA" w:rsidP="00DB5BEA">
      <w:r>
        <w:t xml:space="preserve"> </w:t>
      </w:r>
    </w:p>
    <w:p w:rsidR="00DB5BEA" w:rsidRDefault="00DB5BEA" w:rsidP="00DB5BEA">
      <w:r>
        <w:t>Con la presente estamos solicitando el siguiente servicio de EXTRUSION E IMPRESION:</w:t>
      </w:r>
    </w:p>
    <w:p w:rsidR="00DB5BEA" w:rsidRDefault="00DB5BEA" w:rsidP="00DB5BEA"/>
    <w:p w:rsidR="00DB5BEA" w:rsidRDefault="00DB5BEA" w:rsidP="00DB5BEA">
      <w:pPr>
        <w:rPr>
          <w:b/>
          <w:bCs/>
          <w:u w:val="single"/>
        </w:rPr>
      </w:pPr>
      <w:r>
        <w:rPr>
          <w:b/>
          <w:bCs/>
          <w:u w:val="single"/>
        </w:rPr>
        <w:t>EXTRUSIÓN:</w:t>
      </w:r>
    </w:p>
    <w:p w:rsidR="00DB5BEA" w:rsidRDefault="00DB5BEA" w:rsidP="00DB5BEA">
      <w:r>
        <w:t>MATERIAL:</w:t>
      </w:r>
      <w:r>
        <w:tab/>
      </w:r>
      <w:r>
        <w:tab/>
        <w:t xml:space="preserve">Polietileno BAJA  </w:t>
      </w:r>
      <w:r>
        <w:rPr>
          <w:u w:val="single"/>
        </w:rPr>
        <w:t xml:space="preserve">Tubular </w:t>
      </w:r>
    </w:p>
    <w:p w:rsidR="00DB5BEA" w:rsidRDefault="00DB5BEA" w:rsidP="00DB5BEA">
      <w:r>
        <w:t>MEDIDA:</w:t>
      </w:r>
      <w:r>
        <w:tab/>
      </w:r>
      <w:r>
        <w:tab/>
      </w:r>
      <w:r>
        <w:rPr>
          <w:b/>
        </w:rPr>
        <w:t>16</w:t>
      </w:r>
      <w:r>
        <w:t xml:space="preserve">    Cms.</w:t>
      </w:r>
    </w:p>
    <w:p w:rsidR="00DB5BEA" w:rsidRDefault="00DB5BEA" w:rsidP="00DB5BEA">
      <w:r>
        <w:t>CALIBRE:</w:t>
      </w:r>
      <w:r>
        <w:tab/>
      </w:r>
      <w:r>
        <w:tab/>
      </w:r>
      <w:r>
        <w:rPr>
          <w:b/>
        </w:rPr>
        <w:t xml:space="preserve">3.0 </w:t>
      </w:r>
      <w:r>
        <w:t xml:space="preserve">  ”</w:t>
      </w:r>
    </w:p>
    <w:p w:rsidR="00DB5BEA" w:rsidRDefault="00DB5BEA" w:rsidP="00DB5BEA">
      <w:r>
        <w:t>COLOR:</w:t>
      </w:r>
      <w:r>
        <w:tab/>
      </w:r>
      <w:r>
        <w:tab/>
        <w:t>Transparente</w:t>
      </w:r>
    </w:p>
    <w:p w:rsidR="00DB5BEA" w:rsidRDefault="00DB5BEA" w:rsidP="00DB5BEA">
      <w:r>
        <w:t>TRATADO:</w:t>
      </w:r>
      <w:r>
        <w:tab/>
      </w:r>
      <w:r>
        <w:tab/>
        <w:t>2  Caras.</w:t>
      </w:r>
    </w:p>
    <w:p w:rsidR="00DB5BEA" w:rsidRDefault="00DB5BEA" w:rsidP="00DB5BEA">
      <w:r>
        <w:t>MEZCLA:</w:t>
      </w:r>
      <w:r>
        <w:tab/>
      </w:r>
      <w:r>
        <w:tab/>
        <w:t xml:space="preserve">Baja  25  kg – Lineal  7.5   kg (  </w:t>
      </w:r>
      <w:r>
        <w:rPr>
          <w:b/>
          <w:u w:val="single"/>
        </w:rPr>
        <w:t>EXCENO  2601</w:t>
      </w:r>
      <w:r>
        <w:t xml:space="preserve"> )</w:t>
      </w:r>
    </w:p>
    <w:p w:rsidR="00DB5BEA" w:rsidRDefault="00DB5BEA" w:rsidP="00DB5BEA">
      <w:r>
        <w:t>CANTIDAD:</w:t>
      </w:r>
      <w:r>
        <w:tab/>
      </w:r>
      <w:r>
        <w:tab/>
        <w:t>160</w:t>
      </w:r>
      <w:r>
        <w:rPr>
          <w:b/>
        </w:rPr>
        <w:t xml:space="preserve">  </w:t>
      </w:r>
      <w:r>
        <w:t xml:space="preserve"> Kg.</w:t>
      </w:r>
    </w:p>
    <w:p w:rsidR="00DB5BEA" w:rsidRDefault="00DB5BEA" w:rsidP="00DB5BEA">
      <w:pPr>
        <w:rPr>
          <w:b/>
          <w:bCs/>
          <w:u w:val="single"/>
        </w:rPr>
      </w:pPr>
    </w:p>
    <w:p w:rsidR="00DB5BEA" w:rsidRDefault="00DB5BEA" w:rsidP="00DB5BEA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DB5BEA" w:rsidRDefault="00DB5BEA" w:rsidP="00DB5BEA">
      <w:r>
        <w:t>COLORES:</w:t>
      </w:r>
      <w:r>
        <w:tab/>
      </w:r>
      <w:r>
        <w:tab/>
        <w:t>5    (  Según  Muestra )</w:t>
      </w:r>
    </w:p>
    <w:p w:rsidR="00DB5BEA" w:rsidRDefault="00DB5BEA" w:rsidP="00DB5BEA">
      <w:r>
        <w:t>CARAS:</w:t>
      </w:r>
      <w:r>
        <w:tab/>
      </w:r>
      <w:r>
        <w:tab/>
        <w:t xml:space="preserve">2  </w:t>
      </w:r>
    </w:p>
    <w:p w:rsidR="00DB5BEA" w:rsidRDefault="00DB5BEA" w:rsidP="00DB5BEA">
      <w:r>
        <w:t>REPETICIÓN:</w:t>
      </w:r>
      <w:r>
        <w:tab/>
        <w:t xml:space="preserve">35    Cms. </w:t>
      </w:r>
    </w:p>
    <w:p w:rsidR="00DB5BEA" w:rsidRDefault="00DB5BEA" w:rsidP="00DB5BEA">
      <w:r>
        <w:t>RODILLO :                35</w:t>
      </w:r>
    </w:p>
    <w:p w:rsidR="00DB5BEA" w:rsidRDefault="00DB5BEA" w:rsidP="00DB5BEA">
      <w:r>
        <w:t>SELLADO:</w:t>
      </w:r>
      <w:r>
        <w:tab/>
      </w:r>
      <w:r>
        <w:tab/>
        <w:t>Fondo</w:t>
      </w:r>
    </w:p>
    <w:p w:rsidR="00DB5BEA" w:rsidRDefault="00DB5BEA" w:rsidP="00DB5BEA">
      <w:pPr>
        <w:rPr>
          <w:b/>
        </w:rPr>
      </w:pPr>
      <w:r>
        <w:t>REFERENCIA:</w:t>
      </w:r>
      <w:r>
        <w:tab/>
      </w:r>
      <w:r w:rsidR="005B2C1C">
        <w:rPr>
          <w:b/>
        </w:rPr>
        <w:t>LATIN FIESTA   GENERICA</w:t>
      </w:r>
      <w:r>
        <w:rPr>
          <w:b/>
        </w:rPr>
        <w:t xml:space="preserve">    900    gms</w:t>
      </w:r>
    </w:p>
    <w:p w:rsidR="00DB5BEA" w:rsidRDefault="00DB5BEA" w:rsidP="00DB5BEA">
      <w:pPr>
        <w:rPr>
          <w:b/>
        </w:rPr>
      </w:pPr>
      <w:r>
        <w:rPr>
          <w:b/>
        </w:rPr>
        <w:tab/>
      </w:r>
      <w:r>
        <w:rPr>
          <w:b/>
        </w:rPr>
        <w:tab/>
      </w:r>
    </w:p>
    <w:p w:rsidR="00DB5BEA" w:rsidRDefault="00DB5BEA" w:rsidP="00DB5BEA"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DB5BEA" w:rsidRDefault="00DB5BEA" w:rsidP="00DB5BEA">
      <w:r>
        <w:rPr>
          <w:b/>
          <w:bCs/>
          <w:u w:val="single"/>
        </w:rPr>
        <w:t>NOTA:</w:t>
      </w:r>
      <w:r>
        <w:t xml:space="preserve">             - Los cyreles los  envía  Grafiflex.</w:t>
      </w:r>
    </w:p>
    <w:p w:rsidR="00DB5BEA" w:rsidRDefault="00DB5BEA" w:rsidP="00DB5BEA">
      <w:pPr>
        <w:numPr>
          <w:ilvl w:val="0"/>
          <w:numId w:val="13"/>
        </w:numPr>
      </w:pPr>
      <w:r>
        <w:t>Altura y tonos según   Muestra  Fisica</w:t>
      </w:r>
    </w:p>
    <w:p w:rsidR="00DB5BEA" w:rsidRDefault="00DB5BEA" w:rsidP="00DB5BEA">
      <w:pPr>
        <w:numPr>
          <w:ilvl w:val="0"/>
          <w:numId w:val="13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CONTROLA  BIEN  LA MEDIDA</w:t>
      </w:r>
    </w:p>
    <w:p w:rsidR="00DB5BEA" w:rsidRDefault="00DB5BEA" w:rsidP="00DB5BEA">
      <w:pPr>
        <w:numPr>
          <w:ilvl w:val="0"/>
          <w:numId w:val="13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LINEAL</w:t>
      </w:r>
      <w:r w:rsidR="003A7BD9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 ESPECIAL</w:t>
      </w:r>
    </w:p>
    <w:p w:rsidR="00DB5BEA" w:rsidRDefault="00DB5BEA" w:rsidP="00DB5BEA">
      <w:pPr>
        <w:rPr>
          <w:sz w:val="40"/>
          <w:szCs w:val="40"/>
        </w:rPr>
      </w:pPr>
    </w:p>
    <w:p w:rsidR="00DB5BEA" w:rsidRDefault="00DB5BEA" w:rsidP="00DB5BEA">
      <w:r>
        <w:t>Agradezco la atención y colaboración prestada.</w:t>
      </w:r>
    </w:p>
    <w:p w:rsidR="00DB5BEA" w:rsidRDefault="00DB5BEA" w:rsidP="00DB5BEA"/>
    <w:p w:rsidR="00DB5BEA" w:rsidRDefault="00DB5BEA" w:rsidP="00DB5BEA"/>
    <w:p w:rsidR="00DB5BEA" w:rsidRDefault="00DB5BEA" w:rsidP="00DB5BEA">
      <w:r>
        <w:t>Cordialmente,</w:t>
      </w:r>
    </w:p>
    <w:p w:rsidR="00DB5BEA" w:rsidRDefault="00DB5BEA" w:rsidP="00DB5BEA"/>
    <w:p w:rsidR="00DB5BEA" w:rsidRDefault="00DB5BEA" w:rsidP="00DB5BEA"/>
    <w:p w:rsidR="00DB5BEA" w:rsidRDefault="00DB5BEA" w:rsidP="00DB5BEA">
      <w:r>
        <w:t>RICARDO CASAS ZAPATA</w:t>
      </w:r>
    </w:p>
    <w:p w:rsidR="00DB5BEA" w:rsidRDefault="00DB5BEA" w:rsidP="00DB5BEA">
      <w:r>
        <w:t>Director.</w:t>
      </w:r>
    </w:p>
    <w:p w:rsidR="00B05FA0" w:rsidRDefault="00B05FA0" w:rsidP="00B05FA0">
      <w:pPr>
        <w:rPr>
          <w:b/>
          <w:bCs/>
          <w:sz w:val="20"/>
        </w:rPr>
      </w:pPr>
      <w:r>
        <w:rPr>
          <w:b/>
          <w:bCs/>
          <w:sz w:val="20"/>
        </w:rPr>
        <w:t>PLÁSTICOS UNION LTDA.</w:t>
      </w:r>
    </w:p>
    <w:p w:rsidR="00B05FA0" w:rsidRDefault="00B05FA0" w:rsidP="00B05FA0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B05FA0" w:rsidRDefault="00B05FA0" w:rsidP="00B05FA0">
      <w:pPr>
        <w:rPr>
          <w:b/>
          <w:bCs/>
          <w:sz w:val="20"/>
        </w:rPr>
      </w:pPr>
      <w:r>
        <w:rPr>
          <w:b/>
          <w:bCs/>
          <w:sz w:val="20"/>
        </w:rPr>
        <w:t>CALLE 76 N o  46-23</w:t>
      </w:r>
    </w:p>
    <w:p w:rsidR="00B05FA0" w:rsidRDefault="00B05FA0" w:rsidP="00B05FA0">
      <w:pPr>
        <w:rPr>
          <w:b/>
          <w:bCs/>
          <w:sz w:val="20"/>
        </w:rPr>
      </w:pPr>
      <w:r>
        <w:rPr>
          <w:b/>
          <w:bCs/>
          <w:sz w:val="20"/>
        </w:rPr>
        <w:t>TEL: 3 72 11 34  ITAGUI.</w:t>
      </w:r>
    </w:p>
    <w:p w:rsidR="00B05FA0" w:rsidRDefault="00B05FA0" w:rsidP="00B05FA0">
      <w:pPr>
        <w:rPr>
          <w:b/>
          <w:bCs/>
        </w:rPr>
      </w:pPr>
    </w:p>
    <w:p w:rsidR="00B05FA0" w:rsidRDefault="00B05FA0" w:rsidP="00B05FA0">
      <w:pPr>
        <w:pStyle w:val="Ttulo1"/>
      </w:pPr>
      <w:r>
        <w:lastRenderedPageBreak/>
        <w:t>ORDEN DE TRABAJO  N°     06281</w:t>
      </w:r>
    </w:p>
    <w:p w:rsidR="00B05FA0" w:rsidRDefault="00B05FA0" w:rsidP="00B05FA0"/>
    <w:p w:rsidR="00B05FA0" w:rsidRDefault="00B05FA0" w:rsidP="00B05FA0">
      <w:r>
        <w:t>FECHA:</w:t>
      </w:r>
      <w:r>
        <w:tab/>
        <w:t>Medellín, Abril   13  de  2010</w:t>
      </w:r>
    </w:p>
    <w:p w:rsidR="00B05FA0" w:rsidRDefault="00B05FA0" w:rsidP="00B05FA0">
      <w:r>
        <w:t>PARA:</w:t>
      </w:r>
      <w:r>
        <w:tab/>
      </w:r>
      <w:r>
        <w:tab/>
        <w:t>PLÁSTICOS DARMA</w:t>
      </w:r>
    </w:p>
    <w:p w:rsidR="00B05FA0" w:rsidRDefault="00B05FA0" w:rsidP="00B05FA0">
      <w:r>
        <w:t>ATENCIÓN:</w:t>
      </w:r>
      <w:r>
        <w:tab/>
        <w:t>Sr. Darío Jaramillo</w:t>
      </w:r>
    </w:p>
    <w:p w:rsidR="00B05FA0" w:rsidRDefault="00B05FA0" w:rsidP="00B05FA0">
      <w:r>
        <w:tab/>
      </w:r>
      <w:r>
        <w:tab/>
        <w:t>Gerente.</w:t>
      </w:r>
    </w:p>
    <w:p w:rsidR="00B05FA0" w:rsidRDefault="00B05FA0" w:rsidP="00B05FA0"/>
    <w:p w:rsidR="00B05FA0" w:rsidRDefault="00B05FA0" w:rsidP="00B05FA0">
      <w:r>
        <w:t>Apreciado Don Darío :</w:t>
      </w:r>
    </w:p>
    <w:p w:rsidR="00B05FA0" w:rsidRDefault="00B05FA0" w:rsidP="00B05FA0">
      <w:r>
        <w:t xml:space="preserve"> </w:t>
      </w:r>
    </w:p>
    <w:p w:rsidR="00B05FA0" w:rsidRDefault="00B05FA0" w:rsidP="00B05FA0">
      <w:r>
        <w:t>Con la presente estamos solicitando el siguiente servicio de EXTRUSION E IMPRESION:</w:t>
      </w:r>
    </w:p>
    <w:p w:rsidR="00B05FA0" w:rsidRDefault="00B05FA0" w:rsidP="00B05FA0"/>
    <w:p w:rsidR="00B05FA0" w:rsidRDefault="00C4622B" w:rsidP="00B05FA0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C4622B" w:rsidRDefault="00C4622B" w:rsidP="00B05FA0">
      <w:pPr>
        <w:rPr>
          <w:b/>
          <w:bCs/>
          <w:u w:val="single"/>
        </w:rPr>
      </w:pPr>
    </w:p>
    <w:p w:rsidR="00B05FA0" w:rsidRDefault="00B05FA0" w:rsidP="00B05FA0">
      <w:r>
        <w:t>MATERIAL:</w:t>
      </w:r>
      <w:r>
        <w:tab/>
      </w:r>
      <w:r>
        <w:tab/>
        <w:t>Polietileno BAJA    Tubular</w:t>
      </w:r>
    </w:p>
    <w:p w:rsidR="00B05FA0" w:rsidRDefault="00B05FA0" w:rsidP="00B05FA0">
      <w:pPr>
        <w:rPr>
          <w:b/>
        </w:rPr>
      </w:pPr>
      <w:r>
        <w:t>MEDIDA:</w:t>
      </w:r>
      <w:r>
        <w:tab/>
      </w:r>
      <w:r>
        <w:tab/>
      </w:r>
      <w:r>
        <w:rPr>
          <w:b/>
        </w:rPr>
        <w:t>88     Cms</w:t>
      </w:r>
      <w:r>
        <w:t xml:space="preserve">.    </w:t>
      </w:r>
    </w:p>
    <w:p w:rsidR="00B05FA0" w:rsidRDefault="00B05FA0" w:rsidP="00B05FA0">
      <w:r>
        <w:t>CALIBRE:</w:t>
      </w:r>
      <w:r>
        <w:tab/>
      </w:r>
      <w:r>
        <w:tab/>
      </w:r>
      <w:r w:rsidR="00B7107A">
        <w:rPr>
          <w:b/>
        </w:rPr>
        <w:t>1.7</w:t>
      </w:r>
      <w:r>
        <w:rPr>
          <w:b/>
        </w:rPr>
        <w:t xml:space="preserve">  ”</w:t>
      </w:r>
    </w:p>
    <w:p w:rsidR="00B05FA0" w:rsidRDefault="00B05FA0" w:rsidP="00B05FA0">
      <w:r>
        <w:t>COLOR:</w:t>
      </w:r>
      <w:r>
        <w:tab/>
      </w:r>
      <w:r>
        <w:tab/>
        <w:t>Transparente</w:t>
      </w:r>
    </w:p>
    <w:p w:rsidR="00B05FA0" w:rsidRDefault="00B05FA0" w:rsidP="00B05FA0">
      <w:r>
        <w:t>MEZCLA:</w:t>
      </w:r>
      <w:r>
        <w:tab/>
      </w:r>
      <w:r>
        <w:tab/>
        <w:t>Baja  25  kg – Lineal  8   kg</w:t>
      </w:r>
    </w:p>
    <w:p w:rsidR="00B05FA0" w:rsidRDefault="006D0794" w:rsidP="00B05FA0">
      <w:pPr>
        <w:rPr>
          <w:b/>
          <w:bCs/>
        </w:rPr>
      </w:pPr>
      <w:r>
        <w:t>CANTIDAD:</w:t>
      </w:r>
      <w:r>
        <w:tab/>
      </w:r>
      <w:r>
        <w:tab/>
        <w:t>16</w:t>
      </w:r>
      <w:r w:rsidR="00B05FA0">
        <w:t>0     Kg.</w:t>
      </w:r>
      <w:r w:rsidR="00B05FA0">
        <w:rPr>
          <w:b/>
          <w:bCs/>
        </w:rPr>
        <w:tab/>
      </w:r>
    </w:p>
    <w:p w:rsidR="00B05FA0" w:rsidRDefault="00B05FA0" w:rsidP="00B05FA0">
      <w:r>
        <w:t>COLORES:</w:t>
      </w:r>
      <w:r>
        <w:tab/>
      </w:r>
      <w:r>
        <w:tab/>
        <w:t>2  ( Azul - Rojo  )</w:t>
      </w:r>
    </w:p>
    <w:p w:rsidR="00B05FA0" w:rsidRDefault="00B05FA0" w:rsidP="00B05FA0">
      <w:r>
        <w:t>CARAS:</w:t>
      </w:r>
      <w:r>
        <w:tab/>
      </w:r>
      <w:r>
        <w:tab/>
        <w:t>1  ( 2 x 1 )</w:t>
      </w:r>
    </w:p>
    <w:p w:rsidR="00B05FA0" w:rsidRDefault="00B05FA0" w:rsidP="00B05FA0">
      <w:r>
        <w:t>REPETICIÓN:</w:t>
      </w:r>
      <w:r>
        <w:tab/>
        <w:t xml:space="preserve">45    Cms. </w:t>
      </w:r>
    </w:p>
    <w:p w:rsidR="00B05FA0" w:rsidRDefault="00B05FA0" w:rsidP="00B05FA0">
      <w:r>
        <w:t>BOLSA:</w:t>
      </w:r>
      <w:r>
        <w:tab/>
      </w:r>
      <w:r>
        <w:tab/>
        <w:t xml:space="preserve">45   X   88    Cms   ( con cubrevestido ) </w:t>
      </w:r>
    </w:p>
    <w:p w:rsidR="00B05FA0" w:rsidRDefault="00B05FA0" w:rsidP="00B05FA0">
      <w:r>
        <w:t>RODILLO :                45</w:t>
      </w:r>
    </w:p>
    <w:p w:rsidR="00B05FA0" w:rsidRDefault="00B05FA0" w:rsidP="00B05FA0">
      <w:r>
        <w:t>SELLADO:</w:t>
      </w:r>
      <w:r>
        <w:tab/>
      </w:r>
      <w:r>
        <w:tab/>
        <w:t xml:space="preserve">Lateral  </w:t>
      </w:r>
    </w:p>
    <w:p w:rsidR="00B05FA0" w:rsidRDefault="00B05FA0" w:rsidP="00B05FA0">
      <w:pPr>
        <w:rPr>
          <w:b/>
        </w:rPr>
      </w:pPr>
      <w:r>
        <w:t>REFERENCIA:</w:t>
      </w:r>
      <w:r>
        <w:tab/>
      </w:r>
      <w:r>
        <w:rPr>
          <w:b/>
        </w:rPr>
        <w:t>NAGA  CUBREVESTIDO</w:t>
      </w:r>
      <w:r w:rsidR="00B41DFA">
        <w:rPr>
          <w:b/>
        </w:rPr>
        <w:t xml:space="preserve">  GRANDE</w:t>
      </w:r>
    </w:p>
    <w:p w:rsidR="00B05FA0" w:rsidRDefault="00B05FA0" w:rsidP="00B05FA0"/>
    <w:p w:rsidR="00B05FA0" w:rsidRDefault="00B05FA0" w:rsidP="00B05FA0"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B05FA0" w:rsidRDefault="00B05FA0" w:rsidP="00B05FA0">
      <w:r>
        <w:rPr>
          <w:b/>
          <w:bCs/>
          <w:u w:val="single"/>
        </w:rPr>
        <w:t>NOTA:</w:t>
      </w:r>
      <w:r w:rsidR="00B41DFA">
        <w:t xml:space="preserve">  - Los cyreles  se encuentran en su  planta.</w:t>
      </w:r>
    </w:p>
    <w:p w:rsidR="00B05FA0" w:rsidRDefault="00B05FA0" w:rsidP="00B05FA0">
      <w:pPr>
        <w:numPr>
          <w:ilvl w:val="0"/>
          <w:numId w:val="16"/>
        </w:numPr>
      </w:pPr>
      <w:r>
        <w:t>Altura y tonos según  Muestra</w:t>
      </w:r>
    </w:p>
    <w:p w:rsidR="00B05FA0" w:rsidRDefault="00B05FA0" w:rsidP="00B41DFA">
      <w:pPr>
        <w:ind w:left="1860"/>
        <w:rPr>
          <w:b/>
        </w:rPr>
      </w:pPr>
    </w:p>
    <w:p w:rsidR="00B05FA0" w:rsidRDefault="00B05FA0" w:rsidP="00B05FA0"/>
    <w:p w:rsidR="00B05FA0" w:rsidRDefault="00B05FA0" w:rsidP="00B05FA0">
      <w:r>
        <w:t>Agradezco la atención y colaboración prestada.</w:t>
      </w:r>
    </w:p>
    <w:p w:rsidR="00B05FA0" w:rsidRDefault="00B05FA0" w:rsidP="00B05FA0"/>
    <w:p w:rsidR="00B05FA0" w:rsidRDefault="00B05FA0" w:rsidP="00B05FA0">
      <w:r>
        <w:t>Cordialmente,</w:t>
      </w:r>
    </w:p>
    <w:p w:rsidR="00B05FA0" w:rsidRDefault="00B05FA0" w:rsidP="00B05FA0"/>
    <w:p w:rsidR="00B05FA0" w:rsidRDefault="00B05FA0" w:rsidP="00B05FA0"/>
    <w:p w:rsidR="00B05FA0" w:rsidRDefault="00B05FA0" w:rsidP="00B05FA0">
      <w:r>
        <w:t>RICARDO CASAS ZAPATA</w:t>
      </w:r>
    </w:p>
    <w:p w:rsidR="00B05FA0" w:rsidRDefault="00B05FA0" w:rsidP="00B05FA0">
      <w:r>
        <w:t>Director.</w:t>
      </w:r>
    </w:p>
    <w:p w:rsidR="00B05FA0" w:rsidRDefault="00B05FA0" w:rsidP="00B05FA0"/>
    <w:p w:rsidR="00DB5BEA" w:rsidRDefault="00DB5BEA" w:rsidP="005450D8"/>
    <w:p w:rsidR="00424ADF" w:rsidRDefault="00424ADF" w:rsidP="005450D8"/>
    <w:p w:rsidR="00424ADF" w:rsidRDefault="00424ADF" w:rsidP="005450D8"/>
    <w:p w:rsidR="00424ADF" w:rsidRDefault="00424ADF" w:rsidP="005450D8"/>
    <w:p w:rsidR="00424ADF" w:rsidRDefault="00424ADF" w:rsidP="005450D8"/>
    <w:p w:rsidR="00424ADF" w:rsidRDefault="00424ADF" w:rsidP="00424ADF">
      <w:pPr>
        <w:rPr>
          <w:b/>
          <w:bCs/>
          <w:sz w:val="20"/>
        </w:rPr>
      </w:pPr>
      <w:r>
        <w:rPr>
          <w:b/>
          <w:bCs/>
          <w:sz w:val="20"/>
        </w:rPr>
        <w:t>PLÁSTICOS UNION LTDA.</w:t>
      </w:r>
    </w:p>
    <w:p w:rsidR="00424ADF" w:rsidRDefault="00424ADF" w:rsidP="00424ADF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424ADF" w:rsidRDefault="00424ADF" w:rsidP="00424ADF">
      <w:pPr>
        <w:rPr>
          <w:b/>
          <w:bCs/>
          <w:sz w:val="20"/>
        </w:rPr>
      </w:pPr>
      <w:r>
        <w:rPr>
          <w:b/>
          <w:bCs/>
          <w:sz w:val="20"/>
        </w:rPr>
        <w:t>CALLE 76 N o  46-23</w:t>
      </w:r>
    </w:p>
    <w:p w:rsidR="00424ADF" w:rsidRDefault="00424ADF" w:rsidP="00424ADF">
      <w:pPr>
        <w:rPr>
          <w:b/>
          <w:bCs/>
          <w:sz w:val="20"/>
        </w:rPr>
      </w:pPr>
      <w:r>
        <w:rPr>
          <w:b/>
          <w:bCs/>
          <w:sz w:val="20"/>
        </w:rPr>
        <w:t>TEL: 3 72 11 34  ITAGUI.</w:t>
      </w:r>
    </w:p>
    <w:p w:rsidR="00424ADF" w:rsidRDefault="00424ADF" w:rsidP="00424ADF">
      <w:pPr>
        <w:rPr>
          <w:b/>
          <w:bCs/>
        </w:rPr>
      </w:pPr>
    </w:p>
    <w:p w:rsidR="00424ADF" w:rsidRDefault="00424ADF" w:rsidP="00424ADF">
      <w:pPr>
        <w:pStyle w:val="Ttulo1"/>
      </w:pPr>
      <w:r>
        <w:lastRenderedPageBreak/>
        <w:t>ORDEN DE TRABAJO  N°     06281</w:t>
      </w:r>
    </w:p>
    <w:p w:rsidR="00424ADF" w:rsidRDefault="00424ADF" w:rsidP="00424ADF"/>
    <w:p w:rsidR="00424ADF" w:rsidRDefault="00424ADF" w:rsidP="00424ADF">
      <w:r>
        <w:t>FECHA:</w:t>
      </w:r>
      <w:r>
        <w:tab/>
        <w:t>Medellín, Abril   13  de  2010</w:t>
      </w:r>
    </w:p>
    <w:p w:rsidR="00424ADF" w:rsidRDefault="00424ADF" w:rsidP="00424ADF">
      <w:r>
        <w:t>PARA:</w:t>
      </w:r>
      <w:r>
        <w:tab/>
      </w:r>
      <w:r>
        <w:tab/>
        <w:t>PLÁSTICOS DARMA</w:t>
      </w:r>
    </w:p>
    <w:p w:rsidR="00424ADF" w:rsidRDefault="00424ADF" w:rsidP="00424ADF">
      <w:r>
        <w:t>ATENCIÓN:</w:t>
      </w:r>
      <w:r>
        <w:tab/>
        <w:t>Sr. Darío Jaramillo</w:t>
      </w:r>
    </w:p>
    <w:p w:rsidR="00424ADF" w:rsidRDefault="00424ADF" w:rsidP="00424ADF">
      <w:r>
        <w:tab/>
      </w:r>
      <w:r>
        <w:tab/>
        <w:t>Gerente.</w:t>
      </w:r>
    </w:p>
    <w:p w:rsidR="00424ADF" w:rsidRDefault="00424ADF" w:rsidP="00424ADF"/>
    <w:p w:rsidR="00424ADF" w:rsidRDefault="00424ADF" w:rsidP="00424ADF">
      <w:r>
        <w:t>Apreciado Don Darío :</w:t>
      </w:r>
    </w:p>
    <w:p w:rsidR="00424ADF" w:rsidRDefault="00424ADF" w:rsidP="00424ADF">
      <w:r>
        <w:t xml:space="preserve"> </w:t>
      </w:r>
    </w:p>
    <w:p w:rsidR="00424ADF" w:rsidRDefault="00424ADF" w:rsidP="00424ADF">
      <w:r>
        <w:t>Con la presente estamos solicitando el siguiente servicio de EXTRUSION E IMPRESION:</w:t>
      </w:r>
    </w:p>
    <w:p w:rsidR="00424ADF" w:rsidRDefault="00424ADF" w:rsidP="00424ADF"/>
    <w:p w:rsidR="00424ADF" w:rsidRDefault="00424ADF" w:rsidP="00424ADF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424ADF" w:rsidRDefault="00424ADF" w:rsidP="00424ADF">
      <w:pPr>
        <w:rPr>
          <w:b/>
          <w:bCs/>
          <w:u w:val="single"/>
        </w:rPr>
      </w:pPr>
    </w:p>
    <w:p w:rsidR="00424ADF" w:rsidRDefault="00424ADF" w:rsidP="00424ADF">
      <w:r>
        <w:t>MATERIAL:</w:t>
      </w:r>
      <w:r>
        <w:tab/>
      </w:r>
      <w:r>
        <w:tab/>
        <w:t>Polietileno BAJA    Tubular</w:t>
      </w:r>
    </w:p>
    <w:p w:rsidR="00424ADF" w:rsidRDefault="00424ADF" w:rsidP="00424ADF">
      <w:pPr>
        <w:rPr>
          <w:b/>
        </w:rPr>
      </w:pPr>
      <w:r>
        <w:t>MEDIDA:</w:t>
      </w:r>
      <w:r>
        <w:tab/>
      </w:r>
      <w:r>
        <w:tab/>
      </w:r>
      <w:r>
        <w:rPr>
          <w:b/>
        </w:rPr>
        <w:t>51     Cms</w:t>
      </w:r>
      <w:r>
        <w:t xml:space="preserve">.    </w:t>
      </w:r>
    </w:p>
    <w:p w:rsidR="00424ADF" w:rsidRDefault="00424ADF" w:rsidP="00424ADF">
      <w:r>
        <w:t>CALIBRE:</w:t>
      </w:r>
      <w:r>
        <w:tab/>
      </w:r>
      <w:r>
        <w:tab/>
      </w:r>
      <w:r>
        <w:rPr>
          <w:b/>
        </w:rPr>
        <w:t>1.7  ”</w:t>
      </w:r>
    </w:p>
    <w:p w:rsidR="00424ADF" w:rsidRDefault="00424ADF" w:rsidP="00424ADF">
      <w:r>
        <w:t>COLOR:</w:t>
      </w:r>
      <w:r>
        <w:tab/>
      </w:r>
      <w:r>
        <w:tab/>
        <w:t>Transparente</w:t>
      </w:r>
    </w:p>
    <w:p w:rsidR="00424ADF" w:rsidRDefault="00424ADF" w:rsidP="00424ADF">
      <w:r>
        <w:t>MEZCLA:</w:t>
      </w:r>
      <w:r>
        <w:tab/>
      </w:r>
      <w:r>
        <w:tab/>
        <w:t>Baja  25  kg – Lineal  8   kg</w:t>
      </w:r>
    </w:p>
    <w:p w:rsidR="00424ADF" w:rsidRDefault="00424ADF" w:rsidP="00424ADF">
      <w:pPr>
        <w:rPr>
          <w:b/>
          <w:bCs/>
        </w:rPr>
      </w:pPr>
      <w:r>
        <w:t>CANTIDAD:</w:t>
      </w:r>
      <w:r>
        <w:tab/>
      </w:r>
      <w:r>
        <w:tab/>
        <w:t>60     Kg.</w:t>
      </w:r>
      <w:r>
        <w:rPr>
          <w:b/>
          <w:bCs/>
        </w:rPr>
        <w:tab/>
      </w:r>
    </w:p>
    <w:p w:rsidR="00424ADF" w:rsidRDefault="00424ADF" w:rsidP="00424ADF">
      <w:r>
        <w:t>COLORES:</w:t>
      </w:r>
      <w:r>
        <w:tab/>
      </w:r>
      <w:r>
        <w:tab/>
        <w:t>2  ( Azul - Rojo  )</w:t>
      </w:r>
    </w:p>
    <w:p w:rsidR="00424ADF" w:rsidRDefault="00424ADF" w:rsidP="00424ADF">
      <w:r>
        <w:t>CARAS:</w:t>
      </w:r>
      <w:r>
        <w:tab/>
      </w:r>
      <w:r>
        <w:tab/>
        <w:t>1  ( 2 x 1 )</w:t>
      </w:r>
    </w:p>
    <w:p w:rsidR="00424ADF" w:rsidRDefault="00424ADF" w:rsidP="00424ADF">
      <w:r>
        <w:t>REPETICIÓN:</w:t>
      </w:r>
      <w:r>
        <w:tab/>
        <w:t xml:space="preserve">56    Cms. </w:t>
      </w:r>
    </w:p>
    <w:p w:rsidR="00424ADF" w:rsidRDefault="00424ADF" w:rsidP="00424ADF">
      <w:r>
        <w:t>BOLSA:</w:t>
      </w:r>
      <w:r>
        <w:tab/>
      </w:r>
      <w:r>
        <w:tab/>
        <w:t xml:space="preserve">51   X   56    Cms   ( con cubrevestido ) </w:t>
      </w:r>
    </w:p>
    <w:p w:rsidR="00424ADF" w:rsidRDefault="00424ADF" w:rsidP="00424ADF">
      <w:r>
        <w:t>RODILLO :                56</w:t>
      </w:r>
    </w:p>
    <w:p w:rsidR="00424ADF" w:rsidRDefault="00424ADF" w:rsidP="00424ADF">
      <w:r>
        <w:t>SELLADO:</w:t>
      </w:r>
      <w:r>
        <w:tab/>
      </w:r>
      <w:r>
        <w:tab/>
        <w:t>Fondo</w:t>
      </w:r>
    </w:p>
    <w:p w:rsidR="00424ADF" w:rsidRDefault="00424ADF" w:rsidP="00424ADF">
      <w:pPr>
        <w:rPr>
          <w:b/>
        </w:rPr>
      </w:pPr>
      <w:r>
        <w:t>REFERENCIA:</w:t>
      </w:r>
      <w:r>
        <w:tab/>
      </w:r>
      <w:r>
        <w:rPr>
          <w:b/>
        </w:rPr>
        <w:t>NAGA  CUBREVESTIDO  PEQUEÑO</w:t>
      </w:r>
    </w:p>
    <w:p w:rsidR="00424ADF" w:rsidRDefault="00424ADF" w:rsidP="00424ADF"/>
    <w:p w:rsidR="00424ADF" w:rsidRDefault="00424ADF" w:rsidP="00424ADF"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424ADF" w:rsidRDefault="00424ADF" w:rsidP="00424ADF">
      <w:r>
        <w:rPr>
          <w:b/>
          <w:bCs/>
          <w:u w:val="single"/>
        </w:rPr>
        <w:t>NOTA:</w:t>
      </w:r>
      <w:r>
        <w:t xml:space="preserve">  - Los cyreles  se encuentran en su  planta.</w:t>
      </w:r>
    </w:p>
    <w:p w:rsidR="00424ADF" w:rsidRDefault="00424ADF" w:rsidP="00424ADF">
      <w:pPr>
        <w:numPr>
          <w:ilvl w:val="0"/>
          <w:numId w:val="16"/>
        </w:numPr>
      </w:pPr>
      <w:r>
        <w:t>Altura y tonos según  Muestra</w:t>
      </w:r>
    </w:p>
    <w:p w:rsidR="00424ADF" w:rsidRDefault="00424ADF" w:rsidP="00424ADF">
      <w:pPr>
        <w:ind w:left="1860"/>
        <w:rPr>
          <w:b/>
        </w:rPr>
      </w:pPr>
    </w:p>
    <w:p w:rsidR="00424ADF" w:rsidRDefault="00424ADF" w:rsidP="00424ADF"/>
    <w:p w:rsidR="00424ADF" w:rsidRDefault="00424ADF" w:rsidP="00424ADF">
      <w:r>
        <w:t>Agradezco la atención y colaboración prestada.</w:t>
      </w:r>
    </w:p>
    <w:p w:rsidR="00424ADF" w:rsidRDefault="00424ADF" w:rsidP="00424ADF"/>
    <w:p w:rsidR="00424ADF" w:rsidRDefault="00424ADF" w:rsidP="00424ADF">
      <w:r>
        <w:t>Cordialmente,</w:t>
      </w:r>
    </w:p>
    <w:p w:rsidR="00424ADF" w:rsidRDefault="00424ADF" w:rsidP="00424ADF"/>
    <w:p w:rsidR="00424ADF" w:rsidRDefault="00424ADF" w:rsidP="00424ADF"/>
    <w:p w:rsidR="00424ADF" w:rsidRDefault="00424ADF" w:rsidP="00424ADF">
      <w:r>
        <w:t>RICARDO CASAS ZAPATA</w:t>
      </w:r>
    </w:p>
    <w:p w:rsidR="00424ADF" w:rsidRDefault="00424ADF" w:rsidP="00424ADF">
      <w:r>
        <w:t>Director.</w:t>
      </w:r>
    </w:p>
    <w:p w:rsidR="00424ADF" w:rsidRDefault="00424ADF" w:rsidP="005450D8"/>
    <w:p w:rsidR="00CC4729" w:rsidRDefault="00CC4729" w:rsidP="005450D8"/>
    <w:p w:rsidR="00CC4729" w:rsidRDefault="00CC4729" w:rsidP="005450D8"/>
    <w:p w:rsidR="00CC4729" w:rsidRDefault="00CC4729" w:rsidP="005450D8"/>
    <w:p w:rsidR="00CC4729" w:rsidRDefault="00CC4729" w:rsidP="005450D8"/>
    <w:p w:rsidR="00CC4729" w:rsidRDefault="00CC4729" w:rsidP="005450D8"/>
    <w:p w:rsidR="00CC4729" w:rsidRDefault="00CC4729" w:rsidP="00CC4729">
      <w:pPr>
        <w:rPr>
          <w:b/>
        </w:rPr>
      </w:pPr>
    </w:p>
    <w:p w:rsidR="00CC4729" w:rsidRDefault="00CC4729" w:rsidP="00CC4729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CC4729" w:rsidRDefault="00CC4729" w:rsidP="00CC4729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CC4729" w:rsidRDefault="00CC4729" w:rsidP="00CC4729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CC4729" w:rsidRDefault="00CC4729" w:rsidP="00CC4729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CC4729" w:rsidRDefault="00CC4729" w:rsidP="00CC4729">
      <w:pPr>
        <w:rPr>
          <w:b/>
          <w:bCs/>
        </w:rPr>
      </w:pPr>
    </w:p>
    <w:p w:rsidR="00CC4729" w:rsidRDefault="00CC4729" w:rsidP="00CC4729">
      <w:pPr>
        <w:pStyle w:val="Ttulo1"/>
      </w:pPr>
    </w:p>
    <w:p w:rsidR="00CC4729" w:rsidRDefault="00CC4729" w:rsidP="00CC4729">
      <w:pPr>
        <w:pStyle w:val="Ttulo1"/>
      </w:pPr>
      <w:r>
        <w:t>ORDEN DE TRABAJO  N °      06377</w:t>
      </w:r>
    </w:p>
    <w:p w:rsidR="00CC4729" w:rsidRDefault="00CC4729" w:rsidP="00CC4729"/>
    <w:p w:rsidR="00CC4729" w:rsidRDefault="00CC4729" w:rsidP="00CC4729">
      <w:r>
        <w:t>FECHA:</w:t>
      </w:r>
      <w:r>
        <w:tab/>
        <w:t>Medellín,  Abril   14    de   2010</w:t>
      </w:r>
    </w:p>
    <w:p w:rsidR="00CC4729" w:rsidRDefault="00CC4729" w:rsidP="00CC4729">
      <w:r>
        <w:t>PARA:</w:t>
      </w:r>
      <w:r>
        <w:tab/>
      </w:r>
      <w:r>
        <w:tab/>
        <w:t>PLÁSTICOS DARMA</w:t>
      </w:r>
    </w:p>
    <w:p w:rsidR="00CC4729" w:rsidRDefault="00CC4729" w:rsidP="00CC4729">
      <w:r>
        <w:t>ATENCIÓN:</w:t>
      </w:r>
      <w:r>
        <w:tab/>
        <w:t>Sr. Darío Jaramillo</w:t>
      </w:r>
    </w:p>
    <w:p w:rsidR="00CC4729" w:rsidRDefault="00CC4729" w:rsidP="00CC4729">
      <w:r>
        <w:tab/>
      </w:r>
      <w:r>
        <w:tab/>
        <w:t>Gerente.</w:t>
      </w:r>
    </w:p>
    <w:p w:rsidR="00CC4729" w:rsidRDefault="00CC4729" w:rsidP="00CC4729"/>
    <w:p w:rsidR="00CC4729" w:rsidRDefault="00CC4729" w:rsidP="00CC4729">
      <w:r>
        <w:t>Apreciado Don Darío:</w:t>
      </w:r>
    </w:p>
    <w:p w:rsidR="00CC4729" w:rsidRDefault="00CC4729" w:rsidP="00CC4729"/>
    <w:p w:rsidR="00CC4729" w:rsidRDefault="00CC4729" w:rsidP="00CC4729">
      <w:r>
        <w:t>Con la presente estamos solicitando el siguiente servicio de  IMPRESIÓN  :</w:t>
      </w:r>
    </w:p>
    <w:p w:rsidR="00CC4729" w:rsidRDefault="00CC4729" w:rsidP="00CC4729"/>
    <w:p w:rsidR="00CC4729" w:rsidRDefault="00CC4729" w:rsidP="00CC4729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CC4729" w:rsidRDefault="00CC4729" w:rsidP="00CC4729">
      <w:r>
        <w:t xml:space="preserve">MATERIAL   :           Polipropileno   Lamina   de   </w:t>
      </w:r>
      <w:r>
        <w:rPr>
          <w:b/>
        </w:rPr>
        <w:t>35</w:t>
      </w:r>
      <w:r>
        <w:t xml:space="preserve">    cms</w:t>
      </w:r>
    </w:p>
    <w:p w:rsidR="00CC4729" w:rsidRDefault="00CC4729" w:rsidP="00CC4729">
      <w:r>
        <w:t>CLIBRE      :               1.5  ”</w:t>
      </w:r>
    </w:p>
    <w:p w:rsidR="00CC4729" w:rsidRPr="00AD5DCF" w:rsidRDefault="00CC4729" w:rsidP="00CC4729">
      <w:pPr>
        <w:rPr>
          <w:b/>
        </w:rPr>
      </w:pPr>
      <w:r>
        <w:t>REFERENCIA:</w:t>
      </w:r>
      <w:r>
        <w:tab/>
      </w:r>
      <w:r>
        <w:rPr>
          <w:b/>
        </w:rPr>
        <w:t>GOLOSA   RICO  PAN</w:t>
      </w:r>
    </w:p>
    <w:p w:rsidR="00CC4729" w:rsidRDefault="00CC4729" w:rsidP="00CC4729">
      <w:r>
        <w:t>CANTIDAD    :         100     Kg</w:t>
      </w:r>
    </w:p>
    <w:p w:rsidR="00CC4729" w:rsidRDefault="00CC4729" w:rsidP="00CC4729">
      <w:r>
        <w:t>COLORES:</w:t>
      </w:r>
      <w:r>
        <w:tab/>
      </w:r>
      <w:r>
        <w:tab/>
        <w:t>4   ( Amarillo – Rojo – Negro – Beige  )</w:t>
      </w:r>
    </w:p>
    <w:p w:rsidR="00CC4729" w:rsidRDefault="00CC4729" w:rsidP="00CC4729">
      <w:r>
        <w:t>CARAS:</w:t>
      </w:r>
      <w:r>
        <w:tab/>
      </w:r>
      <w:r>
        <w:tab/>
        <w:t xml:space="preserve">2  </w:t>
      </w:r>
    </w:p>
    <w:p w:rsidR="00CC4729" w:rsidRDefault="00CC4729" w:rsidP="00CC4729">
      <w:r>
        <w:t>REPETICIÓN:</w:t>
      </w:r>
      <w:r>
        <w:tab/>
        <w:t>15.5  cm</w:t>
      </w:r>
    </w:p>
    <w:p w:rsidR="00CC4729" w:rsidRPr="007E24E2" w:rsidRDefault="00CC4729" w:rsidP="00CC4729">
      <w:pPr>
        <w:rPr>
          <w:b/>
        </w:rPr>
      </w:pPr>
      <w:r>
        <w:t>RODILLO:</w:t>
      </w:r>
      <w:r>
        <w:tab/>
      </w:r>
      <w:r>
        <w:tab/>
      </w:r>
      <w:r>
        <w:rPr>
          <w:b/>
        </w:rPr>
        <w:t>32</w:t>
      </w:r>
    </w:p>
    <w:p w:rsidR="00CC4729" w:rsidRDefault="00CC4729" w:rsidP="00CC4729">
      <w:r>
        <w:t>BOLSA:</w:t>
      </w:r>
      <w:r>
        <w:tab/>
      </w:r>
      <w:r>
        <w:tab/>
        <w:t xml:space="preserve">15.5   X  32    cms   </w:t>
      </w:r>
    </w:p>
    <w:p w:rsidR="00CC4729" w:rsidRDefault="00CC4729" w:rsidP="00CC4729">
      <w:r>
        <w:t>SELLADO:</w:t>
      </w:r>
      <w:r>
        <w:tab/>
      </w:r>
      <w:r>
        <w:tab/>
        <w:t>Para selle lateral.</w:t>
      </w:r>
    </w:p>
    <w:p w:rsidR="00CC4729" w:rsidRDefault="00CC4729" w:rsidP="00CC4729"/>
    <w:p w:rsidR="00CC4729" w:rsidRDefault="00CC4729" w:rsidP="00CC4729"/>
    <w:p w:rsidR="00CC4729" w:rsidRDefault="00CC4729" w:rsidP="00CC4729">
      <w:r>
        <w:rPr>
          <w:b/>
          <w:bCs/>
          <w:u w:val="single"/>
        </w:rPr>
        <w:t>NOTA:</w:t>
      </w:r>
      <w:r>
        <w:t xml:space="preserve">  *   Los cyreles</w:t>
      </w:r>
      <w:r w:rsidR="000F57D1">
        <w:t xml:space="preserve">   en  su  planta.</w:t>
      </w:r>
    </w:p>
    <w:p w:rsidR="00CC4729" w:rsidRDefault="00CC4729" w:rsidP="00CC4729">
      <w:pPr>
        <w:numPr>
          <w:ilvl w:val="0"/>
          <w:numId w:val="1"/>
        </w:numPr>
      </w:pPr>
      <w:r>
        <w:t>Se envían ARTE    para tonos y alturas</w:t>
      </w:r>
    </w:p>
    <w:p w:rsidR="00CC4729" w:rsidRPr="005574BF" w:rsidRDefault="00CC4729" w:rsidP="00CC4729">
      <w:pPr>
        <w:numPr>
          <w:ilvl w:val="0"/>
          <w:numId w:val="2"/>
        </w:numPr>
      </w:pPr>
      <w:r>
        <w:t xml:space="preserve">Se  envia el material de PP </w:t>
      </w:r>
      <w:r>
        <w:rPr>
          <w:b/>
        </w:rPr>
        <w:t xml:space="preserve">de  35 </w:t>
      </w:r>
      <w:r w:rsidRPr="00AD5DCF">
        <w:rPr>
          <w:b/>
        </w:rPr>
        <w:t xml:space="preserve">  cms</w:t>
      </w:r>
    </w:p>
    <w:p w:rsidR="00CC4729" w:rsidRPr="00307118" w:rsidRDefault="00CC4729" w:rsidP="00CC4729">
      <w:pPr>
        <w:numPr>
          <w:ilvl w:val="0"/>
          <w:numId w:val="2"/>
        </w:numPr>
      </w:pPr>
      <w:r>
        <w:rPr>
          <w:b/>
        </w:rPr>
        <w:t>SE  APRUEBA  IMPRESIÓN.</w:t>
      </w:r>
    </w:p>
    <w:p w:rsidR="00CC4729" w:rsidRPr="00150D1A" w:rsidRDefault="00CC4729" w:rsidP="00CC4729">
      <w:pPr>
        <w:ind w:left="1860"/>
      </w:pPr>
    </w:p>
    <w:p w:rsidR="00CC4729" w:rsidRDefault="00CC4729" w:rsidP="00CC4729">
      <w:pPr>
        <w:ind w:left="885"/>
      </w:pPr>
    </w:p>
    <w:p w:rsidR="00CC4729" w:rsidRDefault="00CC4729" w:rsidP="00CC4729">
      <w:pPr>
        <w:ind w:left="885"/>
      </w:pPr>
    </w:p>
    <w:p w:rsidR="00CC4729" w:rsidRDefault="00CC4729" w:rsidP="00CC4729">
      <w:r>
        <w:t>Agradezco la atención y colaboración prestada.</w:t>
      </w:r>
    </w:p>
    <w:p w:rsidR="00CC4729" w:rsidRDefault="00CC4729" w:rsidP="00CC4729"/>
    <w:p w:rsidR="00CC4729" w:rsidRDefault="00CC4729" w:rsidP="00CC4729"/>
    <w:p w:rsidR="00CC4729" w:rsidRDefault="00CC4729" w:rsidP="00CC4729">
      <w:r>
        <w:t>Cordialmente,</w:t>
      </w:r>
    </w:p>
    <w:p w:rsidR="00CC4729" w:rsidRDefault="00CC4729" w:rsidP="00CC4729"/>
    <w:p w:rsidR="00CC4729" w:rsidRDefault="00CC4729" w:rsidP="00CC4729"/>
    <w:p w:rsidR="00CC4729" w:rsidRDefault="00CC4729" w:rsidP="00CC4729"/>
    <w:p w:rsidR="00CC4729" w:rsidRDefault="00CC4729" w:rsidP="00CC4729">
      <w:r>
        <w:t>RICARDO CASAS ZAPATA</w:t>
      </w:r>
    </w:p>
    <w:p w:rsidR="00CC4729" w:rsidRDefault="00CC4729" w:rsidP="00CC4729">
      <w:r>
        <w:t>Director</w:t>
      </w:r>
    </w:p>
    <w:p w:rsidR="00CC4729" w:rsidRDefault="00CC4729" w:rsidP="005450D8"/>
    <w:p w:rsidR="000B51BA" w:rsidRDefault="000B51BA" w:rsidP="005450D8"/>
    <w:p w:rsidR="000B51BA" w:rsidRDefault="000B51BA" w:rsidP="005450D8"/>
    <w:p w:rsidR="000B51BA" w:rsidRDefault="000B51BA" w:rsidP="005450D8"/>
    <w:p w:rsidR="000B51BA" w:rsidRDefault="000B51BA" w:rsidP="000B51BA">
      <w:pPr>
        <w:rPr>
          <w:b/>
        </w:rPr>
      </w:pPr>
    </w:p>
    <w:p w:rsidR="000B51BA" w:rsidRDefault="000B51BA" w:rsidP="000B51BA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0B51BA" w:rsidRDefault="000B51BA" w:rsidP="000B51BA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0B51BA" w:rsidRDefault="000B51BA" w:rsidP="000B51BA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0B51BA" w:rsidRDefault="000B51BA" w:rsidP="000B51BA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0B51BA" w:rsidRDefault="000B51BA" w:rsidP="000B51BA"/>
    <w:p w:rsidR="000B51BA" w:rsidRDefault="000B51BA" w:rsidP="000B51BA">
      <w:pPr>
        <w:pStyle w:val="Ttulo1"/>
      </w:pPr>
      <w:r>
        <w:t>ORDEN DE TRABAJO  N°     05934</w:t>
      </w:r>
    </w:p>
    <w:p w:rsidR="000B51BA" w:rsidRDefault="000B51BA" w:rsidP="000B51BA"/>
    <w:p w:rsidR="000B51BA" w:rsidRDefault="000B51BA" w:rsidP="000B51BA">
      <w:r>
        <w:t>FECHA:</w:t>
      </w:r>
      <w:r>
        <w:tab/>
        <w:t>Medellín, Febrero  03    de    2010</w:t>
      </w:r>
    </w:p>
    <w:p w:rsidR="000B51BA" w:rsidRDefault="000B51BA" w:rsidP="000B51BA">
      <w:r>
        <w:t>PARA:</w:t>
      </w:r>
      <w:r>
        <w:tab/>
      </w:r>
      <w:r>
        <w:tab/>
        <w:t>PLÁSTICOS DARMA</w:t>
      </w:r>
    </w:p>
    <w:p w:rsidR="000B51BA" w:rsidRDefault="000B51BA" w:rsidP="000B51BA">
      <w:r>
        <w:t>ATENCIÓN:</w:t>
      </w:r>
      <w:r>
        <w:tab/>
        <w:t>Sr. Darío Jaramillo</w:t>
      </w:r>
    </w:p>
    <w:p w:rsidR="000B51BA" w:rsidRDefault="000B51BA" w:rsidP="000B51BA">
      <w:r>
        <w:tab/>
      </w:r>
      <w:r>
        <w:tab/>
        <w:t>Gerente.</w:t>
      </w:r>
    </w:p>
    <w:p w:rsidR="000B51BA" w:rsidRDefault="000B51BA" w:rsidP="000B51BA"/>
    <w:p w:rsidR="000B51BA" w:rsidRDefault="000B51BA" w:rsidP="000B51BA">
      <w:r>
        <w:t>Apreciado Don Darío :</w:t>
      </w:r>
    </w:p>
    <w:p w:rsidR="000B51BA" w:rsidRDefault="000B51BA" w:rsidP="000B51BA">
      <w:r>
        <w:t xml:space="preserve"> </w:t>
      </w:r>
    </w:p>
    <w:p w:rsidR="000B51BA" w:rsidRDefault="000B51BA" w:rsidP="000B51BA">
      <w:r>
        <w:t>Con la presente estamos solicitando el siguiente servicio de EXTRUSION E IMPRESION:</w:t>
      </w:r>
    </w:p>
    <w:p w:rsidR="000B51BA" w:rsidRDefault="000B51BA" w:rsidP="000B51BA"/>
    <w:p w:rsidR="000B51BA" w:rsidRDefault="000B51BA" w:rsidP="000B51BA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0B51BA" w:rsidRDefault="000B51BA" w:rsidP="000B51BA">
      <w:pPr>
        <w:rPr>
          <w:b/>
          <w:bCs/>
          <w:u w:val="single"/>
        </w:rPr>
      </w:pPr>
    </w:p>
    <w:p w:rsidR="000B51BA" w:rsidRDefault="000B51BA" w:rsidP="000B51BA">
      <w:r>
        <w:t>MATERIAL:</w:t>
      </w:r>
      <w:r>
        <w:tab/>
      </w:r>
      <w:r>
        <w:tab/>
        <w:t>Polietileno BAJA  Tubular  Verde.</w:t>
      </w:r>
    </w:p>
    <w:p w:rsidR="000B51BA" w:rsidRPr="003F0627" w:rsidRDefault="000B51BA" w:rsidP="000B51BA">
      <w:pPr>
        <w:rPr>
          <w:b/>
        </w:rPr>
      </w:pPr>
      <w:r>
        <w:t>MEDIDA:</w:t>
      </w:r>
      <w:r>
        <w:tab/>
      </w:r>
      <w:r>
        <w:tab/>
      </w:r>
      <w:r>
        <w:rPr>
          <w:b/>
        </w:rPr>
        <w:t>50    cm</w:t>
      </w:r>
    </w:p>
    <w:p w:rsidR="000B51BA" w:rsidRDefault="000B51BA" w:rsidP="000B51BA">
      <w:r>
        <w:t>CALIBRE:</w:t>
      </w:r>
      <w:r>
        <w:tab/>
      </w:r>
      <w:r>
        <w:tab/>
      </w:r>
      <w:r w:rsidRPr="00BF395A">
        <w:rPr>
          <w:b/>
        </w:rPr>
        <w:t>2</w:t>
      </w:r>
      <w:r>
        <w:rPr>
          <w:b/>
        </w:rPr>
        <w:t xml:space="preserve">.0   </w:t>
      </w:r>
      <w:r w:rsidRPr="00BB2CA5">
        <w:rPr>
          <w:b/>
        </w:rPr>
        <w:t>”</w:t>
      </w:r>
    </w:p>
    <w:p w:rsidR="000B51BA" w:rsidRDefault="000B51BA" w:rsidP="000B51BA">
      <w:r>
        <w:t>COLOR:</w:t>
      </w:r>
      <w:r>
        <w:tab/>
      </w:r>
      <w:r>
        <w:tab/>
        <w:t>Verde</w:t>
      </w:r>
    </w:p>
    <w:p w:rsidR="000B51BA" w:rsidRDefault="000B51BA" w:rsidP="000B51BA">
      <w:r>
        <w:t>TRATADO:</w:t>
      </w:r>
      <w:r>
        <w:tab/>
      </w:r>
      <w:r>
        <w:tab/>
        <w:t>1  Cara.</w:t>
      </w:r>
    </w:p>
    <w:p w:rsidR="000B51BA" w:rsidRDefault="000B51BA" w:rsidP="000B51BA">
      <w:pPr>
        <w:rPr>
          <w:b/>
          <w:bCs/>
        </w:rPr>
      </w:pPr>
      <w:r>
        <w:t>CANTIDAD:</w:t>
      </w:r>
      <w:r>
        <w:tab/>
      </w:r>
      <w:r>
        <w:tab/>
      </w:r>
      <w:r>
        <w:rPr>
          <w:b/>
        </w:rPr>
        <w:t>190</w:t>
      </w:r>
      <w:r>
        <w:t xml:space="preserve">    Kg.</w:t>
      </w:r>
      <w:r>
        <w:rPr>
          <w:b/>
          <w:bCs/>
        </w:rPr>
        <w:tab/>
      </w:r>
    </w:p>
    <w:p w:rsidR="000B51BA" w:rsidRDefault="000B51BA" w:rsidP="000B51BA">
      <w:r>
        <w:t>COLORES:</w:t>
      </w:r>
      <w:r>
        <w:tab/>
      </w:r>
      <w:r>
        <w:tab/>
        <w:t>1      (  PLATA   )</w:t>
      </w:r>
    </w:p>
    <w:p w:rsidR="000B51BA" w:rsidRDefault="000B51BA" w:rsidP="000B51BA">
      <w:r>
        <w:t>CARAS:</w:t>
      </w:r>
      <w:r>
        <w:tab/>
      </w:r>
      <w:r>
        <w:tab/>
        <w:t>1  (  1  x 1  )</w:t>
      </w:r>
    </w:p>
    <w:p w:rsidR="000B51BA" w:rsidRDefault="000B51BA" w:rsidP="000B51BA">
      <w:r>
        <w:t>REPETICIÓN:</w:t>
      </w:r>
      <w:r>
        <w:tab/>
        <w:t xml:space="preserve">40    Cms. </w:t>
      </w:r>
    </w:p>
    <w:p w:rsidR="000B51BA" w:rsidRDefault="000B51BA" w:rsidP="000B51BA">
      <w:r>
        <w:t>BOLSA:</w:t>
      </w:r>
      <w:r>
        <w:tab/>
      </w:r>
      <w:r>
        <w:tab/>
        <w:t xml:space="preserve">40   X   50   cm  </w:t>
      </w:r>
    </w:p>
    <w:p w:rsidR="000B51BA" w:rsidRDefault="000B51BA" w:rsidP="000B51BA">
      <w:r>
        <w:t>RODILLO :                40</w:t>
      </w:r>
    </w:p>
    <w:p w:rsidR="000B51BA" w:rsidRDefault="000B51BA" w:rsidP="000B51BA">
      <w:r>
        <w:t>SELLADO:</w:t>
      </w:r>
      <w:r>
        <w:tab/>
      </w:r>
      <w:r>
        <w:tab/>
        <w:t xml:space="preserve">Lateral  </w:t>
      </w:r>
    </w:p>
    <w:p w:rsidR="000B51BA" w:rsidRPr="001F34F2" w:rsidRDefault="000B51BA" w:rsidP="000B51BA">
      <w:r w:rsidRPr="001F34F2">
        <w:t>REFERENCIA:</w:t>
      </w:r>
      <w:r w:rsidRPr="001F34F2">
        <w:tab/>
      </w:r>
      <w:r>
        <w:rPr>
          <w:b/>
        </w:rPr>
        <w:t>ZONA  VIRTUAL</w:t>
      </w:r>
    </w:p>
    <w:p w:rsidR="000B51BA" w:rsidRPr="001F34F2" w:rsidRDefault="000B51BA" w:rsidP="000B51BA"/>
    <w:p w:rsidR="000B51BA" w:rsidRPr="001F34F2" w:rsidRDefault="000B51BA" w:rsidP="000B51BA">
      <w:r w:rsidRPr="001F34F2">
        <w:rPr>
          <w:b/>
        </w:rPr>
        <w:tab/>
      </w:r>
      <w:r w:rsidRPr="001F34F2">
        <w:rPr>
          <w:b/>
        </w:rPr>
        <w:tab/>
      </w:r>
      <w:r w:rsidRPr="001F34F2">
        <w:rPr>
          <w:b/>
        </w:rPr>
        <w:tab/>
      </w:r>
    </w:p>
    <w:p w:rsidR="000B51BA" w:rsidRDefault="000B51BA" w:rsidP="000B51BA">
      <w:r>
        <w:rPr>
          <w:b/>
          <w:bCs/>
          <w:u w:val="single"/>
        </w:rPr>
        <w:t>NOTA:</w:t>
      </w:r>
      <w:r>
        <w:t xml:space="preserve">  - Los cyreles los envía  Grafiflex.</w:t>
      </w:r>
    </w:p>
    <w:p w:rsidR="000B51BA" w:rsidRPr="00D41261" w:rsidRDefault="000B51BA" w:rsidP="000B51BA">
      <w:pPr>
        <w:numPr>
          <w:ilvl w:val="0"/>
          <w:numId w:val="2"/>
        </w:numPr>
        <w:ind w:left="1500"/>
        <w:rPr>
          <w:b/>
        </w:rPr>
      </w:pPr>
      <w:r>
        <w:t>Altura y tonos según   Arte</w:t>
      </w:r>
    </w:p>
    <w:p w:rsidR="000B51BA" w:rsidRDefault="000B51BA" w:rsidP="000B51BA">
      <w:pPr>
        <w:numPr>
          <w:ilvl w:val="0"/>
          <w:numId w:val="2"/>
        </w:numPr>
        <w:rPr>
          <w:b/>
        </w:rPr>
      </w:pPr>
      <w:r>
        <w:rPr>
          <w:b/>
        </w:rPr>
        <w:t>Colocar pie de Imprenta de P.U.</w:t>
      </w:r>
    </w:p>
    <w:p w:rsidR="000B51BA" w:rsidRDefault="000B51BA" w:rsidP="000B51BA">
      <w:pPr>
        <w:ind w:left="1860"/>
        <w:rPr>
          <w:b/>
          <w:sz w:val="28"/>
          <w:szCs w:val="28"/>
        </w:rPr>
      </w:pPr>
    </w:p>
    <w:p w:rsidR="000B51BA" w:rsidRDefault="000B51BA" w:rsidP="000B51BA">
      <w:pPr>
        <w:numPr>
          <w:ilvl w:val="0"/>
          <w:numId w:val="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Se  envía  película de PU.</w:t>
      </w:r>
    </w:p>
    <w:p w:rsidR="000B51BA" w:rsidRDefault="000B51BA" w:rsidP="000B51BA"/>
    <w:p w:rsidR="000B51BA" w:rsidRDefault="000B51BA" w:rsidP="000B51BA"/>
    <w:p w:rsidR="000B51BA" w:rsidRPr="00465B97" w:rsidRDefault="000B51BA" w:rsidP="000B51BA"/>
    <w:p w:rsidR="000B51BA" w:rsidRDefault="000B51BA" w:rsidP="000B51BA">
      <w:r>
        <w:t>Agradezco la atención y colaboración prestada.</w:t>
      </w:r>
    </w:p>
    <w:p w:rsidR="000B51BA" w:rsidRDefault="000B51BA" w:rsidP="000B51BA"/>
    <w:p w:rsidR="000B51BA" w:rsidRDefault="000B51BA" w:rsidP="000B51BA">
      <w:r>
        <w:t>Cordialmente,</w:t>
      </w:r>
    </w:p>
    <w:p w:rsidR="000B51BA" w:rsidRDefault="000B51BA" w:rsidP="000B51BA"/>
    <w:p w:rsidR="000B51BA" w:rsidRDefault="000B51BA" w:rsidP="000B51BA"/>
    <w:p w:rsidR="000B51BA" w:rsidRDefault="000B51BA" w:rsidP="000B51BA">
      <w:r>
        <w:t>RICARDO CASAS ZAPATA</w:t>
      </w:r>
    </w:p>
    <w:p w:rsidR="000B51BA" w:rsidRDefault="000B51BA" w:rsidP="000B51BA">
      <w:r>
        <w:t>Director.</w:t>
      </w:r>
    </w:p>
    <w:p w:rsidR="00CA71AC" w:rsidRDefault="00CA71AC" w:rsidP="00CA71AC">
      <w:pPr>
        <w:rPr>
          <w:b/>
        </w:rPr>
      </w:pPr>
    </w:p>
    <w:p w:rsidR="00CA71AC" w:rsidRDefault="00CA71AC" w:rsidP="00CA71AC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CA71AC" w:rsidRDefault="00CA71AC" w:rsidP="00CA71AC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CA71AC" w:rsidRDefault="00CA71AC" w:rsidP="00CA71AC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CA71AC" w:rsidRDefault="00CA71AC" w:rsidP="00CA71AC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CA71AC" w:rsidRDefault="00CA71AC" w:rsidP="00CA71AC"/>
    <w:p w:rsidR="00CA71AC" w:rsidRDefault="00CA71AC" w:rsidP="00CA71AC">
      <w:pPr>
        <w:pStyle w:val="Ttulo1"/>
      </w:pPr>
      <w:r>
        <w:t>ORDEN DE TRABAJO   N°      06422</w:t>
      </w:r>
    </w:p>
    <w:p w:rsidR="00CA71AC" w:rsidRDefault="00CA71AC" w:rsidP="00CA71AC"/>
    <w:p w:rsidR="00CA71AC" w:rsidRDefault="00CA71AC" w:rsidP="00CA71AC">
      <w:r>
        <w:t>FECHA:</w:t>
      </w:r>
      <w:r>
        <w:tab/>
        <w:t>Medellín, Abril   14    de 2010</w:t>
      </w:r>
    </w:p>
    <w:p w:rsidR="00CA71AC" w:rsidRDefault="00CA71AC" w:rsidP="00CA71AC">
      <w:r>
        <w:t>PARA:</w:t>
      </w:r>
      <w:r>
        <w:tab/>
      </w:r>
      <w:r>
        <w:tab/>
        <w:t>PLÁSTICOS   DARMA</w:t>
      </w:r>
    </w:p>
    <w:p w:rsidR="00CA71AC" w:rsidRDefault="00CA71AC" w:rsidP="00CA71AC">
      <w:r>
        <w:t>ATENCIÓN:</w:t>
      </w:r>
      <w:r>
        <w:tab/>
        <w:t>Sr. DARIO JARAMILLO</w:t>
      </w:r>
    </w:p>
    <w:p w:rsidR="00CA71AC" w:rsidRDefault="00CA71AC" w:rsidP="00CA71AC"/>
    <w:p w:rsidR="00CA71AC" w:rsidRDefault="00CA71AC" w:rsidP="00CA71AC">
      <w:r>
        <w:t>Apreciado Dn DARIO:</w:t>
      </w:r>
    </w:p>
    <w:p w:rsidR="00CA71AC" w:rsidRDefault="00CA71AC" w:rsidP="00CA71AC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CA71AC" w:rsidRDefault="00CA71AC" w:rsidP="00CA71AC"/>
    <w:p w:rsidR="00CA71AC" w:rsidRDefault="00CA71AC" w:rsidP="00CA71AC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CA71AC" w:rsidRDefault="00CA71AC" w:rsidP="00CA71AC"/>
    <w:p w:rsidR="00CA71AC" w:rsidRDefault="00CA71AC" w:rsidP="00CA71AC">
      <w:r>
        <w:t>MATERIAL :</w:t>
      </w:r>
      <w:r>
        <w:tab/>
      </w:r>
      <w:r>
        <w:tab/>
        <w:t xml:space="preserve">Polietileno de Baja  densidad   </w:t>
      </w:r>
      <w:r w:rsidRPr="00F33A5C">
        <w:rPr>
          <w:b/>
          <w:u w:val="single"/>
        </w:rPr>
        <w:t>Verde</w:t>
      </w:r>
      <w:r>
        <w:t xml:space="preserve">  Tubular</w:t>
      </w:r>
    </w:p>
    <w:p w:rsidR="00CA71AC" w:rsidRDefault="00CA71AC" w:rsidP="00CA71AC">
      <w:r>
        <w:t>MEDIDA:</w:t>
      </w:r>
      <w:r>
        <w:tab/>
      </w:r>
      <w:r>
        <w:tab/>
      </w:r>
      <w:r>
        <w:rPr>
          <w:b/>
        </w:rPr>
        <w:t>5</w:t>
      </w:r>
      <w:r w:rsidRPr="008D3CB8">
        <w:rPr>
          <w:b/>
        </w:rPr>
        <w:t>0</w:t>
      </w:r>
      <w:r>
        <w:t xml:space="preserve">   cms   </w:t>
      </w:r>
    </w:p>
    <w:p w:rsidR="00CA71AC" w:rsidRDefault="00CA71AC" w:rsidP="00CA71AC">
      <w:r>
        <w:t>CALIBRE :</w:t>
      </w:r>
      <w:r>
        <w:tab/>
      </w:r>
      <w:r>
        <w:tab/>
      </w:r>
      <w:r>
        <w:rPr>
          <w:b/>
        </w:rPr>
        <w:t>2.0</w:t>
      </w:r>
      <w:r>
        <w:t xml:space="preserve">   “</w:t>
      </w:r>
    </w:p>
    <w:p w:rsidR="00CA71AC" w:rsidRDefault="00CA71AC" w:rsidP="00CA71AC">
      <w:r>
        <w:t>COLOR :</w:t>
      </w:r>
      <w:r>
        <w:tab/>
      </w:r>
      <w:r>
        <w:tab/>
        <w:t>Verde</w:t>
      </w:r>
    </w:p>
    <w:p w:rsidR="00CA71AC" w:rsidRPr="0007721A" w:rsidRDefault="00CA71AC" w:rsidP="00CA71AC">
      <w:r>
        <w:t xml:space="preserve">TRATADO : </w:t>
      </w:r>
      <w:r>
        <w:tab/>
      </w:r>
      <w:r>
        <w:tab/>
        <w:t>1  cara</w:t>
      </w:r>
    </w:p>
    <w:p w:rsidR="00CA71AC" w:rsidRDefault="00CA71AC" w:rsidP="00CA71AC">
      <w:r>
        <w:t xml:space="preserve">CANTIDAD : </w:t>
      </w:r>
      <w:r>
        <w:tab/>
      </w:r>
      <w:r w:rsidR="00166480">
        <w:rPr>
          <w:b/>
        </w:rPr>
        <w:t>4</w:t>
      </w:r>
      <w:r>
        <w:rPr>
          <w:b/>
        </w:rPr>
        <w:t>0</w:t>
      </w:r>
      <w:r w:rsidRPr="001C4A3E">
        <w:rPr>
          <w:b/>
        </w:rPr>
        <w:t>0</w:t>
      </w:r>
      <w:r>
        <w:t xml:space="preserve">    kg</w:t>
      </w:r>
    </w:p>
    <w:p w:rsidR="00CA71AC" w:rsidRDefault="00CA71AC" w:rsidP="00CA71AC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 xml:space="preserve">1 (  Plata    ) </w:t>
      </w:r>
    </w:p>
    <w:p w:rsidR="00CA71AC" w:rsidRDefault="00CA71AC" w:rsidP="00CA71AC">
      <w:r>
        <w:t xml:space="preserve">CARAS : </w:t>
      </w:r>
      <w:r>
        <w:tab/>
      </w:r>
      <w:r>
        <w:tab/>
        <w:t>1  ( 1  x  1  )</w:t>
      </w:r>
    </w:p>
    <w:p w:rsidR="00CA71AC" w:rsidRDefault="00CA71AC" w:rsidP="00CA71AC">
      <w:r>
        <w:t xml:space="preserve">REPETICIÓN : </w:t>
      </w:r>
      <w:r>
        <w:tab/>
        <w:t>40   cms</w:t>
      </w:r>
    </w:p>
    <w:p w:rsidR="00CA71AC" w:rsidRDefault="00CA71AC" w:rsidP="00CA71AC">
      <w:r>
        <w:t>RODILLO :</w:t>
      </w:r>
      <w:r>
        <w:tab/>
      </w:r>
      <w:r>
        <w:tab/>
        <w:t>40</w:t>
      </w:r>
    </w:p>
    <w:p w:rsidR="00CA71AC" w:rsidRDefault="00CA71AC" w:rsidP="00CA71AC">
      <w:r>
        <w:t>BOLSA  :</w:t>
      </w:r>
      <w:r>
        <w:tab/>
      </w:r>
      <w:r>
        <w:tab/>
      </w:r>
      <w:r>
        <w:rPr>
          <w:b/>
        </w:rPr>
        <w:t>40  x  5</w:t>
      </w:r>
      <w:r w:rsidRPr="00336CAC">
        <w:rPr>
          <w:b/>
        </w:rPr>
        <w:t>0   cm</w:t>
      </w:r>
      <w:r>
        <w:t xml:space="preserve">    </w:t>
      </w:r>
    </w:p>
    <w:p w:rsidR="00CA71AC" w:rsidRDefault="00CA71AC" w:rsidP="00CA71AC">
      <w:r>
        <w:t>SELLADO .</w:t>
      </w:r>
      <w:r>
        <w:tab/>
      </w:r>
      <w:r>
        <w:tab/>
        <w:t>Lateral</w:t>
      </w:r>
    </w:p>
    <w:p w:rsidR="00CA71AC" w:rsidRDefault="00CA71AC" w:rsidP="00CA71AC">
      <w:r>
        <w:t>REFERENCIA :</w:t>
      </w:r>
      <w:r>
        <w:tab/>
      </w:r>
      <w:r>
        <w:rPr>
          <w:b/>
        </w:rPr>
        <w:t>CARMEL  SEGUNDAS</w:t>
      </w:r>
    </w:p>
    <w:p w:rsidR="00CA71AC" w:rsidRDefault="00CA71AC" w:rsidP="00CA71AC"/>
    <w:p w:rsidR="00CA71AC" w:rsidRDefault="00CA71AC" w:rsidP="00CA71AC"/>
    <w:p w:rsidR="00CA71AC" w:rsidRDefault="00CA71AC" w:rsidP="00CA71AC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 w:rsidR="008649DD">
        <w:rPr>
          <w:bCs/>
        </w:rPr>
        <w:t>Cyreles  en  su  planta</w:t>
      </w:r>
    </w:p>
    <w:p w:rsidR="00CA71AC" w:rsidRDefault="00CA71AC" w:rsidP="00CA71AC">
      <w:r>
        <w:t xml:space="preserve">                   -   Anexo muestra física para   alturas y Tonos.</w:t>
      </w:r>
    </w:p>
    <w:p w:rsidR="00CA71AC" w:rsidRDefault="00CA71AC" w:rsidP="00CA71AC">
      <w:r>
        <w:tab/>
        <w:t xml:space="preserve">        -  No colocar pie de Imprenta.</w:t>
      </w:r>
    </w:p>
    <w:p w:rsidR="00CA71AC" w:rsidRDefault="00CA71AC" w:rsidP="00CA71AC">
      <w:pPr>
        <w:rPr>
          <w:b/>
        </w:rPr>
      </w:pPr>
      <w:r>
        <w:tab/>
        <w:t xml:space="preserve">        </w:t>
      </w: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CA71AC" w:rsidRPr="0066704D" w:rsidRDefault="00CA71AC" w:rsidP="00CA71AC">
      <w:pPr>
        <w:rPr>
          <w:b/>
          <w:u w:val="single"/>
        </w:rPr>
      </w:pPr>
      <w:r>
        <w:rPr>
          <w:b/>
        </w:rPr>
        <w:tab/>
        <w:t xml:space="preserve">        -  EL MATERIAL  LO ENVIA  P.U .</w:t>
      </w:r>
    </w:p>
    <w:p w:rsidR="00CA71AC" w:rsidRPr="0066704D" w:rsidRDefault="00CA71AC" w:rsidP="00CA71AC">
      <w:pPr>
        <w:rPr>
          <w:b/>
        </w:rPr>
      </w:pPr>
    </w:p>
    <w:p w:rsidR="00CA71AC" w:rsidRDefault="00CA71AC" w:rsidP="00CA71AC">
      <w:r>
        <w:tab/>
      </w:r>
    </w:p>
    <w:p w:rsidR="00CA71AC" w:rsidRDefault="00CA71AC" w:rsidP="00CA71AC">
      <w:r>
        <w:tab/>
      </w:r>
    </w:p>
    <w:p w:rsidR="00CA71AC" w:rsidRDefault="00CA71AC" w:rsidP="00CA71AC">
      <w:r>
        <w:t>Agradezco la atención y colaboración prestada.</w:t>
      </w:r>
    </w:p>
    <w:p w:rsidR="00CA71AC" w:rsidRDefault="00CA71AC" w:rsidP="00CA71AC"/>
    <w:p w:rsidR="00CA71AC" w:rsidRDefault="00CA71AC" w:rsidP="00CA71AC"/>
    <w:p w:rsidR="00CA71AC" w:rsidRDefault="00CA71AC" w:rsidP="00CA71AC">
      <w:r>
        <w:t>Cordialmente</w:t>
      </w:r>
    </w:p>
    <w:p w:rsidR="00CA71AC" w:rsidRDefault="00CA71AC" w:rsidP="00CA71AC"/>
    <w:p w:rsidR="00CA71AC" w:rsidRDefault="00CA71AC" w:rsidP="00CA71AC"/>
    <w:p w:rsidR="00CA71AC" w:rsidRDefault="00CA71AC" w:rsidP="00CA71AC">
      <w:r>
        <w:t>RICARDO CASAS ZAPATA</w:t>
      </w:r>
    </w:p>
    <w:p w:rsidR="00CA71AC" w:rsidRDefault="00CA71AC" w:rsidP="00CA71AC">
      <w:r>
        <w:t>Director.</w:t>
      </w:r>
    </w:p>
    <w:p w:rsidR="000B51BA" w:rsidRDefault="000B51BA" w:rsidP="005450D8"/>
    <w:p w:rsidR="00537794" w:rsidRDefault="00537794" w:rsidP="005450D8"/>
    <w:p w:rsidR="00537794" w:rsidRDefault="00537794" w:rsidP="005450D8"/>
    <w:p w:rsidR="00537794" w:rsidRDefault="00537794" w:rsidP="00537794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537794" w:rsidRDefault="00537794" w:rsidP="00537794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537794" w:rsidRDefault="00537794" w:rsidP="00537794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537794" w:rsidRDefault="00537794" w:rsidP="00537794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537794" w:rsidRDefault="00537794" w:rsidP="00537794">
      <w:pPr>
        <w:pStyle w:val="Ttulo1"/>
      </w:pPr>
    </w:p>
    <w:p w:rsidR="00537794" w:rsidRDefault="00537794" w:rsidP="00537794">
      <w:pPr>
        <w:pStyle w:val="Ttulo1"/>
      </w:pPr>
      <w:r>
        <w:t>ORDEN DE TRABAJO     N°   06423</w:t>
      </w:r>
    </w:p>
    <w:p w:rsidR="00537794" w:rsidRDefault="00537794" w:rsidP="00537794"/>
    <w:p w:rsidR="00537794" w:rsidRDefault="00537794" w:rsidP="00537794">
      <w:r>
        <w:t>FECHA:</w:t>
      </w:r>
      <w:r>
        <w:tab/>
        <w:t>Medellín, Abril    14    de 2010</w:t>
      </w:r>
    </w:p>
    <w:p w:rsidR="00537794" w:rsidRDefault="00537794" w:rsidP="00537794">
      <w:r>
        <w:t>PARA:</w:t>
      </w:r>
      <w:r>
        <w:tab/>
      </w:r>
      <w:r>
        <w:tab/>
        <w:t>PLÁSTICOS DARMA</w:t>
      </w:r>
    </w:p>
    <w:p w:rsidR="00537794" w:rsidRDefault="00537794" w:rsidP="00537794">
      <w:r>
        <w:t>ATENCIÓN:</w:t>
      </w:r>
      <w:r>
        <w:tab/>
        <w:t>Sr. Darío Jaramillo</w:t>
      </w:r>
    </w:p>
    <w:p w:rsidR="00537794" w:rsidRDefault="00537794" w:rsidP="00537794">
      <w:r>
        <w:tab/>
      </w:r>
      <w:r>
        <w:tab/>
        <w:t>Gerente.</w:t>
      </w:r>
    </w:p>
    <w:p w:rsidR="00537794" w:rsidRDefault="00537794" w:rsidP="00537794"/>
    <w:p w:rsidR="00537794" w:rsidRDefault="00537794" w:rsidP="00537794">
      <w:r>
        <w:t>Apreciado Don Darío :</w:t>
      </w:r>
    </w:p>
    <w:p w:rsidR="00537794" w:rsidRDefault="00537794" w:rsidP="00537794">
      <w:r>
        <w:t xml:space="preserve"> </w:t>
      </w:r>
    </w:p>
    <w:p w:rsidR="00537794" w:rsidRDefault="00537794" w:rsidP="00537794">
      <w:r>
        <w:t>Con la presente estamos solicitando el siguiente servicio de EXTRUSION E IMPRESION:</w:t>
      </w:r>
    </w:p>
    <w:p w:rsidR="00537794" w:rsidRDefault="00537794" w:rsidP="00537794"/>
    <w:p w:rsidR="00537794" w:rsidRDefault="00537794" w:rsidP="00537794">
      <w:pPr>
        <w:rPr>
          <w:b/>
          <w:bCs/>
          <w:u w:val="single"/>
        </w:rPr>
      </w:pPr>
      <w:r>
        <w:rPr>
          <w:b/>
          <w:bCs/>
          <w:u w:val="single"/>
        </w:rPr>
        <w:t>EXTRUSIÓN:</w:t>
      </w:r>
    </w:p>
    <w:p w:rsidR="00537794" w:rsidRDefault="00537794" w:rsidP="00537794">
      <w:r>
        <w:t>MATERIAL:</w:t>
      </w:r>
      <w:r>
        <w:tab/>
      </w:r>
      <w:r>
        <w:tab/>
        <w:t xml:space="preserve">Polietileno BAJA  </w:t>
      </w:r>
      <w:r>
        <w:rPr>
          <w:u w:val="single"/>
        </w:rPr>
        <w:t xml:space="preserve">Tubular </w:t>
      </w:r>
    </w:p>
    <w:p w:rsidR="00537794" w:rsidRDefault="00537794" w:rsidP="00537794">
      <w:r>
        <w:t>MEDIDA:</w:t>
      </w:r>
      <w:r>
        <w:tab/>
      </w:r>
      <w:r>
        <w:tab/>
      </w:r>
      <w:r>
        <w:rPr>
          <w:b/>
        </w:rPr>
        <w:t>16</w:t>
      </w:r>
      <w:r>
        <w:t xml:space="preserve">    Cms.</w:t>
      </w:r>
    </w:p>
    <w:p w:rsidR="00537794" w:rsidRDefault="00537794" w:rsidP="00537794">
      <w:r>
        <w:t>CALIBRE:</w:t>
      </w:r>
      <w:r>
        <w:tab/>
      </w:r>
      <w:r>
        <w:tab/>
      </w:r>
      <w:r>
        <w:rPr>
          <w:b/>
        </w:rPr>
        <w:t xml:space="preserve">3.0 </w:t>
      </w:r>
      <w:r>
        <w:t xml:space="preserve">  ”</w:t>
      </w:r>
    </w:p>
    <w:p w:rsidR="00537794" w:rsidRDefault="00537794" w:rsidP="00537794">
      <w:r>
        <w:t>COLOR:</w:t>
      </w:r>
      <w:r>
        <w:tab/>
      </w:r>
      <w:r>
        <w:tab/>
        <w:t>Transparente</w:t>
      </w:r>
    </w:p>
    <w:p w:rsidR="00537794" w:rsidRDefault="00537794" w:rsidP="00537794">
      <w:r>
        <w:t>TRATADO:</w:t>
      </w:r>
      <w:r>
        <w:tab/>
      </w:r>
      <w:r>
        <w:tab/>
        <w:t>2  Caras.</w:t>
      </w:r>
    </w:p>
    <w:p w:rsidR="00537794" w:rsidRDefault="00537794" w:rsidP="00537794">
      <w:r>
        <w:t>MEZCLA:</w:t>
      </w:r>
      <w:r>
        <w:tab/>
      </w:r>
      <w:r>
        <w:tab/>
        <w:t xml:space="preserve">Baja  25  kg – Lineal  7.5   kg (  </w:t>
      </w:r>
      <w:r>
        <w:rPr>
          <w:b/>
          <w:u w:val="single"/>
        </w:rPr>
        <w:t>EXCENO  2601</w:t>
      </w:r>
      <w:r>
        <w:t xml:space="preserve"> )</w:t>
      </w:r>
    </w:p>
    <w:p w:rsidR="00537794" w:rsidRDefault="00537794" w:rsidP="00537794">
      <w:r>
        <w:t>CANTIDAD:</w:t>
      </w:r>
      <w:r>
        <w:tab/>
      </w:r>
      <w:r>
        <w:tab/>
        <w:t>160</w:t>
      </w:r>
      <w:r>
        <w:rPr>
          <w:b/>
        </w:rPr>
        <w:t xml:space="preserve">  </w:t>
      </w:r>
      <w:r>
        <w:t xml:space="preserve"> Kg.</w:t>
      </w:r>
    </w:p>
    <w:p w:rsidR="00537794" w:rsidRDefault="00537794" w:rsidP="00537794">
      <w:pPr>
        <w:rPr>
          <w:b/>
          <w:bCs/>
          <w:u w:val="single"/>
        </w:rPr>
      </w:pPr>
    </w:p>
    <w:p w:rsidR="00537794" w:rsidRDefault="00537794" w:rsidP="00537794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537794" w:rsidRDefault="00537794" w:rsidP="00537794">
      <w:r>
        <w:t>COLORES:</w:t>
      </w:r>
      <w:r>
        <w:tab/>
      </w:r>
      <w:r>
        <w:tab/>
        <w:t>4  (   Blanco   – Amarillo – Verde  - Negro   )</w:t>
      </w:r>
    </w:p>
    <w:p w:rsidR="00537794" w:rsidRDefault="00537794" w:rsidP="00537794">
      <w:r>
        <w:t>CARAS:</w:t>
      </w:r>
      <w:r>
        <w:tab/>
      </w:r>
      <w:r>
        <w:tab/>
        <w:t>2  ( 4  x 2  - 4 x 2 ) Tambor  Central con angulo</w:t>
      </w:r>
    </w:p>
    <w:p w:rsidR="00537794" w:rsidRDefault="00537794" w:rsidP="00537794">
      <w:r>
        <w:t>REPETICIÓN:</w:t>
      </w:r>
      <w:r>
        <w:tab/>
        <w:t xml:space="preserve">35    Cms. </w:t>
      </w:r>
    </w:p>
    <w:p w:rsidR="00537794" w:rsidRDefault="00537794" w:rsidP="00537794">
      <w:r>
        <w:t>RODILLO :                35</w:t>
      </w:r>
    </w:p>
    <w:p w:rsidR="00537794" w:rsidRDefault="00537794" w:rsidP="00537794">
      <w:r>
        <w:t>SELLADO:</w:t>
      </w:r>
      <w:r>
        <w:tab/>
      </w:r>
      <w:r>
        <w:tab/>
        <w:t>Fondo</w:t>
      </w:r>
    </w:p>
    <w:p w:rsidR="00537794" w:rsidRDefault="00537794" w:rsidP="00537794">
      <w:pPr>
        <w:rPr>
          <w:b/>
        </w:rPr>
      </w:pPr>
      <w:r>
        <w:t>REFERENCIA:</w:t>
      </w:r>
      <w:r>
        <w:tab/>
      </w:r>
      <w:r>
        <w:rPr>
          <w:b/>
        </w:rPr>
        <w:t>CANOA  MARACUYA  900  gms</w:t>
      </w:r>
    </w:p>
    <w:p w:rsidR="00537794" w:rsidRDefault="00537794" w:rsidP="00537794">
      <w:pPr>
        <w:rPr>
          <w:b/>
        </w:rPr>
      </w:pPr>
      <w:r>
        <w:rPr>
          <w:b/>
        </w:rPr>
        <w:tab/>
      </w:r>
      <w:r>
        <w:rPr>
          <w:b/>
        </w:rPr>
        <w:tab/>
      </w:r>
    </w:p>
    <w:p w:rsidR="00537794" w:rsidRDefault="00537794" w:rsidP="00537794"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537794" w:rsidRDefault="00537794" w:rsidP="00537794">
      <w:r>
        <w:rPr>
          <w:b/>
          <w:bCs/>
          <w:u w:val="single"/>
        </w:rPr>
        <w:t>NOTA:</w:t>
      </w:r>
      <w:r>
        <w:t xml:space="preserve">             - Los cyreles  se encuentran  en su planta.</w:t>
      </w:r>
    </w:p>
    <w:p w:rsidR="00537794" w:rsidRDefault="00537794" w:rsidP="00537794">
      <w:pPr>
        <w:numPr>
          <w:ilvl w:val="0"/>
          <w:numId w:val="8"/>
        </w:numPr>
      </w:pPr>
      <w:r>
        <w:t>Altura y tonos según   Muestra  Fisica</w:t>
      </w:r>
    </w:p>
    <w:p w:rsidR="00537794" w:rsidRDefault="00537794" w:rsidP="00537794">
      <w:pPr>
        <w:numPr>
          <w:ilvl w:val="0"/>
          <w:numId w:val="8"/>
        </w:numPr>
      </w:pPr>
      <w:r>
        <w:t>SE   APRUEBA  IMPRESION</w:t>
      </w:r>
    </w:p>
    <w:p w:rsidR="00537794" w:rsidRDefault="00537794" w:rsidP="00537794">
      <w:pPr>
        <w:rPr>
          <w:sz w:val="40"/>
          <w:szCs w:val="40"/>
        </w:rPr>
      </w:pPr>
    </w:p>
    <w:p w:rsidR="00537794" w:rsidRDefault="00537794" w:rsidP="00537794"/>
    <w:p w:rsidR="00537794" w:rsidRDefault="00537794" w:rsidP="00537794">
      <w:r>
        <w:t>Agradezco la atención y colaboración prestada.</w:t>
      </w:r>
    </w:p>
    <w:p w:rsidR="00537794" w:rsidRDefault="00537794" w:rsidP="00537794"/>
    <w:p w:rsidR="00537794" w:rsidRDefault="00537794" w:rsidP="00537794"/>
    <w:p w:rsidR="00537794" w:rsidRDefault="00537794" w:rsidP="00537794">
      <w:r>
        <w:t>Cordialmente,</w:t>
      </w:r>
    </w:p>
    <w:p w:rsidR="00537794" w:rsidRDefault="00537794" w:rsidP="00537794"/>
    <w:p w:rsidR="00537794" w:rsidRDefault="00537794" w:rsidP="00537794"/>
    <w:p w:rsidR="00537794" w:rsidRDefault="00537794" w:rsidP="00537794">
      <w:r>
        <w:t>RICARDO CASAS ZAPATA</w:t>
      </w:r>
    </w:p>
    <w:p w:rsidR="00537794" w:rsidRDefault="00537794" w:rsidP="00537794">
      <w:r>
        <w:t>Director.</w:t>
      </w:r>
    </w:p>
    <w:p w:rsidR="00537794" w:rsidRDefault="00537794" w:rsidP="00537794">
      <w:pPr>
        <w:rPr>
          <w:b/>
        </w:rPr>
      </w:pPr>
    </w:p>
    <w:p w:rsidR="00537794" w:rsidRDefault="00537794" w:rsidP="00537794">
      <w:pPr>
        <w:rPr>
          <w:b/>
        </w:rPr>
      </w:pPr>
    </w:p>
    <w:p w:rsidR="00496C7A" w:rsidRDefault="00496C7A" w:rsidP="00496C7A">
      <w:pPr>
        <w:rPr>
          <w:b/>
        </w:rPr>
      </w:pPr>
    </w:p>
    <w:p w:rsidR="00496C7A" w:rsidRDefault="00496C7A" w:rsidP="00496C7A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496C7A" w:rsidRDefault="00496C7A" w:rsidP="00496C7A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496C7A" w:rsidRDefault="00496C7A" w:rsidP="00496C7A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496C7A" w:rsidRDefault="00496C7A" w:rsidP="00496C7A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496C7A" w:rsidRDefault="00496C7A" w:rsidP="00496C7A">
      <w:pPr>
        <w:rPr>
          <w:b/>
          <w:bCs/>
        </w:rPr>
      </w:pPr>
    </w:p>
    <w:p w:rsidR="00496C7A" w:rsidRDefault="00496C7A" w:rsidP="00496C7A">
      <w:pPr>
        <w:pStyle w:val="Ttulo1"/>
      </w:pPr>
      <w:r>
        <w:t>ORDEN DE TRABAJO N°      06424</w:t>
      </w:r>
    </w:p>
    <w:p w:rsidR="00496C7A" w:rsidRDefault="00496C7A" w:rsidP="00496C7A"/>
    <w:p w:rsidR="00496C7A" w:rsidRDefault="00496C7A" w:rsidP="00496C7A"/>
    <w:p w:rsidR="00496C7A" w:rsidRDefault="00496C7A" w:rsidP="00496C7A">
      <w:r>
        <w:t>FECHA:</w:t>
      </w:r>
      <w:r>
        <w:tab/>
        <w:t>Medellín,  Abril     15    de 2010</w:t>
      </w:r>
    </w:p>
    <w:p w:rsidR="00496C7A" w:rsidRDefault="00496C7A" w:rsidP="00496C7A">
      <w:r>
        <w:t>PARA:</w:t>
      </w:r>
      <w:r>
        <w:tab/>
      </w:r>
      <w:r>
        <w:tab/>
        <w:t>PLÁSTICOS DARMA</w:t>
      </w:r>
    </w:p>
    <w:p w:rsidR="00496C7A" w:rsidRDefault="00496C7A" w:rsidP="00496C7A">
      <w:r>
        <w:t>ATENCIÓN:</w:t>
      </w:r>
      <w:r>
        <w:tab/>
        <w:t>Sr. Darío Jaramillo</w:t>
      </w:r>
    </w:p>
    <w:p w:rsidR="00496C7A" w:rsidRDefault="00496C7A" w:rsidP="00496C7A">
      <w:r>
        <w:tab/>
      </w:r>
      <w:r>
        <w:tab/>
        <w:t>Gerente.</w:t>
      </w:r>
    </w:p>
    <w:p w:rsidR="00496C7A" w:rsidRDefault="00496C7A" w:rsidP="00496C7A"/>
    <w:p w:rsidR="00496C7A" w:rsidRDefault="00496C7A" w:rsidP="00496C7A">
      <w:r>
        <w:t>Apreciado Don Darío :</w:t>
      </w:r>
    </w:p>
    <w:p w:rsidR="00496C7A" w:rsidRDefault="00496C7A" w:rsidP="00496C7A">
      <w:r>
        <w:t xml:space="preserve"> </w:t>
      </w:r>
    </w:p>
    <w:p w:rsidR="00496C7A" w:rsidRDefault="00496C7A" w:rsidP="00496C7A">
      <w:r>
        <w:t>Con la presente estamos solicitando el siguiente servicio de   IMPRESIÓN  :</w:t>
      </w:r>
    </w:p>
    <w:p w:rsidR="00496C7A" w:rsidRDefault="00496C7A" w:rsidP="00496C7A"/>
    <w:p w:rsidR="00496C7A" w:rsidRDefault="00496C7A" w:rsidP="00496C7A">
      <w:pPr>
        <w:rPr>
          <w:b/>
          <w:bCs/>
          <w:u w:val="single"/>
        </w:rPr>
      </w:pPr>
    </w:p>
    <w:p w:rsidR="00496C7A" w:rsidRDefault="00496C7A" w:rsidP="00496C7A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496C7A" w:rsidRDefault="00496C7A" w:rsidP="00496C7A"/>
    <w:p w:rsidR="00496C7A" w:rsidRPr="00235ED8" w:rsidRDefault="00496C7A" w:rsidP="00496C7A">
      <w:pPr>
        <w:rPr>
          <w:u w:val="single"/>
        </w:rPr>
      </w:pPr>
      <w:r>
        <w:t>MATERIAL:</w:t>
      </w:r>
      <w:r>
        <w:tab/>
      </w:r>
      <w:r>
        <w:tab/>
        <w:t>Polietilen</w:t>
      </w:r>
      <w:r w:rsidR="00235ED8">
        <w:t xml:space="preserve">o     Lamina    Transparente  </w:t>
      </w:r>
      <w:r w:rsidR="00235ED8" w:rsidRPr="00235ED8">
        <w:rPr>
          <w:u w:val="single"/>
        </w:rPr>
        <w:t>TRICAPA</w:t>
      </w:r>
    </w:p>
    <w:p w:rsidR="00496C7A" w:rsidRDefault="00496C7A" w:rsidP="00496C7A">
      <w:r>
        <w:t>MEDIDA:</w:t>
      </w:r>
      <w:r>
        <w:tab/>
      </w:r>
      <w:r>
        <w:tab/>
      </w:r>
      <w:r>
        <w:rPr>
          <w:b/>
        </w:rPr>
        <w:t xml:space="preserve">34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496C7A" w:rsidRPr="006D12B2" w:rsidRDefault="00496C7A" w:rsidP="00496C7A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496C7A" w:rsidRDefault="00496C7A" w:rsidP="00496C7A">
      <w:r>
        <w:t>TRATADO:</w:t>
      </w:r>
      <w:r>
        <w:tab/>
      </w:r>
      <w:r>
        <w:tab/>
        <w:t>1  Cara</w:t>
      </w:r>
    </w:p>
    <w:p w:rsidR="00496C7A" w:rsidRDefault="00496C7A" w:rsidP="00496C7A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 w:rsidR="00235ED8">
        <w:rPr>
          <w:b/>
        </w:rPr>
        <w:t>15</w:t>
      </w:r>
      <w:r>
        <w:rPr>
          <w:b/>
        </w:rPr>
        <w:t xml:space="preserve">0  </w:t>
      </w:r>
      <w:r w:rsidRPr="00900A5A">
        <w:rPr>
          <w:b/>
        </w:rPr>
        <w:t xml:space="preserve">  Kg</w:t>
      </w:r>
      <w:r>
        <w:t>.</w:t>
      </w:r>
    </w:p>
    <w:p w:rsidR="00496C7A" w:rsidRDefault="00496C7A" w:rsidP="00496C7A">
      <w:r>
        <w:t>COLORES:</w:t>
      </w:r>
      <w:r>
        <w:tab/>
      </w:r>
      <w:r>
        <w:tab/>
        <w:t xml:space="preserve">5      </w:t>
      </w:r>
    </w:p>
    <w:p w:rsidR="00496C7A" w:rsidRDefault="00496C7A" w:rsidP="00496C7A">
      <w:r>
        <w:t>CARAS:</w:t>
      </w:r>
      <w:r>
        <w:tab/>
      </w:r>
      <w:r>
        <w:tab/>
        <w:t>1  ( 5 x 1  )</w:t>
      </w:r>
    </w:p>
    <w:p w:rsidR="00496C7A" w:rsidRDefault="00496C7A" w:rsidP="00496C7A">
      <w:r>
        <w:t>REPETICIÓN:</w:t>
      </w:r>
      <w:r>
        <w:tab/>
        <w:t xml:space="preserve">26    Cms   </w:t>
      </w:r>
    </w:p>
    <w:p w:rsidR="00496C7A" w:rsidRPr="00900A5A" w:rsidRDefault="00496C7A" w:rsidP="00496C7A">
      <w:pPr>
        <w:rPr>
          <w:b/>
        </w:rPr>
      </w:pPr>
      <w:r>
        <w:t xml:space="preserve">RODILLO  :               </w:t>
      </w:r>
      <w:r>
        <w:rPr>
          <w:b/>
        </w:rPr>
        <w:t>26</w:t>
      </w:r>
    </w:p>
    <w:p w:rsidR="00496C7A" w:rsidRDefault="00496C7A" w:rsidP="00496C7A">
      <w:r>
        <w:t>LAMINA:</w:t>
      </w:r>
      <w:r>
        <w:tab/>
      </w:r>
      <w:r>
        <w:tab/>
        <w:t>34    Cms    REFILADA PARA EMPAQUETADORA</w:t>
      </w:r>
    </w:p>
    <w:p w:rsidR="00496C7A" w:rsidRDefault="00496C7A" w:rsidP="00496C7A">
      <w:r>
        <w:t>FOTOCAELDA:</w:t>
      </w:r>
      <w:r>
        <w:tab/>
        <w:t>Según muestra con doble  color</w:t>
      </w:r>
    </w:p>
    <w:p w:rsidR="00496C7A" w:rsidRDefault="00496C7A" w:rsidP="00496C7A">
      <w:pPr>
        <w:rPr>
          <w:b/>
        </w:rPr>
      </w:pPr>
      <w:r>
        <w:t>REFERENCIA:</w:t>
      </w:r>
      <w:r>
        <w:tab/>
      </w:r>
      <w:r w:rsidR="005A5039">
        <w:rPr>
          <w:b/>
        </w:rPr>
        <w:t>EL  SEMBRADOR TOMATE DE  ARBOL</w:t>
      </w:r>
      <w:r>
        <w:rPr>
          <w:b/>
        </w:rPr>
        <w:t xml:space="preserve">   397  gms.</w:t>
      </w:r>
    </w:p>
    <w:p w:rsidR="00496C7A" w:rsidRPr="00146B92" w:rsidRDefault="00496C7A" w:rsidP="00496C7A">
      <w:pPr>
        <w:rPr>
          <w:b/>
        </w:rPr>
      </w:pPr>
    </w:p>
    <w:p w:rsidR="00496C7A" w:rsidRPr="00E43DA8" w:rsidRDefault="00496C7A" w:rsidP="00496C7A">
      <w:pPr>
        <w:rPr>
          <w:b/>
        </w:rPr>
      </w:pPr>
      <w:r>
        <w:tab/>
      </w:r>
      <w:r>
        <w:tab/>
      </w:r>
      <w:r>
        <w:tab/>
      </w:r>
    </w:p>
    <w:p w:rsidR="00496C7A" w:rsidRDefault="00496C7A" w:rsidP="00496C7A">
      <w:r>
        <w:rPr>
          <w:b/>
          <w:bCs/>
          <w:u w:val="single"/>
        </w:rPr>
        <w:t>NOTA:</w:t>
      </w:r>
      <w:r>
        <w:t xml:space="preserve">  - Cyreles  los   envía  Grafilex.</w:t>
      </w:r>
    </w:p>
    <w:p w:rsidR="00496C7A" w:rsidRDefault="00496C7A" w:rsidP="00496C7A">
      <w:pPr>
        <w:pStyle w:val="Prrafodelista"/>
        <w:numPr>
          <w:ilvl w:val="0"/>
          <w:numId w:val="2"/>
        </w:numPr>
      </w:pPr>
      <w:r>
        <w:t xml:space="preserve"> Se envía  material.</w:t>
      </w:r>
    </w:p>
    <w:p w:rsidR="00496C7A" w:rsidRDefault="00496C7A" w:rsidP="00496C7A">
      <w:pPr>
        <w:pStyle w:val="Prrafodelista"/>
        <w:numPr>
          <w:ilvl w:val="0"/>
          <w:numId w:val="2"/>
        </w:numPr>
      </w:pPr>
      <w:r>
        <w:t>SE  APRUEBA  IMPRESIÓN.</w:t>
      </w:r>
    </w:p>
    <w:p w:rsidR="0029569F" w:rsidRDefault="0029569F" w:rsidP="0029569F">
      <w:pPr>
        <w:pStyle w:val="Prrafodelista"/>
        <w:ind w:left="1860"/>
      </w:pPr>
    </w:p>
    <w:p w:rsidR="0029569F" w:rsidRDefault="0029569F" w:rsidP="00496C7A">
      <w:pPr>
        <w:pStyle w:val="Prrafodelista"/>
        <w:numPr>
          <w:ilvl w:val="0"/>
          <w:numId w:val="2"/>
        </w:numPr>
      </w:pPr>
      <w:r>
        <w:t>SE ENVIA LAMINA DE 71 CM SE PARTE A LA MITAD Y SE IMPRIME  LAMINA DE 35.5 CM PARA REFILAR A 34 CM .</w:t>
      </w:r>
    </w:p>
    <w:p w:rsidR="00496C7A" w:rsidRPr="00492713" w:rsidRDefault="00496C7A" w:rsidP="00496C7A">
      <w:pPr>
        <w:ind w:left="1500"/>
        <w:rPr>
          <w:b/>
          <w:sz w:val="28"/>
          <w:szCs w:val="28"/>
        </w:rPr>
      </w:pPr>
    </w:p>
    <w:p w:rsidR="00496C7A" w:rsidRDefault="00496C7A" w:rsidP="00496C7A"/>
    <w:p w:rsidR="00496C7A" w:rsidRDefault="00496C7A" w:rsidP="00496C7A">
      <w:r>
        <w:t>Agradezco la atención y colaboración prestada.</w:t>
      </w:r>
    </w:p>
    <w:p w:rsidR="00496C7A" w:rsidRDefault="00496C7A" w:rsidP="00496C7A"/>
    <w:p w:rsidR="00496C7A" w:rsidRDefault="00496C7A" w:rsidP="00496C7A">
      <w:r>
        <w:t>Cordialmente,</w:t>
      </w:r>
    </w:p>
    <w:p w:rsidR="00496C7A" w:rsidRPr="00F4077E" w:rsidRDefault="00496C7A" w:rsidP="00496C7A">
      <w:pPr>
        <w:rPr>
          <w:b/>
        </w:rPr>
      </w:pPr>
    </w:p>
    <w:p w:rsidR="00496C7A" w:rsidRDefault="00496C7A" w:rsidP="00496C7A"/>
    <w:p w:rsidR="00496C7A" w:rsidRDefault="00496C7A" w:rsidP="00496C7A">
      <w:r>
        <w:t>RICARDO CASAS ZAPATA</w:t>
      </w:r>
    </w:p>
    <w:p w:rsidR="00496C7A" w:rsidRDefault="00496C7A" w:rsidP="00496C7A">
      <w:r>
        <w:t>Director</w:t>
      </w:r>
    </w:p>
    <w:p w:rsidR="00537794" w:rsidRDefault="00537794" w:rsidP="005450D8"/>
    <w:p w:rsidR="005A5039" w:rsidRDefault="005A5039" w:rsidP="005450D8"/>
    <w:p w:rsidR="005A5039" w:rsidRDefault="005A5039" w:rsidP="005A5039">
      <w:pPr>
        <w:rPr>
          <w:b/>
        </w:rPr>
      </w:pPr>
    </w:p>
    <w:p w:rsidR="005A5039" w:rsidRDefault="005A5039" w:rsidP="005A5039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5A5039" w:rsidRDefault="005A5039" w:rsidP="005A5039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NIT: 811.040.799-9</w:t>
      </w:r>
    </w:p>
    <w:p w:rsidR="005A5039" w:rsidRDefault="005A5039" w:rsidP="005A5039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5A5039" w:rsidRDefault="005A5039" w:rsidP="005A5039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5A5039" w:rsidRDefault="005A5039" w:rsidP="005A5039">
      <w:pPr>
        <w:rPr>
          <w:b/>
          <w:bCs/>
        </w:rPr>
      </w:pPr>
    </w:p>
    <w:p w:rsidR="005A5039" w:rsidRDefault="005A5039" w:rsidP="005A5039">
      <w:pPr>
        <w:pStyle w:val="Ttulo1"/>
      </w:pPr>
      <w:r>
        <w:t>ORDEN DE TRABAJO N°      06425</w:t>
      </w:r>
    </w:p>
    <w:p w:rsidR="005A5039" w:rsidRDefault="005A5039" w:rsidP="005A5039"/>
    <w:p w:rsidR="005A5039" w:rsidRDefault="005A5039" w:rsidP="005A5039"/>
    <w:p w:rsidR="005A5039" w:rsidRDefault="005A5039" w:rsidP="005A5039">
      <w:r>
        <w:t>FECHA:</w:t>
      </w:r>
      <w:r>
        <w:tab/>
        <w:t>Medellín,  Abril     15    de 2010</w:t>
      </w:r>
    </w:p>
    <w:p w:rsidR="005A5039" w:rsidRDefault="005A5039" w:rsidP="005A5039">
      <w:r>
        <w:t>PARA:</w:t>
      </w:r>
      <w:r>
        <w:tab/>
      </w:r>
      <w:r>
        <w:tab/>
        <w:t>PLÁSTICOS DARMA</w:t>
      </w:r>
    </w:p>
    <w:p w:rsidR="005A5039" w:rsidRDefault="005A5039" w:rsidP="005A5039">
      <w:r>
        <w:t>ATENCIÓN:</w:t>
      </w:r>
      <w:r>
        <w:tab/>
        <w:t>Sr. Darío Jaramillo</w:t>
      </w:r>
    </w:p>
    <w:p w:rsidR="005A5039" w:rsidRDefault="005A5039" w:rsidP="005A5039">
      <w:r>
        <w:tab/>
      </w:r>
      <w:r>
        <w:tab/>
        <w:t>Gerente.</w:t>
      </w:r>
    </w:p>
    <w:p w:rsidR="005A5039" w:rsidRDefault="005A5039" w:rsidP="005A5039"/>
    <w:p w:rsidR="005A5039" w:rsidRDefault="005A5039" w:rsidP="005A5039">
      <w:r>
        <w:t>Apreciado Don Darío :</w:t>
      </w:r>
    </w:p>
    <w:p w:rsidR="005A5039" w:rsidRDefault="005A5039" w:rsidP="005A5039">
      <w:r>
        <w:t xml:space="preserve"> </w:t>
      </w:r>
    </w:p>
    <w:p w:rsidR="005A5039" w:rsidRDefault="005A5039" w:rsidP="005A5039">
      <w:r>
        <w:t>Con la presente estamos solicitando el siguiente servicio de   IMPRESIÓN  :</w:t>
      </w:r>
    </w:p>
    <w:p w:rsidR="005A5039" w:rsidRDefault="005A5039" w:rsidP="005A5039"/>
    <w:p w:rsidR="005A5039" w:rsidRDefault="005A5039" w:rsidP="005A5039">
      <w:pPr>
        <w:rPr>
          <w:b/>
          <w:bCs/>
          <w:u w:val="single"/>
        </w:rPr>
      </w:pPr>
    </w:p>
    <w:p w:rsidR="005A5039" w:rsidRPr="003A47B6" w:rsidRDefault="005A5039" w:rsidP="005A5039">
      <w:pPr>
        <w:rPr>
          <w:bCs/>
          <w:u w:val="single"/>
        </w:rPr>
      </w:pPr>
      <w:r>
        <w:rPr>
          <w:b/>
          <w:bCs/>
          <w:u w:val="single"/>
        </w:rPr>
        <w:t>IMPRESIÓN:</w:t>
      </w:r>
    </w:p>
    <w:p w:rsidR="005A5039" w:rsidRDefault="005A5039" w:rsidP="005A5039"/>
    <w:p w:rsidR="005A5039" w:rsidRPr="00235ED8" w:rsidRDefault="005A5039" w:rsidP="005A5039">
      <w:pPr>
        <w:rPr>
          <w:u w:val="single"/>
        </w:rPr>
      </w:pPr>
      <w:r>
        <w:t>MATERIAL:</w:t>
      </w:r>
      <w:r>
        <w:tab/>
      </w:r>
      <w:r>
        <w:tab/>
        <w:t xml:space="preserve">Polietileno     Lamina    Transparente  </w:t>
      </w:r>
      <w:r w:rsidRPr="00235ED8">
        <w:rPr>
          <w:u w:val="single"/>
        </w:rPr>
        <w:t>TRICAPA</w:t>
      </w:r>
    </w:p>
    <w:p w:rsidR="005A5039" w:rsidRDefault="005A5039" w:rsidP="005A5039">
      <w:r>
        <w:t>MEDIDA:</w:t>
      </w:r>
      <w:r>
        <w:tab/>
      </w:r>
      <w:r>
        <w:tab/>
      </w:r>
      <w:r>
        <w:rPr>
          <w:b/>
        </w:rPr>
        <w:t xml:space="preserve">34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5A5039" w:rsidRPr="006D12B2" w:rsidRDefault="005A5039" w:rsidP="005A5039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5A5039" w:rsidRDefault="005A5039" w:rsidP="005A5039">
      <w:r>
        <w:t>TRATADO:</w:t>
      </w:r>
      <w:r>
        <w:tab/>
      </w:r>
      <w:r>
        <w:tab/>
        <w:t>1  Cara</w:t>
      </w:r>
    </w:p>
    <w:p w:rsidR="005A5039" w:rsidRDefault="005A5039" w:rsidP="005A5039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>
        <w:rPr>
          <w:b/>
        </w:rPr>
        <w:t xml:space="preserve">150  </w:t>
      </w:r>
      <w:r w:rsidRPr="00900A5A">
        <w:rPr>
          <w:b/>
        </w:rPr>
        <w:t xml:space="preserve">  Kg</w:t>
      </w:r>
      <w:r>
        <w:t>.</w:t>
      </w:r>
    </w:p>
    <w:p w:rsidR="005A5039" w:rsidRDefault="005A5039" w:rsidP="005A5039">
      <w:r>
        <w:t>COLORES:</w:t>
      </w:r>
      <w:r>
        <w:tab/>
      </w:r>
      <w:r>
        <w:tab/>
        <w:t xml:space="preserve">5      </w:t>
      </w:r>
    </w:p>
    <w:p w:rsidR="005A5039" w:rsidRDefault="005A5039" w:rsidP="005A5039">
      <w:r>
        <w:t>CARAS:</w:t>
      </w:r>
      <w:r>
        <w:tab/>
      </w:r>
      <w:r>
        <w:tab/>
        <w:t>1  ( 5 x 1  )</w:t>
      </w:r>
    </w:p>
    <w:p w:rsidR="005A5039" w:rsidRDefault="005A5039" w:rsidP="005A5039">
      <w:r>
        <w:t>REPETICIÓN:</w:t>
      </w:r>
      <w:r>
        <w:tab/>
        <w:t xml:space="preserve">26    Cms   </w:t>
      </w:r>
    </w:p>
    <w:p w:rsidR="005A5039" w:rsidRPr="00900A5A" w:rsidRDefault="005A5039" w:rsidP="005A5039">
      <w:pPr>
        <w:rPr>
          <w:b/>
        </w:rPr>
      </w:pPr>
      <w:r>
        <w:t xml:space="preserve">RODILLO  :               </w:t>
      </w:r>
      <w:r>
        <w:rPr>
          <w:b/>
        </w:rPr>
        <w:t>26</w:t>
      </w:r>
    </w:p>
    <w:p w:rsidR="005A5039" w:rsidRDefault="005A5039" w:rsidP="005A5039">
      <w:r>
        <w:t>LAMINA:</w:t>
      </w:r>
      <w:r>
        <w:tab/>
      </w:r>
      <w:r>
        <w:tab/>
        <w:t>34    Cms    REFILADA PARA EMPAQUETADORA</w:t>
      </w:r>
    </w:p>
    <w:p w:rsidR="005A5039" w:rsidRDefault="005A5039" w:rsidP="005A5039">
      <w:r>
        <w:t>FOTOCAELDA:</w:t>
      </w:r>
      <w:r>
        <w:tab/>
        <w:t>Según muestra con doble  color</w:t>
      </w:r>
    </w:p>
    <w:p w:rsidR="005A5039" w:rsidRDefault="005A5039" w:rsidP="005A5039">
      <w:pPr>
        <w:rPr>
          <w:b/>
        </w:rPr>
      </w:pPr>
      <w:r>
        <w:t>REFERENCIA:</w:t>
      </w:r>
      <w:r>
        <w:tab/>
      </w:r>
      <w:r>
        <w:rPr>
          <w:b/>
        </w:rPr>
        <w:t>EL  SEMBRADOR  LULO    397  gms.</w:t>
      </w:r>
    </w:p>
    <w:p w:rsidR="005A5039" w:rsidRPr="00146B92" w:rsidRDefault="005A5039" w:rsidP="005A5039">
      <w:pPr>
        <w:rPr>
          <w:b/>
        </w:rPr>
      </w:pPr>
    </w:p>
    <w:p w:rsidR="005A5039" w:rsidRPr="00E43DA8" w:rsidRDefault="005A5039" w:rsidP="005A5039">
      <w:pPr>
        <w:rPr>
          <w:b/>
        </w:rPr>
      </w:pPr>
      <w:r>
        <w:tab/>
      </w:r>
      <w:r>
        <w:tab/>
      </w:r>
      <w:r>
        <w:tab/>
      </w:r>
    </w:p>
    <w:p w:rsidR="005A5039" w:rsidRDefault="005A5039" w:rsidP="005A5039">
      <w:r>
        <w:rPr>
          <w:b/>
          <w:bCs/>
          <w:u w:val="single"/>
        </w:rPr>
        <w:t>NOTA:</w:t>
      </w:r>
      <w:r>
        <w:t xml:space="preserve">  - Cyreles  los   envía  Grafilex.</w:t>
      </w:r>
    </w:p>
    <w:p w:rsidR="005A5039" w:rsidRDefault="005A5039" w:rsidP="005A5039">
      <w:pPr>
        <w:pStyle w:val="Prrafodelista"/>
        <w:numPr>
          <w:ilvl w:val="0"/>
          <w:numId w:val="2"/>
        </w:numPr>
      </w:pPr>
      <w:r>
        <w:t xml:space="preserve"> Se envía  material.</w:t>
      </w:r>
    </w:p>
    <w:p w:rsidR="005A5039" w:rsidRDefault="005A5039" w:rsidP="005A5039">
      <w:pPr>
        <w:pStyle w:val="Prrafodelista"/>
        <w:numPr>
          <w:ilvl w:val="0"/>
          <w:numId w:val="2"/>
        </w:numPr>
      </w:pPr>
      <w:r>
        <w:t>SE  APRUEBA  IMPRESIÓN.</w:t>
      </w:r>
    </w:p>
    <w:p w:rsidR="005A5039" w:rsidRDefault="005A5039" w:rsidP="005A5039">
      <w:pPr>
        <w:pStyle w:val="Prrafodelista"/>
        <w:ind w:left="1860"/>
      </w:pPr>
    </w:p>
    <w:p w:rsidR="005A5039" w:rsidRDefault="005A5039" w:rsidP="005A5039">
      <w:pPr>
        <w:pStyle w:val="Prrafodelista"/>
        <w:numPr>
          <w:ilvl w:val="0"/>
          <w:numId w:val="2"/>
        </w:numPr>
      </w:pPr>
      <w:r>
        <w:t>SE ENVIA LAMINA DE 71 CM SE PARTE A LA MITAD Y SE IMPRIME  LAMINA DE 35.5 CM PARA REFILAR A 34 CM .</w:t>
      </w:r>
    </w:p>
    <w:p w:rsidR="005A5039" w:rsidRPr="00492713" w:rsidRDefault="005A5039" w:rsidP="005A5039">
      <w:pPr>
        <w:ind w:left="1500"/>
        <w:rPr>
          <w:b/>
          <w:sz w:val="28"/>
          <w:szCs w:val="28"/>
        </w:rPr>
      </w:pPr>
    </w:p>
    <w:p w:rsidR="005A5039" w:rsidRDefault="005A5039" w:rsidP="005A5039"/>
    <w:p w:rsidR="005A5039" w:rsidRDefault="005A5039" w:rsidP="005A5039">
      <w:r>
        <w:t>Agradezco la atención y colaboración prestada.</w:t>
      </w:r>
    </w:p>
    <w:p w:rsidR="005A5039" w:rsidRDefault="005A5039" w:rsidP="005A5039"/>
    <w:p w:rsidR="005A5039" w:rsidRDefault="005A5039" w:rsidP="005A5039">
      <w:r>
        <w:t>Cordialmente,</w:t>
      </w:r>
    </w:p>
    <w:p w:rsidR="005A5039" w:rsidRPr="00F4077E" w:rsidRDefault="005A5039" w:rsidP="005A5039">
      <w:pPr>
        <w:rPr>
          <w:b/>
        </w:rPr>
      </w:pPr>
    </w:p>
    <w:p w:rsidR="005A5039" w:rsidRDefault="005A5039" w:rsidP="005A5039"/>
    <w:p w:rsidR="005A5039" w:rsidRDefault="005A5039" w:rsidP="005A5039">
      <w:r>
        <w:t>RICARDO CASAS ZAPATA</w:t>
      </w:r>
    </w:p>
    <w:p w:rsidR="005A5039" w:rsidRDefault="005A5039" w:rsidP="005A5039">
      <w:r>
        <w:t>Director</w:t>
      </w:r>
    </w:p>
    <w:p w:rsidR="005A5039" w:rsidRPr="00B05FA0" w:rsidRDefault="005A5039" w:rsidP="005A5039"/>
    <w:p w:rsidR="008E2E75" w:rsidRDefault="008E2E75" w:rsidP="008E2E75">
      <w:pPr>
        <w:tabs>
          <w:tab w:val="left" w:pos="2340"/>
        </w:tabs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8E2E75" w:rsidRDefault="008E2E75" w:rsidP="008E2E75">
      <w:pPr>
        <w:tabs>
          <w:tab w:val="left" w:pos="2340"/>
        </w:tabs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8E2E75" w:rsidRDefault="008E2E75" w:rsidP="008E2E75">
      <w:pPr>
        <w:tabs>
          <w:tab w:val="left" w:pos="2340"/>
        </w:tabs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8E2E75" w:rsidRDefault="008E2E75" w:rsidP="008E2E75">
      <w:pPr>
        <w:tabs>
          <w:tab w:val="left" w:pos="2340"/>
        </w:tabs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8E2E75" w:rsidRDefault="008E2E75" w:rsidP="008E2E75">
      <w:pPr>
        <w:tabs>
          <w:tab w:val="left" w:pos="2340"/>
        </w:tabs>
        <w:rPr>
          <w:b/>
          <w:bCs/>
        </w:rPr>
      </w:pPr>
    </w:p>
    <w:p w:rsidR="008E2E75" w:rsidRDefault="008E2E75" w:rsidP="008E2E75">
      <w:pPr>
        <w:pStyle w:val="Ttulo1"/>
      </w:pPr>
    </w:p>
    <w:p w:rsidR="008E2E75" w:rsidRDefault="008E2E75" w:rsidP="008E2E75">
      <w:pPr>
        <w:pStyle w:val="Ttulo1"/>
      </w:pPr>
      <w:r>
        <w:t>ORDEN DE TRABAJO  N°     06455</w:t>
      </w:r>
    </w:p>
    <w:p w:rsidR="008E2E75" w:rsidRDefault="008E2E75" w:rsidP="008E2E75"/>
    <w:p w:rsidR="008E2E75" w:rsidRDefault="008E2E75" w:rsidP="008E2E75">
      <w:r>
        <w:t>FECHA:</w:t>
      </w:r>
      <w:r>
        <w:tab/>
        <w:t>Medellín, Abril     15   de   2010</w:t>
      </w:r>
    </w:p>
    <w:p w:rsidR="008E2E75" w:rsidRDefault="008E2E75" w:rsidP="008E2E75">
      <w:r>
        <w:t>PARA:</w:t>
      </w:r>
      <w:r>
        <w:tab/>
      </w:r>
      <w:r>
        <w:tab/>
        <w:t>PLÁSTICOS DARMA</w:t>
      </w:r>
    </w:p>
    <w:p w:rsidR="008E2E75" w:rsidRDefault="008E2E75" w:rsidP="008E2E75">
      <w:r>
        <w:t>ATENCIÓN:</w:t>
      </w:r>
      <w:r>
        <w:tab/>
        <w:t>Sr. Darío Jaramillo</w:t>
      </w:r>
    </w:p>
    <w:p w:rsidR="008E2E75" w:rsidRDefault="008E2E75" w:rsidP="008E2E75">
      <w:r>
        <w:tab/>
      </w:r>
      <w:r>
        <w:tab/>
        <w:t>Gerente.</w:t>
      </w:r>
    </w:p>
    <w:p w:rsidR="008E2E75" w:rsidRDefault="008E2E75" w:rsidP="008E2E75"/>
    <w:p w:rsidR="008E2E75" w:rsidRDefault="008E2E75" w:rsidP="008E2E75">
      <w:r>
        <w:t>Apreciado Don Darío :</w:t>
      </w:r>
    </w:p>
    <w:p w:rsidR="008E2E75" w:rsidRDefault="008E2E75" w:rsidP="008E2E75">
      <w:r>
        <w:t xml:space="preserve"> </w:t>
      </w:r>
    </w:p>
    <w:p w:rsidR="008E2E75" w:rsidRDefault="008E2E75" w:rsidP="008E2E75">
      <w:r>
        <w:t xml:space="preserve">Con la presente estamos solicitando el siguiente servicio de  </w:t>
      </w:r>
      <w:r w:rsidRPr="0021495C">
        <w:rPr>
          <w:u w:val="single"/>
        </w:rPr>
        <w:t>IMPRESION</w:t>
      </w:r>
      <w:r>
        <w:t>:</w:t>
      </w:r>
    </w:p>
    <w:p w:rsidR="008E2E75" w:rsidRDefault="008E2E75" w:rsidP="008E2E75"/>
    <w:p w:rsidR="008E2E75" w:rsidRDefault="008E2E75" w:rsidP="008E2E75">
      <w:pPr>
        <w:rPr>
          <w:b/>
          <w:bCs/>
          <w:u w:val="single"/>
        </w:rPr>
      </w:pPr>
    </w:p>
    <w:p w:rsidR="008E2E75" w:rsidRDefault="008E2E75" w:rsidP="008E2E75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8E2E75" w:rsidRDefault="008E2E75" w:rsidP="008E2E75"/>
    <w:p w:rsidR="008E2E75" w:rsidRDefault="008E2E75" w:rsidP="008E2E75">
      <w:r>
        <w:t>MAT</w:t>
      </w:r>
      <w:r w:rsidR="006C14AD">
        <w:t>ERIAL:</w:t>
      </w:r>
      <w:r w:rsidR="006C14AD">
        <w:tab/>
      </w:r>
      <w:r w:rsidR="006C14AD">
        <w:tab/>
        <w:t>Polietileno BAJA  tubular</w:t>
      </w:r>
    </w:p>
    <w:p w:rsidR="008E2E75" w:rsidRPr="003F0627" w:rsidRDefault="008E2E75" w:rsidP="008E2E75">
      <w:pPr>
        <w:rPr>
          <w:b/>
        </w:rPr>
      </w:pPr>
      <w:r>
        <w:t>MEDIDA:</w:t>
      </w:r>
      <w:r>
        <w:tab/>
      </w:r>
      <w:r>
        <w:tab/>
      </w:r>
      <w:r w:rsidR="008809E5">
        <w:rPr>
          <w:b/>
        </w:rPr>
        <w:t>34.5</w:t>
      </w:r>
      <w:r w:rsidRPr="00743DF3">
        <w:rPr>
          <w:b/>
        </w:rPr>
        <w:t xml:space="preserve">     Cms</w:t>
      </w:r>
      <w:r>
        <w:t xml:space="preserve">. </w:t>
      </w:r>
    </w:p>
    <w:p w:rsidR="008E2E75" w:rsidRDefault="008E2E75" w:rsidP="008E2E75">
      <w:r>
        <w:t>CALIBRE:</w:t>
      </w:r>
      <w:r>
        <w:tab/>
      </w:r>
      <w:r>
        <w:tab/>
      </w:r>
      <w:r>
        <w:rPr>
          <w:b/>
        </w:rPr>
        <w:t>1.2</w:t>
      </w:r>
      <w:r w:rsidRPr="00BB2CA5">
        <w:rPr>
          <w:b/>
        </w:rPr>
        <w:t xml:space="preserve">  ”</w:t>
      </w:r>
    </w:p>
    <w:p w:rsidR="008E2E75" w:rsidRDefault="008E2E75" w:rsidP="008E2E75">
      <w:r>
        <w:t>COLOR:</w:t>
      </w:r>
      <w:r>
        <w:tab/>
      </w:r>
      <w:r>
        <w:tab/>
        <w:t>Transparente</w:t>
      </w:r>
    </w:p>
    <w:p w:rsidR="008E2E75" w:rsidRDefault="008E2E75" w:rsidP="008E2E75">
      <w:r>
        <w:t>CANTIDAD:</w:t>
      </w:r>
      <w:r>
        <w:tab/>
      </w:r>
      <w:r>
        <w:tab/>
      </w:r>
      <w:r w:rsidR="0031631C">
        <w:rPr>
          <w:b/>
        </w:rPr>
        <w:t>6</w:t>
      </w:r>
      <w:r>
        <w:rPr>
          <w:b/>
        </w:rPr>
        <w:t>0</w:t>
      </w:r>
      <w:r w:rsidRPr="0029142F">
        <w:rPr>
          <w:b/>
        </w:rPr>
        <w:t xml:space="preserve"> </w:t>
      </w:r>
      <w:r w:rsidRPr="00CE3FFA">
        <w:rPr>
          <w:b/>
        </w:rPr>
        <w:t xml:space="preserve">  </w:t>
      </w:r>
      <w:r>
        <w:t xml:space="preserve">  Kg</w:t>
      </w:r>
    </w:p>
    <w:p w:rsidR="008E2E75" w:rsidRDefault="008E2E75" w:rsidP="008E2E75">
      <w:r>
        <w:t>COLORES:</w:t>
      </w:r>
      <w:r>
        <w:tab/>
      </w:r>
      <w:r>
        <w:tab/>
        <w:t>1  (  Negro  )</w:t>
      </w:r>
    </w:p>
    <w:p w:rsidR="008E2E75" w:rsidRDefault="008E2E75" w:rsidP="008E2E75">
      <w:r>
        <w:t>CARAS:</w:t>
      </w:r>
      <w:r>
        <w:tab/>
      </w:r>
      <w:r>
        <w:tab/>
        <w:t>1  (1 x 1 )</w:t>
      </w:r>
    </w:p>
    <w:p w:rsidR="008E2E75" w:rsidRDefault="008E2E75" w:rsidP="008E2E75">
      <w:r>
        <w:t>REPETICIÓN:</w:t>
      </w:r>
      <w:r>
        <w:tab/>
        <w:t xml:space="preserve">27    Cms. </w:t>
      </w:r>
    </w:p>
    <w:p w:rsidR="008E2E75" w:rsidRDefault="008E2E75" w:rsidP="008E2E75">
      <w:r>
        <w:t>BOLSA:</w:t>
      </w:r>
      <w:r>
        <w:tab/>
      </w:r>
      <w:r>
        <w:tab/>
        <w:t xml:space="preserve">27   X   32 + 5    Cms  de Solapa Interna Pegada </w:t>
      </w:r>
    </w:p>
    <w:p w:rsidR="008E2E75" w:rsidRDefault="008E2E75" w:rsidP="008E2E75">
      <w:r>
        <w:t xml:space="preserve">RODILLO :                </w:t>
      </w:r>
      <w:r w:rsidRPr="004B0ED3">
        <w:rPr>
          <w:b/>
        </w:rPr>
        <w:t>56</w:t>
      </w:r>
    </w:p>
    <w:p w:rsidR="008E2E75" w:rsidRDefault="008E2E75" w:rsidP="008E2E75">
      <w:r>
        <w:t>SELLADO:</w:t>
      </w:r>
      <w:r>
        <w:tab/>
      </w:r>
      <w:r>
        <w:tab/>
        <w:t xml:space="preserve">Lateral  </w:t>
      </w:r>
    </w:p>
    <w:p w:rsidR="008E2E75" w:rsidRPr="001F34F2" w:rsidRDefault="008E2E75" w:rsidP="008E2E75">
      <w:r w:rsidRPr="001F34F2">
        <w:t>REFERENCIA:</w:t>
      </w:r>
      <w:r w:rsidRPr="001F34F2">
        <w:tab/>
      </w:r>
      <w:r>
        <w:rPr>
          <w:b/>
        </w:rPr>
        <w:t xml:space="preserve">ECKO      </w:t>
      </w:r>
      <w:r w:rsidRPr="001F34F2">
        <w:rPr>
          <w:b/>
        </w:rPr>
        <w:t xml:space="preserve">    ( IMPRESIÓN  WARNING )</w:t>
      </w:r>
    </w:p>
    <w:p w:rsidR="008E2E75" w:rsidRPr="001F34F2" w:rsidRDefault="008E2E75" w:rsidP="008E2E75"/>
    <w:p w:rsidR="008E2E75" w:rsidRDefault="008E2E75" w:rsidP="008E2E75">
      <w:pPr>
        <w:rPr>
          <w:b/>
        </w:rPr>
      </w:pPr>
      <w:r w:rsidRPr="001F34F2">
        <w:rPr>
          <w:b/>
        </w:rPr>
        <w:tab/>
      </w:r>
      <w:r w:rsidRPr="001F34F2">
        <w:rPr>
          <w:b/>
        </w:rPr>
        <w:tab/>
      </w:r>
      <w:r w:rsidRPr="001F34F2">
        <w:rPr>
          <w:b/>
        </w:rPr>
        <w:tab/>
      </w:r>
    </w:p>
    <w:p w:rsidR="008E2E75" w:rsidRDefault="008E2E75" w:rsidP="008E2E75">
      <w:r>
        <w:rPr>
          <w:b/>
          <w:bCs/>
          <w:u w:val="single"/>
        </w:rPr>
        <w:t>NOTA:</w:t>
      </w:r>
      <w:r>
        <w:t xml:space="preserve">  - Los cyreles  se encuentran en su planta</w:t>
      </w:r>
    </w:p>
    <w:p w:rsidR="008E2E75" w:rsidRDefault="008E2E75" w:rsidP="008E2E75">
      <w:pPr>
        <w:numPr>
          <w:ilvl w:val="0"/>
          <w:numId w:val="2"/>
        </w:numPr>
      </w:pPr>
      <w:r>
        <w:t>Altura y tonos según  Muestra</w:t>
      </w:r>
    </w:p>
    <w:p w:rsidR="008E2E75" w:rsidRDefault="008E2E75" w:rsidP="008E2E75">
      <w:pPr>
        <w:numPr>
          <w:ilvl w:val="0"/>
          <w:numId w:val="2"/>
        </w:numPr>
        <w:rPr>
          <w:b/>
        </w:rPr>
      </w:pPr>
      <w:smartTag w:uri="urn:schemas-microsoft-com:office:smarttags" w:element="PersonName">
        <w:smartTagPr>
          <w:attr w:name="ProductID" w:val="PLASTICOS UNION"/>
        </w:smartTagPr>
        <w:r>
          <w:rPr>
            <w:b/>
          </w:rPr>
          <w:t>PLASTICOS UNION</w:t>
        </w:r>
      </w:smartTag>
      <w:r>
        <w:rPr>
          <w:b/>
        </w:rPr>
        <w:t xml:space="preserve"> ENVIA EL MATERIAL</w:t>
      </w:r>
    </w:p>
    <w:p w:rsidR="008E2E75" w:rsidRPr="004E08B4" w:rsidRDefault="008E2E75" w:rsidP="008E2E75">
      <w:pPr>
        <w:ind w:left="1500"/>
        <w:rPr>
          <w:b/>
        </w:rPr>
      </w:pPr>
    </w:p>
    <w:p w:rsidR="008E2E75" w:rsidRPr="00465B97" w:rsidRDefault="008E2E75" w:rsidP="008E2E75"/>
    <w:p w:rsidR="008E2E75" w:rsidRDefault="008E2E75" w:rsidP="008E2E75">
      <w:r>
        <w:t>Agradezco la atención y colaboración prestada.</w:t>
      </w:r>
    </w:p>
    <w:p w:rsidR="008E2E75" w:rsidRDefault="008E2E75" w:rsidP="008E2E75"/>
    <w:p w:rsidR="008E2E75" w:rsidRDefault="008E2E75" w:rsidP="008E2E75"/>
    <w:p w:rsidR="008E2E75" w:rsidRDefault="008E2E75" w:rsidP="008E2E75">
      <w:r>
        <w:t>Cordialmente,</w:t>
      </w:r>
    </w:p>
    <w:p w:rsidR="008E2E75" w:rsidRDefault="008E2E75" w:rsidP="008E2E75"/>
    <w:p w:rsidR="008E2E75" w:rsidRDefault="008E2E75" w:rsidP="008E2E75"/>
    <w:p w:rsidR="008E2E75" w:rsidRDefault="008E2E75" w:rsidP="008E2E75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8E2E75" w:rsidRDefault="008E2E75" w:rsidP="008E2E75">
      <w:r>
        <w:t>Director.</w:t>
      </w:r>
    </w:p>
    <w:p w:rsidR="008E2E75" w:rsidRDefault="008E2E75" w:rsidP="008E2E75"/>
    <w:p w:rsidR="005A5039" w:rsidRDefault="005A5039" w:rsidP="005450D8"/>
    <w:p w:rsidR="008409E5" w:rsidRDefault="008409E5" w:rsidP="005450D8"/>
    <w:p w:rsidR="008409E5" w:rsidRDefault="008409E5" w:rsidP="008409E5">
      <w:pPr>
        <w:rPr>
          <w:b/>
        </w:rPr>
      </w:pPr>
    </w:p>
    <w:p w:rsidR="008409E5" w:rsidRDefault="008409E5" w:rsidP="008409E5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8409E5" w:rsidRDefault="008409E5" w:rsidP="008409E5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8409E5" w:rsidRDefault="008409E5" w:rsidP="008409E5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8409E5" w:rsidRDefault="008409E5" w:rsidP="008409E5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8409E5" w:rsidRDefault="008409E5" w:rsidP="008409E5"/>
    <w:p w:rsidR="008409E5" w:rsidRDefault="008409E5" w:rsidP="008409E5">
      <w:pPr>
        <w:pStyle w:val="Ttulo1"/>
      </w:pPr>
      <w:r>
        <w:t>ORDEN DE TRABAJO   N°      06350</w:t>
      </w:r>
    </w:p>
    <w:p w:rsidR="008409E5" w:rsidRDefault="008409E5" w:rsidP="008409E5"/>
    <w:p w:rsidR="008409E5" w:rsidRDefault="008409E5" w:rsidP="008409E5">
      <w:r>
        <w:t>FECHA:</w:t>
      </w:r>
      <w:r>
        <w:tab/>
        <w:t>Medellín, Abril  16   de   2010</w:t>
      </w:r>
    </w:p>
    <w:p w:rsidR="008409E5" w:rsidRDefault="008409E5" w:rsidP="008409E5">
      <w:r>
        <w:t>PARA:</w:t>
      </w:r>
      <w:r>
        <w:tab/>
      </w:r>
      <w:r>
        <w:tab/>
        <w:t>PLÁSTICOS   DARMA</w:t>
      </w:r>
    </w:p>
    <w:p w:rsidR="008409E5" w:rsidRDefault="008409E5" w:rsidP="008409E5">
      <w:r>
        <w:t>ATENCIÓN:</w:t>
      </w:r>
      <w:r>
        <w:tab/>
        <w:t>Sr. DARIO JARAMILLO</w:t>
      </w:r>
    </w:p>
    <w:p w:rsidR="008409E5" w:rsidRDefault="008409E5" w:rsidP="008409E5"/>
    <w:p w:rsidR="008409E5" w:rsidRDefault="008409E5" w:rsidP="008409E5">
      <w:r>
        <w:t>Apreciado Dn DARIO:</w:t>
      </w:r>
    </w:p>
    <w:p w:rsidR="008409E5" w:rsidRDefault="008409E5" w:rsidP="008409E5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8409E5" w:rsidRDefault="008409E5" w:rsidP="008409E5"/>
    <w:p w:rsidR="008409E5" w:rsidRDefault="008409E5" w:rsidP="008409E5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8409E5" w:rsidRDefault="008409E5" w:rsidP="008409E5"/>
    <w:p w:rsidR="008409E5" w:rsidRDefault="008409E5" w:rsidP="008409E5">
      <w:r>
        <w:t>MATERIAL :</w:t>
      </w:r>
      <w:r>
        <w:tab/>
      </w:r>
      <w:r>
        <w:tab/>
        <w:t>Polietileno de Baja  densidad   Blanco  Tubular</w:t>
      </w:r>
    </w:p>
    <w:p w:rsidR="008409E5" w:rsidRDefault="008409E5" w:rsidP="008409E5">
      <w:r>
        <w:t>MEDIDA:</w:t>
      </w:r>
      <w:r>
        <w:tab/>
      </w:r>
      <w:r>
        <w:tab/>
      </w:r>
      <w:r w:rsidRPr="008D3CB8">
        <w:rPr>
          <w:b/>
        </w:rPr>
        <w:t>30</w:t>
      </w:r>
      <w:r>
        <w:t xml:space="preserve">   cms   </w:t>
      </w:r>
    </w:p>
    <w:p w:rsidR="008409E5" w:rsidRDefault="008409E5" w:rsidP="008409E5">
      <w:r>
        <w:t>CALIBRE :</w:t>
      </w:r>
      <w:r>
        <w:tab/>
      </w:r>
      <w:r>
        <w:tab/>
      </w:r>
      <w:r w:rsidRPr="008D3CB8">
        <w:rPr>
          <w:b/>
        </w:rPr>
        <w:t>4.8</w:t>
      </w:r>
      <w:r>
        <w:t xml:space="preserve">   “</w:t>
      </w:r>
    </w:p>
    <w:p w:rsidR="008409E5" w:rsidRDefault="008409E5" w:rsidP="008409E5">
      <w:r>
        <w:t>COLOR :</w:t>
      </w:r>
      <w:r>
        <w:tab/>
      </w:r>
      <w:r>
        <w:tab/>
        <w:t>Blanco</w:t>
      </w:r>
    </w:p>
    <w:p w:rsidR="008409E5" w:rsidRPr="0007721A" w:rsidRDefault="008409E5" w:rsidP="008409E5">
      <w:r>
        <w:t xml:space="preserve">TRATADO : </w:t>
      </w:r>
      <w:r>
        <w:tab/>
      </w:r>
      <w:r>
        <w:tab/>
        <w:t>1  cara</w:t>
      </w:r>
    </w:p>
    <w:p w:rsidR="008409E5" w:rsidRDefault="008409E5" w:rsidP="008409E5">
      <w:r>
        <w:t xml:space="preserve">CANTIDAD : </w:t>
      </w:r>
      <w:r>
        <w:tab/>
      </w:r>
      <w:r w:rsidRPr="001C4A3E">
        <w:rPr>
          <w:b/>
        </w:rPr>
        <w:t>280</w:t>
      </w:r>
      <w:r>
        <w:t xml:space="preserve">    kg</w:t>
      </w:r>
    </w:p>
    <w:p w:rsidR="008409E5" w:rsidRDefault="008409E5" w:rsidP="008409E5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>2 ( Según muestra  )  ( Azul – Azul )</w:t>
      </w:r>
    </w:p>
    <w:p w:rsidR="008409E5" w:rsidRDefault="008409E5" w:rsidP="008409E5">
      <w:r>
        <w:t xml:space="preserve">CARAS : </w:t>
      </w:r>
      <w:r>
        <w:tab/>
      </w:r>
      <w:r>
        <w:tab/>
        <w:t>2  ( 2  x  1  )</w:t>
      </w:r>
    </w:p>
    <w:p w:rsidR="008409E5" w:rsidRDefault="008409E5" w:rsidP="008409E5">
      <w:r>
        <w:t xml:space="preserve">REPETICIÓN : </w:t>
      </w:r>
      <w:r>
        <w:tab/>
        <w:t>40   cms</w:t>
      </w:r>
    </w:p>
    <w:p w:rsidR="008409E5" w:rsidRDefault="008409E5" w:rsidP="008409E5">
      <w:r>
        <w:t>RODILLO :</w:t>
      </w:r>
      <w:r>
        <w:tab/>
      </w:r>
      <w:r>
        <w:tab/>
        <w:t>40</w:t>
      </w:r>
    </w:p>
    <w:p w:rsidR="008409E5" w:rsidRDefault="008409E5" w:rsidP="008409E5">
      <w:r>
        <w:t>BOLSA  :</w:t>
      </w:r>
      <w:r>
        <w:tab/>
      </w:r>
      <w:r>
        <w:tab/>
      </w:r>
      <w:r w:rsidRPr="00336CAC">
        <w:rPr>
          <w:b/>
        </w:rPr>
        <w:t>30  x  40   cm</w:t>
      </w:r>
      <w:r>
        <w:t xml:space="preserve">    </w:t>
      </w:r>
    </w:p>
    <w:p w:rsidR="008409E5" w:rsidRDefault="008409E5" w:rsidP="008409E5">
      <w:r>
        <w:t>SELLADO .</w:t>
      </w:r>
      <w:r>
        <w:tab/>
      </w:r>
      <w:r>
        <w:tab/>
        <w:t xml:space="preserve">Fondo  Tipo  Servo </w:t>
      </w:r>
    </w:p>
    <w:p w:rsidR="008409E5" w:rsidRDefault="008409E5" w:rsidP="008409E5">
      <w:r>
        <w:t>REFERENCIA :</w:t>
      </w:r>
      <w:r>
        <w:tab/>
      </w:r>
      <w:r w:rsidRPr="00F553FA">
        <w:rPr>
          <w:b/>
        </w:rPr>
        <w:t>TECNAS   5  KILOS</w:t>
      </w:r>
    </w:p>
    <w:p w:rsidR="008409E5" w:rsidRDefault="008409E5" w:rsidP="008409E5"/>
    <w:p w:rsidR="008409E5" w:rsidRDefault="008409E5" w:rsidP="008409E5"/>
    <w:p w:rsidR="008409E5" w:rsidRDefault="008409E5" w:rsidP="008409E5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 w:rsidRPr="00F553FA">
        <w:rPr>
          <w:bCs/>
        </w:rPr>
        <w:t>Cyreles en su planta</w:t>
      </w:r>
      <w:r>
        <w:rPr>
          <w:b/>
          <w:bCs/>
        </w:rPr>
        <w:t>.</w:t>
      </w:r>
    </w:p>
    <w:p w:rsidR="008409E5" w:rsidRDefault="008409E5" w:rsidP="008409E5">
      <w:r>
        <w:t xml:space="preserve">                   -   Anexo muestra física para   alturas y Tonos.</w:t>
      </w:r>
    </w:p>
    <w:p w:rsidR="008409E5" w:rsidRDefault="008409E5" w:rsidP="008409E5">
      <w:r>
        <w:tab/>
        <w:t xml:space="preserve">        -  No colocar pie de Imprenta.</w:t>
      </w:r>
    </w:p>
    <w:p w:rsidR="008409E5" w:rsidRDefault="008409E5" w:rsidP="008409E5">
      <w:pPr>
        <w:rPr>
          <w:b/>
          <w:u w:val="single"/>
        </w:rPr>
      </w:pPr>
      <w:r>
        <w:tab/>
        <w:t xml:space="preserve">        </w:t>
      </w:r>
      <w:r w:rsidRPr="00F553FA">
        <w:rPr>
          <w:b/>
        </w:rPr>
        <w:t xml:space="preserve">-   </w:t>
      </w:r>
      <w:r w:rsidRPr="00F553FA">
        <w:rPr>
          <w:b/>
          <w:u w:val="single"/>
        </w:rPr>
        <w:t>Utilizar tinta especial</w:t>
      </w:r>
      <w:r>
        <w:rPr>
          <w:b/>
          <w:u w:val="single"/>
        </w:rPr>
        <w:t xml:space="preserve">    </w:t>
      </w:r>
    </w:p>
    <w:p w:rsidR="008409E5" w:rsidRDefault="008409E5" w:rsidP="008409E5">
      <w:pPr>
        <w:rPr>
          <w:b/>
        </w:rPr>
      </w:pP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8409E5" w:rsidRPr="0066704D" w:rsidRDefault="008409E5" w:rsidP="008409E5">
      <w:pPr>
        <w:rPr>
          <w:b/>
          <w:u w:val="single"/>
        </w:rPr>
      </w:pPr>
      <w:r>
        <w:rPr>
          <w:b/>
        </w:rPr>
        <w:tab/>
        <w:t xml:space="preserve">        -  EL MATERIAL LO ENVIA  P.U .</w:t>
      </w:r>
    </w:p>
    <w:p w:rsidR="008409E5" w:rsidRPr="0066704D" w:rsidRDefault="008409E5" w:rsidP="008409E5">
      <w:pPr>
        <w:rPr>
          <w:b/>
        </w:rPr>
      </w:pPr>
    </w:p>
    <w:p w:rsidR="008409E5" w:rsidRDefault="008409E5" w:rsidP="008409E5">
      <w:r>
        <w:tab/>
      </w:r>
      <w:r>
        <w:tab/>
      </w:r>
    </w:p>
    <w:p w:rsidR="008409E5" w:rsidRDefault="008409E5" w:rsidP="008409E5">
      <w:r>
        <w:t>Agradezco la atención y colaboración prestada.</w:t>
      </w:r>
    </w:p>
    <w:p w:rsidR="008409E5" w:rsidRDefault="008409E5" w:rsidP="008409E5"/>
    <w:p w:rsidR="008409E5" w:rsidRDefault="008409E5" w:rsidP="008409E5"/>
    <w:p w:rsidR="008409E5" w:rsidRDefault="008409E5" w:rsidP="008409E5"/>
    <w:p w:rsidR="008409E5" w:rsidRDefault="008409E5" w:rsidP="008409E5">
      <w:r>
        <w:t>Cordialmente</w:t>
      </w:r>
    </w:p>
    <w:p w:rsidR="008409E5" w:rsidRDefault="008409E5" w:rsidP="008409E5"/>
    <w:p w:rsidR="008409E5" w:rsidRDefault="008409E5" w:rsidP="008409E5"/>
    <w:p w:rsidR="008409E5" w:rsidRDefault="008409E5" w:rsidP="008409E5">
      <w:r>
        <w:t>RICARDO CASAS ZAPATA</w:t>
      </w:r>
    </w:p>
    <w:p w:rsidR="008409E5" w:rsidRDefault="008409E5" w:rsidP="008409E5">
      <w:r>
        <w:t>Director.</w:t>
      </w:r>
    </w:p>
    <w:p w:rsidR="008409E5" w:rsidRDefault="008409E5" w:rsidP="005450D8"/>
    <w:p w:rsidR="00020A83" w:rsidRDefault="00020A83" w:rsidP="005450D8"/>
    <w:p w:rsidR="00020A83" w:rsidRDefault="00020A83" w:rsidP="00020A83">
      <w:pPr>
        <w:rPr>
          <w:b/>
        </w:rPr>
      </w:pPr>
    </w:p>
    <w:p w:rsidR="00020A83" w:rsidRDefault="00020A83" w:rsidP="00020A83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020A83" w:rsidRDefault="00020A83" w:rsidP="00020A83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020A83" w:rsidRDefault="00020A83" w:rsidP="00020A83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020A83" w:rsidRDefault="00020A83" w:rsidP="00020A83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020A83" w:rsidRDefault="00020A83" w:rsidP="00020A83"/>
    <w:p w:rsidR="00020A83" w:rsidRDefault="00020A83" w:rsidP="00020A83">
      <w:pPr>
        <w:pStyle w:val="Ttulo1"/>
      </w:pPr>
      <w:r>
        <w:t>ORDEN DE TRABAJO   N°      06403</w:t>
      </w:r>
    </w:p>
    <w:p w:rsidR="00020A83" w:rsidRDefault="00020A83" w:rsidP="00020A83"/>
    <w:p w:rsidR="00020A83" w:rsidRDefault="00020A83" w:rsidP="00020A83">
      <w:r>
        <w:t>FECHA:</w:t>
      </w:r>
      <w:r>
        <w:tab/>
        <w:t>Medellín, Abril   16    de 2010</w:t>
      </w:r>
    </w:p>
    <w:p w:rsidR="00020A83" w:rsidRDefault="00020A83" w:rsidP="00020A83">
      <w:r>
        <w:t>PARA:</w:t>
      </w:r>
      <w:r>
        <w:tab/>
      </w:r>
      <w:r>
        <w:tab/>
        <w:t>PLÁSTICOS   DARMA</w:t>
      </w:r>
    </w:p>
    <w:p w:rsidR="00020A83" w:rsidRDefault="00020A83" w:rsidP="00020A83">
      <w:r>
        <w:t>ATENCIÓN:</w:t>
      </w:r>
      <w:r>
        <w:tab/>
        <w:t>Sr. DARIO JARAMILLO</w:t>
      </w:r>
    </w:p>
    <w:p w:rsidR="00020A83" w:rsidRDefault="00020A83" w:rsidP="00020A83"/>
    <w:p w:rsidR="00020A83" w:rsidRDefault="00020A83" w:rsidP="00020A83">
      <w:r>
        <w:t>Apreciado Dn DARIO:</w:t>
      </w:r>
    </w:p>
    <w:p w:rsidR="00020A83" w:rsidRDefault="00020A83" w:rsidP="00020A83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020A83" w:rsidRDefault="00020A83" w:rsidP="00020A83"/>
    <w:p w:rsidR="00020A83" w:rsidRDefault="00020A83" w:rsidP="00020A83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020A83" w:rsidRDefault="00020A83" w:rsidP="00020A83"/>
    <w:p w:rsidR="00020A83" w:rsidRDefault="00020A83" w:rsidP="00020A83">
      <w:r>
        <w:t>MATERIAL :</w:t>
      </w:r>
      <w:r>
        <w:tab/>
      </w:r>
      <w:r>
        <w:tab/>
        <w:t>Polietileno de Baja  densidad   Blanco  Tubular</w:t>
      </w:r>
    </w:p>
    <w:p w:rsidR="00020A83" w:rsidRDefault="00020A83" w:rsidP="00020A83">
      <w:r>
        <w:t>MEDIDA:</w:t>
      </w:r>
      <w:r>
        <w:tab/>
      </w:r>
      <w:r>
        <w:tab/>
      </w:r>
      <w:r>
        <w:rPr>
          <w:b/>
        </w:rPr>
        <w:t>35</w:t>
      </w:r>
      <w:r>
        <w:t xml:space="preserve">   cms   </w:t>
      </w:r>
    </w:p>
    <w:p w:rsidR="00020A83" w:rsidRDefault="00020A83" w:rsidP="00020A83">
      <w:r>
        <w:t>CALIBRE :</w:t>
      </w:r>
      <w:r>
        <w:tab/>
      </w:r>
      <w:r>
        <w:tab/>
      </w:r>
      <w:r w:rsidRPr="008D3CB8">
        <w:rPr>
          <w:b/>
        </w:rPr>
        <w:t>4.8</w:t>
      </w:r>
      <w:r>
        <w:t xml:space="preserve">   “</w:t>
      </w:r>
    </w:p>
    <w:p w:rsidR="00020A83" w:rsidRDefault="00020A83" w:rsidP="00020A83">
      <w:r>
        <w:t>COLOR :</w:t>
      </w:r>
      <w:r>
        <w:tab/>
      </w:r>
      <w:r>
        <w:tab/>
        <w:t>Blanco</w:t>
      </w:r>
    </w:p>
    <w:p w:rsidR="00020A83" w:rsidRPr="0007721A" w:rsidRDefault="00020A83" w:rsidP="00020A83">
      <w:r>
        <w:t xml:space="preserve">TRATADO : </w:t>
      </w:r>
      <w:r>
        <w:tab/>
      </w:r>
      <w:r>
        <w:tab/>
        <w:t>1  cara</w:t>
      </w:r>
    </w:p>
    <w:p w:rsidR="00020A83" w:rsidRDefault="00020A83" w:rsidP="00020A83">
      <w:r>
        <w:t xml:space="preserve">CANTIDAD : </w:t>
      </w:r>
      <w:r>
        <w:tab/>
      </w:r>
      <w:r>
        <w:rPr>
          <w:b/>
        </w:rPr>
        <w:t>25</w:t>
      </w:r>
      <w:r w:rsidRPr="001C4A3E">
        <w:rPr>
          <w:b/>
        </w:rPr>
        <w:t>0</w:t>
      </w:r>
      <w:r>
        <w:t xml:space="preserve">    kg</w:t>
      </w:r>
    </w:p>
    <w:p w:rsidR="00020A83" w:rsidRDefault="00020A83" w:rsidP="00020A83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>2 ( Según muestra  )  ( Azul – Azul )</w:t>
      </w:r>
    </w:p>
    <w:p w:rsidR="00020A83" w:rsidRDefault="00020A83" w:rsidP="00020A83">
      <w:r>
        <w:t xml:space="preserve">CARAS : </w:t>
      </w:r>
      <w:r>
        <w:tab/>
      </w:r>
      <w:r>
        <w:tab/>
        <w:t>2  ( 2  x  1  )</w:t>
      </w:r>
    </w:p>
    <w:p w:rsidR="00020A83" w:rsidRDefault="00020A83" w:rsidP="00020A83">
      <w:r>
        <w:t xml:space="preserve">REPETICIÓN : </w:t>
      </w:r>
      <w:r>
        <w:tab/>
        <w:t>60   cms</w:t>
      </w:r>
    </w:p>
    <w:p w:rsidR="00020A83" w:rsidRDefault="00020A83" w:rsidP="00020A83">
      <w:r>
        <w:t>RODILLO :</w:t>
      </w:r>
      <w:r>
        <w:tab/>
      </w:r>
      <w:r>
        <w:tab/>
        <w:t>60</w:t>
      </w:r>
    </w:p>
    <w:p w:rsidR="00020A83" w:rsidRDefault="00020A83" w:rsidP="00020A83">
      <w:r>
        <w:t>BOLSA  :</w:t>
      </w:r>
      <w:r>
        <w:tab/>
      </w:r>
      <w:r>
        <w:tab/>
      </w:r>
      <w:r>
        <w:rPr>
          <w:b/>
        </w:rPr>
        <w:t>35  x  60</w:t>
      </w:r>
      <w:r w:rsidRPr="00336CAC">
        <w:rPr>
          <w:b/>
        </w:rPr>
        <w:t xml:space="preserve">   cm</w:t>
      </w:r>
      <w:r>
        <w:t xml:space="preserve">    </w:t>
      </w:r>
    </w:p>
    <w:p w:rsidR="00020A83" w:rsidRDefault="00020A83" w:rsidP="00020A83">
      <w:r>
        <w:t>SELLADO .</w:t>
      </w:r>
      <w:r>
        <w:tab/>
      </w:r>
      <w:r>
        <w:tab/>
        <w:t xml:space="preserve">Fondo  Tipo  Servo </w:t>
      </w:r>
    </w:p>
    <w:p w:rsidR="00020A83" w:rsidRDefault="00020A83" w:rsidP="00020A83">
      <w:r>
        <w:t>REFERENCIA :</w:t>
      </w:r>
      <w:r>
        <w:tab/>
      </w:r>
      <w:r>
        <w:rPr>
          <w:b/>
        </w:rPr>
        <w:t xml:space="preserve">TECNAS   10 </w:t>
      </w:r>
      <w:r w:rsidRPr="00F553FA">
        <w:rPr>
          <w:b/>
        </w:rPr>
        <w:t xml:space="preserve">  KILOS</w:t>
      </w:r>
    </w:p>
    <w:p w:rsidR="00020A83" w:rsidRDefault="00020A83" w:rsidP="00020A83"/>
    <w:p w:rsidR="00020A83" w:rsidRDefault="00020A83" w:rsidP="00020A83"/>
    <w:p w:rsidR="00020A83" w:rsidRDefault="00020A83" w:rsidP="00020A83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 w:rsidRPr="00F553FA">
        <w:rPr>
          <w:bCs/>
        </w:rPr>
        <w:t>Cyreles en su planta</w:t>
      </w:r>
      <w:r>
        <w:rPr>
          <w:b/>
          <w:bCs/>
        </w:rPr>
        <w:t>.</w:t>
      </w:r>
    </w:p>
    <w:p w:rsidR="00020A83" w:rsidRDefault="00020A83" w:rsidP="00020A83">
      <w:r>
        <w:t xml:space="preserve">                   -   Anexo muestra física para   alturas y Tonos.</w:t>
      </w:r>
    </w:p>
    <w:p w:rsidR="00020A83" w:rsidRDefault="00020A83" w:rsidP="00020A83">
      <w:r>
        <w:tab/>
        <w:t xml:space="preserve">        -  No colocar pie de Imprenta.</w:t>
      </w:r>
    </w:p>
    <w:p w:rsidR="00020A83" w:rsidRDefault="00020A83" w:rsidP="00020A83">
      <w:pPr>
        <w:rPr>
          <w:b/>
          <w:u w:val="single"/>
        </w:rPr>
      </w:pPr>
      <w:r>
        <w:tab/>
        <w:t xml:space="preserve">        </w:t>
      </w:r>
      <w:r w:rsidRPr="00F553FA">
        <w:rPr>
          <w:b/>
        </w:rPr>
        <w:t xml:space="preserve">-   </w:t>
      </w:r>
      <w:r w:rsidRPr="00F553FA">
        <w:rPr>
          <w:b/>
          <w:u w:val="single"/>
        </w:rPr>
        <w:t>Utilizar tinta especial</w:t>
      </w:r>
      <w:r>
        <w:rPr>
          <w:b/>
          <w:u w:val="single"/>
        </w:rPr>
        <w:t xml:space="preserve">    </w:t>
      </w:r>
    </w:p>
    <w:p w:rsidR="00020A83" w:rsidRDefault="00020A83" w:rsidP="00020A83">
      <w:pPr>
        <w:rPr>
          <w:b/>
        </w:rPr>
      </w:pP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020A83" w:rsidRPr="0066704D" w:rsidRDefault="00020A83" w:rsidP="00020A83">
      <w:pPr>
        <w:rPr>
          <w:b/>
          <w:u w:val="single"/>
        </w:rPr>
      </w:pPr>
      <w:r>
        <w:rPr>
          <w:b/>
        </w:rPr>
        <w:tab/>
        <w:t xml:space="preserve">        -  EL MATERIAL LO ENVIA  P.U .</w:t>
      </w:r>
    </w:p>
    <w:p w:rsidR="00020A83" w:rsidRPr="0066704D" w:rsidRDefault="00020A83" w:rsidP="00020A83">
      <w:pPr>
        <w:rPr>
          <w:b/>
        </w:rPr>
      </w:pPr>
    </w:p>
    <w:p w:rsidR="00020A83" w:rsidRDefault="00020A83" w:rsidP="00020A83">
      <w:r>
        <w:tab/>
      </w:r>
      <w:r>
        <w:tab/>
      </w:r>
    </w:p>
    <w:p w:rsidR="00020A83" w:rsidRDefault="00020A83" w:rsidP="00020A83">
      <w:r>
        <w:t>Agradezco la atención y colaboración prestada.</w:t>
      </w:r>
    </w:p>
    <w:p w:rsidR="00020A83" w:rsidRDefault="00020A83" w:rsidP="00020A83"/>
    <w:p w:rsidR="00020A83" w:rsidRDefault="00020A83" w:rsidP="00020A83"/>
    <w:p w:rsidR="00020A83" w:rsidRDefault="00020A83" w:rsidP="00020A83"/>
    <w:p w:rsidR="00020A83" w:rsidRDefault="00020A83" w:rsidP="00020A83">
      <w:r>
        <w:t>Cordialmente</w:t>
      </w:r>
    </w:p>
    <w:p w:rsidR="00020A83" w:rsidRDefault="00020A83" w:rsidP="00020A83"/>
    <w:p w:rsidR="00020A83" w:rsidRDefault="00020A83" w:rsidP="00020A83"/>
    <w:p w:rsidR="00020A83" w:rsidRDefault="00020A83" w:rsidP="00020A83">
      <w:r>
        <w:t>RICARDO CASAS ZAPATA</w:t>
      </w:r>
    </w:p>
    <w:p w:rsidR="00020A83" w:rsidRDefault="00020A83" w:rsidP="00020A83">
      <w:r>
        <w:t>Director.</w:t>
      </w:r>
    </w:p>
    <w:p w:rsidR="00020A83" w:rsidRDefault="00020A83" w:rsidP="00020A83">
      <w:pPr>
        <w:rPr>
          <w:b/>
        </w:rPr>
      </w:pPr>
    </w:p>
    <w:p w:rsidR="00020A83" w:rsidRDefault="00020A83" w:rsidP="005450D8"/>
    <w:p w:rsidR="00F55AB2" w:rsidRDefault="00F55AB2" w:rsidP="00F55AB2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F55AB2" w:rsidRDefault="00F55AB2" w:rsidP="00F55AB2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F55AB2" w:rsidRDefault="00F55AB2" w:rsidP="00F55AB2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F55AB2" w:rsidRDefault="00F55AB2" w:rsidP="00F55AB2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F55AB2" w:rsidRDefault="00F55AB2" w:rsidP="00F55AB2">
      <w:pPr>
        <w:rPr>
          <w:b/>
          <w:bCs/>
        </w:rPr>
      </w:pPr>
    </w:p>
    <w:p w:rsidR="00F55AB2" w:rsidRDefault="00F55AB2" w:rsidP="00F55AB2">
      <w:pPr>
        <w:pStyle w:val="Ttulo1"/>
      </w:pPr>
      <w:r>
        <w:t>ORDEN DE TRABAJO    N°      06362</w:t>
      </w:r>
    </w:p>
    <w:p w:rsidR="00F55AB2" w:rsidRDefault="00F55AB2" w:rsidP="00F55AB2"/>
    <w:p w:rsidR="00F55AB2" w:rsidRDefault="00F55AB2" w:rsidP="00F55AB2">
      <w:r>
        <w:t>FECHA:</w:t>
      </w:r>
      <w:r>
        <w:tab/>
        <w:t>Medellín, Abril   16   de 2010</w:t>
      </w:r>
    </w:p>
    <w:p w:rsidR="00F55AB2" w:rsidRDefault="00F55AB2" w:rsidP="00F55AB2">
      <w:r>
        <w:t>PARA:</w:t>
      </w:r>
      <w:r>
        <w:tab/>
      </w:r>
      <w:r>
        <w:tab/>
        <w:t>PLÁSTICOS DARMA</w:t>
      </w:r>
    </w:p>
    <w:p w:rsidR="00F55AB2" w:rsidRDefault="00F55AB2" w:rsidP="00F55AB2">
      <w:r>
        <w:t>ATENCIÓN:</w:t>
      </w:r>
      <w:r>
        <w:tab/>
        <w:t>Sr. Darío Jaramillo</w:t>
      </w:r>
    </w:p>
    <w:p w:rsidR="00F55AB2" w:rsidRDefault="00F55AB2" w:rsidP="00F55AB2">
      <w:r>
        <w:tab/>
      </w:r>
      <w:r>
        <w:tab/>
        <w:t>Gerente.</w:t>
      </w:r>
    </w:p>
    <w:p w:rsidR="00F55AB2" w:rsidRDefault="00F55AB2" w:rsidP="00F55AB2"/>
    <w:p w:rsidR="00F55AB2" w:rsidRDefault="00F55AB2" w:rsidP="00F55AB2">
      <w:r>
        <w:t>Apreciado Don Darío:</w:t>
      </w:r>
    </w:p>
    <w:p w:rsidR="00F55AB2" w:rsidRDefault="00F55AB2" w:rsidP="00F55AB2"/>
    <w:p w:rsidR="00F55AB2" w:rsidRDefault="00F55AB2" w:rsidP="00F55AB2">
      <w:r>
        <w:t>Con la presente estamos solicitando el siguiente servicio de  IMPRESION:</w:t>
      </w:r>
    </w:p>
    <w:p w:rsidR="00F55AB2" w:rsidRDefault="00F55AB2" w:rsidP="00F55AB2"/>
    <w:p w:rsidR="00F55AB2" w:rsidRDefault="00F55AB2" w:rsidP="00F55AB2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F55AB2" w:rsidRDefault="00F55AB2" w:rsidP="00F55AB2">
      <w:pPr>
        <w:rPr>
          <w:b/>
        </w:rPr>
      </w:pPr>
      <w:r>
        <w:t xml:space="preserve">MATERIAL   :           Polipropileno Tubular de    </w:t>
      </w:r>
      <w:r>
        <w:rPr>
          <w:b/>
        </w:rPr>
        <w:t>45  cms</w:t>
      </w:r>
    </w:p>
    <w:p w:rsidR="00F55AB2" w:rsidRDefault="00F55AB2" w:rsidP="00F55AB2">
      <w:r>
        <w:t xml:space="preserve">CLIBRE      :               </w:t>
      </w:r>
      <w:smartTag w:uri="urn:schemas-microsoft-com:office:smarttags" w:element="metricconverter">
        <w:smartTagPr>
          <w:attr w:name="ProductID" w:val="1.5 ”"/>
        </w:smartTagPr>
        <w:r>
          <w:t>1.5 ”</w:t>
        </w:r>
      </w:smartTag>
    </w:p>
    <w:p w:rsidR="00F55AB2" w:rsidRDefault="00F55AB2" w:rsidP="00F55AB2">
      <w:r>
        <w:t>REFERENCIA:</w:t>
      </w:r>
      <w:r>
        <w:tab/>
      </w:r>
      <w:r>
        <w:rPr>
          <w:b/>
        </w:rPr>
        <w:t>PAN  TAJADO   TULIPAN</w:t>
      </w:r>
    </w:p>
    <w:p w:rsidR="00F55AB2" w:rsidRDefault="00F55AB2" w:rsidP="00F55AB2">
      <w:r>
        <w:t>CANTIDAD    :          160    Kg</w:t>
      </w:r>
    </w:p>
    <w:p w:rsidR="00F55AB2" w:rsidRDefault="00F55AB2" w:rsidP="00F55AB2">
      <w:r>
        <w:t>COLORES:</w:t>
      </w:r>
      <w:r>
        <w:tab/>
      </w:r>
      <w:r>
        <w:tab/>
        <w:t xml:space="preserve">3 </w:t>
      </w:r>
    </w:p>
    <w:p w:rsidR="00F55AB2" w:rsidRDefault="00F55AB2" w:rsidP="00F55AB2">
      <w:r>
        <w:t>CARAS:</w:t>
      </w:r>
      <w:r>
        <w:tab/>
      </w:r>
      <w:r>
        <w:tab/>
        <w:t>2</w:t>
      </w:r>
    </w:p>
    <w:p w:rsidR="00F55AB2" w:rsidRDefault="00F55AB2" w:rsidP="00F55AB2">
      <w:r>
        <w:t>REPETICIÓN:</w:t>
      </w:r>
      <w:r>
        <w:tab/>
        <w:t>20</w:t>
      </w:r>
    </w:p>
    <w:p w:rsidR="00F55AB2" w:rsidRDefault="00F55AB2" w:rsidP="00F55AB2">
      <w:r>
        <w:t>RODILLO:</w:t>
      </w:r>
      <w:r>
        <w:tab/>
      </w:r>
      <w:r>
        <w:tab/>
        <w:t>40</w:t>
      </w:r>
    </w:p>
    <w:p w:rsidR="00F55AB2" w:rsidRDefault="00F55AB2" w:rsidP="00F55AB2">
      <w:r>
        <w:t>BOLSA:</w:t>
      </w:r>
      <w:r>
        <w:tab/>
      </w:r>
      <w:r>
        <w:tab/>
        <w:t xml:space="preserve">20  x 41  +  4  cms  FF </w:t>
      </w:r>
    </w:p>
    <w:p w:rsidR="00F55AB2" w:rsidRDefault="00F55AB2" w:rsidP="00F55AB2">
      <w:r>
        <w:t>SELLADO:</w:t>
      </w:r>
      <w:r>
        <w:tab/>
      </w:r>
      <w:r>
        <w:tab/>
        <w:t>Para selle lateral.</w:t>
      </w:r>
    </w:p>
    <w:p w:rsidR="00F55AB2" w:rsidRDefault="00F55AB2" w:rsidP="00F55AB2"/>
    <w:p w:rsidR="00F55AB2" w:rsidRDefault="00F55AB2" w:rsidP="00F55AB2"/>
    <w:p w:rsidR="00F55AB2" w:rsidRDefault="00F55AB2" w:rsidP="00F55AB2">
      <w:r>
        <w:rPr>
          <w:b/>
          <w:bCs/>
          <w:u w:val="single"/>
        </w:rPr>
        <w:t>NOTA:</w:t>
      </w:r>
      <w:r>
        <w:t xml:space="preserve">  * Los cyreles se encuentran en su planta</w:t>
      </w:r>
    </w:p>
    <w:p w:rsidR="00F55AB2" w:rsidRDefault="00F55AB2" w:rsidP="00F55AB2">
      <w:pPr>
        <w:numPr>
          <w:ilvl w:val="0"/>
          <w:numId w:val="17"/>
        </w:numPr>
      </w:pPr>
      <w:r>
        <w:t>Se envían  Arte para  tonos y alturas</w:t>
      </w:r>
    </w:p>
    <w:p w:rsidR="00F55AB2" w:rsidRDefault="00F55AB2" w:rsidP="00F55AB2">
      <w:pPr>
        <w:ind w:left="885"/>
      </w:pPr>
      <w:r>
        <w:t xml:space="preserve">-   Se  envia el material de PP de </w:t>
      </w:r>
      <w:r>
        <w:rPr>
          <w:b/>
        </w:rPr>
        <w:t>45  cms</w:t>
      </w:r>
    </w:p>
    <w:p w:rsidR="00F55AB2" w:rsidRDefault="00F55AB2" w:rsidP="00F55AB2">
      <w:pPr>
        <w:ind w:left="885"/>
      </w:pPr>
    </w:p>
    <w:p w:rsidR="00F55AB2" w:rsidRDefault="00F55AB2" w:rsidP="00F55AB2">
      <w:pPr>
        <w:ind w:left="885"/>
      </w:pPr>
    </w:p>
    <w:p w:rsidR="00F55AB2" w:rsidRDefault="00F55AB2" w:rsidP="00F55AB2">
      <w:r>
        <w:t>Agradezco la atención y colaboración prestada</w:t>
      </w:r>
    </w:p>
    <w:p w:rsidR="00F55AB2" w:rsidRDefault="00F55AB2" w:rsidP="00F55AB2"/>
    <w:p w:rsidR="00F55AB2" w:rsidRDefault="00F55AB2" w:rsidP="00F55AB2"/>
    <w:p w:rsidR="00F55AB2" w:rsidRDefault="00F55AB2" w:rsidP="00F55AB2">
      <w:r>
        <w:t>Cordialmente,</w:t>
      </w:r>
    </w:p>
    <w:p w:rsidR="00F55AB2" w:rsidRDefault="00F55AB2" w:rsidP="00F55AB2"/>
    <w:p w:rsidR="00F55AB2" w:rsidRDefault="00F55AB2" w:rsidP="00F55AB2"/>
    <w:p w:rsidR="00F55AB2" w:rsidRDefault="00F55AB2" w:rsidP="00F55AB2"/>
    <w:p w:rsidR="00F55AB2" w:rsidRDefault="00F55AB2" w:rsidP="00F55AB2">
      <w:r>
        <w:t>RICARDO CASAS ZAPATA</w:t>
      </w:r>
    </w:p>
    <w:p w:rsidR="00F55AB2" w:rsidRDefault="00F55AB2" w:rsidP="00F55AB2">
      <w:r>
        <w:t>Director.</w:t>
      </w:r>
    </w:p>
    <w:p w:rsidR="00F55AB2" w:rsidRDefault="00F55AB2" w:rsidP="00F55AB2">
      <w:pPr>
        <w:rPr>
          <w:b/>
        </w:rPr>
      </w:pPr>
    </w:p>
    <w:p w:rsidR="00020A83" w:rsidRDefault="00020A83" w:rsidP="005450D8">
      <w:pPr>
        <w:rPr>
          <w:b/>
        </w:rPr>
      </w:pPr>
    </w:p>
    <w:p w:rsidR="008124C3" w:rsidRDefault="008124C3" w:rsidP="005450D8">
      <w:pPr>
        <w:rPr>
          <w:b/>
        </w:rPr>
      </w:pPr>
    </w:p>
    <w:p w:rsidR="008124C3" w:rsidRDefault="008124C3" w:rsidP="005450D8">
      <w:pPr>
        <w:rPr>
          <w:b/>
        </w:rPr>
      </w:pPr>
    </w:p>
    <w:p w:rsidR="008124C3" w:rsidRDefault="008124C3" w:rsidP="005450D8">
      <w:pPr>
        <w:rPr>
          <w:b/>
        </w:rPr>
      </w:pPr>
    </w:p>
    <w:p w:rsidR="008124C3" w:rsidRDefault="008124C3" w:rsidP="005450D8">
      <w:pPr>
        <w:rPr>
          <w:b/>
        </w:rPr>
      </w:pPr>
    </w:p>
    <w:p w:rsidR="008124C3" w:rsidRDefault="008124C3" w:rsidP="005450D8">
      <w:pPr>
        <w:rPr>
          <w:b/>
        </w:rPr>
      </w:pPr>
    </w:p>
    <w:p w:rsidR="008124C3" w:rsidRDefault="008124C3" w:rsidP="005450D8">
      <w:pPr>
        <w:rPr>
          <w:b/>
        </w:rPr>
      </w:pPr>
    </w:p>
    <w:p w:rsidR="00432341" w:rsidRDefault="00432341" w:rsidP="00432341">
      <w:pPr>
        <w:rPr>
          <w:b/>
        </w:rPr>
      </w:pPr>
    </w:p>
    <w:p w:rsidR="00432341" w:rsidRDefault="00432341" w:rsidP="00432341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432341" w:rsidRDefault="00432341" w:rsidP="00432341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432341" w:rsidRDefault="00432341" w:rsidP="00432341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432341" w:rsidRDefault="00432341" w:rsidP="00432341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432341" w:rsidRDefault="00432341" w:rsidP="00432341">
      <w:pPr>
        <w:rPr>
          <w:b/>
          <w:bCs/>
        </w:rPr>
      </w:pPr>
    </w:p>
    <w:p w:rsidR="00432341" w:rsidRDefault="00432341" w:rsidP="00432341">
      <w:pPr>
        <w:pStyle w:val="Ttulo1"/>
      </w:pPr>
    </w:p>
    <w:p w:rsidR="00432341" w:rsidRDefault="00432341" w:rsidP="00432341">
      <w:pPr>
        <w:pStyle w:val="Ttulo1"/>
      </w:pPr>
      <w:r>
        <w:t>ORDEN DE TRABAJO  N °      06435</w:t>
      </w:r>
    </w:p>
    <w:p w:rsidR="00432341" w:rsidRDefault="00432341" w:rsidP="00432341"/>
    <w:p w:rsidR="00432341" w:rsidRDefault="00A14E70" w:rsidP="00432341">
      <w:r>
        <w:t>FECHA:</w:t>
      </w:r>
      <w:r>
        <w:tab/>
        <w:t>Medellín,  Abril   19</w:t>
      </w:r>
      <w:r w:rsidR="00432341">
        <w:t xml:space="preserve">    de   2010</w:t>
      </w:r>
    </w:p>
    <w:p w:rsidR="00432341" w:rsidRDefault="00432341" w:rsidP="00432341">
      <w:r>
        <w:t>PARA:</w:t>
      </w:r>
      <w:r>
        <w:tab/>
      </w:r>
      <w:r>
        <w:tab/>
        <w:t>PLÁSTICOS DARMA</w:t>
      </w:r>
    </w:p>
    <w:p w:rsidR="00432341" w:rsidRDefault="00432341" w:rsidP="00432341">
      <w:r>
        <w:t>ATENCIÓN:</w:t>
      </w:r>
      <w:r>
        <w:tab/>
        <w:t>Sr. Darío Jaramillo</w:t>
      </w:r>
    </w:p>
    <w:p w:rsidR="00432341" w:rsidRDefault="00432341" w:rsidP="00432341">
      <w:r>
        <w:tab/>
      </w:r>
      <w:r>
        <w:tab/>
        <w:t>Gerente.</w:t>
      </w:r>
    </w:p>
    <w:p w:rsidR="00432341" w:rsidRDefault="00432341" w:rsidP="00432341"/>
    <w:p w:rsidR="00432341" w:rsidRDefault="00432341" w:rsidP="00432341">
      <w:r>
        <w:t>Apreciado Don Darío:</w:t>
      </w:r>
    </w:p>
    <w:p w:rsidR="00432341" w:rsidRDefault="00432341" w:rsidP="00432341"/>
    <w:p w:rsidR="00432341" w:rsidRDefault="00432341" w:rsidP="00432341">
      <w:r>
        <w:t>Con la presente estamos solicitando el siguiente servicio de  IMPRESIÓN  :</w:t>
      </w:r>
    </w:p>
    <w:p w:rsidR="00432341" w:rsidRDefault="00432341" w:rsidP="00432341"/>
    <w:p w:rsidR="00432341" w:rsidRDefault="00432341" w:rsidP="00432341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432341" w:rsidRDefault="00432341" w:rsidP="00432341">
      <w:r>
        <w:t xml:space="preserve">MATERIAL   :           Polipropileno   Tubular   de   </w:t>
      </w:r>
      <w:r>
        <w:rPr>
          <w:b/>
        </w:rPr>
        <w:t>30</w:t>
      </w:r>
      <w:r>
        <w:t xml:space="preserve">    cms</w:t>
      </w:r>
    </w:p>
    <w:p w:rsidR="00432341" w:rsidRDefault="00432341" w:rsidP="00432341">
      <w:r>
        <w:t>CLIBRE      :               1.5  ”</w:t>
      </w:r>
    </w:p>
    <w:p w:rsidR="00432341" w:rsidRPr="00AD5DCF" w:rsidRDefault="00432341" w:rsidP="00432341">
      <w:pPr>
        <w:rPr>
          <w:b/>
        </w:rPr>
      </w:pPr>
      <w:r>
        <w:t>REFERENCIA:</w:t>
      </w:r>
      <w:r>
        <w:tab/>
      </w:r>
      <w:r>
        <w:rPr>
          <w:b/>
        </w:rPr>
        <w:t>TEENS</w:t>
      </w:r>
    </w:p>
    <w:p w:rsidR="00432341" w:rsidRDefault="00CB4C4A" w:rsidP="00432341">
      <w:r>
        <w:t>CANTIDAD    :          11</w:t>
      </w:r>
      <w:r w:rsidR="00432341">
        <w:t>0     Kg</w:t>
      </w:r>
    </w:p>
    <w:p w:rsidR="00432341" w:rsidRDefault="00432341" w:rsidP="00432341">
      <w:r>
        <w:t>COLORES:</w:t>
      </w:r>
      <w:r>
        <w:tab/>
      </w:r>
      <w:r>
        <w:tab/>
        <w:t>1 ( Según  arte )</w:t>
      </w:r>
    </w:p>
    <w:p w:rsidR="00432341" w:rsidRDefault="00432341" w:rsidP="00432341">
      <w:r>
        <w:t>CARAS:</w:t>
      </w:r>
      <w:r>
        <w:tab/>
      </w:r>
      <w:r>
        <w:tab/>
        <w:t xml:space="preserve">1  </w:t>
      </w:r>
    </w:p>
    <w:p w:rsidR="00432341" w:rsidRDefault="00432341" w:rsidP="00432341">
      <w:r>
        <w:t>REPETICIÓN:</w:t>
      </w:r>
      <w:r>
        <w:tab/>
        <w:t>24.5</w:t>
      </w:r>
    </w:p>
    <w:p w:rsidR="00432341" w:rsidRPr="007E24E2" w:rsidRDefault="00432341" w:rsidP="00432341">
      <w:pPr>
        <w:rPr>
          <w:b/>
        </w:rPr>
      </w:pPr>
      <w:r>
        <w:t>RODILLO:</w:t>
      </w:r>
      <w:r>
        <w:tab/>
      </w:r>
      <w:r>
        <w:tab/>
      </w:r>
      <w:r>
        <w:rPr>
          <w:b/>
        </w:rPr>
        <w:t>25</w:t>
      </w:r>
    </w:p>
    <w:p w:rsidR="00432341" w:rsidRDefault="00432341" w:rsidP="00432341">
      <w:r>
        <w:t>BOLSA:</w:t>
      </w:r>
      <w:r>
        <w:tab/>
      </w:r>
      <w:r>
        <w:tab/>
        <w:t>24.5  X  28 + 5    cms   de  Solapa Interna.</w:t>
      </w:r>
    </w:p>
    <w:p w:rsidR="00432341" w:rsidRDefault="00432341" w:rsidP="00432341">
      <w:r>
        <w:t>SELLADO:</w:t>
      </w:r>
      <w:r>
        <w:tab/>
      </w:r>
      <w:r>
        <w:tab/>
        <w:t>Para selle lateral.</w:t>
      </w:r>
    </w:p>
    <w:p w:rsidR="00432341" w:rsidRDefault="00432341" w:rsidP="00432341"/>
    <w:p w:rsidR="00432341" w:rsidRDefault="00432341" w:rsidP="00432341"/>
    <w:p w:rsidR="00432341" w:rsidRDefault="00432341" w:rsidP="00432341">
      <w:r>
        <w:rPr>
          <w:b/>
          <w:bCs/>
          <w:u w:val="single"/>
        </w:rPr>
        <w:t>NOTA:</w:t>
      </w:r>
      <w:r>
        <w:t xml:space="preserve">  *   Los cyreles   se  encuentran en su planata.</w:t>
      </w:r>
    </w:p>
    <w:p w:rsidR="00432341" w:rsidRDefault="00432341" w:rsidP="00432341">
      <w:pPr>
        <w:numPr>
          <w:ilvl w:val="0"/>
          <w:numId w:val="1"/>
        </w:numPr>
      </w:pPr>
      <w:r>
        <w:t>Se envían ARTE    para tonos y alturas</w:t>
      </w:r>
    </w:p>
    <w:p w:rsidR="00432341" w:rsidRPr="005574BF" w:rsidRDefault="00432341" w:rsidP="00432341">
      <w:pPr>
        <w:numPr>
          <w:ilvl w:val="0"/>
          <w:numId w:val="2"/>
        </w:numPr>
      </w:pPr>
      <w:r>
        <w:t xml:space="preserve">Se  envia el material de PP </w:t>
      </w:r>
      <w:r>
        <w:rPr>
          <w:b/>
        </w:rPr>
        <w:t xml:space="preserve">de  30 </w:t>
      </w:r>
      <w:r w:rsidRPr="00AD5DCF">
        <w:rPr>
          <w:b/>
        </w:rPr>
        <w:t xml:space="preserve">  cms</w:t>
      </w:r>
    </w:p>
    <w:p w:rsidR="00432341" w:rsidRPr="00150D1A" w:rsidRDefault="00432341" w:rsidP="00432341">
      <w:pPr>
        <w:ind w:left="1860"/>
      </w:pPr>
    </w:p>
    <w:p w:rsidR="00432341" w:rsidRDefault="00432341" w:rsidP="00432341">
      <w:pPr>
        <w:ind w:left="885"/>
      </w:pPr>
    </w:p>
    <w:p w:rsidR="00432341" w:rsidRDefault="00432341" w:rsidP="00432341">
      <w:pPr>
        <w:ind w:left="885"/>
      </w:pPr>
    </w:p>
    <w:p w:rsidR="00432341" w:rsidRDefault="00432341" w:rsidP="00432341">
      <w:r>
        <w:t>Agradezco la atención y colaboración prestada.</w:t>
      </w:r>
    </w:p>
    <w:p w:rsidR="00432341" w:rsidRDefault="00432341" w:rsidP="00432341"/>
    <w:p w:rsidR="00432341" w:rsidRDefault="00432341" w:rsidP="00432341"/>
    <w:p w:rsidR="00432341" w:rsidRDefault="00432341" w:rsidP="00432341">
      <w:r>
        <w:t>Cordialmente,</w:t>
      </w:r>
    </w:p>
    <w:p w:rsidR="00432341" w:rsidRDefault="00432341" w:rsidP="00432341"/>
    <w:p w:rsidR="00432341" w:rsidRDefault="00432341" w:rsidP="00432341"/>
    <w:p w:rsidR="00432341" w:rsidRDefault="00432341" w:rsidP="00432341"/>
    <w:p w:rsidR="00432341" w:rsidRDefault="00432341" w:rsidP="00432341">
      <w:r>
        <w:t>RICARDO CASAS ZAPATA</w:t>
      </w:r>
    </w:p>
    <w:p w:rsidR="00432341" w:rsidRDefault="00432341" w:rsidP="00432341">
      <w:r>
        <w:t>Director</w:t>
      </w:r>
    </w:p>
    <w:p w:rsidR="00432341" w:rsidRDefault="00432341" w:rsidP="00432341">
      <w:pPr>
        <w:rPr>
          <w:b/>
        </w:rPr>
      </w:pPr>
    </w:p>
    <w:p w:rsidR="008124C3" w:rsidRDefault="008124C3" w:rsidP="005450D8">
      <w:pPr>
        <w:rPr>
          <w:b/>
        </w:rPr>
      </w:pPr>
    </w:p>
    <w:p w:rsidR="007714A2" w:rsidRDefault="007714A2" w:rsidP="005450D8">
      <w:pPr>
        <w:rPr>
          <w:b/>
        </w:rPr>
      </w:pPr>
    </w:p>
    <w:p w:rsidR="007714A2" w:rsidRDefault="007714A2" w:rsidP="005450D8">
      <w:pPr>
        <w:rPr>
          <w:b/>
        </w:rPr>
      </w:pPr>
    </w:p>
    <w:p w:rsidR="007714A2" w:rsidRDefault="007714A2" w:rsidP="005450D8">
      <w:pPr>
        <w:rPr>
          <w:b/>
        </w:rPr>
      </w:pPr>
    </w:p>
    <w:p w:rsidR="007714A2" w:rsidRDefault="007714A2" w:rsidP="007714A2">
      <w:pPr>
        <w:rPr>
          <w:b/>
        </w:rPr>
      </w:pPr>
    </w:p>
    <w:p w:rsidR="007714A2" w:rsidRDefault="007714A2" w:rsidP="007714A2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7714A2" w:rsidRDefault="007714A2" w:rsidP="007714A2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7714A2" w:rsidRDefault="007714A2" w:rsidP="007714A2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7714A2" w:rsidRDefault="007714A2" w:rsidP="007714A2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7714A2" w:rsidRDefault="007714A2" w:rsidP="007714A2">
      <w:pPr>
        <w:rPr>
          <w:b/>
          <w:bCs/>
        </w:rPr>
      </w:pPr>
    </w:p>
    <w:p w:rsidR="007714A2" w:rsidRDefault="007714A2" w:rsidP="007714A2">
      <w:pPr>
        <w:pStyle w:val="Ttulo1"/>
      </w:pPr>
    </w:p>
    <w:p w:rsidR="007714A2" w:rsidRDefault="007714A2" w:rsidP="007714A2">
      <w:pPr>
        <w:pStyle w:val="Ttulo1"/>
      </w:pPr>
      <w:r>
        <w:t>ORDEN DE TRABAJO   N °      06434</w:t>
      </w:r>
    </w:p>
    <w:p w:rsidR="007714A2" w:rsidRDefault="007714A2" w:rsidP="007714A2"/>
    <w:p w:rsidR="007714A2" w:rsidRDefault="007714A2" w:rsidP="007714A2">
      <w:r>
        <w:t>FECHA:</w:t>
      </w:r>
      <w:r>
        <w:tab/>
        <w:t>Medellín, Abril  19   de    2010</w:t>
      </w:r>
    </w:p>
    <w:p w:rsidR="007714A2" w:rsidRDefault="007714A2" w:rsidP="007714A2">
      <w:r>
        <w:t>PARA:</w:t>
      </w:r>
      <w:r>
        <w:tab/>
      </w:r>
      <w:r>
        <w:tab/>
        <w:t>PLÁSTICOS DARMA</w:t>
      </w:r>
    </w:p>
    <w:p w:rsidR="007714A2" w:rsidRDefault="007714A2" w:rsidP="007714A2">
      <w:r>
        <w:t>ATENCIÓN:</w:t>
      </w:r>
      <w:r>
        <w:tab/>
        <w:t>Sr. Darío Jaramillo</w:t>
      </w:r>
    </w:p>
    <w:p w:rsidR="007714A2" w:rsidRDefault="007714A2" w:rsidP="007714A2">
      <w:r>
        <w:tab/>
      </w:r>
      <w:r>
        <w:tab/>
        <w:t>Gerente.</w:t>
      </w:r>
    </w:p>
    <w:p w:rsidR="007714A2" w:rsidRDefault="007714A2" w:rsidP="007714A2"/>
    <w:p w:rsidR="007714A2" w:rsidRDefault="007714A2" w:rsidP="007714A2">
      <w:r>
        <w:t>Apreciado Don Darío:</w:t>
      </w:r>
    </w:p>
    <w:p w:rsidR="007714A2" w:rsidRPr="00D8653D" w:rsidRDefault="007714A2" w:rsidP="007714A2"/>
    <w:p w:rsidR="007714A2" w:rsidRDefault="007714A2" w:rsidP="007714A2">
      <w:r>
        <w:t>Con la presente estamos solicitando el siguiente servicio de  IMPRESIÓN :</w:t>
      </w:r>
    </w:p>
    <w:p w:rsidR="007714A2" w:rsidRDefault="007714A2" w:rsidP="007714A2"/>
    <w:p w:rsidR="007714A2" w:rsidRDefault="007714A2" w:rsidP="007714A2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7714A2" w:rsidRDefault="007714A2" w:rsidP="007714A2">
      <w:pPr>
        <w:rPr>
          <w:b/>
          <w:bCs/>
        </w:rPr>
      </w:pPr>
    </w:p>
    <w:p w:rsidR="007714A2" w:rsidRPr="008249ED" w:rsidRDefault="007714A2" w:rsidP="007714A2">
      <w:pPr>
        <w:rPr>
          <w:b/>
        </w:rPr>
      </w:pPr>
      <w:r>
        <w:t xml:space="preserve">MATERIAL   :           Polipropileno  Tubular   de  </w:t>
      </w:r>
      <w:r w:rsidRPr="008249ED">
        <w:rPr>
          <w:b/>
        </w:rPr>
        <w:t>30    cms</w:t>
      </w:r>
    </w:p>
    <w:p w:rsidR="007714A2" w:rsidRDefault="007714A2" w:rsidP="007714A2">
      <w:r>
        <w:t>CLIBRE      :               1.5  ”</w:t>
      </w:r>
    </w:p>
    <w:p w:rsidR="007714A2" w:rsidRPr="00AD5DCF" w:rsidRDefault="007714A2" w:rsidP="007714A2">
      <w:pPr>
        <w:rPr>
          <w:b/>
        </w:rPr>
      </w:pPr>
      <w:r>
        <w:t>REFERENCIA:</w:t>
      </w:r>
      <w:r>
        <w:tab/>
      </w:r>
      <w:r>
        <w:rPr>
          <w:b/>
        </w:rPr>
        <w:t>CARMEL  MEDIANA</w:t>
      </w:r>
    </w:p>
    <w:p w:rsidR="007714A2" w:rsidRPr="00936C49" w:rsidRDefault="007714A2" w:rsidP="007714A2">
      <w:pPr>
        <w:rPr>
          <w:b/>
        </w:rPr>
      </w:pPr>
      <w:r>
        <w:t xml:space="preserve">CANTIDAD    :         110 </w:t>
      </w:r>
      <w:r w:rsidRPr="00936C49">
        <w:rPr>
          <w:b/>
        </w:rPr>
        <w:t xml:space="preserve">   Kg</w:t>
      </w:r>
    </w:p>
    <w:p w:rsidR="007714A2" w:rsidRDefault="007714A2" w:rsidP="007714A2">
      <w:r>
        <w:t>COLORES:</w:t>
      </w:r>
      <w:r>
        <w:tab/>
      </w:r>
      <w:r>
        <w:tab/>
        <w:t xml:space="preserve">1 </w:t>
      </w:r>
    </w:p>
    <w:p w:rsidR="007714A2" w:rsidRDefault="007714A2" w:rsidP="007714A2">
      <w:r>
        <w:t>CARAS:</w:t>
      </w:r>
      <w:r>
        <w:tab/>
      </w:r>
      <w:r>
        <w:tab/>
        <w:t xml:space="preserve">1  </w:t>
      </w:r>
    </w:p>
    <w:p w:rsidR="007714A2" w:rsidRDefault="007714A2" w:rsidP="007714A2">
      <w:r>
        <w:t>REPETICIÓN:</w:t>
      </w:r>
      <w:r>
        <w:tab/>
        <w:t>24.5</w:t>
      </w:r>
    </w:p>
    <w:p w:rsidR="007714A2" w:rsidRDefault="007714A2" w:rsidP="007714A2">
      <w:r>
        <w:t>RODILLO:</w:t>
      </w:r>
      <w:r>
        <w:tab/>
      </w:r>
      <w:r>
        <w:tab/>
        <w:t>25</w:t>
      </w:r>
    </w:p>
    <w:p w:rsidR="007714A2" w:rsidRDefault="007714A2" w:rsidP="007714A2">
      <w:r>
        <w:t>BOLSA:</w:t>
      </w:r>
      <w:r>
        <w:tab/>
      </w:r>
      <w:r>
        <w:tab/>
      </w:r>
      <w:r w:rsidRPr="008249ED">
        <w:rPr>
          <w:b/>
        </w:rPr>
        <w:t>24.5    X  28   +  5</w:t>
      </w:r>
      <w:r>
        <w:t xml:space="preserve">    cms  de solapa   Interna  pegada</w:t>
      </w:r>
    </w:p>
    <w:p w:rsidR="007714A2" w:rsidRDefault="007714A2" w:rsidP="007714A2">
      <w:r>
        <w:t>SELLADO:</w:t>
      </w:r>
      <w:r>
        <w:tab/>
      </w:r>
      <w:r>
        <w:tab/>
        <w:t>Para selle lateral.</w:t>
      </w:r>
    </w:p>
    <w:p w:rsidR="007714A2" w:rsidRDefault="007714A2" w:rsidP="007714A2"/>
    <w:p w:rsidR="007714A2" w:rsidRDefault="007714A2" w:rsidP="007714A2"/>
    <w:p w:rsidR="007714A2" w:rsidRDefault="007714A2" w:rsidP="007714A2">
      <w:r>
        <w:rPr>
          <w:b/>
          <w:bCs/>
          <w:u w:val="single"/>
        </w:rPr>
        <w:t>NOTA:</w:t>
      </w:r>
      <w:r>
        <w:t xml:space="preserve">  *   Los cyreles  se encuentran en su planta.</w:t>
      </w:r>
    </w:p>
    <w:p w:rsidR="007714A2" w:rsidRDefault="007714A2" w:rsidP="007714A2">
      <w:pPr>
        <w:numPr>
          <w:ilvl w:val="0"/>
          <w:numId w:val="1"/>
        </w:numPr>
      </w:pPr>
      <w:r>
        <w:t>Se envían ARTE    para tonos y alturas</w:t>
      </w:r>
    </w:p>
    <w:p w:rsidR="007714A2" w:rsidRPr="00307118" w:rsidRDefault="007714A2" w:rsidP="007714A2">
      <w:pPr>
        <w:numPr>
          <w:ilvl w:val="0"/>
          <w:numId w:val="2"/>
        </w:numPr>
      </w:pPr>
      <w:r>
        <w:t xml:space="preserve">Se  envia el material de PP </w:t>
      </w:r>
      <w:r>
        <w:rPr>
          <w:b/>
        </w:rPr>
        <w:t xml:space="preserve">de  30 </w:t>
      </w:r>
      <w:r w:rsidRPr="00AD5DCF">
        <w:rPr>
          <w:b/>
        </w:rPr>
        <w:t xml:space="preserve">  cms</w:t>
      </w:r>
    </w:p>
    <w:p w:rsidR="007714A2" w:rsidRPr="00150D1A" w:rsidRDefault="007714A2" w:rsidP="007714A2">
      <w:pPr>
        <w:numPr>
          <w:ilvl w:val="0"/>
          <w:numId w:val="2"/>
        </w:numPr>
      </w:pPr>
      <w:r>
        <w:rPr>
          <w:b/>
        </w:rPr>
        <w:t>IGUAL  ULTIMA  IMPRESION</w:t>
      </w:r>
    </w:p>
    <w:p w:rsidR="007714A2" w:rsidRDefault="007714A2" w:rsidP="007714A2">
      <w:pPr>
        <w:ind w:left="885"/>
      </w:pPr>
    </w:p>
    <w:p w:rsidR="007714A2" w:rsidRDefault="007714A2" w:rsidP="007714A2">
      <w:pPr>
        <w:ind w:left="885"/>
      </w:pPr>
    </w:p>
    <w:p w:rsidR="007714A2" w:rsidRDefault="007714A2" w:rsidP="007714A2">
      <w:r>
        <w:t>Agradezco la atención y colaboración prestada.</w:t>
      </w:r>
    </w:p>
    <w:p w:rsidR="007714A2" w:rsidRDefault="007714A2" w:rsidP="007714A2"/>
    <w:p w:rsidR="007714A2" w:rsidRDefault="007714A2" w:rsidP="007714A2"/>
    <w:p w:rsidR="007714A2" w:rsidRDefault="007714A2" w:rsidP="007714A2">
      <w:r>
        <w:t>Cordialmente,</w:t>
      </w:r>
    </w:p>
    <w:p w:rsidR="007714A2" w:rsidRDefault="007714A2" w:rsidP="007714A2"/>
    <w:p w:rsidR="007714A2" w:rsidRDefault="007714A2" w:rsidP="007714A2"/>
    <w:p w:rsidR="007714A2" w:rsidRDefault="007714A2" w:rsidP="007714A2"/>
    <w:p w:rsidR="007714A2" w:rsidRDefault="007714A2" w:rsidP="007714A2">
      <w:r>
        <w:t>RICARDO CASAS ZAPATA</w:t>
      </w:r>
    </w:p>
    <w:p w:rsidR="007714A2" w:rsidRDefault="007714A2" w:rsidP="007714A2">
      <w:r>
        <w:t>Director.</w:t>
      </w:r>
    </w:p>
    <w:p w:rsidR="007714A2" w:rsidRDefault="007714A2" w:rsidP="007714A2">
      <w:pPr>
        <w:rPr>
          <w:b/>
        </w:rPr>
      </w:pPr>
    </w:p>
    <w:p w:rsidR="007714A2" w:rsidRDefault="007714A2" w:rsidP="005450D8">
      <w:pPr>
        <w:rPr>
          <w:b/>
        </w:rPr>
      </w:pPr>
    </w:p>
    <w:p w:rsidR="000E387A" w:rsidRDefault="000E387A" w:rsidP="005450D8">
      <w:pPr>
        <w:rPr>
          <w:b/>
        </w:rPr>
      </w:pPr>
    </w:p>
    <w:p w:rsidR="000E387A" w:rsidRDefault="000E387A" w:rsidP="005450D8">
      <w:pPr>
        <w:rPr>
          <w:b/>
        </w:rPr>
      </w:pPr>
    </w:p>
    <w:p w:rsidR="000E387A" w:rsidRDefault="000E387A" w:rsidP="000E387A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0E387A" w:rsidRDefault="000E387A" w:rsidP="000E387A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0E387A" w:rsidRDefault="000E387A" w:rsidP="000E387A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0E387A" w:rsidRDefault="000E387A" w:rsidP="000E387A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0E387A" w:rsidRDefault="000E387A" w:rsidP="000E387A">
      <w:pPr>
        <w:pStyle w:val="Ttulo1"/>
      </w:pPr>
    </w:p>
    <w:p w:rsidR="000E387A" w:rsidRDefault="000E387A" w:rsidP="000E387A">
      <w:pPr>
        <w:pStyle w:val="Ttulo1"/>
      </w:pPr>
      <w:r>
        <w:t>ORDEN DE TRABAJO  N °      06433</w:t>
      </w:r>
    </w:p>
    <w:p w:rsidR="000E387A" w:rsidRDefault="000E387A" w:rsidP="000E387A"/>
    <w:p w:rsidR="000E387A" w:rsidRDefault="000E387A" w:rsidP="000E387A">
      <w:r>
        <w:t>FECHA:</w:t>
      </w:r>
      <w:r>
        <w:tab/>
        <w:t>Medellín, Abril    19      de   2010</w:t>
      </w:r>
    </w:p>
    <w:p w:rsidR="000E387A" w:rsidRDefault="000E387A" w:rsidP="000E387A">
      <w:r>
        <w:t>PARA:</w:t>
      </w:r>
      <w:r>
        <w:tab/>
      </w:r>
      <w:r>
        <w:tab/>
        <w:t>PLÁSTICOS DARMA</w:t>
      </w:r>
    </w:p>
    <w:p w:rsidR="000E387A" w:rsidRDefault="000E387A" w:rsidP="000E387A">
      <w:r>
        <w:t>ATENCIÓN:</w:t>
      </w:r>
      <w:r>
        <w:tab/>
        <w:t>Sr. Darío Jaramillo</w:t>
      </w:r>
    </w:p>
    <w:p w:rsidR="000E387A" w:rsidRDefault="000E387A" w:rsidP="000E387A">
      <w:r>
        <w:tab/>
      </w:r>
      <w:r>
        <w:tab/>
        <w:t>Gerente.</w:t>
      </w:r>
    </w:p>
    <w:p w:rsidR="000E387A" w:rsidRDefault="000E387A" w:rsidP="000E387A"/>
    <w:p w:rsidR="000E387A" w:rsidRDefault="000E387A" w:rsidP="000E387A">
      <w:r>
        <w:t>Apreciado Don Darío:</w:t>
      </w:r>
    </w:p>
    <w:p w:rsidR="000E387A" w:rsidRDefault="000E387A" w:rsidP="000E387A"/>
    <w:p w:rsidR="000E387A" w:rsidRDefault="000E387A" w:rsidP="000E387A">
      <w:r>
        <w:t>Con la presente estamos solicitando el siguiente servicio de  IMPRESIÓN :</w:t>
      </w:r>
    </w:p>
    <w:p w:rsidR="000E387A" w:rsidRDefault="000E387A" w:rsidP="000E387A"/>
    <w:p w:rsidR="000E387A" w:rsidRDefault="000E387A" w:rsidP="000E387A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0E387A" w:rsidRDefault="000E387A" w:rsidP="000E387A">
      <w:r>
        <w:t xml:space="preserve">MATERIAL   :           Polipropileno Tubular de </w:t>
      </w:r>
      <w:r>
        <w:rPr>
          <w:b/>
        </w:rPr>
        <w:t>40</w:t>
      </w:r>
      <w:r>
        <w:t xml:space="preserve"> cms</w:t>
      </w:r>
    </w:p>
    <w:p w:rsidR="000E387A" w:rsidRDefault="000E387A" w:rsidP="000E387A">
      <w:r>
        <w:t xml:space="preserve">CLIBRE      :               </w:t>
      </w:r>
      <w:r>
        <w:rPr>
          <w:b/>
        </w:rPr>
        <w:t>2.0  ”</w:t>
      </w:r>
    </w:p>
    <w:p w:rsidR="000E387A" w:rsidRDefault="000E387A" w:rsidP="000E387A">
      <w:r>
        <w:t>REFERENCIA:</w:t>
      </w:r>
      <w:r>
        <w:tab/>
      </w:r>
      <w:r>
        <w:rPr>
          <w:b/>
        </w:rPr>
        <w:t>CARMEL  JEAN</w:t>
      </w:r>
    </w:p>
    <w:p w:rsidR="000E387A" w:rsidRDefault="000E387A" w:rsidP="000E387A">
      <w:r>
        <w:t>CANTIDA</w:t>
      </w:r>
      <w:r w:rsidR="00705CFA">
        <w:t>D    :          17</w:t>
      </w:r>
      <w:r w:rsidR="008902EC">
        <w:t>b</w:t>
      </w:r>
      <w:r>
        <w:t>0    Kg</w:t>
      </w:r>
    </w:p>
    <w:p w:rsidR="000E387A" w:rsidRDefault="000E387A" w:rsidP="000E387A">
      <w:r>
        <w:t>COLORES:</w:t>
      </w:r>
      <w:r>
        <w:tab/>
      </w:r>
      <w:r>
        <w:tab/>
        <w:t>1 (  MAGENTA  )</w:t>
      </w:r>
    </w:p>
    <w:p w:rsidR="000E387A" w:rsidRDefault="000E387A" w:rsidP="000E387A">
      <w:r>
        <w:t>CARAS:</w:t>
      </w:r>
      <w:r>
        <w:tab/>
      </w:r>
      <w:r>
        <w:tab/>
        <w:t>1</w:t>
      </w:r>
    </w:p>
    <w:p w:rsidR="000E387A" w:rsidRDefault="000E387A" w:rsidP="000E387A">
      <w:r>
        <w:t>REPETICIÓN:</w:t>
      </w:r>
      <w:r>
        <w:tab/>
        <w:t>30</w:t>
      </w:r>
    </w:p>
    <w:p w:rsidR="000E387A" w:rsidRDefault="000E387A" w:rsidP="000E387A">
      <w:r>
        <w:t>RODILLO:</w:t>
      </w:r>
      <w:r>
        <w:tab/>
      </w:r>
      <w:r>
        <w:tab/>
        <w:t>30</w:t>
      </w:r>
    </w:p>
    <w:p w:rsidR="000E387A" w:rsidRDefault="000E387A" w:rsidP="000E387A">
      <w:r>
        <w:t>BOLSA:</w:t>
      </w:r>
      <w:r>
        <w:tab/>
      </w:r>
      <w:r>
        <w:tab/>
      </w:r>
      <w:r>
        <w:rPr>
          <w:b/>
        </w:rPr>
        <w:t>30  x  38 + 5</w:t>
      </w:r>
      <w:r>
        <w:t xml:space="preserve">  solapa interna  cms</w:t>
      </w:r>
    </w:p>
    <w:p w:rsidR="000E387A" w:rsidRDefault="000E387A" w:rsidP="000E387A">
      <w:r>
        <w:t>SELLADO:</w:t>
      </w:r>
      <w:r>
        <w:tab/>
      </w:r>
      <w:r>
        <w:tab/>
        <w:t>Para selle lateral.</w:t>
      </w:r>
    </w:p>
    <w:p w:rsidR="000E387A" w:rsidRDefault="000E387A" w:rsidP="000E387A"/>
    <w:p w:rsidR="000E387A" w:rsidRDefault="000E387A" w:rsidP="000E387A">
      <w:r>
        <w:rPr>
          <w:b/>
          <w:bCs/>
          <w:u w:val="single"/>
        </w:rPr>
        <w:t>NOTA:</w:t>
      </w:r>
      <w:r>
        <w:t xml:space="preserve">  </w:t>
      </w:r>
      <w:r>
        <w:rPr>
          <w:b/>
          <w:sz w:val="28"/>
          <w:szCs w:val="28"/>
          <w:u w:val="single"/>
        </w:rPr>
        <w:t>* Cyreles  en su  planta</w:t>
      </w:r>
    </w:p>
    <w:p w:rsidR="000E387A" w:rsidRDefault="000E387A" w:rsidP="000E387A">
      <w:pPr>
        <w:numPr>
          <w:ilvl w:val="0"/>
          <w:numId w:val="3"/>
        </w:numPr>
      </w:pPr>
      <w:r>
        <w:t>Se envían muestra física  para tonos y alturas</w:t>
      </w:r>
    </w:p>
    <w:p w:rsidR="000E387A" w:rsidRDefault="000E387A" w:rsidP="000E387A">
      <w:pPr>
        <w:numPr>
          <w:ilvl w:val="0"/>
          <w:numId w:val="4"/>
        </w:numPr>
        <w:rPr>
          <w:b/>
        </w:rPr>
      </w:pPr>
      <w:r>
        <w:t xml:space="preserve">Se  envia el material de PP de </w:t>
      </w:r>
      <w:r>
        <w:rPr>
          <w:b/>
        </w:rPr>
        <w:t xml:space="preserve">40 </w:t>
      </w:r>
      <w:r>
        <w:t xml:space="preserve"> </w:t>
      </w:r>
      <w:r>
        <w:rPr>
          <w:b/>
        </w:rPr>
        <w:t>cms</w:t>
      </w:r>
    </w:p>
    <w:p w:rsidR="000E387A" w:rsidRDefault="000E387A" w:rsidP="000E387A">
      <w:pPr>
        <w:ind w:left="885"/>
      </w:pPr>
    </w:p>
    <w:p w:rsidR="000E387A" w:rsidRDefault="000E387A" w:rsidP="000E387A">
      <w:pPr>
        <w:ind w:left="885"/>
      </w:pPr>
    </w:p>
    <w:p w:rsidR="000E387A" w:rsidRDefault="000E387A" w:rsidP="000E387A">
      <w:r>
        <w:t>Agradezco la atención y colaboración prestada.</w:t>
      </w:r>
    </w:p>
    <w:p w:rsidR="000E387A" w:rsidRDefault="000E387A" w:rsidP="000E387A"/>
    <w:p w:rsidR="000E387A" w:rsidRDefault="000E387A" w:rsidP="000E387A"/>
    <w:p w:rsidR="000E387A" w:rsidRDefault="000E387A" w:rsidP="000E387A">
      <w:r>
        <w:t>Cordialmente,</w:t>
      </w:r>
    </w:p>
    <w:p w:rsidR="000E387A" w:rsidRDefault="000E387A" w:rsidP="000E387A"/>
    <w:p w:rsidR="000E387A" w:rsidRDefault="000E387A" w:rsidP="000E387A"/>
    <w:p w:rsidR="000E387A" w:rsidRDefault="000E387A" w:rsidP="000E387A"/>
    <w:p w:rsidR="000E387A" w:rsidRDefault="000E387A" w:rsidP="000E387A">
      <w:r>
        <w:t>RICARDO CASAS ZAPATA</w:t>
      </w:r>
    </w:p>
    <w:p w:rsidR="000E387A" w:rsidRDefault="000E387A" w:rsidP="000E387A">
      <w:r>
        <w:t>Director.</w:t>
      </w:r>
    </w:p>
    <w:p w:rsidR="000E387A" w:rsidRDefault="000E387A" w:rsidP="005450D8">
      <w:pPr>
        <w:rPr>
          <w:b/>
        </w:rPr>
      </w:pPr>
    </w:p>
    <w:p w:rsidR="008902EC" w:rsidRDefault="008902EC" w:rsidP="005450D8">
      <w:pPr>
        <w:rPr>
          <w:b/>
        </w:rPr>
      </w:pPr>
    </w:p>
    <w:p w:rsidR="008902EC" w:rsidRDefault="008902EC" w:rsidP="005450D8">
      <w:pPr>
        <w:rPr>
          <w:b/>
        </w:rPr>
      </w:pPr>
    </w:p>
    <w:p w:rsidR="008902EC" w:rsidRDefault="008902EC" w:rsidP="005450D8">
      <w:pPr>
        <w:rPr>
          <w:b/>
        </w:rPr>
      </w:pPr>
    </w:p>
    <w:p w:rsidR="008902EC" w:rsidRDefault="008902EC" w:rsidP="005450D8">
      <w:pPr>
        <w:rPr>
          <w:b/>
        </w:rPr>
      </w:pPr>
    </w:p>
    <w:p w:rsidR="008902EC" w:rsidRDefault="008902EC" w:rsidP="005450D8">
      <w:pPr>
        <w:rPr>
          <w:b/>
        </w:rPr>
      </w:pPr>
    </w:p>
    <w:p w:rsidR="008902EC" w:rsidRDefault="008902EC" w:rsidP="005450D8">
      <w:pPr>
        <w:rPr>
          <w:b/>
        </w:rPr>
      </w:pPr>
    </w:p>
    <w:p w:rsidR="008902EC" w:rsidRDefault="008902EC" w:rsidP="005450D8">
      <w:pPr>
        <w:rPr>
          <w:b/>
        </w:rPr>
      </w:pPr>
    </w:p>
    <w:p w:rsidR="008902EC" w:rsidRDefault="008902EC" w:rsidP="008902EC">
      <w:pPr>
        <w:rPr>
          <w:b/>
        </w:rPr>
      </w:pPr>
    </w:p>
    <w:p w:rsidR="008902EC" w:rsidRDefault="008902EC" w:rsidP="008902EC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8902EC" w:rsidRDefault="008902EC" w:rsidP="008902EC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8902EC" w:rsidRDefault="008902EC" w:rsidP="008902EC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8902EC" w:rsidRDefault="008902EC" w:rsidP="008902EC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8902EC" w:rsidRDefault="008902EC" w:rsidP="008902EC">
      <w:pPr>
        <w:rPr>
          <w:b/>
          <w:bCs/>
        </w:rPr>
      </w:pPr>
    </w:p>
    <w:p w:rsidR="008902EC" w:rsidRDefault="008902EC" w:rsidP="008902EC">
      <w:pPr>
        <w:rPr>
          <w:b/>
          <w:bCs/>
        </w:rPr>
      </w:pPr>
    </w:p>
    <w:p w:rsidR="008902EC" w:rsidRDefault="008902EC" w:rsidP="008902EC">
      <w:pPr>
        <w:pStyle w:val="Ttulo1"/>
      </w:pPr>
      <w:r>
        <w:t>ORDEN DE TRABAJO   N°      06431</w:t>
      </w:r>
    </w:p>
    <w:p w:rsidR="008902EC" w:rsidRDefault="008902EC" w:rsidP="008902EC"/>
    <w:p w:rsidR="008902EC" w:rsidRDefault="008902EC" w:rsidP="008902EC">
      <w:r>
        <w:t>FECHA:</w:t>
      </w:r>
      <w:r>
        <w:tab/>
        <w:t>Medellín,  Abri    19    de   2010</w:t>
      </w:r>
    </w:p>
    <w:p w:rsidR="008902EC" w:rsidRDefault="008902EC" w:rsidP="008902EC">
      <w:r>
        <w:t>PARA:</w:t>
      </w:r>
      <w:r>
        <w:tab/>
      </w:r>
      <w:r>
        <w:tab/>
        <w:t>PLÁSTICOS DARMA</w:t>
      </w:r>
    </w:p>
    <w:p w:rsidR="008902EC" w:rsidRDefault="008902EC" w:rsidP="008902EC">
      <w:r>
        <w:t>ATENCIÓN:</w:t>
      </w:r>
      <w:r>
        <w:tab/>
        <w:t>Sr. Darío Jaramillo</w:t>
      </w:r>
    </w:p>
    <w:p w:rsidR="008902EC" w:rsidRDefault="008902EC" w:rsidP="008902EC">
      <w:r>
        <w:tab/>
      </w:r>
      <w:r>
        <w:tab/>
        <w:t>Gerente.</w:t>
      </w:r>
    </w:p>
    <w:p w:rsidR="008902EC" w:rsidRDefault="008902EC" w:rsidP="008902EC"/>
    <w:p w:rsidR="008902EC" w:rsidRDefault="008902EC" w:rsidP="008902EC">
      <w:r>
        <w:t>Apreciado Don Darío:</w:t>
      </w:r>
    </w:p>
    <w:p w:rsidR="008902EC" w:rsidRDefault="008902EC" w:rsidP="008902EC">
      <w:r>
        <w:t xml:space="preserve"> </w:t>
      </w:r>
    </w:p>
    <w:p w:rsidR="008902EC" w:rsidRDefault="008902EC" w:rsidP="008902EC">
      <w:r>
        <w:t>Con la presente estamos solicitando el siguiente servicio de  IMPRESION:</w:t>
      </w:r>
    </w:p>
    <w:p w:rsidR="008902EC" w:rsidRDefault="008902EC" w:rsidP="008902EC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8902EC" w:rsidRDefault="008902EC" w:rsidP="008902EC">
      <w:pPr>
        <w:rPr>
          <w:b/>
          <w:bCs/>
          <w:u w:val="single"/>
        </w:rPr>
      </w:pPr>
    </w:p>
    <w:p w:rsidR="008902EC" w:rsidRDefault="008902EC" w:rsidP="008902EC">
      <w:r>
        <w:t>MATERIAL:</w:t>
      </w:r>
      <w:r>
        <w:tab/>
      </w:r>
      <w:r>
        <w:tab/>
        <w:t>Polietileno Alta Densidad Pigmentado Blanco  Tubular.</w:t>
      </w:r>
    </w:p>
    <w:p w:rsidR="008902EC" w:rsidRDefault="008902EC" w:rsidP="008902EC">
      <w:r>
        <w:t>MEDIDA:</w:t>
      </w:r>
      <w:r>
        <w:tab/>
      </w:r>
      <w:r>
        <w:tab/>
      </w:r>
      <w:r>
        <w:rPr>
          <w:b/>
        </w:rPr>
        <w:t>30   +  7 +  7</w:t>
      </w:r>
      <w:r>
        <w:t xml:space="preserve">           Cms.</w:t>
      </w:r>
    </w:p>
    <w:p w:rsidR="008902EC" w:rsidRPr="00A86E29" w:rsidRDefault="008902EC" w:rsidP="008902EC">
      <w:pPr>
        <w:rPr>
          <w:b/>
          <w:bCs/>
        </w:rPr>
      </w:pPr>
      <w:r>
        <w:t>CALIBRE:</w:t>
      </w:r>
      <w:r>
        <w:tab/>
      </w:r>
      <w:r>
        <w:tab/>
      </w:r>
      <w:r w:rsidR="007876F0">
        <w:rPr>
          <w:b/>
        </w:rPr>
        <w:t>1.5</w:t>
      </w:r>
      <w:r w:rsidRPr="00A86E29">
        <w:rPr>
          <w:b/>
        </w:rPr>
        <w:t xml:space="preserve"> </w:t>
      </w:r>
      <w:r w:rsidRPr="00A86E29">
        <w:rPr>
          <w:b/>
          <w:bCs/>
        </w:rPr>
        <w:t xml:space="preserve"> ”</w:t>
      </w:r>
    </w:p>
    <w:p w:rsidR="008902EC" w:rsidRDefault="008902EC" w:rsidP="008902EC">
      <w:r>
        <w:t>COLOR:</w:t>
      </w:r>
      <w:r>
        <w:tab/>
      </w:r>
      <w:r>
        <w:tab/>
        <w:t>BLANCO</w:t>
      </w:r>
    </w:p>
    <w:p w:rsidR="008902EC" w:rsidRDefault="008902EC" w:rsidP="008902EC">
      <w:r>
        <w:t>TRATADO:</w:t>
      </w:r>
      <w:r>
        <w:tab/>
      </w:r>
      <w:r>
        <w:tab/>
        <w:t>2 Caras._</w:t>
      </w:r>
    </w:p>
    <w:p w:rsidR="008902EC" w:rsidRDefault="008902EC" w:rsidP="008902EC">
      <w:pPr>
        <w:rPr>
          <w:b/>
          <w:bCs/>
        </w:rPr>
      </w:pPr>
      <w:r>
        <w:t>CANTIDAD:</w:t>
      </w:r>
      <w:r>
        <w:tab/>
      </w:r>
      <w:r>
        <w:tab/>
      </w:r>
      <w:r w:rsidR="00FE386F">
        <w:rPr>
          <w:b/>
        </w:rPr>
        <w:t>10</w:t>
      </w:r>
      <w:r>
        <w:rPr>
          <w:b/>
        </w:rPr>
        <w:t xml:space="preserve">0 </w:t>
      </w:r>
      <w:r w:rsidRPr="00DC521A">
        <w:rPr>
          <w:b/>
        </w:rPr>
        <w:t xml:space="preserve">   Kg.</w:t>
      </w:r>
      <w:r>
        <w:rPr>
          <w:b/>
          <w:bCs/>
        </w:rPr>
        <w:tab/>
      </w:r>
    </w:p>
    <w:p w:rsidR="008902EC" w:rsidRDefault="008902EC" w:rsidP="008902EC">
      <w:r>
        <w:t>COLORES:</w:t>
      </w:r>
      <w:r>
        <w:tab/>
      </w:r>
      <w:r>
        <w:tab/>
      </w:r>
      <w:r w:rsidR="0080676E">
        <w:t>3</w:t>
      </w:r>
    </w:p>
    <w:p w:rsidR="008902EC" w:rsidRDefault="00AD7E79" w:rsidP="008902EC">
      <w:r>
        <w:t>CARAS:</w:t>
      </w:r>
      <w:r>
        <w:tab/>
      </w:r>
      <w:r>
        <w:tab/>
        <w:t xml:space="preserve">2 </w:t>
      </w:r>
    </w:p>
    <w:p w:rsidR="008902EC" w:rsidRDefault="008902EC" w:rsidP="008902EC">
      <w:r>
        <w:t>REPETICIÓN:</w:t>
      </w:r>
      <w:r>
        <w:tab/>
        <w:t>55 Cms.</w:t>
      </w:r>
    </w:p>
    <w:p w:rsidR="008902EC" w:rsidRDefault="008902EC" w:rsidP="008902EC">
      <w:r>
        <w:t xml:space="preserve">RODILLO  :    </w:t>
      </w:r>
      <w:r>
        <w:tab/>
        <w:t>55</w:t>
      </w:r>
      <w:r>
        <w:tab/>
      </w:r>
    </w:p>
    <w:p w:rsidR="008902EC" w:rsidRDefault="008902EC" w:rsidP="008902EC">
      <w:r>
        <w:t>BOLSA:</w:t>
      </w:r>
      <w:r>
        <w:tab/>
      </w:r>
      <w:r>
        <w:tab/>
      </w:r>
      <w:r w:rsidRPr="00604B26">
        <w:rPr>
          <w:b/>
        </w:rPr>
        <w:t>30   +  7  +  7  X  55</w:t>
      </w:r>
      <w:r>
        <w:t xml:space="preserve">   </w:t>
      </w:r>
      <w:r w:rsidRPr="00604B26">
        <w:rPr>
          <w:b/>
        </w:rPr>
        <w:t>Cms</w:t>
      </w:r>
      <w:r>
        <w:t>.     Con  troquel camiseta</w:t>
      </w:r>
    </w:p>
    <w:p w:rsidR="008902EC" w:rsidRDefault="008902EC" w:rsidP="008902EC">
      <w:r>
        <w:t>SELLADO:</w:t>
      </w:r>
      <w:r>
        <w:tab/>
      </w:r>
      <w:r>
        <w:tab/>
        <w:t>fondo</w:t>
      </w:r>
    </w:p>
    <w:p w:rsidR="008902EC" w:rsidRDefault="008902EC" w:rsidP="008902EC">
      <w:r>
        <w:t>REFERENCIA:</w:t>
      </w:r>
      <w:r>
        <w:tab/>
      </w:r>
      <w:r w:rsidR="00AD7E79">
        <w:rPr>
          <w:b/>
        </w:rPr>
        <w:t>PUNTO DE VENTA  LACTEOS</w:t>
      </w:r>
    </w:p>
    <w:p w:rsidR="008902EC" w:rsidRDefault="008902EC" w:rsidP="008902EC">
      <w:r>
        <w:tab/>
      </w:r>
      <w:r>
        <w:tab/>
      </w:r>
    </w:p>
    <w:p w:rsidR="008902EC" w:rsidRDefault="008902EC" w:rsidP="008902EC">
      <w:r>
        <w:tab/>
      </w:r>
    </w:p>
    <w:p w:rsidR="008902EC" w:rsidRDefault="008902EC" w:rsidP="008902EC">
      <w:r>
        <w:rPr>
          <w:b/>
          <w:bCs/>
          <w:u w:val="single"/>
        </w:rPr>
        <w:t>NOTA</w:t>
      </w:r>
      <w:r>
        <w:t>:  - Los Cyre</w:t>
      </w:r>
      <w:r w:rsidR="00AD7E79">
        <w:t>les  los envía  Grafiflex</w:t>
      </w:r>
    </w:p>
    <w:p w:rsidR="008902EC" w:rsidRPr="00F75AA7" w:rsidRDefault="008902EC" w:rsidP="008902EC">
      <w:pPr>
        <w:rPr>
          <w:b/>
          <w:sz w:val="28"/>
          <w:szCs w:val="28"/>
        </w:rPr>
      </w:pPr>
      <w:r>
        <w:tab/>
      </w:r>
      <w:r w:rsidR="00AD7E79">
        <w:rPr>
          <w:b/>
          <w:sz w:val="28"/>
          <w:szCs w:val="28"/>
        </w:rPr>
        <w:t>-  SE  APRUEBA  IMPRESION</w:t>
      </w:r>
    </w:p>
    <w:p w:rsidR="008902EC" w:rsidRDefault="008902EC" w:rsidP="008902EC"/>
    <w:p w:rsidR="008902EC" w:rsidRDefault="008902EC" w:rsidP="008902EC">
      <w:pPr>
        <w:numPr>
          <w:ilvl w:val="0"/>
          <w:numId w:val="2"/>
        </w:numPr>
      </w:pPr>
      <w:r>
        <w:t>Colocar pie de imprenta de Plásticos Unión</w:t>
      </w:r>
    </w:p>
    <w:p w:rsidR="008902EC" w:rsidRPr="003F2090" w:rsidRDefault="008902EC" w:rsidP="008902EC">
      <w:pPr>
        <w:rPr>
          <w:b/>
        </w:rPr>
      </w:pPr>
    </w:p>
    <w:p w:rsidR="008902EC" w:rsidRDefault="008902EC" w:rsidP="008902EC"/>
    <w:p w:rsidR="008902EC" w:rsidRDefault="008902EC" w:rsidP="008902EC">
      <w:r>
        <w:t>Agradezco la atención y colaboración prestada.</w:t>
      </w:r>
    </w:p>
    <w:p w:rsidR="008902EC" w:rsidRDefault="008902EC" w:rsidP="008902EC"/>
    <w:p w:rsidR="008902EC" w:rsidRDefault="008902EC" w:rsidP="008902EC"/>
    <w:p w:rsidR="008902EC" w:rsidRDefault="008902EC" w:rsidP="008902EC"/>
    <w:p w:rsidR="008902EC" w:rsidRDefault="008902EC" w:rsidP="008902EC"/>
    <w:p w:rsidR="008902EC" w:rsidRDefault="008902EC" w:rsidP="008902EC">
      <w:r>
        <w:t>Cordialmente,</w:t>
      </w:r>
    </w:p>
    <w:p w:rsidR="008902EC" w:rsidRDefault="008902EC" w:rsidP="008902EC"/>
    <w:p w:rsidR="008902EC" w:rsidRDefault="008902EC" w:rsidP="008902EC"/>
    <w:p w:rsidR="008902EC" w:rsidRDefault="008902EC" w:rsidP="008902EC">
      <w:r>
        <w:t>RICARDO CASAS ZAPATA</w:t>
      </w:r>
    </w:p>
    <w:p w:rsidR="008902EC" w:rsidRDefault="008902EC" w:rsidP="008902EC">
      <w:r>
        <w:t>Director.</w:t>
      </w:r>
    </w:p>
    <w:p w:rsidR="008902EC" w:rsidRDefault="008902EC" w:rsidP="008902EC">
      <w:pPr>
        <w:rPr>
          <w:b/>
        </w:rPr>
      </w:pPr>
    </w:p>
    <w:p w:rsidR="008A4FEB" w:rsidRDefault="008A4FEB" w:rsidP="008A4FEB">
      <w:pPr>
        <w:rPr>
          <w:b/>
        </w:rPr>
      </w:pPr>
    </w:p>
    <w:p w:rsidR="008A4FEB" w:rsidRDefault="008A4FEB" w:rsidP="008A4FEB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8A4FEB" w:rsidRDefault="008A4FEB" w:rsidP="008A4FEB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8A4FEB" w:rsidRDefault="008A4FEB" w:rsidP="008A4FEB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8A4FEB" w:rsidRDefault="008A4FEB" w:rsidP="008A4FEB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8A4FEB" w:rsidRDefault="008A4FEB" w:rsidP="008A4FEB">
      <w:pPr>
        <w:rPr>
          <w:b/>
          <w:bCs/>
        </w:rPr>
      </w:pPr>
    </w:p>
    <w:p w:rsidR="008A4FEB" w:rsidRDefault="008A4FEB" w:rsidP="008A4FEB">
      <w:pPr>
        <w:pStyle w:val="Ttulo1"/>
      </w:pPr>
    </w:p>
    <w:p w:rsidR="008A4FEB" w:rsidRDefault="008A4FEB" w:rsidP="008A4FEB">
      <w:pPr>
        <w:pStyle w:val="Ttulo1"/>
      </w:pPr>
      <w:r>
        <w:t>ORDEN DE TRABAJO  N °      06437</w:t>
      </w:r>
    </w:p>
    <w:p w:rsidR="008A4FEB" w:rsidRDefault="008A4FEB" w:rsidP="008A4FEB"/>
    <w:p w:rsidR="008A4FEB" w:rsidRDefault="008A4FEB" w:rsidP="008A4FEB">
      <w:r>
        <w:t>FECHA:</w:t>
      </w:r>
      <w:r>
        <w:tab/>
        <w:t>Medellín,  Abril   21    de   2010</w:t>
      </w:r>
    </w:p>
    <w:p w:rsidR="008A4FEB" w:rsidRDefault="008A4FEB" w:rsidP="008A4FEB">
      <w:r>
        <w:t>PARA:</w:t>
      </w:r>
      <w:r>
        <w:tab/>
      </w:r>
      <w:r>
        <w:tab/>
        <w:t>PLÁSTICOS DARMA</w:t>
      </w:r>
    </w:p>
    <w:p w:rsidR="008A4FEB" w:rsidRDefault="008A4FEB" w:rsidP="008A4FEB">
      <w:r>
        <w:t>ATENCIÓN:</w:t>
      </w:r>
      <w:r>
        <w:tab/>
        <w:t>Sr. Darío Jaramillo</w:t>
      </w:r>
    </w:p>
    <w:p w:rsidR="008A4FEB" w:rsidRDefault="008A4FEB" w:rsidP="008A4FEB">
      <w:r>
        <w:tab/>
      </w:r>
      <w:r>
        <w:tab/>
        <w:t>Gerente.</w:t>
      </w:r>
    </w:p>
    <w:p w:rsidR="008A4FEB" w:rsidRDefault="008A4FEB" w:rsidP="008A4FEB"/>
    <w:p w:rsidR="008A4FEB" w:rsidRDefault="008A4FEB" w:rsidP="008A4FEB">
      <w:r>
        <w:t>Apreciado Don Darío:</w:t>
      </w:r>
    </w:p>
    <w:p w:rsidR="008A4FEB" w:rsidRDefault="008A4FEB" w:rsidP="008A4FEB"/>
    <w:p w:rsidR="008A4FEB" w:rsidRDefault="008A4FEB" w:rsidP="008A4FEB">
      <w:r>
        <w:t>Con la presente estamos solicitando el siguiente servicio de  IMPRESIÓN  :</w:t>
      </w:r>
    </w:p>
    <w:p w:rsidR="008A4FEB" w:rsidRDefault="008A4FEB" w:rsidP="008A4FEB"/>
    <w:p w:rsidR="008A4FEB" w:rsidRDefault="008A4FEB" w:rsidP="008A4FEB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8A4FEB" w:rsidRDefault="008A4FEB" w:rsidP="008A4FEB">
      <w:r>
        <w:t xml:space="preserve">MATERIAL   :           Polipropileno   Tubular   de   </w:t>
      </w:r>
      <w:r>
        <w:rPr>
          <w:b/>
        </w:rPr>
        <w:t>30</w:t>
      </w:r>
      <w:r>
        <w:t xml:space="preserve">    cms</w:t>
      </w:r>
    </w:p>
    <w:p w:rsidR="008A4FEB" w:rsidRDefault="008A4FEB" w:rsidP="008A4FEB">
      <w:r>
        <w:t>CLIBRE      :               1.5  ”</w:t>
      </w:r>
    </w:p>
    <w:p w:rsidR="008A4FEB" w:rsidRPr="00AD5DCF" w:rsidRDefault="008A4FEB" w:rsidP="008A4FEB">
      <w:pPr>
        <w:rPr>
          <w:b/>
        </w:rPr>
      </w:pPr>
      <w:r>
        <w:t>REFERENCIA:</w:t>
      </w:r>
      <w:r>
        <w:tab/>
      </w:r>
      <w:r>
        <w:rPr>
          <w:b/>
        </w:rPr>
        <w:t>TEENS</w:t>
      </w:r>
    </w:p>
    <w:p w:rsidR="008A4FEB" w:rsidRDefault="00FE0BD5" w:rsidP="008A4FEB">
      <w:r>
        <w:t>CANTIDAD    :          750</w:t>
      </w:r>
      <w:r w:rsidR="008A4FEB">
        <w:t xml:space="preserve">     Kg</w:t>
      </w:r>
    </w:p>
    <w:p w:rsidR="008A4FEB" w:rsidRDefault="008A4FEB" w:rsidP="008A4FEB">
      <w:r>
        <w:t>COLORES:</w:t>
      </w:r>
      <w:r>
        <w:tab/>
      </w:r>
      <w:r>
        <w:tab/>
        <w:t>1 ( Según  arte )</w:t>
      </w:r>
    </w:p>
    <w:p w:rsidR="008A4FEB" w:rsidRDefault="008A4FEB" w:rsidP="008A4FEB">
      <w:r>
        <w:t>CARAS:</w:t>
      </w:r>
      <w:r>
        <w:tab/>
      </w:r>
      <w:r>
        <w:tab/>
        <w:t xml:space="preserve">1  </w:t>
      </w:r>
    </w:p>
    <w:p w:rsidR="008A4FEB" w:rsidRDefault="008A4FEB" w:rsidP="008A4FEB">
      <w:r>
        <w:t>REPETICIÓN:</w:t>
      </w:r>
      <w:r>
        <w:tab/>
        <w:t>24.5</w:t>
      </w:r>
    </w:p>
    <w:p w:rsidR="008A4FEB" w:rsidRPr="007E24E2" w:rsidRDefault="008A4FEB" w:rsidP="008A4FEB">
      <w:pPr>
        <w:rPr>
          <w:b/>
        </w:rPr>
      </w:pPr>
      <w:r>
        <w:t>RODILLO:</w:t>
      </w:r>
      <w:r>
        <w:tab/>
      </w:r>
      <w:r>
        <w:tab/>
      </w:r>
      <w:r>
        <w:rPr>
          <w:b/>
        </w:rPr>
        <w:t>25</w:t>
      </w:r>
    </w:p>
    <w:p w:rsidR="008A4FEB" w:rsidRDefault="008A4FEB" w:rsidP="008A4FEB">
      <w:r>
        <w:t>BOLSA:</w:t>
      </w:r>
      <w:r>
        <w:tab/>
      </w:r>
      <w:r>
        <w:tab/>
        <w:t>24.5  X  28 + 5    cms   de  Solapa Interna.</w:t>
      </w:r>
    </w:p>
    <w:p w:rsidR="008A4FEB" w:rsidRDefault="008A4FEB" w:rsidP="008A4FEB">
      <w:r>
        <w:t>SELLADO:</w:t>
      </w:r>
      <w:r>
        <w:tab/>
      </w:r>
      <w:r>
        <w:tab/>
        <w:t>Para selle lateral.</w:t>
      </w:r>
    </w:p>
    <w:p w:rsidR="008A4FEB" w:rsidRDefault="008A4FEB" w:rsidP="008A4FEB"/>
    <w:p w:rsidR="008A4FEB" w:rsidRDefault="008A4FEB" w:rsidP="008A4FEB"/>
    <w:p w:rsidR="008A4FEB" w:rsidRDefault="008A4FEB" w:rsidP="008A4FEB">
      <w:r>
        <w:rPr>
          <w:b/>
          <w:bCs/>
          <w:u w:val="single"/>
        </w:rPr>
        <w:t>NOTA:</w:t>
      </w:r>
      <w:r>
        <w:t xml:space="preserve">  *   Los cyreles   se  encuentran en su planata.</w:t>
      </w:r>
    </w:p>
    <w:p w:rsidR="008A4FEB" w:rsidRDefault="008A4FEB" w:rsidP="008A4FEB">
      <w:pPr>
        <w:numPr>
          <w:ilvl w:val="0"/>
          <w:numId w:val="1"/>
        </w:numPr>
      </w:pPr>
      <w:r>
        <w:t>Se envían ARTE    para tonos y alturas</w:t>
      </w:r>
    </w:p>
    <w:p w:rsidR="008A4FEB" w:rsidRPr="005574BF" w:rsidRDefault="008A4FEB" w:rsidP="008A4FEB">
      <w:pPr>
        <w:numPr>
          <w:ilvl w:val="0"/>
          <w:numId w:val="2"/>
        </w:numPr>
      </w:pPr>
      <w:r>
        <w:t xml:space="preserve">Se  envia el material de PP </w:t>
      </w:r>
      <w:r>
        <w:rPr>
          <w:b/>
        </w:rPr>
        <w:t xml:space="preserve">de  30 </w:t>
      </w:r>
      <w:r w:rsidRPr="00AD5DCF">
        <w:rPr>
          <w:b/>
        </w:rPr>
        <w:t xml:space="preserve">  cms</w:t>
      </w:r>
    </w:p>
    <w:p w:rsidR="008A4FEB" w:rsidRPr="00150D1A" w:rsidRDefault="008A4FEB" w:rsidP="008A4FEB">
      <w:pPr>
        <w:ind w:left="1860"/>
      </w:pPr>
    </w:p>
    <w:p w:rsidR="008A4FEB" w:rsidRDefault="008A4FEB" w:rsidP="008A4FEB">
      <w:pPr>
        <w:ind w:left="885"/>
      </w:pPr>
    </w:p>
    <w:p w:rsidR="008A4FEB" w:rsidRDefault="008A4FEB" w:rsidP="008A4FEB">
      <w:pPr>
        <w:ind w:left="885"/>
      </w:pPr>
    </w:p>
    <w:p w:rsidR="008A4FEB" w:rsidRDefault="008A4FEB" w:rsidP="008A4FEB">
      <w:r>
        <w:t>Agradezco la atención y colaboración prestada.</w:t>
      </w:r>
    </w:p>
    <w:p w:rsidR="008A4FEB" w:rsidRDefault="008A4FEB" w:rsidP="008A4FEB"/>
    <w:p w:rsidR="008A4FEB" w:rsidRDefault="008A4FEB" w:rsidP="008A4FEB"/>
    <w:p w:rsidR="008A4FEB" w:rsidRDefault="008A4FEB" w:rsidP="008A4FEB">
      <w:r>
        <w:t>Cordialmente,</w:t>
      </w:r>
    </w:p>
    <w:p w:rsidR="008A4FEB" w:rsidRDefault="008A4FEB" w:rsidP="008A4FEB"/>
    <w:p w:rsidR="008A4FEB" w:rsidRDefault="008A4FEB" w:rsidP="008A4FEB"/>
    <w:p w:rsidR="008A4FEB" w:rsidRDefault="008A4FEB" w:rsidP="008A4FEB"/>
    <w:p w:rsidR="008A4FEB" w:rsidRDefault="008A4FEB" w:rsidP="008A4FEB">
      <w:r>
        <w:t>RICARDO CASAS ZAPATA</w:t>
      </w:r>
    </w:p>
    <w:p w:rsidR="008A4FEB" w:rsidRDefault="008A4FEB" w:rsidP="008A4FEB">
      <w:r>
        <w:t>Director</w:t>
      </w:r>
    </w:p>
    <w:p w:rsidR="008902EC" w:rsidRDefault="008902EC" w:rsidP="005450D8">
      <w:pPr>
        <w:rPr>
          <w:b/>
        </w:rPr>
      </w:pPr>
    </w:p>
    <w:p w:rsidR="008902EC" w:rsidRDefault="008902EC" w:rsidP="005450D8">
      <w:pPr>
        <w:rPr>
          <w:b/>
        </w:rPr>
      </w:pPr>
    </w:p>
    <w:p w:rsidR="008902EC" w:rsidRDefault="008902EC" w:rsidP="005450D8">
      <w:pPr>
        <w:rPr>
          <w:b/>
        </w:rPr>
      </w:pPr>
    </w:p>
    <w:p w:rsidR="008902EC" w:rsidRDefault="008902EC" w:rsidP="005450D8">
      <w:pPr>
        <w:rPr>
          <w:b/>
        </w:rPr>
      </w:pPr>
    </w:p>
    <w:p w:rsidR="008F09F7" w:rsidRDefault="008F09F7" w:rsidP="005450D8">
      <w:pPr>
        <w:rPr>
          <w:b/>
        </w:rPr>
      </w:pPr>
    </w:p>
    <w:p w:rsidR="008F09F7" w:rsidRDefault="008F09F7" w:rsidP="008F09F7">
      <w:pPr>
        <w:rPr>
          <w:b/>
        </w:rPr>
      </w:pPr>
    </w:p>
    <w:p w:rsidR="008F09F7" w:rsidRDefault="008F09F7" w:rsidP="008F09F7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8F09F7" w:rsidRDefault="008F09F7" w:rsidP="008F09F7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8F09F7" w:rsidRDefault="008F09F7" w:rsidP="008F09F7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8F09F7" w:rsidRDefault="008F09F7" w:rsidP="008F09F7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8F09F7" w:rsidRDefault="008F09F7" w:rsidP="008F09F7">
      <w:pPr>
        <w:rPr>
          <w:b/>
          <w:bCs/>
        </w:rPr>
      </w:pPr>
    </w:p>
    <w:p w:rsidR="008F09F7" w:rsidRDefault="008F09F7" w:rsidP="008F09F7">
      <w:pPr>
        <w:pStyle w:val="Ttulo1"/>
      </w:pPr>
    </w:p>
    <w:p w:rsidR="008F09F7" w:rsidRDefault="008F09F7" w:rsidP="008F09F7">
      <w:pPr>
        <w:pStyle w:val="Ttulo1"/>
      </w:pPr>
      <w:r>
        <w:t>ORDEN DE TRABAJO  N °      06438</w:t>
      </w:r>
    </w:p>
    <w:p w:rsidR="008F09F7" w:rsidRDefault="008F09F7" w:rsidP="008F09F7"/>
    <w:p w:rsidR="008F09F7" w:rsidRDefault="008F09F7" w:rsidP="008F09F7">
      <w:r>
        <w:t>FECHA:</w:t>
      </w:r>
      <w:r>
        <w:tab/>
        <w:t>Medellín,   Marzo  24    de   2010</w:t>
      </w:r>
    </w:p>
    <w:p w:rsidR="008F09F7" w:rsidRDefault="008F09F7" w:rsidP="008F09F7">
      <w:r>
        <w:t>PARA:</w:t>
      </w:r>
      <w:r>
        <w:tab/>
      </w:r>
      <w:r>
        <w:tab/>
        <w:t>PLÁSTICOS DARMA</w:t>
      </w:r>
    </w:p>
    <w:p w:rsidR="008F09F7" w:rsidRDefault="008F09F7" w:rsidP="008F09F7">
      <w:r>
        <w:t>ATENCIÓN:</w:t>
      </w:r>
      <w:r>
        <w:tab/>
        <w:t>Sr. Darío Jaramillo</w:t>
      </w:r>
    </w:p>
    <w:p w:rsidR="008F09F7" w:rsidRDefault="008F09F7" w:rsidP="008F09F7">
      <w:r>
        <w:tab/>
      </w:r>
      <w:r>
        <w:tab/>
        <w:t>Gerente.</w:t>
      </w:r>
    </w:p>
    <w:p w:rsidR="008F09F7" w:rsidRDefault="008F09F7" w:rsidP="008F09F7"/>
    <w:p w:rsidR="008F09F7" w:rsidRDefault="008F09F7" w:rsidP="008F09F7">
      <w:r>
        <w:t>Apreciado Don Darío:</w:t>
      </w:r>
    </w:p>
    <w:p w:rsidR="008F09F7" w:rsidRDefault="008F09F7" w:rsidP="008F09F7"/>
    <w:p w:rsidR="008F09F7" w:rsidRDefault="008F09F7" w:rsidP="008F09F7">
      <w:r>
        <w:t>Con la presente estamos solicitando el siguiente servicio de  IMPRESIÓN :</w:t>
      </w:r>
    </w:p>
    <w:p w:rsidR="008F09F7" w:rsidRDefault="008F09F7" w:rsidP="008F09F7"/>
    <w:p w:rsidR="008F09F7" w:rsidRDefault="008F09F7" w:rsidP="008F09F7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8F09F7" w:rsidRDefault="008F09F7" w:rsidP="008F09F7">
      <w:r>
        <w:t xml:space="preserve">MATERIAL   :           Polipropileno  SemiTubular   de  </w:t>
      </w:r>
      <w:r w:rsidRPr="002720AA">
        <w:rPr>
          <w:b/>
        </w:rPr>
        <w:t>20 + 4</w:t>
      </w:r>
      <w:r>
        <w:t xml:space="preserve">     cms</w:t>
      </w:r>
    </w:p>
    <w:p w:rsidR="008F09F7" w:rsidRDefault="008F09F7" w:rsidP="008F09F7">
      <w:r>
        <w:t>CLIBRE      :               1.5  ”</w:t>
      </w:r>
    </w:p>
    <w:p w:rsidR="008F09F7" w:rsidRPr="00AD5DCF" w:rsidRDefault="008F09F7" w:rsidP="008F09F7">
      <w:pPr>
        <w:rPr>
          <w:b/>
        </w:rPr>
      </w:pPr>
      <w:r>
        <w:t>REFERENCIA:</w:t>
      </w:r>
      <w:r>
        <w:tab/>
      </w:r>
      <w:r>
        <w:rPr>
          <w:b/>
        </w:rPr>
        <w:t>CARMEL  INTERIOR  GRANDE</w:t>
      </w:r>
    </w:p>
    <w:p w:rsidR="008F09F7" w:rsidRDefault="008F09F7" w:rsidP="008F09F7">
      <w:r>
        <w:t>CANTIDAD    :          110    Kg</w:t>
      </w:r>
    </w:p>
    <w:p w:rsidR="008F09F7" w:rsidRDefault="008F09F7" w:rsidP="008F09F7">
      <w:r>
        <w:t>COLORES:</w:t>
      </w:r>
      <w:r>
        <w:tab/>
      </w:r>
      <w:r>
        <w:tab/>
        <w:t>1 ( Según  arte )</w:t>
      </w:r>
    </w:p>
    <w:p w:rsidR="008F09F7" w:rsidRDefault="008F09F7" w:rsidP="008F09F7">
      <w:r>
        <w:t>CARAS:</w:t>
      </w:r>
      <w:r>
        <w:tab/>
      </w:r>
      <w:r>
        <w:tab/>
        <w:t xml:space="preserve">1  </w:t>
      </w:r>
    </w:p>
    <w:p w:rsidR="008F09F7" w:rsidRDefault="008F09F7" w:rsidP="008F09F7">
      <w:r>
        <w:t>REPETICIÓN:</w:t>
      </w:r>
      <w:r>
        <w:tab/>
        <w:t>18</w:t>
      </w:r>
    </w:p>
    <w:p w:rsidR="008F09F7" w:rsidRPr="007E24E2" w:rsidRDefault="008F09F7" w:rsidP="008F09F7">
      <w:pPr>
        <w:rPr>
          <w:b/>
        </w:rPr>
      </w:pPr>
      <w:r>
        <w:t>RODILLO:</w:t>
      </w:r>
      <w:r>
        <w:tab/>
      </w:r>
      <w:r>
        <w:tab/>
      </w:r>
      <w:r w:rsidRPr="007E24E2">
        <w:rPr>
          <w:b/>
        </w:rPr>
        <w:t>37</w:t>
      </w:r>
    </w:p>
    <w:p w:rsidR="008F09F7" w:rsidRDefault="008F09F7" w:rsidP="008F09F7">
      <w:r>
        <w:t>BOLSA:</w:t>
      </w:r>
      <w:r>
        <w:tab/>
      </w:r>
      <w:r>
        <w:tab/>
        <w:t>18  X  20 + 4    cms de solapa  volada</w:t>
      </w:r>
    </w:p>
    <w:p w:rsidR="008F09F7" w:rsidRDefault="008F09F7" w:rsidP="008F09F7">
      <w:r>
        <w:t>SELLADO:</w:t>
      </w:r>
      <w:r>
        <w:tab/>
      </w:r>
      <w:r>
        <w:tab/>
        <w:t>Para selle lateral.</w:t>
      </w:r>
    </w:p>
    <w:p w:rsidR="008F09F7" w:rsidRDefault="008F09F7" w:rsidP="008F09F7"/>
    <w:p w:rsidR="008F09F7" w:rsidRDefault="008F09F7" w:rsidP="008F09F7"/>
    <w:p w:rsidR="008F09F7" w:rsidRDefault="008F09F7" w:rsidP="008F09F7">
      <w:r>
        <w:rPr>
          <w:b/>
          <w:bCs/>
          <w:u w:val="single"/>
        </w:rPr>
        <w:t>NOTA:</w:t>
      </w:r>
      <w:r>
        <w:t xml:space="preserve">  *   Los cyreles   se encuentran en  su  planta</w:t>
      </w:r>
    </w:p>
    <w:p w:rsidR="008F09F7" w:rsidRDefault="008F09F7" w:rsidP="008F09F7">
      <w:pPr>
        <w:numPr>
          <w:ilvl w:val="0"/>
          <w:numId w:val="1"/>
        </w:numPr>
      </w:pPr>
      <w:r>
        <w:t>Se envían ARTE    para tonos y alturas</w:t>
      </w:r>
    </w:p>
    <w:p w:rsidR="008F09F7" w:rsidRPr="00307118" w:rsidRDefault="008F09F7" w:rsidP="008F09F7">
      <w:pPr>
        <w:numPr>
          <w:ilvl w:val="0"/>
          <w:numId w:val="2"/>
        </w:numPr>
      </w:pPr>
      <w:r>
        <w:t xml:space="preserve">Se  envia el material de PP </w:t>
      </w:r>
      <w:r>
        <w:rPr>
          <w:b/>
        </w:rPr>
        <w:t xml:space="preserve">de  20 + 4 </w:t>
      </w:r>
      <w:r w:rsidRPr="00AD5DCF">
        <w:rPr>
          <w:b/>
        </w:rPr>
        <w:t xml:space="preserve">  cms</w:t>
      </w:r>
    </w:p>
    <w:p w:rsidR="008F09F7" w:rsidRPr="00150D1A" w:rsidRDefault="008F09F7" w:rsidP="008F09F7">
      <w:pPr>
        <w:numPr>
          <w:ilvl w:val="0"/>
          <w:numId w:val="2"/>
        </w:numPr>
      </w:pPr>
      <w:r>
        <w:rPr>
          <w:b/>
        </w:rPr>
        <w:t>OJO  EL RODILLO ES  37</w:t>
      </w:r>
    </w:p>
    <w:p w:rsidR="008F09F7" w:rsidRDefault="008F09F7" w:rsidP="008F09F7">
      <w:pPr>
        <w:ind w:left="885"/>
      </w:pPr>
    </w:p>
    <w:p w:rsidR="008F09F7" w:rsidRDefault="008F09F7" w:rsidP="008F09F7">
      <w:pPr>
        <w:ind w:left="885"/>
      </w:pPr>
    </w:p>
    <w:p w:rsidR="008F09F7" w:rsidRDefault="008F09F7" w:rsidP="008F09F7">
      <w:r>
        <w:t>Agradezco la atención y colaboración prestada.</w:t>
      </w:r>
    </w:p>
    <w:p w:rsidR="008F09F7" w:rsidRDefault="008F09F7" w:rsidP="008F09F7"/>
    <w:p w:rsidR="008F09F7" w:rsidRDefault="008F09F7" w:rsidP="008F09F7"/>
    <w:p w:rsidR="008F09F7" w:rsidRDefault="008F09F7" w:rsidP="008F09F7">
      <w:r>
        <w:t>Cordialmente,</w:t>
      </w:r>
    </w:p>
    <w:p w:rsidR="008F09F7" w:rsidRDefault="008F09F7" w:rsidP="008F09F7"/>
    <w:p w:rsidR="008F09F7" w:rsidRDefault="008F09F7" w:rsidP="008F09F7"/>
    <w:p w:rsidR="008F09F7" w:rsidRDefault="008F09F7" w:rsidP="008F09F7"/>
    <w:p w:rsidR="008F09F7" w:rsidRDefault="008F09F7" w:rsidP="008F09F7">
      <w:r>
        <w:t>RICARDO CASAS ZAPATA</w:t>
      </w:r>
    </w:p>
    <w:p w:rsidR="008F09F7" w:rsidRDefault="008F09F7" w:rsidP="008F09F7">
      <w:r>
        <w:t>Director.</w:t>
      </w:r>
    </w:p>
    <w:p w:rsidR="008F09F7" w:rsidRDefault="008F09F7" w:rsidP="005450D8">
      <w:pPr>
        <w:rPr>
          <w:b/>
        </w:rPr>
      </w:pPr>
    </w:p>
    <w:p w:rsidR="00215FDE" w:rsidRDefault="00215FDE" w:rsidP="005450D8">
      <w:pPr>
        <w:rPr>
          <w:b/>
        </w:rPr>
      </w:pPr>
    </w:p>
    <w:p w:rsidR="00215FDE" w:rsidRDefault="00215FDE" w:rsidP="005450D8">
      <w:pPr>
        <w:rPr>
          <w:b/>
        </w:rPr>
      </w:pPr>
    </w:p>
    <w:p w:rsidR="00215FDE" w:rsidRDefault="00215FDE" w:rsidP="005450D8">
      <w:pPr>
        <w:rPr>
          <w:b/>
        </w:rPr>
      </w:pPr>
    </w:p>
    <w:p w:rsidR="00215FDE" w:rsidRDefault="00215FDE" w:rsidP="005450D8">
      <w:pPr>
        <w:rPr>
          <w:b/>
        </w:rPr>
      </w:pPr>
    </w:p>
    <w:p w:rsidR="00215FDE" w:rsidRDefault="00215FDE" w:rsidP="00215FDE">
      <w:pPr>
        <w:rPr>
          <w:b/>
        </w:rPr>
      </w:pPr>
    </w:p>
    <w:p w:rsidR="00215FDE" w:rsidRDefault="00215FDE" w:rsidP="00215FDE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215FDE" w:rsidRDefault="00215FDE" w:rsidP="00215FDE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215FDE" w:rsidRDefault="00215FDE" w:rsidP="00215FDE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215FDE" w:rsidRDefault="00215FDE" w:rsidP="00215FDE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215FDE" w:rsidRDefault="00215FDE" w:rsidP="00215FDE">
      <w:pPr>
        <w:rPr>
          <w:b/>
          <w:bCs/>
        </w:rPr>
      </w:pPr>
    </w:p>
    <w:p w:rsidR="00215FDE" w:rsidRDefault="00215FDE" w:rsidP="00215FDE">
      <w:pPr>
        <w:rPr>
          <w:b/>
          <w:bCs/>
        </w:rPr>
      </w:pPr>
    </w:p>
    <w:p w:rsidR="00215FDE" w:rsidRDefault="00215FDE" w:rsidP="00215FDE">
      <w:pPr>
        <w:pStyle w:val="Ttulo1"/>
      </w:pPr>
      <w:r>
        <w:t>ORDEN DE TRABAJO   N°      06440</w:t>
      </w:r>
    </w:p>
    <w:p w:rsidR="00215FDE" w:rsidRDefault="00215FDE" w:rsidP="00215FDE"/>
    <w:p w:rsidR="00215FDE" w:rsidRDefault="00215FDE" w:rsidP="00215FDE">
      <w:r>
        <w:t>FECHA:</w:t>
      </w:r>
      <w:r>
        <w:tab/>
        <w:t>Medellín,  Abril    21    de   2010</w:t>
      </w:r>
    </w:p>
    <w:p w:rsidR="00215FDE" w:rsidRDefault="00215FDE" w:rsidP="00215FDE">
      <w:r>
        <w:t>PARA:</w:t>
      </w:r>
      <w:r>
        <w:tab/>
      </w:r>
      <w:r>
        <w:tab/>
        <w:t>PLÁSTICOS DARMA</w:t>
      </w:r>
    </w:p>
    <w:p w:rsidR="00215FDE" w:rsidRDefault="00215FDE" w:rsidP="00215FDE">
      <w:r>
        <w:t>ATENCIÓN:</w:t>
      </w:r>
      <w:r>
        <w:tab/>
        <w:t>Sr. Darío Jaramillo</w:t>
      </w:r>
    </w:p>
    <w:p w:rsidR="00215FDE" w:rsidRDefault="00215FDE" w:rsidP="00215FDE">
      <w:r>
        <w:tab/>
      </w:r>
      <w:r>
        <w:tab/>
        <w:t>Gerente.</w:t>
      </w:r>
    </w:p>
    <w:p w:rsidR="00215FDE" w:rsidRDefault="00215FDE" w:rsidP="00215FDE"/>
    <w:p w:rsidR="00215FDE" w:rsidRDefault="00215FDE" w:rsidP="00215FDE">
      <w:r>
        <w:t>Apreciado Don Darío:</w:t>
      </w:r>
    </w:p>
    <w:p w:rsidR="00215FDE" w:rsidRDefault="00215FDE" w:rsidP="00215FDE">
      <w:r>
        <w:t xml:space="preserve"> </w:t>
      </w:r>
    </w:p>
    <w:p w:rsidR="00215FDE" w:rsidRDefault="00215FDE" w:rsidP="00215FDE">
      <w:r>
        <w:t>Con la presente estamos solicitando el siguiente servicio de  IMPRESION:</w:t>
      </w:r>
    </w:p>
    <w:p w:rsidR="00215FDE" w:rsidRDefault="00215FDE" w:rsidP="00215FDE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215FDE" w:rsidRDefault="00215FDE" w:rsidP="00215FDE">
      <w:pPr>
        <w:rPr>
          <w:b/>
          <w:bCs/>
          <w:u w:val="single"/>
        </w:rPr>
      </w:pPr>
    </w:p>
    <w:p w:rsidR="00215FDE" w:rsidRDefault="00215FDE" w:rsidP="00215FDE">
      <w:r>
        <w:t>MATERIAL:</w:t>
      </w:r>
      <w:r>
        <w:tab/>
      </w:r>
      <w:r>
        <w:tab/>
        <w:t>Polietileno Alta Densidad Pigmentado Blanco  Tubular.</w:t>
      </w:r>
    </w:p>
    <w:p w:rsidR="00215FDE" w:rsidRDefault="00215FDE" w:rsidP="00215FDE">
      <w:r>
        <w:t>MEDIDA:</w:t>
      </w:r>
      <w:r>
        <w:tab/>
      </w:r>
      <w:r>
        <w:tab/>
      </w:r>
      <w:r>
        <w:rPr>
          <w:b/>
        </w:rPr>
        <w:t>20   +  6 +  6</w:t>
      </w:r>
      <w:r>
        <w:t xml:space="preserve">         Cms.</w:t>
      </w:r>
    </w:p>
    <w:p w:rsidR="00215FDE" w:rsidRPr="00A86E29" w:rsidRDefault="00215FDE" w:rsidP="00215FDE">
      <w:pPr>
        <w:rPr>
          <w:b/>
          <w:bCs/>
        </w:rPr>
      </w:pPr>
      <w:r>
        <w:t>CALIBRE:</w:t>
      </w:r>
      <w:r>
        <w:tab/>
      </w:r>
      <w:r>
        <w:tab/>
      </w:r>
      <w:r>
        <w:rPr>
          <w:b/>
        </w:rPr>
        <w:t>1.5</w:t>
      </w:r>
      <w:r w:rsidRPr="00A86E29">
        <w:rPr>
          <w:b/>
        </w:rPr>
        <w:t xml:space="preserve"> </w:t>
      </w:r>
      <w:r w:rsidRPr="00A86E29">
        <w:rPr>
          <w:b/>
          <w:bCs/>
        </w:rPr>
        <w:t xml:space="preserve"> ”</w:t>
      </w:r>
    </w:p>
    <w:p w:rsidR="00215FDE" w:rsidRDefault="00215FDE" w:rsidP="00215FDE">
      <w:r>
        <w:t>COLOR:</w:t>
      </w:r>
      <w:r>
        <w:tab/>
      </w:r>
      <w:r>
        <w:tab/>
        <w:t>BLANCO</w:t>
      </w:r>
    </w:p>
    <w:p w:rsidR="00215FDE" w:rsidRDefault="00215FDE" w:rsidP="00215FDE">
      <w:r>
        <w:t>TRATADO:</w:t>
      </w:r>
      <w:r>
        <w:tab/>
      </w:r>
      <w:r>
        <w:tab/>
        <w:t>2 Caras._</w:t>
      </w:r>
    </w:p>
    <w:p w:rsidR="00215FDE" w:rsidRDefault="00215FDE" w:rsidP="00215FDE">
      <w:pPr>
        <w:rPr>
          <w:b/>
          <w:bCs/>
        </w:rPr>
      </w:pPr>
      <w:r>
        <w:t>CANTIDAD:</w:t>
      </w:r>
      <w:r>
        <w:tab/>
      </w:r>
      <w:r>
        <w:tab/>
      </w:r>
      <w:r>
        <w:rPr>
          <w:b/>
        </w:rPr>
        <w:t xml:space="preserve">100 </w:t>
      </w:r>
      <w:r w:rsidRPr="00DC521A">
        <w:rPr>
          <w:b/>
        </w:rPr>
        <w:t xml:space="preserve">   Kg.</w:t>
      </w:r>
      <w:r>
        <w:rPr>
          <w:b/>
          <w:bCs/>
        </w:rPr>
        <w:tab/>
      </w:r>
    </w:p>
    <w:p w:rsidR="00215FDE" w:rsidRDefault="00215FDE" w:rsidP="00215FDE">
      <w:r>
        <w:t>COLORES:</w:t>
      </w:r>
      <w:r>
        <w:tab/>
      </w:r>
      <w:r>
        <w:tab/>
        <w:t>3</w:t>
      </w:r>
    </w:p>
    <w:p w:rsidR="00215FDE" w:rsidRDefault="00215FDE" w:rsidP="00215FDE">
      <w:r>
        <w:t>CARAS:</w:t>
      </w:r>
      <w:r>
        <w:tab/>
      </w:r>
      <w:r>
        <w:tab/>
        <w:t xml:space="preserve">2 </w:t>
      </w:r>
    </w:p>
    <w:p w:rsidR="00215FDE" w:rsidRDefault="003775F9" w:rsidP="00215FDE">
      <w:r>
        <w:t>REPETICIÓN:</w:t>
      </w:r>
      <w:r>
        <w:tab/>
        <w:t xml:space="preserve">44  </w:t>
      </w:r>
      <w:r w:rsidR="00215FDE">
        <w:t xml:space="preserve"> Cms.</w:t>
      </w:r>
    </w:p>
    <w:p w:rsidR="00215FDE" w:rsidRDefault="003775F9" w:rsidP="00215FDE">
      <w:r>
        <w:t xml:space="preserve">RODILLO  :    </w:t>
      </w:r>
      <w:r>
        <w:tab/>
        <w:t>44</w:t>
      </w:r>
      <w:r w:rsidR="00215FDE">
        <w:tab/>
      </w:r>
    </w:p>
    <w:p w:rsidR="00215FDE" w:rsidRDefault="00215FDE" w:rsidP="00215FDE">
      <w:r>
        <w:t>BOLSA:</w:t>
      </w:r>
      <w:r>
        <w:tab/>
      </w:r>
      <w:r>
        <w:tab/>
      </w:r>
      <w:r w:rsidR="00036826">
        <w:t>2</w:t>
      </w:r>
      <w:r w:rsidR="00036826">
        <w:rPr>
          <w:b/>
        </w:rPr>
        <w:t>0   +  6  +  6</w:t>
      </w:r>
      <w:r w:rsidRPr="00604B26">
        <w:rPr>
          <w:b/>
        </w:rPr>
        <w:t xml:space="preserve">  X  </w:t>
      </w:r>
      <w:r w:rsidR="00036826">
        <w:rPr>
          <w:b/>
        </w:rPr>
        <w:t>44</w:t>
      </w:r>
      <w:r>
        <w:t xml:space="preserve">   </w:t>
      </w:r>
      <w:r w:rsidRPr="00604B26">
        <w:rPr>
          <w:b/>
        </w:rPr>
        <w:t>Cms</w:t>
      </w:r>
      <w:r>
        <w:t>.     Con  troquel camiseta</w:t>
      </w:r>
    </w:p>
    <w:p w:rsidR="00215FDE" w:rsidRDefault="00215FDE" w:rsidP="00215FDE">
      <w:r>
        <w:t>SELLADO:</w:t>
      </w:r>
      <w:r>
        <w:tab/>
      </w:r>
      <w:r>
        <w:tab/>
        <w:t>fondo</w:t>
      </w:r>
    </w:p>
    <w:p w:rsidR="00215FDE" w:rsidRDefault="00215FDE" w:rsidP="00215FDE">
      <w:r>
        <w:t>REFERENCIA:</w:t>
      </w:r>
      <w:r>
        <w:tab/>
      </w:r>
      <w:r>
        <w:rPr>
          <w:b/>
        </w:rPr>
        <w:t>PUNTO DE VENTA  LACTEOS</w:t>
      </w:r>
    </w:p>
    <w:p w:rsidR="00215FDE" w:rsidRDefault="00215FDE" w:rsidP="00215FDE">
      <w:r>
        <w:tab/>
      </w:r>
      <w:r>
        <w:tab/>
      </w:r>
    </w:p>
    <w:p w:rsidR="00215FDE" w:rsidRDefault="00215FDE" w:rsidP="00215FDE">
      <w:r>
        <w:tab/>
      </w:r>
    </w:p>
    <w:p w:rsidR="00215FDE" w:rsidRDefault="00215FDE" w:rsidP="00215FDE">
      <w:r>
        <w:rPr>
          <w:b/>
          <w:bCs/>
          <w:u w:val="single"/>
        </w:rPr>
        <w:t>NOTA</w:t>
      </w:r>
      <w:r>
        <w:t>:  - Los Cyreles  los envía  Grafiflex</w:t>
      </w:r>
    </w:p>
    <w:p w:rsidR="00215FDE" w:rsidRPr="00F75AA7" w:rsidRDefault="00215FDE" w:rsidP="00215FDE">
      <w:pPr>
        <w:rPr>
          <w:b/>
          <w:sz w:val="28"/>
          <w:szCs w:val="28"/>
        </w:rPr>
      </w:pPr>
      <w:r>
        <w:tab/>
      </w:r>
      <w:r>
        <w:rPr>
          <w:b/>
          <w:sz w:val="28"/>
          <w:szCs w:val="28"/>
        </w:rPr>
        <w:t>-  SE  APRUEBA  IMPRESION</w:t>
      </w:r>
    </w:p>
    <w:p w:rsidR="00215FDE" w:rsidRDefault="00215FDE" w:rsidP="00215FDE"/>
    <w:p w:rsidR="00215FDE" w:rsidRDefault="00215FDE" w:rsidP="00215FDE">
      <w:pPr>
        <w:numPr>
          <w:ilvl w:val="0"/>
          <w:numId w:val="2"/>
        </w:numPr>
      </w:pPr>
      <w:r>
        <w:t>Colocar pie de imprenta de Plásticos Unión</w:t>
      </w:r>
    </w:p>
    <w:p w:rsidR="00215FDE" w:rsidRPr="003F2090" w:rsidRDefault="00215FDE" w:rsidP="00215FDE">
      <w:pPr>
        <w:rPr>
          <w:b/>
        </w:rPr>
      </w:pPr>
    </w:p>
    <w:p w:rsidR="00215FDE" w:rsidRDefault="00215FDE" w:rsidP="00215FDE"/>
    <w:p w:rsidR="00215FDE" w:rsidRDefault="00215FDE" w:rsidP="00215FDE">
      <w:r>
        <w:t>Agradezco la atención y colaboración prestada.</w:t>
      </w:r>
    </w:p>
    <w:p w:rsidR="00215FDE" w:rsidRDefault="00215FDE" w:rsidP="00215FDE"/>
    <w:p w:rsidR="00215FDE" w:rsidRDefault="00215FDE" w:rsidP="00215FDE"/>
    <w:p w:rsidR="00215FDE" w:rsidRDefault="00215FDE" w:rsidP="00215FDE"/>
    <w:p w:rsidR="00215FDE" w:rsidRDefault="00215FDE" w:rsidP="00215FDE"/>
    <w:p w:rsidR="00215FDE" w:rsidRDefault="00215FDE" w:rsidP="00215FDE">
      <w:r>
        <w:t>Cordialmente,</w:t>
      </w:r>
    </w:p>
    <w:p w:rsidR="00215FDE" w:rsidRDefault="00215FDE" w:rsidP="00215FDE"/>
    <w:p w:rsidR="00215FDE" w:rsidRDefault="00215FDE" w:rsidP="00215FDE"/>
    <w:p w:rsidR="00215FDE" w:rsidRDefault="00215FDE" w:rsidP="00215FDE">
      <w:r>
        <w:t>RICARDO CASAS ZAPATA</w:t>
      </w:r>
    </w:p>
    <w:p w:rsidR="00215FDE" w:rsidRDefault="00215FDE" w:rsidP="00215FDE">
      <w:r>
        <w:t>Director.</w:t>
      </w:r>
    </w:p>
    <w:p w:rsidR="00215FDE" w:rsidRDefault="00215FDE" w:rsidP="00215FDE">
      <w:pPr>
        <w:rPr>
          <w:b/>
        </w:rPr>
      </w:pPr>
    </w:p>
    <w:p w:rsidR="001C0814" w:rsidRDefault="001C0814" w:rsidP="001C0814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1C0814" w:rsidRDefault="001C0814" w:rsidP="001C0814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1C0814" w:rsidRDefault="001C0814" w:rsidP="001C0814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1C0814" w:rsidRDefault="001C0814" w:rsidP="001C0814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1C0814" w:rsidRDefault="001C0814" w:rsidP="001C0814"/>
    <w:p w:rsidR="001C0814" w:rsidRDefault="001C0814" w:rsidP="001C0814">
      <w:pPr>
        <w:pStyle w:val="Ttulo1"/>
      </w:pPr>
      <w:r>
        <w:t>ORDEN DE TRABAJO   N°      01712</w:t>
      </w:r>
    </w:p>
    <w:p w:rsidR="001C0814" w:rsidRDefault="001C0814" w:rsidP="001C0814"/>
    <w:p w:rsidR="001C0814" w:rsidRDefault="001C0814" w:rsidP="001C0814">
      <w:r>
        <w:t>FECHA:</w:t>
      </w:r>
      <w:r>
        <w:tab/>
        <w:t>Medellín, Abril  26   de  2010</w:t>
      </w:r>
    </w:p>
    <w:p w:rsidR="001C0814" w:rsidRDefault="001C0814" w:rsidP="001C0814">
      <w:r>
        <w:t>PARA:</w:t>
      </w:r>
      <w:r>
        <w:tab/>
      </w:r>
      <w:r>
        <w:tab/>
        <w:t>PLÁSTICOS   DARMA</w:t>
      </w:r>
    </w:p>
    <w:p w:rsidR="001C0814" w:rsidRDefault="001C0814" w:rsidP="001C0814">
      <w:r>
        <w:t>ATENCIÓN:</w:t>
      </w:r>
      <w:r>
        <w:tab/>
        <w:t>Sr. DARIO JARAMILLO</w:t>
      </w:r>
    </w:p>
    <w:p w:rsidR="001C0814" w:rsidRDefault="001C0814" w:rsidP="001C0814"/>
    <w:p w:rsidR="001C0814" w:rsidRDefault="001C0814" w:rsidP="001C0814">
      <w:r>
        <w:t>Apreciado Dn DARIO:</w:t>
      </w:r>
    </w:p>
    <w:p w:rsidR="001C0814" w:rsidRDefault="001C0814" w:rsidP="001C0814">
      <w:r>
        <w:t>Con la presente estamos solicitando el siguiente servicio de extrusión e impresión</w:t>
      </w:r>
    </w:p>
    <w:p w:rsidR="001C0814" w:rsidRDefault="001C0814" w:rsidP="001C0814"/>
    <w:p w:rsidR="00143218" w:rsidRDefault="00143218" w:rsidP="00143218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1C0814" w:rsidRDefault="001C0814" w:rsidP="001C0814"/>
    <w:p w:rsidR="001C0814" w:rsidRDefault="001C0814" w:rsidP="001C0814">
      <w:r>
        <w:t>MATERIAL :</w:t>
      </w:r>
      <w:r>
        <w:tab/>
      </w:r>
      <w:r>
        <w:tab/>
        <w:t>Polietileno de Baja  densidad   Blanco  Tubular</w:t>
      </w:r>
    </w:p>
    <w:p w:rsidR="001C0814" w:rsidRDefault="001C0814" w:rsidP="001C0814">
      <w:r>
        <w:t>MEDIDA:</w:t>
      </w:r>
      <w:r>
        <w:tab/>
      </w:r>
      <w:r>
        <w:tab/>
      </w:r>
      <w:r w:rsidRPr="008D3CB8">
        <w:rPr>
          <w:b/>
        </w:rPr>
        <w:t>30</w:t>
      </w:r>
      <w:r>
        <w:t xml:space="preserve">   cms   </w:t>
      </w:r>
    </w:p>
    <w:p w:rsidR="001C0814" w:rsidRDefault="001C0814" w:rsidP="001C0814">
      <w:r>
        <w:t>CALIBRE :</w:t>
      </w:r>
      <w:r>
        <w:tab/>
      </w:r>
      <w:r>
        <w:tab/>
      </w:r>
      <w:r>
        <w:rPr>
          <w:b/>
        </w:rPr>
        <w:t xml:space="preserve">1.0 </w:t>
      </w:r>
      <w:r>
        <w:t xml:space="preserve">   “</w:t>
      </w:r>
    </w:p>
    <w:p w:rsidR="001C0814" w:rsidRDefault="001C0814" w:rsidP="001C0814">
      <w:r>
        <w:t>COLOR :</w:t>
      </w:r>
      <w:r>
        <w:tab/>
      </w:r>
      <w:r>
        <w:tab/>
        <w:t>Blanco</w:t>
      </w:r>
    </w:p>
    <w:p w:rsidR="001C0814" w:rsidRPr="00F512F0" w:rsidRDefault="001C0814" w:rsidP="001C0814">
      <w:pPr>
        <w:rPr>
          <w:b/>
        </w:rPr>
      </w:pPr>
      <w:r>
        <w:t xml:space="preserve">TRATADO : </w:t>
      </w:r>
      <w:r>
        <w:tab/>
      </w:r>
      <w:r>
        <w:tab/>
        <w:t>1  cara</w:t>
      </w:r>
      <w:r w:rsidR="007E70F2">
        <w:t xml:space="preserve"> </w:t>
      </w:r>
    </w:p>
    <w:p w:rsidR="001C0814" w:rsidRDefault="001C0814" w:rsidP="001C0814">
      <w:r>
        <w:t xml:space="preserve">CANTIDAD : </w:t>
      </w:r>
      <w:r>
        <w:tab/>
        <w:t>100    kg</w:t>
      </w:r>
    </w:p>
    <w:p w:rsidR="001C0814" w:rsidRDefault="001C0814" w:rsidP="001C0814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>1 ( Según muestra  )  ( Verde )</w:t>
      </w:r>
    </w:p>
    <w:p w:rsidR="001C0814" w:rsidRDefault="001C0814" w:rsidP="001C0814">
      <w:r>
        <w:t xml:space="preserve">CARAS : </w:t>
      </w:r>
      <w:r>
        <w:tab/>
      </w:r>
      <w:r>
        <w:tab/>
        <w:t>1</w:t>
      </w:r>
    </w:p>
    <w:p w:rsidR="001C0814" w:rsidRDefault="001C0814" w:rsidP="001C0814">
      <w:r>
        <w:t xml:space="preserve">REPETICIÓN : </w:t>
      </w:r>
      <w:r>
        <w:tab/>
        <w:t>20   cms</w:t>
      </w:r>
    </w:p>
    <w:p w:rsidR="001C0814" w:rsidRDefault="001C0814" w:rsidP="001C0814">
      <w:r>
        <w:t>RODILLO :</w:t>
      </w:r>
      <w:r>
        <w:tab/>
      </w:r>
      <w:r>
        <w:tab/>
        <w:t>40</w:t>
      </w:r>
    </w:p>
    <w:p w:rsidR="001C0814" w:rsidRDefault="001C0814" w:rsidP="001C0814">
      <w:r>
        <w:t>BOLSA  :</w:t>
      </w:r>
      <w:r>
        <w:tab/>
      </w:r>
      <w:r>
        <w:tab/>
        <w:t xml:space="preserve">20   x  30   cm    </w:t>
      </w:r>
    </w:p>
    <w:p w:rsidR="001C0814" w:rsidRDefault="001C0814" w:rsidP="001C0814">
      <w:r>
        <w:t>SELLADO .</w:t>
      </w:r>
      <w:r>
        <w:tab/>
      </w:r>
      <w:r>
        <w:tab/>
        <w:t xml:space="preserve">Lateral </w:t>
      </w:r>
    </w:p>
    <w:p w:rsidR="001C0814" w:rsidRDefault="001C0814" w:rsidP="001C0814">
      <w:r>
        <w:t>REFERENCIA :</w:t>
      </w:r>
      <w:r>
        <w:tab/>
      </w:r>
      <w:r>
        <w:rPr>
          <w:b/>
        </w:rPr>
        <w:t>PLASTICAUCA</w:t>
      </w:r>
    </w:p>
    <w:p w:rsidR="001C0814" w:rsidRDefault="001C0814" w:rsidP="001C0814"/>
    <w:p w:rsidR="001C0814" w:rsidRDefault="001C0814" w:rsidP="001C0814"/>
    <w:p w:rsidR="001C0814" w:rsidRDefault="001C0814" w:rsidP="001C0814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>
        <w:rPr>
          <w:bCs/>
        </w:rPr>
        <w:t>Cyreles  en  su  planta</w:t>
      </w:r>
    </w:p>
    <w:p w:rsidR="001C0814" w:rsidRDefault="001C0814" w:rsidP="001C0814">
      <w:r>
        <w:t xml:space="preserve">                   -   Anexo muestra física para   alturas y Tonos.</w:t>
      </w:r>
    </w:p>
    <w:p w:rsidR="001C0814" w:rsidRDefault="001C0814" w:rsidP="001C0814">
      <w:r>
        <w:tab/>
        <w:t xml:space="preserve">        -  </w:t>
      </w:r>
      <w:r w:rsidRPr="0041048E">
        <w:rPr>
          <w:b/>
        </w:rPr>
        <w:t>No colocar pie de Imprenta</w:t>
      </w:r>
      <w:r>
        <w:t>.</w:t>
      </w:r>
    </w:p>
    <w:p w:rsidR="001C0814" w:rsidRDefault="001C0814" w:rsidP="001C0814">
      <w:pPr>
        <w:rPr>
          <w:b/>
        </w:rPr>
      </w:pPr>
      <w:r>
        <w:tab/>
        <w:t xml:space="preserve">        </w:t>
      </w:r>
    </w:p>
    <w:p w:rsidR="001C0814" w:rsidRPr="0066704D" w:rsidRDefault="001C0814" w:rsidP="001C0814">
      <w:pPr>
        <w:rPr>
          <w:b/>
          <w:u w:val="single"/>
        </w:rPr>
      </w:pPr>
      <w:r>
        <w:rPr>
          <w:b/>
        </w:rPr>
        <w:tab/>
        <w:t xml:space="preserve">        </w:t>
      </w:r>
    </w:p>
    <w:p w:rsidR="001C0814" w:rsidRPr="0066704D" w:rsidRDefault="001C0814" w:rsidP="001C0814">
      <w:pPr>
        <w:rPr>
          <w:b/>
        </w:rPr>
      </w:pPr>
    </w:p>
    <w:p w:rsidR="001C0814" w:rsidRDefault="001C0814" w:rsidP="001C0814">
      <w:r>
        <w:tab/>
      </w:r>
      <w:r>
        <w:tab/>
      </w:r>
    </w:p>
    <w:p w:rsidR="001C0814" w:rsidRDefault="001C0814" w:rsidP="001C0814">
      <w:r>
        <w:t>Agradezco la atención y colaboración prestada.</w:t>
      </w:r>
    </w:p>
    <w:p w:rsidR="001C0814" w:rsidRDefault="001C0814" w:rsidP="001C0814"/>
    <w:p w:rsidR="001C0814" w:rsidRDefault="001C0814" w:rsidP="001C0814"/>
    <w:p w:rsidR="001C0814" w:rsidRDefault="001C0814" w:rsidP="001C0814"/>
    <w:p w:rsidR="001C0814" w:rsidRDefault="001C0814" w:rsidP="001C0814">
      <w:r>
        <w:t>Cordialmente</w:t>
      </w:r>
    </w:p>
    <w:p w:rsidR="001C0814" w:rsidRDefault="001C0814" w:rsidP="001C0814"/>
    <w:p w:rsidR="001C0814" w:rsidRDefault="001C0814" w:rsidP="001C0814"/>
    <w:p w:rsidR="001C0814" w:rsidRDefault="001C0814" w:rsidP="001C0814">
      <w:r>
        <w:t>RICARDO CASAS ZAPATA</w:t>
      </w:r>
    </w:p>
    <w:p w:rsidR="001C0814" w:rsidRDefault="001C0814" w:rsidP="001C0814">
      <w:r>
        <w:t>Director</w:t>
      </w:r>
    </w:p>
    <w:p w:rsidR="001C0814" w:rsidRDefault="001C0814" w:rsidP="001C0814"/>
    <w:p w:rsidR="00215FDE" w:rsidRDefault="00215FDE" w:rsidP="005450D8">
      <w:pPr>
        <w:rPr>
          <w:b/>
        </w:rPr>
      </w:pPr>
    </w:p>
    <w:p w:rsidR="00A8608F" w:rsidRDefault="00A8608F" w:rsidP="005450D8">
      <w:pPr>
        <w:rPr>
          <w:b/>
        </w:rPr>
      </w:pPr>
    </w:p>
    <w:p w:rsidR="00A8608F" w:rsidRDefault="00A8608F" w:rsidP="005450D8">
      <w:pPr>
        <w:rPr>
          <w:b/>
        </w:rPr>
      </w:pPr>
    </w:p>
    <w:p w:rsidR="00A8608F" w:rsidRDefault="00A8608F" w:rsidP="00A8608F">
      <w:pPr>
        <w:rPr>
          <w:b/>
        </w:rPr>
      </w:pPr>
    </w:p>
    <w:p w:rsidR="00A8608F" w:rsidRDefault="00A8608F" w:rsidP="00A8608F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A8608F" w:rsidRDefault="00A8608F" w:rsidP="00A8608F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A8608F" w:rsidRDefault="00A8608F" w:rsidP="00A8608F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A8608F" w:rsidRDefault="00A8608F" w:rsidP="00A8608F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A8608F" w:rsidRDefault="00A8608F" w:rsidP="00A8608F">
      <w:pPr>
        <w:rPr>
          <w:b/>
          <w:bCs/>
        </w:rPr>
      </w:pPr>
    </w:p>
    <w:p w:rsidR="00A8608F" w:rsidRDefault="00A8608F" w:rsidP="00A8608F">
      <w:pPr>
        <w:pStyle w:val="Ttulo1"/>
      </w:pPr>
    </w:p>
    <w:p w:rsidR="00A8608F" w:rsidRDefault="00A8608F" w:rsidP="00A8608F">
      <w:pPr>
        <w:pStyle w:val="Ttulo1"/>
      </w:pPr>
      <w:r>
        <w:t>ORDEN DE TRABAJO   N °      06952</w:t>
      </w:r>
    </w:p>
    <w:p w:rsidR="00A8608F" w:rsidRDefault="00A8608F" w:rsidP="00A8608F"/>
    <w:p w:rsidR="00A8608F" w:rsidRDefault="00A8608F" w:rsidP="00A8608F">
      <w:r>
        <w:t>FECHA:</w:t>
      </w:r>
      <w:r>
        <w:tab/>
        <w:t>Medellín, Abril  26   de    2010</w:t>
      </w:r>
    </w:p>
    <w:p w:rsidR="00A8608F" w:rsidRDefault="00A8608F" w:rsidP="00A8608F">
      <w:r>
        <w:t>PARA:</w:t>
      </w:r>
      <w:r>
        <w:tab/>
      </w:r>
      <w:r>
        <w:tab/>
        <w:t>PLÁSTICOS DARMA</w:t>
      </w:r>
    </w:p>
    <w:p w:rsidR="00A8608F" w:rsidRDefault="00A8608F" w:rsidP="00A8608F">
      <w:r>
        <w:t>ATENCIÓN:</w:t>
      </w:r>
      <w:r>
        <w:tab/>
        <w:t>Sr. Darío Jaramillo</w:t>
      </w:r>
    </w:p>
    <w:p w:rsidR="00A8608F" w:rsidRDefault="00A8608F" w:rsidP="00A8608F">
      <w:r>
        <w:tab/>
      </w:r>
      <w:r>
        <w:tab/>
        <w:t>Gerente.</w:t>
      </w:r>
    </w:p>
    <w:p w:rsidR="00A8608F" w:rsidRDefault="00A8608F" w:rsidP="00A8608F"/>
    <w:p w:rsidR="00A8608F" w:rsidRDefault="00A8608F" w:rsidP="00A8608F">
      <w:r>
        <w:t>Apreciado Don Darío:</w:t>
      </w:r>
    </w:p>
    <w:p w:rsidR="00A8608F" w:rsidRPr="00D8653D" w:rsidRDefault="00A8608F" w:rsidP="00A8608F"/>
    <w:p w:rsidR="00A8608F" w:rsidRDefault="00A8608F" w:rsidP="00A8608F">
      <w:r>
        <w:t>Con la presente estamos solicitando el siguiente servicio de  IMPRESIÓN :</w:t>
      </w:r>
    </w:p>
    <w:p w:rsidR="00A8608F" w:rsidRDefault="00A8608F" w:rsidP="00A8608F"/>
    <w:p w:rsidR="00A8608F" w:rsidRDefault="00A8608F" w:rsidP="00A8608F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A8608F" w:rsidRDefault="00A8608F" w:rsidP="00A8608F">
      <w:pPr>
        <w:rPr>
          <w:b/>
          <w:bCs/>
        </w:rPr>
      </w:pPr>
    </w:p>
    <w:p w:rsidR="00A8608F" w:rsidRPr="008249ED" w:rsidRDefault="00A8608F" w:rsidP="00A8608F">
      <w:pPr>
        <w:rPr>
          <w:b/>
        </w:rPr>
      </w:pPr>
      <w:r>
        <w:t xml:space="preserve">MATERIAL   :           Polipropileno  Tubular   de  </w:t>
      </w:r>
      <w:r w:rsidRPr="008249ED">
        <w:rPr>
          <w:b/>
        </w:rPr>
        <w:t>30    cms</w:t>
      </w:r>
    </w:p>
    <w:p w:rsidR="00A8608F" w:rsidRDefault="007B56FB" w:rsidP="00A8608F">
      <w:r>
        <w:t>CLIBRE      :               1.4</w:t>
      </w:r>
      <w:r w:rsidR="00A8608F">
        <w:t xml:space="preserve">  ”</w:t>
      </w:r>
    </w:p>
    <w:p w:rsidR="00A8608F" w:rsidRPr="00AD5DCF" w:rsidRDefault="00A8608F" w:rsidP="00A8608F">
      <w:pPr>
        <w:rPr>
          <w:b/>
        </w:rPr>
      </w:pPr>
      <w:r>
        <w:t>REFERENCIA:</w:t>
      </w:r>
      <w:r>
        <w:tab/>
      </w:r>
      <w:r>
        <w:rPr>
          <w:b/>
        </w:rPr>
        <w:t>CARMEL  MEDIANA</w:t>
      </w:r>
    </w:p>
    <w:p w:rsidR="00A8608F" w:rsidRPr="00936C49" w:rsidRDefault="00A8608F" w:rsidP="00A8608F">
      <w:pPr>
        <w:rPr>
          <w:b/>
        </w:rPr>
      </w:pPr>
      <w:r>
        <w:t>CANTIDAD    :         1</w:t>
      </w:r>
      <w:r w:rsidR="003269AF">
        <w:t>0</w:t>
      </w:r>
      <w:r>
        <w:t xml:space="preserve">0 </w:t>
      </w:r>
      <w:r w:rsidRPr="00936C49">
        <w:rPr>
          <w:b/>
        </w:rPr>
        <w:t xml:space="preserve">   Kg</w:t>
      </w:r>
    </w:p>
    <w:p w:rsidR="00A8608F" w:rsidRDefault="00A8608F" w:rsidP="00A8608F">
      <w:r>
        <w:t>COLORES:</w:t>
      </w:r>
      <w:r>
        <w:tab/>
      </w:r>
      <w:r>
        <w:tab/>
        <w:t xml:space="preserve">1 </w:t>
      </w:r>
    </w:p>
    <w:p w:rsidR="00A8608F" w:rsidRDefault="00A8608F" w:rsidP="00A8608F">
      <w:r>
        <w:t>CARAS:</w:t>
      </w:r>
      <w:r>
        <w:tab/>
      </w:r>
      <w:r>
        <w:tab/>
        <w:t xml:space="preserve">1  </w:t>
      </w:r>
    </w:p>
    <w:p w:rsidR="00A8608F" w:rsidRDefault="00A8608F" w:rsidP="00A8608F">
      <w:r>
        <w:t>REPETICIÓN:</w:t>
      </w:r>
      <w:r>
        <w:tab/>
        <w:t>24.5</w:t>
      </w:r>
    </w:p>
    <w:p w:rsidR="00A8608F" w:rsidRDefault="00A8608F" w:rsidP="00A8608F">
      <w:r>
        <w:t>RODILLO:</w:t>
      </w:r>
      <w:r>
        <w:tab/>
      </w:r>
      <w:r>
        <w:tab/>
        <w:t>25</w:t>
      </w:r>
    </w:p>
    <w:p w:rsidR="00A8608F" w:rsidRDefault="00A8608F" w:rsidP="00A8608F">
      <w:r>
        <w:t>BOLSA:</w:t>
      </w:r>
      <w:r>
        <w:tab/>
      </w:r>
      <w:r>
        <w:tab/>
      </w:r>
      <w:r w:rsidRPr="008249ED">
        <w:rPr>
          <w:b/>
        </w:rPr>
        <w:t>24.5    X  28   +  5</w:t>
      </w:r>
      <w:r>
        <w:t xml:space="preserve">    cms  de solapa   Interna  pegada</w:t>
      </w:r>
    </w:p>
    <w:p w:rsidR="00A8608F" w:rsidRDefault="00A8608F" w:rsidP="00A8608F">
      <w:r>
        <w:t>SELLADO:</w:t>
      </w:r>
      <w:r>
        <w:tab/>
      </w:r>
      <w:r>
        <w:tab/>
        <w:t>Para selle lateral.</w:t>
      </w:r>
    </w:p>
    <w:p w:rsidR="00A8608F" w:rsidRDefault="00A8608F" w:rsidP="00A8608F"/>
    <w:p w:rsidR="00A8608F" w:rsidRDefault="00A8608F" w:rsidP="00A8608F"/>
    <w:p w:rsidR="00A8608F" w:rsidRDefault="00A8608F" w:rsidP="00A8608F">
      <w:r>
        <w:rPr>
          <w:b/>
          <w:bCs/>
          <w:u w:val="single"/>
        </w:rPr>
        <w:t>NOTA:</w:t>
      </w:r>
      <w:r>
        <w:t xml:space="preserve">  *   Los cyreles  se encuentran en su planta.</w:t>
      </w:r>
    </w:p>
    <w:p w:rsidR="00A8608F" w:rsidRDefault="00A8608F" w:rsidP="00A8608F">
      <w:pPr>
        <w:numPr>
          <w:ilvl w:val="0"/>
          <w:numId w:val="1"/>
        </w:numPr>
      </w:pPr>
      <w:r>
        <w:t>Se envían ARTE    para tonos y alturas</w:t>
      </w:r>
    </w:p>
    <w:p w:rsidR="00A8608F" w:rsidRPr="00307118" w:rsidRDefault="00A8608F" w:rsidP="00A8608F">
      <w:pPr>
        <w:numPr>
          <w:ilvl w:val="0"/>
          <w:numId w:val="2"/>
        </w:numPr>
      </w:pPr>
      <w:r>
        <w:t xml:space="preserve">Se  envia el material de PP </w:t>
      </w:r>
      <w:r>
        <w:rPr>
          <w:b/>
        </w:rPr>
        <w:t xml:space="preserve">de  30 </w:t>
      </w:r>
      <w:r w:rsidRPr="00AD5DCF">
        <w:rPr>
          <w:b/>
        </w:rPr>
        <w:t xml:space="preserve">  cms</w:t>
      </w:r>
    </w:p>
    <w:p w:rsidR="00A8608F" w:rsidRPr="00150D1A" w:rsidRDefault="00A8608F" w:rsidP="00A8608F">
      <w:pPr>
        <w:numPr>
          <w:ilvl w:val="0"/>
          <w:numId w:val="2"/>
        </w:numPr>
      </w:pPr>
      <w:r>
        <w:rPr>
          <w:b/>
        </w:rPr>
        <w:t>IGUAL  ULTIMA  IMPRESION</w:t>
      </w:r>
    </w:p>
    <w:p w:rsidR="00A8608F" w:rsidRDefault="00A8608F" w:rsidP="00A8608F">
      <w:pPr>
        <w:ind w:left="885"/>
      </w:pPr>
    </w:p>
    <w:p w:rsidR="00A8608F" w:rsidRDefault="00A8608F" w:rsidP="00A8608F">
      <w:pPr>
        <w:ind w:left="885"/>
      </w:pPr>
    </w:p>
    <w:p w:rsidR="00A8608F" w:rsidRDefault="00A8608F" w:rsidP="00A8608F">
      <w:r>
        <w:t>Agradezco la atención y colaboración prestada.</w:t>
      </w:r>
    </w:p>
    <w:p w:rsidR="00A8608F" w:rsidRDefault="00A8608F" w:rsidP="00A8608F"/>
    <w:p w:rsidR="00A8608F" w:rsidRDefault="00A8608F" w:rsidP="00A8608F"/>
    <w:p w:rsidR="00A8608F" w:rsidRDefault="00A8608F" w:rsidP="00A8608F">
      <w:r>
        <w:t>Cordialmente,</w:t>
      </w:r>
    </w:p>
    <w:p w:rsidR="00A8608F" w:rsidRDefault="00A8608F" w:rsidP="00A8608F"/>
    <w:p w:rsidR="00A8608F" w:rsidRDefault="00A8608F" w:rsidP="00A8608F"/>
    <w:p w:rsidR="00A8608F" w:rsidRDefault="00A8608F" w:rsidP="00A8608F"/>
    <w:p w:rsidR="00A8608F" w:rsidRDefault="00A8608F" w:rsidP="00A8608F">
      <w:r>
        <w:t>RICARDO CASAS ZAPATA</w:t>
      </w:r>
    </w:p>
    <w:p w:rsidR="00A8608F" w:rsidRDefault="00A8608F" w:rsidP="00A8608F">
      <w:r>
        <w:t>Director.</w:t>
      </w:r>
    </w:p>
    <w:p w:rsidR="00A8608F" w:rsidRDefault="00A8608F" w:rsidP="005450D8">
      <w:pPr>
        <w:rPr>
          <w:b/>
        </w:rPr>
      </w:pPr>
    </w:p>
    <w:p w:rsidR="00CD187D" w:rsidRDefault="00CD187D" w:rsidP="005450D8">
      <w:pPr>
        <w:rPr>
          <w:b/>
        </w:rPr>
      </w:pPr>
    </w:p>
    <w:p w:rsidR="00CD187D" w:rsidRDefault="00CD187D" w:rsidP="005450D8">
      <w:pPr>
        <w:rPr>
          <w:b/>
        </w:rPr>
      </w:pPr>
    </w:p>
    <w:p w:rsidR="00CD187D" w:rsidRDefault="00CD187D" w:rsidP="005450D8">
      <w:pPr>
        <w:rPr>
          <w:b/>
        </w:rPr>
      </w:pPr>
    </w:p>
    <w:p w:rsidR="00CD187D" w:rsidRDefault="00CD187D" w:rsidP="00CD187D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CD187D" w:rsidRDefault="00CD187D" w:rsidP="00CD187D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CD187D" w:rsidRDefault="00CD187D" w:rsidP="00CD187D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CD187D" w:rsidRDefault="00CD187D" w:rsidP="00CD187D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CD187D" w:rsidRDefault="00CD187D" w:rsidP="00CD187D">
      <w:pPr>
        <w:pStyle w:val="Ttulo1"/>
      </w:pPr>
    </w:p>
    <w:p w:rsidR="00CD187D" w:rsidRPr="009505B0" w:rsidRDefault="00CD187D" w:rsidP="00CD187D"/>
    <w:p w:rsidR="00CD187D" w:rsidRDefault="00CD187D" w:rsidP="00CD187D">
      <w:pPr>
        <w:pStyle w:val="Ttulo1"/>
      </w:pPr>
      <w:r>
        <w:t>ORDEN DE TRABAJO    N °      06953</w:t>
      </w:r>
    </w:p>
    <w:p w:rsidR="00CD187D" w:rsidRDefault="00CD187D" w:rsidP="00CD187D"/>
    <w:p w:rsidR="00CD187D" w:rsidRDefault="00CD187D" w:rsidP="00CD187D">
      <w:r>
        <w:t>FECHA:</w:t>
      </w:r>
      <w:r>
        <w:tab/>
        <w:t>Medellín, Abril     27   de  2010</w:t>
      </w:r>
    </w:p>
    <w:p w:rsidR="00CD187D" w:rsidRDefault="00CD187D" w:rsidP="00CD187D">
      <w:r>
        <w:t>PARA:</w:t>
      </w:r>
      <w:r>
        <w:tab/>
      </w:r>
      <w:r>
        <w:tab/>
        <w:t>PLÁSTICOS DARMA</w:t>
      </w:r>
    </w:p>
    <w:p w:rsidR="00CD187D" w:rsidRDefault="00CD187D" w:rsidP="00CD187D">
      <w:r>
        <w:t>ATENCIÓN:</w:t>
      </w:r>
      <w:r>
        <w:tab/>
        <w:t>Sr. Darío Jaramillo</w:t>
      </w:r>
    </w:p>
    <w:p w:rsidR="00CD187D" w:rsidRDefault="00CD187D" w:rsidP="00CD187D">
      <w:r>
        <w:tab/>
      </w:r>
      <w:r>
        <w:tab/>
        <w:t>Gerente.</w:t>
      </w:r>
    </w:p>
    <w:p w:rsidR="00CD187D" w:rsidRDefault="00CD187D" w:rsidP="00CD187D"/>
    <w:p w:rsidR="00CD187D" w:rsidRDefault="00CD187D" w:rsidP="00CD187D">
      <w:r>
        <w:t>Apreciado Don Darío:</w:t>
      </w:r>
    </w:p>
    <w:p w:rsidR="00CD187D" w:rsidRDefault="00CD187D" w:rsidP="00CD187D"/>
    <w:p w:rsidR="00CD187D" w:rsidRDefault="00CD187D" w:rsidP="00CD187D">
      <w:r>
        <w:t>Con la presente estamos solicitando el siguiente servicio de    IMPRESIÓN  :</w:t>
      </w:r>
    </w:p>
    <w:p w:rsidR="00CD187D" w:rsidRDefault="00CD187D" w:rsidP="00CD187D"/>
    <w:p w:rsidR="00CD187D" w:rsidRDefault="00CD187D" w:rsidP="00CD187D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CD187D" w:rsidRDefault="00CD187D" w:rsidP="00CD187D">
      <w:r>
        <w:t xml:space="preserve">MATERIAL   :           Polipropileno Tubular   </w:t>
      </w:r>
      <w:r w:rsidRPr="00F6186B">
        <w:rPr>
          <w:b/>
          <w:u w:val="single"/>
        </w:rPr>
        <w:t>de 30  cms</w:t>
      </w:r>
    </w:p>
    <w:p w:rsidR="00CD187D" w:rsidRDefault="00CD187D" w:rsidP="00CD187D">
      <w:r>
        <w:t xml:space="preserve">CALIBRE      :           </w:t>
      </w:r>
      <w:r>
        <w:rPr>
          <w:b/>
        </w:rPr>
        <w:t>2.4</w:t>
      </w:r>
      <w:r>
        <w:t xml:space="preserve">  ”</w:t>
      </w:r>
    </w:p>
    <w:p w:rsidR="00CD187D" w:rsidRPr="0009079B" w:rsidRDefault="00CD187D" w:rsidP="00CD187D">
      <w:pPr>
        <w:rPr>
          <w:b/>
        </w:rPr>
      </w:pPr>
      <w:r>
        <w:t>REFERENCIA:</w:t>
      </w:r>
      <w:r>
        <w:tab/>
      </w:r>
      <w:r w:rsidRPr="0009079B">
        <w:rPr>
          <w:b/>
        </w:rPr>
        <w:t>D  FRUTA</w:t>
      </w:r>
      <w:r>
        <w:rPr>
          <w:b/>
        </w:rPr>
        <w:t xml:space="preserve">  GRANDE</w:t>
      </w:r>
    </w:p>
    <w:p w:rsidR="00CD187D" w:rsidRDefault="00CD187D" w:rsidP="00CD187D">
      <w:r>
        <w:t xml:space="preserve">CANTIDAD    :          </w:t>
      </w:r>
      <w:r>
        <w:rPr>
          <w:b/>
        </w:rPr>
        <w:t>100</w:t>
      </w:r>
      <w:r w:rsidRPr="00F06B36">
        <w:rPr>
          <w:b/>
        </w:rPr>
        <w:t xml:space="preserve">    Kg</w:t>
      </w:r>
    </w:p>
    <w:p w:rsidR="00CD187D" w:rsidRDefault="00CD187D" w:rsidP="00CD187D">
      <w:r>
        <w:t>COLORES:</w:t>
      </w:r>
      <w:r>
        <w:tab/>
      </w:r>
      <w:r>
        <w:tab/>
        <w:t>4   (   Según Muestra  )</w:t>
      </w:r>
    </w:p>
    <w:p w:rsidR="00CD187D" w:rsidRDefault="00CD187D" w:rsidP="00CD187D">
      <w:r>
        <w:t>CARAS:</w:t>
      </w:r>
      <w:r>
        <w:tab/>
      </w:r>
      <w:r>
        <w:tab/>
        <w:t>2</w:t>
      </w:r>
    </w:p>
    <w:p w:rsidR="00CD187D" w:rsidRDefault="00CD187D" w:rsidP="00CD187D">
      <w:r>
        <w:t>R EPETICIÓN:</w:t>
      </w:r>
      <w:r>
        <w:tab/>
        <w:t>17    cms</w:t>
      </w:r>
    </w:p>
    <w:p w:rsidR="00CD187D" w:rsidRDefault="00CD187D" w:rsidP="00CD187D">
      <w:r>
        <w:t>RODILLO:</w:t>
      </w:r>
      <w:r>
        <w:tab/>
      </w:r>
      <w:r>
        <w:tab/>
      </w:r>
      <w:r>
        <w:rPr>
          <w:b/>
        </w:rPr>
        <w:t>35</w:t>
      </w:r>
    </w:p>
    <w:p w:rsidR="00CD187D" w:rsidRDefault="00CD187D" w:rsidP="00CD187D">
      <w:r>
        <w:t>LAMINA:</w:t>
      </w:r>
      <w:r>
        <w:tab/>
      </w:r>
      <w:r>
        <w:tab/>
      </w:r>
      <w:r w:rsidRPr="002E48D3">
        <w:rPr>
          <w:b/>
        </w:rPr>
        <w:t xml:space="preserve">17 </w:t>
      </w:r>
      <w:r w:rsidRPr="00AF3152">
        <w:rPr>
          <w:b/>
        </w:rPr>
        <w:t xml:space="preserve">X </w:t>
      </w:r>
      <w:r>
        <w:rPr>
          <w:b/>
        </w:rPr>
        <w:t>3</w:t>
      </w:r>
      <w:r w:rsidRPr="00AF3152">
        <w:rPr>
          <w:b/>
        </w:rPr>
        <w:t>0</w:t>
      </w:r>
      <w:r>
        <w:t xml:space="preserve">   cms</w:t>
      </w:r>
    </w:p>
    <w:p w:rsidR="00CD187D" w:rsidRDefault="00CD187D" w:rsidP="00CD187D">
      <w:r>
        <w:t>SELLADO:</w:t>
      </w:r>
      <w:r>
        <w:tab/>
      </w:r>
      <w:r>
        <w:tab/>
        <w:t>Para selle lateral.</w:t>
      </w:r>
    </w:p>
    <w:p w:rsidR="00CD187D" w:rsidRDefault="00CD187D" w:rsidP="00CD187D">
      <w:r>
        <w:t xml:space="preserve"> </w:t>
      </w:r>
    </w:p>
    <w:p w:rsidR="00CD187D" w:rsidRDefault="00CD187D" w:rsidP="00CD187D"/>
    <w:p w:rsidR="00CD187D" w:rsidRDefault="00CD187D" w:rsidP="00CD187D">
      <w:r>
        <w:rPr>
          <w:b/>
          <w:bCs/>
          <w:u w:val="single"/>
        </w:rPr>
        <w:t>NOTA:</w:t>
      </w:r>
      <w:r>
        <w:t xml:space="preserve">  * Los cyreles  se  encuentran en su planta</w:t>
      </w:r>
    </w:p>
    <w:p w:rsidR="00CD187D" w:rsidRDefault="00CD187D" w:rsidP="00CD187D">
      <w:pPr>
        <w:numPr>
          <w:ilvl w:val="0"/>
          <w:numId w:val="1"/>
        </w:numPr>
      </w:pPr>
      <w:r>
        <w:t>Colores  y alturas igual  Arte</w:t>
      </w:r>
    </w:p>
    <w:p w:rsidR="00CD187D" w:rsidRDefault="00CD187D" w:rsidP="00CD187D">
      <w:pPr>
        <w:numPr>
          <w:ilvl w:val="0"/>
          <w:numId w:val="1"/>
        </w:numPr>
      </w:pPr>
      <w:r>
        <w:t>Se aprueba  Impresion</w:t>
      </w:r>
    </w:p>
    <w:p w:rsidR="00CD187D" w:rsidRDefault="00CD187D" w:rsidP="00CD187D">
      <w:pPr>
        <w:ind w:left="1500"/>
        <w:rPr>
          <w:u w:val="single"/>
        </w:rPr>
      </w:pPr>
    </w:p>
    <w:p w:rsidR="00CD187D" w:rsidRDefault="00CD187D" w:rsidP="00CD187D">
      <w:pPr>
        <w:ind w:left="1500"/>
        <w:rPr>
          <w:u w:val="single"/>
        </w:rPr>
      </w:pPr>
    </w:p>
    <w:p w:rsidR="00CD187D" w:rsidRDefault="00CD187D" w:rsidP="00CD187D"/>
    <w:p w:rsidR="00CD187D" w:rsidRDefault="00CD187D" w:rsidP="00CD187D">
      <w:r>
        <w:t>Agradezco la atención y colaboración prestada.</w:t>
      </w:r>
    </w:p>
    <w:p w:rsidR="00CD187D" w:rsidRDefault="00CD187D" w:rsidP="00CD187D"/>
    <w:p w:rsidR="00CD187D" w:rsidRDefault="00CD187D" w:rsidP="00CD187D"/>
    <w:p w:rsidR="00CD187D" w:rsidRDefault="00CD187D" w:rsidP="00CD187D"/>
    <w:p w:rsidR="00CD187D" w:rsidRDefault="00CD187D" w:rsidP="00CD187D">
      <w:r>
        <w:t>Cordialmente</w:t>
      </w:r>
    </w:p>
    <w:p w:rsidR="00CD187D" w:rsidRDefault="00CD187D" w:rsidP="00CD187D"/>
    <w:p w:rsidR="00CD187D" w:rsidRDefault="00CD187D" w:rsidP="00CD187D"/>
    <w:p w:rsidR="00CD187D" w:rsidRDefault="00CD187D" w:rsidP="00CD187D">
      <w:r>
        <w:t>RICARDO CASAS ZAPATA</w:t>
      </w:r>
    </w:p>
    <w:p w:rsidR="00CD187D" w:rsidRDefault="00CD187D" w:rsidP="00CD187D">
      <w:r>
        <w:t>Director.</w:t>
      </w:r>
    </w:p>
    <w:p w:rsidR="00CD187D" w:rsidRDefault="00CD187D" w:rsidP="00CD187D"/>
    <w:p w:rsidR="00CD187D" w:rsidRDefault="00CD187D" w:rsidP="005450D8">
      <w:pPr>
        <w:rPr>
          <w:b/>
        </w:rPr>
      </w:pPr>
    </w:p>
    <w:p w:rsidR="00842DB1" w:rsidRDefault="00842DB1" w:rsidP="005450D8">
      <w:pPr>
        <w:rPr>
          <w:b/>
        </w:rPr>
      </w:pPr>
    </w:p>
    <w:p w:rsidR="00842DB1" w:rsidRDefault="00842DB1" w:rsidP="005450D8">
      <w:pPr>
        <w:rPr>
          <w:b/>
        </w:rPr>
      </w:pPr>
    </w:p>
    <w:p w:rsidR="00842DB1" w:rsidRDefault="00842DB1" w:rsidP="005450D8">
      <w:pPr>
        <w:rPr>
          <w:b/>
        </w:rPr>
      </w:pPr>
    </w:p>
    <w:p w:rsidR="00842DB1" w:rsidRDefault="00842DB1" w:rsidP="005450D8">
      <w:pPr>
        <w:rPr>
          <w:b/>
        </w:rPr>
      </w:pPr>
    </w:p>
    <w:p w:rsidR="00842DB1" w:rsidRDefault="00842DB1" w:rsidP="00842DB1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842DB1" w:rsidRDefault="00842DB1" w:rsidP="00842DB1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842DB1" w:rsidRDefault="00842DB1" w:rsidP="00842DB1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842DB1" w:rsidRDefault="00842DB1" w:rsidP="00842DB1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842DB1" w:rsidRDefault="00842DB1" w:rsidP="00842DB1"/>
    <w:p w:rsidR="00842DB1" w:rsidRDefault="00842DB1" w:rsidP="00842DB1">
      <w:pPr>
        <w:pStyle w:val="Ttulo1"/>
      </w:pPr>
      <w:r>
        <w:t>ORDEN DE TRABAJO      N°      06955</w:t>
      </w:r>
    </w:p>
    <w:p w:rsidR="00842DB1" w:rsidRDefault="00842DB1" w:rsidP="00842DB1"/>
    <w:p w:rsidR="00842DB1" w:rsidRDefault="00842DB1" w:rsidP="00842DB1">
      <w:r>
        <w:t>FECHA:</w:t>
      </w:r>
      <w:r>
        <w:tab/>
        <w:t>Medellín, Abril  27     de     2010</w:t>
      </w:r>
    </w:p>
    <w:p w:rsidR="00842DB1" w:rsidRDefault="00842DB1" w:rsidP="00842DB1">
      <w:r>
        <w:t>PARA:</w:t>
      </w:r>
      <w:r>
        <w:tab/>
      </w:r>
      <w:r>
        <w:tab/>
        <w:t>PLÁSTICOS DARMA</w:t>
      </w:r>
    </w:p>
    <w:p w:rsidR="00842DB1" w:rsidRDefault="00842DB1" w:rsidP="00842DB1">
      <w:r>
        <w:t>ATENCIÓN:</w:t>
      </w:r>
      <w:r>
        <w:tab/>
        <w:t>Sr. Darío Jaramillo</w:t>
      </w:r>
    </w:p>
    <w:p w:rsidR="00842DB1" w:rsidRDefault="00842DB1" w:rsidP="00842DB1">
      <w:r>
        <w:tab/>
      </w:r>
      <w:r>
        <w:tab/>
        <w:t>Gerente.</w:t>
      </w:r>
    </w:p>
    <w:p w:rsidR="00842DB1" w:rsidRDefault="00842DB1" w:rsidP="00842DB1"/>
    <w:p w:rsidR="00842DB1" w:rsidRDefault="00842DB1" w:rsidP="00842DB1">
      <w:r>
        <w:t>Apreciado Don Darío :</w:t>
      </w:r>
    </w:p>
    <w:p w:rsidR="00842DB1" w:rsidRDefault="00842DB1" w:rsidP="00842DB1">
      <w:r>
        <w:t xml:space="preserve"> </w:t>
      </w:r>
    </w:p>
    <w:p w:rsidR="00842DB1" w:rsidRDefault="00842DB1" w:rsidP="00842DB1">
      <w:r>
        <w:t>Con la presente estamos solicitando el siguiente servicio de EXTRUSION E IMPRESION:</w:t>
      </w:r>
    </w:p>
    <w:p w:rsidR="00842DB1" w:rsidRDefault="00842DB1" w:rsidP="00842DB1"/>
    <w:p w:rsidR="00842DB1" w:rsidRDefault="00842DB1" w:rsidP="00842DB1">
      <w:pPr>
        <w:rPr>
          <w:b/>
          <w:bCs/>
          <w:u w:val="single"/>
        </w:rPr>
      </w:pPr>
      <w:r>
        <w:rPr>
          <w:b/>
          <w:bCs/>
          <w:u w:val="single"/>
        </w:rPr>
        <w:t>EXTRUSIÓN:</w:t>
      </w:r>
    </w:p>
    <w:p w:rsidR="00842DB1" w:rsidRDefault="00842DB1" w:rsidP="00842DB1">
      <w:r>
        <w:t>MATERIAL:</w:t>
      </w:r>
      <w:r>
        <w:tab/>
      </w:r>
      <w:r>
        <w:tab/>
        <w:t>Polietileno BAJA  tubular .</w:t>
      </w:r>
    </w:p>
    <w:p w:rsidR="00842DB1" w:rsidRDefault="00842DB1" w:rsidP="00842DB1">
      <w:r>
        <w:t>MEDIDA:</w:t>
      </w:r>
      <w:r>
        <w:tab/>
      </w:r>
      <w:r>
        <w:tab/>
      </w:r>
      <w:r>
        <w:rPr>
          <w:b/>
        </w:rPr>
        <w:t xml:space="preserve">18. 5  </w:t>
      </w:r>
      <w:r>
        <w:t xml:space="preserve">  Cms.</w:t>
      </w:r>
    </w:p>
    <w:p w:rsidR="00842DB1" w:rsidRDefault="00842DB1" w:rsidP="00842DB1">
      <w:r>
        <w:t>CALIBRE:</w:t>
      </w:r>
      <w:r>
        <w:tab/>
      </w:r>
      <w:r>
        <w:tab/>
      </w:r>
      <w:smartTag w:uri="urn:schemas-microsoft-com:office:smarttags" w:element="metricconverter">
        <w:smartTagPr>
          <w:attr w:name="ProductID" w:val="3.0 ”"/>
        </w:smartTagPr>
        <w:r>
          <w:rPr>
            <w:b/>
          </w:rPr>
          <w:t>3</w:t>
        </w:r>
        <w:r w:rsidRPr="00C0609F">
          <w:rPr>
            <w:b/>
          </w:rPr>
          <w:t>.0 ”</w:t>
        </w:r>
      </w:smartTag>
    </w:p>
    <w:p w:rsidR="00842DB1" w:rsidRDefault="00842DB1" w:rsidP="00842DB1">
      <w:r>
        <w:t>COLOR:</w:t>
      </w:r>
      <w:r>
        <w:tab/>
      </w:r>
      <w:r>
        <w:tab/>
        <w:t>Transparente</w:t>
      </w:r>
    </w:p>
    <w:p w:rsidR="00842DB1" w:rsidRDefault="00842DB1" w:rsidP="00842DB1">
      <w:r>
        <w:t>TRATADO:</w:t>
      </w:r>
      <w:r>
        <w:tab/>
      </w:r>
      <w:r>
        <w:tab/>
        <w:t>2  Caras.</w:t>
      </w:r>
    </w:p>
    <w:p w:rsidR="00842DB1" w:rsidRDefault="00842DB1" w:rsidP="00842DB1">
      <w:r>
        <w:t>MEZCLA:</w:t>
      </w:r>
      <w:r>
        <w:tab/>
      </w:r>
      <w:r>
        <w:tab/>
        <w:t xml:space="preserve">Baja </w:t>
      </w:r>
      <w:smartTag w:uri="urn:schemas-microsoft-com:office:smarttags" w:element="metricconverter">
        <w:smartTagPr>
          <w:attr w:name="ProductID" w:val="25 kg"/>
        </w:smartTagPr>
        <w:r>
          <w:t>25 kg</w:t>
        </w:r>
      </w:smartTag>
      <w:r>
        <w:t xml:space="preserve"> – Lineal  10  kg</w:t>
      </w:r>
    </w:p>
    <w:p w:rsidR="00842DB1" w:rsidRDefault="00842DB1" w:rsidP="00842DB1">
      <w:r>
        <w:t>CANTIDAD:</w:t>
      </w:r>
      <w:r>
        <w:tab/>
      </w:r>
      <w:r>
        <w:tab/>
      </w:r>
      <w:r>
        <w:rPr>
          <w:b/>
        </w:rPr>
        <w:t>100</w:t>
      </w:r>
      <w:r w:rsidRPr="004E08D3">
        <w:rPr>
          <w:b/>
        </w:rPr>
        <w:t xml:space="preserve">   Kg</w:t>
      </w:r>
      <w:r>
        <w:t>.</w:t>
      </w:r>
    </w:p>
    <w:p w:rsidR="00842DB1" w:rsidRDefault="00842DB1" w:rsidP="00842DB1">
      <w:pPr>
        <w:rPr>
          <w:b/>
          <w:bCs/>
          <w:u w:val="single"/>
        </w:rPr>
      </w:pPr>
    </w:p>
    <w:p w:rsidR="00842DB1" w:rsidRDefault="00842DB1" w:rsidP="00842DB1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842DB1" w:rsidRDefault="00842DB1" w:rsidP="00842DB1">
      <w:r>
        <w:t>COLORES:</w:t>
      </w:r>
      <w:r>
        <w:tab/>
      </w:r>
      <w:r>
        <w:tab/>
        <w:t>Según  Arte</w:t>
      </w:r>
    </w:p>
    <w:p w:rsidR="00842DB1" w:rsidRDefault="00842DB1" w:rsidP="00842DB1">
      <w:r>
        <w:t>CARAS:</w:t>
      </w:r>
      <w:r>
        <w:tab/>
      </w:r>
      <w:r>
        <w:tab/>
        <w:t xml:space="preserve">2  </w:t>
      </w:r>
    </w:p>
    <w:p w:rsidR="00842DB1" w:rsidRDefault="00842DB1" w:rsidP="00842DB1">
      <w:r>
        <w:t>REPETICIÓN:</w:t>
      </w:r>
      <w:r>
        <w:tab/>
        <w:t xml:space="preserve">26   Cms. </w:t>
      </w:r>
    </w:p>
    <w:p w:rsidR="00842DB1" w:rsidRDefault="00842DB1" w:rsidP="00842DB1">
      <w:r>
        <w:t>RODILLO  :               25</w:t>
      </w:r>
    </w:p>
    <w:p w:rsidR="00842DB1" w:rsidRPr="000D35E2" w:rsidRDefault="00842DB1" w:rsidP="00842DB1">
      <w:pPr>
        <w:rPr>
          <w:b/>
        </w:rPr>
      </w:pPr>
      <w:r>
        <w:t>BOLSA:</w:t>
      </w:r>
      <w:r>
        <w:tab/>
      </w:r>
      <w:r>
        <w:tab/>
      </w:r>
      <w:r>
        <w:rPr>
          <w:b/>
        </w:rPr>
        <w:t xml:space="preserve">18.5  X   26 </w:t>
      </w:r>
      <w:r w:rsidRPr="000D35E2">
        <w:rPr>
          <w:b/>
        </w:rPr>
        <w:t xml:space="preserve">  Cms </w:t>
      </w:r>
    </w:p>
    <w:p w:rsidR="00842DB1" w:rsidRDefault="00842DB1" w:rsidP="00842DB1">
      <w:r>
        <w:t>SELLADO:</w:t>
      </w:r>
      <w:r>
        <w:tab/>
      </w:r>
      <w:r>
        <w:tab/>
        <w:t xml:space="preserve">Fondo  </w:t>
      </w:r>
    </w:p>
    <w:p w:rsidR="00842DB1" w:rsidRPr="00C0609F" w:rsidRDefault="00842DB1" w:rsidP="00842DB1">
      <w:pPr>
        <w:rPr>
          <w:b/>
        </w:rPr>
      </w:pPr>
      <w:r>
        <w:t>REFERENCIA:</w:t>
      </w:r>
      <w:r>
        <w:tab/>
      </w:r>
      <w:r>
        <w:rPr>
          <w:b/>
        </w:rPr>
        <w:t xml:space="preserve">LAS  LOLAS   1  KILO </w:t>
      </w:r>
    </w:p>
    <w:p w:rsidR="00842DB1" w:rsidRDefault="00842DB1" w:rsidP="00842DB1">
      <w:r>
        <w:tab/>
      </w:r>
    </w:p>
    <w:p w:rsidR="00842DB1" w:rsidRDefault="00842DB1" w:rsidP="00842DB1"/>
    <w:p w:rsidR="00842DB1" w:rsidRDefault="00842DB1" w:rsidP="00842DB1">
      <w:r>
        <w:rPr>
          <w:b/>
          <w:bCs/>
          <w:u w:val="single"/>
        </w:rPr>
        <w:t>NOTA:</w:t>
      </w:r>
      <w:r>
        <w:t xml:space="preserve">  - Cyreles   en  su  planta</w:t>
      </w:r>
    </w:p>
    <w:p w:rsidR="00842DB1" w:rsidRDefault="00842DB1" w:rsidP="00842DB1">
      <w:pPr>
        <w:numPr>
          <w:ilvl w:val="0"/>
          <w:numId w:val="2"/>
        </w:numPr>
      </w:pPr>
      <w:r>
        <w:t>Tonos   y alturas  según  arte.</w:t>
      </w:r>
    </w:p>
    <w:p w:rsidR="00842DB1" w:rsidRDefault="00842DB1" w:rsidP="00672FA1">
      <w:pPr>
        <w:ind w:left="1500"/>
      </w:pPr>
    </w:p>
    <w:p w:rsidR="00842DB1" w:rsidRDefault="00842DB1" w:rsidP="00842DB1">
      <w:pPr>
        <w:ind w:left="1500"/>
      </w:pPr>
    </w:p>
    <w:p w:rsidR="00842DB1" w:rsidRDefault="00842DB1" w:rsidP="00842DB1"/>
    <w:p w:rsidR="00842DB1" w:rsidRDefault="00842DB1" w:rsidP="00842DB1">
      <w:r>
        <w:t>Agradezco la atención y colaboración prestada.</w:t>
      </w:r>
    </w:p>
    <w:p w:rsidR="00842DB1" w:rsidRDefault="00842DB1" w:rsidP="00842DB1"/>
    <w:p w:rsidR="00A60E3B" w:rsidRDefault="00A60E3B" w:rsidP="00842DB1"/>
    <w:p w:rsidR="00842DB1" w:rsidRDefault="00842DB1" w:rsidP="00842DB1">
      <w:r>
        <w:t>Cordialmente,</w:t>
      </w:r>
    </w:p>
    <w:p w:rsidR="00842DB1" w:rsidRDefault="00842DB1" w:rsidP="00842DB1"/>
    <w:p w:rsidR="00842DB1" w:rsidRDefault="00842DB1" w:rsidP="00842DB1"/>
    <w:p w:rsidR="00842DB1" w:rsidRDefault="00842DB1" w:rsidP="00842DB1">
      <w:r>
        <w:t>RICARDO CASAS ZAPATA</w:t>
      </w:r>
    </w:p>
    <w:p w:rsidR="00842DB1" w:rsidRDefault="00842DB1" w:rsidP="00842DB1">
      <w:r>
        <w:t>Director.</w:t>
      </w:r>
    </w:p>
    <w:p w:rsidR="00842DB1" w:rsidRDefault="00842DB1" w:rsidP="005450D8">
      <w:pPr>
        <w:rPr>
          <w:b/>
        </w:rPr>
      </w:pPr>
    </w:p>
    <w:p w:rsidR="00E13A31" w:rsidRDefault="00E13A31" w:rsidP="00E13A31">
      <w:pPr>
        <w:rPr>
          <w:b/>
        </w:rPr>
      </w:pPr>
    </w:p>
    <w:p w:rsidR="00E13A31" w:rsidRDefault="00E13A31" w:rsidP="00E13A31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E13A31" w:rsidRDefault="00E13A31" w:rsidP="00E13A31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E13A31" w:rsidRDefault="00E13A31" w:rsidP="00E13A31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E13A31" w:rsidRDefault="00E13A31" w:rsidP="00E13A31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E13A31" w:rsidRDefault="00E13A31" w:rsidP="00E13A31">
      <w:pPr>
        <w:pStyle w:val="Ttulo1"/>
      </w:pPr>
    </w:p>
    <w:p w:rsidR="00E13A31" w:rsidRDefault="00E13A31" w:rsidP="00E13A31">
      <w:pPr>
        <w:pStyle w:val="Ttulo1"/>
      </w:pPr>
      <w:r>
        <w:t>ORDEN DE TRABAJO     N°   06959</w:t>
      </w:r>
    </w:p>
    <w:p w:rsidR="00E13A31" w:rsidRDefault="00E13A31" w:rsidP="00E13A31"/>
    <w:p w:rsidR="00E13A31" w:rsidRDefault="00E13A31" w:rsidP="00E13A31">
      <w:r>
        <w:t>FECHA:</w:t>
      </w:r>
      <w:r>
        <w:tab/>
        <w:t>Medellín, Abril  28     de     2010</w:t>
      </w:r>
    </w:p>
    <w:p w:rsidR="00E13A31" w:rsidRDefault="00E13A31" w:rsidP="00E13A31">
      <w:r>
        <w:t>PARA:</w:t>
      </w:r>
      <w:r>
        <w:tab/>
      </w:r>
      <w:r>
        <w:tab/>
        <w:t>PLÁSTICOS DARMA</w:t>
      </w:r>
    </w:p>
    <w:p w:rsidR="00E13A31" w:rsidRDefault="00E13A31" w:rsidP="00E13A31">
      <w:r>
        <w:t>ATENCIÓN:</w:t>
      </w:r>
      <w:r>
        <w:tab/>
        <w:t>Sr. Darío Jaramillo</w:t>
      </w:r>
    </w:p>
    <w:p w:rsidR="00E13A31" w:rsidRDefault="00E13A31" w:rsidP="00E13A31">
      <w:r>
        <w:tab/>
      </w:r>
      <w:r>
        <w:tab/>
        <w:t>Gerente.</w:t>
      </w:r>
    </w:p>
    <w:p w:rsidR="00E13A31" w:rsidRDefault="00E13A31" w:rsidP="00E13A31"/>
    <w:p w:rsidR="00E13A31" w:rsidRDefault="00E13A31" w:rsidP="00E13A31">
      <w:r>
        <w:t>Apreciado Don Darío :</w:t>
      </w:r>
    </w:p>
    <w:p w:rsidR="00E13A31" w:rsidRDefault="00E13A31" w:rsidP="00E13A31">
      <w:r>
        <w:t xml:space="preserve"> </w:t>
      </w:r>
    </w:p>
    <w:p w:rsidR="00E13A31" w:rsidRDefault="00E13A31" w:rsidP="00E13A31">
      <w:r>
        <w:t>Con la presente estamos solicitando el siguiente servicio de EXTRUSION E IMPRESION:</w:t>
      </w:r>
    </w:p>
    <w:p w:rsidR="00E13A31" w:rsidRDefault="00E13A31" w:rsidP="00E13A31"/>
    <w:p w:rsidR="00E13A31" w:rsidRDefault="00E13A31" w:rsidP="00E13A31">
      <w:pPr>
        <w:rPr>
          <w:b/>
          <w:bCs/>
          <w:u w:val="single"/>
        </w:rPr>
      </w:pPr>
      <w:r>
        <w:rPr>
          <w:b/>
          <w:bCs/>
          <w:u w:val="single"/>
        </w:rPr>
        <w:t>EXTRUSIÓN:</w:t>
      </w:r>
    </w:p>
    <w:p w:rsidR="00E13A31" w:rsidRDefault="00E13A31" w:rsidP="00E13A31">
      <w:r>
        <w:t>MATERIAL:</w:t>
      </w:r>
      <w:r>
        <w:tab/>
      </w:r>
      <w:r>
        <w:tab/>
        <w:t xml:space="preserve">Polietileno BAJA  </w:t>
      </w:r>
      <w:r>
        <w:rPr>
          <w:u w:val="single"/>
        </w:rPr>
        <w:t xml:space="preserve">Tubular </w:t>
      </w:r>
    </w:p>
    <w:p w:rsidR="00E13A31" w:rsidRDefault="00E13A31" w:rsidP="00E13A31">
      <w:r>
        <w:t>MEDIDA:</w:t>
      </w:r>
      <w:r>
        <w:tab/>
      </w:r>
      <w:r>
        <w:tab/>
      </w:r>
      <w:r>
        <w:rPr>
          <w:b/>
        </w:rPr>
        <w:t>16</w:t>
      </w:r>
      <w:r>
        <w:t xml:space="preserve">    Cms.</w:t>
      </w:r>
    </w:p>
    <w:p w:rsidR="00E13A31" w:rsidRDefault="00E13A31" w:rsidP="00E13A31">
      <w:r>
        <w:t>CALIBRE:</w:t>
      </w:r>
      <w:r>
        <w:tab/>
      </w:r>
      <w:r>
        <w:tab/>
      </w:r>
      <w:r>
        <w:rPr>
          <w:b/>
        </w:rPr>
        <w:t xml:space="preserve">3.0 </w:t>
      </w:r>
      <w:r>
        <w:t xml:space="preserve">  ”</w:t>
      </w:r>
    </w:p>
    <w:p w:rsidR="00E13A31" w:rsidRDefault="00E13A31" w:rsidP="00E13A31">
      <w:r>
        <w:t>COLOR:</w:t>
      </w:r>
      <w:r>
        <w:tab/>
      </w:r>
      <w:r>
        <w:tab/>
        <w:t>Transparente</w:t>
      </w:r>
    </w:p>
    <w:p w:rsidR="00E13A31" w:rsidRDefault="00E13A31" w:rsidP="00E13A31">
      <w:r>
        <w:t>TRATADO:</w:t>
      </w:r>
      <w:r>
        <w:tab/>
      </w:r>
      <w:r>
        <w:tab/>
        <w:t>2  Caras.</w:t>
      </w:r>
    </w:p>
    <w:p w:rsidR="00E13A31" w:rsidRDefault="00E13A31" w:rsidP="00E13A31">
      <w:r>
        <w:t>MEZCLA:</w:t>
      </w:r>
      <w:r>
        <w:tab/>
      </w:r>
      <w:r>
        <w:tab/>
        <w:t xml:space="preserve">Baja  25  kg – Lineal  7.5   kg (  </w:t>
      </w:r>
      <w:r w:rsidRPr="00B3460D">
        <w:rPr>
          <w:b/>
          <w:u w:val="single"/>
        </w:rPr>
        <w:t>EXCENO  2601</w:t>
      </w:r>
      <w:r>
        <w:t xml:space="preserve"> )</w:t>
      </w:r>
    </w:p>
    <w:p w:rsidR="00E13A31" w:rsidRDefault="00E13A31" w:rsidP="00E13A31">
      <w:r>
        <w:t>CANTIDAD:</w:t>
      </w:r>
      <w:r>
        <w:tab/>
      </w:r>
      <w:r>
        <w:tab/>
        <w:t>160</w:t>
      </w:r>
      <w:r w:rsidRPr="00521768">
        <w:rPr>
          <w:b/>
        </w:rPr>
        <w:t xml:space="preserve">  </w:t>
      </w:r>
      <w:r>
        <w:t xml:space="preserve"> Kg.</w:t>
      </w:r>
    </w:p>
    <w:p w:rsidR="00E13A31" w:rsidRDefault="00E13A31" w:rsidP="00E13A31">
      <w:pPr>
        <w:rPr>
          <w:b/>
          <w:bCs/>
          <w:u w:val="single"/>
        </w:rPr>
      </w:pPr>
    </w:p>
    <w:p w:rsidR="00E13A31" w:rsidRDefault="00E13A31" w:rsidP="00E13A31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E13A31" w:rsidRDefault="00E13A31" w:rsidP="00E13A31">
      <w:r>
        <w:t>COLORES:</w:t>
      </w:r>
      <w:r>
        <w:tab/>
      </w:r>
      <w:r>
        <w:tab/>
        <w:t>5   (   Blanco   – Amarillo – Verde  - Negro – Naranja   )</w:t>
      </w:r>
    </w:p>
    <w:p w:rsidR="00E13A31" w:rsidRDefault="00E13A31" w:rsidP="00E13A31">
      <w:r>
        <w:t>CARAS:</w:t>
      </w:r>
      <w:r>
        <w:tab/>
      </w:r>
      <w:r>
        <w:tab/>
        <w:t>2  ( 4  x 2  - 4 x 2 ) Tambor  Central con angulo</w:t>
      </w:r>
    </w:p>
    <w:p w:rsidR="00E13A31" w:rsidRDefault="00E13A31" w:rsidP="00E13A31">
      <w:r>
        <w:t>REPETICIÓN:</w:t>
      </w:r>
      <w:r>
        <w:tab/>
        <w:t xml:space="preserve">35    Cms. </w:t>
      </w:r>
    </w:p>
    <w:p w:rsidR="00E13A31" w:rsidRDefault="00E13A31" w:rsidP="00E13A31">
      <w:r>
        <w:t>RODILLO :                35</w:t>
      </w:r>
    </w:p>
    <w:p w:rsidR="00E13A31" w:rsidRDefault="00E13A31" w:rsidP="00E13A31">
      <w:r>
        <w:t>SELLADO:</w:t>
      </w:r>
      <w:r>
        <w:tab/>
      </w:r>
      <w:r>
        <w:tab/>
        <w:t>Fondo</w:t>
      </w:r>
    </w:p>
    <w:p w:rsidR="00E13A31" w:rsidRDefault="00E13A31" w:rsidP="00E13A31">
      <w:pPr>
        <w:rPr>
          <w:b/>
        </w:rPr>
      </w:pPr>
      <w:r>
        <w:t>REFERENCIA:</w:t>
      </w:r>
      <w:r>
        <w:tab/>
      </w:r>
      <w:r>
        <w:rPr>
          <w:b/>
        </w:rPr>
        <w:t>CANOA   MANGO    900    gms</w:t>
      </w:r>
    </w:p>
    <w:p w:rsidR="00E13A31" w:rsidRDefault="00E13A31" w:rsidP="00E13A31">
      <w:pPr>
        <w:rPr>
          <w:b/>
        </w:rPr>
      </w:pPr>
      <w:r>
        <w:rPr>
          <w:b/>
        </w:rPr>
        <w:tab/>
      </w:r>
      <w:r>
        <w:rPr>
          <w:b/>
        </w:rPr>
        <w:tab/>
      </w:r>
    </w:p>
    <w:p w:rsidR="00E13A31" w:rsidRDefault="00E13A31" w:rsidP="00E13A31"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E13A31" w:rsidRDefault="00E13A31" w:rsidP="00E13A31">
      <w:r>
        <w:rPr>
          <w:b/>
          <w:bCs/>
          <w:u w:val="single"/>
        </w:rPr>
        <w:t>NOTA:</w:t>
      </w:r>
      <w:r>
        <w:t xml:space="preserve">             - Lo</w:t>
      </w:r>
      <w:r w:rsidR="009A449F">
        <w:t>s cyreles en  su  planta</w:t>
      </w:r>
    </w:p>
    <w:p w:rsidR="00E13A31" w:rsidRDefault="00E13A31" w:rsidP="00E13A31">
      <w:pPr>
        <w:numPr>
          <w:ilvl w:val="0"/>
          <w:numId w:val="2"/>
        </w:numPr>
      </w:pPr>
      <w:r>
        <w:t>Altura y tonos según   Muestra  Fisica</w:t>
      </w:r>
    </w:p>
    <w:p w:rsidR="00E13A31" w:rsidRDefault="00E13A31" w:rsidP="00E13A31">
      <w:pPr>
        <w:numPr>
          <w:ilvl w:val="0"/>
          <w:numId w:val="2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CONTROLA  BIEN  LA MEDIDA</w:t>
      </w:r>
    </w:p>
    <w:p w:rsidR="00E13A31" w:rsidRPr="0090312C" w:rsidRDefault="00E13A31" w:rsidP="00E13A31">
      <w:pPr>
        <w:numPr>
          <w:ilvl w:val="0"/>
          <w:numId w:val="2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LINEAL ESPECIAL</w:t>
      </w:r>
    </w:p>
    <w:p w:rsidR="00E13A31" w:rsidRPr="00547F4C" w:rsidRDefault="00E13A31" w:rsidP="00E13A31">
      <w:pPr>
        <w:rPr>
          <w:sz w:val="40"/>
          <w:szCs w:val="40"/>
        </w:rPr>
      </w:pPr>
    </w:p>
    <w:p w:rsidR="00E13A31" w:rsidRDefault="00E13A31" w:rsidP="00E13A31">
      <w:r>
        <w:t>Agradezco la atención y colaboración prestada.</w:t>
      </w:r>
    </w:p>
    <w:p w:rsidR="00E13A31" w:rsidRDefault="00E13A31" w:rsidP="00E13A31"/>
    <w:p w:rsidR="00E13A31" w:rsidRDefault="00E13A31" w:rsidP="00E13A31"/>
    <w:p w:rsidR="00E13A31" w:rsidRDefault="00E13A31" w:rsidP="00E13A31">
      <w:r>
        <w:t>Cordialmente,</w:t>
      </w:r>
    </w:p>
    <w:p w:rsidR="00E13A31" w:rsidRDefault="00E13A31" w:rsidP="00E13A31"/>
    <w:p w:rsidR="00E13A31" w:rsidRDefault="00E13A31" w:rsidP="00E13A31"/>
    <w:p w:rsidR="00E13A31" w:rsidRDefault="00E13A31" w:rsidP="00E13A31">
      <w:r>
        <w:t>RICARDO CASAS ZAPATA</w:t>
      </w:r>
    </w:p>
    <w:p w:rsidR="00E13A31" w:rsidRDefault="00E13A31" w:rsidP="00E13A31">
      <w:r>
        <w:t>Director.</w:t>
      </w:r>
    </w:p>
    <w:p w:rsidR="00D15629" w:rsidRDefault="00D15629" w:rsidP="00D15629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D15629" w:rsidRDefault="00D15629" w:rsidP="00D15629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D15629" w:rsidRDefault="00D15629" w:rsidP="00D15629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D15629" w:rsidRDefault="00D15629" w:rsidP="00D15629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D15629" w:rsidRDefault="00D15629" w:rsidP="00D15629">
      <w:pPr>
        <w:pStyle w:val="Ttulo1"/>
      </w:pPr>
    </w:p>
    <w:p w:rsidR="00D15629" w:rsidRDefault="00D15629" w:rsidP="00D15629">
      <w:pPr>
        <w:pStyle w:val="Ttulo1"/>
      </w:pPr>
      <w:r>
        <w:t>ORDEN DE TRABAJO     N°   06960</w:t>
      </w:r>
    </w:p>
    <w:p w:rsidR="00D15629" w:rsidRDefault="00D15629" w:rsidP="00D15629"/>
    <w:p w:rsidR="00D15629" w:rsidRDefault="00D15629" w:rsidP="00D15629">
      <w:r>
        <w:t>FECHA:</w:t>
      </w:r>
      <w:r>
        <w:tab/>
        <w:t>Medellín, Abril  28     de     2010</w:t>
      </w:r>
    </w:p>
    <w:p w:rsidR="00D15629" w:rsidRDefault="00D15629" w:rsidP="00D15629">
      <w:r>
        <w:t>PARA:</w:t>
      </w:r>
      <w:r>
        <w:tab/>
      </w:r>
      <w:r>
        <w:tab/>
        <w:t>PLÁSTICOS DARMA</w:t>
      </w:r>
    </w:p>
    <w:p w:rsidR="00D15629" w:rsidRDefault="00D15629" w:rsidP="00D15629">
      <w:r>
        <w:t>ATENCIÓN:</w:t>
      </w:r>
      <w:r>
        <w:tab/>
        <w:t>Sr. Darío Jaramillo</w:t>
      </w:r>
    </w:p>
    <w:p w:rsidR="00D15629" w:rsidRDefault="00D15629" w:rsidP="00D15629">
      <w:r>
        <w:tab/>
      </w:r>
      <w:r>
        <w:tab/>
        <w:t>Gerente.</w:t>
      </w:r>
    </w:p>
    <w:p w:rsidR="00D15629" w:rsidRDefault="00D15629" w:rsidP="00D15629"/>
    <w:p w:rsidR="00D15629" w:rsidRDefault="00D15629" w:rsidP="00D15629">
      <w:r>
        <w:t>Apreciado Don Darío :</w:t>
      </w:r>
    </w:p>
    <w:p w:rsidR="00D15629" w:rsidRDefault="00D15629" w:rsidP="00D15629">
      <w:r>
        <w:t xml:space="preserve"> </w:t>
      </w:r>
    </w:p>
    <w:p w:rsidR="00D15629" w:rsidRDefault="00D15629" w:rsidP="00D15629">
      <w:r>
        <w:t>Con la presente estamos solicitando el siguiente servicio de EXTRUSION E IMPRESION:</w:t>
      </w:r>
    </w:p>
    <w:p w:rsidR="00D15629" w:rsidRDefault="00D15629" w:rsidP="00D15629"/>
    <w:p w:rsidR="00D15629" w:rsidRDefault="00D15629" w:rsidP="00D15629">
      <w:pPr>
        <w:rPr>
          <w:b/>
          <w:bCs/>
          <w:u w:val="single"/>
        </w:rPr>
      </w:pPr>
      <w:r>
        <w:rPr>
          <w:b/>
          <w:bCs/>
          <w:u w:val="single"/>
        </w:rPr>
        <w:t>EXTRUSIÓN:</w:t>
      </w:r>
    </w:p>
    <w:p w:rsidR="00D15629" w:rsidRDefault="00D15629" w:rsidP="00D15629">
      <w:r>
        <w:t>MATERIAL:</w:t>
      </w:r>
      <w:r>
        <w:tab/>
      </w:r>
      <w:r>
        <w:tab/>
        <w:t xml:space="preserve">Polietileno BAJA  </w:t>
      </w:r>
      <w:r>
        <w:rPr>
          <w:u w:val="single"/>
        </w:rPr>
        <w:t xml:space="preserve">Tubular </w:t>
      </w:r>
    </w:p>
    <w:p w:rsidR="00D15629" w:rsidRDefault="00D15629" w:rsidP="00D15629">
      <w:r>
        <w:t>MEDIDA:</w:t>
      </w:r>
      <w:r>
        <w:tab/>
      </w:r>
      <w:r>
        <w:tab/>
      </w:r>
      <w:r>
        <w:rPr>
          <w:b/>
        </w:rPr>
        <w:t>16</w:t>
      </w:r>
      <w:r>
        <w:t xml:space="preserve">    Cms.</w:t>
      </w:r>
    </w:p>
    <w:p w:rsidR="00D15629" w:rsidRDefault="00D15629" w:rsidP="00D15629">
      <w:r>
        <w:t>CALIBRE:</w:t>
      </w:r>
      <w:r>
        <w:tab/>
      </w:r>
      <w:r>
        <w:tab/>
      </w:r>
      <w:r>
        <w:rPr>
          <w:b/>
        </w:rPr>
        <w:t xml:space="preserve">3.0 </w:t>
      </w:r>
      <w:r>
        <w:t xml:space="preserve">  ”</w:t>
      </w:r>
    </w:p>
    <w:p w:rsidR="00D15629" w:rsidRDefault="00D15629" w:rsidP="00D15629">
      <w:r>
        <w:t>COLOR:</w:t>
      </w:r>
      <w:r>
        <w:tab/>
      </w:r>
      <w:r>
        <w:tab/>
        <w:t>Transparente</w:t>
      </w:r>
    </w:p>
    <w:p w:rsidR="00D15629" w:rsidRDefault="00D15629" w:rsidP="00D15629">
      <w:r>
        <w:t>TRATADO:</w:t>
      </w:r>
      <w:r>
        <w:tab/>
      </w:r>
      <w:r>
        <w:tab/>
        <w:t>2  Caras.</w:t>
      </w:r>
    </w:p>
    <w:p w:rsidR="00D15629" w:rsidRDefault="00D15629" w:rsidP="00D15629">
      <w:r>
        <w:t>MEZCLA:</w:t>
      </w:r>
      <w:r>
        <w:tab/>
      </w:r>
      <w:r>
        <w:tab/>
        <w:t xml:space="preserve">Baja  25  kg – Lineal  7.5   kg (  </w:t>
      </w:r>
      <w:r w:rsidRPr="00B3460D">
        <w:rPr>
          <w:b/>
          <w:u w:val="single"/>
        </w:rPr>
        <w:t>EXCENO  2601</w:t>
      </w:r>
      <w:r>
        <w:t xml:space="preserve"> )</w:t>
      </w:r>
    </w:p>
    <w:p w:rsidR="00D15629" w:rsidRDefault="00D15629" w:rsidP="00D15629">
      <w:r>
        <w:t>CANTIDAD:</w:t>
      </w:r>
      <w:r>
        <w:tab/>
      </w:r>
      <w:r>
        <w:tab/>
        <w:t>160</w:t>
      </w:r>
      <w:r w:rsidRPr="00521768">
        <w:rPr>
          <w:b/>
        </w:rPr>
        <w:t xml:space="preserve">  </w:t>
      </w:r>
      <w:r>
        <w:t xml:space="preserve"> Kg.</w:t>
      </w:r>
    </w:p>
    <w:p w:rsidR="00D15629" w:rsidRDefault="00D15629" w:rsidP="00D15629">
      <w:pPr>
        <w:rPr>
          <w:b/>
          <w:bCs/>
          <w:u w:val="single"/>
        </w:rPr>
      </w:pPr>
    </w:p>
    <w:p w:rsidR="00D15629" w:rsidRDefault="00D15629" w:rsidP="00D15629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D15629" w:rsidRDefault="00D15629" w:rsidP="00D15629">
      <w:r>
        <w:t>COLORES:</w:t>
      </w:r>
      <w:r>
        <w:tab/>
      </w:r>
      <w:r>
        <w:tab/>
        <w:t>5   (   Blanco   – Amarillo – Verde  - Negro – Naranja   )</w:t>
      </w:r>
    </w:p>
    <w:p w:rsidR="00D15629" w:rsidRDefault="00D15629" w:rsidP="00D15629">
      <w:r>
        <w:t>CARAS:</w:t>
      </w:r>
      <w:r>
        <w:tab/>
      </w:r>
      <w:r>
        <w:tab/>
        <w:t>2  ( 4  x 2  - 4 x 2 ) Tambor  Central con angulo</w:t>
      </w:r>
    </w:p>
    <w:p w:rsidR="00D15629" w:rsidRDefault="00D15629" w:rsidP="00D15629">
      <w:r>
        <w:t>REPETICIÓN:</w:t>
      </w:r>
      <w:r>
        <w:tab/>
        <w:t xml:space="preserve">35    Cms. </w:t>
      </w:r>
    </w:p>
    <w:p w:rsidR="00D15629" w:rsidRDefault="00D15629" w:rsidP="00D15629">
      <w:r>
        <w:t>RODILLO :                35</w:t>
      </w:r>
    </w:p>
    <w:p w:rsidR="00D15629" w:rsidRDefault="00D15629" w:rsidP="00D15629">
      <w:r>
        <w:t>SELLADO:</w:t>
      </w:r>
      <w:r>
        <w:tab/>
      </w:r>
      <w:r>
        <w:tab/>
        <w:t>Fondo</w:t>
      </w:r>
    </w:p>
    <w:p w:rsidR="00D15629" w:rsidRDefault="00D15629" w:rsidP="00D15629">
      <w:pPr>
        <w:rPr>
          <w:b/>
        </w:rPr>
      </w:pPr>
      <w:r>
        <w:t>REFERENCIA:</w:t>
      </w:r>
      <w:r>
        <w:tab/>
      </w:r>
      <w:r w:rsidR="00F20945">
        <w:rPr>
          <w:b/>
        </w:rPr>
        <w:t>CANOA   PIÑA</w:t>
      </w:r>
      <w:r>
        <w:rPr>
          <w:b/>
        </w:rPr>
        <w:t xml:space="preserve">    900    gms</w:t>
      </w:r>
    </w:p>
    <w:p w:rsidR="00D15629" w:rsidRDefault="00D15629" w:rsidP="00D15629">
      <w:pPr>
        <w:rPr>
          <w:b/>
        </w:rPr>
      </w:pPr>
      <w:r>
        <w:rPr>
          <w:b/>
        </w:rPr>
        <w:tab/>
      </w:r>
      <w:r>
        <w:rPr>
          <w:b/>
        </w:rPr>
        <w:tab/>
      </w:r>
    </w:p>
    <w:p w:rsidR="00D15629" w:rsidRDefault="00D15629" w:rsidP="00D15629"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D15629" w:rsidRDefault="00D15629" w:rsidP="00D15629">
      <w:r>
        <w:rPr>
          <w:b/>
          <w:bCs/>
          <w:u w:val="single"/>
        </w:rPr>
        <w:t>NOTA:</w:t>
      </w:r>
      <w:r>
        <w:t xml:space="preserve">             - Los cyreles los  envía  Grafiflex</w:t>
      </w:r>
    </w:p>
    <w:p w:rsidR="00D15629" w:rsidRDefault="00D15629" w:rsidP="00D15629">
      <w:pPr>
        <w:numPr>
          <w:ilvl w:val="0"/>
          <w:numId w:val="2"/>
        </w:numPr>
      </w:pPr>
      <w:r>
        <w:t>Altura y tonos según   Muestra  Fisica</w:t>
      </w:r>
    </w:p>
    <w:p w:rsidR="00D15629" w:rsidRDefault="00D15629" w:rsidP="00D15629">
      <w:pPr>
        <w:numPr>
          <w:ilvl w:val="0"/>
          <w:numId w:val="2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CONTROLA  BIEN  LA MEDIDA</w:t>
      </w:r>
    </w:p>
    <w:p w:rsidR="00D15629" w:rsidRPr="0090312C" w:rsidRDefault="00D15629" w:rsidP="00D15629">
      <w:pPr>
        <w:numPr>
          <w:ilvl w:val="0"/>
          <w:numId w:val="2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LINEAL ESPECIAL</w:t>
      </w:r>
    </w:p>
    <w:p w:rsidR="00D15629" w:rsidRPr="00547F4C" w:rsidRDefault="00D15629" w:rsidP="00D15629">
      <w:pPr>
        <w:rPr>
          <w:sz w:val="40"/>
          <w:szCs w:val="40"/>
        </w:rPr>
      </w:pPr>
    </w:p>
    <w:p w:rsidR="00D15629" w:rsidRDefault="00D15629" w:rsidP="00D15629">
      <w:r>
        <w:t>Agradezco la atención y colaboración prestada.</w:t>
      </w:r>
    </w:p>
    <w:p w:rsidR="00D15629" w:rsidRDefault="00D15629" w:rsidP="00D15629"/>
    <w:p w:rsidR="00D15629" w:rsidRDefault="00D15629" w:rsidP="00D15629"/>
    <w:p w:rsidR="00D15629" w:rsidRDefault="00D15629" w:rsidP="00D15629">
      <w:r>
        <w:t>Cordialmente,</w:t>
      </w:r>
    </w:p>
    <w:p w:rsidR="00D15629" w:rsidRDefault="00D15629" w:rsidP="00D15629"/>
    <w:p w:rsidR="00D15629" w:rsidRDefault="00D15629" w:rsidP="00D15629"/>
    <w:p w:rsidR="00D15629" w:rsidRDefault="00D15629" w:rsidP="00D15629">
      <w:r>
        <w:t>RICARDO CASAS ZAPATA</w:t>
      </w:r>
    </w:p>
    <w:p w:rsidR="00D15629" w:rsidRDefault="00D15629" w:rsidP="00D15629">
      <w:r>
        <w:t>Director.</w:t>
      </w:r>
    </w:p>
    <w:p w:rsidR="00E13A31" w:rsidRDefault="00E13A31" w:rsidP="005450D8">
      <w:pPr>
        <w:rPr>
          <w:b/>
        </w:rPr>
      </w:pPr>
    </w:p>
    <w:p w:rsidR="00E80B9A" w:rsidRDefault="00E80B9A" w:rsidP="00E80B9A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E80B9A" w:rsidRDefault="00E80B9A" w:rsidP="00E80B9A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E80B9A" w:rsidRDefault="00E80B9A" w:rsidP="00E80B9A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E80B9A" w:rsidRDefault="00E80B9A" w:rsidP="00E80B9A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E80B9A" w:rsidRDefault="00E80B9A" w:rsidP="00E80B9A">
      <w:pPr>
        <w:pStyle w:val="Ttulo1"/>
      </w:pPr>
    </w:p>
    <w:p w:rsidR="00E80B9A" w:rsidRDefault="00E80B9A" w:rsidP="00E80B9A">
      <w:pPr>
        <w:pStyle w:val="Ttulo1"/>
      </w:pPr>
      <w:r>
        <w:t xml:space="preserve">ORDEN </w:t>
      </w:r>
      <w:r w:rsidR="0073299F">
        <w:t>DE TRABAJO     N°   06961</w:t>
      </w:r>
    </w:p>
    <w:p w:rsidR="00E80B9A" w:rsidRDefault="00E80B9A" w:rsidP="00E80B9A"/>
    <w:p w:rsidR="00E80B9A" w:rsidRDefault="00E80B9A" w:rsidP="00E80B9A">
      <w:r>
        <w:t>FECHA:</w:t>
      </w:r>
      <w:r>
        <w:tab/>
      </w:r>
      <w:r w:rsidR="0073299F">
        <w:t>Medellín, Abril    28</w:t>
      </w:r>
      <w:r>
        <w:t xml:space="preserve">   de   2010</w:t>
      </w:r>
    </w:p>
    <w:p w:rsidR="00E80B9A" w:rsidRDefault="00E80B9A" w:rsidP="00E80B9A">
      <w:r>
        <w:t>PARA:</w:t>
      </w:r>
      <w:r>
        <w:tab/>
      </w:r>
      <w:r>
        <w:tab/>
        <w:t>PLÁSTICOS DARMA</w:t>
      </w:r>
    </w:p>
    <w:p w:rsidR="00E80B9A" w:rsidRDefault="00E80B9A" w:rsidP="00E80B9A">
      <w:r>
        <w:t>ATENCIÓN:</w:t>
      </w:r>
      <w:r>
        <w:tab/>
        <w:t>Sr. Darío Jaramillo</w:t>
      </w:r>
    </w:p>
    <w:p w:rsidR="00E80B9A" w:rsidRDefault="00E80B9A" w:rsidP="00E80B9A">
      <w:r>
        <w:tab/>
      </w:r>
      <w:r>
        <w:tab/>
        <w:t>Gerente.</w:t>
      </w:r>
    </w:p>
    <w:p w:rsidR="00E80B9A" w:rsidRDefault="00E80B9A" w:rsidP="00E80B9A"/>
    <w:p w:rsidR="00E80B9A" w:rsidRDefault="00E80B9A" w:rsidP="00E80B9A">
      <w:r>
        <w:t>Apreciado Don Darío :</w:t>
      </w:r>
    </w:p>
    <w:p w:rsidR="00E80B9A" w:rsidRDefault="00E80B9A" w:rsidP="00E80B9A">
      <w:r>
        <w:t xml:space="preserve"> </w:t>
      </w:r>
    </w:p>
    <w:p w:rsidR="00E80B9A" w:rsidRDefault="00E80B9A" w:rsidP="00E80B9A">
      <w:r>
        <w:t>Con la presente estamos solicitando el siguiente servicio de EXTRUSION E IMPRESION:</w:t>
      </w:r>
    </w:p>
    <w:p w:rsidR="00E80B9A" w:rsidRDefault="00E80B9A" w:rsidP="00E80B9A"/>
    <w:p w:rsidR="00E80B9A" w:rsidRDefault="00E80B9A" w:rsidP="00E80B9A">
      <w:pPr>
        <w:rPr>
          <w:b/>
          <w:bCs/>
          <w:u w:val="single"/>
        </w:rPr>
      </w:pPr>
      <w:r>
        <w:rPr>
          <w:b/>
          <w:bCs/>
          <w:u w:val="single"/>
        </w:rPr>
        <w:t>EXTRUSIÓN:</w:t>
      </w:r>
    </w:p>
    <w:p w:rsidR="00E80B9A" w:rsidRDefault="00E80B9A" w:rsidP="00E80B9A">
      <w:r>
        <w:t>MATERIAL:</w:t>
      </w:r>
      <w:r>
        <w:tab/>
      </w:r>
      <w:r>
        <w:tab/>
        <w:t xml:space="preserve">Polietileno BAJA  </w:t>
      </w:r>
      <w:r>
        <w:rPr>
          <w:u w:val="single"/>
        </w:rPr>
        <w:t xml:space="preserve">Tubular </w:t>
      </w:r>
    </w:p>
    <w:p w:rsidR="00E80B9A" w:rsidRDefault="00E80B9A" w:rsidP="00E80B9A">
      <w:r>
        <w:t>MEDIDA:</w:t>
      </w:r>
      <w:r>
        <w:tab/>
      </w:r>
      <w:r>
        <w:tab/>
      </w:r>
      <w:r>
        <w:rPr>
          <w:b/>
        </w:rPr>
        <w:t>16.1</w:t>
      </w:r>
      <w:r>
        <w:t xml:space="preserve">    Cms.</w:t>
      </w:r>
    </w:p>
    <w:p w:rsidR="00E80B9A" w:rsidRDefault="00E80B9A" w:rsidP="00E80B9A">
      <w:r>
        <w:t>CALIBRE:</w:t>
      </w:r>
      <w:r>
        <w:tab/>
      </w:r>
      <w:r>
        <w:tab/>
      </w:r>
      <w:r>
        <w:rPr>
          <w:b/>
        </w:rPr>
        <w:t xml:space="preserve">3.0 </w:t>
      </w:r>
      <w:r>
        <w:t xml:space="preserve">  ”</w:t>
      </w:r>
    </w:p>
    <w:p w:rsidR="00E80B9A" w:rsidRDefault="00E80B9A" w:rsidP="00E80B9A">
      <w:r>
        <w:t>COLOR:</w:t>
      </w:r>
      <w:r>
        <w:tab/>
      </w:r>
      <w:r>
        <w:tab/>
        <w:t>Transparente</w:t>
      </w:r>
    </w:p>
    <w:p w:rsidR="00E80B9A" w:rsidRDefault="00E80B9A" w:rsidP="00E80B9A">
      <w:r>
        <w:t>TRATADO:</w:t>
      </w:r>
      <w:r>
        <w:tab/>
      </w:r>
      <w:r>
        <w:tab/>
        <w:t>2  Caras.</w:t>
      </w:r>
    </w:p>
    <w:p w:rsidR="00E80B9A" w:rsidRDefault="00E80B9A" w:rsidP="00E80B9A">
      <w:r>
        <w:t>MEZCLA:</w:t>
      </w:r>
      <w:r>
        <w:tab/>
      </w:r>
      <w:r>
        <w:tab/>
        <w:t xml:space="preserve">Baja  25  kg – Lineal  7.5  kg ( </w:t>
      </w:r>
      <w:r w:rsidRPr="00B3460D">
        <w:rPr>
          <w:b/>
          <w:u w:val="single"/>
        </w:rPr>
        <w:t>EXCENO  2601</w:t>
      </w:r>
      <w:r>
        <w:t xml:space="preserve"> 0 </w:t>
      </w:r>
      <w:r w:rsidRPr="00DB586F">
        <w:rPr>
          <w:sz w:val="20"/>
          <w:szCs w:val="20"/>
        </w:rPr>
        <w:t>SUPER HEXCENO</w:t>
      </w:r>
      <w:r>
        <w:t>)</w:t>
      </w:r>
    </w:p>
    <w:p w:rsidR="00E80B9A" w:rsidRDefault="00E80B9A" w:rsidP="00E80B9A">
      <w:r>
        <w:t>CANTIDAD:</w:t>
      </w:r>
      <w:r>
        <w:tab/>
      </w:r>
      <w:r>
        <w:tab/>
        <w:t>160</w:t>
      </w:r>
      <w:r w:rsidRPr="00521768">
        <w:rPr>
          <w:b/>
        </w:rPr>
        <w:t xml:space="preserve">  </w:t>
      </w:r>
      <w:r>
        <w:t xml:space="preserve"> Kg.</w:t>
      </w:r>
    </w:p>
    <w:p w:rsidR="00E80B9A" w:rsidRDefault="00E80B9A" w:rsidP="00E80B9A">
      <w:pPr>
        <w:rPr>
          <w:b/>
          <w:bCs/>
          <w:u w:val="single"/>
        </w:rPr>
      </w:pPr>
    </w:p>
    <w:p w:rsidR="00E80B9A" w:rsidRDefault="00E80B9A" w:rsidP="00E80B9A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E80B9A" w:rsidRDefault="00E80B9A" w:rsidP="00E80B9A">
      <w:r>
        <w:t>COLORES:</w:t>
      </w:r>
      <w:r>
        <w:tab/>
      </w:r>
      <w:r>
        <w:tab/>
        <w:t>5  ( Blanco – Amarillo 123 C– Verde 356 C  - Negro–Verde 361 C )  CARAS:</w:t>
      </w:r>
      <w:r>
        <w:tab/>
      </w:r>
      <w:r>
        <w:tab/>
        <w:t>2  ( 4  x 2  - 4 x 2 ) Tambor  Central con angulo</w:t>
      </w:r>
    </w:p>
    <w:p w:rsidR="00E80B9A" w:rsidRDefault="00E80B9A" w:rsidP="00E80B9A">
      <w:r>
        <w:t>REPETICIÓN:</w:t>
      </w:r>
      <w:r>
        <w:tab/>
        <w:t xml:space="preserve">35    Cms. </w:t>
      </w:r>
    </w:p>
    <w:p w:rsidR="00E80B9A" w:rsidRDefault="00E80B9A" w:rsidP="00E80B9A">
      <w:r>
        <w:t>RODILLO :                35</w:t>
      </w:r>
    </w:p>
    <w:p w:rsidR="00E80B9A" w:rsidRDefault="00E80B9A" w:rsidP="00E80B9A">
      <w:r>
        <w:t>SELLADO:</w:t>
      </w:r>
      <w:r>
        <w:tab/>
      </w:r>
      <w:r>
        <w:tab/>
        <w:t>Fondo</w:t>
      </w:r>
    </w:p>
    <w:p w:rsidR="00E80B9A" w:rsidRDefault="00E80B9A" w:rsidP="00E80B9A">
      <w:pPr>
        <w:rPr>
          <w:b/>
        </w:rPr>
      </w:pPr>
      <w:r>
        <w:t>REFERENCIA:</w:t>
      </w:r>
      <w:r>
        <w:tab/>
      </w:r>
      <w:r>
        <w:rPr>
          <w:b/>
        </w:rPr>
        <w:t>CANOA  GENERICA   900  gms</w:t>
      </w:r>
    </w:p>
    <w:p w:rsidR="00E80B9A" w:rsidRDefault="00E80B9A" w:rsidP="00E80B9A">
      <w:pPr>
        <w:rPr>
          <w:b/>
        </w:rPr>
      </w:pPr>
      <w:r>
        <w:rPr>
          <w:b/>
        </w:rPr>
        <w:tab/>
      </w:r>
      <w:r>
        <w:rPr>
          <w:b/>
        </w:rPr>
        <w:tab/>
      </w:r>
    </w:p>
    <w:p w:rsidR="00E80B9A" w:rsidRDefault="00E80B9A" w:rsidP="00E80B9A"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E80B9A" w:rsidRDefault="00E80B9A" w:rsidP="00E80B9A">
      <w:r>
        <w:rPr>
          <w:b/>
          <w:bCs/>
          <w:u w:val="single"/>
        </w:rPr>
        <w:t>NOTA:</w:t>
      </w:r>
      <w:r>
        <w:t xml:space="preserve">             - Los cyreles   en  su  planta</w:t>
      </w:r>
    </w:p>
    <w:p w:rsidR="00E80B9A" w:rsidRDefault="00E80B9A" w:rsidP="00E80B9A">
      <w:pPr>
        <w:numPr>
          <w:ilvl w:val="0"/>
          <w:numId w:val="2"/>
        </w:numPr>
      </w:pPr>
      <w:r>
        <w:t>Altura y tonos según   Muestra  Fisica</w:t>
      </w:r>
    </w:p>
    <w:p w:rsidR="00E80B9A" w:rsidRDefault="00E80B9A" w:rsidP="00E80B9A">
      <w:pPr>
        <w:numPr>
          <w:ilvl w:val="0"/>
          <w:numId w:val="2"/>
        </w:numPr>
      </w:pPr>
      <w:r>
        <w:t>SE   APRUEBA  IMPRESIÓN</w:t>
      </w:r>
    </w:p>
    <w:p w:rsidR="00E80B9A" w:rsidRPr="00182977" w:rsidRDefault="00E80B9A" w:rsidP="00E80B9A">
      <w:pPr>
        <w:numPr>
          <w:ilvl w:val="0"/>
          <w:numId w:val="2"/>
        </w:numPr>
        <w:rPr>
          <w:u w:val="single"/>
        </w:rPr>
      </w:pPr>
      <w:r w:rsidRPr="00182977">
        <w:rPr>
          <w:u w:val="single"/>
        </w:rPr>
        <w:t>CONTROLAR BIEN LA  MEDIDAD.</w:t>
      </w:r>
    </w:p>
    <w:p w:rsidR="00E80B9A" w:rsidRDefault="00E80B9A" w:rsidP="00E80B9A">
      <w:pPr>
        <w:numPr>
          <w:ilvl w:val="0"/>
          <w:numId w:val="2"/>
        </w:numPr>
      </w:pPr>
      <w:r>
        <w:t>UTILIZAR LINEAL  ESPECIAL</w:t>
      </w:r>
    </w:p>
    <w:p w:rsidR="00E80B9A" w:rsidRPr="00547F4C" w:rsidRDefault="00E80B9A" w:rsidP="00E80B9A">
      <w:pPr>
        <w:rPr>
          <w:sz w:val="40"/>
          <w:szCs w:val="40"/>
        </w:rPr>
      </w:pPr>
    </w:p>
    <w:p w:rsidR="00E80B9A" w:rsidRDefault="00E80B9A" w:rsidP="00E80B9A"/>
    <w:p w:rsidR="00E80B9A" w:rsidRDefault="00E80B9A" w:rsidP="00E80B9A">
      <w:r>
        <w:t>Agradezco la atención y colaboración prestada.</w:t>
      </w:r>
    </w:p>
    <w:p w:rsidR="00E80B9A" w:rsidRDefault="00E80B9A" w:rsidP="00E80B9A"/>
    <w:p w:rsidR="00E80B9A" w:rsidRDefault="00E80B9A" w:rsidP="00E80B9A"/>
    <w:p w:rsidR="00E80B9A" w:rsidRDefault="00E80B9A" w:rsidP="00E80B9A">
      <w:r>
        <w:t>Cordialmente,</w:t>
      </w:r>
    </w:p>
    <w:p w:rsidR="00E80B9A" w:rsidRDefault="00E80B9A" w:rsidP="00E80B9A"/>
    <w:p w:rsidR="00E80B9A" w:rsidRDefault="00E80B9A" w:rsidP="00E80B9A"/>
    <w:p w:rsidR="00E80B9A" w:rsidRDefault="00E80B9A" w:rsidP="00E80B9A">
      <w:r>
        <w:t>RICARDO CASAS ZAPATA</w:t>
      </w:r>
    </w:p>
    <w:p w:rsidR="00E80B9A" w:rsidRDefault="00E80B9A" w:rsidP="00E80B9A">
      <w:r>
        <w:t>Director.</w:t>
      </w:r>
    </w:p>
    <w:p w:rsidR="006C4D36" w:rsidRDefault="006C4D36" w:rsidP="006C4D36">
      <w:pPr>
        <w:rPr>
          <w:b/>
        </w:rPr>
      </w:pPr>
    </w:p>
    <w:p w:rsidR="006C4D36" w:rsidRDefault="006C4D36" w:rsidP="006C4D36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6C4D36" w:rsidRDefault="006C4D36" w:rsidP="006C4D36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6C4D36" w:rsidRDefault="006C4D36" w:rsidP="006C4D36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6C4D36" w:rsidRDefault="006C4D36" w:rsidP="006C4D36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6C4D36" w:rsidRDefault="006C4D36" w:rsidP="006C4D36">
      <w:pPr>
        <w:rPr>
          <w:b/>
          <w:bCs/>
        </w:rPr>
      </w:pPr>
    </w:p>
    <w:p w:rsidR="006C4D36" w:rsidRDefault="006C4D36" w:rsidP="006C4D36">
      <w:pPr>
        <w:pStyle w:val="Ttulo1"/>
      </w:pPr>
      <w:r>
        <w:t>ORDEN DE TRABAJO    N°      06968</w:t>
      </w:r>
    </w:p>
    <w:p w:rsidR="006C4D36" w:rsidRDefault="006C4D36" w:rsidP="006C4D36"/>
    <w:p w:rsidR="006C4D36" w:rsidRDefault="006C4D36" w:rsidP="006C4D36"/>
    <w:p w:rsidR="006C4D36" w:rsidRDefault="006C4D36" w:rsidP="006C4D36">
      <w:r>
        <w:t>FECHA:</w:t>
      </w:r>
      <w:r>
        <w:tab/>
        <w:t>Medellín,  Abril  29   de  2010</w:t>
      </w:r>
    </w:p>
    <w:p w:rsidR="006C4D36" w:rsidRDefault="006C4D36" w:rsidP="006C4D36">
      <w:r>
        <w:t>PARA:</w:t>
      </w:r>
      <w:r>
        <w:tab/>
      </w:r>
      <w:r>
        <w:tab/>
        <w:t>PLÁSTICOS DARMA</w:t>
      </w:r>
    </w:p>
    <w:p w:rsidR="006C4D36" w:rsidRDefault="006C4D36" w:rsidP="006C4D36">
      <w:r>
        <w:t>ATENCIÓN:</w:t>
      </w:r>
      <w:r>
        <w:tab/>
        <w:t>Sr. Darío Jaramillo</w:t>
      </w:r>
    </w:p>
    <w:p w:rsidR="006C4D36" w:rsidRDefault="006C4D36" w:rsidP="006C4D36">
      <w:r>
        <w:tab/>
      </w:r>
      <w:r>
        <w:tab/>
        <w:t>Gerente.</w:t>
      </w:r>
    </w:p>
    <w:p w:rsidR="006C4D36" w:rsidRDefault="006C4D36" w:rsidP="006C4D36"/>
    <w:p w:rsidR="006C4D36" w:rsidRDefault="006C4D36" w:rsidP="006C4D36">
      <w:r>
        <w:t>Apreciado Don Darío :</w:t>
      </w:r>
    </w:p>
    <w:p w:rsidR="006C4D36" w:rsidRDefault="006C4D36" w:rsidP="006C4D36">
      <w:r>
        <w:t xml:space="preserve"> </w:t>
      </w:r>
    </w:p>
    <w:p w:rsidR="006C4D36" w:rsidRDefault="006C4D36" w:rsidP="006C4D36">
      <w:r>
        <w:t>Con la presente estamos solicitando el siguiente servicio de   IMPRESIÓN  :</w:t>
      </w:r>
    </w:p>
    <w:p w:rsidR="006C4D36" w:rsidRDefault="006C4D36" w:rsidP="006C4D36"/>
    <w:p w:rsidR="006C4D36" w:rsidRDefault="006C4D36" w:rsidP="006C4D36">
      <w:pPr>
        <w:rPr>
          <w:b/>
          <w:bCs/>
          <w:u w:val="single"/>
        </w:rPr>
      </w:pPr>
    </w:p>
    <w:p w:rsidR="006C4D36" w:rsidRDefault="006C4D36" w:rsidP="006C4D36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6C4D36" w:rsidRDefault="006C4D36" w:rsidP="006C4D36"/>
    <w:p w:rsidR="006C4D36" w:rsidRDefault="006C4D36" w:rsidP="006C4D36">
      <w:r>
        <w:t>MATER</w:t>
      </w:r>
      <w:r w:rsidR="009600EF">
        <w:t>IAL:</w:t>
      </w:r>
      <w:r w:rsidR="009600EF">
        <w:tab/>
      </w:r>
      <w:r w:rsidR="009600EF">
        <w:tab/>
        <w:t>PELICULA COEXTRUIDA DE BAJA CON PP</w:t>
      </w:r>
      <w:r w:rsidR="00B27D2A">
        <w:t>.</w:t>
      </w:r>
    </w:p>
    <w:p w:rsidR="006C4D36" w:rsidRDefault="006C4D36" w:rsidP="006C4D36">
      <w:r>
        <w:t>MEDIDA:</w:t>
      </w:r>
      <w:r>
        <w:tab/>
      </w:r>
      <w:r>
        <w:tab/>
      </w:r>
      <w:r>
        <w:rPr>
          <w:b/>
        </w:rPr>
        <w:t xml:space="preserve">34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6C4D36" w:rsidRPr="006D12B2" w:rsidRDefault="006C4D36" w:rsidP="006C4D36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6C4D36" w:rsidRDefault="006C4D36" w:rsidP="006C4D36">
      <w:r>
        <w:t>TRATADO:</w:t>
      </w:r>
      <w:r>
        <w:tab/>
      </w:r>
      <w:r>
        <w:tab/>
        <w:t>1  Cara</w:t>
      </w:r>
    </w:p>
    <w:p w:rsidR="006C4D36" w:rsidRDefault="006C4D36" w:rsidP="006C4D36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 w:rsidR="003929AD">
        <w:rPr>
          <w:b/>
        </w:rPr>
        <w:t>400</w:t>
      </w:r>
      <w:r>
        <w:rPr>
          <w:b/>
        </w:rPr>
        <w:t xml:space="preserve">  </w:t>
      </w:r>
      <w:r w:rsidRPr="00900A5A">
        <w:rPr>
          <w:b/>
        </w:rPr>
        <w:t xml:space="preserve">  Kg</w:t>
      </w:r>
      <w:r>
        <w:t>.</w:t>
      </w:r>
    </w:p>
    <w:p w:rsidR="006C4D36" w:rsidRDefault="006C4D36" w:rsidP="006C4D36">
      <w:r>
        <w:t>COLORES:</w:t>
      </w:r>
      <w:r>
        <w:tab/>
      </w:r>
      <w:r>
        <w:tab/>
        <w:t xml:space="preserve">5      </w:t>
      </w:r>
    </w:p>
    <w:p w:rsidR="006C4D36" w:rsidRDefault="006C4D36" w:rsidP="006C4D36">
      <w:r>
        <w:t>CARAS:</w:t>
      </w:r>
      <w:r>
        <w:tab/>
      </w:r>
      <w:r>
        <w:tab/>
        <w:t>1  ( 5 x 1  )</w:t>
      </w:r>
    </w:p>
    <w:p w:rsidR="006C4D36" w:rsidRDefault="006C4D36" w:rsidP="006C4D36">
      <w:r>
        <w:t>REPETICIÓN:</w:t>
      </w:r>
      <w:r>
        <w:tab/>
      </w:r>
      <w:r w:rsidR="00FB045B">
        <w:tab/>
      </w:r>
      <w:r>
        <w:t xml:space="preserve">26    Cms   </w:t>
      </w:r>
    </w:p>
    <w:p w:rsidR="006C4D36" w:rsidRPr="00900A5A" w:rsidRDefault="006C4D36" w:rsidP="006C4D36">
      <w:pPr>
        <w:rPr>
          <w:b/>
        </w:rPr>
      </w:pPr>
      <w:r>
        <w:t xml:space="preserve">RODILLO  :               </w:t>
      </w:r>
      <w:r>
        <w:rPr>
          <w:b/>
        </w:rPr>
        <w:t>26</w:t>
      </w:r>
    </w:p>
    <w:p w:rsidR="006C4D36" w:rsidRDefault="006C4D36" w:rsidP="006C4D36">
      <w:r>
        <w:t>LAMINA:</w:t>
      </w:r>
      <w:r>
        <w:tab/>
      </w:r>
      <w:r>
        <w:tab/>
        <w:t>34    Cms    REFILADA PARA EMPAQUETADORA</w:t>
      </w:r>
    </w:p>
    <w:p w:rsidR="006C4D36" w:rsidRDefault="006C4D36" w:rsidP="006C4D36">
      <w:r>
        <w:t>FOTOCAELDA:</w:t>
      </w:r>
      <w:r>
        <w:tab/>
        <w:t>Según muestra con doble  color</w:t>
      </w:r>
    </w:p>
    <w:p w:rsidR="006C4D36" w:rsidRDefault="006C4D36" w:rsidP="006C4D36">
      <w:pPr>
        <w:rPr>
          <w:b/>
        </w:rPr>
      </w:pPr>
      <w:r>
        <w:t>REFERENCIA:</w:t>
      </w:r>
      <w:r>
        <w:tab/>
      </w:r>
      <w:r>
        <w:rPr>
          <w:b/>
        </w:rPr>
        <w:t>EL SEMBRADOR  MANGO  397</w:t>
      </w:r>
      <w:r w:rsidR="007E305D">
        <w:rPr>
          <w:b/>
        </w:rPr>
        <w:t xml:space="preserve"> </w:t>
      </w:r>
      <w:r>
        <w:rPr>
          <w:b/>
        </w:rPr>
        <w:t xml:space="preserve">  gms.</w:t>
      </w:r>
    </w:p>
    <w:p w:rsidR="006C4D36" w:rsidRPr="00146B92" w:rsidRDefault="006C4D36" w:rsidP="006C4D36">
      <w:pPr>
        <w:rPr>
          <w:b/>
        </w:rPr>
      </w:pPr>
    </w:p>
    <w:p w:rsidR="006C4D36" w:rsidRDefault="006C4D36" w:rsidP="006C4D36">
      <w:r>
        <w:tab/>
      </w:r>
      <w:r>
        <w:tab/>
      </w:r>
      <w:r>
        <w:tab/>
      </w:r>
    </w:p>
    <w:p w:rsidR="006C4D36" w:rsidRDefault="006C4D36" w:rsidP="006C4D36"/>
    <w:p w:rsidR="006C4D36" w:rsidRDefault="006C4D36" w:rsidP="006C4D36">
      <w:r>
        <w:rPr>
          <w:b/>
          <w:bCs/>
          <w:u w:val="single"/>
        </w:rPr>
        <w:t>NOTA:</w:t>
      </w:r>
      <w:r>
        <w:t xml:space="preserve"> </w:t>
      </w:r>
      <w:r w:rsidR="005172FD">
        <w:t xml:space="preserve">          </w:t>
      </w:r>
      <w:r>
        <w:t xml:space="preserve"> -</w:t>
      </w:r>
      <w:r w:rsidR="00E62549">
        <w:t xml:space="preserve"> Cyreles   en  su planta</w:t>
      </w:r>
    </w:p>
    <w:p w:rsidR="006C4D36" w:rsidRDefault="006C4D36" w:rsidP="006C4D36">
      <w:pPr>
        <w:pStyle w:val="Prrafodelista"/>
        <w:numPr>
          <w:ilvl w:val="0"/>
          <w:numId w:val="2"/>
        </w:numPr>
      </w:pPr>
      <w:r>
        <w:t xml:space="preserve"> Se envía  material.</w:t>
      </w:r>
    </w:p>
    <w:p w:rsidR="006C4D36" w:rsidRDefault="006C4D36" w:rsidP="006C4D36">
      <w:pPr>
        <w:pStyle w:val="Prrafodelista"/>
        <w:numPr>
          <w:ilvl w:val="0"/>
          <w:numId w:val="2"/>
        </w:numPr>
      </w:pPr>
      <w:r>
        <w:t>SE  APRUEBA  IMPRESIÓN.</w:t>
      </w:r>
    </w:p>
    <w:p w:rsidR="006C4D36" w:rsidRPr="00E62549" w:rsidRDefault="00E62549" w:rsidP="006C4D36">
      <w:pPr>
        <w:pStyle w:val="Prrafodelista"/>
        <w:numPr>
          <w:ilvl w:val="0"/>
          <w:numId w:val="2"/>
        </w:numPr>
        <w:ind w:left="1500"/>
        <w:rPr>
          <w:b/>
          <w:sz w:val="28"/>
          <w:szCs w:val="28"/>
        </w:rPr>
      </w:pPr>
      <w:r>
        <w:t>UTILIZAR MATERIAL DE  71 CM , partir a la mitad y luego imprimir.</w:t>
      </w:r>
    </w:p>
    <w:p w:rsidR="006C4D36" w:rsidRDefault="006C4D36" w:rsidP="006C4D36"/>
    <w:p w:rsidR="006C4D36" w:rsidRDefault="006C4D36" w:rsidP="006C4D36"/>
    <w:p w:rsidR="006C4D36" w:rsidRDefault="006C4D36" w:rsidP="006C4D36">
      <w:r>
        <w:t>Agradezco la atención y colaboración prestada.</w:t>
      </w:r>
    </w:p>
    <w:p w:rsidR="006C4D36" w:rsidRDefault="006C4D36" w:rsidP="006C4D36"/>
    <w:p w:rsidR="006C4D36" w:rsidRDefault="006C4D36" w:rsidP="006C4D36"/>
    <w:p w:rsidR="006C4D36" w:rsidRDefault="006C4D36" w:rsidP="006C4D36">
      <w:r>
        <w:t>Cordialmente,</w:t>
      </w:r>
    </w:p>
    <w:p w:rsidR="006C4D36" w:rsidRDefault="006C4D36" w:rsidP="006C4D36"/>
    <w:p w:rsidR="006C4D36" w:rsidRPr="00F4077E" w:rsidRDefault="006C4D36" w:rsidP="006C4D36">
      <w:pPr>
        <w:rPr>
          <w:b/>
        </w:rPr>
      </w:pPr>
    </w:p>
    <w:p w:rsidR="006C4D36" w:rsidRDefault="006C4D36" w:rsidP="006C4D36"/>
    <w:p w:rsidR="006C4D36" w:rsidRDefault="006C4D36" w:rsidP="006C4D36">
      <w:r>
        <w:t>RICARDO CASAS ZAPATA</w:t>
      </w:r>
    </w:p>
    <w:p w:rsidR="006C4D36" w:rsidRDefault="006C4D36" w:rsidP="006C4D36">
      <w:r>
        <w:t>Director</w:t>
      </w:r>
    </w:p>
    <w:p w:rsidR="00A855B8" w:rsidRDefault="00A855B8" w:rsidP="00A855B8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A855B8" w:rsidRDefault="00A855B8" w:rsidP="00A855B8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A855B8" w:rsidRDefault="00A855B8" w:rsidP="00A855B8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A855B8" w:rsidRDefault="00A855B8" w:rsidP="00A855B8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A855B8" w:rsidRDefault="00A855B8" w:rsidP="00A855B8"/>
    <w:p w:rsidR="00A855B8" w:rsidRDefault="00C6075C" w:rsidP="00A855B8">
      <w:pPr>
        <w:pStyle w:val="Ttulo1"/>
      </w:pPr>
      <w:r>
        <w:t xml:space="preserve">ORDEN DE TRABAJO </w:t>
      </w:r>
      <w:r w:rsidR="00410F64">
        <w:t xml:space="preserve">  </w:t>
      </w:r>
      <w:r w:rsidR="00BF7615">
        <w:t xml:space="preserve"> N°      0696</w:t>
      </w:r>
      <w:r>
        <w:t>5</w:t>
      </w:r>
    </w:p>
    <w:p w:rsidR="00A855B8" w:rsidRDefault="00A855B8" w:rsidP="00A855B8"/>
    <w:p w:rsidR="00A855B8" w:rsidRDefault="00C6075C" w:rsidP="00A855B8">
      <w:r>
        <w:t>FECHA:</w:t>
      </w:r>
      <w:r>
        <w:tab/>
        <w:t>Medellín,  Abril    2</w:t>
      </w:r>
      <w:r w:rsidR="00A855B8">
        <w:t>9  de   2010</w:t>
      </w:r>
    </w:p>
    <w:p w:rsidR="00A855B8" w:rsidRDefault="00A855B8" w:rsidP="00A855B8">
      <w:r>
        <w:t>PARA:</w:t>
      </w:r>
      <w:r>
        <w:tab/>
      </w:r>
      <w:r>
        <w:tab/>
        <w:t>PLÁSTICOS DARMA</w:t>
      </w:r>
    </w:p>
    <w:p w:rsidR="00A855B8" w:rsidRDefault="00A855B8" w:rsidP="00A855B8">
      <w:r>
        <w:t>ATENCIÓN:</w:t>
      </w:r>
      <w:r>
        <w:tab/>
        <w:t>Sr. DARIO JARAMILLO</w:t>
      </w:r>
    </w:p>
    <w:p w:rsidR="00A855B8" w:rsidRDefault="00A855B8" w:rsidP="00A855B8"/>
    <w:p w:rsidR="00A855B8" w:rsidRDefault="00A855B8" w:rsidP="00A855B8">
      <w:r>
        <w:t>Apreciado Dn DARIO:</w:t>
      </w:r>
    </w:p>
    <w:p w:rsidR="00A855B8" w:rsidRDefault="00A855B8" w:rsidP="00A855B8">
      <w:r>
        <w:t>Con la presente estamos solicitando el siguiente servicio de extrusión e impresión</w:t>
      </w:r>
    </w:p>
    <w:p w:rsidR="00A855B8" w:rsidRDefault="00A855B8" w:rsidP="00A855B8"/>
    <w:p w:rsidR="00A855B8" w:rsidRDefault="00A855B8" w:rsidP="00A855B8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A855B8" w:rsidRDefault="00A855B8" w:rsidP="00A855B8"/>
    <w:p w:rsidR="00A855B8" w:rsidRDefault="00A855B8" w:rsidP="00A855B8">
      <w:r>
        <w:t>MATERIAL :</w:t>
      </w:r>
      <w:r>
        <w:tab/>
      </w:r>
      <w:r>
        <w:tab/>
        <w:t xml:space="preserve">Polietileno de Baja  densidad   </w:t>
      </w:r>
      <w:r w:rsidRPr="0051457F">
        <w:rPr>
          <w:b/>
        </w:rPr>
        <w:t>FUCSIA</w:t>
      </w:r>
      <w:r>
        <w:t xml:space="preserve">  Tubular</w:t>
      </w:r>
    </w:p>
    <w:p w:rsidR="00A855B8" w:rsidRDefault="00A855B8" w:rsidP="00A855B8">
      <w:r>
        <w:t>MEDIDA:</w:t>
      </w:r>
      <w:r>
        <w:tab/>
      </w:r>
      <w:r>
        <w:tab/>
      </w:r>
      <w:r w:rsidRPr="007673F0">
        <w:rPr>
          <w:b/>
        </w:rPr>
        <w:t>50</w:t>
      </w:r>
      <w:r>
        <w:t xml:space="preserve">   cms   </w:t>
      </w:r>
    </w:p>
    <w:p w:rsidR="00A855B8" w:rsidRDefault="00A855B8" w:rsidP="00A855B8">
      <w:r>
        <w:t>CALIBRE :</w:t>
      </w:r>
      <w:r>
        <w:tab/>
      </w:r>
      <w:r>
        <w:tab/>
      </w:r>
      <w:r w:rsidRPr="007673F0">
        <w:rPr>
          <w:b/>
        </w:rPr>
        <w:t>2.3</w:t>
      </w:r>
      <w:r>
        <w:t xml:space="preserve">   “</w:t>
      </w:r>
    </w:p>
    <w:p w:rsidR="00A855B8" w:rsidRDefault="00A855B8" w:rsidP="00A855B8">
      <w:r>
        <w:t>COLOR :</w:t>
      </w:r>
      <w:r>
        <w:tab/>
      </w:r>
      <w:r>
        <w:tab/>
        <w:t>FUCSIA</w:t>
      </w:r>
    </w:p>
    <w:p w:rsidR="00A855B8" w:rsidRDefault="00A855B8" w:rsidP="00A855B8">
      <w:r>
        <w:t xml:space="preserve">TRATADO : </w:t>
      </w:r>
      <w:r>
        <w:tab/>
      </w:r>
      <w:r>
        <w:tab/>
        <w:t>1  cara</w:t>
      </w:r>
    </w:p>
    <w:p w:rsidR="00A855B8" w:rsidRDefault="00A855B8" w:rsidP="00A855B8">
      <w:pPr>
        <w:rPr>
          <w:b/>
          <w:bCs/>
          <w:u w:val="single"/>
        </w:rPr>
      </w:pPr>
      <w:r>
        <w:t xml:space="preserve">CANTIDAD : </w:t>
      </w:r>
      <w:r>
        <w:tab/>
      </w:r>
      <w:r w:rsidR="00AB1C3D">
        <w:rPr>
          <w:b/>
        </w:rPr>
        <w:t>26</w:t>
      </w:r>
      <w:r w:rsidRPr="009431BF">
        <w:rPr>
          <w:b/>
        </w:rPr>
        <w:t>0</w:t>
      </w:r>
      <w:r>
        <w:t xml:space="preserve">   kg</w:t>
      </w:r>
    </w:p>
    <w:p w:rsidR="00A855B8" w:rsidRDefault="00A855B8" w:rsidP="00A855B8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>2 ( Según muestra  )   ( Blanco – Amarillo )</w:t>
      </w:r>
    </w:p>
    <w:p w:rsidR="00A855B8" w:rsidRDefault="00A855B8" w:rsidP="00A855B8">
      <w:r>
        <w:t xml:space="preserve">CARAS : </w:t>
      </w:r>
      <w:r>
        <w:tab/>
      </w:r>
      <w:r>
        <w:tab/>
        <w:t>1  ( 2  x  1  )</w:t>
      </w:r>
    </w:p>
    <w:p w:rsidR="00A855B8" w:rsidRDefault="00A855B8" w:rsidP="00A855B8">
      <w:r>
        <w:t xml:space="preserve">REPETICIÓN : </w:t>
      </w:r>
      <w:r>
        <w:tab/>
        <w:t>40  cms</w:t>
      </w:r>
    </w:p>
    <w:p w:rsidR="00A855B8" w:rsidRDefault="00A855B8" w:rsidP="00A855B8">
      <w:r>
        <w:t>RODILLO :</w:t>
      </w:r>
      <w:r>
        <w:tab/>
      </w:r>
      <w:r>
        <w:tab/>
        <w:t>40</w:t>
      </w:r>
    </w:p>
    <w:p w:rsidR="00A855B8" w:rsidRDefault="00A855B8" w:rsidP="00A855B8">
      <w:r>
        <w:t>BOLSA  :</w:t>
      </w:r>
      <w:r>
        <w:tab/>
      </w:r>
      <w:r>
        <w:tab/>
        <w:t xml:space="preserve">40 X 50    cm    </w:t>
      </w:r>
    </w:p>
    <w:p w:rsidR="00A855B8" w:rsidRDefault="00A855B8" w:rsidP="00A855B8">
      <w:r>
        <w:t>SELLADO .</w:t>
      </w:r>
      <w:r>
        <w:tab/>
      </w:r>
      <w:r>
        <w:tab/>
        <w:t>Lateral</w:t>
      </w:r>
    </w:p>
    <w:p w:rsidR="00A855B8" w:rsidRPr="0051457F" w:rsidRDefault="00A855B8" w:rsidP="00A855B8">
      <w:pPr>
        <w:rPr>
          <w:b/>
        </w:rPr>
      </w:pPr>
      <w:r>
        <w:t>REFERENCIA :</w:t>
      </w:r>
      <w:r>
        <w:tab/>
      </w:r>
      <w:r w:rsidRPr="0051457F">
        <w:rPr>
          <w:b/>
        </w:rPr>
        <w:t>PAQUETE  SORPRESA</w:t>
      </w:r>
    </w:p>
    <w:p w:rsidR="00A855B8" w:rsidRDefault="00A855B8" w:rsidP="00A855B8"/>
    <w:p w:rsidR="00A855B8" w:rsidRDefault="00A855B8" w:rsidP="00A855B8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>:     - Los cyreles  se encuentran en su planta</w:t>
      </w:r>
    </w:p>
    <w:p w:rsidR="00A855B8" w:rsidRDefault="00A855B8" w:rsidP="00A855B8">
      <w:r>
        <w:t xml:space="preserve">                   -   Anexo muestra física para   alturas y Tonos.</w:t>
      </w:r>
    </w:p>
    <w:p w:rsidR="00A855B8" w:rsidRDefault="00A855B8" w:rsidP="00A855B8">
      <w:pPr>
        <w:rPr>
          <w:b/>
        </w:rPr>
      </w:pPr>
      <w:r>
        <w:tab/>
        <w:t xml:space="preserve">        - </w:t>
      </w:r>
      <w:r>
        <w:rPr>
          <w:b/>
        </w:rPr>
        <w:t>Colocar pie de Imprenta-  Se aprueba impresion</w:t>
      </w:r>
    </w:p>
    <w:p w:rsidR="00A855B8" w:rsidRDefault="00A855B8" w:rsidP="00A855B8">
      <w:pPr>
        <w:rPr>
          <w:b/>
        </w:rPr>
      </w:pPr>
      <w:r>
        <w:rPr>
          <w:b/>
        </w:rPr>
        <w:t xml:space="preserve">                    </w:t>
      </w:r>
    </w:p>
    <w:p w:rsidR="00A855B8" w:rsidRDefault="00A855B8" w:rsidP="00A855B8">
      <w:r>
        <w:rPr>
          <w:b/>
        </w:rPr>
        <w:tab/>
      </w:r>
      <w:r>
        <w:tab/>
      </w:r>
    </w:p>
    <w:p w:rsidR="00A855B8" w:rsidRDefault="00A855B8" w:rsidP="00A855B8">
      <w:pPr>
        <w:rPr>
          <w:b/>
          <w:u w:val="single"/>
        </w:rPr>
      </w:pPr>
    </w:p>
    <w:p w:rsidR="00A855B8" w:rsidRDefault="00A855B8" w:rsidP="00A855B8">
      <w:r>
        <w:t>Agradezco la atención y colaboración prestada.</w:t>
      </w:r>
    </w:p>
    <w:p w:rsidR="00A855B8" w:rsidRDefault="00A855B8" w:rsidP="00A855B8"/>
    <w:p w:rsidR="00A855B8" w:rsidRDefault="00A855B8" w:rsidP="00A855B8"/>
    <w:p w:rsidR="00A855B8" w:rsidRDefault="00A855B8" w:rsidP="00A855B8">
      <w:r>
        <w:t xml:space="preserve">Cordialmente </w:t>
      </w:r>
    </w:p>
    <w:p w:rsidR="00A855B8" w:rsidRDefault="00A855B8" w:rsidP="00A855B8"/>
    <w:p w:rsidR="00A855B8" w:rsidRDefault="00A855B8" w:rsidP="00A855B8"/>
    <w:p w:rsidR="00A855B8" w:rsidRDefault="00A855B8" w:rsidP="00A855B8"/>
    <w:p w:rsidR="00A855B8" w:rsidRDefault="00A855B8" w:rsidP="00A855B8">
      <w:r>
        <w:t>RICARDO CASAS ZAPATA</w:t>
      </w:r>
    </w:p>
    <w:p w:rsidR="00A855B8" w:rsidRDefault="00A855B8" w:rsidP="00A855B8">
      <w:r>
        <w:t>Director.</w:t>
      </w:r>
    </w:p>
    <w:p w:rsidR="00A855B8" w:rsidRDefault="00A855B8" w:rsidP="00A855B8">
      <w:pPr>
        <w:rPr>
          <w:b/>
        </w:rPr>
      </w:pPr>
    </w:p>
    <w:p w:rsidR="00E80B9A" w:rsidRDefault="00E80B9A" w:rsidP="005450D8">
      <w:pPr>
        <w:rPr>
          <w:b/>
        </w:rPr>
      </w:pPr>
    </w:p>
    <w:p w:rsidR="005E351C" w:rsidRDefault="005E351C" w:rsidP="005450D8">
      <w:pPr>
        <w:rPr>
          <w:b/>
        </w:rPr>
      </w:pPr>
    </w:p>
    <w:p w:rsidR="005E351C" w:rsidRDefault="005E351C" w:rsidP="005450D8">
      <w:pPr>
        <w:rPr>
          <w:b/>
        </w:rPr>
      </w:pPr>
    </w:p>
    <w:p w:rsidR="005E351C" w:rsidRDefault="005E351C" w:rsidP="005450D8">
      <w:pPr>
        <w:rPr>
          <w:b/>
        </w:rPr>
      </w:pPr>
    </w:p>
    <w:p w:rsidR="005E351C" w:rsidRDefault="005E351C" w:rsidP="005450D8">
      <w:pPr>
        <w:rPr>
          <w:b/>
        </w:rPr>
      </w:pPr>
    </w:p>
    <w:p w:rsidR="005E351C" w:rsidRDefault="005E351C" w:rsidP="005E351C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5E351C" w:rsidRDefault="005E351C" w:rsidP="005E351C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5E351C" w:rsidRDefault="005E351C" w:rsidP="005E351C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 - 144</w:t>
      </w:r>
    </w:p>
    <w:p w:rsidR="005E351C" w:rsidRDefault="005E351C" w:rsidP="005E351C">
      <w:pPr>
        <w:rPr>
          <w:b/>
          <w:bCs/>
          <w:sz w:val="20"/>
        </w:rPr>
      </w:pPr>
      <w:r>
        <w:rPr>
          <w:b/>
          <w:bCs/>
          <w:sz w:val="20"/>
        </w:rPr>
        <w:t>TEL:   4 44 46 64  ITAGUI.</w:t>
      </w:r>
    </w:p>
    <w:p w:rsidR="005E351C" w:rsidRDefault="005E351C" w:rsidP="005E351C">
      <w:pPr>
        <w:rPr>
          <w:b/>
          <w:bCs/>
          <w:sz w:val="20"/>
        </w:rPr>
      </w:pPr>
    </w:p>
    <w:p w:rsidR="005E351C" w:rsidRDefault="005E351C" w:rsidP="005E351C">
      <w:pPr>
        <w:rPr>
          <w:b/>
          <w:bCs/>
        </w:rPr>
      </w:pPr>
    </w:p>
    <w:p w:rsidR="005E351C" w:rsidRDefault="005E351C" w:rsidP="005E351C">
      <w:pPr>
        <w:pStyle w:val="Ttulo1"/>
      </w:pPr>
      <w:r>
        <w:t>ORDEN DE  TRABAJO      N°   06978</w:t>
      </w:r>
    </w:p>
    <w:p w:rsidR="005E351C" w:rsidRDefault="005E351C" w:rsidP="005E351C"/>
    <w:p w:rsidR="005E351C" w:rsidRDefault="005E351C" w:rsidP="005E351C">
      <w:r>
        <w:t>FECHA:</w:t>
      </w:r>
      <w:r>
        <w:tab/>
        <w:t>Medellín,  Abril  30   de  2010</w:t>
      </w:r>
    </w:p>
    <w:p w:rsidR="005E351C" w:rsidRDefault="005E351C" w:rsidP="005E351C">
      <w:r>
        <w:t>PARA:</w:t>
      </w:r>
      <w:r>
        <w:tab/>
      </w:r>
      <w:r>
        <w:tab/>
        <w:t>PLÁSTICOS DARMA</w:t>
      </w:r>
    </w:p>
    <w:p w:rsidR="005E351C" w:rsidRDefault="005E351C" w:rsidP="005E351C">
      <w:r>
        <w:t>ATENCIÓN:</w:t>
      </w:r>
      <w:r>
        <w:tab/>
        <w:t>Sr. Darío Jaramillo</w:t>
      </w:r>
    </w:p>
    <w:p w:rsidR="005E351C" w:rsidRDefault="005E351C" w:rsidP="005E351C">
      <w:r>
        <w:tab/>
      </w:r>
      <w:r>
        <w:tab/>
        <w:t>Gerente.</w:t>
      </w:r>
    </w:p>
    <w:p w:rsidR="005E351C" w:rsidRDefault="005E351C" w:rsidP="005E351C"/>
    <w:p w:rsidR="005E351C" w:rsidRDefault="005E351C" w:rsidP="005E351C">
      <w:r>
        <w:t>Apreciado Don Darío:</w:t>
      </w:r>
    </w:p>
    <w:p w:rsidR="005E351C" w:rsidRDefault="005E351C" w:rsidP="005E351C"/>
    <w:p w:rsidR="005E351C" w:rsidRDefault="005E351C" w:rsidP="005E351C">
      <w:r>
        <w:t>Con la presente estamos solicitando el siguiente servicio de  IMPRESION:</w:t>
      </w:r>
    </w:p>
    <w:p w:rsidR="005E351C" w:rsidRDefault="005E351C" w:rsidP="005E351C"/>
    <w:p w:rsidR="005E351C" w:rsidRDefault="005E351C" w:rsidP="005E351C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5E351C" w:rsidRDefault="005E351C" w:rsidP="005E351C">
      <w:r>
        <w:t xml:space="preserve">MATERIAL   :           Polipropileno Tubular de </w:t>
      </w:r>
      <w:r>
        <w:rPr>
          <w:b/>
        </w:rPr>
        <w:t xml:space="preserve">  33  </w:t>
      </w:r>
      <w:r>
        <w:t xml:space="preserve"> cms</w:t>
      </w:r>
    </w:p>
    <w:p w:rsidR="005E351C" w:rsidRDefault="005E351C" w:rsidP="005E351C">
      <w:r>
        <w:t xml:space="preserve">CLIBRE      :               </w:t>
      </w:r>
      <w:r>
        <w:rPr>
          <w:b/>
        </w:rPr>
        <w:t>2.8</w:t>
      </w:r>
      <w:r w:rsidRPr="00F877C0">
        <w:rPr>
          <w:b/>
        </w:rPr>
        <w:t xml:space="preserve"> </w:t>
      </w:r>
      <w:r>
        <w:rPr>
          <w:b/>
        </w:rPr>
        <w:t xml:space="preserve">  </w:t>
      </w:r>
      <w:r w:rsidRPr="00F877C0">
        <w:rPr>
          <w:b/>
        </w:rPr>
        <w:t>”</w:t>
      </w:r>
    </w:p>
    <w:p w:rsidR="005E351C" w:rsidRDefault="005E351C" w:rsidP="005E351C">
      <w:r>
        <w:t>REFERENCIA:</w:t>
      </w:r>
      <w:r>
        <w:tab/>
      </w:r>
      <w:r>
        <w:rPr>
          <w:b/>
        </w:rPr>
        <w:t>ADVERTENCIA  GRANDE  ESPECIAL</w:t>
      </w:r>
    </w:p>
    <w:p w:rsidR="005E351C" w:rsidRPr="00F956F8" w:rsidRDefault="005E351C" w:rsidP="005E351C">
      <w:pPr>
        <w:rPr>
          <w:b/>
        </w:rPr>
      </w:pPr>
      <w:r>
        <w:t>CANTIDAD    :          5</w:t>
      </w:r>
      <w:r>
        <w:rPr>
          <w:b/>
        </w:rPr>
        <w:t>0</w:t>
      </w:r>
      <w:r w:rsidRPr="00F956F8">
        <w:rPr>
          <w:b/>
        </w:rPr>
        <w:t xml:space="preserve">    Kg</w:t>
      </w:r>
    </w:p>
    <w:p w:rsidR="005E351C" w:rsidRDefault="005E351C" w:rsidP="005E351C">
      <w:r>
        <w:t>COLORES:</w:t>
      </w:r>
      <w:r>
        <w:tab/>
      </w:r>
      <w:r>
        <w:tab/>
        <w:t>1 (   Negro  )</w:t>
      </w:r>
    </w:p>
    <w:p w:rsidR="005E351C" w:rsidRDefault="005E351C" w:rsidP="005E351C">
      <w:r>
        <w:t>CARAS:</w:t>
      </w:r>
      <w:r>
        <w:tab/>
      </w:r>
      <w:r>
        <w:tab/>
        <w:t>1</w:t>
      </w:r>
    </w:p>
    <w:p w:rsidR="005E351C" w:rsidRDefault="005E351C" w:rsidP="005E351C">
      <w:r>
        <w:t>REPETICIÓN:</w:t>
      </w:r>
      <w:r>
        <w:tab/>
        <w:t>54</w:t>
      </w:r>
    </w:p>
    <w:p w:rsidR="005E351C" w:rsidRDefault="005E351C" w:rsidP="005E351C">
      <w:r>
        <w:t>RODILLO:</w:t>
      </w:r>
      <w:r>
        <w:tab/>
      </w:r>
      <w:r>
        <w:tab/>
        <w:t>27</w:t>
      </w:r>
    </w:p>
    <w:p w:rsidR="005E351C" w:rsidRPr="009A4BD3" w:rsidRDefault="005E351C" w:rsidP="005E351C">
      <w:pPr>
        <w:rPr>
          <w:b/>
        </w:rPr>
      </w:pPr>
      <w:r>
        <w:t>BOLSA:</w:t>
      </w:r>
      <w:r>
        <w:tab/>
      </w:r>
      <w:r>
        <w:tab/>
      </w:r>
      <w:r>
        <w:rPr>
          <w:b/>
        </w:rPr>
        <w:t xml:space="preserve">27  x   30   +  6 </w:t>
      </w:r>
      <w:r w:rsidRPr="009A4BD3">
        <w:rPr>
          <w:b/>
        </w:rPr>
        <w:t xml:space="preserve">  cms</w:t>
      </w:r>
    </w:p>
    <w:p w:rsidR="005E351C" w:rsidRDefault="005E351C" w:rsidP="005E351C">
      <w:r>
        <w:t>SELLADO:</w:t>
      </w:r>
      <w:r>
        <w:tab/>
      </w:r>
      <w:r>
        <w:tab/>
        <w:t>Para selle lateral.</w:t>
      </w:r>
    </w:p>
    <w:p w:rsidR="005E351C" w:rsidRDefault="005E351C" w:rsidP="005E351C"/>
    <w:p w:rsidR="005E351C" w:rsidRDefault="005E351C" w:rsidP="005E351C"/>
    <w:p w:rsidR="005E351C" w:rsidRDefault="005E351C" w:rsidP="005E351C">
      <w:r>
        <w:rPr>
          <w:b/>
          <w:bCs/>
          <w:u w:val="single"/>
        </w:rPr>
        <w:t>NOTA:</w:t>
      </w:r>
      <w:r>
        <w:t xml:space="preserve">  * Los cyreles  se encuentran en su planta</w:t>
      </w:r>
    </w:p>
    <w:p w:rsidR="005E351C" w:rsidRDefault="005E351C" w:rsidP="005E351C">
      <w:pPr>
        <w:numPr>
          <w:ilvl w:val="0"/>
          <w:numId w:val="1"/>
        </w:numPr>
      </w:pPr>
      <w:r>
        <w:t>Se envían muestra física  para tonos y alturas</w:t>
      </w:r>
    </w:p>
    <w:p w:rsidR="005E351C" w:rsidRDefault="005E351C" w:rsidP="005E351C">
      <w:pPr>
        <w:numPr>
          <w:ilvl w:val="0"/>
          <w:numId w:val="2"/>
        </w:numPr>
      </w:pPr>
      <w:r>
        <w:t xml:space="preserve">Se envia  el material de PP  de  </w:t>
      </w:r>
      <w:r>
        <w:rPr>
          <w:b/>
        </w:rPr>
        <w:t>33</w:t>
      </w:r>
      <w:r>
        <w:t xml:space="preserve">  cm</w:t>
      </w:r>
    </w:p>
    <w:p w:rsidR="005E351C" w:rsidRDefault="005E351C" w:rsidP="005E351C">
      <w:pPr>
        <w:numPr>
          <w:ilvl w:val="0"/>
          <w:numId w:val="2"/>
        </w:numPr>
      </w:pPr>
      <w:r>
        <w:t>SE  ENVIA  ARTE PARA DAR ALTURAS</w:t>
      </w:r>
    </w:p>
    <w:p w:rsidR="005E351C" w:rsidRPr="00CB2791" w:rsidRDefault="005E351C" w:rsidP="005E351C">
      <w:pPr>
        <w:rPr>
          <w:b/>
        </w:rPr>
      </w:pPr>
    </w:p>
    <w:p w:rsidR="005E351C" w:rsidRDefault="005E351C" w:rsidP="005E351C">
      <w:pPr>
        <w:ind w:left="885"/>
      </w:pPr>
    </w:p>
    <w:p w:rsidR="005E351C" w:rsidRDefault="005E351C" w:rsidP="005E351C">
      <w:pPr>
        <w:ind w:left="885"/>
      </w:pPr>
    </w:p>
    <w:p w:rsidR="005E351C" w:rsidRDefault="005E351C" w:rsidP="005E351C">
      <w:r>
        <w:t>Agradezco la atención y colaboración prestada.</w:t>
      </w:r>
    </w:p>
    <w:p w:rsidR="005E351C" w:rsidRDefault="005E351C" w:rsidP="005E351C"/>
    <w:p w:rsidR="005E351C" w:rsidRDefault="005E351C" w:rsidP="005E351C"/>
    <w:p w:rsidR="005E351C" w:rsidRDefault="005E351C" w:rsidP="005E351C"/>
    <w:p w:rsidR="005E351C" w:rsidRDefault="005E351C" w:rsidP="005E351C">
      <w:r>
        <w:t xml:space="preserve">Cordialmente,                                                      </w:t>
      </w:r>
    </w:p>
    <w:p w:rsidR="005E351C" w:rsidRDefault="005E351C" w:rsidP="005E351C"/>
    <w:p w:rsidR="005E351C" w:rsidRDefault="005E351C" w:rsidP="005E351C"/>
    <w:p w:rsidR="005E351C" w:rsidRDefault="005E351C" w:rsidP="005E351C"/>
    <w:p w:rsidR="005E351C" w:rsidRDefault="005E351C" w:rsidP="005E351C">
      <w:r>
        <w:t>RICARDO CASAS ZAPATA</w:t>
      </w:r>
    </w:p>
    <w:p w:rsidR="005E351C" w:rsidRDefault="005E351C" w:rsidP="005E351C">
      <w:r>
        <w:t>Director.</w:t>
      </w:r>
    </w:p>
    <w:p w:rsidR="005E351C" w:rsidRDefault="005E351C" w:rsidP="005450D8">
      <w:pPr>
        <w:rPr>
          <w:b/>
        </w:rPr>
      </w:pPr>
    </w:p>
    <w:p w:rsidR="004C0315" w:rsidRDefault="004C0315" w:rsidP="005450D8">
      <w:pPr>
        <w:rPr>
          <w:b/>
        </w:rPr>
      </w:pPr>
    </w:p>
    <w:p w:rsidR="004C0315" w:rsidRDefault="004C0315" w:rsidP="005450D8">
      <w:pPr>
        <w:rPr>
          <w:b/>
        </w:rPr>
      </w:pPr>
    </w:p>
    <w:p w:rsidR="004C0315" w:rsidRDefault="004C0315" w:rsidP="005450D8">
      <w:pPr>
        <w:rPr>
          <w:b/>
        </w:rPr>
      </w:pPr>
    </w:p>
    <w:p w:rsidR="004C0315" w:rsidRDefault="004C0315" w:rsidP="004C0315">
      <w:pPr>
        <w:rPr>
          <w:b/>
        </w:rPr>
      </w:pPr>
    </w:p>
    <w:p w:rsidR="004C0315" w:rsidRDefault="004C0315" w:rsidP="004C0315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4C0315" w:rsidRDefault="004C0315" w:rsidP="004C0315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4C0315" w:rsidRDefault="004C0315" w:rsidP="004C0315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4C0315" w:rsidRDefault="004C0315" w:rsidP="004C0315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4C0315" w:rsidRDefault="004C0315" w:rsidP="004C0315"/>
    <w:p w:rsidR="004C0315" w:rsidRDefault="004C0315" w:rsidP="004C0315">
      <w:pPr>
        <w:pStyle w:val="Ttulo1"/>
      </w:pPr>
      <w:r>
        <w:t>ORDEN DE TRABAJO   N°      06972</w:t>
      </w:r>
    </w:p>
    <w:p w:rsidR="004C0315" w:rsidRDefault="004C0315" w:rsidP="004C0315"/>
    <w:p w:rsidR="004C0315" w:rsidRDefault="004C0315" w:rsidP="004C0315">
      <w:r>
        <w:t>FECHA:</w:t>
      </w:r>
      <w:r>
        <w:tab/>
        <w:t>Medellín, Abril  30    de  2010</w:t>
      </w:r>
    </w:p>
    <w:p w:rsidR="004C0315" w:rsidRDefault="004C0315" w:rsidP="004C0315">
      <w:r>
        <w:t>PARA:</w:t>
      </w:r>
      <w:r>
        <w:tab/>
      </w:r>
      <w:r>
        <w:tab/>
        <w:t>PLÁSTICOS DARMA</w:t>
      </w:r>
    </w:p>
    <w:p w:rsidR="004C0315" w:rsidRDefault="004C0315" w:rsidP="004C0315">
      <w:r>
        <w:t>ATENCIÓN:</w:t>
      </w:r>
      <w:r>
        <w:tab/>
        <w:t>Sr. Darío Jaramillo</w:t>
      </w:r>
    </w:p>
    <w:p w:rsidR="004C0315" w:rsidRDefault="004C0315" w:rsidP="004C0315">
      <w:r>
        <w:tab/>
      </w:r>
      <w:r>
        <w:tab/>
        <w:t>Gerente.</w:t>
      </w:r>
    </w:p>
    <w:p w:rsidR="004C0315" w:rsidRDefault="004C0315" w:rsidP="004C0315"/>
    <w:p w:rsidR="004C0315" w:rsidRDefault="004C0315" w:rsidP="004C0315">
      <w:r>
        <w:t>Apreciado Don Darío:</w:t>
      </w:r>
    </w:p>
    <w:p w:rsidR="004C0315" w:rsidRDefault="004C0315" w:rsidP="004C0315"/>
    <w:p w:rsidR="004C0315" w:rsidRDefault="004C0315" w:rsidP="004C0315">
      <w:r>
        <w:t>Con la presente estamos solicitando el siguiente Material   :</w:t>
      </w:r>
    </w:p>
    <w:p w:rsidR="004C0315" w:rsidRDefault="004C0315" w:rsidP="004C0315"/>
    <w:p w:rsidR="004C0315" w:rsidRDefault="004C0315" w:rsidP="004C0315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4C0315" w:rsidRDefault="004C0315" w:rsidP="004C0315">
      <w:pPr>
        <w:rPr>
          <w:b/>
          <w:bCs/>
          <w:u w:val="single"/>
        </w:rPr>
      </w:pPr>
      <w:r>
        <w:rPr>
          <w:b/>
          <w:bCs/>
        </w:rPr>
        <w:tab/>
      </w:r>
    </w:p>
    <w:p w:rsidR="004C0315" w:rsidRDefault="004C0315" w:rsidP="004C0315">
      <w:r>
        <w:t>MATERIAL:</w:t>
      </w:r>
      <w:r>
        <w:tab/>
      </w:r>
      <w:r>
        <w:tab/>
        <w:t>Polietileno Alta Densidad Pigmentado BLANCO Tubular.</w:t>
      </w:r>
    </w:p>
    <w:p w:rsidR="004C0315" w:rsidRDefault="004C0315" w:rsidP="004C0315">
      <w:r>
        <w:t>MEDIDA:</w:t>
      </w:r>
      <w:r>
        <w:tab/>
      </w:r>
      <w:r>
        <w:tab/>
      </w:r>
      <w:r w:rsidRPr="00444F82">
        <w:rPr>
          <w:b/>
        </w:rPr>
        <w:t>43  Cms</w:t>
      </w:r>
      <w:r>
        <w:t>.</w:t>
      </w:r>
    </w:p>
    <w:p w:rsidR="004C0315" w:rsidRPr="005C3173" w:rsidRDefault="004C0315" w:rsidP="004C0315">
      <w:pPr>
        <w:rPr>
          <w:b/>
          <w:bCs/>
        </w:rPr>
      </w:pPr>
      <w:r>
        <w:t>CALIBRE:</w:t>
      </w:r>
      <w:r>
        <w:tab/>
      </w:r>
      <w:r>
        <w:tab/>
      </w:r>
      <w:r w:rsidRPr="005C3173">
        <w:rPr>
          <w:b/>
        </w:rPr>
        <w:t xml:space="preserve">2.5 </w:t>
      </w:r>
      <w:r w:rsidRPr="005C3173">
        <w:rPr>
          <w:b/>
          <w:bCs/>
        </w:rPr>
        <w:t xml:space="preserve">  ”</w:t>
      </w:r>
    </w:p>
    <w:p w:rsidR="004C0315" w:rsidRDefault="004C0315" w:rsidP="004C0315">
      <w:r>
        <w:t>COLOR:</w:t>
      </w:r>
      <w:r>
        <w:tab/>
      </w:r>
      <w:r>
        <w:tab/>
        <w:t>BLANCO  ( Según muestra  )</w:t>
      </w:r>
    </w:p>
    <w:p w:rsidR="004C0315" w:rsidRDefault="004C0315" w:rsidP="004C0315">
      <w:r>
        <w:t>TRATADO:</w:t>
      </w:r>
      <w:r>
        <w:tab/>
      </w:r>
      <w:r>
        <w:tab/>
        <w:t>2 Caras.</w:t>
      </w:r>
    </w:p>
    <w:p w:rsidR="004C0315" w:rsidRDefault="004C0315" w:rsidP="004C0315">
      <w:pPr>
        <w:rPr>
          <w:b/>
          <w:bCs/>
        </w:rPr>
      </w:pPr>
      <w:r>
        <w:t>CANTIDAD:</w:t>
      </w:r>
      <w:r>
        <w:tab/>
      </w:r>
      <w:r>
        <w:tab/>
      </w:r>
      <w:r w:rsidR="00800E7C">
        <w:rPr>
          <w:b/>
        </w:rPr>
        <w:t>760</w:t>
      </w:r>
      <w:r>
        <w:rPr>
          <w:b/>
        </w:rPr>
        <w:t xml:space="preserve">  </w:t>
      </w:r>
      <w:r>
        <w:t xml:space="preserve">   Kg</w:t>
      </w:r>
    </w:p>
    <w:p w:rsidR="004C0315" w:rsidRDefault="004C0315" w:rsidP="004C0315">
      <w:r>
        <w:t>REFERENCIA:</w:t>
      </w:r>
      <w:r>
        <w:tab/>
      </w:r>
      <w:r>
        <w:rPr>
          <w:b/>
        </w:rPr>
        <w:t>PLASTIQUIMICA   MEDIANA</w:t>
      </w:r>
    </w:p>
    <w:p w:rsidR="004C0315" w:rsidRDefault="004C0315" w:rsidP="004C0315">
      <w:r>
        <w:t>COLORES:</w:t>
      </w:r>
      <w:r>
        <w:tab/>
      </w:r>
      <w:r>
        <w:tab/>
        <w:t>2 ( Gris -  Rojo)</w:t>
      </w:r>
    </w:p>
    <w:p w:rsidR="004C0315" w:rsidRDefault="004C0315" w:rsidP="004C0315">
      <w:r>
        <w:t>CARAS:</w:t>
      </w:r>
      <w:r>
        <w:tab/>
      </w:r>
      <w:r>
        <w:tab/>
        <w:t>2</w:t>
      </w:r>
    </w:p>
    <w:p w:rsidR="004C0315" w:rsidRDefault="004C0315" w:rsidP="004C0315">
      <w:r>
        <w:t>REPETICIÓN:</w:t>
      </w:r>
      <w:r>
        <w:tab/>
        <w:t>Continua</w:t>
      </w:r>
    </w:p>
    <w:p w:rsidR="004C0315" w:rsidRDefault="004C0315" w:rsidP="004C0315">
      <w:r>
        <w:t>RODILLO:</w:t>
      </w:r>
      <w:r>
        <w:tab/>
      </w:r>
      <w:r>
        <w:tab/>
        <w:t>38</w:t>
      </w:r>
    </w:p>
    <w:p w:rsidR="004C0315" w:rsidRDefault="004C0315" w:rsidP="004C0315">
      <w:r>
        <w:t>BOLSA:</w:t>
      </w:r>
      <w:r>
        <w:tab/>
      </w:r>
      <w:r>
        <w:tab/>
      </w:r>
      <w:r w:rsidRPr="003B158B">
        <w:rPr>
          <w:b/>
        </w:rPr>
        <w:t>43 x  190  cms</w:t>
      </w:r>
    </w:p>
    <w:p w:rsidR="004C0315" w:rsidRDefault="004C0315" w:rsidP="004C0315">
      <w:r>
        <w:t>SELLADO:</w:t>
      </w:r>
      <w:r>
        <w:tab/>
      </w:r>
      <w:r>
        <w:tab/>
        <w:t>Para selle de Fondo.</w:t>
      </w:r>
    </w:p>
    <w:p w:rsidR="004C0315" w:rsidRDefault="004C0315" w:rsidP="004C0315"/>
    <w:p w:rsidR="004C0315" w:rsidRDefault="004C0315" w:rsidP="004C0315"/>
    <w:p w:rsidR="004C0315" w:rsidRDefault="004C0315" w:rsidP="004C0315">
      <w:r>
        <w:rPr>
          <w:b/>
          <w:bCs/>
          <w:u w:val="single"/>
        </w:rPr>
        <w:t>NOTA:</w:t>
      </w:r>
      <w:r>
        <w:t xml:space="preserve">  * Los cyreles   Se encuentran en su planta</w:t>
      </w:r>
    </w:p>
    <w:p w:rsidR="004C0315" w:rsidRDefault="004C0315" w:rsidP="004C0315">
      <w:pPr>
        <w:numPr>
          <w:ilvl w:val="0"/>
          <w:numId w:val="1"/>
        </w:numPr>
      </w:pPr>
      <w:r>
        <w:t>Se envían muestra física  para tonos , alturas  y pigmentacion</w:t>
      </w:r>
    </w:p>
    <w:p w:rsidR="004C0315" w:rsidRDefault="004C0315" w:rsidP="004C0315">
      <w:pPr>
        <w:ind w:left="885"/>
      </w:pPr>
    </w:p>
    <w:p w:rsidR="004C0315" w:rsidRPr="00315AED" w:rsidRDefault="004C0315" w:rsidP="004C0315">
      <w:pPr>
        <w:numPr>
          <w:ilvl w:val="0"/>
          <w:numId w:val="1"/>
        </w:numPr>
      </w:pPr>
      <w:r w:rsidRPr="00393DAD">
        <w:rPr>
          <w:b/>
          <w:u w:val="single"/>
        </w:rPr>
        <w:t>Utilizar tinta negra</w:t>
      </w:r>
      <w:r>
        <w:t xml:space="preserve">   </w:t>
      </w:r>
      <w:r w:rsidRPr="00393DAD">
        <w:rPr>
          <w:b/>
          <w:u w:val="single"/>
        </w:rPr>
        <w:t>ANTIGRASA</w:t>
      </w:r>
    </w:p>
    <w:p w:rsidR="004C0315" w:rsidRDefault="004C0315" w:rsidP="004C0315"/>
    <w:p w:rsidR="004C0315" w:rsidRPr="0098114D" w:rsidRDefault="004C0315" w:rsidP="004C0315">
      <w:pPr>
        <w:rPr>
          <w:b/>
          <w:u w:val="single"/>
        </w:rPr>
      </w:pPr>
    </w:p>
    <w:p w:rsidR="004C0315" w:rsidRDefault="004C0315" w:rsidP="004C0315">
      <w:r>
        <w:t>Agradezco la atención y colaboración prestada.</w:t>
      </w:r>
    </w:p>
    <w:p w:rsidR="004C0315" w:rsidRDefault="004C0315" w:rsidP="004C0315"/>
    <w:p w:rsidR="004C0315" w:rsidRDefault="004C0315" w:rsidP="004C0315">
      <w:r>
        <w:t>Cordialmente,</w:t>
      </w:r>
    </w:p>
    <w:p w:rsidR="004C0315" w:rsidRDefault="004C0315" w:rsidP="004C0315"/>
    <w:p w:rsidR="004C0315" w:rsidRPr="008D4091" w:rsidRDefault="004C0315" w:rsidP="004C0315">
      <w:pPr>
        <w:rPr>
          <w:b/>
        </w:rPr>
      </w:pPr>
    </w:p>
    <w:p w:rsidR="004C0315" w:rsidRDefault="004C0315" w:rsidP="004C0315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4C0315" w:rsidRDefault="004C0315" w:rsidP="004C0315">
      <w:r>
        <w:t>Director.</w:t>
      </w:r>
    </w:p>
    <w:p w:rsidR="004C0315" w:rsidRDefault="004C0315" w:rsidP="004C0315">
      <w:pPr>
        <w:rPr>
          <w:b/>
        </w:rPr>
      </w:pPr>
    </w:p>
    <w:p w:rsidR="004C0315" w:rsidRDefault="004C0315" w:rsidP="004C0315">
      <w:pPr>
        <w:rPr>
          <w:b/>
        </w:rPr>
      </w:pPr>
    </w:p>
    <w:p w:rsidR="004C0315" w:rsidRDefault="004C0315" w:rsidP="004C0315">
      <w:pPr>
        <w:rPr>
          <w:b/>
        </w:rPr>
      </w:pPr>
    </w:p>
    <w:p w:rsidR="004C0315" w:rsidRDefault="004C0315" w:rsidP="005450D8">
      <w:pPr>
        <w:rPr>
          <w:b/>
        </w:rPr>
      </w:pPr>
    </w:p>
    <w:p w:rsidR="00DA0C69" w:rsidRDefault="00DA0C69" w:rsidP="00DA0C69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DA0C69" w:rsidRDefault="00DA0C69" w:rsidP="00DA0C69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DA0C69" w:rsidRDefault="00DA0C69" w:rsidP="00DA0C69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DA0C69" w:rsidRDefault="00DA0C69" w:rsidP="00DA0C69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DA0C69" w:rsidRDefault="00DA0C69" w:rsidP="00DA0C69"/>
    <w:p w:rsidR="00DA0C69" w:rsidRDefault="00DA0C69" w:rsidP="00DA0C69"/>
    <w:p w:rsidR="00DA0C69" w:rsidRDefault="00DA0C69" w:rsidP="00DA0C69">
      <w:pPr>
        <w:pStyle w:val="Ttulo1"/>
      </w:pPr>
      <w:r>
        <w:t>ORD EN DE TRABAJO    N°      06973</w:t>
      </w:r>
    </w:p>
    <w:p w:rsidR="00DA0C69" w:rsidRDefault="00DA0C69" w:rsidP="00DA0C69"/>
    <w:p w:rsidR="00DA0C69" w:rsidRDefault="00DA0C69" w:rsidP="00DA0C69">
      <w:r>
        <w:t>FECHA:</w:t>
      </w:r>
      <w:r>
        <w:tab/>
        <w:t>Medellín, Abril  30    de   2010</w:t>
      </w:r>
    </w:p>
    <w:p w:rsidR="00DA0C69" w:rsidRDefault="00DA0C69" w:rsidP="00DA0C69">
      <w:r>
        <w:t>PARA:</w:t>
      </w:r>
      <w:r>
        <w:tab/>
      </w:r>
      <w:r>
        <w:tab/>
        <w:t>PLÁSTICOS DARMA</w:t>
      </w:r>
    </w:p>
    <w:p w:rsidR="00DA0C69" w:rsidRDefault="00DA0C69" w:rsidP="00DA0C69">
      <w:r>
        <w:t>ATENCIÓN:</w:t>
      </w:r>
      <w:r>
        <w:tab/>
        <w:t>Sr. Darío Jaramillo</w:t>
      </w:r>
    </w:p>
    <w:p w:rsidR="00DA0C69" w:rsidRDefault="00DA0C69" w:rsidP="00DA0C69">
      <w:r>
        <w:tab/>
      </w:r>
      <w:r>
        <w:tab/>
        <w:t>Gerente.</w:t>
      </w:r>
    </w:p>
    <w:p w:rsidR="00DA0C69" w:rsidRDefault="00DA0C69" w:rsidP="00DA0C69"/>
    <w:p w:rsidR="00DA0C69" w:rsidRDefault="00DA0C69" w:rsidP="00DA0C69">
      <w:r>
        <w:t>Apreciado Don Darío:</w:t>
      </w:r>
    </w:p>
    <w:p w:rsidR="00DA0C69" w:rsidRDefault="00DA0C69" w:rsidP="00DA0C69"/>
    <w:p w:rsidR="00DA0C69" w:rsidRDefault="00DA0C69" w:rsidP="00DA0C69">
      <w:r>
        <w:t>Con la presente estamos solicitando el siguiente Material   :</w:t>
      </w:r>
    </w:p>
    <w:p w:rsidR="00DA0C69" w:rsidRDefault="00DA0C69" w:rsidP="00DA0C69"/>
    <w:p w:rsidR="00DA0C69" w:rsidRDefault="00DA0C69" w:rsidP="00DA0C69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DA0C69" w:rsidRDefault="00DA0C69" w:rsidP="00DA0C69">
      <w:pPr>
        <w:rPr>
          <w:b/>
          <w:bCs/>
          <w:u w:val="single"/>
        </w:rPr>
      </w:pPr>
    </w:p>
    <w:p w:rsidR="00DA0C69" w:rsidRDefault="00DA0C69" w:rsidP="00DA0C69">
      <w:r>
        <w:t>MATERIAL:</w:t>
      </w:r>
      <w:r>
        <w:tab/>
      </w:r>
      <w:r>
        <w:tab/>
        <w:t>Polietileno Alta Densidad Pigmentado BLANCO Tubular.</w:t>
      </w:r>
    </w:p>
    <w:p w:rsidR="00DA0C69" w:rsidRDefault="00DA0C69" w:rsidP="00DA0C69">
      <w:r>
        <w:t>MEDIDA:</w:t>
      </w:r>
      <w:r>
        <w:tab/>
      </w:r>
      <w:r>
        <w:tab/>
      </w:r>
      <w:r>
        <w:rPr>
          <w:b/>
        </w:rPr>
        <w:t>35</w:t>
      </w:r>
      <w:r w:rsidRPr="00444F82">
        <w:rPr>
          <w:b/>
        </w:rPr>
        <w:t xml:space="preserve">  Cms</w:t>
      </w:r>
      <w:r>
        <w:t>.</w:t>
      </w:r>
    </w:p>
    <w:p w:rsidR="00DA0C69" w:rsidRDefault="00DA0C69" w:rsidP="00DA0C69">
      <w:pPr>
        <w:rPr>
          <w:b/>
          <w:bCs/>
        </w:rPr>
      </w:pPr>
      <w:r>
        <w:t>CALIBRE:</w:t>
      </w:r>
      <w:r>
        <w:tab/>
      </w:r>
      <w:r>
        <w:tab/>
      </w:r>
      <w:r w:rsidRPr="00B460D7">
        <w:rPr>
          <w:b/>
        </w:rPr>
        <w:t>2.5</w:t>
      </w:r>
      <w:r>
        <w:t xml:space="preserve"> </w:t>
      </w:r>
      <w:r>
        <w:rPr>
          <w:b/>
          <w:bCs/>
        </w:rPr>
        <w:t xml:space="preserve">  ”</w:t>
      </w:r>
    </w:p>
    <w:p w:rsidR="00DA0C69" w:rsidRDefault="00DA0C69" w:rsidP="00DA0C69">
      <w:r>
        <w:t>COLOR:</w:t>
      </w:r>
      <w:r>
        <w:tab/>
      </w:r>
      <w:r>
        <w:tab/>
        <w:t>BLANCO  ( Según muestra  )</w:t>
      </w:r>
    </w:p>
    <w:p w:rsidR="00DA0C69" w:rsidRDefault="00DA0C69" w:rsidP="00DA0C69">
      <w:r>
        <w:t>TRATADO:</w:t>
      </w:r>
      <w:r>
        <w:tab/>
      </w:r>
      <w:r>
        <w:tab/>
        <w:t>2 Caras.</w:t>
      </w:r>
    </w:p>
    <w:p w:rsidR="00DA0C69" w:rsidRDefault="00B31C54" w:rsidP="00DA0C69">
      <w:pPr>
        <w:rPr>
          <w:b/>
          <w:bCs/>
        </w:rPr>
      </w:pPr>
      <w:r>
        <w:t>CANTIDAD:</w:t>
      </w:r>
      <w:r>
        <w:tab/>
        <w:t xml:space="preserve">           300</w:t>
      </w:r>
      <w:r w:rsidR="00DA0C69">
        <w:rPr>
          <w:b/>
        </w:rPr>
        <w:t xml:space="preserve"> </w:t>
      </w:r>
      <w:r w:rsidR="00DA0C69">
        <w:t xml:space="preserve">  Kg.</w:t>
      </w:r>
      <w:r w:rsidR="00DA0C69">
        <w:rPr>
          <w:b/>
          <w:bCs/>
        </w:rPr>
        <w:t xml:space="preserve"> </w:t>
      </w:r>
    </w:p>
    <w:p w:rsidR="00DA0C69" w:rsidRDefault="00DA0C69" w:rsidP="00DA0C69">
      <w:r>
        <w:t>REFERENCIA:</w:t>
      </w:r>
      <w:r>
        <w:tab/>
      </w:r>
      <w:r>
        <w:rPr>
          <w:b/>
        </w:rPr>
        <w:t>PLASTIQUIMICA  PEQUENA</w:t>
      </w:r>
    </w:p>
    <w:p w:rsidR="00DA0C69" w:rsidRDefault="00DA0C69" w:rsidP="00DA0C69">
      <w:r>
        <w:t>COLORES:</w:t>
      </w:r>
      <w:r>
        <w:tab/>
      </w:r>
      <w:r>
        <w:tab/>
        <w:t>2 ( Gris -  Rojo)</w:t>
      </w:r>
    </w:p>
    <w:p w:rsidR="00DA0C69" w:rsidRDefault="00DA0C69" w:rsidP="00DA0C69">
      <w:r>
        <w:t>CARAS:</w:t>
      </w:r>
      <w:r>
        <w:tab/>
      </w:r>
      <w:r>
        <w:tab/>
        <w:t>2</w:t>
      </w:r>
    </w:p>
    <w:p w:rsidR="00DA0C69" w:rsidRDefault="00DA0C69" w:rsidP="00DA0C69">
      <w:r>
        <w:t>REPETICIÓN:</w:t>
      </w:r>
      <w:r>
        <w:tab/>
        <w:t>Continua</w:t>
      </w:r>
    </w:p>
    <w:p w:rsidR="00DA0C69" w:rsidRDefault="00DA0C69" w:rsidP="00DA0C69">
      <w:r>
        <w:t>RODILLO:</w:t>
      </w:r>
      <w:r>
        <w:tab/>
      </w:r>
      <w:r>
        <w:tab/>
      </w:r>
      <w:r w:rsidRPr="001D3669">
        <w:rPr>
          <w:b/>
        </w:rPr>
        <w:t>38</w:t>
      </w:r>
    </w:p>
    <w:p w:rsidR="00DA0C69" w:rsidRPr="006537EA" w:rsidRDefault="00DA0C69" w:rsidP="00DA0C69">
      <w:pPr>
        <w:rPr>
          <w:b/>
        </w:rPr>
      </w:pPr>
      <w:r>
        <w:t>BOLSA:</w:t>
      </w:r>
      <w:r>
        <w:tab/>
      </w:r>
      <w:r>
        <w:tab/>
      </w:r>
      <w:r w:rsidRPr="006537EA">
        <w:rPr>
          <w:b/>
        </w:rPr>
        <w:t xml:space="preserve">35  x  175  </w:t>
      </w:r>
      <w:r>
        <w:rPr>
          <w:b/>
        </w:rPr>
        <w:t xml:space="preserve">  </w:t>
      </w:r>
      <w:r w:rsidRPr="006537EA">
        <w:rPr>
          <w:b/>
        </w:rPr>
        <w:t>cms</w:t>
      </w:r>
    </w:p>
    <w:p w:rsidR="00DA0C69" w:rsidRDefault="00DA0C69" w:rsidP="00DA0C69">
      <w:r>
        <w:t>SELLADO:</w:t>
      </w:r>
      <w:r>
        <w:tab/>
      </w:r>
      <w:r>
        <w:tab/>
        <w:t>Para selle de Fondo.</w:t>
      </w:r>
    </w:p>
    <w:p w:rsidR="00DA0C69" w:rsidRDefault="00DA0C69" w:rsidP="00DA0C69"/>
    <w:p w:rsidR="00DA0C69" w:rsidRDefault="00DA0C69" w:rsidP="00DA0C69"/>
    <w:p w:rsidR="00DA0C69" w:rsidRDefault="00DA0C69" w:rsidP="00DA0C69">
      <w:r>
        <w:rPr>
          <w:b/>
          <w:bCs/>
          <w:u w:val="single"/>
        </w:rPr>
        <w:t>NOTA:</w:t>
      </w:r>
      <w:r>
        <w:t xml:space="preserve">  * Los cyreles   Se encuentran en su planta</w:t>
      </w:r>
    </w:p>
    <w:p w:rsidR="00DA0C69" w:rsidRDefault="00DA0C69" w:rsidP="00DA0C69">
      <w:pPr>
        <w:numPr>
          <w:ilvl w:val="0"/>
          <w:numId w:val="1"/>
        </w:numPr>
      </w:pPr>
      <w:r>
        <w:t>Se envían muestra física  para tonos , alturas  y  pigmentacion</w:t>
      </w:r>
    </w:p>
    <w:p w:rsidR="00DA0C69" w:rsidRDefault="00DA0C69" w:rsidP="00DA0C69"/>
    <w:p w:rsidR="00DA0C69" w:rsidRPr="00315AED" w:rsidRDefault="00DA0C69" w:rsidP="00DA0C69">
      <w:pPr>
        <w:numPr>
          <w:ilvl w:val="0"/>
          <w:numId w:val="1"/>
        </w:numPr>
      </w:pPr>
      <w:r w:rsidRPr="00393DAD">
        <w:rPr>
          <w:b/>
          <w:u w:val="single"/>
        </w:rPr>
        <w:t>Utilizar tinta negra</w:t>
      </w:r>
      <w:r>
        <w:t xml:space="preserve"> </w:t>
      </w:r>
      <w:r w:rsidRPr="00393DAD">
        <w:rPr>
          <w:b/>
          <w:u w:val="single"/>
        </w:rPr>
        <w:t>ANTIGRASA</w:t>
      </w:r>
    </w:p>
    <w:p w:rsidR="00DA0C69" w:rsidRDefault="00DA0C69" w:rsidP="00DA0C69"/>
    <w:p w:rsidR="00DA0C69" w:rsidRPr="0098114D" w:rsidRDefault="00DA0C69" w:rsidP="00DA0C69">
      <w:pPr>
        <w:rPr>
          <w:b/>
          <w:u w:val="single"/>
        </w:rPr>
      </w:pPr>
    </w:p>
    <w:p w:rsidR="00DA0C69" w:rsidRDefault="00DA0C69" w:rsidP="00DA0C69">
      <w:r>
        <w:t>Agradezco la atención y colaboración prestada.</w:t>
      </w:r>
    </w:p>
    <w:p w:rsidR="00DA0C69" w:rsidRDefault="00DA0C69" w:rsidP="00DA0C69"/>
    <w:p w:rsidR="00DA0C69" w:rsidRDefault="00DA0C69" w:rsidP="00DA0C69"/>
    <w:p w:rsidR="00DA0C69" w:rsidRDefault="00DA0C69" w:rsidP="00DA0C69">
      <w:r>
        <w:t>Cordialmente</w:t>
      </w:r>
    </w:p>
    <w:p w:rsidR="00DA0C69" w:rsidRDefault="00DA0C69" w:rsidP="00DA0C69"/>
    <w:p w:rsidR="00DA0C69" w:rsidRDefault="00DA0C69" w:rsidP="00DA0C69"/>
    <w:p w:rsidR="00DA0C69" w:rsidRDefault="00DA0C69" w:rsidP="00DA0C69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DA0C69" w:rsidRDefault="00DA0C69" w:rsidP="00DA0C69">
      <w:r>
        <w:t>Director.</w:t>
      </w:r>
    </w:p>
    <w:p w:rsidR="00DA0C69" w:rsidRDefault="00DA0C69" w:rsidP="00DA0C69">
      <w:pPr>
        <w:rPr>
          <w:b/>
        </w:rPr>
      </w:pPr>
    </w:p>
    <w:p w:rsidR="00DA0C69" w:rsidRDefault="00DA0C69" w:rsidP="00DA0C69">
      <w:pPr>
        <w:rPr>
          <w:b/>
        </w:rPr>
      </w:pPr>
    </w:p>
    <w:p w:rsidR="00DA0C69" w:rsidRDefault="00DA0C69" w:rsidP="005450D8">
      <w:pPr>
        <w:rPr>
          <w:b/>
        </w:rPr>
      </w:pPr>
    </w:p>
    <w:p w:rsidR="00A544C9" w:rsidRDefault="00A544C9" w:rsidP="00A544C9">
      <w:pPr>
        <w:rPr>
          <w:b/>
        </w:rPr>
      </w:pPr>
    </w:p>
    <w:p w:rsidR="00A544C9" w:rsidRDefault="00A544C9" w:rsidP="00A544C9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A544C9" w:rsidRDefault="00A544C9" w:rsidP="00A544C9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A544C9" w:rsidRDefault="00A544C9" w:rsidP="00A544C9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A544C9" w:rsidRDefault="00A544C9" w:rsidP="00A544C9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A544C9" w:rsidRDefault="00A544C9" w:rsidP="00A544C9">
      <w:pPr>
        <w:pStyle w:val="Ttulo1"/>
      </w:pPr>
    </w:p>
    <w:p w:rsidR="00A544C9" w:rsidRDefault="00A544C9" w:rsidP="00A544C9">
      <w:pPr>
        <w:pStyle w:val="Ttulo1"/>
      </w:pPr>
      <w:r>
        <w:t>ORDEN DE TRABAJO     N°      06974</w:t>
      </w:r>
    </w:p>
    <w:p w:rsidR="00A544C9" w:rsidRDefault="00A544C9" w:rsidP="00A544C9"/>
    <w:p w:rsidR="00A544C9" w:rsidRDefault="00A544C9" w:rsidP="00A544C9">
      <w:r>
        <w:t>FECHA:</w:t>
      </w:r>
      <w:r>
        <w:tab/>
        <w:t>Medellín, Abril    30    de  2010</w:t>
      </w:r>
    </w:p>
    <w:p w:rsidR="00A544C9" w:rsidRDefault="00A544C9" w:rsidP="00A544C9">
      <w:r>
        <w:t>PARA:</w:t>
      </w:r>
      <w:r>
        <w:tab/>
      </w:r>
      <w:r>
        <w:tab/>
        <w:t>PLÁSTICOS DARMA</w:t>
      </w:r>
    </w:p>
    <w:p w:rsidR="00A544C9" w:rsidRDefault="00A544C9" w:rsidP="00A544C9">
      <w:r>
        <w:t>ATENCIÓN:</w:t>
      </w:r>
      <w:r>
        <w:tab/>
        <w:t>Sr. Darío Jaramillo</w:t>
      </w:r>
    </w:p>
    <w:p w:rsidR="00A544C9" w:rsidRDefault="00A544C9" w:rsidP="00A544C9">
      <w:r>
        <w:tab/>
      </w:r>
      <w:r>
        <w:tab/>
        <w:t>Gerente.</w:t>
      </w:r>
    </w:p>
    <w:p w:rsidR="00A544C9" w:rsidRDefault="00A544C9" w:rsidP="00A544C9"/>
    <w:p w:rsidR="00A544C9" w:rsidRDefault="00A544C9" w:rsidP="00A544C9">
      <w:r>
        <w:t>Apreciado Don Darío:</w:t>
      </w:r>
    </w:p>
    <w:p w:rsidR="00A544C9" w:rsidRDefault="00A544C9" w:rsidP="00A544C9"/>
    <w:p w:rsidR="00A544C9" w:rsidRDefault="00A544C9" w:rsidP="00A544C9">
      <w:r>
        <w:t>Con la presente estamos solicitando el siguiente Material   :</w:t>
      </w:r>
    </w:p>
    <w:p w:rsidR="00A544C9" w:rsidRDefault="00A544C9" w:rsidP="00A544C9"/>
    <w:p w:rsidR="00A544C9" w:rsidRDefault="00A544C9" w:rsidP="00A544C9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A544C9" w:rsidRDefault="00A544C9" w:rsidP="00A544C9">
      <w:pPr>
        <w:rPr>
          <w:b/>
          <w:bCs/>
          <w:u w:val="single"/>
        </w:rPr>
      </w:pPr>
    </w:p>
    <w:p w:rsidR="00A544C9" w:rsidRDefault="00A544C9" w:rsidP="00A544C9">
      <w:r>
        <w:t>MATERIAL:</w:t>
      </w:r>
      <w:r>
        <w:tab/>
      </w:r>
      <w:r>
        <w:tab/>
        <w:t>Polietileno Alta Densidad Pigmentado BLANCO Tubular.</w:t>
      </w:r>
    </w:p>
    <w:p w:rsidR="00A544C9" w:rsidRDefault="00A544C9" w:rsidP="00A544C9">
      <w:r>
        <w:t>MEDIDA:</w:t>
      </w:r>
      <w:r>
        <w:tab/>
      </w:r>
      <w:r>
        <w:tab/>
      </w:r>
      <w:r w:rsidRPr="00657B35">
        <w:rPr>
          <w:b/>
        </w:rPr>
        <w:t>50  Cms</w:t>
      </w:r>
      <w:r>
        <w:t>.</w:t>
      </w:r>
    </w:p>
    <w:p w:rsidR="00A544C9" w:rsidRPr="005660D5" w:rsidRDefault="00A544C9" w:rsidP="00A544C9">
      <w:pPr>
        <w:rPr>
          <w:b/>
          <w:bCs/>
        </w:rPr>
      </w:pPr>
      <w:r>
        <w:t>CALIBRE:</w:t>
      </w:r>
      <w:r>
        <w:tab/>
      </w:r>
      <w:r>
        <w:tab/>
      </w:r>
      <w:r w:rsidRPr="005660D5">
        <w:rPr>
          <w:b/>
        </w:rPr>
        <w:t xml:space="preserve">2.5 </w:t>
      </w:r>
      <w:r w:rsidRPr="005660D5">
        <w:rPr>
          <w:b/>
          <w:bCs/>
        </w:rPr>
        <w:t xml:space="preserve">  ”</w:t>
      </w:r>
    </w:p>
    <w:p w:rsidR="00A544C9" w:rsidRDefault="00A544C9" w:rsidP="00A544C9">
      <w:r>
        <w:t>COLOR:</w:t>
      </w:r>
      <w:r>
        <w:tab/>
      </w:r>
      <w:r>
        <w:tab/>
        <w:t>BLANCO  ( Según muestra  )</w:t>
      </w:r>
    </w:p>
    <w:p w:rsidR="00A544C9" w:rsidRDefault="00A544C9" w:rsidP="00A544C9">
      <w:r>
        <w:t>TRATADO:</w:t>
      </w:r>
      <w:r>
        <w:tab/>
      </w:r>
      <w:r>
        <w:tab/>
        <w:t>2 Caras.</w:t>
      </w:r>
    </w:p>
    <w:p w:rsidR="00A544C9" w:rsidRDefault="00A544C9" w:rsidP="00A544C9">
      <w:r>
        <w:t>CANTIDAD:</w:t>
      </w:r>
      <w:r>
        <w:tab/>
      </w:r>
      <w:r>
        <w:tab/>
      </w:r>
      <w:r w:rsidR="0007438C">
        <w:rPr>
          <w:b/>
        </w:rPr>
        <w:t>530</w:t>
      </w:r>
      <w:r>
        <w:rPr>
          <w:b/>
        </w:rPr>
        <w:t xml:space="preserve"> </w:t>
      </w:r>
      <w:r>
        <w:t xml:space="preserve">   Kg.</w:t>
      </w:r>
    </w:p>
    <w:p w:rsidR="00A544C9" w:rsidRDefault="00A544C9" w:rsidP="00A544C9">
      <w:r>
        <w:t>REFERENCIA:</w:t>
      </w:r>
      <w:r>
        <w:tab/>
      </w:r>
      <w:r w:rsidRPr="008970C3">
        <w:rPr>
          <w:b/>
        </w:rPr>
        <w:t>PLASTIQUIMICA GRANDE</w:t>
      </w:r>
    </w:p>
    <w:p w:rsidR="00A544C9" w:rsidRDefault="00A544C9" w:rsidP="00A544C9">
      <w:r>
        <w:t>COLORES:</w:t>
      </w:r>
      <w:r>
        <w:tab/>
      </w:r>
      <w:r>
        <w:tab/>
        <w:t>2 ( Gris -  Rojo)</w:t>
      </w:r>
    </w:p>
    <w:p w:rsidR="00A544C9" w:rsidRDefault="00A544C9" w:rsidP="00A544C9">
      <w:r>
        <w:t>CARAS:</w:t>
      </w:r>
      <w:r>
        <w:tab/>
      </w:r>
      <w:r>
        <w:tab/>
        <w:t>2</w:t>
      </w:r>
    </w:p>
    <w:p w:rsidR="00A544C9" w:rsidRDefault="00A544C9" w:rsidP="00A544C9">
      <w:r>
        <w:t>REPETICIÓN:</w:t>
      </w:r>
      <w:r>
        <w:tab/>
        <w:t>Continua</w:t>
      </w:r>
    </w:p>
    <w:p w:rsidR="00A544C9" w:rsidRDefault="00A544C9" w:rsidP="00A544C9">
      <w:r>
        <w:t>RODILLO:</w:t>
      </w:r>
      <w:r>
        <w:tab/>
      </w:r>
      <w:r>
        <w:tab/>
        <w:t>38</w:t>
      </w:r>
    </w:p>
    <w:p w:rsidR="00A544C9" w:rsidRPr="003B158B" w:rsidRDefault="00A544C9" w:rsidP="00A544C9">
      <w:pPr>
        <w:rPr>
          <w:b/>
        </w:rPr>
      </w:pPr>
      <w:r>
        <w:t>BOLSA:</w:t>
      </w:r>
      <w:r>
        <w:tab/>
      </w:r>
      <w:r>
        <w:tab/>
      </w:r>
      <w:r w:rsidRPr="003B158B">
        <w:rPr>
          <w:b/>
        </w:rPr>
        <w:t>50 x 190  cms</w:t>
      </w:r>
    </w:p>
    <w:p w:rsidR="00A544C9" w:rsidRDefault="00A544C9" w:rsidP="00A544C9">
      <w:r>
        <w:t>SELLADO:</w:t>
      </w:r>
      <w:r>
        <w:tab/>
      </w:r>
      <w:r>
        <w:tab/>
        <w:t>Para selle de Fondo.</w:t>
      </w:r>
    </w:p>
    <w:p w:rsidR="00A544C9" w:rsidRDefault="00A544C9" w:rsidP="00A544C9"/>
    <w:p w:rsidR="00A544C9" w:rsidRDefault="00A544C9" w:rsidP="00A544C9"/>
    <w:p w:rsidR="00A544C9" w:rsidRDefault="00A544C9" w:rsidP="00A544C9">
      <w:r>
        <w:rPr>
          <w:b/>
          <w:bCs/>
          <w:u w:val="single"/>
        </w:rPr>
        <w:t>NOTA:</w:t>
      </w:r>
      <w:r>
        <w:t xml:space="preserve">  * Los cyreles   Se encuentran en su planta</w:t>
      </w:r>
    </w:p>
    <w:p w:rsidR="00A544C9" w:rsidRDefault="00A544C9" w:rsidP="00A544C9">
      <w:pPr>
        <w:numPr>
          <w:ilvl w:val="0"/>
          <w:numId w:val="1"/>
        </w:numPr>
      </w:pPr>
      <w:r>
        <w:t>Se envían muestra física  para tonos , alturas  y pigmentacion</w:t>
      </w:r>
    </w:p>
    <w:p w:rsidR="00A544C9" w:rsidRDefault="00A544C9" w:rsidP="00A544C9">
      <w:pPr>
        <w:ind w:left="885"/>
      </w:pPr>
    </w:p>
    <w:p w:rsidR="00A544C9" w:rsidRPr="00315AED" w:rsidRDefault="00A544C9" w:rsidP="00A544C9">
      <w:pPr>
        <w:numPr>
          <w:ilvl w:val="0"/>
          <w:numId w:val="1"/>
        </w:numPr>
      </w:pPr>
      <w:r w:rsidRPr="00393DAD">
        <w:rPr>
          <w:b/>
          <w:u w:val="single"/>
        </w:rPr>
        <w:t>Utilizar tinta negra</w:t>
      </w:r>
      <w:r>
        <w:t xml:space="preserve"> </w:t>
      </w:r>
      <w:r w:rsidRPr="00393DAD">
        <w:rPr>
          <w:b/>
          <w:u w:val="single"/>
        </w:rPr>
        <w:t>ANTIGRASA</w:t>
      </w:r>
    </w:p>
    <w:p w:rsidR="00A544C9" w:rsidRDefault="00A544C9" w:rsidP="00A544C9">
      <w:pPr>
        <w:ind w:left="885"/>
      </w:pPr>
    </w:p>
    <w:p w:rsidR="00A544C9" w:rsidRPr="0098114D" w:rsidRDefault="00A544C9" w:rsidP="00A544C9">
      <w:pPr>
        <w:rPr>
          <w:b/>
          <w:u w:val="single"/>
        </w:rPr>
      </w:pPr>
    </w:p>
    <w:p w:rsidR="00A544C9" w:rsidRDefault="00A544C9" w:rsidP="00A544C9">
      <w:r>
        <w:t>Agradezco la atención y colaboración prestada.</w:t>
      </w:r>
    </w:p>
    <w:p w:rsidR="00A544C9" w:rsidRDefault="00A544C9" w:rsidP="00A544C9"/>
    <w:p w:rsidR="00A544C9" w:rsidRDefault="00A544C9" w:rsidP="00A544C9"/>
    <w:p w:rsidR="00A544C9" w:rsidRDefault="00A544C9" w:rsidP="00A544C9">
      <w:r>
        <w:t>Cordialmente,</w:t>
      </w:r>
    </w:p>
    <w:p w:rsidR="00A544C9" w:rsidRDefault="00A544C9" w:rsidP="00A544C9"/>
    <w:p w:rsidR="00A544C9" w:rsidRDefault="00A544C9" w:rsidP="00A544C9"/>
    <w:p w:rsidR="00A544C9" w:rsidRDefault="00A544C9" w:rsidP="00A544C9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A544C9" w:rsidRDefault="00A544C9" w:rsidP="00A544C9">
      <w:pPr>
        <w:tabs>
          <w:tab w:val="left" w:pos="1980"/>
        </w:tabs>
      </w:pPr>
      <w:r>
        <w:t>Director.</w:t>
      </w:r>
    </w:p>
    <w:p w:rsidR="00A544C9" w:rsidRDefault="00A544C9" w:rsidP="00A544C9">
      <w:pPr>
        <w:rPr>
          <w:b/>
        </w:rPr>
      </w:pPr>
    </w:p>
    <w:p w:rsidR="00EB2464" w:rsidRDefault="00EB2464" w:rsidP="00A544C9">
      <w:pPr>
        <w:rPr>
          <w:b/>
        </w:rPr>
      </w:pPr>
    </w:p>
    <w:p w:rsidR="00EB2464" w:rsidRDefault="00EB2464" w:rsidP="00A544C9">
      <w:pPr>
        <w:rPr>
          <w:b/>
        </w:rPr>
      </w:pPr>
    </w:p>
    <w:p w:rsidR="00EB2464" w:rsidRDefault="00EB2464" w:rsidP="00EB2464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EB2464" w:rsidRDefault="00EB2464" w:rsidP="00EB2464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EB2464" w:rsidRDefault="00EB2464" w:rsidP="00EB2464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EB2464" w:rsidRDefault="00EB2464" w:rsidP="00EB2464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EB2464" w:rsidRDefault="00EB2464" w:rsidP="00EB2464"/>
    <w:p w:rsidR="00EB2464" w:rsidRDefault="00D5672E" w:rsidP="00EB2464">
      <w:pPr>
        <w:pStyle w:val="Ttulo1"/>
      </w:pPr>
      <w:r>
        <w:t>ORDEN DE TRABAJO   N°      06971</w:t>
      </w:r>
    </w:p>
    <w:p w:rsidR="00EB2464" w:rsidRDefault="00EB2464" w:rsidP="00EB2464"/>
    <w:p w:rsidR="00EB2464" w:rsidRDefault="00EB2464" w:rsidP="00EB2464">
      <w:r>
        <w:t>FECHA:</w:t>
      </w:r>
      <w:r>
        <w:tab/>
        <w:t>Me</w:t>
      </w:r>
      <w:r w:rsidR="00D5672E">
        <w:t>dellín, Mayo   03</w:t>
      </w:r>
      <w:r>
        <w:t xml:space="preserve">    de   2010</w:t>
      </w:r>
    </w:p>
    <w:p w:rsidR="00EB2464" w:rsidRDefault="00EB2464" w:rsidP="00EB2464">
      <w:r>
        <w:t>PARA:</w:t>
      </w:r>
      <w:r>
        <w:tab/>
      </w:r>
      <w:r>
        <w:tab/>
        <w:t>PLÁSTICOS   DARMA</w:t>
      </w:r>
    </w:p>
    <w:p w:rsidR="00EB2464" w:rsidRDefault="00EB2464" w:rsidP="00EB2464">
      <w:r>
        <w:t>ATENCIÓN:</w:t>
      </w:r>
      <w:r>
        <w:tab/>
        <w:t>Sr. DARIO JARAMILLO</w:t>
      </w:r>
    </w:p>
    <w:p w:rsidR="00EB2464" w:rsidRDefault="00EB2464" w:rsidP="00EB2464"/>
    <w:p w:rsidR="00EB2464" w:rsidRDefault="00EB2464" w:rsidP="00EB2464">
      <w:r>
        <w:t>Apreciado Dn DARIO:</w:t>
      </w:r>
    </w:p>
    <w:p w:rsidR="00EB2464" w:rsidRDefault="00EB2464" w:rsidP="00EB2464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EB2464" w:rsidRDefault="00EB2464" w:rsidP="00EB2464"/>
    <w:p w:rsidR="00EB2464" w:rsidRDefault="00EB2464" w:rsidP="00EB2464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EB2464" w:rsidRDefault="00EB2464" w:rsidP="00EB2464"/>
    <w:p w:rsidR="00EB2464" w:rsidRDefault="00EB2464" w:rsidP="00EB2464">
      <w:r>
        <w:t>MATERIAL :</w:t>
      </w:r>
      <w:r>
        <w:tab/>
      </w:r>
      <w:r>
        <w:tab/>
        <w:t xml:space="preserve">Polietileno de Baja  densidad   </w:t>
      </w:r>
      <w:r>
        <w:rPr>
          <w:b/>
          <w:u w:val="single"/>
        </w:rPr>
        <w:t xml:space="preserve">Transparente </w:t>
      </w:r>
      <w:r>
        <w:t xml:space="preserve"> Tubular</w:t>
      </w:r>
    </w:p>
    <w:p w:rsidR="00EB2464" w:rsidRDefault="00EB2464" w:rsidP="00EB2464">
      <w:r>
        <w:t>MEDIDA:</w:t>
      </w:r>
      <w:r>
        <w:tab/>
      </w:r>
      <w:r>
        <w:tab/>
      </w:r>
      <w:r>
        <w:rPr>
          <w:b/>
        </w:rPr>
        <w:t>75</w:t>
      </w:r>
      <w:r>
        <w:t xml:space="preserve">   cms   </w:t>
      </w:r>
    </w:p>
    <w:p w:rsidR="00EB2464" w:rsidRDefault="00EB2464" w:rsidP="00EB2464">
      <w:r>
        <w:t>CALIBRE :</w:t>
      </w:r>
      <w:r>
        <w:tab/>
      </w:r>
      <w:r>
        <w:tab/>
      </w:r>
      <w:r>
        <w:rPr>
          <w:b/>
        </w:rPr>
        <w:t xml:space="preserve">1.5 </w:t>
      </w:r>
      <w:r>
        <w:t xml:space="preserve">   “</w:t>
      </w:r>
    </w:p>
    <w:p w:rsidR="00EB2464" w:rsidRDefault="00EB2464" w:rsidP="00EB2464">
      <w:r>
        <w:t>COLOR :</w:t>
      </w:r>
      <w:r>
        <w:tab/>
      </w:r>
      <w:r>
        <w:tab/>
        <w:t>Transparente</w:t>
      </w:r>
    </w:p>
    <w:p w:rsidR="00EB2464" w:rsidRPr="0007721A" w:rsidRDefault="00EB2464" w:rsidP="00EB2464">
      <w:r>
        <w:t xml:space="preserve">TRATADO : </w:t>
      </w:r>
      <w:r>
        <w:tab/>
      </w:r>
      <w:r>
        <w:tab/>
        <w:t>1  cara</w:t>
      </w:r>
    </w:p>
    <w:p w:rsidR="00EB2464" w:rsidRDefault="00EB2464" w:rsidP="00EB2464">
      <w:r>
        <w:t xml:space="preserve">CANTIDAD : </w:t>
      </w:r>
      <w:r>
        <w:tab/>
        <w:t>130    kg</w:t>
      </w:r>
    </w:p>
    <w:p w:rsidR="00EB2464" w:rsidRDefault="00EB2464" w:rsidP="00EB2464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 xml:space="preserve">3  </w:t>
      </w:r>
    </w:p>
    <w:p w:rsidR="00EB2464" w:rsidRDefault="00EB2464" w:rsidP="00EB2464">
      <w:r>
        <w:t xml:space="preserve">CARAS : </w:t>
      </w:r>
      <w:r>
        <w:tab/>
      </w:r>
      <w:r>
        <w:tab/>
        <w:t>1    ( 4  x  1  )</w:t>
      </w:r>
    </w:p>
    <w:p w:rsidR="00EB2464" w:rsidRDefault="00EB2464" w:rsidP="00EB2464">
      <w:r>
        <w:t xml:space="preserve">REPETICIÓN : </w:t>
      </w:r>
      <w:r>
        <w:tab/>
        <w:t>50   cms</w:t>
      </w:r>
    </w:p>
    <w:p w:rsidR="00EB2464" w:rsidRDefault="00EB2464" w:rsidP="00EB2464">
      <w:r>
        <w:t>RODILLO :</w:t>
      </w:r>
      <w:r>
        <w:tab/>
      </w:r>
      <w:r>
        <w:tab/>
        <w:t>50</w:t>
      </w:r>
    </w:p>
    <w:p w:rsidR="00EB2464" w:rsidRDefault="00EB2464" w:rsidP="00EB2464">
      <w:r>
        <w:t>BOLSA  :</w:t>
      </w:r>
      <w:r>
        <w:tab/>
      </w:r>
      <w:r>
        <w:tab/>
      </w:r>
      <w:r>
        <w:rPr>
          <w:b/>
        </w:rPr>
        <w:t xml:space="preserve">50  x  70 </w:t>
      </w:r>
      <w:r w:rsidRPr="00314872">
        <w:rPr>
          <w:b/>
        </w:rPr>
        <w:t xml:space="preserve"> +  10</w:t>
      </w:r>
      <w:r w:rsidRPr="00336CAC">
        <w:rPr>
          <w:b/>
        </w:rPr>
        <w:t xml:space="preserve">   cm</w:t>
      </w:r>
      <w:r>
        <w:t xml:space="preserve">    </w:t>
      </w:r>
    </w:p>
    <w:p w:rsidR="00EB2464" w:rsidRDefault="00EB2464" w:rsidP="00EB2464">
      <w:r>
        <w:t>SELLADO .</w:t>
      </w:r>
      <w:r>
        <w:tab/>
      </w:r>
      <w:r>
        <w:tab/>
        <w:t>Lateral</w:t>
      </w:r>
    </w:p>
    <w:p w:rsidR="00EB2464" w:rsidRDefault="00EB2464" w:rsidP="00EB2464">
      <w:r>
        <w:t>REFERENCIA :</w:t>
      </w:r>
      <w:r>
        <w:tab/>
      </w:r>
      <w:r>
        <w:rPr>
          <w:b/>
        </w:rPr>
        <w:t>CUBRELECHO   EKONO</w:t>
      </w:r>
    </w:p>
    <w:p w:rsidR="00EB2464" w:rsidRDefault="00EB2464" w:rsidP="00EB2464"/>
    <w:p w:rsidR="00EB2464" w:rsidRDefault="00EB2464" w:rsidP="00EB2464"/>
    <w:p w:rsidR="00EB2464" w:rsidRDefault="00EB2464" w:rsidP="00EB2464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>
        <w:rPr>
          <w:bCs/>
        </w:rPr>
        <w:t>Cyreles  se  encuentran en su  planta</w:t>
      </w:r>
    </w:p>
    <w:p w:rsidR="00EB2464" w:rsidRDefault="00EB2464" w:rsidP="00EB2464">
      <w:r>
        <w:t xml:space="preserve">                   -   Anexo  Arte  para   alturas y Tonos.</w:t>
      </w:r>
    </w:p>
    <w:p w:rsidR="00EB2464" w:rsidRDefault="00EB2464" w:rsidP="00EB2464">
      <w:pPr>
        <w:rPr>
          <w:b/>
        </w:rPr>
      </w:pPr>
      <w:r>
        <w:tab/>
        <w:t xml:space="preserve">        -  </w:t>
      </w:r>
      <w:r w:rsidRPr="00B879F4">
        <w:rPr>
          <w:b/>
        </w:rPr>
        <w:t>SE  APRUEBA  IMPRESIÓN</w:t>
      </w:r>
      <w:r>
        <w:t xml:space="preserve">  </w:t>
      </w:r>
      <w:r>
        <w:tab/>
        <w:t xml:space="preserve">        </w:t>
      </w: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EB2464" w:rsidRDefault="00EB2464" w:rsidP="00EB2464">
      <w:pPr>
        <w:rPr>
          <w:b/>
        </w:rPr>
      </w:pPr>
      <w:r>
        <w:rPr>
          <w:b/>
        </w:rPr>
        <w:tab/>
        <w:t xml:space="preserve">        -  EL MATERIAL  LO ENVIA  P.U </w:t>
      </w:r>
    </w:p>
    <w:p w:rsidR="001E0FF3" w:rsidRDefault="001E0FF3" w:rsidP="00EB2464">
      <w:pPr>
        <w:rPr>
          <w:b/>
        </w:rPr>
      </w:pPr>
      <w:r>
        <w:rPr>
          <w:b/>
        </w:rPr>
        <w:tab/>
        <w:t xml:space="preserve">        - colocar  pie de  imprenta</w:t>
      </w:r>
    </w:p>
    <w:p w:rsidR="00EB2464" w:rsidRDefault="00EB2464" w:rsidP="00EB2464">
      <w:pPr>
        <w:rPr>
          <w:b/>
        </w:rPr>
      </w:pPr>
      <w:r>
        <w:rPr>
          <w:b/>
        </w:rPr>
        <w:tab/>
        <w:t xml:space="preserve">       </w:t>
      </w:r>
    </w:p>
    <w:p w:rsidR="00EB2464" w:rsidRDefault="00EB2464" w:rsidP="00EB2464"/>
    <w:p w:rsidR="00EB2464" w:rsidRDefault="00EB2464" w:rsidP="00EB2464">
      <w:r>
        <w:tab/>
      </w:r>
    </w:p>
    <w:p w:rsidR="00EB2464" w:rsidRDefault="00EB2464" w:rsidP="00EB2464">
      <w:r>
        <w:t>Agradezco la atención y colaboración prestada.</w:t>
      </w:r>
    </w:p>
    <w:p w:rsidR="00EB2464" w:rsidRDefault="00EB2464" w:rsidP="00EB2464"/>
    <w:p w:rsidR="00EB2464" w:rsidRDefault="00EB2464" w:rsidP="00EB2464"/>
    <w:p w:rsidR="00EB2464" w:rsidRDefault="00EB2464" w:rsidP="00EB2464">
      <w:r>
        <w:t>Cordialmente</w:t>
      </w:r>
    </w:p>
    <w:p w:rsidR="00EB2464" w:rsidRDefault="00EB2464" w:rsidP="00EB2464"/>
    <w:p w:rsidR="00EB2464" w:rsidRDefault="00EB2464" w:rsidP="00EB2464"/>
    <w:p w:rsidR="00EB2464" w:rsidRDefault="00EB2464" w:rsidP="00EB2464">
      <w:r>
        <w:t>RICARDO CASAS ZAPATA</w:t>
      </w:r>
    </w:p>
    <w:p w:rsidR="00EB2464" w:rsidRDefault="00EB2464" w:rsidP="00EB2464">
      <w:r>
        <w:t>Director.</w:t>
      </w:r>
    </w:p>
    <w:p w:rsidR="00EB2464" w:rsidRDefault="00EB2464" w:rsidP="005450D8">
      <w:pPr>
        <w:rPr>
          <w:b/>
        </w:rPr>
      </w:pPr>
    </w:p>
    <w:p w:rsidR="00EB2464" w:rsidRDefault="00EB2464" w:rsidP="005450D8">
      <w:pPr>
        <w:rPr>
          <w:b/>
        </w:rPr>
      </w:pPr>
    </w:p>
    <w:p w:rsidR="00CC33AD" w:rsidRDefault="00CC33AD" w:rsidP="005450D8">
      <w:pPr>
        <w:rPr>
          <w:b/>
        </w:rPr>
      </w:pPr>
    </w:p>
    <w:p w:rsidR="00CC33AD" w:rsidRDefault="00CC33AD" w:rsidP="00CC33AD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CC33AD" w:rsidRDefault="00CC33AD" w:rsidP="00CC33AD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CC33AD" w:rsidRDefault="00CC33AD" w:rsidP="00CC33AD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CC33AD" w:rsidRDefault="00CC33AD" w:rsidP="00CC33AD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CC33AD" w:rsidRDefault="00CC33AD" w:rsidP="00CC33AD">
      <w:pPr>
        <w:pStyle w:val="Ttulo1"/>
      </w:pPr>
    </w:p>
    <w:p w:rsidR="00CC33AD" w:rsidRDefault="00D04A98" w:rsidP="00CC33AD">
      <w:pPr>
        <w:pStyle w:val="Ttulo1"/>
      </w:pPr>
      <w:r>
        <w:t>ORDEN DE TRABAJO     N°   06502</w:t>
      </w:r>
    </w:p>
    <w:p w:rsidR="00CC33AD" w:rsidRDefault="00CC33AD" w:rsidP="00CC33AD"/>
    <w:p w:rsidR="00CC33AD" w:rsidRDefault="00CC33AD" w:rsidP="00CC33AD">
      <w:r>
        <w:t>FECHA:</w:t>
      </w:r>
      <w:r>
        <w:tab/>
        <w:t>Med</w:t>
      </w:r>
      <w:r w:rsidR="00D04A98">
        <w:t>ellín, Mayo  03</w:t>
      </w:r>
      <w:r>
        <w:t xml:space="preserve">     de     2010</w:t>
      </w:r>
    </w:p>
    <w:p w:rsidR="00CC33AD" w:rsidRDefault="00CC33AD" w:rsidP="00CC33AD">
      <w:r>
        <w:t>PARA:</w:t>
      </w:r>
      <w:r>
        <w:tab/>
      </w:r>
      <w:r>
        <w:tab/>
        <w:t>PLÁSTICOS DARMA</w:t>
      </w:r>
    </w:p>
    <w:p w:rsidR="00CC33AD" w:rsidRDefault="00CC33AD" w:rsidP="00CC33AD">
      <w:r>
        <w:t>ATENCIÓN:</w:t>
      </w:r>
      <w:r>
        <w:tab/>
        <w:t>Sr. Darío Jaramillo</w:t>
      </w:r>
    </w:p>
    <w:p w:rsidR="00CC33AD" w:rsidRDefault="00CC33AD" w:rsidP="00CC33AD">
      <w:r>
        <w:tab/>
      </w:r>
      <w:r>
        <w:tab/>
        <w:t>Gerente.</w:t>
      </w:r>
    </w:p>
    <w:p w:rsidR="00CC33AD" w:rsidRDefault="00CC33AD" w:rsidP="00CC33AD"/>
    <w:p w:rsidR="00CC33AD" w:rsidRDefault="00CC33AD" w:rsidP="00CC33AD">
      <w:r>
        <w:t>Apreciado Don Darío :</w:t>
      </w:r>
    </w:p>
    <w:p w:rsidR="00CC33AD" w:rsidRDefault="00CC33AD" w:rsidP="00CC33AD">
      <w:r>
        <w:t xml:space="preserve"> </w:t>
      </w:r>
    </w:p>
    <w:p w:rsidR="00CC33AD" w:rsidRDefault="00CC33AD" w:rsidP="00CC33AD">
      <w:r>
        <w:t>Con la presente estamos solicitando el siguiente servicio de EXTRUSION E IMPRESION:</w:t>
      </w:r>
    </w:p>
    <w:p w:rsidR="00CC33AD" w:rsidRDefault="00CC33AD" w:rsidP="00CC33AD"/>
    <w:p w:rsidR="00CC33AD" w:rsidRDefault="00CC33AD" w:rsidP="00CC33AD">
      <w:pPr>
        <w:rPr>
          <w:b/>
          <w:bCs/>
          <w:u w:val="single"/>
        </w:rPr>
      </w:pPr>
      <w:r>
        <w:rPr>
          <w:b/>
          <w:bCs/>
          <w:u w:val="single"/>
        </w:rPr>
        <w:t>EXTRUSIÓN:</w:t>
      </w:r>
    </w:p>
    <w:p w:rsidR="00CC33AD" w:rsidRDefault="00CC33AD" w:rsidP="00CC33AD">
      <w:r>
        <w:t>MATERIAL:</w:t>
      </w:r>
      <w:r>
        <w:tab/>
      </w:r>
      <w:r>
        <w:tab/>
        <w:t xml:space="preserve">Polietileno BAJA  </w:t>
      </w:r>
      <w:r>
        <w:rPr>
          <w:u w:val="single"/>
        </w:rPr>
        <w:t xml:space="preserve">Tubular </w:t>
      </w:r>
    </w:p>
    <w:p w:rsidR="00CC33AD" w:rsidRDefault="00CC33AD" w:rsidP="00CC33AD">
      <w:r>
        <w:t>MEDIDA:</w:t>
      </w:r>
      <w:r>
        <w:tab/>
      </w:r>
      <w:r>
        <w:tab/>
      </w:r>
      <w:r>
        <w:rPr>
          <w:b/>
        </w:rPr>
        <w:t>16</w:t>
      </w:r>
      <w:r>
        <w:t xml:space="preserve">    Cms.</w:t>
      </w:r>
    </w:p>
    <w:p w:rsidR="00CC33AD" w:rsidRDefault="00CC33AD" w:rsidP="00CC33AD">
      <w:r>
        <w:t>CALIBRE:</w:t>
      </w:r>
      <w:r>
        <w:tab/>
      </w:r>
      <w:r>
        <w:tab/>
      </w:r>
      <w:r>
        <w:rPr>
          <w:b/>
        </w:rPr>
        <w:t xml:space="preserve">3.0 </w:t>
      </w:r>
      <w:r>
        <w:t xml:space="preserve">  ”</w:t>
      </w:r>
    </w:p>
    <w:p w:rsidR="00CC33AD" w:rsidRDefault="00CC33AD" w:rsidP="00CC33AD">
      <w:r>
        <w:t>COLOR:</w:t>
      </w:r>
      <w:r>
        <w:tab/>
      </w:r>
      <w:r>
        <w:tab/>
        <w:t>Transparente</w:t>
      </w:r>
    </w:p>
    <w:p w:rsidR="00CC33AD" w:rsidRDefault="00CC33AD" w:rsidP="00CC33AD">
      <w:r>
        <w:t>TRATADO:</w:t>
      </w:r>
      <w:r>
        <w:tab/>
      </w:r>
      <w:r>
        <w:tab/>
        <w:t>2  Caras.</w:t>
      </w:r>
    </w:p>
    <w:p w:rsidR="00CC33AD" w:rsidRDefault="00CC33AD" w:rsidP="00CC33AD">
      <w:r>
        <w:t>MEZCLA:</w:t>
      </w:r>
      <w:r>
        <w:tab/>
      </w:r>
      <w:r>
        <w:tab/>
        <w:t xml:space="preserve">Baja  25  kg – Lineal  7.5   kg (  </w:t>
      </w:r>
      <w:r w:rsidRPr="00B3460D">
        <w:rPr>
          <w:b/>
          <w:u w:val="single"/>
        </w:rPr>
        <w:t>EXCENO  2601</w:t>
      </w:r>
      <w:r>
        <w:t xml:space="preserve"> )</w:t>
      </w:r>
    </w:p>
    <w:p w:rsidR="00CC33AD" w:rsidRDefault="00CC33AD" w:rsidP="00CC33AD">
      <w:r>
        <w:t>CANTIDAD:</w:t>
      </w:r>
      <w:r>
        <w:tab/>
      </w:r>
      <w:r>
        <w:tab/>
        <w:t>160</w:t>
      </w:r>
      <w:r w:rsidRPr="00521768">
        <w:rPr>
          <w:b/>
        </w:rPr>
        <w:t xml:space="preserve">  </w:t>
      </w:r>
      <w:r>
        <w:t xml:space="preserve"> Kg.</w:t>
      </w:r>
    </w:p>
    <w:p w:rsidR="00CC33AD" w:rsidRDefault="00CC33AD" w:rsidP="00CC33AD">
      <w:pPr>
        <w:rPr>
          <w:b/>
          <w:bCs/>
          <w:u w:val="single"/>
        </w:rPr>
      </w:pPr>
    </w:p>
    <w:p w:rsidR="00CC33AD" w:rsidRDefault="00CC33AD" w:rsidP="00CC33AD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CC33AD" w:rsidRDefault="00CC33AD" w:rsidP="00CC33AD">
      <w:r>
        <w:t>COLORES:</w:t>
      </w:r>
      <w:r>
        <w:tab/>
      </w:r>
      <w:r>
        <w:tab/>
        <w:t>4  (   Blanco   – Amarillo – Verde  - Negro – Rojo   )</w:t>
      </w:r>
    </w:p>
    <w:p w:rsidR="00CC33AD" w:rsidRDefault="00CC33AD" w:rsidP="00CC33AD">
      <w:r>
        <w:t>CARAS:</w:t>
      </w:r>
      <w:r>
        <w:tab/>
      </w:r>
      <w:r>
        <w:tab/>
        <w:t>2  ( 4  x 2  - 4 x 2 ) Tambor  Central con angulo</w:t>
      </w:r>
    </w:p>
    <w:p w:rsidR="00CC33AD" w:rsidRDefault="00CC33AD" w:rsidP="00CC33AD">
      <w:r>
        <w:t>REPETICIÓN:</w:t>
      </w:r>
      <w:r>
        <w:tab/>
        <w:t xml:space="preserve">35    Cms. </w:t>
      </w:r>
    </w:p>
    <w:p w:rsidR="00CC33AD" w:rsidRDefault="00CC33AD" w:rsidP="00CC33AD">
      <w:r>
        <w:t>RODILLO :                35</w:t>
      </w:r>
    </w:p>
    <w:p w:rsidR="00CC33AD" w:rsidRDefault="00CC33AD" w:rsidP="00CC33AD">
      <w:r>
        <w:t>SELLADO:</w:t>
      </w:r>
      <w:r>
        <w:tab/>
      </w:r>
      <w:r>
        <w:tab/>
        <w:t>Fondo</w:t>
      </w:r>
    </w:p>
    <w:p w:rsidR="00CC33AD" w:rsidRDefault="00CC33AD" w:rsidP="00CC33AD">
      <w:pPr>
        <w:rPr>
          <w:b/>
        </w:rPr>
      </w:pPr>
      <w:r>
        <w:t>REFERENCIA:</w:t>
      </w:r>
      <w:r>
        <w:tab/>
      </w:r>
      <w:r>
        <w:rPr>
          <w:b/>
        </w:rPr>
        <w:t>CANOA  MORA   900    gms</w:t>
      </w:r>
    </w:p>
    <w:p w:rsidR="00CC33AD" w:rsidRDefault="00CC33AD" w:rsidP="00CC33AD">
      <w:pPr>
        <w:rPr>
          <w:b/>
        </w:rPr>
      </w:pPr>
      <w:r>
        <w:rPr>
          <w:b/>
        </w:rPr>
        <w:tab/>
      </w:r>
      <w:r>
        <w:rPr>
          <w:b/>
        </w:rPr>
        <w:tab/>
      </w:r>
    </w:p>
    <w:p w:rsidR="00CC33AD" w:rsidRDefault="00CC33AD" w:rsidP="00CC33AD"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CC33AD" w:rsidRDefault="00CC33AD" w:rsidP="00CC33AD">
      <w:r>
        <w:rPr>
          <w:b/>
          <w:bCs/>
          <w:u w:val="single"/>
        </w:rPr>
        <w:t>NOTA:</w:t>
      </w:r>
      <w:r>
        <w:t xml:space="preserve">             - Los cyreles se encuentran  planta.</w:t>
      </w:r>
    </w:p>
    <w:p w:rsidR="00CC33AD" w:rsidRDefault="00CC33AD" w:rsidP="00CC33AD">
      <w:pPr>
        <w:numPr>
          <w:ilvl w:val="0"/>
          <w:numId w:val="2"/>
        </w:numPr>
      </w:pPr>
      <w:r>
        <w:t>Altura y tonos según   Muestra  Fisica</w:t>
      </w:r>
    </w:p>
    <w:p w:rsidR="00CC33AD" w:rsidRDefault="00CC33AD" w:rsidP="00CC33AD">
      <w:pPr>
        <w:numPr>
          <w:ilvl w:val="0"/>
          <w:numId w:val="2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CONTROLA  BIEN  LA MEDIDA</w:t>
      </w:r>
    </w:p>
    <w:p w:rsidR="00CC33AD" w:rsidRPr="0090312C" w:rsidRDefault="00CC33AD" w:rsidP="00CC33AD">
      <w:pPr>
        <w:numPr>
          <w:ilvl w:val="0"/>
          <w:numId w:val="2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LINEAL ESPECIAL</w:t>
      </w:r>
    </w:p>
    <w:p w:rsidR="00CC33AD" w:rsidRPr="00547F4C" w:rsidRDefault="00CC33AD" w:rsidP="00CC33AD">
      <w:pPr>
        <w:rPr>
          <w:sz w:val="40"/>
          <w:szCs w:val="40"/>
        </w:rPr>
      </w:pPr>
    </w:p>
    <w:p w:rsidR="00CC33AD" w:rsidRDefault="00CC33AD" w:rsidP="00CC33AD"/>
    <w:p w:rsidR="00CC33AD" w:rsidRDefault="00CC33AD" w:rsidP="00CC33AD">
      <w:r>
        <w:t>Agradezco la atención y colaboración prestada.</w:t>
      </w:r>
    </w:p>
    <w:p w:rsidR="00CC33AD" w:rsidRDefault="00CC33AD" w:rsidP="00CC33AD"/>
    <w:p w:rsidR="00CC33AD" w:rsidRDefault="00CC33AD" w:rsidP="00CC33AD"/>
    <w:p w:rsidR="00CC33AD" w:rsidRDefault="00CC33AD" w:rsidP="00CC33AD">
      <w:r>
        <w:t>Cordialmente,</w:t>
      </w:r>
    </w:p>
    <w:p w:rsidR="00CC33AD" w:rsidRDefault="00CC33AD" w:rsidP="00CC33AD"/>
    <w:p w:rsidR="00CC33AD" w:rsidRDefault="00CC33AD" w:rsidP="00CC33AD"/>
    <w:p w:rsidR="00CC33AD" w:rsidRDefault="00CC33AD" w:rsidP="00CC33AD">
      <w:r>
        <w:t>RICARDO CASAS ZAPATA</w:t>
      </w:r>
    </w:p>
    <w:p w:rsidR="00CC33AD" w:rsidRDefault="00CC33AD" w:rsidP="00CC33AD">
      <w:r>
        <w:t>Director.</w:t>
      </w:r>
    </w:p>
    <w:p w:rsidR="00C50F43" w:rsidRDefault="00C50F43" w:rsidP="00C50F43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C50F43" w:rsidRDefault="00C50F43" w:rsidP="00C50F43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C50F43" w:rsidRDefault="00C50F43" w:rsidP="00C50F43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C50F43" w:rsidRDefault="00C50F43" w:rsidP="00C50F43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C50F43" w:rsidRDefault="00C50F43" w:rsidP="00C50F43"/>
    <w:p w:rsidR="00C50F43" w:rsidRDefault="00C50F43" w:rsidP="00C50F43">
      <w:pPr>
        <w:rPr>
          <w:bCs/>
        </w:rPr>
      </w:pPr>
    </w:p>
    <w:p w:rsidR="00C50F43" w:rsidRDefault="00C50F43" w:rsidP="00C50F43">
      <w:pPr>
        <w:pStyle w:val="Ttulo1"/>
      </w:pPr>
      <w:r>
        <w:t>ORDEN DE TRABAJO   N°      06980</w:t>
      </w:r>
    </w:p>
    <w:p w:rsidR="00C50F43" w:rsidRDefault="00C50F43" w:rsidP="00C50F43"/>
    <w:p w:rsidR="00C50F43" w:rsidRDefault="00C50F43" w:rsidP="00C50F43">
      <w:r>
        <w:t>FECHA:</w:t>
      </w:r>
      <w:r>
        <w:tab/>
        <w:t>Medellín, Mayo   03  de 2010</w:t>
      </w:r>
    </w:p>
    <w:p w:rsidR="00C50F43" w:rsidRDefault="00C50F43" w:rsidP="00C50F43">
      <w:r>
        <w:t>PARA:</w:t>
      </w:r>
      <w:r>
        <w:tab/>
      </w:r>
      <w:r>
        <w:tab/>
        <w:t>PLÁSTICOS DARMA</w:t>
      </w:r>
    </w:p>
    <w:p w:rsidR="00C50F43" w:rsidRDefault="00C50F43" w:rsidP="00C50F43">
      <w:r>
        <w:t>ATENCIÓN:</w:t>
      </w:r>
      <w:r>
        <w:tab/>
        <w:t>Sr. DARIO JARAMILLO</w:t>
      </w:r>
    </w:p>
    <w:p w:rsidR="00C50F43" w:rsidRDefault="00C50F43" w:rsidP="00C50F43"/>
    <w:p w:rsidR="00C50F43" w:rsidRDefault="00C50F43" w:rsidP="00C50F43">
      <w:r>
        <w:t>Apreciado Dn DARIO:</w:t>
      </w:r>
    </w:p>
    <w:p w:rsidR="00C50F43" w:rsidRDefault="00C50F43" w:rsidP="00C50F43"/>
    <w:p w:rsidR="00C50F43" w:rsidRDefault="00C50F43" w:rsidP="00C50F43">
      <w:r>
        <w:t>Con la presente estamos solicitando el siguiente servicio de extrusión e impresión</w:t>
      </w:r>
    </w:p>
    <w:p w:rsidR="00C50F43" w:rsidRDefault="00C50F43" w:rsidP="00C50F43"/>
    <w:p w:rsidR="00C50F43" w:rsidRDefault="00C50F43" w:rsidP="00C50F43">
      <w:r>
        <w:rPr>
          <w:b/>
          <w:bCs/>
          <w:u w:val="single"/>
        </w:rPr>
        <w:t>EXTRUSION</w:t>
      </w:r>
      <w:r>
        <w:t>:</w:t>
      </w:r>
    </w:p>
    <w:p w:rsidR="00C50F43" w:rsidRDefault="00C50F43" w:rsidP="00C50F43">
      <w:r>
        <w:t>MATERIAL :</w:t>
      </w:r>
      <w:r>
        <w:tab/>
      </w:r>
      <w:r>
        <w:tab/>
        <w:t>Polietileno de Alta  densidad Blanco  Tubular</w:t>
      </w:r>
    </w:p>
    <w:p w:rsidR="00C50F43" w:rsidRDefault="00C50F43" w:rsidP="00C50F43">
      <w:r>
        <w:t>MEDIDA:</w:t>
      </w:r>
      <w:r>
        <w:tab/>
      </w:r>
      <w:r>
        <w:tab/>
      </w:r>
      <w:r w:rsidRPr="009E0DA3">
        <w:rPr>
          <w:b/>
        </w:rPr>
        <w:t>30 + 8 + 8</w:t>
      </w:r>
      <w:r>
        <w:t xml:space="preserve">   cms   </w:t>
      </w:r>
    </w:p>
    <w:p w:rsidR="00C50F43" w:rsidRDefault="00C50F43" w:rsidP="00C50F43">
      <w:r>
        <w:t>CALIBRE :</w:t>
      </w:r>
      <w:r>
        <w:tab/>
      </w:r>
      <w:r>
        <w:tab/>
        <w:t>0.90   “</w:t>
      </w:r>
    </w:p>
    <w:p w:rsidR="00C50F43" w:rsidRDefault="00C50F43" w:rsidP="00C50F43">
      <w:r>
        <w:t>COLOR :</w:t>
      </w:r>
      <w:r>
        <w:tab/>
      </w:r>
      <w:r>
        <w:tab/>
        <w:t>Blanco</w:t>
      </w:r>
    </w:p>
    <w:p w:rsidR="00C50F43" w:rsidRDefault="00C50F43" w:rsidP="00C50F43">
      <w:r>
        <w:t xml:space="preserve">TRATADO : </w:t>
      </w:r>
      <w:r>
        <w:tab/>
      </w:r>
      <w:r>
        <w:tab/>
        <w:t>2  caras</w:t>
      </w:r>
    </w:p>
    <w:p w:rsidR="00C50F43" w:rsidRDefault="00C50F43" w:rsidP="00C50F43">
      <w:r>
        <w:t xml:space="preserve">MEZCLA :   </w:t>
      </w:r>
      <w:r>
        <w:tab/>
      </w:r>
      <w:r>
        <w:tab/>
      </w:r>
      <w:r w:rsidRPr="009E0DA3">
        <w:rPr>
          <w:b/>
        </w:rPr>
        <w:t xml:space="preserve">Alta   </w:t>
      </w:r>
      <w:smartTag w:uri="urn:schemas-microsoft-com:office:smarttags" w:element="metricconverter">
        <w:smartTagPr>
          <w:attr w:name="ProductID" w:val="25 kg"/>
        </w:smartTagPr>
        <w:r w:rsidRPr="009E0DA3">
          <w:rPr>
            <w:b/>
          </w:rPr>
          <w:t>25 kg</w:t>
        </w:r>
      </w:smartTag>
      <w:r w:rsidRPr="009E0DA3">
        <w:rPr>
          <w:b/>
        </w:rPr>
        <w:t xml:space="preserve"> – Lineal   12.5   kg – Pig Blanco  5 %- EPI</w:t>
      </w:r>
    </w:p>
    <w:p w:rsidR="00C50F43" w:rsidRPr="009E0DA3" w:rsidRDefault="00C50F43" w:rsidP="00C50F43">
      <w:pPr>
        <w:rPr>
          <w:b/>
        </w:rPr>
      </w:pPr>
      <w:r>
        <w:t xml:space="preserve">CANTIDAD : </w:t>
      </w:r>
      <w:r>
        <w:tab/>
      </w:r>
      <w:r w:rsidRPr="009E0DA3">
        <w:rPr>
          <w:b/>
        </w:rPr>
        <w:t>350   kg</w:t>
      </w:r>
    </w:p>
    <w:p w:rsidR="00C50F43" w:rsidRDefault="00C50F43" w:rsidP="00C50F43"/>
    <w:p w:rsidR="00C50F43" w:rsidRDefault="00C50F43" w:rsidP="00C50F43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C50F43" w:rsidRDefault="00C50F43" w:rsidP="00C50F43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>5 ( Según muestra  )</w:t>
      </w:r>
    </w:p>
    <w:p w:rsidR="00C50F43" w:rsidRDefault="00C50F43" w:rsidP="00C50F43">
      <w:r>
        <w:t xml:space="preserve">CARAS : </w:t>
      </w:r>
      <w:r>
        <w:tab/>
      </w:r>
      <w:r>
        <w:tab/>
        <w:t>2  ( 2  x  1  -  3  x  2  )</w:t>
      </w:r>
    </w:p>
    <w:p w:rsidR="00C50F43" w:rsidRDefault="00C50F43" w:rsidP="00C50F43">
      <w:r>
        <w:t xml:space="preserve">REPETICIÓN : </w:t>
      </w:r>
      <w:r>
        <w:tab/>
        <w:t>55  cms</w:t>
      </w:r>
    </w:p>
    <w:p w:rsidR="00C50F43" w:rsidRDefault="00295A3E" w:rsidP="00C50F43">
      <w:r>
        <w:t>RODILLO :</w:t>
      </w:r>
      <w:r>
        <w:tab/>
      </w:r>
      <w:r>
        <w:tab/>
        <w:t>56</w:t>
      </w:r>
    </w:p>
    <w:p w:rsidR="00C50F43" w:rsidRDefault="00C50F43" w:rsidP="00C50F43">
      <w:r>
        <w:t>BOLSA  :</w:t>
      </w:r>
      <w:r>
        <w:tab/>
      </w:r>
      <w:r>
        <w:tab/>
      </w:r>
      <w:r w:rsidRPr="00806B6C">
        <w:rPr>
          <w:b/>
        </w:rPr>
        <w:t>30 + 8 + 8 x 55</w:t>
      </w:r>
      <w:r>
        <w:t xml:space="preserve">  cm    </w:t>
      </w:r>
    </w:p>
    <w:p w:rsidR="00C50F43" w:rsidRDefault="00C50F43" w:rsidP="00C50F43">
      <w:r>
        <w:t>SELLADO .</w:t>
      </w:r>
      <w:r>
        <w:tab/>
      </w:r>
      <w:r>
        <w:tab/>
        <w:t>Fondo  ( para servo )</w:t>
      </w:r>
    </w:p>
    <w:p w:rsidR="00C50F43" w:rsidRDefault="00C50F43" w:rsidP="00C50F43">
      <w:r>
        <w:t>REFERENCIA :</w:t>
      </w:r>
      <w:r>
        <w:tab/>
      </w:r>
      <w:r>
        <w:rPr>
          <w:b/>
        </w:rPr>
        <w:t>FERNANDEZ  Y  CIA      Grande</w:t>
      </w:r>
    </w:p>
    <w:p w:rsidR="00C50F43" w:rsidRDefault="00C50F43" w:rsidP="00C50F43"/>
    <w:p w:rsidR="00C50F43" w:rsidRDefault="00C50F43" w:rsidP="00C50F43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>:     - Los cyr</w:t>
      </w:r>
      <w:r w:rsidR="00BB47FD">
        <w:rPr>
          <w:b/>
          <w:bCs/>
        </w:rPr>
        <w:t>eles  los  envía  Grafiflex</w:t>
      </w:r>
    </w:p>
    <w:p w:rsidR="00C50F43" w:rsidRDefault="00C50F43" w:rsidP="00C50F43">
      <w:r>
        <w:t xml:space="preserve">                   -   Anexo muestra física para   alturas y Tonos.</w:t>
      </w:r>
    </w:p>
    <w:p w:rsidR="00C50F43" w:rsidRDefault="00C50F43" w:rsidP="00C50F43">
      <w:pPr>
        <w:rPr>
          <w:b/>
          <w:sz w:val="32"/>
          <w:szCs w:val="32"/>
        </w:rPr>
      </w:pPr>
      <w:r>
        <w:tab/>
        <w:t xml:space="preserve">       -   </w:t>
      </w:r>
      <w:r w:rsidRPr="00295A3E">
        <w:rPr>
          <w:b/>
          <w:sz w:val="36"/>
          <w:szCs w:val="36"/>
        </w:rPr>
        <w:t>CON ADIVITIVO BIODEGRADABLE</w:t>
      </w:r>
    </w:p>
    <w:p w:rsidR="00C50F43" w:rsidRDefault="00C50F43" w:rsidP="00C50F43">
      <w:pPr>
        <w:rPr>
          <w:b/>
          <w:sz w:val="32"/>
          <w:szCs w:val="32"/>
        </w:rPr>
      </w:pPr>
    </w:p>
    <w:p w:rsidR="00C50F43" w:rsidRDefault="00C50F43" w:rsidP="00C50F43">
      <w:r>
        <w:rPr>
          <w:b/>
          <w:sz w:val="32"/>
          <w:szCs w:val="32"/>
        </w:rPr>
        <w:tab/>
        <w:t xml:space="preserve">     -  SE ANEXAN CYRELES  DE LEYENDA BIDEGRADABLE</w:t>
      </w:r>
    </w:p>
    <w:p w:rsidR="00C50F43" w:rsidRDefault="00C50F43" w:rsidP="00C50F43">
      <w:r>
        <w:t xml:space="preserve">    </w:t>
      </w:r>
      <w:r>
        <w:tab/>
        <w:t xml:space="preserve">       </w:t>
      </w:r>
      <w:r>
        <w:tab/>
      </w:r>
      <w:r>
        <w:tab/>
      </w:r>
    </w:p>
    <w:p w:rsidR="00C50F43" w:rsidRDefault="00C50F43" w:rsidP="00C50F43">
      <w:r>
        <w:t>Agradezco la atención y colaboración prestada.</w:t>
      </w:r>
    </w:p>
    <w:p w:rsidR="00C50F43" w:rsidRDefault="00C50F43" w:rsidP="00C50F43"/>
    <w:p w:rsidR="00C50F43" w:rsidRDefault="00C50F43" w:rsidP="00C50F43">
      <w:r>
        <w:t xml:space="preserve">Cordialmente </w:t>
      </w:r>
    </w:p>
    <w:p w:rsidR="00C50F43" w:rsidRDefault="00C50F43" w:rsidP="00C50F43"/>
    <w:p w:rsidR="00C50F43" w:rsidRDefault="00C50F43" w:rsidP="00C50F43">
      <w:r>
        <w:t>RICARDO CASAS ZAPATA</w:t>
      </w:r>
    </w:p>
    <w:p w:rsidR="00C50F43" w:rsidRDefault="00C50F43" w:rsidP="00C50F43">
      <w:pPr>
        <w:rPr>
          <w:b/>
          <w:bCs/>
        </w:rPr>
      </w:pPr>
      <w:r>
        <w:t>Director</w:t>
      </w:r>
    </w:p>
    <w:p w:rsidR="00CC33AD" w:rsidRDefault="00CC33AD" w:rsidP="005450D8">
      <w:pPr>
        <w:rPr>
          <w:b/>
        </w:rPr>
      </w:pPr>
    </w:p>
    <w:p w:rsidR="006B2D69" w:rsidRDefault="006B2D69" w:rsidP="005450D8">
      <w:pPr>
        <w:rPr>
          <w:b/>
        </w:rPr>
      </w:pPr>
    </w:p>
    <w:p w:rsidR="006B2D69" w:rsidRDefault="006B2D69" w:rsidP="006B2D69">
      <w:pPr>
        <w:rPr>
          <w:b/>
        </w:rPr>
      </w:pPr>
    </w:p>
    <w:p w:rsidR="006B2D69" w:rsidRDefault="006B2D69" w:rsidP="006B2D69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6B2D69" w:rsidRDefault="006B2D69" w:rsidP="006B2D69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6B2D69" w:rsidRDefault="006B2D69" w:rsidP="006B2D69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– 144 </w:t>
      </w:r>
    </w:p>
    <w:p w:rsidR="006B2D69" w:rsidRDefault="006B2D69" w:rsidP="006B2D69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TEL:   4 44 46 64  ITAGUI                                      </w:t>
      </w:r>
    </w:p>
    <w:p w:rsidR="006B2D69" w:rsidRDefault="006B2D69" w:rsidP="006B2D69"/>
    <w:p w:rsidR="006B2D69" w:rsidRDefault="006B2D69" w:rsidP="006B2D69"/>
    <w:p w:rsidR="006B2D69" w:rsidRDefault="006B2D69" w:rsidP="006B2D69">
      <w:pPr>
        <w:pStyle w:val="Ttulo1"/>
      </w:pPr>
      <w:r>
        <w:t>ORDEN DE TRABAJO     N°      06884</w:t>
      </w:r>
    </w:p>
    <w:p w:rsidR="006B2D69" w:rsidRPr="00370A8E" w:rsidRDefault="006B2D69" w:rsidP="006B2D69"/>
    <w:p w:rsidR="006B2D69" w:rsidRDefault="006B2D69" w:rsidP="006B2D69">
      <w:r>
        <w:t>FECHA:</w:t>
      </w:r>
      <w:r>
        <w:tab/>
        <w:t>Medellín,  Mayo  04    de  2010</w:t>
      </w:r>
    </w:p>
    <w:p w:rsidR="006B2D69" w:rsidRDefault="006B2D69" w:rsidP="006B2D69">
      <w:r>
        <w:t>PARA:</w:t>
      </w:r>
      <w:r>
        <w:tab/>
      </w:r>
      <w:r>
        <w:tab/>
        <w:t>PLÁSTICOS DARMA</w:t>
      </w:r>
    </w:p>
    <w:p w:rsidR="006B2D69" w:rsidRDefault="006B2D69" w:rsidP="006B2D69">
      <w:r>
        <w:t>ATENCIÓN:</w:t>
      </w:r>
      <w:r>
        <w:tab/>
        <w:t>Sr. Darío Jaramillo</w:t>
      </w:r>
    </w:p>
    <w:p w:rsidR="006B2D69" w:rsidRDefault="006B2D69" w:rsidP="006B2D69">
      <w:r>
        <w:tab/>
      </w:r>
      <w:r>
        <w:tab/>
        <w:t>Gerente.</w:t>
      </w:r>
    </w:p>
    <w:p w:rsidR="006B2D69" w:rsidRDefault="006B2D69" w:rsidP="006B2D69"/>
    <w:p w:rsidR="006B2D69" w:rsidRDefault="006B2D69" w:rsidP="006B2D69"/>
    <w:p w:rsidR="006B2D69" w:rsidRDefault="006B2D69" w:rsidP="006B2D69">
      <w:r>
        <w:t>Apreciado Don Darío:</w:t>
      </w:r>
    </w:p>
    <w:p w:rsidR="006B2D69" w:rsidRDefault="006B2D69" w:rsidP="006B2D69"/>
    <w:p w:rsidR="006B2D69" w:rsidRDefault="006B2D69" w:rsidP="006B2D69">
      <w:r>
        <w:t>Con la presente estamos solicitando el siguiente material:</w:t>
      </w:r>
    </w:p>
    <w:p w:rsidR="006B2D69" w:rsidRDefault="006B2D69" w:rsidP="006B2D69"/>
    <w:p w:rsidR="006B2D69" w:rsidRDefault="006B2D69" w:rsidP="006B2D69">
      <w:pPr>
        <w:rPr>
          <w:b/>
          <w:bCs/>
          <w:u w:val="single"/>
        </w:rPr>
      </w:pPr>
      <w:r>
        <w:rPr>
          <w:b/>
          <w:bCs/>
          <w:u w:val="single"/>
        </w:rPr>
        <w:t>IMPRESIÓN  :</w:t>
      </w:r>
    </w:p>
    <w:p w:rsidR="006B2D69" w:rsidRDefault="006B2D69" w:rsidP="006B2D69"/>
    <w:p w:rsidR="006B2D69" w:rsidRDefault="006B2D69" w:rsidP="006B2D69">
      <w:r>
        <w:t>MATERIAL:</w:t>
      </w:r>
      <w:r>
        <w:tab/>
      </w:r>
      <w:r>
        <w:tab/>
        <w:t xml:space="preserve">P.P  Tubular   de    </w:t>
      </w:r>
      <w:r w:rsidRPr="000D6B93">
        <w:rPr>
          <w:b/>
        </w:rPr>
        <w:t xml:space="preserve">35  </w:t>
      </w:r>
      <w:r>
        <w:t xml:space="preserve">  Cms.</w:t>
      </w:r>
    </w:p>
    <w:p w:rsidR="006B2D69" w:rsidRDefault="006B2D69" w:rsidP="006B2D69">
      <w:r>
        <w:t>CALIBRE:</w:t>
      </w:r>
      <w:r>
        <w:tab/>
      </w:r>
      <w:r>
        <w:tab/>
      </w:r>
      <w:smartTag w:uri="urn:schemas-microsoft-com:office:smarttags" w:element="metricconverter">
        <w:smartTagPr>
          <w:attr w:name="ProductID" w:val="1.5 ”"/>
        </w:smartTagPr>
        <w:r>
          <w:t>1.5 ”</w:t>
        </w:r>
      </w:smartTag>
    </w:p>
    <w:p w:rsidR="006B2D69" w:rsidRDefault="006B2D69" w:rsidP="006B2D69">
      <w:r>
        <w:t>CANTIDAD:</w:t>
      </w:r>
      <w:r>
        <w:tab/>
      </w:r>
      <w:r>
        <w:tab/>
        <w:t>150  kg</w:t>
      </w:r>
    </w:p>
    <w:p w:rsidR="006B2D69" w:rsidRDefault="006B2D69" w:rsidP="006B2D69">
      <w:r>
        <w:t>REFERENCIA:</w:t>
      </w:r>
      <w:r>
        <w:tab/>
      </w:r>
      <w:r>
        <w:rPr>
          <w:b/>
        </w:rPr>
        <w:t xml:space="preserve">PAN  SUIZO </w:t>
      </w:r>
      <w:r w:rsidRPr="00201420">
        <w:rPr>
          <w:b/>
        </w:rPr>
        <w:t xml:space="preserve">  EL JARDIN</w:t>
      </w:r>
    </w:p>
    <w:p w:rsidR="006B2D69" w:rsidRDefault="006B2D69" w:rsidP="006B2D69">
      <w:r>
        <w:t>REPETICIÓN:</w:t>
      </w:r>
      <w:r>
        <w:tab/>
        <w:t>30 Cms.</w:t>
      </w:r>
    </w:p>
    <w:p w:rsidR="006B2D69" w:rsidRPr="009F7AE4" w:rsidRDefault="006B2D69" w:rsidP="006B2D69">
      <w:pPr>
        <w:rPr>
          <w:b/>
        </w:rPr>
      </w:pPr>
      <w:r>
        <w:t xml:space="preserve">RODILLO  :               </w:t>
      </w:r>
      <w:r w:rsidRPr="009F7AE4">
        <w:rPr>
          <w:b/>
        </w:rPr>
        <w:t>30</w:t>
      </w:r>
    </w:p>
    <w:p w:rsidR="006B2D69" w:rsidRDefault="006B2D69" w:rsidP="006B2D69">
      <w:r>
        <w:t>IMPRESIÓN:</w:t>
      </w:r>
      <w:r>
        <w:tab/>
      </w:r>
      <w:r>
        <w:tab/>
        <w:t xml:space="preserve">2  Caras  </w:t>
      </w:r>
    </w:p>
    <w:p w:rsidR="006B2D69" w:rsidRDefault="006B2D69" w:rsidP="006B2D69">
      <w:r>
        <w:t>COLORES:</w:t>
      </w:r>
      <w:r>
        <w:tab/>
      </w:r>
      <w:r>
        <w:tab/>
        <w:t>4 según muestra.</w:t>
      </w:r>
    </w:p>
    <w:p w:rsidR="006B2D69" w:rsidRDefault="006B2D69" w:rsidP="006B2D69">
      <w:r>
        <w:t>BOLSA:</w:t>
      </w:r>
      <w:r>
        <w:tab/>
      </w:r>
      <w:r>
        <w:tab/>
      </w:r>
      <w:r w:rsidRPr="00CD0BF9">
        <w:rPr>
          <w:b/>
        </w:rPr>
        <w:t xml:space="preserve">30  x  32 + </w:t>
      </w:r>
      <w:smartTag w:uri="urn:schemas-microsoft-com:office:smarttags" w:element="metricconverter">
        <w:smartTagPr>
          <w:attr w:name="ProductID" w:val="3 cm"/>
        </w:smartTagPr>
        <w:r w:rsidRPr="00CD0BF9">
          <w:rPr>
            <w:b/>
          </w:rPr>
          <w:t>3 cm</w:t>
        </w:r>
      </w:smartTag>
      <w:r w:rsidRPr="00CD0BF9">
        <w:rPr>
          <w:b/>
        </w:rPr>
        <w:t xml:space="preserve">  FF</w:t>
      </w:r>
      <w:r>
        <w:t xml:space="preserve"> </w:t>
      </w:r>
    </w:p>
    <w:p w:rsidR="006B2D69" w:rsidRDefault="006B2D69" w:rsidP="006B2D69"/>
    <w:p w:rsidR="006B2D69" w:rsidRDefault="006B2D69" w:rsidP="006B2D69"/>
    <w:p w:rsidR="006B2D69" w:rsidRDefault="006B2D69" w:rsidP="006B2D69">
      <w:r>
        <w:rPr>
          <w:b/>
          <w:bCs/>
          <w:u w:val="single"/>
        </w:rPr>
        <w:t>NOTA:</w:t>
      </w:r>
      <w:r>
        <w:t xml:space="preserve">  - Se  envia muestra física para los tonos de impresión.</w:t>
      </w:r>
    </w:p>
    <w:p w:rsidR="006B2D69" w:rsidRDefault="006B2D69" w:rsidP="006B2D69">
      <w:pPr>
        <w:numPr>
          <w:ilvl w:val="0"/>
          <w:numId w:val="2"/>
        </w:numPr>
      </w:pPr>
      <w:r>
        <w:t xml:space="preserve">Se envia  </w:t>
      </w:r>
      <w:r>
        <w:rPr>
          <w:b/>
          <w:u w:val="single"/>
        </w:rPr>
        <w:t xml:space="preserve">TUBULAR DE 35  CM </w:t>
      </w:r>
    </w:p>
    <w:p w:rsidR="006B2D69" w:rsidRDefault="006B2D69" w:rsidP="006B2D69">
      <w:pPr>
        <w:numPr>
          <w:ilvl w:val="0"/>
          <w:numId w:val="2"/>
        </w:numPr>
      </w:pPr>
      <w:r>
        <w:t>Cyreles   en su planta</w:t>
      </w:r>
    </w:p>
    <w:p w:rsidR="006B2D69" w:rsidRDefault="006B2D69" w:rsidP="006B2D69">
      <w:pPr>
        <w:numPr>
          <w:ilvl w:val="0"/>
          <w:numId w:val="2"/>
        </w:numPr>
        <w:rPr>
          <w:b/>
        </w:rPr>
      </w:pPr>
      <w:r w:rsidRPr="00D369EA">
        <w:rPr>
          <w:b/>
        </w:rPr>
        <w:t>MONTAR  EN  RODILLO   30</w:t>
      </w:r>
    </w:p>
    <w:p w:rsidR="006B2D69" w:rsidRPr="00CD0BF9" w:rsidRDefault="006B2D69" w:rsidP="006B2D69">
      <w:pPr>
        <w:rPr>
          <w:b/>
          <w:sz w:val="28"/>
          <w:szCs w:val="28"/>
        </w:rPr>
      </w:pPr>
    </w:p>
    <w:p w:rsidR="006B2D69" w:rsidRDefault="006B2D69" w:rsidP="006B2D69"/>
    <w:p w:rsidR="006B2D69" w:rsidRDefault="006B2D69" w:rsidP="006B2D69"/>
    <w:p w:rsidR="006B2D69" w:rsidRDefault="006B2D69" w:rsidP="006B2D69">
      <w:r>
        <w:t>Agradezco la atención y colaboración prestada.</w:t>
      </w:r>
    </w:p>
    <w:p w:rsidR="006B2D69" w:rsidRDefault="006B2D69" w:rsidP="006B2D69"/>
    <w:p w:rsidR="006B2D69" w:rsidRDefault="006B2D69" w:rsidP="006B2D69"/>
    <w:p w:rsidR="006B2D69" w:rsidRDefault="006B2D69" w:rsidP="006B2D69">
      <w:r>
        <w:t>Cordialmente,</w:t>
      </w:r>
    </w:p>
    <w:p w:rsidR="006B2D69" w:rsidRDefault="006B2D69" w:rsidP="006B2D69"/>
    <w:p w:rsidR="006B2D69" w:rsidRDefault="006B2D69" w:rsidP="006B2D69"/>
    <w:p w:rsidR="006B2D69" w:rsidRDefault="006B2D69" w:rsidP="006B2D69"/>
    <w:p w:rsidR="006B2D69" w:rsidRDefault="006B2D69" w:rsidP="006B2D69">
      <w:r>
        <w:t>RICARDO CASAS ZAPATA</w:t>
      </w:r>
    </w:p>
    <w:p w:rsidR="006B2D69" w:rsidRDefault="006B2D69" w:rsidP="006B2D69">
      <w:r>
        <w:t>Director.</w:t>
      </w:r>
    </w:p>
    <w:p w:rsidR="006B2D69" w:rsidRDefault="006B2D69" w:rsidP="006B2D69"/>
    <w:p w:rsidR="006B2D69" w:rsidRDefault="006B2D69" w:rsidP="005450D8">
      <w:pPr>
        <w:rPr>
          <w:b/>
        </w:rPr>
      </w:pPr>
    </w:p>
    <w:p w:rsidR="001060AB" w:rsidRDefault="001060AB" w:rsidP="005450D8">
      <w:pPr>
        <w:rPr>
          <w:b/>
        </w:rPr>
      </w:pPr>
    </w:p>
    <w:p w:rsidR="001060AB" w:rsidRDefault="001060AB" w:rsidP="001060AB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1060AB" w:rsidRDefault="001060AB" w:rsidP="001060AB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1060AB" w:rsidRDefault="001060AB" w:rsidP="001060AB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1060AB" w:rsidRDefault="001060AB" w:rsidP="001060AB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1060AB" w:rsidRDefault="001060AB" w:rsidP="001060AB"/>
    <w:p w:rsidR="001060AB" w:rsidRDefault="001060AB" w:rsidP="001060AB"/>
    <w:p w:rsidR="001060AB" w:rsidRDefault="001060AB" w:rsidP="001060AB">
      <w:pPr>
        <w:pStyle w:val="Ttulo1"/>
      </w:pPr>
      <w:r>
        <w:t>ORDEN DE TRABAJO N°      06483</w:t>
      </w:r>
    </w:p>
    <w:p w:rsidR="001060AB" w:rsidRDefault="001060AB" w:rsidP="001060AB"/>
    <w:p w:rsidR="001060AB" w:rsidRDefault="001060AB" w:rsidP="001060AB">
      <w:r>
        <w:t>FECHA:</w:t>
      </w:r>
      <w:r>
        <w:tab/>
        <w:t>Med</w:t>
      </w:r>
      <w:r w:rsidR="00805571">
        <w:t>ellín, Mayo   04</w:t>
      </w:r>
      <w:r w:rsidR="00071290">
        <w:t xml:space="preserve">   de  2010</w:t>
      </w:r>
    </w:p>
    <w:p w:rsidR="001060AB" w:rsidRDefault="001060AB" w:rsidP="001060AB">
      <w:r>
        <w:t>PARA:</w:t>
      </w:r>
      <w:r>
        <w:tab/>
      </w:r>
      <w:r>
        <w:tab/>
        <w:t>PLÁSTICOS DARMA</w:t>
      </w:r>
    </w:p>
    <w:p w:rsidR="001060AB" w:rsidRDefault="001060AB" w:rsidP="001060AB">
      <w:r>
        <w:t>ATENCIÓN:</w:t>
      </w:r>
      <w:r>
        <w:tab/>
        <w:t>Sr. Darío Jaramillo</w:t>
      </w:r>
    </w:p>
    <w:p w:rsidR="001060AB" w:rsidRDefault="001060AB" w:rsidP="001060AB">
      <w:r>
        <w:tab/>
      </w:r>
      <w:r>
        <w:tab/>
        <w:t>Gerente.</w:t>
      </w:r>
    </w:p>
    <w:p w:rsidR="001060AB" w:rsidRDefault="001060AB" w:rsidP="001060AB"/>
    <w:p w:rsidR="001060AB" w:rsidRDefault="001060AB" w:rsidP="001060AB"/>
    <w:p w:rsidR="001060AB" w:rsidRDefault="001060AB" w:rsidP="001060AB">
      <w:r>
        <w:t>Apreciado Don Darío:</w:t>
      </w:r>
    </w:p>
    <w:p w:rsidR="001060AB" w:rsidRDefault="001060AB" w:rsidP="001060AB"/>
    <w:p w:rsidR="001060AB" w:rsidRDefault="001060AB" w:rsidP="001060AB">
      <w:r>
        <w:t>Con la presente estamos solicitando el siguiente material:</w:t>
      </w:r>
    </w:p>
    <w:p w:rsidR="001060AB" w:rsidRDefault="001060AB" w:rsidP="001060AB"/>
    <w:p w:rsidR="001060AB" w:rsidRDefault="001060AB" w:rsidP="001060AB">
      <w:pPr>
        <w:rPr>
          <w:b/>
          <w:bCs/>
          <w:u w:val="single"/>
        </w:rPr>
      </w:pPr>
      <w:r>
        <w:rPr>
          <w:b/>
          <w:bCs/>
          <w:u w:val="single"/>
        </w:rPr>
        <w:t>IMPRESIÓN  :</w:t>
      </w:r>
    </w:p>
    <w:p w:rsidR="001060AB" w:rsidRDefault="001060AB" w:rsidP="001060AB"/>
    <w:p w:rsidR="001060AB" w:rsidRDefault="001060AB" w:rsidP="001060AB">
      <w:r>
        <w:t>MATERIAL:</w:t>
      </w:r>
      <w:r>
        <w:tab/>
      </w:r>
      <w:r>
        <w:tab/>
        <w:t>P.P Lamina  70  Cms.</w:t>
      </w:r>
    </w:p>
    <w:p w:rsidR="001060AB" w:rsidRDefault="001060AB" w:rsidP="001060AB">
      <w:r>
        <w:t>CALIBRE:</w:t>
      </w:r>
      <w:r>
        <w:tab/>
      </w:r>
      <w:r>
        <w:tab/>
      </w:r>
      <w:r w:rsidR="00D542C6">
        <w:rPr>
          <w:b/>
        </w:rPr>
        <w:t>1.5</w:t>
      </w:r>
      <w:r w:rsidRPr="00E138B8">
        <w:rPr>
          <w:b/>
        </w:rPr>
        <w:t xml:space="preserve">  ”</w:t>
      </w:r>
    </w:p>
    <w:p w:rsidR="001060AB" w:rsidRDefault="00D542C6" w:rsidP="001060AB">
      <w:r>
        <w:t>CANTIDAD:</w:t>
      </w:r>
      <w:r>
        <w:tab/>
      </w:r>
      <w:r>
        <w:tab/>
        <w:t>16</w:t>
      </w:r>
      <w:r w:rsidR="001060AB">
        <w:t>0   kg</w:t>
      </w:r>
    </w:p>
    <w:p w:rsidR="001060AB" w:rsidRDefault="001060AB" w:rsidP="001060AB">
      <w:r>
        <w:t>REFERENCIA:</w:t>
      </w:r>
      <w:r>
        <w:tab/>
      </w:r>
      <w:r w:rsidRPr="003473C1">
        <w:rPr>
          <w:b/>
        </w:rPr>
        <w:t>MINIPAN   EL JARDIN</w:t>
      </w:r>
    </w:p>
    <w:p w:rsidR="001060AB" w:rsidRDefault="001060AB" w:rsidP="001060AB">
      <w:r>
        <w:t>REPETICIÓN:</w:t>
      </w:r>
      <w:r>
        <w:tab/>
        <w:t>22 Cms.</w:t>
      </w:r>
    </w:p>
    <w:p w:rsidR="001060AB" w:rsidRDefault="001060AB" w:rsidP="001060AB">
      <w:r>
        <w:t>RODILLO  :               44</w:t>
      </w:r>
    </w:p>
    <w:p w:rsidR="001060AB" w:rsidRDefault="001060AB" w:rsidP="001060AB">
      <w:r>
        <w:t>IMPRESIÓN:</w:t>
      </w:r>
      <w:r>
        <w:tab/>
      </w:r>
      <w:r>
        <w:tab/>
        <w:t xml:space="preserve">2  Cara  </w:t>
      </w:r>
    </w:p>
    <w:p w:rsidR="001060AB" w:rsidRDefault="001060AB" w:rsidP="001060AB">
      <w:r>
        <w:t>COLORES:</w:t>
      </w:r>
      <w:r>
        <w:tab/>
      </w:r>
      <w:r>
        <w:tab/>
        <w:t>4  según muestra.</w:t>
      </w:r>
    </w:p>
    <w:p w:rsidR="001060AB" w:rsidRDefault="001060AB" w:rsidP="001060AB">
      <w:r>
        <w:t>BOLSA:</w:t>
      </w:r>
      <w:r>
        <w:tab/>
      </w:r>
      <w:r>
        <w:tab/>
        <w:t>22  X  31 + 4  CM</w:t>
      </w:r>
    </w:p>
    <w:p w:rsidR="001060AB" w:rsidRDefault="001060AB" w:rsidP="001060AB">
      <w:r>
        <w:t xml:space="preserve">   cms</w:t>
      </w:r>
    </w:p>
    <w:p w:rsidR="001060AB" w:rsidRDefault="001060AB" w:rsidP="001060AB"/>
    <w:p w:rsidR="001060AB" w:rsidRDefault="001060AB" w:rsidP="001060AB">
      <w:r>
        <w:rPr>
          <w:b/>
          <w:bCs/>
          <w:u w:val="single"/>
        </w:rPr>
        <w:t>NOTA:</w:t>
      </w:r>
      <w:r>
        <w:t xml:space="preserve">  - Se  envia muestra física para los tonos de impresión.</w:t>
      </w:r>
    </w:p>
    <w:p w:rsidR="001060AB" w:rsidRPr="00332080" w:rsidRDefault="001060AB" w:rsidP="001060AB">
      <w:pPr>
        <w:numPr>
          <w:ilvl w:val="0"/>
          <w:numId w:val="2"/>
        </w:numPr>
        <w:rPr>
          <w:u w:val="single"/>
        </w:rPr>
      </w:pPr>
      <w:r>
        <w:rPr>
          <w:u w:val="single"/>
        </w:rPr>
        <w:t xml:space="preserve">Se envia   Lamina  de   70 cms </w:t>
      </w:r>
    </w:p>
    <w:p w:rsidR="001060AB" w:rsidRDefault="001060AB" w:rsidP="001060AB">
      <w:pPr>
        <w:numPr>
          <w:ilvl w:val="0"/>
          <w:numId w:val="2"/>
        </w:numPr>
      </w:pPr>
      <w:r>
        <w:t>Los cyreles se encuentran en su planta</w:t>
      </w:r>
    </w:p>
    <w:p w:rsidR="001060AB" w:rsidRDefault="001060AB" w:rsidP="001060AB"/>
    <w:p w:rsidR="001060AB" w:rsidRDefault="001060AB" w:rsidP="001060AB"/>
    <w:p w:rsidR="001060AB" w:rsidRDefault="001060AB" w:rsidP="001060AB">
      <w:r>
        <w:t>Agradezco la atención y colaboración prestada.</w:t>
      </w:r>
    </w:p>
    <w:p w:rsidR="001060AB" w:rsidRDefault="001060AB" w:rsidP="001060AB"/>
    <w:p w:rsidR="001060AB" w:rsidRDefault="001060AB" w:rsidP="001060AB"/>
    <w:p w:rsidR="001060AB" w:rsidRDefault="001060AB" w:rsidP="001060AB"/>
    <w:p w:rsidR="001060AB" w:rsidRDefault="001060AB" w:rsidP="001060AB">
      <w:r>
        <w:t>Cordialmente,</w:t>
      </w:r>
    </w:p>
    <w:p w:rsidR="001060AB" w:rsidRDefault="001060AB" w:rsidP="001060AB"/>
    <w:p w:rsidR="001060AB" w:rsidRDefault="001060AB" w:rsidP="001060AB"/>
    <w:p w:rsidR="001060AB" w:rsidRDefault="001060AB" w:rsidP="001060AB">
      <w:r>
        <w:t>RICARDO CASAS ZAPATA</w:t>
      </w:r>
    </w:p>
    <w:p w:rsidR="001060AB" w:rsidRDefault="001060AB" w:rsidP="001060AB">
      <w:r>
        <w:t>Director.</w:t>
      </w:r>
    </w:p>
    <w:p w:rsidR="001060AB" w:rsidRDefault="001060AB" w:rsidP="001060AB"/>
    <w:p w:rsidR="001060AB" w:rsidRDefault="001060AB" w:rsidP="005450D8">
      <w:pPr>
        <w:rPr>
          <w:b/>
        </w:rPr>
      </w:pPr>
    </w:p>
    <w:p w:rsidR="00747CB6" w:rsidRDefault="00747CB6" w:rsidP="005450D8">
      <w:pPr>
        <w:rPr>
          <w:b/>
        </w:rPr>
      </w:pPr>
    </w:p>
    <w:p w:rsidR="00747CB6" w:rsidRDefault="00747CB6" w:rsidP="005450D8">
      <w:pPr>
        <w:rPr>
          <w:b/>
        </w:rPr>
      </w:pPr>
    </w:p>
    <w:p w:rsidR="00747CB6" w:rsidRDefault="00747CB6" w:rsidP="005450D8">
      <w:pPr>
        <w:rPr>
          <w:b/>
        </w:rPr>
      </w:pPr>
    </w:p>
    <w:p w:rsidR="00747CB6" w:rsidRDefault="00747CB6" w:rsidP="005450D8">
      <w:pPr>
        <w:rPr>
          <w:b/>
        </w:rPr>
      </w:pPr>
    </w:p>
    <w:p w:rsidR="00747CB6" w:rsidRDefault="00747CB6" w:rsidP="00747CB6">
      <w:pPr>
        <w:rPr>
          <w:b/>
        </w:rPr>
      </w:pPr>
    </w:p>
    <w:p w:rsidR="00747CB6" w:rsidRDefault="00747CB6" w:rsidP="00747CB6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747CB6" w:rsidRDefault="00747CB6" w:rsidP="00747CB6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747CB6" w:rsidRDefault="00747CB6" w:rsidP="00747CB6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747CB6" w:rsidRDefault="00747CB6" w:rsidP="00747CB6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747CB6" w:rsidRDefault="00747CB6" w:rsidP="00747CB6">
      <w:pPr>
        <w:rPr>
          <w:b/>
          <w:bCs/>
        </w:rPr>
      </w:pPr>
    </w:p>
    <w:p w:rsidR="00747CB6" w:rsidRDefault="00747CB6" w:rsidP="00747CB6">
      <w:pPr>
        <w:pStyle w:val="Ttulo1"/>
      </w:pPr>
    </w:p>
    <w:p w:rsidR="00747CB6" w:rsidRDefault="00747CB6" w:rsidP="00747CB6">
      <w:pPr>
        <w:pStyle w:val="Ttulo1"/>
      </w:pPr>
      <w:r>
        <w:t>ORDEN DE TRABAJO  N °      06504</w:t>
      </w:r>
    </w:p>
    <w:p w:rsidR="00747CB6" w:rsidRDefault="00747CB6" w:rsidP="00747CB6"/>
    <w:p w:rsidR="00747CB6" w:rsidRDefault="0023700B" w:rsidP="00747CB6">
      <w:r>
        <w:t>FECHA:</w:t>
      </w:r>
      <w:r>
        <w:tab/>
        <w:t>Medellín,   Mayo  04</w:t>
      </w:r>
      <w:r w:rsidR="00747CB6">
        <w:t xml:space="preserve">    de   2010</w:t>
      </w:r>
    </w:p>
    <w:p w:rsidR="00747CB6" w:rsidRDefault="00747CB6" w:rsidP="00747CB6">
      <w:r>
        <w:t>PARA:</w:t>
      </w:r>
      <w:r>
        <w:tab/>
      </w:r>
      <w:r>
        <w:tab/>
        <w:t>PLÁSTICOS DARMA</w:t>
      </w:r>
    </w:p>
    <w:p w:rsidR="00747CB6" w:rsidRDefault="00747CB6" w:rsidP="00747CB6">
      <w:r>
        <w:t>ATENCIÓN:</w:t>
      </w:r>
      <w:r>
        <w:tab/>
        <w:t>Sr. Darío Jaramillo</w:t>
      </w:r>
    </w:p>
    <w:p w:rsidR="00747CB6" w:rsidRDefault="00747CB6" w:rsidP="00747CB6">
      <w:r>
        <w:tab/>
      </w:r>
      <w:r>
        <w:tab/>
        <w:t>Gerente.</w:t>
      </w:r>
    </w:p>
    <w:p w:rsidR="00747CB6" w:rsidRDefault="00747CB6" w:rsidP="00747CB6"/>
    <w:p w:rsidR="00747CB6" w:rsidRDefault="00747CB6" w:rsidP="00747CB6">
      <w:r>
        <w:t>Apreciado Don Darío:</w:t>
      </w:r>
    </w:p>
    <w:p w:rsidR="00747CB6" w:rsidRDefault="00747CB6" w:rsidP="00747CB6"/>
    <w:p w:rsidR="00747CB6" w:rsidRDefault="00747CB6" w:rsidP="00747CB6">
      <w:r>
        <w:t>Con la presente estamos solicitando el siguiente servicio de  IMPRESIÓN :</w:t>
      </w:r>
    </w:p>
    <w:p w:rsidR="00747CB6" w:rsidRDefault="00747CB6" w:rsidP="00747CB6"/>
    <w:p w:rsidR="00747CB6" w:rsidRDefault="00747CB6" w:rsidP="00747CB6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747CB6" w:rsidRDefault="00747CB6" w:rsidP="00747CB6">
      <w:r>
        <w:t xml:space="preserve">MATERIAL   :           Polipropileno  SemiTubular   de  </w:t>
      </w:r>
      <w:r w:rsidRPr="002720AA">
        <w:rPr>
          <w:b/>
        </w:rPr>
        <w:t>20 + 4</w:t>
      </w:r>
      <w:r>
        <w:t xml:space="preserve">     cms</w:t>
      </w:r>
    </w:p>
    <w:p w:rsidR="00747CB6" w:rsidRDefault="00747CB6" w:rsidP="00747CB6">
      <w:r>
        <w:t>CLIBRE      :               1.5  ”</w:t>
      </w:r>
    </w:p>
    <w:p w:rsidR="00747CB6" w:rsidRPr="00AD5DCF" w:rsidRDefault="00747CB6" w:rsidP="00747CB6">
      <w:pPr>
        <w:rPr>
          <w:b/>
        </w:rPr>
      </w:pPr>
      <w:r>
        <w:t>REFERENCIA:</w:t>
      </w:r>
      <w:r>
        <w:tab/>
      </w:r>
      <w:r>
        <w:rPr>
          <w:b/>
        </w:rPr>
        <w:t>CARMEL  INTERIOR  GRANDE</w:t>
      </w:r>
    </w:p>
    <w:p w:rsidR="00747CB6" w:rsidRDefault="00747CB6" w:rsidP="00747CB6">
      <w:r>
        <w:t>CANTIDAD    :          110    Kg</w:t>
      </w:r>
    </w:p>
    <w:p w:rsidR="00747CB6" w:rsidRDefault="00747CB6" w:rsidP="00747CB6">
      <w:r>
        <w:t>COLORES:</w:t>
      </w:r>
      <w:r>
        <w:tab/>
      </w:r>
      <w:r>
        <w:tab/>
        <w:t>1 ( Según  arte )</w:t>
      </w:r>
    </w:p>
    <w:p w:rsidR="00747CB6" w:rsidRDefault="00747CB6" w:rsidP="00747CB6">
      <w:r>
        <w:t>CARAS:</w:t>
      </w:r>
      <w:r>
        <w:tab/>
      </w:r>
      <w:r>
        <w:tab/>
        <w:t xml:space="preserve">1  </w:t>
      </w:r>
    </w:p>
    <w:p w:rsidR="00747CB6" w:rsidRDefault="00747CB6" w:rsidP="00747CB6">
      <w:r>
        <w:t>REPETICIÓN:</w:t>
      </w:r>
      <w:r>
        <w:tab/>
        <w:t>18</w:t>
      </w:r>
    </w:p>
    <w:p w:rsidR="00747CB6" w:rsidRPr="007E24E2" w:rsidRDefault="00747CB6" w:rsidP="00747CB6">
      <w:pPr>
        <w:rPr>
          <w:b/>
        </w:rPr>
      </w:pPr>
      <w:r>
        <w:t>RODILLO:</w:t>
      </w:r>
      <w:r>
        <w:tab/>
      </w:r>
      <w:r>
        <w:tab/>
      </w:r>
      <w:r w:rsidRPr="007E24E2">
        <w:rPr>
          <w:b/>
        </w:rPr>
        <w:t>37</w:t>
      </w:r>
    </w:p>
    <w:p w:rsidR="00747CB6" w:rsidRDefault="00747CB6" w:rsidP="00747CB6">
      <w:r>
        <w:t>BOLSA:</w:t>
      </w:r>
      <w:r>
        <w:tab/>
      </w:r>
      <w:r>
        <w:tab/>
        <w:t>18  X  20 + 4    cms de solapa  volada</w:t>
      </w:r>
    </w:p>
    <w:p w:rsidR="00747CB6" w:rsidRDefault="00747CB6" w:rsidP="00747CB6">
      <w:r>
        <w:t>SELLADO:</w:t>
      </w:r>
      <w:r>
        <w:tab/>
      </w:r>
      <w:r>
        <w:tab/>
        <w:t>Para selle lateral.</w:t>
      </w:r>
    </w:p>
    <w:p w:rsidR="00747CB6" w:rsidRDefault="00747CB6" w:rsidP="00747CB6"/>
    <w:p w:rsidR="00747CB6" w:rsidRDefault="00747CB6" w:rsidP="00747CB6"/>
    <w:p w:rsidR="00747CB6" w:rsidRDefault="00747CB6" w:rsidP="00747CB6">
      <w:r>
        <w:rPr>
          <w:b/>
          <w:bCs/>
          <w:u w:val="single"/>
        </w:rPr>
        <w:t>NOTA:</w:t>
      </w:r>
      <w:r>
        <w:t xml:space="preserve">  *   Los cyreles   se encuentran en  su  planta</w:t>
      </w:r>
    </w:p>
    <w:p w:rsidR="00747CB6" w:rsidRDefault="00747CB6" w:rsidP="00747CB6">
      <w:pPr>
        <w:numPr>
          <w:ilvl w:val="0"/>
          <w:numId w:val="1"/>
        </w:numPr>
      </w:pPr>
      <w:r>
        <w:t>Se envían ARTE    para tonos y alturas</w:t>
      </w:r>
    </w:p>
    <w:p w:rsidR="00747CB6" w:rsidRPr="00307118" w:rsidRDefault="00747CB6" w:rsidP="00747CB6">
      <w:pPr>
        <w:numPr>
          <w:ilvl w:val="0"/>
          <w:numId w:val="2"/>
        </w:numPr>
      </w:pPr>
      <w:r>
        <w:t xml:space="preserve">Se  envia el material de PP </w:t>
      </w:r>
      <w:r>
        <w:rPr>
          <w:b/>
        </w:rPr>
        <w:t xml:space="preserve">de  20 + 4 </w:t>
      </w:r>
      <w:r w:rsidRPr="00AD5DCF">
        <w:rPr>
          <w:b/>
        </w:rPr>
        <w:t xml:space="preserve">  cms</w:t>
      </w:r>
    </w:p>
    <w:p w:rsidR="00747CB6" w:rsidRPr="00150D1A" w:rsidRDefault="00747CB6" w:rsidP="00747CB6">
      <w:pPr>
        <w:numPr>
          <w:ilvl w:val="0"/>
          <w:numId w:val="2"/>
        </w:numPr>
      </w:pPr>
      <w:r>
        <w:rPr>
          <w:b/>
        </w:rPr>
        <w:t>OJO  EL RODILLO ES  37</w:t>
      </w:r>
    </w:p>
    <w:p w:rsidR="00747CB6" w:rsidRDefault="00747CB6" w:rsidP="00747CB6">
      <w:pPr>
        <w:ind w:left="885"/>
      </w:pPr>
    </w:p>
    <w:p w:rsidR="00747CB6" w:rsidRDefault="00747CB6" w:rsidP="00747CB6">
      <w:pPr>
        <w:ind w:left="885"/>
      </w:pPr>
    </w:p>
    <w:p w:rsidR="00747CB6" w:rsidRDefault="00747CB6" w:rsidP="00747CB6">
      <w:r>
        <w:t>Agradezco la atención y colaboración prestada.</w:t>
      </w:r>
    </w:p>
    <w:p w:rsidR="00747CB6" w:rsidRDefault="00747CB6" w:rsidP="00747CB6"/>
    <w:p w:rsidR="00747CB6" w:rsidRDefault="00747CB6" w:rsidP="00747CB6"/>
    <w:p w:rsidR="00747CB6" w:rsidRDefault="00747CB6" w:rsidP="00747CB6">
      <w:r>
        <w:t>Cordialmente,</w:t>
      </w:r>
    </w:p>
    <w:p w:rsidR="00747CB6" w:rsidRDefault="00747CB6" w:rsidP="00747CB6"/>
    <w:p w:rsidR="00747CB6" w:rsidRDefault="00747CB6" w:rsidP="00747CB6"/>
    <w:p w:rsidR="00747CB6" w:rsidRDefault="00747CB6" w:rsidP="00747CB6"/>
    <w:p w:rsidR="00747CB6" w:rsidRDefault="00747CB6" w:rsidP="00747CB6">
      <w:r>
        <w:t>RICARDO CASAS ZAPATA</w:t>
      </w:r>
    </w:p>
    <w:p w:rsidR="00747CB6" w:rsidRDefault="00747CB6" w:rsidP="00747CB6">
      <w:r>
        <w:t>Director.</w:t>
      </w:r>
    </w:p>
    <w:p w:rsidR="00747CB6" w:rsidRDefault="00747CB6" w:rsidP="005450D8">
      <w:pPr>
        <w:rPr>
          <w:b/>
        </w:rPr>
      </w:pPr>
    </w:p>
    <w:p w:rsidR="000E527E" w:rsidRDefault="000E527E" w:rsidP="005450D8">
      <w:pPr>
        <w:rPr>
          <w:b/>
        </w:rPr>
      </w:pPr>
    </w:p>
    <w:p w:rsidR="000E527E" w:rsidRDefault="000E527E" w:rsidP="005450D8">
      <w:pPr>
        <w:rPr>
          <w:b/>
        </w:rPr>
      </w:pPr>
    </w:p>
    <w:p w:rsidR="000E527E" w:rsidRDefault="000E527E" w:rsidP="005450D8">
      <w:pPr>
        <w:rPr>
          <w:b/>
        </w:rPr>
      </w:pPr>
    </w:p>
    <w:p w:rsidR="000E527E" w:rsidRDefault="000E527E" w:rsidP="005450D8">
      <w:pPr>
        <w:rPr>
          <w:b/>
        </w:rPr>
      </w:pPr>
    </w:p>
    <w:p w:rsidR="000E527E" w:rsidRDefault="000E527E" w:rsidP="000E527E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0E527E" w:rsidRDefault="000E527E" w:rsidP="000E527E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0E527E" w:rsidRDefault="000E527E" w:rsidP="000E527E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0E527E" w:rsidRDefault="000E527E" w:rsidP="000E527E">
      <w:pPr>
        <w:rPr>
          <w:b/>
          <w:bCs/>
          <w:sz w:val="20"/>
        </w:rPr>
      </w:pPr>
      <w:r>
        <w:rPr>
          <w:b/>
          <w:bCs/>
          <w:sz w:val="20"/>
        </w:rPr>
        <w:t>TEL:  4 44 46 64  ITAGUI.</w:t>
      </w:r>
    </w:p>
    <w:p w:rsidR="000E527E" w:rsidRDefault="000E527E" w:rsidP="000E527E">
      <w:pPr>
        <w:rPr>
          <w:b/>
          <w:bCs/>
        </w:rPr>
      </w:pPr>
    </w:p>
    <w:p w:rsidR="000E527E" w:rsidRDefault="000E527E" w:rsidP="000E527E">
      <w:pPr>
        <w:rPr>
          <w:b/>
          <w:bCs/>
        </w:rPr>
      </w:pPr>
    </w:p>
    <w:p w:rsidR="000E527E" w:rsidRDefault="000E527E" w:rsidP="000E527E">
      <w:pPr>
        <w:pStyle w:val="Ttulo1"/>
      </w:pPr>
      <w:r>
        <w:t>ORDEN DE TRABAJO        N°      06505</w:t>
      </w:r>
    </w:p>
    <w:p w:rsidR="000E527E" w:rsidRDefault="000E527E" w:rsidP="000E527E"/>
    <w:p w:rsidR="000E527E" w:rsidRDefault="000E527E" w:rsidP="000E527E">
      <w:r>
        <w:t>FECHA:</w:t>
      </w:r>
      <w:r>
        <w:tab/>
        <w:t>Mede</w:t>
      </w:r>
      <w:r w:rsidR="00F80DBA">
        <w:t>llín, Mayo</w:t>
      </w:r>
      <w:r>
        <w:t xml:space="preserve">   04   de  2010</w:t>
      </w:r>
    </w:p>
    <w:p w:rsidR="000E527E" w:rsidRDefault="000E527E" w:rsidP="000E527E">
      <w:r>
        <w:t>PARA:</w:t>
      </w:r>
      <w:r>
        <w:tab/>
      </w:r>
      <w:r>
        <w:tab/>
        <w:t>PLÁSTICOS DARMA</w:t>
      </w:r>
    </w:p>
    <w:p w:rsidR="000E527E" w:rsidRDefault="000E527E" w:rsidP="000E527E">
      <w:r>
        <w:t>ATENCIÓN:</w:t>
      </w:r>
      <w:r>
        <w:tab/>
        <w:t>Sr. Darío Jaramillo</w:t>
      </w:r>
    </w:p>
    <w:p w:rsidR="000E527E" w:rsidRDefault="000E527E" w:rsidP="000E527E">
      <w:r>
        <w:tab/>
      </w:r>
      <w:r>
        <w:tab/>
        <w:t>Gerente.</w:t>
      </w:r>
    </w:p>
    <w:p w:rsidR="000E527E" w:rsidRDefault="000E527E" w:rsidP="000E527E"/>
    <w:p w:rsidR="000E527E" w:rsidRDefault="000E527E" w:rsidP="000E527E">
      <w:r>
        <w:t>Apreciado Don Darío:</w:t>
      </w:r>
    </w:p>
    <w:p w:rsidR="000E527E" w:rsidRDefault="000E527E" w:rsidP="000E527E"/>
    <w:p w:rsidR="000E527E" w:rsidRDefault="000E527E" w:rsidP="000E527E">
      <w:r>
        <w:t>Con la presente estamos solicitando el siguiente material    :</w:t>
      </w:r>
    </w:p>
    <w:p w:rsidR="000E527E" w:rsidRDefault="000E527E" w:rsidP="000E527E"/>
    <w:p w:rsidR="000E527E" w:rsidRDefault="000E527E" w:rsidP="000E527E">
      <w:pPr>
        <w:rPr>
          <w:b/>
          <w:bCs/>
          <w:u w:val="single"/>
        </w:rPr>
      </w:pPr>
      <w:r>
        <w:rPr>
          <w:b/>
          <w:bCs/>
          <w:u w:val="single"/>
        </w:rPr>
        <w:t>IMPRESIÓN  :</w:t>
      </w:r>
    </w:p>
    <w:p w:rsidR="000E527E" w:rsidRDefault="000E527E" w:rsidP="000E527E"/>
    <w:p w:rsidR="000E527E" w:rsidRDefault="000E527E" w:rsidP="000E527E">
      <w:r>
        <w:t>MATERIAL:</w:t>
      </w:r>
      <w:r>
        <w:tab/>
      </w:r>
      <w:r>
        <w:tab/>
        <w:t>P.P  Lamina    48   cms</w:t>
      </w:r>
    </w:p>
    <w:p w:rsidR="000E527E" w:rsidRDefault="000E527E" w:rsidP="000E527E">
      <w:r>
        <w:t>CALIBRE:</w:t>
      </w:r>
      <w:r>
        <w:tab/>
      </w:r>
      <w:r>
        <w:tab/>
        <w:t>2.0  ”</w:t>
      </w:r>
    </w:p>
    <w:p w:rsidR="000E527E" w:rsidRDefault="000E527E" w:rsidP="000E527E">
      <w:r>
        <w:t>CANTIDAD:</w:t>
      </w:r>
      <w:r>
        <w:tab/>
      </w:r>
      <w:r>
        <w:tab/>
        <w:t>60    Kg</w:t>
      </w:r>
    </w:p>
    <w:p w:rsidR="000E527E" w:rsidRDefault="000E527E" w:rsidP="000E527E">
      <w:r>
        <w:t>REFERENCIA:</w:t>
      </w:r>
      <w:r>
        <w:tab/>
      </w:r>
      <w:r>
        <w:rPr>
          <w:b/>
        </w:rPr>
        <w:t xml:space="preserve">BOCADILLOS   DON </w:t>
      </w:r>
      <w:r w:rsidR="00F80DBA">
        <w:rPr>
          <w:b/>
        </w:rPr>
        <w:t>JOSE</w:t>
      </w:r>
    </w:p>
    <w:p w:rsidR="000E527E" w:rsidRDefault="000E527E" w:rsidP="000E527E">
      <w:r>
        <w:t>REPETICIÓN:</w:t>
      </w:r>
      <w:r>
        <w:tab/>
        <w:t>15   Cms.</w:t>
      </w:r>
    </w:p>
    <w:p w:rsidR="000E527E" w:rsidRDefault="000E527E" w:rsidP="000E527E">
      <w:r>
        <w:t>RODILLO  :               30</w:t>
      </w:r>
    </w:p>
    <w:p w:rsidR="000E527E" w:rsidRDefault="000E527E" w:rsidP="000E527E">
      <w:r>
        <w:t>IMPRESIÓN:</w:t>
      </w:r>
      <w:r>
        <w:tab/>
      </w:r>
      <w:r>
        <w:tab/>
        <w:t xml:space="preserve">2 Caras  </w:t>
      </w:r>
    </w:p>
    <w:p w:rsidR="000E527E" w:rsidRDefault="000E527E" w:rsidP="000E527E">
      <w:r>
        <w:t>COLORES:</w:t>
      </w:r>
      <w:r>
        <w:tab/>
      </w:r>
      <w:r>
        <w:tab/>
        <w:t>4  (SEGÚN  MUESTRA )</w:t>
      </w:r>
    </w:p>
    <w:p w:rsidR="000E527E" w:rsidRDefault="000E527E" w:rsidP="000E527E">
      <w:r>
        <w:t>BOLSA:</w:t>
      </w:r>
      <w:r>
        <w:tab/>
      </w:r>
      <w:r>
        <w:tab/>
        <w:t xml:space="preserve">15  X  24    cms   </w:t>
      </w:r>
    </w:p>
    <w:p w:rsidR="000E527E" w:rsidRDefault="000E527E" w:rsidP="000E527E">
      <w:r>
        <w:t>SELLADO :</w:t>
      </w:r>
      <w:r>
        <w:tab/>
      </w:r>
      <w:r>
        <w:tab/>
        <w:t>Lateral</w:t>
      </w:r>
    </w:p>
    <w:p w:rsidR="000E527E" w:rsidRDefault="000E527E" w:rsidP="000E527E"/>
    <w:p w:rsidR="000E527E" w:rsidRDefault="000E527E" w:rsidP="000E527E"/>
    <w:p w:rsidR="000E527E" w:rsidRDefault="000E527E" w:rsidP="000E527E">
      <w:r>
        <w:rPr>
          <w:b/>
          <w:bCs/>
          <w:u w:val="single"/>
        </w:rPr>
        <w:t>NOTA:</w:t>
      </w:r>
      <w:r>
        <w:t xml:space="preserve">  - Se  envia muestra física para los tonos y alturas  de impresión.</w:t>
      </w:r>
    </w:p>
    <w:p w:rsidR="000E527E" w:rsidRDefault="000E527E" w:rsidP="000E527E">
      <w:pPr>
        <w:numPr>
          <w:ilvl w:val="0"/>
          <w:numId w:val="18"/>
        </w:numPr>
      </w:pPr>
      <w:r>
        <w:t>Se aprueba Impresión</w:t>
      </w:r>
    </w:p>
    <w:p w:rsidR="000E527E" w:rsidRDefault="000E527E" w:rsidP="000E527E">
      <w:pPr>
        <w:numPr>
          <w:ilvl w:val="0"/>
          <w:numId w:val="18"/>
        </w:numPr>
      </w:pPr>
      <w:r>
        <w:t>Cyreles  en su  planata</w:t>
      </w:r>
    </w:p>
    <w:p w:rsidR="000E527E" w:rsidRDefault="000E527E" w:rsidP="000E527E"/>
    <w:p w:rsidR="000E527E" w:rsidRDefault="000E527E" w:rsidP="000E527E">
      <w:pPr>
        <w:ind w:left="1500"/>
        <w:rPr>
          <w:bCs/>
        </w:rPr>
      </w:pPr>
    </w:p>
    <w:p w:rsidR="000E527E" w:rsidRDefault="000E527E" w:rsidP="000E527E"/>
    <w:p w:rsidR="000E527E" w:rsidRDefault="000E527E" w:rsidP="000E527E"/>
    <w:p w:rsidR="000E527E" w:rsidRDefault="000E527E" w:rsidP="000E527E">
      <w:r>
        <w:t>Agradezco la atención y colaboración prestada.</w:t>
      </w:r>
    </w:p>
    <w:p w:rsidR="000E527E" w:rsidRDefault="000E527E" w:rsidP="000E527E"/>
    <w:p w:rsidR="000E527E" w:rsidRDefault="000E527E" w:rsidP="000E527E"/>
    <w:p w:rsidR="000E527E" w:rsidRDefault="000E527E" w:rsidP="000E527E"/>
    <w:p w:rsidR="000E527E" w:rsidRDefault="000E527E" w:rsidP="000E527E"/>
    <w:p w:rsidR="000E527E" w:rsidRDefault="000E527E" w:rsidP="000E527E">
      <w:r>
        <w:t>Cordialmente,</w:t>
      </w:r>
    </w:p>
    <w:p w:rsidR="000E527E" w:rsidRDefault="000E527E" w:rsidP="000E527E"/>
    <w:p w:rsidR="000E527E" w:rsidRDefault="000E527E" w:rsidP="000E527E"/>
    <w:p w:rsidR="000E527E" w:rsidRDefault="000E527E" w:rsidP="000E527E">
      <w:r>
        <w:t>RICARDO CASAS ZAPATA</w:t>
      </w:r>
    </w:p>
    <w:p w:rsidR="000E527E" w:rsidRDefault="000E527E" w:rsidP="000E527E">
      <w:r>
        <w:t>Director.</w:t>
      </w:r>
    </w:p>
    <w:p w:rsidR="000E527E" w:rsidRDefault="000E527E" w:rsidP="000E527E">
      <w:pPr>
        <w:rPr>
          <w:b/>
        </w:rPr>
      </w:pPr>
    </w:p>
    <w:p w:rsidR="000E527E" w:rsidRDefault="000E527E" w:rsidP="005450D8">
      <w:pPr>
        <w:rPr>
          <w:b/>
        </w:rPr>
      </w:pPr>
    </w:p>
    <w:p w:rsidR="00F80DBA" w:rsidRDefault="00F80DBA" w:rsidP="005450D8">
      <w:pPr>
        <w:rPr>
          <w:b/>
        </w:rPr>
      </w:pPr>
    </w:p>
    <w:p w:rsidR="00F80DBA" w:rsidRDefault="00F80DBA" w:rsidP="00F80DBA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F80DBA" w:rsidRDefault="00F80DBA" w:rsidP="00F80DBA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F80DBA" w:rsidRDefault="00F80DBA" w:rsidP="00F80DBA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 - 144</w:t>
      </w:r>
    </w:p>
    <w:p w:rsidR="00F80DBA" w:rsidRDefault="00F80DBA" w:rsidP="00F80DBA">
      <w:pPr>
        <w:rPr>
          <w:b/>
          <w:bCs/>
          <w:sz w:val="20"/>
        </w:rPr>
      </w:pPr>
      <w:r>
        <w:rPr>
          <w:b/>
          <w:bCs/>
          <w:sz w:val="20"/>
        </w:rPr>
        <w:t>TEL:   4 44 46 64  ITAGUI.</w:t>
      </w:r>
    </w:p>
    <w:p w:rsidR="00F80DBA" w:rsidRDefault="00F80DBA" w:rsidP="00F80DBA">
      <w:pPr>
        <w:rPr>
          <w:b/>
          <w:bCs/>
          <w:sz w:val="20"/>
        </w:rPr>
      </w:pPr>
    </w:p>
    <w:p w:rsidR="00F80DBA" w:rsidRDefault="00F80DBA" w:rsidP="00F80DBA">
      <w:pPr>
        <w:rPr>
          <w:b/>
          <w:bCs/>
        </w:rPr>
      </w:pPr>
    </w:p>
    <w:p w:rsidR="00F80DBA" w:rsidRDefault="00F80DBA" w:rsidP="00F80DBA">
      <w:pPr>
        <w:pStyle w:val="Ttulo1"/>
      </w:pPr>
      <w:r>
        <w:t>O</w:t>
      </w:r>
      <w:r w:rsidR="00F47A38">
        <w:t>RDEN DE  TRABAJO      N°   06991</w:t>
      </w:r>
    </w:p>
    <w:p w:rsidR="00F80DBA" w:rsidRDefault="00F80DBA" w:rsidP="00F80DBA"/>
    <w:p w:rsidR="00F80DBA" w:rsidRDefault="00C64404" w:rsidP="00F80DBA">
      <w:r>
        <w:t>FECHA:</w:t>
      </w:r>
      <w:r>
        <w:tab/>
        <w:t>Medellín, Mayo   04</w:t>
      </w:r>
      <w:r w:rsidR="00F80DBA">
        <w:t xml:space="preserve">   de 2010</w:t>
      </w:r>
    </w:p>
    <w:p w:rsidR="00F80DBA" w:rsidRDefault="00F80DBA" w:rsidP="00F80DBA">
      <w:r>
        <w:t>PARA:</w:t>
      </w:r>
      <w:r>
        <w:tab/>
      </w:r>
      <w:r>
        <w:tab/>
        <w:t>PLÁSTICOS DARMA</w:t>
      </w:r>
    </w:p>
    <w:p w:rsidR="00F80DBA" w:rsidRDefault="00F80DBA" w:rsidP="00F80DBA">
      <w:r>
        <w:t>ATENCIÓN:</w:t>
      </w:r>
      <w:r>
        <w:tab/>
        <w:t>Sr. Darío Jaramillo</w:t>
      </w:r>
    </w:p>
    <w:p w:rsidR="00F80DBA" w:rsidRDefault="00F80DBA" w:rsidP="00F80DBA">
      <w:r>
        <w:tab/>
      </w:r>
      <w:r>
        <w:tab/>
        <w:t>Gerente.</w:t>
      </w:r>
    </w:p>
    <w:p w:rsidR="00F80DBA" w:rsidRDefault="00F80DBA" w:rsidP="00F80DBA"/>
    <w:p w:rsidR="00F80DBA" w:rsidRDefault="00F80DBA" w:rsidP="00F80DBA">
      <w:r>
        <w:t>Apreciado Don Darío:</w:t>
      </w:r>
    </w:p>
    <w:p w:rsidR="00F80DBA" w:rsidRDefault="00F80DBA" w:rsidP="00F80DBA"/>
    <w:p w:rsidR="00F80DBA" w:rsidRDefault="00F80DBA" w:rsidP="00F80DBA">
      <w:r>
        <w:t>Con la presente estamos solicitando el siguiente servicio de  IMPRESION:</w:t>
      </w:r>
    </w:p>
    <w:p w:rsidR="00F80DBA" w:rsidRDefault="00F80DBA" w:rsidP="00F80DBA"/>
    <w:p w:rsidR="00F80DBA" w:rsidRDefault="00F80DBA" w:rsidP="00F80DBA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F80DBA" w:rsidRDefault="00F80DBA" w:rsidP="00F80DBA">
      <w:r>
        <w:t xml:space="preserve">MATERIAL   :           Polipropileno Tubular de </w:t>
      </w:r>
      <w:r>
        <w:rPr>
          <w:b/>
        </w:rPr>
        <w:t xml:space="preserve">38 </w:t>
      </w:r>
      <w:r>
        <w:t xml:space="preserve"> cms</w:t>
      </w:r>
    </w:p>
    <w:p w:rsidR="00F80DBA" w:rsidRDefault="00F80DBA" w:rsidP="00F80DBA">
      <w:r>
        <w:t xml:space="preserve">CLIBRE      :               </w:t>
      </w:r>
      <w:smartTag w:uri="urn:schemas-microsoft-com:office:smarttags" w:element="metricconverter">
        <w:smartTagPr>
          <w:attr w:name="ProductID" w:val="2.8 ”"/>
        </w:smartTagPr>
        <w:r>
          <w:rPr>
            <w:b/>
          </w:rPr>
          <w:t>2.8 ”</w:t>
        </w:r>
      </w:smartTag>
    </w:p>
    <w:p w:rsidR="00F80DBA" w:rsidRDefault="00F80DBA" w:rsidP="00F80DBA">
      <w:r>
        <w:t>REFERENCIA:</w:t>
      </w:r>
      <w:r>
        <w:tab/>
      </w:r>
      <w:r>
        <w:rPr>
          <w:b/>
        </w:rPr>
        <w:t>ADVERTENCIA  GRANDE</w:t>
      </w:r>
    </w:p>
    <w:p w:rsidR="00F80DBA" w:rsidRDefault="00F80DBA" w:rsidP="00F80DBA">
      <w:r>
        <w:t>CANTIDAD    :          80    Kg</w:t>
      </w:r>
    </w:p>
    <w:p w:rsidR="00F80DBA" w:rsidRDefault="00F80DBA" w:rsidP="00F80DBA">
      <w:r>
        <w:t>COLORES:</w:t>
      </w:r>
      <w:r>
        <w:tab/>
      </w:r>
      <w:r>
        <w:tab/>
        <w:t>1    (   Negro  )</w:t>
      </w:r>
    </w:p>
    <w:p w:rsidR="00F80DBA" w:rsidRDefault="00F80DBA" w:rsidP="00F80DBA">
      <w:r>
        <w:t>CARAS:</w:t>
      </w:r>
      <w:r>
        <w:tab/>
      </w:r>
      <w:r>
        <w:tab/>
        <w:t>1</w:t>
      </w:r>
    </w:p>
    <w:p w:rsidR="00F80DBA" w:rsidRDefault="00F80DBA" w:rsidP="00F80DBA">
      <w:r>
        <w:t>REPETICIÓN:</w:t>
      </w:r>
      <w:r>
        <w:tab/>
        <w:t>30</w:t>
      </w:r>
    </w:p>
    <w:p w:rsidR="00F80DBA" w:rsidRDefault="00F80DBA" w:rsidP="00F80DBA">
      <w:r>
        <w:t>RODILLO:</w:t>
      </w:r>
      <w:r>
        <w:tab/>
      </w:r>
      <w:r>
        <w:tab/>
        <w:t>30</w:t>
      </w:r>
    </w:p>
    <w:p w:rsidR="00F80DBA" w:rsidRDefault="00F80DBA" w:rsidP="00F80DBA">
      <w:pPr>
        <w:rPr>
          <w:b/>
        </w:rPr>
      </w:pPr>
      <w:r>
        <w:t>BOLSA:</w:t>
      </w:r>
      <w:r>
        <w:tab/>
      </w:r>
      <w:r>
        <w:tab/>
      </w:r>
      <w:r>
        <w:rPr>
          <w:b/>
        </w:rPr>
        <w:t>30  x   35   +  6   cms</w:t>
      </w:r>
    </w:p>
    <w:p w:rsidR="00F80DBA" w:rsidRDefault="00F80DBA" w:rsidP="00F80DBA">
      <w:r>
        <w:t>SELLADO:</w:t>
      </w:r>
      <w:r>
        <w:tab/>
      </w:r>
      <w:r>
        <w:tab/>
        <w:t>Para selle lateral.</w:t>
      </w:r>
    </w:p>
    <w:p w:rsidR="00F80DBA" w:rsidRDefault="00F80DBA" w:rsidP="00F80DBA"/>
    <w:p w:rsidR="00F80DBA" w:rsidRDefault="00F80DBA" w:rsidP="00F80DBA"/>
    <w:p w:rsidR="00F80DBA" w:rsidRDefault="00F80DBA" w:rsidP="00F80DBA">
      <w:r>
        <w:rPr>
          <w:b/>
          <w:bCs/>
          <w:u w:val="single"/>
        </w:rPr>
        <w:t>NOTA:</w:t>
      </w:r>
      <w:r>
        <w:t xml:space="preserve">  * Los cyreles  se encuentran en su planta</w:t>
      </w:r>
    </w:p>
    <w:p w:rsidR="00F80DBA" w:rsidRDefault="00F80DBA" w:rsidP="00F80DBA">
      <w:pPr>
        <w:numPr>
          <w:ilvl w:val="0"/>
          <w:numId w:val="10"/>
        </w:numPr>
      </w:pPr>
      <w:r>
        <w:t>Se envían muestra física  para tonos y alturas</w:t>
      </w:r>
    </w:p>
    <w:p w:rsidR="00F80DBA" w:rsidRDefault="00F80DBA" w:rsidP="00F80DBA">
      <w:pPr>
        <w:numPr>
          <w:ilvl w:val="0"/>
          <w:numId w:val="11"/>
        </w:numPr>
      </w:pPr>
      <w:r>
        <w:t xml:space="preserve">Se envia  el material de PP  de </w:t>
      </w:r>
      <w:r>
        <w:rPr>
          <w:b/>
        </w:rPr>
        <w:t>38</w:t>
      </w:r>
      <w:r>
        <w:t xml:space="preserve">  cm</w:t>
      </w:r>
    </w:p>
    <w:p w:rsidR="00F80DBA" w:rsidRDefault="00F80DBA" w:rsidP="00F80DBA">
      <w:pPr>
        <w:numPr>
          <w:ilvl w:val="0"/>
          <w:numId w:val="11"/>
        </w:numPr>
        <w:rPr>
          <w:b/>
        </w:rPr>
      </w:pPr>
      <w:r>
        <w:rPr>
          <w:b/>
        </w:rPr>
        <w:t>SE  APRUEBA  IMPRESION</w:t>
      </w:r>
    </w:p>
    <w:p w:rsidR="00F80DBA" w:rsidRDefault="00F80DBA" w:rsidP="00F80DBA">
      <w:pPr>
        <w:ind w:left="885"/>
      </w:pPr>
    </w:p>
    <w:p w:rsidR="00F80DBA" w:rsidRDefault="00F80DBA" w:rsidP="00F80DBA">
      <w:pPr>
        <w:ind w:left="885"/>
      </w:pPr>
    </w:p>
    <w:p w:rsidR="00F80DBA" w:rsidRDefault="00F80DBA" w:rsidP="00F80DBA">
      <w:r>
        <w:t>Agradezco la atención y colaboración prestada.</w:t>
      </w:r>
    </w:p>
    <w:p w:rsidR="00F80DBA" w:rsidRDefault="00F80DBA" w:rsidP="00F80DBA"/>
    <w:p w:rsidR="00F80DBA" w:rsidRDefault="00F80DBA" w:rsidP="00F80DBA"/>
    <w:p w:rsidR="00F80DBA" w:rsidRDefault="00F80DBA" w:rsidP="00F80DBA"/>
    <w:p w:rsidR="00F80DBA" w:rsidRDefault="00F80DBA" w:rsidP="00F80DBA">
      <w:r>
        <w:t xml:space="preserve">Cordialmente,                                                      </w:t>
      </w:r>
    </w:p>
    <w:p w:rsidR="00F80DBA" w:rsidRDefault="00F80DBA" w:rsidP="00F80DBA"/>
    <w:p w:rsidR="00F80DBA" w:rsidRDefault="00F80DBA" w:rsidP="00F80DBA"/>
    <w:p w:rsidR="00F80DBA" w:rsidRDefault="00F80DBA" w:rsidP="00F80DBA"/>
    <w:p w:rsidR="00F80DBA" w:rsidRDefault="00F80DBA" w:rsidP="00F80DBA">
      <w:r>
        <w:t>RICARDO CASAS ZAPATA</w:t>
      </w:r>
    </w:p>
    <w:p w:rsidR="00F80DBA" w:rsidRDefault="00F80DBA" w:rsidP="00F80DBA">
      <w:r>
        <w:t>Director.</w:t>
      </w:r>
    </w:p>
    <w:p w:rsidR="00F80DBA" w:rsidRDefault="00F80DBA" w:rsidP="00F80DBA">
      <w:pPr>
        <w:rPr>
          <w:b/>
        </w:rPr>
      </w:pPr>
    </w:p>
    <w:p w:rsidR="00F80DBA" w:rsidRDefault="00F80DBA" w:rsidP="005450D8">
      <w:pPr>
        <w:rPr>
          <w:b/>
        </w:rPr>
      </w:pPr>
    </w:p>
    <w:p w:rsidR="00496DA4" w:rsidRDefault="00496DA4" w:rsidP="005450D8">
      <w:pPr>
        <w:rPr>
          <w:b/>
        </w:rPr>
      </w:pPr>
    </w:p>
    <w:p w:rsidR="00496DA4" w:rsidRDefault="00496DA4" w:rsidP="005450D8">
      <w:pPr>
        <w:rPr>
          <w:b/>
        </w:rPr>
      </w:pPr>
    </w:p>
    <w:p w:rsidR="00496DA4" w:rsidRDefault="00496DA4" w:rsidP="005450D8">
      <w:pPr>
        <w:rPr>
          <w:b/>
        </w:rPr>
      </w:pPr>
    </w:p>
    <w:p w:rsidR="00496DA4" w:rsidRDefault="00496DA4" w:rsidP="00496DA4">
      <w:pPr>
        <w:rPr>
          <w:b/>
        </w:rPr>
      </w:pPr>
    </w:p>
    <w:p w:rsidR="00496DA4" w:rsidRDefault="00496DA4" w:rsidP="00496DA4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496DA4" w:rsidRDefault="00496DA4" w:rsidP="00496DA4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496DA4" w:rsidRDefault="00496DA4" w:rsidP="00496DA4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– 144 </w:t>
      </w:r>
    </w:p>
    <w:p w:rsidR="00496DA4" w:rsidRDefault="00496DA4" w:rsidP="00496DA4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TEL:   4 44 46 64  ITAGUI                                      </w:t>
      </w:r>
    </w:p>
    <w:p w:rsidR="00496DA4" w:rsidRDefault="00496DA4" w:rsidP="00496DA4"/>
    <w:p w:rsidR="00496DA4" w:rsidRDefault="00496DA4" w:rsidP="00496DA4">
      <w:pPr>
        <w:pStyle w:val="Ttulo1"/>
      </w:pPr>
      <w:r>
        <w:t>ORDEN DE TRABAJO   N°      06983</w:t>
      </w:r>
    </w:p>
    <w:p w:rsidR="00496DA4" w:rsidRPr="002E6298" w:rsidRDefault="00496DA4" w:rsidP="00496DA4"/>
    <w:p w:rsidR="00496DA4" w:rsidRDefault="00496DA4" w:rsidP="00496DA4">
      <w:r>
        <w:t>FECHA:</w:t>
      </w:r>
      <w:r>
        <w:tab/>
        <w:t>Medellín,  Mayo   04   de 2010</w:t>
      </w:r>
    </w:p>
    <w:p w:rsidR="00496DA4" w:rsidRDefault="00496DA4" w:rsidP="00496DA4">
      <w:r>
        <w:t>PARA:</w:t>
      </w:r>
      <w:r>
        <w:tab/>
      </w:r>
      <w:r>
        <w:tab/>
        <w:t>PLÁSTICOS DARMA</w:t>
      </w:r>
    </w:p>
    <w:p w:rsidR="00496DA4" w:rsidRDefault="00496DA4" w:rsidP="00496DA4">
      <w:r>
        <w:t>ATENCIÓN:</w:t>
      </w:r>
      <w:r>
        <w:tab/>
        <w:t>Sr. Darío Jaramillo</w:t>
      </w:r>
    </w:p>
    <w:p w:rsidR="00496DA4" w:rsidRDefault="00496DA4" w:rsidP="00496DA4">
      <w:r>
        <w:tab/>
      </w:r>
      <w:r>
        <w:tab/>
        <w:t>Gerente.</w:t>
      </w:r>
    </w:p>
    <w:p w:rsidR="00496DA4" w:rsidRDefault="00496DA4" w:rsidP="00496DA4"/>
    <w:p w:rsidR="00496DA4" w:rsidRDefault="00496DA4" w:rsidP="00496DA4">
      <w:r>
        <w:t>Apreciado Don Darío:</w:t>
      </w:r>
    </w:p>
    <w:p w:rsidR="00496DA4" w:rsidRDefault="00496DA4" w:rsidP="00496DA4"/>
    <w:p w:rsidR="00496DA4" w:rsidRDefault="00496DA4" w:rsidP="00496DA4">
      <w:r>
        <w:t>Con la presente estamos solicitando el siguiente servicio de  IMPRESION:</w:t>
      </w:r>
    </w:p>
    <w:p w:rsidR="00496DA4" w:rsidRDefault="00496DA4" w:rsidP="00496DA4"/>
    <w:p w:rsidR="00496DA4" w:rsidRDefault="00496DA4" w:rsidP="00496DA4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496DA4" w:rsidRDefault="00496DA4" w:rsidP="00496DA4">
      <w:r>
        <w:t xml:space="preserve">MATERIAL   :           Polipropileno LAMINA  de  </w:t>
      </w:r>
      <w:r w:rsidRPr="001F09F9">
        <w:rPr>
          <w:b/>
        </w:rPr>
        <w:t xml:space="preserve">55 </w:t>
      </w:r>
      <w:r w:rsidRPr="002830A8">
        <w:rPr>
          <w:b/>
        </w:rPr>
        <w:t xml:space="preserve"> </w:t>
      </w:r>
      <w:r>
        <w:t>cms</w:t>
      </w:r>
    </w:p>
    <w:p w:rsidR="00496DA4" w:rsidRDefault="00496DA4" w:rsidP="00496DA4">
      <w:r>
        <w:t xml:space="preserve">CLIBRE      :               1.5  ” </w:t>
      </w:r>
    </w:p>
    <w:p w:rsidR="00496DA4" w:rsidRDefault="00496DA4" w:rsidP="00496DA4">
      <w:r>
        <w:t>REFERENCIA:</w:t>
      </w:r>
      <w:r>
        <w:tab/>
      </w:r>
      <w:r w:rsidRPr="00883836">
        <w:rPr>
          <w:b/>
        </w:rPr>
        <w:t>PANDEYUCA  SOL DE ORIENTE</w:t>
      </w:r>
    </w:p>
    <w:p w:rsidR="00496DA4" w:rsidRDefault="004E27E5" w:rsidP="00496DA4">
      <w:r>
        <w:t>CANTIDAD    :         80</w:t>
      </w:r>
      <w:r w:rsidR="00496DA4">
        <w:t xml:space="preserve">    Kg</w:t>
      </w:r>
    </w:p>
    <w:p w:rsidR="00496DA4" w:rsidRDefault="00496DA4" w:rsidP="00496DA4">
      <w:r>
        <w:t>COLORES:</w:t>
      </w:r>
      <w:r>
        <w:tab/>
      </w:r>
      <w:r>
        <w:tab/>
        <w:t>5 (  según muestra )</w:t>
      </w:r>
    </w:p>
    <w:p w:rsidR="00496DA4" w:rsidRDefault="00496DA4" w:rsidP="00496DA4">
      <w:r>
        <w:t>CARAS:</w:t>
      </w:r>
      <w:r>
        <w:tab/>
      </w:r>
      <w:r>
        <w:tab/>
        <w:t>2</w:t>
      </w:r>
    </w:p>
    <w:p w:rsidR="00496DA4" w:rsidRDefault="00496DA4" w:rsidP="00496DA4">
      <w:r>
        <w:t>REPETICIÓN:</w:t>
      </w:r>
      <w:r>
        <w:tab/>
        <w:t>23  cms</w:t>
      </w:r>
    </w:p>
    <w:p w:rsidR="00496DA4" w:rsidRDefault="00496DA4" w:rsidP="00496DA4">
      <w:r>
        <w:t>RODILLO:</w:t>
      </w:r>
      <w:r>
        <w:tab/>
      </w:r>
      <w:r>
        <w:tab/>
        <w:t>48</w:t>
      </w:r>
    </w:p>
    <w:p w:rsidR="00496DA4" w:rsidRDefault="00496DA4" w:rsidP="00496DA4">
      <w:r>
        <w:t>BOLSA:</w:t>
      </w:r>
      <w:r>
        <w:tab/>
      </w:r>
      <w:r>
        <w:tab/>
      </w:r>
      <w:r>
        <w:rPr>
          <w:b/>
        </w:rPr>
        <w:t>23 x 24.5  + 3.5</w:t>
      </w:r>
      <w:r>
        <w:t xml:space="preserve">  cms     fuelle de  fondo</w:t>
      </w:r>
    </w:p>
    <w:p w:rsidR="00496DA4" w:rsidRDefault="00496DA4" w:rsidP="00496DA4">
      <w:r>
        <w:t>SELLADO:</w:t>
      </w:r>
      <w:r>
        <w:tab/>
      </w:r>
      <w:r>
        <w:tab/>
        <w:t>Para selle lateral.</w:t>
      </w:r>
    </w:p>
    <w:p w:rsidR="00496DA4" w:rsidRDefault="00496DA4" w:rsidP="00496DA4"/>
    <w:p w:rsidR="00496DA4" w:rsidRDefault="00496DA4" w:rsidP="00496DA4"/>
    <w:p w:rsidR="00496DA4" w:rsidRDefault="00496DA4" w:rsidP="00496DA4">
      <w:r>
        <w:rPr>
          <w:b/>
          <w:bCs/>
          <w:u w:val="single"/>
        </w:rPr>
        <w:t>NOTA:</w:t>
      </w:r>
      <w:r>
        <w:t xml:space="preserve">  * Los cyreles se encuentran en su planta</w:t>
      </w:r>
    </w:p>
    <w:p w:rsidR="00496DA4" w:rsidRDefault="00496DA4" w:rsidP="00496DA4">
      <w:pPr>
        <w:numPr>
          <w:ilvl w:val="0"/>
          <w:numId w:val="1"/>
        </w:numPr>
      </w:pPr>
      <w:r>
        <w:t>Se envían Plano  para tonos y alturas</w:t>
      </w:r>
    </w:p>
    <w:p w:rsidR="00496DA4" w:rsidRDefault="00496DA4" w:rsidP="00496DA4">
      <w:pPr>
        <w:numPr>
          <w:ilvl w:val="0"/>
          <w:numId w:val="1"/>
        </w:numPr>
      </w:pPr>
      <w:r>
        <w:t>Colocar pie de imprenta</w:t>
      </w:r>
    </w:p>
    <w:p w:rsidR="00496DA4" w:rsidRDefault="00496DA4" w:rsidP="00496DA4">
      <w:pPr>
        <w:numPr>
          <w:ilvl w:val="0"/>
          <w:numId w:val="1"/>
        </w:numPr>
        <w:rPr>
          <w:b/>
          <w:u w:val="single"/>
        </w:rPr>
      </w:pPr>
      <w:r w:rsidRPr="00532CDC">
        <w:rPr>
          <w:b/>
          <w:u w:val="single"/>
        </w:rPr>
        <w:t>Tener en cuenta cambios del  Cyrel  parte trasera</w:t>
      </w:r>
    </w:p>
    <w:p w:rsidR="00496DA4" w:rsidRDefault="00496DA4" w:rsidP="00496DA4">
      <w:pPr>
        <w:rPr>
          <w:b/>
          <w:u w:val="single"/>
        </w:rPr>
      </w:pPr>
    </w:p>
    <w:p w:rsidR="00496DA4" w:rsidRDefault="004E27E5" w:rsidP="00496DA4">
      <w:pPr>
        <w:numPr>
          <w:ilvl w:val="0"/>
          <w:numId w:val="1"/>
        </w:numPr>
        <w:rPr>
          <w:b/>
          <w:u w:val="single"/>
        </w:rPr>
      </w:pPr>
      <w:r>
        <w:rPr>
          <w:b/>
          <w:u w:val="single"/>
        </w:rPr>
        <w:t>Impresión  CON PONQUE  RICO</w:t>
      </w:r>
      <w:r w:rsidR="00496DA4">
        <w:rPr>
          <w:b/>
          <w:u w:val="single"/>
        </w:rPr>
        <w:t xml:space="preserve"> </w:t>
      </w:r>
    </w:p>
    <w:p w:rsidR="00496DA4" w:rsidRDefault="00496DA4" w:rsidP="00496DA4">
      <w:pPr>
        <w:rPr>
          <w:b/>
          <w:u w:val="single"/>
        </w:rPr>
      </w:pPr>
    </w:p>
    <w:p w:rsidR="00496DA4" w:rsidRDefault="00496DA4" w:rsidP="00496DA4">
      <w:pPr>
        <w:ind w:left="1125"/>
        <w:rPr>
          <w:b/>
          <w:bCs/>
          <w:u w:val="single"/>
        </w:rPr>
      </w:pPr>
    </w:p>
    <w:p w:rsidR="003A4C41" w:rsidRDefault="003A4C41" w:rsidP="00496DA4">
      <w:pPr>
        <w:ind w:left="1125"/>
        <w:rPr>
          <w:b/>
          <w:bCs/>
          <w:u w:val="single"/>
        </w:rPr>
      </w:pPr>
    </w:p>
    <w:p w:rsidR="00496DA4" w:rsidRDefault="00496DA4" w:rsidP="00496DA4">
      <w:pPr>
        <w:ind w:left="885"/>
        <w:rPr>
          <w:b/>
          <w:bCs/>
          <w:u w:val="single"/>
        </w:rPr>
      </w:pPr>
    </w:p>
    <w:p w:rsidR="00496DA4" w:rsidRDefault="00496DA4" w:rsidP="00496DA4">
      <w:r>
        <w:t>Agradezco la atención y colaboración prestada.</w:t>
      </w:r>
    </w:p>
    <w:p w:rsidR="00496DA4" w:rsidRDefault="00496DA4" w:rsidP="00496DA4"/>
    <w:p w:rsidR="00496DA4" w:rsidRDefault="00496DA4" w:rsidP="00496DA4"/>
    <w:p w:rsidR="00496DA4" w:rsidRDefault="00496DA4" w:rsidP="00496DA4">
      <w:r>
        <w:t>Cordialmente,</w:t>
      </w:r>
    </w:p>
    <w:p w:rsidR="00496DA4" w:rsidRDefault="00496DA4" w:rsidP="00496DA4"/>
    <w:p w:rsidR="00496DA4" w:rsidRDefault="00496DA4" w:rsidP="00496DA4"/>
    <w:p w:rsidR="00496DA4" w:rsidRDefault="00496DA4" w:rsidP="00496DA4">
      <w:r>
        <w:t>RICARDO CASAS ZAPATA</w:t>
      </w:r>
    </w:p>
    <w:p w:rsidR="00496DA4" w:rsidRDefault="00496DA4" w:rsidP="00496DA4">
      <w:r>
        <w:t>Director.</w:t>
      </w:r>
    </w:p>
    <w:p w:rsidR="00496DA4" w:rsidRDefault="00496DA4" w:rsidP="00496DA4">
      <w:pPr>
        <w:rPr>
          <w:b/>
        </w:rPr>
      </w:pPr>
    </w:p>
    <w:p w:rsidR="00496DA4" w:rsidRDefault="00496DA4" w:rsidP="005450D8">
      <w:pPr>
        <w:rPr>
          <w:b/>
        </w:rPr>
      </w:pPr>
    </w:p>
    <w:p w:rsidR="00016803" w:rsidRDefault="00016803" w:rsidP="005450D8">
      <w:pPr>
        <w:rPr>
          <w:b/>
        </w:rPr>
      </w:pPr>
    </w:p>
    <w:p w:rsidR="00016803" w:rsidRDefault="00016803" w:rsidP="00016803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016803" w:rsidRDefault="00016803" w:rsidP="00016803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016803" w:rsidRDefault="00016803" w:rsidP="00016803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016803" w:rsidRDefault="00016803" w:rsidP="00016803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016803" w:rsidRDefault="00016803" w:rsidP="00016803">
      <w:pPr>
        <w:pStyle w:val="Ttulo1"/>
      </w:pPr>
    </w:p>
    <w:p w:rsidR="00016803" w:rsidRDefault="00016803" w:rsidP="00016803">
      <w:pPr>
        <w:pStyle w:val="Ttulo1"/>
      </w:pPr>
      <w:r>
        <w:t>ORDEN DE TRABAJO     N°   06985</w:t>
      </w:r>
    </w:p>
    <w:p w:rsidR="00016803" w:rsidRDefault="00016803" w:rsidP="00016803"/>
    <w:p w:rsidR="00016803" w:rsidRDefault="00016803" w:rsidP="00016803">
      <w:r>
        <w:t>FECHA:</w:t>
      </w:r>
      <w:r>
        <w:tab/>
        <w:t>Medellín, Mayo  05     de     2010</w:t>
      </w:r>
    </w:p>
    <w:p w:rsidR="00016803" w:rsidRDefault="00016803" w:rsidP="00016803">
      <w:r>
        <w:t>PARA:</w:t>
      </w:r>
      <w:r>
        <w:tab/>
      </w:r>
      <w:r>
        <w:tab/>
        <w:t>PLÁSTICOS DARMA</w:t>
      </w:r>
    </w:p>
    <w:p w:rsidR="00016803" w:rsidRDefault="00016803" w:rsidP="00016803">
      <w:r>
        <w:t>ATENCIÓN:</w:t>
      </w:r>
      <w:r>
        <w:tab/>
        <w:t>Sr. Darío Jaramillo</w:t>
      </w:r>
    </w:p>
    <w:p w:rsidR="00016803" w:rsidRDefault="00016803" w:rsidP="00016803">
      <w:r>
        <w:tab/>
      </w:r>
      <w:r>
        <w:tab/>
        <w:t>Gerente.</w:t>
      </w:r>
    </w:p>
    <w:p w:rsidR="00016803" w:rsidRDefault="00016803" w:rsidP="00016803"/>
    <w:p w:rsidR="00016803" w:rsidRDefault="00016803" w:rsidP="00016803">
      <w:r>
        <w:t>Apreciado Don Darío :</w:t>
      </w:r>
    </w:p>
    <w:p w:rsidR="00016803" w:rsidRDefault="00016803" w:rsidP="00016803">
      <w:r>
        <w:t xml:space="preserve"> </w:t>
      </w:r>
    </w:p>
    <w:p w:rsidR="00016803" w:rsidRDefault="00016803" w:rsidP="00016803">
      <w:r>
        <w:t>Con la presente estamos solicitando el siguiente servicio de EXTRUSION E IMPRESION:</w:t>
      </w:r>
    </w:p>
    <w:p w:rsidR="00016803" w:rsidRDefault="00016803" w:rsidP="00016803"/>
    <w:p w:rsidR="00016803" w:rsidRDefault="00016803" w:rsidP="00016803">
      <w:pPr>
        <w:rPr>
          <w:b/>
          <w:bCs/>
          <w:u w:val="single"/>
        </w:rPr>
      </w:pPr>
      <w:r>
        <w:rPr>
          <w:b/>
          <w:bCs/>
          <w:u w:val="single"/>
        </w:rPr>
        <w:t>EXTRUSIÓN:</w:t>
      </w:r>
    </w:p>
    <w:p w:rsidR="00016803" w:rsidRDefault="00016803" w:rsidP="00016803">
      <w:r>
        <w:t>MATERIAL:</w:t>
      </w:r>
      <w:r>
        <w:tab/>
      </w:r>
      <w:r>
        <w:tab/>
        <w:t xml:space="preserve">Polietileno BAJA </w:t>
      </w:r>
      <w:r w:rsidR="00330974">
        <w:t xml:space="preserve">  Semitu</w:t>
      </w:r>
      <w:r>
        <w:rPr>
          <w:u w:val="single"/>
        </w:rPr>
        <w:t xml:space="preserve">Tubular </w:t>
      </w:r>
    </w:p>
    <w:p w:rsidR="00016803" w:rsidRDefault="00016803" w:rsidP="00016803">
      <w:r>
        <w:t>MEDIDA:</w:t>
      </w:r>
      <w:r>
        <w:tab/>
      </w:r>
      <w:r>
        <w:tab/>
      </w:r>
      <w:r w:rsidR="00330974">
        <w:t>37</w:t>
      </w:r>
      <w:r>
        <w:t xml:space="preserve">    Cms.</w:t>
      </w:r>
    </w:p>
    <w:p w:rsidR="00016803" w:rsidRDefault="00016803" w:rsidP="00016803">
      <w:r>
        <w:t>CALIBRE:</w:t>
      </w:r>
      <w:r>
        <w:tab/>
      </w:r>
      <w:r>
        <w:tab/>
      </w:r>
      <w:r w:rsidR="00E42796" w:rsidRPr="00E42796">
        <w:rPr>
          <w:b/>
        </w:rPr>
        <w:t>2</w:t>
      </w:r>
      <w:r>
        <w:rPr>
          <w:b/>
        </w:rPr>
        <w:t xml:space="preserve">.0 </w:t>
      </w:r>
      <w:r>
        <w:t xml:space="preserve">  ”</w:t>
      </w:r>
    </w:p>
    <w:p w:rsidR="00016803" w:rsidRDefault="00016803" w:rsidP="00016803">
      <w:r>
        <w:t>COLOR:</w:t>
      </w:r>
      <w:r>
        <w:tab/>
      </w:r>
      <w:r>
        <w:tab/>
        <w:t>Transparente</w:t>
      </w:r>
    </w:p>
    <w:p w:rsidR="00016803" w:rsidRDefault="00016803" w:rsidP="00016803">
      <w:r>
        <w:t>TRATADO:</w:t>
      </w:r>
      <w:r>
        <w:tab/>
      </w:r>
      <w:r>
        <w:tab/>
        <w:t>2  Caras.</w:t>
      </w:r>
    </w:p>
    <w:p w:rsidR="00016803" w:rsidRDefault="00016803" w:rsidP="00016803">
      <w:r>
        <w:t>MEZCLA:</w:t>
      </w:r>
      <w:r>
        <w:tab/>
      </w:r>
      <w:r>
        <w:tab/>
        <w:t>Baj</w:t>
      </w:r>
      <w:r w:rsidR="00DA2467">
        <w:t xml:space="preserve">a  25  kg – Lineal  7.5   kg </w:t>
      </w:r>
    </w:p>
    <w:p w:rsidR="00016803" w:rsidRDefault="00D608C4" w:rsidP="00016803">
      <w:r>
        <w:t>CANTIDAD:</w:t>
      </w:r>
      <w:r>
        <w:tab/>
      </w:r>
      <w:r>
        <w:tab/>
        <w:t>70</w:t>
      </w:r>
      <w:r w:rsidR="00016803" w:rsidRPr="00521768">
        <w:rPr>
          <w:b/>
        </w:rPr>
        <w:t xml:space="preserve">  </w:t>
      </w:r>
      <w:r w:rsidR="00016803">
        <w:t xml:space="preserve"> Kg.</w:t>
      </w:r>
    </w:p>
    <w:p w:rsidR="00016803" w:rsidRDefault="00016803" w:rsidP="00016803">
      <w:pPr>
        <w:rPr>
          <w:b/>
          <w:bCs/>
          <w:u w:val="single"/>
        </w:rPr>
      </w:pPr>
    </w:p>
    <w:p w:rsidR="00016803" w:rsidRDefault="00016803" w:rsidP="00016803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016803" w:rsidRDefault="004D0F5C" w:rsidP="00016803">
      <w:r>
        <w:t>COLORES:</w:t>
      </w:r>
      <w:r>
        <w:tab/>
      </w:r>
      <w:r>
        <w:tab/>
        <w:t xml:space="preserve">3 </w:t>
      </w:r>
      <w:r w:rsidR="004A6DEE">
        <w:t xml:space="preserve">  </w:t>
      </w:r>
      <w:r>
        <w:t xml:space="preserve"> (   Blanco   –</w:t>
      </w:r>
      <w:r w:rsidR="00016803">
        <w:t xml:space="preserve"> Negro – Rojo   )</w:t>
      </w:r>
    </w:p>
    <w:p w:rsidR="00423D70" w:rsidRDefault="00423D70" w:rsidP="00016803">
      <w:r>
        <w:t>CARAS:</w:t>
      </w:r>
      <w:r>
        <w:tab/>
      </w:r>
      <w:r>
        <w:tab/>
        <w:t>1</w:t>
      </w:r>
      <w:r w:rsidR="00016803">
        <w:t xml:space="preserve">  ( </w:t>
      </w:r>
      <w:r>
        <w:t>1 x 3</w:t>
      </w:r>
      <w:r w:rsidR="00016803">
        <w:t xml:space="preserve"> ) </w:t>
      </w:r>
    </w:p>
    <w:p w:rsidR="00016803" w:rsidRDefault="00423D70" w:rsidP="00016803">
      <w:r>
        <w:t>REPETICIÓN:</w:t>
      </w:r>
      <w:r>
        <w:tab/>
        <w:t>19.5</w:t>
      </w:r>
      <w:r w:rsidR="00016803">
        <w:t xml:space="preserve">    Cms. </w:t>
      </w:r>
    </w:p>
    <w:p w:rsidR="00016803" w:rsidRDefault="00423D70" w:rsidP="00016803">
      <w:r>
        <w:t>RODILLO :                40</w:t>
      </w:r>
    </w:p>
    <w:p w:rsidR="00016803" w:rsidRDefault="007A4D3C" w:rsidP="00016803">
      <w:r>
        <w:t>SELLADO:</w:t>
      </w:r>
      <w:r>
        <w:tab/>
      </w:r>
      <w:r>
        <w:tab/>
        <w:t>Lateral</w:t>
      </w:r>
    </w:p>
    <w:p w:rsidR="00016803" w:rsidRDefault="00016803" w:rsidP="00016803">
      <w:pPr>
        <w:rPr>
          <w:b/>
        </w:rPr>
      </w:pPr>
      <w:r>
        <w:t>REFERENCIA:</w:t>
      </w:r>
      <w:r>
        <w:tab/>
      </w:r>
      <w:r w:rsidR="007A4D3C">
        <w:rPr>
          <w:b/>
        </w:rPr>
        <w:t>SIXPACK  RIONEGRO</w:t>
      </w:r>
    </w:p>
    <w:p w:rsidR="00016803" w:rsidRDefault="00016803" w:rsidP="00016803">
      <w:pPr>
        <w:rPr>
          <w:b/>
        </w:rPr>
      </w:pPr>
      <w:r>
        <w:rPr>
          <w:b/>
        </w:rPr>
        <w:tab/>
      </w:r>
      <w:r>
        <w:rPr>
          <w:b/>
        </w:rPr>
        <w:tab/>
      </w:r>
    </w:p>
    <w:p w:rsidR="00016803" w:rsidRDefault="00016803" w:rsidP="00016803"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016803" w:rsidRDefault="00016803" w:rsidP="00016803">
      <w:r>
        <w:rPr>
          <w:b/>
          <w:bCs/>
          <w:u w:val="single"/>
        </w:rPr>
        <w:t>NOTA:</w:t>
      </w:r>
      <w:r>
        <w:t xml:space="preserve">             - Lo</w:t>
      </w:r>
      <w:r w:rsidR="004A6DEE">
        <w:t>s cyreles los  envía  Grafiflex</w:t>
      </w:r>
    </w:p>
    <w:p w:rsidR="00016803" w:rsidRDefault="00016803" w:rsidP="00016803">
      <w:pPr>
        <w:numPr>
          <w:ilvl w:val="0"/>
          <w:numId w:val="2"/>
        </w:numPr>
      </w:pPr>
      <w:r>
        <w:t>Altura y tonos según   Muestra  Fisica</w:t>
      </w:r>
    </w:p>
    <w:p w:rsidR="00016803" w:rsidRDefault="004A6DEE" w:rsidP="00016803">
      <w:pPr>
        <w:numPr>
          <w:ilvl w:val="0"/>
          <w:numId w:val="2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No tratar en la perte donde va la solapa superior</w:t>
      </w:r>
    </w:p>
    <w:p w:rsidR="00016803" w:rsidRPr="0090312C" w:rsidRDefault="004A6DEE" w:rsidP="00016803">
      <w:pPr>
        <w:numPr>
          <w:ilvl w:val="0"/>
          <w:numId w:val="2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Se aprueba impresion</w:t>
      </w:r>
    </w:p>
    <w:p w:rsidR="00016803" w:rsidRDefault="00016803" w:rsidP="00016803"/>
    <w:p w:rsidR="00016803" w:rsidRDefault="00016803" w:rsidP="00016803">
      <w:r>
        <w:t>Agradezco la atención y colaboración prestada.</w:t>
      </w:r>
    </w:p>
    <w:p w:rsidR="00016803" w:rsidRDefault="00016803" w:rsidP="00016803"/>
    <w:p w:rsidR="00016803" w:rsidRDefault="00016803" w:rsidP="00016803"/>
    <w:p w:rsidR="00016803" w:rsidRDefault="00016803" w:rsidP="00016803">
      <w:r>
        <w:t>Cordialmente,</w:t>
      </w:r>
    </w:p>
    <w:p w:rsidR="00016803" w:rsidRDefault="00016803" w:rsidP="00016803"/>
    <w:p w:rsidR="00016803" w:rsidRDefault="00016803" w:rsidP="00016803"/>
    <w:p w:rsidR="00016803" w:rsidRDefault="00016803" w:rsidP="00016803">
      <w:r>
        <w:t>RICARDO CASAS ZAPATA</w:t>
      </w:r>
    </w:p>
    <w:p w:rsidR="00016803" w:rsidRDefault="00016803" w:rsidP="00016803">
      <w:r>
        <w:t>Director.</w:t>
      </w:r>
    </w:p>
    <w:p w:rsidR="00016803" w:rsidRDefault="00016803" w:rsidP="005450D8">
      <w:pPr>
        <w:rPr>
          <w:b/>
        </w:rPr>
      </w:pPr>
    </w:p>
    <w:p w:rsidR="00AA5930" w:rsidRDefault="00AA5930" w:rsidP="00AA5930">
      <w:pPr>
        <w:rPr>
          <w:b/>
        </w:rPr>
      </w:pPr>
    </w:p>
    <w:p w:rsidR="00AA5930" w:rsidRDefault="00AA5930" w:rsidP="00AA5930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AA5930" w:rsidRDefault="00AA5930" w:rsidP="00AA5930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AA5930" w:rsidRDefault="00AA5930" w:rsidP="00AA5930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AA5930" w:rsidRDefault="00AA5930" w:rsidP="00AA5930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AA5930" w:rsidRDefault="00AA5930" w:rsidP="00AA5930"/>
    <w:p w:rsidR="00AA5930" w:rsidRDefault="00AA5930" w:rsidP="00AA5930">
      <w:pPr>
        <w:pStyle w:val="Ttulo1"/>
      </w:pPr>
      <w:r>
        <w:t>ORDEN DE TRABAJO   N°      06986</w:t>
      </w:r>
    </w:p>
    <w:p w:rsidR="00AA5930" w:rsidRDefault="00AA5930" w:rsidP="00AA5930"/>
    <w:p w:rsidR="00AA5930" w:rsidRDefault="00AA5930" w:rsidP="00AA5930">
      <w:r>
        <w:t>FECHA:</w:t>
      </w:r>
      <w:r>
        <w:tab/>
        <w:t>Medellín, Mayo   05    de   2010</w:t>
      </w:r>
    </w:p>
    <w:p w:rsidR="00AA5930" w:rsidRDefault="00AA5930" w:rsidP="00AA5930">
      <w:r>
        <w:t>PARA:</w:t>
      </w:r>
      <w:r>
        <w:tab/>
      </w:r>
      <w:r>
        <w:tab/>
        <w:t>PLÁSTICOS   DARMA</w:t>
      </w:r>
    </w:p>
    <w:p w:rsidR="00AA5930" w:rsidRDefault="00AA5930" w:rsidP="00AA5930">
      <w:r>
        <w:t>ATENCIÓN:</w:t>
      </w:r>
      <w:r>
        <w:tab/>
        <w:t>Sr. DARIO JARAMILLO</w:t>
      </w:r>
    </w:p>
    <w:p w:rsidR="00AA5930" w:rsidRDefault="00AA5930" w:rsidP="00AA5930"/>
    <w:p w:rsidR="00AA5930" w:rsidRDefault="00AA5930" w:rsidP="00AA5930">
      <w:r>
        <w:t>Apreciado Dn DARIO:</w:t>
      </w:r>
    </w:p>
    <w:p w:rsidR="00AA5930" w:rsidRDefault="00AA5930" w:rsidP="00AA5930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AA5930" w:rsidRDefault="00AA5930" w:rsidP="00AA5930"/>
    <w:p w:rsidR="00AA5930" w:rsidRDefault="00AA5930" w:rsidP="00AA5930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AA5930" w:rsidRDefault="00AA5930" w:rsidP="00AA5930"/>
    <w:p w:rsidR="00AA5930" w:rsidRDefault="00AA5930" w:rsidP="00AA5930">
      <w:r>
        <w:t>MATERIAL :</w:t>
      </w:r>
      <w:r>
        <w:tab/>
      </w:r>
      <w:r>
        <w:tab/>
        <w:t xml:space="preserve">Polietileno de Baja  densidad   </w:t>
      </w:r>
      <w:r w:rsidR="00015B5A">
        <w:rPr>
          <w:b/>
          <w:u w:val="single"/>
        </w:rPr>
        <w:t xml:space="preserve">Blanco </w:t>
      </w:r>
      <w:r>
        <w:rPr>
          <w:b/>
          <w:u w:val="single"/>
        </w:rPr>
        <w:t xml:space="preserve"> </w:t>
      </w:r>
      <w:r>
        <w:t xml:space="preserve"> Lamina</w:t>
      </w:r>
    </w:p>
    <w:p w:rsidR="00AA5930" w:rsidRDefault="00AA5930" w:rsidP="00AA5930">
      <w:r>
        <w:t>MEDIDA:</w:t>
      </w:r>
      <w:r>
        <w:tab/>
      </w:r>
      <w:r>
        <w:tab/>
      </w:r>
      <w:r w:rsidR="00015B5A">
        <w:rPr>
          <w:b/>
        </w:rPr>
        <w:t>43</w:t>
      </w:r>
      <w:r>
        <w:t xml:space="preserve">   cms   </w:t>
      </w:r>
    </w:p>
    <w:p w:rsidR="00AA5930" w:rsidRDefault="00AA5930" w:rsidP="00AA5930">
      <w:r>
        <w:t>CALIBRE :</w:t>
      </w:r>
      <w:r>
        <w:tab/>
      </w:r>
      <w:r>
        <w:tab/>
      </w:r>
      <w:r w:rsidR="00015B5A">
        <w:rPr>
          <w:b/>
        </w:rPr>
        <w:t>1.2</w:t>
      </w:r>
      <w:r>
        <w:rPr>
          <w:b/>
        </w:rPr>
        <w:t xml:space="preserve"> </w:t>
      </w:r>
      <w:r>
        <w:t xml:space="preserve">   “</w:t>
      </w:r>
    </w:p>
    <w:p w:rsidR="00AA5930" w:rsidRDefault="00AA5930" w:rsidP="00AA5930">
      <w:r>
        <w:t>COLOR :</w:t>
      </w:r>
      <w:r>
        <w:tab/>
      </w:r>
      <w:r>
        <w:tab/>
        <w:t>Transparente</w:t>
      </w:r>
    </w:p>
    <w:p w:rsidR="00AA5930" w:rsidRPr="0007721A" w:rsidRDefault="00AA5930" w:rsidP="00AA5930">
      <w:r>
        <w:t xml:space="preserve">TRATADO : </w:t>
      </w:r>
      <w:r>
        <w:tab/>
      </w:r>
      <w:r>
        <w:tab/>
        <w:t>1  cara</w:t>
      </w:r>
    </w:p>
    <w:p w:rsidR="00AA5930" w:rsidRDefault="00015B5A" w:rsidP="00AA5930">
      <w:r>
        <w:t xml:space="preserve">CANTIDAD : </w:t>
      </w:r>
      <w:r>
        <w:tab/>
        <w:t>80</w:t>
      </w:r>
      <w:r w:rsidR="00AA5930">
        <w:t xml:space="preserve">    kg</w:t>
      </w:r>
    </w:p>
    <w:p w:rsidR="00AA5930" w:rsidRDefault="00AA5930" w:rsidP="00AA5930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 w:rsidR="00015B5A">
        <w:tab/>
        <w:t>4     ( naranja-azul-verde-amarillo )</w:t>
      </w:r>
      <w:r>
        <w:t xml:space="preserve">  </w:t>
      </w:r>
    </w:p>
    <w:p w:rsidR="00AA5930" w:rsidRDefault="00AA5930" w:rsidP="00AA5930">
      <w:r>
        <w:t xml:space="preserve">CARAS : </w:t>
      </w:r>
      <w:r>
        <w:tab/>
      </w:r>
      <w:r>
        <w:tab/>
        <w:t>1    ( 4  x  1  )</w:t>
      </w:r>
    </w:p>
    <w:p w:rsidR="00AA5930" w:rsidRDefault="00AA5930" w:rsidP="00AA5930">
      <w:r>
        <w:t>REPETICIÓN :</w:t>
      </w:r>
      <w:r w:rsidR="00015B5A">
        <w:tab/>
        <w:t xml:space="preserve"> </w:t>
      </w:r>
      <w:r w:rsidR="00015B5A">
        <w:tab/>
        <w:t>26.5</w:t>
      </w:r>
      <w:r>
        <w:t xml:space="preserve">   cms</w:t>
      </w:r>
    </w:p>
    <w:p w:rsidR="00AA5930" w:rsidRDefault="00015B5A" w:rsidP="00AA5930">
      <w:r>
        <w:t>RODILLO :</w:t>
      </w:r>
      <w:r>
        <w:tab/>
      </w:r>
      <w:r>
        <w:tab/>
        <w:t>26.5</w:t>
      </w:r>
    </w:p>
    <w:p w:rsidR="00AA5930" w:rsidRDefault="00015B5A" w:rsidP="00AA5930">
      <w:r>
        <w:t>LAMINA</w:t>
      </w:r>
      <w:r w:rsidR="00AA5930">
        <w:t xml:space="preserve">  :</w:t>
      </w:r>
      <w:r w:rsidR="00AA5930">
        <w:tab/>
      </w:r>
      <w:r w:rsidR="00AA5930">
        <w:tab/>
      </w:r>
      <w:r>
        <w:rPr>
          <w:b/>
        </w:rPr>
        <w:t xml:space="preserve">21.5 x 26.5 </w:t>
      </w:r>
      <w:r w:rsidR="00AA5930" w:rsidRPr="00336CAC">
        <w:rPr>
          <w:b/>
        </w:rPr>
        <w:t xml:space="preserve">   cm</w:t>
      </w:r>
      <w:r w:rsidR="00AA5930">
        <w:t xml:space="preserve">    </w:t>
      </w:r>
    </w:p>
    <w:p w:rsidR="00AA5930" w:rsidRDefault="00AA5930" w:rsidP="00AA5930">
      <w:r>
        <w:t>SELLADO .</w:t>
      </w:r>
      <w:r>
        <w:tab/>
      </w:r>
      <w:r>
        <w:tab/>
        <w:t>Lateral</w:t>
      </w:r>
    </w:p>
    <w:p w:rsidR="00AA5930" w:rsidRDefault="00AA5930" w:rsidP="00AA5930">
      <w:r>
        <w:t>REFERENCIA :</w:t>
      </w:r>
      <w:r>
        <w:tab/>
      </w:r>
      <w:r w:rsidR="002C341E">
        <w:rPr>
          <w:b/>
        </w:rPr>
        <w:t xml:space="preserve">QUESITO SIMONA  200 </w:t>
      </w:r>
      <w:r w:rsidR="00340A11">
        <w:rPr>
          <w:b/>
        </w:rPr>
        <w:t xml:space="preserve">  </w:t>
      </w:r>
      <w:r w:rsidR="002C341E">
        <w:rPr>
          <w:b/>
        </w:rPr>
        <w:t>gm</w:t>
      </w:r>
    </w:p>
    <w:p w:rsidR="00AA5930" w:rsidRDefault="00AA5930" w:rsidP="00AA5930"/>
    <w:p w:rsidR="00AA5930" w:rsidRDefault="00AA5930" w:rsidP="00AA5930"/>
    <w:p w:rsidR="00AA5930" w:rsidRDefault="00AA5930" w:rsidP="00AA5930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>
        <w:rPr>
          <w:bCs/>
        </w:rPr>
        <w:t>Cyrel</w:t>
      </w:r>
      <w:r w:rsidR="002C341E">
        <w:rPr>
          <w:bCs/>
        </w:rPr>
        <w:t>es   los envia  Grafiflex</w:t>
      </w:r>
    </w:p>
    <w:p w:rsidR="00AA5930" w:rsidRDefault="00AA5930" w:rsidP="00AA5930">
      <w:r>
        <w:t xml:space="preserve">                   -   Anexo  Arte  para   alturas y Tonos.</w:t>
      </w:r>
    </w:p>
    <w:p w:rsidR="00AA5930" w:rsidRDefault="00AA5930" w:rsidP="00AA5930">
      <w:pPr>
        <w:rPr>
          <w:b/>
        </w:rPr>
      </w:pPr>
      <w:r>
        <w:tab/>
        <w:t xml:space="preserve">        -  </w:t>
      </w:r>
      <w:r w:rsidRPr="00B879F4">
        <w:rPr>
          <w:b/>
        </w:rPr>
        <w:t>SE  APRUEBA  IMPRESIÓN</w:t>
      </w:r>
      <w:r>
        <w:t xml:space="preserve">  </w:t>
      </w:r>
      <w:r>
        <w:tab/>
        <w:t xml:space="preserve">        </w:t>
      </w: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AA5930" w:rsidRDefault="00AA5930" w:rsidP="00AA5930">
      <w:pPr>
        <w:rPr>
          <w:b/>
        </w:rPr>
      </w:pPr>
      <w:r>
        <w:rPr>
          <w:b/>
        </w:rPr>
        <w:tab/>
        <w:t xml:space="preserve">        -  EL MATERIAL  LO ENVIA  P.U </w:t>
      </w:r>
    </w:p>
    <w:p w:rsidR="00AA5930" w:rsidRDefault="00AA5930" w:rsidP="00AA5930">
      <w:pPr>
        <w:rPr>
          <w:b/>
        </w:rPr>
      </w:pPr>
      <w:r>
        <w:rPr>
          <w:b/>
        </w:rPr>
        <w:tab/>
        <w:t xml:space="preserve">        - colocar  pie de  imprenta</w:t>
      </w:r>
    </w:p>
    <w:p w:rsidR="00AA5930" w:rsidRDefault="00AA5930" w:rsidP="00AA5930">
      <w:pPr>
        <w:rPr>
          <w:b/>
        </w:rPr>
      </w:pPr>
      <w:r>
        <w:rPr>
          <w:b/>
        </w:rPr>
        <w:tab/>
        <w:t xml:space="preserve">       </w:t>
      </w:r>
    </w:p>
    <w:p w:rsidR="00AA5930" w:rsidRDefault="00AA5930" w:rsidP="00AA5930"/>
    <w:p w:rsidR="00AA5930" w:rsidRDefault="00AA5930" w:rsidP="00AA5930">
      <w:r>
        <w:tab/>
      </w:r>
    </w:p>
    <w:p w:rsidR="00AA5930" w:rsidRDefault="00AA5930" w:rsidP="00AA5930">
      <w:r>
        <w:t>Agradezco la atención y colaboración prestada.</w:t>
      </w:r>
    </w:p>
    <w:p w:rsidR="00AA5930" w:rsidRDefault="00AA5930" w:rsidP="00AA5930"/>
    <w:p w:rsidR="00AA5930" w:rsidRDefault="00AA5930" w:rsidP="00AA5930"/>
    <w:p w:rsidR="00AA5930" w:rsidRDefault="00AA5930" w:rsidP="00AA5930">
      <w:r>
        <w:t>Cordialmente</w:t>
      </w:r>
    </w:p>
    <w:p w:rsidR="00AA5930" w:rsidRDefault="00AA5930" w:rsidP="00AA5930"/>
    <w:p w:rsidR="00AA5930" w:rsidRDefault="00AA5930" w:rsidP="00AA5930"/>
    <w:p w:rsidR="00AA5930" w:rsidRDefault="00AA5930" w:rsidP="00AA5930">
      <w:r>
        <w:t>RICARDO CASAS ZAPATA</w:t>
      </w:r>
    </w:p>
    <w:p w:rsidR="00AA5930" w:rsidRDefault="00AA5930" w:rsidP="00AA5930">
      <w:r>
        <w:t>Director.</w:t>
      </w:r>
    </w:p>
    <w:p w:rsidR="00AA5930" w:rsidRDefault="00AA5930" w:rsidP="00AA5930">
      <w:pPr>
        <w:rPr>
          <w:b/>
        </w:rPr>
      </w:pPr>
    </w:p>
    <w:p w:rsidR="00AA5930" w:rsidRDefault="00AA5930" w:rsidP="005450D8">
      <w:pPr>
        <w:rPr>
          <w:b/>
        </w:rPr>
      </w:pPr>
    </w:p>
    <w:p w:rsidR="00772BCD" w:rsidRDefault="00772BCD" w:rsidP="005450D8">
      <w:pPr>
        <w:rPr>
          <w:b/>
        </w:rPr>
      </w:pPr>
    </w:p>
    <w:p w:rsidR="00772BCD" w:rsidRDefault="00772BCD" w:rsidP="00772BCD">
      <w:pPr>
        <w:rPr>
          <w:b/>
        </w:rPr>
      </w:pPr>
    </w:p>
    <w:p w:rsidR="00772BCD" w:rsidRDefault="00772BCD" w:rsidP="00772BCD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772BCD" w:rsidRDefault="00772BCD" w:rsidP="00772BCD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772BCD" w:rsidRDefault="00772BCD" w:rsidP="00772BCD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772BCD" w:rsidRDefault="00772BCD" w:rsidP="00772BCD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772BCD" w:rsidRDefault="00772BCD" w:rsidP="00772BCD"/>
    <w:p w:rsidR="00772BCD" w:rsidRDefault="00772BCD" w:rsidP="00772BCD">
      <w:pPr>
        <w:pStyle w:val="Ttulo1"/>
      </w:pPr>
      <w:r>
        <w:t>ORDEN DE TRABAJO   N°      06988</w:t>
      </w:r>
    </w:p>
    <w:p w:rsidR="00772BCD" w:rsidRDefault="00772BCD" w:rsidP="00772BCD"/>
    <w:p w:rsidR="00772BCD" w:rsidRDefault="00772BCD" w:rsidP="00772BCD">
      <w:r>
        <w:t>FECHA:</w:t>
      </w:r>
      <w:r>
        <w:tab/>
        <w:t>Medellín, Mayo   05    de   2010</w:t>
      </w:r>
    </w:p>
    <w:p w:rsidR="00772BCD" w:rsidRDefault="00772BCD" w:rsidP="00772BCD">
      <w:r>
        <w:t>PARA:</w:t>
      </w:r>
      <w:r>
        <w:tab/>
      </w:r>
      <w:r>
        <w:tab/>
        <w:t>PLÁSTICOS   DARMA</w:t>
      </w:r>
    </w:p>
    <w:p w:rsidR="00772BCD" w:rsidRDefault="00772BCD" w:rsidP="00772BCD">
      <w:r>
        <w:t>ATENCIÓN:</w:t>
      </w:r>
      <w:r>
        <w:tab/>
        <w:t>Sr. DARIO JARAMILLO</w:t>
      </w:r>
    </w:p>
    <w:p w:rsidR="00772BCD" w:rsidRDefault="00772BCD" w:rsidP="00772BCD"/>
    <w:p w:rsidR="00772BCD" w:rsidRDefault="00772BCD" w:rsidP="00772BCD">
      <w:r>
        <w:t>Apreciado Dn DARIO:</w:t>
      </w:r>
    </w:p>
    <w:p w:rsidR="00772BCD" w:rsidRDefault="00772BCD" w:rsidP="00772BCD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772BCD" w:rsidRDefault="00772BCD" w:rsidP="00772BCD"/>
    <w:p w:rsidR="00772BCD" w:rsidRDefault="00772BCD" w:rsidP="00772BCD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772BCD" w:rsidRDefault="00772BCD" w:rsidP="00772BCD"/>
    <w:p w:rsidR="00772BCD" w:rsidRDefault="00772BCD" w:rsidP="00772BCD">
      <w:r>
        <w:t>MATERIAL :</w:t>
      </w:r>
      <w:r>
        <w:tab/>
      </w:r>
      <w:r>
        <w:tab/>
        <w:t xml:space="preserve">Polietileno de Baja  densidad   </w:t>
      </w:r>
      <w:r>
        <w:rPr>
          <w:b/>
          <w:u w:val="single"/>
        </w:rPr>
        <w:t xml:space="preserve">Blanco  </w:t>
      </w:r>
      <w:r>
        <w:t xml:space="preserve"> Lamina</w:t>
      </w:r>
    </w:p>
    <w:p w:rsidR="00772BCD" w:rsidRDefault="00772BCD" w:rsidP="00772BCD">
      <w:r>
        <w:t>MEDIDA:</w:t>
      </w:r>
      <w:r>
        <w:tab/>
      </w:r>
      <w:r>
        <w:tab/>
      </w:r>
      <w:r>
        <w:rPr>
          <w:b/>
        </w:rPr>
        <w:t>43</w:t>
      </w:r>
      <w:r>
        <w:t xml:space="preserve">   cms   </w:t>
      </w:r>
    </w:p>
    <w:p w:rsidR="00772BCD" w:rsidRDefault="00772BCD" w:rsidP="00772BCD">
      <w:r>
        <w:t>CALIBRE :</w:t>
      </w:r>
      <w:r>
        <w:tab/>
      </w:r>
      <w:r>
        <w:tab/>
      </w:r>
      <w:r>
        <w:rPr>
          <w:b/>
        </w:rPr>
        <w:t xml:space="preserve">1.2 </w:t>
      </w:r>
      <w:r>
        <w:t xml:space="preserve">   “</w:t>
      </w:r>
    </w:p>
    <w:p w:rsidR="00772BCD" w:rsidRDefault="00772BCD" w:rsidP="00772BCD">
      <w:r>
        <w:t>COLOR :</w:t>
      </w:r>
      <w:r>
        <w:tab/>
      </w:r>
      <w:r>
        <w:tab/>
        <w:t>Transparente</w:t>
      </w:r>
    </w:p>
    <w:p w:rsidR="00772BCD" w:rsidRPr="0007721A" w:rsidRDefault="00772BCD" w:rsidP="00772BCD">
      <w:r>
        <w:t xml:space="preserve">TRATADO : </w:t>
      </w:r>
      <w:r>
        <w:tab/>
      </w:r>
      <w:r>
        <w:tab/>
        <w:t>1  cara</w:t>
      </w:r>
    </w:p>
    <w:p w:rsidR="00772BCD" w:rsidRDefault="00772BCD" w:rsidP="00772BCD">
      <w:r>
        <w:t xml:space="preserve">CANTIDAD : </w:t>
      </w:r>
      <w:r>
        <w:tab/>
        <w:t>80    kg</w:t>
      </w:r>
    </w:p>
    <w:p w:rsidR="00772BCD" w:rsidRDefault="00772BCD" w:rsidP="00772BCD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 xml:space="preserve">4     ( naranja-azul-verde-amarillo )  </w:t>
      </w:r>
    </w:p>
    <w:p w:rsidR="00772BCD" w:rsidRDefault="00772BCD" w:rsidP="00772BCD">
      <w:r>
        <w:t xml:space="preserve">CARAS : </w:t>
      </w:r>
      <w:r>
        <w:tab/>
      </w:r>
      <w:r>
        <w:tab/>
        <w:t>1    ( 4  x  1  )</w:t>
      </w:r>
    </w:p>
    <w:p w:rsidR="00772BCD" w:rsidRDefault="00772BCD" w:rsidP="00772BCD">
      <w:r>
        <w:t>REPETICIÓN :</w:t>
      </w:r>
      <w:r>
        <w:tab/>
        <w:t xml:space="preserve"> </w:t>
      </w:r>
      <w:r>
        <w:tab/>
        <w:t>26.5   cms</w:t>
      </w:r>
    </w:p>
    <w:p w:rsidR="00772BCD" w:rsidRDefault="00772BCD" w:rsidP="00772BCD">
      <w:r>
        <w:t>RODILLO :</w:t>
      </w:r>
      <w:r>
        <w:tab/>
      </w:r>
      <w:r>
        <w:tab/>
        <w:t>26.5</w:t>
      </w:r>
    </w:p>
    <w:p w:rsidR="00772BCD" w:rsidRDefault="00772BCD" w:rsidP="00772BCD">
      <w:r>
        <w:t>LAMINA  :</w:t>
      </w:r>
      <w:r>
        <w:tab/>
      </w:r>
      <w:r>
        <w:tab/>
      </w:r>
      <w:r>
        <w:rPr>
          <w:b/>
        </w:rPr>
        <w:t xml:space="preserve">21.5 x 26.5 </w:t>
      </w:r>
      <w:r w:rsidRPr="00336CAC">
        <w:rPr>
          <w:b/>
        </w:rPr>
        <w:t xml:space="preserve">   cm</w:t>
      </w:r>
      <w:r>
        <w:t xml:space="preserve">    </w:t>
      </w:r>
    </w:p>
    <w:p w:rsidR="00772BCD" w:rsidRDefault="00772BCD" w:rsidP="00772BCD">
      <w:r>
        <w:t>SELLADO .</w:t>
      </w:r>
      <w:r>
        <w:tab/>
      </w:r>
      <w:r>
        <w:tab/>
        <w:t>Lateral</w:t>
      </w:r>
    </w:p>
    <w:p w:rsidR="00772BCD" w:rsidRDefault="00772BCD" w:rsidP="00772BCD">
      <w:r>
        <w:t>REFERENCIA :</w:t>
      </w:r>
      <w:r>
        <w:tab/>
      </w:r>
      <w:r>
        <w:rPr>
          <w:b/>
        </w:rPr>
        <w:t>QUESITO SIMONA  200   gm</w:t>
      </w:r>
    </w:p>
    <w:p w:rsidR="00772BCD" w:rsidRDefault="00772BCD" w:rsidP="00772BCD"/>
    <w:p w:rsidR="00772BCD" w:rsidRDefault="00772BCD" w:rsidP="00772BCD"/>
    <w:p w:rsidR="00772BCD" w:rsidRDefault="00772BCD" w:rsidP="00772BCD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>
        <w:rPr>
          <w:bCs/>
        </w:rPr>
        <w:t>Cyreles   los envia  Grafiflex</w:t>
      </w:r>
    </w:p>
    <w:p w:rsidR="00772BCD" w:rsidRDefault="00772BCD" w:rsidP="00772BCD">
      <w:r>
        <w:t xml:space="preserve">                   -   Anexo  Arte  para   alturas y Tonos.</w:t>
      </w:r>
    </w:p>
    <w:p w:rsidR="00772BCD" w:rsidRDefault="00772BCD" w:rsidP="00772BCD">
      <w:pPr>
        <w:rPr>
          <w:b/>
        </w:rPr>
      </w:pPr>
      <w:r>
        <w:tab/>
        <w:t xml:space="preserve">        -  </w:t>
      </w:r>
      <w:r w:rsidRPr="00B879F4">
        <w:rPr>
          <w:b/>
        </w:rPr>
        <w:t>SE  APRUEBA  IMPRESIÓN</w:t>
      </w:r>
      <w:r>
        <w:t xml:space="preserve">  </w:t>
      </w:r>
      <w:r>
        <w:tab/>
        <w:t xml:space="preserve">        </w:t>
      </w: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772BCD" w:rsidRDefault="00772BCD" w:rsidP="00772BCD">
      <w:pPr>
        <w:rPr>
          <w:b/>
        </w:rPr>
      </w:pPr>
      <w:r>
        <w:rPr>
          <w:b/>
        </w:rPr>
        <w:tab/>
        <w:t xml:space="preserve">        -  EL MATERIAL  LO ENVIA  P.U </w:t>
      </w:r>
    </w:p>
    <w:p w:rsidR="00772BCD" w:rsidRDefault="00772BCD" w:rsidP="00772BCD">
      <w:pPr>
        <w:rPr>
          <w:b/>
        </w:rPr>
      </w:pPr>
      <w:r>
        <w:rPr>
          <w:b/>
        </w:rPr>
        <w:tab/>
        <w:t xml:space="preserve">        - colocar  pie de  imprenta</w:t>
      </w:r>
    </w:p>
    <w:p w:rsidR="00772BCD" w:rsidRDefault="00772BCD" w:rsidP="00772BCD">
      <w:pPr>
        <w:rPr>
          <w:b/>
        </w:rPr>
      </w:pPr>
      <w:r>
        <w:rPr>
          <w:b/>
        </w:rPr>
        <w:tab/>
        <w:t xml:space="preserve">       </w:t>
      </w:r>
    </w:p>
    <w:p w:rsidR="00772BCD" w:rsidRDefault="00772BCD" w:rsidP="00772BCD"/>
    <w:p w:rsidR="00772BCD" w:rsidRDefault="00772BCD" w:rsidP="00772BCD">
      <w:r>
        <w:tab/>
      </w:r>
    </w:p>
    <w:p w:rsidR="00772BCD" w:rsidRDefault="00772BCD" w:rsidP="00772BCD">
      <w:r>
        <w:t>Agradezco la atención y colaboración prestada.</w:t>
      </w:r>
    </w:p>
    <w:p w:rsidR="00772BCD" w:rsidRDefault="00772BCD" w:rsidP="00772BCD"/>
    <w:p w:rsidR="00772BCD" w:rsidRDefault="00772BCD" w:rsidP="00772BCD"/>
    <w:p w:rsidR="00772BCD" w:rsidRDefault="00772BCD" w:rsidP="00772BCD">
      <w:r>
        <w:t>Cordialmente</w:t>
      </w:r>
    </w:p>
    <w:p w:rsidR="00772BCD" w:rsidRDefault="00772BCD" w:rsidP="00772BCD"/>
    <w:p w:rsidR="00772BCD" w:rsidRDefault="00772BCD" w:rsidP="00772BCD"/>
    <w:p w:rsidR="00772BCD" w:rsidRDefault="00772BCD" w:rsidP="00772BCD">
      <w:r>
        <w:t>RICARDO CASAS ZAPATA</w:t>
      </w:r>
    </w:p>
    <w:p w:rsidR="00772BCD" w:rsidRDefault="00772BCD" w:rsidP="00772BCD">
      <w:r>
        <w:t>Director.</w:t>
      </w:r>
    </w:p>
    <w:p w:rsidR="00772BCD" w:rsidRDefault="00772BCD" w:rsidP="005450D8">
      <w:pPr>
        <w:rPr>
          <w:b/>
        </w:rPr>
      </w:pPr>
    </w:p>
    <w:p w:rsidR="00D21B47" w:rsidRDefault="00D21B47" w:rsidP="005450D8">
      <w:pPr>
        <w:rPr>
          <w:b/>
        </w:rPr>
      </w:pPr>
    </w:p>
    <w:p w:rsidR="00D21B47" w:rsidRDefault="00D21B47" w:rsidP="005450D8">
      <w:pPr>
        <w:rPr>
          <w:b/>
        </w:rPr>
      </w:pPr>
    </w:p>
    <w:p w:rsidR="00D21B47" w:rsidRDefault="00D21B47" w:rsidP="00D21B47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D21B47" w:rsidRDefault="00D21B47" w:rsidP="00D21B47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D21B47" w:rsidRDefault="00D21B47" w:rsidP="00D21B47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D21B47" w:rsidRDefault="00D21B47" w:rsidP="00D21B47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D21B47" w:rsidRDefault="00D21B47" w:rsidP="00D21B47"/>
    <w:p w:rsidR="00D21B47" w:rsidRDefault="00D21B47" w:rsidP="00D21B47">
      <w:pPr>
        <w:pStyle w:val="Ttulo1"/>
      </w:pPr>
      <w:r>
        <w:lastRenderedPageBreak/>
        <w:t>ORDEN DE TRABAJO   N°      06512</w:t>
      </w:r>
    </w:p>
    <w:p w:rsidR="00D21B47" w:rsidRDefault="00D21B47" w:rsidP="00D21B47"/>
    <w:p w:rsidR="00D21B47" w:rsidRDefault="00D21B47" w:rsidP="00D21B47">
      <w:r>
        <w:t>FECHA:</w:t>
      </w:r>
      <w:r>
        <w:tab/>
        <w:t>M</w:t>
      </w:r>
      <w:r w:rsidR="00F84035">
        <w:t>edellín, Mayo   06   de 2010</w:t>
      </w:r>
    </w:p>
    <w:p w:rsidR="00D21B47" w:rsidRDefault="00D21B47" w:rsidP="00D21B47">
      <w:r>
        <w:t>PARA:</w:t>
      </w:r>
      <w:r>
        <w:tab/>
      </w:r>
      <w:r>
        <w:tab/>
        <w:t>PLÁSTICOS   DARMA</w:t>
      </w:r>
    </w:p>
    <w:p w:rsidR="00D21B47" w:rsidRDefault="00D21B47" w:rsidP="00D21B47">
      <w:r>
        <w:t>ATENCIÓN:</w:t>
      </w:r>
      <w:r>
        <w:tab/>
        <w:t>Sr. DARIO JARAMILLO</w:t>
      </w:r>
    </w:p>
    <w:p w:rsidR="00D21B47" w:rsidRDefault="00D21B47" w:rsidP="00D21B47"/>
    <w:p w:rsidR="00D21B47" w:rsidRDefault="00D21B47" w:rsidP="00D21B47">
      <w:r>
        <w:t>Apreciado Dn DARIO:</w:t>
      </w:r>
    </w:p>
    <w:p w:rsidR="00D21B47" w:rsidRDefault="00D21B47" w:rsidP="00D21B47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D21B47" w:rsidRDefault="00D21B47" w:rsidP="00D21B47"/>
    <w:p w:rsidR="00D21B47" w:rsidRDefault="00D21B47" w:rsidP="00D21B47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D21B47" w:rsidRDefault="00D21B47" w:rsidP="00D21B47"/>
    <w:p w:rsidR="00D21B47" w:rsidRDefault="00D21B47" w:rsidP="00D21B47">
      <w:r>
        <w:t>MATERIAL :</w:t>
      </w:r>
      <w:r>
        <w:tab/>
      </w:r>
      <w:r>
        <w:tab/>
        <w:t>Polietileno de Baja  densidad   Transparente  Tubular</w:t>
      </w:r>
    </w:p>
    <w:p w:rsidR="00D21B47" w:rsidRDefault="00D21B47" w:rsidP="00D21B47">
      <w:r>
        <w:t>MEDIDA:</w:t>
      </w:r>
      <w:r>
        <w:tab/>
      </w:r>
      <w:r>
        <w:tab/>
      </w:r>
      <w:r>
        <w:rPr>
          <w:b/>
        </w:rPr>
        <w:t>21 + 8 + 8</w:t>
      </w:r>
      <w:r>
        <w:t xml:space="preserve">   cms   </w:t>
      </w:r>
    </w:p>
    <w:p w:rsidR="00D21B47" w:rsidRDefault="00D21B47" w:rsidP="00D21B47">
      <w:r>
        <w:t>CALIBRE :</w:t>
      </w:r>
      <w:r>
        <w:tab/>
      </w:r>
      <w:r>
        <w:tab/>
      </w:r>
      <w:r>
        <w:rPr>
          <w:b/>
        </w:rPr>
        <w:t>2.0</w:t>
      </w:r>
      <w:r>
        <w:t xml:space="preserve">   “</w:t>
      </w:r>
    </w:p>
    <w:p w:rsidR="00D21B47" w:rsidRDefault="00D21B47" w:rsidP="00D21B47">
      <w:r>
        <w:t>COLOR :</w:t>
      </w:r>
      <w:r>
        <w:tab/>
      </w:r>
      <w:r>
        <w:tab/>
        <w:t>Tpte</w:t>
      </w:r>
    </w:p>
    <w:p w:rsidR="00D21B47" w:rsidRPr="0007721A" w:rsidRDefault="00D21B47" w:rsidP="00D21B47">
      <w:r>
        <w:t xml:space="preserve">TRATADO : </w:t>
      </w:r>
      <w:r>
        <w:tab/>
      </w:r>
      <w:r>
        <w:tab/>
        <w:t>2  caras</w:t>
      </w:r>
    </w:p>
    <w:p w:rsidR="00D21B47" w:rsidRDefault="00D21B47" w:rsidP="00D21B47">
      <w:r>
        <w:t xml:space="preserve">CANTIDAD : </w:t>
      </w:r>
      <w:r>
        <w:tab/>
      </w:r>
      <w:r w:rsidR="00F50490">
        <w:rPr>
          <w:b/>
        </w:rPr>
        <w:t>4</w:t>
      </w:r>
      <w:r>
        <w:rPr>
          <w:b/>
        </w:rPr>
        <w:t xml:space="preserve">20 </w:t>
      </w:r>
      <w:r>
        <w:t xml:space="preserve">    kg</w:t>
      </w:r>
    </w:p>
    <w:p w:rsidR="00D21B47" w:rsidRDefault="00D21B47" w:rsidP="00D21B47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 xml:space="preserve">2 ( Según muestra  )        (  Blanco  – Rojo  </w:t>
      </w:r>
      <w:smartTag w:uri="urn:schemas-microsoft-com:office:smarttags" w:element="metricconverter">
        <w:smartTagPr>
          <w:attr w:name="ProductID" w:val="485 C"/>
        </w:smartTagPr>
        <w:r w:rsidRPr="009A0954">
          <w:rPr>
            <w:b/>
          </w:rPr>
          <w:t>485 C</w:t>
        </w:r>
      </w:smartTag>
      <w:r>
        <w:t xml:space="preserve">  )</w:t>
      </w:r>
    </w:p>
    <w:p w:rsidR="00D21B47" w:rsidRDefault="00D21B47" w:rsidP="00D21B47">
      <w:r>
        <w:t xml:space="preserve">CARAS : </w:t>
      </w:r>
      <w:r>
        <w:tab/>
      </w:r>
      <w:r>
        <w:tab/>
        <w:t>2  ( 2  x  2  )</w:t>
      </w:r>
    </w:p>
    <w:p w:rsidR="00D21B47" w:rsidRDefault="00D21B47" w:rsidP="00D21B47">
      <w:r>
        <w:t xml:space="preserve">REPETICIÓN : </w:t>
      </w:r>
      <w:r>
        <w:tab/>
        <w:t>60   cms</w:t>
      </w:r>
    </w:p>
    <w:p w:rsidR="00D21B47" w:rsidRDefault="00D21B47" w:rsidP="00D21B47">
      <w:r>
        <w:t>RODILLO :</w:t>
      </w:r>
      <w:r>
        <w:tab/>
      </w:r>
      <w:r>
        <w:tab/>
        <w:t>60</w:t>
      </w:r>
    </w:p>
    <w:p w:rsidR="00D21B47" w:rsidRDefault="00D21B47" w:rsidP="00D21B47">
      <w:r>
        <w:t>BOLSA  :</w:t>
      </w:r>
      <w:r>
        <w:tab/>
      </w:r>
      <w:r>
        <w:tab/>
      </w:r>
      <w:r>
        <w:rPr>
          <w:b/>
        </w:rPr>
        <w:t>21 + 8 + 8   x  60</w:t>
      </w:r>
      <w:r w:rsidRPr="00336CAC">
        <w:rPr>
          <w:b/>
        </w:rPr>
        <w:t xml:space="preserve">   cm</w:t>
      </w:r>
      <w:r>
        <w:t xml:space="preserve">    </w:t>
      </w:r>
    </w:p>
    <w:p w:rsidR="00D21B47" w:rsidRDefault="00D21B47" w:rsidP="00D21B47">
      <w:r>
        <w:t>SELLADO .</w:t>
      </w:r>
      <w:r>
        <w:tab/>
      </w:r>
      <w:r>
        <w:tab/>
        <w:t xml:space="preserve">Fondo  Tipo  Servo </w:t>
      </w:r>
    </w:p>
    <w:p w:rsidR="00D21B47" w:rsidRDefault="00D21B47" w:rsidP="00D21B47">
      <w:r>
        <w:t>REFERENCIA :</w:t>
      </w:r>
      <w:r>
        <w:tab/>
      </w:r>
      <w:r>
        <w:rPr>
          <w:b/>
        </w:rPr>
        <w:t>ARROBERA  460 gms     ABURRA</w:t>
      </w:r>
    </w:p>
    <w:p w:rsidR="00D21B47" w:rsidRDefault="00D21B47" w:rsidP="00D21B47"/>
    <w:p w:rsidR="00D21B47" w:rsidRDefault="00D21B47" w:rsidP="00D21B47"/>
    <w:p w:rsidR="00D21B47" w:rsidRDefault="00D21B47" w:rsidP="00D21B47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 </w:t>
      </w:r>
      <w:r>
        <w:rPr>
          <w:bCs/>
        </w:rPr>
        <w:t>Cyreles  en su  planta.</w:t>
      </w:r>
    </w:p>
    <w:p w:rsidR="00D21B47" w:rsidRDefault="00D21B47" w:rsidP="00D21B47">
      <w:r>
        <w:t xml:space="preserve">                   -   Anexo muestra física para   alturas y Tonos.</w:t>
      </w:r>
    </w:p>
    <w:p w:rsidR="00D21B47" w:rsidRDefault="00D21B47" w:rsidP="00D21B47">
      <w:r>
        <w:tab/>
        <w:t xml:space="preserve">        -  No colocar pie de Imprenta.</w:t>
      </w:r>
    </w:p>
    <w:p w:rsidR="00D21B47" w:rsidRPr="00A721EF" w:rsidRDefault="00D21B47" w:rsidP="00D21B47">
      <w:pPr>
        <w:rPr>
          <w:b/>
          <w:bCs/>
          <w:sz w:val="20"/>
        </w:rPr>
      </w:pPr>
      <w:r>
        <w:tab/>
        <w:t xml:space="preserve">        </w:t>
      </w:r>
      <w:r>
        <w:rPr>
          <w:b/>
          <w:bCs/>
          <w:sz w:val="20"/>
        </w:rPr>
        <w:t>PLÁSTICOS UNION  LTDA.</w:t>
      </w:r>
    </w:p>
    <w:p w:rsidR="00D21B47" w:rsidRDefault="00D21B47" w:rsidP="00D21B47">
      <w:pPr>
        <w:rPr>
          <w:b/>
        </w:rPr>
      </w:pPr>
      <w:r>
        <w:tab/>
        <w:t xml:space="preserve">  </w:t>
      </w:r>
      <w:r w:rsidR="00FB092C">
        <w:t xml:space="preserve">      </w:t>
      </w:r>
      <w:r>
        <w:tab/>
        <w:t xml:space="preserve">        </w:t>
      </w: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D21B47" w:rsidRPr="0066704D" w:rsidRDefault="00D21B47" w:rsidP="00D21B47">
      <w:pPr>
        <w:rPr>
          <w:b/>
          <w:u w:val="single"/>
        </w:rPr>
      </w:pPr>
      <w:r>
        <w:rPr>
          <w:b/>
        </w:rPr>
        <w:tab/>
        <w:t xml:space="preserve">        -  EL MATERIAL LO ENVIA  P.U .</w:t>
      </w:r>
    </w:p>
    <w:p w:rsidR="00D21B47" w:rsidRPr="0066704D" w:rsidRDefault="00D21B47" w:rsidP="00D21B47">
      <w:pPr>
        <w:rPr>
          <w:b/>
        </w:rPr>
      </w:pPr>
    </w:p>
    <w:p w:rsidR="00D21B47" w:rsidRDefault="00D21B47" w:rsidP="00D21B47">
      <w:r>
        <w:tab/>
      </w:r>
      <w:r>
        <w:tab/>
      </w:r>
    </w:p>
    <w:p w:rsidR="00D21B47" w:rsidRDefault="00D21B47" w:rsidP="00D21B47">
      <w:r>
        <w:t>Agradezco la atención y colaboración prestada.</w:t>
      </w:r>
    </w:p>
    <w:p w:rsidR="00D21B47" w:rsidRDefault="00D21B47" w:rsidP="00D21B47"/>
    <w:p w:rsidR="00D21B47" w:rsidRDefault="00D21B47" w:rsidP="00D21B47"/>
    <w:p w:rsidR="00D21B47" w:rsidRDefault="00D21B47" w:rsidP="00D21B47"/>
    <w:p w:rsidR="00D21B47" w:rsidRDefault="00D21B47" w:rsidP="00D21B47">
      <w:r>
        <w:t>Cordialmente</w:t>
      </w:r>
    </w:p>
    <w:p w:rsidR="00D21B47" w:rsidRDefault="00D21B47" w:rsidP="00D21B47"/>
    <w:p w:rsidR="00D21B47" w:rsidRDefault="00D21B47" w:rsidP="00D21B47"/>
    <w:p w:rsidR="00D21B47" w:rsidRDefault="00D21B47" w:rsidP="00D21B47">
      <w:r>
        <w:t>RICARDO CASAS ZAPATA</w:t>
      </w:r>
    </w:p>
    <w:p w:rsidR="00D21B47" w:rsidRDefault="00D21B47" w:rsidP="00D21B47">
      <w:r>
        <w:t>Director.</w:t>
      </w:r>
    </w:p>
    <w:p w:rsidR="00D21B47" w:rsidRDefault="00D21B47" w:rsidP="005450D8">
      <w:pPr>
        <w:rPr>
          <w:b/>
        </w:rPr>
      </w:pPr>
    </w:p>
    <w:p w:rsidR="004C3F76" w:rsidRDefault="004C3F76" w:rsidP="005450D8">
      <w:pPr>
        <w:rPr>
          <w:b/>
        </w:rPr>
      </w:pPr>
    </w:p>
    <w:p w:rsidR="004C3F76" w:rsidRDefault="004C3F76" w:rsidP="005450D8">
      <w:pPr>
        <w:rPr>
          <w:b/>
        </w:rPr>
      </w:pPr>
    </w:p>
    <w:p w:rsidR="004C3F76" w:rsidRDefault="004C3F76" w:rsidP="004C3F76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4C3F76" w:rsidRDefault="004C3F76" w:rsidP="004C3F76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4C3F76" w:rsidRDefault="004C3F76" w:rsidP="004C3F76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4C3F76" w:rsidRDefault="004C3F76" w:rsidP="004C3F76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4C3F76" w:rsidRDefault="004C3F76" w:rsidP="004C3F76">
      <w:pPr>
        <w:pStyle w:val="Ttulo1"/>
      </w:pPr>
    </w:p>
    <w:p w:rsidR="004C3F76" w:rsidRDefault="004C3F76" w:rsidP="004C3F76">
      <w:pPr>
        <w:pStyle w:val="Ttulo1"/>
      </w:pPr>
      <w:r>
        <w:t>ORDEN DE TRABAJO     N°   06987</w:t>
      </w:r>
    </w:p>
    <w:p w:rsidR="004C3F76" w:rsidRDefault="004C3F76" w:rsidP="004C3F76"/>
    <w:p w:rsidR="004C3F76" w:rsidRDefault="00B90933" w:rsidP="004C3F76">
      <w:r>
        <w:t>FECHA:</w:t>
      </w:r>
      <w:r>
        <w:tab/>
        <w:t>Medellín, Mayo  06</w:t>
      </w:r>
      <w:r w:rsidR="004C3F76">
        <w:t xml:space="preserve">     de     2010</w:t>
      </w:r>
    </w:p>
    <w:p w:rsidR="004C3F76" w:rsidRDefault="004C3F76" w:rsidP="004C3F76">
      <w:r>
        <w:t>PARA:</w:t>
      </w:r>
      <w:r>
        <w:tab/>
      </w:r>
      <w:r>
        <w:tab/>
        <w:t>PLÁSTICOS DARMA</w:t>
      </w:r>
    </w:p>
    <w:p w:rsidR="004C3F76" w:rsidRDefault="004C3F76" w:rsidP="004C3F76">
      <w:r>
        <w:t>ATENCIÓN:</w:t>
      </w:r>
      <w:r>
        <w:tab/>
        <w:t>Sr. Darío Jaramillo</w:t>
      </w:r>
    </w:p>
    <w:p w:rsidR="004C3F76" w:rsidRDefault="004C3F76" w:rsidP="004C3F76">
      <w:r>
        <w:tab/>
      </w:r>
      <w:r>
        <w:tab/>
        <w:t>Gerente.</w:t>
      </w:r>
    </w:p>
    <w:p w:rsidR="004C3F76" w:rsidRDefault="004C3F76" w:rsidP="004C3F76"/>
    <w:p w:rsidR="004C3F76" w:rsidRDefault="004C3F76" w:rsidP="004C3F76">
      <w:r>
        <w:t>Apreciado Don Darío :</w:t>
      </w:r>
    </w:p>
    <w:p w:rsidR="004C3F76" w:rsidRDefault="004C3F76" w:rsidP="004C3F76">
      <w:r>
        <w:t xml:space="preserve"> </w:t>
      </w:r>
    </w:p>
    <w:p w:rsidR="004C3F76" w:rsidRDefault="004C3F76" w:rsidP="004C3F76">
      <w:r>
        <w:t>Con la presente estamos solicitando el si</w:t>
      </w:r>
      <w:r w:rsidR="004F655F">
        <w:t xml:space="preserve">guiente servicio de  </w:t>
      </w:r>
      <w:r>
        <w:t>IMPRESION:</w:t>
      </w:r>
    </w:p>
    <w:p w:rsidR="004C3F76" w:rsidRDefault="004F655F" w:rsidP="004C3F76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4F655F" w:rsidRDefault="004F655F" w:rsidP="004C3F76">
      <w:pPr>
        <w:rPr>
          <w:b/>
          <w:bCs/>
          <w:u w:val="single"/>
        </w:rPr>
      </w:pPr>
    </w:p>
    <w:p w:rsidR="004C3F76" w:rsidRDefault="004C3F76" w:rsidP="004C3F76">
      <w:r>
        <w:t>MATERIAL:</w:t>
      </w:r>
      <w:r>
        <w:tab/>
      </w:r>
      <w:r>
        <w:tab/>
        <w:t xml:space="preserve">Polietileno BAJA </w:t>
      </w:r>
      <w:r w:rsidR="004F655F">
        <w:t xml:space="preserve">  Tubular</w:t>
      </w:r>
    </w:p>
    <w:p w:rsidR="004C3F76" w:rsidRDefault="004C3F76" w:rsidP="004C3F76">
      <w:r>
        <w:t>MEDIDA:</w:t>
      </w:r>
      <w:r>
        <w:tab/>
      </w:r>
      <w:r>
        <w:tab/>
        <w:t>37    Cms.</w:t>
      </w:r>
    </w:p>
    <w:p w:rsidR="004C3F76" w:rsidRDefault="004C3F76" w:rsidP="004C3F76">
      <w:r>
        <w:t>CALIBRE:</w:t>
      </w:r>
      <w:r>
        <w:tab/>
      </w:r>
      <w:r>
        <w:tab/>
      </w:r>
      <w:r w:rsidRPr="00E42796">
        <w:rPr>
          <w:b/>
        </w:rPr>
        <w:t>2</w:t>
      </w:r>
      <w:r>
        <w:rPr>
          <w:b/>
        </w:rPr>
        <w:t xml:space="preserve">.0 </w:t>
      </w:r>
      <w:r>
        <w:t xml:space="preserve">  ”</w:t>
      </w:r>
    </w:p>
    <w:p w:rsidR="004C3F76" w:rsidRDefault="004C3F76" w:rsidP="004C3F76">
      <w:r>
        <w:t>COLOR:</w:t>
      </w:r>
      <w:r>
        <w:tab/>
      </w:r>
      <w:r>
        <w:tab/>
        <w:t>Transparente</w:t>
      </w:r>
    </w:p>
    <w:p w:rsidR="004C3F76" w:rsidRDefault="004C3F76" w:rsidP="004C3F76">
      <w:r>
        <w:t>TRATADO:</w:t>
      </w:r>
      <w:r>
        <w:tab/>
      </w:r>
      <w:r>
        <w:tab/>
      </w:r>
      <w:r w:rsidR="00BE61DE">
        <w:t>1</w:t>
      </w:r>
      <w:r>
        <w:t xml:space="preserve">  Cara</w:t>
      </w:r>
    </w:p>
    <w:p w:rsidR="004C3F76" w:rsidRDefault="004C3F76" w:rsidP="004C3F76">
      <w:pPr>
        <w:rPr>
          <w:b/>
          <w:bCs/>
          <w:u w:val="single"/>
        </w:rPr>
      </w:pPr>
      <w:r>
        <w:t>CANTIDAD:</w:t>
      </w:r>
      <w:r>
        <w:tab/>
      </w:r>
      <w:r>
        <w:tab/>
        <w:t>70</w:t>
      </w:r>
      <w:r w:rsidRPr="00521768">
        <w:rPr>
          <w:b/>
        </w:rPr>
        <w:t xml:space="preserve">  </w:t>
      </w:r>
      <w:r>
        <w:t xml:space="preserve"> Kg.</w:t>
      </w:r>
    </w:p>
    <w:p w:rsidR="004C3F76" w:rsidRDefault="004C3F76" w:rsidP="004C3F76">
      <w:r>
        <w:t>COLORES:</w:t>
      </w:r>
      <w:r>
        <w:tab/>
      </w:r>
      <w:r>
        <w:tab/>
        <w:t>3    (   Blanco   –</w:t>
      </w:r>
      <w:r w:rsidR="00990775">
        <w:t xml:space="preserve"> Negro </w:t>
      </w:r>
      <w:r>
        <w:t xml:space="preserve">   )</w:t>
      </w:r>
    </w:p>
    <w:p w:rsidR="004C3F76" w:rsidRDefault="004C3F76" w:rsidP="004C3F76">
      <w:r>
        <w:t>CARAS:</w:t>
      </w:r>
      <w:r>
        <w:tab/>
      </w:r>
      <w:r>
        <w:tab/>
        <w:t xml:space="preserve">1  ( </w:t>
      </w:r>
      <w:r w:rsidR="00990775">
        <w:t>1 x 2</w:t>
      </w:r>
      <w:r>
        <w:t xml:space="preserve"> ) </w:t>
      </w:r>
    </w:p>
    <w:p w:rsidR="004C3F76" w:rsidRDefault="00990775" w:rsidP="004C3F76">
      <w:r>
        <w:t>REPETICIÓN:</w:t>
      </w:r>
      <w:r>
        <w:tab/>
        <w:t>18</w:t>
      </w:r>
      <w:r w:rsidR="004C3F76">
        <w:t xml:space="preserve">.5    Cms. </w:t>
      </w:r>
    </w:p>
    <w:p w:rsidR="004C3F76" w:rsidRDefault="00990775" w:rsidP="004C3F76">
      <w:r>
        <w:t>RODILLO :                38</w:t>
      </w:r>
    </w:p>
    <w:p w:rsidR="004C3F76" w:rsidRDefault="004C3F76" w:rsidP="004C3F76">
      <w:r>
        <w:t>SELLADO:</w:t>
      </w:r>
      <w:r>
        <w:tab/>
      </w:r>
      <w:r>
        <w:tab/>
        <w:t>Lateral</w:t>
      </w:r>
    </w:p>
    <w:p w:rsidR="004C3F76" w:rsidRDefault="004C3F76" w:rsidP="004C3F76">
      <w:pPr>
        <w:rPr>
          <w:b/>
        </w:rPr>
      </w:pPr>
      <w:r>
        <w:t>REFERENCIA:</w:t>
      </w:r>
      <w:r>
        <w:tab/>
      </w:r>
      <w:r w:rsidR="00DA6E2F">
        <w:rPr>
          <w:b/>
        </w:rPr>
        <w:t>SIXPACK  CODIGO DE BARRAS</w:t>
      </w:r>
    </w:p>
    <w:p w:rsidR="004C3F76" w:rsidRDefault="004C3F76" w:rsidP="004C3F76">
      <w:pPr>
        <w:rPr>
          <w:b/>
        </w:rPr>
      </w:pPr>
      <w:r>
        <w:rPr>
          <w:b/>
        </w:rPr>
        <w:tab/>
      </w:r>
      <w:r>
        <w:rPr>
          <w:b/>
        </w:rPr>
        <w:tab/>
      </w:r>
    </w:p>
    <w:p w:rsidR="004C3F76" w:rsidRDefault="004C3F76" w:rsidP="004C3F76"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4C3F76" w:rsidRDefault="004C3F76" w:rsidP="004C3F76">
      <w:r>
        <w:rPr>
          <w:b/>
          <w:bCs/>
          <w:u w:val="single"/>
        </w:rPr>
        <w:t>NOTA:</w:t>
      </w:r>
      <w:r>
        <w:t xml:space="preserve">             - Los cyreles los  envía  Grafiflex</w:t>
      </w:r>
    </w:p>
    <w:p w:rsidR="004C3F76" w:rsidRDefault="004C3F76" w:rsidP="004C3F76">
      <w:pPr>
        <w:numPr>
          <w:ilvl w:val="0"/>
          <w:numId w:val="2"/>
        </w:numPr>
      </w:pPr>
      <w:r>
        <w:t>Altura y tonos según   Muestra  Fisica</w:t>
      </w:r>
    </w:p>
    <w:p w:rsidR="004C3F76" w:rsidRDefault="004C3F76" w:rsidP="004C3F76">
      <w:pPr>
        <w:numPr>
          <w:ilvl w:val="0"/>
          <w:numId w:val="2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No tratar en la perte donde va la solapa superior</w:t>
      </w:r>
    </w:p>
    <w:p w:rsidR="004C3F76" w:rsidRPr="0090312C" w:rsidRDefault="004C3F76" w:rsidP="004C3F76">
      <w:pPr>
        <w:numPr>
          <w:ilvl w:val="0"/>
          <w:numId w:val="2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Se aprueba impresion</w:t>
      </w:r>
    </w:p>
    <w:p w:rsidR="004C3F76" w:rsidRDefault="004C3F76" w:rsidP="004C3F76"/>
    <w:p w:rsidR="004C3F76" w:rsidRDefault="004C3F76" w:rsidP="004C3F76">
      <w:r>
        <w:t>Agradezco la atención y colaboración prestada.</w:t>
      </w:r>
    </w:p>
    <w:p w:rsidR="004C3F76" w:rsidRDefault="004C3F76" w:rsidP="004C3F76"/>
    <w:p w:rsidR="004C3F76" w:rsidRDefault="004C3F76" w:rsidP="004C3F76"/>
    <w:p w:rsidR="004C3F76" w:rsidRDefault="004C3F76" w:rsidP="004C3F76">
      <w:r>
        <w:t>Cordialmente,</w:t>
      </w:r>
    </w:p>
    <w:p w:rsidR="004C3F76" w:rsidRDefault="004C3F76" w:rsidP="004C3F76"/>
    <w:p w:rsidR="004C3F76" w:rsidRDefault="004C3F76" w:rsidP="004C3F76"/>
    <w:p w:rsidR="004C3F76" w:rsidRDefault="004C3F76" w:rsidP="004C3F76">
      <w:r>
        <w:t>RICARDO CASAS ZAPATA</w:t>
      </w:r>
    </w:p>
    <w:p w:rsidR="004C3F76" w:rsidRDefault="004C3F76" w:rsidP="004C3F76">
      <w:r>
        <w:t>Director.</w:t>
      </w:r>
    </w:p>
    <w:p w:rsidR="004C3F76" w:rsidRDefault="004C3F76" w:rsidP="004C3F76">
      <w:pPr>
        <w:rPr>
          <w:b/>
        </w:rPr>
      </w:pPr>
    </w:p>
    <w:p w:rsidR="004C3F76" w:rsidRDefault="004C3F76" w:rsidP="005450D8">
      <w:pPr>
        <w:rPr>
          <w:b/>
        </w:rPr>
      </w:pPr>
    </w:p>
    <w:p w:rsidR="006F741E" w:rsidRDefault="006F741E" w:rsidP="005450D8">
      <w:pPr>
        <w:rPr>
          <w:b/>
        </w:rPr>
      </w:pPr>
    </w:p>
    <w:p w:rsidR="006F741E" w:rsidRDefault="006F741E" w:rsidP="005450D8">
      <w:pPr>
        <w:rPr>
          <w:b/>
        </w:rPr>
      </w:pPr>
    </w:p>
    <w:p w:rsidR="006F741E" w:rsidRDefault="006F741E" w:rsidP="005450D8">
      <w:pPr>
        <w:rPr>
          <w:b/>
        </w:rPr>
      </w:pPr>
    </w:p>
    <w:p w:rsidR="006F741E" w:rsidRDefault="006F741E" w:rsidP="005450D8">
      <w:pPr>
        <w:rPr>
          <w:b/>
        </w:rPr>
      </w:pPr>
    </w:p>
    <w:p w:rsidR="006F741E" w:rsidRDefault="006F741E" w:rsidP="006F741E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6F741E" w:rsidRDefault="006F741E" w:rsidP="006F741E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6F741E" w:rsidRDefault="006F741E" w:rsidP="006F741E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6F741E" w:rsidRDefault="006F741E" w:rsidP="006F741E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6F741E" w:rsidRDefault="006F741E" w:rsidP="006F741E"/>
    <w:p w:rsidR="006F741E" w:rsidRDefault="006F741E" w:rsidP="006F741E">
      <w:pPr>
        <w:pStyle w:val="Ttulo1"/>
      </w:pPr>
      <w:r>
        <w:t>ORDEN DE TRABAJO   N°      06988</w:t>
      </w:r>
    </w:p>
    <w:p w:rsidR="006F741E" w:rsidRDefault="006F741E" w:rsidP="006F741E"/>
    <w:p w:rsidR="006F741E" w:rsidRDefault="00411B02" w:rsidP="006F741E">
      <w:r>
        <w:t>FECHA:</w:t>
      </w:r>
      <w:r>
        <w:tab/>
        <w:t>Medellín, Mayo   06</w:t>
      </w:r>
      <w:r w:rsidR="006F741E">
        <w:t xml:space="preserve">    de   2010</w:t>
      </w:r>
    </w:p>
    <w:p w:rsidR="006F741E" w:rsidRDefault="006F741E" w:rsidP="006F741E">
      <w:r>
        <w:t>PARA:</w:t>
      </w:r>
      <w:r>
        <w:tab/>
      </w:r>
      <w:r>
        <w:tab/>
        <w:t>PLÁSTICOS   DARMA</w:t>
      </w:r>
    </w:p>
    <w:p w:rsidR="006F741E" w:rsidRDefault="006F741E" w:rsidP="006F741E">
      <w:r>
        <w:t>ATENCIÓN:</w:t>
      </w:r>
      <w:r>
        <w:tab/>
        <w:t>Sr. DARIO JARAMILLO</w:t>
      </w:r>
    </w:p>
    <w:p w:rsidR="006F741E" w:rsidRDefault="006F741E" w:rsidP="006F741E"/>
    <w:p w:rsidR="006F741E" w:rsidRDefault="006F741E" w:rsidP="006F741E">
      <w:r>
        <w:t>Apreciado Dn DARIO:</w:t>
      </w:r>
    </w:p>
    <w:p w:rsidR="006F741E" w:rsidRDefault="006F741E" w:rsidP="006F741E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6F741E" w:rsidRDefault="006F741E" w:rsidP="006F741E"/>
    <w:p w:rsidR="006F741E" w:rsidRDefault="006F741E" w:rsidP="006F741E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6F741E" w:rsidRDefault="006F741E" w:rsidP="006F741E"/>
    <w:p w:rsidR="006F741E" w:rsidRDefault="006F741E" w:rsidP="006F741E">
      <w:r>
        <w:t>MATERIAL :</w:t>
      </w:r>
      <w:r>
        <w:tab/>
      </w:r>
      <w:r>
        <w:tab/>
      </w:r>
      <w:r w:rsidR="001003C6">
        <w:t>Polietileno de Baja  densidad  Lamina</w:t>
      </w:r>
      <w:r>
        <w:rPr>
          <w:b/>
          <w:u w:val="single"/>
        </w:rPr>
        <w:t xml:space="preserve">  </w:t>
      </w:r>
      <w:r w:rsidR="005312CC">
        <w:t xml:space="preserve"> Tpte</w:t>
      </w:r>
    </w:p>
    <w:p w:rsidR="006F741E" w:rsidRDefault="006F741E" w:rsidP="006F741E">
      <w:r>
        <w:t>MEDIDA:</w:t>
      </w:r>
      <w:r>
        <w:tab/>
      </w:r>
      <w:r>
        <w:tab/>
      </w:r>
      <w:r w:rsidR="00C2085B">
        <w:rPr>
          <w:b/>
        </w:rPr>
        <w:t>52</w:t>
      </w:r>
      <w:r>
        <w:t xml:space="preserve">   cms   </w:t>
      </w:r>
    </w:p>
    <w:p w:rsidR="006F741E" w:rsidRDefault="006F741E" w:rsidP="006F741E">
      <w:r>
        <w:t>CALIBRE :</w:t>
      </w:r>
      <w:r>
        <w:tab/>
      </w:r>
      <w:r>
        <w:tab/>
      </w:r>
      <w:r w:rsidR="00C2085B">
        <w:rPr>
          <w:b/>
        </w:rPr>
        <w:t>1.5</w:t>
      </w:r>
      <w:r>
        <w:rPr>
          <w:b/>
        </w:rPr>
        <w:t xml:space="preserve"> </w:t>
      </w:r>
      <w:r>
        <w:t xml:space="preserve">   “</w:t>
      </w:r>
    </w:p>
    <w:p w:rsidR="006F741E" w:rsidRDefault="006F741E" w:rsidP="006F741E">
      <w:r>
        <w:t>COLOR :</w:t>
      </w:r>
      <w:r>
        <w:tab/>
      </w:r>
      <w:r>
        <w:tab/>
        <w:t>Transparente</w:t>
      </w:r>
    </w:p>
    <w:p w:rsidR="006F741E" w:rsidRPr="0007721A" w:rsidRDefault="006F741E" w:rsidP="006F741E">
      <w:r>
        <w:t xml:space="preserve">TRATADO : </w:t>
      </w:r>
      <w:r>
        <w:tab/>
      </w:r>
      <w:r>
        <w:tab/>
        <w:t>1  cara</w:t>
      </w:r>
    </w:p>
    <w:p w:rsidR="006F741E" w:rsidRDefault="006F741E" w:rsidP="006F741E">
      <w:r>
        <w:t xml:space="preserve">CANTIDAD : </w:t>
      </w:r>
      <w:r>
        <w:tab/>
      </w:r>
      <w:r w:rsidR="00C2085B">
        <w:t>140</w:t>
      </w:r>
      <w:r>
        <w:t xml:space="preserve">    kg</w:t>
      </w:r>
    </w:p>
    <w:p w:rsidR="006F741E" w:rsidRDefault="006F741E" w:rsidP="006F741E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 w:rsidR="005B433D">
        <w:tab/>
        <w:t xml:space="preserve">4   </w:t>
      </w:r>
    </w:p>
    <w:p w:rsidR="006F741E" w:rsidRDefault="002320B9" w:rsidP="006F741E">
      <w:r>
        <w:t xml:space="preserve">CARAS : </w:t>
      </w:r>
      <w:r>
        <w:tab/>
      </w:r>
      <w:r>
        <w:tab/>
        <w:t>2</w:t>
      </w:r>
    </w:p>
    <w:p w:rsidR="006F741E" w:rsidRDefault="006F741E" w:rsidP="006F741E">
      <w:r>
        <w:t>REPETICIÓN :</w:t>
      </w:r>
      <w:r>
        <w:tab/>
      </w:r>
      <w:r w:rsidR="005B433D">
        <w:t>15</w:t>
      </w:r>
      <w:r>
        <w:t>.5   cms</w:t>
      </w:r>
    </w:p>
    <w:p w:rsidR="006F741E" w:rsidRDefault="006F741E" w:rsidP="006F741E">
      <w:r>
        <w:t>RODILLO :</w:t>
      </w:r>
      <w:r>
        <w:tab/>
      </w:r>
      <w:r>
        <w:tab/>
      </w:r>
      <w:r w:rsidR="005B433D">
        <w:t>32</w:t>
      </w:r>
    </w:p>
    <w:p w:rsidR="006F741E" w:rsidRDefault="006F741E" w:rsidP="006F741E">
      <w:r>
        <w:t>LAMINA  :</w:t>
      </w:r>
      <w:r>
        <w:tab/>
      </w:r>
      <w:r>
        <w:tab/>
      </w:r>
      <w:r w:rsidR="005B433D">
        <w:t xml:space="preserve">15.5 </w:t>
      </w:r>
      <w:r w:rsidR="00100423">
        <w:rPr>
          <w:b/>
        </w:rPr>
        <w:t xml:space="preserve"> x  23 + 3</w:t>
      </w:r>
      <w:r>
        <w:rPr>
          <w:b/>
        </w:rPr>
        <w:t xml:space="preserve"> </w:t>
      </w:r>
      <w:r w:rsidRPr="00336CAC">
        <w:rPr>
          <w:b/>
        </w:rPr>
        <w:t xml:space="preserve">   cm</w:t>
      </w:r>
      <w:r>
        <w:t xml:space="preserve">    </w:t>
      </w:r>
      <w:r w:rsidR="00B15700">
        <w:t xml:space="preserve"> Fuelle de fondo</w:t>
      </w:r>
    </w:p>
    <w:p w:rsidR="006F741E" w:rsidRDefault="006F741E" w:rsidP="006F741E">
      <w:r>
        <w:t>SELLADO .</w:t>
      </w:r>
      <w:r>
        <w:tab/>
      </w:r>
      <w:r>
        <w:tab/>
        <w:t>Lateral</w:t>
      </w:r>
    </w:p>
    <w:p w:rsidR="006F741E" w:rsidRDefault="006F741E" w:rsidP="006F741E">
      <w:r>
        <w:t>REFERENCIA :</w:t>
      </w:r>
      <w:r>
        <w:tab/>
      </w:r>
      <w:r w:rsidR="00244371">
        <w:rPr>
          <w:b/>
        </w:rPr>
        <w:t>CUAJADA RIONEGRO  500   gm</w:t>
      </w:r>
    </w:p>
    <w:p w:rsidR="006F741E" w:rsidRDefault="006F741E" w:rsidP="006F741E"/>
    <w:p w:rsidR="006F741E" w:rsidRDefault="006F741E" w:rsidP="006F741E"/>
    <w:p w:rsidR="006F741E" w:rsidRDefault="006F741E" w:rsidP="006F741E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>
        <w:rPr>
          <w:bCs/>
        </w:rPr>
        <w:t>Cyreles   los envia  Grafiflex</w:t>
      </w:r>
    </w:p>
    <w:p w:rsidR="006F741E" w:rsidRDefault="006F741E" w:rsidP="006F741E">
      <w:r>
        <w:t xml:space="preserve">                   -   Anexo  Arte  para   alturas y Tonos.</w:t>
      </w:r>
    </w:p>
    <w:p w:rsidR="006F741E" w:rsidRDefault="006F741E" w:rsidP="006F741E">
      <w:pPr>
        <w:rPr>
          <w:b/>
        </w:rPr>
      </w:pPr>
      <w:r>
        <w:tab/>
        <w:t xml:space="preserve">        -  </w:t>
      </w:r>
      <w:r w:rsidRPr="00B879F4">
        <w:rPr>
          <w:b/>
        </w:rPr>
        <w:t>SE  APRUEBA  IMPRESIÓN</w:t>
      </w:r>
      <w:r>
        <w:t xml:space="preserve">  </w:t>
      </w:r>
      <w:r>
        <w:tab/>
        <w:t xml:space="preserve">        </w:t>
      </w: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6F741E" w:rsidRDefault="006F741E" w:rsidP="006F741E">
      <w:pPr>
        <w:rPr>
          <w:b/>
        </w:rPr>
      </w:pPr>
      <w:r>
        <w:rPr>
          <w:b/>
        </w:rPr>
        <w:tab/>
        <w:t xml:space="preserve">        -  EL MATERIAL  LO ENVIA  P.U </w:t>
      </w:r>
    </w:p>
    <w:p w:rsidR="006F741E" w:rsidRDefault="006F741E" w:rsidP="006F741E">
      <w:pPr>
        <w:rPr>
          <w:b/>
        </w:rPr>
      </w:pPr>
      <w:r>
        <w:rPr>
          <w:b/>
        </w:rPr>
        <w:tab/>
        <w:t xml:space="preserve">        - colocar  pie de  imprenta</w:t>
      </w:r>
    </w:p>
    <w:p w:rsidR="006F741E" w:rsidRDefault="006F741E" w:rsidP="006F741E">
      <w:pPr>
        <w:rPr>
          <w:b/>
        </w:rPr>
      </w:pPr>
      <w:r>
        <w:rPr>
          <w:b/>
        </w:rPr>
        <w:tab/>
        <w:t xml:space="preserve">       </w:t>
      </w:r>
    </w:p>
    <w:p w:rsidR="006F741E" w:rsidRDefault="006F741E" w:rsidP="006F741E"/>
    <w:p w:rsidR="006F741E" w:rsidRDefault="006F741E" w:rsidP="006F741E">
      <w:r>
        <w:tab/>
      </w:r>
    </w:p>
    <w:p w:rsidR="006F741E" w:rsidRDefault="006F741E" w:rsidP="006F741E">
      <w:r>
        <w:t>Agradezco la atención y colaboración prestada.</w:t>
      </w:r>
    </w:p>
    <w:p w:rsidR="006F741E" w:rsidRDefault="006F741E" w:rsidP="006F741E"/>
    <w:p w:rsidR="006F741E" w:rsidRDefault="006F741E" w:rsidP="006F741E"/>
    <w:p w:rsidR="006F741E" w:rsidRDefault="006F741E" w:rsidP="006F741E">
      <w:r>
        <w:t>Cordialmente</w:t>
      </w:r>
    </w:p>
    <w:p w:rsidR="006F741E" w:rsidRDefault="006F741E" w:rsidP="006F741E"/>
    <w:p w:rsidR="006F741E" w:rsidRDefault="006F741E" w:rsidP="006F741E"/>
    <w:p w:rsidR="006F741E" w:rsidRDefault="006F741E" w:rsidP="006F741E">
      <w:r>
        <w:t>RICARDO CASAS ZAPATA</w:t>
      </w:r>
    </w:p>
    <w:p w:rsidR="006F741E" w:rsidRDefault="006F741E" w:rsidP="006F741E">
      <w:r>
        <w:t>Director.</w:t>
      </w:r>
    </w:p>
    <w:p w:rsidR="006F741E" w:rsidRDefault="006F741E" w:rsidP="006F741E">
      <w:pPr>
        <w:rPr>
          <w:b/>
        </w:rPr>
      </w:pPr>
    </w:p>
    <w:p w:rsidR="006F741E" w:rsidRDefault="006F741E" w:rsidP="005450D8">
      <w:pPr>
        <w:rPr>
          <w:b/>
        </w:rPr>
      </w:pPr>
    </w:p>
    <w:p w:rsidR="00C248BD" w:rsidRDefault="00C248BD" w:rsidP="005450D8">
      <w:pPr>
        <w:rPr>
          <w:b/>
        </w:rPr>
      </w:pPr>
    </w:p>
    <w:p w:rsidR="00C248BD" w:rsidRDefault="00C248BD" w:rsidP="005450D8">
      <w:pPr>
        <w:rPr>
          <w:b/>
        </w:rPr>
      </w:pPr>
    </w:p>
    <w:p w:rsidR="00C248BD" w:rsidRDefault="00C248BD" w:rsidP="00C248BD">
      <w:pPr>
        <w:rPr>
          <w:b/>
        </w:rPr>
      </w:pPr>
    </w:p>
    <w:p w:rsidR="00C248BD" w:rsidRDefault="00C248BD" w:rsidP="00C248BD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C248BD" w:rsidRDefault="00C248BD" w:rsidP="00C248BD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C248BD" w:rsidRDefault="00C248BD" w:rsidP="00C248BD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C248BD" w:rsidRDefault="00C248BD" w:rsidP="00C248BD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C248BD" w:rsidRDefault="00C248BD" w:rsidP="00C248BD"/>
    <w:p w:rsidR="00C248BD" w:rsidRDefault="00C248BD" w:rsidP="00C248BD">
      <w:pPr>
        <w:pStyle w:val="Ttulo1"/>
      </w:pPr>
      <w:r>
        <w:t>ORDEN DE TRABAJO   N°      06992</w:t>
      </w:r>
    </w:p>
    <w:p w:rsidR="00C248BD" w:rsidRDefault="00C248BD" w:rsidP="00C248BD"/>
    <w:p w:rsidR="00C248BD" w:rsidRDefault="00FA14F8" w:rsidP="00C248BD">
      <w:r>
        <w:t>FECHA:</w:t>
      </w:r>
      <w:r>
        <w:tab/>
        <w:t xml:space="preserve">Medellín, Mayo  06 </w:t>
      </w:r>
      <w:r w:rsidR="00C248BD">
        <w:t xml:space="preserve">   de   2010</w:t>
      </w:r>
    </w:p>
    <w:p w:rsidR="00C248BD" w:rsidRDefault="00C248BD" w:rsidP="00C248BD">
      <w:r>
        <w:t>PARA:</w:t>
      </w:r>
      <w:r>
        <w:tab/>
      </w:r>
      <w:r>
        <w:tab/>
        <w:t>PLÁSTICOS   DARMA</w:t>
      </w:r>
    </w:p>
    <w:p w:rsidR="00C248BD" w:rsidRDefault="00C248BD" w:rsidP="00C248BD">
      <w:r>
        <w:t>ATENCIÓN:</w:t>
      </w:r>
      <w:r>
        <w:tab/>
        <w:t>Sr. DARIO JARAMILLO</w:t>
      </w:r>
    </w:p>
    <w:p w:rsidR="00C248BD" w:rsidRDefault="00C248BD" w:rsidP="00C248BD"/>
    <w:p w:rsidR="00C248BD" w:rsidRDefault="00C248BD" w:rsidP="00C248BD">
      <w:r>
        <w:t>Apreciado Dn DARIO:</w:t>
      </w:r>
    </w:p>
    <w:p w:rsidR="00C248BD" w:rsidRDefault="00C248BD" w:rsidP="00C248BD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C248BD" w:rsidRDefault="00C248BD" w:rsidP="00C248BD"/>
    <w:p w:rsidR="00C248BD" w:rsidRDefault="00C248BD" w:rsidP="00C248BD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C248BD" w:rsidRDefault="00C248BD" w:rsidP="00C248BD"/>
    <w:p w:rsidR="00C248BD" w:rsidRDefault="00C248BD" w:rsidP="00C248BD">
      <w:r>
        <w:t>MATERIAL :</w:t>
      </w:r>
      <w:r>
        <w:tab/>
      </w:r>
      <w:r>
        <w:tab/>
        <w:t>Polietileno de Baja  densidad   Blanco  Tubular</w:t>
      </w:r>
    </w:p>
    <w:p w:rsidR="00C248BD" w:rsidRDefault="00C248BD" w:rsidP="00C248BD">
      <w:r>
        <w:t>MEDIDA:</w:t>
      </w:r>
      <w:r>
        <w:tab/>
      </w:r>
      <w:r>
        <w:tab/>
      </w:r>
      <w:r w:rsidRPr="008D3CB8">
        <w:rPr>
          <w:b/>
        </w:rPr>
        <w:t>30</w:t>
      </w:r>
      <w:r>
        <w:t xml:space="preserve">   cms   </w:t>
      </w:r>
    </w:p>
    <w:p w:rsidR="00C248BD" w:rsidRDefault="00C248BD" w:rsidP="00C248BD">
      <w:r>
        <w:t>CALIBRE :</w:t>
      </w:r>
      <w:r>
        <w:tab/>
      </w:r>
      <w:r>
        <w:tab/>
      </w:r>
      <w:r w:rsidRPr="008D3CB8">
        <w:rPr>
          <w:b/>
        </w:rPr>
        <w:t>4.8</w:t>
      </w:r>
      <w:r>
        <w:t xml:space="preserve">   “</w:t>
      </w:r>
    </w:p>
    <w:p w:rsidR="00C248BD" w:rsidRDefault="00C248BD" w:rsidP="00C248BD">
      <w:r>
        <w:t>COLOR :</w:t>
      </w:r>
      <w:r>
        <w:tab/>
      </w:r>
      <w:r>
        <w:tab/>
        <w:t>Blanco</w:t>
      </w:r>
    </w:p>
    <w:p w:rsidR="00C248BD" w:rsidRPr="0007721A" w:rsidRDefault="00C248BD" w:rsidP="00C248BD">
      <w:r>
        <w:t xml:space="preserve">TRATADO : </w:t>
      </w:r>
      <w:r>
        <w:tab/>
      </w:r>
      <w:r>
        <w:tab/>
        <w:t>1  cara</w:t>
      </w:r>
    </w:p>
    <w:p w:rsidR="00C248BD" w:rsidRDefault="00C248BD" w:rsidP="00C248BD">
      <w:r>
        <w:t xml:space="preserve">CANTIDAD : </w:t>
      </w:r>
      <w:r>
        <w:tab/>
      </w:r>
      <w:r w:rsidRPr="001C4A3E">
        <w:rPr>
          <w:b/>
        </w:rPr>
        <w:t>280</w:t>
      </w:r>
      <w:r>
        <w:t xml:space="preserve">    kg</w:t>
      </w:r>
    </w:p>
    <w:p w:rsidR="00C248BD" w:rsidRDefault="00C248BD" w:rsidP="00C248BD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>2 ( Según muestra  )  ( Azul – Azul )</w:t>
      </w:r>
    </w:p>
    <w:p w:rsidR="00C248BD" w:rsidRDefault="00C248BD" w:rsidP="00C248BD">
      <w:r>
        <w:t xml:space="preserve">CARAS : </w:t>
      </w:r>
      <w:r>
        <w:tab/>
      </w:r>
      <w:r>
        <w:tab/>
        <w:t>2  ( 2  x  1  )</w:t>
      </w:r>
    </w:p>
    <w:p w:rsidR="00C248BD" w:rsidRDefault="00C248BD" w:rsidP="00C248BD">
      <w:r>
        <w:t xml:space="preserve">REPETICIÓN : </w:t>
      </w:r>
      <w:r>
        <w:tab/>
        <w:t>40   cms</w:t>
      </w:r>
    </w:p>
    <w:p w:rsidR="00C248BD" w:rsidRDefault="00C248BD" w:rsidP="00C248BD">
      <w:r>
        <w:t>RODILLO :</w:t>
      </w:r>
      <w:r>
        <w:tab/>
      </w:r>
      <w:r>
        <w:tab/>
        <w:t>40</w:t>
      </w:r>
    </w:p>
    <w:p w:rsidR="00C248BD" w:rsidRDefault="00C248BD" w:rsidP="00C248BD">
      <w:r>
        <w:t>BOLSA  :</w:t>
      </w:r>
      <w:r>
        <w:tab/>
      </w:r>
      <w:r>
        <w:tab/>
      </w:r>
      <w:r w:rsidRPr="00336CAC">
        <w:rPr>
          <w:b/>
        </w:rPr>
        <w:t>30  x  40   cm</w:t>
      </w:r>
      <w:r>
        <w:t xml:space="preserve">    </w:t>
      </w:r>
    </w:p>
    <w:p w:rsidR="00C248BD" w:rsidRDefault="00C248BD" w:rsidP="00C248BD">
      <w:r>
        <w:t>SELLADO .</w:t>
      </w:r>
      <w:r>
        <w:tab/>
      </w:r>
      <w:r>
        <w:tab/>
        <w:t xml:space="preserve">Fondo  Tipo  Servo </w:t>
      </w:r>
    </w:p>
    <w:p w:rsidR="00C248BD" w:rsidRDefault="00C248BD" w:rsidP="00C248BD">
      <w:r>
        <w:t>REFERENCIA :</w:t>
      </w:r>
      <w:r>
        <w:tab/>
      </w:r>
      <w:r w:rsidRPr="00F553FA">
        <w:rPr>
          <w:b/>
        </w:rPr>
        <w:t>TECNAS   5  KILOS</w:t>
      </w:r>
    </w:p>
    <w:p w:rsidR="00C248BD" w:rsidRDefault="00C248BD" w:rsidP="00C248BD"/>
    <w:p w:rsidR="00C248BD" w:rsidRDefault="00C248BD" w:rsidP="00C248BD"/>
    <w:p w:rsidR="00C248BD" w:rsidRDefault="00C248BD" w:rsidP="00C248BD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 w:rsidRPr="00F553FA">
        <w:rPr>
          <w:bCs/>
        </w:rPr>
        <w:t>Cyreles en su planta</w:t>
      </w:r>
      <w:r>
        <w:rPr>
          <w:b/>
          <w:bCs/>
        </w:rPr>
        <w:t>.</w:t>
      </w:r>
    </w:p>
    <w:p w:rsidR="00C248BD" w:rsidRDefault="00C248BD" w:rsidP="00C248BD">
      <w:r>
        <w:t xml:space="preserve">                   -   Anexo muestra física para   alturas y Tonos.</w:t>
      </w:r>
    </w:p>
    <w:p w:rsidR="00C248BD" w:rsidRDefault="00C248BD" w:rsidP="00C248BD">
      <w:r>
        <w:tab/>
        <w:t xml:space="preserve">        -  No colocar pie de Imprenta.</w:t>
      </w:r>
    </w:p>
    <w:p w:rsidR="00C248BD" w:rsidRDefault="00C248BD" w:rsidP="00C248BD">
      <w:pPr>
        <w:rPr>
          <w:b/>
          <w:u w:val="single"/>
        </w:rPr>
      </w:pPr>
      <w:r>
        <w:tab/>
        <w:t xml:space="preserve">        </w:t>
      </w:r>
      <w:r w:rsidRPr="00F553FA">
        <w:rPr>
          <w:b/>
        </w:rPr>
        <w:t xml:space="preserve">-   </w:t>
      </w:r>
      <w:r w:rsidRPr="00F553FA">
        <w:rPr>
          <w:b/>
          <w:u w:val="single"/>
        </w:rPr>
        <w:t>Utilizar tinta especial</w:t>
      </w:r>
      <w:r>
        <w:rPr>
          <w:b/>
          <w:u w:val="single"/>
        </w:rPr>
        <w:t xml:space="preserve">    </w:t>
      </w:r>
    </w:p>
    <w:p w:rsidR="00C248BD" w:rsidRDefault="00C248BD" w:rsidP="00C248BD">
      <w:pPr>
        <w:rPr>
          <w:b/>
        </w:rPr>
      </w:pP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C248BD" w:rsidRPr="0066704D" w:rsidRDefault="00C248BD" w:rsidP="00C248BD">
      <w:pPr>
        <w:rPr>
          <w:b/>
          <w:u w:val="single"/>
        </w:rPr>
      </w:pPr>
      <w:r>
        <w:rPr>
          <w:b/>
        </w:rPr>
        <w:tab/>
        <w:t xml:space="preserve">        -  EL MATERIAL LO ENVIA  P.U .</w:t>
      </w:r>
    </w:p>
    <w:p w:rsidR="00C248BD" w:rsidRPr="0066704D" w:rsidRDefault="00C248BD" w:rsidP="00C248BD">
      <w:pPr>
        <w:rPr>
          <w:b/>
        </w:rPr>
      </w:pPr>
    </w:p>
    <w:p w:rsidR="00C248BD" w:rsidRDefault="00C248BD" w:rsidP="00C248BD">
      <w:r>
        <w:tab/>
      </w:r>
      <w:r>
        <w:tab/>
      </w:r>
    </w:p>
    <w:p w:rsidR="00C248BD" w:rsidRDefault="00C248BD" w:rsidP="00C248BD">
      <w:r>
        <w:t>Agradezco la atención y colaboración prestada.</w:t>
      </w:r>
    </w:p>
    <w:p w:rsidR="00C248BD" w:rsidRDefault="00C248BD" w:rsidP="00C248BD"/>
    <w:p w:rsidR="00C248BD" w:rsidRDefault="00C248BD" w:rsidP="00C248BD"/>
    <w:p w:rsidR="00C248BD" w:rsidRDefault="00C248BD" w:rsidP="00C248BD"/>
    <w:p w:rsidR="00C248BD" w:rsidRDefault="00C248BD" w:rsidP="00C248BD">
      <w:r>
        <w:t>Cordialmente</w:t>
      </w:r>
    </w:p>
    <w:p w:rsidR="00C248BD" w:rsidRDefault="00C248BD" w:rsidP="00C248BD"/>
    <w:p w:rsidR="00C248BD" w:rsidRDefault="00C248BD" w:rsidP="00C248BD"/>
    <w:p w:rsidR="00C248BD" w:rsidRDefault="00C248BD" w:rsidP="00C248BD">
      <w:r>
        <w:t>RICARDO CASAS ZAPATA</w:t>
      </w:r>
    </w:p>
    <w:p w:rsidR="00C248BD" w:rsidRDefault="00C248BD" w:rsidP="00C248BD">
      <w:r>
        <w:t>Director.</w:t>
      </w:r>
    </w:p>
    <w:p w:rsidR="00C248BD" w:rsidRDefault="00C248BD" w:rsidP="00C248BD"/>
    <w:p w:rsidR="00C248BD" w:rsidRDefault="00C248BD" w:rsidP="005450D8">
      <w:pPr>
        <w:rPr>
          <w:b/>
        </w:rPr>
      </w:pPr>
    </w:p>
    <w:p w:rsidR="00B377BB" w:rsidRDefault="00B377BB" w:rsidP="00B377BB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B377BB" w:rsidRDefault="00B377BB" w:rsidP="00B377BB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B377BB" w:rsidRDefault="00B377BB" w:rsidP="00B377BB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B377BB" w:rsidRDefault="00B377BB" w:rsidP="00B377BB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B377BB" w:rsidRDefault="00B377BB" w:rsidP="00B377BB">
      <w:pPr>
        <w:rPr>
          <w:b/>
          <w:bCs/>
        </w:rPr>
      </w:pPr>
    </w:p>
    <w:p w:rsidR="00B377BB" w:rsidRDefault="00B377BB" w:rsidP="00B377BB">
      <w:pPr>
        <w:pStyle w:val="Ttulo1"/>
      </w:pPr>
      <w:r>
        <w:t>ORDEN DE TRABAJO    N°      06554</w:t>
      </w:r>
    </w:p>
    <w:p w:rsidR="00B377BB" w:rsidRDefault="00B377BB" w:rsidP="00B377BB"/>
    <w:p w:rsidR="00B377BB" w:rsidRDefault="00B377BB" w:rsidP="00B377BB">
      <w:r>
        <w:t>FECHA:</w:t>
      </w:r>
      <w:r>
        <w:tab/>
        <w:t>Medellín, Mayo   07   de  2010</w:t>
      </w:r>
    </w:p>
    <w:p w:rsidR="00B377BB" w:rsidRDefault="00B377BB" w:rsidP="00B377BB">
      <w:r>
        <w:t>PARA:</w:t>
      </w:r>
      <w:r>
        <w:tab/>
      </w:r>
      <w:r>
        <w:tab/>
        <w:t>PLÁSTICOS DARMA</w:t>
      </w:r>
    </w:p>
    <w:p w:rsidR="00B377BB" w:rsidRDefault="00B377BB" w:rsidP="00B377BB">
      <w:r>
        <w:t>ATENCIÓN:</w:t>
      </w:r>
      <w:r>
        <w:tab/>
        <w:t>Sr. Darío Jaramillo</w:t>
      </w:r>
    </w:p>
    <w:p w:rsidR="00B377BB" w:rsidRDefault="00B377BB" w:rsidP="00B377BB">
      <w:r>
        <w:tab/>
      </w:r>
      <w:r>
        <w:tab/>
        <w:t>Gerente.</w:t>
      </w:r>
    </w:p>
    <w:p w:rsidR="00B377BB" w:rsidRDefault="00B377BB" w:rsidP="00B377BB"/>
    <w:p w:rsidR="00B377BB" w:rsidRDefault="00B377BB" w:rsidP="00B377BB">
      <w:r>
        <w:t>Apreciado Don Darío:</w:t>
      </w:r>
    </w:p>
    <w:p w:rsidR="00B377BB" w:rsidRDefault="00B377BB" w:rsidP="00B377BB"/>
    <w:p w:rsidR="00B377BB" w:rsidRDefault="00B377BB" w:rsidP="00B377BB">
      <w:r>
        <w:t>Con la presente estamos solicitando el siguiente servicio de  IMPRESION:</w:t>
      </w:r>
    </w:p>
    <w:p w:rsidR="00B377BB" w:rsidRDefault="00B377BB" w:rsidP="00B377BB"/>
    <w:p w:rsidR="00B377BB" w:rsidRDefault="00B377BB" w:rsidP="00B377BB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B377BB" w:rsidRDefault="00B377BB" w:rsidP="00B377BB">
      <w:r>
        <w:t>MATERIAL   :           Polipropileno Tubular de    40  cms</w:t>
      </w:r>
    </w:p>
    <w:p w:rsidR="00B377BB" w:rsidRDefault="00B377BB" w:rsidP="00B377BB">
      <w:r>
        <w:t xml:space="preserve">CLIBRE      :               </w:t>
      </w:r>
      <w:smartTag w:uri="urn:schemas-microsoft-com:office:smarttags" w:element="metricconverter">
        <w:smartTagPr>
          <w:attr w:name="ProductID" w:val="1.45 ”"/>
        </w:smartTagPr>
        <w:r>
          <w:t>1.45 ”</w:t>
        </w:r>
      </w:smartTag>
    </w:p>
    <w:p w:rsidR="00B377BB" w:rsidRDefault="00B377BB" w:rsidP="00B377BB">
      <w:r>
        <w:t>REFERENCIA:</w:t>
      </w:r>
      <w:r>
        <w:tab/>
      </w:r>
      <w:r>
        <w:rPr>
          <w:b/>
        </w:rPr>
        <w:t>CLENCH    PRENDA</w:t>
      </w:r>
    </w:p>
    <w:p w:rsidR="00B377BB" w:rsidRDefault="003310FA" w:rsidP="00B377BB">
      <w:r>
        <w:t>CANTIDAD    :          13</w:t>
      </w:r>
      <w:r w:rsidR="00B377BB">
        <w:t>0    Kg</w:t>
      </w:r>
    </w:p>
    <w:p w:rsidR="00B377BB" w:rsidRDefault="00B377BB" w:rsidP="00B377BB">
      <w:r>
        <w:t>COLORES:</w:t>
      </w:r>
      <w:r>
        <w:tab/>
      </w:r>
      <w:r>
        <w:tab/>
        <w:t>3  ( Blanco – Naranja – Gris )</w:t>
      </w:r>
    </w:p>
    <w:p w:rsidR="00B377BB" w:rsidRDefault="00B377BB" w:rsidP="00B377BB">
      <w:r>
        <w:t>CARAS:</w:t>
      </w:r>
      <w:r>
        <w:tab/>
      </w:r>
      <w:r>
        <w:tab/>
        <w:t>2</w:t>
      </w:r>
    </w:p>
    <w:p w:rsidR="00B377BB" w:rsidRDefault="00B377BB" w:rsidP="00B377BB">
      <w:r>
        <w:t>REPETICIÓN:</w:t>
      </w:r>
      <w:r>
        <w:tab/>
        <w:t>32</w:t>
      </w:r>
    </w:p>
    <w:p w:rsidR="00B377BB" w:rsidRDefault="00B377BB" w:rsidP="00B377BB">
      <w:r>
        <w:t>RODILLO:</w:t>
      </w:r>
      <w:r>
        <w:tab/>
      </w:r>
      <w:r>
        <w:tab/>
        <w:t>32</w:t>
      </w:r>
    </w:p>
    <w:p w:rsidR="00B377BB" w:rsidRDefault="00B377BB" w:rsidP="00B377BB">
      <w:r>
        <w:t>BOLSA:</w:t>
      </w:r>
      <w:r>
        <w:tab/>
      </w:r>
      <w:r>
        <w:tab/>
        <w:t xml:space="preserve">32  x 37  +  6  cms   Solapa  Interna  Pegada </w:t>
      </w:r>
    </w:p>
    <w:p w:rsidR="00B377BB" w:rsidRDefault="00B377BB" w:rsidP="00B377BB">
      <w:r>
        <w:t>SELLADO:</w:t>
      </w:r>
      <w:r>
        <w:tab/>
      </w:r>
      <w:r>
        <w:tab/>
        <w:t>Para selle lateral.</w:t>
      </w:r>
    </w:p>
    <w:p w:rsidR="00B377BB" w:rsidRDefault="00B377BB" w:rsidP="00B377BB"/>
    <w:p w:rsidR="00B377BB" w:rsidRDefault="00B377BB" w:rsidP="00B377BB"/>
    <w:p w:rsidR="00B377BB" w:rsidRDefault="00B377BB" w:rsidP="00B377BB">
      <w:r>
        <w:rPr>
          <w:b/>
          <w:bCs/>
          <w:u w:val="single"/>
        </w:rPr>
        <w:t>NOTA:</w:t>
      </w:r>
      <w:r w:rsidR="00647FB1">
        <w:t xml:space="preserve">  *  Cyreles en su planta (  SE ADJUNTAN LOS CAMBIOS )</w:t>
      </w:r>
    </w:p>
    <w:p w:rsidR="00B377BB" w:rsidRDefault="00B377BB" w:rsidP="00B377BB">
      <w:pPr>
        <w:numPr>
          <w:ilvl w:val="0"/>
          <w:numId w:val="1"/>
        </w:numPr>
      </w:pPr>
      <w:r>
        <w:t>Se envían  Arte para  tonos y alturas</w:t>
      </w:r>
    </w:p>
    <w:p w:rsidR="00B377BB" w:rsidRDefault="00B377BB" w:rsidP="00B377BB">
      <w:pPr>
        <w:numPr>
          <w:ilvl w:val="0"/>
          <w:numId w:val="2"/>
        </w:numPr>
        <w:rPr>
          <w:b/>
        </w:rPr>
      </w:pPr>
      <w:r>
        <w:t xml:space="preserve">Se  envia el material de PP de </w:t>
      </w:r>
      <w:r>
        <w:rPr>
          <w:b/>
        </w:rPr>
        <w:t>40</w:t>
      </w:r>
      <w:r w:rsidRPr="00426168">
        <w:rPr>
          <w:b/>
        </w:rPr>
        <w:t xml:space="preserve">  cms</w:t>
      </w:r>
    </w:p>
    <w:p w:rsidR="00B377BB" w:rsidRDefault="00B377BB" w:rsidP="00B377BB">
      <w:pPr>
        <w:numPr>
          <w:ilvl w:val="0"/>
          <w:numId w:val="2"/>
        </w:numPr>
      </w:pPr>
      <w:r>
        <w:rPr>
          <w:b/>
        </w:rPr>
        <w:t>SE  APRUEBA  IMPRESION</w:t>
      </w:r>
    </w:p>
    <w:p w:rsidR="00B377BB" w:rsidRDefault="00B377BB" w:rsidP="00B377BB">
      <w:pPr>
        <w:ind w:left="885"/>
      </w:pPr>
    </w:p>
    <w:p w:rsidR="00B377BB" w:rsidRDefault="00B377BB" w:rsidP="00B377BB">
      <w:pPr>
        <w:ind w:left="885"/>
      </w:pPr>
    </w:p>
    <w:p w:rsidR="00B377BB" w:rsidRDefault="00B377BB" w:rsidP="00B377BB">
      <w:pPr>
        <w:ind w:left="885"/>
      </w:pPr>
    </w:p>
    <w:p w:rsidR="00B377BB" w:rsidRDefault="00B377BB" w:rsidP="00B377BB">
      <w:r>
        <w:t>Agradezco la atención y colaboración prestada</w:t>
      </w:r>
    </w:p>
    <w:p w:rsidR="00B377BB" w:rsidRDefault="00B377BB" w:rsidP="00B377BB"/>
    <w:p w:rsidR="00B377BB" w:rsidRDefault="00B377BB" w:rsidP="00B377BB"/>
    <w:p w:rsidR="00B377BB" w:rsidRDefault="00B377BB" w:rsidP="00B377BB">
      <w:r>
        <w:t>Cordialmente,</w:t>
      </w:r>
    </w:p>
    <w:p w:rsidR="00B377BB" w:rsidRDefault="00B377BB" w:rsidP="00B377BB"/>
    <w:p w:rsidR="00B377BB" w:rsidRDefault="00B377BB" w:rsidP="00B377BB"/>
    <w:p w:rsidR="00B377BB" w:rsidRDefault="00B377BB" w:rsidP="00B377BB"/>
    <w:p w:rsidR="00B377BB" w:rsidRDefault="00B377BB" w:rsidP="00B377BB">
      <w:r>
        <w:t>RICARDO CASAS ZAPATA</w:t>
      </w:r>
    </w:p>
    <w:p w:rsidR="00B377BB" w:rsidRDefault="00B377BB" w:rsidP="00B377BB">
      <w:r>
        <w:t>Director.</w:t>
      </w:r>
    </w:p>
    <w:p w:rsidR="00B377BB" w:rsidRDefault="00B377BB" w:rsidP="00B377BB"/>
    <w:p w:rsidR="00B377BB" w:rsidRDefault="00B377BB" w:rsidP="00B377BB"/>
    <w:p w:rsidR="00B377BB" w:rsidRDefault="00B377BB" w:rsidP="005450D8">
      <w:pPr>
        <w:rPr>
          <w:b/>
        </w:rPr>
      </w:pPr>
    </w:p>
    <w:p w:rsidR="00B377BB" w:rsidRDefault="00B377BB" w:rsidP="005450D8">
      <w:pPr>
        <w:rPr>
          <w:b/>
        </w:rPr>
      </w:pPr>
    </w:p>
    <w:p w:rsidR="004E2C9C" w:rsidRDefault="004E2C9C" w:rsidP="005450D8">
      <w:pPr>
        <w:rPr>
          <w:b/>
        </w:rPr>
      </w:pPr>
    </w:p>
    <w:p w:rsidR="004E2C9C" w:rsidRDefault="004E2C9C" w:rsidP="005450D8">
      <w:pPr>
        <w:rPr>
          <w:b/>
        </w:rPr>
      </w:pPr>
    </w:p>
    <w:p w:rsidR="004E2C9C" w:rsidRDefault="004E2C9C" w:rsidP="004E2C9C">
      <w:pPr>
        <w:rPr>
          <w:b/>
        </w:rPr>
      </w:pPr>
    </w:p>
    <w:p w:rsidR="004E2C9C" w:rsidRDefault="004E2C9C" w:rsidP="004E2C9C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4E2C9C" w:rsidRDefault="004E2C9C" w:rsidP="004E2C9C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4E2C9C" w:rsidRDefault="004E2C9C" w:rsidP="004E2C9C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4E2C9C" w:rsidRDefault="004E2C9C" w:rsidP="004E2C9C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4E2C9C" w:rsidRDefault="004E2C9C" w:rsidP="004E2C9C">
      <w:pPr>
        <w:rPr>
          <w:b/>
          <w:bCs/>
        </w:rPr>
      </w:pPr>
    </w:p>
    <w:p w:rsidR="004E2C9C" w:rsidRDefault="004E2C9C" w:rsidP="004E2C9C">
      <w:pPr>
        <w:pStyle w:val="Ttulo1"/>
      </w:pPr>
      <w:r>
        <w:t>ORDEN DE TRABAJO    N°      06553</w:t>
      </w:r>
    </w:p>
    <w:p w:rsidR="004E2C9C" w:rsidRDefault="004E2C9C" w:rsidP="004E2C9C"/>
    <w:p w:rsidR="004E2C9C" w:rsidRDefault="004E2C9C" w:rsidP="004E2C9C">
      <w:r>
        <w:t>FECHA:</w:t>
      </w:r>
      <w:r>
        <w:tab/>
        <w:t>Medellín, Mayo   07   de   2010</w:t>
      </w:r>
    </w:p>
    <w:p w:rsidR="004E2C9C" w:rsidRDefault="004E2C9C" w:rsidP="004E2C9C">
      <w:r>
        <w:t>PARA:</w:t>
      </w:r>
      <w:r>
        <w:tab/>
      </w:r>
      <w:r>
        <w:tab/>
        <w:t>PLÁSTICOS DARMA</w:t>
      </w:r>
    </w:p>
    <w:p w:rsidR="004E2C9C" w:rsidRDefault="004E2C9C" w:rsidP="004E2C9C">
      <w:r>
        <w:t>ATENCIÓN:</w:t>
      </w:r>
      <w:r>
        <w:tab/>
        <w:t>Sr. Darío Jaramillo</w:t>
      </w:r>
    </w:p>
    <w:p w:rsidR="004E2C9C" w:rsidRDefault="004E2C9C" w:rsidP="004E2C9C">
      <w:r>
        <w:tab/>
      </w:r>
      <w:r>
        <w:tab/>
        <w:t>Gerente.</w:t>
      </w:r>
    </w:p>
    <w:p w:rsidR="004E2C9C" w:rsidRDefault="004E2C9C" w:rsidP="004E2C9C"/>
    <w:p w:rsidR="004E2C9C" w:rsidRDefault="004E2C9C" w:rsidP="004E2C9C">
      <w:r>
        <w:t>Apreciado Don Darío:</w:t>
      </w:r>
    </w:p>
    <w:p w:rsidR="004E2C9C" w:rsidRDefault="004E2C9C" w:rsidP="004E2C9C"/>
    <w:p w:rsidR="004E2C9C" w:rsidRDefault="004E2C9C" w:rsidP="004E2C9C">
      <w:r>
        <w:t>Con la presente estamos solicitando el siguiente servicio de  IMPRESION:</w:t>
      </w:r>
    </w:p>
    <w:p w:rsidR="004E2C9C" w:rsidRDefault="004E2C9C" w:rsidP="004E2C9C"/>
    <w:p w:rsidR="004E2C9C" w:rsidRDefault="004E2C9C" w:rsidP="004E2C9C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4E2C9C" w:rsidRDefault="004E2C9C" w:rsidP="004E2C9C">
      <w:r>
        <w:t>MATERIAL   :           Polipropileno Tubular de    40  cms</w:t>
      </w:r>
    </w:p>
    <w:p w:rsidR="004E2C9C" w:rsidRDefault="004E2C9C" w:rsidP="004E2C9C">
      <w:r>
        <w:t xml:space="preserve">CLIBRE      :               </w:t>
      </w:r>
      <w:smartTag w:uri="urn:schemas-microsoft-com:office:smarttags" w:element="metricconverter">
        <w:smartTagPr>
          <w:attr w:name="ProductID" w:val="1.45 ”"/>
        </w:smartTagPr>
        <w:r>
          <w:t>1.45 ”</w:t>
        </w:r>
      </w:smartTag>
    </w:p>
    <w:p w:rsidR="004E2C9C" w:rsidRDefault="004E2C9C" w:rsidP="004E2C9C">
      <w:r>
        <w:t>REFERENCIA:</w:t>
      </w:r>
      <w:r>
        <w:tab/>
      </w:r>
      <w:r>
        <w:rPr>
          <w:b/>
        </w:rPr>
        <w:t>RAWFIT    PRENDA</w:t>
      </w:r>
    </w:p>
    <w:p w:rsidR="004E2C9C" w:rsidRDefault="00F74A3C" w:rsidP="004E2C9C">
      <w:r>
        <w:t>CANTIDAD    :          180</w:t>
      </w:r>
      <w:r w:rsidR="004E2C9C">
        <w:t xml:space="preserve">    Kg</w:t>
      </w:r>
    </w:p>
    <w:p w:rsidR="004E2C9C" w:rsidRDefault="004E2C9C" w:rsidP="004E2C9C">
      <w:r>
        <w:t>COLORES:</w:t>
      </w:r>
      <w:r>
        <w:tab/>
      </w:r>
      <w:r>
        <w:tab/>
        <w:t>2  ( Negro – Naranja )</w:t>
      </w:r>
    </w:p>
    <w:p w:rsidR="004E2C9C" w:rsidRDefault="004E2C9C" w:rsidP="004E2C9C">
      <w:r>
        <w:t>CARAS:</w:t>
      </w:r>
      <w:r>
        <w:tab/>
      </w:r>
      <w:r>
        <w:tab/>
        <w:t>2</w:t>
      </w:r>
    </w:p>
    <w:p w:rsidR="004E2C9C" w:rsidRDefault="004E2C9C" w:rsidP="004E2C9C">
      <w:r>
        <w:t>REPETICIÓN:</w:t>
      </w:r>
      <w:r>
        <w:tab/>
        <w:t>32</w:t>
      </w:r>
    </w:p>
    <w:p w:rsidR="004E2C9C" w:rsidRDefault="004E2C9C" w:rsidP="004E2C9C">
      <w:r>
        <w:t>RODILLO:</w:t>
      </w:r>
      <w:r>
        <w:tab/>
      </w:r>
      <w:r>
        <w:tab/>
        <w:t>32</w:t>
      </w:r>
    </w:p>
    <w:p w:rsidR="004E2C9C" w:rsidRDefault="004E2C9C" w:rsidP="004E2C9C">
      <w:r>
        <w:t>BOLSA:</w:t>
      </w:r>
      <w:r>
        <w:tab/>
      </w:r>
      <w:r>
        <w:tab/>
        <w:t xml:space="preserve">32  x 37  +  6  cms   Solapa  Volada </w:t>
      </w:r>
    </w:p>
    <w:p w:rsidR="004E2C9C" w:rsidRDefault="004E2C9C" w:rsidP="004E2C9C">
      <w:r>
        <w:t>SELLADO:</w:t>
      </w:r>
      <w:r>
        <w:tab/>
      </w:r>
      <w:r>
        <w:tab/>
        <w:t>Para selle lateral.</w:t>
      </w:r>
    </w:p>
    <w:p w:rsidR="004E2C9C" w:rsidRDefault="004E2C9C" w:rsidP="004E2C9C"/>
    <w:p w:rsidR="004E2C9C" w:rsidRDefault="004E2C9C" w:rsidP="004E2C9C"/>
    <w:p w:rsidR="004E2C9C" w:rsidRDefault="004E2C9C" w:rsidP="004E2C9C">
      <w:r>
        <w:rPr>
          <w:b/>
          <w:bCs/>
          <w:u w:val="single"/>
        </w:rPr>
        <w:t>NOTA:</w:t>
      </w:r>
      <w:r>
        <w:t xml:space="preserve">  * Los cy</w:t>
      </w:r>
      <w:r w:rsidR="00DE04A1">
        <w:t>reles  están en su planta</w:t>
      </w:r>
    </w:p>
    <w:p w:rsidR="004E2C9C" w:rsidRDefault="004E2C9C" w:rsidP="004E2C9C">
      <w:pPr>
        <w:numPr>
          <w:ilvl w:val="0"/>
          <w:numId w:val="1"/>
        </w:numPr>
      </w:pPr>
      <w:r>
        <w:t>Se envían  Arte para  tonos y alturas</w:t>
      </w:r>
    </w:p>
    <w:p w:rsidR="004E2C9C" w:rsidRDefault="004E2C9C" w:rsidP="004E2C9C">
      <w:pPr>
        <w:numPr>
          <w:ilvl w:val="0"/>
          <w:numId w:val="2"/>
        </w:numPr>
        <w:rPr>
          <w:b/>
        </w:rPr>
      </w:pPr>
      <w:r>
        <w:t xml:space="preserve">Se  envia el material de PP de </w:t>
      </w:r>
      <w:r>
        <w:rPr>
          <w:b/>
        </w:rPr>
        <w:t>40</w:t>
      </w:r>
      <w:r w:rsidRPr="00426168">
        <w:rPr>
          <w:b/>
        </w:rPr>
        <w:t xml:space="preserve">  cms</w:t>
      </w:r>
    </w:p>
    <w:p w:rsidR="004E2C9C" w:rsidRDefault="004E2C9C" w:rsidP="004E2C9C">
      <w:pPr>
        <w:numPr>
          <w:ilvl w:val="0"/>
          <w:numId w:val="2"/>
        </w:numPr>
      </w:pPr>
      <w:r>
        <w:rPr>
          <w:b/>
        </w:rPr>
        <w:t>SE  APRUEBA  IMPRESION</w:t>
      </w:r>
    </w:p>
    <w:p w:rsidR="004E2C9C" w:rsidRDefault="004E2C9C" w:rsidP="004E2C9C">
      <w:pPr>
        <w:ind w:left="885"/>
      </w:pPr>
    </w:p>
    <w:p w:rsidR="004E2C9C" w:rsidRDefault="004E2C9C" w:rsidP="004E2C9C">
      <w:pPr>
        <w:ind w:left="885"/>
      </w:pPr>
    </w:p>
    <w:p w:rsidR="004E2C9C" w:rsidRDefault="004E2C9C" w:rsidP="004E2C9C">
      <w:r>
        <w:t>Agradezco la atención y colaboración prestada</w:t>
      </w:r>
    </w:p>
    <w:p w:rsidR="004E2C9C" w:rsidRDefault="004E2C9C" w:rsidP="004E2C9C"/>
    <w:p w:rsidR="004E2C9C" w:rsidRDefault="004E2C9C" w:rsidP="004E2C9C"/>
    <w:p w:rsidR="004E2C9C" w:rsidRDefault="004E2C9C" w:rsidP="004E2C9C">
      <w:r>
        <w:t>Cordialmente,</w:t>
      </w:r>
    </w:p>
    <w:p w:rsidR="004E2C9C" w:rsidRDefault="004E2C9C" w:rsidP="004E2C9C"/>
    <w:p w:rsidR="004E2C9C" w:rsidRDefault="004E2C9C" w:rsidP="004E2C9C"/>
    <w:p w:rsidR="004E2C9C" w:rsidRDefault="004E2C9C" w:rsidP="004E2C9C"/>
    <w:p w:rsidR="004E2C9C" w:rsidRDefault="004E2C9C" w:rsidP="004E2C9C">
      <w:r>
        <w:t>RICARDO CASAS ZAPATA</w:t>
      </w:r>
    </w:p>
    <w:p w:rsidR="004E2C9C" w:rsidRDefault="004E2C9C" w:rsidP="004E2C9C">
      <w:r>
        <w:t>Director.</w:t>
      </w:r>
    </w:p>
    <w:p w:rsidR="004E2C9C" w:rsidRDefault="004E2C9C" w:rsidP="004E2C9C"/>
    <w:p w:rsidR="004E2C9C" w:rsidRDefault="004E2C9C" w:rsidP="005450D8">
      <w:pPr>
        <w:rPr>
          <w:b/>
        </w:rPr>
      </w:pPr>
    </w:p>
    <w:p w:rsidR="00796B8B" w:rsidRDefault="00796B8B" w:rsidP="005450D8">
      <w:pPr>
        <w:rPr>
          <w:b/>
        </w:rPr>
      </w:pPr>
    </w:p>
    <w:p w:rsidR="00796B8B" w:rsidRDefault="00796B8B" w:rsidP="005450D8">
      <w:pPr>
        <w:rPr>
          <w:b/>
        </w:rPr>
      </w:pPr>
    </w:p>
    <w:p w:rsidR="00796B8B" w:rsidRDefault="00796B8B" w:rsidP="005450D8">
      <w:pPr>
        <w:rPr>
          <w:b/>
        </w:rPr>
      </w:pPr>
    </w:p>
    <w:p w:rsidR="00796B8B" w:rsidRDefault="00796B8B" w:rsidP="005450D8">
      <w:pPr>
        <w:rPr>
          <w:b/>
        </w:rPr>
      </w:pPr>
    </w:p>
    <w:p w:rsidR="00796B8B" w:rsidRDefault="00796B8B" w:rsidP="00796B8B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796B8B" w:rsidRDefault="00796B8B" w:rsidP="00796B8B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796B8B" w:rsidRDefault="00796B8B" w:rsidP="00796B8B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796B8B" w:rsidRDefault="00796B8B" w:rsidP="00796B8B">
      <w:pPr>
        <w:rPr>
          <w:b/>
          <w:bCs/>
          <w:sz w:val="20"/>
        </w:rPr>
      </w:pPr>
      <w:r>
        <w:rPr>
          <w:b/>
          <w:bCs/>
          <w:sz w:val="20"/>
        </w:rPr>
        <w:t>TEL:  4 44 46 64  ITAGUI.</w:t>
      </w:r>
    </w:p>
    <w:p w:rsidR="00796B8B" w:rsidRDefault="00796B8B" w:rsidP="00796B8B">
      <w:pPr>
        <w:rPr>
          <w:b/>
          <w:bCs/>
        </w:rPr>
      </w:pPr>
    </w:p>
    <w:p w:rsidR="00796B8B" w:rsidRDefault="00796B8B" w:rsidP="00796B8B">
      <w:pPr>
        <w:pStyle w:val="Ttulo1"/>
      </w:pPr>
      <w:r>
        <w:t>ORDEN DE TRABAJO    N°      06995</w:t>
      </w:r>
    </w:p>
    <w:p w:rsidR="00796B8B" w:rsidRDefault="00796B8B" w:rsidP="00796B8B"/>
    <w:p w:rsidR="00796B8B" w:rsidRDefault="00796B8B" w:rsidP="00796B8B">
      <w:r>
        <w:t>FECHA:</w:t>
      </w:r>
      <w:r>
        <w:tab/>
        <w:t>Med</w:t>
      </w:r>
      <w:r w:rsidR="009914AC">
        <w:t xml:space="preserve">ellín,  Mayo  </w:t>
      </w:r>
      <w:r w:rsidR="008C6839">
        <w:t xml:space="preserve">  07</w:t>
      </w:r>
      <w:r w:rsidR="00281BE7">
        <w:t xml:space="preserve">   de 2010</w:t>
      </w:r>
    </w:p>
    <w:p w:rsidR="00796B8B" w:rsidRDefault="00796B8B" w:rsidP="00796B8B">
      <w:r>
        <w:t>PARA:</w:t>
      </w:r>
      <w:r>
        <w:tab/>
      </w:r>
      <w:r>
        <w:tab/>
        <w:t>PLÁSTICOS DARMA</w:t>
      </w:r>
    </w:p>
    <w:p w:rsidR="00796B8B" w:rsidRDefault="00796B8B" w:rsidP="00796B8B">
      <w:r>
        <w:t>ATENCIÓN:</w:t>
      </w:r>
      <w:r>
        <w:tab/>
        <w:t>Sr. Darío Jaramillo</w:t>
      </w:r>
    </w:p>
    <w:p w:rsidR="00796B8B" w:rsidRDefault="00796B8B" w:rsidP="00796B8B">
      <w:r>
        <w:tab/>
      </w:r>
      <w:r>
        <w:tab/>
        <w:t>Gerente.</w:t>
      </w:r>
    </w:p>
    <w:p w:rsidR="00796B8B" w:rsidRDefault="00796B8B" w:rsidP="00796B8B"/>
    <w:p w:rsidR="00796B8B" w:rsidRDefault="00796B8B" w:rsidP="00796B8B">
      <w:r>
        <w:t>Apreciado Don Darío :</w:t>
      </w:r>
    </w:p>
    <w:p w:rsidR="00796B8B" w:rsidRDefault="00796B8B" w:rsidP="00796B8B">
      <w:r>
        <w:t xml:space="preserve"> </w:t>
      </w:r>
    </w:p>
    <w:p w:rsidR="00796B8B" w:rsidRDefault="00796B8B" w:rsidP="00796B8B">
      <w:r>
        <w:t>Con la presente estamos solicitando el siguiente servicio de EXTRUSION E IMPRESION:</w:t>
      </w:r>
    </w:p>
    <w:p w:rsidR="00796B8B" w:rsidRDefault="00796B8B" w:rsidP="00796B8B"/>
    <w:p w:rsidR="00796B8B" w:rsidRDefault="00796B8B" w:rsidP="00796B8B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796B8B" w:rsidRDefault="00796B8B" w:rsidP="00796B8B">
      <w:pPr>
        <w:rPr>
          <w:b/>
          <w:bCs/>
          <w:u w:val="single"/>
        </w:rPr>
      </w:pPr>
    </w:p>
    <w:p w:rsidR="00796B8B" w:rsidRDefault="00796B8B" w:rsidP="00796B8B">
      <w:r>
        <w:t>MATERIAL:</w:t>
      </w:r>
      <w:r>
        <w:tab/>
      </w:r>
      <w:r>
        <w:tab/>
        <w:t xml:space="preserve">Polietileno BAJA  </w:t>
      </w:r>
      <w:r w:rsidR="00053DF4">
        <w:t>Lamina.</w:t>
      </w:r>
    </w:p>
    <w:p w:rsidR="00796B8B" w:rsidRDefault="00796B8B" w:rsidP="00796B8B">
      <w:r>
        <w:t>MEDIDA:</w:t>
      </w:r>
      <w:r>
        <w:tab/>
      </w:r>
      <w:r>
        <w:tab/>
      </w:r>
      <w:r w:rsidRPr="00AF4836">
        <w:rPr>
          <w:b/>
        </w:rPr>
        <w:t>61</w:t>
      </w:r>
      <w:r>
        <w:t xml:space="preserve">  Cms.</w:t>
      </w:r>
    </w:p>
    <w:p w:rsidR="00796B8B" w:rsidRPr="00AF4836" w:rsidRDefault="00796B8B" w:rsidP="00796B8B">
      <w:pPr>
        <w:rPr>
          <w:b/>
        </w:rPr>
      </w:pPr>
      <w:r>
        <w:t>CALIBRE:</w:t>
      </w:r>
      <w:r>
        <w:tab/>
      </w:r>
      <w:r>
        <w:tab/>
      </w:r>
      <w:r w:rsidRPr="00AF4836">
        <w:rPr>
          <w:b/>
        </w:rPr>
        <w:t>3.4  ”</w:t>
      </w:r>
    </w:p>
    <w:p w:rsidR="00796B8B" w:rsidRDefault="00796B8B" w:rsidP="00796B8B">
      <w:r>
        <w:t>COLOR:</w:t>
      </w:r>
      <w:r>
        <w:tab/>
      </w:r>
      <w:r>
        <w:tab/>
        <w:t>Transparente</w:t>
      </w:r>
    </w:p>
    <w:p w:rsidR="00796B8B" w:rsidRDefault="00796B8B" w:rsidP="00796B8B">
      <w:r>
        <w:t>TRATADO:</w:t>
      </w:r>
      <w:r>
        <w:tab/>
      </w:r>
      <w:r>
        <w:tab/>
        <w:t>2  Caras.</w:t>
      </w:r>
    </w:p>
    <w:p w:rsidR="00796B8B" w:rsidRDefault="00796B8B" w:rsidP="00796B8B">
      <w:pPr>
        <w:rPr>
          <w:b/>
          <w:bCs/>
        </w:rPr>
      </w:pPr>
      <w:r>
        <w:t>CANTIDAD:</w:t>
      </w:r>
      <w:r>
        <w:tab/>
      </w:r>
      <w:r>
        <w:tab/>
      </w:r>
      <w:r>
        <w:rPr>
          <w:b/>
        </w:rPr>
        <w:t>40</w:t>
      </w:r>
      <w:r w:rsidRPr="00CE2C43">
        <w:rPr>
          <w:b/>
        </w:rPr>
        <w:t xml:space="preserve">0   </w:t>
      </w:r>
      <w:r>
        <w:t xml:space="preserve"> Kg.</w:t>
      </w:r>
      <w:r>
        <w:rPr>
          <w:b/>
          <w:bCs/>
        </w:rPr>
        <w:tab/>
      </w:r>
    </w:p>
    <w:p w:rsidR="00796B8B" w:rsidRDefault="00796B8B" w:rsidP="00796B8B">
      <w:r>
        <w:t>COLORES:</w:t>
      </w:r>
      <w:r>
        <w:tab/>
      </w:r>
      <w:r>
        <w:tab/>
        <w:t>4  ( Azul  – Verde – Blanco – Rojo )</w:t>
      </w:r>
    </w:p>
    <w:p w:rsidR="00796B8B" w:rsidRDefault="00796B8B" w:rsidP="00796B8B">
      <w:r>
        <w:t>CARAS:</w:t>
      </w:r>
      <w:r>
        <w:tab/>
      </w:r>
      <w:r>
        <w:tab/>
        <w:t>1  (4 x 1 – 3 x 1)</w:t>
      </w:r>
    </w:p>
    <w:p w:rsidR="00796B8B" w:rsidRDefault="00796B8B" w:rsidP="00796B8B">
      <w:r>
        <w:t>REPETICIÓN:</w:t>
      </w:r>
      <w:r>
        <w:tab/>
        <w:t xml:space="preserve">13.8 Cms. </w:t>
      </w:r>
    </w:p>
    <w:p w:rsidR="00796B8B" w:rsidRDefault="00796B8B" w:rsidP="00796B8B">
      <w:r>
        <w:t>BOLSA:</w:t>
      </w:r>
      <w:r>
        <w:tab/>
      </w:r>
      <w:r>
        <w:tab/>
        <w:t xml:space="preserve">13.8  X 30.5 Cms  </w:t>
      </w:r>
    </w:p>
    <w:p w:rsidR="00796B8B" w:rsidRDefault="00796B8B" w:rsidP="00796B8B">
      <w:r>
        <w:t>RODILLO :                42</w:t>
      </w:r>
    </w:p>
    <w:p w:rsidR="00796B8B" w:rsidRDefault="00796B8B" w:rsidP="00796B8B">
      <w:r>
        <w:t>SELLADO:</w:t>
      </w:r>
      <w:r>
        <w:tab/>
      </w:r>
      <w:r>
        <w:tab/>
        <w:t xml:space="preserve">Lateral </w:t>
      </w:r>
    </w:p>
    <w:p w:rsidR="00796B8B" w:rsidRDefault="00796B8B" w:rsidP="00796B8B">
      <w:r>
        <w:t>REFERENCIA:</w:t>
      </w:r>
      <w:r>
        <w:tab/>
      </w:r>
      <w:r w:rsidRPr="00DC74F6">
        <w:rPr>
          <w:b/>
        </w:rPr>
        <w:t xml:space="preserve">LOMITO DE TILAPIA </w:t>
      </w:r>
      <w:r>
        <w:rPr>
          <w:b/>
        </w:rPr>
        <w:t xml:space="preserve">    </w:t>
      </w:r>
      <w:r>
        <w:t>( EVELMAR  LTDA   )</w:t>
      </w:r>
    </w:p>
    <w:p w:rsidR="00796B8B" w:rsidRDefault="00796B8B" w:rsidP="00796B8B">
      <w:r>
        <w:tab/>
      </w:r>
      <w:r>
        <w:tab/>
      </w:r>
      <w:r>
        <w:tab/>
      </w:r>
    </w:p>
    <w:p w:rsidR="00796B8B" w:rsidRDefault="00796B8B" w:rsidP="00796B8B"/>
    <w:p w:rsidR="00796B8B" w:rsidRDefault="00796B8B" w:rsidP="00796B8B">
      <w:r>
        <w:rPr>
          <w:b/>
          <w:bCs/>
          <w:u w:val="single"/>
        </w:rPr>
        <w:t>NOTA:</w:t>
      </w:r>
      <w:r>
        <w:t xml:space="preserve">  - Los cyreles  los </w:t>
      </w:r>
      <w:r w:rsidR="00053DF4">
        <w:t>envía</w:t>
      </w:r>
      <w:r>
        <w:t xml:space="preserve">  Grafiflex</w:t>
      </w:r>
    </w:p>
    <w:p w:rsidR="00796B8B" w:rsidRDefault="00796B8B" w:rsidP="00796B8B">
      <w:pPr>
        <w:numPr>
          <w:ilvl w:val="0"/>
          <w:numId w:val="2"/>
        </w:numPr>
      </w:pPr>
      <w:r>
        <w:t>Tonos de impresión igual al ultimo montaje.</w:t>
      </w:r>
    </w:p>
    <w:p w:rsidR="00796B8B" w:rsidRDefault="00796B8B" w:rsidP="00E024AA">
      <w:pPr>
        <w:ind w:left="1860"/>
        <w:rPr>
          <w:b/>
          <w:u w:val="single"/>
        </w:rPr>
      </w:pPr>
    </w:p>
    <w:p w:rsidR="00796B8B" w:rsidRPr="00CE608F" w:rsidRDefault="00E1780D" w:rsidP="00796B8B">
      <w:pPr>
        <w:numPr>
          <w:ilvl w:val="0"/>
          <w:numId w:val="2"/>
        </w:numPr>
        <w:rPr>
          <w:u w:val="single"/>
        </w:rPr>
      </w:pPr>
      <w:r>
        <w:rPr>
          <w:b/>
          <w:u w:val="single"/>
        </w:rPr>
        <w:t>LLEVA  CAMBIOS EN LA TABLA NUTRICIONAL</w:t>
      </w:r>
    </w:p>
    <w:p w:rsidR="00796B8B" w:rsidRDefault="00796B8B" w:rsidP="00796B8B">
      <w:pPr>
        <w:numPr>
          <w:ilvl w:val="0"/>
          <w:numId w:val="2"/>
        </w:numPr>
      </w:pPr>
      <w:r w:rsidRPr="00CE608F">
        <w:t xml:space="preserve">Colocar pie imprenta de </w:t>
      </w:r>
      <w:r w:rsidR="00053DF4" w:rsidRPr="00CE608F">
        <w:t>Plástico</w:t>
      </w:r>
      <w:r w:rsidRPr="00CE608F">
        <w:t xml:space="preserve"> Union</w:t>
      </w:r>
    </w:p>
    <w:p w:rsidR="00796B8B" w:rsidRPr="00CE608F" w:rsidRDefault="00796B8B" w:rsidP="00796B8B">
      <w:pPr>
        <w:numPr>
          <w:ilvl w:val="0"/>
          <w:numId w:val="2"/>
        </w:numPr>
      </w:pPr>
      <w:r>
        <w:t>BUEN  REGISTRO</w:t>
      </w:r>
    </w:p>
    <w:p w:rsidR="00796B8B" w:rsidRPr="00CE608F" w:rsidRDefault="00796B8B" w:rsidP="00796B8B"/>
    <w:p w:rsidR="00796B8B" w:rsidRDefault="00796B8B" w:rsidP="00796B8B">
      <w:r>
        <w:t>Agradezco la atención y colaboración prestada.</w:t>
      </w:r>
    </w:p>
    <w:p w:rsidR="00796B8B" w:rsidRDefault="00796B8B" w:rsidP="00796B8B"/>
    <w:p w:rsidR="00796B8B" w:rsidRDefault="00796B8B" w:rsidP="00796B8B">
      <w:r>
        <w:t>Cordialmente,</w:t>
      </w:r>
    </w:p>
    <w:p w:rsidR="00796B8B" w:rsidRDefault="00796B8B" w:rsidP="00796B8B"/>
    <w:p w:rsidR="00796B8B" w:rsidRDefault="00796B8B" w:rsidP="00796B8B"/>
    <w:p w:rsidR="00796B8B" w:rsidRDefault="00796B8B" w:rsidP="00796B8B">
      <w:r>
        <w:t>RICARDO CASAS ZAPATA</w:t>
      </w:r>
    </w:p>
    <w:p w:rsidR="00796B8B" w:rsidRDefault="00796B8B" w:rsidP="00796B8B">
      <w:r>
        <w:t>Director.</w:t>
      </w:r>
    </w:p>
    <w:p w:rsidR="00796B8B" w:rsidRDefault="00796B8B" w:rsidP="00796B8B"/>
    <w:p w:rsidR="00796B8B" w:rsidRDefault="00796B8B" w:rsidP="005450D8">
      <w:pPr>
        <w:rPr>
          <w:b/>
        </w:rPr>
      </w:pPr>
    </w:p>
    <w:p w:rsidR="00EB35B6" w:rsidRDefault="00EB35B6" w:rsidP="005450D8">
      <w:pPr>
        <w:rPr>
          <w:b/>
        </w:rPr>
      </w:pPr>
    </w:p>
    <w:p w:rsidR="00EB35B6" w:rsidRDefault="00EB35B6" w:rsidP="00EB35B6">
      <w:pPr>
        <w:rPr>
          <w:b/>
          <w:bCs/>
          <w:sz w:val="20"/>
        </w:rPr>
      </w:pPr>
      <w:r>
        <w:rPr>
          <w:b/>
          <w:bCs/>
          <w:sz w:val="20"/>
        </w:rPr>
        <w:t>PLÁSTICOS UNION LTDA.</w:t>
      </w:r>
    </w:p>
    <w:p w:rsidR="00EB35B6" w:rsidRDefault="00EB35B6" w:rsidP="00EB35B6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EB35B6" w:rsidRDefault="00EB35B6" w:rsidP="00EB35B6">
      <w:pPr>
        <w:rPr>
          <w:b/>
          <w:bCs/>
          <w:sz w:val="20"/>
        </w:rPr>
      </w:pPr>
      <w:r>
        <w:rPr>
          <w:b/>
          <w:bCs/>
          <w:sz w:val="20"/>
        </w:rPr>
        <w:t>CALLE 76 N o  46-23</w:t>
      </w:r>
    </w:p>
    <w:p w:rsidR="00EB35B6" w:rsidRDefault="00EB35B6" w:rsidP="00EB35B6">
      <w:pPr>
        <w:rPr>
          <w:b/>
          <w:bCs/>
          <w:sz w:val="20"/>
        </w:rPr>
      </w:pPr>
      <w:r>
        <w:rPr>
          <w:b/>
          <w:bCs/>
          <w:sz w:val="20"/>
        </w:rPr>
        <w:t>TEL: 3 72 11 34  ITAGUI.</w:t>
      </w:r>
    </w:p>
    <w:p w:rsidR="00EB35B6" w:rsidRDefault="00EB35B6" w:rsidP="00EB35B6">
      <w:pPr>
        <w:rPr>
          <w:b/>
          <w:bCs/>
        </w:rPr>
      </w:pPr>
    </w:p>
    <w:p w:rsidR="00EB35B6" w:rsidRDefault="00EB35B6" w:rsidP="00EB35B6">
      <w:pPr>
        <w:pStyle w:val="Ttulo1"/>
      </w:pPr>
      <w:r>
        <w:t xml:space="preserve">ORDEN  DE  </w:t>
      </w:r>
      <w:r w:rsidR="00BC36DB">
        <w:t>TRABAJO  N°      06996</w:t>
      </w:r>
    </w:p>
    <w:p w:rsidR="00EB35B6" w:rsidRDefault="00EB35B6" w:rsidP="00EB35B6"/>
    <w:p w:rsidR="00EB35B6" w:rsidRDefault="00EB35B6" w:rsidP="00EB35B6">
      <w:r>
        <w:t>FEC</w:t>
      </w:r>
      <w:r w:rsidR="00CB674E">
        <w:t>HA:</w:t>
      </w:r>
      <w:r w:rsidR="00CB674E">
        <w:tab/>
        <w:t>Medellín, Mayo   07</w:t>
      </w:r>
      <w:r w:rsidR="00BC36DB">
        <w:t xml:space="preserve"> </w:t>
      </w:r>
      <w:r w:rsidR="00CB674E">
        <w:t xml:space="preserve"> de  2010</w:t>
      </w:r>
    </w:p>
    <w:p w:rsidR="00EB35B6" w:rsidRDefault="00EB35B6" w:rsidP="00EB35B6">
      <w:r>
        <w:t>PARA:</w:t>
      </w:r>
      <w:r>
        <w:tab/>
      </w:r>
      <w:r>
        <w:tab/>
        <w:t>PLÁSTICOS DARMA</w:t>
      </w:r>
    </w:p>
    <w:p w:rsidR="00EB35B6" w:rsidRDefault="00EB35B6" w:rsidP="00EB35B6">
      <w:r>
        <w:t>ATENCIÓN:</w:t>
      </w:r>
      <w:r>
        <w:tab/>
        <w:t>Sr. Darío Jaramillo</w:t>
      </w:r>
    </w:p>
    <w:p w:rsidR="00EB35B6" w:rsidRDefault="00EB35B6" w:rsidP="00EB35B6">
      <w:r>
        <w:tab/>
      </w:r>
      <w:r>
        <w:tab/>
        <w:t>Gerente.</w:t>
      </w:r>
    </w:p>
    <w:p w:rsidR="00EB35B6" w:rsidRDefault="00EB35B6" w:rsidP="00EB35B6"/>
    <w:p w:rsidR="00EB35B6" w:rsidRDefault="00EB35B6" w:rsidP="00EB35B6">
      <w:r>
        <w:t>Apreciado Don Darío :</w:t>
      </w:r>
    </w:p>
    <w:p w:rsidR="00EB35B6" w:rsidRDefault="00EB35B6" w:rsidP="00EB35B6">
      <w:r>
        <w:t xml:space="preserve">  </w:t>
      </w:r>
    </w:p>
    <w:p w:rsidR="00EB35B6" w:rsidRDefault="00EB35B6" w:rsidP="00EB35B6">
      <w:r>
        <w:t>Con la presente estamos solicitando el siguiente servicio de  IMPRESION:</w:t>
      </w:r>
    </w:p>
    <w:p w:rsidR="00EB35B6" w:rsidRDefault="00EB35B6" w:rsidP="00EB35B6"/>
    <w:p w:rsidR="00EB35B6" w:rsidRDefault="00EB35B6" w:rsidP="00EB35B6">
      <w:pPr>
        <w:rPr>
          <w:b/>
          <w:bCs/>
          <w:u w:val="single"/>
        </w:rPr>
      </w:pPr>
    </w:p>
    <w:p w:rsidR="00EB35B6" w:rsidRDefault="00EB35B6" w:rsidP="00EB35B6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EB35B6" w:rsidRDefault="00EB35B6" w:rsidP="00EB35B6"/>
    <w:p w:rsidR="00EB35B6" w:rsidRDefault="00EB35B6" w:rsidP="00EB35B6">
      <w:r>
        <w:t>MATERIAL:</w:t>
      </w:r>
      <w:r>
        <w:tab/>
      </w:r>
      <w:r>
        <w:tab/>
        <w:t xml:space="preserve">Polietileno BAJA  </w:t>
      </w:r>
      <w:r w:rsidRPr="00E674B9">
        <w:rPr>
          <w:u w:val="single"/>
        </w:rPr>
        <w:t>Lamina</w:t>
      </w:r>
      <w:r>
        <w:t xml:space="preserve"> .</w:t>
      </w:r>
    </w:p>
    <w:p w:rsidR="00EB35B6" w:rsidRDefault="00EB35B6" w:rsidP="00EB35B6">
      <w:r>
        <w:t>MEDIDA:</w:t>
      </w:r>
      <w:r>
        <w:tab/>
      </w:r>
      <w:r>
        <w:tab/>
        <w:t>48    Cms.</w:t>
      </w:r>
    </w:p>
    <w:p w:rsidR="00EB35B6" w:rsidRDefault="00EB35B6" w:rsidP="00EB35B6">
      <w:r>
        <w:t>CALIBRE:</w:t>
      </w:r>
      <w:r>
        <w:tab/>
      </w:r>
      <w:r>
        <w:tab/>
        <w:t>1.9  ”</w:t>
      </w:r>
    </w:p>
    <w:p w:rsidR="00EB35B6" w:rsidRDefault="00EB35B6" w:rsidP="00EB35B6">
      <w:r>
        <w:t>COLOR:</w:t>
      </w:r>
      <w:r>
        <w:tab/>
      </w:r>
      <w:r>
        <w:tab/>
        <w:t>Transparente</w:t>
      </w:r>
    </w:p>
    <w:p w:rsidR="00EB35B6" w:rsidRDefault="00EB35B6" w:rsidP="00EB35B6">
      <w:r>
        <w:t>TRATADO:</w:t>
      </w:r>
      <w:r>
        <w:tab/>
      </w:r>
      <w:r>
        <w:tab/>
        <w:t>2  Caras.</w:t>
      </w:r>
    </w:p>
    <w:p w:rsidR="00EB35B6" w:rsidRDefault="0096691A" w:rsidP="00EB35B6">
      <w:pPr>
        <w:rPr>
          <w:b/>
          <w:bCs/>
          <w:u w:val="single"/>
        </w:rPr>
      </w:pPr>
      <w:r>
        <w:t>CANTIDAD:</w:t>
      </w:r>
      <w:r>
        <w:tab/>
      </w:r>
      <w:r>
        <w:tab/>
        <w:t>13</w:t>
      </w:r>
      <w:r w:rsidR="00EB35B6">
        <w:t>0   Kg.</w:t>
      </w:r>
    </w:p>
    <w:p w:rsidR="00EB35B6" w:rsidRDefault="00EB35B6" w:rsidP="00EB35B6">
      <w:r>
        <w:t>COLORES:</w:t>
      </w:r>
      <w:r>
        <w:tab/>
      </w:r>
      <w:r>
        <w:tab/>
        <w:t>4  ( Azul  – Verde – Blanco – Rojo  )</w:t>
      </w:r>
    </w:p>
    <w:p w:rsidR="00EB35B6" w:rsidRDefault="00EB35B6" w:rsidP="00EB35B6">
      <w:r>
        <w:t>CARAS:</w:t>
      </w:r>
      <w:r>
        <w:tab/>
      </w:r>
      <w:r>
        <w:tab/>
        <w:t>1  (4 x 1 – 2 x 1)</w:t>
      </w:r>
    </w:p>
    <w:p w:rsidR="00EB35B6" w:rsidRDefault="00EB35B6" w:rsidP="00EB35B6">
      <w:r>
        <w:t>REPETICIÓN:</w:t>
      </w:r>
      <w:r>
        <w:tab/>
        <w:t xml:space="preserve">14.5    Cms. </w:t>
      </w:r>
    </w:p>
    <w:p w:rsidR="00EB35B6" w:rsidRDefault="00EB35B6" w:rsidP="00EB35B6">
      <w:r>
        <w:t>BOLSA:</w:t>
      </w:r>
      <w:r>
        <w:tab/>
      </w:r>
      <w:r>
        <w:tab/>
        <w:t xml:space="preserve">14.5  X   24    Cms  </w:t>
      </w:r>
    </w:p>
    <w:p w:rsidR="00EB35B6" w:rsidRDefault="00EB35B6" w:rsidP="00EB35B6">
      <w:r>
        <w:t>RODILLO :                30</w:t>
      </w:r>
    </w:p>
    <w:p w:rsidR="00EB35B6" w:rsidRDefault="00EB35B6" w:rsidP="00EB35B6">
      <w:r>
        <w:t>SELLADO:</w:t>
      </w:r>
      <w:r>
        <w:tab/>
      </w:r>
      <w:r>
        <w:tab/>
        <w:t xml:space="preserve">Lateral </w:t>
      </w:r>
    </w:p>
    <w:p w:rsidR="00EB35B6" w:rsidRPr="003B0F09" w:rsidRDefault="00EB35B6" w:rsidP="00EB35B6">
      <w:pPr>
        <w:rPr>
          <w:b/>
        </w:rPr>
      </w:pPr>
      <w:r>
        <w:t>REFERENCIA:</w:t>
      </w:r>
      <w:r>
        <w:tab/>
      </w:r>
      <w:r w:rsidRPr="003B0F09">
        <w:rPr>
          <w:b/>
        </w:rPr>
        <w:t>TORTA  DE  PESCADO X 6  ( EVELMAR  )</w:t>
      </w:r>
    </w:p>
    <w:p w:rsidR="00EB35B6" w:rsidRDefault="00EB35B6" w:rsidP="00EB35B6">
      <w:r>
        <w:tab/>
      </w:r>
      <w:r>
        <w:tab/>
      </w:r>
      <w:r>
        <w:tab/>
      </w:r>
    </w:p>
    <w:p w:rsidR="00EB35B6" w:rsidRDefault="00EB35B6" w:rsidP="00EB35B6"/>
    <w:p w:rsidR="00EB35B6" w:rsidRDefault="00EB35B6" w:rsidP="00EB35B6">
      <w:r>
        <w:rPr>
          <w:b/>
          <w:bCs/>
          <w:u w:val="single"/>
        </w:rPr>
        <w:t>NOTA:</w:t>
      </w:r>
      <w:r>
        <w:t xml:space="preserve">  - Los cyreles se encuentran en su planta..</w:t>
      </w:r>
    </w:p>
    <w:p w:rsidR="00EB35B6" w:rsidRDefault="00EB35B6" w:rsidP="00EB35B6">
      <w:pPr>
        <w:numPr>
          <w:ilvl w:val="0"/>
          <w:numId w:val="2"/>
        </w:numPr>
      </w:pPr>
      <w:r>
        <w:t>Tonos  de impresión igual al ultimo montaje.</w:t>
      </w:r>
    </w:p>
    <w:p w:rsidR="00EB35B6" w:rsidRDefault="00EB35B6" w:rsidP="00EB35B6">
      <w:pPr>
        <w:ind w:left="1500"/>
        <w:rPr>
          <w:u w:val="single"/>
        </w:rPr>
      </w:pPr>
      <w:r>
        <w:rPr>
          <w:u w:val="single"/>
        </w:rPr>
        <w:t xml:space="preserve">-    ALTURA IMPRESIÓN </w:t>
      </w:r>
      <w:smartTag w:uri="urn:schemas-microsoft-com:office:smarttags" w:element="metricconverter">
        <w:smartTagPr>
          <w:attr w:name="ProductID" w:val="1.5 CM"/>
        </w:smartTagPr>
        <w:r>
          <w:rPr>
            <w:u w:val="single"/>
          </w:rPr>
          <w:t>1.5 CM</w:t>
        </w:r>
      </w:smartTag>
      <w:r>
        <w:rPr>
          <w:u w:val="single"/>
        </w:rPr>
        <w:t xml:space="preserve"> X EL FONDO</w:t>
      </w:r>
    </w:p>
    <w:p w:rsidR="00EB35B6" w:rsidRDefault="00EB35B6" w:rsidP="00EB35B6">
      <w:pPr>
        <w:ind w:left="1500"/>
        <w:rPr>
          <w:u w:val="single"/>
        </w:rPr>
      </w:pPr>
      <w:r>
        <w:rPr>
          <w:u w:val="single"/>
        </w:rPr>
        <w:t>-  SE UTILIZAN LOS CYRELES DE HAMBURGUESA DE PESCADO</w:t>
      </w:r>
    </w:p>
    <w:p w:rsidR="00E35724" w:rsidRPr="00D240E1" w:rsidRDefault="00E35724" w:rsidP="00EB35B6">
      <w:pPr>
        <w:ind w:left="1500"/>
        <w:rPr>
          <w:u w:val="single"/>
        </w:rPr>
      </w:pPr>
      <w:r>
        <w:rPr>
          <w:u w:val="single"/>
        </w:rPr>
        <w:t>-</w:t>
      </w:r>
      <w:r w:rsidRPr="00E35724">
        <w:rPr>
          <w:b/>
          <w:u w:val="single"/>
        </w:rPr>
        <w:t>LLEVA CAMBIOS EN LA TABLA  NUTRICIONAL</w:t>
      </w:r>
    </w:p>
    <w:p w:rsidR="00EB35B6" w:rsidRDefault="00EB35B6" w:rsidP="00EB35B6"/>
    <w:p w:rsidR="00E35724" w:rsidRDefault="00E35724" w:rsidP="00EB35B6"/>
    <w:p w:rsidR="00EB35B6" w:rsidRDefault="00EB35B6" w:rsidP="00EB35B6">
      <w:r>
        <w:t>Agradezco la atención y colaboración prestada.</w:t>
      </w:r>
    </w:p>
    <w:p w:rsidR="00EB35B6" w:rsidRDefault="00EB35B6" w:rsidP="00EB35B6"/>
    <w:p w:rsidR="00EB35B6" w:rsidRDefault="00EB35B6" w:rsidP="00EB35B6">
      <w:r>
        <w:t>Cordialmente,</w:t>
      </w:r>
    </w:p>
    <w:p w:rsidR="00EB35B6" w:rsidRDefault="00EB35B6" w:rsidP="00EB35B6"/>
    <w:p w:rsidR="00EB35B6" w:rsidRDefault="00EB35B6" w:rsidP="00EB35B6"/>
    <w:p w:rsidR="00EB35B6" w:rsidRDefault="00EB35B6" w:rsidP="00EB35B6">
      <w:r>
        <w:t>RICARDO CASAS ZAPATA</w:t>
      </w:r>
    </w:p>
    <w:p w:rsidR="00EB35B6" w:rsidRPr="00F82758" w:rsidRDefault="00EB35B6" w:rsidP="00EB35B6">
      <w:pPr>
        <w:rPr>
          <w:b/>
        </w:rPr>
      </w:pPr>
      <w:r>
        <w:t>Director.</w:t>
      </w:r>
    </w:p>
    <w:p w:rsidR="00EB35B6" w:rsidRDefault="00EB35B6" w:rsidP="00EB35B6"/>
    <w:p w:rsidR="00EB35B6" w:rsidRDefault="00EB35B6" w:rsidP="005450D8">
      <w:pPr>
        <w:rPr>
          <w:b/>
        </w:rPr>
      </w:pPr>
    </w:p>
    <w:p w:rsidR="009B3518" w:rsidRDefault="009B3518" w:rsidP="005450D8">
      <w:pPr>
        <w:rPr>
          <w:b/>
        </w:rPr>
      </w:pPr>
    </w:p>
    <w:p w:rsidR="009B3518" w:rsidRDefault="009B3518" w:rsidP="009B3518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9B3518" w:rsidRDefault="009B3518" w:rsidP="009B3518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9B3518" w:rsidRDefault="009B3518" w:rsidP="009B3518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9B3518" w:rsidRDefault="009B3518" w:rsidP="009B3518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9B3518" w:rsidRDefault="009B3518" w:rsidP="009B3518"/>
    <w:p w:rsidR="009B3518" w:rsidRDefault="009B3518" w:rsidP="009B3518">
      <w:pPr>
        <w:pStyle w:val="Ttulo1"/>
      </w:pPr>
      <w:r>
        <w:t>ORDEN DE TRABAJO    N°     06565</w:t>
      </w:r>
    </w:p>
    <w:p w:rsidR="009B3518" w:rsidRDefault="009B3518" w:rsidP="009B3518"/>
    <w:p w:rsidR="009B3518" w:rsidRDefault="009B3518" w:rsidP="009B3518">
      <w:r>
        <w:t>FECHA:</w:t>
      </w:r>
      <w:r>
        <w:tab/>
        <w:t>Medellín,  Mayo  11    de  2010</w:t>
      </w:r>
    </w:p>
    <w:p w:rsidR="009B3518" w:rsidRDefault="009B3518" w:rsidP="009B3518">
      <w:r>
        <w:t>PARA:</w:t>
      </w:r>
      <w:r>
        <w:tab/>
      </w:r>
      <w:r>
        <w:tab/>
        <w:t>PLÁSTICOS DARMA</w:t>
      </w:r>
    </w:p>
    <w:p w:rsidR="009B3518" w:rsidRDefault="009B3518" w:rsidP="009B3518">
      <w:r>
        <w:t>ATENCIÓN:</w:t>
      </w:r>
      <w:r>
        <w:tab/>
        <w:t>Sr. Darío Jaramillo</w:t>
      </w:r>
    </w:p>
    <w:p w:rsidR="009B3518" w:rsidRDefault="009B3518" w:rsidP="009B3518">
      <w:r>
        <w:tab/>
      </w:r>
      <w:r>
        <w:tab/>
        <w:t>Gerente.</w:t>
      </w:r>
    </w:p>
    <w:p w:rsidR="009B3518" w:rsidRDefault="009B3518" w:rsidP="009B3518"/>
    <w:p w:rsidR="009B3518" w:rsidRDefault="009B3518" w:rsidP="009B3518">
      <w:r>
        <w:t>Apreciado Don Darío  :</w:t>
      </w:r>
    </w:p>
    <w:p w:rsidR="009B3518" w:rsidRDefault="009B3518" w:rsidP="009B3518">
      <w:r>
        <w:t xml:space="preserve"> </w:t>
      </w:r>
    </w:p>
    <w:p w:rsidR="009B3518" w:rsidRDefault="009B3518" w:rsidP="009B3518">
      <w:r>
        <w:t>Con la presente estamos solicitando el siguiente servicio de EXTRUSION E IMPRESION:</w:t>
      </w:r>
    </w:p>
    <w:p w:rsidR="009B3518" w:rsidRDefault="009B3518" w:rsidP="009B3518"/>
    <w:p w:rsidR="009B3518" w:rsidRDefault="009B3518" w:rsidP="009B3518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9B3518" w:rsidRDefault="009B3518" w:rsidP="009B3518">
      <w:pPr>
        <w:rPr>
          <w:b/>
          <w:bCs/>
          <w:u w:val="single"/>
        </w:rPr>
      </w:pPr>
    </w:p>
    <w:p w:rsidR="009B3518" w:rsidRDefault="009B3518" w:rsidP="009B3518">
      <w:r>
        <w:t>MATERIAL:</w:t>
      </w:r>
      <w:r>
        <w:tab/>
      </w:r>
      <w:r>
        <w:tab/>
        <w:t xml:space="preserve">Polietileno BAJA    </w:t>
      </w:r>
      <w:r>
        <w:rPr>
          <w:u w:val="single"/>
        </w:rPr>
        <w:t>Lamina</w:t>
      </w:r>
    </w:p>
    <w:p w:rsidR="009B3518" w:rsidRPr="003F0627" w:rsidRDefault="009B3518" w:rsidP="009B3518">
      <w:pPr>
        <w:rPr>
          <w:b/>
        </w:rPr>
      </w:pPr>
      <w:r>
        <w:t>MEDIDA:</w:t>
      </w:r>
      <w:r>
        <w:tab/>
      </w:r>
      <w:r>
        <w:tab/>
      </w:r>
      <w:r w:rsidR="00331DE4">
        <w:t>45.5</w:t>
      </w:r>
      <w:r w:rsidRPr="00743DF3">
        <w:rPr>
          <w:b/>
        </w:rPr>
        <w:t xml:space="preserve">     Cms</w:t>
      </w:r>
      <w:r>
        <w:t xml:space="preserve">.    </w:t>
      </w:r>
    </w:p>
    <w:p w:rsidR="009B3518" w:rsidRDefault="009B3518" w:rsidP="009B3518">
      <w:r>
        <w:t>CALIBRE:</w:t>
      </w:r>
      <w:r>
        <w:tab/>
      </w:r>
      <w:r>
        <w:tab/>
      </w:r>
      <w:r w:rsidRPr="000D4E06">
        <w:rPr>
          <w:b/>
        </w:rPr>
        <w:t>2.5</w:t>
      </w:r>
      <w:r w:rsidRPr="00BB2CA5">
        <w:rPr>
          <w:b/>
        </w:rPr>
        <w:t xml:space="preserve">  ”</w:t>
      </w:r>
    </w:p>
    <w:p w:rsidR="009B3518" w:rsidRDefault="009B3518" w:rsidP="009B3518">
      <w:r>
        <w:t>COLOR:</w:t>
      </w:r>
      <w:r>
        <w:tab/>
      </w:r>
      <w:r>
        <w:tab/>
        <w:t>Transparente</w:t>
      </w:r>
    </w:p>
    <w:p w:rsidR="009B3518" w:rsidRPr="00B24386" w:rsidRDefault="009B3518" w:rsidP="009B3518">
      <w:pPr>
        <w:rPr>
          <w:b/>
        </w:rPr>
      </w:pPr>
      <w:r>
        <w:t>TRATADO:</w:t>
      </w:r>
      <w:r>
        <w:tab/>
      </w:r>
      <w:r>
        <w:tab/>
        <w:t>1  Cara.</w:t>
      </w:r>
    </w:p>
    <w:p w:rsidR="009B3518" w:rsidRDefault="009B3518" w:rsidP="009B3518">
      <w:pPr>
        <w:rPr>
          <w:b/>
          <w:bCs/>
        </w:rPr>
      </w:pPr>
      <w:r>
        <w:t>CANTIDAD:</w:t>
      </w:r>
      <w:r>
        <w:tab/>
      </w:r>
      <w:r>
        <w:tab/>
      </w:r>
      <w:r>
        <w:rPr>
          <w:b/>
        </w:rPr>
        <w:t>100</w:t>
      </w:r>
      <w:r>
        <w:t xml:space="preserve">     Kg.</w:t>
      </w:r>
    </w:p>
    <w:p w:rsidR="009B3518" w:rsidRDefault="009B3518" w:rsidP="009B3518">
      <w:r>
        <w:t>COLORES:</w:t>
      </w:r>
      <w:r>
        <w:tab/>
      </w:r>
      <w:r>
        <w:tab/>
        <w:t>2  (  Negro -  Blanco  )</w:t>
      </w:r>
    </w:p>
    <w:p w:rsidR="009B3518" w:rsidRDefault="009B3518" w:rsidP="009B3518">
      <w:r>
        <w:t>CARAS:</w:t>
      </w:r>
      <w:r>
        <w:tab/>
      </w:r>
      <w:r>
        <w:tab/>
        <w:t>1  (2 x 1 )</w:t>
      </w:r>
    </w:p>
    <w:p w:rsidR="009B3518" w:rsidRDefault="00331DE4" w:rsidP="009B3518">
      <w:r>
        <w:t>LAMINA:</w:t>
      </w:r>
      <w:r>
        <w:tab/>
      </w:r>
      <w:r>
        <w:tab/>
        <w:t>44</w:t>
      </w:r>
      <w:r w:rsidR="009B3518">
        <w:t xml:space="preserve">   Cms  Refilada  </w:t>
      </w:r>
    </w:p>
    <w:p w:rsidR="009B3518" w:rsidRDefault="009B3518" w:rsidP="009B3518">
      <w:r>
        <w:t>RODILLO :                32</w:t>
      </w:r>
    </w:p>
    <w:p w:rsidR="00331DE4" w:rsidRDefault="00331DE4" w:rsidP="009B3518">
      <w:r>
        <w:t>REPETICION:</w:t>
      </w:r>
      <w:r>
        <w:tab/>
        <w:t>31.5</w:t>
      </w:r>
      <w:r w:rsidR="005145D8">
        <w:t xml:space="preserve">   cm</w:t>
      </w:r>
    </w:p>
    <w:p w:rsidR="009B3518" w:rsidRDefault="00331DE4" w:rsidP="009B3518">
      <w:r>
        <w:t>REFILADO:</w:t>
      </w:r>
      <w:r>
        <w:tab/>
      </w:r>
      <w:r>
        <w:tab/>
        <w:t>44</w:t>
      </w:r>
      <w:r w:rsidR="009B3518">
        <w:t xml:space="preserve"> </w:t>
      </w:r>
      <w:r w:rsidR="005145D8">
        <w:t xml:space="preserve"> </w:t>
      </w:r>
      <w:r w:rsidR="009B3518">
        <w:t xml:space="preserve"> cm  </w:t>
      </w:r>
    </w:p>
    <w:p w:rsidR="009B3518" w:rsidRPr="00523A67" w:rsidRDefault="009B3518" w:rsidP="009B3518">
      <w:pPr>
        <w:rPr>
          <w:sz w:val="22"/>
        </w:rPr>
      </w:pPr>
      <w:r>
        <w:t>FOTOCEL :</w:t>
      </w:r>
      <w:r>
        <w:tab/>
      </w:r>
      <w:r>
        <w:tab/>
        <w:t>Derecha</w:t>
      </w:r>
    </w:p>
    <w:p w:rsidR="009B3518" w:rsidRPr="00523A67" w:rsidRDefault="009B3518" w:rsidP="009B3518">
      <w:pPr>
        <w:rPr>
          <w:sz w:val="22"/>
        </w:rPr>
      </w:pPr>
      <w:r w:rsidRPr="00523A67">
        <w:rPr>
          <w:sz w:val="22"/>
        </w:rPr>
        <w:t>EMBOBINADO:</w:t>
      </w:r>
      <w:r w:rsidRPr="00523A67">
        <w:rPr>
          <w:sz w:val="22"/>
        </w:rPr>
        <w:tab/>
        <w:t xml:space="preserve">Numero  uno  </w:t>
      </w:r>
    </w:p>
    <w:p w:rsidR="009B3518" w:rsidRPr="00523A67" w:rsidRDefault="009B3518" w:rsidP="009B3518">
      <w:pPr>
        <w:rPr>
          <w:sz w:val="22"/>
        </w:rPr>
      </w:pPr>
      <w:r w:rsidRPr="00523A67">
        <w:rPr>
          <w:sz w:val="22"/>
        </w:rPr>
        <w:t>REFERENCIA:</w:t>
      </w:r>
      <w:r w:rsidRPr="00523A67">
        <w:rPr>
          <w:sz w:val="22"/>
        </w:rPr>
        <w:tab/>
      </w:r>
      <w:r w:rsidRPr="00523A67">
        <w:rPr>
          <w:b/>
          <w:sz w:val="22"/>
        </w:rPr>
        <w:t>FOTOCELDA PARA EMPAQUE</w:t>
      </w:r>
      <w:r w:rsidR="00D56868">
        <w:rPr>
          <w:b/>
          <w:sz w:val="22"/>
        </w:rPr>
        <w:t>TADORA</w:t>
      </w:r>
    </w:p>
    <w:p w:rsidR="009B3518" w:rsidRPr="00523A67" w:rsidRDefault="009B3518" w:rsidP="009B3518">
      <w:pPr>
        <w:rPr>
          <w:sz w:val="22"/>
        </w:rPr>
      </w:pPr>
    </w:p>
    <w:p w:rsidR="009B3518" w:rsidRPr="00523A67" w:rsidRDefault="009B3518" w:rsidP="009B3518">
      <w:pPr>
        <w:rPr>
          <w:sz w:val="22"/>
        </w:rPr>
      </w:pPr>
      <w:r w:rsidRPr="00523A67">
        <w:rPr>
          <w:b/>
          <w:sz w:val="22"/>
        </w:rPr>
        <w:tab/>
      </w:r>
      <w:r w:rsidRPr="00523A67">
        <w:rPr>
          <w:b/>
          <w:sz w:val="22"/>
        </w:rPr>
        <w:tab/>
      </w:r>
      <w:r w:rsidRPr="00523A67">
        <w:rPr>
          <w:b/>
          <w:sz w:val="22"/>
        </w:rPr>
        <w:tab/>
      </w:r>
    </w:p>
    <w:p w:rsidR="009B3518" w:rsidRPr="00523A67" w:rsidRDefault="009B3518" w:rsidP="009B3518">
      <w:pPr>
        <w:rPr>
          <w:sz w:val="22"/>
        </w:rPr>
      </w:pPr>
      <w:r w:rsidRPr="00523A67">
        <w:rPr>
          <w:b/>
          <w:bCs/>
          <w:sz w:val="22"/>
          <w:u w:val="single"/>
        </w:rPr>
        <w:t>NOTA:</w:t>
      </w:r>
      <w:r w:rsidRPr="00523A67">
        <w:rPr>
          <w:sz w:val="22"/>
        </w:rPr>
        <w:t xml:space="preserve">  - Los cyreles  se encuentran en su planta</w:t>
      </w:r>
    </w:p>
    <w:p w:rsidR="009B3518" w:rsidRDefault="009B3518" w:rsidP="009B3518">
      <w:pPr>
        <w:numPr>
          <w:ilvl w:val="0"/>
          <w:numId w:val="2"/>
        </w:numPr>
      </w:pPr>
      <w:r>
        <w:t>Altura  para empaquetadora automática</w:t>
      </w:r>
    </w:p>
    <w:p w:rsidR="009B3518" w:rsidRDefault="009B3518" w:rsidP="009B3518">
      <w:pPr>
        <w:numPr>
          <w:ilvl w:val="0"/>
          <w:numId w:val="2"/>
        </w:numPr>
      </w:pPr>
      <w:r>
        <w:t>Se envía  película en  lamina</w:t>
      </w:r>
    </w:p>
    <w:p w:rsidR="009B3518" w:rsidRDefault="009B3518" w:rsidP="009B3518">
      <w:pPr>
        <w:ind w:left="1860"/>
      </w:pPr>
    </w:p>
    <w:p w:rsidR="009B3518" w:rsidRDefault="009B3518" w:rsidP="009B3518">
      <w:pPr>
        <w:ind w:left="1500"/>
        <w:rPr>
          <w:b/>
        </w:rPr>
      </w:pPr>
    </w:p>
    <w:p w:rsidR="009B3518" w:rsidRDefault="009B3518" w:rsidP="009B3518">
      <w:r>
        <w:t>Agradezco la atención y colaboración prestada.</w:t>
      </w:r>
    </w:p>
    <w:p w:rsidR="009B3518" w:rsidRDefault="009B3518" w:rsidP="009B3518"/>
    <w:p w:rsidR="009B3518" w:rsidRDefault="009B3518" w:rsidP="009B3518"/>
    <w:p w:rsidR="009B3518" w:rsidRDefault="009B3518" w:rsidP="009B3518">
      <w:r>
        <w:t>Cordialmente,</w:t>
      </w:r>
    </w:p>
    <w:p w:rsidR="009B3518" w:rsidRDefault="009B3518" w:rsidP="009B3518"/>
    <w:p w:rsidR="009B3518" w:rsidRDefault="009B3518" w:rsidP="009B3518"/>
    <w:p w:rsidR="009B3518" w:rsidRDefault="009B3518" w:rsidP="009B3518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9B3518" w:rsidRDefault="009B3518" w:rsidP="009B3518">
      <w:r>
        <w:t>Director.</w:t>
      </w:r>
    </w:p>
    <w:p w:rsidR="009B3518" w:rsidRDefault="009B3518" w:rsidP="009B3518">
      <w:pPr>
        <w:rPr>
          <w:b/>
        </w:rPr>
      </w:pPr>
    </w:p>
    <w:p w:rsidR="009B3518" w:rsidRDefault="009B3518" w:rsidP="005450D8">
      <w:pPr>
        <w:rPr>
          <w:b/>
        </w:rPr>
      </w:pPr>
    </w:p>
    <w:p w:rsidR="00172CE8" w:rsidRDefault="00172CE8" w:rsidP="00172CE8">
      <w:pPr>
        <w:rPr>
          <w:b/>
        </w:rPr>
      </w:pPr>
    </w:p>
    <w:p w:rsidR="00172CE8" w:rsidRDefault="00172CE8" w:rsidP="00172CE8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172CE8" w:rsidRDefault="00172CE8" w:rsidP="00172CE8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172CE8" w:rsidRDefault="00172CE8" w:rsidP="00172CE8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172CE8" w:rsidRDefault="00172CE8" w:rsidP="00172CE8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172CE8" w:rsidRDefault="00172CE8" w:rsidP="00172CE8"/>
    <w:p w:rsidR="00172CE8" w:rsidRDefault="009F2643" w:rsidP="00172CE8">
      <w:pPr>
        <w:pStyle w:val="Ttulo1"/>
      </w:pPr>
      <w:r>
        <w:t>ORDEN DE TRABAJO    N°     06564</w:t>
      </w:r>
    </w:p>
    <w:p w:rsidR="00172CE8" w:rsidRDefault="00172CE8" w:rsidP="00172CE8"/>
    <w:p w:rsidR="00172CE8" w:rsidRDefault="00172CE8" w:rsidP="00172CE8">
      <w:r>
        <w:t>FECHA:</w:t>
      </w:r>
      <w:r>
        <w:tab/>
        <w:t xml:space="preserve">Medellín, </w:t>
      </w:r>
      <w:r w:rsidR="009F2643">
        <w:t xml:space="preserve"> Mayo  11</w:t>
      </w:r>
      <w:r>
        <w:t xml:space="preserve">    de  2010</w:t>
      </w:r>
    </w:p>
    <w:p w:rsidR="00172CE8" w:rsidRDefault="00172CE8" w:rsidP="00172CE8">
      <w:r>
        <w:t>PARA:</w:t>
      </w:r>
      <w:r>
        <w:tab/>
      </w:r>
      <w:r>
        <w:tab/>
        <w:t>PLÁSTICOS DARMA</w:t>
      </w:r>
    </w:p>
    <w:p w:rsidR="00172CE8" w:rsidRDefault="00172CE8" w:rsidP="00172CE8">
      <w:r>
        <w:t>ATENCIÓN:</w:t>
      </w:r>
      <w:r>
        <w:tab/>
        <w:t>Sr. Darío Jaramillo</w:t>
      </w:r>
    </w:p>
    <w:p w:rsidR="00172CE8" w:rsidRDefault="00172CE8" w:rsidP="00172CE8">
      <w:r>
        <w:tab/>
      </w:r>
      <w:r>
        <w:tab/>
        <w:t>Gerente.</w:t>
      </w:r>
    </w:p>
    <w:p w:rsidR="00172CE8" w:rsidRDefault="00172CE8" w:rsidP="00172CE8"/>
    <w:p w:rsidR="00172CE8" w:rsidRDefault="00172CE8" w:rsidP="00172CE8">
      <w:r>
        <w:t>Apreciado Don Darío  :</w:t>
      </w:r>
    </w:p>
    <w:p w:rsidR="00172CE8" w:rsidRDefault="00172CE8" w:rsidP="00172CE8">
      <w:r>
        <w:t xml:space="preserve"> </w:t>
      </w:r>
    </w:p>
    <w:p w:rsidR="00172CE8" w:rsidRDefault="00172CE8" w:rsidP="00172CE8">
      <w:r>
        <w:t>Con la presente estamos solicitando el siguiente servicio de  IMPRESION:</w:t>
      </w:r>
    </w:p>
    <w:p w:rsidR="00172CE8" w:rsidRDefault="00172CE8" w:rsidP="00172CE8"/>
    <w:p w:rsidR="00172CE8" w:rsidRDefault="00172CE8" w:rsidP="00172CE8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172CE8" w:rsidRDefault="00172CE8" w:rsidP="00172CE8">
      <w:pPr>
        <w:rPr>
          <w:b/>
          <w:bCs/>
          <w:u w:val="single"/>
        </w:rPr>
      </w:pPr>
    </w:p>
    <w:p w:rsidR="00172CE8" w:rsidRDefault="00172CE8" w:rsidP="00172CE8">
      <w:r>
        <w:t>MATERIAL:</w:t>
      </w:r>
      <w:r>
        <w:tab/>
      </w:r>
      <w:r>
        <w:tab/>
        <w:t xml:space="preserve">Polietileno BAJA    </w:t>
      </w:r>
      <w:r>
        <w:rPr>
          <w:u w:val="single"/>
        </w:rPr>
        <w:t>Lamina</w:t>
      </w:r>
    </w:p>
    <w:p w:rsidR="00172CE8" w:rsidRPr="003F0627" w:rsidRDefault="00172CE8" w:rsidP="00172CE8">
      <w:pPr>
        <w:rPr>
          <w:b/>
        </w:rPr>
      </w:pPr>
      <w:r>
        <w:t>MEDIDA:</w:t>
      </w:r>
      <w:r>
        <w:tab/>
      </w:r>
      <w:r>
        <w:tab/>
      </w:r>
      <w:r>
        <w:rPr>
          <w:b/>
        </w:rPr>
        <w:t>63</w:t>
      </w:r>
      <w:r w:rsidRPr="00743DF3">
        <w:rPr>
          <w:b/>
        </w:rPr>
        <w:t xml:space="preserve">     Cms</w:t>
      </w:r>
      <w:r>
        <w:t xml:space="preserve">.    </w:t>
      </w:r>
    </w:p>
    <w:p w:rsidR="00172CE8" w:rsidRDefault="00172CE8" w:rsidP="00172CE8">
      <w:r>
        <w:t>CALIBRE:</w:t>
      </w:r>
      <w:r>
        <w:tab/>
      </w:r>
      <w:r>
        <w:tab/>
      </w:r>
      <w:r w:rsidRPr="000D4E06">
        <w:rPr>
          <w:b/>
        </w:rPr>
        <w:t>2.5</w:t>
      </w:r>
      <w:r w:rsidRPr="00BB2CA5">
        <w:rPr>
          <w:b/>
        </w:rPr>
        <w:t xml:space="preserve">  ”</w:t>
      </w:r>
    </w:p>
    <w:p w:rsidR="00172CE8" w:rsidRDefault="00172CE8" w:rsidP="00172CE8">
      <w:r>
        <w:t>COLOR:</w:t>
      </w:r>
      <w:r>
        <w:tab/>
      </w:r>
      <w:r>
        <w:tab/>
        <w:t>Transparente</w:t>
      </w:r>
    </w:p>
    <w:p w:rsidR="00172CE8" w:rsidRPr="00B24386" w:rsidRDefault="00172CE8" w:rsidP="00172CE8">
      <w:pPr>
        <w:rPr>
          <w:b/>
        </w:rPr>
      </w:pPr>
      <w:r>
        <w:t>TRATADO:</w:t>
      </w:r>
      <w:r>
        <w:tab/>
      </w:r>
      <w:r>
        <w:tab/>
        <w:t>1  Cara.</w:t>
      </w:r>
    </w:p>
    <w:p w:rsidR="00172CE8" w:rsidRDefault="00172CE8" w:rsidP="00172CE8">
      <w:pPr>
        <w:rPr>
          <w:b/>
          <w:bCs/>
        </w:rPr>
      </w:pPr>
      <w:r>
        <w:t>CANTIDAD:</w:t>
      </w:r>
      <w:r>
        <w:tab/>
      </w:r>
      <w:r>
        <w:tab/>
      </w:r>
      <w:r>
        <w:rPr>
          <w:b/>
        </w:rPr>
        <w:t>100</w:t>
      </w:r>
      <w:r>
        <w:t xml:space="preserve">     Kg.</w:t>
      </w:r>
    </w:p>
    <w:p w:rsidR="00172CE8" w:rsidRDefault="00172CE8" w:rsidP="00172CE8">
      <w:r>
        <w:t>COLORES:</w:t>
      </w:r>
      <w:r>
        <w:tab/>
      </w:r>
      <w:r>
        <w:tab/>
        <w:t>2  (  Negro -  Blanco  )</w:t>
      </w:r>
    </w:p>
    <w:p w:rsidR="00172CE8" w:rsidRDefault="00172CE8" w:rsidP="00172CE8">
      <w:r>
        <w:t>CARAS:</w:t>
      </w:r>
      <w:r>
        <w:tab/>
      </w:r>
      <w:r>
        <w:tab/>
        <w:t>1  (2 x 1 )</w:t>
      </w:r>
    </w:p>
    <w:p w:rsidR="00172CE8" w:rsidRDefault="00172CE8" w:rsidP="00172CE8">
      <w:r>
        <w:t>LAMINA:</w:t>
      </w:r>
      <w:r>
        <w:tab/>
      </w:r>
      <w:r>
        <w:tab/>
        <w:t xml:space="preserve">31   Cms  Refilada  </w:t>
      </w:r>
    </w:p>
    <w:p w:rsidR="00172CE8" w:rsidRDefault="00172CE8" w:rsidP="00172CE8">
      <w:r>
        <w:t>RODILLO :                32</w:t>
      </w:r>
    </w:p>
    <w:p w:rsidR="00172CE8" w:rsidRDefault="00172CE8" w:rsidP="00172CE8">
      <w:r>
        <w:t>REFILADO:</w:t>
      </w:r>
      <w:r>
        <w:tab/>
      </w:r>
      <w:r>
        <w:tab/>
        <w:t xml:space="preserve">31  cm  </w:t>
      </w:r>
    </w:p>
    <w:p w:rsidR="00172CE8" w:rsidRPr="00523A67" w:rsidRDefault="00172CE8" w:rsidP="00172CE8">
      <w:pPr>
        <w:rPr>
          <w:sz w:val="22"/>
        </w:rPr>
      </w:pPr>
      <w:r>
        <w:t>FOTOCEL :</w:t>
      </w:r>
      <w:r>
        <w:tab/>
      </w:r>
      <w:r>
        <w:tab/>
        <w:t>Derecha</w:t>
      </w:r>
    </w:p>
    <w:p w:rsidR="00172CE8" w:rsidRPr="00523A67" w:rsidRDefault="00172CE8" w:rsidP="00172CE8">
      <w:pPr>
        <w:rPr>
          <w:sz w:val="22"/>
        </w:rPr>
      </w:pPr>
      <w:r w:rsidRPr="00523A67">
        <w:rPr>
          <w:sz w:val="22"/>
        </w:rPr>
        <w:t>EMBOBINADO:</w:t>
      </w:r>
      <w:r w:rsidRPr="00523A67">
        <w:rPr>
          <w:sz w:val="22"/>
        </w:rPr>
        <w:tab/>
        <w:t xml:space="preserve">Numero  uno  </w:t>
      </w:r>
    </w:p>
    <w:p w:rsidR="00172CE8" w:rsidRPr="00523A67" w:rsidRDefault="00172CE8" w:rsidP="00172CE8">
      <w:pPr>
        <w:rPr>
          <w:sz w:val="22"/>
        </w:rPr>
      </w:pPr>
      <w:r w:rsidRPr="00523A67">
        <w:rPr>
          <w:sz w:val="22"/>
        </w:rPr>
        <w:t>REFERENCIA:</w:t>
      </w:r>
      <w:r w:rsidRPr="00523A67">
        <w:rPr>
          <w:sz w:val="22"/>
        </w:rPr>
        <w:tab/>
      </w:r>
      <w:r w:rsidRPr="00523A67">
        <w:rPr>
          <w:b/>
          <w:sz w:val="22"/>
        </w:rPr>
        <w:t>FOTOCELDA PARA EMPAQUE</w:t>
      </w:r>
    </w:p>
    <w:p w:rsidR="00172CE8" w:rsidRPr="00523A67" w:rsidRDefault="00172CE8" w:rsidP="00172CE8">
      <w:pPr>
        <w:rPr>
          <w:sz w:val="22"/>
        </w:rPr>
      </w:pPr>
    </w:p>
    <w:p w:rsidR="00172CE8" w:rsidRPr="00523A67" w:rsidRDefault="00172CE8" w:rsidP="00172CE8">
      <w:pPr>
        <w:rPr>
          <w:sz w:val="22"/>
        </w:rPr>
      </w:pPr>
      <w:r w:rsidRPr="00523A67">
        <w:rPr>
          <w:b/>
          <w:sz w:val="22"/>
        </w:rPr>
        <w:tab/>
      </w:r>
      <w:r w:rsidRPr="00523A67">
        <w:rPr>
          <w:b/>
          <w:sz w:val="22"/>
        </w:rPr>
        <w:tab/>
      </w:r>
      <w:r w:rsidRPr="00523A67">
        <w:rPr>
          <w:b/>
          <w:sz w:val="22"/>
        </w:rPr>
        <w:tab/>
      </w:r>
    </w:p>
    <w:p w:rsidR="00172CE8" w:rsidRPr="00523A67" w:rsidRDefault="00172CE8" w:rsidP="00172CE8">
      <w:pPr>
        <w:rPr>
          <w:sz w:val="22"/>
        </w:rPr>
      </w:pPr>
      <w:r w:rsidRPr="00523A67">
        <w:rPr>
          <w:b/>
          <w:bCs/>
          <w:sz w:val="22"/>
          <w:u w:val="single"/>
        </w:rPr>
        <w:t>NOTA:</w:t>
      </w:r>
      <w:r w:rsidRPr="00523A67">
        <w:rPr>
          <w:sz w:val="22"/>
        </w:rPr>
        <w:t xml:space="preserve">  - Los cyreles  se encuentran en su planta</w:t>
      </w:r>
    </w:p>
    <w:p w:rsidR="00172CE8" w:rsidRDefault="00172CE8" w:rsidP="00172CE8">
      <w:pPr>
        <w:numPr>
          <w:ilvl w:val="0"/>
          <w:numId w:val="2"/>
        </w:numPr>
      </w:pPr>
      <w:r>
        <w:t>Altura  para empaquetadora automática</w:t>
      </w:r>
    </w:p>
    <w:p w:rsidR="00172CE8" w:rsidRDefault="00172CE8" w:rsidP="00172CE8">
      <w:pPr>
        <w:numPr>
          <w:ilvl w:val="0"/>
          <w:numId w:val="2"/>
        </w:numPr>
      </w:pPr>
      <w:r>
        <w:t>Se envía  película en  lamina</w:t>
      </w:r>
    </w:p>
    <w:p w:rsidR="00172CE8" w:rsidRDefault="00172CE8" w:rsidP="00172CE8">
      <w:pPr>
        <w:ind w:left="1860"/>
      </w:pPr>
    </w:p>
    <w:p w:rsidR="00172CE8" w:rsidRDefault="00172CE8" w:rsidP="00172CE8">
      <w:pPr>
        <w:ind w:left="1500"/>
        <w:rPr>
          <w:b/>
        </w:rPr>
      </w:pPr>
    </w:p>
    <w:p w:rsidR="00172CE8" w:rsidRDefault="00172CE8" w:rsidP="00172CE8">
      <w:r>
        <w:t>Agradezco la atención y colaboración prestada.</w:t>
      </w:r>
    </w:p>
    <w:p w:rsidR="00172CE8" w:rsidRDefault="00172CE8" w:rsidP="00172CE8"/>
    <w:p w:rsidR="00172CE8" w:rsidRDefault="00172CE8" w:rsidP="00172CE8"/>
    <w:p w:rsidR="00172CE8" w:rsidRDefault="00172CE8" w:rsidP="00172CE8">
      <w:r>
        <w:t>Cordialmente,</w:t>
      </w:r>
    </w:p>
    <w:p w:rsidR="00172CE8" w:rsidRDefault="00172CE8" w:rsidP="00172CE8"/>
    <w:p w:rsidR="00172CE8" w:rsidRDefault="00172CE8" w:rsidP="00172CE8"/>
    <w:p w:rsidR="00172CE8" w:rsidRDefault="00172CE8" w:rsidP="00172CE8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172CE8" w:rsidRDefault="00172CE8" w:rsidP="00172CE8">
      <w:r>
        <w:t>Director.</w:t>
      </w:r>
    </w:p>
    <w:p w:rsidR="00172CE8" w:rsidRDefault="00172CE8" w:rsidP="005450D8">
      <w:pPr>
        <w:rPr>
          <w:b/>
        </w:rPr>
      </w:pPr>
    </w:p>
    <w:p w:rsidR="00FB045B" w:rsidRDefault="00FB045B" w:rsidP="005450D8">
      <w:pPr>
        <w:rPr>
          <w:b/>
        </w:rPr>
      </w:pPr>
    </w:p>
    <w:p w:rsidR="00FB045B" w:rsidRDefault="00FB045B" w:rsidP="005450D8">
      <w:pPr>
        <w:rPr>
          <w:b/>
        </w:rPr>
      </w:pPr>
    </w:p>
    <w:p w:rsidR="00FB045B" w:rsidRDefault="00FB045B" w:rsidP="00FB045B">
      <w:pPr>
        <w:rPr>
          <w:b/>
        </w:rPr>
      </w:pPr>
    </w:p>
    <w:p w:rsidR="00FB045B" w:rsidRDefault="00FB045B" w:rsidP="00FB045B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FB045B" w:rsidRDefault="00FB045B" w:rsidP="00FB045B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FB045B" w:rsidRDefault="00FB045B" w:rsidP="00FB045B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FB045B" w:rsidRDefault="00FB045B" w:rsidP="00FB045B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FB045B" w:rsidRDefault="00FB045B" w:rsidP="00FB045B">
      <w:pPr>
        <w:rPr>
          <w:b/>
          <w:bCs/>
        </w:rPr>
      </w:pPr>
    </w:p>
    <w:p w:rsidR="00FB045B" w:rsidRDefault="00FB045B" w:rsidP="00FB045B">
      <w:pPr>
        <w:pStyle w:val="Ttulo1"/>
      </w:pPr>
      <w:r>
        <w:t>ORDEN DE TRABAJO N°      06568</w:t>
      </w:r>
    </w:p>
    <w:p w:rsidR="00FB045B" w:rsidRDefault="00FB045B" w:rsidP="00FB045B"/>
    <w:p w:rsidR="00FB045B" w:rsidRDefault="00FB045B" w:rsidP="00FB045B"/>
    <w:p w:rsidR="00FB045B" w:rsidRDefault="00FB045B" w:rsidP="00FB045B">
      <w:r>
        <w:t>FECHA:</w:t>
      </w:r>
      <w:r>
        <w:tab/>
        <w:t>Medellín,  Mayo    13    de 2010</w:t>
      </w:r>
    </w:p>
    <w:p w:rsidR="00FB045B" w:rsidRDefault="00FB045B" w:rsidP="00FB045B">
      <w:r>
        <w:t>PARA:</w:t>
      </w:r>
      <w:r>
        <w:tab/>
      </w:r>
      <w:r>
        <w:tab/>
        <w:t>PLÁSTICOS DARMA</w:t>
      </w:r>
    </w:p>
    <w:p w:rsidR="00FB045B" w:rsidRDefault="00FB045B" w:rsidP="00FB045B">
      <w:r>
        <w:t>ATENCIÓN:</w:t>
      </w:r>
      <w:r>
        <w:tab/>
        <w:t>Sr. Darío Jaramillo</w:t>
      </w:r>
    </w:p>
    <w:p w:rsidR="00FB045B" w:rsidRDefault="00FB045B" w:rsidP="00FB045B">
      <w:r>
        <w:tab/>
      </w:r>
      <w:r>
        <w:tab/>
        <w:t>Gerente.</w:t>
      </w:r>
    </w:p>
    <w:p w:rsidR="00FB045B" w:rsidRDefault="00FB045B" w:rsidP="00FB045B"/>
    <w:p w:rsidR="00FB045B" w:rsidRDefault="00FB045B" w:rsidP="00FB045B">
      <w:r>
        <w:t>Apreciado Don Darío :</w:t>
      </w:r>
    </w:p>
    <w:p w:rsidR="00FB045B" w:rsidRDefault="00FB045B" w:rsidP="00FB045B">
      <w:r>
        <w:t xml:space="preserve"> </w:t>
      </w:r>
    </w:p>
    <w:p w:rsidR="00FB045B" w:rsidRDefault="00FB045B" w:rsidP="00FB045B">
      <w:r>
        <w:t>Con la presente estamos solicitando el siguiente servicio de   IMPRESIÓN  :</w:t>
      </w:r>
    </w:p>
    <w:p w:rsidR="00FB045B" w:rsidRDefault="00FB045B" w:rsidP="00FB045B"/>
    <w:p w:rsidR="00FB045B" w:rsidRDefault="00FB045B" w:rsidP="00FB045B">
      <w:pPr>
        <w:rPr>
          <w:b/>
          <w:bCs/>
          <w:u w:val="single"/>
        </w:rPr>
      </w:pPr>
    </w:p>
    <w:p w:rsidR="00FB045B" w:rsidRDefault="00FB045B" w:rsidP="00FB045B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FB045B" w:rsidRDefault="00FB045B" w:rsidP="00FB045B"/>
    <w:p w:rsidR="00FB045B" w:rsidRPr="00235ED8" w:rsidRDefault="00FB045B" w:rsidP="00FB045B">
      <w:pPr>
        <w:rPr>
          <w:u w:val="single"/>
        </w:rPr>
      </w:pPr>
      <w:r>
        <w:t>MATERIAL:</w:t>
      </w:r>
      <w:r>
        <w:tab/>
      </w:r>
      <w:r>
        <w:tab/>
        <w:t xml:space="preserve">Polietileno     Lamina    Transparente  </w:t>
      </w:r>
      <w:r w:rsidRPr="00235ED8">
        <w:rPr>
          <w:u w:val="single"/>
        </w:rPr>
        <w:t>TRICAPA</w:t>
      </w:r>
    </w:p>
    <w:p w:rsidR="00FB045B" w:rsidRDefault="00FB045B" w:rsidP="00FB045B">
      <w:r>
        <w:t>MEDIDA:</w:t>
      </w:r>
      <w:r>
        <w:tab/>
      </w:r>
      <w:r>
        <w:tab/>
      </w:r>
      <w:r>
        <w:rPr>
          <w:b/>
        </w:rPr>
        <w:t xml:space="preserve">34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FB045B" w:rsidRPr="006D12B2" w:rsidRDefault="00FB045B" w:rsidP="00FB045B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FB045B" w:rsidRDefault="00FB045B" w:rsidP="00FB045B">
      <w:r>
        <w:t>TRATADO:</w:t>
      </w:r>
      <w:r>
        <w:tab/>
      </w:r>
      <w:r>
        <w:tab/>
        <w:t>1  Cara</w:t>
      </w:r>
    </w:p>
    <w:p w:rsidR="00FB045B" w:rsidRDefault="00FB045B" w:rsidP="00FB045B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 w:rsidR="009A322E">
        <w:rPr>
          <w:b/>
        </w:rPr>
        <w:t>200</w:t>
      </w:r>
      <w:r>
        <w:rPr>
          <w:b/>
        </w:rPr>
        <w:t xml:space="preserve">  </w:t>
      </w:r>
      <w:r w:rsidRPr="00900A5A">
        <w:rPr>
          <w:b/>
        </w:rPr>
        <w:t xml:space="preserve">  Kg</w:t>
      </w:r>
      <w:r>
        <w:t>.</w:t>
      </w:r>
    </w:p>
    <w:p w:rsidR="00FB045B" w:rsidRDefault="00FB045B" w:rsidP="00FB045B">
      <w:r>
        <w:t>COLORES:</w:t>
      </w:r>
      <w:r>
        <w:tab/>
      </w:r>
      <w:r>
        <w:tab/>
        <w:t xml:space="preserve">5      </w:t>
      </w:r>
    </w:p>
    <w:p w:rsidR="00FB045B" w:rsidRDefault="00FB045B" w:rsidP="00FB045B">
      <w:r>
        <w:t>CARAS:</w:t>
      </w:r>
      <w:r>
        <w:tab/>
      </w:r>
      <w:r>
        <w:tab/>
        <w:t>1  ( 5 x 1  )</w:t>
      </w:r>
    </w:p>
    <w:p w:rsidR="00FB045B" w:rsidRDefault="00FB045B" w:rsidP="00FB045B">
      <w:r>
        <w:t>REPETICIÓN:</w:t>
      </w:r>
      <w:r w:rsidR="009A322E">
        <w:tab/>
      </w:r>
      <w:r>
        <w:tab/>
        <w:t xml:space="preserve">26    Cms   </w:t>
      </w:r>
    </w:p>
    <w:p w:rsidR="00FB045B" w:rsidRPr="00900A5A" w:rsidRDefault="00FB045B" w:rsidP="00FB045B">
      <w:pPr>
        <w:rPr>
          <w:b/>
        </w:rPr>
      </w:pPr>
      <w:r>
        <w:t xml:space="preserve">RODILLO  :               </w:t>
      </w:r>
      <w:r>
        <w:rPr>
          <w:b/>
        </w:rPr>
        <w:t>26</w:t>
      </w:r>
    </w:p>
    <w:p w:rsidR="00FB045B" w:rsidRDefault="00FB045B" w:rsidP="00FB045B">
      <w:r>
        <w:t>LAMINA:</w:t>
      </w:r>
      <w:r>
        <w:tab/>
      </w:r>
      <w:r>
        <w:tab/>
        <w:t>34    Cms    REFILADA PARA EMPAQUETADORA</w:t>
      </w:r>
    </w:p>
    <w:p w:rsidR="00FB045B" w:rsidRDefault="00FB045B" w:rsidP="00FB045B">
      <w:r>
        <w:t>FOTOCAELDA:</w:t>
      </w:r>
      <w:r>
        <w:tab/>
        <w:t>Según muestra con doble  color</w:t>
      </w:r>
    </w:p>
    <w:p w:rsidR="00FB045B" w:rsidRDefault="00FB045B" w:rsidP="00FB045B">
      <w:pPr>
        <w:rPr>
          <w:b/>
        </w:rPr>
      </w:pPr>
      <w:r>
        <w:t>REFERENCIA:</w:t>
      </w:r>
      <w:r>
        <w:tab/>
      </w:r>
      <w:r>
        <w:rPr>
          <w:b/>
        </w:rPr>
        <w:t>EL  SEMBRADOR  LULO    397  gms.</w:t>
      </w:r>
    </w:p>
    <w:p w:rsidR="00FB045B" w:rsidRPr="00146B92" w:rsidRDefault="00FB045B" w:rsidP="00FB045B">
      <w:pPr>
        <w:rPr>
          <w:b/>
        </w:rPr>
      </w:pPr>
    </w:p>
    <w:p w:rsidR="00FB045B" w:rsidRPr="00E43DA8" w:rsidRDefault="00FB045B" w:rsidP="00FB045B">
      <w:pPr>
        <w:rPr>
          <w:b/>
        </w:rPr>
      </w:pPr>
      <w:r>
        <w:tab/>
      </w:r>
      <w:r>
        <w:tab/>
      </w:r>
      <w:r>
        <w:tab/>
      </w:r>
    </w:p>
    <w:p w:rsidR="00FB045B" w:rsidRDefault="00FB045B" w:rsidP="00FB045B">
      <w:r>
        <w:rPr>
          <w:b/>
          <w:bCs/>
          <w:u w:val="single"/>
        </w:rPr>
        <w:t>NOTA:</w:t>
      </w:r>
      <w:r>
        <w:t xml:space="preserve"> </w:t>
      </w:r>
      <w:r w:rsidR="005801D8">
        <w:tab/>
      </w:r>
      <w:r>
        <w:t xml:space="preserve"> - </w:t>
      </w:r>
      <w:r w:rsidR="00FF59C4">
        <w:t>Cyreles   en  su planta</w:t>
      </w:r>
    </w:p>
    <w:p w:rsidR="00FB045B" w:rsidRDefault="00FB045B" w:rsidP="00FB045B">
      <w:pPr>
        <w:pStyle w:val="Prrafodelista"/>
        <w:numPr>
          <w:ilvl w:val="0"/>
          <w:numId w:val="2"/>
        </w:numPr>
      </w:pPr>
      <w:r>
        <w:t xml:space="preserve"> Se envía  material.</w:t>
      </w:r>
    </w:p>
    <w:p w:rsidR="00FB045B" w:rsidRDefault="00FB045B" w:rsidP="00FB045B">
      <w:pPr>
        <w:pStyle w:val="Prrafodelista"/>
        <w:ind w:left="1860"/>
      </w:pPr>
    </w:p>
    <w:p w:rsidR="00FB045B" w:rsidRDefault="00FB045B" w:rsidP="00FB045B">
      <w:pPr>
        <w:pStyle w:val="Prrafodelista"/>
        <w:numPr>
          <w:ilvl w:val="0"/>
          <w:numId w:val="2"/>
        </w:numPr>
      </w:pPr>
      <w:r>
        <w:t>SE ENVIA LAMINA DE 71 CM SE PARTE A LA MITAD Y SE IMPRIME  LAMINA DE 35.5 CM PARA REFILAR A 34 CM .</w:t>
      </w:r>
    </w:p>
    <w:p w:rsidR="00FB045B" w:rsidRPr="00492713" w:rsidRDefault="00FB045B" w:rsidP="00FB045B">
      <w:pPr>
        <w:ind w:left="1500"/>
        <w:rPr>
          <w:b/>
          <w:sz w:val="28"/>
          <w:szCs w:val="28"/>
        </w:rPr>
      </w:pPr>
    </w:p>
    <w:p w:rsidR="00FB045B" w:rsidRDefault="00FB045B" w:rsidP="00FB045B"/>
    <w:p w:rsidR="00FB045B" w:rsidRDefault="00FB045B" w:rsidP="00FB045B">
      <w:r>
        <w:t>Agradezco la atención y colaboración prestada.</w:t>
      </w:r>
    </w:p>
    <w:p w:rsidR="00FB045B" w:rsidRDefault="00FB045B" w:rsidP="00FB045B"/>
    <w:p w:rsidR="00FB045B" w:rsidRDefault="00FB045B" w:rsidP="00FB045B">
      <w:r>
        <w:t>Cordialmente,</w:t>
      </w:r>
    </w:p>
    <w:p w:rsidR="00FB045B" w:rsidRPr="00F4077E" w:rsidRDefault="00FB045B" w:rsidP="00FB045B">
      <w:pPr>
        <w:rPr>
          <w:b/>
        </w:rPr>
      </w:pPr>
    </w:p>
    <w:p w:rsidR="00FB045B" w:rsidRDefault="00FB045B" w:rsidP="00FB045B"/>
    <w:p w:rsidR="00FB045B" w:rsidRDefault="00FB045B" w:rsidP="00FB045B">
      <w:r>
        <w:t>RICARDO CASAS ZAPATA</w:t>
      </w:r>
    </w:p>
    <w:p w:rsidR="00FB045B" w:rsidRDefault="00FB045B" w:rsidP="00FB045B">
      <w:r>
        <w:t>Director</w:t>
      </w:r>
    </w:p>
    <w:p w:rsidR="00FB045B" w:rsidRDefault="00FB045B" w:rsidP="005450D8">
      <w:pPr>
        <w:rPr>
          <w:b/>
        </w:rPr>
      </w:pPr>
    </w:p>
    <w:p w:rsidR="005355D0" w:rsidRDefault="005355D0" w:rsidP="005450D8">
      <w:pPr>
        <w:rPr>
          <w:b/>
        </w:rPr>
      </w:pPr>
    </w:p>
    <w:p w:rsidR="005355D0" w:rsidRDefault="005355D0" w:rsidP="005355D0"/>
    <w:p w:rsidR="005355D0" w:rsidRDefault="005355D0" w:rsidP="005355D0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5355D0" w:rsidRDefault="005355D0" w:rsidP="005355D0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5355D0" w:rsidRDefault="005355D0" w:rsidP="005355D0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 - 144</w:t>
      </w:r>
    </w:p>
    <w:p w:rsidR="005355D0" w:rsidRDefault="005355D0" w:rsidP="005355D0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 44 46 64  ITAGUI.</w:t>
      </w:r>
    </w:p>
    <w:p w:rsidR="005355D0" w:rsidRDefault="005355D0" w:rsidP="005355D0">
      <w:pPr>
        <w:rPr>
          <w:b/>
          <w:bCs/>
          <w:sz w:val="20"/>
        </w:rPr>
      </w:pPr>
    </w:p>
    <w:p w:rsidR="005355D0" w:rsidRDefault="005355D0" w:rsidP="005355D0">
      <w:pPr>
        <w:rPr>
          <w:b/>
          <w:bCs/>
        </w:rPr>
      </w:pPr>
    </w:p>
    <w:p w:rsidR="005355D0" w:rsidRDefault="005355D0" w:rsidP="005355D0">
      <w:pPr>
        <w:rPr>
          <w:b/>
          <w:bCs/>
        </w:rPr>
      </w:pPr>
    </w:p>
    <w:p w:rsidR="005355D0" w:rsidRDefault="005355D0" w:rsidP="005355D0">
      <w:pPr>
        <w:pStyle w:val="Ttulo1"/>
      </w:pPr>
      <w:r>
        <w:t>ORDEN DE  TRABAJO   N°   6573</w:t>
      </w:r>
    </w:p>
    <w:p w:rsidR="005355D0" w:rsidRDefault="005355D0" w:rsidP="005355D0"/>
    <w:p w:rsidR="005355D0" w:rsidRDefault="005355D0" w:rsidP="005355D0">
      <w:r>
        <w:t>FECHA:</w:t>
      </w:r>
      <w:r>
        <w:tab/>
        <w:t>Medellín,  Mayo  13    de  2010</w:t>
      </w:r>
    </w:p>
    <w:p w:rsidR="005355D0" w:rsidRDefault="005355D0" w:rsidP="005355D0">
      <w:r>
        <w:t>PARA:</w:t>
      </w:r>
      <w:r>
        <w:tab/>
      </w:r>
      <w:r>
        <w:tab/>
        <w:t>PLÁSTICOS DARMA</w:t>
      </w:r>
    </w:p>
    <w:p w:rsidR="005355D0" w:rsidRDefault="005355D0" w:rsidP="005355D0">
      <w:r>
        <w:t>ATENCIÓN:</w:t>
      </w:r>
      <w:r>
        <w:tab/>
        <w:t>Sr. Darío Jaramillo</w:t>
      </w:r>
    </w:p>
    <w:p w:rsidR="005355D0" w:rsidRDefault="005355D0" w:rsidP="005355D0">
      <w:r>
        <w:tab/>
      </w:r>
      <w:r>
        <w:tab/>
        <w:t>Gerente.</w:t>
      </w:r>
    </w:p>
    <w:p w:rsidR="005355D0" w:rsidRDefault="005355D0" w:rsidP="005355D0"/>
    <w:p w:rsidR="005355D0" w:rsidRDefault="005355D0" w:rsidP="005355D0">
      <w:r>
        <w:t>Apreciado Don Darío:</w:t>
      </w:r>
    </w:p>
    <w:p w:rsidR="005355D0" w:rsidRDefault="005355D0" w:rsidP="005355D0"/>
    <w:p w:rsidR="005355D0" w:rsidRDefault="005355D0" w:rsidP="005355D0">
      <w:r>
        <w:t>Con la presente estamos solicitando el siguiente servicio de  IMPRESION:</w:t>
      </w:r>
    </w:p>
    <w:p w:rsidR="005355D0" w:rsidRDefault="005355D0" w:rsidP="005355D0"/>
    <w:p w:rsidR="005355D0" w:rsidRDefault="005355D0" w:rsidP="005355D0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5355D0" w:rsidRDefault="005355D0" w:rsidP="005355D0">
      <w:r>
        <w:t xml:space="preserve">MATERIAL   :           Polipropileno  Lamina  de </w:t>
      </w:r>
      <w:r w:rsidR="009C6F33">
        <w:t xml:space="preserve"> </w:t>
      </w:r>
      <w:r w:rsidR="009F69E1">
        <w:t xml:space="preserve">  </w:t>
      </w:r>
      <w:r>
        <w:rPr>
          <w:b/>
        </w:rPr>
        <w:t>70</w:t>
      </w:r>
      <w:r w:rsidRPr="00911319">
        <w:rPr>
          <w:b/>
        </w:rPr>
        <w:t xml:space="preserve"> </w:t>
      </w:r>
      <w:r>
        <w:t xml:space="preserve"> cms</w:t>
      </w:r>
    </w:p>
    <w:p w:rsidR="005355D0" w:rsidRDefault="005355D0" w:rsidP="005355D0">
      <w:r>
        <w:t>CLIBRE      :               1</w:t>
      </w:r>
      <w:r>
        <w:rPr>
          <w:b/>
        </w:rPr>
        <w:t>.4</w:t>
      </w:r>
      <w:r w:rsidRPr="00F877C0">
        <w:rPr>
          <w:b/>
        </w:rPr>
        <w:t xml:space="preserve"> </w:t>
      </w:r>
      <w:r w:rsidR="00E5533D">
        <w:rPr>
          <w:b/>
        </w:rPr>
        <w:t xml:space="preserve"> </w:t>
      </w:r>
      <w:r w:rsidRPr="00F877C0">
        <w:rPr>
          <w:b/>
        </w:rPr>
        <w:t>”</w:t>
      </w:r>
    </w:p>
    <w:p w:rsidR="005355D0" w:rsidRDefault="005355D0" w:rsidP="005355D0">
      <w:r>
        <w:t>REFERENCIA:</w:t>
      </w:r>
      <w:r>
        <w:tab/>
      </w:r>
      <w:r w:rsidRPr="00E3688C">
        <w:rPr>
          <w:b/>
        </w:rPr>
        <w:t>TOSTADA  CROSTY</w:t>
      </w:r>
    </w:p>
    <w:p w:rsidR="005355D0" w:rsidRDefault="005355D0" w:rsidP="005355D0">
      <w:r>
        <w:t>CANTIDAD    :          120    Kg</w:t>
      </w:r>
    </w:p>
    <w:p w:rsidR="005355D0" w:rsidRDefault="005355D0" w:rsidP="005355D0">
      <w:r>
        <w:t>COLORES:</w:t>
      </w:r>
      <w:r>
        <w:tab/>
      </w:r>
      <w:r>
        <w:tab/>
        <w:t>4 (   Según  Muestra   )</w:t>
      </w:r>
    </w:p>
    <w:p w:rsidR="005355D0" w:rsidRDefault="005355D0" w:rsidP="005355D0">
      <w:r>
        <w:t>CARAS:</w:t>
      </w:r>
      <w:r>
        <w:tab/>
      </w:r>
      <w:r>
        <w:tab/>
        <w:t>2</w:t>
      </w:r>
    </w:p>
    <w:p w:rsidR="005355D0" w:rsidRDefault="005355D0" w:rsidP="005355D0">
      <w:r>
        <w:t>REPETICIÓN:</w:t>
      </w:r>
      <w:r>
        <w:tab/>
      </w:r>
      <w:r w:rsidR="005A12CB">
        <w:tab/>
      </w:r>
      <w:r>
        <w:t>18</w:t>
      </w:r>
    </w:p>
    <w:p w:rsidR="005355D0" w:rsidRDefault="005355D0" w:rsidP="005355D0">
      <w:r>
        <w:t>RODILLO:</w:t>
      </w:r>
      <w:r>
        <w:tab/>
      </w:r>
      <w:r>
        <w:tab/>
        <w:t>37</w:t>
      </w:r>
    </w:p>
    <w:p w:rsidR="005355D0" w:rsidRPr="009A4BD3" w:rsidRDefault="005355D0" w:rsidP="005355D0">
      <w:pPr>
        <w:rPr>
          <w:b/>
        </w:rPr>
      </w:pPr>
      <w:r>
        <w:t>BOLSA:</w:t>
      </w:r>
      <w:r>
        <w:tab/>
      </w:r>
      <w:r>
        <w:tab/>
      </w:r>
      <w:r>
        <w:rPr>
          <w:b/>
        </w:rPr>
        <w:t>18  x  32  + 3</w:t>
      </w:r>
      <w:r w:rsidRPr="009A4BD3">
        <w:rPr>
          <w:b/>
        </w:rPr>
        <w:t xml:space="preserve">  cms</w:t>
      </w:r>
    </w:p>
    <w:p w:rsidR="005355D0" w:rsidRDefault="005355D0" w:rsidP="005355D0">
      <w:r>
        <w:t>SELLADO:</w:t>
      </w:r>
      <w:r>
        <w:tab/>
      </w:r>
      <w:r>
        <w:tab/>
        <w:t>Para selle lateral.</w:t>
      </w:r>
    </w:p>
    <w:p w:rsidR="005355D0" w:rsidRDefault="005355D0" w:rsidP="005355D0"/>
    <w:p w:rsidR="005355D0" w:rsidRDefault="005355D0" w:rsidP="005355D0"/>
    <w:p w:rsidR="005355D0" w:rsidRDefault="005355D0" w:rsidP="005355D0">
      <w:r>
        <w:rPr>
          <w:b/>
          <w:bCs/>
          <w:u w:val="single"/>
        </w:rPr>
        <w:t>NOTA:</w:t>
      </w:r>
      <w:r>
        <w:t xml:space="preserve">  *  Cyreles  en su planta</w:t>
      </w:r>
    </w:p>
    <w:p w:rsidR="005355D0" w:rsidRDefault="005355D0" w:rsidP="005355D0">
      <w:pPr>
        <w:numPr>
          <w:ilvl w:val="0"/>
          <w:numId w:val="1"/>
        </w:numPr>
      </w:pPr>
      <w:r>
        <w:t>Se envían muestra física  para tonos y alturas</w:t>
      </w:r>
    </w:p>
    <w:p w:rsidR="005355D0" w:rsidRDefault="005355D0" w:rsidP="005355D0">
      <w:pPr>
        <w:numPr>
          <w:ilvl w:val="0"/>
          <w:numId w:val="2"/>
        </w:numPr>
        <w:rPr>
          <w:b/>
        </w:rPr>
      </w:pPr>
      <w:r w:rsidRPr="00764873">
        <w:rPr>
          <w:b/>
        </w:rPr>
        <w:t>Se</w:t>
      </w:r>
      <w:r>
        <w:rPr>
          <w:b/>
        </w:rPr>
        <w:t xml:space="preserve"> envia  el material de PP  de 70  cm  Lamina</w:t>
      </w:r>
    </w:p>
    <w:p w:rsidR="005355D0" w:rsidRDefault="005355D0" w:rsidP="005355D0">
      <w:pPr>
        <w:ind w:left="885"/>
      </w:pPr>
    </w:p>
    <w:p w:rsidR="005355D0" w:rsidRDefault="005355D0" w:rsidP="005355D0">
      <w:pPr>
        <w:ind w:left="885"/>
      </w:pPr>
    </w:p>
    <w:p w:rsidR="005355D0" w:rsidRDefault="005355D0" w:rsidP="005355D0">
      <w:pPr>
        <w:ind w:left="885"/>
      </w:pPr>
    </w:p>
    <w:p w:rsidR="005355D0" w:rsidRDefault="005355D0" w:rsidP="005355D0">
      <w:r>
        <w:t>Agradezco la atención y colaboración prestada.</w:t>
      </w:r>
    </w:p>
    <w:p w:rsidR="005355D0" w:rsidRDefault="005355D0" w:rsidP="005355D0"/>
    <w:p w:rsidR="005355D0" w:rsidRDefault="005355D0" w:rsidP="005355D0"/>
    <w:p w:rsidR="005355D0" w:rsidRDefault="005355D0" w:rsidP="005355D0"/>
    <w:p w:rsidR="005355D0" w:rsidRDefault="005355D0" w:rsidP="005355D0">
      <w:r>
        <w:t xml:space="preserve">Cordialmente,                                                      </w:t>
      </w:r>
    </w:p>
    <w:p w:rsidR="005355D0" w:rsidRDefault="005355D0" w:rsidP="005355D0"/>
    <w:p w:rsidR="005355D0" w:rsidRDefault="005355D0" w:rsidP="005355D0"/>
    <w:p w:rsidR="005355D0" w:rsidRDefault="005355D0" w:rsidP="005355D0"/>
    <w:p w:rsidR="005355D0" w:rsidRDefault="005355D0" w:rsidP="005355D0">
      <w:r>
        <w:t>RICARDO CASAS ZAPATA</w:t>
      </w:r>
    </w:p>
    <w:p w:rsidR="005355D0" w:rsidRDefault="005355D0" w:rsidP="005355D0">
      <w:r>
        <w:t>Director.</w:t>
      </w:r>
    </w:p>
    <w:p w:rsidR="005355D0" w:rsidRDefault="005355D0" w:rsidP="005355D0">
      <w:pPr>
        <w:rPr>
          <w:b/>
        </w:rPr>
      </w:pPr>
    </w:p>
    <w:p w:rsidR="005355D0" w:rsidRDefault="005355D0" w:rsidP="005355D0">
      <w:pPr>
        <w:rPr>
          <w:b/>
        </w:rPr>
      </w:pPr>
    </w:p>
    <w:p w:rsidR="005355D0" w:rsidRDefault="005355D0" w:rsidP="005450D8">
      <w:pPr>
        <w:rPr>
          <w:b/>
        </w:rPr>
      </w:pPr>
    </w:p>
    <w:p w:rsidR="008336E8" w:rsidRDefault="008336E8" w:rsidP="008336E8">
      <w:pPr>
        <w:rPr>
          <w:b/>
        </w:rPr>
      </w:pPr>
    </w:p>
    <w:p w:rsidR="008336E8" w:rsidRDefault="008336E8" w:rsidP="008336E8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8336E8" w:rsidRDefault="008336E8" w:rsidP="008336E8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8336E8" w:rsidRDefault="008336E8" w:rsidP="008336E8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8336E8" w:rsidRDefault="008336E8" w:rsidP="008336E8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8336E8" w:rsidRDefault="008336E8" w:rsidP="008336E8"/>
    <w:p w:rsidR="008336E8" w:rsidRDefault="008336E8" w:rsidP="008336E8">
      <w:pPr>
        <w:pStyle w:val="Ttulo1"/>
      </w:pPr>
      <w:r>
        <w:t>ORDEN DE TRABAJO   N°      06486</w:t>
      </w:r>
    </w:p>
    <w:p w:rsidR="008336E8" w:rsidRDefault="008336E8" w:rsidP="008336E8"/>
    <w:p w:rsidR="008336E8" w:rsidRDefault="008336E8" w:rsidP="008336E8">
      <w:r>
        <w:t>FECHA:</w:t>
      </w:r>
      <w:r>
        <w:tab/>
        <w:t>Medellín, Mayo   14    de   2010</w:t>
      </w:r>
    </w:p>
    <w:p w:rsidR="008336E8" w:rsidRDefault="008336E8" w:rsidP="008336E8">
      <w:r>
        <w:t>PARA:</w:t>
      </w:r>
      <w:r>
        <w:tab/>
      </w:r>
      <w:r>
        <w:tab/>
        <w:t>PLÁSTICOS   DARMA</w:t>
      </w:r>
    </w:p>
    <w:p w:rsidR="008336E8" w:rsidRDefault="008336E8" w:rsidP="008336E8">
      <w:r>
        <w:t>ATENCIÓN:</w:t>
      </w:r>
      <w:r>
        <w:tab/>
        <w:t>Sr. DARIO JARAMILLO</w:t>
      </w:r>
    </w:p>
    <w:p w:rsidR="008336E8" w:rsidRDefault="008336E8" w:rsidP="008336E8"/>
    <w:p w:rsidR="008336E8" w:rsidRDefault="008336E8" w:rsidP="008336E8">
      <w:r>
        <w:t>Apreciado Dn DARIO:</w:t>
      </w:r>
    </w:p>
    <w:p w:rsidR="008336E8" w:rsidRDefault="008336E8" w:rsidP="008336E8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8336E8" w:rsidRDefault="008336E8" w:rsidP="008336E8"/>
    <w:p w:rsidR="008336E8" w:rsidRDefault="008336E8" w:rsidP="008336E8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8336E8" w:rsidRDefault="008336E8" w:rsidP="008336E8"/>
    <w:p w:rsidR="008336E8" w:rsidRDefault="008336E8" w:rsidP="008336E8">
      <w:r>
        <w:t>MATERIAL :</w:t>
      </w:r>
      <w:r>
        <w:tab/>
      </w:r>
      <w:r>
        <w:tab/>
        <w:t xml:space="preserve">Polietileno de Baja  densidad   </w:t>
      </w:r>
      <w:r>
        <w:rPr>
          <w:b/>
          <w:u w:val="single"/>
        </w:rPr>
        <w:t xml:space="preserve">Transparente </w:t>
      </w:r>
      <w:r>
        <w:t xml:space="preserve"> Tubular</w:t>
      </w:r>
    </w:p>
    <w:p w:rsidR="008336E8" w:rsidRDefault="008336E8" w:rsidP="008336E8">
      <w:r>
        <w:t>MEDIDA:</w:t>
      </w:r>
      <w:r>
        <w:tab/>
      </w:r>
      <w:r>
        <w:tab/>
      </w:r>
      <w:r>
        <w:rPr>
          <w:b/>
        </w:rPr>
        <w:t>7</w:t>
      </w:r>
      <w:r w:rsidR="004B5DD6">
        <w:rPr>
          <w:b/>
        </w:rPr>
        <w:t>0</w:t>
      </w:r>
      <w:r>
        <w:t xml:space="preserve">   cms   </w:t>
      </w:r>
    </w:p>
    <w:p w:rsidR="008336E8" w:rsidRDefault="008336E8" w:rsidP="008336E8">
      <w:r>
        <w:t>CALIBRE :</w:t>
      </w:r>
      <w:r>
        <w:tab/>
      </w:r>
      <w:r>
        <w:tab/>
      </w:r>
      <w:r>
        <w:rPr>
          <w:b/>
        </w:rPr>
        <w:t xml:space="preserve">1.5 </w:t>
      </w:r>
      <w:r>
        <w:t xml:space="preserve">   “</w:t>
      </w:r>
    </w:p>
    <w:p w:rsidR="008336E8" w:rsidRDefault="008336E8" w:rsidP="008336E8">
      <w:r>
        <w:t>COLOR :</w:t>
      </w:r>
      <w:r>
        <w:tab/>
      </w:r>
      <w:r>
        <w:tab/>
        <w:t>Transparente</w:t>
      </w:r>
    </w:p>
    <w:p w:rsidR="008336E8" w:rsidRPr="0007721A" w:rsidRDefault="008336E8" w:rsidP="008336E8">
      <w:r>
        <w:t xml:space="preserve">TRATADO : </w:t>
      </w:r>
      <w:r>
        <w:tab/>
      </w:r>
      <w:r>
        <w:tab/>
        <w:t>1  cara</w:t>
      </w:r>
    </w:p>
    <w:p w:rsidR="008336E8" w:rsidRDefault="008336E8" w:rsidP="008336E8">
      <w:r>
        <w:t xml:space="preserve">CANTIDAD : </w:t>
      </w:r>
      <w:r>
        <w:tab/>
        <w:t>130    kg</w:t>
      </w:r>
    </w:p>
    <w:p w:rsidR="008336E8" w:rsidRDefault="008336E8" w:rsidP="008336E8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 w:rsidR="004B5DD6">
        <w:tab/>
        <w:t>2</w:t>
      </w:r>
    </w:p>
    <w:p w:rsidR="008336E8" w:rsidRDefault="004B5DD6" w:rsidP="008336E8">
      <w:r>
        <w:t xml:space="preserve">CARAS : </w:t>
      </w:r>
      <w:r>
        <w:tab/>
      </w:r>
      <w:r>
        <w:tab/>
        <w:t>1    ( 2</w:t>
      </w:r>
      <w:r w:rsidR="008336E8">
        <w:t xml:space="preserve">  x  1  )</w:t>
      </w:r>
    </w:p>
    <w:p w:rsidR="008336E8" w:rsidRDefault="00E35145" w:rsidP="008336E8">
      <w:r>
        <w:t xml:space="preserve">REPETICIÓN : </w:t>
      </w:r>
      <w:r>
        <w:tab/>
        <w:t>45</w:t>
      </w:r>
      <w:r w:rsidR="008336E8">
        <w:t xml:space="preserve">   cms</w:t>
      </w:r>
    </w:p>
    <w:p w:rsidR="008336E8" w:rsidRDefault="00E35145" w:rsidP="008336E8">
      <w:r>
        <w:t>RODILLO :</w:t>
      </w:r>
      <w:r>
        <w:tab/>
      </w:r>
      <w:r>
        <w:tab/>
        <w:t>45</w:t>
      </w:r>
    </w:p>
    <w:p w:rsidR="008336E8" w:rsidRDefault="008336E8" w:rsidP="008336E8">
      <w:r>
        <w:t>BOLSA  :</w:t>
      </w:r>
      <w:r>
        <w:tab/>
      </w:r>
      <w:r>
        <w:tab/>
      </w:r>
      <w:r w:rsidR="00E35145">
        <w:rPr>
          <w:b/>
        </w:rPr>
        <w:t>45</w:t>
      </w:r>
      <w:r>
        <w:rPr>
          <w:b/>
        </w:rPr>
        <w:t xml:space="preserve">  x  70 </w:t>
      </w:r>
      <w:r w:rsidR="00E35145">
        <w:rPr>
          <w:b/>
        </w:rPr>
        <w:t xml:space="preserve"> </w:t>
      </w:r>
      <w:r w:rsidRPr="00336CAC">
        <w:rPr>
          <w:b/>
        </w:rPr>
        <w:t xml:space="preserve">   cm</w:t>
      </w:r>
      <w:r>
        <w:t xml:space="preserve">    </w:t>
      </w:r>
    </w:p>
    <w:p w:rsidR="008336E8" w:rsidRDefault="008336E8" w:rsidP="008336E8">
      <w:r>
        <w:t>SELLADO .</w:t>
      </w:r>
      <w:r>
        <w:tab/>
      </w:r>
      <w:r>
        <w:tab/>
        <w:t>Lateral</w:t>
      </w:r>
    </w:p>
    <w:p w:rsidR="008336E8" w:rsidRDefault="008336E8" w:rsidP="008336E8">
      <w:r>
        <w:t>REFERENCIA :</w:t>
      </w:r>
      <w:r>
        <w:tab/>
      </w:r>
      <w:r w:rsidR="00BE2BAB">
        <w:rPr>
          <w:b/>
        </w:rPr>
        <w:t>LA   SOÑADORA</w:t>
      </w:r>
    </w:p>
    <w:p w:rsidR="008336E8" w:rsidRDefault="008336E8" w:rsidP="008336E8"/>
    <w:p w:rsidR="008336E8" w:rsidRDefault="008336E8" w:rsidP="008336E8"/>
    <w:p w:rsidR="008336E8" w:rsidRDefault="008336E8" w:rsidP="008336E8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>
        <w:rPr>
          <w:bCs/>
        </w:rPr>
        <w:t>Cyreles  se  encuentran en su  planta</w:t>
      </w:r>
    </w:p>
    <w:p w:rsidR="008336E8" w:rsidRDefault="008336E8" w:rsidP="008336E8">
      <w:r>
        <w:t xml:space="preserve">                   -   Anexo  Arte  para   alturas y Tonos.</w:t>
      </w:r>
    </w:p>
    <w:p w:rsidR="008336E8" w:rsidRDefault="008336E8" w:rsidP="008336E8">
      <w:pPr>
        <w:rPr>
          <w:b/>
        </w:rPr>
      </w:pPr>
      <w:r>
        <w:tab/>
        <w:t xml:space="preserve">        -  </w:t>
      </w:r>
      <w:r w:rsidRPr="00B879F4">
        <w:rPr>
          <w:b/>
        </w:rPr>
        <w:t>SE  APRUEBA  IMPRESIÓN</w:t>
      </w:r>
      <w:r>
        <w:t xml:space="preserve">  </w:t>
      </w:r>
      <w:r>
        <w:tab/>
        <w:t xml:space="preserve">        </w:t>
      </w: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8336E8" w:rsidRDefault="008336E8" w:rsidP="008336E8">
      <w:pPr>
        <w:rPr>
          <w:b/>
        </w:rPr>
      </w:pPr>
      <w:r>
        <w:rPr>
          <w:b/>
        </w:rPr>
        <w:tab/>
        <w:t xml:space="preserve">        -  EL MATERIAL  LO ENVIA  P.U </w:t>
      </w:r>
    </w:p>
    <w:p w:rsidR="008336E8" w:rsidRDefault="008336E8" w:rsidP="008336E8">
      <w:pPr>
        <w:rPr>
          <w:b/>
        </w:rPr>
      </w:pPr>
      <w:r>
        <w:rPr>
          <w:b/>
        </w:rPr>
        <w:tab/>
        <w:t xml:space="preserve">        - colocar  pie de  imprenta</w:t>
      </w:r>
    </w:p>
    <w:p w:rsidR="008336E8" w:rsidRDefault="008336E8" w:rsidP="008336E8">
      <w:pPr>
        <w:rPr>
          <w:b/>
        </w:rPr>
      </w:pPr>
      <w:r>
        <w:rPr>
          <w:b/>
        </w:rPr>
        <w:tab/>
        <w:t xml:space="preserve">       </w:t>
      </w:r>
    </w:p>
    <w:p w:rsidR="008336E8" w:rsidRDefault="008336E8" w:rsidP="008336E8"/>
    <w:p w:rsidR="008336E8" w:rsidRDefault="008336E8" w:rsidP="008336E8">
      <w:r>
        <w:tab/>
      </w:r>
    </w:p>
    <w:p w:rsidR="008336E8" w:rsidRDefault="008336E8" w:rsidP="008336E8">
      <w:r>
        <w:t>Agradezco la atención y colaboración prestada.</w:t>
      </w:r>
    </w:p>
    <w:p w:rsidR="008336E8" w:rsidRDefault="008336E8" w:rsidP="008336E8"/>
    <w:p w:rsidR="008336E8" w:rsidRDefault="008336E8" w:rsidP="008336E8"/>
    <w:p w:rsidR="008336E8" w:rsidRDefault="008336E8" w:rsidP="008336E8">
      <w:r>
        <w:t>Cordialmente</w:t>
      </w:r>
    </w:p>
    <w:p w:rsidR="008336E8" w:rsidRDefault="008336E8" w:rsidP="008336E8"/>
    <w:p w:rsidR="008336E8" w:rsidRDefault="008336E8" w:rsidP="008336E8"/>
    <w:p w:rsidR="008336E8" w:rsidRDefault="008336E8" w:rsidP="008336E8">
      <w:r>
        <w:t>RICARDO CASAS ZAPATA</w:t>
      </w:r>
    </w:p>
    <w:p w:rsidR="008336E8" w:rsidRDefault="008336E8" w:rsidP="008336E8">
      <w:r>
        <w:t>Director.</w:t>
      </w:r>
    </w:p>
    <w:p w:rsidR="008336E8" w:rsidRDefault="008336E8" w:rsidP="005450D8">
      <w:pPr>
        <w:rPr>
          <w:b/>
        </w:rPr>
      </w:pPr>
    </w:p>
    <w:p w:rsidR="00EC28B2" w:rsidRDefault="00EC28B2" w:rsidP="005450D8">
      <w:pPr>
        <w:rPr>
          <w:b/>
        </w:rPr>
      </w:pPr>
    </w:p>
    <w:p w:rsidR="00EC28B2" w:rsidRDefault="00EC28B2" w:rsidP="005450D8">
      <w:pPr>
        <w:rPr>
          <w:b/>
        </w:rPr>
      </w:pPr>
    </w:p>
    <w:p w:rsidR="00EC28B2" w:rsidRDefault="00EC28B2" w:rsidP="00EC28B2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EC28B2" w:rsidRDefault="00EC28B2" w:rsidP="00EC28B2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EC28B2" w:rsidRDefault="00EC28B2" w:rsidP="00EC28B2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EC28B2" w:rsidRDefault="00EC28B2" w:rsidP="00EC28B2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EC28B2" w:rsidRDefault="00EC28B2" w:rsidP="00EC28B2"/>
    <w:p w:rsidR="00EC28B2" w:rsidRDefault="00EC28B2" w:rsidP="00EC28B2">
      <w:pPr>
        <w:pStyle w:val="Ttulo1"/>
      </w:pPr>
      <w:r>
        <w:t>ORDEN DE TRABAJO    N °      06491</w:t>
      </w:r>
    </w:p>
    <w:p w:rsidR="00EC28B2" w:rsidRDefault="00EC28B2" w:rsidP="00EC28B2"/>
    <w:p w:rsidR="00EC28B2" w:rsidRDefault="00EC28B2" w:rsidP="00EC28B2">
      <w:r>
        <w:t>FECHA:</w:t>
      </w:r>
      <w:r>
        <w:tab/>
        <w:t>Medellín, Febrero    24   de 2010</w:t>
      </w:r>
    </w:p>
    <w:p w:rsidR="00EC28B2" w:rsidRDefault="00EC28B2" w:rsidP="00EC28B2">
      <w:r>
        <w:t>PARA:</w:t>
      </w:r>
      <w:r>
        <w:tab/>
      </w:r>
      <w:r>
        <w:tab/>
        <w:t>PLÁSTICOS DARMA</w:t>
      </w:r>
    </w:p>
    <w:p w:rsidR="00EC28B2" w:rsidRDefault="00EC28B2" w:rsidP="00EC28B2">
      <w:r>
        <w:t>ATENCIÓN:</w:t>
      </w:r>
      <w:r>
        <w:tab/>
        <w:t>Sr. Darío Jaramillo</w:t>
      </w:r>
    </w:p>
    <w:p w:rsidR="00EC28B2" w:rsidRDefault="00EC28B2" w:rsidP="00EC28B2">
      <w:r>
        <w:tab/>
      </w:r>
      <w:r>
        <w:tab/>
        <w:t>Gerente.</w:t>
      </w:r>
    </w:p>
    <w:p w:rsidR="00EC28B2" w:rsidRDefault="00EC28B2" w:rsidP="00EC28B2"/>
    <w:p w:rsidR="00EC28B2" w:rsidRDefault="00EC28B2" w:rsidP="00EC28B2">
      <w:r>
        <w:t>Apreciado Don Darío:</w:t>
      </w:r>
    </w:p>
    <w:p w:rsidR="00EC28B2" w:rsidRDefault="00EC28B2" w:rsidP="00EC28B2"/>
    <w:p w:rsidR="00EC28B2" w:rsidRDefault="00EC28B2" w:rsidP="00EC28B2">
      <w:r>
        <w:t>Con la presente estamos solicitando el siguiente servicio de    IMPRESIÓN  :</w:t>
      </w:r>
    </w:p>
    <w:p w:rsidR="00EC28B2" w:rsidRDefault="00EC28B2" w:rsidP="00EC28B2"/>
    <w:p w:rsidR="00EC28B2" w:rsidRDefault="00EC28B2" w:rsidP="00EC28B2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EC28B2" w:rsidRDefault="00EC28B2" w:rsidP="00EC28B2">
      <w:r>
        <w:t>MATERIAL   :           Polipropileno Lamina de   40  cms</w:t>
      </w:r>
    </w:p>
    <w:p w:rsidR="00EC28B2" w:rsidRDefault="00EC28B2" w:rsidP="00EC28B2">
      <w:r>
        <w:t xml:space="preserve">CALIBRE      :           </w:t>
      </w:r>
      <w:r w:rsidRPr="00FB6911">
        <w:rPr>
          <w:b/>
        </w:rPr>
        <w:t>2.0</w:t>
      </w:r>
      <w:r>
        <w:t xml:space="preserve">  ”</w:t>
      </w:r>
    </w:p>
    <w:p w:rsidR="00EC28B2" w:rsidRPr="00F36A72" w:rsidRDefault="00EC28B2" w:rsidP="00EC28B2">
      <w:pPr>
        <w:rPr>
          <w:b/>
        </w:rPr>
      </w:pPr>
      <w:r>
        <w:t>REFERENCIA:</w:t>
      </w:r>
      <w:r>
        <w:tab/>
      </w:r>
      <w:r>
        <w:rPr>
          <w:b/>
        </w:rPr>
        <w:t xml:space="preserve">DON   LIMON </w:t>
      </w:r>
    </w:p>
    <w:p w:rsidR="00EC28B2" w:rsidRDefault="00EC28B2" w:rsidP="00EC28B2">
      <w:r>
        <w:t>CANTIDAD    :         90</w:t>
      </w:r>
      <w:r w:rsidRPr="00F06B36">
        <w:rPr>
          <w:b/>
        </w:rPr>
        <w:t xml:space="preserve">    Kg</w:t>
      </w:r>
    </w:p>
    <w:p w:rsidR="00EC28B2" w:rsidRDefault="00EC28B2" w:rsidP="00EC28B2">
      <w:r>
        <w:t>COLORES:</w:t>
      </w:r>
      <w:r>
        <w:tab/>
      </w:r>
      <w:r>
        <w:tab/>
        <w:t>3   (   Según Muestra  )</w:t>
      </w:r>
    </w:p>
    <w:p w:rsidR="00EC28B2" w:rsidRDefault="00EC28B2" w:rsidP="00EC28B2">
      <w:r>
        <w:t>CARAS:</w:t>
      </w:r>
      <w:r>
        <w:tab/>
      </w:r>
      <w:r>
        <w:tab/>
        <w:t>1</w:t>
      </w:r>
    </w:p>
    <w:p w:rsidR="00EC28B2" w:rsidRDefault="00EC28B2" w:rsidP="00EC28B2">
      <w:r>
        <w:t>R EPETICIÓN:</w:t>
      </w:r>
      <w:r>
        <w:tab/>
        <w:t>9.5    cms</w:t>
      </w:r>
    </w:p>
    <w:p w:rsidR="00EC28B2" w:rsidRDefault="00EC28B2" w:rsidP="00EC28B2">
      <w:r>
        <w:t>RODILLO:</w:t>
      </w:r>
      <w:r>
        <w:tab/>
      </w:r>
      <w:r>
        <w:tab/>
      </w:r>
      <w:r w:rsidRPr="007C0A03">
        <w:rPr>
          <w:b/>
        </w:rPr>
        <w:t>30</w:t>
      </w:r>
    </w:p>
    <w:p w:rsidR="00EC28B2" w:rsidRDefault="00EC28B2" w:rsidP="00EC28B2">
      <w:r>
        <w:t>LAMINA:</w:t>
      </w:r>
      <w:r>
        <w:tab/>
      </w:r>
      <w:r>
        <w:tab/>
        <w:t>9.5 X 20   cms</w:t>
      </w:r>
    </w:p>
    <w:p w:rsidR="00EC28B2" w:rsidRDefault="00EC28B2" w:rsidP="00EC28B2">
      <w:r>
        <w:t>SELLADO:</w:t>
      </w:r>
      <w:r>
        <w:tab/>
      </w:r>
      <w:r>
        <w:tab/>
        <w:t>Para selle lateral.</w:t>
      </w:r>
    </w:p>
    <w:p w:rsidR="00EC28B2" w:rsidRDefault="00EC28B2" w:rsidP="00EC28B2">
      <w:r>
        <w:t xml:space="preserve"> </w:t>
      </w:r>
    </w:p>
    <w:p w:rsidR="00EC28B2" w:rsidRDefault="00EC28B2" w:rsidP="00EC28B2">
      <w:r>
        <w:rPr>
          <w:b/>
          <w:bCs/>
          <w:u w:val="single"/>
        </w:rPr>
        <w:t>NOTA:</w:t>
      </w:r>
      <w:r>
        <w:t xml:space="preserve">  * Los cyreles   se  encuentran en su planta</w:t>
      </w:r>
    </w:p>
    <w:p w:rsidR="00EC28B2" w:rsidRDefault="00EC28B2" w:rsidP="00EC28B2">
      <w:pPr>
        <w:numPr>
          <w:ilvl w:val="0"/>
          <w:numId w:val="1"/>
        </w:numPr>
      </w:pPr>
      <w:r>
        <w:t>Colores igual  pantones</w:t>
      </w:r>
    </w:p>
    <w:p w:rsidR="00EC28B2" w:rsidRDefault="00EC28B2" w:rsidP="00EC28B2"/>
    <w:p w:rsidR="00EC28B2" w:rsidRDefault="00EC28B2" w:rsidP="00EC28B2">
      <w:pPr>
        <w:ind w:left="885"/>
      </w:pPr>
    </w:p>
    <w:p w:rsidR="00EC28B2" w:rsidRPr="00DC02C1" w:rsidRDefault="00EC28B2" w:rsidP="00EC28B2">
      <w:pPr>
        <w:numPr>
          <w:ilvl w:val="0"/>
          <w:numId w:val="2"/>
        </w:numPr>
        <w:rPr>
          <w:b/>
          <w:u w:val="single"/>
        </w:rPr>
      </w:pPr>
      <w:r>
        <w:rPr>
          <w:b/>
          <w:u w:val="single"/>
        </w:rPr>
        <w:t>Se deben imprimir en  1  lote todo el  material</w:t>
      </w:r>
    </w:p>
    <w:p w:rsidR="00EC28B2" w:rsidRDefault="00EC28B2" w:rsidP="00EC28B2">
      <w:pPr>
        <w:ind w:left="1500"/>
        <w:rPr>
          <w:u w:val="single"/>
        </w:rPr>
      </w:pPr>
    </w:p>
    <w:p w:rsidR="00EC28B2" w:rsidRDefault="00EC28B2" w:rsidP="00EC28B2">
      <w:pPr>
        <w:ind w:left="1500"/>
        <w:rPr>
          <w:u w:val="single"/>
        </w:rPr>
      </w:pPr>
    </w:p>
    <w:p w:rsidR="00EC28B2" w:rsidRPr="002246C1" w:rsidRDefault="00EC28B2" w:rsidP="00EC28B2">
      <w:pPr>
        <w:numPr>
          <w:ilvl w:val="0"/>
          <w:numId w:val="2"/>
        </w:num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 xml:space="preserve">Lote  </w:t>
      </w:r>
      <w:r>
        <w:rPr>
          <w:b/>
          <w:sz w:val="32"/>
          <w:szCs w:val="32"/>
          <w:u w:val="single"/>
        </w:rPr>
        <w:tab/>
      </w:r>
      <w:r>
        <w:rPr>
          <w:b/>
          <w:sz w:val="32"/>
          <w:szCs w:val="32"/>
          <w:u w:val="single"/>
        </w:rPr>
        <w:tab/>
      </w:r>
      <w:r>
        <w:rPr>
          <w:b/>
          <w:sz w:val="32"/>
          <w:szCs w:val="32"/>
          <w:u w:val="single"/>
        </w:rPr>
        <w:tab/>
        <w:t>42032</w:t>
      </w:r>
    </w:p>
    <w:p w:rsidR="00EC28B2" w:rsidRDefault="00EC28B2" w:rsidP="00EC28B2">
      <w:pPr>
        <w:ind w:left="1500"/>
        <w:rPr>
          <w:u w:val="single"/>
        </w:rPr>
      </w:pPr>
    </w:p>
    <w:p w:rsidR="00EC28B2" w:rsidRDefault="00EC28B2" w:rsidP="00EC28B2">
      <w:pPr>
        <w:ind w:left="1500"/>
        <w:rPr>
          <w:u w:val="single"/>
        </w:rPr>
      </w:pPr>
    </w:p>
    <w:p w:rsidR="00EC28B2" w:rsidRDefault="00EC28B2" w:rsidP="00EC28B2">
      <w:r>
        <w:t>Agradezco la atención y colaboración prestada.</w:t>
      </w:r>
    </w:p>
    <w:p w:rsidR="00EC28B2" w:rsidRDefault="00EC28B2" w:rsidP="00EC28B2"/>
    <w:p w:rsidR="00EC28B2" w:rsidRDefault="00EC28B2" w:rsidP="00EC28B2">
      <w:r>
        <w:t>Cordialmente</w:t>
      </w:r>
    </w:p>
    <w:p w:rsidR="00EC28B2" w:rsidRDefault="00EC28B2" w:rsidP="00EC28B2"/>
    <w:p w:rsidR="00EC28B2" w:rsidRDefault="00EC28B2" w:rsidP="00EC28B2"/>
    <w:p w:rsidR="00EC28B2" w:rsidRDefault="00EC28B2" w:rsidP="00EC28B2">
      <w:r>
        <w:t>RICARDO CASAS ZAPATA</w:t>
      </w:r>
    </w:p>
    <w:p w:rsidR="00EC28B2" w:rsidRDefault="00EC28B2" w:rsidP="00EC28B2">
      <w:r>
        <w:t>Director.</w:t>
      </w:r>
    </w:p>
    <w:p w:rsidR="00EC28B2" w:rsidRDefault="00EC28B2" w:rsidP="005450D8">
      <w:pPr>
        <w:rPr>
          <w:b/>
        </w:rPr>
      </w:pPr>
    </w:p>
    <w:p w:rsidR="00D87F85" w:rsidRDefault="00D87F85" w:rsidP="005450D8">
      <w:pPr>
        <w:rPr>
          <w:b/>
        </w:rPr>
      </w:pPr>
    </w:p>
    <w:p w:rsidR="00D87F85" w:rsidRDefault="00D87F85" w:rsidP="005450D8">
      <w:pPr>
        <w:rPr>
          <w:b/>
        </w:rPr>
      </w:pPr>
    </w:p>
    <w:p w:rsidR="00D87F85" w:rsidRDefault="00D87F85" w:rsidP="005450D8">
      <w:pPr>
        <w:rPr>
          <w:b/>
        </w:rPr>
      </w:pPr>
    </w:p>
    <w:p w:rsidR="00D87F85" w:rsidRDefault="00D87F85" w:rsidP="005450D8">
      <w:pPr>
        <w:rPr>
          <w:b/>
        </w:rPr>
      </w:pPr>
    </w:p>
    <w:p w:rsidR="00D87F85" w:rsidRDefault="00D87F85" w:rsidP="005450D8">
      <w:pPr>
        <w:rPr>
          <w:b/>
        </w:rPr>
      </w:pPr>
    </w:p>
    <w:p w:rsidR="00D87F85" w:rsidRDefault="00D87F85" w:rsidP="00D87F85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D87F85" w:rsidRDefault="00D87F85" w:rsidP="00D87F85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D87F85" w:rsidRDefault="00D87F85" w:rsidP="00D87F85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D87F85" w:rsidRDefault="00D87F85" w:rsidP="00D87F85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D87F85" w:rsidRDefault="00D87F85" w:rsidP="00D87F85"/>
    <w:p w:rsidR="00D87F85" w:rsidRDefault="00D87F85" w:rsidP="00D87F85">
      <w:pPr>
        <w:pStyle w:val="Ttulo1"/>
      </w:pPr>
      <w:r>
        <w:t>ORDEN DE TRABAJO   N°      06296</w:t>
      </w:r>
    </w:p>
    <w:p w:rsidR="00D87F85" w:rsidRDefault="00D87F85" w:rsidP="00D87F85"/>
    <w:p w:rsidR="00D87F85" w:rsidRDefault="00D87F85" w:rsidP="00D87F85">
      <w:r>
        <w:t>FECHA:</w:t>
      </w:r>
      <w:r>
        <w:tab/>
        <w:t>Medellín, Mayo   12   de   2010</w:t>
      </w:r>
    </w:p>
    <w:p w:rsidR="00D87F85" w:rsidRDefault="00D87F85" w:rsidP="00D87F85">
      <w:r>
        <w:t>PARA:</w:t>
      </w:r>
      <w:r>
        <w:tab/>
      </w:r>
      <w:r>
        <w:tab/>
        <w:t>PLÁSTICOS   DARMA</w:t>
      </w:r>
    </w:p>
    <w:p w:rsidR="00D87F85" w:rsidRDefault="00D87F85" w:rsidP="00D87F85">
      <w:r>
        <w:t>ATENCIÓN:</w:t>
      </w:r>
      <w:r>
        <w:tab/>
        <w:t>Sr. DARIO JARAMILLO</w:t>
      </w:r>
    </w:p>
    <w:p w:rsidR="00D87F85" w:rsidRDefault="00D87F85" w:rsidP="00D87F85"/>
    <w:p w:rsidR="00D87F85" w:rsidRDefault="00D87F85" w:rsidP="00D87F85">
      <w:r>
        <w:t>Apreciado Dn DARIO:</w:t>
      </w:r>
    </w:p>
    <w:p w:rsidR="00D87F85" w:rsidRDefault="00D87F85" w:rsidP="00D87F85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D87F85" w:rsidRDefault="00D87F85" w:rsidP="00D87F85"/>
    <w:p w:rsidR="00D87F85" w:rsidRDefault="00D87F85" w:rsidP="00D87F85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D87F85" w:rsidRDefault="00D87F85" w:rsidP="00D87F85"/>
    <w:p w:rsidR="00D87F85" w:rsidRDefault="00D87F85" w:rsidP="00D87F85">
      <w:r>
        <w:t>MATERIAL :</w:t>
      </w:r>
      <w:r>
        <w:tab/>
      </w:r>
      <w:r>
        <w:tab/>
        <w:t>Polietileno de Baja  densidad   Transparente  Tubular</w:t>
      </w:r>
    </w:p>
    <w:p w:rsidR="00D87F85" w:rsidRDefault="00D87F85" w:rsidP="00D87F85">
      <w:r>
        <w:t>MEDIDA:</w:t>
      </w:r>
      <w:r>
        <w:tab/>
      </w:r>
      <w:r>
        <w:tab/>
      </w:r>
      <w:r w:rsidR="00CF1C69">
        <w:rPr>
          <w:b/>
        </w:rPr>
        <w:t>21 + 7.5</w:t>
      </w:r>
      <w:r>
        <w:rPr>
          <w:b/>
        </w:rPr>
        <w:t xml:space="preserve"> + </w:t>
      </w:r>
      <w:r w:rsidR="00CF1C69">
        <w:rPr>
          <w:b/>
        </w:rPr>
        <w:t>7.5</w:t>
      </w:r>
      <w:r>
        <w:t xml:space="preserve">   cms   </w:t>
      </w:r>
    </w:p>
    <w:p w:rsidR="00D87F85" w:rsidRDefault="00D87F85" w:rsidP="00D87F85">
      <w:r>
        <w:t>CALIBRE :</w:t>
      </w:r>
      <w:r>
        <w:tab/>
      </w:r>
      <w:r>
        <w:tab/>
      </w:r>
      <w:r>
        <w:rPr>
          <w:b/>
        </w:rPr>
        <w:t>2.0</w:t>
      </w:r>
      <w:r>
        <w:t xml:space="preserve">   “</w:t>
      </w:r>
    </w:p>
    <w:p w:rsidR="00D87F85" w:rsidRDefault="00D87F85" w:rsidP="00D87F85">
      <w:r>
        <w:t>COLOR :</w:t>
      </w:r>
      <w:r>
        <w:tab/>
      </w:r>
      <w:r>
        <w:tab/>
        <w:t>Tpte</w:t>
      </w:r>
    </w:p>
    <w:p w:rsidR="00D87F85" w:rsidRPr="0007721A" w:rsidRDefault="00D87F85" w:rsidP="00D87F85">
      <w:r>
        <w:t xml:space="preserve">TRATADO : </w:t>
      </w:r>
      <w:r>
        <w:tab/>
      </w:r>
      <w:r>
        <w:tab/>
        <w:t>2  caras</w:t>
      </w:r>
    </w:p>
    <w:p w:rsidR="00D87F85" w:rsidRDefault="00D87F85" w:rsidP="00D87F85">
      <w:r>
        <w:t xml:space="preserve">CANTIDAD : </w:t>
      </w:r>
      <w:r>
        <w:tab/>
      </w:r>
      <w:r>
        <w:rPr>
          <w:b/>
        </w:rPr>
        <w:t xml:space="preserve">100 </w:t>
      </w:r>
      <w:r>
        <w:t xml:space="preserve">    kg</w:t>
      </w:r>
    </w:p>
    <w:p w:rsidR="00D87F85" w:rsidRDefault="00D87F85" w:rsidP="00D87F85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>3</w:t>
      </w:r>
    </w:p>
    <w:p w:rsidR="00D87F85" w:rsidRDefault="006C11D4" w:rsidP="00D87F85">
      <w:r>
        <w:t xml:space="preserve">CARAS : </w:t>
      </w:r>
      <w:r>
        <w:tab/>
      </w:r>
      <w:r>
        <w:tab/>
        <w:t>2  ( 3</w:t>
      </w:r>
      <w:r w:rsidR="00D87F85">
        <w:t xml:space="preserve">  x  2  )</w:t>
      </w:r>
    </w:p>
    <w:p w:rsidR="00D87F85" w:rsidRDefault="00D87F85" w:rsidP="00D87F85">
      <w:r>
        <w:t xml:space="preserve">REPETICIÓN : </w:t>
      </w:r>
      <w:r>
        <w:tab/>
        <w:t>60   cms</w:t>
      </w:r>
    </w:p>
    <w:p w:rsidR="00D87F85" w:rsidRDefault="00D87F85" w:rsidP="00D87F85">
      <w:r>
        <w:t>RODILLO :</w:t>
      </w:r>
      <w:r>
        <w:tab/>
      </w:r>
      <w:r>
        <w:tab/>
        <w:t>60</w:t>
      </w:r>
    </w:p>
    <w:p w:rsidR="00D87F85" w:rsidRDefault="00D87F85" w:rsidP="00D87F85">
      <w:r>
        <w:t>BOLSA  :</w:t>
      </w:r>
      <w:r>
        <w:tab/>
      </w:r>
      <w:r>
        <w:tab/>
      </w:r>
      <w:r>
        <w:rPr>
          <w:b/>
        </w:rPr>
        <w:t>21 + 8 + 8   x  60</w:t>
      </w:r>
      <w:r w:rsidRPr="00336CAC">
        <w:rPr>
          <w:b/>
        </w:rPr>
        <w:t xml:space="preserve">   cm</w:t>
      </w:r>
      <w:r>
        <w:t xml:space="preserve">    </w:t>
      </w:r>
    </w:p>
    <w:p w:rsidR="00D87F85" w:rsidRDefault="00D87F85" w:rsidP="00D87F85">
      <w:r>
        <w:t>SELLADO .</w:t>
      </w:r>
      <w:r>
        <w:tab/>
      </w:r>
      <w:r>
        <w:tab/>
        <w:t xml:space="preserve">Fondo  Tipo  Servo </w:t>
      </w:r>
    </w:p>
    <w:p w:rsidR="00D87F85" w:rsidRDefault="00D87F85" w:rsidP="00D87F85">
      <w:r>
        <w:t>REFERENCIA :</w:t>
      </w:r>
      <w:r>
        <w:tab/>
      </w:r>
      <w:r>
        <w:rPr>
          <w:b/>
        </w:rPr>
        <w:t>ARROBERA  400 gms     ABURRA</w:t>
      </w:r>
    </w:p>
    <w:p w:rsidR="00D87F85" w:rsidRDefault="00D87F85" w:rsidP="00D87F85"/>
    <w:p w:rsidR="00D87F85" w:rsidRDefault="00D87F85" w:rsidP="00D87F85"/>
    <w:p w:rsidR="00D87F85" w:rsidRDefault="00D87F85" w:rsidP="00D87F85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 </w:t>
      </w:r>
      <w:r>
        <w:rPr>
          <w:bCs/>
        </w:rPr>
        <w:t>Cyreles  en su  planta.</w:t>
      </w:r>
    </w:p>
    <w:p w:rsidR="00D87F85" w:rsidRDefault="00D87F85" w:rsidP="00D87F85">
      <w:r>
        <w:t xml:space="preserve">                   -   Anexo muestra física para   alturas y Tonos.</w:t>
      </w:r>
    </w:p>
    <w:p w:rsidR="00D87F85" w:rsidRDefault="00D87F85" w:rsidP="00D87F85">
      <w:r>
        <w:tab/>
        <w:t xml:space="preserve">        -  No colocar pie de Imprenta.</w:t>
      </w:r>
    </w:p>
    <w:p w:rsidR="00D87F85" w:rsidRPr="00A721EF" w:rsidRDefault="00D87F85" w:rsidP="00D87F85">
      <w:pPr>
        <w:rPr>
          <w:b/>
          <w:bCs/>
          <w:sz w:val="20"/>
        </w:rPr>
      </w:pPr>
      <w:r>
        <w:tab/>
        <w:t xml:space="preserve">        </w:t>
      </w:r>
      <w:r>
        <w:rPr>
          <w:b/>
          <w:bCs/>
          <w:sz w:val="20"/>
        </w:rPr>
        <w:t>PLÁSTICOS UNION  LTDA.</w:t>
      </w:r>
    </w:p>
    <w:p w:rsidR="00D87F85" w:rsidRDefault="00D87F85" w:rsidP="00D87F85">
      <w:pPr>
        <w:rPr>
          <w:b/>
        </w:rPr>
      </w:pPr>
      <w:r>
        <w:tab/>
        <w:t xml:space="preserve">        </w:t>
      </w:r>
      <w:r>
        <w:tab/>
        <w:t xml:space="preserve">        </w:t>
      </w: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D87F85" w:rsidRPr="0066704D" w:rsidRDefault="00D87F85" w:rsidP="00D87F85">
      <w:pPr>
        <w:rPr>
          <w:b/>
          <w:u w:val="single"/>
        </w:rPr>
      </w:pPr>
      <w:r>
        <w:rPr>
          <w:b/>
        </w:rPr>
        <w:tab/>
        <w:t xml:space="preserve">        -  EL MATERIAL LO ENVIA  P.U .</w:t>
      </w:r>
    </w:p>
    <w:p w:rsidR="00D87F85" w:rsidRPr="0066704D" w:rsidRDefault="00D87F85" w:rsidP="00D87F85">
      <w:pPr>
        <w:rPr>
          <w:b/>
        </w:rPr>
      </w:pPr>
    </w:p>
    <w:p w:rsidR="00D87F85" w:rsidRDefault="00D87F85" w:rsidP="00D87F85">
      <w:r>
        <w:tab/>
      </w:r>
      <w:r>
        <w:tab/>
      </w:r>
    </w:p>
    <w:p w:rsidR="00D87F85" w:rsidRDefault="00D87F85" w:rsidP="00D87F85">
      <w:r>
        <w:t>Agradezco la atención y colaboración prestada.</w:t>
      </w:r>
    </w:p>
    <w:p w:rsidR="00D87F85" w:rsidRDefault="00D87F85" w:rsidP="00D87F85"/>
    <w:p w:rsidR="00D87F85" w:rsidRDefault="00D87F85" w:rsidP="00D87F85"/>
    <w:p w:rsidR="00D87F85" w:rsidRDefault="00D87F85" w:rsidP="00D87F85"/>
    <w:p w:rsidR="00D87F85" w:rsidRDefault="00D87F85" w:rsidP="00D87F85">
      <w:r>
        <w:t>Cordialmente</w:t>
      </w:r>
    </w:p>
    <w:p w:rsidR="00D87F85" w:rsidRDefault="00D87F85" w:rsidP="00D87F85"/>
    <w:p w:rsidR="00D87F85" w:rsidRDefault="00D87F85" w:rsidP="00D87F85"/>
    <w:p w:rsidR="00D87F85" w:rsidRDefault="00D87F85" w:rsidP="00D87F85">
      <w:r>
        <w:t>RICARDO CASAS ZAPATA</w:t>
      </w:r>
    </w:p>
    <w:p w:rsidR="00D87F85" w:rsidRDefault="00D87F85" w:rsidP="00D87F85">
      <w:r>
        <w:t>Director.</w:t>
      </w:r>
    </w:p>
    <w:p w:rsidR="00D87F85" w:rsidRDefault="00D87F85" w:rsidP="005450D8">
      <w:pPr>
        <w:rPr>
          <w:b/>
        </w:rPr>
      </w:pPr>
    </w:p>
    <w:p w:rsidR="002A0312" w:rsidRDefault="002A0312" w:rsidP="005450D8">
      <w:pPr>
        <w:rPr>
          <w:b/>
        </w:rPr>
      </w:pPr>
    </w:p>
    <w:p w:rsidR="002A0312" w:rsidRDefault="002A0312" w:rsidP="002A0312"/>
    <w:p w:rsidR="002A0312" w:rsidRDefault="002A0312" w:rsidP="002A0312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2A0312" w:rsidRDefault="002A0312" w:rsidP="002A0312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2A0312" w:rsidRDefault="002A0312" w:rsidP="002A0312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2A0312" w:rsidRDefault="002A0312" w:rsidP="002A0312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2A0312" w:rsidRDefault="002A0312" w:rsidP="002A0312"/>
    <w:p w:rsidR="002A0312" w:rsidRDefault="002A0312" w:rsidP="002A0312">
      <w:pPr>
        <w:rPr>
          <w:b/>
          <w:bCs/>
        </w:rPr>
      </w:pPr>
    </w:p>
    <w:p w:rsidR="002A0312" w:rsidRDefault="002A0312" w:rsidP="002A0312">
      <w:pPr>
        <w:pStyle w:val="Ttulo1"/>
      </w:pPr>
      <w:r>
        <w:t>OR</w:t>
      </w:r>
      <w:r w:rsidR="004333D1">
        <w:t>DEN DE TRABAJO    N °      06</w:t>
      </w:r>
      <w:r w:rsidR="00441313">
        <w:t>903</w:t>
      </w:r>
    </w:p>
    <w:p w:rsidR="002A0312" w:rsidRDefault="002A0312" w:rsidP="002A0312"/>
    <w:p w:rsidR="002A0312" w:rsidRDefault="00441313" w:rsidP="002A0312">
      <w:r>
        <w:t>FECHA:</w:t>
      </w:r>
      <w:r>
        <w:tab/>
        <w:t>Medellín,  Julio     19</w:t>
      </w:r>
      <w:r w:rsidR="002A0312">
        <w:t xml:space="preserve">   de</w:t>
      </w:r>
      <w:r w:rsidR="004333D1">
        <w:t xml:space="preserve">  </w:t>
      </w:r>
      <w:r w:rsidR="002A0312">
        <w:t xml:space="preserve"> 2010</w:t>
      </w:r>
    </w:p>
    <w:p w:rsidR="002A0312" w:rsidRDefault="002A0312" w:rsidP="002A0312">
      <w:r>
        <w:t>PARA:</w:t>
      </w:r>
      <w:r>
        <w:tab/>
      </w:r>
      <w:r>
        <w:tab/>
        <w:t>PLÁSTICOS DARMA</w:t>
      </w:r>
    </w:p>
    <w:p w:rsidR="002A0312" w:rsidRDefault="002A0312" w:rsidP="002A0312">
      <w:r>
        <w:t>ATENCIÓN:</w:t>
      </w:r>
      <w:r>
        <w:tab/>
        <w:t>Sr. Darío Jaramillo</w:t>
      </w:r>
    </w:p>
    <w:p w:rsidR="002A0312" w:rsidRDefault="002A0312" w:rsidP="002A0312">
      <w:r>
        <w:tab/>
      </w:r>
      <w:r>
        <w:tab/>
        <w:t>Gerente.</w:t>
      </w:r>
    </w:p>
    <w:p w:rsidR="002A0312" w:rsidRDefault="002A0312" w:rsidP="002A0312"/>
    <w:p w:rsidR="002A0312" w:rsidRDefault="002A0312" w:rsidP="002A0312">
      <w:r>
        <w:t>Apreciado Don Darío:</w:t>
      </w:r>
    </w:p>
    <w:p w:rsidR="002A0312" w:rsidRDefault="002A0312" w:rsidP="002A0312"/>
    <w:p w:rsidR="002A0312" w:rsidRDefault="002A0312" w:rsidP="002A0312">
      <w:r>
        <w:t>Con la presente estamos solicitando el siguiente servicio de    IMPRESIÓN :</w:t>
      </w:r>
    </w:p>
    <w:p w:rsidR="002A0312" w:rsidRDefault="002A0312" w:rsidP="002A0312"/>
    <w:p w:rsidR="002A0312" w:rsidRDefault="002A0312" w:rsidP="002A0312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2A0312" w:rsidRDefault="002A0312" w:rsidP="002A0312">
      <w:r>
        <w:t>MATERIAL   :           Polipropileno Lamina de 40  cms</w:t>
      </w:r>
    </w:p>
    <w:p w:rsidR="002A0312" w:rsidRDefault="002A0312" w:rsidP="002A0312">
      <w:r>
        <w:t>CLIBRE      :               2.0  ”</w:t>
      </w:r>
    </w:p>
    <w:p w:rsidR="002A0312" w:rsidRDefault="002A0312" w:rsidP="002A0312">
      <w:pPr>
        <w:rPr>
          <w:b/>
        </w:rPr>
      </w:pPr>
      <w:r>
        <w:t>REFERENCIA:</w:t>
      </w:r>
      <w:r>
        <w:tab/>
      </w:r>
      <w:r>
        <w:rPr>
          <w:b/>
        </w:rPr>
        <w:t xml:space="preserve">TUCAN </w:t>
      </w:r>
    </w:p>
    <w:p w:rsidR="002A0312" w:rsidRDefault="00D054B6" w:rsidP="002A0312">
      <w:r>
        <w:t>CANTIDAD    :          110</w:t>
      </w:r>
      <w:r w:rsidR="002A0312">
        <w:t xml:space="preserve">    Kg</w:t>
      </w:r>
    </w:p>
    <w:p w:rsidR="002A0312" w:rsidRDefault="002A0312" w:rsidP="002A0312">
      <w:r>
        <w:t>COLORES:</w:t>
      </w:r>
      <w:r>
        <w:tab/>
      </w:r>
      <w:r>
        <w:tab/>
        <w:t>4   (   Según   Arte  )</w:t>
      </w:r>
    </w:p>
    <w:p w:rsidR="002A0312" w:rsidRDefault="002A0312" w:rsidP="002A0312">
      <w:r>
        <w:t>CARAS:</w:t>
      </w:r>
      <w:r>
        <w:tab/>
      </w:r>
      <w:r>
        <w:tab/>
        <w:t>1</w:t>
      </w:r>
    </w:p>
    <w:p w:rsidR="002A0312" w:rsidRDefault="002A0312" w:rsidP="002A0312">
      <w:r>
        <w:t>R EPETICIÓN:</w:t>
      </w:r>
      <w:r>
        <w:tab/>
        <w:t>9.5    cms</w:t>
      </w:r>
    </w:p>
    <w:p w:rsidR="002A0312" w:rsidRDefault="002A0312" w:rsidP="002A0312">
      <w:r>
        <w:t>RODILLO:</w:t>
      </w:r>
      <w:r>
        <w:tab/>
      </w:r>
      <w:r>
        <w:tab/>
        <w:t>30</w:t>
      </w:r>
    </w:p>
    <w:p w:rsidR="002A0312" w:rsidRDefault="002A0312" w:rsidP="002A0312">
      <w:pPr>
        <w:rPr>
          <w:b/>
        </w:rPr>
      </w:pPr>
      <w:r>
        <w:t>LAMINA:</w:t>
      </w:r>
      <w:r>
        <w:tab/>
      </w:r>
      <w:r>
        <w:tab/>
      </w:r>
      <w:r>
        <w:rPr>
          <w:b/>
        </w:rPr>
        <w:t>9.5 X 20   cms</w:t>
      </w:r>
    </w:p>
    <w:p w:rsidR="002A0312" w:rsidRDefault="002A0312" w:rsidP="002A0312">
      <w:r>
        <w:t>SELLADO:</w:t>
      </w:r>
      <w:r>
        <w:tab/>
      </w:r>
      <w:r>
        <w:tab/>
        <w:t>Para selle lateral.</w:t>
      </w:r>
    </w:p>
    <w:p w:rsidR="002A0312" w:rsidRDefault="002A0312" w:rsidP="002A0312">
      <w:r>
        <w:t xml:space="preserve"> </w:t>
      </w:r>
    </w:p>
    <w:p w:rsidR="002A0312" w:rsidRDefault="002A0312" w:rsidP="002A0312"/>
    <w:p w:rsidR="002A0312" w:rsidRDefault="002A0312" w:rsidP="002A0312">
      <w:r>
        <w:rPr>
          <w:b/>
          <w:bCs/>
          <w:u w:val="single"/>
        </w:rPr>
        <w:t>NOTA:</w:t>
      </w:r>
      <w:r>
        <w:t xml:space="preserve">  * Colores igual  muestras y pantones </w:t>
      </w:r>
    </w:p>
    <w:p w:rsidR="002A0312" w:rsidRDefault="002A0312" w:rsidP="002A0312">
      <w:pPr>
        <w:numPr>
          <w:ilvl w:val="0"/>
          <w:numId w:val="3"/>
        </w:numPr>
        <w:rPr>
          <w:b/>
        </w:rPr>
      </w:pPr>
      <w:r>
        <w:rPr>
          <w:b/>
        </w:rPr>
        <w:t xml:space="preserve">CONTROLAR EL ENBOTAMIENTO DE </w:t>
      </w:r>
      <w:smartTag w:uri="urn:schemas-microsoft-com:office:smarttags" w:element="PersonName">
        <w:smartTagPr>
          <w:attr w:name="ProductID" w:val="LA TINTA"/>
        </w:smartTagPr>
        <w:r>
          <w:rPr>
            <w:b/>
          </w:rPr>
          <w:t>LA TINTA</w:t>
        </w:r>
      </w:smartTag>
    </w:p>
    <w:p w:rsidR="002A0312" w:rsidRDefault="002A0312" w:rsidP="002A0312">
      <w:pPr>
        <w:ind w:left="885"/>
      </w:pPr>
    </w:p>
    <w:p w:rsidR="002A0312" w:rsidRDefault="002A0312" w:rsidP="002A0312">
      <w:pPr>
        <w:numPr>
          <w:ilvl w:val="0"/>
          <w:numId w:val="4"/>
        </w:numPr>
        <w:rPr>
          <w:b/>
          <w:u w:val="single"/>
        </w:rPr>
      </w:pPr>
      <w:r>
        <w:rPr>
          <w:b/>
          <w:u w:val="single"/>
        </w:rPr>
        <w:t>Se deben imprimir en 1 lote todo el material</w:t>
      </w:r>
    </w:p>
    <w:p w:rsidR="002A0312" w:rsidRDefault="002A0312" w:rsidP="002A0312">
      <w:pPr>
        <w:ind w:left="1500"/>
        <w:rPr>
          <w:u w:val="single"/>
        </w:rPr>
      </w:pPr>
    </w:p>
    <w:p w:rsidR="002A0312" w:rsidRDefault="002A0312" w:rsidP="002A0312">
      <w:pPr>
        <w:ind w:left="1500"/>
        <w:rPr>
          <w:u w:val="single"/>
        </w:rPr>
      </w:pPr>
    </w:p>
    <w:p w:rsidR="002A0312" w:rsidRDefault="002A0312" w:rsidP="002A0312">
      <w:pPr>
        <w:ind w:left="1500"/>
        <w:rPr>
          <w:b/>
          <w:u w:val="single"/>
        </w:rPr>
      </w:pPr>
      <w:r>
        <w:rPr>
          <w:b/>
          <w:u w:val="single"/>
        </w:rPr>
        <w:tab/>
      </w:r>
      <w:r>
        <w:rPr>
          <w:b/>
          <w:u w:val="single"/>
        </w:rPr>
        <w:tab/>
        <w:t xml:space="preserve">-  </w:t>
      </w:r>
      <w:r>
        <w:rPr>
          <w:b/>
          <w:sz w:val="28"/>
          <w:szCs w:val="28"/>
          <w:u w:val="single"/>
        </w:rPr>
        <w:t>L  4002</w:t>
      </w:r>
      <w:r w:rsidR="00441313">
        <w:rPr>
          <w:b/>
          <w:sz w:val="28"/>
          <w:szCs w:val="28"/>
          <w:u w:val="single"/>
        </w:rPr>
        <w:t>9</w:t>
      </w:r>
    </w:p>
    <w:p w:rsidR="002A0312" w:rsidRDefault="002A0312" w:rsidP="002A0312">
      <w:pPr>
        <w:rPr>
          <w:b/>
          <w:u w:val="single"/>
        </w:rPr>
      </w:pPr>
    </w:p>
    <w:p w:rsidR="002A0312" w:rsidRDefault="002A0312" w:rsidP="002A0312">
      <w:pPr>
        <w:ind w:left="885"/>
      </w:pPr>
    </w:p>
    <w:p w:rsidR="002A0312" w:rsidRDefault="002A0312" w:rsidP="002A0312">
      <w:pPr>
        <w:ind w:left="1500"/>
        <w:rPr>
          <w:u w:val="single"/>
        </w:rPr>
      </w:pPr>
    </w:p>
    <w:p w:rsidR="002A0312" w:rsidRDefault="002A0312" w:rsidP="002A0312">
      <w:r>
        <w:t>Agradezco la atención y colaboración prestada.</w:t>
      </w:r>
    </w:p>
    <w:p w:rsidR="002A0312" w:rsidRDefault="002A0312" w:rsidP="002A0312"/>
    <w:p w:rsidR="002A0312" w:rsidRDefault="002A0312" w:rsidP="002A0312">
      <w:r>
        <w:t>Cordialmente</w:t>
      </w:r>
    </w:p>
    <w:p w:rsidR="002A0312" w:rsidRDefault="002A0312" w:rsidP="002A0312"/>
    <w:p w:rsidR="002A0312" w:rsidRDefault="002A0312" w:rsidP="002A0312"/>
    <w:p w:rsidR="002A0312" w:rsidRDefault="002A0312" w:rsidP="002A0312">
      <w:r>
        <w:t>RICARDO CASAS ZAPATA</w:t>
      </w:r>
    </w:p>
    <w:p w:rsidR="002A0312" w:rsidRDefault="002A0312" w:rsidP="002A0312">
      <w:r>
        <w:t>Director.</w:t>
      </w:r>
    </w:p>
    <w:p w:rsidR="002A0312" w:rsidRDefault="002A0312" w:rsidP="002A0312">
      <w:pPr>
        <w:rPr>
          <w:b/>
        </w:rPr>
      </w:pPr>
    </w:p>
    <w:p w:rsidR="002A0312" w:rsidRDefault="002A0312" w:rsidP="005450D8"/>
    <w:p w:rsidR="002C0A2B" w:rsidRDefault="002C0A2B" w:rsidP="005450D8"/>
    <w:p w:rsidR="002C0A2B" w:rsidRDefault="002C0A2B" w:rsidP="002C0A2B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2C0A2B" w:rsidRDefault="002C0A2B" w:rsidP="002C0A2B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2C0A2B" w:rsidRDefault="002C0A2B" w:rsidP="002C0A2B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2C0A2B" w:rsidRDefault="002C0A2B" w:rsidP="002C0A2B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2C0A2B" w:rsidRDefault="002C0A2B" w:rsidP="002C0A2B"/>
    <w:p w:rsidR="002C0A2B" w:rsidRDefault="002C0A2B" w:rsidP="002C0A2B">
      <w:pPr>
        <w:pStyle w:val="Ttulo1"/>
      </w:pPr>
      <w:r>
        <w:t>ORDEN DE TRABAJO    N °      06491</w:t>
      </w:r>
    </w:p>
    <w:p w:rsidR="002C0A2B" w:rsidRDefault="002C0A2B" w:rsidP="002C0A2B"/>
    <w:p w:rsidR="002C0A2B" w:rsidRDefault="002C0A2B" w:rsidP="002C0A2B">
      <w:r>
        <w:t>FECHA:</w:t>
      </w:r>
      <w:r>
        <w:tab/>
        <w:t>Medellín, Mayo    20  de  2010</w:t>
      </w:r>
    </w:p>
    <w:p w:rsidR="002C0A2B" w:rsidRDefault="002C0A2B" w:rsidP="002C0A2B">
      <w:r>
        <w:t>PARA:</w:t>
      </w:r>
      <w:r>
        <w:tab/>
      </w:r>
      <w:r>
        <w:tab/>
        <w:t>PLÁSTICOS DARMA</w:t>
      </w:r>
    </w:p>
    <w:p w:rsidR="002C0A2B" w:rsidRDefault="002C0A2B" w:rsidP="002C0A2B">
      <w:r>
        <w:t>ATENCIÓN:</w:t>
      </w:r>
      <w:r>
        <w:tab/>
        <w:t>Sr. Darío Jaramillo</w:t>
      </w:r>
    </w:p>
    <w:p w:rsidR="002C0A2B" w:rsidRDefault="002C0A2B" w:rsidP="002C0A2B">
      <w:r>
        <w:tab/>
      </w:r>
      <w:r>
        <w:tab/>
        <w:t>Gerente.</w:t>
      </w:r>
    </w:p>
    <w:p w:rsidR="002C0A2B" w:rsidRDefault="002C0A2B" w:rsidP="002C0A2B"/>
    <w:p w:rsidR="002C0A2B" w:rsidRDefault="002C0A2B" w:rsidP="002C0A2B">
      <w:r>
        <w:t>Apreciado Don Darío:</w:t>
      </w:r>
    </w:p>
    <w:p w:rsidR="002C0A2B" w:rsidRDefault="002C0A2B" w:rsidP="002C0A2B"/>
    <w:p w:rsidR="002C0A2B" w:rsidRDefault="002C0A2B" w:rsidP="002C0A2B">
      <w:r>
        <w:t>Con la presente estamos solicitando el siguiente servicio de    IMPRESIÓN  :</w:t>
      </w:r>
    </w:p>
    <w:p w:rsidR="002C0A2B" w:rsidRDefault="002C0A2B" w:rsidP="002C0A2B"/>
    <w:p w:rsidR="002C0A2B" w:rsidRDefault="002C0A2B" w:rsidP="002C0A2B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2C0A2B" w:rsidRDefault="002C0A2B" w:rsidP="002C0A2B">
      <w:r>
        <w:t>MATERIAL   :           Polipropileno Lamina de   40  cms</w:t>
      </w:r>
    </w:p>
    <w:p w:rsidR="002C0A2B" w:rsidRDefault="002C0A2B" w:rsidP="002C0A2B">
      <w:r>
        <w:t xml:space="preserve">CALIBRE      :           </w:t>
      </w:r>
      <w:r w:rsidRPr="00FB6911">
        <w:rPr>
          <w:b/>
        </w:rPr>
        <w:t>2.0</w:t>
      </w:r>
      <w:r>
        <w:t xml:space="preserve">  ”</w:t>
      </w:r>
    </w:p>
    <w:p w:rsidR="002C0A2B" w:rsidRPr="00F36A72" w:rsidRDefault="002C0A2B" w:rsidP="002C0A2B">
      <w:pPr>
        <w:rPr>
          <w:b/>
        </w:rPr>
      </w:pPr>
      <w:r>
        <w:t>REFERENCIA:</w:t>
      </w:r>
      <w:r>
        <w:tab/>
      </w:r>
      <w:r>
        <w:rPr>
          <w:b/>
        </w:rPr>
        <w:t xml:space="preserve">DON   LIMON </w:t>
      </w:r>
    </w:p>
    <w:p w:rsidR="002C0A2B" w:rsidRDefault="002C0A2B" w:rsidP="002C0A2B">
      <w:r>
        <w:t>CANTIDAD    :         90</w:t>
      </w:r>
      <w:r w:rsidRPr="00F06B36">
        <w:rPr>
          <w:b/>
        </w:rPr>
        <w:t xml:space="preserve">    Kg</w:t>
      </w:r>
    </w:p>
    <w:p w:rsidR="002C0A2B" w:rsidRDefault="002C0A2B" w:rsidP="002C0A2B">
      <w:r>
        <w:t>COLORES:</w:t>
      </w:r>
      <w:r>
        <w:tab/>
      </w:r>
      <w:r>
        <w:tab/>
        <w:t>3   (   Según Muestra  )</w:t>
      </w:r>
    </w:p>
    <w:p w:rsidR="002C0A2B" w:rsidRDefault="002C0A2B" w:rsidP="002C0A2B">
      <w:r>
        <w:t>CARAS:</w:t>
      </w:r>
      <w:r>
        <w:tab/>
      </w:r>
      <w:r>
        <w:tab/>
        <w:t>1</w:t>
      </w:r>
    </w:p>
    <w:p w:rsidR="002C0A2B" w:rsidRDefault="002C0A2B" w:rsidP="002C0A2B">
      <w:r>
        <w:t>R EPETICIÓN:</w:t>
      </w:r>
      <w:r>
        <w:tab/>
        <w:t>9.5    cms</w:t>
      </w:r>
    </w:p>
    <w:p w:rsidR="002C0A2B" w:rsidRDefault="002C0A2B" w:rsidP="002C0A2B">
      <w:r>
        <w:t>RODILLO:</w:t>
      </w:r>
      <w:r>
        <w:tab/>
      </w:r>
      <w:r>
        <w:tab/>
      </w:r>
      <w:r w:rsidRPr="007C0A03">
        <w:rPr>
          <w:b/>
        </w:rPr>
        <w:t>30</w:t>
      </w:r>
    </w:p>
    <w:p w:rsidR="002C0A2B" w:rsidRDefault="002C0A2B" w:rsidP="002C0A2B">
      <w:r>
        <w:t>LAMINA:</w:t>
      </w:r>
      <w:r>
        <w:tab/>
      </w:r>
      <w:r>
        <w:tab/>
        <w:t>9.5 X 20   cms</w:t>
      </w:r>
    </w:p>
    <w:p w:rsidR="002C0A2B" w:rsidRDefault="002C0A2B" w:rsidP="002C0A2B">
      <w:r>
        <w:t>SELLADO:</w:t>
      </w:r>
      <w:r>
        <w:tab/>
      </w:r>
      <w:r>
        <w:tab/>
        <w:t>Para selle lateral.</w:t>
      </w:r>
    </w:p>
    <w:p w:rsidR="002C0A2B" w:rsidRDefault="002C0A2B" w:rsidP="002C0A2B">
      <w:r>
        <w:t xml:space="preserve"> </w:t>
      </w:r>
    </w:p>
    <w:p w:rsidR="002C0A2B" w:rsidRDefault="002C0A2B" w:rsidP="002C0A2B">
      <w:r>
        <w:rPr>
          <w:b/>
          <w:bCs/>
          <w:u w:val="single"/>
        </w:rPr>
        <w:t>NOTA:</w:t>
      </w:r>
      <w:r>
        <w:t xml:space="preserve">  * Los cyreles   se  encuentran en su planta</w:t>
      </w:r>
    </w:p>
    <w:p w:rsidR="002C0A2B" w:rsidRDefault="002C0A2B" w:rsidP="002C0A2B">
      <w:pPr>
        <w:numPr>
          <w:ilvl w:val="0"/>
          <w:numId w:val="1"/>
        </w:numPr>
      </w:pPr>
      <w:r>
        <w:t>Colores igual  pantones</w:t>
      </w:r>
    </w:p>
    <w:p w:rsidR="002C0A2B" w:rsidRDefault="002C0A2B" w:rsidP="002C0A2B"/>
    <w:p w:rsidR="002C0A2B" w:rsidRDefault="002C0A2B" w:rsidP="002C0A2B">
      <w:pPr>
        <w:ind w:left="885"/>
      </w:pPr>
    </w:p>
    <w:p w:rsidR="002C0A2B" w:rsidRPr="00DC02C1" w:rsidRDefault="002C0A2B" w:rsidP="002C0A2B">
      <w:pPr>
        <w:numPr>
          <w:ilvl w:val="0"/>
          <w:numId w:val="2"/>
        </w:numPr>
        <w:rPr>
          <w:b/>
          <w:u w:val="single"/>
        </w:rPr>
      </w:pPr>
      <w:r>
        <w:rPr>
          <w:b/>
          <w:u w:val="single"/>
        </w:rPr>
        <w:t>Se deben imprimir en  1  lote todo el  material</w:t>
      </w:r>
    </w:p>
    <w:p w:rsidR="002C0A2B" w:rsidRDefault="002C0A2B" w:rsidP="002C0A2B">
      <w:pPr>
        <w:ind w:left="1500"/>
        <w:rPr>
          <w:u w:val="single"/>
        </w:rPr>
      </w:pPr>
    </w:p>
    <w:p w:rsidR="002C0A2B" w:rsidRDefault="002C0A2B" w:rsidP="002C0A2B">
      <w:pPr>
        <w:ind w:left="1500"/>
        <w:rPr>
          <w:u w:val="single"/>
        </w:rPr>
      </w:pPr>
    </w:p>
    <w:p w:rsidR="002C0A2B" w:rsidRPr="002246C1" w:rsidRDefault="002C0A2B" w:rsidP="002C0A2B">
      <w:pPr>
        <w:numPr>
          <w:ilvl w:val="0"/>
          <w:numId w:val="2"/>
        </w:num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 xml:space="preserve">Lote  </w:t>
      </w:r>
      <w:r>
        <w:rPr>
          <w:b/>
          <w:sz w:val="32"/>
          <w:szCs w:val="32"/>
          <w:u w:val="single"/>
        </w:rPr>
        <w:tab/>
      </w:r>
      <w:r>
        <w:rPr>
          <w:b/>
          <w:sz w:val="32"/>
          <w:szCs w:val="32"/>
          <w:u w:val="single"/>
        </w:rPr>
        <w:tab/>
      </w:r>
      <w:r>
        <w:rPr>
          <w:b/>
          <w:sz w:val="32"/>
          <w:szCs w:val="32"/>
          <w:u w:val="single"/>
        </w:rPr>
        <w:tab/>
        <w:t>42033</w:t>
      </w:r>
    </w:p>
    <w:p w:rsidR="002C0A2B" w:rsidRDefault="002C0A2B" w:rsidP="002C0A2B">
      <w:pPr>
        <w:ind w:left="1500"/>
        <w:rPr>
          <w:u w:val="single"/>
        </w:rPr>
      </w:pPr>
    </w:p>
    <w:p w:rsidR="002C0A2B" w:rsidRDefault="002C0A2B" w:rsidP="002C0A2B">
      <w:pPr>
        <w:ind w:left="1500"/>
        <w:rPr>
          <w:u w:val="single"/>
        </w:rPr>
      </w:pPr>
    </w:p>
    <w:p w:rsidR="002C0A2B" w:rsidRDefault="002C0A2B" w:rsidP="002C0A2B">
      <w:r>
        <w:t>Agradezco la atención y colaboración prestada.</w:t>
      </w:r>
    </w:p>
    <w:p w:rsidR="002C0A2B" w:rsidRDefault="002C0A2B" w:rsidP="002C0A2B"/>
    <w:p w:rsidR="002C0A2B" w:rsidRDefault="002C0A2B" w:rsidP="002C0A2B">
      <w:r>
        <w:t>Cordialmente</w:t>
      </w:r>
    </w:p>
    <w:p w:rsidR="002C0A2B" w:rsidRDefault="002C0A2B" w:rsidP="002C0A2B"/>
    <w:p w:rsidR="002C0A2B" w:rsidRDefault="002C0A2B" w:rsidP="002C0A2B"/>
    <w:p w:rsidR="002C0A2B" w:rsidRDefault="002C0A2B" w:rsidP="002C0A2B">
      <w:r>
        <w:t>RICARDO CASAS ZAPATA</w:t>
      </w:r>
    </w:p>
    <w:p w:rsidR="002C0A2B" w:rsidRDefault="002C0A2B" w:rsidP="002C0A2B">
      <w:r>
        <w:t>Director.</w:t>
      </w:r>
    </w:p>
    <w:p w:rsidR="002C0A2B" w:rsidRDefault="002C0A2B" w:rsidP="002C0A2B">
      <w:pPr>
        <w:rPr>
          <w:b/>
        </w:rPr>
      </w:pPr>
    </w:p>
    <w:p w:rsidR="002C0A2B" w:rsidRDefault="002C0A2B" w:rsidP="005450D8"/>
    <w:p w:rsidR="00E1033D" w:rsidRDefault="00E1033D" w:rsidP="005450D8"/>
    <w:p w:rsidR="00E1033D" w:rsidRDefault="00E1033D" w:rsidP="005450D8"/>
    <w:p w:rsidR="00E1033D" w:rsidRDefault="00E1033D" w:rsidP="005450D8"/>
    <w:p w:rsidR="00E1033D" w:rsidRDefault="00E1033D" w:rsidP="005450D8"/>
    <w:p w:rsidR="00E1033D" w:rsidRDefault="00E1033D" w:rsidP="00E1033D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E1033D" w:rsidRDefault="00E1033D" w:rsidP="00E1033D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E1033D" w:rsidRDefault="00E1033D" w:rsidP="00E1033D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E1033D" w:rsidRDefault="00E1033D" w:rsidP="00E1033D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E1033D" w:rsidRDefault="00E1033D" w:rsidP="00E1033D">
      <w:pPr>
        <w:rPr>
          <w:b/>
          <w:bCs/>
        </w:rPr>
      </w:pPr>
    </w:p>
    <w:p w:rsidR="00E1033D" w:rsidRDefault="00E1033D" w:rsidP="00E1033D">
      <w:pPr>
        <w:pStyle w:val="Ttulo1"/>
      </w:pPr>
      <w:r>
        <w:t>ORDEN DE TRABAJO N°      06570</w:t>
      </w:r>
    </w:p>
    <w:p w:rsidR="00E1033D" w:rsidRDefault="00E1033D" w:rsidP="00E1033D"/>
    <w:p w:rsidR="00E1033D" w:rsidRDefault="00E1033D" w:rsidP="00E1033D"/>
    <w:p w:rsidR="00E1033D" w:rsidRDefault="00E1033D" w:rsidP="00E1033D">
      <w:r>
        <w:t>FECHA:</w:t>
      </w:r>
      <w:r>
        <w:tab/>
        <w:t>Medellín,  Mayo     12    de</w:t>
      </w:r>
      <w:r w:rsidR="00F53F8C">
        <w:t xml:space="preserve"> </w:t>
      </w:r>
      <w:r>
        <w:t xml:space="preserve"> 2010</w:t>
      </w:r>
    </w:p>
    <w:p w:rsidR="00E1033D" w:rsidRDefault="00E1033D" w:rsidP="00E1033D">
      <w:r>
        <w:t>PARA:</w:t>
      </w:r>
      <w:r>
        <w:tab/>
      </w:r>
      <w:r>
        <w:tab/>
        <w:t>PLÁSTICOS DARMA</w:t>
      </w:r>
    </w:p>
    <w:p w:rsidR="00E1033D" w:rsidRDefault="00E1033D" w:rsidP="00E1033D">
      <w:r>
        <w:t>ATENCIÓN:</w:t>
      </w:r>
      <w:r>
        <w:tab/>
        <w:t>Sr. Darío Jaramillo</w:t>
      </w:r>
    </w:p>
    <w:p w:rsidR="00E1033D" w:rsidRDefault="00E1033D" w:rsidP="00E1033D">
      <w:r>
        <w:tab/>
      </w:r>
      <w:r>
        <w:tab/>
        <w:t>Gerente.</w:t>
      </w:r>
    </w:p>
    <w:p w:rsidR="00E1033D" w:rsidRDefault="00E1033D" w:rsidP="00E1033D"/>
    <w:p w:rsidR="00E1033D" w:rsidRDefault="00E1033D" w:rsidP="00E1033D">
      <w:r>
        <w:t>Apreciado Don Darío :</w:t>
      </w:r>
    </w:p>
    <w:p w:rsidR="00E1033D" w:rsidRDefault="00E1033D" w:rsidP="00E1033D">
      <w:r>
        <w:t xml:space="preserve"> </w:t>
      </w:r>
    </w:p>
    <w:p w:rsidR="00E1033D" w:rsidRDefault="00E1033D" w:rsidP="00E1033D">
      <w:r>
        <w:t>Con la presente estamos solicitando el siguiente servicio de   IMPRESIÓN  :</w:t>
      </w:r>
    </w:p>
    <w:p w:rsidR="00E1033D" w:rsidRDefault="00E1033D" w:rsidP="00E1033D"/>
    <w:p w:rsidR="00E1033D" w:rsidRDefault="00E1033D" w:rsidP="00E1033D">
      <w:pPr>
        <w:rPr>
          <w:b/>
          <w:bCs/>
          <w:u w:val="single"/>
        </w:rPr>
      </w:pPr>
    </w:p>
    <w:p w:rsidR="00E1033D" w:rsidRDefault="00E1033D" w:rsidP="00E1033D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E1033D" w:rsidRDefault="00E1033D" w:rsidP="00E1033D"/>
    <w:p w:rsidR="00E1033D" w:rsidRDefault="00E1033D" w:rsidP="00E1033D">
      <w:r>
        <w:t>MATERIAL:</w:t>
      </w:r>
      <w:r>
        <w:tab/>
      </w:r>
      <w:r>
        <w:tab/>
        <w:t>Polietileno     Lamina    Transparente COEXTRUIDA</w:t>
      </w:r>
    </w:p>
    <w:p w:rsidR="00E1033D" w:rsidRDefault="00E1033D" w:rsidP="00E1033D">
      <w:r>
        <w:t>MEDIDA:</w:t>
      </w:r>
      <w:r>
        <w:tab/>
      </w:r>
      <w:r>
        <w:tab/>
      </w:r>
      <w:r>
        <w:rPr>
          <w:b/>
        </w:rPr>
        <w:t xml:space="preserve">32.5 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E1033D" w:rsidRPr="006D12B2" w:rsidRDefault="00E1033D" w:rsidP="00E1033D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E1033D" w:rsidRDefault="00E1033D" w:rsidP="00E1033D">
      <w:r>
        <w:t>TRATADO:</w:t>
      </w:r>
      <w:r>
        <w:tab/>
      </w:r>
      <w:r>
        <w:tab/>
        <w:t>1  Cara</w:t>
      </w:r>
    </w:p>
    <w:p w:rsidR="00E1033D" w:rsidRDefault="00E1033D" w:rsidP="00E1033D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>
        <w:rPr>
          <w:b/>
        </w:rPr>
        <w:t xml:space="preserve">300  </w:t>
      </w:r>
      <w:r w:rsidRPr="00900A5A">
        <w:rPr>
          <w:b/>
        </w:rPr>
        <w:t xml:space="preserve">  Kg</w:t>
      </w:r>
      <w:r>
        <w:t>.</w:t>
      </w:r>
    </w:p>
    <w:p w:rsidR="00E1033D" w:rsidRDefault="00E1033D" w:rsidP="00E1033D">
      <w:r>
        <w:t>COLORES:</w:t>
      </w:r>
      <w:r>
        <w:tab/>
      </w:r>
      <w:r>
        <w:tab/>
        <w:t xml:space="preserve">3    ( Blanco – Negro - Verde   )   </w:t>
      </w:r>
    </w:p>
    <w:p w:rsidR="00E1033D" w:rsidRDefault="00E1033D" w:rsidP="00E1033D">
      <w:r>
        <w:t>CARAS:</w:t>
      </w:r>
      <w:r>
        <w:tab/>
      </w:r>
      <w:r>
        <w:tab/>
        <w:t>1  (3 x 1  )</w:t>
      </w:r>
    </w:p>
    <w:p w:rsidR="00E1033D" w:rsidRDefault="00E1033D" w:rsidP="00E1033D">
      <w:r>
        <w:t>REPETICIÓN:</w:t>
      </w:r>
      <w:r>
        <w:tab/>
        <w:t xml:space="preserve">11   Cms   </w:t>
      </w:r>
    </w:p>
    <w:p w:rsidR="00E1033D" w:rsidRPr="00900A5A" w:rsidRDefault="00E1033D" w:rsidP="00E1033D">
      <w:pPr>
        <w:rPr>
          <w:b/>
        </w:rPr>
      </w:pPr>
      <w:r>
        <w:t xml:space="preserve">RODILLO  :               </w:t>
      </w:r>
      <w:r>
        <w:rPr>
          <w:b/>
        </w:rPr>
        <w:t>45</w:t>
      </w:r>
    </w:p>
    <w:p w:rsidR="00E1033D" w:rsidRDefault="00E1033D" w:rsidP="00E1033D">
      <w:r>
        <w:t>LAMINA:</w:t>
      </w:r>
      <w:r>
        <w:tab/>
      </w:r>
      <w:r>
        <w:tab/>
        <w:t>15.5    Cms    REFILADA PARA EMPAQUETADORA</w:t>
      </w:r>
    </w:p>
    <w:p w:rsidR="00E1033D" w:rsidRDefault="00E1033D" w:rsidP="00E1033D">
      <w:r>
        <w:t>FOTOCAELDA:</w:t>
      </w:r>
      <w:r>
        <w:tab/>
        <w:t>Según muestra con doble  color</w:t>
      </w:r>
    </w:p>
    <w:p w:rsidR="00E1033D" w:rsidRPr="00146B92" w:rsidRDefault="00E1033D" w:rsidP="00E1033D">
      <w:pPr>
        <w:rPr>
          <w:b/>
        </w:rPr>
      </w:pPr>
      <w:r>
        <w:t>REFERENCIA:</w:t>
      </w:r>
      <w:r>
        <w:tab/>
      </w:r>
      <w:r>
        <w:rPr>
          <w:b/>
        </w:rPr>
        <w:t xml:space="preserve">PULPA    </w:t>
      </w:r>
      <w:r>
        <w:rPr>
          <w:b/>
          <w:u w:val="single"/>
        </w:rPr>
        <w:t>MANGO</w:t>
      </w:r>
      <w:r>
        <w:rPr>
          <w:b/>
        </w:rPr>
        <w:t xml:space="preserve">    90  GMS</w:t>
      </w:r>
    </w:p>
    <w:p w:rsidR="00E1033D" w:rsidRDefault="00E1033D" w:rsidP="00E1033D">
      <w:r>
        <w:tab/>
      </w:r>
      <w:r>
        <w:tab/>
      </w:r>
      <w:r>
        <w:tab/>
      </w:r>
    </w:p>
    <w:p w:rsidR="00E1033D" w:rsidRDefault="00E1033D" w:rsidP="00E1033D"/>
    <w:p w:rsidR="00E1033D" w:rsidRDefault="00E1033D" w:rsidP="00E1033D">
      <w:r>
        <w:rPr>
          <w:b/>
          <w:bCs/>
          <w:u w:val="single"/>
        </w:rPr>
        <w:t>NOTA:</w:t>
      </w:r>
      <w:r>
        <w:t xml:space="preserve">  </w:t>
      </w:r>
      <w:r w:rsidR="00F53F8C">
        <w:t>- Cyreles  en su planta</w:t>
      </w:r>
      <w:r>
        <w:tab/>
      </w:r>
    </w:p>
    <w:p w:rsidR="00E1033D" w:rsidRDefault="00E1033D" w:rsidP="00E1033D">
      <w:pPr>
        <w:pStyle w:val="Prrafodelista"/>
        <w:numPr>
          <w:ilvl w:val="0"/>
          <w:numId w:val="2"/>
        </w:numPr>
      </w:pPr>
      <w:r>
        <w:t xml:space="preserve"> Se aprueba  impresión</w:t>
      </w:r>
    </w:p>
    <w:p w:rsidR="00E1033D" w:rsidRDefault="00E1033D" w:rsidP="00E1033D">
      <w:pPr>
        <w:pStyle w:val="Prrafodelista"/>
        <w:numPr>
          <w:ilvl w:val="0"/>
          <w:numId w:val="2"/>
        </w:numPr>
      </w:pPr>
      <w:r>
        <w:t>UTILIZAR  TINTAS ANTIGRASA</w:t>
      </w:r>
    </w:p>
    <w:p w:rsidR="00E1033D" w:rsidRPr="00492713" w:rsidRDefault="00E1033D" w:rsidP="00E1033D">
      <w:pPr>
        <w:ind w:left="1500"/>
        <w:rPr>
          <w:b/>
          <w:sz w:val="28"/>
          <w:szCs w:val="28"/>
        </w:rPr>
      </w:pPr>
    </w:p>
    <w:p w:rsidR="00E1033D" w:rsidRDefault="00E1033D" w:rsidP="00E1033D"/>
    <w:p w:rsidR="00E1033D" w:rsidRDefault="00E1033D" w:rsidP="00E1033D"/>
    <w:p w:rsidR="00E1033D" w:rsidRDefault="00E1033D" w:rsidP="00E1033D">
      <w:r>
        <w:t>Agradezco la atención y colaboración prestada.</w:t>
      </w:r>
    </w:p>
    <w:p w:rsidR="00E1033D" w:rsidRDefault="00E1033D" w:rsidP="00E1033D"/>
    <w:p w:rsidR="00E1033D" w:rsidRDefault="00E1033D" w:rsidP="00E1033D">
      <w:r>
        <w:t>Cordialmente,</w:t>
      </w:r>
    </w:p>
    <w:p w:rsidR="00E1033D" w:rsidRDefault="00E1033D" w:rsidP="00E1033D"/>
    <w:p w:rsidR="00E1033D" w:rsidRPr="00F4077E" w:rsidRDefault="00E1033D" w:rsidP="00E1033D">
      <w:pPr>
        <w:rPr>
          <w:b/>
        </w:rPr>
      </w:pPr>
    </w:p>
    <w:p w:rsidR="00E1033D" w:rsidRDefault="00E1033D" w:rsidP="00E1033D"/>
    <w:p w:rsidR="00E1033D" w:rsidRDefault="00E1033D" w:rsidP="00E1033D">
      <w:r>
        <w:t>RICARDO CASAS ZAPATA</w:t>
      </w:r>
    </w:p>
    <w:p w:rsidR="00E1033D" w:rsidRDefault="00E1033D" w:rsidP="00E1033D">
      <w:r>
        <w:t>Director.</w:t>
      </w:r>
    </w:p>
    <w:p w:rsidR="00E1033D" w:rsidRDefault="00E1033D" w:rsidP="00E1033D">
      <w:pPr>
        <w:rPr>
          <w:b/>
        </w:rPr>
      </w:pPr>
    </w:p>
    <w:p w:rsidR="00E1033D" w:rsidRDefault="00E1033D" w:rsidP="005450D8"/>
    <w:p w:rsidR="00F53F8C" w:rsidRDefault="00F53F8C" w:rsidP="00F53F8C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F53F8C" w:rsidRDefault="00F53F8C" w:rsidP="00F53F8C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F53F8C" w:rsidRDefault="00F53F8C" w:rsidP="00F53F8C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F53F8C" w:rsidRDefault="00F53F8C" w:rsidP="00F53F8C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F53F8C" w:rsidRDefault="00F53F8C" w:rsidP="00F53F8C">
      <w:pPr>
        <w:rPr>
          <w:b/>
          <w:bCs/>
        </w:rPr>
      </w:pPr>
    </w:p>
    <w:p w:rsidR="00F53F8C" w:rsidRDefault="00F53F8C" w:rsidP="00F53F8C">
      <w:pPr>
        <w:pStyle w:val="Ttulo1"/>
      </w:pPr>
      <w:r>
        <w:t>ORDEN DE TRABAJO N°      06569</w:t>
      </w:r>
    </w:p>
    <w:p w:rsidR="00F53F8C" w:rsidRDefault="00F53F8C" w:rsidP="00F53F8C"/>
    <w:p w:rsidR="00F53F8C" w:rsidRDefault="00F53F8C" w:rsidP="00F53F8C"/>
    <w:p w:rsidR="00F53F8C" w:rsidRDefault="00F53F8C" w:rsidP="00F53F8C">
      <w:r>
        <w:t>FECHA:</w:t>
      </w:r>
      <w:r>
        <w:tab/>
        <w:t xml:space="preserve">Medellín,  Mayo    12    de </w:t>
      </w:r>
      <w:r w:rsidR="00E742B3">
        <w:t xml:space="preserve"> </w:t>
      </w:r>
      <w:r>
        <w:t>2010</w:t>
      </w:r>
    </w:p>
    <w:p w:rsidR="00F53F8C" w:rsidRDefault="00F53F8C" w:rsidP="00F53F8C">
      <w:r>
        <w:t>PARA:</w:t>
      </w:r>
      <w:r>
        <w:tab/>
      </w:r>
      <w:r>
        <w:tab/>
        <w:t>PLÁSTICOS DARMA</w:t>
      </w:r>
    </w:p>
    <w:p w:rsidR="00F53F8C" w:rsidRDefault="00F53F8C" w:rsidP="00F53F8C">
      <w:r>
        <w:t>ATENCIÓN:</w:t>
      </w:r>
      <w:r>
        <w:tab/>
        <w:t>Sr. Darío Jaramillo</w:t>
      </w:r>
    </w:p>
    <w:p w:rsidR="00F53F8C" w:rsidRDefault="00F53F8C" w:rsidP="00F53F8C">
      <w:r>
        <w:tab/>
      </w:r>
      <w:r>
        <w:tab/>
        <w:t>Gerente.</w:t>
      </w:r>
    </w:p>
    <w:p w:rsidR="00F53F8C" w:rsidRDefault="00F53F8C" w:rsidP="00F53F8C"/>
    <w:p w:rsidR="00F53F8C" w:rsidRDefault="00F53F8C" w:rsidP="00F53F8C">
      <w:r>
        <w:t>Apreciado Don Darío :</w:t>
      </w:r>
    </w:p>
    <w:p w:rsidR="00F53F8C" w:rsidRDefault="00F53F8C" w:rsidP="00F53F8C">
      <w:r>
        <w:t xml:space="preserve"> </w:t>
      </w:r>
    </w:p>
    <w:p w:rsidR="00F53F8C" w:rsidRDefault="00F53F8C" w:rsidP="00F53F8C">
      <w:r>
        <w:t>Con la presente estamos solicitando el siguiente servicio de   IMPRESIÓN  :</w:t>
      </w:r>
    </w:p>
    <w:p w:rsidR="00F53F8C" w:rsidRDefault="00F53F8C" w:rsidP="00F53F8C"/>
    <w:p w:rsidR="00F53F8C" w:rsidRDefault="00F53F8C" w:rsidP="00F53F8C">
      <w:pPr>
        <w:rPr>
          <w:b/>
          <w:bCs/>
          <w:u w:val="single"/>
        </w:rPr>
      </w:pPr>
    </w:p>
    <w:p w:rsidR="00F53F8C" w:rsidRDefault="00F53F8C" w:rsidP="00F53F8C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F53F8C" w:rsidRDefault="00F53F8C" w:rsidP="00F53F8C"/>
    <w:p w:rsidR="00F53F8C" w:rsidRDefault="00F53F8C" w:rsidP="00F53F8C">
      <w:r>
        <w:t>MATERIAL:</w:t>
      </w:r>
      <w:r>
        <w:tab/>
      </w:r>
      <w:r>
        <w:tab/>
        <w:t>Polietileno     Lamina    Transparente COEXTRUIDA</w:t>
      </w:r>
    </w:p>
    <w:p w:rsidR="00F53F8C" w:rsidRDefault="00F53F8C" w:rsidP="00F53F8C">
      <w:r>
        <w:t>MEDIDA:</w:t>
      </w:r>
      <w:r>
        <w:tab/>
      </w:r>
      <w:r>
        <w:tab/>
      </w:r>
      <w:r>
        <w:rPr>
          <w:b/>
        </w:rPr>
        <w:t xml:space="preserve">32.5 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F53F8C" w:rsidRPr="006D12B2" w:rsidRDefault="00F53F8C" w:rsidP="00F53F8C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F53F8C" w:rsidRDefault="00F53F8C" w:rsidP="00F53F8C">
      <w:r>
        <w:t>TRATADO:</w:t>
      </w:r>
      <w:r>
        <w:tab/>
      </w:r>
      <w:r>
        <w:tab/>
        <w:t>1  Cara</w:t>
      </w:r>
    </w:p>
    <w:p w:rsidR="00F53F8C" w:rsidRDefault="00F53F8C" w:rsidP="00F53F8C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 w:rsidR="006765A3">
        <w:rPr>
          <w:b/>
        </w:rPr>
        <w:t>30</w:t>
      </w:r>
      <w:r>
        <w:rPr>
          <w:b/>
        </w:rPr>
        <w:t xml:space="preserve">0  </w:t>
      </w:r>
      <w:r w:rsidRPr="00900A5A">
        <w:rPr>
          <w:b/>
        </w:rPr>
        <w:t xml:space="preserve">  Kg</w:t>
      </w:r>
      <w:r>
        <w:t>.</w:t>
      </w:r>
    </w:p>
    <w:p w:rsidR="00F53F8C" w:rsidRDefault="00F53F8C" w:rsidP="00F53F8C">
      <w:r>
        <w:t>COLORES:</w:t>
      </w:r>
      <w:r>
        <w:tab/>
      </w:r>
      <w:r>
        <w:tab/>
        <w:t xml:space="preserve">3    ( Blanco – Negro - Verde   )   </w:t>
      </w:r>
    </w:p>
    <w:p w:rsidR="00F53F8C" w:rsidRDefault="00F53F8C" w:rsidP="00F53F8C">
      <w:r>
        <w:t>CARAS:</w:t>
      </w:r>
      <w:r>
        <w:tab/>
      </w:r>
      <w:r>
        <w:tab/>
        <w:t>1  (3 x 1  )</w:t>
      </w:r>
    </w:p>
    <w:p w:rsidR="00F53F8C" w:rsidRDefault="00F53F8C" w:rsidP="00F53F8C">
      <w:r>
        <w:t>REPETICIÓN:</w:t>
      </w:r>
      <w:r>
        <w:tab/>
        <w:t xml:space="preserve">11   Cms   </w:t>
      </w:r>
    </w:p>
    <w:p w:rsidR="00F53F8C" w:rsidRPr="00900A5A" w:rsidRDefault="00F53F8C" w:rsidP="00F53F8C">
      <w:pPr>
        <w:rPr>
          <w:b/>
        </w:rPr>
      </w:pPr>
      <w:r>
        <w:t xml:space="preserve">RODILLO  :               </w:t>
      </w:r>
      <w:r>
        <w:rPr>
          <w:b/>
        </w:rPr>
        <w:t>45</w:t>
      </w:r>
    </w:p>
    <w:p w:rsidR="00F53F8C" w:rsidRDefault="00F53F8C" w:rsidP="00F53F8C">
      <w:r>
        <w:t>LAMINA:</w:t>
      </w:r>
      <w:r>
        <w:tab/>
      </w:r>
      <w:r>
        <w:tab/>
        <w:t>15.5    Cms    REFILADA PARA EMPAQUETADORA</w:t>
      </w:r>
    </w:p>
    <w:p w:rsidR="00F53F8C" w:rsidRDefault="00F53F8C" w:rsidP="00F53F8C">
      <w:r>
        <w:t>FOTOCAELDA:</w:t>
      </w:r>
      <w:r>
        <w:tab/>
        <w:t>Según muestra con doble  color</w:t>
      </w:r>
    </w:p>
    <w:p w:rsidR="00F53F8C" w:rsidRPr="00146B92" w:rsidRDefault="00F53F8C" w:rsidP="00F53F8C">
      <w:pPr>
        <w:rPr>
          <w:b/>
        </w:rPr>
      </w:pPr>
      <w:r>
        <w:t>REFERENCIA:</w:t>
      </w:r>
      <w:r>
        <w:tab/>
      </w:r>
      <w:r>
        <w:rPr>
          <w:b/>
        </w:rPr>
        <w:t xml:space="preserve">PULPA    </w:t>
      </w:r>
      <w:r>
        <w:rPr>
          <w:b/>
          <w:u w:val="single"/>
        </w:rPr>
        <w:t>LULO</w:t>
      </w:r>
      <w:r>
        <w:rPr>
          <w:b/>
        </w:rPr>
        <w:t xml:space="preserve">    90  GMS</w:t>
      </w:r>
    </w:p>
    <w:p w:rsidR="00F53F8C" w:rsidRDefault="00F53F8C" w:rsidP="00F53F8C">
      <w:r>
        <w:tab/>
      </w:r>
      <w:r>
        <w:tab/>
      </w:r>
      <w:r>
        <w:tab/>
      </w:r>
    </w:p>
    <w:p w:rsidR="00F53F8C" w:rsidRDefault="00F53F8C" w:rsidP="00F53F8C"/>
    <w:p w:rsidR="00F53F8C" w:rsidRDefault="00F53F8C" w:rsidP="00F53F8C">
      <w:r>
        <w:rPr>
          <w:b/>
          <w:bCs/>
          <w:u w:val="single"/>
        </w:rPr>
        <w:t>NOTA:</w:t>
      </w:r>
      <w:r>
        <w:t xml:space="preserve">  - Cyreles   en  su planta</w:t>
      </w:r>
      <w:r>
        <w:tab/>
      </w:r>
    </w:p>
    <w:p w:rsidR="00F53F8C" w:rsidRDefault="00F53F8C" w:rsidP="00F53F8C">
      <w:pPr>
        <w:pStyle w:val="Prrafodelista"/>
        <w:numPr>
          <w:ilvl w:val="0"/>
          <w:numId w:val="2"/>
        </w:numPr>
      </w:pPr>
      <w:r>
        <w:t xml:space="preserve"> Se aprueba  impresión</w:t>
      </w:r>
    </w:p>
    <w:p w:rsidR="00F53F8C" w:rsidRDefault="00F53F8C" w:rsidP="00F53F8C">
      <w:pPr>
        <w:pStyle w:val="Prrafodelista"/>
        <w:numPr>
          <w:ilvl w:val="0"/>
          <w:numId w:val="2"/>
        </w:numPr>
      </w:pPr>
      <w:r>
        <w:t>UTILIZAR  TINTAS ANTIGRASA</w:t>
      </w:r>
    </w:p>
    <w:p w:rsidR="00F53F8C" w:rsidRPr="00492713" w:rsidRDefault="00F53F8C" w:rsidP="00F53F8C">
      <w:pPr>
        <w:ind w:left="1500"/>
        <w:rPr>
          <w:b/>
          <w:sz w:val="28"/>
          <w:szCs w:val="28"/>
        </w:rPr>
      </w:pPr>
    </w:p>
    <w:p w:rsidR="00F53F8C" w:rsidRDefault="00F53F8C" w:rsidP="00F53F8C"/>
    <w:p w:rsidR="00F53F8C" w:rsidRDefault="00F53F8C" w:rsidP="00F53F8C"/>
    <w:p w:rsidR="00F53F8C" w:rsidRDefault="00F53F8C" w:rsidP="00F53F8C">
      <w:r>
        <w:t>Agradezco la atención y colaboración prestada.</w:t>
      </w:r>
    </w:p>
    <w:p w:rsidR="00F53F8C" w:rsidRDefault="00F53F8C" w:rsidP="00F53F8C"/>
    <w:p w:rsidR="00F53F8C" w:rsidRDefault="00F53F8C" w:rsidP="00F53F8C">
      <w:r>
        <w:t>Cordialmente,</w:t>
      </w:r>
    </w:p>
    <w:p w:rsidR="00F53F8C" w:rsidRDefault="00F53F8C" w:rsidP="00F53F8C"/>
    <w:p w:rsidR="00F53F8C" w:rsidRPr="00F4077E" w:rsidRDefault="00F53F8C" w:rsidP="00F53F8C">
      <w:pPr>
        <w:rPr>
          <w:b/>
        </w:rPr>
      </w:pPr>
    </w:p>
    <w:p w:rsidR="00F53F8C" w:rsidRDefault="00F53F8C" w:rsidP="00F53F8C"/>
    <w:p w:rsidR="00F53F8C" w:rsidRDefault="00F53F8C" w:rsidP="00F53F8C">
      <w:r>
        <w:t>RICARDO CASAS ZAPATA</w:t>
      </w:r>
    </w:p>
    <w:p w:rsidR="00F53F8C" w:rsidRDefault="00F53F8C" w:rsidP="00F53F8C">
      <w:r>
        <w:t>Director.</w:t>
      </w:r>
    </w:p>
    <w:p w:rsidR="00F53F8C" w:rsidRDefault="00F53F8C" w:rsidP="00F53F8C">
      <w:pPr>
        <w:rPr>
          <w:b/>
        </w:rPr>
      </w:pPr>
    </w:p>
    <w:p w:rsidR="00F53F8C" w:rsidRDefault="00F53F8C" w:rsidP="005450D8"/>
    <w:p w:rsidR="00180A33" w:rsidRDefault="00180A33" w:rsidP="005450D8"/>
    <w:p w:rsidR="00180A33" w:rsidRDefault="00180A33" w:rsidP="00180A33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180A33" w:rsidRDefault="00180A33" w:rsidP="00180A33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180A33" w:rsidRDefault="00180A33" w:rsidP="00180A33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180A33" w:rsidRDefault="00180A33" w:rsidP="00180A33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180A33" w:rsidRDefault="00180A33" w:rsidP="00180A33">
      <w:pPr>
        <w:rPr>
          <w:b/>
          <w:bCs/>
        </w:rPr>
      </w:pPr>
    </w:p>
    <w:p w:rsidR="00180A33" w:rsidRDefault="00180A33" w:rsidP="00180A33">
      <w:pPr>
        <w:pStyle w:val="Ttulo1"/>
      </w:pPr>
      <w:r>
        <w:t xml:space="preserve">ORDEN DE TRABAJO </w:t>
      </w:r>
      <w:r w:rsidR="001F1D95">
        <w:t xml:space="preserve">   </w:t>
      </w:r>
      <w:r>
        <w:t>N°      06566</w:t>
      </w:r>
    </w:p>
    <w:p w:rsidR="00180A33" w:rsidRDefault="00180A33" w:rsidP="00180A33"/>
    <w:p w:rsidR="00180A33" w:rsidRDefault="00180A33" w:rsidP="00180A33"/>
    <w:p w:rsidR="00180A33" w:rsidRDefault="00180A33" w:rsidP="00180A33">
      <w:r>
        <w:t>FECHA:</w:t>
      </w:r>
      <w:r>
        <w:tab/>
        <w:t>Medellín,  Mayo    12    de  2010</w:t>
      </w:r>
    </w:p>
    <w:p w:rsidR="00180A33" w:rsidRDefault="00180A33" w:rsidP="00180A33">
      <w:r>
        <w:t>PARA:</w:t>
      </w:r>
      <w:r>
        <w:tab/>
      </w:r>
      <w:r>
        <w:tab/>
        <w:t>PLÁSTICOS DARMA</w:t>
      </w:r>
    </w:p>
    <w:p w:rsidR="00180A33" w:rsidRDefault="00180A33" w:rsidP="00180A33">
      <w:r>
        <w:t>ATENCIÓN:</w:t>
      </w:r>
      <w:r>
        <w:tab/>
        <w:t>Sr. Darío Jaramillo</w:t>
      </w:r>
    </w:p>
    <w:p w:rsidR="00180A33" w:rsidRDefault="00180A33" w:rsidP="00180A33">
      <w:r>
        <w:tab/>
      </w:r>
      <w:r>
        <w:tab/>
        <w:t>Gerente.</w:t>
      </w:r>
    </w:p>
    <w:p w:rsidR="00180A33" w:rsidRDefault="00180A33" w:rsidP="00180A33"/>
    <w:p w:rsidR="00180A33" w:rsidRDefault="00180A33" w:rsidP="00180A33">
      <w:r>
        <w:t>Apreciado Don Darío :</w:t>
      </w:r>
    </w:p>
    <w:p w:rsidR="00180A33" w:rsidRDefault="00180A33" w:rsidP="00180A33">
      <w:r>
        <w:t xml:space="preserve"> </w:t>
      </w:r>
    </w:p>
    <w:p w:rsidR="00180A33" w:rsidRDefault="00180A33" w:rsidP="00180A33">
      <w:r>
        <w:t>Con la presente estamos solicitando el siguiente servicio de   IMPRESIÓN  :</w:t>
      </w:r>
    </w:p>
    <w:p w:rsidR="00180A33" w:rsidRDefault="00180A33" w:rsidP="00180A33"/>
    <w:p w:rsidR="00180A33" w:rsidRDefault="00180A33" w:rsidP="00180A33">
      <w:pPr>
        <w:rPr>
          <w:b/>
          <w:bCs/>
          <w:u w:val="single"/>
        </w:rPr>
      </w:pPr>
    </w:p>
    <w:p w:rsidR="00180A33" w:rsidRDefault="00180A33" w:rsidP="00180A33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180A33" w:rsidRDefault="00180A33" w:rsidP="00180A33"/>
    <w:p w:rsidR="00180A33" w:rsidRDefault="00180A33" w:rsidP="00180A33">
      <w:r>
        <w:t>MATERIAL:</w:t>
      </w:r>
      <w:r>
        <w:tab/>
      </w:r>
      <w:r>
        <w:tab/>
        <w:t>Polietileno     Lamina    Transparente COEXTRUIDA</w:t>
      </w:r>
    </w:p>
    <w:p w:rsidR="00180A33" w:rsidRDefault="00180A33" w:rsidP="00180A33">
      <w:r>
        <w:t>MEDIDA:</w:t>
      </w:r>
      <w:r>
        <w:tab/>
      </w:r>
      <w:r>
        <w:tab/>
      </w:r>
      <w:r>
        <w:rPr>
          <w:b/>
        </w:rPr>
        <w:t xml:space="preserve">32.5 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180A33" w:rsidRPr="006D12B2" w:rsidRDefault="00180A33" w:rsidP="00180A33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180A33" w:rsidRDefault="00180A33" w:rsidP="00180A33">
      <w:r>
        <w:t>TRATADO:</w:t>
      </w:r>
      <w:r>
        <w:tab/>
      </w:r>
      <w:r>
        <w:tab/>
        <w:t>1  Cara</w:t>
      </w:r>
    </w:p>
    <w:p w:rsidR="00180A33" w:rsidRDefault="00180A33" w:rsidP="00180A33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>
        <w:rPr>
          <w:b/>
        </w:rPr>
        <w:t xml:space="preserve">300  </w:t>
      </w:r>
      <w:r w:rsidRPr="00900A5A">
        <w:rPr>
          <w:b/>
        </w:rPr>
        <w:t xml:space="preserve">  Kg</w:t>
      </w:r>
      <w:r>
        <w:t>.</w:t>
      </w:r>
    </w:p>
    <w:p w:rsidR="00180A33" w:rsidRDefault="00180A33" w:rsidP="00180A33">
      <w:r>
        <w:t>COLORES:</w:t>
      </w:r>
      <w:r>
        <w:tab/>
      </w:r>
      <w:r>
        <w:tab/>
        <w:t xml:space="preserve">3   </w:t>
      </w:r>
      <w:r w:rsidR="00943D56">
        <w:t xml:space="preserve">  </w:t>
      </w:r>
      <w:r>
        <w:t xml:space="preserve"> (</w:t>
      </w:r>
      <w:r w:rsidR="00943D56">
        <w:t xml:space="preserve">  </w:t>
      </w:r>
      <w:r>
        <w:t xml:space="preserve"> Blanco – Negro - Verde   )   </w:t>
      </w:r>
    </w:p>
    <w:p w:rsidR="00180A33" w:rsidRDefault="00180A33" w:rsidP="00180A33">
      <w:r>
        <w:t>CARAS:</w:t>
      </w:r>
      <w:r>
        <w:tab/>
      </w:r>
      <w:r>
        <w:tab/>
        <w:t>1  (3 x 1  )</w:t>
      </w:r>
    </w:p>
    <w:p w:rsidR="00180A33" w:rsidRDefault="00180A33" w:rsidP="00180A33">
      <w:r>
        <w:t>REPETICIÓN:</w:t>
      </w:r>
      <w:r>
        <w:tab/>
        <w:t xml:space="preserve">11   Cms   </w:t>
      </w:r>
    </w:p>
    <w:p w:rsidR="00180A33" w:rsidRPr="00900A5A" w:rsidRDefault="00180A33" w:rsidP="00180A33">
      <w:pPr>
        <w:rPr>
          <w:b/>
        </w:rPr>
      </w:pPr>
      <w:r>
        <w:t xml:space="preserve">RODILLO  :               </w:t>
      </w:r>
      <w:r>
        <w:rPr>
          <w:b/>
        </w:rPr>
        <w:t>45</w:t>
      </w:r>
    </w:p>
    <w:p w:rsidR="00180A33" w:rsidRDefault="00180A33" w:rsidP="00180A33">
      <w:r>
        <w:t>LAMINA:</w:t>
      </w:r>
      <w:r>
        <w:tab/>
      </w:r>
      <w:r>
        <w:tab/>
        <w:t>15.5    Cms    REFILADA PARA EMPAQUETADORA</w:t>
      </w:r>
    </w:p>
    <w:p w:rsidR="00180A33" w:rsidRDefault="00180A33" w:rsidP="00180A33">
      <w:r>
        <w:t>FOTOCAELDA:</w:t>
      </w:r>
      <w:r>
        <w:tab/>
        <w:t>Según muestra con doble  color</w:t>
      </w:r>
    </w:p>
    <w:p w:rsidR="00180A33" w:rsidRPr="00146B92" w:rsidRDefault="00180A33" w:rsidP="00180A33">
      <w:pPr>
        <w:rPr>
          <w:b/>
        </w:rPr>
      </w:pPr>
      <w:r>
        <w:t>REFERENCIA:</w:t>
      </w:r>
      <w:r>
        <w:tab/>
      </w:r>
      <w:r>
        <w:rPr>
          <w:b/>
        </w:rPr>
        <w:t xml:space="preserve">PULPA    </w:t>
      </w:r>
      <w:r w:rsidR="00EF4416">
        <w:rPr>
          <w:b/>
          <w:u w:val="single"/>
        </w:rPr>
        <w:t>GUANABANA</w:t>
      </w:r>
      <w:r>
        <w:rPr>
          <w:b/>
        </w:rPr>
        <w:t xml:space="preserve">    90  GMS</w:t>
      </w:r>
    </w:p>
    <w:p w:rsidR="00180A33" w:rsidRDefault="00180A33" w:rsidP="00180A33">
      <w:r>
        <w:tab/>
      </w:r>
      <w:r>
        <w:tab/>
      </w:r>
      <w:r>
        <w:tab/>
      </w:r>
    </w:p>
    <w:p w:rsidR="00180A33" w:rsidRDefault="00180A33" w:rsidP="00180A33"/>
    <w:p w:rsidR="00180A33" w:rsidRDefault="00180A33" w:rsidP="00180A33">
      <w:r>
        <w:rPr>
          <w:b/>
          <w:bCs/>
          <w:u w:val="single"/>
        </w:rPr>
        <w:t>NOTA:</w:t>
      </w:r>
      <w:r>
        <w:t xml:space="preserve">  - Cyreles   los  envia  Grafiflex</w:t>
      </w:r>
      <w:r>
        <w:tab/>
      </w:r>
    </w:p>
    <w:p w:rsidR="00180A33" w:rsidRDefault="00180A33" w:rsidP="00180A33">
      <w:pPr>
        <w:pStyle w:val="Prrafodelista"/>
        <w:numPr>
          <w:ilvl w:val="0"/>
          <w:numId w:val="2"/>
        </w:numPr>
      </w:pPr>
      <w:r>
        <w:t xml:space="preserve"> Se aprueba  impresión</w:t>
      </w:r>
    </w:p>
    <w:p w:rsidR="00180A33" w:rsidRPr="00B17D3F" w:rsidRDefault="00180A33" w:rsidP="00180A33">
      <w:pPr>
        <w:pStyle w:val="Prrafodelista"/>
        <w:numPr>
          <w:ilvl w:val="0"/>
          <w:numId w:val="2"/>
        </w:numPr>
        <w:rPr>
          <w:b/>
        </w:rPr>
      </w:pPr>
      <w:r w:rsidRPr="00B17D3F">
        <w:rPr>
          <w:b/>
        </w:rPr>
        <w:t>UTILIZAR  TINTAS ANTIGRASA</w:t>
      </w:r>
    </w:p>
    <w:p w:rsidR="00180A33" w:rsidRPr="00492713" w:rsidRDefault="00180A33" w:rsidP="00180A33">
      <w:pPr>
        <w:ind w:left="1500"/>
        <w:rPr>
          <w:b/>
          <w:sz w:val="28"/>
          <w:szCs w:val="28"/>
        </w:rPr>
      </w:pPr>
    </w:p>
    <w:p w:rsidR="00180A33" w:rsidRDefault="00180A33" w:rsidP="00180A33"/>
    <w:p w:rsidR="00180A33" w:rsidRDefault="00180A33" w:rsidP="00180A33"/>
    <w:p w:rsidR="00180A33" w:rsidRDefault="00180A33" w:rsidP="00180A33">
      <w:r>
        <w:t>Agradezco la atención y colaboración prestada.</w:t>
      </w:r>
    </w:p>
    <w:p w:rsidR="00180A33" w:rsidRDefault="00180A33" w:rsidP="00180A33"/>
    <w:p w:rsidR="00180A33" w:rsidRDefault="00180A33" w:rsidP="00180A33">
      <w:r>
        <w:t>Cordialmente,</w:t>
      </w:r>
    </w:p>
    <w:p w:rsidR="00180A33" w:rsidRDefault="00180A33" w:rsidP="00180A33"/>
    <w:p w:rsidR="00180A33" w:rsidRPr="00F4077E" w:rsidRDefault="00180A33" w:rsidP="00180A33">
      <w:pPr>
        <w:rPr>
          <w:b/>
        </w:rPr>
      </w:pPr>
    </w:p>
    <w:p w:rsidR="00180A33" w:rsidRDefault="00180A33" w:rsidP="00180A33"/>
    <w:p w:rsidR="00180A33" w:rsidRDefault="00180A33" w:rsidP="00180A33">
      <w:r>
        <w:t>RICARDO CASAS ZAPATA</w:t>
      </w:r>
    </w:p>
    <w:p w:rsidR="00180A33" w:rsidRDefault="00180A33" w:rsidP="00180A33">
      <w:r>
        <w:t>Director.</w:t>
      </w:r>
    </w:p>
    <w:p w:rsidR="00180A33" w:rsidRDefault="00180A33" w:rsidP="00180A33">
      <w:pPr>
        <w:rPr>
          <w:b/>
        </w:rPr>
      </w:pPr>
    </w:p>
    <w:p w:rsidR="00180A33" w:rsidRPr="002C0A2B" w:rsidRDefault="00180A33" w:rsidP="00180A33"/>
    <w:p w:rsidR="00180A33" w:rsidRDefault="00180A33" w:rsidP="005450D8"/>
    <w:p w:rsidR="001B4D4B" w:rsidRDefault="001B4D4B" w:rsidP="001B4D4B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1B4D4B" w:rsidRDefault="001B4D4B" w:rsidP="001B4D4B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1B4D4B" w:rsidRDefault="001B4D4B" w:rsidP="001B4D4B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 - 144</w:t>
      </w:r>
    </w:p>
    <w:p w:rsidR="001B4D4B" w:rsidRDefault="001B4D4B" w:rsidP="001B4D4B">
      <w:pPr>
        <w:rPr>
          <w:b/>
          <w:bCs/>
          <w:sz w:val="20"/>
        </w:rPr>
      </w:pPr>
      <w:r>
        <w:rPr>
          <w:b/>
          <w:bCs/>
          <w:sz w:val="20"/>
        </w:rPr>
        <w:t>TEL:   4 44 46 64  ITAGUI.</w:t>
      </w:r>
    </w:p>
    <w:p w:rsidR="001B4D4B" w:rsidRDefault="001B4D4B" w:rsidP="001B4D4B">
      <w:pPr>
        <w:rPr>
          <w:b/>
          <w:bCs/>
          <w:sz w:val="20"/>
        </w:rPr>
      </w:pPr>
    </w:p>
    <w:p w:rsidR="001B4D4B" w:rsidRDefault="001B4D4B" w:rsidP="001B4D4B">
      <w:pPr>
        <w:rPr>
          <w:b/>
          <w:bCs/>
        </w:rPr>
      </w:pPr>
    </w:p>
    <w:p w:rsidR="001B4D4B" w:rsidRDefault="001B4D4B" w:rsidP="001B4D4B">
      <w:pPr>
        <w:rPr>
          <w:b/>
          <w:bCs/>
        </w:rPr>
      </w:pPr>
    </w:p>
    <w:p w:rsidR="001B4D4B" w:rsidRDefault="00990606" w:rsidP="001B4D4B">
      <w:pPr>
        <w:pStyle w:val="Ttulo1"/>
      </w:pPr>
      <w:r>
        <w:t>ORDEN DE  TRABAJO   N°   657</w:t>
      </w:r>
      <w:r w:rsidR="001B4D4B">
        <w:t>1</w:t>
      </w:r>
    </w:p>
    <w:p w:rsidR="001B4D4B" w:rsidRDefault="001B4D4B" w:rsidP="001B4D4B"/>
    <w:p w:rsidR="001B4D4B" w:rsidRDefault="001B4D4B" w:rsidP="001B4D4B">
      <w:r>
        <w:t>FECHA:</w:t>
      </w:r>
      <w:r>
        <w:tab/>
        <w:t>Medellín,  Mayo  21    de   2010</w:t>
      </w:r>
    </w:p>
    <w:p w:rsidR="001B4D4B" w:rsidRDefault="001B4D4B" w:rsidP="001B4D4B">
      <w:r>
        <w:t>PARA:</w:t>
      </w:r>
      <w:r>
        <w:tab/>
      </w:r>
      <w:r>
        <w:tab/>
        <w:t>PLÁSTICOS DARMA</w:t>
      </w:r>
    </w:p>
    <w:p w:rsidR="001B4D4B" w:rsidRDefault="001B4D4B" w:rsidP="001B4D4B">
      <w:r>
        <w:t>ATENCIÓN:</w:t>
      </w:r>
      <w:r>
        <w:tab/>
        <w:t>Sr. Darío Jaramillo</w:t>
      </w:r>
    </w:p>
    <w:p w:rsidR="001B4D4B" w:rsidRDefault="001B4D4B" w:rsidP="001B4D4B">
      <w:r>
        <w:tab/>
      </w:r>
      <w:r>
        <w:tab/>
        <w:t>Gerente.</w:t>
      </w:r>
    </w:p>
    <w:p w:rsidR="001B4D4B" w:rsidRDefault="001B4D4B" w:rsidP="001B4D4B"/>
    <w:p w:rsidR="001B4D4B" w:rsidRDefault="001B4D4B" w:rsidP="001B4D4B">
      <w:r>
        <w:t>Apreciado Don Darío:</w:t>
      </w:r>
    </w:p>
    <w:p w:rsidR="001B4D4B" w:rsidRDefault="001B4D4B" w:rsidP="001B4D4B"/>
    <w:p w:rsidR="001B4D4B" w:rsidRDefault="001B4D4B" w:rsidP="001B4D4B">
      <w:r>
        <w:t>Con la presente estamos solicitando el siguiente servicio de  IMPRESION:</w:t>
      </w:r>
    </w:p>
    <w:p w:rsidR="001B4D4B" w:rsidRDefault="001B4D4B" w:rsidP="001B4D4B"/>
    <w:p w:rsidR="001B4D4B" w:rsidRDefault="001B4D4B" w:rsidP="001B4D4B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1B4D4B" w:rsidRDefault="001B4D4B" w:rsidP="001B4D4B">
      <w:r>
        <w:t xml:space="preserve">MATERIAL   :           Polipropileno  Lamina  de    </w:t>
      </w:r>
      <w:r w:rsidR="00D307EC">
        <w:rPr>
          <w:b/>
        </w:rPr>
        <w:t>45</w:t>
      </w:r>
      <w:r w:rsidRPr="00911319">
        <w:rPr>
          <w:b/>
        </w:rPr>
        <w:t xml:space="preserve"> </w:t>
      </w:r>
      <w:r>
        <w:t xml:space="preserve"> cms</w:t>
      </w:r>
    </w:p>
    <w:p w:rsidR="001B4D4B" w:rsidRDefault="001B4D4B" w:rsidP="001B4D4B">
      <w:r>
        <w:t>CLIBRE      :               1</w:t>
      </w:r>
      <w:r>
        <w:rPr>
          <w:b/>
        </w:rPr>
        <w:t>.4</w:t>
      </w:r>
      <w:r w:rsidRPr="00F877C0">
        <w:rPr>
          <w:b/>
        </w:rPr>
        <w:t xml:space="preserve"> </w:t>
      </w:r>
      <w:r>
        <w:rPr>
          <w:b/>
        </w:rPr>
        <w:t xml:space="preserve"> </w:t>
      </w:r>
      <w:r w:rsidRPr="00F877C0">
        <w:rPr>
          <w:b/>
        </w:rPr>
        <w:t>”</w:t>
      </w:r>
    </w:p>
    <w:p w:rsidR="001B4D4B" w:rsidRDefault="001B4D4B" w:rsidP="001B4D4B">
      <w:r>
        <w:t>REFERENCIA:</w:t>
      </w:r>
      <w:r>
        <w:tab/>
      </w:r>
      <w:r w:rsidR="00D307EC">
        <w:rPr>
          <w:b/>
        </w:rPr>
        <w:t xml:space="preserve">TOSTADA X 5 </w:t>
      </w:r>
      <w:r w:rsidR="007804B5">
        <w:rPr>
          <w:b/>
        </w:rPr>
        <w:t xml:space="preserve">  </w:t>
      </w:r>
      <w:r w:rsidR="00D307EC">
        <w:rPr>
          <w:b/>
        </w:rPr>
        <w:t>RAKAMANDAKA</w:t>
      </w:r>
    </w:p>
    <w:p w:rsidR="001B4D4B" w:rsidRDefault="00D307EC" w:rsidP="001B4D4B">
      <w:r>
        <w:t>CANTIDAD    :          100</w:t>
      </w:r>
      <w:r w:rsidR="001B4D4B">
        <w:t xml:space="preserve">    Kg</w:t>
      </w:r>
    </w:p>
    <w:p w:rsidR="001B4D4B" w:rsidRDefault="001B4D4B" w:rsidP="001B4D4B">
      <w:r>
        <w:t>COLORES:</w:t>
      </w:r>
      <w:r>
        <w:tab/>
      </w:r>
      <w:r>
        <w:tab/>
        <w:t>4</w:t>
      </w:r>
      <w:r w:rsidR="00323E56">
        <w:t xml:space="preserve">  </w:t>
      </w:r>
      <w:r>
        <w:t xml:space="preserve"> (   Según  Muestra   )</w:t>
      </w:r>
    </w:p>
    <w:p w:rsidR="001B4D4B" w:rsidRDefault="001B4D4B" w:rsidP="001B4D4B">
      <w:r>
        <w:t>CARAS:</w:t>
      </w:r>
      <w:r>
        <w:tab/>
      </w:r>
      <w:r>
        <w:tab/>
        <w:t>2</w:t>
      </w:r>
    </w:p>
    <w:p w:rsidR="001B4D4B" w:rsidRDefault="001B4D4B" w:rsidP="001B4D4B">
      <w:r>
        <w:t>REPETICIÓN:</w:t>
      </w:r>
      <w:r>
        <w:tab/>
        <w:t>18</w:t>
      </w:r>
    </w:p>
    <w:p w:rsidR="001B4D4B" w:rsidRDefault="001B4D4B" w:rsidP="001B4D4B">
      <w:r>
        <w:t>RODILLO:</w:t>
      </w:r>
      <w:r>
        <w:tab/>
      </w:r>
      <w:r>
        <w:tab/>
        <w:t>37</w:t>
      </w:r>
    </w:p>
    <w:p w:rsidR="001B4D4B" w:rsidRPr="009A4BD3" w:rsidRDefault="001B4D4B" w:rsidP="001B4D4B">
      <w:pPr>
        <w:rPr>
          <w:b/>
        </w:rPr>
      </w:pPr>
      <w:r>
        <w:t>BOLSA:</w:t>
      </w:r>
      <w:r>
        <w:tab/>
      </w:r>
      <w:r>
        <w:tab/>
      </w:r>
      <w:r w:rsidR="00323E56">
        <w:rPr>
          <w:b/>
        </w:rPr>
        <w:t xml:space="preserve">18  x  22.5 </w:t>
      </w:r>
      <w:r w:rsidRPr="009A4BD3">
        <w:rPr>
          <w:b/>
        </w:rPr>
        <w:t xml:space="preserve">  cms</w:t>
      </w:r>
    </w:p>
    <w:p w:rsidR="001B4D4B" w:rsidRDefault="001B4D4B" w:rsidP="001B4D4B">
      <w:r>
        <w:t>SELLADO:</w:t>
      </w:r>
      <w:r>
        <w:tab/>
      </w:r>
      <w:r>
        <w:tab/>
        <w:t>Para selle lateral.</w:t>
      </w:r>
    </w:p>
    <w:p w:rsidR="001B4D4B" w:rsidRDefault="001B4D4B" w:rsidP="001B4D4B"/>
    <w:p w:rsidR="001B4D4B" w:rsidRDefault="001B4D4B" w:rsidP="001B4D4B"/>
    <w:p w:rsidR="001B4D4B" w:rsidRDefault="001B4D4B" w:rsidP="001B4D4B">
      <w:r>
        <w:rPr>
          <w:b/>
          <w:bCs/>
          <w:u w:val="single"/>
        </w:rPr>
        <w:t>NOTA:</w:t>
      </w:r>
      <w:r w:rsidR="001D7BF0">
        <w:t xml:space="preserve">  *  Cyreles  los envia  Grafiflex</w:t>
      </w:r>
    </w:p>
    <w:p w:rsidR="001B4D4B" w:rsidRDefault="001B4D4B" w:rsidP="001B4D4B">
      <w:pPr>
        <w:numPr>
          <w:ilvl w:val="0"/>
          <w:numId w:val="1"/>
        </w:numPr>
      </w:pPr>
      <w:r>
        <w:t>Se envían muestra física  para tonos y alturas</w:t>
      </w:r>
    </w:p>
    <w:p w:rsidR="001B4D4B" w:rsidRDefault="001B4D4B" w:rsidP="001B4D4B">
      <w:pPr>
        <w:numPr>
          <w:ilvl w:val="0"/>
          <w:numId w:val="2"/>
        </w:numPr>
        <w:rPr>
          <w:b/>
        </w:rPr>
      </w:pPr>
      <w:r w:rsidRPr="00764873">
        <w:rPr>
          <w:b/>
        </w:rPr>
        <w:t>Se</w:t>
      </w:r>
      <w:r w:rsidR="00E80BD8">
        <w:rPr>
          <w:b/>
        </w:rPr>
        <w:t xml:space="preserve"> envia  el material de PP  de 45</w:t>
      </w:r>
      <w:r>
        <w:rPr>
          <w:b/>
        </w:rPr>
        <w:t xml:space="preserve">  cm  Lamina</w:t>
      </w:r>
    </w:p>
    <w:p w:rsidR="001B4D4B" w:rsidRDefault="001B4D4B" w:rsidP="001B4D4B">
      <w:pPr>
        <w:ind w:left="885"/>
      </w:pPr>
    </w:p>
    <w:p w:rsidR="001B4D4B" w:rsidRDefault="001B4D4B" w:rsidP="001B4D4B">
      <w:pPr>
        <w:ind w:left="885"/>
      </w:pPr>
    </w:p>
    <w:p w:rsidR="001B4D4B" w:rsidRDefault="001B4D4B" w:rsidP="001B4D4B">
      <w:pPr>
        <w:ind w:left="885"/>
      </w:pPr>
    </w:p>
    <w:p w:rsidR="001B4D4B" w:rsidRDefault="001B4D4B" w:rsidP="001B4D4B">
      <w:r>
        <w:t>Agradezco la atención y colaboración prestada.</w:t>
      </w:r>
    </w:p>
    <w:p w:rsidR="001B4D4B" w:rsidRDefault="001B4D4B" w:rsidP="001B4D4B"/>
    <w:p w:rsidR="001B4D4B" w:rsidRDefault="001B4D4B" w:rsidP="001B4D4B"/>
    <w:p w:rsidR="001B4D4B" w:rsidRDefault="001B4D4B" w:rsidP="001B4D4B"/>
    <w:p w:rsidR="001B4D4B" w:rsidRDefault="001B4D4B" w:rsidP="001B4D4B">
      <w:r>
        <w:t xml:space="preserve">Cordialmente,                                                      </w:t>
      </w:r>
    </w:p>
    <w:p w:rsidR="001B4D4B" w:rsidRDefault="001B4D4B" w:rsidP="001B4D4B"/>
    <w:p w:rsidR="001B4D4B" w:rsidRDefault="001B4D4B" w:rsidP="001B4D4B"/>
    <w:p w:rsidR="001B4D4B" w:rsidRDefault="001B4D4B" w:rsidP="001B4D4B"/>
    <w:p w:rsidR="001B4D4B" w:rsidRDefault="001B4D4B" w:rsidP="001B4D4B">
      <w:r>
        <w:t>RICARDO CASAS ZAPATA</w:t>
      </w:r>
    </w:p>
    <w:p w:rsidR="001B4D4B" w:rsidRDefault="001B4D4B" w:rsidP="001B4D4B">
      <w:r>
        <w:t>Director.</w:t>
      </w:r>
    </w:p>
    <w:p w:rsidR="001B4D4B" w:rsidRDefault="001B4D4B" w:rsidP="005450D8"/>
    <w:p w:rsidR="007804B5" w:rsidRDefault="007804B5" w:rsidP="005450D8"/>
    <w:p w:rsidR="007804B5" w:rsidRDefault="007804B5" w:rsidP="005450D8"/>
    <w:p w:rsidR="007804B5" w:rsidRDefault="007804B5" w:rsidP="005450D8"/>
    <w:p w:rsidR="007804B5" w:rsidRDefault="007804B5" w:rsidP="007804B5">
      <w:pPr>
        <w:rPr>
          <w:b/>
        </w:rPr>
      </w:pPr>
    </w:p>
    <w:p w:rsidR="007804B5" w:rsidRDefault="007804B5" w:rsidP="007804B5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7804B5" w:rsidRDefault="007804B5" w:rsidP="007804B5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7804B5" w:rsidRDefault="007804B5" w:rsidP="007804B5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7804B5" w:rsidRDefault="007804B5" w:rsidP="007804B5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7804B5" w:rsidRDefault="007804B5" w:rsidP="007804B5">
      <w:pPr>
        <w:rPr>
          <w:b/>
          <w:bCs/>
        </w:rPr>
      </w:pPr>
    </w:p>
    <w:p w:rsidR="00676DAA" w:rsidRDefault="00676DAA" w:rsidP="007804B5">
      <w:pPr>
        <w:rPr>
          <w:b/>
          <w:bCs/>
        </w:rPr>
      </w:pPr>
    </w:p>
    <w:p w:rsidR="007804B5" w:rsidRDefault="007804B5" w:rsidP="007804B5">
      <w:pPr>
        <w:pStyle w:val="Ttulo1"/>
      </w:pPr>
      <w:r>
        <w:t>O</w:t>
      </w:r>
      <w:r w:rsidR="00C852FA">
        <w:t>RDEN DE TRABAJO    N°      06488</w:t>
      </w:r>
    </w:p>
    <w:p w:rsidR="007804B5" w:rsidRDefault="007804B5" w:rsidP="007804B5"/>
    <w:p w:rsidR="007804B5" w:rsidRDefault="007804B5" w:rsidP="007804B5">
      <w:r>
        <w:t>FECHA:</w:t>
      </w:r>
      <w:r>
        <w:tab/>
        <w:t>Medellín, Mayo   21   de   2010</w:t>
      </w:r>
    </w:p>
    <w:p w:rsidR="007804B5" w:rsidRDefault="007804B5" w:rsidP="007804B5">
      <w:r>
        <w:t>PARA:</w:t>
      </w:r>
      <w:r>
        <w:tab/>
      </w:r>
      <w:r>
        <w:tab/>
        <w:t>PLÁSTICOS DARMA</w:t>
      </w:r>
    </w:p>
    <w:p w:rsidR="007804B5" w:rsidRDefault="007804B5" w:rsidP="007804B5">
      <w:r>
        <w:t>ATENCIÓN:</w:t>
      </w:r>
      <w:r>
        <w:tab/>
        <w:t>Sr. Darío Jaramillo</w:t>
      </w:r>
    </w:p>
    <w:p w:rsidR="007804B5" w:rsidRDefault="007804B5" w:rsidP="007804B5">
      <w:r>
        <w:tab/>
      </w:r>
      <w:r>
        <w:tab/>
        <w:t>Gerente.</w:t>
      </w:r>
    </w:p>
    <w:p w:rsidR="007804B5" w:rsidRDefault="007804B5" w:rsidP="007804B5"/>
    <w:p w:rsidR="007804B5" w:rsidRDefault="007804B5" w:rsidP="007804B5">
      <w:r>
        <w:t>Apreciado Don Darío:</w:t>
      </w:r>
    </w:p>
    <w:p w:rsidR="007804B5" w:rsidRDefault="007804B5" w:rsidP="007804B5"/>
    <w:p w:rsidR="007804B5" w:rsidRDefault="007804B5" w:rsidP="007804B5">
      <w:r>
        <w:t>Con la presente estamos solicitando el siguiente servicio de  IMPRESION:</w:t>
      </w:r>
    </w:p>
    <w:p w:rsidR="007804B5" w:rsidRDefault="007804B5" w:rsidP="007804B5"/>
    <w:p w:rsidR="007804B5" w:rsidRDefault="007804B5" w:rsidP="007804B5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7804B5" w:rsidRDefault="007804B5" w:rsidP="007804B5">
      <w:r>
        <w:t xml:space="preserve">MATERIAL   :         </w:t>
      </w:r>
      <w:r w:rsidR="00C852FA">
        <w:t xml:space="preserve">  Polipropileno Tubular de    48 </w:t>
      </w:r>
      <w:r>
        <w:t xml:space="preserve">  cms</w:t>
      </w:r>
    </w:p>
    <w:p w:rsidR="007804B5" w:rsidRDefault="007804B5" w:rsidP="007804B5">
      <w:r>
        <w:t xml:space="preserve">CLIBRE      :               </w:t>
      </w:r>
      <w:r w:rsidR="00C852FA">
        <w:t>2.0</w:t>
      </w:r>
      <w:r>
        <w:t xml:space="preserve"> ”</w:t>
      </w:r>
    </w:p>
    <w:p w:rsidR="007804B5" w:rsidRDefault="007804B5" w:rsidP="007804B5">
      <w:r>
        <w:t>REFERENCIA:</w:t>
      </w:r>
      <w:r>
        <w:tab/>
      </w:r>
      <w:r w:rsidR="00A1594B">
        <w:rPr>
          <w:b/>
        </w:rPr>
        <w:t>CARLOS   NIETO</w:t>
      </w:r>
    </w:p>
    <w:p w:rsidR="007804B5" w:rsidRDefault="003B7B0B" w:rsidP="007804B5">
      <w:r>
        <w:t>CANTIDAD    :          95</w:t>
      </w:r>
      <w:r w:rsidR="007804B5">
        <w:t xml:space="preserve">    Kg</w:t>
      </w:r>
    </w:p>
    <w:p w:rsidR="007804B5" w:rsidRDefault="003B7B0B" w:rsidP="007804B5">
      <w:r>
        <w:t>COLORES:</w:t>
      </w:r>
      <w:r>
        <w:tab/>
      </w:r>
      <w:r>
        <w:tab/>
        <w:t>1  ( GRIS</w:t>
      </w:r>
      <w:r w:rsidR="007804B5">
        <w:t xml:space="preserve"> )</w:t>
      </w:r>
    </w:p>
    <w:p w:rsidR="007804B5" w:rsidRDefault="007804B5" w:rsidP="007804B5">
      <w:r>
        <w:t>CARAS:</w:t>
      </w:r>
      <w:r>
        <w:tab/>
      </w:r>
      <w:r>
        <w:tab/>
        <w:t>2</w:t>
      </w:r>
    </w:p>
    <w:p w:rsidR="007804B5" w:rsidRDefault="003B7B0B" w:rsidP="007804B5">
      <w:r>
        <w:t>REPETICIÓN:</w:t>
      </w:r>
      <w:r>
        <w:tab/>
        <w:t>34</w:t>
      </w:r>
    </w:p>
    <w:p w:rsidR="007804B5" w:rsidRDefault="003B7B0B" w:rsidP="007804B5">
      <w:r>
        <w:t>RODILLO:</w:t>
      </w:r>
      <w:r>
        <w:tab/>
      </w:r>
      <w:r>
        <w:tab/>
        <w:t>35</w:t>
      </w:r>
    </w:p>
    <w:p w:rsidR="007804B5" w:rsidRDefault="003B7B0B" w:rsidP="007804B5">
      <w:r>
        <w:t>BOLSA:</w:t>
      </w:r>
      <w:r>
        <w:tab/>
      </w:r>
      <w:r>
        <w:tab/>
        <w:t>34  x 40  +  5</w:t>
      </w:r>
      <w:r w:rsidR="007804B5">
        <w:t xml:space="preserve"> </w:t>
      </w:r>
      <w:r>
        <w:t>+  6</w:t>
      </w:r>
      <w:r w:rsidR="007804B5">
        <w:t xml:space="preserve">cms   </w:t>
      </w:r>
      <w:r w:rsidR="001D6857">
        <w:t xml:space="preserve"> Fuelle superior y   </w:t>
      </w:r>
      <w:r w:rsidR="007804B5">
        <w:t xml:space="preserve">Solapa  Volada </w:t>
      </w:r>
    </w:p>
    <w:p w:rsidR="007804B5" w:rsidRDefault="007804B5" w:rsidP="007804B5">
      <w:r>
        <w:t>SELLADO:</w:t>
      </w:r>
      <w:r>
        <w:tab/>
      </w:r>
      <w:r>
        <w:tab/>
        <w:t>Para selle lateral.</w:t>
      </w:r>
    </w:p>
    <w:p w:rsidR="007804B5" w:rsidRDefault="007804B5" w:rsidP="007804B5"/>
    <w:p w:rsidR="007804B5" w:rsidRDefault="007804B5" w:rsidP="007804B5"/>
    <w:p w:rsidR="007804B5" w:rsidRDefault="007804B5" w:rsidP="007804B5">
      <w:r>
        <w:rPr>
          <w:b/>
          <w:bCs/>
          <w:u w:val="single"/>
        </w:rPr>
        <w:t>NOTA:</w:t>
      </w:r>
      <w:r>
        <w:t xml:space="preserve">  * Los cyreles  están en su planta</w:t>
      </w:r>
    </w:p>
    <w:p w:rsidR="007804B5" w:rsidRDefault="007804B5" w:rsidP="007804B5">
      <w:pPr>
        <w:numPr>
          <w:ilvl w:val="0"/>
          <w:numId w:val="1"/>
        </w:numPr>
      </w:pPr>
      <w:r>
        <w:t>Se envían  Arte para  tonos y alturas</w:t>
      </w:r>
    </w:p>
    <w:p w:rsidR="007804B5" w:rsidRDefault="007804B5" w:rsidP="007804B5">
      <w:pPr>
        <w:numPr>
          <w:ilvl w:val="0"/>
          <w:numId w:val="2"/>
        </w:numPr>
        <w:rPr>
          <w:b/>
        </w:rPr>
      </w:pPr>
      <w:r>
        <w:t xml:space="preserve">Se  envia el material de PP de </w:t>
      </w:r>
      <w:r w:rsidR="00AF0107">
        <w:rPr>
          <w:b/>
        </w:rPr>
        <w:t>48</w:t>
      </w:r>
      <w:r w:rsidRPr="00426168">
        <w:rPr>
          <w:b/>
        </w:rPr>
        <w:t xml:space="preserve">  cms</w:t>
      </w:r>
    </w:p>
    <w:p w:rsidR="007804B5" w:rsidRDefault="007804B5" w:rsidP="007804B5">
      <w:pPr>
        <w:numPr>
          <w:ilvl w:val="0"/>
          <w:numId w:val="2"/>
        </w:numPr>
      </w:pPr>
      <w:r>
        <w:rPr>
          <w:b/>
        </w:rPr>
        <w:t>SE  APRUEBA  IMPRESION</w:t>
      </w:r>
    </w:p>
    <w:p w:rsidR="007804B5" w:rsidRDefault="007804B5" w:rsidP="007804B5">
      <w:pPr>
        <w:ind w:left="885"/>
      </w:pPr>
    </w:p>
    <w:p w:rsidR="007804B5" w:rsidRDefault="007804B5" w:rsidP="007804B5">
      <w:pPr>
        <w:ind w:left="885"/>
      </w:pPr>
    </w:p>
    <w:p w:rsidR="007804B5" w:rsidRDefault="007804B5" w:rsidP="007804B5">
      <w:r>
        <w:t>Agradezco la atención y colaboración prestada</w:t>
      </w:r>
    </w:p>
    <w:p w:rsidR="007804B5" w:rsidRDefault="007804B5" w:rsidP="007804B5"/>
    <w:p w:rsidR="007804B5" w:rsidRDefault="007804B5" w:rsidP="007804B5"/>
    <w:p w:rsidR="007804B5" w:rsidRDefault="007804B5" w:rsidP="007804B5">
      <w:r>
        <w:t>Cordialmente,</w:t>
      </w:r>
    </w:p>
    <w:p w:rsidR="007804B5" w:rsidRDefault="007804B5" w:rsidP="007804B5"/>
    <w:p w:rsidR="007804B5" w:rsidRDefault="007804B5" w:rsidP="007804B5"/>
    <w:p w:rsidR="007804B5" w:rsidRDefault="007804B5" w:rsidP="007804B5"/>
    <w:p w:rsidR="007804B5" w:rsidRDefault="007804B5" w:rsidP="007804B5">
      <w:r>
        <w:t>RICARDO CASAS ZAPATA</w:t>
      </w:r>
    </w:p>
    <w:p w:rsidR="007804B5" w:rsidRDefault="007804B5" w:rsidP="007804B5">
      <w:r>
        <w:t>Director.</w:t>
      </w:r>
    </w:p>
    <w:p w:rsidR="007804B5" w:rsidRDefault="007804B5" w:rsidP="005450D8"/>
    <w:p w:rsidR="00C65F95" w:rsidRDefault="00C65F95" w:rsidP="005450D8"/>
    <w:p w:rsidR="00C65F95" w:rsidRDefault="00C65F95" w:rsidP="005450D8"/>
    <w:p w:rsidR="00C65F95" w:rsidRDefault="00C65F95" w:rsidP="005450D8"/>
    <w:p w:rsidR="00C65F95" w:rsidRDefault="00C65F95" w:rsidP="005450D8"/>
    <w:p w:rsidR="00C65F95" w:rsidRDefault="00C65F95" w:rsidP="00C65F95">
      <w:pPr>
        <w:rPr>
          <w:b/>
        </w:rPr>
      </w:pPr>
    </w:p>
    <w:p w:rsidR="00C65F95" w:rsidRDefault="00C65F95" w:rsidP="00C65F95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C65F95" w:rsidRDefault="00C65F95" w:rsidP="00C65F95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C65F95" w:rsidRDefault="00C65F95" w:rsidP="00C65F95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C65F95" w:rsidRDefault="00C65F95" w:rsidP="00C65F95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C65F95" w:rsidRDefault="00C65F95" w:rsidP="00C65F95">
      <w:pPr>
        <w:rPr>
          <w:b/>
          <w:bCs/>
        </w:rPr>
      </w:pPr>
    </w:p>
    <w:p w:rsidR="00C65F95" w:rsidRDefault="00C65F95" w:rsidP="00C65F95">
      <w:pPr>
        <w:pStyle w:val="Ttulo1"/>
      </w:pPr>
      <w:r>
        <w:t>ORDEN DE TRABAJO   N°      06587</w:t>
      </w:r>
    </w:p>
    <w:p w:rsidR="00C65F95" w:rsidRDefault="00C65F95" w:rsidP="00C65F95"/>
    <w:p w:rsidR="00C65F95" w:rsidRDefault="00C65F95" w:rsidP="00C65F95"/>
    <w:p w:rsidR="00C65F95" w:rsidRDefault="00C65F95" w:rsidP="00C65F95">
      <w:r>
        <w:t>FECHA:</w:t>
      </w:r>
      <w:r>
        <w:tab/>
        <w:t>Medellín, Mayo 24    de    2010</w:t>
      </w:r>
    </w:p>
    <w:p w:rsidR="00C65F95" w:rsidRDefault="00C65F95" w:rsidP="00C65F95">
      <w:r>
        <w:t>PARA:</w:t>
      </w:r>
      <w:r>
        <w:tab/>
      </w:r>
      <w:r>
        <w:tab/>
        <w:t>PLÁSTICOS DARMA</w:t>
      </w:r>
      <w:r w:rsidR="00486820">
        <w:t>D</w:t>
      </w:r>
    </w:p>
    <w:p w:rsidR="00C65F95" w:rsidRDefault="00C65F95" w:rsidP="00C65F95">
      <w:r>
        <w:t>ATENCIÓN:</w:t>
      </w:r>
      <w:r>
        <w:tab/>
        <w:t>Sr. Darío Jaramillo</w:t>
      </w:r>
    </w:p>
    <w:p w:rsidR="00C65F95" w:rsidRDefault="00C65F95" w:rsidP="00C65F95">
      <w:r>
        <w:tab/>
      </w:r>
      <w:r>
        <w:tab/>
        <w:t>Gerente.</w:t>
      </w:r>
    </w:p>
    <w:p w:rsidR="00C65F95" w:rsidRDefault="00C65F95" w:rsidP="00C65F95"/>
    <w:p w:rsidR="00C65F95" w:rsidRDefault="00C65F95" w:rsidP="00C65F95">
      <w:r>
        <w:t>Apreciado Don Darío :</w:t>
      </w:r>
    </w:p>
    <w:p w:rsidR="00C65F95" w:rsidRDefault="00C65F95" w:rsidP="00C65F95">
      <w:r>
        <w:t xml:space="preserve"> </w:t>
      </w:r>
    </w:p>
    <w:p w:rsidR="00C65F95" w:rsidRDefault="00C65F95" w:rsidP="00C65F95">
      <w:r>
        <w:t>Con la presente estamos solicitando el siguiente servicio de   IMPRESIÓN  :</w:t>
      </w:r>
    </w:p>
    <w:p w:rsidR="00C65F95" w:rsidRDefault="00C65F95" w:rsidP="00C65F95"/>
    <w:p w:rsidR="00C65F95" w:rsidRDefault="00C65F95" w:rsidP="00C65F95">
      <w:pPr>
        <w:rPr>
          <w:b/>
          <w:bCs/>
          <w:u w:val="single"/>
        </w:rPr>
      </w:pPr>
    </w:p>
    <w:p w:rsidR="00C65F95" w:rsidRDefault="00C65F95" w:rsidP="00C65F95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C65F95" w:rsidRDefault="00C65F95" w:rsidP="00C65F95"/>
    <w:p w:rsidR="00C65F95" w:rsidRDefault="00C65F95" w:rsidP="00C65F95">
      <w:r>
        <w:t>MATERIAL:</w:t>
      </w:r>
      <w:r>
        <w:tab/>
      </w:r>
      <w:r>
        <w:tab/>
        <w:t>Polietileno     Lamina    Transparente COEXTRUIDA</w:t>
      </w:r>
    </w:p>
    <w:p w:rsidR="00C65F95" w:rsidRDefault="00C65F95" w:rsidP="00C65F95">
      <w:r>
        <w:t>MEDIDA:</w:t>
      </w:r>
      <w:r>
        <w:tab/>
      </w:r>
      <w:r>
        <w:tab/>
      </w:r>
      <w:r>
        <w:rPr>
          <w:b/>
        </w:rPr>
        <w:t xml:space="preserve">32.5 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C65F95" w:rsidRPr="006D12B2" w:rsidRDefault="00C65F95" w:rsidP="00C65F95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C65F95" w:rsidRDefault="00C65F95" w:rsidP="00C65F95">
      <w:r>
        <w:t>TRATADO:</w:t>
      </w:r>
      <w:r>
        <w:tab/>
      </w:r>
      <w:r>
        <w:tab/>
        <w:t>1  Cara</w:t>
      </w:r>
    </w:p>
    <w:p w:rsidR="00C65F95" w:rsidRDefault="00C65F95" w:rsidP="00C65F95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>
        <w:rPr>
          <w:b/>
        </w:rPr>
        <w:t xml:space="preserve">300  </w:t>
      </w:r>
      <w:r w:rsidRPr="00900A5A">
        <w:rPr>
          <w:b/>
        </w:rPr>
        <w:t xml:space="preserve">  Kg</w:t>
      </w:r>
      <w:r>
        <w:t>.</w:t>
      </w:r>
    </w:p>
    <w:p w:rsidR="00C65F95" w:rsidRDefault="00C65F95" w:rsidP="00C65F95">
      <w:r>
        <w:t>COLORES:</w:t>
      </w:r>
      <w:r>
        <w:tab/>
      </w:r>
      <w:r>
        <w:tab/>
        <w:t xml:space="preserve">3    ( Blanco – Negro - Verde   )   </w:t>
      </w:r>
    </w:p>
    <w:p w:rsidR="00C65F95" w:rsidRDefault="00C65F95" w:rsidP="00C65F95">
      <w:r>
        <w:t>CARAS:</w:t>
      </w:r>
      <w:r>
        <w:tab/>
      </w:r>
      <w:r>
        <w:tab/>
        <w:t>1  (3 x 1  )</w:t>
      </w:r>
    </w:p>
    <w:p w:rsidR="00C65F95" w:rsidRDefault="00C65F95" w:rsidP="00C65F95">
      <w:r>
        <w:t>REPETICIÓN:</w:t>
      </w:r>
      <w:r>
        <w:tab/>
        <w:t xml:space="preserve">11   Cms   </w:t>
      </w:r>
    </w:p>
    <w:p w:rsidR="00C65F95" w:rsidRPr="00900A5A" w:rsidRDefault="00C65F95" w:rsidP="00C65F95">
      <w:pPr>
        <w:rPr>
          <w:b/>
        </w:rPr>
      </w:pPr>
      <w:r>
        <w:t xml:space="preserve">RODILLO  :               </w:t>
      </w:r>
      <w:r>
        <w:rPr>
          <w:b/>
        </w:rPr>
        <w:t>45</w:t>
      </w:r>
    </w:p>
    <w:p w:rsidR="00C65F95" w:rsidRDefault="00C65F95" w:rsidP="00C65F95">
      <w:r>
        <w:t>LAMINA:</w:t>
      </w:r>
      <w:r>
        <w:tab/>
      </w:r>
      <w:r>
        <w:tab/>
        <w:t>15.5    Cms    REFILADA PARA EMPAQUETADORA</w:t>
      </w:r>
    </w:p>
    <w:p w:rsidR="00C65F95" w:rsidRDefault="00C65F95" w:rsidP="00C65F95">
      <w:r>
        <w:t>FOTOCAELDA:</w:t>
      </w:r>
      <w:r>
        <w:tab/>
        <w:t>Según muestra con doble  color</w:t>
      </w:r>
    </w:p>
    <w:p w:rsidR="00C65F95" w:rsidRPr="00146B92" w:rsidRDefault="00C65F95" w:rsidP="00C65F95">
      <w:pPr>
        <w:rPr>
          <w:b/>
        </w:rPr>
      </w:pPr>
      <w:r>
        <w:t>REFERENCIA:</w:t>
      </w:r>
      <w:r>
        <w:tab/>
      </w:r>
      <w:r>
        <w:rPr>
          <w:b/>
        </w:rPr>
        <w:t xml:space="preserve">PULPA    </w:t>
      </w:r>
      <w:r>
        <w:rPr>
          <w:b/>
          <w:u w:val="single"/>
        </w:rPr>
        <w:t>GENERICA</w:t>
      </w:r>
      <w:r>
        <w:rPr>
          <w:b/>
        </w:rPr>
        <w:t xml:space="preserve">    90  GMS</w:t>
      </w:r>
    </w:p>
    <w:p w:rsidR="00C65F95" w:rsidRDefault="00C65F95" w:rsidP="00C65F95">
      <w:r>
        <w:tab/>
      </w:r>
      <w:r>
        <w:tab/>
      </w:r>
      <w:r>
        <w:tab/>
      </w:r>
    </w:p>
    <w:p w:rsidR="00C65F95" w:rsidRDefault="00C65F95" w:rsidP="00C65F95"/>
    <w:p w:rsidR="00C65F95" w:rsidRDefault="00C65F95" w:rsidP="00C65F95">
      <w:r>
        <w:rPr>
          <w:b/>
          <w:bCs/>
          <w:u w:val="single"/>
        </w:rPr>
        <w:t>NOTA:</w:t>
      </w:r>
      <w:r>
        <w:t xml:space="preserve">  - Cyreles   en su   planta</w:t>
      </w:r>
      <w:r>
        <w:tab/>
      </w:r>
    </w:p>
    <w:p w:rsidR="00C65F95" w:rsidRDefault="00C65F95" w:rsidP="00C65F95">
      <w:pPr>
        <w:pStyle w:val="Prrafodelista"/>
        <w:numPr>
          <w:ilvl w:val="0"/>
          <w:numId w:val="2"/>
        </w:numPr>
      </w:pPr>
      <w:r>
        <w:t xml:space="preserve"> Se aprueba  impresión</w:t>
      </w:r>
    </w:p>
    <w:p w:rsidR="00C65F95" w:rsidRDefault="00C65F95" w:rsidP="00C65F95">
      <w:pPr>
        <w:pStyle w:val="Prrafodelista"/>
        <w:numPr>
          <w:ilvl w:val="0"/>
          <w:numId w:val="2"/>
        </w:numPr>
      </w:pPr>
      <w:r>
        <w:t>UTILIZAR  TINTAS ANTIGRASA</w:t>
      </w:r>
    </w:p>
    <w:p w:rsidR="00C65F95" w:rsidRPr="00492713" w:rsidRDefault="00C65F95" w:rsidP="00C65F95">
      <w:pPr>
        <w:ind w:left="1500"/>
        <w:rPr>
          <w:b/>
          <w:sz w:val="28"/>
          <w:szCs w:val="28"/>
        </w:rPr>
      </w:pPr>
    </w:p>
    <w:p w:rsidR="00C65F95" w:rsidRDefault="00C65F95" w:rsidP="00C65F95"/>
    <w:p w:rsidR="00C65F95" w:rsidRDefault="00C65F95" w:rsidP="00C65F95"/>
    <w:p w:rsidR="00C65F95" w:rsidRDefault="00C65F95" w:rsidP="00C65F95">
      <w:r>
        <w:t>Agradezco la atención y colaboración prestada.</w:t>
      </w:r>
    </w:p>
    <w:p w:rsidR="00C65F95" w:rsidRDefault="00C65F95" w:rsidP="00C65F95"/>
    <w:p w:rsidR="00C65F95" w:rsidRDefault="00C65F95" w:rsidP="00C65F95">
      <w:r>
        <w:t>Cordialmente,</w:t>
      </w:r>
    </w:p>
    <w:p w:rsidR="00C65F95" w:rsidRDefault="00C65F95" w:rsidP="00C65F95"/>
    <w:p w:rsidR="00C65F95" w:rsidRPr="00F4077E" w:rsidRDefault="00C65F95" w:rsidP="00C65F95">
      <w:pPr>
        <w:rPr>
          <w:b/>
        </w:rPr>
      </w:pPr>
    </w:p>
    <w:p w:rsidR="00C65F95" w:rsidRDefault="00C65F95" w:rsidP="00C65F95"/>
    <w:p w:rsidR="00C65F95" w:rsidRDefault="00C65F95" w:rsidP="00C65F95">
      <w:r>
        <w:t>RICARDO CASAS ZAPATA</w:t>
      </w:r>
    </w:p>
    <w:p w:rsidR="00C65F95" w:rsidRDefault="00C65F95" w:rsidP="00C65F95">
      <w:r>
        <w:t>Director.</w:t>
      </w:r>
    </w:p>
    <w:p w:rsidR="00C65F95" w:rsidRDefault="00C65F95" w:rsidP="005450D8"/>
    <w:p w:rsidR="00103CBA" w:rsidRDefault="00103CBA" w:rsidP="005450D8"/>
    <w:p w:rsidR="00103CBA" w:rsidRDefault="00103CBA" w:rsidP="00103CBA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103CBA" w:rsidRDefault="00103CBA" w:rsidP="00103CBA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103CBA" w:rsidRDefault="00103CBA" w:rsidP="00103CBA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103CBA" w:rsidRDefault="00103CBA" w:rsidP="00103CBA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103CBA" w:rsidRDefault="00103CBA" w:rsidP="00103CBA">
      <w:pPr>
        <w:rPr>
          <w:b/>
          <w:bCs/>
        </w:rPr>
      </w:pPr>
    </w:p>
    <w:p w:rsidR="00103CBA" w:rsidRDefault="00103CBA" w:rsidP="00103CBA">
      <w:pPr>
        <w:pStyle w:val="Ttulo1"/>
      </w:pPr>
      <w:r>
        <w:t>ORDEN DE TRABAJO    N°      06577</w:t>
      </w:r>
    </w:p>
    <w:p w:rsidR="00103CBA" w:rsidRDefault="00103CBA" w:rsidP="00103CBA"/>
    <w:p w:rsidR="00103CBA" w:rsidRDefault="00103CBA" w:rsidP="00103CBA">
      <w:r>
        <w:t>FECHA:</w:t>
      </w:r>
      <w:r>
        <w:tab/>
        <w:t>Medellín, Mayo   24   de   2010</w:t>
      </w:r>
    </w:p>
    <w:p w:rsidR="00103CBA" w:rsidRDefault="00103CBA" w:rsidP="00103CBA">
      <w:r>
        <w:t>PARA:</w:t>
      </w:r>
      <w:r>
        <w:tab/>
      </w:r>
      <w:r>
        <w:tab/>
        <w:t>PLÁSTICOS DARMA</w:t>
      </w:r>
    </w:p>
    <w:p w:rsidR="00103CBA" w:rsidRDefault="00103CBA" w:rsidP="00103CBA">
      <w:r>
        <w:t>ATENCIÓN:</w:t>
      </w:r>
      <w:r>
        <w:tab/>
        <w:t>Sr. Darío Jaramillo</w:t>
      </w:r>
    </w:p>
    <w:p w:rsidR="00103CBA" w:rsidRDefault="00103CBA" w:rsidP="00103CBA">
      <w:r>
        <w:tab/>
      </w:r>
      <w:r>
        <w:tab/>
        <w:t>Gerente.</w:t>
      </w:r>
    </w:p>
    <w:p w:rsidR="00103CBA" w:rsidRDefault="00103CBA" w:rsidP="00103CBA"/>
    <w:p w:rsidR="00103CBA" w:rsidRDefault="00103CBA" w:rsidP="00103CBA">
      <w:r>
        <w:t>Apreciado Don Darío:</w:t>
      </w:r>
    </w:p>
    <w:p w:rsidR="00103CBA" w:rsidRDefault="00103CBA" w:rsidP="00103CBA"/>
    <w:p w:rsidR="00103CBA" w:rsidRDefault="00103CBA" w:rsidP="00103CBA">
      <w:r>
        <w:t>Con la presente estamos solicitando el siguiente servicio de  IMPRESION:</w:t>
      </w:r>
    </w:p>
    <w:p w:rsidR="00103CBA" w:rsidRDefault="00103CBA" w:rsidP="00103CBA"/>
    <w:p w:rsidR="00103CBA" w:rsidRDefault="00103CBA" w:rsidP="00103CBA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103CBA" w:rsidRDefault="00103CBA" w:rsidP="00103CBA">
      <w:r>
        <w:t xml:space="preserve">MATERIAL   :           Polietileno  Alta   Tubular   45 cm </w:t>
      </w:r>
    </w:p>
    <w:p w:rsidR="00103CBA" w:rsidRDefault="00103CBA" w:rsidP="00103CBA">
      <w:r>
        <w:t>CLIBRE      :               3.0  ”</w:t>
      </w:r>
    </w:p>
    <w:p w:rsidR="004E4950" w:rsidRDefault="004E4950" w:rsidP="00103CBA">
      <w:r>
        <w:t>COLOR:</w:t>
      </w:r>
      <w:r>
        <w:tab/>
      </w:r>
      <w:r>
        <w:tab/>
        <w:t>Naranja</w:t>
      </w:r>
    </w:p>
    <w:p w:rsidR="00103CBA" w:rsidRDefault="00103CBA" w:rsidP="00103CBA">
      <w:r>
        <w:t>REFERENCIA:</w:t>
      </w:r>
      <w:r>
        <w:tab/>
      </w:r>
      <w:r>
        <w:rPr>
          <w:b/>
        </w:rPr>
        <w:t>RAWFIT    GRANDE ALMACEN</w:t>
      </w:r>
    </w:p>
    <w:p w:rsidR="00103CBA" w:rsidRDefault="00103CBA" w:rsidP="00103CBA">
      <w:r>
        <w:t>CANTIDAD    :          110    Kg</w:t>
      </w:r>
    </w:p>
    <w:p w:rsidR="00103CBA" w:rsidRDefault="00103CBA" w:rsidP="00103CBA">
      <w:r>
        <w:t>COLORES:</w:t>
      </w:r>
      <w:r>
        <w:tab/>
      </w:r>
      <w:r>
        <w:tab/>
        <w:t>2  (</w:t>
      </w:r>
      <w:r w:rsidR="00766C1E">
        <w:t xml:space="preserve"> </w:t>
      </w:r>
      <w:r>
        <w:t xml:space="preserve"> Negro – Naranja )</w:t>
      </w:r>
    </w:p>
    <w:p w:rsidR="00103CBA" w:rsidRDefault="00103CBA" w:rsidP="00103CBA">
      <w:r>
        <w:t>CARAS:</w:t>
      </w:r>
      <w:r>
        <w:tab/>
      </w:r>
      <w:r>
        <w:tab/>
        <w:t>2</w:t>
      </w:r>
    </w:p>
    <w:p w:rsidR="00103CBA" w:rsidRDefault="00766C1E" w:rsidP="00103CBA">
      <w:r>
        <w:t>REPETICIÓN:</w:t>
      </w:r>
      <w:r>
        <w:tab/>
        <w:t>40</w:t>
      </w:r>
    </w:p>
    <w:p w:rsidR="00766C1E" w:rsidRDefault="00766C1E" w:rsidP="00103CBA">
      <w:r>
        <w:t>RODILLO:</w:t>
      </w:r>
      <w:r>
        <w:tab/>
      </w:r>
      <w:r>
        <w:tab/>
        <w:t>40</w:t>
      </w:r>
    </w:p>
    <w:p w:rsidR="00103CBA" w:rsidRDefault="00766C1E" w:rsidP="00103CBA">
      <w:r>
        <w:t>BOLSA:</w:t>
      </w:r>
      <w:r>
        <w:tab/>
      </w:r>
      <w:r>
        <w:tab/>
        <w:t xml:space="preserve">40  x 45   cms  </w:t>
      </w:r>
      <w:r w:rsidR="00103CBA">
        <w:t xml:space="preserve"> </w:t>
      </w:r>
    </w:p>
    <w:p w:rsidR="00103CBA" w:rsidRDefault="00103CBA" w:rsidP="00103CBA">
      <w:r>
        <w:t>SELLADO:</w:t>
      </w:r>
      <w:r>
        <w:tab/>
      </w:r>
      <w:r>
        <w:tab/>
        <w:t>Para selle lateral.</w:t>
      </w:r>
    </w:p>
    <w:p w:rsidR="00103CBA" w:rsidRDefault="00103CBA" w:rsidP="00103CBA"/>
    <w:p w:rsidR="00103CBA" w:rsidRDefault="00103CBA" w:rsidP="00103CBA"/>
    <w:p w:rsidR="00103CBA" w:rsidRDefault="00103CBA" w:rsidP="00103CBA">
      <w:r>
        <w:rPr>
          <w:b/>
          <w:bCs/>
          <w:u w:val="single"/>
        </w:rPr>
        <w:t>NOTA:</w:t>
      </w:r>
      <w:r>
        <w:t xml:space="preserve">  * Los cyreles  están en su planta</w:t>
      </w:r>
    </w:p>
    <w:p w:rsidR="00103CBA" w:rsidRDefault="00103CBA" w:rsidP="00103CBA">
      <w:pPr>
        <w:numPr>
          <w:ilvl w:val="0"/>
          <w:numId w:val="1"/>
        </w:numPr>
      </w:pPr>
      <w:r>
        <w:t>Se envían  Arte para  tonos y alturas</w:t>
      </w:r>
    </w:p>
    <w:p w:rsidR="00103CBA" w:rsidRDefault="004E4950" w:rsidP="00103CBA">
      <w:pPr>
        <w:numPr>
          <w:ilvl w:val="0"/>
          <w:numId w:val="2"/>
        </w:numPr>
        <w:rPr>
          <w:b/>
        </w:rPr>
      </w:pPr>
      <w:r>
        <w:t>Se  envia el material de  ALTA</w:t>
      </w:r>
      <w:r w:rsidR="00103CBA">
        <w:t xml:space="preserve"> </w:t>
      </w:r>
      <w:r w:rsidR="00D14D87">
        <w:t xml:space="preserve">  </w:t>
      </w:r>
      <w:r w:rsidR="00103CBA">
        <w:t xml:space="preserve">de </w:t>
      </w:r>
      <w:r w:rsidR="00261F7A">
        <w:t xml:space="preserve">  </w:t>
      </w:r>
      <w:r>
        <w:rPr>
          <w:b/>
        </w:rPr>
        <w:t>45</w:t>
      </w:r>
      <w:r w:rsidR="00103CBA" w:rsidRPr="00426168">
        <w:rPr>
          <w:b/>
        </w:rPr>
        <w:t xml:space="preserve">  cms</w:t>
      </w:r>
    </w:p>
    <w:p w:rsidR="00103CBA" w:rsidRPr="00ED64B0" w:rsidRDefault="00103CBA" w:rsidP="00103CBA">
      <w:pPr>
        <w:numPr>
          <w:ilvl w:val="0"/>
          <w:numId w:val="2"/>
        </w:numPr>
      </w:pPr>
      <w:r>
        <w:rPr>
          <w:b/>
        </w:rPr>
        <w:t xml:space="preserve">SE  APRUEBA  </w:t>
      </w:r>
      <w:r w:rsidR="00ED64B0">
        <w:rPr>
          <w:b/>
        </w:rPr>
        <w:t>IMPRESIÓN</w:t>
      </w:r>
    </w:p>
    <w:p w:rsidR="00ED64B0" w:rsidRDefault="00ED64B0" w:rsidP="00103CBA">
      <w:pPr>
        <w:numPr>
          <w:ilvl w:val="0"/>
          <w:numId w:val="2"/>
        </w:numPr>
      </w:pPr>
      <w:r>
        <w:rPr>
          <w:b/>
        </w:rPr>
        <w:t>CAMBIOS EN  IMPRESION</w:t>
      </w:r>
    </w:p>
    <w:p w:rsidR="00103CBA" w:rsidRDefault="00103CBA" w:rsidP="00103CBA">
      <w:pPr>
        <w:ind w:left="885"/>
      </w:pPr>
    </w:p>
    <w:p w:rsidR="00103CBA" w:rsidRDefault="00103CBA" w:rsidP="00103CBA">
      <w:pPr>
        <w:ind w:left="885"/>
      </w:pPr>
    </w:p>
    <w:p w:rsidR="00103CBA" w:rsidRDefault="00103CBA" w:rsidP="00103CBA">
      <w:r>
        <w:t>Agradezco la atención y colaboración prestada</w:t>
      </w:r>
    </w:p>
    <w:p w:rsidR="00103CBA" w:rsidRDefault="00103CBA" w:rsidP="00103CBA"/>
    <w:p w:rsidR="00103CBA" w:rsidRDefault="00103CBA" w:rsidP="00103CBA"/>
    <w:p w:rsidR="00103CBA" w:rsidRDefault="00103CBA" w:rsidP="00103CBA">
      <w:r>
        <w:t>Cordialmente,</w:t>
      </w:r>
    </w:p>
    <w:p w:rsidR="00103CBA" w:rsidRDefault="00103CBA" w:rsidP="00103CBA"/>
    <w:p w:rsidR="00103CBA" w:rsidRDefault="00103CBA" w:rsidP="00103CBA"/>
    <w:p w:rsidR="00103CBA" w:rsidRDefault="00103CBA" w:rsidP="00103CBA"/>
    <w:p w:rsidR="00103CBA" w:rsidRDefault="00103CBA" w:rsidP="00103CBA">
      <w:r>
        <w:t>RICARDO CASAS ZAPATA</w:t>
      </w:r>
    </w:p>
    <w:p w:rsidR="00103CBA" w:rsidRDefault="00103CBA" w:rsidP="00103CBA">
      <w:r>
        <w:t>Director.</w:t>
      </w:r>
    </w:p>
    <w:p w:rsidR="00103CBA" w:rsidRDefault="00103CBA" w:rsidP="005450D8"/>
    <w:p w:rsidR="008E02BA" w:rsidRDefault="008E02BA" w:rsidP="005450D8"/>
    <w:p w:rsidR="008E02BA" w:rsidRDefault="008E02BA" w:rsidP="005450D8"/>
    <w:p w:rsidR="008E02BA" w:rsidRDefault="008E02BA" w:rsidP="005450D8"/>
    <w:p w:rsidR="008E02BA" w:rsidRDefault="008E02BA" w:rsidP="005450D8"/>
    <w:p w:rsidR="008E02BA" w:rsidRDefault="008E02BA" w:rsidP="008E02BA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8E02BA" w:rsidRDefault="008E02BA" w:rsidP="008E02BA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8E02BA" w:rsidRDefault="008E02BA" w:rsidP="008E02BA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8E02BA" w:rsidRDefault="008E02BA" w:rsidP="008E02BA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8E02BA" w:rsidRDefault="008E02BA" w:rsidP="008E02BA">
      <w:pPr>
        <w:rPr>
          <w:b/>
          <w:bCs/>
        </w:rPr>
      </w:pPr>
    </w:p>
    <w:p w:rsidR="008E02BA" w:rsidRDefault="008E02BA" w:rsidP="008E02BA">
      <w:pPr>
        <w:pStyle w:val="Ttulo1"/>
      </w:pPr>
      <w:r>
        <w:t>ORDEN DE TRABAJO    N°      06576</w:t>
      </w:r>
    </w:p>
    <w:p w:rsidR="008E02BA" w:rsidRDefault="008E02BA" w:rsidP="008E02BA"/>
    <w:p w:rsidR="008E02BA" w:rsidRDefault="008E02BA" w:rsidP="008E02BA">
      <w:r>
        <w:t>FECHA:</w:t>
      </w:r>
      <w:r>
        <w:tab/>
        <w:t>Medellín, Mayo   24   de   2010</w:t>
      </w:r>
    </w:p>
    <w:p w:rsidR="008E02BA" w:rsidRDefault="008E02BA" w:rsidP="008E02BA">
      <w:r>
        <w:t>PARA:</w:t>
      </w:r>
      <w:r>
        <w:tab/>
      </w:r>
      <w:r>
        <w:tab/>
        <w:t>PLÁSTICOS DARMA</w:t>
      </w:r>
    </w:p>
    <w:p w:rsidR="008E02BA" w:rsidRDefault="008E02BA" w:rsidP="008E02BA">
      <w:r>
        <w:t>ATENCIÓN:</w:t>
      </w:r>
      <w:r>
        <w:tab/>
        <w:t>Sr. Darío Jaramillo</w:t>
      </w:r>
    </w:p>
    <w:p w:rsidR="008E02BA" w:rsidRDefault="008E02BA" w:rsidP="008E02BA">
      <w:r>
        <w:tab/>
      </w:r>
      <w:r>
        <w:tab/>
        <w:t>Gerente.</w:t>
      </w:r>
    </w:p>
    <w:p w:rsidR="008E02BA" w:rsidRDefault="008E02BA" w:rsidP="008E02BA"/>
    <w:p w:rsidR="008E02BA" w:rsidRDefault="008E02BA" w:rsidP="008E02BA">
      <w:r>
        <w:t>Apreciado Don Darío:</w:t>
      </w:r>
    </w:p>
    <w:p w:rsidR="008E02BA" w:rsidRDefault="008E02BA" w:rsidP="008E02BA"/>
    <w:p w:rsidR="008E02BA" w:rsidRDefault="008E02BA" w:rsidP="008E02BA">
      <w:r>
        <w:t>Con la presente estamos solicitando el siguiente servicio de  IMPRESION:</w:t>
      </w:r>
    </w:p>
    <w:p w:rsidR="008E02BA" w:rsidRDefault="008E02BA" w:rsidP="008E02BA"/>
    <w:p w:rsidR="008E02BA" w:rsidRDefault="008E02BA" w:rsidP="008E02BA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8E02BA" w:rsidRDefault="008E02BA" w:rsidP="008E02BA">
      <w:r>
        <w:t xml:space="preserve">MATERIAL   :           Polietileno  Alta   Tubular   40 cm </w:t>
      </w:r>
    </w:p>
    <w:p w:rsidR="008E02BA" w:rsidRDefault="008E02BA" w:rsidP="008E02BA">
      <w:r>
        <w:t>CLIBRE      :               3.0  ”</w:t>
      </w:r>
    </w:p>
    <w:p w:rsidR="008E02BA" w:rsidRDefault="008E02BA" w:rsidP="008E02BA">
      <w:r>
        <w:t>COLOR:</w:t>
      </w:r>
      <w:r>
        <w:tab/>
      </w:r>
      <w:r>
        <w:tab/>
        <w:t>Naranja</w:t>
      </w:r>
    </w:p>
    <w:p w:rsidR="008E02BA" w:rsidRDefault="008E02BA" w:rsidP="008E02BA">
      <w:r>
        <w:t>REFERENCIA:</w:t>
      </w:r>
      <w:r>
        <w:tab/>
      </w:r>
      <w:r>
        <w:rPr>
          <w:b/>
        </w:rPr>
        <w:t>RAWFIT    GRANDE ALMACEN</w:t>
      </w:r>
    </w:p>
    <w:p w:rsidR="008E02BA" w:rsidRDefault="008E02BA" w:rsidP="008E02BA">
      <w:r>
        <w:t>CANTIDAD    :          110    Kg</w:t>
      </w:r>
    </w:p>
    <w:p w:rsidR="008E02BA" w:rsidRDefault="008E02BA" w:rsidP="008E02BA">
      <w:r>
        <w:t>COLORES:</w:t>
      </w:r>
      <w:r>
        <w:tab/>
      </w:r>
      <w:r>
        <w:tab/>
        <w:t>2  (  Negro – Naranja )</w:t>
      </w:r>
    </w:p>
    <w:p w:rsidR="008E02BA" w:rsidRDefault="008E02BA" w:rsidP="008E02BA">
      <w:r>
        <w:t>CARAS:</w:t>
      </w:r>
      <w:r>
        <w:tab/>
      </w:r>
      <w:r>
        <w:tab/>
        <w:t>2</w:t>
      </w:r>
    </w:p>
    <w:p w:rsidR="008E02BA" w:rsidRDefault="008E02BA" w:rsidP="008E02BA">
      <w:r>
        <w:t>REPETICIÓN:</w:t>
      </w:r>
      <w:r>
        <w:tab/>
        <w:t>30</w:t>
      </w:r>
    </w:p>
    <w:p w:rsidR="008E02BA" w:rsidRDefault="008E02BA" w:rsidP="008E02BA">
      <w:r>
        <w:t>RODILLO:</w:t>
      </w:r>
      <w:r>
        <w:tab/>
      </w:r>
      <w:r>
        <w:tab/>
        <w:t>30</w:t>
      </w:r>
    </w:p>
    <w:p w:rsidR="008E02BA" w:rsidRDefault="008E02BA" w:rsidP="008E02BA">
      <w:r>
        <w:t>BOLSA:</w:t>
      </w:r>
      <w:r>
        <w:tab/>
      </w:r>
      <w:r>
        <w:tab/>
        <w:t xml:space="preserve">30  x 40   cms   </w:t>
      </w:r>
    </w:p>
    <w:p w:rsidR="008E02BA" w:rsidRDefault="008E02BA" w:rsidP="008E02BA">
      <w:r>
        <w:t>SELLADO:</w:t>
      </w:r>
      <w:r>
        <w:tab/>
      </w:r>
      <w:r>
        <w:tab/>
        <w:t>Para selle lateral.</w:t>
      </w:r>
    </w:p>
    <w:p w:rsidR="008E02BA" w:rsidRDefault="008E02BA" w:rsidP="008E02BA"/>
    <w:p w:rsidR="008E02BA" w:rsidRDefault="008E02BA" w:rsidP="008E02BA"/>
    <w:p w:rsidR="008E02BA" w:rsidRDefault="008E02BA" w:rsidP="008E02BA">
      <w:r>
        <w:rPr>
          <w:b/>
          <w:bCs/>
          <w:u w:val="single"/>
        </w:rPr>
        <w:t>NOTA:</w:t>
      </w:r>
      <w:r>
        <w:t xml:space="preserve">  * Los cyreles  están en su planta</w:t>
      </w:r>
    </w:p>
    <w:p w:rsidR="008E02BA" w:rsidRDefault="008E02BA" w:rsidP="008E02BA">
      <w:pPr>
        <w:numPr>
          <w:ilvl w:val="0"/>
          <w:numId w:val="1"/>
        </w:numPr>
      </w:pPr>
      <w:r>
        <w:t>Se envían  Arte para  tonos y alturas</w:t>
      </w:r>
    </w:p>
    <w:p w:rsidR="008E02BA" w:rsidRDefault="008E02BA" w:rsidP="008E02BA">
      <w:pPr>
        <w:numPr>
          <w:ilvl w:val="0"/>
          <w:numId w:val="2"/>
        </w:numPr>
        <w:rPr>
          <w:b/>
        </w:rPr>
      </w:pPr>
      <w:r>
        <w:t xml:space="preserve">Se  envia el material de  ALTA   de   </w:t>
      </w:r>
      <w:r w:rsidR="006F44FB">
        <w:rPr>
          <w:b/>
        </w:rPr>
        <w:t>40</w:t>
      </w:r>
      <w:r w:rsidRPr="00426168">
        <w:rPr>
          <w:b/>
        </w:rPr>
        <w:t xml:space="preserve">  cms</w:t>
      </w:r>
    </w:p>
    <w:p w:rsidR="008E02BA" w:rsidRPr="00ED64B0" w:rsidRDefault="008E02BA" w:rsidP="008E02BA">
      <w:pPr>
        <w:numPr>
          <w:ilvl w:val="0"/>
          <w:numId w:val="2"/>
        </w:numPr>
      </w:pPr>
      <w:r>
        <w:rPr>
          <w:b/>
        </w:rPr>
        <w:t>SE  APRUEBA  IMPRESIÓN</w:t>
      </w:r>
    </w:p>
    <w:p w:rsidR="008E02BA" w:rsidRDefault="008E02BA" w:rsidP="008E02BA">
      <w:pPr>
        <w:numPr>
          <w:ilvl w:val="0"/>
          <w:numId w:val="2"/>
        </w:numPr>
      </w:pPr>
      <w:r>
        <w:rPr>
          <w:b/>
        </w:rPr>
        <w:t>CAMBIOS EN  IMPRESION</w:t>
      </w:r>
    </w:p>
    <w:p w:rsidR="008E02BA" w:rsidRDefault="008E02BA" w:rsidP="008E02BA">
      <w:pPr>
        <w:ind w:left="885"/>
      </w:pPr>
    </w:p>
    <w:p w:rsidR="008E02BA" w:rsidRDefault="008E02BA" w:rsidP="008E02BA">
      <w:pPr>
        <w:ind w:left="885"/>
      </w:pPr>
    </w:p>
    <w:p w:rsidR="008E02BA" w:rsidRDefault="008E02BA" w:rsidP="008E02BA">
      <w:r>
        <w:t>Agradezco la atención y colaboración prestada</w:t>
      </w:r>
    </w:p>
    <w:p w:rsidR="008E02BA" w:rsidRDefault="008E02BA" w:rsidP="008E02BA"/>
    <w:p w:rsidR="008E02BA" w:rsidRDefault="008E02BA" w:rsidP="008E02BA"/>
    <w:p w:rsidR="008E02BA" w:rsidRDefault="008E02BA" w:rsidP="008E02BA">
      <w:r>
        <w:t>Cordialmente,</w:t>
      </w:r>
    </w:p>
    <w:p w:rsidR="008E02BA" w:rsidRDefault="008E02BA" w:rsidP="008E02BA"/>
    <w:p w:rsidR="008E02BA" w:rsidRDefault="008E02BA" w:rsidP="008E02BA"/>
    <w:p w:rsidR="008E02BA" w:rsidRDefault="008E02BA" w:rsidP="008E02BA"/>
    <w:p w:rsidR="008E02BA" w:rsidRDefault="008E02BA" w:rsidP="008E02BA">
      <w:r>
        <w:t>RICARDO CASAS ZAPATA</w:t>
      </w:r>
    </w:p>
    <w:p w:rsidR="008E02BA" w:rsidRDefault="008E02BA" w:rsidP="008E02BA">
      <w:r>
        <w:t>Director.</w:t>
      </w:r>
    </w:p>
    <w:p w:rsidR="008E02BA" w:rsidRPr="002C0A2B" w:rsidRDefault="008E02BA" w:rsidP="008E02BA"/>
    <w:p w:rsidR="008E02BA" w:rsidRDefault="008E02BA" w:rsidP="005450D8"/>
    <w:p w:rsidR="002210E1" w:rsidRDefault="002210E1" w:rsidP="005450D8"/>
    <w:p w:rsidR="002210E1" w:rsidRDefault="002210E1" w:rsidP="005450D8"/>
    <w:p w:rsidR="002210E1" w:rsidRDefault="002210E1" w:rsidP="005450D8"/>
    <w:p w:rsidR="002210E1" w:rsidRDefault="002210E1" w:rsidP="002210E1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2210E1" w:rsidRDefault="002210E1" w:rsidP="002210E1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2210E1" w:rsidRDefault="002210E1" w:rsidP="002210E1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2210E1" w:rsidRDefault="002210E1" w:rsidP="002210E1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2210E1" w:rsidRDefault="002210E1" w:rsidP="002210E1">
      <w:pPr>
        <w:rPr>
          <w:b/>
          <w:bCs/>
        </w:rPr>
      </w:pPr>
    </w:p>
    <w:p w:rsidR="002210E1" w:rsidRDefault="002210E1" w:rsidP="002210E1">
      <w:pPr>
        <w:pStyle w:val="Ttulo1"/>
      </w:pPr>
    </w:p>
    <w:p w:rsidR="002210E1" w:rsidRDefault="002210E1" w:rsidP="002210E1">
      <w:pPr>
        <w:pStyle w:val="Ttulo1"/>
      </w:pPr>
      <w:r>
        <w:t>ORDEN DE TRABAJO     N °      06540</w:t>
      </w:r>
    </w:p>
    <w:p w:rsidR="002210E1" w:rsidRDefault="002210E1" w:rsidP="002210E1"/>
    <w:p w:rsidR="002210E1" w:rsidRDefault="002210E1" w:rsidP="002210E1">
      <w:r>
        <w:t>FECHA:</w:t>
      </w:r>
      <w:r>
        <w:tab/>
        <w:t>Medellín, Marzo  24   de   2010</w:t>
      </w:r>
    </w:p>
    <w:p w:rsidR="002210E1" w:rsidRDefault="002210E1" w:rsidP="002210E1">
      <w:r>
        <w:t>PARA:</w:t>
      </w:r>
      <w:r>
        <w:tab/>
      </w:r>
      <w:r>
        <w:tab/>
        <w:t>PLÁSTICOS DARMA</w:t>
      </w:r>
    </w:p>
    <w:p w:rsidR="002210E1" w:rsidRDefault="002210E1" w:rsidP="002210E1">
      <w:r>
        <w:t>ATENCIÓN:</w:t>
      </w:r>
      <w:r>
        <w:tab/>
        <w:t>Sr. Darío Jaramillo</w:t>
      </w:r>
    </w:p>
    <w:p w:rsidR="002210E1" w:rsidRDefault="002210E1" w:rsidP="002210E1">
      <w:r>
        <w:tab/>
      </w:r>
      <w:r>
        <w:tab/>
        <w:t>Gerente.</w:t>
      </w:r>
    </w:p>
    <w:p w:rsidR="002210E1" w:rsidRDefault="002210E1" w:rsidP="002210E1"/>
    <w:p w:rsidR="002210E1" w:rsidRDefault="002210E1" w:rsidP="002210E1">
      <w:r>
        <w:t>Apreciado Don Darío:</w:t>
      </w:r>
    </w:p>
    <w:p w:rsidR="002210E1" w:rsidRDefault="002210E1" w:rsidP="002210E1"/>
    <w:p w:rsidR="002210E1" w:rsidRDefault="002210E1" w:rsidP="002210E1">
      <w:r>
        <w:t>Con la presente estamos solicitando el siguiente servicio de  IMPRESIÓN :</w:t>
      </w:r>
    </w:p>
    <w:p w:rsidR="002210E1" w:rsidRDefault="002210E1" w:rsidP="002210E1"/>
    <w:p w:rsidR="002210E1" w:rsidRDefault="002210E1" w:rsidP="002210E1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2210E1" w:rsidRDefault="002210E1" w:rsidP="002210E1">
      <w:r>
        <w:t xml:space="preserve">MATERIAL   :           Polipropileno SemiTubular   de  </w:t>
      </w:r>
      <w:r w:rsidRPr="00B24285">
        <w:rPr>
          <w:b/>
        </w:rPr>
        <w:t>13 + 4</w:t>
      </w:r>
      <w:r>
        <w:t xml:space="preserve">     cms</w:t>
      </w:r>
    </w:p>
    <w:p w:rsidR="002210E1" w:rsidRDefault="002210E1" w:rsidP="002210E1">
      <w:r>
        <w:t>CLIBRE      :               1.5   ”</w:t>
      </w:r>
    </w:p>
    <w:p w:rsidR="002210E1" w:rsidRPr="00AD5DCF" w:rsidRDefault="002210E1" w:rsidP="002210E1">
      <w:pPr>
        <w:rPr>
          <w:b/>
        </w:rPr>
      </w:pPr>
      <w:r>
        <w:t>REFERENCIA:</w:t>
      </w:r>
      <w:r>
        <w:tab/>
      </w:r>
      <w:r>
        <w:rPr>
          <w:b/>
        </w:rPr>
        <w:t>CARMEL  INTERIOR  PEQUENA</w:t>
      </w:r>
    </w:p>
    <w:p w:rsidR="002210E1" w:rsidRDefault="002210E1" w:rsidP="002210E1">
      <w:r>
        <w:t>CANTIDAD    :          60    Kg</w:t>
      </w:r>
    </w:p>
    <w:p w:rsidR="002210E1" w:rsidRDefault="002210E1" w:rsidP="002210E1">
      <w:r>
        <w:t>COLORES:</w:t>
      </w:r>
      <w:r>
        <w:tab/>
      </w:r>
      <w:r>
        <w:tab/>
        <w:t>1 ( Según  arte )</w:t>
      </w:r>
    </w:p>
    <w:p w:rsidR="002210E1" w:rsidRDefault="002210E1" w:rsidP="002210E1">
      <w:r>
        <w:t>CARAS:</w:t>
      </w:r>
      <w:r>
        <w:tab/>
      </w:r>
      <w:r>
        <w:tab/>
        <w:t xml:space="preserve">1  </w:t>
      </w:r>
    </w:p>
    <w:p w:rsidR="002210E1" w:rsidRDefault="002210E1" w:rsidP="002210E1">
      <w:r>
        <w:t>REPETICIÓN:</w:t>
      </w:r>
      <w:r>
        <w:tab/>
        <w:t>14</w:t>
      </w:r>
    </w:p>
    <w:p w:rsidR="002210E1" w:rsidRDefault="002210E1" w:rsidP="002210E1">
      <w:r>
        <w:t>RODILLO:</w:t>
      </w:r>
      <w:r>
        <w:tab/>
      </w:r>
      <w:r>
        <w:tab/>
        <w:t>29</w:t>
      </w:r>
    </w:p>
    <w:p w:rsidR="002210E1" w:rsidRDefault="002210E1" w:rsidP="002210E1">
      <w:r>
        <w:t>BOLSA:</w:t>
      </w:r>
      <w:r>
        <w:tab/>
      </w:r>
      <w:r>
        <w:tab/>
        <w:t>14  X  13 + 4    cms    de solapa  volada</w:t>
      </w:r>
    </w:p>
    <w:p w:rsidR="002210E1" w:rsidRDefault="002210E1" w:rsidP="002210E1">
      <w:r>
        <w:t>SELLADO:</w:t>
      </w:r>
      <w:r>
        <w:tab/>
      </w:r>
      <w:r>
        <w:tab/>
        <w:t>Para selle lateral.</w:t>
      </w:r>
    </w:p>
    <w:p w:rsidR="002210E1" w:rsidRDefault="002210E1" w:rsidP="002210E1"/>
    <w:p w:rsidR="002210E1" w:rsidRDefault="002210E1" w:rsidP="002210E1"/>
    <w:p w:rsidR="002210E1" w:rsidRDefault="002210E1" w:rsidP="002210E1">
      <w:r>
        <w:rPr>
          <w:b/>
          <w:bCs/>
          <w:u w:val="single"/>
        </w:rPr>
        <w:t>NOTA:</w:t>
      </w:r>
      <w:r>
        <w:t xml:space="preserve">  *   Los cyreles se encuentran en su planta</w:t>
      </w:r>
    </w:p>
    <w:p w:rsidR="002210E1" w:rsidRDefault="002210E1" w:rsidP="002210E1">
      <w:pPr>
        <w:numPr>
          <w:ilvl w:val="0"/>
          <w:numId w:val="1"/>
        </w:numPr>
      </w:pPr>
      <w:r>
        <w:t>Se envían ARTE    para tonos y alturas</w:t>
      </w:r>
    </w:p>
    <w:p w:rsidR="002210E1" w:rsidRPr="00307118" w:rsidRDefault="002210E1" w:rsidP="002210E1">
      <w:pPr>
        <w:numPr>
          <w:ilvl w:val="0"/>
          <w:numId w:val="2"/>
        </w:numPr>
      </w:pPr>
      <w:r>
        <w:t xml:space="preserve">Se  envia el material de PP </w:t>
      </w:r>
      <w:r>
        <w:rPr>
          <w:b/>
        </w:rPr>
        <w:t xml:space="preserve">de  13 + 4 </w:t>
      </w:r>
      <w:r w:rsidRPr="00AD5DCF">
        <w:rPr>
          <w:b/>
        </w:rPr>
        <w:t xml:space="preserve">  cms</w:t>
      </w:r>
    </w:p>
    <w:p w:rsidR="002210E1" w:rsidRPr="00150D1A" w:rsidRDefault="002210E1" w:rsidP="002210E1">
      <w:pPr>
        <w:numPr>
          <w:ilvl w:val="0"/>
          <w:numId w:val="2"/>
        </w:numPr>
      </w:pPr>
      <w:r>
        <w:rPr>
          <w:b/>
        </w:rPr>
        <w:t>Igual  ultima  impresion</w:t>
      </w:r>
    </w:p>
    <w:p w:rsidR="002210E1" w:rsidRDefault="002210E1" w:rsidP="002210E1">
      <w:pPr>
        <w:ind w:left="885"/>
      </w:pPr>
    </w:p>
    <w:p w:rsidR="002210E1" w:rsidRDefault="002210E1" w:rsidP="002210E1">
      <w:pPr>
        <w:ind w:left="885"/>
      </w:pPr>
    </w:p>
    <w:p w:rsidR="002210E1" w:rsidRDefault="002210E1" w:rsidP="002210E1">
      <w:r>
        <w:t>Agradezco la atención y colaboración prestada.</w:t>
      </w:r>
    </w:p>
    <w:p w:rsidR="002210E1" w:rsidRDefault="002210E1" w:rsidP="002210E1"/>
    <w:p w:rsidR="002210E1" w:rsidRDefault="002210E1" w:rsidP="002210E1"/>
    <w:p w:rsidR="002210E1" w:rsidRDefault="002210E1" w:rsidP="002210E1">
      <w:r>
        <w:t>Cordialmente,</w:t>
      </w:r>
    </w:p>
    <w:p w:rsidR="002210E1" w:rsidRDefault="002210E1" w:rsidP="002210E1"/>
    <w:p w:rsidR="002210E1" w:rsidRDefault="002210E1" w:rsidP="002210E1"/>
    <w:p w:rsidR="002210E1" w:rsidRDefault="002210E1" w:rsidP="002210E1"/>
    <w:p w:rsidR="002210E1" w:rsidRDefault="002210E1" w:rsidP="002210E1">
      <w:r>
        <w:t>RICARDO CASAS ZAPATA</w:t>
      </w:r>
    </w:p>
    <w:p w:rsidR="002210E1" w:rsidRDefault="002210E1" w:rsidP="002210E1">
      <w:r>
        <w:t>Director.</w:t>
      </w:r>
    </w:p>
    <w:p w:rsidR="002210E1" w:rsidRDefault="002210E1" w:rsidP="002210E1"/>
    <w:p w:rsidR="002210E1" w:rsidRDefault="002210E1" w:rsidP="005450D8"/>
    <w:p w:rsidR="002210E1" w:rsidRDefault="002210E1" w:rsidP="005450D8"/>
    <w:p w:rsidR="002210E1" w:rsidRDefault="002210E1" w:rsidP="005450D8"/>
    <w:p w:rsidR="002210E1" w:rsidRDefault="002210E1" w:rsidP="005450D8"/>
    <w:p w:rsidR="002210E1" w:rsidRDefault="002210E1" w:rsidP="005450D8"/>
    <w:p w:rsidR="002210E1" w:rsidRDefault="002210E1" w:rsidP="002210E1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2210E1" w:rsidRDefault="002210E1" w:rsidP="002210E1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2210E1" w:rsidRDefault="002210E1" w:rsidP="002210E1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2210E1" w:rsidRDefault="002210E1" w:rsidP="002210E1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2210E1" w:rsidRDefault="002210E1" w:rsidP="002210E1">
      <w:pPr>
        <w:pStyle w:val="Ttulo1"/>
      </w:pPr>
    </w:p>
    <w:p w:rsidR="002210E1" w:rsidRDefault="002210E1" w:rsidP="002210E1">
      <w:pPr>
        <w:pStyle w:val="Ttulo1"/>
      </w:pPr>
      <w:r>
        <w:t>ORDEN DE TRABAJO  N °      06539</w:t>
      </w:r>
    </w:p>
    <w:p w:rsidR="002210E1" w:rsidRDefault="002210E1" w:rsidP="002210E1"/>
    <w:p w:rsidR="002210E1" w:rsidRDefault="002210E1" w:rsidP="002210E1">
      <w:r>
        <w:t>FECHA:</w:t>
      </w:r>
      <w:r>
        <w:tab/>
        <w:t>Medellín, Abril    19      de   2010</w:t>
      </w:r>
    </w:p>
    <w:p w:rsidR="002210E1" w:rsidRDefault="002210E1" w:rsidP="002210E1">
      <w:r>
        <w:t>PARA:</w:t>
      </w:r>
      <w:r>
        <w:tab/>
      </w:r>
      <w:r>
        <w:tab/>
        <w:t>PLÁSTICOS DARMA</w:t>
      </w:r>
    </w:p>
    <w:p w:rsidR="002210E1" w:rsidRDefault="002210E1" w:rsidP="002210E1">
      <w:r>
        <w:t>ATENCIÓN:</w:t>
      </w:r>
      <w:r>
        <w:tab/>
        <w:t>Sr. Darío Jaramillo</w:t>
      </w:r>
    </w:p>
    <w:p w:rsidR="002210E1" w:rsidRDefault="002210E1" w:rsidP="002210E1">
      <w:r>
        <w:tab/>
      </w:r>
      <w:r>
        <w:tab/>
        <w:t>Gerente.</w:t>
      </w:r>
    </w:p>
    <w:p w:rsidR="002210E1" w:rsidRDefault="002210E1" w:rsidP="002210E1"/>
    <w:p w:rsidR="002210E1" w:rsidRDefault="002210E1" w:rsidP="002210E1">
      <w:r>
        <w:t>Apreciado Don Darío:</w:t>
      </w:r>
    </w:p>
    <w:p w:rsidR="002210E1" w:rsidRDefault="002210E1" w:rsidP="002210E1"/>
    <w:p w:rsidR="002210E1" w:rsidRDefault="002210E1" w:rsidP="002210E1">
      <w:r>
        <w:t>Con la presente estamos solicitando el siguiente servicio de  IMPRESIÓN :</w:t>
      </w:r>
    </w:p>
    <w:p w:rsidR="002210E1" w:rsidRDefault="002210E1" w:rsidP="002210E1"/>
    <w:p w:rsidR="002210E1" w:rsidRDefault="002210E1" w:rsidP="002210E1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2210E1" w:rsidRDefault="002210E1" w:rsidP="002210E1">
      <w:r>
        <w:t xml:space="preserve">MATERIAL   :           Polipropileno Tubular de </w:t>
      </w:r>
      <w:r>
        <w:rPr>
          <w:b/>
        </w:rPr>
        <w:t>40</w:t>
      </w:r>
      <w:r>
        <w:t xml:space="preserve"> cms</w:t>
      </w:r>
    </w:p>
    <w:p w:rsidR="002210E1" w:rsidRDefault="002210E1" w:rsidP="002210E1">
      <w:r>
        <w:t xml:space="preserve">CLIBRE      :               </w:t>
      </w:r>
      <w:r>
        <w:rPr>
          <w:b/>
        </w:rPr>
        <w:t>2.0  ”</w:t>
      </w:r>
    </w:p>
    <w:p w:rsidR="002210E1" w:rsidRDefault="002210E1" w:rsidP="002210E1">
      <w:r>
        <w:t>REFERENCIA:</w:t>
      </w:r>
      <w:r>
        <w:tab/>
      </w:r>
      <w:r>
        <w:rPr>
          <w:b/>
        </w:rPr>
        <w:t>CARMEL  JEAN</w:t>
      </w:r>
    </w:p>
    <w:p w:rsidR="002210E1" w:rsidRDefault="002210E1" w:rsidP="002210E1">
      <w:r>
        <w:t>CANTIDAD    :          110    Kg</w:t>
      </w:r>
    </w:p>
    <w:p w:rsidR="002210E1" w:rsidRDefault="002210E1" w:rsidP="002210E1">
      <w:r>
        <w:t>COLORES:</w:t>
      </w:r>
      <w:r>
        <w:tab/>
      </w:r>
      <w:r>
        <w:tab/>
        <w:t>1 (  MAGENTA  )</w:t>
      </w:r>
    </w:p>
    <w:p w:rsidR="002210E1" w:rsidRDefault="002210E1" w:rsidP="002210E1">
      <w:r>
        <w:t>CARAS:</w:t>
      </w:r>
      <w:r>
        <w:tab/>
      </w:r>
      <w:r>
        <w:tab/>
        <w:t>1</w:t>
      </w:r>
    </w:p>
    <w:p w:rsidR="002210E1" w:rsidRDefault="002210E1" w:rsidP="002210E1">
      <w:r>
        <w:t>REPETICIÓN:</w:t>
      </w:r>
      <w:r>
        <w:tab/>
        <w:t>30</w:t>
      </w:r>
    </w:p>
    <w:p w:rsidR="002210E1" w:rsidRDefault="002210E1" w:rsidP="002210E1">
      <w:r>
        <w:t>RODILLO:</w:t>
      </w:r>
      <w:r>
        <w:tab/>
      </w:r>
      <w:r>
        <w:tab/>
        <w:t>30</w:t>
      </w:r>
    </w:p>
    <w:p w:rsidR="002210E1" w:rsidRDefault="002210E1" w:rsidP="002210E1">
      <w:r>
        <w:t>BOLSA:</w:t>
      </w:r>
      <w:r>
        <w:tab/>
      </w:r>
      <w:r>
        <w:tab/>
      </w:r>
      <w:r>
        <w:rPr>
          <w:b/>
        </w:rPr>
        <w:t>30  x  38 + 5</w:t>
      </w:r>
      <w:r>
        <w:t xml:space="preserve">  solapa interna  cms</w:t>
      </w:r>
    </w:p>
    <w:p w:rsidR="002210E1" w:rsidRDefault="002210E1" w:rsidP="002210E1">
      <w:r>
        <w:t>SELLADO:</w:t>
      </w:r>
      <w:r>
        <w:tab/>
      </w:r>
      <w:r>
        <w:tab/>
        <w:t>Para selle lateral.</w:t>
      </w:r>
    </w:p>
    <w:p w:rsidR="002210E1" w:rsidRDefault="002210E1" w:rsidP="002210E1"/>
    <w:p w:rsidR="002210E1" w:rsidRDefault="002210E1" w:rsidP="002210E1">
      <w:r>
        <w:rPr>
          <w:b/>
          <w:bCs/>
          <w:u w:val="single"/>
        </w:rPr>
        <w:t>NOTA:</w:t>
      </w:r>
      <w:r>
        <w:t xml:space="preserve">  </w:t>
      </w:r>
      <w:r>
        <w:rPr>
          <w:b/>
          <w:sz w:val="28"/>
          <w:szCs w:val="28"/>
          <w:u w:val="single"/>
        </w:rPr>
        <w:t>* Cyreles  en su  planta</w:t>
      </w:r>
    </w:p>
    <w:p w:rsidR="002210E1" w:rsidRDefault="002210E1" w:rsidP="002210E1">
      <w:pPr>
        <w:numPr>
          <w:ilvl w:val="0"/>
          <w:numId w:val="3"/>
        </w:numPr>
      </w:pPr>
      <w:r>
        <w:t>Se envían muestra física  para tonos y alturas</w:t>
      </w:r>
    </w:p>
    <w:p w:rsidR="002210E1" w:rsidRDefault="002210E1" w:rsidP="002210E1">
      <w:pPr>
        <w:numPr>
          <w:ilvl w:val="0"/>
          <w:numId w:val="4"/>
        </w:numPr>
        <w:rPr>
          <w:b/>
        </w:rPr>
      </w:pPr>
      <w:r>
        <w:t xml:space="preserve">Se  envia el material de PP de </w:t>
      </w:r>
      <w:r>
        <w:rPr>
          <w:b/>
        </w:rPr>
        <w:t xml:space="preserve">40 </w:t>
      </w:r>
      <w:r>
        <w:t xml:space="preserve"> </w:t>
      </w:r>
      <w:r>
        <w:rPr>
          <w:b/>
        </w:rPr>
        <w:t>cms</w:t>
      </w:r>
    </w:p>
    <w:p w:rsidR="002210E1" w:rsidRDefault="002210E1" w:rsidP="002210E1">
      <w:pPr>
        <w:ind w:left="885"/>
      </w:pPr>
    </w:p>
    <w:p w:rsidR="002210E1" w:rsidRDefault="002210E1" w:rsidP="002210E1">
      <w:pPr>
        <w:ind w:left="885"/>
      </w:pPr>
    </w:p>
    <w:p w:rsidR="002210E1" w:rsidRDefault="002210E1" w:rsidP="002210E1">
      <w:r>
        <w:t>Agradezco la atención y colaboración prestada.</w:t>
      </w:r>
    </w:p>
    <w:p w:rsidR="002210E1" w:rsidRDefault="002210E1" w:rsidP="002210E1"/>
    <w:p w:rsidR="002210E1" w:rsidRDefault="002210E1" w:rsidP="002210E1"/>
    <w:p w:rsidR="002210E1" w:rsidRDefault="002210E1" w:rsidP="002210E1">
      <w:r>
        <w:t>Cordialmente,</w:t>
      </w:r>
    </w:p>
    <w:p w:rsidR="002210E1" w:rsidRDefault="002210E1" w:rsidP="002210E1"/>
    <w:p w:rsidR="002210E1" w:rsidRDefault="002210E1" w:rsidP="002210E1"/>
    <w:p w:rsidR="002210E1" w:rsidRDefault="002210E1" w:rsidP="002210E1"/>
    <w:p w:rsidR="002210E1" w:rsidRDefault="002210E1" w:rsidP="002210E1">
      <w:r>
        <w:t>RICARDO CASAS ZAPATA</w:t>
      </w:r>
    </w:p>
    <w:p w:rsidR="002210E1" w:rsidRDefault="002210E1" w:rsidP="002210E1">
      <w:r>
        <w:t>Director.</w:t>
      </w:r>
    </w:p>
    <w:p w:rsidR="002210E1" w:rsidRDefault="002210E1" w:rsidP="005450D8"/>
    <w:p w:rsidR="00366C2F" w:rsidRDefault="00366C2F" w:rsidP="005450D8"/>
    <w:p w:rsidR="00366C2F" w:rsidRDefault="00366C2F" w:rsidP="005450D8"/>
    <w:p w:rsidR="00366C2F" w:rsidRDefault="00366C2F" w:rsidP="005450D8"/>
    <w:p w:rsidR="00366C2F" w:rsidRDefault="00366C2F" w:rsidP="005450D8"/>
    <w:p w:rsidR="00366C2F" w:rsidRDefault="00366C2F" w:rsidP="005450D8"/>
    <w:p w:rsidR="00366C2F" w:rsidRDefault="00366C2F" w:rsidP="005450D8"/>
    <w:p w:rsidR="00366C2F" w:rsidRDefault="00366C2F" w:rsidP="005450D8"/>
    <w:p w:rsidR="00366C2F" w:rsidRDefault="00366C2F" w:rsidP="005450D8"/>
    <w:p w:rsidR="00366C2F" w:rsidRDefault="00366C2F" w:rsidP="00366C2F">
      <w:pPr>
        <w:rPr>
          <w:b/>
          <w:bCs/>
          <w:sz w:val="20"/>
        </w:rPr>
      </w:pPr>
      <w:r>
        <w:rPr>
          <w:b/>
          <w:bCs/>
          <w:sz w:val="20"/>
        </w:rPr>
        <w:t>PLÁSTICOS UNION LTDA</w:t>
      </w:r>
    </w:p>
    <w:p w:rsidR="00366C2F" w:rsidRDefault="00366C2F" w:rsidP="00366C2F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366C2F" w:rsidRDefault="00366C2F" w:rsidP="00366C2F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76 N 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366C2F" w:rsidRDefault="00366C2F" w:rsidP="00366C2F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4 44 46 64   ITAGUI.</w:t>
      </w:r>
    </w:p>
    <w:p w:rsidR="00366C2F" w:rsidRDefault="00366C2F" w:rsidP="00366C2F">
      <w:pPr>
        <w:rPr>
          <w:b/>
          <w:bCs/>
          <w:sz w:val="20"/>
        </w:rPr>
      </w:pPr>
    </w:p>
    <w:p w:rsidR="00366C2F" w:rsidRDefault="00366C2F" w:rsidP="00366C2F">
      <w:pPr>
        <w:rPr>
          <w:b/>
        </w:rPr>
      </w:pPr>
    </w:p>
    <w:p w:rsidR="00366C2F" w:rsidRDefault="00366C2F" w:rsidP="00366C2F">
      <w:pPr>
        <w:pStyle w:val="Ttulo1"/>
      </w:pPr>
      <w:r>
        <w:t>ORDEN DE TRABAJO    N°      06607</w:t>
      </w:r>
    </w:p>
    <w:p w:rsidR="00366C2F" w:rsidRDefault="00366C2F" w:rsidP="00366C2F"/>
    <w:p w:rsidR="00366C2F" w:rsidRDefault="00C31FEB" w:rsidP="00366C2F">
      <w:r>
        <w:t>FECHA:</w:t>
      </w:r>
      <w:r>
        <w:tab/>
        <w:t>Medellín,  Mayo  28</w:t>
      </w:r>
      <w:r w:rsidR="00366C2F">
        <w:t xml:space="preserve">   de   2010</w:t>
      </w:r>
    </w:p>
    <w:p w:rsidR="00366C2F" w:rsidRDefault="00366C2F" w:rsidP="00366C2F">
      <w:r>
        <w:t>PARA:</w:t>
      </w:r>
      <w:r>
        <w:tab/>
      </w:r>
      <w:r>
        <w:tab/>
        <w:t>PLASTICOS DARMA S.A.</w:t>
      </w:r>
    </w:p>
    <w:p w:rsidR="00366C2F" w:rsidRDefault="00366C2F" w:rsidP="00366C2F">
      <w:r>
        <w:t>ATENCIÓN:</w:t>
      </w:r>
      <w:r>
        <w:tab/>
        <w:t>Sr. Dario Jaramillo</w:t>
      </w:r>
    </w:p>
    <w:p w:rsidR="00366C2F" w:rsidRDefault="00366C2F" w:rsidP="00366C2F">
      <w:r>
        <w:tab/>
      </w:r>
      <w:r>
        <w:tab/>
        <w:t>Gerente</w:t>
      </w:r>
    </w:p>
    <w:p w:rsidR="00366C2F" w:rsidRDefault="00366C2F" w:rsidP="00366C2F"/>
    <w:p w:rsidR="00366C2F" w:rsidRDefault="00366C2F" w:rsidP="00366C2F">
      <w:r>
        <w:t>Apreciado  Don Darío:</w:t>
      </w:r>
    </w:p>
    <w:p w:rsidR="00366C2F" w:rsidRDefault="00366C2F" w:rsidP="00366C2F">
      <w:r>
        <w:t xml:space="preserve"> </w:t>
      </w:r>
    </w:p>
    <w:p w:rsidR="00366C2F" w:rsidRDefault="00366C2F" w:rsidP="00366C2F">
      <w:r>
        <w:t>Con la presente estamos solicitando el siguiente Material :</w:t>
      </w:r>
    </w:p>
    <w:p w:rsidR="00366C2F" w:rsidRDefault="00366C2F" w:rsidP="00366C2F"/>
    <w:p w:rsidR="00366C2F" w:rsidRDefault="00366C2F" w:rsidP="00366C2F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366C2F" w:rsidRDefault="00366C2F" w:rsidP="00366C2F">
      <w:pPr>
        <w:rPr>
          <w:b/>
          <w:bCs/>
          <w:u w:val="single"/>
        </w:rPr>
      </w:pPr>
    </w:p>
    <w:p w:rsidR="00366C2F" w:rsidRDefault="00366C2F" w:rsidP="00366C2F">
      <w:r>
        <w:t>MATERIAL:</w:t>
      </w:r>
      <w:r>
        <w:tab/>
      </w:r>
      <w:r>
        <w:tab/>
        <w:t>Polietileno  Alta  Densidad Blanco  SEMITUBULAR</w:t>
      </w:r>
    </w:p>
    <w:p w:rsidR="00366C2F" w:rsidRDefault="00366C2F" w:rsidP="00366C2F">
      <w:r>
        <w:t>MEDIDA:</w:t>
      </w:r>
      <w:r>
        <w:tab/>
      </w:r>
      <w:r>
        <w:tab/>
        <w:t xml:space="preserve">35.5 </w:t>
      </w:r>
      <w:r w:rsidRPr="007317E8">
        <w:rPr>
          <w:b/>
        </w:rPr>
        <w:t xml:space="preserve">   </w:t>
      </w:r>
      <w:r>
        <w:t>Cms.</w:t>
      </w:r>
    </w:p>
    <w:p w:rsidR="00366C2F" w:rsidRDefault="00366C2F" w:rsidP="00366C2F">
      <w:pPr>
        <w:rPr>
          <w:b/>
          <w:bCs/>
        </w:rPr>
      </w:pPr>
      <w:r>
        <w:t>CALIBRE:</w:t>
      </w:r>
      <w:r>
        <w:tab/>
      </w:r>
      <w:r>
        <w:tab/>
      </w:r>
      <w:r>
        <w:rPr>
          <w:b/>
        </w:rPr>
        <w:t xml:space="preserve">1.1 </w:t>
      </w:r>
      <w:r w:rsidRPr="007317E8">
        <w:rPr>
          <w:b/>
        </w:rPr>
        <w:t xml:space="preserve"> </w:t>
      </w:r>
      <w:r w:rsidRPr="007317E8">
        <w:rPr>
          <w:b/>
          <w:bCs/>
        </w:rPr>
        <w:t xml:space="preserve"> ”</w:t>
      </w:r>
    </w:p>
    <w:p w:rsidR="00366C2F" w:rsidRDefault="00366C2F" w:rsidP="00366C2F">
      <w:r>
        <w:t>COLOR:</w:t>
      </w:r>
      <w:r>
        <w:tab/>
      </w:r>
      <w:r>
        <w:tab/>
        <w:t>Blanco</w:t>
      </w:r>
    </w:p>
    <w:p w:rsidR="00366C2F" w:rsidRPr="00874A16" w:rsidRDefault="00366C2F" w:rsidP="00366C2F">
      <w:r>
        <w:t>TRATADO:</w:t>
      </w:r>
      <w:r>
        <w:tab/>
      </w:r>
      <w:r>
        <w:tab/>
        <w:t>2  Caras.</w:t>
      </w:r>
    </w:p>
    <w:p w:rsidR="00366C2F" w:rsidRDefault="0038035C" w:rsidP="00366C2F">
      <w:pPr>
        <w:rPr>
          <w:b/>
          <w:bCs/>
        </w:rPr>
      </w:pPr>
      <w:r>
        <w:t>CANTIDAD:</w:t>
      </w:r>
      <w:r>
        <w:tab/>
      </w:r>
      <w:r>
        <w:tab/>
        <w:t>30</w:t>
      </w:r>
      <w:r w:rsidR="00366C2F">
        <w:t>0   Kg.</w:t>
      </w:r>
      <w:r w:rsidR="00366C2F">
        <w:rPr>
          <w:b/>
          <w:bCs/>
        </w:rPr>
        <w:tab/>
      </w:r>
    </w:p>
    <w:p w:rsidR="00366C2F" w:rsidRDefault="00366C2F" w:rsidP="00366C2F">
      <w:r>
        <w:t>COLORES:</w:t>
      </w:r>
      <w:r>
        <w:tab/>
      </w:r>
      <w:r>
        <w:tab/>
        <w:t xml:space="preserve">2     ( Naranja - Amarillo   )   </w:t>
      </w:r>
    </w:p>
    <w:p w:rsidR="00366C2F" w:rsidRDefault="00366C2F" w:rsidP="00366C2F">
      <w:r>
        <w:t>CARAS:</w:t>
      </w:r>
      <w:r>
        <w:tab/>
      </w:r>
      <w:r>
        <w:tab/>
        <w:t xml:space="preserve">2 </w:t>
      </w:r>
    </w:p>
    <w:p w:rsidR="00366C2F" w:rsidRDefault="00366C2F" w:rsidP="00366C2F">
      <w:r>
        <w:t>REPETICIÓN:</w:t>
      </w:r>
      <w:r>
        <w:tab/>
        <w:t>26    Cms.</w:t>
      </w:r>
    </w:p>
    <w:p w:rsidR="00366C2F" w:rsidRDefault="00366C2F" w:rsidP="00366C2F">
      <w:r>
        <w:t xml:space="preserve">RODILLO  :    </w:t>
      </w:r>
      <w:r>
        <w:tab/>
        <w:t>26</w:t>
      </w:r>
      <w:r>
        <w:tab/>
      </w:r>
    </w:p>
    <w:p w:rsidR="00366C2F" w:rsidRDefault="00366C2F" w:rsidP="00366C2F">
      <w:r>
        <w:t>BOLSA:</w:t>
      </w:r>
      <w:r>
        <w:tab/>
      </w:r>
      <w:r>
        <w:tab/>
        <w:t>26   x  35.5     cms         Con  troquel  Riñon</w:t>
      </w:r>
    </w:p>
    <w:p w:rsidR="00366C2F" w:rsidRDefault="00366C2F" w:rsidP="00366C2F">
      <w:r>
        <w:t>SELLADO:</w:t>
      </w:r>
      <w:r>
        <w:tab/>
      </w:r>
      <w:r>
        <w:tab/>
        <w:t>Lateral</w:t>
      </w:r>
    </w:p>
    <w:p w:rsidR="00366C2F" w:rsidRDefault="00366C2F" w:rsidP="00366C2F">
      <w:r>
        <w:t>REFERENCIA:</w:t>
      </w:r>
      <w:r>
        <w:tab/>
      </w:r>
      <w:r>
        <w:rPr>
          <w:b/>
        </w:rPr>
        <w:t>LA MEDIA NARANJA  PEQUEÑA</w:t>
      </w:r>
    </w:p>
    <w:p w:rsidR="00366C2F" w:rsidRDefault="00366C2F" w:rsidP="00366C2F">
      <w:r>
        <w:tab/>
      </w:r>
      <w:r>
        <w:tab/>
      </w:r>
      <w:r>
        <w:tab/>
      </w:r>
    </w:p>
    <w:p w:rsidR="00366C2F" w:rsidRDefault="00366C2F" w:rsidP="00366C2F"/>
    <w:p w:rsidR="00366C2F" w:rsidRDefault="00366C2F" w:rsidP="00366C2F">
      <w:r>
        <w:rPr>
          <w:b/>
          <w:bCs/>
          <w:u w:val="single"/>
        </w:rPr>
        <w:t>NOTA</w:t>
      </w:r>
      <w:r>
        <w:t xml:space="preserve">: </w:t>
      </w:r>
      <w:r w:rsidR="007D5DD6">
        <w:tab/>
      </w:r>
      <w:r>
        <w:t xml:space="preserve"> - Cyreles   en  su planta.</w:t>
      </w:r>
    </w:p>
    <w:p w:rsidR="00366C2F" w:rsidRPr="001B3E70" w:rsidRDefault="00366C2F" w:rsidP="00366C2F">
      <w:pPr>
        <w:numPr>
          <w:ilvl w:val="0"/>
          <w:numId w:val="2"/>
        </w:numPr>
        <w:rPr>
          <w:b/>
          <w:u w:val="single"/>
        </w:rPr>
      </w:pPr>
      <w:r>
        <w:t>Colores y alturas de impresión  según    Muestra.</w:t>
      </w:r>
    </w:p>
    <w:p w:rsidR="00366C2F" w:rsidRDefault="00366C2F" w:rsidP="00366C2F">
      <w:pPr>
        <w:numPr>
          <w:ilvl w:val="0"/>
          <w:numId w:val="2"/>
        </w:numPr>
        <w:rPr>
          <w:b/>
          <w:u w:val="single"/>
        </w:rPr>
      </w:pPr>
      <w:r>
        <w:rPr>
          <w:b/>
          <w:u w:val="single"/>
        </w:rPr>
        <w:t>SE  APRUEBA  IMPRESIÓN.</w:t>
      </w:r>
    </w:p>
    <w:p w:rsidR="00366C2F" w:rsidRDefault="001F6215" w:rsidP="00366C2F">
      <w:pPr>
        <w:numPr>
          <w:ilvl w:val="0"/>
          <w:numId w:val="2"/>
        </w:numPr>
        <w:rPr>
          <w:b/>
          <w:u w:val="single"/>
        </w:rPr>
      </w:pPr>
      <w:r>
        <w:rPr>
          <w:b/>
          <w:u w:val="single"/>
        </w:rPr>
        <w:t>IGUAL ULTIMA  IMPRESION</w:t>
      </w:r>
    </w:p>
    <w:p w:rsidR="00366C2F" w:rsidRDefault="00366C2F" w:rsidP="00366C2F">
      <w:pPr>
        <w:ind w:left="1860"/>
        <w:rPr>
          <w:b/>
          <w:u w:val="single"/>
        </w:rPr>
      </w:pPr>
    </w:p>
    <w:p w:rsidR="00366C2F" w:rsidRPr="000E3688" w:rsidRDefault="00366C2F" w:rsidP="00366C2F">
      <w:pPr>
        <w:ind w:left="1500"/>
      </w:pPr>
    </w:p>
    <w:p w:rsidR="00366C2F" w:rsidRPr="000E3688" w:rsidRDefault="00366C2F" w:rsidP="00366C2F">
      <w:pPr>
        <w:rPr>
          <w:b/>
        </w:rPr>
      </w:pPr>
    </w:p>
    <w:p w:rsidR="00366C2F" w:rsidRDefault="00366C2F" w:rsidP="00366C2F">
      <w:r>
        <w:t>Agradezco la atención y colaboración prestada.</w:t>
      </w:r>
    </w:p>
    <w:p w:rsidR="00366C2F" w:rsidRDefault="00366C2F" w:rsidP="00366C2F"/>
    <w:p w:rsidR="00366C2F" w:rsidRDefault="00366C2F" w:rsidP="00366C2F"/>
    <w:p w:rsidR="00366C2F" w:rsidRDefault="00366C2F" w:rsidP="00366C2F">
      <w:r>
        <w:t>Cordialmente,</w:t>
      </w:r>
    </w:p>
    <w:p w:rsidR="00366C2F" w:rsidRDefault="00366C2F" w:rsidP="00366C2F"/>
    <w:p w:rsidR="00366C2F" w:rsidRDefault="00366C2F" w:rsidP="00366C2F"/>
    <w:p w:rsidR="00366C2F" w:rsidRDefault="00366C2F" w:rsidP="00366C2F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366C2F" w:rsidRDefault="00366C2F" w:rsidP="00366C2F">
      <w:r>
        <w:t>Director</w:t>
      </w:r>
    </w:p>
    <w:p w:rsidR="00366C2F" w:rsidRDefault="00366C2F" w:rsidP="00366C2F">
      <w:pPr>
        <w:rPr>
          <w:b/>
        </w:rPr>
      </w:pPr>
    </w:p>
    <w:p w:rsidR="00C15F0B" w:rsidRDefault="00C15F0B" w:rsidP="00C15F0B"/>
    <w:p w:rsidR="00C15F0B" w:rsidRDefault="00C15F0B" w:rsidP="00C15F0B">
      <w:pPr>
        <w:rPr>
          <w:b/>
          <w:bCs/>
          <w:sz w:val="20"/>
        </w:rPr>
      </w:pPr>
      <w:r>
        <w:rPr>
          <w:b/>
          <w:bCs/>
          <w:sz w:val="20"/>
        </w:rPr>
        <w:t>PLÁSTICOS UNION LTDA</w:t>
      </w:r>
    </w:p>
    <w:p w:rsidR="00C15F0B" w:rsidRDefault="00C15F0B" w:rsidP="00C15F0B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C15F0B" w:rsidRDefault="00C15F0B" w:rsidP="00C15F0B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76 N 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C15F0B" w:rsidRDefault="00C15F0B" w:rsidP="00C15F0B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4 44 46 64   ITAGUI.</w:t>
      </w:r>
    </w:p>
    <w:p w:rsidR="00C15F0B" w:rsidRDefault="00C15F0B" w:rsidP="00C15F0B">
      <w:pPr>
        <w:rPr>
          <w:b/>
          <w:bCs/>
          <w:sz w:val="20"/>
        </w:rPr>
      </w:pPr>
    </w:p>
    <w:p w:rsidR="00C15F0B" w:rsidRDefault="00C15F0B" w:rsidP="00C15F0B">
      <w:pPr>
        <w:rPr>
          <w:b/>
        </w:rPr>
      </w:pPr>
    </w:p>
    <w:p w:rsidR="00C15F0B" w:rsidRDefault="00C15F0B" w:rsidP="00C15F0B">
      <w:pPr>
        <w:pStyle w:val="Ttulo1"/>
      </w:pPr>
      <w:r>
        <w:t>ORDEN DE TRABAJO    N°      06651</w:t>
      </w:r>
    </w:p>
    <w:p w:rsidR="00C15F0B" w:rsidRDefault="00C15F0B" w:rsidP="00C15F0B"/>
    <w:p w:rsidR="00C15F0B" w:rsidRDefault="00C15F0B" w:rsidP="00C15F0B">
      <w:r>
        <w:t>FECHA:</w:t>
      </w:r>
      <w:r>
        <w:tab/>
        <w:t>Medellín,  Mayo  28   de   2010</w:t>
      </w:r>
    </w:p>
    <w:p w:rsidR="00C15F0B" w:rsidRDefault="00C15F0B" w:rsidP="00C15F0B">
      <w:r>
        <w:t>PARA:</w:t>
      </w:r>
      <w:r>
        <w:tab/>
      </w:r>
      <w:r>
        <w:tab/>
        <w:t>PLASTICOS DARMA S.A.</w:t>
      </w:r>
    </w:p>
    <w:p w:rsidR="00C15F0B" w:rsidRDefault="00C15F0B" w:rsidP="00C15F0B">
      <w:r>
        <w:t>ATENCIÓN:</w:t>
      </w:r>
      <w:r>
        <w:tab/>
        <w:t>Sr. Dario Jaramillo</w:t>
      </w:r>
    </w:p>
    <w:p w:rsidR="00C15F0B" w:rsidRDefault="00C15F0B" w:rsidP="00C15F0B">
      <w:r>
        <w:tab/>
      </w:r>
      <w:r>
        <w:tab/>
        <w:t>Gerente</w:t>
      </w:r>
    </w:p>
    <w:p w:rsidR="00C15F0B" w:rsidRDefault="00C15F0B" w:rsidP="00C15F0B"/>
    <w:p w:rsidR="00C15F0B" w:rsidRDefault="00C15F0B" w:rsidP="00C15F0B">
      <w:r>
        <w:t>Apreciado  Don Darío:</w:t>
      </w:r>
    </w:p>
    <w:p w:rsidR="00C15F0B" w:rsidRDefault="00C15F0B" w:rsidP="00C15F0B">
      <w:r>
        <w:t xml:space="preserve"> </w:t>
      </w:r>
    </w:p>
    <w:p w:rsidR="00C15F0B" w:rsidRDefault="00C15F0B" w:rsidP="00C15F0B">
      <w:r>
        <w:t>Con la presente estamos solicitando el siguiente Material :</w:t>
      </w:r>
    </w:p>
    <w:p w:rsidR="00C15F0B" w:rsidRDefault="00C15F0B" w:rsidP="00C15F0B"/>
    <w:p w:rsidR="00C15F0B" w:rsidRDefault="00C15F0B" w:rsidP="00C15F0B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C15F0B" w:rsidRDefault="00C15F0B" w:rsidP="00C15F0B">
      <w:pPr>
        <w:rPr>
          <w:b/>
          <w:bCs/>
          <w:u w:val="single"/>
        </w:rPr>
      </w:pPr>
    </w:p>
    <w:p w:rsidR="00C15F0B" w:rsidRDefault="00C15F0B" w:rsidP="00C15F0B">
      <w:r>
        <w:t>MATERIAL:</w:t>
      </w:r>
      <w:r>
        <w:tab/>
      </w:r>
      <w:r>
        <w:tab/>
        <w:t xml:space="preserve">Polietileno  Alta </w:t>
      </w:r>
      <w:r w:rsidR="00D80472">
        <w:t xml:space="preserve"> Densidad ROJO</w:t>
      </w:r>
      <w:r>
        <w:t xml:space="preserve">  TUBULAR</w:t>
      </w:r>
    </w:p>
    <w:p w:rsidR="00C15F0B" w:rsidRDefault="00D80472" w:rsidP="00C15F0B">
      <w:r>
        <w:t>MEDIDA:</w:t>
      </w:r>
      <w:r>
        <w:tab/>
      </w:r>
      <w:r>
        <w:tab/>
        <w:t>37</w:t>
      </w:r>
      <w:r w:rsidR="00C15F0B">
        <w:t xml:space="preserve"> </w:t>
      </w:r>
      <w:r w:rsidR="00C15F0B" w:rsidRPr="007317E8">
        <w:rPr>
          <w:b/>
        </w:rPr>
        <w:t xml:space="preserve">   </w:t>
      </w:r>
      <w:r w:rsidR="00C15F0B">
        <w:t>Cms.</w:t>
      </w:r>
    </w:p>
    <w:p w:rsidR="00C15F0B" w:rsidRDefault="00D80472" w:rsidP="00C15F0B">
      <w:pPr>
        <w:rPr>
          <w:b/>
          <w:bCs/>
        </w:rPr>
      </w:pPr>
      <w:r>
        <w:t>CALIBRE:</w:t>
      </w:r>
      <w:r>
        <w:tab/>
      </w:r>
      <w:r>
        <w:tab/>
        <w:t>3.5</w:t>
      </w:r>
      <w:r w:rsidR="00C15F0B">
        <w:rPr>
          <w:b/>
        </w:rPr>
        <w:t xml:space="preserve"> </w:t>
      </w:r>
      <w:r w:rsidR="00C15F0B" w:rsidRPr="007317E8">
        <w:rPr>
          <w:b/>
        </w:rPr>
        <w:t xml:space="preserve"> </w:t>
      </w:r>
      <w:r w:rsidR="00C15F0B" w:rsidRPr="007317E8">
        <w:rPr>
          <w:b/>
          <w:bCs/>
        </w:rPr>
        <w:t xml:space="preserve"> ”</w:t>
      </w:r>
    </w:p>
    <w:p w:rsidR="00C15F0B" w:rsidRDefault="00C15F0B" w:rsidP="00C15F0B">
      <w:r>
        <w:t>COLOR:</w:t>
      </w:r>
      <w:r>
        <w:tab/>
      </w:r>
      <w:r>
        <w:tab/>
      </w:r>
      <w:r w:rsidR="00D80472">
        <w:t>Rojo</w:t>
      </w:r>
    </w:p>
    <w:p w:rsidR="00C15F0B" w:rsidRPr="00874A16" w:rsidRDefault="00C15F0B" w:rsidP="00C15F0B">
      <w:r>
        <w:t>TRATADO:</w:t>
      </w:r>
      <w:r>
        <w:tab/>
      </w:r>
      <w:r>
        <w:tab/>
        <w:t>2  Caras.</w:t>
      </w:r>
    </w:p>
    <w:p w:rsidR="00C15F0B" w:rsidRDefault="00C15F0B" w:rsidP="00C15F0B">
      <w:pPr>
        <w:rPr>
          <w:b/>
          <w:bCs/>
        </w:rPr>
      </w:pPr>
      <w:r>
        <w:t>CANTIDAD:</w:t>
      </w:r>
      <w:r>
        <w:tab/>
      </w:r>
      <w:r>
        <w:tab/>
      </w:r>
      <w:r w:rsidR="00D80472">
        <w:t>9</w:t>
      </w:r>
      <w:r>
        <w:t>0   Kg.</w:t>
      </w:r>
      <w:r>
        <w:rPr>
          <w:b/>
          <w:bCs/>
        </w:rPr>
        <w:tab/>
      </w:r>
    </w:p>
    <w:p w:rsidR="00C15F0B" w:rsidRDefault="00C15F0B" w:rsidP="00C15F0B">
      <w:r>
        <w:t>COLORES:</w:t>
      </w:r>
      <w:r>
        <w:tab/>
      </w:r>
      <w:r>
        <w:tab/>
      </w:r>
      <w:r w:rsidR="00F557F7">
        <w:t>1</w:t>
      </w:r>
      <w:r>
        <w:t xml:space="preserve">     ( </w:t>
      </w:r>
      <w:r w:rsidR="00F557F7">
        <w:t>blanco</w:t>
      </w:r>
      <w:r>
        <w:t xml:space="preserve">   )   </w:t>
      </w:r>
    </w:p>
    <w:p w:rsidR="00C15F0B" w:rsidRDefault="00C15F0B" w:rsidP="00C15F0B">
      <w:r>
        <w:t>CARAS:</w:t>
      </w:r>
      <w:r>
        <w:tab/>
      </w:r>
      <w:r>
        <w:tab/>
        <w:t xml:space="preserve">2 </w:t>
      </w:r>
    </w:p>
    <w:p w:rsidR="00C15F0B" w:rsidRDefault="00C15F0B" w:rsidP="00C15F0B">
      <w:r>
        <w:t>REPETICIÓN:</w:t>
      </w:r>
      <w:r>
        <w:tab/>
      </w:r>
      <w:r w:rsidR="00F557F7">
        <w:t>38</w:t>
      </w:r>
      <w:r>
        <w:t xml:space="preserve">    Cms.</w:t>
      </w:r>
    </w:p>
    <w:p w:rsidR="00C15F0B" w:rsidRDefault="00F557F7" w:rsidP="00C15F0B">
      <w:r>
        <w:t xml:space="preserve">RODILLO  :    </w:t>
      </w:r>
      <w:r>
        <w:tab/>
        <w:t>38</w:t>
      </w:r>
      <w:r w:rsidR="00C15F0B">
        <w:tab/>
      </w:r>
    </w:p>
    <w:p w:rsidR="00C15F0B" w:rsidRDefault="00C15F0B" w:rsidP="00C15F0B">
      <w:r>
        <w:t>BOLSA:</w:t>
      </w:r>
      <w:r>
        <w:tab/>
      </w:r>
      <w:r>
        <w:tab/>
      </w:r>
      <w:r w:rsidR="00F557F7">
        <w:t>38   x  32 + 5</w:t>
      </w:r>
      <w:r>
        <w:t xml:space="preserve">     cm</w:t>
      </w:r>
      <w:r w:rsidR="0052644C">
        <w:t>s         Con  Manija</w:t>
      </w:r>
    </w:p>
    <w:p w:rsidR="00C15F0B" w:rsidRDefault="00C15F0B" w:rsidP="00C15F0B">
      <w:r>
        <w:t>SELLADO:</w:t>
      </w:r>
      <w:r>
        <w:tab/>
      </w:r>
      <w:r>
        <w:tab/>
        <w:t>Lateral</w:t>
      </w:r>
    </w:p>
    <w:p w:rsidR="00C15F0B" w:rsidRDefault="00C15F0B" w:rsidP="00C15F0B">
      <w:r>
        <w:t>REFERENCIA:</w:t>
      </w:r>
      <w:r>
        <w:tab/>
      </w:r>
      <w:r w:rsidR="00585340">
        <w:rPr>
          <w:b/>
        </w:rPr>
        <w:t>SUFI – MANOS  LIBRES</w:t>
      </w:r>
    </w:p>
    <w:p w:rsidR="00C15F0B" w:rsidRDefault="00C15F0B" w:rsidP="00C15F0B">
      <w:r>
        <w:tab/>
      </w:r>
      <w:r>
        <w:tab/>
      </w:r>
      <w:r>
        <w:tab/>
      </w:r>
    </w:p>
    <w:p w:rsidR="00C15F0B" w:rsidRDefault="00C15F0B" w:rsidP="00C15F0B"/>
    <w:p w:rsidR="00C15F0B" w:rsidRDefault="00C15F0B" w:rsidP="00C15F0B">
      <w:r>
        <w:rPr>
          <w:b/>
          <w:bCs/>
          <w:u w:val="single"/>
        </w:rPr>
        <w:t>NOTA</w:t>
      </w:r>
      <w:r>
        <w:t xml:space="preserve">:  </w:t>
      </w:r>
      <w:r w:rsidR="00EA2044">
        <w:tab/>
      </w:r>
      <w:r>
        <w:t>- Cyreles   en  su planta.</w:t>
      </w:r>
    </w:p>
    <w:p w:rsidR="00C15F0B" w:rsidRPr="001B3E70" w:rsidRDefault="00C15F0B" w:rsidP="00C15F0B">
      <w:pPr>
        <w:numPr>
          <w:ilvl w:val="0"/>
          <w:numId w:val="2"/>
        </w:numPr>
        <w:rPr>
          <w:b/>
          <w:u w:val="single"/>
        </w:rPr>
      </w:pPr>
      <w:r>
        <w:t>Colores y alturas de impresión  según    Muestra.</w:t>
      </w:r>
    </w:p>
    <w:p w:rsidR="00C15F0B" w:rsidRDefault="00C15F0B" w:rsidP="00C15F0B">
      <w:pPr>
        <w:numPr>
          <w:ilvl w:val="0"/>
          <w:numId w:val="2"/>
        </w:numPr>
        <w:rPr>
          <w:b/>
          <w:u w:val="single"/>
        </w:rPr>
      </w:pPr>
      <w:r>
        <w:rPr>
          <w:b/>
          <w:u w:val="single"/>
        </w:rPr>
        <w:t>SE  APRUEBA  IMPRESIÓN.</w:t>
      </w:r>
    </w:p>
    <w:p w:rsidR="00C15F0B" w:rsidRDefault="00DA3BB7" w:rsidP="00C15F0B">
      <w:pPr>
        <w:numPr>
          <w:ilvl w:val="0"/>
          <w:numId w:val="2"/>
        </w:numPr>
        <w:rPr>
          <w:b/>
          <w:u w:val="single"/>
        </w:rPr>
      </w:pPr>
      <w:r>
        <w:rPr>
          <w:b/>
          <w:u w:val="single"/>
        </w:rPr>
        <w:t>Blanco  fuerte</w:t>
      </w:r>
    </w:p>
    <w:p w:rsidR="00C15F0B" w:rsidRDefault="00C15F0B" w:rsidP="00C15F0B">
      <w:pPr>
        <w:ind w:left="1860"/>
        <w:rPr>
          <w:b/>
          <w:u w:val="single"/>
        </w:rPr>
      </w:pPr>
    </w:p>
    <w:p w:rsidR="00C15F0B" w:rsidRPr="000E3688" w:rsidRDefault="00C15F0B" w:rsidP="00C15F0B">
      <w:pPr>
        <w:ind w:left="1500"/>
      </w:pPr>
    </w:p>
    <w:p w:rsidR="00C15F0B" w:rsidRPr="000E3688" w:rsidRDefault="00C15F0B" w:rsidP="00C15F0B">
      <w:pPr>
        <w:rPr>
          <w:b/>
        </w:rPr>
      </w:pPr>
    </w:p>
    <w:p w:rsidR="00C15F0B" w:rsidRDefault="00C15F0B" w:rsidP="00C15F0B">
      <w:r>
        <w:t>Agradezco la atención y colaboración prestada.</w:t>
      </w:r>
    </w:p>
    <w:p w:rsidR="00C15F0B" w:rsidRDefault="00C15F0B" w:rsidP="00C15F0B"/>
    <w:p w:rsidR="00C15F0B" w:rsidRDefault="00C15F0B" w:rsidP="00C15F0B"/>
    <w:p w:rsidR="00C15F0B" w:rsidRDefault="00C15F0B" w:rsidP="00C15F0B">
      <w:r>
        <w:t>Cordialmente,</w:t>
      </w:r>
    </w:p>
    <w:p w:rsidR="00C15F0B" w:rsidRDefault="00C15F0B" w:rsidP="00C15F0B"/>
    <w:p w:rsidR="00C15F0B" w:rsidRDefault="00C15F0B" w:rsidP="00C15F0B"/>
    <w:p w:rsidR="00C15F0B" w:rsidRDefault="00C15F0B" w:rsidP="00C15F0B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C15F0B" w:rsidRDefault="00C15F0B" w:rsidP="00C15F0B">
      <w:r>
        <w:t>Director</w:t>
      </w:r>
    </w:p>
    <w:p w:rsidR="00366C2F" w:rsidRDefault="00366C2F" w:rsidP="005450D8"/>
    <w:p w:rsidR="00DB2612" w:rsidRDefault="00DB2612" w:rsidP="00DB2612">
      <w:pPr>
        <w:rPr>
          <w:b/>
        </w:rPr>
      </w:pPr>
    </w:p>
    <w:p w:rsidR="00DB2612" w:rsidRDefault="00DB2612" w:rsidP="00DB2612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DB2612" w:rsidRDefault="00DB2612" w:rsidP="00DB2612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DB2612" w:rsidRDefault="00DB2612" w:rsidP="00DB2612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– 144 </w:t>
      </w:r>
    </w:p>
    <w:p w:rsidR="00DB2612" w:rsidRDefault="00DB2612" w:rsidP="00DB2612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TEL:   4 44 46 64  ITAGUI                                      </w:t>
      </w:r>
    </w:p>
    <w:p w:rsidR="00DB2612" w:rsidRDefault="00DB2612" w:rsidP="00DB2612"/>
    <w:p w:rsidR="00DB2612" w:rsidRDefault="00DB2612" w:rsidP="00DB2612"/>
    <w:p w:rsidR="00DB2612" w:rsidRDefault="00DB2612" w:rsidP="00DB2612">
      <w:pPr>
        <w:pStyle w:val="Ttulo1"/>
      </w:pPr>
      <w:r>
        <w:t>ORDEN DE TRABAJO   N°      06599</w:t>
      </w:r>
    </w:p>
    <w:p w:rsidR="00DB2612" w:rsidRPr="002E6298" w:rsidRDefault="00DB2612" w:rsidP="00DB2612"/>
    <w:p w:rsidR="00DB2612" w:rsidRDefault="00DB2612" w:rsidP="00DB2612">
      <w:r>
        <w:t>FECHA:</w:t>
      </w:r>
      <w:r>
        <w:tab/>
        <w:t>Medellín, Mayo  28   de    2010</w:t>
      </w:r>
    </w:p>
    <w:p w:rsidR="00DB2612" w:rsidRDefault="00DB2612" w:rsidP="00DB2612">
      <w:r>
        <w:t>PARA:</w:t>
      </w:r>
      <w:r>
        <w:tab/>
      </w:r>
      <w:r>
        <w:tab/>
        <w:t>PLÁSTICOS DARMA</w:t>
      </w:r>
    </w:p>
    <w:p w:rsidR="00DB2612" w:rsidRDefault="00DB2612" w:rsidP="00DB2612">
      <w:r>
        <w:t>ATENCIÓN:</w:t>
      </w:r>
      <w:r>
        <w:tab/>
        <w:t>Sr. Darío Jaramillo</w:t>
      </w:r>
    </w:p>
    <w:p w:rsidR="00DB2612" w:rsidRDefault="00DB2612" w:rsidP="00DB2612">
      <w:r>
        <w:tab/>
      </w:r>
      <w:r>
        <w:tab/>
        <w:t>Gerente.</w:t>
      </w:r>
    </w:p>
    <w:p w:rsidR="00DB2612" w:rsidRDefault="00DB2612" w:rsidP="00DB2612"/>
    <w:p w:rsidR="00DB2612" w:rsidRDefault="00DB2612" w:rsidP="00DB2612">
      <w:r>
        <w:t>Apreciado Don Darío:</w:t>
      </w:r>
    </w:p>
    <w:p w:rsidR="00DB2612" w:rsidRDefault="00DB2612" w:rsidP="00DB2612"/>
    <w:p w:rsidR="00DB2612" w:rsidRDefault="00DB2612" w:rsidP="00DB2612">
      <w:r>
        <w:t>Con la presente estamos solicitando el siguiente servicio de  IMPRESION:</w:t>
      </w:r>
    </w:p>
    <w:p w:rsidR="00DB2612" w:rsidRDefault="00DB2612" w:rsidP="00DB2612"/>
    <w:p w:rsidR="00DB2612" w:rsidRDefault="00DB2612" w:rsidP="00DB2612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DB2612" w:rsidRDefault="00DB2612" w:rsidP="00DB2612">
      <w:r>
        <w:t xml:space="preserve">MATERIAL   :           Polipropileno LAMINA  de  </w:t>
      </w:r>
      <w:r>
        <w:rPr>
          <w:b/>
        </w:rPr>
        <w:t>60</w:t>
      </w:r>
      <w:r w:rsidRPr="001F09F9">
        <w:rPr>
          <w:b/>
        </w:rPr>
        <w:t xml:space="preserve"> </w:t>
      </w:r>
      <w:r w:rsidRPr="002830A8">
        <w:rPr>
          <w:b/>
        </w:rPr>
        <w:t xml:space="preserve"> </w:t>
      </w:r>
      <w:r>
        <w:t>cms</w:t>
      </w:r>
    </w:p>
    <w:p w:rsidR="00DB2612" w:rsidRDefault="00DB2612" w:rsidP="00DB2612">
      <w:r>
        <w:t xml:space="preserve">CLIBRE      :               1.5  ” </w:t>
      </w:r>
    </w:p>
    <w:p w:rsidR="00DB2612" w:rsidRDefault="00DB2612" w:rsidP="00DB2612">
      <w:pPr>
        <w:rPr>
          <w:b/>
        </w:rPr>
      </w:pPr>
      <w:r>
        <w:t>REFERENCIA:</w:t>
      </w:r>
      <w:r>
        <w:tab/>
      </w:r>
      <w:r>
        <w:rPr>
          <w:b/>
        </w:rPr>
        <w:t>TROCILLOS  SOL DE ORIENTE</w:t>
      </w:r>
    </w:p>
    <w:p w:rsidR="00DB2612" w:rsidRDefault="00DB2612" w:rsidP="00DB2612">
      <w:r>
        <w:rPr>
          <w:b/>
        </w:rPr>
        <w:tab/>
      </w:r>
      <w:r>
        <w:rPr>
          <w:b/>
        </w:rPr>
        <w:tab/>
      </w:r>
      <w:r>
        <w:rPr>
          <w:b/>
        </w:rPr>
        <w:tab/>
        <w:t>POLVO DE BIZCOCHO SOL DE ORIENTE</w:t>
      </w:r>
      <w:r>
        <w:rPr>
          <w:b/>
        </w:rPr>
        <w:tab/>
      </w:r>
    </w:p>
    <w:p w:rsidR="00DB2612" w:rsidRDefault="00DB2612" w:rsidP="00DB2612">
      <w:r>
        <w:t xml:space="preserve">CANTIDAD    :          100    Kg  </w:t>
      </w:r>
    </w:p>
    <w:p w:rsidR="00DB2612" w:rsidRDefault="00DB2612" w:rsidP="00DB2612">
      <w:r>
        <w:t>COLORES:</w:t>
      </w:r>
      <w:r>
        <w:tab/>
      </w:r>
      <w:r>
        <w:tab/>
        <w:t>4 (  según muestra )</w:t>
      </w:r>
    </w:p>
    <w:p w:rsidR="00DB2612" w:rsidRDefault="00DB2612" w:rsidP="00DB2612">
      <w:r>
        <w:t>CARAS:</w:t>
      </w:r>
      <w:r>
        <w:tab/>
      </w:r>
      <w:r>
        <w:tab/>
        <w:t>2</w:t>
      </w:r>
    </w:p>
    <w:p w:rsidR="00DB2612" w:rsidRDefault="00DB2612" w:rsidP="00DB2612">
      <w:r>
        <w:t>REPETICIÓN:</w:t>
      </w:r>
      <w:r>
        <w:tab/>
        <w:t>17.5  cms</w:t>
      </w:r>
    </w:p>
    <w:p w:rsidR="00DB2612" w:rsidRDefault="00DB2612" w:rsidP="00DB2612">
      <w:r>
        <w:t>BOLSA:</w:t>
      </w:r>
      <w:r>
        <w:tab/>
      </w:r>
      <w:r>
        <w:tab/>
      </w:r>
      <w:r>
        <w:rPr>
          <w:b/>
        </w:rPr>
        <w:t>17.5  x  30</w:t>
      </w:r>
      <w:r>
        <w:t xml:space="preserve">  cms  </w:t>
      </w:r>
    </w:p>
    <w:p w:rsidR="00DB2612" w:rsidRDefault="00DB2612" w:rsidP="00DB2612">
      <w:r>
        <w:t>RODILLO:</w:t>
      </w:r>
      <w:r>
        <w:tab/>
      </w:r>
      <w:r>
        <w:tab/>
        <w:t xml:space="preserve">35 o  36   </w:t>
      </w:r>
    </w:p>
    <w:p w:rsidR="00DB2612" w:rsidRDefault="00DB2612" w:rsidP="00DB2612">
      <w:r>
        <w:t>SELLADO:</w:t>
      </w:r>
      <w:r>
        <w:tab/>
      </w:r>
      <w:r>
        <w:tab/>
        <w:t>Para selle lateral.</w:t>
      </w:r>
    </w:p>
    <w:p w:rsidR="00DB2612" w:rsidRDefault="00DB2612" w:rsidP="00DB2612"/>
    <w:p w:rsidR="00DB2612" w:rsidRDefault="00DB2612" w:rsidP="00DB2612"/>
    <w:p w:rsidR="00DB2612" w:rsidRDefault="00DB2612" w:rsidP="00DB2612">
      <w:r>
        <w:rPr>
          <w:b/>
          <w:bCs/>
          <w:u w:val="single"/>
        </w:rPr>
        <w:t>NOTA:</w:t>
      </w:r>
      <w:r>
        <w:t xml:space="preserve">  *   cyreles  en  su planta    (GRAFIFLEX ENVIA  ANEXOS )</w:t>
      </w:r>
    </w:p>
    <w:p w:rsidR="00DB2612" w:rsidRDefault="00DB2612" w:rsidP="00DB2612">
      <w:pPr>
        <w:numPr>
          <w:ilvl w:val="0"/>
          <w:numId w:val="1"/>
        </w:numPr>
      </w:pPr>
      <w:r>
        <w:t>Se envía  Muestra   para tonos y alturas</w:t>
      </w:r>
    </w:p>
    <w:p w:rsidR="00DB2612" w:rsidRDefault="00DB2612" w:rsidP="00DB2612">
      <w:pPr>
        <w:numPr>
          <w:ilvl w:val="0"/>
          <w:numId w:val="1"/>
        </w:numPr>
      </w:pPr>
      <w:r>
        <w:t>Colocar pie de imprenta</w:t>
      </w:r>
    </w:p>
    <w:p w:rsidR="00DB2612" w:rsidRPr="0070143B" w:rsidRDefault="00DB2612" w:rsidP="00DB2612">
      <w:pPr>
        <w:numPr>
          <w:ilvl w:val="0"/>
          <w:numId w:val="1"/>
        </w:numPr>
        <w:rPr>
          <w:b/>
          <w:u w:val="single"/>
        </w:rPr>
      </w:pPr>
      <w:r>
        <w:t>50  KG X REFERENCIA</w:t>
      </w:r>
    </w:p>
    <w:p w:rsidR="00DB2612" w:rsidRDefault="00DB2612" w:rsidP="00DB2612">
      <w:pPr>
        <w:numPr>
          <w:ilvl w:val="0"/>
          <w:numId w:val="1"/>
        </w:numPr>
        <w:rPr>
          <w:b/>
          <w:u w:val="single"/>
        </w:rPr>
      </w:pPr>
      <w:r>
        <w:rPr>
          <w:b/>
          <w:u w:val="single"/>
        </w:rPr>
        <w:t>Se  aprueba  impresion</w:t>
      </w:r>
    </w:p>
    <w:p w:rsidR="00DB2612" w:rsidRDefault="00DB2612" w:rsidP="00DB2612">
      <w:pPr>
        <w:rPr>
          <w:b/>
          <w:u w:val="single"/>
        </w:rPr>
      </w:pPr>
    </w:p>
    <w:p w:rsidR="00DB2612" w:rsidRPr="00532CDC" w:rsidRDefault="00DB2612" w:rsidP="00DB2612">
      <w:pPr>
        <w:ind w:left="885"/>
        <w:rPr>
          <w:b/>
          <w:u w:val="single"/>
        </w:rPr>
      </w:pPr>
    </w:p>
    <w:p w:rsidR="00DB2612" w:rsidRDefault="00DB2612" w:rsidP="00DB2612">
      <w:pPr>
        <w:ind w:left="885"/>
        <w:rPr>
          <w:b/>
          <w:bCs/>
          <w:u w:val="single"/>
        </w:rPr>
      </w:pPr>
    </w:p>
    <w:p w:rsidR="00DB2612" w:rsidRDefault="00DB2612" w:rsidP="00DB2612">
      <w:r>
        <w:t>Agradezco la atención y colaboración prestada.</w:t>
      </w:r>
    </w:p>
    <w:p w:rsidR="00DB2612" w:rsidRDefault="00DB2612" w:rsidP="00DB2612"/>
    <w:p w:rsidR="00DB2612" w:rsidRDefault="00DB2612" w:rsidP="00DB2612"/>
    <w:p w:rsidR="00DB2612" w:rsidRDefault="00DB2612" w:rsidP="00DB2612">
      <w:r>
        <w:t>Cordialmente,</w:t>
      </w:r>
    </w:p>
    <w:p w:rsidR="00DB2612" w:rsidRDefault="00DB2612" w:rsidP="00DB2612"/>
    <w:p w:rsidR="00DB2612" w:rsidRDefault="00DB2612" w:rsidP="00DB2612"/>
    <w:p w:rsidR="00DB2612" w:rsidRDefault="00DB2612" w:rsidP="00DB2612"/>
    <w:p w:rsidR="00DB2612" w:rsidRDefault="00DB2612" w:rsidP="00DB2612">
      <w:r>
        <w:t>RICARDO CASAS ZAPATA</w:t>
      </w:r>
    </w:p>
    <w:p w:rsidR="00DB2612" w:rsidRDefault="00DB2612" w:rsidP="00DB2612">
      <w:r>
        <w:t>Director.</w:t>
      </w:r>
    </w:p>
    <w:p w:rsidR="00CE37F1" w:rsidRDefault="00CE37F1" w:rsidP="00DB2612"/>
    <w:p w:rsidR="00DB2612" w:rsidRDefault="00DB2612" w:rsidP="005450D8"/>
    <w:p w:rsidR="00CE37F1" w:rsidRDefault="00CE37F1" w:rsidP="00CE37F1">
      <w:pPr>
        <w:rPr>
          <w:b/>
          <w:bCs/>
          <w:sz w:val="20"/>
        </w:rPr>
      </w:pPr>
      <w:r>
        <w:rPr>
          <w:b/>
          <w:bCs/>
          <w:sz w:val="20"/>
        </w:rPr>
        <w:t>PLÁSTICOS UNION LTDA</w:t>
      </w:r>
    </w:p>
    <w:p w:rsidR="00CE37F1" w:rsidRDefault="00CE37F1" w:rsidP="00CE37F1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CE37F1" w:rsidRDefault="00CE37F1" w:rsidP="00CE37F1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76 N 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CE37F1" w:rsidRDefault="00CE37F1" w:rsidP="00CE37F1">
      <w:pPr>
        <w:rPr>
          <w:b/>
          <w:bCs/>
          <w:sz w:val="20"/>
        </w:rPr>
      </w:pPr>
      <w:r>
        <w:rPr>
          <w:b/>
          <w:bCs/>
          <w:sz w:val="20"/>
        </w:rPr>
        <w:t>TEL: 4 44 46 64   ITAGUI.</w:t>
      </w:r>
    </w:p>
    <w:p w:rsidR="00CE37F1" w:rsidRDefault="00CE37F1" w:rsidP="00CE37F1">
      <w:pPr>
        <w:rPr>
          <w:b/>
          <w:bCs/>
          <w:sz w:val="20"/>
        </w:rPr>
      </w:pPr>
    </w:p>
    <w:p w:rsidR="00CE37F1" w:rsidRDefault="00CE37F1" w:rsidP="00CE37F1">
      <w:pPr>
        <w:rPr>
          <w:b/>
        </w:rPr>
      </w:pPr>
    </w:p>
    <w:p w:rsidR="00CE37F1" w:rsidRDefault="00CE37F1" w:rsidP="00CE37F1">
      <w:pPr>
        <w:pStyle w:val="Ttulo1"/>
      </w:pPr>
      <w:r>
        <w:t>O</w:t>
      </w:r>
      <w:r w:rsidR="00D20A70">
        <w:t>RDEN DE TRABAJO    N°      06604</w:t>
      </w:r>
    </w:p>
    <w:p w:rsidR="00CE37F1" w:rsidRDefault="00CE37F1" w:rsidP="00CE37F1"/>
    <w:p w:rsidR="00CE37F1" w:rsidRDefault="00D20A70" w:rsidP="00CE37F1">
      <w:r>
        <w:t>FECHA:</w:t>
      </w:r>
      <w:r>
        <w:tab/>
        <w:t>Medellín,  Mayo  28</w:t>
      </w:r>
      <w:r w:rsidR="00CE37F1">
        <w:t xml:space="preserve">   de   2010</w:t>
      </w:r>
    </w:p>
    <w:p w:rsidR="00CE37F1" w:rsidRDefault="00CE37F1" w:rsidP="00CE37F1">
      <w:r>
        <w:t>PARA:</w:t>
      </w:r>
      <w:r>
        <w:tab/>
      </w:r>
      <w:r>
        <w:tab/>
        <w:t>PLASTICOS DARMA S.A.</w:t>
      </w:r>
    </w:p>
    <w:p w:rsidR="00CE37F1" w:rsidRDefault="00CE37F1" w:rsidP="00CE37F1">
      <w:r>
        <w:t>ATENCIÓN:</w:t>
      </w:r>
      <w:r>
        <w:tab/>
        <w:t>Sr. Dario Jaramillo</w:t>
      </w:r>
    </w:p>
    <w:p w:rsidR="00CE37F1" w:rsidRDefault="00CE37F1" w:rsidP="00CE37F1">
      <w:r>
        <w:tab/>
      </w:r>
      <w:r>
        <w:tab/>
        <w:t>Gerente</w:t>
      </w:r>
    </w:p>
    <w:p w:rsidR="00CE37F1" w:rsidRDefault="00CE37F1" w:rsidP="00CE37F1"/>
    <w:p w:rsidR="00CE37F1" w:rsidRDefault="00CE37F1" w:rsidP="00CE37F1">
      <w:r>
        <w:t>Apreciado  Don Darío:</w:t>
      </w:r>
    </w:p>
    <w:p w:rsidR="00CE37F1" w:rsidRDefault="00CE37F1" w:rsidP="00CE37F1">
      <w:r>
        <w:t xml:space="preserve"> </w:t>
      </w:r>
    </w:p>
    <w:p w:rsidR="00CE37F1" w:rsidRDefault="00CE37F1" w:rsidP="00CE37F1">
      <w:r>
        <w:t>Con la presente estamos solicitando el siguiente Material :</w:t>
      </w:r>
    </w:p>
    <w:p w:rsidR="00CE37F1" w:rsidRDefault="00CE37F1" w:rsidP="00CE37F1"/>
    <w:p w:rsidR="00CE37F1" w:rsidRDefault="00CE37F1" w:rsidP="00CE37F1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CE37F1" w:rsidRDefault="00CE37F1" w:rsidP="00CE37F1">
      <w:pPr>
        <w:rPr>
          <w:b/>
          <w:bCs/>
          <w:u w:val="single"/>
        </w:rPr>
      </w:pPr>
    </w:p>
    <w:p w:rsidR="00CE37F1" w:rsidRDefault="00CE37F1" w:rsidP="00CE37F1">
      <w:r>
        <w:t>MATERIAL:</w:t>
      </w:r>
      <w:r>
        <w:tab/>
      </w:r>
      <w:r>
        <w:tab/>
        <w:t>Polietileno Baja Densidad Blanco  TUBULAR</w:t>
      </w:r>
    </w:p>
    <w:p w:rsidR="00CE37F1" w:rsidRDefault="00CE37F1" w:rsidP="00CE37F1">
      <w:r>
        <w:t>MEDIDA:</w:t>
      </w:r>
      <w:r>
        <w:tab/>
      </w:r>
      <w:r>
        <w:tab/>
        <w:t>28 + 6 + 6</w:t>
      </w:r>
      <w:r w:rsidRPr="007317E8">
        <w:rPr>
          <w:b/>
        </w:rPr>
        <w:t xml:space="preserve">    </w:t>
      </w:r>
      <w:r>
        <w:t>Cms.</w:t>
      </w:r>
    </w:p>
    <w:p w:rsidR="00CE37F1" w:rsidRDefault="00CE37F1" w:rsidP="00CE37F1">
      <w:pPr>
        <w:rPr>
          <w:b/>
          <w:bCs/>
        </w:rPr>
      </w:pPr>
      <w:r>
        <w:t>CALIBRE:</w:t>
      </w:r>
      <w:r>
        <w:tab/>
      </w:r>
      <w:r>
        <w:tab/>
      </w:r>
      <w:r>
        <w:rPr>
          <w:b/>
        </w:rPr>
        <w:t xml:space="preserve">1.3 </w:t>
      </w:r>
      <w:r w:rsidRPr="007317E8">
        <w:rPr>
          <w:b/>
        </w:rPr>
        <w:t xml:space="preserve"> </w:t>
      </w:r>
      <w:r w:rsidRPr="007317E8">
        <w:rPr>
          <w:b/>
          <w:bCs/>
        </w:rPr>
        <w:t xml:space="preserve"> ”</w:t>
      </w:r>
    </w:p>
    <w:p w:rsidR="00CE37F1" w:rsidRDefault="00CE37F1" w:rsidP="00CE37F1">
      <w:r>
        <w:t>COLOR:</w:t>
      </w:r>
      <w:r>
        <w:tab/>
      </w:r>
      <w:r>
        <w:tab/>
        <w:t>Blanco</w:t>
      </w:r>
    </w:p>
    <w:p w:rsidR="00CE37F1" w:rsidRPr="00874A16" w:rsidRDefault="00CE37F1" w:rsidP="00CE37F1">
      <w:r>
        <w:t>TRATADO:</w:t>
      </w:r>
      <w:r>
        <w:tab/>
      </w:r>
      <w:r>
        <w:tab/>
        <w:t>2  Caras.</w:t>
      </w:r>
    </w:p>
    <w:p w:rsidR="00CE37F1" w:rsidRDefault="001A2668" w:rsidP="00CE37F1">
      <w:pPr>
        <w:rPr>
          <w:b/>
          <w:bCs/>
        </w:rPr>
      </w:pPr>
      <w:r>
        <w:t>CANTIDAD:</w:t>
      </w:r>
      <w:r>
        <w:tab/>
      </w:r>
      <w:r>
        <w:tab/>
        <w:t>550</w:t>
      </w:r>
      <w:r w:rsidR="00CE37F1">
        <w:t xml:space="preserve">    Kg.</w:t>
      </w:r>
      <w:r w:rsidR="00CE37F1">
        <w:rPr>
          <w:b/>
          <w:bCs/>
        </w:rPr>
        <w:tab/>
      </w:r>
    </w:p>
    <w:p w:rsidR="00CE37F1" w:rsidRDefault="00CE37F1" w:rsidP="00CE37F1">
      <w:r>
        <w:t>COLORES:</w:t>
      </w:r>
      <w:r>
        <w:tab/>
      </w:r>
      <w:r>
        <w:tab/>
        <w:t xml:space="preserve">2     ( Naranja - Amarillo   )   </w:t>
      </w:r>
    </w:p>
    <w:p w:rsidR="00CE37F1" w:rsidRDefault="00CE37F1" w:rsidP="00CE37F1">
      <w:r>
        <w:t>CARAS:</w:t>
      </w:r>
      <w:r>
        <w:tab/>
      </w:r>
      <w:r>
        <w:tab/>
        <w:t xml:space="preserve">2 </w:t>
      </w:r>
    </w:p>
    <w:p w:rsidR="00CE37F1" w:rsidRDefault="00CE37F1" w:rsidP="00CE37F1">
      <w:r>
        <w:t>REPETICIÓN:</w:t>
      </w:r>
      <w:r>
        <w:tab/>
        <w:t>48    Cms.</w:t>
      </w:r>
    </w:p>
    <w:p w:rsidR="00CE37F1" w:rsidRDefault="00CE37F1" w:rsidP="00CE37F1">
      <w:r>
        <w:t xml:space="preserve">RODILLO  :    </w:t>
      </w:r>
      <w:r>
        <w:tab/>
        <w:t>48</w:t>
      </w:r>
      <w:r>
        <w:tab/>
      </w:r>
    </w:p>
    <w:p w:rsidR="00CE37F1" w:rsidRDefault="00CE37F1" w:rsidP="00CE37F1">
      <w:r>
        <w:t>BOLSA:</w:t>
      </w:r>
      <w:r>
        <w:tab/>
      </w:r>
      <w:r>
        <w:tab/>
        <w:t>28  + 6 + 6   x  48     cms         Con  troquel  Camiseta</w:t>
      </w:r>
    </w:p>
    <w:p w:rsidR="00CE37F1" w:rsidRDefault="00CE37F1" w:rsidP="00CE37F1">
      <w:r>
        <w:t>SELLADO:</w:t>
      </w:r>
      <w:r>
        <w:tab/>
      </w:r>
      <w:r>
        <w:tab/>
        <w:t>Fondo</w:t>
      </w:r>
    </w:p>
    <w:p w:rsidR="00CE37F1" w:rsidRDefault="00CE37F1" w:rsidP="00CE37F1">
      <w:r>
        <w:t>REFERENCIA:</w:t>
      </w:r>
      <w:r>
        <w:tab/>
      </w:r>
      <w:r>
        <w:rPr>
          <w:b/>
        </w:rPr>
        <w:t>LA MEDIA NARANJA  MEDIANA</w:t>
      </w:r>
    </w:p>
    <w:p w:rsidR="00CE37F1" w:rsidRDefault="00CE37F1" w:rsidP="00CE37F1">
      <w:r>
        <w:tab/>
      </w:r>
      <w:r>
        <w:tab/>
      </w:r>
      <w:r>
        <w:tab/>
      </w:r>
    </w:p>
    <w:p w:rsidR="00CE37F1" w:rsidRDefault="00CE37F1" w:rsidP="00CE37F1"/>
    <w:p w:rsidR="00CE37F1" w:rsidRDefault="00CE37F1" w:rsidP="00CE37F1">
      <w:r>
        <w:rPr>
          <w:b/>
          <w:bCs/>
          <w:u w:val="single"/>
        </w:rPr>
        <w:t>NOTA</w:t>
      </w:r>
      <w:r>
        <w:t>:  - Cyreles   en  su planta.</w:t>
      </w:r>
    </w:p>
    <w:p w:rsidR="00CE37F1" w:rsidRPr="001B3E70" w:rsidRDefault="00CE37F1" w:rsidP="00CE37F1">
      <w:pPr>
        <w:numPr>
          <w:ilvl w:val="0"/>
          <w:numId w:val="2"/>
        </w:numPr>
        <w:rPr>
          <w:b/>
          <w:u w:val="single"/>
        </w:rPr>
      </w:pPr>
      <w:r>
        <w:t>Colores y alturas de impresión  según    Muestra.</w:t>
      </w:r>
    </w:p>
    <w:p w:rsidR="00CE37F1" w:rsidRDefault="00CE37F1" w:rsidP="00CE37F1">
      <w:pPr>
        <w:numPr>
          <w:ilvl w:val="0"/>
          <w:numId w:val="2"/>
        </w:numPr>
        <w:rPr>
          <w:b/>
          <w:u w:val="single"/>
        </w:rPr>
      </w:pPr>
      <w:r>
        <w:rPr>
          <w:b/>
          <w:u w:val="single"/>
        </w:rPr>
        <w:t>SE  APRUEBA  IMPRESIÓN.</w:t>
      </w:r>
    </w:p>
    <w:p w:rsidR="00CE37F1" w:rsidRDefault="001A2668" w:rsidP="00CE37F1">
      <w:pPr>
        <w:numPr>
          <w:ilvl w:val="0"/>
          <w:numId w:val="2"/>
        </w:numPr>
        <w:rPr>
          <w:b/>
          <w:u w:val="single"/>
        </w:rPr>
      </w:pPr>
      <w:r>
        <w:rPr>
          <w:b/>
          <w:u w:val="single"/>
        </w:rPr>
        <w:t>IGUAL ULTIMO MONTAJE</w:t>
      </w:r>
    </w:p>
    <w:p w:rsidR="00CE37F1" w:rsidRDefault="00CE37F1" w:rsidP="00CE37F1">
      <w:pPr>
        <w:ind w:left="1860"/>
        <w:rPr>
          <w:b/>
          <w:u w:val="single"/>
        </w:rPr>
      </w:pPr>
    </w:p>
    <w:p w:rsidR="00CE37F1" w:rsidRPr="000E3688" w:rsidRDefault="00CE37F1" w:rsidP="00CE37F1">
      <w:pPr>
        <w:ind w:left="1500"/>
      </w:pPr>
    </w:p>
    <w:p w:rsidR="00CE37F1" w:rsidRPr="000E3688" w:rsidRDefault="00CE37F1" w:rsidP="00CE37F1">
      <w:pPr>
        <w:rPr>
          <w:b/>
        </w:rPr>
      </w:pPr>
    </w:p>
    <w:p w:rsidR="00CE37F1" w:rsidRPr="000E3688" w:rsidRDefault="00CE37F1" w:rsidP="00CE37F1">
      <w:pPr>
        <w:rPr>
          <w:b/>
        </w:rPr>
      </w:pPr>
    </w:p>
    <w:p w:rsidR="00CE37F1" w:rsidRDefault="00CE37F1" w:rsidP="00CE37F1">
      <w:r>
        <w:t>Agradezco la atención y colaboración prestada.</w:t>
      </w:r>
    </w:p>
    <w:p w:rsidR="00CE37F1" w:rsidRDefault="00CE37F1" w:rsidP="00CE37F1"/>
    <w:p w:rsidR="00CE37F1" w:rsidRDefault="00CE37F1" w:rsidP="00CE37F1"/>
    <w:p w:rsidR="00CE37F1" w:rsidRDefault="00CE37F1" w:rsidP="00CE37F1">
      <w:r>
        <w:t>Cordialmente,</w:t>
      </w:r>
    </w:p>
    <w:p w:rsidR="00CE37F1" w:rsidRDefault="00CE37F1" w:rsidP="00CE37F1"/>
    <w:p w:rsidR="00CE37F1" w:rsidRDefault="00CE37F1" w:rsidP="00CE37F1"/>
    <w:p w:rsidR="00CE37F1" w:rsidRDefault="00CE37F1" w:rsidP="00CE37F1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CE37F1" w:rsidRDefault="00CE37F1" w:rsidP="00CE37F1">
      <w:r>
        <w:t>Director</w:t>
      </w:r>
    </w:p>
    <w:p w:rsidR="00E8771D" w:rsidRDefault="00E8771D" w:rsidP="00E8771D">
      <w:pPr>
        <w:rPr>
          <w:b/>
          <w:bCs/>
          <w:sz w:val="20"/>
        </w:rPr>
      </w:pPr>
      <w:r>
        <w:rPr>
          <w:b/>
          <w:bCs/>
          <w:sz w:val="20"/>
        </w:rPr>
        <w:t>PLÁSTICOS UNION LTDA</w:t>
      </w:r>
    </w:p>
    <w:p w:rsidR="00E8771D" w:rsidRDefault="00E8771D" w:rsidP="00E8771D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E8771D" w:rsidRDefault="00E8771D" w:rsidP="00E8771D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76 N 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E8771D" w:rsidRDefault="00E8771D" w:rsidP="00E8771D">
      <w:pPr>
        <w:rPr>
          <w:b/>
          <w:bCs/>
          <w:sz w:val="20"/>
        </w:rPr>
      </w:pPr>
      <w:r>
        <w:rPr>
          <w:b/>
          <w:bCs/>
          <w:sz w:val="20"/>
        </w:rPr>
        <w:t>TEL: 4 44 46 64   ITAGUI.</w:t>
      </w:r>
    </w:p>
    <w:p w:rsidR="00E8771D" w:rsidRDefault="00E8771D" w:rsidP="00E8771D">
      <w:pPr>
        <w:rPr>
          <w:b/>
          <w:bCs/>
          <w:sz w:val="20"/>
        </w:rPr>
      </w:pPr>
    </w:p>
    <w:p w:rsidR="00E8771D" w:rsidRDefault="00E8771D" w:rsidP="00E8771D">
      <w:pPr>
        <w:rPr>
          <w:b/>
        </w:rPr>
      </w:pPr>
    </w:p>
    <w:p w:rsidR="00E8771D" w:rsidRDefault="00E8771D" w:rsidP="00E8771D">
      <w:pPr>
        <w:pStyle w:val="Ttulo1"/>
      </w:pPr>
      <w:r>
        <w:t>ORDEN DE TRABAJO    N°      06597</w:t>
      </w:r>
    </w:p>
    <w:p w:rsidR="00E8771D" w:rsidRDefault="00E8771D" w:rsidP="00E8771D"/>
    <w:p w:rsidR="00E8771D" w:rsidRDefault="00E8771D" w:rsidP="00E8771D">
      <w:r>
        <w:t>FECHA:</w:t>
      </w:r>
      <w:r>
        <w:tab/>
        <w:t>Medellín,  Mayo  28   de   2010</w:t>
      </w:r>
    </w:p>
    <w:p w:rsidR="00E8771D" w:rsidRDefault="00E8771D" w:rsidP="00E8771D">
      <w:r>
        <w:t>PARA:</w:t>
      </w:r>
      <w:r>
        <w:tab/>
      </w:r>
      <w:r>
        <w:tab/>
        <w:t>PLASTICOS DARMA S.A.</w:t>
      </w:r>
    </w:p>
    <w:p w:rsidR="00E8771D" w:rsidRDefault="00E8771D" w:rsidP="00E8771D">
      <w:r>
        <w:t>ATENCIÓN:</w:t>
      </w:r>
      <w:r>
        <w:tab/>
        <w:t>Sr. Dario Jaramillo</w:t>
      </w:r>
    </w:p>
    <w:p w:rsidR="00E8771D" w:rsidRDefault="00E8771D" w:rsidP="00E8771D">
      <w:r>
        <w:tab/>
      </w:r>
      <w:r>
        <w:tab/>
        <w:t>Gerente</w:t>
      </w:r>
    </w:p>
    <w:p w:rsidR="00E8771D" w:rsidRDefault="00E8771D" w:rsidP="00E8771D"/>
    <w:p w:rsidR="00E8771D" w:rsidRDefault="00E8771D" w:rsidP="00E8771D">
      <w:r>
        <w:t>Apreciado  Don Darío:</w:t>
      </w:r>
    </w:p>
    <w:p w:rsidR="00E8771D" w:rsidRDefault="00E8771D" w:rsidP="00E8771D">
      <w:r>
        <w:t xml:space="preserve"> </w:t>
      </w:r>
    </w:p>
    <w:p w:rsidR="00E8771D" w:rsidRDefault="00E8771D" w:rsidP="00E8771D">
      <w:r>
        <w:t>Con la presente estamos solicitando el siguiente   Material   :</w:t>
      </w:r>
    </w:p>
    <w:p w:rsidR="00E8771D" w:rsidRDefault="00E8771D" w:rsidP="00E8771D"/>
    <w:p w:rsidR="00E8771D" w:rsidRDefault="00E8771D" w:rsidP="00E8771D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E8771D" w:rsidRDefault="00E8771D" w:rsidP="00E8771D">
      <w:pPr>
        <w:rPr>
          <w:b/>
          <w:bCs/>
          <w:u w:val="single"/>
        </w:rPr>
      </w:pPr>
    </w:p>
    <w:p w:rsidR="00E8771D" w:rsidRDefault="00E8771D" w:rsidP="00E8771D">
      <w:r>
        <w:t>MATERIAL:</w:t>
      </w:r>
      <w:r>
        <w:tab/>
      </w:r>
      <w:r>
        <w:tab/>
        <w:t>Polietileno Baja Densidad    Blanco  TUBULAR</w:t>
      </w:r>
    </w:p>
    <w:p w:rsidR="00E8771D" w:rsidRDefault="00C351F8" w:rsidP="00E8771D">
      <w:r>
        <w:t>MEDIDA:</w:t>
      </w:r>
      <w:r>
        <w:tab/>
      </w:r>
      <w:r>
        <w:tab/>
        <w:t>42</w:t>
      </w:r>
      <w:r w:rsidR="00E8771D" w:rsidRPr="007317E8">
        <w:rPr>
          <w:b/>
        </w:rPr>
        <w:t xml:space="preserve">    </w:t>
      </w:r>
      <w:r w:rsidR="00E8771D">
        <w:t>Cms.</w:t>
      </w:r>
    </w:p>
    <w:p w:rsidR="00E8771D" w:rsidRDefault="00E8771D" w:rsidP="00E8771D">
      <w:pPr>
        <w:rPr>
          <w:b/>
          <w:bCs/>
        </w:rPr>
      </w:pPr>
      <w:r>
        <w:t>CALIBRE:</w:t>
      </w:r>
      <w:r>
        <w:tab/>
      </w:r>
      <w:r>
        <w:tab/>
      </w:r>
      <w:r w:rsidR="00FC58B6">
        <w:t>1.5</w:t>
      </w:r>
      <w:r>
        <w:rPr>
          <w:b/>
        </w:rPr>
        <w:t xml:space="preserve"> </w:t>
      </w:r>
      <w:r w:rsidRPr="007317E8">
        <w:rPr>
          <w:b/>
        </w:rPr>
        <w:t xml:space="preserve"> </w:t>
      </w:r>
      <w:r w:rsidRPr="007317E8">
        <w:rPr>
          <w:b/>
          <w:bCs/>
        </w:rPr>
        <w:t xml:space="preserve"> ”</w:t>
      </w:r>
    </w:p>
    <w:p w:rsidR="00E8771D" w:rsidRDefault="00E8771D" w:rsidP="00E8771D">
      <w:r>
        <w:t>COLOR:</w:t>
      </w:r>
      <w:r>
        <w:tab/>
      </w:r>
      <w:r>
        <w:tab/>
        <w:t>Blanco</w:t>
      </w:r>
    </w:p>
    <w:p w:rsidR="00E8771D" w:rsidRPr="00874A16" w:rsidRDefault="00E8771D" w:rsidP="00E8771D">
      <w:r>
        <w:t>TRATADO:</w:t>
      </w:r>
      <w:r>
        <w:tab/>
      </w:r>
      <w:r>
        <w:tab/>
        <w:t>2  Caras.</w:t>
      </w:r>
    </w:p>
    <w:p w:rsidR="00E8771D" w:rsidRDefault="00E8771D" w:rsidP="00E8771D">
      <w:pPr>
        <w:rPr>
          <w:b/>
          <w:bCs/>
        </w:rPr>
      </w:pPr>
      <w:r>
        <w:t>CANTIDAD:</w:t>
      </w:r>
      <w:r>
        <w:tab/>
      </w:r>
      <w:r>
        <w:tab/>
        <w:t>1</w:t>
      </w:r>
      <w:r w:rsidR="00351FA2">
        <w:t>0</w:t>
      </w:r>
      <w:r>
        <w:t>0    Kg.</w:t>
      </w:r>
      <w:r>
        <w:rPr>
          <w:b/>
          <w:bCs/>
        </w:rPr>
        <w:tab/>
      </w:r>
    </w:p>
    <w:p w:rsidR="00E8771D" w:rsidRDefault="00E8771D" w:rsidP="00E8771D">
      <w:r>
        <w:t>COLORES:</w:t>
      </w:r>
      <w:r>
        <w:tab/>
      </w:r>
      <w:r>
        <w:tab/>
        <w:t xml:space="preserve">1   (   Rojo    )   </w:t>
      </w:r>
    </w:p>
    <w:p w:rsidR="00E8771D" w:rsidRDefault="00E8771D" w:rsidP="00E8771D">
      <w:r>
        <w:t>CARAS:</w:t>
      </w:r>
      <w:r>
        <w:tab/>
      </w:r>
      <w:r>
        <w:tab/>
        <w:t xml:space="preserve">2 </w:t>
      </w:r>
    </w:p>
    <w:p w:rsidR="00E8771D" w:rsidRDefault="00E8771D" w:rsidP="00E8771D">
      <w:r>
        <w:t>REPETICIÓN:</w:t>
      </w:r>
      <w:r>
        <w:tab/>
      </w:r>
      <w:r w:rsidR="00C351F8">
        <w:t>30</w:t>
      </w:r>
      <w:r>
        <w:t xml:space="preserve">    Cms.</w:t>
      </w:r>
    </w:p>
    <w:p w:rsidR="00E8771D" w:rsidRDefault="00E8771D" w:rsidP="00E8771D">
      <w:r>
        <w:t xml:space="preserve">RODILLO  :    </w:t>
      </w:r>
      <w:r>
        <w:tab/>
      </w:r>
      <w:r w:rsidR="00C351F8">
        <w:t>30</w:t>
      </w:r>
      <w:r>
        <w:tab/>
      </w:r>
    </w:p>
    <w:p w:rsidR="00E8771D" w:rsidRDefault="00E8771D" w:rsidP="00E8771D">
      <w:r>
        <w:t>BOLSA:</w:t>
      </w:r>
      <w:r>
        <w:tab/>
      </w:r>
      <w:r>
        <w:tab/>
      </w:r>
      <w:r w:rsidR="00C351F8">
        <w:t>30</w:t>
      </w:r>
      <w:r>
        <w:t xml:space="preserve">  x  </w:t>
      </w:r>
      <w:r w:rsidR="00C351F8">
        <w:t>35</w:t>
      </w:r>
      <w:r>
        <w:t xml:space="preserve"> + </w:t>
      </w:r>
      <w:r w:rsidR="00C351F8">
        <w:t>7</w:t>
      </w:r>
      <w:r>
        <w:t xml:space="preserve">     cms     </w:t>
      </w:r>
      <w:r w:rsidR="00994BD6">
        <w:t xml:space="preserve">   </w:t>
      </w:r>
      <w:r>
        <w:t xml:space="preserve">    Con  troquel    Riñon.</w:t>
      </w:r>
    </w:p>
    <w:p w:rsidR="00E8771D" w:rsidRDefault="00E8771D" w:rsidP="00E8771D">
      <w:r>
        <w:t>SELLADO:</w:t>
      </w:r>
      <w:r>
        <w:tab/>
      </w:r>
      <w:r>
        <w:tab/>
        <w:t>Lateral</w:t>
      </w:r>
    </w:p>
    <w:p w:rsidR="00E8771D" w:rsidRDefault="00E8771D" w:rsidP="00E8771D">
      <w:r>
        <w:t>REFERENCIA:</w:t>
      </w:r>
      <w:r>
        <w:tab/>
      </w:r>
      <w:r>
        <w:rPr>
          <w:b/>
        </w:rPr>
        <w:t>OUTLET  CONCALIDAD  PEQUEÑA</w:t>
      </w:r>
    </w:p>
    <w:p w:rsidR="00E8771D" w:rsidRDefault="00E8771D" w:rsidP="00E8771D">
      <w:r>
        <w:tab/>
      </w:r>
      <w:r>
        <w:tab/>
      </w:r>
      <w:r>
        <w:tab/>
      </w:r>
    </w:p>
    <w:p w:rsidR="00E8771D" w:rsidRDefault="00E8771D" w:rsidP="00E8771D"/>
    <w:p w:rsidR="00E8771D" w:rsidRDefault="00E8771D" w:rsidP="00E8771D">
      <w:r>
        <w:rPr>
          <w:b/>
          <w:bCs/>
          <w:u w:val="single"/>
        </w:rPr>
        <w:t>NOTA</w:t>
      </w:r>
      <w:r>
        <w:t xml:space="preserve">: </w:t>
      </w:r>
      <w:r w:rsidR="00232B78">
        <w:tab/>
      </w:r>
      <w:r>
        <w:t xml:space="preserve"> -</w:t>
      </w:r>
      <w:r w:rsidR="00232B78">
        <w:t xml:space="preserve"> Cyreles  en su planta.</w:t>
      </w:r>
    </w:p>
    <w:p w:rsidR="00E8771D" w:rsidRPr="001B3E70" w:rsidRDefault="00E8771D" w:rsidP="00E8771D">
      <w:pPr>
        <w:numPr>
          <w:ilvl w:val="0"/>
          <w:numId w:val="2"/>
        </w:numPr>
        <w:rPr>
          <w:b/>
          <w:u w:val="single"/>
        </w:rPr>
      </w:pPr>
      <w:r>
        <w:t>Colores y alturas de impresión  según    Muestra.</w:t>
      </w:r>
    </w:p>
    <w:p w:rsidR="00E8771D" w:rsidRDefault="00FE4BCB" w:rsidP="00E8771D">
      <w:pPr>
        <w:numPr>
          <w:ilvl w:val="0"/>
          <w:numId w:val="2"/>
        </w:numPr>
        <w:rPr>
          <w:b/>
          <w:u w:val="single"/>
        </w:rPr>
      </w:pPr>
      <w:r>
        <w:rPr>
          <w:b/>
          <w:u w:val="single"/>
        </w:rPr>
        <w:t>IGUAL ULTIMA IMPRESIÓN.</w:t>
      </w:r>
    </w:p>
    <w:p w:rsidR="00E8771D" w:rsidRPr="000E3688" w:rsidRDefault="00E8771D" w:rsidP="00E8771D">
      <w:pPr>
        <w:ind w:left="1500"/>
      </w:pPr>
    </w:p>
    <w:p w:rsidR="00E8771D" w:rsidRPr="000E3688" w:rsidRDefault="00E8771D" w:rsidP="00E8771D">
      <w:pPr>
        <w:rPr>
          <w:b/>
        </w:rPr>
      </w:pPr>
    </w:p>
    <w:p w:rsidR="00E8771D" w:rsidRPr="000E3688" w:rsidRDefault="00E8771D" w:rsidP="00E8771D">
      <w:pPr>
        <w:rPr>
          <w:b/>
        </w:rPr>
      </w:pPr>
    </w:p>
    <w:p w:rsidR="00E8771D" w:rsidRDefault="00E8771D" w:rsidP="00E8771D">
      <w:r>
        <w:t>Agradezco la atención y colaboración prestada.</w:t>
      </w:r>
    </w:p>
    <w:p w:rsidR="00E8771D" w:rsidRDefault="00E8771D" w:rsidP="00E8771D"/>
    <w:p w:rsidR="00E8771D" w:rsidRDefault="00E8771D" w:rsidP="00E8771D"/>
    <w:p w:rsidR="00E8771D" w:rsidRDefault="00E8771D" w:rsidP="00E8771D">
      <w:r>
        <w:t>Cordialmente,</w:t>
      </w:r>
    </w:p>
    <w:p w:rsidR="00E8771D" w:rsidRDefault="00E8771D" w:rsidP="00E8771D"/>
    <w:p w:rsidR="00E8771D" w:rsidRDefault="00E8771D" w:rsidP="00E8771D"/>
    <w:p w:rsidR="00E8771D" w:rsidRDefault="00E8771D" w:rsidP="00E8771D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E8771D" w:rsidRDefault="00E8771D" w:rsidP="00E8771D">
      <w:r>
        <w:t>Director</w:t>
      </w:r>
    </w:p>
    <w:p w:rsidR="00E8771D" w:rsidRDefault="00E8771D" w:rsidP="00E8771D"/>
    <w:p w:rsidR="00CE37F1" w:rsidRDefault="00CE37F1" w:rsidP="005450D8"/>
    <w:p w:rsidR="00351FA2" w:rsidRDefault="00351FA2" w:rsidP="005450D8"/>
    <w:p w:rsidR="00351FA2" w:rsidRDefault="00351FA2" w:rsidP="00351FA2">
      <w:pPr>
        <w:rPr>
          <w:b/>
          <w:bCs/>
          <w:sz w:val="20"/>
        </w:rPr>
      </w:pPr>
      <w:r>
        <w:rPr>
          <w:b/>
          <w:bCs/>
          <w:sz w:val="20"/>
        </w:rPr>
        <w:t>PLÁSTICOS UNION LTDA</w:t>
      </w:r>
    </w:p>
    <w:p w:rsidR="00351FA2" w:rsidRDefault="00351FA2" w:rsidP="00351FA2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351FA2" w:rsidRDefault="00351FA2" w:rsidP="00351FA2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76 N 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351FA2" w:rsidRDefault="00351FA2" w:rsidP="00351FA2">
      <w:pPr>
        <w:rPr>
          <w:b/>
          <w:bCs/>
          <w:sz w:val="20"/>
        </w:rPr>
      </w:pPr>
      <w:r>
        <w:rPr>
          <w:b/>
          <w:bCs/>
          <w:sz w:val="20"/>
        </w:rPr>
        <w:t>TEL: 4 44 46 64   ITAGUI.</w:t>
      </w:r>
    </w:p>
    <w:p w:rsidR="00351FA2" w:rsidRDefault="00351FA2" w:rsidP="00351FA2">
      <w:pPr>
        <w:rPr>
          <w:b/>
          <w:bCs/>
          <w:sz w:val="20"/>
        </w:rPr>
      </w:pPr>
    </w:p>
    <w:p w:rsidR="00351FA2" w:rsidRDefault="00351FA2" w:rsidP="00351FA2">
      <w:pPr>
        <w:rPr>
          <w:b/>
        </w:rPr>
      </w:pPr>
    </w:p>
    <w:p w:rsidR="00351FA2" w:rsidRDefault="00351FA2" w:rsidP="00351FA2">
      <w:pPr>
        <w:pStyle w:val="Ttulo1"/>
      </w:pPr>
      <w:r>
        <w:t>ORDEN DE TRABAJO    N°      06596</w:t>
      </w:r>
    </w:p>
    <w:p w:rsidR="00351FA2" w:rsidRDefault="00351FA2" w:rsidP="00351FA2"/>
    <w:p w:rsidR="00351FA2" w:rsidRDefault="00351FA2" w:rsidP="00351FA2">
      <w:r>
        <w:t>FECHA:</w:t>
      </w:r>
      <w:r>
        <w:tab/>
        <w:t>Medellín,  Mayo  28   de   2010</w:t>
      </w:r>
    </w:p>
    <w:p w:rsidR="00351FA2" w:rsidRDefault="00351FA2" w:rsidP="00351FA2">
      <w:r>
        <w:t>PARA:</w:t>
      </w:r>
      <w:r>
        <w:tab/>
      </w:r>
      <w:r>
        <w:tab/>
        <w:t>PLASTICOS DARMA S.A.</w:t>
      </w:r>
    </w:p>
    <w:p w:rsidR="00351FA2" w:rsidRDefault="00351FA2" w:rsidP="00351FA2">
      <w:r>
        <w:t>ATENCIÓN:</w:t>
      </w:r>
      <w:r>
        <w:tab/>
        <w:t>Sr. Dario Jaramillo</w:t>
      </w:r>
    </w:p>
    <w:p w:rsidR="00351FA2" w:rsidRDefault="00351FA2" w:rsidP="00351FA2">
      <w:r>
        <w:tab/>
      </w:r>
      <w:r>
        <w:tab/>
        <w:t>Gerente</w:t>
      </w:r>
    </w:p>
    <w:p w:rsidR="00351FA2" w:rsidRDefault="00351FA2" w:rsidP="00351FA2"/>
    <w:p w:rsidR="00351FA2" w:rsidRDefault="00351FA2" w:rsidP="00351FA2">
      <w:r>
        <w:t>Apreciado  Don Darío:</w:t>
      </w:r>
    </w:p>
    <w:p w:rsidR="00351FA2" w:rsidRDefault="00351FA2" w:rsidP="00351FA2">
      <w:r>
        <w:t xml:space="preserve"> </w:t>
      </w:r>
    </w:p>
    <w:p w:rsidR="00351FA2" w:rsidRDefault="00351FA2" w:rsidP="00351FA2">
      <w:r>
        <w:t>Con la presente estamos solicitando el siguiente   Material   :</w:t>
      </w:r>
    </w:p>
    <w:p w:rsidR="00351FA2" w:rsidRDefault="00351FA2" w:rsidP="00351FA2"/>
    <w:p w:rsidR="00351FA2" w:rsidRDefault="00351FA2" w:rsidP="00351FA2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351FA2" w:rsidRDefault="00351FA2" w:rsidP="00351FA2">
      <w:pPr>
        <w:rPr>
          <w:b/>
          <w:bCs/>
          <w:u w:val="single"/>
        </w:rPr>
      </w:pPr>
    </w:p>
    <w:p w:rsidR="00351FA2" w:rsidRDefault="00351FA2" w:rsidP="00351FA2">
      <w:r>
        <w:t>MATERIAL:</w:t>
      </w:r>
      <w:r>
        <w:tab/>
      </w:r>
      <w:r>
        <w:tab/>
        <w:t>Polietileno Baja Densidad    Blanco  TUBULAR</w:t>
      </w:r>
    </w:p>
    <w:p w:rsidR="00351FA2" w:rsidRDefault="00351FA2" w:rsidP="00351FA2">
      <w:r>
        <w:t>MEDIDA:</w:t>
      </w:r>
      <w:r>
        <w:tab/>
      </w:r>
      <w:r>
        <w:tab/>
        <w:t>57</w:t>
      </w:r>
      <w:r w:rsidRPr="007317E8">
        <w:rPr>
          <w:b/>
        </w:rPr>
        <w:t xml:space="preserve">    </w:t>
      </w:r>
      <w:r>
        <w:t>Cms.</w:t>
      </w:r>
    </w:p>
    <w:p w:rsidR="00351FA2" w:rsidRDefault="00351FA2" w:rsidP="00351FA2">
      <w:pPr>
        <w:rPr>
          <w:b/>
          <w:bCs/>
        </w:rPr>
      </w:pPr>
      <w:r>
        <w:t>CALIBRE:</w:t>
      </w:r>
      <w:r>
        <w:tab/>
      </w:r>
      <w:r>
        <w:tab/>
        <w:t>1.5</w:t>
      </w:r>
      <w:r>
        <w:rPr>
          <w:b/>
        </w:rPr>
        <w:t xml:space="preserve"> </w:t>
      </w:r>
      <w:r w:rsidRPr="007317E8">
        <w:rPr>
          <w:b/>
        </w:rPr>
        <w:t xml:space="preserve"> </w:t>
      </w:r>
      <w:r w:rsidRPr="007317E8">
        <w:rPr>
          <w:b/>
          <w:bCs/>
        </w:rPr>
        <w:t xml:space="preserve"> ”</w:t>
      </w:r>
    </w:p>
    <w:p w:rsidR="00351FA2" w:rsidRDefault="00351FA2" w:rsidP="00351FA2">
      <w:r>
        <w:t>COLOR:</w:t>
      </w:r>
      <w:r>
        <w:tab/>
      </w:r>
      <w:r>
        <w:tab/>
        <w:t>Blanco</w:t>
      </w:r>
    </w:p>
    <w:p w:rsidR="00351FA2" w:rsidRPr="00874A16" w:rsidRDefault="00351FA2" w:rsidP="00351FA2">
      <w:r>
        <w:t>TRATADO:</w:t>
      </w:r>
      <w:r>
        <w:tab/>
      </w:r>
      <w:r>
        <w:tab/>
        <w:t>2  Caras.</w:t>
      </w:r>
    </w:p>
    <w:p w:rsidR="00351FA2" w:rsidRDefault="000B21EA" w:rsidP="00351FA2">
      <w:pPr>
        <w:rPr>
          <w:b/>
          <w:bCs/>
        </w:rPr>
      </w:pPr>
      <w:r>
        <w:t>CANTIDAD:</w:t>
      </w:r>
      <w:r>
        <w:tab/>
      </w:r>
      <w:r>
        <w:tab/>
        <w:t>340</w:t>
      </w:r>
      <w:r w:rsidR="00351FA2">
        <w:t xml:space="preserve">    Kg.</w:t>
      </w:r>
      <w:r w:rsidR="00351FA2">
        <w:rPr>
          <w:b/>
          <w:bCs/>
        </w:rPr>
        <w:tab/>
      </w:r>
    </w:p>
    <w:p w:rsidR="00351FA2" w:rsidRDefault="00351FA2" w:rsidP="00351FA2">
      <w:r>
        <w:t>COLORES:</w:t>
      </w:r>
      <w:r>
        <w:tab/>
      </w:r>
      <w:r>
        <w:tab/>
        <w:t xml:space="preserve">1   (   Rojo    )   </w:t>
      </w:r>
    </w:p>
    <w:p w:rsidR="00351FA2" w:rsidRDefault="00351FA2" w:rsidP="00351FA2">
      <w:r>
        <w:t>CARAS:</w:t>
      </w:r>
      <w:r>
        <w:tab/>
      </w:r>
      <w:r>
        <w:tab/>
        <w:t xml:space="preserve">2 </w:t>
      </w:r>
    </w:p>
    <w:p w:rsidR="00351FA2" w:rsidRDefault="00766564" w:rsidP="00351FA2">
      <w:r>
        <w:t>REPETICIÓN:</w:t>
      </w:r>
      <w:r>
        <w:tab/>
        <w:t>40</w:t>
      </w:r>
      <w:r w:rsidR="00351FA2">
        <w:t xml:space="preserve">    Cms.</w:t>
      </w:r>
    </w:p>
    <w:p w:rsidR="00351FA2" w:rsidRDefault="00766564" w:rsidP="00351FA2">
      <w:r>
        <w:t xml:space="preserve">RODILLO  :    </w:t>
      </w:r>
      <w:r>
        <w:tab/>
        <w:t>40</w:t>
      </w:r>
      <w:r w:rsidR="00351FA2">
        <w:tab/>
      </w:r>
    </w:p>
    <w:p w:rsidR="00351FA2" w:rsidRDefault="00766564" w:rsidP="00351FA2">
      <w:r>
        <w:t>BOLSA:</w:t>
      </w:r>
      <w:r>
        <w:tab/>
      </w:r>
      <w:r>
        <w:tab/>
        <w:t>40  x  50</w:t>
      </w:r>
      <w:r w:rsidR="00351FA2">
        <w:t xml:space="preserve"> + 7     cms            Con  troquel    Riñon.</w:t>
      </w:r>
    </w:p>
    <w:p w:rsidR="00351FA2" w:rsidRDefault="00351FA2" w:rsidP="00351FA2">
      <w:r>
        <w:t>SELLADO:</w:t>
      </w:r>
      <w:r>
        <w:tab/>
      </w:r>
      <w:r>
        <w:tab/>
        <w:t>Lateral</w:t>
      </w:r>
    </w:p>
    <w:p w:rsidR="00351FA2" w:rsidRDefault="00351FA2" w:rsidP="00351FA2">
      <w:r>
        <w:t>REFERENCIA:</w:t>
      </w:r>
      <w:r>
        <w:tab/>
      </w:r>
      <w:r>
        <w:rPr>
          <w:b/>
        </w:rPr>
        <w:t xml:space="preserve">OUTLET  CONCALIDAD  </w:t>
      </w:r>
      <w:r w:rsidR="00766564">
        <w:rPr>
          <w:b/>
        </w:rPr>
        <w:t>GRANDE</w:t>
      </w:r>
    </w:p>
    <w:p w:rsidR="00351FA2" w:rsidRDefault="00351FA2" w:rsidP="00351FA2">
      <w:r>
        <w:tab/>
      </w:r>
      <w:r>
        <w:tab/>
      </w:r>
      <w:r>
        <w:tab/>
      </w:r>
    </w:p>
    <w:p w:rsidR="00351FA2" w:rsidRDefault="00351FA2" w:rsidP="00351FA2"/>
    <w:p w:rsidR="00351FA2" w:rsidRDefault="00351FA2" w:rsidP="00351FA2">
      <w:r>
        <w:rPr>
          <w:b/>
          <w:bCs/>
          <w:u w:val="single"/>
        </w:rPr>
        <w:t>NOTA</w:t>
      </w:r>
      <w:r>
        <w:t xml:space="preserve">: </w:t>
      </w:r>
      <w:r>
        <w:tab/>
        <w:t xml:space="preserve"> - Cyreles  en su planta.</w:t>
      </w:r>
    </w:p>
    <w:p w:rsidR="00351FA2" w:rsidRPr="001B3E70" w:rsidRDefault="00351FA2" w:rsidP="00351FA2">
      <w:pPr>
        <w:numPr>
          <w:ilvl w:val="0"/>
          <w:numId w:val="2"/>
        </w:numPr>
        <w:rPr>
          <w:b/>
          <w:u w:val="single"/>
        </w:rPr>
      </w:pPr>
      <w:r>
        <w:t>Colores y alturas de impresión  según    Muestra.</w:t>
      </w:r>
    </w:p>
    <w:p w:rsidR="00351FA2" w:rsidRDefault="00351FA2" w:rsidP="00351FA2">
      <w:pPr>
        <w:numPr>
          <w:ilvl w:val="0"/>
          <w:numId w:val="2"/>
        </w:numPr>
        <w:rPr>
          <w:b/>
          <w:u w:val="single"/>
        </w:rPr>
      </w:pPr>
      <w:r>
        <w:rPr>
          <w:b/>
          <w:u w:val="single"/>
        </w:rPr>
        <w:t>IGUAL ULTIMA IMPRESIÓN.</w:t>
      </w:r>
    </w:p>
    <w:p w:rsidR="00351FA2" w:rsidRPr="000E3688" w:rsidRDefault="00351FA2" w:rsidP="00351FA2">
      <w:pPr>
        <w:ind w:left="1500"/>
      </w:pPr>
    </w:p>
    <w:p w:rsidR="00351FA2" w:rsidRPr="000E3688" w:rsidRDefault="00351FA2" w:rsidP="00351FA2">
      <w:pPr>
        <w:rPr>
          <w:b/>
        </w:rPr>
      </w:pPr>
    </w:p>
    <w:p w:rsidR="00351FA2" w:rsidRPr="000E3688" w:rsidRDefault="00351FA2" w:rsidP="00351FA2">
      <w:pPr>
        <w:rPr>
          <w:b/>
        </w:rPr>
      </w:pPr>
    </w:p>
    <w:p w:rsidR="00351FA2" w:rsidRDefault="00351FA2" w:rsidP="00351FA2">
      <w:r>
        <w:t>Agradezco la atención y colaboración prestada.</w:t>
      </w:r>
    </w:p>
    <w:p w:rsidR="00351FA2" w:rsidRDefault="00351FA2" w:rsidP="00351FA2"/>
    <w:p w:rsidR="00351FA2" w:rsidRDefault="00351FA2" w:rsidP="00351FA2"/>
    <w:p w:rsidR="00351FA2" w:rsidRDefault="00351FA2" w:rsidP="00351FA2">
      <w:r>
        <w:t>Cordialmente,</w:t>
      </w:r>
    </w:p>
    <w:p w:rsidR="00351FA2" w:rsidRDefault="00351FA2" w:rsidP="00351FA2"/>
    <w:p w:rsidR="00351FA2" w:rsidRDefault="00351FA2" w:rsidP="00351FA2"/>
    <w:p w:rsidR="00351FA2" w:rsidRDefault="00351FA2" w:rsidP="00351FA2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351FA2" w:rsidRDefault="00351FA2" w:rsidP="00351FA2">
      <w:r>
        <w:t>Director</w:t>
      </w:r>
    </w:p>
    <w:p w:rsidR="00351FA2" w:rsidRDefault="00351FA2" w:rsidP="005450D8"/>
    <w:p w:rsidR="00982BCC" w:rsidRDefault="00982BCC" w:rsidP="005450D8"/>
    <w:p w:rsidR="00982BCC" w:rsidRDefault="00982BCC" w:rsidP="005450D8"/>
    <w:p w:rsidR="00982BCC" w:rsidRDefault="00982BCC" w:rsidP="00982BCC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982BCC" w:rsidRDefault="00982BCC" w:rsidP="00982BCC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982BCC" w:rsidRDefault="00982BCC" w:rsidP="00982BCC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982BCC" w:rsidRDefault="00982BCC" w:rsidP="00982BCC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982BCC" w:rsidRDefault="00982BCC" w:rsidP="00982BCC"/>
    <w:p w:rsidR="00982BCC" w:rsidRDefault="00982BCC" w:rsidP="00982BCC"/>
    <w:p w:rsidR="00982BCC" w:rsidRDefault="00982BCC" w:rsidP="00982BCC">
      <w:pPr>
        <w:pStyle w:val="Ttulo1"/>
      </w:pPr>
      <w:r>
        <w:t>ORD EN DE TRABAJO    N°      06611</w:t>
      </w:r>
    </w:p>
    <w:p w:rsidR="00982BCC" w:rsidRDefault="00982BCC" w:rsidP="00982BCC"/>
    <w:p w:rsidR="00982BCC" w:rsidRDefault="00982BCC" w:rsidP="00982BCC">
      <w:r>
        <w:t>FECHA:</w:t>
      </w:r>
      <w:r>
        <w:tab/>
        <w:t>Medel</w:t>
      </w:r>
      <w:r w:rsidR="005E3665">
        <w:t>lín, Mayo  31</w:t>
      </w:r>
      <w:r>
        <w:t xml:space="preserve">    de   2010</w:t>
      </w:r>
    </w:p>
    <w:p w:rsidR="00982BCC" w:rsidRDefault="00982BCC" w:rsidP="00982BCC">
      <w:r>
        <w:t>PARA:</w:t>
      </w:r>
      <w:r>
        <w:tab/>
      </w:r>
      <w:r>
        <w:tab/>
        <w:t>PLÁSTICOS DARMA</w:t>
      </w:r>
    </w:p>
    <w:p w:rsidR="00982BCC" w:rsidRDefault="00982BCC" w:rsidP="00982BCC">
      <w:r>
        <w:t>ATENCIÓN:</w:t>
      </w:r>
      <w:r>
        <w:tab/>
        <w:t>Sr. Darío Jaramillo</w:t>
      </w:r>
    </w:p>
    <w:p w:rsidR="00982BCC" w:rsidRDefault="00982BCC" w:rsidP="00982BCC">
      <w:r>
        <w:tab/>
      </w:r>
      <w:r>
        <w:tab/>
        <w:t>Gerente.</w:t>
      </w:r>
    </w:p>
    <w:p w:rsidR="00982BCC" w:rsidRDefault="00982BCC" w:rsidP="00982BCC"/>
    <w:p w:rsidR="00982BCC" w:rsidRDefault="00982BCC" w:rsidP="00982BCC">
      <w:r>
        <w:t>Apreciado Don Darío:</w:t>
      </w:r>
    </w:p>
    <w:p w:rsidR="00982BCC" w:rsidRDefault="00982BCC" w:rsidP="00982BCC"/>
    <w:p w:rsidR="00982BCC" w:rsidRDefault="00982BCC" w:rsidP="00982BCC">
      <w:r>
        <w:t>Con la presente estamos solicitando el siguiente Material   :</w:t>
      </w:r>
    </w:p>
    <w:p w:rsidR="00982BCC" w:rsidRDefault="00982BCC" w:rsidP="00982BCC"/>
    <w:p w:rsidR="00982BCC" w:rsidRDefault="00982BCC" w:rsidP="00982BCC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982BCC" w:rsidRDefault="00982BCC" w:rsidP="00982BCC">
      <w:pPr>
        <w:rPr>
          <w:b/>
          <w:bCs/>
          <w:u w:val="single"/>
        </w:rPr>
      </w:pPr>
    </w:p>
    <w:p w:rsidR="00982BCC" w:rsidRDefault="00982BCC" w:rsidP="00982BCC">
      <w:r>
        <w:t>MATERIAL:</w:t>
      </w:r>
      <w:r>
        <w:tab/>
      </w:r>
      <w:r>
        <w:tab/>
        <w:t>Polietileno Alta Densidad Pigmentado BLANCO Tubular.</w:t>
      </w:r>
    </w:p>
    <w:p w:rsidR="00982BCC" w:rsidRDefault="00982BCC" w:rsidP="00982BCC">
      <w:r>
        <w:t>MEDIDA:</w:t>
      </w:r>
      <w:r>
        <w:tab/>
      </w:r>
      <w:r>
        <w:tab/>
      </w:r>
      <w:r>
        <w:rPr>
          <w:b/>
        </w:rPr>
        <w:t>35</w:t>
      </w:r>
      <w:r w:rsidRPr="00444F82">
        <w:rPr>
          <w:b/>
        </w:rPr>
        <w:t xml:space="preserve">  Cms</w:t>
      </w:r>
      <w:r>
        <w:t>.</w:t>
      </w:r>
    </w:p>
    <w:p w:rsidR="00982BCC" w:rsidRDefault="00982BCC" w:rsidP="00982BCC">
      <w:pPr>
        <w:rPr>
          <w:b/>
          <w:bCs/>
        </w:rPr>
      </w:pPr>
      <w:r>
        <w:t>CALIBRE:</w:t>
      </w:r>
      <w:r>
        <w:tab/>
      </w:r>
      <w:r>
        <w:tab/>
      </w:r>
      <w:r w:rsidRPr="00B460D7">
        <w:rPr>
          <w:b/>
        </w:rPr>
        <w:t>2.5</w:t>
      </w:r>
      <w:r>
        <w:t xml:space="preserve"> </w:t>
      </w:r>
      <w:r>
        <w:rPr>
          <w:b/>
          <w:bCs/>
        </w:rPr>
        <w:t xml:space="preserve">  ”</w:t>
      </w:r>
    </w:p>
    <w:p w:rsidR="00982BCC" w:rsidRDefault="00982BCC" w:rsidP="00982BCC">
      <w:r>
        <w:t>COLOR:</w:t>
      </w:r>
      <w:r>
        <w:tab/>
      </w:r>
      <w:r>
        <w:tab/>
        <w:t>BLANCO  ( Según muestra  )</w:t>
      </w:r>
    </w:p>
    <w:p w:rsidR="00982BCC" w:rsidRDefault="00982BCC" w:rsidP="00982BCC">
      <w:r>
        <w:t>TRATADO:</w:t>
      </w:r>
      <w:r>
        <w:tab/>
      </w:r>
      <w:r>
        <w:tab/>
        <w:t>2 Caras.</w:t>
      </w:r>
    </w:p>
    <w:p w:rsidR="00982BCC" w:rsidRDefault="00982BCC" w:rsidP="00982BCC">
      <w:pPr>
        <w:rPr>
          <w:b/>
          <w:bCs/>
        </w:rPr>
      </w:pPr>
      <w:r>
        <w:t>CANTIDAD:</w:t>
      </w:r>
      <w:r>
        <w:tab/>
        <w:t xml:space="preserve">           </w:t>
      </w:r>
      <w:r w:rsidR="00DD5B5C">
        <w:t xml:space="preserve"> </w:t>
      </w:r>
      <w:r>
        <w:t>300</w:t>
      </w:r>
      <w:r>
        <w:rPr>
          <w:b/>
        </w:rPr>
        <w:t xml:space="preserve"> </w:t>
      </w:r>
      <w:r>
        <w:t xml:space="preserve">  Kg.</w:t>
      </w:r>
      <w:r>
        <w:rPr>
          <w:b/>
          <w:bCs/>
        </w:rPr>
        <w:t xml:space="preserve"> </w:t>
      </w:r>
    </w:p>
    <w:p w:rsidR="00982BCC" w:rsidRDefault="00982BCC" w:rsidP="00982BCC">
      <w:r>
        <w:t>REFERENCIA:</w:t>
      </w:r>
      <w:r>
        <w:tab/>
      </w:r>
      <w:r>
        <w:rPr>
          <w:b/>
        </w:rPr>
        <w:t>PLASTIQUIMICA  PEQUENA</w:t>
      </w:r>
    </w:p>
    <w:p w:rsidR="00982BCC" w:rsidRDefault="00982BCC" w:rsidP="00982BCC">
      <w:r>
        <w:t>COLORES:</w:t>
      </w:r>
      <w:r>
        <w:tab/>
      </w:r>
      <w:r>
        <w:tab/>
        <w:t>2 ( Gris -  Rojo)</w:t>
      </w:r>
    </w:p>
    <w:p w:rsidR="00982BCC" w:rsidRDefault="00982BCC" w:rsidP="00982BCC">
      <w:r>
        <w:t>CARAS:</w:t>
      </w:r>
      <w:r>
        <w:tab/>
      </w:r>
      <w:r>
        <w:tab/>
        <w:t>2</w:t>
      </w:r>
    </w:p>
    <w:p w:rsidR="00982BCC" w:rsidRDefault="00982BCC" w:rsidP="00982BCC">
      <w:r>
        <w:t>REPETICIÓN:</w:t>
      </w:r>
      <w:r>
        <w:tab/>
        <w:t>Continua</w:t>
      </w:r>
    </w:p>
    <w:p w:rsidR="00982BCC" w:rsidRDefault="00982BCC" w:rsidP="00982BCC">
      <w:r>
        <w:t>RODILLO:</w:t>
      </w:r>
      <w:r>
        <w:tab/>
      </w:r>
      <w:r>
        <w:tab/>
      </w:r>
      <w:r w:rsidRPr="001D3669">
        <w:rPr>
          <w:b/>
        </w:rPr>
        <w:t>38</w:t>
      </w:r>
    </w:p>
    <w:p w:rsidR="00982BCC" w:rsidRPr="006537EA" w:rsidRDefault="00982BCC" w:rsidP="00982BCC">
      <w:pPr>
        <w:rPr>
          <w:b/>
        </w:rPr>
      </w:pPr>
      <w:r>
        <w:t>BOLSA:</w:t>
      </w:r>
      <w:r>
        <w:tab/>
      </w:r>
      <w:r>
        <w:tab/>
      </w:r>
      <w:r w:rsidRPr="006537EA">
        <w:rPr>
          <w:b/>
        </w:rPr>
        <w:t xml:space="preserve">35  x  175  </w:t>
      </w:r>
      <w:r>
        <w:rPr>
          <w:b/>
        </w:rPr>
        <w:t xml:space="preserve">  </w:t>
      </w:r>
      <w:r w:rsidRPr="006537EA">
        <w:rPr>
          <w:b/>
        </w:rPr>
        <w:t>cms</w:t>
      </w:r>
    </w:p>
    <w:p w:rsidR="00982BCC" w:rsidRDefault="00982BCC" w:rsidP="00982BCC">
      <w:r>
        <w:t>SELLADO:</w:t>
      </w:r>
      <w:r>
        <w:tab/>
      </w:r>
      <w:r>
        <w:tab/>
        <w:t>Para selle de Fondo.</w:t>
      </w:r>
    </w:p>
    <w:p w:rsidR="00982BCC" w:rsidRDefault="00982BCC" w:rsidP="00982BCC"/>
    <w:p w:rsidR="00982BCC" w:rsidRDefault="00982BCC" w:rsidP="00982BCC"/>
    <w:p w:rsidR="00982BCC" w:rsidRDefault="00982BCC" w:rsidP="00982BCC">
      <w:r>
        <w:rPr>
          <w:b/>
          <w:bCs/>
          <w:u w:val="single"/>
        </w:rPr>
        <w:t>NOTA:</w:t>
      </w:r>
      <w:r>
        <w:t xml:space="preserve">  * Los cyreles   Se encuentran en su planta</w:t>
      </w:r>
    </w:p>
    <w:p w:rsidR="00982BCC" w:rsidRDefault="00982BCC" w:rsidP="00982BCC">
      <w:pPr>
        <w:numPr>
          <w:ilvl w:val="0"/>
          <w:numId w:val="1"/>
        </w:numPr>
      </w:pPr>
      <w:r>
        <w:t>Se envían muestra física  para tonos , alturas  y  pigmentacion</w:t>
      </w:r>
    </w:p>
    <w:p w:rsidR="00982BCC" w:rsidRDefault="00982BCC" w:rsidP="00982BCC"/>
    <w:p w:rsidR="00982BCC" w:rsidRPr="00315AED" w:rsidRDefault="00982BCC" w:rsidP="00982BCC">
      <w:pPr>
        <w:numPr>
          <w:ilvl w:val="0"/>
          <w:numId w:val="1"/>
        </w:numPr>
      </w:pPr>
      <w:r w:rsidRPr="00393DAD">
        <w:rPr>
          <w:b/>
          <w:u w:val="single"/>
        </w:rPr>
        <w:t>Utilizar tinta negra</w:t>
      </w:r>
      <w:r>
        <w:t xml:space="preserve"> </w:t>
      </w:r>
      <w:r w:rsidRPr="00393DAD">
        <w:rPr>
          <w:b/>
          <w:u w:val="single"/>
        </w:rPr>
        <w:t>ANTIGRASA</w:t>
      </w:r>
    </w:p>
    <w:p w:rsidR="00982BCC" w:rsidRDefault="00982BCC" w:rsidP="00982BCC"/>
    <w:p w:rsidR="00982BCC" w:rsidRPr="0098114D" w:rsidRDefault="00982BCC" w:rsidP="00982BCC">
      <w:pPr>
        <w:rPr>
          <w:b/>
          <w:u w:val="single"/>
        </w:rPr>
      </w:pPr>
    </w:p>
    <w:p w:rsidR="00982BCC" w:rsidRDefault="00982BCC" w:rsidP="00982BCC">
      <w:r>
        <w:t>Agradezco la atención y colaboración prestada.</w:t>
      </w:r>
    </w:p>
    <w:p w:rsidR="00982BCC" w:rsidRDefault="00982BCC" w:rsidP="00982BCC"/>
    <w:p w:rsidR="00982BCC" w:rsidRDefault="00982BCC" w:rsidP="00982BCC"/>
    <w:p w:rsidR="00982BCC" w:rsidRDefault="00982BCC" w:rsidP="00982BCC">
      <w:r>
        <w:t>Cordialmente</w:t>
      </w:r>
    </w:p>
    <w:p w:rsidR="00982BCC" w:rsidRDefault="00982BCC" w:rsidP="00982BCC"/>
    <w:p w:rsidR="00982BCC" w:rsidRDefault="00982BCC" w:rsidP="00982BCC"/>
    <w:p w:rsidR="00982BCC" w:rsidRDefault="00982BCC" w:rsidP="00982BCC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982BCC" w:rsidRDefault="00982BCC" w:rsidP="00982BCC">
      <w:r>
        <w:t>Director.</w:t>
      </w:r>
    </w:p>
    <w:p w:rsidR="00982BCC" w:rsidRDefault="00982BCC" w:rsidP="005450D8"/>
    <w:p w:rsidR="00B85047" w:rsidRDefault="00B85047" w:rsidP="005450D8"/>
    <w:p w:rsidR="00B85047" w:rsidRDefault="00B85047" w:rsidP="005450D8"/>
    <w:p w:rsidR="00B85047" w:rsidRDefault="00B85047" w:rsidP="00B85047">
      <w:pPr>
        <w:rPr>
          <w:b/>
        </w:rPr>
      </w:pPr>
    </w:p>
    <w:p w:rsidR="00B85047" w:rsidRDefault="00B85047" w:rsidP="00B85047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B85047" w:rsidRDefault="00B85047" w:rsidP="00B85047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B85047" w:rsidRDefault="00B85047" w:rsidP="00B85047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B85047" w:rsidRDefault="00B85047" w:rsidP="00B85047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B85047" w:rsidRDefault="00B85047" w:rsidP="00B85047"/>
    <w:p w:rsidR="00B85047" w:rsidRDefault="00ED2AEA" w:rsidP="00B85047">
      <w:pPr>
        <w:pStyle w:val="Ttulo1"/>
      </w:pPr>
      <w:r>
        <w:t>ORDEN DE TRABAJO   N°      06609</w:t>
      </w:r>
    </w:p>
    <w:p w:rsidR="00B85047" w:rsidRDefault="00B85047" w:rsidP="00B85047"/>
    <w:p w:rsidR="00B85047" w:rsidRDefault="00B85047" w:rsidP="00B85047">
      <w:r>
        <w:t>FECHA:</w:t>
      </w:r>
      <w:r>
        <w:tab/>
        <w:t>Medellín, Mayo  31   de  2010</w:t>
      </w:r>
    </w:p>
    <w:p w:rsidR="00B85047" w:rsidRDefault="00B85047" w:rsidP="00B85047">
      <w:r>
        <w:t>PARA:</w:t>
      </w:r>
      <w:r>
        <w:tab/>
      </w:r>
      <w:r>
        <w:tab/>
        <w:t>PLÁSTICOS DARMA</w:t>
      </w:r>
    </w:p>
    <w:p w:rsidR="00B85047" w:rsidRDefault="00B85047" w:rsidP="00B85047">
      <w:r>
        <w:t>ATENCIÓN:</w:t>
      </w:r>
      <w:r>
        <w:tab/>
        <w:t>Sr. Darío Jaramillo</w:t>
      </w:r>
    </w:p>
    <w:p w:rsidR="00B85047" w:rsidRDefault="00B85047" w:rsidP="00B85047">
      <w:r>
        <w:tab/>
      </w:r>
      <w:r>
        <w:tab/>
        <w:t>Gerente.</w:t>
      </w:r>
    </w:p>
    <w:p w:rsidR="00B85047" w:rsidRDefault="00B85047" w:rsidP="00B85047"/>
    <w:p w:rsidR="00B85047" w:rsidRDefault="00B85047" w:rsidP="00B85047">
      <w:r>
        <w:t>Apreciado Don Darío:</w:t>
      </w:r>
    </w:p>
    <w:p w:rsidR="00B85047" w:rsidRDefault="00B85047" w:rsidP="00B85047"/>
    <w:p w:rsidR="00B85047" w:rsidRDefault="00B85047" w:rsidP="00B85047">
      <w:r>
        <w:t>Con la presente estamos solicitando el siguiente Material   :</w:t>
      </w:r>
    </w:p>
    <w:p w:rsidR="00B85047" w:rsidRDefault="00B85047" w:rsidP="00B85047"/>
    <w:p w:rsidR="00B85047" w:rsidRDefault="00B85047" w:rsidP="00B85047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B85047" w:rsidRDefault="00B85047" w:rsidP="00B85047">
      <w:pPr>
        <w:rPr>
          <w:b/>
          <w:bCs/>
          <w:u w:val="single"/>
        </w:rPr>
      </w:pPr>
      <w:r>
        <w:rPr>
          <w:b/>
          <w:bCs/>
        </w:rPr>
        <w:tab/>
      </w:r>
    </w:p>
    <w:p w:rsidR="00B85047" w:rsidRDefault="00B85047" w:rsidP="00B85047">
      <w:r>
        <w:t>MATERIAL:</w:t>
      </w:r>
      <w:r>
        <w:tab/>
      </w:r>
      <w:r>
        <w:tab/>
        <w:t>Polietileno Alta Densidad Pigmentado BLANCO Tubular.</w:t>
      </w:r>
    </w:p>
    <w:p w:rsidR="00B85047" w:rsidRDefault="00B85047" w:rsidP="00B85047">
      <w:r>
        <w:t>MEDIDA:</w:t>
      </w:r>
      <w:r>
        <w:tab/>
      </w:r>
      <w:r>
        <w:tab/>
      </w:r>
      <w:r w:rsidRPr="00444F82">
        <w:rPr>
          <w:b/>
        </w:rPr>
        <w:t>43  Cms</w:t>
      </w:r>
      <w:r>
        <w:t>.</w:t>
      </w:r>
    </w:p>
    <w:p w:rsidR="00B85047" w:rsidRPr="005C3173" w:rsidRDefault="00B85047" w:rsidP="00B85047">
      <w:pPr>
        <w:rPr>
          <w:b/>
          <w:bCs/>
        </w:rPr>
      </w:pPr>
      <w:r>
        <w:t>CALIBRE:</w:t>
      </w:r>
      <w:r>
        <w:tab/>
      </w:r>
      <w:r>
        <w:tab/>
      </w:r>
      <w:r w:rsidRPr="005C3173">
        <w:rPr>
          <w:b/>
        </w:rPr>
        <w:t xml:space="preserve">2.5 </w:t>
      </w:r>
      <w:r w:rsidRPr="005C3173">
        <w:rPr>
          <w:b/>
          <w:bCs/>
        </w:rPr>
        <w:t xml:space="preserve">  ”</w:t>
      </w:r>
    </w:p>
    <w:p w:rsidR="00B85047" w:rsidRDefault="00B85047" w:rsidP="00B85047">
      <w:r>
        <w:t>COLOR:</w:t>
      </w:r>
      <w:r>
        <w:tab/>
      </w:r>
      <w:r>
        <w:tab/>
        <w:t>BLANCO  ( Según muestra  )</w:t>
      </w:r>
    </w:p>
    <w:p w:rsidR="00B85047" w:rsidRDefault="00B85047" w:rsidP="00B85047">
      <w:r>
        <w:t>TRATADO:</w:t>
      </w:r>
      <w:r>
        <w:tab/>
      </w:r>
      <w:r>
        <w:tab/>
        <w:t>2 Caras.</w:t>
      </w:r>
    </w:p>
    <w:p w:rsidR="00B85047" w:rsidRDefault="00B85047" w:rsidP="00B85047">
      <w:pPr>
        <w:rPr>
          <w:b/>
          <w:bCs/>
        </w:rPr>
      </w:pPr>
      <w:r>
        <w:t>CANTIDAD:</w:t>
      </w:r>
      <w:r>
        <w:tab/>
      </w:r>
      <w:r>
        <w:tab/>
      </w:r>
      <w:r w:rsidR="00ED2AEA">
        <w:rPr>
          <w:b/>
        </w:rPr>
        <w:t>500</w:t>
      </w:r>
      <w:r>
        <w:rPr>
          <w:b/>
        </w:rPr>
        <w:t xml:space="preserve">  </w:t>
      </w:r>
      <w:r>
        <w:t xml:space="preserve">   Kg</w:t>
      </w:r>
    </w:p>
    <w:p w:rsidR="00B85047" w:rsidRDefault="00B85047" w:rsidP="00B85047">
      <w:r>
        <w:t>REFERENCIA:</w:t>
      </w:r>
      <w:r>
        <w:tab/>
      </w:r>
      <w:r>
        <w:rPr>
          <w:b/>
        </w:rPr>
        <w:t>PLASTIQUIMICA   MEDIANA</w:t>
      </w:r>
    </w:p>
    <w:p w:rsidR="00B85047" w:rsidRDefault="00B85047" w:rsidP="00B85047">
      <w:r>
        <w:t>COLORES:</w:t>
      </w:r>
      <w:r>
        <w:tab/>
      </w:r>
      <w:r>
        <w:tab/>
        <w:t>2 ( Gris -  Rojo)</w:t>
      </w:r>
    </w:p>
    <w:p w:rsidR="00B85047" w:rsidRDefault="00B85047" w:rsidP="00B85047">
      <w:r>
        <w:t>CARAS:</w:t>
      </w:r>
      <w:r>
        <w:tab/>
      </w:r>
      <w:r>
        <w:tab/>
        <w:t>2</w:t>
      </w:r>
    </w:p>
    <w:p w:rsidR="00B85047" w:rsidRDefault="00B85047" w:rsidP="00B85047">
      <w:r>
        <w:t>REPETICIÓN:</w:t>
      </w:r>
      <w:r>
        <w:tab/>
        <w:t>Continua</w:t>
      </w:r>
    </w:p>
    <w:p w:rsidR="00B85047" w:rsidRDefault="00B85047" w:rsidP="00B85047">
      <w:r>
        <w:t>RODILLO:</w:t>
      </w:r>
      <w:r>
        <w:tab/>
      </w:r>
      <w:r>
        <w:tab/>
        <w:t>38</w:t>
      </w:r>
    </w:p>
    <w:p w:rsidR="00B85047" w:rsidRDefault="00B85047" w:rsidP="00B85047">
      <w:r>
        <w:t>BOLSA:</w:t>
      </w:r>
      <w:r>
        <w:tab/>
      </w:r>
      <w:r>
        <w:tab/>
      </w:r>
      <w:r w:rsidRPr="003B158B">
        <w:rPr>
          <w:b/>
        </w:rPr>
        <w:t>43 x  190  cms</w:t>
      </w:r>
    </w:p>
    <w:p w:rsidR="00B85047" w:rsidRDefault="00B85047" w:rsidP="00B85047">
      <w:r>
        <w:t>SELLADO:</w:t>
      </w:r>
      <w:r>
        <w:tab/>
      </w:r>
      <w:r>
        <w:tab/>
        <w:t>Para selle de Fondo.</w:t>
      </w:r>
    </w:p>
    <w:p w:rsidR="00B85047" w:rsidRDefault="00B85047" w:rsidP="00B85047"/>
    <w:p w:rsidR="00B85047" w:rsidRDefault="00B85047" w:rsidP="00B85047"/>
    <w:p w:rsidR="00B85047" w:rsidRDefault="00B85047" w:rsidP="00B85047">
      <w:r>
        <w:rPr>
          <w:b/>
          <w:bCs/>
          <w:u w:val="single"/>
        </w:rPr>
        <w:t>NOTA:</w:t>
      </w:r>
      <w:r>
        <w:t xml:space="preserve">  * Los cyreles   Se encuentran en su planta</w:t>
      </w:r>
    </w:p>
    <w:p w:rsidR="00B85047" w:rsidRDefault="00B85047" w:rsidP="00B85047">
      <w:pPr>
        <w:numPr>
          <w:ilvl w:val="0"/>
          <w:numId w:val="1"/>
        </w:numPr>
      </w:pPr>
      <w:r>
        <w:t>Se envían muestra física  para tonos , alturas  y pigmentacion</w:t>
      </w:r>
    </w:p>
    <w:p w:rsidR="00B85047" w:rsidRDefault="00B85047" w:rsidP="00B85047">
      <w:pPr>
        <w:ind w:left="885"/>
      </w:pPr>
    </w:p>
    <w:p w:rsidR="00B85047" w:rsidRPr="00315AED" w:rsidRDefault="00B85047" w:rsidP="00B85047">
      <w:pPr>
        <w:numPr>
          <w:ilvl w:val="0"/>
          <w:numId w:val="1"/>
        </w:numPr>
      </w:pPr>
      <w:r w:rsidRPr="00393DAD">
        <w:rPr>
          <w:b/>
          <w:u w:val="single"/>
        </w:rPr>
        <w:t>Utilizar tinta negra</w:t>
      </w:r>
      <w:r>
        <w:t xml:space="preserve">   </w:t>
      </w:r>
      <w:r w:rsidRPr="00393DAD">
        <w:rPr>
          <w:b/>
          <w:u w:val="single"/>
        </w:rPr>
        <w:t>ANTIGRASA</w:t>
      </w:r>
    </w:p>
    <w:p w:rsidR="00B85047" w:rsidRDefault="00B85047" w:rsidP="00B85047"/>
    <w:p w:rsidR="00B85047" w:rsidRPr="0098114D" w:rsidRDefault="00B85047" w:rsidP="00B85047">
      <w:pPr>
        <w:rPr>
          <w:b/>
          <w:u w:val="single"/>
        </w:rPr>
      </w:pPr>
    </w:p>
    <w:p w:rsidR="00B85047" w:rsidRDefault="00B85047" w:rsidP="00B85047">
      <w:r>
        <w:t>Agradezco la atención y colaboración prestada.</w:t>
      </w:r>
    </w:p>
    <w:p w:rsidR="00B85047" w:rsidRDefault="00B85047" w:rsidP="00B85047"/>
    <w:p w:rsidR="00B85047" w:rsidRDefault="00B85047" w:rsidP="00B85047">
      <w:r>
        <w:t>Cordialmente,</w:t>
      </w:r>
    </w:p>
    <w:p w:rsidR="00B85047" w:rsidRDefault="00B85047" w:rsidP="00B85047"/>
    <w:p w:rsidR="00B85047" w:rsidRPr="008D4091" w:rsidRDefault="00B85047" w:rsidP="00B85047">
      <w:pPr>
        <w:rPr>
          <w:b/>
        </w:rPr>
      </w:pPr>
    </w:p>
    <w:p w:rsidR="00B85047" w:rsidRDefault="00B85047" w:rsidP="00B85047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B85047" w:rsidRDefault="00B85047" w:rsidP="00B85047">
      <w:r>
        <w:t>Director.</w:t>
      </w:r>
    </w:p>
    <w:p w:rsidR="00B85047" w:rsidRDefault="00B85047" w:rsidP="00B85047">
      <w:pPr>
        <w:rPr>
          <w:b/>
        </w:rPr>
      </w:pPr>
    </w:p>
    <w:p w:rsidR="00B85047" w:rsidRDefault="00B85047" w:rsidP="005450D8"/>
    <w:p w:rsidR="007F2BCD" w:rsidRDefault="007F2BCD" w:rsidP="005450D8"/>
    <w:p w:rsidR="007F2BCD" w:rsidRDefault="007F2BCD" w:rsidP="005450D8"/>
    <w:p w:rsidR="007F2BCD" w:rsidRDefault="007F2BCD" w:rsidP="007F2BCD">
      <w:pPr>
        <w:rPr>
          <w:b/>
        </w:rPr>
      </w:pPr>
    </w:p>
    <w:p w:rsidR="007F2BCD" w:rsidRDefault="007F2BCD" w:rsidP="007F2BCD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7F2BCD" w:rsidRDefault="007F2BCD" w:rsidP="007F2BCD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7F2BCD" w:rsidRDefault="007F2BCD" w:rsidP="007F2BCD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7F2BCD" w:rsidRDefault="007F2BCD" w:rsidP="007F2BCD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7F2BCD" w:rsidRDefault="007F2BCD" w:rsidP="007F2BCD">
      <w:pPr>
        <w:pStyle w:val="Ttulo1"/>
      </w:pPr>
    </w:p>
    <w:p w:rsidR="007F2BCD" w:rsidRDefault="007F2BCD" w:rsidP="007F2BCD">
      <w:pPr>
        <w:pStyle w:val="Ttulo1"/>
      </w:pPr>
      <w:r>
        <w:t>ORDEN DE TRABAJO     N°      06608</w:t>
      </w:r>
    </w:p>
    <w:p w:rsidR="007F2BCD" w:rsidRDefault="007F2BCD" w:rsidP="007F2BCD"/>
    <w:p w:rsidR="007F2BCD" w:rsidRDefault="007F2BCD" w:rsidP="007F2BCD">
      <w:r>
        <w:t>FECHA:</w:t>
      </w:r>
      <w:r>
        <w:tab/>
        <w:t>Medellín, Mayo    31    de  2010</w:t>
      </w:r>
    </w:p>
    <w:p w:rsidR="007F2BCD" w:rsidRDefault="007F2BCD" w:rsidP="007F2BCD">
      <w:r>
        <w:t>PARA:</w:t>
      </w:r>
      <w:r>
        <w:tab/>
      </w:r>
      <w:r>
        <w:tab/>
        <w:t>PLÁSTICOS DARMA</w:t>
      </w:r>
    </w:p>
    <w:p w:rsidR="007F2BCD" w:rsidRDefault="007F2BCD" w:rsidP="007F2BCD">
      <w:r>
        <w:t>ATENCIÓN:</w:t>
      </w:r>
      <w:r>
        <w:tab/>
        <w:t>Sr. Darío Jaramillo</w:t>
      </w:r>
    </w:p>
    <w:p w:rsidR="007F2BCD" w:rsidRDefault="007F2BCD" w:rsidP="007F2BCD">
      <w:r>
        <w:tab/>
      </w:r>
      <w:r>
        <w:tab/>
        <w:t>Gerente.</w:t>
      </w:r>
    </w:p>
    <w:p w:rsidR="007F2BCD" w:rsidRDefault="007F2BCD" w:rsidP="007F2BCD"/>
    <w:p w:rsidR="007F2BCD" w:rsidRDefault="007F2BCD" w:rsidP="007F2BCD">
      <w:r>
        <w:t>Apreciado Don Darío:</w:t>
      </w:r>
    </w:p>
    <w:p w:rsidR="007F2BCD" w:rsidRDefault="007F2BCD" w:rsidP="007F2BCD"/>
    <w:p w:rsidR="007F2BCD" w:rsidRDefault="007F2BCD" w:rsidP="007F2BCD">
      <w:r>
        <w:t>Con la presente estamos solicitando el siguiente Material   :</w:t>
      </w:r>
    </w:p>
    <w:p w:rsidR="007F2BCD" w:rsidRDefault="007F2BCD" w:rsidP="007F2BCD"/>
    <w:p w:rsidR="007F2BCD" w:rsidRDefault="007F2BCD" w:rsidP="007F2BCD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7F2BCD" w:rsidRDefault="007F2BCD" w:rsidP="007F2BCD">
      <w:pPr>
        <w:rPr>
          <w:b/>
          <w:bCs/>
          <w:u w:val="single"/>
        </w:rPr>
      </w:pPr>
    </w:p>
    <w:p w:rsidR="007F2BCD" w:rsidRDefault="007F2BCD" w:rsidP="007F2BCD">
      <w:r>
        <w:t>MATERIAL:</w:t>
      </w:r>
      <w:r>
        <w:tab/>
      </w:r>
      <w:r>
        <w:tab/>
        <w:t>Polietileno Alta Densidad Pigmentado BLANCO Tubular.</w:t>
      </w:r>
    </w:p>
    <w:p w:rsidR="007F2BCD" w:rsidRDefault="007F2BCD" w:rsidP="007F2BCD">
      <w:r>
        <w:t>MEDIDA:</w:t>
      </w:r>
      <w:r>
        <w:tab/>
      </w:r>
      <w:r>
        <w:tab/>
      </w:r>
      <w:r w:rsidRPr="00657B35">
        <w:rPr>
          <w:b/>
        </w:rPr>
        <w:t>50  Cms</w:t>
      </w:r>
      <w:r>
        <w:t>.</w:t>
      </w:r>
    </w:p>
    <w:p w:rsidR="007F2BCD" w:rsidRPr="005660D5" w:rsidRDefault="007F2BCD" w:rsidP="007F2BCD">
      <w:pPr>
        <w:rPr>
          <w:b/>
          <w:bCs/>
        </w:rPr>
      </w:pPr>
      <w:r>
        <w:t>CALIBRE:</w:t>
      </w:r>
      <w:r>
        <w:tab/>
      </w:r>
      <w:r>
        <w:tab/>
      </w:r>
      <w:r w:rsidRPr="005660D5">
        <w:rPr>
          <w:b/>
        </w:rPr>
        <w:t xml:space="preserve">2.5 </w:t>
      </w:r>
      <w:r w:rsidRPr="005660D5">
        <w:rPr>
          <w:b/>
          <w:bCs/>
        </w:rPr>
        <w:t xml:space="preserve">  ”</w:t>
      </w:r>
    </w:p>
    <w:p w:rsidR="007F2BCD" w:rsidRDefault="007F2BCD" w:rsidP="007F2BCD">
      <w:r>
        <w:t>COLOR:</w:t>
      </w:r>
      <w:r>
        <w:tab/>
      </w:r>
      <w:r>
        <w:tab/>
        <w:t>BLANCO  ( Según muestra  )</w:t>
      </w:r>
    </w:p>
    <w:p w:rsidR="007F2BCD" w:rsidRDefault="007F2BCD" w:rsidP="007F2BCD">
      <w:r>
        <w:t>TRATADO:</w:t>
      </w:r>
      <w:r>
        <w:tab/>
      </w:r>
      <w:r>
        <w:tab/>
        <w:t>2 Caras.</w:t>
      </w:r>
    </w:p>
    <w:p w:rsidR="007F2BCD" w:rsidRDefault="007F2BCD" w:rsidP="007F2BCD">
      <w:r>
        <w:t>CANTIDAD:</w:t>
      </w:r>
      <w:r>
        <w:tab/>
      </w:r>
      <w:r>
        <w:tab/>
      </w:r>
      <w:r w:rsidR="00E85499">
        <w:rPr>
          <w:b/>
        </w:rPr>
        <w:t>50</w:t>
      </w:r>
      <w:r>
        <w:rPr>
          <w:b/>
        </w:rPr>
        <w:t xml:space="preserve">0 </w:t>
      </w:r>
      <w:r>
        <w:t xml:space="preserve">   Kg.</w:t>
      </w:r>
    </w:p>
    <w:p w:rsidR="007F2BCD" w:rsidRDefault="007F2BCD" w:rsidP="007F2BCD">
      <w:r>
        <w:t>REFERENCIA:</w:t>
      </w:r>
      <w:r>
        <w:tab/>
      </w:r>
      <w:r w:rsidRPr="008970C3">
        <w:rPr>
          <w:b/>
        </w:rPr>
        <w:t>PLASTIQUIMICA GRANDE</w:t>
      </w:r>
    </w:p>
    <w:p w:rsidR="007F2BCD" w:rsidRDefault="007F2BCD" w:rsidP="007F2BCD">
      <w:r>
        <w:t>COLORES:</w:t>
      </w:r>
      <w:r>
        <w:tab/>
      </w:r>
      <w:r>
        <w:tab/>
        <w:t>2 ( Gris -  Rojo)</w:t>
      </w:r>
    </w:p>
    <w:p w:rsidR="007F2BCD" w:rsidRDefault="007F2BCD" w:rsidP="007F2BCD">
      <w:r>
        <w:t>CARAS:</w:t>
      </w:r>
      <w:r>
        <w:tab/>
      </w:r>
      <w:r>
        <w:tab/>
        <w:t>2</w:t>
      </w:r>
    </w:p>
    <w:p w:rsidR="007F2BCD" w:rsidRDefault="007F2BCD" w:rsidP="007F2BCD">
      <w:r>
        <w:t>REPETICIÓN:</w:t>
      </w:r>
      <w:r>
        <w:tab/>
        <w:t>Continua</w:t>
      </w:r>
    </w:p>
    <w:p w:rsidR="007F2BCD" w:rsidRDefault="007F2BCD" w:rsidP="007F2BCD">
      <w:r>
        <w:t>RODILLO:</w:t>
      </w:r>
      <w:r>
        <w:tab/>
      </w:r>
      <w:r>
        <w:tab/>
        <w:t>38</w:t>
      </w:r>
    </w:p>
    <w:p w:rsidR="007F2BCD" w:rsidRPr="003B158B" w:rsidRDefault="007F2BCD" w:rsidP="007F2BCD">
      <w:pPr>
        <w:rPr>
          <w:b/>
        </w:rPr>
      </w:pPr>
      <w:r>
        <w:t>BOLSA:</w:t>
      </w:r>
      <w:r>
        <w:tab/>
      </w:r>
      <w:r>
        <w:tab/>
      </w:r>
      <w:r w:rsidRPr="003B158B">
        <w:rPr>
          <w:b/>
        </w:rPr>
        <w:t>50 x 190  cms</w:t>
      </w:r>
    </w:p>
    <w:p w:rsidR="007F2BCD" w:rsidRDefault="007F2BCD" w:rsidP="007F2BCD">
      <w:r>
        <w:t>SELLADO:</w:t>
      </w:r>
      <w:r>
        <w:tab/>
      </w:r>
      <w:r>
        <w:tab/>
        <w:t>Para selle de Fondo.</w:t>
      </w:r>
    </w:p>
    <w:p w:rsidR="007F2BCD" w:rsidRDefault="007F2BCD" w:rsidP="007F2BCD"/>
    <w:p w:rsidR="007F2BCD" w:rsidRDefault="007F2BCD" w:rsidP="007F2BCD"/>
    <w:p w:rsidR="007F2BCD" w:rsidRDefault="007F2BCD" w:rsidP="007F2BCD">
      <w:r>
        <w:rPr>
          <w:b/>
          <w:bCs/>
          <w:u w:val="single"/>
        </w:rPr>
        <w:t>NOTA:</w:t>
      </w:r>
      <w:r>
        <w:t xml:space="preserve">  * Los cyreles   Se encuentran en su planta</w:t>
      </w:r>
    </w:p>
    <w:p w:rsidR="007F2BCD" w:rsidRDefault="007F2BCD" w:rsidP="007F2BCD">
      <w:pPr>
        <w:numPr>
          <w:ilvl w:val="0"/>
          <w:numId w:val="1"/>
        </w:numPr>
      </w:pPr>
      <w:r>
        <w:t>Se envían muestra física  para tonos , alturas  y pigmentacion</w:t>
      </w:r>
    </w:p>
    <w:p w:rsidR="007F2BCD" w:rsidRDefault="007F2BCD" w:rsidP="007F2BCD">
      <w:pPr>
        <w:ind w:left="885"/>
      </w:pPr>
    </w:p>
    <w:p w:rsidR="007F2BCD" w:rsidRPr="00315AED" w:rsidRDefault="007F2BCD" w:rsidP="007F2BCD">
      <w:pPr>
        <w:numPr>
          <w:ilvl w:val="0"/>
          <w:numId w:val="1"/>
        </w:numPr>
      </w:pPr>
      <w:r w:rsidRPr="00393DAD">
        <w:rPr>
          <w:b/>
          <w:u w:val="single"/>
        </w:rPr>
        <w:t>Utilizar tinta negra</w:t>
      </w:r>
      <w:r>
        <w:t xml:space="preserve"> </w:t>
      </w:r>
      <w:r w:rsidRPr="00393DAD">
        <w:rPr>
          <w:b/>
          <w:u w:val="single"/>
        </w:rPr>
        <w:t>ANTIGRASA</w:t>
      </w:r>
    </w:p>
    <w:p w:rsidR="007F2BCD" w:rsidRDefault="007F2BCD" w:rsidP="007F2BCD">
      <w:pPr>
        <w:ind w:left="885"/>
      </w:pPr>
    </w:p>
    <w:p w:rsidR="007F2BCD" w:rsidRPr="0098114D" w:rsidRDefault="007F2BCD" w:rsidP="007F2BCD">
      <w:pPr>
        <w:rPr>
          <w:b/>
          <w:u w:val="single"/>
        </w:rPr>
      </w:pPr>
    </w:p>
    <w:p w:rsidR="007F2BCD" w:rsidRDefault="007F2BCD" w:rsidP="007F2BCD">
      <w:r>
        <w:t>Agradezco la atención y colaboración prestada.</w:t>
      </w:r>
    </w:p>
    <w:p w:rsidR="007F2BCD" w:rsidRDefault="007F2BCD" w:rsidP="007F2BCD"/>
    <w:p w:rsidR="007F2BCD" w:rsidRDefault="007F2BCD" w:rsidP="007F2BCD"/>
    <w:p w:rsidR="007F2BCD" w:rsidRDefault="007F2BCD" w:rsidP="007F2BCD">
      <w:r>
        <w:t>Cordialmente,</w:t>
      </w:r>
    </w:p>
    <w:p w:rsidR="007F2BCD" w:rsidRDefault="007F2BCD" w:rsidP="007F2BCD"/>
    <w:p w:rsidR="007F2BCD" w:rsidRDefault="007F2BCD" w:rsidP="007F2BCD"/>
    <w:p w:rsidR="007F2BCD" w:rsidRDefault="007F2BCD" w:rsidP="007F2BCD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7F2BCD" w:rsidRDefault="007F2BCD" w:rsidP="007F2BCD">
      <w:pPr>
        <w:tabs>
          <w:tab w:val="left" w:pos="1980"/>
        </w:tabs>
      </w:pPr>
      <w:r>
        <w:t>Director.</w:t>
      </w:r>
    </w:p>
    <w:p w:rsidR="007F2BCD" w:rsidRDefault="007F2BCD" w:rsidP="007F2BCD">
      <w:pPr>
        <w:rPr>
          <w:b/>
        </w:rPr>
      </w:pPr>
    </w:p>
    <w:p w:rsidR="007F2BCD" w:rsidRDefault="007F2BCD" w:rsidP="005450D8"/>
    <w:p w:rsidR="00B01E48" w:rsidRDefault="00B01E48" w:rsidP="005450D8"/>
    <w:p w:rsidR="00B01E48" w:rsidRDefault="00B01E48" w:rsidP="00B01E48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B01E48" w:rsidRDefault="00B01E48" w:rsidP="00B01E48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B01E48" w:rsidRDefault="00B01E48" w:rsidP="00B01E48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B01E48" w:rsidRDefault="00B01E48" w:rsidP="00B01E48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B01E48" w:rsidRDefault="00B01E48" w:rsidP="00B01E48">
      <w:pPr>
        <w:pStyle w:val="Ttulo1"/>
      </w:pPr>
    </w:p>
    <w:p w:rsidR="00B01E48" w:rsidRDefault="00B01E48" w:rsidP="00B01E48">
      <w:pPr>
        <w:pStyle w:val="Ttulo1"/>
      </w:pPr>
      <w:r>
        <w:t>ORDEN DE TRABAJO  N °      06652</w:t>
      </w:r>
    </w:p>
    <w:p w:rsidR="00B01E48" w:rsidRDefault="00B01E48" w:rsidP="00B01E48"/>
    <w:p w:rsidR="00B01E48" w:rsidRDefault="00B01E48" w:rsidP="00B01E48">
      <w:r>
        <w:t>FECHA:</w:t>
      </w:r>
      <w:r>
        <w:tab/>
        <w:t>Medellín, Mayo  31    de   2010</w:t>
      </w:r>
    </w:p>
    <w:p w:rsidR="00B01E48" w:rsidRDefault="00B01E48" w:rsidP="00B01E48">
      <w:r>
        <w:t>PARA:</w:t>
      </w:r>
      <w:r>
        <w:tab/>
      </w:r>
      <w:r>
        <w:tab/>
        <w:t>PLÁSTICOS DARMA</w:t>
      </w:r>
    </w:p>
    <w:p w:rsidR="00B01E48" w:rsidRDefault="00B01E48" w:rsidP="00B01E48">
      <w:r>
        <w:t>ATENCIÓN:</w:t>
      </w:r>
      <w:r>
        <w:tab/>
        <w:t>Sr. Darío Jaramillo</w:t>
      </w:r>
    </w:p>
    <w:p w:rsidR="00B01E48" w:rsidRDefault="00B01E48" w:rsidP="00B01E48">
      <w:r>
        <w:tab/>
      </w:r>
      <w:r>
        <w:tab/>
        <w:t>Gerente.</w:t>
      </w:r>
    </w:p>
    <w:p w:rsidR="00B01E48" w:rsidRDefault="00B01E48" w:rsidP="00B01E48"/>
    <w:p w:rsidR="00B01E48" w:rsidRDefault="00B01E48" w:rsidP="00B01E48">
      <w:r>
        <w:t>Apreciado Don Darío:</w:t>
      </w:r>
    </w:p>
    <w:p w:rsidR="00B01E48" w:rsidRDefault="00B01E48" w:rsidP="00B01E48"/>
    <w:p w:rsidR="00B01E48" w:rsidRDefault="00B01E48" w:rsidP="00B01E48">
      <w:r>
        <w:t>Con la presente estamos solicitando el siguiente servicio de  IMPRESIÓN :</w:t>
      </w:r>
    </w:p>
    <w:p w:rsidR="00B01E48" w:rsidRDefault="00B01E48" w:rsidP="00B01E48"/>
    <w:p w:rsidR="00B01E48" w:rsidRDefault="00B01E48" w:rsidP="00B01E48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B01E48" w:rsidRDefault="00B01E48" w:rsidP="00B01E48">
      <w:r>
        <w:t xml:space="preserve">MATERIAL   :           Polipropileno Tubular de </w:t>
      </w:r>
      <w:r>
        <w:rPr>
          <w:b/>
        </w:rPr>
        <w:t>40</w:t>
      </w:r>
      <w:r>
        <w:t xml:space="preserve"> cms</w:t>
      </w:r>
    </w:p>
    <w:p w:rsidR="00B01E48" w:rsidRDefault="00B01E48" w:rsidP="00B01E48">
      <w:r>
        <w:t xml:space="preserve">CLIBRE      :               </w:t>
      </w:r>
      <w:r>
        <w:rPr>
          <w:b/>
        </w:rPr>
        <w:t>2.0  ”</w:t>
      </w:r>
    </w:p>
    <w:p w:rsidR="00B01E48" w:rsidRDefault="00B01E48" w:rsidP="00B01E48">
      <w:r>
        <w:t>REFERENCIA:</w:t>
      </w:r>
      <w:r>
        <w:tab/>
      </w:r>
      <w:r>
        <w:rPr>
          <w:b/>
        </w:rPr>
        <w:t>CARMEL  JEAN</w:t>
      </w:r>
    </w:p>
    <w:p w:rsidR="00B01E48" w:rsidRDefault="00AE5B35" w:rsidP="00B01E48">
      <w:r>
        <w:t>CANTIDAD    :          23</w:t>
      </w:r>
      <w:r w:rsidR="00B01E48">
        <w:t>0    Kg</w:t>
      </w:r>
    </w:p>
    <w:p w:rsidR="00B01E48" w:rsidRDefault="00B01E48" w:rsidP="00B01E48">
      <w:r>
        <w:t>COLORES:</w:t>
      </w:r>
      <w:r>
        <w:tab/>
      </w:r>
      <w:r>
        <w:tab/>
        <w:t>1 (  MAGENTA  )</w:t>
      </w:r>
    </w:p>
    <w:p w:rsidR="00B01E48" w:rsidRDefault="00B01E48" w:rsidP="00B01E48">
      <w:r>
        <w:t>CARAS:</w:t>
      </w:r>
      <w:r>
        <w:tab/>
      </w:r>
      <w:r>
        <w:tab/>
        <w:t>1</w:t>
      </w:r>
    </w:p>
    <w:p w:rsidR="00B01E48" w:rsidRDefault="00B01E48" w:rsidP="00B01E48">
      <w:r>
        <w:t>REPETICIÓN:</w:t>
      </w:r>
      <w:r>
        <w:tab/>
        <w:t>30</w:t>
      </w:r>
    </w:p>
    <w:p w:rsidR="00B01E48" w:rsidRDefault="00B01E48" w:rsidP="00B01E48">
      <w:r>
        <w:t>RODILLO:</w:t>
      </w:r>
      <w:r>
        <w:tab/>
      </w:r>
      <w:r>
        <w:tab/>
        <w:t>30</w:t>
      </w:r>
    </w:p>
    <w:p w:rsidR="00B01E48" w:rsidRDefault="00B01E48" w:rsidP="00B01E48">
      <w:r>
        <w:t>BOLSA:</w:t>
      </w:r>
      <w:r>
        <w:tab/>
      </w:r>
      <w:r>
        <w:tab/>
      </w:r>
      <w:r>
        <w:rPr>
          <w:b/>
        </w:rPr>
        <w:t>30  x  38 + 5</w:t>
      </w:r>
      <w:r>
        <w:t xml:space="preserve">  solapa interna  cms</w:t>
      </w:r>
    </w:p>
    <w:p w:rsidR="00B01E48" w:rsidRDefault="00B01E48" w:rsidP="00B01E48">
      <w:r>
        <w:t>SELLADO:</w:t>
      </w:r>
      <w:r>
        <w:tab/>
      </w:r>
      <w:r>
        <w:tab/>
        <w:t>Para selle lateral.</w:t>
      </w:r>
    </w:p>
    <w:p w:rsidR="00B01E48" w:rsidRDefault="00B01E48" w:rsidP="00B01E48"/>
    <w:p w:rsidR="00B01E48" w:rsidRDefault="00B01E48" w:rsidP="00B01E48">
      <w:r>
        <w:rPr>
          <w:b/>
          <w:bCs/>
          <w:u w:val="single"/>
        </w:rPr>
        <w:t>NOTA:</w:t>
      </w:r>
      <w:r>
        <w:t xml:space="preserve">  </w:t>
      </w:r>
      <w:r>
        <w:rPr>
          <w:b/>
          <w:sz w:val="28"/>
          <w:szCs w:val="28"/>
          <w:u w:val="single"/>
        </w:rPr>
        <w:t>* Cyreles  en su  planta</w:t>
      </w:r>
    </w:p>
    <w:p w:rsidR="00B01E48" w:rsidRDefault="00B01E48" w:rsidP="00B01E48">
      <w:pPr>
        <w:numPr>
          <w:ilvl w:val="0"/>
          <w:numId w:val="3"/>
        </w:numPr>
      </w:pPr>
      <w:r>
        <w:t>Se envían muestra física  para tonos y alturas</w:t>
      </w:r>
    </w:p>
    <w:p w:rsidR="00B01E48" w:rsidRDefault="00B01E48" w:rsidP="00B01E48">
      <w:pPr>
        <w:numPr>
          <w:ilvl w:val="0"/>
          <w:numId w:val="4"/>
        </w:numPr>
        <w:rPr>
          <w:b/>
        </w:rPr>
      </w:pPr>
      <w:r>
        <w:t xml:space="preserve">Se  envia el material de PP de </w:t>
      </w:r>
      <w:r>
        <w:rPr>
          <w:b/>
        </w:rPr>
        <w:t xml:space="preserve">40 </w:t>
      </w:r>
      <w:r>
        <w:t xml:space="preserve"> </w:t>
      </w:r>
      <w:r>
        <w:rPr>
          <w:b/>
        </w:rPr>
        <w:t>cms</w:t>
      </w:r>
    </w:p>
    <w:p w:rsidR="00B01E48" w:rsidRDefault="00B01E48" w:rsidP="00B01E48">
      <w:pPr>
        <w:ind w:left="885"/>
      </w:pPr>
    </w:p>
    <w:p w:rsidR="00B01E48" w:rsidRDefault="00B01E48" w:rsidP="00B01E48">
      <w:pPr>
        <w:ind w:left="885"/>
      </w:pPr>
    </w:p>
    <w:p w:rsidR="00B01E48" w:rsidRDefault="00B01E48" w:rsidP="00B01E48">
      <w:r>
        <w:t>Agradezco la atención y colaboración prestada.</w:t>
      </w:r>
    </w:p>
    <w:p w:rsidR="00B01E48" w:rsidRDefault="00B01E48" w:rsidP="00B01E48"/>
    <w:p w:rsidR="00B01E48" w:rsidRDefault="00B01E48" w:rsidP="00B01E48"/>
    <w:p w:rsidR="00B01E48" w:rsidRDefault="00B01E48" w:rsidP="00B01E48">
      <w:r>
        <w:t>Cordialmente,</w:t>
      </w:r>
    </w:p>
    <w:p w:rsidR="00B01E48" w:rsidRDefault="00B01E48" w:rsidP="00B01E48"/>
    <w:p w:rsidR="00B01E48" w:rsidRDefault="00B01E48" w:rsidP="00B01E48"/>
    <w:p w:rsidR="00B01E48" w:rsidRDefault="00B01E48" w:rsidP="00B01E48"/>
    <w:p w:rsidR="00B01E48" w:rsidRDefault="00B01E48" w:rsidP="00B01E48">
      <w:r>
        <w:t>RICARDO CASAS ZAPATA</w:t>
      </w:r>
    </w:p>
    <w:p w:rsidR="00B01E48" w:rsidRDefault="00B01E48" w:rsidP="00B01E48">
      <w:r>
        <w:t>Director.</w:t>
      </w:r>
    </w:p>
    <w:p w:rsidR="00B01E48" w:rsidRDefault="00B01E48" w:rsidP="00B01E48"/>
    <w:p w:rsidR="00B01E48" w:rsidRDefault="00B01E48" w:rsidP="005450D8"/>
    <w:p w:rsidR="004E7096" w:rsidRDefault="004E7096" w:rsidP="005450D8"/>
    <w:p w:rsidR="004E7096" w:rsidRDefault="004E7096" w:rsidP="005450D8"/>
    <w:p w:rsidR="004E7096" w:rsidRDefault="004E7096" w:rsidP="005450D8"/>
    <w:p w:rsidR="004E7096" w:rsidRDefault="004E7096" w:rsidP="005450D8"/>
    <w:p w:rsidR="004E7096" w:rsidRDefault="004E7096" w:rsidP="005450D8"/>
    <w:p w:rsidR="004E7096" w:rsidRDefault="004E7096" w:rsidP="004E7096">
      <w:pPr>
        <w:rPr>
          <w:b/>
        </w:rPr>
      </w:pPr>
    </w:p>
    <w:p w:rsidR="004E7096" w:rsidRDefault="004E7096" w:rsidP="004E7096">
      <w:pPr>
        <w:rPr>
          <w:b/>
        </w:rPr>
      </w:pPr>
    </w:p>
    <w:p w:rsidR="004E7096" w:rsidRDefault="004E7096" w:rsidP="004E7096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4E7096" w:rsidRDefault="004E7096" w:rsidP="004E7096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4E7096" w:rsidRDefault="004E7096" w:rsidP="004E7096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4E7096" w:rsidRDefault="004E7096" w:rsidP="004E7096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4E7096" w:rsidRDefault="004E7096" w:rsidP="004E7096"/>
    <w:p w:rsidR="004E7096" w:rsidRDefault="004E7096" w:rsidP="004E7096">
      <w:pPr>
        <w:pStyle w:val="Ttulo1"/>
      </w:pPr>
      <w:r>
        <w:t>ORDEN DE TRABAJO    N°      06499</w:t>
      </w:r>
    </w:p>
    <w:p w:rsidR="004E7096" w:rsidRDefault="004E7096" w:rsidP="004E7096"/>
    <w:p w:rsidR="004E7096" w:rsidRDefault="004E7096" w:rsidP="004E7096">
      <w:r>
        <w:t>FECHA:</w:t>
      </w:r>
      <w:r>
        <w:tab/>
        <w:t>Medellín, Mayo 31    de 2010</w:t>
      </w:r>
    </w:p>
    <w:p w:rsidR="004E7096" w:rsidRDefault="004E7096" w:rsidP="004E7096">
      <w:r>
        <w:t>PARA:</w:t>
      </w:r>
      <w:r>
        <w:tab/>
      </w:r>
      <w:r>
        <w:tab/>
        <w:t>PLÁSTICOS DARMA</w:t>
      </w:r>
    </w:p>
    <w:p w:rsidR="004E7096" w:rsidRDefault="004E7096" w:rsidP="004E7096">
      <w:r>
        <w:t>ATENCIÓN:</w:t>
      </w:r>
      <w:r>
        <w:tab/>
        <w:t>Sr. Darío Jaramillo</w:t>
      </w:r>
    </w:p>
    <w:p w:rsidR="004E7096" w:rsidRDefault="004E7096" w:rsidP="004E7096">
      <w:r>
        <w:tab/>
      </w:r>
      <w:r>
        <w:tab/>
        <w:t>Gerente.</w:t>
      </w:r>
    </w:p>
    <w:p w:rsidR="004E7096" w:rsidRDefault="004E7096" w:rsidP="004E7096"/>
    <w:p w:rsidR="004E7096" w:rsidRDefault="004E7096" w:rsidP="004E7096">
      <w:r>
        <w:t>Apreciado Don Darío:</w:t>
      </w:r>
    </w:p>
    <w:p w:rsidR="004E7096" w:rsidRDefault="004E7096" w:rsidP="004E7096"/>
    <w:p w:rsidR="004E7096" w:rsidRDefault="004E7096" w:rsidP="004E7096">
      <w:r>
        <w:t>Con la presente estamos solicitando el siguiente servicio de    IMPRESIÓN  :</w:t>
      </w:r>
    </w:p>
    <w:p w:rsidR="004E7096" w:rsidRDefault="004E7096" w:rsidP="004E7096"/>
    <w:p w:rsidR="004E7096" w:rsidRDefault="004E7096" w:rsidP="004E7096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4E7096" w:rsidRDefault="004E7096" w:rsidP="004E7096">
      <w:r>
        <w:t>MATERIAL   :           Polipropileno Lamina de   40  cms</w:t>
      </w:r>
    </w:p>
    <w:p w:rsidR="004E7096" w:rsidRDefault="004E7096" w:rsidP="004E7096">
      <w:r>
        <w:t xml:space="preserve">CALIBRE      :           </w:t>
      </w:r>
      <w:r w:rsidRPr="00910E52">
        <w:rPr>
          <w:b/>
        </w:rPr>
        <w:t>2.0</w:t>
      </w:r>
      <w:r>
        <w:t xml:space="preserve">  ”</w:t>
      </w:r>
    </w:p>
    <w:p w:rsidR="004E7096" w:rsidRPr="00F36A72" w:rsidRDefault="004E7096" w:rsidP="004E7096">
      <w:pPr>
        <w:rPr>
          <w:b/>
        </w:rPr>
      </w:pPr>
      <w:r>
        <w:t>REFERENCIA:</w:t>
      </w:r>
      <w:r>
        <w:tab/>
      </w:r>
      <w:r w:rsidRPr="00F36A72">
        <w:rPr>
          <w:b/>
        </w:rPr>
        <w:t xml:space="preserve">Exportacion </w:t>
      </w:r>
      <w:r>
        <w:rPr>
          <w:b/>
        </w:rPr>
        <w:t xml:space="preserve">   </w:t>
      </w:r>
      <w:r w:rsidRPr="00F36A72">
        <w:rPr>
          <w:b/>
        </w:rPr>
        <w:t xml:space="preserve">( </w:t>
      </w:r>
      <w:r>
        <w:rPr>
          <w:b/>
        </w:rPr>
        <w:t>C</w:t>
      </w:r>
      <w:r w:rsidRPr="00F36A72">
        <w:rPr>
          <w:b/>
        </w:rPr>
        <w:t xml:space="preserve">aribean </w:t>
      </w:r>
      <w:r>
        <w:rPr>
          <w:b/>
        </w:rPr>
        <w:t>E</w:t>
      </w:r>
      <w:r w:rsidRPr="00F36A72">
        <w:rPr>
          <w:b/>
        </w:rPr>
        <w:t>xotics )</w:t>
      </w:r>
    </w:p>
    <w:p w:rsidR="004E7096" w:rsidRDefault="004E7096" w:rsidP="004E7096">
      <w:r>
        <w:t xml:space="preserve">CANTIDAD    :          </w:t>
      </w:r>
      <w:r w:rsidR="0091659B">
        <w:rPr>
          <w:b/>
        </w:rPr>
        <w:t>60</w:t>
      </w:r>
      <w:r w:rsidRPr="00F06B36">
        <w:rPr>
          <w:b/>
        </w:rPr>
        <w:t xml:space="preserve">    Kg</w:t>
      </w:r>
    </w:p>
    <w:p w:rsidR="004E7096" w:rsidRDefault="004E7096" w:rsidP="004E7096">
      <w:r>
        <w:t>COLORES:</w:t>
      </w:r>
      <w:r>
        <w:tab/>
      </w:r>
      <w:r>
        <w:tab/>
        <w:t>5   (   Según Muestra  )</w:t>
      </w:r>
    </w:p>
    <w:p w:rsidR="004E7096" w:rsidRDefault="004E7096" w:rsidP="004E7096">
      <w:r>
        <w:t>CARAS:</w:t>
      </w:r>
      <w:r>
        <w:tab/>
      </w:r>
      <w:r>
        <w:tab/>
        <w:t>1</w:t>
      </w:r>
    </w:p>
    <w:p w:rsidR="004E7096" w:rsidRDefault="004E7096" w:rsidP="004E7096">
      <w:r>
        <w:t>R EPETICIÓN:</w:t>
      </w:r>
      <w:r>
        <w:tab/>
        <w:t>9.5    cms</w:t>
      </w:r>
    </w:p>
    <w:p w:rsidR="004E7096" w:rsidRDefault="004E7096" w:rsidP="004E7096">
      <w:r>
        <w:t>RODILLO:</w:t>
      </w:r>
      <w:r>
        <w:tab/>
      </w:r>
      <w:r>
        <w:tab/>
      </w:r>
      <w:r w:rsidRPr="007C0A03">
        <w:rPr>
          <w:b/>
        </w:rPr>
        <w:t>30</w:t>
      </w:r>
    </w:p>
    <w:p w:rsidR="004E7096" w:rsidRDefault="004E7096" w:rsidP="004E7096">
      <w:r>
        <w:t>LAMINA:</w:t>
      </w:r>
      <w:r>
        <w:tab/>
      </w:r>
      <w:r>
        <w:tab/>
        <w:t>9.5 X 20   cms</w:t>
      </w:r>
    </w:p>
    <w:p w:rsidR="004E7096" w:rsidRDefault="004E7096" w:rsidP="004E7096">
      <w:r>
        <w:t>SELLADO:</w:t>
      </w:r>
      <w:r>
        <w:tab/>
      </w:r>
      <w:r>
        <w:tab/>
        <w:t>Para selle lateral.</w:t>
      </w:r>
    </w:p>
    <w:p w:rsidR="004E7096" w:rsidRDefault="004E7096" w:rsidP="004E7096">
      <w:r>
        <w:t xml:space="preserve"> </w:t>
      </w:r>
    </w:p>
    <w:p w:rsidR="004E7096" w:rsidRDefault="004E7096" w:rsidP="004E7096"/>
    <w:p w:rsidR="004E7096" w:rsidRDefault="004E7096" w:rsidP="004E7096">
      <w:r>
        <w:rPr>
          <w:b/>
          <w:bCs/>
          <w:u w:val="single"/>
        </w:rPr>
        <w:t>NOTA:</w:t>
      </w:r>
      <w:r>
        <w:t xml:space="preserve">  * Los cyreles se encuentran en su planta</w:t>
      </w:r>
    </w:p>
    <w:p w:rsidR="004E7096" w:rsidRDefault="004E7096" w:rsidP="004E7096">
      <w:pPr>
        <w:numPr>
          <w:ilvl w:val="0"/>
          <w:numId w:val="1"/>
        </w:numPr>
      </w:pPr>
      <w:r>
        <w:t>Colores igual muestra anterior</w:t>
      </w:r>
    </w:p>
    <w:p w:rsidR="004E7096" w:rsidRDefault="004E7096" w:rsidP="004E7096">
      <w:pPr>
        <w:ind w:left="885"/>
      </w:pPr>
    </w:p>
    <w:p w:rsidR="004E7096" w:rsidRPr="00AF4F6F" w:rsidRDefault="004E7096" w:rsidP="004E7096">
      <w:pPr>
        <w:ind w:left="1860"/>
        <w:rPr>
          <w:b/>
          <w:u w:val="single"/>
        </w:rPr>
      </w:pPr>
    </w:p>
    <w:p w:rsidR="004E7096" w:rsidRPr="00AF4F6F" w:rsidRDefault="0091659B" w:rsidP="004E7096">
      <w:pPr>
        <w:numPr>
          <w:ilvl w:val="0"/>
          <w:numId w:val="2"/>
        </w:num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L      41372</w:t>
      </w:r>
    </w:p>
    <w:p w:rsidR="004E7096" w:rsidRDefault="004E7096" w:rsidP="004E7096">
      <w:pPr>
        <w:ind w:left="1500"/>
        <w:rPr>
          <w:b/>
          <w:u w:val="single"/>
        </w:rPr>
      </w:pPr>
    </w:p>
    <w:p w:rsidR="004E7096" w:rsidRPr="00D74513" w:rsidRDefault="004E7096" w:rsidP="004E7096">
      <w:pPr>
        <w:ind w:left="1500"/>
        <w:rPr>
          <w:b/>
          <w:u w:val="single"/>
        </w:rPr>
      </w:pPr>
    </w:p>
    <w:p w:rsidR="004E7096" w:rsidRDefault="004E7096" w:rsidP="004E7096">
      <w:pPr>
        <w:ind w:left="1500"/>
        <w:rPr>
          <w:u w:val="single"/>
        </w:rPr>
      </w:pPr>
    </w:p>
    <w:p w:rsidR="004E7096" w:rsidRDefault="004E7096" w:rsidP="004E7096">
      <w:r>
        <w:t>Agradezco la atención y colaboración prestada.</w:t>
      </w:r>
    </w:p>
    <w:p w:rsidR="004E7096" w:rsidRDefault="004E7096" w:rsidP="004E7096"/>
    <w:p w:rsidR="004E7096" w:rsidRDefault="004E7096" w:rsidP="004E7096">
      <w:r>
        <w:t>Cordialmente</w:t>
      </w:r>
    </w:p>
    <w:p w:rsidR="004E7096" w:rsidRDefault="004E7096" w:rsidP="004E7096"/>
    <w:p w:rsidR="004E7096" w:rsidRDefault="004E7096" w:rsidP="004E7096"/>
    <w:p w:rsidR="004E7096" w:rsidRDefault="004E7096" w:rsidP="004E7096"/>
    <w:p w:rsidR="004E7096" w:rsidRDefault="004E7096" w:rsidP="004E7096">
      <w:r>
        <w:t>RICARDO CASAS ZAPATA</w:t>
      </w:r>
    </w:p>
    <w:p w:rsidR="004E7096" w:rsidRDefault="004E7096" w:rsidP="004E7096">
      <w:r>
        <w:t>Director</w:t>
      </w:r>
    </w:p>
    <w:p w:rsidR="004E7096" w:rsidRDefault="004E7096" w:rsidP="004E7096">
      <w:pPr>
        <w:rPr>
          <w:b/>
        </w:rPr>
      </w:pPr>
    </w:p>
    <w:p w:rsidR="004E7096" w:rsidRDefault="004E7096" w:rsidP="005450D8"/>
    <w:p w:rsidR="004E7096" w:rsidRDefault="004E7096" w:rsidP="005450D8"/>
    <w:p w:rsidR="00D94391" w:rsidRDefault="00D94391" w:rsidP="00D94391">
      <w:pPr>
        <w:rPr>
          <w:b/>
        </w:rPr>
      </w:pPr>
    </w:p>
    <w:p w:rsidR="00D94391" w:rsidRDefault="00D94391" w:rsidP="00D94391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D94391" w:rsidRDefault="00D94391" w:rsidP="00D94391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D94391" w:rsidRDefault="00D94391" w:rsidP="00D94391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D94391" w:rsidRDefault="00D94391" w:rsidP="00D94391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D94391" w:rsidRDefault="00D94391" w:rsidP="00D94391"/>
    <w:p w:rsidR="00D94391" w:rsidRDefault="00C15EED" w:rsidP="00D94391">
      <w:pPr>
        <w:pStyle w:val="Ttulo1"/>
      </w:pPr>
      <w:r>
        <w:t>ORDEN DE TRABAJO   N°      06547</w:t>
      </w:r>
    </w:p>
    <w:p w:rsidR="00D94391" w:rsidRDefault="00D94391" w:rsidP="00D94391"/>
    <w:p w:rsidR="00D94391" w:rsidRDefault="00D94391" w:rsidP="00D94391">
      <w:r>
        <w:t>FECHA:</w:t>
      </w:r>
      <w:r>
        <w:tab/>
        <w:t>Medellín, Mayo  31    de</w:t>
      </w:r>
      <w:r w:rsidR="00A83358">
        <w:t xml:space="preserve">  </w:t>
      </w:r>
      <w:r>
        <w:t xml:space="preserve"> 2010</w:t>
      </w:r>
    </w:p>
    <w:p w:rsidR="00D94391" w:rsidRDefault="00D94391" w:rsidP="00D94391">
      <w:r>
        <w:t>PARA:</w:t>
      </w:r>
      <w:r>
        <w:tab/>
      </w:r>
      <w:r>
        <w:tab/>
        <w:t>PLÁSTICOS   DARMA</w:t>
      </w:r>
    </w:p>
    <w:p w:rsidR="00D94391" w:rsidRDefault="00D94391" w:rsidP="00D94391">
      <w:r>
        <w:t>ATENCIÓN:</w:t>
      </w:r>
      <w:r>
        <w:tab/>
        <w:t>Sr. DARIO JARAMILLO</w:t>
      </w:r>
    </w:p>
    <w:p w:rsidR="00D94391" w:rsidRDefault="00D94391" w:rsidP="00D94391"/>
    <w:p w:rsidR="00D94391" w:rsidRDefault="00D94391" w:rsidP="00D94391">
      <w:r>
        <w:t>Apreciado Dn DARIO:</w:t>
      </w:r>
    </w:p>
    <w:p w:rsidR="00D94391" w:rsidRDefault="00D94391" w:rsidP="00D94391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D94391" w:rsidRDefault="00D94391" w:rsidP="00D94391"/>
    <w:p w:rsidR="00D94391" w:rsidRDefault="00D94391" w:rsidP="00D94391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D94391" w:rsidRDefault="00D94391" w:rsidP="00D94391"/>
    <w:p w:rsidR="00D94391" w:rsidRDefault="00D94391" w:rsidP="00D94391">
      <w:r>
        <w:t>MATERIAL :</w:t>
      </w:r>
      <w:r>
        <w:tab/>
      </w:r>
      <w:r>
        <w:tab/>
        <w:t>Polietileno de Baja  densidad   Blanco  Tubular</w:t>
      </w:r>
    </w:p>
    <w:p w:rsidR="00D94391" w:rsidRDefault="00D94391" w:rsidP="00D94391">
      <w:r>
        <w:t>MEDIDA:</w:t>
      </w:r>
      <w:r>
        <w:tab/>
      </w:r>
      <w:r>
        <w:tab/>
      </w:r>
      <w:r>
        <w:rPr>
          <w:b/>
        </w:rPr>
        <w:t>35</w:t>
      </w:r>
      <w:r>
        <w:t xml:space="preserve">   cms   </w:t>
      </w:r>
    </w:p>
    <w:p w:rsidR="00D94391" w:rsidRDefault="00D94391" w:rsidP="00D94391">
      <w:r>
        <w:t>CALIBRE :</w:t>
      </w:r>
      <w:r>
        <w:tab/>
      </w:r>
      <w:r>
        <w:tab/>
      </w:r>
      <w:r w:rsidRPr="008D3CB8">
        <w:rPr>
          <w:b/>
        </w:rPr>
        <w:t>4.8</w:t>
      </w:r>
      <w:r>
        <w:t xml:space="preserve">   “</w:t>
      </w:r>
    </w:p>
    <w:p w:rsidR="00D94391" w:rsidRDefault="00D94391" w:rsidP="00D94391">
      <w:r>
        <w:t>COLOR :</w:t>
      </w:r>
      <w:r>
        <w:tab/>
      </w:r>
      <w:r>
        <w:tab/>
        <w:t>Blanco</w:t>
      </w:r>
    </w:p>
    <w:p w:rsidR="00D94391" w:rsidRPr="0007721A" w:rsidRDefault="00D94391" w:rsidP="00D94391">
      <w:r>
        <w:t xml:space="preserve">TRATADO : </w:t>
      </w:r>
      <w:r>
        <w:tab/>
      </w:r>
      <w:r>
        <w:tab/>
        <w:t>1  cara</w:t>
      </w:r>
    </w:p>
    <w:p w:rsidR="00D94391" w:rsidRDefault="00D94391" w:rsidP="00D94391">
      <w:r>
        <w:t xml:space="preserve">CANTIDAD : </w:t>
      </w:r>
      <w:r>
        <w:tab/>
      </w:r>
      <w:r>
        <w:rPr>
          <w:b/>
        </w:rPr>
        <w:t>25</w:t>
      </w:r>
      <w:r w:rsidRPr="001C4A3E">
        <w:rPr>
          <w:b/>
        </w:rPr>
        <w:t>0</w:t>
      </w:r>
      <w:r>
        <w:t xml:space="preserve">    kg</w:t>
      </w:r>
    </w:p>
    <w:p w:rsidR="00D94391" w:rsidRDefault="00D94391" w:rsidP="00D94391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>2 ( Según muestra  )  ( Azul – Azul )</w:t>
      </w:r>
    </w:p>
    <w:p w:rsidR="00D94391" w:rsidRDefault="00D94391" w:rsidP="00D94391">
      <w:r>
        <w:t xml:space="preserve">CARAS : </w:t>
      </w:r>
      <w:r>
        <w:tab/>
      </w:r>
      <w:r>
        <w:tab/>
        <w:t>2  ( 2  x  1  )</w:t>
      </w:r>
    </w:p>
    <w:p w:rsidR="00D94391" w:rsidRDefault="00D94391" w:rsidP="00D94391">
      <w:r>
        <w:t xml:space="preserve">REPETICIÓN : </w:t>
      </w:r>
      <w:r>
        <w:tab/>
        <w:t>60   cms</w:t>
      </w:r>
    </w:p>
    <w:p w:rsidR="00D94391" w:rsidRDefault="00D94391" w:rsidP="00D94391">
      <w:r>
        <w:t>RODILLO :</w:t>
      </w:r>
      <w:r>
        <w:tab/>
      </w:r>
      <w:r>
        <w:tab/>
        <w:t>60</w:t>
      </w:r>
    </w:p>
    <w:p w:rsidR="00D94391" w:rsidRDefault="00D94391" w:rsidP="00D94391">
      <w:r>
        <w:t>BOLSA  :</w:t>
      </w:r>
      <w:r>
        <w:tab/>
      </w:r>
      <w:r>
        <w:tab/>
      </w:r>
      <w:r>
        <w:rPr>
          <w:b/>
        </w:rPr>
        <w:t>35  x  60</w:t>
      </w:r>
      <w:r w:rsidRPr="00336CAC">
        <w:rPr>
          <w:b/>
        </w:rPr>
        <w:t xml:space="preserve">   cm</w:t>
      </w:r>
      <w:r>
        <w:t xml:space="preserve">    </w:t>
      </w:r>
    </w:p>
    <w:p w:rsidR="00D94391" w:rsidRDefault="00D94391" w:rsidP="00D94391">
      <w:r>
        <w:t>SELLADO .</w:t>
      </w:r>
      <w:r>
        <w:tab/>
      </w:r>
      <w:r>
        <w:tab/>
        <w:t xml:space="preserve">Fondo  Tipo  Servo </w:t>
      </w:r>
    </w:p>
    <w:p w:rsidR="00D94391" w:rsidRDefault="00D94391" w:rsidP="00D94391">
      <w:r>
        <w:t>REFERENCIA :</w:t>
      </w:r>
      <w:r>
        <w:tab/>
      </w:r>
      <w:r>
        <w:rPr>
          <w:b/>
        </w:rPr>
        <w:t xml:space="preserve">TECNAS   10 </w:t>
      </w:r>
      <w:r w:rsidRPr="00F553FA">
        <w:rPr>
          <w:b/>
        </w:rPr>
        <w:t xml:space="preserve">  KILOS</w:t>
      </w:r>
    </w:p>
    <w:p w:rsidR="00D94391" w:rsidRDefault="00D94391" w:rsidP="00D94391"/>
    <w:p w:rsidR="00D94391" w:rsidRDefault="00D94391" w:rsidP="00D94391"/>
    <w:p w:rsidR="00D94391" w:rsidRDefault="00D94391" w:rsidP="00D94391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 w:rsidRPr="00F553FA">
        <w:rPr>
          <w:bCs/>
        </w:rPr>
        <w:t>Cyreles en su planta</w:t>
      </w:r>
      <w:r>
        <w:rPr>
          <w:b/>
          <w:bCs/>
        </w:rPr>
        <w:t>.</w:t>
      </w:r>
    </w:p>
    <w:p w:rsidR="00D94391" w:rsidRDefault="00D94391" w:rsidP="00D94391">
      <w:r>
        <w:t xml:space="preserve">                   -   Anexo muestra física para   alturas y Tonos.</w:t>
      </w:r>
    </w:p>
    <w:p w:rsidR="00D94391" w:rsidRDefault="00D94391" w:rsidP="00D94391">
      <w:r>
        <w:tab/>
        <w:t xml:space="preserve">        -  No colocar pie de Imprenta.</w:t>
      </w:r>
    </w:p>
    <w:p w:rsidR="00D94391" w:rsidRDefault="00D94391" w:rsidP="00D94391">
      <w:pPr>
        <w:rPr>
          <w:b/>
          <w:u w:val="single"/>
        </w:rPr>
      </w:pPr>
      <w:r>
        <w:tab/>
        <w:t xml:space="preserve">        </w:t>
      </w:r>
      <w:r w:rsidRPr="00F553FA">
        <w:rPr>
          <w:b/>
        </w:rPr>
        <w:t xml:space="preserve">-   </w:t>
      </w:r>
      <w:r w:rsidRPr="00F553FA">
        <w:rPr>
          <w:b/>
          <w:u w:val="single"/>
        </w:rPr>
        <w:t>Utilizar tinta especial</w:t>
      </w:r>
      <w:r>
        <w:rPr>
          <w:b/>
          <w:u w:val="single"/>
        </w:rPr>
        <w:t xml:space="preserve">    </w:t>
      </w:r>
    </w:p>
    <w:p w:rsidR="00D94391" w:rsidRDefault="00D94391" w:rsidP="00D94391">
      <w:pPr>
        <w:rPr>
          <w:b/>
        </w:rPr>
      </w:pP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D94391" w:rsidRPr="0066704D" w:rsidRDefault="00D94391" w:rsidP="00D94391">
      <w:pPr>
        <w:rPr>
          <w:b/>
          <w:u w:val="single"/>
        </w:rPr>
      </w:pPr>
      <w:r>
        <w:rPr>
          <w:b/>
        </w:rPr>
        <w:tab/>
        <w:t xml:space="preserve">        -  EL MATERIAL LO ENVIA  P.U .</w:t>
      </w:r>
    </w:p>
    <w:p w:rsidR="00D94391" w:rsidRPr="0066704D" w:rsidRDefault="00D94391" w:rsidP="00D94391">
      <w:pPr>
        <w:rPr>
          <w:b/>
        </w:rPr>
      </w:pPr>
    </w:p>
    <w:p w:rsidR="00D94391" w:rsidRDefault="00D94391" w:rsidP="00D94391">
      <w:r>
        <w:tab/>
      </w:r>
      <w:r>
        <w:tab/>
      </w:r>
    </w:p>
    <w:p w:rsidR="00D94391" w:rsidRDefault="00D94391" w:rsidP="00D94391">
      <w:r>
        <w:t>Agradezco la atención y colaboración prestada.</w:t>
      </w:r>
    </w:p>
    <w:p w:rsidR="00D94391" w:rsidRDefault="00D94391" w:rsidP="00D94391"/>
    <w:p w:rsidR="00D94391" w:rsidRDefault="00D94391" w:rsidP="00D94391"/>
    <w:p w:rsidR="00D94391" w:rsidRDefault="00D94391" w:rsidP="00D94391"/>
    <w:p w:rsidR="00D94391" w:rsidRDefault="00D94391" w:rsidP="00D94391">
      <w:r>
        <w:t>Cordialmente</w:t>
      </w:r>
    </w:p>
    <w:p w:rsidR="00D94391" w:rsidRDefault="00D94391" w:rsidP="00D94391"/>
    <w:p w:rsidR="00D94391" w:rsidRDefault="00D94391" w:rsidP="00D94391"/>
    <w:p w:rsidR="00D94391" w:rsidRDefault="00D94391" w:rsidP="00D94391">
      <w:r>
        <w:t>RICARDO CASAS ZAPATA</w:t>
      </w:r>
    </w:p>
    <w:p w:rsidR="00D94391" w:rsidRDefault="00D94391" w:rsidP="00D94391">
      <w:r>
        <w:t>Director.</w:t>
      </w:r>
    </w:p>
    <w:p w:rsidR="00D94391" w:rsidRDefault="00D94391" w:rsidP="005450D8"/>
    <w:p w:rsidR="00C15EED" w:rsidRDefault="00C15EED" w:rsidP="005450D8"/>
    <w:p w:rsidR="00C15EED" w:rsidRDefault="00C15EED" w:rsidP="00C15EED">
      <w:pPr>
        <w:rPr>
          <w:b/>
        </w:rPr>
      </w:pPr>
    </w:p>
    <w:p w:rsidR="00C15EED" w:rsidRDefault="00C15EED" w:rsidP="00C15EED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C15EED" w:rsidRDefault="00C15EED" w:rsidP="00C15EED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C15EED" w:rsidRDefault="00C15EED" w:rsidP="00C15EED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C15EED" w:rsidRDefault="00C15EED" w:rsidP="00C15EED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C15EED" w:rsidRDefault="00C15EED" w:rsidP="00C15EED">
      <w:pPr>
        <w:rPr>
          <w:b/>
          <w:bCs/>
        </w:rPr>
      </w:pPr>
    </w:p>
    <w:p w:rsidR="00C15EED" w:rsidRDefault="00C15EED" w:rsidP="00C15EED">
      <w:pPr>
        <w:pStyle w:val="Ttulo1"/>
      </w:pPr>
      <w:r>
        <w:t>ORDEN DE TRABAJO    N°      06615</w:t>
      </w:r>
    </w:p>
    <w:p w:rsidR="00C15EED" w:rsidRDefault="00C15EED" w:rsidP="00C15EED"/>
    <w:p w:rsidR="00C15EED" w:rsidRDefault="00C15EED" w:rsidP="00C15EED"/>
    <w:p w:rsidR="00C15EED" w:rsidRDefault="00C15EED" w:rsidP="00C15EED">
      <w:r>
        <w:t>FECHA:</w:t>
      </w:r>
      <w:r>
        <w:tab/>
        <w:t>Medellín,  Mayo  31   de  2010</w:t>
      </w:r>
    </w:p>
    <w:p w:rsidR="00C15EED" w:rsidRDefault="00C15EED" w:rsidP="00C15EED">
      <w:r>
        <w:t>PARA:</w:t>
      </w:r>
      <w:r>
        <w:tab/>
      </w:r>
      <w:r>
        <w:tab/>
        <w:t>PLÁSTICOS DARMA</w:t>
      </w:r>
    </w:p>
    <w:p w:rsidR="00C15EED" w:rsidRDefault="00C15EED" w:rsidP="00C15EED">
      <w:r>
        <w:t>ATENCIÓN:</w:t>
      </w:r>
      <w:r>
        <w:tab/>
        <w:t>Sr. Darío Jaramillo</w:t>
      </w:r>
    </w:p>
    <w:p w:rsidR="00C15EED" w:rsidRDefault="00C15EED" w:rsidP="00C15EED">
      <w:r>
        <w:tab/>
      </w:r>
      <w:r>
        <w:tab/>
        <w:t>Gerente.</w:t>
      </w:r>
    </w:p>
    <w:p w:rsidR="00C15EED" w:rsidRDefault="00C15EED" w:rsidP="00C15EED"/>
    <w:p w:rsidR="00C15EED" w:rsidRDefault="00C15EED" w:rsidP="00C15EED">
      <w:r>
        <w:t>Apreciado Don Darío :</w:t>
      </w:r>
    </w:p>
    <w:p w:rsidR="00C15EED" w:rsidRDefault="00C15EED" w:rsidP="00C15EED">
      <w:r>
        <w:t xml:space="preserve"> </w:t>
      </w:r>
    </w:p>
    <w:p w:rsidR="00C15EED" w:rsidRDefault="00C15EED" w:rsidP="00C15EED">
      <w:r>
        <w:t>Con la presente estamos solicitando el siguiente servicio de   IMPRESIÓN  :</w:t>
      </w:r>
    </w:p>
    <w:p w:rsidR="00C15EED" w:rsidRDefault="00C15EED" w:rsidP="00C15EED"/>
    <w:p w:rsidR="00C15EED" w:rsidRDefault="00C15EED" w:rsidP="00C15EED">
      <w:pPr>
        <w:rPr>
          <w:b/>
          <w:bCs/>
          <w:u w:val="single"/>
        </w:rPr>
      </w:pPr>
    </w:p>
    <w:p w:rsidR="00C15EED" w:rsidRDefault="00C15EED" w:rsidP="00C15EED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C15EED" w:rsidRDefault="00C15EED" w:rsidP="00C15EED"/>
    <w:p w:rsidR="00C15EED" w:rsidRDefault="00C15EED" w:rsidP="00C15EED">
      <w:r>
        <w:t>MATERIAL:</w:t>
      </w:r>
      <w:r>
        <w:tab/>
      </w:r>
      <w:r>
        <w:tab/>
        <w:t>PELICULA COEXTRUIDA DE BAJA CON PP.</w:t>
      </w:r>
    </w:p>
    <w:p w:rsidR="00C15EED" w:rsidRDefault="00C15EED" w:rsidP="00C15EED">
      <w:r>
        <w:t>MEDIDA:</w:t>
      </w:r>
      <w:r>
        <w:tab/>
      </w:r>
      <w:r>
        <w:tab/>
      </w:r>
      <w:r>
        <w:rPr>
          <w:b/>
        </w:rPr>
        <w:t xml:space="preserve">34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C15EED" w:rsidRPr="006D12B2" w:rsidRDefault="00C15EED" w:rsidP="00C15EED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C15EED" w:rsidRDefault="00C15EED" w:rsidP="00C15EED">
      <w:r>
        <w:t>TRATADO:</w:t>
      </w:r>
      <w:r>
        <w:tab/>
      </w:r>
      <w:r>
        <w:tab/>
        <w:t>1  Cara</w:t>
      </w:r>
    </w:p>
    <w:p w:rsidR="00C15EED" w:rsidRDefault="00C15EED" w:rsidP="00C15EED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 w:rsidR="003E440B">
        <w:t>3</w:t>
      </w:r>
      <w:r>
        <w:rPr>
          <w:b/>
        </w:rPr>
        <w:t xml:space="preserve">00  </w:t>
      </w:r>
      <w:r w:rsidRPr="00900A5A">
        <w:rPr>
          <w:b/>
        </w:rPr>
        <w:t xml:space="preserve">  Kg</w:t>
      </w:r>
      <w:r>
        <w:t>.</w:t>
      </w:r>
    </w:p>
    <w:p w:rsidR="00C15EED" w:rsidRDefault="00C15EED" w:rsidP="00C15EED">
      <w:r>
        <w:t>COLORES:</w:t>
      </w:r>
      <w:r>
        <w:tab/>
      </w:r>
      <w:r>
        <w:tab/>
        <w:t xml:space="preserve">5      </w:t>
      </w:r>
    </w:p>
    <w:p w:rsidR="00C15EED" w:rsidRDefault="00C15EED" w:rsidP="00C15EED">
      <w:r>
        <w:t>CARAS:</w:t>
      </w:r>
      <w:r>
        <w:tab/>
      </w:r>
      <w:r>
        <w:tab/>
        <w:t>1  ( 5 x 1  )</w:t>
      </w:r>
    </w:p>
    <w:p w:rsidR="00C15EED" w:rsidRDefault="00C15EED" w:rsidP="00C15EED">
      <w:r>
        <w:t>REPETICIÓN:</w:t>
      </w:r>
      <w:r>
        <w:tab/>
      </w:r>
      <w:r>
        <w:tab/>
        <w:t xml:space="preserve">26    Cms   </w:t>
      </w:r>
    </w:p>
    <w:p w:rsidR="00C15EED" w:rsidRPr="00900A5A" w:rsidRDefault="00C15EED" w:rsidP="00C15EED">
      <w:pPr>
        <w:rPr>
          <w:b/>
        </w:rPr>
      </w:pPr>
      <w:r>
        <w:t xml:space="preserve">RODILLO  :               </w:t>
      </w:r>
      <w:r>
        <w:rPr>
          <w:b/>
        </w:rPr>
        <w:t>26</w:t>
      </w:r>
    </w:p>
    <w:p w:rsidR="00C15EED" w:rsidRDefault="00C15EED" w:rsidP="00C15EED">
      <w:r>
        <w:t>LAMINA:</w:t>
      </w:r>
      <w:r>
        <w:tab/>
      </w:r>
      <w:r>
        <w:tab/>
        <w:t>34    Cms    REFILADA PARA EMPAQUETADORA</w:t>
      </w:r>
    </w:p>
    <w:p w:rsidR="00C15EED" w:rsidRDefault="00C15EED" w:rsidP="00C15EED">
      <w:r>
        <w:t>FOTOCAELDA:</w:t>
      </w:r>
      <w:r>
        <w:tab/>
        <w:t>Según muestra con doble  color</w:t>
      </w:r>
    </w:p>
    <w:p w:rsidR="00C15EED" w:rsidRDefault="00C15EED" w:rsidP="00C15EED">
      <w:pPr>
        <w:rPr>
          <w:b/>
        </w:rPr>
      </w:pPr>
      <w:r>
        <w:t>REFERENCIA:</w:t>
      </w:r>
      <w:r>
        <w:tab/>
      </w:r>
      <w:r>
        <w:rPr>
          <w:b/>
        </w:rPr>
        <w:t>EL SEMBRADOR  MANGO  397   gms.</w:t>
      </w:r>
    </w:p>
    <w:p w:rsidR="00C15EED" w:rsidRPr="00146B92" w:rsidRDefault="00C15EED" w:rsidP="00C15EED">
      <w:pPr>
        <w:rPr>
          <w:b/>
        </w:rPr>
      </w:pPr>
    </w:p>
    <w:p w:rsidR="00C15EED" w:rsidRDefault="00C15EED" w:rsidP="00C15EED">
      <w:r>
        <w:tab/>
      </w:r>
      <w:r>
        <w:tab/>
      </w:r>
      <w:r>
        <w:tab/>
      </w:r>
    </w:p>
    <w:p w:rsidR="00C15EED" w:rsidRDefault="00C15EED" w:rsidP="00C15EED"/>
    <w:p w:rsidR="00C15EED" w:rsidRDefault="00C15EED" w:rsidP="00C15EED">
      <w:r>
        <w:rPr>
          <w:b/>
          <w:bCs/>
          <w:u w:val="single"/>
        </w:rPr>
        <w:t>NOTA:</w:t>
      </w:r>
      <w:r>
        <w:t xml:space="preserve">            - Cyreles   en  su planta</w:t>
      </w:r>
    </w:p>
    <w:p w:rsidR="00C15EED" w:rsidRDefault="00C15EED" w:rsidP="00C15EED">
      <w:pPr>
        <w:pStyle w:val="Prrafodelista"/>
        <w:numPr>
          <w:ilvl w:val="0"/>
          <w:numId w:val="2"/>
        </w:numPr>
      </w:pPr>
      <w:r>
        <w:t xml:space="preserve"> Se envía  material.</w:t>
      </w:r>
    </w:p>
    <w:p w:rsidR="00C15EED" w:rsidRDefault="00C15EED" w:rsidP="00C15EED">
      <w:pPr>
        <w:pStyle w:val="Prrafodelista"/>
        <w:numPr>
          <w:ilvl w:val="0"/>
          <w:numId w:val="2"/>
        </w:numPr>
      </w:pPr>
      <w:r>
        <w:t>SE  APRUEBA  IMPRESIÓN.</w:t>
      </w:r>
    </w:p>
    <w:p w:rsidR="00C15EED" w:rsidRPr="00E62549" w:rsidRDefault="00C15EED" w:rsidP="00C15EED">
      <w:pPr>
        <w:pStyle w:val="Prrafodelista"/>
        <w:numPr>
          <w:ilvl w:val="0"/>
          <w:numId w:val="2"/>
        </w:numPr>
        <w:ind w:left="1500"/>
        <w:rPr>
          <w:b/>
          <w:sz w:val="28"/>
          <w:szCs w:val="28"/>
        </w:rPr>
      </w:pPr>
      <w:r>
        <w:t>UTILIZAR MATERIAL DE  71 CM , partir a la mitad y luego imprimir.</w:t>
      </w:r>
    </w:p>
    <w:p w:rsidR="00C15EED" w:rsidRDefault="00C15EED" w:rsidP="00C15EED"/>
    <w:p w:rsidR="00C15EED" w:rsidRDefault="00C15EED" w:rsidP="00C15EED"/>
    <w:p w:rsidR="00C15EED" w:rsidRDefault="00C15EED" w:rsidP="00C15EED">
      <w:r>
        <w:t>Agradezco la atención y colaboración prestada.</w:t>
      </w:r>
    </w:p>
    <w:p w:rsidR="00C15EED" w:rsidRDefault="00C15EED" w:rsidP="00C15EED"/>
    <w:p w:rsidR="00C15EED" w:rsidRDefault="00C15EED" w:rsidP="00C15EED"/>
    <w:p w:rsidR="00C15EED" w:rsidRDefault="00C15EED" w:rsidP="00C15EED">
      <w:r>
        <w:t>Cordialmente,</w:t>
      </w:r>
    </w:p>
    <w:p w:rsidR="00C15EED" w:rsidRDefault="00C15EED" w:rsidP="00C15EED"/>
    <w:p w:rsidR="00C15EED" w:rsidRPr="00F4077E" w:rsidRDefault="00C15EED" w:rsidP="00C15EED">
      <w:pPr>
        <w:rPr>
          <w:b/>
        </w:rPr>
      </w:pPr>
    </w:p>
    <w:p w:rsidR="00C15EED" w:rsidRDefault="00C15EED" w:rsidP="00C15EED"/>
    <w:p w:rsidR="00C15EED" w:rsidRDefault="00C15EED" w:rsidP="00C15EED">
      <w:r>
        <w:t>RICARDO CASAS ZAPATA</w:t>
      </w:r>
    </w:p>
    <w:p w:rsidR="00C15EED" w:rsidRDefault="00C15EED" w:rsidP="00C15EED">
      <w:r>
        <w:t>Director</w:t>
      </w:r>
    </w:p>
    <w:p w:rsidR="00227D9E" w:rsidRDefault="00227D9E" w:rsidP="00227D9E">
      <w:pPr>
        <w:rPr>
          <w:b/>
          <w:bCs/>
          <w:sz w:val="20"/>
        </w:rPr>
      </w:pPr>
      <w:r>
        <w:rPr>
          <w:b/>
          <w:bCs/>
          <w:sz w:val="20"/>
        </w:rPr>
        <w:t>PLÁSTICOS UNION LTDA.</w:t>
      </w:r>
    </w:p>
    <w:p w:rsidR="00227D9E" w:rsidRDefault="00227D9E" w:rsidP="00227D9E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227D9E" w:rsidRDefault="00227D9E" w:rsidP="00227D9E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76 N 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227D9E" w:rsidRDefault="00227D9E" w:rsidP="00227D9E">
      <w:pPr>
        <w:rPr>
          <w:b/>
          <w:bCs/>
          <w:sz w:val="20"/>
        </w:rPr>
      </w:pPr>
      <w:r>
        <w:rPr>
          <w:b/>
          <w:bCs/>
          <w:sz w:val="20"/>
        </w:rPr>
        <w:t>TEL: 4 44 46 64   ITAGUI.</w:t>
      </w:r>
    </w:p>
    <w:p w:rsidR="00227D9E" w:rsidRDefault="00227D9E" w:rsidP="00227D9E">
      <w:pPr>
        <w:rPr>
          <w:b/>
          <w:bCs/>
          <w:sz w:val="20"/>
        </w:rPr>
      </w:pPr>
    </w:p>
    <w:p w:rsidR="00227D9E" w:rsidRDefault="00227D9E" w:rsidP="00227D9E">
      <w:pPr>
        <w:rPr>
          <w:b/>
        </w:rPr>
      </w:pPr>
    </w:p>
    <w:p w:rsidR="00227D9E" w:rsidRDefault="00227D9E" w:rsidP="00227D9E">
      <w:pPr>
        <w:pStyle w:val="Ttulo1"/>
      </w:pPr>
      <w:r>
        <w:t>O</w:t>
      </w:r>
      <w:r w:rsidR="004D5EEF">
        <w:t>RDEN DE TRABAJO    N°      06546</w:t>
      </w:r>
    </w:p>
    <w:p w:rsidR="00227D9E" w:rsidRDefault="00227D9E" w:rsidP="00227D9E"/>
    <w:p w:rsidR="00227D9E" w:rsidRDefault="004D5EEF" w:rsidP="00227D9E">
      <w:r>
        <w:t>FECHA:</w:t>
      </w:r>
      <w:r>
        <w:tab/>
        <w:t>Medellín,  Mayo     31</w:t>
      </w:r>
      <w:r w:rsidR="00227D9E">
        <w:t xml:space="preserve">   de   </w:t>
      </w:r>
      <w:r>
        <w:t>2010</w:t>
      </w:r>
    </w:p>
    <w:p w:rsidR="00227D9E" w:rsidRDefault="00227D9E" w:rsidP="00227D9E">
      <w:r>
        <w:t>PARA:</w:t>
      </w:r>
      <w:r>
        <w:tab/>
      </w:r>
      <w:r>
        <w:tab/>
        <w:t>PLASTICOS DARMA S.A.</w:t>
      </w:r>
    </w:p>
    <w:p w:rsidR="00227D9E" w:rsidRDefault="00227D9E" w:rsidP="00227D9E">
      <w:r>
        <w:t>ATENCIÓN:</w:t>
      </w:r>
      <w:r>
        <w:tab/>
        <w:t>Sr. Dario Jaramillo</w:t>
      </w:r>
    </w:p>
    <w:p w:rsidR="00227D9E" w:rsidRDefault="00227D9E" w:rsidP="00227D9E">
      <w:r>
        <w:tab/>
      </w:r>
      <w:r>
        <w:tab/>
        <w:t>Gerente</w:t>
      </w:r>
    </w:p>
    <w:p w:rsidR="00227D9E" w:rsidRDefault="00227D9E" w:rsidP="00227D9E"/>
    <w:p w:rsidR="00227D9E" w:rsidRDefault="00227D9E" w:rsidP="00227D9E">
      <w:r>
        <w:t>Apreciado  Don Darío:</w:t>
      </w:r>
    </w:p>
    <w:p w:rsidR="00227D9E" w:rsidRDefault="00227D9E" w:rsidP="00227D9E">
      <w:r>
        <w:t xml:space="preserve"> </w:t>
      </w:r>
    </w:p>
    <w:p w:rsidR="00227D9E" w:rsidRDefault="00227D9E" w:rsidP="00227D9E">
      <w:r>
        <w:t>Con la presente estamos solicitando el siguiente Material :</w:t>
      </w:r>
    </w:p>
    <w:p w:rsidR="00227D9E" w:rsidRDefault="00227D9E" w:rsidP="00227D9E"/>
    <w:p w:rsidR="00227D9E" w:rsidRDefault="00227D9E" w:rsidP="00227D9E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227D9E" w:rsidRDefault="00227D9E" w:rsidP="00227D9E">
      <w:pPr>
        <w:rPr>
          <w:b/>
          <w:bCs/>
          <w:u w:val="single"/>
        </w:rPr>
      </w:pPr>
    </w:p>
    <w:p w:rsidR="00227D9E" w:rsidRDefault="00227D9E" w:rsidP="00227D9E">
      <w:r>
        <w:t>MATERIAL:</w:t>
      </w:r>
      <w:r>
        <w:tab/>
      </w:r>
      <w:r>
        <w:tab/>
        <w:t>Polietileno Baja Densidad Blanco Tubular.</w:t>
      </w:r>
    </w:p>
    <w:p w:rsidR="00227D9E" w:rsidRDefault="00227D9E" w:rsidP="00227D9E">
      <w:r>
        <w:t>MEDIDA:</w:t>
      </w:r>
      <w:r>
        <w:tab/>
      </w:r>
      <w:r>
        <w:tab/>
      </w:r>
      <w:r w:rsidRPr="00874A16">
        <w:rPr>
          <w:b/>
        </w:rPr>
        <w:t>40</w:t>
      </w:r>
      <w:r w:rsidRPr="007317E8">
        <w:rPr>
          <w:b/>
        </w:rPr>
        <w:t xml:space="preserve">    </w:t>
      </w:r>
      <w:r>
        <w:t>Cms.</w:t>
      </w:r>
    </w:p>
    <w:p w:rsidR="00227D9E" w:rsidRDefault="00227D9E" w:rsidP="00227D9E">
      <w:pPr>
        <w:rPr>
          <w:b/>
          <w:bCs/>
        </w:rPr>
      </w:pPr>
      <w:r>
        <w:t>CALIBRE:</w:t>
      </w:r>
      <w:r>
        <w:tab/>
      </w:r>
      <w:r>
        <w:tab/>
      </w:r>
      <w:r w:rsidRPr="007317E8">
        <w:rPr>
          <w:b/>
        </w:rPr>
        <w:t xml:space="preserve">3.4 </w:t>
      </w:r>
      <w:r w:rsidRPr="007317E8">
        <w:rPr>
          <w:b/>
          <w:bCs/>
        </w:rPr>
        <w:t xml:space="preserve"> ”</w:t>
      </w:r>
    </w:p>
    <w:p w:rsidR="00227D9E" w:rsidRDefault="00227D9E" w:rsidP="00227D9E">
      <w:r>
        <w:t>COLOR:</w:t>
      </w:r>
      <w:r>
        <w:tab/>
      </w:r>
      <w:r>
        <w:tab/>
        <w:t>Blanco</w:t>
      </w:r>
    </w:p>
    <w:p w:rsidR="00227D9E" w:rsidRPr="00874A16" w:rsidRDefault="00227D9E" w:rsidP="00227D9E">
      <w:r>
        <w:t>TRATADO:</w:t>
      </w:r>
      <w:r>
        <w:tab/>
      </w:r>
      <w:r>
        <w:tab/>
        <w:t>1  Cara.</w:t>
      </w:r>
    </w:p>
    <w:p w:rsidR="00227D9E" w:rsidRDefault="00227D9E" w:rsidP="00227D9E">
      <w:pPr>
        <w:rPr>
          <w:b/>
          <w:bCs/>
        </w:rPr>
      </w:pPr>
      <w:r>
        <w:t>CANTIDAD:</w:t>
      </w:r>
      <w:r>
        <w:tab/>
      </w:r>
      <w:r>
        <w:tab/>
        <w:t>90  Kg.</w:t>
      </w:r>
      <w:r>
        <w:rPr>
          <w:b/>
          <w:bCs/>
        </w:rPr>
        <w:tab/>
      </w:r>
    </w:p>
    <w:p w:rsidR="00227D9E" w:rsidRDefault="00227D9E" w:rsidP="00227D9E">
      <w:r>
        <w:t>COLORES:</w:t>
      </w:r>
      <w:r>
        <w:tab/>
      </w:r>
      <w:r>
        <w:tab/>
        <w:t xml:space="preserve">2 ( Azul oscuro – Azul claro  )   </w:t>
      </w:r>
    </w:p>
    <w:p w:rsidR="00227D9E" w:rsidRDefault="00227D9E" w:rsidP="00227D9E">
      <w:r>
        <w:t>CARAS:</w:t>
      </w:r>
      <w:r>
        <w:tab/>
      </w:r>
      <w:r>
        <w:tab/>
        <w:t>2 ( 2 x 1 )</w:t>
      </w:r>
    </w:p>
    <w:p w:rsidR="00227D9E" w:rsidRDefault="00227D9E" w:rsidP="00227D9E">
      <w:r>
        <w:t>REPETICIÓN:</w:t>
      </w:r>
      <w:r>
        <w:tab/>
        <w:t>14  Cms.</w:t>
      </w:r>
    </w:p>
    <w:p w:rsidR="00227D9E" w:rsidRDefault="00227D9E" w:rsidP="00227D9E">
      <w:r>
        <w:t xml:space="preserve">RODILLO  :    </w:t>
      </w:r>
      <w:r>
        <w:tab/>
        <w:t>28</w:t>
      </w:r>
      <w:r>
        <w:tab/>
      </w:r>
    </w:p>
    <w:p w:rsidR="00227D9E" w:rsidRDefault="00227D9E" w:rsidP="00227D9E">
      <w:r>
        <w:t>BOLSA:</w:t>
      </w:r>
      <w:r>
        <w:tab/>
      </w:r>
      <w:r>
        <w:tab/>
        <w:t>14 x 20  cms</w:t>
      </w:r>
    </w:p>
    <w:p w:rsidR="00227D9E" w:rsidRDefault="00227D9E" w:rsidP="00227D9E">
      <w:r>
        <w:t>SELLADO:</w:t>
      </w:r>
      <w:r>
        <w:tab/>
      </w:r>
      <w:r>
        <w:tab/>
        <w:t xml:space="preserve">Lateral </w:t>
      </w:r>
    </w:p>
    <w:p w:rsidR="00227D9E" w:rsidRDefault="00227D9E" w:rsidP="00227D9E">
      <w:r>
        <w:t>REFERENCIA:</w:t>
      </w:r>
      <w:r>
        <w:tab/>
      </w:r>
      <w:r w:rsidRPr="00D63C46">
        <w:rPr>
          <w:b/>
        </w:rPr>
        <w:t>TECNAS  PEQUEÑA</w:t>
      </w:r>
    </w:p>
    <w:p w:rsidR="00227D9E" w:rsidRDefault="00227D9E" w:rsidP="00227D9E">
      <w:r>
        <w:tab/>
      </w:r>
      <w:r>
        <w:tab/>
      </w:r>
      <w:r>
        <w:tab/>
      </w:r>
    </w:p>
    <w:p w:rsidR="00227D9E" w:rsidRDefault="00227D9E" w:rsidP="00227D9E">
      <w:r>
        <w:rPr>
          <w:b/>
          <w:bCs/>
          <w:u w:val="single"/>
        </w:rPr>
        <w:t>NOTA</w:t>
      </w:r>
      <w:r>
        <w:t>:  -</w:t>
      </w:r>
      <w:r w:rsidR="00A13272">
        <w:t xml:space="preserve"> Cyreles en su planta.( se envió</w:t>
      </w:r>
      <w:r>
        <w:t xml:space="preserve"> nuevo juego para Imprimir Doble )</w:t>
      </w:r>
    </w:p>
    <w:p w:rsidR="00227D9E" w:rsidRDefault="00227D9E" w:rsidP="00227D9E">
      <w:pPr>
        <w:numPr>
          <w:ilvl w:val="0"/>
          <w:numId w:val="2"/>
        </w:numPr>
      </w:pPr>
      <w:r>
        <w:t>Colores y alturas de impresión  según muestra</w:t>
      </w:r>
    </w:p>
    <w:p w:rsidR="00227D9E" w:rsidRDefault="00227D9E" w:rsidP="00227D9E">
      <w:pPr>
        <w:numPr>
          <w:ilvl w:val="0"/>
          <w:numId w:val="2"/>
        </w:numPr>
        <w:rPr>
          <w:b/>
          <w:u w:val="single"/>
        </w:rPr>
      </w:pPr>
      <w:r w:rsidRPr="00053C44">
        <w:rPr>
          <w:b/>
          <w:u w:val="single"/>
        </w:rPr>
        <w:t>Tinta Especial</w:t>
      </w:r>
    </w:p>
    <w:p w:rsidR="00227D9E" w:rsidRDefault="00227D9E" w:rsidP="00227D9E">
      <w:pPr>
        <w:numPr>
          <w:ilvl w:val="0"/>
          <w:numId w:val="2"/>
        </w:numPr>
        <w:rPr>
          <w:b/>
          <w:u w:val="single"/>
        </w:rPr>
      </w:pPr>
      <w:r>
        <w:rPr>
          <w:b/>
          <w:u w:val="single"/>
        </w:rPr>
        <w:t xml:space="preserve">Se envia   tubular de  40  cm </w:t>
      </w:r>
    </w:p>
    <w:p w:rsidR="00227D9E" w:rsidRPr="000E3688" w:rsidRDefault="00227D9E" w:rsidP="00227D9E">
      <w:pPr>
        <w:ind w:left="1500"/>
      </w:pPr>
    </w:p>
    <w:p w:rsidR="00227D9E" w:rsidRPr="000E3688" w:rsidRDefault="00227D9E" w:rsidP="00227D9E">
      <w:pPr>
        <w:rPr>
          <w:b/>
        </w:rPr>
      </w:pPr>
    </w:p>
    <w:p w:rsidR="00227D9E" w:rsidRPr="000E3688" w:rsidRDefault="00227D9E" w:rsidP="00227D9E">
      <w:pPr>
        <w:rPr>
          <w:b/>
        </w:rPr>
      </w:pPr>
    </w:p>
    <w:p w:rsidR="00227D9E" w:rsidRDefault="00227D9E" w:rsidP="00227D9E">
      <w:r>
        <w:t>Agradezco la atención y colaboración prestada.</w:t>
      </w:r>
    </w:p>
    <w:p w:rsidR="00227D9E" w:rsidRDefault="00227D9E" w:rsidP="00227D9E"/>
    <w:p w:rsidR="00227D9E" w:rsidRDefault="00227D9E" w:rsidP="00227D9E"/>
    <w:p w:rsidR="00227D9E" w:rsidRDefault="00227D9E" w:rsidP="00227D9E">
      <w:r>
        <w:t>Cordialmente,</w:t>
      </w:r>
    </w:p>
    <w:p w:rsidR="00227D9E" w:rsidRDefault="00227D9E" w:rsidP="00227D9E"/>
    <w:p w:rsidR="00227D9E" w:rsidRDefault="00227D9E" w:rsidP="00227D9E"/>
    <w:p w:rsidR="00227D9E" w:rsidRDefault="00227D9E" w:rsidP="00227D9E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227D9E" w:rsidRDefault="00227D9E" w:rsidP="00227D9E">
      <w:r>
        <w:t>Director</w:t>
      </w:r>
    </w:p>
    <w:p w:rsidR="00C15EED" w:rsidRDefault="00C15EED" w:rsidP="005450D8"/>
    <w:p w:rsidR="00572EFF" w:rsidRDefault="00572EFF" w:rsidP="005450D8"/>
    <w:p w:rsidR="00572EFF" w:rsidRDefault="00572EFF" w:rsidP="005450D8"/>
    <w:p w:rsidR="00572EFF" w:rsidRDefault="00572EFF" w:rsidP="00572EFF">
      <w:pPr>
        <w:rPr>
          <w:b/>
          <w:bCs/>
          <w:sz w:val="20"/>
        </w:rPr>
      </w:pPr>
      <w:r>
        <w:rPr>
          <w:b/>
          <w:bCs/>
          <w:sz w:val="20"/>
        </w:rPr>
        <w:t>PLÁSTICOS UNION LTDA</w:t>
      </w:r>
    </w:p>
    <w:p w:rsidR="00572EFF" w:rsidRDefault="00572EFF" w:rsidP="00572EFF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572EFF" w:rsidRDefault="00572EFF" w:rsidP="00572EFF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76 N 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572EFF" w:rsidRDefault="00572EFF" w:rsidP="00572EFF">
      <w:pPr>
        <w:rPr>
          <w:b/>
          <w:bCs/>
          <w:sz w:val="20"/>
        </w:rPr>
      </w:pPr>
      <w:r>
        <w:rPr>
          <w:b/>
          <w:bCs/>
          <w:sz w:val="20"/>
        </w:rPr>
        <w:t>TEL: 4 44 46 64   ITAGUI.</w:t>
      </w:r>
    </w:p>
    <w:p w:rsidR="00572EFF" w:rsidRDefault="00572EFF" w:rsidP="00572EFF">
      <w:pPr>
        <w:rPr>
          <w:b/>
          <w:bCs/>
          <w:sz w:val="20"/>
        </w:rPr>
      </w:pPr>
    </w:p>
    <w:p w:rsidR="00572EFF" w:rsidRDefault="00572EFF" w:rsidP="00572EFF">
      <w:pPr>
        <w:rPr>
          <w:b/>
        </w:rPr>
      </w:pPr>
    </w:p>
    <w:p w:rsidR="00572EFF" w:rsidRDefault="00572EFF" w:rsidP="00572EFF">
      <w:pPr>
        <w:pStyle w:val="Ttulo1"/>
      </w:pPr>
      <w:r>
        <w:t>ORDEN DE TRABAJO    N°      06598</w:t>
      </w:r>
    </w:p>
    <w:p w:rsidR="00572EFF" w:rsidRDefault="00572EFF" w:rsidP="00572EFF"/>
    <w:p w:rsidR="00572EFF" w:rsidRDefault="004B27A0" w:rsidP="00572EFF">
      <w:r>
        <w:t>FECHA:</w:t>
      </w:r>
      <w:r>
        <w:tab/>
        <w:t>Medellín,  Mayo  31</w:t>
      </w:r>
      <w:r w:rsidR="00572EFF">
        <w:t xml:space="preserve">   de   2010</w:t>
      </w:r>
    </w:p>
    <w:p w:rsidR="00572EFF" w:rsidRDefault="00572EFF" w:rsidP="00572EFF">
      <w:r>
        <w:t>PARA:</w:t>
      </w:r>
      <w:r>
        <w:tab/>
      </w:r>
      <w:r>
        <w:tab/>
        <w:t>PLASTICOS DARMA S.A.</w:t>
      </w:r>
    </w:p>
    <w:p w:rsidR="00572EFF" w:rsidRDefault="00572EFF" w:rsidP="00572EFF">
      <w:r>
        <w:t>ATENCIÓN:</w:t>
      </w:r>
      <w:r>
        <w:tab/>
        <w:t>Sr. Dario Jaramillo</w:t>
      </w:r>
    </w:p>
    <w:p w:rsidR="00572EFF" w:rsidRDefault="00572EFF" w:rsidP="00572EFF">
      <w:r>
        <w:tab/>
      </w:r>
      <w:r>
        <w:tab/>
        <w:t>Gerente</w:t>
      </w:r>
    </w:p>
    <w:p w:rsidR="00572EFF" w:rsidRDefault="00572EFF" w:rsidP="00572EFF"/>
    <w:p w:rsidR="00572EFF" w:rsidRDefault="00572EFF" w:rsidP="00572EFF">
      <w:r>
        <w:t>Apreciado  Don Darío:</w:t>
      </w:r>
    </w:p>
    <w:p w:rsidR="00572EFF" w:rsidRDefault="00572EFF" w:rsidP="00572EFF">
      <w:r>
        <w:t xml:space="preserve"> </w:t>
      </w:r>
    </w:p>
    <w:p w:rsidR="00572EFF" w:rsidRDefault="00572EFF" w:rsidP="00572EFF">
      <w:r>
        <w:t>Con la presente estamos solicitando el siguiente   Material   :</w:t>
      </w:r>
    </w:p>
    <w:p w:rsidR="00572EFF" w:rsidRDefault="00572EFF" w:rsidP="00572EFF"/>
    <w:p w:rsidR="00572EFF" w:rsidRDefault="00572EFF" w:rsidP="00572EFF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572EFF" w:rsidRDefault="00572EFF" w:rsidP="00572EFF">
      <w:pPr>
        <w:rPr>
          <w:b/>
          <w:bCs/>
          <w:u w:val="single"/>
        </w:rPr>
      </w:pPr>
    </w:p>
    <w:p w:rsidR="00572EFF" w:rsidRDefault="00572EFF" w:rsidP="00572EFF">
      <w:r>
        <w:t>MATERIAL:</w:t>
      </w:r>
      <w:r>
        <w:tab/>
      </w:r>
      <w:r>
        <w:tab/>
        <w:t>Polietileno Baja Densidad    Blanco  TUBULAR</w:t>
      </w:r>
    </w:p>
    <w:p w:rsidR="00572EFF" w:rsidRDefault="000D63E3" w:rsidP="00572EFF">
      <w:r>
        <w:t>MEDIDA:</w:t>
      </w:r>
      <w:r>
        <w:tab/>
      </w:r>
      <w:r>
        <w:tab/>
        <w:t xml:space="preserve">40 + 5 + 7 </w:t>
      </w:r>
      <w:r w:rsidR="00572EFF" w:rsidRPr="007317E8">
        <w:rPr>
          <w:b/>
        </w:rPr>
        <w:t xml:space="preserve">    </w:t>
      </w:r>
      <w:r w:rsidR="00572EFF">
        <w:t>Cms.</w:t>
      </w:r>
    </w:p>
    <w:p w:rsidR="00572EFF" w:rsidRDefault="000D63E3" w:rsidP="00572EFF">
      <w:pPr>
        <w:rPr>
          <w:b/>
          <w:bCs/>
        </w:rPr>
      </w:pPr>
      <w:r>
        <w:t>CALIBRE:</w:t>
      </w:r>
      <w:r>
        <w:tab/>
      </w:r>
      <w:r>
        <w:tab/>
        <w:t>2.0</w:t>
      </w:r>
      <w:r w:rsidR="00572EFF">
        <w:rPr>
          <w:b/>
        </w:rPr>
        <w:t xml:space="preserve"> </w:t>
      </w:r>
      <w:r w:rsidR="00572EFF" w:rsidRPr="007317E8">
        <w:rPr>
          <w:b/>
        </w:rPr>
        <w:t xml:space="preserve"> </w:t>
      </w:r>
      <w:r w:rsidR="00572EFF" w:rsidRPr="007317E8">
        <w:rPr>
          <w:b/>
          <w:bCs/>
        </w:rPr>
        <w:t xml:space="preserve"> ”</w:t>
      </w:r>
    </w:p>
    <w:p w:rsidR="00572EFF" w:rsidRDefault="00572EFF" w:rsidP="00572EFF">
      <w:r>
        <w:t>COLOR:</w:t>
      </w:r>
      <w:r>
        <w:tab/>
      </w:r>
      <w:r>
        <w:tab/>
        <w:t>Blanco</w:t>
      </w:r>
    </w:p>
    <w:p w:rsidR="00572EFF" w:rsidRPr="00874A16" w:rsidRDefault="00572EFF" w:rsidP="00572EFF">
      <w:r>
        <w:t>TRATADO:</w:t>
      </w:r>
      <w:r>
        <w:tab/>
      </w:r>
      <w:r>
        <w:tab/>
        <w:t>2  Caras.</w:t>
      </w:r>
    </w:p>
    <w:p w:rsidR="00572EFF" w:rsidRDefault="00F25B37" w:rsidP="00572EFF">
      <w:pPr>
        <w:rPr>
          <w:b/>
          <w:bCs/>
        </w:rPr>
      </w:pPr>
      <w:r>
        <w:t>CANTIDAD:</w:t>
      </w:r>
      <w:r>
        <w:tab/>
      </w:r>
      <w:r>
        <w:tab/>
        <w:t>130</w:t>
      </w:r>
      <w:r w:rsidR="00572EFF">
        <w:t xml:space="preserve">    Kg.</w:t>
      </w:r>
      <w:r w:rsidR="00572EFF">
        <w:rPr>
          <w:b/>
          <w:bCs/>
        </w:rPr>
        <w:tab/>
      </w:r>
    </w:p>
    <w:p w:rsidR="00572EFF" w:rsidRDefault="00572EFF" w:rsidP="00572EFF">
      <w:r>
        <w:t>COLORES:</w:t>
      </w:r>
      <w:r>
        <w:tab/>
      </w:r>
      <w:r>
        <w:tab/>
      </w:r>
      <w:r w:rsidR="00F25B37">
        <w:t>3</w:t>
      </w:r>
      <w:r>
        <w:t xml:space="preserve">   (   Rojo </w:t>
      </w:r>
      <w:r w:rsidR="00F25B37">
        <w:t xml:space="preserve">– amarillo – azul </w:t>
      </w:r>
      <w:r>
        <w:t xml:space="preserve">   )   </w:t>
      </w:r>
    </w:p>
    <w:p w:rsidR="00572EFF" w:rsidRDefault="00572EFF" w:rsidP="00572EFF">
      <w:r>
        <w:t>CARAS:</w:t>
      </w:r>
      <w:r>
        <w:tab/>
      </w:r>
      <w:r>
        <w:tab/>
        <w:t xml:space="preserve">2 </w:t>
      </w:r>
    </w:p>
    <w:p w:rsidR="00572EFF" w:rsidRDefault="00BA0F35" w:rsidP="00572EFF">
      <w:r>
        <w:t>REPETICIÓN:</w:t>
      </w:r>
      <w:r>
        <w:tab/>
        <w:t>35</w:t>
      </w:r>
      <w:r w:rsidR="00572EFF">
        <w:t xml:space="preserve">    Cms.</w:t>
      </w:r>
    </w:p>
    <w:p w:rsidR="00572EFF" w:rsidRDefault="00BA0F35" w:rsidP="00572EFF">
      <w:r>
        <w:t xml:space="preserve">RODILLO  :    </w:t>
      </w:r>
      <w:r>
        <w:tab/>
        <w:t>35</w:t>
      </w:r>
      <w:r w:rsidR="00572EFF">
        <w:tab/>
      </w:r>
    </w:p>
    <w:p w:rsidR="00572EFF" w:rsidRDefault="00BA0F35" w:rsidP="00572EFF">
      <w:r>
        <w:t>BOLSA:</w:t>
      </w:r>
      <w:r>
        <w:tab/>
      </w:r>
      <w:r>
        <w:tab/>
        <w:t>35  x  4</w:t>
      </w:r>
      <w:r w:rsidR="00572EFF">
        <w:t>0</w:t>
      </w:r>
      <w:r>
        <w:t xml:space="preserve"> + 5 + 7</w:t>
      </w:r>
      <w:r w:rsidR="00572EFF">
        <w:t xml:space="preserve">     cms            Con  troquel    Riñon.</w:t>
      </w:r>
    </w:p>
    <w:p w:rsidR="00572EFF" w:rsidRDefault="00572EFF" w:rsidP="00572EFF">
      <w:r>
        <w:t>SELLADO:</w:t>
      </w:r>
      <w:r>
        <w:tab/>
      </w:r>
      <w:r>
        <w:tab/>
        <w:t>Lateral</w:t>
      </w:r>
    </w:p>
    <w:p w:rsidR="00572EFF" w:rsidRDefault="00572EFF" w:rsidP="00572EFF">
      <w:r>
        <w:t>REFERENCIA:</w:t>
      </w:r>
      <w:r>
        <w:tab/>
      </w:r>
      <w:r w:rsidR="000078C1">
        <w:rPr>
          <w:b/>
        </w:rPr>
        <w:t>EXPO MODA</w:t>
      </w:r>
    </w:p>
    <w:p w:rsidR="00572EFF" w:rsidRDefault="00572EFF" w:rsidP="00572EFF">
      <w:r>
        <w:tab/>
      </w:r>
      <w:r>
        <w:tab/>
      </w:r>
      <w:r>
        <w:tab/>
      </w:r>
    </w:p>
    <w:p w:rsidR="00572EFF" w:rsidRDefault="00572EFF" w:rsidP="00572EFF"/>
    <w:p w:rsidR="00572EFF" w:rsidRDefault="00572EFF" w:rsidP="00572EFF">
      <w:r>
        <w:rPr>
          <w:b/>
          <w:bCs/>
          <w:u w:val="single"/>
        </w:rPr>
        <w:t>NOTA</w:t>
      </w:r>
      <w:r>
        <w:t xml:space="preserve">: </w:t>
      </w:r>
      <w:r>
        <w:tab/>
        <w:t xml:space="preserve"> - Cyreles  en su planta.</w:t>
      </w:r>
    </w:p>
    <w:p w:rsidR="00572EFF" w:rsidRPr="001B3E70" w:rsidRDefault="00572EFF" w:rsidP="00572EFF">
      <w:pPr>
        <w:numPr>
          <w:ilvl w:val="0"/>
          <w:numId w:val="2"/>
        </w:numPr>
        <w:rPr>
          <w:b/>
          <w:u w:val="single"/>
        </w:rPr>
      </w:pPr>
      <w:r>
        <w:t>Colores y alturas de impresión  según    Muestra.</w:t>
      </w:r>
    </w:p>
    <w:p w:rsidR="00572EFF" w:rsidRDefault="00572EFF" w:rsidP="00572EFF">
      <w:pPr>
        <w:numPr>
          <w:ilvl w:val="0"/>
          <w:numId w:val="2"/>
        </w:numPr>
        <w:rPr>
          <w:b/>
          <w:u w:val="single"/>
        </w:rPr>
      </w:pPr>
      <w:r>
        <w:rPr>
          <w:b/>
          <w:u w:val="single"/>
        </w:rPr>
        <w:t>IGUAL ULTIMA IMPRESIÓN.</w:t>
      </w:r>
    </w:p>
    <w:p w:rsidR="00572EFF" w:rsidRPr="000E3688" w:rsidRDefault="00572EFF" w:rsidP="00572EFF">
      <w:pPr>
        <w:ind w:left="1500"/>
      </w:pPr>
    </w:p>
    <w:p w:rsidR="00572EFF" w:rsidRPr="000E3688" w:rsidRDefault="00572EFF" w:rsidP="00572EFF">
      <w:pPr>
        <w:rPr>
          <w:b/>
        </w:rPr>
      </w:pPr>
    </w:p>
    <w:p w:rsidR="00572EFF" w:rsidRPr="000E3688" w:rsidRDefault="00572EFF" w:rsidP="00572EFF">
      <w:pPr>
        <w:rPr>
          <w:b/>
        </w:rPr>
      </w:pPr>
    </w:p>
    <w:p w:rsidR="00572EFF" w:rsidRDefault="00572EFF" w:rsidP="00572EFF">
      <w:r>
        <w:t>Agradezco la atención y colaboración prestada.</w:t>
      </w:r>
    </w:p>
    <w:p w:rsidR="00572EFF" w:rsidRDefault="00572EFF" w:rsidP="00572EFF"/>
    <w:p w:rsidR="00572EFF" w:rsidRDefault="00572EFF" w:rsidP="00572EFF"/>
    <w:p w:rsidR="00572EFF" w:rsidRDefault="00572EFF" w:rsidP="00572EFF">
      <w:r>
        <w:t>Cordialmente,</w:t>
      </w:r>
    </w:p>
    <w:p w:rsidR="00572EFF" w:rsidRDefault="00572EFF" w:rsidP="00572EFF"/>
    <w:p w:rsidR="00572EFF" w:rsidRDefault="00572EFF" w:rsidP="00572EFF"/>
    <w:p w:rsidR="00572EFF" w:rsidRDefault="00572EFF" w:rsidP="00572EFF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572EFF" w:rsidRDefault="00572EFF" w:rsidP="00572EFF">
      <w:r>
        <w:t>Director</w:t>
      </w:r>
    </w:p>
    <w:p w:rsidR="00572EFF" w:rsidRDefault="00572EFF" w:rsidP="005450D8">
      <w:pPr>
        <w:rPr>
          <w:b/>
        </w:rPr>
      </w:pPr>
    </w:p>
    <w:p w:rsidR="00055CAA" w:rsidRDefault="00055CAA" w:rsidP="005450D8">
      <w:pPr>
        <w:rPr>
          <w:b/>
        </w:rPr>
      </w:pPr>
    </w:p>
    <w:p w:rsidR="00055CAA" w:rsidRDefault="00055CAA" w:rsidP="005450D8">
      <w:pPr>
        <w:rPr>
          <w:b/>
        </w:rPr>
      </w:pPr>
    </w:p>
    <w:p w:rsidR="00055CAA" w:rsidRDefault="00055CAA" w:rsidP="00055CAA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055CAA" w:rsidRDefault="00055CAA" w:rsidP="00055CAA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055CAA" w:rsidRDefault="00055CAA" w:rsidP="00055CAA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055CAA" w:rsidRDefault="00055CAA" w:rsidP="00055CAA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055CAA" w:rsidRDefault="00055CAA" w:rsidP="00055CAA">
      <w:pPr>
        <w:rPr>
          <w:b/>
          <w:bCs/>
        </w:rPr>
      </w:pPr>
    </w:p>
    <w:p w:rsidR="00055CAA" w:rsidRDefault="00055CAA" w:rsidP="00055CAA">
      <w:pPr>
        <w:pStyle w:val="Ttulo1"/>
      </w:pPr>
      <w:r>
        <w:lastRenderedPageBreak/>
        <w:t>ORDEN DE TRABAJO N°      06653</w:t>
      </w:r>
    </w:p>
    <w:p w:rsidR="00055CAA" w:rsidRDefault="00055CAA" w:rsidP="00055CAA"/>
    <w:p w:rsidR="00055CAA" w:rsidRDefault="00055CAA" w:rsidP="00055CAA"/>
    <w:p w:rsidR="00055CAA" w:rsidRDefault="00055CAA" w:rsidP="00055CAA">
      <w:r>
        <w:t>FECHA:</w:t>
      </w:r>
      <w:r>
        <w:tab/>
        <w:t xml:space="preserve">Medellín,  Junio  01   de </w:t>
      </w:r>
      <w:r w:rsidR="00CD659B">
        <w:t xml:space="preserve"> </w:t>
      </w:r>
      <w:r>
        <w:t>2010</w:t>
      </w:r>
    </w:p>
    <w:p w:rsidR="00055CAA" w:rsidRDefault="00055CAA" w:rsidP="00055CAA">
      <w:r>
        <w:t>PARA:</w:t>
      </w:r>
      <w:r>
        <w:tab/>
      </w:r>
      <w:r>
        <w:tab/>
        <w:t>PLÁSTICOS DARMA</w:t>
      </w:r>
    </w:p>
    <w:p w:rsidR="00055CAA" w:rsidRDefault="00055CAA" w:rsidP="00055CAA">
      <w:r>
        <w:t>ATENCIÓN:</w:t>
      </w:r>
      <w:r>
        <w:tab/>
        <w:t>Sr. Darío Jaramillo</w:t>
      </w:r>
    </w:p>
    <w:p w:rsidR="00055CAA" w:rsidRDefault="00055CAA" w:rsidP="00055CAA">
      <w:r>
        <w:tab/>
      </w:r>
      <w:r>
        <w:tab/>
        <w:t>Gerente.</w:t>
      </w:r>
    </w:p>
    <w:p w:rsidR="00055CAA" w:rsidRDefault="00055CAA" w:rsidP="00055CAA"/>
    <w:p w:rsidR="00055CAA" w:rsidRDefault="00055CAA" w:rsidP="00055CAA">
      <w:r>
        <w:t>Apreciado Don Darío :</w:t>
      </w:r>
    </w:p>
    <w:p w:rsidR="00055CAA" w:rsidRDefault="00055CAA" w:rsidP="00055CAA">
      <w:r>
        <w:t xml:space="preserve"> </w:t>
      </w:r>
    </w:p>
    <w:p w:rsidR="00055CAA" w:rsidRDefault="00055CAA" w:rsidP="00055CAA">
      <w:r>
        <w:t>Con la presente estamos solicitando el siguiente servicio de   IMPRESIÓN  :</w:t>
      </w:r>
    </w:p>
    <w:p w:rsidR="00055CAA" w:rsidRDefault="00055CAA" w:rsidP="00055CAA"/>
    <w:p w:rsidR="00055CAA" w:rsidRDefault="00055CAA" w:rsidP="00055CAA">
      <w:pPr>
        <w:rPr>
          <w:b/>
          <w:bCs/>
          <w:u w:val="single"/>
        </w:rPr>
      </w:pPr>
    </w:p>
    <w:p w:rsidR="00055CAA" w:rsidRDefault="00055CAA" w:rsidP="00055CAA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055CAA" w:rsidRDefault="00055CAA" w:rsidP="00055CAA"/>
    <w:p w:rsidR="00055CAA" w:rsidRDefault="00055CAA" w:rsidP="00055CAA">
      <w:r>
        <w:t>MATERIAL:</w:t>
      </w:r>
      <w:r>
        <w:tab/>
      </w:r>
      <w:r>
        <w:tab/>
        <w:t>Polietileno     Lamina    Transparente COEXTRUIDA</w:t>
      </w:r>
    </w:p>
    <w:p w:rsidR="00055CAA" w:rsidRDefault="00055CAA" w:rsidP="00055CAA">
      <w:r>
        <w:t>MEDIDA:</w:t>
      </w:r>
      <w:r>
        <w:tab/>
      </w:r>
      <w:r>
        <w:tab/>
      </w:r>
      <w:r>
        <w:rPr>
          <w:b/>
        </w:rPr>
        <w:t xml:space="preserve">32.5 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055CAA" w:rsidRPr="006D12B2" w:rsidRDefault="00055CAA" w:rsidP="00055CAA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055CAA" w:rsidRDefault="00055CAA" w:rsidP="00055CAA">
      <w:r>
        <w:t>TRATADO:</w:t>
      </w:r>
      <w:r>
        <w:tab/>
      </w:r>
      <w:r>
        <w:tab/>
        <w:t>1  Cara</w:t>
      </w:r>
    </w:p>
    <w:p w:rsidR="00055CAA" w:rsidRDefault="00055CAA" w:rsidP="00055CAA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>
        <w:rPr>
          <w:b/>
        </w:rPr>
        <w:t xml:space="preserve">300  </w:t>
      </w:r>
      <w:r w:rsidRPr="00900A5A">
        <w:rPr>
          <w:b/>
        </w:rPr>
        <w:t xml:space="preserve">  Kg</w:t>
      </w:r>
      <w:r>
        <w:t>.</w:t>
      </w:r>
    </w:p>
    <w:p w:rsidR="00055CAA" w:rsidRDefault="00055CAA" w:rsidP="00055CAA">
      <w:r>
        <w:t>COLORES:</w:t>
      </w:r>
      <w:r>
        <w:tab/>
      </w:r>
      <w:r>
        <w:tab/>
        <w:t xml:space="preserve">3    ( Blanco – Negro - Verde   )   </w:t>
      </w:r>
    </w:p>
    <w:p w:rsidR="00055CAA" w:rsidRDefault="00055CAA" w:rsidP="00055CAA">
      <w:r>
        <w:t>CARAS:</w:t>
      </w:r>
      <w:r>
        <w:tab/>
      </w:r>
      <w:r>
        <w:tab/>
        <w:t>1  (3 x 1  )</w:t>
      </w:r>
    </w:p>
    <w:p w:rsidR="00055CAA" w:rsidRDefault="00055CAA" w:rsidP="00055CAA">
      <w:r>
        <w:t>REPETICIÓN:</w:t>
      </w:r>
      <w:r>
        <w:tab/>
        <w:t xml:space="preserve">11   Cms   </w:t>
      </w:r>
    </w:p>
    <w:p w:rsidR="00055CAA" w:rsidRPr="00900A5A" w:rsidRDefault="00055CAA" w:rsidP="00055CAA">
      <w:pPr>
        <w:rPr>
          <w:b/>
        </w:rPr>
      </w:pPr>
      <w:r>
        <w:t xml:space="preserve">RODILLO  :               </w:t>
      </w:r>
      <w:r>
        <w:rPr>
          <w:b/>
        </w:rPr>
        <w:t>45</w:t>
      </w:r>
    </w:p>
    <w:p w:rsidR="00055CAA" w:rsidRDefault="00055CAA" w:rsidP="00055CAA">
      <w:r>
        <w:t>LAMINA:</w:t>
      </w:r>
      <w:r>
        <w:tab/>
      </w:r>
      <w:r>
        <w:tab/>
        <w:t>15.5    Cms    REFILADA PARA EMPAQUETADORA</w:t>
      </w:r>
    </w:p>
    <w:p w:rsidR="00055CAA" w:rsidRDefault="00055CAA" w:rsidP="00055CAA">
      <w:r>
        <w:t>FOTOCAELDA:</w:t>
      </w:r>
      <w:r>
        <w:tab/>
        <w:t>Según muestra con doble  color</w:t>
      </w:r>
    </w:p>
    <w:p w:rsidR="00055CAA" w:rsidRPr="00146B92" w:rsidRDefault="00055CAA" w:rsidP="00055CAA">
      <w:pPr>
        <w:rPr>
          <w:b/>
        </w:rPr>
      </w:pPr>
      <w:r>
        <w:t>REFERENCIA:</w:t>
      </w:r>
      <w:r>
        <w:tab/>
      </w:r>
      <w:r>
        <w:rPr>
          <w:b/>
        </w:rPr>
        <w:t xml:space="preserve">PULPA    </w:t>
      </w:r>
      <w:r>
        <w:rPr>
          <w:b/>
          <w:u w:val="single"/>
        </w:rPr>
        <w:t>MARACUYA</w:t>
      </w:r>
      <w:r>
        <w:rPr>
          <w:b/>
        </w:rPr>
        <w:t xml:space="preserve">    90  GMS</w:t>
      </w:r>
    </w:p>
    <w:p w:rsidR="00055CAA" w:rsidRDefault="00055CAA" w:rsidP="00055CAA">
      <w:r>
        <w:tab/>
      </w:r>
      <w:r>
        <w:tab/>
      </w:r>
      <w:r>
        <w:tab/>
      </w:r>
    </w:p>
    <w:p w:rsidR="00055CAA" w:rsidRDefault="00055CAA" w:rsidP="00055CAA"/>
    <w:p w:rsidR="00055CAA" w:rsidRDefault="00055CAA" w:rsidP="00055CAA">
      <w:r>
        <w:rPr>
          <w:b/>
          <w:bCs/>
          <w:u w:val="single"/>
        </w:rPr>
        <w:t>NOTA:</w:t>
      </w:r>
      <w:r>
        <w:t xml:space="preserve">  - Cyreles   en  su planta</w:t>
      </w:r>
      <w:r>
        <w:tab/>
      </w:r>
    </w:p>
    <w:p w:rsidR="00055CAA" w:rsidRDefault="00055CAA" w:rsidP="00055CAA">
      <w:pPr>
        <w:pStyle w:val="Prrafodelista"/>
        <w:numPr>
          <w:ilvl w:val="0"/>
          <w:numId w:val="2"/>
        </w:numPr>
      </w:pPr>
      <w:r>
        <w:t xml:space="preserve"> Se aprueba  impresión</w:t>
      </w:r>
    </w:p>
    <w:p w:rsidR="00055CAA" w:rsidRDefault="00055CAA" w:rsidP="00055CAA">
      <w:pPr>
        <w:pStyle w:val="Prrafodelista"/>
        <w:numPr>
          <w:ilvl w:val="0"/>
          <w:numId w:val="2"/>
        </w:numPr>
      </w:pPr>
      <w:r>
        <w:t>UTILIZAR  TINTAS ANTIGRASA</w:t>
      </w:r>
    </w:p>
    <w:p w:rsidR="00055CAA" w:rsidRPr="00492713" w:rsidRDefault="00055CAA" w:rsidP="00055CAA">
      <w:pPr>
        <w:ind w:left="1500"/>
        <w:rPr>
          <w:b/>
          <w:sz w:val="28"/>
          <w:szCs w:val="28"/>
        </w:rPr>
      </w:pPr>
    </w:p>
    <w:p w:rsidR="00055CAA" w:rsidRDefault="00055CAA" w:rsidP="00055CAA"/>
    <w:p w:rsidR="00055CAA" w:rsidRDefault="00055CAA" w:rsidP="00055CAA"/>
    <w:p w:rsidR="00055CAA" w:rsidRDefault="00055CAA" w:rsidP="00055CAA">
      <w:r>
        <w:t>Agradezco la atención y colaboración prestada.</w:t>
      </w:r>
    </w:p>
    <w:p w:rsidR="00055CAA" w:rsidRDefault="00055CAA" w:rsidP="00055CAA"/>
    <w:p w:rsidR="00055CAA" w:rsidRDefault="00055CAA" w:rsidP="00055CAA">
      <w:r>
        <w:t>Cordialmente,</w:t>
      </w:r>
    </w:p>
    <w:p w:rsidR="00055CAA" w:rsidRDefault="00055CAA" w:rsidP="00055CAA"/>
    <w:p w:rsidR="00055CAA" w:rsidRPr="00F4077E" w:rsidRDefault="00055CAA" w:rsidP="00055CAA">
      <w:pPr>
        <w:rPr>
          <w:b/>
        </w:rPr>
      </w:pPr>
    </w:p>
    <w:p w:rsidR="00055CAA" w:rsidRDefault="00055CAA" w:rsidP="00055CAA"/>
    <w:p w:rsidR="00055CAA" w:rsidRDefault="00055CAA" w:rsidP="00055CAA">
      <w:r>
        <w:t>RICARDO CASAS ZAPATA</w:t>
      </w:r>
    </w:p>
    <w:p w:rsidR="00055CAA" w:rsidRDefault="00055CAA" w:rsidP="00055CAA">
      <w:r>
        <w:t>Director.</w:t>
      </w:r>
    </w:p>
    <w:p w:rsidR="00055CAA" w:rsidRDefault="00055CAA" w:rsidP="00055CAA">
      <w:pPr>
        <w:rPr>
          <w:b/>
        </w:rPr>
      </w:pPr>
    </w:p>
    <w:p w:rsidR="00055CAA" w:rsidRDefault="00055CAA" w:rsidP="005450D8">
      <w:pPr>
        <w:rPr>
          <w:b/>
        </w:rPr>
      </w:pPr>
    </w:p>
    <w:p w:rsidR="007B3862" w:rsidRDefault="007B3862" w:rsidP="005450D8">
      <w:pPr>
        <w:rPr>
          <w:b/>
        </w:rPr>
      </w:pPr>
    </w:p>
    <w:p w:rsidR="007B3862" w:rsidRDefault="007B3862" w:rsidP="007B3862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7B3862" w:rsidRDefault="007B3862" w:rsidP="007B3862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7B3862" w:rsidRDefault="007B3862" w:rsidP="007B3862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7B3862" w:rsidRDefault="007B3862" w:rsidP="007B3862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7B3862" w:rsidRDefault="007B3862" w:rsidP="007B3862">
      <w:pPr>
        <w:rPr>
          <w:b/>
          <w:bCs/>
        </w:rPr>
      </w:pPr>
    </w:p>
    <w:p w:rsidR="007B3862" w:rsidRDefault="007B3862" w:rsidP="007B3862">
      <w:pPr>
        <w:pStyle w:val="Ttulo1"/>
      </w:pPr>
      <w:r>
        <w:lastRenderedPageBreak/>
        <w:t>ORDEN DE TRABAJO N°      06655</w:t>
      </w:r>
    </w:p>
    <w:p w:rsidR="007B3862" w:rsidRDefault="007B3862" w:rsidP="007B3862"/>
    <w:p w:rsidR="007B3862" w:rsidRDefault="007B3862" w:rsidP="007B3862"/>
    <w:p w:rsidR="007B3862" w:rsidRDefault="007B3862" w:rsidP="007B3862">
      <w:r>
        <w:t>FECHA:</w:t>
      </w:r>
      <w:r>
        <w:tab/>
        <w:t>Medellín,  Junio  01    de  2010</w:t>
      </w:r>
    </w:p>
    <w:p w:rsidR="007B3862" w:rsidRDefault="007B3862" w:rsidP="007B3862">
      <w:r>
        <w:t>PARA:</w:t>
      </w:r>
      <w:r>
        <w:tab/>
      </w:r>
      <w:r>
        <w:tab/>
        <w:t>PLÁSTICOS DARMA</w:t>
      </w:r>
    </w:p>
    <w:p w:rsidR="007B3862" w:rsidRDefault="007B3862" w:rsidP="007B3862">
      <w:r>
        <w:t>ATENCIÓN:</w:t>
      </w:r>
      <w:r>
        <w:tab/>
        <w:t>Sr. Darío Jaramillo</w:t>
      </w:r>
    </w:p>
    <w:p w:rsidR="007B3862" w:rsidRDefault="007B3862" w:rsidP="007B3862">
      <w:r>
        <w:tab/>
      </w:r>
      <w:r>
        <w:tab/>
        <w:t>Gerente.</w:t>
      </w:r>
    </w:p>
    <w:p w:rsidR="007B3862" w:rsidRDefault="007B3862" w:rsidP="007B3862"/>
    <w:p w:rsidR="007B3862" w:rsidRDefault="007B3862" w:rsidP="007B3862">
      <w:r>
        <w:t>Apreciado Don Darío :</w:t>
      </w:r>
    </w:p>
    <w:p w:rsidR="007B3862" w:rsidRDefault="007B3862" w:rsidP="007B3862">
      <w:r>
        <w:t xml:space="preserve"> </w:t>
      </w:r>
    </w:p>
    <w:p w:rsidR="007B3862" w:rsidRDefault="007B3862" w:rsidP="007B3862">
      <w:r>
        <w:t>Con la presente estamos solicitando el siguiente servicio de   IMPRESIÓN  :</w:t>
      </w:r>
    </w:p>
    <w:p w:rsidR="007B3862" w:rsidRDefault="007B3862" w:rsidP="007B3862"/>
    <w:p w:rsidR="007B3862" w:rsidRDefault="007B3862" w:rsidP="007B3862">
      <w:pPr>
        <w:rPr>
          <w:b/>
          <w:bCs/>
          <w:u w:val="single"/>
        </w:rPr>
      </w:pPr>
    </w:p>
    <w:p w:rsidR="007B3862" w:rsidRDefault="007B3862" w:rsidP="007B3862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7B3862" w:rsidRDefault="007B3862" w:rsidP="007B3862"/>
    <w:p w:rsidR="007B3862" w:rsidRDefault="007B3862" w:rsidP="007B3862">
      <w:r>
        <w:t>MATERIAL:</w:t>
      </w:r>
      <w:r>
        <w:tab/>
      </w:r>
      <w:r>
        <w:tab/>
        <w:t>Polietileno     Lamina    Transparente COEXTRUIDA</w:t>
      </w:r>
    </w:p>
    <w:p w:rsidR="007B3862" w:rsidRDefault="007B3862" w:rsidP="007B3862">
      <w:r>
        <w:t>MEDIDA:</w:t>
      </w:r>
      <w:r>
        <w:tab/>
      </w:r>
      <w:r>
        <w:tab/>
      </w:r>
      <w:r>
        <w:rPr>
          <w:b/>
        </w:rPr>
        <w:t xml:space="preserve">32.5 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7B3862" w:rsidRPr="006D12B2" w:rsidRDefault="007B3862" w:rsidP="007B3862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7B3862" w:rsidRDefault="007B3862" w:rsidP="007B3862">
      <w:r>
        <w:t>TRATADO:</w:t>
      </w:r>
      <w:r>
        <w:tab/>
      </w:r>
      <w:r>
        <w:tab/>
        <w:t>1  Cara</w:t>
      </w:r>
    </w:p>
    <w:p w:rsidR="007B3862" w:rsidRDefault="007B3862" w:rsidP="007B3862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>
        <w:rPr>
          <w:b/>
        </w:rPr>
        <w:t xml:space="preserve">300  </w:t>
      </w:r>
      <w:r w:rsidRPr="00900A5A">
        <w:rPr>
          <w:b/>
        </w:rPr>
        <w:t xml:space="preserve">  Kg</w:t>
      </w:r>
      <w:r>
        <w:t>.</w:t>
      </w:r>
    </w:p>
    <w:p w:rsidR="007B3862" w:rsidRDefault="007B3862" w:rsidP="007B3862">
      <w:r>
        <w:t>COLORES:</w:t>
      </w:r>
      <w:r>
        <w:tab/>
      </w:r>
      <w:r>
        <w:tab/>
        <w:t xml:space="preserve">3    ( Blanco – Negro - Verde   )   </w:t>
      </w:r>
    </w:p>
    <w:p w:rsidR="007B3862" w:rsidRDefault="007B3862" w:rsidP="007B3862">
      <w:r>
        <w:t>CARAS:</w:t>
      </w:r>
      <w:r>
        <w:tab/>
      </w:r>
      <w:r>
        <w:tab/>
        <w:t>1  (3 x 1  )</w:t>
      </w:r>
    </w:p>
    <w:p w:rsidR="007B3862" w:rsidRDefault="007B3862" w:rsidP="007B3862">
      <w:r>
        <w:t>REPETICIÓN:</w:t>
      </w:r>
      <w:r>
        <w:tab/>
        <w:t xml:space="preserve">11   Cms   </w:t>
      </w:r>
    </w:p>
    <w:p w:rsidR="007B3862" w:rsidRPr="00900A5A" w:rsidRDefault="007B3862" w:rsidP="007B3862">
      <w:pPr>
        <w:rPr>
          <w:b/>
        </w:rPr>
      </w:pPr>
      <w:r>
        <w:t xml:space="preserve">RODILLO  :               </w:t>
      </w:r>
      <w:r>
        <w:rPr>
          <w:b/>
        </w:rPr>
        <w:t>45</w:t>
      </w:r>
    </w:p>
    <w:p w:rsidR="007B3862" w:rsidRDefault="007B3862" w:rsidP="007B3862">
      <w:r>
        <w:t>LAMINA:</w:t>
      </w:r>
      <w:r>
        <w:tab/>
      </w:r>
      <w:r>
        <w:tab/>
        <w:t>15.5    Cms    REFILADA PARA EMPAQUETADORA</w:t>
      </w:r>
    </w:p>
    <w:p w:rsidR="007B3862" w:rsidRDefault="007B3862" w:rsidP="007B3862">
      <w:r>
        <w:t>FOTOCAELDA:</w:t>
      </w:r>
      <w:r>
        <w:tab/>
        <w:t>Según muestra con doble  color</w:t>
      </w:r>
    </w:p>
    <w:p w:rsidR="007B3862" w:rsidRPr="00146B92" w:rsidRDefault="007B3862" w:rsidP="007B3862">
      <w:pPr>
        <w:rPr>
          <w:b/>
        </w:rPr>
      </w:pPr>
      <w:r>
        <w:t>REFERENCIA:</w:t>
      </w:r>
      <w:r>
        <w:tab/>
      </w:r>
      <w:r>
        <w:rPr>
          <w:b/>
        </w:rPr>
        <w:t xml:space="preserve">PULPA    </w:t>
      </w:r>
      <w:r>
        <w:rPr>
          <w:b/>
          <w:u w:val="single"/>
        </w:rPr>
        <w:t>MANGO</w:t>
      </w:r>
      <w:r>
        <w:rPr>
          <w:b/>
        </w:rPr>
        <w:t xml:space="preserve">    90  GMS</w:t>
      </w:r>
    </w:p>
    <w:p w:rsidR="007B3862" w:rsidRDefault="007B3862" w:rsidP="007B3862">
      <w:r>
        <w:tab/>
      </w:r>
      <w:r>
        <w:tab/>
      </w:r>
      <w:r>
        <w:tab/>
      </w:r>
    </w:p>
    <w:p w:rsidR="007B3862" w:rsidRDefault="007B3862" w:rsidP="007B3862"/>
    <w:p w:rsidR="007B3862" w:rsidRDefault="007B3862" w:rsidP="007B3862">
      <w:r>
        <w:rPr>
          <w:b/>
          <w:bCs/>
          <w:u w:val="single"/>
        </w:rPr>
        <w:t>NOTA:</w:t>
      </w:r>
      <w:r>
        <w:t xml:space="preserve">  - Cyreles  en su planta</w:t>
      </w:r>
      <w:r>
        <w:tab/>
      </w:r>
    </w:p>
    <w:p w:rsidR="007B3862" w:rsidRDefault="007B3862" w:rsidP="007B3862">
      <w:pPr>
        <w:pStyle w:val="Prrafodelista"/>
        <w:numPr>
          <w:ilvl w:val="0"/>
          <w:numId w:val="2"/>
        </w:numPr>
      </w:pPr>
      <w:r>
        <w:t xml:space="preserve"> Se aprueba  impresión</w:t>
      </w:r>
    </w:p>
    <w:p w:rsidR="007B3862" w:rsidRDefault="007B3862" w:rsidP="007B3862">
      <w:pPr>
        <w:pStyle w:val="Prrafodelista"/>
        <w:numPr>
          <w:ilvl w:val="0"/>
          <w:numId w:val="2"/>
        </w:numPr>
      </w:pPr>
      <w:r>
        <w:t>UTILIZAR  TINTAS ANTIGRASA</w:t>
      </w:r>
    </w:p>
    <w:p w:rsidR="007B3862" w:rsidRPr="00492713" w:rsidRDefault="007B3862" w:rsidP="007B3862">
      <w:pPr>
        <w:ind w:left="1500"/>
        <w:rPr>
          <w:b/>
          <w:sz w:val="28"/>
          <w:szCs w:val="28"/>
        </w:rPr>
      </w:pPr>
    </w:p>
    <w:p w:rsidR="007B3862" w:rsidRDefault="007B3862" w:rsidP="007B3862"/>
    <w:p w:rsidR="007B3862" w:rsidRDefault="007B3862" w:rsidP="007B3862"/>
    <w:p w:rsidR="007B3862" w:rsidRDefault="007B3862" w:rsidP="007B3862">
      <w:r>
        <w:t>Agradezco la atención y colaboración prestada.</w:t>
      </w:r>
    </w:p>
    <w:p w:rsidR="007B3862" w:rsidRDefault="007B3862" w:rsidP="007B3862"/>
    <w:p w:rsidR="007B3862" w:rsidRDefault="007B3862" w:rsidP="007B3862">
      <w:r>
        <w:t>Cordialmente,</w:t>
      </w:r>
    </w:p>
    <w:p w:rsidR="007B3862" w:rsidRDefault="007B3862" w:rsidP="007B3862"/>
    <w:p w:rsidR="007B3862" w:rsidRPr="00F4077E" w:rsidRDefault="007B3862" w:rsidP="007B3862">
      <w:pPr>
        <w:rPr>
          <w:b/>
        </w:rPr>
      </w:pPr>
    </w:p>
    <w:p w:rsidR="007B3862" w:rsidRDefault="007B3862" w:rsidP="007B3862"/>
    <w:p w:rsidR="007B3862" w:rsidRDefault="007B3862" w:rsidP="007B3862">
      <w:r>
        <w:t>RICARDO CASAS ZAPATA</w:t>
      </w:r>
    </w:p>
    <w:p w:rsidR="007B3862" w:rsidRDefault="007B3862" w:rsidP="007B3862">
      <w:r>
        <w:t>Director.</w:t>
      </w:r>
    </w:p>
    <w:p w:rsidR="007B3862" w:rsidRDefault="007B3862" w:rsidP="005450D8">
      <w:pPr>
        <w:rPr>
          <w:b/>
        </w:rPr>
      </w:pPr>
    </w:p>
    <w:p w:rsidR="002E7C38" w:rsidRDefault="002E7C38" w:rsidP="005450D8">
      <w:pPr>
        <w:rPr>
          <w:b/>
        </w:rPr>
      </w:pPr>
    </w:p>
    <w:p w:rsidR="002E7C38" w:rsidRDefault="002E7C38" w:rsidP="005450D8">
      <w:pPr>
        <w:rPr>
          <w:b/>
        </w:rPr>
      </w:pPr>
    </w:p>
    <w:p w:rsidR="002E7C38" w:rsidRDefault="002E7C38" w:rsidP="002E7C38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2E7C38" w:rsidRDefault="002E7C38" w:rsidP="002E7C38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2E7C38" w:rsidRDefault="002E7C38" w:rsidP="002E7C38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2E7C38" w:rsidRDefault="002E7C38" w:rsidP="002E7C38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2E7C38" w:rsidRDefault="002E7C38" w:rsidP="002E7C38">
      <w:pPr>
        <w:rPr>
          <w:b/>
          <w:bCs/>
        </w:rPr>
      </w:pPr>
    </w:p>
    <w:p w:rsidR="002E7C38" w:rsidRDefault="002E7C38" w:rsidP="002E7C38">
      <w:pPr>
        <w:pStyle w:val="Ttulo1"/>
      </w:pPr>
      <w:r>
        <w:lastRenderedPageBreak/>
        <w:t>ORDEN DE TRABAJO N°      06656</w:t>
      </w:r>
    </w:p>
    <w:p w:rsidR="002E7C38" w:rsidRDefault="002E7C38" w:rsidP="002E7C38"/>
    <w:p w:rsidR="002E7C38" w:rsidRDefault="002E7C38" w:rsidP="002E7C38"/>
    <w:p w:rsidR="002E7C38" w:rsidRDefault="006370C0" w:rsidP="002E7C38">
      <w:r>
        <w:t>FECHA:</w:t>
      </w:r>
      <w:r>
        <w:tab/>
        <w:t>Medellín,  Junio  01</w:t>
      </w:r>
      <w:r w:rsidR="002E7C38">
        <w:t xml:space="preserve">    de </w:t>
      </w:r>
      <w:r w:rsidR="006422E1">
        <w:t xml:space="preserve"> </w:t>
      </w:r>
      <w:r w:rsidR="002E7C38">
        <w:t>2010</w:t>
      </w:r>
    </w:p>
    <w:p w:rsidR="002E7C38" w:rsidRDefault="002E7C38" w:rsidP="002E7C38">
      <w:r>
        <w:t>PARA:</w:t>
      </w:r>
      <w:r>
        <w:tab/>
      </w:r>
      <w:r>
        <w:tab/>
        <w:t>PLÁSTICOS DARMA</w:t>
      </w:r>
    </w:p>
    <w:p w:rsidR="002E7C38" w:rsidRDefault="002E7C38" w:rsidP="002E7C38">
      <w:r>
        <w:t>ATENCIÓN:</w:t>
      </w:r>
      <w:r>
        <w:tab/>
        <w:t>Sr. Darío Jaramillo</w:t>
      </w:r>
    </w:p>
    <w:p w:rsidR="002E7C38" w:rsidRDefault="002E7C38" w:rsidP="002E7C38">
      <w:r>
        <w:tab/>
      </w:r>
      <w:r>
        <w:tab/>
        <w:t>Gerente.</w:t>
      </w:r>
    </w:p>
    <w:p w:rsidR="002E7C38" w:rsidRDefault="002E7C38" w:rsidP="002E7C38"/>
    <w:p w:rsidR="002E7C38" w:rsidRDefault="002E7C38" w:rsidP="002E7C38">
      <w:r>
        <w:t>Apreciado Don Darío :</w:t>
      </w:r>
    </w:p>
    <w:p w:rsidR="002E7C38" w:rsidRDefault="002E7C38" w:rsidP="002E7C38">
      <w:r>
        <w:t xml:space="preserve"> </w:t>
      </w:r>
    </w:p>
    <w:p w:rsidR="002E7C38" w:rsidRDefault="002E7C38" w:rsidP="002E7C38">
      <w:r>
        <w:t>Con la presente estamos solicitando el siguiente servicio de   IMPRESIÓN  :</w:t>
      </w:r>
    </w:p>
    <w:p w:rsidR="002E7C38" w:rsidRDefault="002E7C38" w:rsidP="002E7C38"/>
    <w:p w:rsidR="002E7C38" w:rsidRDefault="002E7C38" w:rsidP="002E7C38">
      <w:pPr>
        <w:rPr>
          <w:b/>
          <w:bCs/>
          <w:u w:val="single"/>
        </w:rPr>
      </w:pPr>
    </w:p>
    <w:p w:rsidR="002E7C38" w:rsidRDefault="002E7C38" w:rsidP="002E7C38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2E7C38" w:rsidRDefault="002E7C38" w:rsidP="002E7C38"/>
    <w:p w:rsidR="002E7C38" w:rsidRDefault="002E7C38" w:rsidP="002E7C38">
      <w:r>
        <w:t>MATERIAL:</w:t>
      </w:r>
      <w:r>
        <w:tab/>
      </w:r>
      <w:r>
        <w:tab/>
        <w:t>Polietileno     Lamina    Transparente COEXTRUIDA</w:t>
      </w:r>
    </w:p>
    <w:p w:rsidR="002E7C38" w:rsidRDefault="002E7C38" w:rsidP="002E7C38">
      <w:r>
        <w:t>MEDIDA:</w:t>
      </w:r>
      <w:r>
        <w:tab/>
      </w:r>
      <w:r>
        <w:tab/>
      </w:r>
      <w:r>
        <w:rPr>
          <w:b/>
        </w:rPr>
        <w:t xml:space="preserve">32.5 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2E7C38" w:rsidRPr="006D12B2" w:rsidRDefault="002E7C38" w:rsidP="002E7C38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2E7C38" w:rsidRDefault="002E7C38" w:rsidP="002E7C38">
      <w:r>
        <w:t>TRATADO:</w:t>
      </w:r>
      <w:r>
        <w:tab/>
      </w:r>
      <w:r>
        <w:tab/>
        <w:t>1  Cara</w:t>
      </w:r>
    </w:p>
    <w:p w:rsidR="002E7C38" w:rsidRDefault="002E7C38" w:rsidP="002E7C38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 w:rsidR="00DD402A">
        <w:rPr>
          <w:b/>
        </w:rPr>
        <w:t>5</w:t>
      </w:r>
      <w:r>
        <w:rPr>
          <w:b/>
        </w:rPr>
        <w:t xml:space="preserve">00  </w:t>
      </w:r>
      <w:r w:rsidRPr="00900A5A">
        <w:rPr>
          <w:b/>
        </w:rPr>
        <w:t xml:space="preserve">  Kg</w:t>
      </w:r>
      <w:r>
        <w:t>.</w:t>
      </w:r>
    </w:p>
    <w:p w:rsidR="002E7C38" w:rsidRDefault="002E7C38" w:rsidP="002E7C38">
      <w:r>
        <w:t>COLORES:</w:t>
      </w:r>
      <w:r>
        <w:tab/>
      </w:r>
      <w:r>
        <w:tab/>
        <w:t xml:space="preserve">3    ( Blanco – Negro - Verde   )   </w:t>
      </w:r>
    </w:p>
    <w:p w:rsidR="002E7C38" w:rsidRDefault="002E7C38" w:rsidP="002E7C38">
      <w:r>
        <w:t>CARAS:</w:t>
      </w:r>
      <w:r>
        <w:tab/>
      </w:r>
      <w:r>
        <w:tab/>
        <w:t>1  (3 x 1  )</w:t>
      </w:r>
    </w:p>
    <w:p w:rsidR="002E7C38" w:rsidRDefault="002E7C38" w:rsidP="002E7C38">
      <w:r>
        <w:t>REPETICIÓN:</w:t>
      </w:r>
      <w:r>
        <w:tab/>
        <w:t xml:space="preserve">11   Cms   </w:t>
      </w:r>
    </w:p>
    <w:p w:rsidR="002E7C38" w:rsidRPr="00900A5A" w:rsidRDefault="002E7C38" w:rsidP="002E7C38">
      <w:pPr>
        <w:rPr>
          <w:b/>
        </w:rPr>
      </w:pPr>
      <w:r>
        <w:t xml:space="preserve">RODILLO  :               </w:t>
      </w:r>
      <w:r>
        <w:rPr>
          <w:b/>
        </w:rPr>
        <w:t>45</w:t>
      </w:r>
    </w:p>
    <w:p w:rsidR="002E7C38" w:rsidRDefault="002E7C38" w:rsidP="002E7C38">
      <w:r>
        <w:t>LAMINA:</w:t>
      </w:r>
      <w:r>
        <w:tab/>
      </w:r>
      <w:r>
        <w:tab/>
        <w:t>15.5    Cms    REFILADA PARA EMPAQUETADORA</w:t>
      </w:r>
    </w:p>
    <w:p w:rsidR="002E7C38" w:rsidRDefault="002E7C38" w:rsidP="002E7C38">
      <w:r>
        <w:t>FOTOCAELDA:</w:t>
      </w:r>
      <w:r>
        <w:tab/>
        <w:t>Según muestra con doble  color</w:t>
      </w:r>
    </w:p>
    <w:p w:rsidR="002E7C38" w:rsidRPr="00146B92" w:rsidRDefault="002E7C38" w:rsidP="002E7C38">
      <w:pPr>
        <w:rPr>
          <w:b/>
        </w:rPr>
      </w:pPr>
      <w:r>
        <w:t>REFERENCIA:</w:t>
      </w:r>
      <w:r>
        <w:tab/>
      </w:r>
      <w:r>
        <w:rPr>
          <w:b/>
        </w:rPr>
        <w:t xml:space="preserve">PULPA    </w:t>
      </w:r>
      <w:r>
        <w:rPr>
          <w:b/>
          <w:u w:val="single"/>
        </w:rPr>
        <w:t>MORA</w:t>
      </w:r>
      <w:r>
        <w:rPr>
          <w:b/>
        </w:rPr>
        <w:t xml:space="preserve">    90  GMS</w:t>
      </w:r>
    </w:p>
    <w:p w:rsidR="002E7C38" w:rsidRDefault="002E7C38" w:rsidP="002E7C38">
      <w:r>
        <w:tab/>
      </w:r>
      <w:r>
        <w:tab/>
      </w:r>
      <w:r>
        <w:tab/>
      </w:r>
    </w:p>
    <w:p w:rsidR="002E7C38" w:rsidRDefault="002E7C38" w:rsidP="002E7C38"/>
    <w:p w:rsidR="002E7C38" w:rsidRDefault="002E7C38" w:rsidP="002E7C38">
      <w:r>
        <w:rPr>
          <w:b/>
          <w:bCs/>
          <w:u w:val="single"/>
        </w:rPr>
        <w:t>NOTA:</w:t>
      </w:r>
      <w:r>
        <w:t xml:space="preserve">  - Cyreles  en  su  planta</w:t>
      </w:r>
      <w:r>
        <w:tab/>
      </w:r>
    </w:p>
    <w:p w:rsidR="002E7C38" w:rsidRDefault="002E7C38" w:rsidP="002E7C38">
      <w:pPr>
        <w:pStyle w:val="Prrafodelista"/>
        <w:numPr>
          <w:ilvl w:val="0"/>
          <w:numId w:val="2"/>
        </w:numPr>
      </w:pPr>
      <w:r>
        <w:t xml:space="preserve"> Se aprueba  impresión</w:t>
      </w:r>
    </w:p>
    <w:p w:rsidR="002E7C38" w:rsidRDefault="002E7C38" w:rsidP="002E7C38">
      <w:pPr>
        <w:pStyle w:val="Prrafodelista"/>
        <w:numPr>
          <w:ilvl w:val="0"/>
          <w:numId w:val="2"/>
        </w:numPr>
      </w:pPr>
      <w:r>
        <w:t>UTILIZAR  TINTAS ANTIGRASA</w:t>
      </w:r>
    </w:p>
    <w:p w:rsidR="002E7C38" w:rsidRPr="00492713" w:rsidRDefault="002E7C38" w:rsidP="002E7C38">
      <w:pPr>
        <w:ind w:left="1500"/>
        <w:rPr>
          <w:b/>
          <w:sz w:val="28"/>
          <w:szCs w:val="28"/>
        </w:rPr>
      </w:pPr>
    </w:p>
    <w:p w:rsidR="002E7C38" w:rsidRDefault="002E7C38" w:rsidP="002E7C38"/>
    <w:p w:rsidR="002E7C38" w:rsidRDefault="002E7C38" w:rsidP="002E7C38"/>
    <w:p w:rsidR="002E7C38" w:rsidRDefault="002E7C38" w:rsidP="002E7C38">
      <w:r>
        <w:t>Agradezco la atención y colaboración prestada.</w:t>
      </w:r>
    </w:p>
    <w:p w:rsidR="002E7C38" w:rsidRDefault="002E7C38" w:rsidP="002E7C38"/>
    <w:p w:rsidR="002E7C38" w:rsidRDefault="002E7C38" w:rsidP="002E7C38">
      <w:r>
        <w:t>Cordialmente,</w:t>
      </w:r>
    </w:p>
    <w:p w:rsidR="002E7C38" w:rsidRDefault="002E7C38" w:rsidP="002E7C38"/>
    <w:p w:rsidR="002E7C38" w:rsidRPr="00F4077E" w:rsidRDefault="002E7C38" w:rsidP="002E7C38">
      <w:pPr>
        <w:rPr>
          <w:b/>
        </w:rPr>
      </w:pPr>
    </w:p>
    <w:p w:rsidR="002E7C38" w:rsidRDefault="002E7C38" w:rsidP="002E7C38"/>
    <w:p w:rsidR="002E7C38" w:rsidRDefault="002E7C38" w:rsidP="002E7C38">
      <w:r>
        <w:t>RICARDO CASAS ZAPATA</w:t>
      </w:r>
    </w:p>
    <w:p w:rsidR="002E7C38" w:rsidRDefault="002E7C38" w:rsidP="002E7C38">
      <w:r>
        <w:t>Director.</w:t>
      </w:r>
    </w:p>
    <w:p w:rsidR="002E7C38" w:rsidRDefault="002E7C38" w:rsidP="005450D8">
      <w:pPr>
        <w:rPr>
          <w:b/>
        </w:rPr>
      </w:pPr>
    </w:p>
    <w:p w:rsidR="00207F56" w:rsidRDefault="00207F56" w:rsidP="005450D8">
      <w:pPr>
        <w:rPr>
          <w:b/>
        </w:rPr>
      </w:pPr>
    </w:p>
    <w:p w:rsidR="00207F56" w:rsidRDefault="00207F56" w:rsidP="005450D8">
      <w:pPr>
        <w:rPr>
          <w:b/>
        </w:rPr>
      </w:pPr>
    </w:p>
    <w:p w:rsidR="00207F56" w:rsidRDefault="00207F56" w:rsidP="00207F56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207F56" w:rsidRDefault="00207F56" w:rsidP="00207F56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207F56" w:rsidRDefault="00207F56" w:rsidP="00207F56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207F56" w:rsidRDefault="00207F56" w:rsidP="00207F56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207F56" w:rsidRDefault="00207F56" w:rsidP="00207F56">
      <w:pPr>
        <w:rPr>
          <w:b/>
          <w:bCs/>
        </w:rPr>
      </w:pPr>
    </w:p>
    <w:p w:rsidR="00207F56" w:rsidRDefault="00207F56" w:rsidP="00207F56">
      <w:pPr>
        <w:pStyle w:val="Ttulo1"/>
      </w:pPr>
      <w:r>
        <w:lastRenderedPageBreak/>
        <w:t>ORDEN DE TRABAJO N°      06657</w:t>
      </w:r>
    </w:p>
    <w:p w:rsidR="00207F56" w:rsidRDefault="00207F56" w:rsidP="00207F56"/>
    <w:p w:rsidR="00207F56" w:rsidRDefault="00207F56" w:rsidP="00207F56"/>
    <w:p w:rsidR="00207F56" w:rsidRDefault="00207F56" w:rsidP="00207F56">
      <w:r>
        <w:t>FECHA:</w:t>
      </w:r>
      <w:r>
        <w:tab/>
        <w:t>Medellín,  Junio  01   de  2010</w:t>
      </w:r>
    </w:p>
    <w:p w:rsidR="00207F56" w:rsidRDefault="00207F56" w:rsidP="00207F56">
      <w:r>
        <w:t>PARA:</w:t>
      </w:r>
      <w:r>
        <w:tab/>
      </w:r>
      <w:r>
        <w:tab/>
        <w:t>PLÁSTICOS DARMA</w:t>
      </w:r>
    </w:p>
    <w:p w:rsidR="00207F56" w:rsidRDefault="00207F56" w:rsidP="00207F56">
      <w:r>
        <w:t>ATENCIÓN:</w:t>
      </w:r>
      <w:r>
        <w:tab/>
        <w:t>Sr. Darío Jaramillo</w:t>
      </w:r>
    </w:p>
    <w:p w:rsidR="00207F56" w:rsidRDefault="00207F56" w:rsidP="00207F56">
      <w:r>
        <w:tab/>
      </w:r>
      <w:r>
        <w:tab/>
        <w:t>Gerente.</w:t>
      </w:r>
    </w:p>
    <w:p w:rsidR="00207F56" w:rsidRDefault="00207F56" w:rsidP="00207F56"/>
    <w:p w:rsidR="00207F56" w:rsidRDefault="00207F56" w:rsidP="00207F56">
      <w:r>
        <w:t>Apreciado Don Darío :</w:t>
      </w:r>
    </w:p>
    <w:p w:rsidR="00207F56" w:rsidRDefault="00207F56" w:rsidP="00207F56">
      <w:r>
        <w:t xml:space="preserve"> </w:t>
      </w:r>
    </w:p>
    <w:p w:rsidR="00207F56" w:rsidRDefault="00207F56" w:rsidP="00207F56">
      <w:r>
        <w:t>Con la presente estamos solicitando el siguiente servicio de   IMPRESIÓN  :</w:t>
      </w:r>
    </w:p>
    <w:p w:rsidR="00207F56" w:rsidRDefault="00207F56" w:rsidP="00207F56"/>
    <w:p w:rsidR="00207F56" w:rsidRDefault="00207F56" w:rsidP="00207F56">
      <w:pPr>
        <w:rPr>
          <w:b/>
          <w:bCs/>
          <w:u w:val="single"/>
        </w:rPr>
      </w:pPr>
    </w:p>
    <w:p w:rsidR="00207F56" w:rsidRDefault="00207F56" w:rsidP="00207F56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207F56" w:rsidRDefault="00207F56" w:rsidP="00207F56"/>
    <w:p w:rsidR="00207F56" w:rsidRDefault="00207F56" w:rsidP="00207F56">
      <w:r>
        <w:t>MATERIAL:</w:t>
      </w:r>
      <w:r>
        <w:tab/>
      </w:r>
      <w:r>
        <w:tab/>
        <w:t>Polietileno     Lamina    Transparente COEXTRUIDA</w:t>
      </w:r>
    </w:p>
    <w:p w:rsidR="00207F56" w:rsidRDefault="00207F56" w:rsidP="00207F56">
      <w:r>
        <w:t>MEDIDA:</w:t>
      </w:r>
      <w:r>
        <w:tab/>
      </w:r>
      <w:r>
        <w:tab/>
      </w:r>
      <w:r>
        <w:rPr>
          <w:b/>
        </w:rPr>
        <w:t xml:space="preserve">32.5 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207F56" w:rsidRPr="006D12B2" w:rsidRDefault="00207F56" w:rsidP="00207F56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207F56" w:rsidRDefault="00207F56" w:rsidP="00207F56">
      <w:r>
        <w:t>TRATADO:</w:t>
      </w:r>
      <w:r>
        <w:tab/>
      </w:r>
      <w:r>
        <w:tab/>
        <w:t>1  Cara</w:t>
      </w:r>
    </w:p>
    <w:p w:rsidR="00207F56" w:rsidRDefault="00207F56" w:rsidP="00207F56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>
        <w:rPr>
          <w:b/>
        </w:rPr>
        <w:t xml:space="preserve">300  </w:t>
      </w:r>
      <w:r w:rsidRPr="00900A5A">
        <w:rPr>
          <w:b/>
        </w:rPr>
        <w:t xml:space="preserve">  Kg</w:t>
      </w:r>
      <w:r>
        <w:t>.</w:t>
      </w:r>
    </w:p>
    <w:p w:rsidR="00207F56" w:rsidRDefault="00207F56" w:rsidP="00207F56">
      <w:r>
        <w:t>COLORES:</w:t>
      </w:r>
      <w:r>
        <w:tab/>
      </w:r>
      <w:r>
        <w:tab/>
        <w:t xml:space="preserve">3    ( Blanco – Negro - Verde   )   </w:t>
      </w:r>
    </w:p>
    <w:p w:rsidR="00207F56" w:rsidRDefault="00207F56" w:rsidP="00207F56">
      <w:r>
        <w:t>CARAS:</w:t>
      </w:r>
      <w:r>
        <w:tab/>
      </w:r>
      <w:r>
        <w:tab/>
        <w:t>1  (3 x 1  )</w:t>
      </w:r>
    </w:p>
    <w:p w:rsidR="00207F56" w:rsidRDefault="00207F56" w:rsidP="00207F56">
      <w:r>
        <w:t>REPETICIÓN:</w:t>
      </w:r>
      <w:r>
        <w:tab/>
        <w:t xml:space="preserve">11   Cms   </w:t>
      </w:r>
    </w:p>
    <w:p w:rsidR="00207F56" w:rsidRPr="00900A5A" w:rsidRDefault="00207F56" w:rsidP="00207F56">
      <w:pPr>
        <w:rPr>
          <w:b/>
        </w:rPr>
      </w:pPr>
      <w:r>
        <w:t xml:space="preserve">RODILLO  :               </w:t>
      </w:r>
      <w:r>
        <w:rPr>
          <w:b/>
        </w:rPr>
        <w:t>45</w:t>
      </w:r>
    </w:p>
    <w:p w:rsidR="00207F56" w:rsidRDefault="00207F56" w:rsidP="00207F56">
      <w:r>
        <w:t>LAMINA:</w:t>
      </w:r>
      <w:r>
        <w:tab/>
      </w:r>
      <w:r>
        <w:tab/>
        <w:t>15.5    Cms    REFILADA PARA EMPAQUETADORA</w:t>
      </w:r>
    </w:p>
    <w:p w:rsidR="00207F56" w:rsidRDefault="00207F56" w:rsidP="00207F56">
      <w:r>
        <w:t>FOTOCAELDA:</w:t>
      </w:r>
      <w:r>
        <w:tab/>
        <w:t>Según muestra con doble  color</w:t>
      </w:r>
    </w:p>
    <w:p w:rsidR="00207F56" w:rsidRPr="00146B92" w:rsidRDefault="00207F56" w:rsidP="00207F56">
      <w:pPr>
        <w:rPr>
          <w:b/>
        </w:rPr>
      </w:pPr>
      <w:r>
        <w:t>REFERENCIA:</w:t>
      </w:r>
      <w:r>
        <w:tab/>
      </w:r>
      <w:r>
        <w:rPr>
          <w:b/>
        </w:rPr>
        <w:t xml:space="preserve">PULPA    </w:t>
      </w:r>
      <w:r>
        <w:rPr>
          <w:b/>
          <w:u w:val="single"/>
        </w:rPr>
        <w:t>MARACUYA</w:t>
      </w:r>
      <w:r>
        <w:rPr>
          <w:b/>
        </w:rPr>
        <w:t xml:space="preserve">    90  GMS</w:t>
      </w:r>
    </w:p>
    <w:p w:rsidR="00207F56" w:rsidRDefault="00207F56" w:rsidP="00207F56">
      <w:r>
        <w:tab/>
      </w:r>
      <w:r>
        <w:tab/>
      </w:r>
      <w:r>
        <w:tab/>
      </w:r>
    </w:p>
    <w:p w:rsidR="00207F56" w:rsidRDefault="00207F56" w:rsidP="00207F56"/>
    <w:p w:rsidR="00207F56" w:rsidRDefault="00207F56" w:rsidP="00207F56">
      <w:r>
        <w:rPr>
          <w:b/>
          <w:bCs/>
          <w:u w:val="single"/>
        </w:rPr>
        <w:t>NOTA:</w:t>
      </w:r>
      <w:r>
        <w:t xml:space="preserve">  - Cyreles   en  su planta</w:t>
      </w:r>
      <w:r>
        <w:tab/>
      </w:r>
    </w:p>
    <w:p w:rsidR="00207F56" w:rsidRDefault="00207F56" w:rsidP="00207F56">
      <w:pPr>
        <w:pStyle w:val="Prrafodelista"/>
        <w:numPr>
          <w:ilvl w:val="0"/>
          <w:numId w:val="2"/>
        </w:numPr>
      </w:pPr>
      <w:r>
        <w:t xml:space="preserve"> Se aprueba  impresión</w:t>
      </w:r>
    </w:p>
    <w:p w:rsidR="00207F56" w:rsidRDefault="00207F56" w:rsidP="00207F56">
      <w:pPr>
        <w:pStyle w:val="Prrafodelista"/>
        <w:numPr>
          <w:ilvl w:val="0"/>
          <w:numId w:val="2"/>
        </w:numPr>
      </w:pPr>
      <w:r>
        <w:t>UTILIZAR  TINTAS ANTIGRASA</w:t>
      </w:r>
    </w:p>
    <w:p w:rsidR="00207F56" w:rsidRPr="00492713" w:rsidRDefault="00207F56" w:rsidP="00207F56">
      <w:pPr>
        <w:ind w:left="1500"/>
        <w:rPr>
          <w:b/>
          <w:sz w:val="28"/>
          <w:szCs w:val="28"/>
        </w:rPr>
      </w:pPr>
    </w:p>
    <w:p w:rsidR="00207F56" w:rsidRDefault="00207F56" w:rsidP="00207F56"/>
    <w:p w:rsidR="00207F56" w:rsidRDefault="00207F56" w:rsidP="00207F56"/>
    <w:p w:rsidR="00207F56" w:rsidRDefault="00207F56" w:rsidP="00207F56">
      <w:r>
        <w:t>Agradezco la atención y colaboración prestada.</w:t>
      </w:r>
    </w:p>
    <w:p w:rsidR="00207F56" w:rsidRDefault="00207F56" w:rsidP="00207F56"/>
    <w:p w:rsidR="00207F56" w:rsidRDefault="00207F56" w:rsidP="00207F56">
      <w:r>
        <w:t>Cordialmente,</w:t>
      </w:r>
    </w:p>
    <w:p w:rsidR="00207F56" w:rsidRDefault="00207F56" w:rsidP="00207F56"/>
    <w:p w:rsidR="00207F56" w:rsidRPr="00F4077E" w:rsidRDefault="00207F56" w:rsidP="00207F56">
      <w:pPr>
        <w:rPr>
          <w:b/>
        </w:rPr>
      </w:pPr>
    </w:p>
    <w:p w:rsidR="00207F56" w:rsidRDefault="00207F56" w:rsidP="00207F56"/>
    <w:p w:rsidR="00207F56" w:rsidRDefault="00207F56" w:rsidP="00207F56">
      <w:r>
        <w:t>RICARDO CASAS ZAPATA</w:t>
      </w:r>
    </w:p>
    <w:p w:rsidR="00207F56" w:rsidRDefault="00207F56" w:rsidP="00207F56">
      <w:r>
        <w:t>Director.</w:t>
      </w:r>
    </w:p>
    <w:p w:rsidR="00207F56" w:rsidRDefault="00207F56" w:rsidP="005450D8">
      <w:pPr>
        <w:rPr>
          <w:b/>
        </w:rPr>
      </w:pPr>
    </w:p>
    <w:p w:rsidR="00C020D6" w:rsidRDefault="00C020D6" w:rsidP="005450D8">
      <w:pPr>
        <w:rPr>
          <w:b/>
        </w:rPr>
      </w:pPr>
    </w:p>
    <w:p w:rsidR="00C020D6" w:rsidRDefault="00C020D6" w:rsidP="005450D8">
      <w:pPr>
        <w:rPr>
          <w:b/>
        </w:rPr>
      </w:pPr>
    </w:p>
    <w:p w:rsidR="00C020D6" w:rsidRDefault="00C020D6" w:rsidP="00C020D6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C020D6" w:rsidRDefault="00C020D6" w:rsidP="00C020D6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C020D6" w:rsidRDefault="00C020D6" w:rsidP="00C020D6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C020D6" w:rsidRDefault="00C020D6" w:rsidP="00C020D6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C020D6" w:rsidRDefault="00C020D6" w:rsidP="00C020D6">
      <w:pPr>
        <w:pStyle w:val="Ttulo1"/>
      </w:pPr>
    </w:p>
    <w:p w:rsidR="00C020D6" w:rsidRDefault="00C020D6" w:rsidP="00C020D6">
      <w:pPr>
        <w:pStyle w:val="Ttulo1"/>
      </w:pPr>
      <w:r>
        <w:t>ORDEN DE TRABAJO     N°   06658</w:t>
      </w:r>
    </w:p>
    <w:p w:rsidR="00C020D6" w:rsidRDefault="00C020D6" w:rsidP="00C020D6"/>
    <w:p w:rsidR="00C020D6" w:rsidRDefault="00C020D6" w:rsidP="00C020D6">
      <w:r>
        <w:t>FECHA:</w:t>
      </w:r>
      <w:r>
        <w:tab/>
        <w:t>Medellín, Junio  01    de</w:t>
      </w:r>
      <w:r w:rsidR="008738EE">
        <w:t xml:space="preserve"> </w:t>
      </w:r>
      <w:r>
        <w:t xml:space="preserve"> 2010</w:t>
      </w:r>
    </w:p>
    <w:p w:rsidR="00C020D6" w:rsidRDefault="00C020D6" w:rsidP="00C020D6">
      <w:r>
        <w:t>PARA:</w:t>
      </w:r>
      <w:r>
        <w:tab/>
      </w:r>
      <w:r>
        <w:tab/>
        <w:t>PLÁSTICOS DARMA</w:t>
      </w:r>
    </w:p>
    <w:p w:rsidR="00C020D6" w:rsidRDefault="00C020D6" w:rsidP="00C020D6">
      <w:r>
        <w:t>ATENCIÓN:</w:t>
      </w:r>
      <w:r>
        <w:tab/>
        <w:t>Sr. Darío Jaramillo</w:t>
      </w:r>
    </w:p>
    <w:p w:rsidR="00C020D6" w:rsidRDefault="00C020D6" w:rsidP="00C020D6">
      <w:r>
        <w:tab/>
      </w:r>
      <w:r>
        <w:tab/>
        <w:t>Gerente.</w:t>
      </w:r>
    </w:p>
    <w:p w:rsidR="00C020D6" w:rsidRDefault="00C020D6" w:rsidP="00C020D6"/>
    <w:p w:rsidR="00C020D6" w:rsidRDefault="00C020D6" w:rsidP="00C020D6">
      <w:r>
        <w:t>Apreciado Don Darío :</w:t>
      </w:r>
    </w:p>
    <w:p w:rsidR="00C020D6" w:rsidRDefault="00C020D6" w:rsidP="00C020D6">
      <w:r>
        <w:t xml:space="preserve"> </w:t>
      </w:r>
    </w:p>
    <w:p w:rsidR="00C020D6" w:rsidRDefault="00C020D6" w:rsidP="00C020D6">
      <w:r>
        <w:t>Con la presente estamos solicitando el siguiente servicio de EXTRUSION E IMPRESION:</w:t>
      </w:r>
    </w:p>
    <w:p w:rsidR="00C020D6" w:rsidRDefault="00C020D6" w:rsidP="00C020D6"/>
    <w:p w:rsidR="00C020D6" w:rsidRDefault="00C020D6" w:rsidP="00C020D6">
      <w:pPr>
        <w:rPr>
          <w:b/>
          <w:bCs/>
          <w:u w:val="single"/>
        </w:rPr>
      </w:pPr>
      <w:r>
        <w:rPr>
          <w:b/>
          <w:bCs/>
          <w:u w:val="single"/>
        </w:rPr>
        <w:t>EXTRUSIÓN:</w:t>
      </w:r>
    </w:p>
    <w:p w:rsidR="00C020D6" w:rsidRDefault="00C020D6" w:rsidP="00C020D6">
      <w:r>
        <w:t>MATERIAL:</w:t>
      </w:r>
      <w:r>
        <w:tab/>
      </w:r>
      <w:r>
        <w:tab/>
        <w:t xml:space="preserve">Polietileno BAJA  </w:t>
      </w:r>
      <w:r>
        <w:rPr>
          <w:u w:val="single"/>
        </w:rPr>
        <w:t xml:space="preserve">Tubular </w:t>
      </w:r>
    </w:p>
    <w:p w:rsidR="00C020D6" w:rsidRDefault="00C020D6" w:rsidP="00C020D6">
      <w:r>
        <w:t>MEDIDA:</w:t>
      </w:r>
      <w:r>
        <w:tab/>
      </w:r>
      <w:r>
        <w:tab/>
      </w:r>
      <w:r>
        <w:rPr>
          <w:b/>
        </w:rPr>
        <w:t>1</w:t>
      </w:r>
      <w:r w:rsidR="004C49C2">
        <w:rPr>
          <w:b/>
        </w:rPr>
        <w:t>5.6</w:t>
      </w:r>
      <w:r>
        <w:t xml:space="preserve">    Cms.</w:t>
      </w:r>
    </w:p>
    <w:p w:rsidR="00C020D6" w:rsidRDefault="00C020D6" w:rsidP="00C020D6">
      <w:r>
        <w:t>CALIBRE:</w:t>
      </w:r>
      <w:r>
        <w:tab/>
      </w:r>
      <w:r>
        <w:tab/>
      </w:r>
      <w:r>
        <w:rPr>
          <w:b/>
        </w:rPr>
        <w:t xml:space="preserve">3.0 </w:t>
      </w:r>
      <w:r>
        <w:t xml:space="preserve">  ”</w:t>
      </w:r>
    </w:p>
    <w:p w:rsidR="00C020D6" w:rsidRDefault="00C020D6" w:rsidP="00C020D6">
      <w:r>
        <w:t>COLOR:</w:t>
      </w:r>
      <w:r>
        <w:tab/>
      </w:r>
      <w:r>
        <w:tab/>
        <w:t>Transparente</w:t>
      </w:r>
    </w:p>
    <w:p w:rsidR="00C020D6" w:rsidRDefault="00C020D6" w:rsidP="00C020D6">
      <w:r>
        <w:t>TRATADO:</w:t>
      </w:r>
      <w:r>
        <w:tab/>
      </w:r>
      <w:r>
        <w:tab/>
        <w:t>2  Caras.</w:t>
      </w:r>
    </w:p>
    <w:p w:rsidR="00C020D6" w:rsidRDefault="00C020D6" w:rsidP="00C020D6">
      <w:r>
        <w:t>MEZCLA:</w:t>
      </w:r>
      <w:r>
        <w:tab/>
      </w:r>
      <w:r>
        <w:tab/>
        <w:t xml:space="preserve">Baja  25  kg – Lineal  7.5   kg (  </w:t>
      </w:r>
      <w:r>
        <w:rPr>
          <w:b/>
          <w:u w:val="single"/>
        </w:rPr>
        <w:t>EXCENO  2601</w:t>
      </w:r>
      <w:r>
        <w:t xml:space="preserve"> )</w:t>
      </w:r>
    </w:p>
    <w:p w:rsidR="00C020D6" w:rsidRDefault="00C020D6" w:rsidP="00C020D6">
      <w:r>
        <w:t>CANTIDAD:</w:t>
      </w:r>
      <w:r>
        <w:tab/>
      </w:r>
      <w:r>
        <w:tab/>
        <w:t>160</w:t>
      </w:r>
      <w:r>
        <w:rPr>
          <w:b/>
        </w:rPr>
        <w:t xml:space="preserve">  </w:t>
      </w:r>
      <w:r>
        <w:t xml:space="preserve"> Kg.</w:t>
      </w:r>
    </w:p>
    <w:p w:rsidR="00C020D6" w:rsidRDefault="00C020D6" w:rsidP="00C020D6">
      <w:pPr>
        <w:rPr>
          <w:b/>
          <w:bCs/>
          <w:u w:val="single"/>
        </w:rPr>
      </w:pPr>
    </w:p>
    <w:p w:rsidR="00C020D6" w:rsidRDefault="00C020D6" w:rsidP="00C020D6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C020D6" w:rsidRDefault="00C020D6" w:rsidP="00C020D6">
      <w:r>
        <w:t>COLORES:</w:t>
      </w:r>
      <w:r>
        <w:tab/>
      </w:r>
      <w:r>
        <w:tab/>
        <w:t>4  (   Blanco   – Amarillo – Verde  - Negro   )</w:t>
      </w:r>
    </w:p>
    <w:p w:rsidR="00C020D6" w:rsidRDefault="00C020D6" w:rsidP="00C020D6">
      <w:r>
        <w:t>CARAS:</w:t>
      </w:r>
      <w:r>
        <w:tab/>
      </w:r>
      <w:r>
        <w:tab/>
        <w:t>2  ( 4  x 2  - 4 x 2 ) Tambor  Central con angulo</w:t>
      </w:r>
    </w:p>
    <w:p w:rsidR="00C020D6" w:rsidRDefault="00C020D6" w:rsidP="00C020D6">
      <w:r>
        <w:t>REPETICIÓN:</w:t>
      </w:r>
      <w:r>
        <w:tab/>
        <w:t xml:space="preserve">35    Cms. </w:t>
      </w:r>
    </w:p>
    <w:p w:rsidR="00C020D6" w:rsidRDefault="00C020D6" w:rsidP="00C020D6">
      <w:r>
        <w:t>RODILLO :                35</w:t>
      </w:r>
    </w:p>
    <w:p w:rsidR="00C020D6" w:rsidRDefault="00C020D6" w:rsidP="00C020D6">
      <w:r>
        <w:t>SELLADO:</w:t>
      </w:r>
      <w:r>
        <w:tab/>
      </w:r>
      <w:r>
        <w:tab/>
        <w:t>Fondo</w:t>
      </w:r>
    </w:p>
    <w:p w:rsidR="00C020D6" w:rsidRDefault="00C020D6" w:rsidP="00C020D6">
      <w:pPr>
        <w:rPr>
          <w:b/>
        </w:rPr>
      </w:pPr>
      <w:r>
        <w:t>REFERENCIA:</w:t>
      </w:r>
      <w:r>
        <w:tab/>
      </w:r>
      <w:r>
        <w:rPr>
          <w:b/>
        </w:rPr>
        <w:t>CANOA  MARACUYA  900  gms</w:t>
      </w:r>
    </w:p>
    <w:p w:rsidR="00C020D6" w:rsidRDefault="00C020D6" w:rsidP="00C020D6">
      <w:pPr>
        <w:rPr>
          <w:b/>
        </w:rPr>
      </w:pPr>
      <w:r>
        <w:rPr>
          <w:b/>
        </w:rPr>
        <w:tab/>
      </w:r>
      <w:r>
        <w:rPr>
          <w:b/>
        </w:rPr>
        <w:tab/>
      </w:r>
    </w:p>
    <w:p w:rsidR="00C020D6" w:rsidRDefault="00C020D6" w:rsidP="00C020D6"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C020D6" w:rsidRDefault="00C020D6" w:rsidP="00C020D6">
      <w:r>
        <w:rPr>
          <w:b/>
          <w:bCs/>
          <w:u w:val="single"/>
        </w:rPr>
        <w:t>NOTA:</w:t>
      </w:r>
      <w:r>
        <w:t xml:space="preserve">             - Los cyreles  se encuentran  en su planta.</w:t>
      </w:r>
    </w:p>
    <w:p w:rsidR="00C020D6" w:rsidRDefault="00C020D6" w:rsidP="00C020D6">
      <w:pPr>
        <w:numPr>
          <w:ilvl w:val="0"/>
          <w:numId w:val="8"/>
        </w:numPr>
      </w:pPr>
      <w:r>
        <w:t>Altura y tonos según   Muestra  Fisica</w:t>
      </w:r>
    </w:p>
    <w:p w:rsidR="00C020D6" w:rsidRDefault="00C020D6" w:rsidP="00C020D6">
      <w:pPr>
        <w:numPr>
          <w:ilvl w:val="0"/>
          <w:numId w:val="8"/>
        </w:numPr>
      </w:pPr>
      <w:r>
        <w:t xml:space="preserve">SE   APRUEBA  </w:t>
      </w:r>
      <w:r w:rsidR="00C16111">
        <w:t>IMPRESIÓN</w:t>
      </w:r>
    </w:p>
    <w:p w:rsidR="00C16111" w:rsidRDefault="00C16111" w:rsidP="00C020D6">
      <w:pPr>
        <w:numPr>
          <w:ilvl w:val="0"/>
          <w:numId w:val="8"/>
        </w:numPr>
      </w:pPr>
      <w:r>
        <w:t>OJO MONTAR EN RODILLO  35</w:t>
      </w:r>
    </w:p>
    <w:p w:rsidR="003E468A" w:rsidRDefault="003E468A" w:rsidP="00C020D6">
      <w:pPr>
        <w:numPr>
          <w:ilvl w:val="0"/>
          <w:numId w:val="8"/>
        </w:numPr>
      </w:pPr>
      <w:r>
        <w:t>SE CAMBIO ANCHO A 15.6  CM</w:t>
      </w:r>
    </w:p>
    <w:p w:rsidR="00C020D6" w:rsidRDefault="00C020D6" w:rsidP="00C020D6">
      <w:pPr>
        <w:rPr>
          <w:sz w:val="40"/>
          <w:szCs w:val="40"/>
        </w:rPr>
      </w:pPr>
    </w:p>
    <w:p w:rsidR="00C020D6" w:rsidRDefault="00C020D6" w:rsidP="00C020D6"/>
    <w:p w:rsidR="00C020D6" w:rsidRDefault="00C020D6" w:rsidP="00C020D6">
      <w:r>
        <w:t>Agradezco la atención y colaboración prestada.</w:t>
      </w:r>
    </w:p>
    <w:p w:rsidR="00C020D6" w:rsidRDefault="00C020D6" w:rsidP="00C020D6"/>
    <w:p w:rsidR="00C020D6" w:rsidRDefault="00C020D6" w:rsidP="00C020D6"/>
    <w:p w:rsidR="00C020D6" w:rsidRDefault="00C020D6" w:rsidP="00C020D6">
      <w:r>
        <w:t>Cordialmente,</w:t>
      </w:r>
    </w:p>
    <w:p w:rsidR="00C020D6" w:rsidRDefault="00C020D6" w:rsidP="00C020D6"/>
    <w:p w:rsidR="00C020D6" w:rsidRDefault="00C020D6" w:rsidP="00C020D6"/>
    <w:p w:rsidR="00C020D6" w:rsidRDefault="00C020D6" w:rsidP="00C020D6">
      <w:r>
        <w:t>RICARDO CASAS ZAPATA</w:t>
      </w:r>
    </w:p>
    <w:p w:rsidR="00C020D6" w:rsidRDefault="00C020D6" w:rsidP="00C020D6">
      <w:r>
        <w:t>Director.</w:t>
      </w:r>
    </w:p>
    <w:p w:rsidR="00DF55E2" w:rsidRDefault="00DF55E2" w:rsidP="00DF55E2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DF55E2" w:rsidRDefault="00DF55E2" w:rsidP="00DF55E2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DF55E2" w:rsidRDefault="00DF55E2" w:rsidP="00DF55E2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DF55E2" w:rsidRDefault="00DF55E2" w:rsidP="00DF55E2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DF55E2" w:rsidRDefault="00DF55E2" w:rsidP="00DF55E2">
      <w:pPr>
        <w:rPr>
          <w:b/>
          <w:bCs/>
        </w:rPr>
      </w:pPr>
    </w:p>
    <w:p w:rsidR="00DF55E2" w:rsidRDefault="00DF55E2" w:rsidP="00DF55E2">
      <w:pPr>
        <w:pStyle w:val="Ttulo1"/>
      </w:pPr>
    </w:p>
    <w:p w:rsidR="00DF55E2" w:rsidRDefault="00DF55E2" w:rsidP="00DF55E2">
      <w:pPr>
        <w:pStyle w:val="Ttulo1"/>
      </w:pPr>
      <w:r>
        <w:t>ORDEN DE TRABAJO  N °      06659</w:t>
      </w:r>
    </w:p>
    <w:p w:rsidR="00DF55E2" w:rsidRDefault="00DF55E2" w:rsidP="00DF55E2"/>
    <w:p w:rsidR="00DF55E2" w:rsidRDefault="00DF55E2" w:rsidP="00DF55E2">
      <w:r>
        <w:t>FECHA:</w:t>
      </w:r>
      <w:r>
        <w:tab/>
        <w:t>Medellín,  Junio  01    de   2010</w:t>
      </w:r>
    </w:p>
    <w:p w:rsidR="00DF55E2" w:rsidRDefault="00DF55E2" w:rsidP="00DF55E2">
      <w:r>
        <w:t>PARA:</w:t>
      </w:r>
      <w:r>
        <w:tab/>
      </w:r>
      <w:r>
        <w:tab/>
        <w:t>PLÁSTICOS DARMA</w:t>
      </w:r>
    </w:p>
    <w:p w:rsidR="00DF55E2" w:rsidRDefault="00DF55E2" w:rsidP="00DF55E2">
      <w:r>
        <w:t>ATENCIÓN:</w:t>
      </w:r>
      <w:r>
        <w:tab/>
        <w:t>Sr. Darío Jaramillo</w:t>
      </w:r>
    </w:p>
    <w:p w:rsidR="00DF55E2" w:rsidRDefault="00DF55E2" w:rsidP="00DF55E2">
      <w:r>
        <w:tab/>
      </w:r>
      <w:r>
        <w:tab/>
        <w:t>Gerente.</w:t>
      </w:r>
    </w:p>
    <w:p w:rsidR="00DF55E2" w:rsidRDefault="00DF55E2" w:rsidP="00DF55E2"/>
    <w:p w:rsidR="00DF55E2" w:rsidRDefault="00DF55E2" w:rsidP="00DF55E2">
      <w:r>
        <w:t>Apreciado Don Darío:</w:t>
      </w:r>
    </w:p>
    <w:p w:rsidR="00DF55E2" w:rsidRDefault="00DF55E2" w:rsidP="00DF55E2"/>
    <w:p w:rsidR="00DF55E2" w:rsidRDefault="00DF55E2" w:rsidP="00DF55E2">
      <w:r>
        <w:t>Con la presente estamos solicitando el siguiente servicio de  IMPRESIÓN  :</w:t>
      </w:r>
    </w:p>
    <w:p w:rsidR="00DF55E2" w:rsidRDefault="00DF55E2" w:rsidP="00DF55E2"/>
    <w:p w:rsidR="00DF55E2" w:rsidRDefault="00DF55E2" w:rsidP="00DF55E2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DF55E2" w:rsidRDefault="00DF55E2" w:rsidP="00DF55E2">
      <w:r>
        <w:t xml:space="preserve">MATERIAL   :           Polipropileno   Tubular   de   </w:t>
      </w:r>
      <w:r>
        <w:rPr>
          <w:b/>
        </w:rPr>
        <w:t>30</w:t>
      </w:r>
      <w:r>
        <w:t xml:space="preserve">    cms</w:t>
      </w:r>
    </w:p>
    <w:p w:rsidR="00DF55E2" w:rsidRDefault="00DF55E2" w:rsidP="00DF55E2">
      <w:r>
        <w:t>CLIBRE      :               1.5  ”</w:t>
      </w:r>
    </w:p>
    <w:p w:rsidR="00DF55E2" w:rsidRPr="00AD5DCF" w:rsidRDefault="00DF55E2" w:rsidP="00DF55E2">
      <w:pPr>
        <w:rPr>
          <w:b/>
        </w:rPr>
      </w:pPr>
      <w:r>
        <w:t>REFERENCIA:</w:t>
      </w:r>
      <w:r>
        <w:tab/>
      </w:r>
      <w:r>
        <w:rPr>
          <w:b/>
        </w:rPr>
        <w:t>TEENS</w:t>
      </w:r>
    </w:p>
    <w:p w:rsidR="00DF55E2" w:rsidRDefault="007A1925" w:rsidP="00DF55E2">
      <w:r>
        <w:t>CANTIDAD    :          420</w:t>
      </w:r>
      <w:r w:rsidR="00DF55E2">
        <w:t xml:space="preserve">     Kg</w:t>
      </w:r>
    </w:p>
    <w:p w:rsidR="00DF55E2" w:rsidRDefault="00DF55E2" w:rsidP="00DF55E2">
      <w:r>
        <w:t>COLORES:</w:t>
      </w:r>
      <w:r>
        <w:tab/>
      </w:r>
      <w:r>
        <w:tab/>
        <w:t>1 ( Según  arte )</w:t>
      </w:r>
    </w:p>
    <w:p w:rsidR="00DF55E2" w:rsidRDefault="00DF55E2" w:rsidP="00DF55E2">
      <w:r>
        <w:t>CARAS:</w:t>
      </w:r>
      <w:r>
        <w:tab/>
      </w:r>
      <w:r>
        <w:tab/>
        <w:t xml:space="preserve">1  </w:t>
      </w:r>
    </w:p>
    <w:p w:rsidR="00DF55E2" w:rsidRDefault="00DF55E2" w:rsidP="00DF55E2">
      <w:r>
        <w:t>REPETICIÓN:</w:t>
      </w:r>
      <w:r>
        <w:tab/>
        <w:t>24.5</w:t>
      </w:r>
    </w:p>
    <w:p w:rsidR="00DF55E2" w:rsidRPr="007E24E2" w:rsidRDefault="00DF55E2" w:rsidP="00DF55E2">
      <w:pPr>
        <w:rPr>
          <w:b/>
        </w:rPr>
      </w:pPr>
      <w:r>
        <w:t>RODILLO:</w:t>
      </w:r>
      <w:r>
        <w:tab/>
      </w:r>
      <w:r>
        <w:tab/>
      </w:r>
      <w:r>
        <w:rPr>
          <w:b/>
        </w:rPr>
        <w:t>25</w:t>
      </w:r>
    </w:p>
    <w:p w:rsidR="00DF55E2" w:rsidRDefault="00DF55E2" w:rsidP="00DF55E2">
      <w:r>
        <w:t>BOLSA:</w:t>
      </w:r>
      <w:r>
        <w:tab/>
      </w:r>
      <w:r>
        <w:tab/>
        <w:t>24.5  X  28 + 5    cms   de  Solapa Interna.</w:t>
      </w:r>
    </w:p>
    <w:p w:rsidR="00DF55E2" w:rsidRDefault="00DF55E2" w:rsidP="00DF55E2">
      <w:r>
        <w:t>SELLADO:</w:t>
      </w:r>
      <w:r>
        <w:tab/>
      </w:r>
      <w:r>
        <w:tab/>
        <w:t>Para selle lateral.</w:t>
      </w:r>
    </w:p>
    <w:p w:rsidR="00DF55E2" w:rsidRDefault="00DF55E2" w:rsidP="00DF55E2"/>
    <w:p w:rsidR="00DF55E2" w:rsidRDefault="00DF55E2" w:rsidP="00DF55E2"/>
    <w:p w:rsidR="00DF55E2" w:rsidRDefault="00DF55E2" w:rsidP="00DF55E2">
      <w:r>
        <w:rPr>
          <w:b/>
          <w:bCs/>
          <w:u w:val="single"/>
        </w:rPr>
        <w:t>NOTA:</w:t>
      </w:r>
      <w:r>
        <w:t xml:space="preserve">  *   Los cyreles   se  encuentran en su planata.</w:t>
      </w:r>
    </w:p>
    <w:p w:rsidR="00DF55E2" w:rsidRDefault="00DF55E2" w:rsidP="00DF55E2">
      <w:pPr>
        <w:numPr>
          <w:ilvl w:val="0"/>
          <w:numId w:val="1"/>
        </w:numPr>
      </w:pPr>
      <w:r>
        <w:t>Se envían ARTE    para tonos y alturas</w:t>
      </w:r>
    </w:p>
    <w:p w:rsidR="00DF55E2" w:rsidRPr="005574BF" w:rsidRDefault="00DF55E2" w:rsidP="00DF55E2">
      <w:pPr>
        <w:numPr>
          <w:ilvl w:val="0"/>
          <w:numId w:val="2"/>
        </w:numPr>
      </w:pPr>
      <w:r>
        <w:t xml:space="preserve">Se  envia el material de PP </w:t>
      </w:r>
      <w:r>
        <w:rPr>
          <w:b/>
        </w:rPr>
        <w:t xml:space="preserve">de  30 </w:t>
      </w:r>
      <w:r w:rsidRPr="00AD5DCF">
        <w:rPr>
          <w:b/>
        </w:rPr>
        <w:t xml:space="preserve">  cms</w:t>
      </w:r>
    </w:p>
    <w:p w:rsidR="00DF55E2" w:rsidRPr="00150D1A" w:rsidRDefault="00DF55E2" w:rsidP="00DF55E2">
      <w:pPr>
        <w:ind w:left="1860"/>
      </w:pPr>
    </w:p>
    <w:p w:rsidR="00DF55E2" w:rsidRDefault="00DF55E2" w:rsidP="00DF55E2">
      <w:pPr>
        <w:ind w:left="885"/>
      </w:pPr>
    </w:p>
    <w:p w:rsidR="00DF55E2" w:rsidRDefault="00DF55E2" w:rsidP="00DF55E2">
      <w:pPr>
        <w:ind w:left="885"/>
      </w:pPr>
    </w:p>
    <w:p w:rsidR="00DF55E2" w:rsidRDefault="00DF55E2" w:rsidP="00DF55E2">
      <w:r>
        <w:t>Agradezco la atención y colaboración prestada.</w:t>
      </w:r>
    </w:p>
    <w:p w:rsidR="00DF55E2" w:rsidRDefault="00DF55E2" w:rsidP="00DF55E2"/>
    <w:p w:rsidR="00DF55E2" w:rsidRDefault="00DF55E2" w:rsidP="00DF55E2"/>
    <w:p w:rsidR="00DF55E2" w:rsidRDefault="00DF55E2" w:rsidP="00DF55E2">
      <w:r>
        <w:t>Cordialmente,</w:t>
      </w:r>
    </w:p>
    <w:p w:rsidR="00DF55E2" w:rsidRDefault="00DF55E2" w:rsidP="00DF55E2"/>
    <w:p w:rsidR="00DF55E2" w:rsidRDefault="00DF55E2" w:rsidP="00DF55E2"/>
    <w:p w:rsidR="00DF55E2" w:rsidRDefault="00DF55E2" w:rsidP="00DF55E2"/>
    <w:p w:rsidR="00DF55E2" w:rsidRDefault="00DF55E2" w:rsidP="00DF55E2">
      <w:r>
        <w:t>RICARDO CASAS ZAPATA</w:t>
      </w:r>
    </w:p>
    <w:p w:rsidR="00DF55E2" w:rsidRDefault="00DF55E2" w:rsidP="00DF55E2">
      <w:r>
        <w:t>Director</w:t>
      </w:r>
    </w:p>
    <w:p w:rsidR="00C020D6" w:rsidRDefault="00C020D6" w:rsidP="005450D8">
      <w:pPr>
        <w:rPr>
          <w:b/>
        </w:rPr>
      </w:pPr>
    </w:p>
    <w:p w:rsidR="0033279D" w:rsidRDefault="0033279D" w:rsidP="005450D8">
      <w:pPr>
        <w:rPr>
          <w:b/>
        </w:rPr>
      </w:pPr>
    </w:p>
    <w:p w:rsidR="0033279D" w:rsidRDefault="0033279D" w:rsidP="005450D8">
      <w:pPr>
        <w:rPr>
          <w:b/>
        </w:rPr>
      </w:pPr>
    </w:p>
    <w:p w:rsidR="0033279D" w:rsidRDefault="0033279D" w:rsidP="005450D8">
      <w:pPr>
        <w:rPr>
          <w:b/>
        </w:rPr>
      </w:pPr>
    </w:p>
    <w:p w:rsidR="0033279D" w:rsidRDefault="0033279D" w:rsidP="005450D8">
      <w:pPr>
        <w:rPr>
          <w:b/>
        </w:rPr>
      </w:pPr>
    </w:p>
    <w:p w:rsidR="0033279D" w:rsidRDefault="0033279D" w:rsidP="005450D8">
      <w:pPr>
        <w:rPr>
          <w:b/>
        </w:rPr>
      </w:pPr>
    </w:p>
    <w:p w:rsidR="0033279D" w:rsidRDefault="0033279D" w:rsidP="0033279D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33279D" w:rsidRDefault="0033279D" w:rsidP="0033279D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33279D" w:rsidRDefault="0033279D" w:rsidP="0033279D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33279D" w:rsidRDefault="0033279D" w:rsidP="0033279D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33279D" w:rsidRDefault="0033279D" w:rsidP="0033279D">
      <w:pPr>
        <w:rPr>
          <w:b/>
          <w:bCs/>
        </w:rPr>
      </w:pPr>
    </w:p>
    <w:p w:rsidR="0033279D" w:rsidRDefault="0033279D" w:rsidP="0033279D">
      <w:pPr>
        <w:pStyle w:val="Ttulo1"/>
      </w:pPr>
    </w:p>
    <w:p w:rsidR="0033279D" w:rsidRDefault="0033279D" w:rsidP="0033279D">
      <w:pPr>
        <w:pStyle w:val="Ttulo1"/>
      </w:pPr>
      <w:r>
        <w:t>ORDEN DE TRABAJO     N °      06660</w:t>
      </w:r>
    </w:p>
    <w:p w:rsidR="0033279D" w:rsidRDefault="0033279D" w:rsidP="0033279D"/>
    <w:p w:rsidR="0033279D" w:rsidRDefault="0033279D" w:rsidP="0033279D">
      <w:r>
        <w:t>FECHA:</w:t>
      </w:r>
      <w:r>
        <w:tab/>
        <w:t>Medellín, Junio  01   de   2010</w:t>
      </w:r>
    </w:p>
    <w:p w:rsidR="0033279D" w:rsidRDefault="0033279D" w:rsidP="0033279D">
      <w:r>
        <w:t>PARA:</w:t>
      </w:r>
      <w:r>
        <w:tab/>
      </w:r>
      <w:r>
        <w:tab/>
        <w:t>PLÁSTICOS DARMA</w:t>
      </w:r>
    </w:p>
    <w:p w:rsidR="0033279D" w:rsidRDefault="0033279D" w:rsidP="0033279D">
      <w:r>
        <w:t>ATENCIÓN:</w:t>
      </w:r>
      <w:r>
        <w:tab/>
        <w:t>Sr. Darío Jaramillo</w:t>
      </w:r>
    </w:p>
    <w:p w:rsidR="0033279D" w:rsidRDefault="0033279D" w:rsidP="0033279D">
      <w:r>
        <w:tab/>
      </w:r>
      <w:r>
        <w:tab/>
        <w:t>Gerente.</w:t>
      </w:r>
    </w:p>
    <w:p w:rsidR="0033279D" w:rsidRDefault="0033279D" w:rsidP="0033279D"/>
    <w:p w:rsidR="0033279D" w:rsidRDefault="0033279D" w:rsidP="0033279D">
      <w:r>
        <w:t>Apreciado Don Darío:</w:t>
      </w:r>
    </w:p>
    <w:p w:rsidR="0033279D" w:rsidRDefault="0033279D" w:rsidP="0033279D"/>
    <w:p w:rsidR="0033279D" w:rsidRDefault="0033279D" w:rsidP="0033279D">
      <w:r>
        <w:t>Con la presente estamos solicitando el siguiente servicio de  IMPRESIÓN :</w:t>
      </w:r>
    </w:p>
    <w:p w:rsidR="0033279D" w:rsidRDefault="0033279D" w:rsidP="0033279D"/>
    <w:p w:rsidR="0033279D" w:rsidRDefault="0033279D" w:rsidP="0033279D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33279D" w:rsidRDefault="0033279D" w:rsidP="0033279D">
      <w:r>
        <w:t xml:space="preserve">MATERIAL   :           Polipropileno SemiTubular   de  </w:t>
      </w:r>
      <w:r w:rsidRPr="00B24285">
        <w:rPr>
          <w:b/>
        </w:rPr>
        <w:t>13 + 4</w:t>
      </w:r>
      <w:r>
        <w:t xml:space="preserve">     cms</w:t>
      </w:r>
    </w:p>
    <w:p w:rsidR="0033279D" w:rsidRDefault="0033279D" w:rsidP="0033279D">
      <w:r>
        <w:t>CLIBRE      :               1.5   ”</w:t>
      </w:r>
    </w:p>
    <w:p w:rsidR="0033279D" w:rsidRPr="00AD5DCF" w:rsidRDefault="0033279D" w:rsidP="0033279D">
      <w:pPr>
        <w:rPr>
          <w:b/>
        </w:rPr>
      </w:pPr>
      <w:r>
        <w:t>REFERENCIA:</w:t>
      </w:r>
      <w:r>
        <w:tab/>
      </w:r>
      <w:r>
        <w:rPr>
          <w:b/>
        </w:rPr>
        <w:t>CARMEL  INTERIOR  PEQUENA</w:t>
      </w:r>
    </w:p>
    <w:p w:rsidR="0033279D" w:rsidRDefault="0033279D" w:rsidP="0033279D">
      <w:r>
        <w:t>CANTIDAD    :          60    Kg</w:t>
      </w:r>
    </w:p>
    <w:p w:rsidR="0033279D" w:rsidRDefault="0033279D" w:rsidP="0033279D">
      <w:r>
        <w:t>COLORES:</w:t>
      </w:r>
      <w:r>
        <w:tab/>
      </w:r>
      <w:r>
        <w:tab/>
        <w:t>1 ( Según  arte )</w:t>
      </w:r>
    </w:p>
    <w:p w:rsidR="0033279D" w:rsidRDefault="0033279D" w:rsidP="0033279D">
      <w:r>
        <w:t>CARAS:</w:t>
      </w:r>
      <w:r>
        <w:tab/>
      </w:r>
      <w:r>
        <w:tab/>
        <w:t xml:space="preserve">1  </w:t>
      </w:r>
    </w:p>
    <w:p w:rsidR="0033279D" w:rsidRDefault="0033279D" w:rsidP="0033279D">
      <w:r>
        <w:t>REPETICIÓN:</w:t>
      </w:r>
      <w:r>
        <w:tab/>
        <w:t>14</w:t>
      </w:r>
    </w:p>
    <w:p w:rsidR="0033279D" w:rsidRDefault="0033279D" w:rsidP="0033279D">
      <w:r>
        <w:t>RODILLO:</w:t>
      </w:r>
      <w:r>
        <w:tab/>
      </w:r>
      <w:r>
        <w:tab/>
        <w:t>29</w:t>
      </w:r>
    </w:p>
    <w:p w:rsidR="0033279D" w:rsidRDefault="0033279D" w:rsidP="0033279D">
      <w:r>
        <w:t>BOLSA:</w:t>
      </w:r>
      <w:r>
        <w:tab/>
      </w:r>
      <w:r>
        <w:tab/>
        <w:t>14  X  13 + 4    cms    de solapa  volada</w:t>
      </w:r>
    </w:p>
    <w:p w:rsidR="0033279D" w:rsidRDefault="0033279D" w:rsidP="0033279D">
      <w:r>
        <w:t>SELLADO:</w:t>
      </w:r>
      <w:r>
        <w:tab/>
      </w:r>
      <w:r>
        <w:tab/>
        <w:t>Para selle lateral.</w:t>
      </w:r>
    </w:p>
    <w:p w:rsidR="0033279D" w:rsidRDefault="0033279D" w:rsidP="0033279D"/>
    <w:p w:rsidR="0033279D" w:rsidRDefault="0033279D" w:rsidP="0033279D"/>
    <w:p w:rsidR="0033279D" w:rsidRDefault="0033279D" w:rsidP="0033279D">
      <w:r>
        <w:rPr>
          <w:b/>
          <w:bCs/>
          <w:u w:val="single"/>
        </w:rPr>
        <w:t>NOTA:</w:t>
      </w:r>
      <w:r>
        <w:t xml:space="preserve">  *   Los cyreles se encuentran en su planta</w:t>
      </w:r>
    </w:p>
    <w:p w:rsidR="0033279D" w:rsidRDefault="0033279D" w:rsidP="0033279D">
      <w:pPr>
        <w:numPr>
          <w:ilvl w:val="0"/>
          <w:numId w:val="1"/>
        </w:numPr>
      </w:pPr>
      <w:r>
        <w:t>Se envían ARTE    para tonos y alturas</w:t>
      </w:r>
    </w:p>
    <w:p w:rsidR="0033279D" w:rsidRPr="00307118" w:rsidRDefault="0033279D" w:rsidP="0033279D">
      <w:pPr>
        <w:numPr>
          <w:ilvl w:val="0"/>
          <w:numId w:val="2"/>
        </w:numPr>
      </w:pPr>
      <w:r>
        <w:t xml:space="preserve">Se  envia el material de PP </w:t>
      </w:r>
      <w:r>
        <w:rPr>
          <w:b/>
        </w:rPr>
        <w:t xml:space="preserve">de  13 + 4 </w:t>
      </w:r>
      <w:r w:rsidRPr="00AD5DCF">
        <w:rPr>
          <w:b/>
        </w:rPr>
        <w:t xml:space="preserve">  cms</w:t>
      </w:r>
    </w:p>
    <w:p w:rsidR="0033279D" w:rsidRPr="00150D1A" w:rsidRDefault="0033279D" w:rsidP="0033279D">
      <w:pPr>
        <w:numPr>
          <w:ilvl w:val="0"/>
          <w:numId w:val="2"/>
        </w:numPr>
      </w:pPr>
      <w:r>
        <w:rPr>
          <w:b/>
        </w:rPr>
        <w:t>Igual  ultima  impresion</w:t>
      </w:r>
    </w:p>
    <w:p w:rsidR="0033279D" w:rsidRDefault="0033279D" w:rsidP="0033279D">
      <w:pPr>
        <w:ind w:left="885"/>
      </w:pPr>
    </w:p>
    <w:p w:rsidR="0033279D" w:rsidRDefault="0033279D" w:rsidP="0033279D">
      <w:pPr>
        <w:ind w:left="885"/>
      </w:pPr>
    </w:p>
    <w:p w:rsidR="0033279D" w:rsidRDefault="0033279D" w:rsidP="0033279D">
      <w:r>
        <w:t>Agradezco la atención y colaboración prestada.</w:t>
      </w:r>
    </w:p>
    <w:p w:rsidR="0033279D" w:rsidRDefault="0033279D" w:rsidP="0033279D"/>
    <w:p w:rsidR="0033279D" w:rsidRDefault="0033279D" w:rsidP="0033279D"/>
    <w:p w:rsidR="0033279D" w:rsidRDefault="0033279D" w:rsidP="0033279D">
      <w:r>
        <w:t>Cordialmente,</w:t>
      </w:r>
    </w:p>
    <w:p w:rsidR="0033279D" w:rsidRDefault="0033279D" w:rsidP="0033279D"/>
    <w:p w:rsidR="0033279D" w:rsidRDefault="0033279D" w:rsidP="0033279D"/>
    <w:p w:rsidR="0033279D" w:rsidRDefault="0033279D" w:rsidP="0033279D"/>
    <w:p w:rsidR="0033279D" w:rsidRDefault="0033279D" w:rsidP="0033279D">
      <w:r>
        <w:t>RICARDO CASAS ZAPATA</w:t>
      </w:r>
    </w:p>
    <w:p w:rsidR="0033279D" w:rsidRDefault="0033279D" w:rsidP="0033279D">
      <w:r>
        <w:t>Director.</w:t>
      </w:r>
    </w:p>
    <w:p w:rsidR="0033279D" w:rsidRDefault="0033279D" w:rsidP="0033279D"/>
    <w:p w:rsidR="0033279D" w:rsidRDefault="0033279D" w:rsidP="005450D8">
      <w:pPr>
        <w:rPr>
          <w:b/>
        </w:rPr>
      </w:pPr>
    </w:p>
    <w:p w:rsidR="0033279D" w:rsidRDefault="0033279D" w:rsidP="005450D8">
      <w:pPr>
        <w:rPr>
          <w:b/>
        </w:rPr>
      </w:pPr>
    </w:p>
    <w:p w:rsidR="00024E57" w:rsidRDefault="00024E57" w:rsidP="005450D8">
      <w:pPr>
        <w:rPr>
          <w:b/>
        </w:rPr>
      </w:pPr>
    </w:p>
    <w:p w:rsidR="00024E57" w:rsidRDefault="00024E57" w:rsidP="005450D8">
      <w:pPr>
        <w:rPr>
          <w:b/>
        </w:rPr>
      </w:pPr>
    </w:p>
    <w:p w:rsidR="00024E57" w:rsidRDefault="00024E57" w:rsidP="005450D8">
      <w:pPr>
        <w:rPr>
          <w:b/>
        </w:rPr>
      </w:pPr>
    </w:p>
    <w:p w:rsidR="00024E57" w:rsidRDefault="00024E57" w:rsidP="00024E57">
      <w:pPr>
        <w:rPr>
          <w:b/>
        </w:rPr>
      </w:pPr>
    </w:p>
    <w:p w:rsidR="00024E57" w:rsidRDefault="00024E57" w:rsidP="00024E57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024E57" w:rsidRDefault="00024E57" w:rsidP="00024E57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024E57" w:rsidRDefault="00024E57" w:rsidP="00024E57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024E57" w:rsidRDefault="00024E57" w:rsidP="00024E57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024E57" w:rsidRDefault="00024E57" w:rsidP="00024E57">
      <w:pPr>
        <w:rPr>
          <w:b/>
          <w:bCs/>
        </w:rPr>
      </w:pPr>
    </w:p>
    <w:p w:rsidR="00024E57" w:rsidRDefault="00024E57" w:rsidP="00024E57">
      <w:pPr>
        <w:pStyle w:val="Ttulo1"/>
      </w:pPr>
      <w:r>
        <w:t>ORDEN DE TRABAJO N°      06619</w:t>
      </w:r>
    </w:p>
    <w:p w:rsidR="00024E57" w:rsidRDefault="00024E57" w:rsidP="00024E57"/>
    <w:p w:rsidR="00024E57" w:rsidRDefault="00024E57" w:rsidP="00024E57"/>
    <w:p w:rsidR="00024E57" w:rsidRDefault="00024E57" w:rsidP="00024E57">
      <w:r>
        <w:t>FECHA:</w:t>
      </w:r>
      <w:r>
        <w:tab/>
        <w:t>Medellín,  Junio  01    de  2010</w:t>
      </w:r>
    </w:p>
    <w:p w:rsidR="00024E57" w:rsidRDefault="00024E57" w:rsidP="00024E57">
      <w:r>
        <w:t>PARA:</w:t>
      </w:r>
      <w:r>
        <w:tab/>
      </w:r>
      <w:r>
        <w:tab/>
        <w:t>PLÁSTICOS DARMA</w:t>
      </w:r>
    </w:p>
    <w:p w:rsidR="00024E57" w:rsidRDefault="00024E57" w:rsidP="00024E57">
      <w:r>
        <w:t>ATENCIÓN:</w:t>
      </w:r>
      <w:r>
        <w:tab/>
        <w:t>Sr. Darío Jaramillo</w:t>
      </w:r>
    </w:p>
    <w:p w:rsidR="00024E57" w:rsidRDefault="00024E57" w:rsidP="00024E57">
      <w:r>
        <w:tab/>
      </w:r>
      <w:r>
        <w:tab/>
        <w:t>Gerente.</w:t>
      </w:r>
    </w:p>
    <w:p w:rsidR="00024E57" w:rsidRDefault="00024E57" w:rsidP="00024E57"/>
    <w:p w:rsidR="00024E57" w:rsidRDefault="00024E57" w:rsidP="00024E57">
      <w:r>
        <w:t>Apreciado Don Darío :</w:t>
      </w:r>
    </w:p>
    <w:p w:rsidR="00024E57" w:rsidRDefault="00024E57" w:rsidP="00024E57">
      <w:r>
        <w:t xml:space="preserve"> </w:t>
      </w:r>
    </w:p>
    <w:p w:rsidR="00024E57" w:rsidRDefault="00024E57" w:rsidP="00024E57">
      <w:r>
        <w:t>Con la presente estamos solicitando el siguiente servicio de   IMPRESIÓN  :</w:t>
      </w:r>
    </w:p>
    <w:p w:rsidR="00024E57" w:rsidRDefault="00024E57" w:rsidP="00024E57"/>
    <w:p w:rsidR="00024E57" w:rsidRDefault="00024E57" w:rsidP="00024E57">
      <w:pPr>
        <w:rPr>
          <w:b/>
          <w:bCs/>
          <w:u w:val="single"/>
        </w:rPr>
      </w:pPr>
    </w:p>
    <w:p w:rsidR="00024E57" w:rsidRDefault="00024E57" w:rsidP="00024E57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024E57" w:rsidRDefault="00024E57" w:rsidP="00024E57"/>
    <w:p w:rsidR="00024E57" w:rsidRDefault="00024E57" w:rsidP="00024E57">
      <w:r>
        <w:t>MATERIAL:</w:t>
      </w:r>
      <w:r>
        <w:tab/>
      </w:r>
      <w:r>
        <w:tab/>
        <w:t>Polietileno     tubular   Transparente</w:t>
      </w:r>
    </w:p>
    <w:p w:rsidR="00024E57" w:rsidRDefault="00024E57" w:rsidP="00024E57">
      <w:r>
        <w:t>MEDIDA:</w:t>
      </w:r>
      <w:r>
        <w:tab/>
      </w:r>
      <w:r>
        <w:tab/>
      </w:r>
      <w:r>
        <w:rPr>
          <w:b/>
        </w:rPr>
        <w:t xml:space="preserve">37 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024E57" w:rsidRPr="006D12B2" w:rsidRDefault="00024E57" w:rsidP="00024E57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2.0   </w:t>
      </w:r>
      <w:r w:rsidRPr="006D12B2">
        <w:rPr>
          <w:b/>
        </w:rPr>
        <w:t xml:space="preserve"> “ </w:t>
      </w:r>
    </w:p>
    <w:p w:rsidR="00024E57" w:rsidRDefault="00024E57" w:rsidP="00024E57">
      <w:r>
        <w:t>TRATADO:</w:t>
      </w:r>
      <w:r>
        <w:tab/>
      </w:r>
      <w:r>
        <w:tab/>
        <w:t>1  Cara</w:t>
      </w:r>
    </w:p>
    <w:p w:rsidR="00024E57" w:rsidRDefault="00024E57" w:rsidP="00024E57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>
        <w:rPr>
          <w:b/>
        </w:rPr>
        <w:t xml:space="preserve">70  </w:t>
      </w:r>
      <w:r w:rsidRPr="00900A5A">
        <w:rPr>
          <w:b/>
        </w:rPr>
        <w:t xml:space="preserve">  Kg</w:t>
      </w:r>
      <w:r>
        <w:t>.</w:t>
      </w:r>
    </w:p>
    <w:p w:rsidR="00024E57" w:rsidRDefault="00024E57" w:rsidP="00024E57">
      <w:r>
        <w:t>COLORES:</w:t>
      </w:r>
      <w:r>
        <w:tab/>
      </w:r>
      <w:r>
        <w:tab/>
        <w:t xml:space="preserve">2    ( Blanco – Negro)   </w:t>
      </w:r>
    </w:p>
    <w:p w:rsidR="00024E57" w:rsidRDefault="00024E57" w:rsidP="00024E57">
      <w:r>
        <w:t>CARAS:</w:t>
      </w:r>
      <w:r>
        <w:tab/>
      </w:r>
      <w:r>
        <w:tab/>
        <w:t>1  (2 x 1  )</w:t>
      </w:r>
    </w:p>
    <w:p w:rsidR="00024E57" w:rsidRDefault="00024E57" w:rsidP="00024E57">
      <w:r>
        <w:t>REPETICIÓN:</w:t>
      </w:r>
      <w:r>
        <w:tab/>
        <w:t xml:space="preserve">18.5   Cms   </w:t>
      </w:r>
    </w:p>
    <w:p w:rsidR="00024E57" w:rsidRPr="00900A5A" w:rsidRDefault="00024E57" w:rsidP="00024E57">
      <w:pPr>
        <w:rPr>
          <w:b/>
        </w:rPr>
      </w:pPr>
      <w:r>
        <w:t xml:space="preserve">RODILLO  :               </w:t>
      </w:r>
      <w:r>
        <w:rPr>
          <w:b/>
        </w:rPr>
        <w:t>38</w:t>
      </w:r>
    </w:p>
    <w:p w:rsidR="00024E57" w:rsidRPr="00146B92" w:rsidRDefault="00024E57" w:rsidP="00024E57">
      <w:pPr>
        <w:rPr>
          <w:b/>
        </w:rPr>
      </w:pPr>
      <w:r>
        <w:t>REFERENCIA:</w:t>
      </w:r>
      <w:r>
        <w:tab/>
      </w:r>
      <w:r>
        <w:rPr>
          <w:b/>
        </w:rPr>
        <w:t>SIMONA CODIGO DE BARRAS</w:t>
      </w:r>
    </w:p>
    <w:p w:rsidR="00024E57" w:rsidRDefault="00024E57" w:rsidP="00024E57">
      <w:r>
        <w:tab/>
      </w:r>
      <w:r>
        <w:tab/>
      </w:r>
      <w:r>
        <w:tab/>
      </w:r>
    </w:p>
    <w:p w:rsidR="00024E57" w:rsidRDefault="00024E57" w:rsidP="00024E57"/>
    <w:p w:rsidR="00024E57" w:rsidRDefault="00024E57" w:rsidP="00024E57">
      <w:r>
        <w:rPr>
          <w:b/>
          <w:bCs/>
          <w:u w:val="single"/>
        </w:rPr>
        <w:t>NOTA</w:t>
      </w:r>
      <w:r w:rsidRPr="00995720">
        <w:rPr>
          <w:b/>
          <w:bCs/>
        </w:rPr>
        <w:t xml:space="preserve">:  </w:t>
      </w:r>
      <w:r w:rsidRPr="00995720">
        <w:rPr>
          <w:b/>
          <w:bCs/>
        </w:rPr>
        <w:tab/>
        <w:t>*</w:t>
      </w:r>
      <w:r>
        <w:t>Cyreles   en  su planta</w:t>
      </w:r>
      <w:r>
        <w:tab/>
      </w:r>
    </w:p>
    <w:p w:rsidR="00024E57" w:rsidRPr="00995720" w:rsidRDefault="000129A5" w:rsidP="00024E57">
      <w:pPr>
        <w:pStyle w:val="Prrafodelista"/>
        <w:numPr>
          <w:ilvl w:val="0"/>
          <w:numId w:val="14"/>
        </w:numPr>
      </w:pPr>
      <w:r>
        <w:t>Se  envia</w:t>
      </w:r>
      <w:r w:rsidR="00D238DC">
        <w:t xml:space="preserve"> Material.</w:t>
      </w:r>
    </w:p>
    <w:p w:rsidR="00024E57" w:rsidRDefault="00024E57" w:rsidP="00024E57"/>
    <w:p w:rsidR="00024E57" w:rsidRDefault="00024E57" w:rsidP="00024E57"/>
    <w:p w:rsidR="00024E57" w:rsidRDefault="00024E57" w:rsidP="00024E57">
      <w:r>
        <w:t>Agradezco la atención y colaboración prestada.</w:t>
      </w:r>
    </w:p>
    <w:p w:rsidR="00024E57" w:rsidRDefault="00024E57" w:rsidP="00024E57"/>
    <w:p w:rsidR="00024E57" w:rsidRDefault="00024E57" w:rsidP="00024E57">
      <w:r>
        <w:t>Cordialmente,</w:t>
      </w:r>
    </w:p>
    <w:p w:rsidR="00024E57" w:rsidRDefault="00024E57" w:rsidP="00024E57"/>
    <w:p w:rsidR="00024E57" w:rsidRPr="00F4077E" w:rsidRDefault="00024E57" w:rsidP="00024E57">
      <w:pPr>
        <w:rPr>
          <w:b/>
        </w:rPr>
      </w:pPr>
    </w:p>
    <w:p w:rsidR="00024E57" w:rsidRDefault="00024E57" w:rsidP="00024E57"/>
    <w:p w:rsidR="00024E57" w:rsidRDefault="00024E57" w:rsidP="00024E57">
      <w:r>
        <w:t>RICARDO CASAS ZAPATA</w:t>
      </w:r>
    </w:p>
    <w:p w:rsidR="00024E57" w:rsidRDefault="00024E57" w:rsidP="00024E57">
      <w:r>
        <w:t>Director.</w:t>
      </w:r>
    </w:p>
    <w:p w:rsidR="00024E57" w:rsidRDefault="00024E57" w:rsidP="00024E57">
      <w:pPr>
        <w:rPr>
          <w:b/>
        </w:rPr>
      </w:pPr>
    </w:p>
    <w:p w:rsidR="008A3AD8" w:rsidRDefault="008A3AD8" w:rsidP="00024E57">
      <w:pPr>
        <w:rPr>
          <w:b/>
        </w:rPr>
      </w:pPr>
    </w:p>
    <w:p w:rsidR="008A3AD8" w:rsidRDefault="008A3AD8" w:rsidP="00024E57">
      <w:pPr>
        <w:rPr>
          <w:b/>
        </w:rPr>
      </w:pPr>
    </w:p>
    <w:p w:rsidR="008A3AD8" w:rsidRDefault="008A3AD8" w:rsidP="00024E57">
      <w:pPr>
        <w:rPr>
          <w:b/>
        </w:rPr>
      </w:pPr>
    </w:p>
    <w:p w:rsidR="008A3AD8" w:rsidRDefault="008A3AD8" w:rsidP="00024E57">
      <w:pPr>
        <w:rPr>
          <w:b/>
        </w:rPr>
      </w:pPr>
    </w:p>
    <w:p w:rsidR="008A3AD8" w:rsidRDefault="008A3AD8" w:rsidP="00024E57">
      <w:pPr>
        <w:rPr>
          <w:b/>
        </w:rPr>
      </w:pPr>
    </w:p>
    <w:p w:rsidR="008A3AD8" w:rsidRDefault="008A3AD8" w:rsidP="008A3AD8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8A3AD8" w:rsidRDefault="008A3AD8" w:rsidP="008A3AD8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8A3AD8" w:rsidRDefault="008A3AD8" w:rsidP="008A3AD8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8A3AD8" w:rsidRDefault="008A3AD8" w:rsidP="008A3AD8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8A3AD8" w:rsidRDefault="008A3AD8" w:rsidP="008A3AD8"/>
    <w:p w:rsidR="008A3AD8" w:rsidRDefault="008A3AD8" w:rsidP="008A3AD8">
      <w:pPr>
        <w:pStyle w:val="Ttulo1"/>
      </w:pPr>
      <w:r>
        <w:t>ORDEN DE TRABAJO    N°     06661</w:t>
      </w:r>
    </w:p>
    <w:p w:rsidR="008A3AD8" w:rsidRDefault="008A3AD8" w:rsidP="008A3AD8"/>
    <w:p w:rsidR="008A3AD8" w:rsidRDefault="008A3AD8" w:rsidP="008A3AD8">
      <w:r>
        <w:t>FECHA:</w:t>
      </w:r>
      <w:r>
        <w:tab/>
        <w:t>Medellín, Junio   02    de 2010</w:t>
      </w:r>
    </w:p>
    <w:p w:rsidR="008A3AD8" w:rsidRDefault="008A3AD8" w:rsidP="008A3AD8">
      <w:r>
        <w:t>PARA:</w:t>
      </w:r>
      <w:r>
        <w:tab/>
      </w:r>
      <w:r>
        <w:tab/>
        <w:t>PLÁSTICOS DARMA</w:t>
      </w:r>
    </w:p>
    <w:p w:rsidR="008A3AD8" w:rsidRDefault="008A3AD8" w:rsidP="008A3AD8">
      <w:r>
        <w:t>ATENCIÓN:</w:t>
      </w:r>
      <w:r>
        <w:tab/>
        <w:t>Sr. Darío Jaramillo</w:t>
      </w:r>
    </w:p>
    <w:p w:rsidR="008A3AD8" w:rsidRDefault="008A3AD8" w:rsidP="008A3AD8">
      <w:r>
        <w:tab/>
      </w:r>
      <w:r>
        <w:tab/>
        <w:t>Gerente.</w:t>
      </w:r>
    </w:p>
    <w:p w:rsidR="008A3AD8" w:rsidRDefault="008A3AD8" w:rsidP="008A3AD8"/>
    <w:p w:rsidR="008A3AD8" w:rsidRDefault="008A3AD8" w:rsidP="008A3AD8">
      <w:r>
        <w:t>Apreciado Don Darío :</w:t>
      </w:r>
    </w:p>
    <w:p w:rsidR="008A3AD8" w:rsidRDefault="008A3AD8" w:rsidP="008A3AD8">
      <w:r>
        <w:t xml:space="preserve"> </w:t>
      </w:r>
    </w:p>
    <w:p w:rsidR="008A3AD8" w:rsidRDefault="008A3AD8" w:rsidP="008A3AD8">
      <w:r>
        <w:t xml:space="preserve">Con la presente estamos solicitando el siguiente servicio de  </w:t>
      </w:r>
      <w:r w:rsidRPr="00F3741C">
        <w:rPr>
          <w:u w:val="single"/>
        </w:rPr>
        <w:t>IMPRESION</w:t>
      </w:r>
      <w:r>
        <w:t>:</w:t>
      </w:r>
    </w:p>
    <w:p w:rsidR="008A3AD8" w:rsidRDefault="008A3AD8" w:rsidP="008A3AD8"/>
    <w:p w:rsidR="008A3AD8" w:rsidRDefault="008A3AD8" w:rsidP="008A3AD8">
      <w:pPr>
        <w:rPr>
          <w:b/>
          <w:bCs/>
          <w:u w:val="single"/>
        </w:rPr>
      </w:pPr>
    </w:p>
    <w:p w:rsidR="008A3AD8" w:rsidRDefault="008A3AD8" w:rsidP="008A3AD8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8A3AD8" w:rsidRDefault="008A3AD8" w:rsidP="008A3AD8"/>
    <w:p w:rsidR="008A3AD8" w:rsidRDefault="008A3AD8" w:rsidP="008A3AD8">
      <w:r>
        <w:t>MATERIAL:</w:t>
      </w:r>
      <w:r>
        <w:tab/>
      </w:r>
      <w:r>
        <w:tab/>
        <w:t>Polietileno BAJA  Tubular</w:t>
      </w:r>
    </w:p>
    <w:p w:rsidR="008A3AD8" w:rsidRPr="003F0627" w:rsidRDefault="008A3AD8" w:rsidP="008A3AD8">
      <w:pPr>
        <w:rPr>
          <w:b/>
        </w:rPr>
      </w:pPr>
      <w:r>
        <w:t>MEDIDA:</w:t>
      </w:r>
      <w:r>
        <w:tab/>
      </w:r>
      <w:r>
        <w:tab/>
      </w:r>
      <w:r>
        <w:rPr>
          <w:b/>
        </w:rPr>
        <w:t>88  cm</w:t>
      </w:r>
    </w:p>
    <w:p w:rsidR="008A3AD8" w:rsidRDefault="008A3AD8" w:rsidP="008A3AD8">
      <w:r>
        <w:t>CALIBRE:</w:t>
      </w:r>
      <w:r>
        <w:tab/>
      </w:r>
      <w:r>
        <w:tab/>
      </w:r>
      <w:r w:rsidRPr="000852A2">
        <w:rPr>
          <w:b/>
          <w:sz w:val="28"/>
          <w:szCs w:val="28"/>
        </w:rPr>
        <w:t>1.0   ”</w:t>
      </w:r>
    </w:p>
    <w:p w:rsidR="008A3AD8" w:rsidRDefault="008A3AD8" w:rsidP="008A3AD8">
      <w:r>
        <w:t>COLOR:</w:t>
      </w:r>
      <w:r>
        <w:tab/>
      </w:r>
      <w:r>
        <w:tab/>
        <w:t>Transparente</w:t>
      </w:r>
    </w:p>
    <w:p w:rsidR="008A3AD8" w:rsidRDefault="008A3AD8" w:rsidP="008A3AD8">
      <w:pPr>
        <w:rPr>
          <w:b/>
          <w:bCs/>
        </w:rPr>
      </w:pPr>
      <w:r>
        <w:t>CANTIDAD:</w:t>
      </w:r>
      <w:r>
        <w:tab/>
      </w:r>
      <w:r>
        <w:tab/>
      </w:r>
      <w:r w:rsidR="002D0915">
        <w:rPr>
          <w:b/>
        </w:rPr>
        <w:t>9</w:t>
      </w:r>
      <w:r>
        <w:rPr>
          <w:b/>
        </w:rPr>
        <w:t>00</w:t>
      </w:r>
      <w:r>
        <w:t xml:space="preserve">    Kg.</w:t>
      </w:r>
    </w:p>
    <w:p w:rsidR="008A3AD8" w:rsidRDefault="008A3AD8" w:rsidP="008A3AD8">
      <w:r>
        <w:t>COLORES:</w:t>
      </w:r>
      <w:r>
        <w:tab/>
      </w:r>
      <w:r>
        <w:tab/>
        <w:t xml:space="preserve">1  </w:t>
      </w:r>
      <w:r w:rsidRPr="0047438F">
        <w:rPr>
          <w:b/>
        </w:rPr>
        <w:t>(  Azul  pantone    314  C   )</w:t>
      </w:r>
    </w:p>
    <w:p w:rsidR="008A3AD8" w:rsidRDefault="008A3AD8" w:rsidP="008A3AD8">
      <w:r>
        <w:t>CARAS:</w:t>
      </w:r>
      <w:r>
        <w:tab/>
      </w:r>
      <w:r>
        <w:tab/>
        <w:t>1  (1 x 1 )</w:t>
      </w:r>
    </w:p>
    <w:p w:rsidR="008A3AD8" w:rsidRDefault="008A3AD8" w:rsidP="008A3AD8">
      <w:r>
        <w:t>REPETICIÓN:</w:t>
      </w:r>
      <w:r>
        <w:tab/>
        <w:t xml:space="preserve">26    Cms. </w:t>
      </w:r>
    </w:p>
    <w:p w:rsidR="008A3AD8" w:rsidRDefault="008A3AD8" w:rsidP="008A3AD8">
      <w:r>
        <w:t>BOLSA:</w:t>
      </w:r>
      <w:r>
        <w:tab/>
      </w:r>
      <w:r>
        <w:tab/>
        <w:t xml:space="preserve">26   X   44  cm  </w:t>
      </w:r>
    </w:p>
    <w:p w:rsidR="008A3AD8" w:rsidRDefault="008A3AD8" w:rsidP="008A3AD8">
      <w:r>
        <w:t>RODILLO :                52</w:t>
      </w:r>
    </w:p>
    <w:p w:rsidR="008A3AD8" w:rsidRDefault="008A3AD8" w:rsidP="008A3AD8">
      <w:r>
        <w:t>SELLADO:</w:t>
      </w:r>
      <w:r>
        <w:tab/>
      </w:r>
      <w:r>
        <w:tab/>
        <w:t xml:space="preserve">Lateral  </w:t>
      </w:r>
    </w:p>
    <w:p w:rsidR="008A3AD8" w:rsidRPr="001F34F2" w:rsidRDefault="008A3AD8" w:rsidP="008A3AD8">
      <w:r w:rsidRPr="001F34F2">
        <w:t>REFERENCIA:</w:t>
      </w:r>
      <w:r w:rsidRPr="001F34F2">
        <w:tab/>
      </w:r>
      <w:r>
        <w:rPr>
          <w:b/>
        </w:rPr>
        <w:t>COBANA</w:t>
      </w:r>
    </w:p>
    <w:p w:rsidR="008A3AD8" w:rsidRPr="001F34F2" w:rsidRDefault="008A3AD8" w:rsidP="008A3AD8"/>
    <w:p w:rsidR="008A3AD8" w:rsidRPr="001F34F2" w:rsidRDefault="008A3AD8" w:rsidP="008A3AD8">
      <w:r w:rsidRPr="001F34F2">
        <w:rPr>
          <w:b/>
        </w:rPr>
        <w:tab/>
      </w:r>
      <w:r w:rsidRPr="001F34F2">
        <w:rPr>
          <w:b/>
        </w:rPr>
        <w:tab/>
      </w:r>
      <w:r w:rsidRPr="001F34F2">
        <w:rPr>
          <w:b/>
        </w:rPr>
        <w:tab/>
      </w:r>
    </w:p>
    <w:p w:rsidR="008A3AD8" w:rsidRDefault="008A3AD8" w:rsidP="008A3AD8">
      <w:r>
        <w:rPr>
          <w:b/>
          <w:bCs/>
          <w:u w:val="single"/>
        </w:rPr>
        <w:t>NOTA:</w:t>
      </w:r>
      <w:r>
        <w:t xml:space="preserve">  - Los cyreles  estan en su Planta</w:t>
      </w:r>
    </w:p>
    <w:p w:rsidR="008A3AD8" w:rsidRDefault="008A3AD8" w:rsidP="008A3AD8">
      <w:pPr>
        <w:numPr>
          <w:ilvl w:val="0"/>
          <w:numId w:val="2"/>
        </w:numPr>
      </w:pPr>
      <w:r>
        <w:t>Altura y tonos según   Arte</w:t>
      </w:r>
    </w:p>
    <w:p w:rsidR="008A3AD8" w:rsidRDefault="008A3AD8" w:rsidP="008A3AD8">
      <w:pPr>
        <w:numPr>
          <w:ilvl w:val="0"/>
          <w:numId w:val="2"/>
        </w:numPr>
        <w:rPr>
          <w:b/>
        </w:rPr>
      </w:pPr>
      <w:r>
        <w:rPr>
          <w:b/>
        </w:rPr>
        <w:t>SE DEBEN SACAR ROLLOS PARTIDOS EN IMPRESIÓN</w:t>
      </w:r>
    </w:p>
    <w:p w:rsidR="008A3AD8" w:rsidRDefault="008A3AD8" w:rsidP="008A3AD8">
      <w:pPr>
        <w:numPr>
          <w:ilvl w:val="0"/>
          <w:numId w:val="2"/>
        </w:numPr>
        <w:rPr>
          <w:b/>
          <w:sz w:val="28"/>
          <w:szCs w:val="28"/>
        </w:rPr>
      </w:pPr>
      <w:r w:rsidRPr="00D128D6">
        <w:rPr>
          <w:b/>
          <w:sz w:val="28"/>
          <w:szCs w:val="28"/>
        </w:rPr>
        <w:t xml:space="preserve">COLOCAR GUIA EN </w:t>
      </w:r>
      <w:smartTag w:uri="urn:schemas-microsoft-com:office:smarttags" w:element="PersonName">
        <w:smartTagPr>
          <w:attr w:name="ProductID" w:val="LA PARTE INFERIOR"/>
        </w:smartTagPr>
        <w:smartTag w:uri="urn:schemas-microsoft-com:office:smarttags" w:element="PersonName">
          <w:smartTagPr>
            <w:attr w:name="ProductID" w:val="LA PARTE"/>
          </w:smartTagPr>
          <w:r w:rsidRPr="00D128D6">
            <w:rPr>
              <w:b/>
              <w:sz w:val="28"/>
              <w:szCs w:val="28"/>
            </w:rPr>
            <w:t>LA PARTE</w:t>
          </w:r>
        </w:smartTag>
        <w:r w:rsidRPr="00D128D6">
          <w:rPr>
            <w:b/>
            <w:sz w:val="28"/>
            <w:szCs w:val="28"/>
          </w:rPr>
          <w:t xml:space="preserve"> INFERIOR</w:t>
        </w:r>
      </w:smartTag>
    </w:p>
    <w:p w:rsidR="008A3AD8" w:rsidRDefault="008A3AD8" w:rsidP="008A3AD8">
      <w:pPr>
        <w:numPr>
          <w:ilvl w:val="0"/>
          <w:numId w:val="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P.U.  ENVIA EL TUBULAR</w:t>
      </w:r>
    </w:p>
    <w:p w:rsidR="008A3AD8" w:rsidRDefault="008A3AD8" w:rsidP="008A3AD8">
      <w:pPr>
        <w:numPr>
          <w:ilvl w:val="0"/>
          <w:numId w:val="2"/>
        </w:numPr>
        <w:rPr>
          <w:b/>
          <w:sz w:val="32"/>
          <w:szCs w:val="32"/>
        </w:rPr>
      </w:pPr>
      <w:r w:rsidRPr="0047438F">
        <w:rPr>
          <w:b/>
          <w:sz w:val="32"/>
          <w:szCs w:val="32"/>
        </w:rPr>
        <w:t xml:space="preserve">SE  APRUEBA  </w:t>
      </w:r>
      <w:r>
        <w:rPr>
          <w:b/>
          <w:sz w:val="32"/>
          <w:szCs w:val="32"/>
        </w:rPr>
        <w:t>IMPRESIÓN</w:t>
      </w:r>
    </w:p>
    <w:p w:rsidR="008A3AD8" w:rsidRPr="0047438F" w:rsidRDefault="008A3AD8" w:rsidP="008A3AD8">
      <w:pPr>
        <w:numPr>
          <w:ilvl w:val="0"/>
          <w:numId w:val="2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OJO EL PANTONE ES  </w:t>
      </w:r>
      <w:r w:rsidRPr="0047438F">
        <w:rPr>
          <w:b/>
          <w:sz w:val="32"/>
          <w:szCs w:val="32"/>
          <w:u w:val="single"/>
        </w:rPr>
        <w:t>314  C</w:t>
      </w:r>
      <w:r>
        <w:rPr>
          <w:b/>
          <w:sz w:val="32"/>
          <w:szCs w:val="32"/>
        </w:rPr>
        <w:t xml:space="preserve"> </w:t>
      </w:r>
    </w:p>
    <w:p w:rsidR="008A3AD8" w:rsidRDefault="008A3AD8" w:rsidP="008A3AD8">
      <w:pPr>
        <w:ind w:left="1500"/>
        <w:rPr>
          <w:b/>
          <w:sz w:val="28"/>
          <w:szCs w:val="28"/>
        </w:rPr>
      </w:pPr>
    </w:p>
    <w:p w:rsidR="008A3AD8" w:rsidRPr="00465B97" w:rsidRDefault="008A3AD8" w:rsidP="008A3AD8"/>
    <w:p w:rsidR="008A3AD8" w:rsidRDefault="008A3AD8" w:rsidP="008A3AD8">
      <w:r>
        <w:t>Agradezco la atención y colaboración prestada.</w:t>
      </w:r>
    </w:p>
    <w:p w:rsidR="008A3AD8" w:rsidRDefault="008A3AD8" w:rsidP="008A3AD8"/>
    <w:p w:rsidR="008A3AD8" w:rsidRDefault="008A3AD8" w:rsidP="008A3AD8">
      <w:r>
        <w:t>Cordialmente,</w:t>
      </w:r>
    </w:p>
    <w:p w:rsidR="008A3AD8" w:rsidRDefault="008A3AD8" w:rsidP="008A3AD8"/>
    <w:p w:rsidR="008A3AD8" w:rsidRDefault="008A3AD8" w:rsidP="008A3AD8"/>
    <w:p w:rsidR="008A3AD8" w:rsidRDefault="008A3AD8" w:rsidP="008A3AD8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8A3AD8" w:rsidRDefault="008A3AD8" w:rsidP="008A3AD8">
      <w:r>
        <w:t>Director.</w:t>
      </w:r>
    </w:p>
    <w:p w:rsidR="008A3AD8" w:rsidRDefault="008A3AD8" w:rsidP="008A3AD8">
      <w:pPr>
        <w:rPr>
          <w:b/>
          <w:bCs/>
          <w:sz w:val="20"/>
        </w:rPr>
      </w:pPr>
    </w:p>
    <w:p w:rsidR="008A3AD8" w:rsidRDefault="008A3AD8" w:rsidP="00024E57">
      <w:pPr>
        <w:rPr>
          <w:b/>
        </w:rPr>
      </w:pPr>
    </w:p>
    <w:p w:rsidR="00161EC8" w:rsidRDefault="00161EC8" w:rsidP="00161EC8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161EC8" w:rsidRDefault="00161EC8" w:rsidP="00161EC8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NIT: 811.040.799-9</w:t>
      </w:r>
    </w:p>
    <w:p w:rsidR="00161EC8" w:rsidRDefault="00161EC8" w:rsidP="00161EC8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161EC8" w:rsidRDefault="00161EC8" w:rsidP="00161EC8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161EC8" w:rsidRDefault="00161EC8" w:rsidP="00161EC8">
      <w:pPr>
        <w:rPr>
          <w:b/>
          <w:bCs/>
        </w:rPr>
      </w:pPr>
    </w:p>
    <w:p w:rsidR="00161EC8" w:rsidRDefault="00161EC8" w:rsidP="00161EC8">
      <w:pPr>
        <w:pStyle w:val="Ttulo1"/>
      </w:pPr>
      <w:r>
        <w:t>ORDEN DE TRABAJO   N°      06708</w:t>
      </w:r>
    </w:p>
    <w:p w:rsidR="00161EC8" w:rsidRDefault="00161EC8" w:rsidP="00161EC8"/>
    <w:p w:rsidR="00161EC8" w:rsidRDefault="00161EC8" w:rsidP="00161EC8"/>
    <w:p w:rsidR="00161EC8" w:rsidRDefault="00161EC8" w:rsidP="00161EC8">
      <w:r>
        <w:t>FECHA:</w:t>
      </w:r>
      <w:r>
        <w:tab/>
        <w:t>Medellín,  Junio  02    de  2010</w:t>
      </w:r>
    </w:p>
    <w:p w:rsidR="00161EC8" w:rsidRDefault="00161EC8" w:rsidP="00161EC8">
      <w:r>
        <w:t>PARA:</w:t>
      </w:r>
      <w:r>
        <w:tab/>
      </w:r>
      <w:r>
        <w:tab/>
        <w:t>PLÁSTICOS DARMA</w:t>
      </w:r>
    </w:p>
    <w:p w:rsidR="00161EC8" w:rsidRDefault="00161EC8" w:rsidP="00161EC8">
      <w:r>
        <w:t>ATENCIÓN:</w:t>
      </w:r>
      <w:r>
        <w:tab/>
        <w:t>Sr. Darío Jaramillo</w:t>
      </w:r>
    </w:p>
    <w:p w:rsidR="00161EC8" w:rsidRDefault="00161EC8" w:rsidP="00161EC8">
      <w:r>
        <w:tab/>
      </w:r>
      <w:r>
        <w:tab/>
        <w:t>Gerente.</w:t>
      </w:r>
    </w:p>
    <w:p w:rsidR="00161EC8" w:rsidRDefault="00161EC8" w:rsidP="00161EC8"/>
    <w:p w:rsidR="00161EC8" w:rsidRDefault="00161EC8" w:rsidP="00161EC8">
      <w:r>
        <w:t>Apreciado Don Darío :</w:t>
      </w:r>
    </w:p>
    <w:p w:rsidR="00161EC8" w:rsidRDefault="00161EC8" w:rsidP="00161EC8">
      <w:r>
        <w:t xml:space="preserve"> </w:t>
      </w:r>
    </w:p>
    <w:p w:rsidR="00161EC8" w:rsidRDefault="00161EC8" w:rsidP="00161EC8">
      <w:r>
        <w:t>Con la presente estamos solicitando el siguiente servicio de IMPRESION:</w:t>
      </w:r>
    </w:p>
    <w:p w:rsidR="00161EC8" w:rsidRDefault="00161EC8" w:rsidP="00161EC8"/>
    <w:p w:rsidR="00161EC8" w:rsidRDefault="00161EC8" w:rsidP="00161EC8">
      <w:pPr>
        <w:rPr>
          <w:b/>
          <w:bCs/>
          <w:u w:val="single"/>
        </w:rPr>
      </w:pPr>
    </w:p>
    <w:p w:rsidR="00161EC8" w:rsidRDefault="00161EC8" w:rsidP="00161EC8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161EC8" w:rsidRDefault="00161EC8" w:rsidP="00161EC8"/>
    <w:p w:rsidR="00161EC8" w:rsidRDefault="00161EC8" w:rsidP="00161EC8">
      <w:r>
        <w:t>MATERIAL:</w:t>
      </w:r>
      <w:r>
        <w:tab/>
      </w:r>
      <w:r>
        <w:tab/>
        <w:t>Polietileno   ALTA    Tubular . Transparente</w:t>
      </w:r>
    </w:p>
    <w:p w:rsidR="00161EC8" w:rsidRDefault="00161EC8" w:rsidP="00161EC8">
      <w:r>
        <w:t>MEDIDA:</w:t>
      </w:r>
      <w:r>
        <w:tab/>
      </w:r>
      <w:r>
        <w:tab/>
      </w:r>
      <w:r>
        <w:rPr>
          <w:b/>
        </w:rPr>
        <w:t xml:space="preserve">53 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161EC8" w:rsidRPr="006D12B2" w:rsidRDefault="00161EC8" w:rsidP="00161EC8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3.5 </w:t>
      </w:r>
      <w:r w:rsidRPr="006D12B2">
        <w:rPr>
          <w:b/>
        </w:rPr>
        <w:t xml:space="preserve"> “ </w:t>
      </w:r>
    </w:p>
    <w:p w:rsidR="00161EC8" w:rsidRDefault="00161EC8" w:rsidP="00161EC8">
      <w:r>
        <w:t>TRATADO:</w:t>
      </w:r>
      <w:r>
        <w:tab/>
      </w:r>
      <w:r>
        <w:tab/>
        <w:t>2  Caras.</w:t>
      </w:r>
    </w:p>
    <w:p w:rsidR="00161EC8" w:rsidRDefault="00161EC8" w:rsidP="00161EC8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>
        <w:rPr>
          <w:b/>
        </w:rPr>
        <w:t xml:space="preserve">370  </w:t>
      </w:r>
      <w:r w:rsidRPr="00900A5A">
        <w:rPr>
          <w:b/>
        </w:rPr>
        <w:t xml:space="preserve">  Kg</w:t>
      </w:r>
      <w:r>
        <w:t>.</w:t>
      </w:r>
    </w:p>
    <w:p w:rsidR="00161EC8" w:rsidRDefault="00161EC8" w:rsidP="00161EC8">
      <w:r>
        <w:t>COLORES:</w:t>
      </w:r>
      <w:r>
        <w:tab/>
      </w:r>
      <w:r>
        <w:tab/>
        <w:t xml:space="preserve">1  ( Azul    )   </w:t>
      </w:r>
      <w:r w:rsidRPr="007A0566">
        <w:rPr>
          <w:b/>
        </w:rPr>
        <w:t>ANTIALKALI</w:t>
      </w:r>
    </w:p>
    <w:p w:rsidR="00161EC8" w:rsidRDefault="00161EC8" w:rsidP="00161EC8">
      <w:r>
        <w:t>CARAS:</w:t>
      </w:r>
      <w:r>
        <w:tab/>
      </w:r>
      <w:r>
        <w:tab/>
        <w:t>1  (1 x 1  )</w:t>
      </w:r>
    </w:p>
    <w:p w:rsidR="00161EC8" w:rsidRDefault="00161EC8" w:rsidP="00161EC8">
      <w:r>
        <w:t>REPETICIÓN:</w:t>
      </w:r>
      <w:r>
        <w:tab/>
        <w:t>80   Cms    ( Dos  Impresiones  x  bolsa  )</w:t>
      </w:r>
    </w:p>
    <w:p w:rsidR="00161EC8" w:rsidRPr="00900A5A" w:rsidRDefault="00161EC8" w:rsidP="00161EC8">
      <w:pPr>
        <w:rPr>
          <w:b/>
        </w:rPr>
      </w:pPr>
      <w:r>
        <w:t xml:space="preserve">RODILLO  :               </w:t>
      </w:r>
      <w:r>
        <w:rPr>
          <w:b/>
        </w:rPr>
        <w:t>40</w:t>
      </w:r>
    </w:p>
    <w:p w:rsidR="00161EC8" w:rsidRDefault="00161EC8" w:rsidP="00161EC8">
      <w:r>
        <w:t>BOLSA:</w:t>
      </w:r>
      <w:r>
        <w:tab/>
      </w:r>
      <w:r>
        <w:tab/>
        <w:t xml:space="preserve">53   x  80    Cms  </w:t>
      </w:r>
    </w:p>
    <w:p w:rsidR="00161EC8" w:rsidRDefault="00161EC8" w:rsidP="00161EC8">
      <w:r>
        <w:t>SELLADO:</w:t>
      </w:r>
      <w:r>
        <w:tab/>
      </w:r>
      <w:r>
        <w:tab/>
        <w:t>Lateral</w:t>
      </w:r>
    </w:p>
    <w:p w:rsidR="00161EC8" w:rsidRPr="00146B92" w:rsidRDefault="00161EC8" w:rsidP="00161EC8">
      <w:pPr>
        <w:rPr>
          <w:b/>
        </w:rPr>
      </w:pPr>
      <w:r>
        <w:t>REFERENCIA:</w:t>
      </w:r>
      <w:r>
        <w:tab/>
      </w:r>
      <w:r w:rsidRPr="00146B92">
        <w:rPr>
          <w:b/>
        </w:rPr>
        <w:t>ANHIDRO</w:t>
      </w:r>
    </w:p>
    <w:p w:rsidR="00161EC8" w:rsidRDefault="00161EC8" w:rsidP="00161EC8">
      <w:r>
        <w:tab/>
      </w:r>
      <w:r>
        <w:tab/>
      </w:r>
      <w:r>
        <w:tab/>
      </w:r>
    </w:p>
    <w:p w:rsidR="00161EC8" w:rsidRDefault="00161EC8" w:rsidP="00161EC8"/>
    <w:p w:rsidR="00161EC8" w:rsidRDefault="00161EC8" w:rsidP="00161EC8">
      <w:r>
        <w:rPr>
          <w:b/>
          <w:bCs/>
          <w:u w:val="single"/>
        </w:rPr>
        <w:t>NOTA:</w:t>
      </w:r>
      <w:r>
        <w:t xml:space="preserve">  - Cyreles  en  su  Planta</w:t>
      </w:r>
    </w:p>
    <w:p w:rsidR="00161EC8" w:rsidRDefault="00161EC8" w:rsidP="00161EC8">
      <w:pPr>
        <w:numPr>
          <w:ilvl w:val="0"/>
          <w:numId w:val="2"/>
        </w:numPr>
      </w:pPr>
      <w:r>
        <w:t>Se anexa arte para tonos y  alturas</w:t>
      </w:r>
    </w:p>
    <w:p w:rsidR="00161EC8" w:rsidRDefault="00161EC8" w:rsidP="00161EC8">
      <w:pPr>
        <w:numPr>
          <w:ilvl w:val="0"/>
          <w:numId w:val="2"/>
        </w:numPr>
      </w:pPr>
      <w:r>
        <w:t>Se  aprueba  Impresión</w:t>
      </w:r>
    </w:p>
    <w:p w:rsidR="00161EC8" w:rsidRPr="00C17EF0" w:rsidRDefault="00161EC8" w:rsidP="00161EC8">
      <w:pPr>
        <w:numPr>
          <w:ilvl w:val="0"/>
          <w:numId w:val="2"/>
        </w:numPr>
        <w:rPr>
          <w:b/>
        </w:rPr>
      </w:pPr>
      <w:r w:rsidRPr="00C17EF0">
        <w:rPr>
          <w:b/>
        </w:rPr>
        <w:t>TINTA  ESPECIAL</w:t>
      </w:r>
    </w:p>
    <w:p w:rsidR="00161EC8" w:rsidRDefault="00161EC8" w:rsidP="00161EC8"/>
    <w:p w:rsidR="00161EC8" w:rsidRDefault="00161EC8" w:rsidP="00161EC8"/>
    <w:p w:rsidR="00161EC8" w:rsidRDefault="00161EC8" w:rsidP="00161EC8">
      <w:r>
        <w:t>Agradezco la atención y colaboración prestada.</w:t>
      </w:r>
    </w:p>
    <w:p w:rsidR="00161EC8" w:rsidRDefault="00161EC8" w:rsidP="00161EC8"/>
    <w:p w:rsidR="00161EC8" w:rsidRDefault="00161EC8" w:rsidP="00161EC8">
      <w:r>
        <w:t>Cordialmente,</w:t>
      </w:r>
    </w:p>
    <w:p w:rsidR="00161EC8" w:rsidRDefault="00161EC8" w:rsidP="00161EC8"/>
    <w:p w:rsidR="00161EC8" w:rsidRPr="00F4077E" w:rsidRDefault="00161EC8" w:rsidP="00161EC8">
      <w:pPr>
        <w:rPr>
          <w:b/>
        </w:rPr>
      </w:pPr>
    </w:p>
    <w:p w:rsidR="00161EC8" w:rsidRDefault="00161EC8" w:rsidP="00161EC8"/>
    <w:p w:rsidR="00161EC8" w:rsidRDefault="00161EC8" w:rsidP="00161EC8">
      <w:r>
        <w:t>RICARDO CASAS ZAPATA</w:t>
      </w:r>
    </w:p>
    <w:p w:rsidR="00161EC8" w:rsidRDefault="00161EC8" w:rsidP="00161EC8">
      <w:r>
        <w:t>Director.</w:t>
      </w:r>
    </w:p>
    <w:p w:rsidR="00161EC8" w:rsidRDefault="00161EC8" w:rsidP="00161EC8">
      <w:pPr>
        <w:rPr>
          <w:b/>
        </w:rPr>
      </w:pPr>
    </w:p>
    <w:p w:rsidR="00024E57" w:rsidRDefault="00024E57" w:rsidP="005450D8">
      <w:pPr>
        <w:rPr>
          <w:b/>
        </w:rPr>
      </w:pPr>
    </w:p>
    <w:p w:rsidR="00CD3C7C" w:rsidRDefault="00CD3C7C" w:rsidP="00CD3C7C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CD3C7C" w:rsidRDefault="00CD3C7C" w:rsidP="00CD3C7C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CD3C7C" w:rsidRDefault="00CD3C7C" w:rsidP="00CD3C7C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CD3C7C" w:rsidRDefault="00CD3C7C" w:rsidP="00CD3C7C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CD3C7C" w:rsidRDefault="00CD3C7C" w:rsidP="00CD3C7C"/>
    <w:p w:rsidR="00CD3C7C" w:rsidRDefault="00CD3C7C" w:rsidP="00CD3C7C">
      <w:pPr>
        <w:pStyle w:val="Ttulo1"/>
      </w:pPr>
      <w:r>
        <w:t>ORDEN DE TRABAJO   N°      06623</w:t>
      </w:r>
    </w:p>
    <w:p w:rsidR="00CD3C7C" w:rsidRDefault="00CD3C7C" w:rsidP="00CD3C7C"/>
    <w:p w:rsidR="00CD3C7C" w:rsidRDefault="00CD3C7C" w:rsidP="00CD3C7C">
      <w:r>
        <w:t>FECHA:</w:t>
      </w:r>
      <w:r>
        <w:tab/>
        <w:t>Medellín, Junio    03    de   2010</w:t>
      </w:r>
    </w:p>
    <w:p w:rsidR="00CD3C7C" w:rsidRDefault="00CD3C7C" w:rsidP="00CD3C7C">
      <w:r>
        <w:t>PARA:</w:t>
      </w:r>
      <w:r>
        <w:tab/>
      </w:r>
      <w:r>
        <w:tab/>
        <w:t>PLÁSTICOS   DARMA</w:t>
      </w:r>
    </w:p>
    <w:p w:rsidR="00CD3C7C" w:rsidRDefault="00CD3C7C" w:rsidP="00CD3C7C">
      <w:r>
        <w:t>ATENCIÓN:</w:t>
      </w:r>
      <w:r>
        <w:tab/>
        <w:t>Sr. DARIO JARAMILLO</w:t>
      </w:r>
    </w:p>
    <w:p w:rsidR="00CD3C7C" w:rsidRDefault="00CD3C7C" w:rsidP="00CD3C7C"/>
    <w:p w:rsidR="00CD3C7C" w:rsidRDefault="00CD3C7C" w:rsidP="00CD3C7C">
      <w:r>
        <w:t>Apreciado Dn DARIO:</w:t>
      </w:r>
    </w:p>
    <w:p w:rsidR="00CD3C7C" w:rsidRDefault="00CD3C7C" w:rsidP="00CD3C7C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CD3C7C" w:rsidRDefault="00CD3C7C" w:rsidP="00CD3C7C"/>
    <w:p w:rsidR="00CD3C7C" w:rsidRDefault="00CD3C7C" w:rsidP="00CD3C7C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CD3C7C" w:rsidRDefault="00CD3C7C" w:rsidP="00CD3C7C"/>
    <w:p w:rsidR="00CD3C7C" w:rsidRDefault="00CD3C7C" w:rsidP="00CD3C7C">
      <w:r>
        <w:t>MATERIAL :</w:t>
      </w:r>
      <w:r>
        <w:tab/>
      </w:r>
      <w:r>
        <w:tab/>
        <w:t xml:space="preserve">Polietileno de Baja  densidad   </w:t>
      </w:r>
      <w:r>
        <w:rPr>
          <w:b/>
          <w:u w:val="single"/>
        </w:rPr>
        <w:t xml:space="preserve">Transparente </w:t>
      </w:r>
      <w:r>
        <w:t xml:space="preserve"> Tubular</w:t>
      </w:r>
    </w:p>
    <w:p w:rsidR="00CD3C7C" w:rsidRDefault="00CD3C7C" w:rsidP="00CD3C7C">
      <w:r>
        <w:t>MEDIDA:</w:t>
      </w:r>
      <w:r>
        <w:tab/>
      </w:r>
      <w:r>
        <w:tab/>
      </w:r>
      <w:r>
        <w:rPr>
          <w:b/>
        </w:rPr>
        <w:t>75</w:t>
      </w:r>
      <w:r>
        <w:t xml:space="preserve">   cms   </w:t>
      </w:r>
    </w:p>
    <w:p w:rsidR="00CD3C7C" w:rsidRDefault="00CD3C7C" w:rsidP="00CD3C7C">
      <w:r>
        <w:t>CALIBRE :</w:t>
      </w:r>
      <w:r>
        <w:tab/>
      </w:r>
      <w:r>
        <w:tab/>
      </w:r>
      <w:r>
        <w:rPr>
          <w:b/>
        </w:rPr>
        <w:t xml:space="preserve">1.5 </w:t>
      </w:r>
      <w:r>
        <w:t xml:space="preserve">   “</w:t>
      </w:r>
    </w:p>
    <w:p w:rsidR="00CD3C7C" w:rsidRDefault="00CD3C7C" w:rsidP="00CD3C7C">
      <w:r>
        <w:t>COLOR :</w:t>
      </w:r>
      <w:r>
        <w:tab/>
      </w:r>
      <w:r>
        <w:tab/>
        <w:t>Transparente</w:t>
      </w:r>
    </w:p>
    <w:p w:rsidR="00CD3C7C" w:rsidRPr="0007721A" w:rsidRDefault="00CD3C7C" w:rsidP="00CD3C7C">
      <w:r>
        <w:t xml:space="preserve">TRATADO : </w:t>
      </w:r>
      <w:r>
        <w:tab/>
      </w:r>
      <w:r>
        <w:tab/>
        <w:t>1  cara</w:t>
      </w:r>
    </w:p>
    <w:p w:rsidR="00CD3C7C" w:rsidRDefault="00FF2A2D" w:rsidP="00CD3C7C">
      <w:r>
        <w:t xml:space="preserve">CANTIDAD : </w:t>
      </w:r>
      <w:r>
        <w:tab/>
        <w:t>480</w:t>
      </w:r>
      <w:r w:rsidR="00CD3C7C">
        <w:t xml:space="preserve">    kg</w:t>
      </w:r>
    </w:p>
    <w:p w:rsidR="00CD3C7C" w:rsidRDefault="00CD3C7C" w:rsidP="00CD3C7C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 xml:space="preserve">3  </w:t>
      </w:r>
    </w:p>
    <w:p w:rsidR="00CD3C7C" w:rsidRDefault="00CD3C7C" w:rsidP="00CD3C7C">
      <w:r>
        <w:t xml:space="preserve">CARAS : </w:t>
      </w:r>
      <w:r>
        <w:tab/>
      </w:r>
      <w:r>
        <w:tab/>
        <w:t>1    ( 4  x  1  )</w:t>
      </w:r>
    </w:p>
    <w:p w:rsidR="00CD3C7C" w:rsidRDefault="00CD3C7C" w:rsidP="00CD3C7C">
      <w:r>
        <w:t xml:space="preserve">REPETICIÓN : </w:t>
      </w:r>
      <w:r>
        <w:tab/>
        <w:t>50   cms</w:t>
      </w:r>
    </w:p>
    <w:p w:rsidR="00CD3C7C" w:rsidRDefault="00CD3C7C" w:rsidP="00CD3C7C">
      <w:r>
        <w:t>RODILLO :</w:t>
      </w:r>
      <w:r>
        <w:tab/>
      </w:r>
      <w:r>
        <w:tab/>
        <w:t>50</w:t>
      </w:r>
    </w:p>
    <w:p w:rsidR="00CD3C7C" w:rsidRDefault="00CD3C7C" w:rsidP="00CD3C7C">
      <w:r>
        <w:t>BOLSA  :</w:t>
      </w:r>
      <w:r>
        <w:tab/>
      </w:r>
      <w:r>
        <w:tab/>
      </w:r>
      <w:r>
        <w:rPr>
          <w:b/>
        </w:rPr>
        <w:t xml:space="preserve">50  x  70 </w:t>
      </w:r>
      <w:r w:rsidRPr="00314872">
        <w:rPr>
          <w:b/>
        </w:rPr>
        <w:t xml:space="preserve"> +  10</w:t>
      </w:r>
      <w:r w:rsidRPr="00336CAC">
        <w:rPr>
          <w:b/>
        </w:rPr>
        <w:t xml:space="preserve">   cm</w:t>
      </w:r>
      <w:r>
        <w:t xml:space="preserve">    </w:t>
      </w:r>
    </w:p>
    <w:p w:rsidR="00CD3C7C" w:rsidRDefault="00CD3C7C" w:rsidP="00CD3C7C">
      <w:r>
        <w:t>SELLADO .</w:t>
      </w:r>
      <w:r>
        <w:tab/>
      </w:r>
      <w:r>
        <w:tab/>
        <w:t>Lateral</w:t>
      </w:r>
    </w:p>
    <w:p w:rsidR="00CD3C7C" w:rsidRDefault="00CD3C7C" w:rsidP="00CD3C7C">
      <w:r>
        <w:t>REFERENCIA :</w:t>
      </w:r>
      <w:r>
        <w:tab/>
      </w:r>
      <w:r>
        <w:rPr>
          <w:b/>
        </w:rPr>
        <w:t>CUBRELECHO   EKONO</w:t>
      </w:r>
    </w:p>
    <w:p w:rsidR="00CD3C7C" w:rsidRDefault="00CD3C7C" w:rsidP="00CD3C7C"/>
    <w:p w:rsidR="00CD3C7C" w:rsidRDefault="00CD3C7C" w:rsidP="00CD3C7C"/>
    <w:p w:rsidR="00CD3C7C" w:rsidRDefault="00CD3C7C" w:rsidP="00CD3C7C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>
        <w:rPr>
          <w:bCs/>
        </w:rPr>
        <w:t>Cyreles  se  encuentran en su  planta</w:t>
      </w:r>
    </w:p>
    <w:p w:rsidR="00CD3C7C" w:rsidRDefault="00CD3C7C" w:rsidP="00CD3C7C">
      <w:r>
        <w:t xml:space="preserve">                   -   Anexo  Arte  para   alturas y Tonos.</w:t>
      </w:r>
    </w:p>
    <w:p w:rsidR="00CD3C7C" w:rsidRDefault="005E0411" w:rsidP="00CD3C7C">
      <w:pPr>
        <w:rPr>
          <w:b/>
        </w:rPr>
      </w:pPr>
      <w:r>
        <w:tab/>
        <w:t xml:space="preserve">        </w:t>
      </w:r>
      <w:r w:rsidR="00CD3C7C">
        <w:tab/>
        <w:t xml:space="preserve">        </w:t>
      </w:r>
      <w:r w:rsidR="00CD3C7C" w:rsidRPr="0066704D">
        <w:rPr>
          <w:b/>
        </w:rPr>
        <w:t xml:space="preserve">               </w:t>
      </w:r>
      <w:r w:rsidR="00CD3C7C">
        <w:rPr>
          <w:b/>
        </w:rPr>
        <w:t xml:space="preserve">     </w:t>
      </w:r>
    </w:p>
    <w:p w:rsidR="00CD3C7C" w:rsidRDefault="00CD3C7C" w:rsidP="00CD3C7C">
      <w:pPr>
        <w:rPr>
          <w:b/>
        </w:rPr>
      </w:pPr>
      <w:r>
        <w:rPr>
          <w:b/>
        </w:rPr>
        <w:tab/>
        <w:t xml:space="preserve">        -  EL MATERIAL  LO ENVIA  P.U </w:t>
      </w:r>
    </w:p>
    <w:p w:rsidR="00CD3C7C" w:rsidRDefault="00CD3C7C" w:rsidP="00CD3C7C">
      <w:pPr>
        <w:rPr>
          <w:b/>
        </w:rPr>
      </w:pPr>
      <w:r>
        <w:rPr>
          <w:b/>
        </w:rPr>
        <w:tab/>
        <w:t xml:space="preserve">        - colocar  pie de  imprenta</w:t>
      </w:r>
    </w:p>
    <w:p w:rsidR="00CD3C7C" w:rsidRDefault="00CD3C7C" w:rsidP="00CD3C7C">
      <w:pPr>
        <w:rPr>
          <w:b/>
        </w:rPr>
      </w:pPr>
      <w:r>
        <w:rPr>
          <w:b/>
        </w:rPr>
        <w:tab/>
        <w:t xml:space="preserve">       </w:t>
      </w:r>
    </w:p>
    <w:p w:rsidR="00CD3C7C" w:rsidRDefault="00CD3C7C" w:rsidP="00CD3C7C"/>
    <w:p w:rsidR="00CD3C7C" w:rsidRDefault="00CD3C7C" w:rsidP="00CD3C7C">
      <w:r>
        <w:tab/>
      </w:r>
    </w:p>
    <w:p w:rsidR="00CD3C7C" w:rsidRDefault="00CD3C7C" w:rsidP="00CD3C7C">
      <w:r>
        <w:t>Agradezco la atención y colaboración prestada.</w:t>
      </w:r>
    </w:p>
    <w:p w:rsidR="00CD3C7C" w:rsidRDefault="00CD3C7C" w:rsidP="00CD3C7C"/>
    <w:p w:rsidR="00CD3C7C" w:rsidRDefault="00CD3C7C" w:rsidP="00CD3C7C"/>
    <w:p w:rsidR="00CD3C7C" w:rsidRDefault="00CD3C7C" w:rsidP="00CD3C7C">
      <w:r>
        <w:t>Cordialmente</w:t>
      </w:r>
    </w:p>
    <w:p w:rsidR="00CD3C7C" w:rsidRDefault="00CD3C7C" w:rsidP="00CD3C7C"/>
    <w:p w:rsidR="00CD3C7C" w:rsidRDefault="00CD3C7C" w:rsidP="00CD3C7C"/>
    <w:p w:rsidR="00CD3C7C" w:rsidRDefault="00CD3C7C" w:rsidP="00CD3C7C">
      <w:r>
        <w:t>RICARDO CASAS ZAPATA</w:t>
      </w:r>
    </w:p>
    <w:p w:rsidR="00CD3C7C" w:rsidRDefault="00CD3C7C" w:rsidP="00CD3C7C">
      <w:r>
        <w:t>Director.</w:t>
      </w:r>
    </w:p>
    <w:p w:rsidR="00CD3C7C" w:rsidRDefault="00CD3C7C" w:rsidP="00CD3C7C">
      <w:pPr>
        <w:rPr>
          <w:b/>
        </w:rPr>
      </w:pPr>
    </w:p>
    <w:p w:rsidR="00CD3C7C" w:rsidRDefault="00CD3C7C" w:rsidP="005450D8"/>
    <w:p w:rsidR="00CD452F" w:rsidRDefault="00CD452F" w:rsidP="005450D8"/>
    <w:p w:rsidR="00CD452F" w:rsidRDefault="00CD452F" w:rsidP="005450D8"/>
    <w:p w:rsidR="00CD452F" w:rsidRDefault="00CD452F" w:rsidP="00CD452F">
      <w:pPr>
        <w:rPr>
          <w:b/>
        </w:rPr>
      </w:pPr>
    </w:p>
    <w:p w:rsidR="00CD452F" w:rsidRDefault="00CD452F" w:rsidP="00CD452F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CD452F" w:rsidRDefault="00CD452F" w:rsidP="00CD452F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NIT: 811.040.799-9</w:t>
      </w:r>
    </w:p>
    <w:p w:rsidR="00CD452F" w:rsidRDefault="00CD452F" w:rsidP="00CD452F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CD452F" w:rsidRDefault="00CD452F" w:rsidP="00CD452F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CD452F" w:rsidRDefault="00CD452F" w:rsidP="00CD452F"/>
    <w:p w:rsidR="00CD452F" w:rsidRDefault="00CD452F" w:rsidP="00CD452F"/>
    <w:p w:rsidR="00CD452F" w:rsidRDefault="00CD452F" w:rsidP="00CD452F">
      <w:pPr>
        <w:pStyle w:val="Ttulo1"/>
      </w:pPr>
      <w:r>
        <w:t>ORD EN DE TRABAJO  N°      06667</w:t>
      </w:r>
    </w:p>
    <w:p w:rsidR="00CD452F" w:rsidRDefault="00CD452F" w:rsidP="00CD452F"/>
    <w:p w:rsidR="00CD452F" w:rsidRDefault="00CD452F" w:rsidP="00CD452F">
      <w:r>
        <w:t>FECHA:</w:t>
      </w:r>
      <w:r>
        <w:tab/>
      </w:r>
      <w:r w:rsidR="001E2145">
        <w:t>Medellín, Junio  0</w:t>
      </w:r>
      <w:r w:rsidR="00917F83">
        <w:t>4</w:t>
      </w:r>
      <w:r>
        <w:t xml:space="preserve">   de   2010</w:t>
      </w:r>
    </w:p>
    <w:p w:rsidR="00CD452F" w:rsidRDefault="00CD452F" w:rsidP="00CD452F">
      <w:r>
        <w:t>PARA:</w:t>
      </w:r>
      <w:r>
        <w:tab/>
      </w:r>
      <w:r>
        <w:tab/>
        <w:t>PLÁSTICOS DARMA</w:t>
      </w:r>
    </w:p>
    <w:p w:rsidR="00CD452F" w:rsidRDefault="00CD452F" w:rsidP="00CD452F">
      <w:r>
        <w:t>ATENCIÓN:</w:t>
      </w:r>
      <w:r>
        <w:tab/>
        <w:t>Sr. Darío Jaramillo</w:t>
      </w:r>
    </w:p>
    <w:p w:rsidR="00CD452F" w:rsidRDefault="00CD452F" w:rsidP="00CD452F">
      <w:r>
        <w:tab/>
      </w:r>
      <w:r>
        <w:tab/>
        <w:t>Gerente.</w:t>
      </w:r>
    </w:p>
    <w:p w:rsidR="00CD452F" w:rsidRDefault="00CD452F" w:rsidP="00CD452F"/>
    <w:p w:rsidR="00CD452F" w:rsidRDefault="00CD452F" w:rsidP="00CD452F">
      <w:r>
        <w:t>Apreciado Don Darío:</w:t>
      </w:r>
    </w:p>
    <w:p w:rsidR="00CD452F" w:rsidRDefault="00CD452F" w:rsidP="00CD452F"/>
    <w:p w:rsidR="00CD452F" w:rsidRDefault="00CD452F" w:rsidP="00CD452F">
      <w:r>
        <w:t>Con la presente estamos solicitando el siguiente Material :</w:t>
      </w:r>
    </w:p>
    <w:p w:rsidR="00CD452F" w:rsidRDefault="00CD452F" w:rsidP="00CD452F"/>
    <w:p w:rsidR="00CD452F" w:rsidRDefault="00CD452F" w:rsidP="00CD452F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CD452F" w:rsidRDefault="00CD452F" w:rsidP="00CD452F">
      <w:pPr>
        <w:rPr>
          <w:b/>
          <w:bCs/>
          <w:u w:val="single"/>
        </w:rPr>
      </w:pPr>
    </w:p>
    <w:p w:rsidR="00CD452F" w:rsidRDefault="00CD452F" w:rsidP="00CD452F">
      <w:r>
        <w:t>MATERIAL:</w:t>
      </w:r>
      <w:r>
        <w:tab/>
      </w:r>
      <w:r>
        <w:tab/>
        <w:t>Polietileno Alta Densidad  BLANCA  LAMINA</w:t>
      </w:r>
    </w:p>
    <w:p w:rsidR="00CD452F" w:rsidRDefault="00CD452F" w:rsidP="00CD452F">
      <w:r>
        <w:t>MEDIDA:</w:t>
      </w:r>
      <w:r>
        <w:tab/>
      </w:r>
      <w:r>
        <w:tab/>
      </w:r>
      <w:r w:rsidR="00485E6C">
        <w:rPr>
          <w:b/>
        </w:rPr>
        <w:t>5</w:t>
      </w:r>
      <w:r w:rsidRPr="00744106">
        <w:rPr>
          <w:b/>
        </w:rPr>
        <w:t>0   Cms.</w:t>
      </w:r>
    </w:p>
    <w:p w:rsidR="00CD452F" w:rsidRDefault="00CD452F" w:rsidP="00CD452F">
      <w:pPr>
        <w:rPr>
          <w:b/>
          <w:bCs/>
        </w:rPr>
      </w:pPr>
      <w:r>
        <w:t>CALIBRE:</w:t>
      </w:r>
      <w:r>
        <w:tab/>
      </w:r>
      <w:r>
        <w:tab/>
      </w:r>
      <w:r w:rsidRPr="00744106">
        <w:rPr>
          <w:b/>
        </w:rPr>
        <w:t xml:space="preserve">2.0 </w:t>
      </w:r>
      <w:r w:rsidRPr="00744106">
        <w:rPr>
          <w:b/>
          <w:bCs/>
        </w:rPr>
        <w:t xml:space="preserve">  ”</w:t>
      </w:r>
    </w:p>
    <w:p w:rsidR="00CD452F" w:rsidRDefault="00CD452F" w:rsidP="00CD452F">
      <w:r>
        <w:t>COLOR:</w:t>
      </w:r>
      <w:r>
        <w:tab/>
      </w:r>
      <w:r>
        <w:tab/>
        <w:t>BLANCA</w:t>
      </w:r>
      <w:r w:rsidRPr="000F0005">
        <w:rPr>
          <w:b/>
        </w:rPr>
        <w:t xml:space="preserve"> </w:t>
      </w:r>
      <w:r>
        <w:t xml:space="preserve"> </w:t>
      </w:r>
    </w:p>
    <w:p w:rsidR="00CD452F" w:rsidRDefault="00CD452F" w:rsidP="00CD452F">
      <w:r>
        <w:t>TRATADO:</w:t>
      </w:r>
      <w:r>
        <w:tab/>
      </w:r>
      <w:r>
        <w:tab/>
        <w:t>2 Caras.</w:t>
      </w:r>
    </w:p>
    <w:p w:rsidR="00CD452F" w:rsidRDefault="00485E6C" w:rsidP="00CD452F">
      <w:pPr>
        <w:rPr>
          <w:b/>
          <w:bCs/>
        </w:rPr>
      </w:pPr>
      <w:r>
        <w:t>CANTIDAD:</w:t>
      </w:r>
      <w:r>
        <w:tab/>
      </w:r>
      <w:r>
        <w:tab/>
        <w:t>10</w:t>
      </w:r>
      <w:r w:rsidR="00CD452F">
        <w:t>0   Kg.</w:t>
      </w:r>
      <w:r w:rsidR="00CD452F">
        <w:rPr>
          <w:b/>
          <w:bCs/>
        </w:rPr>
        <w:tab/>
        <w:t xml:space="preserve"> </w:t>
      </w:r>
    </w:p>
    <w:p w:rsidR="00CD452F" w:rsidRDefault="00CD452F" w:rsidP="00CD452F">
      <w:r>
        <w:t>REFERENCIA:</w:t>
      </w:r>
      <w:r>
        <w:tab/>
      </w:r>
      <w:r w:rsidRPr="0083571E">
        <w:rPr>
          <w:b/>
        </w:rPr>
        <w:t>MADE IN COLOMBIA</w:t>
      </w:r>
    </w:p>
    <w:p w:rsidR="00CD452F" w:rsidRDefault="00CD452F" w:rsidP="00CD452F">
      <w:r>
        <w:t>COLORES:</w:t>
      </w:r>
      <w:r>
        <w:tab/>
      </w:r>
      <w:r>
        <w:tab/>
        <w:t>3 ( Rojo – Azul - Amarillo )</w:t>
      </w:r>
    </w:p>
    <w:p w:rsidR="00CD452F" w:rsidRDefault="00CD452F" w:rsidP="00CD452F">
      <w:r>
        <w:t>CARAS:</w:t>
      </w:r>
      <w:r>
        <w:tab/>
      </w:r>
      <w:r>
        <w:tab/>
        <w:t>2  ( 3 X 1 – 3 X 1 )</w:t>
      </w:r>
    </w:p>
    <w:p w:rsidR="00CD452F" w:rsidRDefault="002773C5" w:rsidP="00CD452F">
      <w:r>
        <w:t>REPETICIÓN:</w:t>
      </w:r>
      <w:r>
        <w:tab/>
        <w:t>20</w:t>
      </w:r>
    </w:p>
    <w:p w:rsidR="00CD452F" w:rsidRDefault="002773C5" w:rsidP="00CD452F">
      <w:r>
        <w:t>RODILLO:</w:t>
      </w:r>
      <w:r>
        <w:tab/>
      </w:r>
      <w:r>
        <w:tab/>
        <w:t>40</w:t>
      </w:r>
    </w:p>
    <w:p w:rsidR="00CD452F" w:rsidRDefault="002773C5" w:rsidP="00CD452F">
      <w:r>
        <w:t>BOLSA:</w:t>
      </w:r>
      <w:r>
        <w:tab/>
      </w:r>
      <w:r>
        <w:tab/>
        <w:t>20 x 25</w:t>
      </w:r>
      <w:r w:rsidR="00CD452F">
        <w:t xml:space="preserve">     </w:t>
      </w:r>
      <w:r w:rsidR="002315FE">
        <w:t xml:space="preserve">cms    ( con tira troquel  riñon </w:t>
      </w:r>
      <w:r w:rsidR="00CD452F">
        <w:t xml:space="preserve">) </w:t>
      </w:r>
    </w:p>
    <w:p w:rsidR="00CD452F" w:rsidRDefault="00CD452F" w:rsidP="00CD452F">
      <w:r>
        <w:t>SELLADO:</w:t>
      </w:r>
      <w:r>
        <w:tab/>
      </w:r>
      <w:r>
        <w:tab/>
        <w:t>Lateral</w:t>
      </w:r>
    </w:p>
    <w:p w:rsidR="00CD452F" w:rsidRDefault="00CD452F" w:rsidP="00CD452F"/>
    <w:p w:rsidR="002A0A27" w:rsidRDefault="002A0A27" w:rsidP="00CD452F"/>
    <w:p w:rsidR="00CD452F" w:rsidRDefault="00CD452F" w:rsidP="00CD452F">
      <w:r>
        <w:rPr>
          <w:b/>
          <w:bCs/>
          <w:u w:val="single"/>
        </w:rPr>
        <w:t>NOTA:</w:t>
      </w:r>
      <w:r>
        <w:t xml:space="preserve">  * L</w:t>
      </w:r>
      <w:r w:rsidR="00356045">
        <w:t xml:space="preserve">os cyreles  los envía  </w:t>
      </w:r>
      <w:r w:rsidR="0092081D">
        <w:t>GRAFIFLEX</w:t>
      </w:r>
    </w:p>
    <w:p w:rsidR="00CD452F" w:rsidRDefault="00CD452F" w:rsidP="00CD452F">
      <w:pPr>
        <w:numPr>
          <w:ilvl w:val="0"/>
          <w:numId w:val="1"/>
        </w:numPr>
      </w:pPr>
      <w:r>
        <w:t>Se envían Arte  para tonos   y  alturas</w:t>
      </w:r>
    </w:p>
    <w:p w:rsidR="00CD452F" w:rsidRPr="00EC6209" w:rsidRDefault="00CD452F" w:rsidP="00EC6209">
      <w:pPr>
        <w:numPr>
          <w:ilvl w:val="0"/>
          <w:numId w:val="1"/>
        </w:numPr>
        <w:rPr>
          <w:b/>
          <w:sz w:val="22"/>
          <w:szCs w:val="22"/>
          <w:u w:val="single"/>
        </w:rPr>
      </w:pPr>
      <w:r w:rsidRPr="006E425A">
        <w:rPr>
          <w:b/>
          <w:sz w:val="22"/>
          <w:szCs w:val="22"/>
          <w:u w:val="single"/>
        </w:rPr>
        <w:t>SE APRUEBA MONTAJE DE IMPRE</w:t>
      </w:r>
      <w:r w:rsidR="00EC6209">
        <w:rPr>
          <w:b/>
          <w:sz w:val="22"/>
          <w:szCs w:val="22"/>
          <w:u w:val="single"/>
        </w:rPr>
        <w:t>SION</w:t>
      </w:r>
    </w:p>
    <w:p w:rsidR="00CD452F" w:rsidRDefault="00CD452F" w:rsidP="00CD452F">
      <w:pPr>
        <w:ind w:left="885"/>
      </w:pPr>
    </w:p>
    <w:p w:rsidR="00CD452F" w:rsidRDefault="00CD452F" w:rsidP="00CD452F">
      <w:pPr>
        <w:rPr>
          <w:b/>
          <w:u w:val="single"/>
        </w:rPr>
      </w:pPr>
    </w:p>
    <w:p w:rsidR="002A0A27" w:rsidRPr="0098114D" w:rsidRDefault="002A0A27" w:rsidP="00CD452F">
      <w:pPr>
        <w:rPr>
          <w:b/>
          <w:u w:val="single"/>
        </w:rPr>
      </w:pPr>
    </w:p>
    <w:p w:rsidR="00CD452F" w:rsidRDefault="00CD452F" w:rsidP="00CD452F">
      <w:r>
        <w:t>Agradezco la atención y colaboración prestada.</w:t>
      </w:r>
    </w:p>
    <w:p w:rsidR="00CD452F" w:rsidRDefault="00CD452F" w:rsidP="00CD452F"/>
    <w:p w:rsidR="002A0A27" w:rsidRDefault="002A0A27" w:rsidP="00CD452F"/>
    <w:p w:rsidR="00CD452F" w:rsidRDefault="00CD452F" w:rsidP="00CD452F">
      <w:r>
        <w:t>Cordialmente</w:t>
      </w:r>
    </w:p>
    <w:p w:rsidR="00CD452F" w:rsidRDefault="00CD452F" w:rsidP="00CD452F"/>
    <w:p w:rsidR="00CD452F" w:rsidRDefault="00CD452F" w:rsidP="00CD452F"/>
    <w:p w:rsidR="00CD452F" w:rsidRDefault="00CD452F" w:rsidP="00CD452F">
      <w:r>
        <w:t>RICARDO CASAS ZAPATA</w:t>
      </w:r>
    </w:p>
    <w:p w:rsidR="00CD452F" w:rsidRDefault="00CD452F" w:rsidP="00CD452F">
      <w:r>
        <w:t>Director.</w:t>
      </w:r>
    </w:p>
    <w:p w:rsidR="00CD452F" w:rsidRDefault="00CD452F" w:rsidP="005450D8"/>
    <w:p w:rsidR="00F85EE5" w:rsidRDefault="00F85EE5" w:rsidP="005450D8"/>
    <w:p w:rsidR="00F85EE5" w:rsidRDefault="00F85EE5" w:rsidP="00F85EE5">
      <w:pPr>
        <w:rPr>
          <w:b/>
        </w:rPr>
      </w:pPr>
    </w:p>
    <w:p w:rsidR="00F85EE5" w:rsidRDefault="00F85EE5" w:rsidP="00F85EE5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F85EE5" w:rsidRDefault="00F85EE5" w:rsidP="00F85EE5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NIT: 811.040.799-9</w:t>
      </w:r>
    </w:p>
    <w:p w:rsidR="00F85EE5" w:rsidRDefault="00F85EE5" w:rsidP="00F85EE5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F85EE5" w:rsidRDefault="00F85EE5" w:rsidP="00F85EE5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F85EE5" w:rsidRDefault="00F85EE5" w:rsidP="00F85EE5">
      <w:pPr>
        <w:rPr>
          <w:b/>
          <w:bCs/>
        </w:rPr>
      </w:pPr>
    </w:p>
    <w:p w:rsidR="00F85EE5" w:rsidRDefault="00F85EE5" w:rsidP="00F85EE5">
      <w:pPr>
        <w:pStyle w:val="Ttulo1"/>
      </w:pPr>
    </w:p>
    <w:p w:rsidR="00F85EE5" w:rsidRDefault="00F85EE5" w:rsidP="00F85EE5">
      <w:pPr>
        <w:pStyle w:val="Ttulo1"/>
      </w:pPr>
      <w:r>
        <w:t>ORDEN DE TRABAJO  N °      06631</w:t>
      </w:r>
    </w:p>
    <w:p w:rsidR="00F85EE5" w:rsidRDefault="00F85EE5" w:rsidP="00F85EE5"/>
    <w:p w:rsidR="00F85EE5" w:rsidRDefault="00F85EE5" w:rsidP="00F85EE5">
      <w:r>
        <w:t>FECHA:</w:t>
      </w:r>
      <w:r>
        <w:tab/>
        <w:t>Medellín,   Junio  08    de   2010</w:t>
      </w:r>
    </w:p>
    <w:p w:rsidR="00F85EE5" w:rsidRDefault="00F85EE5" w:rsidP="00F85EE5">
      <w:r>
        <w:t>PARA:</w:t>
      </w:r>
      <w:r>
        <w:tab/>
      </w:r>
      <w:r>
        <w:tab/>
        <w:t>PLÁSTICOS DARMA</w:t>
      </w:r>
    </w:p>
    <w:p w:rsidR="00F85EE5" w:rsidRDefault="00F85EE5" w:rsidP="00F85EE5">
      <w:r>
        <w:t>ATENCIÓN:</w:t>
      </w:r>
      <w:r>
        <w:tab/>
        <w:t>Sr. Darío Jaramillo</w:t>
      </w:r>
    </w:p>
    <w:p w:rsidR="00F85EE5" w:rsidRDefault="00F85EE5" w:rsidP="00F85EE5">
      <w:r>
        <w:tab/>
      </w:r>
      <w:r>
        <w:tab/>
        <w:t>Gerente.</w:t>
      </w:r>
    </w:p>
    <w:p w:rsidR="00F85EE5" w:rsidRDefault="00F85EE5" w:rsidP="00F85EE5"/>
    <w:p w:rsidR="00F85EE5" w:rsidRDefault="00F85EE5" w:rsidP="00F85EE5">
      <w:r>
        <w:t>Apreciado Don Darío:</w:t>
      </w:r>
    </w:p>
    <w:p w:rsidR="00F85EE5" w:rsidRDefault="00F85EE5" w:rsidP="00F85EE5"/>
    <w:p w:rsidR="00F85EE5" w:rsidRDefault="00F85EE5" w:rsidP="00F85EE5">
      <w:r>
        <w:t>Con la presente estamos solicitando el siguiente servicio de  IMPRESIÓN :</w:t>
      </w:r>
    </w:p>
    <w:p w:rsidR="00F85EE5" w:rsidRDefault="00F85EE5" w:rsidP="00F85EE5"/>
    <w:p w:rsidR="00F85EE5" w:rsidRDefault="00F85EE5" w:rsidP="00F85EE5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F85EE5" w:rsidRDefault="00F85EE5" w:rsidP="00F85EE5">
      <w:r>
        <w:t xml:space="preserve">MATERIAL   :           Polipropileno  SemiTubular   de  </w:t>
      </w:r>
      <w:r w:rsidRPr="002720AA">
        <w:rPr>
          <w:b/>
        </w:rPr>
        <w:t>20 + 4</w:t>
      </w:r>
      <w:r>
        <w:t xml:space="preserve">     cms</w:t>
      </w:r>
    </w:p>
    <w:p w:rsidR="00F85EE5" w:rsidRDefault="00F85EE5" w:rsidP="00F85EE5">
      <w:r>
        <w:t>CLIBRE      :               1.5  ”</w:t>
      </w:r>
    </w:p>
    <w:p w:rsidR="00F85EE5" w:rsidRPr="00AD5DCF" w:rsidRDefault="00F85EE5" w:rsidP="00F85EE5">
      <w:pPr>
        <w:rPr>
          <w:b/>
        </w:rPr>
      </w:pPr>
      <w:r>
        <w:t>REFERENCIA:</w:t>
      </w:r>
      <w:r>
        <w:tab/>
      </w:r>
      <w:r>
        <w:rPr>
          <w:b/>
        </w:rPr>
        <w:t>CARMEL  INTERIOR  GRANDE</w:t>
      </w:r>
    </w:p>
    <w:p w:rsidR="00F85EE5" w:rsidRDefault="00F85EE5" w:rsidP="00F85EE5">
      <w:r>
        <w:t>CANTIDAD    :          110    Kg</w:t>
      </w:r>
    </w:p>
    <w:p w:rsidR="00F85EE5" w:rsidRDefault="00F85EE5" w:rsidP="00F85EE5">
      <w:r>
        <w:t>COLORES:</w:t>
      </w:r>
      <w:r>
        <w:tab/>
      </w:r>
      <w:r>
        <w:tab/>
        <w:t>1 ( Según  arte )</w:t>
      </w:r>
    </w:p>
    <w:p w:rsidR="00F85EE5" w:rsidRDefault="00F85EE5" w:rsidP="00F85EE5">
      <w:r>
        <w:t>CARAS:</w:t>
      </w:r>
      <w:r>
        <w:tab/>
      </w:r>
      <w:r>
        <w:tab/>
        <w:t xml:space="preserve">1  </w:t>
      </w:r>
    </w:p>
    <w:p w:rsidR="00F85EE5" w:rsidRDefault="00F85EE5" w:rsidP="00F85EE5">
      <w:r>
        <w:t>REPETICIÓN:</w:t>
      </w:r>
      <w:r>
        <w:tab/>
        <w:t>18</w:t>
      </w:r>
    </w:p>
    <w:p w:rsidR="00F85EE5" w:rsidRPr="007E24E2" w:rsidRDefault="00F85EE5" w:rsidP="00F85EE5">
      <w:pPr>
        <w:rPr>
          <w:b/>
        </w:rPr>
      </w:pPr>
      <w:r>
        <w:t>RODILLO:</w:t>
      </w:r>
      <w:r>
        <w:tab/>
      </w:r>
      <w:r>
        <w:tab/>
      </w:r>
      <w:r w:rsidRPr="007E24E2">
        <w:rPr>
          <w:b/>
        </w:rPr>
        <w:t>37</w:t>
      </w:r>
    </w:p>
    <w:p w:rsidR="00F85EE5" w:rsidRDefault="00F85EE5" w:rsidP="00F85EE5">
      <w:r>
        <w:t>BOLSA:</w:t>
      </w:r>
      <w:r>
        <w:tab/>
      </w:r>
      <w:r>
        <w:tab/>
        <w:t>18  X  20 + 4    cms de solapa  volada</w:t>
      </w:r>
    </w:p>
    <w:p w:rsidR="00F85EE5" w:rsidRDefault="00F85EE5" w:rsidP="00F85EE5">
      <w:r>
        <w:t>SELLADO:</w:t>
      </w:r>
      <w:r>
        <w:tab/>
      </w:r>
      <w:r>
        <w:tab/>
        <w:t>Para selle lateral.</w:t>
      </w:r>
    </w:p>
    <w:p w:rsidR="00F85EE5" w:rsidRDefault="00F85EE5" w:rsidP="00F85EE5"/>
    <w:p w:rsidR="00F85EE5" w:rsidRDefault="00F85EE5" w:rsidP="00F85EE5"/>
    <w:p w:rsidR="00F85EE5" w:rsidRDefault="00F85EE5" w:rsidP="00F85EE5">
      <w:r>
        <w:rPr>
          <w:b/>
          <w:bCs/>
          <w:u w:val="single"/>
        </w:rPr>
        <w:t>NOTA:</w:t>
      </w:r>
      <w:r>
        <w:t xml:space="preserve">  *   Los cyreles   se encuentran en  su  planta</w:t>
      </w:r>
    </w:p>
    <w:p w:rsidR="00F85EE5" w:rsidRDefault="00F85EE5" w:rsidP="00F85EE5">
      <w:pPr>
        <w:numPr>
          <w:ilvl w:val="0"/>
          <w:numId w:val="1"/>
        </w:numPr>
      </w:pPr>
      <w:r>
        <w:t>Se envían ARTE    para tonos y alturas</w:t>
      </w:r>
    </w:p>
    <w:p w:rsidR="00F85EE5" w:rsidRPr="00307118" w:rsidRDefault="00F85EE5" w:rsidP="00F85EE5">
      <w:pPr>
        <w:numPr>
          <w:ilvl w:val="0"/>
          <w:numId w:val="2"/>
        </w:numPr>
      </w:pPr>
      <w:r>
        <w:t xml:space="preserve">Se  envia el material de PP </w:t>
      </w:r>
      <w:r>
        <w:rPr>
          <w:b/>
        </w:rPr>
        <w:t xml:space="preserve">de  20 + 4 </w:t>
      </w:r>
      <w:r w:rsidRPr="00AD5DCF">
        <w:rPr>
          <w:b/>
        </w:rPr>
        <w:t xml:space="preserve">  cms</w:t>
      </w:r>
    </w:p>
    <w:p w:rsidR="00F85EE5" w:rsidRPr="00150D1A" w:rsidRDefault="00F85EE5" w:rsidP="00F85EE5">
      <w:pPr>
        <w:numPr>
          <w:ilvl w:val="0"/>
          <w:numId w:val="2"/>
        </w:numPr>
      </w:pPr>
      <w:r>
        <w:rPr>
          <w:b/>
        </w:rPr>
        <w:t>OJO  EL RODILLO ES  37</w:t>
      </w:r>
    </w:p>
    <w:p w:rsidR="00F85EE5" w:rsidRDefault="00F85EE5" w:rsidP="00F85EE5">
      <w:pPr>
        <w:ind w:left="885"/>
      </w:pPr>
    </w:p>
    <w:p w:rsidR="00F85EE5" w:rsidRDefault="00F85EE5" w:rsidP="00F85EE5">
      <w:pPr>
        <w:ind w:left="885"/>
      </w:pPr>
    </w:p>
    <w:p w:rsidR="00F85EE5" w:rsidRDefault="00F85EE5" w:rsidP="00F85EE5">
      <w:r>
        <w:t>Agradezco la atención y colaboración prestada.</w:t>
      </w:r>
    </w:p>
    <w:p w:rsidR="00F85EE5" w:rsidRDefault="00F85EE5" w:rsidP="00F85EE5"/>
    <w:p w:rsidR="00F85EE5" w:rsidRDefault="00F85EE5" w:rsidP="00F85EE5"/>
    <w:p w:rsidR="00F85EE5" w:rsidRDefault="00F85EE5" w:rsidP="00F85EE5">
      <w:r>
        <w:t>Cordialmente,</w:t>
      </w:r>
    </w:p>
    <w:p w:rsidR="00F85EE5" w:rsidRDefault="00F85EE5" w:rsidP="00F85EE5"/>
    <w:p w:rsidR="00F85EE5" w:rsidRDefault="00F85EE5" w:rsidP="00F85EE5"/>
    <w:p w:rsidR="00F85EE5" w:rsidRDefault="00F85EE5" w:rsidP="00F85EE5"/>
    <w:p w:rsidR="00F85EE5" w:rsidRDefault="00F85EE5" w:rsidP="00F85EE5">
      <w:r>
        <w:t>RICARDO CASAS ZAPATA</w:t>
      </w:r>
    </w:p>
    <w:p w:rsidR="00F85EE5" w:rsidRDefault="00F85EE5" w:rsidP="00F85EE5">
      <w:r>
        <w:t>Director.</w:t>
      </w:r>
    </w:p>
    <w:p w:rsidR="00F85EE5" w:rsidRDefault="00F85EE5" w:rsidP="005450D8"/>
    <w:p w:rsidR="0082343C" w:rsidRDefault="0082343C" w:rsidP="005450D8"/>
    <w:p w:rsidR="0082343C" w:rsidRDefault="0082343C" w:rsidP="005450D8"/>
    <w:p w:rsidR="0082343C" w:rsidRDefault="0082343C" w:rsidP="005450D8"/>
    <w:p w:rsidR="0082343C" w:rsidRDefault="0082343C" w:rsidP="005450D8"/>
    <w:p w:rsidR="0082343C" w:rsidRDefault="0082343C" w:rsidP="0082343C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82343C" w:rsidRDefault="0082343C" w:rsidP="0082343C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82343C" w:rsidRDefault="0082343C" w:rsidP="0082343C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82343C" w:rsidRDefault="0082343C" w:rsidP="0082343C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82343C" w:rsidRDefault="0082343C" w:rsidP="0082343C">
      <w:pPr>
        <w:rPr>
          <w:b/>
          <w:bCs/>
        </w:rPr>
      </w:pPr>
    </w:p>
    <w:p w:rsidR="0082343C" w:rsidRDefault="0082343C" w:rsidP="0082343C">
      <w:pPr>
        <w:pStyle w:val="Ttulo1"/>
      </w:pPr>
      <w:r>
        <w:t>ORDEN DE TRABAJO N°      06669</w:t>
      </w:r>
    </w:p>
    <w:p w:rsidR="0082343C" w:rsidRDefault="0082343C" w:rsidP="0082343C"/>
    <w:p w:rsidR="0082343C" w:rsidRDefault="0082343C" w:rsidP="0082343C"/>
    <w:p w:rsidR="0082343C" w:rsidRDefault="0082343C" w:rsidP="0082343C">
      <w:r>
        <w:t>FECHA:</w:t>
      </w:r>
      <w:r>
        <w:tab/>
        <w:t>Medellín,  Junio  08    de  2010</w:t>
      </w:r>
    </w:p>
    <w:p w:rsidR="0082343C" w:rsidRDefault="0082343C" w:rsidP="0082343C">
      <w:r>
        <w:t>PARA:</w:t>
      </w:r>
      <w:r>
        <w:tab/>
      </w:r>
      <w:r>
        <w:tab/>
        <w:t>PLÁSTICOS DARMA</w:t>
      </w:r>
    </w:p>
    <w:p w:rsidR="0082343C" w:rsidRDefault="0082343C" w:rsidP="0082343C">
      <w:r>
        <w:t>ATENCIÓN:</w:t>
      </w:r>
      <w:r>
        <w:tab/>
        <w:t>Sr. Darío Jaramillo</w:t>
      </w:r>
    </w:p>
    <w:p w:rsidR="0082343C" w:rsidRDefault="0082343C" w:rsidP="0082343C">
      <w:r>
        <w:tab/>
      </w:r>
      <w:r>
        <w:tab/>
        <w:t>Gerente.</w:t>
      </w:r>
    </w:p>
    <w:p w:rsidR="0082343C" w:rsidRDefault="0082343C" w:rsidP="0082343C"/>
    <w:p w:rsidR="0082343C" w:rsidRDefault="0082343C" w:rsidP="0082343C">
      <w:r>
        <w:t>Apreciado Don Darío :</w:t>
      </w:r>
    </w:p>
    <w:p w:rsidR="0082343C" w:rsidRDefault="0082343C" w:rsidP="0082343C">
      <w:r>
        <w:t xml:space="preserve"> </w:t>
      </w:r>
    </w:p>
    <w:p w:rsidR="0082343C" w:rsidRDefault="0082343C" w:rsidP="0082343C">
      <w:r>
        <w:t>Con la presente estamos solicitando el siguiente servicio de   IMPRESIÓN  :</w:t>
      </w:r>
    </w:p>
    <w:p w:rsidR="0082343C" w:rsidRDefault="0082343C" w:rsidP="0082343C"/>
    <w:p w:rsidR="0082343C" w:rsidRDefault="0082343C" w:rsidP="0082343C">
      <w:pPr>
        <w:rPr>
          <w:b/>
          <w:bCs/>
          <w:u w:val="single"/>
        </w:rPr>
      </w:pPr>
    </w:p>
    <w:p w:rsidR="0082343C" w:rsidRDefault="0082343C" w:rsidP="0082343C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82343C" w:rsidRDefault="0082343C" w:rsidP="0082343C"/>
    <w:p w:rsidR="0082343C" w:rsidRDefault="0082343C" w:rsidP="0082343C">
      <w:r>
        <w:t>MATERIAL:</w:t>
      </w:r>
      <w:r>
        <w:tab/>
      </w:r>
      <w:r>
        <w:tab/>
        <w:t>Polietileno     Lamina    Transparente  BD</w:t>
      </w:r>
    </w:p>
    <w:p w:rsidR="0082343C" w:rsidRDefault="0082343C" w:rsidP="0082343C">
      <w:r>
        <w:t>MEDIDA:</w:t>
      </w:r>
      <w:r>
        <w:tab/>
      </w:r>
      <w:r>
        <w:tab/>
      </w:r>
      <w:r>
        <w:rPr>
          <w:b/>
        </w:rPr>
        <w:t xml:space="preserve">34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82343C" w:rsidRPr="006D12B2" w:rsidRDefault="0082343C" w:rsidP="0082343C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82343C" w:rsidRDefault="0082343C" w:rsidP="0082343C">
      <w:r>
        <w:t>TRATADO:</w:t>
      </w:r>
      <w:r>
        <w:tab/>
      </w:r>
      <w:r>
        <w:tab/>
        <w:t>1  Cara</w:t>
      </w:r>
    </w:p>
    <w:p w:rsidR="0082343C" w:rsidRDefault="0082343C" w:rsidP="0082343C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>
        <w:rPr>
          <w:b/>
        </w:rPr>
        <w:t xml:space="preserve">300  </w:t>
      </w:r>
      <w:r w:rsidRPr="00900A5A">
        <w:rPr>
          <w:b/>
        </w:rPr>
        <w:t xml:space="preserve">  Kg</w:t>
      </w:r>
      <w:r>
        <w:t>.</w:t>
      </w:r>
    </w:p>
    <w:p w:rsidR="0082343C" w:rsidRDefault="0082343C" w:rsidP="0082343C">
      <w:r>
        <w:t>COLORES:</w:t>
      </w:r>
      <w:r>
        <w:tab/>
      </w:r>
      <w:r>
        <w:tab/>
        <w:t xml:space="preserve">5      </w:t>
      </w:r>
    </w:p>
    <w:p w:rsidR="0082343C" w:rsidRDefault="0082343C" w:rsidP="0082343C">
      <w:r>
        <w:t>CARAS:</w:t>
      </w:r>
      <w:r>
        <w:tab/>
      </w:r>
      <w:r>
        <w:tab/>
        <w:t>1  ( 5 x 1  )</w:t>
      </w:r>
    </w:p>
    <w:p w:rsidR="0082343C" w:rsidRDefault="0082343C" w:rsidP="0082343C">
      <w:r>
        <w:t>REPETICIÓN:</w:t>
      </w:r>
      <w:r>
        <w:tab/>
        <w:t xml:space="preserve">26    Cms   </w:t>
      </w:r>
    </w:p>
    <w:p w:rsidR="0082343C" w:rsidRPr="00900A5A" w:rsidRDefault="0082343C" w:rsidP="0082343C">
      <w:pPr>
        <w:rPr>
          <w:b/>
        </w:rPr>
      </w:pPr>
      <w:r>
        <w:t xml:space="preserve">RODILLO  :               </w:t>
      </w:r>
      <w:r>
        <w:rPr>
          <w:b/>
        </w:rPr>
        <w:t>26</w:t>
      </w:r>
    </w:p>
    <w:p w:rsidR="0082343C" w:rsidRDefault="0082343C" w:rsidP="0082343C">
      <w:r>
        <w:t>LAMINA:</w:t>
      </w:r>
      <w:r>
        <w:tab/>
      </w:r>
      <w:r>
        <w:tab/>
        <w:t>34    Cms    REFILADA PARA EMPAQUETADORA</w:t>
      </w:r>
    </w:p>
    <w:p w:rsidR="0082343C" w:rsidRDefault="0082343C" w:rsidP="0082343C">
      <w:r>
        <w:t>FOTOCAELDA:</w:t>
      </w:r>
      <w:r>
        <w:tab/>
        <w:t>Según muestra con doble  color</w:t>
      </w:r>
    </w:p>
    <w:p w:rsidR="0082343C" w:rsidRDefault="0082343C" w:rsidP="0082343C">
      <w:pPr>
        <w:rPr>
          <w:b/>
        </w:rPr>
      </w:pPr>
      <w:r>
        <w:t>REFERENCIA:</w:t>
      </w:r>
      <w:r>
        <w:tab/>
      </w:r>
      <w:r>
        <w:rPr>
          <w:b/>
        </w:rPr>
        <w:t>EL  SEMBRADOR    MARACUYA  397  gms.</w:t>
      </w:r>
    </w:p>
    <w:p w:rsidR="0082343C" w:rsidRPr="00146B92" w:rsidRDefault="0082343C" w:rsidP="0082343C">
      <w:pPr>
        <w:rPr>
          <w:b/>
        </w:rPr>
      </w:pPr>
    </w:p>
    <w:p w:rsidR="0082343C" w:rsidRDefault="0082343C" w:rsidP="0082343C">
      <w:r>
        <w:tab/>
      </w:r>
      <w:r>
        <w:tab/>
      </w:r>
      <w:r>
        <w:tab/>
      </w:r>
    </w:p>
    <w:p w:rsidR="0082343C" w:rsidRDefault="0082343C" w:rsidP="0082343C"/>
    <w:p w:rsidR="0082343C" w:rsidRDefault="0082343C" w:rsidP="0082343C">
      <w:r>
        <w:rPr>
          <w:b/>
          <w:bCs/>
          <w:u w:val="single"/>
        </w:rPr>
        <w:t>NOTA:</w:t>
      </w:r>
      <w:r w:rsidR="00DC7D42">
        <w:t xml:space="preserve">  - Cyreles  en  su  planta.</w:t>
      </w:r>
    </w:p>
    <w:p w:rsidR="0082343C" w:rsidRDefault="0082343C" w:rsidP="0082343C">
      <w:pPr>
        <w:pStyle w:val="Prrafodelista"/>
        <w:numPr>
          <w:ilvl w:val="0"/>
          <w:numId w:val="2"/>
        </w:numPr>
      </w:pPr>
      <w:r>
        <w:t xml:space="preserve"> Se envía  material.</w:t>
      </w:r>
    </w:p>
    <w:p w:rsidR="0082343C" w:rsidRDefault="0082343C" w:rsidP="0082343C">
      <w:pPr>
        <w:pStyle w:val="Prrafodelista"/>
        <w:numPr>
          <w:ilvl w:val="0"/>
          <w:numId w:val="2"/>
        </w:numPr>
      </w:pPr>
      <w:r>
        <w:t>SE  APRUEBA  IMPRESIÓN.</w:t>
      </w:r>
    </w:p>
    <w:p w:rsidR="0082343C" w:rsidRPr="00492713" w:rsidRDefault="0082343C" w:rsidP="0082343C">
      <w:pPr>
        <w:ind w:left="1500"/>
        <w:rPr>
          <w:b/>
          <w:sz w:val="28"/>
          <w:szCs w:val="28"/>
        </w:rPr>
      </w:pPr>
    </w:p>
    <w:p w:rsidR="0082343C" w:rsidRDefault="0082343C" w:rsidP="0082343C"/>
    <w:p w:rsidR="0082343C" w:rsidRDefault="0082343C" w:rsidP="0082343C"/>
    <w:p w:rsidR="0082343C" w:rsidRDefault="0082343C" w:rsidP="0082343C">
      <w:r>
        <w:t>Agradezco la atención y colaboración prestada.</w:t>
      </w:r>
    </w:p>
    <w:p w:rsidR="0082343C" w:rsidRPr="00F86361" w:rsidRDefault="0082343C" w:rsidP="0082343C">
      <w:pPr>
        <w:rPr>
          <w:b/>
        </w:rPr>
      </w:pPr>
    </w:p>
    <w:p w:rsidR="0082343C" w:rsidRDefault="0082343C" w:rsidP="0082343C"/>
    <w:p w:rsidR="0082343C" w:rsidRDefault="0082343C" w:rsidP="0082343C">
      <w:r>
        <w:t>Cordialmente,</w:t>
      </w:r>
    </w:p>
    <w:p w:rsidR="0082343C" w:rsidRDefault="0082343C" w:rsidP="0082343C"/>
    <w:p w:rsidR="0082343C" w:rsidRPr="00F4077E" w:rsidRDefault="0082343C" w:rsidP="0082343C">
      <w:pPr>
        <w:rPr>
          <w:b/>
        </w:rPr>
      </w:pPr>
    </w:p>
    <w:p w:rsidR="0082343C" w:rsidRDefault="0082343C" w:rsidP="0082343C"/>
    <w:p w:rsidR="0082343C" w:rsidRDefault="0082343C" w:rsidP="0082343C">
      <w:r>
        <w:t>RICARDO CASAS ZAPATA</w:t>
      </w:r>
    </w:p>
    <w:p w:rsidR="0082343C" w:rsidRDefault="0082343C" w:rsidP="0082343C">
      <w:r>
        <w:t>Director</w:t>
      </w:r>
    </w:p>
    <w:p w:rsidR="0082343C" w:rsidRDefault="0082343C" w:rsidP="005450D8"/>
    <w:p w:rsidR="00654410" w:rsidRDefault="00654410" w:rsidP="005450D8"/>
    <w:p w:rsidR="00654410" w:rsidRDefault="00654410" w:rsidP="00654410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654410" w:rsidRDefault="00654410" w:rsidP="00654410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654410" w:rsidRDefault="00654410" w:rsidP="00654410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654410" w:rsidRDefault="00654410" w:rsidP="00654410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654410" w:rsidRDefault="00654410" w:rsidP="00654410">
      <w:pPr>
        <w:rPr>
          <w:b/>
          <w:bCs/>
        </w:rPr>
      </w:pPr>
    </w:p>
    <w:p w:rsidR="00654410" w:rsidRDefault="00654410" w:rsidP="00654410">
      <w:pPr>
        <w:pStyle w:val="Ttulo1"/>
      </w:pPr>
      <w:r>
        <w:t>ORDEN DE TRABAJO N°      06668</w:t>
      </w:r>
    </w:p>
    <w:p w:rsidR="00654410" w:rsidRDefault="00654410" w:rsidP="00654410"/>
    <w:p w:rsidR="00654410" w:rsidRDefault="00654410" w:rsidP="00654410"/>
    <w:p w:rsidR="00654410" w:rsidRDefault="00654410" w:rsidP="00654410">
      <w:r>
        <w:t>FECHA:</w:t>
      </w:r>
      <w:r>
        <w:tab/>
        <w:t>Medellín,  Junio  08    de  2010</w:t>
      </w:r>
    </w:p>
    <w:p w:rsidR="00654410" w:rsidRDefault="00654410" w:rsidP="00654410">
      <w:r>
        <w:t>PARA:</w:t>
      </w:r>
      <w:r>
        <w:tab/>
      </w:r>
      <w:r>
        <w:tab/>
        <w:t>PLÁSTICOS DARMA</w:t>
      </w:r>
    </w:p>
    <w:p w:rsidR="00654410" w:rsidRDefault="00654410" w:rsidP="00654410">
      <w:r>
        <w:t>ATENCIÓN:</w:t>
      </w:r>
      <w:r>
        <w:tab/>
        <w:t>Sr. Darío Jaramillo</w:t>
      </w:r>
    </w:p>
    <w:p w:rsidR="00654410" w:rsidRDefault="00654410" w:rsidP="00654410">
      <w:r>
        <w:tab/>
      </w:r>
      <w:r>
        <w:tab/>
        <w:t>Gerente.</w:t>
      </w:r>
    </w:p>
    <w:p w:rsidR="00654410" w:rsidRDefault="00654410" w:rsidP="00654410"/>
    <w:p w:rsidR="00654410" w:rsidRDefault="00654410" w:rsidP="00654410">
      <w:r>
        <w:t>Apreciado Don Darío :</w:t>
      </w:r>
    </w:p>
    <w:p w:rsidR="00654410" w:rsidRDefault="00654410" w:rsidP="00654410">
      <w:r>
        <w:t xml:space="preserve"> </w:t>
      </w:r>
    </w:p>
    <w:p w:rsidR="00654410" w:rsidRDefault="00654410" w:rsidP="00654410">
      <w:r>
        <w:t>Con la presente estamos solicitando el siguiente servicio de   IMPRESIÓN  :</w:t>
      </w:r>
    </w:p>
    <w:p w:rsidR="00654410" w:rsidRDefault="00654410" w:rsidP="00654410"/>
    <w:p w:rsidR="00654410" w:rsidRDefault="00654410" w:rsidP="00654410">
      <w:pPr>
        <w:rPr>
          <w:b/>
          <w:bCs/>
          <w:u w:val="single"/>
        </w:rPr>
      </w:pPr>
    </w:p>
    <w:p w:rsidR="00654410" w:rsidRDefault="00654410" w:rsidP="00654410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654410" w:rsidRDefault="00654410" w:rsidP="00654410"/>
    <w:p w:rsidR="00654410" w:rsidRDefault="00654410" w:rsidP="00654410">
      <w:r>
        <w:t>MATERIAL:</w:t>
      </w:r>
      <w:r>
        <w:tab/>
      </w:r>
      <w:r>
        <w:tab/>
        <w:t>Polietileno     Lamina    Transparente  BD</w:t>
      </w:r>
    </w:p>
    <w:p w:rsidR="00654410" w:rsidRDefault="00654410" w:rsidP="00654410">
      <w:r>
        <w:t>MEDIDA:</w:t>
      </w:r>
      <w:r>
        <w:tab/>
      </w:r>
      <w:r>
        <w:tab/>
      </w:r>
      <w:r>
        <w:rPr>
          <w:b/>
        </w:rPr>
        <w:t xml:space="preserve">34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654410" w:rsidRPr="006D12B2" w:rsidRDefault="00654410" w:rsidP="00654410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654410" w:rsidRDefault="00654410" w:rsidP="00654410">
      <w:r>
        <w:t>TRATADO:</w:t>
      </w:r>
      <w:r>
        <w:tab/>
      </w:r>
      <w:r>
        <w:tab/>
        <w:t>1  Cara</w:t>
      </w:r>
    </w:p>
    <w:p w:rsidR="00654410" w:rsidRDefault="00654410" w:rsidP="00654410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>
        <w:rPr>
          <w:b/>
        </w:rPr>
        <w:t xml:space="preserve">300  </w:t>
      </w:r>
      <w:r w:rsidRPr="00900A5A">
        <w:rPr>
          <w:b/>
        </w:rPr>
        <w:t xml:space="preserve">  Kg</w:t>
      </w:r>
      <w:r>
        <w:t>.</w:t>
      </w:r>
    </w:p>
    <w:p w:rsidR="00654410" w:rsidRDefault="00654410" w:rsidP="00654410">
      <w:r>
        <w:t>COLORES:</w:t>
      </w:r>
      <w:r>
        <w:tab/>
      </w:r>
      <w:r>
        <w:tab/>
        <w:t xml:space="preserve">5      </w:t>
      </w:r>
    </w:p>
    <w:p w:rsidR="00654410" w:rsidRDefault="00654410" w:rsidP="00654410">
      <w:r>
        <w:t>CARAS:</w:t>
      </w:r>
      <w:r>
        <w:tab/>
      </w:r>
      <w:r>
        <w:tab/>
        <w:t>1  ( 5 x 1  )</w:t>
      </w:r>
    </w:p>
    <w:p w:rsidR="00654410" w:rsidRDefault="00654410" w:rsidP="00654410">
      <w:r>
        <w:t>REPETICIÓN:</w:t>
      </w:r>
      <w:r>
        <w:tab/>
        <w:t xml:space="preserve">26    Cms   </w:t>
      </w:r>
    </w:p>
    <w:p w:rsidR="00654410" w:rsidRPr="00900A5A" w:rsidRDefault="00654410" w:rsidP="00654410">
      <w:pPr>
        <w:rPr>
          <w:b/>
        </w:rPr>
      </w:pPr>
      <w:r>
        <w:t xml:space="preserve">RODILLO  :               </w:t>
      </w:r>
      <w:r>
        <w:rPr>
          <w:b/>
        </w:rPr>
        <w:t>26</w:t>
      </w:r>
    </w:p>
    <w:p w:rsidR="00654410" w:rsidRDefault="00654410" w:rsidP="00654410">
      <w:r>
        <w:t>LAMINA:</w:t>
      </w:r>
      <w:r>
        <w:tab/>
      </w:r>
      <w:r>
        <w:tab/>
        <w:t>34    Cms    REFILADA PARA EMPAQUETADORA</w:t>
      </w:r>
    </w:p>
    <w:p w:rsidR="00654410" w:rsidRDefault="00654410" w:rsidP="00654410">
      <w:r>
        <w:t>FOTOCAELDA:</w:t>
      </w:r>
      <w:r>
        <w:tab/>
        <w:t>Según muestra con doble  color</w:t>
      </w:r>
    </w:p>
    <w:p w:rsidR="00654410" w:rsidRDefault="00654410" w:rsidP="00654410">
      <w:pPr>
        <w:rPr>
          <w:b/>
        </w:rPr>
      </w:pPr>
      <w:r>
        <w:t>REFERENCIA:</w:t>
      </w:r>
      <w:r>
        <w:tab/>
      </w:r>
      <w:r>
        <w:rPr>
          <w:b/>
        </w:rPr>
        <w:t>EL  SEMBRADOR    MORA  397  gms.</w:t>
      </w:r>
    </w:p>
    <w:p w:rsidR="00654410" w:rsidRPr="00146B92" w:rsidRDefault="00654410" w:rsidP="00654410">
      <w:pPr>
        <w:rPr>
          <w:b/>
        </w:rPr>
      </w:pPr>
    </w:p>
    <w:p w:rsidR="00654410" w:rsidRDefault="00654410" w:rsidP="00654410">
      <w:r>
        <w:tab/>
      </w:r>
      <w:r>
        <w:tab/>
      </w:r>
      <w:r>
        <w:tab/>
      </w:r>
    </w:p>
    <w:p w:rsidR="00654410" w:rsidRDefault="00654410" w:rsidP="00654410"/>
    <w:p w:rsidR="00654410" w:rsidRDefault="00654410" w:rsidP="00654410">
      <w:r>
        <w:rPr>
          <w:b/>
          <w:bCs/>
          <w:u w:val="single"/>
        </w:rPr>
        <w:t>NOTA:</w:t>
      </w:r>
      <w:r>
        <w:t xml:space="preserve">  - Cy</w:t>
      </w:r>
      <w:r w:rsidR="00B37F02">
        <w:t>reles   los envia  Grafiflex</w:t>
      </w:r>
    </w:p>
    <w:p w:rsidR="00654410" w:rsidRDefault="00654410" w:rsidP="00654410">
      <w:pPr>
        <w:pStyle w:val="Prrafodelista"/>
        <w:numPr>
          <w:ilvl w:val="0"/>
          <w:numId w:val="2"/>
        </w:numPr>
      </w:pPr>
      <w:r>
        <w:t xml:space="preserve"> Se envía  material.</w:t>
      </w:r>
    </w:p>
    <w:p w:rsidR="00654410" w:rsidRDefault="00654410" w:rsidP="00654410">
      <w:pPr>
        <w:pStyle w:val="Prrafodelista"/>
        <w:numPr>
          <w:ilvl w:val="0"/>
          <w:numId w:val="2"/>
        </w:numPr>
      </w:pPr>
      <w:r>
        <w:t>SE  APRUEBA  IMPRESIÓN.</w:t>
      </w:r>
    </w:p>
    <w:p w:rsidR="00654410" w:rsidRPr="00492713" w:rsidRDefault="00654410" w:rsidP="00654410">
      <w:pPr>
        <w:ind w:left="1500"/>
        <w:rPr>
          <w:b/>
          <w:sz w:val="28"/>
          <w:szCs w:val="28"/>
        </w:rPr>
      </w:pPr>
    </w:p>
    <w:p w:rsidR="00654410" w:rsidRDefault="00654410" w:rsidP="00654410"/>
    <w:p w:rsidR="00654410" w:rsidRDefault="00654410" w:rsidP="00654410"/>
    <w:p w:rsidR="00654410" w:rsidRDefault="00654410" w:rsidP="00654410">
      <w:r>
        <w:t>Agradezco la atención y colaboración prestada.</w:t>
      </w:r>
    </w:p>
    <w:p w:rsidR="00654410" w:rsidRPr="00F86361" w:rsidRDefault="00654410" w:rsidP="00654410">
      <w:pPr>
        <w:rPr>
          <w:b/>
        </w:rPr>
      </w:pPr>
    </w:p>
    <w:p w:rsidR="00654410" w:rsidRDefault="00654410" w:rsidP="00654410"/>
    <w:p w:rsidR="00654410" w:rsidRDefault="00654410" w:rsidP="00654410">
      <w:r>
        <w:t>Cordialmente,</w:t>
      </w:r>
    </w:p>
    <w:p w:rsidR="00654410" w:rsidRDefault="00654410" w:rsidP="00654410"/>
    <w:p w:rsidR="00654410" w:rsidRPr="00F4077E" w:rsidRDefault="00654410" w:rsidP="00654410">
      <w:pPr>
        <w:rPr>
          <w:b/>
        </w:rPr>
      </w:pPr>
    </w:p>
    <w:p w:rsidR="00654410" w:rsidRDefault="00654410" w:rsidP="00654410"/>
    <w:p w:rsidR="00654410" w:rsidRDefault="00654410" w:rsidP="00654410">
      <w:r>
        <w:t>RICARDO CASAS ZAPATA</w:t>
      </w:r>
    </w:p>
    <w:p w:rsidR="00654410" w:rsidRDefault="00654410" w:rsidP="00654410">
      <w:r>
        <w:t>Director</w:t>
      </w:r>
    </w:p>
    <w:p w:rsidR="00654410" w:rsidRPr="00CD452F" w:rsidRDefault="00654410" w:rsidP="00654410"/>
    <w:p w:rsidR="00D16BCD" w:rsidRDefault="00D16BCD" w:rsidP="00D16BCD">
      <w:pPr>
        <w:rPr>
          <w:b/>
        </w:rPr>
      </w:pPr>
    </w:p>
    <w:p w:rsidR="00D16BCD" w:rsidRDefault="00D16BCD" w:rsidP="00D16BCD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D16BCD" w:rsidRDefault="00D16BCD" w:rsidP="00D16BCD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D16BCD" w:rsidRDefault="00D16BCD" w:rsidP="00D16BCD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D16BCD" w:rsidRDefault="00D16BCD" w:rsidP="00D16BCD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D16BCD" w:rsidRDefault="00D16BCD" w:rsidP="00D16BCD">
      <w:pPr>
        <w:rPr>
          <w:b/>
          <w:bCs/>
        </w:rPr>
      </w:pPr>
    </w:p>
    <w:p w:rsidR="00D16BCD" w:rsidRDefault="00D16BCD" w:rsidP="00D16BCD">
      <w:pPr>
        <w:pStyle w:val="Ttulo1"/>
      </w:pPr>
    </w:p>
    <w:p w:rsidR="00D16BCD" w:rsidRDefault="00D16BCD" w:rsidP="00D16BCD">
      <w:pPr>
        <w:pStyle w:val="Ttulo1"/>
      </w:pPr>
      <w:r>
        <w:t>ORDEN DE TRABAJO  N °      06664</w:t>
      </w:r>
    </w:p>
    <w:p w:rsidR="00D16BCD" w:rsidRDefault="00D16BCD" w:rsidP="00D16BCD"/>
    <w:p w:rsidR="00D16BCD" w:rsidRDefault="00D16BCD" w:rsidP="00D16BCD">
      <w:r>
        <w:t>FECHA:</w:t>
      </w:r>
      <w:r>
        <w:tab/>
        <w:t>Medellín,   Junio  08    de   2010</w:t>
      </w:r>
    </w:p>
    <w:p w:rsidR="00D16BCD" w:rsidRDefault="00D16BCD" w:rsidP="00D16BCD">
      <w:r>
        <w:t>PARA:</w:t>
      </w:r>
      <w:r>
        <w:tab/>
      </w:r>
      <w:r>
        <w:tab/>
        <w:t>PLÁSTICOS DARMA</w:t>
      </w:r>
    </w:p>
    <w:p w:rsidR="00D16BCD" w:rsidRDefault="00D16BCD" w:rsidP="00D16BCD">
      <w:r>
        <w:t>ATENCIÓN:</w:t>
      </w:r>
      <w:r>
        <w:tab/>
        <w:t>Sr. Darío Jaramillo</w:t>
      </w:r>
    </w:p>
    <w:p w:rsidR="00D16BCD" w:rsidRDefault="00D16BCD" w:rsidP="00D16BCD">
      <w:r>
        <w:tab/>
      </w:r>
      <w:r>
        <w:tab/>
        <w:t>Gerente.</w:t>
      </w:r>
    </w:p>
    <w:p w:rsidR="00D16BCD" w:rsidRDefault="00D16BCD" w:rsidP="00D16BCD"/>
    <w:p w:rsidR="00D16BCD" w:rsidRDefault="00D16BCD" w:rsidP="00D16BCD">
      <w:r>
        <w:t>Apreciado Don Darío:</w:t>
      </w:r>
    </w:p>
    <w:p w:rsidR="00D16BCD" w:rsidRDefault="00D16BCD" w:rsidP="00D16BCD"/>
    <w:p w:rsidR="00D16BCD" w:rsidRDefault="00D16BCD" w:rsidP="00D16BCD">
      <w:r>
        <w:t>Con la presente estamos solicitando el siguiente servicio de  IMPRESIÓN :</w:t>
      </w:r>
    </w:p>
    <w:p w:rsidR="00D16BCD" w:rsidRDefault="00D16BCD" w:rsidP="00D16BCD"/>
    <w:p w:rsidR="00D16BCD" w:rsidRDefault="00D16BCD" w:rsidP="00D16BCD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D16BCD" w:rsidRDefault="00D16BCD" w:rsidP="00D16BCD">
      <w:r>
        <w:t>MATERIAL   :           Polipropileno  Lamina   de</w:t>
      </w:r>
      <w:r w:rsidR="001B751F">
        <w:t xml:space="preserve">   </w:t>
      </w:r>
      <w:r>
        <w:t xml:space="preserve">  </w:t>
      </w:r>
      <w:r>
        <w:rPr>
          <w:b/>
        </w:rPr>
        <w:t xml:space="preserve">34 </w:t>
      </w:r>
      <w:r>
        <w:t xml:space="preserve">  cms</w:t>
      </w:r>
    </w:p>
    <w:p w:rsidR="00D16BCD" w:rsidRDefault="00D16BCD" w:rsidP="00D16BCD">
      <w:r>
        <w:t>CLIBRE      :               2.7  ”</w:t>
      </w:r>
    </w:p>
    <w:p w:rsidR="00D16BCD" w:rsidRPr="00AD5DCF" w:rsidRDefault="00D16BCD" w:rsidP="00D16BCD">
      <w:pPr>
        <w:rPr>
          <w:b/>
        </w:rPr>
      </w:pPr>
      <w:r>
        <w:t>REFERENCIA:</w:t>
      </w:r>
      <w:r>
        <w:tab/>
      </w:r>
      <w:r w:rsidR="00B60356">
        <w:rPr>
          <w:b/>
        </w:rPr>
        <w:t>IGB     GRANDE</w:t>
      </w:r>
    </w:p>
    <w:p w:rsidR="00D16BCD" w:rsidRDefault="0043740F" w:rsidP="00D16BCD">
      <w:r>
        <w:t>CANTIDAD    :          10</w:t>
      </w:r>
      <w:r w:rsidR="00D16BCD">
        <w:t>0    Kg</w:t>
      </w:r>
    </w:p>
    <w:p w:rsidR="00D16BCD" w:rsidRDefault="00EF266B" w:rsidP="00D16BCD">
      <w:r>
        <w:t>COLORES:</w:t>
      </w:r>
      <w:r>
        <w:tab/>
      </w:r>
      <w:r>
        <w:tab/>
        <w:t xml:space="preserve">4  (  blanco- rojo – plata – negro </w:t>
      </w:r>
      <w:r w:rsidR="00D16BCD">
        <w:t xml:space="preserve"> )</w:t>
      </w:r>
    </w:p>
    <w:p w:rsidR="00D16BCD" w:rsidRDefault="00014933" w:rsidP="00D16BCD">
      <w:r>
        <w:t>CARAS:</w:t>
      </w:r>
      <w:r>
        <w:tab/>
      </w:r>
      <w:r>
        <w:tab/>
        <w:t>2</w:t>
      </w:r>
      <w:r w:rsidR="00D16BCD">
        <w:t xml:space="preserve">  </w:t>
      </w:r>
    </w:p>
    <w:p w:rsidR="00D16BCD" w:rsidRDefault="00014933" w:rsidP="00D16BCD">
      <w:r>
        <w:t>REPETICIÓN:</w:t>
      </w:r>
      <w:r>
        <w:tab/>
        <w:t>15.5   cm</w:t>
      </w:r>
    </w:p>
    <w:p w:rsidR="00D16BCD" w:rsidRPr="007E24E2" w:rsidRDefault="00D16BCD" w:rsidP="00D16BCD">
      <w:pPr>
        <w:rPr>
          <w:b/>
        </w:rPr>
      </w:pPr>
      <w:r>
        <w:t>RODILLO:</w:t>
      </w:r>
      <w:r>
        <w:tab/>
      </w:r>
      <w:r>
        <w:tab/>
      </w:r>
      <w:r w:rsidR="00014933">
        <w:rPr>
          <w:b/>
        </w:rPr>
        <w:t>32</w:t>
      </w:r>
    </w:p>
    <w:p w:rsidR="00014933" w:rsidRDefault="00014933" w:rsidP="00D16BCD">
      <w:r>
        <w:t>BOLSA:</w:t>
      </w:r>
      <w:r>
        <w:tab/>
      </w:r>
      <w:r>
        <w:tab/>
        <w:t>15.5   X  17</w:t>
      </w:r>
      <w:r w:rsidR="00D16BCD">
        <w:t xml:space="preserve">    cms </w:t>
      </w:r>
    </w:p>
    <w:p w:rsidR="00D16BCD" w:rsidRDefault="00D16BCD" w:rsidP="00D16BCD">
      <w:r>
        <w:t>SELLADO:</w:t>
      </w:r>
      <w:r>
        <w:tab/>
      </w:r>
      <w:r>
        <w:tab/>
        <w:t>Para selle lateral.</w:t>
      </w:r>
    </w:p>
    <w:p w:rsidR="00D16BCD" w:rsidRDefault="00D16BCD" w:rsidP="00D16BCD"/>
    <w:p w:rsidR="00D16BCD" w:rsidRDefault="00D16BCD" w:rsidP="00D16BCD"/>
    <w:p w:rsidR="00D16BCD" w:rsidRDefault="00D16BCD" w:rsidP="00D16BCD">
      <w:r>
        <w:rPr>
          <w:b/>
          <w:bCs/>
          <w:u w:val="single"/>
        </w:rPr>
        <w:t>NOTA:</w:t>
      </w:r>
      <w:r>
        <w:t xml:space="preserve">  *   Los cyrele</w:t>
      </w:r>
      <w:r w:rsidR="00014933">
        <w:t>s   los envia  Grafiflex</w:t>
      </w:r>
    </w:p>
    <w:p w:rsidR="00D16BCD" w:rsidRDefault="00D16BCD" w:rsidP="00D16BCD">
      <w:pPr>
        <w:numPr>
          <w:ilvl w:val="0"/>
          <w:numId w:val="1"/>
        </w:numPr>
      </w:pPr>
      <w:r>
        <w:t>Se envían ARTE    para tonos y alturas</w:t>
      </w:r>
    </w:p>
    <w:p w:rsidR="00D16BCD" w:rsidRPr="00307118" w:rsidRDefault="007C36B5" w:rsidP="00D16BCD">
      <w:pPr>
        <w:numPr>
          <w:ilvl w:val="0"/>
          <w:numId w:val="2"/>
        </w:numPr>
      </w:pPr>
      <w:r>
        <w:t xml:space="preserve">Se  envia el material de PP   de  34 </w:t>
      </w:r>
      <w:r w:rsidR="00D16BCD">
        <w:rPr>
          <w:b/>
        </w:rPr>
        <w:t xml:space="preserve"> </w:t>
      </w:r>
      <w:r w:rsidR="00D16BCD" w:rsidRPr="00AD5DCF">
        <w:rPr>
          <w:b/>
        </w:rPr>
        <w:t xml:space="preserve">  cms</w:t>
      </w:r>
    </w:p>
    <w:p w:rsidR="00D16BCD" w:rsidRPr="00150D1A" w:rsidRDefault="007C36B5" w:rsidP="00D16BCD">
      <w:pPr>
        <w:numPr>
          <w:ilvl w:val="0"/>
          <w:numId w:val="2"/>
        </w:numPr>
      </w:pPr>
      <w:r>
        <w:rPr>
          <w:b/>
        </w:rPr>
        <w:t>SE  APRUEBA IMPRESION</w:t>
      </w:r>
    </w:p>
    <w:p w:rsidR="00D16BCD" w:rsidRDefault="00D16BCD" w:rsidP="00D16BCD">
      <w:pPr>
        <w:ind w:left="885"/>
      </w:pPr>
    </w:p>
    <w:p w:rsidR="00D16BCD" w:rsidRDefault="00D16BCD" w:rsidP="00D16BCD">
      <w:pPr>
        <w:ind w:left="885"/>
      </w:pPr>
    </w:p>
    <w:p w:rsidR="00D16BCD" w:rsidRDefault="00D16BCD" w:rsidP="00D16BCD">
      <w:r>
        <w:t>Agradezco la atención y colaboración prestada.</w:t>
      </w:r>
    </w:p>
    <w:p w:rsidR="00D16BCD" w:rsidRDefault="00D16BCD" w:rsidP="00D16BCD"/>
    <w:p w:rsidR="00D16BCD" w:rsidRDefault="00D16BCD" w:rsidP="00D16BCD"/>
    <w:p w:rsidR="00D16BCD" w:rsidRDefault="00D16BCD" w:rsidP="00D16BCD">
      <w:r>
        <w:t>Cordialmente,</w:t>
      </w:r>
    </w:p>
    <w:p w:rsidR="00D16BCD" w:rsidRDefault="00D16BCD" w:rsidP="00D16BCD"/>
    <w:p w:rsidR="00D16BCD" w:rsidRDefault="00D16BCD" w:rsidP="00D16BCD"/>
    <w:p w:rsidR="00D16BCD" w:rsidRDefault="00D16BCD" w:rsidP="00D16BCD"/>
    <w:p w:rsidR="00D16BCD" w:rsidRDefault="00D16BCD" w:rsidP="00D16BCD">
      <w:r>
        <w:t>RICARDO CASAS ZAPATA</w:t>
      </w:r>
    </w:p>
    <w:p w:rsidR="00D16BCD" w:rsidRDefault="00D16BCD" w:rsidP="00D16BCD">
      <w:r>
        <w:t>Director.</w:t>
      </w:r>
    </w:p>
    <w:p w:rsidR="00654410" w:rsidRDefault="00654410" w:rsidP="005450D8"/>
    <w:p w:rsidR="0065331A" w:rsidRDefault="0065331A" w:rsidP="005450D8"/>
    <w:p w:rsidR="0065331A" w:rsidRDefault="0065331A" w:rsidP="005450D8"/>
    <w:p w:rsidR="0065331A" w:rsidRDefault="0065331A" w:rsidP="005450D8"/>
    <w:p w:rsidR="0065331A" w:rsidRDefault="0065331A" w:rsidP="0065331A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65331A" w:rsidRDefault="0065331A" w:rsidP="0065331A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NIT: 811.040.799-9</w:t>
      </w:r>
    </w:p>
    <w:p w:rsidR="0065331A" w:rsidRDefault="0065331A" w:rsidP="0065331A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65331A" w:rsidRDefault="0065331A" w:rsidP="0065331A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65331A" w:rsidRDefault="0065331A" w:rsidP="0065331A">
      <w:pPr>
        <w:rPr>
          <w:b/>
          <w:bCs/>
        </w:rPr>
      </w:pPr>
    </w:p>
    <w:p w:rsidR="0065331A" w:rsidRDefault="0065331A" w:rsidP="0065331A">
      <w:pPr>
        <w:pStyle w:val="Ttulo1"/>
      </w:pPr>
    </w:p>
    <w:p w:rsidR="0065331A" w:rsidRDefault="0065331A" w:rsidP="0065331A">
      <w:pPr>
        <w:pStyle w:val="Ttulo1"/>
      </w:pPr>
      <w:r>
        <w:t>ORDEN DE TRABAJO  N °      06663</w:t>
      </w:r>
    </w:p>
    <w:p w:rsidR="0065331A" w:rsidRDefault="0065331A" w:rsidP="0065331A"/>
    <w:p w:rsidR="0065331A" w:rsidRDefault="0065331A" w:rsidP="0065331A">
      <w:r>
        <w:t>FECHA:</w:t>
      </w:r>
      <w:r>
        <w:tab/>
        <w:t>Medellín,   Junio  08    de   2010</w:t>
      </w:r>
    </w:p>
    <w:p w:rsidR="0065331A" w:rsidRDefault="0065331A" w:rsidP="0065331A">
      <w:r>
        <w:t>PARA:</w:t>
      </w:r>
      <w:r>
        <w:tab/>
      </w:r>
      <w:r>
        <w:tab/>
        <w:t>PLÁSTICOS DARMA</w:t>
      </w:r>
    </w:p>
    <w:p w:rsidR="0065331A" w:rsidRDefault="0065331A" w:rsidP="0065331A">
      <w:r>
        <w:t>ATENCIÓN:</w:t>
      </w:r>
      <w:r>
        <w:tab/>
        <w:t>Sr. Darío Jaramillo</w:t>
      </w:r>
    </w:p>
    <w:p w:rsidR="0065331A" w:rsidRDefault="0065331A" w:rsidP="0065331A">
      <w:r>
        <w:tab/>
      </w:r>
      <w:r>
        <w:tab/>
        <w:t>Gerente.</w:t>
      </w:r>
    </w:p>
    <w:p w:rsidR="0065331A" w:rsidRDefault="0065331A" w:rsidP="0065331A"/>
    <w:p w:rsidR="0065331A" w:rsidRDefault="0065331A" w:rsidP="0065331A">
      <w:r>
        <w:t>Apreciado Don Darío:</w:t>
      </w:r>
    </w:p>
    <w:p w:rsidR="0065331A" w:rsidRDefault="0065331A" w:rsidP="0065331A"/>
    <w:p w:rsidR="0065331A" w:rsidRDefault="0065331A" w:rsidP="0065331A">
      <w:r>
        <w:t>Con la presente estamos solicitando el siguiente servicio de  IMPRESIÓN :</w:t>
      </w:r>
    </w:p>
    <w:p w:rsidR="0065331A" w:rsidRDefault="0065331A" w:rsidP="0065331A"/>
    <w:p w:rsidR="0065331A" w:rsidRDefault="0065331A" w:rsidP="0065331A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65331A" w:rsidRDefault="0065331A" w:rsidP="0065331A">
      <w:r>
        <w:t>MATERIAL   :           Polipropileno  Tubular   de    28</w:t>
      </w:r>
      <w:r>
        <w:rPr>
          <w:b/>
        </w:rPr>
        <w:t xml:space="preserve"> </w:t>
      </w:r>
      <w:r>
        <w:t xml:space="preserve">  cms</w:t>
      </w:r>
    </w:p>
    <w:p w:rsidR="0065331A" w:rsidRDefault="0065331A" w:rsidP="0065331A">
      <w:r>
        <w:t>CLIBRE      :               2.7  ”</w:t>
      </w:r>
    </w:p>
    <w:p w:rsidR="0065331A" w:rsidRPr="00AD5DCF" w:rsidRDefault="0065331A" w:rsidP="0065331A">
      <w:pPr>
        <w:rPr>
          <w:b/>
        </w:rPr>
      </w:pPr>
      <w:r>
        <w:t>REFERENCIA:</w:t>
      </w:r>
      <w:r>
        <w:tab/>
      </w:r>
      <w:r>
        <w:rPr>
          <w:b/>
        </w:rPr>
        <w:t xml:space="preserve">IGB    </w:t>
      </w:r>
      <w:r w:rsidR="00F46C1D">
        <w:rPr>
          <w:b/>
        </w:rPr>
        <w:t xml:space="preserve"> PEQUEÑA.</w:t>
      </w:r>
    </w:p>
    <w:p w:rsidR="0065331A" w:rsidRDefault="0065331A" w:rsidP="0065331A">
      <w:r>
        <w:t>CANTIDAD    :          100    Kg</w:t>
      </w:r>
    </w:p>
    <w:p w:rsidR="0065331A" w:rsidRDefault="0065331A" w:rsidP="0065331A">
      <w:r>
        <w:t>COLORES:</w:t>
      </w:r>
      <w:r>
        <w:tab/>
      </w:r>
      <w:r>
        <w:tab/>
        <w:t>4  (  blanco- rojo – plata – negro  )</w:t>
      </w:r>
    </w:p>
    <w:p w:rsidR="0065331A" w:rsidRDefault="0065331A" w:rsidP="0065331A">
      <w:r>
        <w:t>CARAS:</w:t>
      </w:r>
      <w:r>
        <w:tab/>
      </w:r>
      <w:r>
        <w:tab/>
        <w:t xml:space="preserve">2  </w:t>
      </w:r>
    </w:p>
    <w:p w:rsidR="0065331A" w:rsidRDefault="00784C58" w:rsidP="0065331A">
      <w:r>
        <w:t>REPETICIÓN:</w:t>
      </w:r>
      <w:r>
        <w:tab/>
        <w:t>12</w:t>
      </w:r>
      <w:r w:rsidR="0065331A">
        <w:t xml:space="preserve">   cm</w:t>
      </w:r>
    </w:p>
    <w:p w:rsidR="0065331A" w:rsidRPr="007E24E2" w:rsidRDefault="0065331A" w:rsidP="0065331A">
      <w:pPr>
        <w:rPr>
          <w:b/>
        </w:rPr>
      </w:pPr>
      <w:r>
        <w:t>RODILLO:</w:t>
      </w:r>
      <w:r>
        <w:tab/>
      </w:r>
      <w:r>
        <w:tab/>
      </w:r>
      <w:r w:rsidR="00784C58">
        <w:rPr>
          <w:b/>
        </w:rPr>
        <w:t>37</w:t>
      </w:r>
    </w:p>
    <w:p w:rsidR="0065331A" w:rsidRDefault="00784C58" w:rsidP="0065331A">
      <w:r>
        <w:t>BOLSA:</w:t>
      </w:r>
      <w:r>
        <w:tab/>
      </w:r>
      <w:r>
        <w:tab/>
        <w:t>12</w:t>
      </w:r>
      <w:r w:rsidR="0065331A">
        <w:t xml:space="preserve">   X  1</w:t>
      </w:r>
      <w:r>
        <w:t>4</w:t>
      </w:r>
      <w:r w:rsidR="0065331A">
        <w:t xml:space="preserve">    cms </w:t>
      </w:r>
    </w:p>
    <w:p w:rsidR="0065331A" w:rsidRDefault="0065331A" w:rsidP="0065331A">
      <w:r>
        <w:t>SELLADO:</w:t>
      </w:r>
      <w:r>
        <w:tab/>
      </w:r>
      <w:r>
        <w:tab/>
        <w:t>Para selle lateral.</w:t>
      </w:r>
    </w:p>
    <w:p w:rsidR="0065331A" w:rsidRDefault="0065331A" w:rsidP="0065331A"/>
    <w:p w:rsidR="0065331A" w:rsidRDefault="0065331A" w:rsidP="0065331A"/>
    <w:p w:rsidR="0065331A" w:rsidRDefault="0065331A" w:rsidP="0065331A">
      <w:r>
        <w:rPr>
          <w:b/>
          <w:bCs/>
          <w:u w:val="single"/>
        </w:rPr>
        <w:t>NOTA:</w:t>
      </w:r>
      <w:r>
        <w:t xml:space="preserve">  *   Los cyreles   los </w:t>
      </w:r>
      <w:r w:rsidR="00936D68">
        <w:t xml:space="preserve"> envía</w:t>
      </w:r>
      <w:r>
        <w:t xml:space="preserve">  Grafiflex</w:t>
      </w:r>
    </w:p>
    <w:p w:rsidR="0065331A" w:rsidRDefault="0065331A" w:rsidP="0065331A">
      <w:pPr>
        <w:numPr>
          <w:ilvl w:val="0"/>
          <w:numId w:val="1"/>
        </w:numPr>
      </w:pPr>
      <w:r>
        <w:t>Se envían ARTE    para tonos y alturas</w:t>
      </w:r>
    </w:p>
    <w:p w:rsidR="0065331A" w:rsidRPr="00307118" w:rsidRDefault="0065331A" w:rsidP="0065331A">
      <w:pPr>
        <w:numPr>
          <w:ilvl w:val="0"/>
          <w:numId w:val="2"/>
        </w:numPr>
      </w:pPr>
      <w:r>
        <w:t xml:space="preserve">Se  envia el material de PP </w:t>
      </w:r>
      <w:r w:rsidR="00936D68">
        <w:t xml:space="preserve">  de  28</w:t>
      </w:r>
      <w:r>
        <w:t xml:space="preserve"> </w:t>
      </w:r>
      <w:r>
        <w:rPr>
          <w:b/>
        </w:rPr>
        <w:t xml:space="preserve"> </w:t>
      </w:r>
      <w:r w:rsidRPr="00AD5DCF">
        <w:rPr>
          <w:b/>
        </w:rPr>
        <w:t xml:space="preserve">  cms</w:t>
      </w:r>
    </w:p>
    <w:p w:rsidR="0065331A" w:rsidRPr="00150D1A" w:rsidRDefault="0065331A" w:rsidP="0065331A">
      <w:pPr>
        <w:numPr>
          <w:ilvl w:val="0"/>
          <w:numId w:val="2"/>
        </w:numPr>
      </w:pPr>
      <w:r>
        <w:rPr>
          <w:b/>
        </w:rPr>
        <w:t>SE  APRUEBA IMPRESION</w:t>
      </w:r>
    </w:p>
    <w:p w:rsidR="0065331A" w:rsidRDefault="0065331A" w:rsidP="0065331A">
      <w:pPr>
        <w:ind w:left="885"/>
      </w:pPr>
    </w:p>
    <w:p w:rsidR="0065331A" w:rsidRDefault="0065331A" w:rsidP="0065331A">
      <w:pPr>
        <w:ind w:left="885"/>
      </w:pPr>
    </w:p>
    <w:p w:rsidR="0065331A" w:rsidRDefault="0065331A" w:rsidP="0065331A">
      <w:r>
        <w:t>Agradezco la atención y colaboración prestada.</w:t>
      </w:r>
    </w:p>
    <w:p w:rsidR="0065331A" w:rsidRDefault="0065331A" w:rsidP="0065331A"/>
    <w:p w:rsidR="0065331A" w:rsidRDefault="0065331A" w:rsidP="0065331A"/>
    <w:p w:rsidR="0065331A" w:rsidRDefault="0065331A" w:rsidP="0065331A">
      <w:r>
        <w:t>Cordialmente,</w:t>
      </w:r>
    </w:p>
    <w:p w:rsidR="0065331A" w:rsidRDefault="0065331A" w:rsidP="0065331A"/>
    <w:p w:rsidR="0065331A" w:rsidRDefault="0065331A" w:rsidP="0065331A"/>
    <w:p w:rsidR="0065331A" w:rsidRDefault="0065331A" w:rsidP="0065331A"/>
    <w:p w:rsidR="0065331A" w:rsidRDefault="0065331A" w:rsidP="0065331A">
      <w:r>
        <w:t>RICARDO CASAS ZAPATA</w:t>
      </w:r>
    </w:p>
    <w:p w:rsidR="0065331A" w:rsidRDefault="0065331A" w:rsidP="0065331A">
      <w:r>
        <w:t>Director.</w:t>
      </w:r>
    </w:p>
    <w:p w:rsidR="0065331A" w:rsidRDefault="0065331A" w:rsidP="005450D8"/>
    <w:p w:rsidR="00222856" w:rsidRDefault="00222856" w:rsidP="005450D8"/>
    <w:p w:rsidR="00222856" w:rsidRDefault="00222856" w:rsidP="005450D8"/>
    <w:p w:rsidR="00222856" w:rsidRDefault="00222856" w:rsidP="005450D8"/>
    <w:p w:rsidR="00222856" w:rsidRDefault="00222856" w:rsidP="005450D8"/>
    <w:p w:rsidR="00222856" w:rsidRDefault="00222856" w:rsidP="005450D8"/>
    <w:p w:rsidR="00222856" w:rsidRDefault="00222856" w:rsidP="00222856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222856" w:rsidRDefault="00222856" w:rsidP="00222856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NIT: 811.040.799-9</w:t>
      </w:r>
    </w:p>
    <w:p w:rsidR="00222856" w:rsidRDefault="00222856" w:rsidP="00222856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222856" w:rsidRDefault="00222856" w:rsidP="00222856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222856" w:rsidRDefault="00222856" w:rsidP="00222856">
      <w:pPr>
        <w:rPr>
          <w:b/>
          <w:bCs/>
        </w:rPr>
      </w:pPr>
    </w:p>
    <w:p w:rsidR="00222856" w:rsidRDefault="00222856" w:rsidP="00222856">
      <w:pPr>
        <w:pStyle w:val="Ttulo1"/>
      </w:pPr>
      <w:r>
        <w:t>ORDEN DE TRABAJO N°      06653-1</w:t>
      </w:r>
    </w:p>
    <w:p w:rsidR="00222856" w:rsidRDefault="00222856" w:rsidP="00222856"/>
    <w:p w:rsidR="00222856" w:rsidRDefault="00222856" w:rsidP="00222856"/>
    <w:p w:rsidR="00222856" w:rsidRDefault="00222856" w:rsidP="00222856">
      <w:r>
        <w:t>FECHA:</w:t>
      </w:r>
      <w:r>
        <w:tab/>
        <w:t>Medellín,  Junio  09   de  2010</w:t>
      </w:r>
    </w:p>
    <w:p w:rsidR="00222856" w:rsidRDefault="00222856" w:rsidP="00222856">
      <w:r>
        <w:t>PARA:</w:t>
      </w:r>
      <w:r>
        <w:tab/>
      </w:r>
      <w:r>
        <w:tab/>
        <w:t>PLÁSTICOS DARMA</w:t>
      </w:r>
    </w:p>
    <w:p w:rsidR="00222856" w:rsidRDefault="00222856" w:rsidP="00222856">
      <w:r>
        <w:t>ATENCIÓN:</w:t>
      </w:r>
      <w:r>
        <w:tab/>
        <w:t>Sr. Darío Jaramillo</w:t>
      </w:r>
    </w:p>
    <w:p w:rsidR="00222856" w:rsidRDefault="00222856" w:rsidP="00222856">
      <w:r>
        <w:tab/>
      </w:r>
      <w:r>
        <w:tab/>
        <w:t>Gerente.</w:t>
      </w:r>
    </w:p>
    <w:p w:rsidR="00222856" w:rsidRDefault="00222856" w:rsidP="00222856"/>
    <w:p w:rsidR="00222856" w:rsidRDefault="00222856" w:rsidP="00222856">
      <w:r>
        <w:t>Apreciado Don Darío :</w:t>
      </w:r>
    </w:p>
    <w:p w:rsidR="00222856" w:rsidRDefault="00222856" w:rsidP="00222856">
      <w:r>
        <w:t xml:space="preserve"> </w:t>
      </w:r>
    </w:p>
    <w:p w:rsidR="00222856" w:rsidRDefault="00222856" w:rsidP="00222856">
      <w:r>
        <w:t>Con la presente estamos solicitando el siguiente servicio de   IMPRESIÓN  :</w:t>
      </w:r>
    </w:p>
    <w:p w:rsidR="00222856" w:rsidRDefault="00222856" w:rsidP="00222856"/>
    <w:p w:rsidR="00222856" w:rsidRDefault="00222856" w:rsidP="00222856">
      <w:pPr>
        <w:rPr>
          <w:b/>
          <w:bCs/>
          <w:u w:val="single"/>
        </w:rPr>
      </w:pPr>
    </w:p>
    <w:p w:rsidR="00222856" w:rsidRDefault="00222856" w:rsidP="00222856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222856" w:rsidRDefault="00222856" w:rsidP="00222856"/>
    <w:p w:rsidR="00222856" w:rsidRDefault="00222856" w:rsidP="00222856">
      <w:r>
        <w:t>MATERIAL:</w:t>
      </w:r>
      <w:r>
        <w:tab/>
      </w:r>
      <w:r>
        <w:tab/>
        <w:t>Polietileno     Lamina    Transparente COEXTRUIDA</w:t>
      </w:r>
    </w:p>
    <w:p w:rsidR="00222856" w:rsidRDefault="00222856" w:rsidP="00222856">
      <w:r>
        <w:t>MEDIDA:</w:t>
      </w:r>
      <w:r>
        <w:tab/>
      </w:r>
      <w:r>
        <w:tab/>
      </w:r>
      <w:r>
        <w:rPr>
          <w:b/>
        </w:rPr>
        <w:t xml:space="preserve">32.5 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222856" w:rsidRPr="006D12B2" w:rsidRDefault="00222856" w:rsidP="00222856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222856" w:rsidRDefault="00222856" w:rsidP="00222856">
      <w:r>
        <w:t>TRATADO:</w:t>
      </w:r>
      <w:r>
        <w:tab/>
      </w:r>
      <w:r>
        <w:tab/>
        <w:t>1  Cara</w:t>
      </w:r>
    </w:p>
    <w:p w:rsidR="00222856" w:rsidRDefault="00222856" w:rsidP="00222856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 w:rsidR="0032735B">
        <w:rPr>
          <w:b/>
        </w:rPr>
        <w:t>18</w:t>
      </w:r>
      <w:r>
        <w:rPr>
          <w:b/>
        </w:rPr>
        <w:t xml:space="preserve">0  </w:t>
      </w:r>
      <w:r w:rsidRPr="00900A5A">
        <w:rPr>
          <w:b/>
        </w:rPr>
        <w:t xml:space="preserve">  Kg</w:t>
      </w:r>
      <w:r>
        <w:t>.</w:t>
      </w:r>
    </w:p>
    <w:p w:rsidR="00222856" w:rsidRDefault="00222856" w:rsidP="00222856">
      <w:r>
        <w:t>COLORES:</w:t>
      </w:r>
      <w:r>
        <w:tab/>
      </w:r>
      <w:r>
        <w:tab/>
        <w:t xml:space="preserve">3    ( Blanco – Negro - Verde   )   </w:t>
      </w:r>
    </w:p>
    <w:p w:rsidR="00222856" w:rsidRDefault="00222856" w:rsidP="00222856">
      <w:r>
        <w:t>CARAS:</w:t>
      </w:r>
      <w:r>
        <w:tab/>
      </w:r>
      <w:r>
        <w:tab/>
        <w:t>1  (3 x 1  )</w:t>
      </w:r>
    </w:p>
    <w:p w:rsidR="00222856" w:rsidRDefault="00222856" w:rsidP="00222856">
      <w:r>
        <w:t>REPETICIÓN:</w:t>
      </w:r>
      <w:r>
        <w:tab/>
        <w:t xml:space="preserve">11   Cms   </w:t>
      </w:r>
    </w:p>
    <w:p w:rsidR="00222856" w:rsidRPr="00900A5A" w:rsidRDefault="00222856" w:rsidP="00222856">
      <w:pPr>
        <w:rPr>
          <w:b/>
        </w:rPr>
      </w:pPr>
      <w:r>
        <w:t xml:space="preserve">RODILLO  :               </w:t>
      </w:r>
      <w:r>
        <w:rPr>
          <w:b/>
        </w:rPr>
        <w:t>45</w:t>
      </w:r>
    </w:p>
    <w:p w:rsidR="00222856" w:rsidRDefault="00222856" w:rsidP="00222856">
      <w:r>
        <w:t>LAMINA:</w:t>
      </w:r>
      <w:r>
        <w:tab/>
      </w:r>
      <w:r>
        <w:tab/>
        <w:t>15.5    Cms    REFILADA PARA EMPAQUETADORA</w:t>
      </w:r>
    </w:p>
    <w:p w:rsidR="00222856" w:rsidRDefault="00222856" w:rsidP="00222856">
      <w:r>
        <w:t>FOTOCAELDA:</w:t>
      </w:r>
      <w:r>
        <w:tab/>
        <w:t>Según muestra con doble  color</w:t>
      </w:r>
    </w:p>
    <w:p w:rsidR="00222856" w:rsidRPr="00146B92" w:rsidRDefault="00222856" w:rsidP="00222856">
      <w:pPr>
        <w:rPr>
          <w:b/>
        </w:rPr>
      </w:pPr>
      <w:r>
        <w:t>REFERENCIA:</w:t>
      </w:r>
      <w:r>
        <w:tab/>
      </w:r>
      <w:r>
        <w:rPr>
          <w:b/>
        </w:rPr>
        <w:t xml:space="preserve">PULPA    </w:t>
      </w:r>
      <w:r>
        <w:rPr>
          <w:b/>
          <w:u w:val="single"/>
        </w:rPr>
        <w:t>MARACUYA</w:t>
      </w:r>
      <w:r>
        <w:rPr>
          <w:b/>
        </w:rPr>
        <w:t xml:space="preserve">    90  GMS</w:t>
      </w:r>
    </w:p>
    <w:p w:rsidR="00222856" w:rsidRDefault="00222856" w:rsidP="00222856">
      <w:r>
        <w:tab/>
      </w:r>
      <w:r>
        <w:tab/>
      </w:r>
      <w:r>
        <w:tab/>
      </w:r>
    </w:p>
    <w:p w:rsidR="00222856" w:rsidRDefault="00222856" w:rsidP="00222856"/>
    <w:p w:rsidR="00222856" w:rsidRDefault="00222856" w:rsidP="00222856">
      <w:r>
        <w:rPr>
          <w:b/>
          <w:bCs/>
          <w:u w:val="single"/>
        </w:rPr>
        <w:t>NOTA:</w:t>
      </w:r>
      <w:r>
        <w:t xml:space="preserve">  - Cyreles   en  su planta</w:t>
      </w:r>
      <w:r>
        <w:tab/>
      </w:r>
    </w:p>
    <w:p w:rsidR="00222856" w:rsidRDefault="00222856" w:rsidP="00222856">
      <w:pPr>
        <w:pStyle w:val="Prrafodelista"/>
        <w:numPr>
          <w:ilvl w:val="0"/>
          <w:numId w:val="2"/>
        </w:numPr>
      </w:pPr>
      <w:r>
        <w:t xml:space="preserve"> Se aprueba  impresión</w:t>
      </w:r>
    </w:p>
    <w:p w:rsidR="00222856" w:rsidRDefault="00222856" w:rsidP="00222856">
      <w:pPr>
        <w:pStyle w:val="Prrafodelista"/>
        <w:numPr>
          <w:ilvl w:val="0"/>
          <w:numId w:val="2"/>
        </w:numPr>
      </w:pPr>
      <w:r>
        <w:t>UTILIZAR  TINTAS ANTIGRASA</w:t>
      </w:r>
    </w:p>
    <w:p w:rsidR="00222856" w:rsidRPr="00492713" w:rsidRDefault="00222856" w:rsidP="00222856">
      <w:pPr>
        <w:ind w:left="1500"/>
        <w:rPr>
          <w:b/>
          <w:sz w:val="28"/>
          <w:szCs w:val="28"/>
        </w:rPr>
      </w:pPr>
    </w:p>
    <w:p w:rsidR="00222856" w:rsidRDefault="00222856" w:rsidP="00222856"/>
    <w:p w:rsidR="00222856" w:rsidRDefault="00222856" w:rsidP="00222856"/>
    <w:p w:rsidR="00222856" w:rsidRDefault="00222856" w:rsidP="00222856">
      <w:r>
        <w:t>Agradezco la atención y colaboración prestada.</w:t>
      </w:r>
    </w:p>
    <w:p w:rsidR="00222856" w:rsidRDefault="00222856" w:rsidP="00222856"/>
    <w:p w:rsidR="00222856" w:rsidRDefault="00222856" w:rsidP="00222856">
      <w:r>
        <w:t>Cordialmente,</w:t>
      </w:r>
    </w:p>
    <w:p w:rsidR="00222856" w:rsidRDefault="00222856" w:rsidP="00222856"/>
    <w:p w:rsidR="00222856" w:rsidRPr="00F4077E" w:rsidRDefault="00222856" w:rsidP="00222856">
      <w:pPr>
        <w:rPr>
          <w:b/>
        </w:rPr>
      </w:pPr>
    </w:p>
    <w:p w:rsidR="00222856" w:rsidRDefault="00222856" w:rsidP="00222856"/>
    <w:p w:rsidR="00222856" w:rsidRDefault="00222856" w:rsidP="00222856">
      <w:r>
        <w:t>RICARDO CASAS ZAPATA</w:t>
      </w:r>
    </w:p>
    <w:p w:rsidR="00222856" w:rsidRDefault="00222856" w:rsidP="00222856">
      <w:r>
        <w:t>Director.</w:t>
      </w:r>
    </w:p>
    <w:p w:rsidR="00222856" w:rsidRDefault="00222856" w:rsidP="00222856">
      <w:pPr>
        <w:rPr>
          <w:b/>
        </w:rPr>
      </w:pPr>
    </w:p>
    <w:p w:rsidR="00222856" w:rsidRDefault="00222856" w:rsidP="005450D8"/>
    <w:p w:rsidR="009434C1" w:rsidRDefault="009434C1" w:rsidP="005450D8"/>
    <w:p w:rsidR="009434C1" w:rsidRDefault="009434C1" w:rsidP="009434C1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9434C1" w:rsidRDefault="009434C1" w:rsidP="009434C1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NIT: 811.040.799-9</w:t>
      </w:r>
    </w:p>
    <w:p w:rsidR="009434C1" w:rsidRDefault="009434C1" w:rsidP="009434C1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9434C1" w:rsidRDefault="009434C1" w:rsidP="009434C1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9434C1" w:rsidRDefault="009434C1" w:rsidP="009434C1">
      <w:pPr>
        <w:rPr>
          <w:b/>
          <w:bCs/>
        </w:rPr>
      </w:pPr>
    </w:p>
    <w:p w:rsidR="009434C1" w:rsidRDefault="009434C1" w:rsidP="009434C1">
      <w:pPr>
        <w:pStyle w:val="Ttulo1"/>
      </w:pPr>
      <w:r>
        <w:t>ORDEN DE TRABAJO    N°      06566-1</w:t>
      </w:r>
    </w:p>
    <w:p w:rsidR="009434C1" w:rsidRDefault="009434C1" w:rsidP="009434C1"/>
    <w:p w:rsidR="009434C1" w:rsidRDefault="009434C1" w:rsidP="009434C1"/>
    <w:p w:rsidR="009434C1" w:rsidRDefault="009434C1" w:rsidP="009434C1">
      <w:r>
        <w:t>FECHA:</w:t>
      </w:r>
      <w:r>
        <w:tab/>
        <w:t>Medellín,  Junio    09    de  2010</w:t>
      </w:r>
    </w:p>
    <w:p w:rsidR="009434C1" w:rsidRDefault="009434C1" w:rsidP="009434C1">
      <w:r>
        <w:t>PARA:</w:t>
      </w:r>
      <w:r>
        <w:tab/>
      </w:r>
      <w:r>
        <w:tab/>
        <w:t>PLÁSTICOS DARMA</w:t>
      </w:r>
    </w:p>
    <w:p w:rsidR="009434C1" w:rsidRDefault="009434C1" w:rsidP="009434C1">
      <w:r>
        <w:t>ATENCIÓN:</w:t>
      </w:r>
      <w:r>
        <w:tab/>
        <w:t>Sr. Darío Jaramillo</w:t>
      </w:r>
    </w:p>
    <w:p w:rsidR="009434C1" w:rsidRDefault="009434C1" w:rsidP="009434C1">
      <w:r>
        <w:tab/>
      </w:r>
      <w:r>
        <w:tab/>
        <w:t>Gerente.</w:t>
      </w:r>
    </w:p>
    <w:p w:rsidR="009434C1" w:rsidRDefault="009434C1" w:rsidP="009434C1"/>
    <w:p w:rsidR="009434C1" w:rsidRDefault="009434C1" w:rsidP="009434C1">
      <w:r>
        <w:t>Apreciado Don Darío :</w:t>
      </w:r>
    </w:p>
    <w:p w:rsidR="009434C1" w:rsidRDefault="009434C1" w:rsidP="009434C1">
      <w:r>
        <w:t xml:space="preserve"> </w:t>
      </w:r>
    </w:p>
    <w:p w:rsidR="009434C1" w:rsidRDefault="009434C1" w:rsidP="009434C1">
      <w:r>
        <w:t>Con la presente estamos solicitando el siguiente servicio de   IMPRESIÓN  :</w:t>
      </w:r>
    </w:p>
    <w:p w:rsidR="009434C1" w:rsidRDefault="009434C1" w:rsidP="009434C1"/>
    <w:p w:rsidR="009434C1" w:rsidRDefault="009434C1" w:rsidP="009434C1">
      <w:pPr>
        <w:rPr>
          <w:b/>
          <w:bCs/>
          <w:u w:val="single"/>
        </w:rPr>
      </w:pPr>
    </w:p>
    <w:p w:rsidR="009434C1" w:rsidRDefault="009434C1" w:rsidP="009434C1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9434C1" w:rsidRDefault="009434C1" w:rsidP="009434C1"/>
    <w:p w:rsidR="009434C1" w:rsidRDefault="009434C1" w:rsidP="009434C1">
      <w:r>
        <w:t>MATERIAL:</w:t>
      </w:r>
      <w:r>
        <w:tab/>
      </w:r>
      <w:r>
        <w:tab/>
        <w:t>Polietileno     Lamina    Transparente COEXTRUIDA</w:t>
      </w:r>
    </w:p>
    <w:p w:rsidR="009434C1" w:rsidRDefault="009434C1" w:rsidP="009434C1">
      <w:r>
        <w:t>MEDIDA:</w:t>
      </w:r>
      <w:r>
        <w:tab/>
      </w:r>
      <w:r>
        <w:tab/>
      </w:r>
      <w:r>
        <w:rPr>
          <w:b/>
        </w:rPr>
        <w:t xml:space="preserve">32.5 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9434C1" w:rsidRPr="006D12B2" w:rsidRDefault="009434C1" w:rsidP="009434C1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9434C1" w:rsidRDefault="009434C1" w:rsidP="009434C1">
      <w:r>
        <w:t>TRATADO:</w:t>
      </w:r>
      <w:r>
        <w:tab/>
      </w:r>
      <w:r>
        <w:tab/>
        <w:t>1  Cara</w:t>
      </w:r>
    </w:p>
    <w:p w:rsidR="009434C1" w:rsidRDefault="009434C1" w:rsidP="009434C1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 w:rsidR="00E71037">
        <w:t>2</w:t>
      </w:r>
      <w:r>
        <w:rPr>
          <w:b/>
        </w:rPr>
        <w:t xml:space="preserve">00  </w:t>
      </w:r>
      <w:r w:rsidRPr="00900A5A">
        <w:rPr>
          <w:b/>
        </w:rPr>
        <w:t xml:space="preserve">  Kg</w:t>
      </w:r>
      <w:r>
        <w:t>.</w:t>
      </w:r>
    </w:p>
    <w:p w:rsidR="009434C1" w:rsidRDefault="009434C1" w:rsidP="009434C1">
      <w:r>
        <w:t>COLORES:</w:t>
      </w:r>
      <w:r>
        <w:tab/>
      </w:r>
      <w:r>
        <w:tab/>
        <w:t xml:space="preserve">3      (   Blanco – Negro - Verde   )   </w:t>
      </w:r>
    </w:p>
    <w:p w:rsidR="009434C1" w:rsidRDefault="009434C1" w:rsidP="009434C1">
      <w:r>
        <w:t>CARAS:</w:t>
      </w:r>
      <w:r>
        <w:tab/>
      </w:r>
      <w:r>
        <w:tab/>
        <w:t>1  (3 x 1  )</w:t>
      </w:r>
    </w:p>
    <w:p w:rsidR="009434C1" w:rsidRDefault="009434C1" w:rsidP="009434C1">
      <w:r>
        <w:t>REPETICIÓN:</w:t>
      </w:r>
      <w:r>
        <w:tab/>
        <w:t xml:space="preserve">11   Cms   </w:t>
      </w:r>
    </w:p>
    <w:p w:rsidR="009434C1" w:rsidRPr="00900A5A" w:rsidRDefault="009434C1" w:rsidP="009434C1">
      <w:pPr>
        <w:rPr>
          <w:b/>
        </w:rPr>
      </w:pPr>
      <w:r>
        <w:t xml:space="preserve">RODILLO  :               </w:t>
      </w:r>
      <w:r>
        <w:rPr>
          <w:b/>
        </w:rPr>
        <w:t>45</w:t>
      </w:r>
    </w:p>
    <w:p w:rsidR="009434C1" w:rsidRDefault="009434C1" w:rsidP="009434C1">
      <w:r>
        <w:t>LAMINA:</w:t>
      </w:r>
      <w:r>
        <w:tab/>
      </w:r>
      <w:r>
        <w:tab/>
        <w:t>15.5    Cms    REFILADA PARA EMPAQUETADORA</w:t>
      </w:r>
    </w:p>
    <w:p w:rsidR="009434C1" w:rsidRDefault="009434C1" w:rsidP="009434C1">
      <w:r>
        <w:t>FOTOCAELDA:</w:t>
      </w:r>
      <w:r>
        <w:tab/>
        <w:t>Según muestra con doble  color</w:t>
      </w:r>
    </w:p>
    <w:p w:rsidR="009434C1" w:rsidRPr="00146B92" w:rsidRDefault="009434C1" w:rsidP="009434C1">
      <w:pPr>
        <w:rPr>
          <w:b/>
        </w:rPr>
      </w:pPr>
      <w:r>
        <w:t>REFERENCIA:</w:t>
      </w:r>
      <w:r>
        <w:tab/>
      </w:r>
      <w:r>
        <w:rPr>
          <w:b/>
        </w:rPr>
        <w:t xml:space="preserve">PULPA    </w:t>
      </w:r>
      <w:r>
        <w:rPr>
          <w:b/>
          <w:u w:val="single"/>
        </w:rPr>
        <w:t>GUANABANA</w:t>
      </w:r>
      <w:r>
        <w:rPr>
          <w:b/>
        </w:rPr>
        <w:t xml:space="preserve">    90  GMS</w:t>
      </w:r>
    </w:p>
    <w:p w:rsidR="009434C1" w:rsidRDefault="009434C1" w:rsidP="009434C1">
      <w:r>
        <w:tab/>
      </w:r>
      <w:r>
        <w:tab/>
      </w:r>
      <w:r>
        <w:tab/>
      </w:r>
    </w:p>
    <w:p w:rsidR="009434C1" w:rsidRDefault="009434C1" w:rsidP="009434C1"/>
    <w:p w:rsidR="009434C1" w:rsidRDefault="009434C1" w:rsidP="009434C1">
      <w:r>
        <w:rPr>
          <w:b/>
          <w:bCs/>
          <w:u w:val="single"/>
        </w:rPr>
        <w:t>NOTA:</w:t>
      </w:r>
      <w:r>
        <w:t xml:space="preserve">  - Cyreles   los  envia  Grafiflex</w:t>
      </w:r>
      <w:r>
        <w:tab/>
      </w:r>
    </w:p>
    <w:p w:rsidR="009434C1" w:rsidRDefault="009434C1" w:rsidP="009434C1">
      <w:pPr>
        <w:pStyle w:val="Prrafodelista"/>
        <w:numPr>
          <w:ilvl w:val="0"/>
          <w:numId w:val="2"/>
        </w:numPr>
      </w:pPr>
      <w:r>
        <w:t xml:space="preserve"> Se aprueba  impresión</w:t>
      </w:r>
    </w:p>
    <w:p w:rsidR="009434C1" w:rsidRPr="00B17D3F" w:rsidRDefault="009434C1" w:rsidP="009434C1">
      <w:pPr>
        <w:pStyle w:val="Prrafodelista"/>
        <w:numPr>
          <w:ilvl w:val="0"/>
          <w:numId w:val="2"/>
        </w:numPr>
        <w:rPr>
          <w:b/>
        </w:rPr>
      </w:pPr>
      <w:r w:rsidRPr="00B17D3F">
        <w:rPr>
          <w:b/>
        </w:rPr>
        <w:t>UTILIZAR  TINTAS ANTIGRASA</w:t>
      </w:r>
    </w:p>
    <w:p w:rsidR="009434C1" w:rsidRPr="00492713" w:rsidRDefault="009434C1" w:rsidP="009434C1">
      <w:pPr>
        <w:ind w:left="1500"/>
        <w:rPr>
          <w:b/>
          <w:sz w:val="28"/>
          <w:szCs w:val="28"/>
        </w:rPr>
      </w:pPr>
    </w:p>
    <w:p w:rsidR="009434C1" w:rsidRDefault="009434C1" w:rsidP="009434C1"/>
    <w:p w:rsidR="009434C1" w:rsidRDefault="009434C1" w:rsidP="009434C1"/>
    <w:p w:rsidR="009434C1" w:rsidRDefault="009434C1" w:rsidP="009434C1">
      <w:r>
        <w:t>Agradezco la atención y colaboración prestada.</w:t>
      </w:r>
    </w:p>
    <w:p w:rsidR="009434C1" w:rsidRDefault="009434C1" w:rsidP="009434C1"/>
    <w:p w:rsidR="009434C1" w:rsidRDefault="009434C1" w:rsidP="009434C1">
      <w:r>
        <w:t>Cordialmente,</w:t>
      </w:r>
    </w:p>
    <w:p w:rsidR="009434C1" w:rsidRDefault="009434C1" w:rsidP="009434C1"/>
    <w:p w:rsidR="009434C1" w:rsidRPr="00F4077E" w:rsidRDefault="009434C1" w:rsidP="009434C1">
      <w:pPr>
        <w:rPr>
          <w:b/>
        </w:rPr>
      </w:pPr>
    </w:p>
    <w:p w:rsidR="009434C1" w:rsidRDefault="009434C1" w:rsidP="009434C1"/>
    <w:p w:rsidR="009434C1" w:rsidRDefault="009434C1" w:rsidP="009434C1">
      <w:r>
        <w:t>RICARDO CASAS ZAPATA</w:t>
      </w:r>
    </w:p>
    <w:p w:rsidR="009434C1" w:rsidRDefault="009434C1" w:rsidP="009434C1">
      <w:r>
        <w:t>Director.</w:t>
      </w:r>
    </w:p>
    <w:p w:rsidR="009434C1" w:rsidRDefault="009434C1" w:rsidP="009434C1">
      <w:pPr>
        <w:rPr>
          <w:b/>
        </w:rPr>
      </w:pPr>
    </w:p>
    <w:p w:rsidR="009434C1" w:rsidRDefault="009434C1" w:rsidP="005450D8"/>
    <w:p w:rsidR="00BE60E0" w:rsidRDefault="00BE60E0" w:rsidP="005450D8"/>
    <w:p w:rsidR="00BE60E0" w:rsidRDefault="00BE60E0" w:rsidP="00BE60E0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BE60E0" w:rsidRDefault="00BE60E0" w:rsidP="00BE60E0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NIT: 811.040.799-9</w:t>
      </w:r>
    </w:p>
    <w:p w:rsidR="00BE60E0" w:rsidRDefault="00BE60E0" w:rsidP="00BE60E0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BE60E0" w:rsidRDefault="00BE60E0" w:rsidP="00BE60E0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BE60E0" w:rsidRDefault="00BE60E0" w:rsidP="00BE60E0">
      <w:pPr>
        <w:rPr>
          <w:b/>
          <w:bCs/>
        </w:rPr>
      </w:pPr>
    </w:p>
    <w:p w:rsidR="00BE60E0" w:rsidRDefault="00BE60E0" w:rsidP="00BE60E0"/>
    <w:p w:rsidR="00BE60E0" w:rsidRDefault="002125AA" w:rsidP="00BE60E0">
      <w:pPr>
        <w:pStyle w:val="Ttulo1"/>
      </w:pPr>
      <w:r>
        <w:t>ORDEN DE TRABAJO   N°      06637</w:t>
      </w:r>
    </w:p>
    <w:p w:rsidR="00BE60E0" w:rsidRDefault="00BE60E0" w:rsidP="00BE60E0"/>
    <w:p w:rsidR="00BE60E0" w:rsidRDefault="00BE60E0" w:rsidP="00BE60E0">
      <w:r>
        <w:t>FECHA</w:t>
      </w:r>
      <w:r w:rsidR="002125AA">
        <w:t>:</w:t>
      </w:r>
      <w:r w:rsidR="002125AA">
        <w:tab/>
        <w:t>Medellín, Junio     10  de  2010</w:t>
      </w:r>
    </w:p>
    <w:p w:rsidR="00BE60E0" w:rsidRDefault="00BE60E0" w:rsidP="00BE60E0">
      <w:r>
        <w:t>PARA:</w:t>
      </w:r>
      <w:r>
        <w:tab/>
      </w:r>
      <w:r>
        <w:tab/>
        <w:t>PLÁSTICOS DARMA</w:t>
      </w:r>
    </w:p>
    <w:p w:rsidR="00BE60E0" w:rsidRDefault="00BE60E0" w:rsidP="00BE60E0">
      <w:r>
        <w:t>ATENCIÓN:</w:t>
      </w:r>
      <w:r>
        <w:tab/>
        <w:t>Sr. DARIO JARAMILLO</w:t>
      </w:r>
    </w:p>
    <w:p w:rsidR="00BE60E0" w:rsidRDefault="00BE60E0" w:rsidP="00BE60E0"/>
    <w:p w:rsidR="00BE60E0" w:rsidRDefault="00BE60E0" w:rsidP="00BE60E0">
      <w:r>
        <w:t>Apreciado Dn DARIO:</w:t>
      </w:r>
    </w:p>
    <w:p w:rsidR="00BE60E0" w:rsidRDefault="00BE60E0" w:rsidP="00BE60E0">
      <w:r>
        <w:t>Con la presente estamos solicitando el s</w:t>
      </w:r>
      <w:r w:rsidR="007B26CF">
        <w:t xml:space="preserve">iguiente servicio de </w:t>
      </w:r>
      <w:r>
        <w:t xml:space="preserve"> impresión</w:t>
      </w:r>
    </w:p>
    <w:p w:rsidR="00BE60E0" w:rsidRDefault="00BE60E0" w:rsidP="00BE60E0"/>
    <w:p w:rsidR="007B26CF" w:rsidRDefault="007B26CF" w:rsidP="007B26CF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BE60E0" w:rsidRDefault="00BE60E0" w:rsidP="00BE60E0"/>
    <w:p w:rsidR="00BE60E0" w:rsidRDefault="00BE60E0" w:rsidP="00BE60E0">
      <w:r>
        <w:t>MATERIAL :</w:t>
      </w:r>
      <w:r>
        <w:tab/>
      </w:r>
      <w:r>
        <w:tab/>
        <w:t xml:space="preserve">Polietileno de Baja  densidad    </w:t>
      </w:r>
      <w:r w:rsidRPr="00117429">
        <w:rPr>
          <w:b/>
        </w:rPr>
        <w:t xml:space="preserve">LAMINA </w:t>
      </w:r>
      <w:r>
        <w:t xml:space="preserve">  Tpte</w:t>
      </w:r>
    </w:p>
    <w:p w:rsidR="00BE60E0" w:rsidRDefault="00BE60E0" w:rsidP="00BE60E0">
      <w:r>
        <w:t>MEDIDA:</w:t>
      </w:r>
      <w:r>
        <w:tab/>
      </w:r>
      <w:r>
        <w:tab/>
      </w:r>
      <w:r w:rsidRPr="004E59F0">
        <w:rPr>
          <w:b/>
        </w:rPr>
        <w:t xml:space="preserve">60  </w:t>
      </w:r>
      <w:r>
        <w:t xml:space="preserve"> cms   </w:t>
      </w:r>
    </w:p>
    <w:p w:rsidR="00BE60E0" w:rsidRDefault="00BE60E0" w:rsidP="00BE60E0">
      <w:r>
        <w:t>CALIBRE :</w:t>
      </w:r>
      <w:r>
        <w:tab/>
      </w:r>
      <w:r>
        <w:tab/>
      </w:r>
      <w:r w:rsidRPr="004E59F0">
        <w:rPr>
          <w:b/>
        </w:rPr>
        <w:t>2.0</w:t>
      </w:r>
      <w:r>
        <w:t xml:space="preserve">   “</w:t>
      </w:r>
    </w:p>
    <w:p w:rsidR="00BE60E0" w:rsidRDefault="00BE60E0" w:rsidP="00BE60E0">
      <w:r>
        <w:t>COLOR :</w:t>
      </w:r>
      <w:r>
        <w:tab/>
      </w:r>
      <w:r>
        <w:tab/>
        <w:t>Transparente</w:t>
      </w:r>
    </w:p>
    <w:p w:rsidR="00BE60E0" w:rsidRDefault="00BE60E0" w:rsidP="00BE60E0">
      <w:r>
        <w:t xml:space="preserve">TRATADO : </w:t>
      </w:r>
      <w:r>
        <w:tab/>
      </w:r>
      <w:r>
        <w:tab/>
        <w:t>2  caras</w:t>
      </w:r>
    </w:p>
    <w:p w:rsidR="00BE60E0" w:rsidRPr="00AC6DFD" w:rsidRDefault="00BE60E0" w:rsidP="00BE60E0">
      <w:r>
        <w:t xml:space="preserve">MEZCLA :   </w:t>
      </w:r>
      <w:r>
        <w:tab/>
      </w:r>
      <w:r>
        <w:tab/>
      </w:r>
      <w:r w:rsidRPr="00AC6DFD">
        <w:t xml:space="preserve">Baja   </w:t>
      </w:r>
      <w:smartTag w:uri="urn:schemas-microsoft-com:office:smarttags" w:element="metricconverter">
        <w:smartTagPr>
          <w:attr w:name="ProductID" w:val="25 kg"/>
        </w:smartTagPr>
        <w:r w:rsidRPr="00AC6DFD">
          <w:t>25 kg</w:t>
        </w:r>
      </w:smartTag>
      <w:r w:rsidRPr="00AC6DFD">
        <w:t xml:space="preserve"> </w:t>
      </w:r>
      <w:r>
        <w:t>– Lineal   8</w:t>
      </w:r>
      <w:r w:rsidRPr="00AC6DFD">
        <w:t xml:space="preserve">   kg </w:t>
      </w:r>
    </w:p>
    <w:p w:rsidR="00BE60E0" w:rsidRDefault="00BE60E0" w:rsidP="00BE60E0">
      <w:pPr>
        <w:rPr>
          <w:b/>
          <w:bCs/>
          <w:u w:val="single"/>
        </w:rPr>
      </w:pPr>
      <w:r>
        <w:t xml:space="preserve">CANTIDAD : </w:t>
      </w:r>
      <w:r>
        <w:tab/>
        <w:t>120   kg</w:t>
      </w:r>
    </w:p>
    <w:p w:rsidR="00BE60E0" w:rsidRDefault="00BE60E0" w:rsidP="00BE60E0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>4 ( Según  Arte  )</w:t>
      </w:r>
    </w:p>
    <w:p w:rsidR="00BE60E0" w:rsidRDefault="00BE60E0" w:rsidP="00BE60E0">
      <w:r>
        <w:t xml:space="preserve">CARAS : </w:t>
      </w:r>
      <w:r>
        <w:tab/>
      </w:r>
      <w:r>
        <w:tab/>
        <w:t xml:space="preserve">2  </w:t>
      </w:r>
    </w:p>
    <w:p w:rsidR="00BE60E0" w:rsidRDefault="00BE60E0" w:rsidP="00BE60E0">
      <w:r>
        <w:t xml:space="preserve">REPETICIÓN : </w:t>
      </w:r>
      <w:r>
        <w:tab/>
        <w:t>21   cms</w:t>
      </w:r>
    </w:p>
    <w:p w:rsidR="00BE60E0" w:rsidRDefault="00BE60E0" w:rsidP="00BE60E0">
      <w:r>
        <w:t>RODILLO :</w:t>
      </w:r>
      <w:r>
        <w:tab/>
      </w:r>
      <w:r>
        <w:tab/>
        <w:t>42</w:t>
      </w:r>
    </w:p>
    <w:p w:rsidR="00BE60E0" w:rsidRDefault="00BE60E0" w:rsidP="00BE60E0">
      <w:r>
        <w:t xml:space="preserve">BOLSA    :                  21 x 30   cm    </w:t>
      </w:r>
    </w:p>
    <w:p w:rsidR="00BE60E0" w:rsidRDefault="00BE60E0" w:rsidP="00BE60E0">
      <w:r>
        <w:t>SELLADO .</w:t>
      </w:r>
      <w:r>
        <w:tab/>
      </w:r>
      <w:r>
        <w:tab/>
        <w:t xml:space="preserve">Lateral </w:t>
      </w:r>
    </w:p>
    <w:p w:rsidR="00BE60E0" w:rsidRDefault="00BE60E0" w:rsidP="00BE60E0">
      <w:pPr>
        <w:rPr>
          <w:b/>
        </w:rPr>
      </w:pPr>
      <w:r>
        <w:t>REFERENCIA :</w:t>
      </w:r>
      <w:r>
        <w:tab/>
      </w:r>
      <w:r>
        <w:rPr>
          <w:b/>
        </w:rPr>
        <w:t>LUMUS</w:t>
      </w:r>
    </w:p>
    <w:p w:rsidR="000D0A23" w:rsidRPr="00BB4477" w:rsidRDefault="000D0A23" w:rsidP="00BE60E0">
      <w:pPr>
        <w:rPr>
          <w:b/>
        </w:rPr>
      </w:pPr>
    </w:p>
    <w:p w:rsidR="00BE60E0" w:rsidRDefault="00BE60E0" w:rsidP="00BE60E0">
      <w:pPr>
        <w:rPr>
          <w:b/>
          <w:bCs/>
          <w:u w:val="single"/>
        </w:rPr>
      </w:pPr>
    </w:p>
    <w:p w:rsidR="00BE60E0" w:rsidRDefault="00BE60E0" w:rsidP="00BE60E0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>:     -  Cyreles  en su planta</w:t>
      </w:r>
    </w:p>
    <w:p w:rsidR="00BE60E0" w:rsidRDefault="00BE60E0" w:rsidP="00BE60E0">
      <w:pPr>
        <w:rPr>
          <w:b/>
          <w:bCs/>
        </w:rPr>
      </w:pPr>
      <w:r>
        <w:rPr>
          <w:b/>
          <w:bCs/>
        </w:rPr>
        <w:tab/>
        <w:t xml:space="preserve">     -    Se aprueba </w:t>
      </w:r>
      <w:r w:rsidR="00534442">
        <w:rPr>
          <w:b/>
          <w:bCs/>
        </w:rPr>
        <w:t>impresión</w:t>
      </w:r>
    </w:p>
    <w:p w:rsidR="00534442" w:rsidRDefault="00534442" w:rsidP="00BE60E0">
      <w:pPr>
        <w:rPr>
          <w:b/>
          <w:bCs/>
        </w:rPr>
      </w:pPr>
      <w:r>
        <w:rPr>
          <w:b/>
          <w:bCs/>
        </w:rPr>
        <w:t xml:space="preserve">                -  IGUAL ULTIMA  IMPRESION</w:t>
      </w:r>
    </w:p>
    <w:p w:rsidR="00BE60E0" w:rsidRDefault="00BE60E0" w:rsidP="00BE60E0">
      <w:pPr>
        <w:ind w:firstLine="240"/>
      </w:pPr>
    </w:p>
    <w:p w:rsidR="00BE60E0" w:rsidRDefault="00BE60E0" w:rsidP="00BE60E0"/>
    <w:p w:rsidR="00BE60E0" w:rsidRDefault="00BE60E0" w:rsidP="00BE60E0">
      <w:r>
        <w:t>Agradezco la atención y colaboración prestada.</w:t>
      </w:r>
    </w:p>
    <w:p w:rsidR="00BE60E0" w:rsidRDefault="00BE60E0" w:rsidP="00BE60E0"/>
    <w:p w:rsidR="00BE60E0" w:rsidRDefault="00BE60E0" w:rsidP="00BE60E0"/>
    <w:p w:rsidR="00BE60E0" w:rsidRDefault="00BE60E0" w:rsidP="00BE60E0">
      <w:r>
        <w:t xml:space="preserve">Cordialmente </w:t>
      </w:r>
    </w:p>
    <w:p w:rsidR="00BE60E0" w:rsidRDefault="00BE60E0" w:rsidP="00BE60E0"/>
    <w:p w:rsidR="00BE60E0" w:rsidRDefault="00BE60E0" w:rsidP="00BE60E0"/>
    <w:p w:rsidR="00BE60E0" w:rsidRDefault="00BE60E0" w:rsidP="00BE60E0">
      <w:r>
        <w:t>RICARDO CASAS ZAPATA</w:t>
      </w:r>
    </w:p>
    <w:p w:rsidR="00BE60E0" w:rsidRDefault="00BE60E0" w:rsidP="00BE60E0">
      <w:r>
        <w:t>Director.</w:t>
      </w:r>
    </w:p>
    <w:p w:rsidR="00BE60E0" w:rsidRDefault="00BE60E0" w:rsidP="005450D8"/>
    <w:p w:rsidR="00C05AFC" w:rsidRDefault="00C05AFC" w:rsidP="005450D8"/>
    <w:p w:rsidR="00C05AFC" w:rsidRDefault="00C05AFC" w:rsidP="005450D8"/>
    <w:p w:rsidR="00C05AFC" w:rsidRDefault="00C05AFC" w:rsidP="005450D8"/>
    <w:p w:rsidR="00C05AFC" w:rsidRDefault="00C05AFC" w:rsidP="005450D8"/>
    <w:p w:rsidR="00C05AFC" w:rsidRDefault="00C05AFC" w:rsidP="00C05AFC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C05AFC" w:rsidRDefault="00C05AFC" w:rsidP="00C05AFC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NIT: 811.040.799-9</w:t>
      </w:r>
    </w:p>
    <w:p w:rsidR="00C05AFC" w:rsidRDefault="00C05AFC" w:rsidP="00C05AFC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C05AFC" w:rsidRDefault="00C05AFC" w:rsidP="00C05AFC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C05AFC" w:rsidRDefault="00C05AFC" w:rsidP="00C05AFC">
      <w:pPr>
        <w:rPr>
          <w:b/>
          <w:bCs/>
        </w:rPr>
      </w:pPr>
    </w:p>
    <w:p w:rsidR="00C05AFC" w:rsidRDefault="00C05AFC" w:rsidP="00C05AFC">
      <w:pPr>
        <w:pStyle w:val="Ttulo1"/>
      </w:pPr>
    </w:p>
    <w:p w:rsidR="00C05AFC" w:rsidRDefault="00C05AFC" w:rsidP="00C05AFC">
      <w:pPr>
        <w:pStyle w:val="Ttulo1"/>
      </w:pPr>
      <w:r>
        <w:t>ORDEN DE TRABAJO  N °      06675</w:t>
      </w:r>
    </w:p>
    <w:p w:rsidR="00C05AFC" w:rsidRDefault="00C05AFC" w:rsidP="00C05AFC"/>
    <w:p w:rsidR="00C05AFC" w:rsidRDefault="00C05AFC" w:rsidP="00C05AFC">
      <w:r>
        <w:t>FECHA:</w:t>
      </w:r>
      <w:r>
        <w:tab/>
        <w:t>Medellín,  Junio  10    de   2010</w:t>
      </w:r>
    </w:p>
    <w:p w:rsidR="00C05AFC" w:rsidRDefault="00C05AFC" w:rsidP="00C05AFC">
      <w:r>
        <w:t>PARA:</w:t>
      </w:r>
      <w:r>
        <w:tab/>
      </w:r>
      <w:r>
        <w:tab/>
        <w:t>PLÁSTICOS DARMA</w:t>
      </w:r>
    </w:p>
    <w:p w:rsidR="00C05AFC" w:rsidRDefault="00C05AFC" w:rsidP="00C05AFC">
      <w:r>
        <w:t>ATENCIÓN:</w:t>
      </w:r>
      <w:r>
        <w:tab/>
        <w:t>Sr. Darío Jaramillo</w:t>
      </w:r>
    </w:p>
    <w:p w:rsidR="00C05AFC" w:rsidRDefault="00C05AFC" w:rsidP="00C05AFC">
      <w:r>
        <w:tab/>
      </w:r>
      <w:r>
        <w:tab/>
        <w:t>Gerente.</w:t>
      </w:r>
    </w:p>
    <w:p w:rsidR="00C05AFC" w:rsidRDefault="00C05AFC" w:rsidP="00C05AFC"/>
    <w:p w:rsidR="00C05AFC" w:rsidRDefault="00C05AFC" w:rsidP="00C05AFC">
      <w:r>
        <w:t>Apreciado Don Darío:</w:t>
      </w:r>
    </w:p>
    <w:p w:rsidR="00C05AFC" w:rsidRDefault="00C05AFC" w:rsidP="00C05AFC"/>
    <w:p w:rsidR="00C05AFC" w:rsidRDefault="00C05AFC" w:rsidP="00C05AFC">
      <w:r>
        <w:t>Con la presente estamos solicitando el siguiente servicio de  IMPRESIÓN  :</w:t>
      </w:r>
    </w:p>
    <w:p w:rsidR="00C05AFC" w:rsidRDefault="00C05AFC" w:rsidP="00C05AFC"/>
    <w:p w:rsidR="00C05AFC" w:rsidRDefault="00C05AFC" w:rsidP="00C05AFC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C05AFC" w:rsidRDefault="00C05AFC" w:rsidP="00C05AFC">
      <w:r>
        <w:t xml:space="preserve">MATERIAL   :           Polipropileno   Tubular   de   </w:t>
      </w:r>
      <w:r>
        <w:rPr>
          <w:b/>
        </w:rPr>
        <w:t>30</w:t>
      </w:r>
      <w:r>
        <w:t xml:space="preserve">    cms</w:t>
      </w:r>
    </w:p>
    <w:p w:rsidR="00C05AFC" w:rsidRDefault="00C05AFC" w:rsidP="00C05AFC">
      <w:r>
        <w:t>CLIBRE      :               1.5  ”</w:t>
      </w:r>
    </w:p>
    <w:p w:rsidR="00C05AFC" w:rsidRPr="00AD5DCF" w:rsidRDefault="00C05AFC" w:rsidP="00C05AFC">
      <w:pPr>
        <w:rPr>
          <w:b/>
        </w:rPr>
      </w:pPr>
      <w:r>
        <w:t>REFERENCIA:</w:t>
      </w:r>
      <w:r>
        <w:tab/>
      </w:r>
      <w:r>
        <w:rPr>
          <w:b/>
        </w:rPr>
        <w:t>TEENS</w:t>
      </w:r>
    </w:p>
    <w:p w:rsidR="00C05AFC" w:rsidRDefault="00C05AFC" w:rsidP="00C05AFC">
      <w:r>
        <w:t>CANTIDAD    :          250     Kg</w:t>
      </w:r>
    </w:p>
    <w:p w:rsidR="00C05AFC" w:rsidRDefault="00C05AFC" w:rsidP="00C05AFC">
      <w:r>
        <w:t>COLORES:</w:t>
      </w:r>
      <w:r>
        <w:tab/>
      </w:r>
      <w:r>
        <w:tab/>
        <w:t>1 ( Según  arte )</w:t>
      </w:r>
    </w:p>
    <w:p w:rsidR="00C05AFC" w:rsidRDefault="00C05AFC" w:rsidP="00C05AFC">
      <w:r>
        <w:t>CARAS:</w:t>
      </w:r>
      <w:r>
        <w:tab/>
      </w:r>
      <w:r>
        <w:tab/>
        <w:t xml:space="preserve">1  </w:t>
      </w:r>
    </w:p>
    <w:p w:rsidR="00C05AFC" w:rsidRDefault="00C05AFC" w:rsidP="00C05AFC">
      <w:r>
        <w:t>REPETICIÓN:</w:t>
      </w:r>
      <w:r>
        <w:tab/>
        <w:t>24.5</w:t>
      </w:r>
    </w:p>
    <w:p w:rsidR="00C05AFC" w:rsidRPr="007E24E2" w:rsidRDefault="00C05AFC" w:rsidP="00C05AFC">
      <w:pPr>
        <w:rPr>
          <w:b/>
        </w:rPr>
      </w:pPr>
      <w:r>
        <w:t>RODILLO:</w:t>
      </w:r>
      <w:r>
        <w:tab/>
      </w:r>
      <w:r>
        <w:tab/>
      </w:r>
      <w:r>
        <w:rPr>
          <w:b/>
        </w:rPr>
        <w:t>25</w:t>
      </w:r>
    </w:p>
    <w:p w:rsidR="00C05AFC" w:rsidRDefault="00C05AFC" w:rsidP="00C05AFC">
      <w:r>
        <w:t>BOLSA:</w:t>
      </w:r>
      <w:r>
        <w:tab/>
      </w:r>
      <w:r>
        <w:tab/>
        <w:t>24.5  X  28 + 5    cms   de  Solapa Interna.</w:t>
      </w:r>
    </w:p>
    <w:p w:rsidR="00C05AFC" w:rsidRDefault="00C05AFC" w:rsidP="00C05AFC">
      <w:r>
        <w:t>SELLADO:</w:t>
      </w:r>
      <w:r>
        <w:tab/>
      </w:r>
      <w:r>
        <w:tab/>
        <w:t>Para selle lateral.</w:t>
      </w:r>
    </w:p>
    <w:p w:rsidR="00C05AFC" w:rsidRDefault="00C05AFC" w:rsidP="00C05AFC"/>
    <w:p w:rsidR="00C05AFC" w:rsidRDefault="00C05AFC" w:rsidP="00C05AFC"/>
    <w:p w:rsidR="00C05AFC" w:rsidRDefault="00C05AFC" w:rsidP="00C05AFC">
      <w:r>
        <w:rPr>
          <w:b/>
          <w:bCs/>
          <w:u w:val="single"/>
        </w:rPr>
        <w:t>NOTA:</w:t>
      </w:r>
      <w:r>
        <w:t xml:space="preserve">  *   Los cyreles   se  encuentran en su planata.</w:t>
      </w:r>
    </w:p>
    <w:p w:rsidR="00C05AFC" w:rsidRDefault="00C05AFC" w:rsidP="00C05AFC">
      <w:pPr>
        <w:numPr>
          <w:ilvl w:val="0"/>
          <w:numId w:val="1"/>
        </w:numPr>
      </w:pPr>
      <w:r>
        <w:t>Se envían ARTE    para tonos y alturas</w:t>
      </w:r>
    </w:p>
    <w:p w:rsidR="00C05AFC" w:rsidRPr="005574BF" w:rsidRDefault="00C05AFC" w:rsidP="00C05AFC">
      <w:pPr>
        <w:numPr>
          <w:ilvl w:val="0"/>
          <w:numId w:val="2"/>
        </w:numPr>
      </w:pPr>
      <w:r>
        <w:t xml:space="preserve">Se  envia el material de PP </w:t>
      </w:r>
      <w:r>
        <w:rPr>
          <w:b/>
        </w:rPr>
        <w:t xml:space="preserve">de  30 </w:t>
      </w:r>
      <w:r w:rsidRPr="00AD5DCF">
        <w:rPr>
          <w:b/>
        </w:rPr>
        <w:t xml:space="preserve">  cms</w:t>
      </w:r>
    </w:p>
    <w:p w:rsidR="00C05AFC" w:rsidRPr="00150D1A" w:rsidRDefault="00C05AFC" w:rsidP="00C05AFC">
      <w:pPr>
        <w:ind w:left="1860"/>
      </w:pPr>
    </w:p>
    <w:p w:rsidR="00C05AFC" w:rsidRDefault="00C05AFC" w:rsidP="00C05AFC">
      <w:pPr>
        <w:ind w:left="885"/>
      </w:pPr>
    </w:p>
    <w:p w:rsidR="00C05AFC" w:rsidRDefault="00C05AFC" w:rsidP="00C05AFC">
      <w:pPr>
        <w:ind w:left="885"/>
      </w:pPr>
    </w:p>
    <w:p w:rsidR="00C05AFC" w:rsidRDefault="00C05AFC" w:rsidP="00C05AFC">
      <w:r>
        <w:t>Agradezco la atención y colaboración prestada.</w:t>
      </w:r>
    </w:p>
    <w:p w:rsidR="00C05AFC" w:rsidRDefault="00C05AFC" w:rsidP="00C05AFC"/>
    <w:p w:rsidR="00C05AFC" w:rsidRDefault="00C05AFC" w:rsidP="00C05AFC"/>
    <w:p w:rsidR="00C05AFC" w:rsidRDefault="00C05AFC" w:rsidP="00C05AFC">
      <w:r>
        <w:t>Cordialmente,</w:t>
      </w:r>
    </w:p>
    <w:p w:rsidR="00C05AFC" w:rsidRDefault="00C05AFC" w:rsidP="00C05AFC"/>
    <w:p w:rsidR="00C05AFC" w:rsidRDefault="00C05AFC" w:rsidP="00C05AFC"/>
    <w:p w:rsidR="00C05AFC" w:rsidRDefault="00C05AFC" w:rsidP="00C05AFC"/>
    <w:p w:rsidR="00C05AFC" w:rsidRDefault="00C05AFC" w:rsidP="00C05AFC">
      <w:r>
        <w:t>RICARDO CASAS ZAPATA</w:t>
      </w:r>
    </w:p>
    <w:p w:rsidR="00C05AFC" w:rsidRDefault="00C05AFC" w:rsidP="00C05AFC">
      <w:r>
        <w:t>Director</w:t>
      </w:r>
    </w:p>
    <w:p w:rsidR="00C05AFC" w:rsidRDefault="00C05AFC" w:rsidP="00C05AFC">
      <w:pPr>
        <w:rPr>
          <w:b/>
        </w:rPr>
      </w:pPr>
    </w:p>
    <w:p w:rsidR="00C05AFC" w:rsidRDefault="00C05AFC" w:rsidP="005450D8"/>
    <w:p w:rsidR="00B463B3" w:rsidRDefault="00B463B3" w:rsidP="005450D8"/>
    <w:p w:rsidR="00B463B3" w:rsidRDefault="00B463B3" w:rsidP="005450D8"/>
    <w:p w:rsidR="00B463B3" w:rsidRDefault="00B463B3" w:rsidP="005450D8"/>
    <w:p w:rsidR="00B463B3" w:rsidRDefault="00B463B3" w:rsidP="005450D8"/>
    <w:p w:rsidR="00B463B3" w:rsidRDefault="00B463B3" w:rsidP="00B463B3"/>
    <w:p w:rsidR="00B463B3" w:rsidRDefault="00B463B3" w:rsidP="00B463B3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B463B3" w:rsidRDefault="00B463B3" w:rsidP="00B463B3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B463B3" w:rsidRDefault="00B463B3" w:rsidP="00B463B3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B463B3" w:rsidRDefault="00B463B3" w:rsidP="00B463B3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B463B3" w:rsidRDefault="00B463B3" w:rsidP="00B463B3"/>
    <w:p w:rsidR="00B463B3" w:rsidRDefault="00B463B3" w:rsidP="00B463B3">
      <w:pPr>
        <w:pStyle w:val="Ttulo1"/>
      </w:pPr>
      <w:r>
        <w:t>ORDEN DE TRABAJO N°      06712</w:t>
      </w:r>
    </w:p>
    <w:p w:rsidR="00B463B3" w:rsidRDefault="00B463B3" w:rsidP="00B463B3"/>
    <w:p w:rsidR="00B463B3" w:rsidRPr="006E74B0" w:rsidRDefault="00B463B3" w:rsidP="00B463B3"/>
    <w:p w:rsidR="00B463B3" w:rsidRDefault="00B463B3" w:rsidP="00B463B3">
      <w:r>
        <w:t>FECHA:</w:t>
      </w:r>
      <w:r>
        <w:tab/>
      </w:r>
      <w:r w:rsidR="003E7F8B">
        <w:t>Medellín,  Junio   11</w:t>
      </w:r>
      <w:r>
        <w:t xml:space="preserve">  de</w:t>
      </w:r>
      <w:r w:rsidR="003E7F8B">
        <w:t xml:space="preserve"> </w:t>
      </w:r>
      <w:r>
        <w:t xml:space="preserve"> 2010</w:t>
      </w:r>
    </w:p>
    <w:p w:rsidR="00B463B3" w:rsidRDefault="00B463B3" w:rsidP="00B463B3">
      <w:r>
        <w:t>PARA:</w:t>
      </w:r>
      <w:r>
        <w:tab/>
      </w:r>
      <w:r>
        <w:tab/>
        <w:t>PLÁSTICOS DARMA</w:t>
      </w:r>
    </w:p>
    <w:p w:rsidR="00B463B3" w:rsidRDefault="00B463B3" w:rsidP="00B463B3">
      <w:r>
        <w:t>ATENCIÓN:</w:t>
      </w:r>
      <w:r>
        <w:tab/>
        <w:t>Sr. Darío Jaramillo</w:t>
      </w:r>
    </w:p>
    <w:p w:rsidR="00B463B3" w:rsidRDefault="00B463B3" w:rsidP="00B463B3">
      <w:r>
        <w:tab/>
      </w:r>
      <w:r>
        <w:tab/>
        <w:t>Gerente.</w:t>
      </w:r>
    </w:p>
    <w:p w:rsidR="00B463B3" w:rsidRDefault="00B463B3" w:rsidP="00B463B3"/>
    <w:p w:rsidR="00B463B3" w:rsidRDefault="00B463B3" w:rsidP="00B463B3">
      <w:r>
        <w:t>Apreciado Don Darío:</w:t>
      </w:r>
    </w:p>
    <w:p w:rsidR="00B463B3" w:rsidRDefault="00B463B3" w:rsidP="00B463B3"/>
    <w:p w:rsidR="00B463B3" w:rsidRDefault="00B463B3" w:rsidP="00B463B3">
      <w:r>
        <w:t>Con la presente estamos solicitando el siguiente servicio de  IMPRESION:</w:t>
      </w:r>
    </w:p>
    <w:p w:rsidR="00B463B3" w:rsidRDefault="00B463B3" w:rsidP="00B463B3"/>
    <w:p w:rsidR="00B463B3" w:rsidRDefault="00B463B3" w:rsidP="00B463B3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B463B3" w:rsidRDefault="00B463B3" w:rsidP="00B463B3">
      <w:r>
        <w:t>MATERIAL   :           Polipropileno Lamina de 40  cms</w:t>
      </w:r>
    </w:p>
    <w:p w:rsidR="00B463B3" w:rsidRDefault="00B463B3" w:rsidP="00B463B3">
      <w:r>
        <w:t>CLIBRE      :               2.0  ”</w:t>
      </w:r>
    </w:p>
    <w:p w:rsidR="00B463B3" w:rsidRDefault="00B463B3" w:rsidP="00B463B3">
      <w:r>
        <w:t>REFERENCIA:</w:t>
      </w:r>
      <w:r>
        <w:tab/>
      </w:r>
      <w:r w:rsidRPr="00F3739F">
        <w:rPr>
          <w:b/>
        </w:rPr>
        <w:t>PHYSALIS  CARIBEAN  EXOTICS</w:t>
      </w:r>
    </w:p>
    <w:p w:rsidR="00B463B3" w:rsidRDefault="00B463B3" w:rsidP="00B463B3">
      <w:r>
        <w:t>CANTIDAD    :          140     Kg</w:t>
      </w:r>
    </w:p>
    <w:p w:rsidR="00B463B3" w:rsidRDefault="00B463B3" w:rsidP="00B463B3">
      <w:r>
        <w:t>COLORES:</w:t>
      </w:r>
      <w:r>
        <w:tab/>
      </w:r>
      <w:r>
        <w:tab/>
        <w:t>5   (   Según Muestra  )</w:t>
      </w:r>
    </w:p>
    <w:p w:rsidR="00B463B3" w:rsidRDefault="00B463B3" w:rsidP="00B463B3">
      <w:r>
        <w:t>CARAS:</w:t>
      </w:r>
      <w:r>
        <w:tab/>
      </w:r>
      <w:r>
        <w:tab/>
        <w:t>1</w:t>
      </w:r>
    </w:p>
    <w:p w:rsidR="00B463B3" w:rsidRDefault="00B463B3" w:rsidP="00B463B3">
      <w:r>
        <w:t>R EPETICIÓN:</w:t>
      </w:r>
      <w:r>
        <w:tab/>
        <w:t>20  cms</w:t>
      </w:r>
    </w:p>
    <w:p w:rsidR="00B463B3" w:rsidRDefault="00B463B3" w:rsidP="00B463B3">
      <w:r>
        <w:t>RODILLO:</w:t>
      </w:r>
      <w:r>
        <w:tab/>
      </w:r>
      <w:r>
        <w:tab/>
        <w:t>40</w:t>
      </w:r>
    </w:p>
    <w:p w:rsidR="00B463B3" w:rsidRDefault="00B463B3" w:rsidP="00B463B3">
      <w:r>
        <w:t>LAMINA:</w:t>
      </w:r>
      <w:r>
        <w:tab/>
      </w:r>
      <w:r>
        <w:tab/>
        <w:t>20  X 20   cms</w:t>
      </w:r>
    </w:p>
    <w:p w:rsidR="00B463B3" w:rsidRDefault="00B463B3" w:rsidP="00B463B3">
      <w:r>
        <w:t>SELLADO:</w:t>
      </w:r>
      <w:r>
        <w:tab/>
      </w:r>
      <w:r>
        <w:tab/>
        <w:t>Para sacar 2  laminas por golpe</w:t>
      </w:r>
    </w:p>
    <w:p w:rsidR="00B463B3" w:rsidRDefault="00B463B3" w:rsidP="00B463B3">
      <w:r>
        <w:t xml:space="preserve"> </w:t>
      </w:r>
    </w:p>
    <w:p w:rsidR="00B463B3" w:rsidRDefault="00B463B3" w:rsidP="00B463B3">
      <w:r>
        <w:rPr>
          <w:b/>
          <w:bCs/>
          <w:u w:val="single"/>
        </w:rPr>
        <w:t>NOTA:</w:t>
      </w:r>
      <w:r>
        <w:t xml:space="preserve">  * Los cyreles  se encuentran en su planta</w:t>
      </w:r>
    </w:p>
    <w:p w:rsidR="00B463B3" w:rsidRPr="00D04067" w:rsidRDefault="00B463B3" w:rsidP="00B463B3">
      <w:pPr>
        <w:numPr>
          <w:ilvl w:val="0"/>
          <w:numId w:val="1"/>
        </w:numPr>
        <w:rPr>
          <w:u w:val="single"/>
        </w:rPr>
      </w:pPr>
      <w:r>
        <w:t xml:space="preserve">Colores igual muestra </w:t>
      </w:r>
    </w:p>
    <w:p w:rsidR="00B463B3" w:rsidRPr="00D96F5C" w:rsidRDefault="00B463B3" w:rsidP="00B463B3">
      <w:pPr>
        <w:numPr>
          <w:ilvl w:val="0"/>
          <w:numId w:val="1"/>
        </w:numPr>
        <w:rPr>
          <w:u w:val="single"/>
        </w:rPr>
      </w:pPr>
      <w:r>
        <w:t>Se aprueba montaje</w:t>
      </w:r>
    </w:p>
    <w:p w:rsidR="00D96F5C" w:rsidRPr="00D96F5C" w:rsidRDefault="00D96F5C" w:rsidP="00D96F5C">
      <w:pPr>
        <w:ind w:left="1245"/>
        <w:rPr>
          <w:u w:val="single"/>
        </w:rPr>
      </w:pPr>
    </w:p>
    <w:p w:rsidR="00D96F5C" w:rsidRPr="00DB0681" w:rsidRDefault="00D96F5C" w:rsidP="00B463B3">
      <w:pPr>
        <w:numPr>
          <w:ilvl w:val="0"/>
          <w:numId w:val="1"/>
        </w:numPr>
        <w:rPr>
          <w:u w:val="single"/>
        </w:rPr>
      </w:pPr>
      <w:r>
        <w:t xml:space="preserve">IMPRIMIR CON  GGN </w:t>
      </w:r>
    </w:p>
    <w:p w:rsidR="00B463B3" w:rsidRPr="00FE51A5" w:rsidRDefault="00B463B3" w:rsidP="00D96F5C">
      <w:pPr>
        <w:ind w:left="885"/>
        <w:rPr>
          <w:b/>
          <w:u w:val="single"/>
        </w:rPr>
      </w:pPr>
    </w:p>
    <w:p w:rsidR="00B463B3" w:rsidRDefault="00B463B3" w:rsidP="00B463B3"/>
    <w:p w:rsidR="00B463B3" w:rsidRDefault="00B463B3" w:rsidP="00B463B3"/>
    <w:p w:rsidR="00B463B3" w:rsidRPr="00602770" w:rsidRDefault="00986B2E" w:rsidP="00B463B3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LOTE      41363</w:t>
      </w:r>
    </w:p>
    <w:p w:rsidR="00B463B3" w:rsidRDefault="00B463B3" w:rsidP="00B463B3"/>
    <w:p w:rsidR="00B463B3" w:rsidRDefault="00B463B3" w:rsidP="00B463B3"/>
    <w:p w:rsidR="00B463B3" w:rsidRDefault="00B463B3" w:rsidP="00B463B3">
      <w:r>
        <w:t>Agradezco la atención y colaboración prestada.</w:t>
      </w:r>
    </w:p>
    <w:p w:rsidR="00B463B3" w:rsidRDefault="00B463B3" w:rsidP="00B463B3"/>
    <w:p w:rsidR="00B463B3" w:rsidRDefault="00B463B3" w:rsidP="00B463B3"/>
    <w:p w:rsidR="00B463B3" w:rsidRDefault="00B463B3" w:rsidP="00B463B3"/>
    <w:p w:rsidR="00B463B3" w:rsidRDefault="00B463B3" w:rsidP="00B463B3">
      <w:r>
        <w:t>Cordialmente</w:t>
      </w:r>
    </w:p>
    <w:p w:rsidR="00B463B3" w:rsidRDefault="00B463B3" w:rsidP="00B463B3"/>
    <w:p w:rsidR="00B463B3" w:rsidRDefault="00B463B3" w:rsidP="00B463B3"/>
    <w:p w:rsidR="00B463B3" w:rsidRDefault="00B463B3" w:rsidP="00B463B3">
      <w:r>
        <w:t>RICARDO CASAS ZAPATA</w:t>
      </w:r>
    </w:p>
    <w:p w:rsidR="00B463B3" w:rsidRDefault="00B463B3" w:rsidP="00B463B3">
      <w:r>
        <w:t>Director.</w:t>
      </w:r>
    </w:p>
    <w:p w:rsidR="00B463B3" w:rsidRDefault="00B463B3" w:rsidP="00B463B3">
      <w:pPr>
        <w:rPr>
          <w:b/>
        </w:rPr>
      </w:pPr>
    </w:p>
    <w:p w:rsidR="00B6518F" w:rsidRDefault="00B6518F" w:rsidP="00B6518F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B6518F" w:rsidRDefault="00B6518F" w:rsidP="00B6518F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B6518F" w:rsidRDefault="00B6518F" w:rsidP="00B6518F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B6518F" w:rsidRDefault="00B6518F" w:rsidP="00B6518F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B6518F" w:rsidRDefault="00B6518F" w:rsidP="00B6518F"/>
    <w:p w:rsidR="00B6518F" w:rsidRDefault="00B6518F" w:rsidP="00B6518F">
      <w:pPr>
        <w:pStyle w:val="Ttulo1"/>
      </w:pPr>
      <w:r>
        <w:t>ORDEN DE TRABAJO   N°      06296-1</w:t>
      </w:r>
    </w:p>
    <w:p w:rsidR="00B6518F" w:rsidRDefault="00B6518F" w:rsidP="00B6518F"/>
    <w:p w:rsidR="00B6518F" w:rsidRDefault="00B6518F" w:rsidP="00B6518F">
      <w:r>
        <w:t>FECHA:</w:t>
      </w:r>
      <w:r>
        <w:tab/>
        <w:t>Medellín, Junio    12   de   2010</w:t>
      </w:r>
    </w:p>
    <w:p w:rsidR="00B6518F" w:rsidRDefault="00B6518F" w:rsidP="00B6518F">
      <w:r>
        <w:t>PARA:</w:t>
      </w:r>
      <w:r>
        <w:tab/>
      </w:r>
      <w:r>
        <w:tab/>
        <w:t>PLÁSTICOS   DARMA</w:t>
      </w:r>
    </w:p>
    <w:p w:rsidR="00B6518F" w:rsidRDefault="00B6518F" w:rsidP="00B6518F">
      <w:r>
        <w:t>ATENCIÓN:</w:t>
      </w:r>
      <w:r>
        <w:tab/>
        <w:t>Sr. DARIO JARAMILLO</w:t>
      </w:r>
    </w:p>
    <w:p w:rsidR="00B6518F" w:rsidRDefault="00B6518F" w:rsidP="00B6518F"/>
    <w:p w:rsidR="00B6518F" w:rsidRDefault="00B6518F" w:rsidP="00B6518F">
      <w:r>
        <w:t>Apreciado Dn DARIO:</w:t>
      </w:r>
    </w:p>
    <w:p w:rsidR="00B6518F" w:rsidRDefault="00B6518F" w:rsidP="00B6518F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B6518F" w:rsidRDefault="00B6518F" w:rsidP="00B6518F"/>
    <w:p w:rsidR="00B6518F" w:rsidRDefault="00B6518F" w:rsidP="00B6518F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B6518F" w:rsidRDefault="00B6518F" w:rsidP="00B6518F"/>
    <w:p w:rsidR="00B6518F" w:rsidRDefault="00B6518F" w:rsidP="00B6518F">
      <w:r>
        <w:t>MATERIAL :</w:t>
      </w:r>
      <w:r>
        <w:tab/>
      </w:r>
      <w:r>
        <w:tab/>
        <w:t>Polietileno de Baja  densidad   Transparente  Tubular</w:t>
      </w:r>
    </w:p>
    <w:p w:rsidR="00B6518F" w:rsidRDefault="00B6518F" w:rsidP="00B6518F">
      <w:r>
        <w:t>MEDIDA:</w:t>
      </w:r>
      <w:r>
        <w:tab/>
      </w:r>
      <w:r>
        <w:tab/>
      </w:r>
      <w:r>
        <w:rPr>
          <w:b/>
        </w:rPr>
        <w:t>21 + 7.5 + 7.5</w:t>
      </w:r>
      <w:r>
        <w:t xml:space="preserve">   cms   </w:t>
      </w:r>
    </w:p>
    <w:p w:rsidR="00B6518F" w:rsidRDefault="00B6518F" w:rsidP="00B6518F">
      <w:r>
        <w:t>CALIBRE :</w:t>
      </w:r>
      <w:r>
        <w:tab/>
      </w:r>
      <w:r>
        <w:tab/>
      </w:r>
      <w:r>
        <w:rPr>
          <w:b/>
        </w:rPr>
        <w:t>2.0</w:t>
      </w:r>
      <w:r>
        <w:t xml:space="preserve">   “</w:t>
      </w:r>
    </w:p>
    <w:p w:rsidR="00B6518F" w:rsidRDefault="00B6518F" w:rsidP="00B6518F">
      <w:r>
        <w:t>COLOR :</w:t>
      </w:r>
      <w:r>
        <w:tab/>
      </w:r>
      <w:r>
        <w:tab/>
        <w:t>Tpte</w:t>
      </w:r>
    </w:p>
    <w:p w:rsidR="00B6518F" w:rsidRPr="0007721A" w:rsidRDefault="00B6518F" w:rsidP="00B6518F">
      <w:r>
        <w:t xml:space="preserve">TRATADO : </w:t>
      </w:r>
      <w:r>
        <w:tab/>
      </w:r>
      <w:r>
        <w:tab/>
        <w:t>2  caras</w:t>
      </w:r>
    </w:p>
    <w:p w:rsidR="00B6518F" w:rsidRDefault="00B6518F" w:rsidP="00B6518F">
      <w:r>
        <w:t xml:space="preserve">CANTIDAD : </w:t>
      </w:r>
      <w:r>
        <w:tab/>
      </w:r>
      <w:r>
        <w:rPr>
          <w:b/>
        </w:rPr>
        <w:t xml:space="preserve">100 </w:t>
      </w:r>
      <w:r>
        <w:t xml:space="preserve">    kg</w:t>
      </w:r>
    </w:p>
    <w:p w:rsidR="00B6518F" w:rsidRDefault="00B6518F" w:rsidP="00B6518F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>3</w:t>
      </w:r>
    </w:p>
    <w:p w:rsidR="00B6518F" w:rsidRDefault="00B6518F" w:rsidP="00B6518F">
      <w:r>
        <w:t xml:space="preserve">CARAS : </w:t>
      </w:r>
      <w:r>
        <w:tab/>
      </w:r>
      <w:r>
        <w:tab/>
        <w:t>2  ( 3  x  2  )</w:t>
      </w:r>
    </w:p>
    <w:p w:rsidR="00B6518F" w:rsidRDefault="00B6518F" w:rsidP="00B6518F">
      <w:r>
        <w:t xml:space="preserve">REPETICIÓN : </w:t>
      </w:r>
      <w:r>
        <w:tab/>
        <w:t>60   cms</w:t>
      </w:r>
    </w:p>
    <w:p w:rsidR="00B6518F" w:rsidRDefault="00B6518F" w:rsidP="00B6518F">
      <w:r>
        <w:t>RODILLO :</w:t>
      </w:r>
      <w:r>
        <w:tab/>
      </w:r>
      <w:r>
        <w:tab/>
        <w:t>60</w:t>
      </w:r>
    </w:p>
    <w:p w:rsidR="00B6518F" w:rsidRDefault="00B6518F" w:rsidP="00B6518F">
      <w:r>
        <w:t>BOLSA  :</w:t>
      </w:r>
      <w:r>
        <w:tab/>
      </w:r>
      <w:r>
        <w:tab/>
      </w:r>
      <w:r>
        <w:rPr>
          <w:b/>
        </w:rPr>
        <w:t>21 + 8 + 8   x  60</w:t>
      </w:r>
      <w:r w:rsidRPr="00336CAC">
        <w:rPr>
          <w:b/>
        </w:rPr>
        <w:t xml:space="preserve">   cm</w:t>
      </w:r>
      <w:r>
        <w:t xml:space="preserve">    </w:t>
      </w:r>
    </w:p>
    <w:p w:rsidR="00B6518F" w:rsidRDefault="00B6518F" w:rsidP="00B6518F">
      <w:r>
        <w:t>SELLADO .</w:t>
      </w:r>
      <w:r>
        <w:tab/>
      </w:r>
      <w:r>
        <w:tab/>
        <w:t xml:space="preserve">Fondo  Tipo  Servo </w:t>
      </w:r>
    </w:p>
    <w:p w:rsidR="00B6518F" w:rsidRDefault="00B6518F" w:rsidP="00B6518F">
      <w:r>
        <w:t>REFERENCIA :</w:t>
      </w:r>
      <w:r>
        <w:tab/>
      </w:r>
      <w:r>
        <w:rPr>
          <w:b/>
        </w:rPr>
        <w:t>ARROBERA  400 gms     ABURRA</w:t>
      </w:r>
    </w:p>
    <w:p w:rsidR="00B6518F" w:rsidRDefault="00B6518F" w:rsidP="00B6518F"/>
    <w:p w:rsidR="00B6518F" w:rsidRDefault="00B6518F" w:rsidP="00B6518F"/>
    <w:p w:rsidR="00B6518F" w:rsidRDefault="00B6518F" w:rsidP="00B6518F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 </w:t>
      </w:r>
      <w:r>
        <w:rPr>
          <w:bCs/>
        </w:rPr>
        <w:t>Cyreles  en su  planta.</w:t>
      </w:r>
    </w:p>
    <w:p w:rsidR="00B6518F" w:rsidRDefault="00B6518F" w:rsidP="00B6518F">
      <w:r>
        <w:t xml:space="preserve">                   -   Anexo muestra física para   alturas y Tonos.</w:t>
      </w:r>
    </w:p>
    <w:p w:rsidR="00B6518F" w:rsidRDefault="00B6518F" w:rsidP="00B6518F">
      <w:r>
        <w:tab/>
        <w:t xml:space="preserve">        -  No colocar pie de Imprenta.</w:t>
      </w:r>
    </w:p>
    <w:p w:rsidR="00B6518F" w:rsidRPr="00A721EF" w:rsidRDefault="00B6518F" w:rsidP="00B6518F">
      <w:pPr>
        <w:rPr>
          <w:b/>
          <w:bCs/>
          <w:sz w:val="20"/>
        </w:rPr>
      </w:pPr>
      <w:r>
        <w:tab/>
        <w:t xml:space="preserve">        </w:t>
      </w:r>
      <w:r>
        <w:rPr>
          <w:b/>
          <w:bCs/>
          <w:sz w:val="20"/>
        </w:rPr>
        <w:t>PLÁSTICOS UNION  LTDA.</w:t>
      </w:r>
    </w:p>
    <w:p w:rsidR="00B6518F" w:rsidRDefault="00B6518F" w:rsidP="00B6518F">
      <w:pPr>
        <w:rPr>
          <w:b/>
        </w:rPr>
      </w:pPr>
      <w:r>
        <w:tab/>
        <w:t xml:space="preserve">        </w:t>
      </w:r>
      <w:r>
        <w:tab/>
        <w:t xml:space="preserve">        </w:t>
      </w: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B6518F" w:rsidRPr="0066704D" w:rsidRDefault="00B6518F" w:rsidP="00B6518F">
      <w:pPr>
        <w:rPr>
          <w:b/>
          <w:u w:val="single"/>
        </w:rPr>
      </w:pPr>
      <w:r>
        <w:rPr>
          <w:b/>
        </w:rPr>
        <w:tab/>
        <w:t xml:space="preserve">        -  EL MATERIAL LO ENVIA  P.U .</w:t>
      </w:r>
    </w:p>
    <w:p w:rsidR="00B6518F" w:rsidRPr="0066704D" w:rsidRDefault="00B6518F" w:rsidP="00B6518F">
      <w:pPr>
        <w:rPr>
          <w:b/>
        </w:rPr>
      </w:pPr>
    </w:p>
    <w:p w:rsidR="00B6518F" w:rsidRDefault="00B6518F" w:rsidP="00B6518F">
      <w:r>
        <w:tab/>
      </w:r>
      <w:r>
        <w:tab/>
      </w:r>
    </w:p>
    <w:p w:rsidR="00B6518F" w:rsidRDefault="00B6518F" w:rsidP="00B6518F">
      <w:r>
        <w:t>Agradezco la atención y colaboración prestada.</w:t>
      </w:r>
    </w:p>
    <w:p w:rsidR="00B6518F" w:rsidRDefault="00B6518F" w:rsidP="00B6518F"/>
    <w:p w:rsidR="00B6518F" w:rsidRDefault="00B6518F" w:rsidP="00B6518F"/>
    <w:p w:rsidR="00B6518F" w:rsidRDefault="00B6518F" w:rsidP="00B6518F"/>
    <w:p w:rsidR="00B6518F" w:rsidRDefault="00B6518F" w:rsidP="00B6518F">
      <w:r>
        <w:t>Cordialmente</w:t>
      </w:r>
    </w:p>
    <w:p w:rsidR="00B6518F" w:rsidRDefault="00B6518F" w:rsidP="00B6518F"/>
    <w:p w:rsidR="00B6518F" w:rsidRDefault="00B6518F" w:rsidP="00B6518F"/>
    <w:p w:rsidR="00B6518F" w:rsidRDefault="00B6518F" w:rsidP="00B6518F">
      <w:r>
        <w:t>RICARDO CASAS ZAPATA</w:t>
      </w:r>
    </w:p>
    <w:p w:rsidR="00B6518F" w:rsidRDefault="00B6518F" w:rsidP="00B6518F">
      <w:r>
        <w:t>Director.</w:t>
      </w:r>
    </w:p>
    <w:p w:rsidR="00B6518F" w:rsidRDefault="00B6518F" w:rsidP="00B6518F">
      <w:pPr>
        <w:rPr>
          <w:b/>
        </w:rPr>
      </w:pPr>
    </w:p>
    <w:p w:rsidR="00B463B3" w:rsidRDefault="00B463B3" w:rsidP="005450D8"/>
    <w:p w:rsidR="00462E45" w:rsidRDefault="00462E45" w:rsidP="00462E45"/>
    <w:p w:rsidR="00462E45" w:rsidRDefault="00462E45" w:rsidP="00462E45">
      <w:pPr>
        <w:rPr>
          <w:b/>
          <w:bCs/>
          <w:sz w:val="20"/>
        </w:rPr>
      </w:pPr>
      <w:r>
        <w:rPr>
          <w:b/>
          <w:bCs/>
          <w:sz w:val="20"/>
        </w:rPr>
        <w:t>PLÁSTICOS UNION LTDA</w:t>
      </w:r>
    </w:p>
    <w:p w:rsidR="00462E45" w:rsidRDefault="00462E45" w:rsidP="00462E45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462E45" w:rsidRDefault="00462E45" w:rsidP="00462E45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76 N 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462E45" w:rsidRDefault="00462E45" w:rsidP="00462E45">
      <w:pPr>
        <w:rPr>
          <w:b/>
          <w:bCs/>
          <w:sz w:val="20"/>
        </w:rPr>
      </w:pPr>
      <w:r>
        <w:rPr>
          <w:b/>
          <w:bCs/>
          <w:sz w:val="20"/>
        </w:rPr>
        <w:t>TEL: 4 44 46 64   ITAGUI.</w:t>
      </w:r>
    </w:p>
    <w:p w:rsidR="00462E45" w:rsidRDefault="00462E45" w:rsidP="00462E45">
      <w:pPr>
        <w:rPr>
          <w:b/>
          <w:bCs/>
          <w:sz w:val="20"/>
        </w:rPr>
      </w:pPr>
    </w:p>
    <w:p w:rsidR="00462E45" w:rsidRDefault="00462E45" w:rsidP="00462E45">
      <w:pPr>
        <w:rPr>
          <w:b/>
        </w:rPr>
      </w:pPr>
    </w:p>
    <w:p w:rsidR="00462E45" w:rsidRDefault="00462E45" w:rsidP="00462E45">
      <w:pPr>
        <w:pStyle w:val="Ttulo1"/>
      </w:pPr>
      <w:r>
        <w:t>ORDEN DE TRABAJO    N°      06680</w:t>
      </w:r>
    </w:p>
    <w:p w:rsidR="00462E45" w:rsidRDefault="00462E45" w:rsidP="00462E45"/>
    <w:p w:rsidR="00462E45" w:rsidRDefault="00462E45" w:rsidP="00462E45">
      <w:r>
        <w:t>FECHA:</w:t>
      </w:r>
      <w:r>
        <w:tab/>
        <w:t>Medellín,  Junio  16   de   2010</w:t>
      </w:r>
    </w:p>
    <w:p w:rsidR="00462E45" w:rsidRDefault="00462E45" w:rsidP="00462E45">
      <w:r>
        <w:t>PARA:</w:t>
      </w:r>
      <w:r>
        <w:tab/>
      </w:r>
      <w:r>
        <w:tab/>
        <w:t>PLASTICOS DARMA S.A.</w:t>
      </w:r>
    </w:p>
    <w:p w:rsidR="00462E45" w:rsidRDefault="00462E45" w:rsidP="00462E45">
      <w:r>
        <w:t>ATENCIÓN:</w:t>
      </w:r>
      <w:r>
        <w:tab/>
        <w:t>Sr. Dario Jaramillo</w:t>
      </w:r>
    </w:p>
    <w:p w:rsidR="00462E45" w:rsidRDefault="00462E45" w:rsidP="00462E45">
      <w:r>
        <w:tab/>
      </w:r>
      <w:r>
        <w:tab/>
        <w:t>Gerente</w:t>
      </w:r>
    </w:p>
    <w:p w:rsidR="00462E45" w:rsidRDefault="00462E45" w:rsidP="00462E45"/>
    <w:p w:rsidR="00462E45" w:rsidRDefault="00462E45" w:rsidP="00462E45">
      <w:r>
        <w:t>Apreciado  Don Darío:</w:t>
      </w:r>
    </w:p>
    <w:p w:rsidR="00462E45" w:rsidRDefault="00462E45" w:rsidP="00462E45">
      <w:r>
        <w:t xml:space="preserve"> </w:t>
      </w:r>
    </w:p>
    <w:p w:rsidR="00462E45" w:rsidRDefault="00462E45" w:rsidP="00462E45">
      <w:r>
        <w:t>Con la presente estamos solicitando el siguiente Material :</w:t>
      </w:r>
    </w:p>
    <w:p w:rsidR="00462E45" w:rsidRDefault="00462E45" w:rsidP="00462E45"/>
    <w:p w:rsidR="00462E45" w:rsidRDefault="00462E45" w:rsidP="00462E45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462E45" w:rsidRDefault="00462E45" w:rsidP="00462E45">
      <w:pPr>
        <w:rPr>
          <w:b/>
          <w:bCs/>
          <w:u w:val="single"/>
        </w:rPr>
      </w:pPr>
    </w:p>
    <w:p w:rsidR="00462E45" w:rsidRDefault="00462E45" w:rsidP="00462E45">
      <w:r>
        <w:t>MATERIAL:</w:t>
      </w:r>
      <w:r>
        <w:tab/>
      </w:r>
      <w:r>
        <w:tab/>
        <w:t xml:space="preserve">Polietileno  Alta  Densidad ROJO  </w:t>
      </w:r>
      <w:r w:rsidR="003E249C">
        <w:t>SEMI-</w:t>
      </w:r>
      <w:r>
        <w:t>TUBULAR</w:t>
      </w:r>
    </w:p>
    <w:p w:rsidR="00462E45" w:rsidRDefault="003E249C" w:rsidP="00462E45">
      <w:r>
        <w:t>MEDIDA:</w:t>
      </w:r>
      <w:r>
        <w:tab/>
      </w:r>
      <w:r>
        <w:tab/>
        <w:t>31</w:t>
      </w:r>
      <w:r w:rsidR="00462E45">
        <w:t xml:space="preserve"> </w:t>
      </w:r>
      <w:r w:rsidR="00462E45" w:rsidRPr="007317E8">
        <w:rPr>
          <w:b/>
        </w:rPr>
        <w:t xml:space="preserve">   </w:t>
      </w:r>
      <w:r w:rsidR="00462E45">
        <w:t>Cms.</w:t>
      </w:r>
    </w:p>
    <w:p w:rsidR="00462E45" w:rsidRDefault="00462E45" w:rsidP="00462E45">
      <w:pPr>
        <w:rPr>
          <w:b/>
          <w:bCs/>
        </w:rPr>
      </w:pPr>
      <w:r>
        <w:t>CALIBRE:</w:t>
      </w:r>
      <w:r>
        <w:tab/>
      </w:r>
      <w:r>
        <w:tab/>
        <w:t>3.5</w:t>
      </w:r>
      <w:r>
        <w:rPr>
          <w:b/>
        </w:rPr>
        <w:t xml:space="preserve"> </w:t>
      </w:r>
      <w:r w:rsidRPr="007317E8">
        <w:rPr>
          <w:b/>
        </w:rPr>
        <w:t xml:space="preserve"> </w:t>
      </w:r>
      <w:r w:rsidRPr="007317E8">
        <w:rPr>
          <w:b/>
          <w:bCs/>
        </w:rPr>
        <w:t xml:space="preserve"> ”</w:t>
      </w:r>
    </w:p>
    <w:p w:rsidR="00462E45" w:rsidRDefault="00462E45" w:rsidP="00462E45">
      <w:r>
        <w:t>COLOR:</w:t>
      </w:r>
      <w:r>
        <w:tab/>
      </w:r>
      <w:r>
        <w:tab/>
        <w:t>Rojo</w:t>
      </w:r>
    </w:p>
    <w:p w:rsidR="00462E45" w:rsidRPr="00874A16" w:rsidRDefault="00462E45" w:rsidP="00462E45">
      <w:r>
        <w:t>TRATADO:</w:t>
      </w:r>
      <w:r>
        <w:tab/>
      </w:r>
      <w:r>
        <w:tab/>
        <w:t>2  Caras.</w:t>
      </w:r>
    </w:p>
    <w:p w:rsidR="00462E45" w:rsidRDefault="00462E45" w:rsidP="00462E45">
      <w:pPr>
        <w:rPr>
          <w:b/>
          <w:bCs/>
        </w:rPr>
      </w:pPr>
      <w:r>
        <w:t>CANTIDAD:</w:t>
      </w:r>
      <w:r>
        <w:tab/>
      </w:r>
      <w:r>
        <w:tab/>
      </w:r>
      <w:r w:rsidR="003E249C">
        <w:t xml:space="preserve">110 </w:t>
      </w:r>
      <w:r>
        <w:t xml:space="preserve">   Kg.</w:t>
      </w:r>
      <w:r>
        <w:rPr>
          <w:b/>
          <w:bCs/>
        </w:rPr>
        <w:tab/>
      </w:r>
    </w:p>
    <w:p w:rsidR="00462E45" w:rsidRDefault="00462E45" w:rsidP="00462E45">
      <w:r>
        <w:t>COLORES:</w:t>
      </w:r>
      <w:r>
        <w:tab/>
      </w:r>
      <w:r>
        <w:tab/>
        <w:t xml:space="preserve">1     ( blanco   )   </w:t>
      </w:r>
    </w:p>
    <w:p w:rsidR="00462E45" w:rsidRDefault="00462E45" w:rsidP="00462E45">
      <w:r>
        <w:t>CARAS:</w:t>
      </w:r>
      <w:r>
        <w:tab/>
      </w:r>
      <w:r>
        <w:tab/>
        <w:t xml:space="preserve">2 </w:t>
      </w:r>
    </w:p>
    <w:p w:rsidR="00462E45" w:rsidRDefault="00462E45" w:rsidP="00462E45">
      <w:r>
        <w:t>REPETICIÓN:</w:t>
      </w:r>
      <w:r>
        <w:tab/>
      </w:r>
      <w:r w:rsidR="003E249C">
        <w:t>40</w:t>
      </w:r>
      <w:r>
        <w:t xml:space="preserve">    Cms.</w:t>
      </w:r>
    </w:p>
    <w:p w:rsidR="00462E45" w:rsidRDefault="003E249C" w:rsidP="00462E45">
      <w:r>
        <w:t xml:space="preserve">RODILLO  :    </w:t>
      </w:r>
      <w:r>
        <w:tab/>
        <w:t>40</w:t>
      </w:r>
      <w:r w:rsidR="00462E45">
        <w:tab/>
      </w:r>
    </w:p>
    <w:p w:rsidR="00462E45" w:rsidRDefault="00462E45" w:rsidP="00462E45">
      <w:r>
        <w:t>BOLSA:</w:t>
      </w:r>
      <w:r>
        <w:tab/>
      </w:r>
      <w:r>
        <w:tab/>
      </w:r>
      <w:r w:rsidR="003E249C">
        <w:t xml:space="preserve">40 </w:t>
      </w:r>
      <w:r>
        <w:t xml:space="preserve">  x</w:t>
      </w:r>
      <w:r w:rsidR="003E249C">
        <w:t xml:space="preserve">  31</w:t>
      </w:r>
      <w:r>
        <w:t xml:space="preserve">     cm</w:t>
      </w:r>
      <w:r w:rsidR="003E249C">
        <w:t>s         Con  troquel</w:t>
      </w:r>
    </w:p>
    <w:p w:rsidR="00462E45" w:rsidRDefault="00462E45" w:rsidP="00462E45">
      <w:r>
        <w:t>SELLADO:</w:t>
      </w:r>
      <w:r>
        <w:tab/>
      </w:r>
      <w:r>
        <w:tab/>
        <w:t>Lateral</w:t>
      </w:r>
    </w:p>
    <w:p w:rsidR="00462E45" w:rsidRDefault="00462E45" w:rsidP="00462E45">
      <w:r>
        <w:t>REFERENCIA:</w:t>
      </w:r>
      <w:r>
        <w:tab/>
      </w:r>
      <w:r w:rsidR="003E249C">
        <w:rPr>
          <w:b/>
        </w:rPr>
        <w:t>COCOA  JEANS</w:t>
      </w:r>
    </w:p>
    <w:p w:rsidR="00462E45" w:rsidRDefault="00462E45" w:rsidP="00462E45">
      <w:r>
        <w:tab/>
      </w:r>
      <w:r>
        <w:tab/>
      </w:r>
      <w:r>
        <w:tab/>
      </w:r>
    </w:p>
    <w:p w:rsidR="00462E45" w:rsidRDefault="00462E45" w:rsidP="00462E45"/>
    <w:p w:rsidR="00462E45" w:rsidRDefault="00462E45" w:rsidP="00462E45">
      <w:r>
        <w:rPr>
          <w:b/>
          <w:bCs/>
          <w:u w:val="single"/>
        </w:rPr>
        <w:t>NOTA</w:t>
      </w:r>
      <w:r>
        <w:t xml:space="preserve">:  </w:t>
      </w:r>
      <w:r>
        <w:tab/>
      </w:r>
      <w:r w:rsidR="00F156C1">
        <w:t xml:space="preserve">- Cyreles   los </w:t>
      </w:r>
      <w:r w:rsidR="00C44A65">
        <w:t>envía</w:t>
      </w:r>
      <w:r w:rsidR="00F156C1">
        <w:t xml:space="preserve">  Grafiflex.</w:t>
      </w:r>
    </w:p>
    <w:p w:rsidR="00462E45" w:rsidRPr="001B3E70" w:rsidRDefault="00462E45" w:rsidP="00462E45">
      <w:pPr>
        <w:numPr>
          <w:ilvl w:val="0"/>
          <w:numId w:val="2"/>
        </w:numPr>
        <w:rPr>
          <w:b/>
          <w:u w:val="single"/>
        </w:rPr>
      </w:pPr>
      <w:r>
        <w:t>Colores y alturas de impresión  según    Muestra.</w:t>
      </w:r>
    </w:p>
    <w:p w:rsidR="00462E45" w:rsidRDefault="00462E45" w:rsidP="00462E45">
      <w:pPr>
        <w:numPr>
          <w:ilvl w:val="0"/>
          <w:numId w:val="2"/>
        </w:numPr>
        <w:rPr>
          <w:b/>
          <w:u w:val="single"/>
        </w:rPr>
      </w:pPr>
      <w:r>
        <w:rPr>
          <w:b/>
          <w:u w:val="single"/>
        </w:rPr>
        <w:t>SE  APRUEBA  IMPRESIÓN.</w:t>
      </w:r>
    </w:p>
    <w:p w:rsidR="00462E45" w:rsidRDefault="00462E45" w:rsidP="00462E45">
      <w:pPr>
        <w:numPr>
          <w:ilvl w:val="0"/>
          <w:numId w:val="2"/>
        </w:numPr>
        <w:rPr>
          <w:b/>
          <w:u w:val="single"/>
        </w:rPr>
      </w:pPr>
      <w:r>
        <w:rPr>
          <w:b/>
          <w:u w:val="single"/>
        </w:rPr>
        <w:t>Blanco  fuerte</w:t>
      </w:r>
    </w:p>
    <w:p w:rsidR="00462E45" w:rsidRDefault="00462E45" w:rsidP="00462E45">
      <w:pPr>
        <w:ind w:left="1860"/>
        <w:rPr>
          <w:b/>
          <w:u w:val="single"/>
        </w:rPr>
      </w:pPr>
    </w:p>
    <w:p w:rsidR="00462E45" w:rsidRPr="000E3688" w:rsidRDefault="00462E45" w:rsidP="00462E45">
      <w:pPr>
        <w:ind w:left="1500"/>
      </w:pPr>
    </w:p>
    <w:p w:rsidR="00462E45" w:rsidRPr="000E3688" w:rsidRDefault="00462E45" w:rsidP="00462E45">
      <w:pPr>
        <w:rPr>
          <w:b/>
        </w:rPr>
      </w:pPr>
    </w:p>
    <w:p w:rsidR="00462E45" w:rsidRDefault="00462E45" w:rsidP="00462E45">
      <w:r>
        <w:t>Agradezco la atención y colaboración prestada.</w:t>
      </w:r>
    </w:p>
    <w:p w:rsidR="00462E45" w:rsidRDefault="00462E45" w:rsidP="00462E45"/>
    <w:p w:rsidR="00462E45" w:rsidRDefault="00462E45" w:rsidP="00462E45"/>
    <w:p w:rsidR="00462E45" w:rsidRDefault="00462E45" w:rsidP="00462E45">
      <w:r>
        <w:t>Cordialmente,</w:t>
      </w:r>
    </w:p>
    <w:p w:rsidR="00462E45" w:rsidRDefault="00462E45" w:rsidP="00462E45"/>
    <w:p w:rsidR="00462E45" w:rsidRDefault="00462E45" w:rsidP="00462E45"/>
    <w:p w:rsidR="00462E45" w:rsidRDefault="00462E45" w:rsidP="00462E45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462E45" w:rsidRDefault="00462E45" w:rsidP="00462E45">
      <w:r>
        <w:t>Director</w:t>
      </w:r>
    </w:p>
    <w:p w:rsidR="00462E45" w:rsidRDefault="00462E45" w:rsidP="005450D8"/>
    <w:p w:rsidR="001C6D23" w:rsidRDefault="001C6D23" w:rsidP="001C6D23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1C6D23" w:rsidRDefault="001C6D23" w:rsidP="001C6D23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1C6D23" w:rsidRDefault="001C6D23" w:rsidP="001C6D23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1C6D23" w:rsidRDefault="001C6D23" w:rsidP="001C6D23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1C6D23" w:rsidRDefault="001C6D23" w:rsidP="001C6D23"/>
    <w:p w:rsidR="001C6D23" w:rsidRDefault="001C6D23" w:rsidP="001C6D23"/>
    <w:p w:rsidR="001C6D23" w:rsidRDefault="001C6D23" w:rsidP="001C6D23">
      <w:pPr>
        <w:pStyle w:val="Ttulo1"/>
      </w:pPr>
      <w:r>
        <w:t>ORD EN DE TRABAJO    N°      06611-1</w:t>
      </w:r>
    </w:p>
    <w:p w:rsidR="001C6D23" w:rsidRDefault="001C6D23" w:rsidP="001C6D23"/>
    <w:p w:rsidR="001C6D23" w:rsidRDefault="001C6D23" w:rsidP="001C6D23">
      <w:r>
        <w:t>FECHA:</w:t>
      </w:r>
      <w:r>
        <w:tab/>
        <w:t>Medellín, Junio  19    de   2010</w:t>
      </w:r>
    </w:p>
    <w:p w:rsidR="001C6D23" w:rsidRDefault="001C6D23" w:rsidP="001C6D23">
      <w:r>
        <w:t>PARA:</w:t>
      </w:r>
      <w:r>
        <w:tab/>
      </w:r>
      <w:r>
        <w:tab/>
        <w:t>PLÁSTICOS DARMA</w:t>
      </w:r>
    </w:p>
    <w:p w:rsidR="001C6D23" w:rsidRDefault="001C6D23" w:rsidP="001C6D23">
      <w:r>
        <w:t>ATENCIÓN:</w:t>
      </w:r>
      <w:r>
        <w:tab/>
        <w:t>Sr. Darío Jaramillo</w:t>
      </w:r>
    </w:p>
    <w:p w:rsidR="001C6D23" w:rsidRDefault="001C6D23" w:rsidP="001C6D23">
      <w:r>
        <w:tab/>
      </w:r>
      <w:r>
        <w:tab/>
        <w:t>Gerente.</w:t>
      </w:r>
    </w:p>
    <w:p w:rsidR="001C6D23" w:rsidRDefault="001C6D23" w:rsidP="001C6D23"/>
    <w:p w:rsidR="001C6D23" w:rsidRDefault="001C6D23" w:rsidP="001C6D23">
      <w:r>
        <w:t>Apreciado Don Darío:</w:t>
      </w:r>
    </w:p>
    <w:p w:rsidR="001C6D23" w:rsidRDefault="001C6D23" w:rsidP="001C6D23"/>
    <w:p w:rsidR="001C6D23" w:rsidRDefault="001C6D23" w:rsidP="001C6D23">
      <w:r>
        <w:t>Con la presente estamos solicitando el siguiente Material   :</w:t>
      </w:r>
    </w:p>
    <w:p w:rsidR="001C6D23" w:rsidRDefault="001C6D23" w:rsidP="001C6D23"/>
    <w:p w:rsidR="001C6D23" w:rsidRDefault="001C6D23" w:rsidP="001C6D23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1C6D23" w:rsidRDefault="001C6D23" w:rsidP="001C6D23">
      <w:pPr>
        <w:rPr>
          <w:b/>
          <w:bCs/>
          <w:u w:val="single"/>
        </w:rPr>
      </w:pPr>
    </w:p>
    <w:p w:rsidR="001C6D23" w:rsidRDefault="001C6D23" w:rsidP="001C6D23">
      <w:r>
        <w:t>MATERIAL:</w:t>
      </w:r>
      <w:r>
        <w:tab/>
      </w:r>
      <w:r>
        <w:tab/>
        <w:t>Polietileno Alta Densidad Pigmentado BLANCO Tubular.</w:t>
      </w:r>
    </w:p>
    <w:p w:rsidR="001C6D23" w:rsidRDefault="001C6D23" w:rsidP="001C6D23">
      <w:r>
        <w:t>MEDIDA:</w:t>
      </w:r>
      <w:r>
        <w:tab/>
      </w:r>
      <w:r>
        <w:tab/>
      </w:r>
      <w:r>
        <w:rPr>
          <w:b/>
        </w:rPr>
        <w:t>35</w:t>
      </w:r>
      <w:r w:rsidRPr="00444F82">
        <w:rPr>
          <w:b/>
        </w:rPr>
        <w:t xml:space="preserve">  Cms</w:t>
      </w:r>
      <w:r>
        <w:t>.</w:t>
      </w:r>
    </w:p>
    <w:p w:rsidR="001C6D23" w:rsidRDefault="001C6D23" w:rsidP="001C6D23">
      <w:pPr>
        <w:rPr>
          <w:b/>
          <w:bCs/>
        </w:rPr>
      </w:pPr>
      <w:r>
        <w:t>CALIBRE:</w:t>
      </w:r>
      <w:r>
        <w:tab/>
      </w:r>
      <w:r>
        <w:tab/>
      </w:r>
      <w:r w:rsidRPr="00B460D7">
        <w:rPr>
          <w:b/>
        </w:rPr>
        <w:t>2.5</w:t>
      </w:r>
      <w:r>
        <w:t xml:space="preserve"> </w:t>
      </w:r>
      <w:r>
        <w:rPr>
          <w:b/>
          <w:bCs/>
        </w:rPr>
        <w:t xml:space="preserve">  ”</w:t>
      </w:r>
    </w:p>
    <w:p w:rsidR="001C6D23" w:rsidRDefault="001C6D23" w:rsidP="001C6D23">
      <w:r>
        <w:t>COLOR:</w:t>
      </w:r>
      <w:r>
        <w:tab/>
      </w:r>
      <w:r>
        <w:tab/>
        <w:t>BLANCO  ( Según muestra  )</w:t>
      </w:r>
    </w:p>
    <w:p w:rsidR="001C6D23" w:rsidRDefault="001C6D23" w:rsidP="001C6D23">
      <w:r>
        <w:t>TRATADO:</w:t>
      </w:r>
      <w:r>
        <w:tab/>
      </w:r>
      <w:r>
        <w:tab/>
        <w:t>2 Caras.</w:t>
      </w:r>
    </w:p>
    <w:p w:rsidR="001C6D23" w:rsidRDefault="001C6D23" w:rsidP="001C6D23">
      <w:pPr>
        <w:rPr>
          <w:b/>
          <w:bCs/>
        </w:rPr>
      </w:pPr>
      <w:r>
        <w:t>CANTIDAD:</w:t>
      </w:r>
      <w:r>
        <w:tab/>
        <w:t xml:space="preserve">            </w:t>
      </w:r>
      <w:r w:rsidR="00B56158">
        <w:t>156</w:t>
      </w:r>
      <w:r>
        <w:rPr>
          <w:b/>
        </w:rPr>
        <w:t xml:space="preserve"> </w:t>
      </w:r>
      <w:r>
        <w:t xml:space="preserve">  Kg.</w:t>
      </w:r>
      <w:r>
        <w:rPr>
          <w:b/>
          <w:bCs/>
        </w:rPr>
        <w:t xml:space="preserve"> </w:t>
      </w:r>
    </w:p>
    <w:p w:rsidR="001C6D23" w:rsidRDefault="001C6D23" w:rsidP="001C6D23">
      <w:r>
        <w:t>REFERENCIA:</w:t>
      </w:r>
      <w:r>
        <w:tab/>
      </w:r>
      <w:r>
        <w:rPr>
          <w:b/>
        </w:rPr>
        <w:t>PLASTIQUIMICA  PEQUENA</w:t>
      </w:r>
    </w:p>
    <w:p w:rsidR="001C6D23" w:rsidRDefault="001C6D23" w:rsidP="001C6D23">
      <w:r>
        <w:t>COLORES:</w:t>
      </w:r>
      <w:r>
        <w:tab/>
      </w:r>
      <w:r>
        <w:tab/>
        <w:t>2 ( Gris -  Rojo)</w:t>
      </w:r>
    </w:p>
    <w:p w:rsidR="001C6D23" w:rsidRDefault="001C6D23" w:rsidP="001C6D23">
      <w:r>
        <w:t>CARAS:</w:t>
      </w:r>
      <w:r>
        <w:tab/>
      </w:r>
      <w:r>
        <w:tab/>
        <w:t>2</w:t>
      </w:r>
    </w:p>
    <w:p w:rsidR="001C6D23" w:rsidRDefault="001C6D23" w:rsidP="001C6D23">
      <w:r>
        <w:t>REPETICIÓN:</w:t>
      </w:r>
      <w:r>
        <w:tab/>
        <w:t>Continua</w:t>
      </w:r>
    </w:p>
    <w:p w:rsidR="001C6D23" w:rsidRDefault="001C6D23" w:rsidP="001C6D23">
      <w:r>
        <w:t>RODILLO:</w:t>
      </w:r>
      <w:r>
        <w:tab/>
      </w:r>
      <w:r>
        <w:tab/>
      </w:r>
      <w:r w:rsidRPr="001D3669">
        <w:rPr>
          <w:b/>
        </w:rPr>
        <w:t>38</w:t>
      </w:r>
    </w:p>
    <w:p w:rsidR="001C6D23" w:rsidRPr="006537EA" w:rsidRDefault="001C6D23" w:rsidP="001C6D23">
      <w:pPr>
        <w:rPr>
          <w:b/>
        </w:rPr>
      </w:pPr>
      <w:r>
        <w:t>BOLSA:</w:t>
      </w:r>
      <w:r>
        <w:tab/>
      </w:r>
      <w:r>
        <w:tab/>
      </w:r>
      <w:r w:rsidRPr="006537EA">
        <w:rPr>
          <w:b/>
        </w:rPr>
        <w:t xml:space="preserve">35  x  175  </w:t>
      </w:r>
      <w:r>
        <w:rPr>
          <w:b/>
        </w:rPr>
        <w:t xml:space="preserve">  </w:t>
      </w:r>
      <w:r w:rsidRPr="006537EA">
        <w:rPr>
          <w:b/>
        </w:rPr>
        <w:t>cms</w:t>
      </w:r>
    </w:p>
    <w:p w:rsidR="001C6D23" w:rsidRDefault="001C6D23" w:rsidP="001C6D23">
      <w:r>
        <w:t>SELLADO:</w:t>
      </w:r>
      <w:r>
        <w:tab/>
      </w:r>
      <w:r>
        <w:tab/>
        <w:t>Para selle de Fondo.</w:t>
      </w:r>
    </w:p>
    <w:p w:rsidR="001C6D23" w:rsidRDefault="001C6D23" w:rsidP="001C6D23"/>
    <w:p w:rsidR="001C6D23" w:rsidRDefault="001C6D23" w:rsidP="001C6D23"/>
    <w:p w:rsidR="001C6D23" w:rsidRDefault="001C6D23" w:rsidP="001C6D23">
      <w:r>
        <w:rPr>
          <w:b/>
          <w:bCs/>
          <w:u w:val="single"/>
        </w:rPr>
        <w:t>NOTA:</w:t>
      </w:r>
      <w:r>
        <w:t xml:space="preserve">  * Los cyreles   Se encuentran en su planta</w:t>
      </w:r>
    </w:p>
    <w:p w:rsidR="001C6D23" w:rsidRDefault="001C6D23" w:rsidP="001C6D23">
      <w:pPr>
        <w:numPr>
          <w:ilvl w:val="0"/>
          <w:numId w:val="1"/>
        </w:numPr>
      </w:pPr>
      <w:r>
        <w:t>Se envían muestra física  para tonos , alturas  y  pigmentacion</w:t>
      </w:r>
    </w:p>
    <w:p w:rsidR="001C6D23" w:rsidRDefault="001C6D23" w:rsidP="001C6D23"/>
    <w:p w:rsidR="001C6D23" w:rsidRPr="00315AED" w:rsidRDefault="001C6D23" w:rsidP="001C6D23">
      <w:pPr>
        <w:numPr>
          <w:ilvl w:val="0"/>
          <w:numId w:val="1"/>
        </w:numPr>
      </w:pPr>
      <w:r w:rsidRPr="00393DAD">
        <w:rPr>
          <w:b/>
          <w:u w:val="single"/>
        </w:rPr>
        <w:t>Utilizar tinta negra</w:t>
      </w:r>
      <w:r>
        <w:t xml:space="preserve"> </w:t>
      </w:r>
      <w:r w:rsidRPr="00393DAD">
        <w:rPr>
          <w:b/>
          <w:u w:val="single"/>
        </w:rPr>
        <w:t>ANTIGRASA</w:t>
      </w:r>
    </w:p>
    <w:p w:rsidR="001C6D23" w:rsidRDefault="001C6D23" w:rsidP="001C6D23"/>
    <w:p w:rsidR="001C6D23" w:rsidRPr="0098114D" w:rsidRDefault="001C6D23" w:rsidP="001C6D23">
      <w:pPr>
        <w:rPr>
          <w:b/>
          <w:u w:val="single"/>
        </w:rPr>
      </w:pPr>
    </w:p>
    <w:p w:rsidR="001C6D23" w:rsidRDefault="001C6D23" w:rsidP="001C6D23">
      <w:r>
        <w:t>Agradezco la atención y colaboración prestada.</w:t>
      </w:r>
    </w:p>
    <w:p w:rsidR="001C6D23" w:rsidRDefault="001C6D23" w:rsidP="001C6D23"/>
    <w:p w:rsidR="001C6D23" w:rsidRDefault="001C6D23" w:rsidP="001C6D23"/>
    <w:p w:rsidR="001C6D23" w:rsidRDefault="001C6D23" w:rsidP="001C6D23">
      <w:r>
        <w:t>Cordialmente</w:t>
      </w:r>
    </w:p>
    <w:p w:rsidR="001C6D23" w:rsidRDefault="001C6D23" w:rsidP="001C6D23"/>
    <w:p w:rsidR="001C6D23" w:rsidRDefault="001C6D23" w:rsidP="001C6D23"/>
    <w:p w:rsidR="001C6D23" w:rsidRDefault="001C6D23" w:rsidP="001C6D23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1C6D23" w:rsidRDefault="001C6D23" w:rsidP="001C6D23">
      <w:r>
        <w:t>Director.</w:t>
      </w:r>
    </w:p>
    <w:p w:rsidR="001C6D23" w:rsidRDefault="001C6D23" w:rsidP="001C6D23"/>
    <w:p w:rsidR="001C6D23" w:rsidRDefault="001C6D23" w:rsidP="001C6D23"/>
    <w:p w:rsidR="001C6D23" w:rsidRDefault="001C6D23" w:rsidP="005450D8"/>
    <w:p w:rsidR="00691B7F" w:rsidRDefault="00691B7F" w:rsidP="00691B7F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691B7F" w:rsidRDefault="00691B7F" w:rsidP="00691B7F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691B7F" w:rsidRDefault="00691B7F" w:rsidP="00691B7F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691B7F" w:rsidRDefault="00691B7F" w:rsidP="00691B7F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691B7F" w:rsidRDefault="00691B7F" w:rsidP="00691B7F"/>
    <w:p w:rsidR="00691B7F" w:rsidRDefault="00691B7F" w:rsidP="00691B7F">
      <w:pPr>
        <w:pStyle w:val="Ttulo1"/>
      </w:pPr>
      <w:r>
        <w:t>ORDEN DE TRABAJO   N°      06609-1</w:t>
      </w:r>
    </w:p>
    <w:p w:rsidR="00691B7F" w:rsidRDefault="00691B7F" w:rsidP="00691B7F"/>
    <w:p w:rsidR="00691B7F" w:rsidRDefault="00691B7F" w:rsidP="00691B7F">
      <w:r>
        <w:t>FECHA:</w:t>
      </w:r>
      <w:r>
        <w:tab/>
        <w:t>Medellín, Junio   19   de  2010</w:t>
      </w:r>
    </w:p>
    <w:p w:rsidR="00691B7F" w:rsidRDefault="00691B7F" w:rsidP="00691B7F">
      <w:r>
        <w:t>PARA:</w:t>
      </w:r>
      <w:r>
        <w:tab/>
      </w:r>
      <w:r>
        <w:tab/>
        <w:t>PLÁSTICOS DARMA</w:t>
      </w:r>
    </w:p>
    <w:p w:rsidR="00691B7F" w:rsidRDefault="00691B7F" w:rsidP="00691B7F">
      <w:r>
        <w:t>ATENCIÓN:</w:t>
      </w:r>
      <w:r>
        <w:tab/>
        <w:t>Sr. Darío Jaramillo</w:t>
      </w:r>
    </w:p>
    <w:p w:rsidR="00691B7F" w:rsidRDefault="00691B7F" w:rsidP="00691B7F">
      <w:r>
        <w:tab/>
      </w:r>
      <w:r>
        <w:tab/>
        <w:t>Gerente.</w:t>
      </w:r>
    </w:p>
    <w:p w:rsidR="00691B7F" w:rsidRDefault="00691B7F" w:rsidP="00691B7F"/>
    <w:p w:rsidR="00691B7F" w:rsidRDefault="00691B7F" w:rsidP="00691B7F">
      <w:r>
        <w:t>Apreciado Don Darío:</w:t>
      </w:r>
    </w:p>
    <w:p w:rsidR="00691B7F" w:rsidRDefault="00691B7F" w:rsidP="00691B7F"/>
    <w:p w:rsidR="00691B7F" w:rsidRDefault="00691B7F" w:rsidP="00691B7F">
      <w:r>
        <w:t>Con la presente estamos solicitando el siguiente Material   :</w:t>
      </w:r>
    </w:p>
    <w:p w:rsidR="00691B7F" w:rsidRDefault="00691B7F" w:rsidP="00691B7F"/>
    <w:p w:rsidR="00691B7F" w:rsidRDefault="00691B7F" w:rsidP="00691B7F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691B7F" w:rsidRDefault="00691B7F" w:rsidP="00691B7F">
      <w:pPr>
        <w:rPr>
          <w:b/>
          <w:bCs/>
          <w:u w:val="single"/>
        </w:rPr>
      </w:pPr>
      <w:r>
        <w:rPr>
          <w:b/>
          <w:bCs/>
        </w:rPr>
        <w:tab/>
      </w:r>
    </w:p>
    <w:p w:rsidR="00691B7F" w:rsidRDefault="00691B7F" w:rsidP="00691B7F">
      <w:r>
        <w:t>MATERIAL:</w:t>
      </w:r>
      <w:r>
        <w:tab/>
      </w:r>
      <w:r>
        <w:tab/>
        <w:t>Polietileno Alta Densidad Pigmentado BLANCO Tubular.</w:t>
      </w:r>
    </w:p>
    <w:p w:rsidR="00691B7F" w:rsidRDefault="00691B7F" w:rsidP="00691B7F">
      <w:r>
        <w:t>MEDIDA:</w:t>
      </w:r>
      <w:r>
        <w:tab/>
      </w:r>
      <w:r>
        <w:tab/>
      </w:r>
      <w:r w:rsidRPr="00444F82">
        <w:rPr>
          <w:b/>
        </w:rPr>
        <w:t xml:space="preserve">43 </w:t>
      </w:r>
      <w:r w:rsidR="00ED1366">
        <w:rPr>
          <w:b/>
        </w:rPr>
        <w:t xml:space="preserve"> </w:t>
      </w:r>
      <w:r w:rsidRPr="00444F82">
        <w:rPr>
          <w:b/>
        </w:rPr>
        <w:t xml:space="preserve"> Cms</w:t>
      </w:r>
      <w:r>
        <w:t>.</w:t>
      </w:r>
    </w:p>
    <w:p w:rsidR="00691B7F" w:rsidRPr="005C3173" w:rsidRDefault="00691B7F" w:rsidP="00691B7F">
      <w:pPr>
        <w:rPr>
          <w:b/>
          <w:bCs/>
        </w:rPr>
      </w:pPr>
      <w:r>
        <w:t>CALIBRE:</w:t>
      </w:r>
      <w:r>
        <w:tab/>
      </w:r>
      <w:r>
        <w:tab/>
      </w:r>
      <w:r w:rsidRPr="005C3173">
        <w:rPr>
          <w:b/>
        </w:rPr>
        <w:t xml:space="preserve">2.5 </w:t>
      </w:r>
      <w:r w:rsidRPr="005C3173">
        <w:rPr>
          <w:b/>
          <w:bCs/>
        </w:rPr>
        <w:t xml:space="preserve">  ”</w:t>
      </w:r>
    </w:p>
    <w:p w:rsidR="00691B7F" w:rsidRDefault="00691B7F" w:rsidP="00691B7F">
      <w:r>
        <w:t>COLOR:</w:t>
      </w:r>
      <w:r>
        <w:tab/>
      </w:r>
      <w:r>
        <w:tab/>
        <w:t>BLANCO  ( Según muestra  )</w:t>
      </w:r>
    </w:p>
    <w:p w:rsidR="00691B7F" w:rsidRDefault="00691B7F" w:rsidP="00691B7F">
      <w:r>
        <w:t>TRATADO:</w:t>
      </w:r>
      <w:r>
        <w:tab/>
      </w:r>
      <w:r>
        <w:tab/>
        <w:t>2 Caras.</w:t>
      </w:r>
    </w:p>
    <w:p w:rsidR="00691B7F" w:rsidRDefault="00691B7F" w:rsidP="00691B7F">
      <w:pPr>
        <w:rPr>
          <w:b/>
          <w:bCs/>
        </w:rPr>
      </w:pPr>
      <w:r>
        <w:t>CANTIDAD:</w:t>
      </w:r>
      <w:r>
        <w:tab/>
      </w:r>
      <w:r>
        <w:tab/>
      </w:r>
      <w:r w:rsidR="00685E87">
        <w:rPr>
          <w:b/>
        </w:rPr>
        <w:t>254</w:t>
      </w:r>
      <w:r>
        <w:rPr>
          <w:b/>
        </w:rPr>
        <w:t xml:space="preserve"> </w:t>
      </w:r>
      <w:r>
        <w:t xml:space="preserve">   Kg</w:t>
      </w:r>
    </w:p>
    <w:p w:rsidR="00691B7F" w:rsidRDefault="00691B7F" w:rsidP="00691B7F">
      <w:r>
        <w:t>REFERENCIA:</w:t>
      </w:r>
      <w:r>
        <w:tab/>
      </w:r>
      <w:r>
        <w:rPr>
          <w:b/>
        </w:rPr>
        <w:t>PLASTIQUIMICA   MEDIANA</w:t>
      </w:r>
    </w:p>
    <w:p w:rsidR="00691B7F" w:rsidRDefault="00691B7F" w:rsidP="00691B7F">
      <w:r>
        <w:t>COLORES:</w:t>
      </w:r>
      <w:r>
        <w:tab/>
      </w:r>
      <w:r>
        <w:tab/>
        <w:t>2 ( Gris -  Rojo)</w:t>
      </w:r>
    </w:p>
    <w:p w:rsidR="00691B7F" w:rsidRDefault="00691B7F" w:rsidP="00691B7F">
      <w:r>
        <w:t>CARAS:</w:t>
      </w:r>
      <w:r>
        <w:tab/>
      </w:r>
      <w:r>
        <w:tab/>
        <w:t>2</w:t>
      </w:r>
    </w:p>
    <w:p w:rsidR="00691B7F" w:rsidRDefault="00691B7F" w:rsidP="00691B7F">
      <w:r>
        <w:t>REPETICIÓN:</w:t>
      </w:r>
      <w:r>
        <w:tab/>
        <w:t>Continua</w:t>
      </w:r>
    </w:p>
    <w:p w:rsidR="00691B7F" w:rsidRDefault="00691B7F" w:rsidP="00691B7F">
      <w:r>
        <w:t>RODILLO:</w:t>
      </w:r>
      <w:r>
        <w:tab/>
      </w:r>
      <w:r>
        <w:tab/>
        <w:t>38</w:t>
      </w:r>
    </w:p>
    <w:p w:rsidR="00691B7F" w:rsidRDefault="00691B7F" w:rsidP="00691B7F">
      <w:r>
        <w:t>BOLSA:</w:t>
      </w:r>
      <w:r>
        <w:tab/>
      </w:r>
      <w:r>
        <w:tab/>
      </w:r>
      <w:r w:rsidRPr="003B158B">
        <w:rPr>
          <w:b/>
        </w:rPr>
        <w:t>43 x  190  cms</w:t>
      </w:r>
    </w:p>
    <w:p w:rsidR="00691B7F" w:rsidRDefault="00691B7F" w:rsidP="00691B7F">
      <w:r>
        <w:t>SELLADO:</w:t>
      </w:r>
      <w:r>
        <w:tab/>
      </w:r>
      <w:r>
        <w:tab/>
        <w:t>Para selle de Fondo.</w:t>
      </w:r>
    </w:p>
    <w:p w:rsidR="00691B7F" w:rsidRDefault="00691B7F" w:rsidP="00691B7F"/>
    <w:p w:rsidR="00691B7F" w:rsidRDefault="00691B7F" w:rsidP="00691B7F"/>
    <w:p w:rsidR="00691B7F" w:rsidRDefault="00691B7F" w:rsidP="00691B7F">
      <w:r>
        <w:rPr>
          <w:b/>
          <w:bCs/>
          <w:u w:val="single"/>
        </w:rPr>
        <w:t>NOTA:</w:t>
      </w:r>
      <w:r>
        <w:t xml:space="preserve">  * Los cyreles   Se encuentran en su planta</w:t>
      </w:r>
    </w:p>
    <w:p w:rsidR="00691B7F" w:rsidRDefault="00691B7F" w:rsidP="00691B7F">
      <w:pPr>
        <w:numPr>
          <w:ilvl w:val="0"/>
          <w:numId w:val="1"/>
        </w:numPr>
      </w:pPr>
      <w:r>
        <w:t>Se envían muestra física  para tonos , alturas  y pigmentacion</w:t>
      </w:r>
    </w:p>
    <w:p w:rsidR="00691B7F" w:rsidRDefault="00691B7F" w:rsidP="00691B7F">
      <w:pPr>
        <w:ind w:left="885"/>
      </w:pPr>
    </w:p>
    <w:p w:rsidR="00691B7F" w:rsidRPr="00315AED" w:rsidRDefault="00691B7F" w:rsidP="00691B7F">
      <w:pPr>
        <w:numPr>
          <w:ilvl w:val="0"/>
          <w:numId w:val="1"/>
        </w:numPr>
      </w:pPr>
      <w:r w:rsidRPr="00393DAD">
        <w:rPr>
          <w:b/>
          <w:u w:val="single"/>
        </w:rPr>
        <w:t>Utilizar tinta negra</w:t>
      </w:r>
      <w:r>
        <w:t xml:space="preserve">   </w:t>
      </w:r>
      <w:r w:rsidRPr="00393DAD">
        <w:rPr>
          <w:b/>
          <w:u w:val="single"/>
        </w:rPr>
        <w:t>ANTIGRASA</w:t>
      </w:r>
    </w:p>
    <w:p w:rsidR="00691B7F" w:rsidRDefault="00691B7F" w:rsidP="00691B7F"/>
    <w:p w:rsidR="00691B7F" w:rsidRPr="0098114D" w:rsidRDefault="00691B7F" w:rsidP="00691B7F">
      <w:pPr>
        <w:rPr>
          <w:b/>
          <w:u w:val="single"/>
        </w:rPr>
      </w:pPr>
    </w:p>
    <w:p w:rsidR="00691B7F" w:rsidRDefault="00691B7F" w:rsidP="00691B7F">
      <w:r>
        <w:t>Agradezco la atención y colaboración prestada.</w:t>
      </w:r>
    </w:p>
    <w:p w:rsidR="00691B7F" w:rsidRDefault="00691B7F" w:rsidP="00691B7F"/>
    <w:p w:rsidR="00691B7F" w:rsidRDefault="00691B7F" w:rsidP="00691B7F">
      <w:r>
        <w:t>Cordialmente,</w:t>
      </w:r>
    </w:p>
    <w:p w:rsidR="00691B7F" w:rsidRDefault="00691B7F" w:rsidP="00691B7F"/>
    <w:p w:rsidR="00691B7F" w:rsidRPr="008D4091" w:rsidRDefault="00691B7F" w:rsidP="00691B7F">
      <w:pPr>
        <w:rPr>
          <w:b/>
        </w:rPr>
      </w:pPr>
    </w:p>
    <w:p w:rsidR="00691B7F" w:rsidRDefault="00691B7F" w:rsidP="00691B7F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691B7F" w:rsidRDefault="00691B7F" w:rsidP="00691B7F">
      <w:r>
        <w:t>Director.</w:t>
      </w:r>
    </w:p>
    <w:p w:rsidR="00691B7F" w:rsidRDefault="00691B7F" w:rsidP="005450D8"/>
    <w:p w:rsidR="007F12E8" w:rsidRDefault="007F12E8" w:rsidP="005450D8"/>
    <w:p w:rsidR="007F12E8" w:rsidRDefault="007F12E8" w:rsidP="005450D8"/>
    <w:p w:rsidR="007F12E8" w:rsidRDefault="007F12E8" w:rsidP="005450D8"/>
    <w:p w:rsidR="007F12E8" w:rsidRDefault="007F12E8" w:rsidP="005450D8"/>
    <w:p w:rsidR="007F12E8" w:rsidRDefault="007F12E8" w:rsidP="007F12E8">
      <w:pPr>
        <w:rPr>
          <w:b/>
        </w:rPr>
      </w:pPr>
    </w:p>
    <w:p w:rsidR="007F12E8" w:rsidRDefault="007F12E8" w:rsidP="007F12E8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7F12E8" w:rsidRDefault="007F12E8" w:rsidP="007F12E8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7F12E8" w:rsidRDefault="007F12E8" w:rsidP="007F12E8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7F12E8" w:rsidRDefault="007F12E8" w:rsidP="007F12E8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7F12E8" w:rsidRDefault="007F12E8" w:rsidP="007F12E8">
      <w:pPr>
        <w:pStyle w:val="Ttulo1"/>
      </w:pPr>
    </w:p>
    <w:p w:rsidR="007F12E8" w:rsidRDefault="007F12E8" w:rsidP="007F12E8">
      <w:pPr>
        <w:pStyle w:val="Ttulo1"/>
      </w:pPr>
      <w:r>
        <w:t>ORDEN DE TRABAJO     N°      06608-1</w:t>
      </w:r>
    </w:p>
    <w:p w:rsidR="007F12E8" w:rsidRDefault="007F12E8" w:rsidP="007F12E8"/>
    <w:p w:rsidR="007F12E8" w:rsidRDefault="007F12E8" w:rsidP="007F12E8">
      <w:r>
        <w:t>FECHA:</w:t>
      </w:r>
      <w:r>
        <w:tab/>
        <w:t>Medellín, Junio     19    de  2010</w:t>
      </w:r>
    </w:p>
    <w:p w:rsidR="007F12E8" w:rsidRDefault="007F12E8" w:rsidP="007F12E8">
      <w:r>
        <w:t>PARA:</w:t>
      </w:r>
      <w:r>
        <w:tab/>
      </w:r>
      <w:r>
        <w:tab/>
        <w:t>PLÁSTICOS DARMA</w:t>
      </w:r>
    </w:p>
    <w:p w:rsidR="007F12E8" w:rsidRDefault="007F12E8" w:rsidP="007F12E8">
      <w:r>
        <w:t>ATENCIÓN:</w:t>
      </w:r>
      <w:r>
        <w:tab/>
        <w:t>Sr. Darío Jaramillo</w:t>
      </w:r>
    </w:p>
    <w:p w:rsidR="007F12E8" w:rsidRDefault="007F12E8" w:rsidP="007F12E8">
      <w:r>
        <w:tab/>
      </w:r>
      <w:r>
        <w:tab/>
        <w:t>Gerente.</w:t>
      </w:r>
    </w:p>
    <w:p w:rsidR="007F12E8" w:rsidRDefault="007F12E8" w:rsidP="007F12E8"/>
    <w:p w:rsidR="007F12E8" w:rsidRDefault="007F12E8" w:rsidP="007F12E8">
      <w:r>
        <w:t>Apreciado Don Darío:</w:t>
      </w:r>
    </w:p>
    <w:p w:rsidR="007F12E8" w:rsidRDefault="007F12E8" w:rsidP="007F12E8"/>
    <w:p w:rsidR="007F12E8" w:rsidRDefault="007F12E8" w:rsidP="007F12E8">
      <w:r>
        <w:t>Con la presente estamos solicitando el siguiente Material   :</w:t>
      </w:r>
    </w:p>
    <w:p w:rsidR="007F12E8" w:rsidRDefault="007F12E8" w:rsidP="007F12E8"/>
    <w:p w:rsidR="007F12E8" w:rsidRDefault="007F12E8" w:rsidP="007F12E8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7F12E8" w:rsidRDefault="007F12E8" w:rsidP="007F12E8">
      <w:pPr>
        <w:rPr>
          <w:b/>
          <w:bCs/>
          <w:u w:val="single"/>
        </w:rPr>
      </w:pPr>
    </w:p>
    <w:p w:rsidR="007F12E8" w:rsidRDefault="007F12E8" w:rsidP="007F12E8">
      <w:r>
        <w:t>MATERIAL:</w:t>
      </w:r>
      <w:r>
        <w:tab/>
      </w:r>
      <w:r>
        <w:tab/>
        <w:t>Polietileno Alta Densidad Pigmentado BLANCO Tubular.</w:t>
      </w:r>
    </w:p>
    <w:p w:rsidR="007F12E8" w:rsidRDefault="007F12E8" w:rsidP="007F12E8">
      <w:r>
        <w:t>MEDIDA:</w:t>
      </w:r>
      <w:r>
        <w:tab/>
      </w:r>
      <w:r>
        <w:tab/>
      </w:r>
      <w:r w:rsidRPr="00657B35">
        <w:rPr>
          <w:b/>
        </w:rPr>
        <w:t>50  Cms</w:t>
      </w:r>
      <w:r>
        <w:t>.</w:t>
      </w:r>
    </w:p>
    <w:p w:rsidR="007F12E8" w:rsidRPr="005660D5" w:rsidRDefault="007F12E8" w:rsidP="007F12E8">
      <w:pPr>
        <w:rPr>
          <w:b/>
          <w:bCs/>
        </w:rPr>
      </w:pPr>
      <w:r>
        <w:t>CALIBRE:</w:t>
      </w:r>
      <w:r>
        <w:tab/>
      </w:r>
      <w:r>
        <w:tab/>
      </w:r>
      <w:r w:rsidRPr="005660D5">
        <w:rPr>
          <w:b/>
        </w:rPr>
        <w:t xml:space="preserve">2.5 </w:t>
      </w:r>
      <w:r w:rsidRPr="005660D5">
        <w:rPr>
          <w:b/>
          <w:bCs/>
        </w:rPr>
        <w:t xml:space="preserve">  ”</w:t>
      </w:r>
    </w:p>
    <w:p w:rsidR="007F12E8" w:rsidRDefault="007F12E8" w:rsidP="007F12E8">
      <w:r>
        <w:t>COLOR:</w:t>
      </w:r>
      <w:r>
        <w:tab/>
      </w:r>
      <w:r>
        <w:tab/>
        <w:t>BLANCO  ( Según muestra  )</w:t>
      </w:r>
    </w:p>
    <w:p w:rsidR="007F12E8" w:rsidRDefault="007F12E8" w:rsidP="007F12E8">
      <w:r>
        <w:t>TRATADO:</w:t>
      </w:r>
      <w:r>
        <w:tab/>
      </w:r>
      <w:r>
        <w:tab/>
        <w:t>2 Caras.</w:t>
      </w:r>
    </w:p>
    <w:p w:rsidR="007F12E8" w:rsidRDefault="007F12E8" w:rsidP="007F12E8">
      <w:r>
        <w:t>CANTIDAD:</w:t>
      </w:r>
      <w:r>
        <w:tab/>
      </w:r>
      <w:r>
        <w:tab/>
      </w:r>
      <w:r w:rsidR="00A63AF6">
        <w:rPr>
          <w:b/>
        </w:rPr>
        <w:t>289</w:t>
      </w:r>
      <w:r>
        <w:rPr>
          <w:b/>
        </w:rPr>
        <w:t xml:space="preserve"> </w:t>
      </w:r>
      <w:r>
        <w:t xml:space="preserve">   Kg.</w:t>
      </w:r>
    </w:p>
    <w:p w:rsidR="007F12E8" w:rsidRDefault="007F12E8" w:rsidP="007F12E8">
      <w:r>
        <w:t>REFERENCIA:</w:t>
      </w:r>
      <w:r>
        <w:tab/>
      </w:r>
      <w:r w:rsidRPr="008970C3">
        <w:rPr>
          <w:b/>
        </w:rPr>
        <w:t>PLASTIQUIMICA GRANDE</w:t>
      </w:r>
    </w:p>
    <w:p w:rsidR="007F12E8" w:rsidRDefault="007F12E8" w:rsidP="007F12E8">
      <w:r>
        <w:t>COLORES:</w:t>
      </w:r>
      <w:r>
        <w:tab/>
      </w:r>
      <w:r>
        <w:tab/>
        <w:t>2 ( Gris -  Rojo)</w:t>
      </w:r>
    </w:p>
    <w:p w:rsidR="007F12E8" w:rsidRDefault="007F12E8" w:rsidP="007F12E8">
      <w:r>
        <w:t>CARAS:</w:t>
      </w:r>
      <w:r>
        <w:tab/>
      </w:r>
      <w:r>
        <w:tab/>
        <w:t>2</w:t>
      </w:r>
    </w:p>
    <w:p w:rsidR="007F12E8" w:rsidRDefault="007F12E8" w:rsidP="007F12E8">
      <w:r>
        <w:t>REPETICIÓN:</w:t>
      </w:r>
      <w:r>
        <w:tab/>
        <w:t>Continua</w:t>
      </w:r>
    </w:p>
    <w:p w:rsidR="007F12E8" w:rsidRDefault="007F12E8" w:rsidP="007F12E8">
      <w:r>
        <w:t>RODILLO:</w:t>
      </w:r>
      <w:r>
        <w:tab/>
      </w:r>
      <w:r>
        <w:tab/>
        <w:t>38</w:t>
      </w:r>
    </w:p>
    <w:p w:rsidR="007F12E8" w:rsidRPr="003B158B" w:rsidRDefault="007F12E8" w:rsidP="007F12E8">
      <w:pPr>
        <w:rPr>
          <w:b/>
        </w:rPr>
      </w:pPr>
      <w:r>
        <w:t>BOLSA:</w:t>
      </w:r>
      <w:r>
        <w:tab/>
      </w:r>
      <w:r>
        <w:tab/>
      </w:r>
      <w:r w:rsidRPr="003B158B">
        <w:rPr>
          <w:b/>
        </w:rPr>
        <w:t>50 x 190  cms</w:t>
      </w:r>
    </w:p>
    <w:p w:rsidR="007F12E8" w:rsidRDefault="007F12E8" w:rsidP="007F12E8">
      <w:r>
        <w:t>SELLADO:</w:t>
      </w:r>
      <w:r>
        <w:tab/>
      </w:r>
      <w:r>
        <w:tab/>
        <w:t>Para selle de Fondo.</w:t>
      </w:r>
    </w:p>
    <w:p w:rsidR="007F12E8" w:rsidRDefault="007F12E8" w:rsidP="007F12E8"/>
    <w:p w:rsidR="007F12E8" w:rsidRDefault="007F12E8" w:rsidP="007F12E8"/>
    <w:p w:rsidR="007F12E8" w:rsidRDefault="007F12E8" w:rsidP="007F12E8">
      <w:r>
        <w:rPr>
          <w:b/>
          <w:bCs/>
          <w:u w:val="single"/>
        </w:rPr>
        <w:t>NOTA:</w:t>
      </w:r>
      <w:r>
        <w:t xml:space="preserve">  * Los cyreles   Se encuentran en su planta</w:t>
      </w:r>
    </w:p>
    <w:p w:rsidR="007F12E8" w:rsidRDefault="007F12E8" w:rsidP="007F12E8">
      <w:pPr>
        <w:numPr>
          <w:ilvl w:val="0"/>
          <w:numId w:val="1"/>
        </w:numPr>
      </w:pPr>
      <w:r>
        <w:t>Se envían muestra física  para tonos , alturas  y pigmentacion</w:t>
      </w:r>
    </w:p>
    <w:p w:rsidR="007F12E8" w:rsidRDefault="007F12E8" w:rsidP="007F12E8">
      <w:pPr>
        <w:ind w:left="885"/>
      </w:pPr>
    </w:p>
    <w:p w:rsidR="007F12E8" w:rsidRPr="00315AED" w:rsidRDefault="007F12E8" w:rsidP="007F12E8">
      <w:pPr>
        <w:numPr>
          <w:ilvl w:val="0"/>
          <w:numId w:val="1"/>
        </w:numPr>
      </w:pPr>
      <w:r w:rsidRPr="00393DAD">
        <w:rPr>
          <w:b/>
          <w:u w:val="single"/>
        </w:rPr>
        <w:t>Utilizar tinta negra</w:t>
      </w:r>
      <w:r>
        <w:t xml:space="preserve"> </w:t>
      </w:r>
      <w:r w:rsidRPr="00393DAD">
        <w:rPr>
          <w:b/>
          <w:u w:val="single"/>
        </w:rPr>
        <w:t>ANTIGRASA</w:t>
      </w:r>
    </w:p>
    <w:p w:rsidR="007F12E8" w:rsidRDefault="007F12E8" w:rsidP="007F12E8">
      <w:pPr>
        <w:ind w:left="885"/>
      </w:pPr>
    </w:p>
    <w:p w:rsidR="007F12E8" w:rsidRPr="0098114D" w:rsidRDefault="007F12E8" w:rsidP="007F12E8">
      <w:pPr>
        <w:rPr>
          <w:b/>
          <w:u w:val="single"/>
        </w:rPr>
      </w:pPr>
    </w:p>
    <w:p w:rsidR="007F12E8" w:rsidRDefault="007F12E8" w:rsidP="007F12E8">
      <w:r>
        <w:t>Agradezco la atención y colaboración prestada.</w:t>
      </w:r>
    </w:p>
    <w:p w:rsidR="007F12E8" w:rsidRDefault="007F12E8" w:rsidP="007F12E8"/>
    <w:p w:rsidR="007F12E8" w:rsidRDefault="007F12E8" w:rsidP="007F12E8"/>
    <w:p w:rsidR="007F12E8" w:rsidRDefault="007F12E8" w:rsidP="007F12E8">
      <w:r>
        <w:t>Cordialmente,</w:t>
      </w:r>
    </w:p>
    <w:p w:rsidR="007F12E8" w:rsidRDefault="007F12E8" w:rsidP="007F12E8"/>
    <w:p w:rsidR="007F12E8" w:rsidRDefault="007F12E8" w:rsidP="007F12E8"/>
    <w:p w:rsidR="007F12E8" w:rsidRDefault="007F12E8" w:rsidP="007F12E8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7F12E8" w:rsidRDefault="007F12E8" w:rsidP="007F12E8">
      <w:pPr>
        <w:tabs>
          <w:tab w:val="left" w:pos="1980"/>
        </w:tabs>
      </w:pPr>
      <w:r>
        <w:t>Director.</w:t>
      </w:r>
    </w:p>
    <w:p w:rsidR="007F12E8" w:rsidRDefault="007F12E8" w:rsidP="005450D8"/>
    <w:p w:rsidR="009220D8" w:rsidRDefault="009220D8" w:rsidP="005450D8"/>
    <w:p w:rsidR="00145A61" w:rsidRDefault="00145A61" w:rsidP="009220D8">
      <w:pPr>
        <w:rPr>
          <w:b/>
          <w:bCs/>
          <w:sz w:val="20"/>
        </w:rPr>
      </w:pPr>
    </w:p>
    <w:p w:rsidR="009220D8" w:rsidRDefault="009220D8" w:rsidP="009220D8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9220D8" w:rsidRDefault="009220D8" w:rsidP="009220D8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9220D8" w:rsidRDefault="009220D8" w:rsidP="009220D8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9220D8" w:rsidRDefault="009220D8" w:rsidP="009220D8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9220D8" w:rsidRDefault="009220D8" w:rsidP="009220D8"/>
    <w:p w:rsidR="009220D8" w:rsidRDefault="009220D8" w:rsidP="009220D8">
      <w:pPr>
        <w:pStyle w:val="Ttulo1"/>
      </w:pPr>
      <w:r>
        <w:t>ORDEN DE TRABAJO    N°     06759</w:t>
      </w:r>
    </w:p>
    <w:p w:rsidR="009220D8" w:rsidRDefault="009220D8" w:rsidP="009220D8"/>
    <w:p w:rsidR="009220D8" w:rsidRDefault="009220D8" w:rsidP="009220D8">
      <w:r>
        <w:t>FECHA:</w:t>
      </w:r>
      <w:r>
        <w:tab/>
        <w:t>Medellín, Junio   22    de  2010</w:t>
      </w:r>
    </w:p>
    <w:p w:rsidR="009220D8" w:rsidRDefault="009220D8" w:rsidP="009220D8">
      <w:r>
        <w:t>PARA:</w:t>
      </w:r>
      <w:r>
        <w:tab/>
      </w:r>
      <w:r>
        <w:tab/>
        <w:t>PLÁSTICOS DARMA</w:t>
      </w:r>
    </w:p>
    <w:p w:rsidR="009220D8" w:rsidRDefault="009220D8" w:rsidP="009220D8">
      <w:r>
        <w:t>ATENCIÓN:</w:t>
      </w:r>
      <w:r>
        <w:tab/>
        <w:t>Sr. Darío Jaramillo</w:t>
      </w:r>
    </w:p>
    <w:p w:rsidR="009220D8" w:rsidRDefault="009220D8" w:rsidP="009220D8">
      <w:r>
        <w:tab/>
      </w:r>
      <w:r>
        <w:tab/>
        <w:t>Gerente.</w:t>
      </w:r>
    </w:p>
    <w:p w:rsidR="009220D8" w:rsidRDefault="009220D8" w:rsidP="009220D8"/>
    <w:p w:rsidR="009220D8" w:rsidRDefault="009220D8" w:rsidP="009220D8">
      <w:r>
        <w:t>Apreciado Don Darío :</w:t>
      </w:r>
    </w:p>
    <w:p w:rsidR="009220D8" w:rsidRDefault="009220D8" w:rsidP="009220D8">
      <w:r>
        <w:t xml:space="preserve"> </w:t>
      </w:r>
    </w:p>
    <w:p w:rsidR="009220D8" w:rsidRDefault="009220D8" w:rsidP="009220D8">
      <w:r>
        <w:t xml:space="preserve">Con la presente estamos solicitando el siguiente servicio de  </w:t>
      </w:r>
      <w:r w:rsidRPr="00F3741C">
        <w:rPr>
          <w:u w:val="single"/>
        </w:rPr>
        <w:t>IMPRESION</w:t>
      </w:r>
      <w:r>
        <w:t>:</w:t>
      </w:r>
    </w:p>
    <w:p w:rsidR="009220D8" w:rsidRDefault="009220D8" w:rsidP="009220D8"/>
    <w:p w:rsidR="009220D8" w:rsidRDefault="009220D8" w:rsidP="009220D8">
      <w:pPr>
        <w:rPr>
          <w:b/>
          <w:bCs/>
          <w:u w:val="single"/>
        </w:rPr>
      </w:pPr>
    </w:p>
    <w:p w:rsidR="009220D8" w:rsidRDefault="009220D8" w:rsidP="009220D8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9220D8" w:rsidRDefault="009220D8" w:rsidP="009220D8"/>
    <w:p w:rsidR="009220D8" w:rsidRDefault="009220D8" w:rsidP="009220D8">
      <w:r>
        <w:t>MATERIAL:</w:t>
      </w:r>
      <w:r>
        <w:tab/>
      </w:r>
      <w:r>
        <w:tab/>
        <w:t>Polietileno BAJA  Tubular</w:t>
      </w:r>
    </w:p>
    <w:p w:rsidR="009220D8" w:rsidRPr="003F0627" w:rsidRDefault="009220D8" w:rsidP="009220D8">
      <w:pPr>
        <w:rPr>
          <w:b/>
        </w:rPr>
      </w:pPr>
      <w:r>
        <w:t>MEDIDA:</w:t>
      </w:r>
      <w:r>
        <w:tab/>
      </w:r>
      <w:r>
        <w:tab/>
      </w:r>
      <w:r>
        <w:rPr>
          <w:b/>
        </w:rPr>
        <w:t>88  cm</w:t>
      </w:r>
    </w:p>
    <w:p w:rsidR="009220D8" w:rsidRDefault="009220D8" w:rsidP="009220D8">
      <w:r>
        <w:t>CALIBRE:</w:t>
      </w:r>
      <w:r>
        <w:tab/>
      </w:r>
      <w:r>
        <w:tab/>
      </w:r>
      <w:r w:rsidRPr="000852A2">
        <w:rPr>
          <w:b/>
          <w:sz w:val="28"/>
          <w:szCs w:val="28"/>
        </w:rPr>
        <w:t>1.0   ”</w:t>
      </w:r>
    </w:p>
    <w:p w:rsidR="009220D8" w:rsidRDefault="009220D8" w:rsidP="009220D8">
      <w:r>
        <w:t>COLOR:</w:t>
      </w:r>
      <w:r>
        <w:tab/>
      </w:r>
      <w:r>
        <w:tab/>
        <w:t>Transparente</w:t>
      </w:r>
    </w:p>
    <w:p w:rsidR="009220D8" w:rsidRDefault="009220D8" w:rsidP="009220D8">
      <w:pPr>
        <w:rPr>
          <w:b/>
          <w:bCs/>
        </w:rPr>
      </w:pPr>
      <w:r>
        <w:t>CANTIDAD:</w:t>
      </w:r>
      <w:r>
        <w:tab/>
      </w:r>
      <w:r>
        <w:tab/>
      </w:r>
      <w:r w:rsidR="00E35BD4">
        <w:rPr>
          <w:b/>
        </w:rPr>
        <w:t>1.200</w:t>
      </w:r>
      <w:r>
        <w:t xml:space="preserve">    Kg.</w:t>
      </w:r>
    </w:p>
    <w:p w:rsidR="009220D8" w:rsidRDefault="009220D8" w:rsidP="009220D8">
      <w:r>
        <w:t>COLORES:</w:t>
      </w:r>
      <w:r>
        <w:tab/>
      </w:r>
      <w:r>
        <w:tab/>
        <w:t xml:space="preserve">1  </w:t>
      </w:r>
      <w:r w:rsidR="00AA6833">
        <w:t xml:space="preserve"> </w:t>
      </w:r>
      <w:r w:rsidRPr="0047438F">
        <w:rPr>
          <w:b/>
        </w:rPr>
        <w:t>(  Azul  pantone    314  C   )</w:t>
      </w:r>
    </w:p>
    <w:p w:rsidR="009220D8" w:rsidRDefault="009220D8" w:rsidP="009220D8">
      <w:r>
        <w:t>CARAS:</w:t>
      </w:r>
      <w:r>
        <w:tab/>
      </w:r>
      <w:r>
        <w:tab/>
        <w:t>1  (1 x 1 )</w:t>
      </w:r>
    </w:p>
    <w:p w:rsidR="009220D8" w:rsidRDefault="009220D8" w:rsidP="009220D8">
      <w:r>
        <w:t>REPETICIÓN:</w:t>
      </w:r>
      <w:r>
        <w:tab/>
        <w:t xml:space="preserve">26    Cms. </w:t>
      </w:r>
    </w:p>
    <w:p w:rsidR="009220D8" w:rsidRDefault="009220D8" w:rsidP="009220D8">
      <w:r>
        <w:t>BOLSA:</w:t>
      </w:r>
      <w:r>
        <w:tab/>
      </w:r>
      <w:r>
        <w:tab/>
        <w:t xml:space="preserve">26   X   44  cm  </w:t>
      </w:r>
    </w:p>
    <w:p w:rsidR="009220D8" w:rsidRDefault="009220D8" w:rsidP="009220D8">
      <w:r>
        <w:t>RODILLO :                52</w:t>
      </w:r>
    </w:p>
    <w:p w:rsidR="009220D8" w:rsidRDefault="009220D8" w:rsidP="009220D8">
      <w:r>
        <w:t>SELLADO:</w:t>
      </w:r>
      <w:r>
        <w:tab/>
      </w:r>
      <w:r>
        <w:tab/>
        <w:t xml:space="preserve">Lateral  </w:t>
      </w:r>
    </w:p>
    <w:p w:rsidR="009220D8" w:rsidRPr="001F34F2" w:rsidRDefault="009220D8" w:rsidP="009220D8">
      <w:r w:rsidRPr="001F34F2">
        <w:t>REFERENCIA:</w:t>
      </w:r>
      <w:r w:rsidRPr="001F34F2">
        <w:tab/>
      </w:r>
      <w:r>
        <w:rPr>
          <w:b/>
        </w:rPr>
        <w:t>COBANA</w:t>
      </w:r>
    </w:p>
    <w:p w:rsidR="009220D8" w:rsidRPr="001F34F2" w:rsidRDefault="009220D8" w:rsidP="009220D8"/>
    <w:p w:rsidR="009220D8" w:rsidRPr="001F34F2" w:rsidRDefault="009220D8" w:rsidP="009220D8">
      <w:r w:rsidRPr="001F34F2">
        <w:rPr>
          <w:b/>
        </w:rPr>
        <w:tab/>
      </w:r>
      <w:r w:rsidRPr="001F34F2">
        <w:rPr>
          <w:b/>
        </w:rPr>
        <w:tab/>
      </w:r>
      <w:r w:rsidRPr="001F34F2">
        <w:rPr>
          <w:b/>
        </w:rPr>
        <w:tab/>
      </w:r>
    </w:p>
    <w:p w:rsidR="009220D8" w:rsidRDefault="009220D8" w:rsidP="009220D8">
      <w:r>
        <w:rPr>
          <w:b/>
          <w:bCs/>
          <w:u w:val="single"/>
        </w:rPr>
        <w:t>NOTA:</w:t>
      </w:r>
      <w:r>
        <w:t xml:space="preserve">  - Los cyreles  estan en su Planta</w:t>
      </w:r>
    </w:p>
    <w:p w:rsidR="009220D8" w:rsidRDefault="009220D8" w:rsidP="009220D8">
      <w:pPr>
        <w:numPr>
          <w:ilvl w:val="0"/>
          <w:numId w:val="2"/>
        </w:numPr>
      </w:pPr>
      <w:r>
        <w:t>Altura y tonos según   Arte</w:t>
      </w:r>
    </w:p>
    <w:p w:rsidR="009220D8" w:rsidRDefault="009220D8" w:rsidP="009220D8">
      <w:pPr>
        <w:numPr>
          <w:ilvl w:val="0"/>
          <w:numId w:val="2"/>
        </w:numPr>
        <w:rPr>
          <w:b/>
        </w:rPr>
      </w:pPr>
      <w:r>
        <w:rPr>
          <w:b/>
        </w:rPr>
        <w:t>SE DEBEN SACAR ROLLOS PARTIDOS EN IMPRESIÓN</w:t>
      </w:r>
    </w:p>
    <w:p w:rsidR="009220D8" w:rsidRDefault="009220D8" w:rsidP="009220D8">
      <w:pPr>
        <w:numPr>
          <w:ilvl w:val="0"/>
          <w:numId w:val="2"/>
        </w:numPr>
        <w:rPr>
          <w:b/>
          <w:sz w:val="28"/>
          <w:szCs w:val="28"/>
        </w:rPr>
      </w:pPr>
      <w:r w:rsidRPr="00D128D6">
        <w:rPr>
          <w:b/>
          <w:sz w:val="28"/>
          <w:szCs w:val="28"/>
        </w:rPr>
        <w:t xml:space="preserve">COLOCAR GUIA EN </w:t>
      </w:r>
      <w:smartTag w:uri="urn:schemas-microsoft-com:office:smarttags" w:element="PersonName">
        <w:smartTagPr>
          <w:attr w:name="ProductID" w:val="LA PARTE INFERIOR"/>
        </w:smartTagPr>
        <w:smartTag w:uri="urn:schemas-microsoft-com:office:smarttags" w:element="PersonName">
          <w:smartTagPr>
            <w:attr w:name="ProductID" w:val="LA PARTE"/>
          </w:smartTagPr>
          <w:r w:rsidRPr="00D128D6">
            <w:rPr>
              <w:b/>
              <w:sz w:val="28"/>
              <w:szCs w:val="28"/>
            </w:rPr>
            <w:t>LA PARTE</w:t>
          </w:r>
        </w:smartTag>
        <w:r w:rsidRPr="00D128D6">
          <w:rPr>
            <w:b/>
            <w:sz w:val="28"/>
            <w:szCs w:val="28"/>
          </w:rPr>
          <w:t xml:space="preserve"> INFERIOR</w:t>
        </w:r>
      </w:smartTag>
    </w:p>
    <w:p w:rsidR="009220D8" w:rsidRDefault="009220D8" w:rsidP="009220D8">
      <w:pPr>
        <w:numPr>
          <w:ilvl w:val="0"/>
          <w:numId w:val="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P.U.  ENVIA EL TUBULAR</w:t>
      </w:r>
    </w:p>
    <w:p w:rsidR="009220D8" w:rsidRDefault="009220D8" w:rsidP="009220D8">
      <w:pPr>
        <w:numPr>
          <w:ilvl w:val="0"/>
          <w:numId w:val="2"/>
        </w:numPr>
        <w:rPr>
          <w:b/>
          <w:sz w:val="32"/>
          <w:szCs w:val="32"/>
        </w:rPr>
      </w:pPr>
      <w:r w:rsidRPr="0047438F">
        <w:rPr>
          <w:b/>
          <w:sz w:val="32"/>
          <w:szCs w:val="32"/>
        </w:rPr>
        <w:t xml:space="preserve">SE  APRUEBA  </w:t>
      </w:r>
      <w:r>
        <w:rPr>
          <w:b/>
          <w:sz w:val="32"/>
          <w:szCs w:val="32"/>
        </w:rPr>
        <w:t>IMPRESIÓN</w:t>
      </w:r>
    </w:p>
    <w:p w:rsidR="009220D8" w:rsidRPr="0047438F" w:rsidRDefault="009220D8" w:rsidP="009220D8">
      <w:pPr>
        <w:numPr>
          <w:ilvl w:val="0"/>
          <w:numId w:val="2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OJO EL PANTONE ES  </w:t>
      </w:r>
      <w:r w:rsidRPr="0047438F">
        <w:rPr>
          <w:b/>
          <w:sz w:val="32"/>
          <w:szCs w:val="32"/>
          <w:u w:val="single"/>
        </w:rPr>
        <w:t>314  C</w:t>
      </w:r>
      <w:r>
        <w:rPr>
          <w:b/>
          <w:sz w:val="32"/>
          <w:szCs w:val="32"/>
        </w:rPr>
        <w:t xml:space="preserve"> </w:t>
      </w:r>
    </w:p>
    <w:p w:rsidR="009220D8" w:rsidRPr="00465B97" w:rsidRDefault="009220D8" w:rsidP="009220D8"/>
    <w:p w:rsidR="009220D8" w:rsidRDefault="009220D8" w:rsidP="009220D8">
      <w:r>
        <w:t>Agradezco la atención y colaboración prestada.</w:t>
      </w:r>
    </w:p>
    <w:p w:rsidR="009220D8" w:rsidRDefault="009220D8" w:rsidP="009220D8"/>
    <w:p w:rsidR="009220D8" w:rsidRDefault="009220D8" w:rsidP="009220D8">
      <w:r>
        <w:t>Cordialmente,</w:t>
      </w:r>
    </w:p>
    <w:p w:rsidR="009220D8" w:rsidRDefault="009220D8" w:rsidP="009220D8"/>
    <w:p w:rsidR="009220D8" w:rsidRDefault="009220D8" w:rsidP="009220D8"/>
    <w:p w:rsidR="009220D8" w:rsidRDefault="009220D8" w:rsidP="009220D8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9220D8" w:rsidRDefault="009220D8" w:rsidP="009220D8">
      <w:r>
        <w:t>Director.</w:t>
      </w:r>
    </w:p>
    <w:p w:rsidR="009220D8" w:rsidRDefault="009220D8" w:rsidP="005450D8"/>
    <w:p w:rsidR="00E52F38" w:rsidRDefault="00E52F38" w:rsidP="005450D8"/>
    <w:p w:rsidR="00E52F38" w:rsidRDefault="00E52F38" w:rsidP="00E52F38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E52F38" w:rsidRDefault="00E52F38" w:rsidP="00E52F38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E52F38" w:rsidRDefault="00E52F38" w:rsidP="00E52F38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E52F38" w:rsidRDefault="00E52F38" w:rsidP="00E52F38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E52F38" w:rsidRDefault="00E52F38" w:rsidP="00E52F38">
      <w:pPr>
        <w:rPr>
          <w:b/>
          <w:bCs/>
        </w:rPr>
      </w:pPr>
    </w:p>
    <w:p w:rsidR="00E52F38" w:rsidRDefault="00E52F38" w:rsidP="00E52F38">
      <w:pPr>
        <w:pStyle w:val="Ttulo1"/>
      </w:pPr>
    </w:p>
    <w:p w:rsidR="00E52F38" w:rsidRDefault="00E52F38" w:rsidP="00E52F38">
      <w:pPr>
        <w:pStyle w:val="Ttulo1"/>
      </w:pPr>
      <w:r>
        <w:t>ORDEN DE TRABAJO  N °      06684</w:t>
      </w:r>
    </w:p>
    <w:p w:rsidR="00E52F38" w:rsidRDefault="00E52F38" w:rsidP="00E52F38"/>
    <w:p w:rsidR="00E52F38" w:rsidRDefault="00E52F38" w:rsidP="00E52F38">
      <w:r>
        <w:t>FECHA:</w:t>
      </w:r>
      <w:r>
        <w:tab/>
        <w:t>Medellín,  Junio  22    de   2010</w:t>
      </w:r>
    </w:p>
    <w:p w:rsidR="00E52F38" w:rsidRDefault="00E52F38" w:rsidP="00E52F38">
      <w:r>
        <w:t>PARA:</w:t>
      </w:r>
      <w:r>
        <w:tab/>
      </w:r>
      <w:r>
        <w:tab/>
        <w:t>PLÁSTICOS DARMA</w:t>
      </w:r>
    </w:p>
    <w:p w:rsidR="00E52F38" w:rsidRDefault="00E52F38" w:rsidP="00E52F38">
      <w:r>
        <w:t>ATENCIÓN:</w:t>
      </w:r>
      <w:r>
        <w:tab/>
        <w:t>Sr. Darío Jaramillo</w:t>
      </w:r>
    </w:p>
    <w:p w:rsidR="00E52F38" w:rsidRDefault="00E52F38" w:rsidP="00E52F38">
      <w:r>
        <w:tab/>
      </w:r>
      <w:r>
        <w:tab/>
        <w:t>Gerente.</w:t>
      </w:r>
    </w:p>
    <w:p w:rsidR="00E52F38" w:rsidRDefault="00E52F38" w:rsidP="00E52F38"/>
    <w:p w:rsidR="00E52F38" w:rsidRDefault="00E52F38" w:rsidP="00E52F38">
      <w:r>
        <w:t>Apreciado Don Darío:</w:t>
      </w:r>
    </w:p>
    <w:p w:rsidR="00E52F38" w:rsidRDefault="00E52F38" w:rsidP="00E52F38"/>
    <w:p w:rsidR="00E52F38" w:rsidRDefault="00E52F38" w:rsidP="00E52F38">
      <w:r>
        <w:t>Con la presente estamos solicitando el siguiente servicio de  IMPRESIÓN  :</w:t>
      </w:r>
    </w:p>
    <w:p w:rsidR="00E52F38" w:rsidRDefault="00E52F38" w:rsidP="00E52F38"/>
    <w:p w:rsidR="00E52F38" w:rsidRDefault="00E52F38" w:rsidP="00E52F38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E52F38" w:rsidRDefault="00E52F38" w:rsidP="00E52F38">
      <w:r>
        <w:t xml:space="preserve">MATERIAL   :           Polipropileno   Tubular   de   </w:t>
      </w:r>
      <w:r w:rsidR="00302EA6">
        <w:rPr>
          <w:b/>
        </w:rPr>
        <w:t>40</w:t>
      </w:r>
      <w:r>
        <w:t xml:space="preserve">    cms</w:t>
      </w:r>
    </w:p>
    <w:p w:rsidR="00E52F38" w:rsidRDefault="00302EA6" w:rsidP="00E52F38">
      <w:r>
        <w:t>CLIBRE      :               2.0</w:t>
      </w:r>
      <w:r w:rsidR="00E52F38">
        <w:t xml:space="preserve">  ”</w:t>
      </w:r>
    </w:p>
    <w:p w:rsidR="00E52F38" w:rsidRPr="00AD5DCF" w:rsidRDefault="00E52F38" w:rsidP="00E52F38">
      <w:pPr>
        <w:rPr>
          <w:b/>
        </w:rPr>
      </w:pPr>
      <w:r>
        <w:t>REFERENCIA:</w:t>
      </w:r>
      <w:r>
        <w:tab/>
      </w:r>
      <w:r w:rsidR="006A4798">
        <w:rPr>
          <w:b/>
        </w:rPr>
        <w:t>CELESTIAL  CHAROITS</w:t>
      </w:r>
    </w:p>
    <w:p w:rsidR="00E52F38" w:rsidRDefault="004D0C21" w:rsidP="00E52F38">
      <w:r>
        <w:t>CANTIDAD    :          150</w:t>
      </w:r>
      <w:r w:rsidR="00E52F38">
        <w:t xml:space="preserve">     Kg</w:t>
      </w:r>
    </w:p>
    <w:p w:rsidR="00E52F38" w:rsidRDefault="004D0C21" w:rsidP="00E52F38">
      <w:r>
        <w:t>COLORES:</w:t>
      </w:r>
      <w:r>
        <w:tab/>
      </w:r>
      <w:r>
        <w:tab/>
        <w:t xml:space="preserve">1 </w:t>
      </w:r>
      <w:r w:rsidR="005770B8">
        <w:t xml:space="preserve">      </w:t>
      </w:r>
      <w:r>
        <w:t xml:space="preserve">(   Negro </w:t>
      </w:r>
      <w:r w:rsidR="00E52F38">
        <w:t xml:space="preserve"> )</w:t>
      </w:r>
    </w:p>
    <w:p w:rsidR="00E52F38" w:rsidRDefault="00E52F38" w:rsidP="00E52F38">
      <w:r>
        <w:t>CARAS:</w:t>
      </w:r>
      <w:r>
        <w:tab/>
      </w:r>
      <w:r>
        <w:tab/>
        <w:t xml:space="preserve">1  </w:t>
      </w:r>
    </w:p>
    <w:p w:rsidR="00E52F38" w:rsidRDefault="008D1965" w:rsidP="00E52F38">
      <w:r>
        <w:t>REPETICIÓN:</w:t>
      </w:r>
      <w:r>
        <w:tab/>
        <w:t>29</w:t>
      </w:r>
    </w:p>
    <w:p w:rsidR="00E52F38" w:rsidRPr="007E24E2" w:rsidRDefault="00E52F38" w:rsidP="00E52F38">
      <w:pPr>
        <w:rPr>
          <w:b/>
        </w:rPr>
      </w:pPr>
      <w:r>
        <w:t>RODILLO:</w:t>
      </w:r>
      <w:r>
        <w:tab/>
      </w:r>
      <w:r>
        <w:tab/>
      </w:r>
      <w:r w:rsidR="008D1965">
        <w:rPr>
          <w:b/>
        </w:rPr>
        <w:t>29</w:t>
      </w:r>
    </w:p>
    <w:p w:rsidR="008D1965" w:rsidRDefault="008D1965" w:rsidP="00E52F38">
      <w:r>
        <w:t>BOLSA:</w:t>
      </w:r>
      <w:r>
        <w:tab/>
      </w:r>
      <w:r>
        <w:tab/>
        <w:t>29  X  3</w:t>
      </w:r>
      <w:r w:rsidR="00E52F38">
        <w:t xml:space="preserve">8 </w:t>
      </w:r>
      <w:r>
        <w:t>+ 5    cms   de  Solapa Volada</w:t>
      </w:r>
    </w:p>
    <w:p w:rsidR="00E52F38" w:rsidRDefault="00E52F38" w:rsidP="00E52F38">
      <w:r>
        <w:t>SELLADO:</w:t>
      </w:r>
      <w:r>
        <w:tab/>
      </w:r>
      <w:r>
        <w:tab/>
        <w:t>Para selle lateral.</w:t>
      </w:r>
    </w:p>
    <w:p w:rsidR="00E52F38" w:rsidRDefault="00E52F38" w:rsidP="00E52F38"/>
    <w:p w:rsidR="00E52F38" w:rsidRDefault="00E52F38" w:rsidP="00E52F38"/>
    <w:p w:rsidR="00E52F38" w:rsidRDefault="00E52F38" w:rsidP="00E52F38">
      <w:r>
        <w:rPr>
          <w:b/>
          <w:bCs/>
          <w:u w:val="single"/>
        </w:rPr>
        <w:t>NOTA:</w:t>
      </w:r>
      <w:r>
        <w:t xml:space="preserve">  *   Los cyreles</w:t>
      </w:r>
      <w:r w:rsidR="005A1D42">
        <w:t xml:space="preserve">   los </w:t>
      </w:r>
      <w:r w:rsidR="00A736E6">
        <w:t>envía</w:t>
      </w:r>
      <w:r w:rsidR="005A1D42">
        <w:t xml:space="preserve">  </w:t>
      </w:r>
      <w:r w:rsidR="00DD0769">
        <w:t>GRAFIFLEX</w:t>
      </w:r>
    </w:p>
    <w:p w:rsidR="00E52F38" w:rsidRDefault="00E52F38" w:rsidP="00E52F38">
      <w:pPr>
        <w:numPr>
          <w:ilvl w:val="0"/>
          <w:numId w:val="1"/>
        </w:numPr>
      </w:pPr>
      <w:r>
        <w:t>Se envían ARTE    para tonos y alturas</w:t>
      </w:r>
    </w:p>
    <w:p w:rsidR="00E52F38" w:rsidRPr="005574BF" w:rsidRDefault="00E52F38" w:rsidP="00E52F38">
      <w:pPr>
        <w:numPr>
          <w:ilvl w:val="0"/>
          <w:numId w:val="2"/>
        </w:numPr>
      </w:pPr>
      <w:r>
        <w:t xml:space="preserve">Se  </w:t>
      </w:r>
      <w:r w:rsidR="00A736E6">
        <w:t>envía</w:t>
      </w:r>
      <w:r>
        <w:t xml:space="preserve"> el material de PP </w:t>
      </w:r>
      <w:r w:rsidR="005A1D42">
        <w:rPr>
          <w:b/>
        </w:rPr>
        <w:t>de  4</w:t>
      </w:r>
      <w:r>
        <w:rPr>
          <w:b/>
        </w:rPr>
        <w:t xml:space="preserve">0 </w:t>
      </w:r>
      <w:r w:rsidRPr="00AD5DCF">
        <w:rPr>
          <w:b/>
        </w:rPr>
        <w:t xml:space="preserve">  cms</w:t>
      </w:r>
    </w:p>
    <w:p w:rsidR="00E52F38" w:rsidRPr="00150D1A" w:rsidRDefault="00E52F38" w:rsidP="00E52F38">
      <w:pPr>
        <w:ind w:left="1860"/>
      </w:pPr>
    </w:p>
    <w:p w:rsidR="00E52F38" w:rsidRDefault="00E52F38" w:rsidP="00E52F38">
      <w:pPr>
        <w:ind w:left="885"/>
      </w:pPr>
    </w:p>
    <w:p w:rsidR="00E52F38" w:rsidRDefault="00E52F38" w:rsidP="00E52F38">
      <w:pPr>
        <w:ind w:left="885"/>
      </w:pPr>
    </w:p>
    <w:p w:rsidR="00E52F38" w:rsidRDefault="00E52F38" w:rsidP="00E52F38">
      <w:r>
        <w:t>Agradezco la atención y colaboración prestada.</w:t>
      </w:r>
    </w:p>
    <w:p w:rsidR="00E52F38" w:rsidRDefault="00E52F38" w:rsidP="00E52F38"/>
    <w:p w:rsidR="00E52F38" w:rsidRDefault="00E52F38" w:rsidP="00E52F38"/>
    <w:p w:rsidR="00E52F38" w:rsidRDefault="00E52F38" w:rsidP="00E52F38">
      <w:r>
        <w:t>Cordialmente,</w:t>
      </w:r>
    </w:p>
    <w:p w:rsidR="00E52F38" w:rsidRDefault="00E52F38" w:rsidP="00E52F38"/>
    <w:p w:rsidR="00E52F38" w:rsidRDefault="00E52F38" w:rsidP="00E52F38"/>
    <w:p w:rsidR="00E52F38" w:rsidRDefault="00E52F38" w:rsidP="00E52F38"/>
    <w:p w:rsidR="00E52F38" w:rsidRDefault="00E52F38" w:rsidP="00E52F38">
      <w:r>
        <w:t>RICARDO CASAS ZAPATA</w:t>
      </w:r>
    </w:p>
    <w:p w:rsidR="00E52F38" w:rsidRDefault="00E52F38" w:rsidP="00E52F38">
      <w:r>
        <w:t>Director</w:t>
      </w:r>
    </w:p>
    <w:p w:rsidR="00E52F38" w:rsidRDefault="00E52F38" w:rsidP="00E52F38">
      <w:pPr>
        <w:rPr>
          <w:b/>
        </w:rPr>
      </w:pPr>
    </w:p>
    <w:p w:rsidR="00E52F38" w:rsidRDefault="00E52F38" w:rsidP="005450D8"/>
    <w:p w:rsidR="00F92C68" w:rsidRDefault="00F92C68" w:rsidP="005450D8"/>
    <w:p w:rsidR="00F92C68" w:rsidRDefault="00F92C68" w:rsidP="005450D8"/>
    <w:p w:rsidR="00F92C68" w:rsidRDefault="00F92C68" w:rsidP="005450D8"/>
    <w:p w:rsidR="00F92C68" w:rsidRDefault="00F92C68" w:rsidP="005450D8"/>
    <w:p w:rsidR="00F92C68" w:rsidRDefault="00F92C68" w:rsidP="00F92C68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F92C68" w:rsidRDefault="00F92C68" w:rsidP="00F92C68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F92C68" w:rsidRDefault="00F92C68" w:rsidP="00F92C68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F92C68" w:rsidRDefault="00F92C68" w:rsidP="00F92C68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F92C68" w:rsidRDefault="00F92C68" w:rsidP="00F92C68">
      <w:pPr>
        <w:rPr>
          <w:b/>
          <w:bCs/>
        </w:rPr>
      </w:pPr>
    </w:p>
    <w:p w:rsidR="00F92C68" w:rsidRDefault="00F92C68" w:rsidP="00F92C68">
      <w:pPr>
        <w:pStyle w:val="Ttulo1"/>
      </w:pPr>
    </w:p>
    <w:p w:rsidR="00F92C68" w:rsidRDefault="00F92C68" w:rsidP="00F92C68">
      <w:pPr>
        <w:pStyle w:val="Ttulo1"/>
      </w:pPr>
      <w:r>
        <w:t>ORDEN DE TRABAJO  N °      06685</w:t>
      </w:r>
    </w:p>
    <w:p w:rsidR="00F92C68" w:rsidRDefault="00F92C68" w:rsidP="00F92C68"/>
    <w:p w:rsidR="00F92C68" w:rsidRDefault="00F92C68" w:rsidP="00F92C68">
      <w:r>
        <w:t>FECHA:</w:t>
      </w:r>
      <w:r>
        <w:tab/>
        <w:t>Medellín,  Junio  22    de   2010</w:t>
      </w:r>
    </w:p>
    <w:p w:rsidR="00F92C68" w:rsidRDefault="00F92C68" w:rsidP="00F92C68">
      <w:r>
        <w:t>PARA:</w:t>
      </w:r>
      <w:r>
        <w:tab/>
      </w:r>
      <w:r>
        <w:tab/>
        <w:t>PLÁSTICOS DARMA</w:t>
      </w:r>
    </w:p>
    <w:p w:rsidR="00F92C68" w:rsidRDefault="00F92C68" w:rsidP="00F92C68">
      <w:r>
        <w:t>ATENCIÓN:</w:t>
      </w:r>
      <w:r>
        <w:tab/>
        <w:t>Sr. Darío Jaramillo</w:t>
      </w:r>
    </w:p>
    <w:p w:rsidR="00F92C68" w:rsidRDefault="00F92C68" w:rsidP="00F92C68">
      <w:r>
        <w:tab/>
      </w:r>
      <w:r>
        <w:tab/>
        <w:t>Gerente.</w:t>
      </w:r>
    </w:p>
    <w:p w:rsidR="00F92C68" w:rsidRDefault="00F92C68" w:rsidP="00F92C68"/>
    <w:p w:rsidR="00F92C68" w:rsidRDefault="00F92C68" w:rsidP="00F92C68">
      <w:r>
        <w:t>Apreciado Don Darío:</w:t>
      </w:r>
    </w:p>
    <w:p w:rsidR="00F92C68" w:rsidRDefault="00F92C68" w:rsidP="00F92C68"/>
    <w:p w:rsidR="00F92C68" w:rsidRDefault="00F92C68" w:rsidP="00F92C68">
      <w:r>
        <w:t>Con la presente estamos solicitando el siguiente servicio de  IMPRESIÓN  :</w:t>
      </w:r>
    </w:p>
    <w:p w:rsidR="00F92C68" w:rsidRDefault="00F92C68" w:rsidP="00F92C68"/>
    <w:p w:rsidR="00F92C68" w:rsidRDefault="00F92C68" w:rsidP="00F92C68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F92C68" w:rsidRDefault="00F92C68" w:rsidP="00F92C68">
      <w:r>
        <w:t xml:space="preserve">MATERIAL   :           Polipropileno   Tubular   de   </w:t>
      </w:r>
      <w:r>
        <w:rPr>
          <w:b/>
        </w:rPr>
        <w:t>30</w:t>
      </w:r>
      <w:r>
        <w:t xml:space="preserve">    cms</w:t>
      </w:r>
    </w:p>
    <w:p w:rsidR="00F92C68" w:rsidRDefault="00F92C68" w:rsidP="00F92C68">
      <w:r>
        <w:t>CLIBRE      :               1.5  ”</w:t>
      </w:r>
    </w:p>
    <w:p w:rsidR="00F92C68" w:rsidRPr="00AD5DCF" w:rsidRDefault="00F92C68" w:rsidP="00F92C68">
      <w:pPr>
        <w:rPr>
          <w:b/>
        </w:rPr>
      </w:pPr>
      <w:r>
        <w:t>REFERENCIA:</w:t>
      </w:r>
      <w:r>
        <w:tab/>
      </w:r>
      <w:r>
        <w:rPr>
          <w:b/>
        </w:rPr>
        <w:t>TEENS</w:t>
      </w:r>
    </w:p>
    <w:p w:rsidR="00F92C68" w:rsidRDefault="00F92C68" w:rsidP="00F92C68">
      <w:r>
        <w:t>CANTIDAD    :          260     Kg</w:t>
      </w:r>
    </w:p>
    <w:p w:rsidR="00F92C68" w:rsidRDefault="00F92C68" w:rsidP="00F92C68">
      <w:r>
        <w:t>COLORES:</w:t>
      </w:r>
      <w:r>
        <w:tab/>
      </w:r>
      <w:r>
        <w:tab/>
        <w:t>1 ( Según  arte )</w:t>
      </w:r>
    </w:p>
    <w:p w:rsidR="00F92C68" w:rsidRDefault="00F92C68" w:rsidP="00F92C68">
      <w:r>
        <w:t>CARAS:</w:t>
      </w:r>
      <w:r>
        <w:tab/>
      </w:r>
      <w:r>
        <w:tab/>
        <w:t xml:space="preserve">1  </w:t>
      </w:r>
    </w:p>
    <w:p w:rsidR="00F92C68" w:rsidRDefault="00F92C68" w:rsidP="00F92C68">
      <w:r>
        <w:t>REPETICIÓN:</w:t>
      </w:r>
      <w:r>
        <w:tab/>
        <w:t>24.5</w:t>
      </w:r>
    </w:p>
    <w:p w:rsidR="00F92C68" w:rsidRPr="007E24E2" w:rsidRDefault="00F92C68" w:rsidP="00F92C68">
      <w:pPr>
        <w:rPr>
          <w:b/>
        </w:rPr>
      </w:pPr>
      <w:r>
        <w:t>RODILLO:</w:t>
      </w:r>
      <w:r>
        <w:tab/>
      </w:r>
      <w:r>
        <w:tab/>
      </w:r>
      <w:r>
        <w:rPr>
          <w:b/>
        </w:rPr>
        <w:t>25</w:t>
      </w:r>
    </w:p>
    <w:p w:rsidR="00F92C68" w:rsidRDefault="00F92C68" w:rsidP="00F92C68">
      <w:r>
        <w:t>BOLSA:</w:t>
      </w:r>
      <w:r>
        <w:tab/>
      </w:r>
      <w:r>
        <w:tab/>
        <w:t>24.5  X  28 + 5    cms   de  Solapa Interna.</w:t>
      </w:r>
    </w:p>
    <w:p w:rsidR="00F92C68" w:rsidRDefault="00F92C68" w:rsidP="00F92C68">
      <w:r>
        <w:t>SELLADO:</w:t>
      </w:r>
      <w:r>
        <w:tab/>
      </w:r>
      <w:r>
        <w:tab/>
        <w:t>Para selle lateral.</w:t>
      </w:r>
    </w:p>
    <w:p w:rsidR="00F92C68" w:rsidRDefault="00F92C68" w:rsidP="00F92C68"/>
    <w:p w:rsidR="00F92C68" w:rsidRDefault="00F92C68" w:rsidP="00F92C68"/>
    <w:p w:rsidR="00F92C68" w:rsidRDefault="00F92C68" w:rsidP="00F92C68">
      <w:r>
        <w:rPr>
          <w:b/>
          <w:bCs/>
          <w:u w:val="single"/>
        </w:rPr>
        <w:t>NOTA:</w:t>
      </w:r>
      <w:r>
        <w:t xml:space="preserve">  *   Los cyreles   se  encuentran en su planata.</w:t>
      </w:r>
    </w:p>
    <w:p w:rsidR="00F92C68" w:rsidRDefault="00F92C68" w:rsidP="00F92C68">
      <w:pPr>
        <w:numPr>
          <w:ilvl w:val="0"/>
          <w:numId w:val="1"/>
        </w:numPr>
      </w:pPr>
      <w:r>
        <w:t>Se envían ARTE    para tonos y alturas</w:t>
      </w:r>
    </w:p>
    <w:p w:rsidR="00F92C68" w:rsidRPr="005574BF" w:rsidRDefault="00F92C68" w:rsidP="00F92C68">
      <w:pPr>
        <w:numPr>
          <w:ilvl w:val="0"/>
          <w:numId w:val="2"/>
        </w:numPr>
      </w:pPr>
      <w:r>
        <w:t xml:space="preserve">Se  envia el material de PP </w:t>
      </w:r>
      <w:r>
        <w:rPr>
          <w:b/>
        </w:rPr>
        <w:t xml:space="preserve">de  30 </w:t>
      </w:r>
      <w:r w:rsidRPr="00AD5DCF">
        <w:rPr>
          <w:b/>
        </w:rPr>
        <w:t xml:space="preserve">  cms</w:t>
      </w:r>
    </w:p>
    <w:p w:rsidR="00F92C68" w:rsidRPr="00150D1A" w:rsidRDefault="00F92C68" w:rsidP="00F92C68">
      <w:pPr>
        <w:ind w:left="1860"/>
      </w:pPr>
    </w:p>
    <w:p w:rsidR="00F92C68" w:rsidRDefault="00F92C68" w:rsidP="00F92C68">
      <w:pPr>
        <w:ind w:left="885"/>
      </w:pPr>
    </w:p>
    <w:p w:rsidR="00F92C68" w:rsidRDefault="00F92C68" w:rsidP="00F92C68">
      <w:pPr>
        <w:ind w:left="885"/>
      </w:pPr>
    </w:p>
    <w:p w:rsidR="00F92C68" w:rsidRDefault="00F92C68" w:rsidP="00F92C68">
      <w:r>
        <w:t>Agradezco la atención y colaboración prestada.</w:t>
      </w:r>
    </w:p>
    <w:p w:rsidR="00F92C68" w:rsidRDefault="00F92C68" w:rsidP="00F92C68"/>
    <w:p w:rsidR="00F92C68" w:rsidRDefault="00F92C68" w:rsidP="00F92C68"/>
    <w:p w:rsidR="00F92C68" w:rsidRDefault="00F92C68" w:rsidP="00F92C68">
      <w:r>
        <w:t>Cordialmente,</w:t>
      </w:r>
    </w:p>
    <w:p w:rsidR="00F92C68" w:rsidRDefault="00F92C68" w:rsidP="00F92C68"/>
    <w:p w:rsidR="00F92C68" w:rsidRDefault="00F92C68" w:rsidP="00F92C68"/>
    <w:p w:rsidR="00F92C68" w:rsidRDefault="00F92C68" w:rsidP="00F92C68"/>
    <w:p w:rsidR="00F92C68" w:rsidRDefault="00F92C68" w:rsidP="00F92C68">
      <w:r>
        <w:t>RICARDO CASAS ZAPATA</w:t>
      </w:r>
    </w:p>
    <w:p w:rsidR="00F92C68" w:rsidRDefault="00F92C68" w:rsidP="00F92C68">
      <w:r>
        <w:t>Director</w:t>
      </w:r>
    </w:p>
    <w:p w:rsidR="00F92C68" w:rsidRDefault="00F92C68" w:rsidP="00F92C68">
      <w:pPr>
        <w:rPr>
          <w:b/>
        </w:rPr>
      </w:pPr>
    </w:p>
    <w:p w:rsidR="00F92C68" w:rsidRDefault="00F92C68" w:rsidP="005450D8"/>
    <w:p w:rsidR="00B9308C" w:rsidRDefault="00B9308C" w:rsidP="005450D8"/>
    <w:p w:rsidR="00B9308C" w:rsidRDefault="00B9308C" w:rsidP="005450D8"/>
    <w:p w:rsidR="00B9308C" w:rsidRDefault="00B9308C" w:rsidP="005450D8"/>
    <w:p w:rsidR="00B9308C" w:rsidRDefault="00B9308C" w:rsidP="005450D8"/>
    <w:p w:rsidR="00B9308C" w:rsidRDefault="00B9308C" w:rsidP="00B9308C">
      <w:pPr>
        <w:rPr>
          <w:b/>
        </w:rPr>
      </w:pPr>
    </w:p>
    <w:p w:rsidR="00B9308C" w:rsidRDefault="00B9308C" w:rsidP="00B9308C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B9308C" w:rsidRDefault="00B9308C" w:rsidP="00B9308C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B9308C" w:rsidRDefault="00B9308C" w:rsidP="00B9308C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B9308C" w:rsidRDefault="00B9308C" w:rsidP="00B9308C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B9308C" w:rsidRDefault="00B9308C" w:rsidP="00B9308C">
      <w:pPr>
        <w:pStyle w:val="Ttulo1"/>
      </w:pPr>
    </w:p>
    <w:p w:rsidR="00B9308C" w:rsidRDefault="00B9308C" w:rsidP="00B9308C">
      <w:pPr>
        <w:pStyle w:val="Ttulo1"/>
      </w:pPr>
      <w:r>
        <w:t>ORDEN DE TRABAJO     N°      06686</w:t>
      </w:r>
    </w:p>
    <w:p w:rsidR="00B9308C" w:rsidRDefault="00B9308C" w:rsidP="00B9308C"/>
    <w:p w:rsidR="00B9308C" w:rsidRDefault="00B9308C" w:rsidP="00B9308C">
      <w:r>
        <w:t>FECHA:</w:t>
      </w:r>
      <w:r>
        <w:tab/>
        <w:t>Medellín, Junio     22    de  2010</w:t>
      </w:r>
    </w:p>
    <w:p w:rsidR="00B9308C" w:rsidRDefault="00B9308C" w:rsidP="00B9308C">
      <w:r>
        <w:t>PARA:</w:t>
      </w:r>
      <w:r>
        <w:tab/>
      </w:r>
      <w:r>
        <w:tab/>
        <w:t>PLÁSTICOS DARMA</w:t>
      </w:r>
    </w:p>
    <w:p w:rsidR="00B9308C" w:rsidRDefault="00B9308C" w:rsidP="00B9308C">
      <w:r>
        <w:t>ATENCIÓN:</w:t>
      </w:r>
      <w:r>
        <w:tab/>
        <w:t>Sr. Darío Jaramillo</w:t>
      </w:r>
    </w:p>
    <w:p w:rsidR="00B9308C" w:rsidRDefault="00B9308C" w:rsidP="00B9308C">
      <w:r>
        <w:tab/>
      </w:r>
      <w:r>
        <w:tab/>
        <w:t>Gerente.</w:t>
      </w:r>
    </w:p>
    <w:p w:rsidR="00B9308C" w:rsidRDefault="00B9308C" w:rsidP="00B9308C"/>
    <w:p w:rsidR="00B9308C" w:rsidRDefault="00B9308C" w:rsidP="00B9308C">
      <w:r>
        <w:t>Apreciado Don Darío:</w:t>
      </w:r>
    </w:p>
    <w:p w:rsidR="00B9308C" w:rsidRDefault="00B9308C" w:rsidP="00B9308C"/>
    <w:p w:rsidR="00B9308C" w:rsidRDefault="00B9308C" w:rsidP="00B9308C">
      <w:r>
        <w:t>Con la presente estamos solicitando el siguiente Material   :</w:t>
      </w:r>
    </w:p>
    <w:p w:rsidR="00B9308C" w:rsidRDefault="00B9308C" w:rsidP="00B9308C"/>
    <w:p w:rsidR="00B9308C" w:rsidRDefault="00B9308C" w:rsidP="00B9308C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B9308C" w:rsidRDefault="00B9308C" w:rsidP="00B9308C">
      <w:pPr>
        <w:rPr>
          <w:b/>
          <w:bCs/>
          <w:u w:val="single"/>
        </w:rPr>
      </w:pPr>
    </w:p>
    <w:p w:rsidR="00B9308C" w:rsidRDefault="00B9308C" w:rsidP="00B9308C">
      <w:r>
        <w:t>MATERIAL:</w:t>
      </w:r>
      <w:r>
        <w:tab/>
      </w:r>
      <w:r>
        <w:tab/>
        <w:t>Polietileno Alta Densidad Pigmentado BLANCO Tubular.</w:t>
      </w:r>
    </w:p>
    <w:p w:rsidR="00B9308C" w:rsidRDefault="00B9308C" w:rsidP="00B9308C">
      <w:r>
        <w:t>MEDIDA:</w:t>
      </w:r>
      <w:r>
        <w:tab/>
      </w:r>
      <w:r>
        <w:tab/>
      </w:r>
      <w:r>
        <w:rPr>
          <w:b/>
        </w:rPr>
        <w:t>47</w:t>
      </w:r>
      <w:r w:rsidRPr="00657B35">
        <w:rPr>
          <w:b/>
        </w:rPr>
        <w:t xml:space="preserve">  Cms</w:t>
      </w:r>
      <w:r>
        <w:t>.</w:t>
      </w:r>
    </w:p>
    <w:p w:rsidR="00B9308C" w:rsidRPr="005660D5" w:rsidRDefault="00B9308C" w:rsidP="00B9308C">
      <w:pPr>
        <w:rPr>
          <w:b/>
          <w:bCs/>
        </w:rPr>
      </w:pPr>
      <w:r>
        <w:t>CALIBRE:</w:t>
      </w:r>
      <w:r>
        <w:tab/>
      </w:r>
      <w:r>
        <w:tab/>
        <w:t>1</w:t>
      </w:r>
      <w:r w:rsidRPr="005660D5">
        <w:rPr>
          <w:b/>
        </w:rPr>
        <w:t xml:space="preserve">.5 </w:t>
      </w:r>
      <w:r w:rsidRPr="005660D5">
        <w:rPr>
          <w:b/>
          <w:bCs/>
        </w:rPr>
        <w:t xml:space="preserve">  ”</w:t>
      </w:r>
    </w:p>
    <w:p w:rsidR="00B9308C" w:rsidRDefault="00B9308C" w:rsidP="00B9308C">
      <w:r>
        <w:t>COLOR:</w:t>
      </w:r>
      <w:r>
        <w:tab/>
      </w:r>
      <w:r>
        <w:tab/>
        <w:t xml:space="preserve">BLANCO  </w:t>
      </w:r>
    </w:p>
    <w:p w:rsidR="00B9308C" w:rsidRDefault="00B9308C" w:rsidP="00B9308C">
      <w:r>
        <w:t>TRATADO:</w:t>
      </w:r>
      <w:r>
        <w:tab/>
      </w:r>
      <w:r>
        <w:tab/>
        <w:t>2 Caras.</w:t>
      </w:r>
    </w:p>
    <w:p w:rsidR="00B9308C" w:rsidRDefault="00B9308C" w:rsidP="00B9308C">
      <w:r>
        <w:t>CANTIDAD:</w:t>
      </w:r>
      <w:r>
        <w:tab/>
      </w:r>
      <w:r>
        <w:tab/>
      </w:r>
      <w:r w:rsidR="00753FA6">
        <w:rPr>
          <w:b/>
        </w:rPr>
        <w:t>240</w:t>
      </w:r>
      <w:r>
        <w:rPr>
          <w:b/>
        </w:rPr>
        <w:t xml:space="preserve"> </w:t>
      </w:r>
      <w:r>
        <w:t xml:space="preserve">   Kg.</w:t>
      </w:r>
    </w:p>
    <w:p w:rsidR="00B9308C" w:rsidRDefault="00B9308C" w:rsidP="00B9308C">
      <w:r>
        <w:t>REFERENCIA:</w:t>
      </w:r>
      <w:r>
        <w:tab/>
      </w:r>
      <w:r w:rsidR="002C1E5E">
        <w:rPr>
          <w:b/>
        </w:rPr>
        <w:t>FRANELAS  PEQUEÑA</w:t>
      </w:r>
    </w:p>
    <w:p w:rsidR="00B9308C" w:rsidRDefault="002C1E5E" w:rsidP="00B9308C">
      <w:r>
        <w:t>COLORES:</w:t>
      </w:r>
      <w:r>
        <w:tab/>
      </w:r>
      <w:r>
        <w:tab/>
        <w:t>1   (  Azul Rey  2935  C )</w:t>
      </w:r>
    </w:p>
    <w:p w:rsidR="00B9308C" w:rsidRDefault="00B9308C" w:rsidP="00B9308C">
      <w:r>
        <w:t>CARAS:</w:t>
      </w:r>
      <w:r>
        <w:tab/>
      </w:r>
      <w:r>
        <w:tab/>
        <w:t>2</w:t>
      </w:r>
    </w:p>
    <w:p w:rsidR="00B9308C" w:rsidRDefault="002C1E5E" w:rsidP="00B9308C">
      <w:r>
        <w:t>REPETICIÓN:</w:t>
      </w:r>
      <w:r>
        <w:tab/>
        <w:t>34</w:t>
      </w:r>
    </w:p>
    <w:p w:rsidR="00B9308C" w:rsidRDefault="002C1E5E" w:rsidP="00B9308C">
      <w:r>
        <w:t>RODILLO:</w:t>
      </w:r>
      <w:r>
        <w:tab/>
      </w:r>
      <w:r>
        <w:tab/>
        <w:t>35</w:t>
      </w:r>
    </w:p>
    <w:p w:rsidR="00B9308C" w:rsidRPr="003B158B" w:rsidRDefault="00B9308C" w:rsidP="00B9308C">
      <w:pPr>
        <w:rPr>
          <w:b/>
        </w:rPr>
      </w:pPr>
      <w:r>
        <w:t>BOLSA:</w:t>
      </w:r>
      <w:r>
        <w:tab/>
      </w:r>
      <w:r>
        <w:tab/>
      </w:r>
      <w:r w:rsidR="002C1E5E">
        <w:rPr>
          <w:b/>
        </w:rPr>
        <w:t xml:space="preserve">34  x 40 + 7 </w:t>
      </w:r>
      <w:r w:rsidRPr="003B158B">
        <w:rPr>
          <w:b/>
        </w:rPr>
        <w:t xml:space="preserve">  cms</w:t>
      </w:r>
      <w:r w:rsidR="002C1E5E">
        <w:rPr>
          <w:b/>
        </w:rPr>
        <w:t xml:space="preserve">  Troquel  Riñon</w:t>
      </w:r>
    </w:p>
    <w:p w:rsidR="00B9308C" w:rsidRDefault="00A12FC2" w:rsidP="00B9308C">
      <w:r>
        <w:t>SELLADO:</w:t>
      </w:r>
      <w:r>
        <w:tab/>
      </w:r>
      <w:r>
        <w:tab/>
        <w:t xml:space="preserve">Para selle de lateral </w:t>
      </w:r>
    </w:p>
    <w:p w:rsidR="00B9308C" w:rsidRDefault="00B9308C" w:rsidP="00B9308C"/>
    <w:p w:rsidR="00B9308C" w:rsidRDefault="00B9308C" w:rsidP="00B9308C"/>
    <w:p w:rsidR="00B9308C" w:rsidRDefault="00B9308C" w:rsidP="00B9308C">
      <w:r>
        <w:rPr>
          <w:b/>
          <w:bCs/>
          <w:u w:val="single"/>
        </w:rPr>
        <w:t>NOTA:</w:t>
      </w:r>
      <w:r>
        <w:t xml:space="preserve">  * Los cyre</w:t>
      </w:r>
      <w:r w:rsidR="002E4524">
        <w:t xml:space="preserve">les   los </w:t>
      </w:r>
      <w:r w:rsidR="00BD047F">
        <w:t>envía</w:t>
      </w:r>
      <w:r w:rsidR="002E4524">
        <w:t xml:space="preserve">  Grafiflex</w:t>
      </w:r>
    </w:p>
    <w:p w:rsidR="00B9308C" w:rsidRDefault="00B9308C" w:rsidP="00B9308C">
      <w:pPr>
        <w:numPr>
          <w:ilvl w:val="0"/>
          <w:numId w:val="1"/>
        </w:numPr>
      </w:pPr>
      <w:r>
        <w:t>Se envían muestra física</w:t>
      </w:r>
      <w:r w:rsidR="002E4524">
        <w:t xml:space="preserve">  para tonos y  alturas </w:t>
      </w:r>
    </w:p>
    <w:p w:rsidR="00B9308C" w:rsidRDefault="002E4524" w:rsidP="00B9308C">
      <w:pPr>
        <w:numPr>
          <w:ilvl w:val="0"/>
          <w:numId w:val="1"/>
        </w:numPr>
        <w:ind w:left="885"/>
      </w:pPr>
      <w:r>
        <w:t>SE  APRUEBA IMPRESION</w:t>
      </w:r>
    </w:p>
    <w:p w:rsidR="00B9308C" w:rsidRPr="00315AED" w:rsidRDefault="00B9308C" w:rsidP="002E4524">
      <w:pPr>
        <w:ind w:left="1245"/>
      </w:pPr>
    </w:p>
    <w:p w:rsidR="00B9308C" w:rsidRDefault="00B9308C" w:rsidP="00B9308C">
      <w:pPr>
        <w:ind w:left="885"/>
      </w:pPr>
    </w:p>
    <w:p w:rsidR="00B9308C" w:rsidRPr="0098114D" w:rsidRDefault="00B9308C" w:rsidP="00B9308C">
      <w:pPr>
        <w:rPr>
          <w:b/>
          <w:u w:val="single"/>
        </w:rPr>
      </w:pPr>
    </w:p>
    <w:p w:rsidR="00B9308C" w:rsidRDefault="00B9308C" w:rsidP="00B9308C">
      <w:r>
        <w:t>Agradezco la atención y colaboración prestada.</w:t>
      </w:r>
    </w:p>
    <w:p w:rsidR="00B9308C" w:rsidRDefault="00B9308C" w:rsidP="00B9308C"/>
    <w:p w:rsidR="00B9308C" w:rsidRDefault="00B9308C" w:rsidP="00B9308C"/>
    <w:p w:rsidR="00B9308C" w:rsidRDefault="00B9308C" w:rsidP="00B9308C">
      <w:r>
        <w:t>Cordialmente,</w:t>
      </w:r>
    </w:p>
    <w:p w:rsidR="00B9308C" w:rsidRDefault="00B9308C" w:rsidP="00B9308C"/>
    <w:p w:rsidR="00B9308C" w:rsidRDefault="00B9308C" w:rsidP="00B9308C"/>
    <w:p w:rsidR="00B9308C" w:rsidRDefault="00B9308C" w:rsidP="00B9308C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B9308C" w:rsidRDefault="00B9308C" w:rsidP="00B9308C">
      <w:pPr>
        <w:tabs>
          <w:tab w:val="left" w:pos="1980"/>
        </w:tabs>
      </w:pPr>
      <w:r>
        <w:t>Director.</w:t>
      </w:r>
    </w:p>
    <w:p w:rsidR="00B9308C" w:rsidRDefault="00B9308C" w:rsidP="00B9308C"/>
    <w:p w:rsidR="00B9308C" w:rsidRDefault="00B9308C" w:rsidP="005450D8"/>
    <w:p w:rsidR="00E800FF" w:rsidRDefault="00E800FF" w:rsidP="00E800FF">
      <w:pPr>
        <w:rPr>
          <w:b/>
        </w:rPr>
      </w:pPr>
    </w:p>
    <w:p w:rsidR="00E800FF" w:rsidRDefault="00E800FF" w:rsidP="00E800FF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E800FF" w:rsidRDefault="00E800FF" w:rsidP="00E800FF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E800FF" w:rsidRDefault="00E800FF" w:rsidP="00E800FF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E800FF" w:rsidRDefault="00E800FF" w:rsidP="00E800FF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E800FF" w:rsidRDefault="00E800FF" w:rsidP="00E800FF">
      <w:pPr>
        <w:pStyle w:val="Ttulo1"/>
      </w:pPr>
    </w:p>
    <w:p w:rsidR="00E800FF" w:rsidRDefault="00E800FF" w:rsidP="00E800FF">
      <w:pPr>
        <w:pStyle w:val="Ttulo1"/>
      </w:pPr>
      <w:r>
        <w:t xml:space="preserve">ORDEN </w:t>
      </w:r>
      <w:r w:rsidR="00CE2FA6">
        <w:t>DE TRABAJO     N°      06687</w:t>
      </w:r>
    </w:p>
    <w:p w:rsidR="00E800FF" w:rsidRDefault="00E800FF" w:rsidP="00E800FF"/>
    <w:p w:rsidR="00E800FF" w:rsidRDefault="00E800FF" w:rsidP="00E800FF">
      <w:r>
        <w:t>FECHA:</w:t>
      </w:r>
      <w:r>
        <w:tab/>
        <w:t>Medellín, Junio     22    de  2010</w:t>
      </w:r>
    </w:p>
    <w:p w:rsidR="00E800FF" w:rsidRDefault="00E800FF" w:rsidP="00E800FF">
      <w:r>
        <w:t>PARA:</w:t>
      </w:r>
      <w:r>
        <w:tab/>
      </w:r>
      <w:r>
        <w:tab/>
        <w:t>PLÁSTICOS DARMA</w:t>
      </w:r>
    </w:p>
    <w:p w:rsidR="00E800FF" w:rsidRDefault="00E800FF" w:rsidP="00E800FF">
      <w:r>
        <w:t>ATENCIÓN:</w:t>
      </w:r>
      <w:r>
        <w:tab/>
        <w:t>Sr. Darío Jaramillo</w:t>
      </w:r>
    </w:p>
    <w:p w:rsidR="00E800FF" w:rsidRDefault="00E800FF" w:rsidP="00E800FF">
      <w:r>
        <w:tab/>
      </w:r>
      <w:r>
        <w:tab/>
        <w:t>Gerente.</w:t>
      </w:r>
    </w:p>
    <w:p w:rsidR="00E800FF" w:rsidRDefault="00E800FF" w:rsidP="00E800FF"/>
    <w:p w:rsidR="00E800FF" w:rsidRDefault="00E800FF" w:rsidP="00E800FF">
      <w:r>
        <w:t>Apreciado Don Darío:</w:t>
      </w:r>
    </w:p>
    <w:p w:rsidR="00E800FF" w:rsidRDefault="00E800FF" w:rsidP="00E800FF"/>
    <w:p w:rsidR="00E800FF" w:rsidRDefault="00E800FF" w:rsidP="00E800FF">
      <w:r>
        <w:t>Con la presente estamos solicitando el siguiente Material   :</w:t>
      </w:r>
    </w:p>
    <w:p w:rsidR="00E800FF" w:rsidRDefault="00E800FF" w:rsidP="00E800FF"/>
    <w:p w:rsidR="00E800FF" w:rsidRDefault="00E800FF" w:rsidP="00E800FF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E800FF" w:rsidRDefault="00E800FF" w:rsidP="00E800FF">
      <w:pPr>
        <w:rPr>
          <w:b/>
          <w:bCs/>
          <w:u w:val="single"/>
        </w:rPr>
      </w:pPr>
    </w:p>
    <w:p w:rsidR="00E800FF" w:rsidRDefault="00E800FF" w:rsidP="00E800FF">
      <w:r>
        <w:t>MATERIAL:</w:t>
      </w:r>
      <w:r>
        <w:tab/>
      </w:r>
      <w:r>
        <w:tab/>
        <w:t>Polietileno Alta Densidad Pigmentado BLANCO Tubular.</w:t>
      </w:r>
    </w:p>
    <w:p w:rsidR="00E800FF" w:rsidRDefault="00E800FF" w:rsidP="00E800FF">
      <w:r>
        <w:t>MEDIDA:</w:t>
      </w:r>
      <w:r>
        <w:tab/>
      </w:r>
      <w:r>
        <w:tab/>
      </w:r>
      <w:r w:rsidR="00CE2FA6">
        <w:rPr>
          <w:b/>
        </w:rPr>
        <w:t>5</w:t>
      </w:r>
      <w:r>
        <w:rPr>
          <w:b/>
        </w:rPr>
        <w:t>7</w:t>
      </w:r>
      <w:r w:rsidRPr="00657B35">
        <w:rPr>
          <w:b/>
        </w:rPr>
        <w:t xml:space="preserve">  Cms</w:t>
      </w:r>
      <w:r>
        <w:t>.</w:t>
      </w:r>
    </w:p>
    <w:p w:rsidR="00E800FF" w:rsidRPr="005660D5" w:rsidRDefault="00E800FF" w:rsidP="00E800FF">
      <w:pPr>
        <w:rPr>
          <w:b/>
          <w:bCs/>
        </w:rPr>
      </w:pPr>
      <w:r>
        <w:t>CALIBRE:</w:t>
      </w:r>
      <w:r>
        <w:tab/>
      </w:r>
      <w:r>
        <w:tab/>
        <w:t>1</w:t>
      </w:r>
      <w:r w:rsidRPr="005660D5">
        <w:rPr>
          <w:b/>
        </w:rPr>
        <w:t xml:space="preserve">.5 </w:t>
      </w:r>
      <w:r w:rsidRPr="005660D5">
        <w:rPr>
          <w:b/>
          <w:bCs/>
        </w:rPr>
        <w:t xml:space="preserve">  ”</w:t>
      </w:r>
    </w:p>
    <w:p w:rsidR="00E800FF" w:rsidRDefault="00E800FF" w:rsidP="00E800FF">
      <w:r>
        <w:t>COLOR:</w:t>
      </w:r>
      <w:r>
        <w:tab/>
      </w:r>
      <w:r>
        <w:tab/>
        <w:t xml:space="preserve">BLANCO  </w:t>
      </w:r>
    </w:p>
    <w:p w:rsidR="00E800FF" w:rsidRDefault="00E800FF" w:rsidP="00E800FF">
      <w:r>
        <w:t>TRATADO:</w:t>
      </w:r>
      <w:r>
        <w:tab/>
      </w:r>
      <w:r>
        <w:tab/>
        <w:t>2 Caras.</w:t>
      </w:r>
    </w:p>
    <w:p w:rsidR="00E800FF" w:rsidRDefault="00E800FF" w:rsidP="00E800FF">
      <w:r>
        <w:t>CANTIDAD:</w:t>
      </w:r>
      <w:r>
        <w:tab/>
      </w:r>
      <w:r>
        <w:tab/>
      </w:r>
      <w:r w:rsidR="006827F8">
        <w:rPr>
          <w:b/>
        </w:rPr>
        <w:t>17</w:t>
      </w:r>
      <w:r>
        <w:rPr>
          <w:b/>
        </w:rPr>
        <w:t xml:space="preserve">0 </w:t>
      </w:r>
      <w:r>
        <w:t xml:space="preserve">   Kg.</w:t>
      </w:r>
    </w:p>
    <w:p w:rsidR="00E800FF" w:rsidRDefault="00E800FF" w:rsidP="00E800FF">
      <w:r>
        <w:t>REFERENCIA:</w:t>
      </w:r>
      <w:r>
        <w:tab/>
      </w:r>
      <w:r w:rsidR="006827F8">
        <w:rPr>
          <w:b/>
        </w:rPr>
        <w:t>FRANELAS   GRANDE</w:t>
      </w:r>
    </w:p>
    <w:p w:rsidR="00E800FF" w:rsidRDefault="00E800FF" w:rsidP="00E800FF">
      <w:r>
        <w:t>COLORES:</w:t>
      </w:r>
      <w:r>
        <w:tab/>
      </w:r>
      <w:r>
        <w:tab/>
        <w:t xml:space="preserve">1  </w:t>
      </w:r>
      <w:r w:rsidR="005359F6">
        <w:t xml:space="preserve"> </w:t>
      </w:r>
      <w:r>
        <w:t xml:space="preserve"> (</w:t>
      </w:r>
      <w:r w:rsidR="005359F6">
        <w:t xml:space="preserve"> </w:t>
      </w:r>
      <w:r>
        <w:t xml:space="preserve">  Azul Rey  2935  C )</w:t>
      </w:r>
    </w:p>
    <w:p w:rsidR="00E800FF" w:rsidRDefault="00E800FF" w:rsidP="00E800FF">
      <w:r>
        <w:t>CARAS:</w:t>
      </w:r>
      <w:r>
        <w:tab/>
      </w:r>
      <w:r>
        <w:tab/>
        <w:t>2</w:t>
      </w:r>
    </w:p>
    <w:p w:rsidR="00E800FF" w:rsidRDefault="009F6A89" w:rsidP="00E800FF">
      <w:r>
        <w:t>REPETICIÓN:</w:t>
      </w:r>
      <w:r>
        <w:tab/>
        <w:t>40</w:t>
      </w:r>
    </w:p>
    <w:p w:rsidR="00E800FF" w:rsidRDefault="009F6A89" w:rsidP="00E800FF">
      <w:r>
        <w:t>RODILLO:</w:t>
      </w:r>
      <w:r>
        <w:tab/>
      </w:r>
      <w:r>
        <w:tab/>
        <w:t>40</w:t>
      </w:r>
    </w:p>
    <w:p w:rsidR="00E800FF" w:rsidRPr="003B158B" w:rsidRDefault="00E800FF" w:rsidP="00E800FF">
      <w:pPr>
        <w:rPr>
          <w:b/>
        </w:rPr>
      </w:pPr>
      <w:r>
        <w:t>BOLSA:</w:t>
      </w:r>
      <w:r>
        <w:tab/>
      </w:r>
      <w:r>
        <w:tab/>
      </w:r>
      <w:r w:rsidR="009F6A89">
        <w:rPr>
          <w:b/>
        </w:rPr>
        <w:t>40</w:t>
      </w:r>
      <w:r>
        <w:rPr>
          <w:b/>
        </w:rPr>
        <w:t xml:space="preserve">  x </w:t>
      </w:r>
      <w:r w:rsidR="005211D0">
        <w:rPr>
          <w:b/>
        </w:rPr>
        <w:t xml:space="preserve"> </w:t>
      </w:r>
      <w:r w:rsidR="009F6A89">
        <w:rPr>
          <w:b/>
        </w:rPr>
        <w:t>5</w:t>
      </w:r>
      <w:r>
        <w:rPr>
          <w:b/>
        </w:rPr>
        <w:t xml:space="preserve">0 + 7 </w:t>
      </w:r>
      <w:r w:rsidRPr="003B158B">
        <w:rPr>
          <w:b/>
        </w:rPr>
        <w:t xml:space="preserve">  cms</w:t>
      </w:r>
      <w:r>
        <w:rPr>
          <w:b/>
        </w:rPr>
        <w:t xml:space="preserve">  Troquel  Riñon</w:t>
      </w:r>
    </w:p>
    <w:p w:rsidR="00E800FF" w:rsidRDefault="00A12FC2" w:rsidP="00E800FF">
      <w:r>
        <w:t>SELLADO:</w:t>
      </w:r>
      <w:r>
        <w:tab/>
      </w:r>
      <w:r>
        <w:tab/>
        <w:t>Lateral</w:t>
      </w:r>
    </w:p>
    <w:p w:rsidR="00E800FF" w:rsidRDefault="00E800FF" w:rsidP="00E800FF"/>
    <w:p w:rsidR="00E800FF" w:rsidRDefault="00E800FF" w:rsidP="00E800FF"/>
    <w:p w:rsidR="00E800FF" w:rsidRDefault="00E800FF" w:rsidP="00E800FF">
      <w:r>
        <w:rPr>
          <w:b/>
          <w:bCs/>
          <w:u w:val="single"/>
        </w:rPr>
        <w:t>NOTA:</w:t>
      </w:r>
      <w:r>
        <w:t xml:space="preserve">  * Los cyreles   los envía  Grafiflex</w:t>
      </w:r>
    </w:p>
    <w:p w:rsidR="00E800FF" w:rsidRDefault="00E800FF" w:rsidP="00E800FF">
      <w:pPr>
        <w:numPr>
          <w:ilvl w:val="0"/>
          <w:numId w:val="1"/>
        </w:numPr>
      </w:pPr>
      <w:r>
        <w:t xml:space="preserve">Se envían muestra física  para tonos y  alturas </w:t>
      </w:r>
    </w:p>
    <w:p w:rsidR="00E800FF" w:rsidRDefault="00E800FF" w:rsidP="00E800FF">
      <w:pPr>
        <w:numPr>
          <w:ilvl w:val="0"/>
          <w:numId w:val="1"/>
        </w:numPr>
        <w:ind w:left="885"/>
      </w:pPr>
      <w:r>
        <w:t>SE  APRUEBA IMPRESION</w:t>
      </w:r>
    </w:p>
    <w:p w:rsidR="00E800FF" w:rsidRPr="00315AED" w:rsidRDefault="00E800FF" w:rsidP="00E800FF">
      <w:pPr>
        <w:ind w:left="1245"/>
      </w:pPr>
    </w:p>
    <w:p w:rsidR="00E800FF" w:rsidRDefault="00E800FF" w:rsidP="00E800FF">
      <w:pPr>
        <w:ind w:left="885"/>
      </w:pPr>
    </w:p>
    <w:p w:rsidR="00E800FF" w:rsidRPr="0098114D" w:rsidRDefault="00E800FF" w:rsidP="00E800FF">
      <w:pPr>
        <w:rPr>
          <w:b/>
          <w:u w:val="single"/>
        </w:rPr>
      </w:pPr>
    </w:p>
    <w:p w:rsidR="00E800FF" w:rsidRDefault="00E800FF" w:rsidP="00E800FF">
      <w:r>
        <w:t>Agradezco la atención y colaboración prestada.</w:t>
      </w:r>
    </w:p>
    <w:p w:rsidR="00E800FF" w:rsidRDefault="00E800FF" w:rsidP="00E800FF"/>
    <w:p w:rsidR="00E800FF" w:rsidRDefault="00E800FF" w:rsidP="00E800FF"/>
    <w:p w:rsidR="00E800FF" w:rsidRDefault="00E800FF" w:rsidP="00E800FF">
      <w:r>
        <w:t>Cordialmente,</w:t>
      </w:r>
    </w:p>
    <w:p w:rsidR="00E800FF" w:rsidRDefault="00E800FF" w:rsidP="00E800FF"/>
    <w:p w:rsidR="00E800FF" w:rsidRDefault="00E800FF" w:rsidP="00E800FF"/>
    <w:p w:rsidR="00E800FF" w:rsidRDefault="00E800FF" w:rsidP="00E800FF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E800FF" w:rsidRDefault="00E800FF" w:rsidP="00E800FF">
      <w:pPr>
        <w:tabs>
          <w:tab w:val="left" w:pos="1980"/>
        </w:tabs>
      </w:pPr>
      <w:r>
        <w:t>Director.</w:t>
      </w:r>
    </w:p>
    <w:p w:rsidR="00E800FF" w:rsidRDefault="00E800FF" w:rsidP="005450D8"/>
    <w:p w:rsidR="005F05EF" w:rsidRDefault="005F05EF" w:rsidP="005450D8"/>
    <w:p w:rsidR="005F05EF" w:rsidRDefault="005F05EF" w:rsidP="005F05EF">
      <w:pPr>
        <w:rPr>
          <w:b/>
        </w:rPr>
      </w:pPr>
    </w:p>
    <w:p w:rsidR="005F05EF" w:rsidRDefault="005F05EF" w:rsidP="005F05EF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5F05EF" w:rsidRDefault="005F05EF" w:rsidP="005F05EF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5F05EF" w:rsidRDefault="005F05EF" w:rsidP="005F05EF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5F05EF" w:rsidRDefault="005F05EF" w:rsidP="005F05EF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5F05EF" w:rsidRDefault="005F05EF" w:rsidP="005F05EF"/>
    <w:p w:rsidR="005F05EF" w:rsidRDefault="005F05EF" w:rsidP="005F05EF">
      <w:pPr>
        <w:pStyle w:val="Ttulo1"/>
      </w:pPr>
      <w:r>
        <w:t>ORDEN DE TRABAJO    N°      06718</w:t>
      </w:r>
    </w:p>
    <w:p w:rsidR="005F05EF" w:rsidRDefault="005F05EF" w:rsidP="005F05EF"/>
    <w:p w:rsidR="005F05EF" w:rsidRDefault="005F05EF" w:rsidP="005F05EF">
      <w:r>
        <w:t>FECHA:</w:t>
      </w:r>
      <w:r>
        <w:tab/>
        <w:t>Medellín, Junio   23    de  2010</w:t>
      </w:r>
    </w:p>
    <w:p w:rsidR="005F05EF" w:rsidRDefault="005F05EF" w:rsidP="005F05EF">
      <w:r>
        <w:t>PARA:</w:t>
      </w:r>
      <w:r>
        <w:tab/>
      </w:r>
      <w:r>
        <w:tab/>
        <w:t>PLÁSTICOS DARMA</w:t>
      </w:r>
    </w:p>
    <w:p w:rsidR="005F05EF" w:rsidRDefault="005F05EF" w:rsidP="005F05EF">
      <w:r>
        <w:t>ATENCIÓN:</w:t>
      </w:r>
      <w:r>
        <w:tab/>
        <w:t>Sr. Darío Jaramillo</w:t>
      </w:r>
    </w:p>
    <w:p w:rsidR="005F05EF" w:rsidRDefault="005F05EF" w:rsidP="005F05EF">
      <w:r>
        <w:tab/>
      </w:r>
      <w:r>
        <w:tab/>
        <w:t>Gerente.</w:t>
      </w:r>
    </w:p>
    <w:p w:rsidR="005F05EF" w:rsidRDefault="005F05EF" w:rsidP="005F05EF"/>
    <w:p w:rsidR="005F05EF" w:rsidRDefault="005F05EF" w:rsidP="005F05EF">
      <w:r>
        <w:t>Apreciado Don Darío:</w:t>
      </w:r>
    </w:p>
    <w:p w:rsidR="005F05EF" w:rsidRDefault="005F05EF" w:rsidP="005F05EF"/>
    <w:p w:rsidR="005F05EF" w:rsidRDefault="005F05EF" w:rsidP="005F05EF">
      <w:r>
        <w:t>Con la presente estamos solicitando el siguiente servicio de    IMPRESIÓN  :</w:t>
      </w:r>
    </w:p>
    <w:p w:rsidR="005F05EF" w:rsidRDefault="005F05EF" w:rsidP="005F05EF"/>
    <w:p w:rsidR="005F05EF" w:rsidRDefault="005F05EF" w:rsidP="005F05EF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5F05EF" w:rsidRDefault="005F05EF" w:rsidP="005F05EF">
      <w:r>
        <w:t>MATERIAL   :           Polipropileno Lamina de   40  cms</w:t>
      </w:r>
    </w:p>
    <w:p w:rsidR="005F05EF" w:rsidRDefault="005F05EF" w:rsidP="005F05EF">
      <w:r>
        <w:t xml:space="preserve">CALIBRE      :           </w:t>
      </w:r>
      <w:r w:rsidRPr="00910E52">
        <w:rPr>
          <w:b/>
        </w:rPr>
        <w:t>2.0</w:t>
      </w:r>
      <w:r>
        <w:t xml:space="preserve">  ”</w:t>
      </w:r>
    </w:p>
    <w:p w:rsidR="005F05EF" w:rsidRPr="00F36A72" w:rsidRDefault="005F05EF" w:rsidP="005F05EF">
      <w:pPr>
        <w:rPr>
          <w:b/>
        </w:rPr>
      </w:pPr>
      <w:r>
        <w:t>REFERENCIA:</w:t>
      </w:r>
      <w:r>
        <w:tab/>
      </w:r>
      <w:r w:rsidR="00C40124">
        <w:rPr>
          <w:b/>
        </w:rPr>
        <w:t xml:space="preserve">LAMINA ROSADA CON </w:t>
      </w:r>
      <w:r w:rsidR="00A31B75">
        <w:rPr>
          <w:b/>
        </w:rPr>
        <w:t xml:space="preserve"> </w:t>
      </w:r>
      <w:r w:rsidR="00C40124">
        <w:rPr>
          <w:b/>
        </w:rPr>
        <w:t>SELLO</w:t>
      </w:r>
    </w:p>
    <w:p w:rsidR="005F05EF" w:rsidRDefault="005F05EF" w:rsidP="005F05EF">
      <w:r>
        <w:t xml:space="preserve">CANTIDAD    :          </w:t>
      </w:r>
      <w:r>
        <w:rPr>
          <w:b/>
        </w:rPr>
        <w:t>60</w:t>
      </w:r>
      <w:r w:rsidRPr="00F06B36">
        <w:rPr>
          <w:b/>
        </w:rPr>
        <w:t xml:space="preserve">    Kg</w:t>
      </w:r>
    </w:p>
    <w:p w:rsidR="005F05EF" w:rsidRDefault="005F05EF" w:rsidP="005F05EF">
      <w:r>
        <w:t>COLORES:</w:t>
      </w:r>
      <w:r>
        <w:tab/>
      </w:r>
      <w:r>
        <w:tab/>
        <w:t>5   (   Según Muestra  )</w:t>
      </w:r>
    </w:p>
    <w:p w:rsidR="005F05EF" w:rsidRDefault="005F05EF" w:rsidP="005F05EF">
      <w:r>
        <w:t>CARAS:</w:t>
      </w:r>
      <w:r>
        <w:tab/>
      </w:r>
      <w:r>
        <w:tab/>
        <w:t>1</w:t>
      </w:r>
    </w:p>
    <w:p w:rsidR="005F05EF" w:rsidRDefault="005F05EF" w:rsidP="005F05EF">
      <w:r>
        <w:t>R EPETICIÓN:</w:t>
      </w:r>
      <w:r>
        <w:tab/>
        <w:t>9.5    cms</w:t>
      </w:r>
    </w:p>
    <w:p w:rsidR="005F05EF" w:rsidRDefault="005F05EF" w:rsidP="005F05EF">
      <w:r>
        <w:t>RODILLO:</w:t>
      </w:r>
      <w:r>
        <w:tab/>
      </w:r>
      <w:r>
        <w:tab/>
      </w:r>
      <w:r w:rsidRPr="007C0A03">
        <w:rPr>
          <w:b/>
        </w:rPr>
        <w:t>30</w:t>
      </w:r>
    </w:p>
    <w:p w:rsidR="005F05EF" w:rsidRDefault="005F05EF" w:rsidP="005F05EF">
      <w:r>
        <w:t>LAMINA:</w:t>
      </w:r>
      <w:r>
        <w:tab/>
      </w:r>
      <w:r>
        <w:tab/>
        <w:t>9.5 X 20   cms</w:t>
      </w:r>
    </w:p>
    <w:p w:rsidR="005F05EF" w:rsidRDefault="005F05EF" w:rsidP="005F05EF">
      <w:r>
        <w:t>SELLADO:</w:t>
      </w:r>
      <w:r>
        <w:tab/>
      </w:r>
      <w:r>
        <w:tab/>
        <w:t>Para selle lateral.</w:t>
      </w:r>
    </w:p>
    <w:p w:rsidR="005F05EF" w:rsidRDefault="005F05EF" w:rsidP="005F05EF">
      <w:r>
        <w:t xml:space="preserve"> </w:t>
      </w:r>
    </w:p>
    <w:p w:rsidR="005F05EF" w:rsidRDefault="005F05EF" w:rsidP="005F05EF"/>
    <w:p w:rsidR="005F05EF" w:rsidRDefault="005F05EF" w:rsidP="005F05EF">
      <w:r>
        <w:rPr>
          <w:b/>
          <w:bCs/>
          <w:u w:val="single"/>
        </w:rPr>
        <w:t>NOTA:</w:t>
      </w:r>
      <w:r w:rsidR="009B5A49">
        <w:t xml:space="preserve">  * Los cyreles los </w:t>
      </w:r>
      <w:r w:rsidR="00C40124">
        <w:t>envía</w:t>
      </w:r>
      <w:r w:rsidR="009B5A49">
        <w:t xml:space="preserve">  GRAFIFLEX</w:t>
      </w:r>
    </w:p>
    <w:p w:rsidR="005F05EF" w:rsidRDefault="005F05EF" w:rsidP="005F05EF">
      <w:pPr>
        <w:numPr>
          <w:ilvl w:val="0"/>
          <w:numId w:val="1"/>
        </w:numPr>
      </w:pPr>
      <w:r>
        <w:t>Colores igual muestra anterior</w:t>
      </w:r>
    </w:p>
    <w:p w:rsidR="009B5A49" w:rsidRDefault="009B5A49" w:rsidP="005F05EF">
      <w:pPr>
        <w:numPr>
          <w:ilvl w:val="0"/>
          <w:numId w:val="1"/>
        </w:numPr>
      </w:pPr>
      <w:r>
        <w:t xml:space="preserve">SE APRUEBA  </w:t>
      </w:r>
      <w:r w:rsidR="008E59F5">
        <w:t>IMPRESIÓN</w:t>
      </w:r>
    </w:p>
    <w:p w:rsidR="008E59F5" w:rsidRDefault="008E59F5" w:rsidP="005F05EF">
      <w:pPr>
        <w:numPr>
          <w:ilvl w:val="0"/>
          <w:numId w:val="1"/>
        </w:numPr>
      </w:pPr>
      <w:r>
        <w:t>CYRELES NUEVOS</w:t>
      </w:r>
    </w:p>
    <w:p w:rsidR="005F05EF" w:rsidRDefault="005F05EF" w:rsidP="005F05EF">
      <w:pPr>
        <w:ind w:left="885"/>
      </w:pPr>
    </w:p>
    <w:p w:rsidR="005F05EF" w:rsidRPr="00AF4F6F" w:rsidRDefault="005F05EF" w:rsidP="005F05EF">
      <w:pPr>
        <w:ind w:left="1860"/>
        <w:rPr>
          <w:b/>
          <w:u w:val="single"/>
        </w:rPr>
      </w:pPr>
    </w:p>
    <w:p w:rsidR="005F05EF" w:rsidRPr="00AF4F6F" w:rsidRDefault="005F05EF" w:rsidP="005F05EF">
      <w:pPr>
        <w:numPr>
          <w:ilvl w:val="0"/>
          <w:numId w:val="2"/>
        </w:num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L      41373</w:t>
      </w:r>
    </w:p>
    <w:p w:rsidR="005F05EF" w:rsidRDefault="005F05EF" w:rsidP="005F05EF">
      <w:pPr>
        <w:ind w:left="1500"/>
        <w:rPr>
          <w:b/>
          <w:u w:val="single"/>
        </w:rPr>
      </w:pPr>
    </w:p>
    <w:p w:rsidR="005F05EF" w:rsidRPr="00D74513" w:rsidRDefault="005F05EF" w:rsidP="005F05EF">
      <w:pPr>
        <w:ind w:left="1500"/>
        <w:rPr>
          <w:b/>
          <w:u w:val="single"/>
        </w:rPr>
      </w:pPr>
    </w:p>
    <w:p w:rsidR="005F05EF" w:rsidRDefault="005F05EF" w:rsidP="005F05EF">
      <w:pPr>
        <w:ind w:left="1500"/>
        <w:rPr>
          <w:u w:val="single"/>
        </w:rPr>
      </w:pPr>
    </w:p>
    <w:p w:rsidR="005F05EF" w:rsidRDefault="005F05EF" w:rsidP="005F05EF">
      <w:r>
        <w:t>Agradezco la atención y colaboración prestada.</w:t>
      </w:r>
    </w:p>
    <w:p w:rsidR="005F05EF" w:rsidRDefault="005F05EF" w:rsidP="005F05EF"/>
    <w:p w:rsidR="005F05EF" w:rsidRDefault="005F05EF" w:rsidP="005F05EF">
      <w:r>
        <w:t>Cordialmente</w:t>
      </w:r>
    </w:p>
    <w:p w:rsidR="005F05EF" w:rsidRDefault="005F05EF" w:rsidP="005F05EF"/>
    <w:p w:rsidR="005F05EF" w:rsidRDefault="005F05EF" w:rsidP="005F05EF"/>
    <w:p w:rsidR="005F05EF" w:rsidRDefault="005F05EF" w:rsidP="005F05EF"/>
    <w:p w:rsidR="005F05EF" w:rsidRDefault="005F05EF" w:rsidP="005F05EF">
      <w:r>
        <w:t>RICARDO CASAS ZAPATA</w:t>
      </w:r>
    </w:p>
    <w:p w:rsidR="005F05EF" w:rsidRDefault="005F05EF" w:rsidP="005F05EF">
      <w:r>
        <w:t>Director</w:t>
      </w:r>
    </w:p>
    <w:p w:rsidR="005F05EF" w:rsidRDefault="005F05EF" w:rsidP="005450D8"/>
    <w:p w:rsidR="003246AA" w:rsidRDefault="003246AA" w:rsidP="005450D8"/>
    <w:p w:rsidR="003246AA" w:rsidRDefault="003246AA" w:rsidP="003246AA">
      <w:pPr>
        <w:rPr>
          <w:b/>
        </w:rPr>
      </w:pPr>
    </w:p>
    <w:p w:rsidR="003246AA" w:rsidRDefault="003246AA" w:rsidP="003246AA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3246AA" w:rsidRDefault="003246AA" w:rsidP="003246AA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3246AA" w:rsidRDefault="003246AA" w:rsidP="003246AA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3246AA" w:rsidRDefault="003246AA" w:rsidP="003246AA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3246AA" w:rsidRDefault="003246AA" w:rsidP="003246AA">
      <w:pPr>
        <w:pStyle w:val="Ttulo1"/>
      </w:pPr>
    </w:p>
    <w:p w:rsidR="003246AA" w:rsidRDefault="003246AA" w:rsidP="003246AA">
      <w:pPr>
        <w:pStyle w:val="Ttulo1"/>
      </w:pPr>
      <w:r>
        <w:t>ORDEN DE TRABAJO     N°   06736</w:t>
      </w:r>
    </w:p>
    <w:p w:rsidR="003246AA" w:rsidRDefault="003246AA" w:rsidP="003246AA"/>
    <w:p w:rsidR="003246AA" w:rsidRDefault="003246AA" w:rsidP="003246AA">
      <w:r>
        <w:t>FECHA:</w:t>
      </w:r>
      <w:r>
        <w:tab/>
        <w:t>Medellín,  Junio  23   de   2010</w:t>
      </w:r>
    </w:p>
    <w:p w:rsidR="003246AA" w:rsidRDefault="003246AA" w:rsidP="003246AA">
      <w:r>
        <w:t>PARA:</w:t>
      </w:r>
      <w:r>
        <w:tab/>
      </w:r>
      <w:r>
        <w:tab/>
        <w:t>PLÁSTICOS DARMA</w:t>
      </w:r>
    </w:p>
    <w:p w:rsidR="003246AA" w:rsidRDefault="003246AA" w:rsidP="003246AA">
      <w:r>
        <w:t>ATENCIÓN:</w:t>
      </w:r>
      <w:r>
        <w:tab/>
        <w:t>Sr. Darío Jaramillo</w:t>
      </w:r>
    </w:p>
    <w:p w:rsidR="003246AA" w:rsidRDefault="003246AA" w:rsidP="003246AA">
      <w:r>
        <w:tab/>
      </w:r>
      <w:r>
        <w:tab/>
        <w:t>Gerente.</w:t>
      </w:r>
    </w:p>
    <w:p w:rsidR="003246AA" w:rsidRDefault="003246AA" w:rsidP="003246AA"/>
    <w:p w:rsidR="003246AA" w:rsidRDefault="003246AA" w:rsidP="003246AA">
      <w:r>
        <w:t>Apreciado Don Darío :</w:t>
      </w:r>
    </w:p>
    <w:p w:rsidR="003246AA" w:rsidRDefault="003246AA" w:rsidP="003246AA">
      <w:r>
        <w:t xml:space="preserve"> </w:t>
      </w:r>
    </w:p>
    <w:p w:rsidR="003246AA" w:rsidRDefault="003246AA" w:rsidP="003246AA">
      <w:r>
        <w:t>Con la presente estamos solicitando el siguiente servicio de IMPRESION:</w:t>
      </w:r>
    </w:p>
    <w:p w:rsidR="003246AA" w:rsidRDefault="003246AA" w:rsidP="003246AA"/>
    <w:p w:rsidR="003246AA" w:rsidRDefault="003246AA" w:rsidP="003246AA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3246AA" w:rsidRDefault="003246AA" w:rsidP="003246AA">
      <w:r>
        <w:t>MATERIAL:</w:t>
      </w:r>
      <w:r>
        <w:tab/>
      </w:r>
      <w:r>
        <w:tab/>
      </w:r>
      <w:r w:rsidR="00A06193">
        <w:t>Polietileno</w:t>
      </w:r>
      <w:r>
        <w:t xml:space="preserve"> de Baja Densidad  43  CM </w:t>
      </w:r>
    </w:p>
    <w:p w:rsidR="003246AA" w:rsidRDefault="003246AA" w:rsidP="003246AA">
      <w:r>
        <w:t>COLOR:</w:t>
      </w:r>
      <w:r>
        <w:tab/>
      </w:r>
      <w:r>
        <w:tab/>
        <w:t>Blanco</w:t>
      </w:r>
    </w:p>
    <w:p w:rsidR="003246AA" w:rsidRDefault="003246AA" w:rsidP="003246AA">
      <w:r>
        <w:t>CALIBRE:</w:t>
      </w:r>
      <w:r>
        <w:tab/>
      </w:r>
      <w:r>
        <w:tab/>
        <w:t>1.8</w:t>
      </w:r>
    </w:p>
    <w:p w:rsidR="003246AA" w:rsidRDefault="003246AA" w:rsidP="003246AA">
      <w:r>
        <w:t>COLORES:</w:t>
      </w:r>
      <w:r>
        <w:tab/>
      </w:r>
      <w:r>
        <w:tab/>
        <w:t>2  ( ROJO – AZUL )</w:t>
      </w:r>
    </w:p>
    <w:p w:rsidR="003246AA" w:rsidRDefault="003246AA" w:rsidP="003246AA">
      <w:r>
        <w:t>CARAS:</w:t>
      </w:r>
      <w:r>
        <w:tab/>
      </w:r>
      <w:r>
        <w:tab/>
        <w:t xml:space="preserve">2  </w:t>
      </w:r>
    </w:p>
    <w:p w:rsidR="003246AA" w:rsidRDefault="003246AA" w:rsidP="003246AA">
      <w:r>
        <w:t>CANTIDAD:</w:t>
      </w:r>
      <w:r>
        <w:tab/>
      </w:r>
      <w:r>
        <w:tab/>
        <w:t>90    Kilos</w:t>
      </w:r>
    </w:p>
    <w:p w:rsidR="003246AA" w:rsidRDefault="003246AA" w:rsidP="003246AA">
      <w:r>
        <w:t>REPETICIÓN:</w:t>
      </w:r>
      <w:r>
        <w:tab/>
        <w:t xml:space="preserve">24.5   Cms. </w:t>
      </w:r>
    </w:p>
    <w:p w:rsidR="003246AA" w:rsidRDefault="003246AA" w:rsidP="003246AA">
      <w:r>
        <w:t>BOLSA:</w:t>
      </w:r>
      <w:r>
        <w:tab/>
      </w:r>
      <w:r>
        <w:tab/>
        <w:t xml:space="preserve">24 x 36 + 7 </w:t>
      </w:r>
      <w:r w:rsidR="00EF6AA0">
        <w:t xml:space="preserve">  </w:t>
      </w:r>
      <w:r>
        <w:t>Cms   Solapa  Doble</w:t>
      </w:r>
    </w:p>
    <w:p w:rsidR="003246AA" w:rsidRDefault="003246AA" w:rsidP="003246AA">
      <w:r>
        <w:t>RODILLO :                24.5</w:t>
      </w:r>
    </w:p>
    <w:p w:rsidR="003246AA" w:rsidRDefault="003246AA" w:rsidP="003246AA">
      <w:pPr>
        <w:rPr>
          <w:b/>
        </w:rPr>
      </w:pPr>
      <w:r>
        <w:t>REFERENCIA:</w:t>
      </w:r>
      <w:r>
        <w:tab/>
      </w:r>
      <w:r>
        <w:rPr>
          <w:b/>
        </w:rPr>
        <w:t>HELPHARMA</w:t>
      </w:r>
    </w:p>
    <w:p w:rsidR="003246AA" w:rsidRDefault="003246AA" w:rsidP="003246AA">
      <w:pPr>
        <w:rPr>
          <w:b/>
        </w:rPr>
      </w:pPr>
      <w:r>
        <w:rPr>
          <w:b/>
        </w:rPr>
        <w:tab/>
      </w:r>
      <w:r>
        <w:rPr>
          <w:b/>
        </w:rPr>
        <w:tab/>
      </w:r>
    </w:p>
    <w:p w:rsidR="003246AA" w:rsidRDefault="003246AA" w:rsidP="003246AA"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3246AA" w:rsidRDefault="003246AA" w:rsidP="003246AA">
      <w:r>
        <w:rPr>
          <w:b/>
          <w:bCs/>
          <w:u w:val="single"/>
        </w:rPr>
        <w:t>NOTA:</w:t>
      </w:r>
      <w:r>
        <w:t xml:space="preserve">  </w:t>
      </w:r>
      <w:r>
        <w:tab/>
        <w:t xml:space="preserve"> - </w:t>
      </w:r>
      <w:r w:rsidR="008D710A">
        <w:t>Los cyreles   en su planta</w:t>
      </w:r>
      <w:r w:rsidR="00462CF0">
        <w:t>.</w:t>
      </w:r>
    </w:p>
    <w:p w:rsidR="003246AA" w:rsidRDefault="003246AA" w:rsidP="003246AA">
      <w:pPr>
        <w:ind w:left="1500"/>
      </w:pPr>
      <w:r>
        <w:t>- Altura y tonos según arte</w:t>
      </w:r>
    </w:p>
    <w:p w:rsidR="003246AA" w:rsidRDefault="002C0704" w:rsidP="003246AA">
      <w:pPr>
        <w:ind w:left="1500"/>
      </w:pPr>
      <w:r>
        <w:t xml:space="preserve">- </w:t>
      </w:r>
      <w:r w:rsidR="003246AA">
        <w:t>CONTROLAR  PRESIONES DE IMPRESIÓN.</w:t>
      </w:r>
    </w:p>
    <w:p w:rsidR="003246AA" w:rsidRPr="00547F4C" w:rsidRDefault="003246AA" w:rsidP="003246AA">
      <w:pPr>
        <w:rPr>
          <w:sz w:val="40"/>
          <w:szCs w:val="40"/>
        </w:rPr>
      </w:pPr>
    </w:p>
    <w:p w:rsidR="003246AA" w:rsidRDefault="003246AA" w:rsidP="003246AA"/>
    <w:p w:rsidR="003246AA" w:rsidRDefault="003246AA" w:rsidP="003246AA">
      <w:r>
        <w:t>Agradezco la atención y colaboración prestada.</w:t>
      </w:r>
    </w:p>
    <w:p w:rsidR="003246AA" w:rsidRDefault="003246AA" w:rsidP="003246AA"/>
    <w:p w:rsidR="003246AA" w:rsidRDefault="003246AA" w:rsidP="003246AA"/>
    <w:p w:rsidR="003246AA" w:rsidRDefault="003246AA" w:rsidP="003246AA"/>
    <w:p w:rsidR="003246AA" w:rsidRDefault="003246AA" w:rsidP="003246AA">
      <w:r>
        <w:t>Cordialmente,</w:t>
      </w:r>
    </w:p>
    <w:p w:rsidR="003246AA" w:rsidRDefault="003246AA" w:rsidP="003246AA"/>
    <w:p w:rsidR="003246AA" w:rsidRDefault="003246AA" w:rsidP="003246AA"/>
    <w:p w:rsidR="003246AA" w:rsidRDefault="003246AA" w:rsidP="003246AA">
      <w:r>
        <w:t>RICARDO CASAS ZAPATA</w:t>
      </w:r>
    </w:p>
    <w:p w:rsidR="003246AA" w:rsidRDefault="003246AA" w:rsidP="003246AA">
      <w:r>
        <w:t>Director.</w:t>
      </w:r>
    </w:p>
    <w:p w:rsidR="003246AA" w:rsidRDefault="003246AA" w:rsidP="003246AA">
      <w:r>
        <w:rPr>
          <w:b/>
        </w:rPr>
        <w:br/>
      </w:r>
    </w:p>
    <w:p w:rsidR="006E4C65" w:rsidRDefault="006E4C65" w:rsidP="003246AA"/>
    <w:p w:rsidR="006E4C65" w:rsidRDefault="006E4C65" w:rsidP="003246AA"/>
    <w:p w:rsidR="006E4C65" w:rsidRDefault="006E4C65" w:rsidP="003246AA"/>
    <w:p w:rsidR="006E4C65" w:rsidRDefault="006E4C65" w:rsidP="003246AA"/>
    <w:p w:rsidR="006E4C65" w:rsidRDefault="006E4C65" w:rsidP="006E4C65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6E4C65" w:rsidRDefault="006E4C65" w:rsidP="006E4C65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6E4C65" w:rsidRDefault="006E4C65" w:rsidP="006E4C65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6E4C65" w:rsidRDefault="006E4C65" w:rsidP="006E4C65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6E4C65" w:rsidRDefault="006E4C65" w:rsidP="006E4C65"/>
    <w:p w:rsidR="006E4C65" w:rsidRDefault="006E4C65" w:rsidP="006E4C65">
      <w:pPr>
        <w:pStyle w:val="Ttulo1"/>
      </w:pPr>
      <w:r>
        <w:t>ORDEN DE TRABAJO   N°      06691</w:t>
      </w:r>
    </w:p>
    <w:p w:rsidR="006E4C65" w:rsidRDefault="006E4C65" w:rsidP="006E4C65"/>
    <w:p w:rsidR="006E4C65" w:rsidRDefault="00DF4EFA" w:rsidP="006E4C65">
      <w:r>
        <w:t>FECHA:</w:t>
      </w:r>
      <w:r>
        <w:tab/>
        <w:t>Medellín, Junio  24</w:t>
      </w:r>
      <w:r w:rsidR="006E4C65">
        <w:t xml:space="preserve">    de  2010</w:t>
      </w:r>
    </w:p>
    <w:p w:rsidR="006E4C65" w:rsidRDefault="006E4C65" w:rsidP="006E4C65">
      <w:r>
        <w:t>PARA:</w:t>
      </w:r>
      <w:r>
        <w:tab/>
      </w:r>
      <w:r>
        <w:tab/>
        <w:t>PLÁSTICOS   DARMA</w:t>
      </w:r>
    </w:p>
    <w:p w:rsidR="006E4C65" w:rsidRDefault="006E4C65" w:rsidP="006E4C65">
      <w:r>
        <w:t>ATENCIÓN:</w:t>
      </w:r>
      <w:r>
        <w:tab/>
        <w:t>Sr. DARIO JARAMILLO</w:t>
      </w:r>
    </w:p>
    <w:p w:rsidR="006E4C65" w:rsidRDefault="006E4C65" w:rsidP="006E4C65"/>
    <w:p w:rsidR="006E4C65" w:rsidRDefault="006E4C65" w:rsidP="006E4C65">
      <w:r>
        <w:t>Apreciado Dn DARIO:</w:t>
      </w:r>
    </w:p>
    <w:p w:rsidR="006E4C65" w:rsidRDefault="006E4C65" w:rsidP="006E4C65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6E4C65" w:rsidRDefault="006E4C65" w:rsidP="006E4C65"/>
    <w:p w:rsidR="006E4C65" w:rsidRDefault="006E4C65" w:rsidP="006E4C65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6E4C65" w:rsidRDefault="006E4C65" w:rsidP="006E4C65"/>
    <w:p w:rsidR="006E4C65" w:rsidRDefault="006E4C65" w:rsidP="006E4C65">
      <w:r>
        <w:t>MATERIAL :</w:t>
      </w:r>
      <w:r>
        <w:tab/>
      </w:r>
      <w:r>
        <w:tab/>
        <w:t xml:space="preserve">Polietileno de Baja  densidad   </w:t>
      </w:r>
      <w:r>
        <w:rPr>
          <w:b/>
          <w:u w:val="single"/>
        </w:rPr>
        <w:t xml:space="preserve">Transparente </w:t>
      </w:r>
      <w:r>
        <w:t xml:space="preserve"> Tubular</w:t>
      </w:r>
    </w:p>
    <w:p w:rsidR="006E4C65" w:rsidRDefault="006E4C65" w:rsidP="006E4C65">
      <w:r>
        <w:t>MEDIDA:</w:t>
      </w:r>
      <w:r>
        <w:tab/>
      </w:r>
      <w:r>
        <w:tab/>
      </w:r>
      <w:r>
        <w:rPr>
          <w:b/>
        </w:rPr>
        <w:t>71</w:t>
      </w:r>
      <w:r>
        <w:t xml:space="preserve">   cms   </w:t>
      </w:r>
    </w:p>
    <w:p w:rsidR="006E4C65" w:rsidRDefault="006E4C65" w:rsidP="006E4C65">
      <w:r>
        <w:t>CALIBRE :</w:t>
      </w:r>
      <w:r>
        <w:tab/>
      </w:r>
      <w:r>
        <w:tab/>
      </w:r>
      <w:r w:rsidR="00E37A16">
        <w:rPr>
          <w:b/>
        </w:rPr>
        <w:t>1</w:t>
      </w:r>
      <w:r>
        <w:rPr>
          <w:b/>
        </w:rPr>
        <w:t>.</w:t>
      </w:r>
      <w:r w:rsidR="00E37A16">
        <w:rPr>
          <w:b/>
        </w:rPr>
        <w:t>9</w:t>
      </w:r>
      <w:r>
        <w:t xml:space="preserve">   “</w:t>
      </w:r>
    </w:p>
    <w:p w:rsidR="006E4C65" w:rsidRDefault="006E4C65" w:rsidP="006E4C65">
      <w:r>
        <w:t>COLOR :</w:t>
      </w:r>
      <w:r>
        <w:tab/>
      </w:r>
      <w:r>
        <w:tab/>
        <w:t>Transparente</w:t>
      </w:r>
    </w:p>
    <w:p w:rsidR="006E4C65" w:rsidRPr="0007721A" w:rsidRDefault="006E4C65" w:rsidP="006E4C65">
      <w:r>
        <w:t xml:space="preserve">TRATADO : </w:t>
      </w:r>
      <w:r>
        <w:tab/>
      </w:r>
      <w:r>
        <w:tab/>
        <w:t>1  cara</w:t>
      </w:r>
    </w:p>
    <w:p w:rsidR="006E4C65" w:rsidRDefault="006E4C65" w:rsidP="006E4C65">
      <w:r>
        <w:t xml:space="preserve">CANTIDAD : </w:t>
      </w:r>
      <w:r>
        <w:tab/>
        <w:t>180    kg</w:t>
      </w:r>
    </w:p>
    <w:p w:rsidR="006E4C65" w:rsidRDefault="006E4C65" w:rsidP="006E4C65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 xml:space="preserve">2   (  </w:t>
      </w:r>
      <w:r w:rsidRPr="00731E32">
        <w:rPr>
          <w:b/>
        </w:rPr>
        <w:t xml:space="preserve">PANTONE  </w:t>
      </w:r>
      <w:smartTag w:uri="urn:schemas-microsoft-com:office:smarttags" w:element="metricconverter">
        <w:smartTagPr>
          <w:attr w:name="ProductID" w:val="549 C"/>
        </w:smartTagPr>
        <w:r w:rsidRPr="00731E32">
          <w:rPr>
            <w:b/>
          </w:rPr>
          <w:t>549 C</w:t>
        </w:r>
      </w:smartTag>
      <w:r w:rsidRPr="00731E32">
        <w:rPr>
          <w:b/>
        </w:rPr>
        <w:t xml:space="preserve">  -   PANTONE  551  C</w:t>
      </w:r>
      <w:r>
        <w:t xml:space="preserve">   ) </w:t>
      </w:r>
    </w:p>
    <w:p w:rsidR="006E4C65" w:rsidRDefault="006E4C65" w:rsidP="006E4C65">
      <w:r>
        <w:t xml:space="preserve">CARAS : </w:t>
      </w:r>
      <w:r>
        <w:tab/>
      </w:r>
      <w:r>
        <w:tab/>
        <w:t>1  ( 2  x  2  )</w:t>
      </w:r>
    </w:p>
    <w:p w:rsidR="006E4C65" w:rsidRDefault="006E4C65" w:rsidP="006E4C65">
      <w:r>
        <w:t xml:space="preserve">REPETICIÓN : </w:t>
      </w:r>
      <w:r>
        <w:tab/>
        <w:t>46   cms</w:t>
      </w:r>
    </w:p>
    <w:p w:rsidR="006E4C65" w:rsidRDefault="006E4C65" w:rsidP="006E4C65">
      <w:r>
        <w:t>RODILLO :</w:t>
      </w:r>
      <w:r>
        <w:tab/>
      </w:r>
      <w:r>
        <w:tab/>
        <w:t>46</w:t>
      </w:r>
    </w:p>
    <w:p w:rsidR="006E4C65" w:rsidRDefault="006E4C65" w:rsidP="006E4C65">
      <w:r>
        <w:t>BOLSA  :</w:t>
      </w:r>
      <w:r>
        <w:tab/>
      </w:r>
      <w:r>
        <w:tab/>
      </w:r>
      <w:r w:rsidRPr="00314872">
        <w:rPr>
          <w:b/>
        </w:rPr>
        <w:t>46  x  66 +  10</w:t>
      </w:r>
      <w:r w:rsidRPr="00336CAC">
        <w:rPr>
          <w:b/>
        </w:rPr>
        <w:t xml:space="preserve">   cm</w:t>
      </w:r>
      <w:r>
        <w:t xml:space="preserve">    </w:t>
      </w:r>
    </w:p>
    <w:p w:rsidR="006E4C65" w:rsidRDefault="006E4C65" w:rsidP="006E4C65">
      <w:r>
        <w:t>SELLADO .</w:t>
      </w:r>
      <w:r>
        <w:tab/>
      </w:r>
      <w:r>
        <w:tab/>
        <w:t>Lateral</w:t>
      </w:r>
    </w:p>
    <w:p w:rsidR="006E4C65" w:rsidRDefault="006E4C65" w:rsidP="006E4C65">
      <w:r>
        <w:t>REFERENCIA :</w:t>
      </w:r>
      <w:r>
        <w:tab/>
      </w:r>
      <w:r w:rsidRPr="00823B3E">
        <w:rPr>
          <w:b/>
        </w:rPr>
        <w:t xml:space="preserve"> ALMOHADA</w:t>
      </w:r>
      <w:r>
        <w:rPr>
          <w:b/>
        </w:rPr>
        <w:t xml:space="preserve">  ROYALE  GRANDE</w:t>
      </w:r>
    </w:p>
    <w:p w:rsidR="006E4C65" w:rsidRDefault="006E4C65" w:rsidP="006E4C65"/>
    <w:p w:rsidR="006E4C65" w:rsidRDefault="006E4C65" w:rsidP="006E4C65"/>
    <w:p w:rsidR="006E4C65" w:rsidRDefault="006E4C65" w:rsidP="006E4C65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 w:rsidR="00E37A16">
        <w:rPr>
          <w:bCs/>
        </w:rPr>
        <w:t>Cyreles  en  su planta</w:t>
      </w:r>
    </w:p>
    <w:p w:rsidR="006E4C65" w:rsidRDefault="006E4C65" w:rsidP="006E4C65">
      <w:r>
        <w:t xml:space="preserve">                   -   Anexo  Arte  para   alturas y Tonos.</w:t>
      </w:r>
    </w:p>
    <w:p w:rsidR="006E4C65" w:rsidRDefault="006E4C65" w:rsidP="006E4C65">
      <w:pPr>
        <w:rPr>
          <w:b/>
        </w:rPr>
      </w:pPr>
      <w:r>
        <w:tab/>
        <w:t xml:space="preserve">        -  </w:t>
      </w:r>
      <w:r w:rsidRPr="00B879F4">
        <w:rPr>
          <w:b/>
        </w:rPr>
        <w:t>SE  APRUEBA  IMPRESIÓN</w:t>
      </w:r>
      <w:r>
        <w:t xml:space="preserve">  </w:t>
      </w:r>
      <w:r>
        <w:tab/>
        <w:t xml:space="preserve">        </w:t>
      </w: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6E4C65" w:rsidRDefault="006E4C65" w:rsidP="006E4C65">
      <w:pPr>
        <w:rPr>
          <w:b/>
        </w:rPr>
      </w:pPr>
      <w:r>
        <w:rPr>
          <w:b/>
        </w:rPr>
        <w:tab/>
        <w:t xml:space="preserve">        -  EL MATERIAL  LO ENVIA  P.U </w:t>
      </w:r>
    </w:p>
    <w:p w:rsidR="006E4C65" w:rsidRDefault="006E4C65" w:rsidP="006E4C65">
      <w:pPr>
        <w:rPr>
          <w:b/>
        </w:rPr>
      </w:pPr>
      <w:r>
        <w:rPr>
          <w:b/>
        </w:rPr>
        <w:tab/>
        <w:t xml:space="preserve">       -  </w:t>
      </w:r>
      <w:r w:rsidR="00E37A16">
        <w:rPr>
          <w:b/>
        </w:rPr>
        <w:t xml:space="preserve"> IGUAL ULTIMA IMPRESION</w:t>
      </w:r>
    </w:p>
    <w:p w:rsidR="006E4C65" w:rsidRDefault="006E4C65" w:rsidP="006E4C65">
      <w:pPr>
        <w:rPr>
          <w:b/>
        </w:rPr>
      </w:pPr>
    </w:p>
    <w:p w:rsidR="006E4C65" w:rsidRDefault="006E4C65" w:rsidP="006E4C65"/>
    <w:p w:rsidR="006E4C65" w:rsidRDefault="006E4C65" w:rsidP="006E4C65">
      <w:r>
        <w:tab/>
      </w:r>
    </w:p>
    <w:p w:rsidR="006E4C65" w:rsidRDefault="006E4C65" w:rsidP="006E4C65">
      <w:r>
        <w:t>Agradezco la atención y colaboración prestada.</w:t>
      </w:r>
    </w:p>
    <w:p w:rsidR="006E4C65" w:rsidRDefault="006E4C65" w:rsidP="006E4C65"/>
    <w:p w:rsidR="006E4C65" w:rsidRDefault="006E4C65" w:rsidP="006E4C65"/>
    <w:p w:rsidR="006E4C65" w:rsidRDefault="006E4C65" w:rsidP="006E4C65">
      <w:r>
        <w:t>Cordialmente</w:t>
      </w:r>
    </w:p>
    <w:p w:rsidR="006E4C65" w:rsidRDefault="006E4C65" w:rsidP="006E4C65"/>
    <w:p w:rsidR="006E4C65" w:rsidRDefault="006E4C65" w:rsidP="006E4C65"/>
    <w:p w:rsidR="006E4C65" w:rsidRDefault="006E4C65" w:rsidP="006E4C65">
      <w:r>
        <w:t>RICARDO CASAS ZAPATA</w:t>
      </w:r>
    </w:p>
    <w:p w:rsidR="006E4C65" w:rsidRDefault="006E4C65" w:rsidP="006E4C65">
      <w:r>
        <w:t>Director.</w:t>
      </w:r>
    </w:p>
    <w:p w:rsidR="006E4C65" w:rsidRDefault="006E4C65" w:rsidP="006E4C65">
      <w:pPr>
        <w:rPr>
          <w:b/>
        </w:rPr>
      </w:pPr>
    </w:p>
    <w:p w:rsidR="006E4C65" w:rsidRDefault="006E4C65" w:rsidP="003246AA"/>
    <w:p w:rsidR="007B05A9" w:rsidRDefault="007B05A9" w:rsidP="003246AA"/>
    <w:p w:rsidR="007B05A9" w:rsidRDefault="007B05A9" w:rsidP="003246AA"/>
    <w:p w:rsidR="007B05A9" w:rsidRDefault="007B05A9" w:rsidP="007B05A9">
      <w:pPr>
        <w:rPr>
          <w:b/>
        </w:rPr>
      </w:pPr>
    </w:p>
    <w:p w:rsidR="007B05A9" w:rsidRDefault="007B05A9" w:rsidP="007B05A9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7B05A9" w:rsidRDefault="007B05A9" w:rsidP="007B05A9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7B05A9" w:rsidRDefault="007B05A9" w:rsidP="007B05A9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7B05A9" w:rsidRDefault="007B05A9" w:rsidP="007B05A9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7B05A9" w:rsidRDefault="007B05A9" w:rsidP="007B05A9">
      <w:pPr>
        <w:pStyle w:val="Ttulo1"/>
      </w:pPr>
    </w:p>
    <w:p w:rsidR="007B05A9" w:rsidRDefault="007B05A9" w:rsidP="007B05A9">
      <w:pPr>
        <w:pStyle w:val="Ttulo1"/>
      </w:pPr>
      <w:r>
        <w:t>ORDEN DE TRABAJO     N°      06683</w:t>
      </w:r>
    </w:p>
    <w:p w:rsidR="007B05A9" w:rsidRDefault="007B05A9" w:rsidP="007B05A9"/>
    <w:p w:rsidR="007B05A9" w:rsidRDefault="007B05A9" w:rsidP="007B05A9">
      <w:r>
        <w:t>FECHA:</w:t>
      </w:r>
      <w:r>
        <w:tab/>
        <w:t>Medellín, Junio     25    de  2010</w:t>
      </w:r>
    </w:p>
    <w:p w:rsidR="007B05A9" w:rsidRDefault="007B05A9" w:rsidP="007B05A9">
      <w:r>
        <w:t>PARA:</w:t>
      </w:r>
      <w:r>
        <w:tab/>
      </w:r>
      <w:r>
        <w:tab/>
        <w:t>PLÁSTICOS DARMA</w:t>
      </w:r>
    </w:p>
    <w:p w:rsidR="007B05A9" w:rsidRDefault="007B05A9" w:rsidP="007B05A9">
      <w:r>
        <w:t>ATENCIÓN:</w:t>
      </w:r>
      <w:r>
        <w:tab/>
        <w:t>Sr. Darío Jaramillo</w:t>
      </w:r>
    </w:p>
    <w:p w:rsidR="007B05A9" w:rsidRDefault="007B05A9" w:rsidP="007B05A9">
      <w:r>
        <w:tab/>
      </w:r>
      <w:r>
        <w:tab/>
        <w:t>Gerente.</w:t>
      </w:r>
    </w:p>
    <w:p w:rsidR="007B05A9" w:rsidRDefault="007B05A9" w:rsidP="007B05A9"/>
    <w:p w:rsidR="007B05A9" w:rsidRDefault="007B05A9" w:rsidP="007B05A9">
      <w:r>
        <w:t>Apreciado Don Darío:</w:t>
      </w:r>
    </w:p>
    <w:p w:rsidR="007B05A9" w:rsidRDefault="007B05A9" w:rsidP="007B05A9"/>
    <w:p w:rsidR="007B05A9" w:rsidRDefault="007B05A9" w:rsidP="007B05A9">
      <w:r>
        <w:t>Con la presente estamos solicitando el siguiente Material   :</w:t>
      </w:r>
    </w:p>
    <w:p w:rsidR="007B05A9" w:rsidRDefault="007B05A9" w:rsidP="007B05A9"/>
    <w:p w:rsidR="007B05A9" w:rsidRDefault="007B05A9" w:rsidP="007B05A9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7B05A9" w:rsidRDefault="007B05A9" w:rsidP="007B05A9">
      <w:pPr>
        <w:rPr>
          <w:b/>
          <w:bCs/>
          <w:u w:val="single"/>
        </w:rPr>
      </w:pPr>
    </w:p>
    <w:p w:rsidR="007B05A9" w:rsidRDefault="007B05A9" w:rsidP="007B05A9">
      <w:r>
        <w:t>MATERIAL:</w:t>
      </w:r>
      <w:r>
        <w:tab/>
      </w:r>
      <w:r>
        <w:tab/>
        <w:t>Polietileno Alta Densidad Pigmentado BLANCO Tubular.</w:t>
      </w:r>
    </w:p>
    <w:p w:rsidR="007B05A9" w:rsidRDefault="007B05A9" w:rsidP="007B05A9">
      <w:r>
        <w:t>MEDIDA:</w:t>
      </w:r>
      <w:r>
        <w:tab/>
      </w:r>
      <w:r>
        <w:tab/>
      </w:r>
      <w:r w:rsidR="00297DF0">
        <w:rPr>
          <w:b/>
        </w:rPr>
        <w:t>40</w:t>
      </w:r>
      <w:r w:rsidRPr="00657B35">
        <w:rPr>
          <w:b/>
        </w:rPr>
        <w:t xml:space="preserve">  Cms</w:t>
      </w:r>
      <w:r>
        <w:t>.</w:t>
      </w:r>
    </w:p>
    <w:p w:rsidR="007B05A9" w:rsidRPr="005660D5" w:rsidRDefault="00297DF0" w:rsidP="007B05A9">
      <w:pPr>
        <w:rPr>
          <w:b/>
          <w:bCs/>
        </w:rPr>
      </w:pPr>
      <w:r>
        <w:t>CALIBRE:</w:t>
      </w:r>
      <w:r>
        <w:tab/>
      </w:r>
      <w:r>
        <w:tab/>
        <w:t>2.2</w:t>
      </w:r>
      <w:r w:rsidR="007B05A9" w:rsidRPr="005660D5">
        <w:rPr>
          <w:b/>
        </w:rPr>
        <w:t xml:space="preserve"> </w:t>
      </w:r>
      <w:r w:rsidR="007B05A9" w:rsidRPr="005660D5">
        <w:rPr>
          <w:b/>
          <w:bCs/>
        </w:rPr>
        <w:t xml:space="preserve">  ”</w:t>
      </w:r>
    </w:p>
    <w:p w:rsidR="007B05A9" w:rsidRDefault="007B05A9" w:rsidP="007B05A9">
      <w:r>
        <w:t>COLOR:</w:t>
      </w:r>
      <w:r>
        <w:tab/>
      </w:r>
      <w:r>
        <w:tab/>
        <w:t xml:space="preserve">BLANCO  </w:t>
      </w:r>
    </w:p>
    <w:p w:rsidR="007B05A9" w:rsidRDefault="007B05A9" w:rsidP="007B05A9">
      <w:r>
        <w:t>TRATADO:</w:t>
      </w:r>
      <w:r>
        <w:tab/>
      </w:r>
      <w:r>
        <w:tab/>
        <w:t>2 Caras.</w:t>
      </w:r>
    </w:p>
    <w:p w:rsidR="007B05A9" w:rsidRDefault="007B05A9" w:rsidP="007B05A9">
      <w:r>
        <w:t>CANTIDAD:</w:t>
      </w:r>
      <w:r>
        <w:tab/>
      </w:r>
      <w:r>
        <w:tab/>
      </w:r>
      <w:r w:rsidR="00297DF0">
        <w:rPr>
          <w:b/>
        </w:rPr>
        <w:t>230</w:t>
      </w:r>
      <w:r>
        <w:rPr>
          <w:b/>
        </w:rPr>
        <w:t xml:space="preserve"> </w:t>
      </w:r>
      <w:r>
        <w:t xml:space="preserve">   Kg.</w:t>
      </w:r>
    </w:p>
    <w:p w:rsidR="007B05A9" w:rsidRDefault="007B05A9" w:rsidP="007B05A9">
      <w:r>
        <w:t>REFERENCIA:</w:t>
      </w:r>
      <w:r>
        <w:tab/>
      </w:r>
      <w:r w:rsidR="00297DF0">
        <w:rPr>
          <w:b/>
        </w:rPr>
        <w:t>REVIEW  PEQUEÑA</w:t>
      </w:r>
    </w:p>
    <w:p w:rsidR="007B05A9" w:rsidRDefault="007B05A9" w:rsidP="007B05A9">
      <w:r>
        <w:t>COLORES:</w:t>
      </w:r>
      <w:r>
        <w:tab/>
      </w:r>
      <w:r>
        <w:tab/>
        <w:t xml:space="preserve">1    ( </w:t>
      </w:r>
      <w:r w:rsidR="00297DF0">
        <w:t xml:space="preserve">  Negro </w:t>
      </w:r>
      <w:r>
        <w:t>)</w:t>
      </w:r>
    </w:p>
    <w:p w:rsidR="007B05A9" w:rsidRDefault="007B05A9" w:rsidP="007B05A9">
      <w:r>
        <w:t>CARAS:</w:t>
      </w:r>
      <w:r>
        <w:tab/>
      </w:r>
      <w:r>
        <w:tab/>
        <w:t>2</w:t>
      </w:r>
    </w:p>
    <w:p w:rsidR="007B05A9" w:rsidRDefault="00297DF0" w:rsidP="007B05A9">
      <w:r>
        <w:t>REPETICIÓN:</w:t>
      </w:r>
      <w:r>
        <w:tab/>
        <w:t>26</w:t>
      </w:r>
    </w:p>
    <w:p w:rsidR="007B05A9" w:rsidRDefault="00297DF0" w:rsidP="007B05A9">
      <w:r>
        <w:t>RODILLO:</w:t>
      </w:r>
      <w:r>
        <w:tab/>
      </w:r>
      <w:r>
        <w:tab/>
        <w:t>26</w:t>
      </w:r>
    </w:p>
    <w:p w:rsidR="007B05A9" w:rsidRPr="003B158B" w:rsidRDefault="007B05A9" w:rsidP="007B05A9">
      <w:pPr>
        <w:rPr>
          <w:b/>
        </w:rPr>
      </w:pPr>
      <w:r>
        <w:t>BOLSA:</w:t>
      </w:r>
      <w:r>
        <w:tab/>
      </w:r>
      <w:r>
        <w:tab/>
      </w:r>
      <w:r w:rsidR="00297DF0">
        <w:rPr>
          <w:b/>
        </w:rPr>
        <w:t xml:space="preserve">26 </w:t>
      </w:r>
      <w:r>
        <w:rPr>
          <w:b/>
        </w:rPr>
        <w:t xml:space="preserve">  x  </w:t>
      </w:r>
      <w:r w:rsidR="00297DF0">
        <w:rPr>
          <w:b/>
        </w:rPr>
        <w:t xml:space="preserve">30 + 5 + 5 </w:t>
      </w:r>
      <w:r>
        <w:rPr>
          <w:b/>
        </w:rPr>
        <w:t xml:space="preserve"> </w:t>
      </w:r>
      <w:r w:rsidRPr="003B158B">
        <w:rPr>
          <w:b/>
        </w:rPr>
        <w:t xml:space="preserve">  cms</w:t>
      </w:r>
      <w:r w:rsidR="00297DF0">
        <w:rPr>
          <w:b/>
        </w:rPr>
        <w:t xml:space="preserve">  tira </w:t>
      </w:r>
      <w:r w:rsidR="00F8233B">
        <w:rPr>
          <w:b/>
        </w:rPr>
        <w:t xml:space="preserve"> plástica</w:t>
      </w:r>
    </w:p>
    <w:p w:rsidR="007B05A9" w:rsidRDefault="007B05A9" w:rsidP="007B05A9">
      <w:r>
        <w:t>SELLADO:</w:t>
      </w:r>
      <w:r>
        <w:tab/>
      </w:r>
      <w:r>
        <w:tab/>
        <w:t>Lateral</w:t>
      </w:r>
    </w:p>
    <w:p w:rsidR="007B05A9" w:rsidRDefault="007B05A9" w:rsidP="007B05A9"/>
    <w:p w:rsidR="007B05A9" w:rsidRDefault="007B05A9" w:rsidP="007B05A9"/>
    <w:p w:rsidR="007B05A9" w:rsidRDefault="007B05A9" w:rsidP="007B05A9">
      <w:r>
        <w:rPr>
          <w:b/>
          <w:bCs/>
          <w:u w:val="single"/>
        </w:rPr>
        <w:t>NOTA:</w:t>
      </w:r>
      <w:r>
        <w:t xml:space="preserve">  * Los cyreles   los envía  Grafiflex</w:t>
      </w:r>
    </w:p>
    <w:p w:rsidR="007B05A9" w:rsidRDefault="00477F56" w:rsidP="007B05A9">
      <w:pPr>
        <w:numPr>
          <w:ilvl w:val="0"/>
          <w:numId w:val="1"/>
        </w:numPr>
      </w:pPr>
      <w:r>
        <w:t>Se envía plano</w:t>
      </w:r>
      <w:r w:rsidR="007B05A9">
        <w:t xml:space="preserve"> para tonos y  alturas </w:t>
      </w:r>
    </w:p>
    <w:p w:rsidR="007B05A9" w:rsidRDefault="007B05A9" w:rsidP="007B05A9">
      <w:pPr>
        <w:numPr>
          <w:ilvl w:val="0"/>
          <w:numId w:val="1"/>
        </w:numPr>
        <w:ind w:left="885"/>
      </w:pPr>
      <w:r>
        <w:t>SE  APRUEBA IMPRESION</w:t>
      </w:r>
    </w:p>
    <w:p w:rsidR="007B05A9" w:rsidRPr="00315AED" w:rsidRDefault="007B05A9" w:rsidP="007B05A9">
      <w:pPr>
        <w:ind w:left="1245"/>
      </w:pPr>
    </w:p>
    <w:p w:rsidR="007B05A9" w:rsidRDefault="007B05A9" w:rsidP="007B05A9">
      <w:pPr>
        <w:ind w:left="885"/>
      </w:pPr>
    </w:p>
    <w:p w:rsidR="007B05A9" w:rsidRPr="0098114D" w:rsidRDefault="007B05A9" w:rsidP="007B05A9">
      <w:pPr>
        <w:rPr>
          <w:b/>
          <w:u w:val="single"/>
        </w:rPr>
      </w:pPr>
    </w:p>
    <w:p w:rsidR="007B05A9" w:rsidRDefault="007B05A9" w:rsidP="007B05A9">
      <w:r>
        <w:t>Agradezco la atención y colaboración prestada.</w:t>
      </w:r>
    </w:p>
    <w:p w:rsidR="007B05A9" w:rsidRDefault="007B05A9" w:rsidP="007B05A9"/>
    <w:p w:rsidR="007B05A9" w:rsidRDefault="007B05A9" w:rsidP="007B05A9"/>
    <w:p w:rsidR="007B05A9" w:rsidRDefault="007B05A9" w:rsidP="007B05A9">
      <w:r>
        <w:t>Cordialmente,</w:t>
      </w:r>
    </w:p>
    <w:p w:rsidR="007B05A9" w:rsidRDefault="007B05A9" w:rsidP="007B05A9"/>
    <w:p w:rsidR="007B05A9" w:rsidRDefault="007B05A9" w:rsidP="007B05A9"/>
    <w:p w:rsidR="007B05A9" w:rsidRDefault="007B05A9" w:rsidP="007B05A9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7B05A9" w:rsidRDefault="007B05A9" w:rsidP="007B05A9">
      <w:pPr>
        <w:tabs>
          <w:tab w:val="left" w:pos="1980"/>
        </w:tabs>
      </w:pPr>
      <w:r>
        <w:t>Director.</w:t>
      </w:r>
    </w:p>
    <w:p w:rsidR="007B05A9" w:rsidRDefault="007B05A9" w:rsidP="003246AA"/>
    <w:p w:rsidR="004667FC" w:rsidRDefault="004667FC" w:rsidP="003246AA"/>
    <w:p w:rsidR="004667FC" w:rsidRDefault="004667FC" w:rsidP="003246AA"/>
    <w:p w:rsidR="004667FC" w:rsidRDefault="004667FC" w:rsidP="004667FC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4667FC" w:rsidRDefault="004667FC" w:rsidP="004667FC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4667FC" w:rsidRDefault="004667FC" w:rsidP="004667FC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4667FC" w:rsidRDefault="004667FC" w:rsidP="004667FC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4667FC" w:rsidRDefault="004667FC" w:rsidP="004667FC">
      <w:pPr>
        <w:pStyle w:val="Ttulo1"/>
      </w:pPr>
    </w:p>
    <w:p w:rsidR="004667FC" w:rsidRDefault="004667FC" w:rsidP="004667FC">
      <w:pPr>
        <w:pStyle w:val="Ttulo1"/>
      </w:pPr>
      <w:r>
        <w:t>ORDEN DE TRABAJO     N°      06682</w:t>
      </w:r>
    </w:p>
    <w:p w:rsidR="004667FC" w:rsidRDefault="004667FC" w:rsidP="004667FC"/>
    <w:p w:rsidR="004667FC" w:rsidRDefault="004667FC" w:rsidP="004667FC">
      <w:r>
        <w:t>FECHA:</w:t>
      </w:r>
      <w:r>
        <w:tab/>
        <w:t>Medellín, Junio     25    de  2010</w:t>
      </w:r>
    </w:p>
    <w:p w:rsidR="004667FC" w:rsidRDefault="004667FC" w:rsidP="004667FC">
      <w:r>
        <w:t>PARA:</w:t>
      </w:r>
      <w:r>
        <w:tab/>
      </w:r>
      <w:r>
        <w:tab/>
        <w:t>PLÁSTICOS DARMA</w:t>
      </w:r>
    </w:p>
    <w:p w:rsidR="004667FC" w:rsidRDefault="004667FC" w:rsidP="004667FC">
      <w:r>
        <w:t>ATENCIÓN:</w:t>
      </w:r>
      <w:r>
        <w:tab/>
        <w:t>Sr. Darío Jaramillo</w:t>
      </w:r>
    </w:p>
    <w:p w:rsidR="004667FC" w:rsidRDefault="004667FC" w:rsidP="004667FC">
      <w:r>
        <w:tab/>
      </w:r>
      <w:r>
        <w:tab/>
        <w:t>Gerente.</w:t>
      </w:r>
    </w:p>
    <w:p w:rsidR="004667FC" w:rsidRDefault="004667FC" w:rsidP="004667FC"/>
    <w:p w:rsidR="004667FC" w:rsidRDefault="004667FC" w:rsidP="004667FC">
      <w:r>
        <w:t>Apreciado Don Darío:</w:t>
      </w:r>
    </w:p>
    <w:p w:rsidR="004667FC" w:rsidRDefault="004667FC" w:rsidP="004667FC"/>
    <w:p w:rsidR="004667FC" w:rsidRDefault="004667FC" w:rsidP="004667FC">
      <w:r>
        <w:t>Con la presente estamos solicitando el siguiente Material   :</w:t>
      </w:r>
    </w:p>
    <w:p w:rsidR="004667FC" w:rsidRDefault="004667FC" w:rsidP="004667FC"/>
    <w:p w:rsidR="004667FC" w:rsidRDefault="004667FC" w:rsidP="004667FC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4667FC" w:rsidRDefault="004667FC" w:rsidP="004667FC">
      <w:pPr>
        <w:rPr>
          <w:b/>
          <w:bCs/>
          <w:u w:val="single"/>
        </w:rPr>
      </w:pPr>
    </w:p>
    <w:p w:rsidR="004667FC" w:rsidRDefault="004667FC" w:rsidP="004667FC">
      <w:r>
        <w:t>MATERIAL:</w:t>
      </w:r>
      <w:r>
        <w:tab/>
      </w:r>
      <w:r>
        <w:tab/>
        <w:t>Polietileno Alta Densidad Pigmentado BLANCO Tubular.</w:t>
      </w:r>
    </w:p>
    <w:p w:rsidR="004667FC" w:rsidRDefault="004667FC" w:rsidP="004667FC">
      <w:r>
        <w:t>MEDIDA:</w:t>
      </w:r>
      <w:r>
        <w:tab/>
      </w:r>
      <w:r>
        <w:tab/>
      </w:r>
      <w:r>
        <w:rPr>
          <w:b/>
        </w:rPr>
        <w:t xml:space="preserve">58 </w:t>
      </w:r>
      <w:r w:rsidRPr="00657B35">
        <w:rPr>
          <w:b/>
        </w:rPr>
        <w:t xml:space="preserve">  Cms</w:t>
      </w:r>
      <w:r>
        <w:t>.</w:t>
      </w:r>
    </w:p>
    <w:p w:rsidR="004667FC" w:rsidRPr="005660D5" w:rsidRDefault="004667FC" w:rsidP="004667FC">
      <w:pPr>
        <w:rPr>
          <w:b/>
          <w:bCs/>
        </w:rPr>
      </w:pPr>
      <w:r>
        <w:t>CALIBRE:</w:t>
      </w:r>
      <w:r>
        <w:tab/>
      </w:r>
      <w:r>
        <w:tab/>
        <w:t>2.2</w:t>
      </w:r>
      <w:r w:rsidRPr="005660D5">
        <w:rPr>
          <w:b/>
        </w:rPr>
        <w:t xml:space="preserve"> </w:t>
      </w:r>
      <w:r w:rsidRPr="005660D5">
        <w:rPr>
          <w:b/>
          <w:bCs/>
        </w:rPr>
        <w:t xml:space="preserve">  ”</w:t>
      </w:r>
    </w:p>
    <w:p w:rsidR="004667FC" w:rsidRDefault="004667FC" w:rsidP="004667FC">
      <w:r>
        <w:t>COLOR:</w:t>
      </w:r>
      <w:r>
        <w:tab/>
      </w:r>
      <w:r>
        <w:tab/>
        <w:t xml:space="preserve">BLANCO  </w:t>
      </w:r>
    </w:p>
    <w:p w:rsidR="004667FC" w:rsidRDefault="004667FC" w:rsidP="004667FC">
      <w:r>
        <w:t>TRATADO:</w:t>
      </w:r>
      <w:r>
        <w:tab/>
      </w:r>
      <w:r>
        <w:tab/>
        <w:t>2   Caras.</w:t>
      </w:r>
    </w:p>
    <w:p w:rsidR="004667FC" w:rsidRDefault="004667FC" w:rsidP="004667FC">
      <w:r>
        <w:t>CANTIDAD:</w:t>
      </w:r>
      <w:r>
        <w:tab/>
      </w:r>
      <w:r>
        <w:tab/>
      </w:r>
      <w:r w:rsidR="00D34DF1">
        <w:rPr>
          <w:b/>
        </w:rPr>
        <w:t>500</w:t>
      </w:r>
      <w:r>
        <w:rPr>
          <w:b/>
        </w:rPr>
        <w:t xml:space="preserve"> </w:t>
      </w:r>
      <w:r>
        <w:t xml:space="preserve">   Kg.</w:t>
      </w:r>
    </w:p>
    <w:p w:rsidR="004667FC" w:rsidRDefault="004667FC" w:rsidP="004667FC">
      <w:r>
        <w:t>REFERENCIA:</w:t>
      </w:r>
      <w:r>
        <w:tab/>
      </w:r>
      <w:r>
        <w:rPr>
          <w:b/>
        </w:rPr>
        <w:t xml:space="preserve">REVIEW  </w:t>
      </w:r>
      <w:r w:rsidR="00D34DF1">
        <w:rPr>
          <w:b/>
        </w:rPr>
        <w:t xml:space="preserve"> GRANDE</w:t>
      </w:r>
    </w:p>
    <w:p w:rsidR="004667FC" w:rsidRDefault="004667FC" w:rsidP="004667FC">
      <w:r>
        <w:t>COLORES:</w:t>
      </w:r>
      <w:r>
        <w:tab/>
      </w:r>
      <w:r>
        <w:tab/>
        <w:t>1    (   Negro )</w:t>
      </w:r>
    </w:p>
    <w:p w:rsidR="004667FC" w:rsidRDefault="004667FC" w:rsidP="004667FC">
      <w:r>
        <w:t>CARAS:</w:t>
      </w:r>
      <w:r>
        <w:tab/>
      </w:r>
      <w:r>
        <w:tab/>
        <w:t>2</w:t>
      </w:r>
    </w:p>
    <w:p w:rsidR="004667FC" w:rsidRDefault="00527CF8" w:rsidP="004667FC">
      <w:r>
        <w:t>REPETICIÓN:</w:t>
      </w:r>
      <w:r>
        <w:tab/>
        <w:t>40</w:t>
      </w:r>
    </w:p>
    <w:p w:rsidR="004667FC" w:rsidRDefault="00527CF8" w:rsidP="004667FC">
      <w:r>
        <w:t>RODILLO:</w:t>
      </w:r>
      <w:r>
        <w:tab/>
      </w:r>
      <w:r>
        <w:tab/>
        <w:t>40</w:t>
      </w:r>
    </w:p>
    <w:p w:rsidR="004667FC" w:rsidRPr="003B158B" w:rsidRDefault="004667FC" w:rsidP="004667FC">
      <w:pPr>
        <w:rPr>
          <w:b/>
        </w:rPr>
      </w:pPr>
      <w:r>
        <w:t>BOLSA:</w:t>
      </w:r>
      <w:r>
        <w:tab/>
      </w:r>
      <w:r>
        <w:tab/>
      </w:r>
      <w:r w:rsidR="00527CF8">
        <w:rPr>
          <w:b/>
        </w:rPr>
        <w:t>40</w:t>
      </w:r>
      <w:r>
        <w:rPr>
          <w:b/>
        </w:rPr>
        <w:t xml:space="preserve">   x  </w:t>
      </w:r>
      <w:r w:rsidR="00527CF8">
        <w:rPr>
          <w:b/>
        </w:rPr>
        <w:t>45 + 7 + 6</w:t>
      </w:r>
      <w:r>
        <w:rPr>
          <w:b/>
        </w:rPr>
        <w:t xml:space="preserve">  </w:t>
      </w:r>
      <w:r w:rsidRPr="003B158B">
        <w:rPr>
          <w:b/>
        </w:rPr>
        <w:t xml:space="preserve">  cms</w:t>
      </w:r>
      <w:r>
        <w:rPr>
          <w:b/>
        </w:rPr>
        <w:t xml:space="preserve">  tira  plástica</w:t>
      </w:r>
    </w:p>
    <w:p w:rsidR="004667FC" w:rsidRDefault="004667FC" w:rsidP="004667FC">
      <w:r>
        <w:t>SELLADO:</w:t>
      </w:r>
      <w:r>
        <w:tab/>
      </w:r>
      <w:r>
        <w:tab/>
        <w:t>Lateral</w:t>
      </w:r>
    </w:p>
    <w:p w:rsidR="004667FC" w:rsidRDefault="004667FC" w:rsidP="004667FC"/>
    <w:p w:rsidR="004667FC" w:rsidRDefault="004667FC" w:rsidP="004667FC"/>
    <w:p w:rsidR="004667FC" w:rsidRDefault="004667FC" w:rsidP="004667FC">
      <w:r>
        <w:rPr>
          <w:b/>
          <w:bCs/>
          <w:u w:val="single"/>
        </w:rPr>
        <w:t>NOTA:</w:t>
      </w:r>
      <w:r>
        <w:t xml:space="preserve">  * Los cyreles   los envía  Grafiflex</w:t>
      </w:r>
    </w:p>
    <w:p w:rsidR="004667FC" w:rsidRDefault="004667FC" w:rsidP="004667FC">
      <w:pPr>
        <w:numPr>
          <w:ilvl w:val="0"/>
          <w:numId w:val="1"/>
        </w:numPr>
      </w:pPr>
      <w:r>
        <w:t xml:space="preserve">Se envía plano para tonos y  alturas </w:t>
      </w:r>
    </w:p>
    <w:p w:rsidR="004667FC" w:rsidRDefault="004667FC" w:rsidP="004667FC">
      <w:pPr>
        <w:numPr>
          <w:ilvl w:val="0"/>
          <w:numId w:val="1"/>
        </w:numPr>
        <w:ind w:left="885"/>
      </w:pPr>
      <w:r>
        <w:t>SE  APRUEBA IMPRESION</w:t>
      </w:r>
    </w:p>
    <w:p w:rsidR="004667FC" w:rsidRPr="00315AED" w:rsidRDefault="004667FC" w:rsidP="004667FC">
      <w:pPr>
        <w:ind w:left="1245"/>
      </w:pPr>
    </w:p>
    <w:p w:rsidR="004667FC" w:rsidRDefault="004667FC" w:rsidP="004667FC">
      <w:pPr>
        <w:ind w:left="885"/>
      </w:pPr>
    </w:p>
    <w:p w:rsidR="004667FC" w:rsidRPr="0098114D" w:rsidRDefault="004667FC" w:rsidP="004667FC">
      <w:pPr>
        <w:rPr>
          <w:b/>
          <w:u w:val="single"/>
        </w:rPr>
      </w:pPr>
    </w:p>
    <w:p w:rsidR="004667FC" w:rsidRDefault="004667FC" w:rsidP="004667FC">
      <w:r>
        <w:t>Agradezco la atención y colaboración prestada.</w:t>
      </w:r>
    </w:p>
    <w:p w:rsidR="004667FC" w:rsidRDefault="004667FC" w:rsidP="004667FC"/>
    <w:p w:rsidR="004667FC" w:rsidRDefault="004667FC" w:rsidP="004667FC"/>
    <w:p w:rsidR="004667FC" w:rsidRDefault="004667FC" w:rsidP="004667FC">
      <w:r>
        <w:t>Cordialmente,</w:t>
      </w:r>
    </w:p>
    <w:p w:rsidR="004667FC" w:rsidRDefault="004667FC" w:rsidP="004667FC"/>
    <w:p w:rsidR="004667FC" w:rsidRDefault="004667FC" w:rsidP="004667FC"/>
    <w:p w:rsidR="004667FC" w:rsidRDefault="004667FC" w:rsidP="004667FC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4667FC" w:rsidRDefault="004667FC" w:rsidP="004667FC">
      <w:pPr>
        <w:tabs>
          <w:tab w:val="left" w:pos="1980"/>
        </w:tabs>
      </w:pPr>
      <w:r>
        <w:t>Director.</w:t>
      </w:r>
    </w:p>
    <w:p w:rsidR="004667FC" w:rsidRDefault="004667FC" w:rsidP="003246AA"/>
    <w:p w:rsidR="00800303" w:rsidRDefault="00800303" w:rsidP="003246AA"/>
    <w:p w:rsidR="00800303" w:rsidRDefault="00800303" w:rsidP="003246AA"/>
    <w:p w:rsidR="00800303" w:rsidRDefault="00800303" w:rsidP="00800303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800303" w:rsidRDefault="00800303" w:rsidP="00800303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800303" w:rsidRDefault="00800303" w:rsidP="00800303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800303" w:rsidRDefault="00800303" w:rsidP="00800303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800303" w:rsidRDefault="00800303" w:rsidP="00800303">
      <w:pPr>
        <w:rPr>
          <w:b/>
          <w:bCs/>
        </w:rPr>
      </w:pPr>
    </w:p>
    <w:p w:rsidR="00800303" w:rsidRDefault="00800303" w:rsidP="00800303">
      <w:pPr>
        <w:pStyle w:val="Ttulo1"/>
      </w:pPr>
    </w:p>
    <w:p w:rsidR="00800303" w:rsidRDefault="00800303" w:rsidP="00800303">
      <w:pPr>
        <w:pStyle w:val="Ttulo1"/>
      </w:pPr>
      <w:r>
        <w:t>ORDEN DE TRABAJO  N °      06766</w:t>
      </w:r>
    </w:p>
    <w:p w:rsidR="00800303" w:rsidRDefault="00800303" w:rsidP="00800303">
      <w:r>
        <w:t xml:space="preserve"> </w:t>
      </w:r>
    </w:p>
    <w:p w:rsidR="00800303" w:rsidRDefault="00800303" w:rsidP="00800303">
      <w:r>
        <w:t>FECHA:</w:t>
      </w:r>
      <w:r>
        <w:tab/>
        <w:t xml:space="preserve">Medellín, Junio  </w:t>
      </w:r>
      <w:r w:rsidR="00DF4117">
        <w:t xml:space="preserve">28 </w:t>
      </w:r>
      <w:r>
        <w:t xml:space="preserve"> de  2010</w:t>
      </w:r>
    </w:p>
    <w:p w:rsidR="00800303" w:rsidRDefault="00800303" w:rsidP="00800303">
      <w:r>
        <w:t>PARA:</w:t>
      </w:r>
      <w:r>
        <w:tab/>
      </w:r>
      <w:r>
        <w:tab/>
        <w:t>PLÁSTICOS DARMA</w:t>
      </w:r>
    </w:p>
    <w:p w:rsidR="00800303" w:rsidRDefault="00800303" w:rsidP="00800303">
      <w:r>
        <w:t>ATENCIÓN:</w:t>
      </w:r>
      <w:r>
        <w:tab/>
        <w:t>Sr. Darío Jaramillo</w:t>
      </w:r>
    </w:p>
    <w:p w:rsidR="00800303" w:rsidRDefault="00800303" w:rsidP="00800303">
      <w:r>
        <w:tab/>
      </w:r>
      <w:r>
        <w:tab/>
        <w:t>Gerente.</w:t>
      </w:r>
    </w:p>
    <w:p w:rsidR="00800303" w:rsidRDefault="00800303" w:rsidP="00800303"/>
    <w:p w:rsidR="00800303" w:rsidRDefault="00800303" w:rsidP="00800303">
      <w:r>
        <w:t>Apreciado Don Darío:</w:t>
      </w:r>
    </w:p>
    <w:p w:rsidR="00800303" w:rsidRDefault="00800303" w:rsidP="00800303"/>
    <w:p w:rsidR="00800303" w:rsidRDefault="00800303" w:rsidP="00800303">
      <w:r>
        <w:t>Con la presente estamos solicitando el siguiente servicio de  IMPRESIÓN :</w:t>
      </w:r>
    </w:p>
    <w:p w:rsidR="00800303" w:rsidRDefault="00800303" w:rsidP="00800303"/>
    <w:p w:rsidR="00800303" w:rsidRDefault="00800303" w:rsidP="00800303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800303" w:rsidRDefault="00800303" w:rsidP="00800303">
      <w:r>
        <w:t xml:space="preserve">MATERIAL   :           Polipropileno  Lamina  Mono  de  </w:t>
      </w:r>
      <w:r>
        <w:rPr>
          <w:b/>
        </w:rPr>
        <w:t>46</w:t>
      </w:r>
      <w:r w:rsidRPr="0080544B">
        <w:rPr>
          <w:b/>
        </w:rPr>
        <w:t xml:space="preserve">     cms</w:t>
      </w:r>
    </w:p>
    <w:p w:rsidR="00800303" w:rsidRDefault="00800303" w:rsidP="00800303">
      <w:r>
        <w:t>CLIBRE      :               1.5  ”</w:t>
      </w:r>
    </w:p>
    <w:p w:rsidR="00800303" w:rsidRPr="00AD5DCF" w:rsidRDefault="00800303" w:rsidP="00800303">
      <w:pPr>
        <w:rPr>
          <w:b/>
        </w:rPr>
      </w:pPr>
      <w:r>
        <w:t>REFERENCIA:</w:t>
      </w:r>
      <w:r>
        <w:tab/>
      </w:r>
      <w:r>
        <w:rPr>
          <w:b/>
        </w:rPr>
        <w:t xml:space="preserve">LA   VICTORIA   23  cm </w:t>
      </w:r>
    </w:p>
    <w:p w:rsidR="00800303" w:rsidRDefault="00800303" w:rsidP="00800303">
      <w:r>
        <w:t xml:space="preserve">CANTIDAD    :          </w:t>
      </w:r>
      <w:r w:rsidRPr="00186E12">
        <w:rPr>
          <w:b/>
        </w:rPr>
        <w:t>500</w:t>
      </w:r>
      <w:r>
        <w:t xml:space="preserve">    Kg</w:t>
      </w:r>
    </w:p>
    <w:p w:rsidR="00800303" w:rsidRDefault="00800303" w:rsidP="00800303">
      <w:r>
        <w:t>COLORES:</w:t>
      </w:r>
      <w:r>
        <w:tab/>
      </w:r>
      <w:r>
        <w:tab/>
        <w:t>1 ( Según  arte )</w:t>
      </w:r>
    </w:p>
    <w:p w:rsidR="00800303" w:rsidRDefault="00800303" w:rsidP="00800303">
      <w:r>
        <w:t>CARAS:</w:t>
      </w:r>
      <w:r>
        <w:tab/>
      </w:r>
      <w:r>
        <w:tab/>
        <w:t xml:space="preserve">1  </w:t>
      </w:r>
    </w:p>
    <w:p w:rsidR="00800303" w:rsidRDefault="00800303" w:rsidP="00800303">
      <w:r>
        <w:t>REPETICIÓN:</w:t>
      </w:r>
      <w:r>
        <w:tab/>
        <w:t>Continua</w:t>
      </w:r>
    </w:p>
    <w:p w:rsidR="00800303" w:rsidRDefault="00800303" w:rsidP="00800303">
      <w:r>
        <w:t>RODILLO:</w:t>
      </w:r>
      <w:r>
        <w:tab/>
      </w:r>
      <w:r>
        <w:tab/>
        <w:t>Según  Plano</w:t>
      </w:r>
    </w:p>
    <w:p w:rsidR="00800303" w:rsidRDefault="00800303" w:rsidP="00800303">
      <w:r>
        <w:t>LAMINA:</w:t>
      </w:r>
      <w:r>
        <w:tab/>
      </w:r>
      <w:r>
        <w:tab/>
      </w:r>
      <w:r w:rsidRPr="00121544">
        <w:rPr>
          <w:b/>
        </w:rPr>
        <w:t xml:space="preserve">23 </w:t>
      </w:r>
      <w:r>
        <w:t xml:space="preserve">   cms   Impresión  Continua.</w:t>
      </w:r>
    </w:p>
    <w:p w:rsidR="00800303" w:rsidRDefault="00800303" w:rsidP="00800303">
      <w:r>
        <w:t>REBOBINADO:</w:t>
      </w:r>
      <w:r>
        <w:tab/>
        <w:t xml:space="preserve">Parejo  a la  Mitad (  23  cm )  </w:t>
      </w:r>
      <w:r w:rsidRPr="00FB33D0">
        <w:rPr>
          <w:b/>
        </w:rPr>
        <w:t xml:space="preserve">( Bobinas de </w:t>
      </w:r>
      <w:r>
        <w:rPr>
          <w:b/>
        </w:rPr>
        <w:t xml:space="preserve">20 </w:t>
      </w:r>
      <w:r w:rsidRPr="00FB33D0">
        <w:rPr>
          <w:b/>
        </w:rPr>
        <w:t xml:space="preserve">  Kg  )</w:t>
      </w:r>
    </w:p>
    <w:p w:rsidR="00800303" w:rsidRDefault="00800303" w:rsidP="00800303"/>
    <w:p w:rsidR="00800303" w:rsidRDefault="00800303" w:rsidP="00800303"/>
    <w:p w:rsidR="00800303" w:rsidRDefault="00800303" w:rsidP="00800303">
      <w:r>
        <w:rPr>
          <w:b/>
          <w:bCs/>
          <w:u w:val="single"/>
        </w:rPr>
        <w:t>NOTA:</w:t>
      </w:r>
      <w:r>
        <w:t xml:space="preserve">  *   Los cyreles   se encuentran en su   planta</w:t>
      </w:r>
    </w:p>
    <w:p w:rsidR="00800303" w:rsidRDefault="00800303" w:rsidP="00800303">
      <w:pPr>
        <w:numPr>
          <w:ilvl w:val="0"/>
          <w:numId w:val="1"/>
        </w:numPr>
      </w:pPr>
      <w:r>
        <w:t>Se envían ARTE    para tonos y alturas</w:t>
      </w:r>
    </w:p>
    <w:p w:rsidR="00800303" w:rsidRPr="00307118" w:rsidRDefault="00800303" w:rsidP="00800303">
      <w:pPr>
        <w:numPr>
          <w:ilvl w:val="0"/>
          <w:numId w:val="2"/>
        </w:numPr>
      </w:pPr>
      <w:r>
        <w:t xml:space="preserve">Se  envia el material de PP </w:t>
      </w:r>
      <w:r>
        <w:rPr>
          <w:b/>
        </w:rPr>
        <w:t xml:space="preserve">de  46 </w:t>
      </w:r>
      <w:r w:rsidRPr="00AD5DCF">
        <w:rPr>
          <w:b/>
        </w:rPr>
        <w:t xml:space="preserve">  cms</w:t>
      </w:r>
      <w:r>
        <w:rPr>
          <w:b/>
        </w:rPr>
        <w:t xml:space="preserve">   Lamina</w:t>
      </w:r>
    </w:p>
    <w:p w:rsidR="00800303" w:rsidRPr="007A4344" w:rsidRDefault="00800303" w:rsidP="00800303">
      <w:pPr>
        <w:ind w:left="1500"/>
        <w:rPr>
          <w:sz w:val="28"/>
          <w:szCs w:val="28"/>
        </w:rPr>
      </w:pPr>
      <w:r>
        <w:rPr>
          <w:b/>
        </w:rPr>
        <w:t xml:space="preserve"> </w:t>
      </w:r>
    </w:p>
    <w:p w:rsidR="00800303" w:rsidRDefault="00800303" w:rsidP="00800303">
      <w:pPr>
        <w:ind w:left="885"/>
      </w:pPr>
    </w:p>
    <w:p w:rsidR="00800303" w:rsidRDefault="00800303" w:rsidP="00800303">
      <w:pPr>
        <w:ind w:left="885"/>
      </w:pPr>
    </w:p>
    <w:p w:rsidR="00800303" w:rsidRDefault="00800303" w:rsidP="00800303">
      <w:r>
        <w:t>Agradezco la atención y colaboración prestada.</w:t>
      </w:r>
    </w:p>
    <w:p w:rsidR="00800303" w:rsidRDefault="00800303" w:rsidP="00800303"/>
    <w:p w:rsidR="00800303" w:rsidRDefault="00800303" w:rsidP="00800303"/>
    <w:p w:rsidR="00800303" w:rsidRDefault="00800303" w:rsidP="00800303">
      <w:r>
        <w:t>Cordialmente,</w:t>
      </w:r>
    </w:p>
    <w:p w:rsidR="00800303" w:rsidRDefault="00800303" w:rsidP="00800303"/>
    <w:p w:rsidR="00800303" w:rsidRDefault="00800303" w:rsidP="00800303"/>
    <w:p w:rsidR="00800303" w:rsidRDefault="00800303" w:rsidP="00800303"/>
    <w:p w:rsidR="00800303" w:rsidRDefault="00800303" w:rsidP="00800303">
      <w:r>
        <w:t>RICARDO CASAS ZAPATA</w:t>
      </w:r>
    </w:p>
    <w:p w:rsidR="00800303" w:rsidRDefault="00800303" w:rsidP="00800303">
      <w:r>
        <w:t>Director.</w:t>
      </w:r>
    </w:p>
    <w:p w:rsidR="00800303" w:rsidRDefault="00800303" w:rsidP="003246AA"/>
    <w:p w:rsidR="00EC3802" w:rsidRDefault="00EC3802" w:rsidP="003246AA"/>
    <w:p w:rsidR="00EC3802" w:rsidRDefault="00EC3802" w:rsidP="003246AA"/>
    <w:p w:rsidR="00EC3802" w:rsidRDefault="00EC3802" w:rsidP="003246AA"/>
    <w:p w:rsidR="00EC3802" w:rsidRDefault="00EC3802" w:rsidP="003246AA"/>
    <w:p w:rsidR="00EC3802" w:rsidRDefault="00EC3802" w:rsidP="00EC3802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EC3802" w:rsidRDefault="00EC3802" w:rsidP="00EC3802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EC3802" w:rsidRDefault="00EC3802" w:rsidP="00EC3802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EC3802" w:rsidRDefault="00EC3802" w:rsidP="00EC3802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EC3802" w:rsidRDefault="00EC3802" w:rsidP="00EC3802"/>
    <w:p w:rsidR="00EC3802" w:rsidRDefault="00EC3802" w:rsidP="00EC3802">
      <w:pPr>
        <w:pStyle w:val="Ttulo1"/>
      </w:pPr>
      <w:r>
        <w:t>ORDEN DE TRABAJO    N °      06722</w:t>
      </w:r>
    </w:p>
    <w:p w:rsidR="00EC3802" w:rsidRDefault="00EC3802" w:rsidP="00EC3802"/>
    <w:p w:rsidR="00EC3802" w:rsidRDefault="00EC3802" w:rsidP="00EC3802">
      <w:r>
        <w:t>FECHA:</w:t>
      </w:r>
      <w:r>
        <w:tab/>
        <w:t>Medellín, Junio  28  de  2010</w:t>
      </w:r>
    </w:p>
    <w:p w:rsidR="00EC3802" w:rsidRDefault="00EC3802" w:rsidP="00EC3802">
      <w:r>
        <w:t>PARA:</w:t>
      </w:r>
      <w:r>
        <w:tab/>
      </w:r>
      <w:r>
        <w:tab/>
        <w:t>PLÁSTICOS DARMA</w:t>
      </w:r>
    </w:p>
    <w:p w:rsidR="00EC3802" w:rsidRDefault="00EC3802" w:rsidP="00EC3802">
      <w:r>
        <w:t>ATENCIÓN:</w:t>
      </w:r>
      <w:r>
        <w:tab/>
        <w:t>Sr. Darío Jaramillo</w:t>
      </w:r>
    </w:p>
    <w:p w:rsidR="00EC3802" w:rsidRDefault="00EC3802" w:rsidP="00EC3802">
      <w:r>
        <w:tab/>
      </w:r>
      <w:r>
        <w:tab/>
        <w:t>Gerente.</w:t>
      </w:r>
    </w:p>
    <w:p w:rsidR="00EC3802" w:rsidRDefault="00EC3802" w:rsidP="00EC3802"/>
    <w:p w:rsidR="00EC3802" w:rsidRDefault="00EC3802" w:rsidP="00EC3802">
      <w:r>
        <w:t>Apreciado Don Darío:</w:t>
      </w:r>
    </w:p>
    <w:p w:rsidR="00EC3802" w:rsidRDefault="00EC3802" w:rsidP="00EC3802"/>
    <w:p w:rsidR="00EC3802" w:rsidRDefault="00EC3802" w:rsidP="00EC3802">
      <w:r>
        <w:t>Con la presente estamos solicitando el siguiente servicio de    IMPRESIÓN  :</w:t>
      </w:r>
    </w:p>
    <w:p w:rsidR="00EC3802" w:rsidRDefault="00EC3802" w:rsidP="00EC3802"/>
    <w:p w:rsidR="00EC3802" w:rsidRDefault="00EC3802" w:rsidP="00EC3802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EC3802" w:rsidRDefault="00EC3802" w:rsidP="00EC3802">
      <w:r>
        <w:t>MATERIAL   :           Polipropileno Lamina de   40  cms</w:t>
      </w:r>
    </w:p>
    <w:p w:rsidR="00EC3802" w:rsidRDefault="00EC3802" w:rsidP="00EC3802">
      <w:r>
        <w:t xml:space="preserve">CALIBRE      :           </w:t>
      </w:r>
      <w:r w:rsidRPr="00FB6911">
        <w:rPr>
          <w:b/>
        </w:rPr>
        <w:t>2.0</w:t>
      </w:r>
      <w:r>
        <w:t xml:space="preserve">  ”</w:t>
      </w:r>
    </w:p>
    <w:p w:rsidR="00EC3802" w:rsidRPr="00F36A72" w:rsidRDefault="00EC3802" w:rsidP="00EC3802">
      <w:pPr>
        <w:rPr>
          <w:b/>
        </w:rPr>
      </w:pPr>
      <w:r>
        <w:t>REFERENCIA:</w:t>
      </w:r>
      <w:r>
        <w:tab/>
      </w:r>
      <w:r>
        <w:rPr>
          <w:b/>
        </w:rPr>
        <w:t xml:space="preserve">DON   LIMON </w:t>
      </w:r>
    </w:p>
    <w:p w:rsidR="00EC3802" w:rsidRDefault="00185917" w:rsidP="00EC3802">
      <w:r>
        <w:t>CANTIDAD    :         120</w:t>
      </w:r>
      <w:r w:rsidR="00EC3802" w:rsidRPr="00F06B36">
        <w:rPr>
          <w:b/>
        </w:rPr>
        <w:t xml:space="preserve">    Kg</w:t>
      </w:r>
    </w:p>
    <w:p w:rsidR="00EC3802" w:rsidRDefault="00EC3802" w:rsidP="00EC3802">
      <w:r>
        <w:t>COLORES:</w:t>
      </w:r>
      <w:r>
        <w:tab/>
      </w:r>
      <w:r>
        <w:tab/>
        <w:t>3   (   Según Muestra  )</w:t>
      </w:r>
    </w:p>
    <w:p w:rsidR="00EC3802" w:rsidRDefault="00EC3802" w:rsidP="00EC3802">
      <w:r>
        <w:t>CARAS:</w:t>
      </w:r>
      <w:r>
        <w:tab/>
      </w:r>
      <w:r>
        <w:tab/>
        <w:t>1</w:t>
      </w:r>
    </w:p>
    <w:p w:rsidR="00EC3802" w:rsidRDefault="00EC3802" w:rsidP="00EC3802">
      <w:r>
        <w:t>R EPETICIÓN:</w:t>
      </w:r>
      <w:r>
        <w:tab/>
        <w:t>9.5    cms</w:t>
      </w:r>
    </w:p>
    <w:p w:rsidR="00EC3802" w:rsidRDefault="00EC3802" w:rsidP="00EC3802">
      <w:r>
        <w:t>RODILLO:</w:t>
      </w:r>
      <w:r>
        <w:tab/>
      </w:r>
      <w:r>
        <w:tab/>
      </w:r>
      <w:r w:rsidRPr="007C0A03">
        <w:rPr>
          <w:b/>
        </w:rPr>
        <w:t>30</w:t>
      </w:r>
    </w:p>
    <w:p w:rsidR="00EC3802" w:rsidRDefault="00EC3802" w:rsidP="00EC3802">
      <w:r>
        <w:t>LAMINA:</w:t>
      </w:r>
      <w:r>
        <w:tab/>
      </w:r>
      <w:r>
        <w:tab/>
        <w:t>9.5 X 20   cms</w:t>
      </w:r>
    </w:p>
    <w:p w:rsidR="00EC3802" w:rsidRDefault="00EC3802" w:rsidP="00EC3802">
      <w:r>
        <w:t>SELLADO:</w:t>
      </w:r>
      <w:r>
        <w:tab/>
      </w:r>
      <w:r>
        <w:tab/>
        <w:t>Para selle lateral.</w:t>
      </w:r>
    </w:p>
    <w:p w:rsidR="00EC3802" w:rsidRDefault="00EC3802" w:rsidP="00EC3802">
      <w:r>
        <w:t xml:space="preserve"> </w:t>
      </w:r>
    </w:p>
    <w:p w:rsidR="00EC3802" w:rsidRDefault="00EC3802" w:rsidP="00EC3802">
      <w:r>
        <w:rPr>
          <w:b/>
          <w:bCs/>
          <w:u w:val="single"/>
        </w:rPr>
        <w:t>NOTA:</w:t>
      </w:r>
      <w:r>
        <w:t xml:space="preserve">  * Los cyreles   se  encuentran en su planta</w:t>
      </w:r>
    </w:p>
    <w:p w:rsidR="00EC3802" w:rsidRDefault="00EC3802" w:rsidP="00EC3802">
      <w:pPr>
        <w:numPr>
          <w:ilvl w:val="0"/>
          <w:numId w:val="1"/>
        </w:numPr>
      </w:pPr>
      <w:r>
        <w:t>Colores igual  pantones</w:t>
      </w:r>
    </w:p>
    <w:p w:rsidR="00EC3802" w:rsidRDefault="00EC3802" w:rsidP="00EC3802"/>
    <w:p w:rsidR="00EC3802" w:rsidRDefault="00EC3802" w:rsidP="00EC3802">
      <w:pPr>
        <w:ind w:left="885"/>
      </w:pPr>
    </w:p>
    <w:p w:rsidR="00EC3802" w:rsidRPr="00DC02C1" w:rsidRDefault="00EC3802" w:rsidP="00EC3802">
      <w:pPr>
        <w:numPr>
          <w:ilvl w:val="0"/>
          <w:numId w:val="2"/>
        </w:numPr>
        <w:rPr>
          <w:b/>
          <w:u w:val="single"/>
        </w:rPr>
      </w:pPr>
      <w:r>
        <w:rPr>
          <w:b/>
          <w:u w:val="single"/>
        </w:rPr>
        <w:t>Se deben imprimir en  1  lote todo el  material</w:t>
      </w:r>
    </w:p>
    <w:p w:rsidR="00EC3802" w:rsidRDefault="00EC3802" w:rsidP="00EC3802">
      <w:pPr>
        <w:ind w:left="1500"/>
        <w:rPr>
          <w:u w:val="single"/>
        </w:rPr>
      </w:pPr>
    </w:p>
    <w:p w:rsidR="00EC3802" w:rsidRDefault="00EC3802" w:rsidP="00EC3802">
      <w:pPr>
        <w:ind w:left="1500"/>
        <w:rPr>
          <w:u w:val="single"/>
        </w:rPr>
      </w:pPr>
    </w:p>
    <w:p w:rsidR="00EC3802" w:rsidRPr="002246C1" w:rsidRDefault="00EC3802" w:rsidP="00EC3802">
      <w:pPr>
        <w:numPr>
          <w:ilvl w:val="0"/>
          <w:numId w:val="2"/>
        </w:num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 xml:space="preserve">Lote  </w:t>
      </w:r>
      <w:r>
        <w:rPr>
          <w:b/>
          <w:sz w:val="32"/>
          <w:szCs w:val="32"/>
          <w:u w:val="single"/>
        </w:rPr>
        <w:tab/>
      </w:r>
      <w:r>
        <w:rPr>
          <w:b/>
          <w:sz w:val="32"/>
          <w:szCs w:val="32"/>
          <w:u w:val="single"/>
        </w:rPr>
        <w:tab/>
      </w:r>
      <w:r>
        <w:rPr>
          <w:b/>
          <w:sz w:val="32"/>
          <w:szCs w:val="32"/>
          <w:u w:val="single"/>
        </w:rPr>
        <w:tab/>
      </w:r>
      <w:r w:rsidR="00185917">
        <w:rPr>
          <w:b/>
          <w:sz w:val="32"/>
          <w:szCs w:val="32"/>
          <w:u w:val="single"/>
        </w:rPr>
        <w:t>42034</w:t>
      </w:r>
    </w:p>
    <w:p w:rsidR="00EC3802" w:rsidRDefault="00EC3802" w:rsidP="00EC3802">
      <w:pPr>
        <w:ind w:left="1500"/>
        <w:rPr>
          <w:u w:val="single"/>
        </w:rPr>
      </w:pPr>
    </w:p>
    <w:p w:rsidR="00EC3802" w:rsidRDefault="00EC3802" w:rsidP="00EC3802">
      <w:pPr>
        <w:ind w:left="1500"/>
        <w:rPr>
          <w:u w:val="single"/>
        </w:rPr>
      </w:pPr>
    </w:p>
    <w:p w:rsidR="00EC3802" w:rsidRDefault="00EC3802" w:rsidP="00EC3802">
      <w:r>
        <w:t>Agradezco la atención y colaboración prestada.</w:t>
      </w:r>
    </w:p>
    <w:p w:rsidR="00EC3802" w:rsidRDefault="00EC3802" w:rsidP="00EC3802"/>
    <w:p w:rsidR="00EC3802" w:rsidRDefault="00EC3802" w:rsidP="00EC3802">
      <w:r>
        <w:t>Cordialmente</w:t>
      </w:r>
    </w:p>
    <w:p w:rsidR="00EC3802" w:rsidRDefault="00EC3802" w:rsidP="00EC3802"/>
    <w:p w:rsidR="00EC3802" w:rsidRDefault="00EC3802" w:rsidP="00EC3802"/>
    <w:p w:rsidR="00EC3802" w:rsidRDefault="00EC3802" w:rsidP="00EC3802">
      <w:r>
        <w:t>RICARDO CASAS ZAPATA</w:t>
      </w:r>
    </w:p>
    <w:p w:rsidR="00EC3802" w:rsidRDefault="00EC3802" w:rsidP="00EC3802">
      <w:r>
        <w:t>Director.</w:t>
      </w:r>
    </w:p>
    <w:p w:rsidR="00EC3802" w:rsidRDefault="00EC3802" w:rsidP="003246AA">
      <w:pPr>
        <w:rPr>
          <w:b/>
        </w:rPr>
      </w:pPr>
    </w:p>
    <w:p w:rsidR="003607DC" w:rsidRDefault="003607DC" w:rsidP="003246AA">
      <w:pPr>
        <w:rPr>
          <w:b/>
        </w:rPr>
      </w:pPr>
    </w:p>
    <w:p w:rsidR="003607DC" w:rsidRDefault="003607DC" w:rsidP="003246AA">
      <w:pPr>
        <w:rPr>
          <w:b/>
        </w:rPr>
      </w:pPr>
    </w:p>
    <w:p w:rsidR="003607DC" w:rsidRDefault="003607DC" w:rsidP="003246AA">
      <w:pPr>
        <w:rPr>
          <w:b/>
        </w:rPr>
      </w:pPr>
    </w:p>
    <w:p w:rsidR="003607DC" w:rsidRDefault="003607DC" w:rsidP="003246AA">
      <w:pPr>
        <w:rPr>
          <w:b/>
        </w:rPr>
      </w:pPr>
    </w:p>
    <w:p w:rsidR="003607DC" w:rsidRDefault="003607DC" w:rsidP="003607DC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3607DC" w:rsidRDefault="003607DC" w:rsidP="003607DC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3607DC" w:rsidRDefault="003607DC" w:rsidP="003607DC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3607DC" w:rsidRDefault="003607DC" w:rsidP="003607DC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3607DC" w:rsidRDefault="003607DC" w:rsidP="003607DC"/>
    <w:p w:rsidR="003607DC" w:rsidRDefault="003607DC" w:rsidP="003607DC">
      <w:pPr>
        <w:pStyle w:val="Ttulo1"/>
      </w:pPr>
      <w:r>
        <w:t>ORDEN DE TRABAJO      N°      06770</w:t>
      </w:r>
    </w:p>
    <w:p w:rsidR="003607DC" w:rsidRDefault="003607DC" w:rsidP="003607DC"/>
    <w:p w:rsidR="003607DC" w:rsidRDefault="006A00E3" w:rsidP="003607DC">
      <w:r>
        <w:t>FECHA:</w:t>
      </w:r>
      <w:r>
        <w:tab/>
        <w:t>Medellín, Junio   29</w:t>
      </w:r>
      <w:r w:rsidR="003607DC">
        <w:t xml:space="preserve">     de     2010</w:t>
      </w:r>
    </w:p>
    <w:p w:rsidR="003607DC" w:rsidRDefault="003607DC" w:rsidP="003607DC">
      <w:r>
        <w:t>PARA:</w:t>
      </w:r>
      <w:r>
        <w:tab/>
      </w:r>
      <w:r>
        <w:tab/>
        <w:t>PLÁSTICOS DARMA</w:t>
      </w:r>
    </w:p>
    <w:p w:rsidR="003607DC" w:rsidRDefault="003607DC" w:rsidP="003607DC">
      <w:r>
        <w:t>ATENCIÓN:</w:t>
      </w:r>
      <w:r>
        <w:tab/>
        <w:t>Sr. Darío Jaramillo</w:t>
      </w:r>
    </w:p>
    <w:p w:rsidR="003607DC" w:rsidRDefault="003607DC" w:rsidP="003607DC">
      <w:r>
        <w:tab/>
      </w:r>
      <w:r>
        <w:tab/>
        <w:t>Gerente.</w:t>
      </w:r>
    </w:p>
    <w:p w:rsidR="003607DC" w:rsidRDefault="003607DC" w:rsidP="003607DC"/>
    <w:p w:rsidR="003607DC" w:rsidRDefault="003607DC" w:rsidP="003607DC">
      <w:r>
        <w:t>Apreciado Don Darío :</w:t>
      </w:r>
    </w:p>
    <w:p w:rsidR="003607DC" w:rsidRDefault="003607DC" w:rsidP="003607DC">
      <w:r>
        <w:t xml:space="preserve"> </w:t>
      </w:r>
    </w:p>
    <w:p w:rsidR="003607DC" w:rsidRDefault="003607DC" w:rsidP="003607DC">
      <w:r>
        <w:t>Con la presente estamos solicitando el siguiente servicio de EXTRUSION E IMPRESION:</w:t>
      </w:r>
    </w:p>
    <w:p w:rsidR="003607DC" w:rsidRDefault="003607DC" w:rsidP="003607DC"/>
    <w:p w:rsidR="003607DC" w:rsidRDefault="003607DC" w:rsidP="003607DC">
      <w:pPr>
        <w:rPr>
          <w:b/>
          <w:bCs/>
          <w:u w:val="single"/>
        </w:rPr>
      </w:pPr>
      <w:r>
        <w:rPr>
          <w:b/>
          <w:bCs/>
          <w:u w:val="single"/>
        </w:rPr>
        <w:t>EXTRUSIÓN:</w:t>
      </w:r>
    </w:p>
    <w:p w:rsidR="003607DC" w:rsidRDefault="003607DC" w:rsidP="003607DC">
      <w:r>
        <w:t>MATERIAL:</w:t>
      </w:r>
      <w:r>
        <w:tab/>
      </w:r>
      <w:r>
        <w:tab/>
        <w:t>Polietileno BAJA  tubular .</w:t>
      </w:r>
    </w:p>
    <w:p w:rsidR="003607DC" w:rsidRDefault="003607DC" w:rsidP="003607DC">
      <w:r>
        <w:t>MEDIDA:</w:t>
      </w:r>
      <w:r>
        <w:tab/>
      </w:r>
      <w:r>
        <w:tab/>
      </w:r>
      <w:r>
        <w:rPr>
          <w:b/>
        </w:rPr>
        <w:t xml:space="preserve">18. 5  </w:t>
      </w:r>
      <w:r>
        <w:t xml:space="preserve">  Cms.</w:t>
      </w:r>
    </w:p>
    <w:p w:rsidR="003607DC" w:rsidRDefault="003607DC" w:rsidP="003607DC">
      <w:r>
        <w:t>CALIBRE:</w:t>
      </w:r>
      <w:r>
        <w:tab/>
      </w:r>
      <w:r>
        <w:tab/>
      </w:r>
      <w:smartTag w:uri="urn:schemas-microsoft-com:office:smarttags" w:element="metricconverter">
        <w:smartTagPr>
          <w:attr w:name="ProductID" w:val="3.0 ”"/>
        </w:smartTagPr>
        <w:r>
          <w:rPr>
            <w:b/>
          </w:rPr>
          <w:t>3</w:t>
        </w:r>
        <w:r w:rsidRPr="00C0609F">
          <w:rPr>
            <w:b/>
          </w:rPr>
          <w:t>.0 ”</w:t>
        </w:r>
      </w:smartTag>
    </w:p>
    <w:p w:rsidR="003607DC" w:rsidRDefault="003607DC" w:rsidP="003607DC">
      <w:r>
        <w:t>COLOR:</w:t>
      </w:r>
      <w:r>
        <w:tab/>
      </w:r>
      <w:r>
        <w:tab/>
        <w:t>Transparente</w:t>
      </w:r>
    </w:p>
    <w:p w:rsidR="003607DC" w:rsidRDefault="003607DC" w:rsidP="003607DC">
      <w:r>
        <w:t>TRATADO:</w:t>
      </w:r>
      <w:r>
        <w:tab/>
      </w:r>
      <w:r>
        <w:tab/>
        <w:t>2  Caras.</w:t>
      </w:r>
    </w:p>
    <w:p w:rsidR="003607DC" w:rsidRDefault="003607DC" w:rsidP="003607DC">
      <w:r>
        <w:t>MEZCLA:</w:t>
      </w:r>
      <w:r>
        <w:tab/>
      </w:r>
      <w:r>
        <w:tab/>
        <w:t xml:space="preserve">Baja </w:t>
      </w:r>
      <w:smartTag w:uri="urn:schemas-microsoft-com:office:smarttags" w:element="metricconverter">
        <w:smartTagPr>
          <w:attr w:name="ProductID" w:val="25 kg"/>
        </w:smartTagPr>
        <w:r>
          <w:t>25 kg</w:t>
        </w:r>
      </w:smartTag>
      <w:r>
        <w:t xml:space="preserve"> – Lineal  10  kg</w:t>
      </w:r>
    </w:p>
    <w:p w:rsidR="003607DC" w:rsidRDefault="003607DC" w:rsidP="003607DC">
      <w:r>
        <w:t>CANTIDAD:</w:t>
      </w:r>
      <w:r>
        <w:tab/>
      </w:r>
      <w:r>
        <w:tab/>
      </w:r>
      <w:r>
        <w:rPr>
          <w:b/>
        </w:rPr>
        <w:t>100</w:t>
      </w:r>
      <w:r w:rsidRPr="004E08D3">
        <w:rPr>
          <w:b/>
        </w:rPr>
        <w:t xml:space="preserve">   Kg</w:t>
      </w:r>
      <w:r>
        <w:t>.</w:t>
      </w:r>
    </w:p>
    <w:p w:rsidR="003607DC" w:rsidRDefault="003607DC" w:rsidP="003607DC">
      <w:pPr>
        <w:rPr>
          <w:b/>
          <w:bCs/>
          <w:u w:val="single"/>
        </w:rPr>
      </w:pPr>
    </w:p>
    <w:p w:rsidR="003607DC" w:rsidRDefault="003607DC" w:rsidP="003607DC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3607DC" w:rsidRDefault="003607DC" w:rsidP="003607DC">
      <w:r>
        <w:t>COLORES:</w:t>
      </w:r>
      <w:r>
        <w:tab/>
      </w:r>
      <w:r>
        <w:tab/>
        <w:t>Según  Arte</w:t>
      </w:r>
    </w:p>
    <w:p w:rsidR="003607DC" w:rsidRDefault="003607DC" w:rsidP="003607DC">
      <w:r>
        <w:t>CARAS:</w:t>
      </w:r>
      <w:r>
        <w:tab/>
      </w:r>
      <w:r>
        <w:tab/>
        <w:t xml:space="preserve">2  </w:t>
      </w:r>
    </w:p>
    <w:p w:rsidR="003607DC" w:rsidRDefault="003607DC" w:rsidP="003607DC">
      <w:r>
        <w:t>REPETICIÓN:</w:t>
      </w:r>
      <w:r>
        <w:tab/>
        <w:t xml:space="preserve">26   Cms. </w:t>
      </w:r>
    </w:p>
    <w:p w:rsidR="003607DC" w:rsidRDefault="003607DC" w:rsidP="003607DC">
      <w:r>
        <w:t>RODILLO  :               25</w:t>
      </w:r>
    </w:p>
    <w:p w:rsidR="003607DC" w:rsidRPr="000D35E2" w:rsidRDefault="003607DC" w:rsidP="003607DC">
      <w:pPr>
        <w:rPr>
          <w:b/>
        </w:rPr>
      </w:pPr>
      <w:r>
        <w:t>BOLSA:</w:t>
      </w:r>
      <w:r>
        <w:tab/>
      </w:r>
      <w:r>
        <w:tab/>
      </w:r>
      <w:r>
        <w:rPr>
          <w:b/>
        </w:rPr>
        <w:t xml:space="preserve">18.5  X   26 </w:t>
      </w:r>
      <w:r w:rsidRPr="000D35E2">
        <w:rPr>
          <w:b/>
        </w:rPr>
        <w:t xml:space="preserve">  Cms </w:t>
      </w:r>
    </w:p>
    <w:p w:rsidR="003607DC" w:rsidRDefault="003607DC" w:rsidP="003607DC">
      <w:r>
        <w:t>SELLADO:</w:t>
      </w:r>
      <w:r>
        <w:tab/>
      </w:r>
      <w:r>
        <w:tab/>
        <w:t xml:space="preserve">Fondo  </w:t>
      </w:r>
    </w:p>
    <w:p w:rsidR="003607DC" w:rsidRPr="00C0609F" w:rsidRDefault="003607DC" w:rsidP="003607DC">
      <w:pPr>
        <w:rPr>
          <w:b/>
        </w:rPr>
      </w:pPr>
      <w:r>
        <w:t>REFERENCIA:</w:t>
      </w:r>
      <w:r>
        <w:tab/>
      </w:r>
      <w:r>
        <w:rPr>
          <w:b/>
        </w:rPr>
        <w:t xml:space="preserve">LAS  LOLAS   1  KILO </w:t>
      </w:r>
    </w:p>
    <w:p w:rsidR="003607DC" w:rsidRDefault="003607DC" w:rsidP="003607DC">
      <w:r>
        <w:tab/>
      </w:r>
    </w:p>
    <w:p w:rsidR="003607DC" w:rsidRDefault="003607DC" w:rsidP="003607DC"/>
    <w:p w:rsidR="003607DC" w:rsidRDefault="003607DC" w:rsidP="003607DC">
      <w:r>
        <w:rPr>
          <w:b/>
          <w:bCs/>
          <w:u w:val="single"/>
        </w:rPr>
        <w:t>NOTA:</w:t>
      </w:r>
      <w:r>
        <w:t xml:space="preserve">  - Cyreles   en  su  planta</w:t>
      </w:r>
    </w:p>
    <w:p w:rsidR="003607DC" w:rsidRDefault="003607DC" w:rsidP="003607DC">
      <w:pPr>
        <w:numPr>
          <w:ilvl w:val="0"/>
          <w:numId w:val="2"/>
        </w:numPr>
      </w:pPr>
      <w:r>
        <w:t>Tonos   y alturas  según  arte.</w:t>
      </w:r>
    </w:p>
    <w:p w:rsidR="003607DC" w:rsidRDefault="003607DC" w:rsidP="003607DC">
      <w:pPr>
        <w:ind w:left="1500"/>
      </w:pPr>
    </w:p>
    <w:p w:rsidR="003607DC" w:rsidRDefault="003607DC" w:rsidP="003607DC">
      <w:pPr>
        <w:ind w:left="1500"/>
      </w:pPr>
    </w:p>
    <w:p w:rsidR="003607DC" w:rsidRDefault="003607DC" w:rsidP="003607DC"/>
    <w:p w:rsidR="003607DC" w:rsidRDefault="003607DC" w:rsidP="003607DC">
      <w:r>
        <w:t>Agradezco la atención y colaboración prestada.</w:t>
      </w:r>
    </w:p>
    <w:p w:rsidR="003607DC" w:rsidRDefault="003607DC" w:rsidP="003607DC"/>
    <w:p w:rsidR="003607DC" w:rsidRDefault="003607DC" w:rsidP="003607DC"/>
    <w:p w:rsidR="003607DC" w:rsidRDefault="003607DC" w:rsidP="003607DC">
      <w:r>
        <w:t>Cordialmente,</w:t>
      </w:r>
    </w:p>
    <w:p w:rsidR="003607DC" w:rsidRDefault="003607DC" w:rsidP="003607DC"/>
    <w:p w:rsidR="003607DC" w:rsidRDefault="003607DC" w:rsidP="003607DC"/>
    <w:p w:rsidR="003607DC" w:rsidRDefault="003607DC" w:rsidP="003607DC">
      <w:r>
        <w:t>RICARDO CASAS ZAPATA</w:t>
      </w:r>
    </w:p>
    <w:p w:rsidR="003607DC" w:rsidRDefault="003607DC" w:rsidP="003607DC">
      <w:r>
        <w:t>Director.</w:t>
      </w:r>
    </w:p>
    <w:p w:rsidR="003607DC" w:rsidRDefault="003607DC" w:rsidP="003246AA">
      <w:pPr>
        <w:rPr>
          <w:b/>
        </w:rPr>
      </w:pPr>
    </w:p>
    <w:p w:rsidR="00CF4DD5" w:rsidRDefault="00CF4DD5" w:rsidP="00CF4DD5">
      <w:pPr>
        <w:rPr>
          <w:b/>
        </w:rPr>
      </w:pPr>
    </w:p>
    <w:p w:rsidR="00CF4DD5" w:rsidRDefault="00CF4DD5" w:rsidP="00CF4DD5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CF4DD5" w:rsidRDefault="00CF4DD5" w:rsidP="00CF4DD5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CF4DD5" w:rsidRDefault="00CF4DD5" w:rsidP="00CF4DD5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 - 144</w:t>
      </w:r>
    </w:p>
    <w:p w:rsidR="00CF4DD5" w:rsidRDefault="00CF4DD5" w:rsidP="00CF4DD5">
      <w:pPr>
        <w:rPr>
          <w:b/>
          <w:bCs/>
          <w:sz w:val="20"/>
        </w:rPr>
      </w:pPr>
      <w:r>
        <w:rPr>
          <w:b/>
          <w:bCs/>
          <w:sz w:val="20"/>
        </w:rPr>
        <w:t>TEL:   4 44 46 64  ITAGUI.</w:t>
      </w:r>
    </w:p>
    <w:p w:rsidR="00CF4DD5" w:rsidRDefault="00CF4DD5" w:rsidP="00CF4DD5">
      <w:pPr>
        <w:rPr>
          <w:b/>
          <w:bCs/>
          <w:sz w:val="20"/>
        </w:rPr>
      </w:pPr>
    </w:p>
    <w:p w:rsidR="00CF4DD5" w:rsidRDefault="00CF4DD5" w:rsidP="00CF4DD5">
      <w:pPr>
        <w:rPr>
          <w:b/>
          <w:bCs/>
        </w:rPr>
      </w:pPr>
    </w:p>
    <w:p w:rsidR="00CF4DD5" w:rsidRDefault="00CF4DD5" w:rsidP="00CF4DD5">
      <w:pPr>
        <w:pStyle w:val="Ttulo1"/>
      </w:pPr>
      <w:r>
        <w:t>ORDEN DE  TRABAJO      N°   06771</w:t>
      </w:r>
    </w:p>
    <w:p w:rsidR="00CF4DD5" w:rsidRDefault="00CF4DD5" w:rsidP="00CF4DD5"/>
    <w:p w:rsidR="00CF4DD5" w:rsidRDefault="00CF4DD5" w:rsidP="00CF4DD5">
      <w:r>
        <w:t>FECHA:</w:t>
      </w:r>
      <w:r>
        <w:tab/>
        <w:t>Medellín, Junio  29   de 2010</w:t>
      </w:r>
    </w:p>
    <w:p w:rsidR="00CF4DD5" w:rsidRDefault="00CF4DD5" w:rsidP="00CF4DD5">
      <w:r>
        <w:t>PARA:</w:t>
      </w:r>
      <w:r>
        <w:tab/>
      </w:r>
      <w:r>
        <w:tab/>
        <w:t>PLÁSTICOS DARMA</w:t>
      </w:r>
    </w:p>
    <w:p w:rsidR="00CF4DD5" w:rsidRDefault="00CF4DD5" w:rsidP="00CF4DD5">
      <w:r>
        <w:t>ATENCIÓN:</w:t>
      </w:r>
      <w:r>
        <w:tab/>
        <w:t>Sr. Darío Jaramillo</w:t>
      </w:r>
    </w:p>
    <w:p w:rsidR="00CF4DD5" w:rsidRDefault="00CF4DD5" w:rsidP="00CF4DD5">
      <w:r>
        <w:tab/>
      </w:r>
      <w:r>
        <w:tab/>
        <w:t>Gerente.</w:t>
      </w:r>
    </w:p>
    <w:p w:rsidR="00CF4DD5" w:rsidRDefault="00CF4DD5" w:rsidP="00CF4DD5"/>
    <w:p w:rsidR="00CF4DD5" w:rsidRDefault="00CF4DD5" w:rsidP="00CF4DD5">
      <w:r>
        <w:t>Apreciado Don Darío:</w:t>
      </w:r>
    </w:p>
    <w:p w:rsidR="00CF4DD5" w:rsidRDefault="00CF4DD5" w:rsidP="00CF4DD5"/>
    <w:p w:rsidR="00CF4DD5" w:rsidRDefault="00CF4DD5" w:rsidP="00CF4DD5">
      <w:r>
        <w:t>Con la presente estamos solicitando el siguiente servicio de  IMPRESION:</w:t>
      </w:r>
    </w:p>
    <w:p w:rsidR="00CF4DD5" w:rsidRDefault="00CF4DD5" w:rsidP="00CF4DD5"/>
    <w:p w:rsidR="00CF4DD5" w:rsidRDefault="00CF4DD5" w:rsidP="00CF4DD5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CF4DD5" w:rsidRDefault="00CF4DD5" w:rsidP="00CF4DD5">
      <w:r>
        <w:t xml:space="preserve">MATERIAL   :           Polipropileno Tubular de  </w:t>
      </w:r>
      <w:r>
        <w:rPr>
          <w:b/>
        </w:rPr>
        <w:t xml:space="preserve">30 </w:t>
      </w:r>
      <w:r>
        <w:t xml:space="preserve"> cms</w:t>
      </w:r>
    </w:p>
    <w:p w:rsidR="00CF4DD5" w:rsidRDefault="00CF4DD5" w:rsidP="00CF4DD5">
      <w:r>
        <w:t xml:space="preserve">CLIBRE      :               </w:t>
      </w:r>
      <w:smartTag w:uri="urn:schemas-microsoft-com:office:smarttags" w:element="metricconverter">
        <w:smartTagPr>
          <w:attr w:name="ProductID" w:val="2.8 ”"/>
        </w:smartTagPr>
        <w:r>
          <w:rPr>
            <w:b/>
          </w:rPr>
          <w:t>2.8 ”</w:t>
        </w:r>
      </w:smartTag>
    </w:p>
    <w:p w:rsidR="00CF4DD5" w:rsidRDefault="00CF4DD5" w:rsidP="00CF4DD5">
      <w:r>
        <w:t>REFERENCIA:</w:t>
      </w:r>
      <w:r>
        <w:tab/>
      </w:r>
      <w:r>
        <w:rPr>
          <w:b/>
        </w:rPr>
        <w:t>ADVERTENCIA  PEQUEÑA</w:t>
      </w:r>
    </w:p>
    <w:p w:rsidR="00CF4DD5" w:rsidRDefault="00CF4DD5" w:rsidP="00CF4DD5">
      <w:r>
        <w:t>CANTIDAD    :          120    Kg</w:t>
      </w:r>
    </w:p>
    <w:p w:rsidR="00CF4DD5" w:rsidRDefault="00CF4DD5" w:rsidP="00CF4DD5">
      <w:r>
        <w:t>COLORES:</w:t>
      </w:r>
      <w:r>
        <w:tab/>
      </w:r>
      <w:r>
        <w:tab/>
        <w:t>1 (   Negro  )</w:t>
      </w:r>
    </w:p>
    <w:p w:rsidR="00CF4DD5" w:rsidRDefault="00CF4DD5" w:rsidP="00CF4DD5">
      <w:r>
        <w:t>CARAS:</w:t>
      </w:r>
      <w:r>
        <w:tab/>
      </w:r>
      <w:r>
        <w:tab/>
        <w:t>1</w:t>
      </w:r>
    </w:p>
    <w:p w:rsidR="00CF4DD5" w:rsidRDefault="00CF4DD5" w:rsidP="00CF4DD5">
      <w:r>
        <w:t>REPETICIÓN:</w:t>
      </w:r>
      <w:r>
        <w:tab/>
        <w:t>20.5</w:t>
      </w:r>
    </w:p>
    <w:p w:rsidR="00CF4DD5" w:rsidRDefault="00CF4DD5" w:rsidP="00CF4DD5">
      <w:r>
        <w:t>RODILLO:</w:t>
      </w:r>
      <w:r>
        <w:tab/>
      </w:r>
      <w:r>
        <w:tab/>
        <w:t>42</w:t>
      </w:r>
    </w:p>
    <w:p w:rsidR="00CF4DD5" w:rsidRDefault="00CF4DD5" w:rsidP="00CF4DD5">
      <w:pPr>
        <w:rPr>
          <w:b/>
        </w:rPr>
      </w:pPr>
      <w:r>
        <w:t>BOLSA:</w:t>
      </w:r>
      <w:r>
        <w:tab/>
      </w:r>
      <w:r>
        <w:tab/>
      </w:r>
      <w:r>
        <w:rPr>
          <w:b/>
        </w:rPr>
        <w:t>20.5  x   27.5   +  5   cms</w:t>
      </w:r>
    </w:p>
    <w:p w:rsidR="00CF4DD5" w:rsidRDefault="00CF4DD5" w:rsidP="00CF4DD5">
      <w:r>
        <w:t>SELLADO:</w:t>
      </w:r>
      <w:r>
        <w:tab/>
      </w:r>
      <w:r>
        <w:tab/>
        <w:t>Para selle lateral.</w:t>
      </w:r>
    </w:p>
    <w:p w:rsidR="00CF4DD5" w:rsidRDefault="00CF4DD5" w:rsidP="00CF4DD5"/>
    <w:p w:rsidR="00CF4DD5" w:rsidRDefault="00CF4DD5" w:rsidP="00CF4DD5"/>
    <w:p w:rsidR="00CF4DD5" w:rsidRDefault="00CF4DD5" w:rsidP="00CF4DD5">
      <w:r>
        <w:rPr>
          <w:b/>
          <w:bCs/>
          <w:u w:val="single"/>
        </w:rPr>
        <w:t>NOTA:</w:t>
      </w:r>
      <w:r>
        <w:t xml:space="preserve">  * Los cyreles  se encuentran en su planta</w:t>
      </w:r>
    </w:p>
    <w:p w:rsidR="00CF4DD5" w:rsidRDefault="00CF4DD5" w:rsidP="00CF4DD5">
      <w:pPr>
        <w:numPr>
          <w:ilvl w:val="0"/>
          <w:numId w:val="10"/>
        </w:numPr>
      </w:pPr>
      <w:r>
        <w:t>Se envían muestra física  para tonos y alturas</w:t>
      </w:r>
    </w:p>
    <w:p w:rsidR="00CF4DD5" w:rsidRDefault="00CF4DD5" w:rsidP="00CF4DD5">
      <w:pPr>
        <w:numPr>
          <w:ilvl w:val="0"/>
          <w:numId w:val="11"/>
        </w:numPr>
      </w:pPr>
      <w:r>
        <w:t xml:space="preserve">Se envia  el material de PP  de </w:t>
      </w:r>
      <w:r>
        <w:rPr>
          <w:b/>
        </w:rPr>
        <w:t>38</w:t>
      </w:r>
      <w:r>
        <w:t xml:space="preserve">  cm</w:t>
      </w:r>
    </w:p>
    <w:p w:rsidR="00CF4DD5" w:rsidRDefault="00CF4DD5" w:rsidP="00CF4DD5">
      <w:pPr>
        <w:numPr>
          <w:ilvl w:val="0"/>
          <w:numId w:val="11"/>
        </w:numPr>
        <w:rPr>
          <w:b/>
        </w:rPr>
      </w:pPr>
      <w:r>
        <w:rPr>
          <w:b/>
        </w:rPr>
        <w:t>SE  APRUEBA  IMPRESION</w:t>
      </w:r>
    </w:p>
    <w:p w:rsidR="00CF4DD5" w:rsidRDefault="00CF4DD5" w:rsidP="00CF4DD5">
      <w:pPr>
        <w:ind w:left="885"/>
      </w:pPr>
    </w:p>
    <w:p w:rsidR="00CF4DD5" w:rsidRDefault="00CF4DD5" w:rsidP="00CF4DD5">
      <w:pPr>
        <w:ind w:left="885"/>
      </w:pPr>
    </w:p>
    <w:p w:rsidR="00CF4DD5" w:rsidRDefault="00CF4DD5" w:rsidP="00CF4DD5">
      <w:r>
        <w:t>Agradezco la atención y colaboración prestada.</w:t>
      </w:r>
    </w:p>
    <w:p w:rsidR="00CF4DD5" w:rsidRDefault="00CF4DD5" w:rsidP="00CF4DD5"/>
    <w:p w:rsidR="00CF4DD5" w:rsidRDefault="00CF4DD5" w:rsidP="00CF4DD5"/>
    <w:p w:rsidR="00CF4DD5" w:rsidRDefault="00CF4DD5" w:rsidP="00CF4DD5"/>
    <w:p w:rsidR="00CF4DD5" w:rsidRDefault="00CF4DD5" w:rsidP="00CF4DD5">
      <w:r>
        <w:t xml:space="preserve">Cordialmente,                                                      </w:t>
      </w:r>
    </w:p>
    <w:p w:rsidR="00CF4DD5" w:rsidRDefault="00CF4DD5" w:rsidP="00CF4DD5"/>
    <w:p w:rsidR="00CF4DD5" w:rsidRDefault="00CF4DD5" w:rsidP="00CF4DD5"/>
    <w:p w:rsidR="00CF4DD5" w:rsidRDefault="00CF4DD5" w:rsidP="00CF4DD5"/>
    <w:p w:rsidR="00CF4DD5" w:rsidRDefault="00CF4DD5" w:rsidP="00CF4DD5">
      <w:r>
        <w:t>RICARDO CASAS ZAPATA</w:t>
      </w:r>
    </w:p>
    <w:p w:rsidR="00CF4DD5" w:rsidRDefault="00CF4DD5" w:rsidP="00CF4DD5">
      <w:r>
        <w:t>Director.</w:t>
      </w:r>
    </w:p>
    <w:p w:rsidR="00CF4DD5" w:rsidRDefault="00CF4DD5" w:rsidP="00CF4DD5">
      <w:pPr>
        <w:rPr>
          <w:b/>
        </w:rPr>
      </w:pPr>
    </w:p>
    <w:p w:rsidR="00CF4DD5" w:rsidRDefault="00CF4DD5" w:rsidP="003246AA">
      <w:pPr>
        <w:rPr>
          <w:b/>
        </w:rPr>
      </w:pPr>
    </w:p>
    <w:p w:rsidR="002B0512" w:rsidRDefault="002B0512" w:rsidP="003246AA">
      <w:pPr>
        <w:rPr>
          <w:b/>
        </w:rPr>
      </w:pPr>
    </w:p>
    <w:p w:rsidR="002B0512" w:rsidRDefault="002B0512" w:rsidP="003246AA">
      <w:pPr>
        <w:rPr>
          <w:b/>
        </w:rPr>
      </w:pPr>
    </w:p>
    <w:p w:rsidR="002B0512" w:rsidRDefault="002B0512" w:rsidP="002B0512">
      <w:pPr>
        <w:rPr>
          <w:b/>
        </w:rPr>
      </w:pPr>
    </w:p>
    <w:p w:rsidR="002B0512" w:rsidRDefault="002B0512" w:rsidP="002B0512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2B0512" w:rsidRDefault="002B0512" w:rsidP="002B0512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2B0512" w:rsidRDefault="002B0512" w:rsidP="002B0512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2B0512" w:rsidRDefault="002B0512" w:rsidP="002B0512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2B0512" w:rsidRDefault="002B0512" w:rsidP="002B0512">
      <w:pPr>
        <w:pStyle w:val="Ttulo1"/>
      </w:pPr>
    </w:p>
    <w:p w:rsidR="002B0512" w:rsidRDefault="002B0512" w:rsidP="002B0512">
      <w:pPr>
        <w:pStyle w:val="Ttulo1"/>
      </w:pPr>
      <w:r>
        <w:t>ORDEN DE TRABAJO     N°   06697</w:t>
      </w:r>
    </w:p>
    <w:p w:rsidR="002B0512" w:rsidRDefault="002B0512" w:rsidP="002B0512"/>
    <w:p w:rsidR="002B0512" w:rsidRDefault="002B0512" w:rsidP="002B0512">
      <w:r>
        <w:t>FECHA:</w:t>
      </w:r>
      <w:r>
        <w:tab/>
        <w:t>Medellín, Junio  29     de     2010</w:t>
      </w:r>
    </w:p>
    <w:p w:rsidR="002B0512" w:rsidRDefault="002B0512" w:rsidP="002B0512">
      <w:r>
        <w:t>PARA:</w:t>
      </w:r>
      <w:r>
        <w:tab/>
      </w:r>
      <w:r>
        <w:tab/>
        <w:t>PLÁSTICOS DARMA</w:t>
      </w:r>
    </w:p>
    <w:p w:rsidR="002B0512" w:rsidRDefault="002B0512" w:rsidP="002B0512">
      <w:r>
        <w:t>ATENCIÓN:</w:t>
      </w:r>
      <w:r>
        <w:tab/>
        <w:t>Sr. Darío Jaramillo</w:t>
      </w:r>
    </w:p>
    <w:p w:rsidR="002B0512" w:rsidRDefault="002B0512" w:rsidP="002B0512">
      <w:r>
        <w:tab/>
      </w:r>
      <w:r>
        <w:tab/>
        <w:t>Gerente.</w:t>
      </w:r>
    </w:p>
    <w:p w:rsidR="002B0512" w:rsidRDefault="002B0512" w:rsidP="002B0512"/>
    <w:p w:rsidR="002B0512" w:rsidRDefault="002B0512" w:rsidP="002B0512">
      <w:r>
        <w:t>Apreciado Don Darío :</w:t>
      </w:r>
    </w:p>
    <w:p w:rsidR="002B0512" w:rsidRDefault="002B0512" w:rsidP="002B0512">
      <w:r>
        <w:t xml:space="preserve"> </w:t>
      </w:r>
    </w:p>
    <w:p w:rsidR="002B0512" w:rsidRDefault="002B0512" w:rsidP="002B0512">
      <w:r>
        <w:t>Con la presente estamos solicitando el siguiente servicio de EXTRUSION E IMPRESION:</w:t>
      </w:r>
    </w:p>
    <w:p w:rsidR="002B0512" w:rsidRDefault="002B0512" w:rsidP="002B0512"/>
    <w:p w:rsidR="002B0512" w:rsidRDefault="002B0512" w:rsidP="002B0512">
      <w:pPr>
        <w:rPr>
          <w:b/>
          <w:bCs/>
          <w:u w:val="single"/>
        </w:rPr>
      </w:pPr>
      <w:r>
        <w:rPr>
          <w:b/>
          <w:bCs/>
          <w:u w:val="single"/>
        </w:rPr>
        <w:t>EXTRUSIÓN:</w:t>
      </w:r>
    </w:p>
    <w:p w:rsidR="002B0512" w:rsidRDefault="002B0512" w:rsidP="002B0512">
      <w:r>
        <w:t>MATERIAL:</w:t>
      </w:r>
      <w:r>
        <w:tab/>
      </w:r>
      <w:r>
        <w:tab/>
        <w:t>Polietileno BAJA   Semitu</w:t>
      </w:r>
      <w:r>
        <w:rPr>
          <w:u w:val="single"/>
        </w:rPr>
        <w:t xml:space="preserve">Tubular </w:t>
      </w:r>
    </w:p>
    <w:p w:rsidR="002B0512" w:rsidRDefault="002B0512" w:rsidP="002B0512">
      <w:r>
        <w:t>MEDIDA:</w:t>
      </w:r>
      <w:r>
        <w:tab/>
      </w:r>
      <w:r>
        <w:tab/>
        <w:t>37    Cms.</w:t>
      </w:r>
    </w:p>
    <w:p w:rsidR="002B0512" w:rsidRDefault="002B0512" w:rsidP="002B0512">
      <w:r>
        <w:t>CALIBRE:</w:t>
      </w:r>
      <w:r>
        <w:tab/>
      </w:r>
      <w:r>
        <w:tab/>
      </w:r>
      <w:r w:rsidRPr="00E42796">
        <w:rPr>
          <w:b/>
        </w:rPr>
        <w:t>2</w:t>
      </w:r>
      <w:r>
        <w:rPr>
          <w:b/>
        </w:rPr>
        <w:t xml:space="preserve">.0 </w:t>
      </w:r>
      <w:r>
        <w:t xml:space="preserve">  ”</w:t>
      </w:r>
    </w:p>
    <w:p w:rsidR="002B0512" w:rsidRDefault="002B0512" w:rsidP="002B0512">
      <w:r>
        <w:t>COLOR:</w:t>
      </w:r>
      <w:r>
        <w:tab/>
      </w:r>
      <w:r>
        <w:tab/>
        <w:t>Transparente</w:t>
      </w:r>
    </w:p>
    <w:p w:rsidR="002B0512" w:rsidRDefault="002B0512" w:rsidP="002B0512">
      <w:r>
        <w:t>TRATADO:</w:t>
      </w:r>
      <w:r>
        <w:tab/>
      </w:r>
      <w:r>
        <w:tab/>
        <w:t>2  Caras.</w:t>
      </w:r>
    </w:p>
    <w:p w:rsidR="002B0512" w:rsidRDefault="002B0512" w:rsidP="002B0512">
      <w:r>
        <w:t>MEZCLA:</w:t>
      </w:r>
      <w:r>
        <w:tab/>
      </w:r>
      <w:r>
        <w:tab/>
        <w:t xml:space="preserve">Baja  25  kg – Lineal  7.5   kg </w:t>
      </w:r>
    </w:p>
    <w:p w:rsidR="002B0512" w:rsidRDefault="002B0512" w:rsidP="002B0512">
      <w:r>
        <w:t>CANTIDAD:</w:t>
      </w:r>
      <w:r>
        <w:tab/>
      </w:r>
      <w:r>
        <w:tab/>
        <w:t>70</w:t>
      </w:r>
      <w:r w:rsidRPr="00521768">
        <w:rPr>
          <w:b/>
        </w:rPr>
        <w:t xml:space="preserve">  </w:t>
      </w:r>
      <w:r>
        <w:t xml:space="preserve"> Kg.</w:t>
      </w:r>
    </w:p>
    <w:p w:rsidR="002B0512" w:rsidRDefault="002B0512" w:rsidP="002B0512">
      <w:pPr>
        <w:rPr>
          <w:b/>
          <w:bCs/>
          <w:u w:val="single"/>
        </w:rPr>
      </w:pPr>
    </w:p>
    <w:p w:rsidR="002B0512" w:rsidRDefault="002B0512" w:rsidP="002B0512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2B0512" w:rsidRDefault="002B0512" w:rsidP="002B0512">
      <w:r>
        <w:t>COLORES:</w:t>
      </w:r>
      <w:r>
        <w:tab/>
      </w:r>
      <w:r>
        <w:tab/>
        <w:t>3    (   Blanco   – Negro – Rojo   )</w:t>
      </w:r>
    </w:p>
    <w:p w:rsidR="002B0512" w:rsidRDefault="002B0512" w:rsidP="002B0512">
      <w:r>
        <w:t>CARAS:</w:t>
      </w:r>
      <w:r>
        <w:tab/>
      </w:r>
      <w:r>
        <w:tab/>
        <w:t xml:space="preserve">1  ( 1 x 3 ) </w:t>
      </w:r>
    </w:p>
    <w:p w:rsidR="002B0512" w:rsidRDefault="002B0512" w:rsidP="002B0512">
      <w:r>
        <w:t>REPETICIÓN:</w:t>
      </w:r>
      <w:r>
        <w:tab/>
        <w:t xml:space="preserve">19.5    Cms. </w:t>
      </w:r>
    </w:p>
    <w:p w:rsidR="002B0512" w:rsidRDefault="002B0512" w:rsidP="002B0512">
      <w:r>
        <w:t>RODILLO :                40</w:t>
      </w:r>
    </w:p>
    <w:p w:rsidR="002B0512" w:rsidRDefault="002B0512" w:rsidP="002B0512">
      <w:r>
        <w:t>SELLADO:</w:t>
      </w:r>
      <w:r>
        <w:tab/>
      </w:r>
      <w:r>
        <w:tab/>
        <w:t>Lateral</w:t>
      </w:r>
    </w:p>
    <w:p w:rsidR="002B0512" w:rsidRDefault="002B0512" w:rsidP="002B0512">
      <w:pPr>
        <w:rPr>
          <w:b/>
        </w:rPr>
      </w:pPr>
      <w:r>
        <w:t>REFERENCIA:</w:t>
      </w:r>
      <w:r>
        <w:tab/>
      </w:r>
      <w:r>
        <w:rPr>
          <w:b/>
        </w:rPr>
        <w:t>SIXPACK  RIONEGRO</w:t>
      </w:r>
    </w:p>
    <w:p w:rsidR="002B0512" w:rsidRDefault="002B0512" w:rsidP="002B0512">
      <w:pPr>
        <w:rPr>
          <w:b/>
        </w:rPr>
      </w:pPr>
      <w:r>
        <w:rPr>
          <w:b/>
        </w:rPr>
        <w:tab/>
      </w:r>
      <w:r>
        <w:rPr>
          <w:b/>
        </w:rPr>
        <w:tab/>
      </w:r>
    </w:p>
    <w:p w:rsidR="002B0512" w:rsidRDefault="002B0512" w:rsidP="002B0512"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2B0512" w:rsidRDefault="002B0512" w:rsidP="002B0512">
      <w:r>
        <w:rPr>
          <w:b/>
          <w:bCs/>
          <w:u w:val="single"/>
        </w:rPr>
        <w:t>NOTA:</w:t>
      </w:r>
      <w:r>
        <w:t xml:space="preserve">             - Los cyreles los  envía  Grafiflex</w:t>
      </w:r>
    </w:p>
    <w:p w:rsidR="002B0512" w:rsidRDefault="002B0512" w:rsidP="002B0512">
      <w:pPr>
        <w:numPr>
          <w:ilvl w:val="0"/>
          <w:numId w:val="2"/>
        </w:numPr>
      </w:pPr>
      <w:r>
        <w:t>Altura y tonos según   Muestra  Fisica</w:t>
      </w:r>
    </w:p>
    <w:p w:rsidR="002B0512" w:rsidRDefault="002B0512" w:rsidP="002B0512">
      <w:pPr>
        <w:numPr>
          <w:ilvl w:val="0"/>
          <w:numId w:val="2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No tratar en la perte donde va la solapa superior</w:t>
      </w:r>
    </w:p>
    <w:p w:rsidR="002B0512" w:rsidRPr="0090312C" w:rsidRDefault="002B0512" w:rsidP="002B0512">
      <w:pPr>
        <w:numPr>
          <w:ilvl w:val="0"/>
          <w:numId w:val="2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Se aprueba impresion</w:t>
      </w:r>
    </w:p>
    <w:p w:rsidR="002B0512" w:rsidRDefault="002B0512" w:rsidP="002B0512"/>
    <w:p w:rsidR="002B0512" w:rsidRDefault="002B0512" w:rsidP="002B0512">
      <w:r>
        <w:t>Agradezco la atención y colaboración prestada.</w:t>
      </w:r>
    </w:p>
    <w:p w:rsidR="002B0512" w:rsidRDefault="002B0512" w:rsidP="002B0512"/>
    <w:p w:rsidR="002B0512" w:rsidRDefault="002B0512" w:rsidP="002B0512"/>
    <w:p w:rsidR="002B0512" w:rsidRDefault="002B0512" w:rsidP="002B0512">
      <w:r>
        <w:t>Cordialmente,</w:t>
      </w:r>
    </w:p>
    <w:p w:rsidR="002B0512" w:rsidRDefault="002B0512" w:rsidP="002B0512"/>
    <w:p w:rsidR="002B0512" w:rsidRDefault="002B0512" w:rsidP="002B0512"/>
    <w:p w:rsidR="002B0512" w:rsidRDefault="002B0512" w:rsidP="002B0512">
      <w:r>
        <w:t>RICARDO CASAS ZAPATA</w:t>
      </w:r>
    </w:p>
    <w:p w:rsidR="002B0512" w:rsidRDefault="002B0512" w:rsidP="002B0512">
      <w:r>
        <w:t>Director.</w:t>
      </w:r>
    </w:p>
    <w:p w:rsidR="002B0512" w:rsidRDefault="002B0512" w:rsidP="003246AA">
      <w:pPr>
        <w:rPr>
          <w:b/>
        </w:rPr>
      </w:pPr>
    </w:p>
    <w:p w:rsidR="002F27EE" w:rsidRDefault="002F27EE" w:rsidP="002F27EE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2F27EE" w:rsidRDefault="002F27EE" w:rsidP="002F27EE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2F27EE" w:rsidRDefault="002F27EE" w:rsidP="002F27EE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2F27EE" w:rsidRDefault="002F27EE" w:rsidP="002F27EE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2F27EE" w:rsidRDefault="002F27EE" w:rsidP="002F27EE">
      <w:pPr>
        <w:pStyle w:val="Ttulo1"/>
      </w:pPr>
    </w:p>
    <w:p w:rsidR="002F27EE" w:rsidRDefault="002F27EE" w:rsidP="002F27EE">
      <w:pPr>
        <w:pStyle w:val="Ttulo1"/>
      </w:pPr>
      <w:r>
        <w:t>ORDEN DE TRABAJO      N°    06802</w:t>
      </w:r>
    </w:p>
    <w:p w:rsidR="002F27EE" w:rsidRDefault="002F27EE" w:rsidP="002F27EE"/>
    <w:p w:rsidR="002F27EE" w:rsidRDefault="002F27EE" w:rsidP="002F27EE">
      <w:r>
        <w:t xml:space="preserve"> </w:t>
      </w:r>
    </w:p>
    <w:p w:rsidR="002F27EE" w:rsidRDefault="002F27EE" w:rsidP="002F27EE">
      <w:r>
        <w:t>FECHA:</w:t>
      </w:r>
      <w:r>
        <w:tab/>
        <w:t>Medellín, Junio   30    de   2010</w:t>
      </w:r>
    </w:p>
    <w:p w:rsidR="002F27EE" w:rsidRDefault="002F27EE" w:rsidP="002F27EE">
      <w:r>
        <w:t>PARA:</w:t>
      </w:r>
      <w:r>
        <w:tab/>
      </w:r>
      <w:r>
        <w:tab/>
        <w:t>PLÁSTICOS DARMA</w:t>
      </w:r>
    </w:p>
    <w:p w:rsidR="002F27EE" w:rsidRDefault="002F27EE" w:rsidP="002F27EE">
      <w:r>
        <w:t>ATENCIÓN:</w:t>
      </w:r>
      <w:r>
        <w:tab/>
        <w:t>Sr. Darío Jaramillo</w:t>
      </w:r>
    </w:p>
    <w:p w:rsidR="002F27EE" w:rsidRDefault="002F27EE" w:rsidP="002F27EE">
      <w:r>
        <w:tab/>
      </w:r>
      <w:r>
        <w:tab/>
        <w:t>Gerente.</w:t>
      </w:r>
    </w:p>
    <w:p w:rsidR="002F27EE" w:rsidRDefault="002F27EE" w:rsidP="002F27EE"/>
    <w:p w:rsidR="002F27EE" w:rsidRDefault="002F27EE" w:rsidP="002F27EE">
      <w:r>
        <w:t>Apreciado Don Darío:</w:t>
      </w:r>
    </w:p>
    <w:p w:rsidR="002F27EE" w:rsidRDefault="002F27EE" w:rsidP="002F27EE"/>
    <w:p w:rsidR="002F27EE" w:rsidRDefault="002F27EE" w:rsidP="002F27EE">
      <w:r>
        <w:t>Con la presente estamos solicitando el siguiente servicio de  IMPRESIÓN :</w:t>
      </w:r>
    </w:p>
    <w:p w:rsidR="002F27EE" w:rsidRDefault="002F27EE" w:rsidP="002F27EE"/>
    <w:p w:rsidR="002F27EE" w:rsidRDefault="002F27EE" w:rsidP="002F27EE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2F27EE" w:rsidRDefault="002F27EE" w:rsidP="002F27EE">
      <w:pPr>
        <w:rPr>
          <w:b/>
          <w:bCs/>
        </w:rPr>
      </w:pPr>
    </w:p>
    <w:p w:rsidR="002F27EE" w:rsidRDefault="002F27EE" w:rsidP="002F27EE">
      <w:r>
        <w:t xml:space="preserve">MATERIAL   :           Polipropileno tubular  40 cms </w:t>
      </w:r>
    </w:p>
    <w:p w:rsidR="002F27EE" w:rsidRDefault="002F27EE" w:rsidP="002F27EE">
      <w:r>
        <w:t>CLIBRE      :              1.5  ”</w:t>
      </w:r>
    </w:p>
    <w:p w:rsidR="002F27EE" w:rsidRPr="00842B11" w:rsidRDefault="002F27EE" w:rsidP="002F27EE">
      <w:pPr>
        <w:rPr>
          <w:b/>
        </w:rPr>
      </w:pPr>
      <w:r>
        <w:t>REFERENCIA:</w:t>
      </w:r>
      <w:r>
        <w:tab/>
      </w:r>
      <w:r w:rsidRPr="00842B11">
        <w:rPr>
          <w:b/>
        </w:rPr>
        <w:t>Pigmento Grande</w:t>
      </w:r>
    </w:p>
    <w:p w:rsidR="002F27EE" w:rsidRDefault="002F27EE" w:rsidP="002F27EE">
      <w:r>
        <w:t>CANTIDAD    :          220   Kg</w:t>
      </w:r>
    </w:p>
    <w:p w:rsidR="002F27EE" w:rsidRDefault="002F27EE" w:rsidP="002F27EE">
      <w:r>
        <w:t>COLORES:</w:t>
      </w:r>
      <w:r>
        <w:tab/>
      </w:r>
      <w:r>
        <w:tab/>
        <w:t>3  (Según Arte  )</w:t>
      </w:r>
    </w:p>
    <w:p w:rsidR="002F27EE" w:rsidRDefault="002F27EE" w:rsidP="002F27EE">
      <w:r>
        <w:t>CARAS:</w:t>
      </w:r>
      <w:r>
        <w:tab/>
      </w:r>
      <w:r>
        <w:tab/>
        <w:t>1</w:t>
      </w:r>
    </w:p>
    <w:p w:rsidR="002F27EE" w:rsidRDefault="002F27EE" w:rsidP="002F27EE">
      <w:r>
        <w:t>REPETICIÓN:</w:t>
      </w:r>
      <w:r>
        <w:tab/>
        <w:t>30.5</w:t>
      </w:r>
    </w:p>
    <w:p w:rsidR="002F27EE" w:rsidRDefault="002F27EE" w:rsidP="002F27EE">
      <w:r>
        <w:t>RODILLO:</w:t>
      </w:r>
      <w:r>
        <w:tab/>
      </w:r>
      <w:r>
        <w:tab/>
        <w:t>30</w:t>
      </w:r>
    </w:p>
    <w:p w:rsidR="002F27EE" w:rsidRPr="00EB246A" w:rsidRDefault="002F27EE" w:rsidP="002F27EE">
      <w:pPr>
        <w:rPr>
          <w:b/>
        </w:rPr>
      </w:pPr>
      <w:r>
        <w:t>BOLSA:</w:t>
      </w:r>
      <w:r>
        <w:tab/>
      </w:r>
      <w:r>
        <w:tab/>
      </w:r>
      <w:r w:rsidRPr="00EB246A">
        <w:rPr>
          <w:b/>
        </w:rPr>
        <w:t>30.5  x  35.5  +   2.5 ff + 4  solapa  interna   cms</w:t>
      </w:r>
    </w:p>
    <w:p w:rsidR="002F27EE" w:rsidRDefault="002F27EE" w:rsidP="002F27EE">
      <w:r>
        <w:t>SELLADO:</w:t>
      </w:r>
      <w:r>
        <w:tab/>
      </w:r>
      <w:r>
        <w:tab/>
        <w:t>Para selle lateral.</w:t>
      </w:r>
    </w:p>
    <w:p w:rsidR="002F27EE" w:rsidRDefault="002F27EE" w:rsidP="002F27EE"/>
    <w:p w:rsidR="002F27EE" w:rsidRDefault="002F27EE" w:rsidP="002F27EE"/>
    <w:p w:rsidR="002F27EE" w:rsidRDefault="002F27EE" w:rsidP="002F27EE">
      <w:r>
        <w:rPr>
          <w:b/>
          <w:bCs/>
          <w:u w:val="single"/>
        </w:rPr>
        <w:t>NOTA:</w:t>
      </w:r>
      <w:r>
        <w:t xml:space="preserve">  * Cyreles en su planta.</w:t>
      </w:r>
    </w:p>
    <w:p w:rsidR="002F27EE" w:rsidRDefault="002F27EE" w:rsidP="002F27EE">
      <w:pPr>
        <w:numPr>
          <w:ilvl w:val="0"/>
          <w:numId w:val="1"/>
        </w:numPr>
      </w:pPr>
      <w:r>
        <w:t>Se envía arte  para tonos y alturas.</w:t>
      </w:r>
    </w:p>
    <w:p w:rsidR="002F27EE" w:rsidRDefault="002F27EE" w:rsidP="002F27EE">
      <w:pPr>
        <w:numPr>
          <w:ilvl w:val="0"/>
          <w:numId w:val="1"/>
        </w:numPr>
      </w:pPr>
      <w:r>
        <w:t>Colocar pie de imprenta de Plasticos Union.</w:t>
      </w:r>
    </w:p>
    <w:p w:rsidR="002F27EE" w:rsidRDefault="002F27EE" w:rsidP="002F27EE"/>
    <w:p w:rsidR="002F27EE" w:rsidRDefault="002F27EE" w:rsidP="002F27EE"/>
    <w:p w:rsidR="002F27EE" w:rsidRDefault="002F27EE" w:rsidP="002F27EE">
      <w:r>
        <w:t>Agradezco la atención y colaboración prestada.</w:t>
      </w:r>
    </w:p>
    <w:p w:rsidR="002F27EE" w:rsidRDefault="002F27EE" w:rsidP="002F27EE"/>
    <w:p w:rsidR="002F27EE" w:rsidRDefault="002F27EE" w:rsidP="002F27EE">
      <w:r>
        <w:t>Cordialmente,</w:t>
      </w:r>
    </w:p>
    <w:p w:rsidR="002F27EE" w:rsidRDefault="002F27EE" w:rsidP="002F27EE"/>
    <w:p w:rsidR="002F27EE" w:rsidRDefault="002F27EE" w:rsidP="002F27EE"/>
    <w:p w:rsidR="002F27EE" w:rsidRDefault="002F27EE" w:rsidP="002F27EE">
      <w:r>
        <w:t>RICARDO CASAS ZAPATA</w:t>
      </w:r>
    </w:p>
    <w:p w:rsidR="002F27EE" w:rsidRDefault="002F27EE" w:rsidP="002F27EE">
      <w:r>
        <w:t>Director.</w:t>
      </w:r>
    </w:p>
    <w:p w:rsidR="002F27EE" w:rsidRDefault="002F27EE" w:rsidP="002F27EE">
      <w:pPr>
        <w:rPr>
          <w:b/>
        </w:rPr>
      </w:pPr>
    </w:p>
    <w:p w:rsidR="002F27EE" w:rsidRDefault="002F27EE" w:rsidP="003246AA">
      <w:pPr>
        <w:rPr>
          <w:b/>
        </w:rPr>
      </w:pPr>
    </w:p>
    <w:p w:rsidR="008708B4" w:rsidRDefault="008708B4" w:rsidP="003246AA">
      <w:pPr>
        <w:rPr>
          <w:b/>
        </w:rPr>
      </w:pPr>
    </w:p>
    <w:p w:rsidR="008708B4" w:rsidRDefault="008708B4" w:rsidP="003246AA">
      <w:pPr>
        <w:rPr>
          <w:b/>
        </w:rPr>
      </w:pPr>
    </w:p>
    <w:p w:rsidR="008708B4" w:rsidRDefault="008708B4" w:rsidP="003246AA">
      <w:pPr>
        <w:rPr>
          <w:b/>
        </w:rPr>
      </w:pPr>
    </w:p>
    <w:p w:rsidR="008708B4" w:rsidRDefault="008708B4" w:rsidP="003246AA">
      <w:pPr>
        <w:rPr>
          <w:b/>
        </w:rPr>
      </w:pPr>
    </w:p>
    <w:p w:rsidR="008708B4" w:rsidRDefault="008708B4" w:rsidP="003246AA">
      <w:pPr>
        <w:rPr>
          <w:b/>
        </w:rPr>
      </w:pPr>
    </w:p>
    <w:p w:rsidR="008708B4" w:rsidRDefault="008708B4" w:rsidP="003246AA">
      <w:pPr>
        <w:rPr>
          <w:b/>
        </w:rPr>
      </w:pPr>
    </w:p>
    <w:p w:rsidR="008708B4" w:rsidRDefault="008708B4" w:rsidP="008708B4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8708B4" w:rsidRDefault="008708B4" w:rsidP="008708B4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8708B4" w:rsidRDefault="008708B4" w:rsidP="008708B4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8708B4" w:rsidRDefault="008708B4" w:rsidP="008708B4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8708B4" w:rsidRDefault="008708B4" w:rsidP="008708B4">
      <w:pPr>
        <w:pStyle w:val="Ttulo1"/>
      </w:pPr>
    </w:p>
    <w:p w:rsidR="008708B4" w:rsidRDefault="008708B4" w:rsidP="008708B4">
      <w:pPr>
        <w:pStyle w:val="Ttulo1"/>
      </w:pPr>
      <w:r>
        <w:t>ORDEN DE TRABAJO     N°      06778</w:t>
      </w:r>
    </w:p>
    <w:p w:rsidR="008708B4" w:rsidRDefault="008708B4" w:rsidP="008708B4"/>
    <w:p w:rsidR="008708B4" w:rsidRDefault="008708B4" w:rsidP="008708B4">
      <w:r>
        <w:t>FECHA:</w:t>
      </w:r>
      <w:r>
        <w:tab/>
        <w:t>Medellín, Julio  01    de  2010</w:t>
      </w:r>
    </w:p>
    <w:p w:rsidR="008708B4" w:rsidRDefault="008708B4" w:rsidP="008708B4">
      <w:r>
        <w:t>PARA:</w:t>
      </w:r>
      <w:r>
        <w:tab/>
      </w:r>
      <w:r>
        <w:tab/>
        <w:t>PLÁSTICOS DARMA</w:t>
      </w:r>
    </w:p>
    <w:p w:rsidR="008708B4" w:rsidRDefault="008708B4" w:rsidP="008708B4">
      <w:r>
        <w:t>ATENCIÓN:</w:t>
      </w:r>
      <w:r>
        <w:tab/>
        <w:t>Sr. Darío Jaramillo</w:t>
      </w:r>
    </w:p>
    <w:p w:rsidR="008708B4" w:rsidRDefault="008708B4" w:rsidP="008708B4">
      <w:r>
        <w:tab/>
      </w:r>
      <w:r>
        <w:tab/>
        <w:t>Gerente.</w:t>
      </w:r>
    </w:p>
    <w:p w:rsidR="008708B4" w:rsidRDefault="008708B4" w:rsidP="008708B4"/>
    <w:p w:rsidR="008708B4" w:rsidRDefault="008708B4" w:rsidP="008708B4">
      <w:r>
        <w:t>Apreciado Don Darío:</w:t>
      </w:r>
    </w:p>
    <w:p w:rsidR="008708B4" w:rsidRDefault="008708B4" w:rsidP="008708B4"/>
    <w:p w:rsidR="008708B4" w:rsidRDefault="008708B4" w:rsidP="008708B4">
      <w:r>
        <w:t>Con la presente estamos solicitando el siguiente Material   :</w:t>
      </w:r>
    </w:p>
    <w:p w:rsidR="008708B4" w:rsidRDefault="008708B4" w:rsidP="008708B4"/>
    <w:p w:rsidR="008708B4" w:rsidRDefault="008708B4" w:rsidP="008708B4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8708B4" w:rsidRDefault="008708B4" w:rsidP="008708B4">
      <w:pPr>
        <w:rPr>
          <w:b/>
          <w:bCs/>
          <w:u w:val="single"/>
        </w:rPr>
      </w:pPr>
    </w:p>
    <w:p w:rsidR="008708B4" w:rsidRDefault="008708B4" w:rsidP="008708B4">
      <w:r>
        <w:t>MATERIAL:</w:t>
      </w:r>
      <w:r>
        <w:tab/>
      </w:r>
      <w:r>
        <w:tab/>
        <w:t>Polietileno Alta Densidad Pigmentado BLANCO Tubular.</w:t>
      </w:r>
    </w:p>
    <w:p w:rsidR="008708B4" w:rsidRDefault="008708B4" w:rsidP="008708B4">
      <w:r>
        <w:t>MEDIDA:</w:t>
      </w:r>
      <w:r>
        <w:tab/>
      </w:r>
      <w:r>
        <w:tab/>
      </w:r>
      <w:r w:rsidRPr="00657B35">
        <w:rPr>
          <w:b/>
        </w:rPr>
        <w:t>50  Cms</w:t>
      </w:r>
      <w:r>
        <w:t>.</w:t>
      </w:r>
    </w:p>
    <w:p w:rsidR="008708B4" w:rsidRPr="005660D5" w:rsidRDefault="008708B4" w:rsidP="008708B4">
      <w:pPr>
        <w:rPr>
          <w:b/>
          <w:bCs/>
        </w:rPr>
      </w:pPr>
      <w:r>
        <w:t>CALIBRE:</w:t>
      </w:r>
      <w:r>
        <w:tab/>
      </w:r>
      <w:r>
        <w:tab/>
      </w:r>
      <w:r w:rsidRPr="005660D5">
        <w:rPr>
          <w:b/>
        </w:rPr>
        <w:t xml:space="preserve">2.5 </w:t>
      </w:r>
      <w:r w:rsidRPr="005660D5">
        <w:rPr>
          <w:b/>
          <w:bCs/>
        </w:rPr>
        <w:t xml:space="preserve">  ”</w:t>
      </w:r>
    </w:p>
    <w:p w:rsidR="008708B4" w:rsidRDefault="008708B4" w:rsidP="008708B4">
      <w:r>
        <w:t>COLOR:</w:t>
      </w:r>
      <w:r>
        <w:tab/>
      </w:r>
      <w:r>
        <w:tab/>
        <w:t>BLANCO  ( Según muestra  )</w:t>
      </w:r>
    </w:p>
    <w:p w:rsidR="008708B4" w:rsidRDefault="008708B4" w:rsidP="008708B4">
      <w:r>
        <w:t>TRATADO:</w:t>
      </w:r>
      <w:r>
        <w:tab/>
      </w:r>
      <w:r>
        <w:tab/>
        <w:t>2 Caras.</w:t>
      </w:r>
    </w:p>
    <w:p w:rsidR="008708B4" w:rsidRDefault="008708B4" w:rsidP="008708B4">
      <w:r>
        <w:t>CANTIDAD:</w:t>
      </w:r>
      <w:r>
        <w:tab/>
      </w:r>
      <w:r>
        <w:tab/>
      </w:r>
      <w:r w:rsidR="00320D9E">
        <w:rPr>
          <w:b/>
        </w:rPr>
        <w:t>350</w:t>
      </w:r>
      <w:r>
        <w:rPr>
          <w:b/>
        </w:rPr>
        <w:t xml:space="preserve"> </w:t>
      </w:r>
      <w:r>
        <w:t xml:space="preserve">   Kg.</w:t>
      </w:r>
    </w:p>
    <w:p w:rsidR="008708B4" w:rsidRDefault="008708B4" w:rsidP="008708B4">
      <w:r>
        <w:t>REFERENCIA:</w:t>
      </w:r>
      <w:r>
        <w:tab/>
      </w:r>
      <w:r w:rsidRPr="008970C3">
        <w:rPr>
          <w:b/>
        </w:rPr>
        <w:t>PLASTIQUIMICA GRANDE</w:t>
      </w:r>
    </w:p>
    <w:p w:rsidR="008708B4" w:rsidRDefault="008708B4" w:rsidP="008708B4">
      <w:r>
        <w:t>COLORES:</w:t>
      </w:r>
      <w:r>
        <w:tab/>
      </w:r>
      <w:r>
        <w:tab/>
        <w:t>2 ( Gris -  Rojo)</w:t>
      </w:r>
    </w:p>
    <w:p w:rsidR="008708B4" w:rsidRDefault="008708B4" w:rsidP="008708B4">
      <w:r>
        <w:t>CARAS:</w:t>
      </w:r>
      <w:r>
        <w:tab/>
      </w:r>
      <w:r>
        <w:tab/>
        <w:t>2</w:t>
      </w:r>
    </w:p>
    <w:p w:rsidR="008708B4" w:rsidRDefault="008708B4" w:rsidP="008708B4">
      <w:r>
        <w:t>REPETICIÓN:</w:t>
      </w:r>
      <w:r>
        <w:tab/>
        <w:t>Continua</w:t>
      </w:r>
    </w:p>
    <w:p w:rsidR="008708B4" w:rsidRDefault="008708B4" w:rsidP="008708B4">
      <w:r>
        <w:t>RODILLO:</w:t>
      </w:r>
      <w:r>
        <w:tab/>
      </w:r>
      <w:r>
        <w:tab/>
        <w:t>38</w:t>
      </w:r>
    </w:p>
    <w:p w:rsidR="008708B4" w:rsidRPr="003B158B" w:rsidRDefault="008708B4" w:rsidP="008708B4">
      <w:pPr>
        <w:rPr>
          <w:b/>
        </w:rPr>
      </w:pPr>
      <w:r>
        <w:t>BOLSA:</w:t>
      </w:r>
      <w:r>
        <w:tab/>
      </w:r>
      <w:r>
        <w:tab/>
      </w:r>
      <w:r w:rsidRPr="003B158B">
        <w:rPr>
          <w:b/>
        </w:rPr>
        <w:t>50 x 190  cms</w:t>
      </w:r>
    </w:p>
    <w:p w:rsidR="008708B4" w:rsidRDefault="008708B4" w:rsidP="008708B4">
      <w:r>
        <w:t>SELLADO:</w:t>
      </w:r>
      <w:r>
        <w:tab/>
      </w:r>
      <w:r>
        <w:tab/>
        <w:t>Para selle de Fondo.</w:t>
      </w:r>
    </w:p>
    <w:p w:rsidR="008708B4" w:rsidRDefault="008708B4" w:rsidP="008708B4"/>
    <w:p w:rsidR="008708B4" w:rsidRDefault="008708B4" w:rsidP="008708B4"/>
    <w:p w:rsidR="008708B4" w:rsidRDefault="008708B4" w:rsidP="008708B4">
      <w:r>
        <w:rPr>
          <w:b/>
          <w:bCs/>
          <w:u w:val="single"/>
        </w:rPr>
        <w:t>NOTA:</w:t>
      </w:r>
      <w:r>
        <w:t xml:space="preserve">  * Los cyreles   Se encuentran en su planta</w:t>
      </w:r>
    </w:p>
    <w:p w:rsidR="008708B4" w:rsidRDefault="008708B4" w:rsidP="008708B4">
      <w:pPr>
        <w:numPr>
          <w:ilvl w:val="0"/>
          <w:numId w:val="1"/>
        </w:numPr>
      </w:pPr>
      <w:r>
        <w:t xml:space="preserve">Se envían muestra física  para tonos , alturas  y </w:t>
      </w:r>
      <w:r w:rsidR="00071CA2">
        <w:t>pigmentación</w:t>
      </w:r>
    </w:p>
    <w:p w:rsidR="008708B4" w:rsidRDefault="008708B4" w:rsidP="008708B4">
      <w:pPr>
        <w:ind w:left="885"/>
      </w:pPr>
    </w:p>
    <w:p w:rsidR="008708B4" w:rsidRPr="00315AED" w:rsidRDefault="008708B4" w:rsidP="008708B4">
      <w:pPr>
        <w:numPr>
          <w:ilvl w:val="0"/>
          <w:numId w:val="1"/>
        </w:numPr>
      </w:pPr>
      <w:r w:rsidRPr="00393DAD">
        <w:rPr>
          <w:b/>
          <w:u w:val="single"/>
        </w:rPr>
        <w:t>Utilizar tinta negra</w:t>
      </w:r>
      <w:r>
        <w:t xml:space="preserve"> </w:t>
      </w:r>
      <w:r w:rsidRPr="00393DAD">
        <w:rPr>
          <w:b/>
          <w:u w:val="single"/>
        </w:rPr>
        <w:t>ANTIGRASA</w:t>
      </w:r>
    </w:p>
    <w:p w:rsidR="008708B4" w:rsidRDefault="008708B4" w:rsidP="008708B4">
      <w:pPr>
        <w:ind w:left="885"/>
      </w:pPr>
    </w:p>
    <w:p w:rsidR="008708B4" w:rsidRPr="0098114D" w:rsidRDefault="008708B4" w:rsidP="008708B4">
      <w:pPr>
        <w:rPr>
          <w:b/>
          <w:u w:val="single"/>
        </w:rPr>
      </w:pPr>
    </w:p>
    <w:p w:rsidR="008708B4" w:rsidRDefault="008708B4" w:rsidP="008708B4">
      <w:r>
        <w:t>Agradezco la atención y colaboración prestada.</w:t>
      </w:r>
    </w:p>
    <w:p w:rsidR="008708B4" w:rsidRDefault="008708B4" w:rsidP="008708B4"/>
    <w:p w:rsidR="008708B4" w:rsidRDefault="008708B4" w:rsidP="008708B4"/>
    <w:p w:rsidR="008708B4" w:rsidRDefault="008708B4" w:rsidP="008708B4">
      <w:r>
        <w:t>Cordialmente,</w:t>
      </w:r>
    </w:p>
    <w:p w:rsidR="008708B4" w:rsidRDefault="008708B4" w:rsidP="008708B4"/>
    <w:p w:rsidR="008708B4" w:rsidRDefault="008708B4" w:rsidP="008708B4"/>
    <w:p w:rsidR="008708B4" w:rsidRDefault="008708B4" w:rsidP="008708B4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8708B4" w:rsidRDefault="008708B4" w:rsidP="008708B4">
      <w:pPr>
        <w:tabs>
          <w:tab w:val="left" w:pos="1980"/>
        </w:tabs>
      </w:pPr>
      <w:r>
        <w:t>Director.</w:t>
      </w:r>
    </w:p>
    <w:p w:rsidR="008708B4" w:rsidRDefault="008708B4" w:rsidP="008708B4"/>
    <w:p w:rsidR="008708B4" w:rsidRDefault="008708B4" w:rsidP="003246AA">
      <w:pPr>
        <w:rPr>
          <w:b/>
        </w:rPr>
      </w:pPr>
    </w:p>
    <w:p w:rsidR="00AA2075" w:rsidRDefault="00AA2075" w:rsidP="003246AA">
      <w:pPr>
        <w:rPr>
          <w:b/>
        </w:rPr>
      </w:pPr>
    </w:p>
    <w:p w:rsidR="00AA2075" w:rsidRDefault="00AA2075" w:rsidP="00AA2075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AA2075" w:rsidRDefault="00AA2075" w:rsidP="00AA2075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AA2075" w:rsidRDefault="00AA2075" w:rsidP="00AA2075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AA2075" w:rsidRDefault="00AA2075" w:rsidP="00AA2075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AA2075" w:rsidRDefault="00AA2075" w:rsidP="00AA2075"/>
    <w:p w:rsidR="00AA2075" w:rsidRDefault="00AA2075" w:rsidP="00AA2075">
      <w:pPr>
        <w:pStyle w:val="Ttulo1"/>
      </w:pPr>
      <w:r>
        <w:t>ORDEN DE TRABAJO   N°      06773</w:t>
      </w:r>
    </w:p>
    <w:p w:rsidR="00AA2075" w:rsidRDefault="00AA2075" w:rsidP="00AA2075"/>
    <w:p w:rsidR="00AA2075" w:rsidRDefault="00AA2075" w:rsidP="00AA2075">
      <w:r>
        <w:t>FECHA:</w:t>
      </w:r>
      <w:r>
        <w:tab/>
        <w:t>Medellín, Julio   01   de  2010</w:t>
      </w:r>
    </w:p>
    <w:p w:rsidR="00AA2075" w:rsidRDefault="00AA2075" w:rsidP="00AA2075">
      <w:r>
        <w:t>PARA:</w:t>
      </w:r>
      <w:r>
        <w:tab/>
      </w:r>
      <w:r>
        <w:tab/>
        <w:t>PLÁSTICOS DARMA</w:t>
      </w:r>
    </w:p>
    <w:p w:rsidR="00AA2075" w:rsidRDefault="00AA2075" w:rsidP="00AA2075">
      <w:r>
        <w:t>ATENCIÓN:</w:t>
      </w:r>
      <w:r>
        <w:tab/>
        <w:t>Sr. Darío Jaramillo</w:t>
      </w:r>
    </w:p>
    <w:p w:rsidR="00AA2075" w:rsidRDefault="00AA2075" w:rsidP="00AA2075">
      <w:r>
        <w:tab/>
      </w:r>
      <w:r>
        <w:tab/>
        <w:t>Gerente.</w:t>
      </w:r>
    </w:p>
    <w:p w:rsidR="00AA2075" w:rsidRDefault="00AA2075" w:rsidP="00AA2075"/>
    <w:p w:rsidR="00AA2075" w:rsidRDefault="00AA2075" w:rsidP="00AA2075">
      <w:r>
        <w:t>Apreciado Don Darío:</w:t>
      </w:r>
    </w:p>
    <w:p w:rsidR="00AA2075" w:rsidRDefault="00AA2075" w:rsidP="00AA2075"/>
    <w:p w:rsidR="00AA2075" w:rsidRDefault="00AA2075" w:rsidP="00AA2075">
      <w:r>
        <w:t>Con la presente estamos solicitando el siguiente Material   :</w:t>
      </w:r>
    </w:p>
    <w:p w:rsidR="00AA2075" w:rsidRDefault="00AA2075" w:rsidP="00AA2075"/>
    <w:p w:rsidR="00AA2075" w:rsidRDefault="00AA2075" w:rsidP="00AA2075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AA2075" w:rsidRDefault="00AA2075" w:rsidP="00AA2075">
      <w:pPr>
        <w:rPr>
          <w:b/>
          <w:bCs/>
          <w:u w:val="single"/>
        </w:rPr>
      </w:pPr>
      <w:r>
        <w:rPr>
          <w:b/>
          <w:bCs/>
        </w:rPr>
        <w:tab/>
      </w:r>
    </w:p>
    <w:p w:rsidR="00AA2075" w:rsidRDefault="00AA2075" w:rsidP="00AA2075">
      <w:r>
        <w:t>MATERIAL:</w:t>
      </w:r>
      <w:r>
        <w:tab/>
      </w:r>
      <w:r>
        <w:tab/>
        <w:t>Polietileno Alta Densidad Pigmentado BLANCO Tubular.</w:t>
      </w:r>
    </w:p>
    <w:p w:rsidR="00AA2075" w:rsidRDefault="00AA2075" w:rsidP="00AA2075">
      <w:r>
        <w:t>MEDIDA:</w:t>
      </w:r>
      <w:r>
        <w:tab/>
      </w:r>
      <w:r>
        <w:tab/>
      </w:r>
      <w:r w:rsidRPr="00444F82">
        <w:rPr>
          <w:b/>
        </w:rPr>
        <w:t xml:space="preserve">43 </w:t>
      </w:r>
      <w:r>
        <w:rPr>
          <w:b/>
        </w:rPr>
        <w:t xml:space="preserve"> </w:t>
      </w:r>
      <w:r w:rsidRPr="00444F82">
        <w:rPr>
          <w:b/>
        </w:rPr>
        <w:t xml:space="preserve"> Cms</w:t>
      </w:r>
      <w:r>
        <w:t>.</w:t>
      </w:r>
    </w:p>
    <w:p w:rsidR="00AA2075" w:rsidRPr="005C3173" w:rsidRDefault="00AA2075" w:rsidP="00AA2075">
      <w:pPr>
        <w:rPr>
          <w:b/>
          <w:bCs/>
        </w:rPr>
      </w:pPr>
      <w:r>
        <w:t>CALIBRE:</w:t>
      </w:r>
      <w:r>
        <w:tab/>
      </w:r>
      <w:r>
        <w:tab/>
      </w:r>
      <w:r w:rsidRPr="005C3173">
        <w:rPr>
          <w:b/>
        </w:rPr>
        <w:t xml:space="preserve">2.5 </w:t>
      </w:r>
      <w:r w:rsidRPr="005C3173">
        <w:rPr>
          <w:b/>
          <w:bCs/>
        </w:rPr>
        <w:t xml:space="preserve">  ”</w:t>
      </w:r>
    </w:p>
    <w:p w:rsidR="00AA2075" w:rsidRDefault="00AA2075" w:rsidP="00AA2075">
      <w:r>
        <w:t>COLOR:</w:t>
      </w:r>
      <w:r>
        <w:tab/>
      </w:r>
      <w:r>
        <w:tab/>
        <w:t>BLANCO  ( Según muestra  )</w:t>
      </w:r>
    </w:p>
    <w:p w:rsidR="00AA2075" w:rsidRDefault="00AA2075" w:rsidP="00AA2075">
      <w:r>
        <w:t>TRATADO:</w:t>
      </w:r>
      <w:r>
        <w:tab/>
      </w:r>
      <w:r>
        <w:tab/>
        <w:t>2 Caras.</w:t>
      </w:r>
    </w:p>
    <w:p w:rsidR="00AA2075" w:rsidRDefault="00AA2075" w:rsidP="00AA2075">
      <w:pPr>
        <w:rPr>
          <w:b/>
          <w:bCs/>
        </w:rPr>
      </w:pPr>
      <w:r>
        <w:t>CANTIDAD:</w:t>
      </w:r>
      <w:r>
        <w:tab/>
      </w:r>
      <w:r>
        <w:tab/>
      </w:r>
      <w:r w:rsidR="00EE2160">
        <w:rPr>
          <w:b/>
        </w:rPr>
        <w:t>500</w:t>
      </w:r>
      <w:r>
        <w:rPr>
          <w:b/>
        </w:rPr>
        <w:t xml:space="preserve"> </w:t>
      </w:r>
      <w:r>
        <w:t xml:space="preserve">   Kg</w:t>
      </w:r>
    </w:p>
    <w:p w:rsidR="00AA2075" w:rsidRDefault="00AA2075" w:rsidP="00AA2075">
      <w:r>
        <w:t>REFERENCIA:</w:t>
      </w:r>
      <w:r>
        <w:tab/>
      </w:r>
      <w:r>
        <w:rPr>
          <w:b/>
        </w:rPr>
        <w:t>PLASTIQUIMICA   MEDIANA</w:t>
      </w:r>
    </w:p>
    <w:p w:rsidR="00AA2075" w:rsidRDefault="00AA2075" w:rsidP="00AA2075">
      <w:r>
        <w:t>COLORES:</w:t>
      </w:r>
      <w:r>
        <w:tab/>
      </w:r>
      <w:r>
        <w:tab/>
        <w:t>2 ( Gris -  Rojo)</w:t>
      </w:r>
    </w:p>
    <w:p w:rsidR="00AA2075" w:rsidRDefault="00AA2075" w:rsidP="00AA2075">
      <w:r>
        <w:t>CARAS:</w:t>
      </w:r>
      <w:r>
        <w:tab/>
      </w:r>
      <w:r>
        <w:tab/>
        <w:t>2</w:t>
      </w:r>
    </w:p>
    <w:p w:rsidR="00AA2075" w:rsidRDefault="00AA2075" w:rsidP="00AA2075">
      <w:r>
        <w:t>REPETICIÓN:</w:t>
      </w:r>
      <w:r>
        <w:tab/>
        <w:t>Continua</w:t>
      </w:r>
    </w:p>
    <w:p w:rsidR="00AA2075" w:rsidRDefault="00AA2075" w:rsidP="00AA2075">
      <w:r>
        <w:t>RODILLO:</w:t>
      </w:r>
      <w:r>
        <w:tab/>
      </w:r>
      <w:r>
        <w:tab/>
        <w:t>38</w:t>
      </w:r>
    </w:p>
    <w:p w:rsidR="00AA2075" w:rsidRDefault="00AA2075" w:rsidP="00AA2075">
      <w:r>
        <w:t>BOLSA:</w:t>
      </w:r>
      <w:r>
        <w:tab/>
      </w:r>
      <w:r>
        <w:tab/>
      </w:r>
      <w:r w:rsidRPr="003B158B">
        <w:rPr>
          <w:b/>
        </w:rPr>
        <w:t>43 x  190  cms</w:t>
      </w:r>
    </w:p>
    <w:p w:rsidR="00AA2075" w:rsidRDefault="00AA2075" w:rsidP="00AA2075">
      <w:r>
        <w:t>SELLADO:</w:t>
      </w:r>
      <w:r>
        <w:tab/>
      </w:r>
      <w:r>
        <w:tab/>
        <w:t>Para selle de Fondo.</w:t>
      </w:r>
    </w:p>
    <w:p w:rsidR="00AA2075" w:rsidRDefault="00AA2075" w:rsidP="00AA2075"/>
    <w:p w:rsidR="00AA2075" w:rsidRDefault="00AA2075" w:rsidP="00AA2075"/>
    <w:p w:rsidR="00AA2075" w:rsidRDefault="00AA2075" w:rsidP="00AA2075">
      <w:r>
        <w:rPr>
          <w:b/>
          <w:bCs/>
          <w:u w:val="single"/>
        </w:rPr>
        <w:t>NOTA:</w:t>
      </w:r>
      <w:r>
        <w:t xml:space="preserve">  * Los cyreles   Se encuentran en su planta</w:t>
      </w:r>
    </w:p>
    <w:p w:rsidR="00AA2075" w:rsidRDefault="00AA2075" w:rsidP="00AA2075">
      <w:pPr>
        <w:numPr>
          <w:ilvl w:val="0"/>
          <w:numId w:val="1"/>
        </w:numPr>
      </w:pPr>
      <w:r>
        <w:t xml:space="preserve">Se envían muestra física  para tonos , alturas  y </w:t>
      </w:r>
      <w:r w:rsidR="00EE2160">
        <w:t>pigmentación</w:t>
      </w:r>
    </w:p>
    <w:p w:rsidR="00AA2075" w:rsidRDefault="00AA2075" w:rsidP="00AA2075">
      <w:pPr>
        <w:ind w:left="885"/>
      </w:pPr>
    </w:p>
    <w:p w:rsidR="00AA2075" w:rsidRPr="00315AED" w:rsidRDefault="00AA2075" w:rsidP="00AA2075">
      <w:pPr>
        <w:numPr>
          <w:ilvl w:val="0"/>
          <w:numId w:val="1"/>
        </w:numPr>
      </w:pPr>
      <w:r w:rsidRPr="00393DAD">
        <w:rPr>
          <w:b/>
          <w:u w:val="single"/>
        </w:rPr>
        <w:t>Utilizar tinta negra</w:t>
      </w:r>
      <w:r>
        <w:t xml:space="preserve">   </w:t>
      </w:r>
      <w:r w:rsidRPr="00393DAD">
        <w:rPr>
          <w:b/>
          <w:u w:val="single"/>
        </w:rPr>
        <w:t>ANTIGRASA</w:t>
      </w:r>
    </w:p>
    <w:p w:rsidR="00AA2075" w:rsidRDefault="00AA2075" w:rsidP="00AA2075"/>
    <w:p w:rsidR="00AA2075" w:rsidRPr="0098114D" w:rsidRDefault="00AA2075" w:rsidP="00AA2075">
      <w:pPr>
        <w:rPr>
          <w:b/>
          <w:u w:val="single"/>
        </w:rPr>
      </w:pPr>
    </w:p>
    <w:p w:rsidR="00AA2075" w:rsidRDefault="00AA2075" w:rsidP="00AA2075">
      <w:r>
        <w:t>Agradezco la atención y colaboración prestada.</w:t>
      </w:r>
    </w:p>
    <w:p w:rsidR="00AA2075" w:rsidRDefault="00AA2075" w:rsidP="00AA2075"/>
    <w:p w:rsidR="00AA2075" w:rsidRDefault="00AA2075" w:rsidP="00AA2075">
      <w:r>
        <w:t>Cordialmente,</w:t>
      </w:r>
    </w:p>
    <w:p w:rsidR="00AA2075" w:rsidRDefault="00AA2075" w:rsidP="00AA2075"/>
    <w:p w:rsidR="00AA2075" w:rsidRPr="008D4091" w:rsidRDefault="00AA2075" w:rsidP="00AA2075">
      <w:pPr>
        <w:rPr>
          <w:b/>
        </w:rPr>
      </w:pPr>
    </w:p>
    <w:p w:rsidR="00AA2075" w:rsidRDefault="00AA2075" w:rsidP="00AA2075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AA2075" w:rsidRDefault="00AA2075" w:rsidP="00AA2075">
      <w:r>
        <w:t>Director.</w:t>
      </w:r>
    </w:p>
    <w:p w:rsidR="00AA2075" w:rsidRDefault="00AA2075" w:rsidP="00AA2075"/>
    <w:p w:rsidR="00AA2075" w:rsidRDefault="00AA2075" w:rsidP="003246AA">
      <w:pPr>
        <w:rPr>
          <w:b/>
        </w:rPr>
      </w:pPr>
    </w:p>
    <w:p w:rsidR="0099327C" w:rsidRDefault="0099327C" w:rsidP="003246AA">
      <w:pPr>
        <w:rPr>
          <w:b/>
        </w:rPr>
      </w:pPr>
    </w:p>
    <w:p w:rsidR="0099327C" w:rsidRDefault="0099327C" w:rsidP="003246AA">
      <w:pPr>
        <w:rPr>
          <w:b/>
        </w:rPr>
      </w:pPr>
    </w:p>
    <w:p w:rsidR="0099327C" w:rsidRDefault="0099327C" w:rsidP="0099327C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99327C" w:rsidRDefault="0099327C" w:rsidP="0099327C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99327C" w:rsidRDefault="0099327C" w:rsidP="0099327C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99327C" w:rsidRDefault="0099327C" w:rsidP="0099327C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99327C" w:rsidRDefault="0099327C" w:rsidP="0099327C"/>
    <w:p w:rsidR="0099327C" w:rsidRDefault="0099327C" w:rsidP="0099327C"/>
    <w:p w:rsidR="0099327C" w:rsidRDefault="0099327C" w:rsidP="0099327C">
      <w:pPr>
        <w:pStyle w:val="Ttulo1"/>
      </w:pPr>
      <w:r>
        <w:t>ORD EN DE TRABAJO    N°      06776</w:t>
      </w:r>
    </w:p>
    <w:p w:rsidR="0099327C" w:rsidRDefault="0099327C" w:rsidP="0099327C"/>
    <w:p w:rsidR="0099327C" w:rsidRDefault="0099327C" w:rsidP="0099327C">
      <w:r>
        <w:t>FECHA:</w:t>
      </w:r>
      <w:r>
        <w:tab/>
        <w:t>Medellín, Julio  01    de   2010</w:t>
      </w:r>
    </w:p>
    <w:p w:rsidR="0099327C" w:rsidRDefault="0099327C" w:rsidP="0099327C">
      <w:r>
        <w:t>PARA:</w:t>
      </w:r>
      <w:r>
        <w:tab/>
      </w:r>
      <w:r>
        <w:tab/>
        <w:t>PLÁSTICOS DARMA</w:t>
      </w:r>
    </w:p>
    <w:p w:rsidR="0099327C" w:rsidRDefault="0099327C" w:rsidP="0099327C">
      <w:r>
        <w:t>ATENCIÓN:</w:t>
      </w:r>
      <w:r>
        <w:tab/>
        <w:t>Sr. Darío Jaramillo</w:t>
      </w:r>
    </w:p>
    <w:p w:rsidR="0099327C" w:rsidRDefault="0099327C" w:rsidP="0099327C">
      <w:r>
        <w:tab/>
      </w:r>
      <w:r>
        <w:tab/>
        <w:t>Gerente.</w:t>
      </w:r>
    </w:p>
    <w:p w:rsidR="0099327C" w:rsidRDefault="0099327C" w:rsidP="0099327C"/>
    <w:p w:rsidR="0099327C" w:rsidRDefault="0099327C" w:rsidP="0099327C">
      <w:r>
        <w:t>Apreciado Don Darío:</w:t>
      </w:r>
    </w:p>
    <w:p w:rsidR="0099327C" w:rsidRDefault="0099327C" w:rsidP="0099327C"/>
    <w:p w:rsidR="0099327C" w:rsidRDefault="0099327C" w:rsidP="0099327C">
      <w:r>
        <w:t>Con la presente estamos solicitando el siguiente Material   :</w:t>
      </w:r>
    </w:p>
    <w:p w:rsidR="0099327C" w:rsidRDefault="0099327C" w:rsidP="0099327C"/>
    <w:p w:rsidR="0099327C" w:rsidRDefault="0099327C" w:rsidP="0099327C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99327C" w:rsidRDefault="0099327C" w:rsidP="0099327C">
      <w:pPr>
        <w:rPr>
          <w:b/>
          <w:bCs/>
          <w:u w:val="single"/>
        </w:rPr>
      </w:pPr>
    </w:p>
    <w:p w:rsidR="0099327C" w:rsidRDefault="0099327C" w:rsidP="0099327C">
      <w:r>
        <w:t>MATERIAL:</w:t>
      </w:r>
      <w:r>
        <w:tab/>
      </w:r>
      <w:r>
        <w:tab/>
        <w:t>Polietileno Alta Densidad Pigmentado BLANCO Tubular.</w:t>
      </w:r>
    </w:p>
    <w:p w:rsidR="0099327C" w:rsidRDefault="0099327C" w:rsidP="0099327C">
      <w:r>
        <w:t>MEDIDA:</w:t>
      </w:r>
      <w:r>
        <w:tab/>
      </w:r>
      <w:r>
        <w:tab/>
      </w:r>
      <w:r>
        <w:rPr>
          <w:b/>
        </w:rPr>
        <w:t>35</w:t>
      </w:r>
      <w:r w:rsidRPr="00444F82">
        <w:rPr>
          <w:b/>
        </w:rPr>
        <w:t xml:space="preserve">  Cms</w:t>
      </w:r>
      <w:r>
        <w:t>.</w:t>
      </w:r>
    </w:p>
    <w:p w:rsidR="0099327C" w:rsidRDefault="0099327C" w:rsidP="0099327C">
      <w:pPr>
        <w:rPr>
          <w:b/>
          <w:bCs/>
        </w:rPr>
      </w:pPr>
      <w:r>
        <w:t>CALIBRE:</w:t>
      </w:r>
      <w:r>
        <w:tab/>
      </w:r>
      <w:r>
        <w:tab/>
      </w:r>
      <w:r w:rsidRPr="00B460D7">
        <w:rPr>
          <w:b/>
        </w:rPr>
        <w:t>2.5</w:t>
      </w:r>
      <w:r>
        <w:t xml:space="preserve"> </w:t>
      </w:r>
      <w:r>
        <w:rPr>
          <w:b/>
          <w:bCs/>
        </w:rPr>
        <w:t xml:space="preserve">  ”</w:t>
      </w:r>
    </w:p>
    <w:p w:rsidR="0099327C" w:rsidRDefault="0099327C" w:rsidP="0099327C">
      <w:r>
        <w:t>COLOR:</w:t>
      </w:r>
      <w:r>
        <w:tab/>
      </w:r>
      <w:r>
        <w:tab/>
        <w:t>BLANCO  ( Según muestra  )</w:t>
      </w:r>
    </w:p>
    <w:p w:rsidR="0099327C" w:rsidRDefault="0099327C" w:rsidP="0099327C">
      <w:r>
        <w:t>TRATADO:</w:t>
      </w:r>
      <w:r>
        <w:tab/>
      </w:r>
      <w:r>
        <w:tab/>
        <w:t>2 Caras.</w:t>
      </w:r>
    </w:p>
    <w:p w:rsidR="0099327C" w:rsidRDefault="0099327C" w:rsidP="0099327C">
      <w:pPr>
        <w:rPr>
          <w:b/>
          <w:bCs/>
        </w:rPr>
      </w:pPr>
      <w:r>
        <w:t>CANTIDAD:</w:t>
      </w:r>
      <w:r>
        <w:tab/>
        <w:t xml:space="preserve">            </w:t>
      </w:r>
      <w:r w:rsidR="00F071EA">
        <w:t xml:space="preserve">120 </w:t>
      </w:r>
      <w:r>
        <w:rPr>
          <w:b/>
        </w:rPr>
        <w:t xml:space="preserve"> </w:t>
      </w:r>
      <w:r>
        <w:t xml:space="preserve">  Kg.</w:t>
      </w:r>
      <w:r>
        <w:rPr>
          <w:b/>
          <w:bCs/>
        </w:rPr>
        <w:t xml:space="preserve"> </w:t>
      </w:r>
    </w:p>
    <w:p w:rsidR="0099327C" w:rsidRDefault="0099327C" w:rsidP="0099327C">
      <w:r>
        <w:t>REFERENCIA:</w:t>
      </w:r>
      <w:r>
        <w:tab/>
      </w:r>
      <w:r>
        <w:rPr>
          <w:b/>
        </w:rPr>
        <w:t>PLASTIQUIMICA  PEQUENA</w:t>
      </w:r>
    </w:p>
    <w:p w:rsidR="0099327C" w:rsidRDefault="0099327C" w:rsidP="0099327C">
      <w:r>
        <w:t>COLORES:</w:t>
      </w:r>
      <w:r>
        <w:tab/>
      </w:r>
      <w:r>
        <w:tab/>
        <w:t>2 ( Gris -  Rojo)</w:t>
      </w:r>
    </w:p>
    <w:p w:rsidR="0099327C" w:rsidRDefault="0099327C" w:rsidP="0099327C">
      <w:r>
        <w:t>CARAS:</w:t>
      </w:r>
      <w:r>
        <w:tab/>
      </w:r>
      <w:r>
        <w:tab/>
        <w:t>2</w:t>
      </w:r>
    </w:p>
    <w:p w:rsidR="0099327C" w:rsidRDefault="0099327C" w:rsidP="0099327C">
      <w:r>
        <w:t>REPETICIÓN:</w:t>
      </w:r>
      <w:r>
        <w:tab/>
        <w:t>Continua</w:t>
      </w:r>
    </w:p>
    <w:p w:rsidR="0099327C" w:rsidRDefault="0099327C" w:rsidP="0099327C">
      <w:r>
        <w:t>RODILLO:</w:t>
      </w:r>
      <w:r>
        <w:tab/>
      </w:r>
      <w:r>
        <w:tab/>
      </w:r>
      <w:r w:rsidRPr="001D3669">
        <w:rPr>
          <w:b/>
        </w:rPr>
        <w:t>38</w:t>
      </w:r>
    </w:p>
    <w:p w:rsidR="0099327C" w:rsidRPr="006537EA" w:rsidRDefault="0099327C" w:rsidP="0099327C">
      <w:pPr>
        <w:rPr>
          <w:b/>
        </w:rPr>
      </w:pPr>
      <w:r>
        <w:t>BOLSA:</w:t>
      </w:r>
      <w:r>
        <w:tab/>
      </w:r>
      <w:r>
        <w:tab/>
      </w:r>
      <w:r w:rsidRPr="006537EA">
        <w:rPr>
          <w:b/>
        </w:rPr>
        <w:t xml:space="preserve">35  x  175  </w:t>
      </w:r>
      <w:r>
        <w:rPr>
          <w:b/>
        </w:rPr>
        <w:t xml:space="preserve">  </w:t>
      </w:r>
      <w:r w:rsidRPr="006537EA">
        <w:rPr>
          <w:b/>
        </w:rPr>
        <w:t>cms</w:t>
      </w:r>
    </w:p>
    <w:p w:rsidR="0099327C" w:rsidRDefault="0099327C" w:rsidP="0099327C">
      <w:r>
        <w:t>SELLADO:</w:t>
      </w:r>
      <w:r>
        <w:tab/>
      </w:r>
      <w:r>
        <w:tab/>
        <w:t>Para selle de Fondo.</w:t>
      </w:r>
    </w:p>
    <w:p w:rsidR="0099327C" w:rsidRDefault="0099327C" w:rsidP="0099327C"/>
    <w:p w:rsidR="0099327C" w:rsidRDefault="0099327C" w:rsidP="0099327C"/>
    <w:p w:rsidR="0099327C" w:rsidRDefault="0099327C" w:rsidP="0099327C">
      <w:r>
        <w:rPr>
          <w:b/>
          <w:bCs/>
          <w:u w:val="single"/>
        </w:rPr>
        <w:t>NOTA:</w:t>
      </w:r>
      <w:r>
        <w:t xml:space="preserve">  * Los cyreles   Se encuentran en su planta</w:t>
      </w:r>
    </w:p>
    <w:p w:rsidR="0099327C" w:rsidRDefault="0099327C" w:rsidP="0099327C">
      <w:pPr>
        <w:numPr>
          <w:ilvl w:val="0"/>
          <w:numId w:val="1"/>
        </w:numPr>
      </w:pPr>
      <w:r>
        <w:t>Se envían muestra física  para tonos , alturas  y  pigmentacion</w:t>
      </w:r>
    </w:p>
    <w:p w:rsidR="0099327C" w:rsidRDefault="0099327C" w:rsidP="0099327C"/>
    <w:p w:rsidR="0099327C" w:rsidRPr="00315AED" w:rsidRDefault="0099327C" w:rsidP="0099327C">
      <w:pPr>
        <w:numPr>
          <w:ilvl w:val="0"/>
          <w:numId w:val="1"/>
        </w:numPr>
      </w:pPr>
      <w:r w:rsidRPr="00393DAD">
        <w:rPr>
          <w:b/>
          <w:u w:val="single"/>
        </w:rPr>
        <w:t>Utilizar tinta negra</w:t>
      </w:r>
      <w:r>
        <w:t xml:space="preserve"> </w:t>
      </w:r>
      <w:r w:rsidRPr="00393DAD">
        <w:rPr>
          <w:b/>
          <w:u w:val="single"/>
        </w:rPr>
        <w:t>ANTIGRASA</w:t>
      </w:r>
    </w:p>
    <w:p w:rsidR="0099327C" w:rsidRDefault="0099327C" w:rsidP="0099327C"/>
    <w:p w:rsidR="0099327C" w:rsidRPr="0098114D" w:rsidRDefault="0099327C" w:rsidP="0099327C">
      <w:pPr>
        <w:rPr>
          <w:b/>
          <w:u w:val="single"/>
        </w:rPr>
      </w:pPr>
    </w:p>
    <w:p w:rsidR="0099327C" w:rsidRDefault="0099327C" w:rsidP="0099327C">
      <w:r>
        <w:t>Agradezco la atención y colaboración prestada.</w:t>
      </w:r>
    </w:p>
    <w:p w:rsidR="0099327C" w:rsidRDefault="0099327C" w:rsidP="0099327C"/>
    <w:p w:rsidR="0099327C" w:rsidRDefault="0099327C" w:rsidP="0099327C"/>
    <w:p w:rsidR="0099327C" w:rsidRDefault="0099327C" w:rsidP="0099327C">
      <w:r>
        <w:t>Cordialmente</w:t>
      </w:r>
    </w:p>
    <w:p w:rsidR="0099327C" w:rsidRDefault="0099327C" w:rsidP="0099327C"/>
    <w:p w:rsidR="0099327C" w:rsidRDefault="0099327C" w:rsidP="0099327C"/>
    <w:p w:rsidR="0099327C" w:rsidRDefault="0099327C" w:rsidP="0099327C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99327C" w:rsidRDefault="0099327C" w:rsidP="0099327C">
      <w:r>
        <w:t>Director.</w:t>
      </w:r>
    </w:p>
    <w:p w:rsidR="0099327C" w:rsidRDefault="0099327C" w:rsidP="0099327C"/>
    <w:p w:rsidR="0099327C" w:rsidRDefault="0099327C" w:rsidP="0099327C"/>
    <w:p w:rsidR="0099327C" w:rsidRDefault="0099327C" w:rsidP="003246AA">
      <w:pPr>
        <w:rPr>
          <w:b/>
        </w:rPr>
      </w:pPr>
    </w:p>
    <w:p w:rsidR="008C0B1C" w:rsidRDefault="008C0B1C" w:rsidP="008C0B1C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8C0B1C" w:rsidRDefault="008C0B1C" w:rsidP="008C0B1C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8C0B1C" w:rsidRDefault="008C0B1C" w:rsidP="008C0B1C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8C0B1C" w:rsidRDefault="008C0B1C" w:rsidP="008C0B1C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8C0B1C" w:rsidRDefault="008C0B1C" w:rsidP="008C0B1C">
      <w:pPr>
        <w:pStyle w:val="Ttulo1"/>
      </w:pPr>
    </w:p>
    <w:p w:rsidR="008C0B1C" w:rsidRDefault="008C0B1C" w:rsidP="008C0B1C">
      <w:pPr>
        <w:pStyle w:val="Ttulo1"/>
      </w:pPr>
      <w:r>
        <w:t>ORDEN DE TRABAJO     N°   06781</w:t>
      </w:r>
    </w:p>
    <w:p w:rsidR="008C0B1C" w:rsidRDefault="008C0B1C" w:rsidP="008C0B1C"/>
    <w:p w:rsidR="008C0B1C" w:rsidRDefault="008C0B1C" w:rsidP="008C0B1C">
      <w:r>
        <w:t>FECHA:</w:t>
      </w:r>
      <w:r>
        <w:tab/>
        <w:t>Medellín, Julio  01     de     2010</w:t>
      </w:r>
    </w:p>
    <w:p w:rsidR="008C0B1C" w:rsidRDefault="008C0B1C" w:rsidP="008C0B1C">
      <w:r>
        <w:t>PARA:</w:t>
      </w:r>
      <w:r>
        <w:tab/>
      </w:r>
      <w:r>
        <w:tab/>
        <w:t>PLÁSTICOS DARMA</w:t>
      </w:r>
    </w:p>
    <w:p w:rsidR="008C0B1C" w:rsidRDefault="008C0B1C" w:rsidP="008C0B1C">
      <w:r>
        <w:t>ATENCIÓN:</w:t>
      </w:r>
      <w:r>
        <w:tab/>
        <w:t>Sr. Darío Jaramillo</w:t>
      </w:r>
    </w:p>
    <w:p w:rsidR="008C0B1C" w:rsidRDefault="008C0B1C" w:rsidP="008C0B1C">
      <w:r>
        <w:tab/>
      </w:r>
      <w:r>
        <w:tab/>
        <w:t>Gerente.</w:t>
      </w:r>
    </w:p>
    <w:p w:rsidR="008C0B1C" w:rsidRDefault="008C0B1C" w:rsidP="008C0B1C"/>
    <w:p w:rsidR="008C0B1C" w:rsidRDefault="008C0B1C" w:rsidP="008C0B1C">
      <w:r>
        <w:t>Apreciado Don Darío :</w:t>
      </w:r>
    </w:p>
    <w:p w:rsidR="008C0B1C" w:rsidRDefault="008C0B1C" w:rsidP="008C0B1C">
      <w:r>
        <w:t xml:space="preserve"> </w:t>
      </w:r>
    </w:p>
    <w:p w:rsidR="008C0B1C" w:rsidRDefault="008C0B1C" w:rsidP="008C0B1C">
      <w:r>
        <w:t>Con la presente estamos solicitando el siguiente servicio de EXTRUSION E IMPRESION:</w:t>
      </w:r>
    </w:p>
    <w:p w:rsidR="008C0B1C" w:rsidRDefault="008C0B1C" w:rsidP="008C0B1C"/>
    <w:p w:rsidR="008C0B1C" w:rsidRDefault="008C0B1C" w:rsidP="008C0B1C">
      <w:pPr>
        <w:rPr>
          <w:b/>
          <w:bCs/>
          <w:u w:val="single"/>
        </w:rPr>
      </w:pPr>
      <w:r>
        <w:rPr>
          <w:b/>
          <w:bCs/>
          <w:u w:val="single"/>
        </w:rPr>
        <w:t>EXTRUSIÓN:</w:t>
      </w:r>
    </w:p>
    <w:p w:rsidR="008C0B1C" w:rsidRDefault="008C0B1C" w:rsidP="008C0B1C">
      <w:r>
        <w:t>MATERIAL:</w:t>
      </w:r>
      <w:r>
        <w:tab/>
      </w:r>
      <w:r>
        <w:tab/>
        <w:t xml:space="preserve">Polietileno BAJA  </w:t>
      </w:r>
      <w:r>
        <w:rPr>
          <w:u w:val="single"/>
        </w:rPr>
        <w:t xml:space="preserve">Tubular </w:t>
      </w:r>
    </w:p>
    <w:p w:rsidR="008C0B1C" w:rsidRDefault="008C0B1C" w:rsidP="008C0B1C">
      <w:r>
        <w:t>MEDIDA:</w:t>
      </w:r>
      <w:r>
        <w:tab/>
      </w:r>
      <w:r>
        <w:tab/>
      </w:r>
      <w:r>
        <w:rPr>
          <w:b/>
        </w:rPr>
        <w:t>1</w:t>
      </w:r>
      <w:r w:rsidR="009248FF">
        <w:rPr>
          <w:b/>
        </w:rPr>
        <w:t>5.6</w:t>
      </w:r>
      <w:r>
        <w:t xml:space="preserve">    Cms.</w:t>
      </w:r>
    </w:p>
    <w:p w:rsidR="008C0B1C" w:rsidRDefault="008C0B1C" w:rsidP="008C0B1C">
      <w:r>
        <w:t>CALIBRE:</w:t>
      </w:r>
      <w:r>
        <w:tab/>
      </w:r>
      <w:r>
        <w:tab/>
      </w:r>
      <w:r>
        <w:rPr>
          <w:b/>
        </w:rPr>
        <w:t xml:space="preserve">3.0 </w:t>
      </w:r>
      <w:r>
        <w:t xml:space="preserve">  ”</w:t>
      </w:r>
    </w:p>
    <w:p w:rsidR="008C0B1C" w:rsidRDefault="008C0B1C" w:rsidP="008C0B1C">
      <w:r>
        <w:t>COLOR:</w:t>
      </w:r>
      <w:r>
        <w:tab/>
      </w:r>
      <w:r>
        <w:tab/>
        <w:t>Transparente</w:t>
      </w:r>
    </w:p>
    <w:p w:rsidR="008C0B1C" w:rsidRDefault="008C0B1C" w:rsidP="008C0B1C">
      <w:r>
        <w:t>TRATADO:</w:t>
      </w:r>
      <w:r>
        <w:tab/>
      </w:r>
      <w:r>
        <w:tab/>
        <w:t>2  Caras.</w:t>
      </w:r>
    </w:p>
    <w:p w:rsidR="008C0B1C" w:rsidRDefault="008C0B1C" w:rsidP="008C0B1C">
      <w:r>
        <w:t>MEZCLA:</w:t>
      </w:r>
      <w:r>
        <w:tab/>
      </w:r>
      <w:r>
        <w:tab/>
        <w:t xml:space="preserve">Baja  25  kg – Lineal  7.5   kg </w:t>
      </w:r>
    </w:p>
    <w:p w:rsidR="008C0B1C" w:rsidRDefault="008C0B1C" w:rsidP="008C0B1C">
      <w:r>
        <w:t>CANTIDAD:</w:t>
      </w:r>
      <w:r>
        <w:tab/>
      </w:r>
      <w:r>
        <w:tab/>
        <w:t>160</w:t>
      </w:r>
      <w:r w:rsidRPr="00521768">
        <w:rPr>
          <w:b/>
        </w:rPr>
        <w:t xml:space="preserve">  </w:t>
      </w:r>
      <w:r>
        <w:t xml:space="preserve"> Kg.</w:t>
      </w:r>
    </w:p>
    <w:p w:rsidR="008C0B1C" w:rsidRDefault="008C0B1C" w:rsidP="008C0B1C">
      <w:pPr>
        <w:rPr>
          <w:b/>
          <w:bCs/>
          <w:u w:val="single"/>
        </w:rPr>
      </w:pPr>
    </w:p>
    <w:p w:rsidR="008C0B1C" w:rsidRDefault="008C0B1C" w:rsidP="008C0B1C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8C0B1C" w:rsidRDefault="008C0B1C" w:rsidP="008C0B1C">
      <w:r>
        <w:t>COLORES:</w:t>
      </w:r>
      <w:r>
        <w:tab/>
      </w:r>
      <w:r>
        <w:tab/>
        <w:t>5   (   Blanco   – Amarillo – Verde  - Negro – Naranja   )</w:t>
      </w:r>
    </w:p>
    <w:p w:rsidR="008C0B1C" w:rsidRDefault="008C0B1C" w:rsidP="008C0B1C">
      <w:r>
        <w:t>CARAS:</w:t>
      </w:r>
      <w:r>
        <w:tab/>
      </w:r>
      <w:r>
        <w:tab/>
        <w:t>2  ( 4  x 2  - 4 x 2 ) Tambor  Central con angulo</w:t>
      </w:r>
    </w:p>
    <w:p w:rsidR="008C0B1C" w:rsidRDefault="008C0B1C" w:rsidP="008C0B1C">
      <w:r>
        <w:t>REPETICIÓN:</w:t>
      </w:r>
      <w:r>
        <w:tab/>
        <w:t xml:space="preserve">35    Cms. </w:t>
      </w:r>
    </w:p>
    <w:p w:rsidR="008C0B1C" w:rsidRDefault="008C0B1C" w:rsidP="008C0B1C">
      <w:r>
        <w:t>RODILLO :                35</w:t>
      </w:r>
    </w:p>
    <w:p w:rsidR="008C0B1C" w:rsidRDefault="008C0B1C" w:rsidP="008C0B1C">
      <w:r>
        <w:t>SELLADO:</w:t>
      </w:r>
      <w:r>
        <w:tab/>
      </w:r>
      <w:r>
        <w:tab/>
        <w:t>Fondo</w:t>
      </w:r>
    </w:p>
    <w:p w:rsidR="008C0B1C" w:rsidRDefault="008C0B1C" w:rsidP="008C0B1C">
      <w:pPr>
        <w:rPr>
          <w:b/>
        </w:rPr>
      </w:pPr>
      <w:r>
        <w:t>REFERENCIA:</w:t>
      </w:r>
      <w:r>
        <w:tab/>
      </w:r>
      <w:r>
        <w:rPr>
          <w:b/>
        </w:rPr>
        <w:t>CANOA   MANGO    900    gms</w:t>
      </w:r>
    </w:p>
    <w:p w:rsidR="008C0B1C" w:rsidRDefault="008C0B1C" w:rsidP="008C0B1C">
      <w:pPr>
        <w:rPr>
          <w:b/>
        </w:rPr>
      </w:pPr>
      <w:r>
        <w:rPr>
          <w:b/>
        </w:rPr>
        <w:tab/>
      </w:r>
      <w:r>
        <w:rPr>
          <w:b/>
        </w:rPr>
        <w:tab/>
      </w:r>
    </w:p>
    <w:p w:rsidR="008C0B1C" w:rsidRDefault="008C0B1C" w:rsidP="008C0B1C"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8C0B1C" w:rsidRDefault="008C0B1C" w:rsidP="008C0B1C">
      <w:r>
        <w:rPr>
          <w:b/>
          <w:bCs/>
          <w:u w:val="single"/>
        </w:rPr>
        <w:t>NOTA:</w:t>
      </w:r>
      <w:r>
        <w:t xml:space="preserve">             - Los cyreles en  su  planta</w:t>
      </w:r>
    </w:p>
    <w:p w:rsidR="008C0B1C" w:rsidRDefault="008C0B1C" w:rsidP="008C0B1C">
      <w:pPr>
        <w:numPr>
          <w:ilvl w:val="0"/>
          <w:numId w:val="2"/>
        </w:numPr>
      </w:pPr>
      <w:r>
        <w:t>Altura y tonos según   Muestra  Fisica</w:t>
      </w:r>
    </w:p>
    <w:p w:rsidR="008C0B1C" w:rsidRDefault="008C0B1C" w:rsidP="008C0B1C">
      <w:pPr>
        <w:numPr>
          <w:ilvl w:val="0"/>
          <w:numId w:val="2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CONTROLA  BIEN  LA MEDIDA</w:t>
      </w:r>
    </w:p>
    <w:p w:rsidR="008C0B1C" w:rsidRPr="0090312C" w:rsidRDefault="008C0B1C" w:rsidP="008C0B1C">
      <w:pPr>
        <w:ind w:left="1500"/>
        <w:rPr>
          <w:b/>
          <w:sz w:val="32"/>
          <w:szCs w:val="32"/>
        </w:rPr>
      </w:pPr>
    </w:p>
    <w:p w:rsidR="008C0B1C" w:rsidRPr="00547F4C" w:rsidRDefault="008C0B1C" w:rsidP="008C0B1C">
      <w:pPr>
        <w:rPr>
          <w:sz w:val="40"/>
          <w:szCs w:val="40"/>
        </w:rPr>
      </w:pPr>
    </w:p>
    <w:p w:rsidR="008C0B1C" w:rsidRDefault="008C0B1C" w:rsidP="008C0B1C">
      <w:r>
        <w:t>Agradezco la atención y colaboración prestada.</w:t>
      </w:r>
    </w:p>
    <w:p w:rsidR="008C0B1C" w:rsidRDefault="008C0B1C" w:rsidP="008C0B1C"/>
    <w:p w:rsidR="008C0B1C" w:rsidRDefault="008C0B1C" w:rsidP="008C0B1C"/>
    <w:p w:rsidR="008C0B1C" w:rsidRDefault="008C0B1C" w:rsidP="008C0B1C">
      <w:r>
        <w:t>Cordialmente,</w:t>
      </w:r>
    </w:p>
    <w:p w:rsidR="008C0B1C" w:rsidRDefault="008C0B1C" w:rsidP="008C0B1C"/>
    <w:p w:rsidR="008C0B1C" w:rsidRDefault="008C0B1C" w:rsidP="008C0B1C"/>
    <w:p w:rsidR="008C0B1C" w:rsidRDefault="008C0B1C" w:rsidP="008C0B1C">
      <w:r>
        <w:t>RICARDO CASAS ZAPATA</w:t>
      </w:r>
    </w:p>
    <w:p w:rsidR="008C0B1C" w:rsidRDefault="008C0B1C" w:rsidP="008C0B1C">
      <w:r>
        <w:t>Director.</w:t>
      </w:r>
    </w:p>
    <w:p w:rsidR="008C0B1C" w:rsidRDefault="008C0B1C" w:rsidP="003246AA">
      <w:pPr>
        <w:rPr>
          <w:b/>
        </w:rPr>
      </w:pPr>
    </w:p>
    <w:p w:rsidR="00193B32" w:rsidRDefault="00193B32" w:rsidP="00193B32">
      <w:pPr>
        <w:rPr>
          <w:b/>
        </w:rPr>
      </w:pPr>
    </w:p>
    <w:p w:rsidR="00193B32" w:rsidRDefault="00193B32" w:rsidP="00193B32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193B32" w:rsidRDefault="00193B32" w:rsidP="00193B32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193B32" w:rsidRDefault="00193B32" w:rsidP="00193B32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193B32" w:rsidRDefault="00193B32" w:rsidP="00193B32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193B32" w:rsidRDefault="00193B32" w:rsidP="00193B32">
      <w:pPr>
        <w:pStyle w:val="Ttulo1"/>
      </w:pPr>
    </w:p>
    <w:p w:rsidR="00193B32" w:rsidRDefault="00602B8E" w:rsidP="00193B32">
      <w:pPr>
        <w:pStyle w:val="Ttulo1"/>
      </w:pPr>
      <w:r>
        <w:t>ORDEN DE TRABAJO     N°   06780</w:t>
      </w:r>
    </w:p>
    <w:p w:rsidR="00193B32" w:rsidRDefault="00193B32" w:rsidP="00193B32"/>
    <w:p w:rsidR="00193B32" w:rsidRDefault="00602B8E" w:rsidP="00193B32">
      <w:r>
        <w:t>FECHA:</w:t>
      </w:r>
      <w:r>
        <w:tab/>
        <w:t>Medellín, Julio  01</w:t>
      </w:r>
      <w:r w:rsidR="00193B32">
        <w:t xml:space="preserve">     de     2010</w:t>
      </w:r>
    </w:p>
    <w:p w:rsidR="00193B32" w:rsidRDefault="00193B32" w:rsidP="00193B32">
      <w:r>
        <w:t>PARA:</w:t>
      </w:r>
      <w:r>
        <w:tab/>
      </w:r>
      <w:r>
        <w:tab/>
        <w:t>PLÁSTICOS DARMA</w:t>
      </w:r>
    </w:p>
    <w:p w:rsidR="00193B32" w:rsidRDefault="00193B32" w:rsidP="00193B32">
      <w:r>
        <w:t>ATENCIÓN:</w:t>
      </w:r>
      <w:r>
        <w:tab/>
        <w:t>Sr. Darío Jaramillo</w:t>
      </w:r>
    </w:p>
    <w:p w:rsidR="00193B32" w:rsidRDefault="00193B32" w:rsidP="00193B32">
      <w:r>
        <w:tab/>
      </w:r>
      <w:r>
        <w:tab/>
        <w:t>Gerente.</w:t>
      </w:r>
    </w:p>
    <w:p w:rsidR="00193B32" w:rsidRDefault="00193B32" w:rsidP="00193B32"/>
    <w:p w:rsidR="00193B32" w:rsidRDefault="00193B32" w:rsidP="00193B32">
      <w:r>
        <w:t>Apreciado Don Darío :</w:t>
      </w:r>
    </w:p>
    <w:p w:rsidR="00193B32" w:rsidRDefault="00193B32" w:rsidP="00193B32">
      <w:r>
        <w:t xml:space="preserve"> </w:t>
      </w:r>
    </w:p>
    <w:p w:rsidR="00193B32" w:rsidRDefault="00193B32" w:rsidP="00193B32">
      <w:r>
        <w:t>Con la presente estamos solicitando el siguiente servicio de EXTRUSION E IMPRESION:</w:t>
      </w:r>
    </w:p>
    <w:p w:rsidR="00193B32" w:rsidRDefault="00193B32" w:rsidP="00193B32"/>
    <w:p w:rsidR="00193B32" w:rsidRDefault="00193B32" w:rsidP="00193B32">
      <w:pPr>
        <w:rPr>
          <w:b/>
          <w:bCs/>
          <w:u w:val="single"/>
        </w:rPr>
      </w:pPr>
      <w:r>
        <w:rPr>
          <w:b/>
          <w:bCs/>
          <w:u w:val="single"/>
        </w:rPr>
        <w:t>EXTRUSIÓN:</w:t>
      </w:r>
    </w:p>
    <w:p w:rsidR="00193B32" w:rsidRDefault="00193B32" w:rsidP="00193B32">
      <w:r>
        <w:t>MATERIAL:</w:t>
      </w:r>
      <w:r>
        <w:tab/>
      </w:r>
      <w:r>
        <w:tab/>
        <w:t xml:space="preserve">Polietileno BAJA  </w:t>
      </w:r>
      <w:r>
        <w:rPr>
          <w:u w:val="single"/>
        </w:rPr>
        <w:t xml:space="preserve">Tubular </w:t>
      </w:r>
    </w:p>
    <w:p w:rsidR="00193B32" w:rsidRDefault="00193B32" w:rsidP="00193B32">
      <w:r>
        <w:t>MEDIDA:</w:t>
      </w:r>
      <w:r>
        <w:tab/>
      </w:r>
      <w:r>
        <w:tab/>
      </w:r>
      <w:r>
        <w:rPr>
          <w:b/>
        </w:rPr>
        <w:t>15.6</w:t>
      </w:r>
      <w:r>
        <w:t xml:space="preserve">    Cms.</w:t>
      </w:r>
    </w:p>
    <w:p w:rsidR="00193B32" w:rsidRDefault="00193B32" w:rsidP="00193B32">
      <w:r>
        <w:t>CALIBRE:</w:t>
      </w:r>
      <w:r>
        <w:tab/>
      </w:r>
      <w:r>
        <w:tab/>
      </w:r>
      <w:r>
        <w:rPr>
          <w:b/>
        </w:rPr>
        <w:t xml:space="preserve">3.0 </w:t>
      </w:r>
      <w:r>
        <w:t xml:space="preserve">  ”</w:t>
      </w:r>
    </w:p>
    <w:p w:rsidR="00193B32" w:rsidRDefault="00193B32" w:rsidP="00193B32">
      <w:r>
        <w:t>COLOR:</w:t>
      </w:r>
      <w:r>
        <w:tab/>
      </w:r>
      <w:r>
        <w:tab/>
        <w:t>Transparente</w:t>
      </w:r>
    </w:p>
    <w:p w:rsidR="00193B32" w:rsidRDefault="00193B32" w:rsidP="00193B32">
      <w:r>
        <w:t>TRATADO:</w:t>
      </w:r>
      <w:r>
        <w:tab/>
      </w:r>
      <w:r>
        <w:tab/>
        <w:t>2  Caras.</w:t>
      </w:r>
    </w:p>
    <w:p w:rsidR="00193B32" w:rsidRDefault="00193B32" w:rsidP="00193B32">
      <w:r>
        <w:t>MEZCLA:</w:t>
      </w:r>
      <w:r>
        <w:tab/>
      </w:r>
      <w:r>
        <w:tab/>
        <w:t xml:space="preserve">Baja  25  kg – Lineal  7.5  </w:t>
      </w:r>
    </w:p>
    <w:p w:rsidR="00193B32" w:rsidRDefault="00193B32" w:rsidP="00193B32">
      <w:r>
        <w:t>CANTIDAD:</w:t>
      </w:r>
      <w:r>
        <w:tab/>
      </w:r>
      <w:r>
        <w:tab/>
        <w:t>160</w:t>
      </w:r>
      <w:r w:rsidRPr="00521768">
        <w:rPr>
          <w:b/>
        </w:rPr>
        <w:t xml:space="preserve">  </w:t>
      </w:r>
      <w:r>
        <w:t xml:space="preserve"> Kg.</w:t>
      </w:r>
    </w:p>
    <w:p w:rsidR="00193B32" w:rsidRDefault="00193B32" w:rsidP="00193B32">
      <w:pPr>
        <w:rPr>
          <w:b/>
          <w:bCs/>
          <w:u w:val="single"/>
        </w:rPr>
      </w:pPr>
    </w:p>
    <w:p w:rsidR="00193B32" w:rsidRDefault="00193B32" w:rsidP="00193B32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193B32" w:rsidRDefault="00193B32" w:rsidP="00193B32">
      <w:r>
        <w:t>COLORES:</w:t>
      </w:r>
      <w:r>
        <w:tab/>
      </w:r>
      <w:r>
        <w:tab/>
        <w:t>5   (   Blanco   – Amarillo – Verde  - Negro – Rojo   )</w:t>
      </w:r>
    </w:p>
    <w:p w:rsidR="00193B32" w:rsidRDefault="00193B32" w:rsidP="00193B32">
      <w:r>
        <w:t>CARAS:</w:t>
      </w:r>
      <w:r>
        <w:tab/>
      </w:r>
      <w:r>
        <w:tab/>
        <w:t>2  ( 4  x 2  - 4 x 2 ) Tambor  Central con angulo</w:t>
      </w:r>
    </w:p>
    <w:p w:rsidR="00193B32" w:rsidRDefault="00193B32" w:rsidP="00193B32">
      <w:r>
        <w:t>REPETICIÓN:</w:t>
      </w:r>
      <w:r>
        <w:tab/>
        <w:t xml:space="preserve">35    Cms. </w:t>
      </w:r>
    </w:p>
    <w:p w:rsidR="00193B32" w:rsidRDefault="00193B32" w:rsidP="00193B32">
      <w:r>
        <w:t>RODILLO :                35</w:t>
      </w:r>
    </w:p>
    <w:p w:rsidR="00193B32" w:rsidRDefault="00193B32" w:rsidP="00193B32">
      <w:r>
        <w:t>SELLADO:</w:t>
      </w:r>
      <w:r>
        <w:tab/>
      </w:r>
      <w:r>
        <w:tab/>
        <w:t>Fondo</w:t>
      </w:r>
    </w:p>
    <w:p w:rsidR="00193B32" w:rsidRDefault="00193B32" w:rsidP="00193B32">
      <w:pPr>
        <w:rPr>
          <w:b/>
        </w:rPr>
      </w:pPr>
      <w:r>
        <w:t>REFERENCIA:</w:t>
      </w:r>
      <w:r>
        <w:tab/>
      </w:r>
      <w:r>
        <w:rPr>
          <w:b/>
        </w:rPr>
        <w:t>CANOA  GUANABANA   900    gms</w:t>
      </w:r>
    </w:p>
    <w:p w:rsidR="00193B32" w:rsidRDefault="00193B32" w:rsidP="00193B32">
      <w:pPr>
        <w:rPr>
          <w:b/>
        </w:rPr>
      </w:pPr>
      <w:r>
        <w:rPr>
          <w:b/>
        </w:rPr>
        <w:tab/>
      </w:r>
      <w:r>
        <w:rPr>
          <w:b/>
        </w:rPr>
        <w:tab/>
      </w:r>
    </w:p>
    <w:p w:rsidR="00193B32" w:rsidRDefault="00193B32" w:rsidP="00193B32"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93B32" w:rsidRDefault="00193B32" w:rsidP="00193B32">
      <w:r>
        <w:rPr>
          <w:b/>
          <w:bCs/>
          <w:u w:val="single"/>
        </w:rPr>
        <w:t>NOTA:</w:t>
      </w:r>
      <w:r>
        <w:t xml:space="preserve">             - Los cyreles  en su planta</w:t>
      </w:r>
    </w:p>
    <w:p w:rsidR="00193B32" w:rsidRDefault="00193B32" w:rsidP="00193B32">
      <w:pPr>
        <w:numPr>
          <w:ilvl w:val="0"/>
          <w:numId w:val="2"/>
        </w:numPr>
      </w:pPr>
      <w:r>
        <w:t>Altura y tonos según   Muestra  Fisica</w:t>
      </w:r>
    </w:p>
    <w:p w:rsidR="00193B32" w:rsidRDefault="00193B32" w:rsidP="00193B32">
      <w:pPr>
        <w:numPr>
          <w:ilvl w:val="0"/>
          <w:numId w:val="2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CONTROLA  BIEN  LA MEDIDA</w:t>
      </w:r>
    </w:p>
    <w:p w:rsidR="00193B32" w:rsidRPr="0090312C" w:rsidRDefault="00193B32" w:rsidP="00193B32">
      <w:pPr>
        <w:ind w:left="1500"/>
        <w:rPr>
          <w:b/>
          <w:sz w:val="32"/>
          <w:szCs w:val="32"/>
        </w:rPr>
      </w:pPr>
    </w:p>
    <w:p w:rsidR="00193B32" w:rsidRPr="00547F4C" w:rsidRDefault="00193B32" w:rsidP="00193B32">
      <w:pPr>
        <w:rPr>
          <w:sz w:val="40"/>
          <w:szCs w:val="40"/>
        </w:rPr>
      </w:pPr>
    </w:p>
    <w:p w:rsidR="00193B32" w:rsidRDefault="00193B32" w:rsidP="00193B32">
      <w:r>
        <w:t>Agradezco la atención y colaboración prestada.</w:t>
      </w:r>
    </w:p>
    <w:p w:rsidR="00193B32" w:rsidRDefault="00193B32" w:rsidP="00193B32"/>
    <w:p w:rsidR="00193B32" w:rsidRDefault="00193B32" w:rsidP="00193B32"/>
    <w:p w:rsidR="00193B32" w:rsidRDefault="00193B32" w:rsidP="00193B32">
      <w:r>
        <w:t>Cordialmente,</w:t>
      </w:r>
    </w:p>
    <w:p w:rsidR="00193B32" w:rsidRDefault="00193B32" w:rsidP="00193B32"/>
    <w:p w:rsidR="00193B32" w:rsidRDefault="00193B32" w:rsidP="00193B32"/>
    <w:p w:rsidR="00193B32" w:rsidRDefault="00193B32" w:rsidP="00193B32">
      <w:r>
        <w:t>RICARDO CASAS ZAPATA</w:t>
      </w:r>
    </w:p>
    <w:p w:rsidR="00193B32" w:rsidRDefault="00193B32" w:rsidP="00193B32">
      <w:r>
        <w:t>Director.</w:t>
      </w:r>
    </w:p>
    <w:p w:rsidR="0005342F" w:rsidRDefault="0005342F" w:rsidP="0005342F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05342F" w:rsidRDefault="0005342F" w:rsidP="0005342F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05342F" w:rsidRDefault="0005342F" w:rsidP="0005342F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05342F" w:rsidRDefault="0005342F" w:rsidP="0005342F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05342F" w:rsidRDefault="0005342F" w:rsidP="0005342F">
      <w:pPr>
        <w:rPr>
          <w:b/>
          <w:bCs/>
        </w:rPr>
      </w:pPr>
    </w:p>
    <w:p w:rsidR="0005342F" w:rsidRDefault="0005342F" w:rsidP="0005342F">
      <w:pPr>
        <w:pStyle w:val="Ttulo1"/>
      </w:pPr>
      <w:r>
        <w:t>ORDEN  DE TRABAJO     N°      06409-3</w:t>
      </w:r>
    </w:p>
    <w:p w:rsidR="0005342F" w:rsidRDefault="0005342F" w:rsidP="0005342F"/>
    <w:p w:rsidR="0005342F" w:rsidRDefault="0005342F" w:rsidP="0005342F">
      <w:r>
        <w:t>FECHA:</w:t>
      </w:r>
      <w:r>
        <w:tab/>
        <w:t>Medellín, Julio 1   de  2010</w:t>
      </w:r>
    </w:p>
    <w:p w:rsidR="0005342F" w:rsidRDefault="0005342F" w:rsidP="0005342F">
      <w:r>
        <w:t>PARA:</w:t>
      </w:r>
      <w:r>
        <w:tab/>
      </w:r>
      <w:r>
        <w:tab/>
        <w:t>PLÁSTICOS   DARMA</w:t>
      </w:r>
    </w:p>
    <w:p w:rsidR="0005342F" w:rsidRDefault="0005342F" w:rsidP="0005342F">
      <w:r>
        <w:t>ATENCIÓN:</w:t>
      </w:r>
      <w:r>
        <w:tab/>
        <w:t>Sr. Darío Jaramillo</w:t>
      </w:r>
    </w:p>
    <w:p w:rsidR="0005342F" w:rsidRDefault="0005342F" w:rsidP="0005342F">
      <w:r>
        <w:tab/>
      </w:r>
      <w:r>
        <w:tab/>
        <w:t>Gerente.</w:t>
      </w:r>
    </w:p>
    <w:p w:rsidR="0005342F" w:rsidRDefault="0005342F" w:rsidP="0005342F"/>
    <w:p w:rsidR="0005342F" w:rsidRDefault="0005342F" w:rsidP="0005342F">
      <w:r>
        <w:t>Apreciado Don Darío  :</w:t>
      </w:r>
    </w:p>
    <w:p w:rsidR="0005342F" w:rsidRDefault="0005342F" w:rsidP="0005342F"/>
    <w:p w:rsidR="0005342F" w:rsidRDefault="0005342F" w:rsidP="0005342F">
      <w:r>
        <w:t>Con la presente estamos solicitando el siguiente servicio de  IMPRESIÓN   :</w:t>
      </w:r>
    </w:p>
    <w:p w:rsidR="0005342F" w:rsidRDefault="0005342F" w:rsidP="0005342F"/>
    <w:p w:rsidR="0005342F" w:rsidRDefault="0005342F" w:rsidP="0005342F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05342F" w:rsidRDefault="0005342F" w:rsidP="0005342F">
      <w:r>
        <w:t>MATERIAL   :           Polipropileno  Tubular  28</w:t>
      </w:r>
      <w:r w:rsidRPr="00086293">
        <w:rPr>
          <w:b/>
        </w:rPr>
        <w:t xml:space="preserve">    cms</w:t>
      </w:r>
    </w:p>
    <w:p w:rsidR="0005342F" w:rsidRDefault="0005342F" w:rsidP="0005342F">
      <w:r>
        <w:t xml:space="preserve">CLIBRE      :               </w:t>
      </w:r>
      <w:r>
        <w:rPr>
          <w:b/>
        </w:rPr>
        <w:t>2.4</w:t>
      </w:r>
      <w:r w:rsidRPr="00612C78">
        <w:rPr>
          <w:b/>
        </w:rPr>
        <w:t xml:space="preserve">  ”</w:t>
      </w:r>
    </w:p>
    <w:p w:rsidR="0005342F" w:rsidRDefault="0005342F" w:rsidP="0005342F">
      <w:pPr>
        <w:rPr>
          <w:b/>
        </w:rPr>
      </w:pPr>
      <w:r>
        <w:t>REFERENCIA:</w:t>
      </w:r>
      <w:r>
        <w:tab/>
      </w:r>
      <w:r>
        <w:rPr>
          <w:b/>
        </w:rPr>
        <w:t>PIJAMA  GERPAR</w:t>
      </w:r>
    </w:p>
    <w:p w:rsidR="0005342F" w:rsidRDefault="0005342F" w:rsidP="0005342F">
      <w:pPr>
        <w:rPr>
          <w:b/>
        </w:rPr>
      </w:pPr>
    </w:p>
    <w:p w:rsidR="0005342F" w:rsidRDefault="0005342F" w:rsidP="0005342F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  <w:t>PANTALON  LARGO   75   KG</w:t>
      </w:r>
    </w:p>
    <w:p w:rsidR="0005342F" w:rsidRDefault="0005342F" w:rsidP="0005342F">
      <w:r>
        <w:rPr>
          <w:b/>
        </w:rPr>
        <w:tab/>
      </w:r>
      <w:r>
        <w:rPr>
          <w:b/>
        </w:rPr>
        <w:tab/>
      </w:r>
      <w:r>
        <w:rPr>
          <w:b/>
        </w:rPr>
        <w:tab/>
        <w:t>PANTALON CORTO    75     KG</w:t>
      </w:r>
    </w:p>
    <w:p w:rsidR="0005342F" w:rsidRDefault="0005342F" w:rsidP="0005342F">
      <w:r>
        <w:t xml:space="preserve">CANTIDAD    :          </w:t>
      </w:r>
      <w:r>
        <w:rPr>
          <w:b/>
        </w:rPr>
        <w:t>150</w:t>
      </w:r>
      <w:r w:rsidRPr="00612C78">
        <w:rPr>
          <w:b/>
        </w:rPr>
        <w:t xml:space="preserve">   Kg</w:t>
      </w:r>
    </w:p>
    <w:p w:rsidR="0005342F" w:rsidRDefault="0005342F" w:rsidP="0005342F">
      <w:r>
        <w:t>COLORES:</w:t>
      </w:r>
      <w:r>
        <w:tab/>
      </w:r>
      <w:r>
        <w:tab/>
        <w:t>2  (   Según Muestra  )</w:t>
      </w:r>
    </w:p>
    <w:p w:rsidR="0005342F" w:rsidRDefault="0005342F" w:rsidP="0005342F">
      <w:r>
        <w:t>CARAS:</w:t>
      </w:r>
      <w:r>
        <w:tab/>
      </w:r>
      <w:r>
        <w:tab/>
        <w:t>2  ( 2x1 – 2x1  )</w:t>
      </w:r>
    </w:p>
    <w:p w:rsidR="0005342F" w:rsidRDefault="0005342F" w:rsidP="0005342F">
      <w:r>
        <w:t>REPETICIÓN:</w:t>
      </w:r>
      <w:r>
        <w:tab/>
        <w:t>30   cms</w:t>
      </w:r>
    </w:p>
    <w:p w:rsidR="0005342F" w:rsidRPr="00D05CA7" w:rsidRDefault="0005342F" w:rsidP="0005342F">
      <w:pPr>
        <w:rPr>
          <w:b/>
        </w:rPr>
      </w:pPr>
      <w:r>
        <w:t>RODILLO:</w:t>
      </w:r>
      <w:r>
        <w:tab/>
      </w:r>
      <w:r>
        <w:tab/>
      </w:r>
      <w:r>
        <w:rPr>
          <w:b/>
        </w:rPr>
        <w:t>30</w:t>
      </w:r>
    </w:p>
    <w:p w:rsidR="0005342F" w:rsidRDefault="0005342F" w:rsidP="0005342F">
      <w:r>
        <w:t>SELLADO:</w:t>
      </w:r>
      <w:r>
        <w:tab/>
      </w:r>
      <w:r>
        <w:tab/>
      </w:r>
      <w:r>
        <w:rPr>
          <w:b/>
        </w:rPr>
        <w:t>25 +  7  X  30</w:t>
      </w:r>
      <w:r w:rsidRPr="00844F83">
        <w:rPr>
          <w:b/>
        </w:rPr>
        <w:t xml:space="preserve">   cm</w:t>
      </w:r>
      <w:r>
        <w:t xml:space="preserve">   ( Solapa  Interna   Pegada   Lateral  )</w:t>
      </w:r>
    </w:p>
    <w:p w:rsidR="0005342F" w:rsidRDefault="0005342F" w:rsidP="0005342F">
      <w:r>
        <w:t xml:space="preserve"> </w:t>
      </w:r>
    </w:p>
    <w:p w:rsidR="0005342F" w:rsidRDefault="0005342F" w:rsidP="0005342F"/>
    <w:p w:rsidR="0005342F" w:rsidRPr="008861B9" w:rsidRDefault="0005342F" w:rsidP="0005342F">
      <w:pPr>
        <w:rPr>
          <w:b/>
        </w:rPr>
      </w:pPr>
      <w:r>
        <w:rPr>
          <w:b/>
          <w:bCs/>
          <w:u w:val="single"/>
        </w:rPr>
        <w:t>NOTA:</w:t>
      </w:r>
      <w:r>
        <w:t xml:space="preserve">  * Los cyreles   se  encuentran  en su  planta</w:t>
      </w:r>
    </w:p>
    <w:p w:rsidR="0005342F" w:rsidRPr="00D04067" w:rsidRDefault="0005342F" w:rsidP="0005342F">
      <w:pPr>
        <w:numPr>
          <w:ilvl w:val="0"/>
          <w:numId w:val="1"/>
        </w:numPr>
        <w:rPr>
          <w:u w:val="single"/>
        </w:rPr>
      </w:pPr>
      <w:r>
        <w:t>Se anexa arte para alturas y colores</w:t>
      </w:r>
    </w:p>
    <w:p w:rsidR="0005342F" w:rsidRPr="00896A27" w:rsidRDefault="0005342F" w:rsidP="0005342F">
      <w:pPr>
        <w:numPr>
          <w:ilvl w:val="0"/>
          <w:numId w:val="1"/>
        </w:numPr>
        <w:rPr>
          <w:b/>
          <w:u w:val="single"/>
        </w:rPr>
      </w:pPr>
      <w:r w:rsidRPr="00896A27">
        <w:rPr>
          <w:b/>
          <w:u w:val="single"/>
        </w:rPr>
        <w:t>SE APRUEBA IMPRESION</w:t>
      </w:r>
    </w:p>
    <w:p w:rsidR="0005342F" w:rsidRDefault="0005342F" w:rsidP="0005342F"/>
    <w:p w:rsidR="0005342F" w:rsidRDefault="0005342F" w:rsidP="0005342F"/>
    <w:p w:rsidR="0005342F" w:rsidRDefault="0005342F" w:rsidP="0005342F"/>
    <w:p w:rsidR="0005342F" w:rsidRDefault="0005342F" w:rsidP="0005342F">
      <w:r>
        <w:t>Agradezco la atención y colaboración prestada.</w:t>
      </w:r>
    </w:p>
    <w:p w:rsidR="0005342F" w:rsidRDefault="0005342F" w:rsidP="0005342F"/>
    <w:p w:rsidR="0005342F" w:rsidRDefault="0005342F" w:rsidP="0005342F"/>
    <w:p w:rsidR="0005342F" w:rsidRDefault="0005342F" w:rsidP="0005342F"/>
    <w:p w:rsidR="0005342F" w:rsidRDefault="0005342F" w:rsidP="0005342F">
      <w:r>
        <w:t>Cordialmente</w:t>
      </w:r>
    </w:p>
    <w:p w:rsidR="0005342F" w:rsidRDefault="0005342F" w:rsidP="0005342F"/>
    <w:p w:rsidR="0005342F" w:rsidRDefault="0005342F" w:rsidP="0005342F"/>
    <w:p w:rsidR="0005342F" w:rsidRDefault="0005342F" w:rsidP="0005342F">
      <w:r>
        <w:t>RICARDO CASAS ZAPATA</w:t>
      </w:r>
    </w:p>
    <w:p w:rsidR="0005342F" w:rsidRDefault="0005342F" w:rsidP="0005342F">
      <w:r>
        <w:t>Gerente</w:t>
      </w:r>
    </w:p>
    <w:p w:rsidR="00193B32" w:rsidRDefault="00193B32" w:rsidP="003246AA">
      <w:pPr>
        <w:rPr>
          <w:b/>
        </w:rPr>
      </w:pPr>
    </w:p>
    <w:p w:rsidR="00B91D26" w:rsidRDefault="00B91D26" w:rsidP="003246AA">
      <w:pPr>
        <w:rPr>
          <w:b/>
        </w:rPr>
      </w:pPr>
    </w:p>
    <w:p w:rsidR="00B91D26" w:rsidRDefault="00B91D26" w:rsidP="003246AA">
      <w:pPr>
        <w:rPr>
          <w:b/>
        </w:rPr>
      </w:pPr>
    </w:p>
    <w:p w:rsidR="00B91D26" w:rsidRDefault="00B91D26" w:rsidP="003246AA">
      <w:pPr>
        <w:rPr>
          <w:b/>
        </w:rPr>
      </w:pPr>
    </w:p>
    <w:p w:rsidR="00B91D26" w:rsidRDefault="00B91D26" w:rsidP="003246AA">
      <w:pPr>
        <w:rPr>
          <w:b/>
        </w:rPr>
      </w:pPr>
    </w:p>
    <w:p w:rsidR="00B91D26" w:rsidRDefault="00B91D26" w:rsidP="003246AA">
      <w:pPr>
        <w:rPr>
          <w:b/>
        </w:rPr>
      </w:pPr>
    </w:p>
    <w:p w:rsidR="00B91D26" w:rsidRDefault="00B91D26" w:rsidP="00B91D26"/>
    <w:p w:rsidR="00B91D26" w:rsidRDefault="00B91D26" w:rsidP="00B91D26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B91D26" w:rsidRDefault="00B91D26" w:rsidP="00B91D26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B91D26" w:rsidRDefault="00B91D26" w:rsidP="00B91D26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B91D26" w:rsidRDefault="00B91D26" w:rsidP="00B91D26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B91D26" w:rsidRDefault="00B91D26" w:rsidP="00B91D26">
      <w:pPr>
        <w:rPr>
          <w:b/>
          <w:bCs/>
        </w:rPr>
      </w:pPr>
    </w:p>
    <w:p w:rsidR="00B91D26" w:rsidRDefault="00B91D26" w:rsidP="00B91D26">
      <w:pPr>
        <w:pStyle w:val="Ttulo1"/>
      </w:pPr>
    </w:p>
    <w:p w:rsidR="00B91D26" w:rsidRDefault="00B91D26" w:rsidP="00B91D26">
      <w:pPr>
        <w:pStyle w:val="Ttulo1"/>
      </w:pPr>
      <w:r>
        <w:t>ORDEN DE TRABAJO  N °      06804</w:t>
      </w:r>
    </w:p>
    <w:p w:rsidR="00B91D26" w:rsidRDefault="00B91D26" w:rsidP="00B91D26"/>
    <w:p w:rsidR="00B91D26" w:rsidRDefault="00B91D26" w:rsidP="00B91D26">
      <w:r>
        <w:t>FECHA:</w:t>
      </w:r>
      <w:r>
        <w:tab/>
        <w:t>Medellín, Julio  06    de 2010</w:t>
      </w:r>
    </w:p>
    <w:p w:rsidR="00B91D26" w:rsidRDefault="00B91D26" w:rsidP="00B91D26">
      <w:r>
        <w:t>PARA:</w:t>
      </w:r>
      <w:r>
        <w:tab/>
      </w:r>
      <w:r>
        <w:tab/>
        <w:t>PLÁSTICOS DARMA</w:t>
      </w:r>
    </w:p>
    <w:p w:rsidR="00B91D26" w:rsidRDefault="00B91D26" w:rsidP="00B91D26">
      <w:r>
        <w:t>ATENCIÓN:</w:t>
      </w:r>
      <w:r>
        <w:tab/>
        <w:t>Sr. Darío Jaramillo</w:t>
      </w:r>
    </w:p>
    <w:p w:rsidR="00B91D26" w:rsidRDefault="00B91D26" w:rsidP="00B91D26">
      <w:r>
        <w:tab/>
      </w:r>
      <w:r>
        <w:tab/>
        <w:t>Gerente.</w:t>
      </w:r>
    </w:p>
    <w:p w:rsidR="00B91D26" w:rsidRDefault="00B91D26" w:rsidP="00B91D26"/>
    <w:p w:rsidR="00B91D26" w:rsidRDefault="00B91D26" w:rsidP="00B91D26">
      <w:r>
        <w:t>Apreciado Don Darío:</w:t>
      </w:r>
    </w:p>
    <w:p w:rsidR="00B91D26" w:rsidRDefault="00B91D26" w:rsidP="00B91D26"/>
    <w:p w:rsidR="00B91D26" w:rsidRDefault="00B91D26" w:rsidP="00B91D26">
      <w:r>
        <w:t>Con la presente estamos solicitando el siguiente servicio de  IMPRESIÓN :</w:t>
      </w:r>
    </w:p>
    <w:p w:rsidR="00B91D26" w:rsidRDefault="00B91D26" w:rsidP="00B91D26"/>
    <w:p w:rsidR="00B91D26" w:rsidRDefault="00B91D26" w:rsidP="00B91D26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B91D26" w:rsidRDefault="00B91D26" w:rsidP="00B91D26">
      <w:r>
        <w:t xml:space="preserve">MATERIAL   :           Polipropileno Tubular   de  </w:t>
      </w:r>
      <w:r w:rsidR="00BF0047">
        <w:rPr>
          <w:b/>
        </w:rPr>
        <w:t>40</w:t>
      </w:r>
      <w:r>
        <w:rPr>
          <w:b/>
        </w:rPr>
        <w:t xml:space="preserve"> </w:t>
      </w:r>
      <w:r>
        <w:t xml:space="preserve">  cms</w:t>
      </w:r>
    </w:p>
    <w:p w:rsidR="00B91D26" w:rsidRDefault="00B91D26" w:rsidP="00B91D26">
      <w:r>
        <w:t>CLIBRE      :               2.4  ”</w:t>
      </w:r>
    </w:p>
    <w:p w:rsidR="00B91D26" w:rsidRPr="00AD5DCF" w:rsidRDefault="00B91D26" w:rsidP="00B91D26">
      <w:pPr>
        <w:rPr>
          <w:b/>
        </w:rPr>
      </w:pPr>
      <w:r>
        <w:t>REFERENCIA:</w:t>
      </w:r>
      <w:r>
        <w:tab/>
      </w:r>
      <w:r>
        <w:rPr>
          <w:b/>
        </w:rPr>
        <w:t>CAMISETA     NAGA</w:t>
      </w:r>
    </w:p>
    <w:p w:rsidR="00B91D26" w:rsidRDefault="00086544" w:rsidP="00B91D26">
      <w:r>
        <w:t>CANTIDAD    :          10</w:t>
      </w:r>
      <w:r w:rsidR="00B91D26">
        <w:t>0    Kg</w:t>
      </w:r>
    </w:p>
    <w:p w:rsidR="00B91D26" w:rsidRDefault="00B91D26" w:rsidP="00B91D26">
      <w:r>
        <w:t>COLORES:</w:t>
      </w:r>
      <w:r>
        <w:tab/>
      </w:r>
      <w:r>
        <w:tab/>
        <w:t>3 ( Según  arte )</w:t>
      </w:r>
    </w:p>
    <w:p w:rsidR="00B91D26" w:rsidRDefault="00B91D26" w:rsidP="00B91D26">
      <w:r>
        <w:t>CARAS:</w:t>
      </w:r>
      <w:r>
        <w:tab/>
      </w:r>
      <w:r>
        <w:tab/>
        <w:t>2  ( 3 x 1- 1 x1 )</w:t>
      </w:r>
    </w:p>
    <w:p w:rsidR="00B91D26" w:rsidRDefault="00B91D26" w:rsidP="00B91D26">
      <w:r>
        <w:t>REPETICIÓN:</w:t>
      </w:r>
      <w:r>
        <w:tab/>
        <w:t>26</w:t>
      </w:r>
    </w:p>
    <w:p w:rsidR="00B91D26" w:rsidRDefault="00B91D26" w:rsidP="00B91D26">
      <w:r>
        <w:t>RODILLO:</w:t>
      </w:r>
      <w:r>
        <w:tab/>
      </w:r>
      <w:r>
        <w:tab/>
        <w:t>26</w:t>
      </w:r>
    </w:p>
    <w:p w:rsidR="00B91D26" w:rsidRDefault="00B91D26" w:rsidP="00B91D26">
      <w:r>
        <w:t>BOLSA:</w:t>
      </w:r>
      <w:r>
        <w:tab/>
      </w:r>
      <w:r>
        <w:tab/>
        <w:t xml:space="preserve">26  X  </w:t>
      </w:r>
      <w:r w:rsidR="007A05C1">
        <w:t>35 + 3 + 5</w:t>
      </w:r>
      <w:r>
        <w:t xml:space="preserve">   cm </w:t>
      </w:r>
      <w:r w:rsidR="007A05C1">
        <w:t xml:space="preserve">  </w:t>
      </w:r>
    </w:p>
    <w:p w:rsidR="00B91D26" w:rsidRDefault="00B91D26" w:rsidP="00B91D26">
      <w:r>
        <w:t>SELLADO:</w:t>
      </w:r>
      <w:r>
        <w:tab/>
      </w:r>
      <w:r>
        <w:tab/>
        <w:t>Para selle lateral.</w:t>
      </w:r>
    </w:p>
    <w:p w:rsidR="00B91D26" w:rsidRDefault="00B91D26" w:rsidP="00B91D26"/>
    <w:p w:rsidR="00B91D26" w:rsidRDefault="00B91D26" w:rsidP="00B91D26"/>
    <w:p w:rsidR="00B91D26" w:rsidRDefault="00B91D26" w:rsidP="00B91D26">
      <w:r>
        <w:rPr>
          <w:b/>
          <w:bCs/>
          <w:u w:val="single"/>
        </w:rPr>
        <w:t>NOTA:</w:t>
      </w:r>
      <w:r>
        <w:t xml:space="preserve">  *   Los</w:t>
      </w:r>
      <w:r w:rsidR="006F3ACF">
        <w:t xml:space="preserve"> cyreles  EN SU PLANTA</w:t>
      </w:r>
    </w:p>
    <w:p w:rsidR="00B91D26" w:rsidRDefault="00B91D26" w:rsidP="00B91D26">
      <w:pPr>
        <w:numPr>
          <w:ilvl w:val="0"/>
          <w:numId w:val="1"/>
        </w:numPr>
      </w:pPr>
      <w:r>
        <w:t>Se envían ARTE    para tonos y alturas</w:t>
      </w:r>
    </w:p>
    <w:p w:rsidR="00B91D26" w:rsidRPr="006C750D" w:rsidRDefault="00B91D26" w:rsidP="00B91D26">
      <w:pPr>
        <w:numPr>
          <w:ilvl w:val="0"/>
          <w:numId w:val="2"/>
        </w:numPr>
      </w:pPr>
      <w:r>
        <w:t xml:space="preserve">Se  envia el material de PP </w:t>
      </w:r>
      <w:r w:rsidR="006F3ACF">
        <w:rPr>
          <w:b/>
        </w:rPr>
        <w:t>de  40</w:t>
      </w:r>
      <w:r>
        <w:rPr>
          <w:b/>
        </w:rPr>
        <w:t xml:space="preserve"> </w:t>
      </w:r>
      <w:r w:rsidRPr="00AD5DCF">
        <w:rPr>
          <w:b/>
        </w:rPr>
        <w:t xml:space="preserve">  cms</w:t>
      </w:r>
    </w:p>
    <w:p w:rsidR="00B91D26" w:rsidRPr="00150D1A" w:rsidRDefault="00B91D26" w:rsidP="00B91D26">
      <w:pPr>
        <w:numPr>
          <w:ilvl w:val="0"/>
          <w:numId w:val="2"/>
        </w:numPr>
      </w:pPr>
      <w:r>
        <w:rPr>
          <w:b/>
        </w:rPr>
        <w:t>SE  APRUEBA IMPRESION</w:t>
      </w:r>
    </w:p>
    <w:p w:rsidR="00B91D26" w:rsidRDefault="00B91D26" w:rsidP="00B91D26">
      <w:pPr>
        <w:ind w:left="885"/>
      </w:pPr>
    </w:p>
    <w:p w:rsidR="00B91D26" w:rsidRDefault="00B91D26" w:rsidP="00B91D26">
      <w:pPr>
        <w:ind w:left="885"/>
      </w:pPr>
    </w:p>
    <w:p w:rsidR="00B91D26" w:rsidRDefault="00B91D26" w:rsidP="00B91D26">
      <w:r>
        <w:t>Agradezco la atención y colaboración prestada.</w:t>
      </w:r>
    </w:p>
    <w:p w:rsidR="00B91D26" w:rsidRDefault="00B91D26" w:rsidP="00B91D26"/>
    <w:p w:rsidR="00B91D26" w:rsidRDefault="00B91D26" w:rsidP="00B91D26"/>
    <w:p w:rsidR="00B91D26" w:rsidRDefault="00B91D26" w:rsidP="00B91D26">
      <w:r>
        <w:t>Cordialmente,</w:t>
      </w:r>
    </w:p>
    <w:p w:rsidR="00B91D26" w:rsidRDefault="00B91D26" w:rsidP="00B91D26"/>
    <w:p w:rsidR="00B91D26" w:rsidRDefault="00B91D26" w:rsidP="00B91D26"/>
    <w:p w:rsidR="00B91D26" w:rsidRDefault="00B91D26" w:rsidP="00B91D26"/>
    <w:p w:rsidR="00B91D26" w:rsidRDefault="00B91D26" w:rsidP="00B91D26">
      <w:r>
        <w:t>RICARDO CASAS ZAPATA</w:t>
      </w:r>
    </w:p>
    <w:p w:rsidR="00B91D26" w:rsidRDefault="00B91D26" w:rsidP="00B91D26">
      <w:r>
        <w:t>Director.</w:t>
      </w:r>
    </w:p>
    <w:p w:rsidR="00B91D26" w:rsidRDefault="00B91D26" w:rsidP="00B91D26">
      <w:pPr>
        <w:rPr>
          <w:b/>
        </w:rPr>
      </w:pPr>
    </w:p>
    <w:p w:rsidR="00B91D26" w:rsidRDefault="00B91D26" w:rsidP="003246AA">
      <w:pPr>
        <w:rPr>
          <w:b/>
        </w:rPr>
      </w:pPr>
    </w:p>
    <w:p w:rsidR="00C32822" w:rsidRDefault="00C32822" w:rsidP="003246AA">
      <w:pPr>
        <w:rPr>
          <w:b/>
        </w:rPr>
      </w:pPr>
    </w:p>
    <w:p w:rsidR="00C32822" w:rsidRDefault="00C32822" w:rsidP="003246AA">
      <w:pPr>
        <w:rPr>
          <w:b/>
        </w:rPr>
      </w:pPr>
    </w:p>
    <w:p w:rsidR="00C32822" w:rsidRDefault="00C32822" w:rsidP="00C32822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C32822" w:rsidRDefault="00C32822" w:rsidP="00C32822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C32822" w:rsidRDefault="00C32822" w:rsidP="00C32822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C32822" w:rsidRDefault="00C32822" w:rsidP="00C32822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C32822" w:rsidRDefault="00C32822" w:rsidP="00C32822">
      <w:pPr>
        <w:pStyle w:val="Ttulo1"/>
      </w:pPr>
    </w:p>
    <w:p w:rsidR="00C32822" w:rsidRDefault="00C32822" w:rsidP="00C32822">
      <w:pPr>
        <w:pStyle w:val="Ttulo1"/>
      </w:pPr>
      <w:r>
        <w:t>ORDEN DE TRABAJO     N°   06851</w:t>
      </w:r>
    </w:p>
    <w:p w:rsidR="00C32822" w:rsidRDefault="00C32822" w:rsidP="00C32822"/>
    <w:p w:rsidR="00C32822" w:rsidRDefault="00C32822" w:rsidP="00C32822">
      <w:r>
        <w:t>FECHA:</w:t>
      </w:r>
      <w:r>
        <w:tab/>
      </w:r>
      <w:r w:rsidR="007B609E">
        <w:t>Medellín, Julio  07</w:t>
      </w:r>
      <w:r>
        <w:t xml:space="preserve">   de   2010</w:t>
      </w:r>
    </w:p>
    <w:p w:rsidR="00C32822" w:rsidRDefault="00C32822" w:rsidP="00C32822">
      <w:r>
        <w:t>PARA:</w:t>
      </w:r>
      <w:r>
        <w:tab/>
      </w:r>
      <w:r>
        <w:tab/>
        <w:t>PLÁSTICOS DARMA</w:t>
      </w:r>
    </w:p>
    <w:p w:rsidR="00C32822" w:rsidRDefault="00C32822" w:rsidP="00C32822">
      <w:r>
        <w:t>ATENCIÓN:</w:t>
      </w:r>
      <w:r>
        <w:tab/>
        <w:t>Sr. Darío Jaramillo</w:t>
      </w:r>
    </w:p>
    <w:p w:rsidR="00C32822" w:rsidRDefault="00C32822" w:rsidP="00C32822">
      <w:r>
        <w:tab/>
      </w:r>
      <w:r>
        <w:tab/>
        <w:t>Gerente.</w:t>
      </w:r>
    </w:p>
    <w:p w:rsidR="00C32822" w:rsidRDefault="00C32822" w:rsidP="00C32822"/>
    <w:p w:rsidR="00C32822" w:rsidRDefault="00C32822" w:rsidP="00C32822">
      <w:r>
        <w:t>Apreciado Don Darío :</w:t>
      </w:r>
    </w:p>
    <w:p w:rsidR="00C32822" w:rsidRDefault="00C32822" w:rsidP="00C32822">
      <w:r>
        <w:t xml:space="preserve"> </w:t>
      </w:r>
    </w:p>
    <w:p w:rsidR="00C32822" w:rsidRDefault="00C32822" w:rsidP="00C32822">
      <w:r>
        <w:t>Con la presente estamos solicitando el siguiente servicio de EXTRUSION E IMPRESION:</w:t>
      </w:r>
    </w:p>
    <w:p w:rsidR="00C32822" w:rsidRDefault="00C32822" w:rsidP="00C32822"/>
    <w:p w:rsidR="00C32822" w:rsidRDefault="00C32822" w:rsidP="00C32822">
      <w:pPr>
        <w:rPr>
          <w:b/>
          <w:bCs/>
          <w:u w:val="single"/>
        </w:rPr>
      </w:pPr>
      <w:r>
        <w:rPr>
          <w:b/>
          <w:bCs/>
          <w:u w:val="single"/>
        </w:rPr>
        <w:t>EXTRUSIÓN:</w:t>
      </w:r>
    </w:p>
    <w:p w:rsidR="00C32822" w:rsidRDefault="00C32822" w:rsidP="00C32822">
      <w:r>
        <w:t>MATERIAL:</w:t>
      </w:r>
      <w:r>
        <w:tab/>
      </w:r>
      <w:r>
        <w:tab/>
        <w:t xml:space="preserve">Polietileno BAJA  </w:t>
      </w:r>
      <w:r>
        <w:rPr>
          <w:u w:val="single"/>
        </w:rPr>
        <w:t xml:space="preserve">Tubular </w:t>
      </w:r>
    </w:p>
    <w:p w:rsidR="00C32822" w:rsidRDefault="00C32822" w:rsidP="00C32822">
      <w:r>
        <w:t>MEDIDA:</w:t>
      </w:r>
      <w:r>
        <w:tab/>
      </w:r>
      <w:r>
        <w:tab/>
      </w:r>
      <w:r>
        <w:rPr>
          <w:b/>
        </w:rPr>
        <w:t>1</w:t>
      </w:r>
      <w:r w:rsidR="009E3187">
        <w:rPr>
          <w:b/>
        </w:rPr>
        <w:t>5.6</w:t>
      </w:r>
      <w:r>
        <w:t xml:space="preserve">    Cms.</w:t>
      </w:r>
    </w:p>
    <w:p w:rsidR="00C32822" w:rsidRDefault="00C32822" w:rsidP="00C32822">
      <w:r>
        <w:t>CALIBRE:</w:t>
      </w:r>
      <w:r>
        <w:tab/>
      </w:r>
      <w:r>
        <w:tab/>
      </w:r>
      <w:r>
        <w:rPr>
          <w:b/>
        </w:rPr>
        <w:t xml:space="preserve">3.0 </w:t>
      </w:r>
      <w:r>
        <w:t xml:space="preserve">  ”</w:t>
      </w:r>
    </w:p>
    <w:p w:rsidR="00C32822" w:rsidRDefault="00C32822" w:rsidP="00C32822">
      <w:r>
        <w:t>COLOR:</w:t>
      </w:r>
      <w:r>
        <w:tab/>
      </w:r>
      <w:r>
        <w:tab/>
        <w:t>Transparente</w:t>
      </w:r>
    </w:p>
    <w:p w:rsidR="00C32822" w:rsidRDefault="00C32822" w:rsidP="00C32822">
      <w:r>
        <w:t>TRATADO:</w:t>
      </w:r>
      <w:r>
        <w:tab/>
      </w:r>
      <w:r>
        <w:tab/>
        <w:t>2  Caras.</w:t>
      </w:r>
    </w:p>
    <w:p w:rsidR="00C32822" w:rsidRDefault="00C32822" w:rsidP="00C32822">
      <w:r>
        <w:t>MEZCLA:</w:t>
      </w:r>
      <w:r>
        <w:tab/>
      </w:r>
      <w:r>
        <w:tab/>
        <w:t>B</w:t>
      </w:r>
      <w:r w:rsidR="007A4977">
        <w:t xml:space="preserve">aja  25  kg – Lineal  7.5  kg </w:t>
      </w:r>
    </w:p>
    <w:p w:rsidR="00C32822" w:rsidRDefault="00105690" w:rsidP="00C32822">
      <w:r>
        <w:t>CANTIDAD:</w:t>
      </w:r>
      <w:r>
        <w:tab/>
      </w:r>
      <w:r>
        <w:tab/>
        <w:t>240</w:t>
      </w:r>
      <w:r w:rsidR="00C32822" w:rsidRPr="00521768">
        <w:rPr>
          <w:b/>
        </w:rPr>
        <w:t xml:space="preserve">  </w:t>
      </w:r>
      <w:r w:rsidR="00C32822">
        <w:t xml:space="preserve"> Kg.</w:t>
      </w:r>
    </w:p>
    <w:p w:rsidR="00C32822" w:rsidRDefault="00C32822" w:rsidP="00C32822">
      <w:pPr>
        <w:rPr>
          <w:b/>
          <w:bCs/>
          <w:u w:val="single"/>
        </w:rPr>
      </w:pPr>
    </w:p>
    <w:p w:rsidR="00C32822" w:rsidRDefault="00C32822" w:rsidP="00C32822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C32822" w:rsidRDefault="00C32822" w:rsidP="00C32822">
      <w:r>
        <w:t>COLORES:</w:t>
      </w:r>
      <w:r>
        <w:tab/>
      </w:r>
      <w:r>
        <w:tab/>
        <w:t>5  ( Blanco – Amarillo 123 C– Verde 356 C  - Negro–Verde 361 C )  CARAS:</w:t>
      </w:r>
      <w:r>
        <w:tab/>
      </w:r>
      <w:r>
        <w:tab/>
        <w:t>2  ( 4  x 2  - 4 x 2 ) Tambor  Central con angulo</w:t>
      </w:r>
    </w:p>
    <w:p w:rsidR="00C32822" w:rsidRDefault="00C32822" w:rsidP="00C32822">
      <w:r>
        <w:t>REPETICIÓN:</w:t>
      </w:r>
      <w:r>
        <w:tab/>
        <w:t xml:space="preserve">35    Cms. </w:t>
      </w:r>
    </w:p>
    <w:p w:rsidR="00C32822" w:rsidRDefault="00C32822" w:rsidP="00C32822">
      <w:r>
        <w:t>RODILLO :                35</w:t>
      </w:r>
    </w:p>
    <w:p w:rsidR="00C32822" w:rsidRDefault="00C32822" w:rsidP="00C32822">
      <w:r>
        <w:t>SELLADO:</w:t>
      </w:r>
      <w:r>
        <w:tab/>
      </w:r>
      <w:r>
        <w:tab/>
        <w:t>Fondo</w:t>
      </w:r>
    </w:p>
    <w:p w:rsidR="00C32822" w:rsidRDefault="00C32822" w:rsidP="00C32822">
      <w:pPr>
        <w:rPr>
          <w:b/>
        </w:rPr>
      </w:pPr>
      <w:r>
        <w:t>REFERENCIA:</w:t>
      </w:r>
      <w:r>
        <w:tab/>
      </w:r>
      <w:r>
        <w:rPr>
          <w:b/>
        </w:rPr>
        <w:t>CANOA  GENERICA   900  gms</w:t>
      </w:r>
    </w:p>
    <w:p w:rsidR="00C32822" w:rsidRDefault="00C32822" w:rsidP="00C32822">
      <w:pPr>
        <w:rPr>
          <w:b/>
        </w:rPr>
      </w:pPr>
      <w:r>
        <w:rPr>
          <w:b/>
        </w:rPr>
        <w:tab/>
      </w:r>
      <w:r>
        <w:rPr>
          <w:b/>
        </w:rPr>
        <w:tab/>
      </w:r>
    </w:p>
    <w:p w:rsidR="00C32822" w:rsidRDefault="00C32822" w:rsidP="00C32822"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C32822" w:rsidRDefault="00C32822" w:rsidP="00C32822">
      <w:r>
        <w:rPr>
          <w:b/>
          <w:bCs/>
          <w:u w:val="single"/>
        </w:rPr>
        <w:t>NOTA:</w:t>
      </w:r>
      <w:r>
        <w:t xml:space="preserve">             - Los cyreles   en  su  planta</w:t>
      </w:r>
    </w:p>
    <w:p w:rsidR="00C32822" w:rsidRDefault="00C32822" w:rsidP="00C32822">
      <w:pPr>
        <w:numPr>
          <w:ilvl w:val="0"/>
          <w:numId w:val="2"/>
        </w:numPr>
      </w:pPr>
      <w:r>
        <w:t>Altura y tonos según   Muestra  Fisica</w:t>
      </w:r>
    </w:p>
    <w:p w:rsidR="00C32822" w:rsidRDefault="00C32822" w:rsidP="00C32822">
      <w:pPr>
        <w:numPr>
          <w:ilvl w:val="0"/>
          <w:numId w:val="2"/>
        </w:numPr>
      </w:pPr>
      <w:r>
        <w:t>SE   APRUEBA  IMPRESIÓN</w:t>
      </w:r>
    </w:p>
    <w:p w:rsidR="00C32822" w:rsidRPr="00182977" w:rsidRDefault="00C32822" w:rsidP="00C32822">
      <w:pPr>
        <w:numPr>
          <w:ilvl w:val="0"/>
          <w:numId w:val="2"/>
        </w:numPr>
        <w:rPr>
          <w:u w:val="single"/>
        </w:rPr>
      </w:pPr>
      <w:r w:rsidRPr="00182977">
        <w:rPr>
          <w:u w:val="single"/>
        </w:rPr>
        <w:t>CONTROLAR BIEN LA  MEDIDAD.</w:t>
      </w:r>
    </w:p>
    <w:p w:rsidR="00C32822" w:rsidRDefault="00C32822" w:rsidP="00C32822">
      <w:pPr>
        <w:numPr>
          <w:ilvl w:val="0"/>
          <w:numId w:val="2"/>
        </w:numPr>
      </w:pPr>
      <w:r>
        <w:t>UTILIZAR LINEAL  ESPECIAL</w:t>
      </w:r>
    </w:p>
    <w:p w:rsidR="00C32822" w:rsidRPr="00547F4C" w:rsidRDefault="00C32822" w:rsidP="00C32822">
      <w:pPr>
        <w:rPr>
          <w:sz w:val="40"/>
          <w:szCs w:val="40"/>
        </w:rPr>
      </w:pPr>
    </w:p>
    <w:p w:rsidR="00C32822" w:rsidRDefault="00C32822" w:rsidP="00C32822"/>
    <w:p w:rsidR="00C32822" w:rsidRDefault="00C32822" w:rsidP="00C32822">
      <w:r>
        <w:t>Agradezco la atención y colaboración prestada.</w:t>
      </w:r>
    </w:p>
    <w:p w:rsidR="00C32822" w:rsidRDefault="00C32822" w:rsidP="00C32822"/>
    <w:p w:rsidR="00C32822" w:rsidRDefault="00C32822" w:rsidP="00C32822"/>
    <w:p w:rsidR="00C32822" w:rsidRDefault="00C32822" w:rsidP="00C32822">
      <w:r>
        <w:t>Cordialmente,</w:t>
      </w:r>
    </w:p>
    <w:p w:rsidR="00C32822" w:rsidRDefault="00C32822" w:rsidP="00C32822"/>
    <w:p w:rsidR="00C32822" w:rsidRDefault="00C32822" w:rsidP="00C32822"/>
    <w:p w:rsidR="00C32822" w:rsidRDefault="00C32822" w:rsidP="00C32822">
      <w:r>
        <w:t>RICARDO CASAS ZAPATA</w:t>
      </w:r>
    </w:p>
    <w:p w:rsidR="00C32822" w:rsidRDefault="00C32822" w:rsidP="00C32822">
      <w:r>
        <w:t>Director.</w:t>
      </w:r>
    </w:p>
    <w:p w:rsidR="005B149D" w:rsidRDefault="005B149D" w:rsidP="005B149D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5B149D" w:rsidRDefault="005B149D" w:rsidP="005B149D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5B149D" w:rsidRDefault="005B149D" w:rsidP="005B149D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5B149D" w:rsidRDefault="005B149D" w:rsidP="005B149D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5B149D" w:rsidRDefault="005B149D" w:rsidP="005B149D"/>
    <w:p w:rsidR="005B149D" w:rsidRDefault="005B149D" w:rsidP="005B149D">
      <w:pPr>
        <w:pStyle w:val="Ttulo1"/>
      </w:pPr>
      <w:r>
        <w:t>ORDEN DE TRABAJO   N°      06693</w:t>
      </w:r>
    </w:p>
    <w:p w:rsidR="005B149D" w:rsidRDefault="005B149D" w:rsidP="005B149D"/>
    <w:p w:rsidR="005B149D" w:rsidRDefault="005B149D" w:rsidP="005B149D">
      <w:r>
        <w:t>FECHA:</w:t>
      </w:r>
      <w:r>
        <w:tab/>
        <w:t>Medellín, Julio  07    de   2010</w:t>
      </w:r>
    </w:p>
    <w:p w:rsidR="005B149D" w:rsidRDefault="005B149D" w:rsidP="005B149D">
      <w:r>
        <w:t>PARA:</w:t>
      </w:r>
      <w:r>
        <w:tab/>
      </w:r>
      <w:r>
        <w:tab/>
        <w:t>PLÁSTICOS   DARMA</w:t>
      </w:r>
    </w:p>
    <w:p w:rsidR="005B149D" w:rsidRDefault="005B149D" w:rsidP="005B149D">
      <w:r>
        <w:t>ATENCIÓN:</w:t>
      </w:r>
      <w:r>
        <w:tab/>
        <w:t>Sr. DARIO JARAMILLO</w:t>
      </w:r>
    </w:p>
    <w:p w:rsidR="005B149D" w:rsidRDefault="005B149D" w:rsidP="005B149D"/>
    <w:p w:rsidR="005B149D" w:rsidRDefault="005B149D" w:rsidP="005B149D">
      <w:r>
        <w:t>Apreciado Dn DARIO:</w:t>
      </w:r>
    </w:p>
    <w:p w:rsidR="005B149D" w:rsidRDefault="005B149D" w:rsidP="005B149D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5B149D" w:rsidRDefault="005B149D" w:rsidP="005B149D"/>
    <w:p w:rsidR="005B149D" w:rsidRDefault="005B149D" w:rsidP="005B149D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5B149D" w:rsidRDefault="005B149D" w:rsidP="005B149D"/>
    <w:p w:rsidR="005B149D" w:rsidRDefault="005B149D" w:rsidP="005B149D">
      <w:r>
        <w:t>MATERIAL :</w:t>
      </w:r>
      <w:r>
        <w:tab/>
      </w:r>
      <w:r>
        <w:tab/>
        <w:t xml:space="preserve">Polietileno de Baja  densidad   </w:t>
      </w:r>
      <w:r>
        <w:rPr>
          <w:b/>
          <w:u w:val="single"/>
        </w:rPr>
        <w:t xml:space="preserve">Blanco  </w:t>
      </w:r>
      <w:r>
        <w:t xml:space="preserve"> Lamina</w:t>
      </w:r>
    </w:p>
    <w:p w:rsidR="005B149D" w:rsidRDefault="005B149D" w:rsidP="005B149D">
      <w:r>
        <w:t>MEDIDA:</w:t>
      </w:r>
      <w:r>
        <w:tab/>
      </w:r>
      <w:r>
        <w:tab/>
      </w:r>
      <w:r>
        <w:rPr>
          <w:b/>
        </w:rPr>
        <w:t>4</w:t>
      </w:r>
      <w:r w:rsidR="00774CF7">
        <w:rPr>
          <w:b/>
        </w:rPr>
        <w:t>2</w:t>
      </w:r>
      <w:r>
        <w:t xml:space="preserve">   cms   </w:t>
      </w:r>
    </w:p>
    <w:p w:rsidR="005B149D" w:rsidRDefault="005B149D" w:rsidP="005B149D">
      <w:r>
        <w:t>CALIBRE :</w:t>
      </w:r>
      <w:r>
        <w:tab/>
      </w:r>
      <w:r>
        <w:tab/>
      </w:r>
      <w:r w:rsidR="00774CF7">
        <w:rPr>
          <w:b/>
        </w:rPr>
        <w:t>1.5</w:t>
      </w:r>
      <w:r>
        <w:rPr>
          <w:b/>
        </w:rPr>
        <w:t xml:space="preserve"> </w:t>
      </w:r>
      <w:r>
        <w:t xml:space="preserve">   “</w:t>
      </w:r>
    </w:p>
    <w:p w:rsidR="005B149D" w:rsidRDefault="00774CF7" w:rsidP="005B149D">
      <w:r>
        <w:t>COLOR :</w:t>
      </w:r>
      <w:r>
        <w:tab/>
      </w:r>
      <w:r>
        <w:tab/>
        <w:t xml:space="preserve">Blanco </w:t>
      </w:r>
    </w:p>
    <w:p w:rsidR="005B149D" w:rsidRPr="0007721A" w:rsidRDefault="005B149D" w:rsidP="005B149D">
      <w:r>
        <w:t xml:space="preserve">TRATADO : </w:t>
      </w:r>
      <w:r>
        <w:tab/>
      </w:r>
      <w:r>
        <w:tab/>
        <w:t>1  cara</w:t>
      </w:r>
    </w:p>
    <w:p w:rsidR="005B149D" w:rsidRDefault="00296D81" w:rsidP="005B149D">
      <w:r>
        <w:t xml:space="preserve">CANTIDAD : </w:t>
      </w:r>
      <w:r>
        <w:tab/>
        <w:t>120</w:t>
      </w:r>
      <w:r w:rsidR="005B149D">
        <w:t xml:space="preserve">    kg</w:t>
      </w:r>
    </w:p>
    <w:p w:rsidR="005B149D" w:rsidRDefault="005B149D" w:rsidP="005B149D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 w:rsidR="00525E7A">
        <w:tab/>
        <w:t>1</w:t>
      </w:r>
      <w:r>
        <w:t xml:space="preserve">  </w:t>
      </w:r>
      <w:r w:rsidR="00525E7A">
        <w:t xml:space="preserve">   (   VERDE</w:t>
      </w:r>
      <w:r>
        <w:t xml:space="preserve"> )  </w:t>
      </w:r>
    </w:p>
    <w:p w:rsidR="005B149D" w:rsidRDefault="005B149D" w:rsidP="005B149D">
      <w:r>
        <w:t xml:space="preserve">CARAS : </w:t>
      </w:r>
      <w:r>
        <w:tab/>
      </w:r>
      <w:r>
        <w:tab/>
        <w:t xml:space="preserve">1    ( </w:t>
      </w:r>
      <w:r w:rsidR="00525E7A">
        <w:t>1</w:t>
      </w:r>
      <w:r>
        <w:t xml:space="preserve">  x  1  )</w:t>
      </w:r>
    </w:p>
    <w:p w:rsidR="005B149D" w:rsidRDefault="005B149D" w:rsidP="005B149D">
      <w:r>
        <w:t>REPETICIÓN :</w:t>
      </w:r>
      <w:r>
        <w:tab/>
      </w:r>
      <w:r w:rsidR="00E7624F">
        <w:t>27</w:t>
      </w:r>
      <w:r>
        <w:t>.5   cms</w:t>
      </w:r>
    </w:p>
    <w:p w:rsidR="005B149D" w:rsidRDefault="00E7624F" w:rsidP="005B149D">
      <w:r>
        <w:t>RODILLO :</w:t>
      </w:r>
      <w:r>
        <w:tab/>
      </w:r>
      <w:r>
        <w:tab/>
        <w:t>56</w:t>
      </w:r>
    </w:p>
    <w:p w:rsidR="005B149D" w:rsidRDefault="005B149D" w:rsidP="005B149D">
      <w:r>
        <w:t>LAMINA  :</w:t>
      </w:r>
      <w:r>
        <w:tab/>
      </w:r>
      <w:r>
        <w:tab/>
      </w:r>
      <w:r w:rsidR="00E7624F">
        <w:rPr>
          <w:b/>
        </w:rPr>
        <w:t>21 x 27</w:t>
      </w:r>
      <w:r>
        <w:rPr>
          <w:b/>
        </w:rPr>
        <w:t xml:space="preserve">.5 </w:t>
      </w:r>
      <w:r w:rsidRPr="00336CAC">
        <w:rPr>
          <w:b/>
        </w:rPr>
        <w:t xml:space="preserve">   cm</w:t>
      </w:r>
      <w:r>
        <w:t xml:space="preserve">    </w:t>
      </w:r>
    </w:p>
    <w:p w:rsidR="005B149D" w:rsidRDefault="005B149D" w:rsidP="005B149D">
      <w:r>
        <w:t>SELLADO .</w:t>
      </w:r>
      <w:r>
        <w:tab/>
      </w:r>
      <w:r>
        <w:tab/>
        <w:t>Lateral</w:t>
      </w:r>
    </w:p>
    <w:p w:rsidR="005B149D" w:rsidRDefault="005B149D" w:rsidP="005B149D">
      <w:r>
        <w:t>REFERENCIA :</w:t>
      </w:r>
      <w:r>
        <w:tab/>
      </w:r>
      <w:r w:rsidR="00196D54">
        <w:rPr>
          <w:b/>
        </w:rPr>
        <w:t>QUESITO RIONEGRO  25</w:t>
      </w:r>
      <w:r>
        <w:rPr>
          <w:b/>
        </w:rPr>
        <w:t>0   gm</w:t>
      </w:r>
    </w:p>
    <w:p w:rsidR="005B149D" w:rsidRDefault="005B149D" w:rsidP="005B149D"/>
    <w:p w:rsidR="005B149D" w:rsidRDefault="005B149D" w:rsidP="005B149D"/>
    <w:p w:rsidR="005B149D" w:rsidRDefault="005B149D" w:rsidP="005B149D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>
        <w:rPr>
          <w:bCs/>
        </w:rPr>
        <w:t xml:space="preserve">Cyreles   los </w:t>
      </w:r>
      <w:r w:rsidR="00EF1883">
        <w:rPr>
          <w:bCs/>
        </w:rPr>
        <w:t>envía</w:t>
      </w:r>
      <w:r>
        <w:rPr>
          <w:bCs/>
        </w:rPr>
        <w:t xml:space="preserve">  </w:t>
      </w:r>
      <w:r w:rsidR="00EF1883">
        <w:rPr>
          <w:bCs/>
        </w:rPr>
        <w:t>GRAFIFLEX</w:t>
      </w:r>
    </w:p>
    <w:p w:rsidR="005B149D" w:rsidRDefault="005B149D" w:rsidP="005B149D">
      <w:r>
        <w:t xml:space="preserve">                   -   Anexo  Arte  para   alturas y Tonos.</w:t>
      </w:r>
    </w:p>
    <w:p w:rsidR="005B149D" w:rsidRDefault="005B149D" w:rsidP="005B149D">
      <w:pPr>
        <w:rPr>
          <w:b/>
        </w:rPr>
      </w:pPr>
      <w:r>
        <w:tab/>
        <w:t xml:space="preserve">        -  </w:t>
      </w:r>
      <w:r w:rsidRPr="00B879F4">
        <w:rPr>
          <w:b/>
        </w:rPr>
        <w:t>SE  APRUEBA  IMPRESIÓN</w:t>
      </w:r>
      <w:r>
        <w:t xml:space="preserve">  </w:t>
      </w:r>
      <w:r>
        <w:tab/>
        <w:t xml:space="preserve">        </w:t>
      </w: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5B149D" w:rsidRDefault="005B149D" w:rsidP="005B149D">
      <w:pPr>
        <w:rPr>
          <w:b/>
        </w:rPr>
      </w:pPr>
      <w:r>
        <w:rPr>
          <w:b/>
        </w:rPr>
        <w:tab/>
        <w:t xml:space="preserve">        -  EL MATERIAL  LO ENVIA  P.U </w:t>
      </w:r>
    </w:p>
    <w:p w:rsidR="005B149D" w:rsidRDefault="005B149D" w:rsidP="005B149D">
      <w:pPr>
        <w:rPr>
          <w:b/>
        </w:rPr>
      </w:pPr>
      <w:r>
        <w:rPr>
          <w:b/>
        </w:rPr>
        <w:tab/>
        <w:t xml:space="preserve">        - colocar  pie de  imprenta</w:t>
      </w:r>
    </w:p>
    <w:p w:rsidR="005B149D" w:rsidRDefault="005B149D" w:rsidP="005B149D">
      <w:pPr>
        <w:rPr>
          <w:b/>
        </w:rPr>
      </w:pPr>
      <w:r>
        <w:rPr>
          <w:b/>
        </w:rPr>
        <w:tab/>
        <w:t xml:space="preserve">       </w:t>
      </w:r>
    </w:p>
    <w:p w:rsidR="005B149D" w:rsidRDefault="005B149D" w:rsidP="005B149D"/>
    <w:p w:rsidR="005B149D" w:rsidRDefault="005B149D" w:rsidP="005B149D">
      <w:r>
        <w:tab/>
      </w:r>
    </w:p>
    <w:p w:rsidR="005B149D" w:rsidRDefault="005B149D" w:rsidP="005B149D">
      <w:r>
        <w:t>Agradezco la atención y colaboración prestada.</w:t>
      </w:r>
    </w:p>
    <w:p w:rsidR="005B149D" w:rsidRDefault="005B149D" w:rsidP="005B149D"/>
    <w:p w:rsidR="005B149D" w:rsidRDefault="005B149D" w:rsidP="005B149D"/>
    <w:p w:rsidR="005B149D" w:rsidRDefault="005B149D" w:rsidP="005B149D">
      <w:r>
        <w:t>Cordialmente</w:t>
      </w:r>
    </w:p>
    <w:p w:rsidR="005B149D" w:rsidRDefault="005B149D" w:rsidP="005B149D"/>
    <w:p w:rsidR="005B149D" w:rsidRDefault="005B149D" w:rsidP="005B149D"/>
    <w:p w:rsidR="005B149D" w:rsidRDefault="005B149D" w:rsidP="005B149D">
      <w:r>
        <w:t>RICARDO CASAS ZAPATA</w:t>
      </w:r>
    </w:p>
    <w:p w:rsidR="005B149D" w:rsidRDefault="005B149D" w:rsidP="005B149D">
      <w:r>
        <w:t>Director.</w:t>
      </w:r>
    </w:p>
    <w:p w:rsidR="00C32822" w:rsidRDefault="00C32822" w:rsidP="003246AA">
      <w:pPr>
        <w:rPr>
          <w:b/>
        </w:rPr>
      </w:pPr>
    </w:p>
    <w:p w:rsidR="0048151F" w:rsidRDefault="0048151F" w:rsidP="003246AA">
      <w:pPr>
        <w:rPr>
          <w:b/>
        </w:rPr>
      </w:pPr>
    </w:p>
    <w:p w:rsidR="0048151F" w:rsidRDefault="0048151F" w:rsidP="003246AA">
      <w:pPr>
        <w:rPr>
          <w:b/>
        </w:rPr>
      </w:pPr>
    </w:p>
    <w:p w:rsidR="0048151F" w:rsidRDefault="0048151F" w:rsidP="003246AA">
      <w:pPr>
        <w:rPr>
          <w:b/>
        </w:rPr>
      </w:pPr>
    </w:p>
    <w:p w:rsidR="0048151F" w:rsidRDefault="0048151F" w:rsidP="0048151F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48151F" w:rsidRDefault="0048151F" w:rsidP="0048151F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48151F" w:rsidRDefault="0048151F" w:rsidP="0048151F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48151F" w:rsidRDefault="0048151F" w:rsidP="0048151F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48151F" w:rsidRDefault="0048151F" w:rsidP="0048151F"/>
    <w:p w:rsidR="0048151F" w:rsidRDefault="0048151F" w:rsidP="0048151F">
      <w:pPr>
        <w:pStyle w:val="Ttulo1"/>
      </w:pPr>
      <w:r>
        <w:t>ORDEN DE TRABAJO   N°      06699</w:t>
      </w:r>
    </w:p>
    <w:p w:rsidR="0048151F" w:rsidRDefault="0048151F" w:rsidP="0048151F"/>
    <w:p w:rsidR="0048151F" w:rsidRDefault="0048151F" w:rsidP="0048151F">
      <w:r>
        <w:t>FECHA:</w:t>
      </w:r>
      <w:r>
        <w:tab/>
        <w:t>Medellín, Julio    07    de   2010</w:t>
      </w:r>
    </w:p>
    <w:p w:rsidR="0048151F" w:rsidRDefault="0048151F" w:rsidP="0048151F">
      <w:r>
        <w:t>PARA:</w:t>
      </w:r>
      <w:r>
        <w:tab/>
      </w:r>
      <w:r>
        <w:tab/>
        <w:t>PLÁSTICOS   DARMA</w:t>
      </w:r>
    </w:p>
    <w:p w:rsidR="0048151F" w:rsidRDefault="0048151F" w:rsidP="0048151F">
      <w:r>
        <w:t>ATENCIÓN:</w:t>
      </w:r>
      <w:r>
        <w:tab/>
        <w:t>Sr. DARIO JARAMILLO</w:t>
      </w:r>
    </w:p>
    <w:p w:rsidR="0048151F" w:rsidRDefault="0048151F" w:rsidP="0048151F"/>
    <w:p w:rsidR="0048151F" w:rsidRDefault="0048151F" w:rsidP="0048151F">
      <w:r>
        <w:t>Apreciado Dn DARIO:</w:t>
      </w:r>
    </w:p>
    <w:p w:rsidR="0048151F" w:rsidRDefault="0048151F" w:rsidP="0048151F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48151F" w:rsidRDefault="0048151F" w:rsidP="0048151F"/>
    <w:p w:rsidR="0048151F" w:rsidRDefault="0048151F" w:rsidP="0048151F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48151F" w:rsidRDefault="0048151F" w:rsidP="0048151F"/>
    <w:p w:rsidR="0048151F" w:rsidRDefault="0048151F" w:rsidP="0048151F">
      <w:r>
        <w:t>MATERIAL :</w:t>
      </w:r>
      <w:r>
        <w:tab/>
      </w:r>
      <w:r>
        <w:tab/>
        <w:t>Polietileno de Baja  densidad  Lamina</w:t>
      </w:r>
      <w:r>
        <w:rPr>
          <w:b/>
          <w:u w:val="single"/>
        </w:rPr>
        <w:t xml:space="preserve">  </w:t>
      </w:r>
      <w:r>
        <w:t xml:space="preserve"> Tpte</w:t>
      </w:r>
    </w:p>
    <w:p w:rsidR="0048151F" w:rsidRDefault="0048151F" w:rsidP="0048151F">
      <w:r>
        <w:t>MEDIDA:</w:t>
      </w:r>
      <w:r>
        <w:tab/>
      </w:r>
      <w:r>
        <w:tab/>
      </w:r>
      <w:r>
        <w:rPr>
          <w:b/>
        </w:rPr>
        <w:t>52</w:t>
      </w:r>
      <w:r>
        <w:t xml:space="preserve">   cms   </w:t>
      </w:r>
    </w:p>
    <w:p w:rsidR="0048151F" w:rsidRDefault="0048151F" w:rsidP="0048151F">
      <w:r>
        <w:t>CALIBRE :</w:t>
      </w:r>
      <w:r>
        <w:tab/>
      </w:r>
      <w:r>
        <w:tab/>
      </w:r>
      <w:r>
        <w:rPr>
          <w:b/>
        </w:rPr>
        <w:t xml:space="preserve">1.5 </w:t>
      </w:r>
      <w:r>
        <w:t xml:space="preserve">   “</w:t>
      </w:r>
    </w:p>
    <w:p w:rsidR="0048151F" w:rsidRDefault="0048151F" w:rsidP="0048151F">
      <w:r>
        <w:t>COLOR :</w:t>
      </w:r>
      <w:r>
        <w:tab/>
      </w:r>
      <w:r>
        <w:tab/>
        <w:t>Transparente</w:t>
      </w:r>
    </w:p>
    <w:p w:rsidR="0048151F" w:rsidRPr="0007721A" w:rsidRDefault="0048151F" w:rsidP="0048151F">
      <w:r>
        <w:t xml:space="preserve">TRATADO : </w:t>
      </w:r>
      <w:r>
        <w:tab/>
      </w:r>
      <w:r>
        <w:tab/>
        <w:t>1  cara</w:t>
      </w:r>
    </w:p>
    <w:p w:rsidR="0048151F" w:rsidRDefault="0048151F" w:rsidP="0048151F">
      <w:r>
        <w:t xml:space="preserve">CANTIDAD : </w:t>
      </w:r>
      <w:r>
        <w:tab/>
      </w:r>
      <w:r w:rsidR="00B667CC">
        <w:t>13</w:t>
      </w:r>
      <w:r>
        <w:t>0    kg</w:t>
      </w:r>
    </w:p>
    <w:p w:rsidR="0048151F" w:rsidRDefault="0048151F" w:rsidP="0048151F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 xml:space="preserve">4   </w:t>
      </w:r>
    </w:p>
    <w:p w:rsidR="0048151F" w:rsidRDefault="0048151F" w:rsidP="0048151F">
      <w:r>
        <w:t xml:space="preserve">CARAS : </w:t>
      </w:r>
      <w:r>
        <w:tab/>
      </w:r>
      <w:r>
        <w:tab/>
        <w:t>2</w:t>
      </w:r>
    </w:p>
    <w:p w:rsidR="0048151F" w:rsidRDefault="0048151F" w:rsidP="0048151F">
      <w:r>
        <w:t>REPETICIÓN :</w:t>
      </w:r>
      <w:r>
        <w:tab/>
        <w:t>15   cms</w:t>
      </w:r>
    </w:p>
    <w:p w:rsidR="0048151F" w:rsidRDefault="0048151F" w:rsidP="0048151F">
      <w:r>
        <w:t>RODILLO :</w:t>
      </w:r>
      <w:r>
        <w:tab/>
      </w:r>
      <w:r>
        <w:tab/>
        <w:t>32</w:t>
      </w:r>
    </w:p>
    <w:p w:rsidR="0048151F" w:rsidRDefault="0048151F" w:rsidP="0048151F">
      <w:r>
        <w:t>LAMINA  :</w:t>
      </w:r>
      <w:r>
        <w:tab/>
      </w:r>
      <w:r>
        <w:tab/>
      </w:r>
      <w:r w:rsidR="006F620E">
        <w:t>15</w:t>
      </w:r>
      <w:r>
        <w:t xml:space="preserve"> </w:t>
      </w:r>
      <w:r>
        <w:rPr>
          <w:b/>
        </w:rPr>
        <w:t xml:space="preserve"> x  23 + 3 </w:t>
      </w:r>
      <w:r w:rsidRPr="00336CAC">
        <w:rPr>
          <w:b/>
        </w:rPr>
        <w:t xml:space="preserve">   cm</w:t>
      </w:r>
      <w:r>
        <w:t xml:space="preserve">     Fuelle de fondo</w:t>
      </w:r>
    </w:p>
    <w:p w:rsidR="0048151F" w:rsidRDefault="0048151F" w:rsidP="0048151F">
      <w:r>
        <w:t>SELLADO .</w:t>
      </w:r>
      <w:r>
        <w:tab/>
      </w:r>
      <w:r>
        <w:tab/>
        <w:t>Lateral</w:t>
      </w:r>
    </w:p>
    <w:p w:rsidR="0048151F" w:rsidRDefault="0048151F" w:rsidP="0048151F">
      <w:r>
        <w:t>REFERENCIA :</w:t>
      </w:r>
      <w:r>
        <w:tab/>
      </w:r>
      <w:r w:rsidR="00B866F5">
        <w:rPr>
          <w:b/>
        </w:rPr>
        <w:t xml:space="preserve">QUESITO  </w:t>
      </w:r>
      <w:r w:rsidR="009E7920">
        <w:rPr>
          <w:b/>
        </w:rPr>
        <w:t xml:space="preserve"> RIONEGRO  4</w:t>
      </w:r>
      <w:r>
        <w:rPr>
          <w:b/>
        </w:rPr>
        <w:t>00   gm</w:t>
      </w:r>
    </w:p>
    <w:p w:rsidR="0048151F" w:rsidRDefault="0048151F" w:rsidP="0048151F"/>
    <w:p w:rsidR="0048151F" w:rsidRDefault="0048151F" w:rsidP="0048151F"/>
    <w:p w:rsidR="0048151F" w:rsidRDefault="0048151F" w:rsidP="0048151F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>
        <w:rPr>
          <w:bCs/>
        </w:rPr>
        <w:t xml:space="preserve">Cyreles   los </w:t>
      </w:r>
      <w:r w:rsidR="006F620E">
        <w:rPr>
          <w:bCs/>
        </w:rPr>
        <w:t>envía</w:t>
      </w:r>
      <w:r>
        <w:rPr>
          <w:bCs/>
        </w:rPr>
        <w:t xml:space="preserve">  </w:t>
      </w:r>
      <w:r w:rsidR="006F620E">
        <w:rPr>
          <w:bCs/>
        </w:rPr>
        <w:t>GRAFIFLEX</w:t>
      </w:r>
    </w:p>
    <w:p w:rsidR="0048151F" w:rsidRDefault="0048151F" w:rsidP="0048151F">
      <w:r>
        <w:t xml:space="preserve">                   -   Anexo  Arte  para   alturas y Tonos.</w:t>
      </w:r>
    </w:p>
    <w:p w:rsidR="0048151F" w:rsidRDefault="0048151F" w:rsidP="0048151F">
      <w:pPr>
        <w:rPr>
          <w:b/>
        </w:rPr>
      </w:pPr>
      <w:r>
        <w:tab/>
        <w:t xml:space="preserve">        -  </w:t>
      </w:r>
      <w:r w:rsidRPr="00B879F4">
        <w:rPr>
          <w:b/>
        </w:rPr>
        <w:t>SE  APRUEBA  IMPRESIÓN</w:t>
      </w:r>
      <w:r>
        <w:t xml:space="preserve">  </w:t>
      </w:r>
      <w:r>
        <w:tab/>
        <w:t xml:space="preserve">        </w:t>
      </w: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48151F" w:rsidRDefault="0048151F" w:rsidP="0048151F">
      <w:pPr>
        <w:rPr>
          <w:b/>
        </w:rPr>
      </w:pPr>
      <w:r>
        <w:rPr>
          <w:b/>
        </w:rPr>
        <w:tab/>
        <w:t xml:space="preserve">        -  EL MATERIAL  LO ENVIA  P.U </w:t>
      </w:r>
    </w:p>
    <w:p w:rsidR="0048151F" w:rsidRDefault="0048151F" w:rsidP="0048151F">
      <w:pPr>
        <w:rPr>
          <w:b/>
        </w:rPr>
      </w:pPr>
      <w:r>
        <w:rPr>
          <w:b/>
        </w:rPr>
        <w:tab/>
        <w:t xml:space="preserve">        - colocar  pie de  imprenta</w:t>
      </w:r>
    </w:p>
    <w:p w:rsidR="0048151F" w:rsidRDefault="0048151F" w:rsidP="0048151F">
      <w:pPr>
        <w:rPr>
          <w:b/>
        </w:rPr>
      </w:pPr>
      <w:r>
        <w:rPr>
          <w:b/>
        </w:rPr>
        <w:tab/>
        <w:t xml:space="preserve">       </w:t>
      </w:r>
    </w:p>
    <w:p w:rsidR="0048151F" w:rsidRDefault="0048151F" w:rsidP="0048151F"/>
    <w:p w:rsidR="0048151F" w:rsidRDefault="0048151F" w:rsidP="0048151F">
      <w:r>
        <w:tab/>
      </w:r>
    </w:p>
    <w:p w:rsidR="0048151F" w:rsidRDefault="0048151F" w:rsidP="0048151F">
      <w:r>
        <w:t>Agradezco la atención y colaboración prestada.</w:t>
      </w:r>
    </w:p>
    <w:p w:rsidR="0048151F" w:rsidRDefault="0048151F" w:rsidP="0048151F"/>
    <w:p w:rsidR="0048151F" w:rsidRDefault="0048151F" w:rsidP="0048151F"/>
    <w:p w:rsidR="0048151F" w:rsidRDefault="0048151F" w:rsidP="0048151F">
      <w:r>
        <w:t>Cordialmente</w:t>
      </w:r>
    </w:p>
    <w:p w:rsidR="0048151F" w:rsidRDefault="0048151F" w:rsidP="0048151F"/>
    <w:p w:rsidR="0048151F" w:rsidRDefault="0048151F" w:rsidP="0048151F"/>
    <w:p w:rsidR="0048151F" w:rsidRDefault="0048151F" w:rsidP="0048151F">
      <w:r>
        <w:t>RICARDO CASAS ZAPATA</w:t>
      </w:r>
    </w:p>
    <w:p w:rsidR="0048151F" w:rsidRDefault="0048151F" w:rsidP="0048151F">
      <w:r>
        <w:t>Director.</w:t>
      </w:r>
    </w:p>
    <w:p w:rsidR="0048151F" w:rsidRDefault="0048151F" w:rsidP="0048151F">
      <w:pPr>
        <w:rPr>
          <w:b/>
        </w:rPr>
      </w:pPr>
    </w:p>
    <w:p w:rsidR="0048151F" w:rsidRDefault="0048151F" w:rsidP="003246AA">
      <w:pPr>
        <w:rPr>
          <w:b/>
        </w:rPr>
      </w:pPr>
    </w:p>
    <w:p w:rsidR="0010181B" w:rsidRDefault="0010181B" w:rsidP="003246AA">
      <w:pPr>
        <w:rPr>
          <w:b/>
        </w:rPr>
      </w:pPr>
    </w:p>
    <w:p w:rsidR="0010181B" w:rsidRDefault="0010181B" w:rsidP="003246AA">
      <w:pPr>
        <w:rPr>
          <w:b/>
        </w:rPr>
      </w:pPr>
    </w:p>
    <w:p w:rsidR="0010181B" w:rsidRDefault="0010181B" w:rsidP="0010181B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10181B" w:rsidRDefault="0010181B" w:rsidP="0010181B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10181B" w:rsidRDefault="0010181B" w:rsidP="0010181B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10181B" w:rsidRDefault="0010181B" w:rsidP="0010181B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10181B" w:rsidRDefault="0010181B" w:rsidP="0010181B"/>
    <w:p w:rsidR="0010181B" w:rsidRDefault="005C6218" w:rsidP="0010181B">
      <w:pPr>
        <w:pStyle w:val="Ttulo1"/>
      </w:pPr>
      <w:r>
        <w:t>ORDEN DE TRABAJO   N°      06694</w:t>
      </w:r>
    </w:p>
    <w:p w:rsidR="0010181B" w:rsidRDefault="0010181B" w:rsidP="0010181B"/>
    <w:p w:rsidR="0010181B" w:rsidRDefault="0010181B" w:rsidP="0010181B">
      <w:r>
        <w:t>FECHA:</w:t>
      </w:r>
      <w:r>
        <w:tab/>
        <w:t>Medellín, Julio    07    de   2010</w:t>
      </w:r>
    </w:p>
    <w:p w:rsidR="0010181B" w:rsidRDefault="0010181B" w:rsidP="0010181B">
      <w:r>
        <w:t>PARA:</w:t>
      </w:r>
      <w:r>
        <w:tab/>
      </w:r>
      <w:r>
        <w:tab/>
        <w:t>PLÁSTICOS   DARMA</w:t>
      </w:r>
    </w:p>
    <w:p w:rsidR="0010181B" w:rsidRDefault="0010181B" w:rsidP="0010181B">
      <w:r>
        <w:t>ATENCIÓN:</w:t>
      </w:r>
      <w:r>
        <w:tab/>
        <w:t>Sr. DARIO JARAMILLO</w:t>
      </w:r>
    </w:p>
    <w:p w:rsidR="0010181B" w:rsidRDefault="0010181B" w:rsidP="0010181B"/>
    <w:p w:rsidR="0010181B" w:rsidRDefault="0010181B" w:rsidP="0010181B">
      <w:r>
        <w:t>Apreciado Dn DARIO:</w:t>
      </w:r>
    </w:p>
    <w:p w:rsidR="0010181B" w:rsidRDefault="0010181B" w:rsidP="0010181B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10181B" w:rsidRDefault="0010181B" w:rsidP="0010181B"/>
    <w:p w:rsidR="0010181B" w:rsidRDefault="0010181B" w:rsidP="0010181B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10181B" w:rsidRDefault="0010181B" w:rsidP="0010181B"/>
    <w:p w:rsidR="0010181B" w:rsidRDefault="0010181B" w:rsidP="0010181B">
      <w:r>
        <w:t>MATERIAL :</w:t>
      </w:r>
      <w:r>
        <w:tab/>
      </w:r>
      <w:r>
        <w:tab/>
        <w:t>Polie</w:t>
      </w:r>
      <w:r w:rsidR="003A6824">
        <w:t>tileno de Baja  densidad  Lamina</w:t>
      </w:r>
      <w:r>
        <w:rPr>
          <w:b/>
          <w:u w:val="single"/>
        </w:rPr>
        <w:t xml:space="preserve">  </w:t>
      </w:r>
      <w:r w:rsidR="003A6824">
        <w:t xml:space="preserve"> BLANCA</w:t>
      </w:r>
    </w:p>
    <w:p w:rsidR="0010181B" w:rsidRDefault="0010181B" w:rsidP="0010181B">
      <w:r>
        <w:t>MEDIDA:</w:t>
      </w:r>
      <w:r>
        <w:tab/>
      </w:r>
      <w:r>
        <w:tab/>
      </w:r>
      <w:r w:rsidR="003A6824">
        <w:rPr>
          <w:b/>
        </w:rPr>
        <w:t>44</w:t>
      </w:r>
      <w:r>
        <w:t xml:space="preserve">   cms   </w:t>
      </w:r>
    </w:p>
    <w:p w:rsidR="0010181B" w:rsidRDefault="0010181B" w:rsidP="0010181B">
      <w:r>
        <w:t>CALIBRE :</w:t>
      </w:r>
      <w:r>
        <w:tab/>
      </w:r>
      <w:r>
        <w:tab/>
      </w:r>
      <w:r>
        <w:rPr>
          <w:b/>
        </w:rPr>
        <w:t>1.</w:t>
      </w:r>
      <w:r w:rsidR="003A6824">
        <w:rPr>
          <w:b/>
        </w:rPr>
        <w:t>2</w:t>
      </w:r>
      <w:r>
        <w:t xml:space="preserve">   “</w:t>
      </w:r>
    </w:p>
    <w:p w:rsidR="0010181B" w:rsidRDefault="003A6824" w:rsidP="0010181B">
      <w:r>
        <w:t>COLOR :</w:t>
      </w:r>
      <w:r>
        <w:tab/>
      </w:r>
      <w:r>
        <w:tab/>
        <w:t>BLANCA</w:t>
      </w:r>
    </w:p>
    <w:p w:rsidR="0010181B" w:rsidRPr="0007721A" w:rsidRDefault="0010181B" w:rsidP="0010181B">
      <w:r>
        <w:t xml:space="preserve">TRATADO : </w:t>
      </w:r>
      <w:r>
        <w:tab/>
      </w:r>
      <w:r>
        <w:tab/>
        <w:t>1  cara</w:t>
      </w:r>
    </w:p>
    <w:p w:rsidR="0010181B" w:rsidRDefault="0010181B" w:rsidP="0010181B">
      <w:r>
        <w:t xml:space="preserve">CANTIDAD : </w:t>
      </w:r>
      <w:r>
        <w:tab/>
      </w:r>
      <w:r w:rsidR="003A6824">
        <w:t>85</w:t>
      </w:r>
      <w:r>
        <w:t xml:space="preserve">    kg</w:t>
      </w:r>
    </w:p>
    <w:p w:rsidR="0010181B" w:rsidRDefault="0010181B" w:rsidP="0010181B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</w:r>
      <w:r w:rsidR="002B6DE9">
        <w:t>3  ( Negro – rojo – verde )</w:t>
      </w:r>
      <w:r>
        <w:t xml:space="preserve"> </w:t>
      </w:r>
    </w:p>
    <w:p w:rsidR="0010181B" w:rsidRDefault="003E72C5" w:rsidP="0010181B">
      <w:r>
        <w:t xml:space="preserve">CARAS : </w:t>
      </w:r>
      <w:r>
        <w:tab/>
      </w:r>
      <w:r>
        <w:tab/>
        <w:t>1</w:t>
      </w:r>
    </w:p>
    <w:p w:rsidR="0010181B" w:rsidRDefault="0010181B" w:rsidP="0010181B">
      <w:r>
        <w:t>REPETICIÓN :</w:t>
      </w:r>
      <w:r>
        <w:tab/>
      </w:r>
      <w:r w:rsidR="005F42E6">
        <w:t>22</w:t>
      </w:r>
      <w:r>
        <w:t xml:space="preserve">   cms</w:t>
      </w:r>
    </w:p>
    <w:p w:rsidR="0010181B" w:rsidRDefault="0010181B" w:rsidP="0010181B">
      <w:r>
        <w:t>RODILLO :</w:t>
      </w:r>
      <w:r>
        <w:tab/>
      </w:r>
      <w:r>
        <w:tab/>
      </w:r>
      <w:r w:rsidR="005F42E6">
        <w:t>26.5</w:t>
      </w:r>
    </w:p>
    <w:p w:rsidR="0010181B" w:rsidRDefault="0010181B" w:rsidP="0010181B">
      <w:r>
        <w:t>LAMINA  :</w:t>
      </w:r>
      <w:r>
        <w:tab/>
      </w:r>
      <w:r>
        <w:tab/>
      </w:r>
      <w:r w:rsidR="005F42E6">
        <w:t>22</w:t>
      </w:r>
      <w:r>
        <w:t xml:space="preserve"> </w:t>
      </w:r>
      <w:r w:rsidR="005F42E6">
        <w:rPr>
          <w:b/>
        </w:rPr>
        <w:t xml:space="preserve"> x  26.5</w:t>
      </w:r>
      <w:r>
        <w:rPr>
          <w:b/>
        </w:rPr>
        <w:t xml:space="preserve"> </w:t>
      </w:r>
      <w:r w:rsidRPr="00336CAC">
        <w:rPr>
          <w:b/>
        </w:rPr>
        <w:t xml:space="preserve">   cm</w:t>
      </w:r>
      <w:r>
        <w:t xml:space="preserve">    </w:t>
      </w:r>
      <w:r w:rsidR="00FA2762">
        <w:t xml:space="preserve"> </w:t>
      </w:r>
    </w:p>
    <w:p w:rsidR="0010181B" w:rsidRDefault="0010181B" w:rsidP="0010181B">
      <w:r>
        <w:t>SELLADO .</w:t>
      </w:r>
      <w:r>
        <w:tab/>
      </w:r>
      <w:r>
        <w:tab/>
        <w:t>Lateral</w:t>
      </w:r>
    </w:p>
    <w:p w:rsidR="0010181B" w:rsidRDefault="0010181B" w:rsidP="0010181B">
      <w:r>
        <w:t>REFERENCIA :</w:t>
      </w:r>
      <w:r>
        <w:tab/>
      </w:r>
      <w:r w:rsidR="00FA2762">
        <w:rPr>
          <w:b/>
        </w:rPr>
        <w:t xml:space="preserve">QUESITO </w:t>
      </w:r>
      <w:r>
        <w:rPr>
          <w:b/>
        </w:rPr>
        <w:t xml:space="preserve">  </w:t>
      </w:r>
      <w:r w:rsidR="00FA2762">
        <w:rPr>
          <w:b/>
        </w:rPr>
        <w:t xml:space="preserve"> RIONEGRO  220</w:t>
      </w:r>
      <w:r>
        <w:rPr>
          <w:b/>
        </w:rPr>
        <w:t xml:space="preserve">   gm</w:t>
      </w:r>
      <w:r w:rsidR="004D3B5A">
        <w:rPr>
          <w:b/>
        </w:rPr>
        <w:t xml:space="preserve">  </w:t>
      </w:r>
    </w:p>
    <w:p w:rsidR="0010181B" w:rsidRDefault="0010181B" w:rsidP="0010181B"/>
    <w:p w:rsidR="0010181B" w:rsidRDefault="0010181B" w:rsidP="0010181B"/>
    <w:p w:rsidR="0010181B" w:rsidRDefault="0010181B" w:rsidP="0010181B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>
        <w:rPr>
          <w:bCs/>
        </w:rPr>
        <w:t>Cyreles   los envía  GRAFIFLEX</w:t>
      </w:r>
    </w:p>
    <w:p w:rsidR="0010181B" w:rsidRDefault="0010181B" w:rsidP="0010181B">
      <w:r>
        <w:t xml:space="preserve">                   -   Anexo  Arte  para   alturas y Tonos.</w:t>
      </w:r>
    </w:p>
    <w:p w:rsidR="0010181B" w:rsidRDefault="0010181B" w:rsidP="0010181B">
      <w:pPr>
        <w:rPr>
          <w:b/>
        </w:rPr>
      </w:pPr>
      <w:r>
        <w:tab/>
        <w:t xml:space="preserve">        -  </w:t>
      </w:r>
      <w:r w:rsidRPr="00B879F4">
        <w:rPr>
          <w:b/>
        </w:rPr>
        <w:t>SE  APRUEBA  IMPRESIÓN</w:t>
      </w:r>
      <w:r>
        <w:t xml:space="preserve">  </w:t>
      </w:r>
      <w:r>
        <w:tab/>
        <w:t xml:space="preserve">        </w:t>
      </w: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10181B" w:rsidRDefault="0010181B" w:rsidP="0010181B">
      <w:pPr>
        <w:rPr>
          <w:b/>
        </w:rPr>
      </w:pPr>
      <w:r>
        <w:rPr>
          <w:b/>
        </w:rPr>
        <w:tab/>
        <w:t xml:space="preserve">        -  EL MATERIAL  LO ENVIA  P.U </w:t>
      </w:r>
    </w:p>
    <w:p w:rsidR="0010181B" w:rsidRDefault="0010181B" w:rsidP="0010181B">
      <w:pPr>
        <w:rPr>
          <w:b/>
        </w:rPr>
      </w:pPr>
      <w:r>
        <w:rPr>
          <w:b/>
        </w:rPr>
        <w:tab/>
        <w:t xml:space="preserve">   </w:t>
      </w:r>
      <w:r w:rsidR="00321F53">
        <w:rPr>
          <w:b/>
        </w:rPr>
        <w:t xml:space="preserve">     </w:t>
      </w:r>
      <w:r>
        <w:rPr>
          <w:b/>
        </w:rPr>
        <w:tab/>
        <w:t xml:space="preserve">       </w:t>
      </w:r>
    </w:p>
    <w:p w:rsidR="0010181B" w:rsidRDefault="0010181B" w:rsidP="0010181B"/>
    <w:p w:rsidR="0010181B" w:rsidRDefault="0010181B" w:rsidP="0010181B">
      <w:r>
        <w:tab/>
      </w:r>
    </w:p>
    <w:p w:rsidR="0010181B" w:rsidRDefault="0010181B" w:rsidP="0010181B">
      <w:r>
        <w:t>Agradezco la atención y colaboración prestada.</w:t>
      </w:r>
    </w:p>
    <w:p w:rsidR="0010181B" w:rsidRDefault="0010181B" w:rsidP="0010181B"/>
    <w:p w:rsidR="0010181B" w:rsidRDefault="0010181B" w:rsidP="0010181B"/>
    <w:p w:rsidR="0010181B" w:rsidRDefault="0010181B" w:rsidP="0010181B">
      <w:r>
        <w:t>Cordialmente</w:t>
      </w:r>
    </w:p>
    <w:p w:rsidR="0010181B" w:rsidRDefault="0010181B" w:rsidP="0010181B"/>
    <w:p w:rsidR="0010181B" w:rsidRDefault="0010181B" w:rsidP="0010181B"/>
    <w:p w:rsidR="0010181B" w:rsidRDefault="0010181B" w:rsidP="0010181B">
      <w:r>
        <w:t>RICARDO CASAS ZAPATA</w:t>
      </w:r>
    </w:p>
    <w:p w:rsidR="0010181B" w:rsidRDefault="0010181B" w:rsidP="0010181B">
      <w:r>
        <w:t>Director.</w:t>
      </w:r>
    </w:p>
    <w:p w:rsidR="0010181B" w:rsidRDefault="0010181B" w:rsidP="0010181B">
      <w:pPr>
        <w:rPr>
          <w:b/>
        </w:rPr>
      </w:pPr>
    </w:p>
    <w:p w:rsidR="0010181B" w:rsidRDefault="0010181B" w:rsidP="003246AA">
      <w:pPr>
        <w:rPr>
          <w:b/>
        </w:rPr>
      </w:pPr>
    </w:p>
    <w:p w:rsidR="0035611A" w:rsidRDefault="0035611A" w:rsidP="003246AA">
      <w:pPr>
        <w:rPr>
          <w:b/>
        </w:rPr>
      </w:pPr>
    </w:p>
    <w:p w:rsidR="0035611A" w:rsidRDefault="0035611A" w:rsidP="003246AA">
      <w:pPr>
        <w:rPr>
          <w:b/>
        </w:rPr>
      </w:pPr>
    </w:p>
    <w:p w:rsidR="0035611A" w:rsidRDefault="0035611A" w:rsidP="003246AA">
      <w:pPr>
        <w:rPr>
          <w:b/>
        </w:rPr>
      </w:pPr>
    </w:p>
    <w:p w:rsidR="0035611A" w:rsidRDefault="0035611A" w:rsidP="0035611A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35611A" w:rsidRDefault="0035611A" w:rsidP="0035611A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35611A" w:rsidRDefault="0035611A" w:rsidP="0035611A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 - 144</w:t>
      </w:r>
    </w:p>
    <w:p w:rsidR="0035611A" w:rsidRDefault="0035611A" w:rsidP="0035611A">
      <w:pPr>
        <w:rPr>
          <w:b/>
          <w:bCs/>
          <w:sz w:val="20"/>
        </w:rPr>
      </w:pPr>
      <w:r>
        <w:rPr>
          <w:b/>
          <w:bCs/>
          <w:sz w:val="20"/>
        </w:rPr>
        <w:t>TEL:   4 44 46 64  ITAGUI.</w:t>
      </w:r>
    </w:p>
    <w:p w:rsidR="0035611A" w:rsidRDefault="0035611A" w:rsidP="0035611A">
      <w:pPr>
        <w:rPr>
          <w:b/>
          <w:bCs/>
          <w:sz w:val="20"/>
        </w:rPr>
      </w:pPr>
    </w:p>
    <w:p w:rsidR="0035611A" w:rsidRDefault="0035611A" w:rsidP="0035611A">
      <w:pPr>
        <w:rPr>
          <w:b/>
          <w:bCs/>
        </w:rPr>
      </w:pPr>
    </w:p>
    <w:p w:rsidR="0035611A" w:rsidRDefault="0035611A" w:rsidP="0035611A">
      <w:pPr>
        <w:pStyle w:val="Ttulo1"/>
      </w:pPr>
      <w:r>
        <w:t>ORDEN DE  TRABAJO      N°   06856</w:t>
      </w:r>
    </w:p>
    <w:p w:rsidR="0035611A" w:rsidRDefault="0035611A" w:rsidP="0035611A"/>
    <w:p w:rsidR="0035611A" w:rsidRDefault="0035611A" w:rsidP="0035611A">
      <w:r>
        <w:t>FECHA:</w:t>
      </w:r>
      <w:r>
        <w:tab/>
        <w:t>Medellín, Julio  08   de 2010</w:t>
      </w:r>
    </w:p>
    <w:p w:rsidR="0035611A" w:rsidRDefault="0035611A" w:rsidP="0035611A">
      <w:r>
        <w:t>PARA:</w:t>
      </w:r>
      <w:r>
        <w:tab/>
      </w:r>
      <w:r>
        <w:tab/>
        <w:t>PLÁSTICOS DARMA</w:t>
      </w:r>
    </w:p>
    <w:p w:rsidR="0035611A" w:rsidRDefault="0035611A" w:rsidP="0035611A">
      <w:r>
        <w:t>ATENCIÓN:</w:t>
      </w:r>
      <w:r>
        <w:tab/>
        <w:t>Sr. Darío Jaramillo</w:t>
      </w:r>
    </w:p>
    <w:p w:rsidR="0035611A" w:rsidRDefault="0035611A" w:rsidP="0035611A">
      <w:r>
        <w:tab/>
      </w:r>
      <w:r>
        <w:tab/>
        <w:t>Gerente.</w:t>
      </w:r>
    </w:p>
    <w:p w:rsidR="0035611A" w:rsidRDefault="0035611A" w:rsidP="0035611A"/>
    <w:p w:rsidR="0035611A" w:rsidRDefault="0035611A" w:rsidP="0035611A">
      <w:r>
        <w:t>Apreciado Don Darío:</w:t>
      </w:r>
    </w:p>
    <w:p w:rsidR="0035611A" w:rsidRDefault="0035611A" w:rsidP="0035611A"/>
    <w:p w:rsidR="0035611A" w:rsidRDefault="0035611A" w:rsidP="0035611A">
      <w:r>
        <w:t>Con la presente estamos solicitando el siguiente servicio de  IMPRESION:</w:t>
      </w:r>
    </w:p>
    <w:p w:rsidR="0035611A" w:rsidRDefault="0035611A" w:rsidP="0035611A"/>
    <w:p w:rsidR="0035611A" w:rsidRDefault="0035611A" w:rsidP="0035611A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35611A" w:rsidRDefault="0035611A" w:rsidP="0035611A">
      <w:r>
        <w:t>MATERIAL   :           Polipropileno Tubular de</w:t>
      </w:r>
      <w:r w:rsidR="002958F2">
        <w:t xml:space="preserve"> </w:t>
      </w:r>
      <w:r>
        <w:t xml:space="preserve"> </w:t>
      </w:r>
      <w:r w:rsidR="002958F2">
        <w:rPr>
          <w:b/>
        </w:rPr>
        <w:t>38</w:t>
      </w:r>
      <w:r>
        <w:rPr>
          <w:b/>
        </w:rPr>
        <w:t xml:space="preserve"> </w:t>
      </w:r>
      <w:r>
        <w:t xml:space="preserve"> cms</w:t>
      </w:r>
    </w:p>
    <w:p w:rsidR="0035611A" w:rsidRDefault="0035611A" w:rsidP="0035611A">
      <w:r>
        <w:t xml:space="preserve">CLIBRE      :               </w:t>
      </w:r>
      <w:smartTag w:uri="urn:schemas-microsoft-com:office:smarttags" w:element="metricconverter">
        <w:smartTagPr>
          <w:attr w:name="ProductID" w:val="2.8 ”"/>
        </w:smartTagPr>
        <w:r>
          <w:rPr>
            <w:b/>
          </w:rPr>
          <w:t>2.8 ”</w:t>
        </w:r>
      </w:smartTag>
    </w:p>
    <w:p w:rsidR="0035611A" w:rsidRDefault="0035611A" w:rsidP="0035611A">
      <w:r>
        <w:t>REFERENCIA:</w:t>
      </w:r>
      <w:r>
        <w:tab/>
      </w:r>
      <w:r>
        <w:rPr>
          <w:b/>
        </w:rPr>
        <w:t>ADVERTENCIA  GRANDE</w:t>
      </w:r>
    </w:p>
    <w:p w:rsidR="0035611A" w:rsidRDefault="0035611A" w:rsidP="0035611A">
      <w:r>
        <w:t>CANTIDAD    :          80    Kg</w:t>
      </w:r>
    </w:p>
    <w:p w:rsidR="0035611A" w:rsidRDefault="0035611A" w:rsidP="0035611A">
      <w:r>
        <w:t>COLORES:</w:t>
      </w:r>
      <w:r>
        <w:tab/>
      </w:r>
      <w:r>
        <w:tab/>
        <w:t>1    (   Negro  )</w:t>
      </w:r>
    </w:p>
    <w:p w:rsidR="0035611A" w:rsidRDefault="0035611A" w:rsidP="0035611A">
      <w:r>
        <w:t>CARAS:</w:t>
      </w:r>
      <w:r>
        <w:tab/>
      </w:r>
      <w:r>
        <w:tab/>
        <w:t>1</w:t>
      </w:r>
    </w:p>
    <w:p w:rsidR="0035611A" w:rsidRDefault="0035611A" w:rsidP="0035611A">
      <w:r>
        <w:t>REPETICIÓN:</w:t>
      </w:r>
      <w:r>
        <w:tab/>
        <w:t>30</w:t>
      </w:r>
    </w:p>
    <w:p w:rsidR="0035611A" w:rsidRDefault="0035611A" w:rsidP="0035611A">
      <w:r>
        <w:t>RODILLO:</w:t>
      </w:r>
      <w:r>
        <w:tab/>
      </w:r>
      <w:r>
        <w:tab/>
        <w:t>30</w:t>
      </w:r>
    </w:p>
    <w:p w:rsidR="0035611A" w:rsidRDefault="0035611A" w:rsidP="0035611A">
      <w:pPr>
        <w:rPr>
          <w:b/>
        </w:rPr>
      </w:pPr>
      <w:r>
        <w:t>BOLSA:</w:t>
      </w:r>
      <w:r>
        <w:tab/>
      </w:r>
      <w:r>
        <w:tab/>
      </w:r>
      <w:r>
        <w:rPr>
          <w:b/>
        </w:rPr>
        <w:t>30  x   35   +  6   cms</w:t>
      </w:r>
    </w:p>
    <w:p w:rsidR="0035611A" w:rsidRDefault="0035611A" w:rsidP="0035611A">
      <w:r>
        <w:t>SELLADO:</w:t>
      </w:r>
      <w:r>
        <w:tab/>
      </w:r>
      <w:r>
        <w:tab/>
        <w:t>Para selle lateral.</w:t>
      </w:r>
    </w:p>
    <w:p w:rsidR="0035611A" w:rsidRDefault="0035611A" w:rsidP="0035611A"/>
    <w:p w:rsidR="0035611A" w:rsidRDefault="0035611A" w:rsidP="0035611A"/>
    <w:p w:rsidR="0035611A" w:rsidRDefault="0035611A" w:rsidP="0035611A">
      <w:r>
        <w:rPr>
          <w:b/>
          <w:bCs/>
          <w:u w:val="single"/>
        </w:rPr>
        <w:t>NOTA:</w:t>
      </w:r>
      <w:r>
        <w:t xml:space="preserve">  * Los cyreles  se encuentran en su planta</w:t>
      </w:r>
    </w:p>
    <w:p w:rsidR="0035611A" w:rsidRDefault="0035611A" w:rsidP="0035611A">
      <w:pPr>
        <w:numPr>
          <w:ilvl w:val="0"/>
          <w:numId w:val="10"/>
        </w:numPr>
      </w:pPr>
      <w:r>
        <w:t>Se envían muestra física  para tonos y alturas</w:t>
      </w:r>
    </w:p>
    <w:p w:rsidR="0035611A" w:rsidRDefault="0035611A" w:rsidP="0035611A">
      <w:pPr>
        <w:numPr>
          <w:ilvl w:val="0"/>
          <w:numId w:val="11"/>
        </w:numPr>
      </w:pPr>
      <w:r>
        <w:t xml:space="preserve">Se envia  el material de PP  de </w:t>
      </w:r>
      <w:r>
        <w:rPr>
          <w:b/>
        </w:rPr>
        <w:t>38</w:t>
      </w:r>
      <w:r>
        <w:t xml:space="preserve">  cm</w:t>
      </w:r>
    </w:p>
    <w:p w:rsidR="0035611A" w:rsidRDefault="0035611A" w:rsidP="0035611A">
      <w:pPr>
        <w:numPr>
          <w:ilvl w:val="0"/>
          <w:numId w:val="11"/>
        </w:numPr>
        <w:rPr>
          <w:b/>
        </w:rPr>
      </w:pPr>
      <w:r>
        <w:rPr>
          <w:b/>
        </w:rPr>
        <w:t>SE  APRUEBA  IMPRESION</w:t>
      </w:r>
    </w:p>
    <w:p w:rsidR="0035611A" w:rsidRDefault="0035611A" w:rsidP="0035611A">
      <w:pPr>
        <w:ind w:left="885"/>
      </w:pPr>
    </w:p>
    <w:p w:rsidR="0035611A" w:rsidRDefault="0035611A" w:rsidP="0035611A">
      <w:pPr>
        <w:ind w:left="885"/>
      </w:pPr>
    </w:p>
    <w:p w:rsidR="0035611A" w:rsidRDefault="0035611A" w:rsidP="0035611A">
      <w:r>
        <w:t>Agradezco la atención y colaboración prestada.</w:t>
      </w:r>
    </w:p>
    <w:p w:rsidR="0035611A" w:rsidRDefault="0035611A" w:rsidP="0035611A"/>
    <w:p w:rsidR="0035611A" w:rsidRDefault="0035611A" w:rsidP="0035611A"/>
    <w:p w:rsidR="0035611A" w:rsidRDefault="0035611A" w:rsidP="0035611A"/>
    <w:p w:rsidR="0035611A" w:rsidRDefault="0035611A" w:rsidP="0035611A">
      <w:r>
        <w:t xml:space="preserve">Cordialmente,                                                      </w:t>
      </w:r>
    </w:p>
    <w:p w:rsidR="0035611A" w:rsidRDefault="0035611A" w:rsidP="0035611A"/>
    <w:p w:rsidR="0035611A" w:rsidRDefault="0035611A" w:rsidP="0035611A"/>
    <w:p w:rsidR="0035611A" w:rsidRDefault="0035611A" w:rsidP="0035611A"/>
    <w:p w:rsidR="0035611A" w:rsidRDefault="0035611A" w:rsidP="0035611A">
      <w:r>
        <w:t>RICARDO CASAS ZAPATA</w:t>
      </w:r>
    </w:p>
    <w:p w:rsidR="0035611A" w:rsidRDefault="0035611A" w:rsidP="0035611A">
      <w:r>
        <w:t>Director.</w:t>
      </w:r>
    </w:p>
    <w:p w:rsidR="0035611A" w:rsidRDefault="0035611A" w:rsidP="0035611A">
      <w:pPr>
        <w:rPr>
          <w:b/>
        </w:rPr>
      </w:pPr>
    </w:p>
    <w:p w:rsidR="0035611A" w:rsidRDefault="0035611A" w:rsidP="0035611A">
      <w:pPr>
        <w:rPr>
          <w:b/>
        </w:rPr>
      </w:pPr>
    </w:p>
    <w:p w:rsidR="0035611A" w:rsidRDefault="0035611A" w:rsidP="003246AA">
      <w:pPr>
        <w:rPr>
          <w:b/>
        </w:rPr>
      </w:pPr>
    </w:p>
    <w:p w:rsidR="00E107BC" w:rsidRDefault="00E107BC" w:rsidP="003246AA">
      <w:pPr>
        <w:rPr>
          <w:b/>
        </w:rPr>
      </w:pPr>
    </w:p>
    <w:p w:rsidR="00E107BC" w:rsidRDefault="00E107BC" w:rsidP="003246AA">
      <w:pPr>
        <w:rPr>
          <w:b/>
        </w:rPr>
      </w:pPr>
    </w:p>
    <w:p w:rsidR="00E107BC" w:rsidRDefault="00E107BC" w:rsidP="00E107BC">
      <w:pPr>
        <w:rPr>
          <w:b/>
        </w:rPr>
      </w:pPr>
    </w:p>
    <w:p w:rsidR="00E107BC" w:rsidRDefault="00E107BC" w:rsidP="00E107BC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E107BC" w:rsidRDefault="00E107BC" w:rsidP="00E107BC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E107BC" w:rsidRDefault="00E107BC" w:rsidP="00E107BC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E107BC" w:rsidRDefault="00E107BC" w:rsidP="00E107BC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E107BC" w:rsidRDefault="00E107BC" w:rsidP="00E107BC">
      <w:pPr>
        <w:rPr>
          <w:b/>
          <w:bCs/>
        </w:rPr>
      </w:pPr>
    </w:p>
    <w:p w:rsidR="00E107BC" w:rsidRDefault="00047D2A" w:rsidP="00E107BC">
      <w:pPr>
        <w:pStyle w:val="Ttulo1"/>
      </w:pPr>
      <w:r>
        <w:t>ORDEN DE TRABAJO   N°      06805</w:t>
      </w:r>
    </w:p>
    <w:p w:rsidR="00E107BC" w:rsidRDefault="00E107BC" w:rsidP="00E107BC"/>
    <w:p w:rsidR="00E107BC" w:rsidRDefault="00E107BC" w:rsidP="00E107BC"/>
    <w:p w:rsidR="00E107BC" w:rsidRDefault="00E107BC" w:rsidP="00E107BC">
      <w:r>
        <w:t>FECHA:</w:t>
      </w:r>
      <w:r>
        <w:tab/>
        <w:t>Medellín,  Julio  08    de  2010</w:t>
      </w:r>
    </w:p>
    <w:p w:rsidR="00E107BC" w:rsidRDefault="00E107BC" w:rsidP="00E107BC">
      <w:r>
        <w:t>PARA:</w:t>
      </w:r>
      <w:r>
        <w:tab/>
      </w:r>
      <w:r>
        <w:tab/>
        <w:t>PLÁSTICOS DARMA</w:t>
      </w:r>
    </w:p>
    <w:p w:rsidR="00E107BC" w:rsidRDefault="00E107BC" w:rsidP="00E107BC">
      <w:r>
        <w:t>ATENCIÓN:</w:t>
      </w:r>
      <w:r>
        <w:tab/>
        <w:t>Sr. Darío Jaramillo</w:t>
      </w:r>
    </w:p>
    <w:p w:rsidR="00E107BC" w:rsidRDefault="00E107BC" w:rsidP="00E107BC">
      <w:r>
        <w:tab/>
      </w:r>
      <w:r>
        <w:tab/>
        <w:t>Gerente.</w:t>
      </w:r>
    </w:p>
    <w:p w:rsidR="00E107BC" w:rsidRDefault="00E107BC" w:rsidP="00E107BC"/>
    <w:p w:rsidR="00E107BC" w:rsidRDefault="00E107BC" w:rsidP="00E107BC">
      <w:r>
        <w:t>Apreciado Don Darío :</w:t>
      </w:r>
    </w:p>
    <w:p w:rsidR="00E107BC" w:rsidRDefault="00E107BC" w:rsidP="00E107BC">
      <w:r>
        <w:t xml:space="preserve"> </w:t>
      </w:r>
    </w:p>
    <w:p w:rsidR="00E107BC" w:rsidRDefault="00E107BC" w:rsidP="00E107BC">
      <w:r>
        <w:t>Con la presente estamos solicitando el siguiente servicio de IMPRESION:</w:t>
      </w:r>
    </w:p>
    <w:p w:rsidR="00E107BC" w:rsidRDefault="00E107BC" w:rsidP="00E107BC"/>
    <w:p w:rsidR="00E107BC" w:rsidRDefault="00E107BC" w:rsidP="00E107BC">
      <w:pPr>
        <w:rPr>
          <w:b/>
          <w:bCs/>
          <w:u w:val="single"/>
        </w:rPr>
      </w:pPr>
    </w:p>
    <w:p w:rsidR="00E107BC" w:rsidRDefault="00E107BC" w:rsidP="00E107BC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E107BC" w:rsidRDefault="00E107BC" w:rsidP="00E107BC"/>
    <w:p w:rsidR="00E107BC" w:rsidRDefault="00E107BC" w:rsidP="00E107BC">
      <w:r>
        <w:t>MATERIAL:</w:t>
      </w:r>
      <w:r>
        <w:tab/>
      </w:r>
      <w:r>
        <w:tab/>
        <w:t>Polietileno   ALTA    Tubular . Transparente</w:t>
      </w:r>
    </w:p>
    <w:p w:rsidR="00E107BC" w:rsidRDefault="00E107BC" w:rsidP="00E107BC">
      <w:r>
        <w:t>MEDIDA:</w:t>
      </w:r>
      <w:r>
        <w:tab/>
      </w:r>
      <w:r>
        <w:tab/>
      </w:r>
      <w:r w:rsidR="00047D2A">
        <w:rPr>
          <w:b/>
        </w:rPr>
        <w:t>40</w:t>
      </w:r>
      <w:r>
        <w:rPr>
          <w:b/>
        </w:rPr>
        <w:t xml:space="preserve"> 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E107BC" w:rsidRPr="006D12B2" w:rsidRDefault="00E107BC" w:rsidP="00E107BC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3.5 </w:t>
      </w:r>
      <w:r w:rsidRPr="006D12B2">
        <w:rPr>
          <w:b/>
        </w:rPr>
        <w:t xml:space="preserve"> “ </w:t>
      </w:r>
    </w:p>
    <w:p w:rsidR="00E107BC" w:rsidRDefault="00047D2A" w:rsidP="00E107BC">
      <w:r>
        <w:t>TRATADO:</w:t>
      </w:r>
      <w:r>
        <w:tab/>
      </w:r>
      <w:r>
        <w:tab/>
        <w:t>1  Cara</w:t>
      </w:r>
    </w:p>
    <w:p w:rsidR="00E107BC" w:rsidRDefault="00E107BC" w:rsidP="00E107BC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 w:rsidR="006A0ABA">
        <w:rPr>
          <w:b/>
        </w:rPr>
        <w:t>140</w:t>
      </w:r>
      <w:r>
        <w:rPr>
          <w:b/>
        </w:rPr>
        <w:t xml:space="preserve">  </w:t>
      </w:r>
      <w:r w:rsidRPr="00900A5A">
        <w:rPr>
          <w:b/>
        </w:rPr>
        <w:t xml:space="preserve">  Kg</w:t>
      </w:r>
      <w:r>
        <w:t>.</w:t>
      </w:r>
    </w:p>
    <w:p w:rsidR="00E107BC" w:rsidRDefault="008A5259" w:rsidP="00E107BC">
      <w:r>
        <w:t>COLORES:</w:t>
      </w:r>
      <w:r>
        <w:tab/>
      </w:r>
      <w:r>
        <w:tab/>
        <w:t xml:space="preserve">4  </w:t>
      </w:r>
    </w:p>
    <w:p w:rsidR="00E107BC" w:rsidRDefault="00EA4B3A" w:rsidP="00E107BC">
      <w:r>
        <w:t>CARAS:</w:t>
      </w:r>
      <w:r>
        <w:tab/>
      </w:r>
      <w:r>
        <w:tab/>
        <w:t xml:space="preserve">1  </w:t>
      </w:r>
    </w:p>
    <w:p w:rsidR="00E107BC" w:rsidRDefault="00EA4B3A" w:rsidP="00E107BC">
      <w:r>
        <w:t>REPETICIÓN:</w:t>
      </w:r>
      <w:r>
        <w:tab/>
        <w:t>24.5</w:t>
      </w:r>
    </w:p>
    <w:p w:rsidR="00E107BC" w:rsidRPr="00900A5A" w:rsidRDefault="00E107BC" w:rsidP="00E107BC">
      <w:pPr>
        <w:rPr>
          <w:b/>
        </w:rPr>
      </w:pPr>
      <w:r>
        <w:t xml:space="preserve">RODILLO  :               </w:t>
      </w:r>
      <w:r w:rsidR="00EA4B3A">
        <w:rPr>
          <w:b/>
        </w:rPr>
        <w:t>24.5</w:t>
      </w:r>
    </w:p>
    <w:p w:rsidR="00E107BC" w:rsidRDefault="00EA4B3A" w:rsidP="00E107BC">
      <w:r>
        <w:t>BOLSA:</w:t>
      </w:r>
      <w:r>
        <w:tab/>
      </w:r>
      <w:r>
        <w:tab/>
        <w:t>24.5   x  40</w:t>
      </w:r>
      <w:r w:rsidR="00E107BC">
        <w:t xml:space="preserve">    Cms</w:t>
      </w:r>
      <w:r>
        <w:t xml:space="preserve"> </w:t>
      </w:r>
      <w:r w:rsidR="00015BA2">
        <w:t xml:space="preserve">  </w:t>
      </w:r>
      <w:r>
        <w:t xml:space="preserve"> troquel  </w:t>
      </w:r>
      <w:r w:rsidR="00015BA2">
        <w:t>riñón</w:t>
      </w:r>
      <w:r w:rsidR="00E107BC">
        <w:t xml:space="preserve">  </w:t>
      </w:r>
    </w:p>
    <w:p w:rsidR="00E107BC" w:rsidRDefault="00E107BC" w:rsidP="00E107BC">
      <w:r>
        <w:t>SELLADO:</w:t>
      </w:r>
      <w:r>
        <w:tab/>
      </w:r>
      <w:r>
        <w:tab/>
        <w:t>Lateral</w:t>
      </w:r>
    </w:p>
    <w:p w:rsidR="00E107BC" w:rsidRPr="00146B92" w:rsidRDefault="00E107BC" w:rsidP="00E107BC">
      <w:pPr>
        <w:rPr>
          <w:b/>
        </w:rPr>
      </w:pPr>
      <w:r>
        <w:t>REFERENCIA:</w:t>
      </w:r>
      <w:r>
        <w:tab/>
      </w:r>
      <w:r w:rsidR="001D4919">
        <w:t xml:space="preserve">ÉXITO  </w:t>
      </w:r>
      <w:r w:rsidR="005412CC">
        <w:rPr>
          <w:b/>
        </w:rPr>
        <w:t>FERIA DE LAS FLORES</w:t>
      </w:r>
    </w:p>
    <w:p w:rsidR="00E107BC" w:rsidRDefault="00E107BC" w:rsidP="00E107BC">
      <w:r>
        <w:tab/>
      </w:r>
      <w:r>
        <w:tab/>
      </w:r>
      <w:r>
        <w:tab/>
      </w:r>
    </w:p>
    <w:p w:rsidR="00E107BC" w:rsidRDefault="00E107BC" w:rsidP="00E107BC"/>
    <w:p w:rsidR="00E107BC" w:rsidRDefault="00E107BC" w:rsidP="00E107BC">
      <w:r>
        <w:rPr>
          <w:b/>
          <w:bCs/>
          <w:u w:val="single"/>
        </w:rPr>
        <w:t>NOTA:</w:t>
      </w:r>
      <w:r w:rsidR="001D4919">
        <w:t xml:space="preserve">  - Cyreles  los envía  GRAFIFLEX</w:t>
      </w:r>
    </w:p>
    <w:p w:rsidR="00E107BC" w:rsidRDefault="00E107BC" w:rsidP="00E107BC">
      <w:pPr>
        <w:numPr>
          <w:ilvl w:val="0"/>
          <w:numId w:val="2"/>
        </w:numPr>
      </w:pPr>
      <w:r>
        <w:t>Se anexa arte para tonos y  alturas</w:t>
      </w:r>
    </w:p>
    <w:p w:rsidR="00E107BC" w:rsidRDefault="00E107BC" w:rsidP="00E107BC">
      <w:pPr>
        <w:numPr>
          <w:ilvl w:val="0"/>
          <w:numId w:val="2"/>
        </w:numPr>
      </w:pPr>
      <w:r>
        <w:t>Se  aprueba  Impresión</w:t>
      </w:r>
    </w:p>
    <w:p w:rsidR="00E107BC" w:rsidRDefault="00E107BC" w:rsidP="00E107BC"/>
    <w:p w:rsidR="00E107BC" w:rsidRDefault="00E107BC" w:rsidP="00E107BC"/>
    <w:p w:rsidR="00E107BC" w:rsidRDefault="00E107BC" w:rsidP="00E107BC">
      <w:r>
        <w:t>Agradezco la atención y colaboración prestada.</w:t>
      </w:r>
    </w:p>
    <w:p w:rsidR="00E107BC" w:rsidRDefault="00E107BC" w:rsidP="00E107BC"/>
    <w:p w:rsidR="00E107BC" w:rsidRDefault="00E107BC" w:rsidP="00E107BC">
      <w:r>
        <w:t>Cordialmente,</w:t>
      </w:r>
    </w:p>
    <w:p w:rsidR="00E107BC" w:rsidRDefault="00E107BC" w:rsidP="00E107BC"/>
    <w:p w:rsidR="00E107BC" w:rsidRPr="00F4077E" w:rsidRDefault="00E107BC" w:rsidP="00E107BC">
      <w:pPr>
        <w:rPr>
          <w:b/>
        </w:rPr>
      </w:pPr>
    </w:p>
    <w:p w:rsidR="00E107BC" w:rsidRDefault="00E107BC" w:rsidP="00E107BC"/>
    <w:p w:rsidR="00E107BC" w:rsidRDefault="00E107BC" w:rsidP="00E107BC">
      <w:r>
        <w:t>RICARDO CASAS ZAPATA</w:t>
      </w:r>
    </w:p>
    <w:p w:rsidR="00E107BC" w:rsidRDefault="00E107BC" w:rsidP="00E107BC">
      <w:r>
        <w:t>Director.</w:t>
      </w:r>
    </w:p>
    <w:p w:rsidR="007A2E11" w:rsidRDefault="007A2E11" w:rsidP="00E107BC"/>
    <w:p w:rsidR="007A2E11" w:rsidRDefault="007A2E11" w:rsidP="00E107BC"/>
    <w:p w:rsidR="007A2E11" w:rsidRDefault="007A2E11" w:rsidP="00E107BC"/>
    <w:p w:rsidR="007A2E11" w:rsidRDefault="007A2E11" w:rsidP="007A2E11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7A2E11" w:rsidRDefault="007A2E11" w:rsidP="007A2E11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7A2E11" w:rsidRDefault="007A2E11" w:rsidP="007A2E11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7A2E11" w:rsidRDefault="007A2E11" w:rsidP="007A2E11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7A2E11" w:rsidRDefault="007A2E11" w:rsidP="007A2E11">
      <w:pPr>
        <w:rPr>
          <w:b/>
          <w:bCs/>
        </w:rPr>
      </w:pPr>
    </w:p>
    <w:p w:rsidR="007A2E11" w:rsidRDefault="007A2E11" w:rsidP="007A2E11">
      <w:pPr>
        <w:pStyle w:val="Ttulo1"/>
      </w:pPr>
      <w:r>
        <w:t>ORDEN DE TRABAJO   N°      06808</w:t>
      </w:r>
    </w:p>
    <w:p w:rsidR="007A2E11" w:rsidRDefault="007A2E11" w:rsidP="007A2E11"/>
    <w:p w:rsidR="007A2E11" w:rsidRDefault="007A2E11" w:rsidP="007A2E11"/>
    <w:p w:rsidR="007A2E11" w:rsidRDefault="007A2E11" w:rsidP="007A2E11">
      <w:r>
        <w:t>FECHA:</w:t>
      </w:r>
      <w:r>
        <w:tab/>
        <w:t>Medellín,  Julio  08    de  2010</w:t>
      </w:r>
    </w:p>
    <w:p w:rsidR="007A2E11" w:rsidRDefault="007A2E11" w:rsidP="007A2E11">
      <w:r>
        <w:t>PARA:</w:t>
      </w:r>
      <w:r>
        <w:tab/>
      </w:r>
      <w:r>
        <w:tab/>
        <w:t>PLÁSTICOS DARMA</w:t>
      </w:r>
    </w:p>
    <w:p w:rsidR="007A2E11" w:rsidRDefault="007A2E11" w:rsidP="007A2E11">
      <w:r>
        <w:t>ATENCIÓN:</w:t>
      </w:r>
      <w:r>
        <w:tab/>
        <w:t>Sr. Darío Jaramillo</w:t>
      </w:r>
    </w:p>
    <w:p w:rsidR="007A2E11" w:rsidRDefault="007A2E11" w:rsidP="007A2E11">
      <w:r>
        <w:tab/>
      </w:r>
      <w:r>
        <w:tab/>
        <w:t>Gerente.</w:t>
      </w:r>
    </w:p>
    <w:p w:rsidR="007A2E11" w:rsidRDefault="007A2E11" w:rsidP="007A2E11"/>
    <w:p w:rsidR="007A2E11" w:rsidRDefault="007A2E11" w:rsidP="007A2E11">
      <w:r>
        <w:t>Apreciado Don Darío :</w:t>
      </w:r>
    </w:p>
    <w:p w:rsidR="007A2E11" w:rsidRDefault="007A2E11" w:rsidP="007A2E11">
      <w:r>
        <w:t xml:space="preserve"> </w:t>
      </w:r>
    </w:p>
    <w:p w:rsidR="007A2E11" w:rsidRDefault="007A2E11" w:rsidP="007A2E11">
      <w:r>
        <w:t>Con la presente estamos solicitando el siguiente servicio de IMPRESION:</w:t>
      </w:r>
    </w:p>
    <w:p w:rsidR="007A2E11" w:rsidRDefault="007A2E11" w:rsidP="007A2E11"/>
    <w:p w:rsidR="007A2E11" w:rsidRDefault="007A2E11" w:rsidP="007A2E11">
      <w:pPr>
        <w:rPr>
          <w:b/>
          <w:bCs/>
          <w:u w:val="single"/>
        </w:rPr>
      </w:pPr>
    </w:p>
    <w:p w:rsidR="007A2E11" w:rsidRDefault="007A2E11" w:rsidP="007A2E11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7A2E11" w:rsidRDefault="007A2E11" w:rsidP="007A2E11"/>
    <w:p w:rsidR="007A2E11" w:rsidRDefault="007A2E11" w:rsidP="007A2E11">
      <w:r>
        <w:t>MATERIAL:</w:t>
      </w:r>
      <w:r>
        <w:tab/>
      </w:r>
      <w:r>
        <w:tab/>
        <w:t>Polietileno   ALTA    Tubular . PLATA</w:t>
      </w:r>
    </w:p>
    <w:p w:rsidR="007A2E11" w:rsidRDefault="007A2E11" w:rsidP="007A2E11">
      <w:r>
        <w:t>MEDIDA:</w:t>
      </w:r>
      <w:r>
        <w:tab/>
      </w:r>
      <w:r>
        <w:tab/>
      </w:r>
      <w:r>
        <w:rPr>
          <w:b/>
        </w:rPr>
        <w:t xml:space="preserve">40 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7A2E11" w:rsidRPr="006D12B2" w:rsidRDefault="007A2E11" w:rsidP="007A2E11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2.5 </w:t>
      </w:r>
      <w:r w:rsidRPr="006D12B2">
        <w:rPr>
          <w:b/>
        </w:rPr>
        <w:t xml:space="preserve"> “ </w:t>
      </w:r>
    </w:p>
    <w:p w:rsidR="007A2E11" w:rsidRDefault="007A2E11" w:rsidP="007A2E11">
      <w:r>
        <w:t>TRATADO:</w:t>
      </w:r>
      <w:r>
        <w:tab/>
      </w:r>
      <w:r>
        <w:tab/>
        <w:t>2  Caras</w:t>
      </w:r>
    </w:p>
    <w:p w:rsidR="007A2E11" w:rsidRDefault="007A2E11" w:rsidP="007A2E11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>
        <w:rPr>
          <w:b/>
        </w:rPr>
        <w:t xml:space="preserve">90  </w:t>
      </w:r>
      <w:r w:rsidRPr="00900A5A">
        <w:rPr>
          <w:b/>
        </w:rPr>
        <w:t xml:space="preserve">  Kg</w:t>
      </w:r>
      <w:r>
        <w:t>.</w:t>
      </w:r>
    </w:p>
    <w:p w:rsidR="007A2E11" w:rsidRDefault="007A2E11" w:rsidP="007A2E11">
      <w:r>
        <w:t>COLORES:</w:t>
      </w:r>
      <w:r>
        <w:tab/>
      </w:r>
      <w:r>
        <w:tab/>
      </w:r>
      <w:r w:rsidR="00480C3C">
        <w:t>4</w:t>
      </w:r>
      <w:r>
        <w:t xml:space="preserve"> </w:t>
      </w:r>
    </w:p>
    <w:p w:rsidR="007A2E11" w:rsidRDefault="007A2E11" w:rsidP="007A2E11">
      <w:r>
        <w:t>CARAS:</w:t>
      </w:r>
      <w:r>
        <w:tab/>
      </w:r>
      <w:r>
        <w:tab/>
        <w:t xml:space="preserve">1  </w:t>
      </w:r>
    </w:p>
    <w:p w:rsidR="007A2E11" w:rsidRDefault="007A2E11" w:rsidP="007A2E11">
      <w:r>
        <w:t>REPETICIÓN:</w:t>
      </w:r>
      <w:r>
        <w:tab/>
        <w:t>24.5</w:t>
      </w:r>
    </w:p>
    <w:p w:rsidR="007A2E11" w:rsidRPr="00900A5A" w:rsidRDefault="007A2E11" w:rsidP="007A2E11">
      <w:pPr>
        <w:rPr>
          <w:b/>
        </w:rPr>
      </w:pPr>
      <w:r>
        <w:t xml:space="preserve">RODILLO  :               </w:t>
      </w:r>
      <w:r>
        <w:rPr>
          <w:b/>
        </w:rPr>
        <w:t>24.5</w:t>
      </w:r>
    </w:p>
    <w:p w:rsidR="007A2E11" w:rsidRDefault="007A2E11" w:rsidP="007A2E11">
      <w:r>
        <w:t>BOLSA:</w:t>
      </w:r>
      <w:r>
        <w:tab/>
      </w:r>
      <w:r>
        <w:tab/>
        <w:t xml:space="preserve">24.5   x  40    Cms    troquel  riñón  </w:t>
      </w:r>
    </w:p>
    <w:p w:rsidR="007A2E11" w:rsidRDefault="007A2E11" w:rsidP="007A2E11">
      <w:r>
        <w:t>SELLADO:</w:t>
      </w:r>
      <w:r>
        <w:tab/>
      </w:r>
      <w:r>
        <w:tab/>
        <w:t>Lateral</w:t>
      </w:r>
    </w:p>
    <w:p w:rsidR="007A2E11" w:rsidRPr="00146B92" w:rsidRDefault="007A2E11" w:rsidP="007A2E11">
      <w:pPr>
        <w:rPr>
          <w:b/>
        </w:rPr>
      </w:pPr>
      <w:r>
        <w:t>REFERENCIA:</w:t>
      </w:r>
      <w:r>
        <w:tab/>
        <w:t xml:space="preserve">ÉXITO  </w:t>
      </w:r>
      <w:r>
        <w:rPr>
          <w:b/>
        </w:rPr>
        <w:t>FERIA DE LAS FLORES</w:t>
      </w:r>
    </w:p>
    <w:p w:rsidR="007A2E11" w:rsidRDefault="007A2E11" w:rsidP="007A2E11">
      <w:r>
        <w:tab/>
      </w:r>
      <w:r>
        <w:tab/>
      </w:r>
      <w:r>
        <w:tab/>
      </w:r>
    </w:p>
    <w:p w:rsidR="007A2E11" w:rsidRDefault="007A2E11" w:rsidP="007A2E11"/>
    <w:p w:rsidR="007A2E11" w:rsidRDefault="007A2E11" w:rsidP="007A2E11">
      <w:r>
        <w:rPr>
          <w:b/>
          <w:bCs/>
          <w:u w:val="single"/>
        </w:rPr>
        <w:t>NOTA:</w:t>
      </w:r>
      <w:r>
        <w:t xml:space="preserve">  - Cyreles  los envía  GRAFIFLEX</w:t>
      </w:r>
    </w:p>
    <w:p w:rsidR="007A2E11" w:rsidRDefault="007A2E11" w:rsidP="007A2E11">
      <w:pPr>
        <w:numPr>
          <w:ilvl w:val="0"/>
          <w:numId w:val="2"/>
        </w:numPr>
      </w:pPr>
      <w:r>
        <w:t>Se anexa arte para tonos y  alturas</w:t>
      </w:r>
    </w:p>
    <w:p w:rsidR="007A2E11" w:rsidRDefault="007A2E11" w:rsidP="007A2E11">
      <w:pPr>
        <w:numPr>
          <w:ilvl w:val="0"/>
          <w:numId w:val="2"/>
        </w:numPr>
      </w:pPr>
      <w:r>
        <w:t>Se  aprueba  Impresión</w:t>
      </w:r>
    </w:p>
    <w:p w:rsidR="007A2E11" w:rsidRDefault="007A2E11" w:rsidP="007A2E11"/>
    <w:p w:rsidR="007A2E11" w:rsidRDefault="007A2E11" w:rsidP="007A2E11"/>
    <w:p w:rsidR="007A2E11" w:rsidRDefault="007A2E11" w:rsidP="007A2E11">
      <w:r>
        <w:t>Agradezco la atención y colaboración prestada.</w:t>
      </w:r>
    </w:p>
    <w:p w:rsidR="007A2E11" w:rsidRDefault="007A2E11" w:rsidP="007A2E11"/>
    <w:p w:rsidR="007A2E11" w:rsidRDefault="007A2E11" w:rsidP="007A2E11">
      <w:r>
        <w:t>Cordialmente,</w:t>
      </w:r>
    </w:p>
    <w:p w:rsidR="007A2E11" w:rsidRDefault="007A2E11" w:rsidP="007A2E11"/>
    <w:p w:rsidR="007A2E11" w:rsidRPr="00F4077E" w:rsidRDefault="007A2E11" w:rsidP="007A2E11">
      <w:pPr>
        <w:rPr>
          <w:b/>
        </w:rPr>
      </w:pPr>
    </w:p>
    <w:p w:rsidR="007A2E11" w:rsidRDefault="007A2E11" w:rsidP="007A2E11"/>
    <w:p w:rsidR="007A2E11" w:rsidRDefault="007A2E11" w:rsidP="007A2E11">
      <w:r>
        <w:t>RICARDO CASAS ZAPATA</w:t>
      </w:r>
    </w:p>
    <w:p w:rsidR="007A2E11" w:rsidRPr="00C74D8F" w:rsidRDefault="007A2E11" w:rsidP="007A2E11">
      <w:pPr>
        <w:rPr>
          <w:b/>
        </w:rPr>
      </w:pPr>
      <w:r>
        <w:t>Director.</w:t>
      </w:r>
    </w:p>
    <w:p w:rsidR="007A2E11" w:rsidRDefault="007A2E11" w:rsidP="00E107BC">
      <w:pPr>
        <w:rPr>
          <w:b/>
        </w:rPr>
      </w:pPr>
    </w:p>
    <w:p w:rsidR="007A2E11" w:rsidRDefault="007A2E11" w:rsidP="00E107BC">
      <w:pPr>
        <w:rPr>
          <w:b/>
        </w:rPr>
      </w:pPr>
    </w:p>
    <w:p w:rsidR="007A2E11" w:rsidRDefault="007A2E11" w:rsidP="00E107BC">
      <w:pPr>
        <w:rPr>
          <w:b/>
        </w:rPr>
      </w:pPr>
    </w:p>
    <w:p w:rsidR="007A2E11" w:rsidRDefault="007A2E11" w:rsidP="00E107BC">
      <w:pPr>
        <w:rPr>
          <w:b/>
        </w:rPr>
      </w:pPr>
    </w:p>
    <w:p w:rsidR="007A2E11" w:rsidRDefault="007A2E11" w:rsidP="007A2E11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7A2E11" w:rsidRDefault="007A2E11" w:rsidP="007A2E11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7A2E11" w:rsidRDefault="007A2E11" w:rsidP="007A2E11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7A2E11" w:rsidRDefault="007A2E11" w:rsidP="007A2E11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7A2E11" w:rsidRDefault="007A2E11" w:rsidP="007A2E11">
      <w:pPr>
        <w:rPr>
          <w:b/>
          <w:bCs/>
          <w:sz w:val="20"/>
        </w:rPr>
      </w:pPr>
    </w:p>
    <w:p w:rsidR="007A2E11" w:rsidRDefault="00036E12" w:rsidP="007A2E11">
      <w:pPr>
        <w:pStyle w:val="Ttulo1"/>
      </w:pPr>
      <w:r>
        <w:t>ORDEN DE TRABAJO N°      07972</w:t>
      </w:r>
    </w:p>
    <w:p w:rsidR="007A2E11" w:rsidRDefault="007A2E11" w:rsidP="007A2E11"/>
    <w:p w:rsidR="007A2E11" w:rsidRDefault="007A2E11" w:rsidP="007A2E11">
      <w:r>
        <w:t>FECHA</w:t>
      </w:r>
      <w:r w:rsidR="00036E12">
        <w:t>:</w:t>
      </w:r>
      <w:r w:rsidR="00036E12">
        <w:tab/>
        <w:t>Medellín, Enero  20   de  2011</w:t>
      </w:r>
    </w:p>
    <w:p w:rsidR="007A2E11" w:rsidRDefault="007A2E11" w:rsidP="007A2E11">
      <w:r>
        <w:t>PARA:</w:t>
      </w:r>
      <w:r>
        <w:tab/>
      </w:r>
      <w:r>
        <w:tab/>
        <w:t>PLÁSTICOS DARMA</w:t>
      </w:r>
    </w:p>
    <w:p w:rsidR="007A2E11" w:rsidRDefault="007A2E11" w:rsidP="007A2E11">
      <w:r>
        <w:t>ATENCIÓN:</w:t>
      </w:r>
      <w:r>
        <w:tab/>
        <w:t>Sr. Darío Jaramillo</w:t>
      </w:r>
    </w:p>
    <w:p w:rsidR="007A2E11" w:rsidRDefault="007A2E11" w:rsidP="007A2E11">
      <w:r>
        <w:tab/>
      </w:r>
      <w:r>
        <w:tab/>
        <w:t>Gerente.</w:t>
      </w:r>
    </w:p>
    <w:p w:rsidR="007A2E11" w:rsidRDefault="007A2E11" w:rsidP="007A2E11"/>
    <w:p w:rsidR="007A2E11" w:rsidRDefault="007A2E11" w:rsidP="007A2E11">
      <w:r>
        <w:t>Apreciado Don Darío:</w:t>
      </w:r>
    </w:p>
    <w:p w:rsidR="007A2E11" w:rsidRDefault="007A2E11" w:rsidP="007A2E11">
      <w:r>
        <w:t xml:space="preserve"> </w:t>
      </w:r>
    </w:p>
    <w:p w:rsidR="007A2E11" w:rsidRDefault="007A2E11" w:rsidP="007A2E11">
      <w:r>
        <w:t>Con la presente estamos solicitando el siguiente servicio de EXTRUSION E IMPRESION:</w:t>
      </w:r>
    </w:p>
    <w:p w:rsidR="007A2E11" w:rsidRDefault="007A2E11" w:rsidP="007A2E11"/>
    <w:p w:rsidR="007A2E11" w:rsidRDefault="000A0D47" w:rsidP="007A2E11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0A0D47" w:rsidRDefault="000A0D47" w:rsidP="007A2E11">
      <w:pPr>
        <w:rPr>
          <w:b/>
          <w:bCs/>
          <w:u w:val="single"/>
        </w:rPr>
      </w:pPr>
    </w:p>
    <w:p w:rsidR="007A2E11" w:rsidRDefault="007A2E11" w:rsidP="007A2E11">
      <w:r>
        <w:t>MATERIAL:</w:t>
      </w:r>
      <w:r>
        <w:tab/>
      </w:r>
      <w:r>
        <w:tab/>
        <w:t>Polietileno Alta Densidad Pigmentado PLATA  LAMINA</w:t>
      </w:r>
    </w:p>
    <w:p w:rsidR="007A2E11" w:rsidRDefault="007A2E11" w:rsidP="007A2E11">
      <w:r>
        <w:t>MEDIDA:</w:t>
      </w:r>
      <w:r>
        <w:tab/>
      </w:r>
      <w:r>
        <w:tab/>
      </w:r>
      <w:r>
        <w:rPr>
          <w:b/>
        </w:rPr>
        <w:t>89</w:t>
      </w:r>
      <w:r w:rsidRPr="00176EFD">
        <w:rPr>
          <w:b/>
        </w:rPr>
        <w:t xml:space="preserve"> </w:t>
      </w:r>
      <w:r>
        <w:t xml:space="preserve"> Cms.</w:t>
      </w:r>
    </w:p>
    <w:p w:rsidR="007A2E11" w:rsidRDefault="007A2E11" w:rsidP="007A2E11">
      <w:pPr>
        <w:rPr>
          <w:b/>
          <w:bCs/>
        </w:rPr>
      </w:pPr>
      <w:r>
        <w:t>CALIBRE:</w:t>
      </w:r>
      <w:r>
        <w:tab/>
      </w:r>
      <w:r>
        <w:tab/>
      </w:r>
      <w:r w:rsidRPr="00176EFD">
        <w:rPr>
          <w:b/>
        </w:rPr>
        <w:t>2,5</w:t>
      </w:r>
      <w:r>
        <w:rPr>
          <w:b/>
        </w:rPr>
        <w:t xml:space="preserve"> </w:t>
      </w:r>
      <w:r>
        <w:rPr>
          <w:b/>
          <w:bCs/>
        </w:rPr>
        <w:t xml:space="preserve"> ”</w:t>
      </w:r>
    </w:p>
    <w:p w:rsidR="007A2E11" w:rsidRDefault="007A2E11" w:rsidP="007A2E11">
      <w:r>
        <w:t>COLOR:</w:t>
      </w:r>
      <w:r>
        <w:tab/>
      </w:r>
      <w:r>
        <w:tab/>
        <w:t>PLATA</w:t>
      </w:r>
    </w:p>
    <w:p w:rsidR="007A2E11" w:rsidRDefault="007A2E11" w:rsidP="007A2E11">
      <w:r>
        <w:t>TRATADO:</w:t>
      </w:r>
      <w:r>
        <w:tab/>
      </w:r>
      <w:r>
        <w:tab/>
        <w:t>2 Caras.</w:t>
      </w:r>
    </w:p>
    <w:p w:rsidR="007A2E11" w:rsidRDefault="00036E12" w:rsidP="007A2E11">
      <w:pPr>
        <w:rPr>
          <w:b/>
          <w:bCs/>
        </w:rPr>
      </w:pPr>
      <w:r>
        <w:t>CANTIDAD:</w:t>
      </w:r>
      <w:r>
        <w:tab/>
      </w:r>
      <w:r>
        <w:tab/>
        <w:t>120</w:t>
      </w:r>
      <w:r w:rsidR="007A2E11">
        <w:t xml:space="preserve">    Kg.</w:t>
      </w:r>
    </w:p>
    <w:p w:rsidR="007A2E11" w:rsidRDefault="007A2E11" w:rsidP="007A2E11">
      <w:r>
        <w:t>COLORES:</w:t>
      </w:r>
      <w:r>
        <w:tab/>
      </w:r>
      <w:r>
        <w:tab/>
        <w:t>SEGÚN  ARTE</w:t>
      </w:r>
      <w:r w:rsidR="00036E12">
        <w:t xml:space="preserve"> ( 3 )</w:t>
      </w:r>
    </w:p>
    <w:p w:rsidR="007A2E11" w:rsidRDefault="00480C3C" w:rsidP="007A2E11">
      <w:r>
        <w:t>CARAS:</w:t>
      </w:r>
      <w:r>
        <w:tab/>
      </w:r>
      <w:r>
        <w:tab/>
        <w:t>2</w:t>
      </w:r>
    </w:p>
    <w:p w:rsidR="007A2E11" w:rsidRDefault="007A2E11" w:rsidP="007A2E11">
      <w:r>
        <w:t>REPETICIÓN:</w:t>
      </w:r>
      <w:r>
        <w:tab/>
        <w:t>40  Cms.</w:t>
      </w:r>
    </w:p>
    <w:p w:rsidR="007A2E11" w:rsidRDefault="007A2E11" w:rsidP="007A2E11">
      <w:r>
        <w:t xml:space="preserve">RODILLO  :    </w:t>
      </w:r>
      <w:r>
        <w:tab/>
        <w:t>40</w:t>
      </w:r>
      <w:r>
        <w:tab/>
      </w:r>
    </w:p>
    <w:p w:rsidR="007A2E11" w:rsidRDefault="007A2E11" w:rsidP="007A2E11">
      <w:r>
        <w:t>BOLSA:</w:t>
      </w:r>
      <w:r>
        <w:tab/>
      </w:r>
      <w:r>
        <w:tab/>
        <w:t xml:space="preserve">40 X 44.5    Cms. </w:t>
      </w:r>
      <w:r w:rsidR="00D0347C">
        <w:t xml:space="preserve">   </w:t>
      </w:r>
      <w:r>
        <w:t xml:space="preserve"> Con manija  Plata</w:t>
      </w:r>
    </w:p>
    <w:p w:rsidR="007A2E11" w:rsidRDefault="007A2E11" w:rsidP="007A2E11">
      <w:r>
        <w:t>SELLADO:</w:t>
      </w:r>
      <w:r>
        <w:tab/>
      </w:r>
      <w:r>
        <w:tab/>
        <w:t xml:space="preserve">Lateral </w:t>
      </w:r>
    </w:p>
    <w:p w:rsidR="007A2E11" w:rsidRPr="00D64385" w:rsidRDefault="007A2E11" w:rsidP="007A2E11">
      <w:pPr>
        <w:rPr>
          <w:b/>
        </w:rPr>
      </w:pPr>
      <w:r>
        <w:t>REFERENCIA:</w:t>
      </w:r>
      <w:r>
        <w:tab/>
        <w:t>BIAZZA</w:t>
      </w:r>
    </w:p>
    <w:p w:rsidR="007A2E11" w:rsidRPr="00D64385" w:rsidRDefault="007A2E11" w:rsidP="007A2E11">
      <w:pPr>
        <w:rPr>
          <w:b/>
        </w:rPr>
      </w:pPr>
      <w:r>
        <w:tab/>
      </w:r>
      <w:r>
        <w:tab/>
      </w:r>
      <w:r>
        <w:tab/>
      </w:r>
    </w:p>
    <w:p w:rsidR="007A2E11" w:rsidRDefault="007A2E11" w:rsidP="007A2E11"/>
    <w:p w:rsidR="007A2E11" w:rsidRDefault="007A2E11" w:rsidP="007A2E11">
      <w:r>
        <w:tab/>
      </w:r>
      <w:r>
        <w:tab/>
      </w:r>
      <w:r>
        <w:tab/>
      </w:r>
    </w:p>
    <w:p w:rsidR="007A2E11" w:rsidRDefault="007A2E11" w:rsidP="00D0347C">
      <w:r>
        <w:rPr>
          <w:b/>
          <w:bCs/>
          <w:u w:val="single"/>
        </w:rPr>
        <w:t>NOTA</w:t>
      </w:r>
      <w:r>
        <w:t>:  - Los cyreles  se encuentran en su planta</w:t>
      </w:r>
    </w:p>
    <w:p w:rsidR="007A2E11" w:rsidRDefault="007A2E11" w:rsidP="007A2E11">
      <w:pPr>
        <w:numPr>
          <w:ilvl w:val="0"/>
          <w:numId w:val="2"/>
        </w:numPr>
      </w:pPr>
      <w:r>
        <w:t>Colocar pie de imprenta de Plásticos Unión.</w:t>
      </w:r>
    </w:p>
    <w:p w:rsidR="007A2E11" w:rsidRDefault="007A2E11" w:rsidP="007A2E11">
      <w:pPr>
        <w:numPr>
          <w:ilvl w:val="0"/>
          <w:numId w:val="2"/>
        </w:numPr>
      </w:pPr>
      <w:r>
        <w:t>Se aprueba montaje</w:t>
      </w:r>
    </w:p>
    <w:p w:rsidR="007A2E11" w:rsidRDefault="007A2E11" w:rsidP="007A2E11"/>
    <w:p w:rsidR="007A2E11" w:rsidRDefault="007A2E11" w:rsidP="007A2E11">
      <w:r>
        <w:t>Agradezco la atención y colaboración prestada.</w:t>
      </w:r>
    </w:p>
    <w:p w:rsidR="007A2E11" w:rsidRDefault="007A2E11" w:rsidP="007A2E11"/>
    <w:p w:rsidR="007A2E11" w:rsidRDefault="007A2E11" w:rsidP="007A2E11"/>
    <w:p w:rsidR="007A2E11" w:rsidRDefault="007A2E11" w:rsidP="007A2E11">
      <w:r>
        <w:t>Cordialmente,</w:t>
      </w:r>
    </w:p>
    <w:p w:rsidR="007A2E11" w:rsidRDefault="007A2E11" w:rsidP="007A2E11"/>
    <w:p w:rsidR="007A2E11" w:rsidRDefault="007A2E11" w:rsidP="007A2E11"/>
    <w:p w:rsidR="007A2E11" w:rsidRDefault="007A2E11" w:rsidP="007A2E11">
      <w:r>
        <w:t>RICARDO CASAS ZAPATA</w:t>
      </w:r>
    </w:p>
    <w:p w:rsidR="007A2E11" w:rsidRDefault="007A2E11" w:rsidP="007A2E11">
      <w:r>
        <w:t>Director.</w:t>
      </w:r>
    </w:p>
    <w:p w:rsidR="007A2E11" w:rsidRDefault="007A2E11" w:rsidP="00E107BC">
      <w:pPr>
        <w:rPr>
          <w:b/>
        </w:rPr>
      </w:pPr>
    </w:p>
    <w:p w:rsidR="00E3721F" w:rsidRDefault="00E3721F" w:rsidP="00E107BC">
      <w:pPr>
        <w:rPr>
          <w:b/>
        </w:rPr>
      </w:pPr>
    </w:p>
    <w:p w:rsidR="00E3721F" w:rsidRDefault="00E3721F" w:rsidP="00E107BC">
      <w:pPr>
        <w:rPr>
          <w:b/>
        </w:rPr>
      </w:pPr>
    </w:p>
    <w:p w:rsidR="00E3721F" w:rsidRDefault="00E3721F" w:rsidP="00E107BC">
      <w:pPr>
        <w:rPr>
          <w:b/>
        </w:rPr>
      </w:pPr>
    </w:p>
    <w:p w:rsidR="00E3721F" w:rsidRDefault="00E3721F" w:rsidP="00E3721F">
      <w:pPr>
        <w:rPr>
          <w:b/>
        </w:rPr>
      </w:pPr>
    </w:p>
    <w:p w:rsidR="00E3721F" w:rsidRDefault="00E3721F" w:rsidP="00E3721F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E3721F" w:rsidRDefault="00E3721F" w:rsidP="00E3721F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E3721F" w:rsidRDefault="00E3721F" w:rsidP="00E3721F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E3721F" w:rsidRDefault="00E3721F" w:rsidP="00E3721F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E3721F" w:rsidRDefault="00E3721F" w:rsidP="00E3721F"/>
    <w:p w:rsidR="00E3721F" w:rsidRDefault="00E3721F" w:rsidP="00E3721F">
      <w:pPr>
        <w:pStyle w:val="Ttulo1"/>
      </w:pPr>
      <w:r>
        <w:t>ORDEN DE TRABAJO   N°      06787</w:t>
      </w:r>
    </w:p>
    <w:p w:rsidR="00E3721F" w:rsidRDefault="00E3721F" w:rsidP="00E3721F"/>
    <w:p w:rsidR="00E3721F" w:rsidRDefault="00E3721F" w:rsidP="00E3721F">
      <w:r>
        <w:t>FECHA:</w:t>
      </w:r>
      <w:r>
        <w:tab/>
        <w:t>Medellín, Julio   08    de   2010</w:t>
      </w:r>
    </w:p>
    <w:p w:rsidR="00E3721F" w:rsidRDefault="00E3721F" w:rsidP="00E3721F">
      <w:r>
        <w:t>PARA:</w:t>
      </w:r>
      <w:r>
        <w:tab/>
      </w:r>
      <w:r>
        <w:tab/>
        <w:t>PLÁSTICOS   DARMA</w:t>
      </w:r>
    </w:p>
    <w:p w:rsidR="00E3721F" w:rsidRDefault="00E3721F" w:rsidP="00E3721F">
      <w:r>
        <w:t>ATENCIÓN:</w:t>
      </w:r>
      <w:r>
        <w:tab/>
        <w:t>Sr. DARIO JARAMILLO</w:t>
      </w:r>
    </w:p>
    <w:p w:rsidR="00E3721F" w:rsidRDefault="00E3721F" w:rsidP="00E3721F"/>
    <w:p w:rsidR="00E3721F" w:rsidRDefault="00E3721F" w:rsidP="00E3721F">
      <w:r>
        <w:t>Apreciado Dn DARIO:</w:t>
      </w:r>
    </w:p>
    <w:p w:rsidR="00E3721F" w:rsidRDefault="00E3721F" w:rsidP="00E3721F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E3721F" w:rsidRDefault="00E3721F" w:rsidP="00E3721F"/>
    <w:p w:rsidR="00E3721F" w:rsidRDefault="00E3721F" w:rsidP="00E3721F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E3721F" w:rsidRDefault="00E3721F" w:rsidP="00E3721F"/>
    <w:p w:rsidR="00E3721F" w:rsidRDefault="00E3721F" w:rsidP="00E3721F">
      <w:r>
        <w:t>MATERIAL :</w:t>
      </w:r>
      <w:r>
        <w:tab/>
      </w:r>
      <w:r>
        <w:tab/>
        <w:t>Polietileno de Baja  densidad   Blanco  Tubular</w:t>
      </w:r>
    </w:p>
    <w:p w:rsidR="00E3721F" w:rsidRDefault="00E3721F" w:rsidP="00E3721F">
      <w:r>
        <w:t>MEDIDA:</w:t>
      </w:r>
      <w:r>
        <w:tab/>
      </w:r>
      <w:r>
        <w:tab/>
      </w:r>
      <w:r w:rsidRPr="008D3CB8">
        <w:rPr>
          <w:b/>
        </w:rPr>
        <w:t>30</w:t>
      </w:r>
      <w:r>
        <w:t xml:space="preserve">   cms   </w:t>
      </w:r>
    </w:p>
    <w:p w:rsidR="00E3721F" w:rsidRDefault="00E3721F" w:rsidP="00E3721F">
      <w:r>
        <w:t>CALIBRE :</w:t>
      </w:r>
      <w:r>
        <w:tab/>
      </w:r>
      <w:r>
        <w:tab/>
      </w:r>
      <w:r w:rsidRPr="008D3CB8">
        <w:rPr>
          <w:b/>
        </w:rPr>
        <w:t>4.8</w:t>
      </w:r>
      <w:r>
        <w:t xml:space="preserve">   “</w:t>
      </w:r>
    </w:p>
    <w:p w:rsidR="00E3721F" w:rsidRDefault="00E3721F" w:rsidP="00E3721F">
      <w:r>
        <w:t>COLOR :</w:t>
      </w:r>
      <w:r>
        <w:tab/>
      </w:r>
      <w:r>
        <w:tab/>
        <w:t>Blanco</w:t>
      </w:r>
    </w:p>
    <w:p w:rsidR="00E3721F" w:rsidRPr="0007721A" w:rsidRDefault="00E3721F" w:rsidP="00E3721F">
      <w:r>
        <w:t xml:space="preserve">TRATADO : </w:t>
      </w:r>
      <w:r>
        <w:tab/>
      </w:r>
      <w:r>
        <w:tab/>
        <w:t>1  cara</w:t>
      </w:r>
    </w:p>
    <w:p w:rsidR="00E3721F" w:rsidRDefault="00E3721F" w:rsidP="00E3721F">
      <w:r>
        <w:t xml:space="preserve">CANTIDAD : </w:t>
      </w:r>
      <w:r>
        <w:tab/>
      </w:r>
      <w:r w:rsidRPr="001C4A3E">
        <w:rPr>
          <w:b/>
        </w:rPr>
        <w:t>280</w:t>
      </w:r>
      <w:r>
        <w:t xml:space="preserve">    kg</w:t>
      </w:r>
    </w:p>
    <w:p w:rsidR="00E3721F" w:rsidRDefault="00E3721F" w:rsidP="00E3721F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>2 ( Según muestra  )  ( Azul – Azul )</w:t>
      </w:r>
    </w:p>
    <w:p w:rsidR="00E3721F" w:rsidRDefault="00E3721F" w:rsidP="00E3721F">
      <w:r>
        <w:t xml:space="preserve">CARAS : </w:t>
      </w:r>
      <w:r>
        <w:tab/>
      </w:r>
      <w:r>
        <w:tab/>
        <w:t>2  ( 2  x  1  )</w:t>
      </w:r>
    </w:p>
    <w:p w:rsidR="00E3721F" w:rsidRDefault="00E3721F" w:rsidP="00E3721F">
      <w:r>
        <w:t xml:space="preserve">REPETICIÓN : </w:t>
      </w:r>
      <w:r>
        <w:tab/>
        <w:t>40   cms</w:t>
      </w:r>
    </w:p>
    <w:p w:rsidR="00E3721F" w:rsidRDefault="00E3721F" w:rsidP="00E3721F">
      <w:r>
        <w:t>RODILLO :</w:t>
      </w:r>
      <w:r>
        <w:tab/>
      </w:r>
      <w:r>
        <w:tab/>
        <w:t>40</w:t>
      </w:r>
    </w:p>
    <w:p w:rsidR="00E3721F" w:rsidRDefault="00E3721F" w:rsidP="00E3721F">
      <w:r>
        <w:t>BOLSA  :</w:t>
      </w:r>
      <w:r>
        <w:tab/>
      </w:r>
      <w:r>
        <w:tab/>
      </w:r>
      <w:r w:rsidRPr="00336CAC">
        <w:rPr>
          <w:b/>
        </w:rPr>
        <w:t>30  x  40   cm</w:t>
      </w:r>
      <w:r>
        <w:t xml:space="preserve">    </w:t>
      </w:r>
    </w:p>
    <w:p w:rsidR="00E3721F" w:rsidRDefault="00E3721F" w:rsidP="00E3721F">
      <w:r>
        <w:t>SELLADO .</w:t>
      </w:r>
      <w:r>
        <w:tab/>
      </w:r>
      <w:r>
        <w:tab/>
        <w:t xml:space="preserve">Fondo  Tipo  Servo </w:t>
      </w:r>
    </w:p>
    <w:p w:rsidR="00E3721F" w:rsidRDefault="00E3721F" w:rsidP="00E3721F">
      <w:r>
        <w:t>REFERENCIA :</w:t>
      </w:r>
      <w:r>
        <w:tab/>
      </w:r>
      <w:r w:rsidRPr="00F553FA">
        <w:rPr>
          <w:b/>
        </w:rPr>
        <w:t>TECNAS   5  KILOS</w:t>
      </w:r>
    </w:p>
    <w:p w:rsidR="00E3721F" w:rsidRDefault="00E3721F" w:rsidP="00E3721F"/>
    <w:p w:rsidR="00E3721F" w:rsidRDefault="00E3721F" w:rsidP="00E3721F"/>
    <w:p w:rsidR="00E3721F" w:rsidRDefault="00E3721F" w:rsidP="00E3721F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 w:rsidRPr="00F553FA">
        <w:rPr>
          <w:bCs/>
        </w:rPr>
        <w:t>Cyreles en su planta</w:t>
      </w:r>
      <w:r>
        <w:rPr>
          <w:b/>
          <w:bCs/>
        </w:rPr>
        <w:t>.</w:t>
      </w:r>
    </w:p>
    <w:p w:rsidR="00E3721F" w:rsidRDefault="00E3721F" w:rsidP="00E3721F">
      <w:r>
        <w:t xml:space="preserve">                   -   Anexo muestra física para   alturas y Tonos.</w:t>
      </w:r>
    </w:p>
    <w:p w:rsidR="00E3721F" w:rsidRDefault="00E3721F" w:rsidP="00E3721F">
      <w:r>
        <w:tab/>
        <w:t xml:space="preserve">        -  No colocar pie de Imprenta.</w:t>
      </w:r>
    </w:p>
    <w:p w:rsidR="00E3721F" w:rsidRDefault="00E3721F" w:rsidP="00E3721F">
      <w:pPr>
        <w:rPr>
          <w:b/>
          <w:u w:val="single"/>
        </w:rPr>
      </w:pPr>
      <w:r>
        <w:tab/>
        <w:t xml:space="preserve">        </w:t>
      </w:r>
      <w:r w:rsidRPr="00F553FA">
        <w:rPr>
          <w:b/>
        </w:rPr>
        <w:t xml:space="preserve">-   </w:t>
      </w:r>
      <w:r w:rsidRPr="00F553FA">
        <w:rPr>
          <w:b/>
          <w:u w:val="single"/>
        </w:rPr>
        <w:t>Utilizar tinta especial</w:t>
      </w:r>
      <w:r>
        <w:rPr>
          <w:b/>
          <w:u w:val="single"/>
        </w:rPr>
        <w:t xml:space="preserve">    </w:t>
      </w:r>
    </w:p>
    <w:p w:rsidR="00E3721F" w:rsidRDefault="00E3721F" w:rsidP="00E3721F">
      <w:pPr>
        <w:rPr>
          <w:b/>
        </w:rPr>
      </w:pP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E3721F" w:rsidRPr="0066704D" w:rsidRDefault="00E3721F" w:rsidP="00E3721F">
      <w:pPr>
        <w:rPr>
          <w:b/>
          <w:u w:val="single"/>
        </w:rPr>
      </w:pPr>
      <w:r>
        <w:rPr>
          <w:b/>
        </w:rPr>
        <w:tab/>
        <w:t xml:space="preserve">        -  EL MATERIAL LO ENVIA  P.U .</w:t>
      </w:r>
    </w:p>
    <w:p w:rsidR="00E3721F" w:rsidRPr="0066704D" w:rsidRDefault="00E3721F" w:rsidP="00E3721F">
      <w:pPr>
        <w:rPr>
          <w:b/>
        </w:rPr>
      </w:pPr>
    </w:p>
    <w:p w:rsidR="00E3721F" w:rsidRDefault="00E3721F" w:rsidP="00E3721F">
      <w:r>
        <w:tab/>
      </w:r>
      <w:r>
        <w:tab/>
      </w:r>
    </w:p>
    <w:p w:rsidR="00E3721F" w:rsidRDefault="00E3721F" w:rsidP="00E3721F">
      <w:r>
        <w:t>Agradezco la atención y colaboración prestada.</w:t>
      </w:r>
    </w:p>
    <w:p w:rsidR="00E3721F" w:rsidRDefault="00E3721F" w:rsidP="00E3721F"/>
    <w:p w:rsidR="00E3721F" w:rsidRDefault="00E3721F" w:rsidP="00E3721F"/>
    <w:p w:rsidR="00E3721F" w:rsidRDefault="00E3721F" w:rsidP="00E3721F"/>
    <w:p w:rsidR="00E3721F" w:rsidRDefault="00E3721F" w:rsidP="00E3721F">
      <w:r>
        <w:t>Cordialmente</w:t>
      </w:r>
    </w:p>
    <w:p w:rsidR="00E3721F" w:rsidRDefault="00E3721F" w:rsidP="00E3721F"/>
    <w:p w:rsidR="00E3721F" w:rsidRDefault="00E3721F" w:rsidP="00E3721F"/>
    <w:p w:rsidR="00E3721F" w:rsidRDefault="00E3721F" w:rsidP="00E3721F">
      <w:r>
        <w:t>RICARDO CASAS ZAPATA</w:t>
      </w:r>
    </w:p>
    <w:p w:rsidR="00E3721F" w:rsidRDefault="00E3721F" w:rsidP="00E3721F">
      <w:r>
        <w:t>Director.</w:t>
      </w:r>
    </w:p>
    <w:p w:rsidR="00E3721F" w:rsidRDefault="00E3721F" w:rsidP="00E107BC">
      <w:pPr>
        <w:rPr>
          <w:b/>
        </w:rPr>
      </w:pPr>
    </w:p>
    <w:p w:rsidR="00AC3C42" w:rsidRDefault="00AC3C42" w:rsidP="00E107BC">
      <w:pPr>
        <w:rPr>
          <w:b/>
        </w:rPr>
      </w:pPr>
    </w:p>
    <w:p w:rsidR="00AC3C42" w:rsidRDefault="00AC3C42" w:rsidP="00AC3C42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AC3C42" w:rsidRDefault="00AC3C42" w:rsidP="00AC3C42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AC3C42" w:rsidRDefault="00AC3C42" w:rsidP="00AC3C42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AC3C42" w:rsidRDefault="00AC3C42" w:rsidP="00AC3C42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AC3C42" w:rsidRDefault="00AC3C42" w:rsidP="00AC3C42"/>
    <w:p w:rsidR="00AC3C42" w:rsidRDefault="00FD3EDA" w:rsidP="00AC3C42">
      <w:pPr>
        <w:pStyle w:val="Ttulo1"/>
      </w:pPr>
      <w:r>
        <w:t>ORDEN DE TRABAJO   N°      06854</w:t>
      </w:r>
    </w:p>
    <w:p w:rsidR="00AC3C42" w:rsidRDefault="00AC3C42" w:rsidP="00AC3C42"/>
    <w:p w:rsidR="00AC3C42" w:rsidRDefault="00FD3EDA" w:rsidP="00AC3C42">
      <w:r>
        <w:t>FECHA:</w:t>
      </w:r>
      <w:r>
        <w:tab/>
        <w:t>Medellín, Julio   08</w:t>
      </w:r>
      <w:r w:rsidR="00AC3C42">
        <w:t xml:space="preserve">    de</w:t>
      </w:r>
      <w:r>
        <w:t xml:space="preserve">  2010</w:t>
      </w:r>
    </w:p>
    <w:p w:rsidR="00AC3C42" w:rsidRDefault="00AC3C42" w:rsidP="00AC3C42">
      <w:r>
        <w:t>PARA:</w:t>
      </w:r>
      <w:r>
        <w:tab/>
      </w:r>
      <w:r>
        <w:tab/>
        <w:t>PLÁSTICOS   DARMA</w:t>
      </w:r>
    </w:p>
    <w:p w:rsidR="00AC3C42" w:rsidRDefault="00AC3C42" w:rsidP="00AC3C42">
      <w:r>
        <w:t>ATENCIÓN:</w:t>
      </w:r>
      <w:r>
        <w:tab/>
        <w:t>Sr. DARIO JARAMILLO</w:t>
      </w:r>
    </w:p>
    <w:p w:rsidR="00AC3C42" w:rsidRDefault="00AC3C42" w:rsidP="00AC3C42"/>
    <w:p w:rsidR="00AC3C42" w:rsidRDefault="00AC3C42" w:rsidP="00AC3C42">
      <w:r>
        <w:t>Apreciado Dn DARIO:</w:t>
      </w:r>
    </w:p>
    <w:p w:rsidR="00AC3C42" w:rsidRDefault="00AC3C42" w:rsidP="00AC3C42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AC3C42" w:rsidRDefault="00AC3C42" w:rsidP="00AC3C42"/>
    <w:p w:rsidR="00AC3C42" w:rsidRDefault="00AC3C42" w:rsidP="00AC3C42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AC3C42" w:rsidRDefault="00AC3C42" w:rsidP="00AC3C42"/>
    <w:p w:rsidR="00AC3C42" w:rsidRDefault="00AC3C42" w:rsidP="00AC3C42">
      <w:r>
        <w:t>MATERIAL :</w:t>
      </w:r>
      <w:r>
        <w:tab/>
      </w:r>
      <w:r>
        <w:tab/>
        <w:t xml:space="preserve">Polietileno de Baja  densidad   </w:t>
      </w:r>
      <w:r>
        <w:rPr>
          <w:b/>
          <w:u w:val="single"/>
        </w:rPr>
        <w:t xml:space="preserve">Transparente </w:t>
      </w:r>
      <w:r>
        <w:t xml:space="preserve"> Tubular</w:t>
      </w:r>
    </w:p>
    <w:p w:rsidR="00AC3C42" w:rsidRDefault="00AC3C42" w:rsidP="00AC3C42">
      <w:r>
        <w:t>MEDIDA:</w:t>
      </w:r>
      <w:r>
        <w:tab/>
      </w:r>
      <w:r>
        <w:tab/>
      </w:r>
      <w:r>
        <w:rPr>
          <w:b/>
        </w:rPr>
        <w:t>7</w:t>
      </w:r>
      <w:r w:rsidRPr="008D3CB8">
        <w:rPr>
          <w:b/>
        </w:rPr>
        <w:t>0</w:t>
      </w:r>
      <w:r>
        <w:t xml:space="preserve">   cms   </w:t>
      </w:r>
    </w:p>
    <w:p w:rsidR="00AC3C42" w:rsidRDefault="00AC3C42" w:rsidP="00AC3C42">
      <w:r>
        <w:t>CALIBRE :</w:t>
      </w:r>
      <w:r>
        <w:tab/>
      </w:r>
      <w:r>
        <w:tab/>
      </w:r>
      <w:r w:rsidRPr="00BB33FF">
        <w:rPr>
          <w:b/>
        </w:rPr>
        <w:t>1.</w:t>
      </w:r>
      <w:r>
        <w:rPr>
          <w:b/>
        </w:rPr>
        <w:t>5</w:t>
      </w:r>
      <w:r>
        <w:t xml:space="preserve">   “</w:t>
      </w:r>
    </w:p>
    <w:p w:rsidR="00AC3C42" w:rsidRDefault="00AC3C42" w:rsidP="00AC3C42">
      <w:r>
        <w:t>COLOR :</w:t>
      </w:r>
      <w:r>
        <w:tab/>
      </w:r>
      <w:r>
        <w:tab/>
        <w:t>Transparente</w:t>
      </w:r>
    </w:p>
    <w:p w:rsidR="00AC3C42" w:rsidRPr="0007721A" w:rsidRDefault="00AC3C42" w:rsidP="00AC3C42">
      <w:r>
        <w:t xml:space="preserve">TRATADO : </w:t>
      </w:r>
      <w:r>
        <w:tab/>
      </w:r>
      <w:r>
        <w:tab/>
        <w:t>1  cara</w:t>
      </w:r>
    </w:p>
    <w:p w:rsidR="00AC3C42" w:rsidRDefault="00AC3C42" w:rsidP="00AC3C42">
      <w:r>
        <w:t xml:space="preserve">CANTIDAD : </w:t>
      </w:r>
      <w:r>
        <w:tab/>
      </w:r>
      <w:r w:rsidRPr="00AD0457">
        <w:rPr>
          <w:b/>
        </w:rPr>
        <w:t>1</w:t>
      </w:r>
      <w:r>
        <w:rPr>
          <w:b/>
        </w:rPr>
        <w:t>3</w:t>
      </w:r>
      <w:r w:rsidRPr="00AD0457">
        <w:rPr>
          <w:b/>
        </w:rPr>
        <w:t>0</w:t>
      </w:r>
      <w:r>
        <w:t xml:space="preserve">    kg</w:t>
      </w:r>
    </w:p>
    <w:p w:rsidR="00AC3C42" w:rsidRDefault="00AC3C42" w:rsidP="00AC3C42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 xml:space="preserve">1 (  PANTONE  </w:t>
      </w:r>
      <w:smartTag w:uri="urn:schemas-microsoft-com:office:smarttags" w:element="metricconverter">
        <w:smartTagPr>
          <w:attr w:name="ProductID" w:val="287 C"/>
        </w:smartTagPr>
        <w:r>
          <w:t>287 C</w:t>
        </w:r>
      </w:smartTag>
      <w:r>
        <w:t xml:space="preserve">    ) </w:t>
      </w:r>
    </w:p>
    <w:p w:rsidR="00AC3C42" w:rsidRDefault="00AC3C42" w:rsidP="00AC3C42">
      <w:r>
        <w:t xml:space="preserve">CARAS : </w:t>
      </w:r>
      <w:r>
        <w:tab/>
      </w:r>
      <w:r>
        <w:tab/>
        <w:t>1  ( 1  x  1  )</w:t>
      </w:r>
    </w:p>
    <w:p w:rsidR="00AC3C42" w:rsidRDefault="00AC3C42" w:rsidP="00AC3C42">
      <w:r>
        <w:t xml:space="preserve">REPETICIÓN : </w:t>
      </w:r>
      <w:r>
        <w:tab/>
        <w:t>50   cms</w:t>
      </w:r>
    </w:p>
    <w:p w:rsidR="00AC3C42" w:rsidRDefault="00AC3C42" w:rsidP="00AC3C42">
      <w:r>
        <w:t>RODILLO :</w:t>
      </w:r>
      <w:r>
        <w:tab/>
      </w:r>
      <w:r>
        <w:tab/>
        <w:t>50</w:t>
      </w:r>
    </w:p>
    <w:p w:rsidR="00AC3C42" w:rsidRDefault="00AC3C42" w:rsidP="00AC3C42">
      <w:r>
        <w:t>BOLSA  :</w:t>
      </w:r>
      <w:r>
        <w:tab/>
      </w:r>
      <w:r>
        <w:tab/>
      </w:r>
      <w:r w:rsidRPr="00912C7E">
        <w:rPr>
          <w:b/>
        </w:rPr>
        <w:t>50  x</w:t>
      </w:r>
      <w:r>
        <w:rPr>
          <w:b/>
        </w:rPr>
        <w:t xml:space="preserve">  7</w:t>
      </w:r>
      <w:r w:rsidRPr="00336CAC">
        <w:rPr>
          <w:b/>
        </w:rPr>
        <w:t>0   cm</w:t>
      </w:r>
      <w:r>
        <w:t xml:space="preserve">    </w:t>
      </w:r>
    </w:p>
    <w:p w:rsidR="00AC3C42" w:rsidRDefault="00AC3C42" w:rsidP="00AC3C42">
      <w:r>
        <w:t>SELLADO .</w:t>
      </w:r>
      <w:r>
        <w:tab/>
      </w:r>
      <w:r>
        <w:tab/>
        <w:t>Lateral</w:t>
      </w:r>
    </w:p>
    <w:p w:rsidR="00AC3C42" w:rsidRDefault="00AC3C42" w:rsidP="00AC3C42">
      <w:r>
        <w:t>REFERENCIA :</w:t>
      </w:r>
      <w:r>
        <w:tab/>
      </w:r>
      <w:r w:rsidRPr="00823B3E">
        <w:rPr>
          <w:b/>
        </w:rPr>
        <w:t>COMODISIMOS  ALMOHADA</w:t>
      </w:r>
    </w:p>
    <w:p w:rsidR="00AC3C42" w:rsidRDefault="00AC3C42" w:rsidP="00AC3C42"/>
    <w:p w:rsidR="00AC3C42" w:rsidRDefault="00AC3C42" w:rsidP="00AC3C42"/>
    <w:p w:rsidR="00AC3C42" w:rsidRDefault="00AC3C42" w:rsidP="00AC3C42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 w:rsidR="00944949">
        <w:rPr>
          <w:bCs/>
        </w:rPr>
        <w:t>Cyreles  en su planta</w:t>
      </w:r>
    </w:p>
    <w:p w:rsidR="00AC3C42" w:rsidRDefault="00AC3C42" w:rsidP="00AC3C42">
      <w:r>
        <w:t xml:space="preserve">                   -   Anexo  Arte  para   alturas y Tonos.</w:t>
      </w:r>
    </w:p>
    <w:p w:rsidR="00AC3C42" w:rsidRDefault="00AC3C42" w:rsidP="00AC3C42">
      <w:r>
        <w:tab/>
        <w:t xml:space="preserve">        -  </w:t>
      </w:r>
      <w:r w:rsidRPr="00B879F4">
        <w:rPr>
          <w:b/>
        </w:rPr>
        <w:t>SE  APRUEBA  IMPRESIÓN</w:t>
      </w:r>
      <w:r>
        <w:t xml:space="preserve">  </w:t>
      </w:r>
    </w:p>
    <w:p w:rsidR="00AC3C42" w:rsidRDefault="00AC3C42" w:rsidP="00AC3C42">
      <w:pPr>
        <w:rPr>
          <w:b/>
        </w:rPr>
      </w:pPr>
      <w:r>
        <w:tab/>
        <w:t xml:space="preserve">        </w:t>
      </w: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AC3C42" w:rsidRPr="0066704D" w:rsidRDefault="00AC3C42" w:rsidP="00AC3C42">
      <w:pPr>
        <w:rPr>
          <w:b/>
          <w:u w:val="single"/>
        </w:rPr>
      </w:pPr>
      <w:r>
        <w:rPr>
          <w:b/>
        </w:rPr>
        <w:tab/>
        <w:t xml:space="preserve">        -  EL MATERIAL  LO ENVIA  P.U .</w:t>
      </w:r>
    </w:p>
    <w:p w:rsidR="00AC3C42" w:rsidRPr="0066704D" w:rsidRDefault="00AC3C42" w:rsidP="00AC3C42">
      <w:pPr>
        <w:rPr>
          <w:b/>
        </w:rPr>
      </w:pPr>
    </w:p>
    <w:p w:rsidR="00AC3C42" w:rsidRDefault="00AC3C42" w:rsidP="00AC3C42">
      <w:r>
        <w:tab/>
      </w:r>
    </w:p>
    <w:p w:rsidR="00AC3C42" w:rsidRDefault="00AC3C42" w:rsidP="00AC3C42">
      <w:r>
        <w:tab/>
      </w:r>
    </w:p>
    <w:p w:rsidR="00AC3C42" w:rsidRDefault="00AC3C42" w:rsidP="00AC3C42">
      <w:r>
        <w:t>Agradezco la atención y colaboración prestada.</w:t>
      </w:r>
    </w:p>
    <w:p w:rsidR="00AC3C42" w:rsidRDefault="00AC3C42" w:rsidP="00AC3C42"/>
    <w:p w:rsidR="00AC3C42" w:rsidRDefault="00AC3C42" w:rsidP="00AC3C42"/>
    <w:p w:rsidR="00AC3C42" w:rsidRDefault="00AC3C42" w:rsidP="00AC3C42">
      <w:r>
        <w:t>Cordialmente</w:t>
      </w:r>
    </w:p>
    <w:p w:rsidR="00AC3C42" w:rsidRDefault="00AC3C42" w:rsidP="00AC3C42"/>
    <w:p w:rsidR="00AC3C42" w:rsidRDefault="00AC3C42" w:rsidP="00AC3C42"/>
    <w:p w:rsidR="00AC3C42" w:rsidRDefault="00AC3C42" w:rsidP="00AC3C42">
      <w:r>
        <w:t>RICARDO CASAS ZAPATA</w:t>
      </w:r>
    </w:p>
    <w:p w:rsidR="00AC3C42" w:rsidRDefault="00AC3C42" w:rsidP="00AC3C42">
      <w:r>
        <w:t>Director.</w:t>
      </w:r>
    </w:p>
    <w:p w:rsidR="00AC3C42" w:rsidRDefault="00AC3C42" w:rsidP="00AC3C42">
      <w:pPr>
        <w:rPr>
          <w:b/>
        </w:rPr>
      </w:pPr>
    </w:p>
    <w:p w:rsidR="00AC3C42" w:rsidRDefault="00AC3C42" w:rsidP="00E107BC">
      <w:pPr>
        <w:rPr>
          <w:b/>
        </w:rPr>
      </w:pPr>
    </w:p>
    <w:p w:rsidR="00183DCE" w:rsidRDefault="00183DCE" w:rsidP="00E107BC">
      <w:pPr>
        <w:rPr>
          <w:b/>
        </w:rPr>
      </w:pPr>
    </w:p>
    <w:p w:rsidR="00183DCE" w:rsidRDefault="00183DCE" w:rsidP="00E107BC">
      <w:pPr>
        <w:rPr>
          <w:b/>
        </w:rPr>
      </w:pPr>
    </w:p>
    <w:p w:rsidR="00183DCE" w:rsidRDefault="00183DCE" w:rsidP="00183DCE">
      <w:pPr>
        <w:rPr>
          <w:b/>
        </w:rPr>
      </w:pPr>
    </w:p>
    <w:p w:rsidR="00183DCE" w:rsidRDefault="00183DCE" w:rsidP="00183DCE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183DCE" w:rsidRDefault="00183DCE" w:rsidP="00183DCE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183DCE" w:rsidRDefault="00183DCE" w:rsidP="00183DCE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183DCE" w:rsidRDefault="00183DCE" w:rsidP="00183DCE">
      <w:pPr>
        <w:rPr>
          <w:b/>
          <w:bCs/>
          <w:sz w:val="20"/>
        </w:rPr>
      </w:pPr>
      <w:r>
        <w:rPr>
          <w:b/>
          <w:bCs/>
          <w:sz w:val="20"/>
        </w:rPr>
        <w:t>TEL:  4 44 46 64  ITAGUI.</w:t>
      </w:r>
    </w:p>
    <w:p w:rsidR="00183DCE" w:rsidRDefault="00183DCE" w:rsidP="00183DCE">
      <w:pPr>
        <w:rPr>
          <w:b/>
          <w:bCs/>
        </w:rPr>
      </w:pPr>
    </w:p>
    <w:p w:rsidR="00183DCE" w:rsidRDefault="00183DCE" w:rsidP="00183DCE">
      <w:pPr>
        <w:rPr>
          <w:b/>
          <w:bCs/>
        </w:rPr>
      </w:pPr>
    </w:p>
    <w:p w:rsidR="00183DCE" w:rsidRDefault="00183DCE" w:rsidP="00183DCE">
      <w:pPr>
        <w:pStyle w:val="Ttulo1"/>
      </w:pPr>
      <w:r>
        <w:t>ORDEN DE TRABAJO        N°      06809</w:t>
      </w:r>
    </w:p>
    <w:p w:rsidR="00183DCE" w:rsidRDefault="00183DCE" w:rsidP="00183DCE"/>
    <w:p w:rsidR="00183DCE" w:rsidRDefault="00183DCE" w:rsidP="00183DCE">
      <w:r>
        <w:t>FECHA:</w:t>
      </w:r>
      <w:r>
        <w:tab/>
        <w:t>Medellín, Julio   08  de   2010</w:t>
      </w:r>
    </w:p>
    <w:p w:rsidR="00183DCE" w:rsidRDefault="00183DCE" w:rsidP="00183DCE">
      <w:r>
        <w:t>PARA:</w:t>
      </w:r>
      <w:r>
        <w:tab/>
      </w:r>
      <w:r>
        <w:tab/>
        <w:t>PLÁSTICOS DARMA</w:t>
      </w:r>
    </w:p>
    <w:p w:rsidR="00183DCE" w:rsidRDefault="00183DCE" w:rsidP="00183DCE">
      <w:r>
        <w:t>ATENCIÓN:</w:t>
      </w:r>
      <w:r>
        <w:tab/>
        <w:t>Sr. Darío Jaramillo</w:t>
      </w:r>
    </w:p>
    <w:p w:rsidR="00183DCE" w:rsidRDefault="00183DCE" w:rsidP="00183DCE">
      <w:r>
        <w:tab/>
      </w:r>
      <w:r>
        <w:tab/>
        <w:t>Gerente.</w:t>
      </w:r>
    </w:p>
    <w:p w:rsidR="00183DCE" w:rsidRDefault="00183DCE" w:rsidP="00183DCE"/>
    <w:p w:rsidR="00183DCE" w:rsidRDefault="00183DCE" w:rsidP="00183DCE">
      <w:r>
        <w:t>Apreciado Don Darío:</w:t>
      </w:r>
    </w:p>
    <w:p w:rsidR="00183DCE" w:rsidRDefault="00183DCE" w:rsidP="00183DCE"/>
    <w:p w:rsidR="00183DCE" w:rsidRDefault="00183DCE" w:rsidP="00183DCE">
      <w:r>
        <w:t>Con la presente estamos solicitando el siguiente material    :</w:t>
      </w:r>
    </w:p>
    <w:p w:rsidR="00183DCE" w:rsidRDefault="00183DCE" w:rsidP="00183DCE"/>
    <w:p w:rsidR="00183DCE" w:rsidRDefault="00183DCE" w:rsidP="00183DCE">
      <w:pPr>
        <w:rPr>
          <w:b/>
          <w:bCs/>
          <w:u w:val="single"/>
        </w:rPr>
      </w:pPr>
      <w:r>
        <w:rPr>
          <w:b/>
          <w:bCs/>
          <w:u w:val="single"/>
        </w:rPr>
        <w:t>IMPRESIÓN  :</w:t>
      </w:r>
    </w:p>
    <w:p w:rsidR="00183DCE" w:rsidRDefault="00183DCE" w:rsidP="00183DCE"/>
    <w:p w:rsidR="00183DCE" w:rsidRPr="00F97BC0" w:rsidRDefault="00183DCE" w:rsidP="00183DCE">
      <w:pPr>
        <w:rPr>
          <w:b/>
        </w:rPr>
      </w:pPr>
      <w:r>
        <w:t>MATERIAL:</w:t>
      </w:r>
      <w:r>
        <w:tab/>
      </w:r>
      <w:r>
        <w:tab/>
        <w:t xml:space="preserve">P.P  Tubular    </w:t>
      </w:r>
      <w:r w:rsidRPr="00F97BC0">
        <w:rPr>
          <w:b/>
        </w:rPr>
        <w:t>50  cms</w:t>
      </w:r>
    </w:p>
    <w:p w:rsidR="00183DCE" w:rsidRDefault="00183DCE" w:rsidP="00183DCE">
      <w:r>
        <w:t>CALIBRE:</w:t>
      </w:r>
      <w:r>
        <w:tab/>
      </w:r>
      <w:r>
        <w:tab/>
      </w:r>
      <w:r w:rsidRPr="00F97BC0">
        <w:rPr>
          <w:b/>
        </w:rPr>
        <w:t>1.2</w:t>
      </w:r>
      <w:r>
        <w:t xml:space="preserve">  ”</w:t>
      </w:r>
    </w:p>
    <w:p w:rsidR="00183DCE" w:rsidRDefault="00183DCE" w:rsidP="00183DCE">
      <w:r>
        <w:t>CANTIDAD:</w:t>
      </w:r>
      <w:r>
        <w:tab/>
      </w:r>
      <w:r>
        <w:tab/>
        <w:t>120    Kg</w:t>
      </w:r>
    </w:p>
    <w:p w:rsidR="00183DCE" w:rsidRDefault="00183DCE" w:rsidP="00183DCE">
      <w:r>
        <w:t>REFERENCIA:</w:t>
      </w:r>
      <w:r>
        <w:tab/>
      </w:r>
      <w:r w:rsidRPr="00E35E48">
        <w:rPr>
          <w:b/>
        </w:rPr>
        <w:t>COMBO</w:t>
      </w:r>
      <w:r>
        <w:rPr>
          <w:b/>
        </w:rPr>
        <w:t xml:space="preserve">  </w:t>
      </w:r>
      <w:r w:rsidRPr="00E35E48">
        <w:rPr>
          <w:b/>
        </w:rPr>
        <w:t xml:space="preserve"> SAN </w:t>
      </w:r>
      <w:r>
        <w:rPr>
          <w:b/>
        </w:rPr>
        <w:t xml:space="preserve"> </w:t>
      </w:r>
      <w:r w:rsidRPr="00E35E48">
        <w:rPr>
          <w:b/>
        </w:rPr>
        <w:t>REMO</w:t>
      </w:r>
    </w:p>
    <w:p w:rsidR="00183DCE" w:rsidRDefault="00183DCE" w:rsidP="00183DCE">
      <w:r>
        <w:t>REPETICIÓN:</w:t>
      </w:r>
      <w:r>
        <w:tab/>
        <w:t>40   Cms.</w:t>
      </w:r>
    </w:p>
    <w:p w:rsidR="00183DCE" w:rsidRDefault="00183DCE" w:rsidP="00183DCE">
      <w:r>
        <w:t>RODILLO  :               40</w:t>
      </w:r>
    </w:p>
    <w:p w:rsidR="00183DCE" w:rsidRDefault="00183DCE" w:rsidP="00183DCE">
      <w:r>
        <w:t>IMPRESIÓN:</w:t>
      </w:r>
      <w:r>
        <w:tab/>
      </w:r>
      <w:r>
        <w:tab/>
        <w:t xml:space="preserve">1 Caras  ( 4X1  ) </w:t>
      </w:r>
    </w:p>
    <w:p w:rsidR="00183DCE" w:rsidRDefault="00183DCE" w:rsidP="00183DCE">
      <w:r>
        <w:t>COLORES:</w:t>
      </w:r>
      <w:r>
        <w:tab/>
      </w:r>
      <w:r>
        <w:tab/>
        <w:t>4  (SEGÚN  MUESTRA )</w:t>
      </w:r>
    </w:p>
    <w:p w:rsidR="00183DCE" w:rsidRDefault="00183DCE" w:rsidP="00183DCE">
      <w:r>
        <w:t>BOLSA:</w:t>
      </w:r>
      <w:r>
        <w:tab/>
      </w:r>
      <w:r>
        <w:tab/>
        <w:t xml:space="preserve">40  X 50    cms   </w:t>
      </w:r>
    </w:p>
    <w:p w:rsidR="00183DCE" w:rsidRDefault="00183DCE" w:rsidP="00183DCE">
      <w:r>
        <w:t>SELLADO :</w:t>
      </w:r>
      <w:r>
        <w:tab/>
      </w:r>
      <w:r>
        <w:tab/>
        <w:t>Lateral</w:t>
      </w:r>
    </w:p>
    <w:p w:rsidR="00183DCE" w:rsidRDefault="00183DCE" w:rsidP="00183DCE"/>
    <w:p w:rsidR="00183DCE" w:rsidRDefault="00183DCE" w:rsidP="00183DCE"/>
    <w:p w:rsidR="00183DCE" w:rsidRDefault="00183DCE" w:rsidP="00183DCE">
      <w:r>
        <w:rPr>
          <w:b/>
          <w:bCs/>
          <w:u w:val="single"/>
        </w:rPr>
        <w:t>NOTA:</w:t>
      </w:r>
      <w:r>
        <w:t xml:space="preserve">  - Se  </w:t>
      </w:r>
      <w:r w:rsidR="009F7D28">
        <w:t>envía</w:t>
      </w:r>
      <w:r>
        <w:t xml:space="preserve"> muestra física para los tonos y alturas  de impresión.</w:t>
      </w:r>
    </w:p>
    <w:p w:rsidR="00183DCE" w:rsidRDefault="00183DCE" w:rsidP="00183DCE">
      <w:r>
        <w:tab/>
        <w:t xml:space="preserve">    -  Colocar pie de imprenta de Plasticos  Union</w:t>
      </w:r>
    </w:p>
    <w:p w:rsidR="00183DCE" w:rsidRDefault="00183DCE" w:rsidP="00183DCE"/>
    <w:p w:rsidR="00183DCE" w:rsidRDefault="00183DCE" w:rsidP="00183DCE"/>
    <w:p w:rsidR="00183DCE" w:rsidRDefault="00183DCE" w:rsidP="00183DCE"/>
    <w:p w:rsidR="00183DCE" w:rsidRDefault="00183DCE" w:rsidP="00183DCE">
      <w:r>
        <w:t>Agradezco la atención y colaboración prestada.</w:t>
      </w:r>
    </w:p>
    <w:p w:rsidR="00183DCE" w:rsidRDefault="00183DCE" w:rsidP="00183DCE"/>
    <w:p w:rsidR="00183DCE" w:rsidRDefault="00183DCE" w:rsidP="00183DCE"/>
    <w:p w:rsidR="00183DCE" w:rsidRDefault="00183DCE" w:rsidP="00183DCE"/>
    <w:p w:rsidR="00183DCE" w:rsidRDefault="00183DCE" w:rsidP="00183DCE">
      <w:r>
        <w:t>Cordialmente,</w:t>
      </w:r>
    </w:p>
    <w:p w:rsidR="00183DCE" w:rsidRDefault="00183DCE" w:rsidP="00183DCE"/>
    <w:p w:rsidR="00183DCE" w:rsidRDefault="00183DCE" w:rsidP="00183DCE"/>
    <w:p w:rsidR="00183DCE" w:rsidRDefault="00183DCE" w:rsidP="00183DCE">
      <w:r>
        <w:t>RICARDO CASAS ZAPATA</w:t>
      </w:r>
    </w:p>
    <w:p w:rsidR="00183DCE" w:rsidRDefault="00183DCE" w:rsidP="00183DCE">
      <w:r>
        <w:t>Director.</w:t>
      </w:r>
    </w:p>
    <w:p w:rsidR="00183DCE" w:rsidRDefault="00183DCE" w:rsidP="00E107BC">
      <w:pPr>
        <w:rPr>
          <w:b/>
        </w:rPr>
      </w:pPr>
    </w:p>
    <w:p w:rsidR="00947A25" w:rsidRDefault="00947A25" w:rsidP="00E107BC">
      <w:pPr>
        <w:rPr>
          <w:b/>
        </w:rPr>
      </w:pPr>
    </w:p>
    <w:p w:rsidR="00947A25" w:rsidRDefault="00947A25" w:rsidP="00E107BC">
      <w:pPr>
        <w:rPr>
          <w:b/>
        </w:rPr>
      </w:pPr>
    </w:p>
    <w:p w:rsidR="00947A25" w:rsidRDefault="00947A25" w:rsidP="00E107BC">
      <w:pPr>
        <w:rPr>
          <w:b/>
        </w:rPr>
      </w:pPr>
    </w:p>
    <w:p w:rsidR="00947A25" w:rsidRDefault="00947A25" w:rsidP="00E107BC">
      <w:pPr>
        <w:rPr>
          <w:b/>
        </w:rPr>
      </w:pPr>
    </w:p>
    <w:p w:rsidR="00947A25" w:rsidRDefault="00947A25" w:rsidP="00947A25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947A25" w:rsidRDefault="00947A25" w:rsidP="00947A25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947A25" w:rsidRDefault="00947A25" w:rsidP="00947A25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947A25" w:rsidRDefault="00947A25" w:rsidP="00947A25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947A25" w:rsidRDefault="00947A25" w:rsidP="00947A25"/>
    <w:p w:rsidR="00947A25" w:rsidRDefault="00947A25" w:rsidP="00947A25">
      <w:pPr>
        <w:pStyle w:val="Ttulo1"/>
      </w:pPr>
      <w:r>
        <w:t>ORDEN DE TRABAJO   N°      06860</w:t>
      </w:r>
    </w:p>
    <w:p w:rsidR="00947A25" w:rsidRDefault="00947A25" w:rsidP="00947A25"/>
    <w:p w:rsidR="00947A25" w:rsidRDefault="00947A25" w:rsidP="00947A25">
      <w:r>
        <w:t>FECHA:</w:t>
      </w:r>
      <w:r>
        <w:tab/>
        <w:t>Medellín, Julio   08    de  2010</w:t>
      </w:r>
    </w:p>
    <w:p w:rsidR="00947A25" w:rsidRDefault="00947A25" w:rsidP="00947A25">
      <w:r>
        <w:t>PARA:</w:t>
      </w:r>
      <w:r>
        <w:tab/>
      </w:r>
      <w:r>
        <w:tab/>
        <w:t>PLÁSTICOS   DARMA</w:t>
      </w:r>
    </w:p>
    <w:p w:rsidR="00947A25" w:rsidRDefault="00947A25" w:rsidP="00947A25">
      <w:r>
        <w:t>ATENCIÓN:</w:t>
      </w:r>
      <w:r>
        <w:tab/>
        <w:t>Sr. DARIO JARAMILLO</w:t>
      </w:r>
    </w:p>
    <w:p w:rsidR="00947A25" w:rsidRDefault="00947A25" w:rsidP="00947A25"/>
    <w:p w:rsidR="00947A25" w:rsidRDefault="00947A25" w:rsidP="00947A25">
      <w:r>
        <w:t>Apreciado Dn DARIO:</w:t>
      </w:r>
    </w:p>
    <w:p w:rsidR="00947A25" w:rsidRDefault="00947A25" w:rsidP="00947A25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947A25" w:rsidRDefault="00947A25" w:rsidP="00947A25"/>
    <w:p w:rsidR="00947A25" w:rsidRDefault="00947A25" w:rsidP="00947A25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947A25" w:rsidRDefault="00947A25" w:rsidP="00947A25"/>
    <w:p w:rsidR="00947A25" w:rsidRDefault="00947A25" w:rsidP="00947A25">
      <w:r>
        <w:t>MATERIAL :</w:t>
      </w:r>
      <w:r>
        <w:tab/>
      </w:r>
      <w:r>
        <w:tab/>
        <w:t xml:space="preserve">Polietileno de Baja  densidad   </w:t>
      </w:r>
      <w:r>
        <w:rPr>
          <w:b/>
          <w:u w:val="single"/>
        </w:rPr>
        <w:t xml:space="preserve">Transparente </w:t>
      </w:r>
      <w:r>
        <w:t xml:space="preserve"> Tubular</w:t>
      </w:r>
    </w:p>
    <w:p w:rsidR="00947A25" w:rsidRDefault="00947A25" w:rsidP="00947A25">
      <w:r>
        <w:t>MEDIDA:</w:t>
      </w:r>
      <w:r>
        <w:tab/>
      </w:r>
      <w:r>
        <w:tab/>
      </w:r>
      <w:r>
        <w:rPr>
          <w:b/>
        </w:rPr>
        <w:t>7</w:t>
      </w:r>
      <w:r w:rsidRPr="008D3CB8">
        <w:rPr>
          <w:b/>
        </w:rPr>
        <w:t>0</w:t>
      </w:r>
      <w:r>
        <w:t xml:space="preserve">   cms   </w:t>
      </w:r>
    </w:p>
    <w:p w:rsidR="00947A25" w:rsidRDefault="00947A25" w:rsidP="00947A25">
      <w:r>
        <w:t>CALIBRE :</w:t>
      </w:r>
      <w:r>
        <w:tab/>
      </w:r>
      <w:r>
        <w:tab/>
      </w:r>
      <w:r w:rsidRPr="00BB33FF">
        <w:rPr>
          <w:b/>
        </w:rPr>
        <w:t>1.</w:t>
      </w:r>
      <w:r>
        <w:rPr>
          <w:b/>
        </w:rPr>
        <w:t>5</w:t>
      </w:r>
      <w:r>
        <w:t xml:space="preserve">   “</w:t>
      </w:r>
    </w:p>
    <w:p w:rsidR="00947A25" w:rsidRDefault="00947A25" w:rsidP="00947A25">
      <w:r>
        <w:t>COLOR :</w:t>
      </w:r>
      <w:r>
        <w:tab/>
      </w:r>
      <w:r>
        <w:tab/>
        <w:t>Transparente</w:t>
      </w:r>
    </w:p>
    <w:p w:rsidR="00947A25" w:rsidRPr="0007721A" w:rsidRDefault="00947A25" w:rsidP="00947A25">
      <w:r>
        <w:t xml:space="preserve">TRATADO : </w:t>
      </w:r>
      <w:r>
        <w:tab/>
      </w:r>
      <w:r>
        <w:tab/>
        <w:t>1  cara</w:t>
      </w:r>
    </w:p>
    <w:p w:rsidR="00947A25" w:rsidRDefault="00947A25" w:rsidP="00947A25">
      <w:r>
        <w:t xml:space="preserve">CANTIDAD : </w:t>
      </w:r>
      <w:r>
        <w:tab/>
      </w:r>
      <w:r w:rsidRPr="00AD0457">
        <w:rPr>
          <w:b/>
        </w:rPr>
        <w:t>1</w:t>
      </w:r>
      <w:r>
        <w:rPr>
          <w:b/>
        </w:rPr>
        <w:t>3</w:t>
      </w:r>
      <w:r w:rsidRPr="00AD0457">
        <w:rPr>
          <w:b/>
        </w:rPr>
        <w:t>0</w:t>
      </w:r>
      <w:r>
        <w:t xml:space="preserve">    kg</w:t>
      </w:r>
    </w:p>
    <w:p w:rsidR="00947A25" w:rsidRDefault="00947A25" w:rsidP="00947A25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 xml:space="preserve">1 (  PANTONE  </w:t>
      </w:r>
      <w:smartTag w:uri="urn:schemas-microsoft-com:office:smarttags" w:element="metricconverter">
        <w:smartTagPr>
          <w:attr w:name="ProductID" w:val="287 C"/>
        </w:smartTagPr>
        <w:r>
          <w:t>287 C</w:t>
        </w:r>
      </w:smartTag>
      <w:r>
        <w:t xml:space="preserve">    ) </w:t>
      </w:r>
    </w:p>
    <w:p w:rsidR="00947A25" w:rsidRDefault="00947A25" w:rsidP="00947A25">
      <w:r>
        <w:t xml:space="preserve">CARAS : </w:t>
      </w:r>
      <w:r>
        <w:tab/>
      </w:r>
      <w:r>
        <w:tab/>
        <w:t>1  ( 1  x  1  )</w:t>
      </w:r>
    </w:p>
    <w:p w:rsidR="00947A25" w:rsidRDefault="00947A25" w:rsidP="00947A25">
      <w:r>
        <w:t xml:space="preserve">REPETICIÓN : </w:t>
      </w:r>
      <w:r>
        <w:tab/>
        <w:t>50   cms</w:t>
      </w:r>
    </w:p>
    <w:p w:rsidR="00947A25" w:rsidRDefault="00947A25" w:rsidP="00947A25">
      <w:r>
        <w:t>RODILLO :</w:t>
      </w:r>
      <w:r>
        <w:tab/>
      </w:r>
      <w:r>
        <w:tab/>
        <w:t>50</w:t>
      </w:r>
    </w:p>
    <w:p w:rsidR="00947A25" w:rsidRDefault="00947A25" w:rsidP="00947A25">
      <w:r>
        <w:t>BOLSA  :</w:t>
      </w:r>
      <w:r>
        <w:tab/>
      </w:r>
      <w:r>
        <w:tab/>
      </w:r>
      <w:r w:rsidRPr="00912C7E">
        <w:rPr>
          <w:b/>
        </w:rPr>
        <w:t>50  x</w:t>
      </w:r>
      <w:r>
        <w:rPr>
          <w:b/>
        </w:rPr>
        <w:t xml:space="preserve">  7</w:t>
      </w:r>
      <w:r w:rsidRPr="00336CAC">
        <w:rPr>
          <w:b/>
        </w:rPr>
        <w:t>0   cm</w:t>
      </w:r>
      <w:r>
        <w:t xml:space="preserve">    </w:t>
      </w:r>
    </w:p>
    <w:p w:rsidR="00947A25" w:rsidRDefault="00947A25" w:rsidP="00947A25">
      <w:r>
        <w:t>SELLADO .</w:t>
      </w:r>
      <w:r>
        <w:tab/>
      </w:r>
      <w:r>
        <w:tab/>
        <w:t>Lateral</w:t>
      </w:r>
    </w:p>
    <w:p w:rsidR="00947A25" w:rsidRDefault="00947A25" w:rsidP="00947A25">
      <w:r>
        <w:t>REFERENCIA :</w:t>
      </w:r>
      <w:r>
        <w:tab/>
      </w:r>
      <w:r>
        <w:rPr>
          <w:b/>
        </w:rPr>
        <w:t>SUPERIOR</w:t>
      </w:r>
      <w:r w:rsidRPr="00823B3E">
        <w:rPr>
          <w:b/>
        </w:rPr>
        <w:t xml:space="preserve">  </w:t>
      </w:r>
    </w:p>
    <w:p w:rsidR="00947A25" w:rsidRDefault="00947A25" w:rsidP="00947A25"/>
    <w:p w:rsidR="00947A25" w:rsidRDefault="00947A25" w:rsidP="00947A25"/>
    <w:p w:rsidR="00947A25" w:rsidRDefault="00947A25" w:rsidP="00947A25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>
        <w:rPr>
          <w:bCs/>
        </w:rPr>
        <w:t>Cyreles  en su planta</w:t>
      </w:r>
    </w:p>
    <w:p w:rsidR="00947A25" w:rsidRDefault="00947A25" w:rsidP="00947A25">
      <w:r>
        <w:t xml:space="preserve">                   -   Anexo  Arte  para   alturas y Tonos.</w:t>
      </w:r>
    </w:p>
    <w:p w:rsidR="00947A25" w:rsidRDefault="00947A25" w:rsidP="00947A25">
      <w:r>
        <w:tab/>
        <w:t xml:space="preserve">        -  </w:t>
      </w:r>
      <w:r w:rsidRPr="00B879F4">
        <w:rPr>
          <w:b/>
        </w:rPr>
        <w:t>SE  APRUEBA  IMPRESIÓN</w:t>
      </w:r>
      <w:r>
        <w:t xml:space="preserve">  </w:t>
      </w:r>
    </w:p>
    <w:p w:rsidR="00947A25" w:rsidRDefault="00947A25" w:rsidP="00947A25">
      <w:pPr>
        <w:rPr>
          <w:b/>
        </w:rPr>
      </w:pPr>
      <w:r>
        <w:tab/>
        <w:t xml:space="preserve">        </w:t>
      </w: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947A25" w:rsidRPr="0066704D" w:rsidRDefault="00947A25" w:rsidP="00947A25">
      <w:pPr>
        <w:rPr>
          <w:b/>
          <w:u w:val="single"/>
        </w:rPr>
      </w:pPr>
      <w:r>
        <w:rPr>
          <w:b/>
        </w:rPr>
        <w:tab/>
        <w:t xml:space="preserve">        -  EL MATERIAL  LO ENVIA  P.U .</w:t>
      </w:r>
    </w:p>
    <w:p w:rsidR="00947A25" w:rsidRPr="0066704D" w:rsidRDefault="00947A25" w:rsidP="00947A25">
      <w:pPr>
        <w:rPr>
          <w:b/>
        </w:rPr>
      </w:pPr>
    </w:p>
    <w:p w:rsidR="00947A25" w:rsidRDefault="00947A25" w:rsidP="00947A25">
      <w:r>
        <w:tab/>
      </w:r>
    </w:p>
    <w:p w:rsidR="00947A25" w:rsidRDefault="00947A25" w:rsidP="00947A25">
      <w:r>
        <w:tab/>
      </w:r>
    </w:p>
    <w:p w:rsidR="00947A25" w:rsidRDefault="00947A25" w:rsidP="00947A25">
      <w:r>
        <w:t>Agradezco la atención y colaboración prestada.</w:t>
      </w:r>
    </w:p>
    <w:p w:rsidR="00947A25" w:rsidRDefault="00947A25" w:rsidP="00947A25"/>
    <w:p w:rsidR="00947A25" w:rsidRDefault="00947A25" w:rsidP="00947A25"/>
    <w:p w:rsidR="00947A25" w:rsidRDefault="00947A25" w:rsidP="00947A25">
      <w:r>
        <w:t>Cordialmente</w:t>
      </w:r>
    </w:p>
    <w:p w:rsidR="00947A25" w:rsidRDefault="00947A25" w:rsidP="00947A25"/>
    <w:p w:rsidR="00947A25" w:rsidRDefault="00947A25" w:rsidP="00947A25"/>
    <w:p w:rsidR="00947A25" w:rsidRDefault="00947A25" w:rsidP="00947A25">
      <w:r>
        <w:t>RICARDO CASAS ZAPATA</w:t>
      </w:r>
    </w:p>
    <w:p w:rsidR="00947A25" w:rsidRDefault="00947A25" w:rsidP="00947A25">
      <w:r>
        <w:t>Director.</w:t>
      </w:r>
    </w:p>
    <w:p w:rsidR="00947A25" w:rsidRDefault="00947A25" w:rsidP="00E107BC">
      <w:pPr>
        <w:rPr>
          <w:b/>
        </w:rPr>
      </w:pPr>
    </w:p>
    <w:p w:rsidR="005D63B4" w:rsidRDefault="005D63B4" w:rsidP="00E107BC">
      <w:pPr>
        <w:rPr>
          <w:b/>
        </w:rPr>
      </w:pPr>
    </w:p>
    <w:p w:rsidR="005D63B4" w:rsidRDefault="005D63B4" w:rsidP="00E107BC">
      <w:pPr>
        <w:rPr>
          <w:b/>
        </w:rPr>
      </w:pPr>
    </w:p>
    <w:p w:rsidR="005D63B4" w:rsidRDefault="005D63B4" w:rsidP="00E107BC">
      <w:pPr>
        <w:rPr>
          <w:b/>
        </w:rPr>
      </w:pPr>
    </w:p>
    <w:p w:rsidR="005D63B4" w:rsidRDefault="005D63B4" w:rsidP="005D63B4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5D63B4" w:rsidRDefault="005D63B4" w:rsidP="005D63B4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5D63B4" w:rsidRDefault="005D63B4" w:rsidP="005D63B4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5D63B4" w:rsidRDefault="005D63B4" w:rsidP="005D63B4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5D63B4" w:rsidRDefault="005D63B4" w:rsidP="005D63B4"/>
    <w:p w:rsidR="005D63B4" w:rsidRDefault="000F6591" w:rsidP="005D63B4">
      <w:pPr>
        <w:pStyle w:val="Ttulo1"/>
      </w:pPr>
      <w:r>
        <w:t>ORDEN DE TRABAJO   N°      06859</w:t>
      </w:r>
    </w:p>
    <w:p w:rsidR="005D63B4" w:rsidRDefault="005D63B4" w:rsidP="005D63B4"/>
    <w:p w:rsidR="005D63B4" w:rsidRDefault="00614187" w:rsidP="005D63B4">
      <w:r>
        <w:t>FECHA:</w:t>
      </w:r>
      <w:r>
        <w:tab/>
        <w:t>Medellín, Julio    09</w:t>
      </w:r>
      <w:r w:rsidR="005D63B4">
        <w:t xml:space="preserve">    de   2010</w:t>
      </w:r>
    </w:p>
    <w:p w:rsidR="005D63B4" w:rsidRDefault="005D63B4" w:rsidP="005D63B4">
      <w:r>
        <w:t>PARA:</w:t>
      </w:r>
      <w:r>
        <w:tab/>
      </w:r>
      <w:r>
        <w:tab/>
        <w:t>PLÁSTICOS   DARMA</w:t>
      </w:r>
    </w:p>
    <w:p w:rsidR="005D63B4" w:rsidRDefault="005D63B4" w:rsidP="005D63B4">
      <w:r>
        <w:t>ATENCIÓN:</w:t>
      </w:r>
      <w:r>
        <w:tab/>
        <w:t>Sr. DARIO JARAMILLO</w:t>
      </w:r>
    </w:p>
    <w:p w:rsidR="005D63B4" w:rsidRDefault="005D63B4" w:rsidP="005D63B4"/>
    <w:p w:rsidR="005D63B4" w:rsidRDefault="005D63B4" w:rsidP="005D63B4">
      <w:r>
        <w:t>Apreciado Dn DARIO:</w:t>
      </w:r>
    </w:p>
    <w:p w:rsidR="005D63B4" w:rsidRDefault="005D63B4" w:rsidP="005D63B4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5D63B4" w:rsidRDefault="005D63B4" w:rsidP="005D63B4"/>
    <w:p w:rsidR="005D63B4" w:rsidRDefault="005D63B4" w:rsidP="005D63B4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5D63B4" w:rsidRDefault="005D63B4" w:rsidP="005D63B4"/>
    <w:p w:rsidR="005D63B4" w:rsidRDefault="005D63B4" w:rsidP="005D63B4">
      <w:r>
        <w:t>MATERIAL :</w:t>
      </w:r>
      <w:r>
        <w:tab/>
      </w:r>
      <w:r>
        <w:tab/>
        <w:t xml:space="preserve">Polietileno de Baja  densidad   </w:t>
      </w:r>
      <w:r>
        <w:rPr>
          <w:b/>
          <w:u w:val="single"/>
        </w:rPr>
        <w:t xml:space="preserve">Transparente </w:t>
      </w:r>
      <w:r>
        <w:t xml:space="preserve"> Tubular</w:t>
      </w:r>
    </w:p>
    <w:p w:rsidR="005D63B4" w:rsidRDefault="005D63B4" w:rsidP="005D63B4">
      <w:r>
        <w:t>MEDIDA:</w:t>
      </w:r>
      <w:r>
        <w:tab/>
      </w:r>
      <w:r>
        <w:tab/>
      </w:r>
      <w:r>
        <w:rPr>
          <w:b/>
        </w:rPr>
        <w:t>75</w:t>
      </w:r>
      <w:r>
        <w:t xml:space="preserve">   cms   </w:t>
      </w:r>
    </w:p>
    <w:p w:rsidR="005D63B4" w:rsidRDefault="005D63B4" w:rsidP="005D63B4">
      <w:r>
        <w:t>CALIBRE :</w:t>
      </w:r>
      <w:r>
        <w:tab/>
      </w:r>
      <w:r>
        <w:tab/>
      </w:r>
      <w:r>
        <w:rPr>
          <w:b/>
        </w:rPr>
        <w:t xml:space="preserve">1.5 </w:t>
      </w:r>
      <w:r>
        <w:t xml:space="preserve">   “</w:t>
      </w:r>
    </w:p>
    <w:p w:rsidR="005D63B4" w:rsidRDefault="005D63B4" w:rsidP="005D63B4">
      <w:r>
        <w:t>COLOR :</w:t>
      </w:r>
      <w:r>
        <w:tab/>
      </w:r>
      <w:r>
        <w:tab/>
        <w:t>Transparente</w:t>
      </w:r>
    </w:p>
    <w:p w:rsidR="005D63B4" w:rsidRPr="0007721A" w:rsidRDefault="005D63B4" w:rsidP="005D63B4">
      <w:r>
        <w:t xml:space="preserve">TRATADO : </w:t>
      </w:r>
      <w:r>
        <w:tab/>
      </w:r>
      <w:r>
        <w:tab/>
        <w:t>1  cara</w:t>
      </w:r>
    </w:p>
    <w:p w:rsidR="005D63B4" w:rsidRDefault="00671233" w:rsidP="005D63B4">
      <w:r>
        <w:t xml:space="preserve">CANTIDAD : </w:t>
      </w:r>
      <w:r>
        <w:tab/>
        <w:t>13</w:t>
      </w:r>
      <w:r w:rsidR="005D63B4">
        <w:t>0    kg</w:t>
      </w:r>
    </w:p>
    <w:p w:rsidR="005D63B4" w:rsidRDefault="005D63B4" w:rsidP="005D63B4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 xml:space="preserve">3  </w:t>
      </w:r>
    </w:p>
    <w:p w:rsidR="005D63B4" w:rsidRDefault="005D63B4" w:rsidP="005D63B4">
      <w:r>
        <w:t xml:space="preserve">CARAS : </w:t>
      </w:r>
      <w:r>
        <w:tab/>
      </w:r>
      <w:r>
        <w:tab/>
        <w:t>1    ( 4  x  1  )</w:t>
      </w:r>
    </w:p>
    <w:p w:rsidR="005D63B4" w:rsidRDefault="005D63B4" w:rsidP="005D63B4">
      <w:r>
        <w:t xml:space="preserve">REPETICIÓN : </w:t>
      </w:r>
      <w:r>
        <w:tab/>
        <w:t>50   cms</w:t>
      </w:r>
    </w:p>
    <w:p w:rsidR="005D63B4" w:rsidRDefault="005D63B4" w:rsidP="005D63B4">
      <w:r>
        <w:t>RODILLO :</w:t>
      </w:r>
      <w:r>
        <w:tab/>
      </w:r>
      <w:r>
        <w:tab/>
        <w:t>50</w:t>
      </w:r>
    </w:p>
    <w:p w:rsidR="005D63B4" w:rsidRDefault="005D63B4" w:rsidP="005D63B4">
      <w:r>
        <w:t>BOLSA  :</w:t>
      </w:r>
      <w:r>
        <w:tab/>
      </w:r>
      <w:r>
        <w:tab/>
      </w:r>
      <w:r>
        <w:rPr>
          <w:b/>
        </w:rPr>
        <w:t xml:space="preserve">50  x  70 </w:t>
      </w:r>
      <w:r w:rsidRPr="00314872">
        <w:rPr>
          <w:b/>
        </w:rPr>
        <w:t xml:space="preserve"> +  10</w:t>
      </w:r>
      <w:r w:rsidRPr="00336CAC">
        <w:rPr>
          <w:b/>
        </w:rPr>
        <w:t xml:space="preserve">   cm</w:t>
      </w:r>
      <w:r>
        <w:t xml:space="preserve">    </w:t>
      </w:r>
    </w:p>
    <w:p w:rsidR="005D63B4" w:rsidRDefault="005D63B4" w:rsidP="005D63B4">
      <w:r>
        <w:t>SELLADO .</w:t>
      </w:r>
      <w:r>
        <w:tab/>
      </w:r>
      <w:r>
        <w:tab/>
        <w:t>Lateral</w:t>
      </w:r>
    </w:p>
    <w:p w:rsidR="005D63B4" w:rsidRDefault="005D63B4" w:rsidP="005D63B4">
      <w:r>
        <w:t>REFERENCIA :</w:t>
      </w:r>
      <w:r>
        <w:tab/>
      </w:r>
      <w:r>
        <w:rPr>
          <w:b/>
        </w:rPr>
        <w:t>CUBRELECHO   EKONO</w:t>
      </w:r>
    </w:p>
    <w:p w:rsidR="005D63B4" w:rsidRDefault="005D63B4" w:rsidP="005D63B4"/>
    <w:p w:rsidR="005D63B4" w:rsidRDefault="005D63B4" w:rsidP="005D63B4"/>
    <w:p w:rsidR="005D63B4" w:rsidRDefault="005D63B4" w:rsidP="005D63B4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>
        <w:rPr>
          <w:bCs/>
        </w:rPr>
        <w:t>Cyreles  se  encuentran en su  planta</w:t>
      </w:r>
    </w:p>
    <w:p w:rsidR="005D63B4" w:rsidRDefault="005D63B4" w:rsidP="005D63B4">
      <w:r>
        <w:t xml:space="preserve">                   -   Anexo  Arte  para   alturas y Tonos.</w:t>
      </w:r>
    </w:p>
    <w:p w:rsidR="005D63B4" w:rsidRDefault="005D63B4" w:rsidP="005D63B4">
      <w:pPr>
        <w:rPr>
          <w:b/>
        </w:rPr>
      </w:pPr>
      <w:r>
        <w:tab/>
        <w:t xml:space="preserve">        </w:t>
      </w:r>
      <w:r>
        <w:tab/>
        <w:t xml:space="preserve">        </w:t>
      </w: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5D63B4" w:rsidRDefault="005D63B4" w:rsidP="005D63B4">
      <w:pPr>
        <w:rPr>
          <w:b/>
        </w:rPr>
      </w:pPr>
      <w:r>
        <w:rPr>
          <w:b/>
        </w:rPr>
        <w:tab/>
        <w:t xml:space="preserve">        -  EL MATERIAL  LO ENVIA  P.U </w:t>
      </w:r>
    </w:p>
    <w:p w:rsidR="005D63B4" w:rsidRDefault="005D63B4" w:rsidP="005D63B4">
      <w:pPr>
        <w:rPr>
          <w:b/>
        </w:rPr>
      </w:pPr>
      <w:r>
        <w:rPr>
          <w:b/>
        </w:rPr>
        <w:tab/>
        <w:t xml:space="preserve">        - colocar  pie de  imprenta</w:t>
      </w:r>
    </w:p>
    <w:p w:rsidR="005D63B4" w:rsidRDefault="005D63B4" w:rsidP="005D63B4">
      <w:pPr>
        <w:rPr>
          <w:b/>
        </w:rPr>
      </w:pPr>
      <w:r>
        <w:rPr>
          <w:b/>
        </w:rPr>
        <w:tab/>
        <w:t xml:space="preserve">       </w:t>
      </w:r>
    </w:p>
    <w:p w:rsidR="005D63B4" w:rsidRDefault="005D63B4" w:rsidP="005D63B4"/>
    <w:p w:rsidR="005D63B4" w:rsidRDefault="005D63B4" w:rsidP="005D63B4">
      <w:r>
        <w:tab/>
      </w:r>
    </w:p>
    <w:p w:rsidR="005D63B4" w:rsidRDefault="005D63B4" w:rsidP="005D63B4">
      <w:r>
        <w:t>Agradezco la atención y colaboración prestada.</w:t>
      </w:r>
    </w:p>
    <w:p w:rsidR="005D63B4" w:rsidRDefault="005D63B4" w:rsidP="005D63B4"/>
    <w:p w:rsidR="005D63B4" w:rsidRDefault="005D63B4" w:rsidP="005D63B4"/>
    <w:p w:rsidR="005D63B4" w:rsidRDefault="005D63B4" w:rsidP="005D63B4">
      <w:r>
        <w:t>Cordialmente</w:t>
      </w:r>
    </w:p>
    <w:p w:rsidR="005D63B4" w:rsidRDefault="005D63B4" w:rsidP="005D63B4"/>
    <w:p w:rsidR="005D63B4" w:rsidRDefault="005D63B4" w:rsidP="005D63B4"/>
    <w:p w:rsidR="005D63B4" w:rsidRDefault="005D63B4" w:rsidP="005D63B4">
      <w:r>
        <w:t>RICARDO CASAS ZAPATA</w:t>
      </w:r>
    </w:p>
    <w:p w:rsidR="005D63B4" w:rsidRDefault="005D63B4" w:rsidP="005D63B4">
      <w:r>
        <w:t>Director.</w:t>
      </w:r>
    </w:p>
    <w:p w:rsidR="005D63B4" w:rsidRDefault="005D63B4" w:rsidP="00E107BC">
      <w:pPr>
        <w:rPr>
          <w:b/>
        </w:rPr>
      </w:pPr>
    </w:p>
    <w:p w:rsidR="003D64EE" w:rsidRDefault="003D64EE" w:rsidP="00E107BC">
      <w:pPr>
        <w:rPr>
          <w:b/>
        </w:rPr>
      </w:pPr>
    </w:p>
    <w:p w:rsidR="003D64EE" w:rsidRDefault="003D64EE" w:rsidP="00E107BC">
      <w:pPr>
        <w:rPr>
          <w:b/>
        </w:rPr>
      </w:pPr>
    </w:p>
    <w:p w:rsidR="003D64EE" w:rsidRDefault="003D64EE" w:rsidP="00E107BC">
      <w:pPr>
        <w:rPr>
          <w:b/>
        </w:rPr>
      </w:pPr>
    </w:p>
    <w:p w:rsidR="003D64EE" w:rsidRDefault="003D64EE" w:rsidP="003D64EE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3D64EE" w:rsidRDefault="003D64EE" w:rsidP="003D64EE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3D64EE" w:rsidRDefault="003D64EE" w:rsidP="003D64EE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3D64EE" w:rsidRDefault="003D64EE" w:rsidP="003D64EE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3D64EE" w:rsidRDefault="003D64EE" w:rsidP="003D64EE">
      <w:pPr>
        <w:rPr>
          <w:b/>
          <w:bCs/>
        </w:rPr>
      </w:pPr>
    </w:p>
    <w:p w:rsidR="003D64EE" w:rsidRDefault="003D64EE" w:rsidP="003D64EE">
      <w:pPr>
        <w:pStyle w:val="Ttulo1"/>
      </w:pPr>
    </w:p>
    <w:p w:rsidR="003D64EE" w:rsidRDefault="003D64EE" w:rsidP="003D64EE">
      <w:pPr>
        <w:pStyle w:val="Ttulo1"/>
      </w:pPr>
      <w:r>
        <w:t>ORDEN DE TRABAJO  N °      06784</w:t>
      </w:r>
    </w:p>
    <w:p w:rsidR="003D64EE" w:rsidRDefault="003D64EE" w:rsidP="003D64EE"/>
    <w:p w:rsidR="003D64EE" w:rsidRDefault="003D64EE" w:rsidP="003D64EE">
      <w:r>
        <w:t>FECHA:</w:t>
      </w:r>
      <w:r>
        <w:tab/>
        <w:t>Medellín, julio 9 de 2010</w:t>
      </w:r>
    </w:p>
    <w:p w:rsidR="003D64EE" w:rsidRDefault="003D64EE" w:rsidP="003D64EE">
      <w:r>
        <w:t>PARA:</w:t>
      </w:r>
      <w:r>
        <w:tab/>
      </w:r>
      <w:r>
        <w:tab/>
        <w:t>PLÁSTICOS DARMA</w:t>
      </w:r>
    </w:p>
    <w:p w:rsidR="003D64EE" w:rsidRDefault="003D64EE" w:rsidP="003D64EE">
      <w:r>
        <w:t>ATENCIÓN:</w:t>
      </w:r>
      <w:r>
        <w:tab/>
        <w:t>Sr. Darío Jaramillo</w:t>
      </w:r>
    </w:p>
    <w:p w:rsidR="003D64EE" w:rsidRDefault="003D64EE" w:rsidP="003D64EE">
      <w:r>
        <w:tab/>
      </w:r>
      <w:r>
        <w:tab/>
        <w:t>Gerente.</w:t>
      </w:r>
    </w:p>
    <w:p w:rsidR="003D64EE" w:rsidRDefault="003D64EE" w:rsidP="003D64EE"/>
    <w:p w:rsidR="003D64EE" w:rsidRDefault="003D64EE" w:rsidP="003D64EE">
      <w:r>
        <w:t>Apreciado Don Darío:</w:t>
      </w:r>
    </w:p>
    <w:p w:rsidR="003D64EE" w:rsidRDefault="003D64EE" w:rsidP="003D64EE"/>
    <w:p w:rsidR="003D64EE" w:rsidRDefault="003D64EE" w:rsidP="003D64EE">
      <w:r>
        <w:t>Con la presente estamos solicitando el siguiente servicio de  IMPRESIÓN :</w:t>
      </w:r>
    </w:p>
    <w:p w:rsidR="003D64EE" w:rsidRDefault="003D64EE" w:rsidP="003D64EE"/>
    <w:p w:rsidR="003D64EE" w:rsidRDefault="003D64EE" w:rsidP="003D64EE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3D64EE" w:rsidRDefault="003D64EE" w:rsidP="003D64EE">
      <w:r>
        <w:t xml:space="preserve">MATERIAL   :           Polipropileno SemiTubular   de  </w:t>
      </w:r>
      <w:r w:rsidRPr="00B24285">
        <w:rPr>
          <w:b/>
        </w:rPr>
        <w:t>13 + 4</w:t>
      </w:r>
      <w:r>
        <w:t xml:space="preserve">     cms</w:t>
      </w:r>
    </w:p>
    <w:p w:rsidR="003D64EE" w:rsidRDefault="003D64EE" w:rsidP="003D64EE">
      <w:r>
        <w:t>CLIBRE      :               1.5  ”</w:t>
      </w:r>
    </w:p>
    <w:p w:rsidR="003D64EE" w:rsidRPr="00AD5DCF" w:rsidRDefault="003D64EE" w:rsidP="003D64EE">
      <w:pPr>
        <w:rPr>
          <w:b/>
        </w:rPr>
      </w:pPr>
      <w:r>
        <w:t>REFERENCIA:</w:t>
      </w:r>
      <w:r>
        <w:tab/>
      </w:r>
      <w:r>
        <w:rPr>
          <w:b/>
        </w:rPr>
        <w:t>CARMEL  INTERIOR  PEQUENA</w:t>
      </w:r>
    </w:p>
    <w:p w:rsidR="003D64EE" w:rsidRDefault="003D64EE" w:rsidP="003D64EE">
      <w:r>
        <w:t>CANTIDAD    :          80    Kg</w:t>
      </w:r>
    </w:p>
    <w:p w:rsidR="003D64EE" w:rsidRDefault="003D64EE" w:rsidP="003D64EE">
      <w:r>
        <w:t>COLORES:</w:t>
      </w:r>
      <w:r>
        <w:tab/>
      </w:r>
      <w:r>
        <w:tab/>
        <w:t>1 ( Según  arte )</w:t>
      </w:r>
    </w:p>
    <w:p w:rsidR="003D64EE" w:rsidRDefault="003D64EE" w:rsidP="003D64EE">
      <w:r>
        <w:t>CARAS:</w:t>
      </w:r>
      <w:r>
        <w:tab/>
      </w:r>
      <w:r>
        <w:tab/>
        <w:t xml:space="preserve">1  </w:t>
      </w:r>
    </w:p>
    <w:p w:rsidR="003D64EE" w:rsidRDefault="003D64EE" w:rsidP="003D64EE">
      <w:r>
        <w:t>REPETICIÓN:</w:t>
      </w:r>
      <w:r>
        <w:tab/>
        <w:t>14</w:t>
      </w:r>
    </w:p>
    <w:p w:rsidR="003D64EE" w:rsidRDefault="003D64EE" w:rsidP="003D64EE">
      <w:r>
        <w:t>RODILLO:</w:t>
      </w:r>
      <w:r>
        <w:tab/>
      </w:r>
      <w:r>
        <w:tab/>
        <w:t>29</w:t>
      </w:r>
    </w:p>
    <w:p w:rsidR="003D64EE" w:rsidRDefault="003D64EE" w:rsidP="003D64EE">
      <w:r>
        <w:t>BOLSA:</w:t>
      </w:r>
      <w:r>
        <w:tab/>
      </w:r>
      <w:r>
        <w:tab/>
        <w:t>14  X  13 + 4    cms de solapa  volada</w:t>
      </w:r>
    </w:p>
    <w:p w:rsidR="003D64EE" w:rsidRDefault="003D64EE" w:rsidP="003D64EE">
      <w:r>
        <w:t>SELLADO:</w:t>
      </w:r>
      <w:r>
        <w:tab/>
      </w:r>
      <w:r>
        <w:tab/>
        <w:t>Para selle lateral.</w:t>
      </w:r>
    </w:p>
    <w:p w:rsidR="003D64EE" w:rsidRDefault="003D64EE" w:rsidP="003D64EE"/>
    <w:p w:rsidR="003D64EE" w:rsidRDefault="003D64EE" w:rsidP="003D64EE"/>
    <w:p w:rsidR="003D64EE" w:rsidRDefault="003D64EE" w:rsidP="003D64EE">
      <w:r>
        <w:rPr>
          <w:b/>
          <w:bCs/>
          <w:u w:val="single"/>
        </w:rPr>
        <w:t>NOTA:</w:t>
      </w:r>
      <w:r>
        <w:t xml:space="preserve">  *   Los cyreles se encuentran en su planta</w:t>
      </w:r>
    </w:p>
    <w:p w:rsidR="003D64EE" w:rsidRDefault="003D64EE" w:rsidP="003D64EE">
      <w:pPr>
        <w:numPr>
          <w:ilvl w:val="0"/>
          <w:numId w:val="1"/>
        </w:numPr>
      </w:pPr>
      <w:r>
        <w:t>Se envían ARTE    para tonos y alturas</w:t>
      </w:r>
    </w:p>
    <w:p w:rsidR="003D64EE" w:rsidRPr="00307118" w:rsidRDefault="003D64EE" w:rsidP="003D64EE">
      <w:pPr>
        <w:numPr>
          <w:ilvl w:val="0"/>
          <w:numId w:val="2"/>
        </w:numPr>
      </w:pPr>
      <w:r>
        <w:t xml:space="preserve">Se  envia el material de PP </w:t>
      </w:r>
      <w:r>
        <w:rPr>
          <w:b/>
        </w:rPr>
        <w:t xml:space="preserve">de  13 + 4 </w:t>
      </w:r>
      <w:r w:rsidRPr="00AD5DCF">
        <w:rPr>
          <w:b/>
        </w:rPr>
        <w:t xml:space="preserve">  cms</w:t>
      </w:r>
    </w:p>
    <w:p w:rsidR="003D64EE" w:rsidRPr="00150D1A" w:rsidRDefault="003D64EE" w:rsidP="003D64EE">
      <w:pPr>
        <w:numPr>
          <w:ilvl w:val="0"/>
          <w:numId w:val="2"/>
        </w:numPr>
      </w:pPr>
      <w:r>
        <w:rPr>
          <w:b/>
        </w:rPr>
        <w:t>Igual  ultima  impresion</w:t>
      </w:r>
    </w:p>
    <w:p w:rsidR="003D64EE" w:rsidRDefault="003D64EE" w:rsidP="003D64EE">
      <w:pPr>
        <w:ind w:left="885"/>
      </w:pPr>
    </w:p>
    <w:p w:rsidR="003D64EE" w:rsidRDefault="003D64EE" w:rsidP="003D64EE">
      <w:pPr>
        <w:ind w:left="885"/>
      </w:pPr>
    </w:p>
    <w:p w:rsidR="003D64EE" w:rsidRDefault="003D64EE" w:rsidP="003D64EE">
      <w:r>
        <w:t>Agradezco la atención y colaboración prestada.</w:t>
      </w:r>
    </w:p>
    <w:p w:rsidR="003D64EE" w:rsidRDefault="003D64EE" w:rsidP="003D64EE"/>
    <w:p w:rsidR="003D64EE" w:rsidRDefault="003D64EE" w:rsidP="003D64EE"/>
    <w:p w:rsidR="003D64EE" w:rsidRDefault="003D64EE" w:rsidP="003D64EE">
      <w:r>
        <w:t>Cordialmente,</w:t>
      </w:r>
    </w:p>
    <w:p w:rsidR="003D64EE" w:rsidRDefault="003D64EE" w:rsidP="003D64EE"/>
    <w:p w:rsidR="003D64EE" w:rsidRDefault="003D64EE" w:rsidP="003D64EE"/>
    <w:p w:rsidR="003D64EE" w:rsidRDefault="003D64EE" w:rsidP="003D64EE"/>
    <w:p w:rsidR="003D64EE" w:rsidRDefault="003D64EE" w:rsidP="003D64EE">
      <w:r>
        <w:t>RICARDO CASAS ZAPATA</w:t>
      </w:r>
    </w:p>
    <w:p w:rsidR="003D64EE" w:rsidRDefault="003D64EE" w:rsidP="003D64EE">
      <w:r>
        <w:t>Director.</w:t>
      </w:r>
    </w:p>
    <w:p w:rsidR="003D64EE" w:rsidRDefault="003D64EE" w:rsidP="00E107BC">
      <w:pPr>
        <w:rPr>
          <w:b/>
        </w:rPr>
      </w:pPr>
    </w:p>
    <w:p w:rsidR="003D64EE" w:rsidRDefault="003D64EE" w:rsidP="00E107BC">
      <w:pPr>
        <w:rPr>
          <w:b/>
        </w:rPr>
      </w:pPr>
    </w:p>
    <w:p w:rsidR="003D64EE" w:rsidRDefault="003D64EE" w:rsidP="00E107BC">
      <w:pPr>
        <w:rPr>
          <w:b/>
        </w:rPr>
      </w:pPr>
    </w:p>
    <w:p w:rsidR="003D64EE" w:rsidRDefault="003D64EE" w:rsidP="00E107BC">
      <w:pPr>
        <w:rPr>
          <w:b/>
        </w:rPr>
      </w:pPr>
    </w:p>
    <w:p w:rsidR="003D64EE" w:rsidRDefault="003D64EE" w:rsidP="00E107BC">
      <w:pPr>
        <w:rPr>
          <w:b/>
        </w:rPr>
      </w:pPr>
    </w:p>
    <w:p w:rsidR="003D64EE" w:rsidRDefault="003D64EE" w:rsidP="00E107BC">
      <w:pPr>
        <w:rPr>
          <w:b/>
        </w:rPr>
      </w:pPr>
    </w:p>
    <w:p w:rsidR="003D64EE" w:rsidRDefault="003D64EE" w:rsidP="003D64EE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3D64EE" w:rsidRDefault="003D64EE" w:rsidP="003D64EE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3D64EE" w:rsidRDefault="003D64EE" w:rsidP="003D64EE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3D64EE" w:rsidRDefault="003D64EE" w:rsidP="003D64EE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3D64EE" w:rsidRDefault="003D64EE" w:rsidP="003D64EE">
      <w:pPr>
        <w:rPr>
          <w:b/>
          <w:bCs/>
        </w:rPr>
      </w:pPr>
    </w:p>
    <w:p w:rsidR="003D64EE" w:rsidRDefault="003D64EE" w:rsidP="003D64EE">
      <w:pPr>
        <w:pStyle w:val="Ttulo1"/>
      </w:pPr>
    </w:p>
    <w:p w:rsidR="003D64EE" w:rsidRDefault="003D64EE" w:rsidP="003D64EE">
      <w:pPr>
        <w:pStyle w:val="Ttulo1"/>
      </w:pPr>
      <w:r>
        <w:t>ORDEN DE TRABAJO   N °      06783</w:t>
      </w:r>
    </w:p>
    <w:p w:rsidR="003D64EE" w:rsidRDefault="003D64EE" w:rsidP="003D64EE"/>
    <w:p w:rsidR="003D64EE" w:rsidRDefault="003D64EE" w:rsidP="003D64EE">
      <w:r>
        <w:t>FECHA:</w:t>
      </w:r>
      <w:r>
        <w:tab/>
        <w:t>Medellín, julio 9 de 2010</w:t>
      </w:r>
    </w:p>
    <w:p w:rsidR="003D64EE" w:rsidRDefault="003D64EE" w:rsidP="003D64EE">
      <w:r>
        <w:t>PARA:</w:t>
      </w:r>
      <w:r>
        <w:tab/>
      </w:r>
      <w:r>
        <w:tab/>
        <w:t>PLÁSTICOS DARMA</w:t>
      </w:r>
    </w:p>
    <w:p w:rsidR="003D64EE" w:rsidRDefault="003D64EE" w:rsidP="003D64EE">
      <w:r>
        <w:t>ATENCIÓN:</w:t>
      </w:r>
      <w:r>
        <w:tab/>
        <w:t>Sr. Darío Jaramillo</w:t>
      </w:r>
    </w:p>
    <w:p w:rsidR="003D64EE" w:rsidRDefault="003D64EE" w:rsidP="003D64EE">
      <w:r>
        <w:tab/>
      </w:r>
      <w:r>
        <w:tab/>
        <w:t>Gerente.</w:t>
      </w:r>
    </w:p>
    <w:p w:rsidR="003D64EE" w:rsidRDefault="003D64EE" w:rsidP="003D64EE"/>
    <w:p w:rsidR="003D64EE" w:rsidRDefault="003D64EE" w:rsidP="003D64EE">
      <w:r>
        <w:t>Apreciado Don Darío:</w:t>
      </w:r>
    </w:p>
    <w:p w:rsidR="003D64EE" w:rsidRPr="00D8653D" w:rsidRDefault="003D64EE" w:rsidP="003D64EE"/>
    <w:p w:rsidR="003D64EE" w:rsidRDefault="003D64EE" w:rsidP="003D64EE">
      <w:r>
        <w:t>Con la presente estamos solicitando el siguiente servicio de  IMPRESIÓN :</w:t>
      </w:r>
    </w:p>
    <w:p w:rsidR="003D64EE" w:rsidRDefault="003D64EE" w:rsidP="003D64EE"/>
    <w:p w:rsidR="003D64EE" w:rsidRDefault="003D64EE" w:rsidP="003D64EE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3D64EE" w:rsidRDefault="003D64EE" w:rsidP="003D64EE">
      <w:pPr>
        <w:rPr>
          <w:b/>
          <w:bCs/>
        </w:rPr>
      </w:pPr>
    </w:p>
    <w:p w:rsidR="003D64EE" w:rsidRPr="008249ED" w:rsidRDefault="003D64EE" w:rsidP="003D64EE">
      <w:pPr>
        <w:rPr>
          <w:b/>
        </w:rPr>
      </w:pPr>
      <w:r>
        <w:t xml:space="preserve">MATERIAL   :           Polipropileno  Tubular   de  </w:t>
      </w:r>
      <w:r w:rsidRPr="008249ED">
        <w:rPr>
          <w:b/>
        </w:rPr>
        <w:t>30    cms</w:t>
      </w:r>
    </w:p>
    <w:p w:rsidR="003D64EE" w:rsidRDefault="003D64EE" w:rsidP="003D64EE">
      <w:r>
        <w:t>CLIBRE      :               1.5  ”</w:t>
      </w:r>
    </w:p>
    <w:p w:rsidR="003D64EE" w:rsidRPr="00AD5DCF" w:rsidRDefault="003D64EE" w:rsidP="003D64EE">
      <w:pPr>
        <w:rPr>
          <w:b/>
        </w:rPr>
      </w:pPr>
      <w:r>
        <w:t>REFERENCIA:</w:t>
      </w:r>
      <w:r>
        <w:tab/>
      </w:r>
      <w:r>
        <w:rPr>
          <w:b/>
        </w:rPr>
        <w:t>CARMEL  MEDIANA</w:t>
      </w:r>
    </w:p>
    <w:p w:rsidR="003D64EE" w:rsidRPr="00936C49" w:rsidRDefault="003D64EE" w:rsidP="003D64EE">
      <w:pPr>
        <w:rPr>
          <w:b/>
        </w:rPr>
      </w:pPr>
      <w:r>
        <w:t>CANTIDAD    :         260</w:t>
      </w:r>
      <w:r w:rsidRPr="00936C49">
        <w:rPr>
          <w:b/>
        </w:rPr>
        <w:t xml:space="preserve">    Kg</w:t>
      </w:r>
    </w:p>
    <w:p w:rsidR="003D64EE" w:rsidRDefault="003D64EE" w:rsidP="003D64EE">
      <w:r>
        <w:t>COLORES:</w:t>
      </w:r>
      <w:r>
        <w:tab/>
      </w:r>
      <w:r>
        <w:tab/>
        <w:t xml:space="preserve">1 </w:t>
      </w:r>
    </w:p>
    <w:p w:rsidR="003D64EE" w:rsidRDefault="003D64EE" w:rsidP="003D64EE">
      <w:r>
        <w:t>CARAS:</w:t>
      </w:r>
      <w:r>
        <w:tab/>
      </w:r>
      <w:r>
        <w:tab/>
        <w:t xml:space="preserve">1  </w:t>
      </w:r>
    </w:p>
    <w:p w:rsidR="003D64EE" w:rsidRDefault="003D64EE" w:rsidP="003D64EE">
      <w:r>
        <w:t>REPETICIÓN:</w:t>
      </w:r>
      <w:r>
        <w:tab/>
        <w:t>24.5</w:t>
      </w:r>
    </w:p>
    <w:p w:rsidR="003D64EE" w:rsidRDefault="003D64EE" w:rsidP="003D64EE">
      <w:r>
        <w:t>RODILLO:</w:t>
      </w:r>
      <w:r>
        <w:tab/>
      </w:r>
      <w:r>
        <w:tab/>
        <w:t>25</w:t>
      </w:r>
    </w:p>
    <w:p w:rsidR="003D64EE" w:rsidRDefault="003D64EE" w:rsidP="003D64EE">
      <w:r>
        <w:t>BOLSA:</w:t>
      </w:r>
      <w:r>
        <w:tab/>
      </w:r>
      <w:r>
        <w:tab/>
      </w:r>
      <w:r w:rsidRPr="008249ED">
        <w:rPr>
          <w:b/>
        </w:rPr>
        <w:t>24.5    X  28   +  5</w:t>
      </w:r>
      <w:r>
        <w:t xml:space="preserve">    cms  de solapa   Interna  pegada</w:t>
      </w:r>
    </w:p>
    <w:p w:rsidR="003D64EE" w:rsidRDefault="003D64EE" w:rsidP="003D64EE">
      <w:r>
        <w:t>SELLADO:</w:t>
      </w:r>
      <w:r>
        <w:tab/>
      </w:r>
      <w:r>
        <w:tab/>
        <w:t>Para selle lateral.</w:t>
      </w:r>
    </w:p>
    <w:p w:rsidR="003D64EE" w:rsidRDefault="003D64EE" w:rsidP="003D64EE"/>
    <w:p w:rsidR="003D64EE" w:rsidRDefault="003D64EE" w:rsidP="003D64EE"/>
    <w:p w:rsidR="003D64EE" w:rsidRDefault="003D64EE" w:rsidP="003D64EE">
      <w:r>
        <w:rPr>
          <w:b/>
          <w:bCs/>
          <w:u w:val="single"/>
        </w:rPr>
        <w:t>NOTA:</w:t>
      </w:r>
      <w:r>
        <w:t xml:space="preserve">  *   Los cyreles  se encuentran en su planta.</w:t>
      </w:r>
    </w:p>
    <w:p w:rsidR="003D64EE" w:rsidRDefault="003D64EE" w:rsidP="003D64EE">
      <w:pPr>
        <w:numPr>
          <w:ilvl w:val="0"/>
          <w:numId w:val="1"/>
        </w:numPr>
      </w:pPr>
      <w:r>
        <w:t>Se envían ARTE    para tonos y alturas</w:t>
      </w:r>
    </w:p>
    <w:p w:rsidR="003D64EE" w:rsidRPr="00307118" w:rsidRDefault="003D64EE" w:rsidP="003D64EE">
      <w:pPr>
        <w:numPr>
          <w:ilvl w:val="0"/>
          <w:numId w:val="2"/>
        </w:numPr>
      </w:pPr>
      <w:r>
        <w:t xml:space="preserve">Se  envia el material de PP </w:t>
      </w:r>
      <w:r>
        <w:rPr>
          <w:b/>
        </w:rPr>
        <w:t xml:space="preserve">de  30 </w:t>
      </w:r>
      <w:r w:rsidRPr="00AD5DCF">
        <w:rPr>
          <w:b/>
        </w:rPr>
        <w:t xml:space="preserve">  cms</w:t>
      </w:r>
    </w:p>
    <w:p w:rsidR="003D64EE" w:rsidRPr="00150D1A" w:rsidRDefault="003D64EE" w:rsidP="003D64EE">
      <w:pPr>
        <w:numPr>
          <w:ilvl w:val="0"/>
          <w:numId w:val="2"/>
        </w:numPr>
      </w:pPr>
      <w:r>
        <w:rPr>
          <w:b/>
        </w:rPr>
        <w:t>IGUAL  ULTIMA  IMPRESION</w:t>
      </w:r>
    </w:p>
    <w:p w:rsidR="003D64EE" w:rsidRDefault="003D64EE" w:rsidP="003D64EE">
      <w:pPr>
        <w:ind w:left="885"/>
      </w:pPr>
    </w:p>
    <w:p w:rsidR="003D64EE" w:rsidRDefault="003D64EE" w:rsidP="003D64EE">
      <w:pPr>
        <w:ind w:left="885"/>
      </w:pPr>
    </w:p>
    <w:p w:rsidR="003D64EE" w:rsidRDefault="003D64EE" w:rsidP="003D64EE">
      <w:r>
        <w:t>Agradezco la atención y colaboración prestada.</w:t>
      </w:r>
    </w:p>
    <w:p w:rsidR="003D64EE" w:rsidRDefault="003D64EE" w:rsidP="003D64EE"/>
    <w:p w:rsidR="003D64EE" w:rsidRDefault="003D64EE" w:rsidP="003D64EE"/>
    <w:p w:rsidR="003D64EE" w:rsidRDefault="003D64EE" w:rsidP="003D64EE">
      <w:r>
        <w:t>Cordialmente,</w:t>
      </w:r>
    </w:p>
    <w:p w:rsidR="003D64EE" w:rsidRDefault="003D64EE" w:rsidP="003D64EE"/>
    <w:p w:rsidR="003D64EE" w:rsidRDefault="003D64EE" w:rsidP="003D64EE"/>
    <w:p w:rsidR="003D64EE" w:rsidRDefault="003D64EE" w:rsidP="003D64EE"/>
    <w:p w:rsidR="003D64EE" w:rsidRDefault="003D64EE" w:rsidP="003D64EE">
      <w:r>
        <w:t>RICARDO CASAS ZAPATA</w:t>
      </w:r>
    </w:p>
    <w:p w:rsidR="003D64EE" w:rsidRDefault="003D64EE" w:rsidP="003D64EE">
      <w:r>
        <w:t>Director.</w:t>
      </w:r>
    </w:p>
    <w:p w:rsidR="003D64EE" w:rsidRDefault="003D64EE" w:rsidP="00E107BC">
      <w:pPr>
        <w:rPr>
          <w:b/>
        </w:rPr>
      </w:pPr>
    </w:p>
    <w:p w:rsidR="0032667E" w:rsidRDefault="0032667E" w:rsidP="00E107BC">
      <w:pPr>
        <w:rPr>
          <w:b/>
        </w:rPr>
      </w:pPr>
    </w:p>
    <w:p w:rsidR="0032667E" w:rsidRDefault="0032667E" w:rsidP="00E107BC">
      <w:pPr>
        <w:rPr>
          <w:b/>
        </w:rPr>
      </w:pPr>
    </w:p>
    <w:p w:rsidR="0032667E" w:rsidRDefault="0032667E" w:rsidP="00E107BC">
      <w:pPr>
        <w:rPr>
          <w:b/>
        </w:rPr>
      </w:pPr>
    </w:p>
    <w:p w:rsidR="0032667E" w:rsidRDefault="0032667E" w:rsidP="00E107BC">
      <w:pPr>
        <w:rPr>
          <w:b/>
        </w:rPr>
      </w:pPr>
    </w:p>
    <w:p w:rsidR="0032667E" w:rsidRDefault="0032667E" w:rsidP="0032667E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32667E" w:rsidRDefault="0032667E" w:rsidP="0032667E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32667E" w:rsidRDefault="0032667E" w:rsidP="0032667E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32667E" w:rsidRDefault="0032667E" w:rsidP="0032667E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32667E" w:rsidRDefault="0032667E" w:rsidP="0032667E"/>
    <w:p w:rsidR="0032667E" w:rsidRDefault="0032667E" w:rsidP="0032667E">
      <w:pPr>
        <w:pStyle w:val="Ttulo1"/>
      </w:pPr>
      <w:r>
        <w:t>ORDEN DE TRABAJO   N°      06867</w:t>
      </w:r>
    </w:p>
    <w:p w:rsidR="0032667E" w:rsidRDefault="0032667E" w:rsidP="0032667E"/>
    <w:p w:rsidR="0032667E" w:rsidRDefault="0032667E" w:rsidP="0032667E">
      <w:r>
        <w:t>FECHA:</w:t>
      </w:r>
      <w:r>
        <w:tab/>
        <w:t>Medellín, Julio    10    de   2010</w:t>
      </w:r>
    </w:p>
    <w:p w:rsidR="0032667E" w:rsidRDefault="0032667E" w:rsidP="0032667E">
      <w:r>
        <w:t>PARA:</w:t>
      </w:r>
      <w:r>
        <w:tab/>
      </w:r>
      <w:r>
        <w:tab/>
        <w:t>PLÁSTICOS   DARMA</w:t>
      </w:r>
    </w:p>
    <w:p w:rsidR="0032667E" w:rsidRDefault="0032667E" w:rsidP="0032667E">
      <w:r>
        <w:t>ATENCIÓN:</w:t>
      </w:r>
      <w:r>
        <w:tab/>
        <w:t>Sr. DARIO JARAMILLO</w:t>
      </w:r>
    </w:p>
    <w:p w:rsidR="0032667E" w:rsidRDefault="0032667E" w:rsidP="0032667E"/>
    <w:p w:rsidR="0032667E" w:rsidRDefault="0032667E" w:rsidP="0032667E">
      <w:r>
        <w:t>Apreciado Dn DARIO:</w:t>
      </w:r>
    </w:p>
    <w:p w:rsidR="0032667E" w:rsidRDefault="0032667E" w:rsidP="0032667E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32667E" w:rsidRDefault="0032667E" w:rsidP="0032667E"/>
    <w:p w:rsidR="0032667E" w:rsidRDefault="0032667E" w:rsidP="0032667E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32667E" w:rsidRDefault="0032667E" w:rsidP="0032667E"/>
    <w:p w:rsidR="0032667E" w:rsidRDefault="0032667E" w:rsidP="0032667E">
      <w:r>
        <w:t>MATERIAL :</w:t>
      </w:r>
      <w:r>
        <w:tab/>
      </w:r>
      <w:r>
        <w:tab/>
        <w:t>Polietileno de Baja  densidad  Lamina</w:t>
      </w:r>
      <w:r>
        <w:rPr>
          <w:b/>
          <w:u w:val="single"/>
        </w:rPr>
        <w:t xml:space="preserve">  </w:t>
      </w:r>
      <w:r>
        <w:t xml:space="preserve"> Tpte</w:t>
      </w:r>
    </w:p>
    <w:p w:rsidR="0032667E" w:rsidRDefault="0032667E" w:rsidP="0032667E">
      <w:r>
        <w:t>MEDIDA:</w:t>
      </w:r>
      <w:r>
        <w:tab/>
      </w:r>
      <w:r>
        <w:tab/>
      </w:r>
      <w:r>
        <w:rPr>
          <w:b/>
        </w:rPr>
        <w:t>52</w:t>
      </w:r>
      <w:r>
        <w:t xml:space="preserve">   cms   </w:t>
      </w:r>
    </w:p>
    <w:p w:rsidR="0032667E" w:rsidRDefault="0032667E" w:rsidP="0032667E">
      <w:r>
        <w:t>CALIBRE :</w:t>
      </w:r>
      <w:r>
        <w:tab/>
      </w:r>
      <w:r>
        <w:tab/>
      </w:r>
      <w:r>
        <w:rPr>
          <w:b/>
        </w:rPr>
        <w:t xml:space="preserve">1.5 </w:t>
      </w:r>
      <w:r>
        <w:t xml:space="preserve">   “</w:t>
      </w:r>
    </w:p>
    <w:p w:rsidR="0032667E" w:rsidRDefault="0032667E" w:rsidP="0032667E">
      <w:r>
        <w:t>COLOR :</w:t>
      </w:r>
      <w:r>
        <w:tab/>
      </w:r>
      <w:r>
        <w:tab/>
        <w:t>Transparente</w:t>
      </w:r>
    </w:p>
    <w:p w:rsidR="0032667E" w:rsidRPr="0007721A" w:rsidRDefault="0032667E" w:rsidP="0032667E">
      <w:r>
        <w:t xml:space="preserve">TRATADO : </w:t>
      </w:r>
      <w:r>
        <w:tab/>
      </w:r>
      <w:r>
        <w:tab/>
        <w:t>1  cara</w:t>
      </w:r>
    </w:p>
    <w:p w:rsidR="0032667E" w:rsidRDefault="0032667E" w:rsidP="0032667E">
      <w:r>
        <w:t xml:space="preserve">CANTIDAD : </w:t>
      </w:r>
      <w:r>
        <w:tab/>
        <w:t>1</w:t>
      </w:r>
      <w:r w:rsidR="00DB733C">
        <w:t>4</w:t>
      </w:r>
      <w:r>
        <w:t>0    kg</w:t>
      </w:r>
    </w:p>
    <w:p w:rsidR="0032667E" w:rsidRDefault="0032667E" w:rsidP="0032667E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 xml:space="preserve">4   </w:t>
      </w:r>
      <w:r w:rsidR="00A45D50">
        <w:t xml:space="preserve"> ( blanco-verde-rojo-negro )</w:t>
      </w:r>
    </w:p>
    <w:p w:rsidR="0032667E" w:rsidRDefault="0032667E" w:rsidP="0032667E">
      <w:r>
        <w:t xml:space="preserve">CARAS : </w:t>
      </w:r>
      <w:r>
        <w:tab/>
      </w:r>
      <w:r>
        <w:tab/>
        <w:t>2</w:t>
      </w:r>
    </w:p>
    <w:p w:rsidR="0032667E" w:rsidRDefault="0032667E" w:rsidP="0032667E">
      <w:r>
        <w:t>REPETICIÓN :</w:t>
      </w:r>
      <w:r>
        <w:tab/>
        <w:t>15</w:t>
      </w:r>
      <w:r w:rsidR="007F0E66">
        <w:t>.5</w:t>
      </w:r>
      <w:r>
        <w:t xml:space="preserve">   cms</w:t>
      </w:r>
    </w:p>
    <w:p w:rsidR="0032667E" w:rsidRDefault="0032667E" w:rsidP="0032667E">
      <w:r>
        <w:t>RODILLO :</w:t>
      </w:r>
      <w:r>
        <w:tab/>
      </w:r>
      <w:r>
        <w:tab/>
        <w:t>32</w:t>
      </w:r>
    </w:p>
    <w:p w:rsidR="0032667E" w:rsidRDefault="0032667E" w:rsidP="0032667E">
      <w:r>
        <w:t>LAMINA  :</w:t>
      </w:r>
      <w:r>
        <w:tab/>
      </w:r>
      <w:r>
        <w:tab/>
        <w:t>15</w:t>
      </w:r>
      <w:r w:rsidR="007F0E66">
        <w:t>.5</w:t>
      </w:r>
      <w:r>
        <w:t xml:space="preserve"> </w:t>
      </w:r>
      <w:r>
        <w:rPr>
          <w:b/>
        </w:rPr>
        <w:t xml:space="preserve"> x  23 + 3 </w:t>
      </w:r>
      <w:r w:rsidRPr="00336CAC">
        <w:rPr>
          <w:b/>
        </w:rPr>
        <w:t xml:space="preserve">   cm</w:t>
      </w:r>
      <w:r>
        <w:t xml:space="preserve">     Fuelle de fondo</w:t>
      </w:r>
    </w:p>
    <w:p w:rsidR="0032667E" w:rsidRDefault="0032667E" w:rsidP="0032667E">
      <w:r>
        <w:t>SELLADO .</w:t>
      </w:r>
      <w:r>
        <w:tab/>
      </w:r>
      <w:r>
        <w:tab/>
        <w:t>Lateral</w:t>
      </w:r>
    </w:p>
    <w:p w:rsidR="0032667E" w:rsidRDefault="0032667E" w:rsidP="0032667E">
      <w:r>
        <w:t>REFERENCIA :</w:t>
      </w:r>
      <w:r>
        <w:tab/>
      </w:r>
      <w:r w:rsidR="00254A4A">
        <w:rPr>
          <w:b/>
        </w:rPr>
        <w:t xml:space="preserve">CUAJADA </w:t>
      </w:r>
      <w:r>
        <w:rPr>
          <w:b/>
        </w:rPr>
        <w:t xml:space="preserve">  </w:t>
      </w:r>
      <w:r w:rsidR="00254A4A">
        <w:rPr>
          <w:b/>
        </w:rPr>
        <w:t xml:space="preserve"> RIONEGRO  5</w:t>
      </w:r>
      <w:r>
        <w:rPr>
          <w:b/>
        </w:rPr>
        <w:t>00   gm</w:t>
      </w:r>
      <w:r w:rsidR="00254A4A">
        <w:rPr>
          <w:b/>
        </w:rPr>
        <w:t xml:space="preserve">  ( VEREDE )</w:t>
      </w:r>
    </w:p>
    <w:p w:rsidR="0032667E" w:rsidRDefault="0032667E" w:rsidP="0032667E"/>
    <w:p w:rsidR="0032667E" w:rsidRDefault="0032667E" w:rsidP="0032667E"/>
    <w:p w:rsidR="0032667E" w:rsidRDefault="0032667E" w:rsidP="0032667E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>
        <w:rPr>
          <w:bCs/>
        </w:rPr>
        <w:t>Cyreles   los envía  GRAFIFLEX</w:t>
      </w:r>
    </w:p>
    <w:p w:rsidR="0032667E" w:rsidRDefault="0032667E" w:rsidP="0032667E">
      <w:r>
        <w:t xml:space="preserve">                   -   Anexo  Arte  para   alturas y Tonos.</w:t>
      </w:r>
    </w:p>
    <w:p w:rsidR="0032667E" w:rsidRDefault="0032667E" w:rsidP="0032667E">
      <w:pPr>
        <w:rPr>
          <w:b/>
        </w:rPr>
      </w:pPr>
      <w:r>
        <w:tab/>
        <w:t xml:space="preserve">        -  </w:t>
      </w:r>
      <w:r w:rsidRPr="00B879F4">
        <w:rPr>
          <w:b/>
        </w:rPr>
        <w:t>SE  APRUEBA  IMPRESIÓN</w:t>
      </w:r>
      <w:r>
        <w:t xml:space="preserve">  </w:t>
      </w:r>
      <w:r>
        <w:tab/>
        <w:t xml:space="preserve">        </w:t>
      </w: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32667E" w:rsidRDefault="0032667E" w:rsidP="0032667E">
      <w:pPr>
        <w:rPr>
          <w:b/>
        </w:rPr>
      </w:pPr>
      <w:r>
        <w:rPr>
          <w:b/>
        </w:rPr>
        <w:tab/>
        <w:t xml:space="preserve">        -  EL MATERIAL  LO ENVIA  P.U </w:t>
      </w:r>
    </w:p>
    <w:p w:rsidR="0032667E" w:rsidRDefault="0032667E" w:rsidP="0032667E">
      <w:pPr>
        <w:rPr>
          <w:b/>
        </w:rPr>
      </w:pPr>
      <w:r>
        <w:rPr>
          <w:b/>
        </w:rPr>
        <w:tab/>
        <w:t xml:space="preserve">        - colocar  pie de  imprenta</w:t>
      </w:r>
    </w:p>
    <w:p w:rsidR="0032667E" w:rsidRDefault="0032667E" w:rsidP="0032667E">
      <w:pPr>
        <w:rPr>
          <w:b/>
        </w:rPr>
      </w:pPr>
      <w:r>
        <w:rPr>
          <w:b/>
        </w:rPr>
        <w:tab/>
        <w:t xml:space="preserve">       </w:t>
      </w:r>
    </w:p>
    <w:p w:rsidR="0032667E" w:rsidRDefault="0032667E" w:rsidP="0032667E"/>
    <w:p w:rsidR="0032667E" w:rsidRDefault="0032667E" w:rsidP="0032667E">
      <w:r>
        <w:tab/>
      </w:r>
    </w:p>
    <w:p w:rsidR="0032667E" w:rsidRDefault="0032667E" w:rsidP="0032667E">
      <w:r>
        <w:t>Agradezco la atención y colaboración prestada.</w:t>
      </w:r>
    </w:p>
    <w:p w:rsidR="0032667E" w:rsidRDefault="0032667E" w:rsidP="0032667E"/>
    <w:p w:rsidR="0032667E" w:rsidRDefault="0032667E" w:rsidP="0032667E"/>
    <w:p w:rsidR="0032667E" w:rsidRDefault="0032667E" w:rsidP="0032667E">
      <w:r>
        <w:t>Cordialmente</w:t>
      </w:r>
    </w:p>
    <w:p w:rsidR="0032667E" w:rsidRDefault="0032667E" w:rsidP="0032667E"/>
    <w:p w:rsidR="0032667E" w:rsidRDefault="0032667E" w:rsidP="0032667E"/>
    <w:p w:rsidR="0032667E" w:rsidRDefault="0032667E" w:rsidP="0032667E">
      <w:r>
        <w:t>RICARDO CASAS ZAPATA</w:t>
      </w:r>
    </w:p>
    <w:p w:rsidR="0032667E" w:rsidRDefault="0032667E" w:rsidP="0032667E">
      <w:r>
        <w:t>Director.</w:t>
      </w:r>
    </w:p>
    <w:p w:rsidR="0032667E" w:rsidRDefault="0032667E" w:rsidP="0032667E">
      <w:pPr>
        <w:rPr>
          <w:b/>
        </w:rPr>
      </w:pPr>
    </w:p>
    <w:p w:rsidR="0032667E" w:rsidRDefault="0032667E" w:rsidP="0032667E">
      <w:pPr>
        <w:rPr>
          <w:b/>
        </w:rPr>
      </w:pPr>
    </w:p>
    <w:p w:rsidR="0032667E" w:rsidRDefault="0032667E" w:rsidP="00E107BC">
      <w:pPr>
        <w:rPr>
          <w:b/>
        </w:rPr>
      </w:pPr>
    </w:p>
    <w:p w:rsidR="003957C7" w:rsidRDefault="003957C7" w:rsidP="00E107BC">
      <w:pPr>
        <w:rPr>
          <w:b/>
        </w:rPr>
      </w:pPr>
    </w:p>
    <w:p w:rsidR="003957C7" w:rsidRDefault="003957C7" w:rsidP="003957C7">
      <w:pPr>
        <w:rPr>
          <w:b/>
        </w:rPr>
      </w:pPr>
    </w:p>
    <w:p w:rsidR="003957C7" w:rsidRDefault="003957C7" w:rsidP="003957C7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3957C7" w:rsidRDefault="003957C7" w:rsidP="003957C7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3957C7" w:rsidRDefault="003957C7" w:rsidP="003957C7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3957C7" w:rsidRDefault="003957C7" w:rsidP="003957C7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3957C7" w:rsidRDefault="003957C7" w:rsidP="003957C7">
      <w:pPr>
        <w:rPr>
          <w:b/>
          <w:bCs/>
        </w:rPr>
      </w:pPr>
    </w:p>
    <w:p w:rsidR="003957C7" w:rsidRDefault="003957C7" w:rsidP="003957C7">
      <w:pPr>
        <w:pStyle w:val="Ttulo1"/>
      </w:pPr>
    </w:p>
    <w:p w:rsidR="003957C7" w:rsidRDefault="001153B5" w:rsidP="003957C7">
      <w:pPr>
        <w:pStyle w:val="Ttulo1"/>
      </w:pPr>
      <w:r>
        <w:t>ORDEN DE TRABAJO  N °      07022</w:t>
      </w:r>
    </w:p>
    <w:p w:rsidR="003957C7" w:rsidRDefault="003957C7" w:rsidP="003957C7"/>
    <w:p w:rsidR="003957C7" w:rsidRDefault="001153B5" w:rsidP="003957C7">
      <w:r>
        <w:t>FECHA:</w:t>
      </w:r>
      <w:r>
        <w:tab/>
        <w:t>Medellín,   Julio  26</w:t>
      </w:r>
      <w:r w:rsidR="003957C7">
        <w:t xml:space="preserve">    de   2010</w:t>
      </w:r>
    </w:p>
    <w:p w:rsidR="003957C7" w:rsidRDefault="003957C7" w:rsidP="003957C7">
      <w:r>
        <w:t>PARA:</w:t>
      </w:r>
      <w:r>
        <w:tab/>
      </w:r>
      <w:r>
        <w:tab/>
        <w:t>PLÁSTICOS DARMA</w:t>
      </w:r>
    </w:p>
    <w:p w:rsidR="003957C7" w:rsidRDefault="003957C7" w:rsidP="003957C7">
      <w:r>
        <w:t>ATENCIÓN:</w:t>
      </w:r>
      <w:r>
        <w:tab/>
        <w:t>Sr. Darío Jaramillo</w:t>
      </w:r>
    </w:p>
    <w:p w:rsidR="003957C7" w:rsidRDefault="003957C7" w:rsidP="003957C7">
      <w:r>
        <w:tab/>
      </w:r>
      <w:r>
        <w:tab/>
        <w:t>Gerente.</w:t>
      </w:r>
    </w:p>
    <w:p w:rsidR="003957C7" w:rsidRDefault="003957C7" w:rsidP="003957C7"/>
    <w:p w:rsidR="003957C7" w:rsidRDefault="003957C7" w:rsidP="003957C7">
      <w:r>
        <w:t>Apreciado Don Darío:</w:t>
      </w:r>
    </w:p>
    <w:p w:rsidR="003957C7" w:rsidRDefault="003957C7" w:rsidP="003957C7"/>
    <w:p w:rsidR="003957C7" w:rsidRDefault="003957C7" w:rsidP="003957C7">
      <w:r>
        <w:t>Con la presente estamos solicitando el siguiente servicio de  IMPRESIÓN :</w:t>
      </w:r>
    </w:p>
    <w:p w:rsidR="003957C7" w:rsidRDefault="003957C7" w:rsidP="003957C7"/>
    <w:p w:rsidR="003957C7" w:rsidRDefault="003957C7" w:rsidP="003957C7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3957C7" w:rsidRDefault="003957C7" w:rsidP="003957C7">
      <w:r>
        <w:t xml:space="preserve">MATERIAL   :           Polipropileno  SemiTubular   de  </w:t>
      </w:r>
      <w:r w:rsidRPr="002720AA">
        <w:rPr>
          <w:b/>
        </w:rPr>
        <w:t>20 + 4</w:t>
      </w:r>
      <w:r>
        <w:t xml:space="preserve">     cms</w:t>
      </w:r>
    </w:p>
    <w:p w:rsidR="003957C7" w:rsidRDefault="003957C7" w:rsidP="003957C7">
      <w:r>
        <w:t>CLIBRE      :               1.5  ”</w:t>
      </w:r>
    </w:p>
    <w:p w:rsidR="003957C7" w:rsidRPr="00AD5DCF" w:rsidRDefault="003957C7" w:rsidP="003957C7">
      <w:pPr>
        <w:rPr>
          <w:b/>
        </w:rPr>
      </w:pPr>
      <w:r>
        <w:t>REFERENCIA:</w:t>
      </w:r>
      <w:r>
        <w:tab/>
      </w:r>
      <w:r>
        <w:rPr>
          <w:b/>
        </w:rPr>
        <w:t>CARMEL  INTERIOR  GRANDE</w:t>
      </w:r>
    </w:p>
    <w:p w:rsidR="003957C7" w:rsidRDefault="004D6CFE" w:rsidP="003957C7">
      <w:r>
        <w:t>CANTIDAD    :          12</w:t>
      </w:r>
      <w:r w:rsidR="003957C7">
        <w:t>0    Kg</w:t>
      </w:r>
    </w:p>
    <w:p w:rsidR="003957C7" w:rsidRDefault="003957C7" w:rsidP="003957C7">
      <w:r>
        <w:t>COLORES:</w:t>
      </w:r>
      <w:r>
        <w:tab/>
      </w:r>
      <w:r>
        <w:tab/>
        <w:t>1 ( Según  arte )</w:t>
      </w:r>
    </w:p>
    <w:p w:rsidR="003957C7" w:rsidRDefault="003957C7" w:rsidP="003957C7">
      <w:r>
        <w:t>CARAS:</w:t>
      </w:r>
      <w:r>
        <w:tab/>
      </w:r>
      <w:r>
        <w:tab/>
        <w:t xml:space="preserve">1  </w:t>
      </w:r>
    </w:p>
    <w:p w:rsidR="003957C7" w:rsidRDefault="003957C7" w:rsidP="003957C7">
      <w:r>
        <w:t>REPETICIÓN:</w:t>
      </w:r>
      <w:r>
        <w:tab/>
        <w:t>18</w:t>
      </w:r>
    </w:p>
    <w:p w:rsidR="003957C7" w:rsidRPr="007E24E2" w:rsidRDefault="003957C7" w:rsidP="003957C7">
      <w:pPr>
        <w:rPr>
          <w:b/>
        </w:rPr>
      </w:pPr>
      <w:r>
        <w:t>RODILLO:</w:t>
      </w:r>
      <w:r>
        <w:tab/>
      </w:r>
      <w:r>
        <w:tab/>
      </w:r>
      <w:r w:rsidRPr="007E24E2">
        <w:rPr>
          <w:b/>
        </w:rPr>
        <w:t>37</w:t>
      </w:r>
    </w:p>
    <w:p w:rsidR="003957C7" w:rsidRDefault="003957C7" w:rsidP="003957C7">
      <w:r>
        <w:t>BOLSA:</w:t>
      </w:r>
      <w:r>
        <w:tab/>
      </w:r>
      <w:r>
        <w:tab/>
        <w:t>18  X  20 + 4    cms de solapa  volada</w:t>
      </w:r>
    </w:p>
    <w:p w:rsidR="003957C7" w:rsidRDefault="003957C7" w:rsidP="003957C7">
      <w:r>
        <w:t>SELLADO:</w:t>
      </w:r>
      <w:r>
        <w:tab/>
      </w:r>
      <w:r>
        <w:tab/>
        <w:t>Para selle lateral.</w:t>
      </w:r>
    </w:p>
    <w:p w:rsidR="003957C7" w:rsidRDefault="003957C7" w:rsidP="003957C7"/>
    <w:p w:rsidR="003957C7" w:rsidRDefault="003957C7" w:rsidP="003957C7"/>
    <w:p w:rsidR="003957C7" w:rsidRDefault="003957C7" w:rsidP="003957C7">
      <w:r>
        <w:rPr>
          <w:b/>
          <w:bCs/>
          <w:u w:val="single"/>
        </w:rPr>
        <w:t>NOTA:</w:t>
      </w:r>
      <w:r>
        <w:t xml:space="preserve">  *   Los cyreles   se encuentran en  su  planta</w:t>
      </w:r>
    </w:p>
    <w:p w:rsidR="003957C7" w:rsidRDefault="003957C7" w:rsidP="003957C7">
      <w:pPr>
        <w:numPr>
          <w:ilvl w:val="0"/>
          <w:numId w:val="1"/>
        </w:numPr>
      </w:pPr>
      <w:r>
        <w:t>Se envían ARTE    para tonos y alturas</w:t>
      </w:r>
    </w:p>
    <w:p w:rsidR="003957C7" w:rsidRPr="00307118" w:rsidRDefault="003957C7" w:rsidP="003957C7">
      <w:pPr>
        <w:numPr>
          <w:ilvl w:val="0"/>
          <w:numId w:val="2"/>
        </w:numPr>
      </w:pPr>
      <w:r>
        <w:t xml:space="preserve">Se  envia el material de PP </w:t>
      </w:r>
      <w:r>
        <w:rPr>
          <w:b/>
        </w:rPr>
        <w:t xml:space="preserve">de  20 + 4 </w:t>
      </w:r>
      <w:r w:rsidRPr="00AD5DCF">
        <w:rPr>
          <w:b/>
        </w:rPr>
        <w:t xml:space="preserve">  cms</w:t>
      </w:r>
    </w:p>
    <w:p w:rsidR="003957C7" w:rsidRPr="00150D1A" w:rsidRDefault="003957C7" w:rsidP="003957C7">
      <w:pPr>
        <w:numPr>
          <w:ilvl w:val="0"/>
          <w:numId w:val="2"/>
        </w:numPr>
      </w:pPr>
      <w:r>
        <w:rPr>
          <w:b/>
        </w:rPr>
        <w:t>OJO  EL RODILLO ES  37</w:t>
      </w:r>
    </w:p>
    <w:p w:rsidR="003957C7" w:rsidRDefault="003957C7" w:rsidP="003957C7">
      <w:pPr>
        <w:ind w:left="885"/>
      </w:pPr>
    </w:p>
    <w:p w:rsidR="003957C7" w:rsidRDefault="003957C7" w:rsidP="003957C7">
      <w:pPr>
        <w:ind w:left="885"/>
      </w:pPr>
    </w:p>
    <w:p w:rsidR="003957C7" w:rsidRDefault="003957C7" w:rsidP="003957C7">
      <w:r>
        <w:t>Agradezco la atención y colaboración prestada.</w:t>
      </w:r>
    </w:p>
    <w:p w:rsidR="003957C7" w:rsidRDefault="003957C7" w:rsidP="003957C7"/>
    <w:p w:rsidR="003957C7" w:rsidRDefault="003957C7" w:rsidP="003957C7"/>
    <w:p w:rsidR="003957C7" w:rsidRDefault="003957C7" w:rsidP="003957C7">
      <w:r>
        <w:t>Cordialmente,</w:t>
      </w:r>
    </w:p>
    <w:p w:rsidR="003957C7" w:rsidRDefault="003957C7" w:rsidP="003957C7"/>
    <w:p w:rsidR="003957C7" w:rsidRDefault="003957C7" w:rsidP="003957C7"/>
    <w:p w:rsidR="003957C7" w:rsidRDefault="003957C7" w:rsidP="003957C7"/>
    <w:p w:rsidR="003957C7" w:rsidRDefault="003957C7" w:rsidP="003957C7">
      <w:r>
        <w:t>RICARDO CASAS ZAPATA</w:t>
      </w:r>
    </w:p>
    <w:p w:rsidR="003957C7" w:rsidRDefault="003957C7" w:rsidP="003957C7">
      <w:r>
        <w:t>Director.</w:t>
      </w:r>
    </w:p>
    <w:p w:rsidR="003957C7" w:rsidRDefault="003957C7" w:rsidP="00E107BC">
      <w:pPr>
        <w:rPr>
          <w:b/>
        </w:rPr>
      </w:pPr>
    </w:p>
    <w:p w:rsidR="00C2646E" w:rsidRDefault="00C2646E" w:rsidP="00E107BC">
      <w:pPr>
        <w:rPr>
          <w:b/>
        </w:rPr>
      </w:pPr>
    </w:p>
    <w:p w:rsidR="00C2646E" w:rsidRDefault="00C2646E" w:rsidP="00E107BC">
      <w:pPr>
        <w:rPr>
          <w:b/>
        </w:rPr>
      </w:pPr>
    </w:p>
    <w:p w:rsidR="00C2646E" w:rsidRDefault="00C2646E" w:rsidP="00E107BC">
      <w:pPr>
        <w:rPr>
          <w:b/>
        </w:rPr>
      </w:pPr>
    </w:p>
    <w:p w:rsidR="00C2646E" w:rsidRDefault="00C2646E" w:rsidP="00E107BC">
      <w:pPr>
        <w:rPr>
          <w:b/>
        </w:rPr>
      </w:pPr>
    </w:p>
    <w:p w:rsidR="00C2646E" w:rsidRDefault="00C2646E" w:rsidP="00C2646E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C2646E" w:rsidRDefault="00C2646E" w:rsidP="00C2646E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C2646E" w:rsidRDefault="00C2646E" w:rsidP="00C2646E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C2646E" w:rsidRDefault="00C2646E" w:rsidP="00C2646E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C2646E" w:rsidRDefault="00C2646E" w:rsidP="00C2646E">
      <w:pPr>
        <w:rPr>
          <w:b/>
          <w:bCs/>
        </w:rPr>
      </w:pPr>
    </w:p>
    <w:p w:rsidR="00C2646E" w:rsidRDefault="00C2646E" w:rsidP="00C2646E">
      <w:pPr>
        <w:pStyle w:val="Ttulo1"/>
      </w:pPr>
    </w:p>
    <w:p w:rsidR="00C2646E" w:rsidRDefault="00C2646E" w:rsidP="00C2646E">
      <w:pPr>
        <w:pStyle w:val="Ttulo1"/>
      </w:pPr>
      <w:r>
        <w:t>ORDEN DE TRABAJO  N °      06872</w:t>
      </w:r>
    </w:p>
    <w:p w:rsidR="00C2646E" w:rsidRDefault="00C2646E" w:rsidP="00C2646E"/>
    <w:p w:rsidR="00C2646E" w:rsidRDefault="00C2646E" w:rsidP="00C2646E">
      <w:r>
        <w:t>FECHA:</w:t>
      </w:r>
      <w:r>
        <w:tab/>
        <w:t>Medellín,  Julio  13    de   2010</w:t>
      </w:r>
    </w:p>
    <w:p w:rsidR="00C2646E" w:rsidRDefault="00C2646E" w:rsidP="00C2646E">
      <w:r>
        <w:t>PARA:</w:t>
      </w:r>
      <w:r>
        <w:tab/>
      </w:r>
      <w:r>
        <w:tab/>
        <w:t>PLÁSTICOS DARMA</w:t>
      </w:r>
    </w:p>
    <w:p w:rsidR="00C2646E" w:rsidRDefault="00C2646E" w:rsidP="00C2646E">
      <w:r>
        <w:t>ATENCIÓN:</w:t>
      </w:r>
      <w:r>
        <w:tab/>
        <w:t>Sr. Darío Jaramillo</w:t>
      </w:r>
    </w:p>
    <w:p w:rsidR="00C2646E" w:rsidRDefault="00C2646E" w:rsidP="00C2646E">
      <w:r>
        <w:tab/>
      </w:r>
      <w:r>
        <w:tab/>
        <w:t>Gerente.</w:t>
      </w:r>
    </w:p>
    <w:p w:rsidR="00C2646E" w:rsidRDefault="00C2646E" w:rsidP="00C2646E"/>
    <w:p w:rsidR="00C2646E" w:rsidRDefault="00C2646E" w:rsidP="00C2646E">
      <w:r>
        <w:t>Apreciado Don Darío:</w:t>
      </w:r>
    </w:p>
    <w:p w:rsidR="00C2646E" w:rsidRDefault="00C2646E" w:rsidP="00C2646E"/>
    <w:p w:rsidR="00C2646E" w:rsidRDefault="00C2646E" w:rsidP="00C2646E">
      <w:r>
        <w:t>Con la presente estamos solicitando el siguiente servicio de  IMPRESIÓN  :</w:t>
      </w:r>
    </w:p>
    <w:p w:rsidR="00C2646E" w:rsidRDefault="00C2646E" w:rsidP="00C2646E"/>
    <w:p w:rsidR="00C2646E" w:rsidRDefault="00C2646E" w:rsidP="00C2646E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C2646E" w:rsidRDefault="00C2646E" w:rsidP="00C2646E">
      <w:r>
        <w:t xml:space="preserve">MATERIAL   :           Polipropileno   Tubular   de   </w:t>
      </w:r>
      <w:r>
        <w:rPr>
          <w:b/>
        </w:rPr>
        <w:t>30</w:t>
      </w:r>
      <w:r>
        <w:t xml:space="preserve">    cms</w:t>
      </w:r>
    </w:p>
    <w:p w:rsidR="00C2646E" w:rsidRDefault="00C2646E" w:rsidP="00C2646E">
      <w:r>
        <w:t>CLIBRE      :               1.5  ”</w:t>
      </w:r>
    </w:p>
    <w:p w:rsidR="00C2646E" w:rsidRPr="00AD5DCF" w:rsidRDefault="00C2646E" w:rsidP="00C2646E">
      <w:pPr>
        <w:rPr>
          <w:b/>
        </w:rPr>
      </w:pPr>
      <w:r>
        <w:t>REFERENCIA:</w:t>
      </w:r>
      <w:r>
        <w:tab/>
      </w:r>
      <w:r>
        <w:rPr>
          <w:b/>
        </w:rPr>
        <w:t>TEENS</w:t>
      </w:r>
    </w:p>
    <w:p w:rsidR="00C2646E" w:rsidRDefault="009E38D3" w:rsidP="00C2646E">
      <w:r>
        <w:t>CANTIDAD    :          52</w:t>
      </w:r>
      <w:r w:rsidR="00C2646E">
        <w:t>0     Kg</w:t>
      </w:r>
    </w:p>
    <w:p w:rsidR="00C2646E" w:rsidRDefault="00C2646E" w:rsidP="00C2646E">
      <w:r>
        <w:t>COLORES:</w:t>
      </w:r>
      <w:r>
        <w:tab/>
      </w:r>
      <w:r>
        <w:tab/>
        <w:t>1 ( Según  arte )</w:t>
      </w:r>
    </w:p>
    <w:p w:rsidR="00C2646E" w:rsidRDefault="00C2646E" w:rsidP="00C2646E">
      <w:r>
        <w:t>CARAS:</w:t>
      </w:r>
      <w:r>
        <w:tab/>
      </w:r>
      <w:r>
        <w:tab/>
        <w:t xml:space="preserve">1  </w:t>
      </w:r>
    </w:p>
    <w:p w:rsidR="00C2646E" w:rsidRDefault="00C2646E" w:rsidP="00C2646E">
      <w:r>
        <w:t>REPETICIÓN:</w:t>
      </w:r>
      <w:r>
        <w:tab/>
        <w:t>24.5</w:t>
      </w:r>
    </w:p>
    <w:p w:rsidR="00C2646E" w:rsidRPr="007E24E2" w:rsidRDefault="00C2646E" w:rsidP="00C2646E">
      <w:pPr>
        <w:rPr>
          <w:b/>
        </w:rPr>
      </w:pPr>
      <w:r>
        <w:t>RODILLO:</w:t>
      </w:r>
      <w:r>
        <w:tab/>
      </w:r>
      <w:r>
        <w:tab/>
      </w:r>
      <w:r>
        <w:rPr>
          <w:b/>
        </w:rPr>
        <w:t>25</w:t>
      </w:r>
    </w:p>
    <w:p w:rsidR="00C2646E" w:rsidRDefault="00C2646E" w:rsidP="00C2646E">
      <w:r>
        <w:t>BOLSA:</w:t>
      </w:r>
      <w:r>
        <w:tab/>
      </w:r>
      <w:r>
        <w:tab/>
        <w:t>24.5  X  28 + 5    cms   de  Solapa Interna.</w:t>
      </w:r>
    </w:p>
    <w:p w:rsidR="00C2646E" w:rsidRDefault="00C2646E" w:rsidP="00C2646E">
      <w:r>
        <w:t>SELLADO:</w:t>
      </w:r>
      <w:r>
        <w:tab/>
      </w:r>
      <w:r>
        <w:tab/>
        <w:t>Para selle lateral.</w:t>
      </w:r>
    </w:p>
    <w:p w:rsidR="00C2646E" w:rsidRDefault="00C2646E" w:rsidP="00C2646E"/>
    <w:p w:rsidR="00C2646E" w:rsidRDefault="00C2646E" w:rsidP="00C2646E"/>
    <w:p w:rsidR="00C2646E" w:rsidRDefault="00C2646E" w:rsidP="00C2646E">
      <w:r>
        <w:rPr>
          <w:b/>
          <w:bCs/>
          <w:u w:val="single"/>
        </w:rPr>
        <w:t>NOTA:</w:t>
      </w:r>
      <w:r>
        <w:t xml:space="preserve">  *   Los cyreles   se  encuentran en su planata.</w:t>
      </w:r>
    </w:p>
    <w:p w:rsidR="00C2646E" w:rsidRDefault="00C2646E" w:rsidP="00C2646E">
      <w:pPr>
        <w:numPr>
          <w:ilvl w:val="0"/>
          <w:numId w:val="1"/>
        </w:numPr>
      </w:pPr>
      <w:r>
        <w:t>Se envían ARTE    para tonos y alturas</w:t>
      </w:r>
    </w:p>
    <w:p w:rsidR="00C2646E" w:rsidRPr="00146E99" w:rsidRDefault="00C2646E" w:rsidP="00C2646E">
      <w:pPr>
        <w:numPr>
          <w:ilvl w:val="0"/>
          <w:numId w:val="2"/>
        </w:numPr>
      </w:pPr>
      <w:r>
        <w:t xml:space="preserve">Se  envia el material de PP </w:t>
      </w:r>
      <w:r>
        <w:rPr>
          <w:b/>
        </w:rPr>
        <w:t xml:space="preserve">de  30 </w:t>
      </w:r>
      <w:r w:rsidRPr="00AD5DCF">
        <w:rPr>
          <w:b/>
        </w:rPr>
        <w:t xml:space="preserve">  cms</w:t>
      </w:r>
    </w:p>
    <w:p w:rsidR="00146E99" w:rsidRPr="005574BF" w:rsidRDefault="00146E99" w:rsidP="00C2646E">
      <w:pPr>
        <w:numPr>
          <w:ilvl w:val="0"/>
          <w:numId w:val="2"/>
        </w:numPr>
      </w:pPr>
      <w:r>
        <w:rPr>
          <w:b/>
        </w:rPr>
        <w:t>Colocar  guía para sellado</w:t>
      </w:r>
    </w:p>
    <w:p w:rsidR="00C2646E" w:rsidRPr="00150D1A" w:rsidRDefault="00C2646E" w:rsidP="00C2646E">
      <w:pPr>
        <w:ind w:left="1860"/>
      </w:pPr>
    </w:p>
    <w:p w:rsidR="00C2646E" w:rsidRDefault="00C2646E" w:rsidP="00C2646E">
      <w:pPr>
        <w:ind w:left="885"/>
      </w:pPr>
    </w:p>
    <w:p w:rsidR="00C2646E" w:rsidRDefault="00C2646E" w:rsidP="00C2646E">
      <w:pPr>
        <w:ind w:left="885"/>
      </w:pPr>
    </w:p>
    <w:p w:rsidR="00C2646E" w:rsidRDefault="00C2646E" w:rsidP="00C2646E">
      <w:r>
        <w:t>Agradezco la atención y colaboración prestada.</w:t>
      </w:r>
    </w:p>
    <w:p w:rsidR="00C2646E" w:rsidRDefault="00C2646E" w:rsidP="00C2646E"/>
    <w:p w:rsidR="00C2646E" w:rsidRDefault="00C2646E" w:rsidP="00C2646E"/>
    <w:p w:rsidR="00C2646E" w:rsidRDefault="00C2646E" w:rsidP="00C2646E">
      <w:r>
        <w:t>Cordialmente,</w:t>
      </w:r>
    </w:p>
    <w:p w:rsidR="00C2646E" w:rsidRDefault="00C2646E" w:rsidP="00C2646E"/>
    <w:p w:rsidR="00C2646E" w:rsidRDefault="00C2646E" w:rsidP="00C2646E"/>
    <w:p w:rsidR="00C2646E" w:rsidRDefault="00C2646E" w:rsidP="00C2646E"/>
    <w:p w:rsidR="00C2646E" w:rsidRDefault="00C2646E" w:rsidP="00C2646E">
      <w:r>
        <w:t>RICARDO CASAS ZAPATA</w:t>
      </w:r>
    </w:p>
    <w:p w:rsidR="00C2646E" w:rsidRDefault="00C2646E" w:rsidP="00C2646E">
      <w:r>
        <w:t>Director</w:t>
      </w:r>
    </w:p>
    <w:p w:rsidR="00C2646E" w:rsidRDefault="00C2646E" w:rsidP="00C2646E">
      <w:pPr>
        <w:rPr>
          <w:b/>
        </w:rPr>
      </w:pPr>
    </w:p>
    <w:p w:rsidR="00C2646E" w:rsidRDefault="00C2646E" w:rsidP="00C2646E"/>
    <w:p w:rsidR="00C2646E" w:rsidRDefault="00C2646E" w:rsidP="00E107BC">
      <w:pPr>
        <w:rPr>
          <w:b/>
        </w:rPr>
      </w:pPr>
    </w:p>
    <w:p w:rsidR="00660AFB" w:rsidRDefault="00660AFB" w:rsidP="00E107BC">
      <w:pPr>
        <w:rPr>
          <w:b/>
        </w:rPr>
      </w:pPr>
    </w:p>
    <w:p w:rsidR="00660AFB" w:rsidRDefault="00660AFB" w:rsidP="00E107BC">
      <w:pPr>
        <w:rPr>
          <w:b/>
        </w:rPr>
      </w:pPr>
    </w:p>
    <w:p w:rsidR="00660AFB" w:rsidRDefault="00660AFB" w:rsidP="00660AFB"/>
    <w:p w:rsidR="00660AFB" w:rsidRDefault="00660AFB" w:rsidP="00660AFB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660AFB" w:rsidRDefault="00660AFB" w:rsidP="00660AFB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660AFB" w:rsidRDefault="00660AFB" w:rsidP="00660AFB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660AFB" w:rsidRDefault="00660AFB" w:rsidP="00660AFB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660AFB" w:rsidRDefault="00660AFB" w:rsidP="00660AFB">
      <w:pPr>
        <w:pStyle w:val="Ttulo1"/>
      </w:pPr>
    </w:p>
    <w:p w:rsidR="00660AFB" w:rsidRDefault="00660AFB" w:rsidP="00660AFB">
      <w:pPr>
        <w:pStyle w:val="Ttulo1"/>
      </w:pPr>
      <w:r>
        <w:t>ORDEN DE TRABAJO  N °      06871</w:t>
      </w:r>
    </w:p>
    <w:p w:rsidR="00660AFB" w:rsidRDefault="00660AFB" w:rsidP="00660AFB"/>
    <w:p w:rsidR="00660AFB" w:rsidRDefault="00660AFB" w:rsidP="00660AFB">
      <w:r>
        <w:t>FECHA:</w:t>
      </w:r>
      <w:r>
        <w:tab/>
        <w:t>Medellín, Julio   13    de   2010</w:t>
      </w:r>
    </w:p>
    <w:p w:rsidR="00660AFB" w:rsidRDefault="00660AFB" w:rsidP="00660AFB">
      <w:r>
        <w:t>PARA:</w:t>
      </w:r>
      <w:r>
        <w:tab/>
      </w:r>
      <w:r>
        <w:tab/>
        <w:t>PLÁSTICOS DARMA</w:t>
      </w:r>
    </w:p>
    <w:p w:rsidR="00660AFB" w:rsidRDefault="00660AFB" w:rsidP="00660AFB">
      <w:r>
        <w:t>ATENCIÓN:</w:t>
      </w:r>
      <w:r>
        <w:tab/>
        <w:t>Sr. Darío Jaramillo</w:t>
      </w:r>
    </w:p>
    <w:p w:rsidR="00660AFB" w:rsidRDefault="00660AFB" w:rsidP="00660AFB">
      <w:r>
        <w:tab/>
      </w:r>
      <w:r>
        <w:tab/>
        <w:t>Gerente.</w:t>
      </w:r>
    </w:p>
    <w:p w:rsidR="00660AFB" w:rsidRDefault="00660AFB" w:rsidP="00660AFB"/>
    <w:p w:rsidR="00660AFB" w:rsidRDefault="00660AFB" w:rsidP="00660AFB">
      <w:r>
        <w:t>Apreciado Don Darío:</w:t>
      </w:r>
    </w:p>
    <w:p w:rsidR="00660AFB" w:rsidRDefault="00660AFB" w:rsidP="00660AFB"/>
    <w:p w:rsidR="00660AFB" w:rsidRDefault="00660AFB" w:rsidP="00660AFB">
      <w:r>
        <w:t>Con la presente estamos solicitando el siguiente servicio de  IMPRESIÓN :</w:t>
      </w:r>
    </w:p>
    <w:p w:rsidR="00660AFB" w:rsidRDefault="00660AFB" w:rsidP="00660AFB"/>
    <w:p w:rsidR="00660AFB" w:rsidRDefault="00660AFB" w:rsidP="00660AFB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660AFB" w:rsidRDefault="00660AFB" w:rsidP="00660AFB">
      <w:r>
        <w:t xml:space="preserve">MATERIAL   :           Polipropileno Tubular de </w:t>
      </w:r>
      <w:r>
        <w:rPr>
          <w:b/>
        </w:rPr>
        <w:t>40</w:t>
      </w:r>
      <w:r>
        <w:t xml:space="preserve"> cms</w:t>
      </w:r>
    </w:p>
    <w:p w:rsidR="00660AFB" w:rsidRDefault="00660AFB" w:rsidP="00660AFB">
      <w:r>
        <w:t xml:space="preserve">CLIBRE      :               </w:t>
      </w:r>
      <w:r>
        <w:rPr>
          <w:b/>
        </w:rPr>
        <w:t>2.0  ”</w:t>
      </w:r>
    </w:p>
    <w:p w:rsidR="00660AFB" w:rsidRDefault="00660AFB" w:rsidP="00660AFB">
      <w:r>
        <w:t>REFERENCIA:</w:t>
      </w:r>
      <w:r>
        <w:tab/>
      </w:r>
      <w:r>
        <w:rPr>
          <w:b/>
        </w:rPr>
        <w:t>CARMEL  JEAN</w:t>
      </w:r>
    </w:p>
    <w:p w:rsidR="00660AFB" w:rsidRDefault="00844C30" w:rsidP="00660AFB">
      <w:r>
        <w:t>CANTIDAD    :          26</w:t>
      </w:r>
      <w:r w:rsidR="00660AFB">
        <w:t>0    Kg</w:t>
      </w:r>
    </w:p>
    <w:p w:rsidR="00660AFB" w:rsidRDefault="00660AFB" w:rsidP="00660AFB">
      <w:r>
        <w:t>COLORES:</w:t>
      </w:r>
      <w:r>
        <w:tab/>
      </w:r>
      <w:r>
        <w:tab/>
        <w:t>1 (  MAGENTA  )</w:t>
      </w:r>
    </w:p>
    <w:p w:rsidR="00660AFB" w:rsidRDefault="00660AFB" w:rsidP="00660AFB">
      <w:r>
        <w:t>CARAS:</w:t>
      </w:r>
      <w:r>
        <w:tab/>
      </w:r>
      <w:r>
        <w:tab/>
        <w:t>1</w:t>
      </w:r>
    </w:p>
    <w:p w:rsidR="00660AFB" w:rsidRDefault="00660AFB" w:rsidP="00660AFB">
      <w:r>
        <w:t>REPETICIÓN:</w:t>
      </w:r>
      <w:r>
        <w:tab/>
        <w:t>30</w:t>
      </w:r>
    </w:p>
    <w:p w:rsidR="00660AFB" w:rsidRDefault="00660AFB" w:rsidP="00660AFB">
      <w:r>
        <w:t>RODILLO:</w:t>
      </w:r>
      <w:r>
        <w:tab/>
      </w:r>
      <w:r>
        <w:tab/>
        <w:t>30</w:t>
      </w:r>
    </w:p>
    <w:p w:rsidR="00660AFB" w:rsidRDefault="00660AFB" w:rsidP="00660AFB">
      <w:r>
        <w:t>BOLSA:</w:t>
      </w:r>
      <w:r>
        <w:tab/>
      </w:r>
      <w:r>
        <w:tab/>
      </w:r>
      <w:r>
        <w:rPr>
          <w:b/>
        </w:rPr>
        <w:t>30  x  38 + 5</w:t>
      </w:r>
      <w:r>
        <w:t xml:space="preserve">  solapa interna  cms</w:t>
      </w:r>
    </w:p>
    <w:p w:rsidR="00660AFB" w:rsidRDefault="00660AFB" w:rsidP="00660AFB">
      <w:r>
        <w:t>SELLADO:</w:t>
      </w:r>
      <w:r>
        <w:tab/>
      </w:r>
      <w:r>
        <w:tab/>
        <w:t>Para selle lateral.</w:t>
      </w:r>
    </w:p>
    <w:p w:rsidR="00660AFB" w:rsidRDefault="00660AFB" w:rsidP="00660AFB"/>
    <w:p w:rsidR="00660AFB" w:rsidRDefault="00660AFB" w:rsidP="00660AFB">
      <w:r>
        <w:rPr>
          <w:b/>
          <w:bCs/>
          <w:u w:val="single"/>
        </w:rPr>
        <w:t>NOTA:</w:t>
      </w:r>
      <w:r>
        <w:t xml:space="preserve">  </w:t>
      </w:r>
      <w:r>
        <w:rPr>
          <w:b/>
          <w:sz w:val="28"/>
          <w:szCs w:val="28"/>
          <w:u w:val="single"/>
        </w:rPr>
        <w:t>* Cyreles  en su  planta</w:t>
      </w:r>
    </w:p>
    <w:p w:rsidR="00660AFB" w:rsidRDefault="00660AFB" w:rsidP="00660AFB">
      <w:pPr>
        <w:numPr>
          <w:ilvl w:val="0"/>
          <w:numId w:val="3"/>
        </w:numPr>
      </w:pPr>
      <w:r>
        <w:t>Se envían muestra física  para tonos y alturas</w:t>
      </w:r>
    </w:p>
    <w:p w:rsidR="00660AFB" w:rsidRDefault="00660AFB" w:rsidP="00660AFB">
      <w:pPr>
        <w:numPr>
          <w:ilvl w:val="0"/>
          <w:numId w:val="4"/>
        </w:numPr>
        <w:rPr>
          <w:b/>
        </w:rPr>
      </w:pPr>
      <w:r>
        <w:t xml:space="preserve">Se  envia el material de PP de </w:t>
      </w:r>
      <w:r>
        <w:rPr>
          <w:b/>
        </w:rPr>
        <w:t xml:space="preserve">40 </w:t>
      </w:r>
      <w:r>
        <w:t xml:space="preserve"> </w:t>
      </w:r>
      <w:r>
        <w:rPr>
          <w:b/>
        </w:rPr>
        <w:t>cms</w:t>
      </w:r>
    </w:p>
    <w:p w:rsidR="00660AFB" w:rsidRDefault="00660AFB" w:rsidP="00660AFB">
      <w:pPr>
        <w:ind w:left="885"/>
      </w:pPr>
    </w:p>
    <w:p w:rsidR="00660AFB" w:rsidRDefault="00660AFB" w:rsidP="00660AFB">
      <w:pPr>
        <w:ind w:left="885"/>
      </w:pPr>
    </w:p>
    <w:p w:rsidR="00660AFB" w:rsidRDefault="00660AFB" w:rsidP="00660AFB">
      <w:r>
        <w:t>Agradezco la atención y colaboración prestada.</w:t>
      </w:r>
    </w:p>
    <w:p w:rsidR="00660AFB" w:rsidRDefault="00660AFB" w:rsidP="00660AFB"/>
    <w:p w:rsidR="00660AFB" w:rsidRDefault="00660AFB" w:rsidP="00660AFB"/>
    <w:p w:rsidR="00660AFB" w:rsidRDefault="00660AFB" w:rsidP="00660AFB">
      <w:r>
        <w:t>Cordialmente,</w:t>
      </w:r>
    </w:p>
    <w:p w:rsidR="00660AFB" w:rsidRDefault="00660AFB" w:rsidP="00660AFB"/>
    <w:p w:rsidR="00660AFB" w:rsidRDefault="00660AFB" w:rsidP="00660AFB"/>
    <w:p w:rsidR="00660AFB" w:rsidRDefault="00660AFB" w:rsidP="00660AFB"/>
    <w:p w:rsidR="00660AFB" w:rsidRDefault="00660AFB" w:rsidP="00660AFB">
      <w:r>
        <w:t>RICARDO CASAS ZAPATA</w:t>
      </w:r>
    </w:p>
    <w:p w:rsidR="00660AFB" w:rsidRDefault="00660AFB" w:rsidP="00660AFB">
      <w:r>
        <w:t>Director.</w:t>
      </w:r>
    </w:p>
    <w:p w:rsidR="00660AFB" w:rsidRDefault="00660AFB" w:rsidP="00660AFB"/>
    <w:p w:rsidR="00660AFB" w:rsidRDefault="00660AFB" w:rsidP="00E107BC">
      <w:pPr>
        <w:rPr>
          <w:b/>
        </w:rPr>
      </w:pPr>
    </w:p>
    <w:p w:rsidR="00E55544" w:rsidRDefault="00E55544" w:rsidP="00E107BC">
      <w:pPr>
        <w:rPr>
          <w:b/>
        </w:rPr>
      </w:pPr>
    </w:p>
    <w:p w:rsidR="00E55544" w:rsidRDefault="00E55544" w:rsidP="00E107BC">
      <w:pPr>
        <w:rPr>
          <w:b/>
        </w:rPr>
      </w:pPr>
    </w:p>
    <w:p w:rsidR="00E55544" w:rsidRDefault="00E55544" w:rsidP="00E107BC">
      <w:pPr>
        <w:rPr>
          <w:b/>
        </w:rPr>
      </w:pPr>
    </w:p>
    <w:p w:rsidR="00E55544" w:rsidRDefault="00E55544" w:rsidP="00E107BC">
      <w:pPr>
        <w:rPr>
          <w:b/>
        </w:rPr>
      </w:pPr>
    </w:p>
    <w:p w:rsidR="00E55544" w:rsidRDefault="00E55544" w:rsidP="00E107BC">
      <w:pPr>
        <w:rPr>
          <w:b/>
        </w:rPr>
      </w:pPr>
    </w:p>
    <w:p w:rsidR="00E55544" w:rsidRDefault="00E55544" w:rsidP="00E55544">
      <w:pPr>
        <w:rPr>
          <w:b/>
        </w:rPr>
      </w:pPr>
    </w:p>
    <w:p w:rsidR="00E55544" w:rsidRDefault="00E55544" w:rsidP="00E55544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E55544" w:rsidRDefault="00E55544" w:rsidP="00E55544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E55544" w:rsidRDefault="00E55544" w:rsidP="00E55544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E55544" w:rsidRDefault="00E55544" w:rsidP="00E55544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E55544" w:rsidRDefault="00E55544" w:rsidP="00E55544"/>
    <w:p w:rsidR="00E55544" w:rsidRDefault="00E55544" w:rsidP="00E55544">
      <w:pPr>
        <w:pStyle w:val="Ttulo1"/>
      </w:pPr>
      <w:r>
        <w:t>ORDEN DE TRABAJO   N°      06788</w:t>
      </w:r>
    </w:p>
    <w:p w:rsidR="00E55544" w:rsidRDefault="00E55544" w:rsidP="00E55544"/>
    <w:p w:rsidR="00E55544" w:rsidRDefault="00E55544" w:rsidP="00E55544">
      <w:r>
        <w:t>FECHA:</w:t>
      </w:r>
      <w:r>
        <w:tab/>
        <w:t>Medellín, Julio   13    de   2010</w:t>
      </w:r>
    </w:p>
    <w:p w:rsidR="00E55544" w:rsidRDefault="00E55544" w:rsidP="00E55544">
      <w:r>
        <w:t>PARA:</w:t>
      </w:r>
      <w:r>
        <w:tab/>
      </w:r>
      <w:r>
        <w:tab/>
        <w:t>PLÁSTICOS   DARMA</w:t>
      </w:r>
    </w:p>
    <w:p w:rsidR="00E55544" w:rsidRDefault="00E55544" w:rsidP="00E55544">
      <w:r>
        <w:t>ATENCIÓN:</w:t>
      </w:r>
      <w:r>
        <w:tab/>
        <w:t>Sr. DARIO JARAMILLO</w:t>
      </w:r>
    </w:p>
    <w:p w:rsidR="00E55544" w:rsidRDefault="00E55544" w:rsidP="00E55544"/>
    <w:p w:rsidR="00E55544" w:rsidRDefault="00E55544" w:rsidP="00E55544">
      <w:r>
        <w:t>Apreciado Dn DARIO:</w:t>
      </w:r>
    </w:p>
    <w:p w:rsidR="00E55544" w:rsidRDefault="00E55544" w:rsidP="00E55544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E55544" w:rsidRDefault="00E55544" w:rsidP="00E55544"/>
    <w:p w:rsidR="00E55544" w:rsidRDefault="00E55544" w:rsidP="00E55544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E55544" w:rsidRDefault="00E55544" w:rsidP="00E55544"/>
    <w:p w:rsidR="00E55544" w:rsidRDefault="00E55544" w:rsidP="00E55544">
      <w:r>
        <w:t>MATERIAL :</w:t>
      </w:r>
      <w:r>
        <w:tab/>
      </w:r>
      <w:r>
        <w:tab/>
        <w:t>Polietileno de Baja  densidad   Blanco  Tubular</w:t>
      </w:r>
    </w:p>
    <w:p w:rsidR="00E55544" w:rsidRDefault="00E55544" w:rsidP="00E55544">
      <w:r>
        <w:t>MEDIDA:</w:t>
      </w:r>
      <w:r>
        <w:tab/>
      </w:r>
      <w:r>
        <w:tab/>
      </w:r>
      <w:r w:rsidRPr="008D3CB8">
        <w:rPr>
          <w:b/>
        </w:rPr>
        <w:t>30</w:t>
      </w:r>
      <w:r>
        <w:t xml:space="preserve">   cms   </w:t>
      </w:r>
    </w:p>
    <w:p w:rsidR="00E55544" w:rsidRDefault="00E55544" w:rsidP="00E55544">
      <w:r>
        <w:t>CALIBRE :</w:t>
      </w:r>
      <w:r>
        <w:tab/>
      </w:r>
      <w:r>
        <w:tab/>
      </w:r>
      <w:r w:rsidRPr="008D3CB8">
        <w:rPr>
          <w:b/>
        </w:rPr>
        <w:t>4.8</w:t>
      </w:r>
      <w:r>
        <w:t xml:space="preserve">   “</w:t>
      </w:r>
    </w:p>
    <w:p w:rsidR="00E55544" w:rsidRDefault="00E55544" w:rsidP="00E55544">
      <w:r>
        <w:t>COLOR :</w:t>
      </w:r>
      <w:r>
        <w:tab/>
      </w:r>
      <w:r>
        <w:tab/>
        <w:t>Blanco</w:t>
      </w:r>
    </w:p>
    <w:p w:rsidR="00E55544" w:rsidRPr="0007721A" w:rsidRDefault="00E55544" w:rsidP="00E55544">
      <w:r>
        <w:t xml:space="preserve">TRATADO : </w:t>
      </w:r>
      <w:r>
        <w:tab/>
      </w:r>
      <w:r>
        <w:tab/>
        <w:t>1  cara</w:t>
      </w:r>
    </w:p>
    <w:p w:rsidR="00E55544" w:rsidRDefault="00E55544" w:rsidP="00E55544">
      <w:r>
        <w:t xml:space="preserve">CANTIDAD : </w:t>
      </w:r>
      <w:r>
        <w:tab/>
      </w:r>
      <w:r w:rsidRPr="001C4A3E">
        <w:rPr>
          <w:b/>
        </w:rPr>
        <w:t>280</w:t>
      </w:r>
      <w:r>
        <w:t xml:space="preserve">    kg</w:t>
      </w:r>
    </w:p>
    <w:p w:rsidR="00E55544" w:rsidRDefault="00E55544" w:rsidP="00E55544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>2 ( Según muestra  )  ( Azul – Azul )</w:t>
      </w:r>
    </w:p>
    <w:p w:rsidR="00E55544" w:rsidRDefault="00E55544" w:rsidP="00E55544">
      <w:r>
        <w:t xml:space="preserve">CARAS : </w:t>
      </w:r>
      <w:r>
        <w:tab/>
      </w:r>
      <w:r>
        <w:tab/>
        <w:t>2  ( 2  x  1  )</w:t>
      </w:r>
    </w:p>
    <w:p w:rsidR="00E55544" w:rsidRDefault="00E55544" w:rsidP="00E55544">
      <w:r>
        <w:t xml:space="preserve">REPETICIÓN : </w:t>
      </w:r>
      <w:r>
        <w:tab/>
      </w:r>
      <w:r w:rsidR="002F3CE2">
        <w:tab/>
      </w:r>
      <w:r>
        <w:t>40   cms</w:t>
      </w:r>
    </w:p>
    <w:p w:rsidR="00E55544" w:rsidRDefault="00E55544" w:rsidP="00E55544">
      <w:r>
        <w:t>RODILLO :</w:t>
      </w:r>
      <w:r>
        <w:tab/>
      </w:r>
      <w:r>
        <w:tab/>
        <w:t>40</w:t>
      </w:r>
    </w:p>
    <w:p w:rsidR="00E55544" w:rsidRDefault="00E55544" w:rsidP="00E55544">
      <w:r>
        <w:t>BOLSA  :</w:t>
      </w:r>
      <w:r>
        <w:tab/>
      </w:r>
      <w:r>
        <w:tab/>
      </w:r>
      <w:r w:rsidRPr="00336CAC">
        <w:rPr>
          <w:b/>
        </w:rPr>
        <w:t>30  x  40   cm</w:t>
      </w:r>
      <w:r>
        <w:t xml:space="preserve">    </w:t>
      </w:r>
    </w:p>
    <w:p w:rsidR="00E55544" w:rsidRDefault="00E55544" w:rsidP="00E55544">
      <w:r>
        <w:t>SELLADO .</w:t>
      </w:r>
      <w:r>
        <w:tab/>
      </w:r>
      <w:r>
        <w:tab/>
        <w:t xml:space="preserve">Fondo  Tipo  Servo </w:t>
      </w:r>
    </w:p>
    <w:p w:rsidR="00E55544" w:rsidRDefault="00E55544" w:rsidP="00E55544">
      <w:r>
        <w:t>REFERENCIA :</w:t>
      </w:r>
      <w:r>
        <w:tab/>
      </w:r>
      <w:r w:rsidRPr="00F553FA">
        <w:rPr>
          <w:b/>
        </w:rPr>
        <w:t>TECNAS   5  KILOS</w:t>
      </w:r>
    </w:p>
    <w:p w:rsidR="00E55544" w:rsidRDefault="00E55544" w:rsidP="00E55544"/>
    <w:p w:rsidR="00E55544" w:rsidRDefault="00E55544" w:rsidP="00E55544"/>
    <w:p w:rsidR="00E55544" w:rsidRDefault="00E55544" w:rsidP="00E55544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 w:rsidRPr="00F553FA">
        <w:rPr>
          <w:bCs/>
        </w:rPr>
        <w:t>Cyreles en su planta</w:t>
      </w:r>
      <w:r>
        <w:rPr>
          <w:b/>
          <w:bCs/>
        </w:rPr>
        <w:t>.</w:t>
      </w:r>
    </w:p>
    <w:p w:rsidR="00E55544" w:rsidRDefault="00E55544" w:rsidP="00E55544">
      <w:r>
        <w:t xml:space="preserve">                   -   Anexo muestra física para   alturas y Tonos.</w:t>
      </w:r>
    </w:p>
    <w:p w:rsidR="00E55544" w:rsidRDefault="00E55544" w:rsidP="00E55544">
      <w:r>
        <w:tab/>
        <w:t xml:space="preserve">        -  No colocar pie de Imprenta.</w:t>
      </w:r>
    </w:p>
    <w:p w:rsidR="00E55544" w:rsidRDefault="00E55544" w:rsidP="00E55544">
      <w:pPr>
        <w:rPr>
          <w:b/>
          <w:u w:val="single"/>
        </w:rPr>
      </w:pPr>
      <w:r>
        <w:tab/>
        <w:t xml:space="preserve">        </w:t>
      </w:r>
      <w:r w:rsidRPr="00F553FA">
        <w:rPr>
          <w:b/>
        </w:rPr>
        <w:t xml:space="preserve">-   </w:t>
      </w:r>
      <w:r w:rsidRPr="00F553FA">
        <w:rPr>
          <w:b/>
          <w:u w:val="single"/>
        </w:rPr>
        <w:t>Utilizar tinta especial</w:t>
      </w:r>
      <w:r>
        <w:rPr>
          <w:b/>
          <w:u w:val="single"/>
        </w:rPr>
        <w:t xml:space="preserve">    </w:t>
      </w:r>
    </w:p>
    <w:p w:rsidR="00E55544" w:rsidRDefault="00E55544" w:rsidP="00E55544">
      <w:pPr>
        <w:rPr>
          <w:b/>
        </w:rPr>
      </w:pP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E55544" w:rsidRPr="0066704D" w:rsidRDefault="00E55544" w:rsidP="00E55544">
      <w:pPr>
        <w:rPr>
          <w:b/>
          <w:u w:val="single"/>
        </w:rPr>
      </w:pPr>
      <w:r>
        <w:rPr>
          <w:b/>
        </w:rPr>
        <w:tab/>
        <w:t xml:space="preserve">        -  EL MATERIAL LO ENVIA  P.U .</w:t>
      </w:r>
    </w:p>
    <w:p w:rsidR="00E55544" w:rsidRPr="0066704D" w:rsidRDefault="00E55544" w:rsidP="00E55544">
      <w:pPr>
        <w:rPr>
          <w:b/>
        </w:rPr>
      </w:pPr>
    </w:p>
    <w:p w:rsidR="00E55544" w:rsidRDefault="00E55544" w:rsidP="00E55544">
      <w:r>
        <w:tab/>
      </w:r>
      <w:r>
        <w:tab/>
      </w:r>
    </w:p>
    <w:p w:rsidR="00E55544" w:rsidRDefault="00E55544" w:rsidP="00E55544">
      <w:r>
        <w:t>Agradezco la atención y colaboración prestada.</w:t>
      </w:r>
    </w:p>
    <w:p w:rsidR="00E55544" w:rsidRDefault="00E55544" w:rsidP="00E55544"/>
    <w:p w:rsidR="00E55544" w:rsidRDefault="00E55544" w:rsidP="00E55544"/>
    <w:p w:rsidR="00E55544" w:rsidRDefault="00E55544" w:rsidP="00E55544"/>
    <w:p w:rsidR="00E55544" w:rsidRDefault="00E55544" w:rsidP="00E55544">
      <w:r>
        <w:t>Cordialmente</w:t>
      </w:r>
    </w:p>
    <w:p w:rsidR="00E55544" w:rsidRDefault="00E55544" w:rsidP="00E55544"/>
    <w:p w:rsidR="00E55544" w:rsidRDefault="00E55544" w:rsidP="00E55544"/>
    <w:p w:rsidR="00E55544" w:rsidRDefault="00E55544" w:rsidP="00E55544">
      <w:r>
        <w:t>RICARDO CASAS ZAPATA</w:t>
      </w:r>
    </w:p>
    <w:p w:rsidR="00E55544" w:rsidRDefault="00E55544" w:rsidP="00E55544">
      <w:r>
        <w:t>Director.</w:t>
      </w:r>
    </w:p>
    <w:p w:rsidR="00E55544" w:rsidRDefault="00E55544" w:rsidP="00E107BC">
      <w:pPr>
        <w:rPr>
          <w:b/>
        </w:rPr>
      </w:pPr>
    </w:p>
    <w:p w:rsidR="00E55544" w:rsidRDefault="00E55544" w:rsidP="00E107BC">
      <w:pPr>
        <w:rPr>
          <w:b/>
        </w:rPr>
      </w:pPr>
    </w:p>
    <w:p w:rsidR="00EC0E68" w:rsidRDefault="00EC0E68" w:rsidP="00E107BC">
      <w:pPr>
        <w:rPr>
          <w:b/>
        </w:rPr>
      </w:pPr>
    </w:p>
    <w:p w:rsidR="00EC0E68" w:rsidRDefault="00EC0E68" w:rsidP="00EC0E68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EC0E68" w:rsidRDefault="00EC0E68" w:rsidP="00EC0E68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EC0E68" w:rsidRDefault="00EC0E68" w:rsidP="00EC0E68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EC0E68" w:rsidRDefault="00EC0E68" w:rsidP="00EC0E68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EC0E68" w:rsidRDefault="00EC0E68" w:rsidP="00EC0E68"/>
    <w:p w:rsidR="00EC0E68" w:rsidRDefault="00EC0E68" w:rsidP="00EC0E68">
      <w:pPr>
        <w:pStyle w:val="Ttulo1"/>
      </w:pPr>
      <w:r>
        <w:t>ORDEN DE TRABAJO    N°      06884</w:t>
      </w:r>
    </w:p>
    <w:p w:rsidR="00EC0E68" w:rsidRDefault="00EC0E68" w:rsidP="00EC0E68"/>
    <w:p w:rsidR="00EC0E68" w:rsidRDefault="005E4482" w:rsidP="00EC0E68">
      <w:r>
        <w:t>FECHA:</w:t>
      </w:r>
      <w:r>
        <w:tab/>
        <w:t xml:space="preserve">Medellín,  Julio </w:t>
      </w:r>
      <w:r w:rsidR="00270D1E">
        <w:t xml:space="preserve">   15</w:t>
      </w:r>
      <w:r w:rsidR="00EC0E68">
        <w:t xml:space="preserve">  de   2010</w:t>
      </w:r>
    </w:p>
    <w:p w:rsidR="00EC0E68" w:rsidRDefault="00EC0E68" w:rsidP="00EC0E68">
      <w:r>
        <w:t>PARA:</w:t>
      </w:r>
      <w:r>
        <w:tab/>
      </w:r>
      <w:r>
        <w:tab/>
        <w:t>PLÁSTICOS DARMA</w:t>
      </w:r>
    </w:p>
    <w:p w:rsidR="00EC0E68" w:rsidRDefault="00EC0E68" w:rsidP="00EC0E68">
      <w:r>
        <w:t>ATENCIÓN:</w:t>
      </w:r>
      <w:r>
        <w:tab/>
        <w:t>Sr. DARIO JARAMILLO</w:t>
      </w:r>
    </w:p>
    <w:p w:rsidR="00EC0E68" w:rsidRDefault="00EC0E68" w:rsidP="00EC0E68"/>
    <w:p w:rsidR="00EC0E68" w:rsidRDefault="00EC0E68" w:rsidP="00EC0E68">
      <w:r>
        <w:t>Apreciado Dn DARIO:</w:t>
      </w:r>
    </w:p>
    <w:p w:rsidR="00EC0E68" w:rsidRDefault="00EC0E68" w:rsidP="00EC0E68">
      <w:r>
        <w:t>Con la presente estamos solicitando el siguiente servicio de extrusión e impresión</w:t>
      </w:r>
    </w:p>
    <w:p w:rsidR="00EC0E68" w:rsidRDefault="00EC0E68" w:rsidP="00EC0E68"/>
    <w:p w:rsidR="00EC0E68" w:rsidRDefault="00EC0E68" w:rsidP="00EC0E68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EC0E68" w:rsidRDefault="00EC0E68" w:rsidP="00EC0E68"/>
    <w:p w:rsidR="00EC0E68" w:rsidRDefault="00EC0E68" w:rsidP="00EC0E68">
      <w:r>
        <w:t>MATERIAL :</w:t>
      </w:r>
      <w:r>
        <w:tab/>
      </w:r>
      <w:r>
        <w:tab/>
        <w:t xml:space="preserve">Polietileno de Baja  densidad   </w:t>
      </w:r>
      <w:r w:rsidRPr="0051457F">
        <w:rPr>
          <w:b/>
        </w:rPr>
        <w:t>FUCSIA</w:t>
      </w:r>
      <w:r>
        <w:t xml:space="preserve">  Tubular</w:t>
      </w:r>
    </w:p>
    <w:p w:rsidR="00EC0E68" w:rsidRDefault="00EC0E68" w:rsidP="00EC0E68">
      <w:r>
        <w:t>MEDIDA:</w:t>
      </w:r>
      <w:r>
        <w:tab/>
      </w:r>
      <w:r>
        <w:tab/>
      </w:r>
      <w:r w:rsidRPr="007673F0">
        <w:rPr>
          <w:b/>
        </w:rPr>
        <w:t>50</w:t>
      </w:r>
      <w:r>
        <w:t xml:space="preserve">   cms   </w:t>
      </w:r>
    </w:p>
    <w:p w:rsidR="00EC0E68" w:rsidRDefault="00EC0E68" w:rsidP="00EC0E68">
      <w:r>
        <w:t>CALIBRE :</w:t>
      </w:r>
      <w:r>
        <w:tab/>
      </w:r>
      <w:r>
        <w:tab/>
      </w:r>
      <w:r w:rsidRPr="007673F0">
        <w:rPr>
          <w:b/>
        </w:rPr>
        <w:t>2.3</w:t>
      </w:r>
      <w:r>
        <w:t xml:space="preserve">   “</w:t>
      </w:r>
    </w:p>
    <w:p w:rsidR="00EC0E68" w:rsidRDefault="00EC0E68" w:rsidP="00EC0E68">
      <w:r>
        <w:t>COLOR :</w:t>
      </w:r>
      <w:r>
        <w:tab/>
      </w:r>
      <w:r>
        <w:tab/>
        <w:t>FUCSIA</w:t>
      </w:r>
    </w:p>
    <w:p w:rsidR="00EC0E68" w:rsidRDefault="00EC0E68" w:rsidP="00EC0E68">
      <w:r>
        <w:t xml:space="preserve">TRATADO : </w:t>
      </w:r>
      <w:r>
        <w:tab/>
      </w:r>
      <w:r>
        <w:tab/>
        <w:t>1  cara</w:t>
      </w:r>
    </w:p>
    <w:p w:rsidR="00EC0E68" w:rsidRDefault="00EC0E68" w:rsidP="00EC0E68">
      <w:pPr>
        <w:rPr>
          <w:b/>
          <w:bCs/>
          <w:u w:val="single"/>
        </w:rPr>
      </w:pPr>
      <w:r>
        <w:t xml:space="preserve">CANTIDAD : </w:t>
      </w:r>
      <w:r>
        <w:tab/>
      </w:r>
      <w:r w:rsidR="000C258C">
        <w:rPr>
          <w:b/>
        </w:rPr>
        <w:t>22</w:t>
      </w:r>
      <w:r w:rsidRPr="009431BF">
        <w:rPr>
          <w:b/>
        </w:rPr>
        <w:t>0</w:t>
      </w:r>
      <w:r>
        <w:t xml:space="preserve">   kg</w:t>
      </w:r>
    </w:p>
    <w:p w:rsidR="00EC0E68" w:rsidRDefault="00EC0E68" w:rsidP="00EC0E68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>2 ( Según muestra  )   ( Blanco – Amarillo )</w:t>
      </w:r>
    </w:p>
    <w:p w:rsidR="00EC0E68" w:rsidRDefault="00EC0E68" w:rsidP="00EC0E68">
      <w:r>
        <w:t xml:space="preserve">CARAS : </w:t>
      </w:r>
      <w:r>
        <w:tab/>
      </w:r>
      <w:r>
        <w:tab/>
        <w:t>1  ( 2  x  1  )</w:t>
      </w:r>
    </w:p>
    <w:p w:rsidR="00EC0E68" w:rsidRDefault="00EC0E68" w:rsidP="00EC0E68">
      <w:r>
        <w:t xml:space="preserve">REPETICIÓN : </w:t>
      </w:r>
      <w:r>
        <w:tab/>
        <w:t>40  cms</w:t>
      </w:r>
    </w:p>
    <w:p w:rsidR="00EC0E68" w:rsidRDefault="00EC0E68" w:rsidP="00EC0E68">
      <w:r>
        <w:t>RODILLO :</w:t>
      </w:r>
      <w:r>
        <w:tab/>
      </w:r>
      <w:r>
        <w:tab/>
        <w:t>40</w:t>
      </w:r>
    </w:p>
    <w:p w:rsidR="00EC0E68" w:rsidRDefault="00EC0E68" w:rsidP="00EC0E68">
      <w:r>
        <w:t>BOLSA  :</w:t>
      </w:r>
      <w:r>
        <w:tab/>
      </w:r>
      <w:r>
        <w:tab/>
        <w:t xml:space="preserve">40 X 50    cm    </w:t>
      </w:r>
    </w:p>
    <w:p w:rsidR="00EC0E68" w:rsidRDefault="00EC0E68" w:rsidP="00EC0E68">
      <w:r>
        <w:t>SELLADO .</w:t>
      </w:r>
      <w:r>
        <w:tab/>
      </w:r>
      <w:r>
        <w:tab/>
        <w:t>Lateral</w:t>
      </w:r>
    </w:p>
    <w:p w:rsidR="00EC0E68" w:rsidRPr="0051457F" w:rsidRDefault="00EC0E68" w:rsidP="00EC0E68">
      <w:pPr>
        <w:rPr>
          <w:b/>
        </w:rPr>
      </w:pPr>
      <w:r>
        <w:t>REFERENCIA :</w:t>
      </w:r>
      <w:r>
        <w:tab/>
      </w:r>
      <w:r w:rsidRPr="0051457F">
        <w:rPr>
          <w:b/>
        </w:rPr>
        <w:t>PAQUETE  SORPRESA</w:t>
      </w:r>
    </w:p>
    <w:p w:rsidR="00EC0E68" w:rsidRDefault="00EC0E68" w:rsidP="00EC0E68"/>
    <w:p w:rsidR="00EC0E68" w:rsidRDefault="00EC0E68" w:rsidP="00EC0E68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>:     - Los cyreles  se encuentran en su planta</w:t>
      </w:r>
    </w:p>
    <w:p w:rsidR="00EC0E68" w:rsidRDefault="00EC0E68" w:rsidP="00EC0E68">
      <w:r>
        <w:t xml:space="preserve">                   -   Anexo muestra física para   alturas y Tonos.</w:t>
      </w:r>
    </w:p>
    <w:p w:rsidR="00EC0E68" w:rsidRDefault="00EC0E68" w:rsidP="00EC0E68">
      <w:pPr>
        <w:rPr>
          <w:b/>
        </w:rPr>
      </w:pPr>
      <w:r>
        <w:tab/>
        <w:t xml:space="preserve">        - </w:t>
      </w:r>
      <w:r>
        <w:rPr>
          <w:b/>
        </w:rPr>
        <w:t>Colocar pie de Imprenta-  Se aprueba impresion</w:t>
      </w:r>
    </w:p>
    <w:p w:rsidR="00EC0E68" w:rsidRDefault="00EC0E68" w:rsidP="00EC0E68">
      <w:pPr>
        <w:rPr>
          <w:b/>
        </w:rPr>
      </w:pPr>
      <w:r>
        <w:rPr>
          <w:b/>
        </w:rPr>
        <w:t xml:space="preserve">                    </w:t>
      </w:r>
    </w:p>
    <w:p w:rsidR="00EC0E68" w:rsidRDefault="00EC0E68" w:rsidP="00EC0E68">
      <w:r>
        <w:rPr>
          <w:b/>
        </w:rPr>
        <w:tab/>
      </w:r>
      <w:r>
        <w:tab/>
      </w:r>
    </w:p>
    <w:p w:rsidR="00EC0E68" w:rsidRDefault="00EC0E68" w:rsidP="00EC0E68">
      <w:pPr>
        <w:rPr>
          <w:b/>
          <w:u w:val="single"/>
        </w:rPr>
      </w:pPr>
    </w:p>
    <w:p w:rsidR="00EC0E68" w:rsidRDefault="00EC0E68" w:rsidP="00EC0E68">
      <w:r>
        <w:t>Agradezco la atención y colaboración prestada.</w:t>
      </w:r>
    </w:p>
    <w:p w:rsidR="00EC0E68" w:rsidRDefault="00EC0E68" w:rsidP="00EC0E68"/>
    <w:p w:rsidR="00EC0E68" w:rsidRDefault="00EC0E68" w:rsidP="00EC0E68"/>
    <w:p w:rsidR="00EC0E68" w:rsidRDefault="00EC0E68" w:rsidP="00EC0E68">
      <w:r>
        <w:t xml:space="preserve">Cordialmente </w:t>
      </w:r>
    </w:p>
    <w:p w:rsidR="00EC0E68" w:rsidRDefault="00EC0E68" w:rsidP="00EC0E68"/>
    <w:p w:rsidR="00EC0E68" w:rsidRDefault="00EC0E68" w:rsidP="00EC0E68"/>
    <w:p w:rsidR="00EC0E68" w:rsidRDefault="00EC0E68" w:rsidP="00EC0E68"/>
    <w:p w:rsidR="00EC0E68" w:rsidRDefault="00EC0E68" w:rsidP="00EC0E68">
      <w:r>
        <w:t>RICARDO CASAS ZAPATA</w:t>
      </w:r>
    </w:p>
    <w:p w:rsidR="00EC0E68" w:rsidRDefault="00EC0E68" w:rsidP="00EC0E68">
      <w:r>
        <w:t>Director.</w:t>
      </w:r>
    </w:p>
    <w:p w:rsidR="00EC0E68" w:rsidRDefault="00EC0E68" w:rsidP="00E107BC">
      <w:pPr>
        <w:rPr>
          <w:b/>
        </w:rPr>
      </w:pPr>
    </w:p>
    <w:p w:rsidR="00FC342A" w:rsidRDefault="00FC342A" w:rsidP="00E107BC">
      <w:pPr>
        <w:rPr>
          <w:b/>
        </w:rPr>
      </w:pPr>
    </w:p>
    <w:p w:rsidR="00FC342A" w:rsidRDefault="00FC342A" w:rsidP="00E107BC">
      <w:pPr>
        <w:rPr>
          <w:b/>
        </w:rPr>
      </w:pPr>
    </w:p>
    <w:p w:rsidR="00FC342A" w:rsidRDefault="00FC342A" w:rsidP="00E107BC">
      <w:pPr>
        <w:rPr>
          <w:b/>
        </w:rPr>
      </w:pPr>
    </w:p>
    <w:p w:rsidR="00FC342A" w:rsidRDefault="00FC342A" w:rsidP="00E107BC">
      <w:pPr>
        <w:rPr>
          <w:b/>
        </w:rPr>
      </w:pPr>
    </w:p>
    <w:p w:rsidR="00FC342A" w:rsidRDefault="00FC342A" w:rsidP="00FC342A"/>
    <w:p w:rsidR="00FC342A" w:rsidRDefault="00FC342A" w:rsidP="00FC342A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FC342A" w:rsidRDefault="00FC342A" w:rsidP="00FC342A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FC342A" w:rsidRDefault="00FC342A" w:rsidP="00FC342A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FC342A" w:rsidRDefault="00FC342A" w:rsidP="00FC342A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FC342A" w:rsidRDefault="00FC342A" w:rsidP="00FC342A"/>
    <w:p w:rsidR="00FC342A" w:rsidRDefault="00FC342A" w:rsidP="00FC342A">
      <w:pPr>
        <w:pStyle w:val="Ttulo1"/>
      </w:pPr>
      <w:r>
        <w:t xml:space="preserve">ORD EN DE </w:t>
      </w:r>
      <w:r w:rsidR="002941BB">
        <w:t>TRABAJO  N°      06886</w:t>
      </w:r>
    </w:p>
    <w:p w:rsidR="00FC342A" w:rsidRDefault="00FC342A" w:rsidP="00FC342A"/>
    <w:p w:rsidR="00FC342A" w:rsidRDefault="002941BB" w:rsidP="00FC342A">
      <w:r>
        <w:t>FECHA:</w:t>
      </w:r>
      <w:r>
        <w:tab/>
        <w:t>Medellín, Julio  16</w:t>
      </w:r>
      <w:r w:rsidR="00FC342A">
        <w:t xml:space="preserve">   de   2010</w:t>
      </w:r>
    </w:p>
    <w:p w:rsidR="00FC342A" w:rsidRDefault="00FC342A" w:rsidP="00FC342A">
      <w:r>
        <w:t>PARA:</w:t>
      </w:r>
      <w:r>
        <w:tab/>
      </w:r>
      <w:r>
        <w:tab/>
        <w:t>PLÁSTICOS DARMA</w:t>
      </w:r>
    </w:p>
    <w:p w:rsidR="00FC342A" w:rsidRDefault="00FC342A" w:rsidP="00FC342A">
      <w:r>
        <w:t>ATENCIÓN:</w:t>
      </w:r>
      <w:r>
        <w:tab/>
        <w:t>Sr. Darío Jaramillo</w:t>
      </w:r>
    </w:p>
    <w:p w:rsidR="00FC342A" w:rsidRDefault="00FC342A" w:rsidP="00FC342A">
      <w:r>
        <w:tab/>
      </w:r>
      <w:r>
        <w:tab/>
        <w:t>Gerente.</w:t>
      </w:r>
    </w:p>
    <w:p w:rsidR="00FC342A" w:rsidRDefault="00FC342A" w:rsidP="00FC342A"/>
    <w:p w:rsidR="00FC342A" w:rsidRDefault="00FC342A" w:rsidP="00FC342A">
      <w:r>
        <w:t>Apreciado Don Darío:</w:t>
      </w:r>
    </w:p>
    <w:p w:rsidR="00FC342A" w:rsidRDefault="00FC342A" w:rsidP="00FC342A"/>
    <w:p w:rsidR="00FC342A" w:rsidRPr="0096137E" w:rsidRDefault="00FC342A" w:rsidP="00FC342A">
      <w:pPr>
        <w:rPr>
          <w:b/>
        </w:rPr>
      </w:pPr>
      <w:r>
        <w:t>Con la presente estamos solicitando el siguiente Material :</w:t>
      </w:r>
    </w:p>
    <w:p w:rsidR="00FC342A" w:rsidRDefault="00FC342A" w:rsidP="00FC342A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FC342A" w:rsidRDefault="00FC342A" w:rsidP="00FC342A"/>
    <w:p w:rsidR="00FC342A" w:rsidRDefault="00FC342A" w:rsidP="00FC342A">
      <w:r>
        <w:t>MATERIAL:</w:t>
      </w:r>
      <w:r>
        <w:tab/>
      </w:r>
      <w:r>
        <w:tab/>
        <w:t xml:space="preserve">Polietileno Alta Densidad Pigmentado </w:t>
      </w:r>
      <w:r w:rsidRPr="00496357">
        <w:rPr>
          <w:b/>
        </w:rPr>
        <w:t xml:space="preserve">NEGRO </w:t>
      </w:r>
    </w:p>
    <w:p w:rsidR="00FC342A" w:rsidRDefault="00FC342A" w:rsidP="00FC342A">
      <w:r>
        <w:t>MEDIDA:</w:t>
      </w:r>
      <w:r>
        <w:tab/>
      </w:r>
      <w:r>
        <w:tab/>
      </w:r>
      <w:r>
        <w:rPr>
          <w:b/>
        </w:rPr>
        <w:t>40</w:t>
      </w:r>
      <w:r>
        <w:t xml:space="preserve">  Cms.</w:t>
      </w:r>
    </w:p>
    <w:p w:rsidR="00FC342A" w:rsidRDefault="00FC342A" w:rsidP="00FC342A">
      <w:pPr>
        <w:rPr>
          <w:b/>
          <w:bCs/>
        </w:rPr>
      </w:pPr>
      <w:r>
        <w:t>CALIBRE:</w:t>
      </w:r>
      <w:r>
        <w:tab/>
      </w:r>
      <w:r>
        <w:tab/>
      </w:r>
      <w:r>
        <w:rPr>
          <w:b/>
        </w:rPr>
        <w:t>2.</w:t>
      </w:r>
      <w:r w:rsidRPr="00553674">
        <w:rPr>
          <w:b/>
        </w:rPr>
        <w:t>9</w:t>
      </w:r>
      <w:r w:rsidRPr="00553674">
        <w:rPr>
          <w:b/>
          <w:bCs/>
        </w:rPr>
        <w:t xml:space="preserve"> </w:t>
      </w:r>
      <w:r>
        <w:rPr>
          <w:b/>
          <w:bCs/>
        </w:rPr>
        <w:t xml:space="preserve"> ”</w:t>
      </w:r>
    </w:p>
    <w:p w:rsidR="00FC342A" w:rsidRDefault="00FC342A" w:rsidP="00FC342A">
      <w:r>
        <w:t>COLOR:</w:t>
      </w:r>
      <w:r>
        <w:tab/>
      </w:r>
      <w:r>
        <w:tab/>
        <w:t>NEGRO  ( Según muestra  ).</w:t>
      </w:r>
    </w:p>
    <w:p w:rsidR="00FC342A" w:rsidRDefault="00FC342A" w:rsidP="00FC342A">
      <w:r>
        <w:t>TRATADO:</w:t>
      </w:r>
      <w:r>
        <w:tab/>
      </w:r>
      <w:r>
        <w:tab/>
        <w:t>2 Caras.</w:t>
      </w:r>
    </w:p>
    <w:p w:rsidR="00FC342A" w:rsidRDefault="00FC342A" w:rsidP="00FC342A">
      <w:pPr>
        <w:rPr>
          <w:b/>
          <w:bCs/>
        </w:rPr>
      </w:pPr>
      <w:r>
        <w:t>CANTIDAD:</w:t>
      </w:r>
      <w:r>
        <w:tab/>
      </w:r>
      <w:r>
        <w:tab/>
      </w:r>
      <w:r>
        <w:rPr>
          <w:b/>
        </w:rPr>
        <w:t xml:space="preserve">100 </w:t>
      </w:r>
      <w:r w:rsidRPr="00212963">
        <w:rPr>
          <w:b/>
        </w:rPr>
        <w:t xml:space="preserve">   Kg.</w:t>
      </w:r>
    </w:p>
    <w:p w:rsidR="00FC342A" w:rsidRDefault="00FC342A" w:rsidP="00FC342A">
      <w:r>
        <w:t>REFERENCIA:</w:t>
      </w:r>
      <w:r>
        <w:tab/>
      </w:r>
      <w:r>
        <w:rPr>
          <w:b/>
        </w:rPr>
        <w:t>STUDIO  54  PEQUENA</w:t>
      </w:r>
    </w:p>
    <w:p w:rsidR="00FC342A" w:rsidRDefault="00FC342A" w:rsidP="00FC342A">
      <w:r>
        <w:t>COLORES:</w:t>
      </w:r>
      <w:r>
        <w:tab/>
      </w:r>
      <w:r>
        <w:tab/>
        <w:t>1 ( Plata  )</w:t>
      </w:r>
    </w:p>
    <w:p w:rsidR="00FC342A" w:rsidRDefault="00FC342A" w:rsidP="00FC342A">
      <w:r>
        <w:t>CARAS:</w:t>
      </w:r>
      <w:r>
        <w:tab/>
      </w:r>
      <w:r>
        <w:tab/>
        <w:t>2</w:t>
      </w:r>
    </w:p>
    <w:p w:rsidR="00FC342A" w:rsidRDefault="00FC342A" w:rsidP="00FC342A">
      <w:r>
        <w:t>REPETICIÓN:</w:t>
      </w:r>
      <w:r>
        <w:tab/>
        <w:t>32</w:t>
      </w:r>
    </w:p>
    <w:p w:rsidR="00FC342A" w:rsidRDefault="00FC342A" w:rsidP="00FC342A">
      <w:r>
        <w:t>RODILLO:</w:t>
      </w:r>
      <w:r>
        <w:tab/>
      </w:r>
      <w:r>
        <w:tab/>
        <w:t>32</w:t>
      </w:r>
    </w:p>
    <w:p w:rsidR="00FC342A" w:rsidRDefault="00FC342A" w:rsidP="00FC342A">
      <w:r>
        <w:t>BOLSA:</w:t>
      </w:r>
      <w:r>
        <w:tab/>
      </w:r>
      <w:r>
        <w:tab/>
      </w:r>
      <w:r w:rsidRPr="0067498C">
        <w:rPr>
          <w:b/>
        </w:rPr>
        <w:t>32  x  40</w:t>
      </w:r>
      <w:r>
        <w:t xml:space="preserve">    cms  con Troquel  rinon</w:t>
      </w:r>
    </w:p>
    <w:p w:rsidR="00FC342A" w:rsidRDefault="00FC342A" w:rsidP="00FC342A">
      <w:r>
        <w:t>SELLADO:</w:t>
      </w:r>
      <w:r>
        <w:tab/>
      </w:r>
      <w:r>
        <w:tab/>
        <w:t>Para selle  Lateral</w:t>
      </w:r>
    </w:p>
    <w:p w:rsidR="00FC342A" w:rsidRDefault="00FC342A" w:rsidP="00FC342A"/>
    <w:p w:rsidR="00FC342A" w:rsidRDefault="00FC342A" w:rsidP="00FC342A"/>
    <w:p w:rsidR="00FC342A" w:rsidRDefault="00FC342A" w:rsidP="00FC342A">
      <w:r>
        <w:rPr>
          <w:b/>
          <w:bCs/>
          <w:u w:val="single"/>
        </w:rPr>
        <w:t>NOTA:</w:t>
      </w:r>
      <w:r>
        <w:t xml:space="preserve">  * Los cyreles estan en su planta </w:t>
      </w:r>
    </w:p>
    <w:p w:rsidR="00FC342A" w:rsidRDefault="00FC342A" w:rsidP="00FC342A">
      <w:pPr>
        <w:numPr>
          <w:ilvl w:val="0"/>
          <w:numId w:val="1"/>
        </w:numPr>
      </w:pPr>
      <w:r>
        <w:t>Se envían muestra física  para tonos , alturas  y pigmentacion</w:t>
      </w:r>
    </w:p>
    <w:p w:rsidR="00FC342A" w:rsidRDefault="00FC342A" w:rsidP="00FC342A">
      <w:pPr>
        <w:numPr>
          <w:ilvl w:val="0"/>
          <w:numId w:val="1"/>
        </w:numPr>
      </w:pPr>
      <w:r>
        <w:t>Colocar pie de imprenta de Plasticos Union.</w:t>
      </w:r>
    </w:p>
    <w:p w:rsidR="00FC342A" w:rsidRPr="006A078B" w:rsidRDefault="00FC342A" w:rsidP="00FC342A">
      <w:pPr>
        <w:numPr>
          <w:ilvl w:val="0"/>
          <w:numId w:val="1"/>
        </w:numPr>
        <w:rPr>
          <w:b/>
        </w:rPr>
      </w:pPr>
      <w:r w:rsidRPr="006A078B">
        <w:rPr>
          <w:b/>
        </w:rPr>
        <w:t>NO  LLEVA  DIRECCION</w:t>
      </w:r>
      <w:r>
        <w:rPr>
          <w:b/>
        </w:rPr>
        <w:t xml:space="preserve"> , SOLO PAGINA  WEB</w:t>
      </w:r>
    </w:p>
    <w:p w:rsidR="00FC342A" w:rsidRDefault="00FC342A" w:rsidP="00FC342A">
      <w:pPr>
        <w:ind w:left="885"/>
      </w:pPr>
    </w:p>
    <w:p w:rsidR="00FC342A" w:rsidRDefault="00FC342A" w:rsidP="00FC342A">
      <w:pPr>
        <w:ind w:left="885"/>
      </w:pPr>
    </w:p>
    <w:p w:rsidR="00FC342A" w:rsidRPr="0098114D" w:rsidRDefault="00FC342A" w:rsidP="00FC342A">
      <w:pPr>
        <w:rPr>
          <w:b/>
          <w:u w:val="single"/>
        </w:rPr>
      </w:pPr>
    </w:p>
    <w:p w:rsidR="00FC342A" w:rsidRDefault="00FC342A" w:rsidP="00FC342A">
      <w:r>
        <w:t>Agradezco la atención y colaboración prestada.</w:t>
      </w:r>
    </w:p>
    <w:p w:rsidR="00FC342A" w:rsidRDefault="00FC342A" w:rsidP="00FC342A"/>
    <w:p w:rsidR="00FC342A" w:rsidRDefault="00FC342A" w:rsidP="00FC342A"/>
    <w:p w:rsidR="00FC342A" w:rsidRDefault="00FC342A" w:rsidP="00FC342A">
      <w:r>
        <w:t>Cordialmente,</w:t>
      </w:r>
    </w:p>
    <w:p w:rsidR="00FC342A" w:rsidRDefault="00FC342A" w:rsidP="00FC342A"/>
    <w:p w:rsidR="00FC342A" w:rsidRDefault="00FC342A" w:rsidP="00FC342A"/>
    <w:p w:rsidR="00FC342A" w:rsidRDefault="00FC342A" w:rsidP="00FC342A">
      <w:r>
        <w:t>RICARDO CASAS ZAPATA</w:t>
      </w:r>
    </w:p>
    <w:p w:rsidR="00FC342A" w:rsidRDefault="00FC342A" w:rsidP="00FC342A">
      <w:r>
        <w:t>Director.</w:t>
      </w:r>
    </w:p>
    <w:p w:rsidR="00FC342A" w:rsidRDefault="00FC342A" w:rsidP="00E107BC">
      <w:pPr>
        <w:rPr>
          <w:b/>
        </w:rPr>
      </w:pPr>
    </w:p>
    <w:p w:rsidR="0096137E" w:rsidRDefault="0096137E" w:rsidP="00E107BC">
      <w:pPr>
        <w:rPr>
          <w:b/>
        </w:rPr>
      </w:pPr>
    </w:p>
    <w:p w:rsidR="0096137E" w:rsidRDefault="0096137E" w:rsidP="00E107BC">
      <w:pPr>
        <w:rPr>
          <w:b/>
        </w:rPr>
      </w:pPr>
    </w:p>
    <w:p w:rsidR="0096137E" w:rsidRDefault="0096137E" w:rsidP="0096137E">
      <w:pPr>
        <w:rPr>
          <w:b/>
        </w:rPr>
      </w:pPr>
    </w:p>
    <w:p w:rsidR="0096137E" w:rsidRDefault="0096137E" w:rsidP="0096137E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96137E" w:rsidRDefault="0096137E" w:rsidP="0096137E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96137E" w:rsidRDefault="0096137E" w:rsidP="0096137E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96137E" w:rsidRDefault="0096137E" w:rsidP="0096137E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96137E" w:rsidRDefault="0096137E" w:rsidP="0096137E"/>
    <w:p w:rsidR="0096137E" w:rsidRDefault="0096137E" w:rsidP="0096137E">
      <w:pPr>
        <w:pStyle w:val="Ttulo1"/>
      </w:pPr>
      <w:r>
        <w:t>ORD EN DE TRABAJO  N°      06885</w:t>
      </w:r>
    </w:p>
    <w:p w:rsidR="0096137E" w:rsidRDefault="0096137E" w:rsidP="0096137E"/>
    <w:p w:rsidR="0096137E" w:rsidRDefault="0096137E" w:rsidP="0096137E">
      <w:r>
        <w:t>FECHA:</w:t>
      </w:r>
      <w:r>
        <w:tab/>
        <w:t>Medellín,  Julio   16    de  2010</w:t>
      </w:r>
    </w:p>
    <w:p w:rsidR="0096137E" w:rsidRDefault="0096137E" w:rsidP="0096137E">
      <w:r>
        <w:t>PARA:</w:t>
      </w:r>
      <w:r>
        <w:tab/>
      </w:r>
      <w:r>
        <w:tab/>
        <w:t>PLÁSTICOS DARMA</w:t>
      </w:r>
    </w:p>
    <w:p w:rsidR="0096137E" w:rsidRDefault="0096137E" w:rsidP="0096137E">
      <w:r>
        <w:t>ATENCIÓN:</w:t>
      </w:r>
      <w:r>
        <w:tab/>
        <w:t>Sr. Darío Jaramillo</w:t>
      </w:r>
    </w:p>
    <w:p w:rsidR="0096137E" w:rsidRDefault="0096137E" w:rsidP="0096137E">
      <w:r>
        <w:tab/>
      </w:r>
      <w:r>
        <w:tab/>
        <w:t>Gerente.</w:t>
      </w:r>
    </w:p>
    <w:p w:rsidR="0096137E" w:rsidRDefault="0096137E" w:rsidP="0096137E"/>
    <w:p w:rsidR="0096137E" w:rsidRDefault="0096137E" w:rsidP="0096137E">
      <w:r>
        <w:t>Apreciado Don Darío:</w:t>
      </w:r>
    </w:p>
    <w:p w:rsidR="0096137E" w:rsidRDefault="0096137E" w:rsidP="0096137E"/>
    <w:p w:rsidR="0096137E" w:rsidRDefault="0096137E" w:rsidP="0096137E">
      <w:r>
        <w:t>Con la presente estamos solicitando el siguiente Material :</w:t>
      </w:r>
    </w:p>
    <w:p w:rsidR="0096137E" w:rsidRDefault="0096137E" w:rsidP="0096137E"/>
    <w:p w:rsidR="0096137E" w:rsidRDefault="0096137E" w:rsidP="0096137E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96137E" w:rsidRDefault="0096137E" w:rsidP="0096137E">
      <w:pPr>
        <w:rPr>
          <w:b/>
          <w:bCs/>
          <w:u w:val="single"/>
        </w:rPr>
      </w:pPr>
    </w:p>
    <w:p w:rsidR="0096137E" w:rsidRDefault="0096137E" w:rsidP="0096137E">
      <w:r>
        <w:t>MATERIAL:</w:t>
      </w:r>
      <w:r>
        <w:tab/>
      </w:r>
      <w:r>
        <w:tab/>
        <w:t>Polietileno Alta Densidad Pigmentado NEGRO Tubular.</w:t>
      </w:r>
    </w:p>
    <w:p w:rsidR="0096137E" w:rsidRDefault="0096137E" w:rsidP="0096137E">
      <w:r>
        <w:t>MEDIDA:</w:t>
      </w:r>
      <w:r>
        <w:tab/>
      </w:r>
      <w:r>
        <w:tab/>
      </w:r>
      <w:r w:rsidRPr="00CB27AA">
        <w:rPr>
          <w:b/>
        </w:rPr>
        <w:t>57</w:t>
      </w:r>
      <w:r>
        <w:t xml:space="preserve">  Cms.</w:t>
      </w:r>
    </w:p>
    <w:p w:rsidR="0096137E" w:rsidRDefault="0096137E" w:rsidP="0096137E">
      <w:pPr>
        <w:rPr>
          <w:b/>
          <w:bCs/>
        </w:rPr>
      </w:pPr>
      <w:r>
        <w:t>CALIBRE:</w:t>
      </w:r>
      <w:r>
        <w:tab/>
      </w:r>
      <w:r>
        <w:tab/>
      </w:r>
      <w:r>
        <w:rPr>
          <w:b/>
        </w:rPr>
        <w:t>2.9</w:t>
      </w:r>
      <w:r>
        <w:t xml:space="preserve"> </w:t>
      </w:r>
      <w:r>
        <w:rPr>
          <w:b/>
          <w:bCs/>
        </w:rPr>
        <w:t xml:space="preserve">  ”</w:t>
      </w:r>
    </w:p>
    <w:p w:rsidR="0096137E" w:rsidRDefault="0096137E" w:rsidP="0096137E">
      <w:r>
        <w:t>COLOR:</w:t>
      </w:r>
      <w:r>
        <w:tab/>
      </w:r>
      <w:r>
        <w:tab/>
        <w:t>NEGRO  ( Según muestra  ).</w:t>
      </w:r>
    </w:p>
    <w:p w:rsidR="0096137E" w:rsidRDefault="0096137E" w:rsidP="0096137E">
      <w:r>
        <w:t>TRATADO:</w:t>
      </w:r>
      <w:r>
        <w:tab/>
      </w:r>
      <w:r>
        <w:tab/>
        <w:t>2 Caras.</w:t>
      </w:r>
    </w:p>
    <w:p w:rsidR="0096137E" w:rsidRDefault="0096137E" w:rsidP="0096137E">
      <w:pPr>
        <w:rPr>
          <w:b/>
          <w:bCs/>
        </w:rPr>
      </w:pPr>
      <w:r>
        <w:t>CANTIDAD:</w:t>
      </w:r>
      <w:r>
        <w:tab/>
      </w:r>
      <w:r>
        <w:tab/>
      </w:r>
      <w:r w:rsidRPr="006202ED">
        <w:rPr>
          <w:b/>
        </w:rPr>
        <w:t>170   Kg.</w:t>
      </w:r>
      <w:r>
        <w:rPr>
          <w:b/>
          <w:bCs/>
        </w:rPr>
        <w:t xml:space="preserve"> </w:t>
      </w:r>
    </w:p>
    <w:p w:rsidR="0096137E" w:rsidRDefault="0096137E" w:rsidP="0096137E">
      <w:r>
        <w:t>REFERENCIA:</w:t>
      </w:r>
      <w:r>
        <w:tab/>
      </w:r>
      <w:r w:rsidRPr="00CF60E3">
        <w:rPr>
          <w:b/>
        </w:rPr>
        <w:t>STUDIO  54  GRANDE</w:t>
      </w:r>
    </w:p>
    <w:p w:rsidR="0096137E" w:rsidRDefault="0096137E" w:rsidP="0096137E">
      <w:r>
        <w:t>COLORES:</w:t>
      </w:r>
      <w:r>
        <w:tab/>
      </w:r>
      <w:r>
        <w:tab/>
        <w:t>1 ( Plata  )</w:t>
      </w:r>
    </w:p>
    <w:p w:rsidR="0096137E" w:rsidRDefault="0096137E" w:rsidP="0096137E">
      <w:r>
        <w:t>CARAS:</w:t>
      </w:r>
      <w:r>
        <w:tab/>
      </w:r>
      <w:r>
        <w:tab/>
        <w:t>2</w:t>
      </w:r>
    </w:p>
    <w:p w:rsidR="0096137E" w:rsidRDefault="0096137E" w:rsidP="0096137E">
      <w:r>
        <w:t>REPETICIÓN:</w:t>
      </w:r>
      <w:r>
        <w:tab/>
        <w:t>40</w:t>
      </w:r>
    </w:p>
    <w:p w:rsidR="0096137E" w:rsidRDefault="0096137E" w:rsidP="0096137E">
      <w:r>
        <w:t>RODILLO:</w:t>
      </w:r>
      <w:r>
        <w:tab/>
      </w:r>
      <w:r>
        <w:tab/>
        <w:t>40</w:t>
      </w:r>
    </w:p>
    <w:p w:rsidR="0096137E" w:rsidRDefault="0096137E" w:rsidP="0096137E">
      <w:r>
        <w:t>BOLSA:</w:t>
      </w:r>
      <w:r>
        <w:tab/>
      </w:r>
      <w:r>
        <w:tab/>
      </w:r>
      <w:r w:rsidRPr="00531792">
        <w:rPr>
          <w:b/>
        </w:rPr>
        <w:t>40  x  50  +  7  cms</w:t>
      </w:r>
      <w:r>
        <w:t xml:space="preserve">  con Troquel  rinon</w:t>
      </w:r>
    </w:p>
    <w:p w:rsidR="0096137E" w:rsidRDefault="0096137E" w:rsidP="0096137E">
      <w:r>
        <w:t>SELLADO:</w:t>
      </w:r>
      <w:r>
        <w:tab/>
      </w:r>
      <w:r>
        <w:tab/>
        <w:t>Para selle  Lateral</w:t>
      </w:r>
    </w:p>
    <w:p w:rsidR="0096137E" w:rsidRDefault="0096137E" w:rsidP="0096137E"/>
    <w:p w:rsidR="0096137E" w:rsidRDefault="0096137E" w:rsidP="0096137E">
      <w:r>
        <w:rPr>
          <w:b/>
          <w:bCs/>
          <w:u w:val="single"/>
        </w:rPr>
        <w:t>NOTA:</w:t>
      </w:r>
      <w:r>
        <w:t xml:space="preserve">  * Los cyreles estan en su planta ( </w:t>
      </w:r>
      <w:r w:rsidRPr="00E123DC">
        <w:rPr>
          <w:b/>
        </w:rPr>
        <w:t>NO</w:t>
      </w:r>
      <w:r>
        <w:t xml:space="preserve"> </w:t>
      </w:r>
      <w:r>
        <w:rPr>
          <w:b/>
        </w:rPr>
        <w:t>IMPRi</w:t>
      </w:r>
      <w:r w:rsidRPr="00CB27AA">
        <w:rPr>
          <w:b/>
        </w:rPr>
        <w:t>MIR CON DIRECCIONES</w:t>
      </w:r>
      <w:r>
        <w:t xml:space="preserve"> )</w:t>
      </w:r>
    </w:p>
    <w:p w:rsidR="0096137E" w:rsidRDefault="0096137E" w:rsidP="0096137E">
      <w:pPr>
        <w:numPr>
          <w:ilvl w:val="0"/>
          <w:numId w:val="1"/>
        </w:numPr>
      </w:pPr>
      <w:r>
        <w:t>Se envían muestra física  para tonos , alturas  y pigmentacion</w:t>
      </w:r>
    </w:p>
    <w:p w:rsidR="0096137E" w:rsidRDefault="0096137E" w:rsidP="0096137E">
      <w:pPr>
        <w:numPr>
          <w:ilvl w:val="0"/>
          <w:numId w:val="1"/>
        </w:numPr>
      </w:pPr>
      <w:r>
        <w:t>Colocar pie de imprenta de Plasticos Union.</w:t>
      </w:r>
    </w:p>
    <w:p w:rsidR="0096137E" w:rsidRPr="006A078B" w:rsidRDefault="0096137E" w:rsidP="0096137E">
      <w:pPr>
        <w:numPr>
          <w:ilvl w:val="0"/>
          <w:numId w:val="1"/>
        </w:numPr>
        <w:rPr>
          <w:b/>
        </w:rPr>
      </w:pPr>
      <w:r w:rsidRPr="006A078B">
        <w:rPr>
          <w:b/>
        </w:rPr>
        <w:t>NO  LLEVA  DIRECCION</w:t>
      </w:r>
      <w:r>
        <w:rPr>
          <w:b/>
        </w:rPr>
        <w:t xml:space="preserve"> , SOLO PAGINA  WEB</w:t>
      </w:r>
    </w:p>
    <w:p w:rsidR="0096137E" w:rsidRDefault="0096137E" w:rsidP="0096137E">
      <w:pPr>
        <w:ind w:left="885"/>
      </w:pPr>
    </w:p>
    <w:p w:rsidR="0096137E" w:rsidRPr="0098114D" w:rsidRDefault="0096137E" w:rsidP="0096137E">
      <w:pPr>
        <w:rPr>
          <w:b/>
          <w:u w:val="single"/>
        </w:rPr>
      </w:pPr>
    </w:p>
    <w:p w:rsidR="0096137E" w:rsidRDefault="0096137E" w:rsidP="0096137E">
      <w:r>
        <w:t>Agradezco la atención y colaboración prestada.</w:t>
      </w:r>
    </w:p>
    <w:p w:rsidR="0096137E" w:rsidRDefault="0096137E" w:rsidP="0096137E"/>
    <w:p w:rsidR="0096137E" w:rsidRDefault="0096137E" w:rsidP="0096137E"/>
    <w:p w:rsidR="0096137E" w:rsidRDefault="0096137E" w:rsidP="0096137E">
      <w:r>
        <w:t>Cordialmente,</w:t>
      </w:r>
    </w:p>
    <w:p w:rsidR="0096137E" w:rsidRDefault="0096137E" w:rsidP="0096137E"/>
    <w:p w:rsidR="0096137E" w:rsidRDefault="0096137E" w:rsidP="0096137E"/>
    <w:p w:rsidR="0096137E" w:rsidRDefault="0096137E" w:rsidP="0096137E">
      <w:r>
        <w:t>RICARDO CASAS ZAPATA</w:t>
      </w:r>
    </w:p>
    <w:p w:rsidR="0096137E" w:rsidRDefault="0096137E" w:rsidP="0096137E">
      <w:r>
        <w:t>Director.</w:t>
      </w:r>
    </w:p>
    <w:p w:rsidR="0096137E" w:rsidRDefault="0096137E" w:rsidP="00E107BC">
      <w:pPr>
        <w:rPr>
          <w:b/>
        </w:rPr>
      </w:pPr>
    </w:p>
    <w:p w:rsidR="0068605A" w:rsidRDefault="0068605A" w:rsidP="00E107BC">
      <w:pPr>
        <w:rPr>
          <w:b/>
        </w:rPr>
      </w:pPr>
    </w:p>
    <w:p w:rsidR="0068605A" w:rsidRDefault="0068605A" w:rsidP="00E107BC">
      <w:pPr>
        <w:rPr>
          <w:b/>
        </w:rPr>
      </w:pPr>
    </w:p>
    <w:p w:rsidR="0068605A" w:rsidRDefault="0068605A" w:rsidP="00E107BC">
      <w:pPr>
        <w:rPr>
          <w:b/>
        </w:rPr>
      </w:pPr>
    </w:p>
    <w:p w:rsidR="0068605A" w:rsidRDefault="0068605A" w:rsidP="0068605A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68605A" w:rsidRDefault="0068605A" w:rsidP="0068605A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68605A" w:rsidRDefault="0068605A" w:rsidP="0068605A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 - 144</w:t>
      </w:r>
    </w:p>
    <w:p w:rsidR="0068605A" w:rsidRDefault="0068605A" w:rsidP="0068605A">
      <w:pPr>
        <w:rPr>
          <w:b/>
          <w:bCs/>
          <w:sz w:val="20"/>
        </w:rPr>
      </w:pPr>
      <w:r>
        <w:rPr>
          <w:b/>
          <w:bCs/>
          <w:sz w:val="20"/>
        </w:rPr>
        <w:t>TEL:   4 44 46 64  ITAGUI.</w:t>
      </w:r>
    </w:p>
    <w:p w:rsidR="0068605A" w:rsidRDefault="0068605A" w:rsidP="0068605A">
      <w:pPr>
        <w:rPr>
          <w:b/>
          <w:bCs/>
          <w:sz w:val="20"/>
        </w:rPr>
      </w:pPr>
    </w:p>
    <w:p w:rsidR="0068605A" w:rsidRDefault="0068605A" w:rsidP="0068605A">
      <w:pPr>
        <w:rPr>
          <w:b/>
          <w:bCs/>
        </w:rPr>
      </w:pPr>
    </w:p>
    <w:p w:rsidR="0068605A" w:rsidRDefault="0068605A" w:rsidP="0068605A">
      <w:pPr>
        <w:pStyle w:val="Ttulo1"/>
      </w:pPr>
      <w:r>
        <w:t>ORDEN DE  TRABAJO      N°   06889</w:t>
      </w:r>
    </w:p>
    <w:p w:rsidR="0068605A" w:rsidRDefault="0068605A" w:rsidP="0068605A"/>
    <w:p w:rsidR="0068605A" w:rsidRDefault="0068605A" w:rsidP="0068605A">
      <w:r>
        <w:t>FECHA:</w:t>
      </w:r>
      <w:r>
        <w:tab/>
        <w:t>Medellín,  Julio  16   de  2010</w:t>
      </w:r>
    </w:p>
    <w:p w:rsidR="0068605A" w:rsidRDefault="0068605A" w:rsidP="0068605A">
      <w:r>
        <w:t>PARA:</w:t>
      </w:r>
      <w:r>
        <w:tab/>
      </w:r>
      <w:r>
        <w:tab/>
        <w:t>PLÁSTICOS DARMA</w:t>
      </w:r>
    </w:p>
    <w:p w:rsidR="0068605A" w:rsidRDefault="0068605A" w:rsidP="0068605A">
      <w:r>
        <w:t>ATENCIÓN:</w:t>
      </w:r>
      <w:r>
        <w:tab/>
        <w:t>Sr. Darío Jaramillo</w:t>
      </w:r>
    </w:p>
    <w:p w:rsidR="0068605A" w:rsidRDefault="0068605A" w:rsidP="0068605A">
      <w:r>
        <w:tab/>
      </w:r>
      <w:r>
        <w:tab/>
        <w:t>Gerente.</w:t>
      </w:r>
    </w:p>
    <w:p w:rsidR="0068605A" w:rsidRDefault="0068605A" w:rsidP="0068605A"/>
    <w:p w:rsidR="0068605A" w:rsidRDefault="0068605A" w:rsidP="0068605A">
      <w:r>
        <w:t>Apreciado Don Darío:</w:t>
      </w:r>
    </w:p>
    <w:p w:rsidR="0068605A" w:rsidRDefault="0068605A" w:rsidP="0068605A"/>
    <w:p w:rsidR="0068605A" w:rsidRDefault="0068605A" w:rsidP="0068605A">
      <w:r>
        <w:t>Con la presente estamos solicitando el siguiente servicio de  IMPRESION:</w:t>
      </w:r>
    </w:p>
    <w:p w:rsidR="0068605A" w:rsidRDefault="0068605A" w:rsidP="0068605A"/>
    <w:p w:rsidR="0068605A" w:rsidRDefault="0068605A" w:rsidP="0068605A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68605A" w:rsidRDefault="0068605A" w:rsidP="0068605A">
      <w:r>
        <w:t xml:space="preserve">MATERIAL   :           Polipropileno Tubular de </w:t>
      </w:r>
      <w:r>
        <w:rPr>
          <w:b/>
        </w:rPr>
        <w:t xml:space="preserve">  33  </w:t>
      </w:r>
      <w:r>
        <w:t xml:space="preserve"> cms</w:t>
      </w:r>
    </w:p>
    <w:p w:rsidR="0068605A" w:rsidRDefault="0068605A" w:rsidP="0068605A">
      <w:r>
        <w:t xml:space="preserve">CLIBRE      :               </w:t>
      </w:r>
      <w:r>
        <w:rPr>
          <w:b/>
        </w:rPr>
        <w:t>2.8</w:t>
      </w:r>
      <w:r w:rsidRPr="00F877C0">
        <w:rPr>
          <w:b/>
        </w:rPr>
        <w:t xml:space="preserve"> </w:t>
      </w:r>
      <w:r>
        <w:rPr>
          <w:b/>
        </w:rPr>
        <w:t xml:space="preserve">  </w:t>
      </w:r>
      <w:r w:rsidRPr="00F877C0">
        <w:rPr>
          <w:b/>
        </w:rPr>
        <w:t>”</w:t>
      </w:r>
    </w:p>
    <w:p w:rsidR="0068605A" w:rsidRDefault="0068605A" w:rsidP="0068605A">
      <w:r>
        <w:t>REFERENCIA:</w:t>
      </w:r>
      <w:r>
        <w:tab/>
      </w:r>
      <w:r>
        <w:rPr>
          <w:b/>
        </w:rPr>
        <w:t>ADVERTENCIA  GRANDE  ESPECIAL</w:t>
      </w:r>
    </w:p>
    <w:p w:rsidR="0068605A" w:rsidRPr="00F956F8" w:rsidRDefault="00BF6B18" w:rsidP="0068605A">
      <w:pPr>
        <w:rPr>
          <w:b/>
        </w:rPr>
      </w:pPr>
      <w:r>
        <w:t>CANTIDAD    :          6</w:t>
      </w:r>
      <w:r w:rsidR="0068605A">
        <w:rPr>
          <w:b/>
        </w:rPr>
        <w:t>0</w:t>
      </w:r>
      <w:r w:rsidR="0068605A" w:rsidRPr="00F956F8">
        <w:rPr>
          <w:b/>
        </w:rPr>
        <w:t xml:space="preserve">    Kg</w:t>
      </w:r>
    </w:p>
    <w:p w:rsidR="0068605A" w:rsidRDefault="0068605A" w:rsidP="0068605A">
      <w:r>
        <w:t>COLORES:</w:t>
      </w:r>
      <w:r>
        <w:tab/>
      </w:r>
      <w:r>
        <w:tab/>
        <w:t>1 (   Negro  )</w:t>
      </w:r>
    </w:p>
    <w:p w:rsidR="0068605A" w:rsidRDefault="0068605A" w:rsidP="0068605A">
      <w:r>
        <w:t>CARAS:</w:t>
      </w:r>
      <w:r>
        <w:tab/>
      </w:r>
      <w:r>
        <w:tab/>
        <w:t>1</w:t>
      </w:r>
    </w:p>
    <w:p w:rsidR="0068605A" w:rsidRDefault="0068605A" w:rsidP="0068605A">
      <w:r>
        <w:t>REPETICIÓN:</w:t>
      </w:r>
      <w:r>
        <w:tab/>
        <w:t>54</w:t>
      </w:r>
    </w:p>
    <w:p w:rsidR="0068605A" w:rsidRDefault="0068605A" w:rsidP="0068605A">
      <w:r>
        <w:t>RODILLO:</w:t>
      </w:r>
      <w:r>
        <w:tab/>
      </w:r>
      <w:r>
        <w:tab/>
        <w:t>27</w:t>
      </w:r>
    </w:p>
    <w:p w:rsidR="0068605A" w:rsidRPr="009A4BD3" w:rsidRDefault="0068605A" w:rsidP="0068605A">
      <w:pPr>
        <w:rPr>
          <w:b/>
        </w:rPr>
      </w:pPr>
      <w:r>
        <w:t>BOLSA:</w:t>
      </w:r>
      <w:r>
        <w:tab/>
      </w:r>
      <w:r>
        <w:tab/>
      </w:r>
      <w:r>
        <w:rPr>
          <w:b/>
        </w:rPr>
        <w:t xml:space="preserve">27  x   30   +  6 </w:t>
      </w:r>
      <w:r w:rsidRPr="009A4BD3">
        <w:rPr>
          <w:b/>
        </w:rPr>
        <w:t xml:space="preserve">  cms</w:t>
      </w:r>
    </w:p>
    <w:p w:rsidR="0068605A" w:rsidRDefault="0068605A" w:rsidP="0068605A">
      <w:r>
        <w:t>SELLADO:</w:t>
      </w:r>
      <w:r>
        <w:tab/>
      </w:r>
      <w:r>
        <w:tab/>
        <w:t>Para selle lateral.</w:t>
      </w:r>
    </w:p>
    <w:p w:rsidR="0068605A" w:rsidRDefault="0068605A" w:rsidP="0068605A"/>
    <w:p w:rsidR="0068605A" w:rsidRDefault="0068605A" w:rsidP="0068605A"/>
    <w:p w:rsidR="0068605A" w:rsidRDefault="0068605A" w:rsidP="0068605A">
      <w:r>
        <w:rPr>
          <w:b/>
          <w:bCs/>
          <w:u w:val="single"/>
        </w:rPr>
        <w:t>NOTA:</w:t>
      </w:r>
      <w:r>
        <w:t xml:space="preserve">  * Los cyreles  se encuentran en su planta</w:t>
      </w:r>
    </w:p>
    <w:p w:rsidR="0068605A" w:rsidRDefault="0068605A" w:rsidP="0068605A">
      <w:pPr>
        <w:numPr>
          <w:ilvl w:val="0"/>
          <w:numId w:val="1"/>
        </w:numPr>
      </w:pPr>
      <w:r>
        <w:t>Se envían muestra física  para tonos y alturas</w:t>
      </w:r>
    </w:p>
    <w:p w:rsidR="0068605A" w:rsidRDefault="0068605A" w:rsidP="0068605A">
      <w:pPr>
        <w:numPr>
          <w:ilvl w:val="0"/>
          <w:numId w:val="2"/>
        </w:numPr>
      </w:pPr>
      <w:r>
        <w:t xml:space="preserve">Se envia  el material de PP  de  </w:t>
      </w:r>
      <w:r>
        <w:rPr>
          <w:b/>
        </w:rPr>
        <w:t>33</w:t>
      </w:r>
      <w:r>
        <w:t xml:space="preserve">  cm</w:t>
      </w:r>
    </w:p>
    <w:p w:rsidR="0068605A" w:rsidRDefault="0068605A" w:rsidP="0068605A">
      <w:pPr>
        <w:numPr>
          <w:ilvl w:val="0"/>
          <w:numId w:val="2"/>
        </w:numPr>
      </w:pPr>
      <w:r>
        <w:t>SE  ENVIA  ARTE PARA DAR ALTURAS</w:t>
      </w:r>
    </w:p>
    <w:p w:rsidR="0068605A" w:rsidRPr="00CB2791" w:rsidRDefault="0068605A" w:rsidP="0068605A">
      <w:pPr>
        <w:rPr>
          <w:b/>
        </w:rPr>
      </w:pPr>
    </w:p>
    <w:p w:rsidR="0068605A" w:rsidRDefault="0068605A" w:rsidP="0068605A">
      <w:pPr>
        <w:ind w:left="885"/>
      </w:pPr>
    </w:p>
    <w:p w:rsidR="0068605A" w:rsidRDefault="0068605A" w:rsidP="0068605A">
      <w:pPr>
        <w:ind w:left="885"/>
      </w:pPr>
    </w:p>
    <w:p w:rsidR="0068605A" w:rsidRDefault="0068605A" w:rsidP="0068605A">
      <w:r>
        <w:t>Agradezco la atención y colaboración prestada.</w:t>
      </w:r>
    </w:p>
    <w:p w:rsidR="0068605A" w:rsidRDefault="0068605A" w:rsidP="0068605A"/>
    <w:p w:rsidR="0068605A" w:rsidRDefault="0068605A" w:rsidP="0068605A"/>
    <w:p w:rsidR="0068605A" w:rsidRDefault="0068605A" w:rsidP="0068605A"/>
    <w:p w:rsidR="0068605A" w:rsidRDefault="0068605A" w:rsidP="0068605A">
      <w:r>
        <w:t xml:space="preserve">Cordialmente,                                                      </w:t>
      </w:r>
    </w:p>
    <w:p w:rsidR="0068605A" w:rsidRDefault="0068605A" w:rsidP="0068605A"/>
    <w:p w:rsidR="0068605A" w:rsidRDefault="0068605A" w:rsidP="0068605A"/>
    <w:p w:rsidR="0068605A" w:rsidRDefault="0068605A" w:rsidP="0068605A"/>
    <w:p w:rsidR="0068605A" w:rsidRDefault="0068605A" w:rsidP="0068605A">
      <w:r>
        <w:t>RICARDO CASAS ZAPATA</w:t>
      </w:r>
    </w:p>
    <w:p w:rsidR="0068605A" w:rsidRDefault="0068605A" w:rsidP="0068605A">
      <w:r>
        <w:t>Director.</w:t>
      </w:r>
    </w:p>
    <w:p w:rsidR="0068605A" w:rsidRDefault="0068605A" w:rsidP="0068605A">
      <w:pPr>
        <w:rPr>
          <w:b/>
        </w:rPr>
      </w:pPr>
    </w:p>
    <w:p w:rsidR="0068605A" w:rsidRDefault="0068605A" w:rsidP="00E107BC">
      <w:pPr>
        <w:rPr>
          <w:b/>
        </w:rPr>
      </w:pPr>
    </w:p>
    <w:p w:rsidR="006B402A" w:rsidRDefault="006B402A" w:rsidP="00E107BC">
      <w:pPr>
        <w:rPr>
          <w:b/>
        </w:rPr>
      </w:pPr>
    </w:p>
    <w:p w:rsidR="006B402A" w:rsidRDefault="006B402A" w:rsidP="00E107BC">
      <w:pPr>
        <w:rPr>
          <w:b/>
        </w:rPr>
      </w:pPr>
    </w:p>
    <w:p w:rsidR="006B402A" w:rsidRDefault="006B402A" w:rsidP="006B402A"/>
    <w:p w:rsidR="006B402A" w:rsidRDefault="006B402A" w:rsidP="006B402A">
      <w:pPr>
        <w:rPr>
          <w:b/>
          <w:bCs/>
          <w:sz w:val="20"/>
        </w:rPr>
      </w:pPr>
      <w:r>
        <w:rPr>
          <w:b/>
          <w:bCs/>
          <w:sz w:val="20"/>
        </w:rPr>
        <w:t>PLÁSTICOS UNION LTDA</w:t>
      </w:r>
    </w:p>
    <w:p w:rsidR="006B402A" w:rsidRDefault="006B402A" w:rsidP="006B402A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6B402A" w:rsidRDefault="006B402A" w:rsidP="006B402A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76 N 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6B402A" w:rsidRDefault="006B402A" w:rsidP="006B402A">
      <w:pPr>
        <w:rPr>
          <w:b/>
          <w:bCs/>
          <w:sz w:val="20"/>
        </w:rPr>
      </w:pPr>
      <w:r>
        <w:rPr>
          <w:b/>
          <w:bCs/>
          <w:sz w:val="20"/>
        </w:rPr>
        <w:t>TEL: 4 44 46 64   ITAGUI.</w:t>
      </w:r>
    </w:p>
    <w:p w:rsidR="006B402A" w:rsidRDefault="006B402A" w:rsidP="006B402A">
      <w:pPr>
        <w:rPr>
          <w:b/>
          <w:bCs/>
          <w:sz w:val="20"/>
        </w:rPr>
      </w:pPr>
    </w:p>
    <w:p w:rsidR="006B402A" w:rsidRDefault="006B402A" w:rsidP="006B402A">
      <w:pPr>
        <w:rPr>
          <w:b/>
        </w:rPr>
      </w:pPr>
    </w:p>
    <w:p w:rsidR="006B402A" w:rsidRDefault="006B402A" w:rsidP="006B402A">
      <w:pPr>
        <w:pStyle w:val="Ttulo1"/>
      </w:pPr>
      <w:r>
        <w:t>ORDEN DE TRABAJO    N°      06888</w:t>
      </w:r>
    </w:p>
    <w:p w:rsidR="006B402A" w:rsidRDefault="006B402A" w:rsidP="006B402A"/>
    <w:p w:rsidR="006B402A" w:rsidRDefault="006B402A" w:rsidP="006B402A">
      <w:r>
        <w:t>FECHA:</w:t>
      </w:r>
      <w:r>
        <w:tab/>
        <w:t>Medellín,  Julio  16   de   2010</w:t>
      </w:r>
    </w:p>
    <w:p w:rsidR="006B402A" w:rsidRDefault="006B402A" w:rsidP="006B402A">
      <w:r>
        <w:t>PARA:</w:t>
      </w:r>
      <w:r>
        <w:tab/>
      </w:r>
      <w:r>
        <w:tab/>
        <w:t>PLASTICOS DARMA S.A.</w:t>
      </w:r>
    </w:p>
    <w:p w:rsidR="006B402A" w:rsidRDefault="006B402A" w:rsidP="006B402A">
      <w:r>
        <w:t>ATENCIÓN:</w:t>
      </w:r>
      <w:r>
        <w:tab/>
        <w:t>Sr. Dario Jaramillo</w:t>
      </w:r>
    </w:p>
    <w:p w:rsidR="006B402A" w:rsidRDefault="006B402A" w:rsidP="006B402A">
      <w:r>
        <w:tab/>
      </w:r>
      <w:r>
        <w:tab/>
        <w:t>Gerente</w:t>
      </w:r>
    </w:p>
    <w:p w:rsidR="006B402A" w:rsidRDefault="006B402A" w:rsidP="006B402A"/>
    <w:p w:rsidR="006B402A" w:rsidRDefault="006B402A" w:rsidP="006B402A">
      <w:r>
        <w:t>Apreciado  Don Darío:</w:t>
      </w:r>
    </w:p>
    <w:p w:rsidR="006B402A" w:rsidRDefault="006B402A" w:rsidP="006B402A">
      <w:r>
        <w:t xml:space="preserve"> </w:t>
      </w:r>
    </w:p>
    <w:p w:rsidR="006B402A" w:rsidRDefault="006B402A" w:rsidP="006B402A">
      <w:r>
        <w:t>Con la presente estamos solicitando el siguiente Material :</w:t>
      </w:r>
    </w:p>
    <w:p w:rsidR="006B402A" w:rsidRDefault="006B402A" w:rsidP="006B402A"/>
    <w:p w:rsidR="006B402A" w:rsidRDefault="006B402A" w:rsidP="006B402A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6B402A" w:rsidRDefault="006B402A" w:rsidP="006B402A">
      <w:pPr>
        <w:rPr>
          <w:b/>
          <w:bCs/>
          <w:u w:val="single"/>
        </w:rPr>
      </w:pPr>
    </w:p>
    <w:p w:rsidR="006B402A" w:rsidRDefault="006B402A" w:rsidP="006B402A">
      <w:r>
        <w:t>MATERIAL:</w:t>
      </w:r>
      <w:r>
        <w:tab/>
      </w:r>
      <w:r>
        <w:tab/>
        <w:t>Polietileno Baja Densidad Blanco  TUBULAR</w:t>
      </w:r>
    </w:p>
    <w:p w:rsidR="006B402A" w:rsidRDefault="006B402A" w:rsidP="006B402A">
      <w:r>
        <w:t>MEDIDA:</w:t>
      </w:r>
      <w:r>
        <w:tab/>
      </w:r>
      <w:r>
        <w:tab/>
        <w:t>28 + 6 + 6</w:t>
      </w:r>
      <w:r w:rsidRPr="007317E8">
        <w:rPr>
          <w:b/>
        </w:rPr>
        <w:t xml:space="preserve">    </w:t>
      </w:r>
      <w:r>
        <w:t>Cms.</w:t>
      </w:r>
    </w:p>
    <w:p w:rsidR="006B402A" w:rsidRDefault="006B402A" w:rsidP="006B402A">
      <w:pPr>
        <w:rPr>
          <w:b/>
          <w:bCs/>
        </w:rPr>
      </w:pPr>
      <w:r>
        <w:t>CALIBRE:</w:t>
      </w:r>
      <w:r>
        <w:tab/>
      </w:r>
      <w:r>
        <w:tab/>
      </w:r>
      <w:r>
        <w:rPr>
          <w:b/>
        </w:rPr>
        <w:t xml:space="preserve">1.3 </w:t>
      </w:r>
      <w:r w:rsidRPr="007317E8">
        <w:rPr>
          <w:b/>
        </w:rPr>
        <w:t xml:space="preserve"> </w:t>
      </w:r>
      <w:r w:rsidRPr="007317E8">
        <w:rPr>
          <w:b/>
          <w:bCs/>
        </w:rPr>
        <w:t xml:space="preserve"> ”</w:t>
      </w:r>
    </w:p>
    <w:p w:rsidR="006B402A" w:rsidRDefault="006B402A" w:rsidP="006B402A">
      <w:r>
        <w:t>COLOR:</w:t>
      </w:r>
      <w:r>
        <w:tab/>
      </w:r>
      <w:r>
        <w:tab/>
        <w:t>Blanco</w:t>
      </w:r>
    </w:p>
    <w:p w:rsidR="006B402A" w:rsidRPr="00874A16" w:rsidRDefault="006B402A" w:rsidP="006B402A">
      <w:r>
        <w:t>TRATADO:</w:t>
      </w:r>
      <w:r>
        <w:tab/>
      </w:r>
      <w:r>
        <w:tab/>
        <w:t>2  Caras.</w:t>
      </w:r>
    </w:p>
    <w:p w:rsidR="006B402A" w:rsidRDefault="000225C6" w:rsidP="006B402A">
      <w:pPr>
        <w:rPr>
          <w:b/>
          <w:bCs/>
        </w:rPr>
      </w:pPr>
      <w:r>
        <w:t>CANTIDAD:</w:t>
      </w:r>
      <w:r>
        <w:tab/>
      </w:r>
      <w:r>
        <w:tab/>
        <w:t>820</w:t>
      </w:r>
      <w:r w:rsidR="00DA1D0A">
        <w:t xml:space="preserve"> </w:t>
      </w:r>
      <w:r w:rsidR="006B402A">
        <w:t xml:space="preserve">   Kg.</w:t>
      </w:r>
      <w:r w:rsidR="006B402A">
        <w:rPr>
          <w:b/>
          <w:bCs/>
        </w:rPr>
        <w:tab/>
      </w:r>
    </w:p>
    <w:p w:rsidR="006B402A" w:rsidRDefault="006B402A" w:rsidP="006B402A">
      <w:r>
        <w:t>COLORES:</w:t>
      </w:r>
      <w:r>
        <w:tab/>
      </w:r>
      <w:r>
        <w:tab/>
        <w:t xml:space="preserve">2     ( Naranja - Amarillo   )   </w:t>
      </w:r>
    </w:p>
    <w:p w:rsidR="006B402A" w:rsidRDefault="006B402A" w:rsidP="006B402A">
      <w:r>
        <w:t>CARAS:</w:t>
      </w:r>
      <w:r>
        <w:tab/>
      </w:r>
      <w:r>
        <w:tab/>
        <w:t xml:space="preserve">2 </w:t>
      </w:r>
    </w:p>
    <w:p w:rsidR="006B402A" w:rsidRDefault="006B402A" w:rsidP="006B402A">
      <w:r>
        <w:t>REPETICIÓN:</w:t>
      </w:r>
      <w:r>
        <w:tab/>
        <w:t>48    Cms.</w:t>
      </w:r>
    </w:p>
    <w:p w:rsidR="006B402A" w:rsidRDefault="006B402A" w:rsidP="006B402A">
      <w:r>
        <w:t xml:space="preserve">RODILLO  :    </w:t>
      </w:r>
      <w:r>
        <w:tab/>
        <w:t>48</w:t>
      </w:r>
      <w:r>
        <w:tab/>
      </w:r>
    </w:p>
    <w:p w:rsidR="006B402A" w:rsidRDefault="006B402A" w:rsidP="006B402A">
      <w:r>
        <w:t>BOLSA:</w:t>
      </w:r>
      <w:r>
        <w:tab/>
      </w:r>
      <w:r>
        <w:tab/>
        <w:t>28  + 6 + 6   x  48     cms         Con  troquel  Camiseta</w:t>
      </w:r>
    </w:p>
    <w:p w:rsidR="006B402A" w:rsidRDefault="006B402A" w:rsidP="006B402A">
      <w:r>
        <w:t>SELLADO:</w:t>
      </w:r>
      <w:r>
        <w:tab/>
      </w:r>
      <w:r>
        <w:tab/>
        <w:t>Fondo</w:t>
      </w:r>
    </w:p>
    <w:p w:rsidR="006B402A" w:rsidRDefault="006B402A" w:rsidP="006B402A">
      <w:r>
        <w:t>REFERENCIA:</w:t>
      </w:r>
      <w:r>
        <w:tab/>
      </w:r>
      <w:r>
        <w:rPr>
          <w:b/>
        </w:rPr>
        <w:t>LA MEDIA NARANJA  MEDIANA</w:t>
      </w:r>
    </w:p>
    <w:p w:rsidR="006B402A" w:rsidRDefault="006B402A" w:rsidP="006B402A">
      <w:r>
        <w:tab/>
      </w:r>
      <w:r>
        <w:tab/>
      </w:r>
      <w:r>
        <w:tab/>
      </w:r>
    </w:p>
    <w:p w:rsidR="006B402A" w:rsidRDefault="006B402A" w:rsidP="006B402A"/>
    <w:p w:rsidR="006B402A" w:rsidRDefault="006B402A" w:rsidP="006B402A">
      <w:r>
        <w:rPr>
          <w:b/>
          <w:bCs/>
          <w:u w:val="single"/>
        </w:rPr>
        <w:t>NOTA</w:t>
      </w:r>
      <w:r>
        <w:t xml:space="preserve">:  </w:t>
      </w:r>
      <w:r w:rsidR="00B64B1E">
        <w:tab/>
      </w:r>
      <w:r>
        <w:t>- Cyreles   en  su planta.</w:t>
      </w:r>
    </w:p>
    <w:p w:rsidR="006B402A" w:rsidRPr="001B3E70" w:rsidRDefault="006B402A" w:rsidP="006B402A">
      <w:pPr>
        <w:numPr>
          <w:ilvl w:val="0"/>
          <w:numId w:val="2"/>
        </w:numPr>
        <w:rPr>
          <w:b/>
          <w:u w:val="single"/>
        </w:rPr>
      </w:pPr>
      <w:r>
        <w:t>Colores y alturas de impresión  según    Muestra.</w:t>
      </w:r>
    </w:p>
    <w:p w:rsidR="006B402A" w:rsidRDefault="006B402A" w:rsidP="006B402A">
      <w:pPr>
        <w:numPr>
          <w:ilvl w:val="0"/>
          <w:numId w:val="2"/>
        </w:numPr>
        <w:rPr>
          <w:b/>
          <w:u w:val="single"/>
        </w:rPr>
      </w:pPr>
      <w:r>
        <w:rPr>
          <w:b/>
          <w:u w:val="single"/>
        </w:rPr>
        <w:t>SE  APRUEBA  IMPRESIÓN.</w:t>
      </w:r>
    </w:p>
    <w:p w:rsidR="006B402A" w:rsidRDefault="006B402A" w:rsidP="006B402A">
      <w:pPr>
        <w:numPr>
          <w:ilvl w:val="0"/>
          <w:numId w:val="2"/>
        </w:numPr>
        <w:rPr>
          <w:b/>
          <w:u w:val="single"/>
        </w:rPr>
      </w:pPr>
      <w:r>
        <w:rPr>
          <w:b/>
          <w:u w:val="single"/>
        </w:rPr>
        <w:t>IGUAL ULTIMO MONTAJE</w:t>
      </w:r>
    </w:p>
    <w:p w:rsidR="006B402A" w:rsidRDefault="006B402A" w:rsidP="006B402A">
      <w:pPr>
        <w:ind w:left="1860"/>
        <w:rPr>
          <w:b/>
          <w:u w:val="single"/>
        </w:rPr>
      </w:pPr>
    </w:p>
    <w:p w:rsidR="006B402A" w:rsidRPr="000E3688" w:rsidRDefault="006B402A" w:rsidP="006B402A">
      <w:pPr>
        <w:ind w:left="1500"/>
      </w:pPr>
    </w:p>
    <w:p w:rsidR="006B402A" w:rsidRPr="000E3688" w:rsidRDefault="006B402A" w:rsidP="006B402A">
      <w:pPr>
        <w:rPr>
          <w:b/>
        </w:rPr>
      </w:pPr>
    </w:p>
    <w:p w:rsidR="006B402A" w:rsidRPr="000E3688" w:rsidRDefault="006B402A" w:rsidP="006B402A">
      <w:pPr>
        <w:rPr>
          <w:b/>
        </w:rPr>
      </w:pPr>
    </w:p>
    <w:p w:rsidR="006B402A" w:rsidRDefault="006B402A" w:rsidP="006B402A">
      <w:r>
        <w:t>Agradezco la atención y colaboración prestada.</w:t>
      </w:r>
    </w:p>
    <w:p w:rsidR="006B402A" w:rsidRDefault="006B402A" w:rsidP="006B402A"/>
    <w:p w:rsidR="006B402A" w:rsidRDefault="006B402A" w:rsidP="006B402A"/>
    <w:p w:rsidR="006B402A" w:rsidRDefault="006B402A" w:rsidP="006B402A">
      <w:r>
        <w:t>Cordialmente,</w:t>
      </w:r>
    </w:p>
    <w:p w:rsidR="006B402A" w:rsidRDefault="006B402A" w:rsidP="006B402A"/>
    <w:p w:rsidR="006B402A" w:rsidRDefault="006B402A" w:rsidP="006B402A"/>
    <w:p w:rsidR="006B402A" w:rsidRDefault="006B402A" w:rsidP="006B402A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6B402A" w:rsidRDefault="006B402A" w:rsidP="006B402A">
      <w:r>
        <w:t>Director</w:t>
      </w:r>
    </w:p>
    <w:p w:rsidR="00B03958" w:rsidRDefault="00B03958" w:rsidP="00B03958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B03958" w:rsidRDefault="00B03958" w:rsidP="00B03958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B03958" w:rsidRDefault="00B03958" w:rsidP="00B03958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 - 144</w:t>
      </w:r>
    </w:p>
    <w:p w:rsidR="00B03958" w:rsidRDefault="00B03958" w:rsidP="00B03958">
      <w:pPr>
        <w:rPr>
          <w:b/>
          <w:bCs/>
          <w:sz w:val="20"/>
        </w:rPr>
      </w:pPr>
      <w:r>
        <w:rPr>
          <w:b/>
          <w:bCs/>
          <w:sz w:val="20"/>
        </w:rPr>
        <w:t>TEL:   4 44 46 64  ITAGUI.</w:t>
      </w:r>
    </w:p>
    <w:p w:rsidR="00B03958" w:rsidRDefault="00B03958" w:rsidP="00B03958">
      <w:pPr>
        <w:rPr>
          <w:b/>
          <w:bCs/>
          <w:sz w:val="20"/>
        </w:rPr>
      </w:pPr>
    </w:p>
    <w:p w:rsidR="00B03958" w:rsidRDefault="00B03958" w:rsidP="00B03958">
      <w:pPr>
        <w:rPr>
          <w:b/>
          <w:bCs/>
        </w:rPr>
      </w:pPr>
    </w:p>
    <w:p w:rsidR="00B03958" w:rsidRDefault="00B03958" w:rsidP="00B03958">
      <w:pPr>
        <w:rPr>
          <w:b/>
          <w:bCs/>
        </w:rPr>
      </w:pPr>
    </w:p>
    <w:p w:rsidR="00B03958" w:rsidRDefault="00B03958" w:rsidP="00B03958">
      <w:pPr>
        <w:pStyle w:val="Ttulo1"/>
      </w:pPr>
      <w:r>
        <w:t>ORDEN DE  TRABAJO   N°   6820</w:t>
      </w:r>
    </w:p>
    <w:p w:rsidR="00B03958" w:rsidRDefault="00B03958" w:rsidP="00B03958"/>
    <w:p w:rsidR="00B03958" w:rsidRDefault="00B03958" w:rsidP="00B03958">
      <w:r>
        <w:t>FECHA:</w:t>
      </w:r>
      <w:r>
        <w:tab/>
        <w:t>Medellín,  Julio  17    de  2010</w:t>
      </w:r>
    </w:p>
    <w:p w:rsidR="00B03958" w:rsidRDefault="00B03958" w:rsidP="00B03958">
      <w:r>
        <w:t>PARA:</w:t>
      </w:r>
      <w:r>
        <w:tab/>
      </w:r>
      <w:r>
        <w:tab/>
        <w:t>PLÁSTICOS DARMA</w:t>
      </w:r>
    </w:p>
    <w:p w:rsidR="00B03958" w:rsidRDefault="00B03958" w:rsidP="00B03958">
      <w:r>
        <w:t>ATENCIÓN:</w:t>
      </w:r>
      <w:r>
        <w:tab/>
        <w:t>Sr. Darío Jaramillo</w:t>
      </w:r>
    </w:p>
    <w:p w:rsidR="00B03958" w:rsidRDefault="00B03958" w:rsidP="00B03958">
      <w:r>
        <w:tab/>
      </w:r>
      <w:r>
        <w:tab/>
        <w:t>Gerente.</w:t>
      </w:r>
    </w:p>
    <w:p w:rsidR="00B03958" w:rsidRDefault="00B03958" w:rsidP="00B03958"/>
    <w:p w:rsidR="00B03958" w:rsidRDefault="00B03958" w:rsidP="00B03958">
      <w:r>
        <w:t>Apreciado Don Darío:</w:t>
      </w:r>
    </w:p>
    <w:p w:rsidR="00B03958" w:rsidRDefault="00B03958" w:rsidP="00B03958"/>
    <w:p w:rsidR="00B03958" w:rsidRDefault="00B03958" w:rsidP="00B03958">
      <w:r>
        <w:t>Con la presente estamos solicitando el siguiente servicio de  IMPRESION:</w:t>
      </w:r>
    </w:p>
    <w:p w:rsidR="00B03958" w:rsidRDefault="00B03958" w:rsidP="00B03958"/>
    <w:p w:rsidR="00B03958" w:rsidRDefault="00B03958" w:rsidP="00B03958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B03958" w:rsidRDefault="00B03958" w:rsidP="00B03958">
      <w:r>
        <w:t xml:space="preserve">MATERIAL   :           Polipropileno  Lamina  de    </w:t>
      </w:r>
      <w:r>
        <w:rPr>
          <w:b/>
        </w:rPr>
        <w:t>80</w:t>
      </w:r>
      <w:r w:rsidRPr="00911319">
        <w:rPr>
          <w:b/>
        </w:rPr>
        <w:t xml:space="preserve"> </w:t>
      </w:r>
      <w:r>
        <w:t xml:space="preserve"> cms</w:t>
      </w:r>
    </w:p>
    <w:p w:rsidR="00B03958" w:rsidRDefault="00B03958" w:rsidP="00B03958">
      <w:r>
        <w:t>CLIBRE      :               1</w:t>
      </w:r>
      <w:r>
        <w:rPr>
          <w:b/>
        </w:rPr>
        <w:t>.5</w:t>
      </w:r>
      <w:r w:rsidRPr="00F877C0">
        <w:rPr>
          <w:b/>
        </w:rPr>
        <w:t xml:space="preserve"> </w:t>
      </w:r>
      <w:r>
        <w:rPr>
          <w:b/>
        </w:rPr>
        <w:t xml:space="preserve"> </w:t>
      </w:r>
      <w:r w:rsidRPr="00F877C0">
        <w:rPr>
          <w:b/>
        </w:rPr>
        <w:t>”</w:t>
      </w:r>
    </w:p>
    <w:p w:rsidR="00B03958" w:rsidRDefault="00B03958" w:rsidP="00B03958">
      <w:r>
        <w:t>REFERENCIA:</w:t>
      </w:r>
      <w:r>
        <w:tab/>
      </w:r>
      <w:r>
        <w:rPr>
          <w:b/>
        </w:rPr>
        <w:t>TOSTADA X 30  RAKAMANDAKA</w:t>
      </w:r>
    </w:p>
    <w:p w:rsidR="00B03958" w:rsidRDefault="00B03958" w:rsidP="00B03958">
      <w:r>
        <w:t>CANTIDAD    :          100    Kg</w:t>
      </w:r>
    </w:p>
    <w:p w:rsidR="00B03958" w:rsidRDefault="00B03958" w:rsidP="00B03958">
      <w:r>
        <w:t>COLORES:</w:t>
      </w:r>
      <w:r>
        <w:tab/>
      </w:r>
      <w:r>
        <w:tab/>
        <w:t>4 (   Según  Muestra   )</w:t>
      </w:r>
    </w:p>
    <w:p w:rsidR="00B03958" w:rsidRDefault="00B03958" w:rsidP="00B03958">
      <w:r>
        <w:t>CARAS:</w:t>
      </w:r>
      <w:r>
        <w:tab/>
      </w:r>
      <w:r>
        <w:tab/>
        <w:t>2</w:t>
      </w:r>
    </w:p>
    <w:p w:rsidR="00B03958" w:rsidRDefault="00C66469" w:rsidP="00B03958">
      <w:r>
        <w:t>REPETICIÓN:</w:t>
      </w:r>
      <w:r>
        <w:tab/>
        <w:t>22.5</w:t>
      </w:r>
    </w:p>
    <w:p w:rsidR="00B03958" w:rsidRDefault="00C66469" w:rsidP="00B03958">
      <w:r>
        <w:t>RODILLO:</w:t>
      </w:r>
      <w:r>
        <w:tab/>
      </w:r>
      <w:r>
        <w:tab/>
        <w:t>46</w:t>
      </w:r>
    </w:p>
    <w:p w:rsidR="00B03958" w:rsidRPr="009A4BD3" w:rsidRDefault="00B03958" w:rsidP="00B03958">
      <w:pPr>
        <w:rPr>
          <w:b/>
        </w:rPr>
      </w:pPr>
      <w:r>
        <w:t>BOLSA:</w:t>
      </w:r>
      <w:r>
        <w:tab/>
      </w:r>
      <w:r>
        <w:tab/>
      </w:r>
      <w:r w:rsidR="00C66469">
        <w:rPr>
          <w:b/>
        </w:rPr>
        <w:t>22.5  x  36</w:t>
      </w:r>
      <w:r>
        <w:rPr>
          <w:b/>
        </w:rPr>
        <w:t xml:space="preserve">  </w:t>
      </w:r>
      <w:r w:rsidR="00C66469">
        <w:rPr>
          <w:b/>
        </w:rPr>
        <w:t xml:space="preserve">+ 4 </w:t>
      </w:r>
      <w:r w:rsidRPr="009A4BD3">
        <w:rPr>
          <w:b/>
        </w:rPr>
        <w:t xml:space="preserve">  cms</w:t>
      </w:r>
    </w:p>
    <w:p w:rsidR="00B03958" w:rsidRDefault="00B03958" w:rsidP="00B03958">
      <w:r>
        <w:t>SELLADO:</w:t>
      </w:r>
      <w:r>
        <w:tab/>
      </w:r>
      <w:r>
        <w:tab/>
        <w:t>Para selle lateral.</w:t>
      </w:r>
    </w:p>
    <w:p w:rsidR="00B03958" w:rsidRDefault="00B03958" w:rsidP="00B03958"/>
    <w:p w:rsidR="00B03958" w:rsidRDefault="00B03958" w:rsidP="00B03958"/>
    <w:p w:rsidR="00B03958" w:rsidRDefault="00B03958" w:rsidP="00B03958">
      <w:r>
        <w:rPr>
          <w:b/>
          <w:bCs/>
          <w:u w:val="single"/>
        </w:rPr>
        <w:t>NOTA:</w:t>
      </w:r>
      <w:r w:rsidR="007D3A74">
        <w:t xml:space="preserve">  *  Cyreles  los </w:t>
      </w:r>
      <w:r w:rsidR="005F055B">
        <w:t>envía</w:t>
      </w:r>
      <w:r w:rsidR="007D3A74">
        <w:t xml:space="preserve">  </w:t>
      </w:r>
      <w:r w:rsidR="005F055B">
        <w:t>GRAFIFLEX</w:t>
      </w:r>
    </w:p>
    <w:p w:rsidR="00B03958" w:rsidRDefault="00B03958" w:rsidP="00B03958">
      <w:pPr>
        <w:numPr>
          <w:ilvl w:val="0"/>
          <w:numId w:val="1"/>
        </w:numPr>
      </w:pPr>
      <w:r>
        <w:t>Se envían muestra física  para tonos y alturas</w:t>
      </w:r>
    </w:p>
    <w:p w:rsidR="00B03958" w:rsidRDefault="00B03958" w:rsidP="00B03958">
      <w:pPr>
        <w:numPr>
          <w:ilvl w:val="0"/>
          <w:numId w:val="2"/>
        </w:numPr>
        <w:rPr>
          <w:b/>
        </w:rPr>
      </w:pPr>
      <w:r w:rsidRPr="00764873">
        <w:rPr>
          <w:b/>
        </w:rPr>
        <w:t>Se</w:t>
      </w:r>
      <w:r w:rsidR="00502354">
        <w:rPr>
          <w:b/>
        </w:rPr>
        <w:t xml:space="preserve"> </w:t>
      </w:r>
      <w:r w:rsidR="0048562E">
        <w:rPr>
          <w:b/>
        </w:rPr>
        <w:t xml:space="preserve">  envía</w:t>
      </w:r>
      <w:r w:rsidR="00502354">
        <w:rPr>
          <w:b/>
        </w:rPr>
        <w:t xml:space="preserve">  el material de PP  de</w:t>
      </w:r>
      <w:r w:rsidR="00E669AC">
        <w:rPr>
          <w:b/>
        </w:rPr>
        <w:t xml:space="preserve">  </w:t>
      </w:r>
      <w:r w:rsidR="00502354">
        <w:rPr>
          <w:b/>
        </w:rPr>
        <w:t xml:space="preserve"> 8</w:t>
      </w:r>
      <w:r>
        <w:rPr>
          <w:b/>
        </w:rPr>
        <w:t>0  cm  Lamina</w:t>
      </w:r>
    </w:p>
    <w:p w:rsidR="00B03958" w:rsidRDefault="00B03958" w:rsidP="00B03958">
      <w:pPr>
        <w:ind w:left="885"/>
      </w:pPr>
    </w:p>
    <w:p w:rsidR="00B03958" w:rsidRDefault="00B03958" w:rsidP="00B03958">
      <w:pPr>
        <w:ind w:left="885"/>
      </w:pPr>
    </w:p>
    <w:p w:rsidR="00B03958" w:rsidRDefault="00B03958" w:rsidP="00B03958">
      <w:pPr>
        <w:ind w:left="885"/>
      </w:pPr>
    </w:p>
    <w:p w:rsidR="00B03958" w:rsidRDefault="00B03958" w:rsidP="00B03958">
      <w:r>
        <w:t>Agradezco la atención y colaboración prestada.</w:t>
      </w:r>
    </w:p>
    <w:p w:rsidR="00B03958" w:rsidRDefault="00B03958" w:rsidP="00B03958"/>
    <w:p w:rsidR="00B03958" w:rsidRDefault="00B03958" w:rsidP="00B03958"/>
    <w:p w:rsidR="00B03958" w:rsidRDefault="00B03958" w:rsidP="00B03958"/>
    <w:p w:rsidR="00B03958" w:rsidRDefault="00B03958" w:rsidP="00B03958">
      <w:r>
        <w:t xml:space="preserve">Cordialmente,                                                      </w:t>
      </w:r>
    </w:p>
    <w:p w:rsidR="00B03958" w:rsidRDefault="00B03958" w:rsidP="00B03958"/>
    <w:p w:rsidR="00B03958" w:rsidRDefault="00B03958" w:rsidP="00B03958"/>
    <w:p w:rsidR="00B03958" w:rsidRDefault="00B03958" w:rsidP="00B03958"/>
    <w:p w:rsidR="00B03958" w:rsidRDefault="00B03958" w:rsidP="00B03958">
      <w:r>
        <w:t>RICARDO CASAS ZAPATA</w:t>
      </w:r>
    </w:p>
    <w:p w:rsidR="00B03958" w:rsidRDefault="00B03958" w:rsidP="00B03958">
      <w:r>
        <w:t>Director.</w:t>
      </w:r>
    </w:p>
    <w:p w:rsidR="006B402A" w:rsidRDefault="006B402A" w:rsidP="00E107BC">
      <w:pPr>
        <w:rPr>
          <w:b/>
        </w:rPr>
      </w:pPr>
    </w:p>
    <w:p w:rsidR="00F91267" w:rsidRDefault="00F91267" w:rsidP="00E107BC">
      <w:pPr>
        <w:rPr>
          <w:b/>
        </w:rPr>
      </w:pPr>
    </w:p>
    <w:p w:rsidR="00F91267" w:rsidRDefault="00F91267" w:rsidP="00E107BC">
      <w:pPr>
        <w:rPr>
          <w:b/>
        </w:rPr>
      </w:pPr>
    </w:p>
    <w:p w:rsidR="00F91267" w:rsidRDefault="00F91267" w:rsidP="00E107BC">
      <w:pPr>
        <w:rPr>
          <w:b/>
        </w:rPr>
      </w:pPr>
    </w:p>
    <w:p w:rsidR="00F91267" w:rsidRDefault="00F91267" w:rsidP="00F91267"/>
    <w:p w:rsidR="00F91267" w:rsidRDefault="00F91267" w:rsidP="00F91267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F91267" w:rsidRDefault="00F91267" w:rsidP="00F91267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F91267" w:rsidRDefault="00F91267" w:rsidP="00F91267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F91267" w:rsidRDefault="00F91267" w:rsidP="00F91267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F91267" w:rsidRDefault="00F91267" w:rsidP="00F91267">
      <w:pPr>
        <w:rPr>
          <w:b/>
          <w:bCs/>
        </w:rPr>
      </w:pPr>
    </w:p>
    <w:p w:rsidR="00F91267" w:rsidRDefault="00F91267" w:rsidP="00F91267">
      <w:pPr>
        <w:pStyle w:val="Ttulo1"/>
      </w:pPr>
    </w:p>
    <w:p w:rsidR="00F91267" w:rsidRDefault="00F91267" w:rsidP="00F91267">
      <w:pPr>
        <w:pStyle w:val="Ttulo1"/>
      </w:pPr>
      <w:r>
        <w:t>ORDEN DE TRABAJO  N °      06817</w:t>
      </w:r>
    </w:p>
    <w:p w:rsidR="00F91267" w:rsidRDefault="00F91267" w:rsidP="00F91267"/>
    <w:p w:rsidR="00F91267" w:rsidRDefault="00F91267" w:rsidP="00F91267">
      <w:r>
        <w:t>FECHA:</w:t>
      </w:r>
      <w:r>
        <w:tab/>
        <w:t>Medellín, Julio  17    de  2010</w:t>
      </w:r>
    </w:p>
    <w:p w:rsidR="00F91267" w:rsidRDefault="00F91267" w:rsidP="00F91267">
      <w:r>
        <w:t>PARA:</w:t>
      </w:r>
      <w:r>
        <w:tab/>
      </w:r>
      <w:r>
        <w:tab/>
        <w:t>PLÁSTICOS DARMA</w:t>
      </w:r>
    </w:p>
    <w:p w:rsidR="00F91267" w:rsidRDefault="00F91267" w:rsidP="00F91267">
      <w:r>
        <w:t>ATENCIÓN:</w:t>
      </w:r>
      <w:r>
        <w:tab/>
        <w:t>Sr. Darío Jaramillo</w:t>
      </w:r>
    </w:p>
    <w:p w:rsidR="00F91267" w:rsidRDefault="00F91267" w:rsidP="00F91267">
      <w:r>
        <w:tab/>
      </w:r>
      <w:r>
        <w:tab/>
        <w:t>Gerente.</w:t>
      </w:r>
    </w:p>
    <w:p w:rsidR="00F91267" w:rsidRDefault="00F91267" w:rsidP="00F91267"/>
    <w:p w:rsidR="00F91267" w:rsidRDefault="00F91267" w:rsidP="00F91267">
      <w:r>
        <w:t>Apreciado Don Darío:</w:t>
      </w:r>
    </w:p>
    <w:p w:rsidR="00F91267" w:rsidRDefault="00F91267" w:rsidP="00F91267"/>
    <w:p w:rsidR="00F91267" w:rsidRDefault="00F91267" w:rsidP="00F91267">
      <w:r>
        <w:t>Con la presente estamos solicitando el siguiente servicio de  IMPRESIÓN :</w:t>
      </w:r>
    </w:p>
    <w:p w:rsidR="00F91267" w:rsidRDefault="00F91267" w:rsidP="00F91267"/>
    <w:p w:rsidR="00F91267" w:rsidRDefault="00F91267" w:rsidP="00F91267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F91267" w:rsidRDefault="00F91267" w:rsidP="00F91267">
      <w:r>
        <w:t xml:space="preserve">MATERIAL   :           Polipropileno Tubular   de  </w:t>
      </w:r>
      <w:r>
        <w:rPr>
          <w:b/>
        </w:rPr>
        <w:t xml:space="preserve">38 </w:t>
      </w:r>
      <w:r>
        <w:t xml:space="preserve">  cms</w:t>
      </w:r>
    </w:p>
    <w:p w:rsidR="00F91267" w:rsidRDefault="00F91267" w:rsidP="00F91267">
      <w:r>
        <w:t>CLIBRE      :               2.4  ”</w:t>
      </w:r>
    </w:p>
    <w:p w:rsidR="00F91267" w:rsidRPr="00AD5DCF" w:rsidRDefault="00F91267" w:rsidP="00F91267">
      <w:pPr>
        <w:rPr>
          <w:b/>
        </w:rPr>
      </w:pPr>
      <w:r>
        <w:t>REFERENCIA:</w:t>
      </w:r>
      <w:r>
        <w:tab/>
      </w:r>
      <w:r>
        <w:rPr>
          <w:b/>
        </w:rPr>
        <w:t>CAMISETA     NAGA</w:t>
      </w:r>
    </w:p>
    <w:p w:rsidR="00F91267" w:rsidRDefault="00F91267" w:rsidP="00F91267">
      <w:r>
        <w:t>CANTIDAD    :          110    Kg</w:t>
      </w:r>
    </w:p>
    <w:p w:rsidR="00F91267" w:rsidRDefault="00F91267" w:rsidP="00F91267">
      <w:r>
        <w:t>COLORES:</w:t>
      </w:r>
      <w:r>
        <w:tab/>
      </w:r>
      <w:r>
        <w:tab/>
        <w:t>3 ( Según  arte )</w:t>
      </w:r>
    </w:p>
    <w:p w:rsidR="00F91267" w:rsidRDefault="00F91267" w:rsidP="00F91267">
      <w:r>
        <w:t>CARAS:</w:t>
      </w:r>
      <w:r>
        <w:tab/>
      </w:r>
      <w:r>
        <w:tab/>
        <w:t>2  ( 3 x 1- 1 x1 )</w:t>
      </w:r>
    </w:p>
    <w:p w:rsidR="00F91267" w:rsidRDefault="00F91267" w:rsidP="00F91267">
      <w:r>
        <w:t>REPETICIÓN:</w:t>
      </w:r>
      <w:r>
        <w:tab/>
        <w:t>26</w:t>
      </w:r>
    </w:p>
    <w:p w:rsidR="00F91267" w:rsidRDefault="00F91267" w:rsidP="00F91267">
      <w:r>
        <w:t>RODILLO:</w:t>
      </w:r>
      <w:r>
        <w:tab/>
      </w:r>
      <w:r>
        <w:tab/>
        <w:t>26</w:t>
      </w:r>
    </w:p>
    <w:p w:rsidR="00F91267" w:rsidRDefault="00F91267" w:rsidP="00F91267">
      <w:r>
        <w:t>BOLSA:</w:t>
      </w:r>
      <w:r>
        <w:tab/>
      </w:r>
      <w:r>
        <w:tab/>
        <w:t>26  X  35 + 6   cm  ( solapa  interna pegada  )</w:t>
      </w:r>
    </w:p>
    <w:p w:rsidR="00F91267" w:rsidRDefault="00F91267" w:rsidP="00F91267">
      <w:r>
        <w:t>SELLADO:</w:t>
      </w:r>
      <w:r>
        <w:tab/>
      </w:r>
      <w:r>
        <w:tab/>
        <w:t>Para selle lateral.</w:t>
      </w:r>
    </w:p>
    <w:p w:rsidR="00F91267" w:rsidRDefault="00F91267" w:rsidP="00F91267"/>
    <w:p w:rsidR="00F91267" w:rsidRDefault="00F91267" w:rsidP="00F91267"/>
    <w:p w:rsidR="00F91267" w:rsidRDefault="00F91267" w:rsidP="00F91267">
      <w:r>
        <w:rPr>
          <w:b/>
          <w:bCs/>
          <w:u w:val="single"/>
        </w:rPr>
        <w:t>NOTA:</w:t>
      </w:r>
      <w:r w:rsidR="00A4654A">
        <w:t xml:space="preserve">  *   Los cyreles  en su planta</w:t>
      </w:r>
    </w:p>
    <w:p w:rsidR="00F91267" w:rsidRDefault="00F91267" w:rsidP="00F91267">
      <w:pPr>
        <w:numPr>
          <w:ilvl w:val="0"/>
          <w:numId w:val="1"/>
        </w:numPr>
      </w:pPr>
      <w:r>
        <w:t>Se envían ARTE    para tonos y alturas</w:t>
      </w:r>
    </w:p>
    <w:p w:rsidR="00F91267" w:rsidRPr="006C750D" w:rsidRDefault="00F91267" w:rsidP="00F91267">
      <w:pPr>
        <w:numPr>
          <w:ilvl w:val="0"/>
          <w:numId w:val="2"/>
        </w:numPr>
      </w:pPr>
      <w:r>
        <w:t xml:space="preserve">Se  envia el material de PP </w:t>
      </w:r>
      <w:r>
        <w:rPr>
          <w:b/>
        </w:rPr>
        <w:t xml:space="preserve">de  38 </w:t>
      </w:r>
      <w:r w:rsidRPr="00AD5DCF">
        <w:rPr>
          <w:b/>
        </w:rPr>
        <w:t xml:space="preserve">  cms</w:t>
      </w:r>
    </w:p>
    <w:p w:rsidR="00F91267" w:rsidRPr="00150D1A" w:rsidRDefault="00F91267" w:rsidP="00F91267">
      <w:pPr>
        <w:numPr>
          <w:ilvl w:val="0"/>
          <w:numId w:val="2"/>
        </w:numPr>
      </w:pPr>
      <w:r>
        <w:rPr>
          <w:b/>
        </w:rPr>
        <w:t>SE  APRUEBA IMPRESION</w:t>
      </w:r>
    </w:p>
    <w:p w:rsidR="00F91267" w:rsidRDefault="00F91267" w:rsidP="00F91267">
      <w:pPr>
        <w:ind w:left="885"/>
      </w:pPr>
    </w:p>
    <w:p w:rsidR="00F91267" w:rsidRDefault="00F91267" w:rsidP="00F91267">
      <w:pPr>
        <w:ind w:left="885"/>
      </w:pPr>
    </w:p>
    <w:p w:rsidR="00F91267" w:rsidRDefault="00F91267" w:rsidP="00F91267">
      <w:r>
        <w:t>Agradezco la atención y colaboración prestada.</w:t>
      </w:r>
    </w:p>
    <w:p w:rsidR="00F91267" w:rsidRDefault="00F91267" w:rsidP="00F91267"/>
    <w:p w:rsidR="00F91267" w:rsidRDefault="00F91267" w:rsidP="00F91267"/>
    <w:p w:rsidR="00F91267" w:rsidRDefault="00F91267" w:rsidP="00F91267">
      <w:r>
        <w:t>Cordialmente,</w:t>
      </w:r>
    </w:p>
    <w:p w:rsidR="00F91267" w:rsidRDefault="00F91267" w:rsidP="00F91267"/>
    <w:p w:rsidR="00F91267" w:rsidRDefault="00F91267" w:rsidP="00F91267"/>
    <w:p w:rsidR="00F91267" w:rsidRDefault="00F91267" w:rsidP="00F91267"/>
    <w:p w:rsidR="00F91267" w:rsidRDefault="00F91267" w:rsidP="00F91267">
      <w:r>
        <w:t>RICARDO CASAS ZAPATA</w:t>
      </w:r>
    </w:p>
    <w:p w:rsidR="00F91267" w:rsidRDefault="00F91267" w:rsidP="00F91267">
      <w:r>
        <w:t>Director.</w:t>
      </w:r>
    </w:p>
    <w:p w:rsidR="00F91267" w:rsidRDefault="00F91267" w:rsidP="00F91267">
      <w:pPr>
        <w:rPr>
          <w:b/>
        </w:rPr>
      </w:pPr>
    </w:p>
    <w:p w:rsidR="00F91267" w:rsidRDefault="00F91267" w:rsidP="00E107BC">
      <w:pPr>
        <w:rPr>
          <w:b/>
        </w:rPr>
      </w:pPr>
    </w:p>
    <w:p w:rsidR="002A443C" w:rsidRDefault="002A443C" w:rsidP="00E107BC">
      <w:pPr>
        <w:rPr>
          <w:b/>
        </w:rPr>
      </w:pPr>
    </w:p>
    <w:p w:rsidR="002A443C" w:rsidRDefault="002A443C" w:rsidP="00E107BC">
      <w:pPr>
        <w:rPr>
          <w:b/>
        </w:rPr>
      </w:pPr>
    </w:p>
    <w:p w:rsidR="002A443C" w:rsidRDefault="002A443C" w:rsidP="00E107BC">
      <w:pPr>
        <w:rPr>
          <w:b/>
        </w:rPr>
      </w:pPr>
    </w:p>
    <w:p w:rsidR="002A443C" w:rsidRDefault="002A443C" w:rsidP="002A443C">
      <w:pPr>
        <w:rPr>
          <w:b/>
        </w:rPr>
      </w:pPr>
    </w:p>
    <w:p w:rsidR="002A443C" w:rsidRDefault="002A443C" w:rsidP="002A443C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2A443C" w:rsidRDefault="002A443C" w:rsidP="002A443C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2A443C" w:rsidRDefault="002A443C" w:rsidP="002A443C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2A443C" w:rsidRDefault="002A443C" w:rsidP="002A443C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2A443C" w:rsidRDefault="002A443C" w:rsidP="002A443C">
      <w:pPr>
        <w:rPr>
          <w:b/>
          <w:bCs/>
        </w:rPr>
      </w:pPr>
    </w:p>
    <w:p w:rsidR="002A443C" w:rsidRDefault="002A443C" w:rsidP="002A443C">
      <w:pPr>
        <w:pStyle w:val="Ttulo1"/>
      </w:pPr>
    </w:p>
    <w:p w:rsidR="002A443C" w:rsidRDefault="002A443C" w:rsidP="002A443C">
      <w:pPr>
        <w:pStyle w:val="Ttulo1"/>
      </w:pPr>
      <w:r>
        <w:t>ORDEN DE TRABAJO  N °      06815</w:t>
      </w:r>
    </w:p>
    <w:p w:rsidR="002A443C" w:rsidRDefault="002A443C" w:rsidP="002A443C"/>
    <w:p w:rsidR="002A443C" w:rsidRDefault="002A443C" w:rsidP="002A443C">
      <w:r>
        <w:t>FECHA:</w:t>
      </w:r>
      <w:r>
        <w:tab/>
        <w:t>Medellín, Julio  17     de 2010</w:t>
      </w:r>
    </w:p>
    <w:p w:rsidR="002A443C" w:rsidRDefault="002A443C" w:rsidP="002A443C">
      <w:r>
        <w:t>PARA:</w:t>
      </w:r>
      <w:r>
        <w:tab/>
      </w:r>
      <w:r>
        <w:tab/>
        <w:t>PLÁSTICOS DARMA</w:t>
      </w:r>
    </w:p>
    <w:p w:rsidR="002A443C" w:rsidRDefault="002A443C" w:rsidP="002A443C">
      <w:r>
        <w:t>ATENCIÓN:</w:t>
      </w:r>
      <w:r>
        <w:tab/>
        <w:t>Sr. Darío Jaramillo</w:t>
      </w:r>
    </w:p>
    <w:p w:rsidR="002A443C" w:rsidRDefault="002A443C" w:rsidP="002A443C">
      <w:r>
        <w:tab/>
      </w:r>
      <w:r>
        <w:tab/>
        <w:t>Gerente.</w:t>
      </w:r>
    </w:p>
    <w:p w:rsidR="002A443C" w:rsidRDefault="002A443C" w:rsidP="002A443C"/>
    <w:p w:rsidR="002A443C" w:rsidRDefault="002A443C" w:rsidP="002A443C">
      <w:r>
        <w:t>Apreciado Don Darío:</w:t>
      </w:r>
    </w:p>
    <w:p w:rsidR="002A443C" w:rsidRDefault="002A443C" w:rsidP="002A443C"/>
    <w:p w:rsidR="002A443C" w:rsidRDefault="002A443C" w:rsidP="002A443C">
      <w:r>
        <w:t>Con la presente estamos solicitando el siguiente servicio de  IMPRESIÓN :</w:t>
      </w:r>
    </w:p>
    <w:p w:rsidR="002A443C" w:rsidRDefault="002A443C" w:rsidP="002A443C"/>
    <w:p w:rsidR="002A443C" w:rsidRDefault="002A443C" w:rsidP="002A443C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2A443C" w:rsidRDefault="002A443C" w:rsidP="002A443C">
      <w:r>
        <w:t xml:space="preserve">MATERIAL   :           Polipropileno Tubular   de  </w:t>
      </w:r>
      <w:r>
        <w:rPr>
          <w:b/>
        </w:rPr>
        <w:t>48</w:t>
      </w:r>
      <w:r>
        <w:t xml:space="preserve">  cms</w:t>
      </w:r>
    </w:p>
    <w:p w:rsidR="002A443C" w:rsidRDefault="002A443C" w:rsidP="002A443C">
      <w:r>
        <w:t>CLIBRE      :               2.4  ”</w:t>
      </w:r>
    </w:p>
    <w:p w:rsidR="002A443C" w:rsidRPr="00AD5DCF" w:rsidRDefault="002A443C" w:rsidP="002A443C">
      <w:pPr>
        <w:rPr>
          <w:b/>
        </w:rPr>
      </w:pPr>
      <w:r>
        <w:t>REFERENCIA:</w:t>
      </w:r>
      <w:r>
        <w:tab/>
      </w:r>
      <w:r>
        <w:rPr>
          <w:b/>
        </w:rPr>
        <w:t>JEAN    NAGA</w:t>
      </w:r>
    </w:p>
    <w:p w:rsidR="002A443C" w:rsidRDefault="00C32125" w:rsidP="002A443C">
      <w:r>
        <w:t>CANTIDAD    :          14</w:t>
      </w:r>
      <w:r w:rsidR="002A443C">
        <w:t>0    Kg</w:t>
      </w:r>
    </w:p>
    <w:p w:rsidR="002A443C" w:rsidRDefault="002A443C" w:rsidP="002A443C">
      <w:r>
        <w:t>COLORES:</w:t>
      </w:r>
      <w:r>
        <w:tab/>
      </w:r>
      <w:r>
        <w:tab/>
        <w:t>3 ( Según  arte )</w:t>
      </w:r>
    </w:p>
    <w:p w:rsidR="002A443C" w:rsidRDefault="002A443C" w:rsidP="002A443C">
      <w:r>
        <w:t>CARAS:</w:t>
      </w:r>
      <w:r>
        <w:tab/>
      </w:r>
      <w:r>
        <w:tab/>
        <w:t>2  ( 3 x 1- 1 x1 )</w:t>
      </w:r>
    </w:p>
    <w:p w:rsidR="002A443C" w:rsidRDefault="002A443C" w:rsidP="002A443C">
      <w:r>
        <w:t>REPETICIÓN:</w:t>
      </w:r>
      <w:r>
        <w:tab/>
        <w:t>32</w:t>
      </w:r>
    </w:p>
    <w:p w:rsidR="002A443C" w:rsidRDefault="002A443C" w:rsidP="002A443C">
      <w:r>
        <w:t>RODILLO:</w:t>
      </w:r>
      <w:r>
        <w:tab/>
      </w:r>
      <w:r>
        <w:tab/>
        <w:t>32</w:t>
      </w:r>
    </w:p>
    <w:p w:rsidR="002A443C" w:rsidRDefault="002A443C" w:rsidP="002A443C">
      <w:r>
        <w:t>BOLSA:</w:t>
      </w:r>
      <w:r>
        <w:tab/>
      </w:r>
      <w:r>
        <w:tab/>
        <w:t>32  X  42 + 10    cms de solapa  interna  pegada</w:t>
      </w:r>
    </w:p>
    <w:p w:rsidR="002A443C" w:rsidRDefault="002A443C" w:rsidP="002A443C">
      <w:r>
        <w:t>SELLADO:</w:t>
      </w:r>
      <w:r>
        <w:tab/>
      </w:r>
      <w:r>
        <w:tab/>
        <w:t>Para selle lateral.</w:t>
      </w:r>
    </w:p>
    <w:p w:rsidR="002A443C" w:rsidRDefault="002A443C" w:rsidP="002A443C"/>
    <w:p w:rsidR="002A443C" w:rsidRDefault="002A443C" w:rsidP="002A443C"/>
    <w:p w:rsidR="002A443C" w:rsidRDefault="002A443C" w:rsidP="002A443C">
      <w:r>
        <w:rPr>
          <w:b/>
          <w:bCs/>
          <w:u w:val="single"/>
        </w:rPr>
        <w:t>NOTA:</w:t>
      </w:r>
      <w:r>
        <w:t xml:space="preserve">  *   Los cyreles  se encuentran   en  su planta.</w:t>
      </w:r>
    </w:p>
    <w:p w:rsidR="002A443C" w:rsidRDefault="002A443C" w:rsidP="002A443C">
      <w:pPr>
        <w:numPr>
          <w:ilvl w:val="0"/>
          <w:numId w:val="1"/>
        </w:numPr>
      </w:pPr>
      <w:r>
        <w:t>Se envían ARTE    para tonos y alturas</w:t>
      </w:r>
    </w:p>
    <w:p w:rsidR="002A443C" w:rsidRPr="006C750D" w:rsidRDefault="002A443C" w:rsidP="002A443C">
      <w:pPr>
        <w:numPr>
          <w:ilvl w:val="0"/>
          <w:numId w:val="2"/>
        </w:numPr>
      </w:pPr>
      <w:r>
        <w:t xml:space="preserve">Se  envia el material de PP </w:t>
      </w:r>
      <w:r>
        <w:rPr>
          <w:b/>
        </w:rPr>
        <w:t xml:space="preserve">de  48 </w:t>
      </w:r>
      <w:r w:rsidRPr="00AD5DCF">
        <w:rPr>
          <w:b/>
        </w:rPr>
        <w:t xml:space="preserve">  cms</w:t>
      </w:r>
    </w:p>
    <w:p w:rsidR="002A443C" w:rsidRPr="00150D1A" w:rsidRDefault="002A443C" w:rsidP="002A443C">
      <w:pPr>
        <w:numPr>
          <w:ilvl w:val="0"/>
          <w:numId w:val="2"/>
        </w:numPr>
      </w:pPr>
      <w:r>
        <w:rPr>
          <w:b/>
        </w:rPr>
        <w:t>SE  APRUEBA IMPRESION</w:t>
      </w:r>
    </w:p>
    <w:p w:rsidR="002A443C" w:rsidRDefault="002A443C" w:rsidP="002A443C">
      <w:pPr>
        <w:ind w:left="885"/>
      </w:pPr>
    </w:p>
    <w:p w:rsidR="002A443C" w:rsidRDefault="002A443C" w:rsidP="002A443C">
      <w:pPr>
        <w:ind w:left="885"/>
      </w:pPr>
    </w:p>
    <w:p w:rsidR="002A443C" w:rsidRDefault="002A443C" w:rsidP="002A443C">
      <w:r>
        <w:t>Agradezco la atención y colaboración prestada.</w:t>
      </w:r>
    </w:p>
    <w:p w:rsidR="002A443C" w:rsidRDefault="002A443C" w:rsidP="002A443C"/>
    <w:p w:rsidR="002A443C" w:rsidRDefault="002A443C" w:rsidP="002A443C"/>
    <w:p w:rsidR="002A443C" w:rsidRDefault="002A443C" w:rsidP="002A443C">
      <w:r>
        <w:t>Cordialmente,</w:t>
      </w:r>
    </w:p>
    <w:p w:rsidR="002A443C" w:rsidRDefault="002A443C" w:rsidP="002A443C"/>
    <w:p w:rsidR="002A443C" w:rsidRDefault="002A443C" w:rsidP="002A443C"/>
    <w:p w:rsidR="002A443C" w:rsidRDefault="002A443C" w:rsidP="002A443C"/>
    <w:p w:rsidR="002A443C" w:rsidRDefault="002A443C" w:rsidP="002A443C">
      <w:r>
        <w:t>RICARDO CASAS ZAPATA</w:t>
      </w:r>
    </w:p>
    <w:p w:rsidR="002A443C" w:rsidRDefault="002A443C" w:rsidP="002A443C">
      <w:r>
        <w:t>Director.</w:t>
      </w:r>
    </w:p>
    <w:p w:rsidR="002A443C" w:rsidRDefault="002A443C" w:rsidP="002A443C">
      <w:pPr>
        <w:rPr>
          <w:b/>
        </w:rPr>
      </w:pPr>
    </w:p>
    <w:p w:rsidR="002A443C" w:rsidRDefault="002A443C" w:rsidP="00E107BC">
      <w:pPr>
        <w:rPr>
          <w:b/>
        </w:rPr>
      </w:pPr>
    </w:p>
    <w:p w:rsidR="001D2E73" w:rsidRDefault="001D2E73" w:rsidP="00E107BC">
      <w:pPr>
        <w:rPr>
          <w:b/>
        </w:rPr>
      </w:pPr>
    </w:p>
    <w:p w:rsidR="001D2E73" w:rsidRDefault="001D2E73" w:rsidP="00E107BC">
      <w:pPr>
        <w:rPr>
          <w:b/>
        </w:rPr>
      </w:pPr>
    </w:p>
    <w:p w:rsidR="001D2E73" w:rsidRDefault="001D2E73" w:rsidP="00E107BC">
      <w:pPr>
        <w:rPr>
          <w:b/>
        </w:rPr>
      </w:pPr>
    </w:p>
    <w:p w:rsidR="001D2E73" w:rsidRDefault="001D2E73" w:rsidP="001D2E73">
      <w:pPr>
        <w:rPr>
          <w:b/>
        </w:rPr>
      </w:pPr>
    </w:p>
    <w:p w:rsidR="001D2E73" w:rsidRDefault="001D2E73" w:rsidP="001D2E73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1D2E73" w:rsidRDefault="001D2E73" w:rsidP="001D2E73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1D2E73" w:rsidRDefault="001D2E73" w:rsidP="001D2E73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1D2E73" w:rsidRDefault="001D2E73" w:rsidP="001D2E73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1D2E73" w:rsidRDefault="001D2E73" w:rsidP="001D2E73">
      <w:pPr>
        <w:rPr>
          <w:b/>
          <w:bCs/>
        </w:rPr>
      </w:pPr>
    </w:p>
    <w:p w:rsidR="001D2E73" w:rsidRDefault="001D2E73" w:rsidP="001D2E73">
      <w:pPr>
        <w:pStyle w:val="Ttulo1"/>
      </w:pPr>
    </w:p>
    <w:p w:rsidR="001D2E73" w:rsidRDefault="001D2E73" w:rsidP="001D2E73">
      <w:pPr>
        <w:pStyle w:val="Ttulo1"/>
      </w:pPr>
      <w:r>
        <w:t>ORD</w:t>
      </w:r>
      <w:r w:rsidR="00F37D09">
        <w:t>EN DE TRABAJO     N °      06816</w:t>
      </w:r>
    </w:p>
    <w:p w:rsidR="001D2E73" w:rsidRDefault="001D2E73" w:rsidP="001D2E73"/>
    <w:p w:rsidR="001D2E73" w:rsidRDefault="001D2E73" w:rsidP="001D2E73">
      <w:r>
        <w:t>FECHA:</w:t>
      </w:r>
      <w:r>
        <w:tab/>
        <w:t>Medellín, Julio  17    de  2010</w:t>
      </w:r>
    </w:p>
    <w:p w:rsidR="001D2E73" w:rsidRDefault="001D2E73" w:rsidP="001D2E73">
      <w:r>
        <w:t>PARA:</w:t>
      </w:r>
      <w:r>
        <w:tab/>
      </w:r>
      <w:r>
        <w:tab/>
        <w:t>PLÁSTICOS DARMA</w:t>
      </w:r>
    </w:p>
    <w:p w:rsidR="001D2E73" w:rsidRDefault="001D2E73" w:rsidP="001D2E73">
      <w:r>
        <w:t>ATENCIÓN:</w:t>
      </w:r>
      <w:r>
        <w:tab/>
        <w:t>Sr. Darío Jaramillo</w:t>
      </w:r>
    </w:p>
    <w:p w:rsidR="001D2E73" w:rsidRDefault="001D2E73" w:rsidP="001D2E73">
      <w:r>
        <w:tab/>
      </w:r>
      <w:r>
        <w:tab/>
        <w:t>Gerente.</w:t>
      </w:r>
    </w:p>
    <w:p w:rsidR="001D2E73" w:rsidRDefault="001D2E73" w:rsidP="001D2E73"/>
    <w:p w:rsidR="001D2E73" w:rsidRDefault="001D2E73" w:rsidP="001D2E73">
      <w:r>
        <w:t>Apreciado Don Darío:</w:t>
      </w:r>
    </w:p>
    <w:p w:rsidR="001D2E73" w:rsidRDefault="001D2E73" w:rsidP="001D2E73"/>
    <w:p w:rsidR="001D2E73" w:rsidRDefault="001D2E73" w:rsidP="001D2E73">
      <w:r>
        <w:t>Con la presente estamos solicitando el siguiente servicio de  IMPRESIÓN :</w:t>
      </w:r>
    </w:p>
    <w:p w:rsidR="001D2E73" w:rsidRDefault="001D2E73" w:rsidP="001D2E73"/>
    <w:p w:rsidR="001D2E73" w:rsidRDefault="001D2E73" w:rsidP="001D2E73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1D2E73" w:rsidRDefault="001D2E73" w:rsidP="001D2E73">
      <w:r>
        <w:t xml:space="preserve">MATERIAL   :           Polipropileno Tubular   de  </w:t>
      </w:r>
      <w:r>
        <w:rPr>
          <w:b/>
        </w:rPr>
        <w:t>48</w:t>
      </w:r>
      <w:r>
        <w:t xml:space="preserve">  cms</w:t>
      </w:r>
    </w:p>
    <w:p w:rsidR="001D2E73" w:rsidRDefault="001D2E73" w:rsidP="001D2E73">
      <w:r>
        <w:t>CLIBRE      :               2.4  ”</w:t>
      </w:r>
    </w:p>
    <w:p w:rsidR="001D2E73" w:rsidRPr="00AD5DCF" w:rsidRDefault="001D2E73" w:rsidP="001D2E73">
      <w:pPr>
        <w:rPr>
          <w:b/>
        </w:rPr>
      </w:pPr>
      <w:r>
        <w:t>REFERENCIA:</w:t>
      </w:r>
      <w:r>
        <w:tab/>
      </w:r>
      <w:r>
        <w:rPr>
          <w:b/>
        </w:rPr>
        <w:t>DRIL DOCKERS  NAGA</w:t>
      </w:r>
    </w:p>
    <w:p w:rsidR="001D2E73" w:rsidRDefault="001D2E73" w:rsidP="001D2E73">
      <w:r>
        <w:t>CANTIDAD    :          140    Kg</w:t>
      </w:r>
    </w:p>
    <w:p w:rsidR="001D2E73" w:rsidRDefault="001D2E73" w:rsidP="001D2E73">
      <w:r>
        <w:t>COLORES:</w:t>
      </w:r>
      <w:r>
        <w:tab/>
      </w:r>
      <w:r>
        <w:tab/>
        <w:t>3 ( Según  arte )</w:t>
      </w:r>
    </w:p>
    <w:p w:rsidR="001D2E73" w:rsidRDefault="001D2E73" w:rsidP="001D2E73">
      <w:r>
        <w:t>CARAS:</w:t>
      </w:r>
      <w:r>
        <w:tab/>
      </w:r>
      <w:r>
        <w:tab/>
        <w:t>2  ( 3 x 1- 1 x1 )</w:t>
      </w:r>
    </w:p>
    <w:p w:rsidR="001D2E73" w:rsidRDefault="001D2E73" w:rsidP="001D2E73">
      <w:r>
        <w:t>REPETICIÓN:</w:t>
      </w:r>
      <w:r>
        <w:tab/>
        <w:t>32</w:t>
      </w:r>
    </w:p>
    <w:p w:rsidR="001D2E73" w:rsidRDefault="001D2E73" w:rsidP="001D2E73">
      <w:r>
        <w:t>RODILLO:</w:t>
      </w:r>
      <w:r>
        <w:tab/>
      </w:r>
      <w:r>
        <w:tab/>
        <w:t>32</w:t>
      </w:r>
    </w:p>
    <w:p w:rsidR="001D2E73" w:rsidRDefault="001D2E73" w:rsidP="001D2E73">
      <w:r>
        <w:t>BOLSA:</w:t>
      </w:r>
      <w:r>
        <w:tab/>
      </w:r>
      <w:r>
        <w:tab/>
        <w:t>32  X  42 + 10    cms de solapa  interna  pegada</w:t>
      </w:r>
    </w:p>
    <w:p w:rsidR="001D2E73" w:rsidRDefault="001D2E73" w:rsidP="001D2E73">
      <w:r>
        <w:t>SELLADO:</w:t>
      </w:r>
      <w:r>
        <w:tab/>
      </w:r>
      <w:r>
        <w:tab/>
        <w:t>Para selle lateral.</w:t>
      </w:r>
    </w:p>
    <w:p w:rsidR="001D2E73" w:rsidRDefault="001D2E73" w:rsidP="001D2E73"/>
    <w:p w:rsidR="001D2E73" w:rsidRDefault="001D2E73" w:rsidP="001D2E73"/>
    <w:p w:rsidR="001D2E73" w:rsidRDefault="001D2E73" w:rsidP="001D2E73">
      <w:r>
        <w:rPr>
          <w:b/>
          <w:bCs/>
          <w:u w:val="single"/>
        </w:rPr>
        <w:t>NOTA:</w:t>
      </w:r>
      <w:r>
        <w:t xml:space="preserve">  *   Los cyreles se  encuentran en su planta.</w:t>
      </w:r>
    </w:p>
    <w:p w:rsidR="001D2E73" w:rsidRDefault="001D2E73" w:rsidP="001D2E73">
      <w:pPr>
        <w:numPr>
          <w:ilvl w:val="0"/>
          <w:numId w:val="1"/>
        </w:numPr>
      </w:pPr>
      <w:r>
        <w:t>Se envían ARTE    para tonos y alturas</w:t>
      </w:r>
    </w:p>
    <w:p w:rsidR="001D2E73" w:rsidRPr="00150D1A" w:rsidRDefault="001D2E73" w:rsidP="001D2E73">
      <w:pPr>
        <w:numPr>
          <w:ilvl w:val="0"/>
          <w:numId w:val="2"/>
        </w:numPr>
      </w:pPr>
      <w:r>
        <w:t xml:space="preserve">Se  </w:t>
      </w:r>
      <w:r w:rsidR="00F37D09">
        <w:t>envía</w:t>
      </w:r>
      <w:r>
        <w:t xml:space="preserve"> el material de PP </w:t>
      </w:r>
      <w:r>
        <w:rPr>
          <w:b/>
        </w:rPr>
        <w:t xml:space="preserve">de  48 </w:t>
      </w:r>
      <w:r w:rsidRPr="00AD5DCF">
        <w:rPr>
          <w:b/>
        </w:rPr>
        <w:t xml:space="preserve">  cms</w:t>
      </w:r>
    </w:p>
    <w:p w:rsidR="001D2E73" w:rsidRDefault="001D2E73" w:rsidP="001D2E73">
      <w:pPr>
        <w:ind w:left="885"/>
      </w:pPr>
    </w:p>
    <w:p w:rsidR="001D2E73" w:rsidRDefault="001D2E73" w:rsidP="001D2E73">
      <w:pPr>
        <w:ind w:left="885"/>
      </w:pPr>
    </w:p>
    <w:p w:rsidR="001D2E73" w:rsidRDefault="001D2E73" w:rsidP="001D2E73">
      <w:r>
        <w:t>Agradezco la atención y colaboración prestada.</w:t>
      </w:r>
    </w:p>
    <w:p w:rsidR="001D2E73" w:rsidRDefault="001D2E73" w:rsidP="001D2E73"/>
    <w:p w:rsidR="001D2E73" w:rsidRDefault="001D2E73" w:rsidP="001D2E73"/>
    <w:p w:rsidR="001D2E73" w:rsidRDefault="001D2E73" w:rsidP="001D2E73">
      <w:r>
        <w:t>Cordialmente,</w:t>
      </w:r>
    </w:p>
    <w:p w:rsidR="001D2E73" w:rsidRDefault="001D2E73" w:rsidP="001D2E73"/>
    <w:p w:rsidR="001D2E73" w:rsidRDefault="001D2E73" w:rsidP="001D2E73"/>
    <w:p w:rsidR="001D2E73" w:rsidRDefault="001D2E73" w:rsidP="001D2E73"/>
    <w:p w:rsidR="001D2E73" w:rsidRDefault="001D2E73" w:rsidP="001D2E73">
      <w:r>
        <w:t>RICARDO CASAS ZAPATA</w:t>
      </w:r>
    </w:p>
    <w:p w:rsidR="001D2E73" w:rsidRDefault="001D2E73" w:rsidP="001D2E73">
      <w:r>
        <w:t>Director</w:t>
      </w:r>
    </w:p>
    <w:p w:rsidR="009C6DE1" w:rsidRDefault="009C6DE1" w:rsidP="001D2E73"/>
    <w:p w:rsidR="009C6DE1" w:rsidRDefault="009C6DE1" w:rsidP="001D2E73"/>
    <w:p w:rsidR="009C6DE1" w:rsidRDefault="009C6DE1" w:rsidP="001D2E73"/>
    <w:p w:rsidR="009C6DE1" w:rsidRDefault="009C6DE1" w:rsidP="001D2E73"/>
    <w:p w:rsidR="009C6DE1" w:rsidRDefault="009C6DE1" w:rsidP="001D2E73"/>
    <w:p w:rsidR="009C6DE1" w:rsidRDefault="009C6DE1" w:rsidP="001D2E73"/>
    <w:p w:rsidR="009C6DE1" w:rsidRDefault="009C6DE1" w:rsidP="009C6DE1">
      <w:pPr>
        <w:rPr>
          <w:b/>
        </w:rPr>
      </w:pPr>
    </w:p>
    <w:p w:rsidR="009C6DE1" w:rsidRDefault="009C6DE1" w:rsidP="009C6DE1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9C6DE1" w:rsidRDefault="009C6DE1" w:rsidP="009C6DE1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9C6DE1" w:rsidRDefault="009C6DE1" w:rsidP="009C6DE1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9C6DE1" w:rsidRDefault="009C6DE1" w:rsidP="009C6DE1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9C6DE1" w:rsidRDefault="009C6DE1" w:rsidP="009C6DE1"/>
    <w:p w:rsidR="009C6DE1" w:rsidRDefault="009C6DE1" w:rsidP="009C6DE1">
      <w:pPr>
        <w:pStyle w:val="Ttulo1"/>
      </w:pPr>
      <w:r>
        <w:t>ORDEN DE TRABAJO    N°      06905</w:t>
      </w:r>
    </w:p>
    <w:p w:rsidR="009C6DE1" w:rsidRDefault="009C6DE1" w:rsidP="009C6DE1"/>
    <w:p w:rsidR="009C6DE1" w:rsidRDefault="009C6DE1" w:rsidP="009C6DE1">
      <w:r>
        <w:t>FECHA:</w:t>
      </w:r>
      <w:r>
        <w:tab/>
        <w:t>Medellín, Julio   19    de  2010</w:t>
      </w:r>
    </w:p>
    <w:p w:rsidR="009C6DE1" w:rsidRDefault="009C6DE1" w:rsidP="009C6DE1">
      <w:r>
        <w:t>PARA:</w:t>
      </w:r>
      <w:r>
        <w:tab/>
      </w:r>
      <w:r>
        <w:tab/>
        <w:t>PLÁSTICOS DARMA</w:t>
      </w:r>
    </w:p>
    <w:p w:rsidR="009C6DE1" w:rsidRDefault="009C6DE1" w:rsidP="009C6DE1">
      <w:r>
        <w:t>ATENCIÓN:</w:t>
      </w:r>
      <w:r>
        <w:tab/>
        <w:t>Sr. Darío Jaramillo</w:t>
      </w:r>
    </w:p>
    <w:p w:rsidR="009C6DE1" w:rsidRDefault="009C6DE1" w:rsidP="009C6DE1">
      <w:r>
        <w:tab/>
      </w:r>
      <w:r>
        <w:tab/>
        <w:t>Gerente.</w:t>
      </w:r>
    </w:p>
    <w:p w:rsidR="009C6DE1" w:rsidRDefault="009C6DE1" w:rsidP="009C6DE1"/>
    <w:p w:rsidR="009C6DE1" w:rsidRDefault="009C6DE1" w:rsidP="009C6DE1">
      <w:r>
        <w:t>Apreciado Don Darío:</w:t>
      </w:r>
    </w:p>
    <w:p w:rsidR="009C6DE1" w:rsidRDefault="009C6DE1" w:rsidP="009C6DE1"/>
    <w:p w:rsidR="009C6DE1" w:rsidRDefault="009C6DE1" w:rsidP="009C6DE1">
      <w:r>
        <w:t>Con la presente estamos solicitando el siguiente servicio de    IMPRESIÓN  :</w:t>
      </w:r>
    </w:p>
    <w:p w:rsidR="009C6DE1" w:rsidRDefault="009C6DE1" w:rsidP="009C6DE1"/>
    <w:p w:rsidR="009C6DE1" w:rsidRDefault="009C6DE1" w:rsidP="009C6DE1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9C6DE1" w:rsidRDefault="009C6DE1" w:rsidP="009C6DE1">
      <w:r>
        <w:t>MATERIAL   :           Polipropileno Lamina de   40  cms</w:t>
      </w:r>
    </w:p>
    <w:p w:rsidR="009C6DE1" w:rsidRDefault="009C6DE1" w:rsidP="009C6DE1">
      <w:r>
        <w:t xml:space="preserve">CALIBRE      :           </w:t>
      </w:r>
      <w:r w:rsidRPr="00910E52">
        <w:rPr>
          <w:b/>
        </w:rPr>
        <w:t>2.0</w:t>
      </w:r>
      <w:r>
        <w:t xml:space="preserve">  ”</w:t>
      </w:r>
    </w:p>
    <w:p w:rsidR="009C6DE1" w:rsidRPr="00F36A72" w:rsidRDefault="009C6DE1" w:rsidP="009C6DE1">
      <w:pPr>
        <w:rPr>
          <w:b/>
        </w:rPr>
      </w:pPr>
      <w:r>
        <w:t>REFERENCIA:</w:t>
      </w:r>
      <w:r>
        <w:tab/>
      </w:r>
      <w:r>
        <w:rPr>
          <w:b/>
        </w:rPr>
        <w:t>LAMINA ROSADA SIN  SELLO</w:t>
      </w:r>
    </w:p>
    <w:p w:rsidR="009C6DE1" w:rsidRDefault="009C6DE1" w:rsidP="009C6DE1">
      <w:r>
        <w:t xml:space="preserve">CANTIDAD    :          </w:t>
      </w:r>
      <w:r>
        <w:rPr>
          <w:b/>
        </w:rPr>
        <w:t>110</w:t>
      </w:r>
      <w:r w:rsidRPr="00F06B36">
        <w:rPr>
          <w:b/>
        </w:rPr>
        <w:t xml:space="preserve">    Kg</w:t>
      </w:r>
    </w:p>
    <w:p w:rsidR="009C6DE1" w:rsidRDefault="009C6DE1" w:rsidP="009C6DE1">
      <w:r>
        <w:t>COLORES:</w:t>
      </w:r>
      <w:r>
        <w:tab/>
      </w:r>
      <w:r>
        <w:tab/>
        <w:t>5   (   Según Muestra  )</w:t>
      </w:r>
    </w:p>
    <w:p w:rsidR="009C6DE1" w:rsidRDefault="009C6DE1" w:rsidP="009C6DE1">
      <w:r>
        <w:t>CARAS:</w:t>
      </w:r>
      <w:r>
        <w:tab/>
      </w:r>
      <w:r>
        <w:tab/>
        <w:t>1</w:t>
      </w:r>
    </w:p>
    <w:p w:rsidR="009C6DE1" w:rsidRDefault="009C6DE1" w:rsidP="009C6DE1">
      <w:r>
        <w:t>R EPETICIÓN:</w:t>
      </w:r>
      <w:r>
        <w:tab/>
        <w:t>9.5    cms</w:t>
      </w:r>
    </w:p>
    <w:p w:rsidR="009C6DE1" w:rsidRDefault="009C6DE1" w:rsidP="009C6DE1">
      <w:r>
        <w:t>RODILLO:</w:t>
      </w:r>
      <w:r>
        <w:tab/>
      </w:r>
      <w:r>
        <w:tab/>
      </w:r>
      <w:r w:rsidRPr="007C0A03">
        <w:rPr>
          <w:b/>
        </w:rPr>
        <w:t>30</w:t>
      </w:r>
    </w:p>
    <w:p w:rsidR="009C6DE1" w:rsidRDefault="009C6DE1" w:rsidP="009C6DE1">
      <w:r>
        <w:t>LAMINA:</w:t>
      </w:r>
      <w:r>
        <w:tab/>
      </w:r>
      <w:r>
        <w:tab/>
        <w:t>9.5 X 20   cms</w:t>
      </w:r>
    </w:p>
    <w:p w:rsidR="009C6DE1" w:rsidRDefault="009C6DE1" w:rsidP="009C6DE1">
      <w:r>
        <w:t>SELLADO:</w:t>
      </w:r>
      <w:r>
        <w:tab/>
      </w:r>
      <w:r>
        <w:tab/>
        <w:t>Para selle lateral.</w:t>
      </w:r>
    </w:p>
    <w:p w:rsidR="009C6DE1" w:rsidRDefault="009C6DE1" w:rsidP="009C6DE1">
      <w:r>
        <w:t xml:space="preserve"> </w:t>
      </w:r>
    </w:p>
    <w:p w:rsidR="009C6DE1" w:rsidRDefault="009C6DE1" w:rsidP="009C6DE1"/>
    <w:p w:rsidR="009C6DE1" w:rsidRDefault="009C6DE1" w:rsidP="009C6DE1">
      <w:r>
        <w:rPr>
          <w:b/>
          <w:bCs/>
          <w:u w:val="single"/>
        </w:rPr>
        <w:t>NOTA:</w:t>
      </w:r>
      <w:r>
        <w:t xml:space="preserve">  * Los cyreles los envía  GRAFIFLEX</w:t>
      </w:r>
    </w:p>
    <w:p w:rsidR="009C6DE1" w:rsidRDefault="009C6DE1" w:rsidP="009C6DE1">
      <w:pPr>
        <w:numPr>
          <w:ilvl w:val="0"/>
          <w:numId w:val="1"/>
        </w:numPr>
      </w:pPr>
      <w:r>
        <w:t>Colores igual muestra anterior</w:t>
      </w:r>
    </w:p>
    <w:p w:rsidR="009C6DE1" w:rsidRDefault="009C6DE1" w:rsidP="009C6DE1">
      <w:pPr>
        <w:numPr>
          <w:ilvl w:val="0"/>
          <w:numId w:val="1"/>
        </w:numPr>
      </w:pPr>
      <w:r>
        <w:t>SE APRUEBA  IMPRESIÓN</w:t>
      </w:r>
    </w:p>
    <w:p w:rsidR="009C6DE1" w:rsidRDefault="009C6DE1" w:rsidP="009C6DE1">
      <w:pPr>
        <w:numPr>
          <w:ilvl w:val="0"/>
          <w:numId w:val="1"/>
        </w:numPr>
      </w:pPr>
      <w:r>
        <w:t>CYRELES NUEVOS</w:t>
      </w:r>
    </w:p>
    <w:p w:rsidR="009C6DE1" w:rsidRDefault="009C6DE1" w:rsidP="009C6DE1">
      <w:pPr>
        <w:ind w:left="885"/>
      </w:pPr>
    </w:p>
    <w:p w:rsidR="009C6DE1" w:rsidRPr="00AF4F6F" w:rsidRDefault="009C6DE1" w:rsidP="009C6DE1">
      <w:pPr>
        <w:ind w:left="1860"/>
        <w:rPr>
          <w:b/>
          <w:u w:val="single"/>
        </w:rPr>
      </w:pPr>
    </w:p>
    <w:p w:rsidR="009C6DE1" w:rsidRPr="00AF4F6F" w:rsidRDefault="009C6DE1" w:rsidP="009C6DE1">
      <w:pPr>
        <w:numPr>
          <w:ilvl w:val="0"/>
          <w:numId w:val="2"/>
        </w:num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L      41374</w:t>
      </w:r>
    </w:p>
    <w:p w:rsidR="009C6DE1" w:rsidRDefault="009C6DE1" w:rsidP="009C6DE1">
      <w:pPr>
        <w:ind w:left="1500"/>
        <w:rPr>
          <w:b/>
          <w:u w:val="single"/>
        </w:rPr>
      </w:pPr>
    </w:p>
    <w:p w:rsidR="009C6DE1" w:rsidRPr="00D74513" w:rsidRDefault="009C6DE1" w:rsidP="009C6DE1">
      <w:pPr>
        <w:ind w:left="1500"/>
        <w:rPr>
          <w:b/>
          <w:u w:val="single"/>
        </w:rPr>
      </w:pPr>
    </w:p>
    <w:p w:rsidR="009C6DE1" w:rsidRDefault="009C6DE1" w:rsidP="009C6DE1">
      <w:pPr>
        <w:ind w:left="1500"/>
        <w:rPr>
          <w:u w:val="single"/>
        </w:rPr>
      </w:pPr>
    </w:p>
    <w:p w:rsidR="009C6DE1" w:rsidRDefault="009C6DE1" w:rsidP="009C6DE1">
      <w:r>
        <w:t>Agradezco la atención y colaboración prestada.</w:t>
      </w:r>
    </w:p>
    <w:p w:rsidR="009C6DE1" w:rsidRDefault="009C6DE1" w:rsidP="009C6DE1"/>
    <w:p w:rsidR="009C6DE1" w:rsidRDefault="009C6DE1" w:rsidP="009C6DE1">
      <w:r>
        <w:t>Cordialmente</w:t>
      </w:r>
    </w:p>
    <w:p w:rsidR="009C6DE1" w:rsidRDefault="009C6DE1" w:rsidP="009C6DE1"/>
    <w:p w:rsidR="009C6DE1" w:rsidRDefault="009C6DE1" w:rsidP="009C6DE1"/>
    <w:p w:rsidR="009C6DE1" w:rsidRDefault="009C6DE1" w:rsidP="009C6DE1"/>
    <w:p w:rsidR="009C6DE1" w:rsidRDefault="009C6DE1" w:rsidP="009C6DE1">
      <w:r>
        <w:t>RICARDO CASAS ZAPATA</w:t>
      </w:r>
    </w:p>
    <w:p w:rsidR="009C6DE1" w:rsidRDefault="009C6DE1" w:rsidP="009C6DE1">
      <w:r>
        <w:t>Director</w:t>
      </w:r>
    </w:p>
    <w:p w:rsidR="009C6DE1" w:rsidRDefault="009C6DE1" w:rsidP="001D2E73">
      <w:pPr>
        <w:rPr>
          <w:b/>
        </w:rPr>
      </w:pPr>
    </w:p>
    <w:p w:rsidR="00BE3874" w:rsidRDefault="00BE3874" w:rsidP="001D2E73">
      <w:pPr>
        <w:rPr>
          <w:b/>
        </w:rPr>
      </w:pPr>
    </w:p>
    <w:p w:rsidR="00BE3874" w:rsidRDefault="00BE3874" w:rsidP="00BE3874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BE3874" w:rsidRDefault="00BE3874" w:rsidP="00BE3874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BE3874" w:rsidRDefault="00BE3874" w:rsidP="00BE3874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BE3874" w:rsidRDefault="00BE3874" w:rsidP="00BE3874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BE3874" w:rsidRDefault="00BE3874" w:rsidP="00BE3874"/>
    <w:p w:rsidR="00BE3874" w:rsidRDefault="00BE3874" w:rsidP="00BE3874">
      <w:pPr>
        <w:pStyle w:val="Ttulo1"/>
      </w:pPr>
      <w:r>
        <w:t>ORDEN DE TRABAJO    N °      06902</w:t>
      </w:r>
    </w:p>
    <w:p w:rsidR="00BE3874" w:rsidRDefault="00BE3874" w:rsidP="00BE3874"/>
    <w:p w:rsidR="00BE3874" w:rsidRDefault="00BE3874" w:rsidP="00BE3874">
      <w:r>
        <w:t>FECHA:</w:t>
      </w:r>
      <w:r>
        <w:tab/>
        <w:t>Medellín, Julio  19  de   2010</w:t>
      </w:r>
    </w:p>
    <w:p w:rsidR="00BE3874" w:rsidRDefault="00BE3874" w:rsidP="00BE3874">
      <w:r>
        <w:t>PARA:</w:t>
      </w:r>
      <w:r>
        <w:tab/>
      </w:r>
      <w:r>
        <w:tab/>
        <w:t>PLÁSTICOS DARMA</w:t>
      </w:r>
    </w:p>
    <w:p w:rsidR="00BE3874" w:rsidRDefault="00BE3874" w:rsidP="00BE3874">
      <w:r>
        <w:t>ATENCIÓN:</w:t>
      </w:r>
      <w:r>
        <w:tab/>
        <w:t>Sr. Darío Jaramillo</w:t>
      </w:r>
    </w:p>
    <w:p w:rsidR="00BE3874" w:rsidRDefault="00BE3874" w:rsidP="00BE3874">
      <w:r>
        <w:tab/>
      </w:r>
      <w:r>
        <w:tab/>
        <w:t>Gerente.</w:t>
      </w:r>
    </w:p>
    <w:p w:rsidR="00BE3874" w:rsidRDefault="00BE3874" w:rsidP="00BE3874"/>
    <w:p w:rsidR="00BE3874" w:rsidRDefault="00BE3874" w:rsidP="00BE3874">
      <w:r>
        <w:t>Apreciado Don Darío:</w:t>
      </w:r>
    </w:p>
    <w:p w:rsidR="00BE3874" w:rsidRDefault="00BE3874" w:rsidP="00BE3874"/>
    <w:p w:rsidR="00BE3874" w:rsidRDefault="00BE3874" w:rsidP="00BE3874">
      <w:r>
        <w:t>Con la presente estamos solicitando el siguiente servicio de    IMPRESIÓN  :</w:t>
      </w:r>
    </w:p>
    <w:p w:rsidR="00BE3874" w:rsidRDefault="00BE3874" w:rsidP="00BE3874"/>
    <w:p w:rsidR="00BE3874" w:rsidRDefault="00BE3874" w:rsidP="00BE3874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BE3874" w:rsidRDefault="00BE3874" w:rsidP="00BE3874">
      <w:r>
        <w:t>MATERIAL   :           Polipropileno Lamina de   40  cms</w:t>
      </w:r>
    </w:p>
    <w:p w:rsidR="00BE3874" w:rsidRDefault="00BE3874" w:rsidP="00BE3874">
      <w:r>
        <w:t xml:space="preserve">CALIBRE      :           </w:t>
      </w:r>
      <w:r w:rsidRPr="00FB6911">
        <w:rPr>
          <w:b/>
        </w:rPr>
        <w:t>2.0</w:t>
      </w:r>
      <w:r>
        <w:t xml:space="preserve">  ”</w:t>
      </w:r>
    </w:p>
    <w:p w:rsidR="00BE3874" w:rsidRPr="00F36A72" w:rsidRDefault="00BE3874" w:rsidP="00BE3874">
      <w:pPr>
        <w:rPr>
          <w:b/>
        </w:rPr>
      </w:pPr>
      <w:r>
        <w:t>REFERENCIA:</w:t>
      </w:r>
      <w:r>
        <w:tab/>
      </w:r>
      <w:r>
        <w:rPr>
          <w:b/>
        </w:rPr>
        <w:t xml:space="preserve">DON   LIMON </w:t>
      </w:r>
    </w:p>
    <w:p w:rsidR="00BE3874" w:rsidRDefault="001444C2" w:rsidP="00BE3874">
      <w:r>
        <w:t>CANTIDAD    :         11</w:t>
      </w:r>
      <w:r w:rsidR="00BE3874">
        <w:t>0</w:t>
      </w:r>
      <w:r w:rsidR="00BE3874" w:rsidRPr="00F06B36">
        <w:rPr>
          <w:b/>
        </w:rPr>
        <w:t xml:space="preserve">    Kg</w:t>
      </w:r>
    </w:p>
    <w:p w:rsidR="00BE3874" w:rsidRDefault="00BE3874" w:rsidP="00BE3874">
      <w:r>
        <w:t>COLORES:</w:t>
      </w:r>
      <w:r>
        <w:tab/>
      </w:r>
      <w:r>
        <w:tab/>
        <w:t>3   (   Según Muestra  )</w:t>
      </w:r>
    </w:p>
    <w:p w:rsidR="00BE3874" w:rsidRDefault="00BE3874" w:rsidP="00BE3874">
      <w:r>
        <w:t>CARAS:</w:t>
      </w:r>
      <w:r>
        <w:tab/>
      </w:r>
      <w:r>
        <w:tab/>
        <w:t>1</w:t>
      </w:r>
    </w:p>
    <w:p w:rsidR="00BE3874" w:rsidRDefault="00BE3874" w:rsidP="00BE3874">
      <w:r>
        <w:t>R EPETICIÓN:</w:t>
      </w:r>
      <w:r>
        <w:tab/>
        <w:t>9.5    cms</w:t>
      </w:r>
    </w:p>
    <w:p w:rsidR="00BE3874" w:rsidRDefault="00BE3874" w:rsidP="00BE3874">
      <w:r>
        <w:t>RODILLO:</w:t>
      </w:r>
      <w:r>
        <w:tab/>
      </w:r>
      <w:r>
        <w:tab/>
      </w:r>
      <w:r w:rsidRPr="007C0A03">
        <w:rPr>
          <w:b/>
        </w:rPr>
        <w:t>30</w:t>
      </w:r>
    </w:p>
    <w:p w:rsidR="00BE3874" w:rsidRDefault="00BE3874" w:rsidP="00BE3874">
      <w:r>
        <w:t>LAMINA:</w:t>
      </w:r>
      <w:r>
        <w:tab/>
      </w:r>
      <w:r>
        <w:tab/>
        <w:t>9.5 X 20   cms</w:t>
      </w:r>
    </w:p>
    <w:p w:rsidR="00BE3874" w:rsidRDefault="00BE3874" w:rsidP="00BE3874">
      <w:r>
        <w:t>SELLADO:</w:t>
      </w:r>
      <w:r>
        <w:tab/>
      </w:r>
      <w:r>
        <w:tab/>
        <w:t>Para selle lateral.</w:t>
      </w:r>
    </w:p>
    <w:p w:rsidR="00BE3874" w:rsidRDefault="00BE3874" w:rsidP="00BE3874">
      <w:r>
        <w:t xml:space="preserve"> </w:t>
      </w:r>
    </w:p>
    <w:p w:rsidR="00BE3874" w:rsidRDefault="00BE3874" w:rsidP="00BE3874">
      <w:r>
        <w:rPr>
          <w:b/>
          <w:bCs/>
          <w:u w:val="single"/>
        </w:rPr>
        <w:t>NOTA:</w:t>
      </w:r>
      <w:r>
        <w:t xml:space="preserve">  * Los cyreles   se  encuentran en su planta</w:t>
      </w:r>
    </w:p>
    <w:p w:rsidR="00BE3874" w:rsidRDefault="00BE3874" w:rsidP="00BE3874">
      <w:pPr>
        <w:numPr>
          <w:ilvl w:val="0"/>
          <w:numId w:val="1"/>
        </w:numPr>
      </w:pPr>
      <w:r>
        <w:t>Colores igual  pantones</w:t>
      </w:r>
    </w:p>
    <w:p w:rsidR="00BE3874" w:rsidRDefault="00BE3874" w:rsidP="00BE3874"/>
    <w:p w:rsidR="00BE3874" w:rsidRDefault="00BE3874" w:rsidP="00BE3874">
      <w:pPr>
        <w:ind w:left="885"/>
      </w:pPr>
    </w:p>
    <w:p w:rsidR="00BE3874" w:rsidRPr="00DC02C1" w:rsidRDefault="00BE3874" w:rsidP="00BE3874">
      <w:pPr>
        <w:numPr>
          <w:ilvl w:val="0"/>
          <w:numId w:val="2"/>
        </w:numPr>
        <w:rPr>
          <w:b/>
          <w:u w:val="single"/>
        </w:rPr>
      </w:pPr>
      <w:r>
        <w:rPr>
          <w:b/>
          <w:u w:val="single"/>
        </w:rPr>
        <w:t>Se deben imprimir en  1  lote todo el  material</w:t>
      </w:r>
    </w:p>
    <w:p w:rsidR="00BE3874" w:rsidRDefault="00BE3874" w:rsidP="00BE3874">
      <w:pPr>
        <w:ind w:left="1500"/>
        <w:rPr>
          <w:u w:val="single"/>
        </w:rPr>
      </w:pPr>
    </w:p>
    <w:p w:rsidR="00BE3874" w:rsidRDefault="00BE3874" w:rsidP="00BE3874">
      <w:pPr>
        <w:ind w:left="1500"/>
        <w:rPr>
          <w:u w:val="single"/>
        </w:rPr>
      </w:pPr>
    </w:p>
    <w:p w:rsidR="00BE3874" w:rsidRPr="002246C1" w:rsidRDefault="00BE3874" w:rsidP="00BE3874">
      <w:pPr>
        <w:numPr>
          <w:ilvl w:val="0"/>
          <w:numId w:val="2"/>
        </w:num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 xml:space="preserve">Lote  </w:t>
      </w:r>
      <w:r>
        <w:rPr>
          <w:b/>
          <w:sz w:val="32"/>
          <w:szCs w:val="32"/>
          <w:u w:val="single"/>
        </w:rPr>
        <w:tab/>
      </w:r>
      <w:r>
        <w:rPr>
          <w:b/>
          <w:sz w:val="32"/>
          <w:szCs w:val="32"/>
          <w:u w:val="single"/>
        </w:rPr>
        <w:tab/>
      </w:r>
      <w:r>
        <w:rPr>
          <w:b/>
          <w:sz w:val="32"/>
          <w:szCs w:val="32"/>
          <w:u w:val="single"/>
        </w:rPr>
        <w:tab/>
      </w:r>
      <w:r w:rsidR="001444C2">
        <w:rPr>
          <w:b/>
          <w:sz w:val="32"/>
          <w:szCs w:val="32"/>
          <w:u w:val="single"/>
        </w:rPr>
        <w:t>42035</w:t>
      </w:r>
    </w:p>
    <w:p w:rsidR="00BE3874" w:rsidRDefault="00BE3874" w:rsidP="00BE3874">
      <w:pPr>
        <w:ind w:left="1500"/>
        <w:rPr>
          <w:u w:val="single"/>
        </w:rPr>
      </w:pPr>
    </w:p>
    <w:p w:rsidR="00BE3874" w:rsidRDefault="00BE3874" w:rsidP="00BE3874">
      <w:pPr>
        <w:ind w:left="1500"/>
        <w:rPr>
          <w:u w:val="single"/>
        </w:rPr>
      </w:pPr>
    </w:p>
    <w:p w:rsidR="00BE3874" w:rsidRDefault="00BE3874" w:rsidP="00BE3874">
      <w:r>
        <w:t>Agradezco la atención y colaboración prestada.</w:t>
      </w:r>
    </w:p>
    <w:p w:rsidR="00BE3874" w:rsidRDefault="00BE3874" w:rsidP="00BE3874"/>
    <w:p w:rsidR="00BE3874" w:rsidRDefault="00BE3874" w:rsidP="00BE3874">
      <w:r>
        <w:t>Cordialmente</w:t>
      </w:r>
    </w:p>
    <w:p w:rsidR="00BE3874" w:rsidRDefault="00BE3874" w:rsidP="00BE3874"/>
    <w:p w:rsidR="00BE3874" w:rsidRDefault="00BE3874" w:rsidP="00BE3874"/>
    <w:p w:rsidR="00BE3874" w:rsidRDefault="00BE3874" w:rsidP="00BE3874">
      <w:r>
        <w:t>RICARDO CASAS ZAPATA</w:t>
      </w:r>
    </w:p>
    <w:p w:rsidR="00BE3874" w:rsidRDefault="00BE3874" w:rsidP="00BE3874">
      <w:r>
        <w:t>Director.</w:t>
      </w:r>
    </w:p>
    <w:p w:rsidR="00BE3874" w:rsidRDefault="00BE3874" w:rsidP="00BE3874">
      <w:pPr>
        <w:rPr>
          <w:b/>
        </w:rPr>
      </w:pPr>
    </w:p>
    <w:p w:rsidR="00BE3874" w:rsidRDefault="00BE3874" w:rsidP="00BE3874">
      <w:pPr>
        <w:rPr>
          <w:b/>
        </w:rPr>
      </w:pPr>
    </w:p>
    <w:p w:rsidR="00BE3874" w:rsidRDefault="00BE3874" w:rsidP="001D2E73">
      <w:pPr>
        <w:rPr>
          <w:b/>
        </w:rPr>
      </w:pPr>
    </w:p>
    <w:p w:rsidR="00676893" w:rsidRDefault="00676893" w:rsidP="001D2E73">
      <w:pPr>
        <w:rPr>
          <w:b/>
        </w:rPr>
      </w:pPr>
    </w:p>
    <w:p w:rsidR="00676893" w:rsidRDefault="00676893" w:rsidP="001D2E73">
      <w:pPr>
        <w:rPr>
          <w:b/>
        </w:rPr>
      </w:pPr>
    </w:p>
    <w:p w:rsidR="00676893" w:rsidRDefault="00676893" w:rsidP="001D2E73">
      <w:pPr>
        <w:rPr>
          <w:b/>
        </w:rPr>
      </w:pPr>
    </w:p>
    <w:p w:rsidR="00676893" w:rsidRDefault="00676893" w:rsidP="00676893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676893" w:rsidRDefault="00676893" w:rsidP="00676893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676893" w:rsidRDefault="00676893" w:rsidP="00676893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676893" w:rsidRDefault="00676893" w:rsidP="00676893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676893" w:rsidRDefault="00676893" w:rsidP="00676893"/>
    <w:p w:rsidR="00676893" w:rsidRDefault="00676893" w:rsidP="00676893">
      <w:pPr>
        <w:pStyle w:val="Ttulo1"/>
      </w:pPr>
      <w:r>
        <w:t xml:space="preserve">ORDEN DE TRABAJO </w:t>
      </w:r>
      <w:r w:rsidR="00F47299">
        <w:t xml:space="preserve">  N°      07001</w:t>
      </w:r>
    </w:p>
    <w:p w:rsidR="00676893" w:rsidRDefault="00676893" w:rsidP="00676893"/>
    <w:p w:rsidR="00676893" w:rsidRDefault="00676893" w:rsidP="00676893">
      <w:r>
        <w:t>FECHA:</w:t>
      </w:r>
      <w:r>
        <w:tab/>
        <w:t>M</w:t>
      </w:r>
      <w:r w:rsidR="00F47299">
        <w:t>edellín, Julio    21</w:t>
      </w:r>
      <w:r>
        <w:t xml:space="preserve">   de 2010</w:t>
      </w:r>
    </w:p>
    <w:p w:rsidR="00676893" w:rsidRDefault="00676893" w:rsidP="00676893">
      <w:r>
        <w:t>PARA:</w:t>
      </w:r>
      <w:r>
        <w:tab/>
      </w:r>
      <w:r>
        <w:tab/>
        <w:t>PLÁSTICOS   DARMA</w:t>
      </w:r>
    </w:p>
    <w:p w:rsidR="00676893" w:rsidRDefault="00676893" w:rsidP="00676893">
      <w:r>
        <w:t>ATENCIÓN:</w:t>
      </w:r>
      <w:r>
        <w:tab/>
        <w:t>Sr. DARIO JARAMILLO</w:t>
      </w:r>
    </w:p>
    <w:p w:rsidR="00676893" w:rsidRDefault="00676893" w:rsidP="00676893"/>
    <w:p w:rsidR="00676893" w:rsidRDefault="00676893" w:rsidP="00676893">
      <w:r>
        <w:t>Apreciado Dn DARIO:</w:t>
      </w:r>
    </w:p>
    <w:p w:rsidR="00676893" w:rsidRDefault="00676893" w:rsidP="00676893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676893" w:rsidRDefault="00676893" w:rsidP="00676893"/>
    <w:p w:rsidR="00676893" w:rsidRDefault="00676893" w:rsidP="00676893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676893" w:rsidRDefault="00676893" w:rsidP="00676893"/>
    <w:p w:rsidR="00676893" w:rsidRDefault="00676893" w:rsidP="00676893">
      <w:r>
        <w:t>MATERIAL :</w:t>
      </w:r>
      <w:r>
        <w:tab/>
      </w:r>
      <w:r>
        <w:tab/>
        <w:t>Polietileno de Baja  densidad   Transparente  Tubular</w:t>
      </w:r>
    </w:p>
    <w:p w:rsidR="00676893" w:rsidRDefault="00676893" w:rsidP="00676893">
      <w:r>
        <w:t>MEDIDA:</w:t>
      </w:r>
      <w:r>
        <w:tab/>
      </w:r>
      <w:r>
        <w:tab/>
      </w:r>
      <w:r>
        <w:rPr>
          <w:b/>
        </w:rPr>
        <w:t>21 + 8 + 8</w:t>
      </w:r>
      <w:r>
        <w:t xml:space="preserve">   cms   </w:t>
      </w:r>
    </w:p>
    <w:p w:rsidR="00676893" w:rsidRDefault="00676893" w:rsidP="00676893">
      <w:r>
        <w:t>CALIBRE :</w:t>
      </w:r>
      <w:r>
        <w:tab/>
      </w:r>
      <w:r>
        <w:tab/>
      </w:r>
      <w:r>
        <w:rPr>
          <w:b/>
        </w:rPr>
        <w:t>2.0</w:t>
      </w:r>
      <w:r>
        <w:t xml:space="preserve">   “</w:t>
      </w:r>
    </w:p>
    <w:p w:rsidR="00676893" w:rsidRDefault="00676893" w:rsidP="00676893">
      <w:r>
        <w:t>COLOR :</w:t>
      </w:r>
      <w:r>
        <w:tab/>
      </w:r>
      <w:r>
        <w:tab/>
        <w:t>Tpte</w:t>
      </w:r>
    </w:p>
    <w:p w:rsidR="00676893" w:rsidRPr="0007721A" w:rsidRDefault="00676893" w:rsidP="00676893">
      <w:r>
        <w:t xml:space="preserve">TRATADO : </w:t>
      </w:r>
      <w:r>
        <w:tab/>
      </w:r>
      <w:r>
        <w:tab/>
        <w:t>2  caras</w:t>
      </w:r>
    </w:p>
    <w:p w:rsidR="00676893" w:rsidRDefault="00676893" w:rsidP="00676893">
      <w:r>
        <w:t xml:space="preserve">CANTIDAD : </w:t>
      </w:r>
      <w:r>
        <w:tab/>
      </w:r>
      <w:r>
        <w:rPr>
          <w:b/>
        </w:rPr>
        <w:t xml:space="preserve">420 </w:t>
      </w:r>
      <w:r>
        <w:t xml:space="preserve">    kg</w:t>
      </w:r>
    </w:p>
    <w:p w:rsidR="00676893" w:rsidRDefault="00676893" w:rsidP="00676893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 xml:space="preserve">2 ( Según muestra  )        (  Blanco  – Rojo  </w:t>
      </w:r>
      <w:smartTag w:uri="urn:schemas-microsoft-com:office:smarttags" w:element="metricconverter">
        <w:smartTagPr>
          <w:attr w:name="ProductID" w:val="485 C"/>
        </w:smartTagPr>
        <w:r w:rsidRPr="009A0954">
          <w:rPr>
            <w:b/>
          </w:rPr>
          <w:t>485 C</w:t>
        </w:r>
      </w:smartTag>
      <w:r>
        <w:t xml:space="preserve">  )</w:t>
      </w:r>
    </w:p>
    <w:p w:rsidR="00676893" w:rsidRDefault="00676893" w:rsidP="00676893">
      <w:r>
        <w:t xml:space="preserve">CARAS : </w:t>
      </w:r>
      <w:r>
        <w:tab/>
      </w:r>
      <w:r>
        <w:tab/>
        <w:t>2  ( 2  x  2  )</w:t>
      </w:r>
    </w:p>
    <w:p w:rsidR="00676893" w:rsidRDefault="00676893" w:rsidP="00676893">
      <w:r>
        <w:t xml:space="preserve">REPETICIÓN : </w:t>
      </w:r>
      <w:r>
        <w:tab/>
        <w:t>60   cms</w:t>
      </w:r>
    </w:p>
    <w:p w:rsidR="00676893" w:rsidRDefault="00676893" w:rsidP="00676893">
      <w:r>
        <w:t>RODILLO :</w:t>
      </w:r>
      <w:r>
        <w:tab/>
      </w:r>
      <w:r>
        <w:tab/>
        <w:t>60</w:t>
      </w:r>
    </w:p>
    <w:p w:rsidR="00676893" w:rsidRDefault="00676893" w:rsidP="00676893">
      <w:r>
        <w:t>BOLSA  :</w:t>
      </w:r>
      <w:r>
        <w:tab/>
      </w:r>
      <w:r>
        <w:tab/>
      </w:r>
      <w:r>
        <w:rPr>
          <w:b/>
        </w:rPr>
        <w:t>21 + 8 + 8   x  60</w:t>
      </w:r>
      <w:r w:rsidRPr="00336CAC">
        <w:rPr>
          <w:b/>
        </w:rPr>
        <w:t xml:space="preserve">   cm</w:t>
      </w:r>
      <w:r>
        <w:t xml:space="preserve">    </w:t>
      </w:r>
    </w:p>
    <w:p w:rsidR="00676893" w:rsidRDefault="00676893" w:rsidP="00676893">
      <w:r>
        <w:t>SELLADO .</w:t>
      </w:r>
      <w:r>
        <w:tab/>
      </w:r>
      <w:r>
        <w:tab/>
        <w:t xml:space="preserve">Fondo  Tipo  Servo </w:t>
      </w:r>
    </w:p>
    <w:p w:rsidR="00676893" w:rsidRDefault="00676893" w:rsidP="00676893">
      <w:r>
        <w:t>REFERENCIA :</w:t>
      </w:r>
      <w:r>
        <w:tab/>
      </w:r>
      <w:r>
        <w:rPr>
          <w:b/>
        </w:rPr>
        <w:t>ARROBERA  460 gms     ABURRA</w:t>
      </w:r>
    </w:p>
    <w:p w:rsidR="00676893" w:rsidRDefault="00676893" w:rsidP="00676893"/>
    <w:p w:rsidR="00676893" w:rsidRDefault="00676893" w:rsidP="00676893"/>
    <w:p w:rsidR="00676893" w:rsidRDefault="00676893" w:rsidP="00676893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 </w:t>
      </w:r>
      <w:r>
        <w:rPr>
          <w:bCs/>
        </w:rPr>
        <w:t>Cyreles  en su  planta.</w:t>
      </w:r>
    </w:p>
    <w:p w:rsidR="00676893" w:rsidRDefault="00676893" w:rsidP="00676893">
      <w:r>
        <w:t xml:space="preserve">                   -   Anexo muestra física para   alturas y Tonos.</w:t>
      </w:r>
      <w:r w:rsidR="00DB66C6">
        <w:t xml:space="preserve">        </w:t>
      </w:r>
    </w:p>
    <w:p w:rsidR="00676893" w:rsidRPr="00A721EF" w:rsidRDefault="00DB66C6" w:rsidP="00676893">
      <w:pPr>
        <w:rPr>
          <w:b/>
          <w:bCs/>
          <w:sz w:val="20"/>
        </w:rPr>
      </w:pPr>
      <w:r>
        <w:tab/>
        <w:t xml:space="preserve"> </w:t>
      </w:r>
    </w:p>
    <w:p w:rsidR="00676893" w:rsidRDefault="00676893" w:rsidP="00676893">
      <w:pPr>
        <w:rPr>
          <w:b/>
        </w:rPr>
      </w:pPr>
      <w:r>
        <w:tab/>
        <w:t xml:space="preserve">        </w:t>
      </w:r>
      <w:r>
        <w:tab/>
        <w:t xml:space="preserve">        </w:t>
      </w: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676893" w:rsidRPr="0066704D" w:rsidRDefault="00676893" w:rsidP="00676893">
      <w:pPr>
        <w:rPr>
          <w:b/>
          <w:u w:val="single"/>
        </w:rPr>
      </w:pPr>
      <w:r>
        <w:rPr>
          <w:b/>
        </w:rPr>
        <w:tab/>
        <w:t xml:space="preserve">        -  EL MATERIAL LO ENVIA  P.U .</w:t>
      </w:r>
    </w:p>
    <w:p w:rsidR="00676893" w:rsidRPr="0066704D" w:rsidRDefault="00676893" w:rsidP="00676893">
      <w:pPr>
        <w:rPr>
          <w:b/>
        </w:rPr>
      </w:pPr>
    </w:p>
    <w:p w:rsidR="00676893" w:rsidRDefault="00676893" w:rsidP="00676893">
      <w:r>
        <w:tab/>
      </w:r>
      <w:r>
        <w:tab/>
      </w:r>
    </w:p>
    <w:p w:rsidR="00676893" w:rsidRDefault="00676893" w:rsidP="00676893">
      <w:r>
        <w:t>Agradezco la atención y colaboración prestada.</w:t>
      </w:r>
    </w:p>
    <w:p w:rsidR="00676893" w:rsidRDefault="00676893" w:rsidP="00676893"/>
    <w:p w:rsidR="00676893" w:rsidRDefault="00676893" w:rsidP="00676893"/>
    <w:p w:rsidR="00676893" w:rsidRDefault="00676893" w:rsidP="00676893"/>
    <w:p w:rsidR="00676893" w:rsidRDefault="00676893" w:rsidP="00676893">
      <w:r>
        <w:t>Cordialmente</w:t>
      </w:r>
    </w:p>
    <w:p w:rsidR="00676893" w:rsidRDefault="00676893" w:rsidP="00676893"/>
    <w:p w:rsidR="00676893" w:rsidRDefault="00676893" w:rsidP="00676893"/>
    <w:p w:rsidR="00676893" w:rsidRDefault="00676893" w:rsidP="00676893">
      <w:r>
        <w:t>RICARDO CASAS ZAPATA</w:t>
      </w:r>
    </w:p>
    <w:p w:rsidR="00676893" w:rsidRDefault="00676893" w:rsidP="00676893">
      <w:r>
        <w:t>Director.</w:t>
      </w:r>
    </w:p>
    <w:p w:rsidR="00676893" w:rsidRDefault="00676893" w:rsidP="001D2E73">
      <w:pPr>
        <w:rPr>
          <w:b/>
        </w:rPr>
      </w:pPr>
    </w:p>
    <w:p w:rsidR="000A43D9" w:rsidRDefault="000A43D9" w:rsidP="001D2E73">
      <w:pPr>
        <w:rPr>
          <w:b/>
        </w:rPr>
      </w:pPr>
    </w:p>
    <w:p w:rsidR="000A43D9" w:rsidRDefault="000A43D9" w:rsidP="001D2E73">
      <w:pPr>
        <w:rPr>
          <w:b/>
        </w:rPr>
      </w:pPr>
    </w:p>
    <w:p w:rsidR="000A43D9" w:rsidRDefault="000A43D9" w:rsidP="000A43D9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0A43D9" w:rsidRDefault="000A43D9" w:rsidP="000A43D9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0A43D9" w:rsidRDefault="000A43D9" w:rsidP="000A43D9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 - 144</w:t>
      </w:r>
    </w:p>
    <w:p w:rsidR="000A43D9" w:rsidRDefault="000A43D9" w:rsidP="000A43D9">
      <w:pPr>
        <w:rPr>
          <w:b/>
          <w:bCs/>
          <w:sz w:val="20"/>
        </w:rPr>
      </w:pPr>
      <w:r>
        <w:rPr>
          <w:b/>
          <w:bCs/>
          <w:sz w:val="20"/>
        </w:rPr>
        <w:t>TEL:   4 44 46 64  ITAGUI.</w:t>
      </w:r>
    </w:p>
    <w:p w:rsidR="000A43D9" w:rsidRDefault="000A43D9" w:rsidP="000A43D9">
      <w:pPr>
        <w:rPr>
          <w:b/>
          <w:bCs/>
          <w:sz w:val="20"/>
        </w:rPr>
      </w:pPr>
    </w:p>
    <w:p w:rsidR="000A43D9" w:rsidRDefault="000A43D9" w:rsidP="000A43D9">
      <w:pPr>
        <w:rPr>
          <w:b/>
          <w:bCs/>
        </w:rPr>
      </w:pPr>
    </w:p>
    <w:p w:rsidR="000A43D9" w:rsidRDefault="000A43D9" w:rsidP="000A43D9">
      <w:pPr>
        <w:rPr>
          <w:b/>
          <w:bCs/>
        </w:rPr>
      </w:pPr>
    </w:p>
    <w:p w:rsidR="000A43D9" w:rsidRDefault="000A43D9" w:rsidP="000A43D9">
      <w:pPr>
        <w:pStyle w:val="Ttulo1"/>
      </w:pPr>
      <w:r>
        <w:t>ORDEN DE  TRABAJO   N°   6748</w:t>
      </w:r>
    </w:p>
    <w:p w:rsidR="000A43D9" w:rsidRDefault="000A43D9" w:rsidP="000A43D9"/>
    <w:p w:rsidR="000A43D9" w:rsidRDefault="000A43D9" w:rsidP="000A43D9">
      <w:r>
        <w:t>FECHA:</w:t>
      </w:r>
      <w:r>
        <w:tab/>
        <w:t>Medellín,  Julio  19    de  2010</w:t>
      </w:r>
    </w:p>
    <w:p w:rsidR="000A43D9" w:rsidRDefault="000A43D9" w:rsidP="000A43D9">
      <w:r>
        <w:t>PARA:</w:t>
      </w:r>
      <w:r>
        <w:tab/>
      </w:r>
      <w:r>
        <w:tab/>
        <w:t>PLÁSTICOS DARMA</w:t>
      </w:r>
    </w:p>
    <w:p w:rsidR="000A43D9" w:rsidRDefault="000A43D9" w:rsidP="000A43D9">
      <w:r>
        <w:t>ATENCIÓN:</w:t>
      </w:r>
      <w:r>
        <w:tab/>
        <w:t>Sr. Darío Jaramillo</w:t>
      </w:r>
    </w:p>
    <w:p w:rsidR="000A43D9" w:rsidRDefault="000A43D9" w:rsidP="000A43D9">
      <w:r>
        <w:tab/>
      </w:r>
      <w:r>
        <w:tab/>
        <w:t>Gerente.</w:t>
      </w:r>
    </w:p>
    <w:p w:rsidR="000A43D9" w:rsidRDefault="000A43D9" w:rsidP="000A43D9"/>
    <w:p w:rsidR="000A43D9" w:rsidRDefault="000A43D9" w:rsidP="000A43D9">
      <w:r>
        <w:t>Apreciado Don Darío:</w:t>
      </w:r>
    </w:p>
    <w:p w:rsidR="000A43D9" w:rsidRDefault="000A43D9" w:rsidP="000A43D9"/>
    <w:p w:rsidR="000A43D9" w:rsidRDefault="000A43D9" w:rsidP="000A43D9">
      <w:r>
        <w:t>Con la presente estamos solicitando el siguiente servicio de  IMPRESION:</w:t>
      </w:r>
    </w:p>
    <w:p w:rsidR="000A43D9" w:rsidRDefault="000A43D9" w:rsidP="000A43D9"/>
    <w:p w:rsidR="000A43D9" w:rsidRDefault="000A43D9" w:rsidP="000A43D9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0A43D9" w:rsidRDefault="000A43D9" w:rsidP="000A43D9">
      <w:r>
        <w:t>MATERIAL   :           Polipropileno  Tubular  de   45</w:t>
      </w:r>
      <w:r w:rsidRPr="00911319">
        <w:rPr>
          <w:b/>
        </w:rPr>
        <w:t xml:space="preserve"> </w:t>
      </w:r>
      <w:r>
        <w:t xml:space="preserve"> cms</w:t>
      </w:r>
    </w:p>
    <w:p w:rsidR="000A43D9" w:rsidRDefault="000A43D9" w:rsidP="000A43D9">
      <w:r>
        <w:t>CLIBRE      :               1</w:t>
      </w:r>
      <w:r>
        <w:rPr>
          <w:b/>
        </w:rPr>
        <w:t>.3</w:t>
      </w:r>
      <w:r w:rsidRPr="00F877C0">
        <w:rPr>
          <w:b/>
        </w:rPr>
        <w:t xml:space="preserve"> </w:t>
      </w:r>
      <w:r>
        <w:rPr>
          <w:b/>
        </w:rPr>
        <w:t xml:space="preserve"> </w:t>
      </w:r>
      <w:r w:rsidRPr="00F877C0">
        <w:rPr>
          <w:b/>
        </w:rPr>
        <w:t>”</w:t>
      </w:r>
    </w:p>
    <w:p w:rsidR="000A43D9" w:rsidRDefault="000A43D9" w:rsidP="000A43D9">
      <w:r>
        <w:t>REFERENCIA:</w:t>
      </w:r>
      <w:r>
        <w:tab/>
      </w:r>
      <w:r>
        <w:rPr>
          <w:b/>
        </w:rPr>
        <w:t xml:space="preserve">TOSTADA  RIKYPAN </w:t>
      </w:r>
      <w:r w:rsidR="00FB5CA5">
        <w:rPr>
          <w:b/>
        </w:rPr>
        <w:t xml:space="preserve"> </w:t>
      </w:r>
      <w:r>
        <w:rPr>
          <w:b/>
        </w:rPr>
        <w:t xml:space="preserve">X </w:t>
      </w:r>
      <w:r w:rsidR="00FB5CA5">
        <w:rPr>
          <w:b/>
        </w:rPr>
        <w:t xml:space="preserve"> </w:t>
      </w:r>
      <w:r>
        <w:rPr>
          <w:b/>
        </w:rPr>
        <w:t>30</w:t>
      </w:r>
    </w:p>
    <w:p w:rsidR="000A43D9" w:rsidRDefault="000A43D9" w:rsidP="000A43D9">
      <w:r>
        <w:t>CANTIDAD    :          100    Kg</w:t>
      </w:r>
    </w:p>
    <w:p w:rsidR="000A43D9" w:rsidRDefault="004D09F6" w:rsidP="000A43D9">
      <w:r>
        <w:t>COLORES:</w:t>
      </w:r>
      <w:r>
        <w:tab/>
      </w:r>
      <w:r>
        <w:tab/>
        <w:t>3</w:t>
      </w:r>
      <w:r w:rsidR="000A43D9">
        <w:t xml:space="preserve"> (   Según  Muestra   )</w:t>
      </w:r>
    </w:p>
    <w:p w:rsidR="000A43D9" w:rsidRDefault="000A43D9" w:rsidP="000A43D9">
      <w:r>
        <w:t>CARAS:</w:t>
      </w:r>
      <w:r>
        <w:tab/>
      </w:r>
      <w:r>
        <w:tab/>
        <w:t>2</w:t>
      </w:r>
    </w:p>
    <w:p w:rsidR="000A43D9" w:rsidRDefault="004D09F6" w:rsidP="000A43D9">
      <w:r>
        <w:t>REPETICIÓN:</w:t>
      </w:r>
      <w:r>
        <w:tab/>
        <w:t>26</w:t>
      </w:r>
    </w:p>
    <w:p w:rsidR="000A43D9" w:rsidRDefault="004D09F6" w:rsidP="000A43D9">
      <w:r>
        <w:t>RODILLO:</w:t>
      </w:r>
      <w:r>
        <w:tab/>
      </w:r>
      <w:r>
        <w:tab/>
        <w:t>26</w:t>
      </w:r>
    </w:p>
    <w:p w:rsidR="000A43D9" w:rsidRPr="009A4BD3" w:rsidRDefault="000A43D9" w:rsidP="000A43D9">
      <w:pPr>
        <w:rPr>
          <w:b/>
        </w:rPr>
      </w:pPr>
      <w:r>
        <w:t>BOLSA:</w:t>
      </w:r>
      <w:r>
        <w:tab/>
      </w:r>
      <w:r>
        <w:tab/>
      </w:r>
      <w:r w:rsidR="004D09F6">
        <w:rPr>
          <w:b/>
        </w:rPr>
        <w:t>26</w:t>
      </w:r>
      <w:r>
        <w:rPr>
          <w:b/>
        </w:rPr>
        <w:t xml:space="preserve">  x  </w:t>
      </w:r>
      <w:r w:rsidR="004D09F6">
        <w:rPr>
          <w:b/>
        </w:rPr>
        <w:t>45</w:t>
      </w:r>
      <w:r>
        <w:rPr>
          <w:b/>
        </w:rPr>
        <w:t xml:space="preserve"> </w:t>
      </w:r>
      <w:r w:rsidRPr="009A4BD3">
        <w:rPr>
          <w:b/>
        </w:rPr>
        <w:t xml:space="preserve">  cms</w:t>
      </w:r>
    </w:p>
    <w:p w:rsidR="000A43D9" w:rsidRDefault="000A43D9" w:rsidP="000A43D9">
      <w:r>
        <w:t>SELLADO:</w:t>
      </w:r>
      <w:r>
        <w:tab/>
      </w:r>
      <w:r>
        <w:tab/>
        <w:t>Para selle lateral.</w:t>
      </w:r>
    </w:p>
    <w:p w:rsidR="000A43D9" w:rsidRDefault="000A43D9" w:rsidP="000A43D9"/>
    <w:p w:rsidR="000A43D9" w:rsidRDefault="000A43D9" w:rsidP="000A43D9"/>
    <w:p w:rsidR="000A43D9" w:rsidRDefault="000A43D9" w:rsidP="000A43D9">
      <w:r>
        <w:rPr>
          <w:b/>
          <w:bCs/>
          <w:u w:val="single"/>
        </w:rPr>
        <w:t>NOTA:</w:t>
      </w:r>
      <w:r>
        <w:t xml:space="preserve">  *  Cyreles  los envía  GRAFIFLEX</w:t>
      </w:r>
    </w:p>
    <w:p w:rsidR="000A43D9" w:rsidRDefault="000A43D9" w:rsidP="000A43D9">
      <w:pPr>
        <w:numPr>
          <w:ilvl w:val="0"/>
          <w:numId w:val="1"/>
        </w:numPr>
      </w:pPr>
      <w:r>
        <w:t>Se envían muestra física  para tonos y alturas</w:t>
      </w:r>
    </w:p>
    <w:p w:rsidR="000A43D9" w:rsidRDefault="000A43D9" w:rsidP="000A43D9">
      <w:pPr>
        <w:numPr>
          <w:ilvl w:val="0"/>
          <w:numId w:val="2"/>
        </w:numPr>
        <w:rPr>
          <w:b/>
        </w:rPr>
      </w:pPr>
      <w:r w:rsidRPr="00764873">
        <w:rPr>
          <w:b/>
        </w:rPr>
        <w:t>Se</w:t>
      </w:r>
      <w:r>
        <w:rPr>
          <w:b/>
        </w:rPr>
        <w:t xml:space="preserve">   envía</w:t>
      </w:r>
      <w:r w:rsidR="004D09F6">
        <w:rPr>
          <w:b/>
        </w:rPr>
        <w:t xml:space="preserve">  el material de PP  </w:t>
      </w:r>
    </w:p>
    <w:p w:rsidR="000A43D9" w:rsidRDefault="000A43D9" w:rsidP="000A43D9">
      <w:pPr>
        <w:ind w:left="885"/>
      </w:pPr>
    </w:p>
    <w:p w:rsidR="000A43D9" w:rsidRDefault="000A43D9" w:rsidP="000A43D9">
      <w:pPr>
        <w:ind w:left="885"/>
      </w:pPr>
    </w:p>
    <w:p w:rsidR="000A43D9" w:rsidRDefault="000A43D9" w:rsidP="000A43D9">
      <w:pPr>
        <w:ind w:left="885"/>
      </w:pPr>
    </w:p>
    <w:p w:rsidR="000A43D9" w:rsidRDefault="000A43D9" w:rsidP="000A43D9">
      <w:r>
        <w:t>Agradezco la atención y colaboración prestada.</w:t>
      </w:r>
    </w:p>
    <w:p w:rsidR="000A43D9" w:rsidRDefault="000A43D9" w:rsidP="000A43D9"/>
    <w:p w:rsidR="000A43D9" w:rsidRDefault="000A43D9" w:rsidP="000A43D9"/>
    <w:p w:rsidR="000A43D9" w:rsidRDefault="000A43D9" w:rsidP="000A43D9"/>
    <w:p w:rsidR="000A43D9" w:rsidRDefault="000A43D9" w:rsidP="000A43D9">
      <w:r>
        <w:t xml:space="preserve">Cordialmente,                                                      </w:t>
      </w:r>
    </w:p>
    <w:p w:rsidR="000A43D9" w:rsidRDefault="000A43D9" w:rsidP="000A43D9"/>
    <w:p w:rsidR="000A43D9" w:rsidRDefault="000A43D9" w:rsidP="000A43D9"/>
    <w:p w:rsidR="000A43D9" w:rsidRDefault="000A43D9" w:rsidP="000A43D9"/>
    <w:p w:rsidR="000A43D9" w:rsidRDefault="000A43D9" w:rsidP="000A43D9">
      <w:r>
        <w:t>RICARDO CASAS ZAPATA</w:t>
      </w:r>
    </w:p>
    <w:p w:rsidR="000A43D9" w:rsidRDefault="000A43D9" w:rsidP="000A43D9">
      <w:r>
        <w:t>Director.</w:t>
      </w:r>
    </w:p>
    <w:p w:rsidR="000A43D9" w:rsidRDefault="000A43D9" w:rsidP="000A43D9">
      <w:pPr>
        <w:rPr>
          <w:b/>
        </w:rPr>
      </w:pPr>
    </w:p>
    <w:p w:rsidR="000A43D9" w:rsidRDefault="000A43D9" w:rsidP="001D2E73">
      <w:pPr>
        <w:rPr>
          <w:b/>
        </w:rPr>
      </w:pPr>
    </w:p>
    <w:p w:rsidR="000A43D9" w:rsidRDefault="000A43D9" w:rsidP="001D2E73">
      <w:pPr>
        <w:rPr>
          <w:b/>
        </w:rPr>
      </w:pPr>
    </w:p>
    <w:p w:rsidR="00E962A0" w:rsidRDefault="00E962A0" w:rsidP="001D2E73">
      <w:pPr>
        <w:rPr>
          <w:b/>
        </w:rPr>
      </w:pPr>
    </w:p>
    <w:p w:rsidR="00E962A0" w:rsidRDefault="00E962A0" w:rsidP="00E962A0">
      <w:pPr>
        <w:rPr>
          <w:b/>
        </w:rPr>
      </w:pPr>
    </w:p>
    <w:p w:rsidR="00E962A0" w:rsidRDefault="00E962A0" w:rsidP="00E962A0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E962A0" w:rsidRDefault="00E962A0" w:rsidP="00E962A0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E962A0" w:rsidRDefault="00E962A0" w:rsidP="00E962A0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E962A0" w:rsidRDefault="00E962A0" w:rsidP="00E962A0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E962A0" w:rsidRDefault="00E962A0" w:rsidP="00E962A0"/>
    <w:p w:rsidR="00E962A0" w:rsidRDefault="00E962A0" w:rsidP="00E962A0">
      <w:pPr>
        <w:pStyle w:val="Ttulo1"/>
      </w:pPr>
      <w:r>
        <w:t>ORDEN DE TRABAJO   N°      06773-1</w:t>
      </w:r>
    </w:p>
    <w:p w:rsidR="00E962A0" w:rsidRDefault="00E962A0" w:rsidP="00E962A0"/>
    <w:p w:rsidR="00E962A0" w:rsidRDefault="00E962A0" w:rsidP="00E962A0">
      <w:r>
        <w:t>FECHA:</w:t>
      </w:r>
      <w:r>
        <w:tab/>
        <w:t>Medellín, Julio   22   de  2010</w:t>
      </w:r>
    </w:p>
    <w:p w:rsidR="00E962A0" w:rsidRDefault="00E962A0" w:rsidP="00E962A0">
      <w:r>
        <w:t>PARA:</w:t>
      </w:r>
      <w:r>
        <w:tab/>
      </w:r>
      <w:r>
        <w:tab/>
        <w:t>PLÁSTICOS DARMA</w:t>
      </w:r>
    </w:p>
    <w:p w:rsidR="00E962A0" w:rsidRDefault="00E962A0" w:rsidP="00E962A0">
      <w:r>
        <w:t>ATENCIÓN:</w:t>
      </w:r>
      <w:r>
        <w:tab/>
        <w:t>Sr. Darío Jaramillo</w:t>
      </w:r>
    </w:p>
    <w:p w:rsidR="00E962A0" w:rsidRDefault="00E962A0" w:rsidP="00E962A0">
      <w:r>
        <w:tab/>
      </w:r>
      <w:r>
        <w:tab/>
        <w:t>Gerente.</w:t>
      </w:r>
    </w:p>
    <w:p w:rsidR="00E962A0" w:rsidRDefault="00E962A0" w:rsidP="00E962A0"/>
    <w:p w:rsidR="00E962A0" w:rsidRDefault="00E962A0" w:rsidP="00E962A0">
      <w:r>
        <w:t>Apreciado Don Darío:</w:t>
      </w:r>
    </w:p>
    <w:p w:rsidR="00E962A0" w:rsidRDefault="00E962A0" w:rsidP="00E962A0"/>
    <w:p w:rsidR="00E962A0" w:rsidRDefault="00E962A0" w:rsidP="00E962A0">
      <w:r>
        <w:t>Con la presente estamos solicitando el siguiente Material   :</w:t>
      </w:r>
    </w:p>
    <w:p w:rsidR="00E962A0" w:rsidRDefault="00E962A0" w:rsidP="00E962A0"/>
    <w:p w:rsidR="00E962A0" w:rsidRDefault="00E962A0" w:rsidP="00E962A0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E962A0" w:rsidRDefault="00E962A0" w:rsidP="00E962A0">
      <w:pPr>
        <w:rPr>
          <w:b/>
          <w:bCs/>
          <w:u w:val="single"/>
        </w:rPr>
      </w:pPr>
      <w:r>
        <w:rPr>
          <w:b/>
          <w:bCs/>
        </w:rPr>
        <w:tab/>
      </w:r>
    </w:p>
    <w:p w:rsidR="00E962A0" w:rsidRDefault="00E962A0" w:rsidP="00E962A0">
      <w:r>
        <w:t>MATERIAL:</w:t>
      </w:r>
      <w:r>
        <w:tab/>
      </w:r>
      <w:r>
        <w:tab/>
        <w:t>Polietileno Alta Densidad Pigmentado BLANCO Tubular.</w:t>
      </w:r>
    </w:p>
    <w:p w:rsidR="00E962A0" w:rsidRDefault="00E962A0" w:rsidP="00E962A0">
      <w:r>
        <w:t>MEDIDA:</w:t>
      </w:r>
      <w:r>
        <w:tab/>
      </w:r>
      <w:r>
        <w:tab/>
      </w:r>
      <w:r w:rsidRPr="00444F82">
        <w:rPr>
          <w:b/>
        </w:rPr>
        <w:t xml:space="preserve">43 </w:t>
      </w:r>
      <w:r>
        <w:rPr>
          <w:b/>
        </w:rPr>
        <w:t xml:space="preserve"> </w:t>
      </w:r>
      <w:r w:rsidRPr="00444F82">
        <w:rPr>
          <w:b/>
        </w:rPr>
        <w:t xml:space="preserve"> Cms</w:t>
      </w:r>
      <w:r>
        <w:t>.</w:t>
      </w:r>
    </w:p>
    <w:p w:rsidR="00E962A0" w:rsidRPr="005C3173" w:rsidRDefault="00E962A0" w:rsidP="00E962A0">
      <w:pPr>
        <w:rPr>
          <w:b/>
          <w:bCs/>
        </w:rPr>
      </w:pPr>
      <w:r>
        <w:t>CALIBRE:</w:t>
      </w:r>
      <w:r>
        <w:tab/>
      </w:r>
      <w:r>
        <w:tab/>
      </w:r>
      <w:r w:rsidRPr="005C3173">
        <w:rPr>
          <w:b/>
        </w:rPr>
        <w:t xml:space="preserve">2.5 </w:t>
      </w:r>
      <w:r w:rsidRPr="005C3173">
        <w:rPr>
          <w:b/>
          <w:bCs/>
        </w:rPr>
        <w:t xml:space="preserve">  ”</w:t>
      </w:r>
    </w:p>
    <w:p w:rsidR="00E962A0" w:rsidRDefault="00E962A0" w:rsidP="00E962A0">
      <w:r>
        <w:t>COLOR:</w:t>
      </w:r>
      <w:r>
        <w:tab/>
      </w:r>
      <w:r>
        <w:tab/>
        <w:t>BLANCO  ( Según muestra  )</w:t>
      </w:r>
    </w:p>
    <w:p w:rsidR="00E962A0" w:rsidRDefault="00E962A0" w:rsidP="00E962A0">
      <w:r>
        <w:t>TRATADO:</w:t>
      </w:r>
      <w:r>
        <w:tab/>
      </w:r>
      <w:r>
        <w:tab/>
        <w:t>2 Caras.</w:t>
      </w:r>
    </w:p>
    <w:p w:rsidR="00E962A0" w:rsidRDefault="00E962A0" w:rsidP="00E962A0">
      <w:pPr>
        <w:rPr>
          <w:b/>
          <w:bCs/>
        </w:rPr>
      </w:pPr>
      <w:r>
        <w:t>CANTIDAD:</w:t>
      </w:r>
      <w:r>
        <w:tab/>
      </w:r>
      <w:r>
        <w:tab/>
      </w:r>
      <w:r w:rsidR="00CE5A71">
        <w:rPr>
          <w:b/>
        </w:rPr>
        <w:t>250</w:t>
      </w:r>
      <w:r>
        <w:rPr>
          <w:b/>
        </w:rPr>
        <w:t xml:space="preserve"> </w:t>
      </w:r>
      <w:r>
        <w:t xml:space="preserve">   Kg</w:t>
      </w:r>
    </w:p>
    <w:p w:rsidR="00E962A0" w:rsidRDefault="00E962A0" w:rsidP="00E962A0">
      <w:r>
        <w:t>REFERENCIA:</w:t>
      </w:r>
      <w:r>
        <w:tab/>
      </w:r>
      <w:r>
        <w:rPr>
          <w:b/>
        </w:rPr>
        <w:t>PLASTIQUIMICA   MEDIANA</w:t>
      </w:r>
    </w:p>
    <w:p w:rsidR="00E962A0" w:rsidRDefault="00E962A0" w:rsidP="00E962A0">
      <w:r>
        <w:t>COLORES:</w:t>
      </w:r>
      <w:r>
        <w:tab/>
      </w:r>
      <w:r>
        <w:tab/>
        <w:t>2 ( Gris -  Rojo)</w:t>
      </w:r>
    </w:p>
    <w:p w:rsidR="00E962A0" w:rsidRDefault="00E962A0" w:rsidP="00E962A0">
      <w:r>
        <w:t>CARAS:</w:t>
      </w:r>
      <w:r>
        <w:tab/>
      </w:r>
      <w:r>
        <w:tab/>
        <w:t>2</w:t>
      </w:r>
    </w:p>
    <w:p w:rsidR="00E962A0" w:rsidRDefault="00E962A0" w:rsidP="00E962A0">
      <w:r>
        <w:t>REPETICIÓN:</w:t>
      </w:r>
      <w:r>
        <w:tab/>
        <w:t>Continua</w:t>
      </w:r>
    </w:p>
    <w:p w:rsidR="00E962A0" w:rsidRDefault="00E962A0" w:rsidP="00E962A0">
      <w:r>
        <w:t>RODILLO:</w:t>
      </w:r>
      <w:r>
        <w:tab/>
      </w:r>
      <w:r>
        <w:tab/>
        <w:t>38</w:t>
      </w:r>
    </w:p>
    <w:p w:rsidR="00E962A0" w:rsidRDefault="00E962A0" w:rsidP="00E962A0">
      <w:r>
        <w:t>BOLSA:</w:t>
      </w:r>
      <w:r>
        <w:tab/>
      </w:r>
      <w:r>
        <w:tab/>
      </w:r>
      <w:r w:rsidRPr="003B158B">
        <w:rPr>
          <w:b/>
        </w:rPr>
        <w:t>43 x  190  cms</w:t>
      </w:r>
    </w:p>
    <w:p w:rsidR="00E962A0" w:rsidRDefault="00E962A0" w:rsidP="00E962A0">
      <w:r>
        <w:t>SELLADO:</w:t>
      </w:r>
      <w:r>
        <w:tab/>
      </w:r>
      <w:r>
        <w:tab/>
        <w:t>Para selle de Fondo.</w:t>
      </w:r>
    </w:p>
    <w:p w:rsidR="00E962A0" w:rsidRDefault="00E962A0" w:rsidP="00E962A0"/>
    <w:p w:rsidR="00E962A0" w:rsidRDefault="00E962A0" w:rsidP="00E962A0"/>
    <w:p w:rsidR="00E962A0" w:rsidRDefault="00E962A0" w:rsidP="00E962A0">
      <w:r>
        <w:rPr>
          <w:b/>
          <w:bCs/>
          <w:u w:val="single"/>
        </w:rPr>
        <w:t>NOTA:</w:t>
      </w:r>
      <w:r>
        <w:t xml:space="preserve">  * Los cyreles   Se encuentran en su planta</w:t>
      </w:r>
    </w:p>
    <w:p w:rsidR="00E962A0" w:rsidRDefault="00E962A0" w:rsidP="00E962A0">
      <w:pPr>
        <w:numPr>
          <w:ilvl w:val="0"/>
          <w:numId w:val="1"/>
        </w:numPr>
      </w:pPr>
      <w:r>
        <w:t>Se envían muestra física  para tonos , alturas  y pigmentación</w:t>
      </w:r>
    </w:p>
    <w:p w:rsidR="00E962A0" w:rsidRDefault="00E962A0" w:rsidP="00E962A0">
      <w:pPr>
        <w:ind w:left="885"/>
      </w:pPr>
    </w:p>
    <w:p w:rsidR="00E962A0" w:rsidRPr="00315AED" w:rsidRDefault="00E962A0" w:rsidP="00E962A0">
      <w:pPr>
        <w:numPr>
          <w:ilvl w:val="0"/>
          <w:numId w:val="1"/>
        </w:numPr>
      </w:pPr>
      <w:r w:rsidRPr="00393DAD">
        <w:rPr>
          <w:b/>
          <w:u w:val="single"/>
        </w:rPr>
        <w:t>Utilizar tinta negra</w:t>
      </w:r>
      <w:r>
        <w:t xml:space="preserve">   </w:t>
      </w:r>
      <w:r w:rsidRPr="00393DAD">
        <w:rPr>
          <w:b/>
          <w:u w:val="single"/>
        </w:rPr>
        <w:t>ANTIGRASA</w:t>
      </w:r>
    </w:p>
    <w:p w:rsidR="00E962A0" w:rsidRDefault="00E962A0" w:rsidP="00E962A0"/>
    <w:p w:rsidR="00E962A0" w:rsidRPr="0098114D" w:rsidRDefault="00E962A0" w:rsidP="00E962A0">
      <w:pPr>
        <w:rPr>
          <w:b/>
          <w:u w:val="single"/>
        </w:rPr>
      </w:pPr>
    </w:p>
    <w:p w:rsidR="00E962A0" w:rsidRDefault="00E962A0" w:rsidP="00E962A0">
      <w:r>
        <w:t>Agradezco la atención y colaboración prestada.</w:t>
      </w:r>
    </w:p>
    <w:p w:rsidR="00E962A0" w:rsidRDefault="00E962A0" w:rsidP="00E962A0"/>
    <w:p w:rsidR="00E962A0" w:rsidRDefault="00E962A0" w:rsidP="00E962A0">
      <w:r>
        <w:t>Cordialmente,</w:t>
      </w:r>
    </w:p>
    <w:p w:rsidR="00E962A0" w:rsidRDefault="00E962A0" w:rsidP="00E962A0"/>
    <w:p w:rsidR="00E962A0" w:rsidRPr="008D4091" w:rsidRDefault="00E962A0" w:rsidP="00E962A0">
      <w:pPr>
        <w:rPr>
          <w:b/>
        </w:rPr>
      </w:pPr>
    </w:p>
    <w:p w:rsidR="00E962A0" w:rsidRDefault="00E962A0" w:rsidP="00E962A0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E962A0" w:rsidRDefault="00E962A0" w:rsidP="00E962A0">
      <w:r>
        <w:t>Director.</w:t>
      </w:r>
    </w:p>
    <w:p w:rsidR="00E962A0" w:rsidRDefault="00E962A0" w:rsidP="001D2E73">
      <w:pPr>
        <w:rPr>
          <w:b/>
        </w:rPr>
      </w:pPr>
    </w:p>
    <w:p w:rsidR="004D516E" w:rsidRDefault="004D516E" w:rsidP="001D2E73">
      <w:pPr>
        <w:rPr>
          <w:b/>
        </w:rPr>
      </w:pPr>
    </w:p>
    <w:p w:rsidR="004D516E" w:rsidRDefault="004D516E" w:rsidP="001D2E73">
      <w:pPr>
        <w:rPr>
          <w:b/>
        </w:rPr>
      </w:pPr>
    </w:p>
    <w:p w:rsidR="004D516E" w:rsidRDefault="004D516E" w:rsidP="001D2E73">
      <w:pPr>
        <w:rPr>
          <w:b/>
        </w:rPr>
      </w:pPr>
    </w:p>
    <w:p w:rsidR="004D516E" w:rsidRDefault="004D516E" w:rsidP="004D516E">
      <w:pPr>
        <w:rPr>
          <w:b/>
        </w:rPr>
      </w:pPr>
    </w:p>
    <w:p w:rsidR="004D516E" w:rsidRDefault="004D516E" w:rsidP="004D516E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4D516E" w:rsidRDefault="004D516E" w:rsidP="004D516E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4D516E" w:rsidRDefault="004D516E" w:rsidP="004D516E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4D516E" w:rsidRDefault="004D516E" w:rsidP="004D516E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4D516E" w:rsidRDefault="004D516E" w:rsidP="004D516E">
      <w:pPr>
        <w:pStyle w:val="Ttulo1"/>
      </w:pPr>
    </w:p>
    <w:p w:rsidR="004D516E" w:rsidRDefault="004D516E" w:rsidP="004D516E">
      <w:pPr>
        <w:pStyle w:val="Ttulo1"/>
      </w:pPr>
      <w:r>
        <w:t>ORDEN DE TRABAJO     N°      06778-1</w:t>
      </w:r>
    </w:p>
    <w:p w:rsidR="004D516E" w:rsidRDefault="004D516E" w:rsidP="004D516E"/>
    <w:p w:rsidR="004D516E" w:rsidRDefault="004D516E" w:rsidP="004D516E">
      <w:r>
        <w:t>FECHA:</w:t>
      </w:r>
      <w:r>
        <w:tab/>
        <w:t>Medellín, Julio  22    de  2010</w:t>
      </w:r>
    </w:p>
    <w:p w:rsidR="004D516E" w:rsidRDefault="004D516E" w:rsidP="004D516E">
      <w:r>
        <w:t>PARA:</w:t>
      </w:r>
      <w:r>
        <w:tab/>
      </w:r>
      <w:r>
        <w:tab/>
        <w:t>PLÁSTICOS DARMA</w:t>
      </w:r>
    </w:p>
    <w:p w:rsidR="004D516E" w:rsidRDefault="004D516E" w:rsidP="004D516E">
      <w:r>
        <w:t>ATENCIÓN:</w:t>
      </w:r>
      <w:r>
        <w:tab/>
        <w:t>Sr. Darío Jaramillo</w:t>
      </w:r>
    </w:p>
    <w:p w:rsidR="004D516E" w:rsidRDefault="004D516E" w:rsidP="004D516E">
      <w:r>
        <w:tab/>
      </w:r>
      <w:r>
        <w:tab/>
        <w:t>Gerente.</w:t>
      </w:r>
    </w:p>
    <w:p w:rsidR="004D516E" w:rsidRDefault="004D516E" w:rsidP="004D516E"/>
    <w:p w:rsidR="004D516E" w:rsidRDefault="004D516E" w:rsidP="004D516E">
      <w:r>
        <w:t>Apreciado Don Darío:</w:t>
      </w:r>
    </w:p>
    <w:p w:rsidR="004D516E" w:rsidRDefault="004D516E" w:rsidP="004D516E"/>
    <w:p w:rsidR="004D516E" w:rsidRDefault="004D516E" w:rsidP="004D516E">
      <w:r>
        <w:t>Con la presente estamos solicitando el siguiente Material   :</w:t>
      </w:r>
    </w:p>
    <w:p w:rsidR="004D516E" w:rsidRDefault="004D516E" w:rsidP="004D516E"/>
    <w:p w:rsidR="004D516E" w:rsidRDefault="004D516E" w:rsidP="004D516E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4D516E" w:rsidRDefault="004D516E" w:rsidP="004D516E">
      <w:pPr>
        <w:rPr>
          <w:b/>
          <w:bCs/>
          <w:u w:val="single"/>
        </w:rPr>
      </w:pPr>
    </w:p>
    <w:p w:rsidR="004D516E" w:rsidRDefault="004D516E" w:rsidP="004D516E">
      <w:r>
        <w:t>MATERIAL:</w:t>
      </w:r>
      <w:r>
        <w:tab/>
      </w:r>
      <w:r>
        <w:tab/>
        <w:t>Polietileno Alta Densidad Pigmentado BLANCO Tubular.</w:t>
      </w:r>
    </w:p>
    <w:p w:rsidR="004D516E" w:rsidRDefault="004D516E" w:rsidP="004D516E">
      <w:r>
        <w:t>MEDIDA:</w:t>
      </w:r>
      <w:r>
        <w:tab/>
      </w:r>
      <w:r>
        <w:tab/>
      </w:r>
      <w:r w:rsidRPr="00657B35">
        <w:rPr>
          <w:b/>
        </w:rPr>
        <w:t>50  Cms</w:t>
      </w:r>
      <w:r>
        <w:t>.</w:t>
      </w:r>
    </w:p>
    <w:p w:rsidR="004D516E" w:rsidRPr="005660D5" w:rsidRDefault="004D516E" w:rsidP="004D516E">
      <w:pPr>
        <w:rPr>
          <w:b/>
          <w:bCs/>
        </w:rPr>
      </w:pPr>
      <w:r>
        <w:t>CALIBRE:</w:t>
      </w:r>
      <w:r>
        <w:tab/>
      </w:r>
      <w:r>
        <w:tab/>
      </w:r>
      <w:r w:rsidRPr="005660D5">
        <w:rPr>
          <w:b/>
        </w:rPr>
        <w:t xml:space="preserve">2.5 </w:t>
      </w:r>
      <w:r w:rsidRPr="005660D5">
        <w:rPr>
          <w:b/>
          <w:bCs/>
        </w:rPr>
        <w:t xml:space="preserve">  ”</w:t>
      </w:r>
    </w:p>
    <w:p w:rsidR="004D516E" w:rsidRDefault="004D516E" w:rsidP="004D516E">
      <w:r>
        <w:t>COLOR:</w:t>
      </w:r>
      <w:r>
        <w:tab/>
      </w:r>
      <w:r>
        <w:tab/>
        <w:t>BLANCO  ( Según muestra  )</w:t>
      </w:r>
    </w:p>
    <w:p w:rsidR="004D516E" w:rsidRDefault="004D516E" w:rsidP="004D516E">
      <w:r>
        <w:t>TRATADO:</w:t>
      </w:r>
      <w:r>
        <w:tab/>
      </w:r>
      <w:r>
        <w:tab/>
        <w:t>2 Caras.</w:t>
      </w:r>
    </w:p>
    <w:p w:rsidR="004D516E" w:rsidRDefault="004D516E" w:rsidP="004D516E">
      <w:r>
        <w:t>CANTIDAD:</w:t>
      </w:r>
      <w:r>
        <w:tab/>
      </w:r>
      <w:r>
        <w:tab/>
      </w:r>
      <w:r>
        <w:rPr>
          <w:b/>
        </w:rPr>
        <w:t xml:space="preserve">230 </w:t>
      </w:r>
      <w:r>
        <w:t xml:space="preserve">   Kg.</w:t>
      </w:r>
    </w:p>
    <w:p w:rsidR="004D516E" w:rsidRDefault="004D516E" w:rsidP="004D516E">
      <w:r>
        <w:t>REFERENCIA:</w:t>
      </w:r>
      <w:r>
        <w:tab/>
      </w:r>
      <w:r w:rsidRPr="008970C3">
        <w:rPr>
          <w:b/>
        </w:rPr>
        <w:t>PLASTIQUIMICA GRANDE</w:t>
      </w:r>
    </w:p>
    <w:p w:rsidR="004D516E" w:rsidRDefault="004D516E" w:rsidP="004D516E">
      <w:r>
        <w:t>COLORES:</w:t>
      </w:r>
      <w:r>
        <w:tab/>
      </w:r>
      <w:r>
        <w:tab/>
        <w:t>2 ( Gris -  Rojo)</w:t>
      </w:r>
    </w:p>
    <w:p w:rsidR="004D516E" w:rsidRDefault="004D516E" w:rsidP="004D516E">
      <w:r>
        <w:t>CARAS:</w:t>
      </w:r>
      <w:r>
        <w:tab/>
      </w:r>
      <w:r>
        <w:tab/>
        <w:t>2</w:t>
      </w:r>
    </w:p>
    <w:p w:rsidR="004D516E" w:rsidRDefault="004D516E" w:rsidP="004D516E">
      <w:r>
        <w:t>REPETICIÓN:</w:t>
      </w:r>
      <w:r>
        <w:tab/>
        <w:t>Continua</w:t>
      </w:r>
    </w:p>
    <w:p w:rsidR="004D516E" w:rsidRDefault="004D516E" w:rsidP="004D516E">
      <w:r>
        <w:t>RODILLO:</w:t>
      </w:r>
      <w:r>
        <w:tab/>
      </w:r>
      <w:r>
        <w:tab/>
        <w:t>38</w:t>
      </w:r>
    </w:p>
    <w:p w:rsidR="004D516E" w:rsidRPr="003B158B" w:rsidRDefault="004D516E" w:rsidP="004D516E">
      <w:pPr>
        <w:rPr>
          <w:b/>
        </w:rPr>
      </w:pPr>
      <w:r>
        <w:t>BOLSA:</w:t>
      </w:r>
      <w:r>
        <w:tab/>
      </w:r>
      <w:r>
        <w:tab/>
      </w:r>
      <w:r w:rsidRPr="003B158B">
        <w:rPr>
          <w:b/>
        </w:rPr>
        <w:t>50 x 190  cms</w:t>
      </w:r>
    </w:p>
    <w:p w:rsidR="004D516E" w:rsidRDefault="004D516E" w:rsidP="004D516E">
      <w:r>
        <w:t>SELLADO:</w:t>
      </w:r>
      <w:r>
        <w:tab/>
      </w:r>
      <w:r>
        <w:tab/>
        <w:t>Para selle de Fondo.</w:t>
      </w:r>
    </w:p>
    <w:p w:rsidR="004D516E" w:rsidRDefault="004D516E" w:rsidP="004D516E"/>
    <w:p w:rsidR="004D516E" w:rsidRDefault="004D516E" w:rsidP="004D516E"/>
    <w:p w:rsidR="004D516E" w:rsidRDefault="004D516E" w:rsidP="004D516E">
      <w:r>
        <w:rPr>
          <w:b/>
          <w:bCs/>
          <w:u w:val="single"/>
        </w:rPr>
        <w:t>NOTA:</w:t>
      </w:r>
      <w:r>
        <w:t xml:space="preserve">  * Los cyreles   Se encuentran en su planta</w:t>
      </w:r>
    </w:p>
    <w:p w:rsidR="004D516E" w:rsidRDefault="004D516E" w:rsidP="004D516E">
      <w:pPr>
        <w:numPr>
          <w:ilvl w:val="0"/>
          <w:numId w:val="1"/>
        </w:numPr>
      </w:pPr>
      <w:r>
        <w:t>Se envían muestra física  para tonos , alturas  y pigmentación</w:t>
      </w:r>
    </w:p>
    <w:p w:rsidR="004D516E" w:rsidRDefault="004D516E" w:rsidP="004D516E">
      <w:pPr>
        <w:ind w:left="885"/>
      </w:pPr>
    </w:p>
    <w:p w:rsidR="004D516E" w:rsidRPr="00315AED" w:rsidRDefault="004D516E" w:rsidP="004D516E">
      <w:pPr>
        <w:numPr>
          <w:ilvl w:val="0"/>
          <w:numId w:val="1"/>
        </w:numPr>
      </w:pPr>
      <w:r w:rsidRPr="00393DAD">
        <w:rPr>
          <w:b/>
          <w:u w:val="single"/>
        </w:rPr>
        <w:t>Utilizar tinta negra</w:t>
      </w:r>
      <w:r>
        <w:t xml:space="preserve"> </w:t>
      </w:r>
      <w:r w:rsidRPr="00393DAD">
        <w:rPr>
          <w:b/>
          <w:u w:val="single"/>
        </w:rPr>
        <w:t>ANTIGRASA</w:t>
      </w:r>
    </w:p>
    <w:p w:rsidR="004D516E" w:rsidRDefault="004D516E" w:rsidP="004D516E">
      <w:pPr>
        <w:ind w:left="885"/>
      </w:pPr>
    </w:p>
    <w:p w:rsidR="004D516E" w:rsidRPr="0098114D" w:rsidRDefault="004D516E" w:rsidP="004D516E">
      <w:pPr>
        <w:rPr>
          <w:b/>
          <w:u w:val="single"/>
        </w:rPr>
      </w:pPr>
    </w:p>
    <w:p w:rsidR="004D516E" w:rsidRDefault="004D516E" w:rsidP="004D516E">
      <w:r>
        <w:t>Agradezco la atención y colaboración prestada.</w:t>
      </w:r>
    </w:p>
    <w:p w:rsidR="004D516E" w:rsidRDefault="004D516E" w:rsidP="004D516E"/>
    <w:p w:rsidR="004D516E" w:rsidRDefault="004D516E" w:rsidP="004D516E"/>
    <w:p w:rsidR="004D516E" w:rsidRDefault="004D516E" w:rsidP="004D516E">
      <w:r>
        <w:t>Cordialmente,</w:t>
      </w:r>
    </w:p>
    <w:p w:rsidR="004D516E" w:rsidRDefault="004D516E" w:rsidP="004D516E"/>
    <w:p w:rsidR="004D516E" w:rsidRDefault="004D516E" w:rsidP="004D516E"/>
    <w:p w:rsidR="004D516E" w:rsidRDefault="004D516E" w:rsidP="004D516E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4D516E" w:rsidRDefault="004D516E" w:rsidP="004D516E">
      <w:pPr>
        <w:tabs>
          <w:tab w:val="left" w:pos="1980"/>
        </w:tabs>
      </w:pPr>
      <w:r>
        <w:t>Director.</w:t>
      </w:r>
    </w:p>
    <w:p w:rsidR="004D516E" w:rsidRDefault="004D516E" w:rsidP="004D516E"/>
    <w:p w:rsidR="00092852" w:rsidRDefault="00092852" w:rsidP="004D516E"/>
    <w:p w:rsidR="004D516E" w:rsidRDefault="004D516E" w:rsidP="001D2E73">
      <w:pPr>
        <w:rPr>
          <w:b/>
        </w:rPr>
      </w:pPr>
    </w:p>
    <w:p w:rsidR="00092852" w:rsidRDefault="00092852" w:rsidP="00092852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092852" w:rsidRDefault="00092852" w:rsidP="00092852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092852" w:rsidRDefault="00092852" w:rsidP="00092852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092852" w:rsidRDefault="00092852" w:rsidP="00092852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092852" w:rsidRDefault="00092852" w:rsidP="00092852"/>
    <w:p w:rsidR="00092852" w:rsidRDefault="00092852" w:rsidP="00092852">
      <w:pPr>
        <w:pStyle w:val="Ttulo1"/>
      </w:pPr>
      <w:r>
        <w:t>ORDEN DE TRABAJO   N°      06714</w:t>
      </w:r>
    </w:p>
    <w:p w:rsidR="00092852" w:rsidRDefault="00092852" w:rsidP="00092852"/>
    <w:p w:rsidR="00092852" w:rsidRDefault="00092852" w:rsidP="00092852">
      <w:r>
        <w:t>FECHA:</w:t>
      </w:r>
      <w:r>
        <w:tab/>
        <w:t>Medellín,  Julio    22   de  2010</w:t>
      </w:r>
    </w:p>
    <w:p w:rsidR="00092852" w:rsidRDefault="00092852" w:rsidP="00092852">
      <w:r>
        <w:t>PARA:</w:t>
      </w:r>
      <w:r>
        <w:tab/>
      </w:r>
      <w:r>
        <w:tab/>
        <w:t>PLÁSTICOS   DARMA</w:t>
      </w:r>
    </w:p>
    <w:p w:rsidR="00092852" w:rsidRDefault="00092852" w:rsidP="00092852">
      <w:r>
        <w:t>ATENCIÓN:</w:t>
      </w:r>
      <w:r>
        <w:tab/>
        <w:t>Sr. DARIO JARAMILLO</w:t>
      </w:r>
    </w:p>
    <w:p w:rsidR="00092852" w:rsidRDefault="00092852" w:rsidP="00092852"/>
    <w:p w:rsidR="00092852" w:rsidRDefault="00092852" w:rsidP="00092852">
      <w:r>
        <w:t>Apreciado Dn DARIO:</w:t>
      </w:r>
    </w:p>
    <w:p w:rsidR="00092852" w:rsidRDefault="00092852" w:rsidP="00092852">
      <w:r>
        <w:t>Con la presente estamos solicitando el siguiente servicio de extrusión e impresión</w:t>
      </w:r>
    </w:p>
    <w:p w:rsidR="00092852" w:rsidRDefault="00092852" w:rsidP="00092852"/>
    <w:p w:rsidR="00092852" w:rsidRDefault="00092852" w:rsidP="00092852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092852" w:rsidRDefault="00092852" w:rsidP="00092852"/>
    <w:p w:rsidR="00092852" w:rsidRDefault="00092852" w:rsidP="00092852">
      <w:r>
        <w:t>MATERIAL :</w:t>
      </w:r>
      <w:r>
        <w:tab/>
      </w:r>
      <w:r>
        <w:tab/>
        <w:t>Polietileno de Baja  densidad   Blanco  Tubular</w:t>
      </w:r>
    </w:p>
    <w:p w:rsidR="00092852" w:rsidRDefault="00092852" w:rsidP="00092852">
      <w:r>
        <w:t>MEDIDA:</w:t>
      </w:r>
      <w:r>
        <w:tab/>
      </w:r>
      <w:r>
        <w:tab/>
      </w:r>
      <w:r w:rsidRPr="008D3CB8">
        <w:rPr>
          <w:b/>
        </w:rPr>
        <w:t>30</w:t>
      </w:r>
      <w:r>
        <w:t xml:space="preserve">   cms   </w:t>
      </w:r>
    </w:p>
    <w:p w:rsidR="00092852" w:rsidRDefault="00092852" w:rsidP="00092852">
      <w:r>
        <w:t>CALIBRE :</w:t>
      </w:r>
      <w:r>
        <w:tab/>
      </w:r>
      <w:r>
        <w:tab/>
      </w:r>
      <w:r>
        <w:rPr>
          <w:b/>
        </w:rPr>
        <w:t xml:space="preserve">1.0 </w:t>
      </w:r>
      <w:r>
        <w:t xml:space="preserve">   “</w:t>
      </w:r>
    </w:p>
    <w:p w:rsidR="00092852" w:rsidRDefault="00092852" w:rsidP="00092852">
      <w:r>
        <w:t>COLOR :</w:t>
      </w:r>
      <w:r>
        <w:tab/>
      </w:r>
      <w:r>
        <w:tab/>
        <w:t>Blanco</w:t>
      </w:r>
    </w:p>
    <w:p w:rsidR="00092852" w:rsidRPr="00F512F0" w:rsidRDefault="00092852" w:rsidP="00092852">
      <w:pPr>
        <w:rPr>
          <w:b/>
        </w:rPr>
      </w:pPr>
      <w:r>
        <w:t xml:space="preserve">TRATADO : </w:t>
      </w:r>
      <w:r>
        <w:tab/>
      </w:r>
      <w:r>
        <w:tab/>
        <w:t xml:space="preserve">1  cara </w:t>
      </w:r>
    </w:p>
    <w:p w:rsidR="00092852" w:rsidRDefault="00531937" w:rsidP="00092852">
      <w:r>
        <w:t xml:space="preserve">CANTIDAD : </w:t>
      </w:r>
      <w:r>
        <w:tab/>
        <w:t>12</w:t>
      </w:r>
      <w:r w:rsidR="00092852">
        <w:t>0    kg</w:t>
      </w:r>
    </w:p>
    <w:p w:rsidR="00092852" w:rsidRDefault="00092852" w:rsidP="00092852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>1 ( Según muestra  )  ( Verde )</w:t>
      </w:r>
    </w:p>
    <w:p w:rsidR="00092852" w:rsidRDefault="00092852" w:rsidP="00092852">
      <w:r>
        <w:t xml:space="preserve">CARAS : </w:t>
      </w:r>
      <w:r>
        <w:tab/>
      </w:r>
      <w:r>
        <w:tab/>
        <w:t>1</w:t>
      </w:r>
    </w:p>
    <w:p w:rsidR="00092852" w:rsidRDefault="00092852" w:rsidP="00092852">
      <w:r>
        <w:t xml:space="preserve">REPETICIÓN : </w:t>
      </w:r>
      <w:r>
        <w:tab/>
        <w:t>20   cms</w:t>
      </w:r>
    </w:p>
    <w:p w:rsidR="00092852" w:rsidRDefault="00092852" w:rsidP="00092852">
      <w:r>
        <w:t>RODILLO :</w:t>
      </w:r>
      <w:r>
        <w:tab/>
      </w:r>
      <w:r>
        <w:tab/>
        <w:t>40</w:t>
      </w:r>
    </w:p>
    <w:p w:rsidR="00092852" w:rsidRDefault="00092852" w:rsidP="00092852">
      <w:r>
        <w:t>BOLSA  :</w:t>
      </w:r>
      <w:r>
        <w:tab/>
      </w:r>
      <w:r>
        <w:tab/>
        <w:t xml:space="preserve">20   x  30   cm    </w:t>
      </w:r>
    </w:p>
    <w:p w:rsidR="00092852" w:rsidRDefault="00092852" w:rsidP="00092852">
      <w:r>
        <w:t>SELLADO .</w:t>
      </w:r>
      <w:r>
        <w:tab/>
      </w:r>
      <w:r>
        <w:tab/>
        <w:t xml:space="preserve">Lateral </w:t>
      </w:r>
    </w:p>
    <w:p w:rsidR="00092852" w:rsidRDefault="00092852" w:rsidP="00092852">
      <w:r>
        <w:t>REFERENCIA :</w:t>
      </w:r>
      <w:r>
        <w:tab/>
      </w:r>
      <w:r>
        <w:rPr>
          <w:b/>
        </w:rPr>
        <w:t>PLASTICAUCA</w:t>
      </w:r>
    </w:p>
    <w:p w:rsidR="00092852" w:rsidRDefault="00092852" w:rsidP="00092852"/>
    <w:p w:rsidR="00092852" w:rsidRDefault="00092852" w:rsidP="00092852"/>
    <w:p w:rsidR="00092852" w:rsidRDefault="00092852" w:rsidP="00092852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>
        <w:rPr>
          <w:bCs/>
        </w:rPr>
        <w:t>Cyreles  en  su  planta</w:t>
      </w:r>
    </w:p>
    <w:p w:rsidR="00092852" w:rsidRDefault="00092852" w:rsidP="00092852">
      <w:r>
        <w:t xml:space="preserve">                   -   Anexo muestra física para   alturas y Tonos.</w:t>
      </w:r>
    </w:p>
    <w:p w:rsidR="00092852" w:rsidRDefault="00092852" w:rsidP="00092852">
      <w:r>
        <w:tab/>
        <w:t xml:space="preserve">        -  </w:t>
      </w:r>
      <w:r w:rsidRPr="0041048E">
        <w:rPr>
          <w:b/>
        </w:rPr>
        <w:t>No colocar pie de Imprenta</w:t>
      </w:r>
      <w:r>
        <w:t>.</w:t>
      </w:r>
    </w:p>
    <w:p w:rsidR="00092852" w:rsidRDefault="00092852" w:rsidP="00092852">
      <w:pPr>
        <w:rPr>
          <w:b/>
        </w:rPr>
      </w:pPr>
      <w:r>
        <w:tab/>
        <w:t xml:space="preserve">        </w:t>
      </w:r>
    </w:p>
    <w:p w:rsidR="00092852" w:rsidRPr="0066704D" w:rsidRDefault="00092852" w:rsidP="00092852">
      <w:pPr>
        <w:rPr>
          <w:b/>
          <w:u w:val="single"/>
        </w:rPr>
      </w:pPr>
      <w:r>
        <w:rPr>
          <w:b/>
        </w:rPr>
        <w:tab/>
        <w:t xml:space="preserve">        </w:t>
      </w:r>
    </w:p>
    <w:p w:rsidR="00092852" w:rsidRPr="0066704D" w:rsidRDefault="00092852" w:rsidP="00092852">
      <w:pPr>
        <w:rPr>
          <w:b/>
        </w:rPr>
      </w:pPr>
    </w:p>
    <w:p w:rsidR="00092852" w:rsidRDefault="00092852" w:rsidP="00092852">
      <w:r>
        <w:tab/>
      </w:r>
      <w:r>
        <w:tab/>
      </w:r>
    </w:p>
    <w:p w:rsidR="00092852" w:rsidRDefault="00092852" w:rsidP="00092852">
      <w:r>
        <w:t>Agradezco la atención y colaboración prestada.</w:t>
      </w:r>
    </w:p>
    <w:p w:rsidR="00092852" w:rsidRDefault="00092852" w:rsidP="00092852"/>
    <w:p w:rsidR="00092852" w:rsidRDefault="00092852" w:rsidP="00092852"/>
    <w:p w:rsidR="00092852" w:rsidRDefault="00092852" w:rsidP="00092852"/>
    <w:p w:rsidR="00092852" w:rsidRDefault="00092852" w:rsidP="00092852">
      <w:r>
        <w:t>Cordialmente</w:t>
      </w:r>
    </w:p>
    <w:p w:rsidR="00092852" w:rsidRDefault="00092852" w:rsidP="00092852"/>
    <w:p w:rsidR="00092852" w:rsidRDefault="00092852" w:rsidP="00092852"/>
    <w:p w:rsidR="00092852" w:rsidRDefault="00092852" w:rsidP="00092852">
      <w:r>
        <w:t>RICARDO CASAS ZAPATA</w:t>
      </w:r>
    </w:p>
    <w:p w:rsidR="00092852" w:rsidRDefault="00092852" w:rsidP="00092852">
      <w:r>
        <w:t>Director</w:t>
      </w:r>
    </w:p>
    <w:p w:rsidR="00092852" w:rsidRDefault="00092852" w:rsidP="00092852"/>
    <w:p w:rsidR="00092852" w:rsidRDefault="00092852" w:rsidP="001D2E73">
      <w:pPr>
        <w:rPr>
          <w:b/>
        </w:rPr>
      </w:pPr>
    </w:p>
    <w:p w:rsidR="001C46B1" w:rsidRDefault="001C46B1" w:rsidP="001D2E73">
      <w:pPr>
        <w:rPr>
          <w:b/>
        </w:rPr>
      </w:pPr>
    </w:p>
    <w:p w:rsidR="001C46B1" w:rsidRDefault="001C46B1" w:rsidP="001C46B1">
      <w:pPr>
        <w:rPr>
          <w:b/>
        </w:rPr>
      </w:pPr>
    </w:p>
    <w:p w:rsidR="001C46B1" w:rsidRDefault="001C46B1" w:rsidP="001C46B1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1C46B1" w:rsidRDefault="001C46B1" w:rsidP="001C46B1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1C46B1" w:rsidRDefault="001C46B1" w:rsidP="001C46B1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1C46B1" w:rsidRDefault="001C46B1" w:rsidP="001C46B1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1C46B1" w:rsidRDefault="001C46B1" w:rsidP="001C46B1"/>
    <w:p w:rsidR="001C46B1" w:rsidRDefault="001C46B1" w:rsidP="001C46B1">
      <w:pPr>
        <w:pStyle w:val="Ttulo1"/>
      </w:pPr>
      <w:r>
        <w:t>ORDEN DE TRABAJO   N°      06813</w:t>
      </w:r>
    </w:p>
    <w:p w:rsidR="001C46B1" w:rsidRDefault="001C46B1" w:rsidP="001C46B1"/>
    <w:p w:rsidR="001C46B1" w:rsidRDefault="001C46B1" w:rsidP="001C46B1">
      <w:r>
        <w:t>FECHA:</w:t>
      </w:r>
      <w:r>
        <w:tab/>
        <w:t>M</w:t>
      </w:r>
      <w:r w:rsidR="00296DEF">
        <w:t>edellín, Julio    22</w:t>
      </w:r>
      <w:r>
        <w:t xml:space="preserve">   de 2010</w:t>
      </w:r>
    </w:p>
    <w:p w:rsidR="001C46B1" w:rsidRDefault="001C46B1" w:rsidP="001C46B1">
      <w:r>
        <w:t>PARA:</w:t>
      </w:r>
      <w:r>
        <w:tab/>
      </w:r>
      <w:r>
        <w:tab/>
        <w:t>PLÁSTICOS   DARMA</w:t>
      </w:r>
    </w:p>
    <w:p w:rsidR="001C46B1" w:rsidRDefault="001C46B1" w:rsidP="001C46B1">
      <w:r>
        <w:t>ATENCIÓN:</w:t>
      </w:r>
      <w:r>
        <w:tab/>
        <w:t>Sr. DARIO JARAMILLO</w:t>
      </w:r>
    </w:p>
    <w:p w:rsidR="001C46B1" w:rsidRDefault="001C46B1" w:rsidP="001C46B1"/>
    <w:p w:rsidR="001C46B1" w:rsidRDefault="001C46B1" w:rsidP="001C46B1">
      <w:r>
        <w:t>Apreciado Dn DARIO:</w:t>
      </w:r>
    </w:p>
    <w:p w:rsidR="001C46B1" w:rsidRDefault="001C46B1" w:rsidP="001C46B1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1C46B1" w:rsidRDefault="001C46B1" w:rsidP="001C46B1"/>
    <w:p w:rsidR="001C46B1" w:rsidRDefault="001C46B1" w:rsidP="001C46B1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1C46B1" w:rsidRDefault="001C46B1" w:rsidP="001C46B1"/>
    <w:p w:rsidR="001C46B1" w:rsidRDefault="001C46B1" w:rsidP="001C46B1">
      <w:r>
        <w:t>MATERIAL :</w:t>
      </w:r>
      <w:r>
        <w:tab/>
      </w:r>
      <w:r>
        <w:tab/>
        <w:t xml:space="preserve">Polietileno de Baja  </w:t>
      </w:r>
      <w:r w:rsidR="00296DEF">
        <w:t>densidad   Transparente  LAMINA</w:t>
      </w:r>
    </w:p>
    <w:p w:rsidR="001C46B1" w:rsidRDefault="001C46B1" w:rsidP="001C46B1">
      <w:r>
        <w:t>MEDIDA:</w:t>
      </w:r>
      <w:r>
        <w:tab/>
      </w:r>
      <w:r>
        <w:tab/>
      </w:r>
      <w:r w:rsidR="00296DEF">
        <w:rPr>
          <w:b/>
        </w:rPr>
        <w:t>47</w:t>
      </w:r>
      <w:r>
        <w:t xml:space="preserve">   cms   </w:t>
      </w:r>
    </w:p>
    <w:p w:rsidR="001C46B1" w:rsidRDefault="001C46B1" w:rsidP="001C46B1">
      <w:r>
        <w:t>CALIBRE :</w:t>
      </w:r>
      <w:r>
        <w:tab/>
      </w:r>
      <w:r>
        <w:tab/>
      </w:r>
      <w:r w:rsidR="00296DEF">
        <w:t>3</w:t>
      </w:r>
      <w:r>
        <w:rPr>
          <w:b/>
        </w:rPr>
        <w:t>.0</w:t>
      </w:r>
      <w:r>
        <w:t xml:space="preserve">   “</w:t>
      </w:r>
    </w:p>
    <w:p w:rsidR="001C46B1" w:rsidRDefault="001C46B1" w:rsidP="001C46B1">
      <w:r>
        <w:t>COLOR :</w:t>
      </w:r>
      <w:r>
        <w:tab/>
      </w:r>
      <w:r>
        <w:tab/>
        <w:t>Tpte</w:t>
      </w:r>
    </w:p>
    <w:p w:rsidR="001C46B1" w:rsidRPr="0007721A" w:rsidRDefault="001C46B1" w:rsidP="001C46B1">
      <w:r>
        <w:t xml:space="preserve">TRATADO : </w:t>
      </w:r>
      <w:r>
        <w:tab/>
      </w:r>
      <w:r>
        <w:tab/>
        <w:t>2  caras</w:t>
      </w:r>
    </w:p>
    <w:p w:rsidR="001C46B1" w:rsidRDefault="001C46B1" w:rsidP="001C46B1">
      <w:r>
        <w:t xml:space="preserve">CANTIDAD : </w:t>
      </w:r>
      <w:r>
        <w:tab/>
      </w:r>
      <w:r w:rsidR="00296DEF">
        <w:t>110</w:t>
      </w:r>
      <w:r>
        <w:rPr>
          <w:b/>
        </w:rPr>
        <w:t xml:space="preserve"> </w:t>
      </w:r>
      <w:r>
        <w:t xml:space="preserve">    kg</w:t>
      </w:r>
    </w:p>
    <w:p w:rsidR="00296DEF" w:rsidRDefault="001C46B1" w:rsidP="001C46B1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</w:r>
      <w:r w:rsidR="00296DEF">
        <w:t>5</w:t>
      </w:r>
      <w:r>
        <w:t xml:space="preserve"> ( Según muestra  )  </w:t>
      </w:r>
    </w:p>
    <w:p w:rsidR="001C46B1" w:rsidRDefault="00296DEF" w:rsidP="001C46B1">
      <w:r>
        <w:t xml:space="preserve">CARAS : </w:t>
      </w:r>
      <w:r>
        <w:tab/>
      </w:r>
      <w:r>
        <w:tab/>
        <w:t>2  ( 5</w:t>
      </w:r>
      <w:r w:rsidR="001C46B1">
        <w:t xml:space="preserve">  x  2  )</w:t>
      </w:r>
    </w:p>
    <w:p w:rsidR="001C46B1" w:rsidRDefault="001C46B1" w:rsidP="001C46B1">
      <w:r>
        <w:t xml:space="preserve">REPETICIÓN : </w:t>
      </w:r>
      <w:r>
        <w:tab/>
      </w:r>
      <w:r w:rsidR="00296DEF">
        <w:t>17</w:t>
      </w:r>
      <w:r>
        <w:t xml:space="preserve">   cms</w:t>
      </w:r>
    </w:p>
    <w:p w:rsidR="001C46B1" w:rsidRDefault="00296DEF" w:rsidP="001C46B1">
      <w:r>
        <w:t>RODILLO :</w:t>
      </w:r>
      <w:r>
        <w:tab/>
      </w:r>
      <w:r>
        <w:tab/>
        <w:t>35</w:t>
      </w:r>
    </w:p>
    <w:p w:rsidR="001C46B1" w:rsidRDefault="001C46B1" w:rsidP="001C46B1">
      <w:r>
        <w:t>BOLSA  :</w:t>
      </w:r>
      <w:r>
        <w:tab/>
      </w:r>
      <w:r>
        <w:tab/>
      </w:r>
      <w:r w:rsidR="00296DEF">
        <w:t>17 X 23.5</w:t>
      </w:r>
      <w:r w:rsidRPr="00336CAC">
        <w:rPr>
          <w:b/>
        </w:rPr>
        <w:t xml:space="preserve">   cm</w:t>
      </w:r>
      <w:r>
        <w:t xml:space="preserve">    </w:t>
      </w:r>
    </w:p>
    <w:p w:rsidR="001C46B1" w:rsidRDefault="001C46B1" w:rsidP="001C46B1">
      <w:r>
        <w:t>SELLADO .</w:t>
      </w:r>
      <w:r>
        <w:tab/>
      </w:r>
      <w:r>
        <w:tab/>
        <w:t xml:space="preserve">Fondo  Tipo  Servo </w:t>
      </w:r>
    </w:p>
    <w:p w:rsidR="001C46B1" w:rsidRDefault="001C46B1" w:rsidP="001C46B1">
      <w:r>
        <w:t>REFERENCIA :</w:t>
      </w:r>
      <w:r>
        <w:tab/>
      </w:r>
      <w:r w:rsidR="00296DEF">
        <w:rPr>
          <w:b/>
        </w:rPr>
        <w:t>COCO EL SEMBRADOR  397 gm</w:t>
      </w:r>
    </w:p>
    <w:p w:rsidR="001C46B1" w:rsidRDefault="001C46B1" w:rsidP="001C46B1"/>
    <w:p w:rsidR="001C46B1" w:rsidRDefault="001C46B1" w:rsidP="001C46B1"/>
    <w:p w:rsidR="001C46B1" w:rsidRDefault="001C46B1" w:rsidP="001C46B1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 </w:t>
      </w:r>
      <w:r w:rsidR="004B55F9">
        <w:rPr>
          <w:bCs/>
        </w:rPr>
        <w:t>Cyreles  los envía  GRAFIFLEX</w:t>
      </w:r>
    </w:p>
    <w:p w:rsidR="001C46B1" w:rsidRDefault="001C46B1" w:rsidP="001C46B1">
      <w:r>
        <w:t xml:space="preserve">                   -   Anexo muestra física para   alturas y Tonos.        </w:t>
      </w:r>
    </w:p>
    <w:p w:rsidR="001C46B1" w:rsidRPr="00A721EF" w:rsidRDefault="001C46B1" w:rsidP="001C46B1">
      <w:pPr>
        <w:rPr>
          <w:b/>
          <w:bCs/>
          <w:sz w:val="20"/>
        </w:rPr>
      </w:pPr>
      <w:r>
        <w:tab/>
        <w:t xml:space="preserve"> </w:t>
      </w:r>
    </w:p>
    <w:p w:rsidR="001C46B1" w:rsidRDefault="001C46B1" w:rsidP="001C46B1">
      <w:pPr>
        <w:rPr>
          <w:b/>
        </w:rPr>
      </w:pPr>
      <w:r>
        <w:tab/>
        <w:t xml:space="preserve">        </w:t>
      </w:r>
      <w:r>
        <w:tab/>
        <w:t xml:space="preserve">        </w:t>
      </w: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1C46B1" w:rsidRPr="0066704D" w:rsidRDefault="001C46B1" w:rsidP="001C46B1">
      <w:pPr>
        <w:rPr>
          <w:b/>
          <w:u w:val="single"/>
        </w:rPr>
      </w:pPr>
      <w:r>
        <w:rPr>
          <w:b/>
        </w:rPr>
        <w:tab/>
        <w:t xml:space="preserve">        -  EL MATERIAL LO ENVIA  P.U .</w:t>
      </w:r>
    </w:p>
    <w:p w:rsidR="001C46B1" w:rsidRPr="0066704D" w:rsidRDefault="001C46B1" w:rsidP="001C46B1">
      <w:pPr>
        <w:rPr>
          <w:b/>
        </w:rPr>
      </w:pPr>
    </w:p>
    <w:p w:rsidR="001C46B1" w:rsidRDefault="001C46B1" w:rsidP="001C46B1">
      <w:r>
        <w:tab/>
      </w:r>
      <w:r>
        <w:tab/>
      </w:r>
    </w:p>
    <w:p w:rsidR="001C46B1" w:rsidRDefault="001C46B1" w:rsidP="001C46B1">
      <w:r>
        <w:t>Agradezco la atención y colaboración prestada.</w:t>
      </w:r>
    </w:p>
    <w:p w:rsidR="001C46B1" w:rsidRDefault="001C46B1" w:rsidP="001C46B1"/>
    <w:p w:rsidR="001C46B1" w:rsidRDefault="001C46B1" w:rsidP="001C46B1"/>
    <w:p w:rsidR="001C46B1" w:rsidRDefault="001C46B1" w:rsidP="001C46B1"/>
    <w:p w:rsidR="001C46B1" w:rsidRDefault="001C46B1" w:rsidP="001C46B1">
      <w:r>
        <w:t>Cordialmente</w:t>
      </w:r>
    </w:p>
    <w:p w:rsidR="001C46B1" w:rsidRDefault="001C46B1" w:rsidP="001C46B1"/>
    <w:p w:rsidR="001C46B1" w:rsidRDefault="001C46B1" w:rsidP="001C46B1"/>
    <w:p w:rsidR="001C46B1" w:rsidRDefault="001C46B1" w:rsidP="001C46B1">
      <w:r>
        <w:t>RICARDO CASAS ZAPATA</w:t>
      </w:r>
    </w:p>
    <w:p w:rsidR="001C46B1" w:rsidRDefault="001C46B1" w:rsidP="001C46B1">
      <w:r>
        <w:t>Director.</w:t>
      </w:r>
    </w:p>
    <w:p w:rsidR="001C46B1" w:rsidRDefault="001C46B1" w:rsidP="001C46B1">
      <w:pPr>
        <w:rPr>
          <w:b/>
        </w:rPr>
      </w:pPr>
    </w:p>
    <w:p w:rsidR="001C46B1" w:rsidRDefault="001C46B1" w:rsidP="001D2E73">
      <w:pPr>
        <w:rPr>
          <w:b/>
        </w:rPr>
      </w:pPr>
    </w:p>
    <w:p w:rsidR="009E10FF" w:rsidRDefault="009E10FF" w:rsidP="001D2E73">
      <w:pPr>
        <w:rPr>
          <w:b/>
        </w:rPr>
      </w:pPr>
    </w:p>
    <w:p w:rsidR="009E10FF" w:rsidRDefault="009E10FF" w:rsidP="009E10FF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9E10FF" w:rsidRDefault="009E10FF" w:rsidP="009E10FF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9E10FF" w:rsidRDefault="009E10FF" w:rsidP="009E10FF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9E10FF" w:rsidRDefault="009E10FF" w:rsidP="009E10FF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9E10FF" w:rsidRDefault="009E10FF" w:rsidP="009E10FF">
      <w:pPr>
        <w:rPr>
          <w:b/>
          <w:bCs/>
        </w:rPr>
      </w:pPr>
    </w:p>
    <w:p w:rsidR="009E10FF" w:rsidRDefault="009E10FF" w:rsidP="009E10FF">
      <w:pPr>
        <w:pStyle w:val="Ttulo1"/>
      </w:pPr>
      <w:r>
        <w:t>ORDEN DE TRABAJO   N°      06827</w:t>
      </w:r>
    </w:p>
    <w:p w:rsidR="009E10FF" w:rsidRDefault="009E10FF" w:rsidP="009E10FF"/>
    <w:p w:rsidR="009E10FF" w:rsidRDefault="009E10FF" w:rsidP="009E10FF"/>
    <w:p w:rsidR="009E10FF" w:rsidRDefault="009E10FF" w:rsidP="009E10FF">
      <w:r>
        <w:t>FECHA:</w:t>
      </w:r>
      <w:r>
        <w:tab/>
        <w:t>Medellín, Julio  26    de    2010</w:t>
      </w:r>
    </w:p>
    <w:p w:rsidR="009E10FF" w:rsidRDefault="009E10FF" w:rsidP="009E10FF">
      <w:r>
        <w:t>PARA:</w:t>
      </w:r>
      <w:r>
        <w:tab/>
      </w:r>
      <w:r>
        <w:tab/>
        <w:t>PLÁSTICOS DARMAD</w:t>
      </w:r>
    </w:p>
    <w:p w:rsidR="009E10FF" w:rsidRDefault="009E10FF" w:rsidP="009E10FF">
      <w:r>
        <w:t>ATENCIÓN:</w:t>
      </w:r>
      <w:r>
        <w:tab/>
        <w:t>Sr. Darío Jaramillo</w:t>
      </w:r>
    </w:p>
    <w:p w:rsidR="009E10FF" w:rsidRDefault="009E10FF" w:rsidP="009E10FF">
      <w:r>
        <w:tab/>
      </w:r>
      <w:r>
        <w:tab/>
        <w:t>Gerente.</w:t>
      </w:r>
    </w:p>
    <w:p w:rsidR="009E10FF" w:rsidRDefault="009E10FF" w:rsidP="009E10FF"/>
    <w:p w:rsidR="009E10FF" w:rsidRDefault="009E10FF" w:rsidP="009E10FF">
      <w:r>
        <w:t>Apreciado Don Darío :</w:t>
      </w:r>
    </w:p>
    <w:p w:rsidR="009E10FF" w:rsidRDefault="009E10FF" w:rsidP="009E10FF">
      <w:r>
        <w:t xml:space="preserve"> </w:t>
      </w:r>
    </w:p>
    <w:p w:rsidR="009E10FF" w:rsidRDefault="009E10FF" w:rsidP="009E10FF">
      <w:r>
        <w:t>Con la presente estamos solicitando el siguiente servicio de   IMPRESIÓN  :</w:t>
      </w:r>
    </w:p>
    <w:p w:rsidR="009E10FF" w:rsidRDefault="009E10FF" w:rsidP="009E10FF"/>
    <w:p w:rsidR="009E10FF" w:rsidRDefault="009E10FF" w:rsidP="009E10FF">
      <w:pPr>
        <w:rPr>
          <w:b/>
          <w:bCs/>
          <w:u w:val="single"/>
        </w:rPr>
      </w:pPr>
    </w:p>
    <w:p w:rsidR="009E10FF" w:rsidRDefault="009E10FF" w:rsidP="009E10FF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9E10FF" w:rsidRDefault="009E10FF" w:rsidP="009E10FF"/>
    <w:p w:rsidR="009E10FF" w:rsidRDefault="009E10FF" w:rsidP="009E10FF">
      <w:r>
        <w:t>MATERIAL:</w:t>
      </w:r>
      <w:r>
        <w:tab/>
      </w:r>
      <w:r>
        <w:tab/>
        <w:t>Polietileno     Lamina    Transparente COEXTRUIDA</w:t>
      </w:r>
    </w:p>
    <w:p w:rsidR="009E10FF" w:rsidRDefault="009E10FF" w:rsidP="009E10FF">
      <w:r>
        <w:t>MEDIDA:</w:t>
      </w:r>
      <w:r>
        <w:tab/>
      </w:r>
      <w:r>
        <w:tab/>
      </w:r>
      <w:r>
        <w:rPr>
          <w:b/>
        </w:rPr>
        <w:t xml:space="preserve">32.5 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9E10FF" w:rsidRPr="006D12B2" w:rsidRDefault="009E10FF" w:rsidP="009E10FF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9E10FF" w:rsidRDefault="009E10FF" w:rsidP="009E10FF">
      <w:r>
        <w:t>TRATADO:</w:t>
      </w:r>
      <w:r>
        <w:tab/>
      </w:r>
      <w:r>
        <w:tab/>
        <w:t>1  Cara</w:t>
      </w:r>
    </w:p>
    <w:p w:rsidR="009E10FF" w:rsidRDefault="009E10FF" w:rsidP="009E10FF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>
        <w:rPr>
          <w:b/>
        </w:rPr>
        <w:t xml:space="preserve">300  </w:t>
      </w:r>
      <w:r w:rsidRPr="00900A5A">
        <w:rPr>
          <w:b/>
        </w:rPr>
        <w:t xml:space="preserve">  Kg</w:t>
      </w:r>
      <w:r>
        <w:t>.</w:t>
      </w:r>
    </w:p>
    <w:p w:rsidR="009E10FF" w:rsidRDefault="009E10FF" w:rsidP="009E10FF">
      <w:r>
        <w:t>COLORES:</w:t>
      </w:r>
      <w:r>
        <w:tab/>
      </w:r>
      <w:r>
        <w:tab/>
        <w:t xml:space="preserve">3    ( Blanco – Negro - Verde   )   </w:t>
      </w:r>
    </w:p>
    <w:p w:rsidR="009E10FF" w:rsidRDefault="009E10FF" w:rsidP="009E10FF">
      <w:r>
        <w:t>CARAS:</w:t>
      </w:r>
      <w:r>
        <w:tab/>
      </w:r>
      <w:r>
        <w:tab/>
        <w:t>1  (3 x 1  )</w:t>
      </w:r>
    </w:p>
    <w:p w:rsidR="009E10FF" w:rsidRDefault="009E10FF" w:rsidP="009E10FF">
      <w:r>
        <w:t>REPETICIÓN:</w:t>
      </w:r>
      <w:r>
        <w:tab/>
        <w:t xml:space="preserve">11   Cms   </w:t>
      </w:r>
    </w:p>
    <w:p w:rsidR="009E10FF" w:rsidRPr="00900A5A" w:rsidRDefault="009E10FF" w:rsidP="009E10FF">
      <w:pPr>
        <w:rPr>
          <w:b/>
        </w:rPr>
      </w:pPr>
      <w:r>
        <w:t xml:space="preserve">RODILLO  :               </w:t>
      </w:r>
      <w:r>
        <w:rPr>
          <w:b/>
        </w:rPr>
        <w:t>45</w:t>
      </w:r>
    </w:p>
    <w:p w:rsidR="009E10FF" w:rsidRDefault="009E10FF" w:rsidP="009E10FF">
      <w:r>
        <w:t>LAMINA:</w:t>
      </w:r>
      <w:r>
        <w:tab/>
      </w:r>
      <w:r>
        <w:tab/>
        <w:t>15.5    Cms    REFILADA PARA EMPAQUETADORA</w:t>
      </w:r>
    </w:p>
    <w:p w:rsidR="009E10FF" w:rsidRDefault="009E10FF" w:rsidP="009E10FF">
      <w:r>
        <w:t>FOTOCAELDA:</w:t>
      </w:r>
      <w:r>
        <w:tab/>
        <w:t>Según muestra con doble  color</w:t>
      </w:r>
    </w:p>
    <w:p w:rsidR="009E10FF" w:rsidRPr="00146B92" w:rsidRDefault="009E10FF" w:rsidP="009E10FF">
      <w:pPr>
        <w:rPr>
          <w:b/>
        </w:rPr>
      </w:pPr>
      <w:r>
        <w:t>REFERENCIA:</w:t>
      </w:r>
      <w:r>
        <w:tab/>
      </w:r>
      <w:r>
        <w:rPr>
          <w:b/>
        </w:rPr>
        <w:t xml:space="preserve">PULPA    </w:t>
      </w:r>
      <w:r>
        <w:rPr>
          <w:b/>
          <w:u w:val="single"/>
        </w:rPr>
        <w:t>GENERICA</w:t>
      </w:r>
      <w:r>
        <w:rPr>
          <w:b/>
        </w:rPr>
        <w:t xml:space="preserve">    90  GMS</w:t>
      </w:r>
    </w:p>
    <w:p w:rsidR="009E10FF" w:rsidRDefault="009E10FF" w:rsidP="009E10FF">
      <w:r>
        <w:tab/>
      </w:r>
      <w:r>
        <w:tab/>
      </w:r>
      <w:r>
        <w:tab/>
      </w:r>
    </w:p>
    <w:p w:rsidR="009E10FF" w:rsidRDefault="009E10FF" w:rsidP="009E10FF"/>
    <w:p w:rsidR="009E10FF" w:rsidRDefault="009E10FF" w:rsidP="009E10FF">
      <w:r>
        <w:rPr>
          <w:b/>
          <w:bCs/>
          <w:u w:val="single"/>
        </w:rPr>
        <w:t>NOTA:</w:t>
      </w:r>
      <w:r>
        <w:t xml:space="preserve">  - Cyreles   en su   planta</w:t>
      </w:r>
      <w:r>
        <w:tab/>
      </w:r>
    </w:p>
    <w:p w:rsidR="009E10FF" w:rsidRDefault="009E10FF" w:rsidP="009E10FF">
      <w:pPr>
        <w:pStyle w:val="Prrafodelista"/>
        <w:numPr>
          <w:ilvl w:val="0"/>
          <w:numId w:val="2"/>
        </w:numPr>
      </w:pPr>
      <w:r>
        <w:t xml:space="preserve"> Se aprueba  impresión</w:t>
      </w:r>
    </w:p>
    <w:p w:rsidR="009E10FF" w:rsidRDefault="009E10FF" w:rsidP="009E10FF">
      <w:pPr>
        <w:pStyle w:val="Prrafodelista"/>
        <w:numPr>
          <w:ilvl w:val="0"/>
          <w:numId w:val="2"/>
        </w:numPr>
      </w:pPr>
      <w:r>
        <w:t>UTILIZAR  TINTAS ANTIGRASA</w:t>
      </w:r>
    </w:p>
    <w:p w:rsidR="009E10FF" w:rsidRPr="00492713" w:rsidRDefault="009E10FF" w:rsidP="009E10FF">
      <w:pPr>
        <w:ind w:left="1500"/>
        <w:rPr>
          <w:b/>
          <w:sz w:val="28"/>
          <w:szCs w:val="28"/>
        </w:rPr>
      </w:pPr>
    </w:p>
    <w:p w:rsidR="009E10FF" w:rsidRDefault="009E10FF" w:rsidP="009E10FF"/>
    <w:p w:rsidR="009E10FF" w:rsidRDefault="009E10FF" w:rsidP="009E10FF"/>
    <w:p w:rsidR="009E10FF" w:rsidRDefault="009E10FF" w:rsidP="009E10FF">
      <w:r>
        <w:t>Agradezco la atención y colaboración prestada.</w:t>
      </w:r>
    </w:p>
    <w:p w:rsidR="009E10FF" w:rsidRDefault="009E10FF" w:rsidP="009E10FF"/>
    <w:p w:rsidR="009E10FF" w:rsidRDefault="009E10FF" w:rsidP="009E10FF">
      <w:r>
        <w:t>Cordialmente,</w:t>
      </w:r>
    </w:p>
    <w:p w:rsidR="009E10FF" w:rsidRDefault="009E10FF" w:rsidP="009E10FF"/>
    <w:p w:rsidR="009E10FF" w:rsidRPr="00F4077E" w:rsidRDefault="009E10FF" w:rsidP="009E10FF">
      <w:pPr>
        <w:rPr>
          <w:b/>
        </w:rPr>
      </w:pPr>
    </w:p>
    <w:p w:rsidR="009E10FF" w:rsidRDefault="009E10FF" w:rsidP="009E10FF"/>
    <w:p w:rsidR="009E10FF" w:rsidRDefault="009E10FF" w:rsidP="009E10FF">
      <w:r>
        <w:t>RICARDO CASAS ZAPATA</w:t>
      </w:r>
    </w:p>
    <w:p w:rsidR="009E10FF" w:rsidRDefault="009E10FF" w:rsidP="009E10FF">
      <w:r>
        <w:t>Director.</w:t>
      </w:r>
    </w:p>
    <w:p w:rsidR="009E10FF" w:rsidRDefault="009E10FF" w:rsidP="009E10FF"/>
    <w:p w:rsidR="009E10FF" w:rsidRDefault="009E10FF" w:rsidP="001D2E73">
      <w:pPr>
        <w:rPr>
          <w:b/>
        </w:rPr>
      </w:pPr>
    </w:p>
    <w:p w:rsidR="0029342F" w:rsidRDefault="0029342F" w:rsidP="001D2E73">
      <w:pPr>
        <w:rPr>
          <w:b/>
        </w:rPr>
      </w:pPr>
    </w:p>
    <w:p w:rsidR="0029342F" w:rsidRDefault="0029342F" w:rsidP="0029342F"/>
    <w:p w:rsidR="0029342F" w:rsidRDefault="0029342F" w:rsidP="0029342F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29342F" w:rsidRDefault="0029342F" w:rsidP="0029342F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29342F" w:rsidRDefault="0029342F" w:rsidP="0029342F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29342F" w:rsidRDefault="0029342F" w:rsidP="0029342F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29342F" w:rsidRDefault="0029342F" w:rsidP="0029342F">
      <w:pPr>
        <w:pStyle w:val="Ttulo1"/>
      </w:pPr>
    </w:p>
    <w:p w:rsidR="0029342F" w:rsidRDefault="0029342F" w:rsidP="0029342F">
      <w:pPr>
        <w:pStyle w:val="Ttulo1"/>
      </w:pPr>
      <w:r>
        <w:t>ORDEN DE TRABAJO  N °      07013</w:t>
      </w:r>
    </w:p>
    <w:p w:rsidR="0029342F" w:rsidRDefault="0029342F" w:rsidP="0029342F"/>
    <w:p w:rsidR="0029342F" w:rsidRDefault="0029342F" w:rsidP="0029342F">
      <w:r>
        <w:t>FECHA:</w:t>
      </w:r>
      <w:r>
        <w:tab/>
        <w:t>Medellín, Julio   26    de   2010</w:t>
      </w:r>
    </w:p>
    <w:p w:rsidR="0029342F" w:rsidRDefault="0029342F" w:rsidP="0029342F">
      <w:r>
        <w:t>PARA:</w:t>
      </w:r>
      <w:r>
        <w:tab/>
      </w:r>
      <w:r>
        <w:tab/>
        <w:t>PLÁSTICOS DARMA</w:t>
      </w:r>
    </w:p>
    <w:p w:rsidR="0029342F" w:rsidRDefault="0029342F" w:rsidP="0029342F">
      <w:r>
        <w:t>ATENCIÓN:</w:t>
      </w:r>
      <w:r>
        <w:tab/>
        <w:t>Sr. Darío Jaramillo</w:t>
      </w:r>
    </w:p>
    <w:p w:rsidR="0029342F" w:rsidRDefault="0029342F" w:rsidP="0029342F">
      <w:r>
        <w:tab/>
      </w:r>
      <w:r>
        <w:tab/>
        <w:t>Gerente.</w:t>
      </w:r>
    </w:p>
    <w:p w:rsidR="0029342F" w:rsidRDefault="0029342F" w:rsidP="0029342F"/>
    <w:p w:rsidR="0029342F" w:rsidRDefault="0029342F" w:rsidP="0029342F">
      <w:r>
        <w:t>Apreciado Don Darío:</w:t>
      </w:r>
    </w:p>
    <w:p w:rsidR="0029342F" w:rsidRDefault="0029342F" w:rsidP="0029342F"/>
    <w:p w:rsidR="0029342F" w:rsidRDefault="0029342F" w:rsidP="0029342F">
      <w:r>
        <w:t>Con la presente estamos solicitando el siguiente servicio de  IMPRESIÓN :</w:t>
      </w:r>
    </w:p>
    <w:p w:rsidR="0029342F" w:rsidRDefault="0029342F" w:rsidP="0029342F"/>
    <w:p w:rsidR="0029342F" w:rsidRDefault="0029342F" w:rsidP="0029342F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29342F" w:rsidRDefault="0029342F" w:rsidP="0029342F">
      <w:r>
        <w:t xml:space="preserve">MATERIAL   :           Polipropileno Tubular de </w:t>
      </w:r>
      <w:r>
        <w:rPr>
          <w:b/>
        </w:rPr>
        <w:t>40</w:t>
      </w:r>
      <w:r>
        <w:t xml:space="preserve"> cms</w:t>
      </w:r>
    </w:p>
    <w:p w:rsidR="0029342F" w:rsidRDefault="0029342F" w:rsidP="0029342F">
      <w:r>
        <w:t xml:space="preserve">CLIBRE      :               </w:t>
      </w:r>
      <w:r>
        <w:rPr>
          <w:b/>
        </w:rPr>
        <w:t>2.0  ”</w:t>
      </w:r>
    </w:p>
    <w:p w:rsidR="0029342F" w:rsidRDefault="0029342F" w:rsidP="0029342F">
      <w:r>
        <w:t>REFERENCIA:</w:t>
      </w:r>
      <w:r>
        <w:tab/>
      </w:r>
      <w:r>
        <w:rPr>
          <w:b/>
        </w:rPr>
        <w:t>CARMEL  JEAN</w:t>
      </w:r>
    </w:p>
    <w:p w:rsidR="0029342F" w:rsidRDefault="001153B5" w:rsidP="0029342F">
      <w:r>
        <w:t>CANTIDAD    :          230</w:t>
      </w:r>
      <w:r w:rsidR="0029342F">
        <w:t xml:space="preserve">    Kg</w:t>
      </w:r>
    </w:p>
    <w:p w:rsidR="0029342F" w:rsidRDefault="0029342F" w:rsidP="0029342F">
      <w:r>
        <w:t>COLORES:</w:t>
      </w:r>
      <w:r>
        <w:tab/>
      </w:r>
      <w:r>
        <w:tab/>
        <w:t>1 (  MAGENTA  )</w:t>
      </w:r>
    </w:p>
    <w:p w:rsidR="0029342F" w:rsidRDefault="0029342F" w:rsidP="0029342F">
      <w:r>
        <w:t>CARAS:</w:t>
      </w:r>
      <w:r>
        <w:tab/>
      </w:r>
      <w:r>
        <w:tab/>
        <w:t>1</w:t>
      </w:r>
    </w:p>
    <w:p w:rsidR="0029342F" w:rsidRDefault="0029342F" w:rsidP="0029342F">
      <w:r>
        <w:t>REPETICIÓN:</w:t>
      </w:r>
      <w:r>
        <w:tab/>
        <w:t>30</w:t>
      </w:r>
    </w:p>
    <w:p w:rsidR="0029342F" w:rsidRDefault="0029342F" w:rsidP="0029342F">
      <w:r>
        <w:t>RODILLO:</w:t>
      </w:r>
      <w:r>
        <w:tab/>
      </w:r>
      <w:r>
        <w:tab/>
        <w:t>30</w:t>
      </w:r>
    </w:p>
    <w:p w:rsidR="0029342F" w:rsidRDefault="0029342F" w:rsidP="0029342F">
      <w:r>
        <w:t>BOLSA:</w:t>
      </w:r>
      <w:r>
        <w:tab/>
      </w:r>
      <w:r>
        <w:tab/>
      </w:r>
      <w:r>
        <w:rPr>
          <w:b/>
        </w:rPr>
        <w:t>30  x  38 + 5</w:t>
      </w:r>
      <w:r>
        <w:t xml:space="preserve">  solapa interna  cms</w:t>
      </w:r>
    </w:p>
    <w:p w:rsidR="0029342F" w:rsidRDefault="0029342F" w:rsidP="0029342F">
      <w:r>
        <w:t>SELLADO:</w:t>
      </w:r>
      <w:r>
        <w:tab/>
      </w:r>
      <w:r>
        <w:tab/>
        <w:t>Para selle lateral.</w:t>
      </w:r>
    </w:p>
    <w:p w:rsidR="0029342F" w:rsidRDefault="0029342F" w:rsidP="0029342F"/>
    <w:p w:rsidR="0029342F" w:rsidRDefault="0029342F" w:rsidP="0029342F">
      <w:r>
        <w:rPr>
          <w:b/>
          <w:bCs/>
          <w:u w:val="single"/>
        </w:rPr>
        <w:t>NOTA:</w:t>
      </w:r>
      <w:r>
        <w:t xml:space="preserve">  </w:t>
      </w:r>
      <w:r>
        <w:rPr>
          <w:b/>
          <w:sz w:val="28"/>
          <w:szCs w:val="28"/>
          <w:u w:val="single"/>
        </w:rPr>
        <w:t>* Cyreles  en su  planta</w:t>
      </w:r>
    </w:p>
    <w:p w:rsidR="0029342F" w:rsidRDefault="0029342F" w:rsidP="0029342F">
      <w:pPr>
        <w:numPr>
          <w:ilvl w:val="0"/>
          <w:numId w:val="3"/>
        </w:numPr>
      </w:pPr>
      <w:r>
        <w:t>Se envían muestra física  para tonos y alturas</w:t>
      </w:r>
    </w:p>
    <w:p w:rsidR="0029342F" w:rsidRDefault="0029342F" w:rsidP="0029342F">
      <w:pPr>
        <w:numPr>
          <w:ilvl w:val="0"/>
          <w:numId w:val="4"/>
        </w:numPr>
        <w:rPr>
          <w:b/>
        </w:rPr>
      </w:pPr>
      <w:r>
        <w:t xml:space="preserve">Se  envia el material de PP de </w:t>
      </w:r>
      <w:r>
        <w:rPr>
          <w:b/>
        </w:rPr>
        <w:t xml:space="preserve">40 </w:t>
      </w:r>
      <w:r>
        <w:t xml:space="preserve"> </w:t>
      </w:r>
      <w:r>
        <w:rPr>
          <w:b/>
        </w:rPr>
        <w:t>cms</w:t>
      </w:r>
    </w:p>
    <w:p w:rsidR="0029342F" w:rsidRDefault="0029342F" w:rsidP="0029342F">
      <w:pPr>
        <w:ind w:left="885"/>
      </w:pPr>
    </w:p>
    <w:p w:rsidR="0029342F" w:rsidRDefault="0029342F" w:rsidP="0029342F">
      <w:pPr>
        <w:ind w:left="885"/>
      </w:pPr>
    </w:p>
    <w:p w:rsidR="0029342F" w:rsidRDefault="0029342F" w:rsidP="0029342F">
      <w:r>
        <w:t>Agradezco la atención y colaboración prestada.</w:t>
      </w:r>
    </w:p>
    <w:p w:rsidR="0029342F" w:rsidRDefault="0029342F" w:rsidP="0029342F"/>
    <w:p w:rsidR="0029342F" w:rsidRDefault="0029342F" w:rsidP="0029342F"/>
    <w:p w:rsidR="0029342F" w:rsidRDefault="0029342F" w:rsidP="0029342F">
      <w:r>
        <w:t>Cordialmente,</w:t>
      </w:r>
    </w:p>
    <w:p w:rsidR="0029342F" w:rsidRDefault="0029342F" w:rsidP="0029342F"/>
    <w:p w:rsidR="0029342F" w:rsidRDefault="0029342F" w:rsidP="0029342F"/>
    <w:p w:rsidR="0029342F" w:rsidRDefault="0029342F" w:rsidP="0029342F"/>
    <w:p w:rsidR="0029342F" w:rsidRDefault="0029342F" w:rsidP="0029342F">
      <w:r>
        <w:t>RICARDO CASAS ZAPATA</w:t>
      </w:r>
    </w:p>
    <w:p w:rsidR="0029342F" w:rsidRDefault="0029342F" w:rsidP="0029342F">
      <w:r>
        <w:t>Director.</w:t>
      </w:r>
    </w:p>
    <w:p w:rsidR="0029342F" w:rsidRDefault="0029342F" w:rsidP="0029342F"/>
    <w:p w:rsidR="0029342F" w:rsidRDefault="0029342F" w:rsidP="0029342F">
      <w:pPr>
        <w:rPr>
          <w:b/>
        </w:rPr>
      </w:pPr>
    </w:p>
    <w:p w:rsidR="0029342F" w:rsidRDefault="0029342F" w:rsidP="001D2E73">
      <w:pPr>
        <w:rPr>
          <w:b/>
        </w:rPr>
      </w:pPr>
    </w:p>
    <w:p w:rsidR="004D6CFE" w:rsidRDefault="004D6CFE" w:rsidP="001D2E73">
      <w:pPr>
        <w:rPr>
          <w:b/>
        </w:rPr>
      </w:pPr>
    </w:p>
    <w:p w:rsidR="004D6CFE" w:rsidRDefault="004D6CFE" w:rsidP="001D2E73">
      <w:pPr>
        <w:rPr>
          <w:b/>
        </w:rPr>
      </w:pPr>
    </w:p>
    <w:p w:rsidR="004D6CFE" w:rsidRDefault="004D6CFE" w:rsidP="001D2E73">
      <w:pPr>
        <w:rPr>
          <w:b/>
        </w:rPr>
      </w:pPr>
    </w:p>
    <w:p w:rsidR="004D6CFE" w:rsidRDefault="004D6CFE" w:rsidP="001D2E73">
      <w:pPr>
        <w:rPr>
          <w:b/>
        </w:rPr>
      </w:pPr>
    </w:p>
    <w:p w:rsidR="004D6CFE" w:rsidRDefault="004D6CFE" w:rsidP="001D2E73">
      <w:pPr>
        <w:rPr>
          <w:b/>
        </w:rPr>
      </w:pPr>
    </w:p>
    <w:p w:rsidR="004D6CFE" w:rsidRDefault="004D6CFE" w:rsidP="004D6CFE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4D6CFE" w:rsidRDefault="004D6CFE" w:rsidP="004D6CFE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4D6CFE" w:rsidRDefault="004D6CFE" w:rsidP="004D6CFE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4D6CFE" w:rsidRDefault="004D6CFE" w:rsidP="004D6CFE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4D6CFE" w:rsidRDefault="004D6CFE" w:rsidP="004D6CFE">
      <w:pPr>
        <w:rPr>
          <w:b/>
          <w:bCs/>
        </w:rPr>
      </w:pPr>
    </w:p>
    <w:p w:rsidR="004D6CFE" w:rsidRDefault="004D6CFE" w:rsidP="004D6CFE">
      <w:pPr>
        <w:pStyle w:val="Ttulo1"/>
      </w:pPr>
    </w:p>
    <w:p w:rsidR="004D6CFE" w:rsidRDefault="004D6CFE" w:rsidP="004D6CFE">
      <w:pPr>
        <w:pStyle w:val="Ttulo1"/>
      </w:pPr>
      <w:r>
        <w:t>ORDEN DE TRABAJO  N °      07021</w:t>
      </w:r>
    </w:p>
    <w:p w:rsidR="004D6CFE" w:rsidRDefault="004D6CFE" w:rsidP="004D6CFE"/>
    <w:p w:rsidR="004D6CFE" w:rsidRDefault="004D6CFE" w:rsidP="004D6CFE">
      <w:r>
        <w:t>FECHA:</w:t>
      </w:r>
      <w:r>
        <w:tab/>
        <w:t>Medellín, Julio   26  de  2010</w:t>
      </w:r>
    </w:p>
    <w:p w:rsidR="004D6CFE" w:rsidRDefault="004D6CFE" w:rsidP="004D6CFE">
      <w:r>
        <w:t>PARA:</w:t>
      </w:r>
      <w:r>
        <w:tab/>
      </w:r>
      <w:r>
        <w:tab/>
        <w:t>PLÁSTICOS DARMA</w:t>
      </w:r>
    </w:p>
    <w:p w:rsidR="004D6CFE" w:rsidRDefault="004D6CFE" w:rsidP="004D6CFE">
      <w:r>
        <w:t>ATENCIÓN:</w:t>
      </w:r>
      <w:r>
        <w:tab/>
        <w:t>Sr. Darío Jaramillo</w:t>
      </w:r>
    </w:p>
    <w:p w:rsidR="004D6CFE" w:rsidRDefault="004D6CFE" w:rsidP="004D6CFE">
      <w:r>
        <w:tab/>
      </w:r>
      <w:r>
        <w:tab/>
        <w:t>Gerente.</w:t>
      </w:r>
    </w:p>
    <w:p w:rsidR="004D6CFE" w:rsidRDefault="004D6CFE" w:rsidP="004D6CFE"/>
    <w:p w:rsidR="004D6CFE" w:rsidRDefault="004D6CFE" w:rsidP="004D6CFE">
      <w:r>
        <w:t>Apreciado Don Darío:</w:t>
      </w:r>
    </w:p>
    <w:p w:rsidR="004D6CFE" w:rsidRDefault="004D6CFE" w:rsidP="004D6CFE"/>
    <w:p w:rsidR="004D6CFE" w:rsidRDefault="004D6CFE" w:rsidP="004D6CFE">
      <w:r>
        <w:t>Con la presente estamos solicitando el siguiente servicio de  IMPRESIÓN :</w:t>
      </w:r>
    </w:p>
    <w:p w:rsidR="004D6CFE" w:rsidRDefault="004D6CFE" w:rsidP="004D6CFE"/>
    <w:p w:rsidR="004D6CFE" w:rsidRDefault="004D6CFE" w:rsidP="004D6CFE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4D6CFE" w:rsidRDefault="004D6CFE" w:rsidP="004D6CFE">
      <w:r>
        <w:t xml:space="preserve">MATERIAL   :           Polipropileno SemiTubular   de  </w:t>
      </w:r>
      <w:r w:rsidRPr="00B24285">
        <w:rPr>
          <w:b/>
        </w:rPr>
        <w:t>13 + 4</w:t>
      </w:r>
      <w:r>
        <w:t xml:space="preserve">     cms</w:t>
      </w:r>
    </w:p>
    <w:p w:rsidR="004D6CFE" w:rsidRDefault="004D6CFE" w:rsidP="004D6CFE">
      <w:r>
        <w:t>CLIBRE      :               1.5  ”</w:t>
      </w:r>
    </w:p>
    <w:p w:rsidR="004D6CFE" w:rsidRPr="00AD5DCF" w:rsidRDefault="004D6CFE" w:rsidP="004D6CFE">
      <w:pPr>
        <w:rPr>
          <w:b/>
        </w:rPr>
      </w:pPr>
      <w:r>
        <w:t>REFERENCIA:</w:t>
      </w:r>
      <w:r>
        <w:tab/>
      </w:r>
      <w:r>
        <w:rPr>
          <w:b/>
        </w:rPr>
        <w:t>CARMEL  INTERIOR  PEQUENA</w:t>
      </w:r>
    </w:p>
    <w:p w:rsidR="004D6CFE" w:rsidRDefault="00BB4912" w:rsidP="004D6CFE">
      <w:r>
        <w:t>CANTIDAD    :          6</w:t>
      </w:r>
      <w:r w:rsidR="004D6CFE">
        <w:t>0    Kg</w:t>
      </w:r>
    </w:p>
    <w:p w:rsidR="004D6CFE" w:rsidRDefault="004D6CFE" w:rsidP="004D6CFE">
      <w:r>
        <w:t>COLORES:</w:t>
      </w:r>
      <w:r>
        <w:tab/>
      </w:r>
      <w:r>
        <w:tab/>
        <w:t>1 ( Según  arte )</w:t>
      </w:r>
    </w:p>
    <w:p w:rsidR="004D6CFE" w:rsidRDefault="004D6CFE" w:rsidP="004D6CFE">
      <w:r>
        <w:t>CARAS:</w:t>
      </w:r>
      <w:r>
        <w:tab/>
      </w:r>
      <w:r>
        <w:tab/>
        <w:t xml:space="preserve">1  </w:t>
      </w:r>
    </w:p>
    <w:p w:rsidR="004D6CFE" w:rsidRDefault="004D6CFE" w:rsidP="004D6CFE">
      <w:r>
        <w:t>REPETICIÓN:</w:t>
      </w:r>
      <w:r>
        <w:tab/>
        <w:t>14</w:t>
      </w:r>
    </w:p>
    <w:p w:rsidR="004D6CFE" w:rsidRDefault="004D6CFE" w:rsidP="004D6CFE">
      <w:r>
        <w:t>RODILLO:</w:t>
      </w:r>
      <w:r>
        <w:tab/>
      </w:r>
      <w:r>
        <w:tab/>
        <w:t>29</w:t>
      </w:r>
    </w:p>
    <w:p w:rsidR="004D6CFE" w:rsidRDefault="004D6CFE" w:rsidP="004D6CFE">
      <w:r>
        <w:t>BOLSA:</w:t>
      </w:r>
      <w:r>
        <w:tab/>
      </w:r>
      <w:r>
        <w:tab/>
        <w:t>14  X  13 + 4    cms de solapa  volada</w:t>
      </w:r>
    </w:p>
    <w:p w:rsidR="004D6CFE" w:rsidRDefault="004D6CFE" w:rsidP="004D6CFE">
      <w:r>
        <w:t>SELLADO:</w:t>
      </w:r>
      <w:r>
        <w:tab/>
      </w:r>
      <w:r>
        <w:tab/>
        <w:t>Para selle lateral.</w:t>
      </w:r>
    </w:p>
    <w:p w:rsidR="004D6CFE" w:rsidRDefault="004D6CFE" w:rsidP="004D6CFE"/>
    <w:p w:rsidR="004D6CFE" w:rsidRDefault="004D6CFE" w:rsidP="004D6CFE"/>
    <w:p w:rsidR="004D6CFE" w:rsidRDefault="004D6CFE" w:rsidP="004D6CFE">
      <w:r>
        <w:rPr>
          <w:b/>
          <w:bCs/>
          <w:u w:val="single"/>
        </w:rPr>
        <w:t>NOTA:</w:t>
      </w:r>
      <w:r>
        <w:t xml:space="preserve">  *   Los cyreles se encuentran en su planta</w:t>
      </w:r>
    </w:p>
    <w:p w:rsidR="004D6CFE" w:rsidRDefault="004D6CFE" w:rsidP="004D6CFE">
      <w:pPr>
        <w:numPr>
          <w:ilvl w:val="0"/>
          <w:numId w:val="1"/>
        </w:numPr>
      </w:pPr>
      <w:r>
        <w:t>Se envían ARTE    para tonos y alturas</w:t>
      </w:r>
    </w:p>
    <w:p w:rsidR="004D6CFE" w:rsidRPr="00307118" w:rsidRDefault="004D6CFE" w:rsidP="004D6CFE">
      <w:pPr>
        <w:numPr>
          <w:ilvl w:val="0"/>
          <w:numId w:val="2"/>
        </w:numPr>
      </w:pPr>
      <w:r>
        <w:t xml:space="preserve">Se  envia el material de PP </w:t>
      </w:r>
      <w:r>
        <w:rPr>
          <w:b/>
        </w:rPr>
        <w:t xml:space="preserve">de  13 + 4 </w:t>
      </w:r>
      <w:r w:rsidRPr="00AD5DCF">
        <w:rPr>
          <w:b/>
        </w:rPr>
        <w:t xml:space="preserve">  cms</w:t>
      </w:r>
    </w:p>
    <w:p w:rsidR="004D6CFE" w:rsidRPr="00150D1A" w:rsidRDefault="004D6CFE" w:rsidP="004D6CFE">
      <w:pPr>
        <w:numPr>
          <w:ilvl w:val="0"/>
          <w:numId w:val="2"/>
        </w:numPr>
      </w:pPr>
      <w:r>
        <w:rPr>
          <w:b/>
        </w:rPr>
        <w:t>Igual  ultima  impresion</w:t>
      </w:r>
    </w:p>
    <w:p w:rsidR="004D6CFE" w:rsidRDefault="004D6CFE" w:rsidP="004D6CFE">
      <w:pPr>
        <w:ind w:left="885"/>
      </w:pPr>
    </w:p>
    <w:p w:rsidR="004D6CFE" w:rsidRDefault="004D6CFE" w:rsidP="004D6CFE">
      <w:pPr>
        <w:ind w:left="885"/>
      </w:pPr>
    </w:p>
    <w:p w:rsidR="004D6CFE" w:rsidRDefault="004D6CFE" w:rsidP="004D6CFE">
      <w:r>
        <w:t>Agradezco la atención y colaboración prestada.</w:t>
      </w:r>
    </w:p>
    <w:p w:rsidR="004D6CFE" w:rsidRDefault="004D6CFE" w:rsidP="004D6CFE"/>
    <w:p w:rsidR="004D6CFE" w:rsidRDefault="004D6CFE" w:rsidP="004D6CFE"/>
    <w:p w:rsidR="004D6CFE" w:rsidRDefault="004D6CFE" w:rsidP="004D6CFE">
      <w:r>
        <w:t>Cordialmente,</w:t>
      </w:r>
    </w:p>
    <w:p w:rsidR="004D6CFE" w:rsidRDefault="004D6CFE" w:rsidP="004D6CFE"/>
    <w:p w:rsidR="004D6CFE" w:rsidRDefault="004D6CFE" w:rsidP="004D6CFE"/>
    <w:p w:rsidR="004D6CFE" w:rsidRDefault="004D6CFE" w:rsidP="004D6CFE"/>
    <w:p w:rsidR="004D6CFE" w:rsidRDefault="004D6CFE" w:rsidP="004D6CFE">
      <w:r>
        <w:t>RICARDO CASAS ZAPATA</w:t>
      </w:r>
    </w:p>
    <w:p w:rsidR="004D6CFE" w:rsidRDefault="004D6CFE" w:rsidP="004D6CFE">
      <w:r>
        <w:t>Director.</w:t>
      </w:r>
    </w:p>
    <w:p w:rsidR="004D6CFE" w:rsidRDefault="004D6CFE" w:rsidP="004D6CFE">
      <w:pPr>
        <w:rPr>
          <w:b/>
        </w:rPr>
      </w:pPr>
    </w:p>
    <w:p w:rsidR="004D6CFE" w:rsidRDefault="004D6CFE" w:rsidP="001D2E73">
      <w:pPr>
        <w:rPr>
          <w:b/>
        </w:rPr>
      </w:pPr>
    </w:p>
    <w:p w:rsidR="00AF615A" w:rsidRDefault="00AF615A" w:rsidP="001D2E73">
      <w:pPr>
        <w:rPr>
          <w:b/>
        </w:rPr>
      </w:pPr>
    </w:p>
    <w:p w:rsidR="00AF615A" w:rsidRDefault="00AF615A" w:rsidP="001D2E73">
      <w:pPr>
        <w:rPr>
          <w:b/>
        </w:rPr>
      </w:pPr>
    </w:p>
    <w:p w:rsidR="00AF615A" w:rsidRDefault="00AF615A" w:rsidP="001D2E73">
      <w:pPr>
        <w:rPr>
          <w:b/>
        </w:rPr>
      </w:pPr>
    </w:p>
    <w:p w:rsidR="00AF615A" w:rsidRDefault="00AF615A" w:rsidP="00AF615A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AF615A" w:rsidRDefault="00AF615A" w:rsidP="00AF615A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AF615A" w:rsidRDefault="00AF615A" w:rsidP="00AF615A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 - 144</w:t>
      </w:r>
    </w:p>
    <w:p w:rsidR="00AF615A" w:rsidRDefault="00AF615A" w:rsidP="00AF615A">
      <w:pPr>
        <w:rPr>
          <w:b/>
          <w:bCs/>
          <w:sz w:val="20"/>
        </w:rPr>
      </w:pPr>
      <w:r>
        <w:rPr>
          <w:b/>
          <w:bCs/>
          <w:sz w:val="20"/>
        </w:rPr>
        <w:t>TEL:   4 44 46 64  ITAGUI.</w:t>
      </w:r>
    </w:p>
    <w:p w:rsidR="00AF615A" w:rsidRDefault="00AF615A" w:rsidP="00AF615A">
      <w:pPr>
        <w:rPr>
          <w:b/>
          <w:bCs/>
          <w:sz w:val="20"/>
        </w:rPr>
      </w:pPr>
    </w:p>
    <w:p w:rsidR="00AF615A" w:rsidRDefault="00AF615A" w:rsidP="00AF615A">
      <w:pPr>
        <w:rPr>
          <w:b/>
          <w:bCs/>
        </w:rPr>
      </w:pPr>
    </w:p>
    <w:p w:rsidR="00AF615A" w:rsidRDefault="00AF615A" w:rsidP="00AF615A">
      <w:pPr>
        <w:rPr>
          <w:b/>
          <w:bCs/>
        </w:rPr>
      </w:pPr>
    </w:p>
    <w:p w:rsidR="00AF615A" w:rsidRDefault="00AF615A" w:rsidP="00AF615A">
      <w:pPr>
        <w:pStyle w:val="Ttulo1"/>
      </w:pPr>
      <w:r>
        <w:t>ORDEN DE  TRABAJO   N°   06829</w:t>
      </w:r>
    </w:p>
    <w:p w:rsidR="00AF615A" w:rsidRDefault="00AF615A" w:rsidP="00AF615A"/>
    <w:p w:rsidR="00AF615A" w:rsidRDefault="00AF615A" w:rsidP="00AF615A">
      <w:r>
        <w:t>FECHA:</w:t>
      </w:r>
      <w:r>
        <w:tab/>
        <w:t>Medellín,  Julio  26    de  2010</w:t>
      </w:r>
    </w:p>
    <w:p w:rsidR="00AF615A" w:rsidRDefault="00AF615A" w:rsidP="00AF615A">
      <w:r>
        <w:t>PARA:</w:t>
      </w:r>
      <w:r>
        <w:tab/>
      </w:r>
      <w:r>
        <w:tab/>
        <w:t>PLÁSTICOS DARMA</w:t>
      </w:r>
    </w:p>
    <w:p w:rsidR="00AF615A" w:rsidRDefault="00AF615A" w:rsidP="00AF615A">
      <w:r>
        <w:t>ATENCIÓN:</w:t>
      </w:r>
      <w:r>
        <w:tab/>
        <w:t>Sr. Darío Jaramillo</w:t>
      </w:r>
    </w:p>
    <w:p w:rsidR="00AF615A" w:rsidRDefault="00AF615A" w:rsidP="00AF615A">
      <w:r>
        <w:tab/>
      </w:r>
      <w:r>
        <w:tab/>
        <w:t>Gerente.</w:t>
      </w:r>
    </w:p>
    <w:p w:rsidR="00AF615A" w:rsidRDefault="00AF615A" w:rsidP="00AF615A"/>
    <w:p w:rsidR="00AF615A" w:rsidRDefault="00AF615A" w:rsidP="00AF615A">
      <w:r>
        <w:t>Apreciado Don Darío:</w:t>
      </w:r>
    </w:p>
    <w:p w:rsidR="00AF615A" w:rsidRDefault="00AF615A" w:rsidP="00AF615A"/>
    <w:p w:rsidR="00AF615A" w:rsidRDefault="00AF615A" w:rsidP="00AF615A">
      <w:r>
        <w:t>Con la presente estamos solicitando el siguiente servicio de  IMPRESION:</w:t>
      </w:r>
    </w:p>
    <w:p w:rsidR="00AF615A" w:rsidRDefault="00AF615A" w:rsidP="00AF615A"/>
    <w:p w:rsidR="00AF615A" w:rsidRDefault="00AF615A" w:rsidP="00AF615A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AF615A" w:rsidRDefault="00AF615A" w:rsidP="00AF615A">
      <w:r>
        <w:t xml:space="preserve">MATERIAL   :           Polipropileno  Lamina  de    </w:t>
      </w:r>
      <w:r w:rsidR="00BA740A">
        <w:rPr>
          <w:b/>
        </w:rPr>
        <w:t>66</w:t>
      </w:r>
      <w:r w:rsidRPr="00911319">
        <w:rPr>
          <w:b/>
        </w:rPr>
        <w:t xml:space="preserve"> </w:t>
      </w:r>
      <w:r>
        <w:t xml:space="preserve"> cms</w:t>
      </w:r>
    </w:p>
    <w:p w:rsidR="00AF615A" w:rsidRDefault="00AF615A" w:rsidP="00AF615A">
      <w:r>
        <w:t>CLIBRE      :               1</w:t>
      </w:r>
      <w:r>
        <w:rPr>
          <w:b/>
        </w:rPr>
        <w:t>.5</w:t>
      </w:r>
      <w:r w:rsidRPr="00F877C0">
        <w:rPr>
          <w:b/>
        </w:rPr>
        <w:t xml:space="preserve"> </w:t>
      </w:r>
      <w:r>
        <w:rPr>
          <w:b/>
        </w:rPr>
        <w:t xml:space="preserve"> </w:t>
      </w:r>
      <w:r w:rsidRPr="00F877C0">
        <w:rPr>
          <w:b/>
        </w:rPr>
        <w:t>”</w:t>
      </w:r>
    </w:p>
    <w:p w:rsidR="00AF615A" w:rsidRDefault="00AF615A" w:rsidP="00AF615A">
      <w:r>
        <w:t>REFERENCIA:</w:t>
      </w:r>
      <w:r>
        <w:tab/>
      </w:r>
      <w:r w:rsidR="00BA740A">
        <w:rPr>
          <w:b/>
        </w:rPr>
        <w:t xml:space="preserve">GENERICA </w:t>
      </w:r>
      <w:r>
        <w:rPr>
          <w:b/>
        </w:rPr>
        <w:t xml:space="preserve">  RAKAMANDAKA</w:t>
      </w:r>
    </w:p>
    <w:p w:rsidR="00AF615A" w:rsidRDefault="00AF615A" w:rsidP="00AF615A">
      <w:r>
        <w:t>CANTIDAD    :          100    Kg</w:t>
      </w:r>
    </w:p>
    <w:p w:rsidR="00AF615A" w:rsidRDefault="00AF615A" w:rsidP="00AF615A">
      <w:r>
        <w:t>COLORES:</w:t>
      </w:r>
      <w:r>
        <w:tab/>
      </w:r>
      <w:r>
        <w:tab/>
        <w:t>4 (   Según  Muestra   )</w:t>
      </w:r>
    </w:p>
    <w:p w:rsidR="00AF615A" w:rsidRDefault="00AF615A" w:rsidP="00AF615A">
      <w:r>
        <w:t>CARAS:</w:t>
      </w:r>
      <w:r>
        <w:tab/>
      </w:r>
      <w:r>
        <w:tab/>
        <w:t>2</w:t>
      </w:r>
    </w:p>
    <w:p w:rsidR="00AF615A" w:rsidRDefault="00BA740A" w:rsidP="00AF615A">
      <w:r>
        <w:t>REPETICIÓN:</w:t>
      </w:r>
      <w:r>
        <w:tab/>
        <w:t>18</w:t>
      </w:r>
    </w:p>
    <w:p w:rsidR="00AF615A" w:rsidRDefault="00BA740A" w:rsidP="00AF615A">
      <w:r>
        <w:t>RODILLO:</w:t>
      </w:r>
      <w:r>
        <w:tab/>
      </w:r>
      <w:r>
        <w:tab/>
        <w:t>36</w:t>
      </w:r>
    </w:p>
    <w:p w:rsidR="00AF615A" w:rsidRPr="009A4BD3" w:rsidRDefault="00AF615A" w:rsidP="00AF615A">
      <w:pPr>
        <w:rPr>
          <w:b/>
        </w:rPr>
      </w:pPr>
      <w:r>
        <w:t>BOLSA:</w:t>
      </w:r>
      <w:r>
        <w:tab/>
      </w:r>
      <w:r>
        <w:tab/>
      </w:r>
      <w:r w:rsidR="00BA740A">
        <w:rPr>
          <w:b/>
        </w:rPr>
        <w:t>18  x  33</w:t>
      </w:r>
      <w:r>
        <w:rPr>
          <w:b/>
        </w:rPr>
        <w:t xml:space="preserve"> </w:t>
      </w:r>
      <w:r w:rsidRPr="009A4BD3">
        <w:rPr>
          <w:b/>
        </w:rPr>
        <w:t xml:space="preserve">  cms</w:t>
      </w:r>
    </w:p>
    <w:p w:rsidR="00AF615A" w:rsidRDefault="00AF615A" w:rsidP="00AF615A">
      <w:r>
        <w:t>SELLADO:</w:t>
      </w:r>
      <w:r>
        <w:tab/>
      </w:r>
      <w:r>
        <w:tab/>
        <w:t>Para selle lateral.</w:t>
      </w:r>
    </w:p>
    <w:p w:rsidR="00AF615A" w:rsidRDefault="00AF615A" w:rsidP="00AF615A"/>
    <w:p w:rsidR="00AF615A" w:rsidRDefault="00AF615A" w:rsidP="00AF615A"/>
    <w:p w:rsidR="00AF615A" w:rsidRDefault="00AF615A" w:rsidP="00AF615A">
      <w:r>
        <w:rPr>
          <w:b/>
          <w:bCs/>
          <w:u w:val="single"/>
        </w:rPr>
        <w:t>NOTA:</w:t>
      </w:r>
      <w:r>
        <w:t xml:space="preserve">  *  Cyreles  los envía  GRAFIFLEX</w:t>
      </w:r>
    </w:p>
    <w:p w:rsidR="00AF615A" w:rsidRDefault="00AF615A" w:rsidP="00AF615A">
      <w:pPr>
        <w:numPr>
          <w:ilvl w:val="0"/>
          <w:numId w:val="1"/>
        </w:numPr>
      </w:pPr>
      <w:r>
        <w:t>Se envían muestra física  para tonos y alturas</w:t>
      </w:r>
    </w:p>
    <w:p w:rsidR="00AF615A" w:rsidRDefault="00AF615A" w:rsidP="00AF615A">
      <w:pPr>
        <w:numPr>
          <w:ilvl w:val="0"/>
          <w:numId w:val="2"/>
        </w:numPr>
        <w:rPr>
          <w:b/>
        </w:rPr>
      </w:pPr>
      <w:r w:rsidRPr="00764873">
        <w:rPr>
          <w:b/>
        </w:rPr>
        <w:t>Se</w:t>
      </w:r>
      <w:r>
        <w:rPr>
          <w:b/>
        </w:rPr>
        <w:t xml:space="preserve">   envía  el material de PP  de  </w:t>
      </w:r>
      <w:r w:rsidR="00BA740A">
        <w:rPr>
          <w:b/>
        </w:rPr>
        <w:t xml:space="preserve"> 66</w:t>
      </w:r>
      <w:r>
        <w:rPr>
          <w:b/>
        </w:rPr>
        <w:t xml:space="preserve">  cm  Lamina</w:t>
      </w:r>
    </w:p>
    <w:p w:rsidR="004A656D" w:rsidRDefault="004A656D" w:rsidP="00AF615A">
      <w:pPr>
        <w:numPr>
          <w:ilvl w:val="0"/>
          <w:numId w:val="2"/>
        </w:numPr>
        <w:rPr>
          <w:b/>
        </w:rPr>
      </w:pPr>
      <w:r>
        <w:rPr>
          <w:b/>
        </w:rPr>
        <w:t>SE APRUEBA IMPRESION</w:t>
      </w:r>
    </w:p>
    <w:p w:rsidR="00AF615A" w:rsidRDefault="00AF615A" w:rsidP="00AF615A">
      <w:pPr>
        <w:ind w:left="885"/>
      </w:pPr>
    </w:p>
    <w:p w:rsidR="00AF615A" w:rsidRDefault="00AF615A" w:rsidP="00AF615A">
      <w:pPr>
        <w:ind w:left="885"/>
      </w:pPr>
    </w:p>
    <w:p w:rsidR="00AF615A" w:rsidRDefault="00AF615A" w:rsidP="00AF615A">
      <w:pPr>
        <w:ind w:left="885"/>
      </w:pPr>
    </w:p>
    <w:p w:rsidR="00AF615A" w:rsidRDefault="00AF615A" w:rsidP="00AF615A">
      <w:r>
        <w:t>Agradezco la atención y colaboración prestada.</w:t>
      </w:r>
    </w:p>
    <w:p w:rsidR="00AF615A" w:rsidRDefault="00AF615A" w:rsidP="00AF615A"/>
    <w:p w:rsidR="00AF615A" w:rsidRDefault="00AF615A" w:rsidP="00AF615A"/>
    <w:p w:rsidR="00AF615A" w:rsidRDefault="00AF615A" w:rsidP="00AF615A"/>
    <w:p w:rsidR="00AF615A" w:rsidRDefault="00AF615A" w:rsidP="00AF615A">
      <w:r>
        <w:t xml:space="preserve">Cordialmente,                                                      </w:t>
      </w:r>
    </w:p>
    <w:p w:rsidR="00AF615A" w:rsidRDefault="00AF615A" w:rsidP="00AF615A"/>
    <w:p w:rsidR="00AF615A" w:rsidRDefault="00AF615A" w:rsidP="00AF615A"/>
    <w:p w:rsidR="00AF615A" w:rsidRDefault="00AF615A" w:rsidP="00AF615A"/>
    <w:p w:rsidR="00AF615A" w:rsidRDefault="00AF615A" w:rsidP="00AF615A">
      <w:r>
        <w:t>RICARDO CASAS ZAPATA</w:t>
      </w:r>
    </w:p>
    <w:p w:rsidR="00AF615A" w:rsidRDefault="00AF615A" w:rsidP="00AF615A">
      <w:r>
        <w:t>Director.</w:t>
      </w:r>
    </w:p>
    <w:p w:rsidR="00AF615A" w:rsidRDefault="00AF615A" w:rsidP="00AF615A">
      <w:pPr>
        <w:rPr>
          <w:b/>
        </w:rPr>
      </w:pPr>
    </w:p>
    <w:p w:rsidR="00AF615A" w:rsidRDefault="00AF615A" w:rsidP="001D2E73">
      <w:pPr>
        <w:rPr>
          <w:b/>
        </w:rPr>
      </w:pPr>
    </w:p>
    <w:p w:rsidR="005F7F52" w:rsidRDefault="005F7F52" w:rsidP="001D2E73">
      <w:pPr>
        <w:rPr>
          <w:b/>
        </w:rPr>
      </w:pPr>
    </w:p>
    <w:p w:rsidR="005F7F52" w:rsidRDefault="005F7F52" w:rsidP="005F7F52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5F7F52" w:rsidRDefault="005F7F52" w:rsidP="005F7F52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5F7F52" w:rsidRDefault="005F7F52" w:rsidP="005F7F52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– 144 </w:t>
      </w:r>
    </w:p>
    <w:p w:rsidR="005F7F52" w:rsidRDefault="005F7F52" w:rsidP="005F7F52">
      <w:pPr>
        <w:rPr>
          <w:b/>
          <w:bCs/>
          <w:sz w:val="20"/>
        </w:rPr>
      </w:pPr>
      <w:r>
        <w:rPr>
          <w:b/>
          <w:bCs/>
          <w:sz w:val="20"/>
        </w:rPr>
        <w:t xml:space="preserve">TEL:   4 44 46 64  ITAGUI                                      </w:t>
      </w:r>
    </w:p>
    <w:p w:rsidR="005F7F52" w:rsidRDefault="005F7F52" w:rsidP="005F7F52"/>
    <w:p w:rsidR="005F7F52" w:rsidRDefault="005F7F52" w:rsidP="005F7F52">
      <w:pPr>
        <w:pStyle w:val="Ttulo1"/>
      </w:pPr>
      <w:r>
        <w:t>ORDEN DE TRABAJO   N°      07004</w:t>
      </w:r>
    </w:p>
    <w:p w:rsidR="005F7F52" w:rsidRDefault="005F7F52" w:rsidP="005F7F52"/>
    <w:p w:rsidR="005F7F52" w:rsidRDefault="005F7F52" w:rsidP="005F7F52">
      <w:r>
        <w:t>FECHA:</w:t>
      </w:r>
      <w:r>
        <w:tab/>
        <w:t>Medellín, Julio   26  de 2010</w:t>
      </w:r>
    </w:p>
    <w:p w:rsidR="005F7F52" w:rsidRDefault="005F7F52" w:rsidP="005F7F52">
      <w:r>
        <w:t>PARA:</w:t>
      </w:r>
      <w:r>
        <w:tab/>
      </w:r>
      <w:r>
        <w:tab/>
        <w:t>PLÁSTICOS DARMA</w:t>
      </w:r>
    </w:p>
    <w:p w:rsidR="005F7F52" w:rsidRDefault="005F7F52" w:rsidP="005F7F52">
      <w:r>
        <w:t>ATENCIÓN:</w:t>
      </w:r>
      <w:r>
        <w:tab/>
        <w:t>Sr. Darío Jaramillo</w:t>
      </w:r>
    </w:p>
    <w:p w:rsidR="005F7F52" w:rsidRDefault="005F7F52" w:rsidP="005F7F52">
      <w:r>
        <w:tab/>
      </w:r>
      <w:r>
        <w:tab/>
        <w:t>Gerente.</w:t>
      </w:r>
    </w:p>
    <w:p w:rsidR="005F7F52" w:rsidRDefault="005F7F52" w:rsidP="005F7F52"/>
    <w:p w:rsidR="005F7F52" w:rsidRDefault="005F7F52" w:rsidP="005F7F52">
      <w:r>
        <w:t>Apreciado Don Darío:</w:t>
      </w:r>
    </w:p>
    <w:p w:rsidR="005F7F52" w:rsidRDefault="005F7F52" w:rsidP="005F7F52"/>
    <w:p w:rsidR="005F7F52" w:rsidRDefault="005F7F52" w:rsidP="005F7F52">
      <w:r>
        <w:t xml:space="preserve">Con la presente estamos solicitando el siguiente servicio de  </w:t>
      </w:r>
      <w:r w:rsidRPr="00D50CF7">
        <w:rPr>
          <w:b/>
        </w:rPr>
        <w:t>IMPRESIÓN</w:t>
      </w:r>
      <w:r>
        <w:t xml:space="preserve"> :</w:t>
      </w:r>
    </w:p>
    <w:p w:rsidR="005F7F52" w:rsidRDefault="005F7F52" w:rsidP="005F7F52"/>
    <w:p w:rsidR="005F7F52" w:rsidRDefault="005F7F52" w:rsidP="005F7F52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5F7F52" w:rsidRDefault="005F7F52" w:rsidP="005F7F52">
      <w:r>
        <w:t xml:space="preserve">MATERIAL   :      </w:t>
      </w:r>
      <w:r w:rsidR="00AF65CA">
        <w:t xml:space="preserve">     Polipropileno Tubular de 48</w:t>
      </w:r>
      <w:r>
        <w:t xml:space="preserve">  cms</w:t>
      </w:r>
    </w:p>
    <w:p w:rsidR="005F7F52" w:rsidRDefault="005F7F52" w:rsidP="005F7F52">
      <w:r>
        <w:t xml:space="preserve">CLIBRE      :               </w:t>
      </w:r>
      <w:smartTag w:uri="urn:schemas-microsoft-com:office:smarttags" w:element="metricconverter">
        <w:smartTagPr>
          <w:attr w:name="ProductID" w:val="1.2 ”"/>
        </w:smartTagPr>
        <w:r>
          <w:t>1.2 ”</w:t>
        </w:r>
      </w:smartTag>
    </w:p>
    <w:p w:rsidR="005F7F52" w:rsidRDefault="005F7F52" w:rsidP="005F7F52">
      <w:r>
        <w:t>REFERENCIA:</w:t>
      </w:r>
      <w:r>
        <w:tab/>
      </w:r>
      <w:r>
        <w:rPr>
          <w:b/>
        </w:rPr>
        <w:t xml:space="preserve">OFERTA </w:t>
      </w:r>
      <w:r w:rsidRPr="00C938BB">
        <w:rPr>
          <w:b/>
        </w:rPr>
        <w:t xml:space="preserve">  DISNEY</w:t>
      </w:r>
    </w:p>
    <w:p w:rsidR="005F7F52" w:rsidRDefault="00B712A4" w:rsidP="005F7F52">
      <w:r>
        <w:t>CANTIDAD    :          260</w:t>
      </w:r>
      <w:r w:rsidR="005F7F52">
        <w:t xml:space="preserve">   Kg</w:t>
      </w:r>
    </w:p>
    <w:p w:rsidR="005F7F52" w:rsidRDefault="005F7F52" w:rsidP="005F7F52">
      <w:r>
        <w:t>COLORES:</w:t>
      </w:r>
      <w:r>
        <w:tab/>
      </w:r>
      <w:r>
        <w:tab/>
        <w:t xml:space="preserve">3    ( </w:t>
      </w:r>
      <w:r w:rsidRPr="002777F9">
        <w:rPr>
          <w:u w:val="single"/>
        </w:rPr>
        <w:t>BLANCO –</w:t>
      </w:r>
      <w:r w:rsidR="008E30B3">
        <w:rPr>
          <w:u w:val="single"/>
        </w:rPr>
        <w:t xml:space="preserve"> ROJO</w:t>
      </w:r>
      <w:r>
        <w:rPr>
          <w:u w:val="single"/>
        </w:rPr>
        <w:t xml:space="preserve"> </w:t>
      </w:r>
      <w:r w:rsidRPr="002777F9">
        <w:rPr>
          <w:u w:val="single"/>
        </w:rPr>
        <w:t>- NEGRO</w:t>
      </w:r>
      <w:r>
        <w:t xml:space="preserve">   )</w:t>
      </w:r>
    </w:p>
    <w:p w:rsidR="005F7F52" w:rsidRDefault="005F7F52" w:rsidP="005F7F52">
      <w:r>
        <w:t>CARAS:</w:t>
      </w:r>
      <w:r>
        <w:tab/>
      </w:r>
      <w:r>
        <w:tab/>
        <w:t>2</w:t>
      </w:r>
    </w:p>
    <w:p w:rsidR="005F7F52" w:rsidRDefault="005F7F52" w:rsidP="005F7F52">
      <w:r>
        <w:t>REPETICIÓN:</w:t>
      </w:r>
      <w:r>
        <w:tab/>
        <w:t>32  cms</w:t>
      </w:r>
    </w:p>
    <w:p w:rsidR="005F7F52" w:rsidRDefault="005F7F52" w:rsidP="005F7F52">
      <w:r>
        <w:t>RODILLO:</w:t>
      </w:r>
      <w:r>
        <w:tab/>
      </w:r>
      <w:r>
        <w:tab/>
        <w:t>32</w:t>
      </w:r>
    </w:p>
    <w:p w:rsidR="005F7F52" w:rsidRDefault="005F7F52" w:rsidP="005F7F52">
      <w:r>
        <w:t>BOLSA:</w:t>
      </w:r>
      <w:r>
        <w:tab/>
      </w:r>
      <w:r>
        <w:tab/>
      </w:r>
      <w:r>
        <w:rPr>
          <w:b/>
        </w:rPr>
        <w:t xml:space="preserve">32 </w:t>
      </w:r>
      <w:r w:rsidRPr="002E6298">
        <w:rPr>
          <w:b/>
        </w:rPr>
        <w:t xml:space="preserve"> x</w:t>
      </w:r>
      <w:r w:rsidR="00AF65CA">
        <w:rPr>
          <w:b/>
        </w:rPr>
        <w:t xml:space="preserve">  48</w:t>
      </w:r>
      <w:r>
        <w:rPr>
          <w:b/>
        </w:rPr>
        <w:t xml:space="preserve"> </w:t>
      </w:r>
      <w:r w:rsidRPr="002E6298">
        <w:rPr>
          <w:b/>
        </w:rPr>
        <w:t xml:space="preserve">   </w:t>
      </w:r>
      <w:r>
        <w:t xml:space="preserve"> cms   </w:t>
      </w:r>
    </w:p>
    <w:p w:rsidR="005F7F52" w:rsidRDefault="005F7F52" w:rsidP="005F7F52">
      <w:r>
        <w:t>SELLADO:</w:t>
      </w:r>
      <w:r>
        <w:tab/>
      </w:r>
      <w:r>
        <w:tab/>
        <w:t>Para selle lateral.</w:t>
      </w:r>
    </w:p>
    <w:p w:rsidR="005F7F52" w:rsidRDefault="005F7F52" w:rsidP="005F7F52"/>
    <w:p w:rsidR="005F7F52" w:rsidRDefault="005F7F52" w:rsidP="005F7F52"/>
    <w:p w:rsidR="005F7F52" w:rsidRDefault="005F7F52" w:rsidP="005F7F52">
      <w:r>
        <w:rPr>
          <w:b/>
          <w:bCs/>
          <w:u w:val="single"/>
        </w:rPr>
        <w:t>NOTA:</w:t>
      </w:r>
      <w:r>
        <w:t xml:space="preserve">  * Los cyreles se encuentran en su planta.</w:t>
      </w:r>
    </w:p>
    <w:p w:rsidR="005F7F52" w:rsidRDefault="005F7F52" w:rsidP="005F7F52">
      <w:pPr>
        <w:numPr>
          <w:ilvl w:val="0"/>
          <w:numId w:val="1"/>
        </w:numPr>
      </w:pPr>
      <w:r>
        <w:t>Se envían Plano  para tonos y alturas</w:t>
      </w:r>
    </w:p>
    <w:p w:rsidR="005F7F52" w:rsidRDefault="005F7F52" w:rsidP="005F7F52">
      <w:pPr>
        <w:numPr>
          <w:ilvl w:val="0"/>
          <w:numId w:val="1"/>
        </w:numPr>
      </w:pPr>
      <w:r>
        <w:t>Colocar pie de imprenta</w:t>
      </w:r>
    </w:p>
    <w:p w:rsidR="005F7F52" w:rsidRDefault="005F7F52" w:rsidP="005F7F52">
      <w:pPr>
        <w:numPr>
          <w:ilvl w:val="0"/>
          <w:numId w:val="1"/>
        </w:numPr>
      </w:pPr>
      <w:r>
        <w:t>SE APRUEBA IMPRESIÓN</w:t>
      </w:r>
    </w:p>
    <w:p w:rsidR="00AF65CA" w:rsidRDefault="00AF65CA" w:rsidP="005F7F52">
      <w:pPr>
        <w:numPr>
          <w:ilvl w:val="0"/>
          <w:numId w:val="1"/>
        </w:numPr>
      </w:pPr>
      <w:r>
        <w:t>SE MODIFICA EL TUBULAR A 48 CM</w:t>
      </w:r>
    </w:p>
    <w:p w:rsidR="005F7F52" w:rsidRDefault="005F7F52" w:rsidP="005F7F52">
      <w:pPr>
        <w:ind w:left="885"/>
      </w:pPr>
      <w:r>
        <w:t xml:space="preserve"> </w:t>
      </w:r>
    </w:p>
    <w:p w:rsidR="005F7F52" w:rsidRDefault="005F7F52" w:rsidP="005F7F52">
      <w:pPr>
        <w:ind w:left="1125"/>
        <w:rPr>
          <w:b/>
          <w:bCs/>
          <w:u w:val="single"/>
        </w:rPr>
      </w:pPr>
    </w:p>
    <w:p w:rsidR="005F7F52" w:rsidRDefault="005F7F52" w:rsidP="005F7F52">
      <w:pPr>
        <w:ind w:left="885"/>
        <w:rPr>
          <w:b/>
          <w:bCs/>
          <w:u w:val="single"/>
        </w:rPr>
      </w:pPr>
    </w:p>
    <w:p w:rsidR="005F7F52" w:rsidRDefault="005F7F52" w:rsidP="005F7F52">
      <w:r>
        <w:t>Agradezco la atención y colaboración prestada.</w:t>
      </w:r>
    </w:p>
    <w:p w:rsidR="005F7F52" w:rsidRDefault="005F7F52" w:rsidP="005F7F52"/>
    <w:p w:rsidR="005F7F52" w:rsidRDefault="005F7F52" w:rsidP="005F7F52"/>
    <w:p w:rsidR="005F7F52" w:rsidRDefault="005F7F52" w:rsidP="005F7F52">
      <w:r>
        <w:t>Cordialmente,</w:t>
      </w:r>
    </w:p>
    <w:p w:rsidR="005F7F52" w:rsidRDefault="005F7F52" w:rsidP="005F7F52"/>
    <w:p w:rsidR="005F7F52" w:rsidRDefault="005F7F52" w:rsidP="005F7F52"/>
    <w:p w:rsidR="005F7F52" w:rsidRDefault="005F7F52" w:rsidP="005F7F52"/>
    <w:p w:rsidR="005F7F52" w:rsidRDefault="005F7F52" w:rsidP="005F7F52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5F7F52" w:rsidRDefault="005F7F52" w:rsidP="005F7F52">
      <w:r>
        <w:t>Director.</w:t>
      </w:r>
    </w:p>
    <w:p w:rsidR="005F7F52" w:rsidRDefault="005F7F52" w:rsidP="005F7F52"/>
    <w:p w:rsidR="005F7F52" w:rsidRDefault="005F7F52" w:rsidP="005F7F52"/>
    <w:p w:rsidR="005F7F52" w:rsidRDefault="005F7F52" w:rsidP="001D2E73">
      <w:pPr>
        <w:rPr>
          <w:b/>
        </w:rPr>
      </w:pPr>
    </w:p>
    <w:p w:rsidR="00A5246E" w:rsidRDefault="00A5246E" w:rsidP="001D2E73">
      <w:pPr>
        <w:rPr>
          <w:b/>
        </w:rPr>
      </w:pPr>
    </w:p>
    <w:p w:rsidR="00A5246E" w:rsidRDefault="00A5246E" w:rsidP="00A5246E">
      <w:pPr>
        <w:rPr>
          <w:b/>
        </w:rPr>
      </w:pPr>
    </w:p>
    <w:p w:rsidR="00A5246E" w:rsidRDefault="00A5246E" w:rsidP="00A5246E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A5246E" w:rsidRDefault="00A5246E" w:rsidP="00A5246E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A5246E" w:rsidRDefault="00A5246E" w:rsidP="00A5246E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A5246E" w:rsidRDefault="00A5246E" w:rsidP="00A5246E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A5246E" w:rsidRDefault="00A5246E" w:rsidP="00A5246E">
      <w:pPr>
        <w:rPr>
          <w:b/>
          <w:bCs/>
        </w:rPr>
      </w:pPr>
    </w:p>
    <w:p w:rsidR="00A5246E" w:rsidRDefault="00A5246E" w:rsidP="00A5246E">
      <w:pPr>
        <w:pStyle w:val="Ttulo1"/>
      </w:pPr>
      <w:r>
        <w:t>ORDEN DE TRABAJO N°      06833</w:t>
      </w:r>
    </w:p>
    <w:p w:rsidR="00A5246E" w:rsidRDefault="00A5246E" w:rsidP="00A5246E"/>
    <w:p w:rsidR="00A5246E" w:rsidRDefault="00A5246E" w:rsidP="00A5246E"/>
    <w:p w:rsidR="00A5246E" w:rsidRDefault="00A5246E" w:rsidP="00A5246E">
      <w:r>
        <w:t>FECHA:</w:t>
      </w:r>
      <w:r>
        <w:tab/>
        <w:t>Medellín,  Julio   26    de 2010</w:t>
      </w:r>
    </w:p>
    <w:p w:rsidR="00A5246E" w:rsidRDefault="00A5246E" w:rsidP="00A5246E">
      <w:r>
        <w:t>PARA:</w:t>
      </w:r>
      <w:r>
        <w:tab/>
      </w:r>
      <w:r>
        <w:tab/>
        <w:t>PLÁSTICOS DARMA</w:t>
      </w:r>
    </w:p>
    <w:p w:rsidR="00A5246E" w:rsidRDefault="00A5246E" w:rsidP="00A5246E">
      <w:r>
        <w:t>ATENCIÓN:</w:t>
      </w:r>
      <w:r>
        <w:tab/>
        <w:t>Sr. Darío Jaramillo</w:t>
      </w:r>
    </w:p>
    <w:p w:rsidR="00A5246E" w:rsidRDefault="00A5246E" w:rsidP="00A5246E">
      <w:r>
        <w:tab/>
      </w:r>
      <w:r>
        <w:tab/>
        <w:t>Gerente.</w:t>
      </w:r>
    </w:p>
    <w:p w:rsidR="00A5246E" w:rsidRDefault="00A5246E" w:rsidP="00A5246E"/>
    <w:p w:rsidR="00A5246E" w:rsidRDefault="00A5246E" w:rsidP="00A5246E">
      <w:r>
        <w:t>Apreciado Don Darío :</w:t>
      </w:r>
    </w:p>
    <w:p w:rsidR="00A5246E" w:rsidRDefault="00A5246E" w:rsidP="00A5246E">
      <w:r>
        <w:t xml:space="preserve"> </w:t>
      </w:r>
    </w:p>
    <w:p w:rsidR="00A5246E" w:rsidRDefault="00A5246E" w:rsidP="00A5246E">
      <w:r>
        <w:t>Con la presente estamos solicitando el siguiente servicio de   IMPRESIÓN  :</w:t>
      </w:r>
    </w:p>
    <w:p w:rsidR="00A5246E" w:rsidRDefault="00A5246E" w:rsidP="00A5246E"/>
    <w:p w:rsidR="00A5246E" w:rsidRDefault="00A5246E" w:rsidP="00A5246E">
      <w:pPr>
        <w:rPr>
          <w:b/>
          <w:bCs/>
          <w:u w:val="single"/>
        </w:rPr>
      </w:pPr>
    </w:p>
    <w:p w:rsidR="00A5246E" w:rsidRDefault="00A5246E" w:rsidP="00A5246E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A5246E" w:rsidRDefault="00A5246E" w:rsidP="00A5246E"/>
    <w:p w:rsidR="00A5246E" w:rsidRDefault="00A5246E" w:rsidP="00A5246E">
      <w:r>
        <w:t>MATERIAL:</w:t>
      </w:r>
      <w:r>
        <w:tab/>
      </w:r>
      <w:r>
        <w:tab/>
        <w:t>Polietileno     Lamina    Transparente  BD</w:t>
      </w:r>
    </w:p>
    <w:p w:rsidR="00A5246E" w:rsidRDefault="00A5246E" w:rsidP="00A5246E">
      <w:r>
        <w:t>MEDIDA:</w:t>
      </w:r>
      <w:r>
        <w:tab/>
      </w:r>
      <w:r>
        <w:tab/>
      </w:r>
      <w:r>
        <w:rPr>
          <w:b/>
        </w:rPr>
        <w:t xml:space="preserve">34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A5246E" w:rsidRPr="006D12B2" w:rsidRDefault="00A5246E" w:rsidP="00A5246E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A5246E" w:rsidRDefault="00A5246E" w:rsidP="00A5246E">
      <w:r>
        <w:t>TRATADO:</w:t>
      </w:r>
      <w:r>
        <w:tab/>
      </w:r>
      <w:r>
        <w:tab/>
        <w:t>1  Cara</w:t>
      </w:r>
    </w:p>
    <w:p w:rsidR="00A5246E" w:rsidRDefault="00A5246E" w:rsidP="00A5246E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 w:rsidR="0082276D">
        <w:rPr>
          <w:b/>
        </w:rPr>
        <w:t>2</w:t>
      </w:r>
      <w:r>
        <w:rPr>
          <w:b/>
        </w:rPr>
        <w:t xml:space="preserve">00  </w:t>
      </w:r>
      <w:r w:rsidRPr="00900A5A">
        <w:rPr>
          <w:b/>
        </w:rPr>
        <w:t xml:space="preserve">  Kg</w:t>
      </w:r>
      <w:r>
        <w:t>.</w:t>
      </w:r>
    </w:p>
    <w:p w:rsidR="00A5246E" w:rsidRDefault="00A5246E" w:rsidP="00A5246E">
      <w:r>
        <w:t>COLORES:</w:t>
      </w:r>
      <w:r>
        <w:tab/>
      </w:r>
      <w:r>
        <w:tab/>
        <w:t xml:space="preserve">5      </w:t>
      </w:r>
    </w:p>
    <w:p w:rsidR="00A5246E" w:rsidRDefault="00A5246E" w:rsidP="00A5246E">
      <w:r>
        <w:t>CARAS:</w:t>
      </w:r>
      <w:r>
        <w:tab/>
      </w:r>
      <w:r>
        <w:tab/>
        <w:t>1  ( 5 x 1  )</w:t>
      </w:r>
    </w:p>
    <w:p w:rsidR="00A5246E" w:rsidRDefault="00A5246E" w:rsidP="00A5246E">
      <w:r>
        <w:t>REPETICIÓN:</w:t>
      </w:r>
      <w:r>
        <w:tab/>
        <w:t xml:space="preserve">26    Cms   </w:t>
      </w:r>
    </w:p>
    <w:p w:rsidR="00A5246E" w:rsidRPr="00900A5A" w:rsidRDefault="00A5246E" w:rsidP="00A5246E">
      <w:pPr>
        <w:rPr>
          <w:b/>
        </w:rPr>
      </w:pPr>
      <w:r>
        <w:t xml:space="preserve">RODILLO  :               </w:t>
      </w:r>
      <w:r>
        <w:rPr>
          <w:b/>
        </w:rPr>
        <w:t>26</w:t>
      </w:r>
    </w:p>
    <w:p w:rsidR="00A5246E" w:rsidRDefault="00A5246E" w:rsidP="00A5246E">
      <w:r>
        <w:t>LAMINA:</w:t>
      </w:r>
      <w:r>
        <w:tab/>
      </w:r>
      <w:r>
        <w:tab/>
        <w:t>34    Cm</w:t>
      </w:r>
      <w:r w:rsidR="001E14DF">
        <w:t xml:space="preserve">s    </w:t>
      </w:r>
    </w:p>
    <w:p w:rsidR="00A5246E" w:rsidRDefault="00A5246E" w:rsidP="00A5246E">
      <w:r>
        <w:t>FOTOCAELDA:</w:t>
      </w:r>
      <w:r>
        <w:tab/>
        <w:t>Según muestra con doble  color</w:t>
      </w:r>
    </w:p>
    <w:p w:rsidR="00A5246E" w:rsidRDefault="00A5246E" w:rsidP="00A5246E">
      <w:pPr>
        <w:rPr>
          <w:b/>
        </w:rPr>
      </w:pPr>
      <w:r>
        <w:t>REFERENCIA:</w:t>
      </w:r>
      <w:r>
        <w:tab/>
      </w:r>
      <w:r>
        <w:rPr>
          <w:b/>
        </w:rPr>
        <w:t>EL   SEMBRADOR    GUAYABA   397  gms.</w:t>
      </w:r>
    </w:p>
    <w:p w:rsidR="00A5246E" w:rsidRPr="00146B92" w:rsidRDefault="00A5246E" w:rsidP="00A5246E">
      <w:pPr>
        <w:rPr>
          <w:b/>
        </w:rPr>
      </w:pPr>
    </w:p>
    <w:p w:rsidR="00A5246E" w:rsidRDefault="00A5246E" w:rsidP="00A5246E">
      <w:r>
        <w:tab/>
      </w:r>
      <w:r>
        <w:tab/>
      </w:r>
      <w:r>
        <w:tab/>
      </w:r>
    </w:p>
    <w:p w:rsidR="00A5246E" w:rsidRPr="00E43DA8" w:rsidRDefault="00A5246E" w:rsidP="00A5246E">
      <w:pPr>
        <w:rPr>
          <w:b/>
        </w:rPr>
      </w:pPr>
    </w:p>
    <w:p w:rsidR="00A5246E" w:rsidRDefault="00A5246E" w:rsidP="00A5246E">
      <w:r>
        <w:rPr>
          <w:b/>
          <w:bCs/>
          <w:u w:val="single"/>
        </w:rPr>
        <w:t>NOTA:</w:t>
      </w:r>
      <w:r>
        <w:t xml:space="preserve">  - Cyreles en  su  planta</w:t>
      </w:r>
    </w:p>
    <w:p w:rsidR="00A5246E" w:rsidRDefault="00A5246E" w:rsidP="00A5246E">
      <w:pPr>
        <w:pStyle w:val="Prrafodelista"/>
        <w:numPr>
          <w:ilvl w:val="0"/>
          <w:numId w:val="2"/>
        </w:numPr>
      </w:pPr>
      <w:r>
        <w:t xml:space="preserve"> Se envía  material.</w:t>
      </w:r>
    </w:p>
    <w:p w:rsidR="00A5246E" w:rsidRDefault="00A5246E" w:rsidP="00A5246E">
      <w:pPr>
        <w:pStyle w:val="Prrafodelista"/>
        <w:numPr>
          <w:ilvl w:val="0"/>
          <w:numId w:val="2"/>
        </w:numPr>
      </w:pPr>
      <w:r>
        <w:t>SE  APRUEBA  IMPRESIÓN.</w:t>
      </w:r>
    </w:p>
    <w:p w:rsidR="00A5246E" w:rsidRDefault="00A5246E" w:rsidP="00A5246E"/>
    <w:p w:rsidR="00A5246E" w:rsidRDefault="00A5246E" w:rsidP="00A5246E"/>
    <w:p w:rsidR="00A5246E" w:rsidRDefault="00A5246E" w:rsidP="00A5246E">
      <w:r>
        <w:t>Agradezco la atención y colaboración prestada.</w:t>
      </w:r>
    </w:p>
    <w:p w:rsidR="00A5246E" w:rsidRDefault="00A5246E" w:rsidP="00A5246E"/>
    <w:p w:rsidR="00A5246E" w:rsidRDefault="00A5246E" w:rsidP="00A5246E"/>
    <w:p w:rsidR="00A5246E" w:rsidRDefault="00A5246E" w:rsidP="00A5246E">
      <w:r>
        <w:t>Cordialmente,</w:t>
      </w:r>
    </w:p>
    <w:p w:rsidR="00A5246E" w:rsidRDefault="00A5246E" w:rsidP="00A5246E"/>
    <w:p w:rsidR="00A5246E" w:rsidRPr="00F4077E" w:rsidRDefault="00A5246E" w:rsidP="00A5246E">
      <w:pPr>
        <w:rPr>
          <w:b/>
        </w:rPr>
      </w:pPr>
    </w:p>
    <w:p w:rsidR="00A5246E" w:rsidRDefault="00A5246E" w:rsidP="00A5246E"/>
    <w:p w:rsidR="00A5246E" w:rsidRDefault="00A5246E" w:rsidP="00A5246E">
      <w:r>
        <w:t>RICARDO CASAS ZAPATA</w:t>
      </w:r>
    </w:p>
    <w:p w:rsidR="00A5246E" w:rsidRDefault="00A5246E" w:rsidP="00A5246E">
      <w:r>
        <w:t>Director</w:t>
      </w:r>
    </w:p>
    <w:p w:rsidR="00A5246E" w:rsidRDefault="00A5246E" w:rsidP="001D2E73">
      <w:pPr>
        <w:rPr>
          <w:b/>
        </w:rPr>
      </w:pPr>
    </w:p>
    <w:p w:rsidR="00175CB1" w:rsidRDefault="00175CB1" w:rsidP="00175CB1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175CB1" w:rsidRDefault="00175CB1" w:rsidP="00175CB1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175CB1" w:rsidRDefault="00175CB1" w:rsidP="00175CB1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175CB1" w:rsidRDefault="00175CB1" w:rsidP="00175CB1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175CB1" w:rsidRDefault="00175CB1" w:rsidP="00175CB1">
      <w:pPr>
        <w:rPr>
          <w:b/>
          <w:bCs/>
        </w:rPr>
      </w:pPr>
    </w:p>
    <w:p w:rsidR="00175CB1" w:rsidRDefault="00175CB1" w:rsidP="00175CB1">
      <w:pPr>
        <w:pStyle w:val="Ttulo1"/>
      </w:pPr>
      <w:r>
        <w:t>ORDEN DE TRABAJO N°      06832</w:t>
      </w:r>
    </w:p>
    <w:p w:rsidR="00175CB1" w:rsidRDefault="00175CB1" w:rsidP="00175CB1"/>
    <w:p w:rsidR="00175CB1" w:rsidRDefault="00175CB1" w:rsidP="00175CB1"/>
    <w:p w:rsidR="00175CB1" w:rsidRDefault="00175CB1" w:rsidP="00175CB1">
      <w:r>
        <w:t>FECHA:</w:t>
      </w:r>
      <w:r>
        <w:tab/>
        <w:t xml:space="preserve">Medellín,  Julio </w:t>
      </w:r>
      <w:r w:rsidR="00CD483E">
        <w:t xml:space="preserve"> </w:t>
      </w:r>
      <w:r>
        <w:t xml:space="preserve"> 26    de  2010</w:t>
      </w:r>
    </w:p>
    <w:p w:rsidR="00175CB1" w:rsidRDefault="00175CB1" w:rsidP="00175CB1">
      <w:r>
        <w:t>PARA:</w:t>
      </w:r>
      <w:r>
        <w:tab/>
      </w:r>
      <w:r>
        <w:tab/>
        <w:t>PLÁSTICOS DARMA</w:t>
      </w:r>
    </w:p>
    <w:p w:rsidR="00175CB1" w:rsidRDefault="00175CB1" w:rsidP="00175CB1">
      <w:r>
        <w:t>ATENCIÓN:</w:t>
      </w:r>
      <w:r>
        <w:tab/>
        <w:t>Sr. Darío Jaramillo</w:t>
      </w:r>
    </w:p>
    <w:p w:rsidR="00175CB1" w:rsidRDefault="00175CB1" w:rsidP="00175CB1">
      <w:r>
        <w:tab/>
      </w:r>
      <w:r>
        <w:tab/>
        <w:t>Gerente.</w:t>
      </w:r>
    </w:p>
    <w:p w:rsidR="00175CB1" w:rsidRDefault="00175CB1" w:rsidP="00175CB1"/>
    <w:p w:rsidR="00175CB1" w:rsidRDefault="00175CB1" w:rsidP="00175CB1">
      <w:r>
        <w:t>Apreciado Don Darío :</w:t>
      </w:r>
    </w:p>
    <w:p w:rsidR="00175CB1" w:rsidRDefault="00175CB1" w:rsidP="00175CB1">
      <w:r>
        <w:t xml:space="preserve"> </w:t>
      </w:r>
    </w:p>
    <w:p w:rsidR="00175CB1" w:rsidRDefault="00175CB1" w:rsidP="00175CB1">
      <w:r>
        <w:t>Con la presente estamos solicitando el siguiente servicio de   IMPRESIÓN  :</w:t>
      </w:r>
    </w:p>
    <w:p w:rsidR="00175CB1" w:rsidRDefault="00175CB1" w:rsidP="00175CB1"/>
    <w:p w:rsidR="00175CB1" w:rsidRDefault="00175CB1" w:rsidP="00175CB1">
      <w:pPr>
        <w:rPr>
          <w:b/>
          <w:bCs/>
          <w:u w:val="single"/>
        </w:rPr>
      </w:pPr>
    </w:p>
    <w:p w:rsidR="00175CB1" w:rsidRDefault="00175CB1" w:rsidP="00175CB1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175CB1" w:rsidRDefault="00175CB1" w:rsidP="00175CB1"/>
    <w:p w:rsidR="00175CB1" w:rsidRDefault="00175CB1" w:rsidP="00175CB1">
      <w:r>
        <w:t>MATERIAL:</w:t>
      </w:r>
      <w:r>
        <w:tab/>
      </w:r>
      <w:r>
        <w:tab/>
        <w:t>Polietileno     Lamina    Transparente  BD</w:t>
      </w:r>
      <w:r w:rsidR="0082276D">
        <w:t xml:space="preserve"> coextruido pp</w:t>
      </w:r>
    </w:p>
    <w:p w:rsidR="00175CB1" w:rsidRDefault="00175CB1" w:rsidP="00175CB1">
      <w:r>
        <w:t>MEDIDA:</w:t>
      </w:r>
      <w:r>
        <w:tab/>
      </w:r>
      <w:r>
        <w:tab/>
      </w:r>
      <w:r>
        <w:rPr>
          <w:b/>
        </w:rPr>
        <w:t xml:space="preserve">34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175CB1" w:rsidRPr="006D12B2" w:rsidRDefault="00175CB1" w:rsidP="00175CB1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175CB1" w:rsidRDefault="00175CB1" w:rsidP="00175CB1">
      <w:r>
        <w:t>TRATADO:</w:t>
      </w:r>
      <w:r>
        <w:tab/>
      </w:r>
      <w:r>
        <w:tab/>
        <w:t>1  Cara</w:t>
      </w:r>
    </w:p>
    <w:p w:rsidR="00175CB1" w:rsidRDefault="00175CB1" w:rsidP="00175CB1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>
        <w:rPr>
          <w:b/>
        </w:rPr>
        <w:t xml:space="preserve">300  </w:t>
      </w:r>
      <w:r w:rsidRPr="00900A5A">
        <w:rPr>
          <w:b/>
        </w:rPr>
        <w:t xml:space="preserve">  Kg</w:t>
      </w:r>
      <w:r>
        <w:t>.</w:t>
      </w:r>
    </w:p>
    <w:p w:rsidR="00175CB1" w:rsidRDefault="00175CB1" w:rsidP="00175CB1">
      <w:r>
        <w:t>COLORES:</w:t>
      </w:r>
      <w:r>
        <w:tab/>
      </w:r>
      <w:r>
        <w:tab/>
        <w:t xml:space="preserve">5      </w:t>
      </w:r>
    </w:p>
    <w:p w:rsidR="00175CB1" w:rsidRDefault="00175CB1" w:rsidP="00175CB1">
      <w:r>
        <w:t>CARAS:</w:t>
      </w:r>
      <w:r>
        <w:tab/>
      </w:r>
      <w:r>
        <w:tab/>
        <w:t>1  ( 5 x 1  )</w:t>
      </w:r>
    </w:p>
    <w:p w:rsidR="00175CB1" w:rsidRDefault="00175CB1" w:rsidP="00175CB1">
      <w:r>
        <w:t>REPETICIÓN:</w:t>
      </w:r>
      <w:r>
        <w:tab/>
        <w:t xml:space="preserve">26    Cms   </w:t>
      </w:r>
    </w:p>
    <w:p w:rsidR="00175CB1" w:rsidRPr="00900A5A" w:rsidRDefault="00175CB1" w:rsidP="00175CB1">
      <w:pPr>
        <w:rPr>
          <w:b/>
        </w:rPr>
      </w:pPr>
      <w:r>
        <w:t xml:space="preserve">RODILLO  :               </w:t>
      </w:r>
      <w:r>
        <w:rPr>
          <w:b/>
        </w:rPr>
        <w:t>26</w:t>
      </w:r>
    </w:p>
    <w:p w:rsidR="00175CB1" w:rsidRDefault="00175CB1" w:rsidP="00175CB1">
      <w:r>
        <w:t>LAMINA:</w:t>
      </w:r>
      <w:r>
        <w:tab/>
      </w:r>
      <w:r>
        <w:tab/>
        <w:t>34    Cm</w:t>
      </w:r>
      <w:r w:rsidR="00CD483E">
        <w:t xml:space="preserve">s    </w:t>
      </w:r>
    </w:p>
    <w:p w:rsidR="00175CB1" w:rsidRDefault="00175CB1" w:rsidP="00175CB1">
      <w:r>
        <w:t>FOTOCAELDA:</w:t>
      </w:r>
      <w:r>
        <w:tab/>
        <w:t>Según muestra con doble  color</w:t>
      </w:r>
    </w:p>
    <w:p w:rsidR="00175CB1" w:rsidRDefault="00175CB1" w:rsidP="00175CB1">
      <w:pPr>
        <w:rPr>
          <w:b/>
        </w:rPr>
      </w:pPr>
      <w:r>
        <w:t>REFERENCIA:</w:t>
      </w:r>
      <w:r>
        <w:tab/>
      </w:r>
      <w:r>
        <w:rPr>
          <w:b/>
        </w:rPr>
        <w:t>EL  SEMBRADOR    MORA  397  gms.</w:t>
      </w:r>
    </w:p>
    <w:p w:rsidR="00175CB1" w:rsidRPr="00146B92" w:rsidRDefault="00175CB1" w:rsidP="00175CB1">
      <w:pPr>
        <w:rPr>
          <w:b/>
        </w:rPr>
      </w:pPr>
    </w:p>
    <w:p w:rsidR="00175CB1" w:rsidRDefault="00175CB1" w:rsidP="00175CB1">
      <w:r>
        <w:tab/>
      </w:r>
      <w:r>
        <w:tab/>
      </w:r>
      <w:r>
        <w:tab/>
      </w:r>
    </w:p>
    <w:p w:rsidR="00175CB1" w:rsidRDefault="00175CB1" w:rsidP="00175CB1"/>
    <w:p w:rsidR="00175CB1" w:rsidRDefault="00175CB1" w:rsidP="00175CB1">
      <w:r>
        <w:rPr>
          <w:b/>
          <w:bCs/>
          <w:u w:val="single"/>
        </w:rPr>
        <w:t>NOTA:</w:t>
      </w:r>
      <w:r>
        <w:t xml:space="preserve">  - Cy</w:t>
      </w:r>
      <w:r w:rsidR="00CD483E">
        <w:t>reles    en  su planta</w:t>
      </w:r>
    </w:p>
    <w:p w:rsidR="00175CB1" w:rsidRDefault="00175CB1" w:rsidP="00175CB1">
      <w:pPr>
        <w:pStyle w:val="Prrafodelista"/>
        <w:numPr>
          <w:ilvl w:val="0"/>
          <w:numId w:val="2"/>
        </w:numPr>
      </w:pPr>
      <w:r>
        <w:t xml:space="preserve"> Se envía  material.</w:t>
      </w:r>
    </w:p>
    <w:p w:rsidR="00175CB1" w:rsidRDefault="00175CB1" w:rsidP="00175CB1">
      <w:pPr>
        <w:pStyle w:val="Prrafodelista"/>
        <w:numPr>
          <w:ilvl w:val="0"/>
          <w:numId w:val="2"/>
        </w:numPr>
      </w:pPr>
      <w:r>
        <w:t>SE  APRUEBA  IMPRESIÓN.</w:t>
      </w:r>
    </w:p>
    <w:p w:rsidR="00175CB1" w:rsidRPr="00492713" w:rsidRDefault="00175CB1" w:rsidP="00175CB1">
      <w:pPr>
        <w:ind w:left="1500"/>
        <w:rPr>
          <w:b/>
          <w:sz w:val="28"/>
          <w:szCs w:val="28"/>
        </w:rPr>
      </w:pPr>
    </w:p>
    <w:p w:rsidR="00175CB1" w:rsidRDefault="00175CB1" w:rsidP="00175CB1"/>
    <w:p w:rsidR="00175CB1" w:rsidRDefault="00175CB1" w:rsidP="00175CB1"/>
    <w:p w:rsidR="00175CB1" w:rsidRDefault="00175CB1" w:rsidP="00175CB1">
      <w:r>
        <w:t>Agradezco la atención y colaboración prestada.</w:t>
      </w:r>
    </w:p>
    <w:p w:rsidR="00175CB1" w:rsidRPr="00F86361" w:rsidRDefault="00175CB1" w:rsidP="00175CB1">
      <w:pPr>
        <w:rPr>
          <w:b/>
        </w:rPr>
      </w:pPr>
    </w:p>
    <w:p w:rsidR="00175CB1" w:rsidRDefault="00175CB1" w:rsidP="00175CB1"/>
    <w:p w:rsidR="00175CB1" w:rsidRDefault="00175CB1" w:rsidP="00175CB1">
      <w:r>
        <w:t>Cordialmente,</w:t>
      </w:r>
    </w:p>
    <w:p w:rsidR="00175CB1" w:rsidRDefault="00175CB1" w:rsidP="00175CB1"/>
    <w:p w:rsidR="00175CB1" w:rsidRPr="00F4077E" w:rsidRDefault="00175CB1" w:rsidP="00175CB1">
      <w:pPr>
        <w:rPr>
          <w:b/>
        </w:rPr>
      </w:pPr>
    </w:p>
    <w:p w:rsidR="00175CB1" w:rsidRDefault="00175CB1" w:rsidP="00175CB1"/>
    <w:p w:rsidR="00175CB1" w:rsidRDefault="00175CB1" w:rsidP="00175CB1">
      <w:r>
        <w:t>RICARDO CASAS ZAPATA</w:t>
      </w:r>
    </w:p>
    <w:p w:rsidR="00175CB1" w:rsidRDefault="00175CB1" w:rsidP="00175CB1">
      <w:r>
        <w:t>Director</w:t>
      </w:r>
    </w:p>
    <w:p w:rsidR="00175CB1" w:rsidRDefault="00175CB1" w:rsidP="001D2E73">
      <w:pPr>
        <w:rPr>
          <w:b/>
        </w:rPr>
      </w:pPr>
    </w:p>
    <w:p w:rsidR="00D25C8F" w:rsidRDefault="00D25C8F" w:rsidP="00D25C8F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D25C8F" w:rsidRDefault="00D25C8F" w:rsidP="00D25C8F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D25C8F" w:rsidRDefault="00D25C8F" w:rsidP="00D25C8F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D25C8F" w:rsidRDefault="00D25C8F" w:rsidP="00D25C8F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D25C8F" w:rsidRDefault="00D25C8F" w:rsidP="00D25C8F">
      <w:pPr>
        <w:rPr>
          <w:b/>
          <w:bCs/>
        </w:rPr>
      </w:pPr>
    </w:p>
    <w:p w:rsidR="00D25C8F" w:rsidRDefault="00D25C8F" w:rsidP="00D25C8F">
      <w:pPr>
        <w:pStyle w:val="Ttulo1"/>
      </w:pPr>
      <w:r>
        <w:t>ORDEN DE TRABAJO N°      06831</w:t>
      </w:r>
    </w:p>
    <w:p w:rsidR="00D25C8F" w:rsidRDefault="00D25C8F" w:rsidP="00D25C8F"/>
    <w:p w:rsidR="00D25C8F" w:rsidRDefault="00D25C8F" w:rsidP="00D25C8F"/>
    <w:p w:rsidR="00D25C8F" w:rsidRDefault="00D25C8F" w:rsidP="00D25C8F">
      <w:r>
        <w:t>FECHA:</w:t>
      </w:r>
      <w:r>
        <w:tab/>
        <w:t>Medellín,  Julio   26    de  2010</w:t>
      </w:r>
    </w:p>
    <w:p w:rsidR="00D25C8F" w:rsidRDefault="00D25C8F" w:rsidP="00D25C8F">
      <w:r>
        <w:t>PARA:</w:t>
      </w:r>
      <w:r>
        <w:tab/>
      </w:r>
      <w:r>
        <w:tab/>
        <w:t>PLÁSTICOS DARMA</w:t>
      </w:r>
    </w:p>
    <w:p w:rsidR="00D25C8F" w:rsidRDefault="00D25C8F" w:rsidP="00D25C8F">
      <w:r>
        <w:t>ATENCIÓN:</w:t>
      </w:r>
      <w:r>
        <w:tab/>
        <w:t>Sr. Darío Jaramillo</w:t>
      </w:r>
    </w:p>
    <w:p w:rsidR="00D25C8F" w:rsidRDefault="00D25C8F" w:rsidP="00D25C8F">
      <w:r>
        <w:tab/>
      </w:r>
      <w:r>
        <w:tab/>
        <w:t>Gerente.</w:t>
      </w:r>
    </w:p>
    <w:p w:rsidR="00D25C8F" w:rsidRDefault="00D25C8F" w:rsidP="00D25C8F"/>
    <w:p w:rsidR="00D25C8F" w:rsidRDefault="00D25C8F" w:rsidP="00D25C8F">
      <w:r>
        <w:t>Apreciado Don Darío :</w:t>
      </w:r>
    </w:p>
    <w:p w:rsidR="00D25C8F" w:rsidRDefault="00D25C8F" w:rsidP="00D25C8F">
      <w:r>
        <w:t xml:space="preserve"> </w:t>
      </w:r>
    </w:p>
    <w:p w:rsidR="00D25C8F" w:rsidRDefault="00D25C8F" w:rsidP="00D25C8F">
      <w:r>
        <w:t>Con la presente estamos solicitando el siguiente servicio de   IMPRESIÓN  :</w:t>
      </w:r>
    </w:p>
    <w:p w:rsidR="00D25C8F" w:rsidRDefault="00D25C8F" w:rsidP="00D25C8F"/>
    <w:p w:rsidR="00D25C8F" w:rsidRDefault="00D25C8F" w:rsidP="00D25C8F">
      <w:pPr>
        <w:rPr>
          <w:b/>
          <w:bCs/>
          <w:u w:val="single"/>
        </w:rPr>
      </w:pPr>
    </w:p>
    <w:p w:rsidR="00D25C8F" w:rsidRDefault="00D25C8F" w:rsidP="00D25C8F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D25C8F" w:rsidRDefault="00D25C8F" w:rsidP="00D25C8F"/>
    <w:p w:rsidR="00D25C8F" w:rsidRDefault="00D25C8F" w:rsidP="00D25C8F">
      <w:r>
        <w:t>MATERIAL:</w:t>
      </w:r>
      <w:r>
        <w:tab/>
      </w:r>
      <w:r>
        <w:tab/>
        <w:t>Polietileno     Lamina    Transparente COEXTRUIDA</w:t>
      </w:r>
    </w:p>
    <w:p w:rsidR="00D25C8F" w:rsidRDefault="00D25C8F" w:rsidP="00D25C8F">
      <w:r>
        <w:t>MEDIDA:</w:t>
      </w:r>
      <w:r>
        <w:tab/>
      </w:r>
      <w:r>
        <w:tab/>
      </w:r>
      <w:r>
        <w:rPr>
          <w:b/>
        </w:rPr>
        <w:t xml:space="preserve">32.5 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D25C8F" w:rsidRPr="006D12B2" w:rsidRDefault="00D25C8F" w:rsidP="00D25C8F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D25C8F" w:rsidRDefault="00D25C8F" w:rsidP="00D25C8F">
      <w:r>
        <w:t>TRATADO:</w:t>
      </w:r>
      <w:r>
        <w:tab/>
      </w:r>
      <w:r>
        <w:tab/>
        <w:t>1  Cara</w:t>
      </w:r>
    </w:p>
    <w:p w:rsidR="00D25C8F" w:rsidRDefault="00D25C8F" w:rsidP="00D25C8F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>
        <w:rPr>
          <w:b/>
        </w:rPr>
        <w:t xml:space="preserve">300  </w:t>
      </w:r>
      <w:r w:rsidRPr="00900A5A">
        <w:rPr>
          <w:b/>
        </w:rPr>
        <w:t xml:space="preserve">  Kg</w:t>
      </w:r>
      <w:r>
        <w:t>.</w:t>
      </w:r>
    </w:p>
    <w:p w:rsidR="00D25C8F" w:rsidRDefault="00D25C8F" w:rsidP="00D25C8F">
      <w:r>
        <w:t>COLORES:</w:t>
      </w:r>
      <w:r>
        <w:tab/>
      </w:r>
      <w:r>
        <w:tab/>
        <w:t xml:space="preserve">3    ( Blanco – Negro - Verde   )   </w:t>
      </w:r>
    </w:p>
    <w:p w:rsidR="00D25C8F" w:rsidRDefault="00D25C8F" w:rsidP="00D25C8F">
      <w:r>
        <w:t>CARAS:</w:t>
      </w:r>
      <w:r>
        <w:tab/>
      </w:r>
      <w:r>
        <w:tab/>
        <w:t>1  (3 x 1  )</w:t>
      </w:r>
    </w:p>
    <w:p w:rsidR="00D25C8F" w:rsidRDefault="00D25C8F" w:rsidP="00D25C8F">
      <w:r>
        <w:t>REPETICIÓN:</w:t>
      </w:r>
      <w:r>
        <w:tab/>
        <w:t xml:space="preserve">11   Cms   </w:t>
      </w:r>
    </w:p>
    <w:p w:rsidR="00D25C8F" w:rsidRPr="00900A5A" w:rsidRDefault="00D25C8F" w:rsidP="00D25C8F">
      <w:pPr>
        <w:rPr>
          <w:b/>
        </w:rPr>
      </w:pPr>
      <w:r>
        <w:t xml:space="preserve">RODILLO  :               </w:t>
      </w:r>
      <w:r>
        <w:rPr>
          <w:b/>
        </w:rPr>
        <w:t>45</w:t>
      </w:r>
    </w:p>
    <w:p w:rsidR="00D25C8F" w:rsidRDefault="00D25C8F" w:rsidP="00D25C8F">
      <w:r>
        <w:t>LAMINA:</w:t>
      </w:r>
      <w:r>
        <w:tab/>
      </w:r>
      <w:r>
        <w:tab/>
        <w:t>15.5    Cm</w:t>
      </w:r>
      <w:r w:rsidR="002672B9">
        <w:t xml:space="preserve">s    </w:t>
      </w:r>
    </w:p>
    <w:p w:rsidR="00D25C8F" w:rsidRDefault="00D25C8F" w:rsidP="00D25C8F">
      <w:r>
        <w:t>FOTOCAELDA:</w:t>
      </w:r>
      <w:r>
        <w:tab/>
        <w:t>Según muestra con doble  color</w:t>
      </w:r>
    </w:p>
    <w:p w:rsidR="00D25C8F" w:rsidRPr="00146B92" w:rsidRDefault="00D25C8F" w:rsidP="00D25C8F">
      <w:pPr>
        <w:rPr>
          <w:b/>
        </w:rPr>
      </w:pPr>
      <w:r>
        <w:t>REFERENCIA:</w:t>
      </w:r>
      <w:r>
        <w:tab/>
      </w:r>
      <w:r>
        <w:rPr>
          <w:b/>
        </w:rPr>
        <w:t xml:space="preserve">PULPA    </w:t>
      </w:r>
      <w:r>
        <w:rPr>
          <w:b/>
          <w:u w:val="single"/>
        </w:rPr>
        <w:t>LULO</w:t>
      </w:r>
      <w:r>
        <w:rPr>
          <w:b/>
        </w:rPr>
        <w:t xml:space="preserve">    90  GMS</w:t>
      </w:r>
    </w:p>
    <w:p w:rsidR="00D25C8F" w:rsidRDefault="00D25C8F" w:rsidP="00D25C8F">
      <w:r>
        <w:tab/>
      </w:r>
      <w:r>
        <w:tab/>
      </w:r>
      <w:r>
        <w:tab/>
      </w:r>
    </w:p>
    <w:p w:rsidR="00D25C8F" w:rsidRDefault="00D25C8F" w:rsidP="00D25C8F"/>
    <w:p w:rsidR="00D25C8F" w:rsidRDefault="00D25C8F" w:rsidP="00D25C8F">
      <w:r>
        <w:rPr>
          <w:b/>
          <w:bCs/>
          <w:u w:val="single"/>
        </w:rPr>
        <w:t>NOTA:</w:t>
      </w:r>
      <w:r>
        <w:t xml:space="preserve">  - Cyreles   en  su planta</w:t>
      </w:r>
      <w:r>
        <w:tab/>
      </w:r>
    </w:p>
    <w:p w:rsidR="00D25C8F" w:rsidRDefault="00D25C8F" w:rsidP="00D25C8F">
      <w:pPr>
        <w:pStyle w:val="Prrafodelista"/>
        <w:numPr>
          <w:ilvl w:val="0"/>
          <w:numId w:val="2"/>
        </w:numPr>
      </w:pPr>
      <w:r>
        <w:t xml:space="preserve"> Se aprueba  impresión</w:t>
      </w:r>
    </w:p>
    <w:p w:rsidR="00D25C8F" w:rsidRDefault="00D25C8F" w:rsidP="00D25C8F">
      <w:pPr>
        <w:pStyle w:val="Prrafodelista"/>
        <w:numPr>
          <w:ilvl w:val="0"/>
          <w:numId w:val="2"/>
        </w:numPr>
      </w:pPr>
      <w:r>
        <w:t>UTILIZAR  TINTAS ANTIGRASA</w:t>
      </w:r>
    </w:p>
    <w:p w:rsidR="00D25C8F" w:rsidRPr="00492713" w:rsidRDefault="00D25C8F" w:rsidP="00D25C8F">
      <w:pPr>
        <w:ind w:left="1500"/>
        <w:rPr>
          <w:b/>
          <w:sz w:val="28"/>
          <w:szCs w:val="28"/>
        </w:rPr>
      </w:pPr>
    </w:p>
    <w:p w:rsidR="00D25C8F" w:rsidRDefault="00D25C8F" w:rsidP="00D25C8F"/>
    <w:p w:rsidR="00D25C8F" w:rsidRDefault="00D25C8F" w:rsidP="00D25C8F"/>
    <w:p w:rsidR="00D25C8F" w:rsidRDefault="00D25C8F" w:rsidP="00D25C8F">
      <w:r>
        <w:t>Agradezco la atención y colaboración prestada.</w:t>
      </w:r>
    </w:p>
    <w:p w:rsidR="00D25C8F" w:rsidRDefault="00D25C8F" w:rsidP="00D25C8F"/>
    <w:p w:rsidR="00D25C8F" w:rsidRDefault="00D25C8F" w:rsidP="00D25C8F">
      <w:r>
        <w:t>Cordialmente,</w:t>
      </w:r>
    </w:p>
    <w:p w:rsidR="00D25C8F" w:rsidRDefault="00D25C8F" w:rsidP="00D25C8F"/>
    <w:p w:rsidR="00D25C8F" w:rsidRPr="00F4077E" w:rsidRDefault="00D25C8F" w:rsidP="00D25C8F">
      <w:pPr>
        <w:rPr>
          <w:b/>
        </w:rPr>
      </w:pPr>
    </w:p>
    <w:p w:rsidR="00D25C8F" w:rsidRDefault="00D25C8F" w:rsidP="00D25C8F"/>
    <w:p w:rsidR="00D25C8F" w:rsidRDefault="00D25C8F" w:rsidP="00D25C8F">
      <w:r>
        <w:t>RICARDO CASAS ZAPATA</w:t>
      </w:r>
    </w:p>
    <w:p w:rsidR="00D25C8F" w:rsidRDefault="00D25C8F" w:rsidP="00D25C8F">
      <w:r>
        <w:t>Director.</w:t>
      </w:r>
    </w:p>
    <w:p w:rsidR="00D25C8F" w:rsidRDefault="00D25C8F" w:rsidP="001D2E73">
      <w:pPr>
        <w:rPr>
          <w:b/>
        </w:rPr>
      </w:pPr>
    </w:p>
    <w:p w:rsidR="006C2700" w:rsidRDefault="006C2700" w:rsidP="001D2E73">
      <w:pPr>
        <w:rPr>
          <w:b/>
        </w:rPr>
      </w:pPr>
    </w:p>
    <w:p w:rsidR="006C2700" w:rsidRDefault="006C2700" w:rsidP="001D2E73">
      <w:pPr>
        <w:rPr>
          <w:b/>
        </w:rPr>
      </w:pPr>
    </w:p>
    <w:p w:rsidR="006C2700" w:rsidRDefault="006C2700" w:rsidP="006C2700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6C2700" w:rsidRDefault="006C2700" w:rsidP="006C2700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6C2700" w:rsidRDefault="006C2700" w:rsidP="006C2700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6C2700" w:rsidRDefault="006C2700" w:rsidP="006C2700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6C2700" w:rsidRDefault="006C2700" w:rsidP="006C2700"/>
    <w:p w:rsidR="006C2700" w:rsidRDefault="006C2700" w:rsidP="006C2700">
      <w:pPr>
        <w:pStyle w:val="Ttulo1"/>
      </w:pPr>
      <w:r>
        <w:t>ORDEN DE TRABAJO    N°     06835</w:t>
      </w:r>
    </w:p>
    <w:p w:rsidR="006C2700" w:rsidRDefault="006C2700" w:rsidP="006C2700"/>
    <w:p w:rsidR="006C2700" w:rsidRDefault="00E1246B" w:rsidP="006C2700">
      <w:r>
        <w:t>FECHA:</w:t>
      </w:r>
      <w:r>
        <w:tab/>
        <w:t>Medellín, Julio   26</w:t>
      </w:r>
      <w:r w:rsidR="006C2700">
        <w:t xml:space="preserve">    de  2010</w:t>
      </w:r>
    </w:p>
    <w:p w:rsidR="006C2700" w:rsidRDefault="006C2700" w:rsidP="006C2700">
      <w:r>
        <w:t>PARA:</w:t>
      </w:r>
      <w:r>
        <w:tab/>
      </w:r>
      <w:r>
        <w:tab/>
        <w:t>PLÁSTICOS DARMA</w:t>
      </w:r>
    </w:p>
    <w:p w:rsidR="006C2700" w:rsidRDefault="006C2700" w:rsidP="006C2700">
      <w:r>
        <w:t>ATENCIÓN:</w:t>
      </w:r>
      <w:r>
        <w:tab/>
        <w:t>Sr. Darío Jaramillo</w:t>
      </w:r>
    </w:p>
    <w:p w:rsidR="006C2700" w:rsidRDefault="006C2700" w:rsidP="006C2700">
      <w:r>
        <w:tab/>
      </w:r>
      <w:r>
        <w:tab/>
        <w:t>Gerente.</w:t>
      </w:r>
    </w:p>
    <w:p w:rsidR="006C2700" w:rsidRDefault="006C2700" w:rsidP="006C2700"/>
    <w:p w:rsidR="006C2700" w:rsidRDefault="006C2700" w:rsidP="006C2700">
      <w:r>
        <w:t>Apreciado Don Darío :</w:t>
      </w:r>
    </w:p>
    <w:p w:rsidR="006C2700" w:rsidRDefault="006C2700" w:rsidP="006C2700">
      <w:r>
        <w:t xml:space="preserve"> </w:t>
      </w:r>
    </w:p>
    <w:p w:rsidR="006C2700" w:rsidRDefault="006C2700" w:rsidP="006C2700">
      <w:r>
        <w:t xml:space="preserve">Con la presente estamos solicitando el siguiente servicio de  </w:t>
      </w:r>
      <w:r w:rsidRPr="00F3741C">
        <w:rPr>
          <w:u w:val="single"/>
        </w:rPr>
        <w:t>IMPRESION</w:t>
      </w:r>
      <w:r>
        <w:t>:</w:t>
      </w:r>
    </w:p>
    <w:p w:rsidR="006C2700" w:rsidRDefault="006C2700" w:rsidP="006C2700"/>
    <w:p w:rsidR="006C2700" w:rsidRDefault="006C2700" w:rsidP="006C2700">
      <w:pPr>
        <w:rPr>
          <w:b/>
          <w:bCs/>
          <w:u w:val="single"/>
        </w:rPr>
      </w:pPr>
    </w:p>
    <w:p w:rsidR="006C2700" w:rsidRDefault="006C2700" w:rsidP="006C2700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6C2700" w:rsidRDefault="006C2700" w:rsidP="006C2700"/>
    <w:p w:rsidR="006C2700" w:rsidRDefault="006C2700" w:rsidP="006C2700">
      <w:r>
        <w:t>MATERIAL:</w:t>
      </w:r>
      <w:r>
        <w:tab/>
      </w:r>
      <w:r>
        <w:tab/>
        <w:t>Polietileno BAJA  Tubular</w:t>
      </w:r>
    </w:p>
    <w:p w:rsidR="006C2700" w:rsidRPr="003F0627" w:rsidRDefault="006C2700" w:rsidP="006C2700">
      <w:pPr>
        <w:rPr>
          <w:b/>
        </w:rPr>
      </w:pPr>
      <w:r>
        <w:t>MEDIDA:</w:t>
      </w:r>
      <w:r>
        <w:tab/>
      </w:r>
      <w:r>
        <w:tab/>
      </w:r>
      <w:r>
        <w:rPr>
          <w:b/>
        </w:rPr>
        <w:t>88  cm</w:t>
      </w:r>
    </w:p>
    <w:p w:rsidR="006C2700" w:rsidRDefault="006C2700" w:rsidP="006C2700">
      <w:r>
        <w:t>CALIBRE:</w:t>
      </w:r>
      <w:r>
        <w:tab/>
      </w:r>
      <w:r>
        <w:tab/>
      </w:r>
      <w:r w:rsidRPr="000852A2">
        <w:rPr>
          <w:b/>
          <w:sz w:val="28"/>
          <w:szCs w:val="28"/>
        </w:rPr>
        <w:t>1.0   ”</w:t>
      </w:r>
    </w:p>
    <w:p w:rsidR="006C2700" w:rsidRDefault="006C2700" w:rsidP="006C2700">
      <w:r>
        <w:t>COLOR:</w:t>
      </w:r>
      <w:r>
        <w:tab/>
      </w:r>
      <w:r>
        <w:tab/>
        <w:t>Transparente</w:t>
      </w:r>
    </w:p>
    <w:p w:rsidR="006C2700" w:rsidRDefault="006C2700" w:rsidP="006C2700">
      <w:pPr>
        <w:rPr>
          <w:b/>
          <w:bCs/>
        </w:rPr>
      </w:pPr>
      <w:r>
        <w:t>CANTIDAD:</w:t>
      </w:r>
      <w:r>
        <w:tab/>
      </w:r>
      <w:r>
        <w:tab/>
      </w:r>
      <w:r w:rsidR="002469C9">
        <w:rPr>
          <w:b/>
        </w:rPr>
        <w:t>1.1</w:t>
      </w:r>
      <w:r>
        <w:rPr>
          <w:b/>
        </w:rPr>
        <w:t>00</w:t>
      </w:r>
      <w:r>
        <w:t xml:space="preserve">    Kg.</w:t>
      </w:r>
    </w:p>
    <w:p w:rsidR="006C2700" w:rsidRDefault="006C2700" w:rsidP="006C2700">
      <w:r>
        <w:t>COLORES:</w:t>
      </w:r>
      <w:r>
        <w:tab/>
      </w:r>
      <w:r>
        <w:tab/>
        <w:t xml:space="preserve">1   </w:t>
      </w:r>
      <w:r w:rsidRPr="0047438F">
        <w:rPr>
          <w:b/>
        </w:rPr>
        <w:t>(  Azul  pantone    314  C   )</w:t>
      </w:r>
    </w:p>
    <w:p w:rsidR="006C2700" w:rsidRDefault="006C2700" w:rsidP="006C2700">
      <w:r>
        <w:t>CARAS:</w:t>
      </w:r>
      <w:r>
        <w:tab/>
      </w:r>
      <w:r>
        <w:tab/>
        <w:t>1  (1 x 1 )</w:t>
      </w:r>
    </w:p>
    <w:p w:rsidR="006C2700" w:rsidRDefault="006C2700" w:rsidP="006C2700">
      <w:r>
        <w:t>REPETICIÓN:</w:t>
      </w:r>
      <w:r>
        <w:tab/>
        <w:t xml:space="preserve">26    Cms. </w:t>
      </w:r>
    </w:p>
    <w:p w:rsidR="006C2700" w:rsidRDefault="006C2700" w:rsidP="006C2700">
      <w:r>
        <w:t>BOLSA:</w:t>
      </w:r>
      <w:r>
        <w:tab/>
      </w:r>
      <w:r>
        <w:tab/>
        <w:t xml:space="preserve">26   X   44  cm  </w:t>
      </w:r>
    </w:p>
    <w:p w:rsidR="006C2700" w:rsidRDefault="006C2700" w:rsidP="006C2700">
      <w:r>
        <w:t>RODILLO :                52</w:t>
      </w:r>
    </w:p>
    <w:p w:rsidR="006C2700" w:rsidRDefault="006C2700" w:rsidP="006C2700">
      <w:r>
        <w:t>SELLADO:</w:t>
      </w:r>
      <w:r>
        <w:tab/>
      </w:r>
      <w:r>
        <w:tab/>
        <w:t xml:space="preserve">Lateral  </w:t>
      </w:r>
    </w:p>
    <w:p w:rsidR="006C2700" w:rsidRPr="001F34F2" w:rsidRDefault="006C2700" w:rsidP="006C2700">
      <w:r w:rsidRPr="001F34F2">
        <w:t>REFERENCIA:</w:t>
      </w:r>
      <w:r w:rsidRPr="001F34F2">
        <w:tab/>
      </w:r>
      <w:r>
        <w:rPr>
          <w:b/>
        </w:rPr>
        <w:t>COBANA</w:t>
      </w:r>
    </w:p>
    <w:p w:rsidR="006C2700" w:rsidRPr="001F34F2" w:rsidRDefault="006C2700" w:rsidP="006C2700"/>
    <w:p w:rsidR="006C2700" w:rsidRPr="001F34F2" w:rsidRDefault="006C2700" w:rsidP="006C2700">
      <w:r w:rsidRPr="001F34F2">
        <w:rPr>
          <w:b/>
        </w:rPr>
        <w:tab/>
      </w:r>
      <w:r w:rsidRPr="001F34F2">
        <w:rPr>
          <w:b/>
        </w:rPr>
        <w:tab/>
      </w:r>
      <w:r w:rsidRPr="001F34F2">
        <w:rPr>
          <w:b/>
        </w:rPr>
        <w:tab/>
      </w:r>
    </w:p>
    <w:p w:rsidR="006C2700" w:rsidRDefault="006C2700" w:rsidP="006C2700">
      <w:r>
        <w:rPr>
          <w:b/>
          <w:bCs/>
          <w:u w:val="single"/>
        </w:rPr>
        <w:t>NOTA:</w:t>
      </w:r>
      <w:r>
        <w:t xml:space="preserve">  - Los cyreles  estan en su Planta</w:t>
      </w:r>
    </w:p>
    <w:p w:rsidR="006C2700" w:rsidRDefault="006C2700" w:rsidP="006C2700">
      <w:pPr>
        <w:numPr>
          <w:ilvl w:val="0"/>
          <w:numId w:val="2"/>
        </w:numPr>
      </w:pPr>
      <w:r>
        <w:t>Altura y tonos según   Arte</w:t>
      </w:r>
    </w:p>
    <w:p w:rsidR="006C2700" w:rsidRDefault="006C2700" w:rsidP="006C2700">
      <w:pPr>
        <w:numPr>
          <w:ilvl w:val="0"/>
          <w:numId w:val="2"/>
        </w:numPr>
        <w:rPr>
          <w:b/>
        </w:rPr>
      </w:pPr>
      <w:r>
        <w:rPr>
          <w:b/>
        </w:rPr>
        <w:t>SE DEBEN SACAR ROLLOS PARTIDOS EN IMPRESIÓN</w:t>
      </w:r>
    </w:p>
    <w:p w:rsidR="006C2700" w:rsidRDefault="006C2700" w:rsidP="006C2700">
      <w:pPr>
        <w:numPr>
          <w:ilvl w:val="0"/>
          <w:numId w:val="2"/>
        </w:numPr>
        <w:rPr>
          <w:b/>
          <w:sz w:val="28"/>
          <w:szCs w:val="28"/>
        </w:rPr>
      </w:pPr>
      <w:r w:rsidRPr="00D128D6">
        <w:rPr>
          <w:b/>
          <w:sz w:val="28"/>
          <w:szCs w:val="28"/>
        </w:rPr>
        <w:t xml:space="preserve">COLOCAR GUIA EN </w:t>
      </w:r>
      <w:smartTag w:uri="urn:schemas-microsoft-com:office:smarttags" w:element="PersonName">
        <w:smartTagPr>
          <w:attr w:name="ProductID" w:val="LA PARTE INFERIOR"/>
        </w:smartTagPr>
        <w:smartTag w:uri="urn:schemas-microsoft-com:office:smarttags" w:element="PersonName">
          <w:smartTagPr>
            <w:attr w:name="ProductID" w:val="LA PARTE"/>
          </w:smartTagPr>
          <w:r w:rsidRPr="00D128D6">
            <w:rPr>
              <w:b/>
              <w:sz w:val="28"/>
              <w:szCs w:val="28"/>
            </w:rPr>
            <w:t>LA PARTE</w:t>
          </w:r>
        </w:smartTag>
        <w:r w:rsidRPr="00D128D6">
          <w:rPr>
            <w:b/>
            <w:sz w:val="28"/>
            <w:szCs w:val="28"/>
          </w:rPr>
          <w:t xml:space="preserve"> INFERIOR</w:t>
        </w:r>
      </w:smartTag>
    </w:p>
    <w:p w:rsidR="006C2700" w:rsidRDefault="006C2700" w:rsidP="006C2700">
      <w:pPr>
        <w:numPr>
          <w:ilvl w:val="0"/>
          <w:numId w:val="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P.U.  ENVIA EL TUBULAR</w:t>
      </w:r>
    </w:p>
    <w:p w:rsidR="006C2700" w:rsidRDefault="006C2700" w:rsidP="006C2700">
      <w:pPr>
        <w:numPr>
          <w:ilvl w:val="0"/>
          <w:numId w:val="2"/>
        </w:numPr>
        <w:rPr>
          <w:b/>
          <w:sz w:val="32"/>
          <w:szCs w:val="32"/>
        </w:rPr>
      </w:pPr>
      <w:r w:rsidRPr="0047438F">
        <w:rPr>
          <w:b/>
          <w:sz w:val="32"/>
          <w:szCs w:val="32"/>
        </w:rPr>
        <w:t xml:space="preserve">SE  APRUEBA  </w:t>
      </w:r>
      <w:r>
        <w:rPr>
          <w:b/>
          <w:sz w:val="32"/>
          <w:szCs w:val="32"/>
        </w:rPr>
        <w:t>IMPRESIÓN</w:t>
      </w:r>
    </w:p>
    <w:p w:rsidR="006C2700" w:rsidRPr="0047438F" w:rsidRDefault="006C2700" w:rsidP="006C2700">
      <w:pPr>
        <w:numPr>
          <w:ilvl w:val="0"/>
          <w:numId w:val="2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OJO EL PANTONE ES  </w:t>
      </w:r>
      <w:r w:rsidRPr="0047438F">
        <w:rPr>
          <w:b/>
          <w:sz w:val="32"/>
          <w:szCs w:val="32"/>
          <w:u w:val="single"/>
        </w:rPr>
        <w:t>314  C</w:t>
      </w:r>
      <w:r>
        <w:rPr>
          <w:b/>
          <w:sz w:val="32"/>
          <w:szCs w:val="32"/>
        </w:rPr>
        <w:t xml:space="preserve"> </w:t>
      </w:r>
    </w:p>
    <w:p w:rsidR="006C2700" w:rsidRPr="00465B97" w:rsidRDefault="006C2700" w:rsidP="006C2700"/>
    <w:p w:rsidR="006C2700" w:rsidRDefault="006C2700" w:rsidP="006C2700">
      <w:r>
        <w:t>Agradezco la atención y colaboración prestada.</w:t>
      </w:r>
    </w:p>
    <w:p w:rsidR="006C2700" w:rsidRDefault="006C2700" w:rsidP="006C2700"/>
    <w:p w:rsidR="006C2700" w:rsidRDefault="006C2700" w:rsidP="006C2700">
      <w:r>
        <w:t>Cordialmente,</w:t>
      </w:r>
    </w:p>
    <w:p w:rsidR="006C2700" w:rsidRDefault="006C2700" w:rsidP="006C2700"/>
    <w:p w:rsidR="006C2700" w:rsidRDefault="006C2700" w:rsidP="006C2700"/>
    <w:p w:rsidR="006C2700" w:rsidRDefault="006C2700" w:rsidP="006C2700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6C2700" w:rsidRDefault="006C2700" w:rsidP="006C2700">
      <w:r>
        <w:t>Director.</w:t>
      </w:r>
    </w:p>
    <w:p w:rsidR="006C2700" w:rsidRDefault="006C2700" w:rsidP="001D2E73">
      <w:pPr>
        <w:rPr>
          <w:b/>
        </w:rPr>
      </w:pPr>
    </w:p>
    <w:p w:rsidR="00A56CDF" w:rsidRDefault="00A56CDF" w:rsidP="001D2E73">
      <w:pPr>
        <w:rPr>
          <w:b/>
        </w:rPr>
      </w:pPr>
    </w:p>
    <w:p w:rsidR="00A56CDF" w:rsidRDefault="00A56CDF" w:rsidP="00A56CDF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A56CDF" w:rsidRDefault="00A56CDF" w:rsidP="00A56CDF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A56CDF" w:rsidRDefault="00A56CDF" w:rsidP="00A56CDF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A56CDF" w:rsidRDefault="00A56CDF" w:rsidP="00A56CDF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A56CDF" w:rsidRDefault="00A56CDF" w:rsidP="00A56CDF"/>
    <w:p w:rsidR="00A56CDF" w:rsidRDefault="00A56CDF" w:rsidP="00A56CDF">
      <w:pPr>
        <w:pStyle w:val="Ttulo1"/>
      </w:pPr>
      <w:r>
        <w:t>ORDEN DE TRABAJO   N°      06731</w:t>
      </w:r>
    </w:p>
    <w:p w:rsidR="00A56CDF" w:rsidRDefault="00A56CDF" w:rsidP="00A56CDF"/>
    <w:p w:rsidR="00A56CDF" w:rsidRDefault="00A56CDF" w:rsidP="00A56CDF">
      <w:r>
        <w:t>FECHA:</w:t>
      </w:r>
      <w:r>
        <w:tab/>
        <w:t>Medellín, Julio    12   de 2010</w:t>
      </w:r>
    </w:p>
    <w:p w:rsidR="00A56CDF" w:rsidRDefault="00A56CDF" w:rsidP="00A56CDF">
      <w:r>
        <w:t>PARA:</w:t>
      </w:r>
      <w:r>
        <w:tab/>
      </w:r>
      <w:r>
        <w:tab/>
        <w:t>PLÁSTICOS   DARMA</w:t>
      </w:r>
    </w:p>
    <w:p w:rsidR="00A56CDF" w:rsidRDefault="00A56CDF" w:rsidP="00A56CDF">
      <w:r>
        <w:t>ATENCIÓN:</w:t>
      </w:r>
      <w:r>
        <w:tab/>
        <w:t>Sr. DARIO JARAMILLO</w:t>
      </w:r>
    </w:p>
    <w:p w:rsidR="00A56CDF" w:rsidRDefault="00A56CDF" w:rsidP="00A56CDF"/>
    <w:p w:rsidR="00A56CDF" w:rsidRDefault="00A56CDF" w:rsidP="00A56CDF">
      <w:r>
        <w:t>Apreciado Dn DARIO:</w:t>
      </w:r>
    </w:p>
    <w:p w:rsidR="00A56CDF" w:rsidRDefault="00A56CDF" w:rsidP="00A56CDF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A56CDF" w:rsidRDefault="00A56CDF" w:rsidP="00A56CDF"/>
    <w:p w:rsidR="00A56CDF" w:rsidRDefault="00A56CDF" w:rsidP="00A56CDF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A56CDF" w:rsidRDefault="00A56CDF" w:rsidP="00A56CDF"/>
    <w:p w:rsidR="00A56CDF" w:rsidRDefault="00A56CDF" w:rsidP="00A56CDF">
      <w:r>
        <w:t>MATERIAL :</w:t>
      </w:r>
      <w:r>
        <w:tab/>
      </w:r>
      <w:r>
        <w:tab/>
        <w:t>Polietileno de Baja  densidad   Transparente  Tubular</w:t>
      </w:r>
    </w:p>
    <w:p w:rsidR="00A56CDF" w:rsidRDefault="00A56CDF" w:rsidP="00A56CDF">
      <w:r>
        <w:t>MEDIDA:</w:t>
      </w:r>
      <w:r>
        <w:tab/>
      </w:r>
      <w:r>
        <w:tab/>
      </w:r>
      <w:r>
        <w:rPr>
          <w:b/>
        </w:rPr>
        <w:t>21 + 8 + 8</w:t>
      </w:r>
      <w:r>
        <w:t xml:space="preserve">   cms   </w:t>
      </w:r>
    </w:p>
    <w:p w:rsidR="00A56CDF" w:rsidRDefault="00A56CDF" w:rsidP="00A56CDF">
      <w:r>
        <w:t>CALIBRE :</w:t>
      </w:r>
      <w:r>
        <w:tab/>
      </w:r>
      <w:r>
        <w:tab/>
      </w:r>
      <w:r>
        <w:rPr>
          <w:b/>
        </w:rPr>
        <w:t>2.0</w:t>
      </w:r>
      <w:r>
        <w:t xml:space="preserve">   “</w:t>
      </w:r>
    </w:p>
    <w:p w:rsidR="00A56CDF" w:rsidRDefault="00A56CDF" w:rsidP="00A56CDF">
      <w:r>
        <w:t>COLOR :</w:t>
      </w:r>
      <w:r>
        <w:tab/>
      </w:r>
      <w:r>
        <w:tab/>
        <w:t>Tpte</w:t>
      </w:r>
    </w:p>
    <w:p w:rsidR="00A56CDF" w:rsidRPr="0007721A" w:rsidRDefault="00A56CDF" w:rsidP="00A56CDF">
      <w:r>
        <w:t xml:space="preserve">TRATADO : </w:t>
      </w:r>
      <w:r>
        <w:tab/>
      </w:r>
      <w:r>
        <w:tab/>
        <w:t>2  caras</w:t>
      </w:r>
    </w:p>
    <w:p w:rsidR="00A56CDF" w:rsidRDefault="00A56CDF" w:rsidP="00A56CDF">
      <w:r>
        <w:t xml:space="preserve">CANTIDAD : </w:t>
      </w:r>
      <w:r>
        <w:tab/>
      </w:r>
      <w:r w:rsidR="003E10C4">
        <w:rPr>
          <w:b/>
        </w:rPr>
        <w:t>10</w:t>
      </w:r>
      <w:r>
        <w:rPr>
          <w:b/>
        </w:rPr>
        <w:t xml:space="preserve">0 </w:t>
      </w:r>
      <w:r>
        <w:t xml:space="preserve">    kg</w:t>
      </w:r>
    </w:p>
    <w:p w:rsidR="00A56CDF" w:rsidRDefault="00A56CDF" w:rsidP="00A56CDF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 xml:space="preserve">2 ( Según muestra  )        (  Blanco  – Rojo  </w:t>
      </w:r>
      <w:smartTag w:uri="urn:schemas-microsoft-com:office:smarttags" w:element="metricconverter">
        <w:smartTagPr>
          <w:attr w:name="ProductID" w:val="485 C"/>
        </w:smartTagPr>
        <w:r w:rsidRPr="009A0954">
          <w:rPr>
            <w:b/>
          </w:rPr>
          <w:t>485 C</w:t>
        </w:r>
      </w:smartTag>
      <w:r>
        <w:t xml:space="preserve">  )</w:t>
      </w:r>
    </w:p>
    <w:p w:rsidR="00A56CDF" w:rsidRDefault="00A56CDF" w:rsidP="00A56CDF">
      <w:r>
        <w:t xml:space="preserve">CARAS : </w:t>
      </w:r>
      <w:r>
        <w:tab/>
      </w:r>
      <w:r>
        <w:tab/>
        <w:t>2  ( 2  x  2  )</w:t>
      </w:r>
    </w:p>
    <w:p w:rsidR="00A56CDF" w:rsidRDefault="00A56CDF" w:rsidP="00A56CDF">
      <w:r>
        <w:t xml:space="preserve">REPETICIÓN : </w:t>
      </w:r>
      <w:r>
        <w:tab/>
        <w:t>60   cms</w:t>
      </w:r>
    </w:p>
    <w:p w:rsidR="00A56CDF" w:rsidRDefault="00A56CDF" w:rsidP="00A56CDF">
      <w:r>
        <w:t>RODILLO :</w:t>
      </w:r>
      <w:r>
        <w:tab/>
      </w:r>
      <w:r>
        <w:tab/>
        <w:t>60</w:t>
      </w:r>
    </w:p>
    <w:p w:rsidR="00A56CDF" w:rsidRDefault="00A56CDF" w:rsidP="00A56CDF">
      <w:r>
        <w:t>BOLSA  :</w:t>
      </w:r>
      <w:r>
        <w:tab/>
      </w:r>
      <w:r>
        <w:tab/>
      </w:r>
      <w:r>
        <w:rPr>
          <w:b/>
        </w:rPr>
        <w:t>21 + 8 + 8   x  60</w:t>
      </w:r>
      <w:r w:rsidRPr="00336CAC">
        <w:rPr>
          <w:b/>
        </w:rPr>
        <w:t xml:space="preserve">   cm</w:t>
      </w:r>
      <w:r>
        <w:t xml:space="preserve">    </w:t>
      </w:r>
    </w:p>
    <w:p w:rsidR="00A56CDF" w:rsidRDefault="00A56CDF" w:rsidP="00A56CDF">
      <w:r>
        <w:t>SELLADO .</w:t>
      </w:r>
      <w:r>
        <w:tab/>
      </w:r>
      <w:r>
        <w:tab/>
        <w:t xml:space="preserve">Fondo  Tipo  Servo </w:t>
      </w:r>
    </w:p>
    <w:p w:rsidR="00A56CDF" w:rsidRDefault="00A56CDF" w:rsidP="00A56CDF">
      <w:r>
        <w:t>REFERENCIA :</w:t>
      </w:r>
      <w:r>
        <w:tab/>
      </w:r>
      <w:r>
        <w:rPr>
          <w:b/>
        </w:rPr>
        <w:t>ARROBERA  460 gms     ABURRA</w:t>
      </w:r>
    </w:p>
    <w:p w:rsidR="00A56CDF" w:rsidRDefault="00A56CDF" w:rsidP="00A56CDF"/>
    <w:p w:rsidR="00A56CDF" w:rsidRDefault="00A56CDF" w:rsidP="00A56CDF"/>
    <w:p w:rsidR="00A56CDF" w:rsidRDefault="00A56CDF" w:rsidP="00A56CDF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 </w:t>
      </w:r>
      <w:r>
        <w:rPr>
          <w:bCs/>
        </w:rPr>
        <w:t>Cyreles  en su  planta.</w:t>
      </w:r>
    </w:p>
    <w:p w:rsidR="00A56CDF" w:rsidRDefault="00A56CDF" w:rsidP="00A56CDF">
      <w:r>
        <w:t xml:space="preserve">                   -   Anexo muestra física para   alturas y Tonos.        </w:t>
      </w:r>
    </w:p>
    <w:p w:rsidR="00A56CDF" w:rsidRPr="00A721EF" w:rsidRDefault="00A56CDF" w:rsidP="00A56CDF">
      <w:pPr>
        <w:rPr>
          <w:b/>
          <w:bCs/>
          <w:sz w:val="20"/>
        </w:rPr>
      </w:pPr>
      <w:r>
        <w:tab/>
        <w:t xml:space="preserve"> </w:t>
      </w:r>
    </w:p>
    <w:p w:rsidR="00A56CDF" w:rsidRDefault="00A56CDF" w:rsidP="00A56CDF">
      <w:pPr>
        <w:rPr>
          <w:b/>
        </w:rPr>
      </w:pPr>
      <w:r>
        <w:tab/>
        <w:t xml:space="preserve">        </w:t>
      </w:r>
      <w:r>
        <w:tab/>
        <w:t xml:space="preserve">        </w:t>
      </w: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A56CDF" w:rsidRPr="0066704D" w:rsidRDefault="00A56CDF" w:rsidP="00A56CDF">
      <w:pPr>
        <w:rPr>
          <w:b/>
          <w:u w:val="single"/>
        </w:rPr>
      </w:pPr>
      <w:r>
        <w:rPr>
          <w:b/>
        </w:rPr>
        <w:tab/>
        <w:t xml:space="preserve">        -  EL MATERIAL LO ENVIA  P.U .</w:t>
      </w:r>
    </w:p>
    <w:p w:rsidR="00A56CDF" w:rsidRPr="0066704D" w:rsidRDefault="00A56CDF" w:rsidP="00A56CDF">
      <w:pPr>
        <w:rPr>
          <w:b/>
        </w:rPr>
      </w:pPr>
    </w:p>
    <w:p w:rsidR="00A56CDF" w:rsidRDefault="00A56CDF" w:rsidP="00A56CDF">
      <w:r>
        <w:tab/>
      </w:r>
      <w:r>
        <w:tab/>
      </w:r>
    </w:p>
    <w:p w:rsidR="00A56CDF" w:rsidRDefault="00A56CDF" w:rsidP="00A56CDF">
      <w:r>
        <w:t>Agradezco la atención y colaboración prestada.</w:t>
      </w:r>
    </w:p>
    <w:p w:rsidR="00A56CDF" w:rsidRDefault="00A56CDF" w:rsidP="00A56CDF"/>
    <w:p w:rsidR="00A56CDF" w:rsidRDefault="00A56CDF" w:rsidP="00A56CDF"/>
    <w:p w:rsidR="00A56CDF" w:rsidRDefault="00A56CDF" w:rsidP="00A56CDF"/>
    <w:p w:rsidR="00A56CDF" w:rsidRDefault="00A56CDF" w:rsidP="00A56CDF">
      <w:r>
        <w:t>Cordialmente</w:t>
      </w:r>
    </w:p>
    <w:p w:rsidR="00A56CDF" w:rsidRDefault="00A56CDF" w:rsidP="00A56CDF"/>
    <w:p w:rsidR="00A56CDF" w:rsidRDefault="00A56CDF" w:rsidP="00A56CDF"/>
    <w:p w:rsidR="00A56CDF" w:rsidRDefault="00A56CDF" w:rsidP="00A56CDF">
      <w:r>
        <w:t>RICARDO CASAS ZAPATA</w:t>
      </w:r>
    </w:p>
    <w:p w:rsidR="00A56CDF" w:rsidRDefault="00A56CDF" w:rsidP="00A56CDF">
      <w:r>
        <w:t>Director.</w:t>
      </w:r>
    </w:p>
    <w:p w:rsidR="00A56CDF" w:rsidRDefault="00A56CDF" w:rsidP="001D2E73">
      <w:pPr>
        <w:rPr>
          <w:b/>
        </w:rPr>
      </w:pPr>
    </w:p>
    <w:p w:rsidR="00A82F2B" w:rsidRDefault="00A82F2B" w:rsidP="001D2E73">
      <w:pPr>
        <w:rPr>
          <w:b/>
        </w:rPr>
      </w:pPr>
    </w:p>
    <w:p w:rsidR="00A82F2B" w:rsidRDefault="00A82F2B" w:rsidP="001D2E73">
      <w:pPr>
        <w:rPr>
          <w:b/>
        </w:rPr>
      </w:pPr>
    </w:p>
    <w:p w:rsidR="00A82F2B" w:rsidRDefault="00A82F2B" w:rsidP="001D2E73">
      <w:pPr>
        <w:rPr>
          <w:b/>
        </w:rPr>
      </w:pPr>
    </w:p>
    <w:p w:rsidR="00A82F2B" w:rsidRDefault="00A82F2B" w:rsidP="00A82F2B">
      <w:pPr>
        <w:rPr>
          <w:b/>
        </w:rPr>
      </w:pPr>
    </w:p>
    <w:p w:rsidR="00A82F2B" w:rsidRDefault="00A82F2B" w:rsidP="00A82F2B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A82F2B" w:rsidRDefault="00A82F2B" w:rsidP="00A82F2B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A82F2B" w:rsidRDefault="00A82F2B" w:rsidP="00A82F2B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A82F2B" w:rsidRDefault="00A82F2B" w:rsidP="00A82F2B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A82F2B" w:rsidRDefault="00A82F2B" w:rsidP="00A82F2B"/>
    <w:p w:rsidR="00A82F2B" w:rsidRDefault="00A82F2B" w:rsidP="00A82F2B">
      <w:pPr>
        <w:pStyle w:val="Ttulo1"/>
      </w:pPr>
      <w:r>
        <w:t>ORD EN DE TRABAJO  N°      06822</w:t>
      </w:r>
    </w:p>
    <w:p w:rsidR="00A82F2B" w:rsidRDefault="00A82F2B" w:rsidP="00A82F2B"/>
    <w:p w:rsidR="00A82F2B" w:rsidRDefault="00A82F2B" w:rsidP="00A82F2B">
      <w:r>
        <w:t>FECHA:</w:t>
      </w:r>
      <w:r>
        <w:tab/>
        <w:t>Medellín,  Julio   29    de  2010</w:t>
      </w:r>
    </w:p>
    <w:p w:rsidR="00A82F2B" w:rsidRDefault="00A82F2B" w:rsidP="00A82F2B">
      <w:r>
        <w:t>PARA:</w:t>
      </w:r>
      <w:r>
        <w:tab/>
      </w:r>
      <w:r>
        <w:tab/>
        <w:t>PLÁSTICOS DARMA</w:t>
      </w:r>
    </w:p>
    <w:p w:rsidR="00A82F2B" w:rsidRDefault="00A82F2B" w:rsidP="00A82F2B">
      <w:r>
        <w:t>ATENCIÓN:</w:t>
      </w:r>
      <w:r>
        <w:tab/>
        <w:t>Sr. Darío Jaramillo</w:t>
      </w:r>
    </w:p>
    <w:p w:rsidR="00A82F2B" w:rsidRDefault="00A82F2B" w:rsidP="00A82F2B">
      <w:r>
        <w:tab/>
      </w:r>
      <w:r>
        <w:tab/>
        <w:t>Gerente.</w:t>
      </w:r>
    </w:p>
    <w:p w:rsidR="00A82F2B" w:rsidRDefault="00A82F2B" w:rsidP="00A82F2B"/>
    <w:p w:rsidR="00A82F2B" w:rsidRDefault="00A82F2B" w:rsidP="00A82F2B">
      <w:r>
        <w:t>Apreciado Don Darío:</w:t>
      </w:r>
    </w:p>
    <w:p w:rsidR="00A82F2B" w:rsidRDefault="00A82F2B" w:rsidP="00A82F2B"/>
    <w:p w:rsidR="00A82F2B" w:rsidRDefault="00A82F2B" w:rsidP="00A82F2B">
      <w:r>
        <w:t>Con la presente estamos solicitando el siguiente Material :</w:t>
      </w:r>
    </w:p>
    <w:p w:rsidR="00A82F2B" w:rsidRDefault="00A82F2B" w:rsidP="00A82F2B"/>
    <w:p w:rsidR="00A82F2B" w:rsidRDefault="00A82F2B" w:rsidP="00A82F2B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A82F2B" w:rsidRDefault="00A82F2B" w:rsidP="00A82F2B">
      <w:pPr>
        <w:rPr>
          <w:b/>
          <w:bCs/>
          <w:u w:val="single"/>
        </w:rPr>
      </w:pPr>
    </w:p>
    <w:p w:rsidR="00A82F2B" w:rsidRDefault="00A82F2B" w:rsidP="00A82F2B">
      <w:r>
        <w:t>MATERIAL:</w:t>
      </w:r>
      <w:r>
        <w:tab/>
      </w:r>
      <w:r>
        <w:tab/>
        <w:t>Polietileno Alta Densidad Pigmentado NEGRO LAMINA</w:t>
      </w:r>
    </w:p>
    <w:p w:rsidR="00A82F2B" w:rsidRDefault="00A82F2B" w:rsidP="00A82F2B">
      <w:r>
        <w:t>MEDIDA:</w:t>
      </w:r>
      <w:r>
        <w:tab/>
      </w:r>
      <w:r>
        <w:tab/>
        <w:t>60  Cms.</w:t>
      </w:r>
    </w:p>
    <w:p w:rsidR="00A82F2B" w:rsidRDefault="00A82F2B" w:rsidP="00A82F2B">
      <w:pPr>
        <w:rPr>
          <w:b/>
          <w:bCs/>
        </w:rPr>
      </w:pPr>
      <w:r>
        <w:t>CALIBRE:</w:t>
      </w:r>
      <w:r>
        <w:tab/>
      </w:r>
      <w:r>
        <w:tab/>
      </w:r>
      <w:r>
        <w:rPr>
          <w:b/>
        </w:rPr>
        <w:t>3.5</w:t>
      </w:r>
      <w:r>
        <w:t xml:space="preserve"> </w:t>
      </w:r>
      <w:r>
        <w:rPr>
          <w:b/>
          <w:bCs/>
        </w:rPr>
        <w:t xml:space="preserve">  ”</w:t>
      </w:r>
    </w:p>
    <w:p w:rsidR="00A82F2B" w:rsidRDefault="00A82F2B" w:rsidP="00A82F2B">
      <w:r>
        <w:t>COLOR:</w:t>
      </w:r>
      <w:r>
        <w:tab/>
      </w:r>
      <w:r>
        <w:tab/>
        <w:t>NEGRO  ( Según muestra  ).</w:t>
      </w:r>
    </w:p>
    <w:p w:rsidR="00A82F2B" w:rsidRDefault="00A82F2B" w:rsidP="00A82F2B">
      <w:r>
        <w:t>TRATADO:</w:t>
      </w:r>
      <w:r>
        <w:tab/>
      </w:r>
      <w:r>
        <w:tab/>
        <w:t>2 Caras.</w:t>
      </w:r>
    </w:p>
    <w:p w:rsidR="00A82F2B" w:rsidRDefault="00A82F2B" w:rsidP="00A82F2B">
      <w:pPr>
        <w:rPr>
          <w:b/>
          <w:bCs/>
        </w:rPr>
      </w:pPr>
      <w:r>
        <w:t>CANTIDAD:</w:t>
      </w:r>
      <w:r>
        <w:tab/>
      </w:r>
      <w:r>
        <w:tab/>
      </w:r>
      <w:r>
        <w:rPr>
          <w:b/>
        </w:rPr>
        <w:t>130</w:t>
      </w:r>
      <w:r w:rsidRPr="006202ED">
        <w:rPr>
          <w:b/>
        </w:rPr>
        <w:t xml:space="preserve">   Kg.</w:t>
      </w:r>
      <w:r>
        <w:rPr>
          <w:b/>
          <w:bCs/>
        </w:rPr>
        <w:t xml:space="preserve"> </w:t>
      </w:r>
    </w:p>
    <w:p w:rsidR="00A82F2B" w:rsidRDefault="00A82F2B" w:rsidP="00A82F2B">
      <w:r>
        <w:t>REFERENCIA:</w:t>
      </w:r>
      <w:r>
        <w:tab/>
      </w:r>
      <w:r>
        <w:rPr>
          <w:b/>
        </w:rPr>
        <w:t>QUIK  SILVER PEQUEÑA</w:t>
      </w:r>
    </w:p>
    <w:p w:rsidR="00A82F2B" w:rsidRDefault="00A82F2B" w:rsidP="00A82F2B">
      <w:r>
        <w:t>COLORES:</w:t>
      </w:r>
      <w:r>
        <w:tab/>
      </w:r>
      <w:r>
        <w:tab/>
        <w:t>3 ( Gris-blanco- rojo  )</w:t>
      </w:r>
    </w:p>
    <w:p w:rsidR="00A82F2B" w:rsidRDefault="009836B0" w:rsidP="00A82F2B">
      <w:r>
        <w:t>CARAS:</w:t>
      </w:r>
      <w:r>
        <w:tab/>
      </w:r>
      <w:r>
        <w:tab/>
        <w:t>2</w:t>
      </w:r>
    </w:p>
    <w:p w:rsidR="00A82F2B" w:rsidRDefault="00A82F2B" w:rsidP="00A82F2B">
      <w:r>
        <w:t>REPETICIÓN:</w:t>
      </w:r>
      <w:r>
        <w:tab/>
        <w:t>40</w:t>
      </w:r>
    </w:p>
    <w:p w:rsidR="00A82F2B" w:rsidRDefault="00A82F2B" w:rsidP="00A82F2B">
      <w:r>
        <w:t>RODILLO:</w:t>
      </w:r>
      <w:r>
        <w:tab/>
      </w:r>
      <w:r>
        <w:tab/>
        <w:t>40</w:t>
      </w:r>
    </w:p>
    <w:p w:rsidR="00A82F2B" w:rsidRDefault="00A82F2B" w:rsidP="00A82F2B">
      <w:r>
        <w:t>BOLSA:</w:t>
      </w:r>
      <w:r>
        <w:tab/>
      </w:r>
      <w:r>
        <w:tab/>
      </w:r>
      <w:r w:rsidR="009836B0">
        <w:rPr>
          <w:b/>
        </w:rPr>
        <w:t xml:space="preserve">40  x  30  </w:t>
      </w:r>
      <w:r w:rsidRPr="00531792">
        <w:rPr>
          <w:b/>
        </w:rPr>
        <w:t xml:space="preserve"> cms</w:t>
      </w:r>
      <w:r w:rsidR="009836B0">
        <w:t xml:space="preserve">  con  manija  plastica</w:t>
      </w:r>
    </w:p>
    <w:p w:rsidR="00A82F2B" w:rsidRDefault="00A82F2B" w:rsidP="00A82F2B">
      <w:r>
        <w:t>SELLADO:</w:t>
      </w:r>
      <w:r>
        <w:tab/>
      </w:r>
      <w:r>
        <w:tab/>
        <w:t>Para selle  Lateral</w:t>
      </w:r>
    </w:p>
    <w:p w:rsidR="00A82F2B" w:rsidRDefault="00A82F2B" w:rsidP="00A82F2B"/>
    <w:p w:rsidR="00A82F2B" w:rsidRDefault="00A82F2B" w:rsidP="00A82F2B">
      <w:r>
        <w:rPr>
          <w:b/>
          <w:bCs/>
          <w:u w:val="single"/>
        </w:rPr>
        <w:t>NOTA:</w:t>
      </w:r>
      <w:r>
        <w:t xml:space="preserve">  * L</w:t>
      </w:r>
      <w:r w:rsidR="009836B0">
        <w:t xml:space="preserve">os cyreles los </w:t>
      </w:r>
      <w:r w:rsidR="00807BD5">
        <w:t>envía</w:t>
      </w:r>
      <w:r w:rsidR="009836B0">
        <w:t xml:space="preserve">  </w:t>
      </w:r>
      <w:r w:rsidR="00807BD5">
        <w:t>GRAFIFLEX</w:t>
      </w:r>
    </w:p>
    <w:p w:rsidR="00A82F2B" w:rsidRDefault="00A82F2B" w:rsidP="00A82F2B">
      <w:pPr>
        <w:numPr>
          <w:ilvl w:val="0"/>
          <w:numId w:val="1"/>
        </w:numPr>
      </w:pPr>
      <w:r>
        <w:t>Se envían muestra física  para tonos , alturas  y pigmentacion</w:t>
      </w:r>
    </w:p>
    <w:p w:rsidR="00A82F2B" w:rsidRDefault="00A82F2B" w:rsidP="00A82F2B">
      <w:pPr>
        <w:numPr>
          <w:ilvl w:val="0"/>
          <w:numId w:val="1"/>
        </w:numPr>
      </w:pPr>
      <w:r>
        <w:t>Colocar pie de imprenta de Plasticos Union.</w:t>
      </w:r>
    </w:p>
    <w:p w:rsidR="00A82F2B" w:rsidRPr="006A078B" w:rsidRDefault="009836B0" w:rsidP="00A82F2B">
      <w:pPr>
        <w:numPr>
          <w:ilvl w:val="0"/>
          <w:numId w:val="1"/>
        </w:numPr>
        <w:rPr>
          <w:b/>
        </w:rPr>
      </w:pPr>
      <w:r>
        <w:rPr>
          <w:b/>
        </w:rPr>
        <w:t>SE  APRUEBA IMPRESIÓN.</w:t>
      </w:r>
    </w:p>
    <w:p w:rsidR="00A82F2B" w:rsidRDefault="00A82F2B" w:rsidP="00A82F2B">
      <w:pPr>
        <w:ind w:left="885"/>
      </w:pPr>
    </w:p>
    <w:p w:rsidR="00A82F2B" w:rsidRPr="0098114D" w:rsidRDefault="00A82F2B" w:rsidP="00A82F2B">
      <w:pPr>
        <w:rPr>
          <w:b/>
          <w:u w:val="single"/>
        </w:rPr>
      </w:pPr>
    </w:p>
    <w:p w:rsidR="00A82F2B" w:rsidRDefault="00A82F2B" w:rsidP="00A82F2B">
      <w:r>
        <w:t>Agradezco la atención y colaboración prestada.</w:t>
      </w:r>
    </w:p>
    <w:p w:rsidR="00A82F2B" w:rsidRDefault="00A82F2B" w:rsidP="00A82F2B"/>
    <w:p w:rsidR="00A82F2B" w:rsidRDefault="00A82F2B" w:rsidP="00A82F2B"/>
    <w:p w:rsidR="00A82F2B" w:rsidRDefault="00A82F2B" w:rsidP="00A82F2B">
      <w:r>
        <w:t>Cordialmente,</w:t>
      </w:r>
    </w:p>
    <w:p w:rsidR="00A82F2B" w:rsidRDefault="00A82F2B" w:rsidP="00A82F2B"/>
    <w:p w:rsidR="00A82F2B" w:rsidRDefault="00A82F2B" w:rsidP="00A82F2B"/>
    <w:p w:rsidR="00A82F2B" w:rsidRDefault="00A82F2B" w:rsidP="00A82F2B">
      <w:r>
        <w:t>RICARDO CASAS ZAPATA</w:t>
      </w:r>
    </w:p>
    <w:p w:rsidR="00A82F2B" w:rsidRDefault="00A82F2B" w:rsidP="00A82F2B">
      <w:r>
        <w:t>Director.</w:t>
      </w:r>
    </w:p>
    <w:p w:rsidR="00A82F2B" w:rsidRDefault="00A82F2B" w:rsidP="00A82F2B">
      <w:pPr>
        <w:rPr>
          <w:b/>
        </w:rPr>
      </w:pPr>
    </w:p>
    <w:p w:rsidR="00A82F2B" w:rsidRDefault="00A82F2B" w:rsidP="001D2E73">
      <w:pPr>
        <w:rPr>
          <w:b/>
        </w:rPr>
      </w:pPr>
    </w:p>
    <w:p w:rsidR="00883DA4" w:rsidRDefault="00883DA4" w:rsidP="001D2E73">
      <w:pPr>
        <w:rPr>
          <w:b/>
        </w:rPr>
      </w:pPr>
    </w:p>
    <w:p w:rsidR="00883DA4" w:rsidRDefault="00883DA4" w:rsidP="001D2E73">
      <w:pPr>
        <w:rPr>
          <w:b/>
        </w:rPr>
      </w:pPr>
    </w:p>
    <w:p w:rsidR="00883DA4" w:rsidRDefault="00883DA4" w:rsidP="00883DA4">
      <w:pPr>
        <w:rPr>
          <w:b/>
        </w:rPr>
      </w:pPr>
    </w:p>
    <w:p w:rsidR="00883DA4" w:rsidRDefault="00883DA4" w:rsidP="00883DA4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883DA4" w:rsidRDefault="00883DA4" w:rsidP="00883DA4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883DA4" w:rsidRDefault="00883DA4" w:rsidP="00883DA4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883DA4" w:rsidRDefault="00883DA4" w:rsidP="00883DA4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883DA4" w:rsidRDefault="00883DA4" w:rsidP="00883DA4"/>
    <w:p w:rsidR="00883DA4" w:rsidRDefault="00883DA4" w:rsidP="00883DA4">
      <w:pPr>
        <w:pStyle w:val="Ttulo1"/>
      </w:pPr>
      <w:r>
        <w:t>ORD EN DE TRABAJO  N°      06821</w:t>
      </w:r>
    </w:p>
    <w:p w:rsidR="00883DA4" w:rsidRDefault="00883DA4" w:rsidP="00883DA4"/>
    <w:p w:rsidR="00883DA4" w:rsidRDefault="00883DA4" w:rsidP="00883DA4">
      <w:r>
        <w:t>FECHA:</w:t>
      </w:r>
      <w:r>
        <w:tab/>
        <w:t>Medellín,  Julio   29    de  2010</w:t>
      </w:r>
    </w:p>
    <w:p w:rsidR="00883DA4" w:rsidRDefault="00883DA4" w:rsidP="00883DA4">
      <w:r>
        <w:t>PARA:</w:t>
      </w:r>
      <w:r>
        <w:tab/>
      </w:r>
      <w:r>
        <w:tab/>
        <w:t>PLÁSTICOS DARMA</w:t>
      </w:r>
    </w:p>
    <w:p w:rsidR="00883DA4" w:rsidRDefault="00883DA4" w:rsidP="00883DA4">
      <w:r>
        <w:t>ATENCIÓN:</w:t>
      </w:r>
      <w:r>
        <w:tab/>
        <w:t>Sr. Darío Jaramillo</w:t>
      </w:r>
    </w:p>
    <w:p w:rsidR="00883DA4" w:rsidRDefault="00883DA4" w:rsidP="00883DA4">
      <w:r>
        <w:tab/>
      </w:r>
      <w:r>
        <w:tab/>
        <w:t>Gerente.</w:t>
      </w:r>
    </w:p>
    <w:p w:rsidR="00883DA4" w:rsidRDefault="00883DA4" w:rsidP="00883DA4"/>
    <w:p w:rsidR="00883DA4" w:rsidRDefault="00883DA4" w:rsidP="00883DA4">
      <w:r>
        <w:t>Apreciado Don Darío:</w:t>
      </w:r>
    </w:p>
    <w:p w:rsidR="00883DA4" w:rsidRDefault="00883DA4" w:rsidP="00883DA4"/>
    <w:p w:rsidR="00883DA4" w:rsidRDefault="00883DA4" w:rsidP="00883DA4">
      <w:r>
        <w:t>Con la presente estamos solicitando el siguiente Material :</w:t>
      </w:r>
    </w:p>
    <w:p w:rsidR="00883DA4" w:rsidRDefault="00883DA4" w:rsidP="00883DA4"/>
    <w:p w:rsidR="00883DA4" w:rsidRDefault="00883DA4" w:rsidP="00883DA4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883DA4" w:rsidRDefault="00883DA4" w:rsidP="00883DA4">
      <w:pPr>
        <w:rPr>
          <w:b/>
          <w:bCs/>
          <w:u w:val="single"/>
        </w:rPr>
      </w:pPr>
    </w:p>
    <w:p w:rsidR="00883DA4" w:rsidRDefault="00883DA4" w:rsidP="00883DA4">
      <w:r>
        <w:t>MATERIAL:</w:t>
      </w:r>
      <w:r>
        <w:tab/>
      </w:r>
      <w:r>
        <w:tab/>
        <w:t>Polietileno Alta Densidad Pigmentado NEGRO LAMINA</w:t>
      </w:r>
    </w:p>
    <w:p w:rsidR="00883DA4" w:rsidRDefault="00883DA4" w:rsidP="00883DA4">
      <w:r>
        <w:t>MEDIDA:</w:t>
      </w:r>
      <w:r>
        <w:tab/>
      </w:r>
      <w:r>
        <w:tab/>
        <w:t>80  Cms.</w:t>
      </w:r>
    </w:p>
    <w:p w:rsidR="00883DA4" w:rsidRDefault="00883DA4" w:rsidP="00883DA4">
      <w:pPr>
        <w:rPr>
          <w:b/>
          <w:bCs/>
        </w:rPr>
      </w:pPr>
      <w:r>
        <w:t>CALIBRE:</w:t>
      </w:r>
      <w:r>
        <w:tab/>
      </w:r>
      <w:r>
        <w:tab/>
      </w:r>
      <w:r>
        <w:rPr>
          <w:b/>
        </w:rPr>
        <w:t>3.5</w:t>
      </w:r>
      <w:r>
        <w:t xml:space="preserve"> </w:t>
      </w:r>
      <w:r>
        <w:rPr>
          <w:b/>
          <w:bCs/>
        </w:rPr>
        <w:t xml:space="preserve">  ”</w:t>
      </w:r>
    </w:p>
    <w:p w:rsidR="00883DA4" w:rsidRDefault="00883DA4" w:rsidP="00883DA4">
      <w:r>
        <w:t>COLOR:</w:t>
      </w:r>
      <w:r>
        <w:tab/>
      </w:r>
      <w:r>
        <w:tab/>
        <w:t>NEGRO  ( Según muestra  ).</w:t>
      </w:r>
    </w:p>
    <w:p w:rsidR="00883DA4" w:rsidRDefault="00883DA4" w:rsidP="00883DA4">
      <w:r>
        <w:t>TRATADO:</w:t>
      </w:r>
      <w:r>
        <w:tab/>
      </w:r>
      <w:r>
        <w:tab/>
        <w:t>2 Caras.</w:t>
      </w:r>
    </w:p>
    <w:p w:rsidR="00883DA4" w:rsidRDefault="00883DA4" w:rsidP="00883DA4">
      <w:pPr>
        <w:rPr>
          <w:b/>
          <w:bCs/>
        </w:rPr>
      </w:pPr>
      <w:r>
        <w:t>CANTIDAD:</w:t>
      </w:r>
      <w:r>
        <w:tab/>
      </w:r>
      <w:r>
        <w:tab/>
      </w:r>
      <w:r>
        <w:rPr>
          <w:b/>
        </w:rPr>
        <w:t>180</w:t>
      </w:r>
      <w:r w:rsidRPr="006202ED">
        <w:rPr>
          <w:b/>
        </w:rPr>
        <w:t xml:space="preserve">   Kg.</w:t>
      </w:r>
      <w:r>
        <w:rPr>
          <w:b/>
          <w:bCs/>
        </w:rPr>
        <w:t xml:space="preserve"> </w:t>
      </w:r>
    </w:p>
    <w:p w:rsidR="00883DA4" w:rsidRDefault="00883DA4" w:rsidP="00883DA4">
      <w:r>
        <w:t>REFERENCIA:</w:t>
      </w:r>
      <w:r>
        <w:tab/>
      </w:r>
      <w:r>
        <w:rPr>
          <w:b/>
        </w:rPr>
        <w:t>QUIK  SILVER PEQUEÑA</w:t>
      </w:r>
    </w:p>
    <w:p w:rsidR="00883DA4" w:rsidRDefault="00883DA4" w:rsidP="00883DA4">
      <w:r>
        <w:t>COLORES:</w:t>
      </w:r>
      <w:r>
        <w:tab/>
      </w:r>
      <w:r>
        <w:tab/>
        <w:t>3 ( Gris-blanco- rojo  )</w:t>
      </w:r>
    </w:p>
    <w:p w:rsidR="00883DA4" w:rsidRDefault="00883DA4" w:rsidP="00883DA4">
      <w:r>
        <w:t>CARAS:</w:t>
      </w:r>
      <w:r>
        <w:tab/>
      </w:r>
      <w:r>
        <w:tab/>
        <w:t>2</w:t>
      </w:r>
    </w:p>
    <w:p w:rsidR="00883DA4" w:rsidRDefault="00883DA4" w:rsidP="00883DA4">
      <w:r>
        <w:t>REPETICIÓN:</w:t>
      </w:r>
      <w:r>
        <w:tab/>
        <w:t>50</w:t>
      </w:r>
    </w:p>
    <w:p w:rsidR="00883DA4" w:rsidRDefault="00883DA4" w:rsidP="00883DA4">
      <w:r>
        <w:t>RODILLO:</w:t>
      </w:r>
      <w:r>
        <w:tab/>
      </w:r>
      <w:r>
        <w:tab/>
        <w:t>50</w:t>
      </w:r>
    </w:p>
    <w:p w:rsidR="00883DA4" w:rsidRDefault="00883DA4" w:rsidP="00883DA4">
      <w:r>
        <w:t>BOLSA:</w:t>
      </w:r>
      <w:r>
        <w:tab/>
      </w:r>
      <w:r>
        <w:tab/>
      </w:r>
      <w:r>
        <w:rPr>
          <w:b/>
        </w:rPr>
        <w:t xml:space="preserve">50  x  40  </w:t>
      </w:r>
      <w:r w:rsidRPr="00531792">
        <w:rPr>
          <w:b/>
        </w:rPr>
        <w:t xml:space="preserve"> cms</w:t>
      </w:r>
      <w:r>
        <w:t xml:space="preserve">  con  manija  plastica</w:t>
      </w:r>
    </w:p>
    <w:p w:rsidR="00883DA4" w:rsidRDefault="00883DA4" w:rsidP="00883DA4">
      <w:r>
        <w:t>SELLADO:</w:t>
      </w:r>
      <w:r>
        <w:tab/>
      </w:r>
      <w:r>
        <w:tab/>
        <w:t>Para selle  Lateral</w:t>
      </w:r>
    </w:p>
    <w:p w:rsidR="00883DA4" w:rsidRDefault="00883DA4" w:rsidP="00883DA4"/>
    <w:p w:rsidR="00883DA4" w:rsidRDefault="00883DA4" w:rsidP="00883DA4">
      <w:r>
        <w:rPr>
          <w:b/>
          <w:bCs/>
          <w:u w:val="single"/>
        </w:rPr>
        <w:t>NOTA:</w:t>
      </w:r>
      <w:r>
        <w:t xml:space="preserve">  * Los cyreles los envía  GRAFIFLEX</w:t>
      </w:r>
    </w:p>
    <w:p w:rsidR="00883DA4" w:rsidRDefault="00883DA4" w:rsidP="00883DA4">
      <w:pPr>
        <w:numPr>
          <w:ilvl w:val="0"/>
          <w:numId w:val="1"/>
        </w:numPr>
      </w:pPr>
      <w:r>
        <w:t>Se envían muestra física  para tonos , alturas  y pigmentacion</w:t>
      </w:r>
    </w:p>
    <w:p w:rsidR="00883DA4" w:rsidRDefault="00883DA4" w:rsidP="00883DA4">
      <w:pPr>
        <w:numPr>
          <w:ilvl w:val="0"/>
          <w:numId w:val="1"/>
        </w:numPr>
      </w:pPr>
      <w:r>
        <w:t>Colocar pie de imprenta de Plasticos Union.</w:t>
      </w:r>
    </w:p>
    <w:p w:rsidR="00883DA4" w:rsidRPr="006A078B" w:rsidRDefault="00883DA4" w:rsidP="00883DA4">
      <w:pPr>
        <w:numPr>
          <w:ilvl w:val="0"/>
          <w:numId w:val="1"/>
        </w:numPr>
        <w:rPr>
          <w:b/>
        </w:rPr>
      </w:pPr>
      <w:r>
        <w:rPr>
          <w:b/>
        </w:rPr>
        <w:t>SE  APRUEBA IMPRESIÓN.</w:t>
      </w:r>
    </w:p>
    <w:p w:rsidR="00883DA4" w:rsidRDefault="00883DA4" w:rsidP="00883DA4">
      <w:pPr>
        <w:ind w:left="885"/>
      </w:pPr>
    </w:p>
    <w:p w:rsidR="00883DA4" w:rsidRPr="0098114D" w:rsidRDefault="00883DA4" w:rsidP="00883DA4">
      <w:pPr>
        <w:rPr>
          <w:b/>
          <w:u w:val="single"/>
        </w:rPr>
      </w:pPr>
    </w:p>
    <w:p w:rsidR="00883DA4" w:rsidRDefault="00883DA4" w:rsidP="00883DA4">
      <w:r>
        <w:t>Agradezco la atención y colaboración prestada.</w:t>
      </w:r>
    </w:p>
    <w:p w:rsidR="00883DA4" w:rsidRDefault="00883DA4" w:rsidP="00883DA4"/>
    <w:p w:rsidR="00883DA4" w:rsidRDefault="00883DA4" w:rsidP="00883DA4"/>
    <w:p w:rsidR="00883DA4" w:rsidRDefault="00883DA4" w:rsidP="00883DA4">
      <w:r>
        <w:t>Cordialmente,</w:t>
      </w:r>
    </w:p>
    <w:p w:rsidR="00883DA4" w:rsidRDefault="00883DA4" w:rsidP="00883DA4"/>
    <w:p w:rsidR="00883DA4" w:rsidRDefault="00883DA4" w:rsidP="00883DA4"/>
    <w:p w:rsidR="00883DA4" w:rsidRDefault="00883DA4" w:rsidP="00883DA4">
      <w:r>
        <w:t>RICARDO CASAS ZAPATA</w:t>
      </w:r>
    </w:p>
    <w:p w:rsidR="00883DA4" w:rsidRDefault="00883DA4" w:rsidP="00883DA4">
      <w:r>
        <w:t>Director.</w:t>
      </w:r>
    </w:p>
    <w:p w:rsidR="00883DA4" w:rsidRDefault="00883DA4" w:rsidP="001D2E73">
      <w:pPr>
        <w:rPr>
          <w:b/>
        </w:rPr>
      </w:pPr>
    </w:p>
    <w:p w:rsidR="0042665F" w:rsidRDefault="0042665F" w:rsidP="001D2E73">
      <w:pPr>
        <w:rPr>
          <w:b/>
        </w:rPr>
      </w:pPr>
    </w:p>
    <w:p w:rsidR="0042665F" w:rsidRDefault="0042665F" w:rsidP="001D2E73">
      <w:pPr>
        <w:rPr>
          <w:b/>
        </w:rPr>
      </w:pPr>
    </w:p>
    <w:p w:rsidR="0042665F" w:rsidRDefault="0042665F" w:rsidP="001D2E73">
      <w:pPr>
        <w:rPr>
          <w:b/>
        </w:rPr>
      </w:pPr>
    </w:p>
    <w:p w:rsidR="0042665F" w:rsidRDefault="0042665F" w:rsidP="0042665F">
      <w:pPr>
        <w:rPr>
          <w:b/>
        </w:rPr>
      </w:pPr>
    </w:p>
    <w:p w:rsidR="0042665F" w:rsidRDefault="0042665F" w:rsidP="0042665F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42665F" w:rsidRDefault="0042665F" w:rsidP="0042665F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42665F" w:rsidRDefault="0042665F" w:rsidP="0042665F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42665F" w:rsidRDefault="0042665F" w:rsidP="0042665F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42665F" w:rsidRDefault="0042665F" w:rsidP="0042665F"/>
    <w:p w:rsidR="0042665F" w:rsidRDefault="0042665F" w:rsidP="0042665F">
      <w:pPr>
        <w:pStyle w:val="Ttulo1"/>
      </w:pPr>
      <w:r>
        <w:t>O</w:t>
      </w:r>
      <w:r w:rsidR="00DA2B54">
        <w:t>RDEN DE TRABAJO    N°      06839</w:t>
      </w:r>
    </w:p>
    <w:p w:rsidR="0042665F" w:rsidRDefault="0042665F" w:rsidP="0042665F"/>
    <w:p w:rsidR="0042665F" w:rsidRDefault="0042665F" w:rsidP="0042665F">
      <w:r>
        <w:t>FECHA:</w:t>
      </w:r>
      <w:r>
        <w:tab/>
        <w:t xml:space="preserve">Medellín,  Julio </w:t>
      </w:r>
      <w:r w:rsidR="00DA2B54">
        <w:t xml:space="preserve">   29 </w:t>
      </w:r>
      <w:r>
        <w:t xml:space="preserve">  de   2010</w:t>
      </w:r>
    </w:p>
    <w:p w:rsidR="0042665F" w:rsidRDefault="0042665F" w:rsidP="0042665F">
      <w:r>
        <w:t>PARA:</w:t>
      </w:r>
      <w:r>
        <w:tab/>
      </w:r>
      <w:r>
        <w:tab/>
        <w:t>PLÁSTICOS DARMA</w:t>
      </w:r>
    </w:p>
    <w:p w:rsidR="0042665F" w:rsidRDefault="0042665F" w:rsidP="0042665F">
      <w:r>
        <w:t>ATENCIÓN:</w:t>
      </w:r>
      <w:r>
        <w:tab/>
        <w:t>Sr. DARIO JARAMILLO</w:t>
      </w:r>
    </w:p>
    <w:p w:rsidR="0042665F" w:rsidRDefault="0042665F" w:rsidP="0042665F"/>
    <w:p w:rsidR="0042665F" w:rsidRDefault="0042665F" w:rsidP="0042665F">
      <w:r>
        <w:t>Apreciado Dn DARIO:</w:t>
      </w:r>
    </w:p>
    <w:p w:rsidR="0042665F" w:rsidRDefault="0042665F" w:rsidP="0042665F">
      <w:r>
        <w:t>Con la presente estamos solicitando el siguiente servicio de extrusión e impresión</w:t>
      </w:r>
    </w:p>
    <w:p w:rsidR="0042665F" w:rsidRDefault="0042665F" w:rsidP="0042665F"/>
    <w:p w:rsidR="0042665F" w:rsidRDefault="0042665F" w:rsidP="0042665F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42665F" w:rsidRDefault="0042665F" w:rsidP="0042665F"/>
    <w:p w:rsidR="0042665F" w:rsidRDefault="0042665F" w:rsidP="0042665F">
      <w:r>
        <w:t>MATERIAL :</w:t>
      </w:r>
      <w:r>
        <w:tab/>
      </w:r>
      <w:r>
        <w:tab/>
        <w:t xml:space="preserve">Polietileno de Baja  densidad   </w:t>
      </w:r>
      <w:r w:rsidRPr="0051457F">
        <w:rPr>
          <w:b/>
        </w:rPr>
        <w:t>FUCSIA</w:t>
      </w:r>
      <w:r>
        <w:t xml:space="preserve">  Tubular</w:t>
      </w:r>
    </w:p>
    <w:p w:rsidR="0042665F" w:rsidRDefault="0042665F" w:rsidP="0042665F">
      <w:r>
        <w:t>MEDIDA:</w:t>
      </w:r>
      <w:r>
        <w:tab/>
      </w:r>
      <w:r>
        <w:tab/>
      </w:r>
      <w:r w:rsidRPr="007673F0">
        <w:rPr>
          <w:b/>
        </w:rPr>
        <w:t>50</w:t>
      </w:r>
      <w:r>
        <w:t xml:space="preserve">   cms   </w:t>
      </w:r>
    </w:p>
    <w:p w:rsidR="0042665F" w:rsidRDefault="0042665F" w:rsidP="0042665F">
      <w:r>
        <w:t>CALIBRE :</w:t>
      </w:r>
      <w:r>
        <w:tab/>
      </w:r>
      <w:r>
        <w:tab/>
      </w:r>
      <w:r w:rsidRPr="007673F0">
        <w:rPr>
          <w:b/>
        </w:rPr>
        <w:t>2.3</w:t>
      </w:r>
      <w:r>
        <w:t xml:space="preserve">   “</w:t>
      </w:r>
    </w:p>
    <w:p w:rsidR="0042665F" w:rsidRDefault="0042665F" w:rsidP="0042665F">
      <w:r>
        <w:t>COLOR :</w:t>
      </w:r>
      <w:r>
        <w:tab/>
      </w:r>
      <w:r>
        <w:tab/>
        <w:t>FUCSIA</w:t>
      </w:r>
    </w:p>
    <w:p w:rsidR="0042665F" w:rsidRDefault="0042665F" w:rsidP="0042665F">
      <w:r>
        <w:t xml:space="preserve">TRATADO : </w:t>
      </w:r>
      <w:r>
        <w:tab/>
      </w:r>
      <w:r>
        <w:tab/>
        <w:t>1  cara</w:t>
      </w:r>
    </w:p>
    <w:p w:rsidR="0042665F" w:rsidRDefault="0042665F" w:rsidP="0042665F">
      <w:pPr>
        <w:rPr>
          <w:b/>
          <w:bCs/>
          <w:u w:val="single"/>
        </w:rPr>
      </w:pPr>
      <w:r>
        <w:t xml:space="preserve">CANTIDAD : </w:t>
      </w:r>
      <w:r>
        <w:tab/>
      </w:r>
      <w:r w:rsidR="00855FA7">
        <w:rPr>
          <w:b/>
        </w:rPr>
        <w:t>45</w:t>
      </w:r>
      <w:r w:rsidRPr="009431BF">
        <w:rPr>
          <w:b/>
        </w:rPr>
        <w:t>0</w:t>
      </w:r>
      <w:r>
        <w:t xml:space="preserve">   kg</w:t>
      </w:r>
    </w:p>
    <w:p w:rsidR="0042665F" w:rsidRDefault="0042665F" w:rsidP="0042665F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>2 ( Según muestra  )   ( Blanco – Amarillo )</w:t>
      </w:r>
    </w:p>
    <w:p w:rsidR="0042665F" w:rsidRDefault="0042665F" w:rsidP="0042665F">
      <w:r>
        <w:t xml:space="preserve">CARAS : </w:t>
      </w:r>
      <w:r>
        <w:tab/>
      </w:r>
      <w:r>
        <w:tab/>
        <w:t>1  ( 2  x  1  )</w:t>
      </w:r>
    </w:p>
    <w:p w:rsidR="0042665F" w:rsidRDefault="0042665F" w:rsidP="0042665F">
      <w:r>
        <w:t xml:space="preserve">REPETICIÓN : </w:t>
      </w:r>
      <w:r>
        <w:tab/>
        <w:t>40  cms</w:t>
      </w:r>
    </w:p>
    <w:p w:rsidR="0042665F" w:rsidRDefault="0042665F" w:rsidP="0042665F">
      <w:r>
        <w:t>RODILLO :</w:t>
      </w:r>
      <w:r>
        <w:tab/>
      </w:r>
      <w:r>
        <w:tab/>
        <w:t>40</w:t>
      </w:r>
    </w:p>
    <w:p w:rsidR="0042665F" w:rsidRDefault="0042665F" w:rsidP="0042665F">
      <w:r>
        <w:t>BOLSA  :</w:t>
      </w:r>
      <w:r>
        <w:tab/>
      </w:r>
      <w:r>
        <w:tab/>
        <w:t xml:space="preserve">40 X 50    cm    </w:t>
      </w:r>
    </w:p>
    <w:p w:rsidR="0042665F" w:rsidRDefault="0042665F" w:rsidP="0042665F">
      <w:r>
        <w:t>SELLADO .</w:t>
      </w:r>
      <w:r>
        <w:tab/>
      </w:r>
      <w:r>
        <w:tab/>
        <w:t>Lateral</w:t>
      </w:r>
    </w:p>
    <w:p w:rsidR="0042665F" w:rsidRPr="0051457F" w:rsidRDefault="0042665F" w:rsidP="0042665F">
      <w:pPr>
        <w:rPr>
          <w:b/>
        </w:rPr>
      </w:pPr>
      <w:r>
        <w:t>REFERENCIA :</w:t>
      </w:r>
      <w:r>
        <w:tab/>
      </w:r>
      <w:r w:rsidRPr="0051457F">
        <w:rPr>
          <w:b/>
        </w:rPr>
        <w:t>PAQUETE  SORPRESA</w:t>
      </w:r>
    </w:p>
    <w:p w:rsidR="0042665F" w:rsidRDefault="0042665F" w:rsidP="0042665F"/>
    <w:p w:rsidR="0042665F" w:rsidRDefault="0042665F" w:rsidP="0042665F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>:     - Los cyreles  se encuentran en su planta</w:t>
      </w:r>
    </w:p>
    <w:p w:rsidR="0042665F" w:rsidRDefault="0042665F" w:rsidP="0042665F">
      <w:r>
        <w:t xml:space="preserve">                   -   Anexo muestra física para   alturas y Tonos.</w:t>
      </w:r>
    </w:p>
    <w:p w:rsidR="0042665F" w:rsidRDefault="0042665F" w:rsidP="0042665F">
      <w:pPr>
        <w:rPr>
          <w:b/>
        </w:rPr>
      </w:pPr>
      <w:r>
        <w:tab/>
        <w:t xml:space="preserve">        - </w:t>
      </w:r>
      <w:r>
        <w:rPr>
          <w:b/>
        </w:rPr>
        <w:t xml:space="preserve">Colocar pie de Imprenta-  Se aprueba </w:t>
      </w:r>
      <w:r w:rsidR="00374F90">
        <w:rPr>
          <w:b/>
        </w:rPr>
        <w:t>impresión</w:t>
      </w:r>
    </w:p>
    <w:p w:rsidR="0042665F" w:rsidRDefault="0042665F" w:rsidP="0042665F">
      <w:pPr>
        <w:rPr>
          <w:b/>
        </w:rPr>
      </w:pPr>
      <w:r>
        <w:rPr>
          <w:b/>
        </w:rPr>
        <w:t xml:space="preserve">                    </w:t>
      </w:r>
    </w:p>
    <w:p w:rsidR="0042665F" w:rsidRDefault="0042665F" w:rsidP="0042665F">
      <w:r>
        <w:rPr>
          <w:b/>
        </w:rPr>
        <w:tab/>
      </w:r>
      <w:r>
        <w:tab/>
      </w:r>
    </w:p>
    <w:p w:rsidR="0042665F" w:rsidRDefault="0042665F" w:rsidP="0042665F">
      <w:pPr>
        <w:rPr>
          <w:b/>
          <w:u w:val="single"/>
        </w:rPr>
      </w:pPr>
    </w:p>
    <w:p w:rsidR="0042665F" w:rsidRDefault="0042665F" w:rsidP="0042665F">
      <w:r>
        <w:t>Agradezco la atención y colaboración prestada.</w:t>
      </w:r>
    </w:p>
    <w:p w:rsidR="0042665F" w:rsidRDefault="0042665F" w:rsidP="0042665F"/>
    <w:p w:rsidR="0042665F" w:rsidRDefault="0042665F" w:rsidP="0042665F"/>
    <w:p w:rsidR="0042665F" w:rsidRDefault="0042665F" w:rsidP="0042665F">
      <w:r>
        <w:t xml:space="preserve">Cordialmente </w:t>
      </w:r>
    </w:p>
    <w:p w:rsidR="0042665F" w:rsidRDefault="0042665F" w:rsidP="0042665F"/>
    <w:p w:rsidR="0042665F" w:rsidRDefault="0042665F" w:rsidP="0042665F"/>
    <w:p w:rsidR="0042665F" w:rsidRDefault="0042665F" w:rsidP="0042665F"/>
    <w:p w:rsidR="0042665F" w:rsidRDefault="0042665F" w:rsidP="0042665F">
      <w:r>
        <w:t>RICARDO CASAS ZAPATA</w:t>
      </w:r>
    </w:p>
    <w:p w:rsidR="0042665F" w:rsidRDefault="0042665F" w:rsidP="0042665F">
      <w:r>
        <w:t>Director.</w:t>
      </w:r>
    </w:p>
    <w:p w:rsidR="0042665F" w:rsidRDefault="0042665F" w:rsidP="0042665F">
      <w:pPr>
        <w:rPr>
          <w:b/>
        </w:rPr>
      </w:pPr>
    </w:p>
    <w:p w:rsidR="0042665F" w:rsidRDefault="0042665F" w:rsidP="0042665F">
      <w:pPr>
        <w:rPr>
          <w:b/>
        </w:rPr>
      </w:pPr>
    </w:p>
    <w:p w:rsidR="0042665F" w:rsidRDefault="0042665F" w:rsidP="001D2E73">
      <w:pPr>
        <w:rPr>
          <w:b/>
        </w:rPr>
      </w:pPr>
    </w:p>
    <w:p w:rsidR="00DA2B54" w:rsidRDefault="00DA2B54" w:rsidP="001D2E73">
      <w:pPr>
        <w:rPr>
          <w:b/>
        </w:rPr>
      </w:pPr>
    </w:p>
    <w:p w:rsidR="00DA2B54" w:rsidRDefault="00DA2B54" w:rsidP="001D2E73">
      <w:pPr>
        <w:rPr>
          <w:b/>
        </w:rPr>
      </w:pPr>
    </w:p>
    <w:p w:rsidR="00DA2B54" w:rsidRDefault="00DA2B54" w:rsidP="00DA2B54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DA2B54" w:rsidRDefault="00DA2B54" w:rsidP="00DA2B54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DA2B54" w:rsidRDefault="00DA2B54" w:rsidP="00DA2B54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DA2B54" w:rsidRDefault="00DA2B54" w:rsidP="00DA2B54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DA2B54" w:rsidRDefault="00DA2B54" w:rsidP="00DA2B54">
      <w:pPr>
        <w:pStyle w:val="Ttulo1"/>
      </w:pPr>
    </w:p>
    <w:p w:rsidR="00DA2B54" w:rsidRDefault="00DA2B54" w:rsidP="00DA2B54">
      <w:pPr>
        <w:pStyle w:val="Ttulo1"/>
      </w:pPr>
      <w:r>
        <w:t>ORDEN DE TRABAJO      N°    06838</w:t>
      </w:r>
    </w:p>
    <w:p w:rsidR="00DA2B54" w:rsidRDefault="00DA2B54" w:rsidP="00DA2B54"/>
    <w:p w:rsidR="00DA2B54" w:rsidRDefault="00DA2B54" w:rsidP="00DA2B54">
      <w:r>
        <w:t xml:space="preserve"> </w:t>
      </w:r>
    </w:p>
    <w:p w:rsidR="00DA2B54" w:rsidRDefault="00DA2B54" w:rsidP="00DA2B54">
      <w:r>
        <w:t>FECHA:</w:t>
      </w:r>
      <w:r>
        <w:tab/>
        <w:t>Medellín, Julio   29    de   2010</w:t>
      </w:r>
    </w:p>
    <w:p w:rsidR="00DA2B54" w:rsidRDefault="00DA2B54" w:rsidP="00DA2B54">
      <w:r>
        <w:t>PARA:</w:t>
      </w:r>
      <w:r>
        <w:tab/>
      </w:r>
      <w:r>
        <w:tab/>
        <w:t>PLÁSTICOS DARMA</w:t>
      </w:r>
    </w:p>
    <w:p w:rsidR="00DA2B54" w:rsidRDefault="00DA2B54" w:rsidP="00DA2B54">
      <w:r>
        <w:t>ATENCIÓN:</w:t>
      </w:r>
      <w:r>
        <w:tab/>
        <w:t>Sr. Darío Jaramillo</w:t>
      </w:r>
    </w:p>
    <w:p w:rsidR="00DA2B54" w:rsidRDefault="00DA2B54" w:rsidP="00DA2B54">
      <w:r>
        <w:tab/>
      </w:r>
      <w:r>
        <w:tab/>
        <w:t>Gerente.</w:t>
      </w:r>
    </w:p>
    <w:p w:rsidR="00DA2B54" w:rsidRDefault="00DA2B54" w:rsidP="00DA2B54"/>
    <w:p w:rsidR="00DA2B54" w:rsidRDefault="00DA2B54" w:rsidP="00DA2B54">
      <w:r>
        <w:t>Apreciado Don Darío:</w:t>
      </w:r>
    </w:p>
    <w:p w:rsidR="00DA2B54" w:rsidRDefault="00DA2B54" w:rsidP="00DA2B54"/>
    <w:p w:rsidR="00DA2B54" w:rsidRDefault="00DA2B54" w:rsidP="00DA2B54">
      <w:r>
        <w:t>Con la presente estamos solicitando el siguiente servicio de  IMPRESIÓN :</w:t>
      </w:r>
    </w:p>
    <w:p w:rsidR="00DA2B54" w:rsidRDefault="00DA2B54" w:rsidP="00DA2B54"/>
    <w:p w:rsidR="00DA2B54" w:rsidRDefault="00DA2B54" w:rsidP="00DA2B54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DA2B54" w:rsidRDefault="00DA2B54" w:rsidP="00DA2B54">
      <w:pPr>
        <w:rPr>
          <w:b/>
          <w:bCs/>
        </w:rPr>
      </w:pPr>
    </w:p>
    <w:p w:rsidR="00DA2B54" w:rsidRDefault="00DA2B54" w:rsidP="00DA2B54">
      <w:r>
        <w:t xml:space="preserve">MATERIAL   :    </w:t>
      </w:r>
      <w:r w:rsidR="003D1F7F">
        <w:t xml:space="preserve">       Polipropileno tubular  33 </w:t>
      </w:r>
      <w:r>
        <w:t xml:space="preserve"> cms </w:t>
      </w:r>
    </w:p>
    <w:p w:rsidR="00DA2B54" w:rsidRDefault="00DA2B54" w:rsidP="00DA2B54">
      <w:r>
        <w:t>CLIBRE      :              1.5</w:t>
      </w:r>
      <w:r w:rsidR="00D32124">
        <w:t xml:space="preserve"> </w:t>
      </w:r>
      <w:r>
        <w:t xml:space="preserve">  ”</w:t>
      </w:r>
    </w:p>
    <w:p w:rsidR="00DA2B54" w:rsidRPr="00842B11" w:rsidRDefault="00DA2B54" w:rsidP="00DA2B54">
      <w:pPr>
        <w:rPr>
          <w:b/>
        </w:rPr>
      </w:pPr>
      <w:r>
        <w:t>REFERENCIA:</w:t>
      </w:r>
      <w:r>
        <w:tab/>
      </w:r>
      <w:r w:rsidR="003D1F7F">
        <w:rPr>
          <w:b/>
        </w:rPr>
        <w:t xml:space="preserve">Pigmento </w:t>
      </w:r>
      <w:r w:rsidR="00172D30">
        <w:rPr>
          <w:b/>
        </w:rPr>
        <w:t xml:space="preserve"> </w:t>
      </w:r>
      <w:r w:rsidR="003D1F7F">
        <w:rPr>
          <w:b/>
        </w:rPr>
        <w:t>Pequeña</w:t>
      </w:r>
    </w:p>
    <w:p w:rsidR="00DA2B54" w:rsidRDefault="0093357D" w:rsidP="00DA2B54">
      <w:r>
        <w:t>CANTIDAD    :          20</w:t>
      </w:r>
      <w:r w:rsidR="00DA2B54">
        <w:t>0   Kg</w:t>
      </w:r>
    </w:p>
    <w:p w:rsidR="00DA2B54" w:rsidRDefault="00DA2B54" w:rsidP="00DA2B54">
      <w:r>
        <w:t>COLORES:</w:t>
      </w:r>
      <w:r>
        <w:tab/>
      </w:r>
      <w:r>
        <w:tab/>
        <w:t>3</w:t>
      </w:r>
      <w:r w:rsidR="00C43122">
        <w:t xml:space="preserve">   </w:t>
      </w:r>
      <w:r>
        <w:t xml:space="preserve">  (</w:t>
      </w:r>
      <w:r w:rsidR="005D42C4">
        <w:t xml:space="preserve"> </w:t>
      </w:r>
      <w:r w:rsidR="00C43122">
        <w:t xml:space="preserve"> </w:t>
      </w:r>
      <w:r>
        <w:t>Según Arte  )</w:t>
      </w:r>
    </w:p>
    <w:p w:rsidR="00DA2B54" w:rsidRDefault="00DA2B54" w:rsidP="00DA2B54">
      <w:r>
        <w:t>CARAS:</w:t>
      </w:r>
      <w:r>
        <w:tab/>
      </w:r>
      <w:r>
        <w:tab/>
        <w:t>1</w:t>
      </w:r>
    </w:p>
    <w:p w:rsidR="00DA2B54" w:rsidRDefault="005D42C4" w:rsidP="00DA2B54">
      <w:r>
        <w:t>REPETICIÓN:</w:t>
      </w:r>
      <w:r>
        <w:tab/>
        <w:t>24</w:t>
      </w:r>
    </w:p>
    <w:p w:rsidR="00DA2B54" w:rsidRDefault="005D42C4" w:rsidP="00DA2B54">
      <w:r>
        <w:t>RODILLO:</w:t>
      </w:r>
      <w:r>
        <w:tab/>
      </w:r>
      <w:r>
        <w:tab/>
        <w:t>24</w:t>
      </w:r>
    </w:p>
    <w:p w:rsidR="00DA2B54" w:rsidRPr="00EB246A" w:rsidRDefault="00DA2B54" w:rsidP="00DA2B54">
      <w:pPr>
        <w:rPr>
          <w:b/>
        </w:rPr>
      </w:pPr>
      <w:r>
        <w:t>BOLSA:</w:t>
      </w:r>
      <w:r>
        <w:tab/>
      </w:r>
      <w:r>
        <w:tab/>
      </w:r>
      <w:r w:rsidR="005D42C4">
        <w:rPr>
          <w:b/>
        </w:rPr>
        <w:t xml:space="preserve">24  x  29  +   6  </w:t>
      </w:r>
      <w:r w:rsidRPr="00EB246A">
        <w:rPr>
          <w:b/>
        </w:rPr>
        <w:t xml:space="preserve">  solapa  interna   cms</w:t>
      </w:r>
    </w:p>
    <w:p w:rsidR="00DA2B54" w:rsidRDefault="00DA2B54" w:rsidP="00DA2B54">
      <w:r>
        <w:t>SELLADO:</w:t>
      </w:r>
      <w:r>
        <w:tab/>
      </w:r>
      <w:r>
        <w:tab/>
        <w:t>Para selle lateral.</w:t>
      </w:r>
    </w:p>
    <w:p w:rsidR="00DA2B54" w:rsidRDefault="00DA2B54" w:rsidP="00DA2B54"/>
    <w:p w:rsidR="00DA2B54" w:rsidRDefault="00DA2B54" w:rsidP="00DA2B54"/>
    <w:p w:rsidR="00DA2B54" w:rsidRDefault="00DA2B54" w:rsidP="00DA2B54">
      <w:r>
        <w:rPr>
          <w:b/>
          <w:bCs/>
          <w:u w:val="single"/>
        </w:rPr>
        <w:t>NOTA:</w:t>
      </w:r>
      <w:r>
        <w:t xml:space="preserve">  * Cyreles en su planta.</w:t>
      </w:r>
    </w:p>
    <w:p w:rsidR="00DA2B54" w:rsidRDefault="00DA2B54" w:rsidP="00DA2B54">
      <w:pPr>
        <w:numPr>
          <w:ilvl w:val="0"/>
          <w:numId w:val="1"/>
        </w:numPr>
      </w:pPr>
      <w:r>
        <w:t>Se envía arte  para tonos y alturas.</w:t>
      </w:r>
    </w:p>
    <w:p w:rsidR="00DA2B54" w:rsidRDefault="00DA2B54" w:rsidP="00DA2B54">
      <w:pPr>
        <w:numPr>
          <w:ilvl w:val="0"/>
          <w:numId w:val="1"/>
        </w:numPr>
      </w:pPr>
      <w:r>
        <w:t>Colocar pie de imprenta de Plasticos Union.</w:t>
      </w:r>
    </w:p>
    <w:p w:rsidR="00DA2B54" w:rsidRDefault="00DA2B54" w:rsidP="00DA2B54"/>
    <w:p w:rsidR="00DA2B54" w:rsidRDefault="00DA2B54" w:rsidP="00DA2B54"/>
    <w:p w:rsidR="00DA2B54" w:rsidRDefault="00DA2B54" w:rsidP="00DA2B54">
      <w:r>
        <w:t>Agradezco la atención y colaboración prestada.</w:t>
      </w:r>
    </w:p>
    <w:p w:rsidR="00DA2B54" w:rsidRDefault="00DA2B54" w:rsidP="00DA2B54"/>
    <w:p w:rsidR="00DA2B54" w:rsidRDefault="00DA2B54" w:rsidP="00DA2B54">
      <w:r>
        <w:t>Cordialmente,</w:t>
      </w:r>
    </w:p>
    <w:p w:rsidR="00DA2B54" w:rsidRDefault="00DA2B54" w:rsidP="00DA2B54"/>
    <w:p w:rsidR="00DA2B54" w:rsidRDefault="00DA2B54" w:rsidP="00DA2B54"/>
    <w:p w:rsidR="00DA2B54" w:rsidRDefault="00DA2B54" w:rsidP="00DA2B54">
      <w:r>
        <w:t>RICARDO CASAS ZAPATA</w:t>
      </w:r>
    </w:p>
    <w:p w:rsidR="00DA2B54" w:rsidRDefault="00DA2B54" w:rsidP="00DA2B54">
      <w:r>
        <w:t>Director.</w:t>
      </w:r>
    </w:p>
    <w:p w:rsidR="00DA2B54" w:rsidRDefault="00DA2B54" w:rsidP="00DA2B54">
      <w:pPr>
        <w:rPr>
          <w:b/>
        </w:rPr>
      </w:pPr>
    </w:p>
    <w:p w:rsidR="00502945" w:rsidRDefault="00502945" w:rsidP="00502945">
      <w:pPr>
        <w:rPr>
          <w:b/>
          <w:bCs/>
          <w:sz w:val="20"/>
        </w:rPr>
      </w:pPr>
    </w:p>
    <w:p w:rsidR="00502945" w:rsidRDefault="00502945" w:rsidP="00502945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502945" w:rsidRDefault="00502945" w:rsidP="00502945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502945" w:rsidRDefault="00502945" w:rsidP="00502945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502945" w:rsidRDefault="00502945" w:rsidP="00502945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502945" w:rsidRDefault="00502945" w:rsidP="00502945"/>
    <w:p w:rsidR="00502945" w:rsidRDefault="001C2BB9" w:rsidP="00502945">
      <w:pPr>
        <w:pStyle w:val="Ttulo1"/>
      </w:pPr>
      <w:r>
        <w:lastRenderedPageBreak/>
        <w:t>ORDEN DE TRABAJO    N°     06837</w:t>
      </w:r>
    </w:p>
    <w:p w:rsidR="00502945" w:rsidRDefault="00502945" w:rsidP="00502945"/>
    <w:p w:rsidR="00502945" w:rsidRDefault="00502945" w:rsidP="00502945">
      <w:r>
        <w:t>FECHA:</w:t>
      </w:r>
      <w:r>
        <w:tab/>
        <w:t xml:space="preserve">Medellín, </w:t>
      </w:r>
      <w:r w:rsidR="001C2BB9">
        <w:t xml:space="preserve"> Julio   29</w:t>
      </w:r>
      <w:r>
        <w:t xml:space="preserve">   de  2010</w:t>
      </w:r>
    </w:p>
    <w:p w:rsidR="00502945" w:rsidRDefault="00502945" w:rsidP="00502945">
      <w:r>
        <w:t>PARA:</w:t>
      </w:r>
      <w:r>
        <w:tab/>
      </w:r>
      <w:r>
        <w:tab/>
        <w:t>PLÁSTICOS DARMA</w:t>
      </w:r>
    </w:p>
    <w:p w:rsidR="00502945" w:rsidRDefault="00502945" w:rsidP="00502945">
      <w:r>
        <w:t>ATENCIÓN:</w:t>
      </w:r>
      <w:r>
        <w:tab/>
        <w:t>Sr. Darío Jaramillo</w:t>
      </w:r>
    </w:p>
    <w:p w:rsidR="00502945" w:rsidRDefault="00502945" w:rsidP="00502945">
      <w:r>
        <w:tab/>
      </w:r>
      <w:r>
        <w:tab/>
        <w:t>Gerente.</w:t>
      </w:r>
    </w:p>
    <w:p w:rsidR="00502945" w:rsidRDefault="00502945" w:rsidP="00502945"/>
    <w:p w:rsidR="00502945" w:rsidRDefault="00502945" w:rsidP="00502945">
      <w:r>
        <w:t>Apreciado Don Darío  :</w:t>
      </w:r>
    </w:p>
    <w:p w:rsidR="00502945" w:rsidRDefault="00502945" w:rsidP="00502945">
      <w:r>
        <w:t xml:space="preserve"> </w:t>
      </w:r>
    </w:p>
    <w:p w:rsidR="00502945" w:rsidRDefault="00502945" w:rsidP="00502945">
      <w:r>
        <w:t>Con la presente estamos solicitando el siguiente servicio de  IMPRESION:</w:t>
      </w:r>
    </w:p>
    <w:p w:rsidR="00502945" w:rsidRDefault="00502945" w:rsidP="00502945"/>
    <w:p w:rsidR="00502945" w:rsidRDefault="00502945" w:rsidP="00502945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502945" w:rsidRDefault="00502945" w:rsidP="00502945">
      <w:pPr>
        <w:rPr>
          <w:b/>
          <w:bCs/>
          <w:u w:val="single"/>
        </w:rPr>
      </w:pPr>
    </w:p>
    <w:p w:rsidR="00502945" w:rsidRDefault="00502945" w:rsidP="00502945">
      <w:r>
        <w:t>MATERIAL:</w:t>
      </w:r>
      <w:r>
        <w:tab/>
      </w:r>
      <w:r>
        <w:tab/>
        <w:t xml:space="preserve">Polietileno BAJA    </w:t>
      </w:r>
      <w:r>
        <w:rPr>
          <w:u w:val="single"/>
        </w:rPr>
        <w:t>Lamina</w:t>
      </w:r>
    </w:p>
    <w:p w:rsidR="00502945" w:rsidRPr="003F0627" w:rsidRDefault="00502945" w:rsidP="00502945">
      <w:pPr>
        <w:rPr>
          <w:b/>
        </w:rPr>
      </w:pPr>
      <w:r>
        <w:t>MEDIDA:</w:t>
      </w:r>
      <w:r>
        <w:tab/>
      </w:r>
      <w:r>
        <w:tab/>
      </w:r>
      <w:r>
        <w:rPr>
          <w:b/>
        </w:rPr>
        <w:t>63</w:t>
      </w:r>
      <w:r w:rsidRPr="00743DF3">
        <w:rPr>
          <w:b/>
        </w:rPr>
        <w:t xml:space="preserve">     Cms</w:t>
      </w:r>
      <w:r>
        <w:t xml:space="preserve">.    </w:t>
      </w:r>
    </w:p>
    <w:p w:rsidR="00502945" w:rsidRDefault="00502945" w:rsidP="00502945">
      <w:r>
        <w:t>CALIBRE:</w:t>
      </w:r>
      <w:r>
        <w:tab/>
      </w:r>
      <w:r>
        <w:tab/>
      </w:r>
      <w:r w:rsidRPr="000D4E06">
        <w:rPr>
          <w:b/>
        </w:rPr>
        <w:t>2.5</w:t>
      </w:r>
      <w:r w:rsidRPr="00BB2CA5">
        <w:rPr>
          <w:b/>
        </w:rPr>
        <w:t xml:space="preserve">  ”</w:t>
      </w:r>
    </w:p>
    <w:p w:rsidR="00502945" w:rsidRDefault="00502945" w:rsidP="00502945">
      <w:r>
        <w:t>COLOR:</w:t>
      </w:r>
      <w:r>
        <w:tab/>
      </w:r>
      <w:r>
        <w:tab/>
        <w:t>Transparente</w:t>
      </w:r>
    </w:p>
    <w:p w:rsidR="00502945" w:rsidRPr="00B24386" w:rsidRDefault="00502945" w:rsidP="00502945">
      <w:pPr>
        <w:rPr>
          <w:b/>
        </w:rPr>
      </w:pPr>
      <w:r>
        <w:t>TRATADO:</w:t>
      </w:r>
      <w:r>
        <w:tab/>
      </w:r>
      <w:r>
        <w:tab/>
        <w:t>1  Cara.</w:t>
      </w:r>
    </w:p>
    <w:p w:rsidR="00502945" w:rsidRDefault="00502945" w:rsidP="00502945">
      <w:pPr>
        <w:rPr>
          <w:b/>
          <w:bCs/>
        </w:rPr>
      </w:pPr>
      <w:r>
        <w:t>CANTIDAD:</w:t>
      </w:r>
      <w:r>
        <w:tab/>
      </w:r>
      <w:r>
        <w:tab/>
      </w:r>
      <w:r>
        <w:rPr>
          <w:b/>
        </w:rPr>
        <w:t>100</w:t>
      </w:r>
      <w:r>
        <w:t xml:space="preserve">     Kg.</w:t>
      </w:r>
    </w:p>
    <w:p w:rsidR="00502945" w:rsidRDefault="00502945" w:rsidP="00502945">
      <w:r>
        <w:t>COLORES:</w:t>
      </w:r>
      <w:r>
        <w:tab/>
      </w:r>
      <w:r>
        <w:tab/>
        <w:t>2  (  Negro -  Blanco  )</w:t>
      </w:r>
    </w:p>
    <w:p w:rsidR="00502945" w:rsidRDefault="00502945" w:rsidP="00502945">
      <w:r>
        <w:t>CARAS:</w:t>
      </w:r>
      <w:r>
        <w:tab/>
      </w:r>
      <w:r>
        <w:tab/>
        <w:t>1  (2 x 1 )</w:t>
      </w:r>
    </w:p>
    <w:p w:rsidR="00502945" w:rsidRDefault="00502945" w:rsidP="00502945">
      <w:r>
        <w:t>LAMINA:</w:t>
      </w:r>
      <w:r>
        <w:tab/>
      </w:r>
      <w:r>
        <w:tab/>
        <w:t xml:space="preserve">31   Cms  Refilada  </w:t>
      </w:r>
    </w:p>
    <w:p w:rsidR="00502945" w:rsidRDefault="00502945" w:rsidP="00502945">
      <w:r>
        <w:t>RODILLO :                32</w:t>
      </w:r>
    </w:p>
    <w:p w:rsidR="00502945" w:rsidRDefault="00502945" w:rsidP="00502945">
      <w:r>
        <w:t>REFILADO:</w:t>
      </w:r>
      <w:r>
        <w:tab/>
      </w:r>
      <w:r>
        <w:tab/>
        <w:t xml:space="preserve">31  cm  </w:t>
      </w:r>
    </w:p>
    <w:p w:rsidR="00502945" w:rsidRPr="00523A67" w:rsidRDefault="00502945" w:rsidP="00502945">
      <w:pPr>
        <w:rPr>
          <w:sz w:val="22"/>
        </w:rPr>
      </w:pPr>
      <w:r>
        <w:t>FOTOCEL :</w:t>
      </w:r>
      <w:r>
        <w:tab/>
      </w:r>
      <w:r>
        <w:tab/>
        <w:t>Derecha</w:t>
      </w:r>
    </w:p>
    <w:p w:rsidR="00502945" w:rsidRPr="00523A67" w:rsidRDefault="00502945" w:rsidP="00502945">
      <w:pPr>
        <w:rPr>
          <w:sz w:val="22"/>
        </w:rPr>
      </w:pPr>
      <w:r w:rsidRPr="00523A67">
        <w:rPr>
          <w:sz w:val="22"/>
        </w:rPr>
        <w:t>EMBOBINADO:</w:t>
      </w:r>
      <w:r w:rsidRPr="00523A67">
        <w:rPr>
          <w:sz w:val="22"/>
        </w:rPr>
        <w:tab/>
        <w:t xml:space="preserve">Numero  uno  </w:t>
      </w:r>
    </w:p>
    <w:p w:rsidR="00502945" w:rsidRPr="00523A67" w:rsidRDefault="00502945" w:rsidP="00502945">
      <w:pPr>
        <w:rPr>
          <w:sz w:val="22"/>
        </w:rPr>
      </w:pPr>
      <w:r w:rsidRPr="00523A67">
        <w:rPr>
          <w:sz w:val="22"/>
        </w:rPr>
        <w:t>REFERENCIA:</w:t>
      </w:r>
      <w:r w:rsidRPr="00523A67">
        <w:rPr>
          <w:sz w:val="22"/>
        </w:rPr>
        <w:tab/>
      </w:r>
      <w:r w:rsidRPr="00523A67">
        <w:rPr>
          <w:b/>
          <w:sz w:val="22"/>
        </w:rPr>
        <w:t>FOTOCELDA PARA EMPAQUE</w:t>
      </w:r>
    </w:p>
    <w:p w:rsidR="00502945" w:rsidRPr="00523A67" w:rsidRDefault="00502945" w:rsidP="00502945">
      <w:pPr>
        <w:rPr>
          <w:sz w:val="22"/>
        </w:rPr>
      </w:pPr>
    </w:p>
    <w:p w:rsidR="00502945" w:rsidRPr="00523A67" w:rsidRDefault="00502945" w:rsidP="00502945">
      <w:pPr>
        <w:rPr>
          <w:sz w:val="22"/>
        </w:rPr>
      </w:pPr>
      <w:r w:rsidRPr="00523A67">
        <w:rPr>
          <w:b/>
          <w:sz w:val="22"/>
        </w:rPr>
        <w:tab/>
      </w:r>
      <w:r w:rsidRPr="00523A67">
        <w:rPr>
          <w:b/>
          <w:sz w:val="22"/>
        </w:rPr>
        <w:tab/>
      </w:r>
      <w:r w:rsidRPr="00523A67">
        <w:rPr>
          <w:b/>
          <w:sz w:val="22"/>
        </w:rPr>
        <w:tab/>
      </w:r>
    </w:p>
    <w:p w:rsidR="00502945" w:rsidRPr="00523A67" w:rsidRDefault="00502945" w:rsidP="00502945">
      <w:pPr>
        <w:rPr>
          <w:sz w:val="22"/>
        </w:rPr>
      </w:pPr>
      <w:r w:rsidRPr="00523A67">
        <w:rPr>
          <w:b/>
          <w:bCs/>
          <w:sz w:val="22"/>
          <w:u w:val="single"/>
        </w:rPr>
        <w:t>NOTA:</w:t>
      </w:r>
      <w:r w:rsidRPr="00523A67">
        <w:rPr>
          <w:sz w:val="22"/>
        </w:rPr>
        <w:t xml:space="preserve">  - Los cyreles  se encuentran en su planta</w:t>
      </w:r>
    </w:p>
    <w:p w:rsidR="00502945" w:rsidRDefault="00502945" w:rsidP="00502945">
      <w:pPr>
        <w:numPr>
          <w:ilvl w:val="0"/>
          <w:numId w:val="2"/>
        </w:numPr>
      </w:pPr>
      <w:r>
        <w:t>Altura  para empaquetadora automática</w:t>
      </w:r>
    </w:p>
    <w:p w:rsidR="00502945" w:rsidRDefault="00502945" w:rsidP="00502945">
      <w:pPr>
        <w:numPr>
          <w:ilvl w:val="0"/>
          <w:numId w:val="2"/>
        </w:numPr>
      </w:pPr>
      <w:r>
        <w:t>Se envía  película en  lamina</w:t>
      </w:r>
    </w:p>
    <w:p w:rsidR="00502945" w:rsidRDefault="00502945" w:rsidP="00502945">
      <w:pPr>
        <w:ind w:left="1860"/>
      </w:pPr>
    </w:p>
    <w:p w:rsidR="00502945" w:rsidRDefault="00502945" w:rsidP="00502945">
      <w:pPr>
        <w:ind w:left="1500"/>
        <w:rPr>
          <w:b/>
        </w:rPr>
      </w:pPr>
    </w:p>
    <w:p w:rsidR="00502945" w:rsidRDefault="00502945" w:rsidP="00502945">
      <w:r>
        <w:t>Agradezco la atención y colaboración prestada.</w:t>
      </w:r>
    </w:p>
    <w:p w:rsidR="00502945" w:rsidRDefault="00502945" w:rsidP="00502945"/>
    <w:p w:rsidR="00502945" w:rsidRDefault="00502945" w:rsidP="00502945"/>
    <w:p w:rsidR="00502945" w:rsidRDefault="00502945" w:rsidP="00502945">
      <w:r>
        <w:t>Cordialmente,</w:t>
      </w:r>
    </w:p>
    <w:p w:rsidR="00502945" w:rsidRDefault="00502945" w:rsidP="00502945"/>
    <w:p w:rsidR="00502945" w:rsidRDefault="00502945" w:rsidP="00502945"/>
    <w:p w:rsidR="00502945" w:rsidRDefault="00502945" w:rsidP="00502945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502945" w:rsidRDefault="00502945" w:rsidP="00502945">
      <w:r>
        <w:t>Director.</w:t>
      </w:r>
    </w:p>
    <w:p w:rsidR="00502945" w:rsidRDefault="00502945" w:rsidP="00502945">
      <w:pPr>
        <w:rPr>
          <w:b/>
        </w:rPr>
      </w:pPr>
    </w:p>
    <w:p w:rsidR="00DA2B54" w:rsidRDefault="00DA2B54" w:rsidP="001D2E73">
      <w:pPr>
        <w:rPr>
          <w:b/>
        </w:rPr>
      </w:pPr>
    </w:p>
    <w:p w:rsidR="00066779" w:rsidRDefault="00066779" w:rsidP="001D2E73">
      <w:pPr>
        <w:rPr>
          <w:b/>
        </w:rPr>
      </w:pPr>
    </w:p>
    <w:p w:rsidR="00066779" w:rsidRDefault="00066779" w:rsidP="001D2E73">
      <w:pPr>
        <w:rPr>
          <w:b/>
        </w:rPr>
      </w:pPr>
    </w:p>
    <w:p w:rsidR="00066779" w:rsidRDefault="00066779" w:rsidP="00066779">
      <w:pPr>
        <w:rPr>
          <w:b/>
        </w:rPr>
      </w:pPr>
    </w:p>
    <w:p w:rsidR="00066779" w:rsidRDefault="00066779" w:rsidP="00066779">
      <w:pPr>
        <w:rPr>
          <w:b/>
        </w:rPr>
      </w:pPr>
    </w:p>
    <w:p w:rsidR="00066779" w:rsidRDefault="00066779" w:rsidP="00066779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066779" w:rsidRDefault="00066779" w:rsidP="00066779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066779" w:rsidRDefault="00066779" w:rsidP="00066779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066779" w:rsidRDefault="00066779" w:rsidP="00066779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066779" w:rsidRDefault="00066779" w:rsidP="00066779"/>
    <w:p w:rsidR="00066779" w:rsidRDefault="00066779" w:rsidP="00066779">
      <w:pPr>
        <w:pStyle w:val="Ttulo1"/>
      </w:pPr>
      <w:r>
        <w:t>ORDEN DE TRABAJO    N °      06913</w:t>
      </w:r>
    </w:p>
    <w:p w:rsidR="00066779" w:rsidRDefault="00066779" w:rsidP="00066779"/>
    <w:p w:rsidR="00066779" w:rsidRDefault="00066779" w:rsidP="00066779">
      <w:r>
        <w:t>FECHA:</w:t>
      </w:r>
      <w:r>
        <w:tab/>
        <w:t>Medellín, Agosto  02  de   2010</w:t>
      </w:r>
    </w:p>
    <w:p w:rsidR="00066779" w:rsidRDefault="00066779" w:rsidP="00066779">
      <w:r>
        <w:t>PARA:</w:t>
      </w:r>
      <w:r>
        <w:tab/>
      </w:r>
      <w:r>
        <w:tab/>
        <w:t>PLÁSTICOS DARMA</w:t>
      </w:r>
    </w:p>
    <w:p w:rsidR="00066779" w:rsidRDefault="00066779" w:rsidP="00066779">
      <w:r>
        <w:t>ATENCIÓN:</w:t>
      </w:r>
      <w:r>
        <w:tab/>
        <w:t>Sr. Darío Jaramillo</w:t>
      </w:r>
    </w:p>
    <w:p w:rsidR="00066779" w:rsidRDefault="00066779" w:rsidP="00066779">
      <w:r>
        <w:tab/>
      </w:r>
      <w:r>
        <w:tab/>
        <w:t>Gerente.</w:t>
      </w:r>
    </w:p>
    <w:p w:rsidR="00066779" w:rsidRDefault="00066779" w:rsidP="00066779"/>
    <w:p w:rsidR="00066779" w:rsidRDefault="00066779" w:rsidP="00066779">
      <w:r>
        <w:t>Apreciado Don Darío:</w:t>
      </w:r>
    </w:p>
    <w:p w:rsidR="00066779" w:rsidRDefault="00066779" w:rsidP="00066779"/>
    <w:p w:rsidR="00066779" w:rsidRDefault="00066779" w:rsidP="00066779">
      <w:r>
        <w:t>Con la presente estamos solicitando el siguiente servicio de    IMPRESIÓN  :</w:t>
      </w:r>
    </w:p>
    <w:p w:rsidR="00066779" w:rsidRDefault="00066779" w:rsidP="00066779"/>
    <w:p w:rsidR="00066779" w:rsidRDefault="00066779" w:rsidP="00066779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066779" w:rsidRDefault="00066779" w:rsidP="00066779">
      <w:r>
        <w:t>MATERIAL   :           Polipropileno Lamina de   40  cms</w:t>
      </w:r>
    </w:p>
    <w:p w:rsidR="00066779" w:rsidRDefault="00066779" w:rsidP="00066779">
      <w:r>
        <w:t xml:space="preserve">CALIBRE      :           </w:t>
      </w:r>
      <w:r w:rsidRPr="00FB6911">
        <w:rPr>
          <w:b/>
        </w:rPr>
        <w:t>2.0</w:t>
      </w:r>
      <w:r>
        <w:t xml:space="preserve">  ”</w:t>
      </w:r>
    </w:p>
    <w:p w:rsidR="00066779" w:rsidRPr="00F36A72" w:rsidRDefault="00066779" w:rsidP="00066779">
      <w:pPr>
        <w:rPr>
          <w:b/>
        </w:rPr>
      </w:pPr>
      <w:r>
        <w:t>REFERENCIA:</w:t>
      </w:r>
      <w:r>
        <w:tab/>
      </w:r>
      <w:r>
        <w:rPr>
          <w:b/>
        </w:rPr>
        <w:t xml:space="preserve">DON   LIMON </w:t>
      </w:r>
    </w:p>
    <w:p w:rsidR="00066779" w:rsidRDefault="00066779" w:rsidP="00066779">
      <w:r>
        <w:t>CANTIDAD    :         110</w:t>
      </w:r>
      <w:r w:rsidRPr="00F06B36">
        <w:rPr>
          <w:b/>
        </w:rPr>
        <w:t xml:space="preserve">    Kg</w:t>
      </w:r>
    </w:p>
    <w:p w:rsidR="00066779" w:rsidRDefault="00066779" w:rsidP="00066779">
      <w:r>
        <w:t>COLORES:</w:t>
      </w:r>
      <w:r>
        <w:tab/>
      </w:r>
      <w:r>
        <w:tab/>
        <w:t>3   (   Según Muestra  )</w:t>
      </w:r>
    </w:p>
    <w:p w:rsidR="00066779" w:rsidRDefault="00066779" w:rsidP="00066779">
      <w:r>
        <w:t>CARAS:</w:t>
      </w:r>
      <w:r>
        <w:tab/>
      </w:r>
      <w:r>
        <w:tab/>
        <w:t>1</w:t>
      </w:r>
    </w:p>
    <w:p w:rsidR="00066779" w:rsidRDefault="00066779" w:rsidP="00066779">
      <w:r>
        <w:t>R EPETICIÓN:</w:t>
      </w:r>
      <w:r>
        <w:tab/>
        <w:t>9.5    cms</w:t>
      </w:r>
    </w:p>
    <w:p w:rsidR="00066779" w:rsidRDefault="00066779" w:rsidP="00066779">
      <w:r>
        <w:t>RODILLO:</w:t>
      </w:r>
      <w:r>
        <w:tab/>
      </w:r>
      <w:r>
        <w:tab/>
      </w:r>
      <w:r w:rsidRPr="007C0A03">
        <w:rPr>
          <w:b/>
        </w:rPr>
        <w:t>30</w:t>
      </w:r>
    </w:p>
    <w:p w:rsidR="00066779" w:rsidRDefault="00066779" w:rsidP="00066779">
      <w:r>
        <w:t>LAMINA:</w:t>
      </w:r>
      <w:r>
        <w:tab/>
      </w:r>
      <w:r>
        <w:tab/>
        <w:t>9.5 X 20   cms</w:t>
      </w:r>
    </w:p>
    <w:p w:rsidR="00066779" w:rsidRDefault="00066779" w:rsidP="00066779">
      <w:r>
        <w:t>SELLADO:</w:t>
      </w:r>
      <w:r>
        <w:tab/>
      </w:r>
      <w:r>
        <w:tab/>
        <w:t>Para selle lateral.</w:t>
      </w:r>
    </w:p>
    <w:p w:rsidR="00066779" w:rsidRDefault="00066779" w:rsidP="00066779">
      <w:r>
        <w:t xml:space="preserve"> </w:t>
      </w:r>
    </w:p>
    <w:p w:rsidR="00066779" w:rsidRDefault="00066779" w:rsidP="00066779">
      <w:r>
        <w:rPr>
          <w:b/>
          <w:bCs/>
          <w:u w:val="single"/>
        </w:rPr>
        <w:t>NOTA:</w:t>
      </w:r>
      <w:r>
        <w:t xml:space="preserve">  * Los cyreles   se  encuentran en su planta</w:t>
      </w:r>
    </w:p>
    <w:p w:rsidR="00066779" w:rsidRDefault="00066779" w:rsidP="00066779">
      <w:pPr>
        <w:numPr>
          <w:ilvl w:val="0"/>
          <w:numId w:val="1"/>
        </w:numPr>
      </w:pPr>
      <w:r>
        <w:t>Colores igual  pantones</w:t>
      </w:r>
    </w:p>
    <w:p w:rsidR="00066779" w:rsidRDefault="00066779" w:rsidP="00066779"/>
    <w:p w:rsidR="00066779" w:rsidRDefault="00066779" w:rsidP="00066779">
      <w:pPr>
        <w:ind w:left="885"/>
      </w:pPr>
    </w:p>
    <w:p w:rsidR="00066779" w:rsidRPr="00DC02C1" w:rsidRDefault="00066779" w:rsidP="00066779">
      <w:pPr>
        <w:numPr>
          <w:ilvl w:val="0"/>
          <w:numId w:val="2"/>
        </w:numPr>
        <w:rPr>
          <w:b/>
          <w:u w:val="single"/>
        </w:rPr>
      </w:pPr>
      <w:r>
        <w:rPr>
          <w:b/>
          <w:u w:val="single"/>
        </w:rPr>
        <w:t>Se deben imprimir en  1  lote todo el  material</w:t>
      </w:r>
    </w:p>
    <w:p w:rsidR="00066779" w:rsidRDefault="00066779" w:rsidP="00066779">
      <w:pPr>
        <w:ind w:left="1500"/>
        <w:rPr>
          <w:u w:val="single"/>
        </w:rPr>
      </w:pPr>
    </w:p>
    <w:p w:rsidR="00066779" w:rsidRDefault="00066779" w:rsidP="00066779">
      <w:pPr>
        <w:ind w:left="1500"/>
        <w:rPr>
          <w:u w:val="single"/>
        </w:rPr>
      </w:pPr>
    </w:p>
    <w:p w:rsidR="00066779" w:rsidRPr="002246C1" w:rsidRDefault="00066779" w:rsidP="00066779">
      <w:pPr>
        <w:numPr>
          <w:ilvl w:val="0"/>
          <w:numId w:val="2"/>
        </w:num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 xml:space="preserve">Lote  </w:t>
      </w:r>
      <w:r>
        <w:rPr>
          <w:b/>
          <w:sz w:val="32"/>
          <w:szCs w:val="32"/>
          <w:u w:val="single"/>
        </w:rPr>
        <w:tab/>
      </w:r>
      <w:r>
        <w:rPr>
          <w:b/>
          <w:sz w:val="32"/>
          <w:szCs w:val="32"/>
          <w:u w:val="single"/>
        </w:rPr>
        <w:tab/>
      </w:r>
      <w:r>
        <w:rPr>
          <w:b/>
          <w:sz w:val="32"/>
          <w:szCs w:val="32"/>
          <w:u w:val="single"/>
        </w:rPr>
        <w:tab/>
        <w:t>42036</w:t>
      </w:r>
    </w:p>
    <w:p w:rsidR="00066779" w:rsidRDefault="00066779" w:rsidP="00066779">
      <w:pPr>
        <w:ind w:left="1500"/>
        <w:rPr>
          <w:u w:val="single"/>
        </w:rPr>
      </w:pPr>
    </w:p>
    <w:p w:rsidR="00066779" w:rsidRDefault="00066779" w:rsidP="00066779">
      <w:pPr>
        <w:ind w:left="1500"/>
        <w:rPr>
          <w:u w:val="single"/>
        </w:rPr>
      </w:pPr>
    </w:p>
    <w:p w:rsidR="00066779" w:rsidRDefault="00066779" w:rsidP="00066779">
      <w:r>
        <w:t>Agradezco la atención y colaboración prestada.</w:t>
      </w:r>
    </w:p>
    <w:p w:rsidR="00066779" w:rsidRDefault="00066779" w:rsidP="00066779"/>
    <w:p w:rsidR="00066779" w:rsidRDefault="00066779" w:rsidP="00066779">
      <w:r>
        <w:t>Cordialmente</w:t>
      </w:r>
    </w:p>
    <w:p w:rsidR="00066779" w:rsidRDefault="00066779" w:rsidP="00066779"/>
    <w:p w:rsidR="00066779" w:rsidRDefault="00066779" w:rsidP="00066779"/>
    <w:p w:rsidR="00066779" w:rsidRDefault="00066779" w:rsidP="00066779">
      <w:r>
        <w:t>RICARDO CASAS ZAPATA</w:t>
      </w:r>
    </w:p>
    <w:p w:rsidR="00066779" w:rsidRDefault="00066779" w:rsidP="00066779">
      <w:r>
        <w:t>Director.</w:t>
      </w:r>
    </w:p>
    <w:p w:rsidR="00066779" w:rsidRDefault="00066779" w:rsidP="00066779">
      <w:pPr>
        <w:rPr>
          <w:b/>
        </w:rPr>
      </w:pPr>
    </w:p>
    <w:p w:rsidR="00066779" w:rsidRDefault="00066779" w:rsidP="001D2E73">
      <w:pPr>
        <w:rPr>
          <w:b/>
        </w:rPr>
      </w:pPr>
    </w:p>
    <w:p w:rsidR="00066779" w:rsidRDefault="00066779" w:rsidP="001D2E73">
      <w:pPr>
        <w:rPr>
          <w:b/>
        </w:rPr>
      </w:pPr>
    </w:p>
    <w:p w:rsidR="00066779" w:rsidRDefault="00066779" w:rsidP="00066779"/>
    <w:p w:rsidR="00066779" w:rsidRDefault="00066779" w:rsidP="00066779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066779" w:rsidRDefault="00066779" w:rsidP="00066779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066779" w:rsidRDefault="00066779" w:rsidP="00066779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066779" w:rsidRDefault="00066779" w:rsidP="00066779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066779" w:rsidRDefault="00066779" w:rsidP="00066779"/>
    <w:p w:rsidR="00066779" w:rsidRDefault="00066779" w:rsidP="00066779">
      <w:pPr>
        <w:rPr>
          <w:b/>
          <w:bCs/>
        </w:rPr>
      </w:pPr>
    </w:p>
    <w:p w:rsidR="00066779" w:rsidRDefault="00066779" w:rsidP="00066779">
      <w:pPr>
        <w:pStyle w:val="Ttulo1"/>
      </w:pPr>
      <w:r>
        <w:t>ORDEN DE TRABAJO    N °      06912</w:t>
      </w:r>
    </w:p>
    <w:p w:rsidR="00066779" w:rsidRDefault="00066779" w:rsidP="00066779"/>
    <w:p w:rsidR="00066779" w:rsidRDefault="00066779" w:rsidP="00066779">
      <w:r>
        <w:t>FECHA:</w:t>
      </w:r>
      <w:r>
        <w:tab/>
        <w:t>Medellín,  Agosto  02   de   2010</w:t>
      </w:r>
    </w:p>
    <w:p w:rsidR="00066779" w:rsidRDefault="00066779" w:rsidP="00066779">
      <w:r>
        <w:t>PARA:</w:t>
      </w:r>
      <w:r>
        <w:tab/>
      </w:r>
      <w:r>
        <w:tab/>
        <w:t>PLÁSTICOS DARMA</w:t>
      </w:r>
    </w:p>
    <w:p w:rsidR="00066779" w:rsidRDefault="00066779" w:rsidP="00066779">
      <w:r>
        <w:t>ATENCIÓN:</w:t>
      </w:r>
      <w:r>
        <w:tab/>
        <w:t>Sr. Darío Jaramillo</w:t>
      </w:r>
    </w:p>
    <w:p w:rsidR="00066779" w:rsidRDefault="00066779" w:rsidP="00066779">
      <w:r>
        <w:tab/>
      </w:r>
      <w:r>
        <w:tab/>
        <w:t>Gerente.</w:t>
      </w:r>
    </w:p>
    <w:p w:rsidR="00066779" w:rsidRDefault="00066779" w:rsidP="00066779"/>
    <w:p w:rsidR="00066779" w:rsidRDefault="00066779" w:rsidP="00066779">
      <w:r>
        <w:t>Apreciado Don Darío:</w:t>
      </w:r>
    </w:p>
    <w:p w:rsidR="00066779" w:rsidRDefault="00066779" w:rsidP="00066779"/>
    <w:p w:rsidR="00066779" w:rsidRDefault="00066779" w:rsidP="00066779">
      <w:r>
        <w:t>Con la presente estamos solicitando el siguiente servicio de    IMPRESIÓN :</w:t>
      </w:r>
    </w:p>
    <w:p w:rsidR="00066779" w:rsidRDefault="00066779" w:rsidP="00066779"/>
    <w:p w:rsidR="00066779" w:rsidRDefault="00066779" w:rsidP="00066779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066779" w:rsidRDefault="00066779" w:rsidP="00066779">
      <w:r>
        <w:t>MATERIAL   :           Polipropileno Lamina de 40  cms</w:t>
      </w:r>
    </w:p>
    <w:p w:rsidR="00066779" w:rsidRDefault="00066779" w:rsidP="00066779">
      <w:r>
        <w:t>CLIBRE      :               2.0  ”</w:t>
      </w:r>
    </w:p>
    <w:p w:rsidR="00066779" w:rsidRDefault="00066779" w:rsidP="00066779">
      <w:pPr>
        <w:rPr>
          <w:b/>
        </w:rPr>
      </w:pPr>
      <w:r>
        <w:t>REFERENCIA:</w:t>
      </w:r>
      <w:r>
        <w:tab/>
      </w:r>
      <w:r>
        <w:rPr>
          <w:b/>
        </w:rPr>
        <w:t xml:space="preserve">TUCAN </w:t>
      </w:r>
    </w:p>
    <w:p w:rsidR="00066779" w:rsidRDefault="00066779" w:rsidP="00066779">
      <w:r>
        <w:t>CANTIDAD    :          110    Kg</w:t>
      </w:r>
    </w:p>
    <w:p w:rsidR="00066779" w:rsidRDefault="00066779" w:rsidP="00066779">
      <w:r>
        <w:t>COLORES:</w:t>
      </w:r>
      <w:r>
        <w:tab/>
      </w:r>
      <w:r>
        <w:tab/>
        <w:t>4   (   Según   Arte  )</w:t>
      </w:r>
    </w:p>
    <w:p w:rsidR="00066779" w:rsidRDefault="00066779" w:rsidP="00066779">
      <w:r>
        <w:t>CARAS:</w:t>
      </w:r>
      <w:r>
        <w:tab/>
      </w:r>
      <w:r>
        <w:tab/>
        <w:t>1</w:t>
      </w:r>
    </w:p>
    <w:p w:rsidR="00066779" w:rsidRDefault="00066779" w:rsidP="00066779">
      <w:r>
        <w:t>R EPETICIÓN:</w:t>
      </w:r>
      <w:r>
        <w:tab/>
        <w:t>9.5    cms</w:t>
      </w:r>
    </w:p>
    <w:p w:rsidR="00066779" w:rsidRDefault="00066779" w:rsidP="00066779">
      <w:r>
        <w:t>RODILLO:</w:t>
      </w:r>
      <w:r>
        <w:tab/>
      </w:r>
      <w:r>
        <w:tab/>
        <w:t>30</w:t>
      </w:r>
    </w:p>
    <w:p w:rsidR="00066779" w:rsidRDefault="00066779" w:rsidP="00066779">
      <w:pPr>
        <w:rPr>
          <w:b/>
        </w:rPr>
      </w:pPr>
      <w:r>
        <w:t>LAMINA:</w:t>
      </w:r>
      <w:r>
        <w:tab/>
      </w:r>
      <w:r>
        <w:tab/>
      </w:r>
      <w:r>
        <w:rPr>
          <w:b/>
        </w:rPr>
        <w:t>9.5 X 20   cms</w:t>
      </w:r>
    </w:p>
    <w:p w:rsidR="00066779" w:rsidRDefault="00066779" w:rsidP="00066779">
      <w:r>
        <w:t>SELLADO:</w:t>
      </w:r>
      <w:r>
        <w:tab/>
      </w:r>
      <w:r>
        <w:tab/>
        <w:t>Para selle lateral.</w:t>
      </w:r>
    </w:p>
    <w:p w:rsidR="00066779" w:rsidRDefault="00066779" w:rsidP="00066779">
      <w:r>
        <w:t xml:space="preserve"> </w:t>
      </w:r>
    </w:p>
    <w:p w:rsidR="00066779" w:rsidRDefault="00066779" w:rsidP="00066779"/>
    <w:p w:rsidR="00066779" w:rsidRDefault="00066779" w:rsidP="00066779">
      <w:r>
        <w:rPr>
          <w:b/>
          <w:bCs/>
          <w:u w:val="single"/>
        </w:rPr>
        <w:t>NOTA:</w:t>
      </w:r>
      <w:r>
        <w:t xml:space="preserve">  * Colores igual  muestras y pantones </w:t>
      </w:r>
    </w:p>
    <w:p w:rsidR="00066779" w:rsidRDefault="00066779" w:rsidP="00066779">
      <w:pPr>
        <w:numPr>
          <w:ilvl w:val="0"/>
          <w:numId w:val="3"/>
        </w:numPr>
        <w:rPr>
          <w:b/>
        </w:rPr>
      </w:pPr>
      <w:r>
        <w:rPr>
          <w:b/>
        </w:rPr>
        <w:t xml:space="preserve">CONTROLAR EL ENBOTAMIENTO DE </w:t>
      </w:r>
      <w:smartTag w:uri="urn:schemas-microsoft-com:office:smarttags" w:element="PersonName">
        <w:smartTagPr>
          <w:attr w:name="ProductID" w:val="LA TINTA"/>
        </w:smartTagPr>
        <w:r>
          <w:rPr>
            <w:b/>
          </w:rPr>
          <w:t>LA TINTA</w:t>
        </w:r>
      </w:smartTag>
    </w:p>
    <w:p w:rsidR="00066779" w:rsidRDefault="00066779" w:rsidP="00066779">
      <w:pPr>
        <w:ind w:left="885"/>
      </w:pPr>
    </w:p>
    <w:p w:rsidR="00066779" w:rsidRDefault="00066779" w:rsidP="00066779">
      <w:pPr>
        <w:numPr>
          <w:ilvl w:val="0"/>
          <w:numId w:val="4"/>
        </w:numPr>
        <w:rPr>
          <w:b/>
          <w:u w:val="single"/>
        </w:rPr>
      </w:pPr>
      <w:r>
        <w:rPr>
          <w:b/>
          <w:u w:val="single"/>
        </w:rPr>
        <w:t>Se deben imprimir en 1 lote todo el material</w:t>
      </w:r>
    </w:p>
    <w:p w:rsidR="00066779" w:rsidRDefault="00066779" w:rsidP="00066779">
      <w:pPr>
        <w:ind w:left="1500"/>
        <w:rPr>
          <w:u w:val="single"/>
        </w:rPr>
      </w:pPr>
    </w:p>
    <w:p w:rsidR="00066779" w:rsidRDefault="00066779" w:rsidP="00066779">
      <w:pPr>
        <w:ind w:left="1500"/>
        <w:rPr>
          <w:u w:val="single"/>
        </w:rPr>
      </w:pPr>
    </w:p>
    <w:p w:rsidR="00066779" w:rsidRDefault="00066779" w:rsidP="00066779">
      <w:pPr>
        <w:ind w:left="1500"/>
        <w:rPr>
          <w:b/>
          <w:u w:val="single"/>
        </w:rPr>
      </w:pPr>
      <w:r>
        <w:rPr>
          <w:b/>
          <w:u w:val="single"/>
        </w:rPr>
        <w:tab/>
      </w:r>
      <w:r>
        <w:rPr>
          <w:b/>
          <w:u w:val="single"/>
        </w:rPr>
        <w:tab/>
        <w:t xml:space="preserve">-  </w:t>
      </w:r>
      <w:r>
        <w:rPr>
          <w:b/>
          <w:sz w:val="28"/>
          <w:szCs w:val="28"/>
          <w:u w:val="single"/>
        </w:rPr>
        <w:t>L  400</w:t>
      </w:r>
      <w:r w:rsidR="009541FD">
        <w:rPr>
          <w:b/>
          <w:sz w:val="28"/>
          <w:szCs w:val="28"/>
          <w:u w:val="single"/>
        </w:rPr>
        <w:t>30</w:t>
      </w:r>
    </w:p>
    <w:p w:rsidR="00066779" w:rsidRDefault="00066779" w:rsidP="00066779">
      <w:pPr>
        <w:rPr>
          <w:b/>
          <w:u w:val="single"/>
        </w:rPr>
      </w:pPr>
    </w:p>
    <w:p w:rsidR="00066779" w:rsidRDefault="00066779" w:rsidP="00066779">
      <w:pPr>
        <w:ind w:left="885"/>
      </w:pPr>
    </w:p>
    <w:p w:rsidR="00066779" w:rsidRDefault="00066779" w:rsidP="00066779">
      <w:pPr>
        <w:ind w:left="1500"/>
        <w:rPr>
          <w:u w:val="single"/>
        </w:rPr>
      </w:pPr>
    </w:p>
    <w:p w:rsidR="00066779" w:rsidRDefault="00066779" w:rsidP="00066779">
      <w:r>
        <w:t>Agradezco la atención y colaboración prestada.</w:t>
      </w:r>
    </w:p>
    <w:p w:rsidR="00066779" w:rsidRDefault="00066779" w:rsidP="00066779"/>
    <w:p w:rsidR="00066779" w:rsidRDefault="00066779" w:rsidP="00066779">
      <w:r>
        <w:t>Cordialmente</w:t>
      </w:r>
    </w:p>
    <w:p w:rsidR="00066779" w:rsidRDefault="00066779" w:rsidP="00066779"/>
    <w:p w:rsidR="00066779" w:rsidRDefault="00066779" w:rsidP="00066779"/>
    <w:p w:rsidR="00066779" w:rsidRDefault="00066779" w:rsidP="00066779">
      <w:r>
        <w:t>RICARDO CASAS ZAPATA</w:t>
      </w:r>
    </w:p>
    <w:p w:rsidR="00066779" w:rsidRDefault="00066779" w:rsidP="00066779">
      <w:r>
        <w:t>Director.</w:t>
      </w:r>
    </w:p>
    <w:p w:rsidR="00066779" w:rsidRDefault="00066779" w:rsidP="001D2E73">
      <w:pPr>
        <w:rPr>
          <w:b/>
        </w:rPr>
      </w:pPr>
    </w:p>
    <w:p w:rsidR="00AF3F86" w:rsidRDefault="00AF3F86" w:rsidP="001D2E73">
      <w:pPr>
        <w:rPr>
          <w:b/>
        </w:rPr>
      </w:pPr>
    </w:p>
    <w:p w:rsidR="00AF3F86" w:rsidRDefault="00AF3F86" w:rsidP="001D2E73">
      <w:pPr>
        <w:rPr>
          <w:b/>
        </w:rPr>
      </w:pPr>
    </w:p>
    <w:p w:rsidR="00AF3F86" w:rsidRDefault="00AF3F86" w:rsidP="00AF3F86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AF3F86" w:rsidRDefault="00AF3F86" w:rsidP="00AF3F86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AF3F86" w:rsidRDefault="00AF3F86" w:rsidP="00AF3F86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AF3F86" w:rsidRDefault="00AF3F86" w:rsidP="00AF3F86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AF3F86" w:rsidRDefault="00AF3F86" w:rsidP="00AF3F86"/>
    <w:p w:rsidR="00AF3F86" w:rsidRDefault="00AF3F86" w:rsidP="00AF3F86">
      <w:pPr>
        <w:pStyle w:val="Ttulo1"/>
      </w:pPr>
      <w:r>
        <w:lastRenderedPageBreak/>
        <w:t>ORDEN DE TRABAJO     N °      07036</w:t>
      </w:r>
    </w:p>
    <w:p w:rsidR="00AF3F86" w:rsidRPr="00DA7CB5" w:rsidRDefault="00AF3F86" w:rsidP="00AF3F86"/>
    <w:p w:rsidR="00AF3F86" w:rsidRDefault="00AF3F86" w:rsidP="00AF3F86">
      <w:r>
        <w:t>FECHA:</w:t>
      </w:r>
      <w:r>
        <w:tab/>
        <w:t>Medellín, Agosto  02    de 2010</w:t>
      </w:r>
    </w:p>
    <w:p w:rsidR="00AF3F86" w:rsidRDefault="00AF3F86" w:rsidP="00AF3F86">
      <w:r>
        <w:t>PARA:</w:t>
      </w:r>
      <w:r>
        <w:tab/>
      </w:r>
      <w:r>
        <w:tab/>
        <w:t>PLÁSTICOS DARMA</w:t>
      </w:r>
    </w:p>
    <w:p w:rsidR="00AF3F86" w:rsidRDefault="00AF3F86" w:rsidP="00AF3F86">
      <w:r>
        <w:t>ATENCIÓN:</w:t>
      </w:r>
      <w:r>
        <w:tab/>
        <w:t>Sr. DARIO JARAMILLO</w:t>
      </w:r>
    </w:p>
    <w:p w:rsidR="00AF3F86" w:rsidRDefault="00AF3F86" w:rsidP="00AF3F86"/>
    <w:p w:rsidR="00AF3F86" w:rsidRDefault="00AF3F86" w:rsidP="00AF3F86">
      <w:r>
        <w:t>Apreciado Dn DARIO:</w:t>
      </w:r>
    </w:p>
    <w:p w:rsidR="00AF3F86" w:rsidRDefault="00AF3F86" w:rsidP="00AF3F86">
      <w:r>
        <w:t>Con la presente estamos solicitando el siguiente servicio de extrusión e impresión</w:t>
      </w:r>
    </w:p>
    <w:p w:rsidR="00AF3F86" w:rsidRDefault="00AF3F86" w:rsidP="00AF3F86"/>
    <w:p w:rsidR="00AF3F86" w:rsidRDefault="00AF3F86" w:rsidP="00AF3F86">
      <w:r>
        <w:rPr>
          <w:b/>
          <w:bCs/>
          <w:u w:val="single"/>
        </w:rPr>
        <w:t>IMPRESIÓN :</w:t>
      </w:r>
    </w:p>
    <w:p w:rsidR="00AF3F86" w:rsidRDefault="00AF3F86" w:rsidP="00AF3F86"/>
    <w:p w:rsidR="00AF3F86" w:rsidRDefault="00AF3F86" w:rsidP="00AF3F86">
      <w:r>
        <w:t>MATERIAL :</w:t>
      </w:r>
      <w:r>
        <w:tab/>
      </w:r>
      <w:r>
        <w:tab/>
        <w:t>Polietileno de Baja  Densidad Blanco Tubular</w:t>
      </w:r>
    </w:p>
    <w:p w:rsidR="00AF3F86" w:rsidRDefault="00AF3F86" w:rsidP="00AF3F86">
      <w:r>
        <w:t>MEDIDA:</w:t>
      </w:r>
      <w:r>
        <w:tab/>
      </w:r>
      <w:r>
        <w:tab/>
      </w:r>
      <w:r w:rsidRPr="0067768C">
        <w:rPr>
          <w:b/>
        </w:rPr>
        <w:t>35 + 7 + 7   cms</w:t>
      </w:r>
      <w:r>
        <w:t xml:space="preserve">   </w:t>
      </w:r>
    </w:p>
    <w:p w:rsidR="00AF3F86" w:rsidRDefault="00AF3F86" w:rsidP="00AF3F86">
      <w:r>
        <w:t>CALIBRE :</w:t>
      </w:r>
      <w:r>
        <w:tab/>
      </w:r>
      <w:r>
        <w:tab/>
      </w:r>
      <w:r w:rsidRPr="009E0EF5">
        <w:rPr>
          <w:b/>
        </w:rPr>
        <w:t>1.9   “</w:t>
      </w:r>
    </w:p>
    <w:p w:rsidR="00AF3F86" w:rsidRDefault="00AF3F86" w:rsidP="00AF3F86">
      <w:r>
        <w:t>COLOR :</w:t>
      </w:r>
      <w:r>
        <w:tab/>
      </w:r>
      <w:r>
        <w:tab/>
        <w:t>Blanco</w:t>
      </w:r>
    </w:p>
    <w:p w:rsidR="00AF3F86" w:rsidRPr="00F512F0" w:rsidRDefault="00AF3F86" w:rsidP="00AF3F86">
      <w:pPr>
        <w:rPr>
          <w:b/>
        </w:rPr>
      </w:pPr>
      <w:r>
        <w:t xml:space="preserve">TRATADO : </w:t>
      </w:r>
      <w:r>
        <w:tab/>
      </w:r>
      <w:r>
        <w:tab/>
        <w:t>1  cara</w:t>
      </w:r>
    </w:p>
    <w:p w:rsidR="00AF3F86" w:rsidRDefault="00AF3F86" w:rsidP="00AF3F86">
      <w:pPr>
        <w:rPr>
          <w:b/>
          <w:bCs/>
          <w:u w:val="single"/>
        </w:rPr>
      </w:pPr>
      <w:r>
        <w:t xml:space="preserve">CANTIDAD : </w:t>
      </w:r>
      <w:r>
        <w:tab/>
      </w:r>
      <w:r>
        <w:rPr>
          <w:b/>
        </w:rPr>
        <w:t>11</w:t>
      </w:r>
      <w:r w:rsidRPr="00F93C0F">
        <w:rPr>
          <w:b/>
        </w:rPr>
        <w:t xml:space="preserve">0 </w:t>
      </w:r>
      <w:r>
        <w:t xml:space="preserve">   kg</w:t>
      </w:r>
    </w:p>
    <w:p w:rsidR="00AF3F86" w:rsidRDefault="00AF3F86" w:rsidP="00AF3F86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 xml:space="preserve">2    ( según muestra  ) </w:t>
      </w:r>
    </w:p>
    <w:p w:rsidR="00AF3F86" w:rsidRDefault="00AF3F86" w:rsidP="00AF3F86">
      <w:r>
        <w:t xml:space="preserve">CARAS : </w:t>
      </w:r>
      <w:r>
        <w:tab/>
      </w:r>
      <w:r>
        <w:tab/>
        <w:t>1  ( 2  x  1 )</w:t>
      </w:r>
    </w:p>
    <w:p w:rsidR="00AF3F86" w:rsidRDefault="00AF3F86" w:rsidP="00AF3F86">
      <w:r>
        <w:t xml:space="preserve">REPETICIÓN : </w:t>
      </w:r>
      <w:r>
        <w:tab/>
        <w:t>60  cms</w:t>
      </w:r>
    </w:p>
    <w:p w:rsidR="00AF3F86" w:rsidRDefault="00AF3F86" w:rsidP="00AF3F86">
      <w:r>
        <w:t>RODILLO :</w:t>
      </w:r>
      <w:r>
        <w:tab/>
      </w:r>
      <w:r>
        <w:tab/>
        <w:t>60</w:t>
      </w:r>
    </w:p>
    <w:p w:rsidR="00AF3F86" w:rsidRDefault="00AF3F86" w:rsidP="00AF3F86">
      <w:r>
        <w:t>BOLSA  :</w:t>
      </w:r>
      <w:r>
        <w:tab/>
      </w:r>
      <w:r>
        <w:tab/>
        <w:t xml:space="preserve">35 +7 + 7 x 60   cm    </w:t>
      </w:r>
    </w:p>
    <w:p w:rsidR="00AF3F86" w:rsidRDefault="00AF3F86" w:rsidP="00AF3F86">
      <w:r>
        <w:t>SELLADO .</w:t>
      </w:r>
      <w:r>
        <w:tab/>
      </w:r>
      <w:r>
        <w:tab/>
        <w:t xml:space="preserve">Fondo </w:t>
      </w:r>
    </w:p>
    <w:p w:rsidR="00AF3F86" w:rsidRPr="009104F9" w:rsidRDefault="00AF3F86" w:rsidP="00AF3F86">
      <w:pPr>
        <w:rPr>
          <w:b/>
        </w:rPr>
      </w:pPr>
      <w:r>
        <w:t>REFERENCIA :</w:t>
      </w:r>
      <w:r>
        <w:tab/>
      </w:r>
      <w:r w:rsidRPr="009104F9">
        <w:rPr>
          <w:b/>
        </w:rPr>
        <w:t xml:space="preserve">ROCA PUNTO DE VENTA GRANDE </w:t>
      </w:r>
    </w:p>
    <w:p w:rsidR="00AF3F86" w:rsidRPr="009104F9" w:rsidRDefault="00AF3F86" w:rsidP="00AF3F86">
      <w:pPr>
        <w:rPr>
          <w:b/>
        </w:rPr>
      </w:pPr>
    </w:p>
    <w:p w:rsidR="00AF3F86" w:rsidRDefault="00AF3F86" w:rsidP="00AF3F86"/>
    <w:p w:rsidR="00AF3F86" w:rsidRDefault="00AF3F86" w:rsidP="00AF3F86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>
        <w:rPr>
          <w:bCs/>
        </w:rPr>
        <w:t>Cyreles se encuentran en su planta</w:t>
      </w:r>
    </w:p>
    <w:p w:rsidR="00AF3F86" w:rsidRDefault="00AF3F86" w:rsidP="00AF3F86">
      <w:r>
        <w:t xml:space="preserve">                   -   Anexo muestra física para   alturas y Tonos   .(según Arte )</w:t>
      </w:r>
    </w:p>
    <w:p w:rsidR="003A1482" w:rsidRDefault="00AF3F86" w:rsidP="00AF3F86">
      <w:r>
        <w:tab/>
        <w:t xml:space="preserve">       -   Se envía   Tubular</w:t>
      </w:r>
    </w:p>
    <w:p w:rsidR="003A1482" w:rsidRDefault="003A1482" w:rsidP="00AF3F86">
      <w:r>
        <w:tab/>
        <w:t xml:space="preserve">       -   Colocar  pie de imprenta de PU</w:t>
      </w:r>
      <w:r w:rsidR="00AF3F86">
        <w:tab/>
      </w:r>
    </w:p>
    <w:p w:rsidR="00AF3F86" w:rsidRDefault="00AF3F86" w:rsidP="00AF3F86">
      <w:r>
        <w:t xml:space="preserve">        </w:t>
      </w:r>
    </w:p>
    <w:p w:rsidR="00AF3F86" w:rsidRPr="00F512F0" w:rsidRDefault="00AF3F86" w:rsidP="00AF3F86">
      <w:pPr>
        <w:rPr>
          <w:b/>
          <w:u w:val="single"/>
        </w:rPr>
      </w:pPr>
    </w:p>
    <w:p w:rsidR="00AF3F86" w:rsidRDefault="00AF3F86" w:rsidP="00AF3F86">
      <w:r>
        <w:tab/>
      </w:r>
      <w:r>
        <w:tab/>
      </w:r>
    </w:p>
    <w:p w:rsidR="00AF3F86" w:rsidRDefault="00AF3F86" w:rsidP="00AF3F86">
      <w:r>
        <w:t>Agradezco la atención y colaboración prestada.</w:t>
      </w:r>
    </w:p>
    <w:p w:rsidR="00AF3F86" w:rsidRDefault="00AF3F86" w:rsidP="00AF3F86"/>
    <w:p w:rsidR="00AF3F86" w:rsidRDefault="00AF3F86" w:rsidP="00AF3F86"/>
    <w:p w:rsidR="00AF3F86" w:rsidRDefault="00AF3F86" w:rsidP="00AF3F86"/>
    <w:p w:rsidR="00AF3F86" w:rsidRDefault="00AF3F86" w:rsidP="00AF3F86">
      <w:r>
        <w:t xml:space="preserve">Cordialmente </w:t>
      </w:r>
    </w:p>
    <w:p w:rsidR="00AF3F86" w:rsidRDefault="00AF3F86" w:rsidP="00AF3F86"/>
    <w:p w:rsidR="00AF3F86" w:rsidRDefault="00AF3F86" w:rsidP="00AF3F86"/>
    <w:p w:rsidR="00AF3F86" w:rsidRDefault="00AF3F86" w:rsidP="00AF3F86">
      <w:r>
        <w:t>RICARDO CASAS ZAPATA</w:t>
      </w:r>
    </w:p>
    <w:p w:rsidR="00AF3F86" w:rsidRDefault="00AF3F86" w:rsidP="00AF3F86">
      <w:r>
        <w:t>Director.</w:t>
      </w:r>
    </w:p>
    <w:p w:rsidR="00AF3F86" w:rsidRDefault="00AF3F86" w:rsidP="001D2E73">
      <w:pPr>
        <w:rPr>
          <w:b/>
        </w:rPr>
      </w:pPr>
    </w:p>
    <w:p w:rsidR="00A14904" w:rsidRDefault="00A14904" w:rsidP="001D2E73">
      <w:pPr>
        <w:rPr>
          <w:b/>
        </w:rPr>
      </w:pPr>
    </w:p>
    <w:p w:rsidR="00A14904" w:rsidRDefault="00A14904" w:rsidP="001D2E73">
      <w:pPr>
        <w:rPr>
          <w:b/>
        </w:rPr>
      </w:pPr>
    </w:p>
    <w:p w:rsidR="00A14904" w:rsidRDefault="00A14904" w:rsidP="001D2E73">
      <w:pPr>
        <w:rPr>
          <w:b/>
        </w:rPr>
      </w:pPr>
    </w:p>
    <w:p w:rsidR="00A14904" w:rsidRDefault="00A14904" w:rsidP="00A14904">
      <w:pPr>
        <w:rPr>
          <w:b/>
        </w:rPr>
      </w:pPr>
    </w:p>
    <w:p w:rsidR="00A14904" w:rsidRDefault="00A14904" w:rsidP="00A14904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A14904" w:rsidRDefault="00A14904" w:rsidP="00A14904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A14904" w:rsidRDefault="00A14904" w:rsidP="00A14904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A14904" w:rsidRDefault="00A14904" w:rsidP="00A14904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A14904" w:rsidRDefault="00A14904" w:rsidP="00A14904">
      <w:pPr>
        <w:pStyle w:val="Ttulo1"/>
      </w:pPr>
    </w:p>
    <w:p w:rsidR="00A14904" w:rsidRDefault="00A14904" w:rsidP="00A14904">
      <w:pPr>
        <w:pStyle w:val="Ttulo1"/>
      </w:pPr>
      <w:r>
        <w:t>ORDEN DE TRABAJO      N°    06910</w:t>
      </w:r>
    </w:p>
    <w:p w:rsidR="00A14904" w:rsidRDefault="00A14904" w:rsidP="00A14904"/>
    <w:p w:rsidR="00A14904" w:rsidRDefault="00A14904" w:rsidP="00A14904">
      <w:r>
        <w:t xml:space="preserve"> </w:t>
      </w:r>
    </w:p>
    <w:p w:rsidR="00A14904" w:rsidRDefault="00A14904" w:rsidP="00A14904">
      <w:r>
        <w:t>FECHA:</w:t>
      </w:r>
      <w:r>
        <w:tab/>
        <w:t>Medellín, Agosto  02    de   2010</w:t>
      </w:r>
    </w:p>
    <w:p w:rsidR="00A14904" w:rsidRDefault="00A14904" w:rsidP="00A14904">
      <w:r>
        <w:t>PARA:</w:t>
      </w:r>
      <w:r>
        <w:tab/>
      </w:r>
      <w:r>
        <w:tab/>
        <w:t>PLÁSTICOS DARMA</w:t>
      </w:r>
    </w:p>
    <w:p w:rsidR="00A14904" w:rsidRDefault="00A14904" w:rsidP="00A14904">
      <w:r>
        <w:t>ATENCIÓN:</w:t>
      </w:r>
      <w:r>
        <w:tab/>
        <w:t>Sr. Darío Jaramillo</w:t>
      </w:r>
    </w:p>
    <w:p w:rsidR="00A14904" w:rsidRDefault="00A14904" w:rsidP="00A14904">
      <w:r>
        <w:tab/>
      </w:r>
      <w:r>
        <w:tab/>
        <w:t>Gerente.</w:t>
      </w:r>
    </w:p>
    <w:p w:rsidR="00A14904" w:rsidRDefault="00A14904" w:rsidP="00A14904"/>
    <w:p w:rsidR="00A14904" w:rsidRDefault="00A14904" w:rsidP="00A14904">
      <w:r>
        <w:t>Apreciado Don Darío:</w:t>
      </w:r>
    </w:p>
    <w:p w:rsidR="00A14904" w:rsidRDefault="00A14904" w:rsidP="00A14904"/>
    <w:p w:rsidR="00A14904" w:rsidRDefault="00A14904" w:rsidP="00A14904">
      <w:r>
        <w:t xml:space="preserve">Con la presente estamos solicitando el siguiente servicio de  </w:t>
      </w:r>
      <w:r w:rsidR="00E54A50">
        <w:t>IMPRESIÓN:</w:t>
      </w:r>
    </w:p>
    <w:p w:rsidR="00A14904" w:rsidRDefault="00A14904" w:rsidP="00A14904"/>
    <w:p w:rsidR="00A14904" w:rsidRDefault="00A14904" w:rsidP="00A14904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A14904" w:rsidRDefault="00A14904" w:rsidP="00A14904">
      <w:pPr>
        <w:rPr>
          <w:b/>
          <w:bCs/>
        </w:rPr>
      </w:pPr>
    </w:p>
    <w:p w:rsidR="00A14904" w:rsidRDefault="00A14904" w:rsidP="00A14904">
      <w:r>
        <w:t xml:space="preserve">MATERIAL   :           Polipropileno tubular  45  cms </w:t>
      </w:r>
    </w:p>
    <w:p w:rsidR="00A14904" w:rsidRDefault="00A14904" w:rsidP="00A14904">
      <w:r>
        <w:t>CLIBRE      :              1.8   ”</w:t>
      </w:r>
    </w:p>
    <w:p w:rsidR="00A14904" w:rsidRPr="00842B11" w:rsidRDefault="00A14904" w:rsidP="00A14904">
      <w:pPr>
        <w:rPr>
          <w:b/>
        </w:rPr>
      </w:pPr>
      <w:r>
        <w:t>REFERENCIA:</w:t>
      </w:r>
      <w:r>
        <w:tab/>
      </w:r>
      <w:r w:rsidR="00905114">
        <w:rPr>
          <w:b/>
        </w:rPr>
        <w:t>MAASAI - KENYA</w:t>
      </w:r>
    </w:p>
    <w:p w:rsidR="00A14904" w:rsidRDefault="00A14904" w:rsidP="00A14904">
      <w:r>
        <w:t>CANTIDAD    :          100   Kg</w:t>
      </w:r>
    </w:p>
    <w:p w:rsidR="00A14904" w:rsidRDefault="00A14904" w:rsidP="00A14904">
      <w:r>
        <w:t>COLORES:</w:t>
      </w:r>
      <w:r>
        <w:tab/>
      </w:r>
      <w:r>
        <w:tab/>
        <w:t>3     (  Según   muestras  )</w:t>
      </w:r>
    </w:p>
    <w:p w:rsidR="00A14904" w:rsidRDefault="00A14904" w:rsidP="00A14904">
      <w:r>
        <w:t>CARAS:</w:t>
      </w:r>
      <w:r>
        <w:tab/>
      </w:r>
      <w:r>
        <w:tab/>
        <w:t>2</w:t>
      </w:r>
    </w:p>
    <w:p w:rsidR="00A14904" w:rsidRDefault="00A14904" w:rsidP="00A14904">
      <w:r>
        <w:t>REPETICIÓN:</w:t>
      </w:r>
      <w:r>
        <w:tab/>
        <w:t>32</w:t>
      </w:r>
    </w:p>
    <w:p w:rsidR="00A14904" w:rsidRDefault="00A14904" w:rsidP="00A14904">
      <w:r>
        <w:t>RODILLO:</w:t>
      </w:r>
      <w:r>
        <w:tab/>
      </w:r>
      <w:r>
        <w:tab/>
        <w:t>32</w:t>
      </w:r>
    </w:p>
    <w:p w:rsidR="00A14904" w:rsidRPr="00EB246A" w:rsidRDefault="00A14904" w:rsidP="00A14904">
      <w:pPr>
        <w:rPr>
          <w:b/>
        </w:rPr>
      </w:pPr>
      <w:r>
        <w:t>BOLSA:</w:t>
      </w:r>
      <w:r>
        <w:tab/>
      </w:r>
      <w:r>
        <w:tab/>
      </w:r>
      <w:r>
        <w:rPr>
          <w:b/>
        </w:rPr>
        <w:t>32  x  43  +   5    solapa  volada</w:t>
      </w:r>
    </w:p>
    <w:p w:rsidR="00A14904" w:rsidRDefault="00A14904" w:rsidP="00A14904">
      <w:r>
        <w:t>SELLADO:</w:t>
      </w:r>
      <w:r>
        <w:tab/>
      </w:r>
      <w:r>
        <w:tab/>
        <w:t>para</w:t>
      </w:r>
      <w:r w:rsidR="00AA378F">
        <w:t xml:space="preserve">   </w:t>
      </w:r>
      <w:r>
        <w:t xml:space="preserve"> selle lateral.</w:t>
      </w:r>
    </w:p>
    <w:p w:rsidR="00A14904" w:rsidRDefault="00A14904" w:rsidP="00A14904"/>
    <w:p w:rsidR="00A14904" w:rsidRDefault="00A14904" w:rsidP="00A14904"/>
    <w:p w:rsidR="00A14904" w:rsidRDefault="00A14904" w:rsidP="00A14904">
      <w:r>
        <w:rPr>
          <w:b/>
          <w:bCs/>
          <w:u w:val="single"/>
        </w:rPr>
        <w:t>NOTA:</w:t>
      </w:r>
      <w:r>
        <w:t xml:space="preserve">  * Cyreles en su planta.</w:t>
      </w:r>
    </w:p>
    <w:p w:rsidR="00A14904" w:rsidRDefault="00A14904" w:rsidP="00A14904">
      <w:pPr>
        <w:numPr>
          <w:ilvl w:val="0"/>
          <w:numId w:val="1"/>
        </w:numPr>
      </w:pPr>
      <w:r>
        <w:t>Se envía arte  para tonos y alturas.</w:t>
      </w:r>
    </w:p>
    <w:p w:rsidR="00A14904" w:rsidRDefault="00A14904" w:rsidP="00A14904">
      <w:pPr>
        <w:numPr>
          <w:ilvl w:val="0"/>
          <w:numId w:val="1"/>
        </w:numPr>
      </w:pPr>
      <w:r>
        <w:t>Colocar pie de imprenta de Plasticos Union.</w:t>
      </w:r>
    </w:p>
    <w:p w:rsidR="00A14904" w:rsidRDefault="00A14904" w:rsidP="00A14904"/>
    <w:p w:rsidR="00A14904" w:rsidRDefault="00A14904" w:rsidP="00A14904"/>
    <w:p w:rsidR="00A14904" w:rsidRDefault="00A14904" w:rsidP="00A14904">
      <w:r>
        <w:t>Agradezco la atención y colaboración prestada.</w:t>
      </w:r>
    </w:p>
    <w:p w:rsidR="00A14904" w:rsidRDefault="00A14904" w:rsidP="00A14904"/>
    <w:p w:rsidR="00A14904" w:rsidRDefault="00A14904" w:rsidP="00A14904">
      <w:r>
        <w:t>Cordialmente,</w:t>
      </w:r>
    </w:p>
    <w:p w:rsidR="00A14904" w:rsidRDefault="00A14904" w:rsidP="00A14904"/>
    <w:p w:rsidR="00A14904" w:rsidRDefault="00A14904" w:rsidP="00A14904"/>
    <w:p w:rsidR="00A14904" w:rsidRDefault="00A14904" w:rsidP="00A14904">
      <w:r>
        <w:t>RICARDO CASAS ZAPATA</w:t>
      </w:r>
    </w:p>
    <w:p w:rsidR="00A14904" w:rsidRDefault="00A14904" w:rsidP="00A14904">
      <w:r>
        <w:t>Director.</w:t>
      </w:r>
    </w:p>
    <w:p w:rsidR="00A14904" w:rsidRDefault="00A14904" w:rsidP="00A14904">
      <w:pPr>
        <w:rPr>
          <w:b/>
        </w:rPr>
      </w:pPr>
    </w:p>
    <w:p w:rsidR="00A14904" w:rsidRDefault="00A14904" w:rsidP="001D2E73">
      <w:pPr>
        <w:rPr>
          <w:b/>
        </w:rPr>
      </w:pPr>
    </w:p>
    <w:p w:rsidR="0066686E" w:rsidRDefault="0066686E" w:rsidP="001D2E73">
      <w:pPr>
        <w:rPr>
          <w:b/>
        </w:rPr>
      </w:pPr>
    </w:p>
    <w:p w:rsidR="0066686E" w:rsidRDefault="0066686E" w:rsidP="001D2E73">
      <w:pPr>
        <w:rPr>
          <w:b/>
        </w:rPr>
      </w:pPr>
    </w:p>
    <w:p w:rsidR="0066686E" w:rsidRDefault="0066686E" w:rsidP="001D2E73">
      <w:pPr>
        <w:rPr>
          <w:b/>
        </w:rPr>
      </w:pPr>
    </w:p>
    <w:p w:rsidR="0066686E" w:rsidRDefault="0066686E" w:rsidP="001D2E73">
      <w:pPr>
        <w:rPr>
          <w:b/>
        </w:rPr>
      </w:pPr>
    </w:p>
    <w:p w:rsidR="0066686E" w:rsidRDefault="0066686E" w:rsidP="001D2E73">
      <w:pPr>
        <w:rPr>
          <w:b/>
        </w:rPr>
      </w:pPr>
    </w:p>
    <w:p w:rsidR="0066686E" w:rsidRDefault="0066686E" w:rsidP="0066686E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66686E" w:rsidRDefault="0066686E" w:rsidP="0066686E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66686E" w:rsidRDefault="0066686E" w:rsidP="0066686E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66686E" w:rsidRDefault="0066686E" w:rsidP="0066686E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66686E" w:rsidRDefault="0066686E" w:rsidP="0066686E"/>
    <w:p w:rsidR="0066686E" w:rsidRDefault="0066686E" w:rsidP="0066686E">
      <w:pPr>
        <w:pStyle w:val="Ttulo1"/>
      </w:pPr>
      <w:r>
        <w:t>ORDEN DE TRABAJO   N°      07044</w:t>
      </w:r>
    </w:p>
    <w:p w:rsidR="0066686E" w:rsidRDefault="0066686E" w:rsidP="0066686E"/>
    <w:p w:rsidR="0066686E" w:rsidRDefault="0066686E" w:rsidP="0066686E">
      <w:r>
        <w:t>FECHA:</w:t>
      </w:r>
      <w:r>
        <w:tab/>
        <w:t>Medellín, Agosto   03    de   2010</w:t>
      </w:r>
    </w:p>
    <w:p w:rsidR="0066686E" w:rsidRDefault="0066686E" w:rsidP="0066686E">
      <w:r>
        <w:t>PARA:</w:t>
      </w:r>
      <w:r>
        <w:tab/>
      </w:r>
      <w:r>
        <w:tab/>
        <w:t>PLÁSTICOS   DARMA</w:t>
      </w:r>
    </w:p>
    <w:p w:rsidR="0066686E" w:rsidRDefault="0066686E" w:rsidP="0066686E">
      <w:r>
        <w:t>ATENCIÓN:</w:t>
      </w:r>
      <w:r>
        <w:tab/>
        <w:t>Sr. DARIO JARAMILLO</w:t>
      </w:r>
    </w:p>
    <w:p w:rsidR="0066686E" w:rsidRDefault="0066686E" w:rsidP="0066686E"/>
    <w:p w:rsidR="0066686E" w:rsidRDefault="0066686E" w:rsidP="0066686E">
      <w:r>
        <w:t>Apreciado Dn DARIO:</w:t>
      </w:r>
    </w:p>
    <w:p w:rsidR="0066686E" w:rsidRDefault="0066686E" w:rsidP="0066686E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66686E" w:rsidRDefault="0066686E" w:rsidP="0066686E"/>
    <w:p w:rsidR="0066686E" w:rsidRDefault="0066686E" w:rsidP="0066686E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66686E" w:rsidRDefault="0066686E" w:rsidP="0066686E"/>
    <w:p w:rsidR="0066686E" w:rsidRDefault="0066686E" w:rsidP="0066686E">
      <w:r>
        <w:t>MATERIAL :</w:t>
      </w:r>
      <w:r>
        <w:tab/>
      </w:r>
      <w:r>
        <w:tab/>
        <w:t>Polietileno de Baja  densidad  Lamina</w:t>
      </w:r>
      <w:r>
        <w:rPr>
          <w:b/>
          <w:u w:val="single"/>
        </w:rPr>
        <w:t xml:space="preserve">  </w:t>
      </w:r>
      <w:r>
        <w:t xml:space="preserve"> Tpte</w:t>
      </w:r>
    </w:p>
    <w:p w:rsidR="0066686E" w:rsidRDefault="0066686E" w:rsidP="0066686E">
      <w:r>
        <w:t>MEDIDA:</w:t>
      </w:r>
      <w:r>
        <w:tab/>
      </w:r>
      <w:r>
        <w:tab/>
      </w:r>
      <w:r w:rsidR="00F57F63">
        <w:rPr>
          <w:b/>
        </w:rPr>
        <w:t>36</w:t>
      </w:r>
      <w:r>
        <w:t xml:space="preserve">   cms   </w:t>
      </w:r>
    </w:p>
    <w:p w:rsidR="0066686E" w:rsidRDefault="0066686E" w:rsidP="0066686E">
      <w:r>
        <w:t>CALIBRE :</w:t>
      </w:r>
      <w:r>
        <w:tab/>
      </w:r>
      <w:r>
        <w:tab/>
      </w:r>
      <w:r w:rsidR="00F57F63">
        <w:rPr>
          <w:b/>
        </w:rPr>
        <w:t>1.4</w:t>
      </w:r>
      <w:r>
        <w:rPr>
          <w:b/>
        </w:rPr>
        <w:t xml:space="preserve"> </w:t>
      </w:r>
      <w:r>
        <w:t xml:space="preserve">   “</w:t>
      </w:r>
    </w:p>
    <w:p w:rsidR="0066686E" w:rsidRDefault="0066686E" w:rsidP="0066686E">
      <w:r>
        <w:t>COLOR :</w:t>
      </w:r>
      <w:r>
        <w:tab/>
      </w:r>
      <w:r>
        <w:tab/>
        <w:t>Transparente</w:t>
      </w:r>
    </w:p>
    <w:p w:rsidR="0066686E" w:rsidRPr="0007721A" w:rsidRDefault="0066686E" w:rsidP="0066686E">
      <w:r>
        <w:t xml:space="preserve">TRATADO : </w:t>
      </w:r>
      <w:r>
        <w:tab/>
      </w:r>
      <w:r>
        <w:tab/>
        <w:t>1  cara</w:t>
      </w:r>
    </w:p>
    <w:p w:rsidR="0066686E" w:rsidRDefault="0066686E" w:rsidP="0066686E">
      <w:r>
        <w:t xml:space="preserve">CANTIDAD : </w:t>
      </w:r>
      <w:r>
        <w:tab/>
        <w:t>1</w:t>
      </w:r>
      <w:r w:rsidR="00F57F63">
        <w:t>00</w:t>
      </w:r>
      <w:r>
        <w:t xml:space="preserve">    kg</w:t>
      </w:r>
    </w:p>
    <w:p w:rsidR="0066686E" w:rsidRDefault="0066686E" w:rsidP="0066686E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 xml:space="preserve">4   </w:t>
      </w:r>
      <w:r w:rsidR="00F57F63">
        <w:t xml:space="preserve"> </w:t>
      </w:r>
    </w:p>
    <w:p w:rsidR="0066686E" w:rsidRDefault="0066686E" w:rsidP="0066686E">
      <w:r>
        <w:t xml:space="preserve">CARAS : </w:t>
      </w:r>
      <w:r>
        <w:tab/>
      </w:r>
      <w:r>
        <w:tab/>
        <w:t>2</w:t>
      </w:r>
    </w:p>
    <w:p w:rsidR="0066686E" w:rsidRDefault="00F57F63" w:rsidP="0066686E">
      <w:r>
        <w:t>REPETICIÓN :</w:t>
      </w:r>
      <w:r>
        <w:tab/>
        <w:t>12</w:t>
      </w:r>
      <w:r w:rsidR="0066686E">
        <w:t>.5   cms</w:t>
      </w:r>
    </w:p>
    <w:p w:rsidR="0066686E" w:rsidRDefault="00F57F63" w:rsidP="0066686E">
      <w:r>
        <w:t>RODILLO :</w:t>
      </w:r>
      <w:r>
        <w:tab/>
      </w:r>
      <w:r>
        <w:tab/>
        <w:t>26</w:t>
      </w:r>
    </w:p>
    <w:p w:rsidR="0066686E" w:rsidRDefault="0066686E" w:rsidP="0066686E">
      <w:r>
        <w:t xml:space="preserve">LAMINA  </w:t>
      </w:r>
      <w:r w:rsidR="00F57F63">
        <w:t>:</w:t>
      </w:r>
      <w:r w:rsidR="00F57F63">
        <w:tab/>
      </w:r>
      <w:r w:rsidR="00F57F63">
        <w:tab/>
        <w:t>12</w:t>
      </w:r>
      <w:r>
        <w:t xml:space="preserve">.5 </w:t>
      </w:r>
      <w:r w:rsidR="00F57F63">
        <w:rPr>
          <w:b/>
        </w:rPr>
        <w:t xml:space="preserve"> x  16 + 2</w:t>
      </w:r>
      <w:r>
        <w:rPr>
          <w:b/>
        </w:rPr>
        <w:t xml:space="preserve"> </w:t>
      </w:r>
      <w:r w:rsidRPr="00336CAC">
        <w:rPr>
          <w:b/>
        </w:rPr>
        <w:t xml:space="preserve">   cm</w:t>
      </w:r>
      <w:r>
        <w:t xml:space="preserve">     Fuelle de fondo</w:t>
      </w:r>
    </w:p>
    <w:p w:rsidR="0066686E" w:rsidRDefault="0066686E" w:rsidP="0066686E">
      <w:r>
        <w:t>SELLADO .</w:t>
      </w:r>
      <w:r>
        <w:tab/>
      </w:r>
      <w:r>
        <w:tab/>
        <w:t>Lateral</w:t>
      </w:r>
    </w:p>
    <w:p w:rsidR="0066686E" w:rsidRDefault="0066686E" w:rsidP="0066686E">
      <w:r>
        <w:t>REFERENCIA :</w:t>
      </w:r>
      <w:r>
        <w:tab/>
      </w:r>
      <w:r w:rsidR="00F57F63">
        <w:rPr>
          <w:b/>
        </w:rPr>
        <w:t>QUESITO</w:t>
      </w:r>
      <w:r>
        <w:rPr>
          <w:b/>
        </w:rPr>
        <w:t xml:space="preserve">  </w:t>
      </w:r>
      <w:r w:rsidR="00F57F63">
        <w:rPr>
          <w:b/>
        </w:rPr>
        <w:t xml:space="preserve"> RIONEGRO  220</w:t>
      </w:r>
      <w:r>
        <w:rPr>
          <w:b/>
        </w:rPr>
        <w:t xml:space="preserve">   gm  </w:t>
      </w:r>
    </w:p>
    <w:p w:rsidR="0066686E" w:rsidRDefault="0066686E" w:rsidP="0066686E"/>
    <w:p w:rsidR="0066686E" w:rsidRDefault="0066686E" w:rsidP="0066686E"/>
    <w:p w:rsidR="0066686E" w:rsidRDefault="0066686E" w:rsidP="0066686E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>
        <w:rPr>
          <w:bCs/>
        </w:rPr>
        <w:t>Cyreles   los envía  GRAFIFLEX</w:t>
      </w:r>
    </w:p>
    <w:p w:rsidR="0066686E" w:rsidRDefault="0066686E" w:rsidP="0066686E">
      <w:r>
        <w:t xml:space="preserve">                   -   Anexo  Arte  para   alturas y Tonos.</w:t>
      </w:r>
    </w:p>
    <w:p w:rsidR="0066686E" w:rsidRDefault="0066686E" w:rsidP="0066686E">
      <w:pPr>
        <w:rPr>
          <w:b/>
        </w:rPr>
      </w:pPr>
      <w:r>
        <w:tab/>
        <w:t xml:space="preserve">        -  </w:t>
      </w:r>
      <w:r w:rsidRPr="00B879F4">
        <w:rPr>
          <w:b/>
        </w:rPr>
        <w:t>SE  APRUEBA  IMPRESIÓN</w:t>
      </w:r>
      <w:r>
        <w:t xml:space="preserve">  </w:t>
      </w:r>
      <w:r>
        <w:tab/>
        <w:t xml:space="preserve">        </w:t>
      </w: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66686E" w:rsidRDefault="0066686E" w:rsidP="0066686E">
      <w:pPr>
        <w:rPr>
          <w:b/>
        </w:rPr>
      </w:pPr>
      <w:r>
        <w:rPr>
          <w:b/>
        </w:rPr>
        <w:tab/>
        <w:t xml:space="preserve">        -  EL MATERIAL  LO ENVIA  P.U </w:t>
      </w:r>
    </w:p>
    <w:p w:rsidR="0066686E" w:rsidRDefault="0066686E" w:rsidP="0066686E">
      <w:pPr>
        <w:rPr>
          <w:b/>
        </w:rPr>
      </w:pPr>
      <w:r>
        <w:rPr>
          <w:b/>
        </w:rPr>
        <w:tab/>
        <w:t xml:space="preserve">        - colocar  pie de  imprenta</w:t>
      </w:r>
    </w:p>
    <w:p w:rsidR="0066686E" w:rsidRDefault="0066686E" w:rsidP="0066686E">
      <w:pPr>
        <w:rPr>
          <w:b/>
        </w:rPr>
      </w:pPr>
      <w:r>
        <w:rPr>
          <w:b/>
        </w:rPr>
        <w:tab/>
        <w:t xml:space="preserve">       </w:t>
      </w:r>
    </w:p>
    <w:p w:rsidR="0066686E" w:rsidRDefault="0066686E" w:rsidP="0066686E"/>
    <w:p w:rsidR="0066686E" w:rsidRDefault="0066686E" w:rsidP="0066686E">
      <w:r>
        <w:tab/>
      </w:r>
    </w:p>
    <w:p w:rsidR="0066686E" w:rsidRDefault="0066686E" w:rsidP="0066686E">
      <w:r>
        <w:t>Agradezco la atención y colaboración prestada.</w:t>
      </w:r>
    </w:p>
    <w:p w:rsidR="0066686E" w:rsidRDefault="0066686E" w:rsidP="0066686E"/>
    <w:p w:rsidR="0066686E" w:rsidRDefault="0066686E" w:rsidP="0066686E"/>
    <w:p w:rsidR="0066686E" w:rsidRDefault="0066686E" w:rsidP="0066686E">
      <w:r>
        <w:t>Cordialmente</w:t>
      </w:r>
    </w:p>
    <w:p w:rsidR="0066686E" w:rsidRDefault="0066686E" w:rsidP="0066686E"/>
    <w:p w:rsidR="0066686E" w:rsidRDefault="0066686E" w:rsidP="0066686E"/>
    <w:p w:rsidR="0066686E" w:rsidRDefault="0066686E" w:rsidP="0066686E">
      <w:r>
        <w:t>RICARDO CASAS ZAPATA</w:t>
      </w:r>
    </w:p>
    <w:p w:rsidR="0066686E" w:rsidRDefault="0066686E" w:rsidP="0066686E">
      <w:r>
        <w:t>Director.</w:t>
      </w:r>
    </w:p>
    <w:p w:rsidR="0066686E" w:rsidRDefault="0066686E" w:rsidP="0066686E">
      <w:pPr>
        <w:rPr>
          <w:b/>
        </w:rPr>
      </w:pPr>
    </w:p>
    <w:p w:rsidR="0066686E" w:rsidRDefault="0066686E" w:rsidP="001D2E73">
      <w:pPr>
        <w:rPr>
          <w:b/>
        </w:rPr>
      </w:pPr>
    </w:p>
    <w:p w:rsidR="00084E31" w:rsidRDefault="00084E31" w:rsidP="001D2E73">
      <w:pPr>
        <w:rPr>
          <w:b/>
        </w:rPr>
      </w:pPr>
    </w:p>
    <w:p w:rsidR="00084E31" w:rsidRDefault="00084E31" w:rsidP="00084E31">
      <w:pPr>
        <w:rPr>
          <w:b/>
        </w:rPr>
      </w:pPr>
    </w:p>
    <w:p w:rsidR="00084E31" w:rsidRDefault="00084E31" w:rsidP="00084E31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084E31" w:rsidRDefault="00084E31" w:rsidP="00084E31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084E31" w:rsidRDefault="00084E31" w:rsidP="00084E31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084E31" w:rsidRDefault="00084E31" w:rsidP="00084E31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084E31" w:rsidRDefault="00084E31" w:rsidP="00084E31">
      <w:pPr>
        <w:rPr>
          <w:b/>
          <w:bCs/>
        </w:rPr>
      </w:pPr>
    </w:p>
    <w:p w:rsidR="00084E31" w:rsidRDefault="00084E31" w:rsidP="00084E31">
      <w:pPr>
        <w:pStyle w:val="Ttulo1"/>
      </w:pPr>
      <w:r>
        <w:t>ORDEN DE TRABAJO    N°      07041</w:t>
      </w:r>
    </w:p>
    <w:p w:rsidR="00084E31" w:rsidRDefault="00084E31" w:rsidP="00084E31"/>
    <w:p w:rsidR="00084E31" w:rsidRDefault="00084E31" w:rsidP="00084E31"/>
    <w:p w:rsidR="00084E31" w:rsidRDefault="00084E31" w:rsidP="00084E31">
      <w:r>
        <w:t>FECHA:</w:t>
      </w:r>
      <w:r>
        <w:tab/>
        <w:t>Medellín, Agosto  03   de  2010</w:t>
      </w:r>
    </w:p>
    <w:p w:rsidR="00084E31" w:rsidRDefault="00084E31" w:rsidP="00084E31">
      <w:r>
        <w:t>PARA:</w:t>
      </w:r>
      <w:r>
        <w:tab/>
      </w:r>
      <w:r>
        <w:tab/>
        <w:t>PLÁSTICOS DARMA</w:t>
      </w:r>
    </w:p>
    <w:p w:rsidR="00084E31" w:rsidRDefault="00084E31" w:rsidP="00084E31">
      <w:r>
        <w:t>ATENCIÓN:</w:t>
      </w:r>
      <w:r>
        <w:tab/>
        <w:t>Sr. Darío Jaramillo</w:t>
      </w:r>
    </w:p>
    <w:p w:rsidR="00084E31" w:rsidRDefault="00084E31" w:rsidP="00084E31">
      <w:r>
        <w:tab/>
      </w:r>
      <w:r>
        <w:tab/>
        <w:t>Gerente.</w:t>
      </w:r>
    </w:p>
    <w:p w:rsidR="00084E31" w:rsidRDefault="00084E31" w:rsidP="00084E31"/>
    <w:p w:rsidR="00084E31" w:rsidRDefault="00084E31" w:rsidP="00084E31">
      <w:r>
        <w:t>Apreciado Don Darío :</w:t>
      </w:r>
    </w:p>
    <w:p w:rsidR="00084E31" w:rsidRDefault="00084E31" w:rsidP="00084E31">
      <w:r>
        <w:t xml:space="preserve"> </w:t>
      </w:r>
    </w:p>
    <w:p w:rsidR="00084E31" w:rsidRDefault="00084E31" w:rsidP="00084E31">
      <w:r>
        <w:t>Con la presente estamos solicitando el siguiente servicio de   IMPRESIÓN  :</w:t>
      </w:r>
    </w:p>
    <w:p w:rsidR="00084E31" w:rsidRDefault="00084E31" w:rsidP="00084E31"/>
    <w:p w:rsidR="00084E31" w:rsidRDefault="00084E31" w:rsidP="00084E31">
      <w:pPr>
        <w:rPr>
          <w:b/>
          <w:bCs/>
          <w:u w:val="single"/>
        </w:rPr>
      </w:pPr>
    </w:p>
    <w:p w:rsidR="00084E31" w:rsidRDefault="00084E31" w:rsidP="00084E31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084E31" w:rsidRDefault="00084E31" w:rsidP="00084E31"/>
    <w:p w:rsidR="00084E31" w:rsidRDefault="00084E31" w:rsidP="00084E31">
      <w:r>
        <w:t>MATERIAL:</w:t>
      </w:r>
      <w:r>
        <w:tab/>
      </w:r>
      <w:r>
        <w:tab/>
        <w:t>PELICULA COEXTRUIDA DE BAJA CON PP.</w:t>
      </w:r>
    </w:p>
    <w:p w:rsidR="00084E31" w:rsidRDefault="00084E31" w:rsidP="00084E31">
      <w:r>
        <w:t>MEDIDA:</w:t>
      </w:r>
      <w:r>
        <w:tab/>
      </w:r>
      <w:r>
        <w:tab/>
      </w:r>
      <w:r>
        <w:rPr>
          <w:b/>
        </w:rPr>
        <w:t xml:space="preserve">34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084E31" w:rsidRPr="006D12B2" w:rsidRDefault="00084E31" w:rsidP="00084E31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084E31" w:rsidRDefault="00084E31" w:rsidP="00084E31">
      <w:r>
        <w:t>TRATADO:</w:t>
      </w:r>
      <w:r>
        <w:tab/>
      </w:r>
      <w:r>
        <w:tab/>
        <w:t>1  Cara</w:t>
      </w:r>
    </w:p>
    <w:p w:rsidR="00084E31" w:rsidRDefault="00084E31" w:rsidP="00084E31">
      <w:pPr>
        <w:rPr>
          <w:b/>
          <w:bCs/>
          <w:u w:val="single"/>
        </w:rPr>
      </w:pPr>
      <w:r>
        <w:t>CANTIDAD:</w:t>
      </w:r>
      <w:r>
        <w:tab/>
      </w:r>
      <w:r>
        <w:tab/>
        <w:t>3</w:t>
      </w:r>
      <w:r>
        <w:rPr>
          <w:b/>
        </w:rPr>
        <w:t xml:space="preserve">00  </w:t>
      </w:r>
      <w:r w:rsidRPr="00900A5A">
        <w:rPr>
          <w:b/>
        </w:rPr>
        <w:t xml:space="preserve">  Kg</w:t>
      </w:r>
      <w:r>
        <w:t>.</w:t>
      </w:r>
    </w:p>
    <w:p w:rsidR="00084E31" w:rsidRDefault="00084E31" w:rsidP="00084E31">
      <w:r>
        <w:t>COLORES:</w:t>
      </w:r>
      <w:r>
        <w:tab/>
      </w:r>
      <w:r>
        <w:tab/>
        <w:t xml:space="preserve">5      </w:t>
      </w:r>
    </w:p>
    <w:p w:rsidR="00084E31" w:rsidRDefault="00084E31" w:rsidP="00084E31">
      <w:r>
        <w:t>CARAS:</w:t>
      </w:r>
      <w:r>
        <w:tab/>
      </w:r>
      <w:r>
        <w:tab/>
        <w:t>1  ( 5 x 1  )</w:t>
      </w:r>
    </w:p>
    <w:p w:rsidR="00084E31" w:rsidRDefault="00084E31" w:rsidP="00084E31">
      <w:r>
        <w:t>REPETICIÓN:</w:t>
      </w:r>
      <w:r>
        <w:tab/>
        <w:t xml:space="preserve">26    Cms   </w:t>
      </w:r>
    </w:p>
    <w:p w:rsidR="00084E31" w:rsidRPr="00900A5A" w:rsidRDefault="00084E31" w:rsidP="00084E31">
      <w:pPr>
        <w:rPr>
          <w:b/>
        </w:rPr>
      </w:pPr>
      <w:r>
        <w:t xml:space="preserve">RODILLO  :               </w:t>
      </w:r>
      <w:r>
        <w:rPr>
          <w:b/>
        </w:rPr>
        <w:t>26</w:t>
      </w:r>
    </w:p>
    <w:p w:rsidR="00084E31" w:rsidRDefault="00084E31" w:rsidP="00084E31">
      <w:r>
        <w:t>LAMINA:</w:t>
      </w:r>
      <w:r>
        <w:tab/>
      </w:r>
      <w:r w:rsidR="009844EB">
        <w:tab/>
        <w:t>34    c</w:t>
      </w:r>
      <w:r>
        <w:t>m</w:t>
      </w:r>
      <w:r w:rsidR="009844EB">
        <w:t xml:space="preserve">s    </w:t>
      </w:r>
    </w:p>
    <w:p w:rsidR="00084E31" w:rsidRDefault="00084E31" w:rsidP="00084E31">
      <w:r>
        <w:t>FOTOCAELDA:</w:t>
      </w:r>
      <w:r>
        <w:tab/>
        <w:t>Según muestra con doble  color</w:t>
      </w:r>
    </w:p>
    <w:p w:rsidR="00084E31" w:rsidRDefault="00084E31" w:rsidP="00084E31">
      <w:pPr>
        <w:rPr>
          <w:b/>
        </w:rPr>
      </w:pPr>
      <w:r>
        <w:t>REFERENCIA:</w:t>
      </w:r>
      <w:r>
        <w:tab/>
      </w:r>
      <w:r>
        <w:rPr>
          <w:b/>
        </w:rPr>
        <w:t>EL SEMBRADOR  MANGO  397   gms.</w:t>
      </w:r>
    </w:p>
    <w:p w:rsidR="00084E31" w:rsidRDefault="00084E31" w:rsidP="00084E31">
      <w:r>
        <w:tab/>
      </w:r>
      <w:r>
        <w:tab/>
      </w:r>
      <w:r>
        <w:tab/>
      </w:r>
    </w:p>
    <w:p w:rsidR="00084E31" w:rsidRDefault="00084E31" w:rsidP="00084E31"/>
    <w:p w:rsidR="00084E31" w:rsidRDefault="00084E31" w:rsidP="00084E31">
      <w:r>
        <w:rPr>
          <w:b/>
          <w:bCs/>
          <w:u w:val="single"/>
        </w:rPr>
        <w:t>NOTA:</w:t>
      </w:r>
      <w:r>
        <w:t xml:space="preserve">            - Cyreles   en  su planta</w:t>
      </w:r>
    </w:p>
    <w:p w:rsidR="00084E31" w:rsidRDefault="00084E31" w:rsidP="00084E31">
      <w:pPr>
        <w:pStyle w:val="Prrafodelista"/>
        <w:numPr>
          <w:ilvl w:val="0"/>
          <w:numId w:val="2"/>
        </w:numPr>
      </w:pPr>
      <w:r>
        <w:t xml:space="preserve"> Se envía  material.</w:t>
      </w:r>
    </w:p>
    <w:p w:rsidR="00084E31" w:rsidRDefault="00084E31" w:rsidP="00084E31">
      <w:pPr>
        <w:pStyle w:val="Prrafodelista"/>
        <w:numPr>
          <w:ilvl w:val="0"/>
          <w:numId w:val="2"/>
        </w:numPr>
      </w:pPr>
      <w:r>
        <w:t>SE  APRUEBA  IMPRESIÓN.</w:t>
      </w:r>
    </w:p>
    <w:p w:rsidR="00084E31" w:rsidRPr="00E62549" w:rsidRDefault="00990F2A" w:rsidP="00084E31">
      <w:pPr>
        <w:pStyle w:val="Prrafodelista"/>
        <w:numPr>
          <w:ilvl w:val="0"/>
          <w:numId w:val="2"/>
        </w:numPr>
        <w:ind w:left="1500"/>
        <w:rPr>
          <w:b/>
          <w:sz w:val="28"/>
          <w:szCs w:val="28"/>
        </w:rPr>
      </w:pPr>
      <w:r>
        <w:t>UTILIZAR MATERIAL DE  71 cm</w:t>
      </w:r>
      <w:r w:rsidR="00084E31">
        <w:t xml:space="preserve"> , partir a la mitad y luego imprimir.</w:t>
      </w:r>
    </w:p>
    <w:p w:rsidR="00084E31" w:rsidRDefault="00084E31" w:rsidP="00084E31"/>
    <w:p w:rsidR="00084E31" w:rsidRDefault="00084E31" w:rsidP="00084E31"/>
    <w:p w:rsidR="00084E31" w:rsidRDefault="00084E31" w:rsidP="00084E31">
      <w:r>
        <w:t>Agradezco la atención y colaboración prestada.</w:t>
      </w:r>
    </w:p>
    <w:p w:rsidR="00084E31" w:rsidRDefault="00084E31" w:rsidP="00084E31"/>
    <w:p w:rsidR="00084E31" w:rsidRDefault="00084E31" w:rsidP="00084E31"/>
    <w:p w:rsidR="00084E31" w:rsidRDefault="00084E31" w:rsidP="00084E31">
      <w:r>
        <w:t>Cordialmente,</w:t>
      </w:r>
    </w:p>
    <w:p w:rsidR="00084E31" w:rsidRDefault="00084E31" w:rsidP="00084E31"/>
    <w:p w:rsidR="00084E31" w:rsidRPr="00F4077E" w:rsidRDefault="00084E31" w:rsidP="00084E31">
      <w:pPr>
        <w:rPr>
          <w:b/>
        </w:rPr>
      </w:pPr>
    </w:p>
    <w:p w:rsidR="00084E31" w:rsidRDefault="00084E31" w:rsidP="00084E31"/>
    <w:p w:rsidR="00084E31" w:rsidRDefault="00084E31" w:rsidP="00084E31">
      <w:r>
        <w:t>RICARDO CASAS ZAPATA</w:t>
      </w:r>
    </w:p>
    <w:p w:rsidR="00084E31" w:rsidRDefault="00084E31" w:rsidP="00084E31">
      <w:r>
        <w:t>Director</w:t>
      </w:r>
    </w:p>
    <w:p w:rsidR="0043166A" w:rsidRDefault="0043166A" w:rsidP="00084E31"/>
    <w:p w:rsidR="0043166A" w:rsidRDefault="0043166A" w:rsidP="0043166A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43166A" w:rsidRDefault="0043166A" w:rsidP="0043166A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43166A" w:rsidRDefault="0043166A" w:rsidP="0043166A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43166A" w:rsidRDefault="0043166A" w:rsidP="0043166A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43166A" w:rsidRDefault="0043166A" w:rsidP="0043166A">
      <w:pPr>
        <w:pStyle w:val="Ttulo1"/>
      </w:pPr>
    </w:p>
    <w:p w:rsidR="0043166A" w:rsidRDefault="0043166A" w:rsidP="0043166A">
      <w:pPr>
        <w:pStyle w:val="Ttulo1"/>
      </w:pPr>
      <w:r>
        <w:t>ORDEN DE TRABAJO     N°   07046</w:t>
      </w:r>
    </w:p>
    <w:p w:rsidR="0043166A" w:rsidRDefault="0043166A" w:rsidP="0043166A"/>
    <w:p w:rsidR="0043166A" w:rsidRDefault="0043166A" w:rsidP="0043166A">
      <w:r>
        <w:t>FECHA:</w:t>
      </w:r>
      <w:r>
        <w:tab/>
        <w:t>Medellín,  Agosto  03   de   2010</w:t>
      </w:r>
    </w:p>
    <w:p w:rsidR="0043166A" w:rsidRDefault="0043166A" w:rsidP="0043166A">
      <w:r>
        <w:t>PARA:</w:t>
      </w:r>
      <w:r>
        <w:tab/>
      </w:r>
      <w:r>
        <w:tab/>
        <w:t>PLÁSTICOS DARMA</w:t>
      </w:r>
    </w:p>
    <w:p w:rsidR="0043166A" w:rsidRDefault="0043166A" w:rsidP="0043166A">
      <w:r>
        <w:t>ATENCIÓN:</w:t>
      </w:r>
      <w:r>
        <w:tab/>
        <w:t>Sr. Darío Jaramillo</w:t>
      </w:r>
    </w:p>
    <w:p w:rsidR="0043166A" w:rsidRDefault="0043166A" w:rsidP="0043166A">
      <w:r>
        <w:tab/>
      </w:r>
      <w:r>
        <w:tab/>
        <w:t>Gerente.</w:t>
      </w:r>
    </w:p>
    <w:p w:rsidR="0043166A" w:rsidRDefault="0043166A" w:rsidP="0043166A"/>
    <w:p w:rsidR="0043166A" w:rsidRDefault="0043166A" w:rsidP="0043166A">
      <w:r>
        <w:t>Apreciado Don Darío :</w:t>
      </w:r>
    </w:p>
    <w:p w:rsidR="0043166A" w:rsidRDefault="0043166A" w:rsidP="0043166A">
      <w:r>
        <w:t xml:space="preserve"> </w:t>
      </w:r>
    </w:p>
    <w:p w:rsidR="0043166A" w:rsidRDefault="0043166A" w:rsidP="0043166A">
      <w:r>
        <w:t>Con la presente estamos solicitando el siguiente servicio de IMPRESION:</w:t>
      </w:r>
    </w:p>
    <w:p w:rsidR="0043166A" w:rsidRDefault="0043166A" w:rsidP="0043166A"/>
    <w:p w:rsidR="0043166A" w:rsidRDefault="0043166A" w:rsidP="0043166A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43166A" w:rsidRDefault="0043166A" w:rsidP="0043166A">
      <w:r>
        <w:t>MATERIAL:</w:t>
      </w:r>
      <w:r>
        <w:tab/>
      </w:r>
      <w:r>
        <w:tab/>
        <w:t xml:space="preserve">Polietileno de Baja Densidad  43  CM </w:t>
      </w:r>
    </w:p>
    <w:p w:rsidR="0043166A" w:rsidRDefault="0043166A" w:rsidP="0043166A">
      <w:r>
        <w:t>COLOR:</w:t>
      </w:r>
      <w:r>
        <w:tab/>
      </w:r>
      <w:r>
        <w:tab/>
        <w:t>Blanco</w:t>
      </w:r>
    </w:p>
    <w:p w:rsidR="0043166A" w:rsidRDefault="0043166A" w:rsidP="0043166A">
      <w:r>
        <w:t>CALIBRE:</w:t>
      </w:r>
      <w:r>
        <w:tab/>
      </w:r>
      <w:r>
        <w:tab/>
        <w:t>1.8</w:t>
      </w:r>
    </w:p>
    <w:p w:rsidR="0043166A" w:rsidRDefault="0043166A" w:rsidP="0043166A">
      <w:r>
        <w:t>COLORES:</w:t>
      </w:r>
      <w:r>
        <w:tab/>
      </w:r>
      <w:r>
        <w:tab/>
        <w:t>2  ( ROJO – AZUL )</w:t>
      </w:r>
    </w:p>
    <w:p w:rsidR="0043166A" w:rsidRDefault="0043166A" w:rsidP="0043166A">
      <w:r>
        <w:t>CARAS:</w:t>
      </w:r>
      <w:r>
        <w:tab/>
      </w:r>
      <w:r>
        <w:tab/>
        <w:t xml:space="preserve">2  </w:t>
      </w:r>
    </w:p>
    <w:p w:rsidR="0043166A" w:rsidRDefault="0043166A" w:rsidP="0043166A">
      <w:r>
        <w:t>CANTIDAD:</w:t>
      </w:r>
      <w:r>
        <w:tab/>
      </w:r>
      <w:r>
        <w:tab/>
        <w:t>90    Kilos</w:t>
      </w:r>
    </w:p>
    <w:p w:rsidR="0043166A" w:rsidRDefault="0043166A" w:rsidP="0043166A">
      <w:r>
        <w:t>REPETICIÓN:</w:t>
      </w:r>
      <w:r>
        <w:tab/>
        <w:t xml:space="preserve">24.5   Cms. </w:t>
      </w:r>
    </w:p>
    <w:p w:rsidR="0043166A" w:rsidRDefault="0043166A" w:rsidP="0043166A">
      <w:r>
        <w:t>BOLSA:</w:t>
      </w:r>
      <w:r>
        <w:tab/>
      </w:r>
      <w:r>
        <w:tab/>
        <w:t>24 x 36 + 7   Cms   Solapa  Doble</w:t>
      </w:r>
    </w:p>
    <w:p w:rsidR="0043166A" w:rsidRDefault="0043166A" w:rsidP="0043166A">
      <w:r>
        <w:t>RODILLO :                24.5</w:t>
      </w:r>
    </w:p>
    <w:p w:rsidR="0043166A" w:rsidRDefault="0043166A" w:rsidP="0043166A">
      <w:pPr>
        <w:rPr>
          <w:b/>
        </w:rPr>
      </w:pPr>
      <w:r>
        <w:t>REFERENCIA:</w:t>
      </w:r>
      <w:r>
        <w:tab/>
      </w:r>
      <w:r>
        <w:rPr>
          <w:b/>
        </w:rPr>
        <w:t>HELPHARMA</w:t>
      </w:r>
    </w:p>
    <w:p w:rsidR="0043166A" w:rsidRDefault="0043166A" w:rsidP="0043166A">
      <w:pPr>
        <w:rPr>
          <w:b/>
        </w:rPr>
      </w:pPr>
      <w:r>
        <w:rPr>
          <w:b/>
        </w:rPr>
        <w:tab/>
      </w:r>
      <w:r>
        <w:rPr>
          <w:b/>
        </w:rPr>
        <w:tab/>
      </w:r>
    </w:p>
    <w:p w:rsidR="0043166A" w:rsidRDefault="0043166A" w:rsidP="0043166A"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43166A" w:rsidRDefault="0043166A" w:rsidP="0043166A">
      <w:r>
        <w:rPr>
          <w:b/>
          <w:bCs/>
          <w:u w:val="single"/>
        </w:rPr>
        <w:t>NOTA:</w:t>
      </w:r>
      <w:r>
        <w:t xml:space="preserve">  </w:t>
      </w:r>
      <w:r>
        <w:tab/>
        <w:t xml:space="preserve"> - Los cyreles   en su planta.</w:t>
      </w:r>
    </w:p>
    <w:p w:rsidR="0043166A" w:rsidRDefault="0043166A" w:rsidP="0043166A">
      <w:pPr>
        <w:ind w:left="1500"/>
      </w:pPr>
      <w:r>
        <w:t>- Altura y tonos según arte</w:t>
      </w:r>
    </w:p>
    <w:p w:rsidR="0043166A" w:rsidRDefault="0043166A" w:rsidP="0043166A">
      <w:pPr>
        <w:ind w:left="1500"/>
      </w:pPr>
      <w:r>
        <w:t>- CONTROLAR  PRESIONES DE IMPRESIÓN.</w:t>
      </w:r>
    </w:p>
    <w:p w:rsidR="0043166A" w:rsidRPr="00547F4C" w:rsidRDefault="0043166A" w:rsidP="0043166A">
      <w:pPr>
        <w:rPr>
          <w:sz w:val="40"/>
          <w:szCs w:val="40"/>
        </w:rPr>
      </w:pPr>
    </w:p>
    <w:p w:rsidR="0043166A" w:rsidRDefault="0043166A" w:rsidP="0043166A"/>
    <w:p w:rsidR="0043166A" w:rsidRDefault="0043166A" w:rsidP="0043166A">
      <w:r>
        <w:t>Agradezco la atención y colaboración prestada.</w:t>
      </w:r>
    </w:p>
    <w:p w:rsidR="0043166A" w:rsidRDefault="0043166A" w:rsidP="0043166A"/>
    <w:p w:rsidR="0043166A" w:rsidRDefault="0043166A" w:rsidP="0043166A"/>
    <w:p w:rsidR="0043166A" w:rsidRDefault="0043166A" w:rsidP="0043166A"/>
    <w:p w:rsidR="0043166A" w:rsidRDefault="0043166A" w:rsidP="0043166A">
      <w:r>
        <w:t>Cordialmente,</w:t>
      </w:r>
    </w:p>
    <w:p w:rsidR="0043166A" w:rsidRDefault="0043166A" w:rsidP="0043166A"/>
    <w:p w:rsidR="0043166A" w:rsidRDefault="0043166A" w:rsidP="0043166A"/>
    <w:p w:rsidR="0043166A" w:rsidRDefault="0043166A" w:rsidP="0043166A">
      <w:r>
        <w:t>RICARDO CASAS ZAPATA</w:t>
      </w:r>
    </w:p>
    <w:p w:rsidR="0043166A" w:rsidRDefault="0043166A" w:rsidP="0043166A">
      <w:r>
        <w:t>Director.</w:t>
      </w:r>
    </w:p>
    <w:p w:rsidR="0043166A" w:rsidRDefault="0043166A" w:rsidP="00084E31">
      <w:pPr>
        <w:rPr>
          <w:b/>
        </w:rPr>
      </w:pPr>
    </w:p>
    <w:p w:rsidR="00F37177" w:rsidRDefault="00F37177" w:rsidP="00084E31">
      <w:pPr>
        <w:rPr>
          <w:b/>
        </w:rPr>
      </w:pPr>
    </w:p>
    <w:p w:rsidR="00F37177" w:rsidRDefault="00F37177" w:rsidP="00084E31">
      <w:pPr>
        <w:rPr>
          <w:b/>
        </w:rPr>
      </w:pPr>
    </w:p>
    <w:p w:rsidR="00F37177" w:rsidRDefault="00F37177" w:rsidP="00084E31">
      <w:pPr>
        <w:rPr>
          <w:b/>
        </w:rPr>
      </w:pPr>
    </w:p>
    <w:p w:rsidR="00F37177" w:rsidRDefault="00F37177" w:rsidP="00084E31">
      <w:pPr>
        <w:rPr>
          <w:b/>
        </w:rPr>
      </w:pPr>
    </w:p>
    <w:p w:rsidR="00F37177" w:rsidRDefault="00F37177" w:rsidP="00084E31">
      <w:pPr>
        <w:rPr>
          <w:b/>
        </w:rPr>
      </w:pPr>
    </w:p>
    <w:p w:rsidR="00F37177" w:rsidRDefault="00F37177" w:rsidP="00084E31">
      <w:pPr>
        <w:rPr>
          <w:b/>
        </w:rPr>
      </w:pPr>
    </w:p>
    <w:p w:rsidR="00F37177" w:rsidRDefault="00F37177" w:rsidP="00F37177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F37177" w:rsidRDefault="00F37177" w:rsidP="00F37177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F37177" w:rsidRDefault="00F37177" w:rsidP="00F37177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F37177" w:rsidRDefault="00F37177" w:rsidP="00F37177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F37177" w:rsidRDefault="00F37177" w:rsidP="00F37177">
      <w:pPr>
        <w:pStyle w:val="Ttulo1"/>
      </w:pPr>
    </w:p>
    <w:p w:rsidR="00F37177" w:rsidRDefault="00F37177" w:rsidP="00F37177">
      <w:pPr>
        <w:pStyle w:val="Ttulo1"/>
      </w:pPr>
      <w:r>
        <w:t>ORDEN DE TRABAJO     N°      07049</w:t>
      </w:r>
    </w:p>
    <w:p w:rsidR="00F37177" w:rsidRDefault="00F37177" w:rsidP="00F37177"/>
    <w:p w:rsidR="00F37177" w:rsidRDefault="00F37177" w:rsidP="00F37177">
      <w:r>
        <w:t>FECHA:</w:t>
      </w:r>
      <w:r>
        <w:tab/>
        <w:t>Medellín, Agosto  03    de  2010</w:t>
      </w:r>
    </w:p>
    <w:p w:rsidR="00F37177" w:rsidRDefault="00F37177" w:rsidP="00F37177">
      <w:r>
        <w:t>PARA:</w:t>
      </w:r>
      <w:r>
        <w:tab/>
      </w:r>
      <w:r>
        <w:tab/>
        <w:t>PLÁSTICOS DARMA</w:t>
      </w:r>
    </w:p>
    <w:p w:rsidR="00F37177" w:rsidRDefault="00F37177" w:rsidP="00F37177">
      <w:r>
        <w:t>ATENCIÓN:</w:t>
      </w:r>
      <w:r>
        <w:tab/>
        <w:t>Sr. Darío Jaramillo</w:t>
      </w:r>
    </w:p>
    <w:p w:rsidR="00F37177" w:rsidRDefault="00F37177" w:rsidP="00F37177">
      <w:r>
        <w:tab/>
      </w:r>
      <w:r>
        <w:tab/>
        <w:t>Gerente.</w:t>
      </w:r>
    </w:p>
    <w:p w:rsidR="00F37177" w:rsidRDefault="00F37177" w:rsidP="00F37177"/>
    <w:p w:rsidR="00F37177" w:rsidRDefault="00F37177" w:rsidP="00F37177">
      <w:r>
        <w:t>Apreciado Don Darío:</w:t>
      </w:r>
    </w:p>
    <w:p w:rsidR="00F37177" w:rsidRDefault="00F37177" w:rsidP="00F37177"/>
    <w:p w:rsidR="00F37177" w:rsidRDefault="00F37177" w:rsidP="00F37177">
      <w:r>
        <w:t>Con la presente estamos solicitando el siguiente Material   :</w:t>
      </w:r>
    </w:p>
    <w:p w:rsidR="00F37177" w:rsidRDefault="00F37177" w:rsidP="00F37177"/>
    <w:p w:rsidR="00F37177" w:rsidRDefault="00F37177" w:rsidP="00F37177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F37177" w:rsidRDefault="00F37177" w:rsidP="00F37177">
      <w:pPr>
        <w:rPr>
          <w:b/>
          <w:bCs/>
          <w:u w:val="single"/>
        </w:rPr>
      </w:pPr>
    </w:p>
    <w:p w:rsidR="00F37177" w:rsidRDefault="00F37177" w:rsidP="00F37177">
      <w:r>
        <w:t>MATERIAL:</w:t>
      </w:r>
      <w:r>
        <w:tab/>
      </w:r>
      <w:r>
        <w:tab/>
        <w:t>Polietileno Alta Densidad Pigmentado BLANCO Tubular.</w:t>
      </w:r>
    </w:p>
    <w:p w:rsidR="00F37177" w:rsidRDefault="00F37177" w:rsidP="00F37177">
      <w:r>
        <w:t>MEDIDA:</w:t>
      </w:r>
      <w:r>
        <w:tab/>
      </w:r>
      <w:r>
        <w:tab/>
      </w:r>
      <w:r w:rsidRPr="00657B35">
        <w:rPr>
          <w:b/>
        </w:rPr>
        <w:t>50  Cms</w:t>
      </w:r>
      <w:r>
        <w:t>.</w:t>
      </w:r>
    </w:p>
    <w:p w:rsidR="00F37177" w:rsidRPr="005660D5" w:rsidRDefault="00F37177" w:rsidP="00F37177">
      <w:pPr>
        <w:rPr>
          <w:b/>
          <w:bCs/>
        </w:rPr>
      </w:pPr>
      <w:r>
        <w:t>CALIBRE:</w:t>
      </w:r>
      <w:r>
        <w:tab/>
      </w:r>
      <w:r>
        <w:tab/>
      </w:r>
      <w:r w:rsidRPr="005660D5">
        <w:rPr>
          <w:b/>
        </w:rPr>
        <w:t xml:space="preserve">2.5 </w:t>
      </w:r>
      <w:r w:rsidRPr="005660D5">
        <w:rPr>
          <w:b/>
          <w:bCs/>
        </w:rPr>
        <w:t xml:space="preserve">  ”</w:t>
      </w:r>
    </w:p>
    <w:p w:rsidR="00F37177" w:rsidRDefault="00F37177" w:rsidP="00F37177">
      <w:r>
        <w:t>COLOR:</w:t>
      </w:r>
      <w:r>
        <w:tab/>
      </w:r>
      <w:r>
        <w:tab/>
        <w:t>BLANCO  ( Según muestra  )</w:t>
      </w:r>
    </w:p>
    <w:p w:rsidR="00F37177" w:rsidRDefault="00F37177" w:rsidP="00F37177">
      <w:r>
        <w:t>TRATADO:</w:t>
      </w:r>
      <w:r>
        <w:tab/>
      </w:r>
      <w:r>
        <w:tab/>
        <w:t>2 Caras.</w:t>
      </w:r>
    </w:p>
    <w:p w:rsidR="00F37177" w:rsidRDefault="00F37177" w:rsidP="00F37177">
      <w:r>
        <w:t>CANTIDAD:</w:t>
      </w:r>
      <w:r>
        <w:tab/>
      </w:r>
      <w:r>
        <w:tab/>
      </w:r>
      <w:r w:rsidR="00115E03">
        <w:rPr>
          <w:b/>
        </w:rPr>
        <w:t>290</w:t>
      </w:r>
      <w:r>
        <w:rPr>
          <w:b/>
        </w:rPr>
        <w:t xml:space="preserve"> </w:t>
      </w:r>
      <w:r>
        <w:t xml:space="preserve">   Kg.</w:t>
      </w:r>
    </w:p>
    <w:p w:rsidR="00F37177" w:rsidRDefault="00F37177" w:rsidP="00F37177">
      <w:r>
        <w:t>REFERENCIA:</w:t>
      </w:r>
      <w:r>
        <w:tab/>
      </w:r>
      <w:r w:rsidRPr="008970C3">
        <w:rPr>
          <w:b/>
        </w:rPr>
        <w:t>PLASTIQUIMICA GRANDE</w:t>
      </w:r>
    </w:p>
    <w:p w:rsidR="00F37177" w:rsidRDefault="00F37177" w:rsidP="00F37177">
      <w:r>
        <w:t>COLORES:</w:t>
      </w:r>
      <w:r>
        <w:tab/>
      </w:r>
      <w:r>
        <w:tab/>
        <w:t>2 ( Gris -  Rojo)</w:t>
      </w:r>
    </w:p>
    <w:p w:rsidR="00F37177" w:rsidRDefault="00F37177" w:rsidP="00F37177">
      <w:r>
        <w:t>CARAS:</w:t>
      </w:r>
      <w:r>
        <w:tab/>
      </w:r>
      <w:r>
        <w:tab/>
        <w:t>2</w:t>
      </w:r>
    </w:p>
    <w:p w:rsidR="00F37177" w:rsidRDefault="00F37177" w:rsidP="00F37177">
      <w:r>
        <w:t>REPETICIÓN:</w:t>
      </w:r>
      <w:r>
        <w:tab/>
        <w:t>Continua</w:t>
      </w:r>
    </w:p>
    <w:p w:rsidR="00F37177" w:rsidRDefault="00F37177" w:rsidP="00F37177">
      <w:r>
        <w:t>RODILLO:</w:t>
      </w:r>
      <w:r>
        <w:tab/>
      </w:r>
      <w:r>
        <w:tab/>
        <w:t>38</w:t>
      </w:r>
    </w:p>
    <w:p w:rsidR="00F37177" w:rsidRPr="003B158B" w:rsidRDefault="00F37177" w:rsidP="00F37177">
      <w:pPr>
        <w:rPr>
          <w:b/>
        </w:rPr>
      </w:pPr>
      <w:r>
        <w:t>BOLSA:</w:t>
      </w:r>
      <w:r>
        <w:tab/>
      </w:r>
      <w:r>
        <w:tab/>
      </w:r>
      <w:r w:rsidRPr="003B158B">
        <w:rPr>
          <w:b/>
        </w:rPr>
        <w:t>50 x 190  cms</w:t>
      </w:r>
    </w:p>
    <w:p w:rsidR="00F37177" w:rsidRDefault="00F37177" w:rsidP="00F37177">
      <w:r>
        <w:t>SELLADO:</w:t>
      </w:r>
      <w:r>
        <w:tab/>
      </w:r>
      <w:r>
        <w:tab/>
        <w:t>Para selle de Fondo.</w:t>
      </w:r>
    </w:p>
    <w:p w:rsidR="00F37177" w:rsidRDefault="00F37177" w:rsidP="00F37177"/>
    <w:p w:rsidR="00F37177" w:rsidRDefault="00F37177" w:rsidP="00F37177"/>
    <w:p w:rsidR="00F37177" w:rsidRDefault="00F37177" w:rsidP="00F37177">
      <w:r>
        <w:rPr>
          <w:b/>
          <w:bCs/>
          <w:u w:val="single"/>
        </w:rPr>
        <w:t>NOTA:</w:t>
      </w:r>
      <w:r>
        <w:t xml:space="preserve">  * Los cyreles   Se encuentran en su planta</w:t>
      </w:r>
    </w:p>
    <w:p w:rsidR="00F37177" w:rsidRDefault="00F37177" w:rsidP="00F37177">
      <w:pPr>
        <w:numPr>
          <w:ilvl w:val="0"/>
          <w:numId w:val="1"/>
        </w:numPr>
      </w:pPr>
      <w:r>
        <w:t>Se envían muestra física  para tonos , alturas  y pigmentación</w:t>
      </w:r>
    </w:p>
    <w:p w:rsidR="00F37177" w:rsidRDefault="00F37177" w:rsidP="00F37177">
      <w:pPr>
        <w:ind w:left="885"/>
      </w:pPr>
    </w:p>
    <w:p w:rsidR="00F37177" w:rsidRPr="00315AED" w:rsidRDefault="00F37177" w:rsidP="00F37177">
      <w:pPr>
        <w:numPr>
          <w:ilvl w:val="0"/>
          <w:numId w:val="1"/>
        </w:numPr>
      </w:pPr>
      <w:r w:rsidRPr="00393DAD">
        <w:rPr>
          <w:b/>
          <w:u w:val="single"/>
        </w:rPr>
        <w:t>Utilizar tinta negra</w:t>
      </w:r>
      <w:r>
        <w:t xml:space="preserve"> </w:t>
      </w:r>
      <w:r w:rsidRPr="00393DAD">
        <w:rPr>
          <w:b/>
          <w:u w:val="single"/>
        </w:rPr>
        <w:t>ANTIGRASA</w:t>
      </w:r>
    </w:p>
    <w:p w:rsidR="00F37177" w:rsidRDefault="00F37177" w:rsidP="00F37177">
      <w:pPr>
        <w:ind w:left="885"/>
      </w:pPr>
    </w:p>
    <w:p w:rsidR="00F37177" w:rsidRPr="0098114D" w:rsidRDefault="00F37177" w:rsidP="00F37177">
      <w:pPr>
        <w:rPr>
          <w:b/>
          <w:u w:val="single"/>
        </w:rPr>
      </w:pPr>
    </w:p>
    <w:p w:rsidR="00F37177" w:rsidRDefault="00F37177" w:rsidP="00F37177">
      <w:r>
        <w:t>Agradezco la atención y colaboración prestada.</w:t>
      </w:r>
    </w:p>
    <w:p w:rsidR="00F37177" w:rsidRDefault="00F37177" w:rsidP="00F37177"/>
    <w:p w:rsidR="00F37177" w:rsidRDefault="00F37177" w:rsidP="00F37177"/>
    <w:p w:rsidR="00F37177" w:rsidRDefault="00F37177" w:rsidP="00F37177">
      <w:r>
        <w:t>Cordialmente,</w:t>
      </w:r>
    </w:p>
    <w:p w:rsidR="00F37177" w:rsidRDefault="00F37177" w:rsidP="00F37177"/>
    <w:p w:rsidR="00F37177" w:rsidRDefault="00F37177" w:rsidP="00F37177"/>
    <w:p w:rsidR="00F37177" w:rsidRDefault="00F37177" w:rsidP="00F37177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F37177" w:rsidRDefault="00F37177" w:rsidP="00F37177">
      <w:pPr>
        <w:tabs>
          <w:tab w:val="left" w:pos="1980"/>
        </w:tabs>
      </w:pPr>
      <w:r>
        <w:t>Director.</w:t>
      </w:r>
    </w:p>
    <w:p w:rsidR="00F37177" w:rsidRDefault="00F37177" w:rsidP="00084E31">
      <w:pPr>
        <w:rPr>
          <w:b/>
        </w:rPr>
      </w:pPr>
    </w:p>
    <w:p w:rsidR="00870C2D" w:rsidRDefault="00870C2D" w:rsidP="00084E31">
      <w:pPr>
        <w:rPr>
          <w:b/>
        </w:rPr>
      </w:pPr>
    </w:p>
    <w:p w:rsidR="00870C2D" w:rsidRDefault="00870C2D" w:rsidP="00084E31">
      <w:pPr>
        <w:rPr>
          <w:b/>
        </w:rPr>
      </w:pPr>
    </w:p>
    <w:p w:rsidR="00870C2D" w:rsidRDefault="00870C2D" w:rsidP="00084E31">
      <w:pPr>
        <w:rPr>
          <w:b/>
        </w:rPr>
      </w:pPr>
    </w:p>
    <w:p w:rsidR="00870C2D" w:rsidRDefault="00870C2D" w:rsidP="00870C2D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870C2D" w:rsidRDefault="00870C2D" w:rsidP="00870C2D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870C2D" w:rsidRDefault="00870C2D" w:rsidP="00870C2D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870C2D" w:rsidRDefault="00870C2D" w:rsidP="00870C2D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870C2D" w:rsidRDefault="00870C2D" w:rsidP="00870C2D">
      <w:pPr>
        <w:pStyle w:val="Ttulo1"/>
      </w:pPr>
    </w:p>
    <w:p w:rsidR="00870C2D" w:rsidRDefault="00870C2D" w:rsidP="00870C2D">
      <w:pPr>
        <w:pStyle w:val="Ttulo1"/>
      </w:pPr>
      <w:r>
        <w:t>ORDEN DE TRABAJO     N°      06915</w:t>
      </w:r>
    </w:p>
    <w:p w:rsidR="00870C2D" w:rsidRDefault="00870C2D" w:rsidP="00870C2D"/>
    <w:p w:rsidR="00870C2D" w:rsidRDefault="00870C2D" w:rsidP="00870C2D">
      <w:r>
        <w:t>FECHA:</w:t>
      </w:r>
      <w:r>
        <w:tab/>
        <w:t>Medellín, Agosto  03    de  2010</w:t>
      </w:r>
    </w:p>
    <w:p w:rsidR="00870C2D" w:rsidRDefault="00870C2D" w:rsidP="00870C2D">
      <w:r>
        <w:t>PARA:</w:t>
      </w:r>
      <w:r>
        <w:tab/>
      </w:r>
      <w:r>
        <w:tab/>
        <w:t>PLÁSTICOS DARMA</w:t>
      </w:r>
    </w:p>
    <w:p w:rsidR="00870C2D" w:rsidRDefault="00870C2D" w:rsidP="00870C2D">
      <w:r>
        <w:t>ATENCIÓN:</w:t>
      </w:r>
      <w:r>
        <w:tab/>
        <w:t>Sr. Darío Jaramillo</w:t>
      </w:r>
    </w:p>
    <w:p w:rsidR="00870C2D" w:rsidRDefault="00870C2D" w:rsidP="00870C2D">
      <w:r>
        <w:tab/>
      </w:r>
      <w:r>
        <w:tab/>
        <w:t>Gerente.</w:t>
      </w:r>
    </w:p>
    <w:p w:rsidR="00870C2D" w:rsidRDefault="00870C2D" w:rsidP="00870C2D"/>
    <w:p w:rsidR="00870C2D" w:rsidRDefault="00870C2D" w:rsidP="00870C2D">
      <w:r>
        <w:t>Apreciado Don Darío:</w:t>
      </w:r>
    </w:p>
    <w:p w:rsidR="00870C2D" w:rsidRDefault="00870C2D" w:rsidP="00870C2D"/>
    <w:p w:rsidR="00870C2D" w:rsidRDefault="00870C2D" w:rsidP="00870C2D">
      <w:r>
        <w:t>Con la presente estamos solicitando el siguiente Material   :</w:t>
      </w:r>
    </w:p>
    <w:p w:rsidR="00870C2D" w:rsidRDefault="00870C2D" w:rsidP="00870C2D"/>
    <w:p w:rsidR="00870C2D" w:rsidRDefault="00870C2D" w:rsidP="00870C2D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870C2D" w:rsidRDefault="00870C2D" w:rsidP="00870C2D">
      <w:pPr>
        <w:rPr>
          <w:b/>
          <w:bCs/>
          <w:u w:val="single"/>
        </w:rPr>
      </w:pPr>
    </w:p>
    <w:p w:rsidR="00870C2D" w:rsidRDefault="00870C2D" w:rsidP="00870C2D">
      <w:r>
        <w:t>MATERIAL:</w:t>
      </w:r>
      <w:r>
        <w:tab/>
      </w:r>
      <w:r>
        <w:tab/>
        <w:t>Polietileno Baja  Densidad Pigmentado BLANCO Tubular.</w:t>
      </w:r>
    </w:p>
    <w:p w:rsidR="00870C2D" w:rsidRDefault="00870C2D" w:rsidP="00870C2D">
      <w:r>
        <w:t>MEDIDA:</w:t>
      </w:r>
      <w:r>
        <w:tab/>
      </w:r>
      <w:r>
        <w:tab/>
      </w:r>
      <w:r w:rsidRPr="00657B35">
        <w:rPr>
          <w:b/>
        </w:rPr>
        <w:t>50  Cms</w:t>
      </w:r>
      <w:r>
        <w:t>.</w:t>
      </w:r>
    </w:p>
    <w:p w:rsidR="00870C2D" w:rsidRPr="005660D5" w:rsidRDefault="00870C2D" w:rsidP="00870C2D">
      <w:pPr>
        <w:rPr>
          <w:b/>
          <w:bCs/>
        </w:rPr>
      </w:pPr>
      <w:r>
        <w:t>CALIBRE:</w:t>
      </w:r>
      <w:r>
        <w:tab/>
      </w:r>
      <w:r>
        <w:tab/>
      </w:r>
      <w:r>
        <w:rPr>
          <w:b/>
        </w:rPr>
        <w:t>3.0</w:t>
      </w:r>
      <w:r w:rsidRPr="005660D5">
        <w:rPr>
          <w:b/>
        </w:rPr>
        <w:t xml:space="preserve"> </w:t>
      </w:r>
      <w:r w:rsidRPr="005660D5">
        <w:rPr>
          <w:b/>
          <w:bCs/>
        </w:rPr>
        <w:t xml:space="preserve">  ”</w:t>
      </w:r>
    </w:p>
    <w:p w:rsidR="00870C2D" w:rsidRDefault="00870C2D" w:rsidP="00870C2D">
      <w:r>
        <w:t>COLOR:</w:t>
      </w:r>
      <w:r>
        <w:tab/>
      </w:r>
      <w:r>
        <w:tab/>
        <w:t xml:space="preserve">BLANCO  ( </w:t>
      </w:r>
      <w:r w:rsidR="00422877">
        <w:t xml:space="preserve"> </w:t>
      </w:r>
      <w:r>
        <w:t>Según muestra  )</w:t>
      </w:r>
    </w:p>
    <w:p w:rsidR="00870C2D" w:rsidRDefault="00870C2D" w:rsidP="00870C2D">
      <w:r>
        <w:t>TRATADO:</w:t>
      </w:r>
      <w:r>
        <w:tab/>
      </w:r>
      <w:r>
        <w:tab/>
        <w:t>2 Caras.</w:t>
      </w:r>
    </w:p>
    <w:p w:rsidR="00870C2D" w:rsidRDefault="00870C2D" w:rsidP="00870C2D">
      <w:r>
        <w:t>CANTIDAD:</w:t>
      </w:r>
      <w:r>
        <w:tab/>
      </w:r>
      <w:r>
        <w:tab/>
      </w:r>
      <w:r>
        <w:rPr>
          <w:b/>
        </w:rPr>
        <w:t xml:space="preserve">50 </w:t>
      </w:r>
      <w:r>
        <w:t xml:space="preserve">   Kg.</w:t>
      </w:r>
    </w:p>
    <w:p w:rsidR="00870C2D" w:rsidRDefault="00870C2D" w:rsidP="00870C2D">
      <w:r>
        <w:t>REFERENCIA:</w:t>
      </w:r>
      <w:r>
        <w:tab/>
      </w:r>
      <w:r>
        <w:rPr>
          <w:b/>
        </w:rPr>
        <w:t>TELEANTIOQUIA  GOLPEADOR</w:t>
      </w:r>
    </w:p>
    <w:p w:rsidR="00870C2D" w:rsidRDefault="0025657E" w:rsidP="00870C2D">
      <w:r>
        <w:t>COLORES:</w:t>
      </w:r>
      <w:r>
        <w:tab/>
      </w:r>
      <w:r>
        <w:tab/>
        <w:t xml:space="preserve">2     ( VERDE -  NEGRO </w:t>
      </w:r>
      <w:r w:rsidR="00870C2D">
        <w:t>)</w:t>
      </w:r>
    </w:p>
    <w:p w:rsidR="00870C2D" w:rsidRDefault="00870C2D" w:rsidP="00870C2D">
      <w:r>
        <w:t>CARAS:</w:t>
      </w:r>
      <w:r>
        <w:tab/>
      </w:r>
      <w:r>
        <w:tab/>
        <w:t>2</w:t>
      </w:r>
    </w:p>
    <w:p w:rsidR="00870C2D" w:rsidRDefault="0025657E" w:rsidP="00870C2D">
      <w:r>
        <w:t>REPETICIÓN:</w:t>
      </w:r>
      <w:r>
        <w:tab/>
        <w:t>55</w:t>
      </w:r>
    </w:p>
    <w:p w:rsidR="00870C2D" w:rsidRDefault="0025657E" w:rsidP="00870C2D">
      <w:r>
        <w:t>RODILLO:</w:t>
      </w:r>
      <w:r>
        <w:tab/>
      </w:r>
      <w:r>
        <w:tab/>
        <w:t>55</w:t>
      </w:r>
    </w:p>
    <w:p w:rsidR="00870C2D" w:rsidRPr="003B158B" w:rsidRDefault="00870C2D" w:rsidP="00870C2D">
      <w:pPr>
        <w:rPr>
          <w:b/>
        </w:rPr>
      </w:pPr>
      <w:r>
        <w:t>BOLSA:</w:t>
      </w:r>
      <w:r>
        <w:tab/>
      </w:r>
      <w:r>
        <w:tab/>
      </w:r>
      <w:r w:rsidR="0025657E">
        <w:rPr>
          <w:b/>
        </w:rPr>
        <w:t>11</w:t>
      </w:r>
      <w:r w:rsidRPr="003B158B">
        <w:rPr>
          <w:b/>
        </w:rPr>
        <w:t xml:space="preserve"> x</w:t>
      </w:r>
      <w:r w:rsidR="0025657E">
        <w:rPr>
          <w:b/>
        </w:rPr>
        <w:t xml:space="preserve"> 55 </w:t>
      </w:r>
      <w:r w:rsidRPr="003B158B">
        <w:rPr>
          <w:b/>
        </w:rPr>
        <w:t xml:space="preserve">  cms</w:t>
      </w:r>
    </w:p>
    <w:p w:rsidR="00870C2D" w:rsidRDefault="00870C2D" w:rsidP="00870C2D">
      <w:r>
        <w:t>SELLADO:</w:t>
      </w:r>
      <w:r>
        <w:tab/>
      </w:r>
      <w:r>
        <w:tab/>
        <w:t>Para selle de Fondo.</w:t>
      </w:r>
    </w:p>
    <w:p w:rsidR="00870C2D" w:rsidRDefault="00870C2D" w:rsidP="00870C2D"/>
    <w:p w:rsidR="00870C2D" w:rsidRDefault="00870C2D" w:rsidP="00870C2D"/>
    <w:p w:rsidR="00870C2D" w:rsidRDefault="00870C2D" w:rsidP="00870C2D">
      <w:r>
        <w:rPr>
          <w:b/>
          <w:bCs/>
          <w:u w:val="single"/>
        </w:rPr>
        <w:t>NOTA:</w:t>
      </w:r>
      <w:r>
        <w:t xml:space="preserve">  * Los cyre</w:t>
      </w:r>
      <w:r w:rsidR="00A05EA6">
        <w:t>les  los envía  GRAFIFLEX</w:t>
      </w:r>
    </w:p>
    <w:p w:rsidR="00870C2D" w:rsidRDefault="00870C2D" w:rsidP="00870C2D">
      <w:pPr>
        <w:numPr>
          <w:ilvl w:val="0"/>
          <w:numId w:val="1"/>
        </w:numPr>
      </w:pPr>
      <w:r>
        <w:t>Se envían muestra física  para tonos , alturas  y pigmentación</w:t>
      </w:r>
    </w:p>
    <w:p w:rsidR="00870C2D" w:rsidRPr="00315AED" w:rsidRDefault="00870C2D" w:rsidP="001B3826"/>
    <w:p w:rsidR="00870C2D" w:rsidRDefault="00870C2D" w:rsidP="00870C2D">
      <w:pPr>
        <w:ind w:left="885"/>
      </w:pPr>
    </w:p>
    <w:p w:rsidR="00870C2D" w:rsidRPr="0098114D" w:rsidRDefault="00870C2D" w:rsidP="00870C2D">
      <w:pPr>
        <w:rPr>
          <w:b/>
          <w:u w:val="single"/>
        </w:rPr>
      </w:pPr>
    </w:p>
    <w:p w:rsidR="00870C2D" w:rsidRDefault="00870C2D" w:rsidP="00870C2D">
      <w:r>
        <w:t>Agradezco la atención y colaboración prestada.</w:t>
      </w:r>
    </w:p>
    <w:p w:rsidR="00870C2D" w:rsidRDefault="00870C2D" w:rsidP="00870C2D"/>
    <w:p w:rsidR="00870C2D" w:rsidRDefault="00870C2D" w:rsidP="00870C2D"/>
    <w:p w:rsidR="00870C2D" w:rsidRDefault="00870C2D" w:rsidP="00870C2D">
      <w:r>
        <w:t>Cordialmente,</w:t>
      </w:r>
    </w:p>
    <w:p w:rsidR="00870C2D" w:rsidRDefault="00870C2D" w:rsidP="00870C2D"/>
    <w:p w:rsidR="00870C2D" w:rsidRDefault="00870C2D" w:rsidP="00870C2D"/>
    <w:p w:rsidR="00870C2D" w:rsidRDefault="00870C2D" w:rsidP="00870C2D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870C2D" w:rsidRDefault="00870C2D" w:rsidP="00870C2D">
      <w:pPr>
        <w:tabs>
          <w:tab w:val="left" w:pos="1980"/>
        </w:tabs>
      </w:pPr>
      <w:r>
        <w:t>Director.</w:t>
      </w:r>
    </w:p>
    <w:p w:rsidR="00870C2D" w:rsidRPr="00C74D8F" w:rsidRDefault="00870C2D" w:rsidP="00870C2D">
      <w:pPr>
        <w:rPr>
          <w:b/>
        </w:rPr>
      </w:pPr>
    </w:p>
    <w:p w:rsidR="00870C2D" w:rsidRDefault="00870C2D" w:rsidP="00084E31">
      <w:pPr>
        <w:rPr>
          <w:b/>
        </w:rPr>
      </w:pPr>
    </w:p>
    <w:p w:rsidR="00472A32" w:rsidRDefault="00472A32" w:rsidP="00084E31">
      <w:pPr>
        <w:rPr>
          <w:b/>
        </w:rPr>
      </w:pPr>
    </w:p>
    <w:p w:rsidR="00472A32" w:rsidRDefault="00472A32" w:rsidP="00084E31">
      <w:pPr>
        <w:rPr>
          <w:b/>
        </w:rPr>
      </w:pPr>
    </w:p>
    <w:p w:rsidR="00472A32" w:rsidRDefault="00472A32" w:rsidP="00472A32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472A32" w:rsidRDefault="00472A32" w:rsidP="00472A32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472A32" w:rsidRDefault="00472A32" w:rsidP="00472A32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472A32" w:rsidRDefault="00472A32" w:rsidP="00472A32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472A32" w:rsidRDefault="00472A32" w:rsidP="00472A32">
      <w:pPr>
        <w:pStyle w:val="Ttulo1"/>
      </w:pPr>
    </w:p>
    <w:p w:rsidR="00472A32" w:rsidRDefault="00472A32" w:rsidP="00472A32">
      <w:pPr>
        <w:pStyle w:val="Ttulo1"/>
      </w:pPr>
      <w:r>
        <w:t>ORDEN DE TRABAJO     N°      07057</w:t>
      </w:r>
    </w:p>
    <w:p w:rsidR="00472A32" w:rsidRDefault="00472A32" w:rsidP="00472A32"/>
    <w:p w:rsidR="00472A32" w:rsidRDefault="00472A32" w:rsidP="00472A32">
      <w:r>
        <w:t>FECHA:</w:t>
      </w:r>
      <w:r>
        <w:tab/>
        <w:t>Medellín, Agosto  03    de  2010</w:t>
      </w:r>
    </w:p>
    <w:p w:rsidR="00472A32" w:rsidRDefault="00472A32" w:rsidP="00472A32">
      <w:r>
        <w:t>PARA:</w:t>
      </w:r>
      <w:r>
        <w:tab/>
      </w:r>
      <w:r>
        <w:tab/>
        <w:t>PLÁSTICOS DARMA</w:t>
      </w:r>
    </w:p>
    <w:p w:rsidR="00472A32" w:rsidRDefault="00472A32" w:rsidP="00472A32">
      <w:r>
        <w:t>ATENCIÓN:</w:t>
      </w:r>
      <w:r>
        <w:tab/>
        <w:t>Sr. Darío Jaramillo</w:t>
      </w:r>
    </w:p>
    <w:p w:rsidR="00472A32" w:rsidRDefault="00472A32" w:rsidP="00472A32">
      <w:r>
        <w:tab/>
      </w:r>
      <w:r>
        <w:tab/>
        <w:t>Gerente.</w:t>
      </w:r>
    </w:p>
    <w:p w:rsidR="00472A32" w:rsidRDefault="00472A32" w:rsidP="00472A32"/>
    <w:p w:rsidR="00472A32" w:rsidRDefault="00472A32" w:rsidP="00472A32">
      <w:r>
        <w:t>Apreciado Don Darío:</w:t>
      </w:r>
    </w:p>
    <w:p w:rsidR="00472A32" w:rsidRDefault="00472A32" w:rsidP="00472A32"/>
    <w:p w:rsidR="00472A32" w:rsidRDefault="00472A32" w:rsidP="00472A32">
      <w:r>
        <w:t>Con la presente estamos solicitando el siguiente Material   :</w:t>
      </w:r>
    </w:p>
    <w:p w:rsidR="00472A32" w:rsidRDefault="00472A32" w:rsidP="00472A32"/>
    <w:p w:rsidR="00472A32" w:rsidRDefault="00472A32" w:rsidP="00472A32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472A32" w:rsidRDefault="00472A32" w:rsidP="00472A32">
      <w:pPr>
        <w:rPr>
          <w:b/>
          <w:bCs/>
          <w:u w:val="single"/>
        </w:rPr>
      </w:pPr>
    </w:p>
    <w:p w:rsidR="00472A32" w:rsidRDefault="00472A32" w:rsidP="00472A32">
      <w:r>
        <w:t>MATERIAL:</w:t>
      </w:r>
      <w:r>
        <w:tab/>
      </w:r>
      <w:r>
        <w:tab/>
        <w:t>Polietileno Alta Densidad Pigmentado BLANCO Tubular.</w:t>
      </w:r>
    </w:p>
    <w:p w:rsidR="00472A32" w:rsidRDefault="00472A32" w:rsidP="00472A32">
      <w:r>
        <w:t>MEDIDA:</w:t>
      </w:r>
      <w:r>
        <w:tab/>
      </w:r>
      <w:r>
        <w:tab/>
      </w:r>
      <w:r w:rsidR="00044535">
        <w:rPr>
          <w:b/>
        </w:rPr>
        <w:t>60</w:t>
      </w:r>
      <w:r w:rsidRPr="00657B35">
        <w:rPr>
          <w:b/>
        </w:rPr>
        <w:t xml:space="preserve">  Cms</w:t>
      </w:r>
      <w:r>
        <w:t>.</w:t>
      </w:r>
    </w:p>
    <w:p w:rsidR="00472A32" w:rsidRPr="005660D5" w:rsidRDefault="00472A32" w:rsidP="00472A32">
      <w:pPr>
        <w:rPr>
          <w:b/>
          <w:bCs/>
        </w:rPr>
      </w:pPr>
      <w:r>
        <w:t>CALIBRE:</w:t>
      </w:r>
      <w:r>
        <w:tab/>
      </w:r>
      <w:r>
        <w:tab/>
      </w:r>
      <w:r w:rsidRPr="005660D5">
        <w:rPr>
          <w:b/>
        </w:rPr>
        <w:t xml:space="preserve">2.5 </w:t>
      </w:r>
      <w:r w:rsidRPr="005660D5">
        <w:rPr>
          <w:b/>
          <w:bCs/>
        </w:rPr>
        <w:t xml:space="preserve">  ”</w:t>
      </w:r>
    </w:p>
    <w:p w:rsidR="00472A32" w:rsidRDefault="00472A32" w:rsidP="00472A32">
      <w:r>
        <w:t>COLOR:</w:t>
      </w:r>
      <w:r>
        <w:tab/>
      </w:r>
      <w:r>
        <w:tab/>
        <w:t>BLANCO  ( Según muestra  )</w:t>
      </w:r>
    </w:p>
    <w:p w:rsidR="00472A32" w:rsidRDefault="00472A32" w:rsidP="00472A32">
      <w:r>
        <w:t>TRATADO:</w:t>
      </w:r>
      <w:r>
        <w:tab/>
      </w:r>
      <w:r>
        <w:tab/>
        <w:t>2 Caras.</w:t>
      </w:r>
    </w:p>
    <w:p w:rsidR="00472A32" w:rsidRDefault="00472A32" w:rsidP="00472A32">
      <w:r>
        <w:t>CANTIDAD:</w:t>
      </w:r>
      <w:r>
        <w:tab/>
      </w:r>
      <w:r>
        <w:tab/>
      </w:r>
      <w:r w:rsidR="00044535">
        <w:rPr>
          <w:b/>
        </w:rPr>
        <w:t>220</w:t>
      </w:r>
      <w:r>
        <w:rPr>
          <w:b/>
        </w:rPr>
        <w:t xml:space="preserve"> </w:t>
      </w:r>
      <w:r>
        <w:t xml:space="preserve">   Kg.</w:t>
      </w:r>
    </w:p>
    <w:p w:rsidR="00472A32" w:rsidRDefault="00472A32" w:rsidP="00472A32">
      <w:r>
        <w:t>REFERENCIA:</w:t>
      </w:r>
      <w:r>
        <w:tab/>
      </w:r>
      <w:r w:rsidRPr="008970C3">
        <w:rPr>
          <w:b/>
        </w:rPr>
        <w:t>PLASTIQUIMICA GRANDE</w:t>
      </w:r>
    </w:p>
    <w:p w:rsidR="00472A32" w:rsidRDefault="00472A32" w:rsidP="00472A32">
      <w:r>
        <w:t>COLORES:</w:t>
      </w:r>
      <w:r>
        <w:tab/>
      </w:r>
      <w:r>
        <w:tab/>
        <w:t>2 ( Gris -  Rojo)</w:t>
      </w:r>
    </w:p>
    <w:p w:rsidR="00472A32" w:rsidRDefault="00472A32" w:rsidP="00472A32">
      <w:r>
        <w:t>CARAS:</w:t>
      </w:r>
      <w:r>
        <w:tab/>
      </w:r>
      <w:r>
        <w:tab/>
        <w:t>2</w:t>
      </w:r>
    </w:p>
    <w:p w:rsidR="00472A32" w:rsidRDefault="00472A32" w:rsidP="00472A32">
      <w:r>
        <w:t>REPETICIÓN:</w:t>
      </w:r>
      <w:r>
        <w:tab/>
        <w:t>Continua</w:t>
      </w:r>
    </w:p>
    <w:p w:rsidR="00472A32" w:rsidRDefault="00472A32" w:rsidP="00472A32">
      <w:r>
        <w:t>RODILLO:</w:t>
      </w:r>
      <w:r>
        <w:tab/>
      </w:r>
      <w:r>
        <w:tab/>
        <w:t>38</w:t>
      </w:r>
    </w:p>
    <w:p w:rsidR="00472A32" w:rsidRPr="003B158B" w:rsidRDefault="00472A32" w:rsidP="00472A32">
      <w:pPr>
        <w:rPr>
          <w:b/>
        </w:rPr>
      </w:pPr>
      <w:r>
        <w:t>BOLSA:</w:t>
      </w:r>
      <w:r>
        <w:tab/>
      </w:r>
      <w:r>
        <w:tab/>
      </w:r>
      <w:r w:rsidR="00BD54A3">
        <w:rPr>
          <w:b/>
        </w:rPr>
        <w:t>6</w:t>
      </w:r>
      <w:r w:rsidRPr="003B158B">
        <w:rPr>
          <w:b/>
        </w:rPr>
        <w:t>0 x 190  cms</w:t>
      </w:r>
    </w:p>
    <w:p w:rsidR="00472A32" w:rsidRDefault="00472A32" w:rsidP="00472A32">
      <w:r>
        <w:t>SELLADO:</w:t>
      </w:r>
      <w:r>
        <w:tab/>
      </w:r>
      <w:r>
        <w:tab/>
        <w:t>Para selle de Fondo.</w:t>
      </w:r>
    </w:p>
    <w:p w:rsidR="00472A32" w:rsidRDefault="00472A32" w:rsidP="00472A32"/>
    <w:p w:rsidR="00472A32" w:rsidRDefault="00472A32" w:rsidP="00472A32"/>
    <w:p w:rsidR="00472A32" w:rsidRDefault="00472A32" w:rsidP="00472A32">
      <w:r>
        <w:rPr>
          <w:b/>
          <w:bCs/>
          <w:u w:val="single"/>
        </w:rPr>
        <w:t>NOTA:</w:t>
      </w:r>
      <w:r>
        <w:t xml:space="preserve">  * Los cyreles   Se encuentran en su planta</w:t>
      </w:r>
    </w:p>
    <w:p w:rsidR="00472A32" w:rsidRDefault="00472A32" w:rsidP="00472A32">
      <w:pPr>
        <w:numPr>
          <w:ilvl w:val="0"/>
          <w:numId w:val="1"/>
        </w:numPr>
      </w:pPr>
      <w:r>
        <w:t>Se envían muestra física  para tonos , alturas  y pigmentación</w:t>
      </w:r>
    </w:p>
    <w:p w:rsidR="00472A32" w:rsidRDefault="00472A32" w:rsidP="00472A32">
      <w:pPr>
        <w:ind w:left="885"/>
      </w:pPr>
    </w:p>
    <w:p w:rsidR="00472A32" w:rsidRPr="00315AED" w:rsidRDefault="00472A32" w:rsidP="00472A32">
      <w:pPr>
        <w:numPr>
          <w:ilvl w:val="0"/>
          <w:numId w:val="1"/>
        </w:numPr>
      </w:pPr>
      <w:r w:rsidRPr="00393DAD">
        <w:rPr>
          <w:b/>
          <w:u w:val="single"/>
        </w:rPr>
        <w:t>Utilizar tinta negra</w:t>
      </w:r>
      <w:r>
        <w:t xml:space="preserve"> </w:t>
      </w:r>
      <w:r w:rsidRPr="00393DAD">
        <w:rPr>
          <w:b/>
          <w:u w:val="single"/>
        </w:rPr>
        <w:t>ANTIGRASA</w:t>
      </w:r>
    </w:p>
    <w:p w:rsidR="00472A32" w:rsidRDefault="00472A32" w:rsidP="00472A32">
      <w:pPr>
        <w:ind w:left="885"/>
      </w:pPr>
    </w:p>
    <w:p w:rsidR="00472A32" w:rsidRPr="0098114D" w:rsidRDefault="00472A32" w:rsidP="00472A32">
      <w:pPr>
        <w:rPr>
          <w:b/>
          <w:u w:val="single"/>
        </w:rPr>
      </w:pPr>
    </w:p>
    <w:p w:rsidR="00472A32" w:rsidRDefault="00472A32" w:rsidP="00472A32">
      <w:r>
        <w:t>Agradezco la atención y colaboración prestada.</w:t>
      </w:r>
    </w:p>
    <w:p w:rsidR="00472A32" w:rsidRDefault="00472A32" w:rsidP="00472A32"/>
    <w:p w:rsidR="00472A32" w:rsidRDefault="00472A32" w:rsidP="00472A32"/>
    <w:p w:rsidR="00472A32" w:rsidRDefault="00472A32" w:rsidP="00472A32">
      <w:r>
        <w:t>Cordialmente,</w:t>
      </w:r>
    </w:p>
    <w:p w:rsidR="00472A32" w:rsidRDefault="00472A32" w:rsidP="00472A32"/>
    <w:p w:rsidR="00472A32" w:rsidRDefault="00472A32" w:rsidP="00472A32"/>
    <w:p w:rsidR="00472A32" w:rsidRDefault="00472A32" w:rsidP="00472A32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472A32" w:rsidRDefault="00472A32" w:rsidP="00472A32">
      <w:pPr>
        <w:tabs>
          <w:tab w:val="left" w:pos="1980"/>
        </w:tabs>
      </w:pPr>
      <w:r>
        <w:t>Director.</w:t>
      </w:r>
    </w:p>
    <w:p w:rsidR="00472A32" w:rsidRDefault="00472A32" w:rsidP="00084E31">
      <w:pPr>
        <w:rPr>
          <w:b/>
        </w:rPr>
      </w:pPr>
    </w:p>
    <w:p w:rsidR="00633068" w:rsidRDefault="00633068" w:rsidP="00084E31">
      <w:pPr>
        <w:rPr>
          <w:b/>
        </w:rPr>
      </w:pPr>
    </w:p>
    <w:p w:rsidR="00633068" w:rsidRDefault="00633068" w:rsidP="00084E31">
      <w:pPr>
        <w:rPr>
          <w:b/>
        </w:rPr>
      </w:pPr>
    </w:p>
    <w:p w:rsidR="00633068" w:rsidRDefault="00633068" w:rsidP="00084E31">
      <w:pPr>
        <w:rPr>
          <w:b/>
        </w:rPr>
      </w:pPr>
    </w:p>
    <w:p w:rsidR="00633068" w:rsidRDefault="00633068" w:rsidP="00633068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633068" w:rsidRDefault="00633068" w:rsidP="00633068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633068" w:rsidRDefault="00633068" w:rsidP="00633068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633068" w:rsidRDefault="00633068" w:rsidP="00633068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633068" w:rsidRDefault="00633068" w:rsidP="00633068"/>
    <w:p w:rsidR="00633068" w:rsidRDefault="00633068" w:rsidP="00633068"/>
    <w:p w:rsidR="00633068" w:rsidRDefault="00633068" w:rsidP="00633068">
      <w:pPr>
        <w:pStyle w:val="Ttulo1"/>
      </w:pPr>
      <w:r>
        <w:t>OR</w:t>
      </w:r>
      <w:r w:rsidR="00FE2E3E">
        <w:t>D EN DE TRABAJO    N°      07052</w:t>
      </w:r>
    </w:p>
    <w:p w:rsidR="00633068" w:rsidRDefault="00633068" w:rsidP="00633068"/>
    <w:p w:rsidR="00633068" w:rsidRDefault="00FE2E3E" w:rsidP="00633068">
      <w:r>
        <w:t>FECHA:</w:t>
      </w:r>
      <w:r>
        <w:tab/>
        <w:t>Medellín, Agosto  03</w:t>
      </w:r>
      <w:r w:rsidR="00633068">
        <w:t xml:space="preserve">    de   2010</w:t>
      </w:r>
    </w:p>
    <w:p w:rsidR="00633068" w:rsidRDefault="00633068" w:rsidP="00633068">
      <w:r>
        <w:t>PARA:</w:t>
      </w:r>
      <w:r>
        <w:tab/>
      </w:r>
      <w:r>
        <w:tab/>
        <w:t>PLÁSTICOS DARMA</w:t>
      </w:r>
    </w:p>
    <w:p w:rsidR="00633068" w:rsidRDefault="00633068" w:rsidP="00633068">
      <w:r>
        <w:t>ATENCIÓN:</w:t>
      </w:r>
      <w:r>
        <w:tab/>
        <w:t>Sr. Darío Jaramillo</w:t>
      </w:r>
    </w:p>
    <w:p w:rsidR="00633068" w:rsidRDefault="00633068" w:rsidP="00633068">
      <w:r>
        <w:tab/>
      </w:r>
      <w:r>
        <w:tab/>
        <w:t>Gerente.</w:t>
      </w:r>
    </w:p>
    <w:p w:rsidR="00633068" w:rsidRDefault="00633068" w:rsidP="00633068"/>
    <w:p w:rsidR="00633068" w:rsidRDefault="00633068" w:rsidP="00633068">
      <w:r>
        <w:t>Apreciado Don Darío:</w:t>
      </w:r>
    </w:p>
    <w:p w:rsidR="00633068" w:rsidRDefault="00633068" w:rsidP="00633068"/>
    <w:p w:rsidR="00633068" w:rsidRDefault="00633068" w:rsidP="00633068">
      <w:r>
        <w:t>Con la presente estamos solicitando el siguiente Material   :</w:t>
      </w:r>
    </w:p>
    <w:p w:rsidR="00633068" w:rsidRDefault="00633068" w:rsidP="00633068"/>
    <w:p w:rsidR="00633068" w:rsidRDefault="00633068" w:rsidP="00633068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633068" w:rsidRDefault="00633068" w:rsidP="00633068">
      <w:pPr>
        <w:rPr>
          <w:b/>
          <w:bCs/>
          <w:u w:val="single"/>
        </w:rPr>
      </w:pPr>
    </w:p>
    <w:p w:rsidR="00633068" w:rsidRDefault="00633068" w:rsidP="00633068">
      <w:r>
        <w:t>MATERIAL:</w:t>
      </w:r>
      <w:r>
        <w:tab/>
      </w:r>
      <w:r>
        <w:tab/>
        <w:t>Polietileno Alta Densidad Pigmentado BLANCO Tubular.</w:t>
      </w:r>
    </w:p>
    <w:p w:rsidR="00633068" w:rsidRDefault="00633068" w:rsidP="00633068">
      <w:r>
        <w:t>MEDIDA:</w:t>
      </w:r>
      <w:r>
        <w:tab/>
      </w:r>
      <w:r>
        <w:tab/>
      </w:r>
      <w:r>
        <w:rPr>
          <w:b/>
        </w:rPr>
        <w:t>35</w:t>
      </w:r>
      <w:r w:rsidRPr="00444F82">
        <w:rPr>
          <w:b/>
        </w:rPr>
        <w:t xml:space="preserve">  Cms</w:t>
      </w:r>
      <w:r>
        <w:t>.</w:t>
      </w:r>
    </w:p>
    <w:p w:rsidR="00633068" w:rsidRDefault="00633068" w:rsidP="00633068">
      <w:pPr>
        <w:rPr>
          <w:b/>
          <w:bCs/>
        </w:rPr>
      </w:pPr>
      <w:r>
        <w:t>CALIBRE:</w:t>
      </w:r>
      <w:r>
        <w:tab/>
      </w:r>
      <w:r>
        <w:tab/>
      </w:r>
      <w:r w:rsidRPr="00B460D7">
        <w:rPr>
          <w:b/>
        </w:rPr>
        <w:t>2.5</w:t>
      </w:r>
      <w:r>
        <w:t xml:space="preserve"> </w:t>
      </w:r>
      <w:r>
        <w:rPr>
          <w:b/>
          <w:bCs/>
        </w:rPr>
        <w:t xml:space="preserve">  ”</w:t>
      </w:r>
    </w:p>
    <w:p w:rsidR="00633068" w:rsidRDefault="00633068" w:rsidP="00633068">
      <w:r>
        <w:t>COLOR:</w:t>
      </w:r>
      <w:r>
        <w:tab/>
      </w:r>
      <w:r>
        <w:tab/>
        <w:t>BLANCO  ( Según muestra  )</w:t>
      </w:r>
    </w:p>
    <w:p w:rsidR="00633068" w:rsidRDefault="00633068" w:rsidP="00633068">
      <w:r>
        <w:t>TRATADO:</w:t>
      </w:r>
      <w:r>
        <w:tab/>
      </w:r>
      <w:r>
        <w:tab/>
        <w:t>2 Caras.</w:t>
      </w:r>
    </w:p>
    <w:p w:rsidR="00633068" w:rsidRDefault="00633068" w:rsidP="00633068">
      <w:pPr>
        <w:rPr>
          <w:b/>
          <w:bCs/>
        </w:rPr>
      </w:pPr>
      <w:r>
        <w:t>CANTIDAD:</w:t>
      </w:r>
      <w:r>
        <w:tab/>
        <w:t xml:space="preserve">            120 </w:t>
      </w:r>
      <w:r>
        <w:rPr>
          <w:b/>
        </w:rPr>
        <w:t xml:space="preserve"> </w:t>
      </w:r>
      <w:r>
        <w:t xml:space="preserve">  Kg.</w:t>
      </w:r>
      <w:r>
        <w:rPr>
          <w:b/>
          <w:bCs/>
        </w:rPr>
        <w:t xml:space="preserve"> </w:t>
      </w:r>
    </w:p>
    <w:p w:rsidR="00633068" w:rsidRDefault="00633068" w:rsidP="00633068">
      <w:r>
        <w:t>REFERENCIA:</w:t>
      </w:r>
      <w:r>
        <w:tab/>
      </w:r>
      <w:r>
        <w:rPr>
          <w:b/>
        </w:rPr>
        <w:t>PLASTIQUIMICA  PEQUENA</w:t>
      </w:r>
    </w:p>
    <w:p w:rsidR="00633068" w:rsidRDefault="00633068" w:rsidP="00633068">
      <w:r>
        <w:t>COLORES:</w:t>
      </w:r>
      <w:r>
        <w:tab/>
      </w:r>
      <w:r>
        <w:tab/>
        <w:t>2 ( Gris -  Rojo)</w:t>
      </w:r>
    </w:p>
    <w:p w:rsidR="00633068" w:rsidRDefault="00633068" w:rsidP="00633068">
      <w:r>
        <w:t>CARAS:</w:t>
      </w:r>
      <w:r>
        <w:tab/>
      </w:r>
      <w:r>
        <w:tab/>
        <w:t>2</w:t>
      </w:r>
    </w:p>
    <w:p w:rsidR="00633068" w:rsidRDefault="00633068" w:rsidP="00633068">
      <w:r>
        <w:t>REPETICIÓN:</w:t>
      </w:r>
      <w:r>
        <w:tab/>
        <w:t>Continua</w:t>
      </w:r>
    </w:p>
    <w:p w:rsidR="00633068" w:rsidRDefault="00633068" w:rsidP="00633068">
      <w:r>
        <w:t>RODILLO:</w:t>
      </w:r>
      <w:r>
        <w:tab/>
      </w:r>
      <w:r>
        <w:tab/>
      </w:r>
      <w:r w:rsidRPr="001D3669">
        <w:rPr>
          <w:b/>
        </w:rPr>
        <w:t>38</w:t>
      </w:r>
    </w:p>
    <w:p w:rsidR="00633068" w:rsidRPr="006537EA" w:rsidRDefault="00633068" w:rsidP="00633068">
      <w:pPr>
        <w:rPr>
          <w:b/>
        </w:rPr>
      </w:pPr>
      <w:r>
        <w:t>BOLSA:</w:t>
      </w:r>
      <w:r>
        <w:tab/>
      </w:r>
      <w:r>
        <w:tab/>
      </w:r>
      <w:r w:rsidRPr="006537EA">
        <w:rPr>
          <w:b/>
        </w:rPr>
        <w:t xml:space="preserve">35  x  175  </w:t>
      </w:r>
      <w:r>
        <w:rPr>
          <w:b/>
        </w:rPr>
        <w:t xml:space="preserve">  </w:t>
      </w:r>
      <w:r w:rsidRPr="006537EA">
        <w:rPr>
          <w:b/>
        </w:rPr>
        <w:t>cms</w:t>
      </w:r>
    </w:p>
    <w:p w:rsidR="00633068" w:rsidRDefault="00633068" w:rsidP="00633068">
      <w:r>
        <w:t>SELLADO:</w:t>
      </w:r>
      <w:r>
        <w:tab/>
      </w:r>
      <w:r>
        <w:tab/>
        <w:t>Para selle de Fondo.</w:t>
      </w:r>
    </w:p>
    <w:p w:rsidR="00633068" w:rsidRDefault="00633068" w:rsidP="00633068"/>
    <w:p w:rsidR="00633068" w:rsidRDefault="00633068" w:rsidP="00633068"/>
    <w:p w:rsidR="00633068" w:rsidRDefault="00633068" w:rsidP="00633068">
      <w:r>
        <w:rPr>
          <w:b/>
          <w:bCs/>
          <w:u w:val="single"/>
        </w:rPr>
        <w:t>NOTA:</w:t>
      </w:r>
      <w:r>
        <w:t xml:space="preserve">  * Los cyreles   Se encuentran en su planta</w:t>
      </w:r>
    </w:p>
    <w:p w:rsidR="00633068" w:rsidRDefault="00633068" w:rsidP="00633068">
      <w:pPr>
        <w:numPr>
          <w:ilvl w:val="0"/>
          <w:numId w:val="1"/>
        </w:numPr>
      </w:pPr>
      <w:r>
        <w:t>Se envían muestra física  para tonos , alturas  y  pigmentacion</w:t>
      </w:r>
    </w:p>
    <w:p w:rsidR="00633068" w:rsidRDefault="00633068" w:rsidP="00633068"/>
    <w:p w:rsidR="00633068" w:rsidRPr="00315AED" w:rsidRDefault="00633068" w:rsidP="00633068">
      <w:pPr>
        <w:numPr>
          <w:ilvl w:val="0"/>
          <w:numId w:val="1"/>
        </w:numPr>
      </w:pPr>
      <w:r w:rsidRPr="00393DAD">
        <w:rPr>
          <w:b/>
          <w:u w:val="single"/>
        </w:rPr>
        <w:t>Utilizar tinta negra</w:t>
      </w:r>
      <w:r>
        <w:t xml:space="preserve"> </w:t>
      </w:r>
      <w:r w:rsidRPr="00393DAD">
        <w:rPr>
          <w:b/>
          <w:u w:val="single"/>
        </w:rPr>
        <w:t>ANTIGRASA</w:t>
      </w:r>
    </w:p>
    <w:p w:rsidR="00633068" w:rsidRDefault="00633068" w:rsidP="00633068"/>
    <w:p w:rsidR="00633068" w:rsidRPr="0098114D" w:rsidRDefault="00633068" w:rsidP="00633068">
      <w:pPr>
        <w:rPr>
          <w:b/>
          <w:u w:val="single"/>
        </w:rPr>
      </w:pPr>
    </w:p>
    <w:p w:rsidR="00633068" w:rsidRDefault="00633068" w:rsidP="00633068">
      <w:r>
        <w:t>Agradezco la atención y colaboración prestada.</w:t>
      </w:r>
    </w:p>
    <w:p w:rsidR="00633068" w:rsidRDefault="00633068" w:rsidP="00633068"/>
    <w:p w:rsidR="00633068" w:rsidRDefault="00633068" w:rsidP="00633068"/>
    <w:p w:rsidR="00633068" w:rsidRDefault="00633068" w:rsidP="00633068">
      <w:r>
        <w:t>Cordialmente</w:t>
      </w:r>
    </w:p>
    <w:p w:rsidR="00633068" w:rsidRDefault="00633068" w:rsidP="00633068"/>
    <w:p w:rsidR="00633068" w:rsidRDefault="00633068" w:rsidP="00633068"/>
    <w:p w:rsidR="00633068" w:rsidRDefault="00633068" w:rsidP="00633068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633068" w:rsidRDefault="00633068" w:rsidP="00633068">
      <w:r>
        <w:t>Director.</w:t>
      </w:r>
    </w:p>
    <w:p w:rsidR="00633068" w:rsidRDefault="00633068" w:rsidP="00084E31">
      <w:pPr>
        <w:rPr>
          <w:b/>
        </w:rPr>
      </w:pPr>
    </w:p>
    <w:p w:rsidR="00115E03" w:rsidRDefault="00115E03" w:rsidP="00084E31">
      <w:pPr>
        <w:rPr>
          <w:b/>
        </w:rPr>
      </w:pPr>
    </w:p>
    <w:p w:rsidR="00115E03" w:rsidRDefault="00115E03" w:rsidP="00115E03">
      <w:pPr>
        <w:rPr>
          <w:b/>
        </w:rPr>
      </w:pPr>
    </w:p>
    <w:p w:rsidR="00115E03" w:rsidRDefault="00115E03" w:rsidP="00115E03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115E03" w:rsidRDefault="00115E03" w:rsidP="00115E03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115E03" w:rsidRDefault="00115E03" w:rsidP="00115E03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115E03" w:rsidRDefault="00115E03" w:rsidP="00115E03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115E03" w:rsidRDefault="00115E03" w:rsidP="00115E03"/>
    <w:p w:rsidR="00115E03" w:rsidRDefault="00115E03" w:rsidP="00115E03">
      <w:pPr>
        <w:pStyle w:val="Ttulo1"/>
      </w:pPr>
      <w:r>
        <w:t>ORDEN DE TRABAJO   N°      07050</w:t>
      </w:r>
    </w:p>
    <w:p w:rsidR="00115E03" w:rsidRDefault="00115E03" w:rsidP="00115E03"/>
    <w:p w:rsidR="00115E03" w:rsidRDefault="00115E03" w:rsidP="00115E03">
      <w:r>
        <w:t>FECHA:</w:t>
      </w:r>
      <w:r>
        <w:tab/>
        <w:t>Medellín, Agosto  04   de  2010</w:t>
      </w:r>
    </w:p>
    <w:p w:rsidR="00115E03" w:rsidRDefault="00115E03" w:rsidP="00115E03">
      <w:r>
        <w:t>PARA:</w:t>
      </w:r>
      <w:r>
        <w:tab/>
      </w:r>
      <w:r>
        <w:tab/>
        <w:t>PLÁSTICOS DARMA</w:t>
      </w:r>
    </w:p>
    <w:p w:rsidR="00115E03" w:rsidRDefault="00115E03" w:rsidP="00115E03">
      <w:r>
        <w:t>ATENCIÓN:</w:t>
      </w:r>
      <w:r>
        <w:tab/>
        <w:t>Sr. Darío Jaramillo</w:t>
      </w:r>
    </w:p>
    <w:p w:rsidR="00115E03" w:rsidRDefault="00115E03" w:rsidP="00115E03">
      <w:r>
        <w:tab/>
      </w:r>
      <w:r>
        <w:tab/>
        <w:t>Gerente.</w:t>
      </w:r>
    </w:p>
    <w:p w:rsidR="00115E03" w:rsidRDefault="00115E03" w:rsidP="00115E03"/>
    <w:p w:rsidR="00115E03" w:rsidRDefault="00115E03" w:rsidP="00115E03">
      <w:r>
        <w:t>Apreciado Don Darío:</w:t>
      </w:r>
    </w:p>
    <w:p w:rsidR="00115E03" w:rsidRDefault="00115E03" w:rsidP="00115E03"/>
    <w:p w:rsidR="00115E03" w:rsidRDefault="00115E03" w:rsidP="00115E03">
      <w:r>
        <w:t>Con la presente estamos solicitando el siguiente Material   :</w:t>
      </w:r>
    </w:p>
    <w:p w:rsidR="00115E03" w:rsidRDefault="00115E03" w:rsidP="00115E03"/>
    <w:p w:rsidR="00115E03" w:rsidRDefault="00115E03" w:rsidP="00115E03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115E03" w:rsidRDefault="00115E03" w:rsidP="00115E03">
      <w:pPr>
        <w:rPr>
          <w:b/>
          <w:bCs/>
          <w:u w:val="single"/>
        </w:rPr>
      </w:pPr>
      <w:r>
        <w:rPr>
          <w:b/>
          <w:bCs/>
        </w:rPr>
        <w:tab/>
      </w:r>
    </w:p>
    <w:p w:rsidR="00115E03" w:rsidRDefault="00115E03" w:rsidP="00115E03">
      <w:r>
        <w:t>MATERIAL:</w:t>
      </w:r>
      <w:r>
        <w:tab/>
      </w:r>
      <w:r>
        <w:tab/>
        <w:t>Polietileno Alta Densidad Pigmentado BLANCO Tubular.</w:t>
      </w:r>
    </w:p>
    <w:p w:rsidR="00115E03" w:rsidRDefault="00115E03" w:rsidP="00115E03">
      <w:r>
        <w:t>MEDIDA:</w:t>
      </w:r>
      <w:r>
        <w:tab/>
      </w:r>
      <w:r>
        <w:tab/>
      </w:r>
      <w:r w:rsidRPr="00444F82">
        <w:rPr>
          <w:b/>
        </w:rPr>
        <w:t xml:space="preserve">43 </w:t>
      </w:r>
      <w:r>
        <w:rPr>
          <w:b/>
        </w:rPr>
        <w:t xml:space="preserve"> </w:t>
      </w:r>
      <w:r w:rsidRPr="00444F82">
        <w:rPr>
          <w:b/>
        </w:rPr>
        <w:t xml:space="preserve"> Cms</w:t>
      </w:r>
      <w:r>
        <w:t>.</w:t>
      </w:r>
    </w:p>
    <w:p w:rsidR="00115E03" w:rsidRPr="005C3173" w:rsidRDefault="00115E03" w:rsidP="00115E03">
      <w:pPr>
        <w:rPr>
          <w:b/>
          <w:bCs/>
        </w:rPr>
      </w:pPr>
      <w:r>
        <w:t>CALIBRE:</w:t>
      </w:r>
      <w:r>
        <w:tab/>
      </w:r>
      <w:r>
        <w:tab/>
      </w:r>
      <w:r w:rsidRPr="005C3173">
        <w:rPr>
          <w:b/>
        </w:rPr>
        <w:t xml:space="preserve">2.5 </w:t>
      </w:r>
      <w:r w:rsidRPr="005C3173">
        <w:rPr>
          <w:b/>
          <w:bCs/>
        </w:rPr>
        <w:t xml:space="preserve">  ”</w:t>
      </w:r>
    </w:p>
    <w:p w:rsidR="00115E03" w:rsidRDefault="00115E03" w:rsidP="00115E03">
      <w:r>
        <w:t>COLOR:</w:t>
      </w:r>
      <w:r>
        <w:tab/>
      </w:r>
      <w:r>
        <w:tab/>
        <w:t>BLANCO  ( Según muestra  )</w:t>
      </w:r>
    </w:p>
    <w:p w:rsidR="00115E03" w:rsidRDefault="00115E03" w:rsidP="00115E03">
      <w:r>
        <w:t>TRATADO:</w:t>
      </w:r>
      <w:r>
        <w:tab/>
      </w:r>
      <w:r>
        <w:tab/>
        <w:t>2 Caras.</w:t>
      </w:r>
    </w:p>
    <w:p w:rsidR="00115E03" w:rsidRDefault="00115E03" w:rsidP="00115E03">
      <w:pPr>
        <w:rPr>
          <w:b/>
          <w:bCs/>
        </w:rPr>
      </w:pPr>
      <w:r>
        <w:t>CANTIDAD:</w:t>
      </w:r>
      <w:r>
        <w:tab/>
      </w:r>
      <w:r>
        <w:tab/>
      </w:r>
      <w:r w:rsidR="002E2C65">
        <w:rPr>
          <w:b/>
        </w:rPr>
        <w:t>2</w:t>
      </w:r>
      <w:r>
        <w:rPr>
          <w:b/>
        </w:rPr>
        <w:t xml:space="preserve">50 </w:t>
      </w:r>
      <w:r>
        <w:t xml:space="preserve">   Kg</w:t>
      </w:r>
    </w:p>
    <w:p w:rsidR="00115E03" w:rsidRDefault="00115E03" w:rsidP="00115E03">
      <w:r>
        <w:t>REFERENCIA:</w:t>
      </w:r>
      <w:r>
        <w:tab/>
      </w:r>
      <w:r>
        <w:rPr>
          <w:b/>
        </w:rPr>
        <w:t>PLASTIQUIMICA   MEDIANA</w:t>
      </w:r>
    </w:p>
    <w:p w:rsidR="00115E03" w:rsidRDefault="00115E03" w:rsidP="00115E03">
      <w:r>
        <w:t>COLORES:</w:t>
      </w:r>
      <w:r>
        <w:tab/>
      </w:r>
      <w:r>
        <w:tab/>
        <w:t>2 ( Gris -  Rojo)</w:t>
      </w:r>
    </w:p>
    <w:p w:rsidR="00115E03" w:rsidRDefault="00115E03" w:rsidP="00115E03">
      <w:r>
        <w:t>CARAS:</w:t>
      </w:r>
      <w:r>
        <w:tab/>
      </w:r>
      <w:r>
        <w:tab/>
        <w:t>2</w:t>
      </w:r>
    </w:p>
    <w:p w:rsidR="00115E03" w:rsidRDefault="00115E03" w:rsidP="00115E03">
      <w:r>
        <w:t>REPETICIÓN:</w:t>
      </w:r>
      <w:r>
        <w:tab/>
        <w:t>Continua</w:t>
      </w:r>
    </w:p>
    <w:p w:rsidR="00115E03" w:rsidRDefault="00115E03" w:rsidP="00115E03">
      <w:r>
        <w:t>RODILLO:</w:t>
      </w:r>
      <w:r>
        <w:tab/>
      </w:r>
      <w:r>
        <w:tab/>
        <w:t>38</w:t>
      </w:r>
    </w:p>
    <w:p w:rsidR="00115E03" w:rsidRDefault="00115E03" w:rsidP="00115E03">
      <w:r>
        <w:t>BOLSA:</w:t>
      </w:r>
      <w:r>
        <w:tab/>
      </w:r>
      <w:r>
        <w:tab/>
      </w:r>
      <w:r w:rsidRPr="003B158B">
        <w:rPr>
          <w:b/>
        </w:rPr>
        <w:t>43 x  190  cms</w:t>
      </w:r>
    </w:p>
    <w:p w:rsidR="00115E03" w:rsidRDefault="00115E03" w:rsidP="00115E03">
      <w:r>
        <w:t>SELLADO:</w:t>
      </w:r>
      <w:r>
        <w:tab/>
      </w:r>
      <w:r>
        <w:tab/>
        <w:t>Para selle de Fondo.</w:t>
      </w:r>
    </w:p>
    <w:p w:rsidR="00115E03" w:rsidRDefault="00115E03" w:rsidP="00115E03"/>
    <w:p w:rsidR="00115E03" w:rsidRDefault="00115E03" w:rsidP="00115E03"/>
    <w:p w:rsidR="00115E03" w:rsidRDefault="00115E03" w:rsidP="00115E03">
      <w:r>
        <w:rPr>
          <w:b/>
          <w:bCs/>
          <w:u w:val="single"/>
        </w:rPr>
        <w:t>NOTA:</w:t>
      </w:r>
      <w:r>
        <w:t xml:space="preserve">  * Los cyreles   Se encuentran en su planta</w:t>
      </w:r>
    </w:p>
    <w:p w:rsidR="00115E03" w:rsidRDefault="00115E03" w:rsidP="00115E03">
      <w:pPr>
        <w:numPr>
          <w:ilvl w:val="0"/>
          <w:numId w:val="1"/>
        </w:numPr>
      </w:pPr>
      <w:r>
        <w:t>Se envían muestra física  para tonos , alturas  y pigmentación</w:t>
      </w:r>
    </w:p>
    <w:p w:rsidR="00115E03" w:rsidRDefault="00115E03" w:rsidP="00115E03">
      <w:pPr>
        <w:ind w:left="885"/>
      </w:pPr>
    </w:p>
    <w:p w:rsidR="00115E03" w:rsidRPr="00315AED" w:rsidRDefault="00115E03" w:rsidP="00115E03">
      <w:pPr>
        <w:numPr>
          <w:ilvl w:val="0"/>
          <w:numId w:val="1"/>
        </w:numPr>
      </w:pPr>
      <w:r w:rsidRPr="00393DAD">
        <w:rPr>
          <w:b/>
          <w:u w:val="single"/>
        </w:rPr>
        <w:t>Utilizar tinta negra</w:t>
      </w:r>
      <w:r>
        <w:t xml:space="preserve">   </w:t>
      </w:r>
      <w:r w:rsidRPr="00393DAD">
        <w:rPr>
          <w:b/>
          <w:u w:val="single"/>
        </w:rPr>
        <w:t>ANTIGRASA</w:t>
      </w:r>
    </w:p>
    <w:p w:rsidR="00115E03" w:rsidRDefault="00115E03" w:rsidP="00115E03"/>
    <w:p w:rsidR="00115E03" w:rsidRPr="0098114D" w:rsidRDefault="00115E03" w:rsidP="00115E03">
      <w:pPr>
        <w:rPr>
          <w:b/>
          <w:u w:val="single"/>
        </w:rPr>
      </w:pPr>
    </w:p>
    <w:p w:rsidR="00115E03" w:rsidRDefault="00115E03" w:rsidP="00115E03">
      <w:r>
        <w:t>Agradezco la atención y colaboración prestada.</w:t>
      </w:r>
    </w:p>
    <w:p w:rsidR="00115E03" w:rsidRDefault="00115E03" w:rsidP="00115E03"/>
    <w:p w:rsidR="00115E03" w:rsidRDefault="00115E03" w:rsidP="00115E03">
      <w:r>
        <w:t>Cordialmente,</w:t>
      </w:r>
    </w:p>
    <w:p w:rsidR="00115E03" w:rsidRDefault="00115E03" w:rsidP="00115E03"/>
    <w:p w:rsidR="00115E03" w:rsidRPr="008D4091" w:rsidRDefault="00115E03" w:rsidP="00115E03">
      <w:pPr>
        <w:rPr>
          <w:b/>
        </w:rPr>
      </w:pPr>
    </w:p>
    <w:p w:rsidR="00115E03" w:rsidRDefault="00115E03" w:rsidP="00115E03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115E03" w:rsidRDefault="00115E03" w:rsidP="00115E03">
      <w:r>
        <w:t>Director.</w:t>
      </w:r>
    </w:p>
    <w:p w:rsidR="00115E03" w:rsidRDefault="00115E03" w:rsidP="00115E03">
      <w:pPr>
        <w:rPr>
          <w:b/>
        </w:rPr>
      </w:pPr>
    </w:p>
    <w:p w:rsidR="00115E03" w:rsidRDefault="00115E03" w:rsidP="00084E31">
      <w:pPr>
        <w:rPr>
          <w:b/>
        </w:rPr>
      </w:pPr>
    </w:p>
    <w:p w:rsidR="00DE742E" w:rsidRDefault="00DE742E" w:rsidP="00084E31">
      <w:pPr>
        <w:rPr>
          <w:b/>
        </w:rPr>
      </w:pPr>
    </w:p>
    <w:p w:rsidR="00DE742E" w:rsidRDefault="00DE742E" w:rsidP="00084E31">
      <w:pPr>
        <w:rPr>
          <w:b/>
        </w:rPr>
      </w:pPr>
    </w:p>
    <w:p w:rsidR="00DE742E" w:rsidRDefault="00DE742E" w:rsidP="00DE742E"/>
    <w:p w:rsidR="00DE742E" w:rsidRDefault="00DE742E" w:rsidP="00DE742E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DE742E" w:rsidRDefault="00DE742E" w:rsidP="00DE742E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DE742E" w:rsidRDefault="00DE742E" w:rsidP="00DE742E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DE742E" w:rsidRDefault="00DE742E" w:rsidP="00DE742E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DE742E" w:rsidRDefault="00DE742E" w:rsidP="00DE742E">
      <w:pPr>
        <w:pStyle w:val="Ttulo1"/>
      </w:pPr>
    </w:p>
    <w:p w:rsidR="00DE742E" w:rsidRDefault="00DE742E" w:rsidP="00DE742E">
      <w:pPr>
        <w:pStyle w:val="Ttulo1"/>
      </w:pPr>
      <w:r>
        <w:t>ORDEN DE TRABAJO  N °      07060</w:t>
      </w:r>
    </w:p>
    <w:p w:rsidR="00DE742E" w:rsidRDefault="00DE742E" w:rsidP="00DE742E"/>
    <w:p w:rsidR="00DE742E" w:rsidRDefault="00DE742E" w:rsidP="00DE742E">
      <w:r>
        <w:t>FECHA:</w:t>
      </w:r>
      <w:r>
        <w:tab/>
        <w:t>Medellín, Agosto  04    de   2010</w:t>
      </w:r>
    </w:p>
    <w:p w:rsidR="00DE742E" w:rsidRDefault="00DE742E" w:rsidP="00DE742E">
      <w:r>
        <w:t>PARA:</w:t>
      </w:r>
      <w:r>
        <w:tab/>
      </w:r>
      <w:r>
        <w:tab/>
        <w:t>PLÁSTICOS DARMA</w:t>
      </w:r>
    </w:p>
    <w:p w:rsidR="00DE742E" w:rsidRDefault="00DE742E" w:rsidP="00DE742E">
      <w:r>
        <w:t>ATENCIÓN:</w:t>
      </w:r>
      <w:r>
        <w:tab/>
        <w:t>Sr. Darío Jaramillo</w:t>
      </w:r>
    </w:p>
    <w:p w:rsidR="00DE742E" w:rsidRDefault="00DE742E" w:rsidP="00DE742E">
      <w:r>
        <w:tab/>
      </w:r>
      <w:r>
        <w:tab/>
        <w:t>Gerente.</w:t>
      </w:r>
    </w:p>
    <w:p w:rsidR="00DE742E" w:rsidRDefault="00DE742E" w:rsidP="00DE742E"/>
    <w:p w:rsidR="00DE742E" w:rsidRDefault="00DE742E" w:rsidP="00DE742E">
      <w:r>
        <w:t>Apreciado Don Darío:</w:t>
      </w:r>
    </w:p>
    <w:p w:rsidR="00DE742E" w:rsidRDefault="00DE742E" w:rsidP="00DE742E"/>
    <w:p w:rsidR="00DE742E" w:rsidRDefault="00DE742E" w:rsidP="00DE742E">
      <w:r>
        <w:t>Con la presente estamos solicitando el siguiente servicio de  IMPRESIÓN :</w:t>
      </w:r>
    </w:p>
    <w:p w:rsidR="00DE742E" w:rsidRDefault="00DE742E" w:rsidP="00DE742E"/>
    <w:p w:rsidR="00DE742E" w:rsidRDefault="00DE742E" w:rsidP="00DE742E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DE742E" w:rsidRDefault="00DE742E" w:rsidP="00DE742E">
      <w:r>
        <w:t xml:space="preserve">MATERIAL   :           Polipropileno Tubular de </w:t>
      </w:r>
      <w:r>
        <w:rPr>
          <w:b/>
        </w:rPr>
        <w:t>40</w:t>
      </w:r>
      <w:r>
        <w:t xml:space="preserve"> cms</w:t>
      </w:r>
    </w:p>
    <w:p w:rsidR="00DE742E" w:rsidRDefault="00DE742E" w:rsidP="00DE742E">
      <w:r>
        <w:t xml:space="preserve">CLIBRE      :               </w:t>
      </w:r>
      <w:r>
        <w:rPr>
          <w:b/>
        </w:rPr>
        <w:t>2.0  ”</w:t>
      </w:r>
    </w:p>
    <w:p w:rsidR="00DE742E" w:rsidRDefault="00DE742E" w:rsidP="00DE742E">
      <w:r>
        <w:t>REFERENCIA:</w:t>
      </w:r>
      <w:r>
        <w:tab/>
      </w:r>
      <w:r>
        <w:rPr>
          <w:b/>
        </w:rPr>
        <w:t>CARMEL  JEAN</w:t>
      </w:r>
    </w:p>
    <w:p w:rsidR="00DE742E" w:rsidRDefault="00DE742E" w:rsidP="00DE742E">
      <w:r>
        <w:t>CANTIDAD    :          230    Kg</w:t>
      </w:r>
    </w:p>
    <w:p w:rsidR="00DE742E" w:rsidRDefault="00DE742E" w:rsidP="00DE742E">
      <w:r>
        <w:t>COLORES:</w:t>
      </w:r>
      <w:r>
        <w:tab/>
      </w:r>
      <w:r>
        <w:tab/>
        <w:t>1 (  MAGENTA  )</w:t>
      </w:r>
    </w:p>
    <w:p w:rsidR="00DE742E" w:rsidRDefault="00DE742E" w:rsidP="00DE742E">
      <w:r>
        <w:t>CARAS:</w:t>
      </w:r>
      <w:r>
        <w:tab/>
      </w:r>
      <w:r>
        <w:tab/>
        <w:t>1</w:t>
      </w:r>
    </w:p>
    <w:p w:rsidR="00DE742E" w:rsidRDefault="00DE742E" w:rsidP="00DE742E">
      <w:r>
        <w:t>REPETICIÓN:</w:t>
      </w:r>
      <w:r>
        <w:tab/>
        <w:t>30</w:t>
      </w:r>
    </w:p>
    <w:p w:rsidR="00DE742E" w:rsidRDefault="00DE742E" w:rsidP="00DE742E">
      <w:r>
        <w:t>RODILLO:</w:t>
      </w:r>
      <w:r>
        <w:tab/>
      </w:r>
      <w:r>
        <w:tab/>
        <w:t>30</w:t>
      </w:r>
    </w:p>
    <w:p w:rsidR="00DE742E" w:rsidRDefault="00DE742E" w:rsidP="00DE742E">
      <w:r>
        <w:t>BOLSA:</w:t>
      </w:r>
      <w:r>
        <w:tab/>
      </w:r>
      <w:r>
        <w:tab/>
      </w:r>
      <w:r>
        <w:rPr>
          <w:b/>
        </w:rPr>
        <w:t>30  x  38 + 5</w:t>
      </w:r>
      <w:r>
        <w:t xml:space="preserve">  solapa interna  cms</w:t>
      </w:r>
    </w:p>
    <w:p w:rsidR="00DE742E" w:rsidRDefault="00DE742E" w:rsidP="00DE742E">
      <w:r>
        <w:t>SELLADO:</w:t>
      </w:r>
      <w:r>
        <w:tab/>
      </w:r>
      <w:r>
        <w:tab/>
        <w:t>Para selle lateral.</w:t>
      </w:r>
    </w:p>
    <w:p w:rsidR="00DE742E" w:rsidRDefault="00DE742E" w:rsidP="00DE742E"/>
    <w:p w:rsidR="00DE742E" w:rsidRDefault="00DE742E" w:rsidP="00DE742E">
      <w:r>
        <w:rPr>
          <w:b/>
          <w:bCs/>
          <w:u w:val="single"/>
        </w:rPr>
        <w:t>NOTA:</w:t>
      </w:r>
      <w:r>
        <w:t xml:space="preserve">  </w:t>
      </w:r>
      <w:r>
        <w:rPr>
          <w:b/>
          <w:sz w:val="28"/>
          <w:szCs w:val="28"/>
          <w:u w:val="single"/>
        </w:rPr>
        <w:t>* Cyreles  en su  planta</w:t>
      </w:r>
    </w:p>
    <w:p w:rsidR="00DE742E" w:rsidRDefault="00DE742E" w:rsidP="00DE742E">
      <w:pPr>
        <w:numPr>
          <w:ilvl w:val="0"/>
          <w:numId w:val="3"/>
        </w:numPr>
      </w:pPr>
      <w:r>
        <w:t>Se envían muestra física  para tonos y alturas</w:t>
      </w:r>
    </w:p>
    <w:p w:rsidR="00DE742E" w:rsidRDefault="00DE742E" w:rsidP="00DE742E">
      <w:pPr>
        <w:numPr>
          <w:ilvl w:val="0"/>
          <w:numId w:val="4"/>
        </w:numPr>
        <w:rPr>
          <w:b/>
        </w:rPr>
      </w:pPr>
      <w:r>
        <w:t xml:space="preserve">Se  envia el material de PP de </w:t>
      </w:r>
      <w:r>
        <w:rPr>
          <w:b/>
        </w:rPr>
        <w:t xml:space="preserve">40 </w:t>
      </w:r>
      <w:r>
        <w:t xml:space="preserve"> </w:t>
      </w:r>
      <w:r>
        <w:rPr>
          <w:b/>
        </w:rPr>
        <w:t>cms</w:t>
      </w:r>
    </w:p>
    <w:p w:rsidR="00DE742E" w:rsidRDefault="00DE742E" w:rsidP="00DE742E">
      <w:pPr>
        <w:ind w:left="885"/>
      </w:pPr>
    </w:p>
    <w:p w:rsidR="00DE742E" w:rsidRDefault="00DE742E" w:rsidP="00DE742E">
      <w:pPr>
        <w:ind w:left="885"/>
      </w:pPr>
    </w:p>
    <w:p w:rsidR="00DE742E" w:rsidRDefault="00DE742E" w:rsidP="00DE742E">
      <w:r>
        <w:t>Agradezco la atención y colaboración prestada.</w:t>
      </w:r>
    </w:p>
    <w:p w:rsidR="00DE742E" w:rsidRDefault="00DE742E" w:rsidP="00DE742E"/>
    <w:p w:rsidR="00DE742E" w:rsidRDefault="00DE742E" w:rsidP="00DE742E"/>
    <w:p w:rsidR="00DE742E" w:rsidRDefault="00DE742E" w:rsidP="00DE742E">
      <w:r>
        <w:t>Cordialmente,</w:t>
      </w:r>
    </w:p>
    <w:p w:rsidR="00DE742E" w:rsidRDefault="00DE742E" w:rsidP="00DE742E"/>
    <w:p w:rsidR="00DE742E" w:rsidRDefault="00DE742E" w:rsidP="00DE742E"/>
    <w:p w:rsidR="00DE742E" w:rsidRDefault="00DE742E" w:rsidP="00DE742E"/>
    <w:p w:rsidR="00DE742E" w:rsidRDefault="00DE742E" w:rsidP="00DE742E">
      <w:r>
        <w:t>RICARDO CASAS ZAPATA</w:t>
      </w:r>
    </w:p>
    <w:p w:rsidR="00DE742E" w:rsidRDefault="00DE742E" w:rsidP="00DE742E">
      <w:r>
        <w:t>Director.</w:t>
      </w:r>
    </w:p>
    <w:p w:rsidR="00DE742E" w:rsidRDefault="00DE742E" w:rsidP="00084E31">
      <w:pPr>
        <w:rPr>
          <w:b/>
        </w:rPr>
      </w:pPr>
    </w:p>
    <w:p w:rsidR="00DE742E" w:rsidRDefault="00DE742E" w:rsidP="00084E31">
      <w:pPr>
        <w:rPr>
          <w:b/>
        </w:rPr>
      </w:pPr>
    </w:p>
    <w:p w:rsidR="00DE742E" w:rsidRDefault="00DE742E" w:rsidP="00084E31">
      <w:pPr>
        <w:rPr>
          <w:b/>
        </w:rPr>
      </w:pPr>
    </w:p>
    <w:p w:rsidR="00DE742E" w:rsidRDefault="00DE742E" w:rsidP="00084E31">
      <w:pPr>
        <w:rPr>
          <w:b/>
        </w:rPr>
      </w:pPr>
    </w:p>
    <w:p w:rsidR="00DE742E" w:rsidRDefault="00DE742E" w:rsidP="00084E31">
      <w:pPr>
        <w:rPr>
          <w:b/>
        </w:rPr>
      </w:pPr>
    </w:p>
    <w:p w:rsidR="00DE742E" w:rsidRDefault="00DE742E" w:rsidP="00084E31">
      <w:pPr>
        <w:rPr>
          <w:b/>
        </w:rPr>
      </w:pPr>
    </w:p>
    <w:p w:rsidR="00DE742E" w:rsidRDefault="00DE742E" w:rsidP="00084E31">
      <w:pPr>
        <w:rPr>
          <w:b/>
        </w:rPr>
      </w:pPr>
    </w:p>
    <w:p w:rsidR="00DE742E" w:rsidRDefault="00DE742E" w:rsidP="00DE742E">
      <w:pPr>
        <w:rPr>
          <w:b/>
        </w:rPr>
      </w:pPr>
    </w:p>
    <w:p w:rsidR="00DE742E" w:rsidRDefault="00DE742E" w:rsidP="00DE742E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DE742E" w:rsidRDefault="00DE742E" w:rsidP="00DE742E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DE742E" w:rsidRDefault="00DE742E" w:rsidP="00DE742E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DE742E" w:rsidRDefault="00DE742E" w:rsidP="00DE742E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DE742E" w:rsidRDefault="00DE742E" w:rsidP="00DE742E">
      <w:pPr>
        <w:rPr>
          <w:b/>
          <w:bCs/>
        </w:rPr>
      </w:pPr>
    </w:p>
    <w:p w:rsidR="00DE742E" w:rsidRDefault="00DE742E" w:rsidP="00DE742E">
      <w:pPr>
        <w:pStyle w:val="Ttulo1"/>
      </w:pPr>
    </w:p>
    <w:p w:rsidR="00DE742E" w:rsidRDefault="00DE742E" w:rsidP="00DE742E">
      <w:pPr>
        <w:pStyle w:val="Ttulo1"/>
      </w:pPr>
      <w:r>
        <w:t>ORDEN DE TRABAJO  N °      07059</w:t>
      </w:r>
    </w:p>
    <w:p w:rsidR="00DE742E" w:rsidRDefault="00DE742E" w:rsidP="00DE742E"/>
    <w:p w:rsidR="00DE742E" w:rsidRDefault="00DE742E" w:rsidP="00DE742E">
      <w:r>
        <w:t>FECHA:</w:t>
      </w:r>
      <w:r>
        <w:tab/>
        <w:t>Medellín,  Agosto  04   de   2010</w:t>
      </w:r>
    </w:p>
    <w:p w:rsidR="00DE742E" w:rsidRDefault="00DE742E" w:rsidP="00DE742E">
      <w:r>
        <w:t>PARA:</w:t>
      </w:r>
      <w:r>
        <w:tab/>
      </w:r>
      <w:r>
        <w:tab/>
        <w:t>PLÁSTICOS DARMA</w:t>
      </w:r>
    </w:p>
    <w:p w:rsidR="00DE742E" w:rsidRDefault="00DE742E" w:rsidP="00DE742E">
      <w:r>
        <w:t>ATENCIÓN:</w:t>
      </w:r>
      <w:r>
        <w:tab/>
        <w:t>Sr. Darío Jaramillo</w:t>
      </w:r>
    </w:p>
    <w:p w:rsidR="00DE742E" w:rsidRDefault="00DE742E" w:rsidP="00DE742E">
      <w:r>
        <w:tab/>
      </w:r>
      <w:r>
        <w:tab/>
        <w:t>Gerente.</w:t>
      </w:r>
    </w:p>
    <w:p w:rsidR="00DE742E" w:rsidRDefault="00DE742E" w:rsidP="00DE742E"/>
    <w:p w:rsidR="00DE742E" w:rsidRDefault="00DE742E" w:rsidP="00DE742E">
      <w:r>
        <w:t>Apreciado Don Darío:</w:t>
      </w:r>
    </w:p>
    <w:p w:rsidR="00DE742E" w:rsidRDefault="00DE742E" w:rsidP="00DE742E"/>
    <w:p w:rsidR="00DE742E" w:rsidRDefault="00DE742E" w:rsidP="00DE742E">
      <w:r>
        <w:t>Con la presente estamos solicitando el siguiente servicio de  IMPRESIÓN  :</w:t>
      </w:r>
    </w:p>
    <w:p w:rsidR="00DE742E" w:rsidRDefault="00DE742E" w:rsidP="00DE742E"/>
    <w:p w:rsidR="00DE742E" w:rsidRDefault="00DE742E" w:rsidP="00DE742E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DE742E" w:rsidRDefault="00DE742E" w:rsidP="00DE742E">
      <w:r>
        <w:t xml:space="preserve">MATERIAL   :           Polipropileno   Tubular   de   </w:t>
      </w:r>
      <w:r>
        <w:rPr>
          <w:b/>
        </w:rPr>
        <w:t>30</w:t>
      </w:r>
      <w:r>
        <w:t xml:space="preserve">    cms</w:t>
      </w:r>
    </w:p>
    <w:p w:rsidR="00DE742E" w:rsidRDefault="00DE742E" w:rsidP="00DE742E">
      <w:r>
        <w:t>CLIBRE      :               1.5  ”</w:t>
      </w:r>
    </w:p>
    <w:p w:rsidR="00DE742E" w:rsidRPr="00AD5DCF" w:rsidRDefault="00DE742E" w:rsidP="00DE742E">
      <w:pPr>
        <w:rPr>
          <w:b/>
        </w:rPr>
      </w:pPr>
      <w:r>
        <w:t>REFERENCIA:</w:t>
      </w:r>
      <w:r>
        <w:tab/>
      </w:r>
      <w:r>
        <w:rPr>
          <w:b/>
        </w:rPr>
        <w:t>TEENS</w:t>
      </w:r>
    </w:p>
    <w:p w:rsidR="00DE742E" w:rsidRDefault="0043363C" w:rsidP="00DE742E">
      <w:r>
        <w:t xml:space="preserve">CANTIDAD    :          </w:t>
      </w:r>
      <w:r w:rsidR="007F5D60">
        <w:t>260</w:t>
      </w:r>
      <w:r w:rsidR="00DE742E">
        <w:t xml:space="preserve">   Kg</w:t>
      </w:r>
    </w:p>
    <w:p w:rsidR="00DE742E" w:rsidRDefault="00DE742E" w:rsidP="00DE742E">
      <w:r>
        <w:t>COLORES:</w:t>
      </w:r>
      <w:r>
        <w:tab/>
      </w:r>
      <w:r>
        <w:tab/>
        <w:t>1 ( Según  arte )</w:t>
      </w:r>
    </w:p>
    <w:p w:rsidR="00DE742E" w:rsidRDefault="00DE742E" w:rsidP="00DE742E">
      <w:r>
        <w:t>CARAS:</w:t>
      </w:r>
      <w:r>
        <w:tab/>
      </w:r>
      <w:r>
        <w:tab/>
        <w:t xml:space="preserve">1  </w:t>
      </w:r>
    </w:p>
    <w:p w:rsidR="00DE742E" w:rsidRDefault="00DE742E" w:rsidP="00DE742E">
      <w:r>
        <w:t>REPETICIÓN:</w:t>
      </w:r>
      <w:r>
        <w:tab/>
        <w:t>24.5</w:t>
      </w:r>
    </w:p>
    <w:p w:rsidR="00DE742E" w:rsidRPr="007E24E2" w:rsidRDefault="00DE742E" w:rsidP="00DE742E">
      <w:pPr>
        <w:rPr>
          <w:b/>
        </w:rPr>
      </w:pPr>
      <w:r>
        <w:t>RODILLO:</w:t>
      </w:r>
      <w:r>
        <w:tab/>
      </w:r>
      <w:r>
        <w:tab/>
      </w:r>
      <w:r>
        <w:rPr>
          <w:b/>
        </w:rPr>
        <w:t>25</w:t>
      </w:r>
    </w:p>
    <w:p w:rsidR="00DE742E" w:rsidRDefault="00DE742E" w:rsidP="00DE742E">
      <w:r>
        <w:t>BOLSA:</w:t>
      </w:r>
      <w:r>
        <w:tab/>
      </w:r>
      <w:r>
        <w:tab/>
        <w:t>24.5  X  28 + 5    cms   de  Solapa Interna.</w:t>
      </w:r>
    </w:p>
    <w:p w:rsidR="00DE742E" w:rsidRDefault="00DE742E" w:rsidP="00DE742E">
      <w:r>
        <w:t>SELLADO:</w:t>
      </w:r>
      <w:r>
        <w:tab/>
      </w:r>
      <w:r>
        <w:tab/>
        <w:t>Para selle lateral.</w:t>
      </w:r>
    </w:p>
    <w:p w:rsidR="00DE742E" w:rsidRDefault="00DE742E" w:rsidP="00DE742E"/>
    <w:p w:rsidR="00DE742E" w:rsidRDefault="00DE742E" w:rsidP="00DE742E"/>
    <w:p w:rsidR="00DE742E" w:rsidRDefault="00DE742E" w:rsidP="00DE742E">
      <w:r>
        <w:rPr>
          <w:b/>
          <w:bCs/>
          <w:u w:val="single"/>
        </w:rPr>
        <w:t>NOTA:</w:t>
      </w:r>
      <w:r>
        <w:t xml:space="preserve">  *   Los cyre</w:t>
      </w:r>
      <w:r w:rsidR="004F23E2">
        <w:t>les   se  encuentran en su plan</w:t>
      </w:r>
      <w:r>
        <w:t>ta.</w:t>
      </w:r>
    </w:p>
    <w:p w:rsidR="00DE742E" w:rsidRDefault="00DE742E" w:rsidP="00DE742E">
      <w:pPr>
        <w:numPr>
          <w:ilvl w:val="0"/>
          <w:numId w:val="1"/>
        </w:numPr>
      </w:pPr>
      <w:r>
        <w:t>Se envían ARTE    para tonos y alturas</w:t>
      </w:r>
    </w:p>
    <w:p w:rsidR="00DE742E" w:rsidRPr="00146E99" w:rsidRDefault="00DE742E" w:rsidP="00DE742E">
      <w:pPr>
        <w:numPr>
          <w:ilvl w:val="0"/>
          <w:numId w:val="2"/>
        </w:numPr>
      </w:pPr>
      <w:r>
        <w:t xml:space="preserve">Se  </w:t>
      </w:r>
      <w:r w:rsidR="00BD71FA">
        <w:t>envía</w:t>
      </w:r>
      <w:r>
        <w:t xml:space="preserve"> el material de PP </w:t>
      </w:r>
      <w:r>
        <w:rPr>
          <w:b/>
        </w:rPr>
        <w:t xml:space="preserve">de  30 </w:t>
      </w:r>
      <w:r w:rsidRPr="00AD5DCF">
        <w:rPr>
          <w:b/>
        </w:rPr>
        <w:t xml:space="preserve">  cms</w:t>
      </w:r>
    </w:p>
    <w:p w:rsidR="00DE742E" w:rsidRPr="005574BF" w:rsidRDefault="00DE742E" w:rsidP="00DE742E">
      <w:pPr>
        <w:numPr>
          <w:ilvl w:val="0"/>
          <w:numId w:val="2"/>
        </w:numPr>
      </w:pPr>
      <w:r>
        <w:rPr>
          <w:b/>
        </w:rPr>
        <w:t>Colocar  guía para sellado</w:t>
      </w:r>
    </w:p>
    <w:p w:rsidR="00DE742E" w:rsidRPr="00150D1A" w:rsidRDefault="00DE742E" w:rsidP="00DE742E">
      <w:pPr>
        <w:ind w:left="1860"/>
      </w:pPr>
    </w:p>
    <w:p w:rsidR="00DE742E" w:rsidRDefault="00DE742E" w:rsidP="00DE742E">
      <w:pPr>
        <w:ind w:left="885"/>
      </w:pPr>
    </w:p>
    <w:p w:rsidR="00DE742E" w:rsidRDefault="00DE742E" w:rsidP="00DE742E">
      <w:pPr>
        <w:ind w:left="885"/>
      </w:pPr>
    </w:p>
    <w:p w:rsidR="00DE742E" w:rsidRDefault="00DE742E" w:rsidP="00DE742E">
      <w:r>
        <w:t>Agradezco la atención y colaboración prestada.</w:t>
      </w:r>
    </w:p>
    <w:p w:rsidR="00DE742E" w:rsidRDefault="00DE742E" w:rsidP="00DE742E"/>
    <w:p w:rsidR="00DE742E" w:rsidRDefault="00DE742E" w:rsidP="00DE742E"/>
    <w:p w:rsidR="00DE742E" w:rsidRDefault="00DE742E" w:rsidP="00DE742E">
      <w:r>
        <w:t>Cordialmente,</w:t>
      </w:r>
    </w:p>
    <w:p w:rsidR="00DE742E" w:rsidRDefault="00DE742E" w:rsidP="00DE742E"/>
    <w:p w:rsidR="00DE742E" w:rsidRDefault="00DE742E" w:rsidP="00DE742E"/>
    <w:p w:rsidR="00DE742E" w:rsidRDefault="00DE742E" w:rsidP="00DE742E"/>
    <w:p w:rsidR="00DE742E" w:rsidRDefault="00DE742E" w:rsidP="00DE742E">
      <w:r>
        <w:t>RICARDO CASAS ZAPATA</w:t>
      </w:r>
    </w:p>
    <w:p w:rsidR="00DE742E" w:rsidRDefault="00DE742E" w:rsidP="00DE742E">
      <w:r>
        <w:t>Director</w:t>
      </w:r>
    </w:p>
    <w:p w:rsidR="00DE742E" w:rsidRDefault="00DE742E" w:rsidP="00084E31">
      <w:pPr>
        <w:rPr>
          <w:b/>
        </w:rPr>
      </w:pPr>
    </w:p>
    <w:p w:rsidR="002958E7" w:rsidRDefault="002958E7" w:rsidP="00084E31">
      <w:pPr>
        <w:rPr>
          <w:b/>
        </w:rPr>
      </w:pPr>
    </w:p>
    <w:p w:rsidR="002958E7" w:rsidRDefault="002958E7" w:rsidP="00084E31">
      <w:pPr>
        <w:rPr>
          <w:b/>
        </w:rPr>
      </w:pPr>
    </w:p>
    <w:p w:rsidR="002958E7" w:rsidRDefault="002958E7" w:rsidP="00084E31">
      <w:pPr>
        <w:rPr>
          <w:b/>
        </w:rPr>
      </w:pPr>
    </w:p>
    <w:p w:rsidR="002958E7" w:rsidRDefault="002958E7" w:rsidP="002958E7">
      <w:pPr>
        <w:rPr>
          <w:b/>
        </w:rPr>
      </w:pPr>
    </w:p>
    <w:p w:rsidR="002958E7" w:rsidRDefault="002958E7" w:rsidP="002958E7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2958E7" w:rsidRDefault="002958E7" w:rsidP="002958E7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2958E7" w:rsidRDefault="002958E7" w:rsidP="002958E7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2958E7" w:rsidRDefault="002958E7" w:rsidP="002958E7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2958E7" w:rsidRDefault="002958E7" w:rsidP="002958E7"/>
    <w:p w:rsidR="002958E7" w:rsidRDefault="002958E7" w:rsidP="002958E7">
      <w:pPr>
        <w:pStyle w:val="Ttulo1"/>
      </w:pPr>
      <w:r>
        <w:t>ORDEN DE TRABAJO  N°     06842</w:t>
      </w:r>
    </w:p>
    <w:p w:rsidR="002958E7" w:rsidRDefault="002958E7" w:rsidP="002958E7"/>
    <w:p w:rsidR="002958E7" w:rsidRDefault="002958E7" w:rsidP="002958E7">
      <w:r>
        <w:t>FECHA:</w:t>
      </w:r>
      <w:r>
        <w:tab/>
        <w:t>Medellín, Febrero  03    de    2010</w:t>
      </w:r>
    </w:p>
    <w:p w:rsidR="002958E7" w:rsidRDefault="002958E7" w:rsidP="002958E7">
      <w:r>
        <w:t>PARA:</w:t>
      </w:r>
      <w:r>
        <w:tab/>
      </w:r>
      <w:r>
        <w:tab/>
        <w:t>PLÁSTICOS DARMA</w:t>
      </w:r>
    </w:p>
    <w:p w:rsidR="002958E7" w:rsidRDefault="002958E7" w:rsidP="002958E7">
      <w:r>
        <w:t>ATENCIÓN:</w:t>
      </w:r>
      <w:r>
        <w:tab/>
        <w:t>Sr. Darío Jaramillo</w:t>
      </w:r>
    </w:p>
    <w:p w:rsidR="002958E7" w:rsidRDefault="002958E7" w:rsidP="002958E7">
      <w:r>
        <w:tab/>
      </w:r>
      <w:r>
        <w:tab/>
        <w:t>Gerente.</w:t>
      </w:r>
    </w:p>
    <w:p w:rsidR="002958E7" w:rsidRDefault="002958E7" w:rsidP="002958E7"/>
    <w:p w:rsidR="002958E7" w:rsidRDefault="002958E7" w:rsidP="002958E7">
      <w:r>
        <w:t>Apreciado Don Darío :</w:t>
      </w:r>
    </w:p>
    <w:p w:rsidR="002958E7" w:rsidRDefault="002958E7" w:rsidP="002958E7">
      <w:r>
        <w:t xml:space="preserve"> </w:t>
      </w:r>
    </w:p>
    <w:p w:rsidR="002958E7" w:rsidRDefault="002958E7" w:rsidP="002958E7">
      <w:r>
        <w:t>Con la presente estamos solicitando el siguiente servicio de EXTRUSION E IMPRESION:</w:t>
      </w:r>
    </w:p>
    <w:p w:rsidR="002958E7" w:rsidRDefault="002958E7" w:rsidP="002958E7"/>
    <w:p w:rsidR="002958E7" w:rsidRDefault="002958E7" w:rsidP="002958E7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2958E7" w:rsidRDefault="002958E7" w:rsidP="002958E7">
      <w:pPr>
        <w:rPr>
          <w:b/>
          <w:bCs/>
          <w:u w:val="single"/>
        </w:rPr>
      </w:pPr>
    </w:p>
    <w:p w:rsidR="002958E7" w:rsidRDefault="002958E7" w:rsidP="002958E7">
      <w:r>
        <w:t>MATERIAL:</w:t>
      </w:r>
      <w:r>
        <w:tab/>
      </w:r>
      <w:r>
        <w:tab/>
        <w:t>Polietileno BAJA  Tubular  Verde.</w:t>
      </w:r>
    </w:p>
    <w:p w:rsidR="002958E7" w:rsidRPr="003F0627" w:rsidRDefault="002958E7" w:rsidP="002958E7">
      <w:pPr>
        <w:rPr>
          <w:b/>
        </w:rPr>
      </w:pPr>
      <w:r>
        <w:t>MEDIDA:</w:t>
      </w:r>
      <w:r>
        <w:tab/>
      </w:r>
      <w:r>
        <w:tab/>
      </w:r>
      <w:r>
        <w:rPr>
          <w:b/>
        </w:rPr>
        <w:t>50    cm</w:t>
      </w:r>
    </w:p>
    <w:p w:rsidR="002958E7" w:rsidRDefault="002958E7" w:rsidP="002958E7">
      <w:r>
        <w:t>CALIBRE:</w:t>
      </w:r>
      <w:r>
        <w:tab/>
      </w:r>
      <w:r>
        <w:tab/>
      </w:r>
      <w:r w:rsidRPr="00BF395A">
        <w:rPr>
          <w:b/>
        </w:rPr>
        <w:t>2</w:t>
      </w:r>
      <w:r>
        <w:rPr>
          <w:b/>
        </w:rPr>
        <w:t xml:space="preserve">.0   </w:t>
      </w:r>
      <w:r w:rsidRPr="00BB2CA5">
        <w:rPr>
          <w:b/>
        </w:rPr>
        <w:t>”</w:t>
      </w:r>
    </w:p>
    <w:p w:rsidR="002958E7" w:rsidRDefault="002958E7" w:rsidP="002958E7">
      <w:r>
        <w:t>COLOR:</w:t>
      </w:r>
      <w:r>
        <w:tab/>
      </w:r>
      <w:r>
        <w:tab/>
        <w:t>Verde</w:t>
      </w:r>
    </w:p>
    <w:p w:rsidR="002958E7" w:rsidRDefault="002958E7" w:rsidP="002958E7">
      <w:r>
        <w:t>TRATADO:</w:t>
      </w:r>
      <w:r>
        <w:tab/>
      </w:r>
      <w:r>
        <w:tab/>
        <w:t>1  Cara.</w:t>
      </w:r>
    </w:p>
    <w:p w:rsidR="002958E7" w:rsidRDefault="002958E7" w:rsidP="002958E7">
      <w:pPr>
        <w:rPr>
          <w:b/>
          <w:bCs/>
        </w:rPr>
      </w:pPr>
      <w:r>
        <w:t>CANTIDAD:</w:t>
      </w:r>
      <w:r>
        <w:tab/>
      </w:r>
      <w:r>
        <w:tab/>
      </w:r>
      <w:r>
        <w:rPr>
          <w:b/>
        </w:rPr>
        <w:t>190</w:t>
      </w:r>
      <w:r>
        <w:t xml:space="preserve">    Kg.</w:t>
      </w:r>
      <w:r>
        <w:rPr>
          <w:b/>
          <w:bCs/>
        </w:rPr>
        <w:tab/>
      </w:r>
    </w:p>
    <w:p w:rsidR="002958E7" w:rsidRDefault="002958E7" w:rsidP="002958E7">
      <w:r>
        <w:t>COLORES:</w:t>
      </w:r>
      <w:r>
        <w:tab/>
      </w:r>
      <w:r>
        <w:tab/>
        <w:t>1      (  PLATA   )</w:t>
      </w:r>
    </w:p>
    <w:p w:rsidR="002958E7" w:rsidRDefault="002958E7" w:rsidP="002958E7">
      <w:r>
        <w:t>CARAS:</w:t>
      </w:r>
      <w:r>
        <w:tab/>
      </w:r>
      <w:r>
        <w:tab/>
        <w:t>1  (  1  x 1  )</w:t>
      </w:r>
    </w:p>
    <w:p w:rsidR="002958E7" w:rsidRDefault="002958E7" w:rsidP="002958E7">
      <w:r>
        <w:t>REPETICIÓN:</w:t>
      </w:r>
      <w:r>
        <w:tab/>
        <w:t xml:space="preserve">40    Cms. </w:t>
      </w:r>
    </w:p>
    <w:p w:rsidR="002958E7" w:rsidRDefault="002958E7" w:rsidP="002958E7">
      <w:r>
        <w:t>BOLSA:</w:t>
      </w:r>
      <w:r>
        <w:tab/>
      </w:r>
      <w:r>
        <w:tab/>
        <w:t xml:space="preserve">40   X   50   cm  </w:t>
      </w:r>
    </w:p>
    <w:p w:rsidR="002958E7" w:rsidRDefault="002958E7" w:rsidP="002958E7">
      <w:r>
        <w:t>RODILLO :                40</w:t>
      </w:r>
    </w:p>
    <w:p w:rsidR="002958E7" w:rsidRDefault="002958E7" w:rsidP="002958E7">
      <w:r>
        <w:t>SELLADO:</w:t>
      </w:r>
      <w:r>
        <w:tab/>
      </w:r>
      <w:r>
        <w:tab/>
        <w:t xml:space="preserve">Lateral  </w:t>
      </w:r>
    </w:p>
    <w:p w:rsidR="002958E7" w:rsidRPr="001F34F2" w:rsidRDefault="002958E7" w:rsidP="002958E7">
      <w:r w:rsidRPr="001F34F2">
        <w:t>REFERENCIA:</w:t>
      </w:r>
      <w:r w:rsidRPr="001F34F2">
        <w:tab/>
      </w:r>
      <w:r>
        <w:rPr>
          <w:b/>
        </w:rPr>
        <w:t>ZONA  VIRTUAL</w:t>
      </w:r>
    </w:p>
    <w:p w:rsidR="002958E7" w:rsidRPr="001F34F2" w:rsidRDefault="002958E7" w:rsidP="002958E7"/>
    <w:p w:rsidR="002958E7" w:rsidRPr="001F34F2" w:rsidRDefault="002958E7" w:rsidP="002958E7">
      <w:r w:rsidRPr="001F34F2">
        <w:rPr>
          <w:b/>
        </w:rPr>
        <w:tab/>
      </w:r>
      <w:r w:rsidRPr="001F34F2">
        <w:rPr>
          <w:b/>
        </w:rPr>
        <w:tab/>
      </w:r>
      <w:r w:rsidRPr="001F34F2">
        <w:rPr>
          <w:b/>
        </w:rPr>
        <w:tab/>
      </w:r>
    </w:p>
    <w:p w:rsidR="002958E7" w:rsidRDefault="002958E7" w:rsidP="002958E7">
      <w:r>
        <w:rPr>
          <w:b/>
          <w:bCs/>
          <w:u w:val="single"/>
        </w:rPr>
        <w:t>NOTA:</w:t>
      </w:r>
      <w:r>
        <w:t xml:space="preserve">  - L</w:t>
      </w:r>
      <w:r w:rsidR="00445FAB">
        <w:t>os cyreles en su planta</w:t>
      </w:r>
    </w:p>
    <w:p w:rsidR="002958E7" w:rsidRPr="00D41261" w:rsidRDefault="002958E7" w:rsidP="002958E7">
      <w:pPr>
        <w:numPr>
          <w:ilvl w:val="0"/>
          <w:numId w:val="2"/>
        </w:numPr>
        <w:ind w:left="1500"/>
        <w:rPr>
          <w:b/>
        </w:rPr>
      </w:pPr>
      <w:r>
        <w:t>Altura y tonos según   Arte</w:t>
      </w:r>
    </w:p>
    <w:p w:rsidR="002958E7" w:rsidRDefault="002958E7" w:rsidP="002958E7">
      <w:pPr>
        <w:numPr>
          <w:ilvl w:val="0"/>
          <w:numId w:val="2"/>
        </w:numPr>
        <w:rPr>
          <w:b/>
        </w:rPr>
      </w:pPr>
      <w:r>
        <w:rPr>
          <w:b/>
        </w:rPr>
        <w:t>Colocar pie de Imprenta de P.U.</w:t>
      </w:r>
    </w:p>
    <w:p w:rsidR="002958E7" w:rsidRDefault="002958E7" w:rsidP="002958E7">
      <w:pPr>
        <w:ind w:left="1860"/>
        <w:rPr>
          <w:b/>
          <w:sz w:val="28"/>
          <w:szCs w:val="28"/>
        </w:rPr>
      </w:pPr>
    </w:p>
    <w:p w:rsidR="002958E7" w:rsidRDefault="002958E7" w:rsidP="002958E7">
      <w:pPr>
        <w:numPr>
          <w:ilvl w:val="0"/>
          <w:numId w:val="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Se  envía  película de PU.</w:t>
      </w:r>
    </w:p>
    <w:p w:rsidR="002958E7" w:rsidRDefault="002958E7" w:rsidP="002958E7"/>
    <w:p w:rsidR="002958E7" w:rsidRDefault="002958E7" w:rsidP="002958E7"/>
    <w:p w:rsidR="002958E7" w:rsidRPr="00465B97" w:rsidRDefault="002958E7" w:rsidP="002958E7"/>
    <w:p w:rsidR="002958E7" w:rsidRDefault="002958E7" w:rsidP="002958E7">
      <w:r>
        <w:t>Agradezco la atención y colaboración prestada.</w:t>
      </w:r>
    </w:p>
    <w:p w:rsidR="002958E7" w:rsidRDefault="002958E7" w:rsidP="002958E7"/>
    <w:p w:rsidR="002958E7" w:rsidRDefault="002958E7" w:rsidP="002958E7">
      <w:r>
        <w:t>Cordialmente,</w:t>
      </w:r>
    </w:p>
    <w:p w:rsidR="002958E7" w:rsidRDefault="002958E7" w:rsidP="002958E7"/>
    <w:p w:rsidR="002958E7" w:rsidRDefault="002958E7" w:rsidP="002958E7"/>
    <w:p w:rsidR="002958E7" w:rsidRDefault="002958E7" w:rsidP="002958E7">
      <w:r>
        <w:t>RICARDO CASAS ZAPATA</w:t>
      </w:r>
    </w:p>
    <w:p w:rsidR="002958E7" w:rsidRDefault="002958E7" w:rsidP="002958E7">
      <w:r>
        <w:t>Director.</w:t>
      </w:r>
    </w:p>
    <w:p w:rsidR="00282AB8" w:rsidRDefault="00282AB8" w:rsidP="00282AB8">
      <w:pPr>
        <w:rPr>
          <w:b/>
          <w:bCs/>
          <w:sz w:val="20"/>
        </w:rPr>
      </w:pPr>
    </w:p>
    <w:p w:rsidR="00282AB8" w:rsidRDefault="00282AB8" w:rsidP="00282AB8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282AB8" w:rsidRDefault="00282AB8" w:rsidP="00282AB8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282AB8" w:rsidRDefault="00282AB8" w:rsidP="00282AB8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282AB8" w:rsidRDefault="00282AB8" w:rsidP="00282AB8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282AB8" w:rsidRDefault="00282AB8" w:rsidP="00282AB8"/>
    <w:p w:rsidR="00282AB8" w:rsidRDefault="00282AB8" w:rsidP="00282AB8">
      <w:pPr>
        <w:pStyle w:val="Ttulo1"/>
      </w:pPr>
      <w:r>
        <w:lastRenderedPageBreak/>
        <w:t>ORDEN DE TRABAJO   N°      06843</w:t>
      </w:r>
    </w:p>
    <w:p w:rsidR="00282AB8" w:rsidRDefault="00282AB8" w:rsidP="00282AB8"/>
    <w:p w:rsidR="00282AB8" w:rsidRDefault="00282AB8" w:rsidP="00282AB8">
      <w:r>
        <w:t>FECHA:</w:t>
      </w:r>
      <w:r>
        <w:tab/>
        <w:t xml:space="preserve">Medellín, Agosto   05   de </w:t>
      </w:r>
      <w:r w:rsidR="00C423FD">
        <w:t xml:space="preserve"> </w:t>
      </w:r>
      <w:r>
        <w:t>2010</w:t>
      </w:r>
    </w:p>
    <w:p w:rsidR="00282AB8" w:rsidRDefault="00282AB8" w:rsidP="00282AB8">
      <w:r>
        <w:t>PARA:</w:t>
      </w:r>
      <w:r>
        <w:tab/>
      </w:r>
      <w:r>
        <w:tab/>
        <w:t>PLÁSTICOS   DARMA</w:t>
      </w:r>
    </w:p>
    <w:p w:rsidR="00282AB8" w:rsidRDefault="00282AB8" w:rsidP="00282AB8">
      <w:r>
        <w:t>ATENCIÓN:</w:t>
      </w:r>
      <w:r>
        <w:tab/>
        <w:t>Sr. DARIO JARAMILLO</w:t>
      </w:r>
    </w:p>
    <w:p w:rsidR="00282AB8" w:rsidRDefault="00282AB8" w:rsidP="00282AB8"/>
    <w:p w:rsidR="00282AB8" w:rsidRDefault="00282AB8" w:rsidP="00282AB8">
      <w:r>
        <w:t>Apreciado Dn DARIO:</w:t>
      </w:r>
    </w:p>
    <w:p w:rsidR="00282AB8" w:rsidRDefault="00282AB8" w:rsidP="00282AB8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282AB8" w:rsidRDefault="00282AB8" w:rsidP="00282AB8"/>
    <w:p w:rsidR="00282AB8" w:rsidRDefault="00282AB8" w:rsidP="00282AB8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282AB8" w:rsidRDefault="00282AB8" w:rsidP="00282AB8"/>
    <w:p w:rsidR="00282AB8" w:rsidRDefault="00282AB8" w:rsidP="00282AB8">
      <w:r>
        <w:t>MATERIAL :</w:t>
      </w:r>
      <w:r>
        <w:tab/>
      </w:r>
      <w:r>
        <w:tab/>
        <w:t xml:space="preserve">Polietileno de Baja  densidad   </w:t>
      </w:r>
      <w:r>
        <w:rPr>
          <w:b/>
          <w:u w:val="single"/>
        </w:rPr>
        <w:t>BLANCO</w:t>
      </w:r>
      <w:r>
        <w:t xml:space="preserve">  Tubular</w:t>
      </w:r>
    </w:p>
    <w:p w:rsidR="00282AB8" w:rsidRDefault="00282AB8" w:rsidP="00282AB8">
      <w:r>
        <w:t>MEDIDA:</w:t>
      </w:r>
      <w:r>
        <w:tab/>
      </w:r>
      <w:r>
        <w:tab/>
      </w:r>
      <w:r>
        <w:rPr>
          <w:b/>
        </w:rPr>
        <w:t>5</w:t>
      </w:r>
      <w:r w:rsidRPr="008D3CB8">
        <w:rPr>
          <w:b/>
        </w:rPr>
        <w:t>0</w:t>
      </w:r>
      <w:r>
        <w:t xml:space="preserve">   cms   </w:t>
      </w:r>
    </w:p>
    <w:p w:rsidR="00282AB8" w:rsidRDefault="00282AB8" w:rsidP="00282AB8">
      <w:r>
        <w:t>CALIBRE :</w:t>
      </w:r>
      <w:r>
        <w:tab/>
      </w:r>
      <w:r>
        <w:tab/>
      </w:r>
      <w:r w:rsidRPr="000F0A89">
        <w:rPr>
          <w:b/>
        </w:rPr>
        <w:t>1</w:t>
      </w:r>
      <w:r>
        <w:rPr>
          <w:b/>
        </w:rPr>
        <w:t>.9</w:t>
      </w:r>
      <w:r>
        <w:t xml:space="preserve">   “</w:t>
      </w:r>
    </w:p>
    <w:p w:rsidR="00282AB8" w:rsidRDefault="00282AB8" w:rsidP="00282AB8">
      <w:r>
        <w:t>COLOR :</w:t>
      </w:r>
      <w:r>
        <w:tab/>
      </w:r>
      <w:r>
        <w:tab/>
        <w:t>Blanco</w:t>
      </w:r>
    </w:p>
    <w:p w:rsidR="00282AB8" w:rsidRPr="0007721A" w:rsidRDefault="00282AB8" w:rsidP="00282AB8">
      <w:r>
        <w:t xml:space="preserve">TRATADO : </w:t>
      </w:r>
      <w:r>
        <w:tab/>
      </w:r>
      <w:r>
        <w:tab/>
        <w:t>1  cara</w:t>
      </w:r>
    </w:p>
    <w:p w:rsidR="00282AB8" w:rsidRDefault="00282AB8" w:rsidP="00282AB8">
      <w:r>
        <w:t xml:space="preserve">CANTIDAD : </w:t>
      </w:r>
      <w:r>
        <w:tab/>
      </w:r>
      <w:r w:rsidR="00C423FD">
        <w:rPr>
          <w:b/>
        </w:rPr>
        <w:t>90</w:t>
      </w:r>
      <w:r>
        <w:t xml:space="preserve">    kg</w:t>
      </w:r>
    </w:p>
    <w:p w:rsidR="00282AB8" w:rsidRDefault="00282AB8" w:rsidP="00282AB8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 xml:space="preserve">2 (  </w:t>
      </w:r>
      <w:r w:rsidRPr="00712E15">
        <w:rPr>
          <w:b/>
        </w:rPr>
        <w:t xml:space="preserve">Magenta  Process -  Morado  </w:t>
      </w:r>
      <w:smartTag w:uri="urn:schemas-microsoft-com:office:smarttags" w:element="metricconverter">
        <w:smartTagPr>
          <w:attr w:name="ProductID" w:val="254 C"/>
        </w:smartTagPr>
        <w:r w:rsidRPr="00712E15">
          <w:rPr>
            <w:b/>
          </w:rPr>
          <w:t>254 C</w:t>
        </w:r>
      </w:smartTag>
      <w:r w:rsidRPr="00712E15">
        <w:rPr>
          <w:b/>
        </w:rPr>
        <w:t xml:space="preserve">   </w:t>
      </w:r>
      <w:r>
        <w:t xml:space="preserve"> ) </w:t>
      </w:r>
    </w:p>
    <w:p w:rsidR="00282AB8" w:rsidRDefault="00282AB8" w:rsidP="00282AB8">
      <w:r>
        <w:t xml:space="preserve">CARAS : </w:t>
      </w:r>
      <w:r>
        <w:tab/>
      </w:r>
      <w:r>
        <w:tab/>
        <w:t>1  ( 2  x  1  )</w:t>
      </w:r>
    </w:p>
    <w:p w:rsidR="00282AB8" w:rsidRDefault="00282AB8" w:rsidP="00282AB8">
      <w:r>
        <w:t xml:space="preserve">REPETICIÓN : </w:t>
      </w:r>
      <w:r>
        <w:tab/>
        <w:t>40   cms</w:t>
      </w:r>
    </w:p>
    <w:p w:rsidR="00282AB8" w:rsidRDefault="00282AB8" w:rsidP="00282AB8">
      <w:r>
        <w:t>RODILLO :</w:t>
      </w:r>
      <w:r>
        <w:tab/>
      </w:r>
      <w:r>
        <w:tab/>
        <w:t>40</w:t>
      </w:r>
    </w:p>
    <w:p w:rsidR="00282AB8" w:rsidRDefault="00282AB8" w:rsidP="00282AB8">
      <w:r>
        <w:t>BOLSA  :</w:t>
      </w:r>
      <w:r>
        <w:tab/>
      </w:r>
      <w:r>
        <w:tab/>
      </w:r>
      <w:r>
        <w:rPr>
          <w:b/>
        </w:rPr>
        <w:t>40  x  5</w:t>
      </w:r>
      <w:r w:rsidRPr="00336CAC">
        <w:rPr>
          <w:b/>
        </w:rPr>
        <w:t>0   cm</w:t>
      </w:r>
      <w:r>
        <w:t xml:space="preserve">    </w:t>
      </w:r>
    </w:p>
    <w:p w:rsidR="00282AB8" w:rsidRDefault="00282AB8" w:rsidP="00282AB8">
      <w:r>
        <w:t>SELLADO .</w:t>
      </w:r>
      <w:r>
        <w:tab/>
      </w:r>
      <w:r>
        <w:tab/>
        <w:t>Lateral</w:t>
      </w:r>
    </w:p>
    <w:p w:rsidR="00282AB8" w:rsidRDefault="00282AB8" w:rsidP="00282AB8">
      <w:r>
        <w:t>REFERENCIA :</w:t>
      </w:r>
      <w:r>
        <w:tab/>
      </w:r>
      <w:r>
        <w:rPr>
          <w:b/>
        </w:rPr>
        <w:t xml:space="preserve">CARMEL  OUTLET   </w:t>
      </w:r>
      <w:r w:rsidR="00F7377F">
        <w:rPr>
          <w:b/>
        </w:rPr>
        <w:t>MEDIANA</w:t>
      </w:r>
    </w:p>
    <w:p w:rsidR="00282AB8" w:rsidRDefault="00282AB8" w:rsidP="00282AB8"/>
    <w:p w:rsidR="00282AB8" w:rsidRDefault="00282AB8" w:rsidP="00282AB8"/>
    <w:p w:rsidR="00282AB8" w:rsidRDefault="00282AB8" w:rsidP="00282AB8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>
        <w:rPr>
          <w:bCs/>
        </w:rPr>
        <w:t>Cyreles   en  su  planta.</w:t>
      </w:r>
    </w:p>
    <w:p w:rsidR="00282AB8" w:rsidRDefault="00282AB8" w:rsidP="00282AB8">
      <w:r>
        <w:t xml:space="preserve">                   -   Anexo  Arte  para   alturas y Tonos.</w:t>
      </w:r>
    </w:p>
    <w:p w:rsidR="00282AB8" w:rsidRDefault="00282AB8" w:rsidP="00282AB8">
      <w:r>
        <w:tab/>
        <w:t xml:space="preserve">        -  </w:t>
      </w:r>
      <w:r w:rsidRPr="00B879F4">
        <w:rPr>
          <w:b/>
        </w:rPr>
        <w:t>SE  APRUEBA  IMPRESIÓN</w:t>
      </w:r>
      <w:r>
        <w:t xml:space="preserve">  </w:t>
      </w:r>
    </w:p>
    <w:p w:rsidR="00282AB8" w:rsidRDefault="00282AB8" w:rsidP="00282AB8">
      <w:pPr>
        <w:rPr>
          <w:b/>
        </w:rPr>
      </w:pPr>
      <w:r>
        <w:tab/>
        <w:t xml:space="preserve">        </w:t>
      </w: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282AB8" w:rsidRPr="0066704D" w:rsidRDefault="00282AB8" w:rsidP="00282AB8">
      <w:pPr>
        <w:rPr>
          <w:b/>
          <w:u w:val="single"/>
        </w:rPr>
      </w:pPr>
      <w:r>
        <w:rPr>
          <w:b/>
        </w:rPr>
        <w:tab/>
        <w:t xml:space="preserve">        -  EL MATERIAL  LO ENVIA  P.U .</w:t>
      </w:r>
    </w:p>
    <w:p w:rsidR="00282AB8" w:rsidRPr="0066704D" w:rsidRDefault="00282AB8" w:rsidP="00282AB8">
      <w:pPr>
        <w:rPr>
          <w:b/>
        </w:rPr>
      </w:pPr>
    </w:p>
    <w:p w:rsidR="00282AB8" w:rsidRDefault="00282AB8" w:rsidP="00282AB8">
      <w:r>
        <w:tab/>
      </w:r>
    </w:p>
    <w:p w:rsidR="00282AB8" w:rsidRDefault="00282AB8" w:rsidP="00282AB8">
      <w:r>
        <w:tab/>
      </w:r>
    </w:p>
    <w:p w:rsidR="00282AB8" w:rsidRDefault="00282AB8" w:rsidP="00282AB8">
      <w:r>
        <w:t>Agradezco la atención y colaboración prestada.</w:t>
      </w:r>
    </w:p>
    <w:p w:rsidR="00282AB8" w:rsidRDefault="00282AB8" w:rsidP="00282AB8"/>
    <w:p w:rsidR="00282AB8" w:rsidRDefault="00282AB8" w:rsidP="00282AB8"/>
    <w:p w:rsidR="00282AB8" w:rsidRDefault="00282AB8" w:rsidP="00282AB8">
      <w:r>
        <w:t>Cordialmente</w:t>
      </w:r>
    </w:p>
    <w:p w:rsidR="00282AB8" w:rsidRDefault="00282AB8" w:rsidP="00282AB8"/>
    <w:p w:rsidR="00282AB8" w:rsidRDefault="00282AB8" w:rsidP="00282AB8"/>
    <w:p w:rsidR="00282AB8" w:rsidRDefault="00282AB8" w:rsidP="00282AB8">
      <w:r>
        <w:t>RICARDO CASAS ZAPATA</w:t>
      </w:r>
    </w:p>
    <w:p w:rsidR="00282AB8" w:rsidRDefault="00282AB8" w:rsidP="00282AB8">
      <w:r>
        <w:t>Director.</w:t>
      </w:r>
    </w:p>
    <w:p w:rsidR="002958E7" w:rsidRDefault="002958E7" w:rsidP="00084E31">
      <w:pPr>
        <w:rPr>
          <w:b/>
        </w:rPr>
      </w:pPr>
    </w:p>
    <w:p w:rsidR="00CE23F1" w:rsidRDefault="00CE23F1" w:rsidP="00084E31">
      <w:pPr>
        <w:rPr>
          <w:b/>
        </w:rPr>
      </w:pPr>
    </w:p>
    <w:p w:rsidR="00CE23F1" w:rsidRDefault="00CE23F1" w:rsidP="00084E31">
      <w:pPr>
        <w:rPr>
          <w:b/>
        </w:rPr>
      </w:pPr>
    </w:p>
    <w:p w:rsidR="00CE23F1" w:rsidRDefault="00CE23F1" w:rsidP="00084E31">
      <w:pPr>
        <w:rPr>
          <w:b/>
        </w:rPr>
      </w:pPr>
    </w:p>
    <w:p w:rsidR="00CE23F1" w:rsidRDefault="00CE23F1" w:rsidP="00CE23F1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CE23F1" w:rsidRDefault="00CE23F1" w:rsidP="00CE23F1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CE23F1" w:rsidRDefault="00CE23F1" w:rsidP="00CE23F1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CE23F1" w:rsidRDefault="00CE23F1" w:rsidP="00CE23F1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CE23F1" w:rsidRDefault="00CE23F1" w:rsidP="00CE23F1"/>
    <w:p w:rsidR="00CE23F1" w:rsidRDefault="00CE23F1" w:rsidP="00CE23F1">
      <w:pPr>
        <w:pStyle w:val="Ttulo1"/>
      </w:pPr>
      <w:r>
        <w:lastRenderedPageBreak/>
        <w:t>ORDEN DE TRABAJO   N°      06841</w:t>
      </w:r>
    </w:p>
    <w:p w:rsidR="00CE23F1" w:rsidRDefault="00CE23F1" w:rsidP="00CE23F1"/>
    <w:p w:rsidR="00CE23F1" w:rsidRDefault="00EE5ECA" w:rsidP="00CE23F1">
      <w:r>
        <w:t>FECHA:</w:t>
      </w:r>
      <w:r>
        <w:tab/>
        <w:t>Medellín, Agosto  05</w:t>
      </w:r>
      <w:r w:rsidR="00CE23F1">
        <w:t xml:space="preserve">   de    2010</w:t>
      </w:r>
    </w:p>
    <w:p w:rsidR="00CE23F1" w:rsidRDefault="00CE23F1" w:rsidP="00CE23F1">
      <w:r>
        <w:t>PARA:</w:t>
      </w:r>
      <w:r>
        <w:tab/>
      </w:r>
      <w:r>
        <w:tab/>
        <w:t>PLÁSTICOS   DARMA</w:t>
      </w:r>
    </w:p>
    <w:p w:rsidR="00CE23F1" w:rsidRDefault="00CE23F1" w:rsidP="00CE23F1">
      <w:r>
        <w:t>ATENCIÓN:</w:t>
      </w:r>
      <w:r>
        <w:tab/>
        <w:t>Sr. DARIO JARAMILLO</w:t>
      </w:r>
    </w:p>
    <w:p w:rsidR="00CE23F1" w:rsidRDefault="00CE23F1" w:rsidP="00CE23F1"/>
    <w:p w:rsidR="00CE23F1" w:rsidRDefault="00CE23F1" w:rsidP="00CE23F1">
      <w:r>
        <w:t>Apreciado Dn DARIO:</w:t>
      </w:r>
    </w:p>
    <w:p w:rsidR="00CE23F1" w:rsidRDefault="00CE23F1" w:rsidP="00CE23F1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CE23F1" w:rsidRDefault="00CE23F1" w:rsidP="00CE23F1"/>
    <w:p w:rsidR="00CE23F1" w:rsidRDefault="00CE23F1" w:rsidP="00CE23F1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CE23F1" w:rsidRDefault="00CE23F1" w:rsidP="00CE23F1"/>
    <w:p w:rsidR="00CE23F1" w:rsidRDefault="00CE23F1" w:rsidP="00CE23F1">
      <w:r>
        <w:t>MATERIAL :</w:t>
      </w:r>
      <w:r>
        <w:tab/>
      </w:r>
      <w:r>
        <w:tab/>
        <w:t xml:space="preserve">Polietileno de Baja  densidad   </w:t>
      </w:r>
      <w:r>
        <w:rPr>
          <w:b/>
          <w:u w:val="single"/>
        </w:rPr>
        <w:t>BLANCO</w:t>
      </w:r>
      <w:r>
        <w:t xml:space="preserve">  Tubular</w:t>
      </w:r>
    </w:p>
    <w:p w:rsidR="00CE23F1" w:rsidRDefault="00CE23F1" w:rsidP="00CE23F1">
      <w:r>
        <w:t>MEDIDA:</w:t>
      </w:r>
      <w:r>
        <w:tab/>
      </w:r>
      <w:r>
        <w:tab/>
      </w:r>
      <w:r>
        <w:rPr>
          <w:b/>
        </w:rPr>
        <w:t>38</w:t>
      </w:r>
      <w:r>
        <w:t xml:space="preserve">   cms   </w:t>
      </w:r>
    </w:p>
    <w:p w:rsidR="00CE23F1" w:rsidRDefault="00CE23F1" w:rsidP="00CE23F1">
      <w:r>
        <w:t>CALIBRE :</w:t>
      </w:r>
      <w:r>
        <w:tab/>
      </w:r>
      <w:r>
        <w:tab/>
      </w:r>
      <w:r w:rsidRPr="000F0A89">
        <w:rPr>
          <w:b/>
        </w:rPr>
        <w:t>1</w:t>
      </w:r>
      <w:r>
        <w:rPr>
          <w:b/>
        </w:rPr>
        <w:t>.9</w:t>
      </w:r>
      <w:r>
        <w:t xml:space="preserve">   “</w:t>
      </w:r>
    </w:p>
    <w:p w:rsidR="00CE23F1" w:rsidRDefault="00CE23F1" w:rsidP="00CE23F1">
      <w:r>
        <w:t>COLOR :</w:t>
      </w:r>
      <w:r>
        <w:tab/>
      </w:r>
      <w:r>
        <w:tab/>
        <w:t>Blanco</w:t>
      </w:r>
    </w:p>
    <w:p w:rsidR="00CE23F1" w:rsidRPr="0007721A" w:rsidRDefault="00CE23F1" w:rsidP="00CE23F1">
      <w:r>
        <w:t xml:space="preserve">TRATADO : </w:t>
      </w:r>
      <w:r>
        <w:tab/>
      </w:r>
      <w:r>
        <w:tab/>
        <w:t>1  cara</w:t>
      </w:r>
    </w:p>
    <w:p w:rsidR="00CE23F1" w:rsidRDefault="00CE23F1" w:rsidP="00CE23F1">
      <w:r>
        <w:t xml:space="preserve">CANTIDAD : </w:t>
      </w:r>
      <w:r>
        <w:tab/>
      </w:r>
      <w:r>
        <w:rPr>
          <w:b/>
        </w:rPr>
        <w:t>10</w:t>
      </w:r>
      <w:r w:rsidRPr="00AD0457">
        <w:rPr>
          <w:b/>
        </w:rPr>
        <w:t>0</w:t>
      </w:r>
      <w:r>
        <w:t xml:space="preserve">    kg</w:t>
      </w:r>
    </w:p>
    <w:p w:rsidR="00CE23F1" w:rsidRDefault="00CE23F1" w:rsidP="00CE23F1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 xml:space="preserve">2 (  </w:t>
      </w:r>
      <w:r w:rsidRPr="00712E15">
        <w:rPr>
          <w:b/>
        </w:rPr>
        <w:t xml:space="preserve">Magenta  Process -  Morado  </w:t>
      </w:r>
      <w:smartTag w:uri="urn:schemas-microsoft-com:office:smarttags" w:element="metricconverter">
        <w:smartTagPr>
          <w:attr w:name="ProductID" w:val="254 C"/>
        </w:smartTagPr>
        <w:r w:rsidRPr="00712E15">
          <w:rPr>
            <w:b/>
          </w:rPr>
          <w:t>254 C</w:t>
        </w:r>
      </w:smartTag>
      <w:r w:rsidRPr="00712E15">
        <w:rPr>
          <w:b/>
        </w:rPr>
        <w:t xml:space="preserve">   </w:t>
      </w:r>
      <w:r>
        <w:t xml:space="preserve"> ) </w:t>
      </w:r>
    </w:p>
    <w:p w:rsidR="00CE23F1" w:rsidRDefault="00CE23F1" w:rsidP="00CE23F1">
      <w:r>
        <w:t xml:space="preserve">CARAS : </w:t>
      </w:r>
      <w:r>
        <w:tab/>
      </w:r>
      <w:r>
        <w:tab/>
        <w:t>1  ( 2  x  1  )</w:t>
      </w:r>
    </w:p>
    <w:p w:rsidR="00CE23F1" w:rsidRDefault="00CE23F1" w:rsidP="00CE23F1">
      <w:r>
        <w:t xml:space="preserve">REPETICIÓN : </w:t>
      </w:r>
      <w:r>
        <w:tab/>
        <w:t>30   cms</w:t>
      </w:r>
    </w:p>
    <w:p w:rsidR="00CE23F1" w:rsidRDefault="00CE23F1" w:rsidP="00CE23F1">
      <w:r>
        <w:t>RODILLO :</w:t>
      </w:r>
      <w:r>
        <w:tab/>
      </w:r>
      <w:r>
        <w:tab/>
        <w:t>30</w:t>
      </w:r>
    </w:p>
    <w:p w:rsidR="00CE23F1" w:rsidRDefault="00CE23F1" w:rsidP="00CE23F1">
      <w:r>
        <w:t>BOLSA  :</w:t>
      </w:r>
      <w:r>
        <w:tab/>
      </w:r>
      <w:r>
        <w:tab/>
      </w:r>
      <w:r>
        <w:rPr>
          <w:b/>
        </w:rPr>
        <w:t>30  x  38</w:t>
      </w:r>
      <w:r w:rsidRPr="00336CAC">
        <w:rPr>
          <w:b/>
        </w:rPr>
        <w:t xml:space="preserve">   cm</w:t>
      </w:r>
      <w:r>
        <w:t xml:space="preserve">    </w:t>
      </w:r>
    </w:p>
    <w:p w:rsidR="00CE23F1" w:rsidRDefault="00CE23F1" w:rsidP="00CE23F1">
      <w:r>
        <w:t>SELLADO .</w:t>
      </w:r>
      <w:r>
        <w:tab/>
      </w:r>
      <w:r>
        <w:tab/>
        <w:t>Lateral</w:t>
      </w:r>
    </w:p>
    <w:p w:rsidR="00CE23F1" w:rsidRDefault="00CE23F1" w:rsidP="00CE23F1">
      <w:r>
        <w:t>REFERENCIA :</w:t>
      </w:r>
      <w:r>
        <w:tab/>
      </w:r>
      <w:r>
        <w:rPr>
          <w:b/>
        </w:rPr>
        <w:t>CARMEL  OUTLET   PEQUENA</w:t>
      </w:r>
    </w:p>
    <w:p w:rsidR="00CE23F1" w:rsidRDefault="00CE23F1" w:rsidP="00CE23F1"/>
    <w:p w:rsidR="00CE23F1" w:rsidRDefault="00CE23F1" w:rsidP="00CE23F1"/>
    <w:p w:rsidR="00CE23F1" w:rsidRDefault="00CE23F1" w:rsidP="00CE23F1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 w:rsidR="00B6653C">
        <w:rPr>
          <w:bCs/>
        </w:rPr>
        <w:t>Cyreles   en su planta.</w:t>
      </w:r>
    </w:p>
    <w:p w:rsidR="00CE23F1" w:rsidRDefault="00CE23F1" w:rsidP="00CE23F1">
      <w:r>
        <w:t xml:space="preserve">                   -   Anexo  Arte  para   alturas y Tonos.</w:t>
      </w:r>
    </w:p>
    <w:p w:rsidR="00CE23F1" w:rsidRDefault="00CE23F1" w:rsidP="00CE23F1">
      <w:r>
        <w:tab/>
        <w:t xml:space="preserve">        -  </w:t>
      </w:r>
      <w:r w:rsidRPr="00B879F4">
        <w:rPr>
          <w:b/>
        </w:rPr>
        <w:t>SE  APRUEBA  IMPRESIÓN</w:t>
      </w:r>
      <w:r>
        <w:t xml:space="preserve">  </w:t>
      </w:r>
    </w:p>
    <w:p w:rsidR="00CE23F1" w:rsidRDefault="00CE23F1" w:rsidP="00CE23F1">
      <w:pPr>
        <w:rPr>
          <w:b/>
        </w:rPr>
      </w:pPr>
      <w:r>
        <w:tab/>
        <w:t xml:space="preserve">        </w:t>
      </w: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CE23F1" w:rsidRPr="0066704D" w:rsidRDefault="00CE23F1" w:rsidP="00CE23F1">
      <w:pPr>
        <w:rPr>
          <w:b/>
          <w:u w:val="single"/>
        </w:rPr>
      </w:pPr>
      <w:r>
        <w:rPr>
          <w:b/>
        </w:rPr>
        <w:tab/>
        <w:t xml:space="preserve">        -  EL MATERIAL  LO ENVIA  P.U .</w:t>
      </w:r>
    </w:p>
    <w:p w:rsidR="00CE23F1" w:rsidRPr="0066704D" w:rsidRDefault="00CE23F1" w:rsidP="00CE23F1">
      <w:pPr>
        <w:rPr>
          <w:b/>
        </w:rPr>
      </w:pPr>
    </w:p>
    <w:p w:rsidR="00CE23F1" w:rsidRDefault="00CE23F1" w:rsidP="00CE23F1">
      <w:r>
        <w:tab/>
      </w:r>
    </w:p>
    <w:p w:rsidR="00CE23F1" w:rsidRDefault="00CE23F1" w:rsidP="00CE23F1">
      <w:r>
        <w:tab/>
      </w:r>
    </w:p>
    <w:p w:rsidR="00CE23F1" w:rsidRDefault="00CE23F1" w:rsidP="00CE23F1">
      <w:r>
        <w:t>Agradezco la atención y colaboración prestada.</w:t>
      </w:r>
    </w:p>
    <w:p w:rsidR="00CE23F1" w:rsidRDefault="00CE23F1" w:rsidP="00CE23F1"/>
    <w:p w:rsidR="00CE23F1" w:rsidRDefault="00CE23F1" w:rsidP="00CE23F1"/>
    <w:p w:rsidR="00CE23F1" w:rsidRDefault="00CE23F1" w:rsidP="00CE23F1">
      <w:r>
        <w:t>Cordialmente</w:t>
      </w:r>
    </w:p>
    <w:p w:rsidR="00CE23F1" w:rsidRDefault="00CE23F1" w:rsidP="00CE23F1"/>
    <w:p w:rsidR="00CE23F1" w:rsidRDefault="00CE23F1" w:rsidP="00CE23F1"/>
    <w:p w:rsidR="00CE23F1" w:rsidRDefault="00CE23F1" w:rsidP="00CE23F1">
      <w:r>
        <w:t>RICARDO CASAS ZAPATA</w:t>
      </w:r>
    </w:p>
    <w:p w:rsidR="00CE23F1" w:rsidRDefault="00CE23F1" w:rsidP="00CE23F1">
      <w:r>
        <w:t>Director.</w:t>
      </w:r>
    </w:p>
    <w:p w:rsidR="00CE23F1" w:rsidRDefault="00CE23F1" w:rsidP="00084E31">
      <w:pPr>
        <w:rPr>
          <w:b/>
        </w:rPr>
      </w:pPr>
    </w:p>
    <w:p w:rsidR="008D20F3" w:rsidRDefault="008D20F3" w:rsidP="00084E31">
      <w:pPr>
        <w:rPr>
          <w:b/>
        </w:rPr>
      </w:pPr>
    </w:p>
    <w:p w:rsidR="008D20F3" w:rsidRDefault="008D20F3" w:rsidP="00084E31">
      <w:pPr>
        <w:rPr>
          <w:b/>
        </w:rPr>
      </w:pPr>
    </w:p>
    <w:p w:rsidR="008D20F3" w:rsidRDefault="008D20F3" w:rsidP="00084E31">
      <w:pPr>
        <w:rPr>
          <w:b/>
        </w:rPr>
      </w:pPr>
    </w:p>
    <w:p w:rsidR="008D20F3" w:rsidRDefault="008D20F3" w:rsidP="008D20F3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8D20F3" w:rsidRDefault="008D20F3" w:rsidP="008D20F3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8D20F3" w:rsidRDefault="008D20F3" w:rsidP="008D20F3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8D20F3" w:rsidRDefault="008D20F3" w:rsidP="008D20F3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8D20F3" w:rsidRDefault="008D20F3" w:rsidP="008D20F3"/>
    <w:p w:rsidR="008D20F3" w:rsidRDefault="008D20F3" w:rsidP="008D20F3">
      <w:pPr>
        <w:pStyle w:val="Ttulo1"/>
      </w:pPr>
      <w:r>
        <w:lastRenderedPageBreak/>
        <w:t>ORDEN DE TRABAJO   N°      07055</w:t>
      </w:r>
    </w:p>
    <w:p w:rsidR="008D20F3" w:rsidRDefault="008D20F3" w:rsidP="008D20F3"/>
    <w:p w:rsidR="008D20F3" w:rsidRDefault="008D20F3" w:rsidP="008D20F3">
      <w:r>
        <w:t>FECHA:</w:t>
      </w:r>
      <w:r>
        <w:tab/>
        <w:t>Medellín, Agosto   05    de   2010</w:t>
      </w:r>
    </w:p>
    <w:p w:rsidR="008D20F3" w:rsidRDefault="008D20F3" w:rsidP="008D20F3">
      <w:r>
        <w:t>PARA:</w:t>
      </w:r>
      <w:r>
        <w:tab/>
      </w:r>
      <w:r>
        <w:tab/>
        <w:t>PLÁSTICOS   DARMA</w:t>
      </w:r>
    </w:p>
    <w:p w:rsidR="008D20F3" w:rsidRDefault="008D20F3" w:rsidP="008D20F3">
      <w:r>
        <w:t>ATENCIÓN:</w:t>
      </w:r>
      <w:r>
        <w:tab/>
        <w:t>Sr. DARIO JARAMILLO</w:t>
      </w:r>
    </w:p>
    <w:p w:rsidR="008D20F3" w:rsidRDefault="008D20F3" w:rsidP="008D20F3"/>
    <w:p w:rsidR="008D20F3" w:rsidRDefault="008D20F3" w:rsidP="008D20F3">
      <w:r>
        <w:t>Apreciado Dn DARIO:</w:t>
      </w:r>
    </w:p>
    <w:p w:rsidR="008D20F3" w:rsidRDefault="008D20F3" w:rsidP="008D20F3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8D20F3" w:rsidRDefault="008D20F3" w:rsidP="008D20F3"/>
    <w:p w:rsidR="008D20F3" w:rsidRDefault="008D20F3" w:rsidP="008D20F3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8D20F3" w:rsidRDefault="008D20F3" w:rsidP="008D20F3"/>
    <w:p w:rsidR="008D20F3" w:rsidRDefault="008D20F3" w:rsidP="008D20F3">
      <w:r>
        <w:t>MATERIAL :</w:t>
      </w:r>
      <w:r>
        <w:tab/>
      </w:r>
      <w:r>
        <w:tab/>
        <w:t>Polietileno de Baja  densidad   Blanco  Tubular</w:t>
      </w:r>
    </w:p>
    <w:p w:rsidR="008D20F3" w:rsidRDefault="008D20F3" w:rsidP="008D20F3">
      <w:r>
        <w:t>MEDIDA:</w:t>
      </w:r>
      <w:r>
        <w:tab/>
      </w:r>
      <w:r>
        <w:tab/>
      </w:r>
      <w:r>
        <w:rPr>
          <w:b/>
        </w:rPr>
        <w:t>35</w:t>
      </w:r>
      <w:r>
        <w:t xml:space="preserve">   cms   </w:t>
      </w:r>
    </w:p>
    <w:p w:rsidR="008D20F3" w:rsidRDefault="008D20F3" w:rsidP="008D20F3">
      <w:r>
        <w:t>CALIBRE :</w:t>
      </w:r>
      <w:r>
        <w:tab/>
      </w:r>
      <w:r>
        <w:tab/>
      </w:r>
      <w:r w:rsidRPr="008D3CB8">
        <w:rPr>
          <w:b/>
        </w:rPr>
        <w:t>4.8</w:t>
      </w:r>
      <w:r>
        <w:t xml:space="preserve">   “</w:t>
      </w:r>
    </w:p>
    <w:p w:rsidR="008D20F3" w:rsidRDefault="008D20F3" w:rsidP="008D20F3">
      <w:r>
        <w:t>COLOR :</w:t>
      </w:r>
      <w:r>
        <w:tab/>
      </w:r>
      <w:r>
        <w:tab/>
        <w:t>Blanco</w:t>
      </w:r>
    </w:p>
    <w:p w:rsidR="008D20F3" w:rsidRPr="0007721A" w:rsidRDefault="008D20F3" w:rsidP="008D20F3">
      <w:r>
        <w:t xml:space="preserve">TRATADO : </w:t>
      </w:r>
      <w:r>
        <w:tab/>
      </w:r>
      <w:r>
        <w:tab/>
        <w:t>1  cara</w:t>
      </w:r>
    </w:p>
    <w:p w:rsidR="008D20F3" w:rsidRDefault="008D20F3" w:rsidP="008D20F3">
      <w:r>
        <w:t xml:space="preserve">CANTIDAD : </w:t>
      </w:r>
      <w:r>
        <w:tab/>
      </w:r>
      <w:r w:rsidR="008C5022">
        <w:rPr>
          <w:b/>
        </w:rPr>
        <w:t>36</w:t>
      </w:r>
      <w:r w:rsidRPr="001C4A3E">
        <w:rPr>
          <w:b/>
        </w:rPr>
        <w:t>0</w:t>
      </w:r>
      <w:r>
        <w:t xml:space="preserve">    kg</w:t>
      </w:r>
    </w:p>
    <w:p w:rsidR="008D20F3" w:rsidRDefault="008D20F3" w:rsidP="008D20F3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>2 ( Según muestra  )  ( Azul – Azul )</w:t>
      </w:r>
    </w:p>
    <w:p w:rsidR="008D20F3" w:rsidRDefault="008D20F3" w:rsidP="008D20F3">
      <w:r>
        <w:t xml:space="preserve">CARAS : </w:t>
      </w:r>
      <w:r>
        <w:tab/>
      </w:r>
      <w:r>
        <w:tab/>
        <w:t>2  ( 2  x  1  )</w:t>
      </w:r>
    </w:p>
    <w:p w:rsidR="008D20F3" w:rsidRDefault="008D20F3" w:rsidP="008D20F3">
      <w:r>
        <w:t xml:space="preserve">REPETICIÓN : </w:t>
      </w:r>
      <w:r>
        <w:tab/>
        <w:t>60   cms</w:t>
      </w:r>
    </w:p>
    <w:p w:rsidR="008D20F3" w:rsidRDefault="008D20F3" w:rsidP="008D20F3">
      <w:r>
        <w:t>RODILLO :</w:t>
      </w:r>
      <w:r>
        <w:tab/>
      </w:r>
      <w:r>
        <w:tab/>
        <w:t>60</w:t>
      </w:r>
    </w:p>
    <w:p w:rsidR="008D20F3" w:rsidRDefault="008D20F3" w:rsidP="008D20F3">
      <w:r>
        <w:t>BOLSA  :</w:t>
      </w:r>
      <w:r>
        <w:tab/>
      </w:r>
      <w:r>
        <w:tab/>
      </w:r>
      <w:r>
        <w:rPr>
          <w:b/>
        </w:rPr>
        <w:t>35  x  60</w:t>
      </w:r>
      <w:r w:rsidRPr="00336CAC">
        <w:rPr>
          <w:b/>
        </w:rPr>
        <w:t xml:space="preserve">   cm</w:t>
      </w:r>
      <w:r>
        <w:t xml:space="preserve">    </w:t>
      </w:r>
    </w:p>
    <w:p w:rsidR="008D20F3" w:rsidRDefault="008D20F3" w:rsidP="008D20F3">
      <w:r>
        <w:t>SELLADO .</w:t>
      </w:r>
      <w:r>
        <w:tab/>
      </w:r>
      <w:r>
        <w:tab/>
        <w:t xml:space="preserve">Fondo  Tipo  Servo </w:t>
      </w:r>
    </w:p>
    <w:p w:rsidR="008D20F3" w:rsidRDefault="008D20F3" w:rsidP="008D20F3">
      <w:r>
        <w:t>REFERENCIA :</w:t>
      </w:r>
      <w:r>
        <w:tab/>
      </w:r>
      <w:r>
        <w:rPr>
          <w:b/>
        </w:rPr>
        <w:t xml:space="preserve">TECNAS   10 </w:t>
      </w:r>
      <w:r w:rsidRPr="00F553FA">
        <w:rPr>
          <w:b/>
        </w:rPr>
        <w:t xml:space="preserve">  KILOS</w:t>
      </w:r>
    </w:p>
    <w:p w:rsidR="008D20F3" w:rsidRDefault="008D20F3" w:rsidP="008D20F3"/>
    <w:p w:rsidR="008D20F3" w:rsidRDefault="008D20F3" w:rsidP="008D20F3"/>
    <w:p w:rsidR="008D20F3" w:rsidRDefault="008D20F3" w:rsidP="008D20F3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 w:rsidRPr="00F553FA">
        <w:rPr>
          <w:bCs/>
        </w:rPr>
        <w:t>Cyreles en su planta</w:t>
      </w:r>
      <w:r>
        <w:rPr>
          <w:b/>
          <w:bCs/>
        </w:rPr>
        <w:t>.</w:t>
      </w:r>
    </w:p>
    <w:p w:rsidR="008D20F3" w:rsidRDefault="008D20F3" w:rsidP="008D20F3">
      <w:r>
        <w:t xml:space="preserve">                   -   Anexo muestra física para   alturas y Tonos.</w:t>
      </w:r>
    </w:p>
    <w:p w:rsidR="008D20F3" w:rsidRDefault="008D20F3" w:rsidP="008D20F3">
      <w:r>
        <w:tab/>
        <w:t xml:space="preserve">        -  No colocar pie de Imprenta.</w:t>
      </w:r>
    </w:p>
    <w:p w:rsidR="008D20F3" w:rsidRDefault="008D20F3" w:rsidP="008D20F3">
      <w:pPr>
        <w:rPr>
          <w:b/>
          <w:u w:val="single"/>
        </w:rPr>
      </w:pPr>
      <w:r>
        <w:tab/>
        <w:t xml:space="preserve">        </w:t>
      </w:r>
      <w:r w:rsidRPr="00F553FA">
        <w:rPr>
          <w:b/>
        </w:rPr>
        <w:t xml:space="preserve">-   </w:t>
      </w:r>
      <w:r w:rsidRPr="00F553FA">
        <w:rPr>
          <w:b/>
          <w:u w:val="single"/>
        </w:rPr>
        <w:t>Utilizar tinta especial</w:t>
      </w:r>
      <w:r>
        <w:rPr>
          <w:b/>
          <w:u w:val="single"/>
        </w:rPr>
        <w:t xml:space="preserve">    </w:t>
      </w:r>
    </w:p>
    <w:p w:rsidR="008D20F3" w:rsidRDefault="008D20F3" w:rsidP="008D20F3">
      <w:pPr>
        <w:rPr>
          <w:b/>
        </w:rPr>
      </w:pP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8D20F3" w:rsidRPr="0066704D" w:rsidRDefault="008D20F3" w:rsidP="008D20F3">
      <w:pPr>
        <w:rPr>
          <w:b/>
          <w:u w:val="single"/>
        </w:rPr>
      </w:pPr>
      <w:r>
        <w:rPr>
          <w:b/>
        </w:rPr>
        <w:tab/>
        <w:t xml:space="preserve">        -  EL MATERIAL LO ENVIA  P.U .</w:t>
      </w:r>
    </w:p>
    <w:p w:rsidR="008D20F3" w:rsidRPr="0066704D" w:rsidRDefault="008D20F3" w:rsidP="008D20F3">
      <w:pPr>
        <w:rPr>
          <w:b/>
        </w:rPr>
      </w:pPr>
    </w:p>
    <w:p w:rsidR="008D20F3" w:rsidRDefault="008D20F3" w:rsidP="008D20F3">
      <w:r>
        <w:tab/>
      </w:r>
      <w:r>
        <w:tab/>
      </w:r>
    </w:p>
    <w:p w:rsidR="008D20F3" w:rsidRDefault="008D20F3" w:rsidP="008D20F3">
      <w:r>
        <w:t>Agradezco la atención y colaboración prestada.</w:t>
      </w:r>
    </w:p>
    <w:p w:rsidR="008D20F3" w:rsidRDefault="008D20F3" w:rsidP="008D20F3"/>
    <w:p w:rsidR="008D20F3" w:rsidRDefault="008D20F3" w:rsidP="008D20F3"/>
    <w:p w:rsidR="008D20F3" w:rsidRDefault="008D20F3" w:rsidP="008D20F3"/>
    <w:p w:rsidR="008D20F3" w:rsidRDefault="008D20F3" w:rsidP="008D20F3">
      <w:r>
        <w:t>Cordialmente</w:t>
      </w:r>
    </w:p>
    <w:p w:rsidR="008D20F3" w:rsidRDefault="008D20F3" w:rsidP="008D20F3"/>
    <w:p w:rsidR="008D20F3" w:rsidRDefault="008D20F3" w:rsidP="008D20F3"/>
    <w:p w:rsidR="008D20F3" w:rsidRDefault="008D20F3" w:rsidP="008D20F3">
      <w:r>
        <w:t>RICARDO CASAS ZAPATA</w:t>
      </w:r>
    </w:p>
    <w:p w:rsidR="008D20F3" w:rsidRDefault="008D20F3" w:rsidP="008D20F3">
      <w:r>
        <w:t>Director.</w:t>
      </w:r>
    </w:p>
    <w:p w:rsidR="008D20F3" w:rsidRDefault="008D20F3" w:rsidP="00084E31">
      <w:pPr>
        <w:rPr>
          <w:b/>
        </w:rPr>
      </w:pPr>
    </w:p>
    <w:p w:rsidR="00B85C7F" w:rsidRDefault="00B85C7F" w:rsidP="00084E31">
      <w:pPr>
        <w:rPr>
          <w:b/>
        </w:rPr>
      </w:pPr>
    </w:p>
    <w:p w:rsidR="00B85C7F" w:rsidRDefault="00B85C7F" w:rsidP="00084E31">
      <w:pPr>
        <w:rPr>
          <w:b/>
        </w:rPr>
      </w:pPr>
    </w:p>
    <w:p w:rsidR="00B85C7F" w:rsidRDefault="00B85C7F" w:rsidP="00B85C7F">
      <w:pPr>
        <w:rPr>
          <w:b/>
        </w:rPr>
      </w:pPr>
    </w:p>
    <w:p w:rsidR="00B85C7F" w:rsidRDefault="00B85C7F" w:rsidP="00B85C7F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B85C7F" w:rsidRDefault="00B85C7F" w:rsidP="00B85C7F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B85C7F" w:rsidRDefault="00B85C7F" w:rsidP="00B85C7F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B85C7F" w:rsidRDefault="00B85C7F" w:rsidP="00B85C7F">
      <w:pPr>
        <w:rPr>
          <w:b/>
          <w:bCs/>
          <w:sz w:val="20"/>
        </w:rPr>
      </w:pPr>
      <w:r>
        <w:rPr>
          <w:b/>
          <w:bCs/>
          <w:sz w:val="20"/>
        </w:rPr>
        <w:t>TEL:  4 44 46 64  ITAGUI.</w:t>
      </w:r>
    </w:p>
    <w:p w:rsidR="00B85C7F" w:rsidRDefault="00B85C7F" w:rsidP="00B85C7F">
      <w:pPr>
        <w:rPr>
          <w:b/>
          <w:bCs/>
        </w:rPr>
      </w:pPr>
    </w:p>
    <w:p w:rsidR="00B85C7F" w:rsidRDefault="00B85C7F" w:rsidP="00B85C7F">
      <w:pPr>
        <w:rPr>
          <w:b/>
          <w:bCs/>
        </w:rPr>
      </w:pPr>
    </w:p>
    <w:p w:rsidR="00B85C7F" w:rsidRDefault="00B85C7F" w:rsidP="00B85C7F">
      <w:pPr>
        <w:pStyle w:val="Ttulo1"/>
      </w:pPr>
      <w:r>
        <w:t>ORDEN DE TRABAJO        N°      07066</w:t>
      </w:r>
    </w:p>
    <w:p w:rsidR="00B85C7F" w:rsidRDefault="00B85C7F" w:rsidP="00B85C7F"/>
    <w:p w:rsidR="00B85C7F" w:rsidRDefault="00B85C7F" w:rsidP="00B85C7F">
      <w:r>
        <w:t>FECHA:</w:t>
      </w:r>
      <w:r>
        <w:tab/>
        <w:t>Medellín, Agosto   05   de   2010</w:t>
      </w:r>
    </w:p>
    <w:p w:rsidR="00B85C7F" w:rsidRDefault="00B85C7F" w:rsidP="00B85C7F">
      <w:r>
        <w:t>PARA:</w:t>
      </w:r>
      <w:r>
        <w:tab/>
      </w:r>
      <w:r>
        <w:tab/>
        <w:t>PLÁSTICOS DARMA</w:t>
      </w:r>
    </w:p>
    <w:p w:rsidR="00B85C7F" w:rsidRDefault="00B85C7F" w:rsidP="00B85C7F">
      <w:r>
        <w:t>ATENCIÓN:</w:t>
      </w:r>
      <w:r>
        <w:tab/>
        <w:t>Sr. Darío Jaramillo</w:t>
      </w:r>
    </w:p>
    <w:p w:rsidR="00B85C7F" w:rsidRDefault="00B85C7F" w:rsidP="00B85C7F">
      <w:r>
        <w:tab/>
      </w:r>
      <w:r>
        <w:tab/>
        <w:t>Gerente.</w:t>
      </w:r>
    </w:p>
    <w:p w:rsidR="00B85C7F" w:rsidRDefault="00B85C7F" w:rsidP="00B85C7F"/>
    <w:p w:rsidR="00B85C7F" w:rsidRDefault="00B85C7F" w:rsidP="00B85C7F">
      <w:r>
        <w:t>Apreciado Don Darío:</w:t>
      </w:r>
    </w:p>
    <w:p w:rsidR="00B85C7F" w:rsidRDefault="00B85C7F" w:rsidP="00B85C7F"/>
    <w:p w:rsidR="00B85C7F" w:rsidRDefault="00B85C7F" w:rsidP="00B85C7F">
      <w:r>
        <w:t>Con la presente estamos solicitando el siguiente material    :</w:t>
      </w:r>
    </w:p>
    <w:p w:rsidR="00B85C7F" w:rsidRDefault="00B85C7F" w:rsidP="00B85C7F"/>
    <w:p w:rsidR="00B85C7F" w:rsidRDefault="00B85C7F" w:rsidP="00B85C7F">
      <w:pPr>
        <w:rPr>
          <w:b/>
          <w:bCs/>
          <w:u w:val="single"/>
        </w:rPr>
      </w:pPr>
      <w:r>
        <w:rPr>
          <w:b/>
          <w:bCs/>
          <w:u w:val="single"/>
        </w:rPr>
        <w:t>IMPRESIÓN  :</w:t>
      </w:r>
    </w:p>
    <w:p w:rsidR="00B85C7F" w:rsidRDefault="00B85C7F" w:rsidP="00B85C7F"/>
    <w:p w:rsidR="00B85C7F" w:rsidRPr="00F97BC0" w:rsidRDefault="00B85C7F" w:rsidP="00B85C7F">
      <w:pPr>
        <w:rPr>
          <w:b/>
        </w:rPr>
      </w:pPr>
      <w:r>
        <w:t>MATERIAL:</w:t>
      </w:r>
      <w:r>
        <w:tab/>
      </w:r>
      <w:r>
        <w:tab/>
        <w:t xml:space="preserve">Tubular  de PP     </w:t>
      </w:r>
      <w:r>
        <w:rPr>
          <w:b/>
        </w:rPr>
        <w:t>35</w:t>
      </w:r>
      <w:r w:rsidRPr="00F97BC0">
        <w:rPr>
          <w:b/>
        </w:rPr>
        <w:t xml:space="preserve">  cms</w:t>
      </w:r>
    </w:p>
    <w:p w:rsidR="00B85C7F" w:rsidRDefault="00B85C7F" w:rsidP="00B85C7F">
      <w:r>
        <w:t>CALIBRE:</w:t>
      </w:r>
      <w:r>
        <w:tab/>
      </w:r>
      <w:r>
        <w:tab/>
      </w:r>
      <w:r w:rsidRPr="00F97BC0">
        <w:rPr>
          <w:b/>
        </w:rPr>
        <w:t>1.</w:t>
      </w:r>
      <w:r w:rsidR="00141AEE">
        <w:t>4</w:t>
      </w:r>
      <w:r>
        <w:t xml:space="preserve">   ”</w:t>
      </w:r>
    </w:p>
    <w:p w:rsidR="00B85C7F" w:rsidRDefault="00B85C7F" w:rsidP="00B85C7F">
      <w:r>
        <w:t>CANTIDAD:</w:t>
      </w:r>
      <w:r>
        <w:tab/>
      </w:r>
      <w:r>
        <w:tab/>
        <w:t>1</w:t>
      </w:r>
      <w:r w:rsidR="00924EAC">
        <w:t>2</w:t>
      </w:r>
      <w:r>
        <w:t>0    Kg</w:t>
      </w:r>
    </w:p>
    <w:p w:rsidR="00B85C7F" w:rsidRDefault="00B85C7F" w:rsidP="00B85C7F">
      <w:r>
        <w:t>REFERENCIA:</w:t>
      </w:r>
      <w:r>
        <w:tab/>
      </w:r>
      <w:r>
        <w:rPr>
          <w:b/>
        </w:rPr>
        <w:t>PAN DE  YUCA  VIENESA</w:t>
      </w:r>
    </w:p>
    <w:p w:rsidR="00B85C7F" w:rsidRDefault="00B85C7F" w:rsidP="00B85C7F">
      <w:r>
        <w:t>REPETICIÓN:</w:t>
      </w:r>
      <w:r>
        <w:tab/>
        <w:t>16   Cms.</w:t>
      </w:r>
    </w:p>
    <w:p w:rsidR="00B85C7F" w:rsidRDefault="00B85C7F" w:rsidP="00B85C7F">
      <w:r>
        <w:t>RODILLO  :               32</w:t>
      </w:r>
    </w:p>
    <w:p w:rsidR="00B85C7F" w:rsidRDefault="00B85C7F" w:rsidP="00B85C7F">
      <w:r>
        <w:t>IMPRESIÓN:</w:t>
      </w:r>
      <w:r>
        <w:tab/>
      </w:r>
      <w:r>
        <w:tab/>
        <w:t xml:space="preserve">2 Caras   </w:t>
      </w:r>
    </w:p>
    <w:p w:rsidR="00B85C7F" w:rsidRDefault="00B85C7F" w:rsidP="00B85C7F">
      <w:r>
        <w:t>COLORES:</w:t>
      </w:r>
      <w:r>
        <w:tab/>
      </w:r>
      <w:r>
        <w:tab/>
        <w:t>4  (SEGÚN  MUESTRA )</w:t>
      </w:r>
    </w:p>
    <w:p w:rsidR="00B85C7F" w:rsidRDefault="00B85C7F" w:rsidP="00B85C7F">
      <w:r>
        <w:t>BOLSA:</w:t>
      </w:r>
      <w:r>
        <w:tab/>
      </w:r>
      <w:r>
        <w:tab/>
        <w:t xml:space="preserve">16  X   35    cms   </w:t>
      </w:r>
    </w:p>
    <w:p w:rsidR="00B85C7F" w:rsidRDefault="00B85C7F" w:rsidP="00B85C7F">
      <w:r>
        <w:t>SELLADO :</w:t>
      </w:r>
      <w:r>
        <w:tab/>
      </w:r>
      <w:r>
        <w:tab/>
        <w:t>Lateral</w:t>
      </w:r>
    </w:p>
    <w:p w:rsidR="00B85C7F" w:rsidRDefault="00B85C7F" w:rsidP="00B85C7F"/>
    <w:p w:rsidR="00B85C7F" w:rsidRDefault="00B85C7F" w:rsidP="00B85C7F"/>
    <w:p w:rsidR="00B85C7F" w:rsidRDefault="00B85C7F" w:rsidP="00B85C7F"/>
    <w:p w:rsidR="00B85C7F" w:rsidRDefault="00B85C7F" w:rsidP="00B85C7F">
      <w:r>
        <w:rPr>
          <w:b/>
          <w:bCs/>
          <w:u w:val="single"/>
        </w:rPr>
        <w:t>NOTA:</w:t>
      </w:r>
      <w:r>
        <w:t xml:space="preserve">  - Se  </w:t>
      </w:r>
      <w:r w:rsidR="00924EAC">
        <w:t>envía</w:t>
      </w:r>
      <w:r>
        <w:t xml:space="preserve"> muestra física para los tonos y alturas  de impresión.</w:t>
      </w:r>
    </w:p>
    <w:p w:rsidR="00B85C7F" w:rsidRDefault="00B85C7F" w:rsidP="00B85C7F">
      <w:r>
        <w:tab/>
        <w:t xml:space="preserve">    </w:t>
      </w:r>
    </w:p>
    <w:p w:rsidR="00B85C7F" w:rsidRDefault="00924EAC" w:rsidP="00B85C7F">
      <w:r>
        <w:tab/>
        <w:t xml:space="preserve">   -   cyreles en su planta</w:t>
      </w:r>
    </w:p>
    <w:p w:rsidR="00B85C7F" w:rsidRDefault="00B85C7F" w:rsidP="00B85C7F"/>
    <w:p w:rsidR="00B85C7F" w:rsidRDefault="00B85C7F" w:rsidP="00B85C7F"/>
    <w:p w:rsidR="00B85C7F" w:rsidRDefault="00B85C7F" w:rsidP="00B85C7F"/>
    <w:p w:rsidR="00B85C7F" w:rsidRDefault="00B85C7F" w:rsidP="00B85C7F"/>
    <w:p w:rsidR="00B85C7F" w:rsidRDefault="00B85C7F" w:rsidP="00B85C7F">
      <w:r>
        <w:t>Agradezco la atención y colaboración prestada.</w:t>
      </w:r>
    </w:p>
    <w:p w:rsidR="00B85C7F" w:rsidRDefault="00B85C7F" w:rsidP="00B85C7F"/>
    <w:p w:rsidR="00B85C7F" w:rsidRDefault="00B85C7F" w:rsidP="00B85C7F"/>
    <w:p w:rsidR="00B85C7F" w:rsidRDefault="00B85C7F" w:rsidP="00B85C7F"/>
    <w:p w:rsidR="00B85C7F" w:rsidRDefault="00B85C7F" w:rsidP="00B85C7F">
      <w:r>
        <w:t>Cordialmente,</w:t>
      </w:r>
    </w:p>
    <w:p w:rsidR="00B85C7F" w:rsidRDefault="00B85C7F" w:rsidP="00B85C7F"/>
    <w:p w:rsidR="00B85C7F" w:rsidRDefault="00B85C7F" w:rsidP="00B85C7F"/>
    <w:p w:rsidR="00B85C7F" w:rsidRDefault="00B85C7F" w:rsidP="00B85C7F">
      <w:r>
        <w:t>RICARDO CASAS ZAPATA</w:t>
      </w:r>
    </w:p>
    <w:p w:rsidR="00B85C7F" w:rsidRDefault="00B85C7F" w:rsidP="00B85C7F">
      <w:r>
        <w:t>Director.</w:t>
      </w:r>
    </w:p>
    <w:p w:rsidR="00B85C7F" w:rsidRDefault="00B85C7F" w:rsidP="00B85C7F">
      <w:pPr>
        <w:rPr>
          <w:b/>
        </w:rPr>
      </w:pPr>
    </w:p>
    <w:p w:rsidR="00B85C7F" w:rsidRDefault="00B85C7F" w:rsidP="00084E31">
      <w:pPr>
        <w:rPr>
          <w:b/>
        </w:rPr>
      </w:pPr>
    </w:p>
    <w:p w:rsidR="00001402" w:rsidRDefault="00001402" w:rsidP="00084E31">
      <w:pPr>
        <w:rPr>
          <w:b/>
        </w:rPr>
      </w:pPr>
    </w:p>
    <w:p w:rsidR="00001402" w:rsidRDefault="00001402" w:rsidP="00001402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001402" w:rsidRDefault="00001402" w:rsidP="00001402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001402" w:rsidRDefault="00001402" w:rsidP="00001402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 - 144</w:t>
      </w:r>
    </w:p>
    <w:p w:rsidR="00001402" w:rsidRDefault="00001402" w:rsidP="00001402">
      <w:pPr>
        <w:rPr>
          <w:b/>
          <w:bCs/>
          <w:sz w:val="20"/>
        </w:rPr>
      </w:pPr>
      <w:r>
        <w:rPr>
          <w:b/>
          <w:bCs/>
          <w:sz w:val="20"/>
        </w:rPr>
        <w:t>TEL:   4 44 46 64  ITAGUI.</w:t>
      </w:r>
    </w:p>
    <w:p w:rsidR="00001402" w:rsidRDefault="00001402" w:rsidP="00001402">
      <w:pPr>
        <w:rPr>
          <w:b/>
          <w:bCs/>
          <w:sz w:val="20"/>
        </w:rPr>
      </w:pPr>
    </w:p>
    <w:p w:rsidR="00001402" w:rsidRDefault="00001402" w:rsidP="00001402">
      <w:pPr>
        <w:rPr>
          <w:b/>
          <w:bCs/>
        </w:rPr>
      </w:pPr>
    </w:p>
    <w:p w:rsidR="00001402" w:rsidRDefault="00001402" w:rsidP="00001402">
      <w:pPr>
        <w:pStyle w:val="Ttulo1"/>
      </w:pPr>
      <w:r>
        <w:t>ORDEN DE  TRABAJO      N°   07067</w:t>
      </w:r>
    </w:p>
    <w:p w:rsidR="00001402" w:rsidRDefault="00001402" w:rsidP="00001402"/>
    <w:p w:rsidR="00001402" w:rsidRDefault="00001402" w:rsidP="00001402">
      <w:r>
        <w:t>FECHA:</w:t>
      </w:r>
      <w:r>
        <w:tab/>
        <w:t>Medellín, Agosto  05   de  2010</w:t>
      </w:r>
    </w:p>
    <w:p w:rsidR="00001402" w:rsidRDefault="00001402" w:rsidP="00001402">
      <w:r>
        <w:t>PARA:</w:t>
      </w:r>
      <w:r>
        <w:tab/>
      </w:r>
      <w:r>
        <w:tab/>
        <w:t>PLÁSTICOS DARMA</w:t>
      </w:r>
    </w:p>
    <w:p w:rsidR="00001402" w:rsidRDefault="00001402" w:rsidP="00001402">
      <w:r>
        <w:t>ATENCIÓN:</w:t>
      </w:r>
      <w:r>
        <w:tab/>
        <w:t>Sr. Darío Jaramillo</w:t>
      </w:r>
    </w:p>
    <w:p w:rsidR="00001402" w:rsidRDefault="00001402" w:rsidP="00001402">
      <w:r>
        <w:tab/>
      </w:r>
      <w:r>
        <w:tab/>
        <w:t>Gerente.</w:t>
      </w:r>
    </w:p>
    <w:p w:rsidR="00001402" w:rsidRDefault="00001402" w:rsidP="00001402"/>
    <w:p w:rsidR="00001402" w:rsidRDefault="00001402" w:rsidP="00001402">
      <w:r>
        <w:t>Apreciado Don Darío:</w:t>
      </w:r>
    </w:p>
    <w:p w:rsidR="00001402" w:rsidRDefault="00001402" w:rsidP="00001402"/>
    <w:p w:rsidR="00001402" w:rsidRDefault="00001402" w:rsidP="00001402">
      <w:r>
        <w:t>Con la presente estamos solicitando el siguiente servicio de  IMPRESION:</w:t>
      </w:r>
    </w:p>
    <w:p w:rsidR="00001402" w:rsidRDefault="00001402" w:rsidP="00001402"/>
    <w:p w:rsidR="00001402" w:rsidRDefault="00001402" w:rsidP="00001402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001402" w:rsidRDefault="00001402" w:rsidP="00001402">
      <w:r>
        <w:t xml:space="preserve">MATERIAL   :           Polipropileno Tubular de  </w:t>
      </w:r>
      <w:r>
        <w:rPr>
          <w:b/>
        </w:rPr>
        <w:t xml:space="preserve">30 </w:t>
      </w:r>
      <w:r>
        <w:t xml:space="preserve"> cms</w:t>
      </w:r>
    </w:p>
    <w:p w:rsidR="00001402" w:rsidRDefault="00001402" w:rsidP="00001402">
      <w:r>
        <w:t xml:space="preserve">CLIBRE      :               </w:t>
      </w:r>
      <w:smartTag w:uri="urn:schemas-microsoft-com:office:smarttags" w:element="metricconverter">
        <w:smartTagPr>
          <w:attr w:name="ProductID" w:val="2.8 ”"/>
        </w:smartTagPr>
        <w:r>
          <w:rPr>
            <w:b/>
          </w:rPr>
          <w:t>2.8 ”</w:t>
        </w:r>
      </w:smartTag>
    </w:p>
    <w:p w:rsidR="00001402" w:rsidRDefault="00001402" w:rsidP="00001402">
      <w:r>
        <w:t>REFERENCIA:</w:t>
      </w:r>
      <w:r>
        <w:tab/>
      </w:r>
      <w:r>
        <w:rPr>
          <w:b/>
        </w:rPr>
        <w:t>ADVERTENCIA  PEQUEÑA</w:t>
      </w:r>
    </w:p>
    <w:p w:rsidR="00001402" w:rsidRDefault="009F4FCF" w:rsidP="00001402">
      <w:r>
        <w:t>CANTIDAD    :          50</w:t>
      </w:r>
      <w:r w:rsidR="00001402">
        <w:t xml:space="preserve">    Kg</w:t>
      </w:r>
    </w:p>
    <w:p w:rsidR="00001402" w:rsidRDefault="00001402" w:rsidP="00001402">
      <w:r>
        <w:t>COLORES:</w:t>
      </w:r>
      <w:r>
        <w:tab/>
      </w:r>
      <w:r>
        <w:tab/>
        <w:t>1 (   Negro  )</w:t>
      </w:r>
    </w:p>
    <w:p w:rsidR="00001402" w:rsidRDefault="00001402" w:rsidP="00001402">
      <w:r>
        <w:t>CARAS:</w:t>
      </w:r>
      <w:r>
        <w:tab/>
      </w:r>
      <w:r>
        <w:tab/>
        <w:t>1</w:t>
      </w:r>
    </w:p>
    <w:p w:rsidR="00001402" w:rsidRDefault="00001402" w:rsidP="00001402">
      <w:r>
        <w:t>REPETICIÓN:</w:t>
      </w:r>
      <w:r>
        <w:tab/>
        <w:t>20.5</w:t>
      </w:r>
    </w:p>
    <w:p w:rsidR="00001402" w:rsidRDefault="00001402" w:rsidP="00001402">
      <w:r>
        <w:t>RODILLO:</w:t>
      </w:r>
      <w:r>
        <w:tab/>
      </w:r>
      <w:r>
        <w:tab/>
        <w:t>42</w:t>
      </w:r>
    </w:p>
    <w:p w:rsidR="00001402" w:rsidRDefault="00001402" w:rsidP="00001402">
      <w:pPr>
        <w:rPr>
          <w:b/>
        </w:rPr>
      </w:pPr>
      <w:r>
        <w:t>BOLSA:</w:t>
      </w:r>
      <w:r>
        <w:tab/>
      </w:r>
      <w:r>
        <w:tab/>
      </w:r>
      <w:r>
        <w:rPr>
          <w:b/>
        </w:rPr>
        <w:t>20.5  x   27.5   +  5   cms</w:t>
      </w:r>
    </w:p>
    <w:p w:rsidR="00001402" w:rsidRDefault="00001402" w:rsidP="00001402">
      <w:r>
        <w:t>SELLADO:</w:t>
      </w:r>
      <w:r>
        <w:tab/>
      </w:r>
      <w:r>
        <w:tab/>
        <w:t>Para selle lateral.</w:t>
      </w:r>
    </w:p>
    <w:p w:rsidR="00001402" w:rsidRDefault="00001402" w:rsidP="00001402"/>
    <w:p w:rsidR="00001402" w:rsidRDefault="00001402" w:rsidP="00001402"/>
    <w:p w:rsidR="00001402" w:rsidRDefault="00001402" w:rsidP="00001402">
      <w:r>
        <w:rPr>
          <w:b/>
          <w:bCs/>
          <w:u w:val="single"/>
        </w:rPr>
        <w:t>NOTA:</w:t>
      </w:r>
      <w:r>
        <w:t xml:space="preserve">  * Los cyreles  se encuentran en su planta</w:t>
      </w:r>
    </w:p>
    <w:p w:rsidR="00001402" w:rsidRDefault="00001402" w:rsidP="00001402">
      <w:pPr>
        <w:numPr>
          <w:ilvl w:val="0"/>
          <w:numId w:val="10"/>
        </w:numPr>
      </w:pPr>
      <w:r>
        <w:t>Se envían muestra física  para tonos y alturas</w:t>
      </w:r>
    </w:p>
    <w:p w:rsidR="00001402" w:rsidRDefault="00001402" w:rsidP="00001402">
      <w:pPr>
        <w:numPr>
          <w:ilvl w:val="0"/>
          <w:numId w:val="11"/>
        </w:numPr>
      </w:pPr>
      <w:r>
        <w:t xml:space="preserve">Se envia  el material de PP  de </w:t>
      </w:r>
      <w:r>
        <w:rPr>
          <w:b/>
        </w:rPr>
        <w:t>3</w:t>
      </w:r>
      <w:r w:rsidR="00EF04C0">
        <w:rPr>
          <w:b/>
        </w:rPr>
        <w:t>0</w:t>
      </w:r>
      <w:r>
        <w:t xml:space="preserve">  cm</w:t>
      </w:r>
    </w:p>
    <w:p w:rsidR="00001402" w:rsidRDefault="00001402" w:rsidP="00001402">
      <w:pPr>
        <w:numPr>
          <w:ilvl w:val="0"/>
          <w:numId w:val="11"/>
        </w:numPr>
        <w:rPr>
          <w:b/>
        </w:rPr>
      </w:pPr>
      <w:r>
        <w:rPr>
          <w:b/>
        </w:rPr>
        <w:t>SE  APRUEBA  IMPRESION</w:t>
      </w:r>
    </w:p>
    <w:p w:rsidR="00001402" w:rsidRDefault="00001402" w:rsidP="00001402">
      <w:pPr>
        <w:ind w:left="885"/>
      </w:pPr>
    </w:p>
    <w:p w:rsidR="00001402" w:rsidRDefault="00001402" w:rsidP="00001402">
      <w:pPr>
        <w:ind w:left="885"/>
      </w:pPr>
    </w:p>
    <w:p w:rsidR="00001402" w:rsidRDefault="00001402" w:rsidP="00001402">
      <w:r>
        <w:t>Agradezco la atención y colaboración prestada.</w:t>
      </w:r>
    </w:p>
    <w:p w:rsidR="00001402" w:rsidRDefault="00001402" w:rsidP="00001402"/>
    <w:p w:rsidR="00001402" w:rsidRDefault="00001402" w:rsidP="00001402"/>
    <w:p w:rsidR="00001402" w:rsidRDefault="00001402" w:rsidP="00001402"/>
    <w:p w:rsidR="00001402" w:rsidRDefault="00001402" w:rsidP="00001402">
      <w:r>
        <w:t xml:space="preserve">Cordialmente,                                                      </w:t>
      </w:r>
    </w:p>
    <w:p w:rsidR="00001402" w:rsidRDefault="00001402" w:rsidP="00001402"/>
    <w:p w:rsidR="00001402" w:rsidRDefault="00001402" w:rsidP="00001402"/>
    <w:p w:rsidR="00001402" w:rsidRDefault="00001402" w:rsidP="00001402"/>
    <w:p w:rsidR="00001402" w:rsidRDefault="00001402" w:rsidP="00001402">
      <w:r>
        <w:t>RICARDO CASAS ZAPATA</w:t>
      </w:r>
    </w:p>
    <w:p w:rsidR="00001402" w:rsidRDefault="00001402" w:rsidP="00001402">
      <w:r>
        <w:t>Director.</w:t>
      </w:r>
    </w:p>
    <w:p w:rsidR="00001402" w:rsidRDefault="00001402" w:rsidP="00001402">
      <w:pPr>
        <w:rPr>
          <w:b/>
        </w:rPr>
      </w:pPr>
    </w:p>
    <w:p w:rsidR="00001402" w:rsidRDefault="00001402" w:rsidP="00001402">
      <w:pPr>
        <w:rPr>
          <w:b/>
        </w:rPr>
      </w:pPr>
    </w:p>
    <w:p w:rsidR="00001402" w:rsidRDefault="00001402" w:rsidP="00084E31">
      <w:pPr>
        <w:rPr>
          <w:b/>
        </w:rPr>
      </w:pPr>
    </w:p>
    <w:p w:rsidR="00EB61F1" w:rsidRDefault="00EB61F1" w:rsidP="00084E31">
      <w:pPr>
        <w:rPr>
          <w:b/>
        </w:rPr>
      </w:pPr>
    </w:p>
    <w:p w:rsidR="00EB61F1" w:rsidRDefault="00EB61F1" w:rsidP="00EB61F1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EB61F1" w:rsidRDefault="00EB61F1" w:rsidP="00EB61F1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EB61F1" w:rsidRDefault="00EB61F1" w:rsidP="00EB61F1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EB61F1" w:rsidRDefault="00EB61F1" w:rsidP="00EB61F1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EB61F1" w:rsidRDefault="00EB61F1" w:rsidP="00EB61F1">
      <w:pPr>
        <w:rPr>
          <w:b/>
          <w:bCs/>
        </w:rPr>
      </w:pPr>
    </w:p>
    <w:p w:rsidR="00EB61F1" w:rsidRDefault="00EB61F1" w:rsidP="00EB61F1">
      <w:pPr>
        <w:pStyle w:val="Ttulo1"/>
      </w:pPr>
      <w:r>
        <w:lastRenderedPageBreak/>
        <w:t>ORDEN DE TRABAJO N°      06845</w:t>
      </w:r>
    </w:p>
    <w:p w:rsidR="00EB61F1" w:rsidRDefault="00EB61F1" w:rsidP="00EB61F1"/>
    <w:p w:rsidR="00EB61F1" w:rsidRDefault="00EB61F1" w:rsidP="00EB61F1"/>
    <w:p w:rsidR="00EB61F1" w:rsidRDefault="00EB61F1" w:rsidP="00EB61F1">
      <w:r>
        <w:t>FECHA:</w:t>
      </w:r>
      <w:r>
        <w:tab/>
        <w:t>Medellín,  Agosto  09    de  2010</w:t>
      </w:r>
    </w:p>
    <w:p w:rsidR="00EB61F1" w:rsidRDefault="00EB61F1" w:rsidP="00EB61F1">
      <w:r>
        <w:t>PARA:</w:t>
      </w:r>
      <w:r>
        <w:tab/>
      </w:r>
      <w:r>
        <w:tab/>
        <w:t>PLÁSTICOS DARMA</w:t>
      </w:r>
    </w:p>
    <w:p w:rsidR="00EB61F1" w:rsidRDefault="00EB61F1" w:rsidP="00EB61F1">
      <w:r>
        <w:t>ATENCIÓN:</w:t>
      </w:r>
      <w:r>
        <w:tab/>
        <w:t>Sr. Darío Jaramillo</w:t>
      </w:r>
    </w:p>
    <w:p w:rsidR="00EB61F1" w:rsidRDefault="00EB61F1" w:rsidP="00EB61F1">
      <w:r>
        <w:tab/>
      </w:r>
      <w:r>
        <w:tab/>
        <w:t>Gerente.</w:t>
      </w:r>
    </w:p>
    <w:p w:rsidR="00EB61F1" w:rsidRDefault="00EB61F1" w:rsidP="00EB61F1"/>
    <w:p w:rsidR="00EB61F1" w:rsidRDefault="00EB61F1" w:rsidP="00EB61F1">
      <w:r>
        <w:t>Apreciado Don Darío :</w:t>
      </w:r>
    </w:p>
    <w:p w:rsidR="00EB61F1" w:rsidRDefault="00EB61F1" w:rsidP="00EB61F1">
      <w:r>
        <w:t xml:space="preserve"> </w:t>
      </w:r>
    </w:p>
    <w:p w:rsidR="00EB61F1" w:rsidRDefault="00EB61F1" w:rsidP="00EB61F1">
      <w:r>
        <w:t>Con la presente estamos solicitando el siguiente servicio de   IMPRESIÓN  :</w:t>
      </w:r>
    </w:p>
    <w:p w:rsidR="00EB61F1" w:rsidRDefault="00EB61F1" w:rsidP="00EB61F1"/>
    <w:p w:rsidR="00EB61F1" w:rsidRDefault="00EB61F1" w:rsidP="00EB61F1">
      <w:pPr>
        <w:rPr>
          <w:b/>
          <w:bCs/>
          <w:u w:val="single"/>
        </w:rPr>
      </w:pPr>
    </w:p>
    <w:p w:rsidR="00EB61F1" w:rsidRDefault="00EB61F1" w:rsidP="00EB61F1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EB61F1" w:rsidRDefault="00EB61F1" w:rsidP="00EB61F1"/>
    <w:p w:rsidR="00EB61F1" w:rsidRDefault="00EB61F1" w:rsidP="00EB61F1">
      <w:r>
        <w:t>MATERIAL:</w:t>
      </w:r>
      <w:r>
        <w:tab/>
      </w:r>
      <w:r>
        <w:tab/>
        <w:t>Polietileno     Lamina    Transparente COEXTRUIDA</w:t>
      </w:r>
    </w:p>
    <w:p w:rsidR="00EB61F1" w:rsidRDefault="00EB61F1" w:rsidP="00EB61F1">
      <w:r>
        <w:t>MEDIDA:</w:t>
      </w:r>
      <w:r>
        <w:tab/>
      </w:r>
      <w:r>
        <w:tab/>
      </w:r>
      <w:r>
        <w:rPr>
          <w:b/>
        </w:rPr>
        <w:t xml:space="preserve">32.5 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EB61F1" w:rsidRPr="006D12B2" w:rsidRDefault="00EB61F1" w:rsidP="00EB61F1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EB61F1" w:rsidRDefault="00EB61F1" w:rsidP="00EB61F1">
      <w:r>
        <w:t>TRATADO:</w:t>
      </w:r>
      <w:r>
        <w:tab/>
      </w:r>
      <w:r>
        <w:tab/>
        <w:t>1  Cara</w:t>
      </w:r>
    </w:p>
    <w:p w:rsidR="00EB61F1" w:rsidRDefault="00EB61F1" w:rsidP="00EB61F1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>
        <w:rPr>
          <w:b/>
        </w:rPr>
        <w:t xml:space="preserve">300  </w:t>
      </w:r>
      <w:r w:rsidRPr="00900A5A">
        <w:rPr>
          <w:b/>
        </w:rPr>
        <w:t xml:space="preserve">  Kg</w:t>
      </w:r>
      <w:r>
        <w:t>.</w:t>
      </w:r>
    </w:p>
    <w:p w:rsidR="00EB61F1" w:rsidRDefault="00EB61F1" w:rsidP="00EB61F1">
      <w:r>
        <w:t>COLORES:</w:t>
      </w:r>
      <w:r>
        <w:tab/>
      </w:r>
      <w:r>
        <w:tab/>
        <w:t xml:space="preserve">3    ( Blanco – Negro - Verde   )   </w:t>
      </w:r>
    </w:p>
    <w:p w:rsidR="00EB61F1" w:rsidRDefault="00EB61F1" w:rsidP="00EB61F1">
      <w:r>
        <w:t>CARAS:</w:t>
      </w:r>
      <w:r>
        <w:tab/>
      </w:r>
      <w:r>
        <w:tab/>
        <w:t>1  (3 x 1  )</w:t>
      </w:r>
    </w:p>
    <w:p w:rsidR="00EB61F1" w:rsidRDefault="00EB61F1" w:rsidP="00EB61F1">
      <w:r>
        <w:t>REPETICIÓN:</w:t>
      </w:r>
      <w:r>
        <w:tab/>
        <w:t xml:space="preserve">11   Cms   </w:t>
      </w:r>
    </w:p>
    <w:p w:rsidR="00EB61F1" w:rsidRPr="00900A5A" w:rsidRDefault="00EB61F1" w:rsidP="00EB61F1">
      <w:pPr>
        <w:rPr>
          <w:b/>
        </w:rPr>
      </w:pPr>
      <w:r>
        <w:t xml:space="preserve">RODILLO  :               </w:t>
      </w:r>
      <w:r>
        <w:rPr>
          <w:b/>
        </w:rPr>
        <w:t>45</w:t>
      </w:r>
    </w:p>
    <w:p w:rsidR="00EB61F1" w:rsidRDefault="00EB61F1" w:rsidP="00EB61F1">
      <w:r>
        <w:t>LAMINA:</w:t>
      </w:r>
      <w:r>
        <w:tab/>
      </w:r>
      <w:r>
        <w:tab/>
        <w:t>15.5    Cms    REFILADA PARA EMPAQUETADORA</w:t>
      </w:r>
    </w:p>
    <w:p w:rsidR="00EB61F1" w:rsidRDefault="00EB61F1" w:rsidP="00EB61F1">
      <w:r>
        <w:t>FOTOCAELDA:</w:t>
      </w:r>
      <w:r>
        <w:tab/>
        <w:t>Según muestra con doble  color</w:t>
      </w:r>
    </w:p>
    <w:p w:rsidR="00EB61F1" w:rsidRPr="00146B92" w:rsidRDefault="00EB61F1" w:rsidP="00EB61F1">
      <w:pPr>
        <w:rPr>
          <w:b/>
        </w:rPr>
      </w:pPr>
      <w:r>
        <w:t>REFERENCIA:</w:t>
      </w:r>
      <w:r>
        <w:tab/>
      </w:r>
      <w:r>
        <w:rPr>
          <w:b/>
        </w:rPr>
        <w:t xml:space="preserve">PULPA    </w:t>
      </w:r>
      <w:r>
        <w:rPr>
          <w:b/>
          <w:u w:val="single"/>
        </w:rPr>
        <w:t>MANGO</w:t>
      </w:r>
      <w:r>
        <w:rPr>
          <w:b/>
        </w:rPr>
        <w:t xml:space="preserve">    90  GMS</w:t>
      </w:r>
    </w:p>
    <w:p w:rsidR="00EB61F1" w:rsidRDefault="00EB61F1" w:rsidP="00EB61F1">
      <w:r>
        <w:tab/>
      </w:r>
      <w:r>
        <w:tab/>
      </w:r>
      <w:r>
        <w:tab/>
      </w:r>
    </w:p>
    <w:p w:rsidR="00EB61F1" w:rsidRDefault="00EB61F1" w:rsidP="00EB61F1"/>
    <w:p w:rsidR="00EB61F1" w:rsidRDefault="00EB61F1" w:rsidP="00EB61F1">
      <w:r>
        <w:rPr>
          <w:b/>
          <w:bCs/>
          <w:u w:val="single"/>
        </w:rPr>
        <w:t>NOTA:</w:t>
      </w:r>
      <w:r>
        <w:t xml:space="preserve">  - Cyreles  en su planta</w:t>
      </w:r>
      <w:r>
        <w:tab/>
      </w:r>
    </w:p>
    <w:p w:rsidR="00EB61F1" w:rsidRDefault="00EB61F1" w:rsidP="00EB61F1">
      <w:pPr>
        <w:pStyle w:val="Prrafodelista"/>
        <w:numPr>
          <w:ilvl w:val="0"/>
          <w:numId w:val="2"/>
        </w:numPr>
      </w:pPr>
      <w:r>
        <w:t xml:space="preserve"> Se aprueba  impresión</w:t>
      </w:r>
    </w:p>
    <w:p w:rsidR="00EB61F1" w:rsidRDefault="00EB61F1" w:rsidP="00EB61F1">
      <w:pPr>
        <w:pStyle w:val="Prrafodelista"/>
        <w:numPr>
          <w:ilvl w:val="0"/>
          <w:numId w:val="2"/>
        </w:numPr>
      </w:pPr>
      <w:r>
        <w:t>UTILIZAR  TINTAS ANTIGRASA</w:t>
      </w:r>
    </w:p>
    <w:p w:rsidR="00BF71B7" w:rsidRDefault="00BF71B7" w:rsidP="00EB61F1">
      <w:pPr>
        <w:pStyle w:val="Prrafodelista"/>
        <w:numPr>
          <w:ilvl w:val="0"/>
          <w:numId w:val="2"/>
        </w:numPr>
      </w:pPr>
      <w:r>
        <w:t>C ONTROLAR DESPRENDIMIENTO DE TINTA</w:t>
      </w:r>
    </w:p>
    <w:p w:rsidR="00EB61F1" w:rsidRPr="00492713" w:rsidRDefault="00EB61F1" w:rsidP="00EB61F1">
      <w:pPr>
        <w:ind w:left="1500"/>
        <w:rPr>
          <w:b/>
          <w:sz w:val="28"/>
          <w:szCs w:val="28"/>
        </w:rPr>
      </w:pPr>
    </w:p>
    <w:p w:rsidR="00EB61F1" w:rsidRDefault="00EB61F1" w:rsidP="00EB61F1"/>
    <w:p w:rsidR="00EB61F1" w:rsidRDefault="00EB61F1" w:rsidP="00EB61F1"/>
    <w:p w:rsidR="00EB61F1" w:rsidRDefault="00EB61F1" w:rsidP="00EB61F1">
      <w:r>
        <w:t>Agradezco la atención y colaboración prestada.</w:t>
      </w:r>
    </w:p>
    <w:p w:rsidR="00EB61F1" w:rsidRDefault="00EB61F1" w:rsidP="00EB61F1"/>
    <w:p w:rsidR="00EB61F1" w:rsidRDefault="00EB61F1" w:rsidP="00EB61F1">
      <w:r>
        <w:t>Cordialmente,</w:t>
      </w:r>
    </w:p>
    <w:p w:rsidR="00EB61F1" w:rsidRDefault="00EB61F1" w:rsidP="00EB61F1"/>
    <w:p w:rsidR="00EB61F1" w:rsidRPr="00F4077E" w:rsidRDefault="00EB61F1" w:rsidP="00EB61F1">
      <w:pPr>
        <w:rPr>
          <w:b/>
        </w:rPr>
      </w:pPr>
    </w:p>
    <w:p w:rsidR="00EB61F1" w:rsidRDefault="00EB61F1" w:rsidP="00EB61F1"/>
    <w:p w:rsidR="00EB61F1" w:rsidRDefault="00EB61F1" w:rsidP="00EB61F1">
      <w:r>
        <w:t>RICARDO CASAS ZAPATA</w:t>
      </w:r>
    </w:p>
    <w:p w:rsidR="00EB61F1" w:rsidRDefault="00EB61F1" w:rsidP="00EB61F1">
      <w:r>
        <w:t>Director.</w:t>
      </w:r>
    </w:p>
    <w:p w:rsidR="00EB61F1" w:rsidRDefault="00EB61F1" w:rsidP="00084E31">
      <w:pPr>
        <w:rPr>
          <w:b/>
        </w:rPr>
      </w:pPr>
    </w:p>
    <w:p w:rsidR="00A95E3F" w:rsidRDefault="00A95E3F" w:rsidP="00084E31">
      <w:pPr>
        <w:rPr>
          <w:b/>
        </w:rPr>
      </w:pPr>
    </w:p>
    <w:p w:rsidR="00A95E3F" w:rsidRDefault="00A95E3F" w:rsidP="00A95E3F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A95E3F" w:rsidRDefault="00A95E3F" w:rsidP="00A95E3F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A95E3F" w:rsidRDefault="00A95E3F" w:rsidP="00A95E3F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A95E3F" w:rsidRDefault="00A95E3F" w:rsidP="00A95E3F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A95E3F" w:rsidRDefault="00A95E3F" w:rsidP="00A95E3F">
      <w:pPr>
        <w:rPr>
          <w:b/>
          <w:bCs/>
        </w:rPr>
      </w:pPr>
    </w:p>
    <w:p w:rsidR="00A95E3F" w:rsidRDefault="00A95E3F" w:rsidP="00A95E3F">
      <w:pPr>
        <w:pStyle w:val="Ttulo1"/>
      </w:pPr>
      <w:r>
        <w:lastRenderedPageBreak/>
        <w:t>ORD</w:t>
      </w:r>
      <w:r w:rsidR="00515B77">
        <w:t>EN DE TRABAJO    N°      06844</w:t>
      </w:r>
    </w:p>
    <w:p w:rsidR="00A95E3F" w:rsidRDefault="00A95E3F" w:rsidP="00A95E3F"/>
    <w:p w:rsidR="00A95E3F" w:rsidRDefault="00A95E3F" w:rsidP="00A95E3F"/>
    <w:p w:rsidR="00A95E3F" w:rsidRDefault="00A95E3F" w:rsidP="00A95E3F">
      <w:r>
        <w:t>FECHA:</w:t>
      </w:r>
      <w:r>
        <w:tab/>
      </w:r>
      <w:r w:rsidR="00515B77">
        <w:t>Medellín,  Agosto</w:t>
      </w:r>
      <w:r>
        <w:t xml:space="preserve">    09    de  2010</w:t>
      </w:r>
    </w:p>
    <w:p w:rsidR="00A95E3F" w:rsidRDefault="00A95E3F" w:rsidP="00A95E3F">
      <w:r>
        <w:t>PARA:</w:t>
      </w:r>
      <w:r>
        <w:tab/>
      </w:r>
      <w:r>
        <w:tab/>
        <w:t>PLÁSTICOS DARMA</w:t>
      </w:r>
    </w:p>
    <w:p w:rsidR="00A95E3F" w:rsidRDefault="00A95E3F" w:rsidP="00A95E3F">
      <w:r>
        <w:t>ATENCIÓN:</w:t>
      </w:r>
      <w:r>
        <w:tab/>
        <w:t>Sr. Darío Jaramillo</w:t>
      </w:r>
    </w:p>
    <w:p w:rsidR="00A95E3F" w:rsidRDefault="00A95E3F" w:rsidP="00A95E3F">
      <w:r>
        <w:tab/>
      </w:r>
      <w:r>
        <w:tab/>
        <w:t>Gerente.</w:t>
      </w:r>
    </w:p>
    <w:p w:rsidR="00A95E3F" w:rsidRDefault="00A95E3F" w:rsidP="00A95E3F"/>
    <w:p w:rsidR="00A95E3F" w:rsidRDefault="00A95E3F" w:rsidP="00A95E3F">
      <w:r>
        <w:t>Apreciado Don Darío :</w:t>
      </w:r>
    </w:p>
    <w:p w:rsidR="00A95E3F" w:rsidRDefault="00A95E3F" w:rsidP="00A95E3F">
      <w:r>
        <w:t xml:space="preserve"> </w:t>
      </w:r>
    </w:p>
    <w:p w:rsidR="00A95E3F" w:rsidRDefault="00A95E3F" w:rsidP="00A95E3F">
      <w:r>
        <w:t>Con la presente estamos solicitando el siguiente servicio de   IMPRESIÓN  :</w:t>
      </w:r>
    </w:p>
    <w:p w:rsidR="00A95E3F" w:rsidRDefault="00A95E3F" w:rsidP="00A95E3F"/>
    <w:p w:rsidR="00A95E3F" w:rsidRDefault="00A95E3F" w:rsidP="00A95E3F">
      <w:pPr>
        <w:rPr>
          <w:b/>
          <w:bCs/>
          <w:u w:val="single"/>
        </w:rPr>
      </w:pPr>
    </w:p>
    <w:p w:rsidR="00A95E3F" w:rsidRDefault="00A95E3F" w:rsidP="00A95E3F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A95E3F" w:rsidRDefault="00A95E3F" w:rsidP="00A95E3F"/>
    <w:p w:rsidR="00A95E3F" w:rsidRDefault="00A95E3F" w:rsidP="00A95E3F">
      <w:r>
        <w:t>MATERIAL:</w:t>
      </w:r>
      <w:r>
        <w:tab/>
      </w:r>
      <w:r>
        <w:tab/>
        <w:t>Polietileno     Lamina    Transparente COEXTRUIDA</w:t>
      </w:r>
    </w:p>
    <w:p w:rsidR="00A95E3F" w:rsidRDefault="00A95E3F" w:rsidP="00A95E3F">
      <w:r>
        <w:t>MEDIDA:</w:t>
      </w:r>
      <w:r>
        <w:tab/>
      </w:r>
      <w:r>
        <w:tab/>
      </w:r>
      <w:r>
        <w:rPr>
          <w:b/>
        </w:rPr>
        <w:t xml:space="preserve">32.5 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A95E3F" w:rsidRPr="006D12B2" w:rsidRDefault="00A95E3F" w:rsidP="00A95E3F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A95E3F" w:rsidRDefault="00A95E3F" w:rsidP="00A95E3F">
      <w:r>
        <w:t>TRATADO:</w:t>
      </w:r>
      <w:r>
        <w:tab/>
      </w:r>
      <w:r>
        <w:tab/>
        <w:t>1  Cara</w:t>
      </w:r>
    </w:p>
    <w:p w:rsidR="00A95E3F" w:rsidRDefault="00A95E3F" w:rsidP="00A95E3F">
      <w:pPr>
        <w:rPr>
          <w:b/>
          <w:bCs/>
          <w:u w:val="single"/>
        </w:rPr>
      </w:pPr>
      <w:r>
        <w:t>CANTIDAD:</w:t>
      </w:r>
      <w:r>
        <w:tab/>
      </w:r>
      <w:r>
        <w:tab/>
        <w:t>3</w:t>
      </w:r>
      <w:r>
        <w:rPr>
          <w:b/>
        </w:rPr>
        <w:t xml:space="preserve">00  </w:t>
      </w:r>
      <w:r w:rsidRPr="00900A5A">
        <w:rPr>
          <w:b/>
        </w:rPr>
        <w:t xml:space="preserve">  Kg</w:t>
      </w:r>
      <w:r>
        <w:t>.</w:t>
      </w:r>
    </w:p>
    <w:p w:rsidR="00A95E3F" w:rsidRDefault="00A95E3F" w:rsidP="00A95E3F">
      <w:r>
        <w:t>COLORES:</w:t>
      </w:r>
      <w:r>
        <w:tab/>
      </w:r>
      <w:r>
        <w:tab/>
        <w:t xml:space="preserve">3      (   Blanco – Negro - Verde   )   </w:t>
      </w:r>
    </w:p>
    <w:p w:rsidR="00A95E3F" w:rsidRDefault="00A95E3F" w:rsidP="00A95E3F">
      <w:r>
        <w:t>CARAS:</w:t>
      </w:r>
      <w:r>
        <w:tab/>
      </w:r>
      <w:r>
        <w:tab/>
        <w:t>1  (3 x 1  )</w:t>
      </w:r>
    </w:p>
    <w:p w:rsidR="00A95E3F" w:rsidRDefault="00A95E3F" w:rsidP="00A95E3F">
      <w:r>
        <w:t>REPETICIÓN:</w:t>
      </w:r>
      <w:r>
        <w:tab/>
        <w:t xml:space="preserve">11   Cms   </w:t>
      </w:r>
    </w:p>
    <w:p w:rsidR="00A95E3F" w:rsidRPr="00900A5A" w:rsidRDefault="00A95E3F" w:rsidP="00A95E3F">
      <w:pPr>
        <w:rPr>
          <w:b/>
        </w:rPr>
      </w:pPr>
      <w:r>
        <w:t xml:space="preserve">RODILLO  :               </w:t>
      </w:r>
      <w:r>
        <w:rPr>
          <w:b/>
        </w:rPr>
        <w:t>45</w:t>
      </w:r>
    </w:p>
    <w:p w:rsidR="00A95E3F" w:rsidRDefault="00A95E3F" w:rsidP="00A95E3F">
      <w:r>
        <w:t>LAMINA:</w:t>
      </w:r>
      <w:r>
        <w:tab/>
      </w:r>
      <w:r>
        <w:tab/>
        <w:t>15.5    Cms    REFILADA PARA EMPAQUETADORA</w:t>
      </w:r>
    </w:p>
    <w:p w:rsidR="00A95E3F" w:rsidRDefault="00A95E3F" w:rsidP="00A95E3F">
      <w:r>
        <w:t>FOTOCAELDA:</w:t>
      </w:r>
      <w:r>
        <w:tab/>
        <w:t>Según muestra con doble  color</w:t>
      </w:r>
    </w:p>
    <w:p w:rsidR="00A95E3F" w:rsidRPr="00146B92" w:rsidRDefault="00A95E3F" w:rsidP="00A95E3F">
      <w:pPr>
        <w:rPr>
          <w:b/>
        </w:rPr>
      </w:pPr>
      <w:r>
        <w:t>REFERENCIA:</w:t>
      </w:r>
      <w:r>
        <w:tab/>
      </w:r>
      <w:r>
        <w:rPr>
          <w:b/>
        </w:rPr>
        <w:t xml:space="preserve">PULPA    </w:t>
      </w:r>
      <w:r>
        <w:rPr>
          <w:b/>
          <w:u w:val="single"/>
        </w:rPr>
        <w:t>GUANABANA</w:t>
      </w:r>
      <w:r>
        <w:rPr>
          <w:b/>
        </w:rPr>
        <w:t xml:space="preserve">    90  GMS</w:t>
      </w:r>
    </w:p>
    <w:p w:rsidR="00A95E3F" w:rsidRDefault="00A95E3F" w:rsidP="00A95E3F">
      <w:r>
        <w:tab/>
      </w:r>
      <w:r>
        <w:tab/>
      </w:r>
      <w:r>
        <w:tab/>
      </w:r>
    </w:p>
    <w:p w:rsidR="00A95E3F" w:rsidRDefault="00A95E3F" w:rsidP="00A95E3F"/>
    <w:p w:rsidR="00A95E3F" w:rsidRDefault="00A95E3F" w:rsidP="00A95E3F">
      <w:r>
        <w:rPr>
          <w:b/>
          <w:bCs/>
          <w:u w:val="single"/>
        </w:rPr>
        <w:t>NOTA:</w:t>
      </w:r>
      <w:r>
        <w:t xml:space="preserve">  </w:t>
      </w:r>
      <w:r w:rsidR="00515B77">
        <w:tab/>
      </w:r>
      <w:r>
        <w:t>-</w:t>
      </w:r>
      <w:r w:rsidR="00A46616">
        <w:t xml:space="preserve"> Cyreles   en  su planta.</w:t>
      </w:r>
      <w:r>
        <w:tab/>
      </w:r>
    </w:p>
    <w:p w:rsidR="00A95E3F" w:rsidRDefault="00A95E3F" w:rsidP="00A95E3F">
      <w:pPr>
        <w:pStyle w:val="Prrafodelista"/>
        <w:numPr>
          <w:ilvl w:val="0"/>
          <w:numId w:val="2"/>
        </w:numPr>
      </w:pPr>
      <w:r>
        <w:t xml:space="preserve"> Se aprueba  impresión</w:t>
      </w:r>
    </w:p>
    <w:p w:rsidR="00A95E3F" w:rsidRDefault="00A95E3F" w:rsidP="00A46616">
      <w:pPr>
        <w:pStyle w:val="Prrafodelista"/>
        <w:numPr>
          <w:ilvl w:val="0"/>
          <w:numId w:val="2"/>
        </w:numPr>
        <w:rPr>
          <w:b/>
        </w:rPr>
      </w:pPr>
      <w:r w:rsidRPr="00B17D3F">
        <w:rPr>
          <w:b/>
        </w:rPr>
        <w:t>UTILIZAR  TINTAS ANTIGRASA</w:t>
      </w:r>
    </w:p>
    <w:p w:rsidR="00F95DE5" w:rsidRPr="00A46616" w:rsidRDefault="00F95DE5" w:rsidP="00A46616">
      <w:pPr>
        <w:pStyle w:val="Prrafodelista"/>
        <w:numPr>
          <w:ilvl w:val="0"/>
          <w:numId w:val="2"/>
        </w:numPr>
        <w:rPr>
          <w:b/>
        </w:rPr>
      </w:pPr>
      <w:r>
        <w:rPr>
          <w:b/>
        </w:rPr>
        <w:t>CONTROLAR DESPRENDIMIENTO DE TINTA</w:t>
      </w:r>
    </w:p>
    <w:p w:rsidR="00A95E3F" w:rsidRDefault="00A95E3F" w:rsidP="00A95E3F"/>
    <w:p w:rsidR="00A95E3F" w:rsidRDefault="00A95E3F" w:rsidP="00A95E3F"/>
    <w:p w:rsidR="00A95E3F" w:rsidRDefault="00A95E3F" w:rsidP="00A95E3F">
      <w:r>
        <w:t>Agradezco la atención y colaboración prestada.</w:t>
      </w:r>
    </w:p>
    <w:p w:rsidR="00A95E3F" w:rsidRDefault="00A95E3F" w:rsidP="00A95E3F"/>
    <w:p w:rsidR="00A95E3F" w:rsidRDefault="00A95E3F" w:rsidP="00A95E3F">
      <w:r>
        <w:t>Cordialmente,</w:t>
      </w:r>
    </w:p>
    <w:p w:rsidR="00A95E3F" w:rsidRDefault="00A95E3F" w:rsidP="00A95E3F"/>
    <w:p w:rsidR="00A95E3F" w:rsidRPr="00F4077E" w:rsidRDefault="00A95E3F" w:rsidP="00A95E3F">
      <w:pPr>
        <w:rPr>
          <w:b/>
        </w:rPr>
      </w:pPr>
    </w:p>
    <w:p w:rsidR="00A95E3F" w:rsidRDefault="00A95E3F" w:rsidP="00A95E3F"/>
    <w:p w:rsidR="00A95E3F" w:rsidRDefault="00A95E3F" w:rsidP="00A95E3F">
      <w:r>
        <w:t>RICARDO CASAS ZAPATA</w:t>
      </w:r>
    </w:p>
    <w:p w:rsidR="00A95E3F" w:rsidRDefault="00A95E3F" w:rsidP="00A95E3F">
      <w:r>
        <w:t>Director.</w:t>
      </w:r>
    </w:p>
    <w:p w:rsidR="00A95E3F" w:rsidRDefault="00A95E3F" w:rsidP="00084E31"/>
    <w:p w:rsidR="003013B3" w:rsidRDefault="003013B3" w:rsidP="00084E31"/>
    <w:p w:rsidR="003013B3" w:rsidRDefault="003013B3" w:rsidP="00084E31"/>
    <w:p w:rsidR="003013B3" w:rsidRDefault="003013B3" w:rsidP="003013B3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3013B3" w:rsidRDefault="003013B3" w:rsidP="003013B3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3013B3" w:rsidRDefault="003013B3" w:rsidP="003013B3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3013B3" w:rsidRDefault="003013B3" w:rsidP="003013B3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3013B3" w:rsidRDefault="003013B3" w:rsidP="003013B3">
      <w:pPr>
        <w:rPr>
          <w:b/>
          <w:bCs/>
        </w:rPr>
      </w:pPr>
    </w:p>
    <w:p w:rsidR="003013B3" w:rsidRDefault="003013B3" w:rsidP="003013B3">
      <w:pPr>
        <w:pStyle w:val="Ttulo1"/>
      </w:pPr>
      <w:r>
        <w:lastRenderedPageBreak/>
        <w:t>ORDEN DE TRABAJO N°      07071</w:t>
      </w:r>
    </w:p>
    <w:p w:rsidR="003013B3" w:rsidRDefault="003013B3" w:rsidP="003013B3"/>
    <w:p w:rsidR="003013B3" w:rsidRDefault="003013B3" w:rsidP="003013B3"/>
    <w:p w:rsidR="003013B3" w:rsidRDefault="003013B3" w:rsidP="003013B3">
      <w:r>
        <w:t>FECHA:</w:t>
      </w:r>
      <w:r>
        <w:tab/>
        <w:t>Medellín,  Agosto   09   de  2010</w:t>
      </w:r>
    </w:p>
    <w:p w:rsidR="003013B3" w:rsidRDefault="003013B3" w:rsidP="003013B3">
      <w:r>
        <w:t>PARA:</w:t>
      </w:r>
      <w:r>
        <w:tab/>
      </w:r>
      <w:r>
        <w:tab/>
        <w:t>PLÁSTICOS DARMA</w:t>
      </w:r>
    </w:p>
    <w:p w:rsidR="003013B3" w:rsidRDefault="003013B3" w:rsidP="003013B3">
      <w:r>
        <w:t>ATENCIÓN:</w:t>
      </w:r>
      <w:r>
        <w:tab/>
        <w:t>Sr. Darío Jaramillo</w:t>
      </w:r>
    </w:p>
    <w:p w:rsidR="003013B3" w:rsidRDefault="003013B3" w:rsidP="003013B3">
      <w:r>
        <w:tab/>
      </w:r>
      <w:r>
        <w:tab/>
        <w:t>Gerente.</w:t>
      </w:r>
    </w:p>
    <w:p w:rsidR="003013B3" w:rsidRDefault="003013B3" w:rsidP="003013B3"/>
    <w:p w:rsidR="003013B3" w:rsidRDefault="003013B3" w:rsidP="003013B3">
      <w:r>
        <w:t>Apreciado Don Darío :</w:t>
      </w:r>
    </w:p>
    <w:p w:rsidR="003013B3" w:rsidRDefault="003013B3" w:rsidP="003013B3">
      <w:r>
        <w:t xml:space="preserve"> </w:t>
      </w:r>
    </w:p>
    <w:p w:rsidR="003013B3" w:rsidRDefault="003013B3" w:rsidP="003013B3">
      <w:r>
        <w:t>Con la presente estamos solicitando el siguiente servicio de   IMPRESIÓN  :</w:t>
      </w:r>
    </w:p>
    <w:p w:rsidR="003013B3" w:rsidRDefault="003013B3" w:rsidP="003013B3"/>
    <w:p w:rsidR="003013B3" w:rsidRDefault="003013B3" w:rsidP="003013B3">
      <w:pPr>
        <w:rPr>
          <w:b/>
          <w:bCs/>
          <w:u w:val="single"/>
        </w:rPr>
      </w:pPr>
    </w:p>
    <w:p w:rsidR="003013B3" w:rsidRDefault="003013B3" w:rsidP="003013B3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3013B3" w:rsidRDefault="003013B3" w:rsidP="003013B3"/>
    <w:p w:rsidR="003013B3" w:rsidRDefault="003013B3" w:rsidP="003013B3">
      <w:r>
        <w:t>MATERIAL:</w:t>
      </w:r>
      <w:r>
        <w:tab/>
      </w:r>
      <w:r>
        <w:tab/>
        <w:t>Polietileno     Lamina    Transparente COEXTRUIDA</w:t>
      </w:r>
    </w:p>
    <w:p w:rsidR="003013B3" w:rsidRDefault="003013B3" w:rsidP="003013B3">
      <w:r>
        <w:t>MEDIDA:</w:t>
      </w:r>
      <w:r>
        <w:tab/>
      </w:r>
      <w:r>
        <w:tab/>
      </w:r>
      <w:r>
        <w:rPr>
          <w:b/>
        </w:rPr>
        <w:t xml:space="preserve">32.5 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3013B3" w:rsidRPr="006D12B2" w:rsidRDefault="003013B3" w:rsidP="003013B3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3013B3" w:rsidRDefault="003013B3" w:rsidP="003013B3">
      <w:r>
        <w:t>TRATADO:</w:t>
      </w:r>
      <w:r>
        <w:tab/>
      </w:r>
      <w:r>
        <w:tab/>
        <w:t>1  Cara</w:t>
      </w:r>
    </w:p>
    <w:p w:rsidR="003013B3" w:rsidRDefault="003013B3" w:rsidP="003013B3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>
        <w:rPr>
          <w:b/>
        </w:rPr>
        <w:t xml:space="preserve">300  </w:t>
      </w:r>
      <w:r w:rsidRPr="00900A5A">
        <w:rPr>
          <w:b/>
        </w:rPr>
        <w:t xml:space="preserve">  Kg</w:t>
      </w:r>
      <w:r>
        <w:t>.</w:t>
      </w:r>
    </w:p>
    <w:p w:rsidR="003013B3" w:rsidRDefault="003013B3" w:rsidP="003013B3">
      <w:r>
        <w:t>COLORES:</w:t>
      </w:r>
      <w:r>
        <w:tab/>
      </w:r>
      <w:r>
        <w:tab/>
        <w:t xml:space="preserve">3    ( Blanco – Negro - Verde   )   </w:t>
      </w:r>
    </w:p>
    <w:p w:rsidR="003013B3" w:rsidRDefault="003013B3" w:rsidP="003013B3">
      <w:r>
        <w:t>CARAS:</w:t>
      </w:r>
      <w:r>
        <w:tab/>
      </w:r>
      <w:r>
        <w:tab/>
        <w:t>1  (3 x 1  )</w:t>
      </w:r>
    </w:p>
    <w:p w:rsidR="003013B3" w:rsidRDefault="003013B3" w:rsidP="003013B3">
      <w:r>
        <w:t>REPETICIÓN:</w:t>
      </w:r>
      <w:r>
        <w:tab/>
        <w:t xml:space="preserve">11   Cms   </w:t>
      </w:r>
    </w:p>
    <w:p w:rsidR="003013B3" w:rsidRPr="00900A5A" w:rsidRDefault="003013B3" w:rsidP="003013B3">
      <w:pPr>
        <w:rPr>
          <w:b/>
        </w:rPr>
      </w:pPr>
      <w:r>
        <w:t xml:space="preserve">RODILLO  :               </w:t>
      </w:r>
      <w:r>
        <w:rPr>
          <w:b/>
        </w:rPr>
        <w:t>45</w:t>
      </w:r>
    </w:p>
    <w:p w:rsidR="003013B3" w:rsidRDefault="003013B3" w:rsidP="003013B3">
      <w:r>
        <w:t>LAMINA:</w:t>
      </w:r>
      <w:r>
        <w:tab/>
      </w:r>
      <w:r>
        <w:tab/>
        <w:t>15.5    Cms    REFILADA PARA EMPAQUETADORA</w:t>
      </w:r>
    </w:p>
    <w:p w:rsidR="003013B3" w:rsidRDefault="003013B3" w:rsidP="003013B3">
      <w:r>
        <w:t>FOTOCAELDA:</w:t>
      </w:r>
      <w:r>
        <w:tab/>
        <w:t>Según muestra con doble  color</w:t>
      </w:r>
    </w:p>
    <w:p w:rsidR="003013B3" w:rsidRPr="00146B92" w:rsidRDefault="003013B3" w:rsidP="003013B3">
      <w:pPr>
        <w:rPr>
          <w:b/>
        </w:rPr>
      </w:pPr>
      <w:r>
        <w:t>REFERENCIA:</w:t>
      </w:r>
      <w:r>
        <w:tab/>
      </w:r>
      <w:r>
        <w:rPr>
          <w:b/>
        </w:rPr>
        <w:t xml:space="preserve">PULPA    </w:t>
      </w:r>
      <w:r>
        <w:rPr>
          <w:b/>
          <w:u w:val="single"/>
        </w:rPr>
        <w:t>MARACUYA</w:t>
      </w:r>
      <w:r>
        <w:rPr>
          <w:b/>
        </w:rPr>
        <w:t xml:space="preserve">    90  GMS</w:t>
      </w:r>
    </w:p>
    <w:p w:rsidR="003013B3" w:rsidRDefault="003013B3" w:rsidP="003013B3">
      <w:r>
        <w:tab/>
      </w:r>
      <w:r>
        <w:tab/>
      </w:r>
      <w:r>
        <w:tab/>
      </w:r>
    </w:p>
    <w:p w:rsidR="003013B3" w:rsidRDefault="003013B3" w:rsidP="003013B3"/>
    <w:p w:rsidR="003013B3" w:rsidRDefault="003013B3" w:rsidP="003013B3">
      <w:r>
        <w:rPr>
          <w:b/>
          <w:bCs/>
          <w:u w:val="single"/>
        </w:rPr>
        <w:t>NOTA:</w:t>
      </w:r>
      <w:r>
        <w:t xml:space="preserve">  - Cyreles   en  su planta</w:t>
      </w:r>
      <w:r>
        <w:tab/>
      </w:r>
    </w:p>
    <w:p w:rsidR="003013B3" w:rsidRDefault="003013B3" w:rsidP="003013B3">
      <w:pPr>
        <w:pStyle w:val="Prrafodelista"/>
        <w:numPr>
          <w:ilvl w:val="0"/>
          <w:numId w:val="2"/>
        </w:numPr>
      </w:pPr>
      <w:r>
        <w:t xml:space="preserve"> Se aprueba  impresión</w:t>
      </w:r>
    </w:p>
    <w:p w:rsidR="003013B3" w:rsidRDefault="003013B3" w:rsidP="003013B3">
      <w:pPr>
        <w:pStyle w:val="Prrafodelista"/>
        <w:numPr>
          <w:ilvl w:val="0"/>
          <w:numId w:val="2"/>
        </w:numPr>
      </w:pPr>
      <w:r>
        <w:t>UTILIZAR  TINTAS ANTIGRASA</w:t>
      </w:r>
    </w:p>
    <w:p w:rsidR="003013B3" w:rsidRDefault="003013B3" w:rsidP="003013B3">
      <w:pPr>
        <w:pStyle w:val="Prrafodelista"/>
        <w:numPr>
          <w:ilvl w:val="0"/>
          <w:numId w:val="2"/>
        </w:numPr>
      </w:pPr>
      <w:r>
        <w:t>CONTROLAR DESPRENDIMIENTO</w:t>
      </w:r>
    </w:p>
    <w:p w:rsidR="003013B3" w:rsidRPr="00492713" w:rsidRDefault="003013B3" w:rsidP="003013B3">
      <w:pPr>
        <w:ind w:left="1500"/>
        <w:rPr>
          <w:b/>
          <w:sz w:val="28"/>
          <w:szCs w:val="28"/>
        </w:rPr>
      </w:pPr>
    </w:p>
    <w:p w:rsidR="003013B3" w:rsidRDefault="003013B3" w:rsidP="003013B3"/>
    <w:p w:rsidR="003013B3" w:rsidRDefault="003013B3" w:rsidP="003013B3"/>
    <w:p w:rsidR="003013B3" w:rsidRDefault="003013B3" w:rsidP="003013B3">
      <w:r>
        <w:t>Agradezco la atención y colaboración prestada.</w:t>
      </w:r>
    </w:p>
    <w:p w:rsidR="003013B3" w:rsidRDefault="003013B3" w:rsidP="003013B3"/>
    <w:p w:rsidR="003013B3" w:rsidRDefault="003013B3" w:rsidP="003013B3">
      <w:r>
        <w:t>Cordialmente,</w:t>
      </w:r>
    </w:p>
    <w:p w:rsidR="003013B3" w:rsidRDefault="003013B3" w:rsidP="003013B3"/>
    <w:p w:rsidR="003013B3" w:rsidRPr="00F4077E" w:rsidRDefault="003013B3" w:rsidP="003013B3">
      <w:pPr>
        <w:rPr>
          <w:b/>
        </w:rPr>
      </w:pPr>
    </w:p>
    <w:p w:rsidR="003013B3" w:rsidRDefault="003013B3" w:rsidP="003013B3"/>
    <w:p w:rsidR="003013B3" w:rsidRDefault="003013B3" w:rsidP="003013B3">
      <w:r>
        <w:t>RICARDO CASAS ZAPATA</w:t>
      </w:r>
    </w:p>
    <w:p w:rsidR="003013B3" w:rsidRDefault="003013B3" w:rsidP="003013B3">
      <w:r>
        <w:t>Director.</w:t>
      </w:r>
    </w:p>
    <w:p w:rsidR="003013B3" w:rsidRDefault="003013B3" w:rsidP="003013B3">
      <w:pPr>
        <w:rPr>
          <w:b/>
        </w:rPr>
      </w:pPr>
    </w:p>
    <w:p w:rsidR="003013B3" w:rsidRDefault="003013B3" w:rsidP="00084E31"/>
    <w:p w:rsidR="00721F6D" w:rsidRDefault="00721F6D" w:rsidP="00721F6D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721F6D" w:rsidRDefault="00721F6D" w:rsidP="00721F6D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721F6D" w:rsidRDefault="00721F6D" w:rsidP="00721F6D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721F6D" w:rsidRDefault="00721F6D" w:rsidP="00721F6D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721F6D" w:rsidRDefault="00721F6D" w:rsidP="00721F6D">
      <w:pPr>
        <w:rPr>
          <w:b/>
          <w:bCs/>
        </w:rPr>
      </w:pPr>
    </w:p>
    <w:p w:rsidR="00721F6D" w:rsidRDefault="00721F6D" w:rsidP="00721F6D">
      <w:pPr>
        <w:pStyle w:val="Ttulo1"/>
      </w:pPr>
      <w:r>
        <w:lastRenderedPageBreak/>
        <w:t>ORDEN DE TRABAJO N°      07072</w:t>
      </w:r>
    </w:p>
    <w:p w:rsidR="00721F6D" w:rsidRDefault="00721F6D" w:rsidP="00721F6D"/>
    <w:p w:rsidR="00721F6D" w:rsidRDefault="00721F6D" w:rsidP="00721F6D"/>
    <w:p w:rsidR="00721F6D" w:rsidRDefault="00721F6D" w:rsidP="00721F6D">
      <w:r>
        <w:t>FECHA:</w:t>
      </w:r>
      <w:r>
        <w:tab/>
        <w:t>Medellín,  Agosto   09    de  2010</w:t>
      </w:r>
    </w:p>
    <w:p w:rsidR="00721F6D" w:rsidRDefault="00721F6D" w:rsidP="00721F6D">
      <w:r>
        <w:t>PARA:</w:t>
      </w:r>
      <w:r>
        <w:tab/>
      </w:r>
      <w:r>
        <w:tab/>
        <w:t>PLÁSTICOS DARMA</w:t>
      </w:r>
    </w:p>
    <w:p w:rsidR="00721F6D" w:rsidRDefault="00721F6D" w:rsidP="00721F6D">
      <w:r>
        <w:t>ATENCIÓN:</w:t>
      </w:r>
      <w:r>
        <w:tab/>
        <w:t>Sr. Darío Jaramillo</w:t>
      </w:r>
    </w:p>
    <w:p w:rsidR="00721F6D" w:rsidRDefault="00721F6D" w:rsidP="00721F6D">
      <w:r>
        <w:tab/>
      </w:r>
      <w:r>
        <w:tab/>
        <w:t>Gerente.</w:t>
      </w:r>
    </w:p>
    <w:p w:rsidR="00721F6D" w:rsidRDefault="00721F6D" w:rsidP="00721F6D"/>
    <w:p w:rsidR="00721F6D" w:rsidRDefault="00721F6D" w:rsidP="00721F6D">
      <w:r>
        <w:t>Apreciado Don Darío :</w:t>
      </w:r>
    </w:p>
    <w:p w:rsidR="00721F6D" w:rsidRDefault="00721F6D" w:rsidP="00721F6D">
      <w:r>
        <w:t xml:space="preserve"> </w:t>
      </w:r>
    </w:p>
    <w:p w:rsidR="00721F6D" w:rsidRDefault="00721F6D" w:rsidP="00721F6D">
      <w:r>
        <w:t>Con la presente estamos solicitando el siguiente servicio de   IMPRESIÓN  :</w:t>
      </w:r>
    </w:p>
    <w:p w:rsidR="00721F6D" w:rsidRDefault="00721F6D" w:rsidP="00721F6D"/>
    <w:p w:rsidR="00721F6D" w:rsidRDefault="00721F6D" w:rsidP="00721F6D">
      <w:pPr>
        <w:rPr>
          <w:b/>
          <w:bCs/>
          <w:u w:val="single"/>
        </w:rPr>
      </w:pPr>
    </w:p>
    <w:p w:rsidR="00721F6D" w:rsidRDefault="00721F6D" w:rsidP="00721F6D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721F6D" w:rsidRDefault="00721F6D" w:rsidP="00721F6D"/>
    <w:p w:rsidR="00721F6D" w:rsidRDefault="00721F6D" w:rsidP="00721F6D">
      <w:r>
        <w:t>MATERIAL:</w:t>
      </w:r>
      <w:r>
        <w:tab/>
      </w:r>
      <w:r>
        <w:tab/>
        <w:t>Polietileno     Lamina    Transparente COEXTRUIDA</w:t>
      </w:r>
    </w:p>
    <w:p w:rsidR="00721F6D" w:rsidRDefault="00721F6D" w:rsidP="00721F6D">
      <w:r>
        <w:t>MEDIDA:</w:t>
      </w:r>
      <w:r>
        <w:tab/>
      </w:r>
      <w:r>
        <w:tab/>
      </w:r>
      <w:r>
        <w:rPr>
          <w:b/>
        </w:rPr>
        <w:t xml:space="preserve">32.5 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721F6D" w:rsidRPr="006D12B2" w:rsidRDefault="00721F6D" w:rsidP="00721F6D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721F6D" w:rsidRDefault="00721F6D" w:rsidP="00721F6D">
      <w:r>
        <w:t>TRATADO:</w:t>
      </w:r>
      <w:r>
        <w:tab/>
      </w:r>
      <w:r>
        <w:tab/>
        <w:t>1  Cara</w:t>
      </w:r>
    </w:p>
    <w:p w:rsidR="00721F6D" w:rsidRDefault="00721F6D" w:rsidP="00721F6D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>
        <w:rPr>
          <w:b/>
        </w:rPr>
        <w:t xml:space="preserve">300  </w:t>
      </w:r>
      <w:r w:rsidRPr="00900A5A">
        <w:rPr>
          <w:b/>
        </w:rPr>
        <w:t xml:space="preserve">  Kg</w:t>
      </w:r>
      <w:r>
        <w:t>.</w:t>
      </w:r>
    </w:p>
    <w:p w:rsidR="00721F6D" w:rsidRDefault="00721F6D" w:rsidP="00721F6D">
      <w:r>
        <w:t>COLORES:</w:t>
      </w:r>
      <w:r>
        <w:tab/>
      </w:r>
      <w:r>
        <w:tab/>
        <w:t xml:space="preserve">3    ( Blanco – Negro - Verde   )   </w:t>
      </w:r>
    </w:p>
    <w:p w:rsidR="00721F6D" w:rsidRDefault="00721F6D" w:rsidP="00721F6D">
      <w:r>
        <w:t>CARAS:</w:t>
      </w:r>
      <w:r>
        <w:tab/>
      </w:r>
      <w:r>
        <w:tab/>
        <w:t>1  (3 x 1  )</w:t>
      </w:r>
    </w:p>
    <w:p w:rsidR="00721F6D" w:rsidRDefault="00721F6D" w:rsidP="00721F6D">
      <w:r>
        <w:t>REPETICIÓN:</w:t>
      </w:r>
      <w:r>
        <w:tab/>
        <w:t xml:space="preserve">11   Cms   </w:t>
      </w:r>
    </w:p>
    <w:p w:rsidR="00721F6D" w:rsidRPr="00900A5A" w:rsidRDefault="00721F6D" w:rsidP="00721F6D">
      <w:pPr>
        <w:rPr>
          <w:b/>
        </w:rPr>
      </w:pPr>
      <w:r>
        <w:t xml:space="preserve">RODILLO  :               </w:t>
      </w:r>
      <w:r>
        <w:rPr>
          <w:b/>
        </w:rPr>
        <w:t>45</w:t>
      </w:r>
    </w:p>
    <w:p w:rsidR="00721F6D" w:rsidRDefault="00721F6D" w:rsidP="00721F6D">
      <w:r>
        <w:t>LAMINA:</w:t>
      </w:r>
      <w:r>
        <w:tab/>
      </w:r>
      <w:r>
        <w:tab/>
        <w:t>15.5    Cms    REFILADA PARA EMPAQUETADORA</w:t>
      </w:r>
    </w:p>
    <w:p w:rsidR="00721F6D" w:rsidRDefault="00721F6D" w:rsidP="00721F6D">
      <w:r>
        <w:t>FOTOCAELDA:</w:t>
      </w:r>
      <w:r>
        <w:tab/>
        <w:t>Según muestra con doble  color</w:t>
      </w:r>
    </w:p>
    <w:p w:rsidR="00721F6D" w:rsidRPr="00146B92" w:rsidRDefault="00721F6D" w:rsidP="00721F6D">
      <w:pPr>
        <w:rPr>
          <w:b/>
        </w:rPr>
      </w:pPr>
      <w:r>
        <w:t>REFERENCIA:</w:t>
      </w:r>
      <w:r>
        <w:tab/>
      </w:r>
      <w:r>
        <w:rPr>
          <w:b/>
        </w:rPr>
        <w:t xml:space="preserve">PULPA    </w:t>
      </w:r>
      <w:r>
        <w:rPr>
          <w:b/>
          <w:u w:val="single"/>
        </w:rPr>
        <w:t>MORA</w:t>
      </w:r>
      <w:r>
        <w:rPr>
          <w:b/>
        </w:rPr>
        <w:t xml:space="preserve">    90  GMS</w:t>
      </w:r>
    </w:p>
    <w:p w:rsidR="00721F6D" w:rsidRDefault="00721F6D" w:rsidP="00721F6D">
      <w:r>
        <w:tab/>
      </w:r>
      <w:r>
        <w:tab/>
      </w:r>
      <w:r>
        <w:tab/>
      </w:r>
    </w:p>
    <w:p w:rsidR="00721F6D" w:rsidRDefault="00721F6D" w:rsidP="00721F6D"/>
    <w:p w:rsidR="00721F6D" w:rsidRDefault="00721F6D" w:rsidP="00721F6D">
      <w:r>
        <w:rPr>
          <w:b/>
          <w:bCs/>
          <w:u w:val="single"/>
        </w:rPr>
        <w:t>NOTA:</w:t>
      </w:r>
      <w:r>
        <w:t xml:space="preserve">  - Cyreles  en  su  planta</w:t>
      </w:r>
      <w:r>
        <w:tab/>
      </w:r>
    </w:p>
    <w:p w:rsidR="00721F6D" w:rsidRDefault="00721F6D" w:rsidP="00721F6D">
      <w:pPr>
        <w:pStyle w:val="Prrafodelista"/>
        <w:numPr>
          <w:ilvl w:val="0"/>
          <w:numId w:val="2"/>
        </w:numPr>
      </w:pPr>
      <w:r>
        <w:t xml:space="preserve"> Se aprueba  impresión</w:t>
      </w:r>
    </w:p>
    <w:p w:rsidR="00721F6D" w:rsidRDefault="00721F6D" w:rsidP="00721F6D">
      <w:pPr>
        <w:pStyle w:val="Prrafodelista"/>
        <w:numPr>
          <w:ilvl w:val="0"/>
          <w:numId w:val="2"/>
        </w:numPr>
      </w:pPr>
      <w:r>
        <w:t>UTILIZAR  TINTAS ANTIGRASA</w:t>
      </w:r>
    </w:p>
    <w:p w:rsidR="00721F6D" w:rsidRPr="00492713" w:rsidRDefault="00721F6D" w:rsidP="00721F6D">
      <w:pPr>
        <w:ind w:left="1500"/>
        <w:rPr>
          <w:b/>
          <w:sz w:val="28"/>
          <w:szCs w:val="28"/>
        </w:rPr>
      </w:pPr>
    </w:p>
    <w:p w:rsidR="00721F6D" w:rsidRDefault="00721F6D" w:rsidP="00721F6D"/>
    <w:p w:rsidR="00721F6D" w:rsidRDefault="00721F6D" w:rsidP="00721F6D"/>
    <w:p w:rsidR="00721F6D" w:rsidRDefault="00721F6D" w:rsidP="00721F6D">
      <w:r>
        <w:t>Agradezco la atención y colaboración prestada.</w:t>
      </w:r>
    </w:p>
    <w:p w:rsidR="00721F6D" w:rsidRDefault="00721F6D" w:rsidP="00721F6D"/>
    <w:p w:rsidR="00721F6D" w:rsidRDefault="00721F6D" w:rsidP="00721F6D">
      <w:r>
        <w:t>Cordialmente,</w:t>
      </w:r>
    </w:p>
    <w:p w:rsidR="00721F6D" w:rsidRDefault="00721F6D" w:rsidP="00721F6D"/>
    <w:p w:rsidR="00721F6D" w:rsidRPr="00F4077E" w:rsidRDefault="00721F6D" w:rsidP="00721F6D">
      <w:pPr>
        <w:rPr>
          <w:b/>
        </w:rPr>
      </w:pPr>
    </w:p>
    <w:p w:rsidR="00721F6D" w:rsidRDefault="00721F6D" w:rsidP="00721F6D"/>
    <w:p w:rsidR="00721F6D" w:rsidRDefault="00721F6D" w:rsidP="00721F6D">
      <w:r>
        <w:t>RICARDO CASAS ZAPATA</w:t>
      </w:r>
    </w:p>
    <w:p w:rsidR="00721F6D" w:rsidRDefault="00721F6D" w:rsidP="00721F6D">
      <w:r>
        <w:t>Director.</w:t>
      </w:r>
    </w:p>
    <w:p w:rsidR="00721F6D" w:rsidRDefault="00721F6D" w:rsidP="00084E31"/>
    <w:p w:rsidR="00B51A2D" w:rsidRDefault="00B51A2D" w:rsidP="00084E31"/>
    <w:p w:rsidR="00B51A2D" w:rsidRDefault="00B51A2D" w:rsidP="00084E31"/>
    <w:p w:rsidR="00B51A2D" w:rsidRDefault="00B51A2D" w:rsidP="00B51A2D">
      <w:pPr>
        <w:rPr>
          <w:b/>
          <w:bCs/>
          <w:sz w:val="20"/>
        </w:rPr>
      </w:pPr>
      <w:r>
        <w:rPr>
          <w:b/>
          <w:bCs/>
          <w:sz w:val="20"/>
        </w:rPr>
        <w:t>PLÁSTICOS UNION LTDA.</w:t>
      </w:r>
    </w:p>
    <w:p w:rsidR="00B51A2D" w:rsidRDefault="00B51A2D" w:rsidP="00B51A2D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B51A2D" w:rsidRDefault="00B51A2D" w:rsidP="00B51A2D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76 N 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B51A2D" w:rsidRDefault="00B51A2D" w:rsidP="00B51A2D">
      <w:pPr>
        <w:rPr>
          <w:b/>
          <w:bCs/>
          <w:sz w:val="20"/>
        </w:rPr>
      </w:pPr>
      <w:r>
        <w:rPr>
          <w:b/>
          <w:bCs/>
          <w:sz w:val="20"/>
        </w:rPr>
        <w:t>TEL: 4 44 46 64   ITAGUI.</w:t>
      </w:r>
    </w:p>
    <w:p w:rsidR="00B51A2D" w:rsidRDefault="00B51A2D" w:rsidP="00B51A2D">
      <w:pPr>
        <w:rPr>
          <w:b/>
          <w:bCs/>
          <w:sz w:val="20"/>
        </w:rPr>
      </w:pPr>
    </w:p>
    <w:p w:rsidR="00B51A2D" w:rsidRDefault="00B51A2D" w:rsidP="00B51A2D">
      <w:pPr>
        <w:rPr>
          <w:b/>
        </w:rPr>
      </w:pPr>
    </w:p>
    <w:p w:rsidR="00B51A2D" w:rsidRDefault="00B51A2D" w:rsidP="00B51A2D">
      <w:pPr>
        <w:pStyle w:val="Ttulo1"/>
      </w:pPr>
      <w:r>
        <w:t>ORDEN DE TRABAJO    N°      07073</w:t>
      </w:r>
    </w:p>
    <w:p w:rsidR="00B51A2D" w:rsidRDefault="00B51A2D" w:rsidP="00B51A2D"/>
    <w:p w:rsidR="00B51A2D" w:rsidRDefault="00B51A2D" w:rsidP="00B51A2D">
      <w:r>
        <w:t>FECHA:</w:t>
      </w:r>
      <w:r>
        <w:tab/>
        <w:t>Medellín,  Agosto 09   de   2010</w:t>
      </w:r>
    </w:p>
    <w:p w:rsidR="00B51A2D" w:rsidRDefault="00B51A2D" w:rsidP="00B51A2D">
      <w:r>
        <w:t>PARA:</w:t>
      </w:r>
      <w:r>
        <w:tab/>
      </w:r>
      <w:r>
        <w:tab/>
        <w:t>PLASTICOS DARMA S.A.</w:t>
      </w:r>
    </w:p>
    <w:p w:rsidR="00B51A2D" w:rsidRDefault="00B51A2D" w:rsidP="00B51A2D">
      <w:r>
        <w:t>ATENCIÓN:</w:t>
      </w:r>
      <w:r>
        <w:tab/>
        <w:t>Sr. Dario Jaramillo</w:t>
      </w:r>
    </w:p>
    <w:p w:rsidR="00B51A2D" w:rsidRDefault="00B51A2D" w:rsidP="00B51A2D">
      <w:r>
        <w:tab/>
      </w:r>
      <w:r>
        <w:tab/>
        <w:t>Gerente</w:t>
      </w:r>
    </w:p>
    <w:p w:rsidR="00B51A2D" w:rsidRDefault="00B51A2D" w:rsidP="00B51A2D"/>
    <w:p w:rsidR="00B51A2D" w:rsidRDefault="00B51A2D" w:rsidP="00B51A2D">
      <w:r>
        <w:t>Apreciado  Don Darío:</w:t>
      </w:r>
    </w:p>
    <w:p w:rsidR="00B51A2D" w:rsidRDefault="00B51A2D" w:rsidP="00B51A2D">
      <w:r>
        <w:t xml:space="preserve"> </w:t>
      </w:r>
    </w:p>
    <w:p w:rsidR="00B51A2D" w:rsidRDefault="00B51A2D" w:rsidP="00B51A2D">
      <w:r>
        <w:t>Con la presente estamos solicitando el siguiente Material :</w:t>
      </w:r>
    </w:p>
    <w:p w:rsidR="00B51A2D" w:rsidRDefault="00B51A2D" w:rsidP="00B51A2D"/>
    <w:p w:rsidR="00B51A2D" w:rsidRDefault="00B51A2D" w:rsidP="00B51A2D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B51A2D" w:rsidRDefault="00B51A2D" w:rsidP="00B51A2D">
      <w:pPr>
        <w:rPr>
          <w:b/>
          <w:bCs/>
          <w:u w:val="single"/>
        </w:rPr>
      </w:pPr>
    </w:p>
    <w:p w:rsidR="00B51A2D" w:rsidRDefault="00B51A2D" w:rsidP="00B51A2D">
      <w:r>
        <w:t>MATERIAL:</w:t>
      </w:r>
      <w:r>
        <w:tab/>
      </w:r>
      <w:r>
        <w:tab/>
        <w:t>Polietileno Baja Densidad Blanco Tubular.</w:t>
      </w:r>
    </w:p>
    <w:p w:rsidR="00B51A2D" w:rsidRDefault="00B51A2D" w:rsidP="00B51A2D">
      <w:r>
        <w:t>MEDIDA:</w:t>
      </w:r>
      <w:r>
        <w:tab/>
      </w:r>
      <w:r>
        <w:tab/>
      </w:r>
      <w:r w:rsidRPr="00874A16">
        <w:rPr>
          <w:b/>
        </w:rPr>
        <w:t>40</w:t>
      </w:r>
      <w:r w:rsidRPr="007317E8">
        <w:rPr>
          <w:b/>
        </w:rPr>
        <w:t xml:space="preserve">    </w:t>
      </w:r>
      <w:r>
        <w:t>Cms.</w:t>
      </w:r>
    </w:p>
    <w:p w:rsidR="00B51A2D" w:rsidRDefault="00B51A2D" w:rsidP="00B51A2D">
      <w:pPr>
        <w:rPr>
          <w:b/>
          <w:bCs/>
        </w:rPr>
      </w:pPr>
      <w:r>
        <w:t>CALIBRE:</w:t>
      </w:r>
      <w:r>
        <w:tab/>
      </w:r>
      <w:r>
        <w:tab/>
      </w:r>
      <w:r w:rsidRPr="007317E8">
        <w:rPr>
          <w:b/>
        </w:rPr>
        <w:t xml:space="preserve">3.4 </w:t>
      </w:r>
      <w:r w:rsidRPr="007317E8">
        <w:rPr>
          <w:b/>
          <w:bCs/>
        </w:rPr>
        <w:t xml:space="preserve"> ”</w:t>
      </w:r>
    </w:p>
    <w:p w:rsidR="00B51A2D" w:rsidRDefault="00B51A2D" w:rsidP="00B51A2D">
      <w:r>
        <w:t>COLOR:</w:t>
      </w:r>
      <w:r>
        <w:tab/>
      </w:r>
      <w:r>
        <w:tab/>
        <w:t>Blanco</w:t>
      </w:r>
    </w:p>
    <w:p w:rsidR="00B51A2D" w:rsidRPr="00874A16" w:rsidRDefault="00B51A2D" w:rsidP="00B51A2D">
      <w:r>
        <w:t>TRATADO:</w:t>
      </w:r>
      <w:r>
        <w:tab/>
      </w:r>
      <w:r>
        <w:tab/>
        <w:t>1  Cara.</w:t>
      </w:r>
    </w:p>
    <w:p w:rsidR="00B51A2D" w:rsidRDefault="00B51A2D" w:rsidP="00B51A2D">
      <w:pPr>
        <w:rPr>
          <w:b/>
          <w:bCs/>
        </w:rPr>
      </w:pPr>
      <w:r>
        <w:t>CANTIDAD:</w:t>
      </w:r>
      <w:r>
        <w:tab/>
      </w:r>
      <w:r>
        <w:tab/>
        <w:t>90  Kg.</w:t>
      </w:r>
      <w:r>
        <w:rPr>
          <w:b/>
          <w:bCs/>
        </w:rPr>
        <w:tab/>
      </w:r>
    </w:p>
    <w:p w:rsidR="00B51A2D" w:rsidRDefault="00B51A2D" w:rsidP="00B51A2D">
      <w:r>
        <w:t>COLORES:</w:t>
      </w:r>
      <w:r>
        <w:tab/>
      </w:r>
      <w:r>
        <w:tab/>
        <w:t xml:space="preserve">2 ( Azul oscuro – Azul claro  )   </w:t>
      </w:r>
    </w:p>
    <w:p w:rsidR="00B51A2D" w:rsidRDefault="00B51A2D" w:rsidP="00B51A2D">
      <w:r>
        <w:t>CARAS:</w:t>
      </w:r>
      <w:r>
        <w:tab/>
      </w:r>
      <w:r>
        <w:tab/>
        <w:t>2 ( 2 x 1 )</w:t>
      </w:r>
    </w:p>
    <w:p w:rsidR="00B51A2D" w:rsidRDefault="00B51A2D" w:rsidP="00B51A2D">
      <w:r>
        <w:t>REPETICIÓN:</w:t>
      </w:r>
      <w:r>
        <w:tab/>
        <w:t>14  Cms.</w:t>
      </w:r>
    </w:p>
    <w:p w:rsidR="00B51A2D" w:rsidRDefault="00B51A2D" w:rsidP="00B51A2D">
      <w:r>
        <w:t xml:space="preserve">RODILLO  :    </w:t>
      </w:r>
      <w:r>
        <w:tab/>
        <w:t>28</w:t>
      </w:r>
      <w:r>
        <w:tab/>
      </w:r>
    </w:p>
    <w:p w:rsidR="00B51A2D" w:rsidRDefault="00B51A2D" w:rsidP="00B51A2D">
      <w:r>
        <w:t>BOLSA:</w:t>
      </w:r>
      <w:r>
        <w:tab/>
      </w:r>
      <w:r>
        <w:tab/>
        <w:t>14 x 20  cms</w:t>
      </w:r>
    </w:p>
    <w:p w:rsidR="00B51A2D" w:rsidRDefault="00B51A2D" w:rsidP="00B51A2D">
      <w:r>
        <w:t>SELLADO:</w:t>
      </w:r>
      <w:r>
        <w:tab/>
      </w:r>
      <w:r>
        <w:tab/>
        <w:t xml:space="preserve">Lateral </w:t>
      </w:r>
    </w:p>
    <w:p w:rsidR="00B51A2D" w:rsidRDefault="00B51A2D" w:rsidP="00B51A2D">
      <w:r>
        <w:t>REFERENCIA:</w:t>
      </w:r>
      <w:r>
        <w:tab/>
      </w:r>
      <w:r w:rsidRPr="00D63C46">
        <w:rPr>
          <w:b/>
        </w:rPr>
        <w:t>TECNAS  PEQUEÑA</w:t>
      </w:r>
    </w:p>
    <w:p w:rsidR="00B51A2D" w:rsidRDefault="00B51A2D" w:rsidP="00B51A2D">
      <w:r>
        <w:tab/>
      </w:r>
      <w:r>
        <w:tab/>
      </w:r>
      <w:r>
        <w:tab/>
      </w:r>
    </w:p>
    <w:p w:rsidR="00B51A2D" w:rsidRDefault="00B51A2D" w:rsidP="00B51A2D">
      <w:r>
        <w:rPr>
          <w:b/>
          <w:bCs/>
          <w:u w:val="single"/>
        </w:rPr>
        <w:t>NOTA</w:t>
      </w:r>
      <w:r>
        <w:t>:  - Cyreles en su planta.( se envió nuevo juego para Imprimir Doble )</w:t>
      </w:r>
    </w:p>
    <w:p w:rsidR="00B51A2D" w:rsidRDefault="00B51A2D" w:rsidP="00B51A2D">
      <w:pPr>
        <w:numPr>
          <w:ilvl w:val="0"/>
          <w:numId w:val="2"/>
        </w:numPr>
      </w:pPr>
      <w:r>
        <w:t>Colores y alturas de impresión  según muestra</w:t>
      </w:r>
    </w:p>
    <w:p w:rsidR="00B51A2D" w:rsidRDefault="00B51A2D" w:rsidP="00B51A2D">
      <w:pPr>
        <w:numPr>
          <w:ilvl w:val="0"/>
          <w:numId w:val="2"/>
        </w:numPr>
        <w:rPr>
          <w:b/>
          <w:u w:val="single"/>
        </w:rPr>
      </w:pPr>
      <w:r w:rsidRPr="00053C44">
        <w:rPr>
          <w:b/>
          <w:u w:val="single"/>
        </w:rPr>
        <w:t>Tinta Especial</w:t>
      </w:r>
    </w:p>
    <w:p w:rsidR="00B51A2D" w:rsidRDefault="00B51A2D" w:rsidP="00B51A2D">
      <w:pPr>
        <w:numPr>
          <w:ilvl w:val="0"/>
          <w:numId w:val="2"/>
        </w:numPr>
        <w:rPr>
          <w:b/>
          <w:u w:val="single"/>
        </w:rPr>
      </w:pPr>
      <w:r>
        <w:rPr>
          <w:b/>
          <w:u w:val="single"/>
        </w:rPr>
        <w:t xml:space="preserve">Se envia   tubular de  40  cm </w:t>
      </w:r>
    </w:p>
    <w:p w:rsidR="00B51A2D" w:rsidRPr="000E3688" w:rsidRDefault="00B51A2D" w:rsidP="00B51A2D">
      <w:pPr>
        <w:ind w:left="1500"/>
      </w:pPr>
    </w:p>
    <w:p w:rsidR="00B51A2D" w:rsidRPr="000E3688" w:rsidRDefault="00B51A2D" w:rsidP="00B51A2D">
      <w:pPr>
        <w:rPr>
          <w:b/>
        </w:rPr>
      </w:pPr>
    </w:p>
    <w:p w:rsidR="00B51A2D" w:rsidRPr="000E3688" w:rsidRDefault="00B51A2D" w:rsidP="00B51A2D">
      <w:pPr>
        <w:rPr>
          <w:b/>
        </w:rPr>
      </w:pPr>
    </w:p>
    <w:p w:rsidR="00B51A2D" w:rsidRDefault="00B51A2D" w:rsidP="00B51A2D">
      <w:r>
        <w:t>Agradezco la atención y colaboración prestada.</w:t>
      </w:r>
    </w:p>
    <w:p w:rsidR="00B51A2D" w:rsidRDefault="00B51A2D" w:rsidP="00B51A2D"/>
    <w:p w:rsidR="00B51A2D" w:rsidRDefault="00B51A2D" w:rsidP="00B51A2D"/>
    <w:p w:rsidR="00B51A2D" w:rsidRDefault="00B51A2D" w:rsidP="00B51A2D">
      <w:r>
        <w:t>Cordialmente,</w:t>
      </w:r>
    </w:p>
    <w:p w:rsidR="00B51A2D" w:rsidRDefault="00B51A2D" w:rsidP="00B51A2D"/>
    <w:p w:rsidR="00B51A2D" w:rsidRDefault="00B51A2D" w:rsidP="00B51A2D"/>
    <w:p w:rsidR="00B51A2D" w:rsidRDefault="00B51A2D" w:rsidP="00B51A2D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B51A2D" w:rsidRDefault="00B51A2D" w:rsidP="00B51A2D">
      <w:r>
        <w:t>Director</w:t>
      </w:r>
    </w:p>
    <w:p w:rsidR="00B51A2D" w:rsidRDefault="00B51A2D" w:rsidP="00084E31"/>
    <w:p w:rsidR="00B51A2D" w:rsidRDefault="00B51A2D" w:rsidP="00084E31"/>
    <w:p w:rsidR="00B51A2D" w:rsidRDefault="00B51A2D" w:rsidP="00084E31"/>
    <w:p w:rsidR="00B51A2D" w:rsidRDefault="00B51A2D" w:rsidP="00B51A2D">
      <w:pPr>
        <w:rPr>
          <w:b/>
        </w:rPr>
      </w:pPr>
    </w:p>
    <w:p w:rsidR="00B51A2D" w:rsidRDefault="00B51A2D" w:rsidP="00B51A2D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B51A2D" w:rsidRDefault="00B51A2D" w:rsidP="00B51A2D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B51A2D" w:rsidRDefault="00B51A2D" w:rsidP="00B51A2D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B51A2D" w:rsidRDefault="00B51A2D" w:rsidP="00B51A2D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B51A2D" w:rsidRDefault="00B51A2D" w:rsidP="00B51A2D">
      <w:pPr>
        <w:pStyle w:val="Ttulo1"/>
      </w:pPr>
    </w:p>
    <w:p w:rsidR="00B51A2D" w:rsidRDefault="00B51A2D" w:rsidP="00B51A2D">
      <w:pPr>
        <w:pStyle w:val="Ttulo1"/>
      </w:pPr>
      <w:r>
        <w:t>ORDEN DE TRABAJO     N°   07068</w:t>
      </w:r>
    </w:p>
    <w:p w:rsidR="00B51A2D" w:rsidRDefault="00B51A2D" w:rsidP="00B51A2D"/>
    <w:p w:rsidR="00B51A2D" w:rsidRDefault="00B51A2D" w:rsidP="00B51A2D">
      <w:r>
        <w:t>FECHA:</w:t>
      </w:r>
      <w:r>
        <w:tab/>
        <w:t>Medellín, Agosto   09     de     2010</w:t>
      </w:r>
    </w:p>
    <w:p w:rsidR="00B51A2D" w:rsidRDefault="00B51A2D" w:rsidP="00B51A2D">
      <w:r>
        <w:t>PARA:</w:t>
      </w:r>
      <w:r>
        <w:tab/>
      </w:r>
      <w:r>
        <w:tab/>
        <w:t>PLÁSTICOS DARMA</w:t>
      </w:r>
    </w:p>
    <w:p w:rsidR="00B51A2D" w:rsidRDefault="00B51A2D" w:rsidP="00B51A2D">
      <w:r>
        <w:t>ATENCIÓN:</w:t>
      </w:r>
      <w:r>
        <w:tab/>
        <w:t>Sr. Darío Jaramillo</w:t>
      </w:r>
    </w:p>
    <w:p w:rsidR="00B51A2D" w:rsidRDefault="00B51A2D" w:rsidP="00B51A2D">
      <w:r>
        <w:tab/>
      </w:r>
      <w:r>
        <w:tab/>
        <w:t>Gerente.</w:t>
      </w:r>
    </w:p>
    <w:p w:rsidR="00B51A2D" w:rsidRDefault="00B51A2D" w:rsidP="00B51A2D"/>
    <w:p w:rsidR="00B51A2D" w:rsidRDefault="00B51A2D" w:rsidP="00B51A2D">
      <w:r>
        <w:t>Apreciado Don Darío :</w:t>
      </w:r>
    </w:p>
    <w:p w:rsidR="00B51A2D" w:rsidRDefault="00B51A2D" w:rsidP="00B51A2D">
      <w:r>
        <w:t xml:space="preserve"> </w:t>
      </w:r>
    </w:p>
    <w:p w:rsidR="00B51A2D" w:rsidRDefault="00B51A2D" w:rsidP="00B51A2D">
      <w:r>
        <w:t>Con la presente estamos solicitando el siguiente servicio de EXTRUSION E IMPRESION:</w:t>
      </w:r>
    </w:p>
    <w:p w:rsidR="00B51A2D" w:rsidRDefault="00B51A2D" w:rsidP="00B51A2D"/>
    <w:p w:rsidR="00B51A2D" w:rsidRDefault="00B51A2D" w:rsidP="00B51A2D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B51A2D" w:rsidRDefault="00B51A2D" w:rsidP="00B51A2D">
      <w:r>
        <w:t>MATERIAL:</w:t>
      </w:r>
      <w:r>
        <w:tab/>
      </w:r>
      <w:r>
        <w:tab/>
        <w:t>Polietileno BAJA   Semitu</w:t>
      </w:r>
      <w:r>
        <w:rPr>
          <w:u w:val="single"/>
        </w:rPr>
        <w:t xml:space="preserve">Tubular </w:t>
      </w:r>
    </w:p>
    <w:p w:rsidR="00B51A2D" w:rsidRDefault="00B51A2D" w:rsidP="00B51A2D">
      <w:r>
        <w:t>MEDIDA:</w:t>
      </w:r>
      <w:r>
        <w:tab/>
      </w:r>
      <w:r>
        <w:tab/>
        <w:t>37    Cms.</w:t>
      </w:r>
    </w:p>
    <w:p w:rsidR="00B51A2D" w:rsidRDefault="00B51A2D" w:rsidP="00B51A2D">
      <w:r>
        <w:t>CALIBRE:</w:t>
      </w:r>
      <w:r>
        <w:tab/>
      </w:r>
      <w:r>
        <w:tab/>
      </w:r>
      <w:r w:rsidRPr="00E42796">
        <w:rPr>
          <w:b/>
        </w:rPr>
        <w:t>2</w:t>
      </w:r>
      <w:r>
        <w:rPr>
          <w:b/>
        </w:rPr>
        <w:t xml:space="preserve">.0 </w:t>
      </w:r>
      <w:r>
        <w:t xml:space="preserve">  ”</w:t>
      </w:r>
    </w:p>
    <w:p w:rsidR="00B51A2D" w:rsidRDefault="00B51A2D" w:rsidP="00B51A2D">
      <w:r>
        <w:t>COLOR:</w:t>
      </w:r>
      <w:r>
        <w:tab/>
      </w:r>
      <w:r>
        <w:tab/>
        <w:t>Transparente</w:t>
      </w:r>
    </w:p>
    <w:p w:rsidR="00B51A2D" w:rsidRDefault="00B51A2D" w:rsidP="00B51A2D">
      <w:r>
        <w:t>TRATADO:</w:t>
      </w:r>
      <w:r>
        <w:tab/>
      </w:r>
      <w:r>
        <w:tab/>
        <w:t>2  Caras.</w:t>
      </w:r>
    </w:p>
    <w:p w:rsidR="00B51A2D" w:rsidRDefault="00B51A2D" w:rsidP="00B51A2D">
      <w:pPr>
        <w:rPr>
          <w:b/>
          <w:bCs/>
        </w:rPr>
      </w:pPr>
      <w:r>
        <w:t>CANTIDAD:</w:t>
      </w:r>
      <w:r>
        <w:tab/>
      </w:r>
      <w:r>
        <w:tab/>
        <w:t>70</w:t>
      </w:r>
      <w:r w:rsidRPr="00521768">
        <w:rPr>
          <w:b/>
        </w:rPr>
        <w:t xml:space="preserve">  </w:t>
      </w:r>
      <w:r>
        <w:t xml:space="preserve"> Kg.</w:t>
      </w:r>
      <w:r>
        <w:rPr>
          <w:b/>
          <w:bCs/>
        </w:rPr>
        <w:tab/>
      </w:r>
    </w:p>
    <w:p w:rsidR="00B51A2D" w:rsidRDefault="00B51A2D" w:rsidP="00B51A2D">
      <w:r>
        <w:t>COLORES:</w:t>
      </w:r>
      <w:r>
        <w:tab/>
      </w:r>
      <w:r>
        <w:tab/>
        <w:t>3    (   Blanco   – Negro – Rojo   )</w:t>
      </w:r>
    </w:p>
    <w:p w:rsidR="00B51A2D" w:rsidRDefault="00B51A2D" w:rsidP="00B51A2D">
      <w:r>
        <w:t>CARAS:</w:t>
      </w:r>
      <w:r>
        <w:tab/>
      </w:r>
      <w:r>
        <w:tab/>
        <w:t xml:space="preserve">1  ( 1 x 3 ) </w:t>
      </w:r>
    </w:p>
    <w:p w:rsidR="00B51A2D" w:rsidRDefault="00B51A2D" w:rsidP="00B51A2D">
      <w:r>
        <w:t>REPETICIÓN:</w:t>
      </w:r>
      <w:r>
        <w:tab/>
        <w:t xml:space="preserve">19.5    Cms. </w:t>
      </w:r>
    </w:p>
    <w:p w:rsidR="00B51A2D" w:rsidRDefault="00B51A2D" w:rsidP="00B51A2D">
      <w:r>
        <w:t>RODILLO :                40</w:t>
      </w:r>
    </w:p>
    <w:p w:rsidR="00B51A2D" w:rsidRDefault="00B51A2D" w:rsidP="00B51A2D">
      <w:r>
        <w:t>SELLADO:</w:t>
      </w:r>
      <w:r>
        <w:tab/>
      </w:r>
      <w:r>
        <w:tab/>
        <w:t>Lateral</w:t>
      </w:r>
    </w:p>
    <w:p w:rsidR="00B51A2D" w:rsidRDefault="00B51A2D" w:rsidP="00B51A2D">
      <w:pPr>
        <w:rPr>
          <w:b/>
        </w:rPr>
      </w:pPr>
      <w:r>
        <w:t>REFERENCIA:</w:t>
      </w:r>
      <w:r>
        <w:tab/>
      </w:r>
      <w:r>
        <w:rPr>
          <w:b/>
        </w:rPr>
        <w:t>SIXPACK  RIONEGRO</w:t>
      </w:r>
    </w:p>
    <w:p w:rsidR="00B51A2D" w:rsidRDefault="00B51A2D" w:rsidP="00B51A2D">
      <w:pPr>
        <w:rPr>
          <w:b/>
        </w:rPr>
      </w:pPr>
      <w:r>
        <w:rPr>
          <w:b/>
        </w:rPr>
        <w:tab/>
      </w:r>
      <w:r>
        <w:rPr>
          <w:b/>
        </w:rPr>
        <w:tab/>
      </w:r>
    </w:p>
    <w:p w:rsidR="00B51A2D" w:rsidRDefault="00B51A2D" w:rsidP="00B51A2D"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B51A2D" w:rsidRDefault="00B51A2D" w:rsidP="00B51A2D">
      <w:r>
        <w:rPr>
          <w:b/>
          <w:bCs/>
          <w:u w:val="single"/>
        </w:rPr>
        <w:t>NOTA:</w:t>
      </w:r>
      <w:r>
        <w:t xml:space="preserve">             - L</w:t>
      </w:r>
      <w:r w:rsidR="00805028">
        <w:t>os cyreles  en su planta</w:t>
      </w:r>
    </w:p>
    <w:p w:rsidR="00B51A2D" w:rsidRPr="00BD16B0" w:rsidRDefault="00B51A2D" w:rsidP="00BD16B0">
      <w:pPr>
        <w:numPr>
          <w:ilvl w:val="0"/>
          <w:numId w:val="2"/>
        </w:numPr>
        <w:ind w:left="1500"/>
        <w:rPr>
          <w:b/>
          <w:sz w:val="32"/>
          <w:szCs w:val="32"/>
        </w:rPr>
      </w:pPr>
      <w:r>
        <w:t xml:space="preserve">Altura y tonos según   Muestra  </w:t>
      </w:r>
      <w:r w:rsidR="009A0FAF">
        <w:t>Física</w:t>
      </w:r>
    </w:p>
    <w:p w:rsidR="00B51A2D" w:rsidRPr="0090312C" w:rsidRDefault="00B51A2D" w:rsidP="00BD16B0">
      <w:pPr>
        <w:rPr>
          <w:b/>
          <w:sz w:val="32"/>
          <w:szCs w:val="32"/>
        </w:rPr>
      </w:pPr>
    </w:p>
    <w:p w:rsidR="00B51A2D" w:rsidRDefault="00B51A2D" w:rsidP="00B51A2D"/>
    <w:p w:rsidR="00B51A2D" w:rsidRDefault="00B51A2D" w:rsidP="00B51A2D">
      <w:r>
        <w:t>Agradezco la atención y colaboración prestada.</w:t>
      </w:r>
    </w:p>
    <w:p w:rsidR="00B51A2D" w:rsidRDefault="00B51A2D" w:rsidP="00B51A2D"/>
    <w:p w:rsidR="00B51A2D" w:rsidRDefault="00B51A2D" w:rsidP="00B51A2D"/>
    <w:p w:rsidR="00B51A2D" w:rsidRDefault="00B51A2D" w:rsidP="00B51A2D">
      <w:r>
        <w:t>Cordialmente,</w:t>
      </w:r>
    </w:p>
    <w:p w:rsidR="00B51A2D" w:rsidRDefault="00B51A2D" w:rsidP="00B51A2D"/>
    <w:p w:rsidR="00B51A2D" w:rsidRDefault="00B51A2D" w:rsidP="00B51A2D"/>
    <w:p w:rsidR="00B51A2D" w:rsidRDefault="00B51A2D" w:rsidP="00B51A2D">
      <w:r>
        <w:t>RICARDO CASAS ZAPATA</w:t>
      </w:r>
    </w:p>
    <w:p w:rsidR="00B51A2D" w:rsidRDefault="00B51A2D" w:rsidP="00B51A2D">
      <w:r>
        <w:t>Director.</w:t>
      </w:r>
    </w:p>
    <w:p w:rsidR="00B51A2D" w:rsidRDefault="00B51A2D" w:rsidP="00B51A2D">
      <w:pPr>
        <w:rPr>
          <w:b/>
        </w:rPr>
      </w:pPr>
    </w:p>
    <w:p w:rsidR="00B51A2D" w:rsidRDefault="00B51A2D" w:rsidP="00084E31"/>
    <w:p w:rsidR="0000287D" w:rsidRDefault="0000287D" w:rsidP="00084E31"/>
    <w:p w:rsidR="0000287D" w:rsidRDefault="0000287D" w:rsidP="00084E31"/>
    <w:p w:rsidR="0000287D" w:rsidRDefault="0000287D" w:rsidP="00084E31"/>
    <w:p w:rsidR="0000287D" w:rsidRDefault="0000287D" w:rsidP="0000287D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00287D" w:rsidRDefault="0000287D" w:rsidP="0000287D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00287D" w:rsidRDefault="0000287D" w:rsidP="0000287D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00287D" w:rsidRDefault="0000287D" w:rsidP="0000287D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00287D" w:rsidRDefault="0000287D" w:rsidP="0000287D">
      <w:pPr>
        <w:rPr>
          <w:b/>
          <w:bCs/>
        </w:rPr>
      </w:pPr>
    </w:p>
    <w:p w:rsidR="0000287D" w:rsidRDefault="0000287D" w:rsidP="0000287D">
      <w:pPr>
        <w:pStyle w:val="Ttulo1"/>
      </w:pPr>
      <w:r>
        <w:lastRenderedPageBreak/>
        <w:t>ORDEN DE TRABAJO N°      07069</w:t>
      </w:r>
    </w:p>
    <w:p w:rsidR="0000287D" w:rsidRDefault="0000287D" w:rsidP="0000287D"/>
    <w:p w:rsidR="0000287D" w:rsidRDefault="0000287D" w:rsidP="0000287D"/>
    <w:p w:rsidR="0000287D" w:rsidRDefault="0000287D" w:rsidP="0000287D">
      <w:r>
        <w:t>FECHA:</w:t>
      </w:r>
      <w:r>
        <w:tab/>
        <w:t>Medellín,  Agosto   09    de  2010</w:t>
      </w:r>
    </w:p>
    <w:p w:rsidR="0000287D" w:rsidRDefault="0000287D" w:rsidP="0000287D">
      <w:r>
        <w:t>PARA:</w:t>
      </w:r>
      <w:r>
        <w:tab/>
      </w:r>
      <w:r>
        <w:tab/>
        <w:t>PLÁSTICOS DARMA</w:t>
      </w:r>
    </w:p>
    <w:p w:rsidR="0000287D" w:rsidRDefault="0000287D" w:rsidP="0000287D">
      <w:r>
        <w:t>ATENCIÓN:</w:t>
      </w:r>
      <w:r>
        <w:tab/>
        <w:t>Sr. Darío Jaramillo</w:t>
      </w:r>
    </w:p>
    <w:p w:rsidR="0000287D" w:rsidRDefault="0000287D" w:rsidP="0000287D">
      <w:r>
        <w:tab/>
      </w:r>
      <w:r>
        <w:tab/>
        <w:t>Gerente.</w:t>
      </w:r>
    </w:p>
    <w:p w:rsidR="0000287D" w:rsidRDefault="0000287D" w:rsidP="0000287D"/>
    <w:p w:rsidR="0000287D" w:rsidRDefault="0000287D" w:rsidP="0000287D">
      <w:r>
        <w:t>Apreciado Don Darío :</w:t>
      </w:r>
    </w:p>
    <w:p w:rsidR="0000287D" w:rsidRDefault="0000287D" w:rsidP="0000287D">
      <w:r>
        <w:t xml:space="preserve"> </w:t>
      </w:r>
    </w:p>
    <w:p w:rsidR="0000287D" w:rsidRDefault="0000287D" w:rsidP="0000287D">
      <w:r>
        <w:t>Con la presente estamos solicitando el siguiente servicio de   IMPRESIÓN  :</w:t>
      </w:r>
    </w:p>
    <w:p w:rsidR="0000287D" w:rsidRDefault="0000287D" w:rsidP="0000287D"/>
    <w:p w:rsidR="0000287D" w:rsidRDefault="0000287D" w:rsidP="0000287D">
      <w:pPr>
        <w:rPr>
          <w:b/>
          <w:bCs/>
          <w:u w:val="single"/>
        </w:rPr>
      </w:pPr>
    </w:p>
    <w:p w:rsidR="0000287D" w:rsidRDefault="0000287D" w:rsidP="0000287D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00287D" w:rsidRDefault="0000287D" w:rsidP="0000287D"/>
    <w:p w:rsidR="0000287D" w:rsidRDefault="0000287D" w:rsidP="0000287D">
      <w:r>
        <w:t>MATERIAL:</w:t>
      </w:r>
      <w:r>
        <w:tab/>
      </w:r>
      <w:r>
        <w:tab/>
        <w:t>Polietileno     tubular   Transparente</w:t>
      </w:r>
    </w:p>
    <w:p w:rsidR="0000287D" w:rsidRDefault="0000287D" w:rsidP="0000287D">
      <w:r>
        <w:t>MEDIDA:</w:t>
      </w:r>
      <w:r>
        <w:tab/>
      </w:r>
      <w:r>
        <w:tab/>
      </w:r>
      <w:r>
        <w:rPr>
          <w:b/>
        </w:rPr>
        <w:t xml:space="preserve">37 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00287D" w:rsidRPr="006D12B2" w:rsidRDefault="0000287D" w:rsidP="0000287D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2.0   </w:t>
      </w:r>
      <w:r w:rsidRPr="006D12B2">
        <w:rPr>
          <w:b/>
        </w:rPr>
        <w:t xml:space="preserve"> “ </w:t>
      </w:r>
    </w:p>
    <w:p w:rsidR="0000287D" w:rsidRDefault="0000287D" w:rsidP="0000287D">
      <w:r>
        <w:t>TRATADO:</w:t>
      </w:r>
      <w:r>
        <w:tab/>
      </w:r>
      <w:r>
        <w:tab/>
        <w:t>1  Cara</w:t>
      </w:r>
    </w:p>
    <w:p w:rsidR="0000287D" w:rsidRDefault="0000287D" w:rsidP="0000287D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>
        <w:rPr>
          <w:b/>
        </w:rPr>
        <w:t xml:space="preserve">70  </w:t>
      </w:r>
      <w:r w:rsidRPr="00900A5A">
        <w:rPr>
          <w:b/>
        </w:rPr>
        <w:t xml:space="preserve">  Kg</w:t>
      </w:r>
      <w:r>
        <w:t>.</w:t>
      </w:r>
    </w:p>
    <w:p w:rsidR="0000287D" w:rsidRDefault="0000287D" w:rsidP="0000287D">
      <w:r>
        <w:t>COLORES:</w:t>
      </w:r>
      <w:r>
        <w:tab/>
      </w:r>
      <w:r>
        <w:tab/>
        <w:t xml:space="preserve">2    ( Blanco – Negro)   </w:t>
      </w:r>
    </w:p>
    <w:p w:rsidR="0000287D" w:rsidRDefault="0000287D" w:rsidP="0000287D">
      <w:r>
        <w:t>CARAS:</w:t>
      </w:r>
      <w:r>
        <w:tab/>
      </w:r>
      <w:r>
        <w:tab/>
        <w:t>1  (2 x 1  )</w:t>
      </w:r>
    </w:p>
    <w:p w:rsidR="0000287D" w:rsidRDefault="0000287D" w:rsidP="0000287D">
      <w:r>
        <w:t>REPETICIÓN:</w:t>
      </w:r>
      <w:r>
        <w:tab/>
        <w:t xml:space="preserve">18.5   Cms   </w:t>
      </w:r>
    </w:p>
    <w:p w:rsidR="0000287D" w:rsidRPr="00900A5A" w:rsidRDefault="0000287D" w:rsidP="0000287D">
      <w:pPr>
        <w:rPr>
          <w:b/>
        </w:rPr>
      </w:pPr>
      <w:r>
        <w:t xml:space="preserve">RODILLO  :               </w:t>
      </w:r>
      <w:r>
        <w:rPr>
          <w:b/>
        </w:rPr>
        <w:t>38</w:t>
      </w:r>
    </w:p>
    <w:p w:rsidR="0000287D" w:rsidRPr="00146B92" w:rsidRDefault="0000287D" w:rsidP="0000287D">
      <w:pPr>
        <w:rPr>
          <w:b/>
        </w:rPr>
      </w:pPr>
      <w:r>
        <w:t>REFERENCIA:</w:t>
      </w:r>
      <w:r>
        <w:tab/>
      </w:r>
      <w:r>
        <w:rPr>
          <w:b/>
        </w:rPr>
        <w:t>SIMONA CODIGO DE BARRAS</w:t>
      </w:r>
    </w:p>
    <w:p w:rsidR="0000287D" w:rsidRDefault="0000287D" w:rsidP="0000287D">
      <w:r>
        <w:tab/>
      </w:r>
      <w:r>
        <w:tab/>
      </w:r>
      <w:r>
        <w:tab/>
      </w:r>
    </w:p>
    <w:p w:rsidR="0000287D" w:rsidRDefault="0000287D" w:rsidP="0000287D"/>
    <w:p w:rsidR="0000287D" w:rsidRDefault="0000287D" w:rsidP="0000287D">
      <w:r>
        <w:rPr>
          <w:b/>
          <w:bCs/>
          <w:u w:val="single"/>
        </w:rPr>
        <w:t>NOTA</w:t>
      </w:r>
      <w:r w:rsidRPr="00995720">
        <w:rPr>
          <w:b/>
          <w:bCs/>
        </w:rPr>
        <w:t xml:space="preserve">:  </w:t>
      </w:r>
      <w:r w:rsidRPr="00995720">
        <w:rPr>
          <w:b/>
          <w:bCs/>
        </w:rPr>
        <w:tab/>
        <w:t>*</w:t>
      </w:r>
      <w:r>
        <w:t>Cyreles   en  su planta</w:t>
      </w:r>
      <w:r>
        <w:tab/>
      </w:r>
    </w:p>
    <w:p w:rsidR="0000287D" w:rsidRPr="00995720" w:rsidRDefault="0000287D" w:rsidP="0000287D">
      <w:pPr>
        <w:pStyle w:val="Prrafodelista"/>
        <w:numPr>
          <w:ilvl w:val="0"/>
          <w:numId w:val="14"/>
        </w:numPr>
      </w:pPr>
      <w:r>
        <w:t xml:space="preserve">Se  </w:t>
      </w:r>
      <w:r w:rsidR="0078160A">
        <w:t>envía</w:t>
      </w:r>
      <w:r>
        <w:t xml:space="preserve"> Material.</w:t>
      </w:r>
    </w:p>
    <w:p w:rsidR="0000287D" w:rsidRDefault="0000287D" w:rsidP="0000287D"/>
    <w:p w:rsidR="0000287D" w:rsidRDefault="0000287D" w:rsidP="0000287D"/>
    <w:p w:rsidR="0000287D" w:rsidRDefault="0000287D" w:rsidP="0000287D">
      <w:r>
        <w:t>Agradezco la atención y colaboración prestada.</w:t>
      </w:r>
    </w:p>
    <w:p w:rsidR="0000287D" w:rsidRDefault="0000287D" w:rsidP="0000287D"/>
    <w:p w:rsidR="0000287D" w:rsidRDefault="0000287D" w:rsidP="0000287D">
      <w:r>
        <w:t>Cordialmente,</w:t>
      </w:r>
    </w:p>
    <w:p w:rsidR="0000287D" w:rsidRDefault="0000287D" w:rsidP="0000287D"/>
    <w:p w:rsidR="0000287D" w:rsidRPr="00F4077E" w:rsidRDefault="0000287D" w:rsidP="0000287D">
      <w:pPr>
        <w:rPr>
          <w:b/>
        </w:rPr>
      </w:pPr>
    </w:p>
    <w:p w:rsidR="0000287D" w:rsidRDefault="0000287D" w:rsidP="0000287D"/>
    <w:p w:rsidR="0000287D" w:rsidRDefault="0000287D" w:rsidP="0000287D">
      <w:r>
        <w:t>RICARDO CASAS ZAPATA</w:t>
      </w:r>
    </w:p>
    <w:p w:rsidR="0000287D" w:rsidRDefault="0000287D" w:rsidP="0000287D">
      <w:r>
        <w:t>Director.</w:t>
      </w:r>
    </w:p>
    <w:p w:rsidR="0000287D" w:rsidRDefault="0000287D" w:rsidP="0000287D">
      <w:pPr>
        <w:rPr>
          <w:b/>
        </w:rPr>
      </w:pPr>
    </w:p>
    <w:p w:rsidR="0000287D" w:rsidRDefault="0000287D" w:rsidP="00084E31"/>
    <w:p w:rsidR="008B3D48" w:rsidRDefault="008B3D48" w:rsidP="00084E31"/>
    <w:p w:rsidR="008B3D48" w:rsidRDefault="008B3D48" w:rsidP="00084E31"/>
    <w:p w:rsidR="008B3D48" w:rsidRDefault="008B3D48" w:rsidP="00084E31"/>
    <w:p w:rsidR="008B3D48" w:rsidRDefault="008B3D48" w:rsidP="00084E31"/>
    <w:p w:rsidR="008B3D48" w:rsidRDefault="008B3D48" w:rsidP="00084E31"/>
    <w:p w:rsidR="008B3D48" w:rsidRDefault="008B3D48" w:rsidP="008B3D48">
      <w:pPr>
        <w:rPr>
          <w:b/>
        </w:rPr>
      </w:pPr>
    </w:p>
    <w:p w:rsidR="008B3D48" w:rsidRDefault="008B3D48" w:rsidP="008B3D48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8B3D48" w:rsidRDefault="008B3D48" w:rsidP="008B3D48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8B3D48" w:rsidRDefault="008B3D48" w:rsidP="008B3D48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8B3D48" w:rsidRDefault="008B3D48" w:rsidP="008B3D48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8B3D48" w:rsidRDefault="008B3D48" w:rsidP="008B3D48">
      <w:pPr>
        <w:rPr>
          <w:b/>
          <w:bCs/>
        </w:rPr>
      </w:pPr>
    </w:p>
    <w:p w:rsidR="008B3D48" w:rsidRDefault="008B3D48" w:rsidP="008B3D48">
      <w:pPr>
        <w:pStyle w:val="Ttulo1"/>
      </w:pPr>
    </w:p>
    <w:p w:rsidR="008B3D48" w:rsidRDefault="008B3D48" w:rsidP="008B3D48">
      <w:pPr>
        <w:pStyle w:val="Ttulo1"/>
      </w:pPr>
      <w:r>
        <w:t>ORDEN DE TRABAJO   N °      07086</w:t>
      </w:r>
    </w:p>
    <w:p w:rsidR="008B3D48" w:rsidRDefault="008B3D48" w:rsidP="008B3D48"/>
    <w:p w:rsidR="008B3D48" w:rsidRDefault="008B3D48" w:rsidP="008B3D48">
      <w:r>
        <w:t>FECHA:</w:t>
      </w:r>
      <w:r>
        <w:tab/>
        <w:t>Medellín, Agosto   10  de   2010</w:t>
      </w:r>
    </w:p>
    <w:p w:rsidR="008B3D48" w:rsidRDefault="008B3D48" w:rsidP="008B3D48">
      <w:r>
        <w:t>PARA:</w:t>
      </w:r>
      <w:r>
        <w:tab/>
      </w:r>
      <w:r>
        <w:tab/>
        <w:t>PLÁSTICOS DARMA</w:t>
      </w:r>
    </w:p>
    <w:p w:rsidR="008B3D48" w:rsidRDefault="008B3D48" w:rsidP="008B3D48">
      <w:r>
        <w:t>ATENCIÓN:</w:t>
      </w:r>
      <w:r>
        <w:tab/>
        <w:t>Sr. Darío Jaramillo</w:t>
      </w:r>
    </w:p>
    <w:p w:rsidR="008B3D48" w:rsidRDefault="008B3D48" w:rsidP="008B3D48">
      <w:r>
        <w:tab/>
      </w:r>
      <w:r>
        <w:tab/>
        <w:t>Gerente.</w:t>
      </w:r>
    </w:p>
    <w:p w:rsidR="008B3D48" w:rsidRDefault="008B3D48" w:rsidP="008B3D48"/>
    <w:p w:rsidR="008B3D48" w:rsidRDefault="008B3D48" w:rsidP="008B3D48">
      <w:r>
        <w:t>Apreciado Don Darío:</w:t>
      </w:r>
    </w:p>
    <w:p w:rsidR="008B3D48" w:rsidRPr="00D8653D" w:rsidRDefault="008B3D48" w:rsidP="008B3D48"/>
    <w:p w:rsidR="008B3D48" w:rsidRDefault="008B3D48" w:rsidP="008B3D48">
      <w:r>
        <w:t>Con la presente estamos solicitando el siguiente servicio de  IMPRESIÓN :</w:t>
      </w:r>
    </w:p>
    <w:p w:rsidR="008B3D48" w:rsidRDefault="008B3D48" w:rsidP="008B3D48"/>
    <w:p w:rsidR="008B3D48" w:rsidRDefault="008B3D48" w:rsidP="008B3D48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8B3D48" w:rsidRDefault="008B3D48" w:rsidP="008B3D48">
      <w:pPr>
        <w:rPr>
          <w:b/>
          <w:bCs/>
        </w:rPr>
      </w:pPr>
    </w:p>
    <w:p w:rsidR="008B3D48" w:rsidRPr="008249ED" w:rsidRDefault="008B3D48" w:rsidP="008B3D48">
      <w:pPr>
        <w:rPr>
          <w:b/>
        </w:rPr>
      </w:pPr>
      <w:r>
        <w:t xml:space="preserve">MATERIAL   :           Polipropileno  Tubular   de  </w:t>
      </w:r>
      <w:r w:rsidRPr="008249ED">
        <w:rPr>
          <w:b/>
        </w:rPr>
        <w:t>30    cms</w:t>
      </w:r>
    </w:p>
    <w:p w:rsidR="008B3D48" w:rsidRDefault="008B3D48" w:rsidP="008B3D48">
      <w:r>
        <w:t>CLIBRE      :               1.5  ”</w:t>
      </w:r>
    </w:p>
    <w:p w:rsidR="008B3D48" w:rsidRPr="00AD5DCF" w:rsidRDefault="008B3D48" w:rsidP="008B3D48">
      <w:pPr>
        <w:rPr>
          <w:b/>
        </w:rPr>
      </w:pPr>
      <w:r>
        <w:t>REFERENCIA:</w:t>
      </w:r>
      <w:r>
        <w:tab/>
      </w:r>
      <w:r>
        <w:rPr>
          <w:b/>
        </w:rPr>
        <w:t>CARMEL  MEDIANA</w:t>
      </w:r>
    </w:p>
    <w:p w:rsidR="008B3D48" w:rsidRPr="00936C49" w:rsidRDefault="00660B5F" w:rsidP="008B3D48">
      <w:pPr>
        <w:rPr>
          <w:b/>
        </w:rPr>
      </w:pPr>
      <w:r>
        <w:t>CANTIDAD    :         10</w:t>
      </w:r>
      <w:r w:rsidR="008B3D48">
        <w:t>0</w:t>
      </w:r>
      <w:r w:rsidR="008B3D48" w:rsidRPr="00936C49">
        <w:rPr>
          <w:b/>
        </w:rPr>
        <w:t xml:space="preserve">    Kg</w:t>
      </w:r>
    </w:p>
    <w:p w:rsidR="008B3D48" w:rsidRDefault="008B3D48" w:rsidP="008B3D48">
      <w:r>
        <w:t>COLORES:</w:t>
      </w:r>
      <w:r>
        <w:tab/>
      </w:r>
      <w:r>
        <w:tab/>
        <w:t xml:space="preserve">1 </w:t>
      </w:r>
    </w:p>
    <w:p w:rsidR="008B3D48" w:rsidRDefault="008B3D48" w:rsidP="008B3D48">
      <w:r>
        <w:t>CARAS:</w:t>
      </w:r>
      <w:r>
        <w:tab/>
      </w:r>
      <w:r>
        <w:tab/>
        <w:t xml:space="preserve">1  </w:t>
      </w:r>
    </w:p>
    <w:p w:rsidR="008B3D48" w:rsidRDefault="008B3D48" w:rsidP="008B3D48">
      <w:r>
        <w:t>REPETICIÓN:</w:t>
      </w:r>
      <w:r>
        <w:tab/>
        <w:t>24.5</w:t>
      </w:r>
    </w:p>
    <w:p w:rsidR="008B3D48" w:rsidRDefault="008B3D48" w:rsidP="008B3D48">
      <w:r>
        <w:t>RODILLO:</w:t>
      </w:r>
      <w:r>
        <w:tab/>
      </w:r>
      <w:r>
        <w:tab/>
        <w:t>25</w:t>
      </w:r>
    </w:p>
    <w:p w:rsidR="008B3D48" w:rsidRDefault="008B3D48" w:rsidP="008B3D48">
      <w:r>
        <w:t>BOLSA:</w:t>
      </w:r>
      <w:r>
        <w:tab/>
      </w:r>
      <w:r>
        <w:tab/>
      </w:r>
      <w:r w:rsidRPr="008249ED">
        <w:rPr>
          <w:b/>
        </w:rPr>
        <w:t>24.5    X  28   +  5</w:t>
      </w:r>
      <w:r>
        <w:t xml:space="preserve">    cms  de solapa   Interna  pegada</w:t>
      </w:r>
    </w:p>
    <w:p w:rsidR="008B3D48" w:rsidRDefault="008B3D48" w:rsidP="008B3D48">
      <w:r>
        <w:t>SELLADO:</w:t>
      </w:r>
      <w:r>
        <w:tab/>
      </w:r>
      <w:r>
        <w:tab/>
        <w:t>Para selle lateral.</w:t>
      </w:r>
    </w:p>
    <w:p w:rsidR="008B3D48" w:rsidRDefault="008B3D48" w:rsidP="008B3D48"/>
    <w:p w:rsidR="008B3D48" w:rsidRDefault="008B3D48" w:rsidP="008B3D48"/>
    <w:p w:rsidR="008B3D48" w:rsidRDefault="008B3D48" w:rsidP="008B3D48">
      <w:r>
        <w:rPr>
          <w:b/>
          <w:bCs/>
          <w:u w:val="single"/>
        </w:rPr>
        <w:t>NOTA:</w:t>
      </w:r>
      <w:r>
        <w:t xml:space="preserve">  *   Los cyreles  se encuentran en su planta.</w:t>
      </w:r>
    </w:p>
    <w:p w:rsidR="008B3D48" w:rsidRDefault="008B3D48" w:rsidP="008B3D48">
      <w:pPr>
        <w:numPr>
          <w:ilvl w:val="0"/>
          <w:numId w:val="1"/>
        </w:numPr>
      </w:pPr>
      <w:r>
        <w:t>Se envían ARTE    para tonos y alturas</w:t>
      </w:r>
    </w:p>
    <w:p w:rsidR="008B3D48" w:rsidRPr="00307118" w:rsidRDefault="008B3D48" w:rsidP="008B3D48">
      <w:pPr>
        <w:numPr>
          <w:ilvl w:val="0"/>
          <w:numId w:val="2"/>
        </w:numPr>
      </w:pPr>
      <w:r>
        <w:t xml:space="preserve">Se  envia el material de PP </w:t>
      </w:r>
      <w:r>
        <w:rPr>
          <w:b/>
        </w:rPr>
        <w:t xml:space="preserve">de  30 </w:t>
      </w:r>
      <w:r w:rsidRPr="00AD5DCF">
        <w:rPr>
          <w:b/>
        </w:rPr>
        <w:t xml:space="preserve">  cms</w:t>
      </w:r>
    </w:p>
    <w:p w:rsidR="008B3D48" w:rsidRPr="00150D1A" w:rsidRDefault="008B3D48" w:rsidP="008B3D48">
      <w:pPr>
        <w:numPr>
          <w:ilvl w:val="0"/>
          <w:numId w:val="2"/>
        </w:numPr>
      </w:pPr>
      <w:r>
        <w:rPr>
          <w:b/>
        </w:rPr>
        <w:t>IGUAL  ULTIMA  IMPRESION</w:t>
      </w:r>
    </w:p>
    <w:p w:rsidR="008B3D48" w:rsidRDefault="008B3D48" w:rsidP="008B3D48">
      <w:pPr>
        <w:ind w:left="885"/>
      </w:pPr>
    </w:p>
    <w:p w:rsidR="008B3D48" w:rsidRDefault="008B3D48" w:rsidP="008B3D48">
      <w:pPr>
        <w:ind w:left="885"/>
      </w:pPr>
    </w:p>
    <w:p w:rsidR="008B3D48" w:rsidRDefault="008B3D48" w:rsidP="008B3D48">
      <w:r>
        <w:t>Agradezco la atención y colaboración prestada.</w:t>
      </w:r>
    </w:p>
    <w:p w:rsidR="008B3D48" w:rsidRDefault="008B3D48" w:rsidP="008B3D48"/>
    <w:p w:rsidR="008B3D48" w:rsidRDefault="008B3D48" w:rsidP="008B3D48"/>
    <w:p w:rsidR="008B3D48" w:rsidRDefault="008B3D48" w:rsidP="008B3D48">
      <w:r>
        <w:t>Cordialmente,</w:t>
      </w:r>
    </w:p>
    <w:p w:rsidR="008B3D48" w:rsidRDefault="008B3D48" w:rsidP="008B3D48"/>
    <w:p w:rsidR="008B3D48" w:rsidRDefault="008B3D48" w:rsidP="008B3D48"/>
    <w:p w:rsidR="008B3D48" w:rsidRDefault="008B3D48" w:rsidP="008B3D48"/>
    <w:p w:rsidR="008B3D48" w:rsidRDefault="008B3D48" w:rsidP="008B3D48">
      <w:r>
        <w:t>RICARDO CASAS ZAPATA</w:t>
      </w:r>
    </w:p>
    <w:p w:rsidR="008B3D48" w:rsidRDefault="008B3D48" w:rsidP="008B3D48">
      <w:r>
        <w:t>Director.</w:t>
      </w:r>
    </w:p>
    <w:p w:rsidR="008B3D48" w:rsidRDefault="008B3D48" w:rsidP="008B3D48">
      <w:pPr>
        <w:rPr>
          <w:b/>
        </w:rPr>
      </w:pPr>
    </w:p>
    <w:p w:rsidR="008B3D48" w:rsidRDefault="008B3D48" w:rsidP="00084E31"/>
    <w:p w:rsidR="001075B1" w:rsidRDefault="001075B1" w:rsidP="00084E31"/>
    <w:p w:rsidR="001075B1" w:rsidRDefault="001075B1" w:rsidP="00084E31"/>
    <w:p w:rsidR="001075B1" w:rsidRDefault="001075B1" w:rsidP="001075B1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1075B1" w:rsidRDefault="001075B1" w:rsidP="001075B1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1075B1" w:rsidRDefault="001075B1" w:rsidP="001075B1">
      <w:pPr>
        <w:rPr>
          <w:b/>
          <w:bCs/>
          <w:sz w:val="20"/>
        </w:rPr>
      </w:pPr>
      <w:r>
        <w:rPr>
          <w:b/>
          <w:bCs/>
          <w:sz w:val="20"/>
        </w:rPr>
        <w:t>CALLE  76 No 45A – 144</w:t>
      </w:r>
    </w:p>
    <w:p w:rsidR="001075B1" w:rsidRDefault="001075B1" w:rsidP="001075B1">
      <w:pPr>
        <w:rPr>
          <w:b/>
          <w:bCs/>
          <w:sz w:val="20"/>
        </w:rPr>
      </w:pPr>
      <w:r>
        <w:rPr>
          <w:b/>
          <w:bCs/>
          <w:sz w:val="20"/>
        </w:rPr>
        <w:t>TEL: 444 64 64  ITAGUI.</w:t>
      </w:r>
    </w:p>
    <w:p w:rsidR="001075B1" w:rsidRDefault="001075B1" w:rsidP="001075B1">
      <w:pPr>
        <w:rPr>
          <w:b/>
          <w:bCs/>
          <w:sz w:val="20"/>
        </w:rPr>
      </w:pPr>
    </w:p>
    <w:p w:rsidR="001075B1" w:rsidRDefault="001075B1" w:rsidP="001075B1">
      <w:pPr>
        <w:rPr>
          <w:b/>
          <w:bCs/>
        </w:rPr>
      </w:pPr>
    </w:p>
    <w:p w:rsidR="001075B1" w:rsidRDefault="001075B1" w:rsidP="001075B1">
      <w:pPr>
        <w:pStyle w:val="Ttulo1"/>
      </w:pPr>
      <w:r>
        <w:t>ORDEN DE TRABAJO  N °      01770</w:t>
      </w:r>
    </w:p>
    <w:p w:rsidR="001075B1" w:rsidRDefault="001075B1" w:rsidP="001075B1"/>
    <w:p w:rsidR="001075B1" w:rsidRDefault="001075B1" w:rsidP="001075B1"/>
    <w:p w:rsidR="001075B1" w:rsidRDefault="001075B1" w:rsidP="001075B1">
      <w:r>
        <w:t>FECHA:</w:t>
      </w:r>
      <w:r>
        <w:tab/>
        <w:t>Itagüí, Agosto  11  de 2010</w:t>
      </w:r>
    </w:p>
    <w:p w:rsidR="001075B1" w:rsidRDefault="001075B1" w:rsidP="001075B1">
      <w:r>
        <w:t>PARA:</w:t>
      </w:r>
      <w:r>
        <w:tab/>
      </w:r>
      <w:r>
        <w:tab/>
        <w:t>PLÁSTICOS DARMA</w:t>
      </w:r>
    </w:p>
    <w:p w:rsidR="001075B1" w:rsidRDefault="001075B1" w:rsidP="001075B1">
      <w:r>
        <w:t>ATENCIÓN:</w:t>
      </w:r>
      <w:r>
        <w:tab/>
        <w:t>Sr. Darío Jaramillo</w:t>
      </w:r>
    </w:p>
    <w:p w:rsidR="001075B1" w:rsidRDefault="001075B1" w:rsidP="001075B1">
      <w:r>
        <w:tab/>
      </w:r>
      <w:r>
        <w:tab/>
        <w:t>Gerente.</w:t>
      </w:r>
    </w:p>
    <w:p w:rsidR="001075B1" w:rsidRDefault="001075B1" w:rsidP="001075B1"/>
    <w:p w:rsidR="001075B1" w:rsidRDefault="001075B1" w:rsidP="001075B1"/>
    <w:p w:rsidR="001075B1" w:rsidRDefault="001075B1" w:rsidP="001075B1">
      <w:r>
        <w:t>Apreciado Don Darío:</w:t>
      </w:r>
    </w:p>
    <w:p w:rsidR="001075B1" w:rsidRDefault="001075B1" w:rsidP="001075B1"/>
    <w:p w:rsidR="001075B1" w:rsidRDefault="001075B1" w:rsidP="001075B1">
      <w:r>
        <w:t>Con la presente estamos solicitando el siguiente Servicio de Impresión :</w:t>
      </w:r>
    </w:p>
    <w:p w:rsidR="001075B1" w:rsidRDefault="001075B1" w:rsidP="001075B1"/>
    <w:p w:rsidR="001075B1" w:rsidRDefault="001075B1" w:rsidP="001075B1">
      <w:r>
        <w:t>MATERIAL:</w:t>
      </w:r>
      <w:r>
        <w:tab/>
      </w:r>
      <w:r>
        <w:tab/>
        <w:t>Lamina metalizada de 78 cms</w:t>
      </w:r>
    </w:p>
    <w:p w:rsidR="001075B1" w:rsidRDefault="001075B1" w:rsidP="001075B1">
      <w:r>
        <w:t>CALIBRE:</w:t>
      </w:r>
      <w:r>
        <w:tab/>
      </w:r>
      <w:r>
        <w:tab/>
        <w:t>3.0  “</w:t>
      </w:r>
    </w:p>
    <w:p w:rsidR="001075B1" w:rsidRDefault="001075B1" w:rsidP="001075B1">
      <w:r>
        <w:t>CANTIDAD:</w:t>
      </w:r>
      <w:r>
        <w:tab/>
      </w:r>
      <w:r>
        <w:tab/>
        <w:t>60    Kg.</w:t>
      </w:r>
    </w:p>
    <w:p w:rsidR="001075B1" w:rsidRPr="00842B11" w:rsidRDefault="001075B1" w:rsidP="001075B1">
      <w:pPr>
        <w:rPr>
          <w:b/>
        </w:rPr>
      </w:pPr>
      <w:r>
        <w:t>REFERENCIA:</w:t>
      </w:r>
      <w:r>
        <w:tab/>
      </w:r>
      <w:r>
        <w:rPr>
          <w:b/>
        </w:rPr>
        <w:t>MELLOW</w:t>
      </w:r>
    </w:p>
    <w:p w:rsidR="001075B1" w:rsidRDefault="001075B1" w:rsidP="001075B1">
      <w:r>
        <w:t>REPETICIÓN:</w:t>
      </w:r>
      <w:r>
        <w:tab/>
        <w:t>3</w:t>
      </w:r>
      <w:r w:rsidR="00584B67">
        <w:t>7</w:t>
      </w:r>
      <w:r>
        <w:t xml:space="preserve">   Cms.</w:t>
      </w:r>
    </w:p>
    <w:p w:rsidR="001075B1" w:rsidRDefault="00584B67" w:rsidP="001075B1">
      <w:r>
        <w:t>RODILLO :</w:t>
      </w:r>
      <w:r>
        <w:tab/>
      </w:r>
      <w:r>
        <w:tab/>
        <w:t>37</w:t>
      </w:r>
    </w:p>
    <w:p w:rsidR="001075B1" w:rsidRDefault="001075B1" w:rsidP="001075B1">
      <w:r>
        <w:t>IMPRESIÓN:</w:t>
      </w:r>
      <w:r>
        <w:tab/>
      </w:r>
      <w:r>
        <w:tab/>
        <w:t>2   Caras</w:t>
      </w:r>
    </w:p>
    <w:p w:rsidR="001075B1" w:rsidRDefault="00584B67" w:rsidP="001075B1">
      <w:r>
        <w:t>COLORES:</w:t>
      </w:r>
      <w:r>
        <w:tab/>
      </w:r>
      <w:r>
        <w:tab/>
        <w:t>Se</w:t>
      </w:r>
      <w:r w:rsidR="001075B1">
        <w:t>gún Muestra</w:t>
      </w:r>
    </w:p>
    <w:p w:rsidR="001075B1" w:rsidRDefault="00584B67" w:rsidP="001075B1">
      <w:r>
        <w:t>BOLSA:</w:t>
      </w:r>
      <w:r>
        <w:tab/>
      </w:r>
      <w:r>
        <w:tab/>
        <w:t>37</w:t>
      </w:r>
      <w:r w:rsidR="001075B1">
        <w:t xml:space="preserve"> x 39    Cms. </w:t>
      </w:r>
      <w:r w:rsidR="00874905">
        <w:t xml:space="preserve">     </w:t>
      </w:r>
      <w:r w:rsidR="001075B1">
        <w:t xml:space="preserve"> Con manija </w:t>
      </w:r>
      <w:r w:rsidR="00874905">
        <w:t>plástica</w:t>
      </w:r>
    </w:p>
    <w:p w:rsidR="001075B1" w:rsidRDefault="001075B1" w:rsidP="001075B1"/>
    <w:p w:rsidR="001075B1" w:rsidRDefault="001075B1" w:rsidP="001075B1"/>
    <w:p w:rsidR="001075B1" w:rsidRDefault="001075B1" w:rsidP="001075B1">
      <w:r w:rsidRPr="00912A9F">
        <w:rPr>
          <w:b/>
          <w:u w:val="single"/>
        </w:rPr>
        <w:t>NOTA</w:t>
      </w:r>
      <w:r>
        <w:t>:            -     Los cyreles   se en cuentran en su planta</w:t>
      </w:r>
    </w:p>
    <w:p w:rsidR="001075B1" w:rsidRDefault="001075B1" w:rsidP="001075B1">
      <w:pPr>
        <w:numPr>
          <w:ilvl w:val="0"/>
          <w:numId w:val="2"/>
        </w:numPr>
      </w:pPr>
      <w:r>
        <w:t>Se  película metalizada de 78 cms</w:t>
      </w:r>
    </w:p>
    <w:p w:rsidR="001075B1" w:rsidRDefault="001075B1" w:rsidP="001075B1">
      <w:pPr>
        <w:numPr>
          <w:ilvl w:val="0"/>
          <w:numId w:val="2"/>
        </w:numPr>
      </w:pPr>
      <w:r>
        <w:t>Colores y alturas según  Muestra.</w:t>
      </w:r>
    </w:p>
    <w:p w:rsidR="001075B1" w:rsidRDefault="001075B1" w:rsidP="001075B1"/>
    <w:p w:rsidR="001075B1" w:rsidRDefault="001075B1" w:rsidP="001075B1">
      <w:pPr>
        <w:ind w:firstLine="708"/>
      </w:pPr>
    </w:p>
    <w:p w:rsidR="001075B1" w:rsidRDefault="001075B1" w:rsidP="001075B1"/>
    <w:p w:rsidR="001075B1" w:rsidRDefault="001075B1" w:rsidP="001075B1">
      <w:r>
        <w:t>Agradezco la atención y colaboración prestada.</w:t>
      </w:r>
    </w:p>
    <w:p w:rsidR="001075B1" w:rsidRDefault="001075B1" w:rsidP="001075B1"/>
    <w:p w:rsidR="001075B1" w:rsidRDefault="001075B1" w:rsidP="001075B1"/>
    <w:p w:rsidR="001075B1" w:rsidRDefault="001075B1" w:rsidP="001075B1"/>
    <w:p w:rsidR="001075B1" w:rsidRDefault="001075B1" w:rsidP="001075B1">
      <w:r>
        <w:t>Cordialmente,</w:t>
      </w:r>
    </w:p>
    <w:p w:rsidR="001075B1" w:rsidRDefault="001075B1" w:rsidP="001075B1"/>
    <w:p w:rsidR="001075B1" w:rsidRDefault="001075B1" w:rsidP="001075B1"/>
    <w:p w:rsidR="001075B1" w:rsidRDefault="001075B1" w:rsidP="001075B1"/>
    <w:p w:rsidR="001075B1" w:rsidRDefault="001075B1" w:rsidP="001075B1">
      <w:r>
        <w:t>RICARDO CASAS ZAPATA</w:t>
      </w:r>
    </w:p>
    <w:p w:rsidR="001075B1" w:rsidRDefault="001075B1" w:rsidP="001075B1">
      <w:r>
        <w:t>Director.</w:t>
      </w:r>
    </w:p>
    <w:p w:rsidR="001075B1" w:rsidRDefault="001075B1" w:rsidP="001075B1"/>
    <w:p w:rsidR="001075B1" w:rsidRDefault="001075B1" w:rsidP="00084E31"/>
    <w:p w:rsidR="00FF5C00" w:rsidRDefault="00FF5C00" w:rsidP="00084E31"/>
    <w:p w:rsidR="00FF5C00" w:rsidRDefault="00FF5C00" w:rsidP="00084E31"/>
    <w:p w:rsidR="00FF5C00" w:rsidRDefault="00FF5C00" w:rsidP="00084E31"/>
    <w:p w:rsidR="00FF5C00" w:rsidRDefault="00FF5C00" w:rsidP="00FF5C00">
      <w:pPr>
        <w:rPr>
          <w:b/>
        </w:rPr>
      </w:pPr>
    </w:p>
    <w:p w:rsidR="00FF5C00" w:rsidRDefault="00FF5C00" w:rsidP="00FF5C00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FF5C00" w:rsidRDefault="00FF5C00" w:rsidP="00FF5C00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FF5C00" w:rsidRDefault="00FF5C00" w:rsidP="00FF5C00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FF5C00" w:rsidRDefault="00FF5C00" w:rsidP="00FF5C00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FF5C00" w:rsidRDefault="00FF5C00" w:rsidP="00FF5C00"/>
    <w:p w:rsidR="00FF5C00" w:rsidRDefault="00FF5C00" w:rsidP="00FF5C00">
      <w:pPr>
        <w:pStyle w:val="Ttulo1"/>
      </w:pPr>
      <w:r>
        <w:t>ORDEN DE TRABAJO   N°      07100</w:t>
      </w:r>
    </w:p>
    <w:p w:rsidR="00FF5C00" w:rsidRDefault="00FF5C00" w:rsidP="00FF5C00"/>
    <w:p w:rsidR="00FF5C00" w:rsidRDefault="00FF5C00" w:rsidP="00FF5C00">
      <w:r>
        <w:t>FECHA:</w:t>
      </w:r>
      <w:r>
        <w:tab/>
        <w:t>Medellín, Agosto    13    de   2010</w:t>
      </w:r>
    </w:p>
    <w:p w:rsidR="00FF5C00" w:rsidRDefault="00FF5C00" w:rsidP="00FF5C00">
      <w:r>
        <w:t>PARA:</w:t>
      </w:r>
      <w:r>
        <w:tab/>
      </w:r>
      <w:r>
        <w:tab/>
        <w:t>PLÁSTICOS   DARMA</w:t>
      </w:r>
    </w:p>
    <w:p w:rsidR="00FF5C00" w:rsidRDefault="00FF5C00" w:rsidP="00FF5C00">
      <w:r>
        <w:t>ATENCIÓN:</w:t>
      </w:r>
      <w:r>
        <w:tab/>
        <w:t>Sr. DARIO JARAMILLO</w:t>
      </w:r>
    </w:p>
    <w:p w:rsidR="00FF5C00" w:rsidRDefault="00FF5C00" w:rsidP="00FF5C00"/>
    <w:p w:rsidR="00FF5C00" w:rsidRDefault="00FF5C00" w:rsidP="00FF5C00">
      <w:r>
        <w:t>Apreciado Dn DARIO:</w:t>
      </w:r>
    </w:p>
    <w:p w:rsidR="00FF5C00" w:rsidRDefault="00FF5C00" w:rsidP="00FF5C00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FF5C00" w:rsidRDefault="00FF5C00" w:rsidP="00FF5C00"/>
    <w:p w:rsidR="00FF5C00" w:rsidRDefault="00FF5C00" w:rsidP="00FF5C00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FF5C00" w:rsidRDefault="00FF5C00" w:rsidP="00FF5C00"/>
    <w:p w:rsidR="00FF5C00" w:rsidRDefault="00FF5C00" w:rsidP="00FF5C00">
      <w:r>
        <w:t>MATERIAL :</w:t>
      </w:r>
      <w:r>
        <w:tab/>
      </w:r>
      <w:r>
        <w:tab/>
        <w:t>Polietileno de Baja  densidad   Blanco  Tubular</w:t>
      </w:r>
    </w:p>
    <w:p w:rsidR="00FF5C00" w:rsidRDefault="00FF5C00" w:rsidP="00FF5C00">
      <w:r>
        <w:t>MEDIDA:</w:t>
      </w:r>
      <w:r>
        <w:tab/>
      </w:r>
      <w:r>
        <w:tab/>
      </w:r>
      <w:r w:rsidRPr="008D3CB8">
        <w:rPr>
          <w:b/>
        </w:rPr>
        <w:t>30</w:t>
      </w:r>
      <w:r>
        <w:t xml:space="preserve">   cms   </w:t>
      </w:r>
    </w:p>
    <w:p w:rsidR="00FF5C00" w:rsidRDefault="00FF5C00" w:rsidP="00FF5C00">
      <w:r>
        <w:t>CALIBRE :</w:t>
      </w:r>
      <w:r>
        <w:tab/>
      </w:r>
      <w:r>
        <w:tab/>
      </w:r>
      <w:r w:rsidRPr="008D3CB8">
        <w:rPr>
          <w:b/>
        </w:rPr>
        <w:t>4.8</w:t>
      </w:r>
      <w:r>
        <w:t xml:space="preserve">   “</w:t>
      </w:r>
    </w:p>
    <w:p w:rsidR="00FF5C00" w:rsidRDefault="00FF5C00" w:rsidP="00FF5C00">
      <w:r>
        <w:t>COLOR :</w:t>
      </w:r>
      <w:r>
        <w:tab/>
      </w:r>
      <w:r>
        <w:tab/>
        <w:t>Blanco</w:t>
      </w:r>
    </w:p>
    <w:p w:rsidR="00FF5C00" w:rsidRPr="0007721A" w:rsidRDefault="00FF5C00" w:rsidP="00FF5C00">
      <w:r>
        <w:t xml:space="preserve">TRATADO : </w:t>
      </w:r>
      <w:r>
        <w:tab/>
      </w:r>
      <w:r>
        <w:tab/>
        <w:t>1  cara</w:t>
      </w:r>
    </w:p>
    <w:p w:rsidR="00FF5C00" w:rsidRDefault="00FF5C00" w:rsidP="00FF5C00">
      <w:r>
        <w:t xml:space="preserve">CANTIDAD : </w:t>
      </w:r>
      <w:r>
        <w:tab/>
      </w:r>
      <w:r w:rsidRPr="001C4A3E">
        <w:rPr>
          <w:b/>
        </w:rPr>
        <w:t>280</w:t>
      </w:r>
      <w:r>
        <w:t xml:space="preserve">    kg</w:t>
      </w:r>
    </w:p>
    <w:p w:rsidR="00FF5C00" w:rsidRDefault="00FF5C00" w:rsidP="00FF5C00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>2 ( Según muestra  )  ( Azul – Azul )</w:t>
      </w:r>
    </w:p>
    <w:p w:rsidR="00FF5C00" w:rsidRDefault="00FF5C00" w:rsidP="00FF5C00">
      <w:r>
        <w:t xml:space="preserve">CARAS : </w:t>
      </w:r>
      <w:r>
        <w:tab/>
      </w:r>
      <w:r>
        <w:tab/>
        <w:t>2  ( 2  x  1  )</w:t>
      </w:r>
    </w:p>
    <w:p w:rsidR="00FF5C00" w:rsidRDefault="00FF5C00" w:rsidP="00FF5C00">
      <w:r>
        <w:t xml:space="preserve">REPETICIÓN : </w:t>
      </w:r>
      <w:r>
        <w:tab/>
      </w:r>
      <w:r>
        <w:tab/>
        <w:t>40   cms</w:t>
      </w:r>
    </w:p>
    <w:p w:rsidR="00FF5C00" w:rsidRDefault="00FF5C00" w:rsidP="00FF5C00">
      <w:r>
        <w:t>RODILLO :</w:t>
      </w:r>
      <w:r>
        <w:tab/>
      </w:r>
      <w:r>
        <w:tab/>
        <w:t>40</w:t>
      </w:r>
    </w:p>
    <w:p w:rsidR="00FF5C00" w:rsidRDefault="00FF5C00" w:rsidP="00FF5C00">
      <w:r>
        <w:t>BOLSA  :</w:t>
      </w:r>
      <w:r>
        <w:tab/>
      </w:r>
      <w:r>
        <w:tab/>
      </w:r>
      <w:r w:rsidRPr="00336CAC">
        <w:rPr>
          <w:b/>
        </w:rPr>
        <w:t>30  x  40   cm</w:t>
      </w:r>
      <w:r>
        <w:t xml:space="preserve">    </w:t>
      </w:r>
    </w:p>
    <w:p w:rsidR="00FF5C00" w:rsidRDefault="00FF5C00" w:rsidP="00FF5C00">
      <w:r>
        <w:t>SELLADO .</w:t>
      </w:r>
      <w:r>
        <w:tab/>
      </w:r>
      <w:r>
        <w:tab/>
        <w:t xml:space="preserve">Fondo  Tipo  Servo </w:t>
      </w:r>
    </w:p>
    <w:p w:rsidR="00FF5C00" w:rsidRDefault="00FF5C00" w:rsidP="00FF5C00">
      <w:r>
        <w:t>REFERENCIA :</w:t>
      </w:r>
      <w:r>
        <w:tab/>
      </w:r>
      <w:r w:rsidRPr="00F553FA">
        <w:rPr>
          <w:b/>
        </w:rPr>
        <w:t>TECNAS   5  KILOS</w:t>
      </w:r>
    </w:p>
    <w:p w:rsidR="00FF5C00" w:rsidRDefault="00FF5C00" w:rsidP="00FF5C00"/>
    <w:p w:rsidR="00FF5C00" w:rsidRDefault="00FF5C00" w:rsidP="00FF5C00"/>
    <w:p w:rsidR="00FF5C00" w:rsidRDefault="00FF5C00" w:rsidP="00FF5C00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 w:rsidRPr="00F553FA">
        <w:rPr>
          <w:bCs/>
        </w:rPr>
        <w:t>Cyreles en su planta</w:t>
      </w:r>
      <w:r>
        <w:rPr>
          <w:b/>
          <w:bCs/>
        </w:rPr>
        <w:t>.</w:t>
      </w:r>
    </w:p>
    <w:p w:rsidR="00FF5C00" w:rsidRDefault="00FF5C00" w:rsidP="00FF5C00">
      <w:r>
        <w:t xml:space="preserve">                   -   Anexo muestra física para   alturas y Tonos.</w:t>
      </w:r>
    </w:p>
    <w:p w:rsidR="00FF5C00" w:rsidRDefault="00FF5C00" w:rsidP="00FF5C00">
      <w:r>
        <w:tab/>
        <w:t xml:space="preserve">        -  No colocar pie de Imprenta.</w:t>
      </w:r>
    </w:p>
    <w:p w:rsidR="00FF5C00" w:rsidRDefault="00FF5C00" w:rsidP="00FF5C00">
      <w:pPr>
        <w:rPr>
          <w:b/>
          <w:u w:val="single"/>
        </w:rPr>
      </w:pPr>
      <w:r>
        <w:tab/>
        <w:t xml:space="preserve">        </w:t>
      </w:r>
      <w:r w:rsidRPr="00F553FA">
        <w:rPr>
          <w:b/>
        </w:rPr>
        <w:t xml:space="preserve">-   </w:t>
      </w:r>
      <w:r w:rsidRPr="00F553FA">
        <w:rPr>
          <w:b/>
          <w:u w:val="single"/>
        </w:rPr>
        <w:t>Utilizar tinta especial</w:t>
      </w:r>
      <w:r>
        <w:rPr>
          <w:b/>
          <w:u w:val="single"/>
        </w:rPr>
        <w:t xml:space="preserve">    </w:t>
      </w:r>
    </w:p>
    <w:p w:rsidR="00FF5C00" w:rsidRDefault="00FF5C00" w:rsidP="00FF5C00">
      <w:pPr>
        <w:rPr>
          <w:b/>
        </w:rPr>
      </w:pP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FF5C00" w:rsidRPr="0066704D" w:rsidRDefault="00FF5C00" w:rsidP="00FF5C00">
      <w:pPr>
        <w:rPr>
          <w:b/>
          <w:u w:val="single"/>
        </w:rPr>
      </w:pPr>
      <w:r>
        <w:rPr>
          <w:b/>
        </w:rPr>
        <w:tab/>
        <w:t xml:space="preserve">        -  EL MATERIAL LO ENVIA  P.U .</w:t>
      </w:r>
    </w:p>
    <w:p w:rsidR="00FF5C00" w:rsidRPr="0066704D" w:rsidRDefault="00FF5C00" w:rsidP="00FF5C00">
      <w:pPr>
        <w:rPr>
          <w:b/>
        </w:rPr>
      </w:pPr>
    </w:p>
    <w:p w:rsidR="00FF5C00" w:rsidRDefault="00FF5C00" w:rsidP="00FF5C00">
      <w:r>
        <w:tab/>
      </w:r>
      <w:r>
        <w:tab/>
      </w:r>
    </w:p>
    <w:p w:rsidR="00FF5C00" w:rsidRDefault="00FF5C00" w:rsidP="00FF5C00">
      <w:r>
        <w:t>Agradezco la atención y colaboración prestada.</w:t>
      </w:r>
    </w:p>
    <w:p w:rsidR="00FF5C00" w:rsidRDefault="00FF5C00" w:rsidP="00FF5C00"/>
    <w:p w:rsidR="00FF5C00" w:rsidRDefault="00FF5C00" w:rsidP="00FF5C00"/>
    <w:p w:rsidR="00FF5C00" w:rsidRDefault="00FF5C00" w:rsidP="00FF5C00"/>
    <w:p w:rsidR="00FF5C00" w:rsidRDefault="00FF5C00" w:rsidP="00FF5C00">
      <w:r>
        <w:t>Cordialmente</w:t>
      </w:r>
    </w:p>
    <w:p w:rsidR="00FF5C00" w:rsidRDefault="00FF5C00" w:rsidP="00FF5C00"/>
    <w:p w:rsidR="00FF5C00" w:rsidRDefault="00FF5C00" w:rsidP="00FF5C00"/>
    <w:p w:rsidR="00FF5C00" w:rsidRDefault="00FF5C00" w:rsidP="00FF5C00">
      <w:r>
        <w:t>RICARDO CASAS ZAPATA</w:t>
      </w:r>
    </w:p>
    <w:p w:rsidR="00FF5C00" w:rsidRDefault="00FF5C00" w:rsidP="00FF5C00">
      <w:r>
        <w:t>Director.</w:t>
      </w:r>
    </w:p>
    <w:p w:rsidR="00FF5C00" w:rsidRDefault="00FF5C00" w:rsidP="00FF5C00">
      <w:pPr>
        <w:rPr>
          <w:b/>
        </w:rPr>
      </w:pPr>
    </w:p>
    <w:p w:rsidR="00FF5C00" w:rsidRDefault="00FF5C00" w:rsidP="00084E31"/>
    <w:p w:rsidR="00E95AC2" w:rsidRDefault="00E95AC2" w:rsidP="00E95AC2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E95AC2" w:rsidRDefault="00E95AC2" w:rsidP="00E95AC2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E95AC2" w:rsidRDefault="00E95AC2" w:rsidP="00E95AC2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E95AC2" w:rsidRDefault="00E95AC2" w:rsidP="00E95AC2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E95AC2" w:rsidRDefault="00E95AC2" w:rsidP="00E95AC2">
      <w:pPr>
        <w:rPr>
          <w:b/>
          <w:bCs/>
        </w:rPr>
      </w:pPr>
    </w:p>
    <w:p w:rsidR="00E95AC2" w:rsidRDefault="00E95AC2" w:rsidP="00E95AC2">
      <w:pPr>
        <w:pStyle w:val="Ttulo1"/>
      </w:pPr>
      <w:r>
        <w:lastRenderedPageBreak/>
        <w:t>ORDEN DE TRABAJO N°      07102</w:t>
      </w:r>
    </w:p>
    <w:p w:rsidR="00E95AC2" w:rsidRDefault="00E95AC2" w:rsidP="00E95AC2"/>
    <w:p w:rsidR="00E95AC2" w:rsidRDefault="00E95AC2" w:rsidP="00E95AC2"/>
    <w:p w:rsidR="00E95AC2" w:rsidRDefault="00E95AC2" w:rsidP="00E95AC2">
      <w:r>
        <w:t>FECHA:</w:t>
      </w:r>
      <w:r>
        <w:tab/>
        <w:t>Medellín,  Agosto   13    de  2010</w:t>
      </w:r>
    </w:p>
    <w:p w:rsidR="00E95AC2" w:rsidRDefault="00E95AC2" w:rsidP="00E95AC2">
      <w:r>
        <w:t>PARA:</w:t>
      </w:r>
      <w:r>
        <w:tab/>
      </w:r>
      <w:r>
        <w:tab/>
        <w:t>PLÁSTICOS DARMA</w:t>
      </w:r>
    </w:p>
    <w:p w:rsidR="00E95AC2" w:rsidRDefault="00E95AC2" w:rsidP="00E95AC2">
      <w:r>
        <w:t>ATENCIÓN:</w:t>
      </w:r>
      <w:r>
        <w:tab/>
        <w:t>Sr. Darío Jaramillo</w:t>
      </w:r>
    </w:p>
    <w:p w:rsidR="00E95AC2" w:rsidRDefault="00E95AC2" w:rsidP="00E95AC2">
      <w:r>
        <w:tab/>
      </w:r>
      <w:r>
        <w:tab/>
        <w:t>Gerente.</w:t>
      </w:r>
    </w:p>
    <w:p w:rsidR="00E95AC2" w:rsidRDefault="00E95AC2" w:rsidP="00E95AC2"/>
    <w:p w:rsidR="00E95AC2" w:rsidRDefault="00E95AC2" w:rsidP="00E95AC2">
      <w:r>
        <w:t>Apreciado Don Darío :</w:t>
      </w:r>
    </w:p>
    <w:p w:rsidR="00E95AC2" w:rsidRDefault="00E95AC2" w:rsidP="00E95AC2">
      <w:r>
        <w:t xml:space="preserve"> </w:t>
      </w:r>
    </w:p>
    <w:p w:rsidR="00E95AC2" w:rsidRDefault="00E95AC2" w:rsidP="00E95AC2">
      <w:r>
        <w:t>Con la presente estamos solicitando el siguiente servicio de   IMPRESIÓN  :</w:t>
      </w:r>
    </w:p>
    <w:p w:rsidR="00E95AC2" w:rsidRDefault="00E95AC2" w:rsidP="00E95AC2"/>
    <w:p w:rsidR="00E95AC2" w:rsidRDefault="00E95AC2" w:rsidP="00E95AC2">
      <w:pPr>
        <w:rPr>
          <w:b/>
          <w:bCs/>
          <w:u w:val="single"/>
        </w:rPr>
      </w:pPr>
    </w:p>
    <w:p w:rsidR="00E95AC2" w:rsidRDefault="00E95AC2" w:rsidP="00E95AC2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E95AC2" w:rsidRDefault="00E95AC2" w:rsidP="00E95AC2"/>
    <w:p w:rsidR="00E95AC2" w:rsidRDefault="00E95AC2" w:rsidP="00E95AC2">
      <w:r>
        <w:t>MATERIAL:</w:t>
      </w:r>
      <w:r>
        <w:tab/>
      </w:r>
      <w:r>
        <w:tab/>
        <w:t>Polietileno     tubular   Transparente</w:t>
      </w:r>
    </w:p>
    <w:p w:rsidR="00E95AC2" w:rsidRDefault="00E95AC2" w:rsidP="00E95AC2">
      <w:r>
        <w:t>MEDIDA:</w:t>
      </w:r>
      <w:r>
        <w:tab/>
      </w:r>
      <w:r>
        <w:tab/>
      </w:r>
      <w:r>
        <w:rPr>
          <w:b/>
        </w:rPr>
        <w:t xml:space="preserve">32 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E95AC2" w:rsidRPr="006D12B2" w:rsidRDefault="00E95AC2" w:rsidP="00E95AC2">
      <w:pPr>
        <w:rPr>
          <w:b/>
        </w:rPr>
      </w:pPr>
      <w:r>
        <w:t>CALIBRE:</w:t>
      </w:r>
      <w:r>
        <w:tab/>
      </w:r>
      <w:r>
        <w:tab/>
      </w:r>
      <w:r w:rsidR="007449AB">
        <w:rPr>
          <w:b/>
        </w:rPr>
        <w:t>1.6</w:t>
      </w:r>
      <w:r>
        <w:rPr>
          <w:b/>
        </w:rPr>
        <w:t xml:space="preserve">   </w:t>
      </w:r>
      <w:r w:rsidRPr="006D12B2">
        <w:rPr>
          <w:b/>
        </w:rPr>
        <w:t xml:space="preserve"> “ </w:t>
      </w:r>
    </w:p>
    <w:p w:rsidR="00E95AC2" w:rsidRDefault="007449AB" w:rsidP="00E95AC2">
      <w:r>
        <w:t>TRATADO:</w:t>
      </w:r>
      <w:r>
        <w:tab/>
      </w:r>
      <w:r>
        <w:tab/>
        <w:t>2</w:t>
      </w:r>
      <w:r w:rsidR="00E95AC2">
        <w:t xml:space="preserve">  Cara</w:t>
      </w:r>
      <w:r>
        <w:t>s</w:t>
      </w:r>
    </w:p>
    <w:p w:rsidR="00E95AC2" w:rsidRDefault="00E95AC2" w:rsidP="00E95AC2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 w:rsidR="007449AB">
        <w:rPr>
          <w:b/>
        </w:rPr>
        <w:t>90</w:t>
      </w:r>
      <w:r>
        <w:rPr>
          <w:b/>
        </w:rPr>
        <w:t xml:space="preserve">  </w:t>
      </w:r>
      <w:r w:rsidRPr="00900A5A">
        <w:rPr>
          <w:b/>
        </w:rPr>
        <w:t xml:space="preserve">  Kg</w:t>
      </w:r>
      <w:r>
        <w:t>.</w:t>
      </w:r>
    </w:p>
    <w:p w:rsidR="00E95AC2" w:rsidRDefault="007449AB" w:rsidP="00E95AC2">
      <w:r>
        <w:t>COLORES:</w:t>
      </w:r>
      <w:r>
        <w:tab/>
      </w:r>
      <w:r>
        <w:tab/>
        <w:t>2    (  Verde</w:t>
      </w:r>
      <w:r w:rsidR="00E95AC2">
        <w:t xml:space="preserve"> – Negro)   </w:t>
      </w:r>
    </w:p>
    <w:p w:rsidR="00E95AC2" w:rsidRDefault="00E95AC2" w:rsidP="00E95AC2">
      <w:r>
        <w:t>CARAS:</w:t>
      </w:r>
      <w:r>
        <w:tab/>
      </w:r>
      <w:r>
        <w:tab/>
      </w:r>
      <w:r w:rsidR="007449AB">
        <w:t>2</w:t>
      </w:r>
    </w:p>
    <w:p w:rsidR="00E95AC2" w:rsidRDefault="00E95AC2" w:rsidP="00E95AC2">
      <w:r>
        <w:t>REPETICIÓN:</w:t>
      </w:r>
      <w:r>
        <w:tab/>
        <w:t xml:space="preserve">18.5   Cms   </w:t>
      </w:r>
    </w:p>
    <w:p w:rsidR="00E95AC2" w:rsidRPr="00900A5A" w:rsidRDefault="00E95AC2" w:rsidP="00E95AC2">
      <w:pPr>
        <w:rPr>
          <w:b/>
        </w:rPr>
      </w:pPr>
      <w:r>
        <w:t xml:space="preserve">RODILLO  :               </w:t>
      </w:r>
      <w:r w:rsidR="001B0CE2">
        <w:rPr>
          <w:b/>
        </w:rPr>
        <w:t>46</w:t>
      </w:r>
    </w:p>
    <w:p w:rsidR="001B0CE2" w:rsidRDefault="00E95AC2" w:rsidP="00E95AC2">
      <w:r>
        <w:t>REFERENCIA:</w:t>
      </w:r>
      <w:r w:rsidR="001B0CE2">
        <w:tab/>
        <w:t>GIRBAUD</w:t>
      </w:r>
      <w:r>
        <w:tab/>
      </w:r>
    </w:p>
    <w:p w:rsidR="00E95AC2" w:rsidRDefault="00E95AC2" w:rsidP="00E95AC2">
      <w:r>
        <w:tab/>
      </w:r>
      <w:r>
        <w:tab/>
      </w:r>
      <w:r>
        <w:tab/>
      </w:r>
    </w:p>
    <w:p w:rsidR="00E95AC2" w:rsidRDefault="00E95AC2" w:rsidP="00E95AC2"/>
    <w:p w:rsidR="00E95AC2" w:rsidRDefault="00E95AC2" w:rsidP="00E95AC2">
      <w:r>
        <w:rPr>
          <w:b/>
          <w:bCs/>
          <w:u w:val="single"/>
        </w:rPr>
        <w:t>NOTA</w:t>
      </w:r>
      <w:r w:rsidRPr="00995720">
        <w:rPr>
          <w:b/>
          <w:bCs/>
        </w:rPr>
        <w:t xml:space="preserve">:  </w:t>
      </w:r>
      <w:r w:rsidRPr="00995720">
        <w:rPr>
          <w:b/>
          <w:bCs/>
        </w:rPr>
        <w:tab/>
        <w:t>*</w:t>
      </w:r>
      <w:r w:rsidR="001B0CE2">
        <w:t>Cyreles   los envía GRAFIFLEX</w:t>
      </w:r>
    </w:p>
    <w:p w:rsidR="00E95AC2" w:rsidRDefault="00E95AC2" w:rsidP="00E95AC2">
      <w:pPr>
        <w:pStyle w:val="Prrafodelista"/>
        <w:numPr>
          <w:ilvl w:val="0"/>
          <w:numId w:val="14"/>
        </w:numPr>
      </w:pPr>
      <w:r>
        <w:t>Se  envía Material.</w:t>
      </w:r>
    </w:p>
    <w:p w:rsidR="001B0CE2" w:rsidRPr="00995720" w:rsidRDefault="001B0CE2" w:rsidP="00E95AC2">
      <w:pPr>
        <w:pStyle w:val="Prrafodelista"/>
        <w:numPr>
          <w:ilvl w:val="0"/>
          <w:numId w:val="14"/>
        </w:numPr>
      </w:pPr>
      <w:r>
        <w:t>SE APRUEBA IMPRESION</w:t>
      </w:r>
    </w:p>
    <w:p w:rsidR="00E95AC2" w:rsidRDefault="00E95AC2" w:rsidP="00E95AC2"/>
    <w:p w:rsidR="00E95AC2" w:rsidRDefault="00E95AC2" w:rsidP="00E95AC2"/>
    <w:p w:rsidR="00E95AC2" w:rsidRDefault="00E95AC2" w:rsidP="00E95AC2">
      <w:r>
        <w:t>Agradezco la atención y colaboración prestada.</w:t>
      </w:r>
    </w:p>
    <w:p w:rsidR="00E95AC2" w:rsidRDefault="00E95AC2" w:rsidP="00E95AC2"/>
    <w:p w:rsidR="00E95AC2" w:rsidRDefault="00E95AC2" w:rsidP="00E95AC2">
      <w:r>
        <w:t>Cordialmente,</w:t>
      </w:r>
    </w:p>
    <w:p w:rsidR="00E95AC2" w:rsidRDefault="00E95AC2" w:rsidP="00E95AC2"/>
    <w:p w:rsidR="00E95AC2" w:rsidRPr="00F4077E" w:rsidRDefault="00E95AC2" w:rsidP="00E95AC2">
      <w:pPr>
        <w:rPr>
          <w:b/>
        </w:rPr>
      </w:pPr>
    </w:p>
    <w:p w:rsidR="00E95AC2" w:rsidRDefault="00E95AC2" w:rsidP="00E95AC2"/>
    <w:p w:rsidR="00E95AC2" w:rsidRDefault="00E95AC2" w:rsidP="00E95AC2">
      <w:r>
        <w:t>RICARDO CASAS ZAPATA</w:t>
      </w:r>
    </w:p>
    <w:p w:rsidR="00E95AC2" w:rsidRDefault="00E95AC2" w:rsidP="00E95AC2">
      <w:r>
        <w:t>Director.</w:t>
      </w:r>
    </w:p>
    <w:p w:rsidR="00E95AC2" w:rsidRDefault="00E95AC2" w:rsidP="00E95AC2">
      <w:pPr>
        <w:rPr>
          <w:b/>
        </w:rPr>
      </w:pPr>
    </w:p>
    <w:p w:rsidR="00E95AC2" w:rsidRDefault="00E95AC2" w:rsidP="00084E31"/>
    <w:p w:rsidR="00DA05B9" w:rsidRDefault="00DA05B9" w:rsidP="00084E31"/>
    <w:p w:rsidR="00DA05B9" w:rsidRDefault="00DA05B9" w:rsidP="00084E31"/>
    <w:p w:rsidR="00DA05B9" w:rsidRDefault="00DA05B9" w:rsidP="00084E31"/>
    <w:p w:rsidR="00DA05B9" w:rsidRDefault="00DA05B9" w:rsidP="00084E31"/>
    <w:p w:rsidR="00DA05B9" w:rsidRDefault="00DA05B9" w:rsidP="00DA05B9">
      <w:pPr>
        <w:rPr>
          <w:b/>
        </w:rPr>
      </w:pPr>
    </w:p>
    <w:p w:rsidR="00DA05B9" w:rsidRDefault="00DA05B9" w:rsidP="00DA05B9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DA05B9" w:rsidRDefault="00DA05B9" w:rsidP="00DA05B9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DA05B9" w:rsidRDefault="00DA05B9" w:rsidP="00DA05B9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DA05B9" w:rsidRDefault="00DA05B9" w:rsidP="00DA05B9">
      <w:pPr>
        <w:rPr>
          <w:b/>
          <w:bCs/>
          <w:sz w:val="20"/>
        </w:rPr>
      </w:pPr>
      <w:r>
        <w:rPr>
          <w:b/>
          <w:bCs/>
          <w:sz w:val="20"/>
        </w:rPr>
        <w:t>TEL:  4 44 46 64  ITAGUI.</w:t>
      </w:r>
    </w:p>
    <w:p w:rsidR="00DA05B9" w:rsidRDefault="00DA05B9" w:rsidP="00DA05B9">
      <w:pPr>
        <w:rPr>
          <w:b/>
          <w:bCs/>
        </w:rPr>
      </w:pPr>
    </w:p>
    <w:p w:rsidR="00DA05B9" w:rsidRDefault="00DA05B9" w:rsidP="00DA05B9">
      <w:pPr>
        <w:rPr>
          <w:b/>
          <w:bCs/>
        </w:rPr>
      </w:pPr>
    </w:p>
    <w:p w:rsidR="00DA05B9" w:rsidRDefault="00DA05B9" w:rsidP="00DA05B9">
      <w:pPr>
        <w:pStyle w:val="Ttulo1"/>
      </w:pPr>
      <w:r>
        <w:t>ORDEN DE TRABAJO        N°      07109</w:t>
      </w:r>
    </w:p>
    <w:p w:rsidR="00DA05B9" w:rsidRDefault="00DA05B9" w:rsidP="00DA05B9"/>
    <w:p w:rsidR="00DA05B9" w:rsidRDefault="00DA05B9" w:rsidP="00DA05B9">
      <w:r>
        <w:t>FECHA:</w:t>
      </w:r>
      <w:r>
        <w:tab/>
        <w:t>Medellín, Agosto    17   de  2010</w:t>
      </w:r>
    </w:p>
    <w:p w:rsidR="00DA05B9" w:rsidRDefault="00DA05B9" w:rsidP="00DA05B9">
      <w:r>
        <w:t>PARA:</w:t>
      </w:r>
      <w:r>
        <w:tab/>
      </w:r>
      <w:r>
        <w:tab/>
        <w:t>PLÁSTICOS DARMA</w:t>
      </w:r>
    </w:p>
    <w:p w:rsidR="00DA05B9" w:rsidRDefault="00DA05B9" w:rsidP="00DA05B9">
      <w:r>
        <w:t>ATENCIÓN:</w:t>
      </w:r>
      <w:r>
        <w:tab/>
        <w:t>Sr. Darío Jaramillo</w:t>
      </w:r>
    </w:p>
    <w:p w:rsidR="00DA05B9" w:rsidRDefault="00DA05B9" w:rsidP="00DA05B9">
      <w:r>
        <w:tab/>
      </w:r>
      <w:r>
        <w:tab/>
        <w:t>Gerente.</w:t>
      </w:r>
    </w:p>
    <w:p w:rsidR="00DA05B9" w:rsidRDefault="00DA05B9" w:rsidP="00DA05B9"/>
    <w:p w:rsidR="00DA05B9" w:rsidRDefault="00DA05B9" w:rsidP="00DA05B9">
      <w:r>
        <w:t>Apreciado Don Darío:</w:t>
      </w:r>
    </w:p>
    <w:p w:rsidR="00DA05B9" w:rsidRDefault="00DA05B9" w:rsidP="00DA05B9"/>
    <w:p w:rsidR="00DA05B9" w:rsidRDefault="00DA05B9" w:rsidP="00DA05B9">
      <w:r>
        <w:t>Con la presente estamos solicitando el siguiente material    :</w:t>
      </w:r>
    </w:p>
    <w:p w:rsidR="00DA05B9" w:rsidRDefault="00DA05B9" w:rsidP="00DA05B9"/>
    <w:p w:rsidR="00DA05B9" w:rsidRDefault="00DA05B9" w:rsidP="00DA05B9">
      <w:pPr>
        <w:rPr>
          <w:b/>
          <w:bCs/>
          <w:u w:val="single"/>
        </w:rPr>
      </w:pPr>
      <w:r>
        <w:rPr>
          <w:b/>
          <w:bCs/>
          <w:u w:val="single"/>
        </w:rPr>
        <w:t>IMPRESIÓN  :</w:t>
      </w:r>
    </w:p>
    <w:p w:rsidR="00DA05B9" w:rsidRDefault="00DA05B9" w:rsidP="00DA05B9"/>
    <w:p w:rsidR="00DA05B9" w:rsidRDefault="00DA05B9" w:rsidP="00DA05B9">
      <w:r>
        <w:t>MATERIAL:</w:t>
      </w:r>
      <w:r>
        <w:tab/>
      </w:r>
      <w:r>
        <w:tab/>
        <w:t>P.P  Lamina    48   cms</w:t>
      </w:r>
    </w:p>
    <w:p w:rsidR="00DA05B9" w:rsidRDefault="00DA05B9" w:rsidP="00DA05B9">
      <w:r>
        <w:t>CALIBRE:</w:t>
      </w:r>
      <w:r>
        <w:tab/>
      </w:r>
      <w:r>
        <w:tab/>
        <w:t>2.0  ”</w:t>
      </w:r>
    </w:p>
    <w:p w:rsidR="00DA05B9" w:rsidRDefault="00DA05B9" w:rsidP="00DA05B9">
      <w:r>
        <w:t>CANTIDAD:</w:t>
      </w:r>
      <w:r>
        <w:tab/>
      </w:r>
      <w:r>
        <w:tab/>
        <w:t>60    Kg</w:t>
      </w:r>
    </w:p>
    <w:p w:rsidR="00DA05B9" w:rsidRDefault="00DA05B9" w:rsidP="00DA05B9">
      <w:r>
        <w:t>REFERENCIA:</w:t>
      </w:r>
      <w:r>
        <w:tab/>
      </w:r>
      <w:r>
        <w:rPr>
          <w:b/>
        </w:rPr>
        <w:t>BOCADILLOS   DON JOSE</w:t>
      </w:r>
    </w:p>
    <w:p w:rsidR="00DA05B9" w:rsidRDefault="00DA05B9" w:rsidP="00DA05B9">
      <w:r>
        <w:t>REPETICIÓN:</w:t>
      </w:r>
      <w:r>
        <w:tab/>
        <w:t>15   Cms.</w:t>
      </w:r>
    </w:p>
    <w:p w:rsidR="00DA05B9" w:rsidRDefault="00DA05B9" w:rsidP="00DA05B9">
      <w:r>
        <w:t>RODILLO  :               30</w:t>
      </w:r>
    </w:p>
    <w:p w:rsidR="00DA05B9" w:rsidRDefault="00DA05B9" w:rsidP="00DA05B9">
      <w:r>
        <w:t>IMPRESIÓN:</w:t>
      </w:r>
      <w:r>
        <w:tab/>
      </w:r>
      <w:r>
        <w:tab/>
        <w:t xml:space="preserve">2 Caras  </w:t>
      </w:r>
    </w:p>
    <w:p w:rsidR="00DA05B9" w:rsidRDefault="00DA05B9" w:rsidP="00DA05B9">
      <w:r>
        <w:t>COLORES:</w:t>
      </w:r>
      <w:r>
        <w:tab/>
      </w:r>
      <w:r>
        <w:tab/>
        <w:t>4  (SEGÚN  MUESTRA )</w:t>
      </w:r>
    </w:p>
    <w:p w:rsidR="00DA05B9" w:rsidRDefault="00DA05B9" w:rsidP="00DA05B9">
      <w:r>
        <w:t>BOLSA:</w:t>
      </w:r>
      <w:r>
        <w:tab/>
      </w:r>
      <w:r>
        <w:tab/>
        <w:t xml:space="preserve">15  X  24    cms   </w:t>
      </w:r>
    </w:p>
    <w:p w:rsidR="00DA05B9" w:rsidRDefault="00DA05B9" w:rsidP="00DA05B9">
      <w:r>
        <w:t>SELLADO :</w:t>
      </w:r>
      <w:r>
        <w:tab/>
      </w:r>
      <w:r>
        <w:tab/>
        <w:t>Lateral</w:t>
      </w:r>
    </w:p>
    <w:p w:rsidR="00DA05B9" w:rsidRDefault="00DA05B9" w:rsidP="00DA05B9"/>
    <w:p w:rsidR="00DA05B9" w:rsidRDefault="00DA05B9" w:rsidP="00DA05B9"/>
    <w:p w:rsidR="00DA05B9" w:rsidRDefault="00DA05B9" w:rsidP="00DA05B9">
      <w:r>
        <w:rPr>
          <w:b/>
          <w:bCs/>
          <w:u w:val="single"/>
        </w:rPr>
        <w:t>NOTA:</w:t>
      </w:r>
      <w:r>
        <w:t xml:space="preserve">  - Se  </w:t>
      </w:r>
      <w:r w:rsidR="00771919">
        <w:t>envía</w:t>
      </w:r>
      <w:r>
        <w:t xml:space="preserve"> muestra física para los tonos y alturas  de impresión.</w:t>
      </w:r>
    </w:p>
    <w:p w:rsidR="00DA05B9" w:rsidRDefault="00DA05B9" w:rsidP="00DA05B9">
      <w:pPr>
        <w:numPr>
          <w:ilvl w:val="0"/>
          <w:numId w:val="18"/>
        </w:numPr>
      </w:pPr>
      <w:r>
        <w:t>Se aprueba Impresión</w:t>
      </w:r>
    </w:p>
    <w:p w:rsidR="00DA05B9" w:rsidRDefault="00771919" w:rsidP="00DA05B9">
      <w:pPr>
        <w:numPr>
          <w:ilvl w:val="0"/>
          <w:numId w:val="18"/>
        </w:numPr>
      </w:pPr>
      <w:r>
        <w:t>Cyreles  en su  plan</w:t>
      </w:r>
      <w:r w:rsidR="00DA05B9">
        <w:t>ta</w:t>
      </w:r>
    </w:p>
    <w:p w:rsidR="00DA05B9" w:rsidRDefault="00DA05B9" w:rsidP="00DA05B9"/>
    <w:p w:rsidR="00DA05B9" w:rsidRDefault="00DA05B9" w:rsidP="00DA05B9">
      <w:pPr>
        <w:ind w:left="1500"/>
        <w:rPr>
          <w:bCs/>
        </w:rPr>
      </w:pPr>
    </w:p>
    <w:p w:rsidR="00DA05B9" w:rsidRDefault="00DA05B9" w:rsidP="00DA05B9"/>
    <w:p w:rsidR="00DA05B9" w:rsidRDefault="00DA05B9" w:rsidP="00DA05B9">
      <w:r>
        <w:t>Agradezco la atención y colaboración prestada.</w:t>
      </w:r>
    </w:p>
    <w:p w:rsidR="00DA05B9" w:rsidRDefault="00DA05B9" w:rsidP="00DA05B9"/>
    <w:p w:rsidR="00DA05B9" w:rsidRDefault="00DA05B9" w:rsidP="00DA05B9"/>
    <w:p w:rsidR="00DA05B9" w:rsidRDefault="00DA05B9" w:rsidP="00DA05B9"/>
    <w:p w:rsidR="00DA05B9" w:rsidRDefault="00DA05B9" w:rsidP="00DA05B9"/>
    <w:p w:rsidR="00DA05B9" w:rsidRDefault="00DA05B9" w:rsidP="00DA05B9">
      <w:r>
        <w:t>Cordialmente,</w:t>
      </w:r>
    </w:p>
    <w:p w:rsidR="00DA05B9" w:rsidRDefault="00DA05B9" w:rsidP="00DA05B9"/>
    <w:p w:rsidR="00DA05B9" w:rsidRDefault="00DA05B9" w:rsidP="00DA05B9"/>
    <w:p w:rsidR="00DA05B9" w:rsidRDefault="00DA05B9" w:rsidP="00DA05B9">
      <w:r>
        <w:t>RICARDO CASAS ZAPATA</w:t>
      </w:r>
    </w:p>
    <w:p w:rsidR="00DA05B9" w:rsidRDefault="00DA05B9" w:rsidP="00DA05B9">
      <w:r>
        <w:t>Director.</w:t>
      </w:r>
    </w:p>
    <w:p w:rsidR="00DA05B9" w:rsidRDefault="00DA05B9" w:rsidP="00084E31"/>
    <w:p w:rsidR="00F87B34" w:rsidRDefault="00F87B34" w:rsidP="00084E31"/>
    <w:p w:rsidR="00F87B34" w:rsidRDefault="00F87B34" w:rsidP="00084E31"/>
    <w:p w:rsidR="00F87B34" w:rsidRDefault="00F87B34" w:rsidP="00F87B34">
      <w:pPr>
        <w:tabs>
          <w:tab w:val="left" w:pos="2340"/>
        </w:tabs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F87B34" w:rsidRDefault="00F87B34" w:rsidP="00F87B34">
      <w:pPr>
        <w:tabs>
          <w:tab w:val="left" w:pos="2340"/>
        </w:tabs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F87B34" w:rsidRDefault="00F87B34" w:rsidP="00F87B34">
      <w:pPr>
        <w:tabs>
          <w:tab w:val="left" w:pos="2340"/>
        </w:tabs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F87B34" w:rsidRDefault="00F87B34" w:rsidP="00F87B34">
      <w:pPr>
        <w:tabs>
          <w:tab w:val="left" w:pos="2340"/>
        </w:tabs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F87B34" w:rsidRDefault="00F87B34" w:rsidP="00F87B34">
      <w:pPr>
        <w:tabs>
          <w:tab w:val="left" w:pos="2340"/>
        </w:tabs>
        <w:rPr>
          <w:b/>
          <w:bCs/>
        </w:rPr>
      </w:pPr>
    </w:p>
    <w:p w:rsidR="00F87B34" w:rsidRDefault="00F87B34" w:rsidP="00F87B34">
      <w:pPr>
        <w:pStyle w:val="Ttulo1"/>
      </w:pPr>
    </w:p>
    <w:p w:rsidR="00F87B34" w:rsidRDefault="00F87B34" w:rsidP="00F87B34">
      <w:pPr>
        <w:pStyle w:val="Ttulo1"/>
      </w:pPr>
      <w:r>
        <w:t>ORDEN DE TRABAJO  N°     07080</w:t>
      </w:r>
    </w:p>
    <w:p w:rsidR="00F87B34" w:rsidRDefault="00F87B34" w:rsidP="00F87B34"/>
    <w:p w:rsidR="00F87B34" w:rsidRDefault="00F87B34" w:rsidP="00F87B34">
      <w:r>
        <w:t>FECHA:</w:t>
      </w:r>
      <w:r>
        <w:tab/>
        <w:t>Medellín, Agosto     19   de   2010</w:t>
      </w:r>
    </w:p>
    <w:p w:rsidR="00F87B34" w:rsidRDefault="00F87B34" w:rsidP="00F87B34">
      <w:r>
        <w:t>PARA:</w:t>
      </w:r>
      <w:r>
        <w:tab/>
      </w:r>
      <w:r>
        <w:tab/>
        <w:t>PLÁSTICOS DARMA</w:t>
      </w:r>
    </w:p>
    <w:p w:rsidR="00F87B34" w:rsidRDefault="00F87B34" w:rsidP="00F87B34">
      <w:r>
        <w:t>ATENCIÓN:</w:t>
      </w:r>
      <w:r>
        <w:tab/>
        <w:t>Sr. Darío Jaramillo</w:t>
      </w:r>
    </w:p>
    <w:p w:rsidR="00F87B34" w:rsidRDefault="00F87B34" w:rsidP="00F87B34">
      <w:r>
        <w:tab/>
      </w:r>
      <w:r>
        <w:tab/>
        <w:t>Gerente.</w:t>
      </w:r>
    </w:p>
    <w:p w:rsidR="00F87B34" w:rsidRDefault="00F87B34" w:rsidP="00F87B34"/>
    <w:p w:rsidR="00F87B34" w:rsidRDefault="00F87B34" w:rsidP="00F87B34">
      <w:r>
        <w:t>Apreciado Don Darío :</w:t>
      </w:r>
    </w:p>
    <w:p w:rsidR="00F87B34" w:rsidRDefault="00F87B34" w:rsidP="00F87B34">
      <w:r>
        <w:t xml:space="preserve"> </w:t>
      </w:r>
    </w:p>
    <w:p w:rsidR="00F87B34" w:rsidRDefault="00F87B34" w:rsidP="00F87B34">
      <w:r>
        <w:t xml:space="preserve">Con la presente estamos solicitando el siguiente servicio de  </w:t>
      </w:r>
      <w:r w:rsidRPr="0021495C">
        <w:rPr>
          <w:u w:val="single"/>
        </w:rPr>
        <w:t>IMPRESION</w:t>
      </w:r>
      <w:r>
        <w:t>:</w:t>
      </w:r>
    </w:p>
    <w:p w:rsidR="00F87B34" w:rsidRDefault="00F87B34" w:rsidP="00F87B34"/>
    <w:p w:rsidR="00F87B34" w:rsidRDefault="00F87B34" w:rsidP="00F87B34">
      <w:pPr>
        <w:rPr>
          <w:b/>
          <w:bCs/>
          <w:u w:val="single"/>
        </w:rPr>
      </w:pPr>
    </w:p>
    <w:p w:rsidR="00F87B34" w:rsidRDefault="00F87B34" w:rsidP="00F87B34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F87B34" w:rsidRDefault="00F87B34" w:rsidP="00F87B34"/>
    <w:p w:rsidR="00F87B34" w:rsidRDefault="00F87B34" w:rsidP="00F87B34">
      <w:r>
        <w:t>MATERIAL:</w:t>
      </w:r>
      <w:r>
        <w:tab/>
      </w:r>
      <w:r>
        <w:tab/>
        <w:t>Polietileno BAJA  tubular</w:t>
      </w:r>
    </w:p>
    <w:p w:rsidR="00F87B34" w:rsidRPr="003F0627" w:rsidRDefault="00F87B34" w:rsidP="00F87B34">
      <w:pPr>
        <w:rPr>
          <w:b/>
        </w:rPr>
      </w:pPr>
      <w:r>
        <w:t>MEDIDA:</w:t>
      </w:r>
      <w:r>
        <w:tab/>
      </w:r>
      <w:r>
        <w:tab/>
      </w:r>
      <w:r>
        <w:rPr>
          <w:b/>
        </w:rPr>
        <w:t>34.5</w:t>
      </w:r>
      <w:r w:rsidRPr="00743DF3">
        <w:rPr>
          <w:b/>
        </w:rPr>
        <w:t xml:space="preserve">     Cms</w:t>
      </w:r>
      <w:r>
        <w:t xml:space="preserve">. </w:t>
      </w:r>
    </w:p>
    <w:p w:rsidR="00F87B34" w:rsidRDefault="00F87B34" w:rsidP="00F87B34">
      <w:r>
        <w:t>CALIBRE:</w:t>
      </w:r>
      <w:r>
        <w:tab/>
      </w:r>
      <w:r>
        <w:tab/>
      </w:r>
      <w:r>
        <w:rPr>
          <w:b/>
        </w:rPr>
        <w:t>1.2</w:t>
      </w:r>
      <w:r w:rsidRPr="00BB2CA5">
        <w:rPr>
          <w:b/>
        </w:rPr>
        <w:t xml:space="preserve">  ”</w:t>
      </w:r>
    </w:p>
    <w:p w:rsidR="00F87B34" w:rsidRDefault="00F87B34" w:rsidP="00F87B34">
      <w:r>
        <w:t>COLOR:</w:t>
      </w:r>
      <w:r>
        <w:tab/>
      </w:r>
      <w:r>
        <w:tab/>
        <w:t>Transparente</w:t>
      </w:r>
    </w:p>
    <w:p w:rsidR="00F87B34" w:rsidRDefault="00F87B34" w:rsidP="00F87B34">
      <w:r>
        <w:t>CANTIDAD:</w:t>
      </w:r>
      <w:r>
        <w:tab/>
      </w:r>
      <w:r>
        <w:tab/>
      </w:r>
      <w:r>
        <w:rPr>
          <w:b/>
        </w:rPr>
        <w:t>130</w:t>
      </w:r>
      <w:r w:rsidRPr="0029142F">
        <w:rPr>
          <w:b/>
        </w:rPr>
        <w:t xml:space="preserve"> </w:t>
      </w:r>
      <w:r w:rsidRPr="00CE3FFA">
        <w:rPr>
          <w:b/>
        </w:rPr>
        <w:t xml:space="preserve">  </w:t>
      </w:r>
      <w:r>
        <w:t xml:space="preserve">  Kg</w:t>
      </w:r>
    </w:p>
    <w:p w:rsidR="00F87B34" w:rsidRDefault="00F87B34" w:rsidP="00F87B34">
      <w:r>
        <w:t>COLORES:</w:t>
      </w:r>
      <w:r>
        <w:tab/>
      </w:r>
      <w:r>
        <w:tab/>
        <w:t>1  (  Negro  )</w:t>
      </w:r>
    </w:p>
    <w:p w:rsidR="00F87B34" w:rsidRDefault="00F87B34" w:rsidP="00F87B34">
      <w:r>
        <w:t>CARAS:</w:t>
      </w:r>
      <w:r>
        <w:tab/>
      </w:r>
      <w:r>
        <w:tab/>
        <w:t>1  (1 x 1 )</w:t>
      </w:r>
    </w:p>
    <w:p w:rsidR="00F87B34" w:rsidRDefault="00F87B34" w:rsidP="00F87B34">
      <w:r>
        <w:t>REPETICIÓN:</w:t>
      </w:r>
      <w:r>
        <w:tab/>
        <w:t xml:space="preserve">27    Cms. </w:t>
      </w:r>
    </w:p>
    <w:p w:rsidR="00F87B34" w:rsidRDefault="00F87B34" w:rsidP="00F87B34">
      <w:r>
        <w:t>BOLSA:</w:t>
      </w:r>
      <w:r>
        <w:tab/>
      </w:r>
      <w:r>
        <w:tab/>
        <w:t xml:space="preserve">27   X   32 + 5    Cms  de Solapa Interna Pegada </w:t>
      </w:r>
    </w:p>
    <w:p w:rsidR="00F87B34" w:rsidRDefault="00F87B34" w:rsidP="00F87B34">
      <w:r>
        <w:t xml:space="preserve">RODILLO :                </w:t>
      </w:r>
      <w:r w:rsidRPr="004B0ED3">
        <w:rPr>
          <w:b/>
        </w:rPr>
        <w:t>56</w:t>
      </w:r>
    </w:p>
    <w:p w:rsidR="00F87B34" w:rsidRDefault="00F87B34" w:rsidP="00F87B34">
      <w:r>
        <w:t>SELLADO:</w:t>
      </w:r>
      <w:r>
        <w:tab/>
      </w:r>
      <w:r>
        <w:tab/>
        <w:t xml:space="preserve">Lateral  </w:t>
      </w:r>
    </w:p>
    <w:p w:rsidR="00F87B34" w:rsidRPr="001F34F2" w:rsidRDefault="00F87B34" w:rsidP="00F87B34">
      <w:r w:rsidRPr="001F34F2">
        <w:t>REFERENCIA:</w:t>
      </w:r>
      <w:r w:rsidRPr="001F34F2">
        <w:tab/>
      </w:r>
      <w:r>
        <w:rPr>
          <w:b/>
        </w:rPr>
        <w:t xml:space="preserve">ECKO      </w:t>
      </w:r>
      <w:r w:rsidRPr="001F34F2">
        <w:rPr>
          <w:b/>
        </w:rPr>
        <w:t xml:space="preserve">    ( IMPRESIÓN  WARNING )</w:t>
      </w:r>
    </w:p>
    <w:p w:rsidR="00F87B34" w:rsidRPr="001F34F2" w:rsidRDefault="00F87B34" w:rsidP="00F87B34"/>
    <w:p w:rsidR="00F87B34" w:rsidRDefault="00F87B34" w:rsidP="00F87B34">
      <w:pPr>
        <w:rPr>
          <w:b/>
        </w:rPr>
      </w:pPr>
      <w:r w:rsidRPr="001F34F2">
        <w:rPr>
          <w:b/>
        </w:rPr>
        <w:tab/>
      </w:r>
      <w:r w:rsidRPr="001F34F2">
        <w:rPr>
          <w:b/>
        </w:rPr>
        <w:tab/>
      </w:r>
      <w:r w:rsidRPr="001F34F2">
        <w:rPr>
          <w:b/>
        </w:rPr>
        <w:tab/>
      </w:r>
    </w:p>
    <w:p w:rsidR="00F87B34" w:rsidRDefault="00F87B34" w:rsidP="00F87B34">
      <w:r>
        <w:rPr>
          <w:b/>
          <w:bCs/>
          <w:u w:val="single"/>
        </w:rPr>
        <w:t>NOTA:</w:t>
      </w:r>
      <w:r>
        <w:t xml:space="preserve">  - Los cyreles  se encuentran en su planta</w:t>
      </w:r>
    </w:p>
    <w:p w:rsidR="00F87B34" w:rsidRDefault="00F87B34" w:rsidP="00F87B34">
      <w:pPr>
        <w:numPr>
          <w:ilvl w:val="0"/>
          <w:numId w:val="2"/>
        </w:numPr>
      </w:pPr>
      <w:r>
        <w:t>Altura y tonos según  Muestra</w:t>
      </w:r>
    </w:p>
    <w:p w:rsidR="00F87B34" w:rsidRDefault="00F87B34" w:rsidP="00F87B34">
      <w:pPr>
        <w:numPr>
          <w:ilvl w:val="0"/>
          <w:numId w:val="2"/>
        </w:numPr>
        <w:rPr>
          <w:b/>
        </w:rPr>
      </w:pPr>
      <w:smartTag w:uri="urn:schemas-microsoft-com:office:smarttags" w:element="PersonName">
        <w:smartTagPr>
          <w:attr w:name="ProductID" w:val="PLASTICOS UNION"/>
        </w:smartTagPr>
        <w:r>
          <w:rPr>
            <w:b/>
          </w:rPr>
          <w:t>PLASTICOS UNION</w:t>
        </w:r>
      </w:smartTag>
      <w:r>
        <w:rPr>
          <w:b/>
        </w:rPr>
        <w:t xml:space="preserve"> ENVIA EL MATERIAL</w:t>
      </w:r>
    </w:p>
    <w:p w:rsidR="00F87B34" w:rsidRPr="004E08B4" w:rsidRDefault="00F87B34" w:rsidP="00F87B34">
      <w:pPr>
        <w:ind w:left="1500"/>
        <w:rPr>
          <w:b/>
        </w:rPr>
      </w:pPr>
    </w:p>
    <w:p w:rsidR="00F87B34" w:rsidRPr="00465B97" w:rsidRDefault="00F87B34" w:rsidP="00F87B34"/>
    <w:p w:rsidR="00F87B34" w:rsidRDefault="00F87B34" w:rsidP="00F87B34">
      <w:r>
        <w:t>Agradezco la atención y colaboración prestada.</w:t>
      </w:r>
    </w:p>
    <w:p w:rsidR="00F87B34" w:rsidRDefault="00F87B34" w:rsidP="00F87B34"/>
    <w:p w:rsidR="00F87B34" w:rsidRDefault="00F87B34" w:rsidP="00F87B34"/>
    <w:p w:rsidR="00F87B34" w:rsidRDefault="00F87B34" w:rsidP="00F87B34">
      <w:r>
        <w:t>Cordialmente,</w:t>
      </w:r>
    </w:p>
    <w:p w:rsidR="00F87B34" w:rsidRDefault="00F87B34" w:rsidP="00F87B34"/>
    <w:p w:rsidR="00F87B34" w:rsidRDefault="00F87B34" w:rsidP="00F87B34"/>
    <w:p w:rsidR="00F87B34" w:rsidRDefault="00F87B34" w:rsidP="00F87B34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F87B34" w:rsidRDefault="00F87B34" w:rsidP="00F87B34">
      <w:r>
        <w:t>Director.</w:t>
      </w:r>
    </w:p>
    <w:p w:rsidR="00F87B34" w:rsidRDefault="00F87B34" w:rsidP="00084E31"/>
    <w:p w:rsidR="00BC75DC" w:rsidRDefault="00BC75DC" w:rsidP="00084E31"/>
    <w:p w:rsidR="00BC75DC" w:rsidRDefault="00BC75DC" w:rsidP="00084E31"/>
    <w:p w:rsidR="00BC75DC" w:rsidRDefault="00BC75DC" w:rsidP="00084E31"/>
    <w:p w:rsidR="00BC75DC" w:rsidRDefault="00BC75DC" w:rsidP="00BC75DC">
      <w:pPr>
        <w:rPr>
          <w:b/>
        </w:rPr>
      </w:pPr>
    </w:p>
    <w:p w:rsidR="00BC75DC" w:rsidRDefault="00BC75DC" w:rsidP="00BC75DC">
      <w:pPr>
        <w:rPr>
          <w:b/>
        </w:rPr>
      </w:pPr>
    </w:p>
    <w:p w:rsidR="00BC75DC" w:rsidRDefault="00BC75DC" w:rsidP="00BC75DC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BC75DC" w:rsidRDefault="00BC75DC" w:rsidP="00BC75DC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BC75DC" w:rsidRDefault="00BC75DC" w:rsidP="00BC75DC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 - 144</w:t>
      </w:r>
    </w:p>
    <w:p w:rsidR="00BC75DC" w:rsidRDefault="00BC75DC" w:rsidP="00BC75DC">
      <w:pPr>
        <w:rPr>
          <w:b/>
          <w:bCs/>
          <w:sz w:val="20"/>
        </w:rPr>
      </w:pPr>
      <w:r>
        <w:rPr>
          <w:b/>
          <w:bCs/>
          <w:sz w:val="20"/>
        </w:rPr>
        <w:t>TEL:   4 44 46 64  ITAGUI.</w:t>
      </w:r>
    </w:p>
    <w:p w:rsidR="00BC75DC" w:rsidRDefault="00BC75DC" w:rsidP="00BC75DC">
      <w:pPr>
        <w:rPr>
          <w:b/>
          <w:bCs/>
          <w:sz w:val="20"/>
        </w:rPr>
      </w:pPr>
    </w:p>
    <w:p w:rsidR="00BC75DC" w:rsidRDefault="00BC75DC" w:rsidP="00BC75DC">
      <w:pPr>
        <w:rPr>
          <w:b/>
          <w:bCs/>
        </w:rPr>
      </w:pPr>
    </w:p>
    <w:p w:rsidR="00BC75DC" w:rsidRDefault="00BC75DC" w:rsidP="00BC75DC">
      <w:pPr>
        <w:rPr>
          <w:b/>
          <w:bCs/>
        </w:rPr>
      </w:pPr>
    </w:p>
    <w:p w:rsidR="00BC75DC" w:rsidRDefault="00BC75DC" w:rsidP="00BC75DC">
      <w:pPr>
        <w:pStyle w:val="Ttulo1"/>
      </w:pPr>
      <w:r>
        <w:t>ORDEN DE  TRABAJO   N°   07120</w:t>
      </w:r>
    </w:p>
    <w:p w:rsidR="00BC75DC" w:rsidRDefault="00BC75DC" w:rsidP="00BC75DC"/>
    <w:p w:rsidR="00BC75DC" w:rsidRDefault="00BC75DC" w:rsidP="00BC75DC">
      <w:r>
        <w:t>FECHA:</w:t>
      </w:r>
      <w:r>
        <w:tab/>
        <w:t>Medellín,  Agosto  23   de  2010</w:t>
      </w:r>
    </w:p>
    <w:p w:rsidR="00BC75DC" w:rsidRDefault="00BC75DC" w:rsidP="00BC75DC">
      <w:r>
        <w:t>PARA:</w:t>
      </w:r>
      <w:r>
        <w:tab/>
      </w:r>
      <w:r>
        <w:tab/>
        <w:t>PLÁSTICOS DARMA</w:t>
      </w:r>
    </w:p>
    <w:p w:rsidR="00BC75DC" w:rsidRDefault="00BC75DC" w:rsidP="00BC75DC">
      <w:r>
        <w:t>ATENCIÓN:</w:t>
      </w:r>
      <w:r>
        <w:tab/>
        <w:t>Sr. Darío Jaramillo</w:t>
      </w:r>
    </w:p>
    <w:p w:rsidR="00BC75DC" w:rsidRDefault="00BC75DC" w:rsidP="00BC75DC">
      <w:r>
        <w:tab/>
      </w:r>
      <w:r>
        <w:tab/>
        <w:t>Gerente.</w:t>
      </w:r>
    </w:p>
    <w:p w:rsidR="00BC75DC" w:rsidRDefault="00BC75DC" w:rsidP="00BC75DC"/>
    <w:p w:rsidR="00BC75DC" w:rsidRDefault="00BC75DC" w:rsidP="00BC75DC">
      <w:r>
        <w:t>Apreciado Don Darío:</w:t>
      </w:r>
    </w:p>
    <w:p w:rsidR="00BC75DC" w:rsidRDefault="00BC75DC" w:rsidP="00BC75DC"/>
    <w:p w:rsidR="00BC75DC" w:rsidRDefault="00BC75DC" w:rsidP="00BC75DC">
      <w:r>
        <w:t>Con la presente estamos solicitando el siguiente servicio de  IMPRESION:</w:t>
      </w:r>
    </w:p>
    <w:p w:rsidR="00BC75DC" w:rsidRDefault="00BC75DC" w:rsidP="00BC75DC"/>
    <w:p w:rsidR="00BC75DC" w:rsidRDefault="00BC75DC" w:rsidP="00BC75DC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BC75DC" w:rsidRDefault="00BC75DC" w:rsidP="00BC75DC">
      <w:r>
        <w:t xml:space="preserve">MATERIAL   :           Polipropileno  Lamina  de    </w:t>
      </w:r>
      <w:r>
        <w:rPr>
          <w:b/>
        </w:rPr>
        <w:t>80</w:t>
      </w:r>
      <w:r w:rsidRPr="00911319">
        <w:rPr>
          <w:b/>
        </w:rPr>
        <w:t xml:space="preserve"> </w:t>
      </w:r>
      <w:r>
        <w:t xml:space="preserve"> cms</w:t>
      </w:r>
    </w:p>
    <w:p w:rsidR="00BC75DC" w:rsidRDefault="00BC75DC" w:rsidP="00BC75DC">
      <w:r>
        <w:t>CLIBRE      :               1</w:t>
      </w:r>
      <w:r>
        <w:rPr>
          <w:b/>
        </w:rPr>
        <w:t>.5</w:t>
      </w:r>
      <w:r w:rsidRPr="00F877C0">
        <w:rPr>
          <w:b/>
        </w:rPr>
        <w:t xml:space="preserve"> </w:t>
      </w:r>
      <w:r>
        <w:rPr>
          <w:b/>
        </w:rPr>
        <w:t xml:space="preserve"> </w:t>
      </w:r>
      <w:r w:rsidRPr="00F877C0">
        <w:rPr>
          <w:b/>
        </w:rPr>
        <w:t>”</w:t>
      </w:r>
    </w:p>
    <w:p w:rsidR="00BC75DC" w:rsidRDefault="00BC75DC" w:rsidP="00BC75DC">
      <w:r>
        <w:t>REFERENCIA:</w:t>
      </w:r>
      <w:r>
        <w:tab/>
      </w:r>
      <w:r>
        <w:rPr>
          <w:b/>
        </w:rPr>
        <w:t>PAN  REDONDO   RAKAMANDAKA</w:t>
      </w:r>
    </w:p>
    <w:p w:rsidR="00BC75DC" w:rsidRDefault="00BC75DC" w:rsidP="00BC75DC">
      <w:r>
        <w:t>CANTIDAD    :          100    Kg</w:t>
      </w:r>
    </w:p>
    <w:p w:rsidR="00BC75DC" w:rsidRDefault="00BC75DC" w:rsidP="00BC75DC">
      <w:r>
        <w:t>COLORES:</w:t>
      </w:r>
      <w:r>
        <w:tab/>
      </w:r>
      <w:r>
        <w:tab/>
        <w:t>4 (   Según  Muestra   )</w:t>
      </w:r>
    </w:p>
    <w:p w:rsidR="00BC75DC" w:rsidRDefault="00BC75DC" w:rsidP="00BC75DC">
      <w:r>
        <w:t>CARAS:</w:t>
      </w:r>
      <w:r>
        <w:tab/>
      </w:r>
      <w:r>
        <w:tab/>
        <w:t>2</w:t>
      </w:r>
    </w:p>
    <w:p w:rsidR="00BC75DC" w:rsidRDefault="00D94ED0" w:rsidP="00BC75DC">
      <w:r>
        <w:t>REPETICIÓN:</w:t>
      </w:r>
      <w:r>
        <w:tab/>
        <w:t>25</w:t>
      </w:r>
    </w:p>
    <w:p w:rsidR="00BC75DC" w:rsidRDefault="00D94ED0" w:rsidP="00BC75DC">
      <w:r>
        <w:t>RODILLO:</w:t>
      </w:r>
      <w:r>
        <w:tab/>
      </w:r>
      <w:r>
        <w:tab/>
        <w:t>50</w:t>
      </w:r>
    </w:p>
    <w:p w:rsidR="00BC75DC" w:rsidRPr="009A4BD3" w:rsidRDefault="00BC75DC" w:rsidP="00BC75DC">
      <w:pPr>
        <w:rPr>
          <w:b/>
        </w:rPr>
      </w:pPr>
      <w:r>
        <w:t>BOLSA:</w:t>
      </w:r>
      <w:r>
        <w:tab/>
      </w:r>
      <w:r>
        <w:tab/>
      </w:r>
      <w:r>
        <w:rPr>
          <w:b/>
        </w:rPr>
        <w:t xml:space="preserve">25  x  36 + 4 </w:t>
      </w:r>
      <w:r w:rsidRPr="009A4BD3">
        <w:rPr>
          <w:b/>
        </w:rPr>
        <w:t xml:space="preserve">  cms</w:t>
      </w:r>
    </w:p>
    <w:p w:rsidR="00BC75DC" w:rsidRDefault="00BC75DC" w:rsidP="00BC75DC">
      <w:r>
        <w:t>SELLADO:</w:t>
      </w:r>
      <w:r>
        <w:tab/>
      </w:r>
      <w:r>
        <w:tab/>
        <w:t>Para selle lateral.</w:t>
      </w:r>
    </w:p>
    <w:p w:rsidR="00BC75DC" w:rsidRDefault="00BC75DC" w:rsidP="00BC75DC"/>
    <w:p w:rsidR="00BC75DC" w:rsidRDefault="00BC75DC" w:rsidP="00BC75DC"/>
    <w:p w:rsidR="00BC75DC" w:rsidRDefault="00BC75DC" w:rsidP="00BC75DC">
      <w:r>
        <w:rPr>
          <w:b/>
          <w:bCs/>
          <w:u w:val="single"/>
        </w:rPr>
        <w:t>NOTA:</w:t>
      </w:r>
      <w:r>
        <w:t xml:space="preserve">  *  Cyreles  los envía  GRAFIFLEX</w:t>
      </w:r>
    </w:p>
    <w:p w:rsidR="00BC75DC" w:rsidRDefault="00BC75DC" w:rsidP="00BC75DC">
      <w:pPr>
        <w:numPr>
          <w:ilvl w:val="0"/>
          <w:numId w:val="1"/>
        </w:numPr>
      </w:pPr>
      <w:r>
        <w:t>Se envían muestra física  para tonos y alturas</w:t>
      </w:r>
    </w:p>
    <w:p w:rsidR="00BC75DC" w:rsidRDefault="00BC75DC" w:rsidP="00BC75DC">
      <w:pPr>
        <w:numPr>
          <w:ilvl w:val="0"/>
          <w:numId w:val="2"/>
        </w:numPr>
        <w:rPr>
          <w:b/>
        </w:rPr>
      </w:pPr>
      <w:r w:rsidRPr="00764873">
        <w:rPr>
          <w:b/>
        </w:rPr>
        <w:t>Se</w:t>
      </w:r>
      <w:r>
        <w:rPr>
          <w:b/>
        </w:rPr>
        <w:t xml:space="preserve">   envía  el material de PP  de   80   cm  Lamina</w:t>
      </w:r>
    </w:p>
    <w:p w:rsidR="00BC75DC" w:rsidRDefault="00BC75DC" w:rsidP="00BC75DC">
      <w:pPr>
        <w:numPr>
          <w:ilvl w:val="0"/>
          <w:numId w:val="2"/>
        </w:numPr>
        <w:rPr>
          <w:b/>
        </w:rPr>
      </w:pPr>
      <w:r>
        <w:rPr>
          <w:b/>
        </w:rPr>
        <w:t>SE APRUEBA IMPRESION</w:t>
      </w:r>
    </w:p>
    <w:p w:rsidR="00BC75DC" w:rsidRDefault="00BC75DC" w:rsidP="00BC75DC">
      <w:pPr>
        <w:ind w:left="885"/>
      </w:pPr>
    </w:p>
    <w:p w:rsidR="00BC75DC" w:rsidRDefault="00BC75DC" w:rsidP="00BC75DC">
      <w:pPr>
        <w:ind w:left="885"/>
      </w:pPr>
    </w:p>
    <w:p w:rsidR="00BC75DC" w:rsidRDefault="00BC75DC" w:rsidP="00BC75DC">
      <w:pPr>
        <w:ind w:left="885"/>
      </w:pPr>
    </w:p>
    <w:p w:rsidR="00BC75DC" w:rsidRDefault="00BC75DC" w:rsidP="00BC75DC">
      <w:r>
        <w:t>Agradezco la atención y colaboración prestada.</w:t>
      </w:r>
    </w:p>
    <w:p w:rsidR="00BC75DC" w:rsidRDefault="00BC75DC" w:rsidP="00BC75DC"/>
    <w:p w:rsidR="00BC75DC" w:rsidRDefault="00BC75DC" w:rsidP="00BC75DC"/>
    <w:p w:rsidR="00BC75DC" w:rsidRDefault="00BC75DC" w:rsidP="00BC75DC"/>
    <w:p w:rsidR="00BC75DC" w:rsidRDefault="00BC75DC" w:rsidP="00BC75DC">
      <w:r>
        <w:t xml:space="preserve">Cordialmente,                                                      </w:t>
      </w:r>
    </w:p>
    <w:p w:rsidR="00BC75DC" w:rsidRDefault="00BC75DC" w:rsidP="00BC75DC"/>
    <w:p w:rsidR="00BC75DC" w:rsidRDefault="00BC75DC" w:rsidP="00BC75DC"/>
    <w:p w:rsidR="00BC75DC" w:rsidRDefault="00BC75DC" w:rsidP="00BC75DC"/>
    <w:p w:rsidR="00BC75DC" w:rsidRDefault="00BC75DC" w:rsidP="00BC75DC">
      <w:r>
        <w:t>RICARDO CASAS ZAPATA</w:t>
      </w:r>
    </w:p>
    <w:p w:rsidR="00BC75DC" w:rsidRDefault="00BC75DC" w:rsidP="00BC75DC">
      <w:r>
        <w:t>Director.</w:t>
      </w:r>
    </w:p>
    <w:p w:rsidR="00BC75DC" w:rsidRDefault="00BC75DC" w:rsidP="00084E31"/>
    <w:p w:rsidR="00D94ED0" w:rsidRDefault="00D94ED0" w:rsidP="00D94ED0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D94ED0" w:rsidRDefault="00D94ED0" w:rsidP="00D94ED0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D94ED0" w:rsidRDefault="00D94ED0" w:rsidP="00D94ED0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 - 144</w:t>
      </w:r>
    </w:p>
    <w:p w:rsidR="00D94ED0" w:rsidRDefault="00D94ED0" w:rsidP="00D94ED0">
      <w:pPr>
        <w:rPr>
          <w:b/>
          <w:bCs/>
          <w:sz w:val="20"/>
        </w:rPr>
      </w:pPr>
      <w:r>
        <w:rPr>
          <w:b/>
          <w:bCs/>
          <w:sz w:val="20"/>
        </w:rPr>
        <w:t>TEL:   4 44 46 64  ITAGUI.</w:t>
      </w:r>
    </w:p>
    <w:p w:rsidR="00D94ED0" w:rsidRDefault="00D94ED0" w:rsidP="00D94ED0">
      <w:pPr>
        <w:rPr>
          <w:b/>
          <w:bCs/>
          <w:sz w:val="20"/>
        </w:rPr>
      </w:pPr>
    </w:p>
    <w:p w:rsidR="00D94ED0" w:rsidRDefault="00D94ED0" w:rsidP="00D94ED0">
      <w:pPr>
        <w:rPr>
          <w:b/>
          <w:bCs/>
        </w:rPr>
      </w:pPr>
    </w:p>
    <w:p w:rsidR="00D94ED0" w:rsidRDefault="00D94ED0" w:rsidP="00D94ED0">
      <w:pPr>
        <w:rPr>
          <w:b/>
          <w:bCs/>
        </w:rPr>
      </w:pPr>
    </w:p>
    <w:p w:rsidR="00D94ED0" w:rsidRDefault="00D94ED0" w:rsidP="00D94ED0">
      <w:pPr>
        <w:pStyle w:val="Ttulo1"/>
      </w:pPr>
      <w:r>
        <w:t>ORDEN DE  TRABAJO   N°   07152</w:t>
      </w:r>
    </w:p>
    <w:p w:rsidR="00D94ED0" w:rsidRDefault="00D94ED0" w:rsidP="00D94ED0"/>
    <w:p w:rsidR="00D94ED0" w:rsidRDefault="00D94ED0" w:rsidP="00D94ED0">
      <w:r>
        <w:t>FECHA:</w:t>
      </w:r>
      <w:r>
        <w:tab/>
        <w:t>Medellín,  Agosto  23   de  2010</w:t>
      </w:r>
    </w:p>
    <w:p w:rsidR="00D94ED0" w:rsidRDefault="00D94ED0" w:rsidP="00D94ED0">
      <w:r>
        <w:t>PARA:</w:t>
      </w:r>
      <w:r>
        <w:tab/>
      </w:r>
      <w:r>
        <w:tab/>
        <w:t>PLÁSTICOS DARMA</w:t>
      </w:r>
    </w:p>
    <w:p w:rsidR="00D94ED0" w:rsidRDefault="00D94ED0" w:rsidP="00D94ED0">
      <w:r>
        <w:t>ATENCIÓN:</w:t>
      </w:r>
      <w:r>
        <w:tab/>
        <w:t>Sr. Darío Jaramillo</w:t>
      </w:r>
    </w:p>
    <w:p w:rsidR="00D94ED0" w:rsidRDefault="00D94ED0" w:rsidP="00D94ED0">
      <w:r>
        <w:tab/>
      </w:r>
      <w:r>
        <w:tab/>
        <w:t>Gerente.</w:t>
      </w:r>
    </w:p>
    <w:p w:rsidR="00D94ED0" w:rsidRDefault="00D94ED0" w:rsidP="00D94ED0"/>
    <w:p w:rsidR="00D94ED0" w:rsidRDefault="00D94ED0" w:rsidP="00D94ED0">
      <w:r>
        <w:t>Apreciado Don Darío:</w:t>
      </w:r>
    </w:p>
    <w:p w:rsidR="00D94ED0" w:rsidRDefault="00D94ED0" w:rsidP="00D94ED0"/>
    <w:p w:rsidR="00D94ED0" w:rsidRDefault="00D94ED0" w:rsidP="00D94ED0">
      <w:r>
        <w:t>Con la presente estamos solicitando el siguiente servicio de  IMPRESION:</w:t>
      </w:r>
    </w:p>
    <w:p w:rsidR="00D94ED0" w:rsidRDefault="00D94ED0" w:rsidP="00D94ED0"/>
    <w:p w:rsidR="00D94ED0" w:rsidRDefault="00D94ED0" w:rsidP="00D94ED0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D94ED0" w:rsidRDefault="00D94ED0" w:rsidP="00D94ED0">
      <w:r>
        <w:t xml:space="preserve">MATERIAL   :           Polipropileno  Lamina  de    </w:t>
      </w:r>
      <w:r>
        <w:rPr>
          <w:b/>
        </w:rPr>
        <w:t>80</w:t>
      </w:r>
      <w:r w:rsidRPr="00911319">
        <w:rPr>
          <w:b/>
        </w:rPr>
        <w:t xml:space="preserve"> </w:t>
      </w:r>
      <w:r>
        <w:t xml:space="preserve"> cms</w:t>
      </w:r>
    </w:p>
    <w:p w:rsidR="00D94ED0" w:rsidRDefault="00D94ED0" w:rsidP="00D94ED0">
      <w:r>
        <w:t>CLIBRE      :               1</w:t>
      </w:r>
      <w:r>
        <w:rPr>
          <w:b/>
        </w:rPr>
        <w:t>.5</w:t>
      </w:r>
      <w:r w:rsidRPr="00F877C0">
        <w:rPr>
          <w:b/>
        </w:rPr>
        <w:t xml:space="preserve"> </w:t>
      </w:r>
      <w:r>
        <w:rPr>
          <w:b/>
        </w:rPr>
        <w:t xml:space="preserve"> </w:t>
      </w:r>
      <w:r w:rsidRPr="00F877C0">
        <w:rPr>
          <w:b/>
        </w:rPr>
        <w:t>”</w:t>
      </w:r>
    </w:p>
    <w:p w:rsidR="00D94ED0" w:rsidRDefault="00D94ED0" w:rsidP="00D94ED0">
      <w:r>
        <w:t>REFERENCIA:</w:t>
      </w:r>
      <w:r>
        <w:tab/>
      </w:r>
      <w:r>
        <w:rPr>
          <w:b/>
        </w:rPr>
        <w:t>TOSTADA  X  15   RAKAMANDAKA</w:t>
      </w:r>
    </w:p>
    <w:p w:rsidR="00D94ED0" w:rsidRDefault="00D94ED0" w:rsidP="00D94ED0">
      <w:r>
        <w:t>CANTIDAD    :          100    Kg</w:t>
      </w:r>
    </w:p>
    <w:p w:rsidR="00D94ED0" w:rsidRDefault="00D94ED0" w:rsidP="00D94ED0">
      <w:r>
        <w:t>COLORES:</w:t>
      </w:r>
      <w:r>
        <w:tab/>
      </w:r>
      <w:r>
        <w:tab/>
        <w:t>4 (   Según  Muestra   )</w:t>
      </w:r>
    </w:p>
    <w:p w:rsidR="00D94ED0" w:rsidRDefault="00D94ED0" w:rsidP="00D94ED0">
      <w:r>
        <w:t>CARAS:</w:t>
      </w:r>
      <w:r>
        <w:tab/>
      </w:r>
      <w:r>
        <w:tab/>
        <w:t>2</w:t>
      </w:r>
    </w:p>
    <w:p w:rsidR="00D94ED0" w:rsidRDefault="00D94ED0" w:rsidP="00D94ED0">
      <w:r>
        <w:t>REPETICIÓN:</w:t>
      </w:r>
      <w:r>
        <w:tab/>
        <w:t>25</w:t>
      </w:r>
    </w:p>
    <w:p w:rsidR="00D94ED0" w:rsidRDefault="00D94ED0" w:rsidP="00D94ED0">
      <w:r>
        <w:t>RODILLO:</w:t>
      </w:r>
      <w:r>
        <w:tab/>
      </w:r>
      <w:r>
        <w:tab/>
        <w:t>50</w:t>
      </w:r>
    </w:p>
    <w:p w:rsidR="00D94ED0" w:rsidRPr="009A4BD3" w:rsidRDefault="00D94ED0" w:rsidP="00D94ED0">
      <w:pPr>
        <w:rPr>
          <w:b/>
        </w:rPr>
      </w:pPr>
      <w:r>
        <w:t>BOLSA:</w:t>
      </w:r>
      <w:r>
        <w:tab/>
      </w:r>
      <w:r>
        <w:tab/>
      </w:r>
      <w:r>
        <w:rPr>
          <w:b/>
        </w:rPr>
        <w:t xml:space="preserve">25  x  36 + 4 </w:t>
      </w:r>
      <w:r w:rsidRPr="009A4BD3">
        <w:rPr>
          <w:b/>
        </w:rPr>
        <w:t xml:space="preserve">  cms</w:t>
      </w:r>
    </w:p>
    <w:p w:rsidR="00D94ED0" w:rsidRDefault="00D94ED0" w:rsidP="00D94ED0">
      <w:r>
        <w:t>SELLADO:</w:t>
      </w:r>
      <w:r>
        <w:tab/>
      </w:r>
      <w:r>
        <w:tab/>
        <w:t>Para selle lateral.</w:t>
      </w:r>
    </w:p>
    <w:p w:rsidR="00D94ED0" w:rsidRDefault="00D94ED0" w:rsidP="00D94ED0"/>
    <w:p w:rsidR="00D94ED0" w:rsidRDefault="00D94ED0" w:rsidP="00D94ED0"/>
    <w:p w:rsidR="00D94ED0" w:rsidRDefault="00D94ED0" w:rsidP="00D94ED0">
      <w:r>
        <w:rPr>
          <w:b/>
          <w:bCs/>
          <w:u w:val="single"/>
        </w:rPr>
        <w:t>NOTA:</w:t>
      </w:r>
      <w:r>
        <w:t xml:space="preserve">  *  Cyreles  los envía  GRAFIFLEX</w:t>
      </w:r>
    </w:p>
    <w:p w:rsidR="00D94ED0" w:rsidRDefault="00D94ED0" w:rsidP="00D94ED0">
      <w:pPr>
        <w:numPr>
          <w:ilvl w:val="0"/>
          <w:numId w:val="1"/>
        </w:numPr>
      </w:pPr>
      <w:r>
        <w:t>Se envían muestra física  para tonos y alturas</w:t>
      </w:r>
    </w:p>
    <w:p w:rsidR="00D94ED0" w:rsidRDefault="00D94ED0" w:rsidP="00D94ED0">
      <w:pPr>
        <w:numPr>
          <w:ilvl w:val="0"/>
          <w:numId w:val="2"/>
        </w:numPr>
        <w:rPr>
          <w:b/>
        </w:rPr>
      </w:pPr>
      <w:r w:rsidRPr="00764873">
        <w:rPr>
          <w:b/>
        </w:rPr>
        <w:t>Se</w:t>
      </w:r>
      <w:r>
        <w:rPr>
          <w:b/>
        </w:rPr>
        <w:t xml:space="preserve">   envía  el material de PP  de   80   cm  Lamina</w:t>
      </w:r>
    </w:p>
    <w:p w:rsidR="00D94ED0" w:rsidRDefault="00D94ED0" w:rsidP="00D94ED0">
      <w:pPr>
        <w:numPr>
          <w:ilvl w:val="0"/>
          <w:numId w:val="2"/>
        </w:numPr>
        <w:rPr>
          <w:b/>
        </w:rPr>
      </w:pPr>
      <w:r>
        <w:rPr>
          <w:b/>
        </w:rPr>
        <w:t>SE APRUEBA IMPRESION</w:t>
      </w:r>
    </w:p>
    <w:p w:rsidR="00D94ED0" w:rsidRDefault="00D94ED0" w:rsidP="00D94ED0">
      <w:pPr>
        <w:ind w:left="885"/>
      </w:pPr>
    </w:p>
    <w:p w:rsidR="00D94ED0" w:rsidRDefault="00D94ED0" w:rsidP="00D94ED0">
      <w:pPr>
        <w:ind w:left="885"/>
      </w:pPr>
    </w:p>
    <w:p w:rsidR="00D94ED0" w:rsidRDefault="00D94ED0" w:rsidP="00D94ED0">
      <w:pPr>
        <w:ind w:left="885"/>
      </w:pPr>
    </w:p>
    <w:p w:rsidR="00D94ED0" w:rsidRDefault="00D94ED0" w:rsidP="00D94ED0">
      <w:r>
        <w:t>Agradezco la atención y colaboración prestada.</w:t>
      </w:r>
    </w:p>
    <w:p w:rsidR="00D94ED0" w:rsidRDefault="00D94ED0" w:rsidP="00D94ED0"/>
    <w:p w:rsidR="00D94ED0" w:rsidRDefault="00D94ED0" w:rsidP="00D94ED0"/>
    <w:p w:rsidR="00D94ED0" w:rsidRDefault="00D94ED0" w:rsidP="00D94ED0"/>
    <w:p w:rsidR="00D94ED0" w:rsidRDefault="00D94ED0" w:rsidP="00D94ED0">
      <w:r>
        <w:t xml:space="preserve">Cordialmente,                                                      </w:t>
      </w:r>
    </w:p>
    <w:p w:rsidR="00D94ED0" w:rsidRDefault="00D94ED0" w:rsidP="00D94ED0"/>
    <w:p w:rsidR="00D94ED0" w:rsidRDefault="00D94ED0" w:rsidP="00D94ED0"/>
    <w:p w:rsidR="00D94ED0" w:rsidRDefault="00D94ED0" w:rsidP="00D94ED0"/>
    <w:p w:rsidR="00D94ED0" w:rsidRDefault="00D94ED0" w:rsidP="00D94ED0">
      <w:r>
        <w:t>RICARDO CASAS ZAPATA</w:t>
      </w:r>
    </w:p>
    <w:p w:rsidR="00D94ED0" w:rsidRDefault="00D94ED0" w:rsidP="00D94ED0">
      <w:r>
        <w:t>Director.</w:t>
      </w:r>
    </w:p>
    <w:p w:rsidR="00D94ED0" w:rsidRDefault="00D94ED0" w:rsidP="00084E31"/>
    <w:p w:rsidR="001251B3" w:rsidRDefault="001251B3" w:rsidP="00084E31"/>
    <w:p w:rsidR="001251B3" w:rsidRDefault="001251B3" w:rsidP="00084E31"/>
    <w:p w:rsidR="001251B3" w:rsidRDefault="001251B3" w:rsidP="001251B3">
      <w:pPr>
        <w:rPr>
          <w:b/>
        </w:rPr>
      </w:pPr>
    </w:p>
    <w:p w:rsidR="001251B3" w:rsidRDefault="001251B3" w:rsidP="001251B3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1251B3" w:rsidRDefault="001251B3" w:rsidP="001251B3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1251B3" w:rsidRDefault="001251B3" w:rsidP="001251B3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1251B3" w:rsidRDefault="001251B3" w:rsidP="001251B3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1251B3" w:rsidRDefault="001251B3" w:rsidP="001251B3">
      <w:pPr>
        <w:rPr>
          <w:b/>
          <w:bCs/>
        </w:rPr>
      </w:pPr>
    </w:p>
    <w:p w:rsidR="001251B3" w:rsidRDefault="001251B3" w:rsidP="001251B3">
      <w:pPr>
        <w:pStyle w:val="Ttulo1"/>
      </w:pPr>
    </w:p>
    <w:p w:rsidR="001251B3" w:rsidRDefault="001251B3" w:rsidP="001251B3">
      <w:pPr>
        <w:pStyle w:val="Ttulo1"/>
      </w:pPr>
      <w:r>
        <w:t>ORDEN DE TRABAJO  N °      07157</w:t>
      </w:r>
    </w:p>
    <w:p w:rsidR="001251B3" w:rsidRDefault="001251B3" w:rsidP="001251B3"/>
    <w:p w:rsidR="001251B3" w:rsidRDefault="001251B3" w:rsidP="001251B3">
      <w:r>
        <w:t>FECHA:</w:t>
      </w:r>
      <w:r>
        <w:tab/>
        <w:t>Medellín,  Agosto  24   de   2010</w:t>
      </w:r>
    </w:p>
    <w:p w:rsidR="001251B3" w:rsidRDefault="001251B3" w:rsidP="001251B3">
      <w:r>
        <w:t>PARA:</w:t>
      </w:r>
      <w:r>
        <w:tab/>
      </w:r>
      <w:r>
        <w:tab/>
        <w:t>PLÁSTICOS DARMA</w:t>
      </w:r>
    </w:p>
    <w:p w:rsidR="001251B3" w:rsidRDefault="001251B3" w:rsidP="001251B3">
      <w:r>
        <w:t>ATENCIÓN:</w:t>
      </w:r>
      <w:r>
        <w:tab/>
        <w:t>Sr. Darío Jaramillo</w:t>
      </w:r>
    </w:p>
    <w:p w:rsidR="001251B3" w:rsidRDefault="001251B3" w:rsidP="001251B3">
      <w:r>
        <w:tab/>
      </w:r>
      <w:r>
        <w:tab/>
        <w:t>Gerente.</w:t>
      </w:r>
    </w:p>
    <w:p w:rsidR="001251B3" w:rsidRDefault="001251B3" w:rsidP="001251B3"/>
    <w:p w:rsidR="001251B3" w:rsidRDefault="001251B3" w:rsidP="001251B3">
      <w:r>
        <w:t>Apreciado Don Darío:</w:t>
      </w:r>
    </w:p>
    <w:p w:rsidR="001251B3" w:rsidRDefault="001251B3" w:rsidP="001251B3"/>
    <w:p w:rsidR="001251B3" w:rsidRDefault="001251B3" w:rsidP="001251B3">
      <w:r>
        <w:t>Con la presente estamos solicitando el siguiente servicio de  IMPRESIÓN  :</w:t>
      </w:r>
    </w:p>
    <w:p w:rsidR="001251B3" w:rsidRDefault="001251B3" w:rsidP="001251B3"/>
    <w:p w:rsidR="001251B3" w:rsidRDefault="001251B3" w:rsidP="001251B3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1251B3" w:rsidRDefault="001251B3" w:rsidP="001251B3">
      <w:r>
        <w:t xml:space="preserve">MATERIAL   :           Polipropileno   Tubular   de   </w:t>
      </w:r>
      <w:r>
        <w:rPr>
          <w:b/>
        </w:rPr>
        <w:t>30</w:t>
      </w:r>
      <w:r>
        <w:t xml:space="preserve">    cms</w:t>
      </w:r>
    </w:p>
    <w:p w:rsidR="001251B3" w:rsidRDefault="001251B3" w:rsidP="001251B3">
      <w:r>
        <w:t>CLIBRE      :               1.5  ”</w:t>
      </w:r>
    </w:p>
    <w:p w:rsidR="001251B3" w:rsidRPr="00AD5DCF" w:rsidRDefault="001251B3" w:rsidP="001251B3">
      <w:pPr>
        <w:rPr>
          <w:b/>
        </w:rPr>
      </w:pPr>
      <w:r>
        <w:t>REFERENCIA:</w:t>
      </w:r>
      <w:r>
        <w:tab/>
      </w:r>
      <w:r>
        <w:rPr>
          <w:b/>
        </w:rPr>
        <w:t>TEENS</w:t>
      </w:r>
    </w:p>
    <w:p w:rsidR="001251B3" w:rsidRDefault="001251B3" w:rsidP="001251B3">
      <w:r>
        <w:t>CANTIDAD    :          100   Kg</w:t>
      </w:r>
    </w:p>
    <w:p w:rsidR="001251B3" w:rsidRDefault="001251B3" w:rsidP="001251B3">
      <w:r>
        <w:t>COLORES:</w:t>
      </w:r>
      <w:r>
        <w:tab/>
      </w:r>
      <w:r>
        <w:tab/>
        <w:t>1 ( Según  arte )</w:t>
      </w:r>
    </w:p>
    <w:p w:rsidR="001251B3" w:rsidRDefault="001251B3" w:rsidP="001251B3">
      <w:r>
        <w:t>CARAS:</w:t>
      </w:r>
      <w:r>
        <w:tab/>
      </w:r>
      <w:r>
        <w:tab/>
        <w:t xml:space="preserve">1  </w:t>
      </w:r>
    </w:p>
    <w:p w:rsidR="001251B3" w:rsidRDefault="001251B3" w:rsidP="001251B3">
      <w:r>
        <w:t>REPETICIÓN:</w:t>
      </w:r>
      <w:r>
        <w:tab/>
        <w:t>24.5</w:t>
      </w:r>
    </w:p>
    <w:p w:rsidR="001251B3" w:rsidRPr="007E24E2" w:rsidRDefault="001251B3" w:rsidP="001251B3">
      <w:pPr>
        <w:rPr>
          <w:b/>
        </w:rPr>
      </w:pPr>
      <w:r>
        <w:t>RODILLO:</w:t>
      </w:r>
      <w:r>
        <w:tab/>
      </w:r>
      <w:r>
        <w:tab/>
      </w:r>
      <w:r>
        <w:rPr>
          <w:b/>
        </w:rPr>
        <w:t>25</w:t>
      </w:r>
    </w:p>
    <w:p w:rsidR="001251B3" w:rsidRDefault="001251B3" w:rsidP="001251B3">
      <w:r>
        <w:t>BOLSA:</w:t>
      </w:r>
      <w:r>
        <w:tab/>
      </w:r>
      <w:r>
        <w:tab/>
        <w:t>24.5  X  28 + 5    cms   de  Solapa Interna.</w:t>
      </w:r>
    </w:p>
    <w:p w:rsidR="001251B3" w:rsidRDefault="001251B3" w:rsidP="001251B3">
      <w:r>
        <w:t>SELLADO:</w:t>
      </w:r>
      <w:r>
        <w:tab/>
      </w:r>
      <w:r>
        <w:tab/>
        <w:t>Para selle lateral.</w:t>
      </w:r>
    </w:p>
    <w:p w:rsidR="001251B3" w:rsidRDefault="001251B3" w:rsidP="001251B3"/>
    <w:p w:rsidR="001251B3" w:rsidRDefault="001251B3" w:rsidP="001251B3"/>
    <w:p w:rsidR="001251B3" w:rsidRDefault="001251B3" w:rsidP="001251B3">
      <w:r>
        <w:rPr>
          <w:b/>
          <w:bCs/>
          <w:u w:val="single"/>
        </w:rPr>
        <w:t>NOTA:</w:t>
      </w:r>
      <w:r>
        <w:t xml:space="preserve">  *   Los cyreles   se  encuentran en su planta.</w:t>
      </w:r>
    </w:p>
    <w:p w:rsidR="001251B3" w:rsidRDefault="001251B3" w:rsidP="001251B3">
      <w:pPr>
        <w:numPr>
          <w:ilvl w:val="0"/>
          <w:numId w:val="1"/>
        </w:numPr>
      </w:pPr>
      <w:r>
        <w:t>Se envían ARTE    para tonos y alturas</w:t>
      </w:r>
    </w:p>
    <w:p w:rsidR="001251B3" w:rsidRPr="00146E99" w:rsidRDefault="001251B3" w:rsidP="001251B3">
      <w:pPr>
        <w:numPr>
          <w:ilvl w:val="0"/>
          <w:numId w:val="2"/>
        </w:numPr>
      </w:pPr>
      <w:r>
        <w:t xml:space="preserve">Se  envía el material de PP </w:t>
      </w:r>
      <w:r>
        <w:rPr>
          <w:b/>
        </w:rPr>
        <w:t xml:space="preserve">de  30 </w:t>
      </w:r>
      <w:r w:rsidRPr="00AD5DCF">
        <w:rPr>
          <w:b/>
        </w:rPr>
        <w:t xml:space="preserve">  cms</w:t>
      </w:r>
    </w:p>
    <w:p w:rsidR="001251B3" w:rsidRPr="005574BF" w:rsidRDefault="001251B3" w:rsidP="001251B3">
      <w:pPr>
        <w:numPr>
          <w:ilvl w:val="0"/>
          <w:numId w:val="2"/>
        </w:numPr>
      </w:pPr>
      <w:r>
        <w:rPr>
          <w:b/>
        </w:rPr>
        <w:t>Colocar  guía para sellado</w:t>
      </w:r>
    </w:p>
    <w:p w:rsidR="001251B3" w:rsidRPr="00150D1A" w:rsidRDefault="001251B3" w:rsidP="001251B3">
      <w:pPr>
        <w:ind w:left="1860"/>
      </w:pPr>
    </w:p>
    <w:p w:rsidR="001251B3" w:rsidRDefault="001251B3" w:rsidP="001251B3">
      <w:pPr>
        <w:ind w:left="885"/>
      </w:pPr>
    </w:p>
    <w:p w:rsidR="001251B3" w:rsidRDefault="001251B3" w:rsidP="001251B3">
      <w:pPr>
        <w:ind w:left="885"/>
      </w:pPr>
    </w:p>
    <w:p w:rsidR="001251B3" w:rsidRDefault="001251B3" w:rsidP="001251B3">
      <w:r>
        <w:t>Agradezco la atención y colaboración prestada.</w:t>
      </w:r>
    </w:p>
    <w:p w:rsidR="001251B3" w:rsidRDefault="001251B3" w:rsidP="001251B3"/>
    <w:p w:rsidR="001251B3" w:rsidRDefault="001251B3" w:rsidP="001251B3"/>
    <w:p w:rsidR="001251B3" w:rsidRDefault="001251B3" w:rsidP="001251B3">
      <w:r>
        <w:t>Cordialmente,</w:t>
      </w:r>
    </w:p>
    <w:p w:rsidR="001251B3" w:rsidRDefault="001251B3" w:rsidP="001251B3"/>
    <w:p w:rsidR="001251B3" w:rsidRDefault="001251B3" w:rsidP="001251B3"/>
    <w:p w:rsidR="001251B3" w:rsidRDefault="001251B3" w:rsidP="001251B3"/>
    <w:p w:rsidR="001251B3" w:rsidRDefault="001251B3" w:rsidP="001251B3">
      <w:r>
        <w:t>RICARDO CASAS ZAPATA</w:t>
      </w:r>
    </w:p>
    <w:p w:rsidR="001251B3" w:rsidRDefault="001251B3" w:rsidP="001251B3">
      <w:r>
        <w:t>Director</w:t>
      </w:r>
    </w:p>
    <w:p w:rsidR="001251B3" w:rsidRDefault="001251B3" w:rsidP="001251B3">
      <w:pPr>
        <w:rPr>
          <w:b/>
        </w:rPr>
      </w:pPr>
    </w:p>
    <w:p w:rsidR="001251B3" w:rsidRDefault="001251B3" w:rsidP="00084E31"/>
    <w:p w:rsidR="005A751D" w:rsidRDefault="005A751D" w:rsidP="00084E31"/>
    <w:p w:rsidR="005A751D" w:rsidRDefault="005A751D" w:rsidP="00084E31"/>
    <w:p w:rsidR="005A751D" w:rsidRDefault="005A751D" w:rsidP="005A751D">
      <w:pPr>
        <w:rPr>
          <w:b/>
        </w:rPr>
      </w:pPr>
    </w:p>
    <w:p w:rsidR="005A751D" w:rsidRDefault="005A751D" w:rsidP="005A751D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5A751D" w:rsidRDefault="005A751D" w:rsidP="005A751D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5A751D" w:rsidRDefault="005A751D" w:rsidP="005A751D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5A751D" w:rsidRDefault="005A751D" w:rsidP="005A751D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5A751D" w:rsidRDefault="005A751D" w:rsidP="005A751D">
      <w:pPr>
        <w:pStyle w:val="Ttulo1"/>
      </w:pPr>
    </w:p>
    <w:p w:rsidR="005A751D" w:rsidRDefault="005A751D" w:rsidP="005A751D">
      <w:pPr>
        <w:pStyle w:val="Ttulo1"/>
      </w:pPr>
      <w:r>
        <w:t>ORDEN DE TRABAJO     N°   07139</w:t>
      </w:r>
    </w:p>
    <w:p w:rsidR="005A751D" w:rsidRDefault="005A751D" w:rsidP="005A751D"/>
    <w:p w:rsidR="005A751D" w:rsidRDefault="005A751D" w:rsidP="005A751D">
      <w:r>
        <w:t>FECHA:</w:t>
      </w:r>
      <w:r>
        <w:tab/>
        <w:t>Medellín, Agosto   26     de     2010</w:t>
      </w:r>
    </w:p>
    <w:p w:rsidR="005A751D" w:rsidRDefault="005A751D" w:rsidP="005A751D">
      <w:r>
        <w:t>PARA:</w:t>
      </w:r>
      <w:r>
        <w:tab/>
      </w:r>
      <w:r>
        <w:tab/>
        <w:t>PLÁSTICOS DARMA</w:t>
      </w:r>
    </w:p>
    <w:p w:rsidR="005A751D" w:rsidRDefault="005A751D" w:rsidP="005A751D">
      <w:r>
        <w:t>ATENCIÓN:</w:t>
      </w:r>
      <w:r>
        <w:tab/>
        <w:t>Sr. Darío Jaramillo</w:t>
      </w:r>
    </w:p>
    <w:p w:rsidR="005A751D" w:rsidRDefault="005A751D" w:rsidP="005A751D">
      <w:r>
        <w:tab/>
      </w:r>
      <w:r>
        <w:tab/>
        <w:t>Gerente.</w:t>
      </w:r>
    </w:p>
    <w:p w:rsidR="005A751D" w:rsidRDefault="005A751D" w:rsidP="005A751D"/>
    <w:p w:rsidR="005A751D" w:rsidRDefault="005A751D" w:rsidP="005A751D">
      <w:r>
        <w:t>Apreciado Don Darío :</w:t>
      </w:r>
    </w:p>
    <w:p w:rsidR="005A751D" w:rsidRDefault="005A751D" w:rsidP="005A751D">
      <w:r>
        <w:t xml:space="preserve"> </w:t>
      </w:r>
    </w:p>
    <w:p w:rsidR="005A751D" w:rsidRDefault="005A751D" w:rsidP="005A751D">
      <w:r>
        <w:t>Con la presente estamos solicitando el siguiente servicio de EXTRUSION E IMPRESION:</w:t>
      </w:r>
    </w:p>
    <w:p w:rsidR="005A751D" w:rsidRDefault="005A751D" w:rsidP="005A751D"/>
    <w:p w:rsidR="005A751D" w:rsidRDefault="005A751D" w:rsidP="005A751D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5A751D" w:rsidRDefault="005A751D" w:rsidP="005A751D">
      <w:r>
        <w:t>MATERIAL:</w:t>
      </w:r>
      <w:r>
        <w:tab/>
      </w:r>
      <w:r>
        <w:tab/>
        <w:t>Polietileno BAJA   Semitu</w:t>
      </w:r>
      <w:r>
        <w:rPr>
          <w:u w:val="single"/>
        </w:rPr>
        <w:t xml:space="preserve">Tubular </w:t>
      </w:r>
    </w:p>
    <w:p w:rsidR="005A751D" w:rsidRDefault="005A751D" w:rsidP="005A751D">
      <w:r>
        <w:t>MEDIDA:</w:t>
      </w:r>
      <w:r>
        <w:tab/>
      </w:r>
      <w:r>
        <w:tab/>
        <w:t>37    Cms.</w:t>
      </w:r>
    </w:p>
    <w:p w:rsidR="005A751D" w:rsidRDefault="005A751D" w:rsidP="005A751D">
      <w:r>
        <w:t>CALIBRE:</w:t>
      </w:r>
      <w:r>
        <w:tab/>
      </w:r>
      <w:r>
        <w:tab/>
      </w:r>
      <w:r w:rsidRPr="00E42796">
        <w:rPr>
          <w:b/>
        </w:rPr>
        <w:t>2</w:t>
      </w:r>
      <w:r>
        <w:rPr>
          <w:b/>
        </w:rPr>
        <w:t xml:space="preserve">.0 </w:t>
      </w:r>
      <w:r>
        <w:t xml:space="preserve">  ”</w:t>
      </w:r>
    </w:p>
    <w:p w:rsidR="005A751D" w:rsidRDefault="005A751D" w:rsidP="005A751D">
      <w:r>
        <w:t>COLOR:</w:t>
      </w:r>
      <w:r>
        <w:tab/>
      </w:r>
      <w:r>
        <w:tab/>
        <w:t>Transparente</w:t>
      </w:r>
    </w:p>
    <w:p w:rsidR="005A751D" w:rsidRDefault="005A751D" w:rsidP="005A751D">
      <w:r>
        <w:t>TRATADO:</w:t>
      </w:r>
      <w:r>
        <w:tab/>
      </w:r>
      <w:r>
        <w:tab/>
        <w:t>2  Caras.</w:t>
      </w:r>
    </w:p>
    <w:p w:rsidR="005A751D" w:rsidRDefault="005A751D" w:rsidP="005A751D">
      <w:pPr>
        <w:rPr>
          <w:b/>
          <w:bCs/>
        </w:rPr>
      </w:pPr>
      <w:r>
        <w:t>CANTIDAD:</w:t>
      </w:r>
      <w:r>
        <w:tab/>
      </w:r>
      <w:r>
        <w:tab/>
        <w:t>70</w:t>
      </w:r>
      <w:r w:rsidRPr="00521768">
        <w:rPr>
          <w:b/>
        </w:rPr>
        <w:t xml:space="preserve">  </w:t>
      </w:r>
      <w:r>
        <w:t xml:space="preserve"> Kg.</w:t>
      </w:r>
      <w:r>
        <w:rPr>
          <w:b/>
          <w:bCs/>
        </w:rPr>
        <w:tab/>
      </w:r>
    </w:p>
    <w:p w:rsidR="005A751D" w:rsidRDefault="005A751D" w:rsidP="005A751D">
      <w:r>
        <w:t>COLORES:</w:t>
      </w:r>
      <w:r>
        <w:tab/>
      </w:r>
      <w:r>
        <w:tab/>
        <w:t>3    (   Blanco   – Negro – Rojo   )</w:t>
      </w:r>
    </w:p>
    <w:p w:rsidR="005A751D" w:rsidRDefault="005A751D" w:rsidP="005A751D">
      <w:r>
        <w:t>CARAS:</w:t>
      </w:r>
      <w:r>
        <w:tab/>
      </w:r>
      <w:r>
        <w:tab/>
        <w:t xml:space="preserve">1  ( 1 x 3 ) </w:t>
      </w:r>
    </w:p>
    <w:p w:rsidR="005A751D" w:rsidRDefault="005A751D" w:rsidP="005A751D">
      <w:r>
        <w:t>REPETICIÓN:</w:t>
      </w:r>
      <w:r>
        <w:tab/>
        <w:t xml:space="preserve">19.5    Cms. </w:t>
      </w:r>
    </w:p>
    <w:p w:rsidR="005A751D" w:rsidRDefault="005A751D" w:rsidP="005A751D">
      <w:r>
        <w:t>RODILLO :                40</w:t>
      </w:r>
    </w:p>
    <w:p w:rsidR="005A751D" w:rsidRDefault="005A751D" w:rsidP="005A751D">
      <w:r>
        <w:t>SELLADO:</w:t>
      </w:r>
      <w:r>
        <w:tab/>
      </w:r>
      <w:r>
        <w:tab/>
        <w:t>Lateral</w:t>
      </w:r>
    </w:p>
    <w:p w:rsidR="005A751D" w:rsidRDefault="005A751D" w:rsidP="005A751D">
      <w:pPr>
        <w:rPr>
          <w:b/>
        </w:rPr>
      </w:pPr>
      <w:r>
        <w:t>REFERENCIA:</w:t>
      </w:r>
      <w:r>
        <w:tab/>
      </w:r>
      <w:r>
        <w:rPr>
          <w:b/>
        </w:rPr>
        <w:t>SIXPACK  RIONEGRO</w:t>
      </w:r>
    </w:p>
    <w:p w:rsidR="005A751D" w:rsidRDefault="005A751D" w:rsidP="005A751D">
      <w:pPr>
        <w:rPr>
          <w:b/>
        </w:rPr>
      </w:pPr>
      <w:r>
        <w:rPr>
          <w:b/>
        </w:rPr>
        <w:tab/>
      </w:r>
      <w:r>
        <w:rPr>
          <w:b/>
        </w:rPr>
        <w:tab/>
      </w:r>
    </w:p>
    <w:p w:rsidR="005A751D" w:rsidRDefault="005A751D" w:rsidP="005A751D"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5A751D" w:rsidRDefault="005A751D" w:rsidP="005A751D">
      <w:r>
        <w:rPr>
          <w:b/>
          <w:bCs/>
          <w:u w:val="single"/>
        </w:rPr>
        <w:t>NOTA:</w:t>
      </w:r>
      <w:r>
        <w:t xml:space="preserve">             - Los cyreles  en su planta</w:t>
      </w:r>
    </w:p>
    <w:p w:rsidR="005A751D" w:rsidRPr="00BD16B0" w:rsidRDefault="005A751D" w:rsidP="005A751D">
      <w:pPr>
        <w:numPr>
          <w:ilvl w:val="0"/>
          <w:numId w:val="2"/>
        </w:numPr>
        <w:ind w:left="1500"/>
        <w:rPr>
          <w:b/>
          <w:sz w:val="32"/>
          <w:szCs w:val="32"/>
        </w:rPr>
      </w:pPr>
      <w:r>
        <w:t>Altura y tonos según   Muestra  Física</w:t>
      </w:r>
    </w:p>
    <w:p w:rsidR="005A751D" w:rsidRPr="0090312C" w:rsidRDefault="005A751D" w:rsidP="005A751D">
      <w:pPr>
        <w:rPr>
          <w:b/>
          <w:sz w:val="32"/>
          <w:szCs w:val="32"/>
        </w:rPr>
      </w:pPr>
    </w:p>
    <w:p w:rsidR="005A751D" w:rsidRDefault="005A751D" w:rsidP="005A751D"/>
    <w:p w:rsidR="005A751D" w:rsidRDefault="005A751D" w:rsidP="005A751D">
      <w:r>
        <w:t>Agradezco la atención y colaboración prestada.</w:t>
      </w:r>
    </w:p>
    <w:p w:rsidR="005A751D" w:rsidRDefault="005A751D" w:rsidP="005A751D"/>
    <w:p w:rsidR="005A751D" w:rsidRDefault="005A751D" w:rsidP="005A751D"/>
    <w:p w:rsidR="005A751D" w:rsidRDefault="005A751D" w:rsidP="005A751D">
      <w:r>
        <w:t>Cordialmente,</w:t>
      </w:r>
    </w:p>
    <w:p w:rsidR="005A751D" w:rsidRDefault="005A751D" w:rsidP="005A751D"/>
    <w:p w:rsidR="005A751D" w:rsidRDefault="005A751D" w:rsidP="005A751D"/>
    <w:p w:rsidR="005A751D" w:rsidRDefault="005A751D" w:rsidP="005A751D">
      <w:r>
        <w:t>RICARDO CASAS ZAPATA</w:t>
      </w:r>
    </w:p>
    <w:p w:rsidR="005A751D" w:rsidRDefault="005A751D" w:rsidP="005A751D">
      <w:r>
        <w:t>Director.</w:t>
      </w:r>
    </w:p>
    <w:p w:rsidR="005A751D" w:rsidRDefault="005A751D" w:rsidP="00084E31"/>
    <w:p w:rsidR="000B5221" w:rsidRDefault="000B5221" w:rsidP="00084E31"/>
    <w:p w:rsidR="000B5221" w:rsidRDefault="000B5221" w:rsidP="00084E31"/>
    <w:p w:rsidR="000B5221" w:rsidRDefault="000B5221" w:rsidP="00084E31"/>
    <w:p w:rsidR="000B5221" w:rsidRDefault="000B5221" w:rsidP="00084E31"/>
    <w:p w:rsidR="000B5221" w:rsidRDefault="000B5221" w:rsidP="000B5221">
      <w:pPr>
        <w:tabs>
          <w:tab w:val="left" w:pos="2340"/>
        </w:tabs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0B5221" w:rsidRDefault="000B5221" w:rsidP="000B5221">
      <w:pPr>
        <w:tabs>
          <w:tab w:val="left" w:pos="2340"/>
        </w:tabs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0B5221" w:rsidRDefault="000B5221" w:rsidP="000B5221">
      <w:pPr>
        <w:tabs>
          <w:tab w:val="left" w:pos="2340"/>
        </w:tabs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0B5221" w:rsidRDefault="000B5221" w:rsidP="000B5221">
      <w:pPr>
        <w:tabs>
          <w:tab w:val="left" w:pos="2340"/>
        </w:tabs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0B5221" w:rsidRDefault="000B5221" w:rsidP="000B5221">
      <w:pPr>
        <w:tabs>
          <w:tab w:val="left" w:pos="2340"/>
        </w:tabs>
        <w:rPr>
          <w:b/>
          <w:bCs/>
        </w:rPr>
      </w:pPr>
    </w:p>
    <w:p w:rsidR="000B5221" w:rsidRDefault="000B5221" w:rsidP="000B5221">
      <w:pPr>
        <w:pStyle w:val="Ttulo1"/>
      </w:pPr>
    </w:p>
    <w:p w:rsidR="000B5221" w:rsidRDefault="000B5221" w:rsidP="000B5221">
      <w:pPr>
        <w:pStyle w:val="Ttulo1"/>
      </w:pPr>
      <w:r>
        <w:t>ORDEN DE TRABAJO  N°     07143</w:t>
      </w:r>
    </w:p>
    <w:p w:rsidR="000B5221" w:rsidRDefault="000B5221" w:rsidP="000B5221"/>
    <w:p w:rsidR="000B5221" w:rsidRDefault="000B5221" w:rsidP="000B5221">
      <w:r>
        <w:t>FECHA:</w:t>
      </w:r>
      <w:r>
        <w:tab/>
        <w:t>Medellín, Agosto     26   de   2010</w:t>
      </w:r>
    </w:p>
    <w:p w:rsidR="000B5221" w:rsidRDefault="000B5221" w:rsidP="000B5221">
      <w:r>
        <w:t>PARA:</w:t>
      </w:r>
      <w:r>
        <w:tab/>
      </w:r>
      <w:r>
        <w:tab/>
        <w:t>PLÁSTICOS DARMA</w:t>
      </w:r>
    </w:p>
    <w:p w:rsidR="000B5221" w:rsidRDefault="000B5221" w:rsidP="000B5221">
      <w:r>
        <w:t>ATENCIÓN:</w:t>
      </w:r>
      <w:r>
        <w:tab/>
        <w:t>Sr. Darío Jaramillo</w:t>
      </w:r>
    </w:p>
    <w:p w:rsidR="000B5221" w:rsidRDefault="000B5221" w:rsidP="000B5221">
      <w:r>
        <w:tab/>
      </w:r>
      <w:r>
        <w:tab/>
        <w:t>Gerente.</w:t>
      </w:r>
    </w:p>
    <w:p w:rsidR="000B5221" w:rsidRDefault="000B5221" w:rsidP="000B5221"/>
    <w:p w:rsidR="000B5221" w:rsidRDefault="000B5221" w:rsidP="000B5221">
      <w:r>
        <w:t>Apreciado Don Darío :</w:t>
      </w:r>
    </w:p>
    <w:p w:rsidR="000B5221" w:rsidRDefault="000B5221" w:rsidP="000B5221">
      <w:r>
        <w:t xml:space="preserve"> </w:t>
      </w:r>
    </w:p>
    <w:p w:rsidR="000B5221" w:rsidRDefault="000B5221" w:rsidP="000B5221">
      <w:r>
        <w:t xml:space="preserve">Con la presente estamos solicitando el siguiente servicio de  </w:t>
      </w:r>
      <w:r w:rsidRPr="0021495C">
        <w:rPr>
          <w:u w:val="single"/>
        </w:rPr>
        <w:t>IMPRESION</w:t>
      </w:r>
      <w:r>
        <w:t>:</w:t>
      </w:r>
    </w:p>
    <w:p w:rsidR="000B5221" w:rsidRDefault="000B5221" w:rsidP="000B5221"/>
    <w:p w:rsidR="000B5221" w:rsidRDefault="000B5221" w:rsidP="000B5221">
      <w:pPr>
        <w:rPr>
          <w:b/>
          <w:bCs/>
          <w:u w:val="single"/>
        </w:rPr>
      </w:pPr>
    </w:p>
    <w:p w:rsidR="000B5221" w:rsidRDefault="000B5221" w:rsidP="000B5221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0B5221" w:rsidRDefault="000B5221" w:rsidP="000B5221"/>
    <w:p w:rsidR="000B5221" w:rsidRDefault="000B5221" w:rsidP="000B5221">
      <w:r>
        <w:t>MATERIAL:</w:t>
      </w:r>
      <w:r>
        <w:tab/>
      </w:r>
      <w:r>
        <w:tab/>
        <w:t>Polietileno BAJA  tubular</w:t>
      </w:r>
    </w:p>
    <w:p w:rsidR="000B5221" w:rsidRPr="003F0627" w:rsidRDefault="000B5221" w:rsidP="000B5221">
      <w:pPr>
        <w:rPr>
          <w:b/>
        </w:rPr>
      </w:pPr>
      <w:r>
        <w:t>MEDIDA:</w:t>
      </w:r>
      <w:r>
        <w:tab/>
      </w:r>
      <w:r>
        <w:tab/>
      </w:r>
      <w:r>
        <w:rPr>
          <w:b/>
        </w:rPr>
        <w:t>34.5</w:t>
      </w:r>
      <w:r w:rsidRPr="00743DF3">
        <w:rPr>
          <w:b/>
        </w:rPr>
        <w:t xml:space="preserve">     Cms</w:t>
      </w:r>
      <w:r>
        <w:t xml:space="preserve">. </w:t>
      </w:r>
    </w:p>
    <w:p w:rsidR="000B5221" w:rsidRDefault="000B5221" w:rsidP="000B5221">
      <w:r>
        <w:t>CALIBRE:</w:t>
      </w:r>
      <w:r>
        <w:tab/>
      </w:r>
      <w:r>
        <w:tab/>
      </w:r>
      <w:r>
        <w:rPr>
          <w:b/>
        </w:rPr>
        <w:t>1.2</w:t>
      </w:r>
      <w:r w:rsidRPr="00BB2CA5">
        <w:rPr>
          <w:b/>
        </w:rPr>
        <w:t xml:space="preserve">  ”</w:t>
      </w:r>
    </w:p>
    <w:p w:rsidR="000B5221" w:rsidRDefault="000B5221" w:rsidP="000B5221">
      <w:r>
        <w:t>COLOR:</w:t>
      </w:r>
      <w:r>
        <w:tab/>
      </w:r>
      <w:r>
        <w:tab/>
        <w:t>Transparente</w:t>
      </w:r>
    </w:p>
    <w:p w:rsidR="000B5221" w:rsidRDefault="000B5221" w:rsidP="000B5221">
      <w:r>
        <w:t>CANTIDAD:</w:t>
      </w:r>
      <w:r>
        <w:tab/>
      </w:r>
      <w:r>
        <w:tab/>
      </w:r>
      <w:r w:rsidR="00037966">
        <w:rPr>
          <w:b/>
        </w:rPr>
        <w:t>220</w:t>
      </w:r>
      <w:r w:rsidRPr="0029142F">
        <w:rPr>
          <w:b/>
        </w:rPr>
        <w:t xml:space="preserve"> </w:t>
      </w:r>
      <w:r w:rsidRPr="00CE3FFA">
        <w:rPr>
          <w:b/>
        </w:rPr>
        <w:t xml:space="preserve">  </w:t>
      </w:r>
      <w:r>
        <w:t xml:space="preserve">  Kg</w:t>
      </w:r>
    </w:p>
    <w:p w:rsidR="000B5221" w:rsidRDefault="000B5221" w:rsidP="000B5221">
      <w:r>
        <w:t>COLORES:</w:t>
      </w:r>
      <w:r>
        <w:tab/>
      </w:r>
      <w:r>
        <w:tab/>
        <w:t>1  (  Negro  )</w:t>
      </w:r>
    </w:p>
    <w:p w:rsidR="000B5221" w:rsidRDefault="000B5221" w:rsidP="000B5221">
      <w:r>
        <w:t>CARAS:</w:t>
      </w:r>
      <w:r>
        <w:tab/>
      </w:r>
      <w:r>
        <w:tab/>
        <w:t>1  (1 x 1 )</w:t>
      </w:r>
    </w:p>
    <w:p w:rsidR="000B5221" w:rsidRDefault="000B5221" w:rsidP="000B5221">
      <w:r>
        <w:t>REPETICIÓN:</w:t>
      </w:r>
      <w:r>
        <w:tab/>
        <w:t xml:space="preserve">27    Cms. </w:t>
      </w:r>
    </w:p>
    <w:p w:rsidR="000B5221" w:rsidRDefault="000B5221" w:rsidP="000B5221">
      <w:r>
        <w:t>BOLSA:</w:t>
      </w:r>
      <w:r>
        <w:tab/>
      </w:r>
      <w:r>
        <w:tab/>
        <w:t xml:space="preserve">27   X   32 + 5    Cms  de Solapa Interna Pegada </w:t>
      </w:r>
    </w:p>
    <w:p w:rsidR="000B5221" w:rsidRDefault="000B5221" w:rsidP="000B5221">
      <w:r>
        <w:t xml:space="preserve">RODILLO :                </w:t>
      </w:r>
      <w:r w:rsidRPr="004B0ED3">
        <w:rPr>
          <w:b/>
        </w:rPr>
        <w:t>56</w:t>
      </w:r>
    </w:p>
    <w:p w:rsidR="000B5221" w:rsidRDefault="000B5221" w:rsidP="000B5221">
      <w:r>
        <w:t>SELLADO:</w:t>
      </w:r>
      <w:r>
        <w:tab/>
      </w:r>
      <w:r>
        <w:tab/>
        <w:t xml:space="preserve">Lateral  </w:t>
      </w:r>
    </w:p>
    <w:p w:rsidR="000B5221" w:rsidRPr="001F34F2" w:rsidRDefault="000B5221" w:rsidP="000B5221">
      <w:r w:rsidRPr="001F34F2">
        <w:t>REFERENCIA:</w:t>
      </w:r>
      <w:r w:rsidRPr="001F34F2">
        <w:tab/>
      </w:r>
      <w:r>
        <w:rPr>
          <w:b/>
        </w:rPr>
        <w:t xml:space="preserve">ECKO      </w:t>
      </w:r>
      <w:r w:rsidRPr="001F34F2">
        <w:rPr>
          <w:b/>
        </w:rPr>
        <w:t xml:space="preserve">    ( IMPRESIÓN  WARNING )</w:t>
      </w:r>
    </w:p>
    <w:p w:rsidR="000B5221" w:rsidRPr="001F34F2" w:rsidRDefault="000B5221" w:rsidP="000B5221"/>
    <w:p w:rsidR="000B5221" w:rsidRDefault="000B5221" w:rsidP="000B5221">
      <w:pPr>
        <w:rPr>
          <w:b/>
        </w:rPr>
      </w:pPr>
      <w:r w:rsidRPr="001F34F2">
        <w:rPr>
          <w:b/>
        </w:rPr>
        <w:tab/>
      </w:r>
      <w:r w:rsidRPr="001F34F2">
        <w:rPr>
          <w:b/>
        </w:rPr>
        <w:tab/>
      </w:r>
      <w:r w:rsidRPr="001F34F2">
        <w:rPr>
          <w:b/>
        </w:rPr>
        <w:tab/>
      </w:r>
    </w:p>
    <w:p w:rsidR="000B5221" w:rsidRDefault="000B5221" w:rsidP="000B5221">
      <w:r>
        <w:rPr>
          <w:b/>
          <w:bCs/>
          <w:u w:val="single"/>
        </w:rPr>
        <w:t>NOTA:</w:t>
      </w:r>
      <w:r>
        <w:t xml:space="preserve">  - Los cyreles  se encuentran en su planta</w:t>
      </w:r>
    </w:p>
    <w:p w:rsidR="000B5221" w:rsidRDefault="000B5221" w:rsidP="000B5221">
      <w:pPr>
        <w:numPr>
          <w:ilvl w:val="0"/>
          <w:numId w:val="2"/>
        </w:numPr>
      </w:pPr>
      <w:r>
        <w:t>Altura y tonos según  Muestra</w:t>
      </w:r>
    </w:p>
    <w:p w:rsidR="000B5221" w:rsidRDefault="000B5221" w:rsidP="000B5221">
      <w:pPr>
        <w:numPr>
          <w:ilvl w:val="0"/>
          <w:numId w:val="2"/>
        </w:numPr>
        <w:rPr>
          <w:b/>
        </w:rPr>
      </w:pPr>
      <w:smartTag w:uri="urn:schemas-microsoft-com:office:smarttags" w:element="PersonName">
        <w:smartTagPr>
          <w:attr w:name="ProductID" w:val="PLASTICOS UNION"/>
        </w:smartTagPr>
        <w:r>
          <w:rPr>
            <w:b/>
          </w:rPr>
          <w:t>PLASTICOS UNION</w:t>
        </w:r>
      </w:smartTag>
      <w:r>
        <w:rPr>
          <w:b/>
        </w:rPr>
        <w:t xml:space="preserve"> ENVIA EL MATERIAL</w:t>
      </w:r>
    </w:p>
    <w:p w:rsidR="000B5221" w:rsidRPr="004E08B4" w:rsidRDefault="000B5221" w:rsidP="000B5221">
      <w:pPr>
        <w:ind w:left="1500"/>
        <w:rPr>
          <w:b/>
        </w:rPr>
      </w:pPr>
    </w:p>
    <w:p w:rsidR="000B5221" w:rsidRPr="00465B97" w:rsidRDefault="000B5221" w:rsidP="000B5221"/>
    <w:p w:rsidR="000B5221" w:rsidRDefault="000B5221" w:rsidP="000B5221">
      <w:r>
        <w:t>Agradezco la atención y colaboración prestada.</w:t>
      </w:r>
    </w:p>
    <w:p w:rsidR="000B5221" w:rsidRDefault="000B5221" w:rsidP="000B5221"/>
    <w:p w:rsidR="000B5221" w:rsidRDefault="000B5221" w:rsidP="000B5221"/>
    <w:p w:rsidR="000B5221" w:rsidRDefault="000B5221" w:rsidP="000B5221">
      <w:r>
        <w:t>Cordialmente,</w:t>
      </w:r>
    </w:p>
    <w:p w:rsidR="000B5221" w:rsidRDefault="000B5221" w:rsidP="000B5221"/>
    <w:p w:rsidR="000B5221" w:rsidRDefault="000B5221" w:rsidP="000B5221"/>
    <w:p w:rsidR="000B5221" w:rsidRDefault="000B5221" w:rsidP="000B5221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0B5221" w:rsidRDefault="000B5221" w:rsidP="000B5221">
      <w:r>
        <w:t>Director.</w:t>
      </w:r>
    </w:p>
    <w:p w:rsidR="000B5221" w:rsidRDefault="000B5221" w:rsidP="00084E31"/>
    <w:p w:rsidR="000B5221" w:rsidRDefault="000B5221" w:rsidP="00084E31"/>
    <w:p w:rsidR="008C2089" w:rsidRDefault="008C2089" w:rsidP="00084E31"/>
    <w:p w:rsidR="008C2089" w:rsidRDefault="008C2089" w:rsidP="00084E31"/>
    <w:p w:rsidR="008C2089" w:rsidRDefault="008C2089" w:rsidP="008C2089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8C2089" w:rsidRDefault="008C2089" w:rsidP="008C2089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8C2089" w:rsidRDefault="008C2089" w:rsidP="008C2089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8C2089" w:rsidRDefault="008C2089" w:rsidP="008C2089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8C2089" w:rsidRDefault="008C2089" w:rsidP="008C2089">
      <w:pPr>
        <w:pStyle w:val="Ttulo1"/>
      </w:pPr>
    </w:p>
    <w:p w:rsidR="008C2089" w:rsidRDefault="008C2089" w:rsidP="008C2089">
      <w:pPr>
        <w:pStyle w:val="Ttulo1"/>
      </w:pPr>
      <w:r>
        <w:t>ORDEN DE TRABAJO     N°      07049-1</w:t>
      </w:r>
    </w:p>
    <w:p w:rsidR="008C2089" w:rsidRDefault="008C2089" w:rsidP="008C2089"/>
    <w:p w:rsidR="008C2089" w:rsidRDefault="008C2089" w:rsidP="008C2089">
      <w:r>
        <w:t>FECHA:</w:t>
      </w:r>
      <w:r>
        <w:tab/>
        <w:t>Medellín, Agosto  26    de  2010</w:t>
      </w:r>
    </w:p>
    <w:p w:rsidR="008C2089" w:rsidRDefault="008C2089" w:rsidP="008C2089">
      <w:r>
        <w:t>PARA:</w:t>
      </w:r>
      <w:r>
        <w:tab/>
      </w:r>
      <w:r>
        <w:tab/>
        <w:t>PLÁSTICOS DARMA</w:t>
      </w:r>
    </w:p>
    <w:p w:rsidR="008C2089" w:rsidRDefault="008C2089" w:rsidP="008C2089">
      <w:r>
        <w:t>ATENCIÓN:</w:t>
      </w:r>
      <w:r>
        <w:tab/>
        <w:t>Sr. Darío Jaramillo</w:t>
      </w:r>
    </w:p>
    <w:p w:rsidR="008C2089" w:rsidRDefault="008C2089" w:rsidP="008C2089">
      <w:r>
        <w:tab/>
      </w:r>
      <w:r>
        <w:tab/>
        <w:t>Gerente.</w:t>
      </w:r>
    </w:p>
    <w:p w:rsidR="008C2089" w:rsidRDefault="008C2089" w:rsidP="008C2089"/>
    <w:p w:rsidR="008C2089" w:rsidRDefault="008C2089" w:rsidP="008C2089">
      <w:r>
        <w:t>Apreciado Don Darío:</w:t>
      </w:r>
    </w:p>
    <w:p w:rsidR="008C2089" w:rsidRDefault="008C2089" w:rsidP="008C2089"/>
    <w:p w:rsidR="008C2089" w:rsidRDefault="008C2089" w:rsidP="008C2089">
      <w:r>
        <w:t>Con la presente estamos solicitando el siguiente Material   :</w:t>
      </w:r>
    </w:p>
    <w:p w:rsidR="008C2089" w:rsidRDefault="008C2089" w:rsidP="008C2089"/>
    <w:p w:rsidR="008C2089" w:rsidRDefault="008C2089" w:rsidP="008C2089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8C2089" w:rsidRDefault="008C2089" w:rsidP="008C2089">
      <w:pPr>
        <w:rPr>
          <w:b/>
          <w:bCs/>
          <w:u w:val="single"/>
        </w:rPr>
      </w:pPr>
    </w:p>
    <w:p w:rsidR="008C2089" w:rsidRDefault="008C2089" w:rsidP="008C2089">
      <w:r>
        <w:t>MATERIAL:</w:t>
      </w:r>
      <w:r>
        <w:tab/>
      </w:r>
      <w:r>
        <w:tab/>
        <w:t>Polietileno Alta Densidad Pigmentado BLANCO Tubular.</w:t>
      </w:r>
    </w:p>
    <w:p w:rsidR="008C2089" w:rsidRDefault="008C2089" w:rsidP="008C2089">
      <w:r>
        <w:t>MEDIDA:</w:t>
      </w:r>
      <w:r>
        <w:tab/>
      </w:r>
      <w:r>
        <w:tab/>
      </w:r>
      <w:r w:rsidRPr="00657B35">
        <w:rPr>
          <w:b/>
        </w:rPr>
        <w:t>50  Cms</w:t>
      </w:r>
      <w:r>
        <w:t>.</w:t>
      </w:r>
    </w:p>
    <w:p w:rsidR="008C2089" w:rsidRPr="005660D5" w:rsidRDefault="008C2089" w:rsidP="008C2089">
      <w:pPr>
        <w:rPr>
          <w:b/>
          <w:bCs/>
        </w:rPr>
      </w:pPr>
      <w:r>
        <w:t>CALIBRE:</w:t>
      </w:r>
      <w:r>
        <w:tab/>
      </w:r>
      <w:r>
        <w:tab/>
      </w:r>
      <w:r w:rsidRPr="005660D5">
        <w:rPr>
          <w:b/>
        </w:rPr>
        <w:t xml:space="preserve">2.5 </w:t>
      </w:r>
      <w:r w:rsidRPr="005660D5">
        <w:rPr>
          <w:b/>
          <w:bCs/>
        </w:rPr>
        <w:t xml:space="preserve">  ”</w:t>
      </w:r>
    </w:p>
    <w:p w:rsidR="008C2089" w:rsidRDefault="008C2089" w:rsidP="008C2089">
      <w:r>
        <w:t>COLOR:</w:t>
      </w:r>
      <w:r>
        <w:tab/>
      </w:r>
      <w:r>
        <w:tab/>
        <w:t xml:space="preserve">BLANCO  </w:t>
      </w:r>
      <w:r w:rsidR="00EA690F">
        <w:t>(Según</w:t>
      </w:r>
      <w:r>
        <w:t xml:space="preserve"> </w:t>
      </w:r>
      <w:r w:rsidR="00EA690F">
        <w:t>muestra)</w:t>
      </w:r>
    </w:p>
    <w:p w:rsidR="008C2089" w:rsidRDefault="008C2089" w:rsidP="008C2089">
      <w:r>
        <w:t>TRATADO:</w:t>
      </w:r>
      <w:r>
        <w:tab/>
      </w:r>
      <w:r>
        <w:tab/>
        <w:t>2 Caras.</w:t>
      </w:r>
    </w:p>
    <w:p w:rsidR="008C2089" w:rsidRDefault="008C2089" w:rsidP="008C2089">
      <w:r>
        <w:t>CANTIDAD:</w:t>
      </w:r>
      <w:r>
        <w:tab/>
      </w:r>
      <w:r>
        <w:tab/>
      </w:r>
      <w:r>
        <w:rPr>
          <w:b/>
        </w:rPr>
        <w:t xml:space="preserve">290 </w:t>
      </w:r>
      <w:r>
        <w:t xml:space="preserve">   Kg.</w:t>
      </w:r>
    </w:p>
    <w:p w:rsidR="008C2089" w:rsidRDefault="008C2089" w:rsidP="008C2089">
      <w:r>
        <w:t>REFERENCIA:</w:t>
      </w:r>
      <w:r>
        <w:tab/>
      </w:r>
      <w:r w:rsidRPr="008970C3">
        <w:rPr>
          <w:b/>
        </w:rPr>
        <w:t>PLASTIQUIMICA GRANDE</w:t>
      </w:r>
    </w:p>
    <w:p w:rsidR="008C2089" w:rsidRDefault="008C2089" w:rsidP="008C2089">
      <w:r>
        <w:t>COLORES:</w:t>
      </w:r>
      <w:r>
        <w:tab/>
      </w:r>
      <w:r>
        <w:tab/>
        <w:t>2 ( Gris -  Rojo)</w:t>
      </w:r>
    </w:p>
    <w:p w:rsidR="008C2089" w:rsidRDefault="008C2089" w:rsidP="008C2089">
      <w:r>
        <w:t>CARAS:</w:t>
      </w:r>
      <w:r>
        <w:tab/>
      </w:r>
      <w:r>
        <w:tab/>
        <w:t>2</w:t>
      </w:r>
    </w:p>
    <w:p w:rsidR="008C2089" w:rsidRDefault="008C2089" w:rsidP="008C2089">
      <w:r>
        <w:t>REPETICIÓN:</w:t>
      </w:r>
      <w:r>
        <w:tab/>
        <w:t>Continua</w:t>
      </w:r>
    </w:p>
    <w:p w:rsidR="008C2089" w:rsidRDefault="008C2089" w:rsidP="008C2089">
      <w:r>
        <w:t>RODILLO:</w:t>
      </w:r>
      <w:r>
        <w:tab/>
      </w:r>
      <w:r>
        <w:tab/>
        <w:t>38</w:t>
      </w:r>
    </w:p>
    <w:p w:rsidR="008C2089" w:rsidRPr="003B158B" w:rsidRDefault="008C2089" w:rsidP="008C2089">
      <w:pPr>
        <w:rPr>
          <w:b/>
        </w:rPr>
      </w:pPr>
      <w:r>
        <w:t>BOLSA:</w:t>
      </w:r>
      <w:r>
        <w:tab/>
      </w:r>
      <w:r>
        <w:tab/>
      </w:r>
      <w:r w:rsidRPr="003B158B">
        <w:rPr>
          <w:b/>
        </w:rPr>
        <w:t>50 x 190  cms</w:t>
      </w:r>
    </w:p>
    <w:p w:rsidR="008C2089" w:rsidRDefault="008C2089" w:rsidP="008C2089">
      <w:r>
        <w:t>SELLADO:</w:t>
      </w:r>
      <w:r>
        <w:tab/>
      </w:r>
      <w:r>
        <w:tab/>
        <w:t>Para selle de Fondo.</w:t>
      </w:r>
    </w:p>
    <w:p w:rsidR="008C2089" w:rsidRDefault="008C2089" w:rsidP="008C2089"/>
    <w:p w:rsidR="008C2089" w:rsidRDefault="008C2089" w:rsidP="008C2089"/>
    <w:p w:rsidR="008C2089" w:rsidRDefault="008C2089" w:rsidP="008C2089">
      <w:r>
        <w:rPr>
          <w:b/>
          <w:bCs/>
          <w:u w:val="single"/>
        </w:rPr>
        <w:t>NOTA:</w:t>
      </w:r>
      <w:r>
        <w:t xml:space="preserve">  * Los cyreles   Se encuentran en su planta</w:t>
      </w:r>
    </w:p>
    <w:p w:rsidR="008C2089" w:rsidRDefault="008C2089" w:rsidP="008C2089">
      <w:pPr>
        <w:numPr>
          <w:ilvl w:val="0"/>
          <w:numId w:val="1"/>
        </w:numPr>
      </w:pPr>
      <w:r>
        <w:t>Se envían muestra física  para tonos , alturas  y pigmentación</w:t>
      </w:r>
    </w:p>
    <w:p w:rsidR="008C2089" w:rsidRDefault="008C2089" w:rsidP="008C2089">
      <w:pPr>
        <w:ind w:left="885"/>
      </w:pPr>
    </w:p>
    <w:p w:rsidR="008C2089" w:rsidRPr="00315AED" w:rsidRDefault="008C2089" w:rsidP="008C2089">
      <w:pPr>
        <w:numPr>
          <w:ilvl w:val="0"/>
          <w:numId w:val="1"/>
        </w:numPr>
      </w:pPr>
      <w:r w:rsidRPr="00393DAD">
        <w:rPr>
          <w:b/>
          <w:u w:val="single"/>
        </w:rPr>
        <w:t>Utilizar tinta negra</w:t>
      </w:r>
      <w:r>
        <w:t xml:space="preserve"> </w:t>
      </w:r>
      <w:r w:rsidRPr="00393DAD">
        <w:rPr>
          <w:b/>
          <w:u w:val="single"/>
        </w:rPr>
        <w:t>ANTIGRASA</w:t>
      </w:r>
    </w:p>
    <w:p w:rsidR="008C2089" w:rsidRDefault="008C2089" w:rsidP="008C2089">
      <w:pPr>
        <w:ind w:left="885"/>
      </w:pPr>
    </w:p>
    <w:p w:rsidR="008C2089" w:rsidRPr="0098114D" w:rsidRDefault="008C2089" w:rsidP="008C2089">
      <w:pPr>
        <w:rPr>
          <w:b/>
          <w:u w:val="single"/>
        </w:rPr>
      </w:pPr>
    </w:p>
    <w:p w:rsidR="008C2089" w:rsidRDefault="008C2089" w:rsidP="008C2089">
      <w:r>
        <w:t>Agradezco la atención y colaboración prestada.</w:t>
      </w:r>
    </w:p>
    <w:p w:rsidR="008C2089" w:rsidRDefault="008C2089" w:rsidP="008C2089"/>
    <w:p w:rsidR="008C2089" w:rsidRDefault="008C2089" w:rsidP="008C2089"/>
    <w:p w:rsidR="008C2089" w:rsidRDefault="008C2089" w:rsidP="008C2089">
      <w:r>
        <w:t>Cordialmente,</w:t>
      </w:r>
    </w:p>
    <w:p w:rsidR="008C2089" w:rsidRDefault="008C2089" w:rsidP="008C2089"/>
    <w:p w:rsidR="008C2089" w:rsidRDefault="008C2089" w:rsidP="008C2089"/>
    <w:p w:rsidR="008C2089" w:rsidRDefault="008C2089" w:rsidP="008C2089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8C2089" w:rsidRDefault="008C2089" w:rsidP="008C2089">
      <w:pPr>
        <w:tabs>
          <w:tab w:val="left" w:pos="1980"/>
        </w:tabs>
      </w:pPr>
      <w:r>
        <w:t>Director.</w:t>
      </w:r>
    </w:p>
    <w:p w:rsidR="008C2089" w:rsidRDefault="008C2089" w:rsidP="008C2089">
      <w:pPr>
        <w:rPr>
          <w:b/>
        </w:rPr>
      </w:pPr>
    </w:p>
    <w:p w:rsidR="00943E31" w:rsidRDefault="00943E31" w:rsidP="008C2089">
      <w:pPr>
        <w:rPr>
          <w:b/>
        </w:rPr>
      </w:pPr>
    </w:p>
    <w:p w:rsidR="00943E31" w:rsidRDefault="00943E31" w:rsidP="008C2089">
      <w:pPr>
        <w:rPr>
          <w:b/>
        </w:rPr>
      </w:pPr>
    </w:p>
    <w:p w:rsidR="008C2089" w:rsidRDefault="008C2089" w:rsidP="008C2089">
      <w:pPr>
        <w:rPr>
          <w:b/>
        </w:rPr>
      </w:pPr>
    </w:p>
    <w:p w:rsidR="00943E31" w:rsidRDefault="00943E31" w:rsidP="00943E31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943E31" w:rsidRDefault="00943E31" w:rsidP="00943E31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943E31" w:rsidRDefault="00943E31" w:rsidP="00943E31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943E31" w:rsidRDefault="00943E31" w:rsidP="00943E31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943E31" w:rsidRDefault="00943E31" w:rsidP="00943E31">
      <w:pPr>
        <w:rPr>
          <w:b/>
          <w:bCs/>
        </w:rPr>
      </w:pPr>
    </w:p>
    <w:p w:rsidR="00943E31" w:rsidRDefault="00943E31" w:rsidP="00943E31">
      <w:pPr>
        <w:pStyle w:val="Ttulo1"/>
      </w:pPr>
    </w:p>
    <w:p w:rsidR="00943E31" w:rsidRDefault="00943E31" w:rsidP="00943E31">
      <w:pPr>
        <w:pStyle w:val="Ttulo1"/>
      </w:pPr>
      <w:r>
        <w:t>ORDEN DE TRABAJO   N °      07205</w:t>
      </w:r>
    </w:p>
    <w:p w:rsidR="00943E31" w:rsidRDefault="00943E31" w:rsidP="00943E31"/>
    <w:p w:rsidR="00943E31" w:rsidRDefault="00943E31" w:rsidP="00943E31">
      <w:r>
        <w:t>FECHA:</w:t>
      </w:r>
      <w:r>
        <w:tab/>
        <w:t>Medellín, Agosto   27   de   2010</w:t>
      </w:r>
    </w:p>
    <w:p w:rsidR="00943E31" w:rsidRDefault="00943E31" w:rsidP="00943E31">
      <w:r>
        <w:t>PARA:</w:t>
      </w:r>
      <w:r>
        <w:tab/>
      </w:r>
      <w:r>
        <w:tab/>
        <w:t>PLÁSTICOS DARMA</w:t>
      </w:r>
    </w:p>
    <w:p w:rsidR="00943E31" w:rsidRDefault="00943E31" w:rsidP="00943E31">
      <w:r>
        <w:t>ATENCIÓN:</w:t>
      </w:r>
      <w:r>
        <w:tab/>
        <w:t>Sr. Darío Jaramillo</w:t>
      </w:r>
    </w:p>
    <w:p w:rsidR="00943E31" w:rsidRDefault="00943E31" w:rsidP="00943E31">
      <w:r>
        <w:tab/>
      </w:r>
      <w:r>
        <w:tab/>
        <w:t>Gerente.</w:t>
      </w:r>
    </w:p>
    <w:p w:rsidR="00943E31" w:rsidRDefault="00943E31" w:rsidP="00943E31"/>
    <w:p w:rsidR="00943E31" w:rsidRDefault="00943E31" w:rsidP="00943E31">
      <w:r>
        <w:t>Apreciado Don Darío:</w:t>
      </w:r>
    </w:p>
    <w:p w:rsidR="00943E31" w:rsidRPr="00D8653D" w:rsidRDefault="00943E31" w:rsidP="00943E31"/>
    <w:p w:rsidR="00943E31" w:rsidRDefault="00943E31" w:rsidP="00943E31">
      <w:r>
        <w:t>Con la presente estamos solicitando el siguiente servicio de  IMPRESIÓN :</w:t>
      </w:r>
    </w:p>
    <w:p w:rsidR="00943E31" w:rsidRDefault="00943E31" w:rsidP="00943E31"/>
    <w:p w:rsidR="00943E31" w:rsidRDefault="00943E31" w:rsidP="00943E31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943E31" w:rsidRDefault="00943E31" w:rsidP="00943E31">
      <w:pPr>
        <w:rPr>
          <w:b/>
          <w:bCs/>
        </w:rPr>
      </w:pPr>
    </w:p>
    <w:p w:rsidR="00943E31" w:rsidRPr="008249ED" w:rsidRDefault="00943E31" w:rsidP="00943E31">
      <w:pPr>
        <w:rPr>
          <w:b/>
        </w:rPr>
      </w:pPr>
      <w:r>
        <w:t xml:space="preserve">MATERIAL   :           Polipropileno  Tubular   de  </w:t>
      </w:r>
      <w:r w:rsidRPr="008249ED">
        <w:rPr>
          <w:b/>
        </w:rPr>
        <w:t>30    cms</w:t>
      </w:r>
    </w:p>
    <w:p w:rsidR="00943E31" w:rsidRDefault="00943E31" w:rsidP="00943E31">
      <w:r>
        <w:t>CLIBRE      :               1.5  ”</w:t>
      </w:r>
    </w:p>
    <w:p w:rsidR="00943E31" w:rsidRPr="00AD5DCF" w:rsidRDefault="00943E31" w:rsidP="00943E31">
      <w:pPr>
        <w:rPr>
          <w:b/>
        </w:rPr>
      </w:pPr>
      <w:r>
        <w:t>REFERENCIA:</w:t>
      </w:r>
      <w:r>
        <w:tab/>
      </w:r>
      <w:r>
        <w:rPr>
          <w:b/>
        </w:rPr>
        <w:t>CARMEL  MEDIANA</w:t>
      </w:r>
    </w:p>
    <w:p w:rsidR="00943E31" w:rsidRPr="00936C49" w:rsidRDefault="003A314F" w:rsidP="00943E31">
      <w:pPr>
        <w:rPr>
          <w:b/>
        </w:rPr>
      </w:pPr>
      <w:r>
        <w:t>CANTIDAD    :         24</w:t>
      </w:r>
      <w:r w:rsidR="00943E31">
        <w:t>0</w:t>
      </w:r>
      <w:r w:rsidR="00943E31" w:rsidRPr="00936C49">
        <w:rPr>
          <w:b/>
        </w:rPr>
        <w:t xml:space="preserve">    Kg</w:t>
      </w:r>
    </w:p>
    <w:p w:rsidR="00943E31" w:rsidRDefault="00943E31" w:rsidP="00943E31">
      <w:r>
        <w:t>COLORES:</w:t>
      </w:r>
      <w:r>
        <w:tab/>
      </w:r>
      <w:r>
        <w:tab/>
        <w:t xml:space="preserve">1 </w:t>
      </w:r>
    </w:p>
    <w:p w:rsidR="00943E31" w:rsidRDefault="00943E31" w:rsidP="00943E31">
      <w:r>
        <w:t>CARAS:</w:t>
      </w:r>
      <w:r>
        <w:tab/>
      </w:r>
      <w:r>
        <w:tab/>
        <w:t xml:space="preserve">1  </w:t>
      </w:r>
    </w:p>
    <w:p w:rsidR="00943E31" w:rsidRDefault="00943E31" w:rsidP="00943E31">
      <w:r>
        <w:t>REPETICIÓN:</w:t>
      </w:r>
      <w:r>
        <w:tab/>
        <w:t>24.5</w:t>
      </w:r>
    </w:p>
    <w:p w:rsidR="00943E31" w:rsidRDefault="00943E31" w:rsidP="00943E31">
      <w:r>
        <w:t>RODILLO:</w:t>
      </w:r>
      <w:r>
        <w:tab/>
      </w:r>
      <w:r>
        <w:tab/>
        <w:t>25</w:t>
      </w:r>
    </w:p>
    <w:p w:rsidR="00943E31" w:rsidRDefault="00943E31" w:rsidP="00943E31">
      <w:r>
        <w:t>BOLSA:</w:t>
      </w:r>
      <w:r>
        <w:tab/>
      </w:r>
      <w:r>
        <w:tab/>
      </w:r>
      <w:r w:rsidRPr="008249ED">
        <w:rPr>
          <w:b/>
        </w:rPr>
        <w:t>24.5    X  28   +  5</w:t>
      </w:r>
      <w:r>
        <w:t xml:space="preserve">    cms  de solapa   Interna  pegada</w:t>
      </w:r>
    </w:p>
    <w:p w:rsidR="00943E31" w:rsidRDefault="00943E31" w:rsidP="00943E31">
      <w:r>
        <w:t>SELLADO:</w:t>
      </w:r>
      <w:r>
        <w:tab/>
      </w:r>
      <w:r>
        <w:tab/>
        <w:t>Para selle lateral.</w:t>
      </w:r>
    </w:p>
    <w:p w:rsidR="00943E31" w:rsidRDefault="00943E31" w:rsidP="00943E31"/>
    <w:p w:rsidR="00943E31" w:rsidRDefault="00943E31" w:rsidP="00943E31"/>
    <w:p w:rsidR="00943E31" w:rsidRDefault="00943E31" w:rsidP="00943E31">
      <w:r>
        <w:rPr>
          <w:b/>
          <w:bCs/>
          <w:u w:val="single"/>
        </w:rPr>
        <w:t>NOTA:</w:t>
      </w:r>
      <w:r>
        <w:t xml:space="preserve">  *   Los cyreles  se encuentran en su planta.</w:t>
      </w:r>
    </w:p>
    <w:p w:rsidR="00943E31" w:rsidRDefault="00943E31" w:rsidP="00943E31">
      <w:pPr>
        <w:numPr>
          <w:ilvl w:val="0"/>
          <w:numId w:val="1"/>
        </w:numPr>
      </w:pPr>
      <w:r>
        <w:t>Se envían ARTE    para tonos y alturas</w:t>
      </w:r>
    </w:p>
    <w:p w:rsidR="00943E31" w:rsidRPr="00307118" w:rsidRDefault="00943E31" w:rsidP="00943E31">
      <w:pPr>
        <w:numPr>
          <w:ilvl w:val="0"/>
          <w:numId w:val="2"/>
        </w:numPr>
      </w:pPr>
      <w:r>
        <w:t xml:space="preserve">Se  envia el material de PP </w:t>
      </w:r>
      <w:r>
        <w:rPr>
          <w:b/>
        </w:rPr>
        <w:t xml:space="preserve">de  30 </w:t>
      </w:r>
      <w:r w:rsidRPr="00AD5DCF">
        <w:rPr>
          <w:b/>
        </w:rPr>
        <w:t xml:space="preserve">  cms</w:t>
      </w:r>
    </w:p>
    <w:p w:rsidR="00943E31" w:rsidRPr="00150D1A" w:rsidRDefault="00943E31" w:rsidP="00943E31">
      <w:pPr>
        <w:numPr>
          <w:ilvl w:val="0"/>
          <w:numId w:val="2"/>
        </w:numPr>
      </w:pPr>
      <w:r>
        <w:rPr>
          <w:b/>
        </w:rPr>
        <w:t>IGUAL  ULTIMA  IMPRESION</w:t>
      </w:r>
    </w:p>
    <w:p w:rsidR="00943E31" w:rsidRDefault="00943E31" w:rsidP="00943E31">
      <w:pPr>
        <w:ind w:left="885"/>
      </w:pPr>
    </w:p>
    <w:p w:rsidR="00943E31" w:rsidRDefault="00943E31" w:rsidP="00943E31">
      <w:pPr>
        <w:ind w:left="885"/>
      </w:pPr>
    </w:p>
    <w:p w:rsidR="00943E31" w:rsidRDefault="00943E31" w:rsidP="00943E31">
      <w:r>
        <w:t>Agradezco la atención y colaboración prestada.</w:t>
      </w:r>
    </w:p>
    <w:p w:rsidR="00943E31" w:rsidRDefault="00943E31" w:rsidP="00943E31"/>
    <w:p w:rsidR="00943E31" w:rsidRDefault="00943E31" w:rsidP="00943E31"/>
    <w:p w:rsidR="00943E31" w:rsidRDefault="00943E31" w:rsidP="00943E31">
      <w:r>
        <w:t>Cordialmente,</w:t>
      </w:r>
    </w:p>
    <w:p w:rsidR="00943E31" w:rsidRDefault="00943E31" w:rsidP="00943E31"/>
    <w:p w:rsidR="00943E31" w:rsidRDefault="00943E31" w:rsidP="00943E31"/>
    <w:p w:rsidR="00943E31" w:rsidRDefault="00943E31" w:rsidP="00943E31"/>
    <w:p w:rsidR="00943E31" w:rsidRDefault="00943E31" w:rsidP="00943E31">
      <w:r>
        <w:t>RICARDO CASAS ZAPATA</w:t>
      </w:r>
    </w:p>
    <w:p w:rsidR="00943E31" w:rsidRDefault="00943E31" w:rsidP="00943E31">
      <w:r>
        <w:t>Director.</w:t>
      </w:r>
    </w:p>
    <w:p w:rsidR="00943E31" w:rsidRDefault="00943E31" w:rsidP="00943E31">
      <w:pPr>
        <w:rPr>
          <w:b/>
        </w:rPr>
      </w:pPr>
    </w:p>
    <w:p w:rsidR="008C2089" w:rsidRDefault="008C2089" w:rsidP="00084E31"/>
    <w:p w:rsidR="00E80C0F" w:rsidRDefault="00E80C0F" w:rsidP="00084E31"/>
    <w:p w:rsidR="00E80C0F" w:rsidRDefault="00E80C0F" w:rsidP="00084E31"/>
    <w:p w:rsidR="00E80C0F" w:rsidRDefault="00E80C0F" w:rsidP="00E80C0F">
      <w:pPr>
        <w:rPr>
          <w:b/>
        </w:rPr>
      </w:pPr>
    </w:p>
    <w:p w:rsidR="00E80C0F" w:rsidRDefault="00E80C0F" w:rsidP="00E80C0F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E80C0F" w:rsidRDefault="00E80C0F" w:rsidP="00E80C0F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E80C0F" w:rsidRDefault="00E80C0F" w:rsidP="00E80C0F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E80C0F" w:rsidRDefault="00E80C0F" w:rsidP="00E80C0F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E80C0F" w:rsidRDefault="00E80C0F" w:rsidP="00E80C0F">
      <w:pPr>
        <w:rPr>
          <w:b/>
          <w:bCs/>
        </w:rPr>
      </w:pPr>
    </w:p>
    <w:p w:rsidR="00E80C0F" w:rsidRDefault="00E80C0F" w:rsidP="00E80C0F">
      <w:pPr>
        <w:pStyle w:val="Ttulo1"/>
      </w:pPr>
    </w:p>
    <w:p w:rsidR="00E80C0F" w:rsidRDefault="00E80C0F" w:rsidP="00E80C0F">
      <w:pPr>
        <w:pStyle w:val="Ttulo1"/>
      </w:pPr>
      <w:r>
        <w:t>ORDEN DE TRABAJO  N °      07206</w:t>
      </w:r>
    </w:p>
    <w:p w:rsidR="00E80C0F" w:rsidRDefault="00E80C0F" w:rsidP="00E80C0F"/>
    <w:p w:rsidR="00E80C0F" w:rsidRDefault="00E80C0F" w:rsidP="00E80C0F">
      <w:r>
        <w:t>FECHA:</w:t>
      </w:r>
      <w:r>
        <w:tab/>
        <w:t>Medellín,  Agosto  27   de   2010</w:t>
      </w:r>
    </w:p>
    <w:p w:rsidR="00E80C0F" w:rsidRDefault="00E80C0F" w:rsidP="00E80C0F">
      <w:r>
        <w:t>PARA:</w:t>
      </w:r>
      <w:r>
        <w:tab/>
      </w:r>
      <w:r>
        <w:tab/>
        <w:t>PLÁSTICOS DARMA</w:t>
      </w:r>
    </w:p>
    <w:p w:rsidR="00E80C0F" w:rsidRDefault="00E80C0F" w:rsidP="00E80C0F">
      <w:r>
        <w:t>ATENCIÓN:</w:t>
      </w:r>
      <w:r>
        <w:tab/>
        <w:t>Sr. Darío Jaramillo</w:t>
      </w:r>
    </w:p>
    <w:p w:rsidR="00E80C0F" w:rsidRDefault="00E80C0F" w:rsidP="00E80C0F">
      <w:r>
        <w:tab/>
      </w:r>
      <w:r>
        <w:tab/>
        <w:t>Gerente.</w:t>
      </w:r>
    </w:p>
    <w:p w:rsidR="00E80C0F" w:rsidRDefault="00E80C0F" w:rsidP="00E80C0F"/>
    <w:p w:rsidR="00E80C0F" w:rsidRDefault="00E80C0F" w:rsidP="00E80C0F">
      <w:r>
        <w:t>Apreciado Don Darío:</w:t>
      </w:r>
    </w:p>
    <w:p w:rsidR="00E80C0F" w:rsidRDefault="00E80C0F" w:rsidP="00E80C0F"/>
    <w:p w:rsidR="00E80C0F" w:rsidRDefault="00E80C0F" w:rsidP="00E80C0F">
      <w:r>
        <w:t>Con la presente estamos solicitando el siguiente servicio de  IMPRESIÓN  :</w:t>
      </w:r>
    </w:p>
    <w:p w:rsidR="00E80C0F" w:rsidRDefault="00E80C0F" w:rsidP="00E80C0F"/>
    <w:p w:rsidR="00E80C0F" w:rsidRDefault="00E80C0F" w:rsidP="00E80C0F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E80C0F" w:rsidRDefault="00E80C0F" w:rsidP="00E80C0F">
      <w:r>
        <w:t xml:space="preserve">MATERIAL   :           Polipropileno   Tubular   de   </w:t>
      </w:r>
      <w:r>
        <w:rPr>
          <w:b/>
        </w:rPr>
        <w:t>30</w:t>
      </w:r>
      <w:r>
        <w:t xml:space="preserve">    cms</w:t>
      </w:r>
    </w:p>
    <w:p w:rsidR="00E80C0F" w:rsidRDefault="00E80C0F" w:rsidP="00E80C0F">
      <w:r>
        <w:t>CLIBRE      :               1.5  ”</w:t>
      </w:r>
    </w:p>
    <w:p w:rsidR="00E80C0F" w:rsidRPr="00AD5DCF" w:rsidRDefault="00E80C0F" w:rsidP="00E80C0F">
      <w:pPr>
        <w:rPr>
          <w:b/>
        </w:rPr>
      </w:pPr>
      <w:r>
        <w:t>REFERENCIA:</w:t>
      </w:r>
      <w:r>
        <w:tab/>
      </w:r>
      <w:r>
        <w:rPr>
          <w:b/>
        </w:rPr>
        <w:t>TEENS</w:t>
      </w:r>
    </w:p>
    <w:p w:rsidR="00E80C0F" w:rsidRDefault="00E80C0F" w:rsidP="00E80C0F">
      <w:r>
        <w:t>CANTIDAD    :          110   Kg</w:t>
      </w:r>
    </w:p>
    <w:p w:rsidR="00E80C0F" w:rsidRDefault="00E80C0F" w:rsidP="00E80C0F">
      <w:r>
        <w:t>COLORES:</w:t>
      </w:r>
      <w:r>
        <w:tab/>
      </w:r>
      <w:r>
        <w:tab/>
        <w:t>1 ( Según  arte )</w:t>
      </w:r>
    </w:p>
    <w:p w:rsidR="00E80C0F" w:rsidRDefault="00E80C0F" w:rsidP="00E80C0F">
      <w:r>
        <w:t>CARAS:</w:t>
      </w:r>
      <w:r>
        <w:tab/>
      </w:r>
      <w:r>
        <w:tab/>
        <w:t xml:space="preserve">1  </w:t>
      </w:r>
    </w:p>
    <w:p w:rsidR="00E80C0F" w:rsidRDefault="00E80C0F" w:rsidP="00E80C0F">
      <w:r>
        <w:t>REPETICIÓN:</w:t>
      </w:r>
      <w:r>
        <w:tab/>
        <w:t>24.5</w:t>
      </w:r>
    </w:p>
    <w:p w:rsidR="00E80C0F" w:rsidRPr="007E24E2" w:rsidRDefault="00E80C0F" w:rsidP="00E80C0F">
      <w:pPr>
        <w:rPr>
          <w:b/>
        </w:rPr>
      </w:pPr>
      <w:r>
        <w:t>RODILLO:</w:t>
      </w:r>
      <w:r>
        <w:tab/>
      </w:r>
      <w:r>
        <w:tab/>
      </w:r>
      <w:r>
        <w:rPr>
          <w:b/>
        </w:rPr>
        <w:t>25</w:t>
      </w:r>
    </w:p>
    <w:p w:rsidR="00E80C0F" w:rsidRDefault="00E80C0F" w:rsidP="00E80C0F">
      <w:r>
        <w:t>BOLSA:</w:t>
      </w:r>
      <w:r>
        <w:tab/>
      </w:r>
      <w:r>
        <w:tab/>
        <w:t>24.5  X  28 + 5    cms   de  Solapa Interna.</w:t>
      </w:r>
    </w:p>
    <w:p w:rsidR="00E80C0F" w:rsidRDefault="00E80C0F" w:rsidP="00E80C0F">
      <w:r>
        <w:t>SELLADO:</w:t>
      </w:r>
      <w:r>
        <w:tab/>
      </w:r>
      <w:r>
        <w:tab/>
        <w:t>Para selle lateral.</w:t>
      </w:r>
    </w:p>
    <w:p w:rsidR="00E80C0F" w:rsidRDefault="00E80C0F" w:rsidP="00E80C0F"/>
    <w:p w:rsidR="00E80C0F" w:rsidRDefault="00E80C0F" w:rsidP="00E80C0F"/>
    <w:p w:rsidR="00E80C0F" w:rsidRDefault="00E80C0F" w:rsidP="00E80C0F">
      <w:r>
        <w:rPr>
          <w:b/>
          <w:bCs/>
          <w:u w:val="single"/>
        </w:rPr>
        <w:t>NOTA:</w:t>
      </w:r>
      <w:r>
        <w:t xml:space="preserve">  *   Los cyreles   se  encuentran en su planta.</w:t>
      </w:r>
    </w:p>
    <w:p w:rsidR="00E80C0F" w:rsidRDefault="00E80C0F" w:rsidP="00E80C0F">
      <w:pPr>
        <w:numPr>
          <w:ilvl w:val="0"/>
          <w:numId w:val="1"/>
        </w:numPr>
      </w:pPr>
      <w:r>
        <w:t>Se envían ARTE    para tonos y alturas</w:t>
      </w:r>
    </w:p>
    <w:p w:rsidR="00E80C0F" w:rsidRPr="00146E99" w:rsidRDefault="00E80C0F" w:rsidP="00E80C0F">
      <w:pPr>
        <w:numPr>
          <w:ilvl w:val="0"/>
          <w:numId w:val="2"/>
        </w:numPr>
      </w:pPr>
      <w:r>
        <w:t xml:space="preserve">Se  envía el material de PP </w:t>
      </w:r>
      <w:r>
        <w:rPr>
          <w:b/>
        </w:rPr>
        <w:t xml:space="preserve">de  30 </w:t>
      </w:r>
      <w:r w:rsidRPr="00AD5DCF">
        <w:rPr>
          <w:b/>
        </w:rPr>
        <w:t xml:space="preserve">  cms</w:t>
      </w:r>
    </w:p>
    <w:p w:rsidR="00E80C0F" w:rsidRPr="005574BF" w:rsidRDefault="00E80C0F" w:rsidP="00E80C0F">
      <w:pPr>
        <w:numPr>
          <w:ilvl w:val="0"/>
          <w:numId w:val="2"/>
        </w:numPr>
      </w:pPr>
      <w:r>
        <w:rPr>
          <w:b/>
        </w:rPr>
        <w:t>Colocar  guía para sellado</w:t>
      </w:r>
    </w:p>
    <w:p w:rsidR="00E80C0F" w:rsidRPr="00150D1A" w:rsidRDefault="00E80C0F" w:rsidP="00E80C0F">
      <w:pPr>
        <w:ind w:left="1860"/>
      </w:pPr>
    </w:p>
    <w:p w:rsidR="00E80C0F" w:rsidRDefault="00E80C0F" w:rsidP="00E80C0F">
      <w:pPr>
        <w:ind w:left="885"/>
      </w:pPr>
    </w:p>
    <w:p w:rsidR="00E80C0F" w:rsidRDefault="00E80C0F" w:rsidP="00E80C0F">
      <w:pPr>
        <w:ind w:left="885"/>
      </w:pPr>
    </w:p>
    <w:p w:rsidR="00E80C0F" w:rsidRDefault="00E80C0F" w:rsidP="00E80C0F">
      <w:r>
        <w:t>Agradezco la atención y colaboración prestada.</w:t>
      </w:r>
    </w:p>
    <w:p w:rsidR="00E80C0F" w:rsidRDefault="00E80C0F" w:rsidP="00E80C0F"/>
    <w:p w:rsidR="00E80C0F" w:rsidRDefault="00E80C0F" w:rsidP="00E80C0F"/>
    <w:p w:rsidR="00E80C0F" w:rsidRDefault="00E80C0F" w:rsidP="00E80C0F">
      <w:r>
        <w:t>Cordialmente,</w:t>
      </w:r>
    </w:p>
    <w:p w:rsidR="00E80C0F" w:rsidRDefault="00E80C0F" w:rsidP="00E80C0F"/>
    <w:p w:rsidR="00E80C0F" w:rsidRDefault="00E80C0F" w:rsidP="00E80C0F"/>
    <w:p w:rsidR="00E80C0F" w:rsidRDefault="00E80C0F" w:rsidP="00E80C0F"/>
    <w:p w:rsidR="00E80C0F" w:rsidRDefault="00E80C0F" w:rsidP="00E80C0F">
      <w:r>
        <w:t>RICARDO CASAS ZAPATA</w:t>
      </w:r>
    </w:p>
    <w:p w:rsidR="00E80C0F" w:rsidRDefault="00E80C0F" w:rsidP="00E80C0F">
      <w:r>
        <w:t>Director</w:t>
      </w:r>
    </w:p>
    <w:p w:rsidR="00E80C0F" w:rsidRDefault="00E80C0F" w:rsidP="00E80C0F">
      <w:pPr>
        <w:rPr>
          <w:b/>
        </w:rPr>
      </w:pPr>
    </w:p>
    <w:p w:rsidR="00E80C0F" w:rsidRDefault="00E80C0F" w:rsidP="00084E31"/>
    <w:p w:rsidR="00642367" w:rsidRDefault="00642367" w:rsidP="00084E31"/>
    <w:p w:rsidR="00642367" w:rsidRDefault="00642367" w:rsidP="00084E31"/>
    <w:p w:rsidR="00642367" w:rsidRDefault="00642367" w:rsidP="00642367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642367" w:rsidRDefault="00642367" w:rsidP="00642367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642367" w:rsidRDefault="00642367" w:rsidP="00642367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642367" w:rsidRDefault="00642367" w:rsidP="00642367">
      <w:pPr>
        <w:rPr>
          <w:b/>
          <w:bCs/>
          <w:sz w:val="20"/>
        </w:rPr>
      </w:pPr>
      <w:r>
        <w:rPr>
          <w:b/>
          <w:bCs/>
          <w:sz w:val="20"/>
        </w:rPr>
        <w:t>TEL:  4 44 46 64  ITAGUI.</w:t>
      </w:r>
    </w:p>
    <w:p w:rsidR="00642367" w:rsidRDefault="00642367" w:rsidP="00642367">
      <w:pPr>
        <w:rPr>
          <w:b/>
          <w:bCs/>
        </w:rPr>
      </w:pPr>
    </w:p>
    <w:p w:rsidR="00642367" w:rsidRDefault="00642367" w:rsidP="00642367">
      <w:pPr>
        <w:rPr>
          <w:b/>
        </w:rPr>
      </w:pPr>
    </w:p>
    <w:p w:rsidR="00642367" w:rsidRDefault="00642367" w:rsidP="00642367">
      <w:pPr>
        <w:pStyle w:val="Ttulo1"/>
      </w:pPr>
      <w:r>
        <w:t>ORDEN DE TRABAJO       N°      07209</w:t>
      </w:r>
    </w:p>
    <w:p w:rsidR="00642367" w:rsidRDefault="00642367" w:rsidP="00642367"/>
    <w:p w:rsidR="00642367" w:rsidRDefault="00642367" w:rsidP="00642367">
      <w:r>
        <w:t>FECHA:</w:t>
      </w:r>
      <w:r>
        <w:tab/>
        <w:t>Medellín, Agosto  30    de  2010</w:t>
      </w:r>
    </w:p>
    <w:p w:rsidR="00642367" w:rsidRDefault="00642367" w:rsidP="00642367">
      <w:r>
        <w:t>PARA:</w:t>
      </w:r>
      <w:r>
        <w:tab/>
      </w:r>
      <w:r>
        <w:tab/>
        <w:t>PLÁSTICOS DAR MA</w:t>
      </w:r>
    </w:p>
    <w:p w:rsidR="00642367" w:rsidRDefault="00642367" w:rsidP="00642367">
      <w:r>
        <w:t>ATENCIÓN:</w:t>
      </w:r>
      <w:r>
        <w:tab/>
        <w:t>Sr. Darío Jaramillo</w:t>
      </w:r>
    </w:p>
    <w:p w:rsidR="00642367" w:rsidRDefault="00642367" w:rsidP="00642367">
      <w:r>
        <w:tab/>
      </w:r>
      <w:r>
        <w:tab/>
        <w:t>Gerente.</w:t>
      </w:r>
    </w:p>
    <w:p w:rsidR="00642367" w:rsidRDefault="00642367" w:rsidP="00642367"/>
    <w:p w:rsidR="00642367" w:rsidRDefault="00642367" w:rsidP="00642367">
      <w:r>
        <w:t>Apreciado Don Darío :</w:t>
      </w:r>
    </w:p>
    <w:p w:rsidR="00642367" w:rsidRDefault="00642367" w:rsidP="00642367">
      <w:r>
        <w:t xml:space="preserve"> </w:t>
      </w:r>
    </w:p>
    <w:p w:rsidR="00642367" w:rsidRDefault="00642367" w:rsidP="00642367">
      <w:r>
        <w:t>Con la presente estamos solicitando el siguiente servicio de EXTRUSION E IMPRESION:</w:t>
      </w:r>
    </w:p>
    <w:p w:rsidR="00642367" w:rsidRDefault="00642367" w:rsidP="00642367"/>
    <w:p w:rsidR="00642367" w:rsidRDefault="00642367" w:rsidP="00642367">
      <w:pPr>
        <w:rPr>
          <w:b/>
          <w:bCs/>
          <w:u w:val="single"/>
        </w:rPr>
      </w:pPr>
      <w:r>
        <w:rPr>
          <w:b/>
          <w:bCs/>
          <w:u w:val="single"/>
        </w:rPr>
        <w:t>IMPRESIO</w:t>
      </w:r>
    </w:p>
    <w:p w:rsidR="00642367" w:rsidRPr="005B5BD2" w:rsidRDefault="00642367" w:rsidP="00642367">
      <w:pPr>
        <w:rPr>
          <w:b/>
        </w:rPr>
      </w:pPr>
      <w:r>
        <w:t>MATERIAL:</w:t>
      </w:r>
      <w:r>
        <w:tab/>
      </w:r>
      <w:r>
        <w:tab/>
        <w:t xml:space="preserve">Polietileno BAJA  </w:t>
      </w:r>
      <w:r>
        <w:rPr>
          <w:b/>
        </w:rPr>
        <w:t>Lamina</w:t>
      </w:r>
    </w:p>
    <w:p w:rsidR="00642367" w:rsidRPr="005B5BD2" w:rsidRDefault="00642367" w:rsidP="00642367">
      <w:pPr>
        <w:rPr>
          <w:b/>
        </w:rPr>
      </w:pPr>
      <w:r>
        <w:t>MEDIDA:</w:t>
      </w:r>
      <w:r>
        <w:tab/>
      </w:r>
      <w:r>
        <w:tab/>
      </w:r>
      <w:r w:rsidRPr="00587677">
        <w:rPr>
          <w:b/>
        </w:rPr>
        <w:t xml:space="preserve">56 </w:t>
      </w:r>
      <w:r w:rsidRPr="005B5BD2">
        <w:rPr>
          <w:b/>
        </w:rPr>
        <w:t xml:space="preserve">  Cms.</w:t>
      </w:r>
    </w:p>
    <w:p w:rsidR="00642367" w:rsidRPr="00263031" w:rsidRDefault="00642367" w:rsidP="00642367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>2.4</w:t>
      </w:r>
      <w:r w:rsidRPr="00263031">
        <w:rPr>
          <w:b/>
        </w:rPr>
        <w:t xml:space="preserve">  ”</w:t>
      </w:r>
    </w:p>
    <w:p w:rsidR="00642367" w:rsidRDefault="00642367" w:rsidP="00642367">
      <w:r>
        <w:t>COLOR:</w:t>
      </w:r>
      <w:r>
        <w:tab/>
      </w:r>
      <w:r>
        <w:tab/>
        <w:t>Transparente</w:t>
      </w:r>
    </w:p>
    <w:p w:rsidR="00642367" w:rsidRDefault="00642367" w:rsidP="00642367">
      <w:r>
        <w:t>TRATADO:</w:t>
      </w:r>
      <w:r>
        <w:tab/>
      </w:r>
      <w:r>
        <w:tab/>
        <w:t>1  Cara.</w:t>
      </w:r>
    </w:p>
    <w:p w:rsidR="00642367" w:rsidRDefault="00642367" w:rsidP="00642367">
      <w:pPr>
        <w:rPr>
          <w:b/>
          <w:bCs/>
        </w:rPr>
      </w:pPr>
      <w:r>
        <w:t>CANTIDAD:</w:t>
      </w:r>
      <w:r>
        <w:tab/>
      </w:r>
      <w:r>
        <w:tab/>
      </w:r>
      <w:r>
        <w:rPr>
          <w:b/>
        </w:rPr>
        <w:t>220</w:t>
      </w:r>
      <w:r>
        <w:t xml:space="preserve">   Kg.</w:t>
      </w:r>
    </w:p>
    <w:p w:rsidR="00642367" w:rsidRDefault="00642367" w:rsidP="00642367">
      <w:r>
        <w:t>COLORES:</w:t>
      </w:r>
      <w:r>
        <w:tab/>
      </w:r>
      <w:r>
        <w:tab/>
        <w:t>4  ( Azul  – Verde – Blanco – Rojo )</w:t>
      </w:r>
    </w:p>
    <w:p w:rsidR="00642367" w:rsidRDefault="00642367" w:rsidP="00642367">
      <w:r>
        <w:t>CARAS:</w:t>
      </w:r>
      <w:r>
        <w:tab/>
      </w:r>
      <w:r>
        <w:tab/>
        <w:t xml:space="preserve">2  </w:t>
      </w:r>
    </w:p>
    <w:p w:rsidR="00642367" w:rsidRDefault="00642367" w:rsidP="00642367">
      <w:r>
        <w:t>REPETICIÓN:</w:t>
      </w:r>
      <w:r>
        <w:tab/>
        <w:t xml:space="preserve">17.5  Cms. </w:t>
      </w:r>
    </w:p>
    <w:p w:rsidR="00642367" w:rsidRDefault="00642367" w:rsidP="00642367">
      <w:r>
        <w:t>BOLSA:</w:t>
      </w:r>
      <w:r>
        <w:tab/>
      </w:r>
      <w:r>
        <w:tab/>
        <w:t xml:space="preserve">17.5  X  28  Cms .    </w:t>
      </w:r>
    </w:p>
    <w:p w:rsidR="00642367" w:rsidRDefault="00642367" w:rsidP="00642367">
      <w:r>
        <w:t>RODILLO :                35</w:t>
      </w:r>
    </w:p>
    <w:p w:rsidR="00642367" w:rsidRDefault="00642367" w:rsidP="00642367">
      <w:r>
        <w:t>SELLADO:</w:t>
      </w:r>
      <w:r>
        <w:tab/>
      </w:r>
      <w:r>
        <w:tab/>
        <w:t xml:space="preserve">Lateral </w:t>
      </w:r>
    </w:p>
    <w:p w:rsidR="00642367" w:rsidRDefault="00642367" w:rsidP="00642367">
      <w:r>
        <w:t>REFERENCIA:</w:t>
      </w:r>
      <w:r>
        <w:tab/>
      </w:r>
      <w:r>
        <w:rPr>
          <w:b/>
        </w:rPr>
        <w:t>TORTA DE  PESCADO  X  9</w:t>
      </w:r>
      <w:r w:rsidRPr="0046619D">
        <w:rPr>
          <w:b/>
        </w:rPr>
        <w:t xml:space="preserve">  (</w:t>
      </w:r>
      <w:r>
        <w:rPr>
          <w:b/>
        </w:rPr>
        <w:t xml:space="preserve"> </w:t>
      </w:r>
      <w:r w:rsidRPr="0046619D">
        <w:rPr>
          <w:b/>
        </w:rPr>
        <w:t>EVELMAR</w:t>
      </w:r>
      <w:r>
        <w:rPr>
          <w:b/>
        </w:rPr>
        <w:t xml:space="preserve">  )</w:t>
      </w:r>
    </w:p>
    <w:p w:rsidR="00642367" w:rsidRDefault="00642367" w:rsidP="00642367">
      <w:r>
        <w:tab/>
      </w:r>
      <w:r>
        <w:tab/>
      </w:r>
      <w:r>
        <w:tab/>
      </w:r>
    </w:p>
    <w:p w:rsidR="00642367" w:rsidRDefault="00642367" w:rsidP="00642367">
      <w:r>
        <w:rPr>
          <w:b/>
          <w:bCs/>
          <w:u w:val="single"/>
        </w:rPr>
        <w:t>NOTA:</w:t>
      </w:r>
      <w:r>
        <w:t xml:space="preserve">  - Los cyreles se encuentran en su planta</w:t>
      </w:r>
      <w:r w:rsidRPr="00DA524A">
        <w:rPr>
          <w:b/>
          <w:sz w:val="28"/>
          <w:szCs w:val="28"/>
        </w:rPr>
        <w:t>..(  se anexa parte  Trasera )</w:t>
      </w:r>
    </w:p>
    <w:p w:rsidR="00642367" w:rsidRDefault="00642367" w:rsidP="00642367">
      <w:pPr>
        <w:numPr>
          <w:ilvl w:val="0"/>
          <w:numId w:val="2"/>
        </w:numPr>
      </w:pPr>
      <w:r>
        <w:t>Tonos de impresión igual al ultimo montaje.</w:t>
      </w:r>
    </w:p>
    <w:p w:rsidR="00642367" w:rsidRDefault="00642367" w:rsidP="00642367">
      <w:pPr>
        <w:numPr>
          <w:ilvl w:val="0"/>
          <w:numId w:val="2"/>
        </w:numPr>
      </w:pPr>
      <w:r>
        <w:t>Colocar pie de imprenta de P:U.</w:t>
      </w:r>
    </w:p>
    <w:p w:rsidR="00642367" w:rsidRDefault="00642367" w:rsidP="00642367">
      <w:pPr>
        <w:numPr>
          <w:ilvl w:val="0"/>
          <w:numId w:val="2"/>
        </w:numPr>
        <w:rPr>
          <w:b/>
          <w:u w:val="single"/>
        </w:rPr>
      </w:pPr>
      <w:r>
        <w:rPr>
          <w:b/>
          <w:u w:val="single"/>
        </w:rPr>
        <w:t>Se  aprueba  impresión</w:t>
      </w:r>
    </w:p>
    <w:p w:rsidR="00642367" w:rsidRPr="007B67F6" w:rsidRDefault="00642367" w:rsidP="00642367">
      <w:pPr>
        <w:ind w:left="1500"/>
        <w:rPr>
          <w:b/>
          <w:u w:val="single"/>
        </w:rPr>
      </w:pPr>
    </w:p>
    <w:p w:rsidR="00642367" w:rsidRPr="007B67F6" w:rsidRDefault="00642367" w:rsidP="00642367">
      <w:pPr>
        <w:rPr>
          <w:b/>
          <w:u w:val="single"/>
        </w:rPr>
      </w:pPr>
    </w:p>
    <w:p w:rsidR="00642367" w:rsidRDefault="00642367" w:rsidP="00642367">
      <w:r>
        <w:t>Agradezco la atención y colaboración prestada.</w:t>
      </w:r>
    </w:p>
    <w:p w:rsidR="00642367" w:rsidRDefault="00642367" w:rsidP="00642367"/>
    <w:p w:rsidR="00642367" w:rsidRDefault="00642367" w:rsidP="00642367">
      <w:r>
        <w:t>Cordialmente,</w:t>
      </w:r>
    </w:p>
    <w:p w:rsidR="00642367" w:rsidRDefault="00642367" w:rsidP="00642367"/>
    <w:p w:rsidR="00642367" w:rsidRDefault="00642367" w:rsidP="00642367"/>
    <w:p w:rsidR="00642367" w:rsidRDefault="00642367" w:rsidP="00642367">
      <w:r>
        <w:t>RICARDO CASAS ZAPATA</w:t>
      </w:r>
    </w:p>
    <w:p w:rsidR="00642367" w:rsidRDefault="00642367" w:rsidP="00642367">
      <w:r>
        <w:t>Director.</w:t>
      </w:r>
    </w:p>
    <w:p w:rsidR="00642367" w:rsidRDefault="00642367" w:rsidP="00084E31"/>
    <w:p w:rsidR="009B0AAF" w:rsidRDefault="009B0AAF" w:rsidP="00084E31"/>
    <w:p w:rsidR="009B0AAF" w:rsidRDefault="009B0AAF" w:rsidP="00084E31"/>
    <w:p w:rsidR="009B0AAF" w:rsidRDefault="009B0AAF" w:rsidP="00084E31"/>
    <w:p w:rsidR="009B0AAF" w:rsidRDefault="009B0AAF" w:rsidP="00084E31"/>
    <w:p w:rsidR="009B0AAF" w:rsidRDefault="009B0AAF" w:rsidP="009B0AAF">
      <w:pPr>
        <w:rPr>
          <w:b/>
        </w:rPr>
      </w:pPr>
    </w:p>
    <w:p w:rsidR="009B0AAF" w:rsidRDefault="009B0AAF" w:rsidP="009B0AAF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9B0AAF" w:rsidRDefault="009B0AAF" w:rsidP="009B0AAF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9B0AAF" w:rsidRDefault="009B0AAF" w:rsidP="009B0AAF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9B0AAF" w:rsidRDefault="009B0AAF" w:rsidP="009B0AAF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9B0AAF" w:rsidRDefault="009B0AAF" w:rsidP="009B0AAF">
      <w:pPr>
        <w:rPr>
          <w:b/>
          <w:bCs/>
        </w:rPr>
      </w:pPr>
    </w:p>
    <w:p w:rsidR="009B0AAF" w:rsidRDefault="009B0AAF" w:rsidP="009B0AAF">
      <w:pPr>
        <w:pStyle w:val="Ttulo1"/>
      </w:pPr>
    </w:p>
    <w:p w:rsidR="009B0AAF" w:rsidRDefault="009B0AAF" w:rsidP="009B0AAF">
      <w:pPr>
        <w:pStyle w:val="Ttulo1"/>
      </w:pPr>
      <w:r>
        <w:t>ORDEN DE TRABAJO  N °      07211</w:t>
      </w:r>
    </w:p>
    <w:p w:rsidR="009B0AAF" w:rsidRDefault="009B0AAF" w:rsidP="009B0AAF"/>
    <w:p w:rsidR="009B0AAF" w:rsidRDefault="009B0AAF" w:rsidP="009B0AAF">
      <w:r>
        <w:t>FECHA:</w:t>
      </w:r>
      <w:r>
        <w:tab/>
        <w:t>Medellín,   Julio  26    de   2010</w:t>
      </w:r>
    </w:p>
    <w:p w:rsidR="009B0AAF" w:rsidRDefault="009B0AAF" w:rsidP="009B0AAF">
      <w:r>
        <w:t>PARA:</w:t>
      </w:r>
      <w:r>
        <w:tab/>
      </w:r>
      <w:r>
        <w:tab/>
        <w:t>PLÁSTICOS DARMA</w:t>
      </w:r>
    </w:p>
    <w:p w:rsidR="009B0AAF" w:rsidRDefault="009B0AAF" w:rsidP="009B0AAF">
      <w:r>
        <w:t>ATENCIÓN:</w:t>
      </w:r>
      <w:r>
        <w:tab/>
        <w:t>Sr. Darío Jaramillo</w:t>
      </w:r>
    </w:p>
    <w:p w:rsidR="009B0AAF" w:rsidRDefault="009B0AAF" w:rsidP="009B0AAF">
      <w:r>
        <w:tab/>
      </w:r>
      <w:r>
        <w:tab/>
        <w:t>Gerente.</w:t>
      </w:r>
    </w:p>
    <w:p w:rsidR="009B0AAF" w:rsidRDefault="009B0AAF" w:rsidP="009B0AAF"/>
    <w:p w:rsidR="009B0AAF" w:rsidRDefault="009B0AAF" w:rsidP="009B0AAF">
      <w:r>
        <w:t>Apreciado Don Darío:</w:t>
      </w:r>
    </w:p>
    <w:p w:rsidR="009B0AAF" w:rsidRDefault="009B0AAF" w:rsidP="009B0AAF"/>
    <w:p w:rsidR="009B0AAF" w:rsidRDefault="009B0AAF" w:rsidP="009B0AAF">
      <w:r>
        <w:t>Con la presente estamos solicitando el siguiente servicio de  IMPRESIÓN :</w:t>
      </w:r>
    </w:p>
    <w:p w:rsidR="009B0AAF" w:rsidRDefault="009B0AAF" w:rsidP="009B0AAF"/>
    <w:p w:rsidR="009B0AAF" w:rsidRDefault="009B0AAF" w:rsidP="009B0AAF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9B0AAF" w:rsidRDefault="009B0AAF" w:rsidP="009B0AAF">
      <w:r>
        <w:t xml:space="preserve">MATERIAL   :           Polipropileno  SemiTubular   de  </w:t>
      </w:r>
      <w:r w:rsidRPr="002720AA">
        <w:rPr>
          <w:b/>
        </w:rPr>
        <w:t>20 + 4</w:t>
      </w:r>
      <w:r>
        <w:t xml:space="preserve">     cms</w:t>
      </w:r>
    </w:p>
    <w:p w:rsidR="009B0AAF" w:rsidRDefault="009B0AAF" w:rsidP="009B0AAF">
      <w:r>
        <w:t>CLIBRE      :               1.5  ”</w:t>
      </w:r>
    </w:p>
    <w:p w:rsidR="009B0AAF" w:rsidRPr="00AD5DCF" w:rsidRDefault="009B0AAF" w:rsidP="009B0AAF">
      <w:pPr>
        <w:rPr>
          <w:b/>
        </w:rPr>
      </w:pPr>
      <w:r>
        <w:t>REFERENCIA:</w:t>
      </w:r>
      <w:r>
        <w:tab/>
      </w:r>
      <w:r>
        <w:rPr>
          <w:b/>
        </w:rPr>
        <w:t>CARMEL  INTERIOR  GRANDE</w:t>
      </w:r>
    </w:p>
    <w:p w:rsidR="009B0AAF" w:rsidRDefault="008D1DC3" w:rsidP="009B0AAF">
      <w:r>
        <w:t>CANTIDAD    :          11</w:t>
      </w:r>
      <w:r w:rsidR="009B0AAF">
        <w:t>0    Kg</w:t>
      </w:r>
    </w:p>
    <w:p w:rsidR="009B0AAF" w:rsidRDefault="009B0AAF" w:rsidP="009B0AAF">
      <w:r>
        <w:t>COLORES:</w:t>
      </w:r>
      <w:r>
        <w:tab/>
      </w:r>
      <w:r>
        <w:tab/>
        <w:t>1 ( Según  arte )</w:t>
      </w:r>
    </w:p>
    <w:p w:rsidR="009B0AAF" w:rsidRDefault="009B0AAF" w:rsidP="009B0AAF">
      <w:r>
        <w:t>CARAS:</w:t>
      </w:r>
      <w:r>
        <w:tab/>
      </w:r>
      <w:r>
        <w:tab/>
        <w:t xml:space="preserve">1  </w:t>
      </w:r>
    </w:p>
    <w:p w:rsidR="009B0AAF" w:rsidRDefault="009B0AAF" w:rsidP="009B0AAF">
      <w:r>
        <w:t>REPETICIÓN:</w:t>
      </w:r>
      <w:r>
        <w:tab/>
        <w:t>18</w:t>
      </w:r>
    </w:p>
    <w:p w:rsidR="009B0AAF" w:rsidRPr="007E24E2" w:rsidRDefault="009B0AAF" w:rsidP="009B0AAF">
      <w:pPr>
        <w:rPr>
          <w:b/>
        </w:rPr>
      </w:pPr>
      <w:r>
        <w:t>RODILLO:</w:t>
      </w:r>
      <w:r>
        <w:tab/>
      </w:r>
      <w:r>
        <w:tab/>
      </w:r>
      <w:r w:rsidRPr="007E24E2">
        <w:rPr>
          <w:b/>
        </w:rPr>
        <w:t>37</w:t>
      </w:r>
    </w:p>
    <w:p w:rsidR="009B0AAF" w:rsidRDefault="009B0AAF" w:rsidP="009B0AAF">
      <w:r>
        <w:t>BOLSA:</w:t>
      </w:r>
      <w:r>
        <w:tab/>
      </w:r>
      <w:r>
        <w:tab/>
        <w:t>18  X  20 + 4    cms de solapa  volada</w:t>
      </w:r>
    </w:p>
    <w:p w:rsidR="009B0AAF" w:rsidRDefault="009B0AAF" w:rsidP="009B0AAF">
      <w:r>
        <w:t>SELLADO:</w:t>
      </w:r>
      <w:r>
        <w:tab/>
      </w:r>
      <w:r>
        <w:tab/>
        <w:t>Para selle lateral.</w:t>
      </w:r>
    </w:p>
    <w:p w:rsidR="009B0AAF" w:rsidRDefault="009B0AAF" w:rsidP="009B0AAF"/>
    <w:p w:rsidR="009B0AAF" w:rsidRDefault="009B0AAF" w:rsidP="009B0AAF"/>
    <w:p w:rsidR="009B0AAF" w:rsidRDefault="009B0AAF" w:rsidP="009B0AAF">
      <w:r>
        <w:rPr>
          <w:b/>
          <w:bCs/>
          <w:u w:val="single"/>
        </w:rPr>
        <w:t>NOTA:</w:t>
      </w:r>
      <w:r>
        <w:t xml:space="preserve">  *   Los cyreles   se encuentran en  su  planta</w:t>
      </w:r>
    </w:p>
    <w:p w:rsidR="009B0AAF" w:rsidRDefault="009B0AAF" w:rsidP="009B0AAF">
      <w:pPr>
        <w:numPr>
          <w:ilvl w:val="0"/>
          <w:numId w:val="1"/>
        </w:numPr>
      </w:pPr>
      <w:r>
        <w:t>Se envían ARTE    para tonos y alturas</w:t>
      </w:r>
    </w:p>
    <w:p w:rsidR="009B0AAF" w:rsidRPr="00307118" w:rsidRDefault="009B0AAF" w:rsidP="009B0AAF">
      <w:pPr>
        <w:numPr>
          <w:ilvl w:val="0"/>
          <w:numId w:val="2"/>
        </w:numPr>
      </w:pPr>
      <w:r>
        <w:t xml:space="preserve">Se  envia el material de PP </w:t>
      </w:r>
      <w:r>
        <w:rPr>
          <w:b/>
        </w:rPr>
        <w:t xml:space="preserve">de  20 + 4 </w:t>
      </w:r>
      <w:r w:rsidRPr="00AD5DCF">
        <w:rPr>
          <w:b/>
        </w:rPr>
        <w:t xml:space="preserve">  cms</w:t>
      </w:r>
    </w:p>
    <w:p w:rsidR="009B0AAF" w:rsidRPr="00150D1A" w:rsidRDefault="009B0AAF" w:rsidP="009B0AAF">
      <w:pPr>
        <w:numPr>
          <w:ilvl w:val="0"/>
          <w:numId w:val="2"/>
        </w:numPr>
      </w:pPr>
      <w:r>
        <w:rPr>
          <w:b/>
        </w:rPr>
        <w:t>OJO  EL RODILLO ES  37</w:t>
      </w:r>
    </w:p>
    <w:p w:rsidR="009B0AAF" w:rsidRDefault="009B0AAF" w:rsidP="009B0AAF">
      <w:pPr>
        <w:ind w:left="885"/>
      </w:pPr>
    </w:p>
    <w:p w:rsidR="009B0AAF" w:rsidRDefault="009B0AAF" w:rsidP="009B0AAF">
      <w:pPr>
        <w:ind w:left="885"/>
      </w:pPr>
    </w:p>
    <w:p w:rsidR="009B0AAF" w:rsidRDefault="009B0AAF" w:rsidP="009B0AAF">
      <w:r>
        <w:t>Agradezco la atención y colaboración prestada.</w:t>
      </w:r>
    </w:p>
    <w:p w:rsidR="009B0AAF" w:rsidRDefault="009B0AAF" w:rsidP="009B0AAF"/>
    <w:p w:rsidR="009B0AAF" w:rsidRDefault="009B0AAF" w:rsidP="009B0AAF"/>
    <w:p w:rsidR="009B0AAF" w:rsidRDefault="009B0AAF" w:rsidP="009B0AAF">
      <w:r>
        <w:t>Cordialmente,</w:t>
      </w:r>
    </w:p>
    <w:p w:rsidR="009B0AAF" w:rsidRDefault="009B0AAF" w:rsidP="009B0AAF"/>
    <w:p w:rsidR="009B0AAF" w:rsidRDefault="009B0AAF" w:rsidP="009B0AAF"/>
    <w:p w:rsidR="009B0AAF" w:rsidRDefault="009B0AAF" w:rsidP="009B0AAF"/>
    <w:p w:rsidR="009B0AAF" w:rsidRDefault="009B0AAF" w:rsidP="009B0AAF">
      <w:r>
        <w:t>RICARDO CASAS ZAPATA</w:t>
      </w:r>
    </w:p>
    <w:p w:rsidR="009B0AAF" w:rsidRDefault="009B0AAF" w:rsidP="009B0AAF">
      <w:r>
        <w:t>Director.</w:t>
      </w:r>
    </w:p>
    <w:p w:rsidR="009B0AAF" w:rsidRDefault="009B0AAF" w:rsidP="00084E31"/>
    <w:p w:rsidR="008D1DC3" w:rsidRDefault="008D1DC3" w:rsidP="00084E31"/>
    <w:p w:rsidR="008D1DC3" w:rsidRDefault="008D1DC3" w:rsidP="00084E31"/>
    <w:p w:rsidR="008D1DC3" w:rsidRDefault="008D1DC3" w:rsidP="00084E31"/>
    <w:p w:rsidR="008D1DC3" w:rsidRDefault="008D1DC3" w:rsidP="00084E31"/>
    <w:p w:rsidR="008D1DC3" w:rsidRDefault="008D1DC3" w:rsidP="008D1DC3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8D1DC3" w:rsidRDefault="008D1DC3" w:rsidP="008D1DC3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8D1DC3" w:rsidRDefault="008D1DC3" w:rsidP="008D1DC3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8D1DC3" w:rsidRDefault="008D1DC3" w:rsidP="008D1DC3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8D1DC3" w:rsidRDefault="008D1DC3" w:rsidP="008D1DC3">
      <w:pPr>
        <w:rPr>
          <w:b/>
          <w:bCs/>
        </w:rPr>
      </w:pPr>
    </w:p>
    <w:p w:rsidR="008D1DC3" w:rsidRDefault="008D1DC3" w:rsidP="008D1DC3">
      <w:pPr>
        <w:pStyle w:val="Ttulo1"/>
      </w:pPr>
    </w:p>
    <w:p w:rsidR="008D1DC3" w:rsidRDefault="008D1DC3" w:rsidP="008D1DC3">
      <w:pPr>
        <w:pStyle w:val="Ttulo1"/>
      </w:pPr>
      <w:r>
        <w:t>ORDEN DE TRABAJO  N °      07210</w:t>
      </w:r>
    </w:p>
    <w:p w:rsidR="008D1DC3" w:rsidRDefault="008D1DC3" w:rsidP="008D1DC3"/>
    <w:p w:rsidR="008D1DC3" w:rsidRDefault="008D1DC3" w:rsidP="008D1DC3">
      <w:r>
        <w:t>FECHA:</w:t>
      </w:r>
      <w:r>
        <w:tab/>
        <w:t>Medellín,  Agosto  27   de   2010</w:t>
      </w:r>
    </w:p>
    <w:p w:rsidR="008D1DC3" w:rsidRDefault="008D1DC3" w:rsidP="008D1DC3">
      <w:r>
        <w:t>PARA:</w:t>
      </w:r>
      <w:r>
        <w:tab/>
      </w:r>
      <w:r>
        <w:tab/>
        <w:t>PLÁSTICOS DARMA</w:t>
      </w:r>
    </w:p>
    <w:p w:rsidR="008D1DC3" w:rsidRDefault="008D1DC3" w:rsidP="008D1DC3">
      <w:r>
        <w:t>ATENCIÓN:</w:t>
      </w:r>
      <w:r>
        <w:tab/>
        <w:t>Sr. Darío Jaramillo</w:t>
      </w:r>
    </w:p>
    <w:p w:rsidR="008D1DC3" w:rsidRDefault="008D1DC3" w:rsidP="008D1DC3">
      <w:r>
        <w:tab/>
      </w:r>
      <w:r>
        <w:tab/>
        <w:t>Gerente.</w:t>
      </w:r>
    </w:p>
    <w:p w:rsidR="008D1DC3" w:rsidRDefault="008D1DC3" w:rsidP="008D1DC3"/>
    <w:p w:rsidR="008D1DC3" w:rsidRDefault="008D1DC3" w:rsidP="008D1DC3">
      <w:r>
        <w:t>Apreciado Don Darío:</w:t>
      </w:r>
    </w:p>
    <w:p w:rsidR="008D1DC3" w:rsidRDefault="008D1DC3" w:rsidP="008D1DC3"/>
    <w:p w:rsidR="008D1DC3" w:rsidRDefault="008D1DC3" w:rsidP="008D1DC3">
      <w:r>
        <w:t>Con la presente estamos solicitando el siguiente servicio de  IMPRESIÓN  :</w:t>
      </w:r>
    </w:p>
    <w:p w:rsidR="008D1DC3" w:rsidRDefault="008D1DC3" w:rsidP="008D1DC3"/>
    <w:p w:rsidR="008D1DC3" w:rsidRDefault="008D1DC3" w:rsidP="008D1DC3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8D1DC3" w:rsidRDefault="008D1DC3" w:rsidP="008D1DC3">
      <w:r>
        <w:t xml:space="preserve">MATERIAL   :           Polipropileno   Tubular   de   </w:t>
      </w:r>
      <w:r>
        <w:rPr>
          <w:b/>
        </w:rPr>
        <w:t>30</w:t>
      </w:r>
      <w:r>
        <w:t xml:space="preserve">    cms</w:t>
      </w:r>
    </w:p>
    <w:p w:rsidR="008D1DC3" w:rsidRDefault="008D1DC3" w:rsidP="008D1DC3">
      <w:r>
        <w:t>CLIBRE      :               1.5  ”</w:t>
      </w:r>
    </w:p>
    <w:p w:rsidR="008D1DC3" w:rsidRPr="00AD5DCF" w:rsidRDefault="008D1DC3" w:rsidP="008D1DC3">
      <w:pPr>
        <w:rPr>
          <w:b/>
        </w:rPr>
      </w:pPr>
      <w:r>
        <w:t>REFERENCIA:</w:t>
      </w:r>
      <w:r>
        <w:tab/>
      </w:r>
      <w:r>
        <w:rPr>
          <w:b/>
        </w:rPr>
        <w:t>TEENS</w:t>
      </w:r>
    </w:p>
    <w:p w:rsidR="008D1DC3" w:rsidRDefault="007D34C8" w:rsidP="008D1DC3">
      <w:r>
        <w:t>CANTIDAD    :          10</w:t>
      </w:r>
      <w:r w:rsidR="008D1DC3">
        <w:t>0   Kg</w:t>
      </w:r>
    </w:p>
    <w:p w:rsidR="008D1DC3" w:rsidRDefault="008D1DC3" w:rsidP="008D1DC3">
      <w:r>
        <w:t>COLORES:</w:t>
      </w:r>
      <w:r>
        <w:tab/>
      </w:r>
      <w:r>
        <w:tab/>
        <w:t>1 ( Según  arte )</w:t>
      </w:r>
    </w:p>
    <w:p w:rsidR="008D1DC3" w:rsidRDefault="008D1DC3" w:rsidP="008D1DC3">
      <w:r>
        <w:t>CARAS:</w:t>
      </w:r>
      <w:r>
        <w:tab/>
      </w:r>
      <w:r>
        <w:tab/>
        <w:t xml:space="preserve">1  </w:t>
      </w:r>
    </w:p>
    <w:p w:rsidR="008D1DC3" w:rsidRDefault="008D1DC3" w:rsidP="008D1DC3">
      <w:r>
        <w:t>REPETICIÓN:</w:t>
      </w:r>
      <w:r>
        <w:tab/>
        <w:t>24.5</w:t>
      </w:r>
    </w:p>
    <w:p w:rsidR="008D1DC3" w:rsidRPr="007E24E2" w:rsidRDefault="008D1DC3" w:rsidP="008D1DC3">
      <w:pPr>
        <w:rPr>
          <w:b/>
        </w:rPr>
      </w:pPr>
      <w:r>
        <w:t>RODILLO:</w:t>
      </w:r>
      <w:r>
        <w:tab/>
      </w:r>
      <w:r>
        <w:tab/>
      </w:r>
      <w:r>
        <w:rPr>
          <w:b/>
        </w:rPr>
        <w:t>25</w:t>
      </w:r>
    </w:p>
    <w:p w:rsidR="008D1DC3" w:rsidRDefault="008D1DC3" w:rsidP="008D1DC3">
      <w:r>
        <w:t>BOLSA:</w:t>
      </w:r>
      <w:r>
        <w:tab/>
      </w:r>
      <w:r>
        <w:tab/>
        <w:t>24.5  X  28 + 5    cms   de  Solapa Interna.</w:t>
      </w:r>
    </w:p>
    <w:p w:rsidR="008D1DC3" w:rsidRDefault="008D1DC3" w:rsidP="008D1DC3">
      <w:r>
        <w:t>SELLADO:</w:t>
      </w:r>
      <w:r>
        <w:tab/>
      </w:r>
      <w:r>
        <w:tab/>
        <w:t>Para selle lateral.</w:t>
      </w:r>
    </w:p>
    <w:p w:rsidR="008D1DC3" w:rsidRDefault="008D1DC3" w:rsidP="008D1DC3"/>
    <w:p w:rsidR="008D1DC3" w:rsidRDefault="008D1DC3" w:rsidP="008D1DC3"/>
    <w:p w:rsidR="008D1DC3" w:rsidRDefault="008D1DC3" w:rsidP="008D1DC3">
      <w:r>
        <w:rPr>
          <w:b/>
          <w:bCs/>
          <w:u w:val="single"/>
        </w:rPr>
        <w:t>NOTA:</w:t>
      </w:r>
      <w:r>
        <w:t xml:space="preserve">  *   Los cyreles   se  encuentran en su planta.</w:t>
      </w:r>
    </w:p>
    <w:p w:rsidR="008D1DC3" w:rsidRDefault="008D1DC3" w:rsidP="008D1DC3">
      <w:pPr>
        <w:numPr>
          <w:ilvl w:val="0"/>
          <w:numId w:val="1"/>
        </w:numPr>
      </w:pPr>
      <w:r>
        <w:t>Se envían ARTE    para tonos y alturas</w:t>
      </w:r>
    </w:p>
    <w:p w:rsidR="008D1DC3" w:rsidRPr="00146E99" w:rsidRDefault="008D1DC3" w:rsidP="008D1DC3">
      <w:pPr>
        <w:numPr>
          <w:ilvl w:val="0"/>
          <w:numId w:val="2"/>
        </w:numPr>
      </w:pPr>
      <w:r>
        <w:t xml:space="preserve">Se  envía el material de PP </w:t>
      </w:r>
      <w:r>
        <w:rPr>
          <w:b/>
        </w:rPr>
        <w:t xml:space="preserve">de  30 </w:t>
      </w:r>
      <w:r w:rsidRPr="00AD5DCF">
        <w:rPr>
          <w:b/>
        </w:rPr>
        <w:t xml:space="preserve">  cms</w:t>
      </w:r>
    </w:p>
    <w:p w:rsidR="008D1DC3" w:rsidRPr="005574BF" w:rsidRDefault="008D1DC3" w:rsidP="008D1DC3">
      <w:pPr>
        <w:numPr>
          <w:ilvl w:val="0"/>
          <w:numId w:val="2"/>
        </w:numPr>
      </w:pPr>
      <w:r>
        <w:rPr>
          <w:b/>
        </w:rPr>
        <w:t>Colocar  guía para sellado</w:t>
      </w:r>
    </w:p>
    <w:p w:rsidR="008D1DC3" w:rsidRPr="00150D1A" w:rsidRDefault="008D1DC3" w:rsidP="008D1DC3">
      <w:pPr>
        <w:ind w:left="1860"/>
      </w:pPr>
    </w:p>
    <w:p w:rsidR="008D1DC3" w:rsidRDefault="008D1DC3" w:rsidP="008D1DC3">
      <w:pPr>
        <w:ind w:left="885"/>
      </w:pPr>
    </w:p>
    <w:p w:rsidR="008D1DC3" w:rsidRDefault="008D1DC3" w:rsidP="008D1DC3">
      <w:pPr>
        <w:ind w:left="885"/>
      </w:pPr>
    </w:p>
    <w:p w:rsidR="008D1DC3" w:rsidRDefault="008D1DC3" w:rsidP="008D1DC3">
      <w:r>
        <w:t>Agradezco la atención y colaboración prestada.</w:t>
      </w:r>
    </w:p>
    <w:p w:rsidR="008D1DC3" w:rsidRDefault="008D1DC3" w:rsidP="008D1DC3"/>
    <w:p w:rsidR="008D1DC3" w:rsidRDefault="008D1DC3" w:rsidP="008D1DC3"/>
    <w:p w:rsidR="008D1DC3" w:rsidRDefault="008D1DC3" w:rsidP="008D1DC3">
      <w:r>
        <w:t>Cordialmente,</w:t>
      </w:r>
    </w:p>
    <w:p w:rsidR="008D1DC3" w:rsidRDefault="008D1DC3" w:rsidP="008D1DC3"/>
    <w:p w:rsidR="008D1DC3" w:rsidRDefault="008D1DC3" w:rsidP="008D1DC3"/>
    <w:p w:rsidR="008D1DC3" w:rsidRDefault="008D1DC3" w:rsidP="008D1DC3"/>
    <w:p w:rsidR="008D1DC3" w:rsidRDefault="008D1DC3" w:rsidP="008D1DC3">
      <w:r>
        <w:t>RICARDO CASAS ZAPATA</w:t>
      </w:r>
    </w:p>
    <w:p w:rsidR="008D1DC3" w:rsidRDefault="008D1DC3" w:rsidP="008D1DC3">
      <w:r>
        <w:t>Director</w:t>
      </w:r>
    </w:p>
    <w:p w:rsidR="008D1DC3" w:rsidRDefault="008D1DC3" w:rsidP="00084E31"/>
    <w:p w:rsidR="00E42E50" w:rsidRDefault="00E42E50" w:rsidP="00084E31"/>
    <w:p w:rsidR="00E42E50" w:rsidRDefault="00E42E50" w:rsidP="00084E31"/>
    <w:p w:rsidR="00E42E50" w:rsidRDefault="00E42E50" w:rsidP="00084E31"/>
    <w:p w:rsidR="00E42E50" w:rsidRDefault="00E42E50" w:rsidP="00084E31"/>
    <w:p w:rsidR="00E42E50" w:rsidRDefault="00E42E50" w:rsidP="00E42E50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E42E50" w:rsidRDefault="00E42E50" w:rsidP="00E42E50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E42E50" w:rsidRDefault="00E42E50" w:rsidP="00E42E50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E42E50" w:rsidRDefault="00E42E50" w:rsidP="00E42E50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E42E50" w:rsidRDefault="00E42E50" w:rsidP="00E42E50">
      <w:pPr>
        <w:pStyle w:val="Ttulo1"/>
      </w:pPr>
    </w:p>
    <w:p w:rsidR="00E42E50" w:rsidRDefault="00E42E50" w:rsidP="00E42E50">
      <w:pPr>
        <w:pStyle w:val="Ttulo1"/>
      </w:pPr>
      <w:r>
        <w:t>ORDEN DE TRABAJO  N °      07203</w:t>
      </w:r>
    </w:p>
    <w:p w:rsidR="00E42E50" w:rsidRDefault="00E42E50" w:rsidP="00E42E50"/>
    <w:p w:rsidR="00E42E50" w:rsidRDefault="00E42E50" w:rsidP="00E42E50">
      <w:r>
        <w:t>FECHA:</w:t>
      </w:r>
      <w:r>
        <w:tab/>
        <w:t>Medellín, Agosto  31   de 2010</w:t>
      </w:r>
    </w:p>
    <w:p w:rsidR="00E42E50" w:rsidRDefault="00E42E50" w:rsidP="00E42E50">
      <w:r>
        <w:t>PARA:</w:t>
      </w:r>
      <w:r>
        <w:tab/>
      </w:r>
      <w:r>
        <w:tab/>
        <w:t>PLÁSTICOS DARMA</w:t>
      </w:r>
    </w:p>
    <w:p w:rsidR="00E42E50" w:rsidRDefault="00E42E50" w:rsidP="00E42E50">
      <w:r>
        <w:t>ATENCIÓN:</w:t>
      </w:r>
      <w:r>
        <w:tab/>
        <w:t>Sr. Darío Jaramillo</w:t>
      </w:r>
    </w:p>
    <w:p w:rsidR="00E42E50" w:rsidRDefault="00E42E50" w:rsidP="00E42E50">
      <w:r>
        <w:tab/>
      </w:r>
      <w:r>
        <w:tab/>
        <w:t>Gerente.</w:t>
      </w:r>
    </w:p>
    <w:p w:rsidR="00E42E50" w:rsidRDefault="00E42E50" w:rsidP="00E42E50"/>
    <w:p w:rsidR="00E42E50" w:rsidRDefault="00E42E50" w:rsidP="00E42E50">
      <w:r>
        <w:t>Apreciado Don Darío:</w:t>
      </w:r>
    </w:p>
    <w:p w:rsidR="00E42E50" w:rsidRDefault="00E42E50" w:rsidP="00E42E50"/>
    <w:p w:rsidR="00E42E50" w:rsidRDefault="00E42E50" w:rsidP="00E42E50">
      <w:r>
        <w:t>Con la presente estamos solicitando el siguiente servicio de  IMPRESIÓN :</w:t>
      </w:r>
    </w:p>
    <w:p w:rsidR="00E42E50" w:rsidRDefault="00E42E50" w:rsidP="00E42E50"/>
    <w:p w:rsidR="00E42E50" w:rsidRDefault="00E42E50" w:rsidP="00E42E50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E42E50" w:rsidRDefault="00E42E50" w:rsidP="00E42E50">
      <w:r>
        <w:t xml:space="preserve">MATERIAL   :           Polipropileno Tubular o  </w:t>
      </w:r>
      <w:r w:rsidRPr="00A36AC6">
        <w:rPr>
          <w:u w:val="single"/>
        </w:rPr>
        <w:t xml:space="preserve">Semitubular  </w:t>
      </w:r>
      <w:r>
        <w:t>de 20 cms</w:t>
      </w:r>
    </w:p>
    <w:p w:rsidR="00E42E50" w:rsidRDefault="00E42E50" w:rsidP="00E42E50">
      <w:r>
        <w:t xml:space="preserve">CLIBRE      :               </w:t>
      </w:r>
      <w:smartTag w:uri="urn:schemas-microsoft-com:office:smarttags" w:element="metricconverter">
        <w:smartTagPr>
          <w:attr w:name="ProductID" w:val="1.2 ”"/>
        </w:smartTagPr>
        <w:r>
          <w:t>1.2 ”</w:t>
        </w:r>
      </w:smartTag>
    </w:p>
    <w:p w:rsidR="00E42E50" w:rsidRPr="00AD5DCF" w:rsidRDefault="00E42E50" w:rsidP="00E42E50">
      <w:pPr>
        <w:rPr>
          <w:b/>
        </w:rPr>
      </w:pPr>
      <w:r>
        <w:t>REFERENCIA:</w:t>
      </w:r>
      <w:r>
        <w:tab/>
      </w:r>
      <w:r w:rsidRPr="00AD5DCF">
        <w:rPr>
          <w:b/>
        </w:rPr>
        <w:t>VELADORA  10 X 13</w:t>
      </w:r>
    </w:p>
    <w:p w:rsidR="00E42E50" w:rsidRDefault="00E42E50" w:rsidP="00E42E50">
      <w:r>
        <w:t>CANTIDAD    :          90    Kg</w:t>
      </w:r>
    </w:p>
    <w:p w:rsidR="00E42E50" w:rsidRDefault="00E42E50" w:rsidP="00E42E50">
      <w:r>
        <w:t>COLORES:</w:t>
      </w:r>
      <w:r>
        <w:tab/>
      </w:r>
      <w:r>
        <w:tab/>
        <w:t>2 ( Azul – Blanco )</w:t>
      </w:r>
    </w:p>
    <w:p w:rsidR="00E42E50" w:rsidRDefault="00E42E50" w:rsidP="00E42E50">
      <w:r>
        <w:t>CARAS:</w:t>
      </w:r>
      <w:r>
        <w:tab/>
      </w:r>
      <w:r>
        <w:tab/>
        <w:t>1</w:t>
      </w:r>
    </w:p>
    <w:p w:rsidR="00E42E50" w:rsidRDefault="00E42E50" w:rsidP="00E42E50">
      <w:r>
        <w:t>REPETICIÓN:</w:t>
      </w:r>
      <w:r>
        <w:tab/>
        <w:t>13</w:t>
      </w:r>
    </w:p>
    <w:p w:rsidR="00E42E50" w:rsidRDefault="00E42E50" w:rsidP="00E42E50">
      <w:r>
        <w:t>RODILLO:</w:t>
      </w:r>
      <w:r>
        <w:tab/>
      </w:r>
      <w:r>
        <w:tab/>
        <w:t>26</w:t>
      </w:r>
    </w:p>
    <w:p w:rsidR="00E42E50" w:rsidRDefault="00E42E50" w:rsidP="00E42E50">
      <w:r>
        <w:t>BOLSA:</w:t>
      </w:r>
      <w:r>
        <w:tab/>
      </w:r>
      <w:r>
        <w:tab/>
        <w:t>13 X 20   cms</w:t>
      </w:r>
    </w:p>
    <w:p w:rsidR="00E42E50" w:rsidRDefault="00E42E50" w:rsidP="00E42E50">
      <w:r>
        <w:t>SELLADO:</w:t>
      </w:r>
      <w:r>
        <w:tab/>
      </w:r>
      <w:r>
        <w:tab/>
        <w:t>Para selle lateral.</w:t>
      </w:r>
    </w:p>
    <w:p w:rsidR="00E42E50" w:rsidRDefault="00E42E50" w:rsidP="00E42E50"/>
    <w:p w:rsidR="00E42E50" w:rsidRDefault="00E42E50" w:rsidP="00E42E50"/>
    <w:p w:rsidR="00E42E50" w:rsidRDefault="00E42E50" w:rsidP="00E42E50">
      <w:r>
        <w:rPr>
          <w:b/>
          <w:bCs/>
          <w:u w:val="single"/>
        </w:rPr>
        <w:t>NOTA:</w:t>
      </w:r>
      <w:r>
        <w:t xml:space="preserve">  *   Los cyreles se encuentran en su planta</w:t>
      </w:r>
    </w:p>
    <w:p w:rsidR="00E42E50" w:rsidRDefault="00E42E50" w:rsidP="00E42E50">
      <w:pPr>
        <w:numPr>
          <w:ilvl w:val="0"/>
          <w:numId w:val="1"/>
        </w:numPr>
      </w:pPr>
      <w:r>
        <w:t>Se envían muestra física  para tonos y alturas</w:t>
      </w:r>
    </w:p>
    <w:p w:rsidR="00E42E50" w:rsidRPr="002D1182" w:rsidRDefault="00E42E50" w:rsidP="00E42E50">
      <w:pPr>
        <w:numPr>
          <w:ilvl w:val="0"/>
          <w:numId w:val="2"/>
        </w:numPr>
      </w:pPr>
      <w:r>
        <w:t xml:space="preserve">Se  envia el material de </w:t>
      </w:r>
      <w:r w:rsidRPr="00AD5DCF">
        <w:rPr>
          <w:b/>
        </w:rPr>
        <w:t>PP de 20  cms</w:t>
      </w:r>
    </w:p>
    <w:p w:rsidR="00E42E50" w:rsidRDefault="00E42E50" w:rsidP="00E42E50">
      <w:pPr>
        <w:numPr>
          <w:ilvl w:val="0"/>
          <w:numId w:val="2"/>
        </w:numPr>
      </w:pPr>
      <w:r>
        <w:rPr>
          <w:b/>
        </w:rPr>
        <w:t>CODIGO BARRAS 7704142000203</w:t>
      </w:r>
    </w:p>
    <w:p w:rsidR="00E42E50" w:rsidRDefault="00E42E50" w:rsidP="00E42E50">
      <w:pPr>
        <w:ind w:left="885"/>
      </w:pPr>
    </w:p>
    <w:p w:rsidR="00E42E50" w:rsidRDefault="00E42E50" w:rsidP="00E42E50">
      <w:pPr>
        <w:ind w:left="885"/>
      </w:pPr>
    </w:p>
    <w:p w:rsidR="00E42E50" w:rsidRDefault="00E42E50" w:rsidP="00E42E50">
      <w:r>
        <w:t>Agradezco la atención y colaboración prestada.</w:t>
      </w:r>
    </w:p>
    <w:p w:rsidR="00E42E50" w:rsidRDefault="00E42E50" w:rsidP="00E42E50"/>
    <w:p w:rsidR="00E42E50" w:rsidRDefault="00E42E50" w:rsidP="00E42E50"/>
    <w:p w:rsidR="00E42E50" w:rsidRDefault="00E42E50" w:rsidP="00E42E50">
      <w:r>
        <w:t>Cordialmente,</w:t>
      </w:r>
    </w:p>
    <w:p w:rsidR="00E42E50" w:rsidRDefault="00E42E50" w:rsidP="00E42E50"/>
    <w:p w:rsidR="00E42E50" w:rsidRDefault="00E42E50" w:rsidP="00E42E50"/>
    <w:p w:rsidR="00E42E50" w:rsidRDefault="00E42E50" w:rsidP="00E42E50"/>
    <w:p w:rsidR="00E42E50" w:rsidRDefault="00E42E50" w:rsidP="00E42E50">
      <w:r>
        <w:t>RICARDO CASAS ZAPATA</w:t>
      </w:r>
    </w:p>
    <w:p w:rsidR="00E42E50" w:rsidRDefault="00E42E50" w:rsidP="00E42E50">
      <w:r>
        <w:t>Director.</w:t>
      </w:r>
    </w:p>
    <w:p w:rsidR="00E42E50" w:rsidRDefault="00E42E50" w:rsidP="00084E31"/>
    <w:p w:rsidR="00AD61F7" w:rsidRDefault="00AD61F7" w:rsidP="00084E31"/>
    <w:p w:rsidR="00AD61F7" w:rsidRDefault="00AD61F7" w:rsidP="00084E31"/>
    <w:p w:rsidR="00AD61F7" w:rsidRDefault="00AD61F7" w:rsidP="00084E31"/>
    <w:p w:rsidR="00AD61F7" w:rsidRDefault="00AD61F7" w:rsidP="00084E31"/>
    <w:p w:rsidR="00AD61F7" w:rsidRDefault="00AD61F7" w:rsidP="00084E31"/>
    <w:p w:rsidR="00AD61F7" w:rsidRDefault="00AD61F7" w:rsidP="00084E31"/>
    <w:p w:rsidR="00AD61F7" w:rsidRDefault="00AD61F7" w:rsidP="00AD61F7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AD61F7" w:rsidRDefault="00AD61F7" w:rsidP="00AD61F7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AD61F7" w:rsidRDefault="00AD61F7" w:rsidP="00AD61F7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AD61F7" w:rsidRDefault="00AD61F7" w:rsidP="00AD61F7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4 44 46 64  ITAGUI.</w:t>
      </w:r>
    </w:p>
    <w:p w:rsidR="00AD61F7" w:rsidRDefault="00AD61F7" w:rsidP="00AD61F7">
      <w:pPr>
        <w:pStyle w:val="Ttulo1"/>
      </w:pPr>
    </w:p>
    <w:p w:rsidR="00AD61F7" w:rsidRDefault="00AD61F7" w:rsidP="00AD61F7">
      <w:pPr>
        <w:pStyle w:val="Ttulo1"/>
      </w:pPr>
      <w:r>
        <w:t>ORDEN DE TRABAJO   N°      07161</w:t>
      </w:r>
    </w:p>
    <w:p w:rsidR="00AD61F7" w:rsidRDefault="00AD61F7" w:rsidP="00AD61F7"/>
    <w:p w:rsidR="00AD61F7" w:rsidRDefault="00AD61F7" w:rsidP="00AD61F7">
      <w:r>
        <w:t>FECHA:</w:t>
      </w:r>
      <w:r>
        <w:tab/>
        <w:t>Medellín, Agosto  31   de  2010</w:t>
      </w:r>
    </w:p>
    <w:p w:rsidR="00AD61F7" w:rsidRDefault="00AD61F7" w:rsidP="00AD61F7">
      <w:r>
        <w:t>PARA:</w:t>
      </w:r>
      <w:r>
        <w:tab/>
      </w:r>
      <w:r>
        <w:tab/>
        <w:t>PLÁSTICOS   DARMA</w:t>
      </w:r>
    </w:p>
    <w:p w:rsidR="00AD61F7" w:rsidRDefault="00AD61F7" w:rsidP="00AD61F7">
      <w:r>
        <w:t>ATENCIÓN:</w:t>
      </w:r>
      <w:r>
        <w:tab/>
        <w:t>Sr. DARIO JARAMILLO</w:t>
      </w:r>
    </w:p>
    <w:p w:rsidR="00AD61F7" w:rsidRDefault="00AD61F7" w:rsidP="00AD61F7"/>
    <w:p w:rsidR="00AD61F7" w:rsidRDefault="00AD61F7" w:rsidP="00AD61F7">
      <w:r>
        <w:t>Apreciado Dn DARIO:</w:t>
      </w:r>
    </w:p>
    <w:p w:rsidR="00AD61F7" w:rsidRDefault="00AD61F7" w:rsidP="00AD61F7">
      <w:r>
        <w:t>Con la presente estamos solicitando el siguiente servicio de extrusión e impresión</w:t>
      </w:r>
    </w:p>
    <w:p w:rsidR="00AD61F7" w:rsidRDefault="00AD61F7" w:rsidP="00AD61F7"/>
    <w:p w:rsidR="00AD61F7" w:rsidRDefault="00AD61F7" w:rsidP="00AD61F7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AD61F7" w:rsidRDefault="00AD61F7" w:rsidP="00AD61F7"/>
    <w:p w:rsidR="00AD61F7" w:rsidRDefault="00AD61F7" w:rsidP="00AD61F7">
      <w:r>
        <w:t>MATERIAL :</w:t>
      </w:r>
      <w:r>
        <w:tab/>
      </w:r>
      <w:r>
        <w:tab/>
        <w:t xml:space="preserve">Polietileno de Baja  densidad   Blanco  </w:t>
      </w:r>
      <w:r w:rsidRPr="00FC20D8">
        <w:rPr>
          <w:b/>
        </w:rPr>
        <w:t>LAMINA</w:t>
      </w:r>
    </w:p>
    <w:p w:rsidR="00AD61F7" w:rsidRDefault="00AD61F7" w:rsidP="00AD61F7">
      <w:r>
        <w:t>MEDIDA:</w:t>
      </w:r>
      <w:r>
        <w:tab/>
      </w:r>
      <w:r>
        <w:tab/>
      </w:r>
      <w:r>
        <w:rPr>
          <w:b/>
        </w:rPr>
        <w:t>48</w:t>
      </w:r>
      <w:r w:rsidRPr="002246A6">
        <w:rPr>
          <w:b/>
        </w:rPr>
        <w:t xml:space="preserve"> </w:t>
      </w:r>
      <w:r>
        <w:t xml:space="preserve">  cms   </w:t>
      </w:r>
    </w:p>
    <w:p w:rsidR="00AD61F7" w:rsidRDefault="00AD61F7" w:rsidP="00AD61F7">
      <w:r>
        <w:t>CALIBRE :</w:t>
      </w:r>
      <w:r>
        <w:tab/>
      </w:r>
      <w:r>
        <w:tab/>
      </w:r>
      <w:r>
        <w:rPr>
          <w:b/>
        </w:rPr>
        <w:t>4</w:t>
      </w:r>
      <w:r w:rsidRPr="002246A6">
        <w:rPr>
          <w:b/>
        </w:rPr>
        <w:t>.0</w:t>
      </w:r>
      <w:r>
        <w:t xml:space="preserve">    “</w:t>
      </w:r>
    </w:p>
    <w:p w:rsidR="00AD61F7" w:rsidRDefault="00AD61F7" w:rsidP="00AD61F7">
      <w:r>
        <w:t>COLOR :</w:t>
      </w:r>
      <w:r>
        <w:tab/>
      </w:r>
      <w:r>
        <w:tab/>
        <w:t>Blanco</w:t>
      </w:r>
    </w:p>
    <w:p w:rsidR="00AD61F7" w:rsidRDefault="00C4346F" w:rsidP="00AD61F7">
      <w:r>
        <w:t xml:space="preserve">CANTIDAD : </w:t>
      </w:r>
      <w:r>
        <w:tab/>
        <w:t>12</w:t>
      </w:r>
      <w:r w:rsidR="00AD61F7">
        <w:t>0    kg</w:t>
      </w:r>
    </w:p>
    <w:p w:rsidR="00AD61F7" w:rsidRDefault="00AD61F7" w:rsidP="00AD61F7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</w:r>
      <w:r w:rsidR="00C4346F">
        <w:t>5</w:t>
      </w:r>
      <w:r>
        <w:t xml:space="preserve"> ( Según  Arte  )  </w:t>
      </w:r>
    </w:p>
    <w:p w:rsidR="00AD61F7" w:rsidRDefault="00C4346F" w:rsidP="00AD61F7">
      <w:r>
        <w:t xml:space="preserve">CARAS : </w:t>
      </w:r>
      <w:r>
        <w:tab/>
      </w:r>
      <w:r>
        <w:tab/>
        <w:t>2  ( 5  x  2</w:t>
      </w:r>
      <w:r w:rsidR="00AD61F7">
        <w:t xml:space="preserve">  )</w:t>
      </w:r>
    </w:p>
    <w:p w:rsidR="00AD61F7" w:rsidRDefault="00AD61F7" w:rsidP="00AD61F7">
      <w:r>
        <w:t xml:space="preserve">REPETICIÓN : </w:t>
      </w:r>
      <w:r>
        <w:tab/>
        <w:t>20   cms</w:t>
      </w:r>
    </w:p>
    <w:p w:rsidR="00AD61F7" w:rsidRDefault="00AD61F7" w:rsidP="00AD61F7">
      <w:r>
        <w:t>RODILLO :</w:t>
      </w:r>
      <w:r>
        <w:tab/>
      </w:r>
      <w:r>
        <w:tab/>
        <w:t>40</w:t>
      </w:r>
    </w:p>
    <w:p w:rsidR="00AD61F7" w:rsidRDefault="00AD61F7" w:rsidP="00AD61F7">
      <w:r>
        <w:t>LAMINA  :</w:t>
      </w:r>
      <w:r>
        <w:tab/>
      </w:r>
      <w:r>
        <w:tab/>
        <w:t xml:space="preserve">20  x  24   cm    </w:t>
      </w:r>
    </w:p>
    <w:p w:rsidR="00AD61F7" w:rsidRDefault="00AD61F7" w:rsidP="00AD61F7">
      <w:r>
        <w:t>SELLADO .</w:t>
      </w:r>
      <w:r>
        <w:tab/>
      </w:r>
      <w:r>
        <w:tab/>
        <w:t xml:space="preserve">Lateral </w:t>
      </w:r>
    </w:p>
    <w:p w:rsidR="00AD61F7" w:rsidRDefault="00AD61F7" w:rsidP="00AD61F7">
      <w:r>
        <w:t>REFERENCIA :</w:t>
      </w:r>
      <w:r>
        <w:tab/>
      </w:r>
      <w:r>
        <w:rPr>
          <w:b/>
        </w:rPr>
        <w:t>BANDERIN   MARKETING</w:t>
      </w:r>
    </w:p>
    <w:p w:rsidR="00AD61F7" w:rsidRDefault="00AD61F7" w:rsidP="00AD61F7"/>
    <w:p w:rsidR="00AD61F7" w:rsidRDefault="00AD61F7" w:rsidP="00AD61F7"/>
    <w:p w:rsidR="00AD61F7" w:rsidRDefault="00AD61F7" w:rsidP="00AD61F7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>
        <w:rPr>
          <w:bCs/>
        </w:rPr>
        <w:t xml:space="preserve">Cyreles  los </w:t>
      </w:r>
      <w:r w:rsidR="00C4346F">
        <w:rPr>
          <w:bCs/>
        </w:rPr>
        <w:t>envía</w:t>
      </w:r>
      <w:r>
        <w:rPr>
          <w:bCs/>
        </w:rPr>
        <w:t xml:space="preserve">  </w:t>
      </w:r>
      <w:r w:rsidR="00C4346F">
        <w:rPr>
          <w:bCs/>
        </w:rPr>
        <w:t>GRAFIFLEX</w:t>
      </w:r>
    </w:p>
    <w:p w:rsidR="00AD61F7" w:rsidRDefault="00AD61F7" w:rsidP="00AD61F7">
      <w:r>
        <w:t xml:space="preserve">                   -   Anexo ARTE   para   alturas y Tonos.</w:t>
      </w:r>
    </w:p>
    <w:p w:rsidR="00AD61F7" w:rsidRDefault="00AD61F7" w:rsidP="00AD61F7">
      <w:r>
        <w:tab/>
        <w:t xml:space="preserve">        -  Colocar  pie de  imprenta</w:t>
      </w:r>
    </w:p>
    <w:p w:rsidR="00AD61F7" w:rsidRDefault="00AD61F7" w:rsidP="00AD61F7">
      <w:r>
        <w:t xml:space="preserve">                   -   </w:t>
      </w:r>
      <w:r w:rsidRPr="0080111E">
        <w:rPr>
          <w:u w:val="single"/>
        </w:rPr>
        <w:t xml:space="preserve">Se  aprueba  </w:t>
      </w:r>
      <w:r w:rsidR="00C4346F" w:rsidRPr="0080111E">
        <w:rPr>
          <w:u w:val="single"/>
        </w:rPr>
        <w:t>impresión</w:t>
      </w:r>
    </w:p>
    <w:p w:rsidR="00AD61F7" w:rsidRDefault="00AD61F7" w:rsidP="00AD61F7"/>
    <w:p w:rsidR="00AD61F7" w:rsidRPr="0066704D" w:rsidRDefault="00AD61F7" w:rsidP="00AD61F7">
      <w:pPr>
        <w:rPr>
          <w:b/>
        </w:rPr>
      </w:pPr>
      <w:r>
        <w:tab/>
        <w:t xml:space="preserve">        </w:t>
      </w:r>
    </w:p>
    <w:p w:rsidR="00AD61F7" w:rsidRDefault="00AD61F7" w:rsidP="00AD61F7">
      <w:r>
        <w:tab/>
      </w:r>
      <w:r>
        <w:tab/>
      </w:r>
    </w:p>
    <w:p w:rsidR="00AD61F7" w:rsidRDefault="00AD61F7" w:rsidP="00AD61F7">
      <w:r>
        <w:t>Agradezco la atención y colaboración prestada.</w:t>
      </w:r>
    </w:p>
    <w:p w:rsidR="00AD61F7" w:rsidRDefault="00AD61F7" w:rsidP="00AD61F7"/>
    <w:p w:rsidR="00AD61F7" w:rsidRDefault="00AD61F7" w:rsidP="00AD61F7"/>
    <w:p w:rsidR="00AD61F7" w:rsidRDefault="00AD61F7" w:rsidP="00AD61F7">
      <w:r>
        <w:t xml:space="preserve">Cordialmente </w:t>
      </w:r>
    </w:p>
    <w:p w:rsidR="00AD61F7" w:rsidRDefault="00AD61F7" w:rsidP="00AD61F7"/>
    <w:p w:rsidR="00AD61F7" w:rsidRDefault="00AD61F7" w:rsidP="00AD61F7"/>
    <w:p w:rsidR="00AD61F7" w:rsidRDefault="00AD61F7" w:rsidP="00AD61F7">
      <w:r>
        <w:t>RICARDO CASAS ZAPATA</w:t>
      </w:r>
    </w:p>
    <w:p w:rsidR="00AD61F7" w:rsidRDefault="00AD61F7" w:rsidP="00AD61F7">
      <w:r>
        <w:t>Director.</w:t>
      </w:r>
    </w:p>
    <w:p w:rsidR="00AD61F7" w:rsidRDefault="00AD61F7" w:rsidP="00084E31"/>
    <w:p w:rsidR="00674247" w:rsidRDefault="00674247" w:rsidP="00084E31"/>
    <w:p w:rsidR="00674247" w:rsidRDefault="00674247" w:rsidP="00084E31"/>
    <w:p w:rsidR="00674247" w:rsidRDefault="00674247" w:rsidP="00084E31"/>
    <w:p w:rsidR="00674247" w:rsidRDefault="00674247" w:rsidP="00084E31"/>
    <w:p w:rsidR="00674247" w:rsidRDefault="00674247" w:rsidP="00084E31"/>
    <w:p w:rsidR="00674247" w:rsidRDefault="00674247" w:rsidP="00674247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674247" w:rsidRDefault="00674247" w:rsidP="00674247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674247" w:rsidRDefault="00674247" w:rsidP="00674247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674247" w:rsidRDefault="00674247" w:rsidP="00674247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4 44 46 64  ITAGUI.</w:t>
      </w:r>
    </w:p>
    <w:p w:rsidR="00674247" w:rsidRDefault="00674247" w:rsidP="00674247">
      <w:pPr>
        <w:pStyle w:val="Ttulo1"/>
      </w:pPr>
    </w:p>
    <w:p w:rsidR="00674247" w:rsidRDefault="00674247" w:rsidP="00674247">
      <w:pPr>
        <w:pStyle w:val="Ttulo1"/>
      </w:pPr>
      <w:r>
        <w:t>ORDEN DE TRABAJO   N°      07156</w:t>
      </w:r>
    </w:p>
    <w:p w:rsidR="00674247" w:rsidRDefault="00674247" w:rsidP="00674247"/>
    <w:p w:rsidR="00674247" w:rsidRDefault="00674247" w:rsidP="00674247">
      <w:r>
        <w:t>FECHA:</w:t>
      </w:r>
      <w:r>
        <w:tab/>
        <w:t>Medellín, Agosto  31   de  2010</w:t>
      </w:r>
    </w:p>
    <w:p w:rsidR="00674247" w:rsidRDefault="00674247" w:rsidP="00674247">
      <w:r>
        <w:t>PARA:</w:t>
      </w:r>
      <w:r>
        <w:tab/>
      </w:r>
      <w:r>
        <w:tab/>
        <w:t>PLÁSTICOS   DARMA</w:t>
      </w:r>
    </w:p>
    <w:p w:rsidR="00674247" w:rsidRDefault="00674247" w:rsidP="00674247">
      <w:r>
        <w:t>ATENCIÓN:</w:t>
      </w:r>
      <w:r>
        <w:tab/>
        <w:t>Sr. DARIO JARAMILLO</w:t>
      </w:r>
    </w:p>
    <w:p w:rsidR="00674247" w:rsidRDefault="00674247" w:rsidP="00674247"/>
    <w:p w:rsidR="00674247" w:rsidRDefault="00674247" w:rsidP="00674247">
      <w:r>
        <w:t>Apreciado Dn DARIO:</w:t>
      </w:r>
    </w:p>
    <w:p w:rsidR="00674247" w:rsidRDefault="00674247" w:rsidP="00674247">
      <w:r>
        <w:t>Con la presente estamos solicitando el siguiente servicio de extrusión e impresión</w:t>
      </w:r>
    </w:p>
    <w:p w:rsidR="00674247" w:rsidRDefault="00674247" w:rsidP="00674247"/>
    <w:p w:rsidR="00674247" w:rsidRDefault="00674247" w:rsidP="00674247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674247" w:rsidRDefault="00674247" w:rsidP="00674247"/>
    <w:p w:rsidR="00674247" w:rsidRDefault="00674247" w:rsidP="00674247">
      <w:r>
        <w:t>MATERIAL :</w:t>
      </w:r>
      <w:r>
        <w:tab/>
      </w:r>
      <w:r>
        <w:tab/>
        <w:t xml:space="preserve">Polietileno de Baja  densidad   Blanco  </w:t>
      </w:r>
      <w:r w:rsidRPr="00FC20D8">
        <w:rPr>
          <w:b/>
        </w:rPr>
        <w:t>LAMINA</w:t>
      </w:r>
    </w:p>
    <w:p w:rsidR="00674247" w:rsidRDefault="00674247" w:rsidP="00674247">
      <w:r>
        <w:t>MEDIDA:</w:t>
      </w:r>
      <w:r>
        <w:tab/>
      </w:r>
      <w:r>
        <w:tab/>
      </w:r>
      <w:r>
        <w:rPr>
          <w:b/>
        </w:rPr>
        <w:t>85</w:t>
      </w:r>
      <w:r w:rsidRPr="002246A6">
        <w:rPr>
          <w:b/>
        </w:rPr>
        <w:t xml:space="preserve"> </w:t>
      </w:r>
      <w:r>
        <w:t xml:space="preserve">  cms   </w:t>
      </w:r>
    </w:p>
    <w:p w:rsidR="00674247" w:rsidRDefault="00674247" w:rsidP="00674247">
      <w:r>
        <w:t>CALIBRE :</w:t>
      </w:r>
      <w:r>
        <w:tab/>
      </w:r>
      <w:r>
        <w:tab/>
      </w:r>
      <w:r>
        <w:rPr>
          <w:b/>
        </w:rPr>
        <w:t>5</w:t>
      </w:r>
      <w:r w:rsidRPr="002246A6">
        <w:rPr>
          <w:b/>
        </w:rPr>
        <w:t>.0</w:t>
      </w:r>
      <w:r>
        <w:t xml:space="preserve">    “</w:t>
      </w:r>
    </w:p>
    <w:p w:rsidR="00674247" w:rsidRDefault="00674247" w:rsidP="00674247">
      <w:r>
        <w:t>COLOR :</w:t>
      </w:r>
      <w:r>
        <w:tab/>
      </w:r>
      <w:r>
        <w:tab/>
        <w:t>Blanco</w:t>
      </w:r>
    </w:p>
    <w:p w:rsidR="00674247" w:rsidRDefault="00674247" w:rsidP="00674247">
      <w:r>
        <w:t xml:space="preserve">CANTIDAD : </w:t>
      </w:r>
      <w:r>
        <w:tab/>
        <w:t>110    kg</w:t>
      </w:r>
    </w:p>
    <w:p w:rsidR="00674247" w:rsidRDefault="00674247" w:rsidP="00674247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 xml:space="preserve">5 ( Según  Arte  )  </w:t>
      </w:r>
    </w:p>
    <w:p w:rsidR="00674247" w:rsidRDefault="00674247" w:rsidP="00674247">
      <w:r>
        <w:t xml:space="preserve">CARAS : </w:t>
      </w:r>
      <w:r>
        <w:tab/>
      </w:r>
      <w:r>
        <w:tab/>
        <w:t>2  ( 5  x  2  )</w:t>
      </w:r>
    </w:p>
    <w:p w:rsidR="00674247" w:rsidRDefault="00674247" w:rsidP="00674247">
      <w:r>
        <w:t xml:space="preserve">REPETICIÓN : </w:t>
      </w:r>
      <w:r>
        <w:tab/>
        <w:t>66   cms</w:t>
      </w:r>
    </w:p>
    <w:p w:rsidR="00674247" w:rsidRDefault="00674247" w:rsidP="00674247">
      <w:r>
        <w:t>RODILLO :</w:t>
      </w:r>
      <w:r>
        <w:tab/>
      </w:r>
      <w:r>
        <w:tab/>
        <w:t>66</w:t>
      </w:r>
    </w:p>
    <w:p w:rsidR="00674247" w:rsidRDefault="00674247" w:rsidP="00674247">
      <w:r>
        <w:t>LAMINA  :</w:t>
      </w:r>
      <w:r>
        <w:tab/>
      </w:r>
      <w:r>
        <w:tab/>
        <w:t xml:space="preserve">66  x  85   cm    </w:t>
      </w:r>
    </w:p>
    <w:p w:rsidR="00674247" w:rsidRDefault="00674247" w:rsidP="00674247">
      <w:r>
        <w:t>SELLADO .</w:t>
      </w:r>
      <w:r>
        <w:tab/>
      </w:r>
      <w:r>
        <w:tab/>
        <w:t xml:space="preserve">Lateral </w:t>
      </w:r>
    </w:p>
    <w:p w:rsidR="00674247" w:rsidRDefault="00674247" w:rsidP="00674247">
      <w:r>
        <w:t>REFERENCIA :</w:t>
      </w:r>
      <w:r>
        <w:tab/>
      </w:r>
      <w:r>
        <w:rPr>
          <w:b/>
        </w:rPr>
        <w:t>LISTONES   MARKETING   2010</w:t>
      </w:r>
    </w:p>
    <w:p w:rsidR="00674247" w:rsidRDefault="00674247" w:rsidP="00674247"/>
    <w:p w:rsidR="00674247" w:rsidRDefault="00674247" w:rsidP="00674247"/>
    <w:p w:rsidR="00674247" w:rsidRDefault="00674247" w:rsidP="00674247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>
        <w:rPr>
          <w:bCs/>
        </w:rPr>
        <w:t>Cyreles  los envía  GRAFIFLEX</w:t>
      </w:r>
    </w:p>
    <w:p w:rsidR="00674247" w:rsidRDefault="00674247" w:rsidP="00674247">
      <w:r>
        <w:t xml:space="preserve">                   -   Anexo ARTE   para   alturas y Tonos.</w:t>
      </w:r>
    </w:p>
    <w:p w:rsidR="00674247" w:rsidRDefault="00674247" w:rsidP="00674247">
      <w:r>
        <w:tab/>
        <w:t xml:space="preserve">        -  Colocar  pie de  imprenta</w:t>
      </w:r>
    </w:p>
    <w:p w:rsidR="00674247" w:rsidRDefault="00674247" w:rsidP="00674247">
      <w:r>
        <w:t xml:space="preserve">                   -   </w:t>
      </w:r>
      <w:r w:rsidRPr="0080111E">
        <w:rPr>
          <w:u w:val="single"/>
        </w:rPr>
        <w:t>Se  aprueba  impresión</w:t>
      </w:r>
    </w:p>
    <w:p w:rsidR="00674247" w:rsidRDefault="00674247" w:rsidP="00674247"/>
    <w:p w:rsidR="00674247" w:rsidRPr="0066704D" w:rsidRDefault="00674247" w:rsidP="00674247">
      <w:pPr>
        <w:rPr>
          <w:b/>
        </w:rPr>
      </w:pPr>
      <w:r>
        <w:tab/>
        <w:t xml:space="preserve">        </w:t>
      </w:r>
    </w:p>
    <w:p w:rsidR="00674247" w:rsidRDefault="00674247" w:rsidP="00674247">
      <w:r>
        <w:tab/>
      </w:r>
      <w:r>
        <w:tab/>
      </w:r>
    </w:p>
    <w:p w:rsidR="00674247" w:rsidRDefault="00674247" w:rsidP="00674247">
      <w:r>
        <w:t>Agradezco la atención y colaboración prestada.</w:t>
      </w:r>
    </w:p>
    <w:p w:rsidR="00674247" w:rsidRDefault="00674247" w:rsidP="00674247"/>
    <w:p w:rsidR="00674247" w:rsidRDefault="00674247" w:rsidP="00674247"/>
    <w:p w:rsidR="00674247" w:rsidRDefault="00674247" w:rsidP="00674247">
      <w:r>
        <w:t xml:space="preserve">Cordialmente </w:t>
      </w:r>
    </w:p>
    <w:p w:rsidR="00674247" w:rsidRDefault="00674247" w:rsidP="00674247"/>
    <w:p w:rsidR="00674247" w:rsidRDefault="00674247" w:rsidP="00674247"/>
    <w:p w:rsidR="00674247" w:rsidRDefault="00674247" w:rsidP="00674247">
      <w:r>
        <w:t>RICARDO CASAS ZAPATA</w:t>
      </w:r>
    </w:p>
    <w:p w:rsidR="00674247" w:rsidRDefault="00674247" w:rsidP="00674247">
      <w:r>
        <w:t>Director.</w:t>
      </w:r>
    </w:p>
    <w:p w:rsidR="00674247" w:rsidRDefault="00674247" w:rsidP="00084E31"/>
    <w:p w:rsidR="00687CB5" w:rsidRDefault="00687CB5" w:rsidP="00084E31"/>
    <w:p w:rsidR="00687CB5" w:rsidRDefault="00687CB5" w:rsidP="00084E31"/>
    <w:p w:rsidR="00687CB5" w:rsidRDefault="00687CB5" w:rsidP="00084E31"/>
    <w:p w:rsidR="00687CB5" w:rsidRDefault="00687CB5" w:rsidP="00084E31"/>
    <w:p w:rsidR="00687CB5" w:rsidRDefault="00687CB5" w:rsidP="00084E31"/>
    <w:p w:rsidR="00687CB5" w:rsidRDefault="00687CB5" w:rsidP="00687CB5">
      <w:pPr>
        <w:rPr>
          <w:b/>
        </w:rPr>
      </w:pPr>
    </w:p>
    <w:p w:rsidR="00687CB5" w:rsidRDefault="00687CB5" w:rsidP="00687CB5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687CB5" w:rsidRDefault="00687CB5" w:rsidP="00687CB5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NIT: 811.040.799-9</w:t>
      </w:r>
    </w:p>
    <w:p w:rsidR="00687CB5" w:rsidRDefault="00687CB5" w:rsidP="00687CB5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687CB5" w:rsidRDefault="00687CB5" w:rsidP="00687CB5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687CB5" w:rsidRDefault="00687CB5" w:rsidP="00687CB5">
      <w:pPr>
        <w:rPr>
          <w:b/>
          <w:bCs/>
        </w:rPr>
      </w:pPr>
    </w:p>
    <w:p w:rsidR="00687CB5" w:rsidRDefault="00687CB5" w:rsidP="00687CB5">
      <w:pPr>
        <w:pStyle w:val="Ttulo1"/>
      </w:pPr>
      <w:r>
        <w:t>ORDEN DE TRABAJO    N°      07208</w:t>
      </w:r>
    </w:p>
    <w:p w:rsidR="00687CB5" w:rsidRDefault="00687CB5" w:rsidP="00687CB5"/>
    <w:p w:rsidR="00687CB5" w:rsidRDefault="00687CB5" w:rsidP="00687CB5"/>
    <w:p w:rsidR="00687CB5" w:rsidRDefault="00687CB5" w:rsidP="00687CB5">
      <w:r>
        <w:t>FECHA:</w:t>
      </w:r>
      <w:r>
        <w:tab/>
        <w:t>Medellín, Agosto  31   de  2010</w:t>
      </w:r>
    </w:p>
    <w:p w:rsidR="00687CB5" w:rsidRDefault="00687CB5" w:rsidP="00687CB5">
      <w:r>
        <w:t>PARA:</w:t>
      </w:r>
      <w:r>
        <w:tab/>
      </w:r>
      <w:r>
        <w:tab/>
        <w:t>PLÁSTICOS DARMA</w:t>
      </w:r>
    </w:p>
    <w:p w:rsidR="00687CB5" w:rsidRDefault="00687CB5" w:rsidP="00687CB5">
      <w:r>
        <w:t>ATENCIÓN:</w:t>
      </w:r>
      <w:r>
        <w:tab/>
        <w:t>Sr. Darío Jaramillo</w:t>
      </w:r>
    </w:p>
    <w:p w:rsidR="00687CB5" w:rsidRDefault="00687CB5" w:rsidP="00687CB5">
      <w:r>
        <w:tab/>
      </w:r>
      <w:r>
        <w:tab/>
        <w:t>Gerente.</w:t>
      </w:r>
    </w:p>
    <w:p w:rsidR="00687CB5" w:rsidRDefault="00687CB5" w:rsidP="00687CB5"/>
    <w:p w:rsidR="00687CB5" w:rsidRDefault="00687CB5" w:rsidP="00687CB5">
      <w:r>
        <w:t>Apreciado Don Darío :</w:t>
      </w:r>
    </w:p>
    <w:p w:rsidR="00687CB5" w:rsidRDefault="00687CB5" w:rsidP="00687CB5">
      <w:r>
        <w:t xml:space="preserve"> </w:t>
      </w:r>
    </w:p>
    <w:p w:rsidR="00687CB5" w:rsidRDefault="00687CB5" w:rsidP="00687CB5">
      <w:r>
        <w:t>Con la presente estamos solicitando el siguiente servicio de   IMPRESIÓN  :</w:t>
      </w:r>
    </w:p>
    <w:p w:rsidR="00687CB5" w:rsidRDefault="00687CB5" w:rsidP="00687CB5"/>
    <w:p w:rsidR="00687CB5" w:rsidRDefault="00687CB5" w:rsidP="00687CB5">
      <w:pPr>
        <w:rPr>
          <w:b/>
          <w:bCs/>
          <w:u w:val="single"/>
        </w:rPr>
      </w:pPr>
    </w:p>
    <w:p w:rsidR="00687CB5" w:rsidRDefault="00687CB5" w:rsidP="00687CB5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687CB5" w:rsidRDefault="00687CB5" w:rsidP="00687CB5"/>
    <w:p w:rsidR="00687CB5" w:rsidRDefault="00687CB5" w:rsidP="00687CB5">
      <w:r>
        <w:t>MATERIAL:</w:t>
      </w:r>
      <w:r>
        <w:tab/>
      </w:r>
      <w:r>
        <w:tab/>
        <w:t>PELICULA COEXTRUIDA DE BAJA CON PP.</w:t>
      </w:r>
    </w:p>
    <w:p w:rsidR="00687CB5" w:rsidRDefault="00687CB5" w:rsidP="00687CB5">
      <w:r>
        <w:t>MEDIDA:</w:t>
      </w:r>
      <w:r>
        <w:tab/>
      </w:r>
      <w:r>
        <w:tab/>
      </w:r>
      <w:r>
        <w:rPr>
          <w:b/>
        </w:rPr>
        <w:t xml:space="preserve">34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687CB5" w:rsidRPr="006D12B2" w:rsidRDefault="00687CB5" w:rsidP="00687CB5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687CB5" w:rsidRDefault="00687CB5" w:rsidP="00687CB5">
      <w:r>
        <w:t>TRATADO:</w:t>
      </w:r>
      <w:r>
        <w:tab/>
      </w:r>
      <w:r>
        <w:tab/>
        <w:t>1  Cara</w:t>
      </w:r>
    </w:p>
    <w:p w:rsidR="00687CB5" w:rsidRDefault="00687CB5" w:rsidP="00687CB5">
      <w:pPr>
        <w:rPr>
          <w:b/>
          <w:bCs/>
          <w:u w:val="single"/>
        </w:rPr>
      </w:pPr>
      <w:r>
        <w:t>CANTIDAD:</w:t>
      </w:r>
      <w:r>
        <w:tab/>
      </w:r>
      <w:r>
        <w:tab/>
        <w:t>4</w:t>
      </w:r>
      <w:r>
        <w:rPr>
          <w:b/>
        </w:rPr>
        <w:t xml:space="preserve">00  </w:t>
      </w:r>
      <w:r w:rsidRPr="00900A5A">
        <w:rPr>
          <w:b/>
        </w:rPr>
        <w:t xml:space="preserve">  Kg</w:t>
      </w:r>
      <w:r>
        <w:t>.</w:t>
      </w:r>
    </w:p>
    <w:p w:rsidR="00687CB5" w:rsidRDefault="00687CB5" w:rsidP="00687CB5">
      <w:r>
        <w:t>COLORES:</w:t>
      </w:r>
      <w:r>
        <w:tab/>
      </w:r>
      <w:r>
        <w:tab/>
        <w:t xml:space="preserve">5      </w:t>
      </w:r>
    </w:p>
    <w:p w:rsidR="00687CB5" w:rsidRDefault="00687CB5" w:rsidP="00687CB5">
      <w:r>
        <w:t>CARAS:</w:t>
      </w:r>
      <w:r>
        <w:tab/>
      </w:r>
      <w:r>
        <w:tab/>
        <w:t>1  ( 5 x 1  )</w:t>
      </w:r>
    </w:p>
    <w:p w:rsidR="00687CB5" w:rsidRDefault="00687CB5" w:rsidP="00687CB5">
      <w:r>
        <w:t>REPETICIÓN:</w:t>
      </w:r>
      <w:r>
        <w:tab/>
        <w:t xml:space="preserve">26    Cms   </w:t>
      </w:r>
    </w:p>
    <w:p w:rsidR="00687CB5" w:rsidRPr="00900A5A" w:rsidRDefault="00687CB5" w:rsidP="00687CB5">
      <w:pPr>
        <w:rPr>
          <w:b/>
        </w:rPr>
      </w:pPr>
      <w:r>
        <w:t xml:space="preserve">RODILLO  :               </w:t>
      </w:r>
      <w:r>
        <w:rPr>
          <w:b/>
        </w:rPr>
        <w:t>26</w:t>
      </w:r>
    </w:p>
    <w:p w:rsidR="00687CB5" w:rsidRDefault="00687CB5" w:rsidP="00687CB5">
      <w:r>
        <w:t>LAMINA:</w:t>
      </w:r>
      <w:r>
        <w:tab/>
      </w:r>
      <w:r>
        <w:tab/>
        <w:t xml:space="preserve">34    cms    </w:t>
      </w:r>
    </w:p>
    <w:p w:rsidR="00687CB5" w:rsidRDefault="00687CB5" w:rsidP="00687CB5">
      <w:r>
        <w:t>FOTOCAELDA:</w:t>
      </w:r>
      <w:r>
        <w:tab/>
        <w:t>Según muestra con doble  color</w:t>
      </w:r>
    </w:p>
    <w:p w:rsidR="00687CB5" w:rsidRDefault="00687CB5" w:rsidP="00687CB5">
      <w:pPr>
        <w:rPr>
          <w:b/>
        </w:rPr>
      </w:pPr>
      <w:r>
        <w:t>REFERENCIA:</w:t>
      </w:r>
      <w:r>
        <w:tab/>
      </w:r>
      <w:r>
        <w:rPr>
          <w:b/>
        </w:rPr>
        <w:t>EL SEMBRADOR  GUANABANA  397   gms.</w:t>
      </w:r>
    </w:p>
    <w:p w:rsidR="00687CB5" w:rsidRDefault="00687CB5" w:rsidP="00687CB5">
      <w:r>
        <w:tab/>
      </w:r>
      <w:r>
        <w:tab/>
      </w:r>
      <w:r>
        <w:tab/>
      </w:r>
    </w:p>
    <w:p w:rsidR="00687CB5" w:rsidRDefault="00687CB5" w:rsidP="00687CB5"/>
    <w:p w:rsidR="00687CB5" w:rsidRDefault="00687CB5" w:rsidP="00687CB5">
      <w:r>
        <w:rPr>
          <w:b/>
          <w:bCs/>
          <w:u w:val="single"/>
        </w:rPr>
        <w:t>NOTA:</w:t>
      </w:r>
      <w:r>
        <w:t xml:space="preserve">            - Cyreles   los envia Grafiflex</w:t>
      </w:r>
    </w:p>
    <w:p w:rsidR="00687CB5" w:rsidRDefault="00687CB5" w:rsidP="00687CB5">
      <w:pPr>
        <w:pStyle w:val="Prrafodelista"/>
        <w:numPr>
          <w:ilvl w:val="0"/>
          <w:numId w:val="2"/>
        </w:numPr>
      </w:pPr>
      <w:r>
        <w:t xml:space="preserve"> Se envía  material.</w:t>
      </w:r>
    </w:p>
    <w:p w:rsidR="00687CB5" w:rsidRDefault="00687CB5" w:rsidP="00687CB5">
      <w:pPr>
        <w:pStyle w:val="Prrafodelista"/>
        <w:numPr>
          <w:ilvl w:val="0"/>
          <w:numId w:val="2"/>
        </w:numPr>
      </w:pPr>
      <w:r>
        <w:t>SE  APRUEBA  IMPRESIÓN.</w:t>
      </w:r>
    </w:p>
    <w:p w:rsidR="00687CB5" w:rsidRDefault="00687CB5" w:rsidP="00687CB5"/>
    <w:p w:rsidR="00687CB5" w:rsidRDefault="00687CB5" w:rsidP="00687CB5"/>
    <w:p w:rsidR="00687CB5" w:rsidRDefault="00687CB5" w:rsidP="00687CB5">
      <w:r>
        <w:t>Agradezco la atención y colaboración prestada.</w:t>
      </w:r>
    </w:p>
    <w:p w:rsidR="00687CB5" w:rsidRDefault="00687CB5" w:rsidP="00687CB5"/>
    <w:p w:rsidR="00687CB5" w:rsidRDefault="00687CB5" w:rsidP="00687CB5"/>
    <w:p w:rsidR="00687CB5" w:rsidRDefault="00687CB5" w:rsidP="00687CB5">
      <w:r>
        <w:t>Cordialmente,</w:t>
      </w:r>
    </w:p>
    <w:p w:rsidR="00687CB5" w:rsidRDefault="00687CB5" w:rsidP="00687CB5"/>
    <w:p w:rsidR="00687CB5" w:rsidRPr="00F4077E" w:rsidRDefault="00687CB5" w:rsidP="00687CB5">
      <w:pPr>
        <w:rPr>
          <w:b/>
        </w:rPr>
      </w:pPr>
    </w:p>
    <w:p w:rsidR="00687CB5" w:rsidRDefault="00687CB5" w:rsidP="00687CB5"/>
    <w:p w:rsidR="00687CB5" w:rsidRDefault="00687CB5" w:rsidP="00687CB5">
      <w:r>
        <w:t>RICARDO CASAS ZAPATA</w:t>
      </w:r>
    </w:p>
    <w:p w:rsidR="00687CB5" w:rsidRDefault="00687CB5" w:rsidP="00687CB5">
      <w:r>
        <w:t>Director</w:t>
      </w:r>
    </w:p>
    <w:p w:rsidR="00687CB5" w:rsidRDefault="00687CB5" w:rsidP="00687CB5"/>
    <w:p w:rsidR="00687CB5" w:rsidRDefault="00687CB5" w:rsidP="00084E31"/>
    <w:p w:rsidR="00847115" w:rsidRDefault="00847115" w:rsidP="00847115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847115" w:rsidRDefault="00847115" w:rsidP="00847115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847115" w:rsidRDefault="00847115" w:rsidP="00847115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847115" w:rsidRDefault="00847115" w:rsidP="00847115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847115" w:rsidRDefault="00847115" w:rsidP="00847115">
      <w:pPr>
        <w:rPr>
          <w:b/>
          <w:bCs/>
        </w:rPr>
      </w:pPr>
    </w:p>
    <w:p w:rsidR="00847115" w:rsidRDefault="00847115" w:rsidP="00847115">
      <w:pPr>
        <w:pStyle w:val="Ttulo1"/>
      </w:pPr>
    </w:p>
    <w:p w:rsidR="00847115" w:rsidRDefault="00847115" w:rsidP="00847115">
      <w:pPr>
        <w:pStyle w:val="Ttulo1"/>
      </w:pPr>
      <w:r>
        <w:t>ORDEN DE TRABAJO  N °      06932</w:t>
      </w:r>
    </w:p>
    <w:p w:rsidR="00847115" w:rsidRDefault="00847115" w:rsidP="00847115"/>
    <w:p w:rsidR="00847115" w:rsidRDefault="00847115" w:rsidP="00847115">
      <w:r>
        <w:t>FECHA:</w:t>
      </w:r>
      <w:r>
        <w:tab/>
        <w:t>Medellín,  Agosto  31   de   2010</w:t>
      </w:r>
    </w:p>
    <w:p w:rsidR="00847115" w:rsidRDefault="00847115" w:rsidP="00847115">
      <w:r>
        <w:t>PARA:</w:t>
      </w:r>
      <w:r>
        <w:tab/>
      </w:r>
      <w:r>
        <w:tab/>
        <w:t>PLÁSTICOS DARMA</w:t>
      </w:r>
    </w:p>
    <w:p w:rsidR="00847115" w:rsidRDefault="00847115" w:rsidP="00847115">
      <w:r>
        <w:t>ATENCIÓN:</w:t>
      </w:r>
      <w:r>
        <w:tab/>
        <w:t>Sr. Darío Jaramillo</w:t>
      </w:r>
    </w:p>
    <w:p w:rsidR="00847115" w:rsidRDefault="00847115" w:rsidP="00847115">
      <w:r>
        <w:tab/>
      </w:r>
      <w:r>
        <w:tab/>
        <w:t>Gerente.</w:t>
      </w:r>
    </w:p>
    <w:p w:rsidR="00847115" w:rsidRDefault="00847115" w:rsidP="00847115"/>
    <w:p w:rsidR="00847115" w:rsidRDefault="00847115" w:rsidP="00847115">
      <w:r>
        <w:t>Apreciado Don Darío:</w:t>
      </w:r>
    </w:p>
    <w:p w:rsidR="00847115" w:rsidRDefault="00847115" w:rsidP="00847115"/>
    <w:p w:rsidR="00847115" w:rsidRDefault="00847115" w:rsidP="00847115">
      <w:r>
        <w:t>Con la presente estamos solicitando el siguiente servicio de  IMPRESIÓN  :</w:t>
      </w:r>
    </w:p>
    <w:p w:rsidR="00847115" w:rsidRDefault="00847115" w:rsidP="00847115"/>
    <w:p w:rsidR="00847115" w:rsidRDefault="00847115" w:rsidP="00847115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847115" w:rsidRDefault="00847115" w:rsidP="00847115">
      <w:r>
        <w:t xml:space="preserve">MATERIAL   :  </w:t>
      </w:r>
      <w:r w:rsidR="00B436D5">
        <w:t xml:space="preserve">         Polipropileno   Lamina</w:t>
      </w:r>
      <w:r>
        <w:t xml:space="preserve">   de   </w:t>
      </w:r>
      <w:r w:rsidR="00B436D5">
        <w:rPr>
          <w:b/>
        </w:rPr>
        <w:t>45</w:t>
      </w:r>
      <w:r>
        <w:t xml:space="preserve">    cms</w:t>
      </w:r>
    </w:p>
    <w:p w:rsidR="00847115" w:rsidRDefault="00B436D5" w:rsidP="00847115">
      <w:r>
        <w:t>CLIBRE      :               2.4</w:t>
      </w:r>
      <w:r w:rsidR="00847115">
        <w:t xml:space="preserve">  ”</w:t>
      </w:r>
    </w:p>
    <w:p w:rsidR="00847115" w:rsidRPr="00AD5DCF" w:rsidRDefault="00847115" w:rsidP="00847115">
      <w:pPr>
        <w:rPr>
          <w:b/>
        </w:rPr>
      </w:pPr>
      <w:r>
        <w:t>REFERENCIA:</w:t>
      </w:r>
      <w:r>
        <w:tab/>
      </w:r>
      <w:r w:rsidR="00EF5002">
        <w:rPr>
          <w:b/>
        </w:rPr>
        <w:t>GEORDI  GENERICO</w:t>
      </w:r>
    </w:p>
    <w:p w:rsidR="00847115" w:rsidRDefault="00847115" w:rsidP="00847115">
      <w:r>
        <w:t>CANTIDAD    :          100   Kg</w:t>
      </w:r>
    </w:p>
    <w:p w:rsidR="00847115" w:rsidRDefault="00847115" w:rsidP="00847115">
      <w:r>
        <w:t>COLORES:</w:t>
      </w:r>
      <w:r>
        <w:tab/>
      </w:r>
      <w:r>
        <w:tab/>
      </w:r>
      <w:r w:rsidR="003D3DB9">
        <w:t>3</w:t>
      </w:r>
      <w:r>
        <w:t xml:space="preserve"> </w:t>
      </w:r>
      <w:r w:rsidR="003D3DB9">
        <w:t xml:space="preserve"> </w:t>
      </w:r>
      <w:r>
        <w:t>( Según  arte )</w:t>
      </w:r>
    </w:p>
    <w:p w:rsidR="00847115" w:rsidRDefault="003D3DB9" w:rsidP="00847115">
      <w:r>
        <w:t>CARAS:</w:t>
      </w:r>
      <w:r>
        <w:tab/>
      </w:r>
      <w:r>
        <w:tab/>
        <w:t>2</w:t>
      </w:r>
      <w:r w:rsidR="00847115">
        <w:t xml:space="preserve"> </w:t>
      </w:r>
    </w:p>
    <w:p w:rsidR="00847115" w:rsidRDefault="003D3DB9" w:rsidP="00847115">
      <w:r>
        <w:t>REPETICIÓN:</w:t>
      </w:r>
      <w:r>
        <w:tab/>
        <w:t>19.5</w:t>
      </w:r>
    </w:p>
    <w:p w:rsidR="00847115" w:rsidRPr="007E24E2" w:rsidRDefault="00847115" w:rsidP="00847115">
      <w:pPr>
        <w:rPr>
          <w:b/>
        </w:rPr>
      </w:pPr>
      <w:r>
        <w:t>RODILLO:</w:t>
      </w:r>
      <w:r>
        <w:tab/>
      </w:r>
      <w:r>
        <w:tab/>
      </w:r>
      <w:r w:rsidR="003D3DB9">
        <w:rPr>
          <w:b/>
        </w:rPr>
        <w:t>40</w:t>
      </w:r>
    </w:p>
    <w:p w:rsidR="00847115" w:rsidRDefault="003D3DB9" w:rsidP="00847115">
      <w:r>
        <w:t>BOLSA:</w:t>
      </w:r>
      <w:r>
        <w:tab/>
      </w:r>
      <w:r>
        <w:tab/>
        <w:t>19.5 + 5 X 19.5</w:t>
      </w:r>
      <w:r w:rsidR="00847115">
        <w:t xml:space="preserve">    cms   de  Solapa Interna.</w:t>
      </w:r>
      <w:r w:rsidR="008353B3">
        <w:t xml:space="preserve"> Con Gancho</w:t>
      </w:r>
    </w:p>
    <w:p w:rsidR="00847115" w:rsidRDefault="00847115" w:rsidP="00847115">
      <w:r>
        <w:t>SELLADO:</w:t>
      </w:r>
      <w:r>
        <w:tab/>
      </w:r>
      <w:r>
        <w:tab/>
        <w:t>Para selle lateral.</w:t>
      </w:r>
    </w:p>
    <w:p w:rsidR="00847115" w:rsidRDefault="00847115" w:rsidP="00847115"/>
    <w:p w:rsidR="00847115" w:rsidRDefault="00847115" w:rsidP="00847115"/>
    <w:p w:rsidR="00847115" w:rsidRDefault="00847115" w:rsidP="00847115">
      <w:r>
        <w:rPr>
          <w:b/>
          <w:bCs/>
          <w:u w:val="single"/>
        </w:rPr>
        <w:t>NOTA:</w:t>
      </w:r>
      <w:r>
        <w:t xml:space="preserve">  *   Los cyrele</w:t>
      </w:r>
      <w:r w:rsidR="00216FB1">
        <w:t>s  los envía   GRAFIFLEX</w:t>
      </w:r>
    </w:p>
    <w:p w:rsidR="00847115" w:rsidRDefault="006E771A" w:rsidP="00847115">
      <w:pPr>
        <w:numPr>
          <w:ilvl w:val="0"/>
          <w:numId w:val="1"/>
        </w:numPr>
      </w:pPr>
      <w:r>
        <w:t>Se envían muestra</w:t>
      </w:r>
      <w:r w:rsidR="00847115">
        <w:t xml:space="preserve">   para tonos y alturas</w:t>
      </w:r>
    </w:p>
    <w:p w:rsidR="00847115" w:rsidRPr="00146E99" w:rsidRDefault="00847115" w:rsidP="00847115">
      <w:pPr>
        <w:numPr>
          <w:ilvl w:val="0"/>
          <w:numId w:val="2"/>
        </w:numPr>
      </w:pPr>
      <w:r>
        <w:t xml:space="preserve">Se  envía el material de PP </w:t>
      </w:r>
      <w:r w:rsidR="00216FB1">
        <w:rPr>
          <w:b/>
        </w:rPr>
        <w:t>de  45</w:t>
      </w:r>
      <w:r>
        <w:rPr>
          <w:b/>
        </w:rPr>
        <w:t xml:space="preserve"> </w:t>
      </w:r>
      <w:r w:rsidRPr="00AD5DCF">
        <w:rPr>
          <w:b/>
        </w:rPr>
        <w:t xml:space="preserve">  cms</w:t>
      </w:r>
    </w:p>
    <w:p w:rsidR="00847115" w:rsidRPr="00150D1A" w:rsidRDefault="00847115" w:rsidP="00847115">
      <w:pPr>
        <w:ind w:left="1860"/>
      </w:pPr>
    </w:p>
    <w:p w:rsidR="00847115" w:rsidRDefault="00847115" w:rsidP="00847115">
      <w:pPr>
        <w:ind w:left="885"/>
      </w:pPr>
    </w:p>
    <w:p w:rsidR="00847115" w:rsidRDefault="00847115" w:rsidP="00847115">
      <w:pPr>
        <w:ind w:left="885"/>
      </w:pPr>
    </w:p>
    <w:p w:rsidR="00847115" w:rsidRDefault="00847115" w:rsidP="00847115">
      <w:r>
        <w:t>Agradezco la atención y colaboración prestada.</w:t>
      </w:r>
    </w:p>
    <w:p w:rsidR="00847115" w:rsidRDefault="00847115" w:rsidP="00847115"/>
    <w:p w:rsidR="00847115" w:rsidRDefault="00847115" w:rsidP="00847115"/>
    <w:p w:rsidR="00847115" w:rsidRDefault="00847115" w:rsidP="00847115">
      <w:r>
        <w:t>Cordialmente,</w:t>
      </w:r>
    </w:p>
    <w:p w:rsidR="00847115" w:rsidRDefault="00847115" w:rsidP="00847115"/>
    <w:p w:rsidR="00847115" w:rsidRDefault="00847115" w:rsidP="00847115"/>
    <w:p w:rsidR="00847115" w:rsidRDefault="00847115" w:rsidP="00847115"/>
    <w:p w:rsidR="00847115" w:rsidRDefault="00847115" w:rsidP="00847115">
      <w:r>
        <w:t>RICARDO CASAS ZAPATA</w:t>
      </w:r>
    </w:p>
    <w:p w:rsidR="00847115" w:rsidRDefault="00847115" w:rsidP="00847115">
      <w:r>
        <w:t>Director</w:t>
      </w:r>
    </w:p>
    <w:p w:rsidR="00847115" w:rsidRDefault="00847115" w:rsidP="00847115"/>
    <w:p w:rsidR="00847115" w:rsidRDefault="00847115" w:rsidP="00084E31"/>
    <w:p w:rsidR="00110F06" w:rsidRDefault="00110F06" w:rsidP="00084E31"/>
    <w:p w:rsidR="00110F06" w:rsidRDefault="00110F06" w:rsidP="00084E31"/>
    <w:p w:rsidR="00110F06" w:rsidRDefault="00110F06" w:rsidP="00084E31"/>
    <w:p w:rsidR="00110F06" w:rsidRDefault="00110F06" w:rsidP="00084E31"/>
    <w:p w:rsidR="00110F06" w:rsidRDefault="00110F06" w:rsidP="00110F06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110F06" w:rsidRDefault="00110F06" w:rsidP="00110F06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110F06" w:rsidRDefault="00110F06" w:rsidP="00110F06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110F06" w:rsidRDefault="00110F06" w:rsidP="00110F06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110F06" w:rsidRDefault="00110F06" w:rsidP="00110F06">
      <w:pPr>
        <w:rPr>
          <w:b/>
          <w:bCs/>
        </w:rPr>
      </w:pPr>
    </w:p>
    <w:p w:rsidR="00110F06" w:rsidRDefault="00110F06" w:rsidP="00110F06">
      <w:pPr>
        <w:pStyle w:val="Ttulo1"/>
      </w:pPr>
    </w:p>
    <w:p w:rsidR="00110F06" w:rsidRDefault="00110F06" w:rsidP="00110F06">
      <w:pPr>
        <w:pStyle w:val="Ttulo1"/>
      </w:pPr>
      <w:r>
        <w:t>ORDEN DE TRABAJO  N °      06931</w:t>
      </w:r>
    </w:p>
    <w:p w:rsidR="00110F06" w:rsidRDefault="00110F06" w:rsidP="00110F06"/>
    <w:p w:rsidR="00110F06" w:rsidRDefault="00110F06" w:rsidP="00110F06">
      <w:r>
        <w:t>FECHA:</w:t>
      </w:r>
      <w:r>
        <w:tab/>
        <w:t>Medellín,  Agosto  31   de   2010</w:t>
      </w:r>
    </w:p>
    <w:p w:rsidR="00110F06" w:rsidRDefault="00110F06" w:rsidP="00110F06">
      <w:r>
        <w:t>PARA:</w:t>
      </w:r>
      <w:r>
        <w:tab/>
      </w:r>
      <w:r>
        <w:tab/>
        <w:t>PLÁSTICOS DARMA</w:t>
      </w:r>
    </w:p>
    <w:p w:rsidR="00110F06" w:rsidRDefault="00110F06" w:rsidP="00110F06">
      <w:r>
        <w:t>ATENCIÓN:</w:t>
      </w:r>
      <w:r>
        <w:tab/>
        <w:t>Sr. Darío Jaramillo</w:t>
      </w:r>
    </w:p>
    <w:p w:rsidR="00110F06" w:rsidRDefault="00110F06" w:rsidP="00110F06">
      <w:r>
        <w:tab/>
      </w:r>
      <w:r>
        <w:tab/>
        <w:t>Gerente.</w:t>
      </w:r>
    </w:p>
    <w:p w:rsidR="00110F06" w:rsidRDefault="00110F06" w:rsidP="00110F06"/>
    <w:p w:rsidR="00110F06" w:rsidRDefault="00110F06" w:rsidP="00110F06">
      <w:r>
        <w:t>Apreciado Don Darío:</w:t>
      </w:r>
    </w:p>
    <w:p w:rsidR="00110F06" w:rsidRDefault="00110F06" w:rsidP="00110F06"/>
    <w:p w:rsidR="00110F06" w:rsidRDefault="00110F06" w:rsidP="00110F06">
      <w:r>
        <w:t>Con la presente estamos solicitando el siguiente servicio de  IMPRESIÓN  :</w:t>
      </w:r>
    </w:p>
    <w:p w:rsidR="00110F06" w:rsidRDefault="00110F06" w:rsidP="00110F06"/>
    <w:p w:rsidR="00110F06" w:rsidRDefault="00110F06" w:rsidP="00110F06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110F06" w:rsidRDefault="00110F06" w:rsidP="00110F06">
      <w:r>
        <w:t xml:space="preserve">MATERIAL   :           Polipropileno   Lamina   de   </w:t>
      </w:r>
      <w:r>
        <w:rPr>
          <w:b/>
        </w:rPr>
        <w:t>50</w:t>
      </w:r>
      <w:r>
        <w:t xml:space="preserve">    cms</w:t>
      </w:r>
    </w:p>
    <w:p w:rsidR="00110F06" w:rsidRDefault="00110F06" w:rsidP="00110F06">
      <w:r>
        <w:t>CLIBRE      :               2.4  ”</w:t>
      </w:r>
    </w:p>
    <w:p w:rsidR="00110F06" w:rsidRPr="00AD5DCF" w:rsidRDefault="00110F06" w:rsidP="00110F06">
      <w:pPr>
        <w:rPr>
          <w:b/>
        </w:rPr>
      </w:pPr>
      <w:r>
        <w:t>REFERENCIA:</w:t>
      </w:r>
      <w:r>
        <w:tab/>
      </w:r>
      <w:r>
        <w:rPr>
          <w:b/>
        </w:rPr>
        <w:t>GEORDI   HOMBRE</w:t>
      </w:r>
    </w:p>
    <w:p w:rsidR="00110F06" w:rsidRDefault="00110F06" w:rsidP="00110F06">
      <w:r>
        <w:t>CANTIDAD    :          170   Kg</w:t>
      </w:r>
    </w:p>
    <w:p w:rsidR="00110F06" w:rsidRDefault="00110F06" w:rsidP="00110F06">
      <w:r>
        <w:t>COLORES:</w:t>
      </w:r>
      <w:r>
        <w:tab/>
      </w:r>
      <w:r>
        <w:tab/>
        <w:t>3  ( Según  arte )</w:t>
      </w:r>
    </w:p>
    <w:p w:rsidR="00110F06" w:rsidRDefault="00110F06" w:rsidP="00110F06">
      <w:r>
        <w:t>CARAS:</w:t>
      </w:r>
      <w:r>
        <w:tab/>
      </w:r>
      <w:r>
        <w:tab/>
        <w:t xml:space="preserve">2 </w:t>
      </w:r>
    </w:p>
    <w:p w:rsidR="00110F06" w:rsidRDefault="00110F06" w:rsidP="00110F06">
      <w:r>
        <w:t>RE</w:t>
      </w:r>
      <w:r w:rsidR="001E67FF">
        <w:t>PETICIÓN:</w:t>
      </w:r>
      <w:r w:rsidR="001E67FF">
        <w:tab/>
        <w:t>29</w:t>
      </w:r>
    </w:p>
    <w:p w:rsidR="00110F06" w:rsidRPr="007E24E2" w:rsidRDefault="00110F06" w:rsidP="00110F06">
      <w:pPr>
        <w:rPr>
          <w:b/>
        </w:rPr>
      </w:pPr>
      <w:r>
        <w:t>RODILLO:</w:t>
      </w:r>
      <w:r>
        <w:tab/>
      </w:r>
      <w:r>
        <w:tab/>
      </w:r>
      <w:r w:rsidR="001E67FF">
        <w:rPr>
          <w:b/>
        </w:rPr>
        <w:t>30</w:t>
      </w:r>
    </w:p>
    <w:p w:rsidR="00110F06" w:rsidRDefault="001E67FF" w:rsidP="00110F06">
      <w:r>
        <w:t>BOLSA:</w:t>
      </w:r>
      <w:r>
        <w:tab/>
      </w:r>
      <w:r>
        <w:tab/>
        <w:t>22.5 + 5 X 29</w:t>
      </w:r>
      <w:r w:rsidR="00110F06">
        <w:t xml:space="preserve">    cms   de  Solapa Interna. Con Gancho</w:t>
      </w:r>
    </w:p>
    <w:p w:rsidR="00110F06" w:rsidRDefault="00110F06" w:rsidP="00110F06">
      <w:r>
        <w:t>SELLADO:</w:t>
      </w:r>
      <w:r>
        <w:tab/>
      </w:r>
      <w:r>
        <w:tab/>
        <w:t>Para selle lateral.</w:t>
      </w:r>
    </w:p>
    <w:p w:rsidR="00110F06" w:rsidRDefault="00110F06" w:rsidP="00110F06"/>
    <w:p w:rsidR="00110F06" w:rsidRDefault="00110F06" w:rsidP="00110F06"/>
    <w:p w:rsidR="00110F06" w:rsidRDefault="00110F06" w:rsidP="00110F06">
      <w:r>
        <w:rPr>
          <w:b/>
          <w:bCs/>
          <w:u w:val="single"/>
        </w:rPr>
        <w:t>NOTA:</w:t>
      </w:r>
      <w:r>
        <w:t xml:space="preserve">  *   Los cyreles  los envía   GRAFIFLEX</w:t>
      </w:r>
    </w:p>
    <w:p w:rsidR="00110F06" w:rsidRDefault="00110F06" w:rsidP="00110F06">
      <w:pPr>
        <w:numPr>
          <w:ilvl w:val="0"/>
          <w:numId w:val="1"/>
        </w:numPr>
      </w:pPr>
      <w:r>
        <w:t>Se envían muestra   para tonos y alturas</w:t>
      </w:r>
    </w:p>
    <w:p w:rsidR="00110F06" w:rsidRPr="00146E99" w:rsidRDefault="00110F06" w:rsidP="00110F06">
      <w:pPr>
        <w:numPr>
          <w:ilvl w:val="0"/>
          <w:numId w:val="2"/>
        </w:numPr>
      </w:pPr>
      <w:r>
        <w:t xml:space="preserve">Se  envía el material de PP </w:t>
      </w:r>
      <w:r>
        <w:rPr>
          <w:b/>
        </w:rPr>
        <w:t xml:space="preserve">de  45 </w:t>
      </w:r>
      <w:r w:rsidRPr="00AD5DCF">
        <w:rPr>
          <w:b/>
        </w:rPr>
        <w:t xml:space="preserve">  cms</w:t>
      </w:r>
    </w:p>
    <w:p w:rsidR="00110F06" w:rsidRPr="00150D1A" w:rsidRDefault="00110F06" w:rsidP="00110F06">
      <w:pPr>
        <w:ind w:left="1860"/>
      </w:pPr>
    </w:p>
    <w:p w:rsidR="00110F06" w:rsidRDefault="00110F06" w:rsidP="00110F06">
      <w:pPr>
        <w:ind w:left="885"/>
      </w:pPr>
    </w:p>
    <w:p w:rsidR="00110F06" w:rsidRDefault="00110F06" w:rsidP="00110F06">
      <w:pPr>
        <w:ind w:left="885"/>
      </w:pPr>
    </w:p>
    <w:p w:rsidR="00110F06" w:rsidRDefault="00110F06" w:rsidP="00110F06">
      <w:r>
        <w:t>Agradezco la atención y colaboración prestada.</w:t>
      </w:r>
    </w:p>
    <w:p w:rsidR="00110F06" w:rsidRDefault="00110F06" w:rsidP="00110F06"/>
    <w:p w:rsidR="00110F06" w:rsidRDefault="00110F06" w:rsidP="00110F06"/>
    <w:p w:rsidR="00110F06" w:rsidRDefault="00110F06" w:rsidP="00110F06">
      <w:r>
        <w:t>Cordialmente,</w:t>
      </w:r>
    </w:p>
    <w:p w:rsidR="00110F06" w:rsidRDefault="00110F06" w:rsidP="00110F06"/>
    <w:p w:rsidR="00110F06" w:rsidRDefault="00110F06" w:rsidP="00110F06"/>
    <w:p w:rsidR="00110F06" w:rsidRDefault="00110F06" w:rsidP="00110F06"/>
    <w:p w:rsidR="00110F06" w:rsidRDefault="00110F06" w:rsidP="00110F06">
      <w:r>
        <w:t>RICARDO CASAS ZAPATA</w:t>
      </w:r>
    </w:p>
    <w:p w:rsidR="00110F06" w:rsidRDefault="00110F06" w:rsidP="00110F06">
      <w:r>
        <w:t>Director</w:t>
      </w:r>
    </w:p>
    <w:p w:rsidR="00110F06" w:rsidRDefault="00110F06" w:rsidP="00084E31">
      <w:pPr>
        <w:rPr>
          <w:b/>
        </w:rPr>
      </w:pPr>
    </w:p>
    <w:p w:rsidR="001B2201" w:rsidRDefault="001B2201" w:rsidP="00084E31">
      <w:pPr>
        <w:rPr>
          <w:b/>
        </w:rPr>
      </w:pPr>
    </w:p>
    <w:p w:rsidR="001B2201" w:rsidRDefault="001B2201" w:rsidP="00084E31">
      <w:pPr>
        <w:rPr>
          <w:b/>
        </w:rPr>
      </w:pPr>
    </w:p>
    <w:p w:rsidR="001B2201" w:rsidRDefault="001B2201" w:rsidP="00084E31">
      <w:pPr>
        <w:rPr>
          <w:b/>
        </w:rPr>
      </w:pPr>
    </w:p>
    <w:p w:rsidR="001B2201" w:rsidRDefault="001B2201" w:rsidP="00084E31">
      <w:pPr>
        <w:rPr>
          <w:b/>
        </w:rPr>
      </w:pPr>
    </w:p>
    <w:p w:rsidR="001B2201" w:rsidRDefault="001B2201" w:rsidP="00084E31">
      <w:pPr>
        <w:rPr>
          <w:b/>
        </w:rPr>
      </w:pPr>
    </w:p>
    <w:p w:rsidR="001B2201" w:rsidRDefault="001B2201" w:rsidP="001B2201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1B2201" w:rsidRDefault="001B2201" w:rsidP="001B2201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1B2201" w:rsidRDefault="001B2201" w:rsidP="001B2201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1B2201" w:rsidRDefault="001B2201" w:rsidP="001B2201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1B2201" w:rsidRDefault="001B2201" w:rsidP="001B2201">
      <w:pPr>
        <w:pStyle w:val="Ttulo1"/>
      </w:pPr>
    </w:p>
    <w:p w:rsidR="001B2201" w:rsidRDefault="001B2201" w:rsidP="001B2201">
      <w:pPr>
        <w:pStyle w:val="Ttulo1"/>
      </w:pPr>
      <w:r>
        <w:t>ORDEN DE TRABAJO     N°      07224</w:t>
      </w:r>
    </w:p>
    <w:p w:rsidR="001B2201" w:rsidRDefault="001B2201" w:rsidP="001B2201"/>
    <w:p w:rsidR="001B2201" w:rsidRDefault="001B2201" w:rsidP="001B2201">
      <w:r>
        <w:t>FECHA:</w:t>
      </w:r>
      <w:r>
        <w:tab/>
        <w:t>Medellín, Septiembre   03    de  2010</w:t>
      </w:r>
    </w:p>
    <w:p w:rsidR="001B2201" w:rsidRDefault="001B2201" w:rsidP="001B2201">
      <w:r>
        <w:t>PARA:</w:t>
      </w:r>
      <w:r>
        <w:tab/>
      </w:r>
      <w:r>
        <w:tab/>
        <w:t>PLÁSTICOS DARMA</w:t>
      </w:r>
    </w:p>
    <w:p w:rsidR="001B2201" w:rsidRDefault="001B2201" w:rsidP="001B2201">
      <w:r>
        <w:t>ATENCIÓN:</w:t>
      </w:r>
      <w:r>
        <w:tab/>
        <w:t>Sr. Darío Jaramillo</w:t>
      </w:r>
    </w:p>
    <w:p w:rsidR="001B2201" w:rsidRDefault="001B2201" w:rsidP="001B2201">
      <w:r>
        <w:tab/>
      </w:r>
      <w:r>
        <w:tab/>
        <w:t>Gerente.</w:t>
      </w:r>
    </w:p>
    <w:p w:rsidR="001B2201" w:rsidRDefault="001B2201" w:rsidP="001B2201"/>
    <w:p w:rsidR="001B2201" w:rsidRDefault="001B2201" w:rsidP="001B2201">
      <w:r>
        <w:t>Apreciado Don Darío:</w:t>
      </w:r>
    </w:p>
    <w:p w:rsidR="001B2201" w:rsidRDefault="001B2201" w:rsidP="001B2201"/>
    <w:p w:rsidR="001B2201" w:rsidRDefault="001B2201" w:rsidP="001B2201">
      <w:r>
        <w:t>Con la presente estamos solicitando el siguiente Material   :</w:t>
      </w:r>
    </w:p>
    <w:p w:rsidR="001B2201" w:rsidRDefault="001B2201" w:rsidP="001B2201"/>
    <w:p w:rsidR="001B2201" w:rsidRDefault="001B2201" w:rsidP="001B2201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1B2201" w:rsidRDefault="001B2201" w:rsidP="001B2201">
      <w:pPr>
        <w:rPr>
          <w:b/>
          <w:bCs/>
          <w:u w:val="single"/>
        </w:rPr>
      </w:pPr>
    </w:p>
    <w:p w:rsidR="001B2201" w:rsidRDefault="001B2201" w:rsidP="001B2201">
      <w:r>
        <w:t>MATERIAL:</w:t>
      </w:r>
      <w:r>
        <w:tab/>
      </w:r>
      <w:r>
        <w:tab/>
        <w:t>Polietileno Alta Densidad Pigmentado BLANCO Tubular.</w:t>
      </w:r>
    </w:p>
    <w:p w:rsidR="001B2201" w:rsidRDefault="001B2201" w:rsidP="001B2201">
      <w:r>
        <w:t>MEDIDA:</w:t>
      </w:r>
      <w:r>
        <w:tab/>
      </w:r>
      <w:r>
        <w:tab/>
      </w:r>
      <w:r w:rsidRPr="00657B35">
        <w:rPr>
          <w:b/>
        </w:rPr>
        <w:t>50  Cms</w:t>
      </w:r>
      <w:r>
        <w:t>.</w:t>
      </w:r>
    </w:p>
    <w:p w:rsidR="001B2201" w:rsidRPr="005660D5" w:rsidRDefault="001B2201" w:rsidP="001B2201">
      <w:pPr>
        <w:rPr>
          <w:b/>
          <w:bCs/>
        </w:rPr>
      </w:pPr>
      <w:r>
        <w:t>CALIBRE:</w:t>
      </w:r>
      <w:r>
        <w:tab/>
      </w:r>
      <w:r>
        <w:tab/>
      </w:r>
      <w:r w:rsidRPr="005660D5">
        <w:rPr>
          <w:b/>
        </w:rPr>
        <w:t xml:space="preserve">2.5 </w:t>
      </w:r>
      <w:r w:rsidRPr="005660D5">
        <w:rPr>
          <w:b/>
          <w:bCs/>
        </w:rPr>
        <w:t xml:space="preserve">  ”</w:t>
      </w:r>
    </w:p>
    <w:p w:rsidR="001B2201" w:rsidRDefault="001B2201" w:rsidP="001B2201">
      <w:r>
        <w:t>COLOR:</w:t>
      </w:r>
      <w:r>
        <w:tab/>
      </w:r>
      <w:r>
        <w:tab/>
        <w:t>BLANCO  (Según muestra)</w:t>
      </w:r>
    </w:p>
    <w:p w:rsidR="001B2201" w:rsidRDefault="001B2201" w:rsidP="001B2201">
      <w:r>
        <w:t>TRATADO:</w:t>
      </w:r>
      <w:r>
        <w:tab/>
      </w:r>
      <w:r>
        <w:tab/>
        <w:t>2 Caras.</w:t>
      </w:r>
    </w:p>
    <w:p w:rsidR="001B2201" w:rsidRDefault="001B2201" w:rsidP="001B2201">
      <w:r>
        <w:t>CANTIDAD:</w:t>
      </w:r>
      <w:r>
        <w:tab/>
      </w:r>
      <w:r>
        <w:tab/>
      </w:r>
      <w:r>
        <w:rPr>
          <w:b/>
        </w:rPr>
        <w:t xml:space="preserve">290 </w:t>
      </w:r>
      <w:r>
        <w:t xml:space="preserve">   Kg.</w:t>
      </w:r>
    </w:p>
    <w:p w:rsidR="001B2201" w:rsidRDefault="001B2201" w:rsidP="001B2201">
      <w:r>
        <w:t>REFERENCIA:</w:t>
      </w:r>
      <w:r>
        <w:tab/>
      </w:r>
      <w:r w:rsidRPr="008970C3">
        <w:rPr>
          <w:b/>
        </w:rPr>
        <w:t>PLASTIQUIMICA GRANDE</w:t>
      </w:r>
    </w:p>
    <w:p w:rsidR="001B2201" w:rsidRDefault="001B2201" w:rsidP="001B2201">
      <w:r>
        <w:t>COLORES:</w:t>
      </w:r>
      <w:r>
        <w:tab/>
      </w:r>
      <w:r>
        <w:tab/>
        <w:t>2 ( Gris -  Rojo)</w:t>
      </w:r>
    </w:p>
    <w:p w:rsidR="001B2201" w:rsidRDefault="001B2201" w:rsidP="001B2201">
      <w:r>
        <w:t>CARAS:</w:t>
      </w:r>
      <w:r>
        <w:tab/>
      </w:r>
      <w:r>
        <w:tab/>
        <w:t>2</w:t>
      </w:r>
    </w:p>
    <w:p w:rsidR="001B2201" w:rsidRDefault="001B2201" w:rsidP="001B2201">
      <w:r>
        <w:t>REPETICIÓN:</w:t>
      </w:r>
      <w:r>
        <w:tab/>
        <w:t>Continua</w:t>
      </w:r>
    </w:p>
    <w:p w:rsidR="001B2201" w:rsidRDefault="001B2201" w:rsidP="001B2201">
      <w:r>
        <w:t>RODILLO:</w:t>
      </w:r>
      <w:r>
        <w:tab/>
      </w:r>
      <w:r>
        <w:tab/>
        <w:t>38</w:t>
      </w:r>
    </w:p>
    <w:p w:rsidR="001B2201" w:rsidRPr="003B158B" w:rsidRDefault="001B2201" w:rsidP="001B2201">
      <w:pPr>
        <w:rPr>
          <w:b/>
        </w:rPr>
      </w:pPr>
      <w:r>
        <w:t>BOLSA:</w:t>
      </w:r>
      <w:r>
        <w:tab/>
      </w:r>
      <w:r>
        <w:tab/>
      </w:r>
      <w:r w:rsidRPr="003B158B">
        <w:rPr>
          <w:b/>
        </w:rPr>
        <w:t>50 x 190  cms</w:t>
      </w:r>
    </w:p>
    <w:p w:rsidR="001B2201" w:rsidRDefault="001B2201" w:rsidP="001B2201">
      <w:r>
        <w:t>SELLADO:</w:t>
      </w:r>
      <w:r>
        <w:tab/>
      </w:r>
      <w:r>
        <w:tab/>
        <w:t>Para selle de Fondo.</w:t>
      </w:r>
    </w:p>
    <w:p w:rsidR="001B2201" w:rsidRDefault="001B2201" w:rsidP="001B2201"/>
    <w:p w:rsidR="001B2201" w:rsidRDefault="001B2201" w:rsidP="001B2201"/>
    <w:p w:rsidR="001B2201" w:rsidRDefault="001B2201" w:rsidP="001B2201">
      <w:r>
        <w:rPr>
          <w:b/>
          <w:bCs/>
          <w:u w:val="single"/>
        </w:rPr>
        <w:t>NOTA:</w:t>
      </w:r>
      <w:r>
        <w:t xml:space="preserve">  * Los cyreles   Se encuentran en su planta</w:t>
      </w:r>
    </w:p>
    <w:p w:rsidR="001B2201" w:rsidRDefault="001B2201" w:rsidP="001B2201">
      <w:pPr>
        <w:numPr>
          <w:ilvl w:val="0"/>
          <w:numId w:val="1"/>
        </w:numPr>
      </w:pPr>
      <w:r>
        <w:t>Se envían muestra física  para tonos , alturas  y pigmentación</w:t>
      </w:r>
    </w:p>
    <w:p w:rsidR="001B2201" w:rsidRDefault="001B2201" w:rsidP="001B2201">
      <w:pPr>
        <w:ind w:left="885"/>
      </w:pPr>
    </w:p>
    <w:p w:rsidR="001B2201" w:rsidRPr="00315AED" w:rsidRDefault="001B2201" w:rsidP="001B2201">
      <w:pPr>
        <w:numPr>
          <w:ilvl w:val="0"/>
          <w:numId w:val="1"/>
        </w:numPr>
      </w:pPr>
      <w:r w:rsidRPr="00393DAD">
        <w:rPr>
          <w:b/>
          <w:u w:val="single"/>
        </w:rPr>
        <w:t>Utilizar tinta negra</w:t>
      </w:r>
      <w:r>
        <w:t xml:space="preserve"> </w:t>
      </w:r>
      <w:r w:rsidRPr="00393DAD">
        <w:rPr>
          <w:b/>
          <w:u w:val="single"/>
        </w:rPr>
        <w:t>ANTIGRASA</w:t>
      </w:r>
    </w:p>
    <w:p w:rsidR="001B2201" w:rsidRDefault="001B2201" w:rsidP="001B2201">
      <w:pPr>
        <w:ind w:left="885"/>
      </w:pPr>
    </w:p>
    <w:p w:rsidR="001B2201" w:rsidRPr="0098114D" w:rsidRDefault="001B2201" w:rsidP="001B2201">
      <w:pPr>
        <w:rPr>
          <w:b/>
          <w:u w:val="single"/>
        </w:rPr>
      </w:pPr>
    </w:p>
    <w:p w:rsidR="001B2201" w:rsidRDefault="001B2201" w:rsidP="001B2201">
      <w:r>
        <w:t>Agradezco la atención y colaboración prestada.</w:t>
      </w:r>
    </w:p>
    <w:p w:rsidR="001B2201" w:rsidRDefault="001B2201" w:rsidP="001B2201"/>
    <w:p w:rsidR="001B2201" w:rsidRDefault="001B2201" w:rsidP="001B2201"/>
    <w:p w:rsidR="001B2201" w:rsidRDefault="001B2201" w:rsidP="001B2201">
      <w:r>
        <w:t>Cordialmente,</w:t>
      </w:r>
    </w:p>
    <w:p w:rsidR="001B2201" w:rsidRDefault="001B2201" w:rsidP="001B2201"/>
    <w:p w:rsidR="001B2201" w:rsidRDefault="001B2201" w:rsidP="001B2201"/>
    <w:p w:rsidR="001B2201" w:rsidRDefault="001B2201" w:rsidP="001B2201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1B2201" w:rsidRDefault="001B2201" w:rsidP="001B2201">
      <w:pPr>
        <w:tabs>
          <w:tab w:val="left" w:pos="1980"/>
        </w:tabs>
      </w:pPr>
      <w:r>
        <w:t>Director.</w:t>
      </w:r>
    </w:p>
    <w:p w:rsidR="001B2201" w:rsidRDefault="001B2201" w:rsidP="001B2201">
      <w:pPr>
        <w:rPr>
          <w:b/>
        </w:rPr>
      </w:pPr>
    </w:p>
    <w:p w:rsidR="001B2201" w:rsidRDefault="001B2201" w:rsidP="00084E31">
      <w:pPr>
        <w:rPr>
          <w:b/>
        </w:rPr>
      </w:pPr>
    </w:p>
    <w:p w:rsidR="0073732F" w:rsidRDefault="0073732F" w:rsidP="00084E31">
      <w:pPr>
        <w:rPr>
          <w:b/>
        </w:rPr>
      </w:pPr>
    </w:p>
    <w:p w:rsidR="0073732F" w:rsidRDefault="0073732F" w:rsidP="0073732F">
      <w:pPr>
        <w:rPr>
          <w:b/>
        </w:rPr>
      </w:pPr>
    </w:p>
    <w:p w:rsidR="0073732F" w:rsidRDefault="0073732F" w:rsidP="0073732F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73732F" w:rsidRDefault="0073732F" w:rsidP="0073732F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NIT: 811.040.799-9</w:t>
      </w:r>
    </w:p>
    <w:p w:rsidR="0073732F" w:rsidRDefault="0073732F" w:rsidP="0073732F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73732F" w:rsidRDefault="0073732F" w:rsidP="0073732F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73732F" w:rsidRDefault="0073732F" w:rsidP="0073732F"/>
    <w:p w:rsidR="0073732F" w:rsidRDefault="0073732F" w:rsidP="0073732F"/>
    <w:p w:rsidR="0073732F" w:rsidRDefault="0073732F" w:rsidP="0073732F">
      <w:pPr>
        <w:pStyle w:val="Ttulo1"/>
      </w:pPr>
      <w:r>
        <w:t>ORD EN DE TRABAJO    N°      07227</w:t>
      </w:r>
    </w:p>
    <w:p w:rsidR="0073732F" w:rsidRDefault="0073732F" w:rsidP="0073732F"/>
    <w:p w:rsidR="0073732F" w:rsidRDefault="0073732F" w:rsidP="0073732F">
      <w:r>
        <w:t>FECHA:</w:t>
      </w:r>
      <w:r>
        <w:tab/>
        <w:t>Medellín, Septiembre   03    de   2010</w:t>
      </w:r>
    </w:p>
    <w:p w:rsidR="0073732F" w:rsidRDefault="0073732F" w:rsidP="0073732F">
      <w:r>
        <w:t>PARA:</w:t>
      </w:r>
      <w:r>
        <w:tab/>
      </w:r>
      <w:r>
        <w:tab/>
        <w:t>PLÁSTICOS DARMA</w:t>
      </w:r>
    </w:p>
    <w:p w:rsidR="0073732F" w:rsidRDefault="0073732F" w:rsidP="0073732F">
      <w:r>
        <w:t>ATENCIÓN:</w:t>
      </w:r>
      <w:r>
        <w:tab/>
        <w:t>Sr. Darío Jaramillo</w:t>
      </w:r>
    </w:p>
    <w:p w:rsidR="0073732F" w:rsidRDefault="0073732F" w:rsidP="0073732F">
      <w:r>
        <w:tab/>
      </w:r>
      <w:r>
        <w:tab/>
        <w:t>Gerente.</w:t>
      </w:r>
    </w:p>
    <w:p w:rsidR="0073732F" w:rsidRDefault="0073732F" w:rsidP="0073732F"/>
    <w:p w:rsidR="0073732F" w:rsidRDefault="0073732F" w:rsidP="0073732F">
      <w:r>
        <w:t>Apreciado Don Darío:</w:t>
      </w:r>
    </w:p>
    <w:p w:rsidR="0073732F" w:rsidRDefault="0073732F" w:rsidP="0073732F"/>
    <w:p w:rsidR="0073732F" w:rsidRDefault="0073732F" w:rsidP="0073732F">
      <w:r>
        <w:t>Con la presente estamos solicitando el siguiente Material   :</w:t>
      </w:r>
    </w:p>
    <w:p w:rsidR="0073732F" w:rsidRDefault="0073732F" w:rsidP="0073732F"/>
    <w:p w:rsidR="0073732F" w:rsidRDefault="0073732F" w:rsidP="0073732F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73732F" w:rsidRDefault="0073732F" w:rsidP="0073732F">
      <w:pPr>
        <w:rPr>
          <w:b/>
          <w:bCs/>
          <w:u w:val="single"/>
        </w:rPr>
      </w:pPr>
    </w:p>
    <w:p w:rsidR="0073732F" w:rsidRDefault="0073732F" w:rsidP="0073732F">
      <w:r>
        <w:t>MATERIAL:</w:t>
      </w:r>
      <w:r>
        <w:tab/>
      </w:r>
      <w:r>
        <w:tab/>
        <w:t>Polietileno Alta Densidad Pigmentado BLANCO Tubular.</w:t>
      </w:r>
    </w:p>
    <w:p w:rsidR="0073732F" w:rsidRDefault="0073732F" w:rsidP="0073732F">
      <w:r>
        <w:t>MEDIDA:</w:t>
      </w:r>
      <w:r>
        <w:tab/>
      </w:r>
      <w:r>
        <w:tab/>
      </w:r>
      <w:r>
        <w:rPr>
          <w:b/>
        </w:rPr>
        <w:t>35</w:t>
      </w:r>
      <w:r w:rsidRPr="00444F82">
        <w:rPr>
          <w:b/>
        </w:rPr>
        <w:t xml:space="preserve">  Cms</w:t>
      </w:r>
      <w:r>
        <w:t>.</w:t>
      </w:r>
    </w:p>
    <w:p w:rsidR="0073732F" w:rsidRDefault="0073732F" w:rsidP="0073732F">
      <w:pPr>
        <w:rPr>
          <w:b/>
          <w:bCs/>
        </w:rPr>
      </w:pPr>
      <w:r>
        <w:t>CALIBRE:</w:t>
      </w:r>
      <w:r>
        <w:tab/>
      </w:r>
      <w:r>
        <w:tab/>
      </w:r>
      <w:r w:rsidRPr="00B460D7">
        <w:rPr>
          <w:b/>
        </w:rPr>
        <w:t>2.5</w:t>
      </w:r>
      <w:r>
        <w:t xml:space="preserve"> </w:t>
      </w:r>
      <w:r>
        <w:rPr>
          <w:b/>
          <w:bCs/>
        </w:rPr>
        <w:t xml:space="preserve">  ”</w:t>
      </w:r>
    </w:p>
    <w:p w:rsidR="0073732F" w:rsidRDefault="0073732F" w:rsidP="0073732F">
      <w:r>
        <w:t>COLOR:</w:t>
      </w:r>
      <w:r>
        <w:tab/>
      </w:r>
      <w:r>
        <w:tab/>
        <w:t>BLANCO  ( Según muestra  )</w:t>
      </w:r>
    </w:p>
    <w:p w:rsidR="0073732F" w:rsidRDefault="0073732F" w:rsidP="0073732F">
      <w:r>
        <w:t>TRATADO:</w:t>
      </w:r>
      <w:r>
        <w:tab/>
      </w:r>
      <w:r>
        <w:tab/>
        <w:t>2 Caras.</w:t>
      </w:r>
    </w:p>
    <w:p w:rsidR="0073732F" w:rsidRDefault="0073732F" w:rsidP="0073732F">
      <w:pPr>
        <w:rPr>
          <w:b/>
          <w:bCs/>
        </w:rPr>
      </w:pPr>
      <w:r>
        <w:t>CANTIDAD:</w:t>
      </w:r>
      <w:r>
        <w:tab/>
        <w:t xml:space="preserve">            250 </w:t>
      </w:r>
      <w:r>
        <w:rPr>
          <w:b/>
        </w:rPr>
        <w:t xml:space="preserve"> </w:t>
      </w:r>
      <w:r>
        <w:t xml:space="preserve">  Kg.</w:t>
      </w:r>
      <w:r>
        <w:rPr>
          <w:b/>
          <w:bCs/>
        </w:rPr>
        <w:t xml:space="preserve"> </w:t>
      </w:r>
    </w:p>
    <w:p w:rsidR="0073732F" w:rsidRDefault="0073732F" w:rsidP="0073732F">
      <w:r>
        <w:t>REFERENCIA:</w:t>
      </w:r>
      <w:r>
        <w:tab/>
      </w:r>
      <w:r>
        <w:rPr>
          <w:b/>
        </w:rPr>
        <w:t>PLASTIQUIMICA  PEQUENA</w:t>
      </w:r>
    </w:p>
    <w:p w:rsidR="0073732F" w:rsidRDefault="0073732F" w:rsidP="0073732F">
      <w:r>
        <w:t>COLORES:</w:t>
      </w:r>
      <w:r>
        <w:tab/>
      </w:r>
      <w:r>
        <w:tab/>
        <w:t>2 ( Gris -  Rojo)</w:t>
      </w:r>
    </w:p>
    <w:p w:rsidR="0073732F" w:rsidRDefault="0073732F" w:rsidP="0073732F">
      <w:r>
        <w:t>CARAS:</w:t>
      </w:r>
      <w:r>
        <w:tab/>
      </w:r>
      <w:r>
        <w:tab/>
        <w:t>2</w:t>
      </w:r>
    </w:p>
    <w:p w:rsidR="0073732F" w:rsidRDefault="0073732F" w:rsidP="0073732F">
      <w:r>
        <w:t>REPETICIÓN:</w:t>
      </w:r>
      <w:r>
        <w:tab/>
        <w:t>Continua</w:t>
      </w:r>
    </w:p>
    <w:p w:rsidR="0073732F" w:rsidRDefault="0073732F" w:rsidP="0073732F">
      <w:r>
        <w:t>RODILLO:</w:t>
      </w:r>
      <w:r>
        <w:tab/>
      </w:r>
      <w:r>
        <w:tab/>
      </w:r>
      <w:r w:rsidRPr="001D3669">
        <w:rPr>
          <w:b/>
        </w:rPr>
        <w:t>38</w:t>
      </w:r>
    </w:p>
    <w:p w:rsidR="0073732F" w:rsidRPr="006537EA" w:rsidRDefault="0073732F" w:rsidP="0073732F">
      <w:pPr>
        <w:rPr>
          <w:b/>
        </w:rPr>
      </w:pPr>
      <w:r>
        <w:t>BOLSA:</w:t>
      </w:r>
      <w:r>
        <w:tab/>
      </w:r>
      <w:r>
        <w:tab/>
      </w:r>
      <w:r w:rsidRPr="006537EA">
        <w:rPr>
          <w:b/>
        </w:rPr>
        <w:t xml:space="preserve">35  x  175  </w:t>
      </w:r>
      <w:r>
        <w:rPr>
          <w:b/>
        </w:rPr>
        <w:t xml:space="preserve">  </w:t>
      </w:r>
      <w:r w:rsidRPr="006537EA">
        <w:rPr>
          <w:b/>
        </w:rPr>
        <w:t>cms</w:t>
      </w:r>
    </w:p>
    <w:p w:rsidR="0073732F" w:rsidRDefault="0073732F" w:rsidP="0073732F">
      <w:r>
        <w:t>SELLADO:</w:t>
      </w:r>
      <w:r>
        <w:tab/>
      </w:r>
      <w:r>
        <w:tab/>
        <w:t>Para selle de Fondo.</w:t>
      </w:r>
    </w:p>
    <w:p w:rsidR="0073732F" w:rsidRDefault="0073732F" w:rsidP="0073732F"/>
    <w:p w:rsidR="0073732F" w:rsidRDefault="0073732F" w:rsidP="0073732F"/>
    <w:p w:rsidR="0073732F" w:rsidRDefault="0073732F" w:rsidP="0073732F">
      <w:r>
        <w:rPr>
          <w:b/>
          <w:bCs/>
          <w:u w:val="single"/>
        </w:rPr>
        <w:t>NOTA:</w:t>
      </w:r>
      <w:r>
        <w:t xml:space="preserve">  * Los cyreles   Se encuentran en su planta</w:t>
      </w:r>
    </w:p>
    <w:p w:rsidR="0073732F" w:rsidRDefault="0073732F" w:rsidP="0073732F">
      <w:pPr>
        <w:numPr>
          <w:ilvl w:val="0"/>
          <w:numId w:val="1"/>
        </w:numPr>
      </w:pPr>
      <w:r>
        <w:t>Se envían muestra física  para tonos , alturas  y  pigmentacion</w:t>
      </w:r>
    </w:p>
    <w:p w:rsidR="0073732F" w:rsidRDefault="0073732F" w:rsidP="0073732F"/>
    <w:p w:rsidR="0073732F" w:rsidRPr="00315AED" w:rsidRDefault="0073732F" w:rsidP="0073732F">
      <w:pPr>
        <w:numPr>
          <w:ilvl w:val="0"/>
          <w:numId w:val="1"/>
        </w:numPr>
      </w:pPr>
      <w:r w:rsidRPr="00393DAD">
        <w:rPr>
          <w:b/>
          <w:u w:val="single"/>
        </w:rPr>
        <w:t>Utilizar tinta negra</w:t>
      </w:r>
      <w:r>
        <w:t xml:space="preserve"> </w:t>
      </w:r>
      <w:r w:rsidRPr="00393DAD">
        <w:rPr>
          <w:b/>
          <w:u w:val="single"/>
        </w:rPr>
        <w:t>ANTIGRASA</w:t>
      </w:r>
    </w:p>
    <w:p w:rsidR="0073732F" w:rsidRDefault="0073732F" w:rsidP="0073732F"/>
    <w:p w:rsidR="0073732F" w:rsidRPr="0098114D" w:rsidRDefault="0073732F" w:rsidP="0073732F">
      <w:pPr>
        <w:rPr>
          <w:b/>
          <w:u w:val="single"/>
        </w:rPr>
      </w:pPr>
    </w:p>
    <w:p w:rsidR="0073732F" w:rsidRDefault="0073732F" w:rsidP="0073732F">
      <w:r>
        <w:t>Agradezco la atención y colaboración prestada.</w:t>
      </w:r>
    </w:p>
    <w:p w:rsidR="0073732F" w:rsidRDefault="0073732F" w:rsidP="0073732F"/>
    <w:p w:rsidR="0073732F" w:rsidRDefault="0073732F" w:rsidP="0073732F"/>
    <w:p w:rsidR="0073732F" w:rsidRDefault="0073732F" w:rsidP="0073732F">
      <w:r>
        <w:t>Cordialmente</w:t>
      </w:r>
    </w:p>
    <w:p w:rsidR="0073732F" w:rsidRDefault="0073732F" w:rsidP="0073732F"/>
    <w:p w:rsidR="0073732F" w:rsidRDefault="0073732F" w:rsidP="0073732F"/>
    <w:p w:rsidR="0073732F" w:rsidRDefault="0073732F" w:rsidP="0073732F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73732F" w:rsidRDefault="0073732F" w:rsidP="0073732F">
      <w:r>
        <w:t>Director.</w:t>
      </w:r>
    </w:p>
    <w:p w:rsidR="0073732F" w:rsidRDefault="0073732F" w:rsidP="00084E31">
      <w:pPr>
        <w:rPr>
          <w:b/>
        </w:rPr>
      </w:pPr>
    </w:p>
    <w:p w:rsidR="0073732F" w:rsidRDefault="0073732F" w:rsidP="00084E31">
      <w:pPr>
        <w:rPr>
          <w:b/>
        </w:rPr>
      </w:pPr>
    </w:p>
    <w:p w:rsidR="00347AC9" w:rsidRDefault="00347AC9" w:rsidP="00347AC9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347AC9" w:rsidRDefault="00347AC9" w:rsidP="00347AC9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347AC9" w:rsidRDefault="00347AC9" w:rsidP="00347AC9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347AC9" w:rsidRDefault="00347AC9" w:rsidP="00347AC9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347AC9" w:rsidRDefault="00347AC9" w:rsidP="00347AC9"/>
    <w:p w:rsidR="00347AC9" w:rsidRDefault="00347AC9" w:rsidP="00347AC9">
      <w:pPr>
        <w:pStyle w:val="Ttulo1"/>
      </w:pPr>
      <w:r>
        <w:t>ORDEN DE TRABAJO   N°      07225</w:t>
      </w:r>
    </w:p>
    <w:p w:rsidR="00347AC9" w:rsidRDefault="00347AC9" w:rsidP="00347AC9"/>
    <w:p w:rsidR="00347AC9" w:rsidRDefault="00347AC9" w:rsidP="00347AC9">
      <w:r>
        <w:t>FECHA:</w:t>
      </w:r>
      <w:r>
        <w:tab/>
        <w:t>Medellín, Septiembre   03   de  2010</w:t>
      </w:r>
    </w:p>
    <w:p w:rsidR="00347AC9" w:rsidRDefault="00347AC9" w:rsidP="00347AC9">
      <w:r>
        <w:t>PARA:</w:t>
      </w:r>
      <w:r>
        <w:tab/>
      </w:r>
      <w:r>
        <w:tab/>
        <w:t>PLÁSTICOS DARMA</w:t>
      </w:r>
    </w:p>
    <w:p w:rsidR="00347AC9" w:rsidRDefault="00347AC9" w:rsidP="00347AC9">
      <w:r>
        <w:t>ATENCIÓN:</w:t>
      </w:r>
      <w:r>
        <w:tab/>
        <w:t>Sr. Darío Jaramillo</w:t>
      </w:r>
    </w:p>
    <w:p w:rsidR="00347AC9" w:rsidRDefault="00347AC9" w:rsidP="00347AC9">
      <w:r>
        <w:tab/>
      </w:r>
      <w:r>
        <w:tab/>
        <w:t>Gerente.</w:t>
      </w:r>
    </w:p>
    <w:p w:rsidR="00347AC9" w:rsidRDefault="00347AC9" w:rsidP="00347AC9"/>
    <w:p w:rsidR="00347AC9" w:rsidRDefault="00347AC9" w:rsidP="00347AC9">
      <w:r>
        <w:t>Apreciado Don Darío:</w:t>
      </w:r>
    </w:p>
    <w:p w:rsidR="00347AC9" w:rsidRDefault="00347AC9" w:rsidP="00347AC9"/>
    <w:p w:rsidR="00347AC9" w:rsidRDefault="00347AC9" w:rsidP="00347AC9">
      <w:r>
        <w:t>Con la presente estamos solicitando el siguiente Material   :</w:t>
      </w:r>
    </w:p>
    <w:p w:rsidR="00347AC9" w:rsidRDefault="00347AC9" w:rsidP="00347AC9"/>
    <w:p w:rsidR="00347AC9" w:rsidRDefault="00347AC9" w:rsidP="00347AC9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347AC9" w:rsidRDefault="00347AC9" w:rsidP="00347AC9">
      <w:pPr>
        <w:rPr>
          <w:b/>
          <w:bCs/>
          <w:u w:val="single"/>
        </w:rPr>
      </w:pPr>
      <w:r>
        <w:rPr>
          <w:b/>
          <w:bCs/>
        </w:rPr>
        <w:tab/>
      </w:r>
    </w:p>
    <w:p w:rsidR="00347AC9" w:rsidRDefault="00347AC9" w:rsidP="00347AC9">
      <w:r>
        <w:t>MATERIAL:</w:t>
      </w:r>
      <w:r>
        <w:tab/>
      </w:r>
      <w:r>
        <w:tab/>
        <w:t>Polietileno Alta Densidad Pigmentado BLANCO Tubular.</w:t>
      </w:r>
    </w:p>
    <w:p w:rsidR="00347AC9" w:rsidRDefault="00347AC9" w:rsidP="00347AC9">
      <w:r>
        <w:t>MEDIDA:</w:t>
      </w:r>
      <w:r>
        <w:tab/>
      </w:r>
      <w:r>
        <w:tab/>
      </w:r>
      <w:r w:rsidRPr="00444F82">
        <w:rPr>
          <w:b/>
        </w:rPr>
        <w:t xml:space="preserve">43 </w:t>
      </w:r>
      <w:r>
        <w:rPr>
          <w:b/>
        </w:rPr>
        <w:t xml:space="preserve"> </w:t>
      </w:r>
      <w:r w:rsidRPr="00444F82">
        <w:rPr>
          <w:b/>
        </w:rPr>
        <w:t xml:space="preserve"> Cms</w:t>
      </w:r>
      <w:r>
        <w:t>.</w:t>
      </w:r>
    </w:p>
    <w:p w:rsidR="00347AC9" w:rsidRPr="005C3173" w:rsidRDefault="00347AC9" w:rsidP="00347AC9">
      <w:pPr>
        <w:rPr>
          <w:b/>
          <w:bCs/>
        </w:rPr>
      </w:pPr>
      <w:r>
        <w:t>CALIBRE:</w:t>
      </w:r>
      <w:r>
        <w:tab/>
      </w:r>
      <w:r>
        <w:tab/>
      </w:r>
      <w:r w:rsidRPr="005C3173">
        <w:rPr>
          <w:b/>
        </w:rPr>
        <w:t xml:space="preserve">2.5 </w:t>
      </w:r>
      <w:r w:rsidRPr="005C3173">
        <w:rPr>
          <w:b/>
          <w:bCs/>
        </w:rPr>
        <w:t xml:space="preserve">  ”</w:t>
      </w:r>
    </w:p>
    <w:p w:rsidR="00347AC9" w:rsidRDefault="00347AC9" w:rsidP="00347AC9">
      <w:r>
        <w:t>COLOR:</w:t>
      </w:r>
      <w:r>
        <w:tab/>
      </w:r>
      <w:r>
        <w:tab/>
        <w:t>BLANCO  ( Según muestra  )</w:t>
      </w:r>
    </w:p>
    <w:p w:rsidR="00347AC9" w:rsidRDefault="00347AC9" w:rsidP="00347AC9">
      <w:r>
        <w:t>TRATADO:</w:t>
      </w:r>
      <w:r>
        <w:tab/>
      </w:r>
      <w:r>
        <w:tab/>
        <w:t>2 Caras.</w:t>
      </w:r>
    </w:p>
    <w:p w:rsidR="00347AC9" w:rsidRDefault="00347AC9" w:rsidP="00347AC9">
      <w:pPr>
        <w:rPr>
          <w:b/>
          <w:bCs/>
        </w:rPr>
      </w:pPr>
      <w:r>
        <w:t>CANTIDAD:</w:t>
      </w:r>
      <w:r>
        <w:tab/>
      </w:r>
      <w:r>
        <w:tab/>
      </w:r>
      <w:r w:rsidR="00B807C4">
        <w:rPr>
          <w:b/>
        </w:rPr>
        <w:t>490</w:t>
      </w:r>
      <w:r>
        <w:rPr>
          <w:b/>
        </w:rPr>
        <w:t xml:space="preserve"> </w:t>
      </w:r>
      <w:r>
        <w:t xml:space="preserve">   Kg</w:t>
      </w:r>
    </w:p>
    <w:p w:rsidR="00347AC9" w:rsidRDefault="00347AC9" w:rsidP="00347AC9">
      <w:r>
        <w:t>REFERENCIA:</w:t>
      </w:r>
      <w:r>
        <w:tab/>
      </w:r>
      <w:r>
        <w:rPr>
          <w:b/>
        </w:rPr>
        <w:t>PLASTIQUIMICA   MEDIANA</w:t>
      </w:r>
    </w:p>
    <w:p w:rsidR="00347AC9" w:rsidRDefault="00347AC9" w:rsidP="00347AC9">
      <w:r>
        <w:t>COLORES:</w:t>
      </w:r>
      <w:r>
        <w:tab/>
      </w:r>
      <w:r>
        <w:tab/>
        <w:t>2 ( Gris -  Rojo)</w:t>
      </w:r>
    </w:p>
    <w:p w:rsidR="00347AC9" w:rsidRDefault="00347AC9" w:rsidP="00347AC9">
      <w:r>
        <w:t>CARAS:</w:t>
      </w:r>
      <w:r>
        <w:tab/>
      </w:r>
      <w:r>
        <w:tab/>
        <w:t>2</w:t>
      </w:r>
    </w:p>
    <w:p w:rsidR="00347AC9" w:rsidRDefault="00347AC9" w:rsidP="00347AC9">
      <w:r>
        <w:t>REPETICIÓN:</w:t>
      </w:r>
      <w:r>
        <w:tab/>
        <w:t>Continua</w:t>
      </w:r>
    </w:p>
    <w:p w:rsidR="00347AC9" w:rsidRDefault="00347AC9" w:rsidP="00347AC9">
      <w:r>
        <w:t>RODILLO:</w:t>
      </w:r>
      <w:r>
        <w:tab/>
      </w:r>
      <w:r>
        <w:tab/>
        <w:t>38</w:t>
      </w:r>
    </w:p>
    <w:p w:rsidR="00347AC9" w:rsidRDefault="00347AC9" w:rsidP="00347AC9">
      <w:r>
        <w:t>BOLSA:</w:t>
      </w:r>
      <w:r>
        <w:tab/>
      </w:r>
      <w:r>
        <w:tab/>
      </w:r>
      <w:r w:rsidRPr="003B158B">
        <w:rPr>
          <w:b/>
        </w:rPr>
        <w:t>43 x  190  cms</w:t>
      </w:r>
    </w:p>
    <w:p w:rsidR="00347AC9" w:rsidRDefault="00347AC9" w:rsidP="00347AC9">
      <w:r>
        <w:t>SELLADO:</w:t>
      </w:r>
      <w:r>
        <w:tab/>
      </w:r>
      <w:r>
        <w:tab/>
        <w:t>Para selle de Fondo.</w:t>
      </w:r>
    </w:p>
    <w:p w:rsidR="00347AC9" w:rsidRDefault="00347AC9" w:rsidP="00347AC9"/>
    <w:p w:rsidR="00347AC9" w:rsidRDefault="00347AC9" w:rsidP="00347AC9"/>
    <w:p w:rsidR="00347AC9" w:rsidRDefault="00347AC9" w:rsidP="00347AC9">
      <w:r>
        <w:rPr>
          <w:b/>
          <w:bCs/>
          <w:u w:val="single"/>
        </w:rPr>
        <w:t>NOTA:</w:t>
      </w:r>
      <w:r>
        <w:t xml:space="preserve">  * Los cyreles   Se encuentran en su planta</w:t>
      </w:r>
    </w:p>
    <w:p w:rsidR="00347AC9" w:rsidRDefault="00347AC9" w:rsidP="00347AC9">
      <w:pPr>
        <w:numPr>
          <w:ilvl w:val="0"/>
          <w:numId w:val="1"/>
        </w:numPr>
      </w:pPr>
      <w:r>
        <w:t>Se envían muestra física  para tonos , alturas  y pigmentación</w:t>
      </w:r>
    </w:p>
    <w:p w:rsidR="00347AC9" w:rsidRDefault="00347AC9" w:rsidP="00347AC9">
      <w:pPr>
        <w:ind w:left="885"/>
      </w:pPr>
    </w:p>
    <w:p w:rsidR="00347AC9" w:rsidRPr="00315AED" w:rsidRDefault="00347AC9" w:rsidP="00347AC9">
      <w:pPr>
        <w:numPr>
          <w:ilvl w:val="0"/>
          <w:numId w:val="1"/>
        </w:numPr>
      </w:pPr>
      <w:r w:rsidRPr="00393DAD">
        <w:rPr>
          <w:b/>
          <w:u w:val="single"/>
        </w:rPr>
        <w:t>Utilizar tinta negra</w:t>
      </w:r>
      <w:r>
        <w:t xml:space="preserve">   </w:t>
      </w:r>
      <w:r w:rsidRPr="00393DAD">
        <w:rPr>
          <w:b/>
          <w:u w:val="single"/>
        </w:rPr>
        <w:t>ANTIGRASA</w:t>
      </w:r>
    </w:p>
    <w:p w:rsidR="00347AC9" w:rsidRDefault="00347AC9" w:rsidP="00347AC9"/>
    <w:p w:rsidR="00347AC9" w:rsidRPr="0098114D" w:rsidRDefault="00347AC9" w:rsidP="00347AC9">
      <w:pPr>
        <w:rPr>
          <w:b/>
          <w:u w:val="single"/>
        </w:rPr>
      </w:pPr>
    </w:p>
    <w:p w:rsidR="00347AC9" w:rsidRDefault="00347AC9" w:rsidP="00347AC9">
      <w:r>
        <w:t>Agradezco la atención y colaboración prestada.</w:t>
      </w:r>
    </w:p>
    <w:p w:rsidR="00347AC9" w:rsidRDefault="00347AC9" w:rsidP="00347AC9"/>
    <w:p w:rsidR="00347AC9" w:rsidRDefault="00347AC9" w:rsidP="00347AC9">
      <w:r>
        <w:t>Cordialmente,</w:t>
      </w:r>
    </w:p>
    <w:p w:rsidR="00347AC9" w:rsidRDefault="00347AC9" w:rsidP="00347AC9"/>
    <w:p w:rsidR="00347AC9" w:rsidRPr="008D4091" w:rsidRDefault="00347AC9" w:rsidP="00347AC9">
      <w:pPr>
        <w:rPr>
          <w:b/>
        </w:rPr>
      </w:pPr>
    </w:p>
    <w:p w:rsidR="00347AC9" w:rsidRDefault="00347AC9" w:rsidP="00347AC9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347AC9" w:rsidRDefault="00347AC9" w:rsidP="00347AC9">
      <w:r>
        <w:t>Director.</w:t>
      </w:r>
    </w:p>
    <w:p w:rsidR="00347AC9" w:rsidRDefault="00347AC9" w:rsidP="00084E31">
      <w:pPr>
        <w:rPr>
          <w:b/>
        </w:rPr>
      </w:pPr>
    </w:p>
    <w:p w:rsidR="00703536" w:rsidRDefault="00703536" w:rsidP="00084E31">
      <w:pPr>
        <w:rPr>
          <w:b/>
        </w:rPr>
      </w:pPr>
    </w:p>
    <w:p w:rsidR="00703536" w:rsidRDefault="00703536" w:rsidP="00084E31">
      <w:pPr>
        <w:rPr>
          <w:b/>
        </w:rPr>
      </w:pPr>
    </w:p>
    <w:p w:rsidR="00703536" w:rsidRDefault="00703536" w:rsidP="00084E31">
      <w:pPr>
        <w:rPr>
          <w:b/>
        </w:rPr>
      </w:pPr>
    </w:p>
    <w:p w:rsidR="00ED14EC" w:rsidRDefault="00ED14EC" w:rsidP="00084E31">
      <w:pPr>
        <w:rPr>
          <w:b/>
        </w:rPr>
      </w:pPr>
    </w:p>
    <w:p w:rsidR="00ED14EC" w:rsidRDefault="00ED14EC" w:rsidP="00084E31">
      <w:pPr>
        <w:rPr>
          <w:b/>
        </w:rPr>
      </w:pPr>
    </w:p>
    <w:p w:rsidR="00ED14EC" w:rsidRDefault="00ED14EC" w:rsidP="00ED14EC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ED14EC" w:rsidRDefault="00ED14EC" w:rsidP="00ED14EC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ED14EC" w:rsidRDefault="00ED14EC" w:rsidP="00ED14EC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ED14EC" w:rsidRDefault="00ED14EC" w:rsidP="00ED14EC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ED14EC" w:rsidRDefault="00ED14EC" w:rsidP="00ED14EC"/>
    <w:p w:rsidR="00ED14EC" w:rsidRDefault="00ED14EC" w:rsidP="00ED14EC">
      <w:pPr>
        <w:pStyle w:val="Ttulo1"/>
      </w:pPr>
      <w:r>
        <w:t>ORDEN DE TRABAJO   N°      07164</w:t>
      </w:r>
    </w:p>
    <w:p w:rsidR="00ED14EC" w:rsidRDefault="00ED14EC" w:rsidP="00ED14EC"/>
    <w:p w:rsidR="00ED14EC" w:rsidRDefault="00ED14EC" w:rsidP="00ED14EC">
      <w:r>
        <w:t>FECHA:</w:t>
      </w:r>
      <w:r>
        <w:tab/>
        <w:t>Medellín, Septiembre   03   de  2010</w:t>
      </w:r>
    </w:p>
    <w:p w:rsidR="00ED14EC" w:rsidRDefault="00ED14EC" w:rsidP="00ED14EC">
      <w:r>
        <w:t>PARA:</w:t>
      </w:r>
      <w:r>
        <w:tab/>
      </w:r>
      <w:r>
        <w:tab/>
        <w:t>PLÁSTICOS DARMA</w:t>
      </w:r>
    </w:p>
    <w:p w:rsidR="00ED14EC" w:rsidRDefault="00ED14EC" w:rsidP="00ED14EC">
      <w:r>
        <w:t>ATENCIÓN:</w:t>
      </w:r>
      <w:r>
        <w:tab/>
        <w:t>Sr. Darío Jaramillo</w:t>
      </w:r>
    </w:p>
    <w:p w:rsidR="00ED14EC" w:rsidRDefault="00ED14EC" w:rsidP="00ED14EC">
      <w:r>
        <w:tab/>
      </w:r>
      <w:r>
        <w:tab/>
        <w:t>Gerente.</w:t>
      </w:r>
    </w:p>
    <w:p w:rsidR="00ED14EC" w:rsidRDefault="00ED14EC" w:rsidP="00ED14EC"/>
    <w:p w:rsidR="00ED14EC" w:rsidRDefault="00ED14EC" w:rsidP="00ED14EC">
      <w:r>
        <w:t>Apreciado Don Darío:</w:t>
      </w:r>
    </w:p>
    <w:p w:rsidR="00ED14EC" w:rsidRDefault="00ED14EC" w:rsidP="00ED14EC"/>
    <w:p w:rsidR="00ED14EC" w:rsidRDefault="00ED14EC" w:rsidP="00ED14EC">
      <w:r>
        <w:t>Con la presente estamos solicitando el siguiente Material   :</w:t>
      </w:r>
    </w:p>
    <w:p w:rsidR="00ED14EC" w:rsidRDefault="00ED14EC" w:rsidP="00ED14EC"/>
    <w:p w:rsidR="00ED14EC" w:rsidRDefault="00ED14EC" w:rsidP="00ED14EC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ED14EC" w:rsidRDefault="00ED14EC" w:rsidP="00ED14EC">
      <w:pPr>
        <w:rPr>
          <w:b/>
          <w:bCs/>
          <w:u w:val="single"/>
        </w:rPr>
      </w:pPr>
      <w:r>
        <w:rPr>
          <w:b/>
          <w:bCs/>
        </w:rPr>
        <w:tab/>
      </w:r>
    </w:p>
    <w:p w:rsidR="00ED14EC" w:rsidRDefault="00ED14EC" w:rsidP="00ED14EC">
      <w:r>
        <w:t>MATERIAL:</w:t>
      </w:r>
      <w:r>
        <w:tab/>
      </w:r>
      <w:r>
        <w:tab/>
        <w:t>Polietileno Alta Den</w:t>
      </w:r>
      <w:r w:rsidR="00CA4A3B">
        <w:t>sidad Pigmentado BLANCO Lamina</w:t>
      </w:r>
    </w:p>
    <w:p w:rsidR="00ED14EC" w:rsidRDefault="00ED14EC" w:rsidP="00ED14EC">
      <w:r>
        <w:t>MEDIDA:</w:t>
      </w:r>
      <w:r>
        <w:tab/>
      </w:r>
      <w:r>
        <w:tab/>
      </w:r>
      <w:r w:rsidR="00CA4A3B">
        <w:rPr>
          <w:b/>
        </w:rPr>
        <w:t>84</w:t>
      </w:r>
      <w:r w:rsidRPr="00444F82">
        <w:rPr>
          <w:b/>
        </w:rPr>
        <w:t xml:space="preserve"> </w:t>
      </w:r>
      <w:r>
        <w:rPr>
          <w:b/>
        </w:rPr>
        <w:t xml:space="preserve"> </w:t>
      </w:r>
      <w:r w:rsidRPr="00444F82">
        <w:rPr>
          <w:b/>
        </w:rPr>
        <w:t xml:space="preserve"> Cms</w:t>
      </w:r>
      <w:r>
        <w:t>.</w:t>
      </w:r>
    </w:p>
    <w:p w:rsidR="00ED14EC" w:rsidRPr="005C3173" w:rsidRDefault="00ED14EC" w:rsidP="00ED14EC">
      <w:pPr>
        <w:rPr>
          <w:b/>
          <w:bCs/>
        </w:rPr>
      </w:pPr>
      <w:r>
        <w:t>CALIBRE:</w:t>
      </w:r>
      <w:r>
        <w:tab/>
      </w:r>
      <w:r>
        <w:tab/>
      </w:r>
      <w:r w:rsidR="00CA4A3B">
        <w:rPr>
          <w:b/>
        </w:rPr>
        <w:t>2.0</w:t>
      </w:r>
      <w:r w:rsidRPr="005C3173">
        <w:rPr>
          <w:b/>
        </w:rPr>
        <w:t xml:space="preserve"> </w:t>
      </w:r>
      <w:r w:rsidRPr="005C3173">
        <w:rPr>
          <w:b/>
          <w:bCs/>
        </w:rPr>
        <w:t xml:space="preserve">  ”</w:t>
      </w:r>
    </w:p>
    <w:p w:rsidR="00ED14EC" w:rsidRDefault="00ED14EC" w:rsidP="00ED14EC">
      <w:r>
        <w:t>CO</w:t>
      </w:r>
      <w:r w:rsidR="00CA4A3B">
        <w:t>LOR:</w:t>
      </w:r>
      <w:r w:rsidR="00CA4A3B">
        <w:tab/>
      </w:r>
      <w:r w:rsidR="00CA4A3B">
        <w:tab/>
        <w:t xml:space="preserve">BLANCO  </w:t>
      </w:r>
    </w:p>
    <w:p w:rsidR="00ED14EC" w:rsidRDefault="00CA4A3B" w:rsidP="00ED14EC">
      <w:r>
        <w:t>TRATADO:</w:t>
      </w:r>
      <w:r>
        <w:tab/>
      </w:r>
      <w:r>
        <w:tab/>
        <w:t>1 cara</w:t>
      </w:r>
    </w:p>
    <w:p w:rsidR="00ED14EC" w:rsidRPr="00CA4A3B" w:rsidRDefault="00ED14EC" w:rsidP="00ED14EC">
      <w:pPr>
        <w:rPr>
          <w:b/>
        </w:rPr>
      </w:pPr>
      <w:r>
        <w:t>CANTIDAD:</w:t>
      </w:r>
      <w:r>
        <w:tab/>
      </w:r>
      <w:r>
        <w:tab/>
      </w:r>
      <w:r w:rsidR="00CA4A3B">
        <w:rPr>
          <w:b/>
        </w:rPr>
        <w:t>290</w:t>
      </w:r>
      <w:r>
        <w:rPr>
          <w:b/>
        </w:rPr>
        <w:t xml:space="preserve"> </w:t>
      </w:r>
      <w:r>
        <w:t xml:space="preserve">   Kg</w:t>
      </w:r>
    </w:p>
    <w:p w:rsidR="00ED14EC" w:rsidRDefault="00ED14EC" w:rsidP="00ED14EC">
      <w:r>
        <w:t>REFERENCIA:</w:t>
      </w:r>
      <w:r>
        <w:tab/>
      </w:r>
      <w:r w:rsidR="00CA4A3B">
        <w:rPr>
          <w:b/>
        </w:rPr>
        <w:t>PIGMENTO  REGALO</w:t>
      </w:r>
    </w:p>
    <w:p w:rsidR="00ED14EC" w:rsidRDefault="00CA4A3B" w:rsidP="00ED14EC">
      <w:r>
        <w:t>COLORES:</w:t>
      </w:r>
      <w:r>
        <w:tab/>
      </w:r>
      <w:r>
        <w:tab/>
        <w:t>5</w:t>
      </w:r>
    </w:p>
    <w:p w:rsidR="00ED14EC" w:rsidRDefault="00ED14EC" w:rsidP="00ED14EC">
      <w:r>
        <w:t>CARAS:</w:t>
      </w:r>
      <w:r>
        <w:tab/>
      </w:r>
      <w:r>
        <w:tab/>
        <w:t>2</w:t>
      </w:r>
    </w:p>
    <w:p w:rsidR="00ED14EC" w:rsidRDefault="00CA4A3B" w:rsidP="00ED14EC">
      <w:r>
        <w:t>REPETICIÓN:</w:t>
      </w:r>
      <w:r>
        <w:tab/>
        <w:t>34</w:t>
      </w:r>
    </w:p>
    <w:p w:rsidR="00ED14EC" w:rsidRDefault="00CA4A3B" w:rsidP="00ED14EC">
      <w:r>
        <w:t>RODILLO:</w:t>
      </w:r>
      <w:r>
        <w:tab/>
      </w:r>
      <w:r>
        <w:tab/>
        <w:t>34</w:t>
      </w:r>
    </w:p>
    <w:p w:rsidR="00ED14EC" w:rsidRDefault="00ED14EC" w:rsidP="00ED14EC">
      <w:r>
        <w:t>BOLSA:</w:t>
      </w:r>
      <w:r>
        <w:tab/>
      </w:r>
      <w:r>
        <w:tab/>
      </w:r>
      <w:r w:rsidR="00CA4A3B">
        <w:rPr>
          <w:b/>
        </w:rPr>
        <w:t xml:space="preserve">34  x  40 + 4 </w:t>
      </w:r>
      <w:r w:rsidR="003567B1">
        <w:rPr>
          <w:b/>
        </w:rPr>
        <w:t xml:space="preserve"> </w:t>
      </w:r>
      <w:r w:rsidRPr="003B158B">
        <w:rPr>
          <w:b/>
        </w:rPr>
        <w:t xml:space="preserve">  cms</w:t>
      </w:r>
      <w:r w:rsidR="001534CB">
        <w:rPr>
          <w:b/>
        </w:rPr>
        <w:t xml:space="preserve">     solapa volada</w:t>
      </w:r>
    </w:p>
    <w:p w:rsidR="00ED14EC" w:rsidRDefault="009428D1" w:rsidP="00ED14EC">
      <w:r>
        <w:t>SELLADO:</w:t>
      </w:r>
      <w:r>
        <w:tab/>
      </w:r>
      <w:r>
        <w:tab/>
        <w:t>Lateral</w:t>
      </w:r>
    </w:p>
    <w:p w:rsidR="00ED14EC" w:rsidRDefault="00ED14EC" w:rsidP="00ED14EC"/>
    <w:p w:rsidR="00ED14EC" w:rsidRDefault="00ED14EC" w:rsidP="00ED14EC"/>
    <w:p w:rsidR="00ED14EC" w:rsidRDefault="00ED14EC" w:rsidP="00ED14EC">
      <w:r>
        <w:rPr>
          <w:b/>
          <w:bCs/>
          <w:u w:val="single"/>
        </w:rPr>
        <w:t>NOTA:</w:t>
      </w:r>
      <w:r>
        <w:t xml:space="preserve">  * Los cyre</w:t>
      </w:r>
      <w:r w:rsidR="003567B1">
        <w:t>les   los envía  GRAFIFLEX</w:t>
      </w:r>
    </w:p>
    <w:p w:rsidR="00ED14EC" w:rsidRDefault="00011050" w:rsidP="00ED14EC">
      <w:pPr>
        <w:numPr>
          <w:ilvl w:val="0"/>
          <w:numId w:val="1"/>
        </w:numPr>
        <w:ind w:left="885"/>
      </w:pPr>
      <w:r>
        <w:t xml:space="preserve">Se aprueba </w:t>
      </w:r>
      <w:r w:rsidR="001534CB">
        <w:t>impresión</w:t>
      </w:r>
      <w:r w:rsidR="00BF1C4A">
        <w:t>.</w:t>
      </w:r>
    </w:p>
    <w:p w:rsidR="00ED14EC" w:rsidRPr="00315AED" w:rsidRDefault="00ED14EC" w:rsidP="00011050">
      <w:pPr>
        <w:ind w:left="1245"/>
      </w:pPr>
    </w:p>
    <w:p w:rsidR="00ED14EC" w:rsidRDefault="00ED14EC" w:rsidP="00ED14EC"/>
    <w:p w:rsidR="00ED14EC" w:rsidRPr="0098114D" w:rsidRDefault="00ED14EC" w:rsidP="00ED14EC">
      <w:pPr>
        <w:rPr>
          <w:b/>
          <w:u w:val="single"/>
        </w:rPr>
      </w:pPr>
    </w:p>
    <w:p w:rsidR="00ED14EC" w:rsidRDefault="00ED14EC" w:rsidP="00ED14EC">
      <w:r>
        <w:t>Agradezco la atención y colaboración prestada.</w:t>
      </w:r>
    </w:p>
    <w:p w:rsidR="00ED14EC" w:rsidRDefault="00ED14EC" w:rsidP="00ED14EC"/>
    <w:p w:rsidR="00ED14EC" w:rsidRDefault="00ED14EC" w:rsidP="00ED14EC">
      <w:r>
        <w:t>Cordialmente,</w:t>
      </w:r>
    </w:p>
    <w:p w:rsidR="00ED14EC" w:rsidRDefault="00ED14EC" w:rsidP="00ED14EC"/>
    <w:p w:rsidR="00ED14EC" w:rsidRPr="008D4091" w:rsidRDefault="00ED14EC" w:rsidP="00ED14EC">
      <w:pPr>
        <w:rPr>
          <w:b/>
        </w:rPr>
      </w:pPr>
    </w:p>
    <w:p w:rsidR="00ED14EC" w:rsidRDefault="00ED14EC" w:rsidP="00ED14EC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ED14EC" w:rsidRDefault="00ED14EC" w:rsidP="00ED14EC">
      <w:r>
        <w:t>Director.</w:t>
      </w:r>
    </w:p>
    <w:p w:rsidR="00ED14EC" w:rsidRDefault="00ED14EC" w:rsidP="00ED14EC">
      <w:pPr>
        <w:rPr>
          <w:b/>
        </w:rPr>
      </w:pPr>
    </w:p>
    <w:p w:rsidR="00ED14EC" w:rsidRDefault="00ED14EC" w:rsidP="00ED14EC">
      <w:pPr>
        <w:rPr>
          <w:b/>
        </w:rPr>
      </w:pPr>
    </w:p>
    <w:p w:rsidR="00ED14EC" w:rsidRDefault="00ED14EC" w:rsidP="00ED14EC">
      <w:pPr>
        <w:rPr>
          <w:b/>
        </w:rPr>
      </w:pPr>
    </w:p>
    <w:p w:rsidR="00ED14EC" w:rsidRDefault="00ED14EC" w:rsidP="00084E31">
      <w:pPr>
        <w:rPr>
          <w:b/>
        </w:rPr>
      </w:pPr>
    </w:p>
    <w:p w:rsidR="00703536" w:rsidRDefault="00703536" w:rsidP="00084E31">
      <w:pPr>
        <w:rPr>
          <w:b/>
        </w:rPr>
      </w:pPr>
    </w:p>
    <w:p w:rsidR="009428D1" w:rsidRDefault="009428D1" w:rsidP="009428D1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9428D1" w:rsidRDefault="009428D1" w:rsidP="009428D1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NIT: 811.040.799-9</w:t>
      </w:r>
    </w:p>
    <w:p w:rsidR="009428D1" w:rsidRDefault="009428D1" w:rsidP="009428D1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9428D1" w:rsidRDefault="009428D1" w:rsidP="009428D1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9428D1" w:rsidRDefault="009428D1" w:rsidP="009428D1"/>
    <w:p w:rsidR="009428D1" w:rsidRDefault="009428D1" w:rsidP="009428D1">
      <w:pPr>
        <w:pStyle w:val="Ttulo1"/>
      </w:pPr>
      <w:r>
        <w:t>ORDEN DE TRABAJO   N°      07170</w:t>
      </w:r>
    </w:p>
    <w:p w:rsidR="009428D1" w:rsidRDefault="009428D1" w:rsidP="009428D1"/>
    <w:p w:rsidR="009428D1" w:rsidRDefault="009428D1" w:rsidP="009428D1">
      <w:r>
        <w:t>FECHA:</w:t>
      </w:r>
      <w:r>
        <w:tab/>
        <w:t>Medellín, Septiembre   03   de  2010</w:t>
      </w:r>
    </w:p>
    <w:p w:rsidR="009428D1" w:rsidRDefault="009428D1" w:rsidP="009428D1">
      <w:r>
        <w:t>PARA:</w:t>
      </w:r>
      <w:r>
        <w:tab/>
      </w:r>
      <w:r>
        <w:tab/>
        <w:t>PLÁSTICOS DARMA</w:t>
      </w:r>
    </w:p>
    <w:p w:rsidR="009428D1" w:rsidRDefault="009428D1" w:rsidP="009428D1">
      <w:r>
        <w:t>ATENCIÓN:</w:t>
      </w:r>
      <w:r>
        <w:tab/>
        <w:t>Sr. Darío Jaramillo</w:t>
      </w:r>
    </w:p>
    <w:p w:rsidR="009428D1" w:rsidRDefault="009428D1" w:rsidP="009428D1">
      <w:r>
        <w:tab/>
      </w:r>
      <w:r>
        <w:tab/>
        <w:t>Gerente.</w:t>
      </w:r>
    </w:p>
    <w:p w:rsidR="009428D1" w:rsidRDefault="009428D1" w:rsidP="009428D1"/>
    <w:p w:rsidR="009428D1" w:rsidRDefault="009428D1" w:rsidP="009428D1">
      <w:r>
        <w:t>Apreciado Don Darío:</w:t>
      </w:r>
    </w:p>
    <w:p w:rsidR="009428D1" w:rsidRDefault="009428D1" w:rsidP="009428D1"/>
    <w:p w:rsidR="009428D1" w:rsidRDefault="009428D1" w:rsidP="009428D1">
      <w:r>
        <w:t>Con la presente estamos solicitando el siguiente Material   :</w:t>
      </w:r>
    </w:p>
    <w:p w:rsidR="009428D1" w:rsidRDefault="009428D1" w:rsidP="009428D1"/>
    <w:p w:rsidR="009428D1" w:rsidRDefault="009428D1" w:rsidP="009428D1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9428D1" w:rsidRDefault="009428D1" w:rsidP="009428D1">
      <w:pPr>
        <w:rPr>
          <w:b/>
          <w:bCs/>
          <w:u w:val="single"/>
        </w:rPr>
      </w:pPr>
      <w:r>
        <w:rPr>
          <w:b/>
          <w:bCs/>
        </w:rPr>
        <w:tab/>
      </w:r>
    </w:p>
    <w:p w:rsidR="009428D1" w:rsidRDefault="009428D1" w:rsidP="009428D1">
      <w:r>
        <w:t>MATERIAL:</w:t>
      </w:r>
      <w:r>
        <w:tab/>
      </w:r>
      <w:r>
        <w:tab/>
        <w:t>Polietileno</w:t>
      </w:r>
      <w:r w:rsidR="00C10E46">
        <w:t xml:space="preserve"> Alta Densidad Pigmentado AMRILLO </w:t>
      </w:r>
      <w:r>
        <w:t xml:space="preserve"> Tubular.</w:t>
      </w:r>
    </w:p>
    <w:p w:rsidR="009428D1" w:rsidRDefault="009428D1" w:rsidP="009428D1">
      <w:r>
        <w:t>MEDIDA:</w:t>
      </w:r>
      <w:r>
        <w:tab/>
      </w:r>
      <w:r>
        <w:tab/>
      </w:r>
      <w:r w:rsidR="00F85294">
        <w:rPr>
          <w:b/>
        </w:rPr>
        <w:t>28.5</w:t>
      </w:r>
      <w:r w:rsidRPr="00444F82">
        <w:rPr>
          <w:b/>
        </w:rPr>
        <w:t xml:space="preserve"> </w:t>
      </w:r>
      <w:r>
        <w:rPr>
          <w:b/>
        </w:rPr>
        <w:t xml:space="preserve"> </w:t>
      </w:r>
      <w:r w:rsidRPr="00444F82">
        <w:rPr>
          <w:b/>
        </w:rPr>
        <w:t xml:space="preserve"> Cms</w:t>
      </w:r>
      <w:r>
        <w:t>.</w:t>
      </w:r>
    </w:p>
    <w:p w:rsidR="009428D1" w:rsidRPr="005C3173" w:rsidRDefault="009428D1" w:rsidP="009428D1">
      <w:pPr>
        <w:rPr>
          <w:b/>
          <w:bCs/>
        </w:rPr>
      </w:pPr>
      <w:r>
        <w:t>CALIBRE:</w:t>
      </w:r>
      <w:r>
        <w:tab/>
      </w:r>
      <w:r>
        <w:tab/>
      </w:r>
      <w:r w:rsidR="00F85294">
        <w:rPr>
          <w:b/>
        </w:rPr>
        <w:t>3.0</w:t>
      </w:r>
      <w:r w:rsidRPr="005C3173">
        <w:rPr>
          <w:b/>
        </w:rPr>
        <w:t xml:space="preserve"> </w:t>
      </w:r>
      <w:r w:rsidRPr="005C3173">
        <w:rPr>
          <w:b/>
          <w:bCs/>
        </w:rPr>
        <w:t xml:space="preserve">  ”</w:t>
      </w:r>
    </w:p>
    <w:p w:rsidR="009428D1" w:rsidRDefault="00F85294" w:rsidP="009428D1">
      <w:r>
        <w:t>COLOR:</w:t>
      </w:r>
      <w:r>
        <w:tab/>
      </w:r>
      <w:r>
        <w:tab/>
        <w:t>AMARILLO</w:t>
      </w:r>
    </w:p>
    <w:p w:rsidR="009428D1" w:rsidRDefault="009428D1" w:rsidP="009428D1">
      <w:r>
        <w:t>TRATADO:</w:t>
      </w:r>
      <w:r>
        <w:tab/>
      </w:r>
      <w:r>
        <w:tab/>
        <w:t>2 Caras.</w:t>
      </w:r>
    </w:p>
    <w:p w:rsidR="009428D1" w:rsidRDefault="009428D1" w:rsidP="009428D1">
      <w:pPr>
        <w:rPr>
          <w:b/>
          <w:bCs/>
        </w:rPr>
      </w:pPr>
      <w:r>
        <w:t>CANTIDAD:</w:t>
      </w:r>
      <w:r>
        <w:tab/>
      </w:r>
      <w:r>
        <w:tab/>
      </w:r>
      <w:r w:rsidR="00F85294">
        <w:rPr>
          <w:b/>
        </w:rPr>
        <w:t>12</w:t>
      </w:r>
      <w:r>
        <w:rPr>
          <w:b/>
        </w:rPr>
        <w:t xml:space="preserve">0 </w:t>
      </w:r>
      <w:r>
        <w:t xml:space="preserve">   Kg</w:t>
      </w:r>
    </w:p>
    <w:p w:rsidR="009428D1" w:rsidRDefault="009428D1" w:rsidP="009428D1">
      <w:r>
        <w:t>REFERENCIA:</w:t>
      </w:r>
      <w:r>
        <w:tab/>
      </w:r>
      <w:r w:rsidR="00F006B2">
        <w:rPr>
          <w:b/>
        </w:rPr>
        <w:t>ÉXITO  BASURA</w:t>
      </w:r>
    </w:p>
    <w:p w:rsidR="009428D1" w:rsidRDefault="00F006B2" w:rsidP="009428D1">
      <w:r>
        <w:t>COLORES:</w:t>
      </w:r>
      <w:r>
        <w:tab/>
      </w:r>
      <w:r>
        <w:tab/>
        <w:t>2</w:t>
      </w:r>
      <w:r w:rsidR="00DC0CCC">
        <w:t xml:space="preserve">  </w:t>
      </w:r>
      <w:r>
        <w:t xml:space="preserve"> ( Negro </w:t>
      </w:r>
      <w:r w:rsidR="009428D1">
        <w:t xml:space="preserve"> -  Rojo)</w:t>
      </w:r>
    </w:p>
    <w:p w:rsidR="009428D1" w:rsidRDefault="009428D1" w:rsidP="009428D1">
      <w:r>
        <w:t>CARAS:</w:t>
      </w:r>
      <w:r>
        <w:tab/>
      </w:r>
      <w:r>
        <w:tab/>
        <w:t>2</w:t>
      </w:r>
    </w:p>
    <w:p w:rsidR="009428D1" w:rsidRDefault="00DC0CCC" w:rsidP="009428D1">
      <w:r>
        <w:t>REPETICIÓN:</w:t>
      </w:r>
      <w:r>
        <w:tab/>
        <w:t>17.5</w:t>
      </w:r>
    </w:p>
    <w:p w:rsidR="009428D1" w:rsidRDefault="00DC0CCC" w:rsidP="009428D1">
      <w:r>
        <w:t>RODILLO:</w:t>
      </w:r>
      <w:r>
        <w:tab/>
      </w:r>
      <w:r>
        <w:tab/>
        <w:t>35</w:t>
      </w:r>
    </w:p>
    <w:p w:rsidR="009428D1" w:rsidRDefault="009428D1" w:rsidP="009428D1">
      <w:r>
        <w:t>BOLSA:</w:t>
      </w:r>
      <w:r>
        <w:tab/>
      </w:r>
      <w:r>
        <w:tab/>
      </w:r>
      <w:r w:rsidR="00DC0CCC">
        <w:rPr>
          <w:b/>
        </w:rPr>
        <w:t>17.5  x  28.5</w:t>
      </w:r>
      <w:r w:rsidRPr="003B158B">
        <w:rPr>
          <w:b/>
        </w:rPr>
        <w:t xml:space="preserve">  cms</w:t>
      </w:r>
    </w:p>
    <w:p w:rsidR="009428D1" w:rsidRDefault="00DC0CCC" w:rsidP="009428D1">
      <w:r>
        <w:t>SELLADO:</w:t>
      </w:r>
      <w:r>
        <w:tab/>
      </w:r>
      <w:r>
        <w:tab/>
        <w:t>Para selle lateral.</w:t>
      </w:r>
    </w:p>
    <w:p w:rsidR="009428D1" w:rsidRDefault="009428D1" w:rsidP="009428D1"/>
    <w:p w:rsidR="009428D1" w:rsidRDefault="009428D1" w:rsidP="009428D1"/>
    <w:p w:rsidR="009428D1" w:rsidRDefault="009428D1" w:rsidP="009428D1">
      <w:r>
        <w:rPr>
          <w:b/>
          <w:bCs/>
          <w:u w:val="single"/>
        </w:rPr>
        <w:t>NOTA:</w:t>
      </w:r>
      <w:r>
        <w:t xml:space="preserve">  * Los cyre</w:t>
      </w:r>
      <w:r w:rsidR="00DC0CCC">
        <w:t>les  los envía GRAFIFLEX</w:t>
      </w:r>
    </w:p>
    <w:p w:rsidR="009428D1" w:rsidRDefault="00DC0CCC" w:rsidP="009428D1">
      <w:pPr>
        <w:numPr>
          <w:ilvl w:val="0"/>
          <w:numId w:val="1"/>
        </w:numPr>
        <w:ind w:left="885"/>
      </w:pPr>
      <w:r>
        <w:t>SE  APRUEBA IMPRESION</w:t>
      </w:r>
    </w:p>
    <w:p w:rsidR="009428D1" w:rsidRPr="00315AED" w:rsidRDefault="009428D1" w:rsidP="00DC0CCC">
      <w:pPr>
        <w:ind w:left="1245"/>
      </w:pPr>
    </w:p>
    <w:p w:rsidR="009428D1" w:rsidRDefault="009428D1" w:rsidP="009428D1"/>
    <w:p w:rsidR="009428D1" w:rsidRPr="0098114D" w:rsidRDefault="009428D1" w:rsidP="009428D1">
      <w:pPr>
        <w:rPr>
          <w:b/>
          <w:u w:val="single"/>
        </w:rPr>
      </w:pPr>
    </w:p>
    <w:p w:rsidR="009428D1" w:rsidRDefault="009428D1" w:rsidP="009428D1">
      <w:r>
        <w:t>Agradezco la atención y colaboración prestada.</w:t>
      </w:r>
    </w:p>
    <w:p w:rsidR="009428D1" w:rsidRDefault="009428D1" w:rsidP="009428D1"/>
    <w:p w:rsidR="009428D1" w:rsidRDefault="009428D1" w:rsidP="009428D1">
      <w:r>
        <w:t>Cordialmente,</w:t>
      </w:r>
    </w:p>
    <w:p w:rsidR="009428D1" w:rsidRDefault="009428D1" w:rsidP="009428D1"/>
    <w:p w:rsidR="009428D1" w:rsidRPr="008D4091" w:rsidRDefault="009428D1" w:rsidP="009428D1">
      <w:pPr>
        <w:rPr>
          <w:b/>
        </w:rPr>
      </w:pPr>
    </w:p>
    <w:p w:rsidR="009428D1" w:rsidRDefault="009428D1" w:rsidP="009428D1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9428D1" w:rsidRDefault="009428D1" w:rsidP="009428D1">
      <w:r>
        <w:t>Director.</w:t>
      </w:r>
    </w:p>
    <w:p w:rsidR="009428D1" w:rsidRDefault="009428D1" w:rsidP="009428D1">
      <w:pPr>
        <w:rPr>
          <w:b/>
        </w:rPr>
      </w:pPr>
    </w:p>
    <w:p w:rsidR="00703536" w:rsidRDefault="00703536" w:rsidP="00084E31">
      <w:pPr>
        <w:rPr>
          <w:b/>
        </w:rPr>
      </w:pPr>
    </w:p>
    <w:p w:rsidR="006779AA" w:rsidRDefault="006779AA" w:rsidP="00084E31">
      <w:pPr>
        <w:rPr>
          <w:b/>
        </w:rPr>
      </w:pPr>
    </w:p>
    <w:p w:rsidR="006779AA" w:rsidRDefault="006779AA" w:rsidP="00084E31">
      <w:pPr>
        <w:rPr>
          <w:b/>
        </w:rPr>
      </w:pPr>
    </w:p>
    <w:p w:rsidR="006779AA" w:rsidRDefault="006779AA" w:rsidP="00084E31">
      <w:pPr>
        <w:rPr>
          <w:b/>
        </w:rPr>
      </w:pPr>
    </w:p>
    <w:p w:rsidR="006779AA" w:rsidRDefault="006779AA" w:rsidP="00084E31">
      <w:pPr>
        <w:rPr>
          <w:b/>
        </w:rPr>
      </w:pPr>
    </w:p>
    <w:p w:rsidR="006779AA" w:rsidRDefault="006779AA" w:rsidP="006779AA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6779AA" w:rsidRDefault="006779AA" w:rsidP="006779AA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NIT: 811.040.799-9</w:t>
      </w:r>
    </w:p>
    <w:p w:rsidR="006779AA" w:rsidRDefault="006779AA" w:rsidP="006779AA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6779AA" w:rsidRDefault="006779AA" w:rsidP="006779AA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6779AA" w:rsidRDefault="006779AA" w:rsidP="006779AA">
      <w:pPr>
        <w:rPr>
          <w:b/>
          <w:bCs/>
        </w:rPr>
      </w:pPr>
    </w:p>
    <w:p w:rsidR="006779AA" w:rsidRDefault="006779AA" w:rsidP="006779AA">
      <w:pPr>
        <w:pStyle w:val="Ttulo1"/>
      </w:pPr>
      <w:r>
        <w:t>ORDEN DE TRABAJO    N°      07168</w:t>
      </w:r>
    </w:p>
    <w:p w:rsidR="006779AA" w:rsidRDefault="006779AA" w:rsidP="006779AA"/>
    <w:p w:rsidR="006779AA" w:rsidRDefault="006779AA" w:rsidP="006779AA">
      <w:r>
        <w:t>FECHA:</w:t>
      </w:r>
      <w:r>
        <w:tab/>
        <w:t>Medellín, Septiembre  03   de 2010</w:t>
      </w:r>
    </w:p>
    <w:p w:rsidR="006779AA" w:rsidRDefault="006779AA" w:rsidP="006779AA">
      <w:r>
        <w:t>PARA:</w:t>
      </w:r>
      <w:r>
        <w:tab/>
      </w:r>
      <w:r>
        <w:tab/>
        <w:t>PLÁSTICOS DARMA</w:t>
      </w:r>
    </w:p>
    <w:p w:rsidR="006779AA" w:rsidRDefault="006779AA" w:rsidP="006779AA">
      <w:r>
        <w:t>ATENCIÓN:</w:t>
      </w:r>
      <w:r>
        <w:tab/>
        <w:t>Sr. Darío Jaramillo</w:t>
      </w:r>
    </w:p>
    <w:p w:rsidR="006779AA" w:rsidRDefault="006779AA" w:rsidP="006779AA">
      <w:r>
        <w:tab/>
      </w:r>
      <w:r>
        <w:tab/>
        <w:t>Gerente.</w:t>
      </w:r>
    </w:p>
    <w:p w:rsidR="006779AA" w:rsidRDefault="006779AA" w:rsidP="006779AA"/>
    <w:p w:rsidR="006779AA" w:rsidRDefault="006779AA" w:rsidP="006779AA">
      <w:r>
        <w:t>Apreciado Don Darío:</w:t>
      </w:r>
    </w:p>
    <w:p w:rsidR="006779AA" w:rsidRDefault="006779AA" w:rsidP="006779AA"/>
    <w:p w:rsidR="006779AA" w:rsidRDefault="006779AA" w:rsidP="006779AA">
      <w:r>
        <w:t>Con la presente estamos solicitando el siguiente servicio de  IMPRESION:</w:t>
      </w:r>
    </w:p>
    <w:p w:rsidR="006779AA" w:rsidRDefault="006779AA" w:rsidP="006779AA"/>
    <w:p w:rsidR="006779AA" w:rsidRDefault="006779AA" w:rsidP="006779AA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6779AA" w:rsidRDefault="006779AA" w:rsidP="006779AA">
      <w:pPr>
        <w:rPr>
          <w:b/>
        </w:rPr>
      </w:pPr>
      <w:r>
        <w:t xml:space="preserve">MATERIAL   :           Polipropileno Tubular de    </w:t>
      </w:r>
      <w:r>
        <w:rPr>
          <w:b/>
        </w:rPr>
        <w:t>45  cms</w:t>
      </w:r>
    </w:p>
    <w:p w:rsidR="006779AA" w:rsidRDefault="006779AA" w:rsidP="006779AA">
      <w:r>
        <w:t xml:space="preserve">CLIBRE      :               </w:t>
      </w:r>
      <w:smartTag w:uri="urn:schemas-microsoft-com:office:smarttags" w:element="metricconverter">
        <w:smartTagPr>
          <w:attr w:name="ProductID" w:val="1.5 ”"/>
        </w:smartTagPr>
        <w:r>
          <w:t>1.5 ”</w:t>
        </w:r>
      </w:smartTag>
    </w:p>
    <w:p w:rsidR="006779AA" w:rsidRDefault="006779AA" w:rsidP="006779AA">
      <w:r>
        <w:t>REFERENCIA:</w:t>
      </w:r>
      <w:r>
        <w:tab/>
      </w:r>
      <w:r>
        <w:rPr>
          <w:b/>
        </w:rPr>
        <w:t>PAN  TAJADO   TULIPAN</w:t>
      </w:r>
    </w:p>
    <w:p w:rsidR="006779AA" w:rsidRDefault="006779AA" w:rsidP="006779AA">
      <w:r>
        <w:t>CANTIDAD    :          100    Kg</w:t>
      </w:r>
    </w:p>
    <w:p w:rsidR="006779AA" w:rsidRDefault="006779AA" w:rsidP="006779AA">
      <w:r>
        <w:t>COLORES:</w:t>
      </w:r>
      <w:r>
        <w:tab/>
      </w:r>
      <w:r>
        <w:tab/>
        <w:t xml:space="preserve">3 </w:t>
      </w:r>
    </w:p>
    <w:p w:rsidR="006779AA" w:rsidRDefault="006779AA" w:rsidP="006779AA">
      <w:r>
        <w:t>CARAS:</w:t>
      </w:r>
      <w:r>
        <w:tab/>
      </w:r>
      <w:r>
        <w:tab/>
        <w:t>2</w:t>
      </w:r>
    </w:p>
    <w:p w:rsidR="006779AA" w:rsidRDefault="006779AA" w:rsidP="006779AA">
      <w:r>
        <w:t>REPETICIÓN:</w:t>
      </w:r>
      <w:r>
        <w:tab/>
        <w:t>20</w:t>
      </w:r>
    </w:p>
    <w:p w:rsidR="006779AA" w:rsidRDefault="006779AA" w:rsidP="006779AA">
      <w:r>
        <w:t>RODILLO:</w:t>
      </w:r>
      <w:r>
        <w:tab/>
      </w:r>
      <w:r>
        <w:tab/>
        <w:t>40</w:t>
      </w:r>
    </w:p>
    <w:p w:rsidR="006779AA" w:rsidRDefault="006779AA" w:rsidP="006779AA">
      <w:r>
        <w:t>BOLSA:</w:t>
      </w:r>
      <w:r>
        <w:tab/>
      </w:r>
      <w:r>
        <w:tab/>
        <w:t xml:space="preserve">20  x 41  +  4  cms  FF </w:t>
      </w:r>
    </w:p>
    <w:p w:rsidR="006779AA" w:rsidRDefault="006779AA" w:rsidP="006779AA">
      <w:r>
        <w:t>SELLADO:</w:t>
      </w:r>
      <w:r>
        <w:tab/>
      </w:r>
      <w:r>
        <w:tab/>
        <w:t>Para selle lateral.</w:t>
      </w:r>
    </w:p>
    <w:p w:rsidR="006779AA" w:rsidRDefault="006779AA" w:rsidP="006779AA"/>
    <w:p w:rsidR="006779AA" w:rsidRDefault="006779AA" w:rsidP="006779AA"/>
    <w:p w:rsidR="006779AA" w:rsidRDefault="006779AA" w:rsidP="006779AA">
      <w:r>
        <w:rPr>
          <w:b/>
          <w:bCs/>
          <w:u w:val="single"/>
        </w:rPr>
        <w:t>NOTA:</w:t>
      </w:r>
      <w:r>
        <w:t xml:space="preserve">  * Los cyreles se encuentran en su planta</w:t>
      </w:r>
    </w:p>
    <w:p w:rsidR="006779AA" w:rsidRDefault="006779AA" w:rsidP="006779AA">
      <w:pPr>
        <w:numPr>
          <w:ilvl w:val="0"/>
          <w:numId w:val="17"/>
        </w:numPr>
      </w:pPr>
      <w:r>
        <w:t>Se envían  Arte para  tonos y alturas</w:t>
      </w:r>
    </w:p>
    <w:p w:rsidR="006779AA" w:rsidRDefault="006779AA" w:rsidP="006779AA">
      <w:pPr>
        <w:ind w:left="885"/>
      </w:pPr>
      <w:r>
        <w:t xml:space="preserve">-   Se  envia el material de PP de </w:t>
      </w:r>
      <w:r>
        <w:rPr>
          <w:b/>
        </w:rPr>
        <w:t>45  cms</w:t>
      </w:r>
    </w:p>
    <w:p w:rsidR="006779AA" w:rsidRDefault="006779AA" w:rsidP="006779AA">
      <w:pPr>
        <w:ind w:left="885"/>
      </w:pPr>
    </w:p>
    <w:p w:rsidR="006779AA" w:rsidRDefault="006779AA" w:rsidP="006779AA">
      <w:pPr>
        <w:ind w:left="885"/>
      </w:pPr>
    </w:p>
    <w:p w:rsidR="006779AA" w:rsidRDefault="006779AA" w:rsidP="006779AA">
      <w:r>
        <w:t>Agradezco la atención y colaboración prestada</w:t>
      </w:r>
    </w:p>
    <w:p w:rsidR="006779AA" w:rsidRDefault="006779AA" w:rsidP="006779AA"/>
    <w:p w:rsidR="006779AA" w:rsidRDefault="006779AA" w:rsidP="006779AA"/>
    <w:p w:rsidR="006779AA" w:rsidRDefault="006779AA" w:rsidP="006779AA">
      <w:r>
        <w:t>Cordialmente,</w:t>
      </w:r>
    </w:p>
    <w:p w:rsidR="006779AA" w:rsidRDefault="006779AA" w:rsidP="006779AA"/>
    <w:p w:rsidR="006779AA" w:rsidRDefault="006779AA" w:rsidP="006779AA"/>
    <w:p w:rsidR="006779AA" w:rsidRDefault="006779AA" w:rsidP="006779AA"/>
    <w:p w:rsidR="006779AA" w:rsidRDefault="006779AA" w:rsidP="006779AA">
      <w:r>
        <w:t>RICARDO CASAS ZAPATA</w:t>
      </w:r>
    </w:p>
    <w:p w:rsidR="006779AA" w:rsidRDefault="006779AA" w:rsidP="006779AA">
      <w:r>
        <w:t>Director.</w:t>
      </w:r>
    </w:p>
    <w:p w:rsidR="006779AA" w:rsidRDefault="006779AA" w:rsidP="006779AA">
      <w:pPr>
        <w:rPr>
          <w:b/>
        </w:rPr>
      </w:pPr>
    </w:p>
    <w:p w:rsidR="006779AA" w:rsidRDefault="006779AA" w:rsidP="00084E31">
      <w:pPr>
        <w:rPr>
          <w:b/>
        </w:rPr>
      </w:pPr>
    </w:p>
    <w:p w:rsidR="006779AA" w:rsidRDefault="006779AA" w:rsidP="00084E31">
      <w:pPr>
        <w:rPr>
          <w:b/>
        </w:rPr>
      </w:pPr>
    </w:p>
    <w:p w:rsidR="006779AA" w:rsidRDefault="006779AA" w:rsidP="00084E31">
      <w:pPr>
        <w:rPr>
          <w:b/>
        </w:rPr>
      </w:pPr>
    </w:p>
    <w:p w:rsidR="006779AA" w:rsidRDefault="006779AA" w:rsidP="00084E31">
      <w:pPr>
        <w:rPr>
          <w:b/>
        </w:rPr>
      </w:pPr>
    </w:p>
    <w:p w:rsidR="006779AA" w:rsidRDefault="006779AA" w:rsidP="00084E31">
      <w:pPr>
        <w:rPr>
          <w:b/>
        </w:rPr>
      </w:pPr>
    </w:p>
    <w:p w:rsidR="006779AA" w:rsidRDefault="006779AA" w:rsidP="00084E31">
      <w:pPr>
        <w:rPr>
          <w:b/>
        </w:rPr>
      </w:pPr>
    </w:p>
    <w:p w:rsidR="006779AA" w:rsidRDefault="006779AA" w:rsidP="00084E31">
      <w:pPr>
        <w:rPr>
          <w:b/>
        </w:rPr>
      </w:pPr>
    </w:p>
    <w:p w:rsidR="006779AA" w:rsidRDefault="006779AA" w:rsidP="006779AA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6779AA" w:rsidRDefault="006779AA" w:rsidP="006779AA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NIT: 811.040.799-9</w:t>
      </w:r>
    </w:p>
    <w:p w:rsidR="006779AA" w:rsidRDefault="006779AA" w:rsidP="006779AA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6779AA" w:rsidRDefault="006779AA" w:rsidP="006779AA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6779AA" w:rsidRDefault="006779AA" w:rsidP="006779AA">
      <w:pPr>
        <w:rPr>
          <w:b/>
          <w:bCs/>
        </w:rPr>
      </w:pPr>
    </w:p>
    <w:p w:rsidR="006779AA" w:rsidRDefault="006779AA" w:rsidP="006779AA">
      <w:pPr>
        <w:pStyle w:val="Ttulo1"/>
      </w:pPr>
      <w:r>
        <w:t>ORDEN  DE TRABAJO     N°      0</w:t>
      </w:r>
      <w:r w:rsidR="0092315D">
        <w:t>7171</w:t>
      </w:r>
    </w:p>
    <w:p w:rsidR="006779AA" w:rsidRDefault="006779AA" w:rsidP="006779AA"/>
    <w:p w:rsidR="006779AA" w:rsidRDefault="006779AA" w:rsidP="006779AA">
      <w:r>
        <w:t>FECHA:</w:t>
      </w:r>
      <w:r>
        <w:tab/>
        <w:t>Medellín, Septiembre  03   de  2010</w:t>
      </w:r>
    </w:p>
    <w:p w:rsidR="006779AA" w:rsidRDefault="006779AA" w:rsidP="006779AA">
      <w:r>
        <w:t>PARA:</w:t>
      </w:r>
      <w:r>
        <w:tab/>
      </w:r>
      <w:r>
        <w:tab/>
        <w:t>PLÁSTICOS   DARMA</w:t>
      </w:r>
    </w:p>
    <w:p w:rsidR="006779AA" w:rsidRDefault="006779AA" w:rsidP="006779AA">
      <w:r>
        <w:t>ATENCIÓN:</w:t>
      </w:r>
      <w:r>
        <w:tab/>
        <w:t>Sr. Darío Jaramillo</w:t>
      </w:r>
    </w:p>
    <w:p w:rsidR="006779AA" w:rsidRDefault="006779AA" w:rsidP="006779AA">
      <w:r>
        <w:tab/>
      </w:r>
      <w:r>
        <w:tab/>
        <w:t>Gerente.</w:t>
      </w:r>
    </w:p>
    <w:p w:rsidR="006779AA" w:rsidRDefault="006779AA" w:rsidP="006779AA"/>
    <w:p w:rsidR="006779AA" w:rsidRDefault="006779AA" w:rsidP="006779AA">
      <w:r>
        <w:t>Apreciado Don Darío  :</w:t>
      </w:r>
    </w:p>
    <w:p w:rsidR="006779AA" w:rsidRDefault="006779AA" w:rsidP="006779AA"/>
    <w:p w:rsidR="006779AA" w:rsidRDefault="006779AA" w:rsidP="006779AA">
      <w:r>
        <w:t>Con la presente estamos solicitando el siguiente servicio de  IMPRESIÓN   :</w:t>
      </w:r>
    </w:p>
    <w:p w:rsidR="006779AA" w:rsidRDefault="006779AA" w:rsidP="006779AA"/>
    <w:p w:rsidR="006779AA" w:rsidRDefault="006779AA" w:rsidP="006779AA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6779AA" w:rsidRDefault="006779AA" w:rsidP="006779AA">
      <w:r>
        <w:t xml:space="preserve">MATERIAL   :           Polipropileno  LAMINA  </w:t>
      </w:r>
      <w:r w:rsidRPr="00086293">
        <w:rPr>
          <w:b/>
        </w:rPr>
        <w:t xml:space="preserve">    cms</w:t>
      </w:r>
    </w:p>
    <w:p w:rsidR="006779AA" w:rsidRDefault="006779AA" w:rsidP="006779AA">
      <w:r>
        <w:t xml:space="preserve">CLIBRE      :               </w:t>
      </w:r>
      <w:r>
        <w:rPr>
          <w:b/>
        </w:rPr>
        <w:t>1.4</w:t>
      </w:r>
      <w:r w:rsidRPr="00612C78">
        <w:rPr>
          <w:b/>
        </w:rPr>
        <w:t xml:space="preserve">  ”</w:t>
      </w:r>
    </w:p>
    <w:p w:rsidR="006779AA" w:rsidRDefault="006779AA" w:rsidP="006779AA">
      <w:r>
        <w:t>REFERENCIA:</w:t>
      </w:r>
      <w:r>
        <w:tab/>
      </w:r>
      <w:r w:rsidRPr="00F23B26">
        <w:rPr>
          <w:b/>
        </w:rPr>
        <w:t>NEUTRO</w:t>
      </w:r>
    </w:p>
    <w:p w:rsidR="006779AA" w:rsidRDefault="006779AA" w:rsidP="006779AA">
      <w:r>
        <w:t xml:space="preserve">CANTIDAD    :          </w:t>
      </w:r>
      <w:r>
        <w:rPr>
          <w:b/>
        </w:rPr>
        <w:t>70</w:t>
      </w:r>
      <w:r w:rsidRPr="00612C78">
        <w:rPr>
          <w:b/>
        </w:rPr>
        <w:t xml:space="preserve">   Kg</w:t>
      </w:r>
    </w:p>
    <w:p w:rsidR="006779AA" w:rsidRDefault="006779AA" w:rsidP="006779AA">
      <w:r>
        <w:t>COLORES:</w:t>
      </w:r>
      <w:r>
        <w:tab/>
      </w:r>
      <w:r>
        <w:tab/>
        <w:t>2  (   Según Muestra  )</w:t>
      </w:r>
    </w:p>
    <w:p w:rsidR="006779AA" w:rsidRDefault="006779AA" w:rsidP="006779AA">
      <w:r>
        <w:t>CARAS:</w:t>
      </w:r>
      <w:r>
        <w:tab/>
      </w:r>
      <w:r>
        <w:tab/>
        <w:t>2  ( 2x1 – 2x1  )</w:t>
      </w:r>
    </w:p>
    <w:p w:rsidR="006779AA" w:rsidRDefault="006779AA" w:rsidP="006779AA">
      <w:r>
        <w:t>REPETICIÓN:</w:t>
      </w:r>
      <w:r>
        <w:tab/>
      </w:r>
      <w:r w:rsidR="00F6171A">
        <w:t>27.5</w:t>
      </w:r>
      <w:r>
        <w:t xml:space="preserve">   cms</w:t>
      </w:r>
    </w:p>
    <w:p w:rsidR="006779AA" w:rsidRPr="00D05CA7" w:rsidRDefault="006779AA" w:rsidP="006779AA">
      <w:pPr>
        <w:rPr>
          <w:b/>
        </w:rPr>
      </w:pPr>
      <w:r>
        <w:t>RODILLO:</w:t>
      </w:r>
      <w:r>
        <w:tab/>
      </w:r>
      <w:r>
        <w:tab/>
      </w:r>
      <w:r w:rsidR="00F6171A">
        <w:rPr>
          <w:b/>
        </w:rPr>
        <w:t>56</w:t>
      </w:r>
    </w:p>
    <w:p w:rsidR="006779AA" w:rsidRDefault="006779AA" w:rsidP="006779AA">
      <w:r>
        <w:t>SELLADO:</w:t>
      </w:r>
      <w:r>
        <w:tab/>
      </w:r>
      <w:r>
        <w:tab/>
      </w:r>
      <w:r w:rsidR="00F6171A">
        <w:t xml:space="preserve">27.5 </w:t>
      </w:r>
      <w:r w:rsidR="00F6171A">
        <w:rPr>
          <w:b/>
        </w:rPr>
        <w:t xml:space="preserve"> X  17.5 + 5</w:t>
      </w:r>
      <w:r w:rsidRPr="00844F83">
        <w:rPr>
          <w:b/>
        </w:rPr>
        <w:t xml:space="preserve">   cm</w:t>
      </w:r>
      <w:r>
        <w:t xml:space="preserve">   ( Solapa  Interna   Pegada   Lateral  )</w:t>
      </w:r>
    </w:p>
    <w:p w:rsidR="006779AA" w:rsidRDefault="006779AA" w:rsidP="006779AA">
      <w:r>
        <w:t xml:space="preserve"> </w:t>
      </w:r>
    </w:p>
    <w:p w:rsidR="006779AA" w:rsidRDefault="006779AA" w:rsidP="006779AA"/>
    <w:p w:rsidR="006779AA" w:rsidRPr="008861B9" w:rsidRDefault="006779AA" w:rsidP="006779AA">
      <w:pPr>
        <w:rPr>
          <w:b/>
        </w:rPr>
      </w:pPr>
      <w:r>
        <w:rPr>
          <w:b/>
          <w:bCs/>
          <w:u w:val="single"/>
        </w:rPr>
        <w:t>NOTA:</w:t>
      </w:r>
      <w:r>
        <w:t xml:space="preserve">  * Los cyreles</w:t>
      </w:r>
      <w:r w:rsidR="00F6171A">
        <w:t xml:space="preserve">   los </w:t>
      </w:r>
      <w:r w:rsidR="005D1BB7">
        <w:t>envía</w:t>
      </w:r>
      <w:r w:rsidR="00F6171A">
        <w:t xml:space="preserve"> </w:t>
      </w:r>
      <w:r w:rsidR="005D1BB7">
        <w:t>GRAFIFLEX</w:t>
      </w:r>
    </w:p>
    <w:p w:rsidR="006779AA" w:rsidRPr="00D04067" w:rsidRDefault="006779AA" w:rsidP="006779AA">
      <w:pPr>
        <w:numPr>
          <w:ilvl w:val="0"/>
          <w:numId w:val="1"/>
        </w:numPr>
        <w:rPr>
          <w:u w:val="single"/>
        </w:rPr>
      </w:pPr>
      <w:r>
        <w:t>Se anexa arte para alturas y colores</w:t>
      </w:r>
    </w:p>
    <w:p w:rsidR="006779AA" w:rsidRPr="00896A27" w:rsidRDefault="006779AA" w:rsidP="006779AA">
      <w:pPr>
        <w:numPr>
          <w:ilvl w:val="0"/>
          <w:numId w:val="1"/>
        </w:numPr>
        <w:rPr>
          <w:b/>
          <w:u w:val="single"/>
        </w:rPr>
      </w:pPr>
      <w:r w:rsidRPr="00896A27">
        <w:rPr>
          <w:b/>
          <w:u w:val="single"/>
        </w:rPr>
        <w:t>SE APRUEBA IMPRESION</w:t>
      </w:r>
    </w:p>
    <w:p w:rsidR="006779AA" w:rsidRDefault="006779AA" w:rsidP="006779AA"/>
    <w:p w:rsidR="006779AA" w:rsidRDefault="006779AA" w:rsidP="006779AA"/>
    <w:p w:rsidR="006779AA" w:rsidRDefault="006779AA" w:rsidP="006779AA"/>
    <w:p w:rsidR="006779AA" w:rsidRDefault="006779AA" w:rsidP="006779AA">
      <w:r>
        <w:t>Agradezco la atención y colaboración prestada.</w:t>
      </w:r>
    </w:p>
    <w:p w:rsidR="006779AA" w:rsidRDefault="006779AA" w:rsidP="006779AA"/>
    <w:p w:rsidR="006779AA" w:rsidRDefault="006779AA" w:rsidP="006779AA"/>
    <w:p w:rsidR="006779AA" w:rsidRDefault="006779AA" w:rsidP="006779AA"/>
    <w:p w:rsidR="006779AA" w:rsidRDefault="006779AA" w:rsidP="006779AA">
      <w:r>
        <w:t>Cordialmente</w:t>
      </w:r>
    </w:p>
    <w:p w:rsidR="006779AA" w:rsidRDefault="006779AA" w:rsidP="006779AA"/>
    <w:p w:rsidR="006779AA" w:rsidRDefault="006779AA" w:rsidP="006779AA"/>
    <w:p w:rsidR="006779AA" w:rsidRDefault="006779AA" w:rsidP="006779AA">
      <w:r>
        <w:t>RICARDO CASAS ZAPATA</w:t>
      </w:r>
    </w:p>
    <w:p w:rsidR="006779AA" w:rsidRDefault="006779AA" w:rsidP="006779AA">
      <w:r>
        <w:t>Gerente</w:t>
      </w:r>
    </w:p>
    <w:p w:rsidR="006779AA" w:rsidRDefault="006779AA" w:rsidP="006779AA">
      <w:pPr>
        <w:rPr>
          <w:b/>
        </w:rPr>
      </w:pPr>
    </w:p>
    <w:p w:rsidR="006779AA" w:rsidRDefault="006779AA" w:rsidP="00084E31">
      <w:pPr>
        <w:rPr>
          <w:b/>
        </w:rPr>
      </w:pPr>
    </w:p>
    <w:p w:rsidR="00BD414D" w:rsidRDefault="00BD414D" w:rsidP="00084E31">
      <w:pPr>
        <w:rPr>
          <w:b/>
        </w:rPr>
      </w:pPr>
    </w:p>
    <w:p w:rsidR="00BD414D" w:rsidRDefault="00BD414D" w:rsidP="00084E31">
      <w:pPr>
        <w:rPr>
          <w:b/>
        </w:rPr>
      </w:pPr>
    </w:p>
    <w:p w:rsidR="00BD414D" w:rsidRDefault="00BD414D" w:rsidP="00084E31">
      <w:pPr>
        <w:rPr>
          <w:b/>
        </w:rPr>
      </w:pPr>
    </w:p>
    <w:p w:rsidR="00BD414D" w:rsidRDefault="00BD414D" w:rsidP="00084E31">
      <w:pPr>
        <w:rPr>
          <w:b/>
        </w:rPr>
      </w:pPr>
    </w:p>
    <w:p w:rsidR="00BD414D" w:rsidRDefault="00BD414D" w:rsidP="00084E31">
      <w:pPr>
        <w:rPr>
          <w:b/>
        </w:rPr>
      </w:pPr>
    </w:p>
    <w:p w:rsidR="00BD414D" w:rsidRDefault="00BD414D" w:rsidP="00084E31">
      <w:pPr>
        <w:rPr>
          <w:b/>
        </w:rPr>
      </w:pPr>
    </w:p>
    <w:p w:rsidR="00BD414D" w:rsidRDefault="00BD414D" w:rsidP="00BD414D"/>
    <w:p w:rsidR="00BD414D" w:rsidRDefault="00BD414D" w:rsidP="00BD414D">
      <w:pPr>
        <w:rPr>
          <w:b/>
          <w:bCs/>
          <w:sz w:val="20"/>
        </w:rPr>
      </w:pPr>
      <w:r>
        <w:rPr>
          <w:b/>
          <w:bCs/>
          <w:sz w:val="20"/>
        </w:rPr>
        <w:t>PLÁSTICOS UNION LTDA</w:t>
      </w:r>
    </w:p>
    <w:p w:rsidR="00BD414D" w:rsidRDefault="00BD414D" w:rsidP="00BD414D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BD414D" w:rsidRDefault="00BD414D" w:rsidP="00BD414D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76 N 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BD414D" w:rsidRDefault="00BD414D" w:rsidP="00BD414D">
      <w:pPr>
        <w:rPr>
          <w:b/>
          <w:bCs/>
          <w:sz w:val="20"/>
        </w:rPr>
      </w:pPr>
      <w:r>
        <w:rPr>
          <w:b/>
          <w:bCs/>
          <w:sz w:val="20"/>
        </w:rPr>
        <w:t>TEL: 4 44 46 64   ITAGUI.</w:t>
      </w:r>
    </w:p>
    <w:p w:rsidR="00BD414D" w:rsidRDefault="00BD414D" w:rsidP="00BD414D">
      <w:pPr>
        <w:rPr>
          <w:b/>
          <w:bCs/>
          <w:sz w:val="20"/>
        </w:rPr>
      </w:pPr>
    </w:p>
    <w:p w:rsidR="00BD414D" w:rsidRDefault="00BD414D" w:rsidP="00BD414D">
      <w:pPr>
        <w:rPr>
          <w:b/>
        </w:rPr>
      </w:pPr>
    </w:p>
    <w:p w:rsidR="00BD414D" w:rsidRDefault="00BD414D" w:rsidP="00BD414D">
      <w:pPr>
        <w:pStyle w:val="Ttulo1"/>
      </w:pPr>
      <w:r>
        <w:t>ORDEN DE TRABAJO    N°      07220</w:t>
      </w:r>
    </w:p>
    <w:p w:rsidR="00BD414D" w:rsidRDefault="00BD414D" w:rsidP="00BD414D"/>
    <w:p w:rsidR="00BD414D" w:rsidRDefault="00BD414D" w:rsidP="00BD414D">
      <w:r>
        <w:t>FECHA:</w:t>
      </w:r>
      <w:r>
        <w:tab/>
        <w:t>Medellín,  Septiembre  03   de   2010</w:t>
      </w:r>
    </w:p>
    <w:p w:rsidR="00BD414D" w:rsidRDefault="00BD414D" w:rsidP="00BD414D">
      <w:r>
        <w:t>PARA:</w:t>
      </w:r>
      <w:r>
        <w:tab/>
      </w:r>
      <w:r>
        <w:tab/>
        <w:t>PLASTICOS DARMA S.A.</w:t>
      </w:r>
    </w:p>
    <w:p w:rsidR="00BD414D" w:rsidRDefault="00BD414D" w:rsidP="00BD414D">
      <w:r>
        <w:t>ATENCIÓN:</w:t>
      </w:r>
      <w:r>
        <w:tab/>
        <w:t>Sr. Dario Jaramillo</w:t>
      </w:r>
    </w:p>
    <w:p w:rsidR="00BD414D" w:rsidRDefault="00BD414D" w:rsidP="00BD414D">
      <w:r>
        <w:tab/>
      </w:r>
      <w:r>
        <w:tab/>
        <w:t>Gerente</w:t>
      </w:r>
    </w:p>
    <w:p w:rsidR="00BD414D" w:rsidRDefault="00BD414D" w:rsidP="00BD414D"/>
    <w:p w:rsidR="00BD414D" w:rsidRDefault="00BD414D" w:rsidP="00BD414D">
      <w:r>
        <w:t>Apreciado  Don Darío:</w:t>
      </w:r>
    </w:p>
    <w:p w:rsidR="00BD414D" w:rsidRDefault="00BD414D" w:rsidP="00BD414D">
      <w:r>
        <w:t xml:space="preserve"> </w:t>
      </w:r>
    </w:p>
    <w:p w:rsidR="00BD414D" w:rsidRDefault="00BD414D" w:rsidP="00BD414D">
      <w:r>
        <w:t>Con la presente estamos solicitando el siguiente Material :</w:t>
      </w:r>
    </w:p>
    <w:p w:rsidR="00BD414D" w:rsidRDefault="00BD414D" w:rsidP="00BD414D"/>
    <w:p w:rsidR="00BD414D" w:rsidRDefault="00BD414D" w:rsidP="00BD414D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BD414D" w:rsidRDefault="00BD414D" w:rsidP="00BD414D">
      <w:pPr>
        <w:rPr>
          <w:b/>
          <w:bCs/>
          <w:u w:val="single"/>
        </w:rPr>
      </w:pPr>
    </w:p>
    <w:p w:rsidR="00BD414D" w:rsidRDefault="00BD414D" w:rsidP="00BD414D">
      <w:r>
        <w:t>MATERIAL:</w:t>
      </w:r>
      <w:r>
        <w:tab/>
      </w:r>
      <w:r>
        <w:tab/>
        <w:t>Polietileno  Alta  Densidad ROJO  SEMI-TUBULAR</w:t>
      </w:r>
    </w:p>
    <w:p w:rsidR="00BD414D" w:rsidRDefault="00BD414D" w:rsidP="00BD414D">
      <w:r>
        <w:t>MEDIDA:</w:t>
      </w:r>
      <w:r>
        <w:tab/>
      </w:r>
      <w:r>
        <w:tab/>
        <w:t xml:space="preserve">31 </w:t>
      </w:r>
      <w:r w:rsidRPr="007317E8">
        <w:rPr>
          <w:b/>
        </w:rPr>
        <w:t xml:space="preserve">   </w:t>
      </w:r>
      <w:r>
        <w:t>Cms.</w:t>
      </w:r>
    </w:p>
    <w:p w:rsidR="00BD414D" w:rsidRDefault="00BD414D" w:rsidP="00BD414D">
      <w:pPr>
        <w:rPr>
          <w:b/>
          <w:bCs/>
        </w:rPr>
      </w:pPr>
      <w:r>
        <w:t>CALIBRE:</w:t>
      </w:r>
      <w:r>
        <w:tab/>
      </w:r>
      <w:r>
        <w:tab/>
        <w:t>3.4</w:t>
      </w:r>
      <w:r>
        <w:rPr>
          <w:b/>
        </w:rPr>
        <w:t xml:space="preserve"> </w:t>
      </w:r>
      <w:r w:rsidRPr="007317E8">
        <w:rPr>
          <w:b/>
        </w:rPr>
        <w:t xml:space="preserve"> </w:t>
      </w:r>
      <w:r w:rsidRPr="007317E8">
        <w:rPr>
          <w:b/>
          <w:bCs/>
        </w:rPr>
        <w:t xml:space="preserve"> ”</w:t>
      </w:r>
    </w:p>
    <w:p w:rsidR="00BD414D" w:rsidRDefault="00BD414D" w:rsidP="00BD414D">
      <w:r>
        <w:t>COLOR:</w:t>
      </w:r>
      <w:r>
        <w:tab/>
      </w:r>
      <w:r>
        <w:tab/>
        <w:t>Rojo</w:t>
      </w:r>
    </w:p>
    <w:p w:rsidR="00BD414D" w:rsidRPr="00874A16" w:rsidRDefault="00BD414D" w:rsidP="00BD414D">
      <w:r>
        <w:t>TRATADO:</w:t>
      </w:r>
      <w:r>
        <w:tab/>
      </w:r>
      <w:r>
        <w:tab/>
        <w:t>2  Caras.</w:t>
      </w:r>
    </w:p>
    <w:p w:rsidR="00BD414D" w:rsidRDefault="00BD414D" w:rsidP="00BD414D">
      <w:pPr>
        <w:rPr>
          <w:b/>
          <w:bCs/>
        </w:rPr>
      </w:pPr>
      <w:r>
        <w:t>CANTIDAD:</w:t>
      </w:r>
      <w:r>
        <w:tab/>
      </w:r>
      <w:r>
        <w:tab/>
      </w:r>
      <w:r w:rsidR="00A54E53">
        <w:t>10</w:t>
      </w:r>
      <w:r>
        <w:t>0    Kg.</w:t>
      </w:r>
      <w:r>
        <w:rPr>
          <w:b/>
          <w:bCs/>
        </w:rPr>
        <w:tab/>
      </w:r>
    </w:p>
    <w:p w:rsidR="00BD414D" w:rsidRDefault="00BD414D" w:rsidP="00BD414D">
      <w:r>
        <w:t>COLORES:</w:t>
      </w:r>
      <w:r>
        <w:tab/>
      </w:r>
      <w:r>
        <w:tab/>
        <w:t xml:space="preserve">1     ( blanco   )   </w:t>
      </w:r>
    </w:p>
    <w:p w:rsidR="00BD414D" w:rsidRDefault="00BD414D" w:rsidP="00BD414D">
      <w:r>
        <w:t>CARAS:</w:t>
      </w:r>
      <w:r>
        <w:tab/>
      </w:r>
      <w:r>
        <w:tab/>
        <w:t xml:space="preserve">2 </w:t>
      </w:r>
    </w:p>
    <w:p w:rsidR="00BD414D" w:rsidRDefault="00BD414D" w:rsidP="00BD414D">
      <w:r>
        <w:t>REPETICIÓN:</w:t>
      </w:r>
      <w:r>
        <w:tab/>
        <w:t>40    Cms.</w:t>
      </w:r>
    </w:p>
    <w:p w:rsidR="00BD414D" w:rsidRDefault="00BD414D" w:rsidP="00BD414D">
      <w:r>
        <w:t xml:space="preserve">RODILLO  :    </w:t>
      </w:r>
      <w:r>
        <w:tab/>
        <w:t>40</w:t>
      </w:r>
      <w:r>
        <w:tab/>
      </w:r>
    </w:p>
    <w:p w:rsidR="00BD414D" w:rsidRDefault="00BD414D" w:rsidP="00BD414D">
      <w:r>
        <w:t>BOLSA:</w:t>
      </w:r>
      <w:r>
        <w:tab/>
      </w:r>
      <w:r>
        <w:tab/>
        <w:t>40   x  31     cms         Con  troquel</w:t>
      </w:r>
    </w:p>
    <w:p w:rsidR="00BD414D" w:rsidRDefault="00BD414D" w:rsidP="00BD414D">
      <w:r>
        <w:t>SELLADO:</w:t>
      </w:r>
      <w:r>
        <w:tab/>
      </w:r>
      <w:r>
        <w:tab/>
        <w:t>Lateral</w:t>
      </w:r>
    </w:p>
    <w:p w:rsidR="00BD414D" w:rsidRDefault="00BD414D" w:rsidP="00BD414D">
      <w:r>
        <w:t>REFERENCIA:</w:t>
      </w:r>
      <w:r>
        <w:tab/>
      </w:r>
      <w:r>
        <w:rPr>
          <w:b/>
        </w:rPr>
        <w:t>COCOA  JEANS</w:t>
      </w:r>
    </w:p>
    <w:p w:rsidR="00BD414D" w:rsidRDefault="00BD414D" w:rsidP="00BD414D">
      <w:r>
        <w:tab/>
      </w:r>
      <w:r>
        <w:tab/>
      </w:r>
      <w:r>
        <w:tab/>
      </w:r>
    </w:p>
    <w:p w:rsidR="00BD414D" w:rsidRDefault="00BD414D" w:rsidP="00BD414D"/>
    <w:p w:rsidR="00BD414D" w:rsidRDefault="00BD414D" w:rsidP="00BD414D">
      <w:r>
        <w:rPr>
          <w:b/>
          <w:bCs/>
          <w:u w:val="single"/>
        </w:rPr>
        <w:t>NOTA</w:t>
      </w:r>
      <w:r>
        <w:t xml:space="preserve">:  </w:t>
      </w:r>
      <w:r>
        <w:tab/>
        <w:t>- Cyreles   los envía en su planta</w:t>
      </w:r>
    </w:p>
    <w:p w:rsidR="00BD414D" w:rsidRPr="001B3E70" w:rsidRDefault="00BD414D" w:rsidP="00BD414D">
      <w:pPr>
        <w:numPr>
          <w:ilvl w:val="0"/>
          <w:numId w:val="2"/>
        </w:numPr>
        <w:rPr>
          <w:b/>
          <w:u w:val="single"/>
        </w:rPr>
      </w:pPr>
      <w:r>
        <w:t>Colores y alturas de impresión  según    Muestra.</w:t>
      </w:r>
    </w:p>
    <w:p w:rsidR="00BD414D" w:rsidRDefault="00BD414D" w:rsidP="00BD414D">
      <w:pPr>
        <w:numPr>
          <w:ilvl w:val="0"/>
          <w:numId w:val="2"/>
        </w:numPr>
        <w:rPr>
          <w:b/>
          <w:u w:val="single"/>
        </w:rPr>
      </w:pPr>
      <w:r>
        <w:rPr>
          <w:b/>
          <w:u w:val="single"/>
        </w:rPr>
        <w:t>SE  APRUEBA  IMPRESIÓN.</w:t>
      </w:r>
    </w:p>
    <w:p w:rsidR="00BD414D" w:rsidRDefault="00BD414D" w:rsidP="00BD414D">
      <w:pPr>
        <w:numPr>
          <w:ilvl w:val="0"/>
          <w:numId w:val="2"/>
        </w:numPr>
        <w:rPr>
          <w:b/>
          <w:u w:val="single"/>
        </w:rPr>
      </w:pPr>
      <w:r>
        <w:rPr>
          <w:b/>
          <w:u w:val="single"/>
        </w:rPr>
        <w:t>Blanco  fuerte</w:t>
      </w:r>
    </w:p>
    <w:p w:rsidR="00BD414D" w:rsidRDefault="00BD414D" w:rsidP="00BD414D">
      <w:pPr>
        <w:ind w:left="1860"/>
        <w:rPr>
          <w:b/>
          <w:u w:val="single"/>
        </w:rPr>
      </w:pPr>
    </w:p>
    <w:p w:rsidR="00BD414D" w:rsidRPr="000E3688" w:rsidRDefault="00BD414D" w:rsidP="00BD414D">
      <w:pPr>
        <w:ind w:left="1500"/>
      </w:pPr>
    </w:p>
    <w:p w:rsidR="00BD414D" w:rsidRPr="000E3688" w:rsidRDefault="00BD414D" w:rsidP="00BD414D">
      <w:pPr>
        <w:rPr>
          <w:b/>
        </w:rPr>
      </w:pPr>
    </w:p>
    <w:p w:rsidR="00BD414D" w:rsidRDefault="00BD414D" w:rsidP="00BD414D">
      <w:r>
        <w:t>Agradezco la atención y colaboración prestada.</w:t>
      </w:r>
    </w:p>
    <w:p w:rsidR="00BD414D" w:rsidRDefault="00BD414D" w:rsidP="00BD414D"/>
    <w:p w:rsidR="00BD414D" w:rsidRDefault="00BD414D" w:rsidP="00BD414D"/>
    <w:p w:rsidR="00BD414D" w:rsidRDefault="00BD414D" w:rsidP="00BD414D">
      <w:r>
        <w:t>Cordialmente,</w:t>
      </w:r>
    </w:p>
    <w:p w:rsidR="00BD414D" w:rsidRDefault="00BD414D" w:rsidP="00BD414D"/>
    <w:p w:rsidR="00BD414D" w:rsidRDefault="00BD414D" w:rsidP="00BD414D"/>
    <w:p w:rsidR="00BD414D" w:rsidRDefault="00BD414D" w:rsidP="00BD414D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BD414D" w:rsidRDefault="00BD414D" w:rsidP="00BD414D">
      <w:r>
        <w:t>Director</w:t>
      </w:r>
    </w:p>
    <w:p w:rsidR="00BD414D" w:rsidRDefault="00BD414D" w:rsidP="00084E31">
      <w:pPr>
        <w:rPr>
          <w:b/>
        </w:rPr>
      </w:pPr>
    </w:p>
    <w:p w:rsidR="00E53FF6" w:rsidRDefault="00E53FF6" w:rsidP="00E53FF6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E53FF6" w:rsidRDefault="00E53FF6" w:rsidP="00E53FF6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E53FF6" w:rsidRDefault="00E53FF6" w:rsidP="00E53FF6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E53FF6" w:rsidRDefault="00E53FF6" w:rsidP="00E53FF6">
      <w:pPr>
        <w:rPr>
          <w:b/>
          <w:bCs/>
          <w:sz w:val="20"/>
        </w:rPr>
      </w:pPr>
      <w:r>
        <w:rPr>
          <w:b/>
          <w:bCs/>
          <w:sz w:val="20"/>
        </w:rPr>
        <w:t>TEL:  4 44 46 64  ITAGUI.</w:t>
      </w:r>
    </w:p>
    <w:p w:rsidR="00E53FF6" w:rsidRDefault="00E53FF6" w:rsidP="00E53FF6">
      <w:pPr>
        <w:pStyle w:val="Ttulo1"/>
      </w:pPr>
    </w:p>
    <w:p w:rsidR="00E53FF6" w:rsidRDefault="00E53FF6" w:rsidP="00E53FF6">
      <w:pPr>
        <w:pStyle w:val="Ttulo1"/>
      </w:pPr>
      <w:r>
        <w:t>ORDEN DE TRABAJO   N°      07165</w:t>
      </w:r>
    </w:p>
    <w:p w:rsidR="00E53FF6" w:rsidRDefault="00E53FF6" w:rsidP="00E53FF6"/>
    <w:p w:rsidR="00E53FF6" w:rsidRDefault="00E53FF6" w:rsidP="00E53FF6">
      <w:r>
        <w:t>FECHA:</w:t>
      </w:r>
      <w:r>
        <w:tab/>
        <w:t>Medellín, Septiembre  07   de  2010</w:t>
      </w:r>
    </w:p>
    <w:p w:rsidR="00E53FF6" w:rsidRDefault="00E53FF6" w:rsidP="00E53FF6">
      <w:r>
        <w:t>PARA:</w:t>
      </w:r>
      <w:r>
        <w:tab/>
      </w:r>
      <w:r>
        <w:tab/>
        <w:t>PLÁSTICOS   DARMA</w:t>
      </w:r>
    </w:p>
    <w:p w:rsidR="00E53FF6" w:rsidRDefault="00E53FF6" w:rsidP="00E53FF6">
      <w:r>
        <w:t>ATENCIÓN:</w:t>
      </w:r>
      <w:r>
        <w:tab/>
        <w:t>Sr. DARIO JARAMILLO</w:t>
      </w:r>
    </w:p>
    <w:p w:rsidR="00E53FF6" w:rsidRDefault="00E53FF6" w:rsidP="00E53FF6"/>
    <w:p w:rsidR="00E53FF6" w:rsidRDefault="00E53FF6" w:rsidP="00E53FF6">
      <w:r>
        <w:t>Apreciado Dn DARIO:</w:t>
      </w:r>
    </w:p>
    <w:p w:rsidR="00E53FF6" w:rsidRDefault="00E53FF6" w:rsidP="00E53FF6">
      <w:r>
        <w:t>Con la presente estamos solicitando el siguiente servicio de extrusión e impresión</w:t>
      </w:r>
    </w:p>
    <w:p w:rsidR="00E53FF6" w:rsidRDefault="00E53FF6" w:rsidP="00E53FF6"/>
    <w:p w:rsidR="00E53FF6" w:rsidRDefault="00E53FF6" w:rsidP="00E53FF6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E53FF6" w:rsidRDefault="00E53FF6" w:rsidP="00E53FF6"/>
    <w:p w:rsidR="00E53FF6" w:rsidRDefault="00E53FF6" w:rsidP="00E53FF6">
      <w:r>
        <w:t>MATERIAL :</w:t>
      </w:r>
      <w:r>
        <w:tab/>
      </w:r>
      <w:r>
        <w:tab/>
        <w:t xml:space="preserve">Polietileno de Baja  densidad   Tpte  </w:t>
      </w:r>
      <w:r w:rsidRPr="00FC20D8">
        <w:rPr>
          <w:b/>
        </w:rPr>
        <w:t>LAMINA</w:t>
      </w:r>
    </w:p>
    <w:p w:rsidR="00E53FF6" w:rsidRDefault="00E53FF6" w:rsidP="00E53FF6">
      <w:r>
        <w:t>MEDIDA:</w:t>
      </w:r>
      <w:r>
        <w:tab/>
      </w:r>
      <w:r>
        <w:tab/>
      </w:r>
      <w:r>
        <w:rPr>
          <w:b/>
        </w:rPr>
        <w:t>90</w:t>
      </w:r>
      <w:r w:rsidRPr="002246A6">
        <w:rPr>
          <w:b/>
        </w:rPr>
        <w:t xml:space="preserve"> </w:t>
      </w:r>
      <w:r>
        <w:t xml:space="preserve">  cms   </w:t>
      </w:r>
    </w:p>
    <w:p w:rsidR="00E53FF6" w:rsidRDefault="00E53FF6" w:rsidP="00E53FF6">
      <w:r>
        <w:t>CALIBRE :</w:t>
      </w:r>
      <w:r>
        <w:tab/>
      </w:r>
      <w:r>
        <w:tab/>
        <w:t>1.25    “</w:t>
      </w:r>
    </w:p>
    <w:p w:rsidR="00E53FF6" w:rsidRDefault="00E53FF6" w:rsidP="00E53FF6">
      <w:r>
        <w:t>COLOR :</w:t>
      </w:r>
      <w:r>
        <w:tab/>
      </w:r>
      <w:r>
        <w:tab/>
        <w:t>Transparente</w:t>
      </w:r>
    </w:p>
    <w:p w:rsidR="00E53FF6" w:rsidRDefault="00E53FF6" w:rsidP="00E53FF6">
      <w:r>
        <w:t xml:space="preserve">CANTIDAD : </w:t>
      </w:r>
      <w:r>
        <w:tab/>
        <w:t>110    kg</w:t>
      </w:r>
    </w:p>
    <w:p w:rsidR="00E53FF6" w:rsidRDefault="00E53FF6" w:rsidP="00E53FF6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 xml:space="preserve">5 ( Según  Arte  )  </w:t>
      </w:r>
    </w:p>
    <w:p w:rsidR="00E53FF6" w:rsidRDefault="00E53FF6" w:rsidP="00E53FF6">
      <w:r>
        <w:t xml:space="preserve">CARAS : </w:t>
      </w:r>
      <w:r>
        <w:tab/>
      </w:r>
      <w:r>
        <w:tab/>
        <w:t>2  ( 5  x  2  )</w:t>
      </w:r>
    </w:p>
    <w:p w:rsidR="00E53FF6" w:rsidRDefault="00E53FF6" w:rsidP="00E53FF6">
      <w:r>
        <w:t xml:space="preserve">REPETICIÓN : </w:t>
      </w:r>
      <w:r>
        <w:tab/>
        <w:t>20.5   cms</w:t>
      </w:r>
    </w:p>
    <w:p w:rsidR="00E53FF6" w:rsidRDefault="00E53FF6" w:rsidP="00E53FF6">
      <w:r>
        <w:t>RODILLO :</w:t>
      </w:r>
      <w:r>
        <w:tab/>
      </w:r>
      <w:r>
        <w:tab/>
        <w:t>42</w:t>
      </w:r>
    </w:p>
    <w:p w:rsidR="00E53FF6" w:rsidRDefault="00E53FF6" w:rsidP="00E53FF6">
      <w:r>
        <w:t>LAMINA  :</w:t>
      </w:r>
      <w:r>
        <w:tab/>
      </w:r>
      <w:r>
        <w:tab/>
        <w:t xml:space="preserve">20.5  x  41 + 4    cm    </w:t>
      </w:r>
    </w:p>
    <w:p w:rsidR="00E53FF6" w:rsidRDefault="00E53FF6" w:rsidP="00E53FF6">
      <w:r>
        <w:t>SELLADO .</w:t>
      </w:r>
      <w:r>
        <w:tab/>
      </w:r>
      <w:r>
        <w:tab/>
        <w:t xml:space="preserve">Lateral </w:t>
      </w:r>
    </w:p>
    <w:p w:rsidR="00E53FF6" w:rsidRDefault="00E53FF6" w:rsidP="00E53FF6">
      <w:r>
        <w:t>REFERENCIA :</w:t>
      </w:r>
      <w:r>
        <w:tab/>
      </w:r>
      <w:r w:rsidR="00174E72">
        <w:rPr>
          <w:b/>
        </w:rPr>
        <w:t>PAN  CASERO  450  gms</w:t>
      </w:r>
    </w:p>
    <w:p w:rsidR="00E53FF6" w:rsidRDefault="00E53FF6" w:rsidP="00E53FF6"/>
    <w:p w:rsidR="00E53FF6" w:rsidRDefault="00E53FF6" w:rsidP="00E53FF6"/>
    <w:p w:rsidR="00E53FF6" w:rsidRDefault="00E53FF6" w:rsidP="00E53FF6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>
        <w:rPr>
          <w:bCs/>
        </w:rPr>
        <w:t>Cyreles  los envía  GRAFIFLEX</w:t>
      </w:r>
    </w:p>
    <w:p w:rsidR="00E53FF6" w:rsidRDefault="00E53FF6" w:rsidP="00E53FF6">
      <w:r>
        <w:t xml:space="preserve">                   -   Anexo ARTE   para   alturas y Tonos.</w:t>
      </w:r>
    </w:p>
    <w:p w:rsidR="00E53FF6" w:rsidRDefault="00E53FF6" w:rsidP="00E53FF6">
      <w:r>
        <w:tab/>
        <w:t xml:space="preserve">        -  Colocar  pie de  imprenta</w:t>
      </w:r>
    </w:p>
    <w:p w:rsidR="00E53FF6" w:rsidRDefault="00E53FF6" w:rsidP="00E53FF6">
      <w:r>
        <w:t xml:space="preserve">                   -   </w:t>
      </w:r>
      <w:r w:rsidRPr="0080111E">
        <w:rPr>
          <w:u w:val="single"/>
        </w:rPr>
        <w:t>Se  aprueba  impresión</w:t>
      </w:r>
    </w:p>
    <w:p w:rsidR="00E53FF6" w:rsidRDefault="00E53FF6" w:rsidP="00E53FF6"/>
    <w:p w:rsidR="00E53FF6" w:rsidRPr="0066704D" w:rsidRDefault="00E53FF6" w:rsidP="00E53FF6">
      <w:pPr>
        <w:rPr>
          <w:b/>
        </w:rPr>
      </w:pPr>
      <w:r>
        <w:tab/>
        <w:t xml:space="preserve">        </w:t>
      </w:r>
    </w:p>
    <w:p w:rsidR="00E53FF6" w:rsidRDefault="00E53FF6" w:rsidP="00E53FF6">
      <w:r>
        <w:tab/>
      </w:r>
      <w:r>
        <w:tab/>
      </w:r>
    </w:p>
    <w:p w:rsidR="00E53FF6" w:rsidRDefault="00E53FF6" w:rsidP="00E53FF6">
      <w:r>
        <w:t>Agradezco la atención y colaboración prestada.</w:t>
      </w:r>
    </w:p>
    <w:p w:rsidR="00E53FF6" w:rsidRDefault="00E53FF6" w:rsidP="00E53FF6"/>
    <w:p w:rsidR="00E53FF6" w:rsidRDefault="00E53FF6" w:rsidP="00E53FF6"/>
    <w:p w:rsidR="00E53FF6" w:rsidRDefault="00E53FF6" w:rsidP="00E53FF6">
      <w:r>
        <w:t xml:space="preserve">Cordialmente </w:t>
      </w:r>
    </w:p>
    <w:p w:rsidR="00E53FF6" w:rsidRDefault="00E53FF6" w:rsidP="00E53FF6"/>
    <w:p w:rsidR="00E53FF6" w:rsidRDefault="00E53FF6" w:rsidP="00E53FF6"/>
    <w:p w:rsidR="00E53FF6" w:rsidRDefault="00E53FF6" w:rsidP="00E53FF6">
      <w:r>
        <w:t>RICARDO CASAS ZAPATA</w:t>
      </w:r>
    </w:p>
    <w:p w:rsidR="00E53FF6" w:rsidRDefault="00E53FF6" w:rsidP="00E53FF6">
      <w:r>
        <w:t>Director.</w:t>
      </w:r>
    </w:p>
    <w:p w:rsidR="00E53FF6" w:rsidRDefault="00E53FF6" w:rsidP="00E53FF6"/>
    <w:p w:rsidR="00E53FF6" w:rsidRDefault="00E53FF6" w:rsidP="00E53FF6"/>
    <w:p w:rsidR="00E53FF6" w:rsidRDefault="00E53FF6" w:rsidP="00084E31">
      <w:pPr>
        <w:rPr>
          <w:b/>
        </w:rPr>
      </w:pPr>
    </w:p>
    <w:p w:rsidR="00754B5A" w:rsidRDefault="00754B5A" w:rsidP="00084E31">
      <w:pPr>
        <w:rPr>
          <w:b/>
        </w:rPr>
      </w:pPr>
    </w:p>
    <w:p w:rsidR="00754B5A" w:rsidRDefault="00754B5A" w:rsidP="00084E31">
      <w:pPr>
        <w:rPr>
          <w:b/>
        </w:rPr>
      </w:pPr>
    </w:p>
    <w:p w:rsidR="00754B5A" w:rsidRDefault="00754B5A" w:rsidP="00084E31">
      <w:pPr>
        <w:rPr>
          <w:b/>
        </w:rPr>
      </w:pPr>
    </w:p>
    <w:p w:rsidR="00754B5A" w:rsidRDefault="00754B5A" w:rsidP="00754B5A"/>
    <w:p w:rsidR="00754B5A" w:rsidRDefault="00754B5A" w:rsidP="00754B5A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754B5A" w:rsidRDefault="00754B5A" w:rsidP="00754B5A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754B5A" w:rsidRDefault="00754B5A" w:rsidP="00754B5A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754B5A" w:rsidRDefault="00754B5A" w:rsidP="00754B5A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754B5A" w:rsidRDefault="00754B5A" w:rsidP="00754B5A">
      <w:pPr>
        <w:rPr>
          <w:b/>
          <w:bCs/>
        </w:rPr>
      </w:pPr>
    </w:p>
    <w:p w:rsidR="00754B5A" w:rsidRDefault="00754B5A" w:rsidP="00754B5A">
      <w:pPr>
        <w:pStyle w:val="Ttulo1"/>
      </w:pPr>
    </w:p>
    <w:p w:rsidR="00754B5A" w:rsidRDefault="00754B5A" w:rsidP="00754B5A">
      <w:pPr>
        <w:pStyle w:val="Ttulo1"/>
      </w:pPr>
      <w:r>
        <w:t>ORDEN DE TRABAJO  N °      07237</w:t>
      </w:r>
    </w:p>
    <w:p w:rsidR="00754B5A" w:rsidRDefault="00754B5A" w:rsidP="00754B5A"/>
    <w:p w:rsidR="00754B5A" w:rsidRDefault="00754B5A" w:rsidP="00754B5A">
      <w:r>
        <w:t>FECHA:</w:t>
      </w:r>
      <w:r>
        <w:tab/>
        <w:t>Medellín,  Septiembre  07   de   2010</w:t>
      </w:r>
    </w:p>
    <w:p w:rsidR="00754B5A" w:rsidRDefault="00754B5A" w:rsidP="00754B5A">
      <w:r>
        <w:t>PARA:</w:t>
      </w:r>
      <w:r>
        <w:tab/>
      </w:r>
      <w:r>
        <w:tab/>
        <w:t>PLÁSTICOS DARMA</w:t>
      </w:r>
    </w:p>
    <w:p w:rsidR="00754B5A" w:rsidRDefault="00754B5A" w:rsidP="00754B5A">
      <w:r>
        <w:t>ATENCIÓN:</w:t>
      </w:r>
      <w:r>
        <w:tab/>
        <w:t>Sr. Darío Jaramillo</w:t>
      </w:r>
    </w:p>
    <w:p w:rsidR="00754B5A" w:rsidRDefault="00754B5A" w:rsidP="00754B5A">
      <w:r>
        <w:tab/>
      </w:r>
      <w:r>
        <w:tab/>
        <w:t>Gerente.</w:t>
      </w:r>
    </w:p>
    <w:p w:rsidR="00754B5A" w:rsidRDefault="00754B5A" w:rsidP="00754B5A"/>
    <w:p w:rsidR="00754B5A" w:rsidRDefault="00754B5A" w:rsidP="00754B5A">
      <w:r>
        <w:t>Apreciado Don Darío:</w:t>
      </w:r>
    </w:p>
    <w:p w:rsidR="00754B5A" w:rsidRDefault="00754B5A" w:rsidP="00754B5A"/>
    <w:p w:rsidR="00754B5A" w:rsidRDefault="00754B5A" w:rsidP="00754B5A">
      <w:r>
        <w:t>Con la presente estamos solicitando el siguiente servicio de  IMPRESIÓN  :</w:t>
      </w:r>
    </w:p>
    <w:p w:rsidR="00754B5A" w:rsidRDefault="00754B5A" w:rsidP="00754B5A"/>
    <w:p w:rsidR="00754B5A" w:rsidRDefault="00754B5A" w:rsidP="00754B5A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754B5A" w:rsidRDefault="00754B5A" w:rsidP="00754B5A">
      <w:r>
        <w:t xml:space="preserve">MATERIAL   :           Polipropileno   Lamina   de   </w:t>
      </w:r>
      <w:r>
        <w:rPr>
          <w:b/>
        </w:rPr>
        <w:t>70</w:t>
      </w:r>
      <w:r>
        <w:t xml:space="preserve">   cms</w:t>
      </w:r>
    </w:p>
    <w:p w:rsidR="00754B5A" w:rsidRDefault="00754B5A" w:rsidP="00754B5A">
      <w:r>
        <w:t xml:space="preserve">CLIBRE      :             </w:t>
      </w:r>
      <w:r w:rsidR="007A7173">
        <w:t xml:space="preserve">  1.4</w:t>
      </w:r>
      <w:r>
        <w:t xml:space="preserve">  ”</w:t>
      </w:r>
    </w:p>
    <w:p w:rsidR="00754B5A" w:rsidRDefault="00754B5A" w:rsidP="00754B5A">
      <w:pPr>
        <w:rPr>
          <w:b/>
        </w:rPr>
      </w:pPr>
      <w:r>
        <w:t>REFERENCIA:</w:t>
      </w:r>
      <w:r>
        <w:tab/>
      </w:r>
      <w:r>
        <w:rPr>
          <w:b/>
        </w:rPr>
        <w:t xml:space="preserve">PANECITOS  TIERNITOS SAN REMO  </w:t>
      </w:r>
      <w:r>
        <w:rPr>
          <w:b/>
        </w:rPr>
        <w:tab/>
        <w:t>75  KG</w:t>
      </w:r>
    </w:p>
    <w:p w:rsidR="00754B5A" w:rsidRPr="00AD5DCF" w:rsidRDefault="00754B5A" w:rsidP="00754B5A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  <w:t>PAN MESA SANREMO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75 KG</w:t>
      </w:r>
    </w:p>
    <w:p w:rsidR="00754B5A" w:rsidRDefault="00754B5A" w:rsidP="00754B5A">
      <w:r>
        <w:t>CANTIDAD    :          150     Kg</w:t>
      </w:r>
    </w:p>
    <w:p w:rsidR="00754B5A" w:rsidRDefault="00754B5A" w:rsidP="00754B5A">
      <w:r>
        <w:t>COLORES:</w:t>
      </w:r>
      <w:r>
        <w:tab/>
      </w:r>
      <w:r>
        <w:tab/>
        <w:t>4     ( Según  arte )</w:t>
      </w:r>
    </w:p>
    <w:p w:rsidR="00754B5A" w:rsidRDefault="00754B5A" w:rsidP="00754B5A">
      <w:r>
        <w:t>CARAS:</w:t>
      </w:r>
      <w:r>
        <w:tab/>
      </w:r>
      <w:r>
        <w:tab/>
        <w:t xml:space="preserve">2  </w:t>
      </w:r>
    </w:p>
    <w:p w:rsidR="00754B5A" w:rsidRDefault="00754B5A" w:rsidP="00754B5A">
      <w:r>
        <w:t>REPETICIÓN:</w:t>
      </w:r>
      <w:r>
        <w:tab/>
        <w:t>25</w:t>
      </w:r>
    </w:p>
    <w:p w:rsidR="00754B5A" w:rsidRPr="007E24E2" w:rsidRDefault="00754B5A" w:rsidP="00754B5A">
      <w:pPr>
        <w:rPr>
          <w:b/>
        </w:rPr>
      </w:pPr>
      <w:r>
        <w:t>RODILLO:</w:t>
      </w:r>
      <w:r>
        <w:tab/>
      </w:r>
      <w:r>
        <w:tab/>
      </w:r>
      <w:r>
        <w:rPr>
          <w:b/>
        </w:rPr>
        <w:t>50</w:t>
      </w:r>
    </w:p>
    <w:p w:rsidR="00754B5A" w:rsidRDefault="00754B5A" w:rsidP="00754B5A">
      <w:r>
        <w:t>BOLSA:</w:t>
      </w:r>
      <w:r>
        <w:tab/>
      </w:r>
      <w:r>
        <w:tab/>
        <w:t xml:space="preserve">25  X   35    cms  </w:t>
      </w:r>
    </w:p>
    <w:p w:rsidR="00754B5A" w:rsidRDefault="00754B5A" w:rsidP="00754B5A">
      <w:r>
        <w:t>SELLADO:</w:t>
      </w:r>
      <w:r>
        <w:tab/>
      </w:r>
      <w:r>
        <w:tab/>
        <w:t>Para selle lateral.</w:t>
      </w:r>
    </w:p>
    <w:p w:rsidR="00754B5A" w:rsidRDefault="00754B5A" w:rsidP="00754B5A"/>
    <w:p w:rsidR="00754B5A" w:rsidRDefault="00754B5A" w:rsidP="00754B5A"/>
    <w:p w:rsidR="00754B5A" w:rsidRDefault="00754B5A" w:rsidP="00754B5A">
      <w:r>
        <w:rPr>
          <w:b/>
          <w:bCs/>
          <w:u w:val="single"/>
        </w:rPr>
        <w:t>NOTA:</w:t>
      </w:r>
      <w:r>
        <w:t xml:space="preserve">  *   Los cyreles</w:t>
      </w:r>
      <w:r w:rsidR="00577441">
        <w:t xml:space="preserve">   en su planta</w:t>
      </w:r>
    </w:p>
    <w:p w:rsidR="00754B5A" w:rsidRDefault="00754B5A" w:rsidP="00754B5A">
      <w:pPr>
        <w:numPr>
          <w:ilvl w:val="0"/>
          <w:numId w:val="1"/>
        </w:numPr>
      </w:pPr>
      <w:r>
        <w:t>Se envían ARTE    para tonos y alturas</w:t>
      </w:r>
    </w:p>
    <w:p w:rsidR="00754B5A" w:rsidRPr="005574BF" w:rsidRDefault="00754B5A" w:rsidP="00754B5A">
      <w:pPr>
        <w:numPr>
          <w:ilvl w:val="0"/>
          <w:numId w:val="2"/>
        </w:numPr>
      </w:pPr>
      <w:r>
        <w:t xml:space="preserve">Se  envia el material de PP </w:t>
      </w:r>
      <w:r>
        <w:rPr>
          <w:b/>
        </w:rPr>
        <w:t xml:space="preserve">de 70  </w:t>
      </w:r>
      <w:r w:rsidRPr="00AD5DCF">
        <w:rPr>
          <w:b/>
        </w:rPr>
        <w:t xml:space="preserve"> cms</w:t>
      </w:r>
    </w:p>
    <w:p w:rsidR="00754B5A" w:rsidRPr="00307118" w:rsidRDefault="00754B5A" w:rsidP="00754B5A">
      <w:pPr>
        <w:numPr>
          <w:ilvl w:val="0"/>
          <w:numId w:val="2"/>
        </w:numPr>
      </w:pPr>
      <w:r>
        <w:rPr>
          <w:b/>
        </w:rPr>
        <w:t>SE  APRUEBA  IMPRESIÓN.</w:t>
      </w:r>
    </w:p>
    <w:p w:rsidR="00754B5A" w:rsidRPr="00150D1A" w:rsidRDefault="00754B5A" w:rsidP="00754B5A">
      <w:pPr>
        <w:ind w:left="1860"/>
      </w:pPr>
    </w:p>
    <w:p w:rsidR="00754B5A" w:rsidRDefault="00754B5A" w:rsidP="00754B5A">
      <w:pPr>
        <w:ind w:left="885"/>
      </w:pPr>
    </w:p>
    <w:p w:rsidR="00754B5A" w:rsidRDefault="00754B5A" w:rsidP="00754B5A">
      <w:pPr>
        <w:ind w:left="885"/>
      </w:pPr>
    </w:p>
    <w:p w:rsidR="00754B5A" w:rsidRDefault="00754B5A" w:rsidP="00754B5A">
      <w:r>
        <w:t>Agradezco la atención y colaboración prestada.</w:t>
      </w:r>
    </w:p>
    <w:p w:rsidR="00754B5A" w:rsidRDefault="00754B5A" w:rsidP="00754B5A"/>
    <w:p w:rsidR="00754B5A" w:rsidRDefault="00754B5A" w:rsidP="00754B5A"/>
    <w:p w:rsidR="00754B5A" w:rsidRDefault="00754B5A" w:rsidP="00754B5A">
      <w:r>
        <w:t>Cordialmente,</w:t>
      </w:r>
    </w:p>
    <w:p w:rsidR="00754B5A" w:rsidRDefault="00754B5A" w:rsidP="00754B5A"/>
    <w:p w:rsidR="00754B5A" w:rsidRDefault="00754B5A" w:rsidP="00754B5A"/>
    <w:p w:rsidR="00754B5A" w:rsidRDefault="00754B5A" w:rsidP="00754B5A"/>
    <w:p w:rsidR="00754B5A" w:rsidRDefault="00754B5A" w:rsidP="00754B5A">
      <w:r>
        <w:t>RICARDO CASAS ZAPATA</w:t>
      </w:r>
    </w:p>
    <w:p w:rsidR="00754B5A" w:rsidRDefault="00754B5A" w:rsidP="00754B5A">
      <w:r>
        <w:t>Director</w:t>
      </w:r>
    </w:p>
    <w:p w:rsidR="00754B5A" w:rsidRDefault="00754B5A" w:rsidP="00084E31">
      <w:pPr>
        <w:rPr>
          <w:b/>
        </w:rPr>
      </w:pPr>
    </w:p>
    <w:p w:rsidR="00577441" w:rsidRDefault="00577441" w:rsidP="00084E31">
      <w:pPr>
        <w:rPr>
          <w:b/>
        </w:rPr>
      </w:pPr>
    </w:p>
    <w:p w:rsidR="00577441" w:rsidRDefault="00577441" w:rsidP="00084E31">
      <w:pPr>
        <w:rPr>
          <w:b/>
        </w:rPr>
      </w:pPr>
    </w:p>
    <w:p w:rsidR="00577441" w:rsidRDefault="00577441" w:rsidP="00577441"/>
    <w:p w:rsidR="00577441" w:rsidRDefault="00577441" w:rsidP="00577441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577441" w:rsidRDefault="00577441" w:rsidP="00577441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577441" w:rsidRDefault="00577441" w:rsidP="00577441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 - 144</w:t>
      </w:r>
    </w:p>
    <w:p w:rsidR="00577441" w:rsidRDefault="00577441" w:rsidP="00577441">
      <w:pPr>
        <w:rPr>
          <w:b/>
          <w:bCs/>
          <w:sz w:val="20"/>
        </w:rPr>
      </w:pPr>
      <w:r>
        <w:rPr>
          <w:b/>
          <w:bCs/>
          <w:sz w:val="20"/>
        </w:rPr>
        <w:t>TEL:   4 44 46 64  ITAGUI.</w:t>
      </w:r>
    </w:p>
    <w:p w:rsidR="00577441" w:rsidRDefault="00577441" w:rsidP="00577441">
      <w:pPr>
        <w:rPr>
          <w:b/>
          <w:bCs/>
          <w:sz w:val="20"/>
        </w:rPr>
      </w:pPr>
    </w:p>
    <w:p w:rsidR="00577441" w:rsidRDefault="00577441" w:rsidP="00577441">
      <w:pPr>
        <w:rPr>
          <w:b/>
          <w:bCs/>
        </w:rPr>
      </w:pPr>
    </w:p>
    <w:p w:rsidR="00577441" w:rsidRDefault="00577441" w:rsidP="00577441">
      <w:pPr>
        <w:rPr>
          <w:b/>
          <w:bCs/>
        </w:rPr>
      </w:pPr>
    </w:p>
    <w:p w:rsidR="00577441" w:rsidRDefault="00577441" w:rsidP="00577441">
      <w:pPr>
        <w:pStyle w:val="Ttulo1"/>
      </w:pPr>
      <w:r>
        <w:t>ORDEN DE  TRABAJO   N°   07236</w:t>
      </w:r>
    </w:p>
    <w:p w:rsidR="00577441" w:rsidRDefault="00577441" w:rsidP="00577441"/>
    <w:p w:rsidR="00577441" w:rsidRDefault="00577441" w:rsidP="00577441">
      <w:r>
        <w:t>FECHA:</w:t>
      </w:r>
      <w:r>
        <w:tab/>
        <w:t>Medellín,      de  2010</w:t>
      </w:r>
    </w:p>
    <w:p w:rsidR="00577441" w:rsidRDefault="00577441" w:rsidP="00577441">
      <w:r>
        <w:t>PARA:</w:t>
      </w:r>
      <w:r>
        <w:tab/>
      </w:r>
      <w:r>
        <w:tab/>
        <w:t>PLÁSTICOS DARMA</w:t>
      </w:r>
    </w:p>
    <w:p w:rsidR="00577441" w:rsidRDefault="00577441" w:rsidP="00577441">
      <w:r>
        <w:t>ATENCIÓN:</w:t>
      </w:r>
      <w:r>
        <w:tab/>
        <w:t>Sr. Darío Jaramillo</w:t>
      </w:r>
    </w:p>
    <w:p w:rsidR="00577441" w:rsidRDefault="00577441" w:rsidP="00577441">
      <w:r>
        <w:tab/>
      </w:r>
      <w:r>
        <w:tab/>
        <w:t>Gerente.</w:t>
      </w:r>
    </w:p>
    <w:p w:rsidR="00577441" w:rsidRDefault="00577441" w:rsidP="00577441"/>
    <w:p w:rsidR="00577441" w:rsidRDefault="00577441" w:rsidP="00577441">
      <w:r>
        <w:t>Apreciado Don Darío:</w:t>
      </w:r>
    </w:p>
    <w:p w:rsidR="00577441" w:rsidRDefault="00577441" w:rsidP="00577441"/>
    <w:p w:rsidR="00577441" w:rsidRDefault="00577441" w:rsidP="00577441">
      <w:r>
        <w:t>Con la presente estamos solicitando el siguiente servicio de  IMPRESION:</w:t>
      </w:r>
    </w:p>
    <w:p w:rsidR="00577441" w:rsidRDefault="00577441" w:rsidP="00577441"/>
    <w:p w:rsidR="00577441" w:rsidRDefault="00577441" w:rsidP="00577441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577441" w:rsidRDefault="00577441" w:rsidP="00577441">
      <w:r>
        <w:t xml:space="preserve">MATERIAL   :           Polipropileno  Lamina  de    </w:t>
      </w:r>
      <w:r>
        <w:rPr>
          <w:b/>
        </w:rPr>
        <w:t>70</w:t>
      </w:r>
      <w:r w:rsidRPr="00911319">
        <w:rPr>
          <w:b/>
        </w:rPr>
        <w:t xml:space="preserve"> </w:t>
      </w:r>
      <w:r>
        <w:t xml:space="preserve"> cms</w:t>
      </w:r>
    </w:p>
    <w:p w:rsidR="00577441" w:rsidRDefault="00577441" w:rsidP="00577441">
      <w:r>
        <w:t>CLIBRE      :               1</w:t>
      </w:r>
      <w:r>
        <w:rPr>
          <w:b/>
        </w:rPr>
        <w:t>.4</w:t>
      </w:r>
      <w:r w:rsidRPr="00F877C0">
        <w:rPr>
          <w:b/>
        </w:rPr>
        <w:t xml:space="preserve"> </w:t>
      </w:r>
      <w:r>
        <w:rPr>
          <w:b/>
        </w:rPr>
        <w:t xml:space="preserve"> </w:t>
      </w:r>
      <w:r w:rsidRPr="00F877C0">
        <w:rPr>
          <w:b/>
        </w:rPr>
        <w:t>”</w:t>
      </w:r>
    </w:p>
    <w:p w:rsidR="00577441" w:rsidRDefault="00577441" w:rsidP="00577441">
      <w:r>
        <w:t>REFERENCIA:</w:t>
      </w:r>
      <w:r>
        <w:tab/>
      </w:r>
      <w:r w:rsidRPr="00E3688C">
        <w:rPr>
          <w:b/>
        </w:rPr>
        <w:t>TOSTADA  CROSTY</w:t>
      </w:r>
    </w:p>
    <w:p w:rsidR="00577441" w:rsidRDefault="00577441" w:rsidP="00577441">
      <w:r>
        <w:t>CANTIDAD    :          120    Kg</w:t>
      </w:r>
    </w:p>
    <w:p w:rsidR="00577441" w:rsidRDefault="00577441" w:rsidP="00577441">
      <w:r>
        <w:t>COLORES:</w:t>
      </w:r>
      <w:r>
        <w:tab/>
      </w:r>
      <w:r>
        <w:tab/>
        <w:t>4 (   Según  Muestra   )</w:t>
      </w:r>
    </w:p>
    <w:p w:rsidR="00577441" w:rsidRDefault="00577441" w:rsidP="00577441">
      <w:r>
        <w:t>CARAS:</w:t>
      </w:r>
      <w:r>
        <w:tab/>
      </w:r>
      <w:r>
        <w:tab/>
        <w:t>2</w:t>
      </w:r>
    </w:p>
    <w:p w:rsidR="00577441" w:rsidRDefault="00577441" w:rsidP="00577441">
      <w:r>
        <w:t>REPETICIÓN:</w:t>
      </w:r>
      <w:r>
        <w:tab/>
      </w:r>
      <w:r>
        <w:tab/>
        <w:t>18</w:t>
      </w:r>
    </w:p>
    <w:p w:rsidR="00577441" w:rsidRDefault="00577441" w:rsidP="00577441">
      <w:r>
        <w:t>RODILLO:</w:t>
      </w:r>
      <w:r>
        <w:tab/>
      </w:r>
      <w:r>
        <w:tab/>
        <w:t>37</w:t>
      </w:r>
    </w:p>
    <w:p w:rsidR="00577441" w:rsidRPr="009A4BD3" w:rsidRDefault="00577441" w:rsidP="00577441">
      <w:pPr>
        <w:rPr>
          <w:b/>
        </w:rPr>
      </w:pPr>
      <w:r>
        <w:t>BOLSA:</w:t>
      </w:r>
      <w:r>
        <w:tab/>
      </w:r>
      <w:r>
        <w:tab/>
      </w:r>
      <w:r>
        <w:rPr>
          <w:b/>
        </w:rPr>
        <w:t>18  x  32  + 3</w:t>
      </w:r>
      <w:r w:rsidRPr="009A4BD3">
        <w:rPr>
          <w:b/>
        </w:rPr>
        <w:t xml:space="preserve">  cms</w:t>
      </w:r>
    </w:p>
    <w:p w:rsidR="00577441" w:rsidRDefault="00577441" w:rsidP="00577441">
      <w:r>
        <w:t>SELLADO:</w:t>
      </w:r>
      <w:r>
        <w:tab/>
      </w:r>
      <w:r>
        <w:tab/>
        <w:t>Para selle lateral.</w:t>
      </w:r>
    </w:p>
    <w:p w:rsidR="00577441" w:rsidRDefault="00577441" w:rsidP="00577441"/>
    <w:p w:rsidR="00577441" w:rsidRDefault="00577441" w:rsidP="00577441"/>
    <w:p w:rsidR="00577441" w:rsidRDefault="00577441" w:rsidP="00577441">
      <w:r>
        <w:rPr>
          <w:b/>
          <w:bCs/>
          <w:u w:val="single"/>
        </w:rPr>
        <w:t>NOTA:</w:t>
      </w:r>
      <w:r>
        <w:t xml:space="preserve">  *  Cyreles  en su planta</w:t>
      </w:r>
    </w:p>
    <w:p w:rsidR="00577441" w:rsidRDefault="00577441" w:rsidP="00577441">
      <w:pPr>
        <w:numPr>
          <w:ilvl w:val="0"/>
          <w:numId w:val="1"/>
        </w:numPr>
      </w:pPr>
      <w:r>
        <w:t>Se envían muestra física  para tonos y alturas</w:t>
      </w:r>
    </w:p>
    <w:p w:rsidR="00577441" w:rsidRDefault="00577441" w:rsidP="00577441">
      <w:pPr>
        <w:numPr>
          <w:ilvl w:val="0"/>
          <w:numId w:val="2"/>
        </w:numPr>
        <w:rPr>
          <w:b/>
        </w:rPr>
      </w:pPr>
      <w:r w:rsidRPr="00764873">
        <w:rPr>
          <w:b/>
        </w:rPr>
        <w:t>Se</w:t>
      </w:r>
      <w:r>
        <w:rPr>
          <w:b/>
        </w:rPr>
        <w:t xml:space="preserve"> envía  el material de PP  de 70  cm  Lamina</w:t>
      </w:r>
    </w:p>
    <w:p w:rsidR="00577441" w:rsidRDefault="00577441" w:rsidP="00577441">
      <w:pPr>
        <w:ind w:left="885"/>
      </w:pPr>
    </w:p>
    <w:p w:rsidR="00577441" w:rsidRDefault="00577441" w:rsidP="00577441">
      <w:pPr>
        <w:ind w:left="885"/>
      </w:pPr>
    </w:p>
    <w:p w:rsidR="00577441" w:rsidRDefault="00577441" w:rsidP="00577441">
      <w:pPr>
        <w:ind w:left="885"/>
      </w:pPr>
    </w:p>
    <w:p w:rsidR="00577441" w:rsidRDefault="00577441" w:rsidP="00577441">
      <w:r>
        <w:t>Agradezco la atención y colaboración prestada.</w:t>
      </w:r>
    </w:p>
    <w:p w:rsidR="00577441" w:rsidRDefault="00577441" w:rsidP="00577441"/>
    <w:p w:rsidR="00577441" w:rsidRDefault="00577441" w:rsidP="00577441"/>
    <w:p w:rsidR="00577441" w:rsidRDefault="00577441" w:rsidP="00577441"/>
    <w:p w:rsidR="00577441" w:rsidRDefault="00577441" w:rsidP="00577441">
      <w:r>
        <w:t xml:space="preserve">Cordialmente,                                                      </w:t>
      </w:r>
    </w:p>
    <w:p w:rsidR="00577441" w:rsidRDefault="00577441" w:rsidP="00577441"/>
    <w:p w:rsidR="00577441" w:rsidRDefault="00577441" w:rsidP="00577441"/>
    <w:p w:rsidR="00577441" w:rsidRDefault="00577441" w:rsidP="00577441"/>
    <w:p w:rsidR="00577441" w:rsidRDefault="00577441" w:rsidP="00577441">
      <w:r>
        <w:t>RICARDO CASAS ZAPATA</w:t>
      </w:r>
    </w:p>
    <w:p w:rsidR="00577441" w:rsidRDefault="00577441" w:rsidP="00577441">
      <w:r>
        <w:t>Director.</w:t>
      </w:r>
    </w:p>
    <w:p w:rsidR="00577441" w:rsidRDefault="00577441" w:rsidP="00084E31">
      <w:pPr>
        <w:rPr>
          <w:b/>
        </w:rPr>
      </w:pPr>
    </w:p>
    <w:p w:rsidR="008B4B9F" w:rsidRDefault="008B4B9F" w:rsidP="00084E31">
      <w:pPr>
        <w:rPr>
          <w:b/>
        </w:rPr>
      </w:pPr>
    </w:p>
    <w:p w:rsidR="008B4B9F" w:rsidRDefault="008B4B9F" w:rsidP="00084E31">
      <w:pPr>
        <w:rPr>
          <w:b/>
        </w:rPr>
      </w:pPr>
    </w:p>
    <w:p w:rsidR="008B4B9F" w:rsidRDefault="008B4B9F" w:rsidP="00084E31">
      <w:pPr>
        <w:rPr>
          <w:b/>
        </w:rPr>
      </w:pPr>
    </w:p>
    <w:p w:rsidR="008B4B9F" w:rsidRDefault="008B4B9F" w:rsidP="008B4B9F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8B4B9F" w:rsidRDefault="008B4B9F" w:rsidP="008B4B9F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8B4B9F" w:rsidRDefault="008B4B9F" w:rsidP="008B4B9F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8B4B9F" w:rsidRDefault="008B4B9F" w:rsidP="008B4B9F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8B4B9F" w:rsidRDefault="008B4B9F" w:rsidP="008B4B9F"/>
    <w:p w:rsidR="008B4B9F" w:rsidRDefault="008B4B9F" w:rsidP="008B4B9F">
      <w:pPr>
        <w:pStyle w:val="Ttulo1"/>
      </w:pPr>
      <w:r>
        <w:t>ORDEN DE TRABAJO    N°     07239</w:t>
      </w:r>
    </w:p>
    <w:p w:rsidR="008B4B9F" w:rsidRDefault="008B4B9F" w:rsidP="008B4B9F"/>
    <w:p w:rsidR="008B4B9F" w:rsidRDefault="008B4B9F" w:rsidP="008B4B9F">
      <w:r>
        <w:t>FECHA:</w:t>
      </w:r>
      <w:r>
        <w:tab/>
        <w:t>Medellín, Septiembre   07   de  2010</w:t>
      </w:r>
    </w:p>
    <w:p w:rsidR="008B4B9F" w:rsidRDefault="008B4B9F" w:rsidP="008B4B9F">
      <w:r>
        <w:t>PARA:</w:t>
      </w:r>
      <w:r>
        <w:tab/>
      </w:r>
      <w:r>
        <w:tab/>
        <w:t>PLÁSTICOS DARMA</w:t>
      </w:r>
    </w:p>
    <w:p w:rsidR="008B4B9F" w:rsidRDefault="008B4B9F" w:rsidP="008B4B9F">
      <w:r>
        <w:t>ATENCIÓN:</w:t>
      </w:r>
      <w:r>
        <w:tab/>
        <w:t>Sr. Darío Jaramillo</w:t>
      </w:r>
    </w:p>
    <w:p w:rsidR="008B4B9F" w:rsidRDefault="008B4B9F" w:rsidP="008B4B9F">
      <w:r>
        <w:tab/>
      </w:r>
      <w:r>
        <w:tab/>
        <w:t>Gerente.</w:t>
      </w:r>
    </w:p>
    <w:p w:rsidR="008B4B9F" w:rsidRDefault="008B4B9F" w:rsidP="008B4B9F"/>
    <w:p w:rsidR="008B4B9F" w:rsidRDefault="008B4B9F" w:rsidP="008B4B9F">
      <w:r>
        <w:t>Apreciado Don Darío :</w:t>
      </w:r>
    </w:p>
    <w:p w:rsidR="008B4B9F" w:rsidRDefault="008B4B9F" w:rsidP="008B4B9F">
      <w:r>
        <w:t xml:space="preserve"> </w:t>
      </w:r>
    </w:p>
    <w:p w:rsidR="008B4B9F" w:rsidRDefault="008B4B9F" w:rsidP="008B4B9F">
      <w:r>
        <w:t xml:space="preserve">Con la presente estamos solicitando el siguiente servicio de  </w:t>
      </w:r>
      <w:r w:rsidRPr="00F3741C">
        <w:rPr>
          <w:u w:val="single"/>
        </w:rPr>
        <w:t>IMPRESION</w:t>
      </w:r>
      <w:r>
        <w:t>:</w:t>
      </w:r>
    </w:p>
    <w:p w:rsidR="008B4B9F" w:rsidRDefault="008B4B9F" w:rsidP="008B4B9F"/>
    <w:p w:rsidR="008B4B9F" w:rsidRDefault="008B4B9F" w:rsidP="008B4B9F">
      <w:pPr>
        <w:rPr>
          <w:b/>
          <w:bCs/>
          <w:u w:val="single"/>
        </w:rPr>
      </w:pPr>
    </w:p>
    <w:p w:rsidR="008B4B9F" w:rsidRDefault="008B4B9F" w:rsidP="008B4B9F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8B4B9F" w:rsidRDefault="008B4B9F" w:rsidP="008B4B9F"/>
    <w:p w:rsidR="008B4B9F" w:rsidRDefault="008B4B9F" w:rsidP="008B4B9F">
      <w:r>
        <w:t>MATERIAL:</w:t>
      </w:r>
      <w:r>
        <w:tab/>
      </w:r>
      <w:r>
        <w:tab/>
        <w:t>Polietileno BAJA  Tubular</w:t>
      </w:r>
    </w:p>
    <w:p w:rsidR="008B4B9F" w:rsidRPr="003F0627" w:rsidRDefault="008B4B9F" w:rsidP="008B4B9F">
      <w:pPr>
        <w:rPr>
          <w:b/>
        </w:rPr>
      </w:pPr>
      <w:r>
        <w:t>MEDIDA:</w:t>
      </w:r>
      <w:r>
        <w:tab/>
      </w:r>
      <w:r>
        <w:tab/>
      </w:r>
      <w:r>
        <w:rPr>
          <w:b/>
        </w:rPr>
        <w:t>88  cm</w:t>
      </w:r>
    </w:p>
    <w:p w:rsidR="008B4B9F" w:rsidRDefault="008B4B9F" w:rsidP="008B4B9F">
      <w:r>
        <w:t>CALIBRE:</w:t>
      </w:r>
      <w:r>
        <w:tab/>
      </w:r>
      <w:r>
        <w:tab/>
      </w:r>
      <w:r w:rsidRPr="000852A2">
        <w:rPr>
          <w:b/>
          <w:sz w:val="28"/>
          <w:szCs w:val="28"/>
        </w:rPr>
        <w:t>1.0   ”</w:t>
      </w:r>
    </w:p>
    <w:p w:rsidR="008B4B9F" w:rsidRDefault="008B4B9F" w:rsidP="008B4B9F">
      <w:r>
        <w:t>COLOR:</w:t>
      </w:r>
      <w:r>
        <w:tab/>
      </w:r>
      <w:r>
        <w:tab/>
        <w:t>Transparente</w:t>
      </w:r>
    </w:p>
    <w:p w:rsidR="008B4B9F" w:rsidRDefault="008B4B9F" w:rsidP="008B4B9F">
      <w:pPr>
        <w:rPr>
          <w:b/>
          <w:bCs/>
        </w:rPr>
      </w:pPr>
      <w:r>
        <w:t>CANTIDAD:</w:t>
      </w:r>
      <w:r>
        <w:tab/>
      </w:r>
      <w:r>
        <w:tab/>
      </w:r>
      <w:r>
        <w:rPr>
          <w:b/>
        </w:rPr>
        <w:t>1.100</w:t>
      </w:r>
      <w:r>
        <w:t xml:space="preserve">    Kg.</w:t>
      </w:r>
    </w:p>
    <w:p w:rsidR="008B4B9F" w:rsidRDefault="008B4B9F" w:rsidP="008B4B9F">
      <w:r>
        <w:t>COLORES:</w:t>
      </w:r>
      <w:r>
        <w:tab/>
      </w:r>
      <w:r>
        <w:tab/>
        <w:t xml:space="preserve">1   </w:t>
      </w:r>
      <w:r w:rsidRPr="0047438F">
        <w:rPr>
          <w:b/>
        </w:rPr>
        <w:t>(  Azul  pantone    314  C   )</w:t>
      </w:r>
    </w:p>
    <w:p w:rsidR="008B4B9F" w:rsidRDefault="008B4B9F" w:rsidP="008B4B9F">
      <w:r>
        <w:t>CARAS:</w:t>
      </w:r>
      <w:r>
        <w:tab/>
      </w:r>
      <w:r>
        <w:tab/>
        <w:t>1  (1 x 1 )</w:t>
      </w:r>
    </w:p>
    <w:p w:rsidR="008B4B9F" w:rsidRDefault="008B4B9F" w:rsidP="008B4B9F">
      <w:r>
        <w:t>REPETICIÓN:</w:t>
      </w:r>
      <w:r>
        <w:tab/>
        <w:t xml:space="preserve">26    Cms. </w:t>
      </w:r>
    </w:p>
    <w:p w:rsidR="008B4B9F" w:rsidRDefault="008B4B9F" w:rsidP="008B4B9F">
      <w:r>
        <w:t>BOLSA:</w:t>
      </w:r>
      <w:r>
        <w:tab/>
      </w:r>
      <w:r>
        <w:tab/>
        <w:t xml:space="preserve">26   X   44  cm  </w:t>
      </w:r>
    </w:p>
    <w:p w:rsidR="008B4B9F" w:rsidRDefault="008B4B9F" w:rsidP="008B4B9F">
      <w:r>
        <w:t>RODILLO :                52</w:t>
      </w:r>
    </w:p>
    <w:p w:rsidR="008B4B9F" w:rsidRDefault="008B4B9F" w:rsidP="008B4B9F">
      <w:r>
        <w:t>SELLADO:</w:t>
      </w:r>
      <w:r>
        <w:tab/>
      </w:r>
      <w:r>
        <w:tab/>
        <w:t xml:space="preserve">Lateral  </w:t>
      </w:r>
    </w:p>
    <w:p w:rsidR="008B4B9F" w:rsidRPr="001F34F2" w:rsidRDefault="008B4B9F" w:rsidP="008B4B9F">
      <w:r w:rsidRPr="001F34F2">
        <w:t>REFERENCIA:</w:t>
      </w:r>
      <w:r w:rsidRPr="001F34F2">
        <w:tab/>
      </w:r>
      <w:r>
        <w:rPr>
          <w:b/>
        </w:rPr>
        <w:t>COBANA</w:t>
      </w:r>
    </w:p>
    <w:p w:rsidR="008B4B9F" w:rsidRPr="001F34F2" w:rsidRDefault="008B4B9F" w:rsidP="008B4B9F"/>
    <w:p w:rsidR="008B4B9F" w:rsidRPr="001F34F2" w:rsidRDefault="008B4B9F" w:rsidP="008B4B9F">
      <w:r w:rsidRPr="001F34F2">
        <w:rPr>
          <w:b/>
        </w:rPr>
        <w:tab/>
      </w:r>
      <w:r w:rsidRPr="001F34F2">
        <w:rPr>
          <w:b/>
        </w:rPr>
        <w:tab/>
      </w:r>
      <w:r w:rsidRPr="001F34F2">
        <w:rPr>
          <w:b/>
        </w:rPr>
        <w:tab/>
      </w:r>
    </w:p>
    <w:p w:rsidR="008B4B9F" w:rsidRDefault="008B4B9F" w:rsidP="008B4B9F">
      <w:r>
        <w:rPr>
          <w:b/>
          <w:bCs/>
          <w:u w:val="single"/>
        </w:rPr>
        <w:t>NOTA:</w:t>
      </w:r>
      <w:r>
        <w:t xml:space="preserve">  - Los cyreles  estan en su Planta</w:t>
      </w:r>
    </w:p>
    <w:p w:rsidR="008B4B9F" w:rsidRDefault="008B4B9F" w:rsidP="008B4B9F">
      <w:pPr>
        <w:numPr>
          <w:ilvl w:val="0"/>
          <w:numId w:val="2"/>
        </w:numPr>
      </w:pPr>
      <w:r>
        <w:t>Altura y tonos según   Arte</w:t>
      </w:r>
    </w:p>
    <w:p w:rsidR="008B4B9F" w:rsidRDefault="008B4B9F" w:rsidP="008B4B9F">
      <w:pPr>
        <w:numPr>
          <w:ilvl w:val="0"/>
          <w:numId w:val="2"/>
        </w:numPr>
        <w:rPr>
          <w:b/>
        </w:rPr>
      </w:pPr>
      <w:r>
        <w:rPr>
          <w:b/>
        </w:rPr>
        <w:t>SE DEBEN SACAR ROLLOS PARTIDOS EN IMPRESIÓN</w:t>
      </w:r>
    </w:p>
    <w:p w:rsidR="008B4B9F" w:rsidRDefault="008B4B9F" w:rsidP="008B4B9F">
      <w:pPr>
        <w:numPr>
          <w:ilvl w:val="0"/>
          <w:numId w:val="2"/>
        </w:numPr>
        <w:rPr>
          <w:b/>
          <w:sz w:val="28"/>
          <w:szCs w:val="28"/>
        </w:rPr>
      </w:pPr>
      <w:r w:rsidRPr="00D128D6">
        <w:rPr>
          <w:b/>
          <w:sz w:val="28"/>
          <w:szCs w:val="28"/>
        </w:rPr>
        <w:t xml:space="preserve">COLOCAR GUIA EN </w:t>
      </w:r>
      <w:smartTag w:uri="urn:schemas-microsoft-com:office:smarttags" w:element="PersonName">
        <w:smartTagPr>
          <w:attr w:name="ProductID" w:val="LA PARTE INFERIOR"/>
        </w:smartTagPr>
        <w:smartTag w:uri="urn:schemas-microsoft-com:office:smarttags" w:element="PersonName">
          <w:smartTagPr>
            <w:attr w:name="ProductID" w:val="LA PARTE"/>
          </w:smartTagPr>
          <w:r w:rsidRPr="00D128D6">
            <w:rPr>
              <w:b/>
              <w:sz w:val="28"/>
              <w:szCs w:val="28"/>
            </w:rPr>
            <w:t>LA PARTE</w:t>
          </w:r>
        </w:smartTag>
        <w:r w:rsidRPr="00D128D6">
          <w:rPr>
            <w:b/>
            <w:sz w:val="28"/>
            <w:szCs w:val="28"/>
          </w:rPr>
          <w:t xml:space="preserve"> INFERIOR</w:t>
        </w:r>
      </w:smartTag>
    </w:p>
    <w:p w:rsidR="008B4B9F" w:rsidRDefault="008B4B9F" w:rsidP="008B4B9F">
      <w:pPr>
        <w:numPr>
          <w:ilvl w:val="0"/>
          <w:numId w:val="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P.U.  ENVIA EL TUBULAR</w:t>
      </w:r>
    </w:p>
    <w:p w:rsidR="008B4B9F" w:rsidRDefault="008B4B9F" w:rsidP="008B4B9F">
      <w:pPr>
        <w:numPr>
          <w:ilvl w:val="0"/>
          <w:numId w:val="2"/>
        </w:numPr>
        <w:rPr>
          <w:b/>
          <w:sz w:val="32"/>
          <w:szCs w:val="32"/>
        </w:rPr>
      </w:pPr>
      <w:r w:rsidRPr="0047438F">
        <w:rPr>
          <w:b/>
          <w:sz w:val="32"/>
          <w:szCs w:val="32"/>
        </w:rPr>
        <w:t xml:space="preserve">SE  APRUEBA  </w:t>
      </w:r>
      <w:r>
        <w:rPr>
          <w:b/>
          <w:sz w:val="32"/>
          <w:szCs w:val="32"/>
        </w:rPr>
        <w:t>IMPRESIÓN</w:t>
      </w:r>
    </w:p>
    <w:p w:rsidR="008B4B9F" w:rsidRPr="0047438F" w:rsidRDefault="008B4B9F" w:rsidP="008B4B9F">
      <w:pPr>
        <w:numPr>
          <w:ilvl w:val="0"/>
          <w:numId w:val="2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OJO EL PANTONE ES  </w:t>
      </w:r>
      <w:r w:rsidRPr="0047438F">
        <w:rPr>
          <w:b/>
          <w:sz w:val="32"/>
          <w:szCs w:val="32"/>
          <w:u w:val="single"/>
        </w:rPr>
        <w:t>314  C</w:t>
      </w:r>
      <w:r>
        <w:rPr>
          <w:b/>
          <w:sz w:val="32"/>
          <w:szCs w:val="32"/>
        </w:rPr>
        <w:t xml:space="preserve"> </w:t>
      </w:r>
    </w:p>
    <w:p w:rsidR="008B4B9F" w:rsidRPr="00465B97" w:rsidRDefault="008B4B9F" w:rsidP="008B4B9F"/>
    <w:p w:rsidR="008B4B9F" w:rsidRDefault="008B4B9F" w:rsidP="008B4B9F">
      <w:r>
        <w:t>Agradezco la atención y colaboración prestada.</w:t>
      </w:r>
    </w:p>
    <w:p w:rsidR="008B4B9F" w:rsidRDefault="008B4B9F" w:rsidP="008B4B9F"/>
    <w:p w:rsidR="008B4B9F" w:rsidRDefault="008B4B9F" w:rsidP="008B4B9F">
      <w:r>
        <w:t>Cordialmente,</w:t>
      </w:r>
    </w:p>
    <w:p w:rsidR="008B4B9F" w:rsidRDefault="008B4B9F" w:rsidP="008B4B9F"/>
    <w:p w:rsidR="008B4B9F" w:rsidRDefault="008B4B9F" w:rsidP="008B4B9F"/>
    <w:p w:rsidR="008B4B9F" w:rsidRDefault="008B4B9F" w:rsidP="008B4B9F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8B4B9F" w:rsidRDefault="008B4B9F" w:rsidP="008B4B9F">
      <w:r>
        <w:t>Director.</w:t>
      </w:r>
    </w:p>
    <w:p w:rsidR="008B4B9F" w:rsidRDefault="008B4B9F" w:rsidP="008B4B9F">
      <w:pPr>
        <w:rPr>
          <w:b/>
        </w:rPr>
      </w:pPr>
    </w:p>
    <w:p w:rsidR="008B4B9F" w:rsidRDefault="008B4B9F" w:rsidP="008B4B9F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8B4B9F" w:rsidRDefault="008B4B9F" w:rsidP="008B4B9F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8B4B9F" w:rsidRDefault="008B4B9F" w:rsidP="008B4B9F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8B4B9F" w:rsidRDefault="008B4B9F" w:rsidP="008B4B9F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8B4B9F" w:rsidRDefault="008B4B9F" w:rsidP="008B4B9F">
      <w:pPr>
        <w:rPr>
          <w:b/>
          <w:bCs/>
        </w:rPr>
      </w:pPr>
    </w:p>
    <w:p w:rsidR="008B4B9F" w:rsidRDefault="008B4B9F" w:rsidP="008B4B9F">
      <w:pPr>
        <w:pStyle w:val="Ttulo1"/>
      </w:pPr>
    </w:p>
    <w:p w:rsidR="008B4B9F" w:rsidRDefault="008B4B9F" w:rsidP="008B4B9F">
      <w:pPr>
        <w:pStyle w:val="Ttulo1"/>
      </w:pPr>
      <w:r>
        <w:t>ORDEN DE TRABAJO     N °      07242</w:t>
      </w:r>
    </w:p>
    <w:p w:rsidR="008B4B9F" w:rsidRDefault="008B4B9F" w:rsidP="008B4B9F"/>
    <w:p w:rsidR="008B4B9F" w:rsidRDefault="008B4B9F" w:rsidP="008B4B9F">
      <w:r>
        <w:t>FECHA:</w:t>
      </w:r>
      <w:r>
        <w:tab/>
        <w:t>Medellín, Septiembre  07   de   2010</w:t>
      </w:r>
    </w:p>
    <w:p w:rsidR="008B4B9F" w:rsidRDefault="008B4B9F" w:rsidP="008B4B9F">
      <w:r>
        <w:t>PARA:</w:t>
      </w:r>
      <w:r>
        <w:tab/>
      </w:r>
      <w:r>
        <w:tab/>
        <w:t>PLÁSTICOS DARMA</w:t>
      </w:r>
    </w:p>
    <w:p w:rsidR="008B4B9F" w:rsidRDefault="008B4B9F" w:rsidP="008B4B9F">
      <w:r>
        <w:t>ATENCIÓN:</w:t>
      </w:r>
      <w:r>
        <w:tab/>
        <w:t>Sr. Darío Jaramillo</w:t>
      </w:r>
    </w:p>
    <w:p w:rsidR="008B4B9F" w:rsidRDefault="008B4B9F" w:rsidP="008B4B9F">
      <w:r>
        <w:tab/>
      </w:r>
      <w:r>
        <w:tab/>
        <w:t>Gerente.</w:t>
      </w:r>
    </w:p>
    <w:p w:rsidR="008B4B9F" w:rsidRDefault="008B4B9F" w:rsidP="008B4B9F"/>
    <w:p w:rsidR="008B4B9F" w:rsidRDefault="008B4B9F" w:rsidP="008B4B9F">
      <w:r>
        <w:t>Apreciado Don Darío:</w:t>
      </w:r>
    </w:p>
    <w:p w:rsidR="008B4B9F" w:rsidRDefault="008B4B9F" w:rsidP="008B4B9F"/>
    <w:p w:rsidR="008B4B9F" w:rsidRDefault="008B4B9F" w:rsidP="008B4B9F">
      <w:r>
        <w:t>Con la presente estamos solicitando el siguiente servicio de  IMPRESIÓN :</w:t>
      </w:r>
    </w:p>
    <w:p w:rsidR="008B4B9F" w:rsidRDefault="008B4B9F" w:rsidP="008B4B9F"/>
    <w:p w:rsidR="008B4B9F" w:rsidRDefault="008B4B9F" w:rsidP="008B4B9F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8B4B9F" w:rsidRDefault="008B4B9F" w:rsidP="008B4B9F">
      <w:r>
        <w:t xml:space="preserve">MATERIAL   :           Polipropileno  Lamina  Mono  de  </w:t>
      </w:r>
      <w:r>
        <w:rPr>
          <w:b/>
        </w:rPr>
        <w:t>33</w:t>
      </w:r>
      <w:r w:rsidRPr="0080544B">
        <w:rPr>
          <w:b/>
        </w:rPr>
        <w:t xml:space="preserve">     cms</w:t>
      </w:r>
    </w:p>
    <w:p w:rsidR="008B4B9F" w:rsidRDefault="008B4B9F" w:rsidP="008B4B9F">
      <w:r>
        <w:t>CLIBRE      :               2.0   ”</w:t>
      </w:r>
    </w:p>
    <w:p w:rsidR="008B4B9F" w:rsidRPr="00AD5DCF" w:rsidRDefault="008B4B9F" w:rsidP="008B4B9F">
      <w:pPr>
        <w:rPr>
          <w:b/>
        </w:rPr>
      </w:pPr>
      <w:r>
        <w:t>REFERENCIA:</w:t>
      </w:r>
      <w:r>
        <w:tab/>
      </w:r>
      <w:r>
        <w:rPr>
          <w:b/>
        </w:rPr>
        <w:t xml:space="preserve">LA  VICTORIA   33   cm </w:t>
      </w:r>
    </w:p>
    <w:p w:rsidR="008B4B9F" w:rsidRDefault="008B4B9F" w:rsidP="008B4B9F">
      <w:r>
        <w:t xml:space="preserve">CANTIDAD    :          </w:t>
      </w:r>
      <w:r w:rsidR="00C10161">
        <w:t>1.0</w:t>
      </w:r>
      <w:r>
        <w:t>00    Kg</w:t>
      </w:r>
    </w:p>
    <w:p w:rsidR="008B4B9F" w:rsidRDefault="008B4B9F" w:rsidP="008B4B9F">
      <w:r>
        <w:t>COLORES:</w:t>
      </w:r>
      <w:r>
        <w:tab/>
      </w:r>
      <w:r>
        <w:tab/>
        <w:t>1    ( Según  arte )</w:t>
      </w:r>
    </w:p>
    <w:p w:rsidR="008B4B9F" w:rsidRDefault="008B4B9F" w:rsidP="008B4B9F">
      <w:r>
        <w:t>CARAS:</w:t>
      </w:r>
      <w:r>
        <w:tab/>
      </w:r>
      <w:r>
        <w:tab/>
        <w:t xml:space="preserve">1  </w:t>
      </w:r>
    </w:p>
    <w:p w:rsidR="008B4B9F" w:rsidRDefault="008B4B9F" w:rsidP="008B4B9F">
      <w:r>
        <w:t>REPETICIÓN:</w:t>
      </w:r>
      <w:r>
        <w:tab/>
        <w:t>Continua</w:t>
      </w:r>
    </w:p>
    <w:p w:rsidR="008B4B9F" w:rsidRDefault="008B4B9F" w:rsidP="008B4B9F">
      <w:r>
        <w:t>RODILLO:</w:t>
      </w:r>
      <w:r>
        <w:tab/>
      </w:r>
      <w:r>
        <w:tab/>
        <w:t>Según  Plano</w:t>
      </w:r>
    </w:p>
    <w:p w:rsidR="008B4B9F" w:rsidRDefault="008B4B9F" w:rsidP="008B4B9F">
      <w:r>
        <w:t>LAMINA:</w:t>
      </w:r>
      <w:r>
        <w:tab/>
      </w:r>
      <w:r>
        <w:tab/>
        <w:t>33    cms   Impresión  Continua.</w:t>
      </w:r>
    </w:p>
    <w:p w:rsidR="008B4B9F" w:rsidRDefault="008B4B9F" w:rsidP="008B4B9F"/>
    <w:p w:rsidR="008B4B9F" w:rsidRDefault="008B4B9F" w:rsidP="008B4B9F"/>
    <w:p w:rsidR="008B4B9F" w:rsidRDefault="008B4B9F" w:rsidP="008B4B9F">
      <w:r>
        <w:rPr>
          <w:b/>
          <w:bCs/>
          <w:u w:val="single"/>
        </w:rPr>
        <w:t>NOTA:</w:t>
      </w:r>
      <w:r>
        <w:t xml:space="preserve">  *   Los cyreles se encuentran en su  planta</w:t>
      </w:r>
    </w:p>
    <w:p w:rsidR="008B4B9F" w:rsidRDefault="008B4B9F" w:rsidP="008B4B9F">
      <w:pPr>
        <w:numPr>
          <w:ilvl w:val="0"/>
          <w:numId w:val="1"/>
        </w:numPr>
      </w:pPr>
      <w:r>
        <w:t>Se envían ARTE    para tonos y alturas</w:t>
      </w:r>
    </w:p>
    <w:p w:rsidR="008B4B9F" w:rsidRPr="00307118" w:rsidRDefault="008B4B9F" w:rsidP="008B4B9F">
      <w:pPr>
        <w:numPr>
          <w:ilvl w:val="0"/>
          <w:numId w:val="2"/>
        </w:numPr>
      </w:pPr>
      <w:r>
        <w:t xml:space="preserve">Se  </w:t>
      </w:r>
      <w:r w:rsidR="00D8470F">
        <w:t>envía</w:t>
      </w:r>
      <w:r>
        <w:t xml:space="preserve"> el material de PP </w:t>
      </w:r>
      <w:r>
        <w:rPr>
          <w:b/>
        </w:rPr>
        <w:t xml:space="preserve">de  33 </w:t>
      </w:r>
      <w:r w:rsidRPr="00AD5DCF">
        <w:rPr>
          <w:b/>
        </w:rPr>
        <w:t xml:space="preserve">  cms</w:t>
      </w:r>
      <w:r>
        <w:rPr>
          <w:b/>
        </w:rPr>
        <w:t xml:space="preserve">   Lamina</w:t>
      </w:r>
    </w:p>
    <w:p w:rsidR="008B4B9F" w:rsidRPr="007A4344" w:rsidRDefault="008B4B9F" w:rsidP="008B4B9F">
      <w:pPr>
        <w:ind w:left="1500"/>
        <w:rPr>
          <w:sz w:val="28"/>
          <w:szCs w:val="28"/>
        </w:rPr>
      </w:pPr>
      <w:r>
        <w:rPr>
          <w:b/>
        </w:rPr>
        <w:t xml:space="preserve"> </w:t>
      </w:r>
      <w:r w:rsidRPr="007A4344">
        <w:rPr>
          <w:b/>
          <w:sz w:val="28"/>
          <w:szCs w:val="28"/>
        </w:rPr>
        <w:t xml:space="preserve">- Se  aprueba  </w:t>
      </w:r>
      <w:r w:rsidR="00D8470F" w:rsidRPr="007A4344">
        <w:rPr>
          <w:b/>
          <w:sz w:val="28"/>
          <w:szCs w:val="28"/>
        </w:rPr>
        <w:t>impresión</w:t>
      </w:r>
    </w:p>
    <w:p w:rsidR="008B4B9F" w:rsidRDefault="008B4B9F" w:rsidP="008B4B9F">
      <w:pPr>
        <w:ind w:left="885"/>
      </w:pPr>
    </w:p>
    <w:p w:rsidR="008B4B9F" w:rsidRDefault="008B4B9F" w:rsidP="008B4B9F">
      <w:pPr>
        <w:ind w:left="885"/>
      </w:pPr>
    </w:p>
    <w:p w:rsidR="008B4B9F" w:rsidRDefault="008B4B9F" w:rsidP="008B4B9F">
      <w:r>
        <w:t>Agradezco la atención y colaboración prestada.</w:t>
      </w:r>
    </w:p>
    <w:p w:rsidR="008B4B9F" w:rsidRDefault="008B4B9F" w:rsidP="008B4B9F"/>
    <w:p w:rsidR="008B4B9F" w:rsidRDefault="008B4B9F" w:rsidP="008B4B9F"/>
    <w:p w:rsidR="008B4B9F" w:rsidRDefault="008B4B9F" w:rsidP="008B4B9F">
      <w:r>
        <w:t>Cordialmente,</w:t>
      </w:r>
    </w:p>
    <w:p w:rsidR="008B4B9F" w:rsidRDefault="008B4B9F" w:rsidP="008B4B9F"/>
    <w:p w:rsidR="008B4B9F" w:rsidRDefault="008B4B9F" w:rsidP="008B4B9F"/>
    <w:p w:rsidR="008B4B9F" w:rsidRDefault="008B4B9F" w:rsidP="008B4B9F"/>
    <w:p w:rsidR="008B4B9F" w:rsidRDefault="008B4B9F" w:rsidP="008B4B9F">
      <w:r>
        <w:t>RICARDO CASAS ZAPATA</w:t>
      </w:r>
    </w:p>
    <w:p w:rsidR="008B4B9F" w:rsidRDefault="008B4B9F" w:rsidP="008B4B9F">
      <w:r>
        <w:t>Director.</w:t>
      </w:r>
    </w:p>
    <w:p w:rsidR="008B4B9F" w:rsidRDefault="008B4B9F" w:rsidP="00084E31">
      <w:pPr>
        <w:rPr>
          <w:b/>
        </w:rPr>
      </w:pPr>
    </w:p>
    <w:p w:rsidR="002350B2" w:rsidRDefault="002350B2" w:rsidP="00084E31">
      <w:pPr>
        <w:rPr>
          <w:b/>
        </w:rPr>
      </w:pPr>
    </w:p>
    <w:p w:rsidR="002350B2" w:rsidRDefault="002350B2" w:rsidP="00084E31">
      <w:pPr>
        <w:rPr>
          <w:b/>
        </w:rPr>
      </w:pPr>
    </w:p>
    <w:p w:rsidR="002350B2" w:rsidRDefault="002350B2" w:rsidP="00084E31">
      <w:pPr>
        <w:rPr>
          <w:b/>
        </w:rPr>
      </w:pPr>
    </w:p>
    <w:p w:rsidR="002350B2" w:rsidRDefault="002350B2" w:rsidP="00084E31">
      <w:pPr>
        <w:rPr>
          <w:b/>
        </w:rPr>
      </w:pPr>
    </w:p>
    <w:p w:rsidR="002350B2" w:rsidRDefault="002350B2" w:rsidP="00084E31">
      <w:pPr>
        <w:rPr>
          <w:b/>
        </w:rPr>
      </w:pPr>
    </w:p>
    <w:p w:rsidR="002350B2" w:rsidRDefault="002350B2" w:rsidP="002350B2"/>
    <w:p w:rsidR="002350B2" w:rsidRDefault="002350B2" w:rsidP="002350B2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2350B2" w:rsidRDefault="002350B2" w:rsidP="002350B2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2350B2" w:rsidRDefault="002350B2" w:rsidP="002350B2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2350B2" w:rsidRDefault="002350B2" w:rsidP="002350B2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2350B2" w:rsidRDefault="002350B2" w:rsidP="002350B2">
      <w:pPr>
        <w:rPr>
          <w:b/>
          <w:bCs/>
        </w:rPr>
      </w:pPr>
    </w:p>
    <w:p w:rsidR="002350B2" w:rsidRDefault="002350B2" w:rsidP="002350B2">
      <w:pPr>
        <w:pStyle w:val="Ttulo1"/>
      </w:pPr>
    </w:p>
    <w:p w:rsidR="002350B2" w:rsidRDefault="002350B2" w:rsidP="002350B2">
      <w:pPr>
        <w:pStyle w:val="Ttulo1"/>
      </w:pPr>
      <w:r>
        <w:t>ORDEN DE TRABAJO  N °      07248</w:t>
      </w:r>
    </w:p>
    <w:p w:rsidR="002350B2" w:rsidRDefault="002350B2" w:rsidP="002350B2">
      <w:r>
        <w:t xml:space="preserve"> </w:t>
      </w:r>
    </w:p>
    <w:p w:rsidR="002350B2" w:rsidRDefault="002350B2" w:rsidP="002350B2">
      <w:r>
        <w:t>FECHA:</w:t>
      </w:r>
      <w:r>
        <w:tab/>
        <w:t>Medellín, Septiembre  08  de  2010</w:t>
      </w:r>
    </w:p>
    <w:p w:rsidR="002350B2" w:rsidRDefault="002350B2" w:rsidP="002350B2">
      <w:r>
        <w:t>PARA:</w:t>
      </w:r>
      <w:r>
        <w:tab/>
      </w:r>
      <w:r>
        <w:tab/>
        <w:t>PLÁSTICOS DARMA</w:t>
      </w:r>
    </w:p>
    <w:p w:rsidR="002350B2" w:rsidRDefault="002350B2" w:rsidP="002350B2">
      <w:r>
        <w:t>ATENCIÓN:</w:t>
      </w:r>
      <w:r>
        <w:tab/>
        <w:t>Sr. Darío Jaramillo</w:t>
      </w:r>
    </w:p>
    <w:p w:rsidR="002350B2" w:rsidRDefault="002350B2" w:rsidP="002350B2">
      <w:r>
        <w:tab/>
      </w:r>
      <w:r>
        <w:tab/>
        <w:t>Gerente.</w:t>
      </w:r>
    </w:p>
    <w:p w:rsidR="002350B2" w:rsidRDefault="002350B2" w:rsidP="002350B2"/>
    <w:p w:rsidR="002350B2" w:rsidRDefault="002350B2" w:rsidP="002350B2">
      <w:r>
        <w:t>Apreciado Don Darío:</w:t>
      </w:r>
    </w:p>
    <w:p w:rsidR="002350B2" w:rsidRDefault="002350B2" w:rsidP="002350B2"/>
    <w:p w:rsidR="002350B2" w:rsidRDefault="002350B2" w:rsidP="002350B2">
      <w:r>
        <w:t>Con la presente estamos solicitando el siguiente servicio de  IMPRESIÓN :</w:t>
      </w:r>
    </w:p>
    <w:p w:rsidR="002350B2" w:rsidRDefault="002350B2" w:rsidP="002350B2"/>
    <w:p w:rsidR="002350B2" w:rsidRDefault="002350B2" w:rsidP="002350B2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2350B2" w:rsidRDefault="002350B2" w:rsidP="002350B2">
      <w:r>
        <w:t xml:space="preserve">MATERIAL   :           Polipropileno  Lamina  Mono  de  </w:t>
      </w:r>
      <w:r>
        <w:rPr>
          <w:b/>
        </w:rPr>
        <w:t>46</w:t>
      </w:r>
      <w:r w:rsidRPr="0080544B">
        <w:rPr>
          <w:b/>
        </w:rPr>
        <w:t xml:space="preserve">     cms</w:t>
      </w:r>
    </w:p>
    <w:p w:rsidR="002350B2" w:rsidRDefault="002350B2" w:rsidP="002350B2">
      <w:r>
        <w:t>CLIBRE      :               1.5  ”</w:t>
      </w:r>
    </w:p>
    <w:p w:rsidR="002350B2" w:rsidRPr="00AD5DCF" w:rsidRDefault="002350B2" w:rsidP="002350B2">
      <w:pPr>
        <w:rPr>
          <w:b/>
        </w:rPr>
      </w:pPr>
      <w:r>
        <w:t>REFERENCIA:</w:t>
      </w:r>
      <w:r>
        <w:tab/>
      </w:r>
      <w:r>
        <w:rPr>
          <w:b/>
        </w:rPr>
        <w:t xml:space="preserve">LA   VICTORIA   23  cm </w:t>
      </w:r>
    </w:p>
    <w:p w:rsidR="002350B2" w:rsidRDefault="002350B2" w:rsidP="002350B2">
      <w:r>
        <w:t xml:space="preserve">CANTIDAD    :          </w:t>
      </w:r>
      <w:r>
        <w:rPr>
          <w:b/>
        </w:rPr>
        <w:t>800</w:t>
      </w:r>
      <w:r>
        <w:t xml:space="preserve">    Kg</w:t>
      </w:r>
    </w:p>
    <w:p w:rsidR="002350B2" w:rsidRDefault="002350B2" w:rsidP="002350B2">
      <w:r>
        <w:t>COLORES:</w:t>
      </w:r>
      <w:r>
        <w:tab/>
      </w:r>
      <w:r>
        <w:tab/>
        <w:t>1 ( Según  arte )</w:t>
      </w:r>
    </w:p>
    <w:p w:rsidR="002350B2" w:rsidRDefault="002350B2" w:rsidP="002350B2">
      <w:r>
        <w:t>CARAS:</w:t>
      </w:r>
      <w:r>
        <w:tab/>
      </w:r>
      <w:r>
        <w:tab/>
        <w:t xml:space="preserve">1  </w:t>
      </w:r>
    </w:p>
    <w:p w:rsidR="002350B2" w:rsidRDefault="002350B2" w:rsidP="002350B2">
      <w:r>
        <w:t>REPETICIÓN:</w:t>
      </w:r>
      <w:r>
        <w:tab/>
        <w:t>Continua</w:t>
      </w:r>
    </w:p>
    <w:p w:rsidR="002350B2" w:rsidRDefault="002350B2" w:rsidP="002350B2">
      <w:r>
        <w:t>RODILLO:</w:t>
      </w:r>
      <w:r>
        <w:tab/>
      </w:r>
      <w:r>
        <w:tab/>
        <w:t>Según  Plano</w:t>
      </w:r>
    </w:p>
    <w:p w:rsidR="002350B2" w:rsidRDefault="002350B2" w:rsidP="002350B2">
      <w:r>
        <w:t>LAMINA:</w:t>
      </w:r>
      <w:r>
        <w:tab/>
      </w:r>
      <w:r>
        <w:tab/>
      </w:r>
      <w:r w:rsidRPr="00121544">
        <w:rPr>
          <w:b/>
        </w:rPr>
        <w:t xml:space="preserve">23 </w:t>
      </w:r>
      <w:r>
        <w:t xml:space="preserve">   cms   Impresión  Continua.</w:t>
      </w:r>
    </w:p>
    <w:p w:rsidR="002350B2" w:rsidRDefault="002350B2" w:rsidP="002350B2"/>
    <w:p w:rsidR="002350B2" w:rsidRDefault="002350B2" w:rsidP="002350B2"/>
    <w:p w:rsidR="002350B2" w:rsidRDefault="002350B2" w:rsidP="002350B2">
      <w:r>
        <w:rPr>
          <w:b/>
          <w:bCs/>
          <w:u w:val="single"/>
        </w:rPr>
        <w:t>NOTA:</w:t>
      </w:r>
      <w:r>
        <w:t xml:space="preserve">  *   Los cyreles   se encuentran en su   planta</w:t>
      </w:r>
    </w:p>
    <w:p w:rsidR="002350B2" w:rsidRDefault="002350B2" w:rsidP="002350B2">
      <w:pPr>
        <w:numPr>
          <w:ilvl w:val="0"/>
          <w:numId w:val="1"/>
        </w:numPr>
      </w:pPr>
      <w:r>
        <w:t>Se envían ARTE    para tonos y alturas</w:t>
      </w:r>
    </w:p>
    <w:p w:rsidR="002350B2" w:rsidRPr="00307118" w:rsidRDefault="002350B2" w:rsidP="002350B2">
      <w:pPr>
        <w:numPr>
          <w:ilvl w:val="0"/>
          <w:numId w:val="2"/>
        </w:numPr>
      </w:pPr>
      <w:r>
        <w:t xml:space="preserve">Se  </w:t>
      </w:r>
      <w:r w:rsidR="001657DB">
        <w:t>envía</w:t>
      </w:r>
      <w:r>
        <w:t xml:space="preserve"> el material de PP </w:t>
      </w:r>
      <w:r>
        <w:rPr>
          <w:b/>
        </w:rPr>
        <w:t xml:space="preserve">de  46 </w:t>
      </w:r>
      <w:r w:rsidRPr="00AD5DCF">
        <w:rPr>
          <w:b/>
        </w:rPr>
        <w:t xml:space="preserve">  cms</w:t>
      </w:r>
      <w:r>
        <w:rPr>
          <w:b/>
        </w:rPr>
        <w:t xml:space="preserve">   Lamina</w:t>
      </w:r>
    </w:p>
    <w:p w:rsidR="002350B2" w:rsidRPr="007A4344" w:rsidRDefault="002350B2" w:rsidP="002350B2">
      <w:pPr>
        <w:ind w:left="1500"/>
        <w:rPr>
          <w:sz w:val="28"/>
          <w:szCs w:val="28"/>
        </w:rPr>
      </w:pPr>
      <w:r>
        <w:rPr>
          <w:b/>
        </w:rPr>
        <w:t xml:space="preserve"> </w:t>
      </w:r>
    </w:p>
    <w:p w:rsidR="002350B2" w:rsidRDefault="002350B2" w:rsidP="002350B2">
      <w:pPr>
        <w:ind w:left="885"/>
      </w:pPr>
    </w:p>
    <w:p w:rsidR="002350B2" w:rsidRDefault="002350B2" w:rsidP="002350B2">
      <w:pPr>
        <w:ind w:left="885"/>
      </w:pPr>
    </w:p>
    <w:p w:rsidR="002350B2" w:rsidRDefault="002350B2" w:rsidP="002350B2">
      <w:r>
        <w:t>Agradezco la atención y colaboración prestada.</w:t>
      </w:r>
    </w:p>
    <w:p w:rsidR="002350B2" w:rsidRDefault="002350B2" w:rsidP="002350B2"/>
    <w:p w:rsidR="002350B2" w:rsidRDefault="002350B2" w:rsidP="002350B2"/>
    <w:p w:rsidR="002350B2" w:rsidRDefault="002350B2" w:rsidP="002350B2">
      <w:r>
        <w:t>Cordialmente,</w:t>
      </w:r>
    </w:p>
    <w:p w:rsidR="002350B2" w:rsidRDefault="002350B2" w:rsidP="002350B2"/>
    <w:p w:rsidR="002350B2" w:rsidRDefault="002350B2" w:rsidP="002350B2"/>
    <w:p w:rsidR="002350B2" w:rsidRDefault="002350B2" w:rsidP="002350B2"/>
    <w:p w:rsidR="002350B2" w:rsidRDefault="002350B2" w:rsidP="002350B2">
      <w:r>
        <w:t>RICARDO CASAS ZAPATA</w:t>
      </w:r>
    </w:p>
    <w:p w:rsidR="002350B2" w:rsidRDefault="002350B2" w:rsidP="002350B2">
      <w:r>
        <w:t>Director.</w:t>
      </w:r>
    </w:p>
    <w:p w:rsidR="002350B2" w:rsidRDefault="002350B2" w:rsidP="00084E31">
      <w:pPr>
        <w:rPr>
          <w:b/>
        </w:rPr>
      </w:pPr>
    </w:p>
    <w:p w:rsidR="004B2E43" w:rsidRDefault="004B2E43" w:rsidP="00084E31">
      <w:pPr>
        <w:rPr>
          <w:b/>
        </w:rPr>
      </w:pPr>
    </w:p>
    <w:p w:rsidR="004B2E43" w:rsidRDefault="004B2E43" w:rsidP="00084E31">
      <w:pPr>
        <w:rPr>
          <w:b/>
        </w:rPr>
      </w:pPr>
    </w:p>
    <w:p w:rsidR="004B2E43" w:rsidRDefault="004B2E43" w:rsidP="00084E31">
      <w:pPr>
        <w:rPr>
          <w:b/>
        </w:rPr>
      </w:pPr>
    </w:p>
    <w:p w:rsidR="004B2E43" w:rsidRDefault="004B2E43" w:rsidP="00084E31">
      <w:pPr>
        <w:rPr>
          <w:b/>
        </w:rPr>
      </w:pPr>
    </w:p>
    <w:p w:rsidR="004B2E43" w:rsidRDefault="004B2E43" w:rsidP="00084E31">
      <w:pPr>
        <w:rPr>
          <w:b/>
        </w:rPr>
      </w:pPr>
    </w:p>
    <w:p w:rsidR="004B2E43" w:rsidRDefault="004B2E43" w:rsidP="004B2E43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4B2E43" w:rsidRDefault="004B2E43" w:rsidP="004B2E43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4B2E43" w:rsidRDefault="004B2E43" w:rsidP="004B2E43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4B2E43" w:rsidRDefault="004B2E43" w:rsidP="004B2E43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4B2E43" w:rsidRDefault="004B2E43" w:rsidP="004B2E43">
      <w:pPr>
        <w:pStyle w:val="Ttulo1"/>
      </w:pPr>
    </w:p>
    <w:p w:rsidR="004B2E43" w:rsidRDefault="004B2E43" w:rsidP="004B2E43">
      <w:pPr>
        <w:pStyle w:val="Ttulo1"/>
      </w:pPr>
      <w:r>
        <w:t>ORDEN DE TRABAJO  N °      07243</w:t>
      </w:r>
    </w:p>
    <w:p w:rsidR="004B2E43" w:rsidRDefault="004B2E43" w:rsidP="004B2E43"/>
    <w:p w:rsidR="004B2E43" w:rsidRDefault="004B2E43" w:rsidP="004B2E43">
      <w:r>
        <w:t>FECHA:</w:t>
      </w:r>
      <w:r>
        <w:tab/>
        <w:t>Medellín, Septiembre  08    de   2010</w:t>
      </w:r>
    </w:p>
    <w:p w:rsidR="004B2E43" w:rsidRDefault="004B2E43" w:rsidP="004B2E43">
      <w:r>
        <w:t>PARA:</w:t>
      </w:r>
      <w:r>
        <w:tab/>
      </w:r>
      <w:r>
        <w:tab/>
        <w:t>PLÁSTICOS DARMA</w:t>
      </w:r>
    </w:p>
    <w:p w:rsidR="004B2E43" w:rsidRDefault="004B2E43" w:rsidP="004B2E43">
      <w:r>
        <w:t>ATENCIÓN:</w:t>
      </w:r>
      <w:r>
        <w:tab/>
        <w:t>Sr. Darío Jaramillo</w:t>
      </w:r>
    </w:p>
    <w:p w:rsidR="004B2E43" w:rsidRDefault="004B2E43" w:rsidP="004B2E43">
      <w:r>
        <w:tab/>
      </w:r>
      <w:r>
        <w:tab/>
        <w:t>Gerente.</w:t>
      </w:r>
    </w:p>
    <w:p w:rsidR="004B2E43" w:rsidRDefault="004B2E43" w:rsidP="004B2E43"/>
    <w:p w:rsidR="004B2E43" w:rsidRDefault="004B2E43" w:rsidP="004B2E43">
      <w:r>
        <w:t>Apreciado Don Darío:</w:t>
      </w:r>
    </w:p>
    <w:p w:rsidR="004B2E43" w:rsidRDefault="004B2E43" w:rsidP="004B2E43"/>
    <w:p w:rsidR="004B2E43" w:rsidRDefault="004B2E43" w:rsidP="004B2E43">
      <w:r>
        <w:t>Con la presente estamos solicitando el siguiente servicio de  IMPRESIÓN :</w:t>
      </w:r>
    </w:p>
    <w:p w:rsidR="004B2E43" w:rsidRDefault="004B2E43" w:rsidP="004B2E43"/>
    <w:p w:rsidR="004B2E43" w:rsidRDefault="004B2E43" w:rsidP="004B2E43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4B2E43" w:rsidRDefault="004B2E43" w:rsidP="004B2E43">
      <w:r>
        <w:t xml:space="preserve">MATERIAL   :           Polipropileno Tubular de </w:t>
      </w:r>
      <w:r>
        <w:rPr>
          <w:b/>
        </w:rPr>
        <w:t>40</w:t>
      </w:r>
      <w:r>
        <w:t xml:space="preserve"> cms</w:t>
      </w:r>
    </w:p>
    <w:p w:rsidR="004B2E43" w:rsidRDefault="004B2E43" w:rsidP="004B2E43">
      <w:r>
        <w:t xml:space="preserve">CLIBRE      :               </w:t>
      </w:r>
      <w:r>
        <w:rPr>
          <w:b/>
        </w:rPr>
        <w:t>2.0  ”</w:t>
      </w:r>
    </w:p>
    <w:p w:rsidR="004B2E43" w:rsidRDefault="004B2E43" w:rsidP="004B2E43">
      <w:r>
        <w:t>REFERENCIA:</w:t>
      </w:r>
      <w:r>
        <w:tab/>
      </w:r>
      <w:r>
        <w:rPr>
          <w:b/>
        </w:rPr>
        <w:t>CARMEL  JEAN</w:t>
      </w:r>
    </w:p>
    <w:p w:rsidR="004B2E43" w:rsidRDefault="004B2E43" w:rsidP="004B2E43">
      <w:r>
        <w:t>CANTIDAD    :          230    Kg</w:t>
      </w:r>
    </w:p>
    <w:p w:rsidR="004B2E43" w:rsidRDefault="004B2E43" w:rsidP="004B2E43">
      <w:r>
        <w:t>COLORES:</w:t>
      </w:r>
      <w:r>
        <w:tab/>
      </w:r>
      <w:r>
        <w:tab/>
        <w:t>1 (  MAGENTA  )</w:t>
      </w:r>
    </w:p>
    <w:p w:rsidR="004B2E43" w:rsidRDefault="004B2E43" w:rsidP="004B2E43">
      <w:r>
        <w:t>CARAS:</w:t>
      </w:r>
      <w:r>
        <w:tab/>
      </w:r>
      <w:r>
        <w:tab/>
        <w:t>1</w:t>
      </w:r>
    </w:p>
    <w:p w:rsidR="004B2E43" w:rsidRDefault="004B2E43" w:rsidP="004B2E43">
      <w:r>
        <w:t>REPETICIÓN:</w:t>
      </w:r>
      <w:r>
        <w:tab/>
        <w:t>30</w:t>
      </w:r>
    </w:p>
    <w:p w:rsidR="004B2E43" w:rsidRDefault="004B2E43" w:rsidP="004B2E43">
      <w:r>
        <w:t>RODILLO:</w:t>
      </w:r>
      <w:r>
        <w:tab/>
      </w:r>
      <w:r>
        <w:tab/>
        <w:t>30</w:t>
      </w:r>
    </w:p>
    <w:p w:rsidR="004B2E43" w:rsidRDefault="004B2E43" w:rsidP="004B2E43">
      <w:r>
        <w:t>BOLSA:</w:t>
      </w:r>
      <w:r>
        <w:tab/>
      </w:r>
      <w:r>
        <w:tab/>
      </w:r>
      <w:r>
        <w:rPr>
          <w:b/>
        </w:rPr>
        <w:t>30  x  38 + 5</w:t>
      </w:r>
      <w:r>
        <w:t xml:space="preserve">  solapa interna  cms</w:t>
      </w:r>
    </w:p>
    <w:p w:rsidR="004B2E43" w:rsidRDefault="004B2E43" w:rsidP="004B2E43">
      <w:r>
        <w:t>SELLADO:</w:t>
      </w:r>
      <w:r>
        <w:tab/>
      </w:r>
      <w:r>
        <w:tab/>
        <w:t>Para selle lateral.</w:t>
      </w:r>
    </w:p>
    <w:p w:rsidR="004B2E43" w:rsidRDefault="004B2E43" w:rsidP="004B2E43"/>
    <w:p w:rsidR="004B2E43" w:rsidRDefault="004B2E43" w:rsidP="004B2E43">
      <w:r>
        <w:rPr>
          <w:b/>
          <w:bCs/>
          <w:u w:val="single"/>
        </w:rPr>
        <w:t>NOTA:</w:t>
      </w:r>
      <w:r>
        <w:t xml:space="preserve">  </w:t>
      </w:r>
      <w:r>
        <w:rPr>
          <w:b/>
          <w:sz w:val="28"/>
          <w:szCs w:val="28"/>
          <w:u w:val="single"/>
        </w:rPr>
        <w:t>* Cyreles  en su  planta</w:t>
      </w:r>
    </w:p>
    <w:p w:rsidR="004B2E43" w:rsidRDefault="004B2E43" w:rsidP="004B2E43">
      <w:pPr>
        <w:numPr>
          <w:ilvl w:val="0"/>
          <w:numId w:val="3"/>
        </w:numPr>
      </w:pPr>
      <w:r>
        <w:t>Se envían muestra física  para tonos y alturas</w:t>
      </w:r>
    </w:p>
    <w:p w:rsidR="004B2E43" w:rsidRDefault="004B2E43" w:rsidP="004B2E43">
      <w:pPr>
        <w:numPr>
          <w:ilvl w:val="0"/>
          <w:numId w:val="4"/>
        </w:numPr>
        <w:rPr>
          <w:b/>
        </w:rPr>
      </w:pPr>
      <w:r>
        <w:t xml:space="preserve">Se  envia el material de PP de </w:t>
      </w:r>
      <w:r>
        <w:rPr>
          <w:b/>
        </w:rPr>
        <w:t xml:space="preserve">40 </w:t>
      </w:r>
      <w:r>
        <w:t xml:space="preserve"> </w:t>
      </w:r>
      <w:r>
        <w:rPr>
          <w:b/>
        </w:rPr>
        <w:t>cms</w:t>
      </w:r>
    </w:p>
    <w:p w:rsidR="004B2E43" w:rsidRDefault="004B2E43" w:rsidP="004B2E43">
      <w:pPr>
        <w:ind w:left="885"/>
      </w:pPr>
    </w:p>
    <w:p w:rsidR="004B2E43" w:rsidRDefault="004B2E43" w:rsidP="004B2E43">
      <w:pPr>
        <w:ind w:left="885"/>
      </w:pPr>
    </w:p>
    <w:p w:rsidR="004B2E43" w:rsidRDefault="004B2E43" w:rsidP="004B2E43">
      <w:r>
        <w:t>Agradezco la atención y colaboración prestada.</w:t>
      </w:r>
    </w:p>
    <w:p w:rsidR="004B2E43" w:rsidRDefault="004B2E43" w:rsidP="004B2E43"/>
    <w:p w:rsidR="004B2E43" w:rsidRDefault="004B2E43" w:rsidP="004B2E43"/>
    <w:p w:rsidR="004B2E43" w:rsidRDefault="004B2E43" w:rsidP="004B2E43">
      <w:r>
        <w:t>Cordialmente,</w:t>
      </w:r>
    </w:p>
    <w:p w:rsidR="004B2E43" w:rsidRDefault="004B2E43" w:rsidP="004B2E43"/>
    <w:p w:rsidR="004B2E43" w:rsidRDefault="004B2E43" w:rsidP="004B2E43"/>
    <w:p w:rsidR="004B2E43" w:rsidRDefault="004B2E43" w:rsidP="004B2E43"/>
    <w:p w:rsidR="004B2E43" w:rsidRDefault="004B2E43" w:rsidP="004B2E43">
      <w:r>
        <w:t>RICARDO CASAS ZAPATA</w:t>
      </w:r>
    </w:p>
    <w:p w:rsidR="004B2E43" w:rsidRDefault="004B2E43" w:rsidP="004B2E43">
      <w:r>
        <w:t>Director.</w:t>
      </w:r>
    </w:p>
    <w:p w:rsidR="004B2E43" w:rsidRDefault="004B2E43" w:rsidP="004B2E43">
      <w:pPr>
        <w:rPr>
          <w:b/>
        </w:rPr>
      </w:pPr>
    </w:p>
    <w:p w:rsidR="004B2E43" w:rsidRDefault="004B2E43" w:rsidP="004B2E43">
      <w:pPr>
        <w:rPr>
          <w:b/>
        </w:rPr>
      </w:pPr>
    </w:p>
    <w:p w:rsidR="004B2E43" w:rsidRDefault="004B2E43" w:rsidP="004B2E43">
      <w:pPr>
        <w:rPr>
          <w:b/>
        </w:rPr>
      </w:pPr>
    </w:p>
    <w:p w:rsidR="004B2E43" w:rsidRDefault="004B2E43" w:rsidP="00084E31">
      <w:pPr>
        <w:rPr>
          <w:b/>
        </w:rPr>
      </w:pPr>
    </w:p>
    <w:p w:rsidR="00B60D4B" w:rsidRDefault="00B60D4B" w:rsidP="00084E31">
      <w:pPr>
        <w:rPr>
          <w:b/>
        </w:rPr>
      </w:pPr>
    </w:p>
    <w:p w:rsidR="00B60D4B" w:rsidRDefault="00B60D4B" w:rsidP="00084E31">
      <w:pPr>
        <w:rPr>
          <w:b/>
        </w:rPr>
      </w:pPr>
    </w:p>
    <w:p w:rsidR="00B60D4B" w:rsidRDefault="00B60D4B" w:rsidP="00084E31">
      <w:pPr>
        <w:rPr>
          <w:b/>
        </w:rPr>
      </w:pPr>
    </w:p>
    <w:p w:rsidR="00B60D4B" w:rsidRDefault="00B60D4B" w:rsidP="00084E31">
      <w:pPr>
        <w:rPr>
          <w:b/>
        </w:rPr>
      </w:pPr>
    </w:p>
    <w:p w:rsidR="00B60D4B" w:rsidRDefault="00B60D4B" w:rsidP="00B60D4B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B60D4B" w:rsidRDefault="00B60D4B" w:rsidP="00B60D4B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B60D4B" w:rsidRDefault="00B60D4B" w:rsidP="00B60D4B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B60D4B" w:rsidRDefault="00B60D4B" w:rsidP="00B60D4B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B60D4B" w:rsidRDefault="00B60D4B" w:rsidP="00B60D4B">
      <w:pPr>
        <w:rPr>
          <w:b/>
          <w:bCs/>
        </w:rPr>
      </w:pPr>
    </w:p>
    <w:p w:rsidR="00B60D4B" w:rsidRDefault="00B60D4B" w:rsidP="00B60D4B">
      <w:pPr>
        <w:pStyle w:val="Ttulo1"/>
      </w:pPr>
    </w:p>
    <w:p w:rsidR="00B60D4B" w:rsidRDefault="00B60D4B" w:rsidP="00B60D4B">
      <w:pPr>
        <w:pStyle w:val="Ttulo1"/>
      </w:pPr>
      <w:r>
        <w:t>ORDEN DE TRABAJO  N °      07244</w:t>
      </w:r>
    </w:p>
    <w:p w:rsidR="00B60D4B" w:rsidRDefault="00B60D4B" w:rsidP="00B60D4B"/>
    <w:p w:rsidR="00B60D4B" w:rsidRDefault="00B60D4B" w:rsidP="00B60D4B">
      <w:r>
        <w:t>FECHA:</w:t>
      </w:r>
      <w:r>
        <w:tab/>
        <w:t>Medellín,  Septiembre  08   de   2010</w:t>
      </w:r>
    </w:p>
    <w:p w:rsidR="00B60D4B" w:rsidRDefault="00B60D4B" w:rsidP="00B60D4B">
      <w:r>
        <w:t>PARA:</w:t>
      </w:r>
      <w:r>
        <w:tab/>
      </w:r>
      <w:r>
        <w:tab/>
        <w:t>PLÁSTICOS DARMA</w:t>
      </w:r>
    </w:p>
    <w:p w:rsidR="00B60D4B" w:rsidRDefault="00B60D4B" w:rsidP="00B60D4B">
      <w:r>
        <w:t>ATENCIÓN:</w:t>
      </w:r>
      <w:r>
        <w:tab/>
        <w:t>Sr. Darío Jaramillo</w:t>
      </w:r>
    </w:p>
    <w:p w:rsidR="00B60D4B" w:rsidRDefault="00B60D4B" w:rsidP="00B60D4B">
      <w:r>
        <w:tab/>
      </w:r>
      <w:r>
        <w:tab/>
        <w:t>Gerente.</w:t>
      </w:r>
    </w:p>
    <w:p w:rsidR="00B60D4B" w:rsidRDefault="00B60D4B" w:rsidP="00B60D4B"/>
    <w:p w:rsidR="00B60D4B" w:rsidRDefault="00B60D4B" w:rsidP="00B60D4B">
      <w:r>
        <w:t>Apreciado Don Darío:</w:t>
      </w:r>
    </w:p>
    <w:p w:rsidR="00B60D4B" w:rsidRDefault="00B60D4B" w:rsidP="00B60D4B"/>
    <w:p w:rsidR="00B60D4B" w:rsidRDefault="00B60D4B" w:rsidP="00B60D4B">
      <w:r>
        <w:t>Con la presente estamos solicitando el siguiente servicio de  IMPRESIÓN  :</w:t>
      </w:r>
    </w:p>
    <w:p w:rsidR="00B60D4B" w:rsidRDefault="00B60D4B" w:rsidP="00B60D4B"/>
    <w:p w:rsidR="00B60D4B" w:rsidRDefault="00B60D4B" w:rsidP="00B60D4B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B60D4B" w:rsidRDefault="00B60D4B" w:rsidP="00B60D4B">
      <w:r>
        <w:t xml:space="preserve">MATERIAL   :           Polipropileno   Tubular   de   </w:t>
      </w:r>
      <w:r>
        <w:rPr>
          <w:b/>
        </w:rPr>
        <w:t>30</w:t>
      </w:r>
      <w:r>
        <w:t xml:space="preserve">    cms</w:t>
      </w:r>
    </w:p>
    <w:p w:rsidR="00B60D4B" w:rsidRDefault="00B60D4B" w:rsidP="00B60D4B">
      <w:r>
        <w:t>CLIBRE      :               1.5  ”</w:t>
      </w:r>
    </w:p>
    <w:p w:rsidR="00B60D4B" w:rsidRPr="00AD5DCF" w:rsidRDefault="00B60D4B" w:rsidP="00B60D4B">
      <w:pPr>
        <w:rPr>
          <w:b/>
        </w:rPr>
      </w:pPr>
      <w:r>
        <w:t>REFERENCIA:</w:t>
      </w:r>
      <w:r>
        <w:tab/>
      </w:r>
      <w:r>
        <w:rPr>
          <w:b/>
        </w:rPr>
        <w:t>TEENS</w:t>
      </w:r>
    </w:p>
    <w:p w:rsidR="00B60D4B" w:rsidRDefault="00B60D4B" w:rsidP="00B60D4B">
      <w:r>
        <w:t>CANTIDAD    :          200   Kg</w:t>
      </w:r>
    </w:p>
    <w:p w:rsidR="00B60D4B" w:rsidRDefault="00B60D4B" w:rsidP="00B60D4B">
      <w:r>
        <w:t>COLORES:</w:t>
      </w:r>
      <w:r>
        <w:tab/>
      </w:r>
      <w:r>
        <w:tab/>
        <w:t>1 ( Según  arte )</w:t>
      </w:r>
    </w:p>
    <w:p w:rsidR="00B60D4B" w:rsidRDefault="00B60D4B" w:rsidP="00B60D4B">
      <w:r>
        <w:t>CARAS:</w:t>
      </w:r>
      <w:r>
        <w:tab/>
      </w:r>
      <w:r>
        <w:tab/>
        <w:t xml:space="preserve">1  </w:t>
      </w:r>
    </w:p>
    <w:p w:rsidR="00B60D4B" w:rsidRDefault="00B60D4B" w:rsidP="00B60D4B">
      <w:r>
        <w:t>REPETICIÓN:</w:t>
      </w:r>
      <w:r>
        <w:tab/>
        <w:t>24.5</w:t>
      </w:r>
    </w:p>
    <w:p w:rsidR="00B60D4B" w:rsidRPr="007E24E2" w:rsidRDefault="00B60D4B" w:rsidP="00B60D4B">
      <w:pPr>
        <w:rPr>
          <w:b/>
        </w:rPr>
      </w:pPr>
      <w:r>
        <w:t>RODILLO:</w:t>
      </w:r>
      <w:r>
        <w:tab/>
      </w:r>
      <w:r>
        <w:tab/>
      </w:r>
      <w:r>
        <w:rPr>
          <w:b/>
        </w:rPr>
        <w:t>25</w:t>
      </w:r>
    </w:p>
    <w:p w:rsidR="00B60D4B" w:rsidRDefault="00B60D4B" w:rsidP="00B60D4B">
      <w:r>
        <w:t>BOLSA:</w:t>
      </w:r>
      <w:r>
        <w:tab/>
      </w:r>
      <w:r>
        <w:tab/>
        <w:t>24.5  X  28 + 5    cms   de  Solapa Interna.</w:t>
      </w:r>
    </w:p>
    <w:p w:rsidR="00B60D4B" w:rsidRDefault="00B60D4B" w:rsidP="00B60D4B">
      <w:r>
        <w:t>SELLADO:</w:t>
      </w:r>
      <w:r>
        <w:tab/>
      </w:r>
      <w:r>
        <w:tab/>
        <w:t>Para selle lateral.</w:t>
      </w:r>
    </w:p>
    <w:p w:rsidR="00B60D4B" w:rsidRDefault="00B60D4B" w:rsidP="00B60D4B"/>
    <w:p w:rsidR="00B60D4B" w:rsidRDefault="00B60D4B" w:rsidP="00B60D4B"/>
    <w:p w:rsidR="00B60D4B" w:rsidRDefault="00B60D4B" w:rsidP="00B60D4B">
      <w:r>
        <w:rPr>
          <w:b/>
          <w:bCs/>
          <w:u w:val="single"/>
        </w:rPr>
        <w:t>NOTA:</w:t>
      </w:r>
      <w:r>
        <w:t xml:space="preserve">  *   Los cyreles   se  encuentran en su planta.</w:t>
      </w:r>
    </w:p>
    <w:p w:rsidR="00B60D4B" w:rsidRDefault="00B60D4B" w:rsidP="00B60D4B">
      <w:pPr>
        <w:numPr>
          <w:ilvl w:val="0"/>
          <w:numId w:val="1"/>
        </w:numPr>
      </w:pPr>
      <w:r>
        <w:t>Se envían ARTE    para tonos y alturas</w:t>
      </w:r>
    </w:p>
    <w:p w:rsidR="00B60D4B" w:rsidRPr="00146E99" w:rsidRDefault="00B60D4B" w:rsidP="00B60D4B">
      <w:pPr>
        <w:numPr>
          <w:ilvl w:val="0"/>
          <w:numId w:val="2"/>
        </w:numPr>
      </w:pPr>
      <w:r>
        <w:t xml:space="preserve">Se  envía el material de PP </w:t>
      </w:r>
      <w:r>
        <w:rPr>
          <w:b/>
        </w:rPr>
        <w:t xml:space="preserve">de  30 </w:t>
      </w:r>
      <w:r w:rsidRPr="00AD5DCF">
        <w:rPr>
          <w:b/>
        </w:rPr>
        <w:t xml:space="preserve">  cms</w:t>
      </w:r>
    </w:p>
    <w:p w:rsidR="00B60D4B" w:rsidRPr="005574BF" w:rsidRDefault="00B60D4B" w:rsidP="00B60D4B">
      <w:pPr>
        <w:numPr>
          <w:ilvl w:val="0"/>
          <w:numId w:val="2"/>
        </w:numPr>
      </w:pPr>
      <w:r>
        <w:rPr>
          <w:b/>
        </w:rPr>
        <w:t>Colocar  guía para sellado</w:t>
      </w:r>
    </w:p>
    <w:p w:rsidR="00B60D4B" w:rsidRPr="00150D1A" w:rsidRDefault="00B60D4B" w:rsidP="00B60D4B">
      <w:pPr>
        <w:ind w:left="1860"/>
      </w:pPr>
    </w:p>
    <w:p w:rsidR="00B60D4B" w:rsidRDefault="00B60D4B" w:rsidP="00B60D4B">
      <w:pPr>
        <w:ind w:left="885"/>
      </w:pPr>
    </w:p>
    <w:p w:rsidR="00B60D4B" w:rsidRDefault="00B60D4B" w:rsidP="00B60D4B">
      <w:pPr>
        <w:ind w:left="885"/>
      </w:pPr>
    </w:p>
    <w:p w:rsidR="00B60D4B" w:rsidRDefault="00B60D4B" w:rsidP="00B60D4B">
      <w:r>
        <w:t>Agradezco la atención y colaboración prestada.</w:t>
      </w:r>
    </w:p>
    <w:p w:rsidR="00B60D4B" w:rsidRDefault="00B60D4B" w:rsidP="00B60D4B"/>
    <w:p w:rsidR="00B60D4B" w:rsidRDefault="00B60D4B" w:rsidP="00B60D4B"/>
    <w:p w:rsidR="00B60D4B" w:rsidRDefault="00B60D4B" w:rsidP="00B60D4B">
      <w:r>
        <w:t>Cordialmente,</w:t>
      </w:r>
    </w:p>
    <w:p w:rsidR="00B60D4B" w:rsidRDefault="00B60D4B" w:rsidP="00B60D4B"/>
    <w:p w:rsidR="00B60D4B" w:rsidRDefault="00B60D4B" w:rsidP="00B60D4B"/>
    <w:p w:rsidR="00B60D4B" w:rsidRDefault="00B60D4B" w:rsidP="00B60D4B"/>
    <w:p w:rsidR="00B60D4B" w:rsidRDefault="00B60D4B" w:rsidP="00B60D4B">
      <w:r>
        <w:t>RICARDO CASAS ZAPATA</w:t>
      </w:r>
    </w:p>
    <w:p w:rsidR="00B60D4B" w:rsidRDefault="00B60D4B" w:rsidP="00B60D4B">
      <w:r>
        <w:t>Director</w:t>
      </w:r>
    </w:p>
    <w:p w:rsidR="00B60D4B" w:rsidRDefault="00B60D4B" w:rsidP="00B60D4B"/>
    <w:p w:rsidR="00B60D4B" w:rsidRDefault="00B60D4B" w:rsidP="00084E31">
      <w:pPr>
        <w:rPr>
          <w:b/>
        </w:rPr>
      </w:pPr>
    </w:p>
    <w:p w:rsidR="00D765E7" w:rsidRDefault="00D765E7" w:rsidP="00084E31">
      <w:pPr>
        <w:rPr>
          <w:b/>
        </w:rPr>
      </w:pPr>
    </w:p>
    <w:p w:rsidR="00D765E7" w:rsidRDefault="00D765E7" w:rsidP="00084E31">
      <w:pPr>
        <w:rPr>
          <w:b/>
        </w:rPr>
      </w:pPr>
    </w:p>
    <w:p w:rsidR="00D765E7" w:rsidRDefault="00D765E7" w:rsidP="00D765E7">
      <w:pPr>
        <w:rPr>
          <w:b/>
        </w:rPr>
      </w:pPr>
    </w:p>
    <w:p w:rsidR="00D765E7" w:rsidRDefault="00D765E7" w:rsidP="00D765E7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D765E7" w:rsidRDefault="00D765E7" w:rsidP="00D765E7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D765E7" w:rsidRDefault="00D765E7" w:rsidP="00D765E7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D765E7" w:rsidRDefault="00D765E7" w:rsidP="00D765E7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D765E7" w:rsidRDefault="00D765E7" w:rsidP="00D765E7"/>
    <w:p w:rsidR="00D765E7" w:rsidRDefault="00D765E7" w:rsidP="00D765E7">
      <w:pPr>
        <w:pStyle w:val="Ttulo1"/>
      </w:pPr>
      <w:r>
        <w:t>ORDEN DE TRABAJO   N°      07250</w:t>
      </w:r>
    </w:p>
    <w:p w:rsidR="00D765E7" w:rsidRDefault="00D765E7" w:rsidP="00D765E7"/>
    <w:p w:rsidR="00D765E7" w:rsidRDefault="00D765E7" w:rsidP="00D765E7">
      <w:r>
        <w:t>FECHA:</w:t>
      </w:r>
      <w:r>
        <w:tab/>
        <w:t>Medellín, Septiembre  09    de   2010</w:t>
      </w:r>
    </w:p>
    <w:p w:rsidR="00D765E7" w:rsidRDefault="00D765E7" w:rsidP="00D765E7">
      <w:r>
        <w:t>PARA:</w:t>
      </w:r>
      <w:r>
        <w:tab/>
      </w:r>
      <w:r>
        <w:tab/>
        <w:t>PLÁSTICOS   DARMA</w:t>
      </w:r>
    </w:p>
    <w:p w:rsidR="00D765E7" w:rsidRDefault="00D765E7" w:rsidP="00D765E7">
      <w:r>
        <w:t>ATENCIÓN:</w:t>
      </w:r>
      <w:r>
        <w:tab/>
        <w:t>Sr. DARIO JARAMILLO</w:t>
      </w:r>
    </w:p>
    <w:p w:rsidR="00D765E7" w:rsidRDefault="00D765E7" w:rsidP="00D765E7"/>
    <w:p w:rsidR="00D765E7" w:rsidRDefault="00D765E7" w:rsidP="00D765E7">
      <w:r>
        <w:t>Apreciado Dn DARIO:</w:t>
      </w:r>
    </w:p>
    <w:p w:rsidR="00D765E7" w:rsidRDefault="00D765E7" w:rsidP="00D765E7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D765E7" w:rsidRDefault="00D765E7" w:rsidP="00D765E7"/>
    <w:p w:rsidR="00D765E7" w:rsidRDefault="00D765E7" w:rsidP="00D765E7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D765E7" w:rsidRDefault="00D765E7" w:rsidP="00D765E7"/>
    <w:p w:rsidR="00D765E7" w:rsidRDefault="00D765E7" w:rsidP="00D765E7">
      <w:r>
        <w:t>MATERIAL :</w:t>
      </w:r>
      <w:r>
        <w:tab/>
      </w:r>
      <w:r>
        <w:tab/>
        <w:t>Polietileno de Baja  densidad  Lamina</w:t>
      </w:r>
      <w:r>
        <w:rPr>
          <w:b/>
          <w:u w:val="single"/>
        </w:rPr>
        <w:t xml:space="preserve">  </w:t>
      </w:r>
      <w:r>
        <w:t xml:space="preserve"> BLANCA</w:t>
      </w:r>
    </w:p>
    <w:p w:rsidR="00D765E7" w:rsidRDefault="00D765E7" w:rsidP="00D765E7">
      <w:r>
        <w:t>MEDIDA:</w:t>
      </w:r>
      <w:r>
        <w:tab/>
      </w:r>
      <w:r>
        <w:tab/>
      </w:r>
      <w:r>
        <w:rPr>
          <w:b/>
        </w:rPr>
        <w:t>44</w:t>
      </w:r>
      <w:r>
        <w:t xml:space="preserve">   cms   </w:t>
      </w:r>
    </w:p>
    <w:p w:rsidR="00D765E7" w:rsidRDefault="00D765E7" w:rsidP="00D765E7">
      <w:r>
        <w:t>CALIBRE :</w:t>
      </w:r>
      <w:r>
        <w:tab/>
      </w:r>
      <w:r>
        <w:tab/>
      </w:r>
      <w:r>
        <w:rPr>
          <w:b/>
        </w:rPr>
        <w:t>1.2</w:t>
      </w:r>
      <w:r>
        <w:t xml:space="preserve">   “</w:t>
      </w:r>
    </w:p>
    <w:p w:rsidR="00D765E7" w:rsidRDefault="00D765E7" w:rsidP="00D765E7">
      <w:r>
        <w:t>COLOR :</w:t>
      </w:r>
      <w:r>
        <w:tab/>
      </w:r>
      <w:r>
        <w:tab/>
        <w:t>BLANCA</w:t>
      </w:r>
    </w:p>
    <w:p w:rsidR="00D765E7" w:rsidRPr="0007721A" w:rsidRDefault="00D765E7" w:rsidP="00D765E7">
      <w:r>
        <w:t xml:space="preserve">TRATADO : </w:t>
      </w:r>
      <w:r>
        <w:tab/>
      </w:r>
      <w:r>
        <w:tab/>
        <w:t>1  cara</w:t>
      </w:r>
    </w:p>
    <w:p w:rsidR="00D765E7" w:rsidRDefault="00D765E7" w:rsidP="00D765E7">
      <w:r>
        <w:t xml:space="preserve">CANTIDAD : </w:t>
      </w:r>
      <w:r>
        <w:tab/>
        <w:t>80    kg</w:t>
      </w:r>
    </w:p>
    <w:p w:rsidR="00D765E7" w:rsidRDefault="00D765E7" w:rsidP="00D765E7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 xml:space="preserve">3  ( Negro – rojo – verde ) </w:t>
      </w:r>
    </w:p>
    <w:p w:rsidR="00D765E7" w:rsidRDefault="00D765E7" w:rsidP="00D765E7">
      <w:r>
        <w:t xml:space="preserve">CARAS : </w:t>
      </w:r>
      <w:r>
        <w:tab/>
      </w:r>
      <w:r>
        <w:tab/>
        <w:t>1</w:t>
      </w:r>
    </w:p>
    <w:p w:rsidR="00D765E7" w:rsidRDefault="00D765E7" w:rsidP="00D765E7">
      <w:r>
        <w:t>REPETICIÓN :</w:t>
      </w:r>
      <w:r>
        <w:tab/>
        <w:t>22   cms</w:t>
      </w:r>
    </w:p>
    <w:p w:rsidR="00D765E7" w:rsidRDefault="00D765E7" w:rsidP="00D765E7">
      <w:r>
        <w:t>RODILLO :</w:t>
      </w:r>
      <w:r>
        <w:tab/>
      </w:r>
      <w:r>
        <w:tab/>
      </w:r>
      <w:r w:rsidR="00BE13AD">
        <w:t>24</w:t>
      </w:r>
      <w:r>
        <w:t>.5</w:t>
      </w:r>
    </w:p>
    <w:p w:rsidR="00D765E7" w:rsidRDefault="00D765E7" w:rsidP="00D765E7">
      <w:r>
        <w:t>LAMINA  :</w:t>
      </w:r>
      <w:r>
        <w:tab/>
      </w:r>
      <w:r>
        <w:tab/>
        <w:t xml:space="preserve">22 </w:t>
      </w:r>
      <w:r w:rsidR="00BE13AD">
        <w:rPr>
          <w:b/>
        </w:rPr>
        <w:t xml:space="preserve"> x  24</w:t>
      </w:r>
      <w:r>
        <w:rPr>
          <w:b/>
        </w:rPr>
        <w:t xml:space="preserve">.5 </w:t>
      </w:r>
      <w:r w:rsidRPr="00336CAC">
        <w:rPr>
          <w:b/>
        </w:rPr>
        <w:t xml:space="preserve">   cm</w:t>
      </w:r>
      <w:r>
        <w:t xml:space="preserve">     </w:t>
      </w:r>
    </w:p>
    <w:p w:rsidR="00D765E7" w:rsidRDefault="00D765E7" w:rsidP="00D765E7">
      <w:r>
        <w:t>SELLADO .</w:t>
      </w:r>
      <w:r>
        <w:tab/>
      </w:r>
      <w:r>
        <w:tab/>
        <w:t>Lateral</w:t>
      </w:r>
    </w:p>
    <w:p w:rsidR="00D765E7" w:rsidRDefault="00D765E7" w:rsidP="00D765E7">
      <w:r>
        <w:t>REFERENCIA :</w:t>
      </w:r>
      <w:r>
        <w:tab/>
      </w:r>
      <w:r>
        <w:rPr>
          <w:b/>
        </w:rPr>
        <w:t xml:space="preserve">QUESITO    RIONEGRO  220   gm  </w:t>
      </w:r>
    </w:p>
    <w:p w:rsidR="00D765E7" w:rsidRDefault="00D765E7" w:rsidP="00D765E7"/>
    <w:p w:rsidR="00D765E7" w:rsidRDefault="00D765E7" w:rsidP="00D765E7"/>
    <w:p w:rsidR="00D765E7" w:rsidRDefault="00D765E7" w:rsidP="00D765E7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 w:rsidR="00BE13AD">
        <w:rPr>
          <w:bCs/>
        </w:rPr>
        <w:t>Cyreles   en  su planta</w:t>
      </w:r>
    </w:p>
    <w:p w:rsidR="00D765E7" w:rsidRDefault="00D765E7" w:rsidP="00D765E7">
      <w:r>
        <w:t xml:space="preserve">                   -   Anexo  Arte  para   alturas y Tonos.</w:t>
      </w:r>
    </w:p>
    <w:p w:rsidR="00D765E7" w:rsidRDefault="00D765E7" w:rsidP="00D765E7">
      <w:pPr>
        <w:rPr>
          <w:b/>
        </w:rPr>
      </w:pPr>
      <w:r>
        <w:tab/>
        <w:t xml:space="preserve">        -  </w:t>
      </w:r>
      <w:r w:rsidRPr="00B879F4">
        <w:rPr>
          <w:b/>
        </w:rPr>
        <w:t>SE  APRUEBA  IMPRESIÓN</w:t>
      </w:r>
      <w:r>
        <w:t xml:space="preserve">  </w:t>
      </w:r>
      <w:r>
        <w:tab/>
        <w:t xml:space="preserve">        </w:t>
      </w: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BE13AD" w:rsidRDefault="00D765E7" w:rsidP="00D765E7">
      <w:pPr>
        <w:rPr>
          <w:b/>
        </w:rPr>
      </w:pPr>
      <w:r>
        <w:rPr>
          <w:b/>
        </w:rPr>
        <w:tab/>
        <w:t xml:space="preserve">        -  EL MATERIAL  LO ENVIA  P.U</w:t>
      </w:r>
    </w:p>
    <w:p w:rsidR="00BE13AD" w:rsidRDefault="00BE13AD" w:rsidP="00D765E7">
      <w:pPr>
        <w:rPr>
          <w:b/>
        </w:rPr>
      </w:pPr>
      <w:r>
        <w:rPr>
          <w:b/>
        </w:rPr>
        <w:tab/>
        <w:t xml:space="preserve">        -  LA MEDIDA CAMBIO A 24.5 CM</w:t>
      </w:r>
      <w:r w:rsidR="00D765E7">
        <w:rPr>
          <w:b/>
        </w:rPr>
        <w:t xml:space="preserve"> </w:t>
      </w:r>
    </w:p>
    <w:p w:rsidR="00D765E7" w:rsidRDefault="00D765E7" w:rsidP="00D765E7">
      <w:pPr>
        <w:rPr>
          <w:b/>
        </w:rPr>
      </w:pPr>
      <w:r>
        <w:rPr>
          <w:b/>
        </w:rPr>
        <w:tab/>
        <w:t xml:space="preserve">        </w:t>
      </w:r>
      <w:r>
        <w:rPr>
          <w:b/>
        </w:rPr>
        <w:tab/>
        <w:t xml:space="preserve">       </w:t>
      </w:r>
    </w:p>
    <w:p w:rsidR="00D765E7" w:rsidRDefault="00D765E7" w:rsidP="00D765E7"/>
    <w:p w:rsidR="00D765E7" w:rsidRDefault="00D765E7" w:rsidP="00D765E7">
      <w:r>
        <w:tab/>
      </w:r>
    </w:p>
    <w:p w:rsidR="00D765E7" w:rsidRDefault="00D765E7" w:rsidP="00D765E7">
      <w:r>
        <w:t>Agradezco la atención y colaboración prestada.</w:t>
      </w:r>
    </w:p>
    <w:p w:rsidR="00D765E7" w:rsidRDefault="00D765E7" w:rsidP="00D765E7"/>
    <w:p w:rsidR="00D765E7" w:rsidRDefault="00D765E7" w:rsidP="00D765E7"/>
    <w:p w:rsidR="00D765E7" w:rsidRDefault="00D765E7" w:rsidP="00D765E7">
      <w:r>
        <w:t>Cordialmente</w:t>
      </w:r>
    </w:p>
    <w:p w:rsidR="00D765E7" w:rsidRDefault="00D765E7" w:rsidP="00D765E7"/>
    <w:p w:rsidR="00D765E7" w:rsidRDefault="00D765E7" w:rsidP="00D765E7"/>
    <w:p w:rsidR="00D765E7" w:rsidRDefault="00D765E7" w:rsidP="00D765E7">
      <w:r>
        <w:t>RICARDO CASAS ZAPATA</w:t>
      </w:r>
    </w:p>
    <w:p w:rsidR="00D765E7" w:rsidRDefault="00D765E7" w:rsidP="00D765E7">
      <w:r>
        <w:t>Director.</w:t>
      </w:r>
    </w:p>
    <w:p w:rsidR="00D765E7" w:rsidRDefault="00D765E7" w:rsidP="00D765E7">
      <w:pPr>
        <w:rPr>
          <w:b/>
        </w:rPr>
      </w:pPr>
    </w:p>
    <w:p w:rsidR="00D765E7" w:rsidRDefault="00D765E7" w:rsidP="00084E31">
      <w:pPr>
        <w:rPr>
          <w:b/>
        </w:rPr>
      </w:pPr>
    </w:p>
    <w:p w:rsidR="00116923" w:rsidRDefault="00116923" w:rsidP="00084E31">
      <w:pPr>
        <w:rPr>
          <w:b/>
        </w:rPr>
      </w:pPr>
    </w:p>
    <w:p w:rsidR="00116923" w:rsidRDefault="00116923" w:rsidP="00116923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116923" w:rsidRDefault="00116923" w:rsidP="00116923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116923" w:rsidRDefault="00116923" w:rsidP="00116923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116923" w:rsidRDefault="00116923" w:rsidP="00116923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116923" w:rsidRDefault="00116923" w:rsidP="00116923"/>
    <w:p w:rsidR="00116923" w:rsidRDefault="00116923" w:rsidP="00116923">
      <w:pPr>
        <w:pStyle w:val="Ttulo1"/>
      </w:pPr>
      <w:r>
        <w:t>ORDEN DE TRABAJO  N°      07174</w:t>
      </w:r>
    </w:p>
    <w:p w:rsidR="00116923" w:rsidRDefault="00116923" w:rsidP="00116923"/>
    <w:p w:rsidR="00116923" w:rsidRDefault="00116923" w:rsidP="00116923">
      <w:r>
        <w:t>FECHA:</w:t>
      </w:r>
      <w:r>
        <w:tab/>
        <w:t>Medellín,    de  2010</w:t>
      </w:r>
    </w:p>
    <w:p w:rsidR="00116923" w:rsidRDefault="00116923" w:rsidP="00116923">
      <w:r>
        <w:t>PARA:</w:t>
      </w:r>
      <w:r>
        <w:tab/>
      </w:r>
      <w:r>
        <w:tab/>
        <w:t>PLÁSTICOS DARMA</w:t>
      </w:r>
    </w:p>
    <w:p w:rsidR="00116923" w:rsidRDefault="00116923" w:rsidP="00116923">
      <w:r>
        <w:t>ATENCIÓN:</w:t>
      </w:r>
      <w:r>
        <w:tab/>
        <w:t>Sr. Darío Jaramillo</w:t>
      </w:r>
    </w:p>
    <w:p w:rsidR="00116923" w:rsidRDefault="00116923" w:rsidP="00116923">
      <w:r>
        <w:tab/>
      </w:r>
      <w:r>
        <w:tab/>
        <w:t>Gerente.</w:t>
      </w:r>
    </w:p>
    <w:p w:rsidR="00116923" w:rsidRDefault="00116923" w:rsidP="00116923"/>
    <w:p w:rsidR="00116923" w:rsidRDefault="00116923" w:rsidP="00116923">
      <w:r>
        <w:t>Apreciado Don Darío:</w:t>
      </w:r>
    </w:p>
    <w:p w:rsidR="00116923" w:rsidRDefault="00116923" w:rsidP="00116923"/>
    <w:p w:rsidR="00116923" w:rsidRDefault="00116923" w:rsidP="00116923">
      <w:r>
        <w:t>Con la presente estamos solicitando el siguiente Material :</w:t>
      </w:r>
    </w:p>
    <w:p w:rsidR="00116923" w:rsidRDefault="00116923" w:rsidP="00116923"/>
    <w:p w:rsidR="00116923" w:rsidRDefault="00116923" w:rsidP="00116923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116923" w:rsidRDefault="00116923" w:rsidP="00116923">
      <w:r>
        <w:t>MATERIAL:</w:t>
      </w:r>
      <w:r>
        <w:tab/>
      </w:r>
      <w:r>
        <w:tab/>
        <w:t xml:space="preserve">Polietileno Alta Densidad Pigmentado </w:t>
      </w:r>
      <w:r w:rsidRPr="00496357">
        <w:rPr>
          <w:b/>
        </w:rPr>
        <w:t xml:space="preserve">NEGRO </w:t>
      </w:r>
    </w:p>
    <w:p w:rsidR="00116923" w:rsidRDefault="00116923" w:rsidP="00116923">
      <w:r>
        <w:t>MEDIDA:</w:t>
      </w:r>
      <w:r>
        <w:tab/>
      </w:r>
      <w:r>
        <w:tab/>
      </w:r>
      <w:r>
        <w:rPr>
          <w:b/>
        </w:rPr>
        <w:t>50</w:t>
      </w:r>
      <w:r>
        <w:t xml:space="preserve">  Cms.</w:t>
      </w:r>
    </w:p>
    <w:p w:rsidR="00116923" w:rsidRDefault="00116923" w:rsidP="00116923">
      <w:pPr>
        <w:rPr>
          <w:b/>
          <w:bCs/>
        </w:rPr>
      </w:pPr>
      <w:r>
        <w:t>CALIBRE:</w:t>
      </w:r>
      <w:r>
        <w:tab/>
      </w:r>
      <w:r>
        <w:tab/>
      </w:r>
      <w:r w:rsidRPr="00CB27AA">
        <w:rPr>
          <w:b/>
        </w:rPr>
        <w:t>2.9</w:t>
      </w:r>
      <w:r>
        <w:t xml:space="preserve"> </w:t>
      </w:r>
      <w:r>
        <w:rPr>
          <w:b/>
          <w:bCs/>
        </w:rPr>
        <w:t xml:space="preserve">  ”</w:t>
      </w:r>
    </w:p>
    <w:p w:rsidR="00116923" w:rsidRDefault="00116923" w:rsidP="00116923">
      <w:r>
        <w:t>COLOR:</w:t>
      </w:r>
      <w:r>
        <w:tab/>
      </w:r>
      <w:r>
        <w:tab/>
        <w:t xml:space="preserve">NEGRO  </w:t>
      </w:r>
    </w:p>
    <w:p w:rsidR="00116923" w:rsidRDefault="00116923" w:rsidP="00116923">
      <w:r>
        <w:t>TRATADO:</w:t>
      </w:r>
      <w:r>
        <w:tab/>
      </w:r>
      <w:r>
        <w:tab/>
        <w:t>2 Caras.</w:t>
      </w:r>
    </w:p>
    <w:p w:rsidR="00116923" w:rsidRDefault="00116923" w:rsidP="00116923">
      <w:pPr>
        <w:rPr>
          <w:b/>
          <w:bCs/>
        </w:rPr>
      </w:pPr>
      <w:r>
        <w:t>CANTIDAD:</w:t>
      </w:r>
      <w:r>
        <w:tab/>
      </w:r>
      <w:r>
        <w:tab/>
        <w:t>100   Kg.</w:t>
      </w:r>
      <w:r>
        <w:rPr>
          <w:b/>
          <w:bCs/>
        </w:rPr>
        <w:tab/>
        <w:t xml:space="preserve"> </w:t>
      </w:r>
    </w:p>
    <w:p w:rsidR="00116923" w:rsidRDefault="00116923" w:rsidP="00116923">
      <w:r>
        <w:t>REFERENCIA:</w:t>
      </w:r>
      <w:r>
        <w:tab/>
      </w:r>
      <w:r>
        <w:rPr>
          <w:b/>
        </w:rPr>
        <w:t>IN  FASHION  GRANDE</w:t>
      </w:r>
    </w:p>
    <w:p w:rsidR="00116923" w:rsidRDefault="00116923" w:rsidP="00116923">
      <w:r>
        <w:t>COLORES:</w:t>
      </w:r>
      <w:r>
        <w:tab/>
      </w:r>
      <w:r>
        <w:tab/>
        <w:t>1 ( Plata  )</w:t>
      </w:r>
    </w:p>
    <w:p w:rsidR="00116923" w:rsidRDefault="00116923" w:rsidP="00116923">
      <w:r>
        <w:t>CARAS:</w:t>
      </w:r>
      <w:r>
        <w:tab/>
      </w:r>
      <w:r>
        <w:tab/>
        <w:t>2</w:t>
      </w:r>
    </w:p>
    <w:p w:rsidR="00116923" w:rsidRDefault="00116923" w:rsidP="00116923">
      <w:r>
        <w:t>REPETICIÓN:</w:t>
      </w:r>
      <w:r>
        <w:tab/>
        <w:t>40</w:t>
      </w:r>
    </w:p>
    <w:p w:rsidR="00116923" w:rsidRDefault="00116923" w:rsidP="00116923">
      <w:r>
        <w:t>RODILLO:</w:t>
      </w:r>
      <w:r>
        <w:tab/>
      </w:r>
      <w:r>
        <w:tab/>
        <w:t>40</w:t>
      </w:r>
    </w:p>
    <w:p w:rsidR="00116923" w:rsidRDefault="00116923" w:rsidP="00116923">
      <w:r>
        <w:t>BOLSA:</w:t>
      </w:r>
      <w:r>
        <w:tab/>
      </w:r>
      <w:r>
        <w:tab/>
        <w:t>40  x  50    cms    con Troquel  rinon</w:t>
      </w:r>
    </w:p>
    <w:p w:rsidR="00116923" w:rsidRDefault="00116923" w:rsidP="00116923">
      <w:r>
        <w:t>SELLADO:</w:t>
      </w:r>
      <w:r>
        <w:tab/>
      </w:r>
      <w:r>
        <w:tab/>
        <w:t>Para selle  Lateral</w:t>
      </w:r>
    </w:p>
    <w:p w:rsidR="00116923" w:rsidRDefault="00116923" w:rsidP="00116923"/>
    <w:p w:rsidR="00116923" w:rsidRDefault="00116923" w:rsidP="00116923"/>
    <w:p w:rsidR="00116923" w:rsidRPr="00E51139" w:rsidRDefault="00116923" w:rsidP="00116923">
      <w:pPr>
        <w:rPr>
          <w:b/>
        </w:rPr>
      </w:pPr>
      <w:r>
        <w:rPr>
          <w:b/>
          <w:bCs/>
          <w:u w:val="single"/>
        </w:rPr>
        <w:t>NOTA:</w:t>
      </w:r>
      <w:r>
        <w:t xml:space="preserve">  * Los cyreles    GRAFIFLEZ TIENE CAMBIOS</w:t>
      </w:r>
    </w:p>
    <w:p w:rsidR="00116923" w:rsidRDefault="00116923" w:rsidP="00116923">
      <w:pPr>
        <w:ind w:left="1245"/>
      </w:pPr>
    </w:p>
    <w:p w:rsidR="00116923" w:rsidRDefault="00116923" w:rsidP="00116923">
      <w:pPr>
        <w:numPr>
          <w:ilvl w:val="0"/>
          <w:numId w:val="1"/>
        </w:numPr>
      </w:pPr>
      <w:r>
        <w:t>Colocar pie de imprenta de Plasticos Union.</w:t>
      </w:r>
    </w:p>
    <w:p w:rsidR="00116923" w:rsidRPr="00295297" w:rsidRDefault="00116923" w:rsidP="00116923">
      <w:pPr>
        <w:numPr>
          <w:ilvl w:val="0"/>
          <w:numId w:val="1"/>
        </w:numPr>
        <w:rPr>
          <w:b/>
        </w:rPr>
      </w:pPr>
      <w:r w:rsidRPr="00295297">
        <w:rPr>
          <w:b/>
        </w:rPr>
        <w:t>SE  APRUEBA  IMPRESION</w:t>
      </w:r>
    </w:p>
    <w:p w:rsidR="00116923" w:rsidRDefault="00116923" w:rsidP="00116923">
      <w:pPr>
        <w:ind w:left="885"/>
      </w:pPr>
    </w:p>
    <w:p w:rsidR="00116923" w:rsidRPr="0098114D" w:rsidRDefault="00116923" w:rsidP="00116923">
      <w:pPr>
        <w:rPr>
          <w:b/>
          <w:u w:val="single"/>
        </w:rPr>
      </w:pPr>
    </w:p>
    <w:p w:rsidR="00116923" w:rsidRDefault="00116923" w:rsidP="00116923">
      <w:r>
        <w:t>Agradezco la atención y colaboración prestada.</w:t>
      </w:r>
    </w:p>
    <w:p w:rsidR="00116923" w:rsidRDefault="00116923" w:rsidP="00116923"/>
    <w:p w:rsidR="00116923" w:rsidRDefault="00116923" w:rsidP="00116923"/>
    <w:p w:rsidR="00116923" w:rsidRDefault="00116923" w:rsidP="00116923">
      <w:r>
        <w:t>Cordialmente,</w:t>
      </w:r>
    </w:p>
    <w:p w:rsidR="00116923" w:rsidRDefault="00116923" w:rsidP="00116923"/>
    <w:p w:rsidR="00116923" w:rsidRDefault="00116923" w:rsidP="00116923"/>
    <w:p w:rsidR="00116923" w:rsidRDefault="00116923" w:rsidP="00116923">
      <w:r>
        <w:t>RICARDO CASAS ZAPATA</w:t>
      </w:r>
    </w:p>
    <w:p w:rsidR="00116923" w:rsidRDefault="00116923" w:rsidP="00116923">
      <w:r>
        <w:t>Director.</w:t>
      </w:r>
    </w:p>
    <w:p w:rsidR="00116923" w:rsidRDefault="00116923" w:rsidP="00084E31">
      <w:pPr>
        <w:rPr>
          <w:b/>
        </w:rPr>
      </w:pPr>
    </w:p>
    <w:p w:rsidR="00DB67C6" w:rsidRDefault="00DB67C6" w:rsidP="00084E31">
      <w:pPr>
        <w:rPr>
          <w:b/>
        </w:rPr>
      </w:pPr>
    </w:p>
    <w:p w:rsidR="00DB67C6" w:rsidRDefault="00DB67C6" w:rsidP="00084E31">
      <w:pPr>
        <w:rPr>
          <w:b/>
        </w:rPr>
      </w:pPr>
    </w:p>
    <w:p w:rsidR="00DB67C6" w:rsidRDefault="00DB67C6" w:rsidP="00084E31">
      <w:pPr>
        <w:rPr>
          <w:b/>
        </w:rPr>
      </w:pPr>
    </w:p>
    <w:p w:rsidR="00DB67C6" w:rsidRDefault="00DB67C6" w:rsidP="00084E31">
      <w:pPr>
        <w:rPr>
          <w:b/>
        </w:rPr>
      </w:pPr>
    </w:p>
    <w:p w:rsidR="00DB67C6" w:rsidRDefault="00DB67C6" w:rsidP="00DB67C6">
      <w:pPr>
        <w:rPr>
          <w:b/>
        </w:rPr>
      </w:pPr>
    </w:p>
    <w:p w:rsidR="00DB67C6" w:rsidRDefault="00DB67C6" w:rsidP="00DB67C6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DB67C6" w:rsidRDefault="00DB67C6" w:rsidP="00DB67C6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DB67C6" w:rsidRDefault="00DB67C6" w:rsidP="00DB67C6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DB67C6" w:rsidRDefault="00DB67C6" w:rsidP="00DB67C6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DB67C6" w:rsidRDefault="00DB67C6" w:rsidP="00DB67C6"/>
    <w:p w:rsidR="00DB67C6" w:rsidRPr="00DB67C6" w:rsidRDefault="00DB67C6" w:rsidP="00DB67C6">
      <w:pPr>
        <w:pStyle w:val="Ttulo1"/>
      </w:pPr>
      <w:r>
        <w:t>ORD EN DE TRABAJO  N°      07172</w:t>
      </w:r>
    </w:p>
    <w:p w:rsidR="00DB67C6" w:rsidRDefault="00DB67C6" w:rsidP="00DB67C6"/>
    <w:p w:rsidR="00DB67C6" w:rsidRDefault="00DB67C6" w:rsidP="00DB67C6">
      <w:r>
        <w:t>FECHA:</w:t>
      </w:r>
      <w:r>
        <w:tab/>
        <w:t>Medellín, Septiembre  09   de  2010</w:t>
      </w:r>
    </w:p>
    <w:p w:rsidR="00DB67C6" w:rsidRDefault="00DB67C6" w:rsidP="00DB67C6">
      <w:r>
        <w:t>PARA:</w:t>
      </w:r>
      <w:r>
        <w:tab/>
      </w:r>
      <w:r>
        <w:tab/>
        <w:t>PLÁSTICOS DARMA</w:t>
      </w:r>
    </w:p>
    <w:p w:rsidR="00DB67C6" w:rsidRDefault="00DB67C6" w:rsidP="00DB67C6">
      <w:r>
        <w:t>ATENCIÓN:</w:t>
      </w:r>
      <w:r>
        <w:tab/>
        <w:t>Sr. Darío Jaramillo</w:t>
      </w:r>
    </w:p>
    <w:p w:rsidR="00DB67C6" w:rsidRDefault="00DB67C6" w:rsidP="00DB67C6">
      <w:r>
        <w:tab/>
      </w:r>
      <w:r>
        <w:tab/>
        <w:t>Gerente.</w:t>
      </w:r>
    </w:p>
    <w:p w:rsidR="00DB67C6" w:rsidRDefault="00DB67C6" w:rsidP="00DB67C6"/>
    <w:p w:rsidR="00DB67C6" w:rsidRDefault="00DB67C6" w:rsidP="00DB67C6">
      <w:r>
        <w:t>Apreciado Don Darío:</w:t>
      </w:r>
    </w:p>
    <w:p w:rsidR="00DB67C6" w:rsidRDefault="00DB67C6" w:rsidP="00DB67C6"/>
    <w:p w:rsidR="00DB67C6" w:rsidRDefault="00DB67C6" w:rsidP="00DB67C6">
      <w:r>
        <w:t>Con la presente estamos solicitando el siguiente Material :</w:t>
      </w:r>
    </w:p>
    <w:p w:rsidR="00DB67C6" w:rsidRDefault="00DB67C6" w:rsidP="00DB67C6"/>
    <w:p w:rsidR="00DB67C6" w:rsidRDefault="00DB67C6" w:rsidP="00DB67C6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DB67C6" w:rsidRDefault="00DB67C6" w:rsidP="00DB67C6">
      <w:r>
        <w:t>MATERIAL:</w:t>
      </w:r>
      <w:r>
        <w:tab/>
      </w:r>
      <w:r>
        <w:tab/>
        <w:t xml:space="preserve">Polietileno Alta Densidad Pigmentado   </w:t>
      </w:r>
      <w:r w:rsidRPr="00496357">
        <w:rPr>
          <w:b/>
        </w:rPr>
        <w:t xml:space="preserve">NEGRO </w:t>
      </w:r>
    </w:p>
    <w:p w:rsidR="00DB67C6" w:rsidRDefault="00DB67C6" w:rsidP="00DB67C6">
      <w:r>
        <w:t>MEDIDA:</w:t>
      </w:r>
      <w:r>
        <w:tab/>
      </w:r>
      <w:r>
        <w:tab/>
      </w:r>
      <w:r>
        <w:rPr>
          <w:b/>
        </w:rPr>
        <w:t>40</w:t>
      </w:r>
      <w:r>
        <w:t xml:space="preserve">    Cms.</w:t>
      </w:r>
    </w:p>
    <w:p w:rsidR="00DB67C6" w:rsidRDefault="00DB67C6" w:rsidP="00DB67C6">
      <w:pPr>
        <w:rPr>
          <w:b/>
          <w:bCs/>
        </w:rPr>
      </w:pPr>
      <w:r>
        <w:t>CALIBRE:</w:t>
      </w:r>
      <w:r>
        <w:tab/>
      </w:r>
      <w:r>
        <w:tab/>
      </w:r>
      <w:r w:rsidRPr="00CB27AA">
        <w:rPr>
          <w:b/>
        </w:rPr>
        <w:t>2.9</w:t>
      </w:r>
      <w:r>
        <w:t xml:space="preserve"> </w:t>
      </w:r>
      <w:r>
        <w:rPr>
          <w:b/>
          <w:bCs/>
        </w:rPr>
        <w:t xml:space="preserve">  ”</w:t>
      </w:r>
    </w:p>
    <w:p w:rsidR="00DB67C6" w:rsidRDefault="00DB67C6" w:rsidP="00DB67C6">
      <w:r>
        <w:t>COLOR:</w:t>
      </w:r>
      <w:r>
        <w:tab/>
      </w:r>
      <w:r>
        <w:tab/>
        <w:t xml:space="preserve">NEGRO  </w:t>
      </w:r>
    </w:p>
    <w:p w:rsidR="00DB67C6" w:rsidRDefault="00DB67C6" w:rsidP="00DB67C6">
      <w:r>
        <w:t>TRATADO:</w:t>
      </w:r>
      <w:r>
        <w:tab/>
      </w:r>
      <w:r>
        <w:tab/>
        <w:t>2 Caras.</w:t>
      </w:r>
    </w:p>
    <w:p w:rsidR="00DB67C6" w:rsidRDefault="00DB67C6" w:rsidP="00DB67C6">
      <w:pPr>
        <w:rPr>
          <w:b/>
          <w:bCs/>
        </w:rPr>
      </w:pPr>
      <w:r>
        <w:t>CANTIDAD:</w:t>
      </w:r>
      <w:r>
        <w:tab/>
      </w:r>
      <w:r>
        <w:tab/>
        <w:t>100   Kg.</w:t>
      </w:r>
      <w:r>
        <w:rPr>
          <w:b/>
          <w:bCs/>
        </w:rPr>
        <w:tab/>
        <w:t xml:space="preserve"> </w:t>
      </w:r>
    </w:p>
    <w:p w:rsidR="00DB67C6" w:rsidRDefault="00DB67C6" w:rsidP="00DB67C6">
      <w:r>
        <w:t>REFERENCIA:</w:t>
      </w:r>
      <w:r>
        <w:tab/>
      </w:r>
      <w:r>
        <w:rPr>
          <w:b/>
        </w:rPr>
        <w:t>IN  FASHION  PEQUEÑA</w:t>
      </w:r>
    </w:p>
    <w:p w:rsidR="00DB67C6" w:rsidRDefault="00DB67C6" w:rsidP="00DB67C6">
      <w:r>
        <w:t>COLORES:</w:t>
      </w:r>
      <w:r>
        <w:tab/>
      </w:r>
      <w:r>
        <w:tab/>
        <w:t>1 ( Plata  )</w:t>
      </w:r>
    </w:p>
    <w:p w:rsidR="00DB67C6" w:rsidRDefault="00DB67C6" w:rsidP="00DB67C6">
      <w:r>
        <w:t>CARAS:</w:t>
      </w:r>
      <w:r>
        <w:tab/>
      </w:r>
      <w:r>
        <w:tab/>
        <w:t>2</w:t>
      </w:r>
    </w:p>
    <w:p w:rsidR="00DB67C6" w:rsidRDefault="00DB67C6" w:rsidP="00DB67C6">
      <w:r>
        <w:t>REPETICIÓN:</w:t>
      </w:r>
      <w:r>
        <w:tab/>
        <w:t>32</w:t>
      </w:r>
    </w:p>
    <w:p w:rsidR="00DB67C6" w:rsidRDefault="00DB67C6" w:rsidP="00DB67C6">
      <w:r>
        <w:t>RODILLO:</w:t>
      </w:r>
      <w:r>
        <w:tab/>
      </w:r>
      <w:r>
        <w:tab/>
        <w:t>32</w:t>
      </w:r>
    </w:p>
    <w:p w:rsidR="00DB67C6" w:rsidRDefault="00DB67C6" w:rsidP="00DB67C6">
      <w:r>
        <w:t>BOLSA:</w:t>
      </w:r>
      <w:r>
        <w:tab/>
      </w:r>
      <w:r>
        <w:tab/>
        <w:t>32  x  40    cms       con Troquel  rinon</w:t>
      </w:r>
    </w:p>
    <w:p w:rsidR="00DB67C6" w:rsidRDefault="00DB67C6" w:rsidP="00DB67C6">
      <w:r>
        <w:t>SELLADO:</w:t>
      </w:r>
      <w:r>
        <w:tab/>
      </w:r>
      <w:r>
        <w:tab/>
        <w:t>Para selle  Lateral</w:t>
      </w:r>
    </w:p>
    <w:p w:rsidR="00DB67C6" w:rsidRDefault="00DB67C6" w:rsidP="00DB67C6"/>
    <w:p w:rsidR="00DB67C6" w:rsidRDefault="00DB67C6" w:rsidP="00DB67C6"/>
    <w:p w:rsidR="00DB67C6" w:rsidRPr="00E51139" w:rsidRDefault="00DB67C6" w:rsidP="00DB67C6">
      <w:pPr>
        <w:rPr>
          <w:b/>
        </w:rPr>
      </w:pPr>
      <w:r>
        <w:rPr>
          <w:b/>
          <w:bCs/>
          <w:u w:val="single"/>
        </w:rPr>
        <w:t>NOTA:</w:t>
      </w:r>
      <w:r>
        <w:t xml:space="preserve">  * Los cyrele</w:t>
      </w:r>
      <w:r w:rsidR="0022769C">
        <w:t>s   GRAFIFLEX  TIENE CAMBIOS</w:t>
      </w:r>
    </w:p>
    <w:p w:rsidR="00DB67C6" w:rsidRDefault="00DB67C6" w:rsidP="0022769C">
      <w:pPr>
        <w:ind w:left="1245"/>
      </w:pPr>
    </w:p>
    <w:p w:rsidR="00DB67C6" w:rsidRDefault="00DB67C6" w:rsidP="00DB67C6">
      <w:pPr>
        <w:numPr>
          <w:ilvl w:val="0"/>
          <w:numId w:val="1"/>
        </w:numPr>
      </w:pPr>
      <w:r>
        <w:t>Colocar pie de imprenta de Plasticos Union.</w:t>
      </w:r>
    </w:p>
    <w:p w:rsidR="00DB67C6" w:rsidRPr="00295297" w:rsidRDefault="00DB67C6" w:rsidP="00DB67C6">
      <w:pPr>
        <w:numPr>
          <w:ilvl w:val="0"/>
          <w:numId w:val="1"/>
        </w:numPr>
        <w:rPr>
          <w:b/>
        </w:rPr>
      </w:pPr>
      <w:r w:rsidRPr="00295297">
        <w:rPr>
          <w:b/>
        </w:rPr>
        <w:t>SE  APRUEBA  IMPRESION</w:t>
      </w:r>
    </w:p>
    <w:p w:rsidR="00DB67C6" w:rsidRDefault="00DB67C6" w:rsidP="00DB67C6">
      <w:pPr>
        <w:ind w:left="885"/>
      </w:pPr>
    </w:p>
    <w:p w:rsidR="00DB67C6" w:rsidRPr="0098114D" w:rsidRDefault="00DB67C6" w:rsidP="00DB67C6">
      <w:pPr>
        <w:rPr>
          <w:b/>
          <w:u w:val="single"/>
        </w:rPr>
      </w:pPr>
    </w:p>
    <w:p w:rsidR="00DB67C6" w:rsidRDefault="00DB67C6" w:rsidP="00DB67C6">
      <w:r>
        <w:t>Agradezco la atención y colaboración prestada.</w:t>
      </w:r>
    </w:p>
    <w:p w:rsidR="00DB67C6" w:rsidRDefault="00DB67C6" w:rsidP="00DB67C6"/>
    <w:p w:rsidR="00DB67C6" w:rsidRDefault="00DB67C6" w:rsidP="00DB67C6"/>
    <w:p w:rsidR="00DB67C6" w:rsidRDefault="00DB67C6" w:rsidP="00DB67C6">
      <w:r>
        <w:t>Cordialmente,</w:t>
      </w:r>
    </w:p>
    <w:p w:rsidR="00DB67C6" w:rsidRDefault="00DB67C6" w:rsidP="00DB67C6"/>
    <w:p w:rsidR="00DB67C6" w:rsidRDefault="00DB67C6" w:rsidP="00DB67C6"/>
    <w:p w:rsidR="00DB67C6" w:rsidRDefault="00DB67C6" w:rsidP="00DB67C6">
      <w:r>
        <w:t>RICARDO CASAS ZAPATA</w:t>
      </w:r>
    </w:p>
    <w:p w:rsidR="00DB67C6" w:rsidRDefault="00DB67C6" w:rsidP="00DB67C6">
      <w:r>
        <w:t>Director.</w:t>
      </w:r>
    </w:p>
    <w:p w:rsidR="00DB67C6" w:rsidRDefault="00DB67C6" w:rsidP="00084E31">
      <w:pPr>
        <w:rPr>
          <w:b/>
        </w:rPr>
      </w:pPr>
    </w:p>
    <w:p w:rsidR="003B27DC" w:rsidRDefault="003B27DC" w:rsidP="00084E31">
      <w:pPr>
        <w:rPr>
          <w:b/>
        </w:rPr>
      </w:pPr>
    </w:p>
    <w:p w:rsidR="003B27DC" w:rsidRDefault="003B27DC" w:rsidP="00084E31">
      <w:pPr>
        <w:rPr>
          <w:b/>
        </w:rPr>
      </w:pPr>
    </w:p>
    <w:p w:rsidR="003B27DC" w:rsidRDefault="003B27DC" w:rsidP="00084E31">
      <w:pPr>
        <w:rPr>
          <w:b/>
        </w:rPr>
      </w:pPr>
    </w:p>
    <w:p w:rsidR="003B27DC" w:rsidRDefault="003B27DC" w:rsidP="003B27DC">
      <w:pPr>
        <w:rPr>
          <w:b/>
        </w:rPr>
      </w:pPr>
    </w:p>
    <w:p w:rsidR="003B27DC" w:rsidRDefault="003B27DC" w:rsidP="003B27DC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3B27DC" w:rsidRDefault="003B27DC" w:rsidP="003B27DC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3B27DC" w:rsidRDefault="003B27DC" w:rsidP="003B27DC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3B27DC" w:rsidRDefault="003B27DC" w:rsidP="003B27DC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3B27DC" w:rsidRDefault="003B27DC" w:rsidP="003B27DC"/>
    <w:p w:rsidR="003B27DC" w:rsidRDefault="003B27DC" w:rsidP="003B27DC">
      <w:pPr>
        <w:pStyle w:val="Ttulo1"/>
      </w:pPr>
      <w:r>
        <w:t>ORDEN DE TRABAJO   N°      07249</w:t>
      </w:r>
    </w:p>
    <w:p w:rsidR="003B27DC" w:rsidRDefault="003B27DC" w:rsidP="003B27DC"/>
    <w:p w:rsidR="003B27DC" w:rsidRDefault="003B27DC" w:rsidP="003B27DC">
      <w:r>
        <w:t>FECHA:</w:t>
      </w:r>
      <w:r>
        <w:tab/>
        <w:t>Medellín, Septiembre  11    de   2010</w:t>
      </w:r>
    </w:p>
    <w:p w:rsidR="003B27DC" w:rsidRDefault="003B27DC" w:rsidP="003B27DC">
      <w:r>
        <w:t>PARA:</w:t>
      </w:r>
      <w:r>
        <w:tab/>
      </w:r>
      <w:r>
        <w:tab/>
        <w:t>PLÁSTICOS   DARMA</w:t>
      </w:r>
    </w:p>
    <w:p w:rsidR="003B27DC" w:rsidRDefault="003B27DC" w:rsidP="003B27DC">
      <w:r>
        <w:t>ATENCIÓN:</w:t>
      </w:r>
      <w:r>
        <w:tab/>
        <w:t>Sr. DARIO JARAMILLO</w:t>
      </w:r>
    </w:p>
    <w:p w:rsidR="003B27DC" w:rsidRDefault="003B27DC" w:rsidP="003B27DC"/>
    <w:p w:rsidR="003B27DC" w:rsidRDefault="003B27DC" w:rsidP="003B27DC">
      <w:r>
        <w:t>Apreciado Dn DARIO:</w:t>
      </w:r>
    </w:p>
    <w:p w:rsidR="003B27DC" w:rsidRDefault="003B27DC" w:rsidP="003B27DC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3B27DC" w:rsidRDefault="003B27DC" w:rsidP="003B27DC"/>
    <w:p w:rsidR="003B27DC" w:rsidRDefault="003B27DC" w:rsidP="003B27DC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3B27DC" w:rsidRDefault="003B27DC" w:rsidP="003B27DC"/>
    <w:p w:rsidR="003B27DC" w:rsidRDefault="003B27DC" w:rsidP="003B27DC">
      <w:r>
        <w:t>MATERIAL :</w:t>
      </w:r>
      <w:r>
        <w:tab/>
      </w:r>
      <w:r>
        <w:tab/>
        <w:t>Polietileno de Baja  densidad  Lamina</w:t>
      </w:r>
      <w:r>
        <w:rPr>
          <w:b/>
          <w:u w:val="single"/>
        </w:rPr>
        <w:t xml:space="preserve">  </w:t>
      </w:r>
      <w:r>
        <w:t xml:space="preserve"> Tpte</w:t>
      </w:r>
    </w:p>
    <w:p w:rsidR="003B27DC" w:rsidRDefault="003B27DC" w:rsidP="003B27DC">
      <w:r>
        <w:t>MEDIDA:</w:t>
      </w:r>
      <w:r>
        <w:tab/>
      </w:r>
      <w:r>
        <w:tab/>
      </w:r>
      <w:r>
        <w:rPr>
          <w:b/>
        </w:rPr>
        <w:t>52</w:t>
      </w:r>
      <w:r>
        <w:t xml:space="preserve">   cms   </w:t>
      </w:r>
    </w:p>
    <w:p w:rsidR="003B27DC" w:rsidRDefault="003B27DC" w:rsidP="003B27DC">
      <w:r>
        <w:t>CALIBRE :</w:t>
      </w:r>
      <w:r>
        <w:tab/>
      </w:r>
      <w:r>
        <w:tab/>
      </w:r>
      <w:r>
        <w:rPr>
          <w:b/>
        </w:rPr>
        <w:t xml:space="preserve">1.5 </w:t>
      </w:r>
      <w:r>
        <w:t xml:space="preserve">   “</w:t>
      </w:r>
    </w:p>
    <w:p w:rsidR="003B27DC" w:rsidRDefault="003B27DC" w:rsidP="003B27DC">
      <w:r>
        <w:t>COLOR :</w:t>
      </w:r>
      <w:r>
        <w:tab/>
      </w:r>
      <w:r>
        <w:tab/>
        <w:t>Transparente</w:t>
      </w:r>
    </w:p>
    <w:p w:rsidR="003B27DC" w:rsidRPr="0007721A" w:rsidRDefault="003B27DC" w:rsidP="003B27DC">
      <w:r>
        <w:t xml:space="preserve">TRATADO : </w:t>
      </w:r>
      <w:r>
        <w:tab/>
      </w:r>
      <w:r>
        <w:tab/>
        <w:t>1  cara</w:t>
      </w:r>
    </w:p>
    <w:p w:rsidR="003B27DC" w:rsidRDefault="003B27DC" w:rsidP="003B27DC">
      <w:r>
        <w:t xml:space="preserve">CANTIDAD : </w:t>
      </w:r>
      <w:r>
        <w:tab/>
        <w:t>130    kg</w:t>
      </w:r>
    </w:p>
    <w:p w:rsidR="003B27DC" w:rsidRDefault="003B27DC" w:rsidP="003B27DC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 w:rsidR="00627328">
        <w:tab/>
        <w:t>4  ( rojo – negro – azul – blanco )</w:t>
      </w:r>
    </w:p>
    <w:p w:rsidR="003B27DC" w:rsidRDefault="003B27DC" w:rsidP="003B27DC">
      <w:r>
        <w:t xml:space="preserve">CARAS : </w:t>
      </w:r>
      <w:r>
        <w:tab/>
      </w:r>
      <w:r>
        <w:tab/>
        <w:t>2</w:t>
      </w:r>
    </w:p>
    <w:p w:rsidR="003B27DC" w:rsidRDefault="002E172D" w:rsidP="003B27DC">
      <w:r>
        <w:t>REPETICIÓN :</w:t>
      </w:r>
      <w:r>
        <w:tab/>
        <w:t>15</w:t>
      </w:r>
      <w:r w:rsidR="003B27DC">
        <w:t xml:space="preserve">   cms</w:t>
      </w:r>
    </w:p>
    <w:p w:rsidR="003B27DC" w:rsidRDefault="002E172D" w:rsidP="003B27DC">
      <w:r>
        <w:t>RODILLO :</w:t>
      </w:r>
      <w:r>
        <w:tab/>
      </w:r>
      <w:r>
        <w:tab/>
        <w:t>30</w:t>
      </w:r>
    </w:p>
    <w:p w:rsidR="003B27DC" w:rsidRDefault="003B27DC" w:rsidP="003B27DC">
      <w:r>
        <w:t>LAMINA  :</w:t>
      </w:r>
      <w:r>
        <w:tab/>
      </w:r>
      <w:r>
        <w:tab/>
        <w:t xml:space="preserve">15 </w:t>
      </w:r>
      <w:r w:rsidR="002E172D">
        <w:rPr>
          <w:b/>
        </w:rPr>
        <w:t xml:space="preserve"> x  23 + 2.5</w:t>
      </w:r>
      <w:r>
        <w:rPr>
          <w:b/>
        </w:rPr>
        <w:t xml:space="preserve"> </w:t>
      </w:r>
      <w:r w:rsidRPr="00336CAC">
        <w:rPr>
          <w:b/>
        </w:rPr>
        <w:t xml:space="preserve">   cm</w:t>
      </w:r>
      <w:r>
        <w:t xml:space="preserve">     Fuelle de fondo</w:t>
      </w:r>
    </w:p>
    <w:p w:rsidR="003B27DC" w:rsidRDefault="003B27DC" w:rsidP="003B27DC">
      <w:r>
        <w:t>SELLADO .</w:t>
      </w:r>
      <w:r>
        <w:tab/>
      </w:r>
      <w:r>
        <w:tab/>
        <w:t>Lateral</w:t>
      </w:r>
    </w:p>
    <w:p w:rsidR="003B27DC" w:rsidRDefault="003B27DC" w:rsidP="003B27DC">
      <w:r>
        <w:t>REFERENCIA :</w:t>
      </w:r>
      <w:r>
        <w:tab/>
      </w:r>
      <w:r>
        <w:rPr>
          <w:b/>
        </w:rPr>
        <w:t>QUESITO   RIONEGRO  400   gm</w:t>
      </w:r>
    </w:p>
    <w:p w:rsidR="003B27DC" w:rsidRDefault="003B27DC" w:rsidP="003B27DC"/>
    <w:p w:rsidR="003B27DC" w:rsidRDefault="003B27DC" w:rsidP="003B27DC"/>
    <w:p w:rsidR="003B27DC" w:rsidRDefault="003B27DC" w:rsidP="003B27DC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>
        <w:rPr>
          <w:bCs/>
        </w:rPr>
        <w:t>Cyreles  en su planta</w:t>
      </w:r>
    </w:p>
    <w:p w:rsidR="003B27DC" w:rsidRDefault="003B27DC" w:rsidP="003B27DC">
      <w:r>
        <w:t xml:space="preserve">                   -   Anexo  Arte  para   alturas y Tonos.</w:t>
      </w:r>
    </w:p>
    <w:p w:rsidR="003B27DC" w:rsidRDefault="003B27DC" w:rsidP="003B27DC">
      <w:pPr>
        <w:rPr>
          <w:b/>
        </w:rPr>
      </w:pPr>
      <w:r>
        <w:tab/>
        <w:t xml:space="preserve">        -  </w:t>
      </w:r>
      <w:r w:rsidRPr="00B879F4">
        <w:rPr>
          <w:b/>
        </w:rPr>
        <w:t>SE  APRUEBA  IMPRESIÓN</w:t>
      </w:r>
      <w:r>
        <w:t xml:space="preserve">  </w:t>
      </w:r>
      <w:r>
        <w:tab/>
        <w:t xml:space="preserve">        </w:t>
      </w: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3B27DC" w:rsidRDefault="003B27DC" w:rsidP="003B27DC">
      <w:pPr>
        <w:rPr>
          <w:b/>
        </w:rPr>
      </w:pPr>
      <w:r>
        <w:rPr>
          <w:b/>
        </w:rPr>
        <w:tab/>
        <w:t xml:space="preserve">        -  EL MATERIAL  LO ENVIA  P.U </w:t>
      </w:r>
    </w:p>
    <w:p w:rsidR="003B27DC" w:rsidRDefault="003B27DC" w:rsidP="003B27DC">
      <w:pPr>
        <w:rPr>
          <w:b/>
        </w:rPr>
      </w:pPr>
      <w:r>
        <w:rPr>
          <w:b/>
        </w:rPr>
        <w:tab/>
        <w:t xml:space="preserve">        - colocar  pie de  imprenta</w:t>
      </w:r>
    </w:p>
    <w:p w:rsidR="003B27DC" w:rsidRDefault="003B27DC" w:rsidP="003B27DC">
      <w:pPr>
        <w:rPr>
          <w:b/>
        </w:rPr>
      </w:pPr>
      <w:r>
        <w:rPr>
          <w:b/>
        </w:rPr>
        <w:tab/>
        <w:t xml:space="preserve">       </w:t>
      </w:r>
    </w:p>
    <w:p w:rsidR="003B27DC" w:rsidRDefault="003B27DC" w:rsidP="003B27DC"/>
    <w:p w:rsidR="003B27DC" w:rsidRDefault="003B27DC" w:rsidP="003B27DC">
      <w:r>
        <w:tab/>
      </w:r>
    </w:p>
    <w:p w:rsidR="003B27DC" w:rsidRDefault="003B27DC" w:rsidP="003B27DC">
      <w:r>
        <w:t>Agradezco la atención y colaboración prestada.</w:t>
      </w:r>
    </w:p>
    <w:p w:rsidR="003B27DC" w:rsidRDefault="003B27DC" w:rsidP="003B27DC"/>
    <w:p w:rsidR="003B27DC" w:rsidRDefault="003B27DC" w:rsidP="003B27DC"/>
    <w:p w:rsidR="003B27DC" w:rsidRDefault="003B27DC" w:rsidP="003B27DC">
      <w:r>
        <w:t>Cordialmente</w:t>
      </w:r>
    </w:p>
    <w:p w:rsidR="003B27DC" w:rsidRDefault="003B27DC" w:rsidP="003B27DC"/>
    <w:p w:rsidR="003B27DC" w:rsidRDefault="003B27DC" w:rsidP="003B27DC"/>
    <w:p w:rsidR="003B27DC" w:rsidRDefault="003B27DC" w:rsidP="003B27DC">
      <w:r>
        <w:t>RICARDO CASAS ZAPATA</w:t>
      </w:r>
    </w:p>
    <w:p w:rsidR="003B27DC" w:rsidRDefault="003B27DC" w:rsidP="003B27DC">
      <w:r>
        <w:t>Director.</w:t>
      </w:r>
    </w:p>
    <w:p w:rsidR="003B27DC" w:rsidRDefault="003B27DC" w:rsidP="00084E31">
      <w:pPr>
        <w:rPr>
          <w:b/>
        </w:rPr>
      </w:pPr>
    </w:p>
    <w:p w:rsidR="00F85609" w:rsidRDefault="00F85609" w:rsidP="00084E31">
      <w:pPr>
        <w:rPr>
          <w:b/>
        </w:rPr>
      </w:pPr>
    </w:p>
    <w:p w:rsidR="00F85609" w:rsidRDefault="00F85609" w:rsidP="00084E31">
      <w:pPr>
        <w:rPr>
          <w:b/>
        </w:rPr>
      </w:pPr>
    </w:p>
    <w:p w:rsidR="00F85609" w:rsidRDefault="00F85609" w:rsidP="00F85609">
      <w:pPr>
        <w:rPr>
          <w:b/>
        </w:rPr>
      </w:pPr>
    </w:p>
    <w:p w:rsidR="00F85609" w:rsidRDefault="00F85609" w:rsidP="00F85609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F85609" w:rsidRDefault="00F85609" w:rsidP="00F85609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F85609" w:rsidRDefault="00F85609" w:rsidP="00F85609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F85609" w:rsidRDefault="00F85609" w:rsidP="00F85609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F85609" w:rsidRDefault="00F85609" w:rsidP="00F85609">
      <w:pPr>
        <w:rPr>
          <w:b/>
          <w:bCs/>
        </w:rPr>
      </w:pPr>
    </w:p>
    <w:p w:rsidR="00F85609" w:rsidRDefault="00F85609" w:rsidP="00F85609">
      <w:pPr>
        <w:pStyle w:val="Ttulo1"/>
      </w:pPr>
    </w:p>
    <w:p w:rsidR="00F85609" w:rsidRDefault="00F85609" w:rsidP="00F85609">
      <w:pPr>
        <w:pStyle w:val="Ttulo1"/>
      </w:pPr>
      <w:r>
        <w:t>ORDEN DE TRABAJO  N °      07261</w:t>
      </w:r>
    </w:p>
    <w:p w:rsidR="00F85609" w:rsidRDefault="00F85609" w:rsidP="00F85609"/>
    <w:p w:rsidR="00F85609" w:rsidRDefault="00F85609" w:rsidP="00F85609">
      <w:r>
        <w:t>FECHA:</w:t>
      </w:r>
      <w:r>
        <w:tab/>
        <w:t>Medellín,  Septiembre  13   de   2010</w:t>
      </w:r>
    </w:p>
    <w:p w:rsidR="00F85609" w:rsidRDefault="00F85609" w:rsidP="00F85609">
      <w:r>
        <w:t>PARA:</w:t>
      </w:r>
      <w:r>
        <w:tab/>
      </w:r>
      <w:r>
        <w:tab/>
        <w:t>PLÁSTICOS DARMA</w:t>
      </w:r>
    </w:p>
    <w:p w:rsidR="00F85609" w:rsidRDefault="00F85609" w:rsidP="00F85609">
      <w:r>
        <w:t>ATENCIÓN:</w:t>
      </w:r>
      <w:r>
        <w:tab/>
        <w:t>Sr. Darío Jaramillo</w:t>
      </w:r>
    </w:p>
    <w:p w:rsidR="00F85609" w:rsidRDefault="00F85609" w:rsidP="00F85609">
      <w:r>
        <w:tab/>
      </w:r>
      <w:r>
        <w:tab/>
        <w:t>Gerente.</w:t>
      </w:r>
    </w:p>
    <w:p w:rsidR="00F85609" w:rsidRDefault="00F85609" w:rsidP="00F85609"/>
    <w:p w:rsidR="00F85609" w:rsidRDefault="00F85609" w:rsidP="00F85609">
      <w:r>
        <w:t>Apreciado Don Darío:</w:t>
      </w:r>
    </w:p>
    <w:p w:rsidR="00F85609" w:rsidRDefault="00F85609" w:rsidP="00F85609"/>
    <w:p w:rsidR="00F85609" w:rsidRDefault="00F85609" w:rsidP="00F85609">
      <w:r>
        <w:t>Con la presente estamos solicitando el siguiente servicio de  IMPRESIÓN  :</w:t>
      </w:r>
    </w:p>
    <w:p w:rsidR="00F85609" w:rsidRDefault="00F85609" w:rsidP="00F85609"/>
    <w:p w:rsidR="00F85609" w:rsidRDefault="00F85609" w:rsidP="00F85609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F85609" w:rsidRDefault="00F85609" w:rsidP="00F85609">
      <w:r>
        <w:t xml:space="preserve">MATERIAL   :           Polipropileno   Tubular   de   </w:t>
      </w:r>
      <w:r>
        <w:rPr>
          <w:b/>
        </w:rPr>
        <w:t>30</w:t>
      </w:r>
      <w:r>
        <w:t xml:space="preserve">    cms</w:t>
      </w:r>
    </w:p>
    <w:p w:rsidR="00F85609" w:rsidRDefault="00F85609" w:rsidP="00F85609">
      <w:r>
        <w:t>CLIBRE      :               1.5  ”</w:t>
      </w:r>
    </w:p>
    <w:p w:rsidR="00F85609" w:rsidRPr="00AD5DCF" w:rsidRDefault="00F85609" w:rsidP="00F85609">
      <w:pPr>
        <w:rPr>
          <w:b/>
        </w:rPr>
      </w:pPr>
      <w:r>
        <w:t>REFERENCIA:</w:t>
      </w:r>
      <w:r>
        <w:tab/>
      </w:r>
      <w:r>
        <w:rPr>
          <w:b/>
        </w:rPr>
        <w:t>TEENS</w:t>
      </w:r>
    </w:p>
    <w:p w:rsidR="00F85609" w:rsidRDefault="00F85609" w:rsidP="00F85609">
      <w:r>
        <w:t>CANTIDAD    :          200   Kg</w:t>
      </w:r>
    </w:p>
    <w:p w:rsidR="00F85609" w:rsidRDefault="00F85609" w:rsidP="00F85609">
      <w:r>
        <w:t>COLORES:</w:t>
      </w:r>
      <w:r>
        <w:tab/>
      </w:r>
      <w:r>
        <w:tab/>
        <w:t>1 ( Según  arte )</w:t>
      </w:r>
    </w:p>
    <w:p w:rsidR="00F85609" w:rsidRDefault="00F85609" w:rsidP="00F85609">
      <w:r>
        <w:t>CARAS:</w:t>
      </w:r>
      <w:r>
        <w:tab/>
      </w:r>
      <w:r>
        <w:tab/>
        <w:t xml:space="preserve">1  </w:t>
      </w:r>
    </w:p>
    <w:p w:rsidR="00F85609" w:rsidRDefault="00F85609" w:rsidP="00F85609">
      <w:r>
        <w:t>REPETICIÓN:</w:t>
      </w:r>
      <w:r>
        <w:tab/>
        <w:t>24.5</w:t>
      </w:r>
    </w:p>
    <w:p w:rsidR="00F85609" w:rsidRPr="007E24E2" w:rsidRDefault="00F85609" w:rsidP="00F85609">
      <w:pPr>
        <w:rPr>
          <w:b/>
        </w:rPr>
      </w:pPr>
      <w:r>
        <w:t>RODILLO:</w:t>
      </w:r>
      <w:r>
        <w:tab/>
      </w:r>
      <w:r>
        <w:tab/>
      </w:r>
      <w:r>
        <w:rPr>
          <w:b/>
        </w:rPr>
        <w:t>25</w:t>
      </w:r>
    </w:p>
    <w:p w:rsidR="00F85609" w:rsidRDefault="00F85609" w:rsidP="00F85609">
      <w:r>
        <w:t>BOLSA:</w:t>
      </w:r>
      <w:r>
        <w:tab/>
      </w:r>
      <w:r>
        <w:tab/>
        <w:t>24.5  X  28 + 5    cms   de  Solapa Interna.</w:t>
      </w:r>
    </w:p>
    <w:p w:rsidR="00F85609" w:rsidRDefault="00F85609" w:rsidP="00F85609">
      <w:r>
        <w:t>SELLADO:</w:t>
      </w:r>
      <w:r>
        <w:tab/>
      </w:r>
      <w:r>
        <w:tab/>
        <w:t>Para selle lateral.</w:t>
      </w:r>
    </w:p>
    <w:p w:rsidR="00F85609" w:rsidRDefault="00F85609" w:rsidP="00F85609"/>
    <w:p w:rsidR="00F85609" w:rsidRDefault="00F85609" w:rsidP="00F85609"/>
    <w:p w:rsidR="00F85609" w:rsidRDefault="00F85609" w:rsidP="00F85609">
      <w:r>
        <w:rPr>
          <w:b/>
          <w:bCs/>
          <w:u w:val="single"/>
        </w:rPr>
        <w:t>NOTA:</w:t>
      </w:r>
      <w:r>
        <w:t xml:space="preserve">  *   Los cyreles   se  encuentran en su planta.</w:t>
      </w:r>
    </w:p>
    <w:p w:rsidR="00F85609" w:rsidRDefault="00F85609" w:rsidP="00F85609">
      <w:pPr>
        <w:numPr>
          <w:ilvl w:val="0"/>
          <w:numId w:val="1"/>
        </w:numPr>
      </w:pPr>
      <w:r>
        <w:t>Se envían ARTE    para tonos y alturas</w:t>
      </w:r>
    </w:p>
    <w:p w:rsidR="00F85609" w:rsidRPr="00146E99" w:rsidRDefault="00F85609" w:rsidP="00F85609">
      <w:pPr>
        <w:numPr>
          <w:ilvl w:val="0"/>
          <w:numId w:val="2"/>
        </w:numPr>
      </w:pPr>
      <w:r>
        <w:t xml:space="preserve">Se  envía el material de PP </w:t>
      </w:r>
      <w:r>
        <w:rPr>
          <w:b/>
        </w:rPr>
        <w:t xml:space="preserve">de  30 </w:t>
      </w:r>
      <w:r w:rsidRPr="00AD5DCF">
        <w:rPr>
          <w:b/>
        </w:rPr>
        <w:t xml:space="preserve">  cms</w:t>
      </w:r>
    </w:p>
    <w:p w:rsidR="00F85609" w:rsidRPr="005574BF" w:rsidRDefault="00F85609" w:rsidP="00F85609">
      <w:pPr>
        <w:numPr>
          <w:ilvl w:val="0"/>
          <w:numId w:val="2"/>
        </w:numPr>
      </w:pPr>
      <w:r>
        <w:rPr>
          <w:b/>
        </w:rPr>
        <w:t>Colocar  guía para sellado</w:t>
      </w:r>
    </w:p>
    <w:p w:rsidR="00F85609" w:rsidRPr="00150D1A" w:rsidRDefault="00F85609" w:rsidP="00F85609">
      <w:pPr>
        <w:ind w:left="1860"/>
      </w:pPr>
    </w:p>
    <w:p w:rsidR="00F85609" w:rsidRDefault="00F85609" w:rsidP="00F85609">
      <w:pPr>
        <w:ind w:left="885"/>
      </w:pPr>
    </w:p>
    <w:p w:rsidR="00F85609" w:rsidRDefault="00F85609" w:rsidP="00F85609">
      <w:pPr>
        <w:ind w:left="885"/>
      </w:pPr>
    </w:p>
    <w:p w:rsidR="00F85609" w:rsidRDefault="00F85609" w:rsidP="00F85609">
      <w:r>
        <w:t>Agradezco la atención y colaboración prestada.</w:t>
      </w:r>
    </w:p>
    <w:p w:rsidR="00F85609" w:rsidRDefault="00F85609" w:rsidP="00F85609"/>
    <w:p w:rsidR="00F85609" w:rsidRDefault="00F85609" w:rsidP="00F85609"/>
    <w:p w:rsidR="00F85609" w:rsidRDefault="00F85609" w:rsidP="00F85609">
      <w:r>
        <w:t>Cordialmente,</w:t>
      </w:r>
    </w:p>
    <w:p w:rsidR="00F85609" w:rsidRDefault="00F85609" w:rsidP="00F85609"/>
    <w:p w:rsidR="00F85609" w:rsidRDefault="00F85609" w:rsidP="00F85609"/>
    <w:p w:rsidR="00F85609" w:rsidRDefault="00F85609" w:rsidP="00F85609"/>
    <w:p w:rsidR="00F85609" w:rsidRDefault="00F85609" w:rsidP="00F85609">
      <w:r>
        <w:t>RICARDO CASAS ZAPATA</w:t>
      </w:r>
    </w:p>
    <w:p w:rsidR="00F85609" w:rsidRDefault="00F85609" w:rsidP="00F85609">
      <w:r>
        <w:t>Director</w:t>
      </w:r>
    </w:p>
    <w:p w:rsidR="00F85609" w:rsidRDefault="00F85609" w:rsidP="00F85609"/>
    <w:p w:rsidR="00F85609" w:rsidRDefault="00F85609" w:rsidP="00084E31">
      <w:pPr>
        <w:rPr>
          <w:b/>
        </w:rPr>
      </w:pPr>
    </w:p>
    <w:p w:rsidR="00F85609" w:rsidRDefault="00F85609" w:rsidP="00084E31">
      <w:pPr>
        <w:rPr>
          <w:b/>
        </w:rPr>
      </w:pPr>
    </w:p>
    <w:p w:rsidR="00F85609" w:rsidRDefault="00F85609" w:rsidP="00084E31">
      <w:pPr>
        <w:rPr>
          <w:b/>
        </w:rPr>
      </w:pPr>
    </w:p>
    <w:p w:rsidR="00F85609" w:rsidRDefault="00F85609" w:rsidP="00F85609">
      <w:pPr>
        <w:rPr>
          <w:b/>
        </w:rPr>
      </w:pPr>
    </w:p>
    <w:p w:rsidR="00F85609" w:rsidRDefault="00F85609" w:rsidP="00F85609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F85609" w:rsidRDefault="00F85609" w:rsidP="00F85609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F85609" w:rsidRDefault="00F85609" w:rsidP="00F85609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F85609" w:rsidRDefault="00F85609" w:rsidP="00F85609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F85609" w:rsidRDefault="00F85609" w:rsidP="00F85609">
      <w:pPr>
        <w:rPr>
          <w:b/>
          <w:bCs/>
        </w:rPr>
      </w:pPr>
    </w:p>
    <w:p w:rsidR="00F85609" w:rsidRDefault="00F85609" w:rsidP="00F85609">
      <w:pPr>
        <w:pStyle w:val="Ttulo1"/>
      </w:pPr>
    </w:p>
    <w:p w:rsidR="00F85609" w:rsidRDefault="00160E45" w:rsidP="00F85609">
      <w:pPr>
        <w:pStyle w:val="Ttulo1"/>
      </w:pPr>
      <w:r>
        <w:t>ORDEN DE TRABAJO  N °      07267</w:t>
      </w:r>
    </w:p>
    <w:p w:rsidR="00F85609" w:rsidRDefault="00F85609" w:rsidP="00F85609"/>
    <w:p w:rsidR="00F85609" w:rsidRDefault="00160E45" w:rsidP="00F85609">
      <w:r>
        <w:t>FECHA:</w:t>
      </w:r>
      <w:r>
        <w:tab/>
        <w:t>Medellín, Septiembre  13</w:t>
      </w:r>
      <w:r w:rsidR="00F85609">
        <w:t xml:space="preserve">  de  2010</w:t>
      </w:r>
    </w:p>
    <w:p w:rsidR="00F85609" w:rsidRDefault="00F85609" w:rsidP="00F85609">
      <w:r>
        <w:t>PARA:</w:t>
      </w:r>
      <w:r>
        <w:tab/>
      </w:r>
      <w:r>
        <w:tab/>
        <w:t>PLÁSTICOS DARMA</w:t>
      </w:r>
    </w:p>
    <w:p w:rsidR="00F85609" w:rsidRDefault="00F85609" w:rsidP="00F85609">
      <w:r>
        <w:t>ATENCIÓN:</w:t>
      </w:r>
      <w:r>
        <w:tab/>
        <w:t>Sr. Darío Jaramillo</w:t>
      </w:r>
    </w:p>
    <w:p w:rsidR="00F85609" w:rsidRDefault="00F85609" w:rsidP="00F85609">
      <w:r>
        <w:tab/>
      </w:r>
      <w:r>
        <w:tab/>
        <w:t>Gerente.</w:t>
      </w:r>
    </w:p>
    <w:p w:rsidR="00F85609" w:rsidRDefault="00F85609" w:rsidP="00F85609"/>
    <w:p w:rsidR="00F85609" w:rsidRDefault="00F85609" w:rsidP="00F85609">
      <w:r>
        <w:t>Apreciado Don Darío:</w:t>
      </w:r>
    </w:p>
    <w:p w:rsidR="00F85609" w:rsidRDefault="00F85609" w:rsidP="00F85609"/>
    <w:p w:rsidR="00F85609" w:rsidRDefault="00F85609" w:rsidP="00F85609">
      <w:r>
        <w:t>Con la presente estamos solicitando el siguiente servicio de  IMPRESIÓN :</w:t>
      </w:r>
    </w:p>
    <w:p w:rsidR="00F85609" w:rsidRDefault="00F85609" w:rsidP="00F85609"/>
    <w:p w:rsidR="00F85609" w:rsidRDefault="00F85609" w:rsidP="00F85609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F85609" w:rsidRDefault="00F85609" w:rsidP="00F85609">
      <w:r>
        <w:t xml:space="preserve">MATERIAL   :           Polipropileno SemiTubular   de  </w:t>
      </w:r>
      <w:r w:rsidRPr="00B24285">
        <w:rPr>
          <w:b/>
        </w:rPr>
        <w:t>13 + 4</w:t>
      </w:r>
      <w:r>
        <w:t xml:space="preserve">     cms</w:t>
      </w:r>
    </w:p>
    <w:p w:rsidR="00F85609" w:rsidRDefault="00F85609" w:rsidP="00F85609">
      <w:r>
        <w:t>CLIBRE      :               1.5  ”</w:t>
      </w:r>
    </w:p>
    <w:p w:rsidR="00F85609" w:rsidRPr="00AD5DCF" w:rsidRDefault="00F85609" w:rsidP="00F85609">
      <w:pPr>
        <w:rPr>
          <w:b/>
        </w:rPr>
      </w:pPr>
      <w:r>
        <w:t>REFERENCIA:</w:t>
      </w:r>
      <w:r>
        <w:tab/>
      </w:r>
      <w:r>
        <w:rPr>
          <w:b/>
        </w:rPr>
        <w:t>CARMEL  INTERIOR  PEQUENA</w:t>
      </w:r>
    </w:p>
    <w:p w:rsidR="00F85609" w:rsidRDefault="00F85609" w:rsidP="00F85609">
      <w:r>
        <w:t>CANTIDAD    :          60    Kg</w:t>
      </w:r>
    </w:p>
    <w:p w:rsidR="00F85609" w:rsidRDefault="00F85609" w:rsidP="00F85609">
      <w:r>
        <w:t>COLORES:</w:t>
      </w:r>
      <w:r>
        <w:tab/>
      </w:r>
      <w:r>
        <w:tab/>
        <w:t>1 ( Según  arte )</w:t>
      </w:r>
    </w:p>
    <w:p w:rsidR="00F85609" w:rsidRDefault="00F85609" w:rsidP="00F85609">
      <w:r>
        <w:t>CARAS:</w:t>
      </w:r>
      <w:r>
        <w:tab/>
      </w:r>
      <w:r>
        <w:tab/>
        <w:t xml:space="preserve">1  </w:t>
      </w:r>
    </w:p>
    <w:p w:rsidR="00F85609" w:rsidRDefault="00F85609" w:rsidP="00F85609">
      <w:r>
        <w:t>REPETICIÓN:</w:t>
      </w:r>
      <w:r>
        <w:tab/>
        <w:t>14</w:t>
      </w:r>
    </w:p>
    <w:p w:rsidR="00F85609" w:rsidRDefault="00F85609" w:rsidP="00F85609">
      <w:r>
        <w:t>RODILLO:</w:t>
      </w:r>
      <w:r>
        <w:tab/>
      </w:r>
      <w:r>
        <w:tab/>
        <w:t>29</w:t>
      </w:r>
    </w:p>
    <w:p w:rsidR="00F85609" w:rsidRDefault="00F85609" w:rsidP="00F85609">
      <w:r>
        <w:t>BOLSA:</w:t>
      </w:r>
      <w:r>
        <w:tab/>
      </w:r>
      <w:r>
        <w:tab/>
        <w:t>14  X  13 + 4    cms de solapa  volada</w:t>
      </w:r>
    </w:p>
    <w:p w:rsidR="00F85609" w:rsidRDefault="00F85609" w:rsidP="00F85609">
      <w:r>
        <w:t>SELLADO:</w:t>
      </w:r>
      <w:r>
        <w:tab/>
      </w:r>
      <w:r>
        <w:tab/>
        <w:t>Para selle lateral.</w:t>
      </w:r>
    </w:p>
    <w:p w:rsidR="00F85609" w:rsidRDefault="00F85609" w:rsidP="00F85609"/>
    <w:p w:rsidR="00F85609" w:rsidRDefault="00F85609" w:rsidP="00F85609"/>
    <w:p w:rsidR="00F85609" w:rsidRDefault="00F85609" w:rsidP="00F85609">
      <w:r>
        <w:rPr>
          <w:b/>
          <w:bCs/>
          <w:u w:val="single"/>
        </w:rPr>
        <w:t>NOTA:</w:t>
      </w:r>
      <w:r>
        <w:t xml:space="preserve">  *   Los cyreles se encuentran en su planta</w:t>
      </w:r>
    </w:p>
    <w:p w:rsidR="00F85609" w:rsidRDefault="00F85609" w:rsidP="00F85609">
      <w:pPr>
        <w:numPr>
          <w:ilvl w:val="0"/>
          <w:numId w:val="1"/>
        </w:numPr>
      </w:pPr>
      <w:r>
        <w:t>Se envían ARTE    para tonos y alturas</w:t>
      </w:r>
    </w:p>
    <w:p w:rsidR="00F85609" w:rsidRPr="00307118" w:rsidRDefault="00F85609" w:rsidP="00F85609">
      <w:pPr>
        <w:numPr>
          <w:ilvl w:val="0"/>
          <w:numId w:val="2"/>
        </w:numPr>
      </w:pPr>
      <w:r>
        <w:t xml:space="preserve">Se  envia el material de PP </w:t>
      </w:r>
      <w:r>
        <w:rPr>
          <w:b/>
        </w:rPr>
        <w:t xml:space="preserve">de  13 + 4 </w:t>
      </w:r>
      <w:r w:rsidRPr="00AD5DCF">
        <w:rPr>
          <w:b/>
        </w:rPr>
        <w:t xml:space="preserve">  cms</w:t>
      </w:r>
    </w:p>
    <w:p w:rsidR="00F85609" w:rsidRPr="00150D1A" w:rsidRDefault="00F85609" w:rsidP="00F85609">
      <w:pPr>
        <w:numPr>
          <w:ilvl w:val="0"/>
          <w:numId w:val="2"/>
        </w:numPr>
      </w:pPr>
      <w:r>
        <w:rPr>
          <w:b/>
        </w:rPr>
        <w:t>Igual  ultima  impresion</w:t>
      </w:r>
    </w:p>
    <w:p w:rsidR="00F85609" w:rsidRDefault="00F85609" w:rsidP="00F85609">
      <w:pPr>
        <w:ind w:left="885"/>
      </w:pPr>
    </w:p>
    <w:p w:rsidR="00F85609" w:rsidRDefault="00F85609" w:rsidP="00F85609">
      <w:pPr>
        <w:ind w:left="885"/>
      </w:pPr>
    </w:p>
    <w:p w:rsidR="00F85609" w:rsidRDefault="00F85609" w:rsidP="00F85609">
      <w:r>
        <w:t>Agradezco la atención y colaboración prestada.</w:t>
      </w:r>
    </w:p>
    <w:p w:rsidR="00F85609" w:rsidRDefault="00F85609" w:rsidP="00F85609"/>
    <w:p w:rsidR="00F85609" w:rsidRDefault="00F85609" w:rsidP="00F85609"/>
    <w:p w:rsidR="00F85609" w:rsidRDefault="00F85609" w:rsidP="00F85609">
      <w:r>
        <w:t>Cordialmente,</w:t>
      </w:r>
    </w:p>
    <w:p w:rsidR="00F85609" w:rsidRDefault="00F85609" w:rsidP="00F85609"/>
    <w:p w:rsidR="00F85609" w:rsidRDefault="00F85609" w:rsidP="00F85609"/>
    <w:p w:rsidR="00F85609" w:rsidRDefault="00F85609" w:rsidP="00F85609"/>
    <w:p w:rsidR="00F85609" w:rsidRDefault="00F85609" w:rsidP="00F85609">
      <w:r>
        <w:t>RICARDO CASAS ZAPATA</w:t>
      </w:r>
    </w:p>
    <w:p w:rsidR="00F85609" w:rsidRDefault="00F85609" w:rsidP="00F85609">
      <w:r>
        <w:t>Director.</w:t>
      </w:r>
    </w:p>
    <w:p w:rsidR="00F85609" w:rsidRDefault="00F85609" w:rsidP="00F85609">
      <w:pPr>
        <w:rPr>
          <w:b/>
        </w:rPr>
      </w:pPr>
    </w:p>
    <w:p w:rsidR="00F85609" w:rsidRDefault="00F85609" w:rsidP="00F85609">
      <w:pPr>
        <w:rPr>
          <w:b/>
        </w:rPr>
      </w:pPr>
    </w:p>
    <w:p w:rsidR="00F85609" w:rsidRDefault="00F85609" w:rsidP="00084E31">
      <w:pPr>
        <w:rPr>
          <w:b/>
        </w:rPr>
      </w:pPr>
    </w:p>
    <w:p w:rsidR="007D0117" w:rsidRDefault="007D0117" w:rsidP="00084E31">
      <w:pPr>
        <w:rPr>
          <w:b/>
        </w:rPr>
      </w:pPr>
    </w:p>
    <w:p w:rsidR="007D0117" w:rsidRDefault="007D0117" w:rsidP="007D0117">
      <w:pPr>
        <w:rPr>
          <w:b/>
        </w:rPr>
      </w:pPr>
    </w:p>
    <w:p w:rsidR="007D0117" w:rsidRDefault="007D0117" w:rsidP="007D0117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7D0117" w:rsidRDefault="007D0117" w:rsidP="007D0117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7D0117" w:rsidRDefault="007D0117" w:rsidP="007D0117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7D0117" w:rsidRDefault="007D0117" w:rsidP="007D0117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7D0117" w:rsidRDefault="007D0117" w:rsidP="007D0117">
      <w:pPr>
        <w:pStyle w:val="Ttulo1"/>
      </w:pPr>
    </w:p>
    <w:p w:rsidR="007D0117" w:rsidRPr="009505B0" w:rsidRDefault="007D0117" w:rsidP="007D0117"/>
    <w:p w:rsidR="007D0117" w:rsidRDefault="007D0117" w:rsidP="007D0117">
      <w:pPr>
        <w:pStyle w:val="Ttulo1"/>
      </w:pPr>
      <w:r>
        <w:t>ORDEN DE TRABAJO    N °      07181</w:t>
      </w:r>
    </w:p>
    <w:p w:rsidR="007D0117" w:rsidRDefault="007D0117" w:rsidP="007D0117"/>
    <w:p w:rsidR="007D0117" w:rsidRDefault="007D0117" w:rsidP="007D0117">
      <w:r>
        <w:t>FECHA:</w:t>
      </w:r>
      <w:r>
        <w:tab/>
        <w:t>Medellín, Septiembre  13   de  2010</w:t>
      </w:r>
    </w:p>
    <w:p w:rsidR="007D0117" w:rsidRDefault="007D0117" w:rsidP="007D0117">
      <w:r>
        <w:t>PARA:</w:t>
      </w:r>
      <w:r>
        <w:tab/>
      </w:r>
      <w:r>
        <w:tab/>
        <w:t>PLÁSTICOS DARMA</w:t>
      </w:r>
    </w:p>
    <w:p w:rsidR="007D0117" w:rsidRDefault="007D0117" w:rsidP="007D0117">
      <w:r>
        <w:t>ATENCIÓN:</w:t>
      </w:r>
      <w:r>
        <w:tab/>
        <w:t>Sr. Darío Jaramillo</w:t>
      </w:r>
    </w:p>
    <w:p w:rsidR="007D0117" w:rsidRDefault="007D0117" w:rsidP="007D0117">
      <w:r>
        <w:tab/>
      </w:r>
      <w:r>
        <w:tab/>
        <w:t>Gerente.</w:t>
      </w:r>
    </w:p>
    <w:p w:rsidR="007D0117" w:rsidRDefault="007D0117" w:rsidP="007D0117"/>
    <w:p w:rsidR="007D0117" w:rsidRDefault="007D0117" w:rsidP="007D0117">
      <w:r>
        <w:t>Apreciado Don Darío:</w:t>
      </w:r>
    </w:p>
    <w:p w:rsidR="007D0117" w:rsidRDefault="007D0117" w:rsidP="007D0117"/>
    <w:p w:rsidR="007D0117" w:rsidRDefault="007D0117" w:rsidP="007D0117">
      <w:r>
        <w:t>Con la presente estamos solicitando el siguiente servicio de    IMPRESIÓN  :</w:t>
      </w:r>
    </w:p>
    <w:p w:rsidR="007D0117" w:rsidRDefault="007D0117" w:rsidP="007D0117"/>
    <w:p w:rsidR="007D0117" w:rsidRDefault="007D0117" w:rsidP="007D0117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7D0117" w:rsidRDefault="007D0117" w:rsidP="007D0117">
      <w:r>
        <w:t xml:space="preserve">MATERIAL   :           Polipropileno Tubular   </w:t>
      </w:r>
      <w:r w:rsidRPr="00F6186B">
        <w:rPr>
          <w:b/>
          <w:u w:val="single"/>
        </w:rPr>
        <w:t>de 30  cms</w:t>
      </w:r>
    </w:p>
    <w:p w:rsidR="007D0117" w:rsidRDefault="007D0117" w:rsidP="007D0117">
      <w:r>
        <w:t xml:space="preserve">CALIBRE      :           </w:t>
      </w:r>
      <w:r>
        <w:rPr>
          <w:b/>
        </w:rPr>
        <w:t>2.4</w:t>
      </w:r>
      <w:r>
        <w:t xml:space="preserve">  ”</w:t>
      </w:r>
    </w:p>
    <w:p w:rsidR="007D0117" w:rsidRPr="0009079B" w:rsidRDefault="007D0117" w:rsidP="007D0117">
      <w:pPr>
        <w:rPr>
          <w:b/>
        </w:rPr>
      </w:pPr>
      <w:r>
        <w:t>REFERENCIA:</w:t>
      </w:r>
      <w:r>
        <w:tab/>
      </w:r>
      <w:r w:rsidRPr="0009079B">
        <w:rPr>
          <w:b/>
        </w:rPr>
        <w:t>D  FRUTA</w:t>
      </w:r>
      <w:r>
        <w:rPr>
          <w:b/>
        </w:rPr>
        <w:t xml:space="preserve">  GRANDE</w:t>
      </w:r>
    </w:p>
    <w:p w:rsidR="007D0117" w:rsidRDefault="007D0117" w:rsidP="007D0117">
      <w:r>
        <w:t xml:space="preserve">CANTIDAD    :          </w:t>
      </w:r>
      <w:r>
        <w:rPr>
          <w:b/>
        </w:rPr>
        <w:t>100</w:t>
      </w:r>
      <w:r w:rsidRPr="00F06B36">
        <w:rPr>
          <w:b/>
        </w:rPr>
        <w:t xml:space="preserve">    Kg</w:t>
      </w:r>
    </w:p>
    <w:p w:rsidR="007D0117" w:rsidRDefault="007D0117" w:rsidP="007D0117">
      <w:r>
        <w:t>COLORES:</w:t>
      </w:r>
      <w:r>
        <w:tab/>
      </w:r>
      <w:r>
        <w:tab/>
        <w:t>4   (   Según Muestra  )</w:t>
      </w:r>
    </w:p>
    <w:p w:rsidR="007D0117" w:rsidRDefault="007D0117" w:rsidP="007D0117">
      <w:r>
        <w:t>CARAS:</w:t>
      </w:r>
      <w:r>
        <w:tab/>
      </w:r>
      <w:r>
        <w:tab/>
        <w:t>2</w:t>
      </w:r>
    </w:p>
    <w:p w:rsidR="007D0117" w:rsidRDefault="007D0117" w:rsidP="007D0117">
      <w:r>
        <w:t>R EPETICIÓN:</w:t>
      </w:r>
      <w:r>
        <w:tab/>
        <w:t>17    cms</w:t>
      </w:r>
    </w:p>
    <w:p w:rsidR="007D0117" w:rsidRDefault="007D0117" w:rsidP="007D0117">
      <w:r>
        <w:t>RODILLO:</w:t>
      </w:r>
      <w:r>
        <w:tab/>
      </w:r>
      <w:r>
        <w:tab/>
      </w:r>
      <w:r>
        <w:rPr>
          <w:b/>
        </w:rPr>
        <w:t>35</w:t>
      </w:r>
    </w:p>
    <w:p w:rsidR="007D0117" w:rsidRDefault="007D0117" w:rsidP="007D0117">
      <w:r>
        <w:t>LAMINA:</w:t>
      </w:r>
      <w:r>
        <w:tab/>
      </w:r>
      <w:r>
        <w:tab/>
      </w:r>
      <w:r w:rsidRPr="002E48D3">
        <w:rPr>
          <w:b/>
        </w:rPr>
        <w:t xml:space="preserve">17 </w:t>
      </w:r>
      <w:r w:rsidRPr="00AF3152">
        <w:rPr>
          <w:b/>
        </w:rPr>
        <w:t xml:space="preserve">X </w:t>
      </w:r>
      <w:r>
        <w:rPr>
          <w:b/>
        </w:rPr>
        <w:t>3</w:t>
      </w:r>
      <w:r w:rsidRPr="00AF3152">
        <w:rPr>
          <w:b/>
        </w:rPr>
        <w:t>0</w:t>
      </w:r>
      <w:r>
        <w:t xml:space="preserve">   cms</w:t>
      </w:r>
    </w:p>
    <w:p w:rsidR="007D0117" w:rsidRDefault="007D0117" w:rsidP="007D0117">
      <w:r>
        <w:t>SELLADO:</w:t>
      </w:r>
      <w:r>
        <w:tab/>
      </w:r>
      <w:r>
        <w:tab/>
        <w:t>Para selle lateral.</w:t>
      </w:r>
    </w:p>
    <w:p w:rsidR="007D0117" w:rsidRDefault="007D0117" w:rsidP="007D0117">
      <w:r>
        <w:t xml:space="preserve"> </w:t>
      </w:r>
    </w:p>
    <w:p w:rsidR="007D0117" w:rsidRDefault="007D0117" w:rsidP="007D0117"/>
    <w:p w:rsidR="007D0117" w:rsidRDefault="007D0117" w:rsidP="007D0117">
      <w:r>
        <w:rPr>
          <w:b/>
          <w:bCs/>
          <w:u w:val="single"/>
        </w:rPr>
        <w:t>NOTA:</w:t>
      </w:r>
      <w:r>
        <w:t xml:space="preserve">  * Los cyreles  se  encuentran en su planta</w:t>
      </w:r>
    </w:p>
    <w:p w:rsidR="007D0117" w:rsidRDefault="007D0117" w:rsidP="007D0117">
      <w:pPr>
        <w:numPr>
          <w:ilvl w:val="0"/>
          <w:numId w:val="1"/>
        </w:numPr>
      </w:pPr>
      <w:r>
        <w:t>Colores  y alturas igual  Arte</w:t>
      </w:r>
    </w:p>
    <w:p w:rsidR="007D0117" w:rsidRDefault="007D0117" w:rsidP="007D0117">
      <w:pPr>
        <w:numPr>
          <w:ilvl w:val="0"/>
          <w:numId w:val="1"/>
        </w:numPr>
      </w:pPr>
      <w:r>
        <w:t>Se aprueba  Impresion</w:t>
      </w:r>
    </w:p>
    <w:p w:rsidR="007D0117" w:rsidRDefault="007D0117" w:rsidP="007D0117">
      <w:pPr>
        <w:ind w:left="1500"/>
        <w:rPr>
          <w:u w:val="single"/>
        </w:rPr>
      </w:pPr>
    </w:p>
    <w:p w:rsidR="007D0117" w:rsidRDefault="007D0117" w:rsidP="007D0117">
      <w:pPr>
        <w:ind w:left="1500"/>
        <w:rPr>
          <w:u w:val="single"/>
        </w:rPr>
      </w:pPr>
    </w:p>
    <w:p w:rsidR="007D0117" w:rsidRDefault="007D0117" w:rsidP="007D0117"/>
    <w:p w:rsidR="007D0117" w:rsidRDefault="007D0117" w:rsidP="007D0117">
      <w:r>
        <w:t>Agradezco la atención y colaboración prestada.</w:t>
      </w:r>
    </w:p>
    <w:p w:rsidR="007D0117" w:rsidRDefault="007D0117" w:rsidP="007D0117"/>
    <w:p w:rsidR="007D0117" w:rsidRDefault="007D0117" w:rsidP="007D0117"/>
    <w:p w:rsidR="007D0117" w:rsidRDefault="007D0117" w:rsidP="007D0117"/>
    <w:p w:rsidR="007D0117" w:rsidRDefault="007D0117" w:rsidP="007D0117">
      <w:r>
        <w:t>Cordialmente</w:t>
      </w:r>
    </w:p>
    <w:p w:rsidR="007D0117" w:rsidRDefault="007D0117" w:rsidP="007D0117"/>
    <w:p w:rsidR="007D0117" w:rsidRDefault="007D0117" w:rsidP="007D0117"/>
    <w:p w:rsidR="007D0117" w:rsidRDefault="007D0117" w:rsidP="007D0117">
      <w:r>
        <w:t>RICARDO CASAS ZAPATA</w:t>
      </w:r>
    </w:p>
    <w:p w:rsidR="007D0117" w:rsidRDefault="007D0117" w:rsidP="007D0117">
      <w:r>
        <w:t>Director.</w:t>
      </w:r>
    </w:p>
    <w:p w:rsidR="007D0117" w:rsidRDefault="007D0117" w:rsidP="007D0117"/>
    <w:p w:rsidR="007D0117" w:rsidRDefault="007D0117" w:rsidP="00084E31">
      <w:pPr>
        <w:rPr>
          <w:b/>
        </w:rPr>
      </w:pPr>
    </w:p>
    <w:p w:rsidR="003106FA" w:rsidRDefault="003106FA" w:rsidP="00084E31">
      <w:pPr>
        <w:rPr>
          <w:b/>
        </w:rPr>
      </w:pPr>
    </w:p>
    <w:p w:rsidR="003106FA" w:rsidRDefault="003106FA" w:rsidP="00084E31">
      <w:pPr>
        <w:rPr>
          <w:b/>
        </w:rPr>
      </w:pPr>
    </w:p>
    <w:p w:rsidR="003106FA" w:rsidRDefault="003106FA" w:rsidP="00084E31">
      <w:pPr>
        <w:rPr>
          <w:b/>
        </w:rPr>
      </w:pPr>
    </w:p>
    <w:p w:rsidR="003106FA" w:rsidRDefault="003106FA" w:rsidP="00084E31">
      <w:pPr>
        <w:rPr>
          <w:b/>
        </w:rPr>
      </w:pPr>
    </w:p>
    <w:p w:rsidR="003106FA" w:rsidRDefault="003106FA" w:rsidP="003106FA">
      <w:pPr>
        <w:rPr>
          <w:b/>
        </w:rPr>
      </w:pPr>
    </w:p>
    <w:p w:rsidR="003106FA" w:rsidRDefault="003106FA" w:rsidP="003106FA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3106FA" w:rsidRDefault="003106FA" w:rsidP="003106FA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3106FA" w:rsidRDefault="003106FA" w:rsidP="003106FA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3106FA" w:rsidRDefault="003106FA" w:rsidP="003106FA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3106FA" w:rsidRDefault="003106FA" w:rsidP="003106FA"/>
    <w:p w:rsidR="003106FA" w:rsidRDefault="003106FA" w:rsidP="003106FA">
      <w:pPr>
        <w:pStyle w:val="Ttulo1"/>
      </w:pPr>
      <w:r>
        <w:t>ORDEN DE TRABAJO   N°      07179</w:t>
      </w:r>
    </w:p>
    <w:p w:rsidR="003106FA" w:rsidRDefault="003106FA" w:rsidP="003106FA"/>
    <w:p w:rsidR="003106FA" w:rsidRDefault="003106FA" w:rsidP="003106FA">
      <w:r>
        <w:t>FECHA:</w:t>
      </w:r>
      <w:r>
        <w:tab/>
        <w:t>Medellín, Septiembre  14    de   2010</w:t>
      </w:r>
    </w:p>
    <w:p w:rsidR="003106FA" w:rsidRDefault="003106FA" w:rsidP="003106FA">
      <w:r>
        <w:t>PARA:</w:t>
      </w:r>
      <w:r>
        <w:tab/>
      </w:r>
      <w:r>
        <w:tab/>
        <w:t>PLÁSTICOS   DARMA</w:t>
      </w:r>
    </w:p>
    <w:p w:rsidR="003106FA" w:rsidRDefault="003106FA" w:rsidP="003106FA">
      <w:r>
        <w:t>ATENCIÓN:</w:t>
      </w:r>
      <w:r>
        <w:tab/>
        <w:t>Sr. DARIO JARAMILLO</w:t>
      </w:r>
    </w:p>
    <w:p w:rsidR="003106FA" w:rsidRDefault="003106FA" w:rsidP="003106FA"/>
    <w:p w:rsidR="003106FA" w:rsidRDefault="003106FA" w:rsidP="003106FA">
      <w:r>
        <w:t>Apreciado Dn DARIO:</w:t>
      </w:r>
    </w:p>
    <w:p w:rsidR="003106FA" w:rsidRDefault="003106FA" w:rsidP="003106FA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3106FA" w:rsidRDefault="003106FA" w:rsidP="003106FA"/>
    <w:p w:rsidR="003106FA" w:rsidRDefault="003106FA" w:rsidP="003106FA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3106FA" w:rsidRDefault="003106FA" w:rsidP="003106FA"/>
    <w:p w:rsidR="003106FA" w:rsidRDefault="003106FA" w:rsidP="003106FA">
      <w:r>
        <w:t>MATERIAL :</w:t>
      </w:r>
      <w:r>
        <w:tab/>
      </w:r>
      <w:r>
        <w:tab/>
        <w:t>Polietileno de Baja  densidad  Lamina</w:t>
      </w:r>
      <w:r>
        <w:rPr>
          <w:b/>
          <w:u w:val="single"/>
        </w:rPr>
        <w:t xml:space="preserve">  </w:t>
      </w:r>
      <w:r>
        <w:t xml:space="preserve"> Tpte</w:t>
      </w:r>
    </w:p>
    <w:p w:rsidR="003106FA" w:rsidRDefault="003106FA" w:rsidP="003106FA">
      <w:r>
        <w:t>MEDIDA:</w:t>
      </w:r>
      <w:r>
        <w:tab/>
      </w:r>
      <w:r>
        <w:tab/>
      </w:r>
      <w:r>
        <w:rPr>
          <w:b/>
        </w:rPr>
        <w:t>52</w:t>
      </w:r>
      <w:r>
        <w:t xml:space="preserve">   cms   </w:t>
      </w:r>
    </w:p>
    <w:p w:rsidR="003106FA" w:rsidRDefault="003106FA" w:rsidP="003106FA">
      <w:r>
        <w:t>CALIBRE :</w:t>
      </w:r>
      <w:r>
        <w:tab/>
      </w:r>
      <w:r>
        <w:tab/>
      </w:r>
      <w:r>
        <w:rPr>
          <w:b/>
        </w:rPr>
        <w:t xml:space="preserve">1.5 </w:t>
      </w:r>
      <w:r>
        <w:t xml:space="preserve">   “</w:t>
      </w:r>
    </w:p>
    <w:p w:rsidR="003106FA" w:rsidRDefault="003106FA" w:rsidP="003106FA">
      <w:r>
        <w:t>COLOR :</w:t>
      </w:r>
      <w:r>
        <w:tab/>
      </w:r>
      <w:r>
        <w:tab/>
        <w:t>Transparente</w:t>
      </w:r>
    </w:p>
    <w:p w:rsidR="003106FA" w:rsidRPr="0007721A" w:rsidRDefault="003106FA" w:rsidP="003106FA">
      <w:r>
        <w:t xml:space="preserve">TRATADO : </w:t>
      </w:r>
      <w:r>
        <w:tab/>
      </w:r>
      <w:r>
        <w:tab/>
        <w:t>1  cara</w:t>
      </w:r>
    </w:p>
    <w:p w:rsidR="003106FA" w:rsidRDefault="00FF726B" w:rsidP="003106FA">
      <w:r>
        <w:t xml:space="preserve">CANTIDAD : </w:t>
      </w:r>
      <w:r>
        <w:tab/>
        <w:t>11</w:t>
      </w:r>
      <w:r w:rsidR="003106FA">
        <w:t>0    kg</w:t>
      </w:r>
    </w:p>
    <w:p w:rsidR="003106FA" w:rsidRDefault="003106FA" w:rsidP="003106FA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 w:rsidR="00FF726B">
        <w:tab/>
        <w:t>4  ( rojo – negro – verde</w:t>
      </w:r>
      <w:r>
        <w:t xml:space="preserve"> – blanco )</w:t>
      </w:r>
    </w:p>
    <w:p w:rsidR="003106FA" w:rsidRDefault="003106FA" w:rsidP="003106FA">
      <w:r>
        <w:t xml:space="preserve">CARAS : </w:t>
      </w:r>
      <w:r>
        <w:tab/>
      </w:r>
      <w:r>
        <w:tab/>
        <w:t>2</w:t>
      </w:r>
    </w:p>
    <w:p w:rsidR="003106FA" w:rsidRDefault="003106FA" w:rsidP="003106FA">
      <w:r>
        <w:t>REPETICIÓN :</w:t>
      </w:r>
      <w:r>
        <w:tab/>
        <w:t>15   cms</w:t>
      </w:r>
    </w:p>
    <w:p w:rsidR="003106FA" w:rsidRDefault="00D1487F" w:rsidP="003106FA">
      <w:r>
        <w:t>RODILLO :</w:t>
      </w:r>
      <w:r>
        <w:tab/>
      </w:r>
      <w:r>
        <w:tab/>
        <w:t>30</w:t>
      </w:r>
    </w:p>
    <w:p w:rsidR="003106FA" w:rsidRDefault="003106FA" w:rsidP="003106FA">
      <w:r>
        <w:t>LAMINA  :</w:t>
      </w:r>
      <w:r>
        <w:tab/>
      </w:r>
      <w:r>
        <w:tab/>
        <w:t xml:space="preserve">15 </w:t>
      </w:r>
      <w:r>
        <w:rPr>
          <w:b/>
        </w:rPr>
        <w:t xml:space="preserve"> x  23 + 3 </w:t>
      </w:r>
      <w:r w:rsidRPr="00336CAC">
        <w:rPr>
          <w:b/>
        </w:rPr>
        <w:t xml:space="preserve">   cm</w:t>
      </w:r>
      <w:r>
        <w:t xml:space="preserve">     Fuelle de fondo</w:t>
      </w:r>
    </w:p>
    <w:p w:rsidR="003106FA" w:rsidRDefault="003106FA" w:rsidP="003106FA">
      <w:r>
        <w:t>SELLADO .</w:t>
      </w:r>
      <w:r>
        <w:tab/>
      </w:r>
      <w:r>
        <w:tab/>
        <w:t>Lateral</w:t>
      </w:r>
    </w:p>
    <w:p w:rsidR="003106FA" w:rsidRDefault="003106FA" w:rsidP="003106FA">
      <w:r>
        <w:t>REFERENCIA :</w:t>
      </w:r>
      <w:r>
        <w:tab/>
      </w:r>
      <w:r>
        <w:rPr>
          <w:b/>
        </w:rPr>
        <w:t>QUESO   RIONEGRO  450   gm</w:t>
      </w:r>
    </w:p>
    <w:p w:rsidR="003106FA" w:rsidRDefault="003106FA" w:rsidP="003106FA"/>
    <w:p w:rsidR="003106FA" w:rsidRDefault="003106FA" w:rsidP="003106FA"/>
    <w:p w:rsidR="003106FA" w:rsidRDefault="003106FA" w:rsidP="003106FA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>
        <w:rPr>
          <w:bCs/>
        </w:rPr>
        <w:t>Cyreles  los envia Grafiflex</w:t>
      </w:r>
    </w:p>
    <w:p w:rsidR="003106FA" w:rsidRDefault="003106FA" w:rsidP="003106FA">
      <w:r>
        <w:t xml:space="preserve">                   -   Anexo  Arte  para   alturas y Tonos.</w:t>
      </w:r>
    </w:p>
    <w:p w:rsidR="003106FA" w:rsidRDefault="003106FA" w:rsidP="003106FA">
      <w:pPr>
        <w:rPr>
          <w:b/>
        </w:rPr>
      </w:pPr>
      <w:r>
        <w:tab/>
        <w:t xml:space="preserve">        -  </w:t>
      </w:r>
      <w:r w:rsidRPr="00B879F4">
        <w:rPr>
          <w:b/>
        </w:rPr>
        <w:t>SE  APRUEBA  IMPRESIÓN</w:t>
      </w:r>
      <w:r>
        <w:t xml:space="preserve">  </w:t>
      </w:r>
      <w:r>
        <w:tab/>
        <w:t xml:space="preserve">        </w:t>
      </w: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3106FA" w:rsidRDefault="003106FA" w:rsidP="003106FA">
      <w:pPr>
        <w:rPr>
          <w:b/>
        </w:rPr>
      </w:pPr>
      <w:r>
        <w:rPr>
          <w:b/>
        </w:rPr>
        <w:tab/>
        <w:t xml:space="preserve">        -  EL MATERIAL  LO ENVIA  P.U </w:t>
      </w:r>
    </w:p>
    <w:p w:rsidR="003106FA" w:rsidRDefault="003106FA" w:rsidP="003106FA">
      <w:pPr>
        <w:rPr>
          <w:b/>
        </w:rPr>
      </w:pPr>
      <w:r>
        <w:rPr>
          <w:b/>
        </w:rPr>
        <w:tab/>
        <w:t xml:space="preserve">        - colocar  pie de  imprenta</w:t>
      </w:r>
    </w:p>
    <w:p w:rsidR="003106FA" w:rsidRDefault="003106FA" w:rsidP="003106FA">
      <w:pPr>
        <w:rPr>
          <w:b/>
        </w:rPr>
      </w:pPr>
      <w:r>
        <w:rPr>
          <w:b/>
        </w:rPr>
        <w:tab/>
        <w:t xml:space="preserve">       </w:t>
      </w:r>
    </w:p>
    <w:p w:rsidR="003106FA" w:rsidRDefault="003106FA" w:rsidP="003106FA"/>
    <w:p w:rsidR="003106FA" w:rsidRDefault="003106FA" w:rsidP="003106FA">
      <w:r>
        <w:tab/>
      </w:r>
    </w:p>
    <w:p w:rsidR="003106FA" w:rsidRDefault="003106FA" w:rsidP="003106FA">
      <w:r>
        <w:t>Agradezco la atención y colaboración prestada.</w:t>
      </w:r>
    </w:p>
    <w:p w:rsidR="003106FA" w:rsidRDefault="003106FA" w:rsidP="003106FA"/>
    <w:p w:rsidR="003106FA" w:rsidRDefault="003106FA" w:rsidP="003106FA"/>
    <w:p w:rsidR="003106FA" w:rsidRDefault="003106FA" w:rsidP="003106FA">
      <w:r>
        <w:t>Cordialmente</w:t>
      </w:r>
    </w:p>
    <w:p w:rsidR="003106FA" w:rsidRDefault="003106FA" w:rsidP="003106FA"/>
    <w:p w:rsidR="003106FA" w:rsidRDefault="003106FA" w:rsidP="003106FA"/>
    <w:p w:rsidR="003106FA" w:rsidRDefault="003106FA" w:rsidP="003106FA">
      <w:r>
        <w:t>RICARDO CASAS ZAPATA</w:t>
      </w:r>
    </w:p>
    <w:p w:rsidR="003106FA" w:rsidRDefault="003106FA" w:rsidP="003106FA">
      <w:r>
        <w:t>Director.</w:t>
      </w:r>
    </w:p>
    <w:p w:rsidR="003106FA" w:rsidRDefault="003106FA" w:rsidP="003106FA">
      <w:pPr>
        <w:rPr>
          <w:b/>
        </w:rPr>
      </w:pPr>
    </w:p>
    <w:p w:rsidR="003106FA" w:rsidRDefault="003106FA" w:rsidP="003106FA">
      <w:pPr>
        <w:rPr>
          <w:b/>
        </w:rPr>
      </w:pPr>
    </w:p>
    <w:p w:rsidR="00301BC1" w:rsidRDefault="00301BC1" w:rsidP="00301BC1">
      <w:pPr>
        <w:rPr>
          <w:b/>
        </w:rPr>
      </w:pPr>
    </w:p>
    <w:p w:rsidR="00301BC1" w:rsidRDefault="00301BC1" w:rsidP="00301BC1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301BC1" w:rsidRDefault="00301BC1" w:rsidP="00301BC1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301BC1" w:rsidRDefault="00301BC1" w:rsidP="00301BC1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301BC1" w:rsidRDefault="00301BC1" w:rsidP="00301BC1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301BC1" w:rsidRDefault="00301BC1" w:rsidP="00301BC1"/>
    <w:p w:rsidR="00301BC1" w:rsidRDefault="00301BC1" w:rsidP="00301BC1">
      <w:pPr>
        <w:pStyle w:val="Ttulo1"/>
      </w:pPr>
      <w:r>
        <w:t>ORDEN DE TRABAJO   N°      07178</w:t>
      </w:r>
    </w:p>
    <w:p w:rsidR="00301BC1" w:rsidRDefault="00301BC1" w:rsidP="00301BC1"/>
    <w:p w:rsidR="00301BC1" w:rsidRDefault="00301BC1" w:rsidP="00301BC1">
      <w:r>
        <w:t>FECHA:</w:t>
      </w:r>
      <w:r>
        <w:tab/>
        <w:t>Medellín, Septiembre  14    de   2010</w:t>
      </w:r>
    </w:p>
    <w:p w:rsidR="00301BC1" w:rsidRDefault="00301BC1" w:rsidP="00301BC1">
      <w:r>
        <w:t>PARA:</w:t>
      </w:r>
      <w:r>
        <w:tab/>
      </w:r>
      <w:r>
        <w:tab/>
        <w:t>PLÁSTICOS   DARMA</w:t>
      </w:r>
    </w:p>
    <w:p w:rsidR="00301BC1" w:rsidRDefault="00301BC1" w:rsidP="00301BC1">
      <w:r>
        <w:t>ATENCIÓN:</w:t>
      </w:r>
      <w:r>
        <w:tab/>
        <w:t>Sr. DARIO JARAMILLO</w:t>
      </w:r>
    </w:p>
    <w:p w:rsidR="00301BC1" w:rsidRDefault="00301BC1" w:rsidP="00301BC1"/>
    <w:p w:rsidR="00301BC1" w:rsidRDefault="00301BC1" w:rsidP="00301BC1">
      <w:r>
        <w:t>Apreciado Dn DARIO:</w:t>
      </w:r>
    </w:p>
    <w:p w:rsidR="00301BC1" w:rsidRDefault="00301BC1" w:rsidP="00301BC1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301BC1" w:rsidRDefault="00301BC1" w:rsidP="00301BC1"/>
    <w:p w:rsidR="00301BC1" w:rsidRDefault="00301BC1" w:rsidP="00301BC1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301BC1" w:rsidRDefault="00301BC1" w:rsidP="00301BC1"/>
    <w:p w:rsidR="00301BC1" w:rsidRDefault="00301BC1" w:rsidP="00301BC1">
      <w:r>
        <w:t>MATERIAL :</w:t>
      </w:r>
      <w:r>
        <w:tab/>
      </w:r>
      <w:r>
        <w:tab/>
        <w:t>Polietileno de Baja  densidad  Lamina</w:t>
      </w:r>
      <w:r>
        <w:rPr>
          <w:b/>
          <w:u w:val="single"/>
        </w:rPr>
        <w:t xml:space="preserve">  </w:t>
      </w:r>
      <w:r>
        <w:t xml:space="preserve"> BLANCA</w:t>
      </w:r>
    </w:p>
    <w:p w:rsidR="00301BC1" w:rsidRDefault="00301BC1" w:rsidP="00301BC1">
      <w:r>
        <w:t>MEDIDA:</w:t>
      </w:r>
      <w:r>
        <w:tab/>
      </w:r>
      <w:r>
        <w:tab/>
      </w:r>
      <w:r>
        <w:rPr>
          <w:b/>
        </w:rPr>
        <w:t>52</w:t>
      </w:r>
      <w:r>
        <w:t xml:space="preserve">   cms   </w:t>
      </w:r>
    </w:p>
    <w:p w:rsidR="00301BC1" w:rsidRDefault="00301BC1" w:rsidP="00301BC1">
      <w:r>
        <w:t>CALIBRE :</w:t>
      </w:r>
      <w:r>
        <w:tab/>
      </w:r>
      <w:r>
        <w:tab/>
      </w:r>
      <w:r>
        <w:rPr>
          <w:b/>
        </w:rPr>
        <w:t xml:space="preserve">1.5 </w:t>
      </w:r>
      <w:r>
        <w:t xml:space="preserve">   “</w:t>
      </w:r>
    </w:p>
    <w:p w:rsidR="00301BC1" w:rsidRDefault="00301BC1" w:rsidP="00301BC1">
      <w:r>
        <w:t>COLOR :</w:t>
      </w:r>
      <w:r>
        <w:tab/>
      </w:r>
      <w:r>
        <w:tab/>
        <w:t>BLANCO</w:t>
      </w:r>
    </w:p>
    <w:p w:rsidR="00301BC1" w:rsidRPr="0007721A" w:rsidRDefault="00301BC1" w:rsidP="00301BC1">
      <w:r>
        <w:t xml:space="preserve">TRATADO : </w:t>
      </w:r>
      <w:r>
        <w:tab/>
      </w:r>
      <w:r>
        <w:tab/>
        <w:t>1  cara</w:t>
      </w:r>
    </w:p>
    <w:p w:rsidR="00301BC1" w:rsidRDefault="00301BC1" w:rsidP="00301BC1">
      <w:r>
        <w:t xml:space="preserve">CANTIDAD : </w:t>
      </w:r>
      <w:r>
        <w:tab/>
        <w:t>110    kg</w:t>
      </w:r>
    </w:p>
    <w:p w:rsidR="00301BC1" w:rsidRDefault="00301BC1" w:rsidP="00301BC1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>4  ( rojo – azul – verde –  amarillo )</w:t>
      </w:r>
    </w:p>
    <w:p w:rsidR="00301BC1" w:rsidRDefault="00301BC1" w:rsidP="00301BC1">
      <w:r>
        <w:t xml:space="preserve">CARAS : </w:t>
      </w:r>
      <w:r>
        <w:tab/>
      </w:r>
      <w:r>
        <w:tab/>
        <w:t>2</w:t>
      </w:r>
    </w:p>
    <w:p w:rsidR="00301BC1" w:rsidRDefault="00301BC1" w:rsidP="00301BC1">
      <w:r>
        <w:t>REPETICIÓN :</w:t>
      </w:r>
      <w:r>
        <w:tab/>
        <w:t>15   cms</w:t>
      </w:r>
    </w:p>
    <w:p w:rsidR="00301BC1" w:rsidRDefault="00301BC1" w:rsidP="00301BC1">
      <w:r>
        <w:t>RODILLO :</w:t>
      </w:r>
      <w:r>
        <w:tab/>
      </w:r>
      <w:r>
        <w:tab/>
        <w:t>32</w:t>
      </w:r>
    </w:p>
    <w:p w:rsidR="00301BC1" w:rsidRDefault="00301BC1" w:rsidP="00301BC1">
      <w:r>
        <w:t>LAMINA  :</w:t>
      </w:r>
      <w:r>
        <w:tab/>
      </w:r>
      <w:r>
        <w:tab/>
        <w:t xml:space="preserve">15 </w:t>
      </w:r>
      <w:r>
        <w:rPr>
          <w:b/>
        </w:rPr>
        <w:t xml:space="preserve"> x  23 + 3 </w:t>
      </w:r>
      <w:r w:rsidRPr="00336CAC">
        <w:rPr>
          <w:b/>
        </w:rPr>
        <w:t xml:space="preserve">   cm</w:t>
      </w:r>
      <w:r>
        <w:t xml:space="preserve">     Fuelle de fondo</w:t>
      </w:r>
    </w:p>
    <w:p w:rsidR="00301BC1" w:rsidRDefault="00301BC1" w:rsidP="00301BC1">
      <w:r>
        <w:t>SELLADO .</w:t>
      </w:r>
      <w:r>
        <w:tab/>
      </w:r>
      <w:r>
        <w:tab/>
        <w:t>Lateral</w:t>
      </w:r>
    </w:p>
    <w:p w:rsidR="00301BC1" w:rsidRDefault="00301BC1" w:rsidP="00301BC1">
      <w:r>
        <w:t>REFERENCIA :</w:t>
      </w:r>
      <w:r>
        <w:tab/>
      </w:r>
      <w:r>
        <w:rPr>
          <w:b/>
        </w:rPr>
        <w:t>QUES</w:t>
      </w:r>
      <w:r w:rsidR="00EC0EDB">
        <w:rPr>
          <w:b/>
        </w:rPr>
        <w:t>IT</w:t>
      </w:r>
      <w:r>
        <w:rPr>
          <w:b/>
        </w:rPr>
        <w:t>O   SIMONA  400   gm</w:t>
      </w:r>
    </w:p>
    <w:p w:rsidR="00301BC1" w:rsidRDefault="00301BC1" w:rsidP="00301BC1"/>
    <w:p w:rsidR="00301BC1" w:rsidRDefault="00301BC1" w:rsidP="00301BC1"/>
    <w:p w:rsidR="00301BC1" w:rsidRDefault="00301BC1" w:rsidP="00301BC1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>
        <w:rPr>
          <w:bCs/>
        </w:rPr>
        <w:t>Cyreles  los envia Grafiflex</w:t>
      </w:r>
    </w:p>
    <w:p w:rsidR="00301BC1" w:rsidRDefault="00301BC1" w:rsidP="00301BC1">
      <w:r>
        <w:t xml:space="preserve">                   -   Anexo  Arte  para   alturas y Tonos.</w:t>
      </w:r>
    </w:p>
    <w:p w:rsidR="00301BC1" w:rsidRDefault="00301BC1" w:rsidP="00301BC1">
      <w:pPr>
        <w:rPr>
          <w:b/>
        </w:rPr>
      </w:pPr>
      <w:r>
        <w:tab/>
        <w:t xml:space="preserve">        -  </w:t>
      </w:r>
      <w:r w:rsidRPr="00B879F4">
        <w:rPr>
          <w:b/>
        </w:rPr>
        <w:t>SE  APRUEBA  IMPRESIÓN</w:t>
      </w:r>
      <w:r>
        <w:t xml:space="preserve">  </w:t>
      </w:r>
      <w:r>
        <w:tab/>
        <w:t xml:space="preserve">        </w:t>
      </w: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301BC1" w:rsidRDefault="00301BC1" w:rsidP="00301BC1">
      <w:pPr>
        <w:rPr>
          <w:b/>
        </w:rPr>
      </w:pPr>
      <w:r>
        <w:rPr>
          <w:b/>
        </w:rPr>
        <w:tab/>
        <w:t xml:space="preserve">        -  EL MATERIAL  LO ENVIA  P.U </w:t>
      </w:r>
    </w:p>
    <w:p w:rsidR="00301BC1" w:rsidRDefault="00301BC1" w:rsidP="00301BC1">
      <w:pPr>
        <w:rPr>
          <w:b/>
        </w:rPr>
      </w:pPr>
      <w:r>
        <w:rPr>
          <w:b/>
        </w:rPr>
        <w:tab/>
        <w:t xml:space="preserve">        - colocar  pie de  imprenta</w:t>
      </w:r>
    </w:p>
    <w:p w:rsidR="00301BC1" w:rsidRDefault="00301BC1" w:rsidP="00301BC1">
      <w:pPr>
        <w:rPr>
          <w:b/>
        </w:rPr>
      </w:pPr>
      <w:r>
        <w:rPr>
          <w:b/>
        </w:rPr>
        <w:tab/>
        <w:t xml:space="preserve">       </w:t>
      </w:r>
    </w:p>
    <w:p w:rsidR="00301BC1" w:rsidRDefault="00301BC1" w:rsidP="00301BC1"/>
    <w:p w:rsidR="00301BC1" w:rsidRDefault="00301BC1" w:rsidP="00301BC1">
      <w:r>
        <w:tab/>
      </w:r>
    </w:p>
    <w:p w:rsidR="00301BC1" w:rsidRDefault="00301BC1" w:rsidP="00301BC1">
      <w:r>
        <w:t>Agradezco la atención y colaboración prestada.</w:t>
      </w:r>
    </w:p>
    <w:p w:rsidR="00301BC1" w:rsidRDefault="00301BC1" w:rsidP="00301BC1"/>
    <w:p w:rsidR="00301BC1" w:rsidRDefault="00301BC1" w:rsidP="00301BC1"/>
    <w:p w:rsidR="00301BC1" w:rsidRDefault="00301BC1" w:rsidP="00301BC1">
      <w:r>
        <w:t>Cordialmente</w:t>
      </w:r>
    </w:p>
    <w:p w:rsidR="00301BC1" w:rsidRDefault="00301BC1" w:rsidP="00301BC1"/>
    <w:p w:rsidR="00301BC1" w:rsidRDefault="00301BC1" w:rsidP="00301BC1"/>
    <w:p w:rsidR="00301BC1" w:rsidRDefault="00301BC1" w:rsidP="00301BC1">
      <w:r>
        <w:t>RICARDO CASAS ZAPATA</w:t>
      </w:r>
    </w:p>
    <w:p w:rsidR="00301BC1" w:rsidRDefault="00301BC1" w:rsidP="00301BC1">
      <w:r>
        <w:t>Director.</w:t>
      </w:r>
    </w:p>
    <w:p w:rsidR="00301BC1" w:rsidRDefault="00301BC1" w:rsidP="00301BC1">
      <w:pPr>
        <w:rPr>
          <w:b/>
        </w:rPr>
      </w:pPr>
    </w:p>
    <w:p w:rsidR="003106FA" w:rsidRDefault="003106FA" w:rsidP="00084E31">
      <w:pPr>
        <w:rPr>
          <w:b/>
        </w:rPr>
      </w:pPr>
    </w:p>
    <w:p w:rsidR="007B60E8" w:rsidRDefault="007B60E8" w:rsidP="00084E31">
      <w:pPr>
        <w:rPr>
          <w:b/>
        </w:rPr>
      </w:pPr>
    </w:p>
    <w:p w:rsidR="007B60E8" w:rsidRDefault="007B60E8" w:rsidP="007B60E8">
      <w:pPr>
        <w:tabs>
          <w:tab w:val="left" w:pos="2340"/>
        </w:tabs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7B60E8" w:rsidRDefault="007B60E8" w:rsidP="007B60E8">
      <w:pPr>
        <w:tabs>
          <w:tab w:val="left" w:pos="2340"/>
        </w:tabs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7B60E8" w:rsidRDefault="007B60E8" w:rsidP="007B60E8">
      <w:pPr>
        <w:tabs>
          <w:tab w:val="left" w:pos="2340"/>
        </w:tabs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7B60E8" w:rsidRDefault="007B60E8" w:rsidP="007B60E8">
      <w:pPr>
        <w:tabs>
          <w:tab w:val="left" w:pos="2340"/>
        </w:tabs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7B60E8" w:rsidRDefault="007B60E8" w:rsidP="007B60E8">
      <w:pPr>
        <w:tabs>
          <w:tab w:val="left" w:pos="2340"/>
        </w:tabs>
        <w:rPr>
          <w:b/>
          <w:bCs/>
        </w:rPr>
      </w:pPr>
    </w:p>
    <w:p w:rsidR="007B60E8" w:rsidRDefault="007B60E8" w:rsidP="007B60E8">
      <w:pPr>
        <w:pStyle w:val="Ttulo1"/>
      </w:pPr>
    </w:p>
    <w:p w:rsidR="007B60E8" w:rsidRDefault="007B60E8" w:rsidP="007B60E8">
      <w:pPr>
        <w:pStyle w:val="Ttulo1"/>
      </w:pPr>
      <w:r>
        <w:t>ORDEN DE TRABAJO  N°     07184</w:t>
      </w:r>
    </w:p>
    <w:p w:rsidR="007B60E8" w:rsidRDefault="007B60E8" w:rsidP="007B60E8"/>
    <w:p w:rsidR="007B60E8" w:rsidRDefault="007B60E8" w:rsidP="007B60E8">
      <w:r>
        <w:t>FECHA:</w:t>
      </w:r>
      <w:r>
        <w:tab/>
        <w:t>Medellín, Septiembre  15   de   2010</w:t>
      </w:r>
    </w:p>
    <w:p w:rsidR="007B60E8" w:rsidRDefault="007B60E8" w:rsidP="007B60E8">
      <w:r>
        <w:t>PARA:</w:t>
      </w:r>
      <w:r>
        <w:tab/>
      </w:r>
      <w:r>
        <w:tab/>
        <w:t>PLÁSTICOS DARMA</w:t>
      </w:r>
    </w:p>
    <w:p w:rsidR="007B60E8" w:rsidRDefault="007B60E8" w:rsidP="007B60E8">
      <w:r>
        <w:t>ATENCIÓN:</w:t>
      </w:r>
      <w:r>
        <w:tab/>
        <w:t>Sr. Darío Jaramillo</w:t>
      </w:r>
    </w:p>
    <w:p w:rsidR="007B60E8" w:rsidRDefault="007B60E8" w:rsidP="007B60E8">
      <w:r>
        <w:tab/>
      </w:r>
      <w:r>
        <w:tab/>
        <w:t>Gerente.</w:t>
      </w:r>
    </w:p>
    <w:p w:rsidR="007B60E8" w:rsidRDefault="007B60E8" w:rsidP="007B60E8"/>
    <w:p w:rsidR="007B60E8" w:rsidRDefault="007B60E8" w:rsidP="007B60E8">
      <w:r>
        <w:t>Apreciado Don Darío :</w:t>
      </w:r>
    </w:p>
    <w:p w:rsidR="007B60E8" w:rsidRDefault="007B60E8" w:rsidP="007B60E8">
      <w:r>
        <w:t xml:space="preserve"> </w:t>
      </w:r>
    </w:p>
    <w:p w:rsidR="007B60E8" w:rsidRDefault="007B60E8" w:rsidP="007B60E8">
      <w:r>
        <w:t xml:space="preserve">Con la presente estamos solicitando el siguiente servicio de  </w:t>
      </w:r>
      <w:r w:rsidRPr="0021495C">
        <w:rPr>
          <w:u w:val="single"/>
        </w:rPr>
        <w:t>IMPRESION</w:t>
      </w:r>
      <w:r>
        <w:t>:</w:t>
      </w:r>
    </w:p>
    <w:p w:rsidR="007B60E8" w:rsidRDefault="007B60E8" w:rsidP="007B60E8"/>
    <w:p w:rsidR="007B60E8" w:rsidRDefault="007B60E8" w:rsidP="007B60E8">
      <w:pPr>
        <w:rPr>
          <w:b/>
          <w:bCs/>
          <w:u w:val="single"/>
        </w:rPr>
      </w:pPr>
    </w:p>
    <w:p w:rsidR="007B60E8" w:rsidRDefault="007B60E8" w:rsidP="007B60E8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7B60E8" w:rsidRDefault="007B60E8" w:rsidP="007B60E8"/>
    <w:p w:rsidR="007B60E8" w:rsidRDefault="007B60E8" w:rsidP="007B60E8">
      <w:r>
        <w:t>MATERIAL:</w:t>
      </w:r>
      <w:r>
        <w:tab/>
      </w:r>
      <w:r>
        <w:tab/>
        <w:t>Polietileno BAJA  tubular</w:t>
      </w:r>
    </w:p>
    <w:p w:rsidR="007B60E8" w:rsidRPr="003F0627" w:rsidRDefault="007B60E8" w:rsidP="007B60E8">
      <w:pPr>
        <w:rPr>
          <w:b/>
        </w:rPr>
      </w:pPr>
      <w:r>
        <w:t>MEDIDA:</w:t>
      </w:r>
      <w:r>
        <w:tab/>
      </w:r>
      <w:r>
        <w:tab/>
      </w:r>
      <w:r>
        <w:rPr>
          <w:b/>
        </w:rPr>
        <w:t>34.5</w:t>
      </w:r>
      <w:r w:rsidRPr="00743DF3">
        <w:rPr>
          <w:b/>
        </w:rPr>
        <w:t xml:space="preserve">     Cms</w:t>
      </w:r>
      <w:r>
        <w:t xml:space="preserve">. </w:t>
      </w:r>
    </w:p>
    <w:p w:rsidR="007B60E8" w:rsidRDefault="007B60E8" w:rsidP="007B60E8">
      <w:r>
        <w:t>CALIBRE:</w:t>
      </w:r>
      <w:r>
        <w:tab/>
      </w:r>
      <w:r>
        <w:tab/>
      </w:r>
      <w:r>
        <w:rPr>
          <w:b/>
        </w:rPr>
        <w:t>1.2</w:t>
      </w:r>
      <w:r w:rsidRPr="00BB2CA5">
        <w:rPr>
          <w:b/>
        </w:rPr>
        <w:t xml:space="preserve">  ”</w:t>
      </w:r>
    </w:p>
    <w:p w:rsidR="007B60E8" w:rsidRDefault="007B60E8" w:rsidP="007B60E8">
      <w:r>
        <w:t>COLOR:</w:t>
      </w:r>
      <w:r>
        <w:tab/>
      </w:r>
      <w:r>
        <w:tab/>
        <w:t>Transparente</w:t>
      </w:r>
    </w:p>
    <w:p w:rsidR="007B60E8" w:rsidRDefault="007B60E8" w:rsidP="007B60E8">
      <w:r>
        <w:t>CANTIDAD:</w:t>
      </w:r>
      <w:r>
        <w:tab/>
      </w:r>
      <w:r>
        <w:tab/>
      </w:r>
      <w:r>
        <w:rPr>
          <w:b/>
        </w:rPr>
        <w:t>60</w:t>
      </w:r>
      <w:r w:rsidRPr="0029142F">
        <w:rPr>
          <w:b/>
        </w:rPr>
        <w:t xml:space="preserve"> </w:t>
      </w:r>
      <w:r w:rsidRPr="00CE3FFA">
        <w:rPr>
          <w:b/>
        </w:rPr>
        <w:t xml:space="preserve">  </w:t>
      </w:r>
      <w:r>
        <w:t xml:space="preserve">  Kg</w:t>
      </w:r>
    </w:p>
    <w:p w:rsidR="007B60E8" w:rsidRDefault="007B60E8" w:rsidP="007B60E8">
      <w:r>
        <w:t>COLORES:</w:t>
      </w:r>
      <w:r>
        <w:tab/>
      </w:r>
      <w:r>
        <w:tab/>
        <w:t>1  (  Negro  )</w:t>
      </w:r>
    </w:p>
    <w:p w:rsidR="007B60E8" w:rsidRDefault="007B60E8" w:rsidP="007B60E8">
      <w:r>
        <w:t>CARAS:</w:t>
      </w:r>
      <w:r>
        <w:tab/>
      </w:r>
      <w:r>
        <w:tab/>
        <w:t>1  (1 x 1 )</w:t>
      </w:r>
    </w:p>
    <w:p w:rsidR="007B60E8" w:rsidRDefault="007B60E8" w:rsidP="007B60E8">
      <w:r>
        <w:t>REPETICIÓN:</w:t>
      </w:r>
      <w:r>
        <w:tab/>
        <w:t xml:space="preserve">27    Cms. </w:t>
      </w:r>
    </w:p>
    <w:p w:rsidR="007B60E8" w:rsidRDefault="007B60E8" w:rsidP="007B60E8">
      <w:r>
        <w:t>BOLSA:</w:t>
      </w:r>
      <w:r>
        <w:tab/>
      </w:r>
      <w:r>
        <w:tab/>
        <w:t xml:space="preserve">27   X   32 + 5    Cms  de Solapa Interna Pegada </w:t>
      </w:r>
    </w:p>
    <w:p w:rsidR="007B60E8" w:rsidRDefault="007B60E8" w:rsidP="007B60E8">
      <w:r>
        <w:t xml:space="preserve">RODILLO :                </w:t>
      </w:r>
      <w:r w:rsidRPr="004B0ED3">
        <w:rPr>
          <w:b/>
        </w:rPr>
        <w:t>56</w:t>
      </w:r>
    </w:p>
    <w:p w:rsidR="007B60E8" w:rsidRDefault="007B60E8" w:rsidP="007B60E8">
      <w:r>
        <w:t>SELLADO:</w:t>
      </w:r>
      <w:r>
        <w:tab/>
      </w:r>
      <w:r>
        <w:tab/>
        <w:t xml:space="preserve">Lateral  </w:t>
      </w:r>
    </w:p>
    <w:p w:rsidR="007B60E8" w:rsidRPr="001F34F2" w:rsidRDefault="007B60E8" w:rsidP="007B60E8">
      <w:r w:rsidRPr="001F34F2">
        <w:t>REFERENCIA:</w:t>
      </w:r>
      <w:r w:rsidRPr="001F34F2">
        <w:tab/>
      </w:r>
      <w:r>
        <w:rPr>
          <w:b/>
        </w:rPr>
        <w:t xml:space="preserve">ECKO      </w:t>
      </w:r>
      <w:r w:rsidRPr="001F34F2">
        <w:rPr>
          <w:b/>
        </w:rPr>
        <w:t xml:space="preserve">    ( IMPRESIÓN  WARNING )</w:t>
      </w:r>
    </w:p>
    <w:p w:rsidR="007B60E8" w:rsidRPr="001F34F2" w:rsidRDefault="007B60E8" w:rsidP="007B60E8"/>
    <w:p w:rsidR="007B60E8" w:rsidRDefault="007B60E8" w:rsidP="007B60E8">
      <w:pPr>
        <w:rPr>
          <w:b/>
        </w:rPr>
      </w:pPr>
      <w:r w:rsidRPr="001F34F2">
        <w:rPr>
          <w:b/>
        </w:rPr>
        <w:tab/>
      </w:r>
      <w:r w:rsidRPr="001F34F2">
        <w:rPr>
          <w:b/>
        </w:rPr>
        <w:tab/>
      </w:r>
      <w:r w:rsidRPr="001F34F2">
        <w:rPr>
          <w:b/>
        </w:rPr>
        <w:tab/>
      </w:r>
    </w:p>
    <w:p w:rsidR="007B60E8" w:rsidRDefault="007B60E8" w:rsidP="007B60E8">
      <w:r>
        <w:rPr>
          <w:b/>
          <w:bCs/>
          <w:u w:val="single"/>
        </w:rPr>
        <w:t>NOTA:</w:t>
      </w:r>
      <w:r>
        <w:t xml:space="preserve">  - Los cyreles  se encuentran en su planta</w:t>
      </w:r>
    </w:p>
    <w:p w:rsidR="007B60E8" w:rsidRDefault="007B60E8" w:rsidP="007B60E8">
      <w:pPr>
        <w:numPr>
          <w:ilvl w:val="0"/>
          <w:numId w:val="2"/>
        </w:numPr>
      </w:pPr>
      <w:r>
        <w:t>Altura y tonos según  Muestra</w:t>
      </w:r>
    </w:p>
    <w:p w:rsidR="007B60E8" w:rsidRDefault="007B60E8" w:rsidP="007B60E8">
      <w:pPr>
        <w:numPr>
          <w:ilvl w:val="0"/>
          <w:numId w:val="2"/>
        </w:numPr>
        <w:rPr>
          <w:b/>
        </w:rPr>
      </w:pPr>
      <w:smartTag w:uri="urn:schemas-microsoft-com:office:smarttags" w:element="PersonName">
        <w:smartTagPr>
          <w:attr w:name="ProductID" w:val="PLASTICOS UNION"/>
        </w:smartTagPr>
        <w:r>
          <w:rPr>
            <w:b/>
          </w:rPr>
          <w:t>PLASTICOS UNION</w:t>
        </w:r>
      </w:smartTag>
      <w:r>
        <w:rPr>
          <w:b/>
        </w:rPr>
        <w:t xml:space="preserve"> ENVIA EL MATERIAL</w:t>
      </w:r>
    </w:p>
    <w:p w:rsidR="007B60E8" w:rsidRPr="004E08B4" w:rsidRDefault="007B60E8" w:rsidP="007B60E8">
      <w:pPr>
        <w:ind w:left="1500"/>
        <w:rPr>
          <w:b/>
        </w:rPr>
      </w:pPr>
    </w:p>
    <w:p w:rsidR="007B60E8" w:rsidRPr="00465B97" w:rsidRDefault="007B60E8" w:rsidP="007B60E8"/>
    <w:p w:rsidR="007B60E8" w:rsidRDefault="007B60E8" w:rsidP="007B60E8">
      <w:r>
        <w:t>Agradezco la atención y colaboración prestada.</w:t>
      </w:r>
    </w:p>
    <w:p w:rsidR="007B60E8" w:rsidRDefault="007B60E8" w:rsidP="007B60E8"/>
    <w:p w:rsidR="007B60E8" w:rsidRDefault="007B60E8" w:rsidP="007B60E8"/>
    <w:p w:rsidR="007B60E8" w:rsidRDefault="007B60E8" w:rsidP="007B60E8">
      <w:r>
        <w:t>Cordialmente,</w:t>
      </w:r>
    </w:p>
    <w:p w:rsidR="007B60E8" w:rsidRDefault="007B60E8" w:rsidP="007B60E8"/>
    <w:p w:rsidR="007B60E8" w:rsidRDefault="007B60E8" w:rsidP="007B60E8"/>
    <w:p w:rsidR="007B60E8" w:rsidRDefault="007B60E8" w:rsidP="007B60E8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7B60E8" w:rsidRDefault="007B60E8" w:rsidP="007B60E8">
      <w:r>
        <w:t>Director.</w:t>
      </w:r>
    </w:p>
    <w:p w:rsidR="007B60E8" w:rsidRDefault="007B60E8" w:rsidP="00084E31">
      <w:pPr>
        <w:rPr>
          <w:b/>
        </w:rPr>
      </w:pPr>
    </w:p>
    <w:p w:rsidR="00BA6928" w:rsidRDefault="00BA6928" w:rsidP="00084E31">
      <w:pPr>
        <w:rPr>
          <w:b/>
        </w:rPr>
      </w:pPr>
    </w:p>
    <w:p w:rsidR="00BA6928" w:rsidRDefault="00BA6928" w:rsidP="00084E31">
      <w:pPr>
        <w:rPr>
          <w:b/>
        </w:rPr>
      </w:pPr>
    </w:p>
    <w:p w:rsidR="00BA6928" w:rsidRDefault="00BA6928" w:rsidP="00084E31">
      <w:pPr>
        <w:rPr>
          <w:b/>
        </w:rPr>
      </w:pPr>
    </w:p>
    <w:p w:rsidR="00BA6928" w:rsidRDefault="00BA6928" w:rsidP="00BA6928">
      <w:pPr>
        <w:rPr>
          <w:b/>
        </w:rPr>
      </w:pPr>
    </w:p>
    <w:p w:rsidR="00BA6928" w:rsidRDefault="00BA6928" w:rsidP="00BA6928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BA6928" w:rsidRDefault="00BA6928" w:rsidP="00BA6928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BA6928" w:rsidRDefault="00BA6928" w:rsidP="00BA6928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BA6928" w:rsidRDefault="00BA6928" w:rsidP="00BA6928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BA6928" w:rsidRDefault="00BA6928" w:rsidP="00BA6928">
      <w:pPr>
        <w:rPr>
          <w:b/>
          <w:bCs/>
        </w:rPr>
      </w:pPr>
    </w:p>
    <w:p w:rsidR="00BA6928" w:rsidRDefault="00BA6928" w:rsidP="00BA6928">
      <w:pPr>
        <w:pStyle w:val="Ttulo1"/>
      </w:pPr>
      <w:r>
        <w:t>ORDEN DE TRABAJO    N°      07279</w:t>
      </w:r>
    </w:p>
    <w:p w:rsidR="00BA6928" w:rsidRDefault="00BA6928" w:rsidP="00BA6928"/>
    <w:p w:rsidR="00BA6928" w:rsidRDefault="00BA6928" w:rsidP="00BA6928"/>
    <w:p w:rsidR="00BA6928" w:rsidRDefault="00BA6928" w:rsidP="00BA6928">
      <w:r>
        <w:t>FECHA:</w:t>
      </w:r>
      <w:r>
        <w:tab/>
        <w:t>Medellín, Septiembre  16   de  2010</w:t>
      </w:r>
    </w:p>
    <w:p w:rsidR="00BA6928" w:rsidRDefault="00BA6928" w:rsidP="00BA6928">
      <w:r>
        <w:t>PARA:</w:t>
      </w:r>
      <w:r>
        <w:tab/>
      </w:r>
      <w:r>
        <w:tab/>
        <w:t>PLÁSTICOS DARMA</w:t>
      </w:r>
    </w:p>
    <w:p w:rsidR="00BA6928" w:rsidRDefault="00BA6928" w:rsidP="00BA6928">
      <w:r>
        <w:t>ATENCIÓN:</w:t>
      </w:r>
      <w:r>
        <w:tab/>
        <w:t>Sr. Darío Jaramillo</w:t>
      </w:r>
    </w:p>
    <w:p w:rsidR="00BA6928" w:rsidRDefault="00BA6928" w:rsidP="00BA6928">
      <w:r>
        <w:tab/>
      </w:r>
      <w:r>
        <w:tab/>
        <w:t>Gerente.</w:t>
      </w:r>
    </w:p>
    <w:p w:rsidR="00BA6928" w:rsidRDefault="00BA6928" w:rsidP="00BA6928"/>
    <w:p w:rsidR="00BA6928" w:rsidRDefault="00BA6928" w:rsidP="00BA6928">
      <w:r>
        <w:t>Apreciado Don Darío :</w:t>
      </w:r>
    </w:p>
    <w:p w:rsidR="00BA6928" w:rsidRDefault="00BA6928" w:rsidP="00BA6928">
      <w:r>
        <w:t xml:space="preserve"> </w:t>
      </w:r>
    </w:p>
    <w:p w:rsidR="00BA6928" w:rsidRDefault="00BA6928" w:rsidP="00BA6928">
      <w:r>
        <w:t>Con la presente estamos solicitando el siguiente servicio de   IMPRESIÓN  :</w:t>
      </w:r>
    </w:p>
    <w:p w:rsidR="00BA6928" w:rsidRDefault="00BA6928" w:rsidP="00BA6928"/>
    <w:p w:rsidR="00BA6928" w:rsidRDefault="00BA6928" w:rsidP="00BA6928">
      <w:pPr>
        <w:rPr>
          <w:b/>
          <w:bCs/>
          <w:u w:val="single"/>
        </w:rPr>
      </w:pPr>
    </w:p>
    <w:p w:rsidR="00BA6928" w:rsidRDefault="00BA6928" w:rsidP="00BA6928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BA6928" w:rsidRDefault="00BA6928" w:rsidP="00BA6928"/>
    <w:p w:rsidR="00BA6928" w:rsidRDefault="00BA6928" w:rsidP="00BA6928">
      <w:r>
        <w:t>MATERIAL:</w:t>
      </w:r>
      <w:r>
        <w:tab/>
      </w:r>
      <w:r>
        <w:tab/>
        <w:t>PELICULA COEXTRUIDA DE BAJA CON PP.</w:t>
      </w:r>
    </w:p>
    <w:p w:rsidR="00BA6928" w:rsidRDefault="00BA6928" w:rsidP="00BA6928">
      <w:r>
        <w:t>MEDIDA:</w:t>
      </w:r>
      <w:r>
        <w:tab/>
      </w:r>
      <w:r>
        <w:tab/>
      </w:r>
      <w:r>
        <w:rPr>
          <w:b/>
        </w:rPr>
        <w:t xml:space="preserve">34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BA6928" w:rsidRPr="006D12B2" w:rsidRDefault="00BA6928" w:rsidP="00BA6928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BA6928" w:rsidRDefault="00BA6928" w:rsidP="00BA6928">
      <w:r>
        <w:t>TRATADO:</w:t>
      </w:r>
      <w:r>
        <w:tab/>
      </w:r>
      <w:r>
        <w:tab/>
        <w:t>1  Cara</w:t>
      </w:r>
    </w:p>
    <w:p w:rsidR="00BA6928" w:rsidRDefault="00BA6928" w:rsidP="00BA6928">
      <w:pPr>
        <w:rPr>
          <w:b/>
          <w:bCs/>
          <w:u w:val="single"/>
        </w:rPr>
      </w:pPr>
      <w:r>
        <w:t>CANTIDAD:</w:t>
      </w:r>
      <w:r>
        <w:tab/>
      </w:r>
      <w:r>
        <w:tab/>
        <w:t>4</w:t>
      </w:r>
      <w:r>
        <w:rPr>
          <w:b/>
        </w:rPr>
        <w:t xml:space="preserve">00  </w:t>
      </w:r>
      <w:r w:rsidRPr="00900A5A">
        <w:rPr>
          <w:b/>
        </w:rPr>
        <w:t xml:space="preserve">  Kg</w:t>
      </w:r>
      <w:r>
        <w:t>.</w:t>
      </w:r>
    </w:p>
    <w:p w:rsidR="00BA6928" w:rsidRDefault="00BA6928" w:rsidP="00BA6928">
      <w:r>
        <w:t>COLORES:</w:t>
      </w:r>
      <w:r>
        <w:tab/>
      </w:r>
      <w:r>
        <w:tab/>
        <w:t xml:space="preserve">5      </w:t>
      </w:r>
    </w:p>
    <w:p w:rsidR="00BA6928" w:rsidRDefault="00BA6928" w:rsidP="00BA6928">
      <w:r>
        <w:t>CARAS:</w:t>
      </w:r>
      <w:r>
        <w:tab/>
      </w:r>
      <w:r>
        <w:tab/>
        <w:t>1  ( 5 x 1  )</w:t>
      </w:r>
    </w:p>
    <w:p w:rsidR="00BA6928" w:rsidRDefault="00BA6928" w:rsidP="00BA6928">
      <w:r>
        <w:t>REPETICIÓN:</w:t>
      </w:r>
      <w:r>
        <w:tab/>
        <w:t xml:space="preserve">26    Cms   </w:t>
      </w:r>
    </w:p>
    <w:p w:rsidR="00BA6928" w:rsidRPr="00900A5A" w:rsidRDefault="00BA6928" w:rsidP="00BA6928">
      <w:pPr>
        <w:rPr>
          <w:b/>
        </w:rPr>
      </w:pPr>
      <w:r>
        <w:t xml:space="preserve">RODILLO  :               </w:t>
      </w:r>
      <w:r>
        <w:rPr>
          <w:b/>
        </w:rPr>
        <w:t>26</w:t>
      </w:r>
    </w:p>
    <w:p w:rsidR="00BA6928" w:rsidRDefault="00BA6928" w:rsidP="00BA6928">
      <w:r>
        <w:t>LAMINA:</w:t>
      </w:r>
      <w:r>
        <w:tab/>
      </w:r>
      <w:r>
        <w:tab/>
        <w:t xml:space="preserve">34    cms    </w:t>
      </w:r>
    </w:p>
    <w:p w:rsidR="00BA6928" w:rsidRDefault="00BA6928" w:rsidP="00BA6928">
      <w:r>
        <w:t>FOTOCAELDA:</w:t>
      </w:r>
      <w:r>
        <w:tab/>
        <w:t>Según muestra con doble  color</w:t>
      </w:r>
    </w:p>
    <w:p w:rsidR="00BA6928" w:rsidRDefault="00BA6928" w:rsidP="00BA6928">
      <w:pPr>
        <w:rPr>
          <w:b/>
        </w:rPr>
      </w:pPr>
      <w:r>
        <w:t>REFERENCIA:</w:t>
      </w:r>
      <w:r>
        <w:tab/>
      </w:r>
      <w:r>
        <w:rPr>
          <w:b/>
        </w:rPr>
        <w:t>EL SEMBRADOR  MANGO  397   gms.</w:t>
      </w:r>
    </w:p>
    <w:p w:rsidR="00BA6928" w:rsidRDefault="00BA6928" w:rsidP="00BA6928">
      <w:r>
        <w:tab/>
      </w:r>
      <w:r>
        <w:tab/>
      </w:r>
      <w:r>
        <w:tab/>
      </w:r>
    </w:p>
    <w:p w:rsidR="00BA6928" w:rsidRDefault="00BA6928" w:rsidP="00BA6928"/>
    <w:p w:rsidR="00BA6928" w:rsidRDefault="00BA6928" w:rsidP="00BA6928">
      <w:r>
        <w:rPr>
          <w:b/>
          <w:bCs/>
          <w:u w:val="single"/>
        </w:rPr>
        <w:t>NOTA:</w:t>
      </w:r>
      <w:r>
        <w:t xml:space="preserve">            - Cyreles   en  su planta</w:t>
      </w:r>
    </w:p>
    <w:p w:rsidR="00BA6928" w:rsidRDefault="00BA6928" w:rsidP="00BA6928">
      <w:pPr>
        <w:pStyle w:val="Prrafodelista"/>
        <w:numPr>
          <w:ilvl w:val="0"/>
          <w:numId w:val="2"/>
        </w:numPr>
      </w:pPr>
      <w:r>
        <w:t xml:space="preserve"> Se envía  material.</w:t>
      </w:r>
    </w:p>
    <w:p w:rsidR="00BA6928" w:rsidRDefault="00BA6928" w:rsidP="00BA6928">
      <w:pPr>
        <w:pStyle w:val="Prrafodelista"/>
        <w:numPr>
          <w:ilvl w:val="0"/>
          <w:numId w:val="2"/>
        </w:numPr>
      </w:pPr>
      <w:r>
        <w:t>SE  APRUEBA  IMPRESIÓN.</w:t>
      </w:r>
    </w:p>
    <w:p w:rsidR="00BA6928" w:rsidRPr="00E62549" w:rsidRDefault="00BA6928" w:rsidP="00BA6928">
      <w:pPr>
        <w:pStyle w:val="Prrafodelista"/>
        <w:numPr>
          <w:ilvl w:val="0"/>
          <w:numId w:val="2"/>
        </w:numPr>
        <w:ind w:left="1500"/>
        <w:rPr>
          <w:b/>
          <w:sz w:val="28"/>
          <w:szCs w:val="28"/>
        </w:rPr>
      </w:pPr>
      <w:r>
        <w:t>UTILIZAR MATERIAL DE  71 cm , partir a la mitad y luego imprimir.</w:t>
      </w:r>
    </w:p>
    <w:p w:rsidR="00BA6928" w:rsidRDefault="00BA6928" w:rsidP="00BA6928"/>
    <w:p w:rsidR="00BA6928" w:rsidRDefault="00BA6928" w:rsidP="00BA6928"/>
    <w:p w:rsidR="00BA6928" w:rsidRDefault="00BA6928" w:rsidP="00BA6928">
      <w:r>
        <w:t>Agradezco la atención y colaboración prestada.</w:t>
      </w:r>
    </w:p>
    <w:p w:rsidR="00BA6928" w:rsidRDefault="00BA6928" w:rsidP="00BA6928"/>
    <w:p w:rsidR="00BA6928" w:rsidRDefault="00BA6928" w:rsidP="00BA6928"/>
    <w:p w:rsidR="00BA6928" w:rsidRDefault="00BA6928" w:rsidP="00BA6928">
      <w:r>
        <w:t>Cordialmente,</w:t>
      </w:r>
    </w:p>
    <w:p w:rsidR="00BA6928" w:rsidRDefault="00BA6928" w:rsidP="00BA6928"/>
    <w:p w:rsidR="00BA6928" w:rsidRPr="00F4077E" w:rsidRDefault="00BA6928" w:rsidP="00BA6928">
      <w:pPr>
        <w:rPr>
          <w:b/>
        </w:rPr>
      </w:pPr>
    </w:p>
    <w:p w:rsidR="00BA6928" w:rsidRDefault="00BA6928" w:rsidP="00BA6928"/>
    <w:p w:rsidR="00BA6928" w:rsidRDefault="00BA6928" w:rsidP="00BA6928">
      <w:r>
        <w:t>RICARDO CASAS ZAPATA</w:t>
      </w:r>
    </w:p>
    <w:p w:rsidR="00BA6928" w:rsidRDefault="00BA6928" w:rsidP="00BA6928">
      <w:r>
        <w:t>Director</w:t>
      </w:r>
    </w:p>
    <w:p w:rsidR="00BA6928" w:rsidRDefault="00BA6928" w:rsidP="00084E31">
      <w:pPr>
        <w:rPr>
          <w:b/>
        </w:rPr>
      </w:pPr>
    </w:p>
    <w:p w:rsidR="007C3E77" w:rsidRDefault="007C3E77" w:rsidP="00084E31">
      <w:pPr>
        <w:rPr>
          <w:b/>
        </w:rPr>
      </w:pPr>
    </w:p>
    <w:p w:rsidR="007C3E77" w:rsidRDefault="007C3E77" w:rsidP="007C3E77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7C3E77" w:rsidRDefault="007C3E77" w:rsidP="007C3E77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7C3E77" w:rsidRDefault="007C3E77" w:rsidP="007C3E77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7C3E77" w:rsidRDefault="007C3E77" w:rsidP="007C3E77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7C3E77" w:rsidRDefault="007C3E77" w:rsidP="007C3E77">
      <w:pPr>
        <w:rPr>
          <w:b/>
          <w:bCs/>
        </w:rPr>
      </w:pPr>
    </w:p>
    <w:p w:rsidR="007C3E77" w:rsidRDefault="007C3E77" w:rsidP="007C3E77">
      <w:pPr>
        <w:pStyle w:val="Ttulo1"/>
      </w:pPr>
    </w:p>
    <w:p w:rsidR="007C3E77" w:rsidRDefault="007C3E77" w:rsidP="007C3E77">
      <w:pPr>
        <w:pStyle w:val="Ttulo1"/>
      </w:pPr>
      <w:r>
        <w:t>ORDEN DE TRABAJO  N °      07185</w:t>
      </w:r>
    </w:p>
    <w:p w:rsidR="007C3E77" w:rsidRDefault="007C3E77" w:rsidP="007C3E77"/>
    <w:p w:rsidR="007C3E77" w:rsidRDefault="007C3E77" w:rsidP="007C3E77">
      <w:r>
        <w:t>FECHA:</w:t>
      </w:r>
      <w:r>
        <w:tab/>
        <w:t>Medellín,  Septiembre  16   de   2010</w:t>
      </w:r>
    </w:p>
    <w:p w:rsidR="007C3E77" w:rsidRDefault="007C3E77" w:rsidP="007C3E77">
      <w:r>
        <w:t>PARA:</w:t>
      </w:r>
      <w:r>
        <w:tab/>
      </w:r>
      <w:r>
        <w:tab/>
        <w:t>PLÁSTICOS DARMA</w:t>
      </w:r>
    </w:p>
    <w:p w:rsidR="007C3E77" w:rsidRDefault="007C3E77" w:rsidP="007C3E77">
      <w:r>
        <w:t>ATENCIÓN:</w:t>
      </w:r>
      <w:r>
        <w:tab/>
        <w:t>Sr. Darío Jaramillo</w:t>
      </w:r>
    </w:p>
    <w:p w:rsidR="007C3E77" w:rsidRDefault="007C3E77" w:rsidP="007C3E77">
      <w:r>
        <w:tab/>
      </w:r>
      <w:r>
        <w:tab/>
        <w:t>Gerente.</w:t>
      </w:r>
    </w:p>
    <w:p w:rsidR="007C3E77" w:rsidRDefault="007C3E77" w:rsidP="007C3E77"/>
    <w:p w:rsidR="007C3E77" w:rsidRDefault="007C3E77" w:rsidP="007C3E77">
      <w:r>
        <w:t>Apreciado Don Darío:</w:t>
      </w:r>
    </w:p>
    <w:p w:rsidR="007C3E77" w:rsidRDefault="007C3E77" w:rsidP="007C3E77"/>
    <w:p w:rsidR="007C3E77" w:rsidRDefault="007C3E77" w:rsidP="007C3E77">
      <w:r>
        <w:t>Con la presente estamos solicitando el siguiente servicio de  IMPRESIÓN  :</w:t>
      </w:r>
    </w:p>
    <w:p w:rsidR="007C3E77" w:rsidRDefault="007C3E77" w:rsidP="007C3E77"/>
    <w:p w:rsidR="007C3E77" w:rsidRDefault="007C3E77" w:rsidP="007C3E77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7C3E77" w:rsidRDefault="007C3E77" w:rsidP="007C3E77">
      <w:r>
        <w:t xml:space="preserve">MATERIAL   :           Polipropileno   Tubular   de   </w:t>
      </w:r>
      <w:r>
        <w:rPr>
          <w:b/>
        </w:rPr>
        <w:t>30</w:t>
      </w:r>
      <w:r>
        <w:t xml:space="preserve">    cms</w:t>
      </w:r>
    </w:p>
    <w:p w:rsidR="007C3E77" w:rsidRDefault="007C3E77" w:rsidP="007C3E77">
      <w:r>
        <w:t>CLIBRE      :               1.5  ”</w:t>
      </w:r>
    </w:p>
    <w:p w:rsidR="007C3E77" w:rsidRPr="00AD5DCF" w:rsidRDefault="007C3E77" w:rsidP="007C3E77">
      <w:pPr>
        <w:rPr>
          <w:b/>
        </w:rPr>
      </w:pPr>
      <w:r>
        <w:t>REFERENCIA:</w:t>
      </w:r>
      <w:r>
        <w:tab/>
      </w:r>
      <w:r>
        <w:rPr>
          <w:b/>
        </w:rPr>
        <w:t>TEENS</w:t>
      </w:r>
    </w:p>
    <w:p w:rsidR="007C3E77" w:rsidRDefault="007C3E77" w:rsidP="007C3E77">
      <w:r>
        <w:t>CANTIDAD    :          340   Kg</w:t>
      </w:r>
    </w:p>
    <w:p w:rsidR="007C3E77" w:rsidRDefault="007C3E77" w:rsidP="007C3E77">
      <w:r>
        <w:t>COLORES:</w:t>
      </w:r>
      <w:r>
        <w:tab/>
      </w:r>
      <w:r>
        <w:tab/>
        <w:t>1 ( Según  arte )</w:t>
      </w:r>
    </w:p>
    <w:p w:rsidR="007C3E77" w:rsidRDefault="007C3E77" w:rsidP="007C3E77">
      <w:r>
        <w:t>CARAS:</w:t>
      </w:r>
      <w:r>
        <w:tab/>
      </w:r>
      <w:r>
        <w:tab/>
        <w:t xml:space="preserve">1  </w:t>
      </w:r>
    </w:p>
    <w:p w:rsidR="007C3E77" w:rsidRDefault="007C3E77" w:rsidP="007C3E77">
      <w:r>
        <w:t>REPETICIÓN:</w:t>
      </w:r>
      <w:r>
        <w:tab/>
        <w:t>24.5</w:t>
      </w:r>
    </w:p>
    <w:p w:rsidR="007C3E77" w:rsidRPr="007E24E2" w:rsidRDefault="007C3E77" w:rsidP="007C3E77">
      <w:pPr>
        <w:rPr>
          <w:b/>
        </w:rPr>
      </w:pPr>
      <w:r>
        <w:t>RODILLO:</w:t>
      </w:r>
      <w:r>
        <w:tab/>
      </w:r>
      <w:r>
        <w:tab/>
      </w:r>
      <w:r>
        <w:rPr>
          <w:b/>
        </w:rPr>
        <w:t>25</w:t>
      </w:r>
    </w:p>
    <w:p w:rsidR="007C3E77" w:rsidRDefault="007C3E77" w:rsidP="007C3E77">
      <w:r>
        <w:t>BOLSA:</w:t>
      </w:r>
      <w:r>
        <w:tab/>
      </w:r>
      <w:r>
        <w:tab/>
        <w:t>24.5  X  28 + 5    cms   de  Solapa Interna.</w:t>
      </w:r>
    </w:p>
    <w:p w:rsidR="007C3E77" w:rsidRDefault="007C3E77" w:rsidP="007C3E77">
      <w:r>
        <w:t>SELLADO:</w:t>
      </w:r>
      <w:r>
        <w:tab/>
      </w:r>
      <w:r>
        <w:tab/>
        <w:t>Para selle lateral.</w:t>
      </w:r>
    </w:p>
    <w:p w:rsidR="007C3E77" w:rsidRDefault="007C3E77" w:rsidP="007C3E77"/>
    <w:p w:rsidR="007C3E77" w:rsidRDefault="007C3E77" w:rsidP="007C3E77"/>
    <w:p w:rsidR="007C3E77" w:rsidRDefault="007C3E77" w:rsidP="007C3E77">
      <w:r>
        <w:rPr>
          <w:b/>
          <w:bCs/>
          <w:u w:val="single"/>
        </w:rPr>
        <w:t>NOTA:</w:t>
      </w:r>
      <w:r>
        <w:t xml:space="preserve">  *   Los cyreles   se  encuentran en su planta.</w:t>
      </w:r>
    </w:p>
    <w:p w:rsidR="007C3E77" w:rsidRDefault="007C3E77" w:rsidP="007C3E77">
      <w:pPr>
        <w:numPr>
          <w:ilvl w:val="0"/>
          <w:numId w:val="1"/>
        </w:numPr>
      </w:pPr>
      <w:r>
        <w:t>Se envían ARTE    para tonos y alturas</w:t>
      </w:r>
    </w:p>
    <w:p w:rsidR="007C3E77" w:rsidRPr="00146E99" w:rsidRDefault="007C3E77" w:rsidP="007C3E77">
      <w:pPr>
        <w:numPr>
          <w:ilvl w:val="0"/>
          <w:numId w:val="2"/>
        </w:numPr>
      </w:pPr>
      <w:r>
        <w:t xml:space="preserve">Se  envía el material de PP </w:t>
      </w:r>
      <w:r>
        <w:rPr>
          <w:b/>
        </w:rPr>
        <w:t xml:space="preserve">de  30 </w:t>
      </w:r>
      <w:r w:rsidRPr="00AD5DCF">
        <w:rPr>
          <w:b/>
        </w:rPr>
        <w:t xml:space="preserve">  cms</w:t>
      </w:r>
    </w:p>
    <w:p w:rsidR="007C3E77" w:rsidRPr="005574BF" w:rsidRDefault="007C3E77" w:rsidP="007C3E77">
      <w:pPr>
        <w:numPr>
          <w:ilvl w:val="0"/>
          <w:numId w:val="2"/>
        </w:numPr>
      </w:pPr>
      <w:r>
        <w:rPr>
          <w:b/>
        </w:rPr>
        <w:t>Colocar  guía para sellado</w:t>
      </w:r>
    </w:p>
    <w:p w:rsidR="007C3E77" w:rsidRPr="00150D1A" w:rsidRDefault="007C3E77" w:rsidP="007C3E77">
      <w:pPr>
        <w:ind w:left="1860"/>
      </w:pPr>
    </w:p>
    <w:p w:rsidR="007C3E77" w:rsidRDefault="007C3E77" w:rsidP="007C3E77">
      <w:pPr>
        <w:ind w:left="885"/>
      </w:pPr>
    </w:p>
    <w:p w:rsidR="007C3E77" w:rsidRDefault="007C3E77" w:rsidP="007C3E77">
      <w:pPr>
        <w:ind w:left="885"/>
      </w:pPr>
    </w:p>
    <w:p w:rsidR="007C3E77" w:rsidRDefault="007C3E77" w:rsidP="007C3E77">
      <w:r>
        <w:t>Agradezco la atención y colaboración prestada.</w:t>
      </w:r>
    </w:p>
    <w:p w:rsidR="007C3E77" w:rsidRDefault="007C3E77" w:rsidP="007C3E77"/>
    <w:p w:rsidR="007C3E77" w:rsidRDefault="007C3E77" w:rsidP="007C3E77"/>
    <w:p w:rsidR="007C3E77" w:rsidRDefault="007C3E77" w:rsidP="007C3E77">
      <w:r>
        <w:t>Cordialmente,</w:t>
      </w:r>
    </w:p>
    <w:p w:rsidR="007C3E77" w:rsidRDefault="007C3E77" w:rsidP="007C3E77"/>
    <w:p w:rsidR="007C3E77" w:rsidRDefault="007C3E77" w:rsidP="007C3E77"/>
    <w:p w:rsidR="007C3E77" w:rsidRDefault="007C3E77" w:rsidP="007C3E77"/>
    <w:p w:rsidR="007C3E77" w:rsidRDefault="007C3E77" w:rsidP="007C3E77">
      <w:r>
        <w:t>RICARDO CASAS ZAPATA</w:t>
      </w:r>
    </w:p>
    <w:p w:rsidR="007C3E77" w:rsidRDefault="007C3E77" w:rsidP="007C3E77">
      <w:r>
        <w:t>Director</w:t>
      </w:r>
    </w:p>
    <w:p w:rsidR="007C3E77" w:rsidRDefault="007C3E77" w:rsidP="007C3E77"/>
    <w:p w:rsidR="007C3E77" w:rsidRDefault="007C3E77" w:rsidP="00084E31">
      <w:pPr>
        <w:rPr>
          <w:b/>
        </w:rPr>
      </w:pPr>
    </w:p>
    <w:p w:rsidR="00EF26FD" w:rsidRDefault="00EF26FD" w:rsidP="00084E31">
      <w:pPr>
        <w:rPr>
          <w:b/>
        </w:rPr>
      </w:pPr>
    </w:p>
    <w:p w:rsidR="00EF26FD" w:rsidRDefault="00EF26FD" w:rsidP="00084E31">
      <w:pPr>
        <w:rPr>
          <w:b/>
        </w:rPr>
      </w:pPr>
    </w:p>
    <w:p w:rsidR="00EF26FD" w:rsidRDefault="00EF26FD" w:rsidP="00EF26FD">
      <w:pPr>
        <w:rPr>
          <w:b/>
        </w:rPr>
      </w:pPr>
    </w:p>
    <w:p w:rsidR="00EF26FD" w:rsidRDefault="00EF26FD" w:rsidP="00EF26FD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EF26FD" w:rsidRDefault="00EF26FD" w:rsidP="00EF26FD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EF26FD" w:rsidRDefault="00EF26FD" w:rsidP="00EF26FD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 - 144</w:t>
      </w:r>
    </w:p>
    <w:p w:rsidR="00EF26FD" w:rsidRDefault="00EF26FD" w:rsidP="00EF26FD">
      <w:pPr>
        <w:rPr>
          <w:b/>
          <w:bCs/>
          <w:sz w:val="20"/>
        </w:rPr>
      </w:pPr>
      <w:r>
        <w:rPr>
          <w:b/>
          <w:bCs/>
          <w:sz w:val="20"/>
        </w:rPr>
        <w:t>TEL:   4 44 46 64  ITAGUI.</w:t>
      </w:r>
    </w:p>
    <w:p w:rsidR="00EF26FD" w:rsidRDefault="00EF26FD" w:rsidP="00EF26FD">
      <w:pPr>
        <w:rPr>
          <w:b/>
          <w:bCs/>
          <w:sz w:val="20"/>
        </w:rPr>
      </w:pPr>
    </w:p>
    <w:p w:rsidR="00EF26FD" w:rsidRDefault="00EF26FD" w:rsidP="00EF26FD">
      <w:pPr>
        <w:rPr>
          <w:b/>
          <w:bCs/>
        </w:rPr>
      </w:pPr>
    </w:p>
    <w:p w:rsidR="00EF26FD" w:rsidRDefault="00EF26FD" w:rsidP="00EF26FD">
      <w:pPr>
        <w:pStyle w:val="Ttulo1"/>
      </w:pPr>
      <w:r>
        <w:t>ORDEN DE  TRABAJO      N°   07285</w:t>
      </w:r>
    </w:p>
    <w:p w:rsidR="00EF26FD" w:rsidRDefault="00EF26FD" w:rsidP="00EF26FD"/>
    <w:p w:rsidR="00EF26FD" w:rsidRDefault="00EF26FD" w:rsidP="00EF26FD">
      <w:r>
        <w:t>FECHA:</w:t>
      </w:r>
      <w:r>
        <w:tab/>
        <w:t>Medellín, Septiembre   20   de 2010</w:t>
      </w:r>
    </w:p>
    <w:p w:rsidR="00EF26FD" w:rsidRDefault="00EF26FD" w:rsidP="00EF26FD">
      <w:r>
        <w:t>PARA:</w:t>
      </w:r>
      <w:r>
        <w:tab/>
      </w:r>
      <w:r>
        <w:tab/>
        <w:t>PLÁSTICOS DARMA</w:t>
      </w:r>
    </w:p>
    <w:p w:rsidR="00EF26FD" w:rsidRDefault="00EF26FD" w:rsidP="00EF26FD">
      <w:r>
        <w:t>ATENCIÓN:</w:t>
      </w:r>
      <w:r>
        <w:tab/>
        <w:t>Sr. Darío Jaramillo</w:t>
      </w:r>
    </w:p>
    <w:p w:rsidR="00EF26FD" w:rsidRDefault="00EF26FD" w:rsidP="00EF26FD">
      <w:r>
        <w:tab/>
      </w:r>
      <w:r>
        <w:tab/>
        <w:t>Gerente.</w:t>
      </w:r>
    </w:p>
    <w:p w:rsidR="00EF26FD" w:rsidRDefault="00EF26FD" w:rsidP="00EF26FD"/>
    <w:p w:rsidR="00EF26FD" w:rsidRDefault="00EF26FD" w:rsidP="00EF26FD">
      <w:r>
        <w:t>Apreciado Don Darío:</w:t>
      </w:r>
    </w:p>
    <w:p w:rsidR="00EF26FD" w:rsidRDefault="00EF26FD" w:rsidP="00EF26FD"/>
    <w:p w:rsidR="00EF26FD" w:rsidRDefault="00EF26FD" w:rsidP="00EF26FD">
      <w:r>
        <w:t>Con la presente estamos solicitando el siguiente servicio de  IMPRESION:</w:t>
      </w:r>
    </w:p>
    <w:p w:rsidR="00EF26FD" w:rsidRDefault="00EF26FD" w:rsidP="00EF26FD"/>
    <w:p w:rsidR="00EF26FD" w:rsidRDefault="00EF26FD" w:rsidP="00EF26FD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EF26FD" w:rsidRDefault="00EF26FD" w:rsidP="00EF26FD">
      <w:r>
        <w:t xml:space="preserve">MATERIAL   :           Polipropileno Tubular de  </w:t>
      </w:r>
      <w:r>
        <w:rPr>
          <w:b/>
        </w:rPr>
        <w:t xml:space="preserve">38 </w:t>
      </w:r>
      <w:r>
        <w:t xml:space="preserve"> cms</w:t>
      </w:r>
    </w:p>
    <w:p w:rsidR="00EF26FD" w:rsidRDefault="00EF26FD" w:rsidP="00EF26FD">
      <w:r>
        <w:t xml:space="preserve">CLIBRE      :               </w:t>
      </w:r>
      <w:smartTag w:uri="urn:schemas-microsoft-com:office:smarttags" w:element="metricconverter">
        <w:smartTagPr>
          <w:attr w:name="ProductID" w:val="2.8 ”"/>
        </w:smartTagPr>
        <w:r>
          <w:rPr>
            <w:b/>
          </w:rPr>
          <w:t>2.8 ”</w:t>
        </w:r>
      </w:smartTag>
    </w:p>
    <w:p w:rsidR="00EF26FD" w:rsidRDefault="00EF26FD" w:rsidP="00EF26FD">
      <w:r>
        <w:t>REFERENCIA:</w:t>
      </w:r>
      <w:r>
        <w:tab/>
      </w:r>
      <w:r>
        <w:rPr>
          <w:b/>
        </w:rPr>
        <w:t>ADVERTENCIA  GRANDE</w:t>
      </w:r>
    </w:p>
    <w:p w:rsidR="00EF26FD" w:rsidRDefault="00B0049A" w:rsidP="00EF26FD">
      <w:r>
        <w:t>CANTIDAD    :          30</w:t>
      </w:r>
      <w:r w:rsidR="00EF26FD">
        <w:t>0    Kg</w:t>
      </w:r>
    </w:p>
    <w:p w:rsidR="00EF26FD" w:rsidRDefault="00EF26FD" w:rsidP="00EF26FD">
      <w:r>
        <w:t>COLORES:</w:t>
      </w:r>
      <w:r>
        <w:tab/>
      </w:r>
      <w:r>
        <w:tab/>
        <w:t>1    (   Negro  )</w:t>
      </w:r>
    </w:p>
    <w:p w:rsidR="00EF26FD" w:rsidRDefault="00EF26FD" w:rsidP="00EF26FD">
      <w:r>
        <w:t>CARAS:</w:t>
      </w:r>
      <w:r>
        <w:tab/>
      </w:r>
      <w:r>
        <w:tab/>
        <w:t>1</w:t>
      </w:r>
    </w:p>
    <w:p w:rsidR="00EF26FD" w:rsidRDefault="00EF26FD" w:rsidP="00EF26FD">
      <w:r>
        <w:t>REPETICIÓN:</w:t>
      </w:r>
      <w:r>
        <w:tab/>
        <w:t>30</w:t>
      </w:r>
    </w:p>
    <w:p w:rsidR="00EF26FD" w:rsidRDefault="00EF26FD" w:rsidP="00EF26FD">
      <w:r>
        <w:t>RODILLO:</w:t>
      </w:r>
      <w:r>
        <w:tab/>
      </w:r>
      <w:r>
        <w:tab/>
        <w:t>30</w:t>
      </w:r>
    </w:p>
    <w:p w:rsidR="00EF26FD" w:rsidRDefault="00EF26FD" w:rsidP="00EF26FD">
      <w:pPr>
        <w:rPr>
          <w:b/>
        </w:rPr>
      </w:pPr>
      <w:r>
        <w:t>BOLSA:</w:t>
      </w:r>
      <w:r>
        <w:tab/>
      </w:r>
      <w:r>
        <w:tab/>
      </w:r>
      <w:r>
        <w:rPr>
          <w:b/>
        </w:rPr>
        <w:t>30  x   35   +  6   cms</w:t>
      </w:r>
    </w:p>
    <w:p w:rsidR="00EF26FD" w:rsidRDefault="00EF26FD" w:rsidP="00EF26FD">
      <w:r>
        <w:t>SELLADO:</w:t>
      </w:r>
      <w:r>
        <w:tab/>
      </w:r>
      <w:r>
        <w:tab/>
        <w:t>Para selle lateral.</w:t>
      </w:r>
    </w:p>
    <w:p w:rsidR="00EF26FD" w:rsidRDefault="00EF26FD" w:rsidP="00EF26FD"/>
    <w:p w:rsidR="00EF26FD" w:rsidRDefault="00EF26FD" w:rsidP="00EF26FD"/>
    <w:p w:rsidR="00EF26FD" w:rsidRDefault="00EF26FD" w:rsidP="00EF26FD">
      <w:r>
        <w:rPr>
          <w:b/>
          <w:bCs/>
          <w:u w:val="single"/>
        </w:rPr>
        <w:t>NOTA:</w:t>
      </w:r>
      <w:r>
        <w:t xml:space="preserve">  * Los cyreles  se encuentran en su planta</w:t>
      </w:r>
    </w:p>
    <w:p w:rsidR="00EF26FD" w:rsidRDefault="00EF26FD" w:rsidP="00EF26FD">
      <w:pPr>
        <w:numPr>
          <w:ilvl w:val="0"/>
          <w:numId w:val="10"/>
        </w:numPr>
      </w:pPr>
      <w:r>
        <w:t>Se envían muestra física  para tonos y alturas</w:t>
      </w:r>
    </w:p>
    <w:p w:rsidR="00EF26FD" w:rsidRDefault="00EF26FD" w:rsidP="00EF26FD">
      <w:pPr>
        <w:numPr>
          <w:ilvl w:val="0"/>
          <w:numId w:val="11"/>
        </w:numPr>
      </w:pPr>
      <w:r>
        <w:t xml:space="preserve">Se envia  el material de PP  de </w:t>
      </w:r>
      <w:r>
        <w:rPr>
          <w:b/>
        </w:rPr>
        <w:t>38</w:t>
      </w:r>
      <w:r>
        <w:t xml:space="preserve">  cm</w:t>
      </w:r>
    </w:p>
    <w:p w:rsidR="00EF26FD" w:rsidRDefault="00EF26FD" w:rsidP="00EF26FD">
      <w:pPr>
        <w:numPr>
          <w:ilvl w:val="0"/>
          <w:numId w:val="11"/>
        </w:numPr>
        <w:rPr>
          <w:b/>
        </w:rPr>
      </w:pPr>
      <w:r>
        <w:rPr>
          <w:b/>
        </w:rPr>
        <w:t>SE  APRUEBA  IMPRESION</w:t>
      </w:r>
    </w:p>
    <w:p w:rsidR="00EF26FD" w:rsidRDefault="00EF26FD" w:rsidP="00EF26FD">
      <w:pPr>
        <w:ind w:left="885"/>
      </w:pPr>
    </w:p>
    <w:p w:rsidR="00EF26FD" w:rsidRDefault="00EF26FD" w:rsidP="00EF26FD">
      <w:pPr>
        <w:ind w:left="885"/>
      </w:pPr>
    </w:p>
    <w:p w:rsidR="00EF26FD" w:rsidRDefault="00EF26FD" w:rsidP="00EF26FD">
      <w:r>
        <w:t>Agradezco la atención y colaboración prestada.</w:t>
      </w:r>
    </w:p>
    <w:p w:rsidR="00EF26FD" w:rsidRDefault="00EF26FD" w:rsidP="00EF26FD"/>
    <w:p w:rsidR="00EF26FD" w:rsidRDefault="00EF26FD" w:rsidP="00EF26FD"/>
    <w:p w:rsidR="00EF26FD" w:rsidRDefault="00EF26FD" w:rsidP="00EF26FD"/>
    <w:p w:rsidR="00EF26FD" w:rsidRDefault="00EF26FD" w:rsidP="00EF26FD">
      <w:r>
        <w:t xml:space="preserve">Cordialmente,                                                      </w:t>
      </w:r>
    </w:p>
    <w:p w:rsidR="00EF26FD" w:rsidRDefault="00EF26FD" w:rsidP="00EF26FD"/>
    <w:p w:rsidR="00EF26FD" w:rsidRDefault="00EF26FD" w:rsidP="00EF26FD"/>
    <w:p w:rsidR="00EF26FD" w:rsidRDefault="00EF26FD" w:rsidP="00EF26FD"/>
    <w:p w:rsidR="00EF26FD" w:rsidRDefault="00EF26FD" w:rsidP="00EF26FD">
      <w:r>
        <w:t>RICARDO CASAS ZAPATA</w:t>
      </w:r>
    </w:p>
    <w:p w:rsidR="00EF26FD" w:rsidRDefault="00EF26FD" w:rsidP="00EF26FD">
      <w:r>
        <w:t>Director.</w:t>
      </w:r>
    </w:p>
    <w:p w:rsidR="00EF26FD" w:rsidRDefault="00EF26FD" w:rsidP="00EF26FD">
      <w:pPr>
        <w:rPr>
          <w:b/>
        </w:rPr>
      </w:pPr>
    </w:p>
    <w:p w:rsidR="00EF26FD" w:rsidRDefault="00EF26FD" w:rsidP="00084E31">
      <w:pPr>
        <w:rPr>
          <w:b/>
        </w:rPr>
      </w:pPr>
    </w:p>
    <w:p w:rsidR="00D55165" w:rsidRDefault="00D55165" w:rsidP="00084E31">
      <w:pPr>
        <w:rPr>
          <w:b/>
        </w:rPr>
      </w:pPr>
    </w:p>
    <w:p w:rsidR="00D55165" w:rsidRDefault="00D55165" w:rsidP="00084E31">
      <w:pPr>
        <w:rPr>
          <w:b/>
        </w:rPr>
      </w:pPr>
    </w:p>
    <w:p w:rsidR="00D55165" w:rsidRDefault="00D55165" w:rsidP="00D55165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D55165" w:rsidRDefault="00D55165" w:rsidP="00D55165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D55165" w:rsidRDefault="00D55165" w:rsidP="00D55165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 - 144</w:t>
      </w:r>
    </w:p>
    <w:p w:rsidR="00D55165" w:rsidRDefault="00D55165" w:rsidP="00D55165">
      <w:pPr>
        <w:rPr>
          <w:b/>
          <w:bCs/>
          <w:sz w:val="20"/>
        </w:rPr>
      </w:pPr>
      <w:r>
        <w:rPr>
          <w:b/>
          <w:bCs/>
          <w:sz w:val="20"/>
        </w:rPr>
        <w:t>TEL:   4 44 46 64  ITAGUI.</w:t>
      </w:r>
    </w:p>
    <w:p w:rsidR="00D55165" w:rsidRDefault="00D55165" w:rsidP="00D55165">
      <w:pPr>
        <w:rPr>
          <w:b/>
          <w:bCs/>
          <w:sz w:val="20"/>
        </w:rPr>
      </w:pPr>
    </w:p>
    <w:p w:rsidR="00D55165" w:rsidRDefault="00D55165" w:rsidP="00D55165">
      <w:pPr>
        <w:rPr>
          <w:b/>
          <w:bCs/>
        </w:rPr>
      </w:pPr>
    </w:p>
    <w:p w:rsidR="00D55165" w:rsidRDefault="00D55165" w:rsidP="00D55165">
      <w:pPr>
        <w:pStyle w:val="Ttulo1"/>
      </w:pPr>
      <w:r>
        <w:t>ORDEN DE  TRABAJO      N°   07285-1</w:t>
      </w:r>
    </w:p>
    <w:p w:rsidR="00D55165" w:rsidRDefault="00D55165" w:rsidP="00D55165"/>
    <w:p w:rsidR="00D55165" w:rsidRDefault="00D55165" w:rsidP="00D55165">
      <w:r>
        <w:t>FECHA:</w:t>
      </w:r>
      <w:r>
        <w:tab/>
        <w:t>Medellín, Septiembre   20   de 2010</w:t>
      </w:r>
    </w:p>
    <w:p w:rsidR="00D55165" w:rsidRDefault="00D55165" w:rsidP="00D55165">
      <w:r>
        <w:t>PARA:</w:t>
      </w:r>
      <w:r>
        <w:tab/>
      </w:r>
      <w:r>
        <w:tab/>
        <w:t>PLÁSTICOS DARMA</w:t>
      </w:r>
    </w:p>
    <w:p w:rsidR="00D55165" w:rsidRDefault="00D55165" w:rsidP="00D55165">
      <w:r>
        <w:t>ATENCIÓN:</w:t>
      </w:r>
      <w:r>
        <w:tab/>
        <w:t>Sr. Darío Jaramillo</w:t>
      </w:r>
    </w:p>
    <w:p w:rsidR="00D55165" w:rsidRDefault="00D55165" w:rsidP="00D55165">
      <w:r>
        <w:tab/>
      </w:r>
      <w:r>
        <w:tab/>
        <w:t>Gerente.</w:t>
      </w:r>
    </w:p>
    <w:p w:rsidR="00D55165" w:rsidRDefault="00D55165" w:rsidP="00D55165"/>
    <w:p w:rsidR="00D55165" w:rsidRDefault="00D55165" w:rsidP="00D55165">
      <w:r>
        <w:t>Apreciado Don Darío:</w:t>
      </w:r>
    </w:p>
    <w:p w:rsidR="00D55165" w:rsidRDefault="00D55165" w:rsidP="00D55165"/>
    <w:p w:rsidR="00D55165" w:rsidRDefault="00D55165" w:rsidP="00D55165">
      <w:r>
        <w:t>Con la presente estamos solicitando el siguiente servicio de  IMPRESION:</w:t>
      </w:r>
    </w:p>
    <w:p w:rsidR="00D55165" w:rsidRDefault="00D55165" w:rsidP="00D55165"/>
    <w:p w:rsidR="00D55165" w:rsidRDefault="00D55165" w:rsidP="00D55165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D55165" w:rsidRDefault="00D55165" w:rsidP="00D55165">
      <w:r>
        <w:t xml:space="preserve">MATERIAL   :           Polipropileno Tubular de  </w:t>
      </w:r>
      <w:r>
        <w:rPr>
          <w:b/>
        </w:rPr>
        <w:t xml:space="preserve">38 </w:t>
      </w:r>
      <w:r>
        <w:t xml:space="preserve"> cms</w:t>
      </w:r>
    </w:p>
    <w:p w:rsidR="00D55165" w:rsidRDefault="00D55165" w:rsidP="00D55165">
      <w:r>
        <w:t xml:space="preserve">CLIBRE      :               </w:t>
      </w:r>
      <w:smartTag w:uri="urn:schemas-microsoft-com:office:smarttags" w:element="metricconverter">
        <w:smartTagPr>
          <w:attr w:name="ProductID" w:val="2.8 ”"/>
        </w:smartTagPr>
        <w:r>
          <w:rPr>
            <w:b/>
          </w:rPr>
          <w:t>2.8 ”</w:t>
        </w:r>
      </w:smartTag>
    </w:p>
    <w:p w:rsidR="00D55165" w:rsidRDefault="00D55165" w:rsidP="00D55165">
      <w:r>
        <w:t>REFERENCIA:</w:t>
      </w:r>
      <w:r>
        <w:tab/>
      </w:r>
      <w:r>
        <w:rPr>
          <w:b/>
        </w:rPr>
        <w:t>ADVERTENCIA  GRANDE</w:t>
      </w:r>
    </w:p>
    <w:p w:rsidR="00D55165" w:rsidRDefault="00D55165" w:rsidP="00D55165">
      <w:r>
        <w:t>CANTIDAD    :          380    Kg</w:t>
      </w:r>
    </w:p>
    <w:p w:rsidR="00D55165" w:rsidRDefault="00D55165" w:rsidP="00D55165">
      <w:r>
        <w:t>COLORES:</w:t>
      </w:r>
      <w:r>
        <w:tab/>
      </w:r>
      <w:r>
        <w:tab/>
        <w:t>1    (   Negro  )</w:t>
      </w:r>
    </w:p>
    <w:p w:rsidR="00D55165" w:rsidRDefault="00D55165" w:rsidP="00D55165">
      <w:r>
        <w:t>CARAS:</w:t>
      </w:r>
      <w:r>
        <w:tab/>
      </w:r>
      <w:r>
        <w:tab/>
        <w:t>1</w:t>
      </w:r>
    </w:p>
    <w:p w:rsidR="00D55165" w:rsidRDefault="00D55165" w:rsidP="00D55165">
      <w:r>
        <w:t>REPETICIÓN:</w:t>
      </w:r>
      <w:r>
        <w:tab/>
        <w:t>30</w:t>
      </w:r>
    </w:p>
    <w:p w:rsidR="00D55165" w:rsidRDefault="00D55165" w:rsidP="00D55165">
      <w:r>
        <w:t>RODILLO:</w:t>
      </w:r>
      <w:r>
        <w:tab/>
      </w:r>
      <w:r>
        <w:tab/>
        <w:t>30</w:t>
      </w:r>
    </w:p>
    <w:p w:rsidR="00D55165" w:rsidRDefault="00D55165" w:rsidP="00D55165">
      <w:pPr>
        <w:rPr>
          <w:b/>
        </w:rPr>
      </w:pPr>
      <w:r>
        <w:t>BOLSA:</w:t>
      </w:r>
      <w:r>
        <w:tab/>
      </w:r>
      <w:r>
        <w:tab/>
      </w:r>
      <w:r>
        <w:rPr>
          <w:b/>
        </w:rPr>
        <w:t>30  x   35   +  6   cms</w:t>
      </w:r>
    </w:p>
    <w:p w:rsidR="00D55165" w:rsidRDefault="00D55165" w:rsidP="00D55165">
      <w:r>
        <w:t>SELLADO:</w:t>
      </w:r>
      <w:r>
        <w:tab/>
      </w:r>
      <w:r>
        <w:tab/>
        <w:t>Para selle lateral.</w:t>
      </w:r>
    </w:p>
    <w:p w:rsidR="00D55165" w:rsidRDefault="00D55165" w:rsidP="00D55165"/>
    <w:p w:rsidR="00D55165" w:rsidRDefault="00D55165" w:rsidP="00D55165"/>
    <w:p w:rsidR="00D55165" w:rsidRDefault="00D55165" w:rsidP="00D55165">
      <w:r>
        <w:rPr>
          <w:b/>
          <w:bCs/>
          <w:u w:val="single"/>
        </w:rPr>
        <w:t>NOTA:</w:t>
      </w:r>
      <w:r>
        <w:t xml:space="preserve">  * Los cyreles  se encuentran en su planta</w:t>
      </w:r>
    </w:p>
    <w:p w:rsidR="00D55165" w:rsidRDefault="00D55165" w:rsidP="00D55165">
      <w:pPr>
        <w:numPr>
          <w:ilvl w:val="0"/>
          <w:numId w:val="10"/>
        </w:numPr>
      </w:pPr>
      <w:r>
        <w:t>Se envían muestra física  para tonos y alturas</w:t>
      </w:r>
    </w:p>
    <w:p w:rsidR="00D55165" w:rsidRDefault="00D55165" w:rsidP="00D55165">
      <w:pPr>
        <w:numPr>
          <w:ilvl w:val="0"/>
          <w:numId w:val="11"/>
        </w:numPr>
      </w:pPr>
      <w:r>
        <w:t xml:space="preserve">Se envia  el material de PP  de </w:t>
      </w:r>
      <w:r>
        <w:rPr>
          <w:b/>
        </w:rPr>
        <w:t>38</w:t>
      </w:r>
      <w:r>
        <w:t xml:space="preserve">  cm</w:t>
      </w:r>
    </w:p>
    <w:p w:rsidR="00D55165" w:rsidRDefault="00D55165" w:rsidP="00D55165">
      <w:pPr>
        <w:numPr>
          <w:ilvl w:val="0"/>
          <w:numId w:val="11"/>
        </w:numPr>
        <w:rPr>
          <w:b/>
        </w:rPr>
      </w:pPr>
      <w:r>
        <w:rPr>
          <w:b/>
        </w:rPr>
        <w:t>SE  APRUEBA  IMPRESION</w:t>
      </w:r>
    </w:p>
    <w:p w:rsidR="00D55165" w:rsidRDefault="00D55165" w:rsidP="00D55165">
      <w:pPr>
        <w:ind w:left="885"/>
      </w:pPr>
    </w:p>
    <w:p w:rsidR="00D55165" w:rsidRDefault="00D55165" w:rsidP="00D55165">
      <w:pPr>
        <w:ind w:left="885"/>
      </w:pPr>
    </w:p>
    <w:p w:rsidR="00D55165" w:rsidRDefault="00D55165" w:rsidP="00D55165">
      <w:r>
        <w:t>Agradezco la atención y colaboración prestada.</w:t>
      </w:r>
    </w:p>
    <w:p w:rsidR="00D55165" w:rsidRDefault="00D55165" w:rsidP="00D55165"/>
    <w:p w:rsidR="00D55165" w:rsidRDefault="00D55165" w:rsidP="00D55165"/>
    <w:p w:rsidR="00D55165" w:rsidRDefault="00D55165" w:rsidP="00D55165"/>
    <w:p w:rsidR="00D55165" w:rsidRDefault="00D55165" w:rsidP="00D55165">
      <w:r>
        <w:t xml:space="preserve">Cordialmente,                                                      </w:t>
      </w:r>
    </w:p>
    <w:p w:rsidR="00D55165" w:rsidRDefault="00D55165" w:rsidP="00D55165"/>
    <w:p w:rsidR="00D55165" w:rsidRDefault="00D55165" w:rsidP="00D55165"/>
    <w:p w:rsidR="00D55165" w:rsidRDefault="00D55165" w:rsidP="00D55165"/>
    <w:p w:rsidR="00D55165" w:rsidRDefault="00D55165" w:rsidP="00D55165">
      <w:r>
        <w:t>RICARDO CASAS ZAPATA</w:t>
      </w:r>
    </w:p>
    <w:p w:rsidR="00D55165" w:rsidRDefault="00D55165" w:rsidP="00D55165">
      <w:r>
        <w:t>Director.</w:t>
      </w:r>
    </w:p>
    <w:p w:rsidR="00D55165" w:rsidRDefault="00D55165" w:rsidP="00D55165">
      <w:pPr>
        <w:rPr>
          <w:b/>
        </w:rPr>
      </w:pPr>
    </w:p>
    <w:p w:rsidR="00D55165" w:rsidRDefault="00D55165" w:rsidP="00084E31">
      <w:pPr>
        <w:rPr>
          <w:b/>
        </w:rPr>
      </w:pPr>
    </w:p>
    <w:p w:rsidR="00DB1B7B" w:rsidRDefault="00DB1B7B" w:rsidP="00084E31">
      <w:pPr>
        <w:rPr>
          <w:b/>
        </w:rPr>
      </w:pPr>
    </w:p>
    <w:p w:rsidR="00DB1B7B" w:rsidRDefault="00DB1B7B" w:rsidP="00084E31">
      <w:pPr>
        <w:rPr>
          <w:b/>
        </w:rPr>
      </w:pPr>
    </w:p>
    <w:p w:rsidR="00DB1B7B" w:rsidRDefault="00DB1B7B" w:rsidP="00084E31">
      <w:pPr>
        <w:rPr>
          <w:b/>
        </w:rPr>
      </w:pPr>
    </w:p>
    <w:p w:rsidR="00DB1B7B" w:rsidRDefault="00DB1B7B" w:rsidP="00DB1B7B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DB1B7B" w:rsidRDefault="00DB1B7B" w:rsidP="00DB1B7B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DB1B7B" w:rsidRDefault="00DB1B7B" w:rsidP="00DB1B7B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DB1B7B" w:rsidRDefault="00DB1B7B" w:rsidP="00DB1B7B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DB1B7B" w:rsidRDefault="00DB1B7B" w:rsidP="00DB1B7B"/>
    <w:p w:rsidR="00DB1B7B" w:rsidRDefault="00DB1B7B" w:rsidP="00DB1B7B">
      <w:pPr>
        <w:pStyle w:val="Ttulo1"/>
      </w:pPr>
      <w:r>
        <w:t>ORDEN DE TRABAJO   N°      07274</w:t>
      </w:r>
    </w:p>
    <w:p w:rsidR="00DB1B7B" w:rsidRDefault="00DB1B7B" w:rsidP="00DB1B7B"/>
    <w:p w:rsidR="00DB1B7B" w:rsidRDefault="00DB1B7B" w:rsidP="00DB1B7B">
      <w:r>
        <w:t>FECHA:</w:t>
      </w:r>
      <w:r>
        <w:tab/>
        <w:t>Medellín, Septiembre    20    de  2010</w:t>
      </w:r>
    </w:p>
    <w:p w:rsidR="00DB1B7B" w:rsidRDefault="00DB1B7B" w:rsidP="00DB1B7B">
      <w:r>
        <w:t>PARA:</w:t>
      </w:r>
      <w:r>
        <w:tab/>
      </w:r>
      <w:r>
        <w:tab/>
        <w:t>PLÁSTICOS   DARMA</w:t>
      </w:r>
    </w:p>
    <w:p w:rsidR="00DB1B7B" w:rsidRDefault="00DB1B7B" w:rsidP="00DB1B7B">
      <w:r>
        <w:t>ATENCIÓN:</w:t>
      </w:r>
      <w:r>
        <w:tab/>
        <w:t>Sr. DARIO JARAMILLO</w:t>
      </w:r>
    </w:p>
    <w:p w:rsidR="00DB1B7B" w:rsidRDefault="00DB1B7B" w:rsidP="00DB1B7B"/>
    <w:p w:rsidR="00DB1B7B" w:rsidRDefault="00DB1B7B" w:rsidP="00DB1B7B">
      <w:r>
        <w:t>Apreciado Dn DARIO:</w:t>
      </w:r>
    </w:p>
    <w:p w:rsidR="00DB1B7B" w:rsidRDefault="00DB1B7B" w:rsidP="00DB1B7B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DB1B7B" w:rsidRDefault="00DB1B7B" w:rsidP="00DB1B7B"/>
    <w:p w:rsidR="00DB1B7B" w:rsidRDefault="00DB1B7B" w:rsidP="00DB1B7B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DB1B7B" w:rsidRDefault="00DB1B7B" w:rsidP="00DB1B7B"/>
    <w:p w:rsidR="00DB1B7B" w:rsidRDefault="00DB1B7B" w:rsidP="00DB1B7B">
      <w:r>
        <w:t>MATERIAL :</w:t>
      </w:r>
      <w:r>
        <w:tab/>
      </w:r>
      <w:r>
        <w:tab/>
        <w:t xml:space="preserve">Polietileno de Baja  densidad   </w:t>
      </w:r>
      <w:r>
        <w:rPr>
          <w:b/>
          <w:u w:val="single"/>
        </w:rPr>
        <w:t xml:space="preserve">Transparente </w:t>
      </w:r>
      <w:r>
        <w:t xml:space="preserve"> Tubular</w:t>
      </w:r>
    </w:p>
    <w:p w:rsidR="00DB1B7B" w:rsidRDefault="00DB1B7B" w:rsidP="00DB1B7B">
      <w:r>
        <w:t>MEDIDA:</w:t>
      </w:r>
      <w:r>
        <w:tab/>
      </w:r>
      <w:r>
        <w:tab/>
      </w:r>
      <w:r>
        <w:rPr>
          <w:b/>
        </w:rPr>
        <w:t>7</w:t>
      </w:r>
      <w:r w:rsidRPr="008D3CB8">
        <w:rPr>
          <w:b/>
        </w:rPr>
        <w:t>0</w:t>
      </w:r>
      <w:r>
        <w:t xml:space="preserve">   cms   </w:t>
      </w:r>
    </w:p>
    <w:p w:rsidR="00DB1B7B" w:rsidRDefault="00DB1B7B" w:rsidP="00DB1B7B">
      <w:r>
        <w:t>CALIBRE :</w:t>
      </w:r>
      <w:r>
        <w:tab/>
      </w:r>
      <w:r>
        <w:tab/>
      </w:r>
      <w:r w:rsidRPr="00BB33FF">
        <w:rPr>
          <w:b/>
        </w:rPr>
        <w:t>1.</w:t>
      </w:r>
      <w:r>
        <w:rPr>
          <w:b/>
        </w:rPr>
        <w:t>5</w:t>
      </w:r>
      <w:r>
        <w:t xml:space="preserve">   “</w:t>
      </w:r>
    </w:p>
    <w:p w:rsidR="00DB1B7B" w:rsidRDefault="00DB1B7B" w:rsidP="00DB1B7B">
      <w:r>
        <w:t>COLOR :</w:t>
      </w:r>
      <w:r>
        <w:tab/>
      </w:r>
      <w:r>
        <w:tab/>
        <w:t>Transparente</w:t>
      </w:r>
    </w:p>
    <w:p w:rsidR="00DB1B7B" w:rsidRPr="0007721A" w:rsidRDefault="00DB1B7B" w:rsidP="00DB1B7B">
      <w:r>
        <w:t xml:space="preserve">TRATADO : </w:t>
      </w:r>
      <w:r>
        <w:tab/>
      </w:r>
      <w:r>
        <w:tab/>
        <w:t>1  cara</w:t>
      </w:r>
    </w:p>
    <w:p w:rsidR="00DB1B7B" w:rsidRDefault="00DB1B7B" w:rsidP="00DB1B7B">
      <w:r>
        <w:t xml:space="preserve">CANTIDAD : </w:t>
      </w:r>
      <w:r>
        <w:tab/>
      </w:r>
      <w:r>
        <w:rPr>
          <w:b/>
        </w:rPr>
        <w:t>8</w:t>
      </w:r>
      <w:r w:rsidRPr="00AD0457">
        <w:rPr>
          <w:b/>
        </w:rPr>
        <w:t>0</w:t>
      </w:r>
      <w:r>
        <w:t xml:space="preserve">    kg</w:t>
      </w:r>
    </w:p>
    <w:p w:rsidR="00DB1B7B" w:rsidRDefault="00DB1B7B" w:rsidP="00DB1B7B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>2</w:t>
      </w:r>
    </w:p>
    <w:p w:rsidR="00DB1B7B" w:rsidRDefault="00DB1B7B" w:rsidP="00DB1B7B">
      <w:r>
        <w:t xml:space="preserve">CARAS : </w:t>
      </w:r>
      <w:r>
        <w:tab/>
      </w:r>
      <w:r>
        <w:tab/>
        <w:t>1  ( 2  x  1  )</w:t>
      </w:r>
    </w:p>
    <w:p w:rsidR="00DB1B7B" w:rsidRDefault="00DB1B7B" w:rsidP="00DB1B7B">
      <w:r>
        <w:t xml:space="preserve">REPETICIÓN : </w:t>
      </w:r>
      <w:r>
        <w:tab/>
        <w:t>45   cms</w:t>
      </w:r>
    </w:p>
    <w:p w:rsidR="00DB1B7B" w:rsidRDefault="00DB1B7B" w:rsidP="00DB1B7B">
      <w:r>
        <w:t>RODILLO :</w:t>
      </w:r>
      <w:r>
        <w:tab/>
      </w:r>
      <w:r>
        <w:tab/>
        <w:t>46</w:t>
      </w:r>
    </w:p>
    <w:p w:rsidR="00DB1B7B" w:rsidRDefault="00DB1B7B" w:rsidP="00DB1B7B">
      <w:r>
        <w:t>BOLSA  :</w:t>
      </w:r>
      <w:r>
        <w:tab/>
      </w:r>
      <w:r>
        <w:tab/>
      </w:r>
      <w:r>
        <w:rPr>
          <w:b/>
        </w:rPr>
        <w:t>45</w:t>
      </w:r>
      <w:r w:rsidRPr="00912C7E">
        <w:rPr>
          <w:b/>
        </w:rPr>
        <w:t xml:space="preserve">  x</w:t>
      </w:r>
      <w:r>
        <w:rPr>
          <w:b/>
        </w:rPr>
        <w:t xml:space="preserve">  65 + 10</w:t>
      </w:r>
      <w:r w:rsidRPr="00336CAC">
        <w:rPr>
          <w:b/>
        </w:rPr>
        <w:t xml:space="preserve">   cm</w:t>
      </w:r>
      <w:r>
        <w:t xml:space="preserve">    </w:t>
      </w:r>
    </w:p>
    <w:p w:rsidR="00DB1B7B" w:rsidRDefault="00DB1B7B" w:rsidP="00DB1B7B">
      <w:r>
        <w:t>SELLADO .</w:t>
      </w:r>
      <w:r>
        <w:tab/>
      </w:r>
      <w:r>
        <w:tab/>
        <w:t>Lateral</w:t>
      </w:r>
    </w:p>
    <w:p w:rsidR="00DB1B7B" w:rsidRDefault="00DB1B7B" w:rsidP="00DB1B7B">
      <w:r>
        <w:t>REFE</w:t>
      </w:r>
      <w:r w:rsidR="00FC2B97">
        <w:t>RENCIA :</w:t>
      </w:r>
      <w:r w:rsidR="00FC2B97">
        <w:tab/>
        <w:t>BOLSA  CASANOVA</w:t>
      </w:r>
    </w:p>
    <w:p w:rsidR="00DB1B7B" w:rsidRDefault="00DB1B7B" w:rsidP="00DB1B7B"/>
    <w:p w:rsidR="00DB1B7B" w:rsidRDefault="00DB1B7B" w:rsidP="00DB1B7B"/>
    <w:p w:rsidR="00DB1B7B" w:rsidRDefault="00DB1B7B" w:rsidP="00DB1B7B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 w:rsidR="00FC2B97">
        <w:rPr>
          <w:bCs/>
        </w:rPr>
        <w:t>Cyreles  los envia Grafiflex</w:t>
      </w:r>
    </w:p>
    <w:p w:rsidR="00DB1B7B" w:rsidRDefault="00DB1B7B" w:rsidP="00DB1B7B">
      <w:r>
        <w:t xml:space="preserve">                   -   Anexo  Arte  para   alturas y Tonos.</w:t>
      </w:r>
    </w:p>
    <w:p w:rsidR="00DB1B7B" w:rsidRDefault="00DB1B7B" w:rsidP="00DB1B7B">
      <w:r>
        <w:tab/>
        <w:t xml:space="preserve">        -  </w:t>
      </w:r>
      <w:r w:rsidRPr="00B879F4">
        <w:rPr>
          <w:b/>
        </w:rPr>
        <w:t>SE  APRUEBA  IMPRESIÓN</w:t>
      </w:r>
      <w:r>
        <w:t xml:space="preserve">  </w:t>
      </w:r>
    </w:p>
    <w:p w:rsidR="00DB1B7B" w:rsidRDefault="00DB1B7B" w:rsidP="00DB1B7B">
      <w:pPr>
        <w:rPr>
          <w:b/>
        </w:rPr>
      </w:pPr>
      <w:r>
        <w:tab/>
        <w:t xml:space="preserve">        </w:t>
      </w: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DB1B7B" w:rsidRPr="0066704D" w:rsidRDefault="00DB1B7B" w:rsidP="00DB1B7B">
      <w:pPr>
        <w:rPr>
          <w:b/>
          <w:u w:val="single"/>
        </w:rPr>
      </w:pPr>
      <w:r>
        <w:rPr>
          <w:b/>
        </w:rPr>
        <w:tab/>
        <w:t xml:space="preserve">        -  EL MATERIAL  LO ENVIA  P.U .</w:t>
      </w:r>
    </w:p>
    <w:p w:rsidR="00DB1B7B" w:rsidRPr="0066704D" w:rsidRDefault="00DB1B7B" w:rsidP="00DB1B7B">
      <w:pPr>
        <w:rPr>
          <w:b/>
        </w:rPr>
      </w:pPr>
    </w:p>
    <w:p w:rsidR="00DB1B7B" w:rsidRDefault="00DB1B7B" w:rsidP="00DB1B7B">
      <w:r>
        <w:tab/>
      </w:r>
    </w:p>
    <w:p w:rsidR="00DB1B7B" w:rsidRDefault="00DB1B7B" w:rsidP="00DB1B7B">
      <w:r>
        <w:tab/>
      </w:r>
    </w:p>
    <w:p w:rsidR="00DB1B7B" w:rsidRDefault="00DB1B7B" w:rsidP="00DB1B7B">
      <w:r>
        <w:t>Agradezco la atención y colaboración prestada.</w:t>
      </w:r>
    </w:p>
    <w:p w:rsidR="00DB1B7B" w:rsidRDefault="00DB1B7B" w:rsidP="00DB1B7B"/>
    <w:p w:rsidR="00DB1B7B" w:rsidRDefault="00DB1B7B" w:rsidP="00DB1B7B"/>
    <w:p w:rsidR="00DB1B7B" w:rsidRDefault="00DB1B7B" w:rsidP="00DB1B7B">
      <w:r>
        <w:t>Cordialmente</w:t>
      </w:r>
    </w:p>
    <w:p w:rsidR="00DB1B7B" w:rsidRDefault="00DB1B7B" w:rsidP="00DB1B7B"/>
    <w:p w:rsidR="00DB1B7B" w:rsidRDefault="00DB1B7B" w:rsidP="00DB1B7B"/>
    <w:p w:rsidR="00DB1B7B" w:rsidRDefault="00DB1B7B" w:rsidP="00DB1B7B">
      <w:r>
        <w:t>RICARDO CASAS ZAPATA</w:t>
      </w:r>
    </w:p>
    <w:p w:rsidR="00DB1B7B" w:rsidRDefault="00DB1B7B" w:rsidP="00DB1B7B">
      <w:r>
        <w:t>Director.</w:t>
      </w:r>
    </w:p>
    <w:p w:rsidR="00DB1B7B" w:rsidRDefault="00DB1B7B" w:rsidP="00084E31">
      <w:pPr>
        <w:rPr>
          <w:b/>
        </w:rPr>
      </w:pPr>
    </w:p>
    <w:p w:rsidR="005479C8" w:rsidRDefault="005479C8" w:rsidP="00084E31">
      <w:pPr>
        <w:rPr>
          <w:b/>
        </w:rPr>
      </w:pPr>
    </w:p>
    <w:p w:rsidR="005479C8" w:rsidRDefault="005479C8" w:rsidP="00084E31">
      <w:pPr>
        <w:rPr>
          <w:b/>
        </w:rPr>
      </w:pPr>
    </w:p>
    <w:p w:rsidR="005479C8" w:rsidRDefault="005479C8" w:rsidP="00084E31">
      <w:pPr>
        <w:rPr>
          <w:b/>
        </w:rPr>
      </w:pPr>
    </w:p>
    <w:p w:rsidR="005479C8" w:rsidRDefault="005479C8" w:rsidP="005479C8"/>
    <w:p w:rsidR="005479C8" w:rsidRDefault="005479C8" w:rsidP="005479C8">
      <w:pPr>
        <w:rPr>
          <w:b/>
          <w:bCs/>
          <w:sz w:val="20"/>
        </w:rPr>
      </w:pPr>
      <w:r>
        <w:rPr>
          <w:b/>
          <w:bCs/>
          <w:sz w:val="20"/>
        </w:rPr>
        <w:t>PLÁSTICOS UNION LTDA</w:t>
      </w:r>
    </w:p>
    <w:p w:rsidR="005479C8" w:rsidRDefault="005479C8" w:rsidP="005479C8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5479C8" w:rsidRDefault="005479C8" w:rsidP="005479C8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76 N 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5479C8" w:rsidRDefault="005479C8" w:rsidP="005479C8">
      <w:pPr>
        <w:rPr>
          <w:b/>
          <w:bCs/>
          <w:sz w:val="20"/>
        </w:rPr>
      </w:pPr>
      <w:r>
        <w:rPr>
          <w:b/>
          <w:bCs/>
          <w:sz w:val="20"/>
        </w:rPr>
        <w:t>TEL: 4 44 46 64   ITAGUI.</w:t>
      </w:r>
    </w:p>
    <w:p w:rsidR="005479C8" w:rsidRDefault="005479C8" w:rsidP="005479C8">
      <w:pPr>
        <w:rPr>
          <w:b/>
          <w:bCs/>
          <w:sz w:val="20"/>
        </w:rPr>
      </w:pPr>
    </w:p>
    <w:p w:rsidR="005479C8" w:rsidRDefault="005479C8" w:rsidP="005479C8">
      <w:pPr>
        <w:rPr>
          <w:b/>
        </w:rPr>
      </w:pPr>
    </w:p>
    <w:p w:rsidR="005479C8" w:rsidRDefault="005479C8" w:rsidP="005479C8">
      <w:pPr>
        <w:pStyle w:val="Ttulo1"/>
      </w:pPr>
      <w:r>
        <w:t>ORDEN DE TRABAJO    N°      07190</w:t>
      </w:r>
    </w:p>
    <w:p w:rsidR="005479C8" w:rsidRDefault="005479C8" w:rsidP="005479C8"/>
    <w:p w:rsidR="005479C8" w:rsidRDefault="005479C8" w:rsidP="005479C8">
      <w:r>
        <w:t>FECHA:</w:t>
      </w:r>
      <w:r>
        <w:tab/>
        <w:t>Medellín,  Septiembre   20   de   2010</w:t>
      </w:r>
    </w:p>
    <w:p w:rsidR="005479C8" w:rsidRDefault="005479C8" w:rsidP="005479C8">
      <w:r>
        <w:t>PARA:</w:t>
      </w:r>
      <w:r>
        <w:tab/>
      </w:r>
      <w:r>
        <w:tab/>
        <w:t>PLASTICOS DARMA S.A.</w:t>
      </w:r>
    </w:p>
    <w:p w:rsidR="005479C8" w:rsidRDefault="005479C8" w:rsidP="005479C8">
      <w:r>
        <w:t>ATENCIÓN:</w:t>
      </w:r>
      <w:r>
        <w:tab/>
        <w:t>Sr. Dario Jaramillo</w:t>
      </w:r>
    </w:p>
    <w:p w:rsidR="005479C8" w:rsidRDefault="005479C8" w:rsidP="005479C8">
      <w:r>
        <w:tab/>
      </w:r>
      <w:r>
        <w:tab/>
        <w:t>Gerente</w:t>
      </w:r>
    </w:p>
    <w:p w:rsidR="005479C8" w:rsidRDefault="005479C8" w:rsidP="005479C8"/>
    <w:p w:rsidR="005479C8" w:rsidRDefault="005479C8" w:rsidP="005479C8">
      <w:r>
        <w:t>Apreciado  Don Darío:</w:t>
      </w:r>
    </w:p>
    <w:p w:rsidR="005479C8" w:rsidRDefault="005479C8" w:rsidP="005479C8">
      <w:r>
        <w:t xml:space="preserve"> </w:t>
      </w:r>
    </w:p>
    <w:p w:rsidR="005479C8" w:rsidRDefault="005479C8" w:rsidP="005479C8">
      <w:r>
        <w:t>Con la presente estamos solicitando el siguiente Material :</w:t>
      </w:r>
    </w:p>
    <w:p w:rsidR="005479C8" w:rsidRDefault="005479C8" w:rsidP="005479C8"/>
    <w:p w:rsidR="005479C8" w:rsidRDefault="005479C8" w:rsidP="005479C8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5479C8" w:rsidRDefault="005479C8" w:rsidP="005479C8">
      <w:pPr>
        <w:rPr>
          <w:b/>
          <w:bCs/>
          <w:u w:val="single"/>
        </w:rPr>
      </w:pPr>
    </w:p>
    <w:p w:rsidR="005479C8" w:rsidRDefault="005479C8" w:rsidP="005479C8">
      <w:r>
        <w:t>MATERIAL:</w:t>
      </w:r>
      <w:r>
        <w:tab/>
      </w:r>
      <w:r>
        <w:tab/>
        <w:t xml:space="preserve">Polietileno  Alta </w:t>
      </w:r>
      <w:r w:rsidR="0031460D">
        <w:t xml:space="preserve"> Densidad  BLANCO</w:t>
      </w:r>
      <w:r>
        <w:t xml:space="preserve">  TUBULAR</w:t>
      </w:r>
    </w:p>
    <w:p w:rsidR="005479C8" w:rsidRDefault="004458E3" w:rsidP="005479C8">
      <w:r>
        <w:t>MEDIDA:</w:t>
      </w:r>
      <w:r>
        <w:tab/>
      </w:r>
      <w:r>
        <w:tab/>
        <w:t>45</w:t>
      </w:r>
      <w:r w:rsidR="005479C8">
        <w:t xml:space="preserve"> </w:t>
      </w:r>
      <w:r w:rsidR="005479C8" w:rsidRPr="007317E8">
        <w:rPr>
          <w:b/>
        </w:rPr>
        <w:t xml:space="preserve">   </w:t>
      </w:r>
      <w:r w:rsidR="005479C8">
        <w:t>Cms.</w:t>
      </w:r>
    </w:p>
    <w:p w:rsidR="005479C8" w:rsidRDefault="004458E3" w:rsidP="005479C8">
      <w:pPr>
        <w:rPr>
          <w:b/>
          <w:bCs/>
        </w:rPr>
      </w:pPr>
      <w:r>
        <w:t>CALIBRE:</w:t>
      </w:r>
      <w:r>
        <w:tab/>
      </w:r>
      <w:r>
        <w:tab/>
        <w:t>2.7</w:t>
      </w:r>
      <w:r w:rsidR="005479C8">
        <w:rPr>
          <w:b/>
        </w:rPr>
        <w:t xml:space="preserve"> </w:t>
      </w:r>
      <w:r w:rsidR="005479C8" w:rsidRPr="007317E8">
        <w:rPr>
          <w:b/>
        </w:rPr>
        <w:t xml:space="preserve"> </w:t>
      </w:r>
      <w:r w:rsidR="005479C8" w:rsidRPr="007317E8">
        <w:rPr>
          <w:b/>
          <w:bCs/>
        </w:rPr>
        <w:t xml:space="preserve"> ”</w:t>
      </w:r>
    </w:p>
    <w:p w:rsidR="005479C8" w:rsidRDefault="005479C8" w:rsidP="005479C8">
      <w:r>
        <w:t>COLOR:</w:t>
      </w:r>
      <w:r>
        <w:tab/>
      </w:r>
      <w:r>
        <w:tab/>
      </w:r>
      <w:r w:rsidR="004458E3">
        <w:t>BLANCO</w:t>
      </w:r>
    </w:p>
    <w:p w:rsidR="005479C8" w:rsidRPr="00874A16" w:rsidRDefault="005479C8" w:rsidP="005479C8">
      <w:r>
        <w:t>TRATADO:</w:t>
      </w:r>
      <w:r>
        <w:tab/>
      </w:r>
      <w:r>
        <w:tab/>
        <w:t>2  Caras.</w:t>
      </w:r>
    </w:p>
    <w:p w:rsidR="005479C8" w:rsidRDefault="005479C8" w:rsidP="005479C8">
      <w:pPr>
        <w:rPr>
          <w:b/>
          <w:bCs/>
        </w:rPr>
      </w:pPr>
      <w:r>
        <w:t>CANTIDAD:</w:t>
      </w:r>
      <w:r>
        <w:tab/>
      </w:r>
      <w:r>
        <w:tab/>
      </w:r>
      <w:r w:rsidR="003F7AF1">
        <w:t>100</w:t>
      </w:r>
      <w:r>
        <w:t xml:space="preserve">   Kg.</w:t>
      </w:r>
      <w:r>
        <w:rPr>
          <w:b/>
          <w:bCs/>
        </w:rPr>
        <w:tab/>
      </w:r>
    </w:p>
    <w:p w:rsidR="005479C8" w:rsidRDefault="005479C8" w:rsidP="005479C8">
      <w:r>
        <w:t>COLORES:</w:t>
      </w:r>
      <w:r>
        <w:tab/>
      </w:r>
      <w:r>
        <w:tab/>
        <w:t>1</w:t>
      </w:r>
      <w:r w:rsidR="003F7AF1">
        <w:t xml:space="preserve">     ( AZUL</w:t>
      </w:r>
      <w:r>
        <w:t xml:space="preserve">   )   </w:t>
      </w:r>
    </w:p>
    <w:p w:rsidR="005479C8" w:rsidRDefault="005479C8" w:rsidP="005479C8">
      <w:r>
        <w:t>CARAS:</w:t>
      </w:r>
      <w:r>
        <w:tab/>
      </w:r>
      <w:r>
        <w:tab/>
        <w:t xml:space="preserve">2 </w:t>
      </w:r>
    </w:p>
    <w:p w:rsidR="005479C8" w:rsidRDefault="005479C8" w:rsidP="005479C8">
      <w:r>
        <w:t>REPETICIÓN:</w:t>
      </w:r>
      <w:r>
        <w:tab/>
      </w:r>
      <w:r w:rsidR="003F7AF1">
        <w:t>30</w:t>
      </w:r>
      <w:r>
        <w:t xml:space="preserve">    Cms.</w:t>
      </w:r>
    </w:p>
    <w:p w:rsidR="005479C8" w:rsidRDefault="003F7AF1" w:rsidP="005479C8">
      <w:r>
        <w:t xml:space="preserve">RODILLO  :    </w:t>
      </w:r>
      <w:r>
        <w:tab/>
        <w:t>30</w:t>
      </w:r>
      <w:r w:rsidR="005479C8">
        <w:tab/>
      </w:r>
    </w:p>
    <w:p w:rsidR="005479C8" w:rsidRDefault="005479C8" w:rsidP="005479C8">
      <w:r>
        <w:t>BOLSA:</w:t>
      </w:r>
      <w:r>
        <w:tab/>
      </w:r>
      <w:r>
        <w:tab/>
      </w:r>
      <w:r w:rsidR="003F7AF1">
        <w:t>30</w:t>
      </w:r>
      <w:r>
        <w:t xml:space="preserve">   x</w:t>
      </w:r>
      <w:r w:rsidR="003F7AF1">
        <w:t xml:space="preserve">  40</w:t>
      </w:r>
      <w:r>
        <w:t xml:space="preserve"> + 5     cm</w:t>
      </w:r>
      <w:r w:rsidR="003F7AF1">
        <w:t>s         Con  cordon</w:t>
      </w:r>
    </w:p>
    <w:p w:rsidR="005479C8" w:rsidRDefault="005479C8" w:rsidP="005479C8">
      <w:r>
        <w:t>SELLADO:</w:t>
      </w:r>
      <w:r>
        <w:tab/>
      </w:r>
      <w:r>
        <w:tab/>
        <w:t>Lateral</w:t>
      </w:r>
    </w:p>
    <w:p w:rsidR="005479C8" w:rsidRDefault="005479C8" w:rsidP="005479C8">
      <w:r>
        <w:t>REFERENCIA:</w:t>
      </w:r>
      <w:r>
        <w:tab/>
      </w:r>
      <w:r w:rsidR="00126945">
        <w:rPr>
          <w:b/>
        </w:rPr>
        <w:t>BANCOLOMBIA CON CORDON</w:t>
      </w:r>
    </w:p>
    <w:p w:rsidR="005479C8" w:rsidRDefault="005479C8" w:rsidP="005479C8">
      <w:r>
        <w:tab/>
      </w:r>
      <w:r>
        <w:tab/>
      </w:r>
      <w:r>
        <w:tab/>
      </w:r>
    </w:p>
    <w:p w:rsidR="005479C8" w:rsidRDefault="005479C8" w:rsidP="005479C8"/>
    <w:p w:rsidR="005479C8" w:rsidRDefault="005479C8" w:rsidP="005479C8">
      <w:r>
        <w:rPr>
          <w:b/>
          <w:bCs/>
          <w:u w:val="single"/>
        </w:rPr>
        <w:t>NOTA</w:t>
      </w:r>
      <w:r>
        <w:t xml:space="preserve">:  </w:t>
      </w:r>
      <w:r>
        <w:tab/>
        <w:t>- Cyreles   en  su planta.</w:t>
      </w:r>
    </w:p>
    <w:p w:rsidR="005479C8" w:rsidRPr="001B3E70" w:rsidRDefault="005479C8" w:rsidP="005479C8">
      <w:pPr>
        <w:numPr>
          <w:ilvl w:val="0"/>
          <w:numId w:val="2"/>
        </w:numPr>
        <w:rPr>
          <w:b/>
          <w:u w:val="single"/>
        </w:rPr>
      </w:pPr>
      <w:r>
        <w:t>Colores y alturas de impresión  según    Muestra.</w:t>
      </w:r>
    </w:p>
    <w:p w:rsidR="005479C8" w:rsidRDefault="005479C8" w:rsidP="005479C8">
      <w:pPr>
        <w:numPr>
          <w:ilvl w:val="0"/>
          <w:numId w:val="2"/>
        </w:numPr>
        <w:rPr>
          <w:b/>
          <w:u w:val="single"/>
        </w:rPr>
      </w:pPr>
      <w:r>
        <w:rPr>
          <w:b/>
          <w:u w:val="single"/>
        </w:rPr>
        <w:t>SE  APRUEBA  IMPRESIÓN.</w:t>
      </w:r>
    </w:p>
    <w:p w:rsidR="005479C8" w:rsidRDefault="005479C8" w:rsidP="005479C8">
      <w:pPr>
        <w:ind w:left="1860"/>
        <w:rPr>
          <w:b/>
          <w:u w:val="single"/>
        </w:rPr>
      </w:pPr>
    </w:p>
    <w:p w:rsidR="005479C8" w:rsidRPr="000E3688" w:rsidRDefault="005479C8" w:rsidP="005479C8">
      <w:pPr>
        <w:ind w:left="1500"/>
      </w:pPr>
    </w:p>
    <w:p w:rsidR="005479C8" w:rsidRPr="000E3688" w:rsidRDefault="005479C8" w:rsidP="005479C8">
      <w:pPr>
        <w:rPr>
          <w:b/>
        </w:rPr>
      </w:pPr>
    </w:p>
    <w:p w:rsidR="005479C8" w:rsidRDefault="005479C8" w:rsidP="005479C8">
      <w:r>
        <w:t>Agradezco la atención y colaboración prestada.</w:t>
      </w:r>
    </w:p>
    <w:p w:rsidR="005479C8" w:rsidRDefault="005479C8" w:rsidP="005479C8"/>
    <w:p w:rsidR="005479C8" w:rsidRDefault="005479C8" w:rsidP="005479C8"/>
    <w:p w:rsidR="005479C8" w:rsidRDefault="005479C8" w:rsidP="005479C8">
      <w:r>
        <w:t>Cordialmente,</w:t>
      </w:r>
    </w:p>
    <w:p w:rsidR="005479C8" w:rsidRDefault="005479C8" w:rsidP="005479C8"/>
    <w:p w:rsidR="005479C8" w:rsidRDefault="005479C8" w:rsidP="005479C8"/>
    <w:p w:rsidR="005479C8" w:rsidRDefault="005479C8" w:rsidP="005479C8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5479C8" w:rsidRDefault="005479C8" w:rsidP="005479C8">
      <w:r>
        <w:t>Director</w:t>
      </w:r>
    </w:p>
    <w:p w:rsidR="005479C8" w:rsidRDefault="005479C8" w:rsidP="005479C8"/>
    <w:p w:rsidR="005479C8" w:rsidRDefault="005479C8" w:rsidP="00084E31">
      <w:pPr>
        <w:rPr>
          <w:b/>
        </w:rPr>
      </w:pPr>
    </w:p>
    <w:p w:rsidR="00091CE4" w:rsidRDefault="00091CE4" w:rsidP="00091CE4">
      <w:pPr>
        <w:rPr>
          <w:b/>
        </w:rPr>
      </w:pPr>
    </w:p>
    <w:p w:rsidR="00091CE4" w:rsidRDefault="00091CE4" w:rsidP="00091CE4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091CE4" w:rsidRDefault="00091CE4" w:rsidP="00091CE4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091CE4" w:rsidRDefault="00091CE4" w:rsidP="00091CE4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091CE4" w:rsidRDefault="00091CE4" w:rsidP="00091CE4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091CE4" w:rsidRDefault="00091CE4" w:rsidP="00091CE4">
      <w:pPr>
        <w:pStyle w:val="Ttulo1"/>
      </w:pPr>
    </w:p>
    <w:p w:rsidR="00091CE4" w:rsidRDefault="00091CE4" w:rsidP="00091CE4">
      <w:pPr>
        <w:pStyle w:val="Ttulo1"/>
      </w:pPr>
      <w:r>
        <w:t>ORDEN DE TRABAJO  N °      07284</w:t>
      </w:r>
    </w:p>
    <w:p w:rsidR="00091CE4" w:rsidRDefault="00091CE4" w:rsidP="00091CE4"/>
    <w:p w:rsidR="00091CE4" w:rsidRDefault="00091CE4" w:rsidP="00091CE4">
      <w:r>
        <w:t>FECHA:</w:t>
      </w:r>
      <w:r>
        <w:tab/>
        <w:t>Medellín, Septiembre  20    de   2010</w:t>
      </w:r>
    </w:p>
    <w:p w:rsidR="00091CE4" w:rsidRDefault="00091CE4" w:rsidP="00091CE4">
      <w:r>
        <w:t>PARA:</w:t>
      </w:r>
      <w:r>
        <w:tab/>
      </w:r>
      <w:r>
        <w:tab/>
        <w:t>PLÁSTICOS DARMA</w:t>
      </w:r>
    </w:p>
    <w:p w:rsidR="00091CE4" w:rsidRDefault="00091CE4" w:rsidP="00091CE4">
      <w:r>
        <w:t>ATENCIÓN:</w:t>
      </w:r>
      <w:r>
        <w:tab/>
        <w:t>Sr. Darío Jaramillo</w:t>
      </w:r>
    </w:p>
    <w:p w:rsidR="00091CE4" w:rsidRDefault="00091CE4" w:rsidP="00091CE4">
      <w:r>
        <w:tab/>
      </w:r>
      <w:r>
        <w:tab/>
        <w:t>Gerente.</w:t>
      </w:r>
    </w:p>
    <w:p w:rsidR="00091CE4" w:rsidRDefault="00091CE4" w:rsidP="00091CE4"/>
    <w:p w:rsidR="00091CE4" w:rsidRDefault="00091CE4" w:rsidP="00091CE4">
      <w:r>
        <w:t>Apreciado Don Darío:</w:t>
      </w:r>
    </w:p>
    <w:p w:rsidR="00091CE4" w:rsidRDefault="00091CE4" w:rsidP="00091CE4"/>
    <w:p w:rsidR="00091CE4" w:rsidRDefault="00091CE4" w:rsidP="00091CE4">
      <w:r>
        <w:t>Con la presente estamos solicitando el siguiente servicio de  IMPRESIÓN :</w:t>
      </w:r>
    </w:p>
    <w:p w:rsidR="00091CE4" w:rsidRDefault="00091CE4" w:rsidP="00091CE4"/>
    <w:p w:rsidR="00091CE4" w:rsidRDefault="00091CE4" w:rsidP="00091CE4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091CE4" w:rsidRDefault="00091CE4" w:rsidP="00091CE4">
      <w:r>
        <w:t xml:space="preserve">MATERIAL   :           Polipropileno Tubular de </w:t>
      </w:r>
      <w:r>
        <w:rPr>
          <w:b/>
        </w:rPr>
        <w:t>40</w:t>
      </w:r>
      <w:r>
        <w:t xml:space="preserve"> cms</w:t>
      </w:r>
    </w:p>
    <w:p w:rsidR="00091CE4" w:rsidRDefault="00091CE4" w:rsidP="00091CE4">
      <w:r>
        <w:t xml:space="preserve">CLIBRE      :               </w:t>
      </w:r>
      <w:r>
        <w:rPr>
          <w:b/>
        </w:rPr>
        <w:t>2.0  ”</w:t>
      </w:r>
    </w:p>
    <w:p w:rsidR="00091CE4" w:rsidRDefault="00091CE4" w:rsidP="00091CE4">
      <w:r>
        <w:t>REFERENCIA:</w:t>
      </w:r>
      <w:r>
        <w:tab/>
      </w:r>
      <w:r>
        <w:rPr>
          <w:b/>
        </w:rPr>
        <w:t>CARMEL  JEAN</w:t>
      </w:r>
    </w:p>
    <w:p w:rsidR="00091CE4" w:rsidRDefault="00091CE4" w:rsidP="00091CE4">
      <w:r>
        <w:t>CANTIDAD    :          220    Kg</w:t>
      </w:r>
    </w:p>
    <w:p w:rsidR="00091CE4" w:rsidRDefault="00091CE4" w:rsidP="00091CE4">
      <w:r>
        <w:t>COLORES:</w:t>
      </w:r>
      <w:r>
        <w:tab/>
      </w:r>
      <w:r>
        <w:tab/>
        <w:t>1 (  MAGENTA  )</w:t>
      </w:r>
    </w:p>
    <w:p w:rsidR="00091CE4" w:rsidRDefault="00091CE4" w:rsidP="00091CE4">
      <w:r>
        <w:t>CARAS:</w:t>
      </w:r>
      <w:r>
        <w:tab/>
      </w:r>
      <w:r>
        <w:tab/>
        <w:t>1</w:t>
      </w:r>
    </w:p>
    <w:p w:rsidR="00091CE4" w:rsidRDefault="00091CE4" w:rsidP="00091CE4">
      <w:r>
        <w:t>REPETICIÓN:</w:t>
      </w:r>
      <w:r>
        <w:tab/>
        <w:t>30</w:t>
      </w:r>
    </w:p>
    <w:p w:rsidR="00091CE4" w:rsidRDefault="00091CE4" w:rsidP="00091CE4">
      <w:r>
        <w:t>RODILLO:</w:t>
      </w:r>
      <w:r>
        <w:tab/>
      </w:r>
      <w:r>
        <w:tab/>
        <w:t>30</w:t>
      </w:r>
    </w:p>
    <w:p w:rsidR="00091CE4" w:rsidRDefault="00091CE4" w:rsidP="00091CE4">
      <w:r>
        <w:t>BOLSA:</w:t>
      </w:r>
      <w:r>
        <w:tab/>
      </w:r>
      <w:r>
        <w:tab/>
      </w:r>
      <w:r>
        <w:rPr>
          <w:b/>
        </w:rPr>
        <w:t>30  x  38 + 5</w:t>
      </w:r>
      <w:r>
        <w:t xml:space="preserve">  solapa interna  cms</w:t>
      </w:r>
    </w:p>
    <w:p w:rsidR="00091CE4" w:rsidRDefault="00091CE4" w:rsidP="00091CE4">
      <w:r>
        <w:t>SELLADO:</w:t>
      </w:r>
      <w:r>
        <w:tab/>
      </w:r>
      <w:r>
        <w:tab/>
        <w:t>Para selle lateral.</w:t>
      </w:r>
    </w:p>
    <w:p w:rsidR="00091CE4" w:rsidRDefault="00091CE4" w:rsidP="00091CE4"/>
    <w:p w:rsidR="00091CE4" w:rsidRDefault="00091CE4" w:rsidP="00091CE4">
      <w:r>
        <w:rPr>
          <w:b/>
          <w:bCs/>
          <w:u w:val="single"/>
        </w:rPr>
        <w:t>NOTA:</w:t>
      </w:r>
      <w:r>
        <w:t xml:space="preserve">  </w:t>
      </w:r>
      <w:r>
        <w:rPr>
          <w:b/>
          <w:sz w:val="28"/>
          <w:szCs w:val="28"/>
          <w:u w:val="single"/>
        </w:rPr>
        <w:t>* Cyreles  en su  planta</w:t>
      </w:r>
    </w:p>
    <w:p w:rsidR="00091CE4" w:rsidRDefault="00091CE4" w:rsidP="00091CE4">
      <w:pPr>
        <w:numPr>
          <w:ilvl w:val="0"/>
          <w:numId w:val="3"/>
        </w:numPr>
      </w:pPr>
      <w:r>
        <w:t>Se envían muestra física  para tonos y alturas</w:t>
      </w:r>
    </w:p>
    <w:p w:rsidR="00091CE4" w:rsidRDefault="00091CE4" w:rsidP="00091CE4">
      <w:pPr>
        <w:numPr>
          <w:ilvl w:val="0"/>
          <w:numId w:val="4"/>
        </w:numPr>
        <w:rPr>
          <w:b/>
        </w:rPr>
      </w:pPr>
      <w:r>
        <w:t xml:space="preserve">Se  </w:t>
      </w:r>
      <w:r w:rsidR="00376AA5">
        <w:t>envía</w:t>
      </w:r>
      <w:r>
        <w:t xml:space="preserve"> el material de PP de </w:t>
      </w:r>
      <w:r>
        <w:rPr>
          <w:b/>
        </w:rPr>
        <w:t xml:space="preserve">40 </w:t>
      </w:r>
      <w:r>
        <w:t xml:space="preserve"> </w:t>
      </w:r>
      <w:r>
        <w:rPr>
          <w:b/>
        </w:rPr>
        <w:t>cms</w:t>
      </w:r>
    </w:p>
    <w:p w:rsidR="00091CE4" w:rsidRDefault="00091CE4" w:rsidP="00091CE4">
      <w:pPr>
        <w:ind w:left="885"/>
      </w:pPr>
    </w:p>
    <w:p w:rsidR="00091CE4" w:rsidRDefault="00091CE4" w:rsidP="00091CE4">
      <w:pPr>
        <w:ind w:left="885"/>
      </w:pPr>
    </w:p>
    <w:p w:rsidR="00091CE4" w:rsidRDefault="00091CE4" w:rsidP="00091CE4">
      <w:r>
        <w:t>Agradezco la atención y colaboración prestada.</w:t>
      </w:r>
    </w:p>
    <w:p w:rsidR="00091CE4" w:rsidRDefault="00091CE4" w:rsidP="00091CE4"/>
    <w:p w:rsidR="00091CE4" w:rsidRDefault="00091CE4" w:rsidP="00091CE4"/>
    <w:p w:rsidR="00091CE4" w:rsidRDefault="00091CE4" w:rsidP="00091CE4">
      <w:r>
        <w:t>Cordialmente,</w:t>
      </w:r>
    </w:p>
    <w:p w:rsidR="00091CE4" w:rsidRDefault="00091CE4" w:rsidP="00091CE4"/>
    <w:p w:rsidR="00091CE4" w:rsidRDefault="00091CE4" w:rsidP="00091CE4"/>
    <w:p w:rsidR="00091CE4" w:rsidRDefault="00091CE4" w:rsidP="00091CE4"/>
    <w:p w:rsidR="00091CE4" w:rsidRDefault="00091CE4" w:rsidP="00091CE4">
      <w:r>
        <w:t>RICARDO CASAS ZAPATA</w:t>
      </w:r>
    </w:p>
    <w:p w:rsidR="00091CE4" w:rsidRDefault="00091CE4" w:rsidP="00091CE4">
      <w:r>
        <w:t>Director.</w:t>
      </w:r>
    </w:p>
    <w:p w:rsidR="00091CE4" w:rsidRDefault="00091CE4" w:rsidP="00084E31">
      <w:pPr>
        <w:rPr>
          <w:b/>
        </w:rPr>
      </w:pPr>
    </w:p>
    <w:p w:rsidR="00157382" w:rsidRDefault="00157382" w:rsidP="00084E31">
      <w:pPr>
        <w:rPr>
          <w:b/>
        </w:rPr>
      </w:pPr>
    </w:p>
    <w:p w:rsidR="00157382" w:rsidRDefault="00157382" w:rsidP="00084E31">
      <w:pPr>
        <w:rPr>
          <w:b/>
        </w:rPr>
      </w:pPr>
    </w:p>
    <w:p w:rsidR="00157382" w:rsidRDefault="00157382" w:rsidP="00084E31">
      <w:pPr>
        <w:rPr>
          <w:b/>
        </w:rPr>
      </w:pPr>
    </w:p>
    <w:p w:rsidR="00157382" w:rsidRDefault="00157382" w:rsidP="00084E31">
      <w:pPr>
        <w:rPr>
          <w:b/>
        </w:rPr>
      </w:pPr>
    </w:p>
    <w:p w:rsidR="00157382" w:rsidRDefault="00157382" w:rsidP="00084E31">
      <w:pPr>
        <w:rPr>
          <w:b/>
        </w:rPr>
      </w:pPr>
    </w:p>
    <w:p w:rsidR="00157382" w:rsidRDefault="00157382" w:rsidP="00084E31">
      <w:pPr>
        <w:rPr>
          <w:b/>
        </w:rPr>
      </w:pPr>
    </w:p>
    <w:p w:rsidR="00157382" w:rsidRDefault="00157382" w:rsidP="00157382">
      <w:pPr>
        <w:rPr>
          <w:b/>
        </w:rPr>
      </w:pPr>
    </w:p>
    <w:p w:rsidR="00157382" w:rsidRDefault="00157382" w:rsidP="00157382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157382" w:rsidRDefault="00157382" w:rsidP="00157382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157382" w:rsidRDefault="00157382" w:rsidP="00157382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157382" w:rsidRDefault="00157382" w:rsidP="00157382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157382" w:rsidRDefault="00157382" w:rsidP="00157382">
      <w:pPr>
        <w:rPr>
          <w:b/>
          <w:bCs/>
        </w:rPr>
      </w:pPr>
    </w:p>
    <w:p w:rsidR="00157382" w:rsidRDefault="00157382" w:rsidP="00157382">
      <w:pPr>
        <w:pStyle w:val="Ttulo1"/>
      </w:pPr>
    </w:p>
    <w:p w:rsidR="00157382" w:rsidRDefault="00157382" w:rsidP="00157382">
      <w:pPr>
        <w:pStyle w:val="Ttulo1"/>
      </w:pPr>
      <w:r>
        <w:t>ORDEN DE TRABAJO  N °      07188</w:t>
      </w:r>
    </w:p>
    <w:p w:rsidR="00157382" w:rsidRDefault="00157382" w:rsidP="00157382"/>
    <w:p w:rsidR="00157382" w:rsidRDefault="00C96EC6" w:rsidP="00157382">
      <w:r>
        <w:t>FECHA:</w:t>
      </w:r>
      <w:r>
        <w:tab/>
        <w:t xml:space="preserve">Medellín, Septiembre  20 </w:t>
      </w:r>
      <w:r w:rsidR="00157382">
        <w:t xml:space="preserve"> de  2010</w:t>
      </w:r>
    </w:p>
    <w:p w:rsidR="00157382" w:rsidRDefault="00157382" w:rsidP="00157382">
      <w:r>
        <w:t>PARA:</w:t>
      </w:r>
      <w:r>
        <w:tab/>
      </w:r>
      <w:r>
        <w:tab/>
        <w:t>PLÁSTICOS DARMA</w:t>
      </w:r>
    </w:p>
    <w:p w:rsidR="00157382" w:rsidRDefault="00157382" w:rsidP="00157382">
      <w:r>
        <w:t>ATENCIÓN:</w:t>
      </w:r>
      <w:r>
        <w:tab/>
        <w:t>Sr. Darío Jaramillo</w:t>
      </w:r>
    </w:p>
    <w:p w:rsidR="00157382" w:rsidRDefault="00157382" w:rsidP="00157382">
      <w:r>
        <w:tab/>
      </w:r>
      <w:r>
        <w:tab/>
        <w:t>Gerente.</w:t>
      </w:r>
    </w:p>
    <w:p w:rsidR="00157382" w:rsidRDefault="00157382" w:rsidP="00157382"/>
    <w:p w:rsidR="00157382" w:rsidRDefault="00157382" w:rsidP="00157382">
      <w:r>
        <w:t>Apreciado Don Darío:</w:t>
      </w:r>
    </w:p>
    <w:p w:rsidR="00157382" w:rsidRDefault="00157382" w:rsidP="00157382"/>
    <w:p w:rsidR="00157382" w:rsidRDefault="00157382" w:rsidP="00157382">
      <w:r>
        <w:t>Con la presente estamos solicitando el siguiente servicio de  IMPRESIÓN :</w:t>
      </w:r>
    </w:p>
    <w:p w:rsidR="00157382" w:rsidRDefault="00157382" w:rsidP="00157382"/>
    <w:p w:rsidR="00157382" w:rsidRDefault="00157382" w:rsidP="00157382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157382" w:rsidRDefault="00157382" w:rsidP="00157382">
      <w:r>
        <w:t xml:space="preserve">MATERIAL   :           Polipropileno SemiTubular   de  </w:t>
      </w:r>
      <w:r w:rsidRPr="00B24285">
        <w:rPr>
          <w:b/>
        </w:rPr>
        <w:t>13 + 4</w:t>
      </w:r>
      <w:r>
        <w:t xml:space="preserve">     cms</w:t>
      </w:r>
    </w:p>
    <w:p w:rsidR="00157382" w:rsidRDefault="00157382" w:rsidP="00157382">
      <w:r>
        <w:t>CLIBRE      :               1.5  ”</w:t>
      </w:r>
    </w:p>
    <w:p w:rsidR="00157382" w:rsidRPr="00AD5DCF" w:rsidRDefault="00157382" w:rsidP="00157382">
      <w:pPr>
        <w:rPr>
          <w:b/>
        </w:rPr>
      </w:pPr>
      <w:r>
        <w:t>REFERENCIA:</w:t>
      </w:r>
      <w:r>
        <w:tab/>
      </w:r>
      <w:r>
        <w:rPr>
          <w:b/>
        </w:rPr>
        <w:t>CARMEL  INTERIOR  PEQUENA</w:t>
      </w:r>
    </w:p>
    <w:p w:rsidR="00157382" w:rsidRDefault="00157382" w:rsidP="00157382">
      <w:r>
        <w:t>CANTIDAD    :          60    Kg</w:t>
      </w:r>
    </w:p>
    <w:p w:rsidR="00157382" w:rsidRDefault="00157382" w:rsidP="00157382">
      <w:r>
        <w:t>COLORES:</w:t>
      </w:r>
      <w:r>
        <w:tab/>
      </w:r>
      <w:r>
        <w:tab/>
        <w:t>1 ( Según  arte )</w:t>
      </w:r>
    </w:p>
    <w:p w:rsidR="00157382" w:rsidRDefault="00157382" w:rsidP="00157382">
      <w:r>
        <w:t>CARAS:</w:t>
      </w:r>
      <w:r>
        <w:tab/>
      </w:r>
      <w:r>
        <w:tab/>
        <w:t xml:space="preserve">1  </w:t>
      </w:r>
    </w:p>
    <w:p w:rsidR="00157382" w:rsidRDefault="00157382" w:rsidP="00157382">
      <w:r>
        <w:t>REPETICIÓN:</w:t>
      </w:r>
      <w:r>
        <w:tab/>
        <w:t>14</w:t>
      </w:r>
    </w:p>
    <w:p w:rsidR="00157382" w:rsidRDefault="00157382" w:rsidP="00157382">
      <w:r>
        <w:t>RODILLO:</w:t>
      </w:r>
      <w:r>
        <w:tab/>
      </w:r>
      <w:r>
        <w:tab/>
        <w:t>29</w:t>
      </w:r>
    </w:p>
    <w:p w:rsidR="00157382" w:rsidRDefault="00157382" w:rsidP="00157382">
      <w:r>
        <w:t>BOLSA:</w:t>
      </w:r>
      <w:r>
        <w:tab/>
      </w:r>
      <w:r>
        <w:tab/>
        <w:t>14  X  13 + 4    cms de solapa  volada</w:t>
      </w:r>
    </w:p>
    <w:p w:rsidR="00157382" w:rsidRDefault="00157382" w:rsidP="00157382">
      <w:r>
        <w:t>SELLADO:</w:t>
      </w:r>
      <w:r>
        <w:tab/>
      </w:r>
      <w:r>
        <w:tab/>
        <w:t>Para selle lateral.</w:t>
      </w:r>
    </w:p>
    <w:p w:rsidR="00157382" w:rsidRDefault="00157382" w:rsidP="00157382"/>
    <w:p w:rsidR="00157382" w:rsidRDefault="00157382" w:rsidP="00157382"/>
    <w:p w:rsidR="00157382" w:rsidRDefault="00157382" w:rsidP="00157382">
      <w:r>
        <w:rPr>
          <w:b/>
          <w:bCs/>
          <w:u w:val="single"/>
        </w:rPr>
        <w:t>NOTA:</w:t>
      </w:r>
      <w:r>
        <w:t xml:space="preserve">  *   Los cyreles se encuentran en su planta</w:t>
      </w:r>
    </w:p>
    <w:p w:rsidR="00157382" w:rsidRDefault="00157382" w:rsidP="00157382">
      <w:pPr>
        <w:numPr>
          <w:ilvl w:val="0"/>
          <w:numId w:val="1"/>
        </w:numPr>
      </w:pPr>
      <w:r>
        <w:t>Se envían ARTE    para tonos y alturas</w:t>
      </w:r>
    </w:p>
    <w:p w:rsidR="00157382" w:rsidRPr="00307118" w:rsidRDefault="00157382" w:rsidP="00157382">
      <w:pPr>
        <w:numPr>
          <w:ilvl w:val="0"/>
          <w:numId w:val="2"/>
        </w:numPr>
      </w:pPr>
      <w:r>
        <w:t xml:space="preserve">Se  envia el material de PP </w:t>
      </w:r>
      <w:r>
        <w:rPr>
          <w:b/>
        </w:rPr>
        <w:t xml:space="preserve">de  13 + 4 </w:t>
      </w:r>
      <w:r w:rsidRPr="00AD5DCF">
        <w:rPr>
          <w:b/>
        </w:rPr>
        <w:t xml:space="preserve">  cms</w:t>
      </w:r>
    </w:p>
    <w:p w:rsidR="00157382" w:rsidRPr="00150D1A" w:rsidRDefault="00157382" w:rsidP="00157382">
      <w:pPr>
        <w:numPr>
          <w:ilvl w:val="0"/>
          <w:numId w:val="2"/>
        </w:numPr>
      </w:pPr>
      <w:r>
        <w:rPr>
          <w:b/>
        </w:rPr>
        <w:t>Igual  ultima  impresion</w:t>
      </w:r>
    </w:p>
    <w:p w:rsidR="00157382" w:rsidRDefault="00157382" w:rsidP="00157382">
      <w:pPr>
        <w:ind w:left="885"/>
      </w:pPr>
    </w:p>
    <w:p w:rsidR="00157382" w:rsidRDefault="00157382" w:rsidP="00157382">
      <w:pPr>
        <w:ind w:left="885"/>
      </w:pPr>
    </w:p>
    <w:p w:rsidR="00157382" w:rsidRDefault="00157382" w:rsidP="00157382">
      <w:r>
        <w:t>Agradezco la atención y colaboración prestada.</w:t>
      </w:r>
    </w:p>
    <w:p w:rsidR="00157382" w:rsidRDefault="00157382" w:rsidP="00157382"/>
    <w:p w:rsidR="00157382" w:rsidRDefault="00157382" w:rsidP="00157382"/>
    <w:p w:rsidR="00157382" w:rsidRDefault="00157382" w:rsidP="00157382">
      <w:r>
        <w:t>Cordialmente,</w:t>
      </w:r>
    </w:p>
    <w:p w:rsidR="00157382" w:rsidRDefault="00157382" w:rsidP="00157382"/>
    <w:p w:rsidR="00157382" w:rsidRDefault="00157382" w:rsidP="00157382"/>
    <w:p w:rsidR="00157382" w:rsidRDefault="00157382" w:rsidP="00157382"/>
    <w:p w:rsidR="00157382" w:rsidRDefault="00157382" w:rsidP="00157382">
      <w:r>
        <w:t>RICARDO CASAS ZAPATA</w:t>
      </w:r>
    </w:p>
    <w:p w:rsidR="00157382" w:rsidRDefault="00157382" w:rsidP="00157382">
      <w:r>
        <w:t>Director.</w:t>
      </w:r>
    </w:p>
    <w:p w:rsidR="00157382" w:rsidRDefault="00157382" w:rsidP="00157382">
      <w:pPr>
        <w:rPr>
          <w:b/>
        </w:rPr>
      </w:pPr>
    </w:p>
    <w:p w:rsidR="00212E33" w:rsidRDefault="00212E33" w:rsidP="00157382">
      <w:pPr>
        <w:rPr>
          <w:b/>
        </w:rPr>
      </w:pPr>
    </w:p>
    <w:p w:rsidR="00212E33" w:rsidRDefault="00212E33" w:rsidP="00157382">
      <w:pPr>
        <w:rPr>
          <w:b/>
        </w:rPr>
      </w:pPr>
    </w:p>
    <w:p w:rsidR="00212E33" w:rsidRDefault="00212E33" w:rsidP="00157382">
      <w:pPr>
        <w:rPr>
          <w:b/>
        </w:rPr>
      </w:pPr>
    </w:p>
    <w:p w:rsidR="00212E33" w:rsidRDefault="00212E33" w:rsidP="00157382">
      <w:pPr>
        <w:rPr>
          <w:b/>
        </w:rPr>
      </w:pPr>
    </w:p>
    <w:p w:rsidR="00212E33" w:rsidRDefault="00212E33" w:rsidP="00212E33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212E33" w:rsidRDefault="00212E33" w:rsidP="00212E33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212E33" w:rsidRDefault="00212E33" w:rsidP="00212E33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212E33" w:rsidRDefault="00212E33" w:rsidP="00212E33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212E33" w:rsidRDefault="00212E33" w:rsidP="00212E33">
      <w:pPr>
        <w:rPr>
          <w:b/>
          <w:bCs/>
        </w:rPr>
      </w:pPr>
    </w:p>
    <w:p w:rsidR="00212E33" w:rsidRDefault="00212E33" w:rsidP="00212E33">
      <w:pPr>
        <w:pStyle w:val="Ttulo1"/>
      </w:pPr>
    </w:p>
    <w:p w:rsidR="00212E33" w:rsidRDefault="00212E33" w:rsidP="00212E33">
      <w:pPr>
        <w:pStyle w:val="Ttulo1"/>
      </w:pPr>
      <w:r>
        <w:t>ORDEN DE TRABAJO  N °      07189</w:t>
      </w:r>
    </w:p>
    <w:p w:rsidR="00212E33" w:rsidRDefault="00212E33" w:rsidP="00212E33"/>
    <w:p w:rsidR="00212E33" w:rsidRDefault="00212E33" w:rsidP="00212E33">
      <w:r>
        <w:t>FECHA:</w:t>
      </w:r>
      <w:r>
        <w:tab/>
        <w:t>Medellín,  Septiembre  20   de   2010</w:t>
      </w:r>
    </w:p>
    <w:p w:rsidR="00212E33" w:rsidRDefault="00212E33" w:rsidP="00212E33">
      <w:r>
        <w:t>PARA:</w:t>
      </w:r>
      <w:r>
        <w:tab/>
      </w:r>
      <w:r>
        <w:tab/>
        <w:t>PLÁSTICOS DARMA</w:t>
      </w:r>
    </w:p>
    <w:p w:rsidR="00212E33" w:rsidRDefault="00212E33" w:rsidP="00212E33">
      <w:r>
        <w:t>ATENCIÓN:</w:t>
      </w:r>
      <w:r>
        <w:tab/>
        <w:t>Sr. Darío Jaramillo</w:t>
      </w:r>
    </w:p>
    <w:p w:rsidR="00212E33" w:rsidRDefault="00212E33" w:rsidP="00212E33">
      <w:r>
        <w:tab/>
      </w:r>
      <w:r>
        <w:tab/>
        <w:t>Gerente.</w:t>
      </w:r>
    </w:p>
    <w:p w:rsidR="00212E33" w:rsidRDefault="00212E33" w:rsidP="00212E33"/>
    <w:p w:rsidR="00212E33" w:rsidRDefault="00212E33" w:rsidP="00212E33">
      <w:r>
        <w:t>Apreciado Don Darío:</w:t>
      </w:r>
    </w:p>
    <w:p w:rsidR="00212E33" w:rsidRDefault="00212E33" w:rsidP="00212E33"/>
    <w:p w:rsidR="00212E33" w:rsidRDefault="00212E33" w:rsidP="00212E33">
      <w:r>
        <w:t>Con la presente estamos solicitando el siguiente servicio de  IMPRESIÓN  :</w:t>
      </w:r>
    </w:p>
    <w:p w:rsidR="00212E33" w:rsidRDefault="00212E33" w:rsidP="00212E33"/>
    <w:p w:rsidR="00212E33" w:rsidRDefault="00212E33" w:rsidP="00212E33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212E33" w:rsidRDefault="00212E33" w:rsidP="00212E33">
      <w:r>
        <w:t xml:space="preserve">MATERIAL   :           Polipropileno   Tubular   de   </w:t>
      </w:r>
      <w:r>
        <w:rPr>
          <w:b/>
        </w:rPr>
        <w:t>30</w:t>
      </w:r>
      <w:r>
        <w:t xml:space="preserve">    cms</w:t>
      </w:r>
    </w:p>
    <w:p w:rsidR="00212E33" w:rsidRDefault="00212E33" w:rsidP="00212E33">
      <w:r>
        <w:t>CLIBRE      :               1.5  ”</w:t>
      </w:r>
    </w:p>
    <w:p w:rsidR="00212E33" w:rsidRPr="00AD5DCF" w:rsidRDefault="00212E33" w:rsidP="00212E33">
      <w:pPr>
        <w:rPr>
          <w:b/>
        </w:rPr>
      </w:pPr>
      <w:r>
        <w:t>REFERENCIA:</w:t>
      </w:r>
      <w:r>
        <w:tab/>
      </w:r>
      <w:r>
        <w:rPr>
          <w:b/>
        </w:rPr>
        <w:t>TEENS</w:t>
      </w:r>
    </w:p>
    <w:p w:rsidR="00212E33" w:rsidRDefault="00212E33" w:rsidP="00212E33">
      <w:r>
        <w:t>CANTIDAD    :          580   Kg</w:t>
      </w:r>
    </w:p>
    <w:p w:rsidR="00212E33" w:rsidRDefault="00212E33" w:rsidP="00212E33">
      <w:r>
        <w:t>COLORES:</w:t>
      </w:r>
      <w:r>
        <w:tab/>
      </w:r>
      <w:r>
        <w:tab/>
        <w:t>1 ( Según  arte )</w:t>
      </w:r>
    </w:p>
    <w:p w:rsidR="00212E33" w:rsidRDefault="00212E33" w:rsidP="00212E33">
      <w:r>
        <w:t>CARAS:</w:t>
      </w:r>
      <w:r>
        <w:tab/>
      </w:r>
      <w:r>
        <w:tab/>
        <w:t xml:space="preserve">1  </w:t>
      </w:r>
    </w:p>
    <w:p w:rsidR="00212E33" w:rsidRDefault="00212E33" w:rsidP="00212E33">
      <w:r>
        <w:t>REPETICIÓN:</w:t>
      </w:r>
      <w:r>
        <w:tab/>
        <w:t>24.5</w:t>
      </w:r>
    </w:p>
    <w:p w:rsidR="00212E33" w:rsidRPr="007E24E2" w:rsidRDefault="00212E33" w:rsidP="00212E33">
      <w:pPr>
        <w:rPr>
          <w:b/>
        </w:rPr>
      </w:pPr>
      <w:r>
        <w:t>RODILLO:</w:t>
      </w:r>
      <w:r>
        <w:tab/>
      </w:r>
      <w:r>
        <w:tab/>
      </w:r>
      <w:r>
        <w:rPr>
          <w:b/>
        </w:rPr>
        <w:t>25</w:t>
      </w:r>
    </w:p>
    <w:p w:rsidR="00212E33" w:rsidRDefault="00212E33" w:rsidP="00212E33">
      <w:r>
        <w:t>BOLSA:</w:t>
      </w:r>
      <w:r>
        <w:tab/>
      </w:r>
      <w:r>
        <w:tab/>
        <w:t>24.5  X  28 + 5    cms   de  Solapa Interna.</w:t>
      </w:r>
    </w:p>
    <w:p w:rsidR="00212E33" w:rsidRDefault="00212E33" w:rsidP="00212E33">
      <w:r>
        <w:t>SELLADO:</w:t>
      </w:r>
      <w:r>
        <w:tab/>
      </w:r>
      <w:r>
        <w:tab/>
        <w:t>Para selle lateral.</w:t>
      </w:r>
    </w:p>
    <w:p w:rsidR="00212E33" w:rsidRDefault="00212E33" w:rsidP="00212E33"/>
    <w:p w:rsidR="00212E33" w:rsidRDefault="00212E33" w:rsidP="00212E33"/>
    <w:p w:rsidR="00212E33" w:rsidRDefault="00212E33" w:rsidP="00212E33">
      <w:r>
        <w:rPr>
          <w:b/>
          <w:bCs/>
          <w:u w:val="single"/>
        </w:rPr>
        <w:t>NOTA:</w:t>
      </w:r>
      <w:r>
        <w:t xml:space="preserve">  *   Los cyreles   se  encuentran en su planta.</w:t>
      </w:r>
    </w:p>
    <w:p w:rsidR="00212E33" w:rsidRDefault="00212E33" w:rsidP="00212E33">
      <w:pPr>
        <w:numPr>
          <w:ilvl w:val="0"/>
          <w:numId w:val="1"/>
        </w:numPr>
      </w:pPr>
      <w:r>
        <w:t>Se envían ARTE    para tonos y alturas</w:t>
      </w:r>
    </w:p>
    <w:p w:rsidR="00212E33" w:rsidRPr="00146E99" w:rsidRDefault="00212E33" w:rsidP="00212E33">
      <w:pPr>
        <w:numPr>
          <w:ilvl w:val="0"/>
          <w:numId w:val="2"/>
        </w:numPr>
      </w:pPr>
      <w:r>
        <w:t xml:space="preserve">Se  envía el material de PP </w:t>
      </w:r>
      <w:r>
        <w:rPr>
          <w:b/>
        </w:rPr>
        <w:t xml:space="preserve">de  30 </w:t>
      </w:r>
      <w:r w:rsidRPr="00AD5DCF">
        <w:rPr>
          <w:b/>
        </w:rPr>
        <w:t xml:space="preserve">  cms</w:t>
      </w:r>
    </w:p>
    <w:p w:rsidR="00212E33" w:rsidRPr="005574BF" w:rsidRDefault="00212E33" w:rsidP="00212E33">
      <w:pPr>
        <w:numPr>
          <w:ilvl w:val="0"/>
          <w:numId w:val="2"/>
        </w:numPr>
      </w:pPr>
      <w:r>
        <w:rPr>
          <w:b/>
        </w:rPr>
        <w:t>Colocar  guía para sellado</w:t>
      </w:r>
    </w:p>
    <w:p w:rsidR="00212E33" w:rsidRPr="00150D1A" w:rsidRDefault="00212E33" w:rsidP="00212E33">
      <w:pPr>
        <w:ind w:left="1860"/>
      </w:pPr>
    </w:p>
    <w:p w:rsidR="00212E33" w:rsidRDefault="00212E33" w:rsidP="00212E33">
      <w:pPr>
        <w:ind w:left="885"/>
      </w:pPr>
    </w:p>
    <w:p w:rsidR="00212E33" w:rsidRDefault="00212E33" w:rsidP="00212E33">
      <w:pPr>
        <w:ind w:left="885"/>
      </w:pPr>
    </w:p>
    <w:p w:rsidR="00212E33" w:rsidRDefault="00212E33" w:rsidP="00212E33">
      <w:r>
        <w:t>Agradezco la atención y colaboración prestada.</w:t>
      </w:r>
    </w:p>
    <w:p w:rsidR="00212E33" w:rsidRDefault="00212E33" w:rsidP="00212E33"/>
    <w:p w:rsidR="00212E33" w:rsidRDefault="00212E33" w:rsidP="00212E33"/>
    <w:p w:rsidR="00212E33" w:rsidRDefault="00212E33" w:rsidP="00212E33">
      <w:r>
        <w:t>Cordialmente,</w:t>
      </w:r>
    </w:p>
    <w:p w:rsidR="00212E33" w:rsidRDefault="00212E33" w:rsidP="00212E33"/>
    <w:p w:rsidR="00212E33" w:rsidRDefault="00212E33" w:rsidP="00212E33"/>
    <w:p w:rsidR="00212E33" w:rsidRDefault="00212E33" w:rsidP="00212E33"/>
    <w:p w:rsidR="00212E33" w:rsidRDefault="00212E33" w:rsidP="00212E33">
      <w:r>
        <w:t>RICARDO CASAS ZAPATA</w:t>
      </w:r>
    </w:p>
    <w:p w:rsidR="00212E33" w:rsidRDefault="00212E33" w:rsidP="00212E33">
      <w:r>
        <w:t>Director</w:t>
      </w:r>
    </w:p>
    <w:p w:rsidR="00212E33" w:rsidRDefault="00212E33" w:rsidP="00157382">
      <w:pPr>
        <w:rPr>
          <w:b/>
        </w:rPr>
      </w:pPr>
    </w:p>
    <w:p w:rsidR="00157382" w:rsidRDefault="00157382" w:rsidP="00157382">
      <w:pPr>
        <w:rPr>
          <w:b/>
        </w:rPr>
      </w:pPr>
    </w:p>
    <w:p w:rsidR="00157382" w:rsidRDefault="00157382" w:rsidP="00084E31">
      <w:pPr>
        <w:rPr>
          <w:b/>
        </w:rPr>
      </w:pPr>
    </w:p>
    <w:p w:rsidR="000E3D73" w:rsidRDefault="000E3D73" w:rsidP="00084E31">
      <w:pPr>
        <w:rPr>
          <w:b/>
        </w:rPr>
      </w:pPr>
    </w:p>
    <w:p w:rsidR="000E3D73" w:rsidRDefault="000E3D73" w:rsidP="00084E31">
      <w:pPr>
        <w:rPr>
          <w:b/>
        </w:rPr>
      </w:pPr>
    </w:p>
    <w:p w:rsidR="000E3D73" w:rsidRDefault="000E3D73" w:rsidP="000E3D73"/>
    <w:p w:rsidR="000E3D73" w:rsidRDefault="000E3D73" w:rsidP="000E3D73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0E3D73" w:rsidRDefault="000E3D73" w:rsidP="000E3D73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0E3D73" w:rsidRDefault="000E3D73" w:rsidP="000E3D73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0E3D73" w:rsidRDefault="000E3D73" w:rsidP="000E3D73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0E3D73" w:rsidRDefault="000E3D73" w:rsidP="000E3D73"/>
    <w:p w:rsidR="000E3D73" w:rsidRDefault="000E3D73" w:rsidP="000E3D73">
      <w:pPr>
        <w:pStyle w:val="Ttulo1"/>
      </w:pPr>
      <w:r>
        <w:t xml:space="preserve"> </w:t>
      </w:r>
      <w:r w:rsidR="001D6EC1">
        <w:t xml:space="preserve">  ORDEN DE TRABAJO </w:t>
      </w:r>
      <w:r w:rsidR="00E415F8">
        <w:t xml:space="preserve">  </w:t>
      </w:r>
      <w:r w:rsidR="001D6EC1">
        <w:t>N°      07297</w:t>
      </w:r>
    </w:p>
    <w:p w:rsidR="000E3D73" w:rsidRDefault="000E3D73" w:rsidP="000E3D73"/>
    <w:p w:rsidR="000E3D73" w:rsidRPr="006E74B0" w:rsidRDefault="000E3D73" w:rsidP="000E3D73"/>
    <w:p w:rsidR="000E3D73" w:rsidRDefault="001D6EC1" w:rsidP="000E3D73">
      <w:r>
        <w:t>FECHA:</w:t>
      </w:r>
      <w:r>
        <w:tab/>
        <w:t>Medellín,   Septiembre    21</w:t>
      </w:r>
      <w:r w:rsidR="000E3D73">
        <w:t xml:space="preserve">  de  2010</w:t>
      </w:r>
    </w:p>
    <w:p w:rsidR="000E3D73" w:rsidRDefault="000E3D73" w:rsidP="000E3D73">
      <w:r>
        <w:t>PARA:</w:t>
      </w:r>
      <w:r>
        <w:tab/>
      </w:r>
      <w:r>
        <w:tab/>
        <w:t>PLÁSTICOS DARMA</w:t>
      </w:r>
    </w:p>
    <w:p w:rsidR="000E3D73" w:rsidRDefault="000E3D73" w:rsidP="000E3D73">
      <w:r>
        <w:t>ATENCIÓN:</w:t>
      </w:r>
      <w:r>
        <w:tab/>
        <w:t>Sr. Darío Jaramillo</w:t>
      </w:r>
    </w:p>
    <w:p w:rsidR="000E3D73" w:rsidRDefault="000E3D73" w:rsidP="000E3D73">
      <w:r>
        <w:tab/>
      </w:r>
      <w:r>
        <w:tab/>
        <w:t>Gerente.</w:t>
      </w:r>
    </w:p>
    <w:p w:rsidR="000E3D73" w:rsidRDefault="000E3D73" w:rsidP="000E3D73"/>
    <w:p w:rsidR="000E3D73" w:rsidRDefault="000E3D73" w:rsidP="000E3D73">
      <w:r>
        <w:t>Apreciado Don Darío:</w:t>
      </w:r>
    </w:p>
    <w:p w:rsidR="000E3D73" w:rsidRDefault="000E3D73" w:rsidP="000E3D73"/>
    <w:p w:rsidR="000E3D73" w:rsidRDefault="000E3D73" w:rsidP="000E3D73">
      <w:r>
        <w:t>Con la presente estamos solicitando el siguiente servicio de  IMPRESION:</w:t>
      </w:r>
    </w:p>
    <w:p w:rsidR="000E3D73" w:rsidRDefault="000E3D73" w:rsidP="000E3D73"/>
    <w:p w:rsidR="000E3D73" w:rsidRDefault="000E3D73" w:rsidP="000E3D73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0E3D73" w:rsidRDefault="000E3D73" w:rsidP="000E3D73">
      <w:r>
        <w:t>MATERIAL   :           Polipropileno Lamina de 40  cms</w:t>
      </w:r>
    </w:p>
    <w:p w:rsidR="000E3D73" w:rsidRDefault="000E3D73" w:rsidP="000E3D73">
      <w:r>
        <w:t>CLIBRE      :               2.0  ”</w:t>
      </w:r>
    </w:p>
    <w:p w:rsidR="000E3D73" w:rsidRDefault="000E3D73" w:rsidP="000E3D73">
      <w:r>
        <w:t>REFERENCIA:</w:t>
      </w:r>
      <w:r>
        <w:tab/>
      </w:r>
      <w:r w:rsidRPr="00F3739F">
        <w:rPr>
          <w:b/>
        </w:rPr>
        <w:t>PHYSALIS  CARIBEAN  EXOTICS</w:t>
      </w:r>
    </w:p>
    <w:p w:rsidR="000E3D73" w:rsidRDefault="000E3D73" w:rsidP="000E3D73">
      <w:r>
        <w:t>CANTIDAD    :          140     Kg</w:t>
      </w:r>
    </w:p>
    <w:p w:rsidR="000E3D73" w:rsidRDefault="000E3D73" w:rsidP="000E3D73">
      <w:r>
        <w:t>COLORES:</w:t>
      </w:r>
      <w:r>
        <w:tab/>
      </w:r>
      <w:r>
        <w:tab/>
        <w:t>5   (   Según Muestra  )</w:t>
      </w:r>
    </w:p>
    <w:p w:rsidR="000E3D73" w:rsidRDefault="000E3D73" w:rsidP="000E3D73">
      <w:r>
        <w:t>CARAS:</w:t>
      </w:r>
      <w:r>
        <w:tab/>
      </w:r>
      <w:r>
        <w:tab/>
        <w:t>1</w:t>
      </w:r>
    </w:p>
    <w:p w:rsidR="000E3D73" w:rsidRDefault="000E3D73" w:rsidP="000E3D73">
      <w:r>
        <w:t>R EPETICIÓN:</w:t>
      </w:r>
      <w:r>
        <w:tab/>
        <w:t>20  cms</w:t>
      </w:r>
    </w:p>
    <w:p w:rsidR="000E3D73" w:rsidRDefault="000E3D73" w:rsidP="000E3D73">
      <w:r>
        <w:t>RODILLO:</w:t>
      </w:r>
      <w:r>
        <w:tab/>
      </w:r>
      <w:r>
        <w:tab/>
        <w:t>40</w:t>
      </w:r>
    </w:p>
    <w:p w:rsidR="000E3D73" w:rsidRDefault="000E3D73" w:rsidP="000E3D73">
      <w:r>
        <w:t>LAMINA:</w:t>
      </w:r>
      <w:r>
        <w:tab/>
      </w:r>
      <w:r>
        <w:tab/>
        <w:t>20 X 20   cms</w:t>
      </w:r>
    </w:p>
    <w:p w:rsidR="000E3D73" w:rsidRDefault="000E3D73" w:rsidP="000E3D73">
      <w:r>
        <w:t>SELLADO:</w:t>
      </w:r>
      <w:r>
        <w:tab/>
      </w:r>
      <w:r>
        <w:tab/>
        <w:t>Para sacar 2  laminas por golpe</w:t>
      </w:r>
    </w:p>
    <w:p w:rsidR="000E3D73" w:rsidRDefault="000E3D73" w:rsidP="000E3D73">
      <w:r>
        <w:t xml:space="preserve"> </w:t>
      </w:r>
    </w:p>
    <w:p w:rsidR="000E3D73" w:rsidRDefault="000E3D73" w:rsidP="000E3D73">
      <w:r>
        <w:rPr>
          <w:b/>
          <w:bCs/>
          <w:u w:val="single"/>
        </w:rPr>
        <w:t>NOTA:</w:t>
      </w:r>
      <w:r>
        <w:t xml:space="preserve">  * Los cyreles  se encuentran en su planta</w:t>
      </w:r>
    </w:p>
    <w:p w:rsidR="000E3D73" w:rsidRPr="00D04067" w:rsidRDefault="000E3D73" w:rsidP="000E3D73">
      <w:pPr>
        <w:numPr>
          <w:ilvl w:val="0"/>
          <w:numId w:val="1"/>
        </w:numPr>
        <w:rPr>
          <w:u w:val="single"/>
        </w:rPr>
      </w:pPr>
      <w:r>
        <w:t xml:space="preserve">Colores igual muestra </w:t>
      </w:r>
    </w:p>
    <w:p w:rsidR="000E3D73" w:rsidRPr="00D96F5C" w:rsidRDefault="000E3D73" w:rsidP="000E3D73">
      <w:pPr>
        <w:numPr>
          <w:ilvl w:val="0"/>
          <w:numId w:val="1"/>
        </w:numPr>
        <w:rPr>
          <w:u w:val="single"/>
        </w:rPr>
      </w:pPr>
      <w:r>
        <w:t>Se aprueba montaje</w:t>
      </w:r>
    </w:p>
    <w:p w:rsidR="000E3D73" w:rsidRPr="00D96F5C" w:rsidRDefault="000E3D73" w:rsidP="000E3D73">
      <w:pPr>
        <w:ind w:left="1245"/>
        <w:rPr>
          <w:u w:val="single"/>
        </w:rPr>
      </w:pPr>
    </w:p>
    <w:p w:rsidR="000E3D73" w:rsidRPr="00DB0681" w:rsidRDefault="000E3D73" w:rsidP="000E3D73">
      <w:pPr>
        <w:numPr>
          <w:ilvl w:val="0"/>
          <w:numId w:val="1"/>
        </w:numPr>
        <w:rPr>
          <w:u w:val="single"/>
        </w:rPr>
      </w:pPr>
      <w:r>
        <w:t xml:space="preserve">IMPRIMIR CON  GGN </w:t>
      </w:r>
    </w:p>
    <w:p w:rsidR="000E3D73" w:rsidRPr="00FE51A5" w:rsidRDefault="000E3D73" w:rsidP="000E3D73">
      <w:pPr>
        <w:ind w:left="885"/>
        <w:rPr>
          <w:b/>
          <w:u w:val="single"/>
        </w:rPr>
      </w:pPr>
    </w:p>
    <w:p w:rsidR="000E3D73" w:rsidRDefault="000E3D73" w:rsidP="000E3D73"/>
    <w:p w:rsidR="000E3D73" w:rsidRDefault="000E3D73" w:rsidP="000E3D73"/>
    <w:p w:rsidR="000E3D73" w:rsidRPr="00602770" w:rsidRDefault="00917629" w:rsidP="000E3D73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LOTE      41364</w:t>
      </w:r>
    </w:p>
    <w:p w:rsidR="000E3D73" w:rsidRDefault="000E3D73" w:rsidP="000E3D73"/>
    <w:p w:rsidR="000E3D73" w:rsidRDefault="000E3D73" w:rsidP="000E3D73"/>
    <w:p w:rsidR="000E3D73" w:rsidRDefault="000E3D73" w:rsidP="000E3D73">
      <w:r>
        <w:t>Agradezco la atención y colaboración prestada.</w:t>
      </w:r>
    </w:p>
    <w:p w:rsidR="000E3D73" w:rsidRDefault="000E3D73" w:rsidP="000E3D73"/>
    <w:p w:rsidR="000E3D73" w:rsidRDefault="000E3D73" w:rsidP="000E3D73"/>
    <w:p w:rsidR="000E3D73" w:rsidRDefault="000E3D73" w:rsidP="000E3D73"/>
    <w:p w:rsidR="000E3D73" w:rsidRDefault="000E3D73" w:rsidP="000E3D73">
      <w:r>
        <w:t>Cordialmente</w:t>
      </w:r>
    </w:p>
    <w:p w:rsidR="000E3D73" w:rsidRDefault="000E3D73" w:rsidP="000E3D73"/>
    <w:p w:rsidR="000E3D73" w:rsidRDefault="000E3D73" w:rsidP="000E3D73"/>
    <w:p w:rsidR="000E3D73" w:rsidRDefault="000E3D73" w:rsidP="000E3D73">
      <w:r>
        <w:t>RICARDO CASAS ZAPATA</w:t>
      </w:r>
    </w:p>
    <w:p w:rsidR="000E3D73" w:rsidRDefault="000E3D73" w:rsidP="000E3D73">
      <w:r>
        <w:t>Director.</w:t>
      </w:r>
    </w:p>
    <w:p w:rsidR="00212D94" w:rsidRDefault="00212D94" w:rsidP="00212D94">
      <w:pPr>
        <w:rPr>
          <w:b/>
        </w:rPr>
      </w:pPr>
    </w:p>
    <w:p w:rsidR="00212D94" w:rsidRDefault="00212D94" w:rsidP="00212D94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212D94" w:rsidRDefault="00212D94" w:rsidP="00212D94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212D94" w:rsidRDefault="00212D94" w:rsidP="00212D94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212D94" w:rsidRDefault="00212D94" w:rsidP="00212D94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212D94" w:rsidRDefault="00212D94" w:rsidP="00212D94">
      <w:pPr>
        <w:rPr>
          <w:b/>
          <w:bCs/>
        </w:rPr>
      </w:pPr>
    </w:p>
    <w:p w:rsidR="00212D94" w:rsidRDefault="00212D94" w:rsidP="00212D94">
      <w:pPr>
        <w:pStyle w:val="Ttulo1"/>
      </w:pPr>
      <w:r>
        <w:t>ORDEN DE TRABAJO N°      07192</w:t>
      </w:r>
    </w:p>
    <w:p w:rsidR="00212D94" w:rsidRDefault="00212D94" w:rsidP="00212D94"/>
    <w:p w:rsidR="00212D94" w:rsidRDefault="00212D94" w:rsidP="00212D94"/>
    <w:p w:rsidR="00212D94" w:rsidRDefault="004D3BB3" w:rsidP="00212D94">
      <w:r>
        <w:t>FECHA:</w:t>
      </w:r>
      <w:r>
        <w:tab/>
        <w:t>Medellín,  Septiembre   22</w:t>
      </w:r>
      <w:r w:rsidR="00212D94">
        <w:t xml:space="preserve">    de  2010</w:t>
      </w:r>
    </w:p>
    <w:p w:rsidR="00212D94" w:rsidRDefault="00212D94" w:rsidP="00212D94">
      <w:r>
        <w:t>PARA:</w:t>
      </w:r>
      <w:r>
        <w:tab/>
      </w:r>
      <w:r>
        <w:tab/>
        <w:t>PLÁSTICOS DARMA</w:t>
      </w:r>
    </w:p>
    <w:p w:rsidR="00212D94" w:rsidRDefault="00212D94" w:rsidP="00212D94">
      <w:r>
        <w:t>ATENCIÓN:</w:t>
      </w:r>
      <w:r>
        <w:tab/>
        <w:t>Sr. Darío Jaramillo</w:t>
      </w:r>
    </w:p>
    <w:p w:rsidR="00212D94" w:rsidRDefault="00212D94" w:rsidP="00212D94">
      <w:r>
        <w:tab/>
      </w:r>
      <w:r>
        <w:tab/>
        <w:t>Gerente.</w:t>
      </w:r>
    </w:p>
    <w:p w:rsidR="00212D94" w:rsidRDefault="00212D94" w:rsidP="00212D94"/>
    <w:p w:rsidR="00212D94" w:rsidRDefault="00212D94" w:rsidP="00212D94">
      <w:r>
        <w:t>Apreciado Don Darío :</w:t>
      </w:r>
    </w:p>
    <w:p w:rsidR="00212D94" w:rsidRDefault="00212D94" w:rsidP="00212D94">
      <w:r>
        <w:t xml:space="preserve"> </w:t>
      </w:r>
    </w:p>
    <w:p w:rsidR="00212D94" w:rsidRDefault="00212D94" w:rsidP="00212D94">
      <w:r>
        <w:t>Con la presente estamos solicitando el siguiente servicio de   IMPRESIÓN  :</w:t>
      </w:r>
    </w:p>
    <w:p w:rsidR="00212D94" w:rsidRDefault="00212D94" w:rsidP="00212D94"/>
    <w:p w:rsidR="00212D94" w:rsidRDefault="00212D94" w:rsidP="00212D94">
      <w:pPr>
        <w:rPr>
          <w:b/>
          <w:bCs/>
          <w:u w:val="single"/>
        </w:rPr>
      </w:pPr>
    </w:p>
    <w:p w:rsidR="00212D94" w:rsidRDefault="00212D94" w:rsidP="00212D94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212D94" w:rsidRDefault="00212D94" w:rsidP="00212D94"/>
    <w:p w:rsidR="00212D94" w:rsidRDefault="00212D94" w:rsidP="00212D94">
      <w:r>
        <w:t>MATERIAL:</w:t>
      </w:r>
      <w:r>
        <w:tab/>
      </w:r>
      <w:r>
        <w:tab/>
        <w:t>Polietileno     Lamina    Transparente  BD coextruido pp</w:t>
      </w:r>
    </w:p>
    <w:p w:rsidR="00212D94" w:rsidRDefault="00212D94" w:rsidP="00212D94">
      <w:r>
        <w:t>MEDIDA:</w:t>
      </w:r>
      <w:r>
        <w:tab/>
      </w:r>
      <w:r>
        <w:tab/>
      </w:r>
      <w:r>
        <w:rPr>
          <w:b/>
        </w:rPr>
        <w:t xml:space="preserve">34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212D94" w:rsidRPr="006D12B2" w:rsidRDefault="00212D94" w:rsidP="00212D94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212D94" w:rsidRDefault="00212D94" w:rsidP="00212D94">
      <w:r>
        <w:t>TRATADO:</w:t>
      </w:r>
      <w:r>
        <w:tab/>
      </w:r>
      <w:r>
        <w:tab/>
        <w:t>1  Cara</w:t>
      </w:r>
    </w:p>
    <w:p w:rsidR="00212D94" w:rsidRDefault="00212D94" w:rsidP="00212D94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 w:rsidR="004D3BB3">
        <w:rPr>
          <w:b/>
        </w:rPr>
        <w:t>4</w:t>
      </w:r>
      <w:r>
        <w:rPr>
          <w:b/>
        </w:rPr>
        <w:t xml:space="preserve">00  </w:t>
      </w:r>
      <w:r w:rsidRPr="00900A5A">
        <w:rPr>
          <w:b/>
        </w:rPr>
        <w:t xml:space="preserve">  Kg</w:t>
      </w:r>
      <w:r>
        <w:t>.</w:t>
      </w:r>
    </w:p>
    <w:p w:rsidR="00212D94" w:rsidRDefault="00212D94" w:rsidP="00212D94">
      <w:r>
        <w:t>COLORES:</w:t>
      </w:r>
      <w:r>
        <w:tab/>
      </w:r>
      <w:r>
        <w:tab/>
        <w:t xml:space="preserve">5      </w:t>
      </w:r>
    </w:p>
    <w:p w:rsidR="00212D94" w:rsidRDefault="00212D94" w:rsidP="00212D94">
      <w:r>
        <w:t>CARAS:</w:t>
      </w:r>
      <w:r>
        <w:tab/>
      </w:r>
      <w:r>
        <w:tab/>
        <w:t>1  ( 5 x 1  )</w:t>
      </w:r>
    </w:p>
    <w:p w:rsidR="00212D94" w:rsidRDefault="00212D94" w:rsidP="00212D94">
      <w:r>
        <w:t>REPETICIÓN:</w:t>
      </w:r>
      <w:r>
        <w:tab/>
        <w:t xml:space="preserve">26    Cms   </w:t>
      </w:r>
    </w:p>
    <w:p w:rsidR="00212D94" w:rsidRPr="00900A5A" w:rsidRDefault="00212D94" w:rsidP="00212D94">
      <w:pPr>
        <w:rPr>
          <w:b/>
        </w:rPr>
      </w:pPr>
      <w:r>
        <w:t xml:space="preserve">RODILLO  :               </w:t>
      </w:r>
      <w:r>
        <w:rPr>
          <w:b/>
        </w:rPr>
        <w:t>26</w:t>
      </w:r>
    </w:p>
    <w:p w:rsidR="00212D94" w:rsidRDefault="00212D94" w:rsidP="00212D94">
      <w:r>
        <w:t>LAMINA:</w:t>
      </w:r>
      <w:r>
        <w:tab/>
      </w:r>
      <w:r>
        <w:tab/>
        <w:t xml:space="preserve">34    Cms    </w:t>
      </w:r>
    </w:p>
    <w:p w:rsidR="00212D94" w:rsidRDefault="00212D94" w:rsidP="00212D94">
      <w:r>
        <w:t>FOTOCAELDA:</w:t>
      </w:r>
      <w:r>
        <w:tab/>
        <w:t>Según muestra con doble  color</w:t>
      </w:r>
    </w:p>
    <w:p w:rsidR="00212D94" w:rsidRDefault="00212D94" w:rsidP="00212D94">
      <w:pPr>
        <w:rPr>
          <w:b/>
        </w:rPr>
      </w:pPr>
      <w:r>
        <w:t>REFERENCIA:</w:t>
      </w:r>
      <w:r>
        <w:tab/>
      </w:r>
      <w:r>
        <w:rPr>
          <w:b/>
        </w:rPr>
        <w:t>EL  SEMBRADOR    MORA  397  gms.</w:t>
      </w:r>
    </w:p>
    <w:p w:rsidR="00212D94" w:rsidRPr="00146B92" w:rsidRDefault="00212D94" w:rsidP="00212D94">
      <w:pPr>
        <w:rPr>
          <w:b/>
        </w:rPr>
      </w:pPr>
    </w:p>
    <w:p w:rsidR="00212D94" w:rsidRDefault="00212D94" w:rsidP="00212D94">
      <w:r>
        <w:tab/>
      </w:r>
      <w:r>
        <w:tab/>
      </w:r>
      <w:r>
        <w:tab/>
      </w:r>
    </w:p>
    <w:p w:rsidR="00212D94" w:rsidRDefault="00212D94" w:rsidP="00212D94"/>
    <w:p w:rsidR="00212D94" w:rsidRDefault="00212D94" w:rsidP="00212D94">
      <w:r>
        <w:rPr>
          <w:b/>
          <w:bCs/>
          <w:u w:val="single"/>
        </w:rPr>
        <w:t>NOTA:</w:t>
      </w:r>
      <w:r>
        <w:t xml:space="preserve">  - Cyreles    en  su planta</w:t>
      </w:r>
    </w:p>
    <w:p w:rsidR="00212D94" w:rsidRDefault="00212D94" w:rsidP="00212D94">
      <w:pPr>
        <w:pStyle w:val="Prrafodelista"/>
        <w:numPr>
          <w:ilvl w:val="0"/>
          <w:numId w:val="2"/>
        </w:numPr>
      </w:pPr>
      <w:r>
        <w:t xml:space="preserve"> Se envía  material.</w:t>
      </w:r>
    </w:p>
    <w:p w:rsidR="00212D94" w:rsidRDefault="00212D94" w:rsidP="00212D94">
      <w:pPr>
        <w:pStyle w:val="Prrafodelista"/>
        <w:numPr>
          <w:ilvl w:val="0"/>
          <w:numId w:val="2"/>
        </w:numPr>
      </w:pPr>
      <w:r>
        <w:t>SE  APRUEBA  IMPRESIÓN.</w:t>
      </w:r>
    </w:p>
    <w:p w:rsidR="00212D94" w:rsidRPr="00492713" w:rsidRDefault="00212D94" w:rsidP="00212D94">
      <w:pPr>
        <w:ind w:left="1500"/>
        <w:rPr>
          <w:b/>
          <w:sz w:val="28"/>
          <w:szCs w:val="28"/>
        </w:rPr>
      </w:pPr>
    </w:p>
    <w:p w:rsidR="00212D94" w:rsidRDefault="00212D94" w:rsidP="00212D94"/>
    <w:p w:rsidR="00212D94" w:rsidRDefault="00212D94" w:rsidP="00212D94">
      <w:r>
        <w:t>Agradezco la atención y colaboración prestada.</w:t>
      </w:r>
    </w:p>
    <w:p w:rsidR="00212D94" w:rsidRPr="00F86361" w:rsidRDefault="00212D94" w:rsidP="00212D94">
      <w:pPr>
        <w:rPr>
          <w:b/>
        </w:rPr>
      </w:pPr>
    </w:p>
    <w:p w:rsidR="00212D94" w:rsidRDefault="00212D94" w:rsidP="00212D94"/>
    <w:p w:rsidR="00212D94" w:rsidRDefault="00212D94" w:rsidP="00212D94">
      <w:r>
        <w:t>Cordialmente,</w:t>
      </w:r>
    </w:p>
    <w:p w:rsidR="00212D94" w:rsidRDefault="00212D94" w:rsidP="00212D94"/>
    <w:p w:rsidR="00212D94" w:rsidRPr="00F4077E" w:rsidRDefault="00212D94" w:rsidP="00212D94">
      <w:pPr>
        <w:rPr>
          <w:b/>
        </w:rPr>
      </w:pPr>
    </w:p>
    <w:p w:rsidR="00212D94" w:rsidRDefault="00212D94" w:rsidP="00212D94"/>
    <w:p w:rsidR="00212D94" w:rsidRDefault="00212D94" w:rsidP="00212D94">
      <w:r>
        <w:t>RICARDO CASAS ZAPATA</w:t>
      </w:r>
    </w:p>
    <w:p w:rsidR="00212D94" w:rsidRDefault="00212D94" w:rsidP="00212D94">
      <w:r>
        <w:t>Director</w:t>
      </w:r>
    </w:p>
    <w:p w:rsidR="000E3D73" w:rsidRDefault="000E3D73" w:rsidP="00084E31">
      <w:pPr>
        <w:rPr>
          <w:b/>
        </w:rPr>
      </w:pPr>
    </w:p>
    <w:p w:rsidR="0081366D" w:rsidRDefault="0081366D" w:rsidP="0081366D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81366D" w:rsidRDefault="0081366D" w:rsidP="0081366D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81366D" w:rsidRDefault="0081366D" w:rsidP="0081366D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81366D" w:rsidRDefault="0081366D" w:rsidP="0081366D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81366D" w:rsidRDefault="0081366D" w:rsidP="0081366D"/>
    <w:p w:rsidR="0081366D" w:rsidRDefault="0081366D" w:rsidP="0081366D">
      <w:pPr>
        <w:pStyle w:val="Ttulo1"/>
      </w:pPr>
      <w:r>
        <w:t>ORDEN DE TRABAJO    N°      07302</w:t>
      </w:r>
    </w:p>
    <w:p w:rsidR="0081366D" w:rsidRDefault="0081366D" w:rsidP="0081366D"/>
    <w:p w:rsidR="0081366D" w:rsidRDefault="0081366D" w:rsidP="0081366D">
      <w:r>
        <w:t>FECHA:</w:t>
      </w:r>
      <w:r>
        <w:tab/>
        <w:t>Medellín, Septiembre   22    de  2010</w:t>
      </w:r>
    </w:p>
    <w:p w:rsidR="0081366D" w:rsidRDefault="0081366D" w:rsidP="0081366D">
      <w:r>
        <w:t>PARA:</w:t>
      </w:r>
      <w:r>
        <w:tab/>
      </w:r>
      <w:r>
        <w:tab/>
        <w:t>PLÁSTICOS DARMA</w:t>
      </w:r>
    </w:p>
    <w:p w:rsidR="0081366D" w:rsidRDefault="0081366D" w:rsidP="0081366D">
      <w:r>
        <w:t>ATENCIÓN:</w:t>
      </w:r>
      <w:r>
        <w:tab/>
        <w:t>Sr. Darío Jaramillo</w:t>
      </w:r>
    </w:p>
    <w:p w:rsidR="0081366D" w:rsidRDefault="0081366D" w:rsidP="0081366D">
      <w:r>
        <w:tab/>
      </w:r>
      <w:r>
        <w:tab/>
        <w:t>Gerente.</w:t>
      </w:r>
    </w:p>
    <w:p w:rsidR="0081366D" w:rsidRDefault="0081366D" w:rsidP="0081366D"/>
    <w:p w:rsidR="0081366D" w:rsidRDefault="0081366D" w:rsidP="0081366D">
      <w:r>
        <w:t>Apreciado Don Darío:</w:t>
      </w:r>
    </w:p>
    <w:p w:rsidR="0081366D" w:rsidRDefault="0081366D" w:rsidP="0081366D"/>
    <w:p w:rsidR="0081366D" w:rsidRDefault="0081366D" w:rsidP="0081366D">
      <w:r>
        <w:t>Con la presente estamos solicitando el siguiente servicio de    IMPRESIÓN  :</w:t>
      </w:r>
    </w:p>
    <w:p w:rsidR="0081366D" w:rsidRDefault="0081366D" w:rsidP="0081366D"/>
    <w:p w:rsidR="0081366D" w:rsidRDefault="0081366D" w:rsidP="0081366D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81366D" w:rsidRDefault="0081366D" w:rsidP="0081366D">
      <w:r>
        <w:t>MATERIAL   :           Polipropileno Lamina de   40  cms</w:t>
      </w:r>
    </w:p>
    <w:p w:rsidR="0081366D" w:rsidRDefault="0081366D" w:rsidP="0081366D">
      <w:r>
        <w:t xml:space="preserve">CALIBRE      :           </w:t>
      </w:r>
      <w:r w:rsidRPr="00910E52">
        <w:rPr>
          <w:b/>
        </w:rPr>
        <w:t>2.0</w:t>
      </w:r>
      <w:r>
        <w:t xml:space="preserve">  ”</w:t>
      </w:r>
    </w:p>
    <w:p w:rsidR="0081366D" w:rsidRPr="00F36A72" w:rsidRDefault="0081366D" w:rsidP="0081366D">
      <w:pPr>
        <w:rPr>
          <w:b/>
        </w:rPr>
      </w:pPr>
      <w:r>
        <w:t>REFERENCIA:</w:t>
      </w:r>
      <w:r>
        <w:tab/>
      </w:r>
      <w:r>
        <w:rPr>
          <w:b/>
        </w:rPr>
        <w:t>LAMINA ROSADA SIN  SELLO</w:t>
      </w:r>
    </w:p>
    <w:p w:rsidR="0081366D" w:rsidRDefault="0081366D" w:rsidP="0081366D">
      <w:r>
        <w:t xml:space="preserve">CANTIDAD    :          </w:t>
      </w:r>
      <w:r w:rsidR="00A9718E">
        <w:rPr>
          <w:b/>
        </w:rPr>
        <w:t>12</w:t>
      </w:r>
      <w:r>
        <w:rPr>
          <w:b/>
        </w:rPr>
        <w:t>0</w:t>
      </w:r>
      <w:r w:rsidRPr="00F06B36">
        <w:rPr>
          <w:b/>
        </w:rPr>
        <w:t xml:space="preserve">    Kg</w:t>
      </w:r>
    </w:p>
    <w:p w:rsidR="0081366D" w:rsidRDefault="0081366D" w:rsidP="0081366D">
      <w:r>
        <w:t>COLORES:</w:t>
      </w:r>
      <w:r>
        <w:tab/>
      </w:r>
      <w:r>
        <w:tab/>
        <w:t>5   (   Según Muestra  )</w:t>
      </w:r>
    </w:p>
    <w:p w:rsidR="0081366D" w:rsidRDefault="0081366D" w:rsidP="0081366D">
      <w:r>
        <w:t>CARAS:</w:t>
      </w:r>
      <w:r>
        <w:tab/>
      </w:r>
      <w:r>
        <w:tab/>
        <w:t>1</w:t>
      </w:r>
    </w:p>
    <w:p w:rsidR="0081366D" w:rsidRDefault="0081366D" w:rsidP="0081366D">
      <w:r>
        <w:t>R EPETICIÓN:</w:t>
      </w:r>
      <w:r>
        <w:tab/>
        <w:t>9.5    cms</w:t>
      </w:r>
    </w:p>
    <w:p w:rsidR="0081366D" w:rsidRDefault="0081366D" w:rsidP="0081366D">
      <w:r>
        <w:t>RODILLO:</w:t>
      </w:r>
      <w:r>
        <w:tab/>
      </w:r>
      <w:r>
        <w:tab/>
      </w:r>
      <w:r w:rsidRPr="007C0A03">
        <w:rPr>
          <w:b/>
        </w:rPr>
        <w:t>30</w:t>
      </w:r>
    </w:p>
    <w:p w:rsidR="0081366D" w:rsidRDefault="0081366D" w:rsidP="0081366D">
      <w:r>
        <w:t>LAMINA:</w:t>
      </w:r>
      <w:r>
        <w:tab/>
      </w:r>
      <w:r>
        <w:tab/>
        <w:t>9.5 X 20   cms</w:t>
      </w:r>
    </w:p>
    <w:p w:rsidR="0081366D" w:rsidRDefault="0081366D" w:rsidP="0081366D">
      <w:r>
        <w:t>SELLADO:</w:t>
      </w:r>
      <w:r>
        <w:tab/>
      </w:r>
      <w:r>
        <w:tab/>
        <w:t>Para selle lateral.</w:t>
      </w:r>
    </w:p>
    <w:p w:rsidR="0081366D" w:rsidRDefault="0081366D" w:rsidP="0081366D">
      <w:r>
        <w:t xml:space="preserve"> </w:t>
      </w:r>
    </w:p>
    <w:p w:rsidR="0081366D" w:rsidRDefault="0081366D" w:rsidP="0081366D"/>
    <w:p w:rsidR="0081366D" w:rsidRDefault="0081366D" w:rsidP="0081366D">
      <w:r>
        <w:rPr>
          <w:b/>
          <w:bCs/>
          <w:u w:val="single"/>
        </w:rPr>
        <w:t>NOTA:</w:t>
      </w:r>
      <w:r>
        <w:t xml:space="preserve">  * </w:t>
      </w:r>
      <w:r w:rsidR="00A9718E">
        <w:t>Los cyreles en su planta</w:t>
      </w:r>
    </w:p>
    <w:p w:rsidR="0081366D" w:rsidRDefault="0081366D" w:rsidP="0081366D">
      <w:pPr>
        <w:numPr>
          <w:ilvl w:val="0"/>
          <w:numId w:val="1"/>
        </w:numPr>
      </w:pPr>
      <w:r>
        <w:t>Colores igual muestra anterior</w:t>
      </w:r>
    </w:p>
    <w:p w:rsidR="0081366D" w:rsidRDefault="0081366D" w:rsidP="0081366D">
      <w:pPr>
        <w:numPr>
          <w:ilvl w:val="0"/>
          <w:numId w:val="1"/>
        </w:numPr>
      </w:pPr>
      <w:r>
        <w:t>SE APRUEBA  IMPRESIÓN</w:t>
      </w:r>
    </w:p>
    <w:p w:rsidR="0081366D" w:rsidRDefault="0081366D" w:rsidP="0081366D">
      <w:pPr>
        <w:numPr>
          <w:ilvl w:val="0"/>
          <w:numId w:val="1"/>
        </w:numPr>
      </w:pPr>
      <w:r>
        <w:t>CYRELES NUEVOS</w:t>
      </w:r>
    </w:p>
    <w:p w:rsidR="0081366D" w:rsidRDefault="0081366D" w:rsidP="0081366D">
      <w:pPr>
        <w:ind w:left="885"/>
      </w:pPr>
    </w:p>
    <w:p w:rsidR="0081366D" w:rsidRPr="00AF4F6F" w:rsidRDefault="0081366D" w:rsidP="0081366D">
      <w:pPr>
        <w:ind w:left="1860"/>
        <w:rPr>
          <w:b/>
          <w:u w:val="single"/>
        </w:rPr>
      </w:pPr>
    </w:p>
    <w:p w:rsidR="0081366D" w:rsidRPr="00AF4F6F" w:rsidRDefault="00A9718E" w:rsidP="0081366D">
      <w:pPr>
        <w:numPr>
          <w:ilvl w:val="0"/>
          <w:numId w:val="2"/>
        </w:num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L      41375</w:t>
      </w:r>
    </w:p>
    <w:p w:rsidR="0081366D" w:rsidRDefault="0081366D" w:rsidP="0081366D">
      <w:pPr>
        <w:ind w:left="1500"/>
        <w:rPr>
          <w:b/>
          <w:u w:val="single"/>
        </w:rPr>
      </w:pPr>
    </w:p>
    <w:p w:rsidR="0081366D" w:rsidRPr="00D74513" w:rsidRDefault="0081366D" w:rsidP="0081366D">
      <w:pPr>
        <w:ind w:left="1500"/>
        <w:rPr>
          <w:b/>
          <w:u w:val="single"/>
        </w:rPr>
      </w:pPr>
    </w:p>
    <w:p w:rsidR="0081366D" w:rsidRDefault="0081366D" w:rsidP="0081366D">
      <w:pPr>
        <w:ind w:left="1500"/>
        <w:rPr>
          <w:u w:val="single"/>
        </w:rPr>
      </w:pPr>
    </w:p>
    <w:p w:rsidR="0081366D" w:rsidRDefault="0081366D" w:rsidP="0081366D">
      <w:r>
        <w:t>Agradezco la atención y colaboración prestada.</w:t>
      </w:r>
    </w:p>
    <w:p w:rsidR="0081366D" w:rsidRDefault="0081366D" w:rsidP="0081366D"/>
    <w:p w:rsidR="0081366D" w:rsidRDefault="0081366D" w:rsidP="0081366D">
      <w:r>
        <w:t>Cordialmente</w:t>
      </w:r>
    </w:p>
    <w:p w:rsidR="0081366D" w:rsidRDefault="0081366D" w:rsidP="0081366D"/>
    <w:p w:rsidR="0081366D" w:rsidRDefault="0081366D" w:rsidP="0081366D"/>
    <w:p w:rsidR="0081366D" w:rsidRDefault="0081366D" w:rsidP="0081366D"/>
    <w:p w:rsidR="0081366D" w:rsidRDefault="0081366D" w:rsidP="0081366D">
      <w:r>
        <w:t>RICARDO CASAS ZAPATA</w:t>
      </w:r>
    </w:p>
    <w:p w:rsidR="0081366D" w:rsidRDefault="0081366D" w:rsidP="0081366D">
      <w:r>
        <w:t>Director</w:t>
      </w:r>
    </w:p>
    <w:p w:rsidR="0081366D" w:rsidRDefault="0081366D" w:rsidP="00084E31">
      <w:pPr>
        <w:rPr>
          <w:b/>
        </w:rPr>
      </w:pPr>
    </w:p>
    <w:p w:rsidR="00F9498A" w:rsidRDefault="00F9498A" w:rsidP="00084E31">
      <w:pPr>
        <w:rPr>
          <w:b/>
        </w:rPr>
      </w:pPr>
    </w:p>
    <w:p w:rsidR="00F9498A" w:rsidRDefault="00F9498A" w:rsidP="00084E31">
      <w:pPr>
        <w:rPr>
          <w:b/>
        </w:rPr>
      </w:pPr>
    </w:p>
    <w:p w:rsidR="00F9498A" w:rsidRDefault="00F9498A" w:rsidP="00F9498A">
      <w:pPr>
        <w:rPr>
          <w:b/>
        </w:rPr>
      </w:pPr>
    </w:p>
    <w:p w:rsidR="00F9498A" w:rsidRDefault="00F9498A" w:rsidP="00F9498A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F9498A" w:rsidRDefault="00F9498A" w:rsidP="00F9498A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F9498A" w:rsidRDefault="00F9498A" w:rsidP="00F9498A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F9498A" w:rsidRDefault="00F9498A" w:rsidP="00F9498A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F9498A" w:rsidRDefault="00F9498A" w:rsidP="00F9498A"/>
    <w:p w:rsidR="00F9498A" w:rsidRDefault="00F9498A" w:rsidP="00F9498A">
      <w:pPr>
        <w:pStyle w:val="Ttulo1"/>
      </w:pPr>
      <w:r>
        <w:t>ORDEN DE TRABAJO    N °      07301</w:t>
      </w:r>
    </w:p>
    <w:p w:rsidR="00F9498A" w:rsidRDefault="00F9498A" w:rsidP="00F9498A"/>
    <w:p w:rsidR="00F9498A" w:rsidRDefault="00F9498A" w:rsidP="00F9498A">
      <w:r>
        <w:t>FECHA:</w:t>
      </w:r>
      <w:r>
        <w:tab/>
        <w:t>Medellín, Septiembre  22   de   2010</w:t>
      </w:r>
    </w:p>
    <w:p w:rsidR="00F9498A" w:rsidRDefault="00F9498A" w:rsidP="00F9498A">
      <w:r>
        <w:t>PARA:</w:t>
      </w:r>
      <w:r>
        <w:tab/>
      </w:r>
      <w:r>
        <w:tab/>
        <w:t>PLÁSTICOS DARMA</w:t>
      </w:r>
    </w:p>
    <w:p w:rsidR="00F9498A" w:rsidRDefault="00F9498A" w:rsidP="00F9498A">
      <w:r>
        <w:t>ATENCIÓN:</w:t>
      </w:r>
      <w:r>
        <w:tab/>
        <w:t>Sr. Darío Jaramillo</w:t>
      </w:r>
    </w:p>
    <w:p w:rsidR="00F9498A" w:rsidRDefault="00F9498A" w:rsidP="00F9498A">
      <w:r>
        <w:tab/>
      </w:r>
      <w:r>
        <w:tab/>
        <w:t>Gerente.</w:t>
      </w:r>
    </w:p>
    <w:p w:rsidR="00F9498A" w:rsidRDefault="00F9498A" w:rsidP="00F9498A"/>
    <w:p w:rsidR="00F9498A" w:rsidRDefault="00F9498A" w:rsidP="00F9498A">
      <w:r>
        <w:t>Apreciado Don Darío:</w:t>
      </w:r>
    </w:p>
    <w:p w:rsidR="00F9498A" w:rsidRDefault="00F9498A" w:rsidP="00F9498A"/>
    <w:p w:rsidR="00F9498A" w:rsidRDefault="00F9498A" w:rsidP="00F9498A">
      <w:r>
        <w:t>Con la presente estamos solicitando el siguiente servicio de    IMPRESIÓN  :</w:t>
      </w:r>
    </w:p>
    <w:p w:rsidR="00F9498A" w:rsidRDefault="00F9498A" w:rsidP="00F9498A"/>
    <w:p w:rsidR="00F9498A" w:rsidRDefault="00F9498A" w:rsidP="00F9498A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F9498A" w:rsidRDefault="00F9498A" w:rsidP="00F9498A">
      <w:r>
        <w:t>MATERIAL   :           Polipropileno Lamina de   40  cms</w:t>
      </w:r>
    </w:p>
    <w:p w:rsidR="00F9498A" w:rsidRDefault="00F9498A" w:rsidP="00F9498A">
      <w:r>
        <w:t xml:space="preserve">CALIBRE      :           </w:t>
      </w:r>
      <w:r w:rsidRPr="00FB6911">
        <w:rPr>
          <w:b/>
        </w:rPr>
        <w:t>2.0</w:t>
      </w:r>
      <w:r>
        <w:t xml:space="preserve">  ”</w:t>
      </w:r>
    </w:p>
    <w:p w:rsidR="00F9498A" w:rsidRPr="00F36A72" w:rsidRDefault="00F9498A" w:rsidP="00F9498A">
      <w:pPr>
        <w:rPr>
          <w:b/>
        </w:rPr>
      </w:pPr>
      <w:r>
        <w:t>REFERENCIA:</w:t>
      </w:r>
      <w:r>
        <w:tab/>
      </w:r>
      <w:r>
        <w:rPr>
          <w:b/>
        </w:rPr>
        <w:t xml:space="preserve">DON   LIMON </w:t>
      </w:r>
    </w:p>
    <w:p w:rsidR="00F9498A" w:rsidRDefault="00433FC9" w:rsidP="00F9498A">
      <w:r>
        <w:t>CANTIDAD    :         12</w:t>
      </w:r>
      <w:r w:rsidR="00F9498A">
        <w:t>0</w:t>
      </w:r>
      <w:r w:rsidR="00F9498A" w:rsidRPr="00F06B36">
        <w:rPr>
          <w:b/>
        </w:rPr>
        <w:t xml:space="preserve">    Kg</w:t>
      </w:r>
    </w:p>
    <w:p w:rsidR="00F9498A" w:rsidRDefault="00F9498A" w:rsidP="00F9498A">
      <w:r>
        <w:t>COLORES:</w:t>
      </w:r>
      <w:r>
        <w:tab/>
      </w:r>
      <w:r>
        <w:tab/>
        <w:t>3   (   Según Muestra  )</w:t>
      </w:r>
    </w:p>
    <w:p w:rsidR="00F9498A" w:rsidRDefault="00F9498A" w:rsidP="00F9498A">
      <w:r>
        <w:t>CARAS:</w:t>
      </w:r>
      <w:r>
        <w:tab/>
      </w:r>
      <w:r>
        <w:tab/>
        <w:t>1</w:t>
      </w:r>
    </w:p>
    <w:p w:rsidR="00F9498A" w:rsidRDefault="00F9498A" w:rsidP="00F9498A">
      <w:r>
        <w:t>R EPETICIÓN:</w:t>
      </w:r>
      <w:r>
        <w:tab/>
        <w:t>9.5    cms</w:t>
      </w:r>
    </w:p>
    <w:p w:rsidR="00F9498A" w:rsidRDefault="00F9498A" w:rsidP="00F9498A">
      <w:r>
        <w:t>RODILLO:</w:t>
      </w:r>
      <w:r>
        <w:tab/>
      </w:r>
      <w:r>
        <w:tab/>
      </w:r>
      <w:r w:rsidRPr="007C0A03">
        <w:rPr>
          <w:b/>
        </w:rPr>
        <w:t>30</w:t>
      </w:r>
    </w:p>
    <w:p w:rsidR="00F9498A" w:rsidRDefault="00F9498A" w:rsidP="00F9498A">
      <w:r>
        <w:t>LAMINA:</w:t>
      </w:r>
      <w:r>
        <w:tab/>
      </w:r>
      <w:r>
        <w:tab/>
        <w:t>9.5 X 20   cms</w:t>
      </w:r>
    </w:p>
    <w:p w:rsidR="00F9498A" w:rsidRDefault="00F9498A" w:rsidP="00F9498A">
      <w:r>
        <w:t>SELLADO:</w:t>
      </w:r>
      <w:r>
        <w:tab/>
      </w:r>
      <w:r>
        <w:tab/>
        <w:t>Para selle lateral.</w:t>
      </w:r>
    </w:p>
    <w:p w:rsidR="00F9498A" w:rsidRDefault="00F9498A" w:rsidP="00F9498A">
      <w:r>
        <w:t xml:space="preserve"> </w:t>
      </w:r>
    </w:p>
    <w:p w:rsidR="00F9498A" w:rsidRDefault="00F9498A" w:rsidP="00F9498A">
      <w:r>
        <w:rPr>
          <w:b/>
          <w:bCs/>
          <w:u w:val="single"/>
        </w:rPr>
        <w:t>NOTA:</w:t>
      </w:r>
      <w:r>
        <w:t xml:space="preserve">  * Los cyreles   se  encuentran en su planta</w:t>
      </w:r>
    </w:p>
    <w:p w:rsidR="00F9498A" w:rsidRDefault="00F9498A" w:rsidP="00F9498A">
      <w:pPr>
        <w:numPr>
          <w:ilvl w:val="0"/>
          <w:numId w:val="1"/>
        </w:numPr>
      </w:pPr>
      <w:r>
        <w:t>Colores igual  pantones</w:t>
      </w:r>
    </w:p>
    <w:p w:rsidR="00F9498A" w:rsidRDefault="00F9498A" w:rsidP="00F9498A"/>
    <w:p w:rsidR="00F9498A" w:rsidRDefault="00F9498A" w:rsidP="00F9498A">
      <w:pPr>
        <w:ind w:left="885"/>
      </w:pPr>
    </w:p>
    <w:p w:rsidR="00F9498A" w:rsidRPr="00DC02C1" w:rsidRDefault="00F9498A" w:rsidP="00F9498A">
      <w:pPr>
        <w:numPr>
          <w:ilvl w:val="0"/>
          <w:numId w:val="2"/>
        </w:numPr>
        <w:rPr>
          <w:b/>
          <w:u w:val="single"/>
        </w:rPr>
      </w:pPr>
      <w:r>
        <w:rPr>
          <w:b/>
          <w:u w:val="single"/>
        </w:rPr>
        <w:t>Se deben imprimir en  1  lote todo el  material</w:t>
      </w:r>
    </w:p>
    <w:p w:rsidR="00F9498A" w:rsidRDefault="00F9498A" w:rsidP="00F9498A">
      <w:pPr>
        <w:ind w:left="1500"/>
        <w:rPr>
          <w:u w:val="single"/>
        </w:rPr>
      </w:pPr>
    </w:p>
    <w:p w:rsidR="00F9498A" w:rsidRDefault="00F9498A" w:rsidP="00F9498A">
      <w:pPr>
        <w:ind w:left="1500"/>
        <w:rPr>
          <w:u w:val="single"/>
        </w:rPr>
      </w:pPr>
    </w:p>
    <w:p w:rsidR="00F9498A" w:rsidRPr="002246C1" w:rsidRDefault="008333DC" w:rsidP="00F9498A">
      <w:pPr>
        <w:numPr>
          <w:ilvl w:val="0"/>
          <w:numId w:val="2"/>
        </w:num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 xml:space="preserve">Lote  </w:t>
      </w:r>
      <w:r>
        <w:rPr>
          <w:b/>
          <w:sz w:val="32"/>
          <w:szCs w:val="32"/>
          <w:u w:val="single"/>
        </w:rPr>
        <w:tab/>
      </w:r>
      <w:r>
        <w:rPr>
          <w:b/>
          <w:sz w:val="32"/>
          <w:szCs w:val="32"/>
          <w:u w:val="single"/>
        </w:rPr>
        <w:tab/>
      </w:r>
      <w:r>
        <w:rPr>
          <w:b/>
          <w:sz w:val="32"/>
          <w:szCs w:val="32"/>
          <w:u w:val="single"/>
        </w:rPr>
        <w:tab/>
        <w:t>42037</w:t>
      </w:r>
    </w:p>
    <w:p w:rsidR="00F9498A" w:rsidRDefault="00F9498A" w:rsidP="00F9498A">
      <w:pPr>
        <w:ind w:left="1500"/>
        <w:rPr>
          <w:u w:val="single"/>
        </w:rPr>
      </w:pPr>
    </w:p>
    <w:p w:rsidR="00F9498A" w:rsidRDefault="00F9498A" w:rsidP="00F9498A">
      <w:pPr>
        <w:ind w:left="1500"/>
        <w:rPr>
          <w:u w:val="single"/>
        </w:rPr>
      </w:pPr>
    </w:p>
    <w:p w:rsidR="00F9498A" w:rsidRDefault="00F9498A" w:rsidP="00F9498A">
      <w:r>
        <w:t>Agradezco la atención y colaboración prestada.</w:t>
      </w:r>
    </w:p>
    <w:p w:rsidR="00F9498A" w:rsidRDefault="00F9498A" w:rsidP="00F9498A"/>
    <w:p w:rsidR="00F9498A" w:rsidRDefault="00F9498A" w:rsidP="00F9498A">
      <w:r>
        <w:t>Cordialmente</w:t>
      </w:r>
    </w:p>
    <w:p w:rsidR="00F9498A" w:rsidRDefault="00F9498A" w:rsidP="00F9498A"/>
    <w:p w:rsidR="00F9498A" w:rsidRDefault="00F9498A" w:rsidP="00F9498A"/>
    <w:p w:rsidR="00F9498A" w:rsidRDefault="00F9498A" w:rsidP="00F9498A">
      <w:r>
        <w:t>RICARDO CASAS ZAPATA</w:t>
      </w:r>
    </w:p>
    <w:p w:rsidR="00F9498A" w:rsidRDefault="00F9498A" w:rsidP="00F9498A">
      <w:r>
        <w:t>Director.</w:t>
      </w:r>
    </w:p>
    <w:p w:rsidR="00F9498A" w:rsidRDefault="00F9498A" w:rsidP="00084E31">
      <w:pPr>
        <w:rPr>
          <w:b/>
        </w:rPr>
      </w:pPr>
    </w:p>
    <w:p w:rsidR="002D43D6" w:rsidRDefault="002D43D6" w:rsidP="00084E31">
      <w:pPr>
        <w:rPr>
          <w:b/>
        </w:rPr>
      </w:pPr>
    </w:p>
    <w:p w:rsidR="002D43D6" w:rsidRDefault="002D43D6" w:rsidP="00084E31">
      <w:pPr>
        <w:rPr>
          <w:b/>
        </w:rPr>
      </w:pPr>
    </w:p>
    <w:p w:rsidR="002D43D6" w:rsidRDefault="002D43D6" w:rsidP="00084E31">
      <w:pPr>
        <w:rPr>
          <w:b/>
        </w:rPr>
      </w:pPr>
    </w:p>
    <w:p w:rsidR="002D43D6" w:rsidRDefault="002D43D6" w:rsidP="00084E31">
      <w:pPr>
        <w:rPr>
          <w:b/>
        </w:rPr>
      </w:pPr>
    </w:p>
    <w:p w:rsidR="002D43D6" w:rsidRDefault="002D43D6" w:rsidP="002D43D6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2D43D6" w:rsidRDefault="002D43D6" w:rsidP="002D43D6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2D43D6" w:rsidRDefault="002D43D6" w:rsidP="002D43D6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 - 144</w:t>
      </w:r>
    </w:p>
    <w:p w:rsidR="002D43D6" w:rsidRDefault="002D43D6" w:rsidP="002D43D6">
      <w:pPr>
        <w:rPr>
          <w:b/>
          <w:bCs/>
          <w:sz w:val="20"/>
        </w:rPr>
      </w:pPr>
      <w:r>
        <w:rPr>
          <w:b/>
          <w:bCs/>
          <w:sz w:val="20"/>
        </w:rPr>
        <w:t>TEL:   4 44 46 64  ITAGUI.</w:t>
      </w:r>
    </w:p>
    <w:p w:rsidR="002D43D6" w:rsidRDefault="002D43D6" w:rsidP="002D43D6">
      <w:pPr>
        <w:rPr>
          <w:b/>
          <w:bCs/>
          <w:sz w:val="20"/>
        </w:rPr>
      </w:pPr>
    </w:p>
    <w:p w:rsidR="002D43D6" w:rsidRDefault="002D43D6" w:rsidP="002D43D6">
      <w:pPr>
        <w:rPr>
          <w:b/>
          <w:bCs/>
        </w:rPr>
      </w:pPr>
    </w:p>
    <w:p w:rsidR="002D43D6" w:rsidRDefault="002D43D6" w:rsidP="002D43D6">
      <w:pPr>
        <w:rPr>
          <w:b/>
          <w:bCs/>
        </w:rPr>
      </w:pPr>
    </w:p>
    <w:p w:rsidR="002D43D6" w:rsidRDefault="002D43D6" w:rsidP="002D43D6">
      <w:pPr>
        <w:pStyle w:val="Ttulo1"/>
      </w:pPr>
      <w:r>
        <w:t>ORDEN DE  TRABAJO   N°   07298</w:t>
      </w:r>
    </w:p>
    <w:p w:rsidR="002D43D6" w:rsidRDefault="002D43D6" w:rsidP="002D43D6"/>
    <w:p w:rsidR="002D43D6" w:rsidRDefault="002D43D6" w:rsidP="002D43D6">
      <w:r>
        <w:t>FECHA:</w:t>
      </w:r>
      <w:r>
        <w:tab/>
        <w:t>Medellín,  Septiembre  27   de  2010</w:t>
      </w:r>
    </w:p>
    <w:p w:rsidR="002D43D6" w:rsidRDefault="002D43D6" w:rsidP="002D43D6">
      <w:r>
        <w:t>PARA:</w:t>
      </w:r>
      <w:r>
        <w:tab/>
      </w:r>
      <w:r>
        <w:tab/>
        <w:t>PLÁSTICOS DARMA</w:t>
      </w:r>
    </w:p>
    <w:p w:rsidR="002D43D6" w:rsidRDefault="002D43D6" w:rsidP="002D43D6">
      <w:r>
        <w:t>ATENCIÓN:</w:t>
      </w:r>
      <w:r>
        <w:tab/>
        <w:t>Sr. Darío Jaramillo</w:t>
      </w:r>
    </w:p>
    <w:p w:rsidR="002D43D6" w:rsidRDefault="002D43D6" w:rsidP="002D43D6">
      <w:r>
        <w:tab/>
      </w:r>
      <w:r>
        <w:tab/>
        <w:t>Gerente.</w:t>
      </w:r>
    </w:p>
    <w:p w:rsidR="002D43D6" w:rsidRDefault="002D43D6" w:rsidP="002D43D6"/>
    <w:p w:rsidR="002D43D6" w:rsidRDefault="002D43D6" w:rsidP="002D43D6">
      <w:r>
        <w:t>Apreciado Don Darío:</w:t>
      </w:r>
    </w:p>
    <w:p w:rsidR="002D43D6" w:rsidRDefault="002D43D6" w:rsidP="002D43D6"/>
    <w:p w:rsidR="002D43D6" w:rsidRDefault="002D43D6" w:rsidP="002D43D6">
      <w:r>
        <w:t>Con la presente estamos solicitando el siguiente servicio de  IMPRESION:</w:t>
      </w:r>
    </w:p>
    <w:p w:rsidR="002D43D6" w:rsidRDefault="002D43D6" w:rsidP="002D43D6"/>
    <w:p w:rsidR="002D43D6" w:rsidRDefault="002D43D6" w:rsidP="002D43D6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2D43D6" w:rsidRDefault="002D43D6" w:rsidP="002D43D6">
      <w:r>
        <w:t>MATERIAL   :           Polipropileno  Tubular  de   45</w:t>
      </w:r>
      <w:r w:rsidRPr="00911319">
        <w:rPr>
          <w:b/>
        </w:rPr>
        <w:t xml:space="preserve"> </w:t>
      </w:r>
      <w:r>
        <w:t xml:space="preserve"> cms</w:t>
      </w:r>
    </w:p>
    <w:p w:rsidR="002D43D6" w:rsidRDefault="002D43D6" w:rsidP="002D43D6">
      <w:r>
        <w:t>CLIBRE      :               1</w:t>
      </w:r>
      <w:r>
        <w:rPr>
          <w:b/>
        </w:rPr>
        <w:t>.3</w:t>
      </w:r>
      <w:r w:rsidRPr="00F877C0">
        <w:rPr>
          <w:b/>
        </w:rPr>
        <w:t xml:space="preserve"> </w:t>
      </w:r>
      <w:r>
        <w:rPr>
          <w:b/>
        </w:rPr>
        <w:t xml:space="preserve"> </w:t>
      </w:r>
      <w:r w:rsidRPr="00F877C0">
        <w:rPr>
          <w:b/>
        </w:rPr>
        <w:t>”</w:t>
      </w:r>
    </w:p>
    <w:p w:rsidR="002D43D6" w:rsidRDefault="002D43D6" w:rsidP="002D43D6">
      <w:r>
        <w:t>REFERENCIA:</w:t>
      </w:r>
      <w:r>
        <w:tab/>
      </w:r>
      <w:r>
        <w:rPr>
          <w:b/>
        </w:rPr>
        <w:t>TOSTADA  RIKYPAN  X  30</w:t>
      </w:r>
    </w:p>
    <w:p w:rsidR="002D43D6" w:rsidRDefault="002D43D6" w:rsidP="002D43D6">
      <w:r>
        <w:t>CANTIDAD    :          100    Kg</w:t>
      </w:r>
    </w:p>
    <w:p w:rsidR="002D43D6" w:rsidRDefault="002D43D6" w:rsidP="002D43D6">
      <w:r>
        <w:t>COLORES:</w:t>
      </w:r>
      <w:r>
        <w:tab/>
      </w:r>
      <w:r>
        <w:tab/>
        <w:t>3 (   Según  Muestra   )</w:t>
      </w:r>
    </w:p>
    <w:p w:rsidR="002D43D6" w:rsidRDefault="002D43D6" w:rsidP="002D43D6">
      <w:r>
        <w:t>CARAS:</w:t>
      </w:r>
      <w:r>
        <w:tab/>
      </w:r>
      <w:r>
        <w:tab/>
        <w:t>2</w:t>
      </w:r>
    </w:p>
    <w:p w:rsidR="002D43D6" w:rsidRDefault="002D43D6" w:rsidP="002D43D6">
      <w:r>
        <w:t>REPETICIÓN:</w:t>
      </w:r>
      <w:r>
        <w:tab/>
        <w:t>26</w:t>
      </w:r>
    </w:p>
    <w:p w:rsidR="002D43D6" w:rsidRDefault="002D43D6" w:rsidP="002D43D6">
      <w:r>
        <w:t>RODILLO:</w:t>
      </w:r>
      <w:r>
        <w:tab/>
      </w:r>
      <w:r>
        <w:tab/>
        <w:t>26</w:t>
      </w:r>
    </w:p>
    <w:p w:rsidR="002D43D6" w:rsidRPr="009A4BD3" w:rsidRDefault="002D43D6" w:rsidP="002D43D6">
      <w:pPr>
        <w:rPr>
          <w:b/>
        </w:rPr>
      </w:pPr>
      <w:r>
        <w:t>BOLSA:</w:t>
      </w:r>
      <w:r>
        <w:tab/>
      </w:r>
      <w:r>
        <w:tab/>
      </w:r>
      <w:r>
        <w:rPr>
          <w:b/>
        </w:rPr>
        <w:t xml:space="preserve">26  x  45 </w:t>
      </w:r>
      <w:r w:rsidRPr="009A4BD3">
        <w:rPr>
          <w:b/>
        </w:rPr>
        <w:t xml:space="preserve">  cms</w:t>
      </w:r>
    </w:p>
    <w:p w:rsidR="002D43D6" w:rsidRDefault="002D43D6" w:rsidP="002D43D6">
      <w:r>
        <w:t>SELLADO:</w:t>
      </w:r>
      <w:r>
        <w:tab/>
      </w:r>
      <w:r>
        <w:tab/>
        <w:t>Para selle lateral.</w:t>
      </w:r>
    </w:p>
    <w:p w:rsidR="002D43D6" w:rsidRDefault="002D43D6" w:rsidP="002D43D6"/>
    <w:p w:rsidR="002D43D6" w:rsidRDefault="002D43D6" w:rsidP="002D43D6"/>
    <w:p w:rsidR="002D43D6" w:rsidRDefault="002D43D6" w:rsidP="002D43D6">
      <w:r>
        <w:rPr>
          <w:b/>
          <w:bCs/>
          <w:u w:val="single"/>
        </w:rPr>
        <w:t>NOTA:</w:t>
      </w:r>
      <w:r>
        <w:t xml:space="preserve">  *  Cyreles  los envía  GRAFIFLEX</w:t>
      </w:r>
    </w:p>
    <w:p w:rsidR="002D43D6" w:rsidRDefault="002D43D6" w:rsidP="002D43D6">
      <w:pPr>
        <w:numPr>
          <w:ilvl w:val="0"/>
          <w:numId w:val="1"/>
        </w:numPr>
      </w:pPr>
      <w:r>
        <w:t>Se envían muestra física  para tonos y alturas</w:t>
      </w:r>
    </w:p>
    <w:p w:rsidR="002D43D6" w:rsidRDefault="002D43D6" w:rsidP="002D43D6">
      <w:pPr>
        <w:numPr>
          <w:ilvl w:val="0"/>
          <w:numId w:val="2"/>
        </w:numPr>
        <w:rPr>
          <w:b/>
        </w:rPr>
      </w:pPr>
      <w:r w:rsidRPr="00764873">
        <w:rPr>
          <w:b/>
        </w:rPr>
        <w:t>Se</w:t>
      </w:r>
      <w:r>
        <w:rPr>
          <w:b/>
        </w:rPr>
        <w:t xml:space="preserve">   envía  el material de PP  </w:t>
      </w:r>
    </w:p>
    <w:p w:rsidR="002D43D6" w:rsidRDefault="002D43D6" w:rsidP="002D43D6">
      <w:pPr>
        <w:ind w:left="885"/>
      </w:pPr>
    </w:p>
    <w:p w:rsidR="002D43D6" w:rsidRDefault="002D43D6" w:rsidP="002D43D6">
      <w:pPr>
        <w:ind w:left="885"/>
      </w:pPr>
    </w:p>
    <w:p w:rsidR="002D43D6" w:rsidRDefault="002D43D6" w:rsidP="002D43D6">
      <w:pPr>
        <w:ind w:left="885"/>
      </w:pPr>
    </w:p>
    <w:p w:rsidR="002D43D6" w:rsidRDefault="002D43D6" w:rsidP="002D43D6">
      <w:r>
        <w:t>Agradezco la atención y colaboración prestada.</w:t>
      </w:r>
    </w:p>
    <w:p w:rsidR="002D43D6" w:rsidRDefault="002D43D6" w:rsidP="002D43D6"/>
    <w:p w:rsidR="002D43D6" w:rsidRDefault="002D43D6" w:rsidP="002D43D6"/>
    <w:p w:rsidR="002D43D6" w:rsidRDefault="002D43D6" w:rsidP="002D43D6"/>
    <w:p w:rsidR="002D43D6" w:rsidRDefault="002D43D6" w:rsidP="002D43D6">
      <w:r>
        <w:t xml:space="preserve">Cordialmente,                                                      </w:t>
      </w:r>
    </w:p>
    <w:p w:rsidR="002D43D6" w:rsidRDefault="002D43D6" w:rsidP="002D43D6"/>
    <w:p w:rsidR="002D43D6" w:rsidRDefault="002D43D6" w:rsidP="002D43D6"/>
    <w:p w:rsidR="002D43D6" w:rsidRDefault="002D43D6" w:rsidP="002D43D6"/>
    <w:p w:rsidR="002D43D6" w:rsidRDefault="002D43D6" w:rsidP="002D43D6">
      <w:r>
        <w:t>RICARDO CASAS ZAPATA</w:t>
      </w:r>
    </w:p>
    <w:p w:rsidR="002D43D6" w:rsidRDefault="002D43D6" w:rsidP="002D43D6">
      <w:r>
        <w:t>Director.</w:t>
      </w:r>
    </w:p>
    <w:p w:rsidR="002D43D6" w:rsidRDefault="002D43D6" w:rsidP="002D43D6">
      <w:pPr>
        <w:rPr>
          <w:b/>
        </w:rPr>
      </w:pPr>
    </w:p>
    <w:p w:rsidR="002D43D6" w:rsidRDefault="002D43D6" w:rsidP="00084E31">
      <w:pPr>
        <w:rPr>
          <w:b/>
        </w:rPr>
      </w:pPr>
    </w:p>
    <w:p w:rsidR="0088701E" w:rsidRDefault="0088701E" w:rsidP="00084E31">
      <w:pPr>
        <w:rPr>
          <w:b/>
        </w:rPr>
      </w:pPr>
    </w:p>
    <w:p w:rsidR="0088701E" w:rsidRDefault="0088701E" w:rsidP="0088701E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LTDA</w:t>
      </w:r>
    </w:p>
    <w:p w:rsidR="0088701E" w:rsidRDefault="0088701E" w:rsidP="0088701E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88701E" w:rsidRDefault="0088701E" w:rsidP="0088701E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76 N 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88701E" w:rsidRDefault="0088701E" w:rsidP="0088701E">
      <w:pPr>
        <w:rPr>
          <w:b/>
          <w:bCs/>
          <w:sz w:val="20"/>
        </w:rPr>
      </w:pPr>
      <w:r>
        <w:rPr>
          <w:b/>
          <w:bCs/>
          <w:sz w:val="20"/>
        </w:rPr>
        <w:t>TEL: 4 44 46 64   ITAGUI.</w:t>
      </w:r>
    </w:p>
    <w:p w:rsidR="0088701E" w:rsidRDefault="0088701E" w:rsidP="0088701E">
      <w:pPr>
        <w:rPr>
          <w:b/>
          <w:bCs/>
          <w:sz w:val="20"/>
        </w:rPr>
      </w:pPr>
    </w:p>
    <w:p w:rsidR="0088701E" w:rsidRDefault="0088701E" w:rsidP="0088701E">
      <w:pPr>
        <w:rPr>
          <w:b/>
        </w:rPr>
      </w:pPr>
    </w:p>
    <w:p w:rsidR="0088701E" w:rsidRDefault="0088701E" w:rsidP="0088701E">
      <w:pPr>
        <w:pStyle w:val="Ttulo1"/>
      </w:pPr>
      <w:r>
        <w:t>ORDEN DE TRABAJO    N°      07402</w:t>
      </w:r>
    </w:p>
    <w:p w:rsidR="0088701E" w:rsidRDefault="0088701E" w:rsidP="0088701E"/>
    <w:p w:rsidR="0088701E" w:rsidRDefault="0088701E" w:rsidP="0088701E">
      <w:r>
        <w:t>FECHA:</w:t>
      </w:r>
      <w:r>
        <w:tab/>
        <w:t>Medellín,  Septiembre   27   de   2010</w:t>
      </w:r>
    </w:p>
    <w:p w:rsidR="0088701E" w:rsidRDefault="0088701E" w:rsidP="0088701E">
      <w:r>
        <w:t>PARA:</w:t>
      </w:r>
      <w:r>
        <w:tab/>
      </w:r>
      <w:r>
        <w:tab/>
        <w:t>PLASTICOS DARMA S.A.</w:t>
      </w:r>
    </w:p>
    <w:p w:rsidR="0088701E" w:rsidRDefault="0088701E" w:rsidP="0088701E">
      <w:r>
        <w:t>ATENCIÓN:</w:t>
      </w:r>
      <w:r>
        <w:tab/>
        <w:t>Sr. Dario Jaramillo</w:t>
      </w:r>
    </w:p>
    <w:p w:rsidR="0088701E" w:rsidRDefault="0088701E" w:rsidP="0088701E">
      <w:r>
        <w:tab/>
      </w:r>
      <w:r>
        <w:tab/>
        <w:t>Gerente</w:t>
      </w:r>
    </w:p>
    <w:p w:rsidR="0088701E" w:rsidRDefault="0088701E" w:rsidP="0088701E"/>
    <w:p w:rsidR="0088701E" w:rsidRDefault="0088701E" w:rsidP="0088701E">
      <w:r>
        <w:t>Apreciado  Don Darío:</w:t>
      </w:r>
    </w:p>
    <w:p w:rsidR="0088701E" w:rsidRDefault="0088701E" w:rsidP="0088701E">
      <w:r>
        <w:t xml:space="preserve"> </w:t>
      </w:r>
    </w:p>
    <w:p w:rsidR="0088701E" w:rsidRDefault="0088701E" w:rsidP="0088701E">
      <w:r>
        <w:t>Con la presente estamos solicitando el siguiente Material :</w:t>
      </w:r>
    </w:p>
    <w:p w:rsidR="0088701E" w:rsidRDefault="0088701E" w:rsidP="0088701E"/>
    <w:p w:rsidR="0088701E" w:rsidRDefault="0088701E" w:rsidP="0088701E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88701E" w:rsidRDefault="0088701E" w:rsidP="0088701E">
      <w:pPr>
        <w:rPr>
          <w:b/>
          <w:bCs/>
          <w:u w:val="single"/>
        </w:rPr>
      </w:pPr>
    </w:p>
    <w:p w:rsidR="0088701E" w:rsidRDefault="0088701E" w:rsidP="0088701E">
      <w:r>
        <w:t>MATERIAL:</w:t>
      </w:r>
      <w:r>
        <w:tab/>
      </w:r>
      <w:r>
        <w:tab/>
        <w:t>Polietileno  Alta  Densidad  BLANCO  TUBULAR</w:t>
      </w:r>
    </w:p>
    <w:p w:rsidR="0088701E" w:rsidRDefault="0088701E" w:rsidP="0088701E">
      <w:r>
        <w:t>MEDIDA:</w:t>
      </w:r>
      <w:r>
        <w:tab/>
      </w:r>
      <w:r>
        <w:tab/>
        <w:t xml:space="preserve">35 + 6 + </w:t>
      </w:r>
      <w:r w:rsidR="00596206">
        <w:t>6</w:t>
      </w:r>
      <w:r>
        <w:t xml:space="preserve"> </w:t>
      </w:r>
      <w:r w:rsidRPr="007317E8">
        <w:rPr>
          <w:b/>
        </w:rPr>
        <w:t xml:space="preserve">   </w:t>
      </w:r>
      <w:r>
        <w:t>Cms.</w:t>
      </w:r>
    </w:p>
    <w:p w:rsidR="0088701E" w:rsidRDefault="0088701E" w:rsidP="0088701E">
      <w:pPr>
        <w:rPr>
          <w:b/>
          <w:bCs/>
        </w:rPr>
      </w:pPr>
      <w:r>
        <w:t>CALIBRE:</w:t>
      </w:r>
      <w:r>
        <w:tab/>
      </w:r>
      <w:r>
        <w:tab/>
        <w:t>3.0</w:t>
      </w:r>
      <w:r>
        <w:rPr>
          <w:b/>
        </w:rPr>
        <w:t xml:space="preserve"> </w:t>
      </w:r>
      <w:r w:rsidRPr="007317E8">
        <w:rPr>
          <w:b/>
        </w:rPr>
        <w:t xml:space="preserve"> </w:t>
      </w:r>
      <w:r w:rsidRPr="007317E8">
        <w:rPr>
          <w:b/>
          <w:bCs/>
        </w:rPr>
        <w:t xml:space="preserve"> ”</w:t>
      </w:r>
    </w:p>
    <w:p w:rsidR="0088701E" w:rsidRDefault="0088701E" w:rsidP="0088701E">
      <w:r>
        <w:t>COLOR:</w:t>
      </w:r>
      <w:r>
        <w:tab/>
      </w:r>
      <w:r>
        <w:tab/>
        <w:t>BLANCO</w:t>
      </w:r>
    </w:p>
    <w:p w:rsidR="0088701E" w:rsidRPr="00874A16" w:rsidRDefault="0088701E" w:rsidP="0088701E">
      <w:r>
        <w:t>TRATADO:</w:t>
      </w:r>
      <w:r>
        <w:tab/>
      </w:r>
      <w:r>
        <w:tab/>
        <w:t>1  Cara</w:t>
      </w:r>
    </w:p>
    <w:p w:rsidR="0088701E" w:rsidRDefault="0088701E" w:rsidP="0088701E">
      <w:pPr>
        <w:rPr>
          <w:b/>
          <w:bCs/>
        </w:rPr>
      </w:pPr>
      <w:r>
        <w:t>CANTIDAD:</w:t>
      </w:r>
      <w:r>
        <w:tab/>
      </w:r>
      <w:r>
        <w:tab/>
        <w:t>60   Kg.</w:t>
      </w:r>
      <w:r>
        <w:rPr>
          <w:b/>
          <w:bCs/>
        </w:rPr>
        <w:tab/>
      </w:r>
    </w:p>
    <w:p w:rsidR="0088701E" w:rsidRDefault="005A25F3" w:rsidP="0088701E">
      <w:r>
        <w:t>COLORES:</w:t>
      </w:r>
      <w:r>
        <w:tab/>
      </w:r>
      <w:r>
        <w:tab/>
        <w:t>2     ( AZUL  301 C</w:t>
      </w:r>
      <w:r w:rsidR="0088701E">
        <w:t xml:space="preserve"> - NEGRO   )   </w:t>
      </w:r>
    </w:p>
    <w:p w:rsidR="0088701E" w:rsidRDefault="0088701E" w:rsidP="0088701E">
      <w:r>
        <w:t>CARAS:</w:t>
      </w:r>
      <w:r>
        <w:tab/>
      </w:r>
      <w:r>
        <w:tab/>
        <w:t>1</w:t>
      </w:r>
    </w:p>
    <w:p w:rsidR="0088701E" w:rsidRDefault="005A25F3" w:rsidP="0088701E">
      <w:r>
        <w:t>REPETICIÓN:</w:t>
      </w:r>
      <w:r>
        <w:tab/>
        <w:t>40</w:t>
      </w:r>
      <w:r w:rsidR="0088701E">
        <w:t xml:space="preserve">   Cms.</w:t>
      </w:r>
    </w:p>
    <w:p w:rsidR="0088701E" w:rsidRDefault="005A25F3" w:rsidP="0088701E">
      <w:r>
        <w:t xml:space="preserve">RODILLO  :    </w:t>
      </w:r>
      <w:r>
        <w:tab/>
        <w:t>49</w:t>
      </w:r>
      <w:r w:rsidR="0088701E">
        <w:tab/>
      </w:r>
    </w:p>
    <w:p w:rsidR="0088701E" w:rsidRDefault="005A25F3" w:rsidP="0088701E">
      <w:r>
        <w:t>BOLSA:</w:t>
      </w:r>
      <w:r>
        <w:tab/>
      </w:r>
      <w:r>
        <w:tab/>
        <w:t>35 + 6 + 6  x  40</w:t>
      </w:r>
      <w:r w:rsidR="0088701E">
        <w:t xml:space="preserve">     cms         Con  tira  plastica</w:t>
      </w:r>
    </w:p>
    <w:p w:rsidR="0088701E" w:rsidRDefault="0088701E" w:rsidP="0088701E">
      <w:r>
        <w:t>SELLADO:</w:t>
      </w:r>
      <w:r>
        <w:tab/>
      </w:r>
      <w:r>
        <w:tab/>
        <w:t>Fondo</w:t>
      </w:r>
    </w:p>
    <w:p w:rsidR="0088701E" w:rsidRDefault="0088701E" w:rsidP="0088701E">
      <w:r>
        <w:t>REFERENCIA:</w:t>
      </w:r>
      <w:r>
        <w:tab/>
      </w:r>
      <w:r>
        <w:rPr>
          <w:b/>
        </w:rPr>
        <w:t>PERMAQUIM  FERIA</w:t>
      </w:r>
    </w:p>
    <w:p w:rsidR="0088701E" w:rsidRDefault="0088701E" w:rsidP="0088701E">
      <w:r>
        <w:tab/>
      </w:r>
      <w:r>
        <w:tab/>
      </w:r>
      <w:r>
        <w:tab/>
      </w:r>
    </w:p>
    <w:p w:rsidR="0088701E" w:rsidRDefault="0088701E" w:rsidP="0088701E"/>
    <w:p w:rsidR="0088701E" w:rsidRDefault="0088701E" w:rsidP="0088701E">
      <w:r>
        <w:rPr>
          <w:b/>
          <w:bCs/>
          <w:u w:val="single"/>
        </w:rPr>
        <w:t>NOTA</w:t>
      </w:r>
      <w:r>
        <w:t xml:space="preserve">:  </w:t>
      </w:r>
      <w:r>
        <w:tab/>
        <w:t>- Cyreles  los envía  GRAFIFLEX</w:t>
      </w:r>
    </w:p>
    <w:p w:rsidR="0088701E" w:rsidRPr="001B3E70" w:rsidRDefault="0088701E" w:rsidP="0088701E">
      <w:pPr>
        <w:numPr>
          <w:ilvl w:val="0"/>
          <w:numId w:val="2"/>
        </w:numPr>
        <w:rPr>
          <w:b/>
          <w:u w:val="single"/>
        </w:rPr>
      </w:pPr>
      <w:r>
        <w:t>Colores y alturas de impresión  según    Muestra.</w:t>
      </w:r>
    </w:p>
    <w:p w:rsidR="0088701E" w:rsidRDefault="0088701E" w:rsidP="0088701E">
      <w:pPr>
        <w:numPr>
          <w:ilvl w:val="0"/>
          <w:numId w:val="2"/>
        </w:numPr>
        <w:rPr>
          <w:b/>
          <w:u w:val="single"/>
        </w:rPr>
      </w:pPr>
      <w:r>
        <w:rPr>
          <w:b/>
          <w:u w:val="single"/>
        </w:rPr>
        <w:t>SE  APRUEBA  IMPRESIÓN.</w:t>
      </w:r>
    </w:p>
    <w:p w:rsidR="0088701E" w:rsidRDefault="0088701E" w:rsidP="0088701E">
      <w:pPr>
        <w:ind w:left="1860"/>
        <w:rPr>
          <w:b/>
          <w:u w:val="single"/>
        </w:rPr>
      </w:pPr>
    </w:p>
    <w:p w:rsidR="0088701E" w:rsidRPr="000E3688" w:rsidRDefault="0088701E" w:rsidP="0088701E">
      <w:pPr>
        <w:ind w:left="1500"/>
      </w:pPr>
    </w:p>
    <w:p w:rsidR="0088701E" w:rsidRPr="000E3688" w:rsidRDefault="0088701E" w:rsidP="0088701E">
      <w:pPr>
        <w:rPr>
          <w:b/>
        </w:rPr>
      </w:pPr>
    </w:p>
    <w:p w:rsidR="0088701E" w:rsidRDefault="0088701E" w:rsidP="0088701E">
      <w:r>
        <w:t>Agradezco la atención y colaboración prestada.</w:t>
      </w:r>
    </w:p>
    <w:p w:rsidR="0088701E" w:rsidRDefault="0088701E" w:rsidP="0088701E"/>
    <w:p w:rsidR="0088701E" w:rsidRDefault="0088701E" w:rsidP="0088701E"/>
    <w:p w:rsidR="0088701E" w:rsidRDefault="0088701E" w:rsidP="0088701E">
      <w:r>
        <w:t>Cordialmente,</w:t>
      </w:r>
    </w:p>
    <w:p w:rsidR="0088701E" w:rsidRDefault="0088701E" w:rsidP="0088701E"/>
    <w:p w:rsidR="0088701E" w:rsidRDefault="0088701E" w:rsidP="0088701E"/>
    <w:p w:rsidR="0088701E" w:rsidRDefault="0088701E" w:rsidP="0088701E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88701E" w:rsidRDefault="0088701E" w:rsidP="0088701E">
      <w:r>
        <w:t>Director</w:t>
      </w:r>
    </w:p>
    <w:p w:rsidR="0088701E" w:rsidRDefault="0088701E" w:rsidP="0088701E"/>
    <w:p w:rsidR="0088701E" w:rsidRDefault="0088701E" w:rsidP="00084E31">
      <w:pPr>
        <w:rPr>
          <w:b/>
        </w:rPr>
      </w:pPr>
    </w:p>
    <w:p w:rsidR="007D7BB7" w:rsidRDefault="007D7BB7" w:rsidP="00084E31">
      <w:pPr>
        <w:rPr>
          <w:b/>
        </w:rPr>
      </w:pPr>
    </w:p>
    <w:p w:rsidR="007D7BB7" w:rsidRDefault="007D7BB7" w:rsidP="00084E31">
      <w:pPr>
        <w:rPr>
          <w:b/>
        </w:rPr>
      </w:pPr>
    </w:p>
    <w:p w:rsidR="007D7BB7" w:rsidRDefault="007D7BB7" w:rsidP="007D7BB7">
      <w:pPr>
        <w:rPr>
          <w:b/>
          <w:bCs/>
          <w:sz w:val="20"/>
        </w:rPr>
      </w:pPr>
      <w:r>
        <w:rPr>
          <w:b/>
          <w:bCs/>
          <w:sz w:val="20"/>
        </w:rPr>
        <w:t>PLÁSTICOS UNION LTDA</w:t>
      </w:r>
    </w:p>
    <w:p w:rsidR="007D7BB7" w:rsidRDefault="007D7BB7" w:rsidP="007D7BB7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7D7BB7" w:rsidRDefault="007D7BB7" w:rsidP="007D7BB7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76 N 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7D7BB7" w:rsidRDefault="007D7BB7" w:rsidP="007D7BB7">
      <w:pPr>
        <w:rPr>
          <w:b/>
          <w:bCs/>
          <w:sz w:val="20"/>
        </w:rPr>
      </w:pPr>
      <w:r>
        <w:rPr>
          <w:b/>
          <w:bCs/>
          <w:sz w:val="20"/>
        </w:rPr>
        <w:t>TEL: 4 44 46 64   ITAGUI.</w:t>
      </w:r>
    </w:p>
    <w:p w:rsidR="007D7BB7" w:rsidRDefault="007D7BB7" w:rsidP="007D7BB7">
      <w:pPr>
        <w:rPr>
          <w:b/>
          <w:bCs/>
          <w:sz w:val="20"/>
        </w:rPr>
      </w:pPr>
    </w:p>
    <w:p w:rsidR="007D7BB7" w:rsidRDefault="007D7BB7" w:rsidP="007D7BB7">
      <w:pPr>
        <w:rPr>
          <w:b/>
        </w:rPr>
      </w:pPr>
    </w:p>
    <w:p w:rsidR="007D7BB7" w:rsidRDefault="007D7BB7" w:rsidP="007D7BB7">
      <w:pPr>
        <w:pStyle w:val="Ttulo1"/>
      </w:pPr>
      <w:r>
        <w:t>ORDEN DE TRABAJO    N°      07402</w:t>
      </w:r>
    </w:p>
    <w:p w:rsidR="007D7BB7" w:rsidRDefault="007D7BB7" w:rsidP="007D7BB7"/>
    <w:p w:rsidR="007D7BB7" w:rsidRDefault="007D7BB7" w:rsidP="007D7BB7">
      <w:r>
        <w:t>FECHA:</w:t>
      </w:r>
      <w:r>
        <w:tab/>
        <w:t>Medellín,  Septiembre   27   de   2010</w:t>
      </w:r>
    </w:p>
    <w:p w:rsidR="007D7BB7" w:rsidRDefault="007D7BB7" w:rsidP="007D7BB7">
      <w:r>
        <w:t>PARA:</w:t>
      </w:r>
      <w:r>
        <w:tab/>
      </w:r>
      <w:r>
        <w:tab/>
        <w:t>PLASTICOS DARMA S.A.</w:t>
      </w:r>
    </w:p>
    <w:p w:rsidR="007D7BB7" w:rsidRDefault="007D7BB7" w:rsidP="007D7BB7">
      <w:r>
        <w:t>ATENCIÓN:</w:t>
      </w:r>
      <w:r>
        <w:tab/>
        <w:t>Sr. Dario Jaramillo</w:t>
      </w:r>
    </w:p>
    <w:p w:rsidR="007D7BB7" w:rsidRDefault="007D7BB7" w:rsidP="007D7BB7">
      <w:r>
        <w:tab/>
      </w:r>
      <w:r>
        <w:tab/>
        <w:t>Gerente</w:t>
      </w:r>
    </w:p>
    <w:p w:rsidR="007D7BB7" w:rsidRDefault="007D7BB7" w:rsidP="007D7BB7"/>
    <w:p w:rsidR="007D7BB7" w:rsidRDefault="007D7BB7" w:rsidP="007D7BB7">
      <w:r>
        <w:t>Apreciado  Don Darío:</w:t>
      </w:r>
    </w:p>
    <w:p w:rsidR="007D7BB7" w:rsidRDefault="007D7BB7" w:rsidP="007D7BB7">
      <w:r>
        <w:t xml:space="preserve"> </w:t>
      </w:r>
    </w:p>
    <w:p w:rsidR="007D7BB7" w:rsidRDefault="007D7BB7" w:rsidP="007D7BB7">
      <w:r>
        <w:t>Con la presente estamos solicitando el siguiente Material :</w:t>
      </w:r>
    </w:p>
    <w:p w:rsidR="007D7BB7" w:rsidRDefault="007D7BB7" w:rsidP="007D7BB7"/>
    <w:p w:rsidR="007D7BB7" w:rsidRDefault="007D7BB7" w:rsidP="007D7BB7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7D7BB7" w:rsidRDefault="007D7BB7" w:rsidP="007D7BB7">
      <w:pPr>
        <w:rPr>
          <w:b/>
          <w:bCs/>
          <w:u w:val="single"/>
        </w:rPr>
      </w:pPr>
    </w:p>
    <w:p w:rsidR="007D7BB7" w:rsidRDefault="007D7BB7" w:rsidP="007D7BB7">
      <w:r>
        <w:t>MATERIAL:</w:t>
      </w:r>
      <w:r>
        <w:tab/>
      </w:r>
      <w:r>
        <w:tab/>
        <w:t>Polietileno  Alta  Densidad  BLANCO  TUBULAR</w:t>
      </w:r>
    </w:p>
    <w:p w:rsidR="007D7BB7" w:rsidRDefault="007D7BB7" w:rsidP="007D7BB7">
      <w:r>
        <w:t>MEDIDA:</w:t>
      </w:r>
      <w:r>
        <w:tab/>
      </w:r>
      <w:r>
        <w:tab/>
        <w:t xml:space="preserve">20  + 6 + 6 </w:t>
      </w:r>
      <w:r w:rsidRPr="007317E8">
        <w:rPr>
          <w:b/>
        </w:rPr>
        <w:t xml:space="preserve">   </w:t>
      </w:r>
      <w:r>
        <w:t>Cms.</w:t>
      </w:r>
    </w:p>
    <w:p w:rsidR="007D7BB7" w:rsidRDefault="007D7BB7" w:rsidP="007D7BB7">
      <w:pPr>
        <w:rPr>
          <w:b/>
          <w:bCs/>
        </w:rPr>
      </w:pPr>
      <w:r>
        <w:t>CALIBRE:</w:t>
      </w:r>
      <w:r>
        <w:tab/>
      </w:r>
      <w:r>
        <w:tab/>
        <w:t>3.0</w:t>
      </w:r>
      <w:r>
        <w:rPr>
          <w:b/>
        </w:rPr>
        <w:t xml:space="preserve"> </w:t>
      </w:r>
      <w:r w:rsidRPr="007317E8">
        <w:rPr>
          <w:b/>
        </w:rPr>
        <w:t xml:space="preserve"> </w:t>
      </w:r>
      <w:r w:rsidRPr="007317E8">
        <w:rPr>
          <w:b/>
          <w:bCs/>
        </w:rPr>
        <w:t xml:space="preserve"> ”</w:t>
      </w:r>
    </w:p>
    <w:p w:rsidR="007D7BB7" w:rsidRDefault="007D7BB7" w:rsidP="007D7BB7">
      <w:r>
        <w:t>COLOR:</w:t>
      </w:r>
      <w:r>
        <w:tab/>
      </w:r>
      <w:r>
        <w:tab/>
        <w:t>BLANCO – NEGRO ( interno )</w:t>
      </w:r>
    </w:p>
    <w:p w:rsidR="007D7BB7" w:rsidRPr="00874A16" w:rsidRDefault="007D7BB7" w:rsidP="007D7BB7">
      <w:r>
        <w:t>TRATADO:</w:t>
      </w:r>
      <w:r>
        <w:tab/>
      </w:r>
      <w:r>
        <w:tab/>
        <w:t>1  Cara</w:t>
      </w:r>
    </w:p>
    <w:p w:rsidR="007D7BB7" w:rsidRDefault="007D7BB7" w:rsidP="007D7BB7">
      <w:pPr>
        <w:rPr>
          <w:b/>
          <w:bCs/>
        </w:rPr>
      </w:pPr>
      <w:r>
        <w:t>CANTIDAD:</w:t>
      </w:r>
      <w:r>
        <w:tab/>
      </w:r>
      <w:r>
        <w:tab/>
      </w:r>
      <w:r w:rsidR="00672E5F">
        <w:t>230</w:t>
      </w:r>
      <w:r>
        <w:t xml:space="preserve">   Kg.</w:t>
      </w:r>
      <w:r>
        <w:rPr>
          <w:b/>
          <w:bCs/>
        </w:rPr>
        <w:tab/>
      </w:r>
    </w:p>
    <w:p w:rsidR="007D7BB7" w:rsidRDefault="00F97E71" w:rsidP="007D7BB7">
      <w:r>
        <w:t>COLORES:</w:t>
      </w:r>
      <w:r>
        <w:tab/>
      </w:r>
      <w:r>
        <w:tab/>
        <w:t>1     ( verde</w:t>
      </w:r>
      <w:r w:rsidR="007D7BB7">
        <w:t xml:space="preserve">   )   </w:t>
      </w:r>
    </w:p>
    <w:p w:rsidR="007D7BB7" w:rsidRDefault="007D7BB7" w:rsidP="007D7BB7">
      <w:r>
        <w:t>CARAS:</w:t>
      </w:r>
      <w:r>
        <w:tab/>
      </w:r>
      <w:r>
        <w:tab/>
        <w:t>1</w:t>
      </w:r>
    </w:p>
    <w:p w:rsidR="007D7BB7" w:rsidRDefault="007D7BB7" w:rsidP="007D7BB7">
      <w:r>
        <w:t>REPETICIÓN:</w:t>
      </w:r>
      <w:r>
        <w:tab/>
      </w:r>
      <w:r w:rsidR="00F97E71">
        <w:t>45</w:t>
      </w:r>
      <w:r>
        <w:t xml:space="preserve">    Cms.</w:t>
      </w:r>
    </w:p>
    <w:p w:rsidR="007D7BB7" w:rsidRDefault="00F97E71" w:rsidP="007D7BB7">
      <w:r>
        <w:t xml:space="preserve">RODILLO  :    </w:t>
      </w:r>
      <w:r>
        <w:tab/>
        <w:t>45</w:t>
      </w:r>
      <w:r w:rsidR="007D7BB7">
        <w:tab/>
      </w:r>
    </w:p>
    <w:p w:rsidR="007D7BB7" w:rsidRDefault="007D7BB7" w:rsidP="007D7BB7">
      <w:r>
        <w:t>BOLSA:</w:t>
      </w:r>
      <w:r>
        <w:tab/>
      </w:r>
      <w:r>
        <w:tab/>
      </w:r>
      <w:r w:rsidR="00F97E71">
        <w:t>20</w:t>
      </w:r>
      <w:r>
        <w:t xml:space="preserve"> + 6 + 6  x</w:t>
      </w:r>
      <w:r w:rsidR="00F97E71">
        <w:t xml:space="preserve">  45</w:t>
      </w:r>
      <w:r>
        <w:t xml:space="preserve">     cm</w:t>
      </w:r>
      <w:r w:rsidR="00F97E71">
        <w:t xml:space="preserve">s        </w:t>
      </w:r>
    </w:p>
    <w:p w:rsidR="007D7BB7" w:rsidRDefault="007D7BB7" w:rsidP="007D7BB7">
      <w:r>
        <w:t>SELLADO:</w:t>
      </w:r>
      <w:r>
        <w:tab/>
      </w:r>
      <w:r>
        <w:tab/>
        <w:t>Fondo</w:t>
      </w:r>
    </w:p>
    <w:p w:rsidR="007D7BB7" w:rsidRDefault="007D7BB7" w:rsidP="007D7BB7">
      <w:r>
        <w:t>REFERENCIA:</w:t>
      </w:r>
      <w:r>
        <w:tab/>
      </w:r>
      <w:r w:rsidR="007D2D2D">
        <w:rPr>
          <w:b/>
        </w:rPr>
        <w:t>CI   SUSTRATOS</w:t>
      </w:r>
    </w:p>
    <w:p w:rsidR="007D7BB7" w:rsidRDefault="007D7BB7" w:rsidP="007D7BB7">
      <w:r>
        <w:tab/>
      </w:r>
      <w:r>
        <w:tab/>
      </w:r>
      <w:r>
        <w:tab/>
      </w:r>
    </w:p>
    <w:p w:rsidR="007D7BB7" w:rsidRDefault="007D7BB7" w:rsidP="007D7BB7"/>
    <w:p w:rsidR="007D7BB7" w:rsidRDefault="007D7BB7" w:rsidP="007D7BB7">
      <w:r>
        <w:rPr>
          <w:b/>
          <w:bCs/>
          <w:u w:val="single"/>
        </w:rPr>
        <w:t>NOTA</w:t>
      </w:r>
      <w:r>
        <w:t xml:space="preserve">:  </w:t>
      </w:r>
      <w:r>
        <w:tab/>
        <w:t>- Cyreles  los envía  GRAFIFLEX</w:t>
      </w:r>
    </w:p>
    <w:p w:rsidR="007D7BB7" w:rsidRPr="001B3E70" w:rsidRDefault="007D7BB7" w:rsidP="007D7BB7">
      <w:pPr>
        <w:numPr>
          <w:ilvl w:val="0"/>
          <w:numId w:val="2"/>
        </w:numPr>
        <w:rPr>
          <w:b/>
          <w:u w:val="single"/>
        </w:rPr>
      </w:pPr>
      <w:r>
        <w:t>Colores y alturas de impresión  según    Muestra.</w:t>
      </w:r>
    </w:p>
    <w:p w:rsidR="007D7BB7" w:rsidRDefault="007D7BB7" w:rsidP="007D7BB7">
      <w:pPr>
        <w:numPr>
          <w:ilvl w:val="0"/>
          <w:numId w:val="2"/>
        </w:numPr>
        <w:rPr>
          <w:b/>
          <w:u w:val="single"/>
        </w:rPr>
      </w:pPr>
      <w:r>
        <w:rPr>
          <w:b/>
          <w:u w:val="single"/>
        </w:rPr>
        <w:t>SE  APRUEBA  IMPRESIÓN.</w:t>
      </w:r>
    </w:p>
    <w:p w:rsidR="007D7BB7" w:rsidRDefault="007D7BB7" w:rsidP="007D7BB7">
      <w:pPr>
        <w:ind w:left="1860"/>
        <w:rPr>
          <w:b/>
          <w:u w:val="single"/>
        </w:rPr>
      </w:pPr>
    </w:p>
    <w:p w:rsidR="007D7BB7" w:rsidRPr="000E3688" w:rsidRDefault="007D7BB7" w:rsidP="007D7BB7">
      <w:pPr>
        <w:ind w:left="1500"/>
      </w:pPr>
    </w:p>
    <w:p w:rsidR="007D7BB7" w:rsidRPr="000E3688" w:rsidRDefault="007D7BB7" w:rsidP="007D7BB7">
      <w:pPr>
        <w:rPr>
          <w:b/>
        </w:rPr>
      </w:pPr>
    </w:p>
    <w:p w:rsidR="007D7BB7" w:rsidRDefault="007D7BB7" w:rsidP="007D7BB7">
      <w:r>
        <w:t>Agradezco la atención y colaboración prestada.</w:t>
      </w:r>
    </w:p>
    <w:p w:rsidR="007D7BB7" w:rsidRDefault="007D7BB7" w:rsidP="007D7BB7"/>
    <w:p w:rsidR="007D7BB7" w:rsidRDefault="007D7BB7" w:rsidP="007D7BB7"/>
    <w:p w:rsidR="007D7BB7" w:rsidRDefault="007D7BB7" w:rsidP="007D7BB7">
      <w:r>
        <w:t>Cordialmente,</w:t>
      </w:r>
    </w:p>
    <w:p w:rsidR="007D7BB7" w:rsidRDefault="007D7BB7" w:rsidP="007D7BB7"/>
    <w:p w:rsidR="007D7BB7" w:rsidRDefault="007D7BB7" w:rsidP="007D7BB7"/>
    <w:p w:rsidR="007D7BB7" w:rsidRDefault="007D7BB7" w:rsidP="007D7BB7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7D7BB7" w:rsidRDefault="007D7BB7" w:rsidP="007D7BB7">
      <w:r>
        <w:t>Director</w:t>
      </w:r>
    </w:p>
    <w:p w:rsidR="007D7BB7" w:rsidRDefault="007D7BB7" w:rsidP="007D7BB7"/>
    <w:p w:rsidR="007D7BB7" w:rsidRDefault="007D7BB7" w:rsidP="00084E31">
      <w:pPr>
        <w:rPr>
          <w:b/>
        </w:rPr>
      </w:pPr>
    </w:p>
    <w:p w:rsidR="000A2D99" w:rsidRDefault="000A2D99" w:rsidP="000A2D99">
      <w:pPr>
        <w:tabs>
          <w:tab w:val="left" w:pos="2340"/>
        </w:tabs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0A2D99" w:rsidRDefault="000A2D99" w:rsidP="000A2D99">
      <w:pPr>
        <w:tabs>
          <w:tab w:val="left" w:pos="2340"/>
        </w:tabs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0A2D99" w:rsidRDefault="000A2D99" w:rsidP="000A2D99">
      <w:pPr>
        <w:tabs>
          <w:tab w:val="left" w:pos="2340"/>
        </w:tabs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0A2D99" w:rsidRDefault="000A2D99" w:rsidP="000A2D99">
      <w:pPr>
        <w:tabs>
          <w:tab w:val="left" w:pos="2340"/>
        </w:tabs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0A2D99" w:rsidRDefault="000A2D99" w:rsidP="000A2D99">
      <w:pPr>
        <w:tabs>
          <w:tab w:val="left" w:pos="2340"/>
        </w:tabs>
        <w:rPr>
          <w:b/>
          <w:bCs/>
        </w:rPr>
      </w:pPr>
    </w:p>
    <w:p w:rsidR="000A2D99" w:rsidRDefault="000A2D99" w:rsidP="000A2D99">
      <w:pPr>
        <w:pStyle w:val="Ttulo1"/>
      </w:pPr>
    </w:p>
    <w:p w:rsidR="000A2D99" w:rsidRDefault="000A2D99" w:rsidP="000A2D99">
      <w:pPr>
        <w:pStyle w:val="Ttulo1"/>
      </w:pPr>
      <w:r>
        <w:t>ORDEN DE TRABAJO  N°     07355</w:t>
      </w:r>
    </w:p>
    <w:p w:rsidR="000A2D99" w:rsidRDefault="000A2D99" w:rsidP="000A2D99"/>
    <w:p w:rsidR="000A2D99" w:rsidRDefault="000A2D99" w:rsidP="000A2D99">
      <w:r>
        <w:t>FECHA:</w:t>
      </w:r>
      <w:r>
        <w:tab/>
        <w:t>Medellín, Septiembre  28   de   2010</w:t>
      </w:r>
    </w:p>
    <w:p w:rsidR="000A2D99" w:rsidRDefault="000A2D99" w:rsidP="000A2D99">
      <w:r>
        <w:t>PARA:</w:t>
      </w:r>
      <w:r>
        <w:tab/>
      </w:r>
      <w:r>
        <w:tab/>
        <w:t>PLÁSTICOS DARMA</w:t>
      </w:r>
    </w:p>
    <w:p w:rsidR="000A2D99" w:rsidRDefault="000A2D99" w:rsidP="000A2D99">
      <w:r>
        <w:t>ATENCIÓN:</w:t>
      </w:r>
      <w:r>
        <w:tab/>
        <w:t>Sr. Darío Jaramillo</w:t>
      </w:r>
    </w:p>
    <w:p w:rsidR="000A2D99" w:rsidRDefault="000A2D99" w:rsidP="000A2D99">
      <w:r>
        <w:tab/>
      </w:r>
      <w:r>
        <w:tab/>
        <w:t>Gerente.</w:t>
      </w:r>
    </w:p>
    <w:p w:rsidR="000A2D99" w:rsidRDefault="000A2D99" w:rsidP="000A2D99"/>
    <w:p w:rsidR="000A2D99" w:rsidRDefault="000A2D99" w:rsidP="000A2D99">
      <w:r>
        <w:t>Apreciado Don Darío :</w:t>
      </w:r>
    </w:p>
    <w:p w:rsidR="000A2D99" w:rsidRDefault="000A2D99" w:rsidP="000A2D99">
      <w:r>
        <w:t xml:space="preserve"> </w:t>
      </w:r>
    </w:p>
    <w:p w:rsidR="000A2D99" w:rsidRDefault="000A2D99" w:rsidP="000A2D99">
      <w:r>
        <w:t xml:space="preserve">Con la presente estamos solicitando el siguiente servicio de  </w:t>
      </w:r>
      <w:r w:rsidRPr="0021495C">
        <w:rPr>
          <w:u w:val="single"/>
        </w:rPr>
        <w:t>IMPRESION</w:t>
      </w:r>
      <w:r>
        <w:t>:</w:t>
      </w:r>
    </w:p>
    <w:p w:rsidR="000A2D99" w:rsidRDefault="000A2D99" w:rsidP="000A2D99"/>
    <w:p w:rsidR="000A2D99" w:rsidRDefault="000A2D99" w:rsidP="000A2D99">
      <w:pPr>
        <w:rPr>
          <w:b/>
          <w:bCs/>
          <w:u w:val="single"/>
        </w:rPr>
      </w:pPr>
    </w:p>
    <w:p w:rsidR="000A2D99" w:rsidRDefault="000A2D99" w:rsidP="000A2D99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0A2D99" w:rsidRDefault="000A2D99" w:rsidP="000A2D99"/>
    <w:p w:rsidR="000A2D99" w:rsidRDefault="000A2D99" w:rsidP="000A2D99">
      <w:r>
        <w:t>MATERIAL:</w:t>
      </w:r>
      <w:r>
        <w:tab/>
      </w:r>
      <w:r>
        <w:tab/>
        <w:t>Polietileno BAJA  tubular</w:t>
      </w:r>
    </w:p>
    <w:p w:rsidR="000A2D99" w:rsidRPr="003F0627" w:rsidRDefault="000A2D99" w:rsidP="000A2D99">
      <w:pPr>
        <w:rPr>
          <w:b/>
        </w:rPr>
      </w:pPr>
      <w:r>
        <w:t>MEDIDA:</w:t>
      </w:r>
      <w:r>
        <w:tab/>
      </w:r>
      <w:r>
        <w:tab/>
      </w:r>
      <w:r>
        <w:rPr>
          <w:b/>
        </w:rPr>
        <w:t>34.5</w:t>
      </w:r>
      <w:r w:rsidRPr="00743DF3">
        <w:rPr>
          <w:b/>
        </w:rPr>
        <w:t xml:space="preserve">     Cms</w:t>
      </w:r>
      <w:r>
        <w:t xml:space="preserve">. </w:t>
      </w:r>
    </w:p>
    <w:p w:rsidR="000A2D99" w:rsidRDefault="000A2D99" w:rsidP="000A2D99">
      <w:r>
        <w:t>CALIBRE:</w:t>
      </w:r>
      <w:r>
        <w:tab/>
      </w:r>
      <w:r>
        <w:tab/>
      </w:r>
      <w:r>
        <w:rPr>
          <w:b/>
        </w:rPr>
        <w:t>1.2</w:t>
      </w:r>
      <w:r w:rsidRPr="00BB2CA5">
        <w:rPr>
          <w:b/>
        </w:rPr>
        <w:t xml:space="preserve">  ”</w:t>
      </w:r>
    </w:p>
    <w:p w:rsidR="000A2D99" w:rsidRDefault="000A2D99" w:rsidP="000A2D99">
      <w:r>
        <w:t>COLOR:</w:t>
      </w:r>
      <w:r>
        <w:tab/>
      </w:r>
      <w:r>
        <w:tab/>
        <w:t>Transparente</w:t>
      </w:r>
    </w:p>
    <w:p w:rsidR="000A2D99" w:rsidRDefault="000A2D99" w:rsidP="000A2D99">
      <w:r>
        <w:t>CANTIDAD:</w:t>
      </w:r>
      <w:r>
        <w:tab/>
      </w:r>
      <w:r>
        <w:tab/>
      </w:r>
      <w:r>
        <w:rPr>
          <w:b/>
        </w:rPr>
        <w:t>60</w:t>
      </w:r>
      <w:r w:rsidRPr="0029142F">
        <w:rPr>
          <w:b/>
        </w:rPr>
        <w:t xml:space="preserve"> </w:t>
      </w:r>
      <w:r w:rsidRPr="00CE3FFA">
        <w:rPr>
          <w:b/>
        </w:rPr>
        <w:t xml:space="preserve">  </w:t>
      </w:r>
      <w:r>
        <w:t xml:space="preserve">  Kg</w:t>
      </w:r>
    </w:p>
    <w:p w:rsidR="000A2D99" w:rsidRDefault="000A2D99" w:rsidP="000A2D99">
      <w:r>
        <w:t>COLORES:</w:t>
      </w:r>
      <w:r>
        <w:tab/>
      </w:r>
      <w:r>
        <w:tab/>
        <w:t>1  (  Negro  )</w:t>
      </w:r>
    </w:p>
    <w:p w:rsidR="000A2D99" w:rsidRDefault="000A2D99" w:rsidP="000A2D99">
      <w:r>
        <w:t>CARAS:</w:t>
      </w:r>
      <w:r>
        <w:tab/>
      </w:r>
      <w:r>
        <w:tab/>
        <w:t>1  (1 x 1 )</w:t>
      </w:r>
    </w:p>
    <w:p w:rsidR="000A2D99" w:rsidRDefault="000A2D99" w:rsidP="000A2D99">
      <w:r>
        <w:t>REPETICIÓN:</w:t>
      </w:r>
      <w:r>
        <w:tab/>
        <w:t xml:space="preserve">27    Cms. </w:t>
      </w:r>
    </w:p>
    <w:p w:rsidR="000A2D99" w:rsidRDefault="000A2D99" w:rsidP="000A2D99">
      <w:r>
        <w:t>BOLSA:</w:t>
      </w:r>
      <w:r>
        <w:tab/>
      </w:r>
      <w:r>
        <w:tab/>
        <w:t xml:space="preserve">27   X   32 + 5    Cms  de Solapa Interna Pegada </w:t>
      </w:r>
    </w:p>
    <w:p w:rsidR="000A2D99" w:rsidRDefault="000A2D99" w:rsidP="000A2D99">
      <w:r>
        <w:t xml:space="preserve">RODILLO :                </w:t>
      </w:r>
      <w:r w:rsidRPr="004B0ED3">
        <w:rPr>
          <w:b/>
        </w:rPr>
        <w:t>56</w:t>
      </w:r>
    </w:p>
    <w:p w:rsidR="000A2D99" w:rsidRDefault="000A2D99" w:rsidP="000A2D99">
      <w:r>
        <w:t>SELLADO:</w:t>
      </w:r>
      <w:r>
        <w:tab/>
      </w:r>
      <w:r>
        <w:tab/>
        <w:t xml:space="preserve">Lateral  </w:t>
      </w:r>
    </w:p>
    <w:p w:rsidR="000A2D99" w:rsidRPr="001F34F2" w:rsidRDefault="000A2D99" w:rsidP="000A2D99">
      <w:r w:rsidRPr="001F34F2">
        <w:t>REFERENCIA:</w:t>
      </w:r>
      <w:r w:rsidRPr="001F34F2">
        <w:tab/>
      </w:r>
      <w:r>
        <w:rPr>
          <w:b/>
        </w:rPr>
        <w:t xml:space="preserve">ECKO      </w:t>
      </w:r>
      <w:r w:rsidRPr="001F34F2">
        <w:rPr>
          <w:b/>
        </w:rPr>
        <w:t xml:space="preserve">    ( IMPRESIÓN  WARNING )</w:t>
      </w:r>
    </w:p>
    <w:p w:rsidR="000A2D99" w:rsidRPr="001F34F2" w:rsidRDefault="000A2D99" w:rsidP="000A2D99"/>
    <w:p w:rsidR="000A2D99" w:rsidRDefault="000A2D99" w:rsidP="000A2D99">
      <w:pPr>
        <w:rPr>
          <w:b/>
        </w:rPr>
      </w:pPr>
      <w:r w:rsidRPr="001F34F2">
        <w:rPr>
          <w:b/>
        </w:rPr>
        <w:tab/>
      </w:r>
      <w:r w:rsidRPr="001F34F2">
        <w:rPr>
          <w:b/>
        </w:rPr>
        <w:tab/>
      </w:r>
      <w:r w:rsidRPr="001F34F2">
        <w:rPr>
          <w:b/>
        </w:rPr>
        <w:tab/>
      </w:r>
    </w:p>
    <w:p w:rsidR="000A2D99" w:rsidRDefault="000A2D99" w:rsidP="000A2D99">
      <w:r>
        <w:rPr>
          <w:b/>
          <w:bCs/>
          <w:u w:val="single"/>
        </w:rPr>
        <w:t>NOTA:</w:t>
      </w:r>
      <w:r>
        <w:t xml:space="preserve">  - Los cyreles  se encuentran en su planta</w:t>
      </w:r>
    </w:p>
    <w:p w:rsidR="000A2D99" w:rsidRDefault="000A2D99" w:rsidP="000A2D99">
      <w:pPr>
        <w:numPr>
          <w:ilvl w:val="0"/>
          <w:numId w:val="2"/>
        </w:numPr>
      </w:pPr>
      <w:r>
        <w:t>Altura y tonos según  Muestra</w:t>
      </w:r>
    </w:p>
    <w:p w:rsidR="000A2D99" w:rsidRDefault="000A2D99" w:rsidP="000A2D99">
      <w:pPr>
        <w:numPr>
          <w:ilvl w:val="0"/>
          <w:numId w:val="2"/>
        </w:numPr>
        <w:rPr>
          <w:b/>
        </w:rPr>
      </w:pPr>
      <w:smartTag w:uri="urn:schemas-microsoft-com:office:smarttags" w:element="PersonName">
        <w:smartTagPr>
          <w:attr w:name="ProductID" w:val="PLASTICOS UNION"/>
        </w:smartTagPr>
        <w:r>
          <w:rPr>
            <w:b/>
          </w:rPr>
          <w:t>PLASTICOS UNION</w:t>
        </w:r>
      </w:smartTag>
      <w:r>
        <w:rPr>
          <w:b/>
        </w:rPr>
        <w:t xml:space="preserve"> ENVIA EL MATERIAL</w:t>
      </w:r>
    </w:p>
    <w:p w:rsidR="000A2D99" w:rsidRPr="004E08B4" w:rsidRDefault="000A2D99" w:rsidP="000A2D99">
      <w:pPr>
        <w:ind w:left="1500"/>
        <w:rPr>
          <w:b/>
        </w:rPr>
      </w:pPr>
    </w:p>
    <w:p w:rsidR="000A2D99" w:rsidRPr="00465B97" w:rsidRDefault="000A2D99" w:rsidP="000A2D99"/>
    <w:p w:rsidR="000A2D99" w:rsidRDefault="000A2D99" w:rsidP="000A2D99">
      <w:r>
        <w:t>Agradezco la atención y colaboración prestada.</w:t>
      </w:r>
    </w:p>
    <w:p w:rsidR="000A2D99" w:rsidRDefault="000A2D99" w:rsidP="000A2D99"/>
    <w:p w:rsidR="000A2D99" w:rsidRDefault="000A2D99" w:rsidP="000A2D99"/>
    <w:p w:rsidR="000A2D99" w:rsidRDefault="000A2D99" w:rsidP="000A2D99">
      <w:r>
        <w:t>Cordialmente,</w:t>
      </w:r>
    </w:p>
    <w:p w:rsidR="000A2D99" w:rsidRDefault="000A2D99" w:rsidP="000A2D99"/>
    <w:p w:rsidR="000A2D99" w:rsidRDefault="000A2D99" w:rsidP="000A2D99"/>
    <w:p w:rsidR="000A2D99" w:rsidRDefault="000A2D99" w:rsidP="000A2D99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0A2D99" w:rsidRDefault="000A2D99" w:rsidP="000A2D99">
      <w:r>
        <w:t>Director.</w:t>
      </w:r>
    </w:p>
    <w:p w:rsidR="000A2D99" w:rsidRDefault="000A2D99" w:rsidP="00084E31">
      <w:pPr>
        <w:rPr>
          <w:b/>
        </w:rPr>
      </w:pPr>
    </w:p>
    <w:p w:rsidR="000342EE" w:rsidRDefault="000342EE" w:rsidP="00084E31">
      <w:pPr>
        <w:rPr>
          <w:b/>
        </w:rPr>
      </w:pPr>
    </w:p>
    <w:p w:rsidR="000342EE" w:rsidRDefault="000342EE" w:rsidP="00084E31">
      <w:pPr>
        <w:rPr>
          <w:b/>
        </w:rPr>
      </w:pPr>
    </w:p>
    <w:p w:rsidR="000342EE" w:rsidRDefault="000342EE" w:rsidP="00084E31">
      <w:pPr>
        <w:rPr>
          <w:b/>
        </w:rPr>
      </w:pPr>
    </w:p>
    <w:p w:rsidR="003D6C1C" w:rsidRDefault="003D6C1C" w:rsidP="003D6C1C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3D6C1C" w:rsidRDefault="003D6C1C" w:rsidP="003D6C1C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3D6C1C" w:rsidRDefault="003D6C1C" w:rsidP="003D6C1C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3D6C1C" w:rsidRDefault="003D6C1C" w:rsidP="003D6C1C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3D6C1C" w:rsidRDefault="003D6C1C" w:rsidP="003D6C1C"/>
    <w:p w:rsidR="003D6C1C" w:rsidRDefault="003D6C1C" w:rsidP="003D6C1C">
      <w:pPr>
        <w:pStyle w:val="Ttulo1"/>
      </w:pPr>
      <w:r>
        <w:t>ORDEN DE TRABAJO    N°     07351</w:t>
      </w:r>
    </w:p>
    <w:p w:rsidR="003D6C1C" w:rsidRDefault="003D6C1C" w:rsidP="003D6C1C"/>
    <w:p w:rsidR="003D6C1C" w:rsidRDefault="003D6C1C" w:rsidP="003D6C1C">
      <w:r>
        <w:t>FECHA:</w:t>
      </w:r>
      <w:r>
        <w:tab/>
        <w:t>Medellín, Septiembre   29    de 2010</w:t>
      </w:r>
    </w:p>
    <w:p w:rsidR="003D6C1C" w:rsidRDefault="003D6C1C" w:rsidP="003D6C1C">
      <w:r>
        <w:t>PARA:</w:t>
      </w:r>
      <w:r>
        <w:tab/>
      </w:r>
      <w:r>
        <w:tab/>
        <w:t>PLÁSTICOS DARMA</w:t>
      </w:r>
    </w:p>
    <w:p w:rsidR="003D6C1C" w:rsidRDefault="003D6C1C" w:rsidP="003D6C1C">
      <w:r>
        <w:t>ATENCIÓN:</w:t>
      </w:r>
      <w:r>
        <w:tab/>
        <w:t>Sr. Darío Jaramillo</w:t>
      </w:r>
    </w:p>
    <w:p w:rsidR="003D6C1C" w:rsidRDefault="003D6C1C" w:rsidP="003D6C1C">
      <w:r>
        <w:tab/>
      </w:r>
      <w:r>
        <w:tab/>
        <w:t>Gerente.</w:t>
      </w:r>
    </w:p>
    <w:p w:rsidR="003D6C1C" w:rsidRDefault="003D6C1C" w:rsidP="003D6C1C"/>
    <w:p w:rsidR="003D6C1C" w:rsidRDefault="003D6C1C" w:rsidP="003D6C1C">
      <w:r>
        <w:t>Apreciado Don Darío :</w:t>
      </w:r>
    </w:p>
    <w:p w:rsidR="003D6C1C" w:rsidRDefault="003D6C1C" w:rsidP="003D6C1C">
      <w:r>
        <w:t xml:space="preserve"> </w:t>
      </w:r>
    </w:p>
    <w:p w:rsidR="003D6C1C" w:rsidRPr="006206D4" w:rsidRDefault="003D6C1C" w:rsidP="003D6C1C">
      <w:pPr>
        <w:rPr>
          <w:b/>
          <w:u w:val="single"/>
        </w:rPr>
      </w:pPr>
      <w:r>
        <w:t xml:space="preserve">Con la presente estamos solicitando el siguiente servicio de  </w:t>
      </w:r>
      <w:r w:rsidRPr="006206D4">
        <w:rPr>
          <w:b/>
          <w:u w:val="single"/>
        </w:rPr>
        <w:t>IMPRESION:</w:t>
      </w:r>
    </w:p>
    <w:p w:rsidR="003D6C1C" w:rsidRDefault="003D6C1C" w:rsidP="003D6C1C">
      <w:pPr>
        <w:rPr>
          <w:b/>
          <w:bCs/>
          <w:u w:val="single"/>
        </w:rPr>
      </w:pPr>
    </w:p>
    <w:p w:rsidR="003D6C1C" w:rsidRDefault="003D6C1C" w:rsidP="003D6C1C">
      <w:r>
        <w:rPr>
          <w:b/>
          <w:bCs/>
          <w:u w:val="single"/>
        </w:rPr>
        <w:t>IMPRESIÓN:</w:t>
      </w:r>
    </w:p>
    <w:p w:rsidR="003D6C1C" w:rsidRDefault="003D6C1C" w:rsidP="003D6C1C"/>
    <w:p w:rsidR="003D6C1C" w:rsidRDefault="003D6C1C" w:rsidP="003D6C1C">
      <w:r>
        <w:t>MATERIAL:</w:t>
      </w:r>
      <w:r>
        <w:tab/>
      </w:r>
      <w:r>
        <w:tab/>
        <w:t xml:space="preserve">Polietileno BAJA  </w:t>
      </w:r>
      <w:r>
        <w:rPr>
          <w:u w:val="single"/>
        </w:rPr>
        <w:t xml:space="preserve">Tubular </w:t>
      </w:r>
    </w:p>
    <w:p w:rsidR="003D6C1C" w:rsidRPr="003F0627" w:rsidRDefault="003D6C1C" w:rsidP="003D6C1C">
      <w:pPr>
        <w:rPr>
          <w:b/>
        </w:rPr>
      </w:pPr>
      <w:r>
        <w:t>MEDIDA:</w:t>
      </w:r>
      <w:r>
        <w:tab/>
      </w:r>
      <w:r>
        <w:tab/>
      </w:r>
      <w:r w:rsidR="00D16AC0">
        <w:rPr>
          <w:b/>
        </w:rPr>
        <w:t>59</w:t>
      </w:r>
      <w:r w:rsidRPr="00743DF3">
        <w:rPr>
          <w:b/>
        </w:rPr>
        <w:t xml:space="preserve">     Cms</w:t>
      </w:r>
      <w:r>
        <w:t xml:space="preserve">.    </w:t>
      </w:r>
    </w:p>
    <w:p w:rsidR="003D6C1C" w:rsidRDefault="003D6C1C" w:rsidP="003D6C1C">
      <w:r>
        <w:t>CALIBRE:</w:t>
      </w:r>
      <w:r>
        <w:tab/>
      </w:r>
      <w:r>
        <w:tab/>
      </w:r>
      <w:r>
        <w:rPr>
          <w:b/>
        </w:rPr>
        <w:t xml:space="preserve">1.2 </w:t>
      </w:r>
      <w:r w:rsidRPr="00BB2CA5">
        <w:rPr>
          <w:b/>
        </w:rPr>
        <w:t xml:space="preserve">  ”</w:t>
      </w:r>
    </w:p>
    <w:p w:rsidR="003D6C1C" w:rsidRDefault="003D6C1C" w:rsidP="003D6C1C">
      <w:r>
        <w:t>COLOR:</w:t>
      </w:r>
      <w:r>
        <w:tab/>
      </w:r>
      <w:r>
        <w:tab/>
        <w:t>Transparente</w:t>
      </w:r>
    </w:p>
    <w:p w:rsidR="003D6C1C" w:rsidRDefault="003D6C1C" w:rsidP="003D6C1C">
      <w:r>
        <w:t>CANTIDAD:</w:t>
      </w:r>
      <w:r>
        <w:tab/>
      </w:r>
      <w:r>
        <w:tab/>
      </w:r>
      <w:r w:rsidR="00D16AC0">
        <w:rPr>
          <w:b/>
        </w:rPr>
        <w:t>50</w:t>
      </w:r>
      <w:r>
        <w:t xml:space="preserve">     Kg.</w:t>
      </w:r>
    </w:p>
    <w:p w:rsidR="003D6C1C" w:rsidRDefault="003D6C1C" w:rsidP="003D6C1C">
      <w:r>
        <w:t>COLORES:</w:t>
      </w:r>
      <w:r>
        <w:tab/>
      </w:r>
      <w:r>
        <w:tab/>
        <w:t>1  (  Negro  )</w:t>
      </w:r>
    </w:p>
    <w:p w:rsidR="003D6C1C" w:rsidRDefault="003D6C1C" w:rsidP="003D6C1C">
      <w:r>
        <w:t>CARAS:</w:t>
      </w:r>
      <w:r>
        <w:tab/>
      </w:r>
      <w:r>
        <w:tab/>
        <w:t>1      (1 x 1 )</w:t>
      </w:r>
    </w:p>
    <w:p w:rsidR="003D6C1C" w:rsidRDefault="00D16AC0" w:rsidP="003D6C1C">
      <w:r>
        <w:t>BOLSA:</w:t>
      </w:r>
      <w:r>
        <w:tab/>
      </w:r>
      <w:r>
        <w:tab/>
        <w:t xml:space="preserve">47 X  59  </w:t>
      </w:r>
      <w:r w:rsidR="003D6C1C">
        <w:t xml:space="preserve"> Cms   </w:t>
      </w:r>
    </w:p>
    <w:p w:rsidR="003D6C1C" w:rsidRDefault="00D16AC0" w:rsidP="003D6C1C">
      <w:r>
        <w:t>RODILLO :                48</w:t>
      </w:r>
    </w:p>
    <w:p w:rsidR="003D6C1C" w:rsidRDefault="003D6C1C" w:rsidP="003D6C1C">
      <w:r>
        <w:t>SELLADO:</w:t>
      </w:r>
      <w:r>
        <w:tab/>
      </w:r>
      <w:r>
        <w:tab/>
        <w:t xml:space="preserve">Lateral  </w:t>
      </w:r>
    </w:p>
    <w:p w:rsidR="003D6C1C" w:rsidRPr="001F34F2" w:rsidRDefault="003D6C1C" w:rsidP="003D6C1C">
      <w:r w:rsidRPr="001F34F2">
        <w:t>REFERENCIA:</w:t>
      </w:r>
      <w:r w:rsidRPr="001F34F2">
        <w:tab/>
      </w:r>
      <w:r w:rsidRPr="00FA0C86">
        <w:rPr>
          <w:b/>
        </w:rPr>
        <w:t>3  IDIOMAS</w:t>
      </w:r>
      <w:r>
        <w:rPr>
          <w:b/>
        </w:rPr>
        <w:t xml:space="preserve">  WARNING </w:t>
      </w:r>
    </w:p>
    <w:p w:rsidR="003D6C1C" w:rsidRPr="001F34F2" w:rsidRDefault="003D6C1C" w:rsidP="003D6C1C"/>
    <w:p w:rsidR="003D6C1C" w:rsidRPr="001F34F2" w:rsidRDefault="003D6C1C" w:rsidP="003D6C1C">
      <w:r w:rsidRPr="001F34F2">
        <w:rPr>
          <w:b/>
        </w:rPr>
        <w:tab/>
      </w:r>
      <w:r w:rsidRPr="001F34F2">
        <w:rPr>
          <w:b/>
        </w:rPr>
        <w:tab/>
      </w:r>
      <w:r w:rsidRPr="001F34F2">
        <w:rPr>
          <w:b/>
        </w:rPr>
        <w:tab/>
      </w:r>
    </w:p>
    <w:p w:rsidR="003D6C1C" w:rsidRDefault="003D6C1C" w:rsidP="003D6C1C">
      <w:r>
        <w:rPr>
          <w:b/>
          <w:bCs/>
          <w:u w:val="single"/>
        </w:rPr>
        <w:t>NOTA:</w:t>
      </w:r>
      <w:r>
        <w:t xml:space="preserve">  - Los cyreles  se encuentran en su planta</w:t>
      </w:r>
    </w:p>
    <w:p w:rsidR="003D6C1C" w:rsidRDefault="003D6C1C" w:rsidP="003D6C1C">
      <w:pPr>
        <w:numPr>
          <w:ilvl w:val="0"/>
          <w:numId w:val="2"/>
        </w:numPr>
      </w:pPr>
      <w:r>
        <w:t>Altura y tonos según  Muestra</w:t>
      </w:r>
    </w:p>
    <w:p w:rsidR="003D6C1C" w:rsidRPr="00BD66B6" w:rsidRDefault="003D6C1C" w:rsidP="003D6C1C">
      <w:pPr>
        <w:numPr>
          <w:ilvl w:val="0"/>
          <w:numId w:val="2"/>
        </w:numPr>
        <w:rPr>
          <w:b/>
        </w:rPr>
      </w:pPr>
      <w:smartTag w:uri="urn:schemas-microsoft-com:office:smarttags" w:element="PersonName">
        <w:smartTagPr>
          <w:attr w:name="ProductID" w:val="PLASTICOS UNION"/>
        </w:smartTagPr>
        <w:r w:rsidRPr="00BD66B6">
          <w:rPr>
            <w:b/>
          </w:rPr>
          <w:t>PLASTICOS UNION</w:t>
        </w:r>
      </w:smartTag>
      <w:r w:rsidRPr="00BD66B6">
        <w:rPr>
          <w:b/>
        </w:rPr>
        <w:t xml:space="preserve"> ENVIA EL MATERIAL</w:t>
      </w:r>
    </w:p>
    <w:p w:rsidR="003D6C1C" w:rsidRDefault="003D6C1C" w:rsidP="003D6C1C">
      <w:pPr>
        <w:ind w:left="1500"/>
        <w:rPr>
          <w:b/>
        </w:rPr>
      </w:pPr>
    </w:p>
    <w:p w:rsidR="003D6C1C" w:rsidRDefault="003D6C1C" w:rsidP="003D6C1C">
      <w:pPr>
        <w:ind w:left="1500"/>
        <w:rPr>
          <w:b/>
        </w:rPr>
      </w:pPr>
    </w:p>
    <w:p w:rsidR="003D6C1C" w:rsidRPr="004E08B4" w:rsidRDefault="003D6C1C" w:rsidP="003D6C1C">
      <w:pPr>
        <w:ind w:left="1500"/>
        <w:rPr>
          <w:b/>
        </w:rPr>
      </w:pPr>
    </w:p>
    <w:p w:rsidR="003D6C1C" w:rsidRDefault="003D6C1C" w:rsidP="003D6C1C">
      <w:r>
        <w:t>Agradezco la atención y colaboración prestada.</w:t>
      </w:r>
    </w:p>
    <w:p w:rsidR="003D6C1C" w:rsidRDefault="003D6C1C" w:rsidP="003D6C1C"/>
    <w:p w:rsidR="003D6C1C" w:rsidRDefault="003D6C1C" w:rsidP="003D6C1C"/>
    <w:p w:rsidR="003D6C1C" w:rsidRDefault="003D6C1C" w:rsidP="003D6C1C">
      <w:r>
        <w:t>Cordialmente,</w:t>
      </w:r>
    </w:p>
    <w:p w:rsidR="003D6C1C" w:rsidRDefault="003D6C1C" w:rsidP="003D6C1C"/>
    <w:p w:rsidR="003D6C1C" w:rsidRDefault="003D6C1C" w:rsidP="003D6C1C"/>
    <w:p w:rsidR="003D6C1C" w:rsidRDefault="003D6C1C" w:rsidP="003D6C1C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3D6C1C" w:rsidRDefault="003D6C1C" w:rsidP="003D6C1C">
      <w:r>
        <w:t>Director.</w:t>
      </w:r>
    </w:p>
    <w:p w:rsidR="003D6C1C" w:rsidRDefault="003D6C1C" w:rsidP="003D6C1C">
      <w:pPr>
        <w:rPr>
          <w:b/>
        </w:rPr>
      </w:pPr>
    </w:p>
    <w:p w:rsidR="000342EE" w:rsidRDefault="000342EE" w:rsidP="00084E31">
      <w:pPr>
        <w:rPr>
          <w:b/>
        </w:rPr>
      </w:pPr>
    </w:p>
    <w:p w:rsidR="002059B4" w:rsidRDefault="002059B4" w:rsidP="00084E31">
      <w:pPr>
        <w:rPr>
          <w:b/>
        </w:rPr>
      </w:pPr>
    </w:p>
    <w:p w:rsidR="002059B4" w:rsidRDefault="002059B4" w:rsidP="00084E31">
      <w:pPr>
        <w:rPr>
          <w:b/>
        </w:rPr>
      </w:pPr>
    </w:p>
    <w:p w:rsidR="002059B4" w:rsidRDefault="002059B4" w:rsidP="00084E31">
      <w:pPr>
        <w:rPr>
          <w:b/>
        </w:rPr>
      </w:pPr>
    </w:p>
    <w:p w:rsidR="002059B4" w:rsidRDefault="002059B4" w:rsidP="00084E31">
      <w:pPr>
        <w:rPr>
          <w:b/>
        </w:rPr>
      </w:pPr>
    </w:p>
    <w:p w:rsidR="002059B4" w:rsidRDefault="002059B4" w:rsidP="002059B4">
      <w:pPr>
        <w:rPr>
          <w:b/>
        </w:rPr>
      </w:pPr>
    </w:p>
    <w:p w:rsidR="002059B4" w:rsidRDefault="002059B4" w:rsidP="002059B4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2059B4" w:rsidRDefault="002059B4" w:rsidP="002059B4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2059B4" w:rsidRDefault="002059B4" w:rsidP="002059B4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2059B4" w:rsidRDefault="002059B4" w:rsidP="002059B4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2059B4" w:rsidRDefault="002059B4" w:rsidP="002059B4"/>
    <w:p w:rsidR="002059B4" w:rsidRDefault="002059B4" w:rsidP="002059B4">
      <w:pPr>
        <w:pStyle w:val="Ttulo1"/>
      </w:pPr>
      <w:r>
        <w:t>ORDEN DE TRABAJO    N°     07352</w:t>
      </w:r>
    </w:p>
    <w:p w:rsidR="002059B4" w:rsidRDefault="002059B4" w:rsidP="002059B4"/>
    <w:p w:rsidR="002059B4" w:rsidRDefault="002059B4" w:rsidP="002059B4">
      <w:r>
        <w:t>FECHA:</w:t>
      </w:r>
      <w:r>
        <w:tab/>
        <w:t>Medellín, Septiembre   29   de  2010</w:t>
      </w:r>
    </w:p>
    <w:p w:rsidR="002059B4" w:rsidRDefault="002059B4" w:rsidP="002059B4">
      <w:r>
        <w:t>PARA:</w:t>
      </w:r>
      <w:r>
        <w:tab/>
      </w:r>
      <w:r>
        <w:tab/>
        <w:t>PLÁSTICOS DARMA</w:t>
      </w:r>
    </w:p>
    <w:p w:rsidR="002059B4" w:rsidRDefault="002059B4" w:rsidP="002059B4">
      <w:r>
        <w:t>ATENCIÓN:</w:t>
      </w:r>
      <w:r>
        <w:tab/>
        <w:t>Sr. Darío Jaramillo</w:t>
      </w:r>
    </w:p>
    <w:p w:rsidR="002059B4" w:rsidRDefault="002059B4" w:rsidP="002059B4">
      <w:r>
        <w:tab/>
      </w:r>
      <w:r>
        <w:tab/>
        <w:t>Gerente.</w:t>
      </w:r>
    </w:p>
    <w:p w:rsidR="002059B4" w:rsidRDefault="002059B4" w:rsidP="002059B4"/>
    <w:p w:rsidR="002059B4" w:rsidRDefault="002059B4" w:rsidP="002059B4">
      <w:r>
        <w:t>Apreciado Don Darío :</w:t>
      </w:r>
    </w:p>
    <w:p w:rsidR="002059B4" w:rsidRDefault="002059B4" w:rsidP="002059B4">
      <w:r>
        <w:t xml:space="preserve"> </w:t>
      </w:r>
    </w:p>
    <w:p w:rsidR="002059B4" w:rsidRDefault="002059B4" w:rsidP="002059B4">
      <w:r>
        <w:t xml:space="preserve">Con la presente estamos solicitando el siguiente servicio de  </w:t>
      </w:r>
      <w:r w:rsidRPr="00F3741C">
        <w:rPr>
          <w:u w:val="single"/>
        </w:rPr>
        <w:t>IMPRESION</w:t>
      </w:r>
      <w:r>
        <w:t>:</w:t>
      </w:r>
    </w:p>
    <w:p w:rsidR="002059B4" w:rsidRDefault="002059B4" w:rsidP="002059B4"/>
    <w:p w:rsidR="002059B4" w:rsidRDefault="002059B4" w:rsidP="002059B4">
      <w:pPr>
        <w:rPr>
          <w:b/>
          <w:bCs/>
          <w:u w:val="single"/>
        </w:rPr>
      </w:pPr>
    </w:p>
    <w:p w:rsidR="002059B4" w:rsidRDefault="002059B4" w:rsidP="002059B4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2059B4" w:rsidRDefault="002059B4" w:rsidP="002059B4"/>
    <w:p w:rsidR="002059B4" w:rsidRDefault="002059B4" w:rsidP="002059B4">
      <w:r>
        <w:t>MATERIAL:</w:t>
      </w:r>
      <w:r>
        <w:tab/>
      </w:r>
      <w:r>
        <w:tab/>
        <w:t>Polietileno BAJA  Tubular</w:t>
      </w:r>
    </w:p>
    <w:p w:rsidR="002059B4" w:rsidRPr="003F0627" w:rsidRDefault="002059B4" w:rsidP="002059B4">
      <w:pPr>
        <w:rPr>
          <w:b/>
        </w:rPr>
      </w:pPr>
      <w:r>
        <w:t>MEDIDA:</w:t>
      </w:r>
      <w:r>
        <w:tab/>
      </w:r>
      <w:r>
        <w:tab/>
      </w:r>
      <w:r>
        <w:rPr>
          <w:b/>
        </w:rPr>
        <w:t>88  cm</w:t>
      </w:r>
    </w:p>
    <w:p w:rsidR="002059B4" w:rsidRDefault="002059B4" w:rsidP="002059B4">
      <w:r>
        <w:t>CALIBRE:</w:t>
      </w:r>
      <w:r>
        <w:tab/>
      </w:r>
      <w:r>
        <w:tab/>
      </w:r>
      <w:r w:rsidRPr="000852A2">
        <w:rPr>
          <w:b/>
          <w:sz w:val="28"/>
          <w:szCs w:val="28"/>
        </w:rPr>
        <w:t>1.0   ”</w:t>
      </w:r>
    </w:p>
    <w:p w:rsidR="002059B4" w:rsidRDefault="002059B4" w:rsidP="002059B4">
      <w:r>
        <w:t>COLOR:</w:t>
      </w:r>
      <w:r>
        <w:tab/>
      </w:r>
      <w:r>
        <w:tab/>
        <w:t>Transparente</w:t>
      </w:r>
    </w:p>
    <w:p w:rsidR="002059B4" w:rsidRDefault="002059B4" w:rsidP="002059B4">
      <w:pPr>
        <w:rPr>
          <w:b/>
          <w:bCs/>
        </w:rPr>
      </w:pPr>
      <w:r>
        <w:t>CANTIDAD:</w:t>
      </w:r>
      <w:r>
        <w:tab/>
      </w:r>
      <w:r>
        <w:tab/>
      </w:r>
      <w:r>
        <w:rPr>
          <w:b/>
        </w:rPr>
        <w:t>2.000</w:t>
      </w:r>
      <w:r>
        <w:t xml:space="preserve">    Kg.</w:t>
      </w:r>
    </w:p>
    <w:p w:rsidR="002059B4" w:rsidRDefault="002059B4" w:rsidP="002059B4">
      <w:r>
        <w:t>COLORES:</w:t>
      </w:r>
      <w:r>
        <w:tab/>
      </w:r>
      <w:r>
        <w:tab/>
        <w:t xml:space="preserve">1   </w:t>
      </w:r>
      <w:r w:rsidRPr="0047438F">
        <w:rPr>
          <w:b/>
        </w:rPr>
        <w:t>(  Azul  pantone    314  C   )</w:t>
      </w:r>
    </w:p>
    <w:p w:rsidR="002059B4" w:rsidRDefault="002059B4" w:rsidP="002059B4">
      <w:r>
        <w:t>CARAS:</w:t>
      </w:r>
      <w:r>
        <w:tab/>
      </w:r>
      <w:r>
        <w:tab/>
        <w:t>1  (1 x 1 )</w:t>
      </w:r>
    </w:p>
    <w:p w:rsidR="002059B4" w:rsidRDefault="002059B4" w:rsidP="002059B4">
      <w:r>
        <w:t>REPETICIÓN:</w:t>
      </w:r>
      <w:r>
        <w:tab/>
        <w:t xml:space="preserve">26    Cms. </w:t>
      </w:r>
    </w:p>
    <w:p w:rsidR="002059B4" w:rsidRDefault="002059B4" w:rsidP="002059B4">
      <w:r>
        <w:t>BOLSA:</w:t>
      </w:r>
      <w:r>
        <w:tab/>
      </w:r>
      <w:r>
        <w:tab/>
        <w:t xml:space="preserve">26   X   44  cm  </w:t>
      </w:r>
    </w:p>
    <w:p w:rsidR="002059B4" w:rsidRDefault="002059B4" w:rsidP="002059B4">
      <w:r>
        <w:t>RODILLO :                52</w:t>
      </w:r>
    </w:p>
    <w:p w:rsidR="002059B4" w:rsidRDefault="002059B4" w:rsidP="002059B4">
      <w:r>
        <w:t>SELLADO:</w:t>
      </w:r>
      <w:r>
        <w:tab/>
      </w:r>
      <w:r>
        <w:tab/>
        <w:t xml:space="preserve">Lateral  </w:t>
      </w:r>
    </w:p>
    <w:p w:rsidR="002059B4" w:rsidRPr="001F34F2" w:rsidRDefault="002059B4" w:rsidP="002059B4">
      <w:r w:rsidRPr="001F34F2">
        <w:t>REFERENCIA:</w:t>
      </w:r>
      <w:r w:rsidRPr="001F34F2">
        <w:tab/>
      </w:r>
      <w:r>
        <w:rPr>
          <w:b/>
        </w:rPr>
        <w:t>COBANA</w:t>
      </w:r>
    </w:p>
    <w:p w:rsidR="002059B4" w:rsidRPr="001F34F2" w:rsidRDefault="002059B4" w:rsidP="002059B4"/>
    <w:p w:rsidR="002059B4" w:rsidRPr="001F34F2" w:rsidRDefault="002059B4" w:rsidP="002059B4">
      <w:r w:rsidRPr="001F34F2">
        <w:rPr>
          <w:b/>
        </w:rPr>
        <w:tab/>
      </w:r>
      <w:r w:rsidRPr="001F34F2">
        <w:rPr>
          <w:b/>
        </w:rPr>
        <w:tab/>
      </w:r>
      <w:r w:rsidRPr="001F34F2">
        <w:rPr>
          <w:b/>
        </w:rPr>
        <w:tab/>
      </w:r>
    </w:p>
    <w:p w:rsidR="002059B4" w:rsidRDefault="002059B4" w:rsidP="002059B4">
      <w:r>
        <w:rPr>
          <w:b/>
          <w:bCs/>
          <w:u w:val="single"/>
        </w:rPr>
        <w:t>NOTA:</w:t>
      </w:r>
      <w:r>
        <w:t xml:space="preserve">  - Los cyreles  estan en su Planta</w:t>
      </w:r>
    </w:p>
    <w:p w:rsidR="002059B4" w:rsidRDefault="002059B4" w:rsidP="002059B4">
      <w:pPr>
        <w:numPr>
          <w:ilvl w:val="0"/>
          <w:numId w:val="2"/>
        </w:numPr>
      </w:pPr>
      <w:r>
        <w:t>Altura y tonos según   Arte</w:t>
      </w:r>
    </w:p>
    <w:p w:rsidR="002059B4" w:rsidRDefault="002059B4" w:rsidP="002059B4">
      <w:pPr>
        <w:numPr>
          <w:ilvl w:val="0"/>
          <w:numId w:val="2"/>
        </w:numPr>
        <w:rPr>
          <w:b/>
        </w:rPr>
      </w:pPr>
      <w:r>
        <w:rPr>
          <w:b/>
        </w:rPr>
        <w:t>SE DEBEN SACAR ROLLOS PARTIDOS EN IMPRESIÓN</w:t>
      </w:r>
    </w:p>
    <w:p w:rsidR="002059B4" w:rsidRDefault="002059B4" w:rsidP="002059B4">
      <w:pPr>
        <w:numPr>
          <w:ilvl w:val="0"/>
          <w:numId w:val="2"/>
        </w:numPr>
        <w:rPr>
          <w:b/>
          <w:sz w:val="28"/>
          <w:szCs w:val="28"/>
        </w:rPr>
      </w:pPr>
      <w:r w:rsidRPr="00D128D6">
        <w:rPr>
          <w:b/>
          <w:sz w:val="28"/>
          <w:szCs w:val="28"/>
        </w:rPr>
        <w:t xml:space="preserve">COLOCAR GUIA EN </w:t>
      </w:r>
      <w:smartTag w:uri="urn:schemas-microsoft-com:office:smarttags" w:element="PersonName">
        <w:smartTagPr>
          <w:attr w:name="ProductID" w:val="LA PARTE INFERIOR"/>
        </w:smartTagPr>
        <w:smartTag w:uri="urn:schemas-microsoft-com:office:smarttags" w:element="PersonName">
          <w:smartTagPr>
            <w:attr w:name="ProductID" w:val="LA PARTE"/>
          </w:smartTagPr>
          <w:r w:rsidRPr="00D128D6">
            <w:rPr>
              <w:b/>
              <w:sz w:val="28"/>
              <w:szCs w:val="28"/>
            </w:rPr>
            <w:t>LA PARTE</w:t>
          </w:r>
        </w:smartTag>
        <w:r w:rsidRPr="00D128D6">
          <w:rPr>
            <w:b/>
            <w:sz w:val="28"/>
            <w:szCs w:val="28"/>
          </w:rPr>
          <w:t xml:space="preserve"> INFERIOR</w:t>
        </w:r>
      </w:smartTag>
    </w:p>
    <w:p w:rsidR="002059B4" w:rsidRDefault="002059B4" w:rsidP="002059B4">
      <w:pPr>
        <w:numPr>
          <w:ilvl w:val="0"/>
          <w:numId w:val="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P.U.  ENVIA EL TUBULAR</w:t>
      </w:r>
    </w:p>
    <w:p w:rsidR="002059B4" w:rsidRDefault="002059B4" w:rsidP="002059B4">
      <w:pPr>
        <w:numPr>
          <w:ilvl w:val="0"/>
          <w:numId w:val="2"/>
        </w:numPr>
        <w:rPr>
          <w:b/>
          <w:sz w:val="32"/>
          <w:szCs w:val="32"/>
        </w:rPr>
      </w:pPr>
      <w:r w:rsidRPr="0047438F">
        <w:rPr>
          <w:b/>
          <w:sz w:val="32"/>
          <w:szCs w:val="32"/>
        </w:rPr>
        <w:t xml:space="preserve">SE  APRUEBA  </w:t>
      </w:r>
      <w:r>
        <w:rPr>
          <w:b/>
          <w:sz w:val="32"/>
          <w:szCs w:val="32"/>
        </w:rPr>
        <w:t>IMPRESIÓN</w:t>
      </w:r>
    </w:p>
    <w:p w:rsidR="002059B4" w:rsidRPr="0047438F" w:rsidRDefault="002059B4" w:rsidP="002059B4">
      <w:pPr>
        <w:numPr>
          <w:ilvl w:val="0"/>
          <w:numId w:val="2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OJO EL PANTONE ES  </w:t>
      </w:r>
      <w:r w:rsidRPr="0047438F">
        <w:rPr>
          <w:b/>
          <w:sz w:val="32"/>
          <w:szCs w:val="32"/>
          <w:u w:val="single"/>
        </w:rPr>
        <w:t>314  C</w:t>
      </w:r>
      <w:r>
        <w:rPr>
          <w:b/>
          <w:sz w:val="32"/>
          <w:szCs w:val="32"/>
        </w:rPr>
        <w:t xml:space="preserve"> </w:t>
      </w:r>
    </w:p>
    <w:p w:rsidR="002059B4" w:rsidRPr="00465B97" w:rsidRDefault="002059B4" w:rsidP="002059B4"/>
    <w:p w:rsidR="002059B4" w:rsidRDefault="002059B4" w:rsidP="002059B4">
      <w:r>
        <w:t>Agradezco la atención y colaboración prestada.</w:t>
      </w:r>
    </w:p>
    <w:p w:rsidR="002059B4" w:rsidRDefault="002059B4" w:rsidP="002059B4"/>
    <w:p w:rsidR="002059B4" w:rsidRDefault="002059B4" w:rsidP="002059B4">
      <w:r>
        <w:t>Cordialmente,</w:t>
      </w:r>
    </w:p>
    <w:p w:rsidR="002059B4" w:rsidRDefault="002059B4" w:rsidP="002059B4"/>
    <w:p w:rsidR="002059B4" w:rsidRDefault="002059B4" w:rsidP="002059B4"/>
    <w:p w:rsidR="002059B4" w:rsidRDefault="002059B4" w:rsidP="002059B4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2059B4" w:rsidRDefault="002059B4" w:rsidP="002059B4">
      <w:r>
        <w:t>Director.</w:t>
      </w:r>
    </w:p>
    <w:p w:rsidR="002059B4" w:rsidRDefault="002059B4" w:rsidP="002059B4">
      <w:pPr>
        <w:rPr>
          <w:b/>
        </w:rPr>
      </w:pPr>
    </w:p>
    <w:p w:rsidR="005A25F3" w:rsidRDefault="005A25F3" w:rsidP="005A25F3">
      <w:pPr>
        <w:rPr>
          <w:b/>
        </w:rPr>
      </w:pPr>
    </w:p>
    <w:p w:rsidR="005A25F3" w:rsidRDefault="005A25F3" w:rsidP="005A25F3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5A25F3" w:rsidRDefault="005A25F3" w:rsidP="005A25F3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5A25F3" w:rsidRDefault="005A25F3" w:rsidP="005A25F3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5A25F3" w:rsidRDefault="005A25F3" w:rsidP="005A25F3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5A25F3" w:rsidRDefault="005A25F3" w:rsidP="005A25F3">
      <w:pPr>
        <w:rPr>
          <w:b/>
        </w:rPr>
      </w:pPr>
    </w:p>
    <w:p w:rsidR="005A25F3" w:rsidRDefault="005A25F3" w:rsidP="005A25F3">
      <w:pPr>
        <w:rPr>
          <w:b/>
          <w:bCs/>
        </w:rPr>
      </w:pPr>
    </w:p>
    <w:p w:rsidR="005A25F3" w:rsidRDefault="007E363E" w:rsidP="005A25F3">
      <w:pPr>
        <w:pStyle w:val="Ttulo1"/>
      </w:pPr>
      <w:r>
        <w:t>ORDEN DE TRABAJO   N°      07363</w:t>
      </w:r>
    </w:p>
    <w:p w:rsidR="005A25F3" w:rsidRDefault="005A25F3" w:rsidP="005A25F3"/>
    <w:p w:rsidR="005A25F3" w:rsidRDefault="005A25F3" w:rsidP="005A25F3">
      <w:r>
        <w:t>FECH</w:t>
      </w:r>
      <w:r w:rsidR="007E363E">
        <w:t>A:</w:t>
      </w:r>
      <w:r w:rsidR="007E363E">
        <w:tab/>
        <w:t xml:space="preserve">Medellín,  Septiembre </w:t>
      </w:r>
      <w:r>
        <w:t xml:space="preserve"> </w:t>
      </w:r>
      <w:r w:rsidR="007E363E">
        <w:t xml:space="preserve"> 30</w:t>
      </w:r>
      <w:r>
        <w:t xml:space="preserve">  de  2010</w:t>
      </w:r>
    </w:p>
    <w:p w:rsidR="005A25F3" w:rsidRDefault="005A25F3" w:rsidP="005A25F3">
      <w:r>
        <w:t>PARA:</w:t>
      </w:r>
      <w:r>
        <w:tab/>
      </w:r>
      <w:r>
        <w:tab/>
        <w:t>PLÁSTICOS   DARMA</w:t>
      </w:r>
    </w:p>
    <w:p w:rsidR="005A25F3" w:rsidRDefault="005A25F3" w:rsidP="005A25F3">
      <w:r>
        <w:t>ATENCIÓN:</w:t>
      </w:r>
      <w:r>
        <w:tab/>
        <w:t>Sr. DARIO JARAMILLO</w:t>
      </w:r>
    </w:p>
    <w:p w:rsidR="005A25F3" w:rsidRDefault="005A25F3" w:rsidP="005A25F3"/>
    <w:p w:rsidR="005A25F3" w:rsidRDefault="005A25F3" w:rsidP="005A25F3">
      <w:r>
        <w:t>Apreciado Dn DARIO:</w:t>
      </w:r>
    </w:p>
    <w:p w:rsidR="005A25F3" w:rsidRDefault="005A25F3" w:rsidP="005A25F3">
      <w:r>
        <w:t>Con la presente estamos solicitando el siguiente servicio de extrusión e impresión</w:t>
      </w:r>
    </w:p>
    <w:p w:rsidR="005A25F3" w:rsidRDefault="005A25F3" w:rsidP="005A25F3"/>
    <w:p w:rsidR="005A25F3" w:rsidRDefault="005A25F3" w:rsidP="005A25F3">
      <w:r>
        <w:rPr>
          <w:b/>
          <w:bCs/>
          <w:u w:val="single"/>
        </w:rPr>
        <w:t>EXTRUSION</w:t>
      </w:r>
      <w:r>
        <w:t>:</w:t>
      </w:r>
    </w:p>
    <w:p w:rsidR="005A25F3" w:rsidRPr="00822A2D" w:rsidRDefault="005A25F3" w:rsidP="005A25F3">
      <w:pPr>
        <w:rPr>
          <w:b/>
        </w:rPr>
      </w:pPr>
      <w:r w:rsidRPr="00822A2D">
        <w:rPr>
          <w:b/>
        </w:rPr>
        <w:t>MATERIAL :</w:t>
      </w:r>
      <w:r w:rsidRPr="00822A2D">
        <w:rPr>
          <w:b/>
        </w:rPr>
        <w:tab/>
        <w:t>Polietileno de Baja  densidad   Blanco  Tubular</w:t>
      </w:r>
    </w:p>
    <w:p w:rsidR="005A25F3" w:rsidRPr="00822A2D" w:rsidRDefault="005A25F3" w:rsidP="005A25F3">
      <w:pPr>
        <w:rPr>
          <w:b/>
        </w:rPr>
      </w:pPr>
      <w:r w:rsidRPr="00822A2D">
        <w:rPr>
          <w:b/>
        </w:rPr>
        <w:t>MEDIDA:</w:t>
      </w:r>
      <w:r w:rsidRPr="00822A2D">
        <w:rPr>
          <w:b/>
        </w:rPr>
        <w:tab/>
      </w:r>
      <w:r w:rsidRPr="00822A2D">
        <w:rPr>
          <w:b/>
        </w:rPr>
        <w:tab/>
        <w:t xml:space="preserve">15.3     cms   </w:t>
      </w:r>
    </w:p>
    <w:p w:rsidR="005A25F3" w:rsidRPr="00822A2D" w:rsidRDefault="005A25F3" w:rsidP="005A25F3">
      <w:pPr>
        <w:rPr>
          <w:b/>
        </w:rPr>
      </w:pPr>
      <w:r w:rsidRPr="00822A2D">
        <w:rPr>
          <w:b/>
        </w:rPr>
        <w:t>CALIBRE :</w:t>
      </w:r>
      <w:r w:rsidRPr="00822A2D">
        <w:rPr>
          <w:b/>
        </w:rPr>
        <w:tab/>
      </w:r>
      <w:r w:rsidRPr="00822A2D">
        <w:rPr>
          <w:b/>
        </w:rPr>
        <w:tab/>
        <w:t>4.0   “</w:t>
      </w:r>
    </w:p>
    <w:p w:rsidR="005A25F3" w:rsidRPr="00822A2D" w:rsidRDefault="005A25F3" w:rsidP="005A25F3">
      <w:pPr>
        <w:rPr>
          <w:b/>
        </w:rPr>
      </w:pPr>
      <w:r w:rsidRPr="00822A2D">
        <w:rPr>
          <w:b/>
        </w:rPr>
        <w:t>COLOR :</w:t>
      </w:r>
      <w:r w:rsidRPr="00822A2D">
        <w:rPr>
          <w:b/>
        </w:rPr>
        <w:tab/>
      </w:r>
      <w:r w:rsidRPr="00822A2D">
        <w:rPr>
          <w:b/>
        </w:rPr>
        <w:tab/>
        <w:t>Blanco</w:t>
      </w:r>
    </w:p>
    <w:p w:rsidR="005A25F3" w:rsidRPr="00822A2D" w:rsidRDefault="005A25F3" w:rsidP="005A25F3">
      <w:pPr>
        <w:rPr>
          <w:b/>
        </w:rPr>
      </w:pPr>
      <w:r w:rsidRPr="00822A2D">
        <w:rPr>
          <w:b/>
        </w:rPr>
        <w:t xml:space="preserve">TRATADO : </w:t>
      </w:r>
      <w:r w:rsidRPr="00822A2D">
        <w:rPr>
          <w:b/>
        </w:rPr>
        <w:tab/>
      </w:r>
      <w:r w:rsidRPr="00822A2D">
        <w:rPr>
          <w:b/>
        </w:rPr>
        <w:tab/>
        <w:t>1  cara</w:t>
      </w:r>
    </w:p>
    <w:p w:rsidR="005A25F3" w:rsidRPr="00822A2D" w:rsidRDefault="005A25F3" w:rsidP="005A25F3">
      <w:pPr>
        <w:rPr>
          <w:b/>
        </w:rPr>
      </w:pPr>
      <w:r w:rsidRPr="00822A2D">
        <w:rPr>
          <w:b/>
        </w:rPr>
        <w:t xml:space="preserve">MEZCLA :   </w:t>
      </w:r>
      <w:r w:rsidRPr="00822A2D">
        <w:rPr>
          <w:b/>
        </w:rPr>
        <w:tab/>
      </w:r>
      <w:r w:rsidRPr="00822A2D">
        <w:rPr>
          <w:b/>
        </w:rPr>
        <w:tab/>
        <w:t xml:space="preserve">Baja   </w:t>
      </w:r>
      <w:smartTag w:uri="urn:schemas-microsoft-com:office:smarttags" w:element="metricconverter">
        <w:smartTagPr>
          <w:attr w:name="ProductID" w:val="25 kg"/>
        </w:smartTagPr>
        <w:r w:rsidRPr="00822A2D">
          <w:rPr>
            <w:b/>
          </w:rPr>
          <w:t>25 kg</w:t>
        </w:r>
      </w:smartTag>
      <w:r w:rsidRPr="00822A2D">
        <w:rPr>
          <w:b/>
        </w:rPr>
        <w:t xml:space="preserve"> – Lineal   12.5   kg – Pigmento Blanco  5 %</w:t>
      </w:r>
    </w:p>
    <w:p w:rsidR="005A25F3" w:rsidRPr="00822A2D" w:rsidRDefault="001214DA" w:rsidP="005A25F3">
      <w:pPr>
        <w:rPr>
          <w:b/>
        </w:rPr>
      </w:pPr>
      <w:r>
        <w:rPr>
          <w:b/>
        </w:rPr>
        <w:t xml:space="preserve">CANTIDAD : </w:t>
      </w:r>
      <w:r>
        <w:rPr>
          <w:b/>
        </w:rPr>
        <w:tab/>
        <w:t>30</w:t>
      </w:r>
      <w:r w:rsidR="005A25F3" w:rsidRPr="00822A2D">
        <w:rPr>
          <w:b/>
        </w:rPr>
        <w:t>0    kg</w:t>
      </w:r>
    </w:p>
    <w:p w:rsidR="005A25F3" w:rsidRPr="00822A2D" w:rsidRDefault="005A25F3" w:rsidP="005A25F3">
      <w:pPr>
        <w:rPr>
          <w:b/>
        </w:rPr>
      </w:pPr>
    </w:p>
    <w:p w:rsidR="005A25F3" w:rsidRPr="00822A2D" w:rsidRDefault="005A25F3" w:rsidP="005A25F3">
      <w:pPr>
        <w:rPr>
          <w:b/>
          <w:bCs/>
          <w:u w:val="single"/>
        </w:rPr>
      </w:pPr>
      <w:r w:rsidRPr="00822A2D">
        <w:rPr>
          <w:b/>
          <w:bCs/>
          <w:u w:val="single"/>
        </w:rPr>
        <w:t>IMPRESIÓN :</w:t>
      </w:r>
    </w:p>
    <w:p w:rsidR="005A25F3" w:rsidRPr="00822A2D" w:rsidRDefault="005A25F3" w:rsidP="005A25F3">
      <w:pPr>
        <w:rPr>
          <w:b/>
        </w:rPr>
      </w:pPr>
      <w:r w:rsidRPr="00822A2D">
        <w:rPr>
          <w:b/>
        </w:rPr>
        <w:t xml:space="preserve">COLORES </w:t>
      </w:r>
      <w:r w:rsidRPr="00822A2D">
        <w:rPr>
          <w:b/>
          <w:bCs/>
        </w:rPr>
        <w:t>:</w:t>
      </w:r>
      <w:r w:rsidRPr="00822A2D">
        <w:rPr>
          <w:b/>
          <w:bCs/>
        </w:rPr>
        <w:tab/>
      </w:r>
      <w:r w:rsidRPr="00822A2D">
        <w:rPr>
          <w:b/>
        </w:rPr>
        <w:tab/>
        <w:t xml:space="preserve">2 ( </w:t>
      </w:r>
      <w:r>
        <w:rPr>
          <w:b/>
        </w:rPr>
        <w:t>Según muestra  )  (  Azul</w:t>
      </w:r>
      <w:r w:rsidRPr="00822A2D">
        <w:rPr>
          <w:b/>
        </w:rPr>
        <w:t xml:space="preserve">  – Negro  )</w:t>
      </w:r>
    </w:p>
    <w:p w:rsidR="005A25F3" w:rsidRPr="00822A2D" w:rsidRDefault="005A25F3" w:rsidP="005A25F3">
      <w:pPr>
        <w:rPr>
          <w:b/>
        </w:rPr>
      </w:pPr>
      <w:r w:rsidRPr="00822A2D">
        <w:rPr>
          <w:b/>
        </w:rPr>
        <w:t xml:space="preserve">CARAS : </w:t>
      </w:r>
      <w:r w:rsidRPr="00822A2D">
        <w:rPr>
          <w:b/>
        </w:rPr>
        <w:tab/>
      </w:r>
      <w:r w:rsidRPr="00822A2D">
        <w:rPr>
          <w:b/>
        </w:rPr>
        <w:tab/>
        <w:t>1  ( 2  x  1  )</w:t>
      </w:r>
    </w:p>
    <w:p w:rsidR="005A25F3" w:rsidRPr="00822A2D" w:rsidRDefault="005A25F3" w:rsidP="005A25F3">
      <w:pPr>
        <w:rPr>
          <w:b/>
        </w:rPr>
      </w:pPr>
      <w:r w:rsidRPr="00822A2D">
        <w:rPr>
          <w:b/>
        </w:rPr>
        <w:t xml:space="preserve">REPETICIÓN : </w:t>
      </w:r>
      <w:r w:rsidRPr="00822A2D">
        <w:rPr>
          <w:b/>
        </w:rPr>
        <w:tab/>
        <w:t>23   cms</w:t>
      </w:r>
    </w:p>
    <w:p w:rsidR="005A25F3" w:rsidRPr="00822A2D" w:rsidRDefault="005A25F3" w:rsidP="005A25F3">
      <w:pPr>
        <w:rPr>
          <w:b/>
        </w:rPr>
      </w:pPr>
      <w:r w:rsidRPr="00822A2D">
        <w:rPr>
          <w:b/>
        </w:rPr>
        <w:t>RODILLO :</w:t>
      </w:r>
      <w:r w:rsidRPr="00822A2D">
        <w:rPr>
          <w:b/>
        </w:rPr>
        <w:tab/>
      </w:r>
      <w:r w:rsidRPr="00822A2D">
        <w:rPr>
          <w:b/>
        </w:rPr>
        <w:tab/>
        <w:t>46</w:t>
      </w:r>
    </w:p>
    <w:p w:rsidR="005A25F3" w:rsidRPr="00822A2D" w:rsidRDefault="005A25F3" w:rsidP="005A25F3">
      <w:pPr>
        <w:rPr>
          <w:b/>
        </w:rPr>
      </w:pPr>
      <w:r w:rsidRPr="00822A2D">
        <w:rPr>
          <w:b/>
        </w:rPr>
        <w:t>REFERENCIA :</w:t>
      </w:r>
      <w:r w:rsidRPr="00822A2D">
        <w:rPr>
          <w:b/>
        </w:rPr>
        <w:tab/>
        <w:t>LECHE LA FLORIDA</w:t>
      </w:r>
    </w:p>
    <w:p w:rsidR="005A25F3" w:rsidRPr="00822A2D" w:rsidRDefault="005A25F3" w:rsidP="005A25F3">
      <w:pPr>
        <w:rPr>
          <w:b/>
        </w:rPr>
      </w:pPr>
    </w:p>
    <w:p w:rsidR="005A25F3" w:rsidRDefault="005A25F3" w:rsidP="005A25F3"/>
    <w:p w:rsidR="005A25F3" w:rsidRDefault="005A25F3" w:rsidP="005A25F3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>
        <w:rPr>
          <w:bCs/>
        </w:rPr>
        <w:tab/>
        <w:t>Cyreles en su planta</w:t>
      </w:r>
    </w:p>
    <w:p w:rsidR="005A25F3" w:rsidRDefault="005A25F3" w:rsidP="005A25F3">
      <w:r>
        <w:t xml:space="preserve">                   -   Anexo muestra física para   alturas y Tonos.</w:t>
      </w:r>
    </w:p>
    <w:p w:rsidR="005A25F3" w:rsidRDefault="005A25F3" w:rsidP="005A25F3">
      <w:r>
        <w:tab/>
        <w:t xml:space="preserve">        -   Colocar  pie de imprenta</w:t>
      </w:r>
    </w:p>
    <w:p w:rsidR="005A25F3" w:rsidRDefault="005A25F3" w:rsidP="005A25F3">
      <w:pPr>
        <w:rPr>
          <w:b/>
          <w:u w:val="single"/>
        </w:rPr>
      </w:pPr>
      <w:r>
        <w:tab/>
        <w:t xml:space="preserve">        </w:t>
      </w:r>
      <w:r w:rsidRPr="00F553FA">
        <w:rPr>
          <w:b/>
        </w:rPr>
        <w:t xml:space="preserve">-   </w:t>
      </w:r>
      <w:r w:rsidRPr="00F553FA">
        <w:rPr>
          <w:b/>
          <w:u w:val="single"/>
        </w:rPr>
        <w:t>Utilizar tinta especial</w:t>
      </w:r>
      <w:r>
        <w:rPr>
          <w:b/>
          <w:u w:val="single"/>
        </w:rPr>
        <w:t xml:space="preserve">  ( ANTIGRASA )  </w:t>
      </w:r>
    </w:p>
    <w:p w:rsidR="005A25F3" w:rsidRDefault="005A25F3" w:rsidP="005A25F3">
      <w:pPr>
        <w:rPr>
          <w:b/>
          <w:u w:val="single"/>
        </w:rPr>
      </w:pPr>
      <w:r>
        <w:rPr>
          <w:b/>
          <w:u w:val="single"/>
        </w:rPr>
        <w:t xml:space="preserve">                    -  MUY IMPORTANTE </w:t>
      </w:r>
      <w:smartTag w:uri="urn:schemas-microsoft-com:office:smarttags" w:element="PersonName">
        <w:smartTagPr>
          <w:attr w:name="ProductID" w:val="LA MEZCLA CON"/>
        </w:smartTagPr>
        <w:smartTag w:uri="urn:schemas-microsoft-com:office:smarttags" w:element="PersonName">
          <w:smartTagPr>
            <w:attr w:name="ProductID" w:val="LA MEZCLA"/>
          </w:smartTagPr>
          <w:r>
            <w:rPr>
              <w:b/>
              <w:u w:val="single"/>
            </w:rPr>
            <w:t>LA MEZCLA</w:t>
          </w:r>
        </w:smartTag>
        <w:r>
          <w:rPr>
            <w:b/>
            <w:u w:val="single"/>
          </w:rPr>
          <w:t xml:space="preserve"> CON</w:t>
        </w:r>
      </w:smartTag>
      <w:r>
        <w:rPr>
          <w:b/>
          <w:u w:val="single"/>
        </w:rPr>
        <w:t xml:space="preserve"> EL LINEAL y </w:t>
      </w:r>
      <w:smartTag w:uri="urn:schemas-microsoft-com:office:smarttags" w:element="PersonName">
        <w:smartTagPr>
          <w:attr w:name="ProductID" w:val="LA TINTA ANTIGRASA"/>
        </w:smartTagPr>
        <w:r>
          <w:rPr>
            <w:b/>
            <w:u w:val="single"/>
          </w:rPr>
          <w:t>LA TINTA ANTIGRASA</w:t>
        </w:r>
      </w:smartTag>
    </w:p>
    <w:p w:rsidR="005A25F3" w:rsidRPr="00F512F0" w:rsidRDefault="005A25F3" w:rsidP="005A25F3">
      <w:pPr>
        <w:rPr>
          <w:b/>
          <w:u w:val="single"/>
        </w:rPr>
      </w:pPr>
      <w:r>
        <w:rPr>
          <w:b/>
          <w:u w:val="single"/>
        </w:rPr>
        <w:t xml:space="preserve">-CONTROLAR MUY  BIEN </w:t>
      </w:r>
      <w:smartTag w:uri="urn:schemas-microsoft-com:office:smarttags" w:element="PersonName">
        <w:smartTagPr>
          <w:attr w:name="ProductID" w:val="LA MEDIDA"/>
        </w:smartTagPr>
        <w:r>
          <w:rPr>
            <w:b/>
            <w:u w:val="single"/>
          </w:rPr>
          <w:t>LA MEDIDA</w:t>
        </w:r>
      </w:smartTag>
    </w:p>
    <w:p w:rsidR="005A25F3" w:rsidRDefault="005A25F3" w:rsidP="005A25F3">
      <w:r>
        <w:tab/>
      </w:r>
      <w:r>
        <w:tab/>
      </w:r>
    </w:p>
    <w:p w:rsidR="005A25F3" w:rsidRDefault="005A25F3" w:rsidP="005A25F3"/>
    <w:p w:rsidR="005A25F3" w:rsidRDefault="005A25F3" w:rsidP="005A25F3">
      <w:r>
        <w:t>Agradezco la atención y colaboración prestada.</w:t>
      </w:r>
    </w:p>
    <w:p w:rsidR="005A25F3" w:rsidRDefault="005A25F3" w:rsidP="005A25F3"/>
    <w:p w:rsidR="005A25F3" w:rsidRDefault="005A25F3" w:rsidP="005A25F3"/>
    <w:p w:rsidR="005A25F3" w:rsidRDefault="005A25F3" w:rsidP="005A25F3">
      <w:r>
        <w:t xml:space="preserve">Cordialmente </w:t>
      </w:r>
    </w:p>
    <w:p w:rsidR="005A25F3" w:rsidRDefault="005A25F3" w:rsidP="005A25F3"/>
    <w:p w:rsidR="005A25F3" w:rsidRDefault="005A25F3" w:rsidP="005A25F3"/>
    <w:p w:rsidR="005A25F3" w:rsidRDefault="005A25F3" w:rsidP="005A25F3">
      <w:r>
        <w:t>RICARDO CASAS ZAPATA</w:t>
      </w:r>
    </w:p>
    <w:p w:rsidR="005A25F3" w:rsidRDefault="005A25F3" w:rsidP="005A25F3">
      <w:r>
        <w:t>Director.</w:t>
      </w:r>
    </w:p>
    <w:p w:rsidR="002059B4" w:rsidRDefault="002059B4" w:rsidP="00084E31">
      <w:pPr>
        <w:rPr>
          <w:b/>
        </w:rPr>
      </w:pPr>
    </w:p>
    <w:p w:rsidR="00DA253A" w:rsidRDefault="00DA253A" w:rsidP="00DA253A">
      <w:pPr>
        <w:rPr>
          <w:b/>
        </w:rPr>
      </w:pPr>
    </w:p>
    <w:p w:rsidR="00DA253A" w:rsidRDefault="00DA253A" w:rsidP="00DA253A">
      <w:pPr>
        <w:rPr>
          <w:b/>
        </w:rPr>
      </w:pPr>
    </w:p>
    <w:p w:rsidR="00DA253A" w:rsidRDefault="00DA253A" w:rsidP="00DA253A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DA253A" w:rsidRDefault="00DA253A" w:rsidP="00DA253A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DA253A" w:rsidRDefault="00DA253A" w:rsidP="00DA253A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DA253A" w:rsidRDefault="00DA253A" w:rsidP="00DA253A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DA253A" w:rsidRDefault="00DA253A" w:rsidP="00DA253A"/>
    <w:p w:rsidR="00DA253A" w:rsidRDefault="00DA253A" w:rsidP="00DA253A"/>
    <w:p w:rsidR="00DA253A" w:rsidRDefault="00DA253A" w:rsidP="00DA253A">
      <w:pPr>
        <w:pStyle w:val="Ttulo1"/>
      </w:pPr>
      <w:r>
        <w:t>ORD EN DE TRABAJO  N°      07359</w:t>
      </w:r>
    </w:p>
    <w:p w:rsidR="00DA253A" w:rsidRDefault="00DA253A" w:rsidP="00DA253A"/>
    <w:p w:rsidR="00DA253A" w:rsidRDefault="00DA253A" w:rsidP="00DA253A">
      <w:r>
        <w:t>FECHA:</w:t>
      </w:r>
      <w:r>
        <w:tab/>
        <w:t>Medellín,  Septiembre  30   de   2010</w:t>
      </w:r>
    </w:p>
    <w:p w:rsidR="00DA253A" w:rsidRDefault="00DA253A" w:rsidP="00DA253A">
      <w:r>
        <w:t>PARA:</w:t>
      </w:r>
      <w:r>
        <w:tab/>
      </w:r>
      <w:r>
        <w:tab/>
        <w:t>PLÁSTICOS DARMA</w:t>
      </w:r>
    </w:p>
    <w:p w:rsidR="00DA253A" w:rsidRDefault="00DA253A" w:rsidP="00DA253A">
      <w:r>
        <w:t>ATENCIÓN:</w:t>
      </w:r>
      <w:r>
        <w:tab/>
        <w:t>Sr. Darío Jaramillo</w:t>
      </w:r>
    </w:p>
    <w:p w:rsidR="00DA253A" w:rsidRDefault="00DA253A" w:rsidP="00DA253A">
      <w:r>
        <w:tab/>
      </w:r>
      <w:r>
        <w:tab/>
        <w:t>Gerente.</w:t>
      </w:r>
    </w:p>
    <w:p w:rsidR="00DA253A" w:rsidRDefault="00DA253A" w:rsidP="00DA253A"/>
    <w:p w:rsidR="00DA253A" w:rsidRDefault="00DA253A" w:rsidP="00DA253A">
      <w:r>
        <w:t>Apreciado Don Darío:</w:t>
      </w:r>
    </w:p>
    <w:p w:rsidR="00DA253A" w:rsidRDefault="00DA253A" w:rsidP="00DA253A"/>
    <w:p w:rsidR="00DA253A" w:rsidRDefault="00DA253A" w:rsidP="00DA253A">
      <w:r>
        <w:t>Con la presente estamos solicitando el siguiente Material :</w:t>
      </w:r>
    </w:p>
    <w:p w:rsidR="00DA253A" w:rsidRDefault="00DA253A" w:rsidP="00DA253A"/>
    <w:p w:rsidR="00DA253A" w:rsidRDefault="00DA253A" w:rsidP="00DA253A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DA253A" w:rsidRDefault="00DA253A" w:rsidP="00DA253A">
      <w:pPr>
        <w:rPr>
          <w:b/>
          <w:bCs/>
          <w:u w:val="single"/>
        </w:rPr>
      </w:pPr>
    </w:p>
    <w:p w:rsidR="00DA253A" w:rsidRDefault="00DA253A" w:rsidP="00DA253A">
      <w:r>
        <w:t>MATERIAL:</w:t>
      </w:r>
      <w:r>
        <w:tab/>
      </w:r>
      <w:r>
        <w:tab/>
        <w:t>Polietileno Alta Densidad  BLANCA  LAMINA</w:t>
      </w:r>
    </w:p>
    <w:p w:rsidR="00DA253A" w:rsidRDefault="00DA253A" w:rsidP="00DA253A">
      <w:r>
        <w:t>MEDIDA:</w:t>
      </w:r>
      <w:r>
        <w:tab/>
      </w:r>
      <w:r>
        <w:tab/>
      </w:r>
      <w:r w:rsidRPr="00744106">
        <w:rPr>
          <w:b/>
        </w:rPr>
        <w:t>80   Cms.</w:t>
      </w:r>
    </w:p>
    <w:p w:rsidR="00DA253A" w:rsidRDefault="00DA253A" w:rsidP="00DA253A">
      <w:pPr>
        <w:rPr>
          <w:b/>
          <w:bCs/>
        </w:rPr>
      </w:pPr>
      <w:r>
        <w:t>CALIBRE:</w:t>
      </w:r>
      <w:r>
        <w:tab/>
      </w:r>
      <w:r>
        <w:tab/>
      </w:r>
      <w:r w:rsidRPr="00744106">
        <w:rPr>
          <w:b/>
        </w:rPr>
        <w:t xml:space="preserve">2.0 </w:t>
      </w:r>
      <w:r w:rsidRPr="00744106">
        <w:rPr>
          <w:b/>
          <w:bCs/>
        </w:rPr>
        <w:t xml:space="preserve">  ”</w:t>
      </w:r>
    </w:p>
    <w:p w:rsidR="00DA253A" w:rsidRDefault="00DA253A" w:rsidP="00DA253A">
      <w:r>
        <w:t>COLOR:</w:t>
      </w:r>
      <w:r>
        <w:tab/>
      </w:r>
      <w:r>
        <w:tab/>
        <w:t>BLANCA</w:t>
      </w:r>
      <w:r w:rsidRPr="000F0005">
        <w:rPr>
          <w:b/>
        </w:rPr>
        <w:t xml:space="preserve"> </w:t>
      </w:r>
      <w:r>
        <w:t xml:space="preserve"> </w:t>
      </w:r>
    </w:p>
    <w:p w:rsidR="00DA253A" w:rsidRDefault="00DA253A" w:rsidP="00DA253A">
      <w:r>
        <w:t>TRATADO:</w:t>
      </w:r>
      <w:r>
        <w:tab/>
      </w:r>
      <w:r>
        <w:tab/>
        <w:t>2 Caras.</w:t>
      </w:r>
    </w:p>
    <w:p w:rsidR="00DA253A" w:rsidRDefault="00DA253A" w:rsidP="00DA253A">
      <w:pPr>
        <w:rPr>
          <w:b/>
          <w:bCs/>
        </w:rPr>
      </w:pPr>
      <w:r>
        <w:t>CANTIDAD:</w:t>
      </w:r>
      <w:r>
        <w:tab/>
      </w:r>
      <w:r>
        <w:tab/>
        <w:t>160   Kg.</w:t>
      </w:r>
      <w:r>
        <w:rPr>
          <w:b/>
          <w:bCs/>
        </w:rPr>
        <w:tab/>
        <w:t xml:space="preserve"> </w:t>
      </w:r>
    </w:p>
    <w:p w:rsidR="00DA253A" w:rsidRDefault="00DA253A" w:rsidP="00DA253A">
      <w:r>
        <w:t>REFERENCIA:</w:t>
      </w:r>
      <w:r>
        <w:tab/>
      </w:r>
      <w:r w:rsidRPr="0083571E">
        <w:rPr>
          <w:b/>
        </w:rPr>
        <w:t>MADE IN COLOMBIA</w:t>
      </w:r>
    </w:p>
    <w:p w:rsidR="00DA253A" w:rsidRDefault="00DA253A" w:rsidP="00DA253A">
      <w:r>
        <w:t>COLORES:</w:t>
      </w:r>
      <w:r>
        <w:tab/>
      </w:r>
      <w:r>
        <w:tab/>
        <w:t>3 ( Rojo – Azul - Amarillo )</w:t>
      </w:r>
    </w:p>
    <w:p w:rsidR="00DA253A" w:rsidRDefault="00DA253A" w:rsidP="00DA253A">
      <w:r>
        <w:t>CARAS:</w:t>
      </w:r>
      <w:r>
        <w:tab/>
      </w:r>
      <w:r>
        <w:tab/>
        <w:t>2  ( 3 X 1 – 3 X 1 )</w:t>
      </w:r>
    </w:p>
    <w:p w:rsidR="00DA253A" w:rsidRDefault="00DA253A" w:rsidP="00DA253A">
      <w:r>
        <w:t>REPETICIÓN:</w:t>
      </w:r>
      <w:r>
        <w:tab/>
        <w:t>38</w:t>
      </w:r>
    </w:p>
    <w:p w:rsidR="00DA253A" w:rsidRDefault="00DA253A" w:rsidP="00DA253A">
      <w:r>
        <w:t>RODILLO:</w:t>
      </w:r>
      <w:r>
        <w:tab/>
      </w:r>
      <w:r>
        <w:tab/>
        <w:t>38</w:t>
      </w:r>
    </w:p>
    <w:p w:rsidR="00DA253A" w:rsidRDefault="00DA253A" w:rsidP="00DA253A">
      <w:r>
        <w:t>BOLSA:</w:t>
      </w:r>
      <w:r>
        <w:tab/>
      </w:r>
      <w:r>
        <w:tab/>
        <w:t xml:space="preserve">38 x 40     cms    ( con tira plastica roja ) </w:t>
      </w:r>
    </w:p>
    <w:p w:rsidR="00DA253A" w:rsidRDefault="00DA253A" w:rsidP="00DA253A">
      <w:r>
        <w:t>SELLADO:</w:t>
      </w:r>
      <w:r>
        <w:tab/>
      </w:r>
      <w:r>
        <w:tab/>
        <w:t>Lateral</w:t>
      </w:r>
    </w:p>
    <w:p w:rsidR="00DA253A" w:rsidRDefault="00DA253A" w:rsidP="00DA253A"/>
    <w:p w:rsidR="00DA253A" w:rsidRDefault="00DA253A" w:rsidP="00DA253A">
      <w:r>
        <w:rPr>
          <w:b/>
          <w:bCs/>
          <w:u w:val="single"/>
        </w:rPr>
        <w:t>NOTA:</w:t>
      </w:r>
      <w:r>
        <w:t xml:space="preserve">  * Los cyreles  se encuentran en su planta   (se  anexan  cambios  )</w:t>
      </w:r>
    </w:p>
    <w:p w:rsidR="00DA253A" w:rsidRDefault="00DA253A" w:rsidP="00DA253A">
      <w:pPr>
        <w:numPr>
          <w:ilvl w:val="0"/>
          <w:numId w:val="1"/>
        </w:numPr>
      </w:pPr>
      <w:r>
        <w:t>Se envían Arte  para tonos   y  alturas</w:t>
      </w:r>
    </w:p>
    <w:p w:rsidR="00DA253A" w:rsidRPr="006E425A" w:rsidRDefault="00DA253A" w:rsidP="00DA253A">
      <w:pPr>
        <w:numPr>
          <w:ilvl w:val="0"/>
          <w:numId w:val="1"/>
        </w:numPr>
        <w:rPr>
          <w:b/>
          <w:sz w:val="22"/>
          <w:szCs w:val="22"/>
          <w:u w:val="single"/>
        </w:rPr>
      </w:pPr>
      <w:r w:rsidRPr="006E425A">
        <w:rPr>
          <w:b/>
          <w:sz w:val="22"/>
          <w:szCs w:val="22"/>
          <w:u w:val="single"/>
        </w:rPr>
        <w:t>SE APRUEBA MONTAJE DE IMPRESIÓN</w:t>
      </w:r>
    </w:p>
    <w:p w:rsidR="00DA253A" w:rsidRPr="00A94B54" w:rsidRDefault="00C91B6D" w:rsidP="00DA253A">
      <w:pPr>
        <w:numPr>
          <w:ilvl w:val="0"/>
          <w:numId w:val="1"/>
        </w:num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IGUAL ULTIMA IMPRESION</w:t>
      </w:r>
    </w:p>
    <w:p w:rsidR="00DA253A" w:rsidRDefault="00DA253A" w:rsidP="00DA253A">
      <w:pPr>
        <w:ind w:left="885"/>
      </w:pPr>
    </w:p>
    <w:p w:rsidR="00DA253A" w:rsidRPr="0098114D" w:rsidRDefault="00DA253A" w:rsidP="00DA253A">
      <w:pPr>
        <w:rPr>
          <w:b/>
          <w:u w:val="single"/>
        </w:rPr>
      </w:pPr>
    </w:p>
    <w:p w:rsidR="00DA253A" w:rsidRDefault="00DA253A" w:rsidP="00DA253A">
      <w:r>
        <w:t>Agradezco la atención y colaboración prestada.</w:t>
      </w:r>
    </w:p>
    <w:p w:rsidR="00DA253A" w:rsidRDefault="00DA253A" w:rsidP="00DA253A"/>
    <w:p w:rsidR="00DA253A" w:rsidRDefault="00DA253A" w:rsidP="00DA253A">
      <w:r>
        <w:t>Cordialmente</w:t>
      </w:r>
    </w:p>
    <w:p w:rsidR="00DA253A" w:rsidRDefault="00DA253A" w:rsidP="00DA253A"/>
    <w:p w:rsidR="00DA253A" w:rsidRDefault="00DA253A" w:rsidP="00DA253A"/>
    <w:p w:rsidR="00DA253A" w:rsidRDefault="00DA253A" w:rsidP="00DA253A">
      <w:r>
        <w:t>RICARDO CASAS ZAPATA</w:t>
      </w:r>
    </w:p>
    <w:p w:rsidR="00DA253A" w:rsidRDefault="00DA253A" w:rsidP="00DA253A">
      <w:r>
        <w:t>Director.</w:t>
      </w:r>
    </w:p>
    <w:p w:rsidR="00D56C6F" w:rsidRDefault="00D56C6F" w:rsidP="00DA253A"/>
    <w:p w:rsidR="00DA253A" w:rsidRDefault="00DA253A" w:rsidP="00084E31">
      <w:pPr>
        <w:rPr>
          <w:b/>
        </w:rPr>
      </w:pPr>
    </w:p>
    <w:p w:rsidR="00D56C6F" w:rsidRDefault="00D56C6F" w:rsidP="00084E31">
      <w:pPr>
        <w:rPr>
          <w:b/>
        </w:rPr>
      </w:pPr>
    </w:p>
    <w:p w:rsidR="00D56C6F" w:rsidRDefault="00D56C6F" w:rsidP="00D56C6F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D56C6F" w:rsidRDefault="00D56C6F" w:rsidP="00D56C6F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D56C6F" w:rsidRDefault="00D56C6F" w:rsidP="00D56C6F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D56C6F" w:rsidRDefault="00D56C6F" w:rsidP="00D56C6F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D56C6F" w:rsidRDefault="00D56C6F" w:rsidP="00D56C6F">
      <w:pPr>
        <w:rPr>
          <w:b/>
          <w:bCs/>
        </w:rPr>
      </w:pPr>
    </w:p>
    <w:p w:rsidR="00D56C6F" w:rsidRDefault="00D56C6F" w:rsidP="00D56C6F"/>
    <w:p w:rsidR="00D56C6F" w:rsidRDefault="00D56C6F" w:rsidP="00D56C6F">
      <w:pPr>
        <w:pStyle w:val="Ttulo1"/>
      </w:pPr>
      <w:r>
        <w:t>ORDEN  DE TRABAJO   N°      07366</w:t>
      </w:r>
    </w:p>
    <w:p w:rsidR="00D56C6F" w:rsidRDefault="00D56C6F" w:rsidP="00D56C6F"/>
    <w:p w:rsidR="00D56C6F" w:rsidRDefault="00D56C6F" w:rsidP="00D56C6F">
      <w:r>
        <w:t xml:space="preserve"> </w:t>
      </w:r>
    </w:p>
    <w:p w:rsidR="00D56C6F" w:rsidRDefault="00D56C6F" w:rsidP="00D56C6F">
      <w:r>
        <w:t>FECHA:</w:t>
      </w:r>
      <w:r>
        <w:tab/>
        <w:t>Medellín, Octubre  01    de  2010</w:t>
      </w:r>
    </w:p>
    <w:p w:rsidR="00D56C6F" w:rsidRDefault="00D56C6F" w:rsidP="00D56C6F">
      <w:r>
        <w:t>PARA:</w:t>
      </w:r>
      <w:r>
        <w:tab/>
      </w:r>
      <w:r>
        <w:tab/>
        <w:t>PLÁSTICOS DARMA</w:t>
      </w:r>
    </w:p>
    <w:p w:rsidR="00D56C6F" w:rsidRDefault="00D56C6F" w:rsidP="00D56C6F">
      <w:r>
        <w:t>ATENCIÓN:</w:t>
      </w:r>
      <w:r>
        <w:tab/>
        <w:t>Sr. Darío Jaramillo</w:t>
      </w:r>
    </w:p>
    <w:p w:rsidR="00D56C6F" w:rsidRDefault="00D56C6F" w:rsidP="00D56C6F">
      <w:r>
        <w:tab/>
      </w:r>
      <w:r>
        <w:tab/>
        <w:t>Gerente.</w:t>
      </w:r>
    </w:p>
    <w:p w:rsidR="00D56C6F" w:rsidRDefault="00D56C6F" w:rsidP="00D56C6F"/>
    <w:p w:rsidR="00D56C6F" w:rsidRDefault="00D56C6F" w:rsidP="00D56C6F"/>
    <w:p w:rsidR="00D56C6F" w:rsidRDefault="00D56C6F" w:rsidP="00D56C6F">
      <w:r>
        <w:t>Apreciado Don Darío:</w:t>
      </w:r>
    </w:p>
    <w:p w:rsidR="00D56C6F" w:rsidRDefault="00D56C6F" w:rsidP="00D56C6F"/>
    <w:p w:rsidR="00D56C6F" w:rsidRDefault="00D56C6F" w:rsidP="00D56C6F">
      <w:r>
        <w:t>Con la presente estamos solicitando el siguiente Servicio de Impresión :</w:t>
      </w:r>
    </w:p>
    <w:p w:rsidR="00D56C6F" w:rsidRDefault="00D56C6F" w:rsidP="00D56C6F"/>
    <w:p w:rsidR="00D56C6F" w:rsidRDefault="00D56C6F" w:rsidP="00D56C6F">
      <w:r>
        <w:t>MATERIAL:</w:t>
      </w:r>
      <w:r>
        <w:tab/>
      </w:r>
      <w:r>
        <w:tab/>
        <w:t>P.P L</w:t>
      </w:r>
      <w:r w:rsidR="0044582A">
        <w:t>amina 40  Cms</w:t>
      </w:r>
    </w:p>
    <w:p w:rsidR="00D56C6F" w:rsidRDefault="00D56C6F" w:rsidP="00D56C6F">
      <w:r>
        <w:t>CALIBRE:</w:t>
      </w:r>
      <w:r>
        <w:tab/>
      </w:r>
      <w:r>
        <w:tab/>
        <w:t>1.50 “</w:t>
      </w:r>
    </w:p>
    <w:p w:rsidR="00D56C6F" w:rsidRDefault="00D56C6F" w:rsidP="00D56C6F">
      <w:r>
        <w:t>CANTIDAD:</w:t>
      </w:r>
      <w:r>
        <w:tab/>
      </w:r>
      <w:r>
        <w:tab/>
        <w:t>160   Kg.</w:t>
      </w:r>
    </w:p>
    <w:p w:rsidR="00D56C6F" w:rsidRDefault="00D56C6F" w:rsidP="00D56C6F">
      <w:r>
        <w:t>REFERENCIA:</w:t>
      </w:r>
      <w:r>
        <w:tab/>
      </w:r>
      <w:r w:rsidRPr="00D25481">
        <w:rPr>
          <w:b/>
        </w:rPr>
        <w:t>PHYSALIS   CARIBEAN</w:t>
      </w:r>
      <w:r>
        <w:t xml:space="preserve"> </w:t>
      </w:r>
    </w:p>
    <w:p w:rsidR="00D56C6F" w:rsidRDefault="00D56C6F" w:rsidP="00D56C6F">
      <w:r>
        <w:t>REPETICIÓN:</w:t>
      </w:r>
      <w:r>
        <w:tab/>
        <w:t>16   Cms.</w:t>
      </w:r>
    </w:p>
    <w:p w:rsidR="00D56C6F" w:rsidRDefault="00D56C6F" w:rsidP="00D56C6F">
      <w:r>
        <w:t xml:space="preserve">RODILLO  : </w:t>
      </w:r>
      <w:r>
        <w:tab/>
      </w:r>
      <w:r>
        <w:tab/>
        <w:t>32</w:t>
      </w:r>
    </w:p>
    <w:p w:rsidR="00D56C6F" w:rsidRDefault="00D56C6F" w:rsidP="00D56C6F">
      <w:r>
        <w:t>IMPRESIÓN:</w:t>
      </w:r>
      <w:r>
        <w:tab/>
      </w:r>
      <w:r>
        <w:tab/>
        <w:t>2 Caras</w:t>
      </w:r>
    </w:p>
    <w:p w:rsidR="00D56C6F" w:rsidRDefault="00D56C6F" w:rsidP="00D56C6F">
      <w:r>
        <w:t>COLORES:</w:t>
      </w:r>
      <w:r>
        <w:tab/>
      </w:r>
      <w:r>
        <w:tab/>
        <w:t>5  ( blanco-negro-amarillo-azul-verde )   según muestra.</w:t>
      </w:r>
    </w:p>
    <w:p w:rsidR="00D56C6F" w:rsidRDefault="00D56C6F" w:rsidP="00D56C6F">
      <w:r>
        <w:t>BOLSA:</w:t>
      </w:r>
      <w:r>
        <w:tab/>
      </w:r>
      <w:r>
        <w:tab/>
        <w:t>16 x 20  Cms.</w:t>
      </w:r>
    </w:p>
    <w:p w:rsidR="00D56C6F" w:rsidRDefault="00D56C6F" w:rsidP="00D56C6F"/>
    <w:p w:rsidR="00D56C6F" w:rsidRDefault="00D56C6F" w:rsidP="00D56C6F"/>
    <w:p w:rsidR="00D56C6F" w:rsidRDefault="00D56C6F" w:rsidP="00D56C6F">
      <w:r w:rsidRPr="00912A9F">
        <w:rPr>
          <w:b/>
          <w:u w:val="single"/>
        </w:rPr>
        <w:t>NOTA</w:t>
      </w:r>
      <w:r>
        <w:t>:  -  Cyreles en su planta</w:t>
      </w:r>
    </w:p>
    <w:p w:rsidR="00D56C6F" w:rsidRDefault="00D56C6F" w:rsidP="00D56C6F">
      <w:pPr>
        <w:numPr>
          <w:ilvl w:val="0"/>
          <w:numId w:val="2"/>
        </w:numPr>
      </w:pPr>
      <w:r>
        <w:t xml:space="preserve">Se  envía el material de PP en </w:t>
      </w:r>
      <w:r w:rsidRPr="00D25481">
        <w:rPr>
          <w:b/>
        </w:rPr>
        <w:t>lamina de 40  cms</w:t>
      </w:r>
    </w:p>
    <w:p w:rsidR="00D56C6F" w:rsidRDefault="00D56C6F" w:rsidP="00D56C6F">
      <w:pPr>
        <w:numPr>
          <w:ilvl w:val="0"/>
          <w:numId w:val="2"/>
        </w:numPr>
      </w:pPr>
      <w:r>
        <w:t>Producir igual a la ultima impresión</w:t>
      </w:r>
    </w:p>
    <w:p w:rsidR="00D56C6F" w:rsidRDefault="00D56C6F" w:rsidP="00D56C6F">
      <w:pPr>
        <w:pStyle w:val="Ttulo4"/>
      </w:pPr>
    </w:p>
    <w:p w:rsidR="00D56C6F" w:rsidRPr="00D25481" w:rsidRDefault="00D56C6F" w:rsidP="00D56C6F"/>
    <w:p w:rsidR="00D56C6F" w:rsidRDefault="00D56C6F" w:rsidP="00D56C6F"/>
    <w:p w:rsidR="00D56C6F" w:rsidRDefault="00D56C6F" w:rsidP="00D56C6F">
      <w:r>
        <w:t>Agradezco la atención y colaboración prestada.</w:t>
      </w:r>
    </w:p>
    <w:p w:rsidR="00D56C6F" w:rsidRDefault="00D56C6F" w:rsidP="00D56C6F"/>
    <w:p w:rsidR="00D56C6F" w:rsidRDefault="00D56C6F" w:rsidP="00D56C6F"/>
    <w:p w:rsidR="00D56C6F" w:rsidRDefault="00D56C6F" w:rsidP="00D56C6F">
      <w:r>
        <w:t>Cordialmente,</w:t>
      </w:r>
    </w:p>
    <w:p w:rsidR="00D56C6F" w:rsidRDefault="00D56C6F" w:rsidP="00D56C6F"/>
    <w:p w:rsidR="00D56C6F" w:rsidRDefault="00D56C6F" w:rsidP="00D56C6F"/>
    <w:p w:rsidR="00D56C6F" w:rsidRDefault="00D56C6F" w:rsidP="00D56C6F"/>
    <w:p w:rsidR="00D56C6F" w:rsidRDefault="00D56C6F" w:rsidP="00D56C6F">
      <w:r>
        <w:t>RICARDO CASAS ZAPATA</w:t>
      </w:r>
    </w:p>
    <w:p w:rsidR="00D56C6F" w:rsidRDefault="00D56C6F" w:rsidP="00D56C6F">
      <w:r>
        <w:t>Director</w:t>
      </w:r>
    </w:p>
    <w:p w:rsidR="00D56C6F" w:rsidRDefault="00D56C6F" w:rsidP="00D56C6F">
      <w:pPr>
        <w:rPr>
          <w:b/>
        </w:rPr>
      </w:pPr>
    </w:p>
    <w:p w:rsidR="00D56C6F" w:rsidRDefault="00D56C6F" w:rsidP="00D56C6F">
      <w:pPr>
        <w:rPr>
          <w:b/>
        </w:rPr>
      </w:pPr>
    </w:p>
    <w:p w:rsidR="00D56C6F" w:rsidRDefault="00D56C6F" w:rsidP="00D56C6F">
      <w:pPr>
        <w:rPr>
          <w:b/>
        </w:rPr>
      </w:pPr>
    </w:p>
    <w:p w:rsidR="00D56C6F" w:rsidRDefault="00D56C6F" w:rsidP="00084E31">
      <w:pPr>
        <w:rPr>
          <w:b/>
        </w:rPr>
      </w:pPr>
    </w:p>
    <w:p w:rsidR="00002BF6" w:rsidRDefault="00002BF6" w:rsidP="00084E31">
      <w:pPr>
        <w:rPr>
          <w:b/>
        </w:rPr>
      </w:pPr>
    </w:p>
    <w:p w:rsidR="00002BF6" w:rsidRDefault="00002BF6" w:rsidP="00002BF6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002BF6" w:rsidRDefault="00002BF6" w:rsidP="00002BF6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002BF6" w:rsidRDefault="00002BF6" w:rsidP="00002BF6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002BF6" w:rsidRDefault="00002BF6" w:rsidP="00002BF6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002BF6" w:rsidRDefault="00002BF6" w:rsidP="00002BF6">
      <w:pPr>
        <w:pStyle w:val="Ttulo1"/>
      </w:pPr>
    </w:p>
    <w:p w:rsidR="00002BF6" w:rsidRDefault="005117FF" w:rsidP="00002BF6">
      <w:pPr>
        <w:pStyle w:val="Ttulo1"/>
      </w:pPr>
      <w:r>
        <w:t>ORDEN DE TRABAJO     N°   07365</w:t>
      </w:r>
    </w:p>
    <w:p w:rsidR="00002BF6" w:rsidRDefault="00002BF6" w:rsidP="00002BF6"/>
    <w:p w:rsidR="00002BF6" w:rsidRDefault="005117FF" w:rsidP="00002BF6">
      <w:r>
        <w:t>FECHA:</w:t>
      </w:r>
      <w:r>
        <w:tab/>
        <w:t>Medellín,  Octubre   01</w:t>
      </w:r>
      <w:r w:rsidR="00002BF6">
        <w:t xml:space="preserve">  de   2010</w:t>
      </w:r>
    </w:p>
    <w:p w:rsidR="00002BF6" w:rsidRDefault="00002BF6" w:rsidP="00002BF6">
      <w:r>
        <w:t>PARA:</w:t>
      </w:r>
      <w:r>
        <w:tab/>
      </w:r>
      <w:r>
        <w:tab/>
        <w:t>PLÁSTICOS DARMA</w:t>
      </w:r>
    </w:p>
    <w:p w:rsidR="00002BF6" w:rsidRDefault="00002BF6" w:rsidP="00002BF6">
      <w:r>
        <w:t>ATENCIÓN:</w:t>
      </w:r>
      <w:r>
        <w:tab/>
        <w:t>Sr. Darío Jaramillo</w:t>
      </w:r>
    </w:p>
    <w:p w:rsidR="00002BF6" w:rsidRDefault="00002BF6" w:rsidP="00002BF6">
      <w:r>
        <w:tab/>
      </w:r>
      <w:r>
        <w:tab/>
        <w:t>Gerente.</w:t>
      </w:r>
    </w:p>
    <w:p w:rsidR="00002BF6" w:rsidRDefault="00002BF6" w:rsidP="00002BF6"/>
    <w:p w:rsidR="00002BF6" w:rsidRDefault="00002BF6" w:rsidP="00002BF6">
      <w:r>
        <w:t>Apreciado Don Darío :</w:t>
      </w:r>
    </w:p>
    <w:p w:rsidR="00002BF6" w:rsidRDefault="00002BF6" w:rsidP="00002BF6">
      <w:r>
        <w:t xml:space="preserve"> </w:t>
      </w:r>
    </w:p>
    <w:p w:rsidR="00002BF6" w:rsidRDefault="00002BF6" w:rsidP="00002BF6">
      <w:r>
        <w:t>Con la presente estamos solicitando el siguiente servicio de IMPRESION:</w:t>
      </w:r>
    </w:p>
    <w:p w:rsidR="00002BF6" w:rsidRDefault="00002BF6" w:rsidP="00002BF6"/>
    <w:p w:rsidR="00002BF6" w:rsidRDefault="00002BF6" w:rsidP="00002BF6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002BF6" w:rsidRDefault="00002BF6" w:rsidP="00002BF6">
      <w:r>
        <w:t>MATERIAL:</w:t>
      </w:r>
      <w:r>
        <w:tab/>
      </w:r>
      <w:r>
        <w:tab/>
        <w:t xml:space="preserve">Polietileno de Baja Densidad  43  CM </w:t>
      </w:r>
    </w:p>
    <w:p w:rsidR="00002BF6" w:rsidRDefault="00002BF6" w:rsidP="00002BF6">
      <w:r>
        <w:t>COLOR:</w:t>
      </w:r>
      <w:r>
        <w:tab/>
      </w:r>
      <w:r>
        <w:tab/>
        <w:t>Blanco</w:t>
      </w:r>
    </w:p>
    <w:p w:rsidR="00002BF6" w:rsidRDefault="00002BF6" w:rsidP="00002BF6">
      <w:r>
        <w:t>CALIBRE:</w:t>
      </w:r>
      <w:r>
        <w:tab/>
      </w:r>
      <w:r>
        <w:tab/>
        <w:t>1.8</w:t>
      </w:r>
    </w:p>
    <w:p w:rsidR="00002BF6" w:rsidRDefault="00002BF6" w:rsidP="00002BF6">
      <w:r>
        <w:t>COLORES:</w:t>
      </w:r>
      <w:r>
        <w:tab/>
      </w:r>
      <w:r>
        <w:tab/>
        <w:t>2  ( ROJO – AZUL )</w:t>
      </w:r>
    </w:p>
    <w:p w:rsidR="00002BF6" w:rsidRDefault="00002BF6" w:rsidP="00002BF6">
      <w:r>
        <w:t>CARAS:</w:t>
      </w:r>
      <w:r>
        <w:tab/>
      </w:r>
      <w:r>
        <w:tab/>
        <w:t xml:space="preserve">2  </w:t>
      </w:r>
    </w:p>
    <w:p w:rsidR="00002BF6" w:rsidRDefault="005117FF" w:rsidP="00002BF6">
      <w:r>
        <w:t>CANTIDAD:</w:t>
      </w:r>
      <w:r>
        <w:tab/>
      </w:r>
      <w:r>
        <w:tab/>
        <w:t>180</w:t>
      </w:r>
      <w:r w:rsidR="00002BF6">
        <w:t xml:space="preserve">    Kilos</w:t>
      </w:r>
    </w:p>
    <w:p w:rsidR="00002BF6" w:rsidRDefault="00002BF6" w:rsidP="00002BF6">
      <w:r>
        <w:t>REPETICIÓN:</w:t>
      </w:r>
      <w:r>
        <w:tab/>
        <w:t xml:space="preserve">24.5   Cms. </w:t>
      </w:r>
    </w:p>
    <w:p w:rsidR="00002BF6" w:rsidRDefault="00002BF6" w:rsidP="00002BF6">
      <w:r>
        <w:t>BOLSA:</w:t>
      </w:r>
      <w:r>
        <w:tab/>
      </w:r>
      <w:r>
        <w:tab/>
        <w:t>24 x 36 + 7   Cms   Solapa  Doble</w:t>
      </w:r>
    </w:p>
    <w:p w:rsidR="00002BF6" w:rsidRDefault="00002BF6" w:rsidP="00002BF6">
      <w:r>
        <w:t>RODILLO :                24.5</w:t>
      </w:r>
    </w:p>
    <w:p w:rsidR="00002BF6" w:rsidRDefault="00002BF6" w:rsidP="00002BF6">
      <w:pPr>
        <w:rPr>
          <w:b/>
        </w:rPr>
      </w:pPr>
      <w:r>
        <w:t>REFERENCIA:</w:t>
      </w:r>
      <w:r>
        <w:tab/>
      </w:r>
      <w:r>
        <w:rPr>
          <w:b/>
        </w:rPr>
        <w:t>HELPHARMA</w:t>
      </w:r>
    </w:p>
    <w:p w:rsidR="00002BF6" w:rsidRDefault="00002BF6" w:rsidP="00002BF6">
      <w:pPr>
        <w:rPr>
          <w:b/>
        </w:rPr>
      </w:pPr>
      <w:r>
        <w:rPr>
          <w:b/>
        </w:rPr>
        <w:tab/>
      </w:r>
      <w:r>
        <w:rPr>
          <w:b/>
        </w:rPr>
        <w:tab/>
      </w:r>
    </w:p>
    <w:p w:rsidR="00002BF6" w:rsidRDefault="00002BF6" w:rsidP="00002BF6"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002BF6" w:rsidRDefault="00002BF6" w:rsidP="00002BF6">
      <w:r>
        <w:rPr>
          <w:b/>
          <w:bCs/>
          <w:u w:val="single"/>
        </w:rPr>
        <w:t>NOTA:</w:t>
      </w:r>
      <w:r>
        <w:t xml:space="preserve">  </w:t>
      </w:r>
      <w:r>
        <w:tab/>
        <w:t xml:space="preserve"> - Los cyreles   en su planta.</w:t>
      </w:r>
    </w:p>
    <w:p w:rsidR="00002BF6" w:rsidRDefault="00002BF6" w:rsidP="00002BF6">
      <w:pPr>
        <w:ind w:left="1500"/>
      </w:pPr>
      <w:r>
        <w:t>- Altura y tonos según arte</w:t>
      </w:r>
    </w:p>
    <w:p w:rsidR="00002BF6" w:rsidRDefault="00002BF6" w:rsidP="00002BF6">
      <w:pPr>
        <w:ind w:left="1500"/>
      </w:pPr>
      <w:r>
        <w:t>- CONTROLAR  PRESIONES DE IMPRESIÓN.</w:t>
      </w:r>
    </w:p>
    <w:p w:rsidR="00002BF6" w:rsidRPr="00547F4C" w:rsidRDefault="00002BF6" w:rsidP="00002BF6">
      <w:pPr>
        <w:rPr>
          <w:sz w:val="40"/>
          <w:szCs w:val="40"/>
        </w:rPr>
      </w:pPr>
    </w:p>
    <w:p w:rsidR="00002BF6" w:rsidRDefault="00002BF6" w:rsidP="00002BF6"/>
    <w:p w:rsidR="00002BF6" w:rsidRDefault="00002BF6" w:rsidP="00002BF6">
      <w:r>
        <w:t>Agradezco la atención y colaboración prestada.</w:t>
      </w:r>
    </w:p>
    <w:p w:rsidR="00002BF6" w:rsidRDefault="00002BF6" w:rsidP="00002BF6"/>
    <w:p w:rsidR="00002BF6" w:rsidRDefault="00002BF6" w:rsidP="00002BF6"/>
    <w:p w:rsidR="00002BF6" w:rsidRDefault="00002BF6" w:rsidP="00002BF6"/>
    <w:p w:rsidR="00002BF6" w:rsidRDefault="00002BF6" w:rsidP="00002BF6">
      <w:r>
        <w:t>Cordialmente,</w:t>
      </w:r>
    </w:p>
    <w:p w:rsidR="00002BF6" w:rsidRDefault="00002BF6" w:rsidP="00002BF6"/>
    <w:p w:rsidR="00002BF6" w:rsidRDefault="00002BF6" w:rsidP="00002BF6"/>
    <w:p w:rsidR="00002BF6" w:rsidRDefault="00002BF6" w:rsidP="00002BF6">
      <w:r>
        <w:t>RICARDO CASAS ZAPATA</w:t>
      </w:r>
    </w:p>
    <w:p w:rsidR="00002BF6" w:rsidRDefault="00002BF6" w:rsidP="00002BF6">
      <w:r>
        <w:t>Director.</w:t>
      </w:r>
    </w:p>
    <w:p w:rsidR="00002BF6" w:rsidRDefault="00002BF6" w:rsidP="00084E31">
      <w:pPr>
        <w:rPr>
          <w:b/>
        </w:rPr>
      </w:pPr>
    </w:p>
    <w:p w:rsidR="00E25C09" w:rsidRDefault="00E25C09" w:rsidP="00084E31">
      <w:pPr>
        <w:rPr>
          <w:b/>
        </w:rPr>
      </w:pPr>
    </w:p>
    <w:p w:rsidR="00E25C09" w:rsidRDefault="00E25C09" w:rsidP="00084E31">
      <w:pPr>
        <w:rPr>
          <w:b/>
        </w:rPr>
      </w:pPr>
    </w:p>
    <w:p w:rsidR="00E25C09" w:rsidRDefault="00E25C09" w:rsidP="00084E31">
      <w:pPr>
        <w:rPr>
          <w:b/>
        </w:rPr>
      </w:pPr>
    </w:p>
    <w:p w:rsidR="00E25C09" w:rsidRDefault="00E25C09" w:rsidP="00084E31">
      <w:pPr>
        <w:rPr>
          <w:b/>
        </w:rPr>
      </w:pPr>
    </w:p>
    <w:p w:rsidR="00E25C09" w:rsidRDefault="00E25C09" w:rsidP="00084E31">
      <w:pPr>
        <w:rPr>
          <w:b/>
        </w:rPr>
      </w:pPr>
    </w:p>
    <w:p w:rsidR="00E25C09" w:rsidRDefault="00E25C09" w:rsidP="00E25C09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E25C09" w:rsidRDefault="00E25C09" w:rsidP="00E25C09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E25C09" w:rsidRDefault="00E25C09" w:rsidP="00E25C09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E25C09" w:rsidRDefault="00E25C09" w:rsidP="00E25C09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E25C09" w:rsidRDefault="00E25C09" w:rsidP="00E25C09"/>
    <w:p w:rsidR="00E25C09" w:rsidRDefault="00E25C09" w:rsidP="00E25C09">
      <w:pPr>
        <w:pStyle w:val="Ttulo1"/>
      </w:pPr>
      <w:r>
        <w:t>ORDEN DE TRABAJO   N°      07319</w:t>
      </w:r>
    </w:p>
    <w:p w:rsidR="00E25C09" w:rsidRDefault="00E25C09" w:rsidP="00E25C09"/>
    <w:p w:rsidR="00E25C09" w:rsidRDefault="00E25C09" w:rsidP="00E25C09">
      <w:r>
        <w:t>FECHA:</w:t>
      </w:r>
      <w:r>
        <w:tab/>
        <w:t>Medellín, Octubre  01   de  2010</w:t>
      </w:r>
    </w:p>
    <w:p w:rsidR="00E25C09" w:rsidRDefault="00E25C09" w:rsidP="00E25C09">
      <w:r>
        <w:t>PARA:</w:t>
      </w:r>
      <w:r>
        <w:tab/>
      </w:r>
      <w:r>
        <w:tab/>
        <w:t>PLÁSTICOS   DARMA</w:t>
      </w:r>
    </w:p>
    <w:p w:rsidR="00E25C09" w:rsidRDefault="00E25C09" w:rsidP="00E25C09">
      <w:r>
        <w:t>ATENCIÓN:</w:t>
      </w:r>
      <w:r>
        <w:tab/>
        <w:t>Sr. DARIO JARAMILLO</w:t>
      </w:r>
    </w:p>
    <w:p w:rsidR="00E25C09" w:rsidRDefault="00E25C09" w:rsidP="00E25C09"/>
    <w:p w:rsidR="00E25C09" w:rsidRDefault="00E25C09" w:rsidP="00E25C09">
      <w:r>
        <w:t>Apreciado Dn DARIO:</w:t>
      </w:r>
    </w:p>
    <w:p w:rsidR="00E25C09" w:rsidRDefault="00E25C09" w:rsidP="00E25C09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E25C09" w:rsidRDefault="00E25C09" w:rsidP="00E25C09"/>
    <w:p w:rsidR="00E25C09" w:rsidRDefault="00E25C09" w:rsidP="00E25C09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E25C09" w:rsidRDefault="00E25C09" w:rsidP="00E25C09"/>
    <w:p w:rsidR="00E25C09" w:rsidRDefault="00E25C09" w:rsidP="00E25C09">
      <w:r>
        <w:t>MATERIAL :</w:t>
      </w:r>
      <w:r>
        <w:tab/>
      </w:r>
      <w:r>
        <w:tab/>
        <w:t xml:space="preserve">Polietileno de Baja  densidad   </w:t>
      </w:r>
      <w:r>
        <w:rPr>
          <w:b/>
          <w:u w:val="single"/>
        </w:rPr>
        <w:t xml:space="preserve">Transparente </w:t>
      </w:r>
      <w:r>
        <w:t xml:space="preserve">  SemiTubular</w:t>
      </w:r>
    </w:p>
    <w:p w:rsidR="00E25C09" w:rsidRDefault="00E25C09" w:rsidP="00E25C09">
      <w:r>
        <w:t>MEDIDA:</w:t>
      </w:r>
      <w:r>
        <w:tab/>
      </w:r>
      <w:r>
        <w:tab/>
      </w:r>
      <w:r>
        <w:rPr>
          <w:b/>
        </w:rPr>
        <w:t>43</w:t>
      </w:r>
      <w:r>
        <w:t xml:space="preserve">   cms   </w:t>
      </w:r>
    </w:p>
    <w:p w:rsidR="00E25C09" w:rsidRDefault="00E25C09" w:rsidP="00E25C09">
      <w:r>
        <w:t>CALIBRE :</w:t>
      </w:r>
      <w:r>
        <w:tab/>
      </w:r>
      <w:r>
        <w:tab/>
      </w:r>
      <w:r w:rsidRPr="00BB33FF">
        <w:rPr>
          <w:b/>
        </w:rPr>
        <w:t>1.</w:t>
      </w:r>
      <w:r>
        <w:rPr>
          <w:b/>
        </w:rPr>
        <w:t>5</w:t>
      </w:r>
      <w:r>
        <w:t xml:space="preserve">   “</w:t>
      </w:r>
    </w:p>
    <w:p w:rsidR="00E25C09" w:rsidRDefault="00E25C09" w:rsidP="00E25C09">
      <w:r>
        <w:t>COLOR :</w:t>
      </w:r>
      <w:r>
        <w:tab/>
      </w:r>
      <w:r>
        <w:tab/>
        <w:t>Transparente</w:t>
      </w:r>
    </w:p>
    <w:p w:rsidR="00E25C09" w:rsidRPr="0007721A" w:rsidRDefault="00E25C09" w:rsidP="00E25C09">
      <w:r>
        <w:t xml:space="preserve">TRATADO : </w:t>
      </w:r>
      <w:r>
        <w:tab/>
      </w:r>
      <w:r>
        <w:tab/>
        <w:t>1  cara</w:t>
      </w:r>
    </w:p>
    <w:p w:rsidR="00E25C09" w:rsidRDefault="00E25C09" w:rsidP="00E25C09">
      <w:r>
        <w:t xml:space="preserve">CANTIDAD : </w:t>
      </w:r>
      <w:r>
        <w:tab/>
      </w:r>
      <w:r w:rsidR="00011743">
        <w:rPr>
          <w:b/>
        </w:rPr>
        <w:t>75</w:t>
      </w:r>
      <w:r>
        <w:t xml:space="preserve">    kg</w:t>
      </w:r>
    </w:p>
    <w:p w:rsidR="00E25C09" w:rsidRDefault="00E25C09" w:rsidP="00E25C09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 xml:space="preserve">3 (  Azul – Blanco – Verde     ) </w:t>
      </w:r>
    </w:p>
    <w:p w:rsidR="00E25C09" w:rsidRDefault="00E25C09" w:rsidP="00E25C09">
      <w:r>
        <w:t xml:space="preserve">CARAS : </w:t>
      </w:r>
      <w:r>
        <w:tab/>
      </w:r>
      <w:r>
        <w:tab/>
        <w:t>1  ( 3  x  1  )</w:t>
      </w:r>
    </w:p>
    <w:p w:rsidR="00E25C09" w:rsidRDefault="00E25C09" w:rsidP="00E25C09">
      <w:r>
        <w:t xml:space="preserve">REPETICIÓN : </w:t>
      </w:r>
      <w:r>
        <w:tab/>
        <w:t>41   cms</w:t>
      </w:r>
    </w:p>
    <w:p w:rsidR="00E25C09" w:rsidRDefault="00E25C09" w:rsidP="00E25C09">
      <w:r>
        <w:t>RODILLO :</w:t>
      </w:r>
      <w:r>
        <w:tab/>
      </w:r>
      <w:r>
        <w:tab/>
        <w:t>42</w:t>
      </w:r>
    </w:p>
    <w:p w:rsidR="00E25C09" w:rsidRDefault="00E25C09" w:rsidP="00E25C09">
      <w:r>
        <w:t>BOLSA  :</w:t>
      </w:r>
      <w:r>
        <w:tab/>
      </w:r>
      <w:r>
        <w:tab/>
      </w:r>
      <w:r>
        <w:rPr>
          <w:b/>
        </w:rPr>
        <w:t>41</w:t>
      </w:r>
      <w:r w:rsidRPr="00912C7E">
        <w:rPr>
          <w:b/>
        </w:rPr>
        <w:t xml:space="preserve">  x</w:t>
      </w:r>
      <w:r>
        <w:rPr>
          <w:b/>
        </w:rPr>
        <w:t xml:space="preserve">  43</w:t>
      </w:r>
      <w:r w:rsidRPr="00336CAC">
        <w:rPr>
          <w:b/>
        </w:rPr>
        <w:t xml:space="preserve">   cm</w:t>
      </w:r>
      <w:r>
        <w:t xml:space="preserve">    </w:t>
      </w:r>
    </w:p>
    <w:p w:rsidR="00E25C09" w:rsidRDefault="00E25C09" w:rsidP="00E25C09">
      <w:r>
        <w:t>SELLADO .</w:t>
      </w:r>
      <w:r>
        <w:tab/>
      </w:r>
      <w:r>
        <w:tab/>
        <w:t>Lateral</w:t>
      </w:r>
    </w:p>
    <w:p w:rsidR="00E25C09" w:rsidRPr="00C60C5B" w:rsidRDefault="00E25C09" w:rsidP="00E25C09">
      <w:pPr>
        <w:rPr>
          <w:b/>
        </w:rPr>
      </w:pPr>
      <w:r>
        <w:t xml:space="preserve">REFERENCIA </w:t>
      </w:r>
      <w:r>
        <w:tab/>
      </w:r>
      <w:r w:rsidRPr="00C60C5B">
        <w:rPr>
          <w:b/>
        </w:rPr>
        <w:t>COJIN  BASIC  DAYS</w:t>
      </w:r>
    </w:p>
    <w:p w:rsidR="00E25C09" w:rsidRDefault="00E25C09" w:rsidP="00E25C09"/>
    <w:p w:rsidR="00E25C09" w:rsidRDefault="00E25C09" w:rsidP="00E25C09"/>
    <w:p w:rsidR="00E25C09" w:rsidRDefault="00E25C09" w:rsidP="00E25C09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 w:rsidR="002E2301">
        <w:rPr>
          <w:bCs/>
        </w:rPr>
        <w:t>Cyreles  en  su planta</w:t>
      </w:r>
    </w:p>
    <w:p w:rsidR="00E25C09" w:rsidRDefault="00E25C09" w:rsidP="00E25C09">
      <w:r>
        <w:t xml:space="preserve">                   -   Anexo  Arte  para   alturas y Tonos</w:t>
      </w:r>
    </w:p>
    <w:p w:rsidR="00E25C09" w:rsidRDefault="00E25C09" w:rsidP="00E25C09">
      <w:r>
        <w:tab/>
        <w:t xml:space="preserve">       -  Anexo  muestra  </w:t>
      </w:r>
      <w:r w:rsidR="002E2301">
        <w:t>Física</w:t>
      </w:r>
    </w:p>
    <w:p w:rsidR="00E25C09" w:rsidRDefault="00E25C09" w:rsidP="00E25C09">
      <w:r>
        <w:tab/>
        <w:t xml:space="preserve">        -  </w:t>
      </w:r>
      <w:r w:rsidRPr="00B879F4">
        <w:rPr>
          <w:b/>
        </w:rPr>
        <w:t>SE  APRUEBA  IMPRESIÓN</w:t>
      </w:r>
      <w:r>
        <w:t xml:space="preserve">  </w:t>
      </w:r>
    </w:p>
    <w:p w:rsidR="00E25C09" w:rsidRDefault="00E25C09" w:rsidP="00E25C09">
      <w:pPr>
        <w:rPr>
          <w:b/>
        </w:rPr>
      </w:pPr>
      <w:r>
        <w:tab/>
        <w:t xml:space="preserve">        </w:t>
      </w: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E25C09" w:rsidRPr="0066704D" w:rsidRDefault="00E25C09" w:rsidP="00E25C09">
      <w:pPr>
        <w:rPr>
          <w:b/>
          <w:u w:val="single"/>
        </w:rPr>
      </w:pPr>
      <w:r>
        <w:rPr>
          <w:b/>
        </w:rPr>
        <w:tab/>
        <w:t xml:space="preserve">        -  EL MATERIAL  LO ENVIA  P.U .</w:t>
      </w:r>
    </w:p>
    <w:p w:rsidR="00E25C09" w:rsidRPr="0066704D" w:rsidRDefault="00E25C09" w:rsidP="00E25C09">
      <w:pPr>
        <w:rPr>
          <w:b/>
        </w:rPr>
      </w:pPr>
    </w:p>
    <w:p w:rsidR="00E25C09" w:rsidRDefault="00E25C09" w:rsidP="00E25C09">
      <w:r>
        <w:tab/>
      </w:r>
    </w:p>
    <w:p w:rsidR="00E25C09" w:rsidRDefault="00E25C09" w:rsidP="00E25C09">
      <w:r>
        <w:tab/>
      </w:r>
    </w:p>
    <w:p w:rsidR="00E25C09" w:rsidRDefault="00E25C09" w:rsidP="00E25C09">
      <w:r>
        <w:t>Agradezco la atención y colaboración prestada.</w:t>
      </w:r>
    </w:p>
    <w:p w:rsidR="00E25C09" w:rsidRDefault="00E25C09" w:rsidP="00E25C09"/>
    <w:p w:rsidR="00E25C09" w:rsidRDefault="00E25C09" w:rsidP="00E25C09"/>
    <w:p w:rsidR="00E25C09" w:rsidRDefault="00E25C09" w:rsidP="00E25C09">
      <w:r>
        <w:t>Cordialmente</w:t>
      </w:r>
    </w:p>
    <w:p w:rsidR="00E25C09" w:rsidRDefault="00E25C09" w:rsidP="00E25C09"/>
    <w:p w:rsidR="00E25C09" w:rsidRDefault="00E25C09" w:rsidP="00E25C09"/>
    <w:p w:rsidR="00E25C09" w:rsidRDefault="00E25C09" w:rsidP="00E25C09">
      <w:r>
        <w:t>RICARDO CASAS ZAPATA</w:t>
      </w:r>
    </w:p>
    <w:p w:rsidR="00E25C09" w:rsidRDefault="00E25C09" w:rsidP="00E25C09">
      <w:r>
        <w:t>Director.</w:t>
      </w:r>
    </w:p>
    <w:p w:rsidR="00E25C09" w:rsidRDefault="00E25C09" w:rsidP="00E25C09"/>
    <w:p w:rsidR="00E25C09" w:rsidRDefault="00E25C09" w:rsidP="00084E31">
      <w:pPr>
        <w:rPr>
          <w:b/>
        </w:rPr>
      </w:pPr>
    </w:p>
    <w:p w:rsidR="00763BDF" w:rsidRDefault="00763BDF" w:rsidP="00084E31">
      <w:pPr>
        <w:rPr>
          <w:b/>
        </w:rPr>
      </w:pPr>
    </w:p>
    <w:p w:rsidR="00763BDF" w:rsidRDefault="00763BDF" w:rsidP="00763BDF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763BDF" w:rsidRDefault="00763BDF" w:rsidP="00763BDF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763BDF" w:rsidRDefault="00763BDF" w:rsidP="00763BDF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763BDF" w:rsidRDefault="00763BDF" w:rsidP="00763BDF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763BDF" w:rsidRDefault="00763BDF" w:rsidP="00763BDF"/>
    <w:p w:rsidR="00763BDF" w:rsidRDefault="00763BDF" w:rsidP="00763BDF">
      <w:pPr>
        <w:pStyle w:val="Ttulo1"/>
      </w:pPr>
      <w:r>
        <w:t>ORDEN DE TRABAJO   N°      07326</w:t>
      </w:r>
    </w:p>
    <w:p w:rsidR="00763BDF" w:rsidRDefault="00763BDF" w:rsidP="00763BDF"/>
    <w:p w:rsidR="00763BDF" w:rsidRDefault="00763BDF" w:rsidP="00763BDF">
      <w:r>
        <w:t>FECHA:</w:t>
      </w:r>
      <w:r>
        <w:tab/>
        <w:t>Medellín, Octubre     05   de  2010</w:t>
      </w:r>
    </w:p>
    <w:p w:rsidR="00763BDF" w:rsidRDefault="00763BDF" w:rsidP="00763BDF">
      <w:r>
        <w:t>PARA:</w:t>
      </w:r>
      <w:r>
        <w:tab/>
      </w:r>
      <w:r>
        <w:tab/>
        <w:t>PLÁSTICOS DARMA</w:t>
      </w:r>
    </w:p>
    <w:p w:rsidR="00763BDF" w:rsidRDefault="00763BDF" w:rsidP="00763BDF">
      <w:r>
        <w:t>ATENCIÓN:</w:t>
      </w:r>
      <w:r>
        <w:tab/>
        <w:t>Sr. Darío Jaramillo</w:t>
      </w:r>
    </w:p>
    <w:p w:rsidR="00763BDF" w:rsidRDefault="00763BDF" w:rsidP="00763BDF">
      <w:r>
        <w:tab/>
      </w:r>
      <w:r>
        <w:tab/>
        <w:t>Gerente.</w:t>
      </w:r>
    </w:p>
    <w:p w:rsidR="00763BDF" w:rsidRDefault="00763BDF" w:rsidP="00763BDF"/>
    <w:p w:rsidR="00763BDF" w:rsidRDefault="00763BDF" w:rsidP="00763BDF">
      <w:r>
        <w:t>Apreciado Don Darío:</w:t>
      </w:r>
    </w:p>
    <w:p w:rsidR="00763BDF" w:rsidRDefault="00763BDF" w:rsidP="00763BDF"/>
    <w:p w:rsidR="00763BDF" w:rsidRDefault="00763BDF" w:rsidP="00763BDF">
      <w:r>
        <w:t>Con la presente estamos solicitando el siguiente Material   :</w:t>
      </w:r>
    </w:p>
    <w:p w:rsidR="00763BDF" w:rsidRDefault="00763BDF" w:rsidP="00763BDF"/>
    <w:p w:rsidR="00763BDF" w:rsidRDefault="00763BDF" w:rsidP="00763BDF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763BDF" w:rsidRDefault="00763BDF" w:rsidP="00763BDF">
      <w:pPr>
        <w:rPr>
          <w:b/>
          <w:bCs/>
          <w:u w:val="single"/>
        </w:rPr>
      </w:pPr>
      <w:r>
        <w:rPr>
          <w:b/>
          <w:bCs/>
        </w:rPr>
        <w:tab/>
      </w:r>
    </w:p>
    <w:p w:rsidR="00763BDF" w:rsidRDefault="00763BDF" w:rsidP="00763BDF">
      <w:r>
        <w:t>MATERIAL:</w:t>
      </w:r>
      <w:r>
        <w:tab/>
      </w:r>
      <w:r>
        <w:tab/>
        <w:t>Polietileno Alta Densidad Pigmentado BLANCO Tubular.</w:t>
      </w:r>
    </w:p>
    <w:p w:rsidR="00763BDF" w:rsidRDefault="00763BDF" w:rsidP="00763BDF">
      <w:r>
        <w:t>MEDIDA:</w:t>
      </w:r>
      <w:r>
        <w:tab/>
      </w:r>
      <w:r>
        <w:tab/>
      </w:r>
      <w:r w:rsidRPr="00444F82">
        <w:rPr>
          <w:b/>
        </w:rPr>
        <w:t xml:space="preserve">43 </w:t>
      </w:r>
      <w:r>
        <w:rPr>
          <w:b/>
        </w:rPr>
        <w:t xml:space="preserve"> </w:t>
      </w:r>
      <w:r w:rsidRPr="00444F82">
        <w:rPr>
          <w:b/>
        </w:rPr>
        <w:t xml:space="preserve"> Cms</w:t>
      </w:r>
      <w:r>
        <w:t>.</w:t>
      </w:r>
    </w:p>
    <w:p w:rsidR="00763BDF" w:rsidRPr="005C3173" w:rsidRDefault="00763BDF" w:rsidP="00763BDF">
      <w:pPr>
        <w:rPr>
          <w:b/>
          <w:bCs/>
        </w:rPr>
      </w:pPr>
      <w:r>
        <w:t>CALIBRE:</w:t>
      </w:r>
      <w:r>
        <w:tab/>
      </w:r>
      <w:r>
        <w:tab/>
      </w:r>
      <w:r w:rsidRPr="005C3173">
        <w:rPr>
          <w:b/>
        </w:rPr>
        <w:t xml:space="preserve">2.5 </w:t>
      </w:r>
      <w:r w:rsidRPr="005C3173">
        <w:rPr>
          <w:b/>
          <w:bCs/>
        </w:rPr>
        <w:t xml:space="preserve">  ”</w:t>
      </w:r>
    </w:p>
    <w:p w:rsidR="00763BDF" w:rsidRDefault="00763BDF" w:rsidP="00763BDF">
      <w:r>
        <w:t>COLOR:</w:t>
      </w:r>
      <w:r>
        <w:tab/>
      </w:r>
      <w:r>
        <w:tab/>
        <w:t>BLANCO  ( Según muestra  )</w:t>
      </w:r>
    </w:p>
    <w:p w:rsidR="00763BDF" w:rsidRDefault="00763BDF" w:rsidP="00763BDF">
      <w:r>
        <w:t>TRATADO:</w:t>
      </w:r>
      <w:r>
        <w:tab/>
      </w:r>
      <w:r>
        <w:tab/>
        <w:t>2 Caras.</w:t>
      </w:r>
    </w:p>
    <w:p w:rsidR="00763BDF" w:rsidRDefault="00763BDF" w:rsidP="00763BDF">
      <w:pPr>
        <w:rPr>
          <w:b/>
          <w:bCs/>
        </w:rPr>
      </w:pPr>
      <w:r>
        <w:t>CANTIDAD:</w:t>
      </w:r>
      <w:r>
        <w:tab/>
      </w:r>
      <w:r>
        <w:tab/>
      </w:r>
      <w:r w:rsidR="00EE07E5">
        <w:rPr>
          <w:b/>
        </w:rPr>
        <w:t>31</w:t>
      </w:r>
      <w:r>
        <w:rPr>
          <w:b/>
        </w:rPr>
        <w:t xml:space="preserve">0 </w:t>
      </w:r>
      <w:r>
        <w:t xml:space="preserve">   Kg</w:t>
      </w:r>
    </w:p>
    <w:p w:rsidR="00763BDF" w:rsidRDefault="00763BDF" w:rsidP="00763BDF">
      <w:r>
        <w:t>REFERENCIA:</w:t>
      </w:r>
      <w:r>
        <w:tab/>
      </w:r>
      <w:r>
        <w:rPr>
          <w:b/>
        </w:rPr>
        <w:t>PLASTIQUIMICA   MEDIANA</w:t>
      </w:r>
    </w:p>
    <w:p w:rsidR="00763BDF" w:rsidRDefault="00763BDF" w:rsidP="00763BDF">
      <w:r>
        <w:t>COLORES:</w:t>
      </w:r>
      <w:r>
        <w:tab/>
      </w:r>
      <w:r>
        <w:tab/>
        <w:t>2 ( Gris -  Rojo)</w:t>
      </w:r>
    </w:p>
    <w:p w:rsidR="00763BDF" w:rsidRDefault="00763BDF" w:rsidP="00763BDF">
      <w:r>
        <w:t>CARAS:</w:t>
      </w:r>
      <w:r>
        <w:tab/>
      </w:r>
      <w:r>
        <w:tab/>
        <w:t>2</w:t>
      </w:r>
    </w:p>
    <w:p w:rsidR="00763BDF" w:rsidRDefault="00763BDF" w:rsidP="00763BDF">
      <w:r>
        <w:t>REPETICIÓN:</w:t>
      </w:r>
      <w:r>
        <w:tab/>
        <w:t>Continua</w:t>
      </w:r>
    </w:p>
    <w:p w:rsidR="00763BDF" w:rsidRDefault="00763BDF" w:rsidP="00763BDF">
      <w:r>
        <w:t>RODILLO:</w:t>
      </w:r>
      <w:r>
        <w:tab/>
      </w:r>
      <w:r>
        <w:tab/>
        <w:t>38</w:t>
      </w:r>
    </w:p>
    <w:p w:rsidR="00763BDF" w:rsidRDefault="00763BDF" w:rsidP="00763BDF">
      <w:r>
        <w:t>BOLSA:</w:t>
      </w:r>
      <w:r>
        <w:tab/>
      </w:r>
      <w:r>
        <w:tab/>
      </w:r>
      <w:r w:rsidRPr="003B158B">
        <w:rPr>
          <w:b/>
        </w:rPr>
        <w:t>43 x  190  cms</w:t>
      </w:r>
    </w:p>
    <w:p w:rsidR="00763BDF" w:rsidRDefault="00763BDF" w:rsidP="00763BDF">
      <w:r>
        <w:t>SELLADO:</w:t>
      </w:r>
      <w:r>
        <w:tab/>
      </w:r>
      <w:r>
        <w:tab/>
        <w:t>Para selle de Fondo.</w:t>
      </w:r>
    </w:p>
    <w:p w:rsidR="00763BDF" w:rsidRDefault="00763BDF" w:rsidP="00763BDF"/>
    <w:p w:rsidR="00763BDF" w:rsidRDefault="00763BDF" w:rsidP="00763BDF"/>
    <w:p w:rsidR="00763BDF" w:rsidRDefault="00763BDF" w:rsidP="00763BDF">
      <w:r>
        <w:rPr>
          <w:b/>
          <w:bCs/>
          <w:u w:val="single"/>
        </w:rPr>
        <w:t>NOTA:</w:t>
      </w:r>
      <w:r>
        <w:t xml:space="preserve">  * Los cyreles   Se encuentran en su planta</w:t>
      </w:r>
    </w:p>
    <w:p w:rsidR="00763BDF" w:rsidRDefault="00763BDF" w:rsidP="00763BDF">
      <w:pPr>
        <w:numPr>
          <w:ilvl w:val="0"/>
          <w:numId w:val="1"/>
        </w:numPr>
      </w:pPr>
      <w:r>
        <w:t>Se envían muestra física  para tonos , alturas  y pigmentación</w:t>
      </w:r>
    </w:p>
    <w:p w:rsidR="00763BDF" w:rsidRDefault="00763BDF" w:rsidP="00763BDF">
      <w:pPr>
        <w:ind w:left="885"/>
      </w:pPr>
    </w:p>
    <w:p w:rsidR="00763BDF" w:rsidRPr="00315AED" w:rsidRDefault="00763BDF" w:rsidP="00763BDF">
      <w:pPr>
        <w:numPr>
          <w:ilvl w:val="0"/>
          <w:numId w:val="1"/>
        </w:numPr>
      </w:pPr>
      <w:r w:rsidRPr="00393DAD">
        <w:rPr>
          <w:b/>
          <w:u w:val="single"/>
        </w:rPr>
        <w:t>Utilizar tinta negra</w:t>
      </w:r>
      <w:r>
        <w:t xml:space="preserve">   </w:t>
      </w:r>
      <w:r w:rsidRPr="00393DAD">
        <w:rPr>
          <w:b/>
          <w:u w:val="single"/>
        </w:rPr>
        <w:t>ANTIGRASA</w:t>
      </w:r>
    </w:p>
    <w:p w:rsidR="00763BDF" w:rsidRDefault="00763BDF" w:rsidP="00763BDF"/>
    <w:p w:rsidR="00763BDF" w:rsidRPr="0098114D" w:rsidRDefault="00763BDF" w:rsidP="00763BDF">
      <w:pPr>
        <w:rPr>
          <w:b/>
          <w:u w:val="single"/>
        </w:rPr>
      </w:pPr>
    </w:p>
    <w:p w:rsidR="00763BDF" w:rsidRDefault="00763BDF" w:rsidP="00763BDF">
      <w:r>
        <w:t>Agradezco la atención y colaboración prestada.</w:t>
      </w:r>
    </w:p>
    <w:p w:rsidR="00763BDF" w:rsidRDefault="00763BDF" w:rsidP="00763BDF"/>
    <w:p w:rsidR="00763BDF" w:rsidRDefault="00763BDF" w:rsidP="00763BDF">
      <w:r>
        <w:t>Cordialmente,</w:t>
      </w:r>
    </w:p>
    <w:p w:rsidR="00763BDF" w:rsidRDefault="00763BDF" w:rsidP="00763BDF"/>
    <w:p w:rsidR="00763BDF" w:rsidRPr="008D4091" w:rsidRDefault="00763BDF" w:rsidP="00763BDF">
      <w:pPr>
        <w:rPr>
          <w:b/>
        </w:rPr>
      </w:pPr>
    </w:p>
    <w:p w:rsidR="00763BDF" w:rsidRDefault="00763BDF" w:rsidP="00763BDF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763BDF" w:rsidRDefault="00763BDF" w:rsidP="00763BDF">
      <w:r>
        <w:t>Director.</w:t>
      </w:r>
    </w:p>
    <w:p w:rsidR="00763BDF" w:rsidRDefault="00763BDF" w:rsidP="00084E31">
      <w:pPr>
        <w:rPr>
          <w:b/>
        </w:rPr>
      </w:pPr>
    </w:p>
    <w:p w:rsidR="00B527F9" w:rsidRDefault="00B527F9" w:rsidP="00084E31">
      <w:pPr>
        <w:rPr>
          <w:b/>
        </w:rPr>
      </w:pPr>
    </w:p>
    <w:p w:rsidR="00B527F9" w:rsidRDefault="00B527F9" w:rsidP="00084E31">
      <w:pPr>
        <w:rPr>
          <w:b/>
        </w:rPr>
      </w:pPr>
    </w:p>
    <w:p w:rsidR="00B527F9" w:rsidRDefault="00B527F9" w:rsidP="00084E31">
      <w:pPr>
        <w:rPr>
          <w:b/>
        </w:rPr>
      </w:pPr>
    </w:p>
    <w:p w:rsidR="00B527F9" w:rsidRDefault="00B527F9" w:rsidP="00084E31">
      <w:pPr>
        <w:rPr>
          <w:b/>
        </w:rPr>
      </w:pPr>
    </w:p>
    <w:p w:rsidR="00B527F9" w:rsidRDefault="00B527F9" w:rsidP="00B527F9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B527F9" w:rsidRDefault="00B527F9" w:rsidP="00B527F9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B527F9" w:rsidRDefault="00B527F9" w:rsidP="00B527F9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B527F9" w:rsidRDefault="00B527F9" w:rsidP="00B527F9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B527F9" w:rsidRDefault="00B527F9" w:rsidP="00B527F9"/>
    <w:p w:rsidR="00B527F9" w:rsidRDefault="00B527F9" w:rsidP="00B527F9"/>
    <w:p w:rsidR="00B527F9" w:rsidRDefault="00B527F9" w:rsidP="00B527F9">
      <w:pPr>
        <w:pStyle w:val="Ttulo1"/>
      </w:pPr>
      <w:r>
        <w:t>ORD EN DE TRABAJO    N°      07325</w:t>
      </w:r>
    </w:p>
    <w:p w:rsidR="00B527F9" w:rsidRDefault="00B527F9" w:rsidP="00B527F9"/>
    <w:p w:rsidR="00B527F9" w:rsidRDefault="00B527F9" w:rsidP="00B527F9">
      <w:r>
        <w:t>FECHA:</w:t>
      </w:r>
      <w:r>
        <w:tab/>
        <w:t>Medellín, Octubre    05    de   2010</w:t>
      </w:r>
    </w:p>
    <w:p w:rsidR="00B527F9" w:rsidRDefault="00B527F9" w:rsidP="00B527F9">
      <w:r>
        <w:t>PARA:</w:t>
      </w:r>
      <w:r>
        <w:tab/>
      </w:r>
      <w:r>
        <w:tab/>
        <w:t>PLÁSTICOS DARMA</w:t>
      </w:r>
    </w:p>
    <w:p w:rsidR="00B527F9" w:rsidRDefault="00B527F9" w:rsidP="00B527F9">
      <w:r>
        <w:t>ATENCIÓN:</w:t>
      </w:r>
      <w:r>
        <w:tab/>
        <w:t>Sr. Darío Jaramillo</w:t>
      </w:r>
    </w:p>
    <w:p w:rsidR="00B527F9" w:rsidRDefault="00B527F9" w:rsidP="00B527F9">
      <w:r>
        <w:tab/>
      </w:r>
      <w:r>
        <w:tab/>
        <w:t>Gerente.</w:t>
      </w:r>
    </w:p>
    <w:p w:rsidR="00B527F9" w:rsidRDefault="00B527F9" w:rsidP="00B527F9"/>
    <w:p w:rsidR="00B527F9" w:rsidRDefault="00B527F9" w:rsidP="00B527F9">
      <w:r>
        <w:t>Apreciado Don Darío:</w:t>
      </w:r>
    </w:p>
    <w:p w:rsidR="00B527F9" w:rsidRDefault="00B527F9" w:rsidP="00B527F9"/>
    <w:p w:rsidR="00B527F9" w:rsidRDefault="00B527F9" w:rsidP="00B527F9">
      <w:r>
        <w:t>Con la presente estamos solicitando el siguiente Material   :</w:t>
      </w:r>
    </w:p>
    <w:p w:rsidR="00B527F9" w:rsidRDefault="00B527F9" w:rsidP="00B527F9"/>
    <w:p w:rsidR="00B527F9" w:rsidRDefault="00B527F9" w:rsidP="00B527F9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B527F9" w:rsidRDefault="00B527F9" w:rsidP="00B527F9">
      <w:pPr>
        <w:rPr>
          <w:b/>
          <w:bCs/>
          <w:u w:val="single"/>
        </w:rPr>
      </w:pPr>
    </w:p>
    <w:p w:rsidR="00B527F9" w:rsidRDefault="00B527F9" w:rsidP="00B527F9">
      <w:r>
        <w:t>MATERIAL:</w:t>
      </w:r>
      <w:r>
        <w:tab/>
      </w:r>
      <w:r>
        <w:tab/>
        <w:t>Polietileno Alta Densidad Pigmentado BLANCO Tubular.</w:t>
      </w:r>
    </w:p>
    <w:p w:rsidR="00B527F9" w:rsidRDefault="00B527F9" w:rsidP="00B527F9">
      <w:r>
        <w:t>MEDIDA:</w:t>
      </w:r>
      <w:r>
        <w:tab/>
      </w:r>
      <w:r>
        <w:tab/>
      </w:r>
      <w:r>
        <w:rPr>
          <w:b/>
        </w:rPr>
        <w:t>35</w:t>
      </w:r>
      <w:r w:rsidRPr="00444F82">
        <w:rPr>
          <w:b/>
        </w:rPr>
        <w:t xml:space="preserve">  Cms</w:t>
      </w:r>
      <w:r>
        <w:t>.</w:t>
      </w:r>
    </w:p>
    <w:p w:rsidR="00B527F9" w:rsidRDefault="00B527F9" w:rsidP="00B527F9">
      <w:pPr>
        <w:rPr>
          <w:b/>
          <w:bCs/>
        </w:rPr>
      </w:pPr>
      <w:r>
        <w:t>CALIBRE:</w:t>
      </w:r>
      <w:r>
        <w:tab/>
      </w:r>
      <w:r>
        <w:tab/>
      </w:r>
      <w:r w:rsidRPr="00B460D7">
        <w:rPr>
          <w:b/>
        </w:rPr>
        <w:t>2.5</w:t>
      </w:r>
      <w:r>
        <w:t xml:space="preserve"> </w:t>
      </w:r>
      <w:r>
        <w:rPr>
          <w:b/>
          <w:bCs/>
        </w:rPr>
        <w:t xml:space="preserve">  ”</w:t>
      </w:r>
    </w:p>
    <w:p w:rsidR="00B527F9" w:rsidRDefault="00B527F9" w:rsidP="00B527F9">
      <w:r>
        <w:t>COLOR:</w:t>
      </w:r>
      <w:r>
        <w:tab/>
      </w:r>
      <w:r>
        <w:tab/>
        <w:t>BLANCO  ( Según muestra  )</w:t>
      </w:r>
    </w:p>
    <w:p w:rsidR="00B527F9" w:rsidRDefault="00B527F9" w:rsidP="00B527F9">
      <w:r>
        <w:t>TRATADO:</w:t>
      </w:r>
      <w:r>
        <w:tab/>
      </w:r>
      <w:r>
        <w:tab/>
        <w:t>2 Caras.</w:t>
      </w:r>
    </w:p>
    <w:p w:rsidR="00B527F9" w:rsidRDefault="00887582" w:rsidP="00B527F9">
      <w:pPr>
        <w:rPr>
          <w:b/>
          <w:bCs/>
        </w:rPr>
      </w:pPr>
      <w:r>
        <w:t>CANTIDAD:</w:t>
      </w:r>
      <w:r>
        <w:tab/>
        <w:t xml:space="preserve">            19</w:t>
      </w:r>
      <w:r w:rsidR="00B527F9">
        <w:t xml:space="preserve">0 </w:t>
      </w:r>
      <w:r w:rsidR="00B527F9">
        <w:rPr>
          <w:b/>
        </w:rPr>
        <w:t xml:space="preserve"> </w:t>
      </w:r>
      <w:r w:rsidR="00B527F9">
        <w:t xml:space="preserve">  Kg.</w:t>
      </w:r>
      <w:r w:rsidR="00B527F9">
        <w:rPr>
          <w:b/>
          <w:bCs/>
        </w:rPr>
        <w:t xml:space="preserve"> </w:t>
      </w:r>
    </w:p>
    <w:p w:rsidR="00B527F9" w:rsidRDefault="00B527F9" w:rsidP="00B527F9">
      <w:r>
        <w:t>REFERENCIA:</w:t>
      </w:r>
      <w:r>
        <w:tab/>
      </w:r>
      <w:r>
        <w:rPr>
          <w:b/>
        </w:rPr>
        <w:t>PLASTIQUIMICA  PEQUENA</w:t>
      </w:r>
    </w:p>
    <w:p w:rsidR="00B527F9" w:rsidRDefault="00B527F9" w:rsidP="00B527F9">
      <w:r>
        <w:t>COLORES:</w:t>
      </w:r>
      <w:r>
        <w:tab/>
      </w:r>
      <w:r>
        <w:tab/>
        <w:t>2 ( Gris -  Rojo)</w:t>
      </w:r>
    </w:p>
    <w:p w:rsidR="00B527F9" w:rsidRDefault="00B527F9" w:rsidP="00B527F9">
      <w:r>
        <w:t>CARAS:</w:t>
      </w:r>
      <w:r>
        <w:tab/>
      </w:r>
      <w:r>
        <w:tab/>
        <w:t>2</w:t>
      </w:r>
    </w:p>
    <w:p w:rsidR="00B527F9" w:rsidRDefault="00B527F9" w:rsidP="00B527F9">
      <w:r>
        <w:t>REPETICIÓN:</w:t>
      </w:r>
      <w:r>
        <w:tab/>
        <w:t>Continua</w:t>
      </w:r>
    </w:p>
    <w:p w:rsidR="00B527F9" w:rsidRDefault="00B527F9" w:rsidP="00B527F9">
      <w:r>
        <w:t>RODILLO:</w:t>
      </w:r>
      <w:r>
        <w:tab/>
      </w:r>
      <w:r>
        <w:tab/>
      </w:r>
      <w:r w:rsidRPr="001D3669">
        <w:rPr>
          <w:b/>
        </w:rPr>
        <w:t>38</w:t>
      </w:r>
    </w:p>
    <w:p w:rsidR="00B527F9" w:rsidRPr="006537EA" w:rsidRDefault="00B527F9" w:rsidP="00B527F9">
      <w:pPr>
        <w:rPr>
          <w:b/>
        </w:rPr>
      </w:pPr>
      <w:r>
        <w:t>BOLSA:</w:t>
      </w:r>
      <w:r>
        <w:tab/>
      </w:r>
      <w:r>
        <w:tab/>
      </w:r>
      <w:r w:rsidRPr="006537EA">
        <w:rPr>
          <w:b/>
        </w:rPr>
        <w:t xml:space="preserve">35  x  175  </w:t>
      </w:r>
      <w:r>
        <w:rPr>
          <w:b/>
        </w:rPr>
        <w:t xml:space="preserve">  </w:t>
      </w:r>
      <w:r w:rsidRPr="006537EA">
        <w:rPr>
          <w:b/>
        </w:rPr>
        <w:t>cms</w:t>
      </w:r>
    </w:p>
    <w:p w:rsidR="00B527F9" w:rsidRDefault="00B527F9" w:rsidP="00B527F9">
      <w:r>
        <w:t>SELLADO:</w:t>
      </w:r>
      <w:r>
        <w:tab/>
      </w:r>
      <w:r>
        <w:tab/>
        <w:t>Para selle de Fondo.</w:t>
      </w:r>
    </w:p>
    <w:p w:rsidR="00B527F9" w:rsidRDefault="00B527F9" w:rsidP="00B527F9"/>
    <w:p w:rsidR="00B527F9" w:rsidRDefault="00B527F9" w:rsidP="00B527F9"/>
    <w:p w:rsidR="00B527F9" w:rsidRDefault="00B527F9" w:rsidP="00B527F9">
      <w:r>
        <w:rPr>
          <w:b/>
          <w:bCs/>
          <w:u w:val="single"/>
        </w:rPr>
        <w:t>NOTA:</w:t>
      </w:r>
      <w:r>
        <w:t xml:space="preserve">  * Los cyreles   Se encuentran en su planta</w:t>
      </w:r>
    </w:p>
    <w:p w:rsidR="00B527F9" w:rsidRDefault="00B527F9" w:rsidP="00B527F9">
      <w:pPr>
        <w:numPr>
          <w:ilvl w:val="0"/>
          <w:numId w:val="1"/>
        </w:numPr>
      </w:pPr>
      <w:r>
        <w:t>Se envían muestra física  para tonos , alturas  y  pigmentacion</w:t>
      </w:r>
    </w:p>
    <w:p w:rsidR="00B527F9" w:rsidRDefault="00B527F9" w:rsidP="00B527F9"/>
    <w:p w:rsidR="00B527F9" w:rsidRPr="00315AED" w:rsidRDefault="00B527F9" w:rsidP="00B527F9">
      <w:pPr>
        <w:numPr>
          <w:ilvl w:val="0"/>
          <w:numId w:val="1"/>
        </w:numPr>
      </w:pPr>
      <w:r w:rsidRPr="00393DAD">
        <w:rPr>
          <w:b/>
          <w:u w:val="single"/>
        </w:rPr>
        <w:t>Utilizar tinta negra</w:t>
      </w:r>
      <w:r>
        <w:t xml:space="preserve"> </w:t>
      </w:r>
      <w:r w:rsidRPr="00393DAD">
        <w:rPr>
          <w:b/>
          <w:u w:val="single"/>
        </w:rPr>
        <w:t>ANTIGRASA</w:t>
      </w:r>
    </w:p>
    <w:p w:rsidR="00B527F9" w:rsidRDefault="00B527F9" w:rsidP="00B527F9"/>
    <w:p w:rsidR="00B527F9" w:rsidRPr="0098114D" w:rsidRDefault="00B527F9" w:rsidP="00B527F9">
      <w:pPr>
        <w:rPr>
          <w:b/>
          <w:u w:val="single"/>
        </w:rPr>
      </w:pPr>
    </w:p>
    <w:p w:rsidR="00B527F9" w:rsidRDefault="00B527F9" w:rsidP="00B527F9">
      <w:r>
        <w:t>Agradezco la atención y colaboración prestada.</w:t>
      </w:r>
    </w:p>
    <w:p w:rsidR="00B527F9" w:rsidRDefault="00B527F9" w:rsidP="00B527F9"/>
    <w:p w:rsidR="00B527F9" w:rsidRDefault="00B527F9" w:rsidP="00B527F9"/>
    <w:p w:rsidR="00B527F9" w:rsidRDefault="00B527F9" w:rsidP="00B527F9">
      <w:r>
        <w:t>Cordialmente</w:t>
      </w:r>
    </w:p>
    <w:p w:rsidR="00B527F9" w:rsidRDefault="00B527F9" w:rsidP="00B527F9"/>
    <w:p w:rsidR="00B527F9" w:rsidRDefault="00B527F9" w:rsidP="00B527F9"/>
    <w:p w:rsidR="00B527F9" w:rsidRDefault="00B527F9" w:rsidP="00B527F9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B527F9" w:rsidRDefault="00B527F9" w:rsidP="00B527F9">
      <w:r>
        <w:t>Director.</w:t>
      </w:r>
    </w:p>
    <w:p w:rsidR="00B527F9" w:rsidRDefault="00B527F9" w:rsidP="00084E31">
      <w:pPr>
        <w:rPr>
          <w:b/>
        </w:rPr>
      </w:pPr>
    </w:p>
    <w:p w:rsidR="00534076" w:rsidRDefault="00534076" w:rsidP="00084E31">
      <w:pPr>
        <w:rPr>
          <w:b/>
        </w:rPr>
      </w:pPr>
    </w:p>
    <w:p w:rsidR="00534076" w:rsidRDefault="00534076" w:rsidP="00084E31">
      <w:pPr>
        <w:rPr>
          <w:b/>
        </w:rPr>
      </w:pPr>
    </w:p>
    <w:p w:rsidR="00534076" w:rsidRDefault="00534076" w:rsidP="00534076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534076" w:rsidRDefault="00534076" w:rsidP="00534076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534076" w:rsidRDefault="00534076" w:rsidP="00534076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 - 144</w:t>
      </w:r>
    </w:p>
    <w:p w:rsidR="00534076" w:rsidRDefault="00534076" w:rsidP="00534076">
      <w:pPr>
        <w:rPr>
          <w:b/>
          <w:bCs/>
          <w:sz w:val="20"/>
        </w:rPr>
      </w:pPr>
      <w:r>
        <w:rPr>
          <w:b/>
          <w:bCs/>
          <w:sz w:val="20"/>
        </w:rPr>
        <w:t>TEL:   4 44 46 64  ITAGUI.</w:t>
      </w:r>
    </w:p>
    <w:p w:rsidR="00534076" w:rsidRDefault="00534076" w:rsidP="00534076">
      <w:pPr>
        <w:rPr>
          <w:b/>
          <w:bCs/>
          <w:sz w:val="20"/>
        </w:rPr>
      </w:pPr>
    </w:p>
    <w:p w:rsidR="00534076" w:rsidRDefault="00534076" w:rsidP="00534076">
      <w:pPr>
        <w:rPr>
          <w:b/>
          <w:bCs/>
        </w:rPr>
      </w:pPr>
    </w:p>
    <w:p w:rsidR="00534076" w:rsidRDefault="00534076" w:rsidP="00534076">
      <w:pPr>
        <w:pStyle w:val="Ttulo1"/>
      </w:pPr>
      <w:r>
        <w:t>ORDEN DE  TRABAJO      N°   07367</w:t>
      </w:r>
    </w:p>
    <w:p w:rsidR="00534076" w:rsidRDefault="00534076" w:rsidP="00534076"/>
    <w:p w:rsidR="00534076" w:rsidRDefault="00534076" w:rsidP="00534076">
      <w:r>
        <w:t>FECHA:</w:t>
      </w:r>
      <w:r>
        <w:tab/>
        <w:t>Medellín,  Octubre   05   de  2010</w:t>
      </w:r>
    </w:p>
    <w:p w:rsidR="00534076" w:rsidRDefault="00534076" w:rsidP="00534076">
      <w:r>
        <w:t>PARA:</w:t>
      </w:r>
      <w:r>
        <w:tab/>
      </w:r>
      <w:r>
        <w:tab/>
        <w:t>PLÁSTICOS DARMA</w:t>
      </w:r>
    </w:p>
    <w:p w:rsidR="00534076" w:rsidRDefault="00534076" w:rsidP="00534076">
      <w:r>
        <w:t>ATENCIÓN:</w:t>
      </w:r>
      <w:r>
        <w:tab/>
        <w:t>Sr. Darío Jaramillo</w:t>
      </w:r>
    </w:p>
    <w:p w:rsidR="00534076" w:rsidRDefault="00534076" w:rsidP="00534076">
      <w:r>
        <w:tab/>
      </w:r>
      <w:r>
        <w:tab/>
        <w:t>Gerente.</w:t>
      </w:r>
    </w:p>
    <w:p w:rsidR="00534076" w:rsidRDefault="00534076" w:rsidP="00534076"/>
    <w:p w:rsidR="00534076" w:rsidRDefault="00534076" w:rsidP="00534076">
      <w:r>
        <w:t>Apreciado Don Darío:</w:t>
      </w:r>
    </w:p>
    <w:p w:rsidR="00534076" w:rsidRDefault="00534076" w:rsidP="00534076"/>
    <w:p w:rsidR="00534076" w:rsidRDefault="00534076" w:rsidP="00534076">
      <w:r>
        <w:t>Con la presente estamos solicitando el siguiente servicio de  IMPRESION:</w:t>
      </w:r>
    </w:p>
    <w:p w:rsidR="00534076" w:rsidRDefault="00534076" w:rsidP="00534076"/>
    <w:p w:rsidR="00534076" w:rsidRDefault="00534076" w:rsidP="00534076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534076" w:rsidRDefault="00534076" w:rsidP="00534076">
      <w:r>
        <w:t xml:space="preserve">MATERIAL   :           Polipropileno Tubular de </w:t>
      </w:r>
      <w:r>
        <w:rPr>
          <w:b/>
        </w:rPr>
        <w:t xml:space="preserve">  33  </w:t>
      </w:r>
      <w:r>
        <w:t xml:space="preserve"> cms</w:t>
      </w:r>
    </w:p>
    <w:p w:rsidR="00534076" w:rsidRDefault="00534076" w:rsidP="00534076">
      <w:r>
        <w:t xml:space="preserve">CLIBRE      :               </w:t>
      </w:r>
      <w:r>
        <w:rPr>
          <w:b/>
        </w:rPr>
        <w:t>2.8</w:t>
      </w:r>
      <w:r w:rsidRPr="00F877C0">
        <w:rPr>
          <w:b/>
        </w:rPr>
        <w:t xml:space="preserve"> </w:t>
      </w:r>
      <w:r>
        <w:rPr>
          <w:b/>
        </w:rPr>
        <w:t xml:space="preserve">  </w:t>
      </w:r>
      <w:r w:rsidRPr="00F877C0">
        <w:rPr>
          <w:b/>
        </w:rPr>
        <w:t>”</w:t>
      </w:r>
    </w:p>
    <w:p w:rsidR="00534076" w:rsidRDefault="00534076" w:rsidP="00534076">
      <w:r>
        <w:t>REFERENCIA:</w:t>
      </w:r>
      <w:r>
        <w:tab/>
      </w:r>
      <w:r>
        <w:rPr>
          <w:b/>
        </w:rPr>
        <w:t>ADVERTENCIA  GRANDE  ESPECIAL</w:t>
      </w:r>
    </w:p>
    <w:p w:rsidR="00534076" w:rsidRPr="00F956F8" w:rsidRDefault="00534076" w:rsidP="00534076">
      <w:pPr>
        <w:rPr>
          <w:b/>
        </w:rPr>
      </w:pPr>
      <w:r>
        <w:t>CANTIDAD    :          6</w:t>
      </w:r>
      <w:r>
        <w:rPr>
          <w:b/>
        </w:rPr>
        <w:t>0</w:t>
      </w:r>
      <w:r w:rsidRPr="00F956F8">
        <w:rPr>
          <w:b/>
        </w:rPr>
        <w:t xml:space="preserve">    Kg</w:t>
      </w:r>
    </w:p>
    <w:p w:rsidR="00534076" w:rsidRDefault="00534076" w:rsidP="00534076">
      <w:r>
        <w:t>COLORES:</w:t>
      </w:r>
      <w:r>
        <w:tab/>
      </w:r>
      <w:r>
        <w:tab/>
        <w:t>1 (   Negro  )</w:t>
      </w:r>
    </w:p>
    <w:p w:rsidR="00534076" w:rsidRDefault="00534076" w:rsidP="00534076">
      <w:r>
        <w:t>CARAS:</w:t>
      </w:r>
      <w:r>
        <w:tab/>
      </w:r>
      <w:r>
        <w:tab/>
        <w:t>1</w:t>
      </w:r>
    </w:p>
    <w:p w:rsidR="00534076" w:rsidRDefault="00534076" w:rsidP="00534076">
      <w:r>
        <w:t>REPETICIÓN:</w:t>
      </w:r>
      <w:r>
        <w:tab/>
        <w:t>54</w:t>
      </w:r>
    </w:p>
    <w:p w:rsidR="00534076" w:rsidRDefault="00534076" w:rsidP="00534076">
      <w:r>
        <w:t>RODILLO:</w:t>
      </w:r>
      <w:r>
        <w:tab/>
      </w:r>
      <w:r>
        <w:tab/>
        <w:t>27</w:t>
      </w:r>
    </w:p>
    <w:p w:rsidR="00534076" w:rsidRPr="009A4BD3" w:rsidRDefault="00534076" w:rsidP="00534076">
      <w:pPr>
        <w:rPr>
          <w:b/>
        </w:rPr>
      </w:pPr>
      <w:r>
        <w:t>BOLSA:</w:t>
      </w:r>
      <w:r>
        <w:tab/>
      </w:r>
      <w:r>
        <w:tab/>
      </w:r>
      <w:r>
        <w:rPr>
          <w:b/>
        </w:rPr>
        <w:t xml:space="preserve">27  x   30   +  6 </w:t>
      </w:r>
      <w:r w:rsidRPr="009A4BD3">
        <w:rPr>
          <w:b/>
        </w:rPr>
        <w:t xml:space="preserve">  cms</w:t>
      </w:r>
    </w:p>
    <w:p w:rsidR="00534076" w:rsidRDefault="00534076" w:rsidP="00534076">
      <w:r>
        <w:t>SELLADO:</w:t>
      </w:r>
      <w:r>
        <w:tab/>
      </w:r>
      <w:r>
        <w:tab/>
        <w:t>Para selle lateral.</w:t>
      </w:r>
    </w:p>
    <w:p w:rsidR="00534076" w:rsidRDefault="00534076" w:rsidP="00534076"/>
    <w:p w:rsidR="00534076" w:rsidRDefault="00534076" w:rsidP="00534076"/>
    <w:p w:rsidR="00534076" w:rsidRDefault="00534076" w:rsidP="00534076">
      <w:r>
        <w:rPr>
          <w:b/>
          <w:bCs/>
          <w:u w:val="single"/>
        </w:rPr>
        <w:t>NOTA:</w:t>
      </w:r>
      <w:r>
        <w:t xml:space="preserve">  * Los cyreles  se encuentran en su planta</w:t>
      </w:r>
    </w:p>
    <w:p w:rsidR="00534076" w:rsidRDefault="00534076" w:rsidP="00534076">
      <w:pPr>
        <w:numPr>
          <w:ilvl w:val="0"/>
          <w:numId w:val="1"/>
        </w:numPr>
      </w:pPr>
      <w:r>
        <w:t>Se envían muestra física  para tonos y alturas</w:t>
      </w:r>
    </w:p>
    <w:p w:rsidR="00534076" w:rsidRDefault="00534076" w:rsidP="00534076">
      <w:pPr>
        <w:numPr>
          <w:ilvl w:val="0"/>
          <w:numId w:val="2"/>
        </w:numPr>
      </w:pPr>
      <w:r>
        <w:t xml:space="preserve">Se envía  el material de PP  de  </w:t>
      </w:r>
      <w:r>
        <w:rPr>
          <w:b/>
        </w:rPr>
        <w:t>33</w:t>
      </w:r>
      <w:r>
        <w:t xml:space="preserve">  cm</w:t>
      </w:r>
    </w:p>
    <w:p w:rsidR="00534076" w:rsidRDefault="00534076" w:rsidP="00534076">
      <w:pPr>
        <w:numPr>
          <w:ilvl w:val="0"/>
          <w:numId w:val="2"/>
        </w:numPr>
      </w:pPr>
      <w:r>
        <w:t>SE  ENVIA  ARTE PARA DAR ALTURAS</w:t>
      </w:r>
    </w:p>
    <w:p w:rsidR="00534076" w:rsidRPr="00CB2791" w:rsidRDefault="00534076" w:rsidP="00534076">
      <w:pPr>
        <w:rPr>
          <w:b/>
        </w:rPr>
      </w:pPr>
    </w:p>
    <w:p w:rsidR="00534076" w:rsidRDefault="00534076" w:rsidP="00534076">
      <w:pPr>
        <w:ind w:left="885"/>
      </w:pPr>
    </w:p>
    <w:p w:rsidR="00534076" w:rsidRDefault="00534076" w:rsidP="00534076">
      <w:pPr>
        <w:ind w:left="885"/>
      </w:pPr>
    </w:p>
    <w:p w:rsidR="00534076" w:rsidRDefault="00534076" w:rsidP="00534076">
      <w:r>
        <w:t>Agradezco la atención y colaboración prestada.</w:t>
      </w:r>
    </w:p>
    <w:p w:rsidR="00534076" w:rsidRDefault="00534076" w:rsidP="00534076"/>
    <w:p w:rsidR="00534076" w:rsidRDefault="00534076" w:rsidP="00534076"/>
    <w:p w:rsidR="00534076" w:rsidRDefault="00534076" w:rsidP="00534076"/>
    <w:p w:rsidR="00534076" w:rsidRDefault="00534076" w:rsidP="00534076">
      <w:r>
        <w:t xml:space="preserve">Cordialmente,                                                      </w:t>
      </w:r>
    </w:p>
    <w:p w:rsidR="00534076" w:rsidRDefault="00534076" w:rsidP="00534076"/>
    <w:p w:rsidR="00534076" w:rsidRDefault="00534076" w:rsidP="00534076"/>
    <w:p w:rsidR="00534076" w:rsidRDefault="00534076" w:rsidP="00534076"/>
    <w:p w:rsidR="00534076" w:rsidRDefault="00534076" w:rsidP="00534076">
      <w:r>
        <w:t>RICARDO CASAS ZAPATA</w:t>
      </w:r>
    </w:p>
    <w:p w:rsidR="00534076" w:rsidRDefault="00534076" w:rsidP="00534076">
      <w:r>
        <w:t>Director.</w:t>
      </w:r>
    </w:p>
    <w:p w:rsidR="00534076" w:rsidRDefault="00534076" w:rsidP="00084E31">
      <w:pPr>
        <w:rPr>
          <w:b/>
        </w:rPr>
      </w:pPr>
    </w:p>
    <w:p w:rsidR="00921F43" w:rsidRDefault="00921F43" w:rsidP="00084E31">
      <w:pPr>
        <w:rPr>
          <w:b/>
        </w:rPr>
      </w:pPr>
    </w:p>
    <w:p w:rsidR="00921F43" w:rsidRDefault="00921F43" w:rsidP="00084E31">
      <w:pPr>
        <w:rPr>
          <w:b/>
        </w:rPr>
      </w:pPr>
    </w:p>
    <w:p w:rsidR="00921F43" w:rsidRDefault="00921F43" w:rsidP="00084E31">
      <w:pPr>
        <w:rPr>
          <w:b/>
        </w:rPr>
      </w:pPr>
    </w:p>
    <w:p w:rsidR="00921F43" w:rsidRDefault="00921F43" w:rsidP="00921F43">
      <w:pPr>
        <w:rPr>
          <w:b/>
        </w:rPr>
      </w:pPr>
    </w:p>
    <w:p w:rsidR="00921F43" w:rsidRDefault="00921F43" w:rsidP="00921F43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921F43" w:rsidRDefault="00921F43" w:rsidP="00921F43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921F43" w:rsidRDefault="00921F43" w:rsidP="00921F43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 - 144</w:t>
      </w:r>
    </w:p>
    <w:p w:rsidR="00921F43" w:rsidRDefault="00921F43" w:rsidP="00921F43">
      <w:pPr>
        <w:rPr>
          <w:b/>
          <w:bCs/>
          <w:sz w:val="20"/>
        </w:rPr>
      </w:pPr>
      <w:r>
        <w:rPr>
          <w:b/>
          <w:bCs/>
          <w:sz w:val="20"/>
        </w:rPr>
        <w:t>TEL:   4 44 46 64  ITAGUI.</w:t>
      </w:r>
    </w:p>
    <w:p w:rsidR="00921F43" w:rsidRDefault="00921F43" w:rsidP="00921F43">
      <w:pPr>
        <w:rPr>
          <w:b/>
          <w:bCs/>
          <w:sz w:val="20"/>
        </w:rPr>
      </w:pPr>
    </w:p>
    <w:p w:rsidR="00921F43" w:rsidRDefault="00921F43" w:rsidP="00921F43">
      <w:pPr>
        <w:rPr>
          <w:b/>
          <w:bCs/>
        </w:rPr>
      </w:pPr>
    </w:p>
    <w:p w:rsidR="00921F43" w:rsidRDefault="00921F43" w:rsidP="00921F43">
      <w:pPr>
        <w:pStyle w:val="Ttulo1"/>
      </w:pPr>
      <w:r>
        <w:t>ORDEN DE  TRABAJO      N°   07368</w:t>
      </w:r>
    </w:p>
    <w:p w:rsidR="00921F43" w:rsidRDefault="00921F43" w:rsidP="00921F43"/>
    <w:p w:rsidR="00921F43" w:rsidRDefault="00921F43" w:rsidP="00921F43">
      <w:r>
        <w:t>FECHA:</w:t>
      </w:r>
      <w:r>
        <w:tab/>
        <w:t>Medellín, Octubre   05   de  2010</w:t>
      </w:r>
    </w:p>
    <w:p w:rsidR="00921F43" w:rsidRDefault="00921F43" w:rsidP="00921F43">
      <w:r>
        <w:t>PARA:</w:t>
      </w:r>
      <w:r>
        <w:tab/>
      </w:r>
      <w:r>
        <w:tab/>
        <w:t>PLÁSTICOS DARMA</w:t>
      </w:r>
    </w:p>
    <w:p w:rsidR="00921F43" w:rsidRDefault="00921F43" w:rsidP="00921F43">
      <w:r>
        <w:t>ATENCIÓN:</w:t>
      </w:r>
      <w:r>
        <w:tab/>
        <w:t>Sr. Darío Jaramillo</w:t>
      </w:r>
    </w:p>
    <w:p w:rsidR="00921F43" w:rsidRDefault="00921F43" w:rsidP="00921F43">
      <w:r>
        <w:tab/>
      </w:r>
      <w:r>
        <w:tab/>
        <w:t>Gerente.</w:t>
      </w:r>
    </w:p>
    <w:p w:rsidR="00921F43" w:rsidRDefault="00921F43" w:rsidP="00921F43"/>
    <w:p w:rsidR="00921F43" w:rsidRDefault="00921F43" w:rsidP="00921F43">
      <w:r>
        <w:t>Apreciado Don Darío:</w:t>
      </w:r>
    </w:p>
    <w:p w:rsidR="00921F43" w:rsidRDefault="00921F43" w:rsidP="00921F43"/>
    <w:p w:rsidR="00921F43" w:rsidRDefault="00921F43" w:rsidP="00921F43">
      <w:r>
        <w:t>Con la presente estamos solicitando el siguiente servicio de  IMPRESION:</w:t>
      </w:r>
    </w:p>
    <w:p w:rsidR="00921F43" w:rsidRDefault="00921F43" w:rsidP="00921F43"/>
    <w:p w:rsidR="00921F43" w:rsidRDefault="00921F43" w:rsidP="00921F43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921F43" w:rsidRDefault="00921F43" w:rsidP="00921F43">
      <w:r>
        <w:t xml:space="preserve">MATERIAL   :           Polipropileno Tubular de  </w:t>
      </w:r>
      <w:r>
        <w:rPr>
          <w:b/>
        </w:rPr>
        <w:t xml:space="preserve">30 </w:t>
      </w:r>
      <w:r>
        <w:t xml:space="preserve"> cms</w:t>
      </w:r>
    </w:p>
    <w:p w:rsidR="00921F43" w:rsidRDefault="00921F43" w:rsidP="00921F43">
      <w:r>
        <w:t xml:space="preserve">CLIBRE      :               </w:t>
      </w:r>
      <w:smartTag w:uri="urn:schemas-microsoft-com:office:smarttags" w:element="metricconverter">
        <w:smartTagPr>
          <w:attr w:name="ProductID" w:val="2.8 ”"/>
        </w:smartTagPr>
        <w:r>
          <w:rPr>
            <w:b/>
          </w:rPr>
          <w:t>2.8 ”</w:t>
        </w:r>
      </w:smartTag>
    </w:p>
    <w:p w:rsidR="00921F43" w:rsidRDefault="00921F43" w:rsidP="00921F43">
      <w:r>
        <w:t>REFERENCIA:</w:t>
      </w:r>
      <w:r>
        <w:tab/>
      </w:r>
      <w:r>
        <w:rPr>
          <w:b/>
        </w:rPr>
        <w:t>ADVERTENCIA  PEQUEÑA</w:t>
      </w:r>
    </w:p>
    <w:p w:rsidR="00921F43" w:rsidRDefault="00921F43" w:rsidP="00921F43">
      <w:r>
        <w:t>CANTIDAD    :          50    Kg</w:t>
      </w:r>
    </w:p>
    <w:p w:rsidR="00921F43" w:rsidRDefault="00921F43" w:rsidP="00921F43">
      <w:r>
        <w:t>COLORES:</w:t>
      </w:r>
      <w:r>
        <w:tab/>
      </w:r>
      <w:r>
        <w:tab/>
        <w:t>1 (   Negro  )</w:t>
      </w:r>
    </w:p>
    <w:p w:rsidR="00921F43" w:rsidRDefault="00921F43" w:rsidP="00921F43">
      <w:r>
        <w:t>CARAS:</w:t>
      </w:r>
      <w:r>
        <w:tab/>
      </w:r>
      <w:r>
        <w:tab/>
        <w:t>1</w:t>
      </w:r>
    </w:p>
    <w:p w:rsidR="00921F43" w:rsidRDefault="00921F43" w:rsidP="00921F43">
      <w:r>
        <w:t>REPETICIÓN:</w:t>
      </w:r>
      <w:r>
        <w:tab/>
        <w:t>20.5</w:t>
      </w:r>
    </w:p>
    <w:p w:rsidR="00921F43" w:rsidRDefault="00921F43" w:rsidP="00921F43">
      <w:r>
        <w:t>RODILLO:</w:t>
      </w:r>
      <w:r>
        <w:tab/>
      </w:r>
      <w:r>
        <w:tab/>
        <w:t>42</w:t>
      </w:r>
    </w:p>
    <w:p w:rsidR="00921F43" w:rsidRDefault="00921F43" w:rsidP="00921F43">
      <w:pPr>
        <w:rPr>
          <w:b/>
        </w:rPr>
      </w:pPr>
      <w:r>
        <w:t>BOLSA:</w:t>
      </w:r>
      <w:r>
        <w:tab/>
      </w:r>
      <w:r>
        <w:tab/>
      </w:r>
      <w:r>
        <w:rPr>
          <w:b/>
        </w:rPr>
        <w:t>20.5  x   27.5   +  5   cms</w:t>
      </w:r>
    </w:p>
    <w:p w:rsidR="00921F43" w:rsidRDefault="00921F43" w:rsidP="00921F43">
      <w:r>
        <w:t>SELLADO:</w:t>
      </w:r>
      <w:r>
        <w:tab/>
      </w:r>
      <w:r>
        <w:tab/>
        <w:t>Para selle lateral.</w:t>
      </w:r>
    </w:p>
    <w:p w:rsidR="00921F43" w:rsidRDefault="00921F43" w:rsidP="00921F43"/>
    <w:p w:rsidR="00921F43" w:rsidRDefault="00921F43" w:rsidP="00921F43"/>
    <w:p w:rsidR="00921F43" w:rsidRDefault="00921F43" w:rsidP="00921F43">
      <w:r>
        <w:rPr>
          <w:b/>
          <w:bCs/>
          <w:u w:val="single"/>
        </w:rPr>
        <w:t>NOTA:</w:t>
      </w:r>
      <w:r>
        <w:t xml:space="preserve">  * Los cyreles  se encuentran en su planta</w:t>
      </w:r>
    </w:p>
    <w:p w:rsidR="00921F43" w:rsidRDefault="00921F43" w:rsidP="00921F43">
      <w:pPr>
        <w:numPr>
          <w:ilvl w:val="0"/>
          <w:numId w:val="10"/>
        </w:numPr>
      </w:pPr>
      <w:r>
        <w:t>Se envían muestra física  para tonos y alturas</w:t>
      </w:r>
    </w:p>
    <w:p w:rsidR="00921F43" w:rsidRDefault="00921F43" w:rsidP="00921F43">
      <w:pPr>
        <w:numPr>
          <w:ilvl w:val="0"/>
          <w:numId w:val="11"/>
        </w:numPr>
      </w:pPr>
      <w:r>
        <w:t xml:space="preserve">Se envia  el material de PP  de </w:t>
      </w:r>
      <w:r>
        <w:rPr>
          <w:b/>
        </w:rPr>
        <w:t>30</w:t>
      </w:r>
      <w:r>
        <w:t xml:space="preserve">  cm</w:t>
      </w:r>
    </w:p>
    <w:p w:rsidR="00921F43" w:rsidRDefault="00921F43" w:rsidP="00921F43">
      <w:pPr>
        <w:numPr>
          <w:ilvl w:val="0"/>
          <w:numId w:val="11"/>
        </w:numPr>
        <w:rPr>
          <w:b/>
        </w:rPr>
      </w:pPr>
      <w:r>
        <w:rPr>
          <w:b/>
        </w:rPr>
        <w:t>SE  APRUEBA  IMPRESION</w:t>
      </w:r>
    </w:p>
    <w:p w:rsidR="00921F43" w:rsidRDefault="00921F43" w:rsidP="00921F43">
      <w:pPr>
        <w:ind w:left="885"/>
      </w:pPr>
    </w:p>
    <w:p w:rsidR="00921F43" w:rsidRDefault="00921F43" w:rsidP="00921F43">
      <w:pPr>
        <w:ind w:left="885"/>
      </w:pPr>
    </w:p>
    <w:p w:rsidR="00921F43" w:rsidRDefault="00921F43" w:rsidP="00921F43">
      <w:r>
        <w:t>Agradezco la atención y colaboración prestada.</w:t>
      </w:r>
    </w:p>
    <w:p w:rsidR="00921F43" w:rsidRDefault="00921F43" w:rsidP="00921F43"/>
    <w:p w:rsidR="00921F43" w:rsidRDefault="00921F43" w:rsidP="00921F43"/>
    <w:p w:rsidR="00921F43" w:rsidRDefault="00921F43" w:rsidP="00921F43"/>
    <w:p w:rsidR="00921F43" w:rsidRDefault="00921F43" w:rsidP="00921F43">
      <w:r>
        <w:t xml:space="preserve">Cordialmente,                                                      </w:t>
      </w:r>
    </w:p>
    <w:p w:rsidR="00921F43" w:rsidRDefault="00921F43" w:rsidP="00921F43"/>
    <w:p w:rsidR="00921F43" w:rsidRDefault="00921F43" w:rsidP="00921F43"/>
    <w:p w:rsidR="00921F43" w:rsidRDefault="00921F43" w:rsidP="00921F43"/>
    <w:p w:rsidR="00921F43" w:rsidRDefault="00921F43" w:rsidP="00921F43">
      <w:r>
        <w:t>RICARDO CASAS ZAPATA</w:t>
      </w:r>
    </w:p>
    <w:p w:rsidR="00921F43" w:rsidRDefault="00921F43" w:rsidP="00921F43">
      <w:r>
        <w:t>Director.</w:t>
      </w:r>
    </w:p>
    <w:p w:rsidR="00921F43" w:rsidRDefault="00921F43" w:rsidP="00921F43">
      <w:pPr>
        <w:rPr>
          <w:b/>
        </w:rPr>
      </w:pPr>
    </w:p>
    <w:p w:rsidR="00921F43" w:rsidRDefault="00921F43" w:rsidP="00921F43">
      <w:pPr>
        <w:rPr>
          <w:b/>
        </w:rPr>
      </w:pPr>
    </w:p>
    <w:p w:rsidR="00921F43" w:rsidRDefault="00921F43" w:rsidP="00921F43">
      <w:pPr>
        <w:rPr>
          <w:b/>
        </w:rPr>
      </w:pPr>
    </w:p>
    <w:p w:rsidR="00921F43" w:rsidRDefault="00921F43" w:rsidP="00084E31">
      <w:pPr>
        <w:rPr>
          <w:b/>
        </w:rPr>
      </w:pPr>
    </w:p>
    <w:p w:rsidR="006A05A2" w:rsidRDefault="006A05A2" w:rsidP="006A05A2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6A05A2" w:rsidRDefault="006A05A2" w:rsidP="006A05A2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6A05A2" w:rsidRDefault="006A05A2" w:rsidP="006A05A2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6A05A2" w:rsidRDefault="006A05A2" w:rsidP="006A05A2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6A05A2" w:rsidRDefault="006A05A2" w:rsidP="006A05A2">
      <w:pPr>
        <w:pStyle w:val="Ttulo1"/>
      </w:pPr>
    </w:p>
    <w:p w:rsidR="006A05A2" w:rsidRDefault="006A05A2" w:rsidP="006A05A2">
      <w:pPr>
        <w:pStyle w:val="Ttulo1"/>
      </w:pPr>
      <w:r>
        <w:t>ORDEN DE TRABAJO     N°      07327</w:t>
      </w:r>
    </w:p>
    <w:p w:rsidR="006A05A2" w:rsidRDefault="006A05A2" w:rsidP="006A05A2"/>
    <w:p w:rsidR="006A05A2" w:rsidRDefault="006A05A2" w:rsidP="006A05A2">
      <w:r>
        <w:t>FECHA:</w:t>
      </w:r>
      <w:r>
        <w:tab/>
        <w:t>Medellín, Octubre     05    de  2010</w:t>
      </w:r>
    </w:p>
    <w:p w:rsidR="006A05A2" w:rsidRDefault="006A05A2" w:rsidP="006A05A2">
      <w:r>
        <w:t>PARA:</w:t>
      </w:r>
      <w:r>
        <w:tab/>
      </w:r>
      <w:r>
        <w:tab/>
        <w:t>PLÁSTICOS DARMA</w:t>
      </w:r>
    </w:p>
    <w:p w:rsidR="006A05A2" w:rsidRDefault="006A05A2" w:rsidP="006A05A2">
      <w:r>
        <w:t>ATENCIÓN:</w:t>
      </w:r>
      <w:r>
        <w:tab/>
        <w:t>Sr. Darío Jaramillo</w:t>
      </w:r>
    </w:p>
    <w:p w:rsidR="006A05A2" w:rsidRDefault="006A05A2" w:rsidP="006A05A2">
      <w:r>
        <w:tab/>
      </w:r>
      <w:r>
        <w:tab/>
        <w:t>Gerente.</w:t>
      </w:r>
    </w:p>
    <w:p w:rsidR="006A05A2" w:rsidRDefault="006A05A2" w:rsidP="006A05A2"/>
    <w:p w:rsidR="006A05A2" w:rsidRDefault="006A05A2" w:rsidP="006A05A2">
      <w:r>
        <w:t>Apreciado Don Darío:</w:t>
      </w:r>
    </w:p>
    <w:p w:rsidR="006A05A2" w:rsidRDefault="006A05A2" w:rsidP="006A05A2"/>
    <w:p w:rsidR="006A05A2" w:rsidRDefault="006A05A2" w:rsidP="006A05A2">
      <w:r>
        <w:t>Con la presente estamos solicitando el siguiente Material   :</w:t>
      </w:r>
    </w:p>
    <w:p w:rsidR="006A05A2" w:rsidRDefault="006A05A2" w:rsidP="006A05A2"/>
    <w:p w:rsidR="006A05A2" w:rsidRDefault="006A05A2" w:rsidP="006A05A2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6A05A2" w:rsidRDefault="006A05A2" w:rsidP="006A05A2">
      <w:pPr>
        <w:rPr>
          <w:b/>
          <w:bCs/>
          <w:u w:val="single"/>
        </w:rPr>
      </w:pPr>
    </w:p>
    <w:p w:rsidR="006A05A2" w:rsidRDefault="006A05A2" w:rsidP="006A05A2">
      <w:r>
        <w:t>MATERIAL:</w:t>
      </w:r>
      <w:r>
        <w:tab/>
      </w:r>
      <w:r>
        <w:tab/>
        <w:t>Polietileno Alta Densidad Pigmentado BLANCO Tubular.</w:t>
      </w:r>
    </w:p>
    <w:p w:rsidR="006A05A2" w:rsidRDefault="006A05A2" w:rsidP="006A05A2">
      <w:r>
        <w:t>MEDIDA:</w:t>
      </w:r>
      <w:r>
        <w:tab/>
      </w:r>
      <w:r>
        <w:tab/>
      </w:r>
      <w:r w:rsidRPr="00657B35">
        <w:rPr>
          <w:b/>
        </w:rPr>
        <w:t>50  Cms</w:t>
      </w:r>
      <w:r>
        <w:t>.</w:t>
      </w:r>
    </w:p>
    <w:p w:rsidR="006A05A2" w:rsidRPr="005660D5" w:rsidRDefault="006A05A2" w:rsidP="006A05A2">
      <w:pPr>
        <w:rPr>
          <w:b/>
          <w:bCs/>
        </w:rPr>
      </w:pPr>
      <w:r>
        <w:t>CALIBRE:</w:t>
      </w:r>
      <w:r>
        <w:tab/>
      </w:r>
      <w:r>
        <w:tab/>
      </w:r>
      <w:r w:rsidRPr="005660D5">
        <w:rPr>
          <w:b/>
        </w:rPr>
        <w:t xml:space="preserve">2.5 </w:t>
      </w:r>
      <w:r w:rsidRPr="005660D5">
        <w:rPr>
          <w:b/>
          <w:bCs/>
        </w:rPr>
        <w:t xml:space="preserve">  ”</w:t>
      </w:r>
    </w:p>
    <w:p w:rsidR="006A05A2" w:rsidRDefault="006A05A2" w:rsidP="006A05A2">
      <w:r>
        <w:t>COLOR:</w:t>
      </w:r>
      <w:r>
        <w:tab/>
      </w:r>
      <w:r>
        <w:tab/>
        <w:t>BLANCO  (Según muestra)</w:t>
      </w:r>
    </w:p>
    <w:p w:rsidR="006A05A2" w:rsidRDefault="006A05A2" w:rsidP="006A05A2">
      <w:r>
        <w:t>TRATADO:</w:t>
      </w:r>
      <w:r>
        <w:tab/>
      </w:r>
      <w:r>
        <w:tab/>
        <w:t>2 Caras.</w:t>
      </w:r>
    </w:p>
    <w:p w:rsidR="006A05A2" w:rsidRDefault="006A05A2" w:rsidP="006A05A2">
      <w:r>
        <w:t>CANTIDAD:</w:t>
      </w:r>
      <w:r>
        <w:tab/>
      </w:r>
      <w:r>
        <w:tab/>
      </w:r>
      <w:r>
        <w:rPr>
          <w:b/>
        </w:rPr>
        <w:t xml:space="preserve">290 </w:t>
      </w:r>
      <w:r>
        <w:t xml:space="preserve">   Kg.</w:t>
      </w:r>
    </w:p>
    <w:p w:rsidR="006A05A2" w:rsidRDefault="006A05A2" w:rsidP="006A05A2">
      <w:r>
        <w:t>REFERENCIA:</w:t>
      </w:r>
      <w:r>
        <w:tab/>
      </w:r>
      <w:r w:rsidRPr="008970C3">
        <w:rPr>
          <w:b/>
        </w:rPr>
        <w:t>PLASTIQUIMICA GRANDE</w:t>
      </w:r>
    </w:p>
    <w:p w:rsidR="006A05A2" w:rsidRDefault="006A05A2" w:rsidP="006A05A2">
      <w:r>
        <w:t>COLORES:</w:t>
      </w:r>
      <w:r>
        <w:tab/>
      </w:r>
      <w:r>
        <w:tab/>
        <w:t>2 ( Gris -  Rojo)</w:t>
      </w:r>
    </w:p>
    <w:p w:rsidR="006A05A2" w:rsidRDefault="006A05A2" w:rsidP="006A05A2">
      <w:r>
        <w:t>CARAS:</w:t>
      </w:r>
      <w:r>
        <w:tab/>
      </w:r>
      <w:r>
        <w:tab/>
        <w:t>2</w:t>
      </w:r>
    </w:p>
    <w:p w:rsidR="006A05A2" w:rsidRDefault="006A05A2" w:rsidP="006A05A2">
      <w:r>
        <w:t>REPETICIÓN:</w:t>
      </w:r>
      <w:r>
        <w:tab/>
        <w:t>Continua</w:t>
      </w:r>
    </w:p>
    <w:p w:rsidR="006A05A2" w:rsidRDefault="006A05A2" w:rsidP="006A05A2">
      <w:r>
        <w:t>RODILLO:</w:t>
      </w:r>
      <w:r>
        <w:tab/>
      </w:r>
      <w:r>
        <w:tab/>
        <w:t>38</w:t>
      </w:r>
    </w:p>
    <w:p w:rsidR="006A05A2" w:rsidRPr="003B158B" w:rsidRDefault="006A05A2" w:rsidP="006A05A2">
      <w:pPr>
        <w:rPr>
          <w:b/>
        </w:rPr>
      </w:pPr>
      <w:r>
        <w:t>BOLSA:</w:t>
      </w:r>
      <w:r>
        <w:tab/>
      </w:r>
      <w:r>
        <w:tab/>
      </w:r>
      <w:r w:rsidRPr="003B158B">
        <w:rPr>
          <w:b/>
        </w:rPr>
        <w:t>50 x 190  cms</w:t>
      </w:r>
    </w:p>
    <w:p w:rsidR="006A05A2" w:rsidRDefault="006A05A2" w:rsidP="006A05A2">
      <w:r>
        <w:t>SELLADO:</w:t>
      </w:r>
      <w:r>
        <w:tab/>
      </w:r>
      <w:r>
        <w:tab/>
        <w:t>Para selle de Fondo.</w:t>
      </w:r>
    </w:p>
    <w:p w:rsidR="006A05A2" w:rsidRDefault="006A05A2" w:rsidP="006A05A2"/>
    <w:p w:rsidR="006A05A2" w:rsidRDefault="006A05A2" w:rsidP="006A05A2"/>
    <w:p w:rsidR="006A05A2" w:rsidRDefault="006A05A2" w:rsidP="006A05A2">
      <w:r>
        <w:rPr>
          <w:b/>
          <w:bCs/>
          <w:u w:val="single"/>
        </w:rPr>
        <w:t>NOTA:</w:t>
      </w:r>
      <w:r>
        <w:t xml:space="preserve">  * Los cyreles   Se encuentran en su planta</w:t>
      </w:r>
    </w:p>
    <w:p w:rsidR="006A05A2" w:rsidRDefault="006A05A2" w:rsidP="006A05A2">
      <w:pPr>
        <w:numPr>
          <w:ilvl w:val="0"/>
          <w:numId w:val="1"/>
        </w:numPr>
      </w:pPr>
      <w:r>
        <w:t>Se envían muestra física  para tonos , alturas  y pigmentación</w:t>
      </w:r>
    </w:p>
    <w:p w:rsidR="006A05A2" w:rsidRDefault="006A05A2" w:rsidP="006A05A2">
      <w:pPr>
        <w:ind w:left="885"/>
      </w:pPr>
    </w:p>
    <w:p w:rsidR="006A05A2" w:rsidRPr="00315AED" w:rsidRDefault="006A05A2" w:rsidP="006A05A2">
      <w:pPr>
        <w:numPr>
          <w:ilvl w:val="0"/>
          <w:numId w:val="1"/>
        </w:numPr>
      </w:pPr>
      <w:r w:rsidRPr="00393DAD">
        <w:rPr>
          <w:b/>
          <w:u w:val="single"/>
        </w:rPr>
        <w:t>Utilizar tinta negra</w:t>
      </w:r>
      <w:r>
        <w:t xml:space="preserve"> </w:t>
      </w:r>
      <w:r w:rsidRPr="00393DAD">
        <w:rPr>
          <w:b/>
          <w:u w:val="single"/>
        </w:rPr>
        <w:t>ANTIGRASA</w:t>
      </w:r>
    </w:p>
    <w:p w:rsidR="006A05A2" w:rsidRDefault="006A05A2" w:rsidP="006A05A2">
      <w:pPr>
        <w:ind w:left="885"/>
      </w:pPr>
    </w:p>
    <w:p w:rsidR="006A05A2" w:rsidRPr="0098114D" w:rsidRDefault="006A05A2" w:rsidP="006A05A2">
      <w:pPr>
        <w:rPr>
          <w:b/>
          <w:u w:val="single"/>
        </w:rPr>
      </w:pPr>
    </w:p>
    <w:p w:rsidR="006A05A2" w:rsidRDefault="006A05A2" w:rsidP="006A05A2">
      <w:r>
        <w:t>Agradezco la atención y colaboración prestada.</w:t>
      </w:r>
    </w:p>
    <w:p w:rsidR="006A05A2" w:rsidRDefault="006A05A2" w:rsidP="006A05A2"/>
    <w:p w:rsidR="006A05A2" w:rsidRDefault="006A05A2" w:rsidP="006A05A2"/>
    <w:p w:rsidR="006A05A2" w:rsidRDefault="006A05A2" w:rsidP="006A05A2">
      <w:r>
        <w:t>Cordialmente,</w:t>
      </w:r>
    </w:p>
    <w:p w:rsidR="006A05A2" w:rsidRDefault="006A05A2" w:rsidP="006A05A2"/>
    <w:p w:rsidR="006A05A2" w:rsidRDefault="006A05A2" w:rsidP="006A05A2"/>
    <w:p w:rsidR="006A05A2" w:rsidRDefault="006A05A2" w:rsidP="006A05A2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6A05A2" w:rsidRDefault="006A05A2" w:rsidP="006A05A2">
      <w:pPr>
        <w:tabs>
          <w:tab w:val="left" w:pos="1980"/>
        </w:tabs>
      </w:pPr>
      <w:r>
        <w:t>Director.</w:t>
      </w:r>
    </w:p>
    <w:p w:rsidR="006A05A2" w:rsidRDefault="006A05A2" w:rsidP="00084E31">
      <w:pPr>
        <w:rPr>
          <w:b/>
        </w:rPr>
      </w:pPr>
    </w:p>
    <w:p w:rsidR="001160F7" w:rsidRDefault="001160F7" w:rsidP="00084E31">
      <w:pPr>
        <w:rPr>
          <w:b/>
        </w:rPr>
      </w:pPr>
    </w:p>
    <w:p w:rsidR="001160F7" w:rsidRDefault="001160F7" w:rsidP="00084E31">
      <w:pPr>
        <w:rPr>
          <w:b/>
        </w:rPr>
      </w:pPr>
    </w:p>
    <w:p w:rsidR="001160F7" w:rsidRDefault="001160F7" w:rsidP="00084E31">
      <w:pPr>
        <w:rPr>
          <w:b/>
        </w:rPr>
      </w:pPr>
    </w:p>
    <w:p w:rsidR="001160F7" w:rsidRDefault="001160F7" w:rsidP="001160F7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1160F7" w:rsidRDefault="001160F7" w:rsidP="001160F7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1160F7" w:rsidRDefault="001160F7" w:rsidP="001160F7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 - 144</w:t>
      </w:r>
    </w:p>
    <w:p w:rsidR="001160F7" w:rsidRDefault="001160F7" w:rsidP="001160F7">
      <w:pPr>
        <w:rPr>
          <w:b/>
          <w:bCs/>
          <w:sz w:val="20"/>
        </w:rPr>
      </w:pPr>
      <w:r>
        <w:rPr>
          <w:b/>
          <w:bCs/>
          <w:sz w:val="20"/>
        </w:rPr>
        <w:t>TEL:   4 44 46 64  ITAGUI.</w:t>
      </w:r>
    </w:p>
    <w:p w:rsidR="001160F7" w:rsidRDefault="001160F7" w:rsidP="001160F7">
      <w:pPr>
        <w:rPr>
          <w:b/>
          <w:bCs/>
          <w:sz w:val="20"/>
        </w:rPr>
      </w:pPr>
    </w:p>
    <w:p w:rsidR="001160F7" w:rsidRDefault="001160F7" w:rsidP="001160F7">
      <w:pPr>
        <w:rPr>
          <w:b/>
          <w:bCs/>
        </w:rPr>
      </w:pPr>
    </w:p>
    <w:p w:rsidR="001160F7" w:rsidRDefault="001160F7" w:rsidP="001160F7">
      <w:pPr>
        <w:pStyle w:val="Ttulo1"/>
      </w:pPr>
      <w:r>
        <w:t>ORDEN DE  TRABAJO      N°   07333</w:t>
      </w:r>
    </w:p>
    <w:p w:rsidR="001160F7" w:rsidRDefault="001160F7" w:rsidP="001160F7"/>
    <w:p w:rsidR="001160F7" w:rsidRDefault="001160F7" w:rsidP="001160F7">
      <w:r>
        <w:t>FECHA:</w:t>
      </w:r>
      <w:r>
        <w:tab/>
        <w:t>Medellín,  Octubre   05   de  2010</w:t>
      </w:r>
    </w:p>
    <w:p w:rsidR="001160F7" w:rsidRDefault="001160F7" w:rsidP="001160F7">
      <w:r>
        <w:t>PARA:</w:t>
      </w:r>
      <w:r>
        <w:tab/>
      </w:r>
      <w:r>
        <w:tab/>
        <w:t>PLÁSTICOS DARMA</w:t>
      </w:r>
    </w:p>
    <w:p w:rsidR="001160F7" w:rsidRDefault="001160F7" w:rsidP="001160F7">
      <w:r>
        <w:t>ATENCIÓN:</w:t>
      </w:r>
      <w:r>
        <w:tab/>
        <w:t>Sr. Darío Jaramillo</w:t>
      </w:r>
    </w:p>
    <w:p w:rsidR="001160F7" w:rsidRDefault="001160F7" w:rsidP="001160F7">
      <w:r>
        <w:tab/>
      </w:r>
      <w:r>
        <w:tab/>
        <w:t>Gerente.</w:t>
      </w:r>
    </w:p>
    <w:p w:rsidR="001160F7" w:rsidRDefault="001160F7" w:rsidP="001160F7"/>
    <w:p w:rsidR="001160F7" w:rsidRDefault="001160F7" w:rsidP="001160F7">
      <w:r>
        <w:t>Apreciado Don Darío:</w:t>
      </w:r>
    </w:p>
    <w:p w:rsidR="001160F7" w:rsidRDefault="001160F7" w:rsidP="001160F7"/>
    <w:p w:rsidR="001160F7" w:rsidRDefault="001160F7" w:rsidP="001160F7">
      <w:r>
        <w:t>Con la presente estamos solicitando el siguiente servicio de  IMPRESION:</w:t>
      </w:r>
    </w:p>
    <w:p w:rsidR="001160F7" w:rsidRDefault="001160F7" w:rsidP="001160F7"/>
    <w:p w:rsidR="001160F7" w:rsidRDefault="001160F7" w:rsidP="001160F7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1160F7" w:rsidRDefault="001160F7" w:rsidP="001160F7">
      <w:r>
        <w:t xml:space="preserve">MATERIAL   :           Polipropileno Tubular de </w:t>
      </w:r>
      <w:r>
        <w:rPr>
          <w:b/>
        </w:rPr>
        <w:t xml:space="preserve">  40  </w:t>
      </w:r>
      <w:r>
        <w:t xml:space="preserve"> cms</w:t>
      </w:r>
    </w:p>
    <w:p w:rsidR="001160F7" w:rsidRDefault="001160F7" w:rsidP="001160F7">
      <w:r>
        <w:t xml:space="preserve">CLIBRE      :               </w:t>
      </w:r>
      <w:r>
        <w:rPr>
          <w:b/>
        </w:rPr>
        <w:t>2.0</w:t>
      </w:r>
      <w:r w:rsidRPr="00F877C0">
        <w:rPr>
          <w:b/>
        </w:rPr>
        <w:t xml:space="preserve"> </w:t>
      </w:r>
      <w:r>
        <w:rPr>
          <w:b/>
        </w:rPr>
        <w:t xml:space="preserve">  </w:t>
      </w:r>
      <w:r w:rsidRPr="00F877C0">
        <w:rPr>
          <w:b/>
        </w:rPr>
        <w:t>”</w:t>
      </w:r>
    </w:p>
    <w:p w:rsidR="001160F7" w:rsidRDefault="001160F7" w:rsidP="001160F7">
      <w:r>
        <w:t>REFERENCIA:</w:t>
      </w:r>
      <w:r>
        <w:tab/>
        <w:t>NEW  ERA</w:t>
      </w:r>
    </w:p>
    <w:p w:rsidR="001160F7" w:rsidRPr="00F956F8" w:rsidRDefault="001160F7" w:rsidP="001160F7">
      <w:pPr>
        <w:rPr>
          <w:b/>
        </w:rPr>
      </w:pPr>
      <w:r>
        <w:t>CANTIDAD    :          320</w:t>
      </w:r>
      <w:r w:rsidRPr="00F956F8">
        <w:rPr>
          <w:b/>
        </w:rPr>
        <w:t xml:space="preserve">    Kg</w:t>
      </w:r>
    </w:p>
    <w:p w:rsidR="001160F7" w:rsidRDefault="001160F7" w:rsidP="001160F7">
      <w:r>
        <w:t>COLORES:</w:t>
      </w:r>
      <w:r>
        <w:tab/>
      </w:r>
      <w:r>
        <w:tab/>
        <w:t>1 (   Negro  )</w:t>
      </w:r>
    </w:p>
    <w:p w:rsidR="001160F7" w:rsidRDefault="001160F7" w:rsidP="001160F7">
      <w:r>
        <w:t>CARAS:</w:t>
      </w:r>
      <w:r>
        <w:tab/>
      </w:r>
      <w:r>
        <w:tab/>
        <w:t>2</w:t>
      </w:r>
    </w:p>
    <w:p w:rsidR="001160F7" w:rsidRDefault="001A259F" w:rsidP="001160F7">
      <w:r>
        <w:t>REPETICIÓN:</w:t>
      </w:r>
      <w:r>
        <w:tab/>
        <w:t>31.5</w:t>
      </w:r>
    </w:p>
    <w:p w:rsidR="001160F7" w:rsidRDefault="001A259F" w:rsidP="001160F7">
      <w:r>
        <w:t>RODILLO:</w:t>
      </w:r>
      <w:r>
        <w:tab/>
      </w:r>
      <w:r>
        <w:tab/>
        <w:t>32</w:t>
      </w:r>
    </w:p>
    <w:p w:rsidR="001160F7" w:rsidRPr="009A4BD3" w:rsidRDefault="001160F7" w:rsidP="001160F7">
      <w:pPr>
        <w:rPr>
          <w:b/>
        </w:rPr>
      </w:pPr>
      <w:r>
        <w:t>BOLSA:</w:t>
      </w:r>
      <w:r>
        <w:tab/>
      </w:r>
      <w:r>
        <w:tab/>
      </w:r>
      <w:r w:rsidR="001A259F">
        <w:rPr>
          <w:b/>
        </w:rPr>
        <w:t>31.5  x   38   +  5</w:t>
      </w:r>
      <w:r>
        <w:rPr>
          <w:b/>
        </w:rPr>
        <w:t xml:space="preserve"> </w:t>
      </w:r>
      <w:r w:rsidRPr="009A4BD3">
        <w:rPr>
          <w:b/>
        </w:rPr>
        <w:t xml:space="preserve">  cms</w:t>
      </w:r>
    </w:p>
    <w:p w:rsidR="001160F7" w:rsidRDefault="001160F7" w:rsidP="001160F7">
      <w:r>
        <w:t>SELLADO:</w:t>
      </w:r>
      <w:r>
        <w:tab/>
      </w:r>
      <w:r>
        <w:tab/>
        <w:t>Para selle lateral.</w:t>
      </w:r>
    </w:p>
    <w:p w:rsidR="001160F7" w:rsidRDefault="001160F7" w:rsidP="001160F7"/>
    <w:p w:rsidR="001160F7" w:rsidRDefault="001160F7" w:rsidP="001160F7"/>
    <w:p w:rsidR="001160F7" w:rsidRDefault="001160F7" w:rsidP="001160F7">
      <w:r>
        <w:rPr>
          <w:b/>
          <w:bCs/>
          <w:u w:val="single"/>
        </w:rPr>
        <w:t>NOTA:</w:t>
      </w:r>
      <w:r>
        <w:t xml:space="preserve">  * Los cyr</w:t>
      </w:r>
      <w:r w:rsidR="00B63149">
        <w:t xml:space="preserve">eles  los envía  </w:t>
      </w:r>
      <w:r w:rsidR="00B75FCE">
        <w:t>GRAFIFLEX</w:t>
      </w:r>
    </w:p>
    <w:p w:rsidR="001160F7" w:rsidRDefault="001160F7" w:rsidP="001160F7">
      <w:pPr>
        <w:numPr>
          <w:ilvl w:val="0"/>
          <w:numId w:val="1"/>
        </w:numPr>
      </w:pPr>
      <w:r>
        <w:t>Se envían muestra física  para tonos y alturas</w:t>
      </w:r>
    </w:p>
    <w:p w:rsidR="001160F7" w:rsidRDefault="001160F7" w:rsidP="001160F7">
      <w:pPr>
        <w:numPr>
          <w:ilvl w:val="0"/>
          <w:numId w:val="2"/>
        </w:numPr>
      </w:pPr>
      <w:r>
        <w:t xml:space="preserve">Se envía  el material de PP  de  </w:t>
      </w:r>
      <w:r w:rsidR="00B63149">
        <w:rPr>
          <w:b/>
        </w:rPr>
        <w:t>40</w:t>
      </w:r>
      <w:r>
        <w:t xml:space="preserve">  cm</w:t>
      </w:r>
    </w:p>
    <w:p w:rsidR="001160F7" w:rsidRDefault="001160F7" w:rsidP="001160F7">
      <w:pPr>
        <w:numPr>
          <w:ilvl w:val="0"/>
          <w:numId w:val="2"/>
        </w:numPr>
      </w:pPr>
      <w:r>
        <w:t>SE  ENVIA  ARTE PARA DAR ALTURAS</w:t>
      </w:r>
    </w:p>
    <w:p w:rsidR="008030E1" w:rsidRDefault="008030E1" w:rsidP="001160F7">
      <w:pPr>
        <w:numPr>
          <w:ilvl w:val="0"/>
          <w:numId w:val="2"/>
        </w:numPr>
      </w:pPr>
      <w:r>
        <w:t>SE DEBE IMPRIMIR POR TALLAS</w:t>
      </w:r>
    </w:p>
    <w:p w:rsidR="001160F7" w:rsidRPr="00CB2791" w:rsidRDefault="001160F7" w:rsidP="001160F7">
      <w:pPr>
        <w:rPr>
          <w:b/>
        </w:rPr>
      </w:pPr>
    </w:p>
    <w:p w:rsidR="001160F7" w:rsidRDefault="001160F7" w:rsidP="001160F7">
      <w:pPr>
        <w:ind w:left="885"/>
      </w:pPr>
    </w:p>
    <w:p w:rsidR="001160F7" w:rsidRDefault="001160F7" w:rsidP="001160F7">
      <w:pPr>
        <w:ind w:left="885"/>
      </w:pPr>
    </w:p>
    <w:p w:rsidR="001160F7" w:rsidRDefault="001160F7" w:rsidP="001160F7">
      <w:r>
        <w:t>Agradezco la atención y colaboración prestada.</w:t>
      </w:r>
    </w:p>
    <w:p w:rsidR="001160F7" w:rsidRDefault="001160F7" w:rsidP="001160F7"/>
    <w:p w:rsidR="001160F7" w:rsidRDefault="001160F7" w:rsidP="001160F7"/>
    <w:p w:rsidR="001160F7" w:rsidRDefault="001160F7" w:rsidP="001160F7"/>
    <w:p w:rsidR="001160F7" w:rsidRDefault="001160F7" w:rsidP="001160F7">
      <w:r>
        <w:t xml:space="preserve">Cordialmente,                                                      </w:t>
      </w:r>
    </w:p>
    <w:p w:rsidR="001160F7" w:rsidRDefault="001160F7" w:rsidP="001160F7"/>
    <w:p w:rsidR="001160F7" w:rsidRDefault="001160F7" w:rsidP="001160F7"/>
    <w:p w:rsidR="001160F7" w:rsidRDefault="001160F7" w:rsidP="001160F7"/>
    <w:p w:rsidR="001160F7" w:rsidRDefault="001160F7" w:rsidP="001160F7">
      <w:r>
        <w:t>RICARDO CASAS ZAPATA</w:t>
      </w:r>
    </w:p>
    <w:p w:rsidR="001160F7" w:rsidRDefault="001160F7" w:rsidP="001160F7">
      <w:r>
        <w:t>Director.</w:t>
      </w:r>
    </w:p>
    <w:p w:rsidR="001160F7" w:rsidRDefault="001160F7" w:rsidP="00084E31">
      <w:pPr>
        <w:rPr>
          <w:b/>
        </w:rPr>
      </w:pPr>
    </w:p>
    <w:p w:rsidR="000922AE" w:rsidRDefault="000922AE" w:rsidP="00084E31">
      <w:pPr>
        <w:rPr>
          <w:b/>
        </w:rPr>
      </w:pPr>
    </w:p>
    <w:p w:rsidR="000922AE" w:rsidRDefault="000922AE" w:rsidP="000922AE">
      <w:pPr>
        <w:rPr>
          <w:b/>
        </w:rPr>
      </w:pPr>
    </w:p>
    <w:p w:rsidR="000922AE" w:rsidRDefault="000922AE" w:rsidP="000922AE">
      <w:pPr>
        <w:rPr>
          <w:b/>
        </w:rPr>
      </w:pPr>
    </w:p>
    <w:p w:rsidR="000922AE" w:rsidRDefault="000922AE" w:rsidP="000922AE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0922AE" w:rsidRDefault="000922AE" w:rsidP="000922AE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0922AE" w:rsidRDefault="000922AE" w:rsidP="000922AE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0922AE" w:rsidRDefault="000922AE" w:rsidP="000922AE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0922AE" w:rsidRDefault="000922AE" w:rsidP="000922AE">
      <w:pPr>
        <w:rPr>
          <w:b/>
          <w:bCs/>
        </w:rPr>
      </w:pPr>
    </w:p>
    <w:p w:rsidR="000922AE" w:rsidRDefault="000922AE" w:rsidP="000922AE">
      <w:pPr>
        <w:pStyle w:val="Ttulo1"/>
      </w:pPr>
      <w:r>
        <w:t>ORDEN DE TRABAJO N°      07335</w:t>
      </w:r>
    </w:p>
    <w:p w:rsidR="000922AE" w:rsidRDefault="000922AE" w:rsidP="000922AE"/>
    <w:p w:rsidR="000922AE" w:rsidRDefault="000922AE" w:rsidP="000922AE"/>
    <w:p w:rsidR="000922AE" w:rsidRDefault="00221213" w:rsidP="000922AE">
      <w:r>
        <w:t>FECHA:</w:t>
      </w:r>
      <w:r>
        <w:tab/>
        <w:t>Medellín,  Octubre  08</w:t>
      </w:r>
      <w:r w:rsidR="000922AE">
        <w:t xml:space="preserve">   de </w:t>
      </w:r>
      <w:r>
        <w:t xml:space="preserve"> </w:t>
      </w:r>
      <w:r w:rsidR="000922AE">
        <w:t>2010</w:t>
      </w:r>
    </w:p>
    <w:p w:rsidR="000922AE" w:rsidRDefault="000922AE" w:rsidP="000922AE">
      <w:r>
        <w:t>PARA:</w:t>
      </w:r>
      <w:r>
        <w:tab/>
      </w:r>
      <w:r>
        <w:tab/>
        <w:t>PLÁSTICOS DARMA</w:t>
      </w:r>
    </w:p>
    <w:p w:rsidR="000922AE" w:rsidRDefault="000922AE" w:rsidP="000922AE">
      <w:r>
        <w:t>ATENCIÓN:</w:t>
      </w:r>
      <w:r>
        <w:tab/>
        <w:t>Sr. Darío Jaramillo</w:t>
      </w:r>
    </w:p>
    <w:p w:rsidR="000922AE" w:rsidRDefault="000922AE" w:rsidP="000922AE">
      <w:r>
        <w:tab/>
      </w:r>
      <w:r>
        <w:tab/>
        <w:t>Gerente.</w:t>
      </w:r>
    </w:p>
    <w:p w:rsidR="000922AE" w:rsidRDefault="000922AE" w:rsidP="000922AE"/>
    <w:p w:rsidR="000922AE" w:rsidRDefault="000922AE" w:rsidP="000922AE">
      <w:r>
        <w:t>Apreciado Don Darío :</w:t>
      </w:r>
    </w:p>
    <w:p w:rsidR="000922AE" w:rsidRDefault="000922AE" w:rsidP="000922AE">
      <w:r>
        <w:t xml:space="preserve"> </w:t>
      </w:r>
    </w:p>
    <w:p w:rsidR="000922AE" w:rsidRDefault="000922AE" w:rsidP="000922AE">
      <w:r>
        <w:t>Con la presente estamos solicitando el siguiente servicio de   IMPRESIÓN  :</w:t>
      </w:r>
    </w:p>
    <w:p w:rsidR="000922AE" w:rsidRDefault="000922AE" w:rsidP="000922AE"/>
    <w:p w:rsidR="000922AE" w:rsidRDefault="000922AE" w:rsidP="000922AE">
      <w:pPr>
        <w:rPr>
          <w:b/>
          <w:bCs/>
          <w:u w:val="single"/>
        </w:rPr>
      </w:pPr>
    </w:p>
    <w:p w:rsidR="000922AE" w:rsidRDefault="000922AE" w:rsidP="000922AE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0922AE" w:rsidRDefault="000922AE" w:rsidP="000922AE"/>
    <w:p w:rsidR="000922AE" w:rsidRDefault="000922AE" w:rsidP="000922AE">
      <w:r>
        <w:t>MATERIAL:</w:t>
      </w:r>
      <w:r>
        <w:tab/>
      </w:r>
      <w:r>
        <w:tab/>
        <w:t>Polietileno     Lamina    Transparente  BD</w:t>
      </w:r>
    </w:p>
    <w:p w:rsidR="000922AE" w:rsidRDefault="000922AE" w:rsidP="000922AE">
      <w:r>
        <w:t>MEDIDA:</w:t>
      </w:r>
      <w:r>
        <w:tab/>
      </w:r>
      <w:r>
        <w:tab/>
      </w:r>
      <w:r>
        <w:rPr>
          <w:b/>
        </w:rPr>
        <w:t xml:space="preserve">34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0922AE" w:rsidRPr="006D12B2" w:rsidRDefault="000922AE" w:rsidP="000922AE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0922AE" w:rsidRDefault="000922AE" w:rsidP="000922AE">
      <w:r>
        <w:t>TRATADO:</w:t>
      </w:r>
      <w:r>
        <w:tab/>
      </w:r>
      <w:r>
        <w:tab/>
        <w:t>1  Cara</w:t>
      </w:r>
    </w:p>
    <w:p w:rsidR="000922AE" w:rsidRDefault="000922AE" w:rsidP="000922AE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 w:rsidR="00744D6F">
        <w:rPr>
          <w:b/>
        </w:rPr>
        <w:t>3</w:t>
      </w:r>
      <w:r>
        <w:rPr>
          <w:b/>
        </w:rPr>
        <w:t xml:space="preserve">00  </w:t>
      </w:r>
      <w:r w:rsidRPr="00900A5A">
        <w:rPr>
          <w:b/>
        </w:rPr>
        <w:t xml:space="preserve">  Kg</w:t>
      </w:r>
      <w:r>
        <w:t>.</w:t>
      </w:r>
    </w:p>
    <w:p w:rsidR="000922AE" w:rsidRDefault="000922AE" w:rsidP="000922AE">
      <w:r>
        <w:t>COLORES:</w:t>
      </w:r>
      <w:r>
        <w:tab/>
      </w:r>
      <w:r>
        <w:tab/>
        <w:t xml:space="preserve">5      </w:t>
      </w:r>
    </w:p>
    <w:p w:rsidR="000922AE" w:rsidRDefault="000922AE" w:rsidP="000922AE">
      <w:r>
        <w:t>CARAS:</w:t>
      </w:r>
      <w:r>
        <w:tab/>
      </w:r>
      <w:r>
        <w:tab/>
        <w:t>1  ( 5 x 1  )</w:t>
      </w:r>
    </w:p>
    <w:p w:rsidR="000922AE" w:rsidRDefault="000922AE" w:rsidP="000922AE">
      <w:r>
        <w:t>REPETICIÓN:</w:t>
      </w:r>
      <w:r>
        <w:tab/>
        <w:t xml:space="preserve">26    Cms   </w:t>
      </w:r>
    </w:p>
    <w:p w:rsidR="000922AE" w:rsidRPr="00900A5A" w:rsidRDefault="000922AE" w:rsidP="000922AE">
      <w:pPr>
        <w:rPr>
          <w:b/>
        </w:rPr>
      </w:pPr>
      <w:r>
        <w:t xml:space="preserve">RODILLO  :               </w:t>
      </w:r>
      <w:r>
        <w:rPr>
          <w:b/>
        </w:rPr>
        <w:t>26</w:t>
      </w:r>
    </w:p>
    <w:p w:rsidR="000922AE" w:rsidRDefault="000922AE" w:rsidP="000922AE">
      <w:r>
        <w:t>LAMINA:</w:t>
      </w:r>
      <w:r>
        <w:tab/>
      </w:r>
      <w:r>
        <w:tab/>
        <w:t xml:space="preserve">34    Cms    </w:t>
      </w:r>
    </w:p>
    <w:p w:rsidR="000922AE" w:rsidRDefault="000922AE" w:rsidP="000922AE">
      <w:r>
        <w:t>FOTOCAELDA:</w:t>
      </w:r>
      <w:r>
        <w:tab/>
        <w:t>Según muestra con doble  color</w:t>
      </w:r>
    </w:p>
    <w:p w:rsidR="000922AE" w:rsidRDefault="000922AE" w:rsidP="000922AE">
      <w:pPr>
        <w:rPr>
          <w:b/>
        </w:rPr>
      </w:pPr>
      <w:r>
        <w:t>REFERENCIA:</w:t>
      </w:r>
      <w:r>
        <w:tab/>
      </w:r>
      <w:r>
        <w:rPr>
          <w:b/>
        </w:rPr>
        <w:t>EL   SEMBRADOR    GUAYABA   397  gms.</w:t>
      </w:r>
    </w:p>
    <w:p w:rsidR="000922AE" w:rsidRPr="00146B92" w:rsidRDefault="000922AE" w:rsidP="000922AE">
      <w:pPr>
        <w:rPr>
          <w:b/>
        </w:rPr>
      </w:pPr>
    </w:p>
    <w:p w:rsidR="000922AE" w:rsidRPr="00E43DA8" w:rsidRDefault="000922AE" w:rsidP="000922AE">
      <w:pPr>
        <w:rPr>
          <w:b/>
        </w:rPr>
      </w:pPr>
      <w:r>
        <w:tab/>
      </w:r>
      <w:r>
        <w:tab/>
      </w:r>
      <w:r>
        <w:tab/>
      </w:r>
    </w:p>
    <w:p w:rsidR="000922AE" w:rsidRDefault="000922AE" w:rsidP="000922AE">
      <w:r>
        <w:rPr>
          <w:b/>
          <w:bCs/>
          <w:u w:val="single"/>
        </w:rPr>
        <w:t>NOTA:</w:t>
      </w:r>
      <w:r>
        <w:t xml:space="preserve">  - Cyreles en  su  planta</w:t>
      </w:r>
    </w:p>
    <w:p w:rsidR="000922AE" w:rsidRDefault="000922AE" w:rsidP="000922AE">
      <w:pPr>
        <w:pStyle w:val="Prrafodelista"/>
        <w:numPr>
          <w:ilvl w:val="0"/>
          <w:numId w:val="2"/>
        </w:numPr>
      </w:pPr>
      <w:r>
        <w:t xml:space="preserve"> Se envía  material.</w:t>
      </w:r>
    </w:p>
    <w:p w:rsidR="000922AE" w:rsidRDefault="000922AE" w:rsidP="000922AE">
      <w:pPr>
        <w:pStyle w:val="Prrafodelista"/>
        <w:numPr>
          <w:ilvl w:val="0"/>
          <w:numId w:val="2"/>
        </w:numPr>
      </w:pPr>
      <w:r>
        <w:t>SE  APRUEBA  IMPRESIÓN.</w:t>
      </w:r>
    </w:p>
    <w:p w:rsidR="000922AE" w:rsidRDefault="000922AE" w:rsidP="000922AE"/>
    <w:p w:rsidR="000922AE" w:rsidRDefault="000922AE" w:rsidP="000922AE"/>
    <w:p w:rsidR="000922AE" w:rsidRDefault="000922AE" w:rsidP="000922AE">
      <w:r>
        <w:t>Agradezco la atención y colaboración prestada.</w:t>
      </w:r>
    </w:p>
    <w:p w:rsidR="000922AE" w:rsidRDefault="000922AE" w:rsidP="000922AE"/>
    <w:p w:rsidR="000922AE" w:rsidRDefault="000922AE" w:rsidP="000922AE"/>
    <w:p w:rsidR="000922AE" w:rsidRDefault="000922AE" w:rsidP="000922AE">
      <w:r>
        <w:t>Cordialmente,</w:t>
      </w:r>
    </w:p>
    <w:p w:rsidR="000922AE" w:rsidRDefault="000922AE" w:rsidP="000922AE"/>
    <w:p w:rsidR="000922AE" w:rsidRPr="00F4077E" w:rsidRDefault="000922AE" w:rsidP="000922AE">
      <w:pPr>
        <w:rPr>
          <w:b/>
        </w:rPr>
      </w:pPr>
    </w:p>
    <w:p w:rsidR="000922AE" w:rsidRDefault="000922AE" w:rsidP="000922AE"/>
    <w:p w:rsidR="000922AE" w:rsidRDefault="000922AE" w:rsidP="000922AE">
      <w:r>
        <w:t>RICARDO CASAS ZAPATA</w:t>
      </w:r>
    </w:p>
    <w:p w:rsidR="000922AE" w:rsidRDefault="000922AE" w:rsidP="000922AE">
      <w:r>
        <w:t>Director</w:t>
      </w:r>
    </w:p>
    <w:p w:rsidR="000922AE" w:rsidRDefault="000922AE" w:rsidP="00084E31">
      <w:pPr>
        <w:rPr>
          <w:b/>
        </w:rPr>
      </w:pPr>
    </w:p>
    <w:p w:rsidR="00744D6F" w:rsidRDefault="00744D6F" w:rsidP="00744D6F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744D6F" w:rsidRDefault="00744D6F" w:rsidP="00744D6F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744D6F" w:rsidRDefault="00744D6F" w:rsidP="00744D6F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744D6F" w:rsidRDefault="00744D6F" w:rsidP="00744D6F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744D6F" w:rsidRDefault="00744D6F" w:rsidP="00744D6F">
      <w:pPr>
        <w:rPr>
          <w:b/>
          <w:bCs/>
        </w:rPr>
      </w:pPr>
    </w:p>
    <w:p w:rsidR="00744D6F" w:rsidRDefault="00744D6F" w:rsidP="00744D6F">
      <w:pPr>
        <w:pStyle w:val="Ttulo1"/>
      </w:pPr>
      <w:r>
        <w:t>ORDEN DE TRABAJO N°      07337</w:t>
      </w:r>
    </w:p>
    <w:p w:rsidR="00744D6F" w:rsidRDefault="00744D6F" w:rsidP="00744D6F"/>
    <w:p w:rsidR="00744D6F" w:rsidRDefault="00744D6F" w:rsidP="00744D6F"/>
    <w:p w:rsidR="00744D6F" w:rsidRDefault="00744D6F" w:rsidP="00744D6F">
      <w:r>
        <w:t>FECHA:</w:t>
      </w:r>
      <w:r>
        <w:tab/>
        <w:t>Medellín,  Octubre  08   de  2010</w:t>
      </w:r>
    </w:p>
    <w:p w:rsidR="00744D6F" w:rsidRDefault="00744D6F" w:rsidP="00744D6F">
      <w:r>
        <w:t>PARA:</w:t>
      </w:r>
      <w:r>
        <w:tab/>
      </w:r>
      <w:r>
        <w:tab/>
        <w:t>PLÁSTICOS DARMA</w:t>
      </w:r>
    </w:p>
    <w:p w:rsidR="00744D6F" w:rsidRDefault="00744D6F" w:rsidP="00744D6F">
      <w:r>
        <w:t>ATENCIÓN:</w:t>
      </w:r>
      <w:r>
        <w:tab/>
        <w:t>Sr. Darío Jaramillo</w:t>
      </w:r>
    </w:p>
    <w:p w:rsidR="00744D6F" w:rsidRDefault="00744D6F" w:rsidP="00744D6F">
      <w:r>
        <w:tab/>
      </w:r>
      <w:r>
        <w:tab/>
        <w:t>Gerente.</w:t>
      </w:r>
    </w:p>
    <w:p w:rsidR="00744D6F" w:rsidRDefault="00744D6F" w:rsidP="00744D6F"/>
    <w:p w:rsidR="00744D6F" w:rsidRDefault="00744D6F" w:rsidP="00744D6F">
      <w:r>
        <w:t>Apreciado Don Darío :</w:t>
      </w:r>
    </w:p>
    <w:p w:rsidR="00744D6F" w:rsidRDefault="00744D6F" w:rsidP="00744D6F">
      <w:r>
        <w:t xml:space="preserve"> </w:t>
      </w:r>
    </w:p>
    <w:p w:rsidR="00744D6F" w:rsidRDefault="00744D6F" w:rsidP="00744D6F">
      <w:r>
        <w:t>Con la presente estamos solicitando el siguiente servicio de   IMPRESIÓN  :</w:t>
      </w:r>
    </w:p>
    <w:p w:rsidR="00744D6F" w:rsidRDefault="00744D6F" w:rsidP="00744D6F"/>
    <w:p w:rsidR="00744D6F" w:rsidRDefault="00744D6F" w:rsidP="00744D6F">
      <w:pPr>
        <w:rPr>
          <w:b/>
          <w:bCs/>
          <w:u w:val="single"/>
        </w:rPr>
      </w:pPr>
    </w:p>
    <w:p w:rsidR="00744D6F" w:rsidRDefault="00744D6F" w:rsidP="00744D6F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744D6F" w:rsidRDefault="00744D6F" w:rsidP="00744D6F"/>
    <w:p w:rsidR="00744D6F" w:rsidRDefault="00744D6F" w:rsidP="00744D6F">
      <w:r>
        <w:t>MATERIAL:</w:t>
      </w:r>
      <w:r>
        <w:tab/>
      </w:r>
      <w:r>
        <w:tab/>
        <w:t>Polietileno     Lamina    Transparente  BD</w:t>
      </w:r>
    </w:p>
    <w:p w:rsidR="00744D6F" w:rsidRDefault="00744D6F" w:rsidP="00744D6F">
      <w:r>
        <w:t>MEDIDA:</w:t>
      </w:r>
      <w:r>
        <w:tab/>
      </w:r>
      <w:r>
        <w:tab/>
      </w:r>
      <w:r>
        <w:rPr>
          <w:b/>
        </w:rPr>
        <w:t xml:space="preserve">34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744D6F" w:rsidRPr="006D12B2" w:rsidRDefault="00744D6F" w:rsidP="00744D6F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744D6F" w:rsidRDefault="00744D6F" w:rsidP="00744D6F">
      <w:r>
        <w:t>TRATADO:</w:t>
      </w:r>
      <w:r>
        <w:tab/>
      </w:r>
      <w:r>
        <w:tab/>
        <w:t>1  Cara</w:t>
      </w:r>
    </w:p>
    <w:p w:rsidR="00744D6F" w:rsidRDefault="00744D6F" w:rsidP="00744D6F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>
        <w:rPr>
          <w:b/>
        </w:rPr>
        <w:t xml:space="preserve">200  </w:t>
      </w:r>
      <w:r w:rsidRPr="00900A5A">
        <w:rPr>
          <w:b/>
        </w:rPr>
        <w:t xml:space="preserve">  Kg</w:t>
      </w:r>
      <w:r>
        <w:t>.</w:t>
      </w:r>
    </w:p>
    <w:p w:rsidR="00744D6F" w:rsidRDefault="00744D6F" w:rsidP="00744D6F">
      <w:r>
        <w:t>COLORES:</w:t>
      </w:r>
      <w:r>
        <w:tab/>
      </w:r>
      <w:r>
        <w:tab/>
        <w:t xml:space="preserve">5      </w:t>
      </w:r>
    </w:p>
    <w:p w:rsidR="00744D6F" w:rsidRDefault="00744D6F" w:rsidP="00744D6F">
      <w:r>
        <w:t>CARAS:</w:t>
      </w:r>
      <w:r>
        <w:tab/>
      </w:r>
      <w:r>
        <w:tab/>
        <w:t>1  ( 5 x 1  )</w:t>
      </w:r>
    </w:p>
    <w:p w:rsidR="00744D6F" w:rsidRDefault="00744D6F" w:rsidP="00744D6F">
      <w:r>
        <w:t>REPETICIÓN:</w:t>
      </w:r>
      <w:r>
        <w:tab/>
        <w:t xml:space="preserve">26    Cms   </w:t>
      </w:r>
    </w:p>
    <w:p w:rsidR="00744D6F" w:rsidRPr="00900A5A" w:rsidRDefault="00744D6F" w:rsidP="00744D6F">
      <w:pPr>
        <w:rPr>
          <w:b/>
        </w:rPr>
      </w:pPr>
      <w:r>
        <w:t xml:space="preserve">RODILLO  :               </w:t>
      </w:r>
      <w:r>
        <w:rPr>
          <w:b/>
        </w:rPr>
        <w:t>26</w:t>
      </w:r>
    </w:p>
    <w:p w:rsidR="00744D6F" w:rsidRDefault="00744D6F" w:rsidP="00744D6F">
      <w:r>
        <w:t>LAMINA:</w:t>
      </w:r>
      <w:r>
        <w:tab/>
      </w:r>
      <w:r>
        <w:tab/>
        <w:t xml:space="preserve">34    Cms    </w:t>
      </w:r>
    </w:p>
    <w:p w:rsidR="00744D6F" w:rsidRDefault="00744D6F" w:rsidP="00744D6F">
      <w:r>
        <w:t>FOTOCAELDA:</w:t>
      </w:r>
      <w:r>
        <w:tab/>
        <w:t>Según muestra con doble  color</w:t>
      </w:r>
    </w:p>
    <w:p w:rsidR="00744D6F" w:rsidRDefault="00744D6F" w:rsidP="00744D6F">
      <w:pPr>
        <w:rPr>
          <w:b/>
        </w:rPr>
      </w:pPr>
      <w:r>
        <w:t>REFERENCIA:</w:t>
      </w:r>
      <w:r>
        <w:tab/>
      </w:r>
      <w:r>
        <w:rPr>
          <w:b/>
        </w:rPr>
        <w:t>EL   SEMBRADOR    GUAYABA   397  gms.</w:t>
      </w:r>
    </w:p>
    <w:p w:rsidR="00744D6F" w:rsidRPr="00146B92" w:rsidRDefault="00744D6F" w:rsidP="00744D6F">
      <w:pPr>
        <w:rPr>
          <w:b/>
        </w:rPr>
      </w:pPr>
    </w:p>
    <w:p w:rsidR="00744D6F" w:rsidRDefault="00744D6F" w:rsidP="00744D6F">
      <w:r>
        <w:tab/>
      </w:r>
      <w:r>
        <w:tab/>
      </w:r>
      <w:r>
        <w:tab/>
      </w:r>
    </w:p>
    <w:p w:rsidR="00744D6F" w:rsidRPr="00E43DA8" w:rsidRDefault="00744D6F" w:rsidP="00744D6F">
      <w:pPr>
        <w:rPr>
          <w:b/>
        </w:rPr>
      </w:pPr>
    </w:p>
    <w:p w:rsidR="00744D6F" w:rsidRDefault="00744D6F" w:rsidP="00744D6F">
      <w:r>
        <w:rPr>
          <w:b/>
          <w:bCs/>
          <w:u w:val="single"/>
        </w:rPr>
        <w:t>NOTA:</w:t>
      </w:r>
      <w:r>
        <w:t xml:space="preserve">  - Cyreles en  su  planta</w:t>
      </w:r>
    </w:p>
    <w:p w:rsidR="00744D6F" w:rsidRDefault="00744D6F" w:rsidP="00744D6F">
      <w:pPr>
        <w:pStyle w:val="Prrafodelista"/>
        <w:numPr>
          <w:ilvl w:val="0"/>
          <w:numId w:val="2"/>
        </w:numPr>
      </w:pPr>
      <w:r>
        <w:t xml:space="preserve"> Se envía  material.</w:t>
      </w:r>
    </w:p>
    <w:p w:rsidR="00744D6F" w:rsidRDefault="00744D6F" w:rsidP="00744D6F">
      <w:pPr>
        <w:pStyle w:val="Prrafodelista"/>
        <w:numPr>
          <w:ilvl w:val="0"/>
          <w:numId w:val="2"/>
        </w:numPr>
      </w:pPr>
      <w:r>
        <w:t>SE  APRUEBA  IMPRESIÓN.</w:t>
      </w:r>
    </w:p>
    <w:p w:rsidR="00744D6F" w:rsidRDefault="00744D6F" w:rsidP="00744D6F"/>
    <w:p w:rsidR="00744D6F" w:rsidRDefault="00744D6F" w:rsidP="00744D6F"/>
    <w:p w:rsidR="00744D6F" w:rsidRDefault="00744D6F" w:rsidP="00744D6F">
      <w:r>
        <w:t>Agradezco la atención y colaboración prestada.</w:t>
      </w:r>
    </w:p>
    <w:p w:rsidR="00744D6F" w:rsidRDefault="00744D6F" w:rsidP="00744D6F"/>
    <w:p w:rsidR="00744D6F" w:rsidRDefault="00744D6F" w:rsidP="00744D6F"/>
    <w:p w:rsidR="00744D6F" w:rsidRDefault="00744D6F" w:rsidP="00744D6F">
      <w:r>
        <w:t>Cordialmente,</w:t>
      </w:r>
    </w:p>
    <w:p w:rsidR="00744D6F" w:rsidRDefault="00744D6F" w:rsidP="00744D6F"/>
    <w:p w:rsidR="00744D6F" w:rsidRPr="00F4077E" w:rsidRDefault="00744D6F" w:rsidP="00744D6F">
      <w:pPr>
        <w:rPr>
          <w:b/>
        </w:rPr>
      </w:pPr>
    </w:p>
    <w:p w:rsidR="00744D6F" w:rsidRDefault="00744D6F" w:rsidP="00744D6F"/>
    <w:p w:rsidR="00744D6F" w:rsidRDefault="00744D6F" w:rsidP="00744D6F">
      <w:r>
        <w:t>RICARDO CASAS ZAPATA</w:t>
      </w:r>
    </w:p>
    <w:p w:rsidR="00744D6F" w:rsidRDefault="00744D6F" w:rsidP="00744D6F">
      <w:r>
        <w:t>Director</w:t>
      </w:r>
    </w:p>
    <w:p w:rsidR="00744D6F" w:rsidRDefault="00744D6F" w:rsidP="00084E31">
      <w:pPr>
        <w:rPr>
          <w:b/>
        </w:rPr>
      </w:pPr>
    </w:p>
    <w:p w:rsidR="008162AD" w:rsidRDefault="008162AD" w:rsidP="00084E31">
      <w:pPr>
        <w:rPr>
          <w:b/>
        </w:rPr>
      </w:pPr>
    </w:p>
    <w:p w:rsidR="008162AD" w:rsidRDefault="008162AD" w:rsidP="008162AD"/>
    <w:p w:rsidR="008162AD" w:rsidRDefault="008162AD" w:rsidP="008162AD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8162AD" w:rsidRDefault="008162AD" w:rsidP="008162AD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8162AD" w:rsidRDefault="008162AD" w:rsidP="008162AD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8162AD" w:rsidRDefault="008162AD" w:rsidP="008162AD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8162AD" w:rsidRDefault="008162AD" w:rsidP="008162AD">
      <w:pPr>
        <w:rPr>
          <w:b/>
          <w:bCs/>
        </w:rPr>
      </w:pPr>
    </w:p>
    <w:p w:rsidR="008162AD" w:rsidRDefault="008162AD" w:rsidP="008162AD">
      <w:pPr>
        <w:pStyle w:val="Ttulo1"/>
      </w:pPr>
      <w:r>
        <w:t>ORDEN DE TRABAJO N°      07337</w:t>
      </w:r>
    </w:p>
    <w:p w:rsidR="008162AD" w:rsidRDefault="008162AD" w:rsidP="008162AD"/>
    <w:p w:rsidR="008162AD" w:rsidRDefault="008162AD" w:rsidP="008162AD"/>
    <w:p w:rsidR="008162AD" w:rsidRDefault="008162AD" w:rsidP="008162AD">
      <w:r>
        <w:t>FECHA:</w:t>
      </w:r>
      <w:r>
        <w:tab/>
        <w:t>Medellín,  Octubre   08    de  2010</w:t>
      </w:r>
    </w:p>
    <w:p w:rsidR="008162AD" w:rsidRDefault="008162AD" w:rsidP="008162AD">
      <w:r>
        <w:t>PARA:</w:t>
      </w:r>
      <w:r>
        <w:tab/>
      </w:r>
      <w:r>
        <w:tab/>
        <w:t>PLÁSTICOS DARMA</w:t>
      </w:r>
    </w:p>
    <w:p w:rsidR="008162AD" w:rsidRDefault="008162AD" w:rsidP="008162AD">
      <w:r>
        <w:t>ATENCIÓN:</w:t>
      </w:r>
      <w:r>
        <w:tab/>
        <w:t>Sr. Darío Jaramillo</w:t>
      </w:r>
    </w:p>
    <w:p w:rsidR="008162AD" w:rsidRDefault="008162AD" w:rsidP="008162AD">
      <w:r>
        <w:tab/>
      </w:r>
      <w:r>
        <w:tab/>
        <w:t>Gerente.</w:t>
      </w:r>
    </w:p>
    <w:p w:rsidR="008162AD" w:rsidRDefault="008162AD" w:rsidP="008162AD"/>
    <w:p w:rsidR="008162AD" w:rsidRDefault="008162AD" w:rsidP="008162AD">
      <w:r>
        <w:t>Apreciado Don Darío :</w:t>
      </w:r>
    </w:p>
    <w:p w:rsidR="008162AD" w:rsidRDefault="008162AD" w:rsidP="008162AD">
      <w:r>
        <w:t xml:space="preserve"> </w:t>
      </w:r>
    </w:p>
    <w:p w:rsidR="008162AD" w:rsidRDefault="008162AD" w:rsidP="008162AD">
      <w:r>
        <w:t>Con la presente estamos solicitando el siguiente servicio de   IMPRESIÓN  :</w:t>
      </w:r>
    </w:p>
    <w:p w:rsidR="008162AD" w:rsidRDefault="008162AD" w:rsidP="008162AD"/>
    <w:p w:rsidR="008162AD" w:rsidRDefault="008162AD" w:rsidP="008162AD">
      <w:pPr>
        <w:rPr>
          <w:b/>
          <w:bCs/>
          <w:u w:val="single"/>
        </w:rPr>
      </w:pPr>
    </w:p>
    <w:p w:rsidR="008162AD" w:rsidRDefault="008162AD" w:rsidP="008162AD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8162AD" w:rsidRDefault="008162AD" w:rsidP="008162AD"/>
    <w:p w:rsidR="008162AD" w:rsidRDefault="008162AD" w:rsidP="008162AD">
      <w:r>
        <w:t>MATERIAL:</w:t>
      </w:r>
      <w:r>
        <w:tab/>
      </w:r>
      <w:r>
        <w:tab/>
        <w:t>Polietileno     Lamina    Transparente  BD</w:t>
      </w:r>
    </w:p>
    <w:p w:rsidR="008162AD" w:rsidRDefault="008162AD" w:rsidP="008162AD">
      <w:r>
        <w:t>MEDIDA:</w:t>
      </w:r>
      <w:r>
        <w:tab/>
      </w:r>
      <w:r>
        <w:tab/>
      </w:r>
      <w:r>
        <w:rPr>
          <w:b/>
        </w:rPr>
        <w:t xml:space="preserve">34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8162AD" w:rsidRPr="006D12B2" w:rsidRDefault="008162AD" w:rsidP="008162AD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8162AD" w:rsidRDefault="008162AD" w:rsidP="008162AD">
      <w:r>
        <w:t>TRATADO:</w:t>
      </w:r>
      <w:r>
        <w:tab/>
      </w:r>
      <w:r>
        <w:tab/>
        <w:t>1  Cara</w:t>
      </w:r>
    </w:p>
    <w:p w:rsidR="008162AD" w:rsidRDefault="008162AD" w:rsidP="008162AD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>
        <w:rPr>
          <w:b/>
        </w:rPr>
        <w:t xml:space="preserve">200  </w:t>
      </w:r>
      <w:r w:rsidRPr="00900A5A">
        <w:rPr>
          <w:b/>
        </w:rPr>
        <w:t xml:space="preserve">  Kg</w:t>
      </w:r>
      <w:r>
        <w:t>.</w:t>
      </w:r>
    </w:p>
    <w:p w:rsidR="008162AD" w:rsidRDefault="008162AD" w:rsidP="008162AD">
      <w:r>
        <w:t>COLORES:</w:t>
      </w:r>
      <w:r>
        <w:tab/>
      </w:r>
      <w:r>
        <w:tab/>
        <w:t xml:space="preserve">5      </w:t>
      </w:r>
    </w:p>
    <w:p w:rsidR="008162AD" w:rsidRDefault="008162AD" w:rsidP="008162AD">
      <w:r>
        <w:t>CARAS:</w:t>
      </w:r>
      <w:r>
        <w:tab/>
      </w:r>
      <w:r>
        <w:tab/>
        <w:t>1  ( 5 x 1  )</w:t>
      </w:r>
    </w:p>
    <w:p w:rsidR="008162AD" w:rsidRDefault="008162AD" w:rsidP="008162AD">
      <w:r>
        <w:t>REPETICIÓN:</w:t>
      </w:r>
      <w:r>
        <w:tab/>
        <w:t xml:space="preserve">26    Cms   </w:t>
      </w:r>
    </w:p>
    <w:p w:rsidR="008162AD" w:rsidRPr="00900A5A" w:rsidRDefault="008162AD" w:rsidP="008162AD">
      <w:pPr>
        <w:rPr>
          <w:b/>
        </w:rPr>
      </w:pPr>
      <w:r>
        <w:t xml:space="preserve">RODILLO  :               </w:t>
      </w:r>
      <w:r>
        <w:rPr>
          <w:b/>
        </w:rPr>
        <w:t>26</w:t>
      </w:r>
    </w:p>
    <w:p w:rsidR="008162AD" w:rsidRDefault="008162AD" w:rsidP="008162AD">
      <w:r>
        <w:t>LAMINA:</w:t>
      </w:r>
      <w:r>
        <w:tab/>
      </w:r>
      <w:r>
        <w:tab/>
        <w:t xml:space="preserve">34    Cms    </w:t>
      </w:r>
    </w:p>
    <w:p w:rsidR="008162AD" w:rsidRDefault="008162AD" w:rsidP="008162AD">
      <w:r>
        <w:t>FOTOCAELDA:</w:t>
      </w:r>
      <w:r>
        <w:tab/>
        <w:t>Según muestra con doble  color</w:t>
      </w:r>
    </w:p>
    <w:p w:rsidR="008162AD" w:rsidRDefault="008162AD" w:rsidP="008162AD">
      <w:pPr>
        <w:rPr>
          <w:b/>
        </w:rPr>
      </w:pPr>
      <w:r>
        <w:t>REFERENCIA:</w:t>
      </w:r>
      <w:r>
        <w:tab/>
      </w:r>
      <w:r>
        <w:rPr>
          <w:b/>
        </w:rPr>
        <w:t>EL  SEMBRADOR    MARACUYA  397  gms.</w:t>
      </w:r>
    </w:p>
    <w:p w:rsidR="008162AD" w:rsidRPr="00146B92" w:rsidRDefault="008162AD" w:rsidP="008162AD">
      <w:pPr>
        <w:rPr>
          <w:b/>
        </w:rPr>
      </w:pPr>
    </w:p>
    <w:p w:rsidR="008162AD" w:rsidRDefault="008162AD" w:rsidP="008162AD">
      <w:r>
        <w:tab/>
      </w:r>
      <w:r>
        <w:tab/>
      </w:r>
      <w:r>
        <w:tab/>
      </w:r>
    </w:p>
    <w:p w:rsidR="008162AD" w:rsidRDefault="008162AD" w:rsidP="008162AD"/>
    <w:p w:rsidR="008162AD" w:rsidRDefault="008162AD" w:rsidP="008162AD">
      <w:r>
        <w:rPr>
          <w:b/>
          <w:bCs/>
          <w:u w:val="single"/>
        </w:rPr>
        <w:t>NOTA:</w:t>
      </w:r>
      <w:r>
        <w:t xml:space="preserve">  - Cyreles  en  su  planta.</w:t>
      </w:r>
    </w:p>
    <w:p w:rsidR="008162AD" w:rsidRDefault="008162AD" w:rsidP="008162AD">
      <w:pPr>
        <w:pStyle w:val="Prrafodelista"/>
        <w:numPr>
          <w:ilvl w:val="0"/>
          <w:numId w:val="2"/>
        </w:numPr>
      </w:pPr>
      <w:r>
        <w:t xml:space="preserve"> Se envía  material.</w:t>
      </w:r>
    </w:p>
    <w:p w:rsidR="008162AD" w:rsidRDefault="008162AD" w:rsidP="008162AD">
      <w:pPr>
        <w:pStyle w:val="Prrafodelista"/>
        <w:numPr>
          <w:ilvl w:val="0"/>
          <w:numId w:val="2"/>
        </w:numPr>
      </w:pPr>
      <w:r>
        <w:t>SE  APRUEBA  IMPRESIÓN.</w:t>
      </w:r>
    </w:p>
    <w:p w:rsidR="008162AD" w:rsidRPr="00492713" w:rsidRDefault="008162AD" w:rsidP="008162AD">
      <w:pPr>
        <w:ind w:left="1500"/>
        <w:rPr>
          <w:b/>
          <w:sz w:val="28"/>
          <w:szCs w:val="28"/>
        </w:rPr>
      </w:pPr>
    </w:p>
    <w:p w:rsidR="008162AD" w:rsidRDefault="008162AD" w:rsidP="008162AD"/>
    <w:p w:rsidR="008162AD" w:rsidRDefault="008162AD" w:rsidP="008162AD"/>
    <w:p w:rsidR="008162AD" w:rsidRDefault="008162AD" w:rsidP="008162AD">
      <w:r>
        <w:t>Agradezco la atención y colaboración prestada.</w:t>
      </w:r>
    </w:p>
    <w:p w:rsidR="008162AD" w:rsidRPr="00F86361" w:rsidRDefault="008162AD" w:rsidP="008162AD">
      <w:pPr>
        <w:rPr>
          <w:b/>
        </w:rPr>
      </w:pPr>
    </w:p>
    <w:p w:rsidR="008162AD" w:rsidRDefault="008162AD" w:rsidP="008162AD"/>
    <w:p w:rsidR="008162AD" w:rsidRDefault="008162AD" w:rsidP="008162AD">
      <w:r>
        <w:t>Cordialmente,</w:t>
      </w:r>
    </w:p>
    <w:p w:rsidR="008162AD" w:rsidRDefault="008162AD" w:rsidP="008162AD"/>
    <w:p w:rsidR="008162AD" w:rsidRPr="00F4077E" w:rsidRDefault="008162AD" w:rsidP="008162AD">
      <w:pPr>
        <w:rPr>
          <w:b/>
        </w:rPr>
      </w:pPr>
    </w:p>
    <w:p w:rsidR="008162AD" w:rsidRDefault="008162AD" w:rsidP="008162AD"/>
    <w:p w:rsidR="008162AD" w:rsidRDefault="008162AD" w:rsidP="008162AD">
      <w:r>
        <w:t>RICARDO CASAS ZAPATA</w:t>
      </w:r>
    </w:p>
    <w:p w:rsidR="008162AD" w:rsidRDefault="008162AD" w:rsidP="008162AD">
      <w:r>
        <w:t>Director</w:t>
      </w:r>
    </w:p>
    <w:p w:rsidR="00767475" w:rsidRDefault="00767475" w:rsidP="00767475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767475" w:rsidRDefault="00767475" w:rsidP="00767475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767475" w:rsidRDefault="00767475" w:rsidP="00767475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767475" w:rsidRDefault="00767475" w:rsidP="00767475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767475" w:rsidRDefault="00767475" w:rsidP="00767475">
      <w:pPr>
        <w:rPr>
          <w:b/>
          <w:bCs/>
        </w:rPr>
      </w:pPr>
    </w:p>
    <w:p w:rsidR="00767475" w:rsidRDefault="00767475" w:rsidP="00767475">
      <w:pPr>
        <w:pStyle w:val="Ttulo1"/>
      </w:pPr>
      <w:r>
        <w:t>ORDEN DE TRABAJO N°      07199</w:t>
      </w:r>
    </w:p>
    <w:p w:rsidR="00767475" w:rsidRDefault="00767475" w:rsidP="00767475"/>
    <w:p w:rsidR="00767475" w:rsidRDefault="00767475" w:rsidP="00767475"/>
    <w:p w:rsidR="00767475" w:rsidRDefault="00767475" w:rsidP="00767475">
      <w:r>
        <w:t>FECHA:</w:t>
      </w:r>
      <w:r>
        <w:tab/>
        <w:t>Medellín, Octubre    08    de 2010</w:t>
      </w:r>
    </w:p>
    <w:p w:rsidR="00767475" w:rsidRDefault="00767475" w:rsidP="00767475">
      <w:r>
        <w:t>PARA:</w:t>
      </w:r>
      <w:r>
        <w:tab/>
      </w:r>
      <w:r>
        <w:tab/>
        <w:t>PLÁSTICOS DARMA</w:t>
      </w:r>
    </w:p>
    <w:p w:rsidR="00767475" w:rsidRDefault="00767475" w:rsidP="00767475">
      <w:r>
        <w:t>ATENCIÓN:</w:t>
      </w:r>
      <w:r>
        <w:tab/>
        <w:t>Sr. Darío Jaramillo</w:t>
      </w:r>
    </w:p>
    <w:p w:rsidR="00767475" w:rsidRDefault="00767475" w:rsidP="00767475">
      <w:r>
        <w:tab/>
      </w:r>
      <w:r>
        <w:tab/>
        <w:t>Gerente.</w:t>
      </w:r>
    </w:p>
    <w:p w:rsidR="00767475" w:rsidRDefault="00767475" w:rsidP="00767475"/>
    <w:p w:rsidR="00767475" w:rsidRDefault="00767475" w:rsidP="00767475">
      <w:r>
        <w:t>Apreciado Don Darío :</w:t>
      </w:r>
    </w:p>
    <w:p w:rsidR="00767475" w:rsidRDefault="00767475" w:rsidP="00767475">
      <w:r>
        <w:t xml:space="preserve"> </w:t>
      </w:r>
    </w:p>
    <w:p w:rsidR="00767475" w:rsidRDefault="00767475" w:rsidP="00767475">
      <w:r>
        <w:t>Con la presente estamos solicitando el siguiente servicio de   IMPRESIÓN  :</w:t>
      </w:r>
    </w:p>
    <w:p w:rsidR="00767475" w:rsidRDefault="00767475" w:rsidP="00767475"/>
    <w:p w:rsidR="00767475" w:rsidRDefault="00767475" w:rsidP="00767475">
      <w:pPr>
        <w:rPr>
          <w:b/>
          <w:bCs/>
          <w:u w:val="single"/>
        </w:rPr>
      </w:pPr>
    </w:p>
    <w:p w:rsidR="00767475" w:rsidRDefault="00767475" w:rsidP="00767475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767475" w:rsidRDefault="00767475" w:rsidP="00767475"/>
    <w:p w:rsidR="00767475" w:rsidRPr="00235ED8" w:rsidRDefault="00767475" w:rsidP="00767475">
      <w:pPr>
        <w:rPr>
          <w:u w:val="single"/>
        </w:rPr>
      </w:pPr>
      <w:r>
        <w:t>MATERIAL:</w:t>
      </w:r>
      <w:r>
        <w:tab/>
      </w:r>
      <w:r>
        <w:tab/>
        <w:t xml:space="preserve">Polietileno     Lamina    Transparente  </w:t>
      </w:r>
      <w:r w:rsidRPr="00235ED8">
        <w:rPr>
          <w:u w:val="single"/>
        </w:rPr>
        <w:t>TRICAPA</w:t>
      </w:r>
    </w:p>
    <w:p w:rsidR="00767475" w:rsidRDefault="00767475" w:rsidP="00767475">
      <w:r>
        <w:t>MEDIDA:</w:t>
      </w:r>
      <w:r>
        <w:tab/>
      </w:r>
      <w:r>
        <w:tab/>
      </w:r>
      <w:r>
        <w:rPr>
          <w:b/>
        </w:rPr>
        <w:t xml:space="preserve">34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767475" w:rsidRPr="006D12B2" w:rsidRDefault="00767475" w:rsidP="00767475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767475" w:rsidRDefault="00767475" w:rsidP="00767475">
      <w:r>
        <w:t>TRATADO:</w:t>
      </w:r>
      <w:r>
        <w:tab/>
      </w:r>
      <w:r>
        <w:tab/>
        <w:t>1  Cara</w:t>
      </w:r>
    </w:p>
    <w:p w:rsidR="00767475" w:rsidRDefault="00767475" w:rsidP="00767475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>
        <w:rPr>
          <w:b/>
        </w:rPr>
        <w:t xml:space="preserve">200  </w:t>
      </w:r>
      <w:r w:rsidRPr="00900A5A">
        <w:rPr>
          <w:b/>
        </w:rPr>
        <w:t xml:space="preserve">  Kg</w:t>
      </w:r>
      <w:r>
        <w:t>.</w:t>
      </w:r>
    </w:p>
    <w:p w:rsidR="00767475" w:rsidRDefault="00767475" w:rsidP="00767475">
      <w:r>
        <w:t>COLORES:</w:t>
      </w:r>
      <w:r>
        <w:tab/>
      </w:r>
      <w:r>
        <w:tab/>
        <w:t xml:space="preserve">5      </w:t>
      </w:r>
    </w:p>
    <w:p w:rsidR="00767475" w:rsidRDefault="00767475" w:rsidP="00767475">
      <w:r>
        <w:t>CARAS:</w:t>
      </w:r>
      <w:r>
        <w:tab/>
      </w:r>
      <w:r>
        <w:tab/>
        <w:t>1  ( 5 x 1  )</w:t>
      </w:r>
    </w:p>
    <w:p w:rsidR="00767475" w:rsidRDefault="00767475" w:rsidP="00767475">
      <w:r>
        <w:t>REPETICIÓN:</w:t>
      </w:r>
      <w:r>
        <w:tab/>
      </w:r>
      <w:r>
        <w:tab/>
        <w:t xml:space="preserve">26    Cms   </w:t>
      </w:r>
    </w:p>
    <w:p w:rsidR="00767475" w:rsidRPr="00900A5A" w:rsidRDefault="00767475" w:rsidP="00767475">
      <w:pPr>
        <w:rPr>
          <w:b/>
        </w:rPr>
      </w:pPr>
      <w:r>
        <w:t xml:space="preserve">RODILLO  :               </w:t>
      </w:r>
      <w:r>
        <w:rPr>
          <w:b/>
        </w:rPr>
        <w:t>26</w:t>
      </w:r>
    </w:p>
    <w:p w:rsidR="00767475" w:rsidRDefault="00767475" w:rsidP="00767475">
      <w:r>
        <w:t>LAMINA:</w:t>
      </w:r>
      <w:r>
        <w:tab/>
      </w:r>
      <w:r>
        <w:tab/>
        <w:t>34    Cms    REFILADA PARA EMPAQUETADORA</w:t>
      </w:r>
    </w:p>
    <w:p w:rsidR="00767475" w:rsidRDefault="00767475" w:rsidP="00767475">
      <w:r>
        <w:t>FOTOCAELDA:</w:t>
      </w:r>
      <w:r>
        <w:tab/>
        <w:t>Según muestra con doble  color</w:t>
      </w:r>
    </w:p>
    <w:p w:rsidR="00767475" w:rsidRDefault="00767475" w:rsidP="00767475">
      <w:pPr>
        <w:rPr>
          <w:b/>
        </w:rPr>
      </w:pPr>
      <w:r>
        <w:t>REFERENCIA:</w:t>
      </w:r>
      <w:r>
        <w:tab/>
      </w:r>
      <w:r>
        <w:rPr>
          <w:b/>
        </w:rPr>
        <w:t>EL  SEMBRADOR  LULO    397  gms.</w:t>
      </w:r>
    </w:p>
    <w:p w:rsidR="00767475" w:rsidRPr="00146B92" w:rsidRDefault="00767475" w:rsidP="00767475">
      <w:pPr>
        <w:rPr>
          <w:b/>
        </w:rPr>
      </w:pPr>
    </w:p>
    <w:p w:rsidR="00767475" w:rsidRPr="00E43DA8" w:rsidRDefault="00767475" w:rsidP="00767475">
      <w:pPr>
        <w:rPr>
          <w:b/>
        </w:rPr>
      </w:pPr>
      <w:r>
        <w:tab/>
      </w:r>
      <w:r>
        <w:tab/>
      </w:r>
      <w:r>
        <w:tab/>
      </w:r>
    </w:p>
    <w:p w:rsidR="00767475" w:rsidRDefault="00767475" w:rsidP="00767475">
      <w:r>
        <w:rPr>
          <w:b/>
          <w:bCs/>
          <w:u w:val="single"/>
        </w:rPr>
        <w:t>NOTA:</w:t>
      </w:r>
      <w:r>
        <w:t xml:space="preserve"> </w:t>
      </w:r>
      <w:r>
        <w:tab/>
        <w:t xml:space="preserve"> - Cyreles   en  su planta</w:t>
      </w:r>
    </w:p>
    <w:p w:rsidR="00767475" w:rsidRDefault="00767475" w:rsidP="00767475">
      <w:pPr>
        <w:pStyle w:val="Prrafodelista"/>
        <w:numPr>
          <w:ilvl w:val="0"/>
          <w:numId w:val="2"/>
        </w:numPr>
      </w:pPr>
      <w:r>
        <w:t xml:space="preserve"> Se envía  material.</w:t>
      </w:r>
    </w:p>
    <w:p w:rsidR="00767475" w:rsidRDefault="00767475" w:rsidP="00767475">
      <w:pPr>
        <w:pStyle w:val="Prrafodelista"/>
        <w:ind w:left="1860"/>
      </w:pPr>
    </w:p>
    <w:p w:rsidR="00767475" w:rsidRDefault="00767475" w:rsidP="00767475"/>
    <w:p w:rsidR="00767475" w:rsidRDefault="00767475" w:rsidP="00767475">
      <w:r>
        <w:t>Agradezco la atención y colaboración prestada.</w:t>
      </w:r>
    </w:p>
    <w:p w:rsidR="00767475" w:rsidRDefault="00767475" w:rsidP="00767475"/>
    <w:p w:rsidR="00767475" w:rsidRDefault="00767475" w:rsidP="00767475">
      <w:r>
        <w:t>Cordialmente,</w:t>
      </w:r>
    </w:p>
    <w:p w:rsidR="00767475" w:rsidRPr="00F4077E" w:rsidRDefault="00767475" w:rsidP="00767475">
      <w:pPr>
        <w:rPr>
          <w:b/>
        </w:rPr>
      </w:pPr>
    </w:p>
    <w:p w:rsidR="00767475" w:rsidRDefault="00767475" w:rsidP="00767475"/>
    <w:p w:rsidR="00767475" w:rsidRDefault="00767475" w:rsidP="00767475">
      <w:r>
        <w:t>RICARDO CASAS ZAPATA</w:t>
      </w:r>
    </w:p>
    <w:p w:rsidR="00767475" w:rsidRDefault="00767475" w:rsidP="00767475">
      <w:r>
        <w:t>Director</w:t>
      </w:r>
    </w:p>
    <w:p w:rsidR="00767475" w:rsidRDefault="00767475" w:rsidP="00767475">
      <w:pPr>
        <w:rPr>
          <w:b/>
        </w:rPr>
      </w:pPr>
    </w:p>
    <w:p w:rsidR="008162AD" w:rsidRDefault="008162AD" w:rsidP="00084E31">
      <w:pPr>
        <w:rPr>
          <w:b/>
        </w:rPr>
      </w:pPr>
    </w:p>
    <w:p w:rsidR="003D32AC" w:rsidRDefault="003D32AC" w:rsidP="00084E31">
      <w:pPr>
        <w:rPr>
          <w:b/>
        </w:rPr>
      </w:pPr>
    </w:p>
    <w:p w:rsidR="003D32AC" w:rsidRDefault="003D32AC" w:rsidP="00084E31">
      <w:pPr>
        <w:rPr>
          <w:b/>
        </w:rPr>
      </w:pPr>
    </w:p>
    <w:p w:rsidR="003D32AC" w:rsidRDefault="003D32AC" w:rsidP="00084E31">
      <w:pPr>
        <w:rPr>
          <w:b/>
        </w:rPr>
      </w:pPr>
    </w:p>
    <w:p w:rsidR="003D32AC" w:rsidRDefault="003D32AC" w:rsidP="00084E31">
      <w:pPr>
        <w:rPr>
          <w:b/>
        </w:rPr>
      </w:pPr>
    </w:p>
    <w:p w:rsidR="003D32AC" w:rsidRDefault="003D32AC" w:rsidP="003D32AC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3D32AC" w:rsidRDefault="003D32AC" w:rsidP="003D32AC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3D32AC" w:rsidRDefault="003D32AC" w:rsidP="003D32AC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3D32AC" w:rsidRDefault="003D32AC" w:rsidP="003D32AC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3D32AC" w:rsidRDefault="003D32AC" w:rsidP="003D32AC">
      <w:pPr>
        <w:rPr>
          <w:b/>
          <w:bCs/>
        </w:rPr>
      </w:pPr>
    </w:p>
    <w:p w:rsidR="003D32AC" w:rsidRDefault="003D32AC" w:rsidP="003D32AC">
      <w:pPr>
        <w:pStyle w:val="Ttulo1"/>
      </w:pPr>
      <w:r>
        <w:t xml:space="preserve">ORDEN DE TRABAJO </w:t>
      </w:r>
      <w:r w:rsidR="00731FF9">
        <w:t xml:space="preserve">     </w:t>
      </w:r>
      <w:r>
        <w:t>N°      07200</w:t>
      </w:r>
    </w:p>
    <w:p w:rsidR="003D32AC" w:rsidRDefault="003D32AC" w:rsidP="003D32AC"/>
    <w:p w:rsidR="003D32AC" w:rsidRDefault="003D32AC" w:rsidP="003D32AC"/>
    <w:p w:rsidR="003D32AC" w:rsidRDefault="003D32AC" w:rsidP="003D32AC">
      <w:r>
        <w:t>FECHA:</w:t>
      </w:r>
      <w:r>
        <w:tab/>
        <w:t>Medellín,  Octubre   08    de  2010</w:t>
      </w:r>
    </w:p>
    <w:p w:rsidR="003D32AC" w:rsidRDefault="003D32AC" w:rsidP="003D32AC">
      <w:r>
        <w:t>PARA:</w:t>
      </w:r>
      <w:r>
        <w:tab/>
      </w:r>
      <w:r>
        <w:tab/>
        <w:t>PLÁSTICOS DARMA</w:t>
      </w:r>
    </w:p>
    <w:p w:rsidR="003D32AC" w:rsidRDefault="003D32AC" w:rsidP="003D32AC">
      <w:r>
        <w:t>ATENCIÓN:</w:t>
      </w:r>
      <w:r>
        <w:tab/>
        <w:t>Sr. Darío Jaramillo</w:t>
      </w:r>
    </w:p>
    <w:p w:rsidR="003D32AC" w:rsidRDefault="003D32AC" w:rsidP="003D32AC">
      <w:r>
        <w:tab/>
      </w:r>
      <w:r>
        <w:tab/>
        <w:t>Gerente.</w:t>
      </w:r>
    </w:p>
    <w:p w:rsidR="003D32AC" w:rsidRDefault="003D32AC" w:rsidP="003D32AC"/>
    <w:p w:rsidR="003D32AC" w:rsidRDefault="003D32AC" w:rsidP="003D32AC">
      <w:r>
        <w:t>Apreciado Don Darío :</w:t>
      </w:r>
    </w:p>
    <w:p w:rsidR="003D32AC" w:rsidRDefault="003D32AC" w:rsidP="003D32AC">
      <w:r>
        <w:t xml:space="preserve"> </w:t>
      </w:r>
    </w:p>
    <w:p w:rsidR="003D32AC" w:rsidRDefault="003D32AC" w:rsidP="003D32AC">
      <w:r>
        <w:t>Con la presente estamos solicitando el siguiente servicio de   IMPRESIÓN  :</w:t>
      </w:r>
    </w:p>
    <w:p w:rsidR="003D32AC" w:rsidRDefault="003D32AC" w:rsidP="003D32AC"/>
    <w:p w:rsidR="003D32AC" w:rsidRDefault="003D32AC" w:rsidP="003D32AC">
      <w:pPr>
        <w:rPr>
          <w:b/>
          <w:bCs/>
          <w:u w:val="single"/>
        </w:rPr>
      </w:pPr>
    </w:p>
    <w:p w:rsidR="003D32AC" w:rsidRDefault="003D32AC" w:rsidP="003D32AC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3D32AC" w:rsidRDefault="003D32AC" w:rsidP="003D32AC"/>
    <w:p w:rsidR="003D32AC" w:rsidRDefault="003D32AC" w:rsidP="003D32AC">
      <w:r>
        <w:t>MATERIAL:</w:t>
      </w:r>
      <w:r>
        <w:tab/>
      </w:r>
      <w:r>
        <w:tab/>
        <w:t>Polietileno     Lamina    Transparente COEXTRUIDA</w:t>
      </w:r>
    </w:p>
    <w:p w:rsidR="003D32AC" w:rsidRDefault="003D32AC" w:rsidP="003D32AC">
      <w:r>
        <w:t>MEDIDA:</w:t>
      </w:r>
      <w:r>
        <w:tab/>
      </w:r>
      <w:r>
        <w:tab/>
      </w:r>
      <w:r>
        <w:rPr>
          <w:b/>
        </w:rPr>
        <w:t xml:space="preserve">32.5 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3D32AC" w:rsidRPr="006D12B2" w:rsidRDefault="003D32AC" w:rsidP="003D32AC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3D32AC" w:rsidRDefault="003D32AC" w:rsidP="003D32AC">
      <w:r>
        <w:t>TRATADO:</w:t>
      </w:r>
      <w:r>
        <w:tab/>
      </w:r>
      <w:r>
        <w:tab/>
        <w:t>1  Cara</w:t>
      </w:r>
    </w:p>
    <w:p w:rsidR="003D32AC" w:rsidRDefault="003D32AC" w:rsidP="003D32AC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>
        <w:rPr>
          <w:b/>
        </w:rPr>
        <w:t xml:space="preserve">300  </w:t>
      </w:r>
      <w:r w:rsidRPr="00900A5A">
        <w:rPr>
          <w:b/>
        </w:rPr>
        <w:t xml:space="preserve">  Kg</w:t>
      </w:r>
      <w:r>
        <w:t>.</w:t>
      </w:r>
    </w:p>
    <w:p w:rsidR="003D32AC" w:rsidRDefault="003D32AC" w:rsidP="003D32AC">
      <w:r>
        <w:t>COLORES:</w:t>
      </w:r>
      <w:r>
        <w:tab/>
      </w:r>
      <w:r>
        <w:tab/>
        <w:t>3    (</w:t>
      </w:r>
      <w:r w:rsidR="00731FF9">
        <w:t xml:space="preserve"> </w:t>
      </w:r>
      <w:r>
        <w:t xml:space="preserve"> Blanco – Negro - Verde   )   </w:t>
      </w:r>
    </w:p>
    <w:p w:rsidR="003D32AC" w:rsidRDefault="003D32AC" w:rsidP="003D32AC">
      <w:r>
        <w:t>CARAS:</w:t>
      </w:r>
      <w:r>
        <w:tab/>
      </w:r>
      <w:r>
        <w:tab/>
        <w:t>1  (3 x 1  )</w:t>
      </w:r>
    </w:p>
    <w:p w:rsidR="003D32AC" w:rsidRDefault="003D32AC" w:rsidP="003D32AC">
      <w:r>
        <w:t>REPETICIÓN:</w:t>
      </w:r>
      <w:r>
        <w:tab/>
        <w:t xml:space="preserve">11   Cms   </w:t>
      </w:r>
    </w:p>
    <w:p w:rsidR="003D32AC" w:rsidRPr="00900A5A" w:rsidRDefault="003D32AC" w:rsidP="003D32AC">
      <w:pPr>
        <w:rPr>
          <w:b/>
        </w:rPr>
      </w:pPr>
      <w:r>
        <w:t xml:space="preserve">RODILLO  :               </w:t>
      </w:r>
      <w:r>
        <w:rPr>
          <w:b/>
        </w:rPr>
        <w:t>45</w:t>
      </w:r>
    </w:p>
    <w:p w:rsidR="003D32AC" w:rsidRDefault="003D32AC" w:rsidP="003D32AC">
      <w:r>
        <w:t>LAMINA:</w:t>
      </w:r>
      <w:r>
        <w:tab/>
      </w:r>
      <w:r>
        <w:tab/>
        <w:t>15.5    Cms    REFILADA PARA EMPAQUETADORA</w:t>
      </w:r>
    </w:p>
    <w:p w:rsidR="003D32AC" w:rsidRDefault="003D32AC" w:rsidP="003D32AC">
      <w:r>
        <w:t>FOTOCAELDA:</w:t>
      </w:r>
      <w:r>
        <w:tab/>
        <w:t>Según muestra con doble  color</w:t>
      </w:r>
    </w:p>
    <w:p w:rsidR="003D32AC" w:rsidRPr="00146B92" w:rsidRDefault="003D32AC" w:rsidP="003D32AC">
      <w:pPr>
        <w:rPr>
          <w:b/>
        </w:rPr>
      </w:pPr>
      <w:r>
        <w:t>REFERENCIA:</w:t>
      </w:r>
      <w:r>
        <w:tab/>
      </w:r>
      <w:r>
        <w:rPr>
          <w:b/>
        </w:rPr>
        <w:t xml:space="preserve">PULPA    </w:t>
      </w:r>
      <w:r>
        <w:rPr>
          <w:b/>
          <w:u w:val="single"/>
        </w:rPr>
        <w:t>MORA</w:t>
      </w:r>
      <w:r>
        <w:rPr>
          <w:b/>
        </w:rPr>
        <w:t xml:space="preserve">    90  GMS</w:t>
      </w:r>
    </w:p>
    <w:p w:rsidR="003D32AC" w:rsidRDefault="003D32AC" w:rsidP="003D32AC">
      <w:r>
        <w:tab/>
      </w:r>
      <w:r>
        <w:tab/>
      </w:r>
      <w:r>
        <w:tab/>
      </w:r>
    </w:p>
    <w:p w:rsidR="003D32AC" w:rsidRDefault="003D32AC" w:rsidP="003D32AC"/>
    <w:p w:rsidR="003D32AC" w:rsidRDefault="003D32AC" w:rsidP="003D32AC">
      <w:r>
        <w:rPr>
          <w:b/>
          <w:bCs/>
          <w:u w:val="single"/>
        </w:rPr>
        <w:t>NOTA:</w:t>
      </w:r>
      <w:r>
        <w:t xml:space="preserve">  - Cyreles  en  su  planta</w:t>
      </w:r>
      <w:r>
        <w:tab/>
      </w:r>
    </w:p>
    <w:p w:rsidR="003D32AC" w:rsidRDefault="003D32AC" w:rsidP="003D32AC">
      <w:pPr>
        <w:pStyle w:val="Prrafodelista"/>
        <w:numPr>
          <w:ilvl w:val="0"/>
          <w:numId w:val="2"/>
        </w:numPr>
      </w:pPr>
      <w:r>
        <w:t xml:space="preserve"> Se aprueba  impresión</w:t>
      </w:r>
    </w:p>
    <w:p w:rsidR="003D32AC" w:rsidRDefault="003D32AC" w:rsidP="003D32AC">
      <w:pPr>
        <w:pStyle w:val="Prrafodelista"/>
        <w:numPr>
          <w:ilvl w:val="0"/>
          <w:numId w:val="2"/>
        </w:numPr>
      </w:pPr>
      <w:r>
        <w:t>UTILIZAR  TINTAS ANTIGRASA</w:t>
      </w:r>
    </w:p>
    <w:p w:rsidR="003D32AC" w:rsidRPr="00492713" w:rsidRDefault="003D32AC" w:rsidP="003D32AC">
      <w:pPr>
        <w:ind w:left="1500"/>
        <w:rPr>
          <w:b/>
          <w:sz w:val="28"/>
          <w:szCs w:val="28"/>
        </w:rPr>
      </w:pPr>
    </w:p>
    <w:p w:rsidR="003D32AC" w:rsidRDefault="003D32AC" w:rsidP="003D32AC"/>
    <w:p w:rsidR="003D32AC" w:rsidRDefault="003D32AC" w:rsidP="003D32AC"/>
    <w:p w:rsidR="003D32AC" w:rsidRDefault="003D32AC" w:rsidP="003D32AC">
      <w:r>
        <w:t>Agradezco la atención y colaboración prestada.</w:t>
      </w:r>
    </w:p>
    <w:p w:rsidR="003D32AC" w:rsidRDefault="003D32AC" w:rsidP="003D32AC"/>
    <w:p w:rsidR="003D32AC" w:rsidRDefault="003D32AC" w:rsidP="003D32AC">
      <w:r>
        <w:t>Cordialmente,</w:t>
      </w:r>
    </w:p>
    <w:p w:rsidR="003D32AC" w:rsidRDefault="003D32AC" w:rsidP="003D32AC"/>
    <w:p w:rsidR="003D32AC" w:rsidRPr="00F4077E" w:rsidRDefault="003D32AC" w:rsidP="003D32AC">
      <w:pPr>
        <w:rPr>
          <w:b/>
        </w:rPr>
      </w:pPr>
    </w:p>
    <w:p w:rsidR="003D32AC" w:rsidRDefault="003D32AC" w:rsidP="003D32AC"/>
    <w:p w:rsidR="003D32AC" w:rsidRDefault="003D32AC" w:rsidP="003D32AC">
      <w:r>
        <w:t>RICARDO CASAS ZAPATA</w:t>
      </w:r>
    </w:p>
    <w:p w:rsidR="003D32AC" w:rsidRDefault="003D32AC" w:rsidP="003D32AC">
      <w:r>
        <w:t>Director.</w:t>
      </w:r>
    </w:p>
    <w:p w:rsidR="003D32AC" w:rsidRDefault="003D32AC" w:rsidP="003D32AC"/>
    <w:p w:rsidR="003D32AC" w:rsidRDefault="003D32AC" w:rsidP="003D32AC"/>
    <w:p w:rsidR="003D32AC" w:rsidRDefault="003D32AC" w:rsidP="00084E31">
      <w:pPr>
        <w:rPr>
          <w:b/>
        </w:rPr>
      </w:pPr>
    </w:p>
    <w:p w:rsidR="00612402" w:rsidRDefault="00612402" w:rsidP="00612402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612402" w:rsidRDefault="00612402" w:rsidP="00612402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612402" w:rsidRDefault="00612402" w:rsidP="00612402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– 144 </w:t>
      </w:r>
    </w:p>
    <w:p w:rsidR="00612402" w:rsidRDefault="00612402" w:rsidP="00612402">
      <w:pPr>
        <w:rPr>
          <w:b/>
          <w:bCs/>
          <w:sz w:val="20"/>
        </w:rPr>
      </w:pPr>
      <w:r>
        <w:rPr>
          <w:b/>
          <w:bCs/>
          <w:sz w:val="20"/>
        </w:rPr>
        <w:t xml:space="preserve">TEL:   4 44 46 64  ITAGUI                                      </w:t>
      </w:r>
    </w:p>
    <w:p w:rsidR="00612402" w:rsidRDefault="00612402" w:rsidP="00612402"/>
    <w:p w:rsidR="00612402" w:rsidRDefault="00612402" w:rsidP="00612402"/>
    <w:p w:rsidR="00612402" w:rsidRDefault="00612402" w:rsidP="00612402">
      <w:pPr>
        <w:pStyle w:val="Ttulo1"/>
      </w:pPr>
      <w:r>
        <w:t>ORDEN DE TRABAJO   N°      07362</w:t>
      </w:r>
    </w:p>
    <w:p w:rsidR="00612402" w:rsidRPr="002E6298" w:rsidRDefault="00612402" w:rsidP="00612402"/>
    <w:p w:rsidR="00612402" w:rsidRDefault="00612402" w:rsidP="00612402">
      <w:r>
        <w:t>FECHA:</w:t>
      </w:r>
      <w:r>
        <w:tab/>
        <w:t xml:space="preserve">Medellín, Octubre </w:t>
      </w:r>
      <w:r w:rsidR="00412411">
        <w:t xml:space="preserve"> 11</w:t>
      </w:r>
      <w:r>
        <w:t xml:space="preserve">   de    2010</w:t>
      </w:r>
    </w:p>
    <w:p w:rsidR="00612402" w:rsidRDefault="00612402" w:rsidP="00612402">
      <w:r>
        <w:t>PARA:</w:t>
      </w:r>
      <w:r>
        <w:tab/>
      </w:r>
      <w:r>
        <w:tab/>
        <w:t>PLÁSTICOS DARMA</w:t>
      </w:r>
    </w:p>
    <w:p w:rsidR="00612402" w:rsidRDefault="00612402" w:rsidP="00612402">
      <w:r>
        <w:t>ATENCIÓN:</w:t>
      </w:r>
      <w:r>
        <w:tab/>
        <w:t>Sr. Darío Jaramillo</w:t>
      </w:r>
    </w:p>
    <w:p w:rsidR="00612402" w:rsidRDefault="00612402" w:rsidP="00612402">
      <w:r>
        <w:tab/>
      </w:r>
      <w:r>
        <w:tab/>
        <w:t>Gerente.</w:t>
      </w:r>
    </w:p>
    <w:p w:rsidR="00612402" w:rsidRDefault="00612402" w:rsidP="00612402"/>
    <w:p w:rsidR="00612402" w:rsidRDefault="00612402" w:rsidP="00612402">
      <w:r>
        <w:t>Apreciado Don Darío:</w:t>
      </w:r>
    </w:p>
    <w:p w:rsidR="00612402" w:rsidRDefault="00612402" w:rsidP="00612402"/>
    <w:p w:rsidR="00612402" w:rsidRDefault="00612402" w:rsidP="00612402">
      <w:r>
        <w:t>Con la presente estamos solicitando el siguiente servicio de  IMPRESION:</w:t>
      </w:r>
    </w:p>
    <w:p w:rsidR="00612402" w:rsidRDefault="00612402" w:rsidP="00612402"/>
    <w:p w:rsidR="00612402" w:rsidRDefault="00612402" w:rsidP="00612402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612402" w:rsidRDefault="00612402" w:rsidP="00612402">
      <w:r>
        <w:t xml:space="preserve">MATERIAL   :           Polipropileno LAMINA  de </w:t>
      </w:r>
      <w:r w:rsidR="00412411">
        <w:t xml:space="preserve">  60</w:t>
      </w:r>
      <w:r>
        <w:t xml:space="preserve"> </w:t>
      </w:r>
      <w:r>
        <w:rPr>
          <w:b/>
        </w:rPr>
        <w:t xml:space="preserve"> </w:t>
      </w:r>
      <w:r w:rsidRPr="001F09F9">
        <w:rPr>
          <w:b/>
        </w:rPr>
        <w:t xml:space="preserve"> </w:t>
      </w:r>
      <w:r w:rsidRPr="002830A8">
        <w:rPr>
          <w:b/>
        </w:rPr>
        <w:t xml:space="preserve"> </w:t>
      </w:r>
      <w:r>
        <w:t>cms</w:t>
      </w:r>
    </w:p>
    <w:p w:rsidR="00612402" w:rsidRDefault="00612402" w:rsidP="00612402">
      <w:r>
        <w:t>CLIBRE      :               1.5</w:t>
      </w:r>
      <w:r w:rsidR="00412411">
        <w:t xml:space="preserve"> </w:t>
      </w:r>
      <w:r>
        <w:t xml:space="preserve">  ” </w:t>
      </w:r>
    </w:p>
    <w:p w:rsidR="00612402" w:rsidRDefault="00612402" w:rsidP="00612402">
      <w:r>
        <w:t>REFERENCIA:</w:t>
      </w:r>
      <w:r>
        <w:tab/>
      </w:r>
      <w:r>
        <w:rPr>
          <w:b/>
        </w:rPr>
        <w:t>PASABOQUITAS SOL DE ORIENTE</w:t>
      </w:r>
      <w:r>
        <w:rPr>
          <w:b/>
        </w:rPr>
        <w:tab/>
      </w:r>
    </w:p>
    <w:p w:rsidR="00612402" w:rsidRDefault="00612402" w:rsidP="00612402">
      <w:r>
        <w:t>CANTIDAD    :          100    Kg</w:t>
      </w:r>
    </w:p>
    <w:p w:rsidR="00612402" w:rsidRDefault="00612402" w:rsidP="00612402">
      <w:r>
        <w:t>COLORES:</w:t>
      </w:r>
      <w:r>
        <w:tab/>
      </w:r>
      <w:r>
        <w:tab/>
        <w:t>4 (  según muestra )</w:t>
      </w:r>
    </w:p>
    <w:p w:rsidR="00612402" w:rsidRDefault="00612402" w:rsidP="00612402">
      <w:r>
        <w:t>CARAS:</w:t>
      </w:r>
      <w:r>
        <w:tab/>
      </w:r>
      <w:r>
        <w:tab/>
        <w:t>2</w:t>
      </w:r>
    </w:p>
    <w:p w:rsidR="00612402" w:rsidRDefault="009452D2" w:rsidP="00612402">
      <w:r>
        <w:t>REPETICIÓN:</w:t>
      </w:r>
      <w:r>
        <w:tab/>
        <w:t>17</w:t>
      </w:r>
      <w:r w:rsidR="00612402">
        <w:t>.5  cms</w:t>
      </w:r>
    </w:p>
    <w:p w:rsidR="00612402" w:rsidRDefault="00612402" w:rsidP="00612402">
      <w:r>
        <w:t>BOLSA:</w:t>
      </w:r>
      <w:r>
        <w:tab/>
      </w:r>
      <w:r>
        <w:tab/>
      </w:r>
      <w:r w:rsidR="009452D2">
        <w:rPr>
          <w:b/>
        </w:rPr>
        <w:t>17</w:t>
      </w:r>
      <w:r>
        <w:rPr>
          <w:b/>
        </w:rPr>
        <w:t>.5  x  30</w:t>
      </w:r>
      <w:r>
        <w:t xml:space="preserve">  cms     </w:t>
      </w:r>
    </w:p>
    <w:p w:rsidR="00612402" w:rsidRDefault="00612402" w:rsidP="00612402">
      <w:r>
        <w:t>SELLADO:</w:t>
      </w:r>
      <w:r>
        <w:tab/>
      </w:r>
      <w:r>
        <w:tab/>
        <w:t>Para selle lateral.</w:t>
      </w:r>
    </w:p>
    <w:p w:rsidR="00612402" w:rsidRDefault="00612402" w:rsidP="00612402"/>
    <w:p w:rsidR="00612402" w:rsidRDefault="00612402" w:rsidP="00612402"/>
    <w:p w:rsidR="00612402" w:rsidRDefault="00612402" w:rsidP="00612402">
      <w:r>
        <w:rPr>
          <w:b/>
          <w:bCs/>
          <w:u w:val="single"/>
        </w:rPr>
        <w:t>NOTA:</w:t>
      </w:r>
      <w:r>
        <w:t xml:space="preserve">  *   c</w:t>
      </w:r>
      <w:r w:rsidR="00C50ECF">
        <w:t xml:space="preserve">yreles  </w:t>
      </w:r>
      <w:r>
        <w:t>en  su planta</w:t>
      </w:r>
    </w:p>
    <w:p w:rsidR="00612402" w:rsidRDefault="00612402" w:rsidP="00612402">
      <w:pPr>
        <w:numPr>
          <w:ilvl w:val="0"/>
          <w:numId w:val="1"/>
        </w:numPr>
      </w:pPr>
      <w:r>
        <w:t>Se envía  Muestra   para tonos y alturas</w:t>
      </w:r>
    </w:p>
    <w:p w:rsidR="00612402" w:rsidRDefault="00612402" w:rsidP="00612402">
      <w:pPr>
        <w:numPr>
          <w:ilvl w:val="0"/>
          <w:numId w:val="1"/>
        </w:numPr>
      </w:pPr>
      <w:r>
        <w:t>Colocar pie de imprenta</w:t>
      </w:r>
    </w:p>
    <w:p w:rsidR="00612402" w:rsidRDefault="00612402" w:rsidP="00612402">
      <w:pPr>
        <w:ind w:left="1245"/>
        <w:rPr>
          <w:b/>
          <w:u w:val="single"/>
        </w:rPr>
      </w:pPr>
    </w:p>
    <w:p w:rsidR="00612402" w:rsidRPr="00532CDC" w:rsidRDefault="00612402" w:rsidP="00612402">
      <w:pPr>
        <w:ind w:left="885"/>
        <w:rPr>
          <w:b/>
          <w:u w:val="single"/>
        </w:rPr>
      </w:pPr>
    </w:p>
    <w:p w:rsidR="00612402" w:rsidRDefault="00612402" w:rsidP="00612402">
      <w:pPr>
        <w:ind w:left="885"/>
        <w:rPr>
          <w:b/>
          <w:bCs/>
          <w:u w:val="single"/>
        </w:rPr>
      </w:pPr>
    </w:p>
    <w:p w:rsidR="00612402" w:rsidRDefault="00612402" w:rsidP="00612402">
      <w:r>
        <w:t>Agradezco la atención y colaboración prestada.</w:t>
      </w:r>
    </w:p>
    <w:p w:rsidR="00612402" w:rsidRDefault="00612402" w:rsidP="00612402"/>
    <w:p w:rsidR="00612402" w:rsidRDefault="00612402" w:rsidP="00612402"/>
    <w:p w:rsidR="00612402" w:rsidRDefault="00612402" w:rsidP="00612402">
      <w:r>
        <w:t>Cordialmente,</w:t>
      </w:r>
    </w:p>
    <w:p w:rsidR="00612402" w:rsidRDefault="00612402" w:rsidP="00612402"/>
    <w:p w:rsidR="00612402" w:rsidRDefault="00612402" w:rsidP="00612402"/>
    <w:p w:rsidR="00612402" w:rsidRDefault="00612402" w:rsidP="00612402"/>
    <w:p w:rsidR="00612402" w:rsidRDefault="00612402" w:rsidP="00612402">
      <w:pPr>
        <w:tabs>
          <w:tab w:val="left" w:pos="7032"/>
        </w:tabs>
      </w:pPr>
      <w:r>
        <w:t>RICARDO CASAS ZAPATA</w:t>
      </w:r>
      <w:r>
        <w:tab/>
      </w:r>
    </w:p>
    <w:p w:rsidR="00612402" w:rsidRDefault="00612402" w:rsidP="00612402">
      <w:r>
        <w:t>Director.</w:t>
      </w:r>
    </w:p>
    <w:p w:rsidR="00612402" w:rsidRDefault="00612402" w:rsidP="00084E31">
      <w:pPr>
        <w:rPr>
          <w:b/>
        </w:rPr>
      </w:pPr>
    </w:p>
    <w:p w:rsidR="00C50ECF" w:rsidRDefault="00C50ECF" w:rsidP="00084E31">
      <w:pPr>
        <w:rPr>
          <w:b/>
        </w:rPr>
      </w:pPr>
    </w:p>
    <w:p w:rsidR="00C50ECF" w:rsidRDefault="00C50ECF" w:rsidP="00084E31">
      <w:pPr>
        <w:rPr>
          <w:b/>
        </w:rPr>
      </w:pPr>
    </w:p>
    <w:p w:rsidR="00C50ECF" w:rsidRDefault="00C50ECF" w:rsidP="00084E31">
      <w:pPr>
        <w:rPr>
          <w:b/>
        </w:rPr>
      </w:pPr>
    </w:p>
    <w:p w:rsidR="00C50ECF" w:rsidRDefault="00C50ECF" w:rsidP="00084E31">
      <w:pPr>
        <w:rPr>
          <w:b/>
        </w:rPr>
      </w:pPr>
    </w:p>
    <w:p w:rsidR="00254EA9" w:rsidRDefault="00254EA9" w:rsidP="00084E31">
      <w:pPr>
        <w:rPr>
          <w:b/>
        </w:rPr>
      </w:pPr>
    </w:p>
    <w:p w:rsidR="00254EA9" w:rsidRDefault="00254EA9" w:rsidP="00084E31">
      <w:pPr>
        <w:rPr>
          <w:b/>
        </w:rPr>
      </w:pPr>
    </w:p>
    <w:p w:rsidR="00C50ECF" w:rsidRDefault="00C50ECF" w:rsidP="00C50ECF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C50ECF" w:rsidRDefault="00C50ECF" w:rsidP="00C50ECF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C50ECF" w:rsidRDefault="00C50ECF" w:rsidP="00C50ECF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C50ECF" w:rsidRDefault="00C50ECF" w:rsidP="00C50ECF">
      <w:pPr>
        <w:rPr>
          <w:b/>
          <w:bCs/>
          <w:sz w:val="20"/>
        </w:rPr>
      </w:pPr>
      <w:r>
        <w:rPr>
          <w:b/>
          <w:bCs/>
          <w:sz w:val="20"/>
        </w:rPr>
        <w:t>TEL:  4 44 46 64  ITAGUI.</w:t>
      </w:r>
    </w:p>
    <w:p w:rsidR="00C50ECF" w:rsidRDefault="00C50ECF" w:rsidP="00C50ECF">
      <w:pPr>
        <w:rPr>
          <w:b/>
          <w:bCs/>
        </w:rPr>
      </w:pPr>
    </w:p>
    <w:p w:rsidR="00C50ECF" w:rsidRDefault="00C50ECF" w:rsidP="00C50ECF">
      <w:pPr>
        <w:rPr>
          <w:b/>
          <w:bCs/>
        </w:rPr>
      </w:pPr>
    </w:p>
    <w:p w:rsidR="00C50ECF" w:rsidRDefault="00C50ECF" w:rsidP="00C50ECF">
      <w:pPr>
        <w:pStyle w:val="Ttulo1"/>
      </w:pPr>
      <w:r>
        <w:t>ORDEN DE TRABAJO        N°      07361</w:t>
      </w:r>
    </w:p>
    <w:p w:rsidR="00C50ECF" w:rsidRDefault="00C50ECF" w:rsidP="00C50ECF"/>
    <w:p w:rsidR="00C50ECF" w:rsidRDefault="00C50ECF" w:rsidP="00C50ECF">
      <w:r>
        <w:t>FECHA:</w:t>
      </w:r>
      <w:r>
        <w:tab/>
        <w:t>Medellín, Octubre  08    de   2010</w:t>
      </w:r>
    </w:p>
    <w:p w:rsidR="00C50ECF" w:rsidRDefault="00C50ECF" w:rsidP="00C50ECF">
      <w:r>
        <w:t>PARA:</w:t>
      </w:r>
      <w:r>
        <w:tab/>
      </w:r>
      <w:r>
        <w:tab/>
        <w:t>PLÁSTICOS DARMA</w:t>
      </w:r>
    </w:p>
    <w:p w:rsidR="00C50ECF" w:rsidRDefault="00C50ECF" w:rsidP="00C50ECF">
      <w:r>
        <w:t>ATENCIÓN:</w:t>
      </w:r>
      <w:r>
        <w:tab/>
        <w:t>Sr. Darío Jaramillo</w:t>
      </w:r>
    </w:p>
    <w:p w:rsidR="00C50ECF" w:rsidRDefault="00C50ECF" w:rsidP="00C50ECF">
      <w:r>
        <w:tab/>
      </w:r>
      <w:r>
        <w:tab/>
        <w:t>Gerente.</w:t>
      </w:r>
    </w:p>
    <w:p w:rsidR="00C50ECF" w:rsidRDefault="00C50ECF" w:rsidP="00C50ECF"/>
    <w:p w:rsidR="00C50ECF" w:rsidRDefault="00C50ECF" w:rsidP="00C50ECF">
      <w:r>
        <w:t>Apreciado Don Darío:</w:t>
      </w:r>
    </w:p>
    <w:p w:rsidR="00C50ECF" w:rsidRDefault="00C50ECF" w:rsidP="00C50ECF"/>
    <w:p w:rsidR="00C50ECF" w:rsidRDefault="00C50ECF" w:rsidP="00C50ECF">
      <w:r>
        <w:t>Con la presente estamos solicitando el siguiente material    :</w:t>
      </w:r>
    </w:p>
    <w:p w:rsidR="00C50ECF" w:rsidRDefault="00C50ECF" w:rsidP="00C50ECF"/>
    <w:p w:rsidR="00C50ECF" w:rsidRDefault="00C50ECF" w:rsidP="00C50ECF">
      <w:pPr>
        <w:rPr>
          <w:b/>
          <w:bCs/>
          <w:u w:val="single"/>
        </w:rPr>
      </w:pPr>
      <w:r>
        <w:rPr>
          <w:b/>
          <w:bCs/>
          <w:u w:val="single"/>
        </w:rPr>
        <w:t>IMPRESIÓN  :</w:t>
      </w:r>
    </w:p>
    <w:p w:rsidR="00C50ECF" w:rsidRDefault="00C50ECF" w:rsidP="00C50ECF"/>
    <w:p w:rsidR="00C50ECF" w:rsidRDefault="00C50ECF" w:rsidP="00C50ECF">
      <w:r>
        <w:t>MATERIAL:</w:t>
      </w:r>
      <w:r>
        <w:tab/>
      </w:r>
      <w:r>
        <w:tab/>
      </w:r>
      <w:r w:rsidRPr="00FE4325">
        <w:rPr>
          <w:b/>
        </w:rPr>
        <w:t>Lamina  BIO PP de   44   cms</w:t>
      </w:r>
    </w:p>
    <w:p w:rsidR="00C50ECF" w:rsidRDefault="00C50ECF" w:rsidP="00C50ECF">
      <w:r>
        <w:t>CALIBRE:</w:t>
      </w:r>
      <w:r>
        <w:tab/>
      </w:r>
      <w:r>
        <w:tab/>
      </w:r>
      <w:r w:rsidRPr="00FE4325">
        <w:rPr>
          <w:b/>
        </w:rPr>
        <w:t>25  micras</w:t>
      </w:r>
      <w:r>
        <w:t xml:space="preserve"> </w:t>
      </w:r>
    </w:p>
    <w:p w:rsidR="00C50ECF" w:rsidRDefault="00C50ECF" w:rsidP="00C50ECF">
      <w:r>
        <w:t>CANTIDAD:</w:t>
      </w:r>
      <w:r>
        <w:tab/>
      </w:r>
      <w:r>
        <w:tab/>
        <w:t>100    Kg</w:t>
      </w:r>
    </w:p>
    <w:p w:rsidR="00C50ECF" w:rsidRDefault="00C50ECF" w:rsidP="00C50ECF">
      <w:pPr>
        <w:rPr>
          <w:b/>
        </w:rPr>
      </w:pPr>
      <w:r>
        <w:t>REFERENCIA:</w:t>
      </w:r>
      <w:r>
        <w:tab/>
      </w:r>
      <w:r>
        <w:rPr>
          <w:b/>
        </w:rPr>
        <w:t>PAN  LECHE   SOL  DE  ORIENTE</w:t>
      </w:r>
    </w:p>
    <w:p w:rsidR="00C50ECF" w:rsidRDefault="00C50ECF" w:rsidP="00C50ECF">
      <w:r>
        <w:t>REPETICIÓN:</w:t>
      </w:r>
      <w:r>
        <w:tab/>
        <w:t>26     Cms.</w:t>
      </w:r>
    </w:p>
    <w:p w:rsidR="00C50ECF" w:rsidRDefault="00C50ECF" w:rsidP="00C50ECF">
      <w:r>
        <w:t xml:space="preserve">RODILLO  :               </w:t>
      </w:r>
      <w:r>
        <w:rPr>
          <w:b/>
        </w:rPr>
        <w:t>26</w:t>
      </w:r>
    </w:p>
    <w:p w:rsidR="00C50ECF" w:rsidRDefault="00C50ECF" w:rsidP="00C50ECF">
      <w:r>
        <w:t>IMPRESIÓN:</w:t>
      </w:r>
      <w:r>
        <w:tab/>
      </w:r>
      <w:r>
        <w:tab/>
        <w:t xml:space="preserve">1 cara   Lamina </w:t>
      </w:r>
    </w:p>
    <w:p w:rsidR="00C50ECF" w:rsidRDefault="00C50ECF" w:rsidP="00C50ECF">
      <w:r>
        <w:t>COLORES:</w:t>
      </w:r>
      <w:r>
        <w:tab/>
      </w:r>
      <w:r>
        <w:tab/>
        <w:t>4  (  SEGÚN  MUESTRA )</w:t>
      </w:r>
    </w:p>
    <w:p w:rsidR="00C50ECF" w:rsidRPr="00867012" w:rsidRDefault="00C50ECF" w:rsidP="00C50ECF">
      <w:pPr>
        <w:rPr>
          <w:b/>
        </w:rPr>
      </w:pPr>
      <w:r>
        <w:t>REFILADO:</w:t>
      </w:r>
      <w:r>
        <w:tab/>
      </w:r>
      <w:r>
        <w:tab/>
      </w:r>
      <w:r w:rsidRPr="00867012">
        <w:rPr>
          <w:b/>
        </w:rPr>
        <w:t xml:space="preserve">42.5     cms   </w:t>
      </w:r>
    </w:p>
    <w:p w:rsidR="00C50ECF" w:rsidRDefault="00C50ECF" w:rsidP="00C50ECF">
      <w:r>
        <w:t>ROLLOS :</w:t>
      </w:r>
      <w:r>
        <w:tab/>
      </w:r>
      <w:r>
        <w:tab/>
        <w:t>Empaquetadora</w:t>
      </w:r>
    </w:p>
    <w:p w:rsidR="00C50ECF" w:rsidRDefault="00C50ECF" w:rsidP="00C50ECF"/>
    <w:p w:rsidR="00C50ECF" w:rsidRDefault="00C50ECF" w:rsidP="00C50ECF"/>
    <w:p w:rsidR="00C50ECF" w:rsidRDefault="00C50ECF" w:rsidP="00C50ECF">
      <w:r>
        <w:rPr>
          <w:b/>
          <w:bCs/>
          <w:u w:val="single"/>
        </w:rPr>
        <w:t>NOTA:</w:t>
      </w:r>
      <w:r>
        <w:t xml:space="preserve">  - Se  </w:t>
      </w:r>
      <w:r w:rsidR="0093563A">
        <w:t>envía</w:t>
      </w:r>
      <w:r>
        <w:t xml:space="preserve"> muestra física para los tonos y alturas  de impresión.</w:t>
      </w:r>
    </w:p>
    <w:p w:rsidR="00C50ECF" w:rsidRDefault="00C50ECF" w:rsidP="00C50ECF">
      <w:pPr>
        <w:numPr>
          <w:ilvl w:val="0"/>
          <w:numId w:val="2"/>
        </w:numPr>
      </w:pPr>
      <w:r>
        <w:t>Se aprueba Impresión</w:t>
      </w:r>
    </w:p>
    <w:p w:rsidR="00C50ECF" w:rsidRDefault="00C50ECF" w:rsidP="00C50ECF">
      <w:pPr>
        <w:numPr>
          <w:ilvl w:val="0"/>
          <w:numId w:val="2"/>
        </w:numPr>
      </w:pPr>
      <w:r>
        <w:t>Cyreles  en  su  planta</w:t>
      </w:r>
    </w:p>
    <w:p w:rsidR="0093563A" w:rsidRDefault="0093563A" w:rsidP="00C50ECF">
      <w:pPr>
        <w:numPr>
          <w:ilvl w:val="0"/>
          <w:numId w:val="2"/>
        </w:numPr>
      </w:pPr>
    </w:p>
    <w:p w:rsidR="0093563A" w:rsidRPr="0093563A" w:rsidRDefault="0093563A" w:rsidP="00C50ECF">
      <w:pPr>
        <w:numPr>
          <w:ilvl w:val="0"/>
          <w:numId w:val="2"/>
        </w:numPr>
        <w:rPr>
          <w:b/>
        </w:rPr>
      </w:pPr>
      <w:r w:rsidRPr="0093563A">
        <w:rPr>
          <w:b/>
        </w:rPr>
        <w:t>CENTRAR EL LOGO EN LA FOTOCELDA</w:t>
      </w:r>
    </w:p>
    <w:p w:rsidR="00C50ECF" w:rsidRDefault="00C50ECF" w:rsidP="00C50ECF"/>
    <w:p w:rsidR="00C50ECF" w:rsidRDefault="00C50ECF" w:rsidP="00C50ECF"/>
    <w:p w:rsidR="00C50ECF" w:rsidRDefault="00C50ECF" w:rsidP="00C50ECF">
      <w:r>
        <w:t>Agradezco la atención y colaboración prestada.</w:t>
      </w:r>
    </w:p>
    <w:p w:rsidR="00C50ECF" w:rsidRDefault="00C50ECF" w:rsidP="00C50ECF"/>
    <w:p w:rsidR="00C50ECF" w:rsidRDefault="00C50ECF" w:rsidP="00C50ECF"/>
    <w:p w:rsidR="00C50ECF" w:rsidRDefault="00C50ECF" w:rsidP="00C50ECF"/>
    <w:p w:rsidR="00C50ECF" w:rsidRDefault="00C50ECF" w:rsidP="00C50ECF">
      <w:r>
        <w:t>Cordialmente,</w:t>
      </w:r>
    </w:p>
    <w:p w:rsidR="00C50ECF" w:rsidRDefault="00C50ECF" w:rsidP="00C50ECF"/>
    <w:p w:rsidR="00C50ECF" w:rsidRDefault="00C50ECF" w:rsidP="00C50ECF"/>
    <w:p w:rsidR="00C50ECF" w:rsidRDefault="00C50ECF" w:rsidP="00C50ECF">
      <w:r>
        <w:t>RICARDO CASAS ZAPATA</w:t>
      </w:r>
    </w:p>
    <w:p w:rsidR="00C50ECF" w:rsidRDefault="00C50ECF" w:rsidP="00C50ECF">
      <w:r>
        <w:t>Director.</w:t>
      </w:r>
    </w:p>
    <w:p w:rsidR="00C50ECF" w:rsidRDefault="00C50ECF" w:rsidP="00C50ECF">
      <w:pPr>
        <w:rPr>
          <w:b/>
        </w:rPr>
      </w:pPr>
    </w:p>
    <w:p w:rsidR="00C50ECF" w:rsidRDefault="00C50ECF" w:rsidP="00C50ECF">
      <w:pPr>
        <w:rPr>
          <w:b/>
        </w:rPr>
      </w:pPr>
    </w:p>
    <w:p w:rsidR="00C50ECF" w:rsidRDefault="00C50ECF" w:rsidP="00084E31">
      <w:pPr>
        <w:rPr>
          <w:b/>
        </w:rPr>
      </w:pPr>
    </w:p>
    <w:p w:rsidR="003F41FA" w:rsidRDefault="003F41FA" w:rsidP="00084E31">
      <w:pPr>
        <w:rPr>
          <w:b/>
        </w:rPr>
      </w:pPr>
    </w:p>
    <w:p w:rsidR="003F41FA" w:rsidRDefault="003F41FA" w:rsidP="003F41FA">
      <w:pPr>
        <w:rPr>
          <w:b/>
        </w:rPr>
      </w:pPr>
    </w:p>
    <w:p w:rsidR="003F41FA" w:rsidRDefault="003F41FA" w:rsidP="003F41FA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3F41FA" w:rsidRDefault="003F41FA" w:rsidP="003F41FA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3F41FA" w:rsidRDefault="003F41FA" w:rsidP="003F41FA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3F41FA" w:rsidRDefault="003F41FA" w:rsidP="003F41FA">
      <w:pPr>
        <w:rPr>
          <w:b/>
          <w:bCs/>
          <w:sz w:val="20"/>
        </w:rPr>
      </w:pPr>
      <w:r>
        <w:rPr>
          <w:b/>
          <w:bCs/>
          <w:sz w:val="20"/>
        </w:rPr>
        <w:t>TEL:  4 44 46 64  ITAGUI.</w:t>
      </w:r>
    </w:p>
    <w:p w:rsidR="003F41FA" w:rsidRDefault="003F41FA" w:rsidP="003F41FA">
      <w:pPr>
        <w:rPr>
          <w:b/>
          <w:bCs/>
        </w:rPr>
      </w:pPr>
    </w:p>
    <w:p w:rsidR="003F41FA" w:rsidRDefault="003F41FA" w:rsidP="003F41FA">
      <w:pPr>
        <w:rPr>
          <w:b/>
          <w:bCs/>
        </w:rPr>
      </w:pPr>
    </w:p>
    <w:p w:rsidR="003F41FA" w:rsidRDefault="003F41FA" w:rsidP="003F41FA">
      <w:pPr>
        <w:pStyle w:val="Ttulo1"/>
      </w:pPr>
      <w:r>
        <w:t>ORDEN DE TRABAJO        N°      07360</w:t>
      </w:r>
    </w:p>
    <w:p w:rsidR="003F41FA" w:rsidRDefault="003F41FA" w:rsidP="003F41FA"/>
    <w:p w:rsidR="003F41FA" w:rsidRDefault="003F41FA" w:rsidP="003F41FA">
      <w:r>
        <w:t>FECHA:</w:t>
      </w:r>
      <w:r>
        <w:tab/>
        <w:t>Medellín, Octubre  08   de    2010</w:t>
      </w:r>
    </w:p>
    <w:p w:rsidR="003F41FA" w:rsidRDefault="003F41FA" w:rsidP="003F41FA">
      <w:r>
        <w:t>PARA:</w:t>
      </w:r>
      <w:r>
        <w:tab/>
      </w:r>
      <w:r>
        <w:tab/>
        <w:t>PLÁSTICOS DARMA</w:t>
      </w:r>
    </w:p>
    <w:p w:rsidR="003F41FA" w:rsidRDefault="003F41FA" w:rsidP="003F41FA">
      <w:r>
        <w:t>ATENCIÓN:</w:t>
      </w:r>
      <w:r>
        <w:tab/>
        <w:t>Sr. Darío Jaramillo</w:t>
      </w:r>
    </w:p>
    <w:p w:rsidR="003F41FA" w:rsidRDefault="003F41FA" w:rsidP="003F41FA">
      <w:r>
        <w:tab/>
      </w:r>
      <w:r>
        <w:tab/>
        <w:t>Gerente.</w:t>
      </w:r>
    </w:p>
    <w:p w:rsidR="003F41FA" w:rsidRDefault="003F41FA" w:rsidP="003F41FA"/>
    <w:p w:rsidR="003F41FA" w:rsidRDefault="003F41FA" w:rsidP="003F41FA">
      <w:r>
        <w:t>Apreciado Don Darío:</w:t>
      </w:r>
    </w:p>
    <w:p w:rsidR="003F41FA" w:rsidRDefault="003F41FA" w:rsidP="003F41FA"/>
    <w:p w:rsidR="003F41FA" w:rsidRDefault="003F41FA" w:rsidP="003F41FA">
      <w:r>
        <w:t>Con la presente estamos solicitando el siguiente material    :</w:t>
      </w:r>
    </w:p>
    <w:p w:rsidR="003F41FA" w:rsidRDefault="003F41FA" w:rsidP="003F41FA"/>
    <w:p w:rsidR="003F41FA" w:rsidRDefault="003F41FA" w:rsidP="003F41FA">
      <w:pPr>
        <w:rPr>
          <w:b/>
          <w:bCs/>
          <w:u w:val="single"/>
        </w:rPr>
      </w:pPr>
      <w:r>
        <w:rPr>
          <w:b/>
          <w:bCs/>
          <w:u w:val="single"/>
        </w:rPr>
        <w:t>IMPRESIÓN  :</w:t>
      </w:r>
    </w:p>
    <w:p w:rsidR="003F41FA" w:rsidRDefault="003F41FA" w:rsidP="003F41FA"/>
    <w:p w:rsidR="003F41FA" w:rsidRDefault="003F41FA" w:rsidP="003F41FA">
      <w:r>
        <w:t>MATERIAL:</w:t>
      </w:r>
      <w:r>
        <w:tab/>
      </w:r>
      <w:r>
        <w:tab/>
      </w:r>
      <w:r w:rsidRPr="00FE4325">
        <w:rPr>
          <w:b/>
        </w:rPr>
        <w:t>Lamina  BIO PP de   44   cms</w:t>
      </w:r>
    </w:p>
    <w:p w:rsidR="003F41FA" w:rsidRDefault="003F41FA" w:rsidP="003F41FA">
      <w:r>
        <w:t>CALIBRE:</w:t>
      </w:r>
      <w:r>
        <w:tab/>
      </w:r>
      <w:r>
        <w:tab/>
      </w:r>
      <w:r w:rsidRPr="00FE4325">
        <w:rPr>
          <w:b/>
        </w:rPr>
        <w:t>25  micras</w:t>
      </w:r>
      <w:r>
        <w:t xml:space="preserve"> </w:t>
      </w:r>
    </w:p>
    <w:p w:rsidR="003F41FA" w:rsidRDefault="003F41FA" w:rsidP="003F41FA">
      <w:r>
        <w:t>CANTIDAD:</w:t>
      </w:r>
      <w:r>
        <w:tab/>
      </w:r>
      <w:r>
        <w:tab/>
        <w:t>100    Kg</w:t>
      </w:r>
    </w:p>
    <w:p w:rsidR="003F41FA" w:rsidRDefault="003F41FA" w:rsidP="003F41FA">
      <w:r>
        <w:t>REFERENCIA:</w:t>
      </w:r>
      <w:r>
        <w:tab/>
      </w:r>
      <w:r>
        <w:rPr>
          <w:b/>
        </w:rPr>
        <w:t>PAN QUESO SOL   DE ORIENTE</w:t>
      </w:r>
    </w:p>
    <w:p w:rsidR="003F41FA" w:rsidRDefault="003F41FA" w:rsidP="003F41FA">
      <w:r>
        <w:t>REPETICIÓN:</w:t>
      </w:r>
      <w:r>
        <w:tab/>
        <w:t>26     Cms.</w:t>
      </w:r>
    </w:p>
    <w:p w:rsidR="003F41FA" w:rsidRDefault="003F41FA" w:rsidP="003F41FA">
      <w:r>
        <w:t xml:space="preserve">RODILLO  :               </w:t>
      </w:r>
      <w:r>
        <w:rPr>
          <w:b/>
        </w:rPr>
        <w:t>26</w:t>
      </w:r>
    </w:p>
    <w:p w:rsidR="003F41FA" w:rsidRDefault="003F41FA" w:rsidP="003F41FA">
      <w:r>
        <w:t>IMPRESIÓN:</w:t>
      </w:r>
      <w:r>
        <w:tab/>
      </w:r>
      <w:r>
        <w:tab/>
        <w:t xml:space="preserve">1 cara   Lamina </w:t>
      </w:r>
    </w:p>
    <w:p w:rsidR="003F41FA" w:rsidRDefault="003F41FA" w:rsidP="003F41FA">
      <w:r>
        <w:t>COLORES:</w:t>
      </w:r>
      <w:r>
        <w:tab/>
      </w:r>
      <w:r>
        <w:tab/>
        <w:t>4  (  SEGÚN  MUESTRA )</w:t>
      </w:r>
    </w:p>
    <w:p w:rsidR="003F41FA" w:rsidRDefault="003F41FA" w:rsidP="003F41FA">
      <w:r>
        <w:t>REFILADO:</w:t>
      </w:r>
      <w:r>
        <w:tab/>
      </w:r>
      <w:r>
        <w:tab/>
        <w:t xml:space="preserve">43.5     cms   </w:t>
      </w:r>
    </w:p>
    <w:p w:rsidR="003F41FA" w:rsidRDefault="003F41FA" w:rsidP="003F41FA">
      <w:r>
        <w:t>ROLLOS :</w:t>
      </w:r>
      <w:r>
        <w:tab/>
      </w:r>
      <w:r>
        <w:tab/>
        <w:t>Empaquetadora</w:t>
      </w:r>
    </w:p>
    <w:p w:rsidR="003F41FA" w:rsidRDefault="003F41FA" w:rsidP="003F41FA"/>
    <w:p w:rsidR="003F41FA" w:rsidRDefault="003F41FA" w:rsidP="003F41FA"/>
    <w:p w:rsidR="003F41FA" w:rsidRDefault="003F41FA" w:rsidP="003F41FA">
      <w:r>
        <w:rPr>
          <w:b/>
          <w:bCs/>
          <w:u w:val="single"/>
        </w:rPr>
        <w:t>NOTA:</w:t>
      </w:r>
      <w:r>
        <w:t xml:space="preserve">  - Se  </w:t>
      </w:r>
      <w:r w:rsidR="00CB1AEB">
        <w:t>envía</w:t>
      </w:r>
      <w:r>
        <w:t xml:space="preserve"> muestra física para los tonos y alturas  de impresión.</w:t>
      </w:r>
    </w:p>
    <w:p w:rsidR="003F41FA" w:rsidRDefault="003F41FA" w:rsidP="003F41FA">
      <w:pPr>
        <w:numPr>
          <w:ilvl w:val="0"/>
          <w:numId w:val="2"/>
        </w:numPr>
      </w:pPr>
      <w:r>
        <w:t>Se aprueba Impresión</w:t>
      </w:r>
    </w:p>
    <w:p w:rsidR="003F41FA" w:rsidRDefault="003F41FA" w:rsidP="003F41FA">
      <w:pPr>
        <w:numPr>
          <w:ilvl w:val="0"/>
          <w:numId w:val="2"/>
        </w:numPr>
      </w:pPr>
      <w:r>
        <w:t>Cyreles  en su  planta</w:t>
      </w:r>
    </w:p>
    <w:p w:rsidR="003F41FA" w:rsidRDefault="003F41FA" w:rsidP="003F41FA"/>
    <w:p w:rsidR="003F41FA" w:rsidRDefault="003F41FA" w:rsidP="003F41FA"/>
    <w:p w:rsidR="003F41FA" w:rsidRDefault="003F41FA" w:rsidP="003F41FA"/>
    <w:p w:rsidR="003F41FA" w:rsidRDefault="003F41FA" w:rsidP="003F41FA">
      <w:r>
        <w:t>Agradezco la atención y colaboración prestada.</w:t>
      </w:r>
    </w:p>
    <w:p w:rsidR="003F41FA" w:rsidRDefault="003F41FA" w:rsidP="003F41FA"/>
    <w:p w:rsidR="003F41FA" w:rsidRDefault="003F41FA" w:rsidP="003F41FA"/>
    <w:p w:rsidR="003F41FA" w:rsidRDefault="003F41FA" w:rsidP="003F41FA"/>
    <w:p w:rsidR="003F41FA" w:rsidRDefault="003F41FA" w:rsidP="003F41FA"/>
    <w:p w:rsidR="003F41FA" w:rsidRDefault="003F41FA" w:rsidP="003F41FA">
      <w:r>
        <w:t>Cordialmente,</w:t>
      </w:r>
    </w:p>
    <w:p w:rsidR="003F41FA" w:rsidRDefault="003F41FA" w:rsidP="003F41FA"/>
    <w:p w:rsidR="003F41FA" w:rsidRDefault="003F41FA" w:rsidP="003F41FA"/>
    <w:p w:rsidR="003F41FA" w:rsidRDefault="003F41FA" w:rsidP="003F41FA">
      <w:r>
        <w:t>RICARDO CASAS ZAPATA</w:t>
      </w:r>
    </w:p>
    <w:p w:rsidR="003F41FA" w:rsidRDefault="003F41FA" w:rsidP="003F41FA">
      <w:r>
        <w:t>Director.</w:t>
      </w:r>
    </w:p>
    <w:p w:rsidR="003F41FA" w:rsidRDefault="003F41FA" w:rsidP="003F41FA">
      <w:pPr>
        <w:rPr>
          <w:b/>
        </w:rPr>
      </w:pPr>
    </w:p>
    <w:p w:rsidR="003F41FA" w:rsidRDefault="003F41FA" w:rsidP="00084E31">
      <w:pPr>
        <w:rPr>
          <w:b/>
        </w:rPr>
      </w:pPr>
    </w:p>
    <w:p w:rsidR="00CB1AEB" w:rsidRDefault="00CB1AEB" w:rsidP="00084E31">
      <w:pPr>
        <w:rPr>
          <w:b/>
        </w:rPr>
      </w:pPr>
    </w:p>
    <w:p w:rsidR="00CB1AEB" w:rsidRDefault="00CB1AEB" w:rsidP="00084E31">
      <w:pPr>
        <w:rPr>
          <w:b/>
        </w:rPr>
      </w:pPr>
    </w:p>
    <w:p w:rsidR="00CB1AEB" w:rsidRDefault="00CB1AEB" w:rsidP="00CB1AEB">
      <w:pPr>
        <w:rPr>
          <w:b/>
        </w:rPr>
      </w:pPr>
    </w:p>
    <w:p w:rsidR="00CB1AEB" w:rsidRDefault="00CB1AEB" w:rsidP="00CB1AEB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CB1AEB" w:rsidRDefault="00CB1AEB" w:rsidP="00CB1AEB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CB1AEB" w:rsidRDefault="00CB1AEB" w:rsidP="00CB1AEB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CB1AEB" w:rsidRDefault="00CB1AEB" w:rsidP="00CB1AEB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CB1AEB" w:rsidRDefault="00CB1AEB" w:rsidP="00CB1AEB"/>
    <w:p w:rsidR="00CB1AEB" w:rsidRDefault="00CB1AEB" w:rsidP="00CB1AEB">
      <w:pPr>
        <w:pStyle w:val="Ttulo1"/>
      </w:pPr>
      <w:r>
        <w:t>ORDEN DE TRABAJO   N°      07377</w:t>
      </w:r>
    </w:p>
    <w:p w:rsidR="00CB1AEB" w:rsidRDefault="00CB1AEB" w:rsidP="00CB1AEB"/>
    <w:p w:rsidR="00CB1AEB" w:rsidRDefault="00CB1AEB" w:rsidP="00CB1AEB">
      <w:r>
        <w:t>FECHA:</w:t>
      </w:r>
      <w:r>
        <w:tab/>
        <w:t>Medellín, Octubre   08    de   2010</w:t>
      </w:r>
    </w:p>
    <w:p w:rsidR="00CB1AEB" w:rsidRDefault="00CB1AEB" w:rsidP="00CB1AEB">
      <w:r>
        <w:t>PARA:</w:t>
      </w:r>
      <w:r>
        <w:tab/>
      </w:r>
      <w:r>
        <w:tab/>
        <w:t>PLÁSTICOS   DARMA</w:t>
      </w:r>
    </w:p>
    <w:p w:rsidR="00CB1AEB" w:rsidRDefault="00CB1AEB" w:rsidP="00CB1AEB">
      <w:r>
        <w:t>ATENCIÓN:</w:t>
      </w:r>
      <w:r>
        <w:tab/>
        <w:t>Sr. DARIO JARAMILLO</w:t>
      </w:r>
    </w:p>
    <w:p w:rsidR="00CB1AEB" w:rsidRDefault="00CB1AEB" w:rsidP="00CB1AEB"/>
    <w:p w:rsidR="00CB1AEB" w:rsidRDefault="00CB1AEB" w:rsidP="00CB1AEB">
      <w:r>
        <w:t>Apreciado Dn DARIO:</w:t>
      </w:r>
    </w:p>
    <w:p w:rsidR="00CB1AEB" w:rsidRDefault="00CB1AEB" w:rsidP="00CB1AEB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CB1AEB" w:rsidRDefault="00CB1AEB" w:rsidP="00CB1AEB"/>
    <w:p w:rsidR="00CB1AEB" w:rsidRDefault="00CB1AEB" w:rsidP="00CB1AEB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CB1AEB" w:rsidRDefault="00CB1AEB" w:rsidP="00CB1AEB"/>
    <w:p w:rsidR="00CB1AEB" w:rsidRDefault="00CB1AEB" w:rsidP="00CB1AEB">
      <w:r>
        <w:t>MATERIAL :</w:t>
      </w:r>
      <w:r>
        <w:tab/>
      </w:r>
      <w:r>
        <w:tab/>
        <w:t>Polietileno de Baja  densidad  Lamina</w:t>
      </w:r>
      <w:r>
        <w:rPr>
          <w:b/>
          <w:u w:val="single"/>
        </w:rPr>
        <w:t xml:space="preserve">  </w:t>
      </w:r>
      <w:r>
        <w:t xml:space="preserve"> BLANCA</w:t>
      </w:r>
    </w:p>
    <w:p w:rsidR="00CB1AEB" w:rsidRDefault="00CB1AEB" w:rsidP="00CB1AEB">
      <w:r>
        <w:t>MEDIDA:</w:t>
      </w:r>
      <w:r>
        <w:tab/>
      </w:r>
      <w:r>
        <w:tab/>
      </w:r>
      <w:r>
        <w:rPr>
          <w:b/>
        </w:rPr>
        <w:t>44</w:t>
      </w:r>
      <w:r>
        <w:t xml:space="preserve">   cms   </w:t>
      </w:r>
    </w:p>
    <w:p w:rsidR="00CB1AEB" w:rsidRDefault="00CB1AEB" w:rsidP="00CB1AEB">
      <w:r>
        <w:t>CALIBRE :</w:t>
      </w:r>
      <w:r>
        <w:tab/>
      </w:r>
      <w:r>
        <w:tab/>
      </w:r>
      <w:r>
        <w:rPr>
          <w:b/>
        </w:rPr>
        <w:t>1.2</w:t>
      </w:r>
      <w:r>
        <w:t xml:space="preserve">   “</w:t>
      </w:r>
    </w:p>
    <w:p w:rsidR="00CB1AEB" w:rsidRDefault="00CB1AEB" w:rsidP="00CB1AEB">
      <w:r>
        <w:t>COLOR :</w:t>
      </w:r>
      <w:r>
        <w:tab/>
      </w:r>
      <w:r>
        <w:tab/>
        <w:t>BLANCA</w:t>
      </w:r>
    </w:p>
    <w:p w:rsidR="00CB1AEB" w:rsidRPr="0007721A" w:rsidRDefault="00CB1AEB" w:rsidP="00CB1AEB">
      <w:r>
        <w:t xml:space="preserve">TRATADO : </w:t>
      </w:r>
      <w:r>
        <w:tab/>
      </w:r>
      <w:r>
        <w:tab/>
        <w:t>1  cara</w:t>
      </w:r>
    </w:p>
    <w:p w:rsidR="00CB1AEB" w:rsidRDefault="00F50C4E" w:rsidP="00CB1AEB">
      <w:r>
        <w:t xml:space="preserve">CANTIDAD : </w:t>
      </w:r>
      <w:r>
        <w:tab/>
        <w:t>120</w:t>
      </w:r>
      <w:r w:rsidR="00CB1AEB">
        <w:t xml:space="preserve">    kg</w:t>
      </w:r>
    </w:p>
    <w:p w:rsidR="00CB1AEB" w:rsidRDefault="00CB1AEB" w:rsidP="00CB1AEB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 xml:space="preserve">3  ( Negro – rojo – verde ) </w:t>
      </w:r>
    </w:p>
    <w:p w:rsidR="00CB1AEB" w:rsidRDefault="00CB1AEB" w:rsidP="00CB1AEB">
      <w:r>
        <w:t xml:space="preserve">CARAS : </w:t>
      </w:r>
      <w:r>
        <w:tab/>
      </w:r>
      <w:r>
        <w:tab/>
        <w:t>1</w:t>
      </w:r>
    </w:p>
    <w:p w:rsidR="00CB1AEB" w:rsidRDefault="00CB1AEB" w:rsidP="00CB1AEB">
      <w:r>
        <w:t>REPETICIÓN :</w:t>
      </w:r>
      <w:r>
        <w:tab/>
        <w:t>22   cms</w:t>
      </w:r>
    </w:p>
    <w:p w:rsidR="00CB1AEB" w:rsidRDefault="00CB1AEB" w:rsidP="00CB1AEB">
      <w:r>
        <w:t>RODILLO :</w:t>
      </w:r>
      <w:r>
        <w:tab/>
      </w:r>
      <w:r>
        <w:tab/>
        <w:t>24.5</w:t>
      </w:r>
    </w:p>
    <w:p w:rsidR="00CB1AEB" w:rsidRDefault="00CB1AEB" w:rsidP="00CB1AEB">
      <w:r>
        <w:t>LAMINA  :</w:t>
      </w:r>
      <w:r>
        <w:tab/>
      </w:r>
      <w:r>
        <w:tab/>
        <w:t xml:space="preserve">22 </w:t>
      </w:r>
      <w:r>
        <w:rPr>
          <w:b/>
        </w:rPr>
        <w:t xml:space="preserve"> x  24.5 </w:t>
      </w:r>
      <w:r w:rsidRPr="00336CAC">
        <w:rPr>
          <w:b/>
        </w:rPr>
        <w:t xml:space="preserve">   cm</w:t>
      </w:r>
      <w:r>
        <w:t xml:space="preserve">     </w:t>
      </w:r>
    </w:p>
    <w:p w:rsidR="00CB1AEB" w:rsidRDefault="00CB1AEB" w:rsidP="00CB1AEB">
      <w:r>
        <w:t>SELLADO .</w:t>
      </w:r>
      <w:r>
        <w:tab/>
      </w:r>
      <w:r>
        <w:tab/>
        <w:t>Lateral</w:t>
      </w:r>
    </w:p>
    <w:p w:rsidR="00CB1AEB" w:rsidRDefault="00CB1AEB" w:rsidP="00CB1AEB">
      <w:r>
        <w:t>REFERENCIA :</w:t>
      </w:r>
      <w:r>
        <w:tab/>
      </w:r>
      <w:r>
        <w:rPr>
          <w:b/>
        </w:rPr>
        <w:t xml:space="preserve">QUESITO    RIONEGRO  220   gm  </w:t>
      </w:r>
    </w:p>
    <w:p w:rsidR="00CB1AEB" w:rsidRDefault="00CB1AEB" w:rsidP="00CB1AEB"/>
    <w:p w:rsidR="00CB1AEB" w:rsidRDefault="00CB1AEB" w:rsidP="00CB1AEB"/>
    <w:p w:rsidR="00CB1AEB" w:rsidRDefault="00CB1AEB" w:rsidP="00CB1AEB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>
        <w:rPr>
          <w:bCs/>
        </w:rPr>
        <w:t>Cyreles   en  su planta</w:t>
      </w:r>
    </w:p>
    <w:p w:rsidR="00CB1AEB" w:rsidRDefault="00CB1AEB" w:rsidP="00CB1AEB">
      <w:r>
        <w:t xml:space="preserve">                   -   Anexo  Arte  para   alturas y Tonos.</w:t>
      </w:r>
    </w:p>
    <w:p w:rsidR="00CB1AEB" w:rsidRDefault="00CB1AEB" w:rsidP="00CB1AEB">
      <w:pPr>
        <w:rPr>
          <w:b/>
        </w:rPr>
      </w:pPr>
      <w:r>
        <w:tab/>
        <w:t xml:space="preserve">        -  </w:t>
      </w:r>
      <w:r w:rsidRPr="00B879F4">
        <w:rPr>
          <w:b/>
        </w:rPr>
        <w:t>SE  APRUEBA  IMPRESIÓN</w:t>
      </w:r>
      <w:r>
        <w:t xml:space="preserve">  </w:t>
      </w:r>
      <w:r>
        <w:tab/>
        <w:t xml:space="preserve">        </w:t>
      </w: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CB1AEB" w:rsidRDefault="00CB1AEB" w:rsidP="00CB1AEB">
      <w:pPr>
        <w:rPr>
          <w:b/>
        </w:rPr>
      </w:pPr>
      <w:r>
        <w:rPr>
          <w:b/>
        </w:rPr>
        <w:tab/>
        <w:t xml:space="preserve">        -  EL MATERIAL  LO ENVIA  P.U</w:t>
      </w:r>
    </w:p>
    <w:p w:rsidR="00CB1AEB" w:rsidRPr="00FC6897" w:rsidRDefault="00CB1AEB" w:rsidP="00CB1AEB">
      <w:pPr>
        <w:rPr>
          <w:b/>
          <w:sz w:val="32"/>
          <w:szCs w:val="32"/>
        </w:rPr>
      </w:pPr>
      <w:r>
        <w:rPr>
          <w:b/>
        </w:rPr>
        <w:tab/>
        <w:t xml:space="preserve">        -  CODIGO    </w:t>
      </w:r>
      <w:r w:rsidRPr="00FC6897">
        <w:rPr>
          <w:b/>
          <w:sz w:val="32"/>
          <w:szCs w:val="32"/>
        </w:rPr>
        <w:t>7703686701072</w:t>
      </w:r>
    </w:p>
    <w:p w:rsidR="00CB1AEB" w:rsidRDefault="00CB1AEB" w:rsidP="00CB1AEB">
      <w:pPr>
        <w:rPr>
          <w:b/>
        </w:rPr>
      </w:pPr>
    </w:p>
    <w:p w:rsidR="00CB1AEB" w:rsidRDefault="00CB1AEB" w:rsidP="00CB1AEB">
      <w:pPr>
        <w:rPr>
          <w:b/>
        </w:rPr>
      </w:pPr>
      <w:r>
        <w:rPr>
          <w:b/>
        </w:rPr>
        <w:tab/>
        <w:t xml:space="preserve">        </w:t>
      </w:r>
      <w:r>
        <w:rPr>
          <w:b/>
        </w:rPr>
        <w:tab/>
        <w:t xml:space="preserve">      </w:t>
      </w:r>
    </w:p>
    <w:p w:rsidR="00CB1AEB" w:rsidRDefault="00CB1AEB" w:rsidP="00CB1AEB"/>
    <w:p w:rsidR="00CB1AEB" w:rsidRDefault="00CB1AEB" w:rsidP="00CB1AEB">
      <w:r>
        <w:tab/>
      </w:r>
    </w:p>
    <w:p w:rsidR="00CB1AEB" w:rsidRDefault="00CB1AEB" w:rsidP="00CB1AEB">
      <w:r>
        <w:t>Agradezco la atención y colaboración prestada.</w:t>
      </w:r>
    </w:p>
    <w:p w:rsidR="00CB1AEB" w:rsidRDefault="00CB1AEB" w:rsidP="00CB1AEB"/>
    <w:p w:rsidR="00CB1AEB" w:rsidRDefault="00CB1AEB" w:rsidP="00CB1AEB"/>
    <w:p w:rsidR="00CB1AEB" w:rsidRDefault="00CB1AEB" w:rsidP="00CB1AEB">
      <w:r>
        <w:t>Cordialmente</w:t>
      </w:r>
    </w:p>
    <w:p w:rsidR="00CB1AEB" w:rsidRDefault="00CB1AEB" w:rsidP="00CB1AEB"/>
    <w:p w:rsidR="00CB1AEB" w:rsidRDefault="00CB1AEB" w:rsidP="00CB1AEB"/>
    <w:p w:rsidR="00CB1AEB" w:rsidRDefault="00CB1AEB" w:rsidP="00CB1AEB">
      <w:r>
        <w:t>RICARDO CASAS ZAPATA</w:t>
      </w:r>
    </w:p>
    <w:p w:rsidR="00CB1AEB" w:rsidRDefault="00CB1AEB" w:rsidP="00CB1AEB">
      <w:r>
        <w:t>Director.</w:t>
      </w:r>
    </w:p>
    <w:p w:rsidR="00CB1AEB" w:rsidRDefault="00CB1AEB" w:rsidP="00CB1AEB">
      <w:pPr>
        <w:rPr>
          <w:b/>
        </w:rPr>
      </w:pPr>
    </w:p>
    <w:p w:rsidR="00CB1AEB" w:rsidRDefault="00CB1AEB" w:rsidP="00CB1AEB">
      <w:pPr>
        <w:rPr>
          <w:b/>
        </w:rPr>
      </w:pPr>
    </w:p>
    <w:p w:rsidR="00C160D0" w:rsidRDefault="00C160D0" w:rsidP="00C160D0">
      <w:pPr>
        <w:rPr>
          <w:b/>
        </w:rPr>
      </w:pPr>
    </w:p>
    <w:p w:rsidR="00C160D0" w:rsidRDefault="00C160D0" w:rsidP="00C160D0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C160D0" w:rsidRDefault="00C160D0" w:rsidP="00C160D0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C160D0" w:rsidRDefault="00C160D0" w:rsidP="00C160D0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C160D0" w:rsidRDefault="00C160D0" w:rsidP="00C160D0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C160D0" w:rsidRDefault="00C160D0" w:rsidP="00C160D0"/>
    <w:p w:rsidR="00C160D0" w:rsidRDefault="004B41B6" w:rsidP="00C160D0">
      <w:pPr>
        <w:pStyle w:val="Ttulo1"/>
      </w:pPr>
      <w:r>
        <w:t>ORDEN DE TRABAJO   N°      07370</w:t>
      </w:r>
    </w:p>
    <w:p w:rsidR="00C160D0" w:rsidRDefault="00C160D0" w:rsidP="00C160D0"/>
    <w:p w:rsidR="00C160D0" w:rsidRDefault="004B41B6" w:rsidP="00C160D0">
      <w:r>
        <w:t>FECHA:</w:t>
      </w:r>
      <w:r>
        <w:tab/>
        <w:t>Medellín, Octubre  08</w:t>
      </w:r>
      <w:r w:rsidR="00C160D0">
        <w:t xml:space="preserve">    de   2010</w:t>
      </w:r>
    </w:p>
    <w:p w:rsidR="00C160D0" w:rsidRDefault="00C160D0" w:rsidP="00C160D0">
      <w:r>
        <w:t>PARA:</w:t>
      </w:r>
      <w:r>
        <w:tab/>
      </w:r>
      <w:r>
        <w:tab/>
        <w:t>PLÁSTICOS   DARMA</w:t>
      </w:r>
    </w:p>
    <w:p w:rsidR="00C160D0" w:rsidRDefault="00C160D0" w:rsidP="00C160D0">
      <w:r>
        <w:t>ATENCIÓN:</w:t>
      </w:r>
      <w:r>
        <w:tab/>
        <w:t>Sr. DARIO JARAMILLO</w:t>
      </w:r>
    </w:p>
    <w:p w:rsidR="00C160D0" w:rsidRDefault="00C160D0" w:rsidP="00C160D0"/>
    <w:p w:rsidR="00C160D0" w:rsidRDefault="00C160D0" w:rsidP="00C160D0">
      <w:r>
        <w:t>Apreciado Dn DARIO:</w:t>
      </w:r>
    </w:p>
    <w:p w:rsidR="00C160D0" w:rsidRDefault="00C160D0" w:rsidP="00C160D0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C160D0" w:rsidRDefault="00C160D0" w:rsidP="00C160D0"/>
    <w:p w:rsidR="00C160D0" w:rsidRDefault="00C160D0" w:rsidP="00C160D0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C160D0" w:rsidRDefault="00C160D0" w:rsidP="00C160D0"/>
    <w:p w:rsidR="00C160D0" w:rsidRDefault="00C160D0" w:rsidP="00C160D0">
      <w:r>
        <w:t>MATERIAL :</w:t>
      </w:r>
      <w:r>
        <w:tab/>
      </w:r>
      <w:r>
        <w:tab/>
        <w:t>Polietileno de Baja  densidad  Lamina</w:t>
      </w:r>
      <w:r>
        <w:rPr>
          <w:b/>
          <w:u w:val="single"/>
        </w:rPr>
        <w:t xml:space="preserve">  </w:t>
      </w:r>
      <w:r>
        <w:t xml:space="preserve"> Tpte</w:t>
      </w:r>
    </w:p>
    <w:p w:rsidR="00C160D0" w:rsidRDefault="00C160D0" w:rsidP="00C160D0">
      <w:r>
        <w:t>MEDIDA:</w:t>
      </w:r>
      <w:r>
        <w:tab/>
      </w:r>
      <w:r>
        <w:tab/>
      </w:r>
      <w:r>
        <w:rPr>
          <w:b/>
        </w:rPr>
        <w:t>52</w:t>
      </w:r>
      <w:r>
        <w:t xml:space="preserve">   cms   </w:t>
      </w:r>
    </w:p>
    <w:p w:rsidR="00C160D0" w:rsidRDefault="00C160D0" w:rsidP="00C160D0">
      <w:r>
        <w:t>CALIBRE :</w:t>
      </w:r>
      <w:r>
        <w:tab/>
      </w:r>
      <w:r>
        <w:tab/>
      </w:r>
      <w:r>
        <w:rPr>
          <w:b/>
        </w:rPr>
        <w:t xml:space="preserve">1.5 </w:t>
      </w:r>
      <w:r>
        <w:t xml:space="preserve">   “</w:t>
      </w:r>
    </w:p>
    <w:p w:rsidR="00C160D0" w:rsidRDefault="00C160D0" w:rsidP="00C160D0">
      <w:r>
        <w:t>COLOR :</w:t>
      </w:r>
      <w:r>
        <w:tab/>
      </w:r>
      <w:r>
        <w:tab/>
        <w:t>Transparente</w:t>
      </w:r>
    </w:p>
    <w:p w:rsidR="00C160D0" w:rsidRPr="0007721A" w:rsidRDefault="00C160D0" w:rsidP="00C160D0">
      <w:r>
        <w:t xml:space="preserve">TRATADO : </w:t>
      </w:r>
      <w:r>
        <w:tab/>
      </w:r>
      <w:r>
        <w:tab/>
        <w:t>1  cara</w:t>
      </w:r>
    </w:p>
    <w:p w:rsidR="00C160D0" w:rsidRDefault="00DD1E61" w:rsidP="00C160D0">
      <w:r>
        <w:t xml:space="preserve">CANTIDAD : </w:t>
      </w:r>
      <w:r>
        <w:tab/>
        <w:t>23</w:t>
      </w:r>
      <w:r w:rsidR="00C160D0">
        <w:t>0    kg</w:t>
      </w:r>
    </w:p>
    <w:p w:rsidR="00C160D0" w:rsidRDefault="00C160D0" w:rsidP="00C160D0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>4    ( blanco-verde-rojo-negro )</w:t>
      </w:r>
    </w:p>
    <w:p w:rsidR="00C160D0" w:rsidRDefault="00C160D0" w:rsidP="00C160D0">
      <w:r>
        <w:t xml:space="preserve">CARAS : </w:t>
      </w:r>
      <w:r>
        <w:tab/>
      </w:r>
      <w:r>
        <w:tab/>
        <w:t>2</w:t>
      </w:r>
    </w:p>
    <w:p w:rsidR="00C160D0" w:rsidRDefault="00C160D0" w:rsidP="00C160D0">
      <w:r>
        <w:t>REPETICIÓN :</w:t>
      </w:r>
      <w:r>
        <w:tab/>
        <w:t>15.5   cms</w:t>
      </w:r>
    </w:p>
    <w:p w:rsidR="00C160D0" w:rsidRDefault="00C160D0" w:rsidP="00C160D0">
      <w:r>
        <w:t>RODILLO :</w:t>
      </w:r>
      <w:r>
        <w:tab/>
      </w:r>
      <w:r>
        <w:tab/>
        <w:t>32</w:t>
      </w:r>
    </w:p>
    <w:p w:rsidR="00C160D0" w:rsidRDefault="00C160D0" w:rsidP="00C160D0">
      <w:r>
        <w:t>LAMINA  :</w:t>
      </w:r>
      <w:r>
        <w:tab/>
      </w:r>
      <w:r>
        <w:tab/>
        <w:t xml:space="preserve">15.5 </w:t>
      </w:r>
      <w:r>
        <w:rPr>
          <w:b/>
        </w:rPr>
        <w:t xml:space="preserve"> x  23 + 3 </w:t>
      </w:r>
      <w:r w:rsidRPr="00336CAC">
        <w:rPr>
          <w:b/>
        </w:rPr>
        <w:t xml:space="preserve">   cm</w:t>
      </w:r>
      <w:r>
        <w:t xml:space="preserve">     Fuelle de fondo</w:t>
      </w:r>
    </w:p>
    <w:p w:rsidR="00C160D0" w:rsidRDefault="00C160D0" w:rsidP="00C160D0">
      <w:r>
        <w:t>SELLADO .</w:t>
      </w:r>
      <w:r>
        <w:tab/>
      </w:r>
      <w:r>
        <w:tab/>
        <w:t>Lateral</w:t>
      </w:r>
    </w:p>
    <w:p w:rsidR="00C160D0" w:rsidRDefault="00C160D0" w:rsidP="00C160D0">
      <w:r>
        <w:t>REFERENCIA :</w:t>
      </w:r>
      <w:r>
        <w:tab/>
      </w:r>
      <w:r>
        <w:rPr>
          <w:b/>
        </w:rPr>
        <w:t>CUAJADA    RIONEGRO  500   gm  ( VERDE )</w:t>
      </w:r>
    </w:p>
    <w:p w:rsidR="00C160D0" w:rsidRDefault="00C160D0" w:rsidP="00C160D0"/>
    <w:p w:rsidR="00C160D0" w:rsidRDefault="00C160D0" w:rsidP="00C160D0"/>
    <w:p w:rsidR="00C160D0" w:rsidRDefault="00C160D0" w:rsidP="00C160D0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 w:rsidR="00F22429">
        <w:rPr>
          <w:bCs/>
        </w:rPr>
        <w:t>Cyreles   en  su planta</w:t>
      </w:r>
    </w:p>
    <w:p w:rsidR="00C160D0" w:rsidRDefault="00C160D0" w:rsidP="00C160D0">
      <w:r>
        <w:t xml:space="preserve">                   -   Anexo  Arte  para   alturas y Tonos.</w:t>
      </w:r>
    </w:p>
    <w:p w:rsidR="00C160D0" w:rsidRDefault="00C160D0" w:rsidP="00C160D0">
      <w:pPr>
        <w:rPr>
          <w:b/>
        </w:rPr>
      </w:pPr>
      <w:r>
        <w:tab/>
        <w:t xml:space="preserve">        -  </w:t>
      </w:r>
      <w:r w:rsidRPr="00B879F4">
        <w:rPr>
          <w:b/>
        </w:rPr>
        <w:t>SE  APRUEBA  IMPRESIÓN</w:t>
      </w:r>
      <w:r>
        <w:t xml:space="preserve">  </w:t>
      </w:r>
      <w:r>
        <w:tab/>
        <w:t xml:space="preserve">        </w:t>
      </w: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C160D0" w:rsidRDefault="00C160D0" w:rsidP="00C160D0">
      <w:pPr>
        <w:rPr>
          <w:b/>
        </w:rPr>
      </w:pPr>
      <w:r>
        <w:rPr>
          <w:b/>
        </w:rPr>
        <w:tab/>
        <w:t xml:space="preserve">        -  EL MATERIAL  LO ENVIA  P.U </w:t>
      </w:r>
    </w:p>
    <w:p w:rsidR="00C160D0" w:rsidRDefault="00C160D0" w:rsidP="00C160D0">
      <w:pPr>
        <w:rPr>
          <w:b/>
        </w:rPr>
      </w:pPr>
      <w:r>
        <w:rPr>
          <w:b/>
        </w:rPr>
        <w:tab/>
        <w:t xml:space="preserve">        - colocar  pie de  imprenta</w:t>
      </w:r>
    </w:p>
    <w:p w:rsidR="00C160D0" w:rsidRDefault="00C160D0" w:rsidP="00C160D0">
      <w:pPr>
        <w:rPr>
          <w:b/>
        </w:rPr>
      </w:pPr>
      <w:r>
        <w:rPr>
          <w:b/>
        </w:rPr>
        <w:tab/>
        <w:t xml:space="preserve">        -  CODIGO</w:t>
      </w:r>
      <w:r w:rsidR="00A152AF">
        <w:rPr>
          <w:b/>
        </w:rPr>
        <w:t xml:space="preserve">     </w:t>
      </w:r>
      <w:r w:rsidR="00A152AF" w:rsidRPr="00A152AF">
        <w:rPr>
          <w:b/>
          <w:sz w:val="32"/>
          <w:szCs w:val="32"/>
        </w:rPr>
        <w:t>7703686701089</w:t>
      </w:r>
      <w:r w:rsidRPr="00A152AF">
        <w:rPr>
          <w:b/>
          <w:sz w:val="32"/>
          <w:szCs w:val="32"/>
        </w:rPr>
        <w:t xml:space="preserve">  </w:t>
      </w:r>
      <w:r w:rsidR="00393115" w:rsidRPr="00A152AF">
        <w:rPr>
          <w:b/>
          <w:sz w:val="32"/>
          <w:szCs w:val="32"/>
        </w:rPr>
        <w:t xml:space="preserve"> </w:t>
      </w:r>
    </w:p>
    <w:p w:rsidR="00C160D0" w:rsidRDefault="00C160D0" w:rsidP="00C160D0">
      <w:pPr>
        <w:rPr>
          <w:b/>
        </w:rPr>
      </w:pPr>
      <w:r>
        <w:rPr>
          <w:b/>
        </w:rPr>
        <w:t xml:space="preserve">       </w:t>
      </w:r>
    </w:p>
    <w:p w:rsidR="00C160D0" w:rsidRDefault="00C160D0" w:rsidP="00C160D0">
      <w:r>
        <w:tab/>
      </w:r>
    </w:p>
    <w:p w:rsidR="00C160D0" w:rsidRDefault="00C160D0" w:rsidP="00C160D0">
      <w:r>
        <w:t>Agradezco la atención y colaboración prestada.</w:t>
      </w:r>
    </w:p>
    <w:p w:rsidR="00C160D0" w:rsidRDefault="00C160D0" w:rsidP="00C160D0"/>
    <w:p w:rsidR="00C160D0" w:rsidRDefault="00C160D0" w:rsidP="00C160D0"/>
    <w:p w:rsidR="00C160D0" w:rsidRDefault="00C160D0" w:rsidP="00C160D0">
      <w:r>
        <w:t>Cordialmente</w:t>
      </w:r>
    </w:p>
    <w:p w:rsidR="00C160D0" w:rsidRDefault="00C160D0" w:rsidP="00C160D0"/>
    <w:p w:rsidR="00C160D0" w:rsidRDefault="00C160D0" w:rsidP="00C160D0"/>
    <w:p w:rsidR="00C160D0" w:rsidRDefault="00C160D0" w:rsidP="00C160D0">
      <w:r>
        <w:t>RICARDO CASAS ZAPATA</w:t>
      </w:r>
    </w:p>
    <w:p w:rsidR="00C160D0" w:rsidRDefault="00C160D0" w:rsidP="00C160D0">
      <w:r>
        <w:t>Director.</w:t>
      </w:r>
    </w:p>
    <w:p w:rsidR="00F473C9" w:rsidRDefault="00F473C9" w:rsidP="00F473C9">
      <w:pPr>
        <w:rPr>
          <w:b/>
          <w:bCs/>
          <w:sz w:val="20"/>
        </w:rPr>
      </w:pPr>
    </w:p>
    <w:p w:rsidR="00F473C9" w:rsidRDefault="00F473C9" w:rsidP="00F473C9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F473C9" w:rsidRDefault="00F473C9" w:rsidP="00F473C9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F473C9" w:rsidRDefault="00F473C9" w:rsidP="00F473C9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F473C9" w:rsidRDefault="00F473C9" w:rsidP="00F473C9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F473C9" w:rsidRDefault="00F473C9" w:rsidP="00F473C9">
      <w:pPr>
        <w:rPr>
          <w:b/>
          <w:bCs/>
        </w:rPr>
      </w:pPr>
    </w:p>
    <w:p w:rsidR="00F473C9" w:rsidRDefault="00F473C9" w:rsidP="00F473C9">
      <w:pPr>
        <w:pStyle w:val="Ttulo1"/>
      </w:pPr>
    </w:p>
    <w:p w:rsidR="00F473C9" w:rsidRDefault="00F473C9" w:rsidP="00F473C9">
      <w:pPr>
        <w:pStyle w:val="Ttulo1"/>
      </w:pPr>
      <w:r>
        <w:t>ORDEN DE TRABAJO     N °      07242</w:t>
      </w:r>
      <w:r w:rsidR="006B5D2A">
        <w:t>-1</w:t>
      </w:r>
    </w:p>
    <w:p w:rsidR="00F473C9" w:rsidRDefault="00F473C9" w:rsidP="00F473C9"/>
    <w:p w:rsidR="00F473C9" w:rsidRDefault="006B5D2A" w:rsidP="00F473C9">
      <w:r>
        <w:t>FECHA:</w:t>
      </w:r>
      <w:r>
        <w:tab/>
        <w:t>Medellín, Octubre  12</w:t>
      </w:r>
      <w:r w:rsidR="00F473C9">
        <w:t xml:space="preserve">   de   2010</w:t>
      </w:r>
    </w:p>
    <w:p w:rsidR="00F473C9" w:rsidRDefault="00F473C9" w:rsidP="00F473C9">
      <w:r>
        <w:t>PARA:</w:t>
      </w:r>
      <w:r>
        <w:tab/>
      </w:r>
      <w:r>
        <w:tab/>
        <w:t>PLÁSTICOS DARMA</w:t>
      </w:r>
    </w:p>
    <w:p w:rsidR="00F473C9" w:rsidRDefault="00F473C9" w:rsidP="00F473C9">
      <w:r>
        <w:t>ATENCIÓN:</w:t>
      </w:r>
      <w:r>
        <w:tab/>
        <w:t>Sr. Darío Jaramillo</w:t>
      </w:r>
    </w:p>
    <w:p w:rsidR="00F473C9" w:rsidRDefault="00F473C9" w:rsidP="00F473C9">
      <w:r>
        <w:tab/>
      </w:r>
      <w:r>
        <w:tab/>
        <w:t>Gerente.</w:t>
      </w:r>
    </w:p>
    <w:p w:rsidR="00F473C9" w:rsidRDefault="00F473C9" w:rsidP="00F473C9"/>
    <w:p w:rsidR="00F473C9" w:rsidRDefault="00F473C9" w:rsidP="00F473C9">
      <w:r>
        <w:t>Apreciado Don Darío:</w:t>
      </w:r>
    </w:p>
    <w:p w:rsidR="00F473C9" w:rsidRDefault="00F473C9" w:rsidP="00F473C9"/>
    <w:p w:rsidR="00F473C9" w:rsidRDefault="00F473C9" w:rsidP="00F473C9">
      <w:r>
        <w:t>Con la presente estamos solicitando el siguiente servicio de  IMPRESIÓN :</w:t>
      </w:r>
    </w:p>
    <w:p w:rsidR="00F473C9" w:rsidRDefault="00F473C9" w:rsidP="00F473C9"/>
    <w:p w:rsidR="00F473C9" w:rsidRDefault="00F473C9" w:rsidP="00F473C9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F473C9" w:rsidRDefault="00F473C9" w:rsidP="00F473C9">
      <w:r>
        <w:t xml:space="preserve">MATERIAL   :           Polipropileno  Lamina  Mono  de  </w:t>
      </w:r>
      <w:r>
        <w:rPr>
          <w:b/>
        </w:rPr>
        <w:t>33</w:t>
      </w:r>
      <w:r w:rsidRPr="0080544B">
        <w:rPr>
          <w:b/>
        </w:rPr>
        <w:t xml:space="preserve">     cms</w:t>
      </w:r>
    </w:p>
    <w:p w:rsidR="00F473C9" w:rsidRDefault="00F473C9" w:rsidP="00F473C9">
      <w:r>
        <w:t>CLIBRE      :               2.0   ”</w:t>
      </w:r>
    </w:p>
    <w:p w:rsidR="00F473C9" w:rsidRPr="00AD5DCF" w:rsidRDefault="00F473C9" w:rsidP="00F473C9">
      <w:pPr>
        <w:rPr>
          <w:b/>
        </w:rPr>
      </w:pPr>
      <w:r>
        <w:t>REFERENCIA:</w:t>
      </w:r>
      <w:r>
        <w:tab/>
      </w:r>
      <w:r>
        <w:rPr>
          <w:b/>
        </w:rPr>
        <w:t xml:space="preserve">LA  VICTORIA   33   cm </w:t>
      </w:r>
    </w:p>
    <w:p w:rsidR="00F473C9" w:rsidRDefault="00F473C9" w:rsidP="00F473C9">
      <w:r>
        <w:t>CANTIDAD    :          1.000    Kg</w:t>
      </w:r>
    </w:p>
    <w:p w:rsidR="00F473C9" w:rsidRDefault="00F473C9" w:rsidP="00F473C9">
      <w:r>
        <w:t>COLORES:</w:t>
      </w:r>
      <w:r>
        <w:tab/>
      </w:r>
      <w:r>
        <w:tab/>
        <w:t>1    ( Según  arte )</w:t>
      </w:r>
    </w:p>
    <w:p w:rsidR="00F473C9" w:rsidRDefault="00F473C9" w:rsidP="00F473C9">
      <w:r>
        <w:t>CARAS:</w:t>
      </w:r>
      <w:r>
        <w:tab/>
      </w:r>
      <w:r>
        <w:tab/>
        <w:t xml:space="preserve">1  </w:t>
      </w:r>
    </w:p>
    <w:p w:rsidR="00F473C9" w:rsidRDefault="00F473C9" w:rsidP="00F473C9">
      <w:r>
        <w:t>REPETICIÓN:</w:t>
      </w:r>
      <w:r>
        <w:tab/>
        <w:t>Continua</w:t>
      </w:r>
    </w:p>
    <w:p w:rsidR="00F473C9" w:rsidRDefault="00F473C9" w:rsidP="00F473C9">
      <w:r>
        <w:t>RODILLO:</w:t>
      </w:r>
      <w:r>
        <w:tab/>
      </w:r>
      <w:r>
        <w:tab/>
        <w:t>Según  Plano</w:t>
      </w:r>
    </w:p>
    <w:p w:rsidR="00F473C9" w:rsidRDefault="00F473C9" w:rsidP="00F473C9">
      <w:r>
        <w:t>LAMINA:</w:t>
      </w:r>
      <w:r>
        <w:tab/>
      </w:r>
      <w:r>
        <w:tab/>
        <w:t>33    cms   Impresión  Continua.</w:t>
      </w:r>
    </w:p>
    <w:p w:rsidR="00F473C9" w:rsidRDefault="00F473C9" w:rsidP="00F473C9"/>
    <w:p w:rsidR="00F473C9" w:rsidRDefault="00F473C9" w:rsidP="00F473C9"/>
    <w:p w:rsidR="00F473C9" w:rsidRDefault="00F473C9" w:rsidP="00F473C9">
      <w:r>
        <w:rPr>
          <w:b/>
          <w:bCs/>
          <w:u w:val="single"/>
        </w:rPr>
        <w:t>NOTA:</w:t>
      </w:r>
      <w:r>
        <w:t xml:space="preserve">  *   Los cyreles se encuentran en su  planta</w:t>
      </w:r>
    </w:p>
    <w:p w:rsidR="00F473C9" w:rsidRDefault="00F473C9" w:rsidP="00F473C9">
      <w:pPr>
        <w:numPr>
          <w:ilvl w:val="0"/>
          <w:numId w:val="1"/>
        </w:numPr>
      </w:pPr>
      <w:r>
        <w:t>Se envían ARTE    para tonos y alturas</w:t>
      </w:r>
    </w:p>
    <w:p w:rsidR="00F473C9" w:rsidRPr="00307118" w:rsidRDefault="00F473C9" w:rsidP="00F473C9">
      <w:pPr>
        <w:numPr>
          <w:ilvl w:val="0"/>
          <w:numId w:val="2"/>
        </w:numPr>
      </w:pPr>
      <w:r>
        <w:t xml:space="preserve">Se  envía el material de PP </w:t>
      </w:r>
      <w:r>
        <w:rPr>
          <w:b/>
        </w:rPr>
        <w:t xml:space="preserve">de  33 </w:t>
      </w:r>
      <w:r w:rsidRPr="00AD5DCF">
        <w:rPr>
          <w:b/>
        </w:rPr>
        <w:t xml:space="preserve">  cms</w:t>
      </w:r>
      <w:r>
        <w:rPr>
          <w:b/>
        </w:rPr>
        <w:t xml:space="preserve">   Lamina</w:t>
      </w:r>
    </w:p>
    <w:p w:rsidR="00F473C9" w:rsidRPr="007A4344" w:rsidRDefault="00F473C9" w:rsidP="00F473C9">
      <w:pPr>
        <w:ind w:left="1500"/>
        <w:rPr>
          <w:sz w:val="28"/>
          <w:szCs w:val="28"/>
        </w:rPr>
      </w:pPr>
      <w:r>
        <w:rPr>
          <w:b/>
        </w:rPr>
        <w:t xml:space="preserve"> </w:t>
      </w:r>
      <w:r w:rsidRPr="007A4344">
        <w:rPr>
          <w:b/>
          <w:sz w:val="28"/>
          <w:szCs w:val="28"/>
        </w:rPr>
        <w:t>- Se  aprueba  impresión</w:t>
      </w:r>
    </w:p>
    <w:p w:rsidR="00F473C9" w:rsidRDefault="00F473C9" w:rsidP="00F473C9">
      <w:pPr>
        <w:ind w:left="885"/>
      </w:pPr>
    </w:p>
    <w:p w:rsidR="00F473C9" w:rsidRDefault="00F473C9" w:rsidP="00F473C9">
      <w:pPr>
        <w:ind w:left="885"/>
      </w:pPr>
    </w:p>
    <w:p w:rsidR="00F473C9" w:rsidRDefault="00F473C9" w:rsidP="00F473C9">
      <w:r>
        <w:t>Agradezco la atención y colaboración prestada.</w:t>
      </w:r>
    </w:p>
    <w:p w:rsidR="00F473C9" w:rsidRDefault="00F473C9" w:rsidP="00F473C9"/>
    <w:p w:rsidR="00F473C9" w:rsidRDefault="00F473C9" w:rsidP="00F473C9"/>
    <w:p w:rsidR="00F473C9" w:rsidRDefault="00F473C9" w:rsidP="00F473C9">
      <w:r>
        <w:t>Cordialmente,</w:t>
      </w:r>
    </w:p>
    <w:p w:rsidR="00F473C9" w:rsidRDefault="00F473C9" w:rsidP="00F473C9"/>
    <w:p w:rsidR="00F473C9" w:rsidRDefault="00F473C9" w:rsidP="00F473C9"/>
    <w:p w:rsidR="00F473C9" w:rsidRDefault="00F473C9" w:rsidP="00F473C9"/>
    <w:p w:rsidR="00F473C9" w:rsidRDefault="00F473C9" w:rsidP="00F473C9">
      <w:r>
        <w:t>RICARDO CASAS ZAPATA</w:t>
      </w:r>
    </w:p>
    <w:p w:rsidR="00F473C9" w:rsidRDefault="00F473C9" w:rsidP="00F473C9">
      <w:r>
        <w:t>Director.</w:t>
      </w:r>
    </w:p>
    <w:p w:rsidR="00F473C9" w:rsidRDefault="00F473C9" w:rsidP="00F473C9">
      <w:pPr>
        <w:rPr>
          <w:b/>
        </w:rPr>
      </w:pPr>
    </w:p>
    <w:p w:rsidR="00CB1AEB" w:rsidRDefault="00CB1AEB" w:rsidP="00084E31">
      <w:pPr>
        <w:rPr>
          <w:b/>
        </w:rPr>
      </w:pPr>
    </w:p>
    <w:p w:rsidR="001C6071" w:rsidRDefault="001C6071" w:rsidP="00084E31">
      <w:pPr>
        <w:rPr>
          <w:b/>
        </w:rPr>
      </w:pPr>
    </w:p>
    <w:p w:rsidR="001C6071" w:rsidRDefault="001C6071" w:rsidP="00084E31">
      <w:pPr>
        <w:rPr>
          <w:b/>
        </w:rPr>
      </w:pPr>
    </w:p>
    <w:p w:rsidR="001C6071" w:rsidRDefault="001C6071" w:rsidP="00084E31">
      <w:pPr>
        <w:rPr>
          <w:b/>
        </w:rPr>
      </w:pPr>
    </w:p>
    <w:p w:rsidR="001C6071" w:rsidRDefault="001C6071" w:rsidP="00084E31">
      <w:pPr>
        <w:rPr>
          <w:b/>
        </w:rPr>
      </w:pPr>
    </w:p>
    <w:p w:rsidR="001C6071" w:rsidRDefault="001C6071" w:rsidP="00084E31">
      <w:pPr>
        <w:rPr>
          <w:b/>
        </w:rPr>
      </w:pPr>
    </w:p>
    <w:p w:rsidR="001C6071" w:rsidRDefault="001C6071" w:rsidP="001C6071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1C6071" w:rsidRDefault="001C6071" w:rsidP="001C6071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1C6071" w:rsidRDefault="001C6071" w:rsidP="001C6071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1C6071" w:rsidRDefault="001C6071" w:rsidP="001C6071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1C6071" w:rsidRDefault="001C6071" w:rsidP="001C6071">
      <w:pPr>
        <w:rPr>
          <w:b/>
          <w:bCs/>
        </w:rPr>
      </w:pPr>
    </w:p>
    <w:p w:rsidR="001C6071" w:rsidRDefault="001C6071" w:rsidP="001C6071">
      <w:pPr>
        <w:pStyle w:val="Ttulo1"/>
      </w:pPr>
    </w:p>
    <w:p w:rsidR="001C6071" w:rsidRDefault="001C6071" w:rsidP="001C6071">
      <w:pPr>
        <w:pStyle w:val="Ttulo1"/>
      </w:pPr>
      <w:r>
        <w:t>ORDEN DE TRABAJO  N °      07248-1</w:t>
      </w:r>
    </w:p>
    <w:p w:rsidR="001C6071" w:rsidRDefault="001C6071" w:rsidP="001C6071">
      <w:r>
        <w:t xml:space="preserve"> </w:t>
      </w:r>
    </w:p>
    <w:p w:rsidR="001C6071" w:rsidRDefault="001C6071" w:rsidP="001C6071">
      <w:r>
        <w:t>FECHA:</w:t>
      </w:r>
      <w:r>
        <w:tab/>
        <w:t>Medellín, Octubre  12  de  2010</w:t>
      </w:r>
    </w:p>
    <w:p w:rsidR="001C6071" w:rsidRDefault="001C6071" w:rsidP="001C6071">
      <w:r>
        <w:t>PARA:</w:t>
      </w:r>
      <w:r>
        <w:tab/>
      </w:r>
      <w:r>
        <w:tab/>
        <w:t>PLÁSTICOS DARMA</w:t>
      </w:r>
    </w:p>
    <w:p w:rsidR="001C6071" w:rsidRDefault="001C6071" w:rsidP="001C6071">
      <w:r>
        <w:t>ATENCIÓN:</w:t>
      </w:r>
      <w:r>
        <w:tab/>
        <w:t>Sr. Darío Jaramillo</w:t>
      </w:r>
    </w:p>
    <w:p w:rsidR="001C6071" w:rsidRDefault="001C6071" w:rsidP="001C6071">
      <w:r>
        <w:tab/>
      </w:r>
      <w:r>
        <w:tab/>
        <w:t>Gerente.</w:t>
      </w:r>
    </w:p>
    <w:p w:rsidR="001C6071" w:rsidRDefault="001C6071" w:rsidP="001C6071"/>
    <w:p w:rsidR="001C6071" w:rsidRDefault="001C6071" w:rsidP="001C6071">
      <w:r>
        <w:t>Apreciado Don Darío:</w:t>
      </w:r>
    </w:p>
    <w:p w:rsidR="001C6071" w:rsidRDefault="001C6071" w:rsidP="001C6071"/>
    <w:p w:rsidR="001C6071" w:rsidRDefault="001C6071" w:rsidP="001C6071">
      <w:r>
        <w:t>Con la presente estamos solicitando el siguiente servicio de  IMPRESIÓN :</w:t>
      </w:r>
    </w:p>
    <w:p w:rsidR="001C6071" w:rsidRDefault="001C6071" w:rsidP="001C6071"/>
    <w:p w:rsidR="001C6071" w:rsidRDefault="001C6071" w:rsidP="001C6071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1C6071" w:rsidRDefault="001C6071" w:rsidP="001C6071">
      <w:r>
        <w:t xml:space="preserve">MATERIAL   :           Polipropileno  Lamina  Mono  de  </w:t>
      </w:r>
      <w:r>
        <w:rPr>
          <w:b/>
        </w:rPr>
        <w:t>46</w:t>
      </w:r>
      <w:r w:rsidRPr="0080544B">
        <w:rPr>
          <w:b/>
        </w:rPr>
        <w:t xml:space="preserve">     cms</w:t>
      </w:r>
    </w:p>
    <w:p w:rsidR="001C6071" w:rsidRDefault="001C6071" w:rsidP="001C6071">
      <w:r>
        <w:t>CLIBRE      :               1.5  ”</w:t>
      </w:r>
    </w:p>
    <w:p w:rsidR="001C6071" w:rsidRPr="00AD5DCF" w:rsidRDefault="001C6071" w:rsidP="001C6071">
      <w:pPr>
        <w:rPr>
          <w:b/>
        </w:rPr>
      </w:pPr>
      <w:r>
        <w:t>REFERENCIA:</w:t>
      </w:r>
      <w:r>
        <w:tab/>
      </w:r>
      <w:r>
        <w:rPr>
          <w:b/>
        </w:rPr>
        <w:t xml:space="preserve">LA   VICTORIA   23  cm </w:t>
      </w:r>
    </w:p>
    <w:p w:rsidR="001C6071" w:rsidRDefault="001C6071" w:rsidP="001C6071">
      <w:r>
        <w:t xml:space="preserve">CANTIDAD    :          </w:t>
      </w:r>
      <w:r>
        <w:rPr>
          <w:b/>
        </w:rPr>
        <w:t>800</w:t>
      </w:r>
      <w:r>
        <w:t xml:space="preserve">    Kg</w:t>
      </w:r>
    </w:p>
    <w:p w:rsidR="001C6071" w:rsidRDefault="001C6071" w:rsidP="001C6071">
      <w:r>
        <w:t>COLORES:</w:t>
      </w:r>
      <w:r>
        <w:tab/>
      </w:r>
      <w:r>
        <w:tab/>
        <w:t>1 ( Según  arte )</w:t>
      </w:r>
    </w:p>
    <w:p w:rsidR="001C6071" w:rsidRDefault="001C6071" w:rsidP="001C6071">
      <w:r>
        <w:t>CARAS:</w:t>
      </w:r>
      <w:r>
        <w:tab/>
      </w:r>
      <w:r>
        <w:tab/>
        <w:t xml:space="preserve">1  </w:t>
      </w:r>
    </w:p>
    <w:p w:rsidR="001C6071" w:rsidRDefault="001C6071" w:rsidP="001C6071">
      <w:r>
        <w:t>REPETICIÓN:</w:t>
      </w:r>
      <w:r>
        <w:tab/>
        <w:t>Continua</w:t>
      </w:r>
    </w:p>
    <w:p w:rsidR="001C6071" w:rsidRDefault="001C6071" w:rsidP="001C6071">
      <w:r>
        <w:t>RODILLO:</w:t>
      </w:r>
      <w:r>
        <w:tab/>
      </w:r>
      <w:r>
        <w:tab/>
        <w:t>Según  Plano</w:t>
      </w:r>
    </w:p>
    <w:p w:rsidR="001C6071" w:rsidRDefault="001C6071" w:rsidP="001C6071">
      <w:r>
        <w:t>LAMINA:</w:t>
      </w:r>
      <w:r>
        <w:tab/>
      </w:r>
      <w:r>
        <w:tab/>
      </w:r>
      <w:r w:rsidRPr="00121544">
        <w:rPr>
          <w:b/>
        </w:rPr>
        <w:t xml:space="preserve">23 </w:t>
      </w:r>
      <w:r>
        <w:t xml:space="preserve">   cms   Impresión  Continua.</w:t>
      </w:r>
    </w:p>
    <w:p w:rsidR="001C6071" w:rsidRDefault="001C6071" w:rsidP="001C6071"/>
    <w:p w:rsidR="001C6071" w:rsidRDefault="001C6071" w:rsidP="001C6071"/>
    <w:p w:rsidR="001C6071" w:rsidRDefault="001C6071" w:rsidP="001C6071">
      <w:r>
        <w:rPr>
          <w:b/>
          <w:bCs/>
          <w:u w:val="single"/>
        </w:rPr>
        <w:t>NOTA:</w:t>
      </w:r>
      <w:r>
        <w:t xml:space="preserve">  *   Los cyreles   se encuentran en su   planta</w:t>
      </w:r>
    </w:p>
    <w:p w:rsidR="001C6071" w:rsidRDefault="001C6071" w:rsidP="001C6071">
      <w:pPr>
        <w:numPr>
          <w:ilvl w:val="0"/>
          <w:numId w:val="1"/>
        </w:numPr>
      </w:pPr>
      <w:r>
        <w:t>Se envían ARTE    para tonos y alturas</w:t>
      </w:r>
    </w:p>
    <w:p w:rsidR="001C6071" w:rsidRPr="00307118" w:rsidRDefault="001C6071" w:rsidP="001C6071">
      <w:pPr>
        <w:numPr>
          <w:ilvl w:val="0"/>
          <w:numId w:val="2"/>
        </w:numPr>
      </w:pPr>
      <w:r>
        <w:t xml:space="preserve">Se  envía el material de PP </w:t>
      </w:r>
      <w:r>
        <w:rPr>
          <w:b/>
        </w:rPr>
        <w:t xml:space="preserve">de  46 </w:t>
      </w:r>
      <w:r w:rsidRPr="00AD5DCF">
        <w:rPr>
          <w:b/>
        </w:rPr>
        <w:t xml:space="preserve">  cms</w:t>
      </w:r>
      <w:r>
        <w:rPr>
          <w:b/>
        </w:rPr>
        <w:t xml:space="preserve">   Lamina</w:t>
      </w:r>
    </w:p>
    <w:p w:rsidR="001C6071" w:rsidRPr="007A4344" w:rsidRDefault="001C6071" w:rsidP="001C6071">
      <w:pPr>
        <w:ind w:left="1500"/>
        <w:rPr>
          <w:sz w:val="28"/>
          <w:szCs w:val="28"/>
        </w:rPr>
      </w:pPr>
      <w:r>
        <w:rPr>
          <w:b/>
        </w:rPr>
        <w:t xml:space="preserve"> </w:t>
      </w:r>
    </w:p>
    <w:p w:rsidR="001C6071" w:rsidRDefault="001C6071" w:rsidP="001C6071">
      <w:pPr>
        <w:ind w:left="885"/>
      </w:pPr>
    </w:p>
    <w:p w:rsidR="001C6071" w:rsidRDefault="001C6071" w:rsidP="001C6071">
      <w:pPr>
        <w:ind w:left="885"/>
      </w:pPr>
    </w:p>
    <w:p w:rsidR="001C6071" w:rsidRDefault="001C6071" w:rsidP="001C6071">
      <w:r>
        <w:t>Agradezco la atención y colaboración prestada.</w:t>
      </w:r>
    </w:p>
    <w:p w:rsidR="001C6071" w:rsidRDefault="001C6071" w:rsidP="001C6071"/>
    <w:p w:rsidR="001C6071" w:rsidRDefault="001C6071" w:rsidP="001C6071"/>
    <w:p w:rsidR="001C6071" w:rsidRDefault="001C6071" w:rsidP="001C6071">
      <w:r>
        <w:t>Cordialmente,</w:t>
      </w:r>
    </w:p>
    <w:p w:rsidR="001C6071" w:rsidRDefault="001C6071" w:rsidP="001C6071"/>
    <w:p w:rsidR="001C6071" w:rsidRDefault="001C6071" w:rsidP="001C6071"/>
    <w:p w:rsidR="001C6071" w:rsidRDefault="001C6071" w:rsidP="001C6071"/>
    <w:p w:rsidR="001C6071" w:rsidRDefault="001C6071" w:rsidP="001C6071">
      <w:r>
        <w:t>RICARDO CASAS ZAPATA</w:t>
      </w:r>
    </w:p>
    <w:p w:rsidR="001C6071" w:rsidRDefault="001C6071" w:rsidP="001C6071">
      <w:r>
        <w:t>Director.</w:t>
      </w:r>
    </w:p>
    <w:p w:rsidR="001C6071" w:rsidRDefault="001C6071" w:rsidP="00084E31">
      <w:pPr>
        <w:rPr>
          <w:b/>
        </w:rPr>
      </w:pPr>
    </w:p>
    <w:p w:rsidR="001C6071" w:rsidRDefault="001C6071" w:rsidP="00084E31">
      <w:pPr>
        <w:rPr>
          <w:b/>
        </w:rPr>
      </w:pPr>
    </w:p>
    <w:p w:rsidR="00F46AC5" w:rsidRDefault="00F46AC5" w:rsidP="00084E31">
      <w:pPr>
        <w:rPr>
          <w:b/>
        </w:rPr>
      </w:pPr>
    </w:p>
    <w:p w:rsidR="00F46AC5" w:rsidRDefault="00F46AC5" w:rsidP="00084E31">
      <w:pPr>
        <w:rPr>
          <w:b/>
        </w:rPr>
      </w:pPr>
    </w:p>
    <w:p w:rsidR="00F46AC5" w:rsidRDefault="00F46AC5" w:rsidP="00084E31">
      <w:pPr>
        <w:rPr>
          <w:b/>
        </w:rPr>
      </w:pPr>
    </w:p>
    <w:p w:rsidR="00F46AC5" w:rsidRDefault="00F46AC5" w:rsidP="00F46AC5">
      <w:pPr>
        <w:rPr>
          <w:b/>
        </w:rPr>
      </w:pPr>
    </w:p>
    <w:p w:rsidR="00F46AC5" w:rsidRDefault="00F46AC5" w:rsidP="00F46AC5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F46AC5" w:rsidRDefault="00F46AC5" w:rsidP="00F46AC5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F46AC5" w:rsidRDefault="00F46AC5" w:rsidP="00F46AC5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F46AC5" w:rsidRDefault="00F46AC5" w:rsidP="00F46AC5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F46AC5" w:rsidRDefault="00F46AC5" w:rsidP="00F46AC5"/>
    <w:p w:rsidR="00F46AC5" w:rsidRDefault="00F46AC5" w:rsidP="00F46AC5"/>
    <w:p w:rsidR="00F46AC5" w:rsidRDefault="00F46AC5" w:rsidP="00F46AC5">
      <w:pPr>
        <w:pStyle w:val="Ttulo1"/>
      </w:pPr>
      <w:r>
        <w:t>ORD EN DE TRABAJO    N°      07325-1</w:t>
      </w:r>
    </w:p>
    <w:p w:rsidR="00F46AC5" w:rsidRDefault="00F46AC5" w:rsidP="00F46AC5"/>
    <w:p w:rsidR="00F46AC5" w:rsidRDefault="00F46AC5" w:rsidP="00F46AC5">
      <w:r>
        <w:t>FECHA:</w:t>
      </w:r>
      <w:r>
        <w:tab/>
        <w:t>Medellín, Octubre    12    de   2010</w:t>
      </w:r>
    </w:p>
    <w:p w:rsidR="00F46AC5" w:rsidRDefault="00F46AC5" w:rsidP="00F46AC5">
      <w:r>
        <w:t>PARA:</w:t>
      </w:r>
      <w:r>
        <w:tab/>
      </w:r>
      <w:r>
        <w:tab/>
        <w:t>PLÁSTICOS DARMA</w:t>
      </w:r>
    </w:p>
    <w:p w:rsidR="00F46AC5" w:rsidRDefault="00F46AC5" w:rsidP="00F46AC5">
      <w:r>
        <w:t>ATENCIÓN:</w:t>
      </w:r>
      <w:r>
        <w:tab/>
        <w:t>Sr. Darío Jaramillo</w:t>
      </w:r>
    </w:p>
    <w:p w:rsidR="00F46AC5" w:rsidRDefault="00F46AC5" w:rsidP="00F46AC5">
      <w:r>
        <w:tab/>
      </w:r>
      <w:r>
        <w:tab/>
        <w:t>Gerente.</w:t>
      </w:r>
    </w:p>
    <w:p w:rsidR="00F46AC5" w:rsidRDefault="00F46AC5" w:rsidP="00F46AC5"/>
    <w:p w:rsidR="00F46AC5" w:rsidRDefault="00F46AC5" w:rsidP="00F46AC5">
      <w:r>
        <w:t>Apreciado Don Darío:</w:t>
      </w:r>
    </w:p>
    <w:p w:rsidR="00F46AC5" w:rsidRDefault="00F46AC5" w:rsidP="00F46AC5"/>
    <w:p w:rsidR="00F46AC5" w:rsidRDefault="00F46AC5" w:rsidP="00F46AC5">
      <w:r>
        <w:t>Con la presente estamos solicitando el siguiente Material   :</w:t>
      </w:r>
    </w:p>
    <w:p w:rsidR="00F46AC5" w:rsidRDefault="00F46AC5" w:rsidP="00F46AC5"/>
    <w:p w:rsidR="00F46AC5" w:rsidRDefault="00F46AC5" w:rsidP="00F46AC5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F46AC5" w:rsidRDefault="00F46AC5" w:rsidP="00F46AC5">
      <w:pPr>
        <w:rPr>
          <w:b/>
          <w:bCs/>
          <w:u w:val="single"/>
        </w:rPr>
      </w:pPr>
    </w:p>
    <w:p w:rsidR="00F46AC5" w:rsidRDefault="00F46AC5" w:rsidP="00F46AC5">
      <w:r>
        <w:t>MATERIAL:</w:t>
      </w:r>
      <w:r>
        <w:tab/>
      </w:r>
      <w:r>
        <w:tab/>
        <w:t>Polietileno Alta Densidad Pigmentado BLANCO Tubular.</w:t>
      </w:r>
    </w:p>
    <w:p w:rsidR="00F46AC5" w:rsidRDefault="00F46AC5" w:rsidP="00F46AC5">
      <w:r>
        <w:t>MEDIDA:</w:t>
      </w:r>
      <w:r>
        <w:tab/>
      </w:r>
      <w:r>
        <w:tab/>
      </w:r>
      <w:r>
        <w:rPr>
          <w:b/>
        </w:rPr>
        <w:t>35</w:t>
      </w:r>
      <w:r w:rsidRPr="00444F82">
        <w:rPr>
          <w:b/>
        </w:rPr>
        <w:t xml:space="preserve">  Cms</w:t>
      </w:r>
      <w:r>
        <w:t>.</w:t>
      </w:r>
    </w:p>
    <w:p w:rsidR="00F46AC5" w:rsidRDefault="00F46AC5" w:rsidP="00F46AC5">
      <w:pPr>
        <w:rPr>
          <w:b/>
          <w:bCs/>
        </w:rPr>
      </w:pPr>
      <w:r>
        <w:t>CALIBRE:</w:t>
      </w:r>
      <w:r>
        <w:tab/>
      </w:r>
      <w:r>
        <w:tab/>
      </w:r>
      <w:r w:rsidRPr="00B460D7">
        <w:rPr>
          <w:b/>
        </w:rPr>
        <w:t>2.5</w:t>
      </w:r>
      <w:r>
        <w:t xml:space="preserve"> </w:t>
      </w:r>
      <w:r>
        <w:rPr>
          <w:b/>
          <w:bCs/>
        </w:rPr>
        <w:t xml:space="preserve">  ”</w:t>
      </w:r>
    </w:p>
    <w:p w:rsidR="00F46AC5" w:rsidRDefault="00F46AC5" w:rsidP="00F46AC5">
      <w:r>
        <w:t>COLOR:</w:t>
      </w:r>
      <w:r>
        <w:tab/>
      </w:r>
      <w:r>
        <w:tab/>
        <w:t>BLANCO  ( Según muestra  )</w:t>
      </w:r>
    </w:p>
    <w:p w:rsidR="00F46AC5" w:rsidRDefault="00F46AC5" w:rsidP="00F46AC5">
      <w:r>
        <w:t>TRATADO:</w:t>
      </w:r>
      <w:r>
        <w:tab/>
      </w:r>
      <w:r>
        <w:tab/>
        <w:t>2 Caras.</w:t>
      </w:r>
    </w:p>
    <w:p w:rsidR="00F46AC5" w:rsidRDefault="00F46AC5" w:rsidP="00F46AC5">
      <w:pPr>
        <w:rPr>
          <w:b/>
          <w:bCs/>
        </w:rPr>
      </w:pPr>
      <w:r>
        <w:t>CANTIDAD:</w:t>
      </w:r>
      <w:r>
        <w:tab/>
        <w:t xml:space="preserve">            190 </w:t>
      </w:r>
      <w:r>
        <w:rPr>
          <w:b/>
        </w:rPr>
        <w:t xml:space="preserve"> </w:t>
      </w:r>
      <w:r>
        <w:t xml:space="preserve">  Kg.</w:t>
      </w:r>
      <w:r>
        <w:rPr>
          <w:b/>
          <w:bCs/>
        </w:rPr>
        <w:t xml:space="preserve"> </w:t>
      </w:r>
    </w:p>
    <w:p w:rsidR="00F46AC5" w:rsidRDefault="00F46AC5" w:rsidP="00F46AC5">
      <w:r>
        <w:t>REFERENCIA:</w:t>
      </w:r>
      <w:r>
        <w:tab/>
      </w:r>
      <w:r>
        <w:rPr>
          <w:b/>
        </w:rPr>
        <w:t>PLASTIQUIMICA  PEQUENA</w:t>
      </w:r>
    </w:p>
    <w:p w:rsidR="00F46AC5" w:rsidRDefault="00F46AC5" w:rsidP="00F46AC5">
      <w:r>
        <w:t>COLORES:</w:t>
      </w:r>
      <w:r>
        <w:tab/>
      </w:r>
      <w:r>
        <w:tab/>
        <w:t>2 ( Gris -  Rojo)</w:t>
      </w:r>
    </w:p>
    <w:p w:rsidR="00F46AC5" w:rsidRDefault="00F46AC5" w:rsidP="00F46AC5">
      <w:r>
        <w:t>CARAS:</w:t>
      </w:r>
      <w:r>
        <w:tab/>
      </w:r>
      <w:r>
        <w:tab/>
        <w:t>2</w:t>
      </w:r>
    </w:p>
    <w:p w:rsidR="00F46AC5" w:rsidRDefault="00F46AC5" w:rsidP="00F46AC5">
      <w:r>
        <w:t>REPETICIÓN:</w:t>
      </w:r>
      <w:r>
        <w:tab/>
        <w:t>Continua</w:t>
      </w:r>
    </w:p>
    <w:p w:rsidR="00F46AC5" w:rsidRDefault="00F46AC5" w:rsidP="00F46AC5">
      <w:r>
        <w:t>RODILLO:</w:t>
      </w:r>
      <w:r>
        <w:tab/>
      </w:r>
      <w:r>
        <w:tab/>
      </w:r>
      <w:r w:rsidRPr="001D3669">
        <w:rPr>
          <w:b/>
        </w:rPr>
        <w:t>38</w:t>
      </w:r>
    </w:p>
    <w:p w:rsidR="00F46AC5" w:rsidRPr="006537EA" w:rsidRDefault="00F46AC5" w:rsidP="00F46AC5">
      <w:pPr>
        <w:rPr>
          <w:b/>
        </w:rPr>
      </w:pPr>
      <w:r>
        <w:t>BOLSA:</w:t>
      </w:r>
      <w:r>
        <w:tab/>
      </w:r>
      <w:r>
        <w:tab/>
      </w:r>
      <w:r w:rsidRPr="006537EA">
        <w:rPr>
          <w:b/>
        </w:rPr>
        <w:t xml:space="preserve">35  x  175  </w:t>
      </w:r>
      <w:r>
        <w:rPr>
          <w:b/>
        </w:rPr>
        <w:t xml:space="preserve">  </w:t>
      </w:r>
      <w:r w:rsidRPr="006537EA">
        <w:rPr>
          <w:b/>
        </w:rPr>
        <w:t>cms</w:t>
      </w:r>
    </w:p>
    <w:p w:rsidR="00F46AC5" w:rsidRDefault="00F46AC5" w:rsidP="00F46AC5">
      <w:r>
        <w:t>SELLADO:</w:t>
      </w:r>
      <w:r>
        <w:tab/>
      </w:r>
      <w:r>
        <w:tab/>
        <w:t>Para selle de Fondo.</w:t>
      </w:r>
    </w:p>
    <w:p w:rsidR="00F46AC5" w:rsidRDefault="00F46AC5" w:rsidP="00F46AC5"/>
    <w:p w:rsidR="00F46AC5" w:rsidRDefault="00F46AC5" w:rsidP="00F46AC5"/>
    <w:p w:rsidR="00F46AC5" w:rsidRDefault="00F46AC5" w:rsidP="00F46AC5">
      <w:r>
        <w:rPr>
          <w:b/>
          <w:bCs/>
          <w:u w:val="single"/>
        </w:rPr>
        <w:t>NOTA:</w:t>
      </w:r>
      <w:r>
        <w:t xml:space="preserve">  * Los cyreles   Se encuentran en su planta</w:t>
      </w:r>
    </w:p>
    <w:p w:rsidR="00F46AC5" w:rsidRDefault="00F46AC5" w:rsidP="00F46AC5">
      <w:pPr>
        <w:numPr>
          <w:ilvl w:val="0"/>
          <w:numId w:val="1"/>
        </w:numPr>
      </w:pPr>
      <w:r>
        <w:t>Se envían muestra física  para tonos , alturas  y  pigmentacion</w:t>
      </w:r>
    </w:p>
    <w:p w:rsidR="00F46AC5" w:rsidRDefault="00F46AC5" w:rsidP="00F46AC5"/>
    <w:p w:rsidR="00F46AC5" w:rsidRPr="00315AED" w:rsidRDefault="00F46AC5" w:rsidP="00F46AC5">
      <w:pPr>
        <w:numPr>
          <w:ilvl w:val="0"/>
          <w:numId w:val="1"/>
        </w:numPr>
      </w:pPr>
      <w:r w:rsidRPr="00393DAD">
        <w:rPr>
          <w:b/>
          <w:u w:val="single"/>
        </w:rPr>
        <w:t>Utilizar tinta negra</w:t>
      </w:r>
      <w:r>
        <w:t xml:space="preserve"> </w:t>
      </w:r>
      <w:r w:rsidRPr="00393DAD">
        <w:rPr>
          <w:b/>
          <w:u w:val="single"/>
        </w:rPr>
        <w:t>ANTIGRASA</w:t>
      </w:r>
    </w:p>
    <w:p w:rsidR="00F46AC5" w:rsidRDefault="00F46AC5" w:rsidP="00F46AC5"/>
    <w:p w:rsidR="00F46AC5" w:rsidRPr="0098114D" w:rsidRDefault="00F46AC5" w:rsidP="00F46AC5">
      <w:pPr>
        <w:rPr>
          <w:b/>
          <w:u w:val="single"/>
        </w:rPr>
      </w:pPr>
    </w:p>
    <w:p w:rsidR="00F46AC5" w:rsidRDefault="00F46AC5" w:rsidP="00F46AC5">
      <w:r>
        <w:t>Agradezco la atención y colaboración prestada.</w:t>
      </w:r>
    </w:p>
    <w:p w:rsidR="00F46AC5" w:rsidRDefault="00F46AC5" w:rsidP="00F46AC5"/>
    <w:p w:rsidR="00F46AC5" w:rsidRDefault="00F46AC5" w:rsidP="00F46AC5"/>
    <w:p w:rsidR="00F46AC5" w:rsidRDefault="00F46AC5" w:rsidP="00F46AC5">
      <w:r>
        <w:t>Cordialmente</w:t>
      </w:r>
    </w:p>
    <w:p w:rsidR="00F46AC5" w:rsidRDefault="00F46AC5" w:rsidP="00F46AC5"/>
    <w:p w:rsidR="00F46AC5" w:rsidRDefault="00F46AC5" w:rsidP="00F46AC5"/>
    <w:p w:rsidR="00F46AC5" w:rsidRDefault="00F46AC5" w:rsidP="00F46AC5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F46AC5" w:rsidRDefault="00F46AC5" w:rsidP="00F46AC5">
      <w:r>
        <w:t>Director.</w:t>
      </w:r>
    </w:p>
    <w:p w:rsidR="00F46AC5" w:rsidRDefault="00F46AC5" w:rsidP="00F46AC5">
      <w:pPr>
        <w:rPr>
          <w:b/>
        </w:rPr>
      </w:pPr>
    </w:p>
    <w:p w:rsidR="00F46AC5" w:rsidRDefault="00F46AC5" w:rsidP="00084E31">
      <w:pPr>
        <w:rPr>
          <w:b/>
        </w:rPr>
      </w:pPr>
    </w:p>
    <w:p w:rsidR="00FE59DA" w:rsidRDefault="00FE59DA" w:rsidP="00FE59DA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FE59DA" w:rsidRDefault="00FE59DA" w:rsidP="00FE59DA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FE59DA" w:rsidRDefault="00FE59DA" w:rsidP="00FE59DA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FE59DA" w:rsidRDefault="00FE59DA" w:rsidP="00FE59DA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FE59DA" w:rsidRDefault="00FE59DA" w:rsidP="00FE59DA"/>
    <w:p w:rsidR="00FE59DA" w:rsidRDefault="00FE59DA" w:rsidP="00FE59DA">
      <w:pPr>
        <w:pStyle w:val="Ttulo1"/>
      </w:pPr>
      <w:r>
        <w:t>ORDEN DE TRABAJO   N°      07326-1</w:t>
      </w:r>
    </w:p>
    <w:p w:rsidR="00FE59DA" w:rsidRDefault="00FE59DA" w:rsidP="00FE59DA"/>
    <w:p w:rsidR="00FE59DA" w:rsidRDefault="00FE59DA" w:rsidP="00FE59DA">
      <w:r>
        <w:t>FECHA:</w:t>
      </w:r>
      <w:r>
        <w:tab/>
        <w:t>Medellín, Octubre     12   de  2010</w:t>
      </w:r>
    </w:p>
    <w:p w:rsidR="00FE59DA" w:rsidRDefault="00FE59DA" w:rsidP="00FE59DA">
      <w:r>
        <w:t>PARA:</w:t>
      </w:r>
      <w:r>
        <w:tab/>
      </w:r>
      <w:r>
        <w:tab/>
        <w:t>PLÁSTICOS DARMA</w:t>
      </w:r>
    </w:p>
    <w:p w:rsidR="00FE59DA" w:rsidRDefault="00FE59DA" w:rsidP="00FE59DA">
      <w:r>
        <w:t>ATENCIÓN:</w:t>
      </w:r>
      <w:r>
        <w:tab/>
        <w:t>Sr. Darío Jaramillo</w:t>
      </w:r>
    </w:p>
    <w:p w:rsidR="00FE59DA" w:rsidRDefault="00FE59DA" w:rsidP="00FE59DA">
      <w:r>
        <w:tab/>
      </w:r>
      <w:r>
        <w:tab/>
        <w:t>Gerente.</w:t>
      </w:r>
    </w:p>
    <w:p w:rsidR="00FE59DA" w:rsidRDefault="00FE59DA" w:rsidP="00FE59DA"/>
    <w:p w:rsidR="00FE59DA" w:rsidRDefault="00FE59DA" w:rsidP="00FE59DA">
      <w:r>
        <w:t>Apreciado Don Darío:</w:t>
      </w:r>
    </w:p>
    <w:p w:rsidR="00FE59DA" w:rsidRDefault="00FE59DA" w:rsidP="00FE59DA"/>
    <w:p w:rsidR="00FE59DA" w:rsidRDefault="00FE59DA" w:rsidP="00FE59DA">
      <w:r>
        <w:t>Con la presente estamos solicitando el siguiente Material   :</w:t>
      </w:r>
    </w:p>
    <w:p w:rsidR="00FE59DA" w:rsidRDefault="00FE59DA" w:rsidP="00FE59DA"/>
    <w:p w:rsidR="00FE59DA" w:rsidRDefault="00FE59DA" w:rsidP="00FE59DA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FE59DA" w:rsidRDefault="00FE59DA" w:rsidP="00FE59DA">
      <w:pPr>
        <w:rPr>
          <w:b/>
          <w:bCs/>
          <w:u w:val="single"/>
        </w:rPr>
      </w:pPr>
      <w:r>
        <w:rPr>
          <w:b/>
          <w:bCs/>
        </w:rPr>
        <w:tab/>
      </w:r>
    </w:p>
    <w:p w:rsidR="00FE59DA" w:rsidRDefault="00FE59DA" w:rsidP="00FE59DA">
      <w:r>
        <w:t>MATERIAL:</w:t>
      </w:r>
      <w:r>
        <w:tab/>
      </w:r>
      <w:r>
        <w:tab/>
        <w:t>Polietileno Alta Densidad Pigmentado BLANCO Tubular.</w:t>
      </w:r>
    </w:p>
    <w:p w:rsidR="00FE59DA" w:rsidRDefault="00FE59DA" w:rsidP="00FE59DA">
      <w:r>
        <w:t>MEDIDA:</w:t>
      </w:r>
      <w:r>
        <w:tab/>
      </w:r>
      <w:r>
        <w:tab/>
      </w:r>
      <w:r w:rsidRPr="00444F82">
        <w:rPr>
          <w:b/>
        </w:rPr>
        <w:t xml:space="preserve">43 </w:t>
      </w:r>
      <w:r>
        <w:rPr>
          <w:b/>
        </w:rPr>
        <w:t xml:space="preserve"> </w:t>
      </w:r>
      <w:r w:rsidRPr="00444F82">
        <w:rPr>
          <w:b/>
        </w:rPr>
        <w:t xml:space="preserve"> Cms</w:t>
      </w:r>
      <w:r>
        <w:t>.</w:t>
      </w:r>
    </w:p>
    <w:p w:rsidR="00FE59DA" w:rsidRPr="005C3173" w:rsidRDefault="00FE59DA" w:rsidP="00FE59DA">
      <w:pPr>
        <w:rPr>
          <w:b/>
          <w:bCs/>
        </w:rPr>
      </w:pPr>
      <w:r>
        <w:t>CALIBRE:</w:t>
      </w:r>
      <w:r>
        <w:tab/>
      </w:r>
      <w:r>
        <w:tab/>
      </w:r>
      <w:r w:rsidRPr="005C3173">
        <w:rPr>
          <w:b/>
        </w:rPr>
        <w:t xml:space="preserve">2.5 </w:t>
      </w:r>
      <w:r w:rsidRPr="005C3173">
        <w:rPr>
          <w:b/>
          <w:bCs/>
        </w:rPr>
        <w:t xml:space="preserve">  ”</w:t>
      </w:r>
    </w:p>
    <w:p w:rsidR="00FE59DA" w:rsidRDefault="00FE59DA" w:rsidP="00FE59DA">
      <w:r>
        <w:t>COLOR:</w:t>
      </w:r>
      <w:r>
        <w:tab/>
      </w:r>
      <w:r>
        <w:tab/>
        <w:t>BLANCO  ( Según muestra  )</w:t>
      </w:r>
    </w:p>
    <w:p w:rsidR="00FE59DA" w:rsidRDefault="00FE59DA" w:rsidP="00FE59DA">
      <w:r>
        <w:t>TRATADO:</w:t>
      </w:r>
      <w:r>
        <w:tab/>
      </w:r>
      <w:r>
        <w:tab/>
        <w:t>2 Caras.</w:t>
      </w:r>
    </w:p>
    <w:p w:rsidR="00FE59DA" w:rsidRDefault="00FE59DA" w:rsidP="00FE59DA">
      <w:pPr>
        <w:rPr>
          <w:b/>
          <w:bCs/>
        </w:rPr>
      </w:pPr>
      <w:r>
        <w:t>CANTIDAD:</w:t>
      </w:r>
      <w:r>
        <w:tab/>
      </w:r>
      <w:r>
        <w:tab/>
      </w:r>
      <w:r>
        <w:rPr>
          <w:b/>
        </w:rPr>
        <w:t xml:space="preserve">450 </w:t>
      </w:r>
      <w:r>
        <w:t xml:space="preserve">   Kg</w:t>
      </w:r>
    </w:p>
    <w:p w:rsidR="00FE59DA" w:rsidRDefault="00FE59DA" w:rsidP="00FE59DA">
      <w:r>
        <w:t>REFERENCIA:</w:t>
      </w:r>
      <w:r>
        <w:tab/>
      </w:r>
      <w:r>
        <w:rPr>
          <w:b/>
        </w:rPr>
        <w:t>PLASTIQUIMICA   MEDIANA</w:t>
      </w:r>
    </w:p>
    <w:p w:rsidR="00FE59DA" w:rsidRDefault="00FE59DA" w:rsidP="00FE59DA">
      <w:r>
        <w:t>COLORES:</w:t>
      </w:r>
      <w:r>
        <w:tab/>
      </w:r>
      <w:r>
        <w:tab/>
        <w:t>2 ( Gris -  Rojo)</w:t>
      </w:r>
    </w:p>
    <w:p w:rsidR="00FE59DA" w:rsidRDefault="00FE59DA" w:rsidP="00FE59DA">
      <w:r>
        <w:t>CARAS:</w:t>
      </w:r>
      <w:r>
        <w:tab/>
      </w:r>
      <w:r>
        <w:tab/>
        <w:t>2</w:t>
      </w:r>
    </w:p>
    <w:p w:rsidR="00FE59DA" w:rsidRDefault="00FE59DA" w:rsidP="00FE59DA">
      <w:r>
        <w:t>REPETICIÓN:</w:t>
      </w:r>
      <w:r>
        <w:tab/>
        <w:t>Continua</w:t>
      </w:r>
    </w:p>
    <w:p w:rsidR="00FE59DA" w:rsidRDefault="00FE59DA" w:rsidP="00FE59DA">
      <w:r>
        <w:t>RODILLO:</w:t>
      </w:r>
      <w:r>
        <w:tab/>
      </w:r>
      <w:r>
        <w:tab/>
        <w:t>38</w:t>
      </w:r>
    </w:p>
    <w:p w:rsidR="00FE59DA" w:rsidRDefault="00FE59DA" w:rsidP="00FE59DA">
      <w:r>
        <w:t>BOLSA:</w:t>
      </w:r>
      <w:r>
        <w:tab/>
      </w:r>
      <w:r>
        <w:tab/>
      </w:r>
      <w:r w:rsidRPr="003B158B">
        <w:rPr>
          <w:b/>
        </w:rPr>
        <w:t>43 x  190  cms</w:t>
      </w:r>
    </w:p>
    <w:p w:rsidR="00FE59DA" w:rsidRDefault="00FE59DA" w:rsidP="00FE59DA">
      <w:r>
        <w:t>SELLADO:</w:t>
      </w:r>
      <w:r>
        <w:tab/>
      </w:r>
      <w:r>
        <w:tab/>
        <w:t>Para selle de Fondo.</w:t>
      </w:r>
    </w:p>
    <w:p w:rsidR="00FE59DA" w:rsidRDefault="00FE59DA" w:rsidP="00FE59DA"/>
    <w:p w:rsidR="00FE59DA" w:rsidRDefault="00FE59DA" w:rsidP="00FE59DA"/>
    <w:p w:rsidR="00FE59DA" w:rsidRDefault="00FE59DA" w:rsidP="00FE59DA">
      <w:r>
        <w:rPr>
          <w:b/>
          <w:bCs/>
          <w:u w:val="single"/>
        </w:rPr>
        <w:t>NOTA:</w:t>
      </w:r>
      <w:r>
        <w:t xml:space="preserve">  * Los cyreles   Se encuentran en su planta</w:t>
      </w:r>
    </w:p>
    <w:p w:rsidR="00FE59DA" w:rsidRDefault="00FE59DA" w:rsidP="00FE59DA">
      <w:pPr>
        <w:numPr>
          <w:ilvl w:val="0"/>
          <w:numId w:val="1"/>
        </w:numPr>
      </w:pPr>
      <w:r>
        <w:t>Se envían muestra física  para tonos , alturas  y pigmentación</w:t>
      </w:r>
    </w:p>
    <w:p w:rsidR="00FE59DA" w:rsidRDefault="00FE59DA" w:rsidP="00FE59DA">
      <w:pPr>
        <w:ind w:left="885"/>
      </w:pPr>
    </w:p>
    <w:p w:rsidR="00FE59DA" w:rsidRPr="00315AED" w:rsidRDefault="00FE59DA" w:rsidP="00FE59DA">
      <w:pPr>
        <w:numPr>
          <w:ilvl w:val="0"/>
          <w:numId w:val="1"/>
        </w:numPr>
      </w:pPr>
      <w:r w:rsidRPr="00393DAD">
        <w:rPr>
          <w:b/>
          <w:u w:val="single"/>
        </w:rPr>
        <w:t>Utilizar tinta negra</w:t>
      </w:r>
      <w:r>
        <w:t xml:space="preserve">   </w:t>
      </w:r>
      <w:r w:rsidRPr="00393DAD">
        <w:rPr>
          <w:b/>
          <w:u w:val="single"/>
        </w:rPr>
        <w:t>ANTIGRASA</w:t>
      </w:r>
    </w:p>
    <w:p w:rsidR="00FE59DA" w:rsidRDefault="00FE59DA" w:rsidP="00FE59DA"/>
    <w:p w:rsidR="00FE59DA" w:rsidRPr="0098114D" w:rsidRDefault="00FE59DA" w:rsidP="00FE59DA">
      <w:pPr>
        <w:rPr>
          <w:b/>
          <w:u w:val="single"/>
        </w:rPr>
      </w:pPr>
    </w:p>
    <w:p w:rsidR="00FE59DA" w:rsidRDefault="00FE59DA" w:rsidP="00FE59DA">
      <w:r>
        <w:t>Agradezco la atención y colaboración prestada.</w:t>
      </w:r>
    </w:p>
    <w:p w:rsidR="00FE59DA" w:rsidRDefault="00FE59DA" w:rsidP="00FE59DA"/>
    <w:p w:rsidR="00FE59DA" w:rsidRDefault="00FE59DA" w:rsidP="00FE59DA">
      <w:r>
        <w:t>Cordialmente,</w:t>
      </w:r>
    </w:p>
    <w:p w:rsidR="00FE59DA" w:rsidRDefault="00FE59DA" w:rsidP="00FE59DA"/>
    <w:p w:rsidR="00FE59DA" w:rsidRPr="008D4091" w:rsidRDefault="00FE59DA" w:rsidP="00FE59DA">
      <w:pPr>
        <w:rPr>
          <w:b/>
        </w:rPr>
      </w:pPr>
    </w:p>
    <w:p w:rsidR="00FE59DA" w:rsidRDefault="00FE59DA" w:rsidP="00FE59DA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FE59DA" w:rsidRDefault="00FE59DA" w:rsidP="00FE59DA">
      <w:r>
        <w:t>Director.</w:t>
      </w:r>
    </w:p>
    <w:p w:rsidR="00FE59DA" w:rsidRDefault="00FE59DA" w:rsidP="00FE59DA">
      <w:pPr>
        <w:rPr>
          <w:b/>
        </w:rPr>
      </w:pPr>
    </w:p>
    <w:p w:rsidR="00FE59DA" w:rsidRDefault="00FE59DA" w:rsidP="00FE59DA">
      <w:pPr>
        <w:rPr>
          <w:b/>
        </w:rPr>
      </w:pPr>
    </w:p>
    <w:p w:rsidR="00FE59DA" w:rsidRDefault="00FE59DA" w:rsidP="00084E31">
      <w:pPr>
        <w:rPr>
          <w:b/>
        </w:rPr>
      </w:pPr>
    </w:p>
    <w:p w:rsidR="00FD2DA2" w:rsidRDefault="00FD2DA2" w:rsidP="00084E31">
      <w:pPr>
        <w:rPr>
          <w:b/>
        </w:rPr>
      </w:pPr>
    </w:p>
    <w:p w:rsidR="00FD2DA2" w:rsidRDefault="00FD2DA2" w:rsidP="00084E31">
      <w:pPr>
        <w:rPr>
          <w:b/>
        </w:rPr>
      </w:pPr>
    </w:p>
    <w:p w:rsidR="00FD2DA2" w:rsidRDefault="00FD2DA2" w:rsidP="00FD2DA2">
      <w:pPr>
        <w:rPr>
          <w:b/>
        </w:rPr>
      </w:pPr>
    </w:p>
    <w:p w:rsidR="00FD2DA2" w:rsidRDefault="00FD2DA2" w:rsidP="00FD2DA2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FD2DA2" w:rsidRDefault="00FD2DA2" w:rsidP="00FD2DA2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FD2DA2" w:rsidRDefault="00FD2DA2" w:rsidP="00FD2DA2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FD2DA2" w:rsidRDefault="00FD2DA2" w:rsidP="00FD2DA2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FD2DA2" w:rsidRDefault="00FD2DA2" w:rsidP="00FD2DA2">
      <w:pPr>
        <w:pStyle w:val="Ttulo1"/>
      </w:pPr>
    </w:p>
    <w:p w:rsidR="00FD2DA2" w:rsidRDefault="00FD2DA2" w:rsidP="00FD2DA2">
      <w:pPr>
        <w:pStyle w:val="Ttulo1"/>
      </w:pPr>
      <w:r>
        <w:t>ORDEN DE TRABAJO      N°    07391</w:t>
      </w:r>
    </w:p>
    <w:p w:rsidR="00FD2DA2" w:rsidRDefault="00FD2DA2" w:rsidP="00FD2DA2"/>
    <w:p w:rsidR="00FD2DA2" w:rsidRDefault="00FD2DA2" w:rsidP="00FD2DA2">
      <w:r>
        <w:t xml:space="preserve"> </w:t>
      </w:r>
    </w:p>
    <w:p w:rsidR="00FD2DA2" w:rsidRDefault="00FD2DA2" w:rsidP="00FD2DA2">
      <w:r>
        <w:t>FECHA:</w:t>
      </w:r>
      <w:r>
        <w:tab/>
        <w:t>Medellín, Octubre  12    de   2010</w:t>
      </w:r>
    </w:p>
    <w:p w:rsidR="00FD2DA2" w:rsidRDefault="00FD2DA2" w:rsidP="00FD2DA2">
      <w:r>
        <w:t>PARA:</w:t>
      </w:r>
      <w:r>
        <w:tab/>
      </w:r>
      <w:r>
        <w:tab/>
        <w:t>PLÁSTICOS DARMA</w:t>
      </w:r>
    </w:p>
    <w:p w:rsidR="00FD2DA2" w:rsidRDefault="00FD2DA2" w:rsidP="00FD2DA2">
      <w:r>
        <w:t>ATENCIÓN:</w:t>
      </w:r>
      <w:r>
        <w:tab/>
        <w:t>Sr. Darío Jaramillo</w:t>
      </w:r>
    </w:p>
    <w:p w:rsidR="00FD2DA2" w:rsidRDefault="00FD2DA2" w:rsidP="00FD2DA2">
      <w:r>
        <w:tab/>
      </w:r>
      <w:r>
        <w:tab/>
        <w:t>Gerente.</w:t>
      </w:r>
    </w:p>
    <w:p w:rsidR="00FD2DA2" w:rsidRDefault="00FD2DA2" w:rsidP="00FD2DA2"/>
    <w:p w:rsidR="00FD2DA2" w:rsidRDefault="00FD2DA2" w:rsidP="00FD2DA2">
      <w:r>
        <w:t>Apreciado Don Darío:</w:t>
      </w:r>
    </w:p>
    <w:p w:rsidR="00FD2DA2" w:rsidRDefault="00FD2DA2" w:rsidP="00FD2DA2"/>
    <w:p w:rsidR="00FD2DA2" w:rsidRDefault="00FD2DA2" w:rsidP="00FD2DA2">
      <w:r>
        <w:t>Con la presente estamos solicitando el siguiente servicio de  IMPRESIÓN :</w:t>
      </w:r>
    </w:p>
    <w:p w:rsidR="00FD2DA2" w:rsidRDefault="00FD2DA2" w:rsidP="00FD2DA2"/>
    <w:p w:rsidR="00FD2DA2" w:rsidRDefault="00FD2DA2" w:rsidP="00FD2DA2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FD2DA2" w:rsidRDefault="00FD2DA2" w:rsidP="00FD2DA2">
      <w:pPr>
        <w:rPr>
          <w:b/>
          <w:bCs/>
        </w:rPr>
      </w:pPr>
    </w:p>
    <w:p w:rsidR="00FD2DA2" w:rsidRDefault="00FD2DA2" w:rsidP="00FD2DA2">
      <w:r>
        <w:t xml:space="preserve">MATERIAL   :           Polipropileno tubular  40 cms </w:t>
      </w:r>
    </w:p>
    <w:p w:rsidR="00FD2DA2" w:rsidRDefault="00FD2DA2" w:rsidP="00FD2DA2">
      <w:r>
        <w:t>CLIBRE      :              1.5  ”</w:t>
      </w:r>
    </w:p>
    <w:p w:rsidR="00FD2DA2" w:rsidRPr="00842B11" w:rsidRDefault="00FD2DA2" w:rsidP="00FD2DA2">
      <w:pPr>
        <w:rPr>
          <w:b/>
        </w:rPr>
      </w:pPr>
      <w:r>
        <w:t>REFERENCIA:</w:t>
      </w:r>
      <w:r>
        <w:tab/>
      </w:r>
      <w:r w:rsidRPr="00842B11">
        <w:rPr>
          <w:b/>
        </w:rPr>
        <w:t>Pigmento Grande</w:t>
      </w:r>
    </w:p>
    <w:p w:rsidR="00FD2DA2" w:rsidRDefault="00FD2DA2" w:rsidP="00FD2DA2">
      <w:r>
        <w:t>CANTIDAD    :          220   Kg</w:t>
      </w:r>
    </w:p>
    <w:p w:rsidR="00FD2DA2" w:rsidRDefault="00FD2DA2" w:rsidP="00FD2DA2">
      <w:r>
        <w:t>COLORES:</w:t>
      </w:r>
      <w:r>
        <w:tab/>
      </w:r>
      <w:r>
        <w:tab/>
        <w:t>3  (Según Arte  )</w:t>
      </w:r>
    </w:p>
    <w:p w:rsidR="00FD2DA2" w:rsidRDefault="00FD2DA2" w:rsidP="00FD2DA2">
      <w:r>
        <w:t>CARAS:</w:t>
      </w:r>
      <w:r>
        <w:tab/>
      </w:r>
      <w:r>
        <w:tab/>
        <w:t>1</w:t>
      </w:r>
    </w:p>
    <w:p w:rsidR="00FD2DA2" w:rsidRDefault="00FD2DA2" w:rsidP="00FD2DA2">
      <w:r>
        <w:t>REPETICIÓN:</w:t>
      </w:r>
      <w:r>
        <w:tab/>
        <w:t>30.5</w:t>
      </w:r>
    </w:p>
    <w:p w:rsidR="00FD2DA2" w:rsidRDefault="00FD2DA2" w:rsidP="00FD2DA2">
      <w:r>
        <w:t>RODILLO:</w:t>
      </w:r>
      <w:r>
        <w:tab/>
      </w:r>
      <w:r>
        <w:tab/>
        <w:t>30</w:t>
      </w:r>
    </w:p>
    <w:p w:rsidR="00FD2DA2" w:rsidRPr="00EB246A" w:rsidRDefault="00FD2DA2" w:rsidP="00FD2DA2">
      <w:pPr>
        <w:rPr>
          <w:b/>
        </w:rPr>
      </w:pPr>
      <w:r>
        <w:t>BOLSA:</w:t>
      </w:r>
      <w:r>
        <w:tab/>
      </w:r>
      <w:r>
        <w:tab/>
      </w:r>
      <w:r w:rsidRPr="00EB246A">
        <w:rPr>
          <w:b/>
        </w:rPr>
        <w:t>30.5  x  35.5  +   2.5 ff + 4  solapa  interna   cms</w:t>
      </w:r>
    </w:p>
    <w:p w:rsidR="00FD2DA2" w:rsidRDefault="00FD2DA2" w:rsidP="00FD2DA2">
      <w:r>
        <w:t>SELLADO:</w:t>
      </w:r>
      <w:r>
        <w:tab/>
      </w:r>
      <w:r>
        <w:tab/>
        <w:t>Para selle lateral.</w:t>
      </w:r>
    </w:p>
    <w:p w:rsidR="00FD2DA2" w:rsidRDefault="00FD2DA2" w:rsidP="00FD2DA2"/>
    <w:p w:rsidR="00FD2DA2" w:rsidRDefault="00FD2DA2" w:rsidP="00FD2DA2"/>
    <w:p w:rsidR="00FD2DA2" w:rsidRDefault="00FD2DA2" w:rsidP="00FD2DA2">
      <w:r>
        <w:rPr>
          <w:b/>
          <w:bCs/>
          <w:u w:val="single"/>
        </w:rPr>
        <w:t>NOTA:</w:t>
      </w:r>
      <w:r>
        <w:t xml:space="preserve">  * Cyreles en su planta.</w:t>
      </w:r>
    </w:p>
    <w:p w:rsidR="00FD2DA2" w:rsidRDefault="00FD2DA2" w:rsidP="00FD2DA2">
      <w:pPr>
        <w:numPr>
          <w:ilvl w:val="0"/>
          <w:numId w:val="1"/>
        </w:numPr>
      </w:pPr>
      <w:r>
        <w:t>Se envía arte  para tonos y alturas.</w:t>
      </w:r>
    </w:p>
    <w:p w:rsidR="00FD2DA2" w:rsidRDefault="00FD2DA2" w:rsidP="00FD2DA2">
      <w:pPr>
        <w:numPr>
          <w:ilvl w:val="0"/>
          <w:numId w:val="1"/>
        </w:numPr>
      </w:pPr>
      <w:r>
        <w:t>Colocar pie de imprenta de Plasticos Union.</w:t>
      </w:r>
    </w:p>
    <w:p w:rsidR="00FD2DA2" w:rsidRDefault="00FD2DA2" w:rsidP="00FD2DA2"/>
    <w:p w:rsidR="00FD2DA2" w:rsidRDefault="00FD2DA2" w:rsidP="00FD2DA2"/>
    <w:p w:rsidR="00FD2DA2" w:rsidRDefault="00FD2DA2" w:rsidP="00FD2DA2">
      <w:r>
        <w:t>Agradezco la atención y colaboración prestada.</w:t>
      </w:r>
    </w:p>
    <w:p w:rsidR="00FD2DA2" w:rsidRDefault="00FD2DA2" w:rsidP="00FD2DA2"/>
    <w:p w:rsidR="00FD2DA2" w:rsidRDefault="00FD2DA2" w:rsidP="00FD2DA2">
      <w:r>
        <w:t>Cordialmente,</w:t>
      </w:r>
    </w:p>
    <w:p w:rsidR="00FD2DA2" w:rsidRDefault="00FD2DA2" w:rsidP="00FD2DA2"/>
    <w:p w:rsidR="00FD2DA2" w:rsidRDefault="00FD2DA2" w:rsidP="00FD2DA2"/>
    <w:p w:rsidR="00FD2DA2" w:rsidRDefault="00FD2DA2" w:rsidP="00FD2DA2">
      <w:r>
        <w:t>RICARDO CASAS ZAPATA</w:t>
      </w:r>
    </w:p>
    <w:p w:rsidR="00FD2DA2" w:rsidRDefault="00FD2DA2" w:rsidP="00FD2DA2">
      <w:r>
        <w:t>Director.</w:t>
      </w:r>
    </w:p>
    <w:p w:rsidR="00FD2DA2" w:rsidRDefault="00FD2DA2" w:rsidP="00084E31">
      <w:pPr>
        <w:rPr>
          <w:b/>
        </w:rPr>
      </w:pPr>
    </w:p>
    <w:p w:rsidR="00E81764" w:rsidRDefault="00E81764" w:rsidP="00084E31">
      <w:pPr>
        <w:rPr>
          <w:b/>
        </w:rPr>
      </w:pPr>
    </w:p>
    <w:p w:rsidR="00E81764" w:rsidRDefault="00E81764" w:rsidP="00084E31">
      <w:pPr>
        <w:rPr>
          <w:b/>
        </w:rPr>
      </w:pPr>
    </w:p>
    <w:p w:rsidR="00E81764" w:rsidRDefault="00E81764" w:rsidP="00084E31">
      <w:pPr>
        <w:rPr>
          <w:b/>
        </w:rPr>
      </w:pPr>
    </w:p>
    <w:p w:rsidR="00E81764" w:rsidRDefault="00E81764" w:rsidP="00084E31">
      <w:pPr>
        <w:rPr>
          <w:b/>
        </w:rPr>
      </w:pPr>
    </w:p>
    <w:p w:rsidR="00E81764" w:rsidRDefault="00E81764" w:rsidP="00084E31">
      <w:pPr>
        <w:rPr>
          <w:b/>
        </w:rPr>
      </w:pPr>
    </w:p>
    <w:p w:rsidR="00E81764" w:rsidRDefault="00E81764" w:rsidP="00084E31">
      <w:pPr>
        <w:rPr>
          <w:b/>
        </w:rPr>
      </w:pPr>
    </w:p>
    <w:p w:rsidR="00E81764" w:rsidRDefault="00E81764" w:rsidP="00E81764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E81764" w:rsidRDefault="00E81764" w:rsidP="00E81764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E81764" w:rsidRDefault="00E81764" w:rsidP="00E81764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E81764" w:rsidRDefault="00E81764" w:rsidP="00E81764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E81764" w:rsidRDefault="00E81764" w:rsidP="00E81764"/>
    <w:p w:rsidR="00E81764" w:rsidRDefault="00E81764" w:rsidP="00E81764">
      <w:pPr>
        <w:pStyle w:val="Ttulo1"/>
      </w:pPr>
      <w:r>
        <w:t>ORDEN DE TRABAJO   N°      07338</w:t>
      </w:r>
    </w:p>
    <w:p w:rsidR="00E81764" w:rsidRDefault="00E81764" w:rsidP="00E81764"/>
    <w:p w:rsidR="00E81764" w:rsidRDefault="00E81764" w:rsidP="00E81764">
      <w:r>
        <w:t>FECHA:</w:t>
      </w:r>
      <w:r>
        <w:tab/>
        <w:t>Medellín, Octubre     12   de  2010</w:t>
      </w:r>
    </w:p>
    <w:p w:rsidR="00E81764" w:rsidRDefault="00E81764" w:rsidP="00E81764">
      <w:r>
        <w:t>PARA:</w:t>
      </w:r>
      <w:r>
        <w:tab/>
      </w:r>
      <w:r>
        <w:tab/>
        <w:t>PLÁSTICOS DARMA</w:t>
      </w:r>
    </w:p>
    <w:p w:rsidR="00E81764" w:rsidRDefault="00E81764" w:rsidP="00E81764">
      <w:r>
        <w:t>ATENCIÓN:</w:t>
      </w:r>
      <w:r>
        <w:tab/>
        <w:t>Sr. Darío Jaramillo</w:t>
      </w:r>
    </w:p>
    <w:p w:rsidR="00E81764" w:rsidRDefault="00E81764" w:rsidP="00E81764">
      <w:r>
        <w:tab/>
      </w:r>
      <w:r>
        <w:tab/>
        <w:t>Gerente.</w:t>
      </w:r>
    </w:p>
    <w:p w:rsidR="00E81764" w:rsidRDefault="00E81764" w:rsidP="00E81764"/>
    <w:p w:rsidR="00E81764" w:rsidRDefault="00E81764" w:rsidP="00E81764">
      <w:r>
        <w:t>Apreciado Don Darío:</w:t>
      </w:r>
    </w:p>
    <w:p w:rsidR="00E81764" w:rsidRDefault="00E81764" w:rsidP="00E81764"/>
    <w:p w:rsidR="00E81764" w:rsidRDefault="00E81764" w:rsidP="00E81764">
      <w:r>
        <w:t>Con la presente estamos solicitando el siguiente Material   :</w:t>
      </w:r>
    </w:p>
    <w:p w:rsidR="00E81764" w:rsidRDefault="00E81764" w:rsidP="00E81764"/>
    <w:p w:rsidR="00E81764" w:rsidRDefault="00E81764" w:rsidP="00E81764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E81764" w:rsidRDefault="00E81764" w:rsidP="00E81764">
      <w:pPr>
        <w:rPr>
          <w:b/>
          <w:bCs/>
          <w:u w:val="single"/>
        </w:rPr>
      </w:pPr>
      <w:r>
        <w:rPr>
          <w:b/>
          <w:bCs/>
        </w:rPr>
        <w:tab/>
      </w:r>
    </w:p>
    <w:p w:rsidR="00E81764" w:rsidRDefault="00E81764" w:rsidP="00E81764">
      <w:r>
        <w:t>MATERIAL:</w:t>
      </w:r>
      <w:r>
        <w:tab/>
      </w:r>
      <w:r>
        <w:tab/>
        <w:t xml:space="preserve">Polietileno </w:t>
      </w:r>
      <w:r w:rsidR="00B57988" w:rsidRPr="00B57988">
        <w:rPr>
          <w:b/>
          <w:u w:val="single"/>
        </w:rPr>
        <w:t>Baja</w:t>
      </w:r>
      <w:r>
        <w:t xml:space="preserve"> Densidad Pigmentado BLANCO Tubular.</w:t>
      </w:r>
    </w:p>
    <w:p w:rsidR="00E81764" w:rsidRDefault="00E81764" w:rsidP="00E81764">
      <w:r>
        <w:t>MEDIDA:</w:t>
      </w:r>
      <w:r>
        <w:tab/>
      </w:r>
      <w:r>
        <w:tab/>
      </w:r>
      <w:r w:rsidR="00BD7FF1">
        <w:rPr>
          <w:b/>
        </w:rPr>
        <w:t>55</w:t>
      </w:r>
      <w:r w:rsidRPr="00444F82">
        <w:rPr>
          <w:b/>
        </w:rPr>
        <w:t xml:space="preserve"> </w:t>
      </w:r>
      <w:r>
        <w:rPr>
          <w:b/>
        </w:rPr>
        <w:t xml:space="preserve"> </w:t>
      </w:r>
      <w:r w:rsidRPr="00444F82">
        <w:rPr>
          <w:b/>
        </w:rPr>
        <w:t xml:space="preserve"> Cms</w:t>
      </w:r>
      <w:r>
        <w:t>.</w:t>
      </w:r>
    </w:p>
    <w:p w:rsidR="00E81764" w:rsidRPr="005C3173" w:rsidRDefault="00E81764" w:rsidP="00E81764">
      <w:pPr>
        <w:rPr>
          <w:b/>
          <w:bCs/>
        </w:rPr>
      </w:pPr>
      <w:r>
        <w:t>CALIBRE:</w:t>
      </w:r>
      <w:r>
        <w:tab/>
      </w:r>
      <w:r>
        <w:tab/>
      </w:r>
      <w:r w:rsidR="00BD7FF1">
        <w:rPr>
          <w:b/>
        </w:rPr>
        <w:t>2.3</w:t>
      </w:r>
      <w:r w:rsidRPr="005C3173">
        <w:rPr>
          <w:b/>
        </w:rPr>
        <w:t xml:space="preserve"> </w:t>
      </w:r>
      <w:r w:rsidRPr="005C3173">
        <w:rPr>
          <w:b/>
          <w:bCs/>
        </w:rPr>
        <w:t xml:space="preserve">  ”</w:t>
      </w:r>
    </w:p>
    <w:p w:rsidR="00E81764" w:rsidRDefault="00E81764" w:rsidP="00E81764">
      <w:r>
        <w:t>CO</w:t>
      </w:r>
      <w:r w:rsidR="00BD7FF1">
        <w:t>LOR:</w:t>
      </w:r>
      <w:r w:rsidR="00BD7FF1">
        <w:tab/>
      </w:r>
      <w:r w:rsidR="00BD7FF1">
        <w:tab/>
        <w:t xml:space="preserve">BLANCO  </w:t>
      </w:r>
    </w:p>
    <w:p w:rsidR="00E81764" w:rsidRDefault="00BD7FF1" w:rsidP="00E81764">
      <w:r>
        <w:t>TRATADO:</w:t>
      </w:r>
      <w:r>
        <w:tab/>
      </w:r>
      <w:r>
        <w:tab/>
        <w:t>1</w:t>
      </w:r>
    </w:p>
    <w:p w:rsidR="00E81764" w:rsidRDefault="00E81764" w:rsidP="00E81764">
      <w:pPr>
        <w:rPr>
          <w:b/>
          <w:bCs/>
        </w:rPr>
      </w:pPr>
      <w:r>
        <w:t>CANTIDAD:</w:t>
      </w:r>
      <w:r>
        <w:tab/>
      </w:r>
      <w:r>
        <w:tab/>
      </w:r>
      <w:r w:rsidR="00BD7FF1">
        <w:rPr>
          <w:b/>
        </w:rPr>
        <w:t>130</w:t>
      </w:r>
      <w:r>
        <w:rPr>
          <w:b/>
        </w:rPr>
        <w:t xml:space="preserve"> </w:t>
      </w:r>
      <w:r>
        <w:t xml:space="preserve">   Kg</w:t>
      </w:r>
    </w:p>
    <w:p w:rsidR="00E81764" w:rsidRDefault="00E81764" w:rsidP="00E81764">
      <w:r>
        <w:t>REFERENCIA:</w:t>
      </w:r>
      <w:r>
        <w:tab/>
      </w:r>
      <w:r w:rsidR="00BD7FF1">
        <w:rPr>
          <w:b/>
        </w:rPr>
        <w:t>NAVIDAD  MEDIANA</w:t>
      </w:r>
    </w:p>
    <w:p w:rsidR="00E81764" w:rsidRDefault="00BD7FF1" w:rsidP="00E81764">
      <w:r>
        <w:t>COLORES:</w:t>
      </w:r>
      <w:r>
        <w:tab/>
      </w:r>
      <w:r>
        <w:tab/>
        <w:t xml:space="preserve">1 ( </w:t>
      </w:r>
      <w:r w:rsidR="00AC7D57">
        <w:t xml:space="preserve">  Rojo 032 C )</w:t>
      </w:r>
    </w:p>
    <w:p w:rsidR="00E81764" w:rsidRDefault="00BD7FF1" w:rsidP="00E81764">
      <w:r>
        <w:t>CARAS:</w:t>
      </w:r>
      <w:r>
        <w:tab/>
      </w:r>
      <w:r>
        <w:tab/>
        <w:t>1</w:t>
      </w:r>
    </w:p>
    <w:p w:rsidR="00E81764" w:rsidRDefault="00E81764" w:rsidP="00E81764">
      <w:r>
        <w:t>REPETICIÓN:</w:t>
      </w:r>
      <w:r>
        <w:tab/>
        <w:t>Continua</w:t>
      </w:r>
    </w:p>
    <w:p w:rsidR="00E81764" w:rsidRDefault="00BD7FF1" w:rsidP="00E81764">
      <w:r>
        <w:t>RODILLO:</w:t>
      </w:r>
      <w:r>
        <w:tab/>
      </w:r>
      <w:r>
        <w:tab/>
        <w:t>30</w:t>
      </w:r>
    </w:p>
    <w:p w:rsidR="00E81764" w:rsidRDefault="00E81764" w:rsidP="00E81764">
      <w:r>
        <w:t>BOLSA:</w:t>
      </w:r>
      <w:r>
        <w:tab/>
      </w:r>
      <w:r>
        <w:tab/>
      </w:r>
      <w:r w:rsidR="00BD7FF1">
        <w:rPr>
          <w:b/>
        </w:rPr>
        <w:t>43.5  x  50 + 5</w:t>
      </w:r>
      <w:r w:rsidRPr="003B158B">
        <w:rPr>
          <w:b/>
        </w:rPr>
        <w:t xml:space="preserve">  cms</w:t>
      </w:r>
      <w:r w:rsidR="00BD7FF1">
        <w:rPr>
          <w:b/>
        </w:rPr>
        <w:t xml:space="preserve">  solapa doble</w:t>
      </w:r>
    </w:p>
    <w:p w:rsidR="00E81764" w:rsidRDefault="00BD7FF1" w:rsidP="00E81764">
      <w:r>
        <w:t>SELLADO:</w:t>
      </w:r>
      <w:r>
        <w:tab/>
      </w:r>
      <w:r>
        <w:tab/>
        <w:t>lateral</w:t>
      </w:r>
    </w:p>
    <w:p w:rsidR="00E81764" w:rsidRDefault="00E81764" w:rsidP="00E81764"/>
    <w:p w:rsidR="00E81764" w:rsidRDefault="00E81764" w:rsidP="00E81764"/>
    <w:p w:rsidR="00E81764" w:rsidRDefault="00E81764" w:rsidP="00E81764">
      <w:r>
        <w:rPr>
          <w:b/>
          <w:bCs/>
          <w:u w:val="single"/>
        </w:rPr>
        <w:t>NOTA:</w:t>
      </w:r>
      <w:r>
        <w:t xml:space="preserve">  * Los cyre</w:t>
      </w:r>
      <w:r w:rsidR="00BD7FF1">
        <w:t xml:space="preserve">les   los envia </w:t>
      </w:r>
      <w:r w:rsidR="00DA750C">
        <w:t>GRAFIFLEX</w:t>
      </w:r>
    </w:p>
    <w:p w:rsidR="00E81764" w:rsidRDefault="00E81764" w:rsidP="00E81764">
      <w:pPr>
        <w:numPr>
          <w:ilvl w:val="0"/>
          <w:numId w:val="1"/>
        </w:numPr>
      </w:pPr>
      <w:r>
        <w:t>Se envían muestra física  para tonos , alturas  y pigmentación</w:t>
      </w:r>
    </w:p>
    <w:p w:rsidR="00E81764" w:rsidRDefault="00E81764" w:rsidP="00E81764">
      <w:pPr>
        <w:ind w:left="885"/>
      </w:pPr>
    </w:p>
    <w:p w:rsidR="00E81764" w:rsidRPr="00BD7FF1" w:rsidRDefault="00E81764" w:rsidP="00E81764">
      <w:pPr>
        <w:numPr>
          <w:ilvl w:val="0"/>
          <w:numId w:val="1"/>
        </w:numPr>
        <w:rPr>
          <w:sz w:val="32"/>
          <w:szCs w:val="32"/>
        </w:rPr>
      </w:pPr>
      <w:r w:rsidRPr="00BD7FF1">
        <w:rPr>
          <w:b/>
          <w:sz w:val="32"/>
          <w:szCs w:val="32"/>
          <w:u w:val="single"/>
        </w:rPr>
        <w:t xml:space="preserve">Utilizar tinta </w:t>
      </w:r>
      <w:r w:rsidRPr="00BD7FF1">
        <w:rPr>
          <w:sz w:val="32"/>
          <w:szCs w:val="32"/>
        </w:rPr>
        <w:t xml:space="preserve">   </w:t>
      </w:r>
      <w:r w:rsidRPr="00BD7FF1">
        <w:rPr>
          <w:b/>
          <w:sz w:val="32"/>
          <w:szCs w:val="32"/>
          <w:u w:val="single"/>
        </w:rPr>
        <w:t>ANTIGRASA</w:t>
      </w:r>
      <w:r w:rsidR="00BD7FF1" w:rsidRPr="00BD7FF1">
        <w:rPr>
          <w:b/>
          <w:sz w:val="32"/>
          <w:szCs w:val="32"/>
          <w:u w:val="single"/>
        </w:rPr>
        <w:t xml:space="preserve"> ESPECIAL</w:t>
      </w:r>
    </w:p>
    <w:p w:rsidR="00BD7FF1" w:rsidRDefault="00BD7FF1" w:rsidP="00BD7FF1">
      <w:pPr>
        <w:pStyle w:val="Prrafodelista"/>
      </w:pPr>
    </w:p>
    <w:p w:rsidR="00BD7FF1" w:rsidRPr="00315AED" w:rsidRDefault="00BD7FF1" w:rsidP="00E81764">
      <w:pPr>
        <w:numPr>
          <w:ilvl w:val="0"/>
          <w:numId w:val="1"/>
        </w:numPr>
      </w:pPr>
      <w:r>
        <w:t>SE SELLA SOBRE LA TINTA</w:t>
      </w:r>
    </w:p>
    <w:p w:rsidR="00E81764" w:rsidRDefault="00E81764" w:rsidP="00E81764"/>
    <w:p w:rsidR="00E81764" w:rsidRPr="0098114D" w:rsidRDefault="00E81764" w:rsidP="00E81764">
      <w:pPr>
        <w:rPr>
          <w:b/>
          <w:u w:val="single"/>
        </w:rPr>
      </w:pPr>
    </w:p>
    <w:p w:rsidR="00E81764" w:rsidRDefault="00E81764" w:rsidP="00E81764">
      <w:r>
        <w:t>Agradezco la atención y colaboración prestada.</w:t>
      </w:r>
    </w:p>
    <w:p w:rsidR="00E81764" w:rsidRDefault="00E81764" w:rsidP="00E81764"/>
    <w:p w:rsidR="00E81764" w:rsidRDefault="00E81764" w:rsidP="00E81764">
      <w:r>
        <w:t>Cordialmente,</w:t>
      </w:r>
    </w:p>
    <w:p w:rsidR="00E81764" w:rsidRDefault="00E81764" w:rsidP="00E81764"/>
    <w:p w:rsidR="00E81764" w:rsidRPr="008D4091" w:rsidRDefault="00E81764" w:rsidP="00E81764">
      <w:pPr>
        <w:rPr>
          <w:b/>
        </w:rPr>
      </w:pPr>
    </w:p>
    <w:p w:rsidR="00E81764" w:rsidRDefault="00E81764" w:rsidP="00E81764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E81764" w:rsidRDefault="00E81764" w:rsidP="00E81764">
      <w:r>
        <w:t>Director.</w:t>
      </w:r>
    </w:p>
    <w:p w:rsidR="00E81764" w:rsidRDefault="00E81764" w:rsidP="00E81764">
      <w:pPr>
        <w:rPr>
          <w:b/>
        </w:rPr>
      </w:pPr>
    </w:p>
    <w:p w:rsidR="00AC7D57" w:rsidRDefault="00AC7D57" w:rsidP="00AC7D57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AC7D57" w:rsidRDefault="00AC7D57" w:rsidP="00AC7D57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AC7D57" w:rsidRDefault="00AC7D57" w:rsidP="00AC7D57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AC7D57" w:rsidRDefault="00AC7D57" w:rsidP="00AC7D57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AC7D57" w:rsidRDefault="00AC7D57" w:rsidP="00AC7D57"/>
    <w:p w:rsidR="00AC7D57" w:rsidRDefault="00AC7D57" w:rsidP="00AC7D57">
      <w:pPr>
        <w:pStyle w:val="Ttulo1"/>
      </w:pPr>
      <w:r>
        <w:t>ORDEN DE TRABAJO   N°      07339</w:t>
      </w:r>
    </w:p>
    <w:p w:rsidR="00AC7D57" w:rsidRDefault="00AC7D57" w:rsidP="00AC7D57"/>
    <w:p w:rsidR="00AC7D57" w:rsidRDefault="00AC7D57" w:rsidP="00AC7D57">
      <w:r>
        <w:t>FECHA:</w:t>
      </w:r>
      <w:r>
        <w:tab/>
        <w:t>Medellín, Octubre     12   de  2010</w:t>
      </w:r>
    </w:p>
    <w:p w:rsidR="00AC7D57" w:rsidRDefault="00AC7D57" w:rsidP="00AC7D57">
      <w:r>
        <w:t>PARA:</w:t>
      </w:r>
      <w:r>
        <w:tab/>
      </w:r>
      <w:r>
        <w:tab/>
        <w:t>PLÁSTICOS DARMA</w:t>
      </w:r>
    </w:p>
    <w:p w:rsidR="00AC7D57" w:rsidRDefault="00AC7D57" w:rsidP="00AC7D57">
      <w:r>
        <w:t>ATENCIÓN:</w:t>
      </w:r>
      <w:r>
        <w:tab/>
        <w:t>Sr. Darío Jaramillo</w:t>
      </w:r>
    </w:p>
    <w:p w:rsidR="00AC7D57" w:rsidRDefault="00AC7D57" w:rsidP="00AC7D57">
      <w:r>
        <w:tab/>
      </w:r>
      <w:r>
        <w:tab/>
        <w:t>Gerente.</w:t>
      </w:r>
    </w:p>
    <w:p w:rsidR="00AC7D57" w:rsidRDefault="00AC7D57" w:rsidP="00AC7D57"/>
    <w:p w:rsidR="00AC7D57" w:rsidRDefault="00AC7D57" w:rsidP="00AC7D57">
      <w:r>
        <w:t>Apreciado Don Darío:</w:t>
      </w:r>
    </w:p>
    <w:p w:rsidR="00AC7D57" w:rsidRDefault="00AC7D57" w:rsidP="00AC7D57"/>
    <w:p w:rsidR="00AC7D57" w:rsidRDefault="00AC7D57" w:rsidP="00AC7D57">
      <w:r>
        <w:t>Con la presente estamos solicitando el siguiente Material   :</w:t>
      </w:r>
    </w:p>
    <w:p w:rsidR="00AC7D57" w:rsidRDefault="00AC7D57" w:rsidP="00AC7D57"/>
    <w:p w:rsidR="00AC7D57" w:rsidRDefault="00AC7D57" w:rsidP="00AC7D57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AC7D57" w:rsidRDefault="00AC7D57" w:rsidP="00AC7D57">
      <w:pPr>
        <w:rPr>
          <w:b/>
          <w:bCs/>
          <w:u w:val="single"/>
        </w:rPr>
      </w:pPr>
      <w:r>
        <w:rPr>
          <w:b/>
          <w:bCs/>
        </w:rPr>
        <w:tab/>
      </w:r>
    </w:p>
    <w:p w:rsidR="00AC7D57" w:rsidRDefault="00AC7D57" w:rsidP="00AC7D57">
      <w:r>
        <w:t>MATERIAL:</w:t>
      </w:r>
      <w:r>
        <w:tab/>
      </w:r>
      <w:r>
        <w:tab/>
        <w:t xml:space="preserve">Polietileno </w:t>
      </w:r>
      <w:r w:rsidR="00B57988" w:rsidRPr="00B57988">
        <w:rPr>
          <w:b/>
          <w:u w:val="single"/>
        </w:rPr>
        <w:t>Baja</w:t>
      </w:r>
      <w:r>
        <w:t xml:space="preserve"> Densidad Pigmentado BLANCO Tubular.</w:t>
      </w:r>
    </w:p>
    <w:p w:rsidR="00AC7D57" w:rsidRDefault="00AC7D57" w:rsidP="00AC7D57">
      <w:r>
        <w:t>MEDIDA:</w:t>
      </w:r>
      <w:r>
        <w:tab/>
      </w:r>
      <w:r>
        <w:tab/>
      </w:r>
      <w:r w:rsidR="004F0F87">
        <w:rPr>
          <w:b/>
        </w:rPr>
        <w:t>75</w:t>
      </w:r>
      <w:r>
        <w:rPr>
          <w:b/>
        </w:rPr>
        <w:t xml:space="preserve"> </w:t>
      </w:r>
      <w:r w:rsidRPr="00444F82">
        <w:rPr>
          <w:b/>
        </w:rPr>
        <w:t xml:space="preserve"> Cms</w:t>
      </w:r>
      <w:r>
        <w:t>.</w:t>
      </w:r>
    </w:p>
    <w:p w:rsidR="00AC7D57" w:rsidRPr="005C3173" w:rsidRDefault="00AC7D57" w:rsidP="00AC7D57">
      <w:pPr>
        <w:rPr>
          <w:b/>
          <w:bCs/>
        </w:rPr>
      </w:pPr>
      <w:r>
        <w:t>CALIBRE:</w:t>
      </w:r>
      <w:r>
        <w:tab/>
      </w:r>
      <w:r>
        <w:tab/>
      </w:r>
      <w:r w:rsidR="004F0F87">
        <w:rPr>
          <w:b/>
        </w:rPr>
        <w:t>2.5</w:t>
      </w:r>
      <w:r w:rsidRPr="005C3173">
        <w:rPr>
          <w:b/>
        </w:rPr>
        <w:t xml:space="preserve"> </w:t>
      </w:r>
      <w:r w:rsidRPr="005C3173">
        <w:rPr>
          <w:b/>
          <w:bCs/>
        </w:rPr>
        <w:t xml:space="preserve">  ”</w:t>
      </w:r>
    </w:p>
    <w:p w:rsidR="00AC7D57" w:rsidRDefault="00AC7D57" w:rsidP="00AC7D57">
      <w:r>
        <w:t>COLOR:</w:t>
      </w:r>
      <w:r>
        <w:tab/>
      </w:r>
      <w:r>
        <w:tab/>
        <w:t xml:space="preserve">BLANCO  </w:t>
      </w:r>
    </w:p>
    <w:p w:rsidR="00AC7D57" w:rsidRDefault="00AC7D57" w:rsidP="00AC7D57">
      <w:r>
        <w:t>TRATADO:</w:t>
      </w:r>
      <w:r>
        <w:tab/>
      </w:r>
      <w:r>
        <w:tab/>
        <w:t>1</w:t>
      </w:r>
    </w:p>
    <w:p w:rsidR="00AC7D57" w:rsidRDefault="00AC7D57" w:rsidP="00AC7D57">
      <w:pPr>
        <w:rPr>
          <w:b/>
          <w:bCs/>
        </w:rPr>
      </w:pPr>
      <w:r>
        <w:t>CANTIDAD:</w:t>
      </w:r>
      <w:r>
        <w:tab/>
      </w:r>
      <w:r>
        <w:tab/>
      </w:r>
      <w:r>
        <w:rPr>
          <w:b/>
        </w:rPr>
        <w:t xml:space="preserve">130 </w:t>
      </w:r>
      <w:r>
        <w:t xml:space="preserve">   Kg</w:t>
      </w:r>
    </w:p>
    <w:p w:rsidR="00AC7D57" w:rsidRDefault="00AC7D57" w:rsidP="00AC7D57">
      <w:r>
        <w:t>REFERENCIA:</w:t>
      </w:r>
      <w:r>
        <w:tab/>
      </w:r>
      <w:r>
        <w:rPr>
          <w:b/>
        </w:rPr>
        <w:t xml:space="preserve">NAVIDAD  </w:t>
      </w:r>
      <w:r w:rsidR="002B65FE">
        <w:rPr>
          <w:b/>
        </w:rPr>
        <w:t>GRANDE</w:t>
      </w:r>
    </w:p>
    <w:p w:rsidR="00AC7D57" w:rsidRDefault="00AC7D57" w:rsidP="00AC7D57">
      <w:r>
        <w:t>COLORES:</w:t>
      </w:r>
      <w:r>
        <w:tab/>
      </w:r>
      <w:r>
        <w:tab/>
        <w:t>1 (   Rojo 032 C )</w:t>
      </w:r>
    </w:p>
    <w:p w:rsidR="00AC7D57" w:rsidRDefault="00AC7D57" w:rsidP="00AC7D57">
      <w:r>
        <w:t>CARAS:</w:t>
      </w:r>
      <w:r>
        <w:tab/>
      </w:r>
      <w:r>
        <w:tab/>
        <w:t>1</w:t>
      </w:r>
    </w:p>
    <w:p w:rsidR="00AC7D57" w:rsidRDefault="00AC7D57" w:rsidP="00AC7D57">
      <w:r>
        <w:t>REPETICIÓN:</w:t>
      </w:r>
      <w:r>
        <w:tab/>
        <w:t>Continua</w:t>
      </w:r>
    </w:p>
    <w:p w:rsidR="00AC7D57" w:rsidRDefault="00AC7D57" w:rsidP="00AC7D57">
      <w:r>
        <w:t>RODILLO:</w:t>
      </w:r>
      <w:r>
        <w:tab/>
      </w:r>
      <w:r>
        <w:tab/>
        <w:t>30</w:t>
      </w:r>
    </w:p>
    <w:p w:rsidR="00AC7D57" w:rsidRDefault="00AC7D57" w:rsidP="00AC7D57">
      <w:r>
        <w:t>BOLSA:</w:t>
      </w:r>
      <w:r>
        <w:tab/>
      </w:r>
      <w:r>
        <w:tab/>
      </w:r>
      <w:r w:rsidR="002B65FE">
        <w:rPr>
          <w:b/>
        </w:rPr>
        <w:t>66  x 7</w:t>
      </w:r>
      <w:r>
        <w:rPr>
          <w:b/>
        </w:rPr>
        <w:t>0 + 5</w:t>
      </w:r>
      <w:r w:rsidRPr="003B158B">
        <w:rPr>
          <w:b/>
        </w:rPr>
        <w:t xml:space="preserve">  cms</w:t>
      </w:r>
      <w:r>
        <w:rPr>
          <w:b/>
        </w:rPr>
        <w:t xml:space="preserve">  solapa doble</w:t>
      </w:r>
    </w:p>
    <w:p w:rsidR="00AC7D57" w:rsidRDefault="00AC7D57" w:rsidP="00AC7D57">
      <w:r>
        <w:t>SELLADO:</w:t>
      </w:r>
      <w:r>
        <w:tab/>
      </w:r>
      <w:r>
        <w:tab/>
        <w:t>lateral</w:t>
      </w:r>
    </w:p>
    <w:p w:rsidR="00AC7D57" w:rsidRDefault="00AC7D57" w:rsidP="00AC7D57"/>
    <w:p w:rsidR="00AC7D57" w:rsidRDefault="00AC7D57" w:rsidP="00AC7D57"/>
    <w:p w:rsidR="00AC7D57" w:rsidRDefault="00AC7D57" w:rsidP="00AC7D57">
      <w:r>
        <w:rPr>
          <w:b/>
          <w:bCs/>
          <w:u w:val="single"/>
        </w:rPr>
        <w:t>NOTA:</w:t>
      </w:r>
      <w:r>
        <w:t xml:space="preserve">  * Los cyreles   los </w:t>
      </w:r>
      <w:r w:rsidR="002B65FE">
        <w:t>envía</w:t>
      </w:r>
      <w:r>
        <w:t xml:space="preserve"> GRAFIFLEX</w:t>
      </w:r>
    </w:p>
    <w:p w:rsidR="00AC7D57" w:rsidRDefault="00AC7D57" w:rsidP="00AC7D57">
      <w:pPr>
        <w:numPr>
          <w:ilvl w:val="0"/>
          <w:numId w:val="1"/>
        </w:numPr>
      </w:pPr>
      <w:r>
        <w:t>Se envían muestra física  para tonos , alturas  y pigmentación</w:t>
      </w:r>
    </w:p>
    <w:p w:rsidR="00AC7D57" w:rsidRDefault="00AC7D57" w:rsidP="00AC7D57">
      <w:pPr>
        <w:ind w:left="885"/>
      </w:pPr>
    </w:p>
    <w:p w:rsidR="00AC7D57" w:rsidRPr="00BD7FF1" w:rsidRDefault="00AC7D57" w:rsidP="00AC7D57">
      <w:pPr>
        <w:numPr>
          <w:ilvl w:val="0"/>
          <w:numId w:val="1"/>
        </w:numPr>
        <w:rPr>
          <w:sz w:val="32"/>
          <w:szCs w:val="32"/>
        </w:rPr>
      </w:pPr>
      <w:r w:rsidRPr="00BD7FF1">
        <w:rPr>
          <w:b/>
          <w:sz w:val="32"/>
          <w:szCs w:val="32"/>
          <w:u w:val="single"/>
        </w:rPr>
        <w:t xml:space="preserve">Utilizar tinta </w:t>
      </w:r>
      <w:r w:rsidRPr="00BD7FF1">
        <w:rPr>
          <w:sz w:val="32"/>
          <w:szCs w:val="32"/>
        </w:rPr>
        <w:t xml:space="preserve">   </w:t>
      </w:r>
      <w:r w:rsidRPr="00BD7FF1">
        <w:rPr>
          <w:b/>
          <w:sz w:val="32"/>
          <w:szCs w:val="32"/>
          <w:u w:val="single"/>
        </w:rPr>
        <w:t>ANTIGRASA ESPECIAL</w:t>
      </w:r>
    </w:p>
    <w:p w:rsidR="00AC7D57" w:rsidRDefault="00AC7D57" w:rsidP="00AC7D57">
      <w:pPr>
        <w:pStyle w:val="Prrafodelista"/>
      </w:pPr>
    </w:p>
    <w:p w:rsidR="00AC7D57" w:rsidRPr="00315AED" w:rsidRDefault="00AC7D57" w:rsidP="00AC7D57">
      <w:pPr>
        <w:numPr>
          <w:ilvl w:val="0"/>
          <w:numId w:val="1"/>
        </w:numPr>
      </w:pPr>
      <w:r>
        <w:t>SE SELLA SOBRE LA TINTA</w:t>
      </w:r>
    </w:p>
    <w:p w:rsidR="00AC7D57" w:rsidRDefault="00AC7D57" w:rsidP="00AC7D57"/>
    <w:p w:rsidR="00AC7D57" w:rsidRPr="0098114D" w:rsidRDefault="00AC7D57" w:rsidP="00AC7D57">
      <w:pPr>
        <w:rPr>
          <w:b/>
          <w:u w:val="single"/>
        </w:rPr>
      </w:pPr>
    </w:p>
    <w:p w:rsidR="00AC7D57" w:rsidRDefault="00AC7D57" w:rsidP="00AC7D57">
      <w:r>
        <w:t>Agradezco la atención y colaboración prestada.</w:t>
      </w:r>
    </w:p>
    <w:p w:rsidR="00AC7D57" w:rsidRDefault="00AC7D57" w:rsidP="00AC7D57"/>
    <w:p w:rsidR="00AC7D57" w:rsidRDefault="00AC7D57" w:rsidP="00AC7D57">
      <w:r>
        <w:t>Cordialmente,</w:t>
      </w:r>
    </w:p>
    <w:p w:rsidR="00AC7D57" w:rsidRDefault="00AC7D57" w:rsidP="00AC7D57"/>
    <w:p w:rsidR="00AC7D57" w:rsidRPr="008D4091" w:rsidRDefault="00AC7D57" w:rsidP="00AC7D57">
      <w:pPr>
        <w:rPr>
          <w:b/>
        </w:rPr>
      </w:pPr>
    </w:p>
    <w:p w:rsidR="00AC7D57" w:rsidRDefault="00AC7D57" w:rsidP="00AC7D57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AC7D57" w:rsidRDefault="00AC7D57" w:rsidP="00AC7D57">
      <w:r>
        <w:t>Director.</w:t>
      </w:r>
    </w:p>
    <w:p w:rsidR="00AC7D57" w:rsidRDefault="00AC7D57" w:rsidP="00AC7D57">
      <w:pPr>
        <w:rPr>
          <w:b/>
        </w:rPr>
      </w:pPr>
    </w:p>
    <w:p w:rsidR="00E81764" w:rsidRDefault="00E81764" w:rsidP="00084E31">
      <w:pPr>
        <w:rPr>
          <w:b/>
        </w:rPr>
      </w:pPr>
    </w:p>
    <w:p w:rsidR="009948ED" w:rsidRDefault="009948ED" w:rsidP="009948ED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9948ED" w:rsidRDefault="009948ED" w:rsidP="009948ED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9948ED" w:rsidRDefault="009948ED" w:rsidP="009948ED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9948ED" w:rsidRDefault="009948ED" w:rsidP="009948ED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9948ED" w:rsidRDefault="009948ED" w:rsidP="009948ED"/>
    <w:p w:rsidR="009948ED" w:rsidRDefault="009948ED" w:rsidP="009948ED">
      <w:pPr>
        <w:pStyle w:val="Ttulo1"/>
      </w:pPr>
      <w:r>
        <w:t>ORDEN DE TRABAJO   N°      07392</w:t>
      </w:r>
    </w:p>
    <w:p w:rsidR="009948ED" w:rsidRDefault="009948ED" w:rsidP="009948ED"/>
    <w:p w:rsidR="009948ED" w:rsidRDefault="009948ED" w:rsidP="009948ED">
      <w:r>
        <w:t>FECHA:</w:t>
      </w:r>
      <w:r>
        <w:tab/>
        <w:t>Medellín, Octubre   12    de   2010</w:t>
      </w:r>
    </w:p>
    <w:p w:rsidR="009948ED" w:rsidRDefault="009948ED" w:rsidP="009948ED">
      <w:r>
        <w:t>PARA:</w:t>
      </w:r>
      <w:r>
        <w:tab/>
      </w:r>
      <w:r>
        <w:tab/>
        <w:t>PLÁSTICOS   DARMA</w:t>
      </w:r>
    </w:p>
    <w:p w:rsidR="009948ED" w:rsidRDefault="009948ED" w:rsidP="009948ED">
      <w:r>
        <w:t>ATENCIÓN:</w:t>
      </w:r>
      <w:r>
        <w:tab/>
        <w:t>Sr. DARIO JARAMILLO</w:t>
      </w:r>
    </w:p>
    <w:p w:rsidR="009948ED" w:rsidRDefault="009948ED" w:rsidP="009948ED"/>
    <w:p w:rsidR="009948ED" w:rsidRDefault="009948ED" w:rsidP="009948ED">
      <w:r>
        <w:t>Apreciado Dn DARIO:</w:t>
      </w:r>
    </w:p>
    <w:p w:rsidR="009948ED" w:rsidRDefault="009948ED" w:rsidP="009948ED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9948ED" w:rsidRDefault="009948ED" w:rsidP="009948ED"/>
    <w:p w:rsidR="009948ED" w:rsidRDefault="009948ED" w:rsidP="009948ED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9948ED" w:rsidRDefault="009948ED" w:rsidP="009948ED"/>
    <w:p w:rsidR="009948ED" w:rsidRDefault="009948ED" w:rsidP="009948ED">
      <w:r>
        <w:t>MATERIAL :</w:t>
      </w:r>
      <w:r>
        <w:tab/>
      </w:r>
      <w:r>
        <w:tab/>
        <w:t>Polietileno de Baja  densidad   Blanco  Tubular</w:t>
      </w:r>
    </w:p>
    <w:p w:rsidR="009948ED" w:rsidRDefault="009948ED" w:rsidP="009948ED">
      <w:r>
        <w:t>MEDIDA:</w:t>
      </w:r>
      <w:r>
        <w:tab/>
      </w:r>
      <w:r>
        <w:tab/>
      </w:r>
      <w:r>
        <w:rPr>
          <w:b/>
        </w:rPr>
        <w:t>35</w:t>
      </w:r>
      <w:r>
        <w:t xml:space="preserve">   cms   </w:t>
      </w:r>
    </w:p>
    <w:p w:rsidR="009948ED" w:rsidRDefault="009948ED" w:rsidP="009948ED">
      <w:r>
        <w:t>CALIBRE :</w:t>
      </w:r>
      <w:r>
        <w:tab/>
      </w:r>
      <w:r>
        <w:tab/>
      </w:r>
      <w:r w:rsidRPr="008D3CB8">
        <w:rPr>
          <w:b/>
        </w:rPr>
        <w:t>4.8</w:t>
      </w:r>
      <w:r>
        <w:t xml:space="preserve">   “</w:t>
      </w:r>
    </w:p>
    <w:p w:rsidR="009948ED" w:rsidRDefault="009948ED" w:rsidP="009948ED">
      <w:r>
        <w:t>COLOR :</w:t>
      </w:r>
      <w:r>
        <w:tab/>
      </w:r>
      <w:r>
        <w:tab/>
        <w:t>Blanco</w:t>
      </w:r>
    </w:p>
    <w:p w:rsidR="009948ED" w:rsidRPr="0007721A" w:rsidRDefault="009948ED" w:rsidP="009948ED">
      <w:r>
        <w:t xml:space="preserve">TRATADO : </w:t>
      </w:r>
      <w:r>
        <w:tab/>
      </w:r>
      <w:r>
        <w:tab/>
        <w:t>1  cara</w:t>
      </w:r>
    </w:p>
    <w:p w:rsidR="009948ED" w:rsidRDefault="009948ED" w:rsidP="009948ED">
      <w:r>
        <w:t xml:space="preserve">CANTIDAD : </w:t>
      </w:r>
      <w:r>
        <w:tab/>
      </w:r>
      <w:r w:rsidR="00490893">
        <w:rPr>
          <w:b/>
        </w:rPr>
        <w:t>50</w:t>
      </w:r>
      <w:r w:rsidRPr="001C4A3E">
        <w:rPr>
          <w:b/>
        </w:rPr>
        <w:t>0</w:t>
      </w:r>
      <w:r>
        <w:t xml:space="preserve">    kg</w:t>
      </w:r>
    </w:p>
    <w:p w:rsidR="009948ED" w:rsidRDefault="009948ED" w:rsidP="009948ED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>2 ( Según muestra  )  ( Azul – Azul )</w:t>
      </w:r>
    </w:p>
    <w:p w:rsidR="009948ED" w:rsidRDefault="009948ED" w:rsidP="009948ED">
      <w:r>
        <w:t xml:space="preserve">CARAS : </w:t>
      </w:r>
      <w:r>
        <w:tab/>
      </w:r>
      <w:r>
        <w:tab/>
        <w:t>2  ( 2  x  1  )</w:t>
      </w:r>
    </w:p>
    <w:p w:rsidR="009948ED" w:rsidRDefault="009948ED" w:rsidP="009948ED">
      <w:r>
        <w:t xml:space="preserve">REPETICIÓN : </w:t>
      </w:r>
      <w:r>
        <w:tab/>
        <w:t>60   cms</w:t>
      </w:r>
    </w:p>
    <w:p w:rsidR="009948ED" w:rsidRDefault="009948ED" w:rsidP="009948ED">
      <w:r>
        <w:t>RODILLO :</w:t>
      </w:r>
      <w:r>
        <w:tab/>
      </w:r>
      <w:r>
        <w:tab/>
        <w:t>60</w:t>
      </w:r>
    </w:p>
    <w:p w:rsidR="009948ED" w:rsidRDefault="009948ED" w:rsidP="009948ED">
      <w:r>
        <w:t>BOLSA  :</w:t>
      </w:r>
      <w:r>
        <w:tab/>
      </w:r>
      <w:r>
        <w:tab/>
      </w:r>
      <w:r>
        <w:rPr>
          <w:b/>
        </w:rPr>
        <w:t>35  x  60</w:t>
      </w:r>
      <w:r w:rsidRPr="00336CAC">
        <w:rPr>
          <w:b/>
        </w:rPr>
        <w:t xml:space="preserve">   cm</w:t>
      </w:r>
      <w:r>
        <w:t xml:space="preserve">    </w:t>
      </w:r>
    </w:p>
    <w:p w:rsidR="009948ED" w:rsidRDefault="009948ED" w:rsidP="009948ED">
      <w:r>
        <w:t>SELLADO .</w:t>
      </w:r>
      <w:r>
        <w:tab/>
      </w:r>
      <w:r>
        <w:tab/>
        <w:t xml:space="preserve">Fondo  Tipo  Servo </w:t>
      </w:r>
    </w:p>
    <w:p w:rsidR="009948ED" w:rsidRDefault="009948ED" w:rsidP="009948ED">
      <w:r>
        <w:t>REFERENCIA :</w:t>
      </w:r>
      <w:r>
        <w:tab/>
      </w:r>
      <w:r>
        <w:rPr>
          <w:b/>
        </w:rPr>
        <w:t xml:space="preserve">TECNAS   10 </w:t>
      </w:r>
      <w:r w:rsidRPr="00F553FA">
        <w:rPr>
          <w:b/>
        </w:rPr>
        <w:t xml:space="preserve">  KILOS</w:t>
      </w:r>
    </w:p>
    <w:p w:rsidR="009948ED" w:rsidRDefault="009948ED" w:rsidP="009948ED"/>
    <w:p w:rsidR="009948ED" w:rsidRDefault="009948ED" w:rsidP="009948ED"/>
    <w:p w:rsidR="009948ED" w:rsidRDefault="009948ED" w:rsidP="009948ED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 w:rsidRPr="00F553FA">
        <w:rPr>
          <w:bCs/>
        </w:rPr>
        <w:t>Cyreles en su planta</w:t>
      </w:r>
      <w:r>
        <w:rPr>
          <w:b/>
          <w:bCs/>
        </w:rPr>
        <w:t>.</w:t>
      </w:r>
    </w:p>
    <w:p w:rsidR="009948ED" w:rsidRDefault="009948ED" w:rsidP="009948ED">
      <w:r>
        <w:t xml:space="preserve">                   -   Anexo muestra física para   alturas y Tonos.</w:t>
      </w:r>
    </w:p>
    <w:p w:rsidR="009948ED" w:rsidRDefault="009948ED" w:rsidP="009948ED">
      <w:r>
        <w:tab/>
        <w:t xml:space="preserve">        -  No colocar pie de Imprenta.</w:t>
      </w:r>
    </w:p>
    <w:p w:rsidR="009948ED" w:rsidRDefault="009948ED" w:rsidP="009948ED">
      <w:pPr>
        <w:rPr>
          <w:b/>
          <w:u w:val="single"/>
        </w:rPr>
      </w:pPr>
      <w:r>
        <w:tab/>
        <w:t xml:space="preserve">        </w:t>
      </w:r>
      <w:r w:rsidRPr="00F553FA">
        <w:rPr>
          <w:b/>
        </w:rPr>
        <w:t xml:space="preserve">-   </w:t>
      </w:r>
      <w:r w:rsidRPr="00F553FA">
        <w:rPr>
          <w:b/>
          <w:u w:val="single"/>
        </w:rPr>
        <w:t>Utilizar tinta especial</w:t>
      </w:r>
      <w:r>
        <w:rPr>
          <w:b/>
          <w:u w:val="single"/>
        </w:rPr>
        <w:t xml:space="preserve">    </w:t>
      </w:r>
    </w:p>
    <w:p w:rsidR="009948ED" w:rsidRDefault="009948ED" w:rsidP="009948ED">
      <w:pPr>
        <w:rPr>
          <w:b/>
        </w:rPr>
      </w:pP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9948ED" w:rsidRPr="0066704D" w:rsidRDefault="009948ED" w:rsidP="009948ED">
      <w:pPr>
        <w:rPr>
          <w:b/>
          <w:u w:val="single"/>
        </w:rPr>
      </w:pPr>
      <w:r>
        <w:rPr>
          <w:b/>
        </w:rPr>
        <w:tab/>
        <w:t xml:space="preserve">        -  EL MATERIAL LO ENVIA  P.U .</w:t>
      </w:r>
    </w:p>
    <w:p w:rsidR="009948ED" w:rsidRPr="0066704D" w:rsidRDefault="009948ED" w:rsidP="009948ED">
      <w:pPr>
        <w:rPr>
          <w:b/>
        </w:rPr>
      </w:pPr>
    </w:p>
    <w:p w:rsidR="009948ED" w:rsidRDefault="009948ED" w:rsidP="009948ED">
      <w:r>
        <w:tab/>
      </w:r>
      <w:r>
        <w:tab/>
      </w:r>
    </w:p>
    <w:p w:rsidR="009948ED" w:rsidRDefault="009948ED" w:rsidP="009948ED">
      <w:r>
        <w:t>Agradezco la atención y colaboración prestada.</w:t>
      </w:r>
    </w:p>
    <w:p w:rsidR="009948ED" w:rsidRDefault="009948ED" w:rsidP="009948ED"/>
    <w:p w:rsidR="009948ED" w:rsidRDefault="009948ED" w:rsidP="009948ED"/>
    <w:p w:rsidR="009948ED" w:rsidRDefault="009948ED" w:rsidP="009948ED"/>
    <w:p w:rsidR="009948ED" w:rsidRDefault="009948ED" w:rsidP="009948ED">
      <w:r>
        <w:t>Cordialmente</w:t>
      </w:r>
    </w:p>
    <w:p w:rsidR="009948ED" w:rsidRDefault="009948ED" w:rsidP="009948ED"/>
    <w:p w:rsidR="009948ED" w:rsidRDefault="009948ED" w:rsidP="009948ED"/>
    <w:p w:rsidR="009948ED" w:rsidRDefault="009948ED" w:rsidP="009948ED">
      <w:r>
        <w:t>RICARDO CASAS ZAPATA</w:t>
      </w:r>
    </w:p>
    <w:p w:rsidR="009948ED" w:rsidRDefault="009948ED" w:rsidP="009948ED">
      <w:r>
        <w:t>Director.</w:t>
      </w:r>
    </w:p>
    <w:p w:rsidR="009948ED" w:rsidRDefault="009948ED" w:rsidP="009948ED">
      <w:pPr>
        <w:rPr>
          <w:b/>
        </w:rPr>
      </w:pPr>
    </w:p>
    <w:p w:rsidR="009948ED" w:rsidRDefault="009948ED" w:rsidP="00084E31">
      <w:pPr>
        <w:rPr>
          <w:b/>
        </w:rPr>
      </w:pPr>
    </w:p>
    <w:p w:rsidR="00C65570" w:rsidRDefault="00C65570" w:rsidP="00084E31">
      <w:pPr>
        <w:rPr>
          <w:b/>
        </w:rPr>
      </w:pPr>
    </w:p>
    <w:p w:rsidR="00C65570" w:rsidRDefault="00C65570" w:rsidP="00C65570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LTDA</w:t>
      </w:r>
    </w:p>
    <w:p w:rsidR="00C65570" w:rsidRDefault="00C65570" w:rsidP="00C65570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C65570" w:rsidRDefault="00C65570" w:rsidP="00C65570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76 N 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C65570" w:rsidRDefault="00C65570" w:rsidP="00C65570">
      <w:pPr>
        <w:rPr>
          <w:b/>
          <w:bCs/>
          <w:sz w:val="20"/>
        </w:rPr>
      </w:pPr>
      <w:r>
        <w:rPr>
          <w:b/>
          <w:bCs/>
          <w:sz w:val="20"/>
        </w:rPr>
        <w:t>TEL: 4 44 46 64   ITAGUI.</w:t>
      </w:r>
    </w:p>
    <w:p w:rsidR="00C65570" w:rsidRDefault="00C65570" w:rsidP="00C65570">
      <w:pPr>
        <w:rPr>
          <w:b/>
          <w:bCs/>
          <w:sz w:val="20"/>
        </w:rPr>
      </w:pPr>
    </w:p>
    <w:p w:rsidR="00C65570" w:rsidRDefault="00C65570" w:rsidP="00C65570">
      <w:pPr>
        <w:rPr>
          <w:b/>
        </w:rPr>
      </w:pPr>
    </w:p>
    <w:p w:rsidR="00C65570" w:rsidRDefault="00C65570" w:rsidP="00C65570">
      <w:pPr>
        <w:pStyle w:val="Ttulo1"/>
      </w:pPr>
      <w:r>
        <w:t>ORDEN DE TRABAJO    N°      07467</w:t>
      </w:r>
    </w:p>
    <w:p w:rsidR="00C65570" w:rsidRDefault="00C65570" w:rsidP="00C65570"/>
    <w:p w:rsidR="00C65570" w:rsidRDefault="00C65570" w:rsidP="00C65570">
      <w:r>
        <w:t>F</w:t>
      </w:r>
      <w:r w:rsidR="003A08B9">
        <w:t>ECHA:</w:t>
      </w:r>
      <w:r w:rsidR="003A08B9">
        <w:tab/>
        <w:t>Medellín,  Octubre  14</w:t>
      </w:r>
      <w:r>
        <w:t xml:space="preserve">   de   2010</w:t>
      </w:r>
    </w:p>
    <w:p w:rsidR="00C65570" w:rsidRDefault="00C65570" w:rsidP="00C65570">
      <w:r>
        <w:t>PARA:</w:t>
      </w:r>
      <w:r>
        <w:tab/>
      </w:r>
      <w:r>
        <w:tab/>
        <w:t>PLASTICOS DARMA S.A.</w:t>
      </w:r>
    </w:p>
    <w:p w:rsidR="00C65570" w:rsidRDefault="00C65570" w:rsidP="00C65570">
      <w:r>
        <w:t>ATENCIÓN:</w:t>
      </w:r>
      <w:r>
        <w:tab/>
        <w:t>Sr. Dario Jaramillo</w:t>
      </w:r>
    </w:p>
    <w:p w:rsidR="00C65570" w:rsidRDefault="00C65570" w:rsidP="00C65570">
      <w:r>
        <w:tab/>
      </w:r>
      <w:r>
        <w:tab/>
        <w:t>Gerente</w:t>
      </w:r>
    </w:p>
    <w:p w:rsidR="00C65570" w:rsidRDefault="00C65570" w:rsidP="00C65570"/>
    <w:p w:rsidR="00C65570" w:rsidRDefault="00C65570" w:rsidP="00C65570">
      <w:r>
        <w:t>Apreciado  Don Darío:</w:t>
      </w:r>
    </w:p>
    <w:p w:rsidR="00C65570" w:rsidRDefault="00C65570" w:rsidP="00C65570">
      <w:r>
        <w:t xml:space="preserve"> </w:t>
      </w:r>
    </w:p>
    <w:p w:rsidR="00C65570" w:rsidRDefault="00C65570" w:rsidP="00C65570">
      <w:r>
        <w:t>Con la presente estamos solicitando el siguiente Material :</w:t>
      </w:r>
    </w:p>
    <w:p w:rsidR="00C65570" w:rsidRDefault="00C65570" w:rsidP="00C65570"/>
    <w:p w:rsidR="00C65570" w:rsidRDefault="00C65570" w:rsidP="00C65570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C65570" w:rsidRDefault="00C65570" w:rsidP="00C65570">
      <w:pPr>
        <w:rPr>
          <w:b/>
          <w:bCs/>
          <w:u w:val="single"/>
        </w:rPr>
      </w:pPr>
    </w:p>
    <w:p w:rsidR="00C65570" w:rsidRDefault="00C65570" w:rsidP="00C65570">
      <w:r>
        <w:t>MATERIAL:</w:t>
      </w:r>
      <w:r>
        <w:tab/>
      </w:r>
      <w:r>
        <w:tab/>
        <w:t>Polietileno  Alta  Densidad  BLANCO  TUBULAR</w:t>
      </w:r>
    </w:p>
    <w:p w:rsidR="00C65570" w:rsidRDefault="00C65570" w:rsidP="00C65570">
      <w:r>
        <w:t>MEDIDA:</w:t>
      </w:r>
      <w:r>
        <w:tab/>
      </w:r>
      <w:r>
        <w:tab/>
        <w:t xml:space="preserve">20  + 6 + 6 </w:t>
      </w:r>
      <w:r w:rsidRPr="007317E8">
        <w:rPr>
          <w:b/>
        </w:rPr>
        <w:t xml:space="preserve">   </w:t>
      </w:r>
      <w:r>
        <w:t>Cms.</w:t>
      </w:r>
    </w:p>
    <w:p w:rsidR="00C65570" w:rsidRDefault="00C65570" w:rsidP="00C65570">
      <w:pPr>
        <w:rPr>
          <w:b/>
          <w:bCs/>
        </w:rPr>
      </w:pPr>
      <w:r>
        <w:t>CALIBRE:</w:t>
      </w:r>
      <w:r>
        <w:tab/>
      </w:r>
      <w:r>
        <w:tab/>
        <w:t>3.0</w:t>
      </w:r>
      <w:r>
        <w:rPr>
          <w:b/>
        </w:rPr>
        <w:t xml:space="preserve"> </w:t>
      </w:r>
      <w:r w:rsidRPr="007317E8">
        <w:rPr>
          <w:b/>
        </w:rPr>
        <w:t xml:space="preserve"> </w:t>
      </w:r>
      <w:r w:rsidRPr="007317E8">
        <w:rPr>
          <w:b/>
          <w:bCs/>
        </w:rPr>
        <w:t xml:space="preserve"> ”</w:t>
      </w:r>
    </w:p>
    <w:p w:rsidR="00C65570" w:rsidRDefault="00C65570" w:rsidP="00C65570">
      <w:r>
        <w:t>COLOR:</w:t>
      </w:r>
      <w:r>
        <w:tab/>
      </w:r>
      <w:r>
        <w:tab/>
        <w:t>BLANCO – NEGRO ( interno )</w:t>
      </w:r>
    </w:p>
    <w:p w:rsidR="00C65570" w:rsidRPr="00874A16" w:rsidRDefault="00C65570" w:rsidP="00C65570">
      <w:r>
        <w:t>TRATADO:</w:t>
      </w:r>
      <w:r>
        <w:tab/>
      </w:r>
      <w:r>
        <w:tab/>
        <w:t>1  Cara</w:t>
      </w:r>
    </w:p>
    <w:p w:rsidR="00C65570" w:rsidRDefault="00C65570" w:rsidP="00C65570">
      <w:pPr>
        <w:rPr>
          <w:b/>
          <w:bCs/>
        </w:rPr>
      </w:pPr>
      <w:r>
        <w:t>CANTIDAD:</w:t>
      </w:r>
      <w:r>
        <w:tab/>
      </w:r>
      <w:r>
        <w:tab/>
      </w:r>
      <w:r w:rsidR="003A08B9">
        <w:t>20</w:t>
      </w:r>
      <w:r>
        <w:t>0   Kg.</w:t>
      </w:r>
      <w:r>
        <w:rPr>
          <w:b/>
          <w:bCs/>
        </w:rPr>
        <w:tab/>
      </w:r>
    </w:p>
    <w:p w:rsidR="00C65570" w:rsidRDefault="00C65570" w:rsidP="00C65570">
      <w:r>
        <w:t>COLORES:</w:t>
      </w:r>
      <w:r>
        <w:tab/>
      </w:r>
      <w:r>
        <w:tab/>
        <w:t xml:space="preserve">1     ( verde   )   </w:t>
      </w:r>
    </w:p>
    <w:p w:rsidR="00C65570" w:rsidRDefault="00C65570" w:rsidP="00C65570">
      <w:r>
        <w:t>CARAS:</w:t>
      </w:r>
      <w:r>
        <w:tab/>
      </w:r>
      <w:r>
        <w:tab/>
        <w:t>1</w:t>
      </w:r>
    </w:p>
    <w:p w:rsidR="00C65570" w:rsidRDefault="00C65570" w:rsidP="00C65570">
      <w:r>
        <w:t>REPETICIÓN:</w:t>
      </w:r>
      <w:r>
        <w:tab/>
        <w:t>45    Cms.</w:t>
      </w:r>
    </w:p>
    <w:p w:rsidR="00C65570" w:rsidRDefault="00C65570" w:rsidP="00C65570">
      <w:r>
        <w:t xml:space="preserve">RODILLO  :    </w:t>
      </w:r>
      <w:r>
        <w:tab/>
        <w:t>45</w:t>
      </w:r>
      <w:r>
        <w:tab/>
      </w:r>
    </w:p>
    <w:p w:rsidR="00C65570" w:rsidRDefault="00C65570" w:rsidP="00C65570">
      <w:r>
        <w:t>BOLSA:</w:t>
      </w:r>
      <w:r>
        <w:tab/>
      </w:r>
      <w:r>
        <w:tab/>
        <w:t xml:space="preserve">20 + 6 + 6  x  45     cms        </w:t>
      </w:r>
    </w:p>
    <w:p w:rsidR="00C65570" w:rsidRDefault="00C65570" w:rsidP="00C65570">
      <w:r>
        <w:t>SELLADO:</w:t>
      </w:r>
      <w:r>
        <w:tab/>
      </w:r>
      <w:r>
        <w:tab/>
        <w:t>Fondo</w:t>
      </w:r>
    </w:p>
    <w:p w:rsidR="00C65570" w:rsidRDefault="00C65570" w:rsidP="00C65570">
      <w:r>
        <w:t>REFERENCIA:</w:t>
      </w:r>
      <w:r>
        <w:tab/>
      </w:r>
      <w:r>
        <w:rPr>
          <w:b/>
        </w:rPr>
        <w:t>CI   SUSTRATOS</w:t>
      </w:r>
    </w:p>
    <w:p w:rsidR="00C65570" w:rsidRDefault="00C65570" w:rsidP="00C65570">
      <w:r>
        <w:tab/>
      </w:r>
      <w:r>
        <w:tab/>
      </w:r>
      <w:r>
        <w:tab/>
      </w:r>
    </w:p>
    <w:p w:rsidR="00C65570" w:rsidRDefault="00C65570" w:rsidP="00C65570"/>
    <w:p w:rsidR="00C65570" w:rsidRDefault="00C65570" w:rsidP="00C65570">
      <w:r>
        <w:rPr>
          <w:b/>
          <w:bCs/>
          <w:u w:val="single"/>
        </w:rPr>
        <w:t>NOTA</w:t>
      </w:r>
      <w:r>
        <w:t xml:space="preserve">:  </w:t>
      </w:r>
      <w:r w:rsidR="003A08B9">
        <w:tab/>
        <w:t>- Cyreles  en su planta</w:t>
      </w:r>
    </w:p>
    <w:p w:rsidR="00C65570" w:rsidRPr="001B3E70" w:rsidRDefault="00C65570" w:rsidP="00C65570">
      <w:pPr>
        <w:numPr>
          <w:ilvl w:val="0"/>
          <w:numId w:val="2"/>
        </w:numPr>
        <w:rPr>
          <w:b/>
          <w:u w:val="single"/>
        </w:rPr>
      </w:pPr>
      <w:r>
        <w:t>Colores y alturas de impresión  según    Muestra.</w:t>
      </w:r>
    </w:p>
    <w:p w:rsidR="00C65570" w:rsidRDefault="00C65570" w:rsidP="00C65570">
      <w:pPr>
        <w:numPr>
          <w:ilvl w:val="0"/>
          <w:numId w:val="2"/>
        </w:numPr>
        <w:rPr>
          <w:b/>
          <w:u w:val="single"/>
        </w:rPr>
      </w:pPr>
      <w:r>
        <w:rPr>
          <w:b/>
          <w:u w:val="single"/>
        </w:rPr>
        <w:t>SE  APRUEBA  IMPRESIÓN.</w:t>
      </w:r>
    </w:p>
    <w:p w:rsidR="00C65570" w:rsidRDefault="00C65570" w:rsidP="00C65570">
      <w:pPr>
        <w:ind w:left="1860"/>
        <w:rPr>
          <w:b/>
          <w:u w:val="single"/>
        </w:rPr>
      </w:pPr>
    </w:p>
    <w:p w:rsidR="00C65570" w:rsidRPr="000E3688" w:rsidRDefault="00C65570" w:rsidP="00C65570">
      <w:pPr>
        <w:ind w:left="1500"/>
      </w:pPr>
    </w:p>
    <w:p w:rsidR="00C65570" w:rsidRPr="000E3688" w:rsidRDefault="00C65570" w:rsidP="00C65570">
      <w:pPr>
        <w:rPr>
          <w:b/>
        </w:rPr>
      </w:pPr>
    </w:p>
    <w:p w:rsidR="00C65570" w:rsidRDefault="00C65570" w:rsidP="00C65570">
      <w:r>
        <w:t>Agradezco la atención y colaboración prestada.</w:t>
      </w:r>
    </w:p>
    <w:p w:rsidR="00C65570" w:rsidRDefault="00C65570" w:rsidP="00C65570"/>
    <w:p w:rsidR="00C65570" w:rsidRDefault="00C65570" w:rsidP="00C65570"/>
    <w:p w:rsidR="00C65570" w:rsidRDefault="00C65570" w:rsidP="00C65570">
      <w:r>
        <w:t>Cordialmente,</w:t>
      </w:r>
    </w:p>
    <w:p w:rsidR="00C65570" w:rsidRDefault="00C65570" w:rsidP="00C65570"/>
    <w:p w:rsidR="00C65570" w:rsidRDefault="00C65570" w:rsidP="00C65570"/>
    <w:p w:rsidR="00C65570" w:rsidRDefault="00C65570" w:rsidP="00C65570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C65570" w:rsidRDefault="00C65570" w:rsidP="00C65570">
      <w:r>
        <w:t>Director</w:t>
      </w:r>
    </w:p>
    <w:p w:rsidR="00C65570" w:rsidRDefault="00C65570" w:rsidP="00C65570"/>
    <w:p w:rsidR="00C65570" w:rsidRDefault="00C65570" w:rsidP="00084E31">
      <w:pPr>
        <w:rPr>
          <w:b/>
        </w:rPr>
      </w:pPr>
    </w:p>
    <w:p w:rsidR="003A08B9" w:rsidRDefault="003A08B9" w:rsidP="00084E31">
      <w:pPr>
        <w:rPr>
          <w:b/>
        </w:rPr>
      </w:pPr>
    </w:p>
    <w:p w:rsidR="003A08B9" w:rsidRDefault="003A08B9" w:rsidP="00084E31">
      <w:pPr>
        <w:rPr>
          <w:b/>
        </w:rPr>
      </w:pPr>
    </w:p>
    <w:p w:rsidR="003A08B9" w:rsidRDefault="003A08B9" w:rsidP="003A08B9">
      <w:pPr>
        <w:rPr>
          <w:b/>
        </w:rPr>
      </w:pPr>
    </w:p>
    <w:p w:rsidR="003A08B9" w:rsidRDefault="003A08B9" w:rsidP="003A08B9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3A08B9" w:rsidRDefault="003A08B9" w:rsidP="003A08B9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3A08B9" w:rsidRDefault="003A08B9" w:rsidP="003A08B9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3A08B9" w:rsidRDefault="003A08B9" w:rsidP="003A08B9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3A08B9" w:rsidRDefault="003A08B9" w:rsidP="003A08B9"/>
    <w:p w:rsidR="003A08B9" w:rsidRDefault="003A08B9" w:rsidP="003A08B9">
      <w:pPr>
        <w:pStyle w:val="Ttulo1"/>
      </w:pPr>
      <w:r>
        <w:t>OR</w:t>
      </w:r>
      <w:r w:rsidR="00995CA5">
        <w:t>DEN DE TRABAJO    N °      07468</w:t>
      </w:r>
    </w:p>
    <w:p w:rsidR="003A08B9" w:rsidRDefault="003A08B9" w:rsidP="003A08B9"/>
    <w:p w:rsidR="003A08B9" w:rsidRDefault="003A08B9" w:rsidP="003A08B9">
      <w:r>
        <w:t>FECHA:</w:t>
      </w:r>
      <w:r>
        <w:tab/>
        <w:t>Medellín, Octubre  14    de   2010</w:t>
      </w:r>
    </w:p>
    <w:p w:rsidR="003A08B9" w:rsidRDefault="003A08B9" w:rsidP="003A08B9">
      <w:r>
        <w:t>PARA:</w:t>
      </w:r>
      <w:r>
        <w:tab/>
      </w:r>
      <w:r>
        <w:tab/>
        <w:t>PLÁSTICOS DARMA</w:t>
      </w:r>
    </w:p>
    <w:p w:rsidR="003A08B9" w:rsidRDefault="003A08B9" w:rsidP="003A08B9">
      <w:r>
        <w:t>ATENCIÓN:</w:t>
      </w:r>
      <w:r>
        <w:tab/>
        <w:t>Sr. Darío Jaramillo</w:t>
      </w:r>
    </w:p>
    <w:p w:rsidR="003A08B9" w:rsidRDefault="003A08B9" w:rsidP="003A08B9">
      <w:r>
        <w:tab/>
      </w:r>
      <w:r>
        <w:tab/>
        <w:t>Gerente.</w:t>
      </w:r>
    </w:p>
    <w:p w:rsidR="003A08B9" w:rsidRDefault="003A08B9" w:rsidP="003A08B9"/>
    <w:p w:rsidR="003A08B9" w:rsidRDefault="003A08B9" w:rsidP="003A08B9">
      <w:r>
        <w:t>Apreciado Don Darío:</w:t>
      </w:r>
    </w:p>
    <w:p w:rsidR="003A08B9" w:rsidRDefault="003A08B9" w:rsidP="003A08B9"/>
    <w:p w:rsidR="003A08B9" w:rsidRDefault="003A08B9" w:rsidP="003A08B9">
      <w:r>
        <w:t>Con la presente estamos solicitando el siguiente servicio de    IMPRESIÓN  :</w:t>
      </w:r>
    </w:p>
    <w:p w:rsidR="003A08B9" w:rsidRDefault="003A08B9" w:rsidP="003A08B9"/>
    <w:p w:rsidR="003A08B9" w:rsidRDefault="003A08B9" w:rsidP="003A08B9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3A08B9" w:rsidRDefault="003A08B9" w:rsidP="003A08B9">
      <w:r>
        <w:t>MATERIAL   :           Polipropileno Lamina de   40  cms</w:t>
      </w:r>
    </w:p>
    <w:p w:rsidR="003A08B9" w:rsidRDefault="003A08B9" w:rsidP="003A08B9">
      <w:r>
        <w:t xml:space="preserve">CALIBRE      :           </w:t>
      </w:r>
      <w:r w:rsidRPr="00FB6911">
        <w:rPr>
          <w:b/>
        </w:rPr>
        <w:t>2.0</w:t>
      </w:r>
      <w:r>
        <w:t xml:space="preserve">  ”</w:t>
      </w:r>
    </w:p>
    <w:p w:rsidR="003A08B9" w:rsidRPr="00F36A72" w:rsidRDefault="003A08B9" w:rsidP="003A08B9">
      <w:pPr>
        <w:rPr>
          <w:b/>
        </w:rPr>
      </w:pPr>
      <w:r>
        <w:t>REFERENCIA:</w:t>
      </w:r>
      <w:r>
        <w:tab/>
      </w:r>
      <w:r>
        <w:rPr>
          <w:b/>
        </w:rPr>
        <w:t xml:space="preserve">DON   LIMON </w:t>
      </w:r>
    </w:p>
    <w:p w:rsidR="003A08B9" w:rsidRDefault="003A08B9" w:rsidP="003A08B9">
      <w:r>
        <w:t>CANTIDAD    :         180</w:t>
      </w:r>
      <w:r w:rsidRPr="00F06B36">
        <w:rPr>
          <w:b/>
        </w:rPr>
        <w:t xml:space="preserve">    Kg</w:t>
      </w:r>
    </w:p>
    <w:p w:rsidR="003A08B9" w:rsidRDefault="003A08B9" w:rsidP="003A08B9">
      <w:r>
        <w:t>COLORES:</w:t>
      </w:r>
      <w:r>
        <w:tab/>
      </w:r>
      <w:r>
        <w:tab/>
        <w:t>3   (   Según Muestra  )</w:t>
      </w:r>
    </w:p>
    <w:p w:rsidR="003A08B9" w:rsidRDefault="003A08B9" w:rsidP="003A08B9">
      <w:r>
        <w:t>CARAS:</w:t>
      </w:r>
      <w:r>
        <w:tab/>
      </w:r>
      <w:r>
        <w:tab/>
        <w:t>1</w:t>
      </w:r>
    </w:p>
    <w:p w:rsidR="003A08B9" w:rsidRDefault="003A08B9" w:rsidP="003A08B9">
      <w:r>
        <w:t xml:space="preserve">R EPETICIÓN:  </w:t>
      </w:r>
      <w:r>
        <w:tab/>
        <w:t>9.5    cms</w:t>
      </w:r>
    </w:p>
    <w:p w:rsidR="003A08B9" w:rsidRDefault="003A08B9" w:rsidP="003A08B9">
      <w:r>
        <w:t>RODILLO:</w:t>
      </w:r>
      <w:r>
        <w:tab/>
      </w:r>
      <w:r>
        <w:tab/>
      </w:r>
      <w:r w:rsidRPr="007C0A03">
        <w:rPr>
          <w:b/>
        </w:rPr>
        <w:t>30</w:t>
      </w:r>
    </w:p>
    <w:p w:rsidR="003A08B9" w:rsidRDefault="003A08B9" w:rsidP="003A08B9">
      <w:r>
        <w:t>LAMINA:</w:t>
      </w:r>
      <w:r>
        <w:tab/>
      </w:r>
      <w:r>
        <w:tab/>
        <w:t>9.5 X 20   cms</w:t>
      </w:r>
    </w:p>
    <w:p w:rsidR="003A08B9" w:rsidRDefault="003A08B9" w:rsidP="003A08B9">
      <w:r>
        <w:t>SELLADO:</w:t>
      </w:r>
      <w:r>
        <w:tab/>
      </w:r>
      <w:r>
        <w:tab/>
        <w:t>Para selle lateral.</w:t>
      </w:r>
    </w:p>
    <w:p w:rsidR="003A08B9" w:rsidRDefault="003A08B9" w:rsidP="003A08B9">
      <w:r>
        <w:t xml:space="preserve"> </w:t>
      </w:r>
    </w:p>
    <w:p w:rsidR="003A08B9" w:rsidRDefault="003A08B9" w:rsidP="003A08B9">
      <w:r>
        <w:rPr>
          <w:b/>
          <w:bCs/>
          <w:u w:val="single"/>
        </w:rPr>
        <w:t>NOTA:</w:t>
      </w:r>
      <w:r>
        <w:t xml:space="preserve">  * Los cyreles   se  encuentran en su planta</w:t>
      </w:r>
    </w:p>
    <w:p w:rsidR="003A08B9" w:rsidRDefault="003A08B9" w:rsidP="003A08B9">
      <w:pPr>
        <w:numPr>
          <w:ilvl w:val="0"/>
          <w:numId w:val="1"/>
        </w:numPr>
      </w:pPr>
      <w:r>
        <w:t>Colores igual  pantones</w:t>
      </w:r>
    </w:p>
    <w:p w:rsidR="003A08B9" w:rsidRDefault="003A08B9" w:rsidP="003A08B9"/>
    <w:p w:rsidR="003A08B9" w:rsidRDefault="003A08B9" w:rsidP="003A08B9">
      <w:pPr>
        <w:ind w:left="885"/>
      </w:pPr>
    </w:p>
    <w:p w:rsidR="003A08B9" w:rsidRPr="00DC02C1" w:rsidRDefault="003A08B9" w:rsidP="003A08B9">
      <w:pPr>
        <w:numPr>
          <w:ilvl w:val="0"/>
          <w:numId w:val="2"/>
        </w:numPr>
        <w:rPr>
          <w:b/>
          <w:u w:val="single"/>
        </w:rPr>
      </w:pPr>
      <w:r>
        <w:rPr>
          <w:b/>
          <w:u w:val="single"/>
        </w:rPr>
        <w:t>Se deben imprimir en  1  lote todo el  material</w:t>
      </w:r>
    </w:p>
    <w:p w:rsidR="003A08B9" w:rsidRDefault="003A08B9" w:rsidP="003A08B9">
      <w:pPr>
        <w:ind w:left="1500"/>
        <w:rPr>
          <w:u w:val="single"/>
        </w:rPr>
      </w:pPr>
    </w:p>
    <w:p w:rsidR="003A08B9" w:rsidRDefault="003A08B9" w:rsidP="003A08B9">
      <w:pPr>
        <w:ind w:left="1500"/>
        <w:rPr>
          <w:u w:val="single"/>
        </w:rPr>
      </w:pPr>
    </w:p>
    <w:p w:rsidR="003A08B9" w:rsidRPr="00995CA5" w:rsidRDefault="003A08B9" w:rsidP="003A08B9">
      <w:pPr>
        <w:numPr>
          <w:ilvl w:val="0"/>
          <w:numId w:val="2"/>
        </w:numPr>
        <w:rPr>
          <w:b/>
          <w:sz w:val="36"/>
          <w:szCs w:val="36"/>
          <w:u w:val="single"/>
        </w:rPr>
      </w:pPr>
      <w:r w:rsidRPr="00995CA5">
        <w:rPr>
          <w:b/>
          <w:sz w:val="36"/>
          <w:szCs w:val="36"/>
          <w:u w:val="single"/>
        </w:rPr>
        <w:t xml:space="preserve">Lote  </w:t>
      </w:r>
      <w:r w:rsidRPr="00995CA5">
        <w:rPr>
          <w:b/>
          <w:sz w:val="36"/>
          <w:szCs w:val="36"/>
          <w:u w:val="single"/>
        </w:rPr>
        <w:tab/>
      </w:r>
      <w:r w:rsidRPr="00995CA5">
        <w:rPr>
          <w:b/>
          <w:sz w:val="36"/>
          <w:szCs w:val="36"/>
          <w:u w:val="single"/>
        </w:rPr>
        <w:tab/>
      </w:r>
      <w:r w:rsidRPr="00995CA5">
        <w:rPr>
          <w:b/>
          <w:sz w:val="36"/>
          <w:szCs w:val="36"/>
          <w:u w:val="single"/>
        </w:rPr>
        <w:tab/>
        <w:t>42038</w:t>
      </w:r>
    </w:p>
    <w:p w:rsidR="003A08B9" w:rsidRDefault="003A08B9" w:rsidP="003A08B9">
      <w:pPr>
        <w:ind w:left="1500"/>
        <w:rPr>
          <w:u w:val="single"/>
        </w:rPr>
      </w:pPr>
    </w:p>
    <w:p w:rsidR="003A08B9" w:rsidRDefault="003A08B9" w:rsidP="003A08B9">
      <w:pPr>
        <w:ind w:left="1500"/>
        <w:rPr>
          <w:u w:val="single"/>
        </w:rPr>
      </w:pPr>
    </w:p>
    <w:p w:rsidR="003A08B9" w:rsidRDefault="003A08B9" w:rsidP="003A08B9">
      <w:r>
        <w:t>Agradezco la atención y colaboración prestada.</w:t>
      </w:r>
    </w:p>
    <w:p w:rsidR="003A08B9" w:rsidRDefault="003A08B9" w:rsidP="003A08B9"/>
    <w:p w:rsidR="003A08B9" w:rsidRDefault="003A08B9" w:rsidP="003A08B9">
      <w:r>
        <w:t>Cordialmente</w:t>
      </w:r>
    </w:p>
    <w:p w:rsidR="003A08B9" w:rsidRDefault="003A08B9" w:rsidP="003A08B9"/>
    <w:p w:rsidR="003A08B9" w:rsidRDefault="003A08B9" w:rsidP="003A08B9"/>
    <w:p w:rsidR="003A08B9" w:rsidRDefault="003A08B9" w:rsidP="003A08B9">
      <w:r>
        <w:t>RICARDO CASAS ZAPATA</w:t>
      </w:r>
    </w:p>
    <w:p w:rsidR="003A08B9" w:rsidRDefault="003A08B9" w:rsidP="003A08B9">
      <w:r>
        <w:t>Director.</w:t>
      </w:r>
    </w:p>
    <w:p w:rsidR="003A08B9" w:rsidRDefault="003A08B9" w:rsidP="003A08B9">
      <w:pPr>
        <w:rPr>
          <w:b/>
        </w:rPr>
      </w:pPr>
    </w:p>
    <w:p w:rsidR="003A08B9" w:rsidRDefault="003A08B9" w:rsidP="00084E31">
      <w:pPr>
        <w:rPr>
          <w:b/>
        </w:rPr>
      </w:pPr>
    </w:p>
    <w:p w:rsidR="00995CA5" w:rsidRDefault="00995CA5" w:rsidP="00084E31">
      <w:pPr>
        <w:rPr>
          <w:b/>
        </w:rPr>
      </w:pPr>
    </w:p>
    <w:p w:rsidR="00995CA5" w:rsidRDefault="00995CA5" w:rsidP="00995CA5"/>
    <w:p w:rsidR="00995CA5" w:rsidRDefault="00995CA5" w:rsidP="00995CA5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995CA5" w:rsidRDefault="00995CA5" w:rsidP="00995CA5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995CA5" w:rsidRDefault="00995CA5" w:rsidP="00995CA5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995CA5" w:rsidRDefault="00995CA5" w:rsidP="00995CA5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995CA5" w:rsidRDefault="00995CA5" w:rsidP="00995CA5"/>
    <w:p w:rsidR="00995CA5" w:rsidRDefault="00995CA5" w:rsidP="00995CA5">
      <w:pPr>
        <w:rPr>
          <w:b/>
          <w:bCs/>
        </w:rPr>
      </w:pPr>
    </w:p>
    <w:p w:rsidR="00995CA5" w:rsidRDefault="00995CA5" w:rsidP="00995CA5">
      <w:pPr>
        <w:pStyle w:val="Ttulo1"/>
      </w:pPr>
      <w:r>
        <w:t>ORDEN DE TRABAJO    N °      07469</w:t>
      </w:r>
    </w:p>
    <w:p w:rsidR="00995CA5" w:rsidRDefault="00995CA5" w:rsidP="00995CA5"/>
    <w:p w:rsidR="00995CA5" w:rsidRDefault="00995CA5" w:rsidP="00995CA5">
      <w:r>
        <w:t>FECHA:</w:t>
      </w:r>
      <w:r>
        <w:tab/>
        <w:t>Medellín, Octubre   14    de   2010</w:t>
      </w:r>
    </w:p>
    <w:p w:rsidR="00995CA5" w:rsidRDefault="00995CA5" w:rsidP="00995CA5">
      <w:r>
        <w:t>PARA:</w:t>
      </w:r>
      <w:r>
        <w:tab/>
      </w:r>
      <w:r>
        <w:tab/>
        <w:t>PLÁSTICOS DARMA</w:t>
      </w:r>
    </w:p>
    <w:p w:rsidR="00995CA5" w:rsidRDefault="00995CA5" w:rsidP="00995CA5">
      <w:r>
        <w:t>ATENCIÓN:</w:t>
      </w:r>
      <w:r>
        <w:tab/>
        <w:t>Sr. Darío Jaramillo</w:t>
      </w:r>
    </w:p>
    <w:p w:rsidR="00995CA5" w:rsidRDefault="00995CA5" w:rsidP="00995CA5">
      <w:r>
        <w:tab/>
      </w:r>
      <w:r>
        <w:tab/>
        <w:t>Gerente.</w:t>
      </w:r>
    </w:p>
    <w:p w:rsidR="00995CA5" w:rsidRDefault="00995CA5" w:rsidP="00995CA5"/>
    <w:p w:rsidR="00995CA5" w:rsidRDefault="00995CA5" w:rsidP="00995CA5">
      <w:r>
        <w:t>Apreciado Don Darío:</w:t>
      </w:r>
    </w:p>
    <w:p w:rsidR="00995CA5" w:rsidRDefault="00995CA5" w:rsidP="00995CA5"/>
    <w:p w:rsidR="00995CA5" w:rsidRDefault="00995CA5" w:rsidP="00995CA5">
      <w:r>
        <w:t>Con la presente estamos solicitando el siguiente servicio de    IMPRESIÓN :</w:t>
      </w:r>
    </w:p>
    <w:p w:rsidR="00995CA5" w:rsidRDefault="00995CA5" w:rsidP="00995CA5"/>
    <w:p w:rsidR="00995CA5" w:rsidRDefault="00995CA5" w:rsidP="00995CA5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995CA5" w:rsidRDefault="00995CA5" w:rsidP="00995CA5">
      <w:r>
        <w:t>MATERIAL   :           Polipropileno Lamina de 40  cms</w:t>
      </w:r>
    </w:p>
    <w:p w:rsidR="00995CA5" w:rsidRDefault="00995CA5" w:rsidP="00995CA5">
      <w:r>
        <w:t>CLIBRE      :               2.0  ”</w:t>
      </w:r>
    </w:p>
    <w:p w:rsidR="00995CA5" w:rsidRDefault="00995CA5" w:rsidP="00995CA5">
      <w:pPr>
        <w:rPr>
          <w:b/>
        </w:rPr>
      </w:pPr>
      <w:r>
        <w:t>REFERENCIA:</w:t>
      </w:r>
      <w:r>
        <w:tab/>
      </w:r>
      <w:r>
        <w:rPr>
          <w:b/>
        </w:rPr>
        <w:t xml:space="preserve">TUCAN </w:t>
      </w:r>
    </w:p>
    <w:p w:rsidR="00995CA5" w:rsidRDefault="00995CA5" w:rsidP="00995CA5">
      <w:r>
        <w:t>CANTIDAD    :          110    Kg</w:t>
      </w:r>
    </w:p>
    <w:p w:rsidR="00995CA5" w:rsidRDefault="00995CA5" w:rsidP="00995CA5">
      <w:r>
        <w:t>COLORES:</w:t>
      </w:r>
      <w:r>
        <w:tab/>
      </w:r>
      <w:r>
        <w:tab/>
        <w:t>4   (   Según   Arte  )</w:t>
      </w:r>
    </w:p>
    <w:p w:rsidR="00995CA5" w:rsidRDefault="00995CA5" w:rsidP="00995CA5">
      <w:r>
        <w:t>CARAS:</w:t>
      </w:r>
      <w:r>
        <w:tab/>
      </w:r>
      <w:r>
        <w:tab/>
        <w:t>1</w:t>
      </w:r>
    </w:p>
    <w:p w:rsidR="00995CA5" w:rsidRDefault="00995CA5" w:rsidP="00995CA5">
      <w:r>
        <w:t>R EPETICIÓN:</w:t>
      </w:r>
      <w:r>
        <w:tab/>
      </w:r>
      <w:r w:rsidR="001F4F2B">
        <w:t xml:space="preserve">     </w:t>
      </w:r>
      <w:r w:rsidR="001F4F2B">
        <w:tab/>
      </w:r>
      <w:r>
        <w:t>9.5    cms</w:t>
      </w:r>
    </w:p>
    <w:p w:rsidR="00995CA5" w:rsidRDefault="00995CA5" w:rsidP="00995CA5">
      <w:r>
        <w:t>RODILLO:</w:t>
      </w:r>
      <w:r>
        <w:tab/>
      </w:r>
      <w:r>
        <w:tab/>
        <w:t>30</w:t>
      </w:r>
    </w:p>
    <w:p w:rsidR="00995CA5" w:rsidRDefault="00995CA5" w:rsidP="00995CA5">
      <w:pPr>
        <w:rPr>
          <w:b/>
        </w:rPr>
      </w:pPr>
      <w:r>
        <w:t>LAMINA:</w:t>
      </w:r>
      <w:r>
        <w:tab/>
      </w:r>
      <w:r>
        <w:tab/>
      </w:r>
      <w:r>
        <w:rPr>
          <w:b/>
        </w:rPr>
        <w:t>9.5 X 20   cms</w:t>
      </w:r>
    </w:p>
    <w:p w:rsidR="00995CA5" w:rsidRDefault="00995CA5" w:rsidP="00995CA5">
      <w:r>
        <w:t>SELLADO:</w:t>
      </w:r>
      <w:r>
        <w:tab/>
      </w:r>
      <w:r>
        <w:tab/>
        <w:t>Para selle lateral.</w:t>
      </w:r>
    </w:p>
    <w:p w:rsidR="00995CA5" w:rsidRDefault="00995CA5" w:rsidP="00995CA5">
      <w:r>
        <w:t xml:space="preserve"> </w:t>
      </w:r>
    </w:p>
    <w:p w:rsidR="00995CA5" w:rsidRDefault="00995CA5" w:rsidP="00995CA5"/>
    <w:p w:rsidR="00995CA5" w:rsidRDefault="00995CA5" w:rsidP="00995CA5">
      <w:r>
        <w:rPr>
          <w:b/>
          <w:bCs/>
          <w:u w:val="single"/>
        </w:rPr>
        <w:t>NOTA:</w:t>
      </w:r>
      <w:r>
        <w:t xml:space="preserve">  * Colores igual  muestras y pantones </w:t>
      </w:r>
    </w:p>
    <w:p w:rsidR="00995CA5" w:rsidRDefault="00995CA5" w:rsidP="00995CA5">
      <w:pPr>
        <w:numPr>
          <w:ilvl w:val="0"/>
          <w:numId w:val="3"/>
        </w:numPr>
        <w:rPr>
          <w:b/>
        </w:rPr>
      </w:pPr>
      <w:r>
        <w:rPr>
          <w:b/>
        </w:rPr>
        <w:t xml:space="preserve">CONTROLAR EL ENBOTAMIENTO DE </w:t>
      </w:r>
      <w:smartTag w:uri="urn:schemas-microsoft-com:office:smarttags" w:element="PersonName">
        <w:smartTagPr>
          <w:attr w:name="ProductID" w:val="LA TINTA"/>
        </w:smartTagPr>
        <w:r>
          <w:rPr>
            <w:b/>
          </w:rPr>
          <w:t>LA TINTA</w:t>
        </w:r>
      </w:smartTag>
    </w:p>
    <w:p w:rsidR="00995CA5" w:rsidRDefault="00995CA5" w:rsidP="00995CA5">
      <w:pPr>
        <w:ind w:left="885"/>
      </w:pPr>
    </w:p>
    <w:p w:rsidR="00995CA5" w:rsidRDefault="00995CA5" w:rsidP="00995CA5">
      <w:pPr>
        <w:numPr>
          <w:ilvl w:val="0"/>
          <w:numId w:val="4"/>
        </w:numPr>
        <w:rPr>
          <w:b/>
          <w:u w:val="single"/>
        </w:rPr>
      </w:pPr>
      <w:r>
        <w:rPr>
          <w:b/>
          <w:u w:val="single"/>
        </w:rPr>
        <w:t>Se deben imprimir en 1 lote todo el material</w:t>
      </w:r>
    </w:p>
    <w:p w:rsidR="00995CA5" w:rsidRDefault="00995CA5" w:rsidP="00995CA5">
      <w:pPr>
        <w:ind w:left="1500"/>
        <w:rPr>
          <w:u w:val="single"/>
        </w:rPr>
      </w:pPr>
    </w:p>
    <w:p w:rsidR="00995CA5" w:rsidRDefault="00995CA5" w:rsidP="00995CA5">
      <w:pPr>
        <w:ind w:left="1500"/>
        <w:rPr>
          <w:u w:val="single"/>
        </w:rPr>
      </w:pPr>
    </w:p>
    <w:p w:rsidR="00995CA5" w:rsidRDefault="00995CA5" w:rsidP="00995CA5">
      <w:pPr>
        <w:ind w:left="1500"/>
        <w:rPr>
          <w:b/>
          <w:u w:val="single"/>
        </w:rPr>
      </w:pPr>
      <w:r>
        <w:rPr>
          <w:b/>
          <w:u w:val="single"/>
        </w:rPr>
        <w:tab/>
      </w:r>
      <w:r>
        <w:rPr>
          <w:b/>
          <w:u w:val="single"/>
        </w:rPr>
        <w:tab/>
        <w:t xml:space="preserve">-  </w:t>
      </w:r>
      <w:r w:rsidRPr="006D6245">
        <w:rPr>
          <w:b/>
          <w:sz w:val="36"/>
          <w:szCs w:val="36"/>
          <w:u w:val="single"/>
        </w:rPr>
        <w:t xml:space="preserve">L  </w:t>
      </w:r>
      <w:r w:rsidR="006D6245" w:rsidRPr="006D6245">
        <w:rPr>
          <w:b/>
          <w:sz w:val="36"/>
          <w:szCs w:val="36"/>
          <w:u w:val="single"/>
        </w:rPr>
        <w:t xml:space="preserve">    </w:t>
      </w:r>
      <w:r w:rsidRPr="006D6245">
        <w:rPr>
          <w:b/>
          <w:sz w:val="36"/>
          <w:szCs w:val="36"/>
          <w:u w:val="single"/>
        </w:rPr>
        <w:t>4003</w:t>
      </w:r>
      <w:r w:rsidR="006D6245" w:rsidRPr="006D6245">
        <w:rPr>
          <w:b/>
          <w:sz w:val="36"/>
          <w:szCs w:val="36"/>
          <w:u w:val="single"/>
        </w:rPr>
        <w:t>1</w:t>
      </w:r>
    </w:p>
    <w:p w:rsidR="00995CA5" w:rsidRDefault="00995CA5" w:rsidP="00995CA5">
      <w:pPr>
        <w:rPr>
          <w:b/>
          <w:u w:val="single"/>
        </w:rPr>
      </w:pPr>
    </w:p>
    <w:p w:rsidR="00995CA5" w:rsidRDefault="00995CA5" w:rsidP="00995CA5">
      <w:pPr>
        <w:ind w:left="885"/>
      </w:pPr>
    </w:p>
    <w:p w:rsidR="00995CA5" w:rsidRDefault="00995CA5" w:rsidP="00995CA5">
      <w:pPr>
        <w:ind w:left="1500"/>
        <w:rPr>
          <w:u w:val="single"/>
        </w:rPr>
      </w:pPr>
    </w:p>
    <w:p w:rsidR="00995CA5" w:rsidRDefault="00995CA5" w:rsidP="00995CA5">
      <w:r>
        <w:t>Agradezco la atención y colaboración prestada.</w:t>
      </w:r>
    </w:p>
    <w:p w:rsidR="00995CA5" w:rsidRDefault="00995CA5" w:rsidP="00995CA5"/>
    <w:p w:rsidR="00995CA5" w:rsidRDefault="00995CA5" w:rsidP="00995CA5">
      <w:r>
        <w:t>Cordialmente</w:t>
      </w:r>
    </w:p>
    <w:p w:rsidR="00995CA5" w:rsidRDefault="00995CA5" w:rsidP="00995CA5"/>
    <w:p w:rsidR="00995CA5" w:rsidRDefault="00995CA5" w:rsidP="00995CA5"/>
    <w:p w:rsidR="00995CA5" w:rsidRDefault="00995CA5" w:rsidP="00995CA5">
      <w:r>
        <w:t>RICARDO CASAS ZAPATA</w:t>
      </w:r>
    </w:p>
    <w:p w:rsidR="00995CA5" w:rsidRDefault="00995CA5" w:rsidP="00995CA5">
      <w:r>
        <w:t>Director.</w:t>
      </w:r>
    </w:p>
    <w:p w:rsidR="00995CA5" w:rsidRDefault="00995CA5" w:rsidP="00084E31">
      <w:pPr>
        <w:rPr>
          <w:b/>
        </w:rPr>
      </w:pPr>
    </w:p>
    <w:p w:rsidR="00CF29FF" w:rsidRDefault="00CF29FF" w:rsidP="00084E31">
      <w:pPr>
        <w:rPr>
          <w:b/>
        </w:rPr>
      </w:pPr>
    </w:p>
    <w:p w:rsidR="00CF29FF" w:rsidRDefault="00CF29FF" w:rsidP="00CF29FF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CF29FF" w:rsidRDefault="00CF29FF" w:rsidP="00CF29FF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CF29FF" w:rsidRDefault="00CF29FF" w:rsidP="00CF29FF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CF29FF" w:rsidRDefault="00CF29FF" w:rsidP="00CF29FF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CF29FF" w:rsidRDefault="00CF29FF" w:rsidP="00CF29FF">
      <w:pPr>
        <w:rPr>
          <w:b/>
          <w:bCs/>
        </w:rPr>
      </w:pPr>
    </w:p>
    <w:p w:rsidR="00CF29FF" w:rsidRDefault="00CF29FF" w:rsidP="00CF29FF">
      <w:pPr>
        <w:pStyle w:val="Ttulo1"/>
      </w:pPr>
      <w:r>
        <w:t>ORDEN DE TRABAJO   N°      07458</w:t>
      </w:r>
    </w:p>
    <w:p w:rsidR="00CF29FF" w:rsidRDefault="00CF29FF" w:rsidP="00CF29FF"/>
    <w:p w:rsidR="00CF29FF" w:rsidRDefault="00CF29FF" w:rsidP="00CF29FF"/>
    <w:p w:rsidR="00CF29FF" w:rsidRDefault="00CF29FF" w:rsidP="00CF29FF">
      <w:r>
        <w:t>FECHA:</w:t>
      </w:r>
      <w:r>
        <w:tab/>
        <w:t>Medellín,  Octubre  14    de  2010</w:t>
      </w:r>
    </w:p>
    <w:p w:rsidR="00CF29FF" w:rsidRDefault="00CF29FF" w:rsidP="00CF29FF">
      <w:r>
        <w:t>PARA:</w:t>
      </w:r>
      <w:r>
        <w:tab/>
      </w:r>
      <w:r>
        <w:tab/>
        <w:t>PLÁSTICOS DARMA</w:t>
      </w:r>
    </w:p>
    <w:p w:rsidR="00CF29FF" w:rsidRDefault="00CF29FF" w:rsidP="00CF29FF">
      <w:r>
        <w:t>ATENCIÓN:</w:t>
      </w:r>
      <w:r>
        <w:tab/>
        <w:t>Sr. Darío Jaramillo</w:t>
      </w:r>
    </w:p>
    <w:p w:rsidR="00CF29FF" w:rsidRDefault="00CF29FF" w:rsidP="00CF29FF">
      <w:r>
        <w:tab/>
      </w:r>
      <w:r>
        <w:tab/>
        <w:t>Gerente.</w:t>
      </w:r>
    </w:p>
    <w:p w:rsidR="00CF29FF" w:rsidRDefault="00CF29FF" w:rsidP="00CF29FF"/>
    <w:p w:rsidR="00CF29FF" w:rsidRDefault="00CF29FF" w:rsidP="00CF29FF">
      <w:r>
        <w:t>Apreciado Don Darío :</w:t>
      </w:r>
    </w:p>
    <w:p w:rsidR="00CF29FF" w:rsidRDefault="00CF29FF" w:rsidP="00CF29FF">
      <w:r>
        <w:t xml:space="preserve"> </w:t>
      </w:r>
    </w:p>
    <w:p w:rsidR="00CF29FF" w:rsidRDefault="00CF29FF" w:rsidP="00CF29FF">
      <w:r>
        <w:t>Con la presente estamos solicitando el siguiente servicio de   IMPRESIÓN  :</w:t>
      </w:r>
    </w:p>
    <w:p w:rsidR="00CF29FF" w:rsidRDefault="00CF29FF" w:rsidP="00CF29FF"/>
    <w:p w:rsidR="00CF29FF" w:rsidRDefault="00CF29FF" w:rsidP="00CF29FF">
      <w:pPr>
        <w:rPr>
          <w:b/>
          <w:bCs/>
          <w:u w:val="single"/>
        </w:rPr>
      </w:pPr>
    </w:p>
    <w:p w:rsidR="00CF29FF" w:rsidRDefault="00CF29FF" w:rsidP="00CF29FF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CF29FF" w:rsidRDefault="00CF29FF" w:rsidP="00CF29FF"/>
    <w:p w:rsidR="00CF29FF" w:rsidRDefault="00CF29FF" w:rsidP="00CF29FF">
      <w:r>
        <w:t>MATERIAL:</w:t>
      </w:r>
      <w:r>
        <w:tab/>
      </w:r>
      <w:r>
        <w:tab/>
        <w:t>Polietileno     Lamina    Transparente COEXTRUIDA</w:t>
      </w:r>
    </w:p>
    <w:p w:rsidR="00CF29FF" w:rsidRDefault="00CF29FF" w:rsidP="00CF29FF">
      <w:r>
        <w:t>MEDIDA:</w:t>
      </w:r>
      <w:r>
        <w:tab/>
      </w:r>
      <w:r>
        <w:tab/>
      </w:r>
      <w:r>
        <w:rPr>
          <w:b/>
        </w:rPr>
        <w:t xml:space="preserve">32.5 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CF29FF" w:rsidRPr="006D12B2" w:rsidRDefault="00CF29FF" w:rsidP="00CF29FF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CF29FF" w:rsidRDefault="00CF29FF" w:rsidP="00CF29FF">
      <w:r>
        <w:t>TRATADO:</w:t>
      </w:r>
      <w:r>
        <w:tab/>
      </w:r>
      <w:r>
        <w:tab/>
        <w:t>1  Cara</w:t>
      </w:r>
    </w:p>
    <w:p w:rsidR="00CF29FF" w:rsidRDefault="00CF29FF" w:rsidP="00CF29FF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>
        <w:rPr>
          <w:b/>
        </w:rPr>
        <w:t xml:space="preserve">300  </w:t>
      </w:r>
      <w:r w:rsidRPr="00900A5A">
        <w:rPr>
          <w:b/>
        </w:rPr>
        <w:t xml:space="preserve">  Kg</w:t>
      </w:r>
      <w:r>
        <w:t>.</w:t>
      </w:r>
    </w:p>
    <w:p w:rsidR="00CF29FF" w:rsidRDefault="00CF29FF" w:rsidP="00CF29FF">
      <w:r>
        <w:t>COLORES:</w:t>
      </w:r>
      <w:r>
        <w:tab/>
      </w:r>
      <w:r>
        <w:tab/>
        <w:t xml:space="preserve">3    ( Blanco – Negro - Verde   )   </w:t>
      </w:r>
    </w:p>
    <w:p w:rsidR="00CF29FF" w:rsidRDefault="00CF29FF" w:rsidP="00CF29FF">
      <w:r>
        <w:t>CARAS:</w:t>
      </w:r>
      <w:r>
        <w:tab/>
      </w:r>
      <w:r>
        <w:tab/>
        <w:t>1  (3 x 1  )</w:t>
      </w:r>
    </w:p>
    <w:p w:rsidR="00CF29FF" w:rsidRDefault="00CF29FF" w:rsidP="00CF29FF">
      <w:r>
        <w:t>REPETICIÓN:</w:t>
      </w:r>
      <w:r>
        <w:tab/>
        <w:t xml:space="preserve">11   Cms   </w:t>
      </w:r>
    </w:p>
    <w:p w:rsidR="00CF29FF" w:rsidRPr="00900A5A" w:rsidRDefault="00CF29FF" w:rsidP="00CF29FF">
      <w:pPr>
        <w:rPr>
          <w:b/>
        </w:rPr>
      </w:pPr>
      <w:r>
        <w:t xml:space="preserve">RODILLO  :               </w:t>
      </w:r>
      <w:r>
        <w:rPr>
          <w:b/>
        </w:rPr>
        <w:t>45</w:t>
      </w:r>
    </w:p>
    <w:p w:rsidR="00CF29FF" w:rsidRDefault="00CF29FF" w:rsidP="00CF29FF">
      <w:r>
        <w:t>LAMINA:</w:t>
      </w:r>
      <w:r>
        <w:tab/>
      </w:r>
      <w:r>
        <w:tab/>
        <w:t>15.5    Cms    REFILADA PARA EMPAQUETADORA</w:t>
      </w:r>
    </w:p>
    <w:p w:rsidR="00CF29FF" w:rsidRDefault="00CF29FF" w:rsidP="00CF29FF">
      <w:r>
        <w:t>FOTOCAELDA:</w:t>
      </w:r>
      <w:r>
        <w:tab/>
        <w:t>Según muestra con doble  color</w:t>
      </w:r>
    </w:p>
    <w:p w:rsidR="00CF29FF" w:rsidRPr="00146B92" w:rsidRDefault="00CF29FF" w:rsidP="00CF29FF">
      <w:pPr>
        <w:rPr>
          <w:b/>
        </w:rPr>
      </w:pPr>
      <w:r>
        <w:t>REFERENCIA:</w:t>
      </w:r>
      <w:r>
        <w:tab/>
      </w:r>
      <w:r>
        <w:rPr>
          <w:b/>
        </w:rPr>
        <w:t xml:space="preserve">PULPA    </w:t>
      </w:r>
      <w:r>
        <w:rPr>
          <w:b/>
          <w:u w:val="single"/>
        </w:rPr>
        <w:t>MANGO</w:t>
      </w:r>
      <w:r>
        <w:rPr>
          <w:b/>
        </w:rPr>
        <w:t xml:space="preserve">    90  GMS</w:t>
      </w:r>
    </w:p>
    <w:p w:rsidR="00CF29FF" w:rsidRDefault="00CF29FF" w:rsidP="00CF29FF">
      <w:r>
        <w:tab/>
      </w:r>
      <w:r>
        <w:tab/>
      </w:r>
      <w:r>
        <w:tab/>
      </w:r>
    </w:p>
    <w:p w:rsidR="00CF29FF" w:rsidRDefault="00CF29FF" w:rsidP="00CF29FF"/>
    <w:p w:rsidR="00CF29FF" w:rsidRDefault="00CF29FF" w:rsidP="00CF29FF">
      <w:r>
        <w:rPr>
          <w:b/>
          <w:bCs/>
          <w:u w:val="single"/>
        </w:rPr>
        <w:t>NOTA:</w:t>
      </w:r>
      <w:r>
        <w:t xml:space="preserve">  - Cyreles  en su planta</w:t>
      </w:r>
      <w:r>
        <w:tab/>
      </w:r>
    </w:p>
    <w:p w:rsidR="00CF29FF" w:rsidRDefault="00CF29FF" w:rsidP="00CF29FF">
      <w:pPr>
        <w:pStyle w:val="Prrafodelista"/>
        <w:numPr>
          <w:ilvl w:val="0"/>
          <w:numId w:val="2"/>
        </w:numPr>
      </w:pPr>
      <w:r>
        <w:t xml:space="preserve"> Se aprueba  impresión</w:t>
      </w:r>
    </w:p>
    <w:p w:rsidR="00CF29FF" w:rsidRDefault="00CF29FF" w:rsidP="00CF29FF">
      <w:pPr>
        <w:pStyle w:val="Prrafodelista"/>
        <w:numPr>
          <w:ilvl w:val="0"/>
          <w:numId w:val="2"/>
        </w:numPr>
      </w:pPr>
      <w:r>
        <w:t>UTILIZAR  TINTAS ANTIGRASA</w:t>
      </w:r>
    </w:p>
    <w:p w:rsidR="00CF29FF" w:rsidRDefault="00CF29FF" w:rsidP="00CF29FF">
      <w:pPr>
        <w:pStyle w:val="Prrafodelista"/>
        <w:numPr>
          <w:ilvl w:val="0"/>
          <w:numId w:val="2"/>
        </w:numPr>
      </w:pPr>
      <w:r>
        <w:t>C ONTROLAR DESPRENDIMIENTO DE TINTA</w:t>
      </w:r>
    </w:p>
    <w:p w:rsidR="00CF29FF" w:rsidRPr="00492713" w:rsidRDefault="00CF29FF" w:rsidP="00CF29FF">
      <w:pPr>
        <w:ind w:left="1500"/>
        <w:rPr>
          <w:b/>
          <w:sz w:val="28"/>
          <w:szCs w:val="28"/>
        </w:rPr>
      </w:pPr>
    </w:p>
    <w:p w:rsidR="00CF29FF" w:rsidRDefault="00CF29FF" w:rsidP="00CF29FF"/>
    <w:p w:rsidR="00CF29FF" w:rsidRDefault="00CF29FF" w:rsidP="00CF29FF"/>
    <w:p w:rsidR="00CF29FF" w:rsidRDefault="00CF29FF" w:rsidP="00CF29FF">
      <w:r>
        <w:t>Agradezco la atención y colaboración prestada.</w:t>
      </w:r>
    </w:p>
    <w:p w:rsidR="00CF29FF" w:rsidRDefault="00CF29FF" w:rsidP="00CF29FF"/>
    <w:p w:rsidR="00CF29FF" w:rsidRDefault="00CF29FF" w:rsidP="00CF29FF">
      <w:r>
        <w:t>Cordialmente,</w:t>
      </w:r>
    </w:p>
    <w:p w:rsidR="00CF29FF" w:rsidRDefault="00CF29FF" w:rsidP="00CF29FF"/>
    <w:p w:rsidR="00CF29FF" w:rsidRPr="00F4077E" w:rsidRDefault="00CF29FF" w:rsidP="00CF29FF">
      <w:pPr>
        <w:rPr>
          <w:b/>
        </w:rPr>
      </w:pPr>
    </w:p>
    <w:p w:rsidR="00CF29FF" w:rsidRDefault="00CF29FF" w:rsidP="00CF29FF"/>
    <w:p w:rsidR="00CF29FF" w:rsidRDefault="00CF29FF" w:rsidP="00CF29FF">
      <w:r>
        <w:t>RICARDO CASAS ZAPATA</w:t>
      </w:r>
    </w:p>
    <w:p w:rsidR="00CF29FF" w:rsidRDefault="00CF29FF" w:rsidP="00CF29FF">
      <w:r>
        <w:t>Director.</w:t>
      </w:r>
    </w:p>
    <w:p w:rsidR="00CF29FF" w:rsidRDefault="00CF29FF" w:rsidP="00084E31">
      <w:pPr>
        <w:rPr>
          <w:b/>
        </w:rPr>
      </w:pPr>
    </w:p>
    <w:p w:rsidR="005D613A" w:rsidRDefault="005D613A" w:rsidP="00084E31">
      <w:pPr>
        <w:rPr>
          <w:b/>
        </w:rPr>
      </w:pPr>
    </w:p>
    <w:p w:rsidR="005D613A" w:rsidRDefault="005D613A" w:rsidP="005D613A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5D613A" w:rsidRDefault="005D613A" w:rsidP="005D613A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5D613A" w:rsidRDefault="005D613A" w:rsidP="005D613A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5D613A" w:rsidRDefault="005D613A" w:rsidP="005D613A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5D613A" w:rsidRDefault="005D613A" w:rsidP="005D613A">
      <w:pPr>
        <w:rPr>
          <w:b/>
          <w:bCs/>
        </w:rPr>
      </w:pPr>
    </w:p>
    <w:p w:rsidR="005D613A" w:rsidRDefault="005D613A" w:rsidP="005D613A">
      <w:pPr>
        <w:pStyle w:val="Ttulo1"/>
      </w:pPr>
      <w:r>
        <w:t xml:space="preserve">ORDEN DE TRABAJO </w:t>
      </w:r>
      <w:r w:rsidR="006F021C">
        <w:t xml:space="preserve">  </w:t>
      </w:r>
      <w:r>
        <w:t>N°      07460</w:t>
      </w:r>
    </w:p>
    <w:p w:rsidR="005D613A" w:rsidRDefault="005D613A" w:rsidP="005D613A"/>
    <w:p w:rsidR="005D613A" w:rsidRDefault="005D613A" w:rsidP="005D613A"/>
    <w:p w:rsidR="005D613A" w:rsidRDefault="006F021C" w:rsidP="005D613A">
      <w:r>
        <w:t>FECHA:</w:t>
      </w:r>
      <w:r>
        <w:tab/>
        <w:t xml:space="preserve">Medellín,  Octubre  14 </w:t>
      </w:r>
      <w:r w:rsidR="005D613A">
        <w:t xml:space="preserve">   de  2010</w:t>
      </w:r>
    </w:p>
    <w:p w:rsidR="005D613A" w:rsidRDefault="005D613A" w:rsidP="005D613A">
      <w:r>
        <w:t>PARA:</w:t>
      </w:r>
      <w:r>
        <w:tab/>
      </w:r>
      <w:r>
        <w:tab/>
        <w:t>PLÁSTICOS DARMA</w:t>
      </w:r>
    </w:p>
    <w:p w:rsidR="005D613A" w:rsidRDefault="005D613A" w:rsidP="005D613A">
      <w:r>
        <w:t>ATENCIÓN:</w:t>
      </w:r>
      <w:r>
        <w:tab/>
        <w:t>Sr. Darío Jaramillo</w:t>
      </w:r>
    </w:p>
    <w:p w:rsidR="005D613A" w:rsidRDefault="005D613A" w:rsidP="005D613A">
      <w:r>
        <w:tab/>
      </w:r>
      <w:r>
        <w:tab/>
        <w:t>Gerente.</w:t>
      </w:r>
    </w:p>
    <w:p w:rsidR="005D613A" w:rsidRDefault="005D613A" w:rsidP="005D613A"/>
    <w:p w:rsidR="005D613A" w:rsidRDefault="005D613A" w:rsidP="005D613A">
      <w:r>
        <w:t>Apreciado Don Darío :</w:t>
      </w:r>
    </w:p>
    <w:p w:rsidR="005D613A" w:rsidRDefault="005D613A" w:rsidP="005D613A">
      <w:r>
        <w:t xml:space="preserve"> </w:t>
      </w:r>
    </w:p>
    <w:p w:rsidR="005D613A" w:rsidRDefault="005D613A" w:rsidP="005D613A">
      <w:r>
        <w:t>Con la presente estamos solicitando el siguiente servicio de   IMPRESIÓN  :</w:t>
      </w:r>
    </w:p>
    <w:p w:rsidR="005D613A" w:rsidRDefault="005D613A" w:rsidP="005D613A"/>
    <w:p w:rsidR="005D613A" w:rsidRDefault="005D613A" w:rsidP="005D613A">
      <w:pPr>
        <w:rPr>
          <w:b/>
          <w:bCs/>
          <w:u w:val="single"/>
        </w:rPr>
      </w:pPr>
    </w:p>
    <w:p w:rsidR="005D613A" w:rsidRDefault="005D613A" w:rsidP="005D613A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5D613A" w:rsidRDefault="005D613A" w:rsidP="005D613A"/>
    <w:p w:rsidR="005D613A" w:rsidRDefault="005D613A" w:rsidP="005D613A">
      <w:r>
        <w:t>MATERIAL:</w:t>
      </w:r>
      <w:r>
        <w:tab/>
      </w:r>
      <w:r>
        <w:tab/>
        <w:t>Polietileno     Lamina    Transparente COEXTRUIDA</w:t>
      </w:r>
    </w:p>
    <w:p w:rsidR="005D613A" w:rsidRDefault="005D613A" w:rsidP="005D613A">
      <w:r>
        <w:t>MEDIDA:</w:t>
      </w:r>
      <w:r>
        <w:tab/>
      </w:r>
      <w:r>
        <w:tab/>
      </w:r>
      <w:r>
        <w:rPr>
          <w:b/>
        </w:rPr>
        <w:t xml:space="preserve">32.5 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5D613A" w:rsidRPr="006D12B2" w:rsidRDefault="005D613A" w:rsidP="005D613A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5D613A" w:rsidRDefault="005D613A" w:rsidP="005D613A">
      <w:r>
        <w:t>TRATADO:</w:t>
      </w:r>
      <w:r>
        <w:tab/>
      </w:r>
      <w:r>
        <w:tab/>
        <w:t>1  Cara</w:t>
      </w:r>
    </w:p>
    <w:p w:rsidR="005D613A" w:rsidRDefault="005D613A" w:rsidP="005D613A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>
        <w:rPr>
          <w:b/>
        </w:rPr>
        <w:t xml:space="preserve">300  </w:t>
      </w:r>
      <w:r w:rsidRPr="00900A5A">
        <w:rPr>
          <w:b/>
        </w:rPr>
        <w:t xml:space="preserve">  Kg</w:t>
      </w:r>
      <w:r>
        <w:t>.</w:t>
      </w:r>
    </w:p>
    <w:p w:rsidR="005D613A" w:rsidRDefault="005D613A" w:rsidP="005D613A">
      <w:r>
        <w:t>COLORES:</w:t>
      </w:r>
      <w:r>
        <w:tab/>
      </w:r>
      <w:r>
        <w:tab/>
        <w:t xml:space="preserve">3    ( Blanco – Negro - Verde   )   </w:t>
      </w:r>
    </w:p>
    <w:p w:rsidR="005D613A" w:rsidRDefault="005D613A" w:rsidP="005D613A">
      <w:r>
        <w:t>CARAS:</w:t>
      </w:r>
      <w:r>
        <w:tab/>
      </w:r>
      <w:r>
        <w:tab/>
        <w:t>1  (3 x 1  )</w:t>
      </w:r>
    </w:p>
    <w:p w:rsidR="005D613A" w:rsidRDefault="005D613A" w:rsidP="005D613A">
      <w:r>
        <w:t>REPETICIÓN:</w:t>
      </w:r>
      <w:r>
        <w:tab/>
        <w:t xml:space="preserve">11   Cms   </w:t>
      </w:r>
    </w:p>
    <w:p w:rsidR="005D613A" w:rsidRPr="00900A5A" w:rsidRDefault="005D613A" w:rsidP="005D613A">
      <w:pPr>
        <w:rPr>
          <w:b/>
        </w:rPr>
      </w:pPr>
      <w:r>
        <w:t xml:space="preserve">RODILLO  :               </w:t>
      </w:r>
      <w:r>
        <w:rPr>
          <w:b/>
        </w:rPr>
        <w:t>45</w:t>
      </w:r>
    </w:p>
    <w:p w:rsidR="005D613A" w:rsidRDefault="005D613A" w:rsidP="005D613A">
      <w:r>
        <w:t>LAMINA:</w:t>
      </w:r>
      <w:r>
        <w:tab/>
      </w:r>
      <w:r>
        <w:tab/>
        <w:t>15.5    Cm</w:t>
      </w:r>
      <w:r w:rsidR="009C7F47">
        <w:t xml:space="preserve">s   </w:t>
      </w:r>
    </w:p>
    <w:p w:rsidR="005D613A" w:rsidRDefault="005D613A" w:rsidP="005D613A">
      <w:r>
        <w:t>FOTOCAELDA:</w:t>
      </w:r>
      <w:r>
        <w:tab/>
        <w:t>Según muestra con doble  color</w:t>
      </w:r>
    </w:p>
    <w:p w:rsidR="005D613A" w:rsidRPr="00146B92" w:rsidRDefault="005D613A" w:rsidP="005D613A">
      <w:pPr>
        <w:rPr>
          <w:b/>
        </w:rPr>
      </w:pPr>
      <w:r>
        <w:t>REFERENCIA:</w:t>
      </w:r>
      <w:r>
        <w:tab/>
      </w:r>
      <w:r>
        <w:rPr>
          <w:b/>
        </w:rPr>
        <w:t xml:space="preserve">PULPA    </w:t>
      </w:r>
      <w:r>
        <w:rPr>
          <w:b/>
          <w:u w:val="single"/>
        </w:rPr>
        <w:t>MARACUYA</w:t>
      </w:r>
      <w:r>
        <w:rPr>
          <w:b/>
        </w:rPr>
        <w:t xml:space="preserve">    90  GMS</w:t>
      </w:r>
    </w:p>
    <w:p w:rsidR="005D613A" w:rsidRDefault="005D613A" w:rsidP="005D613A">
      <w:r>
        <w:tab/>
      </w:r>
      <w:r>
        <w:tab/>
      </w:r>
      <w:r>
        <w:tab/>
      </w:r>
    </w:p>
    <w:p w:rsidR="005D613A" w:rsidRDefault="005D613A" w:rsidP="005D613A"/>
    <w:p w:rsidR="005D613A" w:rsidRDefault="005D613A" w:rsidP="005D613A">
      <w:r>
        <w:rPr>
          <w:b/>
          <w:bCs/>
          <w:u w:val="single"/>
        </w:rPr>
        <w:t>NOTA:</w:t>
      </w:r>
      <w:r>
        <w:t xml:space="preserve">  - Cyreles   en  su planta</w:t>
      </w:r>
      <w:r>
        <w:tab/>
      </w:r>
    </w:p>
    <w:p w:rsidR="005D613A" w:rsidRDefault="005D613A" w:rsidP="005D613A">
      <w:pPr>
        <w:pStyle w:val="Prrafodelista"/>
        <w:numPr>
          <w:ilvl w:val="0"/>
          <w:numId w:val="2"/>
        </w:numPr>
      </w:pPr>
      <w:r>
        <w:t xml:space="preserve"> Se aprueba  impresión</w:t>
      </w:r>
    </w:p>
    <w:p w:rsidR="005D613A" w:rsidRDefault="005D613A" w:rsidP="005D613A">
      <w:pPr>
        <w:pStyle w:val="Prrafodelista"/>
        <w:numPr>
          <w:ilvl w:val="0"/>
          <w:numId w:val="2"/>
        </w:numPr>
      </w:pPr>
      <w:r>
        <w:t>UTILIZAR  TINTAS ANTIGRASA</w:t>
      </w:r>
    </w:p>
    <w:p w:rsidR="005D613A" w:rsidRDefault="005D613A" w:rsidP="005D613A">
      <w:pPr>
        <w:pStyle w:val="Prrafodelista"/>
        <w:numPr>
          <w:ilvl w:val="0"/>
          <w:numId w:val="2"/>
        </w:numPr>
      </w:pPr>
      <w:r>
        <w:t>CONTROLAR DESPRENDIMIENTO</w:t>
      </w:r>
    </w:p>
    <w:p w:rsidR="005D613A" w:rsidRPr="00492713" w:rsidRDefault="005D613A" w:rsidP="005D613A">
      <w:pPr>
        <w:ind w:left="1500"/>
        <w:rPr>
          <w:b/>
          <w:sz w:val="28"/>
          <w:szCs w:val="28"/>
        </w:rPr>
      </w:pPr>
    </w:p>
    <w:p w:rsidR="005D613A" w:rsidRDefault="005D613A" w:rsidP="005D613A"/>
    <w:p w:rsidR="005D613A" w:rsidRDefault="005D613A" w:rsidP="005D613A"/>
    <w:p w:rsidR="005D613A" w:rsidRDefault="005D613A" w:rsidP="005D613A">
      <w:r>
        <w:t>Agradezco la atención y colaboración prestada.</w:t>
      </w:r>
    </w:p>
    <w:p w:rsidR="005D613A" w:rsidRDefault="005D613A" w:rsidP="005D613A"/>
    <w:p w:rsidR="005D613A" w:rsidRDefault="005D613A" w:rsidP="005D613A">
      <w:r>
        <w:t>Cordialmente,</w:t>
      </w:r>
    </w:p>
    <w:p w:rsidR="005D613A" w:rsidRDefault="005D613A" w:rsidP="005D613A"/>
    <w:p w:rsidR="005D613A" w:rsidRPr="00F4077E" w:rsidRDefault="005D613A" w:rsidP="005D613A">
      <w:pPr>
        <w:rPr>
          <w:b/>
        </w:rPr>
      </w:pPr>
    </w:p>
    <w:p w:rsidR="005D613A" w:rsidRDefault="005D613A" w:rsidP="005D613A"/>
    <w:p w:rsidR="005D613A" w:rsidRDefault="005D613A" w:rsidP="005D613A">
      <w:r>
        <w:t>RICARDO CASAS ZAPATA</w:t>
      </w:r>
    </w:p>
    <w:p w:rsidR="005D613A" w:rsidRDefault="005D613A" w:rsidP="005D613A">
      <w:r>
        <w:t>Director.</w:t>
      </w:r>
    </w:p>
    <w:p w:rsidR="005D613A" w:rsidRDefault="005D613A" w:rsidP="00084E31">
      <w:pPr>
        <w:rPr>
          <w:b/>
        </w:rPr>
      </w:pPr>
    </w:p>
    <w:p w:rsidR="006957B4" w:rsidRDefault="006957B4" w:rsidP="00084E31">
      <w:pPr>
        <w:rPr>
          <w:b/>
        </w:rPr>
      </w:pPr>
    </w:p>
    <w:p w:rsidR="006957B4" w:rsidRDefault="006957B4" w:rsidP="006957B4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6957B4" w:rsidRDefault="006957B4" w:rsidP="006957B4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6957B4" w:rsidRDefault="006957B4" w:rsidP="006957B4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6957B4" w:rsidRDefault="006957B4" w:rsidP="006957B4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6957B4" w:rsidRDefault="006957B4" w:rsidP="006957B4"/>
    <w:p w:rsidR="006957B4" w:rsidRDefault="006957B4" w:rsidP="006957B4">
      <w:pPr>
        <w:pStyle w:val="Ttulo1"/>
      </w:pPr>
      <w:r>
        <w:t>ORDEN DE TRABAJO   N°      07459</w:t>
      </w:r>
    </w:p>
    <w:p w:rsidR="006957B4" w:rsidRDefault="006957B4" w:rsidP="006957B4"/>
    <w:p w:rsidR="006957B4" w:rsidRDefault="006957B4" w:rsidP="006957B4">
      <w:r>
        <w:t>FECHA:</w:t>
      </w:r>
      <w:r>
        <w:tab/>
        <w:t>Medellín, Octubre   12    de  2010</w:t>
      </w:r>
    </w:p>
    <w:p w:rsidR="006957B4" w:rsidRDefault="006957B4" w:rsidP="006957B4">
      <w:r>
        <w:t>PARA:</w:t>
      </w:r>
      <w:r>
        <w:tab/>
      </w:r>
      <w:r>
        <w:tab/>
        <w:t>PLÁSTICOS   DARMA</w:t>
      </w:r>
    </w:p>
    <w:p w:rsidR="006957B4" w:rsidRDefault="006957B4" w:rsidP="006957B4">
      <w:r>
        <w:t>ATENCIÓN:</w:t>
      </w:r>
      <w:r>
        <w:tab/>
        <w:t>Sr. DARIO JARAMILLO</w:t>
      </w:r>
    </w:p>
    <w:p w:rsidR="006957B4" w:rsidRDefault="006957B4" w:rsidP="006957B4"/>
    <w:p w:rsidR="006957B4" w:rsidRDefault="006957B4" w:rsidP="006957B4">
      <w:r>
        <w:t>Apreciado Dn DARIO:</w:t>
      </w:r>
    </w:p>
    <w:p w:rsidR="006957B4" w:rsidRDefault="006957B4" w:rsidP="006957B4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6957B4" w:rsidRDefault="006957B4" w:rsidP="006957B4"/>
    <w:p w:rsidR="006957B4" w:rsidRDefault="006957B4" w:rsidP="006957B4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6957B4" w:rsidRDefault="006957B4" w:rsidP="006957B4"/>
    <w:p w:rsidR="006957B4" w:rsidRDefault="006957B4" w:rsidP="006957B4">
      <w:r>
        <w:t>MATERIAL :</w:t>
      </w:r>
      <w:r>
        <w:tab/>
      </w:r>
      <w:r>
        <w:tab/>
        <w:t xml:space="preserve">Polietileno de Baja  densidad   </w:t>
      </w:r>
      <w:r>
        <w:rPr>
          <w:b/>
          <w:u w:val="single"/>
        </w:rPr>
        <w:t xml:space="preserve">Transparente </w:t>
      </w:r>
      <w:r>
        <w:t xml:space="preserve"> Tubular</w:t>
      </w:r>
    </w:p>
    <w:p w:rsidR="006957B4" w:rsidRDefault="006957B4" w:rsidP="006957B4">
      <w:r>
        <w:t>MEDIDA:</w:t>
      </w:r>
      <w:r>
        <w:tab/>
      </w:r>
      <w:r>
        <w:tab/>
      </w:r>
      <w:r>
        <w:rPr>
          <w:b/>
        </w:rPr>
        <w:t>7</w:t>
      </w:r>
      <w:r w:rsidR="004F6B9B">
        <w:rPr>
          <w:b/>
        </w:rPr>
        <w:t>5</w:t>
      </w:r>
      <w:r>
        <w:t xml:space="preserve">   cms   </w:t>
      </w:r>
    </w:p>
    <w:p w:rsidR="006957B4" w:rsidRDefault="006957B4" w:rsidP="006957B4">
      <w:r>
        <w:t>CALIBRE :</w:t>
      </w:r>
      <w:r>
        <w:tab/>
      </w:r>
      <w:r>
        <w:tab/>
      </w:r>
      <w:r w:rsidRPr="00BB33FF">
        <w:rPr>
          <w:b/>
        </w:rPr>
        <w:t>1.</w:t>
      </w:r>
      <w:r w:rsidR="004F6B9B">
        <w:rPr>
          <w:b/>
        </w:rPr>
        <w:t>7</w:t>
      </w:r>
      <w:r>
        <w:t xml:space="preserve">   “</w:t>
      </w:r>
    </w:p>
    <w:p w:rsidR="006957B4" w:rsidRDefault="006957B4" w:rsidP="006957B4">
      <w:r>
        <w:t>COLOR :</w:t>
      </w:r>
      <w:r>
        <w:tab/>
      </w:r>
      <w:r>
        <w:tab/>
        <w:t>Transparente</w:t>
      </w:r>
    </w:p>
    <w:p w:rsidR="006957B4" w:rsidRPr="0007721A" w:rsidRDefault="006957B4" w:rsidP="006957B4">
      <w:r>
        <w:t xml:space="preserve">TRATADO : </w:t>
      </w:r>
      <w:r>
        <w:tab/>
      </w:r>
      <w:r>
        <w:tab/>
        <w:t>1  cara</w:t>
      </w:r>
    </w:p>
    <w:p w:rsidR="006957B4" w:rsidRDefault="006957B4" w:rsidP="006957B4">
      <w:r>
        <w:t xml:space="preserve">CANTIDAD : </w:t>
      </w:r>
      <w:r>
        <w:tab/>
      </w:r>
      <w:r w:rsidRPr="00AD0457">
        <w:rPr>
          <w:b/>
        </w:rPr>
        <w:t>1</w:t>
      </w:r>
      <w:r w:rsidR="004F6B9B">
        <w:rPr>
          <w:b/>
        </w:rPr>
        <w:t>7</w:t>
      </w:r>
      <w:r w:rsidRPr="00AD0457">
        <w:rPr>
          <w:b/>
        </w:rPr>
        <w:t>0</w:t>
      </w:r>
      <w:r>
        <w:t xml:space="preserve">    kg</w:t>
      </w:r>
    </w:p>
    <w:p w:rsidR="006957B4" w:rsidRDefault="006957B4" w:rsidP="006957B4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 w:rsidR="004F6B9B">
        <w:tab/>
        <w:t xml:space="preserve">2 (   rojo -  azul </w:t>
      </w:r>
      <w:r>
        <w:t xml:space="preserve">    ) </w:t>
      </w:r>
    </w:p>
    <w:p w:rsidR="006957B4" w:rsidRDefault="004F6B9B" w:rsidP="006957B4">
      <w:r>
        <w:t xml:space="preserve">CARAS : </w:t>
      </w:r>
      <w:r>
        <w:tab/>
      </w:r>
      <w:r>
        <w:tab/>
        <w:t>1  ( 2</w:t>
      </w:r>
      <w:r w:rsidR="006957B4">
        <w:t xml:space="preserve">  x  1  )</w:t>
      </w:r>
    </w:p>
    <w:p w:rsidR="006957B4" w:rsidRDefault="006957B4" w:rsidP="006957B4">
      <w:r>
        <w:t xml:space="preserve">REPETICIÓN : </w:t>
      </w:r>
      <w:r>
        <w:tab/>
        <w:t>50   cms</w:t>
      </w:r>
    </w:p>
    <w:p w:rsidR="006957B4" w:rsidRDefault="006957B4" w:rsidP="006957B4">
      <w:r>
        <w:t>RODILLO :</w:t>
      </w:r>
      <w:r>
        <w:tab/>
      </w:r>
      <w:r>
        <w:tab/>
        <w:t>50</w:t>
      </w:r>
    </w:p>
    <w:p w:rsidR="006957B4" w:rsidRDefault="006957B4" w:rsidP="006957B4">
      <w:r>
        <w:t>BOLSA  :</w:t>
      </w:r>
      <w:r>
        <w:tab/>
      </w:r>
      <w:r>
        <w:tab/>
      </w:r>
      <w:r w:rsidRPr="00912C7E">
        <w:rPr>
          <w:b/>
        </w:rPr>
        <w:t>50  x</w:t>
      </w:r>
      <w:r>
        <w:rPr>
          <w:b/>
        </w:rPr>
        <w:t xml:space="preserve">  7</w:t>
      </w:r>
      <w:r w:rsidRPr="00336CAC">
        <w:rPr>
          <w:b/>
        </w:rPr>
        <w:t>0</w:t>
      </w:r>
      <w:r w:rsidR="004F6B9B">
        <w:rPr>
          <w:b/>
        </w:rPr>
        <w:t xml:space="preserve"> + 5 </w:t>
      </w:r>
      <w:r w:rsidRPr="00336CAC">
        <w:rPr>
          <w:b/>
        </w:rPr>
        <w:t xml:space="preserve">   cm</w:t>
      </w:r>
      <w:r>
        <w:t xml:space="preserve">    </w:t>
      </w:r>
      <w:r w:rsidR="004F6B9B">
        <w:t xml:space="preserve"> de solapa interna</w:t>
      </w:r>
    </w:p>
    <w:p w:rsidR="006957B4" w:rsidRDefault="006957B4" w:rsidP="006957B4">
      <w:r>
        <w:t>SELLADO .</w:t>
      </w:r>
      <w:r>
        <w:tab/>
      </w:r>
      <w:r>
        <w:tab/>
        <w:t>Lateral</w:t>
      </w:r>
    </w:p>
    <w:p w:rsidR="006957B4" w:rsidRDefault="006957B4" w:rsidP="006957B4">
      <w:r>
        <w:t>REFERENCIA :</w:t>
      </w:r>
      <w:r>
        <w:tab/>
      </w:r>
      <w:r w:rsidRPr="00823B3E">
        <w:rPr>
          <w:b/>
        </w:rPr>
        <w:t>ALMOHADA</w:t>
      </w:r>
      <w:r w:rsidR="004F6B9B">
        <w:rPr>
          <w:b/>
        </w:rPr>
        <w:t xml:space="preserve">  AMERICANA</w:t>
      </w:r>
    </w:p>
    <w:p w:rsidR="006957B4" w:rsidRDefault="006957B4" w:rsidP="006957B4"/>
    <w:p w:rsidR="006957B4" w:rsidRDefault="006957B4" w:rsidP="006957B4"/>
    <w:p w:rsidR="006957B4" w:rsidRDefault="006957B4" w:rsidP="006957B4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 w:rsidR="004F6B9B">
        <w:rPr>
          <w:bCs/>
        </w:rPr>
        <w:t xml:space="preserve">Cyreles  los </w:t>
      </w:r>
      <w:r w:rsidR="009643F6">
        <w:rPr>
          <w:bCs/>
        </w:rPr>
        <w:t>envía</w:t>
      </w:r>
      <w:r w:rsidR="004F6B9B">
        <w:rPr>
          <w:bCs/>
        </w:rPr>
        <w:t xml:space="preserve"> </w:t>
      </w:r>
      <w:r w:rsidR="009643F6">
        <w:rPr>
          <w:bCs/>
        </w:rPr>
        <w:t>GRAFIFLEX</w:t>
      </w:r>
    </w:p>
    <w:p w:rsidR="006957B4" w:rsidRDefault="006957B4" w:rsidP="006957B4">
      <w:r>
        <w:t xml:space="preserve">                   -   Anexo  Arte  para   alturas y Tonos.</w:t>
      </w:r>
    </w:p>
    <w:p w:rsidR="006957B4" w:rsidRDefault="006957B4" w:rsidP="006957B4">
      <w:r>
        <w:tab/>
        <w:t xml:space="preserve">        -  </w:t>
      </w:r>
      <w:r w:rsidRPr="00B879F4">
        <w:rPr>
          <w:b/>
        </w:rPr>
        <w:t>SE  APRUEBA  IMPRESIÓN</w:t>
      </w:r>
      <w:r>
        <w:t xml:space="preserve">  </w:t>
      </w:r>
    </w:p>
    <w:p w:rsidR="006957B4" w:rsidRDefault="006957B4" w:rsidP="006957B4">
      <w:pPr>
        <w:rPr>
          <w:b/>
        </w:rPr>
      </w:pPr>
      <w:r>
        <w:tab/>
        <w:t xml:space="preserve">        </w:t>
      </w: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6957B4" w:rsidRPr="0066704D" w:rsidRDefault="006957B4" w:rsidP="006957B4">
      <w:pPr>
        <w:rPr>
          <w:b/>
          <w:u w:val="single"/>
        </w:rPr>
      </w:pPr>
      <w:r>
        <w:rPr>
          <w:b/>
        </w:rPr>
        <w:tab/>
        <w:t xml:space="preserve">        -  EL MATERIAL  LO ENVIA  P.U .</w:t>
      </w:r>
    </w:p>
    <w:p w:rsidR="006957B4" w:rsidRPr="0066704D" w:rsidRDefault="006957B4" w:rsidP="006957B4">
      <w:pPr>
        <w:rPr>
          <w:b/>
        </w:rPr>
      </w:pPr>
    </w:p>
    <w:p w:rsidR="006957B4" w:rsidRDefault="006957B4" w:rsidP="006957B4">
      <w:r>
        <w:tab/>
      </w:r>
    </w:p>
    <w:p w:rsidR="006957B4" w:rsidRDefault="006957B4" w:rsidP="006957B4">
      <w:r>
        <w:tab/>
      </w:r>
    </w:p>
    <w:p w:rsidR="006957B4" w:rsidRDefault="006957B4" w:rsidP="006957B4">
      <w:r>
        <w:t>Agradezco la atención y colaboración prestada.</w:t>
      </w:r>
    </w:p>
    <w:p w:rsidR="006957B4" w:rsidRDefault="006957B4" w:rsidP="006957B4"/>
    <w:p w:rsidR="006957B4" w:rsidRDefault="006957B4" w:rsidP="006957B4"/>
    <w:p w:rsidR="006957B4" w:rsidRDefault="006957B4" w:rsidP="006957B4">
      <w:r>
        <w:t>Cordialmente</w:t>
      </w:r>
    </w:p>
    <w:p w:rsidR="006957B4" w:rsidRDefault="006957B4" w:rsidP="006957B4"/>
    <w:p w:rsidR="006957B4" w:rsidRDefault="006957B4" w:rsidP="006957B4"/>
    <w:p w:rsidR="006957B4" w:rsidRDefault="006957B4" w:rsidP="006957B4">
      <w:r>
        <w:t>RICARDO CASAS ZAPATA</w:t>
      </w:r>
    </w:p>
    <w:p w:rsidR="006957B4" w:rsidRDefault="006957B4" w:rsidP="006957B4">
      <w:r>
        <w:t>Director.</w:t>
      </w:r>
    </w:p>
    <w:p w:rsidR="006957B4" w:rsidRDefault="006957B4" w:rsidP="00084E31">
      <w:pPr>
        <w:rPr>
          <w:b/>
        </w:rPr>
      </w:pPr>
    </w:p>
    <w:p w:rsidR="002F6CA1" w:rsidRDefault="002F6CA1" w:rsidP="00084E31">
      <w:pPr>
        <w:rPr>
          <w:b/>
        </w:rPr>
      </w:pPr>
    </w:p>
    <w:p w:rsidR="002F6CA1" w:rsidRDefault="002F6CA1" w:rsidP="00084E31">
      <w:pPr>
        <w:rPr>
          <w:b/>
        </w:rPr>
      </w:pPr>
    </w:p>
    <w:p w:rsidR="002F6CA1" w:rsidRDefault="002F6CA1" w:rsidP="00084E31">
      <w:pPr>
        <w:rPr>
          <w:b/>
        </w:rPr>
      </w:pPr>
    </w:p>
    <w:p w:rsidR="002F6CA1" w:rsidRDefault="002F6CA1" w:rsidP="002F6CA1"/>
    <w:p w:rsidR="002F6CA1" w:rsidRDefault="002F6CA1" w:rsidP="002F6CA1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2F6CA1" w:rsidRDefault="002F6CA1" w:rsidP="002F6CA1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2F6CA1" w:rsidRDefault="002F6CA1" w:rsidP="002F6CA1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2F6CA1" w:rsidRDefault="002F6CA1" w:rsidP="002F6CA1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2F6CA1" w:rsidRDefault="002F6CA1" w:rsidP="002F6CA1"/>
    <w:p w:rsidR="002F6CA1" w:rsidRDefault="002F6CA1" w:rsidP="002F6CA1">
      <w:pPr>
        <w:pStyle w:val="Ttulo1"/>
      </w:pPr>
      <w:r>
        <w:t>ORDEN DE TRABAJO   N°      07473</w:t>
      </w:r>
    </w:p>
    <w:p w:rsidR="002F6CA1" w:rsidRDefault="002F6CA1" w:rsidP="002F6CA1"/>
    <w:p w:rsidR="002F6CA1" w:rsidRDefault="002F6CA1" w:rsidP="002F6CA1">
      <w:r>
        <w:t>FECHA:</w:t>
      </w:r>
      <w:r>
        <w:tab/>
        <w:t>Medellín, Octubre  15    de  2010</w:t>
      </w:r>
    </w:p>
    <w:p w:rsidR="002F6CA1" w:rsidRDefault="002F6CA1" w:rsidP="002F6CA1">
      <w:r>
        <w:t>PARA:</w:t>
      </w:r>
      <w:r>
        <w:tab/>
      </w:r>
      <w:r>
        <w:tab/>
        <w:t>PLÁSTICOS   DARMA</w:t>
      </w:r>
    </w:p>
    <w:p w:rsidR="002F6CA1" w:rsidRDefault="002F6CA1" w:rsidP="002F6CA1">
      <w:r>
        <w:t>ATENCIÓN:</w:t>
      </w:r>
      <w:r>
        <w:tab/>
        <w:t>Sr. DARIO JARAMILLO</w:t>
      </w:r>
    </w:p>
    <w:p w:rsidR="002F6CA1" w:rsidRDefault="002F6CA1" w:rsidP="002F6CA1"/>
    <w:p w:rsidR="002F6CA1" w:rsidRDefault="002F6CA1" w:rsidP="002F6CA1">
      <w:r>
        <w:t>Apreciado Dn DARIO:</w:t>
      </w:r>
    </w:p>
    <w:p w:rsidR="002F6CA1" w:rsidRDefault="002F6CA1" w:rsidP="002F6CA1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2F6CA1" w:rsidRDefault="002F6CA1" w:rsidP="002F6CA1"/>
    <w:p w:rsidR="002F6CA1" w:rsidRDefault="002F6CA1" w:rsidP="002F6CA1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2F6CA1" w:rsidRDefault="002F6CA1" w:rsidP="002F6CA1"/>
    <w:p w:rsidR="002F6CA1" w:rsidRDefault="002F6CA1" w:rsidP="002F6CA1">
      <w:r>
        <w:t>MATERIAL :</w:t>
      </w:r>
      <w:r>
        <w:tab/>
      </w:r>
      <w:r>
        <w:tab/>
        <w:t xml:space="preserve">Polietileno de Baja  densidad   </w:t>
      </w:r>
      <w:r>
        <w:rPr>
          <w:b/>
          <w:u w:val="single"/>
        </w:rPr>
        <w:t xml:space="preserve">Transparente </w:t>
      </w:r>
      <w:r>
        <w:t xml:space="preserve"> Tubular</w:t>
      </w:r>
    </w:p>
    <w:p w:rsidR="002F6CA1" w:rsidRDefault="002F6CA1" w:rsidP="002F6CA1">
      <w:r>
        <w:t>MEDIDA:</w:t>
      </w:r>
      <w:r>
        <w:tab/>
      </w:r>
      <w:r>
        <w:tab/>
      </w:r>
      <w:r>
        <w:rPr>
          <w:b/>
        </w:rPr>
        <w:t>71</w:t>
      </w:r>
      <w:r>
        <w:t xml:space="preserve">   cms   </w:t>
      </w:r>
    </w:p>
    <w:p w:rsidR="002F6CA1" w:rsidRDefault="002F6CA1" w:rsidP="002F6CA1">
      <w:r>
        <w:t>CALIBRE :</w:t>
      </w:r>
      <w:r>
        <w:tab/>
      </w:r>
      <w:r>
        <w:tab/>
      </w:r>
      <w:r>
        <w:rPr>
          <w:b/>
        </w:rPr>
        <w:t>1.9</w:t>
      </w:r>
      <w:r>
        <w:t xml:space="preserve">   “</w:t>
      </w:r>
    </w:p>
    <w:p w:rsidR="002F6CA1" w:rsidRDefault="002F6CA1" w:rsidP="002F6CA1">
      <w:r>
        <w:t>COLOR :</w:t>
      </w:r>
      <w:r>
        <w:tab/>
      </w:r>
      <w:r>
        <w:tab/>
        <w:t>Transparente</w:t>
      </w:r>
    </w:p>
    <w:p w:rsidR="002F6CA1" w:rsidRPr="0007721A" w:rsidRDefault="002F6CA1" w:rsidP="002F6CA1">
      <w:r>
        <w:t xml:space="preserve">TRATADO : </w:t>
      </w:r>
      <w:r>
        <w:tab/>
      </w:r>
      <w:r>
        <w:tab/>
        <w:t>1  cara</w:t>
      </w:r>
    </w:p>
    <w:p w:rsidR="002F6CA1" w:rsidRDefault="002F6CA1" w:rsidP="002F6CA1">
      <w:r>
        <w:t xml:space="preserve">CANTIDAD : </w:t>
      </w:r>
      <w:r>
        <w:tab/>
        <w:t>180    kg</w:t>
      </w:r>
    </w:p>
    <w:p w:rsidR="002F6CA1" w:rsidRDefault="002F6CA1" w:rsidP="002F6CA1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 xml:space="preserve">2   (  </w:t>
      </w:r>
      <w:r w:rsidRPr="00731E32">
        <w:rPr>
          <w:b/>
        </w:rPr>
        <w:t xml:space="preserve">PANTONE  </w:t>
      </w:r>
      <w:smartTag w:uri="urn:schemas-microsoft-com:office:smarttags" w:element="metricconverter">
        <w:smartTagPr>
          <w:attr w:name="ProductID" w:val="549 C"/>
        </w:smartTagPr>
        <w:r w:rsidRPr="00731E32">
          <w:rPr>
            <w:b/>
          </w:rPr>
          <w:t>549 C</w:t>
        </w:r>
      </w:smartTag>
      <w:r w:rsidRPr="00731E32">
        <w:rPr>
          <w:b/>
        </w:rPr>
        <w:t xml:space="preserve">  -   PANTONE  551  C</w:t>
      </w:r>
      <w:r>
        <w:t xml:space="preserve">   ) </w:t>
      </w:r>
    </w:p>
    <w:p w:rsidR="002F6CA1" w:rsidRDefault="002F6CA1" w:rsidP="002F6CA1">
      <w:r>
        <w:t xml:space="preserve">CARAS : </w:t>
      </w:r>
      <w:r>
        <w:tab/>
      </w:r>
      <w:r>
        <w:tab/>
        <w:t>1  ( 2  x  2  )</w:t>
      </w:r>
    </w:p>
    <w:p w:rsidR="002F6CA1" w:rsidRDefault="002F6CA1" w:rsidP="002F6CA1">
      <w:r>
        <w:t xml:space="preserve">REPETICIÓN : </w:t>
      </w:r>
      <w:r>
        <w:tab/>
        <w:t>46   cms</w:t>
      </w:r>
    </w:p>
    <w:p w:rsidR="002F6CA1" w:rsidRDefault="002F6CA1" w:rsidP="002F6CA1">
      <w:r>
        <w:t>RODILLO :</w:t>
      </w:r>
      <w:r>
        <w:tab/>
      </w:r>
      <w:r>
        <w:tab/>
        <w:t>46</w:t>
      </w:r>
    </w:p>
    <w:p w:rsidR="002F6CA1" w:rsidRDefault="002F6CA1" w:rsidP="002F6CA1">
      <w:r>
        <w:t>BOLSA  :</w:t>
      </w:r>
      <w:r>
        <w:tab/>
      </w:r>
      <w:r>
        <w:tab/>
      </w:r>
      <w:r w:rsidRPr="00314872">
        <w:rPr>
          <w:b/>
        </w:rPr>
        <w:t>46  x  66 +  10</w:t>
      </w:r>
      <w:r w:rsidRPr="00336CAC">
        <w:rPr>
          <w:b/>
        </w:rPr>
        <w:t xml:space="preserve">   cm</w:t>
      </w:r>
      <w:r>
        <w:t xml:space="preserve">    </w:t>
      </w:r>
    </w:p>
    <w:p w:rsidR="002F6CA1" w:rsidRDefault="002F6CA1" w:rsidP="002F6CA1">
      <w:r>
        <w:t>SELLADO .</w:t>
      </w:r>
      <w:r>
        <w:tab/>
      </w:r>
      <w:r>
        <w:tab/>
        <w:t>Lateral</w:t>
      </w:r>
    </w:p>
    <w:p w:rsidR="002F6CA1" w:rsidRDefault="002F6CA1" w:rsidP="002F6CA1">
      <w:r>
        <w:t>REFERENCIA :</w:t>
      </w:r>
      <w:r>
        <w:tab/>
      </w:r>
      <w:r w:rsidRPr="00823B3E">
        <w:rPr>
          <w:b/>
        </w:rPr>
        <w:t xml:space="preserve"> ALMOHADA</w:t>
      </w:r>
      <w:r>
        <w:rPr>
          <w:b/>
        </w:rPr>
        <w:t xml:space="preserve">  ROYALE  GRANDE</w:t>
      </w:r>
    </w:p>
    <w:p w:rsidR="002F6CA1" w:rsidRDefault="002F6CA1" w:rsidP="002F6CA1"/>
    <w:p w:rsidR="002F6CA1" w:rsidRDefault="002F6CA1" w:rsidP="002F6CA1"/>
    <w:p w:rsidR="002F6CA1" w:rsidRDefault="002F6CA1" w:rsidP="002F6CA1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>
        <w:rPr>
          <w:bCs/>
        </w:rPr>
        <w:t>Cyreles  en  su planta</w:t>
      </w:r>
    </w:p>
    <w:p w:rsidR="002F6CA1" w:rsidRDefault="002F6CA1" w:rsidP="002F6CA1">
      <w:r>
        <w:t xml:space="preserve">                   -   Anexo  Arte  para   alturas y Tonos.</w:t>
      </w:r>
    </w:p>
    <w:p w:rsidR="002F6CA1" w:rsidRDefault="002F6CA1" w:rsidP="002F6CA1">
      <w:pPr>
        <w:rPr>
          <w:b/>
        </w:rPr>
      </w:pPr>
      <w:r>
        <w:tab/>
        <w:t xml:space="preserve">        -  </w:t>
      </w:r>
      <w:r w:rsidRPr="00B879F4">
        <w:rPr>
          <w:b/>
        </w:rPr>
        <w:t>SE  APRUEBA  IMPRESIÓN</w:t>
      </w:r>
      <w:r>
        <w:t xml:space="preserve">  </w:t>
      </w:r>
      <w:r>
        <w:tab/>
        <w:t xml:space="preserve">        </w:t>
      </w: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2F6CA1" w:rsidRDefault="002F6CA1" w:rsidP="002F6CA1">
      <w:pPr>
        <w:rPr>
          <w:b/>
        </w:rPr>
      </w:pPr>
      <w:r>
        <w:rPr>
          <w:b/>
        </w:rPr>
        <w:tab/>
        <w:t xml:space="preserve">        -  EL MATERIAL  LO ENVIA  P.U </w:t>
      </w:r>
    </w:p>
    <w:p w:rsidR="002F6CA1" w:rsidRDefault="002F6CA1" w:rsidP="002F6CA1">
      <w:pPr>
        <w:rPr>
          <w:b/>
        </w:rPr>
      </w:pPr>
      <w:r>
        <w:rPr>
          <w:b/>
        </w:rPr>
        <w:tab/>
        <w:t xml:space="preserve">       -   IGUAL ULTIMA IMPRESION</w:t>
      </w:r>
    </w:p>
    <w:p w:rsidR="002F6CA1" w:rsidRDefault="002F6CA1" w:rsidP="002F6CA1">
      <w:pPr>
        <w:rPr>
          <w:b/>
        </w:rPr>
      </w:pPr>
    </w:p>
    <w:p w:rsidR="002F6CA1" w:rsidRDefault="002F6CA1" w:rsidP="002F6CA1">
      <w:r>
        <w:tab/>
      </w:r>
    </w:p>
    <w:p w:rsidR="002F6CA1" w:rsidRDefault="002F6CA1" w:rsidP="002F6CA1">
      <w:r>
        <w:t>Agradezco la atención y colaboración prestada.</w:t>
      </w:r>
    </w:p>
    <w:p w:rsidR="002F6CA1" w:rsidRDefault="002F6CA1" w:rsidP="002F6CA1"/>
    <w:p w:rsidR="002F6CA1" w:rsidRDefault="002F6CA1" w:rsidP="002F6CA1"/>
    <w:p w:rsidR="002F6CA1" w:rsidRDefault="002F6CA1" w:rsidP="002F6CA1">
      <w:r>
        <w:t>Cordialmente</w:t>
      </w:r>
    </w:p>
    <w:p w:rsidR="002F6CA1" w:rsidRDefault="002F6CA1" w:rsidP="002F6CA1"/>
    <w:p w:rsidR="002F6CA1" w:rsidRDefault="002F6CA1" w:rsidP="002F6CA1"/>
    <w:p w:rsidR="002F6CA1" w:rsidRDefault="002F6CA1" w:rsidP="002F6CA1">
      <w:r>
        <w:t>RICARDO CASAS ZAPATA</w:t>
      </w:r>
    </w:p>
    <w:p w:rsidR="002F6CA1" w:rsidRDefault="002F6CA1" w:rsidP="002F6CA1">
      <w:r>
        <w:t>Director.</w:t>
      </w:r>
    </w:p>
    <w:p w:rsidR="002F6CA1" w:rsidRDefault="002F6CA1" w:rsidP="002F6CA1">
      <w:pPr>
        <w:rPr>
          <w:b/>
        </w:rPr>
      </w:pPr>
    </w:p>
    <w:p w:rsidR="002F6CA1" w:rsidRDefault="002F6CA1" w:rsidP="00084E31">
      <w:pPr>
        <w:rPr>
          <w:b/>
        </w:rPr>
      </w:pPr>
    </w:p>
    <w:p w:rsidR="0042659C" w:rsidRDefault="0042659C" w:rsidP="00084E31">
      <w:pPr>
        <w:rPr>
          <w:b/>
        </w:rPr>
      </w:pPr>
    </w:p>
    <w:p w:rsidR="0042659C" w:rsidRDefault="0042659C" w:rsidP="00084E31">
      <w:pPr>
        <w:rPr>
          <w:b/>
        </w:rPr>
      </w:pPr>
    </w:p>
    <w:p w:rsidR="0042659C" w:rsidRDefault="0042659C" w:rsidP="0042659C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42659C" w:rsidRDefault="0042659C" w:rsidP="0042659C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42659C" w:rsidRDefault="0042659C" w:rsidP="0042659C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42659C" w:rsidRDefault="0042659C" w:rsidP="0042659C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42659C" w:rsidRDefault="0042659C" w:rsidP="0042659C"/>
    <w:p w:rsidR="0042659C" w:rsidRDefault="0042659C" w:rsidP="0042659C">
      <w:pPr>
        <w:pStyle w:val="Ttulo1"/>
      </w:pPr>
      <w:r>
        <w:t>ORDEN DE TRABAJO  N°     07401</w:t>
      </w:r>
    </w:p>
    <w:p w:rsidR="0042659C" w:rsidRDefault="0042659C" w:rsidP="0042659C"/>
    <w:p w:rsidR="0042659C" w:rsidRDefault="0042659C" w:rsidP="0042659C">
      <w:r>
        <w:t>FECHA:</w:t>
      </w:r>
      <w:r>
        <w:tab/>
        <w:t>Medellín, Octubre 15    de    2010</w:t>
      </w:r>
    </w:p>
    <w:p w:rsidR="0042659C" w:rsidRDefault="0042659C" w:rsidP="0042659C">
      <w:r>
        <w:t>PARA:</w:t>
      </w:r>
      <w:r>
        <w:tab/>
      </w:r>
      <w:r>
        <w:tab/>
        <w:t>PLÁSTICOS DARMA</w:t>
      </w:r>
    </w:p>
    <w:p w:rsidR="0042659C" w:rsidRDefault="0042659C" w:rsidP="0042659C">
      <w:r>
        <w:t>ATENCIÓN:</w:t>
      </w:r>
      <w:r>
        <w:tab/>
        <w:t>Sr. Darío Jaramillo</w:t>
      </w:r>
    </w:p>
    <w:p w:rsidR="0042659C" w:rsidRDefault="0042659C" w:rsidP="0042659C">
      <w:r>
        <w:tab/>
      </w:r>
      <w:r>
        <w:tab/>
        <w:t>Gerente.</w:t>
      </w:r>
    </w:p>
    <w:p w:rsidR="0042659C" w:rsidRDefault="0042659C" w:rsidP="0042659C"/>
    <w:p w:rsidR="0042659C" w:rsidRDefault="0042659C" w:rsidP="0042659C">
      <w:r>
        <w:t>Apreciado Don Darío :</w:t>
      </w:r>
    </w:p>
    <w:p w:rsidR="0042659C" w:rsidRDefault="0042659C" w:rsidP="0042659C">
      <w:r>
        <w:t xml:space="preserve"> </w:t>
      </w:r>
    </w:p>
    <w:p w:rsidR="0042659C" w:rsidRDefault="0042659C" w:rsidP="0042659C">
      <w:r>
        <w:t>Con la presente estamos solicitando el siguiente servicio de IMPRESION:</w:t>
      </w:r>
    </w:p>
    <w:p w:rsidR="0042659C" w:rsidRDefault="0042659C" w:rsidP="0042659C"/>
    <w:p w:rsidR="0042659C" w:rsidRDefault="0042659C" w:rsidP="0042659C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42659C" w:rsidRDefault="0042659C" w:rsidP="0042659C">
      <w:pPr>
        <w:rPr>
          <w:b/>
          <w:bCs/>
          <w:u w:val="single"/>
        </w:rPr>
      </w:pPr>
    </w:p>
    <w:p w:rsidR="0042659C" w:rsidRDefault="0042659C" w:rsidP="0042659C">
      <w:r>
        <w:t>MATERIAL:</w:t>
      </w:r>
      <w:r>
        <w:tab/>
      </w:r>
      <w:r>
        <w:tab/>
        <w:t xml:space="preserve">Polietileno BAJA  lamina </w:t>
      </w:r>
    </w:p>
    <w:p w:rsidR="0042659C" w:rsidRPr="003F0627" w:rsidRDefault="0042659C" w:rsidP="0042659C">
      <w:pPr>
        <w:rPr>
          <w:b/>
        </w:rPr>
      </w:pPr>
      <w:r>
        <w:t>MEDIDA:</w:t>
      </w:r>
      <w:r>
        <w:tab/>
      </w:r>
      <w:r>
        <w:tab/>
      </w:r>
      <w:r>
        <w:rPr>
          <w:b/>
        </w:rPr>
        <w:t>88  cm</w:t>
      </w:r>
    </w:p>
    <w:p w:rsidR="0042659C" w:rsidRDefault="0042659C" w:rsidP="0042659C">
      <w:r>
        <w:t>CALIBRE:</w:t>
      </w:r>
      <w:r>
        <w:tab/>
      </w:r>
      <w:r>
        <w:tab/>
      </w:r>
      <w:r>
        <w:rPr>
          <w:b/>
        </w:rPr>
        <w:t xml:space="preserve">1.5   </w:t>
      </w:r>
      <w:r w:rsidRPr="00BB2CA5">
        <w:rPr>
          <w:b/>
        </w:rPr>
        <w:t>”</w:t>
      </w:r>
    </w:p>
    <w:p w:rsidR="0042659C" w:rsidRDefault="0042659C" w:rsidP="0042659C">
      <w:r>
        <w:t>COLOR:</w:t>
      </w:r>
      <w:r>
        <w:tab/>
      </w:r>
      <w:r>
        <w:tab/>
        <w:t>Transparente</w:t>
      </w:r>
    </w:p>
    <w:p w:rsidR="0042659C" w:rsidRDefault="0042659C" w:rsidP="0042659C">
      <w:r>
        <w:t>TRATADO:</w:t>
      </w:r>
      <w:r>
        <w:tab/>
      </w:r>
      <w:r>
        <w:tab/>
        <w:t>1  Cara.</w:t>
      </w:r>
    </w:p>
    <w:p w:rsidR="0042659C" w:rsidRDefault="0042659C" w:rsidP="0042659C">
      <w:pPr>
        <w:rPr>
          <w:b/>
          <w:bCs/>
        </w:rPr>
      </w:pPr>
      <w:r>
        <w:t>CANTIDAD:</w:t>
      </w:r>
      <w:r>
        <w:tab/>
      </w:r>
      <w:r>
        <w:tab/>
      </w:r>
      <w:r>
        <w:rPr>
          <w:b/>
        </w:rPr>
        <w:t>65</w:t>
      </w:r>
      <w:r>
        <w:t xml:space="preserve">    Kg.</w:t>
      </w:r>
      <w:r>
        <w:rPr>
          <w:b/>
          <w:bCs/>
        </w:rPr>
        <w:tab/>
      </w:r>
    </w:p>
    <w:p w:rsidR="0042659C" w:rsidRDefault="0042659C" w:rsidP="0042659C">
      <w:r>
        <w:t>COLORES:</w:t>
      </w:r>
      <w:r>
        <w:tab/>
      </w:r>
      <w:r>
        <w:tab/>
        <w:t>4     (  Rojo  -  Blanco  -   Amarillo – Negro   )</w:t>
      </w:r>
    </w:p>
    <w:p w:rsidR="0042659C" w:rsidRDefault="0042659C" w:rsidP="0042659C">
      <w:r>
        <w:t>CARAS:</w:t>
      </w:r>
      <w:r>
        <w:tab/>
      </w:r>
      <w:r>
        <w:tab/>
        <w:t>2  (  4 x 1- 4 x 1   )</w:t>
      </w:r>
    </w:p>
    <w:p w:rsidR="0042659C" w:rsidRDefault="0042659C" w:rsidP="0042659C">
      <w:r>
        <w:t>REPETICIÓN:</w:t>
      </w:r>
      <w:r>
        <w:tab/>
        <w:t xml:space="preserve">20.5    Cms. </w:t>
      </w:r>
    </w:p>
    <w:p w:rsidR="0042659C" w:rsidRDefault="0042659C" w:rsidP="0042659C">
      <w:r>
        <w:t>BOLSA:</w:t>
      </w:r>
      <w:r>
        <w:tab/>
      </w:r>
      <w:r>
        <w:tab/>
        <w:t xml:space="preserve">20.5   X   40 + 4   cm  </w:t>
      </w:r>
    </w:p>
    <w:p w:rsidR="0042659C" w:rsidRDefault="0042659C" w:rsidP="0042659C">
      <w:r>
        <w:t>RODILLO :                42</w:t>
      </w:r>
    </w:p>
    <w:p w:rsidR="0042659C" w:rsidRDefault="0042659C" w:rsidP="0042659C">
      <w:r>
        <w:t>SELLADO:</w:t>
      </w:r>
      <w:r>
        <w:tab/>
      </w:r>
      <w:r>
        <w:tab/>
        <w:t xml:space="preserve">Lateral  </w:t>
      </w:r>
    </w:p>
    <w:p w:rsidR="0042659C" w:rsidRPr="001F34F2" w:rsidRDefault="0042659C" w:rsidP="0042659C">
      <w:r w:rsidRPr="001F34F2">
        <w:t>REFERENCIA:</w:t>
      </w:r>
      <w:r w:rsidRPr="001F34F2">
        <w:tab/>
      </w:r>
      <w:r>
        <w:t>PAN TAJADO RIKYPAN</w:t>
      </w:r>
    </w:p>
    <w:p w:rsidR="0042659C" w:rsidRPr="001F34F2" w:rsidRDefault="0042659C" w:rsidP="0042659C"/>
    <w:p w:rsidR="0042659C" w:rsidRPr="001F34F2" w:rsidRDefault="0042659C" w:rsidP="0042659C">
      <w:r w:rsidRPr="001F34F2">
        <w:rPr>
          <w:b/>
        </w:rPr>
        <w:tab/>
      </w:r>
      <w:r w:rsidRPr="001F34F2">
        <w:rPr>
          <w:b/>
        </w:rPr>
        <w:tab/>
      </w:r>
      <w:r w:rsidRPr="001F34F2">
        <w:rPr>
          <w:b/>
        </w:rPr>
        <w:tab/>
      </w:r>
    </w:p>
    <w:p w:rsidR="0042659C" w:rsidRDefault="0042659C" w:rsidP="0042659C">
      <w:r>
        <w:rPr>
          <w:b/>
          <w:bCs/>
          <w:u w:val="single"/>
        </w:rPr>
        <w:t>NOTA:</w:t>
      </w:r>
      <w:r>
        <w:t xml:space="preserve">  - Los cyreles  los envía  Grafiflex.</w:t>
      </w:r>
    </w:p>
    <w:p w:rsidR="0042659C" w:rsidRPr="00D41261" w:rsidRDefault="0042659C" w:rsidP="0042659C">
      <w:pPr>
        <w:numPr>
          <w:ilvl w:val="0"/>
          <w:numId w:val="2"/>
        </w:numPr>
        <w:ind w:left="1500"/>
        <w:rPr>
          <w:b/>
        </w:rPr>
      </w:pPr>
      <w:r>
        <w:t>Altura y tonos según   Arte</w:t>
      </w:r>
    </w:p>
    <w:p w:rsidR="0042659C" w:rsidRDefault="0042659C" w:rsidP="0042659C">
      <w:pPr>
        <w:ind w:left="1860"/>
        <w:rPr>
          <w:b/>
          <w:sz w:val="28"/>
          <w:szCs w:val="28"/>
        </w:rPr>
      </w:pPr>
    </w:p>
    <w:p w:rsidR="0042659C" w:rsidRDefault="0042659C" w:rsidP="0042659C">
      <w:pPr>
        <w:numPr>
          <w:ilvl w:val="0"/>
          <w:numId w:val="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Se  envía  película de PU.</w:t>
      </w:r>
    </w:p>
    <w:p w:rsidR="0042659C" w:rsidRDefault="0042659C" w:rsidP="0042659C"/>
    <w:p w:rsidR="0042659C" w:rsidRDefault="0042659C" w:rsidP="0042659C"/>
    <w:p w:rsidR="0042659C" w:rsidRPr="00465B97" w:rsidRDefault="0042659C" w:rsidP="0042659C"/>
    <w:p w:rsidR="0042659C" w:rsidRDefault="0042659C" w:rsidP="0042659C">
      <w:r>
        <w:t>Agradezco la atención y colaboración prestada.</w:t>
      </w:r>
    </w:p>
    <w:p w:rsidR="0042659C" w:rsidRDefault="0042659C" w:rsidP="0042659C"/>
    <w:p w:rsidR="0042659C" w:rsidRDefault="0042659C" w:rsidP="0042659C">
      <w:r>
        <w:t>Cordialmente,</w:t>
      </w:r>
    </w:p>
    <w:p w:rsidR="0042659C" w:rsidRDefault="0042659C" w:rsidP="0042659C"/>
    <w:p w:rsidR="0042659C" w:rsidRDefault="0042659C" w:rsidP="0042659C"/>
    <w:p w:rsidR="0042659C" w:rsidRDefault="0042659C" w:rsidP="0042659C">
      <w:r>
        <w:t>RICARDO CASAS ZAPATA</w:t>
      </w:r>
    </w:p>
    <w:p w:rsidR="0042659C" w:rsidRDefault="0042659C" w:rsidP="0042659C">
      <w:r>
        <w:t>Director.</w:t>
      </w:r>
    </w:p>
    <w:p w:rsidR="0042659C" w:rsidRDefault="0042659C" w:rsidP="00084E31">
      <w:pPr>
        <w:rPr>
          <w:b/>
        </w:rPr>
      </w:pPr>
    </w:p>
    <w:p w:rsidR="0042659C" w:rsidRDefault="0042659C" w:rsidP="00084E31">
      <w:pPr>
        <w:rPr>
          <w:b/>
        </w:rPr>
      </w:pPr>
    </w:p>
    <w:p w:rsidR="0042659C" w:rsidRDefault="0042659C" w:rsidP="00084E31">
      <w:pPr>
        <w:rPr>
          <w:b/>
        </w:rPr>
      </w:pPr>
    </w:p>
    <w:p w:rsidR="0042659C" w:rsidRDefault="0042659C" w:rsidP="0042659C">
      <w:pPr>
        <w:rPr>
          <w:b/>
          <w:bCs/>
          <w:sz w:val="20"/>
        </w:rPr>
      </w:pPr>
    </w:p>
    <w:p w:rsidR="0042659C" w:rsidRDefault="0042659C" w:rsidP="0042659C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42659C" w:rsidRDefault="0042659C" w:rsidP="0042659C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42659C" w:rsidRDefault="0042659C" w:rsidP="0042659C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42659C" w:rsidRDefault="0042659C" w:rsidP="0042659C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42659C" w:rsidRDefault="0042659C" w:rsidP="0042659C"/>
    <w:p w:rsidR="0042659C" w:rsidRDefault="0042659C" w:rsidP="0042659C">
      <w:pPr>
        <w:pStyle w:val="Ttulo1"/>
      </w:pPr>
      <w:r>
        <w:t>ORDEN DE TRABAJO  N°     07401.1</w:t>
      </w:r>
    </w:p>
    <w:p w:rsidR="0042659C" w:rsidRDefault="0042659C" w:rsidP="0042659C"/>
    <w:p w:rsidR="0042659C" w:rsidRDefault="0042659C" w:rsidP="0042659C">
      <w:r>
        <w:t>FECHA:</w:t>
      </w:r>
      <w:r>
        <w:tab/>
        <w:t xml:space="preserve">Medellín, </w:t>
      </w:r>
      <w:r w:rsidR="003531F0">
        <w:t xml:space="preserve">grande </w:t>
      </w:r>
      <w:r>
        <w:t>Octubre  15    de    2010</w:t>
      </w:r>
    </w:p>
    <w:p w:rsidR="0042659C" w:rsidRDefault="0042659C" w:rsidP="0042659C">
      <w:r>
        <w:t>PARA:</w:t>
      </w:r>
      <w:r>
        <w:tab/>
      </w:r>
      <w:r>
        <w:tab/>
        <w:t>PLÁSTICOS DARMA</w:t>
      </w:r>
    </w:p>
    <w:p w:rsidR="0042659C" w:rsidRDefault="0042659C" w:rsidP="0042659C">
      <w:r>
        <w:t>ATENCIÓN:</w:t>
      </w:r>
      <w:r>
        <w:tab/>
        <w:t>Sr. Darío Jaramillo</w:t>
      </w:r>
    </w:p>
    <w:p w:rsidR="0042659C" w:rsidRDefault="0042659C" w:rsidP="0042659C">
      <w:r>
        <w:tab/>
      </w:r>
      <w:r>
        <w:tab/>
        <w:t>Gerente.</w:t>
      </w:r>
    </w:p>
    <w:p w:rsidR="0042659C" w:rsidRDefault="0042659C" w:rsidP="0042659C"/>
    <w:p w:rsidR="0042659C" w:rsidRDefault="0042659C" w:rsidP="0042659C">
      <w:r>
        <w:t>Apreciado Don Darío :</w:t>
      </w:r>
    </w:p>
    <w:p w:rsidR="0042659C" w:rsidRDefault="0042659C" w:rsidP="0042659C">
      <w:r>
        <w:t xml:space="preserve"> </w:t>
      </w:r>
    </w:p>
    <w:p w:rsidR="0042659C" w:rsidRDefault="0042659C" w:rsidP="0042659C">
      <w:r>
        <w:t>Con la presente estamos solicitando el siguiente servicio de EXTRUSION E IMPRESION:</w:t>
      </w:r>
    </w:p>
    <w:p w:rsidR="0042659C" w:rsidRDefault="0042659C" w:rsidP="0042659C"/>
    <w:p w:rsidR="0042659C" w:rsidRDefault="0042659C" w:rsidP="0042659C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42659C" w:rsidRDefault="0042659C" w:rsidP="0042659C">
      <w:pPr>
        <w:rPr>
          <w:b/>
          <w:bCs/>
          <w:u w:val="single"/>
        </w:rPr>
      </w:pPr>
    </w:p>
    <w:p w:rsidR="0042659C" w:rsidRDefault="0042659C" w:rsidP="0042659C">
      <w:r>
        <w:t>MATERIAL:</w:t>
      </w:r>
      <w:r>
        <w:tab/>
      </w:r>
      <w:r>
        <w:tab/>
        <w:t xml:space="preserve">Polietileno BAJA  lamina </w:t>
      </w:r>
    </w:p>
    <w:p w:rsidR="0042659C" w:rsidRPr="003F0627" w:rsidRDefault="0042659C" w:rsidP="0042659C">
      <w:pPr>
        <w:rPr>
          <w:b/>
        </w:rPr>
      </w:pPr>
      <w:r>
        <w:t>MEDIDA:</w:t>
      </w:r>
      <w:r>
        <w:tab/>
      </w:r>
      <w:r>
        <w:tab/>
      </w:r>
      <w:r>
        <w:rPr>
          <w:b/>
        </w:rPr>
        <w:t>88  cm</w:t>
      </w:r>
    </w:p>
    <w:p w:rsidR="0042659C" w:rsidRDefault="0042659C" w:rsidP="0042659C">
      <w:r>
        <w:t>CALIBRE:</w:t>
      </w:r>
      <w:r>
        <w:tab/>
      </w:r>
      <w:r>
        <w:tab/>
      </w:r>
      <w:r>
        <w:rPr>
          <w:b/>
        </w:rPr>
        <w:t xml:space="preserve">1.5   </w:t>
      </w:r>
      <w:r w:rsidRPr="00BB2CA5">
        <w:rPr>
          <w:b/>
        </w:rPr>
        <w:t>”</w:t>
      </w:r>
    </w:p>
    <w:p w:rsidR="0042659C" w:rsidRDefault="0042659C" w:rsidP="0042659C">
      <w:r>
        <w:t>COLOR:</w:t>
      </w:r>
      <w:r>
        <w:tab/>
      </w:r>
      <w:r>
        <w:tab/>
        <w:t>Transparente</w:t>
      </w:r>
    </w:p>
    <w:p w:rsidR="0042659C" w:rsidRDefault="0042659C" w:rsidP="0042659C">
      <w:r>
        <w:t>TRATADO:</w:t>
      </w:r>
      <w:r>
        <w:tab/>
      </w:r>
      <w:r>
        <w:tab/>
        <w:t>1  Cara.</w:t>
      </w:r>
    </w:p>
    <w:p w:rsidR="0042659C" w:rsidRDefault="0042659C" w:rsidP="0042659C">
      <w:pPr>
        <w:rPr>
          <w:b/>
          <w:bCs/>
        </w:rPr>
      </w:pPr>
      <w:r>
        <w:t>CANTIDAD:</w:t>
      </w:r>
      <w:r>
        <w:tab/>
      </w:r>
      <w:r>
        <w:tab/>
      </w:r>
      <w:r>
        <w:rPr>
          <w:b/>
        </w:rPr>
        <w:t xml:space="preserve">40 </w:t>
      </w:r>
      <w:r>
        <w:t xml:space="preserve">    Kg.</w:t>
      </w:r>
      <w:r>
        <w:rPr>
          <w:b/>
          <w:bCs/>
        </w:rPr>
        <w:tab/>
      </w:r>
    </w:p>
    <w:p w:rsidR="0042659C" w:rsidRDefault="0042659C" w:rsidP="0042659C">
      <w:r>
        <w:t>COLORES:</w:t>
      </w:r>
      <w:r>
        <w:tab/>
      </w:r>
      <w:r>
        <w:tab/>
        <w:t>4     (  Rojo  -  Blanco  -   Amarillo – Negro   )</w:t>
      </w:r>
    </w:p>
    <w:p w:rsidR="0042659C" w:rsidRDefault="0042659C" w:rsidP="0042659C">
      <w:r>
        <w:t>CARAS:</w:t>
      </w:r>
      <w:r>
        <w:tab/>
      </w:r>
      <w:r>
        <w:tab/>
        <w:t>2  (  4 x 1- 4 x 1   )</w:t>
      </w:r>
    </w:p>
    <w:p w:rsidR="0042659C" w:rsidRDefault="0042659C" w:rsidP="0042659C">
      <w:r>
        <w:t>REPETICIÓN:</w:t>
      </w:r>
      <w:r>
        <w:tab/>
        <w:t xml:space="preserve">20.5    Cms. </w:t>
      </w:r>
    </w:p>
    <w:p w:rsidR="0042659C" w:rsidRDefault="0042659C" w:rsidP="0042659C">
      <w:r>
        <w:t>BOLSA:</w:t>
      </w:r>
      <w:r>
        <w:tab/>
      </w:r>
      <w:r>
        <w:tab/>
        <w:t xml:space="preserve">20.5   X   44   cm  </w:t>
      </w:r>
    </w:p>
    <w:p w:rsidR="0042659C" w:rsidRDefault="0042659C" w:rsidP="0042659C">
      <w:r>
        <w:t>RODILLO :                42</w:t>
      </w:r>
    </w:p>
    <w:p w:rsidR="0042659C" w:rsidRDefault="0042659C" w:rsidP="0042659C">
      <w:r>
        <w:t>SELLADO:</w:t>
      </w:r>
      <w:r>
        <w:tab/>
      </w:r>
      <w:r>
        <w:tab/>
        <w:t xml:space="preserve">Lateral  </w:t>
      </w:r>
    </w:p>
    <w:p w:rsidR="0042659C" w:rsidRPr="001F34F2" w:rsidRDefault="0042659C" w:rsidP="0042659C">
      <w:r w:rsidRPr="001F34F2">
        <w:t>REFERENCIA:</w:t>
      </w:r>
      <w:r w:rsidRPr="001F34F2">
        <w:tab/>
      </w:r>
      <w:r>
        <w:t>PAN BOLA  RIKYPAN</w:t>
      </w:r>
      <w:r>
        <w:tab/>
      </w:r>
    </w:p>
    <w:p w:rsidR="0042659C" w:rsidRDefault="0042659C" w:rsidP="0042659C">
      <w:pPr>
        <w:rPr>
          <w:b/>
        </w:rPr>
      </w:pPr>
      <w:r>
        <w:tab/>
      </w:r>
      <w:r>
        <w:tab/>
      </w:r>
      <w:r>
        <w:tab/>
      </w:r>
    </w:p>
    <w:p w:rsidR="0042659C" w:rsidRDefault="0042659C" w:rsidP="0042659C">
      <w:pPr>
        <w:rPr>
          <w:b/>
        </w:rPr>
      </w:pPr>
    </w:p>
    <w:p w:rsidR="0042659C" w:rsidRPr="001F34F2" w:rsidRDefault="0042659C" w:rsidP="0042659C"/>
    <w:p w:rsidR="0042659C" w:rsidRDefault="0042659C" w:rsidP="0042659C">
      <w:r>
        <w:rPr>
          <w:b/>
          <w:bCs/>
          <w:u w:val="single"/>
        </w:rPr>
        <w:t>NOTA:</w:t>
      </w:r>
      <w:r>
        <w:t xml:space="preserve">  - Los cyreles  los envía  Grafiflex.</w:t>
      </w:r>
    </w:p>
    <w:p w:rsidR="0042659C" w:rsidRPr="00BC4620" w:rsidRDefault="0042659C" w:rsidP="0042659C">
      <w:pPr>
        <w:numPr>
          <w:ilvl w:val="0"/>
          <w:numId w:val="2"/>
        </w:numPr>
        <w:ind w:left="1500"/>
        <w:rPr>
          <w:b/>
        </w:rPr>
      </w:pPr>
      <w:r>
        <w:t>Altura y tonos según   Arte</w:t>
      </w:r>
    </w:p>
    <w:p w:rsidR="0042659C" w:rsidRDefault="0042659C" w:rsidP="0042659C"/>
    <w:p w:rsidR="0042659C" w:rsidRPr="00465B97" w:rsidRDefault="0042659C" w:rsidP="0042659C"/>
    <w:p w:rsidR="0042659C" w:rsidRDefault="0042659C" w:rsidP="0042659C">
      <w:r>
        <w:t>Agradezco la atención y colaboración prestada.</w:t>
      </w:r>
    </w:p>
    <w:p w:rsidR="0042659C" w:rsidRDefault="0042659C" w:rsidP="0042659C"/>
    <w:p w:rsidR="0042659C" w:rsidRDefault="0042659C" w:rsidP="0042659C"/>
    <w:p w:rsidR="0042659C" w:rsidRDefault="0042659C" w:rsidP="0042659C">
      <w:r>
        <w:t>Cordialmente,</w:t>
      </w:r>
    </w:p>
    <w:p w:rsidR="0042659C" w:rsidRDefault="0042659C" w:rsidP="0042659C"/>
    <w:p w:rsidR="0042659C" w:rsidRDefault="0042659C" w:rsidP="0042659C">
      <w:r>
        <w:t>RICARDO CASAS Z</w:t>
      </w:r>
    </w:p>
    <w:p w:rsidR="0042659C" w:rsidRDefault="0042659C" w:rsidP="0042659C">
      <w:r>
        <w:t>Director</w:t>
      </w:r>
    </w:p>
    <w:p w:rsidR="003531F0" w:rsidRDefault="003531F0" w:rsidP="0042659C"/>
    <w:p w:rsidR="003531F0" w:rsidRDefault="003531F0" w:rsidP="0042659C"/>
    <w:p w:rsidR="003531F0" w:rsidRDefault="003531F0" w:rsidP="0042659C"/>
    <w:p w:rsidR="003531F0" w:rsidRDefault="003531F0" w:rsidP="0042659C"/>
    <w:p w:rsidR="003531F0" w:rsidRDefault="003531F0" w:rsidP="0042659C"/>
    <w:p w:rsidR="003531F0" w:rsidRDefault="003531F0" w:rsidP="003531F0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3531F0" w:rsidRDefault="003531F0" w:rsidP="003531F0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3531F0" w:rsidRDefault="003531F0" w:rsidP="003531F0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3531F0" w:rsidRDefault="003531F0" w:rsidP="003531F0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3531F0" w:rsidRDefault="003531F0" w:rsidP="003531F0">
      <w:pPr>
        <w:rPr>
          <w:b/>
          <w:bCs/>
        </w:rPr>
      </w:pPr>
    </w:p>
    <w:p w:rsidR="003531F0" w:rsidRDefault="003531F0" w:rsidP="003531F0">
      <w:pPr>
        <w:pStyle w:val="Ttulo1"/>
      </w:pPr>
    </w:p>
    <w:p w:rsidR="003531F0" w:rsidRDefault="003531F0" w:rsidP="003531F0">
      <w:pPr>
        <w:pStyle w:val="Ttulo1"/>
      </w:pPr>
      <w:r>
        <w:t>ORDEN DE TRABAJO  N °      07378</w:t>
      </w:r>
    </w:p>
    <w:p w:rsidR="003531F0" w:rsidRDefault="003531F0" w:rsidP="003531F0"/>
    <w:p w:rsidR="003531F0" w:rsidRDefault="003531F0" w:rsidP="003531F0">
      <w:r>
        <w:t>FECHA:</w:t>
      </w:r>
      <w:r>
        <w:tab/>
        <w:t>Medellín,   Octubre 15   de   2010</w:t>
      </w:r>
    </w:p>
    <w:p w:rsidR="003531F0" w:rsidRDefault="003531F0" w:rsidP="003531F0">
      <w:r>
        <w:t>PARA:</w:t>
      </w:r>
      <w:r>
        <w:tab/>
      </w:r>
      <w:r>
        <w:tab/>
        <w:t>PLÁSTICOS DARMA</w:t>
      </w:r>
    </w:p>
    <w:p w:rsidR="003531F0" w:rsidRDefault="003531F0" w:rsidP="003531F0">
      <w:r>
        <w:t>ATENCIÓN:</w:t>
      </w:r>
      <w:r>
        <w:tab/>
        <w:t>Sr. Darío Jaramillo</w:t>
      </w:r>
    </w:p>
    <w:p w:rsidR="003531F0" w:rsidRDefault="003531F0" w:rsidP="003531F0">
      <w:r>
        <w:tab/>
      </w:r>
      <w:r>
        <w:tab/>
        <w:t>Gerente.</w:t>
      </w:r>
    </w:p>
    <w:p w:rsidR="003531F0" w:rsidRDefault="003531F0" w:rsidP="003531F0"/>
    <w:p w:rsidR="003531F0" w:rsidRDefault="003531F0" w:rsidP="003531F0">
      <w:r>
        <w:t>Apreciado Don Darío:</w:t>
      </w:r>
    </w:p>
    <w:p w:rsidR="003531F0" w:rsidRDefault="003531F0" w:rsidP="003531F0"/>
    <w:p w:rsidR="003531F0" w:rsidRDefault="003531F0" w:rsidP="003531F0">
      <w:r>
        <w:t>Con la presente estamos solicitando el siguiente servicio de  IMPRESIÓN :</w:t>
      </w:r>
    </w:p>
    <w:p w:rsidR="003531F0" w:rsidRDefault="003531F0" w:rsidP="003531F0"/>
    <w:p w:rsidR="003531F0" w:rsidRDefault="003531F0" w:rsidP="003531F0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3531F0" w:rsidRDefault="003531F0" w:rsidP="003531F0">
      <w:r>
        <w:t xml:space="preserve">MATERIAL   :           Polipropileno  SemiTubular   de  </w:t>
      </w:r>
      <w:r w:rsidRPr="002720AA">
        <w:rPr>
          <w:b/>
        </w:rPr>
        <w:t>20 + 4</w:t>
      </w:r>
      <w:r>
        <w:t xml:space="preserve">     cms</w:t>
      </w:r>
    </w:p>
    <w:p w:rsidR="003531F0" w:rsidRDefault="003531F0" w:rsidP="003531F0">
      <w:r>
        <w:t>CLIBRE      :               1.5  ”</w:t>
      </w:r>
    </w:p>
    <w:p w:rsidR="003531F0" w:rsidRPr="00AD5DCF" w:rsidRDefault="003531F0" w:rsidP="003531F0">
      <w:pPr>
        <w:rPr>
          <w:b/>
        </w:rPr>
      </w:pPr>
      <w:r>
        <w:t>REFERENCIA:</w:t>
      </w:r>
      <w:r>
        <w:tab/>
      </w:r>
      <w:r>
        <w:rPr>
          <w:b/>
        </w:rPr>
        <w:t>CARMEL  INTERIOR  GRANDE</w:t>
      </w:r>
    </w:p>
    <w:p w:rsidR="003531F0" w:rsidRDefault="00F96463" w:rsidP="003531F0">
      <w:r>
        <w:t>CANTIDAD    :          120</w:t>
      </w:r>
      <w:r w:rsidR="003531F0">
        <w:t xml:space="preserve">    Kg</w:t>
      </w:r>
    </w:p>
    <w:p w:rsidR="003531F0" w:rsidRDefault="003531F0" w:rsidP="003531F0">
      <w:r>
        <w:t>COLORES:</w:t>
      </w:r>
      <w:r>
        <w:tab/>
      </w:r>
      <w:r>
        <w:tab/>
        <w:t>1 ( Según  arte )</w:t>
      </w:r>
    </w:p>
    <w:p w:rsidR="003531F0" w:rsidRDefault="003531F0" w:rsidP="003531F0">
      <w:r>
        <w:t>CARAS:</w:t>
      </w:r>
      <w:r>
        <w:tab/>
      </w:r>
      <w:r>
        <w:tab/>
        <w:t xml:space="preserve">1  </w:t>
      </w:r>
    </w:p>
    <w:p w:rsidR="003531F0" w:rsidRDefault="003531F0" w:rsidP="003531F0">
      <w:r>
        <w:t>REPETICIÓN:</w:t>
      </w:r>
      <w:r>
        <w:tab/>
        <w:t>18</w:t>
      </w:r>
    </w:p>
    <w:p w:rsidR="003531F0" w:rsidRPr="007E24E2" w:rsidRDefault="003531F0" w:rsidP="003531F0">
      <w:pPr>
        <w:rPr>
          <w:b/>
        </w:rPr>
      </w:pPr>
      <w:r>
        <w:t>RODILLO:</w:t>
      </w:r>
      <w:r>
        <w:tab/>
      </w:r>
      <w:r>
        <w:tab/>
      </w:r>
      <w:r w:rsidRPr="007E24E2">
        <w:rPr>
          <w:b/>
        </w:rPr>
        <w:t>37</w:t>
      </w:r>
    </w:p>
    <w:p w:rsidR="003531F0" w:rsidRDefault="003531F0" w:rsidP="003531F0">
      <w:r>
        <w:t>BOLSA:</w:t>
      </w:r>
      <w:r>
        <w:tab/>
      </w:r>
      <w:r>
        <w:tab/>
        <w:t>18  X  20 + 4    cms de solapa  volada</w:t>
      </w:r>
    </w:p>
    <w:p w:rsidR="003531F0" w:rsidRDefault="003531F0" w:rsidP="003531F0">
      <w:r>
        <w:t>SELLADO:</w:t>
      </w:r>
      <w:r>
        <w:tab/>
      </w:r>
      <w:r>
        <w:tab/>
        <w:t>Para selle lateral.</w:t>
      </w:r>
    </w:p>
    <w:p w:rsidR="003531F0" w:rsidRDefault="003531F0" w:rsidP="003531F0"/>
    <w:p w:rsidR="003531F0" w:rsidRDefault="003531F0" w:rsidP="003531F0"/>
    <w:p w:rsidR="003531F0" w:rsidRDefault="003531F0" w:rsidP="003531F0">
      <w:r>
        <w:rPr>
          <w:b/>
          <w:bCs/>
          <w:u w:val="single"/>
        </w:rPr>
        <w:t>NOTA:</w:t>
      </w:r>
      <w:r>
        <w:t xml:space="preserve">  *   Los cyreles   se encuentran en  su  planta</w:t>
      </w:r>
    </w:p>
    <w:p w:rsidR="003531F0" w:rsidRDefault="003531F0" w:rsidP="003531F0">
      <w:pPr>
        <w:numPr>
          <w:ilvl w:val="0"/>
          <w:numId w:val="1"/>
        </w:numPr>
      </w:pPr>
      <w:r>
        <w:t>Se envían ARTE    para tonos y alturas</w:t>
      </w:r>
    </w:p>
    <w:p w:rsidR="003531F0" w:rsidRPr="00307118" w:rsidRDefault="003531F0" w:rsidP="003531F0">
      <w:pPr>
        <w:numPr>
          <w:ilvl w:val="0"/>
          <w:numId w:val="2"/>
        </w:numPr>
      </w:pPr>
      <w:r>
        <w:t xml:space="preserve">Se  envia el material de PP </w:t>
      </w:r>
      <w:r>
        <w:rPr>
          <w:b/>
        </w:rPr>
        <w:t xml:space="preserve">de  20 + 4 </w:t>
      </w:r>
      <w:r w:rsidRPr="00AD5DCF">
        <w:rPr>
          <w:b/>
        </w:rPr>
        <w:t xml:space="preserve">  cms</w:t>
      </w:r>
    </w:p>
    <w:p w:rsidR="003531F0" w:rsidRPr="00150D1A" w:rsidRDefault="003531F0" w:rsidP="003531F0">
      <w:pPr>
        <w:numPr>
          <w:ilvl w:val="0"/>
          <w:numId w:val="2"/>
        </w:numPr>
      </w:pPr>
      <w:r>
        <w:rPr>
          <w:b/>
        </w:rPr>
        <w:t>OJO  EL RODILLO ES  37</w:t>
      </w:r>
    </w:p>
    <w:p w:rsidR="003531F0" w:rsidRDefault="003531F0" w:rsidP="003531F0">
      <w:pPr>
        <w:ind w:left="885"/>
      </w:pPr>
    </w:p>
    <w:p w:rsidR="003531F0" w:rsidRDefault="003531F0" w:rsidP="003531F0">
      <w:pPr>
        <w:ind w:left="885"/>
      </w:pPr>
    </w:p>
    <w:p w:rsidR="003531F0" w:rsidRDefault="003531F0" w:rsidP="003531F0">
      <w:r>
        <w:t>Agradezco la atención y colaboración prestada.</w:t>
      </w:r>
    </w:p>
    <w:p w:rsidR="003531F0" w:rsidRDefault="003531F0" w:rsidP="003531F0"/>
    <w:p w:rsidR="003531F0" w:rsidRDefault="003531F0" w:rsidP="003531F0"/>
    <w:p w:rsidR="003531F0" w:rsidRDefault="003531F0" w:rsidP="003531F0">
      <w:r>
        <w:t>Cordialmente,</w:t>
      </w:r>
    </w:p>
    <w:p w:rsidR="003531F0" w:rsidRDefault="003531F0" w:rsidP="003531F0"/>
    <w:p w:rsidR="003531F0" w:rsidRDefault="003531F0" w:rsidP="003531F0"/>
    <w:p w:rsidR="003531F0" w:rsidRDefault="003531F0" w:rsidP="003531F0"/>
    <w:p w:rsidR="003531F0" w:rsidRDefault="003531F0" w:rsidP="003531F0">
      <w:r>
        <w:t>RICARDO CASAS ZAPATA</w:t>
      </w:r>
    </w:p>
    <w:p w:rsidR="003531F0" w:rsidRDefault="003531F0" w:rsidP="003531F0">
      <w:r>
        <w:t>Director.</w:t>
      </w:r>
    </w:p>
    <w:p w:rsidR="003531F0" w:rsidRDefault="003531F0" w:rsidP="0042659C">
      <w:pPr>
        <w:rPr>
          <w:b/>
        </w:rPr>
      </w:pPr>
    </w:p>
    <w:p w:rsidR="00F96463" w:rsidRDefault="00F96463" w:rsidP="0042659C">
      <w:pPr>
        <w:rPr>
          <w:b/>
        </w:rPr>
      </w:pPr>
    </w:p>
    <w:p w:rsidR="00F96463" w:rsidRDefault="00F96463" w:rsidP="0042659C">
      <w:pPr>
        <w:rPr>
          <w:b/>
        </w:rPr>
      </w:pPr>
    </w:p>
    <w:p w:rsidR="00F96463" w:rsidRDefault="00F96463" w:rsidP="0042659C">
      <w:pPr>
        <w:rPr>
          <w:b/>
        </w:rPr>
      </w:pPr>
    </w:p>
    <w:p w:rsidR="00F96463" w:rsidRDefault="00F96463" w:rsidP="0042659C">
      <w:pPr>
        <w:rPr>
          <w:b/>
        </w:rPr>
      </w:pPr>
    </w:p>
    <w:p w:rsidR="00F96463" w:rsidRDefault="00F96463" w:rsidP="0042659C">
      <w:pPr>
        <w:rPr>
          <w:b/>
        </w:rPr>
      </w:pPr>
    </w:p>
    <w:p w:rsidR="00F96463" w:rsidRDefault="00F96463" w:rsidP="00F96463">
      <w:pPr>
        <w:rPr>
          <w:b/>
        </w:rPr>
      </w:pPr>
    </w:p>
    <w:p w:rsidR="00F96463" w:rsidRDefault="00F96463" w:rsidP="00F96463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F96463" w:rsidRDefault="00F96463" w:rsidP="00F96463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F96463" w:rsidRDefault="00F96463" w:rsidP="00F96463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F96463" w:rsidRDefault="00F96463" w:rsidP="00F96463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F96463" w:rsidRDefault="00F96463" w:rsidP="00F96463">
      <w:pPr>
        <w:rPr>
          <w:b/>
          <w:bCs/>
        </w:rPr>
      </w:pPr>
    </w:p>
    <w:p w:rsidR="00F96463" w:rsidRDefault="00F96463" w:rsidP="00F96463">
      <w:pPr>
        <w:pStyle w:val="Ttulo1"/>
      </w:pPr>
    </w:p>
    <w:p w:rsidR="00F96463" w:rsidRDefault="00F96463" w:rsidP="00F96463">
      <w:pPr>
        <w:pStyle w:val="Ttulo1"/>
      </w:pPr>
      <w:r>
        <w:t>ORDEN DE TRABAJO  N °      07379</w:t>
      </w:r>
    </w:p>
    <w:p w:rsidR="00F96463" w:rsidRDefault="00F96463" w:rsidP="00F96463"/>
    <w:p w:rsidR="00F96463" w:rsidRDefault="00F96463" w:rsidP="00F96463">
      <w:r>
        <w:t>FECHA:</w:t>
      </w:r>
      <w:r>
        <w:tab/>
        <w:t>Medellín, Octubre 15   de   2010</w:t>
      </w:r>
    </w:p>
    <w:p w:rsidR="00F96463" w:rsidRDefault="00F96463" w:rsidP="00F96463">
      <w:r>
        <w:t>PARA:</w:t>
      </w:r>
      <w:r>
        <w:tab/>
      </w:r>
      <w:r>
        <w:tab/>
        <w:t>PLÁSTICOS DARMA</w:t>
      </w:r>
    </w:p>
    <w:p w:rsidR="00F96463" w:rsidRDefault="00F96463" w:rsidP="00F96463">
      <w:r>
        <w:t>ATENCIÓN:</w:t>
      </w:r>
      <w:r>
        <w:tab/>
        <w:t>Sr. Darío Jaramillo</w:t>
      </w:r>
    </w:p>
    <w:p w:rsidR="00F96463" w:rsidRDefault="00F96463" w:rsidP="00F96463">
      <w:r>
        <w:tab/>
      </w:r>
      <w:r>
        <w:tab/>
        <w:t>Gerente.</w:t>
      </w:r>
    </w:p>
    <w:p w:rsidR="00F96463" w:rsidRDefault="00F96463" w:rsidP="00F96463"/>
    <w:p w:rsidR="00F96463" w:rsidRDefault="00F96463" w:rsidP="00F96463">
      <w:r>
        <w:t>Apreciado Don Darío:</w:t>
      </w:r>
    </w:p>
    <w:p w:rsidR="00F96463" w:rsidRDefault="00F96463" w:rsidP="00F96463"/>
    <w:p w:rsidR="00F96463" w:rsidRDefault="00F96463" w:rsidP="00F96463">
      <w:r>
        <w:t>Con la presente estamos solicitando el siguiente servicio de  IMPRESIÓN:</w:t>
      </w:r>
    </w:p>
    <w:p w:rsidR="00F96463" w:rsidRDefault="00F96463" w:rsidP="00F96463"/>
    <w:p w:rsidR="00F96463" w:rsidRDefault="00F96463" w:rsidP="00F96463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F96463" w:rsidRDefault="00F96463" w:rsidP="00F96463">
      <w:r>
        <w:t xml:space="preserve">MATERIAL   :           Polipropileno   Tubular   de   </w:t>
      </w:r>
      <w:r>
        <w:rPr>
          <w:b/>
        </w:rPr>
        <w:t>30</w:t>
      </w:r>
      <w:r>
        <w:t xml:space="preserve">    cms</w:t>
      </w:r>
    </w:p>
    <w:p w:rsidR="00F96463" w:rsidRDefault="00F96463" w:rsidP="00F96463">
      <w:r>
        <w:t>CALIBRE      :           1.5  ”</w:t>
      </w:r>
    </w:p>
    <w:p w:rsidR="00F96463" w:rsidRPr="00AD5DCF" w:rsidRDefault="00F96463" w:rsidP="00F96463">
      <w:pPr>
        <w:rPr>
          <w:b/>
        </w:rPr>
      </w:pPr>
      <w:r>
        <w:t>REFERENCIA:</w:t>
      </w:r>
      <w:r>
        <w:tab/>
      </w:r>
      <w:r>
        <w:rPr>
          <w:b/>
        </w:rPr>
        <w:t>TEENS</w:t>
      </w:r>
    </w:p>
    <w:p w:rsidR="00F96463" w:rsidRDefault="00F96463" w:rsidP="00F96463">
      <w:r>
        <w:t>CANTIDAD    :          362   Kg</w:t>
      </w:r>
    </w:p>
    <w:p w:rsidR="00F96463" w:rsidRDefault="00F96463" w:rsidP="00F96463">
      <w:r>
        <w:t>COLORES:</w:t>
      </w:r>
      <w:r>
        <w:tab/>
      </w:r>
      <w:r>
        <w:tab/>
        <w:t>1 ( Según  arte )</w:t>
      </w:r>
    </w:p>
    <w:p w:rsidR="00F96463" w:rsidRDefault="00F96463" w:rsidP="00F96463">
      <w:r>
        <w:t>CARAS:</w:t>
      </w:r>
      <w:r>
        <w:tab/>
      </w:r>
      <w:r>
        <w:tab/>
        <w:t xml:space="preserve">1  </w:t>
      </w:r>
    </w:p>
    <w:p w:rsidR="00F96463" w:rsidRDefault="00F96463" w:rsidP="00F96463">
      <w:r>
        <w:t>REPETICIÓN:</w:t>
      </w:r>
      <w:r>
        <w:tab/>
        <w:t>24.5</w:t>
      </w:r>
    </w:p>
    <w:p w:rsidR="00F96463" w:rsidRPr="007E24E2" w:rsidRDefault="00F96463" w:rsidP="00F96463">
      <w:pPr>
        <w:rPr>
          <w:b/>
        </w:rPr>
      </w:pPr>
      <w:r>
        <w:t>RODILLO:</w:t>
      </w:r>
      <w:r>
        <w:tab/>
      </w:r>
      <w:r>
        <w:tab/>
      </w:r>
      <w:r>
        <w:rPr>
          <w:b/>
        </w:rPr>
        <w:t>25</w:t>
      </w:r>
    </w:p>
    <w:p w:rsidR="00F96463" w:rsidRDefault="00F96463" w:rsidP="00F96463">
      <w:r>
        <w:t>BOLSA:</w:t>
      </w:r>
      <w:r>
        <w:tab/>
      </w:r>
      <w:r>
        <w:tab/>
        <w:t>24.5  X  28 + 5    cms   de  Solapa Interna.</w:t>
      </w:r>
    </w:p>
    <w:p w:rsidR="00F96463" w:rsidRDefault="00F96463" w:rsidP="00F96463">
      <w:r>
        <w:t>SELLADO:</w:t>
      </w:r>
      <w:r>
        <w:tab/>
      </w:r>
      <w:r>
        <w:tab/>
        <w:t>Para selle lateral.</w:t>
      </w:r>
    </w:p>
    <w:p w:rsidR="00F96463" w:rsidRDefault="00F96463" w:rsidP="00F96463"/>
    <w:p w:rsidR="00F96463" w:rsidRDefault="00F96463" w:rsidP="00F96463"/>
    <w:p w:rsidR="00F96463" w:rsidRDefault="00F96463" w:rsidP="00F96463">
      <w:r>
        <w:rPr>
          <w:b/>
          <w:bCs/>
          <w:u w:val="single"/>
        </w:rPr>
        <w:t>NOTA:</w:t>
      </w:r>
      <w:r>
        <w:t xml:space="preserve">  *   Los cyreles   se  encuentran en su planta.</w:t>
      </w:r>
    </w:p>
    <w:p w:rsidR="00F96463" w:rsidRDefault="00F96463" w:rsidP="00F96463">
      <w:pPr>
        <w:numPr>
          <w:ilvl w:val="0"/>
          <w:numId w:val="1"/>
        </w:numPr>
      </w:pPr>
      <w:r>
        <w:t>Se envían ARTE    para tonos y alturas</w:t>
      </w:r>
    </w:p>
    <w:p w:rsidR="00F96463" w:rsidRPr="00146E99" w:rsidRDefault="00F96463" w:rsidP="00F96463">
      <w:pPr>
        <w:numPr>
          <w:ilvl w:val="0"/>
          <w:numId w:val="2"/>
        </w:numPr>
      </w:pPr>
      <w:r>
        <w:t xml:space="preserve">Se  envía el material de PP </w:t>
      </w:r>
      <w:r>
        <w:rPr>
          <w:b/>
        </w:rPr>
        <w:t xml:space="preserve">de  30 </w:t>
      </w:r>
      <w:r w:rsidRPr="00AD5DCF">
        <w:rPr>
          <w:b/>
        </w:rPr>
        <w:t xml:space="preserve">  cms</w:t>
      </w:r>
    </w:p>
    <w:p w:rsidR="00F96463" w:rsidRPr="005574BF" w:rsidRDefault="00F96463" w:rsidP="00F96463">
      <w:pPr>
        <w:numPr>
          <w:ilvl w:val="0"/>
          <w:numId w:val="2"/>
        </w:numPr>
      </w:pPr>
      <w:r>
        <w:rPr>
          <w:b/>
        </w:rPr>
        <w:t>Colocar  guía para sellado</w:t>
      </w:r>
    </w:p>
    <w:p w:rsidR="00F96463" w:rsidRPr="00150D1A" w:rsidRDefault="00F96463" w:rsidP="00F96463">
      <w:pPr>
        <w:ind w:left="1860"/>
      </w:pPr>
    </w:p>
    <w:p w:rsidR="00F96463" w:rsidRDefault="00F96463" w:rsidP="00F96463">
      <w:pPr>
        <w:ind w:left="885"/>
      </w:pPr>
    </w:p>
    <w:p w:rsidR="00F96463" w:rsidRDefault="00F96463" w:rsidP="00F96463">
      <w:pPr>
        <w:ind w:left="885"/>
      </w:pPr>
    </w:p>
    <w:p w:rsidR="00F96463" w:rsidRDefault="00F96463" w:rsidP="00F96463">
      <w:r>
        <w:t>Agradezco la atención y colaboración prestada.</w:t>
      </w:r>
    </w:p>
    <w:p w:rsidR="00F96463" w:rsidRDefault="00F96463" w:rsidP="00F96463"/>
    <w:p w:rsidR="00F96463" w:rsidRDefault="00F96463" w:rsidP="00F96463"/>
    <w:p w:rsidR="00F96463" w:rsidRDefault="00F96463" w:rsidP="00F96463">
      <w:r>
        <w:t>Cordialmente,</w:t>
      </w:r>
    </w:p>
    <w:p w:rsidR="00F96463" w:rsidRDefault="00F96463" w:rsidP="00F96463"/>
    <w:p w:rsidR="00F96463" w:rsidRDefault="00F96463" w:rsidP="00F96463"/>
    <w:p w:rsidR="00F96463" w:rsidRDefault="00F96463" w:rsidP="00F96463"/>
    <w:p w:rsidR="00F96463" w:rsidRDefault="00F96463" w:rsidP="00F96463">
      <w:r>
        <w:t>RICARDO CASAS ZAPATA</w:t>
      </w:r>
    </w:p>
    <w:p w:rsidR="00F96463" w:rsidRDefault="00F96463" w:rsidP="00F96463">
      <w:r>
        <w:t>Director</w:t>
      </w:r>
    </w:p>
    <w:p w:rsidR="00F96463" w:rsidRDefault="00F96463" w:rsidP="0042659C">
      <w:pPr>
        <w:rPr>
          <w:b/>
        </w:rPr>
      </w:pPr>
    </w:p>
    <w:p w:rsidR="00C31198" w:rsidRDefault="00C31198" w:rsidP="0042659C">
      <w:pPr>
        <w:rPr>
          <w:b/>
        </w:rPr>
      </w:pPr>
    </w:p>
    <w:p w:rsidR="00C31198" w:rsidRDefault="00C31198" w:rsidP="0042659C">
      <w:pPr>
        <w:rPr>
          <w:b/>
        </w:rPr>
      </w:pPr>
    </w:p>
    <w:p w:rsidR="00C31198" w:rsidRDefault="00C31198" w:rsidP="0042659C">
      <w:pPr>
        <w:rPr>
          <w:b/>
        </w:rPr>
      </w:pPr>
    </w:p>
    <w:p w:rsidR="00C31198" w:rsidRDefault="00C31198" w:rsidP="00C31198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C31198" w:rsidRDefault="00C31198" w:rsidP="00C31198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C31198" w:rsidRDefault="00C31198" w:rsidP="00C31198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C31198" w:rsidRDefault="00C31198" w:rsidP="00C31198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C31198" w:rsidRDefault="00C31198" w:rsidP="00C31198">
      <w:pPr>
        <w:rPr>
          <w:b/>
          <w:bCs/>
        </w:rPr>
      </w:pPr>
    </w:p>
    <w:p w:rsidR="00C31198" w:rsidRDefault="00C31198" w:rsidP="00C31198">
      <w:pPr>
        <w:pStyle w:val="Ttulo1"/>
      </w:pPr>
    </w:p>
    <w:p w:rsidR="00C31198" w:rsidRDefault="00C31198" w:rsidP="00C31198">
      <w:pPr>
        <w:pStyle w:val="Ttulo1"/>
      </w:pPr>
      <w:r>
        <w:t>ORDEN DE TRABAJO     N °      07242-2</w:t>
      </w:r>
    </w:p>
    <w:p w:rsidR="00C31198" w:rsidRDefault="00C31198" w:rsidP="00C31198"/>
    <w:p w:rsidR="00C31198" w:rsidRDefault="00C31198" w:rsidP="00C31198">
      <w:r>
        <w:t>FECHA:</w:t>
      </w:r>
      <w:r>
        <w:tab/>
        <w:t>Medellín, Octubre  19   de   2010</w:t>
      </w:r>
    </w:p>
    <w:p w:rsidR="00C31198" w:rsidRDefault="00C31198" w:rsidP="00C31198">
      <w:r>
        <w:t>PARA:</w:t>
      </w:r>
      <w:r>
        <w:tab/>
      </w:r>
      <w:r>
        <w:tab/>
        <w:t>PLÁSTICOS DARMA</w:t>
      </w:r>
    </w:p>
    <w:p w:rsidR="00C31198" w:rsidRDefault="00C31198" w:rsidP="00C31198">
      <w:r>
        <w:t>ATENCIÓN:</w:t>
      </w:r>
      <w:r>
        <w:tab/>
        <w:t>Sr. Darío Jaramillo</w:t>
      </w:r>
    </w:p>
    <w:p w:rsidR="00C31198" w:rsidRDefault="00C31198" w:rsidP="00C31198">
      <w:r>
        <w:tab/>
      </w:r>
      <w:r>
        <w:tab/>
        <w:t>Gerente.</w:t>
      </w:r>
    </w:p>
    <w:p w:rsidR="00C31198" w:rsidRDefault="00C31198" w:rsidP="00C31198"/>
    <w:p w:rsidR="00C31198" w:rsidRDefault="00C31198" w:rsidP="00C31198">
      <w:r>
        <w:t>Apreciado Don Darío:</w:t>
      </w:r>
    </w:p>
    <w:p w:rsidR="00C31198" w:rsidRDefault="00C31198" w:rsidP="00C31198"/>
    <w:p w:rsidR="00C31198" w:rsidRDefault="00C31198" w:rsidP="00C31198">
      <w:r>
        <w:t>Con la presente estamos solicitando el siguiente servicio de  IMPRESIÓN :</w:t>
      </w:r>
    </w:p>
    <w:p w:rsidR="00C31198" w:rsidRDefault="00C31198" w:rsidP="00C31198"/>
    <w:p w:rsidR="00C31198" w:rsidRDefault="00C31198" w:rsidP="00C31198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C31198" w:rsidRDefault="00C31198" w:rsidP="00C31198">
      <w:r>
        <w:t xml:space="preserve">MATERIAL   :           Polipropileno  Lamina  Mono  de  </w:t>
      </w:r>
      <w:r>
        <w:rPr>
          <w:b/>
        </w:rPr>
        <w:t>33</w:t>
      </w:r>
      <w:r w:rsidRPr="0080544B">
        <w:rPr>
          <w:b/>
        </w:rPr>
        <w:t xml:space="preserve">     cms</w:t>
      </w:r>
    </w:p>
    <w:p w:rsidR="00C31198" w:rsidRDefault="00C31198" w:rsidP="00C31198">
      <w:r>
        <w:t>CLIBRE      :               2.0   ”</w:t>
      </w:r>
    </w:p>
    <w:p w:rsidR="00C31198" w:rsidRPr="00AD5DCF" w:rsidRDefault="00C31198" w:rsidP="00C31198">
      <w:pPr>
        <w:rPr>
          <w:b/>
        </w:rPr>
      </w:pPr>
      <w:r>
        <w:t>REFERENCIA:</w:t>
      </w:r>
      <w:r>
        <w:tab/>
      </w:r>
      <w:r>
        <w:rPr>
          <w:b/>
        </w:rPr>
        <w:t xml:space="preserve">LA  VICTORIA   33   cm </w:t>
      </w:r>
    </w:p>
    <w:p w:rsidR="00C31198" w:rsidRDefault="00C31198" w:rsidP="00C31198">
      <w:r>
        <w:t>CANTIDAD    :          1.000    Kg</w:t>
      </w:r>
    </w:p>
    <w:p w:rsidR="00C31198" w:rsidRDefault="00C31198" w:rsidP="00C31198">
      <w:r>
        <w:t>COLORES:</w:t>
      </w:r>
      <w:r>
        <w:tab/>
      </w:r>
      <w:r>
        <w:tab/>
        <w:t>1    ( Según  arte )</w:t>
      </w:r>
    </w:p>
    <w:p w:rsidR="00C31198" w:rsidRDefault="00C31198" w:rsidP="00C31198">
      <w:r>
        <w:t>CARAS:</w:t>
      </w:r>
      <w:r>
        <w:tab/>
      </w:r>
      <w:r>
        <w:tab/>
        <w:t xml:space="preserve">1  </w:t>
      </w:r>
    </w:p>
    <w:p w:rsidR="00C31198" w:rsidRDefault="00C31198" w:rsidP="00C31198">
      <w:r>
        <w:t>REPETICIÓN:</w:t>
      </w:r>
      <w:r>
        <w:tab/>
        <w:t>Continua</w:t>
      </w:r>
    </w:p>
    <w:p w:rsidR="00C31198" w:rsidRDefault="00C31198" w:rsidP="00C31198">
      <w:r>
        <w:t>RODILLO:</w:t>
      </w:r>
      <w:r>
        <w:tab/>
      </w:r>
      <w:r>
        <w:tab/>
        <w:t>Según  Plano</w:t>
      </w:r>
    </w:p>
    <w:p w:rsidR="00C31198" w:rsidRDefault="00C31198" w:rsidP="00C31198">
      <w:r>
        <w:t>LAMINA:</w:t>
      </w:r>
      <w:r>
        <w:tab/>
      </w:r>
      <w:r>
        <w:tab/>
        <w:t>33    cms   Impresión  Continua.</w:t>
      </w:r>
    </w:p>
    <w:p w:rsidR="00C31198" w:rsidRDefault="00C31198" w:rsidP="00C31198"/>
    <w:p w:rsidR="00C31198" w:rsidRDefault="00C31198" w:rsidP="00C31198"/>
    <w:p w:rsidR="00C31198" w:rsidRDefault="00C31198" w:rsidP="00C31198">
      <w:r>
        <w:rPr>
          <w:b/>
          <w:bCs/>
          <w:u w:val="single"/>
        </w:rPr>
        <w:t>NOTA:</w:t>
      </w:r>
      <w:r>
        <w:t xml:space="preserve">  *   Los cyreles se encuentran en su  planta</w:t>
      </w:r>
    </w:p>
    <w:p w:rsidR="00C31198" w:rsidRDefault="00C31198" w:rsidP="00C31198">
      <w:pPr>
        <w:numPr>
          <w:ilvl w:val="0"/>
          <w:numId w:val="1"/>
        </w:numPr>
      </w:pPr>
      <w:r>
        <w:t>Se envían ARTE    para tonos y alturas</w:t>
      </w:r>
    </w:p>
    <w:p w:rsidR="00C31198" w:rsidRPr="00307118" w:rsidRDefault="00C31198" w:rsidP="00C31198">
      <w:pPr>
        <w:numPr>
          <w:ilvl w:val="0"/>
          <w:numId w:val="2"/>
        </w:numPr>
      </w:pPr>
      <w:r>
        <w:t xml:space="preserve">Se  envía el material de PP </w:t>
      </w:r>
      <w:r>
        <w:rPr>
          <w:b/>
        </w:rPr>
        <w:t xml:space="preserve">de  33 </w:t>
      </w:r>
      <w:r w:rsidRPr="00AD5DCF">
        <w:rPr>
          <w:b/>
        </w:rPr>
        <w:t xml:space="preserve">  cms</w:t>
      </w:r>
      <w:r>
        <w:rPr>
          <w:b/>
        </w:rPr>
        <w:t xml:space="preserve">   Lamina</w:t>
      </w:r>
    </w:p>
    <w:p w:rsidR="00C31198" w:rsidRPr="007A4344" w:rsidRDefault="00C31198" w:rsidP="00C31198">
      <w:pPr>
        <w:ind w:left="1500"/>
        <w:rPr>
          <w:sz w:val="28"/>
          <w:szCs w:val="28"/>
        </w:rPr>
      </w:pPr>
      <w:r>
        <w:rPr>
          <w:b/>
        </w:rPr>
        <w:t xml:space="preserve"> </w:t>
      </w:r>
      <w:r w:rsidRPr="007A4344">
        <w:rPr>
          <w:b/>
          <w:sz w:val="28"/>
          <w:szCs w:val="28"/>
        </w:rPr>
        <w:t>- Se  aprueba  impresión</w:t>
      </w:r>
    </w:p>
    <w:p w:rsidR="00C31198" w:rsidRDefault="00C31198" w:rsidP="00C31198">
      <w:pPr>
        <w:ind w:left="885"/>
      </w:pPr>
    </w:p>
    <w:p w:rsidR="00C31198" w:rsidRDefault="00C31198" w:rsidP="00C31198">
      <w:pPr>
        <w:ind w:left="885"/>
      </w:pPr>
    </w:p>
    <w:p w:rsidR="00C31198" w:rsidRDefault="00C31198" w:rsidP="00C31198">
      <w:r>
        <w:t>Agradezco la atención y colaboración prestada.</w:t>
      </w:r>
    </w:p>
    <w:p w:rsidR="00C31198" w:rsidRDefault="00C31198" w:rsidP="00C31198"/>
    <w:p w:rsidR="00C31198" w:rsidRDefault="00C31198" w:rsidP="00C31198"/>
    <w:p w:rsidR="00C31198" w:rsidRDefault="00C31198" w:rsidP="00C31198">
      <w:r>
        <w:t>Cordialmente,</w:t>
      </w:r>
    </w:p>
    <w:p w:rsidR="00C31198" w:rsidRDefault="00C31198" w:rsidP="00C31198"/>
    <w:p w:rsidR="00C31198" w:rsidRDefault="00C31198" w:rsidP="00C31198"/>
    <w:p w:rsidR="00C31198" w:rsidRDefault="00C31198" w:rsidP="00C31198"/>
    <w:p w:rsidR="00C31198" w:rsidRDefault="00C31198" w:rsidP="00C31198">
      <w:r>
        <w:t>RICARDO CASAS ZAPATA</w:t>
      </w:r>
    </w:p>
    <w:p w:rsidR="00C31198" w:rsidRDefault="00C31198" w:rsidP="00C31198">
      <w:r>
        <w:t>Director.</w:t>
      </w:r>
    </w:p>
    <w:p w:rsidR="00C31198" w:rsidRDefault="00C31198" w:rsidP="0042659C">
      <w:pPr>
        <w:rPr>
          <w:b/>
        </w:rPr>
      </w:pPr>
    </w:p>
    <w:p w:rsidR="00E534AB" w:rsidRDefault="00E534AB" w:rsidP="0042659C">
      <w:pPr>
        <w:rPr>
          <w:b/>
        </w:rPr>
      </w:pPr>
    </w:p>
    <w:p w:rsidR="00E534AB" w:rsidRDefault="00E534AB" w:rsidP="0042659C">
      <w:pPr>
        <w:rPr>
          <w:b/>
        </w:rPr>
      </w:pPr>
    </w:p>
    <w:p w:rsidR="00E534AB" w:rsidRDefault="00E534AB" w:rsidP="0042659C">
      <w:pPr>
        <w:rPr>
          <w:b/>
        </w:rPr>
      </w:pPr>
    </w:p>
    <w:p w:rsidR="00E534AB" w:rsidRDefault="00E534AB" w:rsidP="0042659C">
      <w:pPr>
        <w:rPr>
          <w:b/>
        </w:rPr>
      </w:pPr>
    </w:p>
    <w:p w:rsidR="00E534AB" w:rsidRDefault="00E534AB" w:rsidP="0042659C">
      <w:pPr>
        <w:rPr>
          <w:b/>
        </w:rPr>
      </w:pPr>
    </w:p>
    <w:p w:rsidR="00E534AB" w:rsidRDefault="00E534AB" w:rsidP="0042659C">
      <w:pPr>
        <w:rPr>
          <w:b/>
        </w:rPr>
      </w:pPr>
    </w:p>
    <w:p w:rsidR="00E534AB" w:rsidRDefault="00E534AB" w:rsidP="00E534AB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E534AB" w:rsidRDefault="00E534AB" w:rsidP="00E534AB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E534AB" w:rsidRDefault="00E534AB" w:rsidP="00E534AB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E534AB" w:rsidRDefault="00E534AB" w:rsidP="00E534AB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E534AB" w:rsidRDefault="00E534AB" w:rsidP="00E534AB">
      <w:pPr>
        <w:pStyle w:val="Ttulo1"/>
      </w:pPr>
    </w:p>
    <w:p w:rsidR="00E534AB" w:rsidRDefault="00E534AB" w:rsidP="00E534AB">
      <w:pPr>
        <w:pStyle w:val="Ttulo1"/>
      </w:pPr>
      <w:r>
        <w:t>OR</w:t>
      </w:r>
      <w:r w:rsidR="002C6360">
        <w:t>DEN DE TRABAJO     N°      07490</w:t>
      </w:r>
    </w:p>
    <w:p w:rsidR="00E534AB" w:rsidRDefault="00E534AB" w:rsidP="00E534AB"/>
    <w:p w:rsidR="00E534AB" w:rsidRDefault="002C6360" w:rsidP="00E534AB">
      <w:r>
        <w:t>FECHA:</w:t>
      </w:r>
      <w:r>
        <w:tab/>
        <w:t>Medellín, Octubre  22</w:t>
      </w:r>
      <w:r w:rsidR="00E534AB">
        <w:t xml:space="preserve">   de  2010</w:t>
      </w:r>
    </w:p>
    <w:p w:rsidR="00E534AB" w:rsidRDefault="00E534AB" w:rsidP="00E534AB">
      <w:r>
        <w:t>PARA:</w:t>
      </w:r>
      <w:r>
        <w:tab/>
      </w:r>
      <w:r>
        <w:tab/>
        <w:t>PLÁSTICOS DARMA</w:t>
      </w:r>
    </w:p>
    <w:p w:rsidR="00E534AB" w:rsidRDefault="00E534AB" w:rsidP="00E534AB">
      <w:r>
        <w:t>ATENCIÓN:</w:t>
      </w:r>
      <w:r>
        <w:tab/>
        <w:t>Sr. Darío Jaramillo</w:t>
      </w:r>
    </w:p>
    <w:p w:rsidR="00E534AB" w:rsidRDefault="00E534AB" w:rsidP="00E534AB">
      <w:r>
        <w:tab/>
      </w:r>
      <w:r>
        <w:tab/>
        <w:t>Gerente.</w:t>
      </w:r>
    </w:p>
    <w:p w:rsidR="00E534AB" w:rsidRDefault="00E534AB" w:rsidP="00E534AB"/>
    <w:p w:rsidR="00E534AB" w:rsidRDefault="00E534AB" w:rsidP="00E534AB">
      <w:r>
        <w:t>Apreciado Don Darío:</w:t>
      </w:r>
    </w:p>
    <w:p w:rsidR="00E534AB" w:rsidRDefault="00E534AB" w:rsidP="00E534AB"/>
    <w:p w:rsidR="00E534AB" w:rsidRDefault="00E534AB" w:rsidP="00E534AB">
      <w:r>
        <w:t>Con la presente estamos solicitando el siguiente Material   :</w:t>
      </w:r>
    </w:p>
    <w:p w:rsidR="00E534AB" w:rsidRDefault="00E534AB" w:rsidP="00E534AB"/>
    <w:p w:rsidR="00E534AB" w:rsidRDefault="00E534AB" w:rsidP="00E534AB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E534AB" w:rsidRDefault="00E534AB" w:rsidP="00E534AB">
      <w:pPr>
        <w:rPr>
          <w:b/>
          <w:bCs/>
          <w:u w:val="single"/>
        </w:rPr>
      </w:pPr>
    </w:p>
    <w:p w:rsidR="00E534AB" w:rsidRDefault="00E534AB" w:rsidP="00E534AB">
      <w:r>
        <w:t>MATERIAL:</w:t>
      </w:r>
      <w:r>
        <w:tab/>
      </w:r>
      <w:r>
        <w:tab/>
        <w:t>Polietileno Alta Densidad Pigmentado BLANCO Tubular.</w:t>
      </w:r>
    </w:p>
    <w:p w:rsidR="00E534AB" w:rsidRDefault="00E534AB" w:rsidP="00E534AB">
      <w:r>
        <w:t>MEDIDA:</w:t>
      </w:r>
      <w:r>
        <w:tab/>
      </w:r>
      <w:r>
        <w:tab/>
      </w:r>
      <w:r>
        <w:rPr>
          <w:b/>
        </w:rPr>
        <w:t>57</w:t>
      </w:r>
      <w:r w:rsidRPr="00657B35">
        <w:rPr>
          <w:b/>
        </w:rPr>
        <w:t xml:space="preserve">  Cms</w:t>
      </w:r>
      <w:r>
        <w:t>.</w:t>
      </w:r>
    </w:p>
    <w:p w:rsidR="00E534AB" w:rsidRPr="005660D5" w:rsidRDefault="00E534AB" w:rsidP="00E534AB">
      <w:pPr>
        <w:rPr>
          <w:b/>
          <w:bCs/>
        </w:rPr>
      </w:pPr>
      <w:r>
        <w:t>CALIBRE:</w:t>
      </w:r>
      <w:r>
        <w:tab/>
      </w:r>
      <w:r>
        <w:tab/>
        <w:t>1</w:t>
      </w:r>
      <w:r w:rsidRPr="005660D5">
        <w:rPr>
          <w:b/>
        </w:rPr>
        <w:t xml:space="preserve">.5 </w:t>
      </w:r>
      <w:r w:rsidRPr="005660D5">
        <w:rPr>
          <w:b/>
          <w:bCs/>
        </w:rPr>
        <w:t xml:space="preserve">  ”</w:t>
      </w:r>
    </w:p>
    <w:p w:rsidR="00E534AB" w:rsidRDefault="00E534AB" w:rsidP="00E534AB">
      <w:r>
        <w:t>COLOR:</w:t>
      </w:r>
      <w:r>
        <w:tab/>
      </w:r>
      <w:r>
        <w:tab/>
        <w:t xml:space="preserve">BLANCO  </w:t>
      </w:r>
    </w:p>
    <w:p w:rsidR="00E534AB" w:rsidRDefault="00E534AB" w:rsidP="00E534AB">
      <w:r>
        <w:t>TRATADO:</w:t>
      </w:r>
      <w:r>
        <w:tab/>
      </w:r>
      <w:r>
        <w:tab/>
        <w:t>2 Caras.</w:t>
      </w:r>
    </w:p>
    <w:p w:rsidR="00E534AB" w:rsidRDefault="00E534AB" w:rsidP="00E534AB">
      <w:r>
        <w:t>CANTIDAD:</w:t>
      </w:r>
      <w:r>
        <w:tab/>
      </w:r>
      <w:r>
        <w:tab/>
      </w:r>
      <w:r w:rsidR="0069672D">
        <w:rPr>
          <w:b/>
        </w:rPr>
        <w:t>270</w:t>
      </w:r>
      <w:r>
        <w:t xml:space="preserve">   Kg.</w:t>
      </w:r>
    </w:p>
    <w:p w:rsidR="00E534AB" w:rsidRDefault="00E534AB" w:rsidP="00E534AB">
      <w:r>
        <w:t>REFERENCIA:</w:t>
      </w:r>
      <w:r>
        <w:tab/>
      </w:r>
      <w:r>
        <w:rPr>
          <w:b/>
        </w:rPr>
        <w:t>FRANELAS   GRANDE</w:t>
      </w:r>
    </w:p>
    <w:p w:rsidR="00E534AB" w:rsidRDefault="00E534AB" w:rsidP="00E534AB">
      <w:r>
        <w:t>COLORES:</w:t>
      </w:r>
      <w:r>
        <w:tab/>
      </w:r>
      <w:r>
        <w:tab/>
        <w:t>1    (   Azul Rey  2935  C )</w:t>
      </w:r>
    </w:p>
    <w:p w:rsidR="00E534AB" w:rsidRDefault="00E534AB" w:rsidP="00E534AB">
      <w:r>
        <w:t>CARAS:</w:t>
      </w:r>
      <w:r>
        <w:tab/>
      </w:r>
      <w:r>
        <w:tab/>
        <w:t>2</w:t>
      </w:r>
    </w:p>
    <w:p w:rsidR="00E534AB" w:rsidRDefault="00E534AB" w:rsidP="00E534AB">
      <w:r>
        <w:t>REPETICIÓN:</w:t>
      </w:r>
      <w:r>
        <w:tab/>
        <w:t>40</w:t>
      </w:r>
    </w:p>
    <w:p w:rsidR="00E534AB" w:rsidRDefault="00E534AB" w:rsidP="00E534AB">
      <w:r>
        <w:t>RODILLO:</w:t>
      </w:r>
      <w:r>
        <w:tab/>
      </w:r>
      <w:r>
        <w:tab/>
        <w:t>40</w:t>
      </w:r>
    </w:p>
    <w:p w:rsidR="00E534AB" w:rsidRPr="003B158B" w:rsidRDefault="00E534AB" w:rsidP="00E534AB">
      <w:pPr>
        <w:rPr>
          <w:b/>
        </w:rPr>
      </w:pPr>
      <w:r>
        <w:t>BOLSA:</w:t>
      </w:r>
      <w:r>
        <w:tab/>
      </w:r>
      <w:r>
        <w:tab/>
      </w:r>
      <w:r>
        <w:rPr>
          <w:b/>
        </w:rPr>
        <w:t xml:space="preserve">40  x  50 + 7 </w:t>
      </w:r>
      <w:r w:rsidRPr="003B158B">
        <w:rPr>
          <w:b/>
        </w:rPr>
        <w:t xml:space="preserve">  cms</w:t>
      </w:r>
      <w:r>
        <w:rPr>
          <w:b/>
        </w:rPr>
        <w:t xml:space="preserve">  Troquel  Riñon</w:t>
      </w:r>
    </w:p>
    <w:p w:rsidR="00E534AB" w:rsidRDefault="00E534AB" w:rsidP="00E534AB">
      <w:r>
        <w:t>SELLADO:</w:t>
      </w:r>
      <w:r>
        <w:tab/>
      </w:r>
      <w:r>
        <w:tab/>
        <w:t>Lateral</w:t>
      </w:r>
    </w:p>
    <w:p w:rsidR="00E534AB" w:rsidRDefault="00E534AB" w:rsidP="00E534AB"/>
    <w:p w:rsidR="00E534AB" w:rsidRDefault="00E534AB" w:rsidP="00E534AB"/>
    <w:p w:rsidR="00E534AB" w:rsidRDefault="00E534AB" w:rsidP="00E534AB">
      <w:r>
        <w:rPr>
          <w:b/>
          <w:bCs/>
          <w:u w:val="single"/>
        </w:rPr>
        <w:t>NOTA:</w:t>
      </w:r>
      <w:r>
        <w:t xml:space="preserve">  * Lo</w:t>
      </w:r>
      <w:r w:rsidR="005664B9">
        <w:t>s cyreles   en su planta</w:t>
      </w:r>
    </w:p>
    <w:p w:rsidR="00E534AB" w:rsidRDefault="00E534AB" w:rsidP="00E534AB">
      <w:pPr>
        <w:numPr>
          <w:ilvl w:val="0"/>
          <w:numId w:val="1"/>
        </w:numPr>
      </w:pPr>
      <w:r>
        <w:t xml:space="preserve">Se envían muestra física  para tonos y  alturas </w:t>
      </w:r>
    </w:p>
    <w:p w:rsidR="00E534AB" w:rsidRDefault="00E534AB" w:rsidP="00E534AB">
      <w:pPr>
        <w:numPr>
          <w:ilvl w:val="0"/>
          <w:numId w:val="1"/>
        </w:numPr>
        <w:ind w:left="885"/>
      </w:pPr>
      <w:r>
        <w:t>SE  APRUEBA IMPRESION</w:t>
      </w:r>
    </w:p>
    <w:p w:rsidR="00E534AB" w:rsidRPr="00315AED" w:rsidRDefault="00E534AB" w:rsidP="00E534AB">
      <w:pPr>
        <w:ind w:left="1245"/>
      </w:pPr>
    </w:p>
    <w:p w:rsidR="00E534AB" w:rsidRDefault="00E534AB" w:rsidP="00E534AB">
      <w:pPr>
        <w:ind w:left="885"/>
      </w:pPr>
    </w:p>
    <w:p w:rsidR="00E534AB" w:rsidRPr="0098114D" w:rsidRDefault="00E534AB" w:rsidP="00E534AB">
      <w:pPr>
        <w:rPr>
          <w:b/>
          <w:u w:val="single"/>
        </w:rPr>
      </w:pPr>
    </w:p>
    <w:p w:rsidR="00E534AB" w:rsidRDefault="00E534AB" w:rsidP="00E534AB">
      <w:r>
        <w:t>Agradezco la atención y colaboración prestada.</w:t>
      </w:r>
    </w:p>
    <w:p w:rsidR="00E534AB" w:rsidRDefault="00E534AB" w:rsidP="00E534AB"/>
    <w:p w:rsidR="00E534AB" w:rsidRDefault="00E534AB" w:rsidP="00E534AB"/>
    <w:p w:rsidR="00E534AB" w:rsidRDefault="00E534AB" w:rsidP="00E534AB">
      <w:r>
        <w:t>Cordialmente,</w:t>
      </w:r>
    </w:p>
    <w:p w:rsidR="00E534AB" w:rsidRDefault="00E534AB" w:rsidP="00E534AB"/>
    <w:p w:rsidR="00E534AB" w:rsidRDefault="00E534AB" w:rsidP="00E534AB"/>
    <w:p w:rsidR="00E534AB" w:rsidRDefault="00E534AB" w:rsidP="00E534AB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E534AB" w:rsidRDefault="00E534AB" w:rsidP="00E534AB">
      <w:pPr>
        <w:tabs>
          <w:tab w:val="left" w:pos="1980"/>
        </w:tabs>
      </w:pPr>
      <w:r>
        <w:t>Director.</w:t>
      </w:r>
    </w:p>
    <w:p w:rsidR="00E534AB" w:rsidRDefault="00E534AB" w:rsidP="00E534AB"/>
    <w:p w:rsidR="00E534AB" w:rsidRDefault="00E534AB" w:rsidP="0042659C">
      <w:pPr>
        <w:rPr>
          <w:b/>
        </w:rPr>
      </w:pPr>
    </w:p>
    <w:p w:rsidR="00786485" w:rsidRDefault="00786485" w:rsidP="00786485">
      <w:pPr>
        <w:rPr>
          <w:b/>
          <w:bCs/>
          <w:sz w:val="20"/>
        </w:rPr>
      </w:pPr>
    </w:p>
    <w:p w:rsidR="00786485" w:rsidRDefault="00786485" w:rsidP="00786485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786485" w:rsidRDefault="00786485" w:rsidP="00786485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786485" w:rsidRDefault="00786485" w:rsidP="00786485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786485" w:rsidRDefault="00786485" w:rsidP="00786485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786485" w:rsidRDefault="00786485" w:rsidP="00786485"/>
    <w:p w:rsidR="00786485" w:rsidRDefault="00786485" w:rsidP="00786485">
      <w:pPr>
        <w:pStyle w:val="Ttulo1"/>
      </w:pPr>
      <w:r>
        <w:t>ORDEN DE TRABAJO   N°      07315</w:t>
      </w:r>
    </w:p>
    <w:p w:rsidR="00786485" w:rsidRDefault="00786485" w:rsidP="00786485"/>
    <w:p w:rsidR="00786485" w:rsidRDefault="00786485" w:rsidP="00786485">
      <w:r>
        <w:t>FECHA:</w:t>
      </w:r>
      <w:r>
        <w:tab/>
        <w:t>Medellín, octubre   22  de   2010</w:t>
      </w:r>
    </w:p>
    <w:p w:rsidR="00786485" w:rsidRDefault="00786485" w:rsidP="00786485">
      <w:r>
        <w:t>PARA:</w:t>
      </w:r>
      <w:r>
        <w:tab/>
      </w:r>
      <w:r>
        <w:tab/>
        <w:t>PLÁSTICOS   DARMA</w:t>
      </w:r>
    </w:p>
    <w:p w:rsidR="00786485" w:rsidRDefault="00786485" w:rsidP="00786485">
      <w:r>
        <w:t>ATENCIÓN:</w:t>
      </w:r>
      <w:r>
        <w:tab/>
        <w:t>Sr. DARIO JARAMILLO</w:t>
      </w:r>
    </w:p>
    <w:p w:rsidR="00786485" w:rsidRDefault="00786485" w:rsidP="00786485"/>
    <w:p w:rsidR="00786485" w:rsidRDefault="00786485" w:rsidP="00786485">
      <w:r>
        <w:t>Apreciado Dn DARIO:</w:t>
      </w:r>
    </w:p>
    <w:p w:rsidR="00786485" w:rsidRDefault="00786485" w:rsidP="00786485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786485" w:rsidRDefault="00786485" w:rsidP="00786485"/>
    <w:p w:rsidR="00786485" w:rsidRDefault="00786485" w:rsidP="00786485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786485" w:rsidRDefault="00786485" w:rsidP="00786485"/>
    <w:p w:rsidR="00786485" w:rsidRDefault="00786485" w:rsidP="00786485">
      <w:r>
        <w:t>MATERIAL :</w:t>
      </w:r>
      <w:r>
        <w:tab/>
      </w:r>
      <w:r>
        <w:tab/>
        <w:t>Polietileno de Baja  densidad   Blanco  Tubular</w:t>
      </w:r>
    </w:p>
    <w:p w:rsidR="00786485" w:rsidRDefault="00786485" w:rsidP="00786485">
      <w:r>
        <w:t>MEDIDA:</w:t>
      </w:r>
      <w:r>
        <w:tab/>
      </w:r>
      <w:r>
        <w:tab/>
      </w:r>
      <w:r w:rsidRPr="008D3CB8">
        <w:rPr>
          <w:b/>
        </w:rPr>
        <w:t>30</w:t>
      </w:r>
      <w:r>
        <w:t xml:space="preserve">   cms   </w:t>
      </w:r>
    </w:p>
    <w:p w:rsidR="00786485" w:rsidRDefault="00786485" w:rsidP="00786485">
      <w:r>
        <w:t>CALIBRE :</w:t>
      </w:r>
      <w:r>
        <w:tab/>
      </w:r>
      <w:r>
        <w:tab/>
      </w:r>
      <w:r w:rsidRPr="008D3CB8">
        <w:rPr>
          <w:b/>
        </w:rPr>
        <w:t>4.8</w:t>
      </w:r>
      <w:r>
        <w:t xml:space="preserve">   “</w:t>
      </w:r>
    </w:p>
    <w:p w:rsidR="00786485" w:rsidRDefault="00786485" w:rsidP="00786485">
      <w:r>
        <w:t>COLOR :</w:t>
      </w:r>
      <w:r>
        <w:tab/>
      </w:r>
      <w:r>
        <w:tab/>
        <w:t>Blanco</w:t>
      </w:r>
    </w:p>
    <w:p w:rsidR="00786485" w:rsidRPr="0007721A" w:rsidRDefault="00786485" w:rsidP="00786485">
      <w:r>
        <w:t xml:space="preserve">TRATADO : </w:t>
      </w:r>
      <w:r>
        <w:tab/>
      </w:r>
      <w:r>
        <w:tab/>
        <w:t>1  cara</w:t>
      </w:r>
    </w:p>
    <w:p w:rsidR="00786485" w:rsidRDefault="00786485" w:rsidP="00786485">
      <w:r>
        <w:t xml:space="preserve">CANTIDAD : </w:t>
      </w:r>
      <w:r>
        <w:tab/>
      </w:r>
      <w:r w:rsidRPr="00786485">
        <w:rPr>
          <w:b/>
        </w:rPr>
        <w:t>14</w:t>
      </w:r>
      <w:r w:rsidRPr="001C4A3E">
        <w:rPr>
          <w:b/>
        </w:rPr>
        <w:t>0</w:t>
      </w:r>
      <w:r>
        <w:t xml:space="preserve">    kg</w:t>
      </w:r>
    </w:p>
    <w:p w:rsidR="00786485" w:rsidRDefault="00786485" w:rsidP="00786485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>2 ( Según muestra  )  ( Azul – Azul )</w:t>
      </w:r>
    </w:p>
    <w:p w:rsidR="00786485" w:rsidRDefault="00786485" w:rsidP="00786485">
      <w:r>
        <w:t xml:space="preserve">CARAS : </w:t>
      </w:r>
      <w:r>
        <w:tab/>
      </w:r>
      <w:r>
        <w:tab/>
        <w:t>2  ( 2  x  1  )</w:t>
      </w:r>
    </w:p>
    <w:p w:rsidR="00786485" w:rsidRDefault="00786485" w:rsidP="00786485">
      <w:r>
        <w:t xml:space="preserve">REPETICIÓN : </w:t>
      </w:r>
      <w:r>
        <w:tab/>
        <w:t>40   cms</w:t>
      </w:r>
    </w:p>
    <w:p w:rsidR="00786485" w:rsidRDefault="00786485" w:rsidP="00786485">
      <w:r>
        <w:t>RODILLO :</w:t>
      </w:r>
      <w:r>
        <w:tab/>
      </w:r>
      <w:r>
        <w:tab/>
        <w:t>40</w:t>
      </w:r>
    </w:p>
    <w:p w:rsidR="00786485" w:rsidRDefault="00786485" w:rsidP="00786485">
      <w:r>
        <w:t>BOLSA  :</w:t>
      </w:r>
      <w:r>
        <w:tab/>
      </w:r>
      <w:r>
        <w:tab/>
      </w:r>
      <w:r w:rsidRPr="00336CAC">
        <w:rPr>
          <w:b/>
        </w:rPr>
        <w:t>30  x  40   cm</w:t>
      </w:r>
      <w:r>
        <w:t xml:space="preserve">    </w:t>
      </w:r>
    </w:p>
    <w:p w:rsidR="00786485" w:rsidRDefault="00786485" w:rsidP="00786485">
      <w:r>
        <w:t>SELLADO .</w:t>
      </w:r>
      <w:r>
        <w:tab/>
      </w:r>
      <w:r>
        <w:tab/>
        <w:t xml:space="preserve">Fondo  Tipo  Servo </w:t>
      </w:r>
    </w:p>
    <w:p w:rsidR="00786485" w:rsidRDefault="00786485" w:rsidP="00786485">
      <w:r>
        <w:t>REFERENCIA :</w:t>
      </w:r>
      <w:r>
        <w:tab/>
      </w:r>
      <w:r w:rsidRPr="00F553FA">
        <w:rPr>
          <w:b/>
        </w:rPr>
        <w:t>TECNAS   5  KILOS</w:t>
      </w:r>
    </w:p>
    <w:p w:rsidR="00786485" w:rsidRDefault="00786485" w:rsidP="00786485"/>
    <w:p w:rsidR="00786485" w:rsidRDefault="00786485" w:rsidP="00786485"/>
    <w:p w:rsidR="00786485" w:rsidRDefault="00786485" w:rsidP="00786485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 w:rsidRPr="00F553FA">
        <w:rPr>
          <w:bCs/>
        </w:rPr>
        <w:t>Cyreles en su planta</w:t>
      </w:r>
      <w:r>
        <w:rPr>
          <w:b/>
          <w:bCs/>
        </w:rPr>
        <w:t>.</w:t>
      </w:r>
    </w:p>
    <w:p w:rsidR="00786485" w:rsidRDefault="00786485" w:rsidP="00786485">
      <w:r>
        <w:t xml:space="preserve">                   -   Anexo muestra física para   alturas y Tonos.</w:t>
      </w:r>
    </w:p>
    <w:p w:rsidR="00786485" w:rsidRDefault="00786485" w:rsidP="00786485">
      <w:r>
        <w:tab/>
        <w:t xml:space="preserve">        -  No colocar pie de Imprenta.</w:t>
      </w:r>
    </w:p>
    <w:p w:rsidR="00786485" w:rsidRDefault="00786485" w:rsidP="00786485">
      <w:pPr>
        <w:rPr>
          <w:b/>
          <w:u w:val="single"/>
        </w:rPr>
      </w:pPr>
      <w:r>
        <w:tab/>
        <w:t xml:space="preserve">        </w:t>
      </w:r>
      <w:r w:rsidRPr="00F553FA">
        <w:rPr>
          <w:b/>
        </w:rPr>
        <w:t xml:space="preserve">-   </w:t>
      </w:r>
      <w:r w:rsidRPr="00F553FA">
        <w:rPr>
          <w:b/>
          <w:u w:val="single"/>
        </w:rPr>
        <w:t>Utilizar tinta especial</w:t>
      </w:r>
      <w:r>
        <w:rPr>
          <w:b/>
          <w:u w:val="single"/>
        </w:rPr>
        <w:t xml:space="preserve">    </w:t>
      </w:r>
    </w:p>
    <w:p w:rsidR="00786485" w:rsidRDefault="00786485" w:rsidP="00786485">
      <w:pPr>
        <w:rPr>
          <w:b/>
        </w:rPr>
      </w:pP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786485" w:rsidRPr="0066704D" w:rsidRDefault="00786485" w:rsidP="00786485">
      <w:pPr>
        <w:rPr>
          <w:b/>
          <w:u w:val="single"/>
        </w:rPr>
      </w:pPr>
      <w:r>
        <w:rPr>
          <w:b/>
        </w:rPr>
        <w:tab/>
        <w:t xml:space="preserve">        -  EL MATERIAL LO ENVIA  P.U .</w:t>
      </w:r>
    </w:p>
    <w:p w:rsidR="00786485" w:rsidRPr="0066704D" w:rsidRDefault="00786485" w:rsidP="00786485">
      <w:pPr>
        <w:rPr>
          <w:b/>
        </w:rPr>
      </w:pPr>
    </w:p>
    <w:p w:rsidR="00786485" w:rsidRDefault="00786485" w:rsidP="00786485">
      <w:r>
        <w:tab/>
      </w:r>
      <w:r>
        <w:tab/>
      </w:r>
    </w:p>
    <w:p w:rsidR="00786485" w:rsidRDefault="00786485" w:rsidP="00786485">
      <w:r>
        <w:t>Agradezco la atención y colaboración prestada.</w:t>
      </w:r>
    </w:p>
    <w:p w:rsidR="00786485" w:rsidRDefault="00786485" w:rsidP="00786485"/>
    <w:p w:rsidR="00786485" w:rsidRDefault="00786485" w:rsidP="00786485"/>
    <w:p w:rsidR="00786485" w:rsidRDefault="00786485" w:rsidP="00786485"/>
    <w:p w:rsidR="00786485" w:rsidRDefault="00786485" w:rsidP="00786485">
      <w:r>
        <w:t>Cordialmente</w:t>
      </w:r>
    </w:p>
    <w:p w:rsidR="00786485" w:rsidRDefault="00786485" w:rsidP="00786485"/>
    <w:p w:rsidR="00786485" w:rsidRDefault="00786485" w:rsidP="00786485"/>
    <w:p w:rsidR="00786485" w:rsidRDefault="00786485" w:rsidP="00786485">
      <w:r>
        <w:t>RICARDO CASAS ZAPATA</w:t>
      </w:r>
    </w:p>
    <w:p w:rsidR="00786485" w:rsidRDefault="00786485" w:rsidP="00786485">
      <w:r>
        <w:t>Director.</w:t>
      </w:r>
    </w:p>
    <w:p w:rsidR="00786485" w:rsidRDefault="00786485" w:rsidP="0042659C">
      <w:pPr>
        <w:rPr>
          <w:b/>
        </w:rPr>
      </w:pPr>
    </w:p>
    <w:p w:rsidR="00302B24" w:rsidRDefault="00302B24" w:rsidP="0042659C">
      <w:pPr>
        <w:rPr>
          <w:b/>
        </w:rPr>
      </w:pPr>
    </w:p>
    <w:p w:rsidR="00302B24" w:rsidRDefault="00302B24" w:rsidP="0042659C">
      <w:pPr>
        <w:rPr>
          <w:b/>
        </w:rPr>
      </w:pPr>
    </w:p>
    <w:p w:rsidR="00302B24" w:rsidRDefault="00302B24" w:rsidP="00302B24">
      <w:pPr>
        <w:rPr>
          <w:b/>
        </w:rPr>
      </w:pPr>
    </w:p>
    <w:p w:rsidR="00302B24" w:rsidRDefault="00302B24" w:rsidP="00302B24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302B24" w:rsidRDefault="00302B24" w:rsidP="00302B24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302B24" w:rsidRDefault="00302B24" w:rsidP="00302B24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302B24" w:rsidRDefault="00302B24" w:rsidP="00302B24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302B24" w:rsidRDefault="00302B24" w:rsidP="00302B24">
      <w:pPr>
        <w:pStyle w:val="Ttulo1"/>
      </w:pPr>
    </w:p>
    <w:p w:rsidR="00302B24" w:rsidRDefault="00302B24" w:rsidP="00302B24">
      <w:pPr>
        <w:pStyle w:val="Ttulo1"/>
      </w:pPr>
      <w:r>
        <w:t>ORDEN DE TRABAJO     N°      07489</w:t>
      </w:r>
    </w:p>
    <w:p w:rsidR="00302B24" w:rsidRDefault="00302B24" w:rsidP="00302B24"/>
    <w:p w:rsidR="00302B24" w:rsidRDefault="00302B24" w:rsidP="00302B24">
      <w:r>
        <w:t>FECHA:</w:t>
      </w:r>
      <w:r>
        <w:tab/>
        <w:t>Medellín, Octubre     22    de  2010</w:t>
      </w:r>
    </w:p>
    <w:p w:rsidR="00302B24" w:rsidRDefault="00302B24" w:rsidP="00302B24">
      <w:r>
        <w:t>PARA:</w:t>
      </w:r>
      <w:r>
        <w:tab/>
      </w:r>
      <w:r>
        <w:tab/>
        <w:t>PLÁSTICOS DARMA</w:t>
      </w:r>
    </w:p>
    <w:p w:rsidR="00302B24" w:rsidRDefault="00302B24" w:rsidP="00302B24">
      <w:r>
        <w:t>ATENCIÓN:</w:t>
      </w:r>
      <w:r>
        <w:tab/>
        <w:t>Sr. Darío Jaramillo</w:t>
      </w:r>
    </w:p>
    <w:p w:rsidR="00302B24" w:rsidRDefault="00302B24" w:rsidP="00302B24">
      <w:r>
        <w:tab/>
      </w:r>
      <w:r>
        <w:tab/>
        <w:t>Gerente.</w:t>
      </w:r>
    </w:p>
    <w:p w:rsidR="00302B24" w:rsidRDefault="00302B24" w:rsidP="00302B24"/>
    <w:p w:rsidR="00302B24" w:rsidRDefault="00302B24" w:rsidP="00302B24">
      <w:r>
        <w:t>Apreciado Don Darío:</w:t>
      </w:r>
    </w:p>
    <w:p w:rsidR="00302B24" w:rsidRDefault="00302B24" w:rsidP="00302B24"/>
    <w:p w:rsidR="00302B24" w:rsidRDefault="00302B24" w:rsidP="00302B24">
      <w:r>
        <w:t>Con la presente estamos solicitando el siguiente Material   :</w:t>
      </w:r>
    </w:p>
    <w:p w:rsidR="00302B24" w:rsidRDefault="00302B24" w:rsidP="00302B24"/>
    <w:p w:rsidR="00302B24" w:rsidRDefault="00302B24" w:rsidP="00302B24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302B24" w:rsidRDefault="00302B24" w:rsidP="00302B24">
      <w:pPr>
        <w:rPr>
          <w:b/>
          <w:bCs/>
          <w:u w:val="single"/>
        </w:rPr>
      </w:pPr>
    </w:p>
    <w:p w:rsidR="00302B24" w:rsidRDefault="00302B24" w:rsidP="00302B24">
      <w:r>
        <w:t>MATERIAL:</w:t>
      </w:r>
      <w:r>
        <w:tab/>
      </w:r>
      <w:r>
        <w:tab/>
        <w:t>Polietileno Alta Densidad Pigmentado BLANCO Tubular.</w:t>
      </w:r>
    </w:p>
    <w:p w:rsidR="00302B24" w:rsidRDefault="00302B24" w:rsidP="00302B24">
      <w:r>
        <w:t>MEDIDA:</w:t>
      </w:r>
      <w:r>
        <w:tab/>
      </w:r>
      <w:r>
        <w:tab/>
      </w:r>
      <w:r>
        <w:rPr>
          <w:b/>
        </w:rPr>
        <w:t>47</w:t>
      </w:r>
      <w:r w:rsidRPr="00657B35">
        <w:rPr>
          <w:b/>
        </w:rPr>
        <w:t xml:space="preserve">  Cms</w:t>
      </w:r>
      <w:r>
        <w:t>.</w:t>
      </w:r>
    </w:p>
    <w:p w:rsidR="00302B24" w:rsidRPr="005660D5" w:rsidRDefault="00302B24" w:rsidP="00302B24">
      <w:pPr>
        <w:rPr>
          <w:b/>
          <w:bCs/>
        </w:rPr>
      </w:pPr>
      <w:r>
        <w:t>CALIBRE:</w:t>
      </w:r>
      <w:r>
        <w:tab/>
      </w:r>
      <w:r>
        <w:tab/>
        <w:t>1</w:t>
      </w:r>
      <w:r w:rsidRPr="005660D5">
        <w:rPr>
          <w:b/>
        </w:rPr>
        <w:t xml:space="preserve">.5 </w:t>
      </w:r>
      <w:r w:rsidRPr="005660D5">
        <w:rPr>
          <w:b/>
          <w:bCs/>
        </w:rPr>
        <w:t xml:space="preserve">  ”</w:t>
      </w:r>
    </w:p>
    <w:p w:rsidR="00302B24" w:rsidRDefault="00302B24" w:rsidP="00302B24">
      <w:r>
        <w:t>COLOR:</w:t>
      </w:r>
      <w:r>
        <w:tab/>
      </w:r>
      <w:r>
        <w:tab/>
        <w:t xml:space="preserve">BLANCO  </w:t>
      </w:r>
    </w:p>
    <w:p w:rsidR="00302B24" w:rsidRDefault="00302B24" w:rsidP="00302B24">
      <w:r>
        <w:t>TRATADO:</w:t>
      </w:r>
      <w:r>
        <w:tab/>
      </w:r>
      <w:r>
        <w:tab/>
        <w:t>2 Caras.</w:t>
      </w:r>
    </w:p>
    <w:p w:rsidR="00302B24" w:rsidRDefault="00302B24" w:rsidP="00302B24">
      <w:r>
        <w:t>CANTIDAD:</w:t>
      </w:r>
      <w:r>
        <w:tab/>
      </w:r>
      <w:r>
        <w:tab/>
      </w:r>
      <w:r w:rsidR="00C523C3">
        <w:rPr>
          <w:b/>
        </w:rPr>
        <w:t>250</w:t>
      </w:r>
      <w:r>
        <w:rPr>
          <w:b/>
        </w:rPr>
        <w:t xml:space="preserve"> </w:t>
      </w:r>
      <w:r>
        <w:t xml:space="preserve">   Kg.</w:t>
      </w:r>
    </w:p>
    <w:p w:rsidR="00302B24" w:rsidRDefault="00302B24" w:rsidP="00302B24">
      <w:r>
        <w:t>REFERENCIA:</w:t>
      </w:r>
      <w:r>
        <w:tab/>
      </w:r>
      <w:r>
        <w:rPr>
          <w:b/>
        </w:rPr>
        <w:t>FRANELAS  PEQUEÑA</w:t>
      </w:r>
    </w:p>
    <w:p w:rsidR="00302B24" w:rsidRDefault="00302B24" w:rsidP="00302B24">
      <w:r>
        <w:t>COLORES:</w:t>
      </w:r>
      <w:r>
        <w:tab/>
      </w:r>
      <w:r>
        <w:tab/>
        <w:t>1   (  Azul Rey  2935  C )</w:t>
      </w:r>
    </w:p>
    <w:p w:rsidR="00302B24" w:rsidRDefault="00302B24" w:rsidP="00302B24">
      <w:r>
        <w:t>CARAS:</w:t>
      </w:r>
      <w:r>
        <w:tab/>
      </w:r>
      <w:r>
        <w:tab/>
        <w:t>2</w:t>
      </w:r>
    </w:p>
    <w:p w:rsidR="00302B24" w:rsidRDefault="00302B24" w:rsidP="00302B24">
      <w:r>
        <w:t>REPETICIÓN:</w:t>
      </w:r>
      <w:r>
        <w:tab/>
        <w:t>34</w:t>
      </w:r>
    </w:p>
    <w:p w:rsidR="00302B24" w:rsidRDefault="00302B24" w:rsidP="00302B24">
      <w:r>
        <w:t>RODILLO:</w:t>
      </w:r>
      <w:r>
        <w:tab/>
      </w:r>
      <w:r>
        <w:tab/>
        <w:t>35</w:t>
      </w:r>
    </w:p>
    <w:p w:rsidR="00302B24" w:rsidRPr="003B158B" w:rsidRDefault="00302B24" w:rsidP="00302B24">
      <w:pPr>
        <w:rPr>
          <w:b/>
        </w:rPr>
      </w:pPr>
      <w:r>
        <w:t>BOLSA:</w:t>
      </w:r>
      <w:r>
        <w:tab/>
      </w:r>
      <w:r>
        <w:tab/>
      </w:r>
      <w:r>
        <w:rPr>
          <w:b/>
        </w:rPr>
        <w:t xml:space="preserve">34  x 40 + 7 </w:t>
      </w:r>
      <w:r w:rsidRPr="003B158B">
        <w:rPr>
          <w:b/>
        </w:rPr>
        <w:t xml:space="preserve">  cms</w:t>
      </w:r>
      <w:r>
        <w:rPr>
          <w:b/>
        </w:rPr>
        <w:t xml:space="preserve">  Troquel  Riñon</w:t>
      </w:r>
    </w:p>
    <w:p w:rsidR="00302B24" w:rsidRDefault="00302B24" w:rsidP="00302B24">
      <w:r>
        <w:t>SELLADO:</w:t>
      </w:r>
      <w:r>
        <w:tab/>
      </w:r>
      <w:r>
        <w:tab/>
        <w:t xml:space="preserve">Para selle de lateral </w:t>
      </w:r>
    </w:p>
    <w:p w:rsidR="00302B24" w:rsidRDefault="00302B24" w:rsidP="00302B24"/>
    <w:p w:rsidR="00302B24" w:rsidRDefault="00302B24" w:rsidP="00302B24"/>
    <w:p w:rsidR="00302B24" w:rsidRDefault="00302B24" w:rsidP="00302B24">
      <w:r>
        <w:rPr>
          <w:b/>
          <w:bCs/>
          <w:u w:val="single"/>
        </w:rPr>
        <w:t>NOTA:</w:t>
      </w:r>
      <w:r>
        <w:t xml:space="preserve">  * Los cyreles </w:t>
      </w:r>
      <w:r w:rsidR="00923FF4">
        <w:t xml:space="preserve">  en su planta</w:t>
      </w:r>
    </w:p>
    <w:p w:rsidR="00302B24" w:rsidRDefault="00302B24" w:rsidP="00302B24">
      <w:pPr>
        <w:numPr>
          <w:ilvl w:val="0"/>
          <w:numId w:val="1"/>
        </w:numPr>
      </w:pPr>
      <w:r>
        <w:t xml:space="preserve">Se envían muestra física  para tonos y  alturas </w:t>
      </w:r>
    </w:p>
    <w:p w:rsidR="00302B24" w:rsidRDefault="00302B24" w:rsidP="00302B24">
      <w:pPr>
        <w:numPr>
          <w:ilvl w:val="0"/>
          <w:numId w:val="1"/>
        </w:numPr>
        <w:ind w:left="885"/>
      </w:pPr>
      <w:r>
        <w:t>SE  APRUEBA IMPRESION</w:t>
      </w:r>
    </w:p>
    <w:p w:rsidR="00302B24" w:rsidRPr="00315AED" w:rsidRDefault="00302B24" w:rsidP="00302B24">
      <w:pPr>
        <w:ind w:left="1245"/>
      </w:pPr>
    </w:p>
    <w:p w:rsidR="00302B24" w:rsidRPr="0098114D" w:rsidRDefault="00302B24" w:rsidP="00302B24">
      <w:pPr>
        <w:rPr>
          <w:b/>
          <w:u w:val="single"/>
        </w:rPr>
      </w:pPr>
    </w:p>
    <w:p w:rsidR="00302B24" w:rsidRDefault="00302B24" w:rsidP="00302B24">
      <w:r>
        <w:t>Agradezco la atención y colaboración prestada.</w:t>
      </w:r>
    </w:p>
    <w:p w:rsidR="00302B24" w:rsidRDefault="00302B24" w:rsidP="00302B24"/>
    <w:p w:rsidR="00302B24" w:rsidRDefault="00302B24" w:rsidP="00302B24"/>
    <w:p w:rsidR="00302B24" w:rsidRDefault="00302B24" w:rsidP="00302B24">
      <w:r>
        <w:t>Cordialmente,</w:t>
      </w:r>
    </w:p>
    <w:p w:rsidR="00302B24" w:rsidRDefault="00302B24" w:rsidP="00302B24"/>
    <w:p w:rsidR="00302B24" w:rsidRDefault="00302B24" w:rsidP="00302B24"/>
    <w:p w:rsidR="00302B24" w:rsidRDefault="00302B24" w:rsidP="00302B24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302B24" w:rsidRDefault="00302B24" w:rsidP="00302B24">
      <w:pPr>
        <w:tabs>
          <w:tab w:val="left" w:pos="1980"/>
        </w:tabs>
      </w:pPr>
      <w:r>
        <w:t>Director.</w:t>
      </w:r>
    </w:p>
    <w:p w:rsidR="00302B24" w:rsidRDefault="00302B24" w:rsidP="00302B24"/>
    <w:p w:rsidR="00302B24" w:rsidRDefault="00302B24" w:rsidP="0042659C">
      <w:pPr>
        <w:rPr>
          <w:b/>
        </w:rPr>
      </w:pPr>
    </w:p>
    <w:p w:rsidR="00302B24" w:rsidRDefault="00302B24" w:rsidP="0042659C">
      <w:pPr>
        <w:rPr>
          <w:b/>
        </w:rPr>
      </w:pPr>
    </w:p>
    <w:p w:rsidR="00302B24" w:rsidRDefault="00302B24" w:rsidP="00302B24">
      <w:pPr>
        <w:rPr>
          <w:b/>
        </w:rPr>
      </w:pPr>
    </w:p>
    <w:p w:rsidR="00302B24" w:rsidRDefault="00302B24" w:rsidP="00302B24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302B24" w:rsidRDefault="00302B24" w:rsidP="00302B24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302B24" w:rsidRDefault="00302B24" w:rsidP="00302B24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302B24" w:rsidRDefault="00302B24" w:rsidP="00302B24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302B24" w:rsidRDefault="00302B24" w:rsidP="00302B24"/>
    <w:p w:rsidR="00302B24" w:rsidRDefault="00302B24" w:rsidP="00302B24">
      <w:pPr>
        <w:pStyle w:val="Ttulo1"/>
      </w:pPr>
      <w:r>
        <w:t>ORDEN DE TRABAJO   N°      07479</w:t>
      </w:r>
    </w:p>
    <w:p w:rsidR="00302B24" w:rsidRDefault="00302B24" w:rsidP="00302B24"/>
    <w:p w:rsidR="00302B24" w:rsidRDefault="00302B24" w:rsidP="00302B24">
      <w:r>
        <w:t>FECHA:</w:t>
      </w:r>
      <w:r>
        <w:tab/>
        <w:t>Medellín, Octubre     22   de 2010</w:t>
      </w:r>
    </w:p>
    <w:p w:rsidR="00302B24" w:rsidRDefault="00302B24" w:rsidP="00302B24">
      <w:r>
        <w:t>PARA:</w:t>
      </w:r>
      <w:r>
        <w:tab/>
      </w:r>
      <w:r>
        <w:tab/>
        <w:t>PLÁSTICOS   DARMA</w:t>
      </w:r>
    </w:p>
    <w:p w:rsidR="00302B24" w:rsidRDefault="00302B24" w:rsidP="00302B24">
      <w:r>
        <w:t>ATENCIÓN:</w:t>
      </w:r>
      <w:r>
        <w:tab/>
        <w:t>Sr. DARIO JARAMILLO</w:t>
      </w:r>
    </w:p>
    <w:p w:rsidR="00302B24" w:rsidRDefault="00302B24" w:rsidP="00302B24"/>
    <w:p w:rsidR="00302B24" w:rsidRDefault="00302B24" w:rsidP="00302B24">
      <w:r>
        <w:t>Apreciado Dn DARIO:</w:t>
      </w:r>
    </w:p>
    <w:p w:rsidR="00302B24" w:rsidRDefault="00302B24" w:rsidP="00302B24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302B24" w:rsidRDefault="00302B24" w:rsidP="00302B24"/>
    <w:p w:rsidR="00302B24" w:rsidRDefault="00302B24" w:rsidP="00302B24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302B24" w:rsidRDefault="00302B24" w:rsidP="00302B24"/>
    <w:p w:rsidR="00302B24" w:rsidRDefault="00302B24" w:rsidP="00302B24">
      <w:r>
        <w:t>MATERIAL :</w:t>
      </w:r>
      <w:r>
        <w:tab/>
      </w:r>
      <w:r>
        <w:tab/>
        <w:t>Polietileno de Baja  densidad   Transparente  Tubular</w:t>
      </w:r>
    </w:p>
    <w:p w:rsidR="00302B24" w:rsidRDefault="00302B24" w:rsidP="00302B24">
      <w:r>
        <w:t>MEDIDA:</w:t>
      </w:r>
      <w:r>
        <w:tab/>
      </w:r>
      <w:r>
        <w:tab/>
      </w:r>
      <w:r>
        <w:rPr>
          <w:b/>
        </w:rPr>
        <w:t>21 + 8 + 8</w:t>
      </w:r>
      <w:r>
        <w:t xml:space="preserve">   cms   </w:t>
      </w:r>
    </w:p>
    <w:p w:rsidR="00302B24" w:rsidRDefault="00302B24" w:rsidP="00302B24">
      <w:r>
        <w:t>CALIBRE :</w:t>
      </w:r>
      <w:r>
        <w:tab/>
      </w:r>
      <w:r>
        <w:tab/>
      </w:r>
      <w:r>
        <w:rPr>
          <w:b/>
        </w:rPr>
        <w:t>2.0</w:t>
      </w:r>
      <w:r>
        <w:t xml:space="preserve">   “</w:t>
      </w:r>
    </w:p>
    <w:p w:rsidR="00302B24" w:rsidRDefault="00302B24" w:rsidP="00302B24">
      <w:r>
        <w:t>COLOR :</w:t>
      </w:r>
      <w:r>
        <w:tab/>
      </w:r>
      <w:r>
        <w:tab/>
        <w:t>Tpte</w:t>
      </w:r>
    </w:p>
    <w:p w:rsidR="00302B24" w:rsidRPr="0007721A" w:rsidRDefault="00302B24" w:rsidP="00302B24">
      <w:r>
        <w:t xml:space="preserve">TRATADO : </w:t>
      </w:r>
      <w:r>
        <w:tab/>
      </w:r>
      <w:r>
        <w:tab/>
        <w:t>2  caras</w:t>
      </w:r>
    </w:p>
    <w:p w:rsidR="00302B24" w:rsidRDefault="00302B24" w:rsidP="00302B24">
      <w:r>
        <w:t xml:space="preserve">CANTIDAD : </w:t>
      </w:r>
      <w:r>
        <w:tab/>
      </w:r>
      <w:r w:rsidR="00923FF4">
        <w:rPr>
          <w:b/>
        </w:rPr>
        <w:t>42</w:t>
      </w:r>
      <w:r>
        <w:rPr>
          <w:b/>
        </w:rPr>
        <w:t xml:space="preserve">0 </w:t>
      </w:r>
      <w:r>
        <w:t xml:space="preserve">    kg</w:t>
      </w:r>
    </w:p>
    <w:p w:rsidR="00302B24" w:rsidRDefault="00302B24" w:rsidP="00302B24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 xml:space="preserve">2 ( Según muestra  )        (  Blanco  – Rojo  </w:t>
      </w:r>
      <w:smartTag w:uri="urn:schemas-microsoft-com:office:smarttags" w:element="metricconverter">
        <w:smartTagPr>
          <w:attr w:name="ProductID" w:val="485 C"/>
        </w:smartTagPr>
        <w:r w:rsidRPr="009A0954">
          <w:rPr>
            <w:b/>
          </w:rPr>
          <w:t>485 C</w:t>
        </w:r>
      </w:smartTag>
      <w:r>
        <w:t xml:space="preserve">  )</w:t>
      </w:r>
    </w:p>
    <w:p w:rsidR="00302B24" w:rsidRDefault="00302B24" w:rsidP="00302B24">
      <w:r>
        <w:t xml:space="preserve">CARAS : </w:t>
      </w:r>
      <w:r>
        <w:tab/>
      </w:r>
      <w:r>
        <w:tab/>
        <w:t>2  ( 2  x  2  )</w:t>
      </w:r>
    </w:p>
    <w:p w:rsidR="00302B24" w:rsidRDefault="00302B24" w:rsidP="00302B24">
      <w:r>
        <w:t xml:space="preserve">REPETICIÓN : </w:t>
      </w:r>
      <w:r>
        <w:tab/>
        <w:t>60   cms</w:t>
      </w:r>
    </w:p>
    <w:p w:rsidR="00302B24" w:rsidRDefault="00302B24" w:rsidP="00302B24">
      <w:r>
        <w:t>RODILLO :</w:t>
      </w:r>
      <w:r>
        <w:tab/>
      </w:r>
      <w:r>
        <w:tab/>
        <w:t>60</w:t>
      </w:r>
    </w:p>
    <w:p w:rsidR="00302B24" w:rsidRDefault="00302B24" w:rsidP="00302B24">
      <w:r>
        <w:t>BOLSA  :</w:t>
      </w:r>
      <w:r>
        <w:tab/>
      </w:r>
      <w:r>
        <w:tab/>
      </w:r>
      <w:r>
        <w:rPr>
          <w:b/>
        </w:rPr>
        <w:t>21 + 8 + 8   x  60</w:t>
      </w:r>
      <w:r w:rsidRPr="00336CAC">
        <w:rPr>
          <w:b/>
        </w:rPr>
        <w:t xml:space="preserve">   cm</w:t>
      </w:r>
      <w:r>
        <w:t xml:space="preserve">    </w:t>
      </w:r>
    </w:p>
    <w:p w:rsidR="00302B24" w:rsidRDefault="00302B24" w:rsidP="00302B24">
      <w:r>
        <w:t>SELLADO .</w:t>
      </w:r>
      <w:r>
        <w:tab/>
      </w:r>
      <w:r>
        <w:tab/>
        <w:t xml:space="preserve">Fondo  Tipo  Servo </w:t>
      </w:r>
    </w:p>
    <w:p w:rsidR="00302B24" w:rsidRDefault="00302B24" w:rsidP="00302B24">
      <w:r>
        <w:t>REFERENCIA :</w:t>
      </w:r>
      <w:r>
        <w:tab/>
      </w:r>
      <w:r>
        <w:rPr>
          <w:b/>
        </w:rPr>
        <w:t>ARROBERA  460 gms     ABURRA</w:t>
      </w:r>
    </w:p>
    <w:p w:rsidR="00302B24" w:rsidRDefault="00302B24" w:rsidP="00302B24"/>
    <w:p w:rsidR="00302B24" w:rsidRDefault="00302B24" w:rsidP="00302B24"/>
    <w:p w:rsidR="00302B24" w:rsidRDefault="00302B24" w:rsidP="00302B24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 </w:t>
      </w:r>
      <w:r>
        <w:rPr>
          <w:bCs/>
        </w:rPr>
        <w:t>Cyreles  en su  planta.</w:t>
      </w:r>
    </w:p>
    <w:p w:rsidR="00302B24" w:rsidRDefault="00302B24" w:rsidP="00302B24">
      <w:r>
        <w:t xml:space="preserve">                   -   Anexo muestra física para   alturas y Tonos.        </w:t>
      </w:r>
    </w:p>
    <w:p w:rsidR="00302B24" w:rsidRPr="00A721EF" w:rsidRDefault="00302B24" w:rsidP="00302B24">
      <w:pPr>
        <w:rPr>
          <w:b/>
          <w:bCs/>
          <w:sz w:val="20"/>
        </w:rPr>
      </w:pPr>
      <w:r>
        <w:tab/>
        <w:t xml:space="preserve"> </w:t>
      </w:r>
    </w:p>
    <w:p w:rsidR="00302B24" w:rsidRDefault="00302B24" w:rsidP="00302B24">
      <w:pPr>
        <w:rPr>
          <w:b/>
        </w:rPr>
      </w:pPr>
      <w:r>
        <w:tab/>
        <w:t xml:space="preserve">        </w:t>
      </w:r>
      <w:r>
        <w:tab/>
        <w:t xml:space="preserve">        </w:t>
      </w: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302B24" w:rsidRPr="0066704D" w:rsidRDefault="00302B24" w:rsidP="00302B24">
      <w:pPr>
        <w:rPr>
          <w:b/>
          <w:u w:val="single"/>
        </w:rPr>
      </w:pPr>
      <w:r>
        <w:rPr>
          <w:b/>
        </w:rPr>
        <w:tab/>
        <w:t xml:space="preserve">        -  EL MATERIAL LO ENVIA  P.U .</w:t>
      </w:r>
    </w:p>
    <w:p w:rsidR="00302B24" w:rsidRPr="0066704D" w:rsidRDefault="00302B24" w:rsidP="00302B24">
      <w:pPr>
        <w:rPr>
          <w:b/>
        </w:rPr>
      </w:pPr>
    </w:p>
    <w:p w:rsidR="00302B24" w:rsidRDefault="00302B24" w:rsidP="00302B24">
      <w:r>
        <w:tab/>
      </w:r>
      <w:r>
        <w:tab/>
      </w:r>
    </w:p>
    <w:p w:rsidR="00302B24" w:rsidRDefault="00302B24" w:rsidP="00302B24">
      <w:r>
        <w:t>Agradezco la atención y colaboración prestada.</w:t>
      </w:r>
    </w:p>
    <w:p w:rsidR="00302B24" w:rsidRDefault="00302B24" w:rsidP="00302B24"/>
    <w:p w:rsidR="00302B24" w:rsidRDefault="00302B24" w:rsidP="00302B24"/>
    <w:p w:rsidR="00302B24" w:rsidRDefault="00302B24" w:rsidP="00302B24"/>
    <w:p w:rsidR="00302B24" w:rsidRDefault="00302B24" w:rsidP="00302B24">
      <w:r>
        <w:t>Cordialmente</w:t>
      </w:r>
    </w:p>
    <w:p w:rsidR="00302B24" w:rsidRDefault="00302B24" w:rsidP="00302B24"/>
    <w:p w:rsidR="00302B24" w:rsidRDefault="00302B24" w:rsidP="00302B24"/>
    <w:p w:rsidR="00302B24" w:rsidRDefault="00302B24" w:rsidP="00302B24">
      <w:r>
        <w:t>RICARDO CASAS ZAPATA</w:t>
      </w:r>
    </w:p>
    <w:p w:rsidR="00302B24" w:rsidRDefault="00302B24" w:rsidP="00302B24">
      <w:r>
        <w:t>Director.</w:t>
      </w:r>
    </w:p>
    <w:p w:rsidR="00302B24" w:rsidRDefault="00302B24" w:rsidP="00302B24">
      <w:pPr>
        <w:rPr>
          <w:b/>
        </w:rPr>
      </w:pPr>
    </w:p>
    <w:p w:rsidR="00302B24" w:rsidRDefault="00302B24" w:rsidP="0042659C">
      <w:pPr>
        <w:rPr>
          <w:b/>
        </w:rPr>
      </w:pPr>
    </w:p>
    <w:p w:rsidR="00CF091C" w:rsidRDefault="00CF091C" w:rsidP="0042659C">
      <w:pPr>
        <w:rPr>
          <w:b/>
        </w:rPr>
      </w:pPr>
    </w:p>
    <w:p w:rsidR="00CF091C" w:rsidRDefault="00CF091C" w:rsidP="00CF091C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CF091C" w:rsidRDefault="00CF091C" w:rsidP="00CF091C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CF091C" w:rsidRDefault="00CF091C" w:rsidP="00CF091C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CF091C" w:rsidRDefault="00CF091C" w:rsidP="00CF091C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CF091C" w:rsidRDefault="00CF091C" w:rsidP="00CF091C">
      <w:pPr>
        <w:rPr>
          <w:b/>
          <w:bCs/>
        </w:rPr>
      </w:pPr>
    </w:p>
    <w:p w:rsidR="00CF091C" w:rsidRDefault="00CF091C" w:rsidP="00CF091C">
      <w:pPr>
        <w:pStyle w:val="Ttulo1"/>
      </w:pPr>
    </w:p>
    <w:p w:rsidR="00CF091C" w:rsidRDefault="00CF091C" w:rsidP="00CF091C">
      <w:pPr>
        <w:pStyle w:val="Ttulo1"/>
      </w:pPr>
      <w:r>
        <w:t>ORDEN DE TRABAJO  N °      07418</w:t>
      </w:r>
    </w:p>
    <w:p w:rsidR="00CF091C" w:rsidRDefault="00CF091C" w:rsidP="00CF091C"/>
    <w:p w:rsidR="00CF091C" w:rsidRDefault="00CF091C" w:rsidP="00CF091C">
      <w:r>
        <w:t>FECHA:</w:t>
      </w:r>
      <w:r>
        <w:tab/>
        <w:t>Medellín,   Octubre 25   de   2010</w:t>
      </w:r>
    </w:p>
    <w:p w:rsidR="00CF091C" w:rsidRDefault="00CF091C" w:rsidP="00CF091C">
      <w:r>
        <w:t>PARA:</w:t>
      </w:r>
      <w:r>
        <w:tab/>
      </w:r>
      <w:r>
        <w:tab/>
        <w:t>PLÁSTICOS DARMA</w:t>
      </w:r>
    </w:p>
    <w:p w:rsidR="00CF091C" w:rsidRDefault="00CF091C" w:rsidP="00CF091C">
      <w:r>
        <w:t>ATENCIÓN:</w:t>
      </w:r>
      <w:r>
        <w:tab/>
        <w:t>Sr. Darío Jaramillo</w:t>
      </w:r>
    </w:p>
    <w:p w:rsidR="00CF091C" w:rsidRDefault="00CF091C" w:rsidP="00CF091C">
      <w:r>
        <w:tab/>
      </w:r>
      <w:r>
        <w:tab/>
        <w:t>Gerente.</w:t>
      </w:r>
    </w:p>
    <w:p w:rsidR="00CF091C" w:rsidRDefault="00CF091C" w:rsidP="00CF091C"/>
    <w:p w:rsidR="00CF091C" w:rsidRDefault="00CF091C" w:rsidP="00CF091C">
      <w:r>
        <w:t>Apreciado Don Darío:</w:t>
      </w:r>
    </w:p>
    <w:p w:rsidR="00CF091C" w:rsidRDefault="00CF091C" w:rsidP="00CF091C"/>
    <w:p w:rsidR="00CF091C" w:rsidRDefault="00CF091C" w:rsidP="00CF091C">
      <w:r>
        <w:t>Con la presente estamos solicitando el siguiente servicio de  IMPRESIÓN :</w:t>
      </w:r>
    </w:p>
    <w:p w:rsidR="00CF091C" w:rsidRDefault="00CF091C" w:rsidP="00CF091C"/>
    <w:p w:rsidR="00CF091C" w:rsidRDefault="00CF091C" w:rsidP="00CF091C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CF091C" w:rsidRDefault="00CF091C" w:rsidP="00CF091C">
      <w:r>
        <w:t xml:space="preserve">MATERIAL   :           Polipropileno  SemiTubular   de  </w:t>
      </w:r>
      <w:r w:rsidRPr="002720AA">
        <w:rPr>
          <w:b/>
        </w:rPr>
        <w:t>20 + 4</w:t>
      </w:r>
      <w:r>
        <w:t xml:space="preserve">     cms</w:t>
      </w:r>
    </w:p>
    <w:p w:rsidR="00CF091C" w:rsidRDefault="00CF091C" w:rsidP="00CF091C">
      <w:r>
        <w:t>CLIBRE      :               1.5  ”</w:t>
      </w:r>
    </w:p>
    <w:p w:rsidR="00CF091C" w:rsidRPr="00AD5DCF" w:rsidRDefault="00CF091C" w:rsidP="00CF091C">
      <w:pPr>
        <w:rPr>
          <w:b/>
        </w:rPr>
      </w:pPr>
      <w:r>
        <w:t>REFERENCIA:</w:t>
      </w:r>
      <w:r>
        <w:tab/>
      </w:r>
      <w:r>
        <w:rPr>
          <w:b/>
        </w:rPr>
        <w:t>CARMEL  INTERIOR  GRANDE</w:t>
      </w:r>
    </w:p>
    <w:p w:rsidR="00CF091C" w:rsidRDefault="00CF091C" w:rsidP="00CF091C">
      <w:r>
        <w:t>CANTIDAD    :          110    Kg</w:t>
      </w:r>
    </w:p>
    <w:p w:rsidR="00CF091C" w:rsidRDefault="00CF091C" w:rsidP="00CF091C">
      <w:r>
        <w:t>COLORES:</w:t>
      </w:r>
      <w:r>
        <w:tab/>
      </w:r>
      <w:r>
        <w:tab/>
        <w:t>1 ( Según  arte )</w:t>
      </w:r>
    </w:p>
    <w:p w:rsidR="00CF091C" w:rsidRDefault="00CF091C" w:rsidP="00CF091C">
      <w:r>
        <w:t>CARAS:</w:t>
      </w:r>
      <w:r>
        <w:tab/>
      </w:r>
      <w:r>
        <w:tab/>
        <w:t xml:space="preserve">1  </w:t>
      </w:r>
    </w:p>
    <w:p w:rsidR="00CF091C" w:rsidRDefault="00CF091C" w:rsidP="00CF091C">
      <w:r>
        <w:t>REPETICIÓN:</w:t>
      </w:r>
      <w:r>
        <w:tab/>
        <w:t>18</w:t>
      </w:r>
    </w:p>
    <w:p w:rsidR="00CF091C" w:rsidRPr="007E24E2" w:rsidRDefault="00CF091C" w:rsidP="00CF091C">
      <w:pPr>
        <w:rPr>
          <w:b/>
        </w:rPr>
      </w:pPr>
      <w:r>
        <w:t>RODILLO:</w:t>
      </w:r>
      <w:r>
        <w:tab/>
      </w:r>
      <w:r>
        <w:tab/>
      </w:r>
      <w:r w:rsidRPr="007E24E2">
        <w:rPr>
          <w:b/>
        </w:rPr>
        <w:t>37</w:t>
      </w:r>
    </w:p>
    <w:p w:rsidR="00CF091C" w:rsidRDefault="00CF091C" w:rsidP="00CF091C">
      <w:r>
        <w:t>BOLSA:</w:t>
      </w:r>
      <w:r>
        <w:tab/>
      </w:r>
      <w:r>
        <w:tab/>
        <w:t>18  X  20 + 4    cms de solapa  volada</w:t>
      </w:r>
    </w:p>
    <w:p w:rsidR="00CF091C" w:rsidRDefault="00CF091C" w:rsidP="00CF091C">
      <w:r>
        <w:t>SELLADO:</w:t>
      </w:r>
      <w:r>
        <w:tab/>
      </w:r>
      <w:r>
        <w:tab/>
        <w:t>Para selle lateral.</w:t>
      </w:r>
    </w:p>
    <w:p w:rsidR="00CF091C" w:rsidRDefault="00CF091C" w:rsidP="00CF091C"/>
    <w:p w:rsidR="00CF091C" w:rsidRDefault="00CF091C" w:rsidP="00CF091C"/>
    <w:p w:rsidR="00CF091C" w:rsidRDefault="00CF091C" w:rsidP="00CF091C">
      <w:r>
        <w:rPr>
          <w:b/>
          <w:bCs/>
          <w:u w:val="single"/>
        </w:rPr>
        <w:t>NOTA:</w:t>
      </w:r>
      <w:r>
        <w:t xml:space="preserve">  *   Los cyreles   se encuentran en  su  planta</w:t>
      </w:r>
    </w:p>
    <w:p w:rsidR="00CF091C" w:rsidRDefault="00CF091C" w:rsidP="00CF091C">
      <w:pPr>
        <w:numPr>
          <w:ilvl w:val="0"/>
          <w:numId w:val="1"/>
        </w:numPr>
      </w:pPr>
      <w:r>
        <w:t>Se envían ARTE    para tonos y alturas</w:t>
      </w:r>
    </w:p>
    <w:p w:rsidR="00CF091C" w:rsidRPr="00307118" w:rsidRDefault="00CF091C" w:rsidP="00CF091C">
      <w:pPr>
        <w:numPr>
          <w:ilvl w:val="0"/>
          <w:numId w:val="2"/>
        </w:numPr>
      </w:pPr>
      <w:r>
        <w:t xml:space="preserve">Se  envia el material de PP </w:t>
      </w:r>
      <w:r>
        <w:rPr>
          <w:b/>
        </w:rPr>
        <w:t xml:space="preserve">de  20 + 4 </w:t>
      </w:r>
      <w:r w:rsidRPr="00AD5DCF">
        <w:rPr>
          <w:b/>
        </w:rPr>
        <w:t xml:space="preserve">  cms</w:t>
      </w:r>
    </w:p>
    <w:p w:rsidR="00CF091C" w:rsidRPr="00150D1A" w:rsidRDefault="00CF091C" w:rsidP="00CF091C">
      <w:pPr>
        <w:numPr>
          <w:ilvl w:val="0"/>
          <w:numId w:val="2"/>
        </w:numPr>
      </w:pPr>
      <w:r>
        <w:rPr>
          <w:b/>
        </w:rPr>
        <w:t>OJO  EL RODILLO ES  37</w:t>
      </w:r>
    </w:p>
    <w:p w:rsidR="00CF091C" w:rsidRDefault="00CF091C" w:rsidP="00CF091C">
      <w:pPr>
        <w:ind w:left="885"/>
      </w:pPr>
    </w:p>
    <w:p w:rsidR="00CF091C" w:rsidRDefault="00CF091C" w:rsidP="00CF091C">
      <w:pPr>
        <w:ind w:left="885"/>
      </w:pPr>
    </w:p>
    <w:p w:rsidR="00CF091C" w:rsidRDefault="00CF091C" w:rsidP="00CF091C">
      <w:r>
        <w:t>Agradezco la atención y colaboración prestada.</w:t>
      </w:r>
    </w:p>
    <w:p w:rsidR="00CF091C" w:rsidRDefault="00CF091C" w:rsidP="00CF091C"/>
    <w:p w:rsidR="00CF091C" w:rsidRDefault="00CF091C" w:rsidP="00CF091C"/>
    <w:p w:rsidR="00CF091C" w:rsidRDefault="00CF091C" w:rsidP="00CF091C">
      <w:r>
        <w:t>Cordialmente,</w:t>
      </w:r>
    </w:p>
    <w:p w:rsidR="00CF091C" w:rsidRDefault="00CF091C" w:rsidP="00CF091C"/>
    <w:p w:rsidR="00CF091C" w:rsidRDefault="00CF091C" w:rsidP="00CF091C"/>
    <w:p w:rsidR="00CF091C" w:rsidRDefault="00CF091C" w:rsidP="00CF091C"/>
    <w:p w:rsidR="00CF091C" w:rsidRDefault="00CF091C" w:rsidP="00CF091C">
      <w:r>
        <w:t>RICARDO CASAS ZAPATA</w:t>
      </w:r>
    </w:p>
    <w:p w:rsidR="00CF091C" w:rsidRDefault="00CF091C" w:rsidP="00CF091C">
      <w:r>
        <w:t>Director.</w:t>
      </w:r>
    </w:p>
    <w:p w:rsidR="00CF091C" w:rsidRDefault="00CF091C" w:rsidP="0042659C">
      <w:pPr>
        <w:rPr>
          <w:b/>
        </w:rPr>
      </w:pPr>
    </w:p>
    <w:p w:rsidR="00CF091C" w:rsidRDefault="00CF091C" w:rsidP="0042659C">
      <w:pPr>
        <w:rPr>
          <w:b/>
        </w:rPr>
      </w:pPr>
    </w:p>
    <w:p w:rsidR="00CF091C" w:rsidRDefault="00CF091C" w:rsidP="0042659C">
      <w:pPr>
        <w:rPr>
          <w:b/>
        </w:rPr>
      </w:pPr>
    </w:p>
    <w:p w:rsidR="00CF091C" w:rsidRDefault="00CF091C" w:rsidP="0042659C">
      <w:pPr>
        <w:rPr>
          <w:b/>
        </w:rPr>
      </w:pPr>
    </w:p>
    <w:p w:rsidR="00CF091C" w:rsidRDefault="00CF091C" w:rsidP="0042659C">
      <w:pPr>
        <w:rPr>
          <w:b/>
        </w:rPr>
      </w:pPr>
    </w:p>
    <w:p w:rsidR="00CF091C" w:rsidRDefault="00CF091C" w:rsidP="0042659C">
      <w:pPr>
        <w:rPr>
          <w:b/>
        </w:rPr>
      </w:pPr>
    </w:p>
    <w:p w:rsidR="00CF091C" w:rsidRDefault="00CF091C" w:rsidP="00CF091C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CF091C" w:rsidRDefault="00CF091C" w:rsidP="00CF091C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CF091C" w:rsidRDefault="00CF091C" w:rsidP="00CF091C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CF091C" w:rsidRDefault="00CF091C" w:rsidP="00CF091C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CF091C" w:rsidRDefault="00CF091C" w:rsidP="00CF091C">
      <w:pPr>
        <w:rPr>
          <w:b/>
          <w:bCs/>
        </w:rPr>
      </w:pPr>
    </w:p>
    <w:p w:rsidR="00CF091C" w:rsidRDefault="00CF091C" w:rsidP="00CF091C">
      <w:pPr>
        <w:pStyle w:val="Ttulo1"/>
      </w:pPr>
    </w:p>
    <w:p w:rsidR="00CF091C" w:rsidRDefault="00CF091C" w:rsidP="00CF091C">
      <w:pPr>
        <w:pStyle w:val="Ttulo1"/>
      </w:pPr>
      <w:r>
        <w:t>ORDEN DE TRABAJO  N °      07417</w:t>
      </w:r>
    </w:p>
    <w:p w:rsidR="00CF091C" w:rsidRDefault="00CF091C" w:rsidP="00CF091C"/>
    <w:p w:rsidR="00CF091C" w:rsidRDefault="00CF091C" w:rsidP="00CF091C">
      <w:r>
        <w:t>FECHA:</w:t>
      </w:r>
      <w:r>
        <w:tab/>
        <w:t>Medellín, Octubre    25   de   2010</w:t>
      </w:r>
    </w:p>
    <w:p w:rsidR="00CF091C" w:rsidRDefault="00CF091C" w:rsidP="00CF091C">
      <w:r>
        <w:t>PARA:</w:t>
      </w:r>
      <w:r>
        <w:tab/>
      </w:r>
      <w:r>
        <w:tab/>
        <w:t>PLÁSTICOS DARMA</w:t>
      </w:r>
    </w:p>
    <w:p w:rsidR="00CF091C" w:rsidRDefault="00CF091C" w:rsidP="00CF091C">
      <w:r>
        <w:t>ATENCIÓN:</w:t>
      </w:r>
      <w:r>
        <w:tab/>
        <w:t>Sr. Darío Jaramillo</w:t>
      </w:r>
    </w:p>
    <w:p w:rsidR="00CF091C" w:rsidRDefault="00CF091C" w:rsidP="00CF091C">
      <w:r>
        <w:tab/>
      </w:r>
      <w:r>
        <w:tab/>
        <w:t>Gerente.</w:t>
      </w:r>
    </w:p>
    <w:p w:rsidR="00CF091C" w:rsidRDefault="00CF091C" w:rsidP="00CF091C"/>
    <w:p w:rsidR="00CF091C" w:rsidRDefault="00CF091C" w:rsidP="00CF091C">
      <w:r>
        <w:t>Apreciado Don Darío:</w:t>
      </w:r>
    </w:p>
    <w:p w:rsidR="00CF091C" w:rsidRDefault="00CF091C" w:rsidP="00CF091C"/>
    <w:p w:rsidR="00CF091C" w:rsidRDefault="00CF091C" w:rsidP="00CF091C">
      <w:r>
        <w:t>Con la presente estamos solicitando el siguiente servicio de  IMPRESIÓN:</w:t>
      </w:r>
    </w:p>
    <w:p w:rsidR="00CF091C" w:rsidRDefault="00CF091C" w:rsidP="00CF091C"/>
    <w:p w:rsidR="00CF091C" w:rsidRDefault="00CF091C" w:rsidP="00CF091C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CF091C" w:rsidRDefault="00CF091C" w:rsidP="00CF091C">
      <w:r>
        <w:t xml:space="preserve">MATERIAL   :           Polipropileno   Tubular   de   </w:t>
      </w:r>
      <w:r>
        <w:rPr>
          <w:b/>
        </w:rPr>
        <w:t>30</w:t>
      </w:r>
      <w:r>
        <w:t xml:space="preserve">    cms</w:t>
      </w:r>
    </w:p>
    <w:p w:rsidR="00CF091C" w:rsidRDefault="00CF091C" w:rsidP="00CF091C">
      <w:r>
        <w:t>CALIBRE      :           1.5  ”</w:t>
      </w:r>
    </w:p>
    <w:p w:rsidR="00CF091C" w:rsidRPr="00AD5DCF" w:rsidRDefault="00CF091C" w:rsidP="00CF091C">
      <w:pPr>
        <w:rPr>
          <w:b/>
        </w:rPr>
      </w:pPr>
      <w:r>
        <w:t>REFERENCIA:</w:t>
      </w:r>
      <w:r>
        <w:tab/>
      </w:r>
      <w:r>
        <w:rPr>
          <w:b/>
        </w:rPr>
        <w:t>TEENS</w:t>
      </w:r>
    </w:p>
    <w:p w:rsidR="00CF091C" w:rsidRDefault="00CF091C" w:rsidP="00CF091C">
      <w:r>
        <w:t>CANTIDAD    :          362   Kg</w:t>
      </w:r>
    </w:p>
    <w:p w:rsidR="00CF091C" w:rsidRDefault="00CF091C" w:rsidP="00CF091C">
      <w:r>
        <w:t>COLORES:</w:t>
      </w:r>
      <w:r>
        <w:tab/>
      </w:r>
      <w:r>
        <w:tab/>
        <w:t>1 ( Según  arte )</w:t>
      </w:r>
    </w:p>
    <w:p w:rsidR="00CF091C" w:rsidRDefault="00CF091C" w:rsidP="00CF091C">
      <w:r>
        <w:t>CARAS:</w:t>
      </w:r>
      <w:r>
        <w:tab/>
      </w:r>
      <w:r>
        <w:tab/>
        <w:t xml:space="preserve">1  </w:t>
      </w:r>
    </w:p>
    <w:p w:rsidR="00CF091C" w:rsidRDefault="00CF091C" w:rsidP="00CF091C">
      <w:r>
        <w:t>REPETICIÓN:</w:t>
      </w:r>
      <w:r>
        <w:tab/>
        <w:t>24.5</w:t>
      </w:r>
    </w:p>
    <w:p w:rsidR="00CF091C" w:rsidRPr="007E24E2" w:rsidRDefault="00CF091C" w:rsidP="00CF091C">
      <w:pPr>
        <w:rPr>
          <w:b/>
        </w:rPr>
      </w:pPr>
      <w:r>
        <w:t>RODILLO:</w:t>
      </w:r>
      <w:r>
        <w:tab/>
      </w:r>
      <w:r>
        <w:tab/>
      </w:r>
      <w:r>
        <w:rPr>
          <w:b/>
        </w:rPr>
        <w:t>25</w:t>
      </w:r>
    </w:p>
    <w:p w:rsidR="00CF091C" w:rsidRDefault="00CF091C" w:rsidP="00CF091C">
      <w:r>
        <w:t>BOLSA:</w:t>
      </w:r>
      <w:r>
        <w:tab/>
      </w:r>
      <w:r>
        <w:tab/>
        <w:t>24.5  X  28 + 5    cms   de  Solapa Interna.</w:t>
      </w:r>
    </w:p>
    <w:p w:rsidR="00CF091C" w:rsidRDefault="00CF091C" w:rsidP="00CF091C">
      <w:r>
        <w:t>SELLADO:</w:t>
      </w:r>
      <w:r>
        <w:tab/>
      </w:r>
      <w:r>
        <w:tab/>
        <w:t>Para selle lateral.</w:t>
      </w:r>
    </w:p>
    <w:p w:rsidR="00CF091C" w:rsidRDefault="00CF091C" w:rsidP="00CF091C"/>
    <w:p w:rsidR="00CF091C" w:rsidRDefault="00CF091C" w:rsidP="00CF091C"/>
    <w:p w:rsidR="00CF091C" w:rsidRDefault="00CF091C" w:rsidP="00CF091C">
      <w:r>
        <w:rPr>
          <w:b/>
          <w:bCs/>
          <w:u w:val="single"/>
        </w:rPr>
        <w:t>NOTA:</w:t>
      </w:r>
      <w:r>
        <w:t xml:space="preserve">  *   Los cyreles   se  encuentran en su planta.</w:t>
      </w:r>
    </w:p>
    <w:p w:rsidR="00CF091C" w:rsidRDefault="00CF091C" w:rsidP="00CF091C">
      <w:pPr>
        <w:numPr>
          <w:ilvl w:val="0"/>
          <w:numId w:val="1"/>
        </w:numPr>
      </w:pPr>
      <w:r>
        <w:t>Se envían ARTE    para tonos y alturas</w:t>
      </w:r>
    </w:p>
    <w:p w:rsidR="00CF091C" w:rsidRPr="00146E99" w:rsidRDefault="00CF091C" w:rsidP="00CF091C">
      <w:pPr>
        <w:numPr>
          <w:ilvl w:val="0"/>
          <w:numId w:val="2"/>
        </w:numPr>
      </w:pPr>
      <w:r>
        <w:t xml:space="preserve">Se  envía el material de PP </w:t>
      </w:r>
      <w:r>
        <w:rPr>
          <w:b/>
        </w:rPr>
        <w:t xml:space="preserve">de  30 </w:t>
      </w:r>
      <w:r w:rsidRPr="00AD5DCF">
        <w:rPr>
          <w:b/>
        </w:rPr>
        <w:t xml:space="preserve">  cms</w:t>
      </w:r>
    </w:p>
    <w:p w:rsidR="00CF091C" w:rsidRPr="005574BF" w:rsidRDefault="00CF091C" w:rsidP="00CF091C">
      <w:pPr>
        <w:numPr>
          <w:ilvl w:val="0"/>
          <w:numId w:val="2"/>
        </w:numPr>
      </w:pPr>
      <w:r>
        <w:rPr>
          <w:b/>
        </w:rPr>
        <w:t>Colocar  guía para sellado</w:t>
      </w:r>
    </w:p>
    <w:p w:rsidR="00CF091C" w:rsidRPr="00150D1A" w:rsidRDefault="00CF091C" w:rsidP="00CF091C">
      <w:pPr>
        <w:ind w:left="1860"/>
      </w:pPr>
    </w:p>
    <w:p w:rsidR="00CF091C" w:rsidRDefault="00CF091C" w:rsidP="00CF091C">
      <w:pPr>
        <w:ind w:left="885"/>
      </w:pPr>
    </w:p>
    <w:p w:rsidR="00CF091C" w:rsidRDefault="00CF091C" w:rsidP="00CF091C">
      <w:pPr>
        <w:ind w:left="885"/>
      </w:pPr>
    </w:p>
    <w:p w:rsidR="00CF091C" w:rsidRDefault="00CF091C" w:rsidP="00CF091C">
      <w:r>
        <w:t>Agradezco la atención y colaboración prestada.</w:t>
      </w:r>
    </w:p>
    <w:p w:rsidR="00CF091C" w:rsidRDefault="00CF091C" w:rsidP="00CF091C"/>
    <w:p w:rsidR="00CF091C" w:rsidRDefault="00CF091C" w:rsidP="00CF091C"/>
    <w:p w:rsidR="00CF091C" w:rsidRDefault="00CF091C" w:rsidP="00CF091C">
      <w:r>
        <w:t>Cordialmente,</w:t>
      </w:r>
    </w:p>
    <w:p w:rsidR="00CF091C" w:rsidRDefault="00CF091C" w:rsidP="00CF091C"/>
    <w:p w:rsidR="00CF091C" w:rsidRDefault="00CF091C" w:rsidP="00CF091C"/>
    <w:p w:rsidR="00CF091C" w:rsidRDefault="00CF091C" w:rsidP="00CF091C"/>
    <w:p w:rsidR="00CF091C" w:rsidRDefault="00CF091C" w:rsidP="00CF091C">
      <w:r>
        <w:t>RICARDO CASAS ZAPATA</w:t>
      </w:r>
    </w:p>
    <w:p w:rsidR="00CF091C" w:rsidRDefault="00CF091C" w:rsidP="00CF091C">
      <w:r>
        <w:t>Director</w:t>
      </w:r>
    </w:p>
    <w:p w:rsidR="00CF091C" w:rsidRDefault="00CF091C" w:rsidP="00CF091C">
      <w:pPr>
        <w:rPr>
          <w:b/>
        </w:rPr>
      </w:pPr>
    </w:p>
    <w:p w:rsidR="00CF091C" w:rsidRDefault="00CF091C" w:rsidP="0042659C">
      <w:pPr>
        <w:rPr>
          <w:b/>
        </w:rPr>
      </w:pPr>
    </w:p>
    <w:p w:rsidR="00CF091C" w:rsidRDefault="00CF091C" w:rsidP="0042659C">
      <w:pPr>
        <w:rPr>
          <w:b/>
        </w:rPr>
      </w:pPr>
    </w:p>
    <w:p w:rsidR="00CF091C" w:rsidRDefault="00CF091C" w:rsidP="0042659C">
      <w:pPr>
        <w:rPr>
          <w:b/>
        </w:rPr>
      </w:pPr>
    </w:p>
    <w:p w:rsidR="00CF091C" w:rsidRDefault="00CF091C" w:rsidP="0042659C">
      <w:pPr>
        <w:rPr>
          <w:b/>
        </w:rPr>
      </w:pPr>
    </w:p>
    <w:p w:rsidR="00CF091C" w:rsidRDefault="00CF091C" w:rsidP="00CF091C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CF091C" w:rsidRDefault="00CF091C" w:rsidP="00CF091C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CF091C" w:rsidRDefault="00CF091C" w:rsidP="00CF091C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CF091C" w:rsidRDefault="00CF091C" w:rsidP="00CF091C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CF091C" w:rsidRDefault="00CF091C" w:rsidP="00CF091C">
      <w:pPr>
        <w:pStyle w:val="Ttulo1"/>
      </w:pPr>
    </w:p>
    <w:p w:rsidR="00CF091C" w:rsidRDefault="009D7A80" w:rsidP="00CF091C">
      <w:pPr>
        <w:pStyle w:val="Ttulo1"/>
      </w:pPr>
      <w:r>
        <w:t>ORDEN DE TRABAJO     N°   07412</w:t>
      </w:r>
    </w:p>
    <w:p w:rsidR="00CF091C" w:rsidRDefault="00CF091C" w:rsidP="00CF091C"/>
    <w:p w:rsidR="00CF091C" w:rsidRDefault="00CF091C" w:rsidP="00CF091C">
      <w:r>
        <w:t>FECHA</w:t>
      </w:r>
      <w:r w:rsidR="006251E9">
        <w:t>:</w:t>
      </w:r>
      <w:r w:rsidR="006251E9">
        <w:tab/>
        <w:t>Medellín, Octubre  25   de  2010</w:t>
      </w:r>
    </w:p>
    <w:p w:rsidR="00CF091C" w:rsidRDefault="00CF091C" w:rsidP="00CF091C">
      <w:r>
        <w:t>PARA:</w:t>
      </w:r>
      <w:r>
        <w:tab/>
      </w:r>
      <w:r>
        <w:tab/>
        <w:t>PLÁSTICOS DARMA</w:t>
      </w:r>
    </w:p>
    <w:p w:rsidR="00CF091C" w:rsidRDefault="00CF091C" w:rsidP="00CF091C">
      <w:r>
        <w:t>ATENCIÓN:</w:t>
      </w:r>
      <w:r>
        <w:tab/>
        <w:t>Sr. Darío Jaramillo</w:t>
      </w:r>
    </w:p>
    <w:p w:rsidR="00CF091C" w:rsidRDefault="00CF091C" w:rsidP="00CF091C">
      <w:r>
        <w:tab/>
      </w:r>
      <w:r>
        <w:tab/>
        <w:t>Gerente.</w:t>
      </w:r>
    </w:p>
    <w:p w:rsidR="00CF091C" w:rsidRDefault="00CF091C" w:rsidP="00CF091C"/>
    <w:p w:rsidR="00CF091C" w:rsidRDefault="00CF091C" w:rsidP="00CF091C">
      <w:r>
        <w:t>Apreciado Don Darío :</w:t>
      </w:r>
    </w:p>
    <w:p w:rsidR="00CF091C" w:rsidRDefault="00CF091C" w:rsidP="00CF091C">
      <w:r>
        <w:t xml:space="preserve"> </w:t>
      </w:r>
    </w:p>
    <w:p w:rsidR="00CF091C" w:rsidRDefault="00CF091C" w:rsidP="00CF091C">
      <w:r>
        <w:t>Con la presente estamos solicitando el siguiente servicio de EXTRUSION E IMPRESION:</w:t>
      </w:r>
    </w:p>
    <w:p w:rsidR="00CF091C" w:rsidRDefault="00CF091C" w:rsidP="00CF091C"/>
    <w:p w:rsidR="00CF091C" w:rsidRDefault="00A60A2E" w:rsidP="00CF091C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A60A2E" w:rsidRDefault="00A60A2E" w:rsidP="00CF091C">
      <w:pPr>
        <w:rPr>
          <w:b/>
          <w:bCs/>
          <w:u w:val="single"/>
        </w:rPr>
      </w:pPr>
    </w:p>
    <w:p w:rsidR="00CF091C" w:rsidRDefault="00CF091C" w:rsidP="00CF091C">
      <w:r>
        <w:t>MATERIAL:</w:t>
      </w:r>
      <w:r>
        <w:tab/>
      </w:r>
      <w:r>
        <w:tab/>
        <w:t xml:space="preserve">Polietileno BAJA  </w:t>
      </w:r>
      <w:r>
        <w:rPr>
          <w:u w:val="single"/>
        </w:rPr>
        <w:t xml:space="preserve">Tubular </w:t>
      </w:r>
    </w:p>
    <w:p w:rsidR="00CF091C" w:rsidRDefault="00CF091C" w:rsidP="00CF091C">
      <w:r>
        <w:t>MEDIDA:</w:t>
      </w:r>
      <w:r>
        <w:tab/>
      </w:r>
      <w:r>
        <w:tab/>
      </w:r>
      <w:r>
        <w:rPr>
          <w:b/>
        </w:rPr>
        <w:t>55</w:t>
      </w:r>
      <w:r>
        <w:t xml:space="preserve">    Cms.</w:t>
      </w:r>
    </w:p>
    <w:p w:rsidR="00CF091C" w:rsidRDefault="00CF091C" w:rsidP="00CF091C">
      <w:r>
        <w:t>CALIBRE:</w:t>
      </w:r>
      <w:r>
        <w:tab/>
      </w:r>
      <w:r>
        <w:tab/>
      </w:r>
      <w:r>
        <w:rPr>
          <w:b/>
        </w:rPr>
        <w:t xml:space="preserve">1.45 </w:t>
      </w:r>
      <w:r>
        <w:t xml:space="preserve">  ”</w:t>
      </w:r>
    </w:p>
    <w:p w:rsidR="00CF091C" w:rsidRDefault="00CF091C" w:rsidP="00CF091C">
      <w:r>
        <w:t>COLOR:</w:t>
      </w:r>
      <w:r>
        <w:tab/>
      </w:r>
      <w:r>
        <w:tab/>
        <w:t>Transparente</w:t>
      </w:r>
    </w:p>
    <w:p w:rsidR="00CF091C" w:rsidRDefault="00A60A2E" w:rsidP="00CF091C">
      <w:r>
        <w:t>TRATADO:</w:t>
      </w:r>
      <w:r>
        <w:tab/>
      </w:r>
      <w:r>
        <w:tab/>
        <w:t>2  Caras.</w:t>
      </w:r>
    </w:p>
    <w:p w:rsidR="00CF091C" w:rsidRDefault="00CF091C" w:rsidP="00CF091C">
      <w:r>
        <w:t>CANTIDAD:</w:t>
      </w:r>
      <w:r>
        <w:tab/>
      </w:r>
      <w:r>
        <w:tab/>
      </w:r>
      <w:r>
        <w:rPr>
          <w:b/>
        </w:rPr>
        <w:t>280</w:t>
      </w:r>
      <w:r w:rsidRPr="00521768">
        <w:rPr>
          <w:b/>
        </w:rPr>
        <w:t xml:space="preserve">  </w:t>
      </w:r>
      <w:r>
        <w:t xml:space="preserve"> Kg.</w:t>
      </w:r>
    </w:p>
    <w:p w:rsidR="00CF091C" w:rsidRDefault="00CF091C" w:rsidP="00CF091C">
      <w:r>
        <w:t>COLORES:</w:t>
      </w:r>
      <w:r>
        <w:tab/>
      </w:r>
      <w:r>
        <w:tab/>
        <w:t xml:space="preserve">2 </w:t>
      </w:r>
      <w:r w:rsidR="009620EC">
        <w:t xml:space="preserve">  </w:t>
      </w:r>
      <w:r>
        <w:t xml:space="preserve"> (</w:t>
      </w:r>
      <w:r w:rsidR="009620EC">
        <w:t xml:space="preserve"> </w:t>
      </w:r>
      <w:r>
        <w:t xml:space="preserve">  Naranja  – Negro  )</w:t>
      </w:r>
    </w:p>
    <w:p w:rsidR="00CF091C" w:rsidRDefault="00CF091C" w:rsidP="00CF091C">
      <w:r>
        <w:t>CARAS:</w:t>
      </w:r>
      <w:r>
        <w:tab/>
      </w:r>
      <w:r>
        <w:tab/>
        <w:t>2  (2 x 2 )</w:t>
      </w:r>
    </w:p>
    <w:p w:rsidR="00CF091C" w:rsidRDefault="00CF091C" w:rsidP="00CF091C">
      <w:r>
        <w:t>REPETICIÓN:</w:t>
      </w:r>
      <w:r>
        <w:tab/>
        <w:t xml:space="preserve">37    Cms. </w:t>
      </w:r>
    </w:p>
    <w:p w:rsidR="00CF091C" w:rsidRDefault="00CF091C" w:rsidP="00CF091C">
      <w:r>
        <w:t>BOLSA:</w:t>
      </w:r>
      <w:r>
        <w:tab/>
      </w:r>
      <w:r>
        <w:tab/>
        <w:t>37  X  52 + 6    Cms   Solapa  Volada</w:t>
      </w:r>
    </w:p>
    <w:p w:rsidR="00CF091C" w:rsidRDefault="00CF091C" w:rsidP="00CF091C">
      <w:r>
        <w:t>RODILLO :                37</w:t>
      </w:r>
    </w:p>
    <w:p w:rsidR="00CF091C" w:rsidRDefault="00CF091C" w:rsidP="00CF091C">
      <w:r>
        <w:t>SELLADO:</w:t>
      </w:r>
      <w:r>
        <w:tab/>
      </w:r>
      <w:r>
        <w:tab/>
        <w:t>Lateral  con selle de doble bolsa por golpe</w:t>
      </w:r>
    </w:p>
    <w:p w:rsidR="00CF091C" w:rsidRDefault="00CF091C" w:rsidP="00CF091C">
      <w:pPr>
        <w:rPr>
          <w:b/>
        </w:rPr>
      </w:pPr>
      <w:r>
        <w:t>REFERENCIA:</w:t>
      </w:r>
      <w:r>
        <w:tab/>
      </w:r>
      <w:r>
        <w:rPr>
          <w:b/>
        </w:rPr>
        <w:t>RAWFIT   PANTALON</w:t>
      </w:r>
    </w:p>
    <w:p w:rsidR="00CF091C" w:rsidRDefault="00CF091C" w:rsidP="00CF091C">
      <w:pPr>
        <w:rPr>
          <w:b/>
        </w:rPr>
      </w:pPr>
      <w:r>
        <w:rPr>
          <w:b/>
        </w:rPr>
        <w:tab/>
      </w:r>
      <w:r>
        <w:rPr>
          <w:b/>
        </w:rPr>
        <w:tab/>
      </w:r>
    </w:p>
    <w:p w:rsidR="00CF091C" w:rsidRDefault="00CF091C" w:rsidP="00CF091C"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CF091C" w:rsidRDefault="00CF091C" w:rsidP="00CF091C">
      <w:r>
        <w:rPr>
          <w:b/>
          <w:bCs/>
          <w:u w:val="single"/>
        </w:rPr>
        <w:t>NOTA:</w:t>
      </w:r>
      <w:r>
        <w:t xml:space="preserve"> </w:t>
      </w:r>
      <w:r w:rsidR="00555D71">
        <w:tab/>
      </w:r>
      <w:r>
        <w:t xml:space="preserve"> - Los cyreles  se encuentran en su planta</w:t>
      </w:r>
    </w:p>
    <w:p w:rsidR="00CF091C" w:rsidRDefault="00CF091C" w:rsidP="00CF091C">
      <w:pPr>
        <w:numPr>
          <w:ilvl w:val="0"/>
          <w:numId w:val="2"/>
        </w:numPr>
      </w:pPr>
      <w:r>
        <w:t xml:space="preserve">Altura y tonos según   Muestra  </w:t>
      </w:r>
      <w:r w:rsidR="006F77C6">
        <w:t>Física</w:t>
      </w:r>
    </w:p>
    <w:p w:rsidR="00CF091C" w:rsidRPr="00465B97" w:rsidRDefault="00CF091C" w:rsidP="00CF091C">
      <w:pPr>
        <w:numPr>
          <w:ilvl w:val="0"/>
          <w:numId w:val="2"/>
        </w:numPr>
      </w:pPr>
      <w:r>
        <w:t xml:space="preserve">Igual  ultima  </w:t>
      </w:r>
      <w:r w:rsidR="006F77C6">
        <w:t>impresión</w:t>
      </w:r>
    </w:p>
    <w:p w:rsidR="00CF091C" w:rsidRDefault="00CF091C" w:rsidP="00CF091C">
      <w:pPr>
        <w:numPr>
          <w:ilvl w:val="0"/>
          <w:numId w:val="2"/>
        </w:numPr>
      </w:pPr>
      <w:r>
        <w:t>SE  APRUEBA  IMPRESION</w:t>
      </w:r>
    </w:p>
    <w:p w:rsidR="00CF091C" w:rsidRDefault="00CF091C" w:rsidP="00CF091C"/>
    <w:p w:rsidR="00CF091C" w:rsidRDefault="00CF091C" w:rsidP="00CF091C">
      <w:r>
        <w:t>Agradezco la atención y colaboración prestada.</w:t>
      </w:r>
    </w:p>
    <w:p w:rsidR="00CF091C" w:rsidRDefault="00CF091C" w:rsidP="00CF091C"/>
    <w:p w:rsidR="00CF091C" w:rsidRDefault="00CF091C" w:rsidP="00CF091C">
      <w:r>
        <w:t>Cordialmente,</w:t>
      </w:r>
    </w:p>
    <w:p w:rsidR="00CF091C" w:rsidRDefault="00CF091C" w:rsidP="00CF091C"/>
    <w:p w:rsidR="00555D71" w:rsidRDefault="00555D71" w:rsidP="00CF091C"/>
    <w:p w:rsidR="00CF091C" w:rsidRDefault="00CF091C" w:rsidP="00CF091C">
      <w:r>
        <w:t>RICARDO CASAS ZAPATA</w:t>
      </w:r>
    </w:p>
    <w:p w:rsidR="00CF091C" w:rsidRDefault="00CF091C" w:rsidP="00CF091C">
      <w:r>
        <w:t>Director.</w:t>
      </w:r>
    </w:p>
    <w:p w:rsidR="00CF091C" w:rsidRDefault="00CF091C" w:rsidP="0042659C">
      <w:pPr>
        <w:rPr>
          <w:b/>
        </w:rPr>
      </w:pPr>
    </w:p>
    <w:p w:rsidR="00156CFE" w:rsidRDefault="00156CFE" w:rsidP="0042659C">
      <w:pPr>
        <w:rPr>
          <w:b/>
        </w:rPr>
      </w:pPr>
    </w:p>
    <w:p w:rsidR="00156CFE" w:rsidRDefault="00156CFE" w:rsidP="0042659C">
      <w:pPr>
        <w:rPr>
          <w:b/>
        </w:rPr>
      </w:pPr>
    </w:p>
    <w:p w:rsidR="00156CFE" w:rsidRDefault="00156CFE" w:rsidP="0042659C">
      <w:pPr>
        <w:rPr>
          <w:b/>
        </w:rPr>
      </w:pPr>
    </w:p>
    <w:p w:rsidR="00156CFE" w:rsidRDefault="00156CFE" w:rsidP="0042659C">
      <w:pPr>
        <w:rPr>
          <w:b/>
        </w:rPr>
      </w:pPr>
    </w:p>
    <w:p w:rsidR="00156CFE" w:rsidRDefault="00156CFE" w:rsidP="00156CFE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156CFE" w:rsidRDefault="00156CFE" w:rsidP="00156CFE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156CFE" w:rsidRDefault="00156CFE" w:rsidP="00156CFE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 - 144</w:t>
      </w:r>
    </w:p>
    <w:p w:rsidR="00156CFE" w:rsidRDefault="00156CFE" w:rsidP="00156CFE">
      <w:pPr>
        <w:rPr>
          <w:b/>
          <w:bCs/>
          <w:sz w:val="20"/>
        </w:rPr>
      </w:pPr>
      <w:r>
        <w:rPr>
          <w:b/>
          <w:bCs/>
          <w:sz w:val="20"/>
        </w:rPr>
        <w:t>TEL:   4 44 46 64  ITAGUI.</w:t>
      </w:r>
    </w:p>
    <w:p w:rsidR="00156CFE" w:rsidRDefault="00156CFE" w:rsidP="00156CFE">
      <w:pPr>
        <w:rPr>
          <w:b/>
          <w:bCs/>
          <w:sz w:val="20"/>
        </w:rPr>
      </w:pPr>
    </w:p>
    <w:p w:rsidR="00156CFE" w:rsidRDefault="00156CFE" w:rsidP="00156CFE">
      <w:pPr>
        <w:rPr>
          <w:b/>
          <w:bCs/>
        </w:rPr>
      </w:pPr>
    </w:p>
    <w:p w:rsidR="00156CFE" w:rsidRDefault="00156CFE" w:rsidP="00156CFE">
      <w:pPr>
        <w:rPr>
          <w:b/>
          <w:bCs/>
        </w:rPr>
      </w:pPr>
    </w:p>
    <w:p w:rsidR="00156CFE" w:rsidRDefault="00156CFE" w:rsidP="00156CFE">
      <w:pPr>
        <w:pStyle w:val="Ttulo1"/>
      </w:pPr>
      <w:r>
        <w:t>ORDEN DE  TRABAJO   N°   07419</w:t>
      </w:r>
    </w:p>
    <w:p w:rsidR="00156CFE" w:rsidRDefault="00156CFE" w:rsidP="00156CFE"/>
    <w:p w:rsidR="00156CFE" w:rsidRDefault="00156CFE" w:rsidP="00156CFE">
      <w:r>
        <w:t>FECHA:</w:t>
      </w:r>
      <w:r>
        <w:tab/>
        <w:t>Medellín,  Octubre   25   de  2010</w:t>
      </w:r>
    </w:p>
    <w:p w:rsidR="00156CFE" w:rsidRDefault="00156CFE" w:rsidP="00156CFE">
      <w:r>
        <w:t>PARA:</w:t>
      </w:r>
      <w:r>
        <w:tab/>
      </w:r>
      <w:r>
        <w:tab/>
        <w:t>PLÁSTICOS DARMA</w:t>
      </w:r>
    </w:p>
    <w:p w:rsidR="00156CFE" w:rsidRDefault="00156CFE" w:rsidP="00156CFE">
      <w:r>
        <w:t>ATENCIÓN:</w:t>
      </w:r>
      <w:r>
        <w:tab/>
        <w:t>Sr. Darío Jaramillo</w:t>
      </w:r>
    </w:p>
    <w:p w:rsidR="00156CFE" w:rsidRDefault="00156CFE" w:rsidP="00156CFE">
      <w:r>
        <w:tab/>
      </w:r>
      <w:r>
        <w:tab/>
        <w:t>Gerente.</w:t>
      </w:r>
    </w:p>
    <w:p w:rsidR="00156CFE" w:rsidRDefault="00156CFE" w:rsidP="00156CFE"/>
    <w:p w:rsidR="00156CFE" w:rsidRDefault="00156CFE" w:rsidP="00156CFE">
      <w:r>
        <w:t>Apreciado Don Darío:</w:t>
      </w:r>
    </w:p>
    <w:p w:rsidR="00156CFE" w:rsidRDefault="00156CFE" w:rsidP="00156CFE"/>
    <w:p w:rsidR="00156CFE" w:rsidRDefault="00156CFE" w:rsidP="00156CFE">
      <w:r>
        <w:t>Con la presente estamos solicitando el siguiente servicio de  IMPRESION:</w:t>
      </w:r>
    </w:p>
    <w:p w:rsidR="00156CFE" w:rsidRDefault="00156CFE" w:rsidP="00156CFE"/>
    <w:p w:rsidR="00156CFE" w:rsidRDefault="00156CFE" w:rsidP="00156CFE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156CFE" w:rsidRDefault="00156CFE" w:rsidP="00156CFE">
      <w:r>
        <w:t>MATERIAL   :           Polipropileno  Tubular  de   45</w:t>
      </w:r>
      <w:r w:rsidRPr="00911319">
        <w:rPr>
          <w:b/>
        </w:rPr>
        <w:t xml:space="preserve"> </w:t>
      </w:r>
      <w:r>
        <w:t xml:space="preserve"> cms</w:t>
      </w:r>
    </w:p>
    <w:p w:rsidR="00156CFE" w:rsidRDefault="00156CFE" w:rsidP="00156CFE">
      <w:r>
        <w:t>CLIBRE      :               1</w:t>
      </w:r>
      <w:r>
        <w:rPr>
          <w:b/>
        </w:rPr>
        <w:t>.3</w:t>
      </w:r>
      <w:r w:rsidRPr="00F877C0">
        <w:rPr>
          <w:b/>
        </w:rPr>
        <w:t xml:space="preserve"> </w:t>
      </w:r>
      <w:r>
        <w:rPr>
          <w:b/>
        </w:rPr>
        <w:t xml:space="preserve"> </w:t>
      </w:r>
      <w:r w:rsidRPr="00F877C0">
        <w:rPr>
          <w:b/>
        </w:rPr>
        <w:t>”</w:t>
      </w:r>
    </w:p>
    <w:p w:rsidR="00156CFE" w:rsidRDefault="00156CFE" w:rsidP="00156CFE">
      <w:r>
        <w:t>REFERENCIA:</w:t>
      </w:r>
      <w:r>
        <w:tab/>
      </w:r>
      <w:r>
        <w:rPr>
          <w:b/>
        </w:rPr>
        <w:t>TOSTADA  RIKYPAN  X  30</w:t>
      </w:r>
    </w:p>
    <w:p w:rsidR="00156CFE" w:rsidRDefault="00156CFE" w:rsidP="00156CFE">
      <w:r>
        <w:t>CANTIDAD    :          100    Kg</w:t>
      </w:r>
    </w:p>
    <w:p w:rsidR="00156CFE" w:rsidRDefault="00156CFE" w:rsidP="00156CFE">
      <w:r>
        <w:t>COLORES:</w:t>
      </w:r>
      <w:r>
        <w:tab/>
      </w:r>
      <w:r>
        <w:tab/>
        <w:t>3 (   Según  Muestra   )</w:t>
      </w:r>
    </w:p>
    <w:p w:rsidR="00156CFE" w:rsidRDefault="00156CFE" w:rsidP="00156CFE">
      <w:r>
        <w:t>CARAS:</w:t>
      </w:r>
      <w:r>
        <w:tab/>
      </w:r>
      <w:r>
        <w:tab/>
        <w:t>2</w:t>
      </w:r>
    </w:p>
    <w:p w:rsidR="00156CFE" w:rsidRDefault="00156CFE" w:rsidP="00156CFE">
      <w:r>
        <w:t>REPETICIÓN:</w:t>
      </w:r>
      <w:r>
        <w:tab/>
        <w:t>26</w:t>
      </w:r>
    </w:p>
    <w:p w:rsidR="00156CFE" w:rsidRDefault="00156CFE" w:rsidP="00156CFE">
      <w:r>
        <w:t>RODILLO:</w:t>
      </w:r>
      <w:r>
        <w:tab/>
      </w:r>
      <w:r>
        <w:tab/>
        <w:t>26</w:t>
      </w:r>
    </w:p>
    <w:p w:rsidR="00156CFE" w:rsidRPr="009A4BD3" w:rsidRDefault="00156CFE" w:rsidP="00156CFE">
      <w:pPr>
        <w:rPr>
          <w:b/>
        </w:rPr>
      </w:pPr>
      <w:r>
        <w:t>BOLSA:</w:t>
      </w:r>
      <w:r>
        <w:tab/>
      </w:r>
      <w:r>
        <w:tab/>
      </w:r>
      <w:r>
        <w:rPr>
          <w:b/>
        </w:rPr>
        <w:t xml:space="preserve">26  x  45 </w:t>
      </w:r>
      <w:r w:rsidRPr="009A4BD3">
        <w:rPr>
          <w:b/>
        </w:rPr>
        <w:t xml:space="preserve">  cms</w:t>
      </w:r>
    </w:p>
    <w:p w:rsidR="00156CFE" w:rsidRDefault="00156CFE" w:rsidP="00156CFE">
      <w:r>
        <w:t>SELLADO:</w:t>
      </w:r>
      <w:r>
        <w:tab/>
      </w:r>
      <w:r>
        <w:tab/>
        <w:t>Para selle lateral.</w:t>
      </w:r>
    </w:p>
    <w:p w:rsidR="00156CFE" w:rsidRDefault="00156CFE" w:rsidP="00156CFE"/>
    <w:p w:rsidR="00156CFE" w:rsidRDefault="00156CFE" w:rsidP="00156CFE"/>
    <w:p w:rsidR="00156CFE" w:rsidRPr="00B63C28" w:rsidRDefault="00156CFE" w:rsidP="00156CFE">
      <w:pPr>
        <w:rPr>
          <w:b/>
        </w:rPr>
      </w:pPr>
      <w:r>
        <w:rPr>
          <w:b/>
          <w:bCs/>
          <w:u w:val="single"/>
        </w:rPr>
        <w:t>NOTA:</w:t>
      </w:r>
      <w:r>
        <w:t xml:space="preserve">  *  Cyreles  en  su planta.</w:t>
      </w:r>
    </w:p>
    <w:p w:rsidR="00156CFE" w:rsidRDefault="00156CFE" w:rsidP="00156CFE">
      <w:pPr>
        <w:numPr>
          <w:ilvl w:val="0"/>
          <w:numId w:val="1"/>
        </w:numPr>
      </w:pPr>
      <w:r>
        <w:t>Se envían muestra física  para tonos y alturas</w:t>
      </w:r>
    </w:p>
    <w:p w:rsidR="00156CFE" w:rsidRDefault="00156CFE" w:rsidP="00156CFE">
      <w:pPr>
        <w:numPr>
          <w:ilvl w:val="0"/>
          <w:numId w:val="2"/>
        </w:numPr>
        <w:rPr>
          <w:b/>
        </w:rPr>
      </w:pPr>
      <w:r w:rsidRPr="00764873">
        <w:rPr>
          <w:b/>
        </w:rPr>
        <w:t>Se</w:t>
      </w:r>
      <w:r>
        <w:rPr>
          <w:b/>
        </w:rPr>
        <w:t xml:space="preserve">   envía  el material de PP  </w:t>
      </w:r>
    </w:p>
    <w:p w:rsidR="00156CFE" w:rsidRDefault="00156CFE" w:rsidP="00156CFE">
      <w:pPr>
        <w:ind w:left="885"/>
      </w:pPr>
    </w:p>
    <w:p w:rsidR="00156CFE" w:rsidRDefault="00156CFE" w:rsidP="00156CFE">
      <w:pPr>
        <w:ind w:left="885"/>
      </w:pPr>
    </w:p>
    <w:p w:rsidR="00156CFE" w:rsidRDefault="00156CFE" w:rsidP="00156CFE">
      <w:pPr>
        <w:ind w:left="885"/>
      </w:pPr>
    </w:p>
    <w:p w:rsidR="00156CFE" w:rsidRDefault="00156CFE" w:rsidP="00156CFE">
      <w:r>
        <w:t>Agradezco la atención y colaboración prestada.</w:t>
      </w:r>
    </w:p>
    <w:p w:rsidR="00156CFE" w:rsidRDefault="00156CFE" w:rsidP="00156CFE"/>
    <w:p w:rsidR="00156CFE" w:rsidRDefault="00156CFE" w:rsidP="00156CFE"/>
    <w:p w:rsidR="00156CFE" w:rsidRDefault="00156CFE" w:rsidP="00156CFE"/>
    <w:p w:rsidR="00156CFE" w:rsidRDefault="00156CFE" w:rsidP="00156CFE">
      <w:r>
        <w:t xml:space="preserve">Cordialmente,                                                      </w:t>
      </w:r>
    </w:p>
    <w:p w:rsidR="00156CFE" w:rsidRDefault="00156CFE" w:rsidP="00156CFE"/>
    <w:p w:rsidR="00156CFE" w:rsidRDefault="00156CFE" w:rsidP="00156CFE"/>
    <w:p w:rsidR="00156CFE" w:rsidRDefault="00156CFE" w:rsidP="00156CFE"/>
    <w:p w:rsidR="00156CFE" w:rsidRDefault="00156CFE" w:rsidP="00156CFE">
      <w:r>
        <w:t>RICARDO CASAS ZAPATA</w:t>
      </w:r>
    </w:p>
    <w:p w:rsidR="00156CFE" w:rsidRDefault="00156CFE" w:rsidP="00156CFE">
      <w:r>
        <w:t>Director.</w:t>
      </w:r>
    </w:p>
    <w:p w:rsidR="00156CFE" w:rsidRDefault="00156CFE" w:rsidP="0042659C">
      <w:pPr>
        <w:rPr>
          <w:b/>
        </w:rPr>
      </w:pPr>
    </w:p>
    <w:p w:rsidR="00FB7376" w:rsidRDefault="00FB7376" w:rsidP="0042659C">
      <w:pPr>
        <w:rPr>
          <w:b/>
        </w:rPr>
      </w:pPr>
    </w:p>
    <w:p w:rsidR="00FB7376" w:rsidRDefault="00FB7376" w:rsidP="0042659C">
      <w:pPr>
        <w:rPr>
          <w:b/>
        </w:rPr>
      </w:pPr>
    </w:p>
    <w:p w:rsidR="00FB7376" w:rsidRDefault="00FB7376" w:rsidP="0042659C">
      <w:pPr>
        <w:rPr>
          <w:b/>
        </w:rPr>
      </w:pPr>
    </w:p>
    <w:p w:rsidR="00FB7376" w:rsidRDefault="00FB7376" w:rsidP="00FB7376">
      <w:pPr>
        <w:rPr>
          <w:b/>
        </w:rPr>
      </w:pPr>
    </w:p>
    <w:p w:rsidR="00FB7376" w:rsidRDefault="00FB7376" w:rsidP="00FB7376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FB7376" w:rsidRDefault="00FB7376" w:rsidP="00FB7376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FB7376" w:rsidRDefault="00FB7376" w:rsidP="00FB7376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FB7376" w:rsidRDefault="00FB7376" w:rsidP="00FB7376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FB7376" w:rsidRDefault="00FB7376" w:rsidP="00FB7376">
      <w:pPr>
        <w:rPr>
          <w:b/>
          <w:bCs/>
        </w:rPr>
      </w:pPr>
    </w:p>
    <w:p w:rsidR="00FB7376" w:rsidRDefault="00FB7376" w:rsidP="00FB7376">
      <w:pPr>
        <w:pStyle w:val="Ttulo1"/>
      </w:pPr>
      <w:r>
        <w:t>ORDEN DE TRABAJO    N°      07411</w:t>
      </w:r>
    </w:p>
    <w:p w:rsidR="00FB7376" w:rsidRDefault="00FB7376" w:rsidP="00FB7376"/>
    <w:p w:rsidR="00FB7376" w:rsidRDefault="00FB7376" w:rsidP="00FB7376">
      <w:r>
        <w:t>FECHA:</w:t>
      </w:r>
      <w:r>
        <w:tab/>
        <w:t>Medellín, Octubre    25   de   2010</w:t>
      </w:r>
    </w:p>
    <w:p w:rsidR="00FB7376" w:rsidRDefault="00FB7376" w:rsidP="00FB7376">
      <w:r>
        <w:t>PARA:</w:t>
      </w:r>
      <w:r>
        <w:tab/>
      </w:r>
      <w:r>
        <w:tab/>
        <w:t>PLÁSTICOS DARMA</w:t>
      </w:r>
    </w:p>
    <w:p w:rsidR="00FB7376" w:rsidRDefault="00FB7376" w:rsidP="00FB7376">
      <w:r>
        <w:t>ATENCIÓN:</w:t>
      </w:r>
      <w:r>
        <w:tab/>
        <w:t>Sr. Darío Jaramillo</w:t>
      </w:r>
    </w:p>
    <w:p w:rsidR="00FB7376" w:rsidRDefault="00FB7376" w:rsidP="00FB7376">
      <w:r>
        <w:tab/>
      </w:r>
      <w:r>
        <w:tab/>
        <w:t>Gerente.</w:t>
      </w:r>
    </w:p>
    <w:p w:rsidR="00FB7376" w:rsidRDefault="00FB7376" w:rsidP="00FB7376"/>
    <w:p w:rsidR="00FB7376" w:rsidRDefault="00FB7376" w:rsidP="00FB7376">
      <w:r>
        <w:t>Apreciado Don Darío:</w:t>
      </w:r>
    </w:p>
    <w:p w:rsidR="00FB7376" w:rsidRDefault="00FB7376" w:rsidP="00FB7376"/>
    <w:p w:rsidR="00FB7376" w:rsidRDefault="00FB7376" w:rsidP="00FB7376">
      <w:r>
        <w:t>Con la presente estamos solicitando el siguiente servicio de  IMPRESION:</w:t>
      </w:r>
    </w:p>
    <w:p w:rsidR="00FB7376" w:rsidRDefault="00FB7376" w:rsidP="00FB7376"/>
    <w:p w:rsidR="00FB7376" w:rsidRDefault="00FB7376" w:rsidP="00FB7376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FB7376" w:rsidRDefault="00FB7376" w:rsidP="00FB7376">
      <w:r>
        <w:t>MATERIAL   :           Polipropileno Tubular de    40  cms</w:t>
      </w:r>
    </w:p>
    <w:p w:rsidR="00FB7376" w:rsidRDefault="00FB7376" w:rsidP="00FB7376">
      <w:r>
        <w:t xml:space="preserve">CLIBRE      :               </w:t>
      </w:r>
      <w:smartTag w:uri="urn:schemas-microsoft-com:office:smarttags" w:element="metricconverter">
        <w:smartTagPr>
          <w:attr w:name="ProductID" w:val="1.45 ”"/>
        </w:smartTagPr>
        <w:r>
          <w:t>1.45 ”</w:t>
        </w:r>
      </w:smartTag>
    </w:p>
    <w:p w:rsidR="00FB7376" w:rsidRDefault="00FB7376" w:rsidP="00FB7376">
      <w:r>
        <w:t>REFERENCIA:</w:t>
      </w:r>
      <w:r>
        <w:tab/>
      </w:r>
      <w:r>
        <w:rPr>
          <w:b/>
        </w:rPr>
        <w:t>RAWFIT    PRENDA</w:t>
      </w:r>
    </w:p>
    <w:p w:rsidR="00FB7376" w:rsidRDefault="00FB7376" w:rsidP="00FB7376">
      <w:r>
        <w:t>CANTIDAD    :          180    Kg</w:t>
      </w:r>
    </w:p>
    <w:p w:rsidR="00FB7376" w:rsidRDefault="00FB7376" w:rsidP="00FB7376">
      <w:r>
        <w:t>COLORES:</w:t>
      </w:r>
      <w:r>
        <w:tab/>
      </w:r>
      <w:r>
        <w:tab/>
        <w:t>2  ( Negro – Naranja )</w:t>
      </w:r>
    </w:p>
    <w:p w:rsidR="00FB7376" w:rsidRDefault="00FB7376" w:rsidP="00FB7376">
      <w:r>
        <w:t>CARAS:</w:t>
      </w:r>
      <w:r>
        <w:tab/>
      </w:r>
      <w:r>
        <w:tab/>
        <w:t>2</w:t>
      </w:r>
    </w:p>
    <w:p w:rsidR="00FB7376" w:rsidRDefault="00FB7376" w:rsidP="00FB7376">
      <w:r>
        <w:t>REPETICIÓN:</w:t>
      </w:r>
      <w:r>
        <w:tab/>
        <w:t>32</w:t>
      </w:r>
    </w:p>
    <w:p w:rsidR="00FB7376" w:rsidRDefault="00FB7376" w:rsidP="00FB7376">
      <w:r>
        <w:t>RODILLO:</w:t>
      </w:r>
      <w:r>
        <w:tab/>
      </w:r>
      <w:r>
        <w:tab/>
        <w:t>32</w:t>
      </w:r>
    </w:p>
    <w:p w:rsidR="00FB7376" w:rsidRDefault="00FB7376" w:rsidP="00FB7376">
      <w:r>
        <w:t>BOLSA:</w:t>
      </w:r>
      <w:r>
        <w:tab/>
      </w:r>
      <w:r>
        <w:tab/>
        <w:t xml:space="preserve">32  x 37  +  6  cms   Solapa  Volada </w:t>
      </w:r>
    </w:p>
    <w:p w:rsidR="00FB7376" w:rsidRDefault="00FB7376" w:rsidP="00FB7376">
      <w:r>
        <w:t>SELLADO:</w:t>
      </w:r>
      <w:r>
        <w:tab/>
      </w:r>
      <w:r>
        <w:tab/>
        <w:t>Para selle lateral.</w:t>
      </w:r>
    </w:p>
    <w:p w:rsidR="00FB7376" w:rsidRDefault="00FB7376" w:rsidP="00FB7376"/>
    <w:p w:rsidR="00FB7376" w:rsidRDefault="00FB7376" w:rsidP="00FB7376"/>
    <w:p w:rsidR="00FB7376" w:rsidRDefault="00FB7376" w:rsidP="00FB7376">
      <w:r>
        <w:rPr>
          <w:b/>
          <w:bCs/>
          <w:u w:val="single"/>
        </w:rPr>
        <w:t>NOTA:</w:t>
      </w:r>
      <w:r>
        <w:t xml:space="preserve">  * Los cyreles  están en su planta</w:t>
      </w:r>
    </w:p>
    <w:p w:rsidR="00FB7376" w:rsidRDefault="00FB7376" w:rsidP="00FB7376">
      <w:pPr>
        <w:numPr>
          <w:ilvl w:val="0"/>
          <w:numId w:val="1"/>
        </w:numPr>
      </w:pPr>
      <w:r>
        <w:t>Se envían  Arte para  tonos y alturas</w:t>
      </w:r>
    </w:p>
    <w:p w:rsidR="00FB7376" w:rsidRDefault="00FB7376" w:rsidP="00FB7376">
      <w:pPr>
        <w:numPr>
          <w:ilvl w:val="0"/>
          <w:numId w:val="2"/>
        </w:numPr>
        <w:rPr>
          <w:b/>
        </w:rPr>
      </w:pPr>
      <w:r>
        <w:t xml:space="preserve">Se  envia el material de PP de </w:t>
      </w:r>
      <w:r>
        <w:rPr>
          <w:b/>
        </w:rPr>
        <w:t>40</w:t>
      </w:r>
      <w:r w:rsidRPr="00426168">
        <w:rPr>
          <w:b/>
        </w:rPr>
        <w:t xml:space="preserve">  cms</w:t>
      </w:r>
    </w:p>
    <w:p w:rsidR="00FB7376" w:rsidRDefault="00FB7376" w:rsidP="00FB7376">
      <w:pPr>
        <w:numPr>
          <w:ilvl w:val="0"/>
          <w:numId w:val="2"/>
        </w:numPr>
      </w:pPr>
      <w:r>
        <w:rPr>
          <w:b/>
        </w:rPr>
        <w:t>SE  APRUEBA  IMPRESION</w:t>
      </w:r>
    </w:p>
    <w:p w:rsidR="00FB7376" w:rsidRDefault="00FB7376" w:rsidP="00FB7376">
      <w:pPr>
        <w:ind w:left="885"/>
      </w:pPr>
    </w:p>
    <w:p w:rsidR="00FB7376" w:rsidRDefault="00FB7376" w:rsidP="00FB7376">
      <w:pPr>
        <w:ind w:left="885"/>
      </w:pPr>
    </w:p>
    <w:p w:rsidR="00FB7376" w:rsidRDefault="00FB7376" w:rsidP="00FB7376">
      <w:r>
        <w:t>Agradezco la atención y colaboración prestada</w:t>
      </w:r>
    </w:p>
    <w:p w:rsidR="00FB7376" w:rsidRDefault="00FB7376" w:rsidP="00FB7376"/>
    <w:p w:rsidR="00FB7376" w:rsidRDefault="00FB7376" w:rsidP="00FB7376"/>
    <w:p w:rsidR="00FB7376" w:rsidRDefault="00FB7376" w:rsidP="00FB7376">
      <w:r>
        <w:t>Cordialmente,</w:t>
      </w:r>
    </w:p>
    <w:p w:rsidR="00FB7376" w:rsidRDefault="00FB7376" w:rsidP="00FB7376"/>
    <w:p w:rsidR="00FB7376" w:rsidRDefault="00FB7376" w:rsidP="00FB7376"/>
    <w:p w:rsidR="00FB7376" w:rsidRDefault="00FB7376" w:rsidP="00FB7376"/>
    <w:p w:rsidR="00FB7376" w:rsidRDefault="00FB7376" w:rsidP="00FB7376">
      <w:r>
        <w:t>RICARDO CASAS ZAPATA</w:t>
      </w:r>
    </w:p>
    <w:p w:rsidR="00FB7376" w:rsidRDefault="00FB7376" w:rsidP="00FB7376">
      <w:r>
        <w:t>Director.</w:t>
      </w:r>
    </w:p>
    <w:p w:rsidR="00FB7376" w:rsidRDefault="00FB7376" w:rsidP="0042659C">
      <w:pPr>
        <w:rPr>
          <w:b/>
        </w:rPr>
      </w:pPr>
    </w:p>
    <w:p w:rsidR="00FB7376" w:rsidRDefault="00FB7376" w:rsidP="0042659C">
      <w:pPr>
        <w:rPr>
          <w:b/>
        </w:rPr>
      </w:pPr>
    </w:p>
    <w:p w:rsidR="00DC20E9" w:rsidRDefault="00DC20E9" w:rsidP="0042659C">
      <w:pPr>
        <w:rPr>
          <w:b/>
        </w:rPr>
      </w:pPr>
    </w:p>
    <w:p w:rsidR="00DC20E9" w:rsidRDefault="00DC20E9" w:rsidP="0042659C">
      <w:pPr>
        <w:rPr>
          <w:b/>
        </w:rPr>
      </w:pPr>
    </w:p>
    <w:p w:rsidR="00DC20E9" w:rsidRDefault="00DC20E9" w:rsidP="0042659C">
      <w:pPr>
        <w:rPr>
          <w:b/>
        </w:rPr>
      </w:pPr>
    </w:p>
    <w:p w:rsidR="00DC20E9" w:rsidRDefault="00DC20E9" w:rsidP="0042659C">
      <w:pPr>
        <w:rPr>
          <w:b/>
        </w:rPr>
      </w:pPr>
    </w:p>
    <w:p w:rsidR="00DC20E9" w:rsidRDefault="00DC20E9" w:rsidP="00DC20E9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DC20E9" w:rsidRDefault="00DC20E9" w:rsidP="00DC20E9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DC20E9" w:rsidRDefault="00DC20E9" w:rsidP="00DC20E9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– 144 </w:t>
      </w:r>
    </w:p>
    <w:p w:rsidR="00DC20E9" w:rsidRDefault="00DC20E9" w:rsidP="00DC20E9">
      <w:pPr>
        <w:rPr>
          <w:b/>
          <w:bCs/>
          <w:sz w:val="20"/>
        </w:rPr>
      </w:pPr>
      <w:r>
        <w:rPr>
          <w:b/>
          <w:bCs/>
          <w:sz w:val="20"/>
        </w:rPr>
        <w:t xml:space="preserve">TEL:   4 44 46 64  ITAGUI                                      </w:t>
      </w:r>
    </w:p>
    <w:p w:rsidR="00DC20E9" w:rsidRDefault="00DC20E9" w:rsidP="00DC20E9"/>
    <w:p w:rsidR="00DC20E9" w:rsidRDefault="00DC20E9" w:rsidP="00DC20E9">
      <w:pPr>
        <w:pStyle w:val="Ttulo1"/>
      </w:pPr>
      <w:r>
        <w:t>ORDEN DE TRABAJO   N°      07481</w:t>
      </w:r>
    </w:p>
    <w:p w:rsidR="00DC20E9" w:rsidRPr="002E6298" w:rsidRDefault="00DC20E9" w:rsidP="00DC20E9"/>
    <w:p w:rsidR="00DC20E9" w:rsidRDefault="00DC20E9" w:rsidP="00DC20E9">
      <w:r>
        <w:t>FECHA:</w:t>
      </w:r>
      <w:r>
        <w:tab/>
        <w:t>Medellín,  Octubre     25   de 2010</w:t>
      </w:r>
    </w:p>
    <w:p w:rsidR="00DC20E9" w:rsidRDefault="00DC20E9" w:rsidP="00DC20E9">
      <w:r>
        <w:t>PARA:</w:t>
      </w:r>
      <w:r>
        <w:tab/>
      </w:r>
      <w:r>
        <w:tab/>
        <w:t>PLÁSTICOS DARMA</w:t>
      </w:r>
    </w:p>
    <w:p w:rsidR="00DC20E9" w:rsidRDefault="00DC20E9" w:rsidP="00DC20E9">
      <w:r>
        <w:t>ATENCIÓN:</w:t>
      </w:r>
      <w:r>
        <w:tab/>
        <w:t>Sr. Darío Jaramillo</w:t>
      </w:r>
    </w:p>
    <w:p w:rsidR="00DC20E9" w:rsidRDefault="00DC20E9" w:rsidP="00DC20E9">
      <w:r>
        <w:tab/>
      </w:r>
      <w:r>
        <w:tab/>
        <w:t>Gerente.</w:t>
      </w:r>
    </w:p>
    <w:p w:rsidR="00DC20E9" w:rsidRDefault="00DC20E9" w:rsidP="00DC20E9"/>
    <w:p w:rsidR="00DC20E9" w:rsidRDefault="00DC20E9" w:rsidP="00DC20E9">
      <w:r>
        <w:t>Apreciado Don Darío:</w:t>
      </w:r>
    </w:p>
    <w:p w:rsidR="00DC20E9" w:rsidRDefault="00DC20E9" w:rsidP="00DC20E9"/>
    <w:p w:rsidR="00DC20E9" w:rsidRDefault="00DC20E9" w:rsidP="00DC20E9">
      <w:r>
        <w:t>Con la presente estamos solicitando el siguiente servicio de  IMPRESION:</w:t>
      </w:r>
    </w:p>
    <w:p w:rsidR="00DC20E9" w:rsidRDefault="00DC20E9" w:rsidP="00DC20E9"/>
    <w:p w:rsidR="00DC20E9" w:rsidRDefault="00DC20E9" w:rsidP="00DC20E9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DC20E9" w:rsidRDefault="00DC20E9" w:rsidP="00DC20E9">
      <w:r>
        <w:t xml:space="preserve">MATERIAL   :           Polipropileno LAMINA  de  </w:t>
      </w:r>
      <w:r w:rsidRPr="001F09F9">
        <w:rPr>
          <w:b/>
        </w:rPr>
        <w:t xml:space="preserve">55 </w:t>
      </w:r>
      <w:r w:rsidRPr="002830A8">
        <w:rPr>
          <w:b/>
        </w:rPr>
        <w:t xml:space="preserve"> </w:t>
      </w:r>
      <w:r>
        <w:t>cms</w:t>
      </w:r>
    </w:p>
    <w:p w:rsidR="00DC20E9" w:rsidRDefault="00DC20E9" w:rsidP="00DC20E9">
      <w:r>
        <w:t xml:space="preserve">CLIBRE      :               1.5  ” </w:t>
      </w:r>
    </w:p>
    <w:p w:rsidR="00DC20E9" w:rsidRDefault="00DC20E9" w:rsidP="00DC20E9">
      <w:r>
        <w:t>REFERENCIA:</w:t>
      </w:r>
      <w:r>
        <w:tab/>
      </w:r>
      <w:r w:rsidRPr="00883836">
        <w:rPr>
          <w:b/>
        </w:rPr>
        <w:t>PANDEYUCA  SOL DE ORIENTE</w:t>
      </w:r>
    </w:p>
    <w:p w:rsidR="00DC20E9" w:rsidRDefault="00D30A3E" w:rsidP="00DC20E9">
      <w:r>
        <w:t>CANTIDAD    :         130</w:t>
      </w:r>
      <w:r w:rsidR="00DC20E9">
        <w:t xml:space="preserve">   Kg</w:t>
      </w:r>
    </w:p>
    <w:p w:rsidR="00DC20E9" w:rsidRDefault="00DC20E9" w:rsidP="00DC20E9">
      <w:r>
        <w:t>COLORES:</w:t>
      </w:r>
      <w:r>
        <w:tab/>
      </w:r>
      <w:r>
        <w:tab/>
        <w:t>5 (  según muestra )</w:t>
      </w:r>
    </w:p>
    <w:p w:rsidR="00DC20E9" w:rsidRDefault="00DC20E9" w:rsidP="00DC20E9">
      <w:r>
        <w:t>CARAS:</w:t>
      </w:r>
      <w:r>
        <w:tab/>
      </w:r>
      <w:r>
        <w:tab/>
        <w:t>2</w:t>
      </w:r>
    </w:p>
    <w:p w:rsidR="00DC20E9" w:rsidRDefault="00DC20E9" w:rsidP="00DC20E9">
      <w:r>
        <w:t>REPETICIÓN:</w:t>
      </w:r>
      <w:r>
        <w:tab/>
        <w:t>23  cms</w:t>
      </w:r>
    </w:p>
    <w:p w:rsidR="00DC20E9" w:rsidRDefault="00DC20E9" w:rsidP="00DC20E9">
      <w:r>
        <w:t>RODILLO:</w:t>
      </w:r>
      <w:r>
        <w:tab/>
      </w:r>
      <w:r>
        <w:tab/>
        <w:t>48</w:t>
      </w:r>
    </w:p>
    <w:p w:rsidR="00DC20E9" w:rsidRDefault="00DC20E9" w:rsidP="00DC20E9">
      <w:r>
        <w:t>BOLSA:</w:t>
      </w:r>
      <w:r>
        <w:tab/>
      </w:r>
      <w:r>
        <w:tab/>
      </w:r>
      <w:r>
        <w:rPr>
          <w:b/>
        </w:rPr>
        <w:t>23 x 24.5  + 3.5</w:t>
      </w:r>
      <w:r>
        <w:t xml:space="preserve">  cms     fuelle de  fondo</w:t>
      </w:r>
    </w:p>
    <w:p w:rsidR="00DC20E9" w:rsidRDefault="00DC20E9" w:rsidP="00DC20E9">
      <w:r>
        <w:t>SELLADO:</w:t>
      </w:r>
      <w:r>
        <w:tab/>
      </w:r>
      <w:r>
        <w:tab/>
        <w:t>Para selle lateral.</w:t>
      </w:r>
    </w:p>
    <w:p w:rsidR="00DC20E9" w:rsidRDefault="00DC20E9" w:rsidP="00DC20E9"/>
    <w:p w:rsidR="00DC20E9" w:rsidRDefault="00DC20E9" w:rsidP="00DC20E9"/>
    <w:p w:rsidR="00DC20E9" w:rsidRDefault="00DC20E9" w:rsidP="00DC20E9">
      <w:r>
        <w:rPr>
          <w:b/>
          <w:bCs/>
          <w:u w:val="single"/>
        </w:rPr>
        <w:t>NOTA:</w:t>
      </w:r>
      <w:r>
        <w:t xml:space="preserve">  * Los cyreles se encuentran en su planta</w:t>
      </w:r>
    </w:p>
    <w:p w:rsidR="00DC20E9" w:rsidRDefault="00DC20E9" w:rsidP="00DC20E9">
      <w:pPr>
        <w:numPr>
          <w:ilvl w:val="0"/>
          <w:numId w:val="1"/>
        </w:numPr>
      </w:pPr>
      <w:r>
        <w:t>Se envían Plano  para tonos y alturas</w:t>
      </w:r>
    </w:p>
    <w:p w:rsidR="00DC20E9" w:rsidRDefault="00DC20E9" w:rsidP="00DC20E9">
      <w:pPr>
        <w:numPr>
          <w:ilvl w:val="0"/>
          <w:numId w:val="1"/>
        </w:numPr>
      </w:pPr>
      <w:r>
        <w:t>Colocar pie de imprenta</w:t>
      </w:r>
    </w:p>
    <w:p w:rsidR="00DC20E9" w:rsidRDefault="00DC20E9" w:rsidP="00DC20E9">
      <w:pPr>
        <w:numPr>
          <w:ilvl w:val="0"/>
          <w:numId w:val="1"/>
        </w:numPr>
        <w:rPr>
          <w:b/>
          <w:u w:val="single"/>
        </w:rPr>
      </w:pPr>
      <w:r w:rsidRPr="00532CDC">
        <w:rPr>
          <w:b/>
          <w:u w:val="single"/>
        </w:rPr>
        <w:t>Tener en cuenta cambios del  Cyrel  parte trasera</w:t>
      </w:r>
    </w:p>
    <w:p w:rsidR="00DC20E9" w:rsidRDefault="00DC20E9" w:rsidP="00DC20E9">
      <w:pPr>
        <w:rPr>
          <w:b/>
          <w:u w:val="single"/>
        </w:rPr>
      </w:pPr>
    </w:p>
    <w:p w:rsidR="00DC20E9" w:rsidRDefault="008A7BE0" w:rsidP="00DC20E9">
      <w:pPr>
        <w:numPr>
          <w:ilvl w:val="0"/>
          <w:numId w:val="1"/>
        </w:numPr>
        <w:rPr>
          <w:b/>
          <w:u w:val="single"/>
        </w:rPr>
      </w:pPr>
      <w:r>
        <w:rPr>
          <w:b/>
          <w:u w:val="single"/>
        </w:rPr>
        <w:t>Impresión  CON  LA  96</w:t>
      </w:r>
      <w:r w:rsidR="00DC20E9">
        <w:rPr>
          <w:b/>
          <w:u w:val="single"/>
        </w:rPr>
        <w:t xml:space="preserve"> </w:t>
      </w:r>
    </w:p>
    <w:p w:rsidR="00DC20E9" w:rsidRDefault="00DC20E9" w:rsidP="00DC20E9">
      <w:pPr>
        <w:rPr>
          <w:b/>
          <w:u w:val="single"/>
        </w:rPr>
      </w:pPr>
    </w:p>
    <w:p w:rsidR="00DC20E9" w:rsidRDefault="00DC20E9" w:rsidP="00DC20E9">
      <w:pPr>
        <w:ind w:left="1125"/>
        <w:rPr>
          <w:b/>
          <w:bCs/>
          <w:u w:val="single"/>
        </w:rPr>
      </w:pPr>
    </w:p>
    <w:p w:rsidR="00DC20E9" w:rsidRDefault="00DC20E9" w:rsidP="00DC20E9">
      <w:pPr>
        <w:ind w:left="1125"/>
        <w:rPr>
          <w:b/>
          <w:bCs/>
          <w:u w:val="single"/>
        </w:rPr>
      </w:pPr>
    </w:p>
    <w:p w:rsidR="00DC20E9" w:rsidRDefault="00DC20E9" w:rsidP="00DC20E9">
      <w:pPr>
        <w:ind w:left="885"/>
        <w:rPr>
          <w:b/>
          <w:bCs/>
          <w:u w:val="single"/>
        </w:rPr>
      </w:pPr>
    </w:p>
    <w:p w:rsidR="00DC20E9" w:rsidRDefault="00DC20E9" w:rsidP="00DC20E9">
      <w:r>
        <w:t>Agradezco la atención y colaboración prestada.</w:t>
      </w:r>
    </w:p>
    <w:p w:rsidR="00DC20E9" w:rsidRDefault="00DC20E9" w:rsidP="00DC20E9"/>
    <w:p w:rsidR="00DC20E9" w:rsidRDefault="00DC20E9" w:rsidP="00DC20E9"/>
    <w:p w:rsidR="00DC20E9" w:rsidRDefault="00DC20E9" w:rsidP="00DC20E9">
      <w:r>
        <w:t>Cordialmente,</w:t>
      </w:r>
    </w:p>
    <w:p w:rsidR="00DC20E9" w:rsidRDefault="00DC20E9" w:rsidP="00DC20E9"/>
    <w:p w:rsidR="00DC20E9" w:rsidRDefault="00DC20E9" w:rsidP="00DC20E9"/>
    <w:p w:rsidR="00DC20E9" w:rsidRDefault="00DC20E9" w:rsidP="00DC20E9">
      <w:r>
        <w:t>RICARDO CASAS ZAPATA</w:t>
      </w:r>
    </w:p>
    <w:p w:rsidR="00DC20E9" w:rsidRDefault="00DC20E9" w:rsidP="00DC20E9">
      <w:r>
        <w:t>Director.</w:t>
      </w:r>
    </w:p>
    <w:p w:rsidR="00DC20E9" w:rsidRDefault="00DC20E9" w:rsidP="00DC20E9">
      <w:pPr>
        <w:rPr>
          <w:b/>
        </w:rPr>
      </w:pPr>
    </w:p>
    <w:p w:rsidR="00DC20E9" w:rsidRDefault="00DC20E9" w:rsidP="0042659C">
      <w:pPr>
        <w:rPr>
          <w:b/>
        </w:rPr>
      </w:pPr>
    </w:p>
    <w:p w:rsidR="00D30A3E" w:rsidRDefault="00D30A3E" w:rsidP="0042659C">
      <w:pPr>
        <w:rPr>
          <w:b/>
        </w:rPr>
      </w:pPr>
    </w:p>
    <w:p w:rsidR="00D30A3E" w:rsidRDefault="00D30A3E" w:rsidP="00D30A3E"/>
    <w:p w:rsidR="00D30A3E" w:rsidRDefault="00D30A3E" w:rsidP="00D30A3E">
      <w:pPr>
        <w:rPr>
          <w:b/>
          <w:bCs/>
          <w:sz w:val="20"/>
        </w:rPr>
      </w:pPr>
      <w:r>
        <w:rPr>
          <w:b/>
          <w:bCs/>
          <w:sz w:val="20"/>
        </w:rPr>
        <w:t>PLÁSTICOS UNION LTDA</w:t>
      </w:r>
    </w:p>
    <w:p w:rsidR="00D30A3E" w:rsidRDefault="00D30A3E" w:rsidP="00D30A3E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D30A3E" w:rsidRDefault="00D30A3E" w:rsidP="00D30A3E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76 N 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D30A3E" w:rsidRDefault="00D30A3E" w:rsidP="00D30A3E">
      <w:pPr>
        <w:rPr>
          <w:b/>
          <w:bCs/>
          <w:sz w:val="20"/>
        </w:rPr>
      </w:pPr>
      <w:r>
        <w:rPr>
          <w:b/>
          <w:bCs/>
          <w:sz w:val="20"/>
        </w:rPr>
        <w:t>TEL: 4 44 46 64   ITAGUI.</w:t>
      </w:r>
    </w:p>
    <w:p w:rsidR="00D30A3E" w:rsidRDefault="00D30A3E" w:rsidP="00D30A3E">
      <w:pPr>
        <w:rPr>
          <w:b/>
          <w:bCs/>
          <w:sz w:val="20"/>
        </w:rPr>
      </w:pPr>
    </w:p>
    <w:p w:rsidR="00D30A3E" w:rsidRDefault="00D30A3E" w:rsidP="00D30A3E">
      <w:pPr>
        <w:rPr>
          <w:b/>
        </w:rPr>
      </w:pPr>
    </w:p>
    <w:p w:rsidR="00D30A3E" w:rsidRDefault="00D30A3E" w:rsidP="00D30A3E">
      <w:pPr>
        <w:pStyle w:val="Ttulo1"/>
      </w:pPr>
      <w:r>
        <w:t>ORDEN DE TRABAJO    N°      07342</w:t>
      </w:r>
    </w:p>
    <w:p w:rsidR="00D30A3E" w:rsidRDefault="00D30A3E" w:rsidP="00D30A3E"/>
    <w:p w:rsidR="00D30A3E" w:rsidRDefault="00D30A3E" w:rsidP="00D30A3E">
      <w:r>
        <w:t>FECHA:</w:t>
      </w:r>
      <w:r>
        <w:tab/>
        <w:t>Medellín,  Octubre    25  de   2010</w:t>
      </w:r>
    </w:p>
    <w:p w:rsidR="00D30A3E" w:rsidRDefault="00D30A3E" w:rsidP="00D30A3E">
      <w:r>
        <w:t>PARA:</w:t>
      </w:r>
      <w:r>
        <w:tab/>
      </w:r>
      <w:r>
        <w:tab/>
        <w:t>PLASTICOS DARMA S.A.</w:t>
      </w:r>
    </w:p>
    <w:p w:rsidR="00D30A3E" w:rsidRDefault="00D30A3E" w:rsidP="00D30A3E">
      <w:r>
        <w:t>ATENCIÓN:</w:t>
      </w:r>
      <w:r>
        <w:tab/>
        <w:t>Sr. Dario Jaramillo</w:t>
      </w:r>
    </w:p>
    <w:p w:rsidR="00D30A3E" w:rsidRDefault="00D30A3E" w:rsidP="00D30A3E">
      <w:r>
        <w:tab/>
      </w:r>
      <w:r>
        <w:tab/>
        <w:t>Gerente</w:t>
      </w:r>
    </w:p>
    <w:p w:rsidR="00D30A3E" w:rsidRDefault="00D30A3E" w:rsidP="00D30A3E"/>
    <w:p w:rsidR="00D30A3E" w:rsidRDefault="00D30A3E" w:rsidP="00D30A3E">
      <w:r>
        <w:t>Apreciado  Don Darío:</w:t>
      </w:r>
    </w:p>
    <w:p w:rsidR="00D30A3E" w:rsidRDefault="00D30A3E" w:rsidP="00D30A3E">
      <w:r>
        <w:t xml:space="preserve"> </w:t>
      </w:r>
    </w:p>
    <w:p w:rsidR="00D30A3E" w:rsidRDefault="00D30A3E" w:rsidP="00D30A3E">
      <w:r>
        <w:t xml:space="preserve">Con la presente estamos solicitando el siguiente </w:t>
      </w:r>
      <w:r w:rsidR="00D86A38">
        <w:t xml:space="preserve"> </w:t>
      </w:r>
      <w:r>
        <w:t>Material</w:t>
      </w:r>
      <w:r w:rsidR="00676EDE">
        <w:t xml:space="preserve"> </w:t>
      </w:r>
      <w:r>
        <w:t xml:space="preserve"> :</w:t>
      </w:r>
    </w:p>
    <w:p w:rsidR="00D30A3E" w:rsidRDefault="00D30A3E" w:rsidP="00D30A3E"/>
    <w:p w:rsidR="00D30A3E" w:rsidRDefault="00D30A3E" w:rsidP="00D30A3E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D30A3E" w:rsidRDefault="00D30A3E" w:rsidP="00D30A3E">
      <w:pPr>
        <w:rPr>
          <w:b/>
          <w:bCs/>
          <w:u w:val="single"/>
        </w:rPr>
      </w:pPr>
    </w:p>
    <w:p w:rsidR="00D30A3E" w:rsidRDefault="00D30A3E" w:rsidP="00D30A3E">
      <w:r>
        <w:t>MATERIAL:</w:t>
      </w:r>
      <w:r>
        <w:tab/>
      </w:r>
      <w:r>
        <w:tab/>
        <w:t>Polietileno Baja Densidad Blanco  TUBULAR</w:t>
      </w:r>
    </w:p>
    <w:p w:rsidR="00D30A3E" w:rsidRDefault="00D30A3E" w:rsidP="00D30A3E">
      <w:r>
        <w:t>MEDIDA:</w:t>
      </w:r>
      <w:r>
        <w:tab/>
      </w:r>
      <w:r>
        <w:tab/>
        <w:t>28 + 6 + 6</w:t>
      </w:r>
      <w:r w:rsidRPr="007317E8">
        <w:rPr>
          <w:b/>
        </w:rPr>
        <w:t xml:space="preserve">    </w:t>
      </w:r>
      <w:r>
        <w:t>Cms.</w:t>
      </w:r>
    </w:p>
    <w:p w:rsidR="00D30A3E" w:rsidRDefault="00D30A3E" w:rsidP="00D30A3E">
      <w:pPr>
        <w:rPr>
          <w:b/>
          <w:bCs/>
        </w:rPr>
      </w:pPr>
      <w:r>
        <w:t>CALIBRE:</w:t>
      </w:r>
      <w:r>
        <w:tab/>
      </w:r>
      <w:r>
        <w:tab/>
      </w:r>
      <w:r>
        <w:rPr>
          <w:b/>
        </w:rPr>
        <w:t xml:space="preserve">1.3 </w:t>
      </w:r>
      <w:r w:rsidRPr="007317E8">
        <w:rPr>
          <w:b/>
        </w:rPr>
        <w:t xml:space="preserve"> </w:t>
      </w:r>
      <w:r w:rsidRPr="007317E8">
        <w:rPr>
          <w:b/>
          <w:bCs/>
        </w:rPr>
        <w:t xml:space="preserve"> ”</w:t>
      </w:r>
    </w:p>
    <w:p w:rsidR="00D30A3E" w:rsidRDefault="00D30A3E" w:rsidP="00D30A3E">
      <w:r>
        <w:t>COLOR:</w:t>
      </w:r>
      <w:r>
        <w:tab/>
      </w:r>
      <w:r>
        <w:tab/>
        <w:t>Blanco</w:t>
      </w:r>
    </w:p>
    <w:p w:rsidR="00D30A3E" w:rsidRPr="00874A16" w:rsidRDefault="00D30A3E" w:rsidP="00D30A3E">
      <w:r>
        <w:t>TRATADO:</w:t>
      </w:r>
      <w:r>
        <w:tab/>
      </w:r>
      <w:r>
        <w:tab/>
        <w:t>2  Caras.</w:t>
      </w:r>
    </w:p>
    <w:p w:rsidR="00D30A3E" w:rsidRDefault="00D30A3E" w:rsidP="00D30A3E">
      <w:pPr>
        <w:rPr>
          <w:b/>
          <w:bCs/>
        </w:rPr>
      </w:pPr>
      <w:r>
        <w:t>CAN</w:t>
      </w:r>
      <w:r w:rsidR="00580F25">
        <w:t>TIDAD:</w:t>
      </w:r>
      <w:r w:rsidR="00580F25">
        <w:tab/>
      </w:r>
      <w:r w:rsidR="00580F25">
        <w:tab/>
        <w:t>70</w:t>
      </w:r>
      <w:r>
        <w:t>0    Kg.</w:t>
      </w:r>
      <w:r>
        <w:rPr>
          <w:b/>
          <w:bCs/>
        </w:rPr>
        <w:tab/>
      </w:r>
    </w:p>
    <w:p w:rsidR="00D30A3E" w:rsidRDefault="00D30A3E" w:rsidP="00D30A3E">
      <w:r>
        <w:t>COLORES:</w:t>
      </w:r>
      <w:r>
        <w:tab/>
      </w:r>
      <w:r>
        <w:tab/>
        <w:t xml:space="preserve">2     ( Naranja - Amarillo   )   </w:t>
      </w:r>
    </w:p>
    <w:p w:rsidR="00D30A3E" w:rsidRDefault="00D30A3E" w:rsidP="00D30A3E">
      <w:r>
        <w:t>CARAS:</w:t>
      </w:r>
      <w:r>
        <w:tab/>
      </w:r>
      <w:r>
        <w:tab/>
        <w:t xml:space="preserve">2 </w:t>
      </w:r>
    </w:p>
    <w:p w:rsidR="00D30A3E" w:rsidRDefault="000934F7" w:rsidP="00D30A3E">
      <w:r>
        <w:t>REPETICIÓN:</w:t>
      </w:r>
      <w:r>
        <w:tab/>
        <w:t>50</w:t>
      </w:r>
      <w:r w:rsidR="00D30A3E">
        <w:t xml:space="preserve">    Cms.</w:t>
      </w:r>
    </w:p>
    <w:p w:rsidR="00D30A3E" w:rsidRDefault="000934F7" w:rsidP="00D30A3E">
      <w:r>
        <w:t xml:space="preserve">RODILLO  :    </w:t>
      </w:r>
      <w:r>
        <w:tab/>
        <w:t>50</w:t>
      </w:r>
      <w:r w:rsidR="00D30A3E">
        <w:tab/>
      </w:r>
    </w:p>
    <w:p w:rsidR="00D30A3E" w:rsidRDefault="000934F7" w:rsidP="00D30A3E">
      <w:r>
        <w:t>BOLSA:</w:t>
      </w:r>
      <w:r>
        <w:tab/>
      </w:r>
      <w:r>
        <w:tab/>
        <w:t>28  + 6 + 6   x  50</w:t>
      </w:r>
      <w:r w:rsidR="00D30A3E">
        <w:t xml:space="preserve">     cms         Con  troquel  Camiseta</w:t>
      </w:r>
    </w:p>
    <w:p w:rsidR="00D30A3E" w:rsidRDefault="00D30A3E" w:rsidP="00D30A3E">
      <w:r>
        <w:t>SELLADO:</w:t>
      </w:r>
      <w:r>
        <w:tab/>
      </w:r>
      <w:r>
        <w:tab/>
        <w:t>Fondo</w:t>
      </w:r>
    </w:p>
    <w:p w:rsidR="00D30A3E" w:rsidRDefault="00D30A3E" w:rsidP="00D30A3E">
      <w:r>
        <w:t>REFERENCIA:</w:t>
      </w:r>
      <w:r>
        <w:tab/>
      </w:r>
      <w:r>
        <w:rPr>
          <w:b/>
        </w:rPr>
        <w:t>LA MEDIA NARANJA  MEDIANA</w:t>
      </w:r>
    </w:p>
    <w:p w:rsidR="00D30A3E" w:rsidRDefault="00D30A3E" w:rsidP="00D30A3E">
      <w:r>
        <w:tab/>
      </w:r>
      <w:r>
        <w:tab/>
      </w:r>
      <w:r>
        <w:tab/>
      </w:r>
    </w:p>
    <w:p w:rsidR="00D30A3E" w:rsidRDefault="00D30A3E" w:rsidP="00D30A3E"/>
    <w:p w:rsidR="00D30A3E" w:rsidRDefault="00D30A3E" w:rsidP="00D30A3E">
      <w:r>
        <w:rPr>
          <w:b/>
          <w:bCs/>
          <w:u w:val="single"/>
        </w:rPr>
        <w:t>NOTA</w:t>
      </w:r>
      <w:r>
        <w:t xml:space="preserve">:  </w:t>
      </w:r>
      <w:r>
        <w:tab/>
        <w:t>- Cyreles   en  su planta.</w:t>
      </w:r>
    </w:p>
    <w:p w:rsidR="00D30A3E" w:rsidRPr="001B3E70" w:rsidRDefault="00D30A3E" w:rsidP="00D30A3E">
      <w:pPr>
        <w:numPr>
          <w:ilvl w:val="0"/>
          <w:numId w:val="2"/>
        </w:numPr>
        <w:rPr>
          <w:b/>
          <w:u w:val="single"/>
        </w:rPr>
      </w:pPr>
      <w:r>
        <w:t>Colores y alturas de impresión  según    Muestra.</w:t>
      </w:r>
    </w:p>
    <w:p w:rsidR="00D30A3E" w:rsidRDefault="00D30A3E" w:rsidP="00D30A3E">
      <w:pPr>
        <w:numPr>
          <w:ilvl w:val="0"/>
          <w:numId w:val="2"/>
        </w:numPr>
        <w:rPr>
          <w:b/>
          <w:u w:val="single"/>
        </w:rPr>
      </w:pPr>
      <w:r>
        <w:rPr>
          <w:b/>
          <w:u w:val="single"/>
        </w:rPr>
        <w:t>SE  APRUEBA  IMPRESIÓN.</w:t>
      </w:r>
    </w:p>
    <w:p w:rsidR="00D30A3E" w:rsidRPr="008A1D66" w:rsidRDefault="000934F7" w:rsidP="00D30A3E">
      <w:pPr>
        <w:numPr>
          <w:ilvl w:val="0"/>
          <w:numId w:val="2"/>
        </w:numPr>
        <w:rPr>
          <w:b/>
          <w:u w:val="single"/>
        </w:rPr>
      </w:pPr>
      <w:r w:rsidRPr="008A1D66">
        <w:rPr>
          <w:b/>
          <w:u w:val="single"/>
        </w:rPr>
        <w:t>CAMBIO A RODILLO  50</w:t>
      </w:r>
    </w:p>
    <w:p w:rsidR="00D30A3E" w:rsidRPr="000E3688" w:rsidRDefault="00D30A3E" w:rsidP="00D30A3E">
      <w:pPr>
        <w:ind w:left="1500"/>
      </w:pPr>
    </w:p>
    <w:p w:rsidR="00D30A3E" w:rsidRPr="000E3688" w:rsidRDefault="00D30A3E" w:rsidP="00D30A3E">
      <w:pPr>
        <w:rPr>
          <w:b/>
        </w:rPr>
      </w:pPr>
    </w:p>
    <w:p w:rsidR="00D30A3E" w:rsidRPr="000E3688" w:rsidRDefault="00D30A3E" w:rsidP="00D30A3E">
      <w:pPr>
        <w:rPr>
          <w:b/>
        </w:rPr>
      </w:pPr>
    </w:p>
    <w:p w:rsidR="00D30A3E" w:rsidRDefault="00D30A3E" w:rsidP="00D30A3E">
      <w:r>
        <w:t>Agradezco la atención y colaboración prestada.</w:t>
      </w:r>
    </w:p>
    <w:p w:rsidR="00D30A3E" w:rsidRDefault="00D30A3E" w:rsidP="00D30A3E"/>
    <w:p w:rsidR="00D30A3E" w:rsidRDefault="00D30A3E" w:rsidP="00D30A3E"/>
    <w:p w:rsidR="00D30A3E" w:rsidRDefault="00D30A3E" w:rsidP="00D30A3E">
      <w:r>
        <w:t>Cordialmente,</w:t>
      </w:r>
    </w:p>
    <w:p w:rsidR="00D30A3E" w:rsidRDefault="00D30A3E" w:rsidP="00D30A3E"/>
    <w:p w:rsidR="00D30A3E" w:rsidRDefault="00D30A3E" w:rsidP="00D30A3E"/>
    <w:p w:rsidR="00D30A3E" w:rsidRDefault="00D30A3E" w:rsidP="00D30A3E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D30A3E" w:rsidRDefault="00D30A3E" w:rsidP="00D30A3E">
      <w:r>
        <w:t>Director</w:t>
      </w:r>
    </w:p>
    <w:p w:rsidR="00D30A3E" w:rsidRDefault="00D30A3E" w:rsidP="0042659C">
      <w:pPr>
        <w:rPr>
          <w:b/>
        </w:rPr>
      </w:pPr>
    </w:p>
    <w:p w:rsidR="00D4163D" w:rsidRDefault="00D4163D" w:rsidP="00D4163D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D4163D" w:rsidRDefault="00D4163D" w:rsidP="00D4163D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D4163D" w:rsidRDefault="00D4163D" w:rsidP="00D4163D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D4163D" w:rsidRDefault="00D4163D" w:rsidP="00D4163D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D4163D" w:rsidRDefault="00D4163D" w:rsidP="00D4163D">
      <w:pPr>
        <w:rPr>
          <w:b/>
          <w:bCs/>
        </w:rPr>
      </w:pPr>
    </w:p>
    <w:p w:rsidR="00D4163D" w:rsidRDefault="00D4163D" w:rsidP="00D4163D">
      <w:pPr>
        <w:pStyle w:val="Ttulo1"/>
      </w:pPr>
      <w:r>
        <w:t>ORDEN DE TRABAJO N°      07486</w:t>
      </w:r>
    </w:p>
    <w:p w:rsidR="00D4163D" w:rsidRDefault="00D4163D" w:rsidP="00D4163D"/>
    <w:p w:rsidR="00D4163D" w:rsidRDefault="00D4163D" w:rsidP="00D4163D"/>
    <w:p w:rsidR="00D4163D" w:rsidRDefault="00D4163D" w:rsidP="00D4163D">
      <w:r>
        <w:t>FECHA:</w:t>
      </w:r>
      <w:r>
        <w:tab/>
        <w:t>Medellín,  Octubre    26    de  2010</w:t>
      </w:r>
    </w:p>
    <w:p w:rsidR="00D4163D" w:rsidRDefault="00D4163D" w:rsidP="00D4163D">
      <w:r>
        <w:t>PARA:</w:t>
      </w:r>
      <w:r>
        <w:tab/>
      </w:r>
      <w:r>
        <w:tab/>
        <w:t>PLÁSTICOS DARMA</w:t>
      </w:r>
    </w:p>
    <w:p w:rsidR="00D4163D" w:rsidRDefault="00D4163D" w:rsidP="00D4163D">
      <w:r>
        <w:t>ATENCIÓN:</w:t>
      </w:r>
      <w:r>
        <w:tab/>
        <w:t>Sr. Darío Jaramillo</w:t>
      </w:r>
    </w:p>
    <w:p w:rsidR="00D4163D" w:rsidRDefault="00D4163D" w:rsidP="00D4163D">
      <w:r>
        <w:tab/>
      </w:r>
      <w:r>
        <w:tab/>
        <w:t>Gerente.</w:t>
      </w:r>
    </w:p>
    <w:p w:rsidR="00D4163D" w:rsidRDefault="00D4163D" w:rsidP="00D4163D"/>
    <w:p w:rsidR="00D4163D" w:rsidRDefault="00D4163D" w:rsidP="00D4163D">
      <w:r>
        <w:t>Apreciado Don Darío :</w:t>
      </w:r>
    </w:p>
    <w:p w:rsidR="00D4163D" w:rsidRDefault="00D4163D" w:rsidP="00D4163D">
      <w:r>
        <w:t xml:space="preserve"> </w:t>
      </w:r>
    </w:p>
    <w:p w:rsidR="00D4163D" w:rsidRDefault="00D4163D" w:rsidP="00D4163D">
      <w:r>
        <w:t>Con la presente estamos solicitando el siguiente servicio de   IMPRESIÓN  :</w:t>
      </w:r>
    </w:p>
    <w:p w:rsidR="00D4163D" w:rsidRDefault="00D4163D" w:rsidP="00D4163D"/>
    <w:p w:rsidR="00D4163D" w:rsidRDefault="00D4163D" w:rsidP="00D4163D">
      <w:pPr>
        <w:rPr>
          <w:b/>
          <w:bCs/>
          <w:u w:val="single"/>
        </w:rPr>
      </w:pPr>
    </w:p>
    <w:p w:rsidR="00D4163D" w:rsidRDefault="00D4163D" w:rsidP="00D4163D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D4163D" w:rsidRDefault="00D4163D" w:rsidP="00D4163D"/>
    <w:p w:rsidR="00D4163D" w:rsidRDefault="00D4163D" w:rsidP="00D4163D">
      <w:r>
        <w:t>MATERIAL:</w:t>
      </w:r>
      <w:r>
        <w:tab/>
      </w:r>
      <w:r>
        <w:tab/>
        <w:t>Polietileno     tubular   Transparente</w:t>
      </w:r>
    </w:p>
    <w:p w:rsidR="00D4163D" w:rsidRDefault="00D4163D" w:rsidP="00D4163D">
      <w:r>
        <w:t>MEDIDA:</w:t>
      </w:r>
      <w:r>
        <w:tab/>
      </w:r>
      <w:r>
        <w:tab/>
      </w:r>
      <w:r>
        <w:rPr>
          <w:b/>
        </w:rPr>
        <w:t xml:space="preserve">37 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D4163D" w:rsidRPr="006D12B2" w:rsidRDefault="00D4163D" w:rsidP="00D4163D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2.0   </w:t>
      </w:r>
      <w:r w:rsidRPr="006D12B2">
        <w:rPr>
          <w:b/>
        </w:rPr>
        <w:t xml:space="preserve"> “ </w:t>
      </w:r>
    </w:p>
    <w:p w:rsidR="00D4163D" w:rsidRDefault="00D4163D" w:rsidP="00D4163D">
      <w:r>
        <w:t>TRATADO:</w:t>
      </w:r>
      <w:r>
        <w:tab/>
      </w:r>
      <w:r>
        <w:tab/>
        <w:t>1  Cara</w:t>
      </w:r>
    </w:p>
    <w:p w:rsidR="00D4163D" w:rsidRDefault="00D4163D" w:rsidP="00D4163D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>
        <w:rPr>
          <w:b/>
        </w:rPr>
        <w:t xml:space="preserve">70  </w:t>
      </w:r>
      <w:r w:rsidRPr="00900A5A">
        <w:rPr>
          <w:b/>
        </w:rPr>
        <w:t xml:space="preserve">  Kg</w:t>
      </w:r>
      <w:r>
        <w:t>.</w:t>
      </w:r>
    </w:p>
    <w:p w:rsidR="00D4163D" w:rsidRDefault="00D4163D" w:rsidP="00D4163D">
      <w:r>
        <w:t>COLORES:</w:t>
      </w:r>
      <w:r>
        <w:tab/>
      </w:r>
      <w:r>
        <w:tab/>
        <w:t xml:space="preserve">2    ( Blanco – Negro)   </w:t>
      </w:r>
    </w:p>
    <w:p w:rsidR="00D4163D" w:rsidRDefault="00D4163D" w:rsidP="00D4163D">
      <w:r>
        <w:t>CARAS:</w:t>
      </w:r>
      <w:r>
        <w:tab/>
      </w:r>
      <w:r>
        <w:tab/>
        <w:t>1  (2 x 1  )</w:t>
      </w:r>
    </w:p>
    <w:p w:rsidR="00D4163D" w:rsidRDefault="00D4163D" w:rsidP="00D4163D">
      <w:r>
        <w:t>REPETICIÓN:</w:t>
      </w:r>
      <w:r>
        <w:tab/>
        <w:t xml:space="preserve">18.5   Cms   </w:t>
      </w:r>
    </w:p>
    <w:p w:rsidR="00D4163D" w:rsidRPr="00900A5A" w:rsidRDefault="00D4163D" w:rsidP="00D4163D">
      <w:pPr>
        <w:rPr>
          <w:b/>
        </w:rPr>
      </w:pPr>
      <w:r>
        <w:t xml:space="preserve">RODILLO  :               </w:t>
      </w:r>
      <w:r>
        <w:rPr>
          <w:b/>
        </w:rPr>
        <w:t>38</w:t>
      </w:r>
    </w:p>
    <w:p w:rsidR="00D4163D" w:rsidRPr="00146B92" w:rsidRDefault="00D4163D" w:rsidP="00D4163D">
      <w:pPr>
        <w:rPr>
          <w:b/>
        </w:rPr>
      </w:pPr>
      <w:r>
        <w:t>REFERENCIA:</w:t>
      </w:r>
      <w:r>
        <w:tab/>
      </w:r>
      <w:r>
        <w:rPr>
          <w:b/>
        </w:rPr>
        <w:t>SIMONA CODIGO DE BARRAS</w:t>
      </w:r>
    </w:p>
    <w:p w:rsidR="00D4163D" w:rsidRDefault="00D4163D" w:rsidP="00D4163D">
      <w:r>
        <w:tab/>
      </w:r>
      <w:r>
        <w:tab/>
      </w:r>
      <w:r>
        <w:tab/>
      </w:r>
    </w:p>
    <w:p w:rsidR="00D4163D" w:rsidRDefault="00D4163D" w:rsidP="00D4163D"/>
    <w:p w:rsidR="00D4163D" w:rsidRDefault="00D4163D" w:rsidP="00D4163D">
      <w:r>
        <w:rPr>
          <w:b/>
          <w:bCs/>
          <w:u w:val="single"/>
        </w:rPr>
        <w:t>NOTA</w:t>
      </w:r>
      <w:r w:rsidRPr="00995720">
        <w:rPr>
          <w:b/>
          <w:bCs/>
        </w:rPr>
        <w:t xml:space="preserve">:  </w:t>
      </w:r>
      <w:r w:rsidRPr="00995720">
        <w:rPr>
          <w:b/>
          <w:bCs/>
        </w:rPr>
        <w:tab/>
        <w:t>*</w:t>
      </w:r>
      <w:r>
        <w:t>Cyreles   en  su planta</w:t>
      </w:r>
      <w:r>
        <w:tab/>
      </w:r>
    </w:p>
    <w:p w:rsidR="00D4163D" w:rsidRDefault="00D4163D" w:rsidP="00D4163D">
      <w:pPr>
        <w:pStyle w:val="Prrafodelista"/>
        <w:numPr>
          <w:ilvl w:val="0"/>
          <w:numId w:val="14"/>
        </w:numPr>
      </w:pPr>
      <w:r>
        <w:t>Se  envía Material.</w:t>
      </w:r>
    </w:p>
    <w:p w:rsidR="00D4163D" w:rsidRPr="00D4163D" w:rsidRDefault="00D4163D" w:rsidP="00D4163D">
      <w:pPr>
        <w:pStyle w:val="Prrafodelista"/>
        <w:numPr>
          <w:ilvl w:val="0"/>
          <w:numId w:val="14"/>
        </w:numPr>
        <w:rPr>
          <w:b/>
          <w:sz w:val="28"/>
          <w:szCs w:val="28"/>
        </w:rPr>
      </w:pPr>
      <w:r w:rsidRPr="00D4163D">
        <w:rPr>
          <w:b/>
          <w:sz w:val="28"/>
          <w:szCs w:val="28"/>
        </w:rPr>
        <w:t>CODIGO   7707183321078</w:t>
      </w:r>
    </w:p>
    <w:p w:rsidR="00D4163D" w:rsidRPr="00D4163D" w:rsidRDefault="00D4163D" w:rsidP="00D4163D">
      <w:pPr>
        <w:rPr>
          <w:b/>
          <w:sz w:val="28"/>
          <w:szCs w:val="28"/>
        </w:rPr>
      </w:pPr>
    </w:p>
    <w:p w:rsidR="00D4163D" w:rsidRDefault="00D4163D" w:rsidP="00D4163D"/>
    <w:p w:rsidR="00D4163D" w:rsidRDefault="00D4163D" w:rsidP="00D4163D">
      <w:r>
        <w:t>Agradezco la atención y colaboración prestada.</w:t>
      </w:r>
    </w:p>
    <w:p w:rsidR="00D4163D" w:rsidRDefault="00D4163D" w:rsidP="00D4163D"/>
    <w:p w:rsidR="00D4163D" w:rsidRDefault="00D4163D" w:rsidP="00D4163D">
      <w:r>
        <w:t>Cordialmente,</w:t>
      </w:r>
    </w:p>
    <w:p w:rsidR="00D4163D" w:rsidRDefault="00D4163D" w:rsidP="00D4163D"/>
    <w:p w:rsidR="00D4163D" w:rsidRPr="00F4077E" w:rsidRDefault="00D4163D" w:rsidP="00D4163D">
      <w:pPr>
        <w:rPr>
          <w:b/>
        </w:rPr>
      </w:pPr>
    </w:p>
    <w:p w:rsidR="00D4163D" w:rsidRDefault="00D4163D" w:rsidP="00D4163D"/>
    <w:p w:rsidR="00D4163D" w:rsidRDefault="00D4163D" w:rsidP="00D4163D">
      <w:r>
        <w:t>RICARDO CASAS ZAPATA</w:t>
      </w:r>
    </w:p>
    <w:p w:rsidR="00D4163D" w:rsidRDefault="00D4163D" w:rsidP="00D4163D">
      <w:r>
        <w:t>Director.</w:t>
      </w:r>
    </w:p>
    <w:p w:rsidR="00D4163D" w:rsidRDefault="00D4163D" w:rsidP="00D4163D">
      <w:pPr>
        <w:rPr>
          <w:b/>
        </w:rPr>
      </w:pPr>
    </w:p>
    <w:p w:rsidR="00D4163D" w:rsidRDefault="00D4163D" w:rsidP="0042659C">
      <w:pPr>
        <w:rPr>
          <w:b/>
        </w:rPr>
      </w:pPr>
    </w:p>
    <w:p w:rsidR="00D4163D" w:rsidRDefault="00D4163D" w:rsidP="0042659C">
      <w:pPr>
        <w:rPr>
          <w:b/>
        </w:rPr>
      </w:pPr>
    </w:p>
    <w:p w:rsidR="0026689D" w:rsidRDefault="0026689D" w:rsidP="0042659C">
      <w:pPr>
        <w:rPr>
          <w:b/>
        </w:rPr>
      </w:pPr>
    </w:p>
    <w:p w:rsidR="0026689D" w:rsidRDefault="0026689D" w:rsidP="0042659C">
      <w:pPr>
        <w:rPr>
          <w:b/>
        </w:rPr>
      </w:pPr>
    </w:p>
    <w:p w:rsidR="0026689D" w:rsidRDefault="0026689D" w:rsidP="0026689D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26689D" w:rsidRDefault="0026689D" w:rsidP="0026689D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26689D" w:rsidRDefault="0026689D" w:rsidP="0026689D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26689D" w:rsidRDefault="0026689D" w:rsidP="0026689D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26689D" w:rsidRDefault="0026689D" w:rsidP="0026689D">
      <w:pPr>
        <w:pStyle w:val="Ttulo1"/>
      </w:pPr>
    </w:p>
    <w:p w:rsidR="0026689D" w:rsidRDefault="0026689D" w:rsidP="0026689D">
      <w:pPr>
        <w:pStyle w:val="Ttulo1"/>
      </w:pPr>
      <w:r>
        <w:t>ORDEN DE TRABAJO     N°   07485</w:t>
      </w:r>
    </w:p>
    <w:p w:rsidR="0026689D" w:rsidRDefault="0026689D" w:rsidP="0026689D"/>
    <w:p w:rsidR="0026689D" w:rsidRDefault="0026689D" w:rsidP="0026689D">
      <w:r>
        <w:t>FECHA:</w:t>
      </w:r>
      <w:r>
        <w:tab/>
        <w:t>Medellín, Octubre    26     de     2010</w:t>
      </w:r>
    </w:p>
    <w:p w:rsidR="0026689D" w:rsidRDefault="0026689D" w:rsidP="0026689D">
      <w:r>
        <w:t>PARA:</w:t>
      </w:r>
      <w:r>
        <w:tab/>
      </w:r>
      <w:r>
        <w:tab/>
        <w:t>PLÁSTICOS DARMA</w:t>
      </w:r>
    </w:p>
    <w:p w:rsidR="0026689D" w:rsidRDefault="0026689D" w:rsidP="0026689D">
      <w:r>
        <w:t>ATENCIÓN:</w:t>
      </w:r>
      <w:r>
        <w:tab/>
        <w:t>Sr. Darío Jaramillo</w:t>
      </w:r>
    </w:p>
    <w:p w:rsidR="0026689D" w:rsidRDefault="0026689D" w:rsidP="0026689D">
      <w:r>
        <w:tab/>
      </w:r>
      <w:r>
        <w:tab/>
        <w:t>Gerente.</w:t>
      </w:r>
    </w:p>
    <w:p w:rsidR="0026689D" w:rsidRDefault="0026689D" w:rsidP="0026689D"/>
    <w:p w:rsidR="0026689D" w:rsidRDefault="0026689D" w:rsidP="0026689D">
      <w:r>
        <w:t>Apreciado Don Darío :</w:t>
      </w:r>
    </w:p>
    <w:p w:rsidR="0026689D" w:rsidRDefault="0026689D" w:rsidP="0026689D">
      <w:r>
        <w:t xml:space="preserve"> </w:t>
      </w:r>
    </w:p>
    <w:p w:rsidR="0026689D" w:rsidRDefault="0026689D" w:rsidP="0026689D">
      <w:r>
        <w:t>Con la presente estamos solicitando el siguiente servicio de EXTRUSION E IMPRESION:</w:t>
      </w:r>
    </w:p>
    <w:p w:rsidR="0026689D" w:rsidRDefault="0026689D" w:rsidP="0026689D"/>
    <w:p w:rsidR="0026689D" w:rsidRDefault="0026689D" w:rsidP="0026689D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26689D" w:rsidRDefault="0026689D" w:rsidP="0026689D">
      <w:r>
        <w:t>MATE</w:t>
      </w:r>
      <w:r w:rsidR="008D6E85">
        <w:t>RIAL:</w:t>
      </w:r>
      <w:r w:rsidR="008D6E85">
        <w:tab/>
      </w:r>
      <w:r w:rsidR="008D6E85">
        <w:tab/>
        <w:t>Polietileno BAJA   Semi-</w:t>
      </w:r>
      <w:r>
        <w:rPr>
          <w:u w:val="single"/>
        </w:rPr>
        <w:t xml:space="preserve">Tubular </w:t>
      </w:r>
    </w:p>
    <w:p w:rsidR="0026689D" w:rsidRDefault="0026689D" w:rsidP="0026689D">
      <w:r>
        <w:t>MEDIDA:</w:t>
      </w:r>
      <w:r>
        <w:tab/>
      </w:r>
      <w:r>
        <w:tab/>
        <w:t>37    Cms.</w:t>
      </w:r>
    </w:p>
    <w:p w:rsidR="0026689D" w:rsidRDefault="0026689D" w:rsidP="0026689D">
      <w:r>
        <w:t>CALIBRE:</w:t>
      </w:r>
      <w:r>
        <w:tab/>
      </w:r>
      <w:r>
        <w:tab/>
      </w:r>
      <w:r w:rsidRPr="00E42796">
        <w:rPr>
          <w:b/>
        </w:rPr>
        <w:t>2</w:t>
      </w:r>
      <w:r>
        <w:rPr>
          <w:b/>
        </w:rPr>
        <w:t xml:space="preserve">.0 </w:t>
      </w:r>
      <w:r>
        <w:t xml:space="preserve">  ”</w:t>
      </w:r>
    </w:p>
    <w:p w:rsidR="0026689D" w:rsidRDefault="0026689D" w:rsidP="0026689D">
      <w:r>
        <w:t>COLOR:</w:t>
      </w:r>
      <w:r>
        <w:tab/>
      </w:r>
      <w:r>
        <w:tab/>
        <w:t>Transparente</w:t>
      </w:r>
    </w:p>
    <w:p w:rsidR="0026689D" w:rsidRDefault="0026689D" w:rsidP="0026689D">
      <w:r>
        <w:t>TRATADO:</w:t>
      </w:r>
      <w:r>
        <w:tab/>
      </w:r>
      <w:r>
        <w:tab/>
        <w:t>2  Caras.</w:t>
      </w:r>
    </w:p>
    <w:p w:rsidR="0026689D" w:rsidRDefault="0026689D" w:rsidP="0026689D">
      <w:pPr>
        <w:rPr>
          <w:b/>
          <w:bCs/>
        </w:rPr>
      </w:pPr>
      <w:r>
        <w:t>CANTIDAD:</w:t>
      </w:r>
      <w:r>
        <w:tab/>
      </w:r>
      <w:r>
        <w:tab/>
        <w:t>70</w:t>
      </w:r>
      <w:r w:rsidRPr="00521768">
        <w:rPr>
          <w:b/>
        </w:rPr>
        <w:t xml:space="preserve">  </w:t>
      </w:r>
      <w:r>
        <w:t xml:space="preserve"> Kg.</w:t>
      </w:r>
      <w:r>
        <w:rPr>
          <w:b/>
          <w:bCs/>
        </w:rPr>
        <w:tab/>
      </w:r>
    </w:p>
    <w:p w:rsidR="0026689D" w:rsidRDefault="0026689D" w:rsidP="0026689D">
      <w:r>
        <w:t>COLORES:</w:t>
      </w:r>
      <w:r>
        <w:tab/>
      </w:r>
      <w:r>
        <w:tab/>
        <w:t>3    (   Blanco   – Negro – Rojo   )</w:t>
      </w:r>
    </w:p>
    <w:p w:rsidR="0026689D" w:rsidRDefault="0026689D" w:rsidP="0026689D">
      <w:r>
        <w:t>CARAS:</w:t>
      </w:r>
      <w:r>
        <w:tab/>
      </w:r>
      <w:r>
        <w:tab/>
        <w:t xml:space="preserve">1  ( 1 x 3 ) </w:t>
      </w:r>
    </w:p>
    <w:p w:rsidR="0026689D" w:rsidRDefault="0026689D" w:rsidP="0026689D">
      <w:r>
        <w:t>REPETICIÓN:</w:t>
      </w:r>
      <w:r>
        <w:tab/>
        <w:t xml:space="preserve">19.5    Cms. </w:t>
      </w:r>
    </w:p>
    <w:p w:rsidR="0026689D" w:rsidRDefault="0026689D" w:rsidP="0026689D">
      <w:r>
        <w:t>RODILLO :                40</w:t>
      </w:r>
    </w:p>
    <w:p w:rsidR="0026689D" w:rsidRDefault="0026689D" w:rsidP="0026689D">
      <w:r>
        <w:t>SELLADO:</w:t>
      </w:r>
      <w:r>
        <w:tab/>
      </w:r>
      <w:r>
        <w:tab/>
        <w:t>Lateral</w:t>
      </w:r>
    </w:p>
    <w:p w:rsidR="0026689D" w:rsidRDefault="0026689D" w:rsidP="0026689D">
      <w:pPr>
        <w:rPr>
          <w:b/>
        </w:rPr>
      </w:pPr>
      <w:r>
        <w:t>REFERENCIA:</w:t>
      </w:r>
      <w:r>
        <w:tab/>
      </w:r>
      <w:r>
        <w:rPr>
          <w:b/>
        </w:rPr>
        <w:t>SIXPACK  RIONEGRO</w:t>
      </w:r>
    </w:p>
    <w:p w:rsidR="0026689D" w:rsidRDefault="0026689D" w:rsidP="0026689D">
      <w:pPr>
        <w:rPr>
          <w:b/>
        </w:rPr>
      </w:pPr>
      <w:r>
        <w:rPr>
          <w:b/>
        </w:rPr>
        <w:tab/>
      </w:r>
      <w:r>
        <w:rPr>
          <w:b/>
        </w:rPr>
        <w:tab/>
      </w:r>
    </w:p>
    <w:p w:rsidR="0026689D" w:rsidRDefault="0026689D" w:rsidP="0026689D"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26689D" w:rsidRDefault="0026689D" w:rsidP="0026689D">
      <w:r>
        <w:rPr>
          <w:b/>
          <w:bCs/>
          <w:u w:val="single"/>
        </w:rPr>
        <w:t>NOTA:</w:t>
      </w:r>
      <w:r>
        <w:t xml:space="preserve">             - Los cyreles  en su planta</w:t>
      </w:r>
    </w:p>
    <w:p w:rsidR="0026689D" w:rsidRPr="001B627F" w:rsidRDefault="0026689D" w:rsidP="0026689D">
      <w:pPr>
        <w:numPr>
          <w:ilvl w:val="0"/>
          <w:numId w:val="2"/>
        </w:numPr>
        <w:ind w:left="1500"/>
        <w:rPr>
          <w:b/>
          <w:sz w:val="32"/>
          <w:szCs w:val="32"/>
        </w:rPr>
      </w:pPr>
      <w:r>
        <w:t>Altura y tonos según   Muestra  Física</w:t>
      </w:r>
    </w:p>
    <w:p w:rsidR="001B627F" w:rsidRPr="00BD16B0" w:rsidRDefault="001B627F" w:rsidP="0026689D">
      <w:pPr>
        <w:numPr>
          <w:ilvl w:val="0"/>
          <w:numId w:val="2"/>
        </w:numPr>
        <w:ind w:left="1500"/>
        <w:rPr>
          <w:b/>
          <w:sz w:val="32"/>
          <w:szCs w:val="32"/>
        </w:rPr>
      </w:pPr>
      <w:r>
        <w:t>CODIGO  7703686703113</w:t>
      </w:r>
    </w:p>
    <w:p w:rsidR="0026689D" w:rsidRPr="0090312C" w:rsidRDefault="0026689D" w:rsidP="0026689D">
      <w:pPr>
        <w:rPr>
          <w:b/>
          <w:sz w:val="32"/>
          <w:szCs w:val="32"/>
        </w:rPr>
      </w:pPr>
    </w:p>
    <w:p w:rsidR="0026689D" w:rsidRDefault="0026689D" w:rsidP="0026689D"/>
    <w:p w:rsidR="0026689D" w:rsidRDefault="0026689D" w:rsidP="0026689D">
      <w:r>
        <w:t>Agradezco la atención y colaboración prestada.</w:t>
      </w:r>
    </w:p>
    <w:p w:rsidR="0026689D" w:rsidRDefault="0026689D" w:rsidP="0026689D"/>
    <w:p w:rsidR="0026689D" w:rsidRDefault="0026689D" w:rsidP="0026689D"/>
    <w:p w:rsidR="0026689D" w:rsidRDefault="0026689D" w:rsidP="0026689D">
      <w:r>
        <w:t>Cordialmente,</w:t>
      </w:r>
    </w:p>
    <w:p w:rsidR="0026689D" w:rsidRDefault="0026689D" w:rsidP="0026689D"/>
    <w:p w:rsidR="0026689D" w:rsidRDefault="0026689D" w:rsidP="0026689D"/>
    <w:p w:rsidR="0026689D" w:rsidRDefault="0026689D" w:rsidP="0026689D">
      <w:r>
        <w:t>RICARDO CASAS ZAPATA</w:t>
      </w:r>
    </w:p>
    <w:p w:rsidR="0026689D" w:rsidRDefault="0026689D" w:rsidP="0026689D">
      <w:r>
        <w:t>Director.</w:t>
      </w:r>
    </w:p>
    <w:p w:rsidR="0026689D" w:rsidRDefault="0026689D" w:rsidP="0026689D"/>
    <w:p w:rsidR="0026689D" w:rsidRDefault="0026689D" w:rsidP="0026689D"/>
    <w:p w:rsidR="0026689D" w:rsidRDefault="0026689D" w:rsidP="0042659C">
      <w:pPr>
        <w:rPr>
          <w:b/>
        </w:rPr>
      </w:pPr>
    </w:p>
    <w:p w:rsidR="008D6E85" w:rsidRDefault="008D6E85" w:rsidP="0042659C">
      <w:pPr>
        <w:rPr>
          <w:b/>
        </w:rPr>
      </w:pPr>
    </w:p>
    <w:p w:rsidR="008D6E85" w:rsidRDefault="008D6E85" w:rsidP="0042659C">
      <w:pPr>
        <w:rPr>
          <w:b/>
        </w:rPr>
      </w:pPr>
    </w:p>
    <w:p w:rsidR="008D6E85" w:rsidRDefault="008D6E85" w:rsidP="0042659C">
      <w:pPr>
        <w:rPr>
          <w:b/>
        </w:rPr>
      </w:pPr>
    </w:p>
    <w:p w:rsidR="008D6E85" w:rsidRDefault="008D6E85" w:rsidP="008D6E85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8D6E85" w:rsidRDefault="008D6E85" w:rsidP="008D6E85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8D6E85" w:rsidRDefault="008D6E85" w:rsidP="008D6E85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– 144 </w:t>
      </w:r>
    </w:p>
    <w:p w:rsidR="008D6E85" w:rsidRDefault="008D6E85" w:rsidP="008D6E85">
      <w:pPr>
        <w:rPr>
          <w:b/>
          <w:bCs/>
          <w:sz w:val="20"/>
        </w:rPr>
      </w:pPr>
      <w:r>
        <w:rPr>
          <w:b/>
          <w:bCs/>
          <w:sz w:val="20"/>
        </w:rPr>
        <w:t xml:space="preserve">TEL:   4 44 46 64  ITAGUI                                      </w:t>
      </w:r>
    </w:p>
    <w:p w:rsidR="008D6E85" w:rsidRDefault="008D6E85" w:rsidP="008D6E85"/>
    <w:p w:rsidR="008D6E85" w:rsidRDefault="008D6E85" w:rsidP="008D6E85"/>
    <w:p w:rsidR="008D6E85" w:rsidRDefault="008D6E85" w:rsidP="008D6E85">
      <w:pPr>
        <w:pStyle w:val="Ttulo1"/>
      </w:pPr>
      <w:r>
        <w:t>ORDEN DE TRABAJO     N°      07451</w:t>
      </w:r>
    </w:p>
    <w:p w:rsidR="008D6E85" w:rsidRPr="00370A8E" w:rsidRDefault="008D6E85" w:rsidP="008D6E85"/>
    <w:p w:rsidR="008D6E85" w:rsidRDefault="008D6E85" w:rsidP="008D6E85">
      <w:r>
        <w:t>FECHA:</w:t>
      </w:r>
      <w:r>
        <w:tab/>
        <w:t>Medellín,  Octubre   26    de  2010</w:t>
      </w:r>
    </w:p>
    <w:p w:rsidR="008D6E85" w:rsidRDefault="008D6E85" w:rsidP="008D6E85">
      <w:r>
        <w:t>PARA:</w:t>
      </w:r>
      <w:r>
        <w:tab/>
      </w:r>
      <w:r>
        <w:tab/>
        <w:t>PLÁSTICOS DARMA</w:t>
      </w:r>
    </w:p>
    <w:p w:rsidR="008D6E85" w:rsidRDefault="008D6E85" w:rsidP="008D6E85">
      <w:r>
        <w:t>ATENCIÓN:</w:t>
      </w:r>
      <w:r>
        <w:tab/>
        <w:t>Sr. Darío Jaramillo</w:t>
      </w:r>
    </w:p>
    <w:p w:rsidR="008D6E85" w:rsidRDefault="008D6E85" w:rsidP="008D6E85">
      <w:r>
        <w:tab/>
      </w:r>
      <w:r>
        <w:tab/>
        <w:t>Gerente.</w:t>
      </w:r>
    </w:p>
    <w:p w:rsidR="008D6E85" w:rsidRDefault="008D6E85" w:rsidP="008D6E85"/>
    <w:p w:rsidR="008D6E85" w:rsidRDefault="008D6E85" w:rsidP="008D6E85"/>
    <w:p w:rsidR="008D6E85" w:rsidRDefault="008D6E85" w:rsidP="008D6E85">
      <w:r>
        <w:t>Apreciado Don Darío:</w:t>
      </w:r>
    </w:p>
    <w:p w:rsidR="008D6E85" w:rsidRDefault="008D6E85" w:rsidP="008D6E85"/>
    <w:p w:rsidR="008D6E85" w:rsidRDefault="008D6E85" w:rsidP="008D6E85">
      <w:r>
        <w:t>Con la presente estamos solicitando el siguiente material:</w:t>
      </w:r>
    </w:p>
    <w:p w:rsidR="008D6E85" w:rsidRDefault="008D6E85" w:rsidP="008D6E85"/>
    <w:p w:rsidR="008D6E85" w:rsidRDefault="008D6E85" w:rsidP="008D6E85">
      <w:pPr>
        <w:rPr>
          <w:b/>
          <w:bCs/>
          <w:u w:val="single"/>
        </w:rPr>
      </w:pPr>
      <w:r>
        <w:rPr>
          <w:b/>
          <w:bCs/>
          <w:u w:val="single"/>
        </w:rPr>
        <w:t>IMPRESIÓN  :</w:t>
      </w:r>
    </w:p>
    <w:p w:rsidR="008D6E85" w:rsidRDefault="008D6E85" w:rsidP="008D6E85"/>
    <w:p w:rsidR="008D6E85" w:rsidRDefault="008D6E85" w:rsidP="008D6E85">
      <w:r>
        <w:t>MATERIAL:</w:t>
      </w:r>
      <w:r>
        <w:tab/>
      </w:r>
      <w:r>
        <w:tab/>
        <w:t xml:space="preserve">P.P  Tubular   de    </w:t>
      </w:r>
      <w:r w:rsidRPr="000D6B93">
        <w:rPr>
          <w:b/>
        </w:rPr>
        <w:t xml:space="preserve">35  </w:t>
      </w:r>
      <w:r>
        <w:t xml:space="preserve">  Cms.</w:t>
      </w:r>
    </w:p>
    <w:p w:rsidR="008D6E85" w:rsidRDefault="008D6E85" w:rsidP="008D6E85">
      <w:r>
        <w:t>CALIBRE:</w:t>
      </w:r>
      <w:r>
        <w:tab/>
      </w:r>
      <w:r>
        <w:tab/>
      </w:r>
      <w:smartTag w:uri="urn:schemas-microsoft-com:office:smarttags" w:element="metricconverter">
        <w:smartTagPr>
          <w:attr w:name="ProductID" w:val="1.5 ”"/>
        </w:smartTagPr>
        <w:r>
          <w:t>1.5 ”</w:t>
        </w:r>
      </w:smartTag>
    </w:p>
    <w:p w:rsidR="008D6E85" w:rsidRDefault="008D6E85" w:rsidP="008D6E85">
      <w:r>
        <w:t>CANTIDAD:</w:t>
      </w:r>
      <w:r>
        <w:tab/>
      </w:r>
      <w:r>
        <w:tab/>
        <w:t>150  kg</w:t>
      </w:r>
    </w:p>
    <w:p w:rsidR="008D6E85" w:rsidRDefault="008D6E85" w:rsidP="008D6E85">
      <w:r>
        <w:t>REFERENCIA:</w:t>
      </w:r>
      <w:r>
        <w:tab/>
      </w:r>
      <w:r>
        <w:rPr>
          <w:b/>
        </w:rPr>
        <w:t xml:space="preserve">PAN  SUIZO </w:t>
      </w:r>
      <w:r w:rsidRPr="00201420">
        <w:rPr>
          <w:b/>
        </w:rPr>
        <w:t xml:space="preserve">  EL JARDIN</w:t>
      </w:r>
    </w:p>
    <w:p w:rsidR="008D6E85" w:rsidRDefault="008D6E85" w:rsidP="008D6E85">
      <w:r>
        <w:t>REPETICIÓN:</w:t>
      </w:r>
      <w:r>
        <w:tab/>
        <w:t>30 Cms.</w:t>
      </w:r>
    </w:p>
    <w:p w:rsidR="008D6E85" w:rsidRPr="009F7AE4" w:rsidRDefault="008D6E85" w:rsidP="008D6E85">
      <w:pPr>
        <w:rPr>
          <w:b/>
        </w:rPr>
      </w:pPr>
      <w:r>
        <w:t xml:space="preserve">RODILLO  :               </w:t>
      </w:r>
      <w:r w:rsidRPr="009F7AE4">
        <w:rPr>
          <w:b/>
        </w:rPr>
        <w:t>30</w:t>
      </w:r>
    </w:p>
    <w:p w:rsidR="008D6E85" w:rsidRDefault="008D6E85" w:rsidP="008D6E85">
      <w:r>
        <w:t>IMPRESIÓN:</w:t>
      </w:r>
      <w:r>
        <w:tab/>
      </w:r>
      <w:r>
        <w:tab/>
        <w:t xml:space="preserve">2  Caras  </w:t>
      </w:r>
    </w:p>
    <w:p w:rsidR="008D6E85" w:rsidRDefault="008D6E85" w:rsidP="008D6E85">
      <w:r>
        <w:t>COLORES:</w:t>
      </w:r>
      <w:r>
        <w:tab/>
      </w:r>
      <w:r>
        <w:tab/>
        <w:t>4 según muestra.</w:t>
      </w:r>
    </w:p>
    <w:p w:rsidR="008D6E85" w:rsidRDefault="008D6E85" w:rsidP="008D6E85">
      <w:r>
        <w:t>BOLSA:</w:t>
      </w:r>
      <w:r>
        <w:tab/>
      </w:r>
      <w:r>
        <w:tab/>
      </w:r>
      <w:r w:rsidRPr="00CD0BF9">
        <w:rPr>
          <w:b/>
        </w:rPr>
        <w:t xml:space="preserve">30  x  32 + </w:t>
      </w:r>
      <w:smartTag w:uri="urn:schemas-microsoft-com:office:smarttags" w:element="metricconverter">
        <w:smartTagPr>
          <w:attr w:name="ProductID" w:val="3 cm"/>
        </w:smartTagPr>
        <w:r w:rsidRPr="00CD0BF9">
          <w:rPr>
            <w:b/>
          </w:rPr>
          <w:t>3 cm</w:t>
        </w:r>
      </w:smartTag>
      <w:r w:rsidRPr="00CD0BF9">
        <w:rPr>
          <w:b/>
        </w:rPr>
        <w:t xml:space="preserve">  FF</w:t>
      </w:r>
      <w:r>
        <w:t xml:space="preserve"> </w:t>
      </w:r>
    </w:p>
    <w:p w:rsidR="008D6E85" w:rsidRDefault="008D6E85" w:rsidP="008D6E85"/>
    <w:p w:rsidR="008D6E85" w:rsidRDefault="008D6E85" w:rsidP="008D6E85"/>
    <w:p w:rsidR="008D6E85" w:rsidRDefault="008D6E85" w:rsidP="008D6E85">
      <w:r>
        <w:rPr>
          <w:b/>
          <w:bCs/>
          <w:u w:val="single"/>
        </w:rPr>
        <w:t>NOTA:</w:t>
      </w:r>
      <w:r>
        <w:t xml:space="preserve">  </w:t>
      </w:r>
      <w:r>
        <w:tab/>
        <w:t>- Se  envía muestra física para los tonos de impresión.</w:t>
      </w:r>
    </w:p>
    <w:p w:rsidR="008D6E85" w:rsidRDefault="008D6E85" w:rsidP="008D6E85">
      <w:pPr>
        <w:numPr>
          <w:ilvl w:val="0"/>
          <w:numId w:val="2"/>
        </w:numPr>
      </w:pPr>
      <w:r>
        <w:t xml:space="preserve">Se envía  </w:t>
      </w:r>
      <w:r>
        <w:rPr>
          <w:b/>
          <w:u w:val="single"/>
        </w:rPr>
        <w:t xml:space="preserve">TUBULAR DE 35  CM </w:t>
      </w:r>
    </w:p>
    <w:p w:rsidR="008D6E85" w:rsidRDefault="008D6E85" w:rsidP="008D6E85">
      <w:pPr>
        <w:numPr>
          <w:ilvl w:val="0"/>
          <w:numId w:val="2"/>
        </w:numPr>
      </w:pPr>
      <w:r>
        <w:t>Cyreles   en su planta</w:t>
      </w:r>
    </w:p>
    <w:p w:rsidR="008D6E85" w:rsidRDefault="008D6E85" w:rsidP="008D6E85">
      <w:pPr>
        <w:numPr>
          <w:ilvl w:val="0"/>
          <w:numId w:val="2"/>
        </w:numPr>
        <w:rPr>
          <w:b/>
        </w:rPr>
      </w:pPr>
      <w:r w:rsidRPr="00D369EA">
        <w:rPr>
          <w:b/>
        </w:rPr>
        <w:t>MONTAR  EN  RODILLO   30</w:t>
      </w:r>
    </w:p>
    <w:p w:rsidR="008D6E85" w:rsidRPr="00CD0BF9" w:rsidRDefault="008D6E85" w:rsidP="008D6E85">
      <w:pPr>
        <w:rPr>
          <w:b/>
          <w:sz w:val="28"/>
          <w:szCs w:val="28"/>
        </w:rPr>
      </w:pPr>
    </w:p>
    <w:p w:rsidR="008D6E85" w:rsidRDefault="008D6E85" w:rsidP="008D6E85"/>
    <w:p w:rsidR="008D6E85" w:rsidRDefault="008D6E85" w:rsidP="008D6E85"/>
    <w:p w:rsidR="008D6E85" w:rsidRDefault="008D6E85" w:rsidP="008D6E85">
      <w:r>
        <w:t>Agradezco la atención y colaboración prestada.</w:t>
      </w:r>
    </w:p>
    <w:p w:rsidR="008D6E85" w:rsidRDefault="008D6E85" w:rsidP="008D6E85"/>
    <w:p w:rsidR="008D6E85" w:rsidRDefault="008D6E85" w:rsidP="008D6E85"/>
    <w:p w:rsidR="008D6E85" w:rsidRDefault="008D6E85" w:rsidP="008D6E85">
      <w:r>
        <w:t>Cordialmente,</w:t>
      </w:r>
    </w:p>
    <w:p w:rsidR="008D6E85" w:rsidRDefault="008D6E85" w:rsidP="008D6E85"/>
    <w:p w:rsidR="008D6E85" w:rsidRDefault="008D6E85" w:rsidP="008D6E85"/>
    <w:p w:rsidR="008D6E85" w:rsidRDefault="008D6E85" w:rsidP="008D6E85"/>
    <w:p w:rsidR="008D6E85" w:rsidRDefault="008D6E85" w:rsidP="008D6E85">
      <w:r>
        <w:t>RICARDO CASAS ZAPATA</w:t>
      </w:r>
    </w:p>
    <w:p w:rsidR="008D6E85" w:rsidRDefault="008D6E85" w:rsidP="008D6E85">
      <w:r>
        <w:t>Director.</w:t>
      </w:r>
    </w:p>
    <w:p w:rsidR="008D6E85" w:rsidRDefault="008D6E85" w:rsidP="0042659C">
      <w:pPr>
        <w:rPr>
          <w:b/>
        </w:rPr>
      </w:pPr>
    </w:p>
    <w:p w:rsidR="008D6E85" w:rsidRDefault="008D6E85" w:rsidP="0042659C">
      <w:pPr>
        <w:rPr>
          <w:b/>
        </w:rPr>
      </w:pPr>
    </w:p>
    <w:p w:rsidR="008D6E85" w:rsidRDefault="008D6E85" w:rsidP="0042659C">
      <w:pPr>
        <w:rPr>
          <w:b/>
        </w:rPr>
      </w:pPr>
    </w:p>
    <w:p w:rsidR="008D6E85" w:rsidRDefault="008D6E85" w:rsidP="0042659C">
      <w:pPr>
        <w:rPr>
          <w:b/>
        </w:rPr>
      </w:pPr>
    </w:p>
    <w:p w:rsidR="008D6E85" w:rsidRDefault="008D6E85" w:rsidP="008D6E85">
      <w:pPr>
        <w:rPr>
          <w:b/>
        </w:rPr>
      </w:pPr>
    </w:p>
    <w:p w:rsidR="008D6E85" w:rsidRDefault="008D6E85" w:rsidP="008D6E85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8D6E85" w:rsidRDefault="008D6E85" w:rsidP="008D6E85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8D6E85" w:rsidRDefault="008D6E85" w:rsidP="008D6E85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8D6E85" w:rsidRDefault="008D6E85" w:rsidP="008D6E85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8D6E85" w:rsidRDefault="008D6E85" w:rsidP="008D6E85"/>
    <w:p w:rsidR="008D6E85" w:rsidRDefault="008D6E85" w:rsidP="008D6E85">
      <w:pPr>
        <w:pStyle w:val="Ttulo1"/>
      </w:pPr>
      <w:r>
        <w:t>ORDEN DE TRABAJO   N°      07484</w:t>
      </w:r>
    </w:p>
    <w:p w:rsidR="008D6E85" w:rsidRDefault="008D6E85" w:rsidP="008D6E85"/>
    <w:p w:rsidR="008D6E85" w:rsidRDefault="008D6E85" w:rsidP="008D6E85">
      <w:r>
        <w:t>FECHA:</w:t>
      </w:r>
      <w:r>
        <w:tab/>
        <w:t>Medellín, Octubre   26    de   2010</w:t>
      </w:r>
    </w:p>
    <w:p w:rsidR="008D6E85" w:rsidRDefault="008D6E85" w:rsidP="008D6E85">
      <w:r>
        <w:t>PARA:</w:t>
      </w:r>
      <w:r>
        <w:tab/>
      </w:r>
      <w:r>
        <w:tab/>
        <w:t>PLÁSTICOS   DARMA</w:t>
      </w:r>
    </w:p>
    <w:p w:rsidR="008D6E85" w:rsidRDefault="008D6E85" w:rsidP="008D6E85">
      <w:r>
        <w:t>ATENCIÓN:</w:t>
      </w:r>
      <w:r>
        <w:tab/>
        <w:t>Sr. DARIO JARAMILLO</w:t>
      </w:r>
    </w:p>
    <w:p w:rsidR="008D6E85" w:rsidRDefault="008D6E85" w:rsidP="008D6E85"/>
    <w:p w:rsidR="008D6E85" w:rsidRDefault="008D6E85" w:rsidP="008D6E85">
      <w:r>
        <w:t>Apreciado Dn DARIO:</w:t>
      </w:r>
    </w:p>
    <w:p w:rsidR="008D6E85" w:rsidRDefault="008D6E85" w:rsidP="008D6E85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8D6E85" w:rsidRDefault="008D6E85" w:rsidP="008D6E85"/>
    <w:p w:rsidR="008D6E85" w:rsidRDefault="008D6E85" w:rsidP="008D6E85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8D6E85" w:rsidRDefault="008D6E85" w:rsidP="008D6E85"/>
    <w:p w:rsidR="008D6E85" w:rsidRDefault="008D6E85" w:rsidP="008D6E85">
      <w:r>
        <w:t>MATERIAL :</w:t>
      </w:r>
      <w:r>
        <w:tab/>
      </w:r>
      <w:r>
        <w:tab/>
        <w:t>Polietileno de Baja  densidad  Lamina</w:t>
      </w:r>
      <w:r>
        <w:rPr>
          <w:b/>
          <w:u w:val="single"/>
        </w:rPr>
        <w:t xml:space="preserve">  </w:t>
      </w:r>
      <w:r>
        <w:t xml:space="preserve"> Tpte</w:t>
      </w:r>
    </w:p>
    <w:p w:rsidR="008D6E85" w:rsidRDefault="008D6E85" w:rsidP="008D6E85">
      <w:r>
        <w:t>MEDIDA:</w:t>
      </w:r>
      <w:r>
        <w:tab/>
      </w:r>
      <w:r>
        <w:tab/>
      </w:r>
      <w:r>
        <w:rPr>
          <w:b/>
        </w:rPr>
        <w:t>52</w:t>
      </w:r>
      <w:r>
        <w:t xml:space="preserve">   cms   </w:t>
      </w:r>
    </w:p>
    <w:p w:rsidR="008D6E85" w:rsidRDefault="008D6E85" w:rsidP="008D6E85">
      <w:r>
        <w:t>CALIBRE :</w:t>
      </w:r>
      <w:r>
        <w:tab/>
      </w:r>
      <w:r>
        <w:tab/>
      </w:r>
      <w:r>
        <w:rPr>
          <w:b/>
        </w:rPr>
        <w:t xml:space="preserve">1.5 </w:t>
      </w:r>
      <w:r>
        <w:t xml:space="preserve">   “</w:t>
      </w:r>
    </w:p>
    <w:p w:rsidR="008D6E85" w:rsidRDefault="008D6E85" w:rsidP="008D6E85">
      <w:r>
        <w:t>COLOR :</w:t>
      </w:r>
      <w:r>
        <w:tab/>
      </w:r>
      <w:r>
        <w:tab/>
        <w:t>Transparente</w:t>
      </w:r>
    </w:p>
    <w:p w:rsidR="008D6E85" w:rsidRPr="0007721A" w:rsidRDefault="008D6E85" w:rsidP="008D6E85">
      <w:r>
        <w:t xml:space="preserve">TRATADO : </w:t>
      </w:r>
      <w:r>
        <w:tab/>
      </w:r>
      <w:r>
        <w:tab/>
        <w:t>1  cara</w:t>
      </w:r>
    </w:p>
    <w:p w:rsidR="008D6E85" w:rsidRDefault="008D6E85" w:rsidP="008D6E85">
      <w:r>
        <w:t xml:space="preserve">CANTIDAD : </w:t>
      </w:r>
      <w:r>
        <w:tab/>
        <w:t>230    kg</w:t>
      </w:r>
    </w:p>
    <w:p w:rsidR="008D6E85" w:rsidRDefault="008D6E85" w:rsidP="008D6E85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>4    ( blanco-verde-rojo-negro )</w:t>
      </w:r>
    </w:p>
    <w:p w:rsidR="008D6E85" w:rsidRDefault="008D6E85" w:rsidP="008D6E85">
      <w:r>
        <w:t xml:space="preserve">CARAS : </w:t>
      </w:r>
      <w:r>
        <w:tab/>
      </w:r>
      <w:r>
        <w:tab/>
        <w:t>2</w:t>
      </w:r>
    </w:p>
    <w:p w:rsidR="008D6E85" w:rsidRDefault="008D6E85" w:rsidP="008D6E85">
      <w:r>
        <w:t>REPETICIÓN :</w:t>
      </w:r>
      <w:r>
        <w:tab/>
        <w:t>15.5   cms</w:t>
      </w:r>
    </w:p>
    <w:p w:rsidR="008D6E85" w:rsidRDefault="008D6E85" w:rsidP="008D6E85">
      <w:r>
        <w:t>RODILLO :</w:t>
      </w:r>
      <w:r>
        <w:tab/>
      </w:r>
      <w:r>
        <w:tab/>
        <w:t>32</w:t>
      </w:r>
    </w:p>
    <w:p w:rsidR="008D6E85" w:rsidRDefault="008D6E85" w:rsidP="008D6E85">
      <w:r>
        <w:t>LAMINA  :</w:t>
      </w:r>
      <w:r>
        <w:tab/>
      </w:r>
      <w:r>
        <w:tab/>
        <w:t xml:space="preserve">15.5 </w:t>
      </w:r>
      <w:r>
        <w:rPr>
          <w:b/>
        </w:rPr>
        <w:t xml:space="preserve"> x  23 + 3 </w:t>
      </w:r>
      <w:r w:rsidRPr="00336CAC">
        <w:rPr>
          <w:b/>
        </w:rPr>
        <w:t xml:space="preserve">   cm</w:t>
      </w:r>
      <w:r>
        <w:t xml:space="preserve">     Fuelle de fondo</w:t>
      </w:r>
    </w:p>
    <w:p w:rsidR="008D6E85" w:rsidRDefault="008D6E85" w:rsidP="008D6E85">
      <w:r>
        <w:t>SELLADO .</w:t>
      </w:r>
      <w:r>
        <w:tab/>
      </w:r>
      <w:r>
        <w:tab/>
        <w:t>Lateral</w:t>
      </w:r>
    </w:p>
    <w:p w:rsidR="008D6E85" w:rsidRDefault="008D6E85" w:rsidP="008D6E85">
      <w:r>
        <w:t>REFERENCIA :</w:t>
      </w:r>
      <w:r>
        <w:tab/>
      </w:r>
      <w:r>
        <w:rPr>
          <w:b/>
        </w:rPr>
        <w:t>CUAJADA    RIONEGRO  500   gm  (  OVALO  VERDE )</w:t>
      </w:r>
    </w:p>
    <w:p w:rsidR="008D6E85" w:rsidRDefault="008D6E85" w:rsidP="008D6E85"/>
    <w:p w:rsidR="008D6E85" w:rsidRDefault="008D6E85" w:rsidP="008D6E85"/>
    <w:p w:rsidR="008D6E85" w:rsidRDefault="008D6E85" w:rsidP="008D6E85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>
        <w:rPr>
          <w:bCs/>
        </w:rPr>
        <w:t>Cyreles   en  su planta</w:t>
      </w:r>
    </w:p>
    <w:p w:rsidR="008D6E85" w:rsidRDefault="008D6E85" w:rsidP="008D6E85">
      <w:r>
        <w:t xml:space="preserve">                   -   Anexo  Arte  para   alturas y Tonos.</w:t>
      </w:r>
    </w:p>
    <w:p w:rsidR="008D6E85" w:rsidRDefault="008D6E85" w:rsidP="008D6E85">
      <w:pPr>
        <w:rPr>
          <w:b/>
        </w:rPr>
      </w:pPr>
      <w:r>
        <w:tab/>
        <w:t xml:space="preserve">        -  </w:t>
      </w:r>
      <w:r w:rsidRPr="00B879F4">
        <w:rPr>
          <w:b/>
        </w:rPr>
        <w:t>SE  APRUEBA  IMPRESIÓN</w:t>
      </w:r>
      <w:r>
        <w:t xml:space="preserve">  </w:t>
      </w:r>
      <w:r>
        <w:tab/>
        <w:t xml:space="preserve">        </w:t>
      </w: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8D6E85" w:rsidRDefault="008D6E85" w:rsidP="008D6E85">
      <w:pPr>
        <w:rPr>
          <w:b/>
        </w:rPr>
      </w:pPr>
      <w:r>
        <w:rPr>
          <w:b/>
        </w:rPr>
        <w:tab/>
        <w:t xml:space="preserve">        -  EL MATERIAL  LO ENVIA  P.U </w:t>
      </w:r>
    </w:p>
    <w:p w:rsidR="008D6E85" w:rsidRDefault="008D6E85" w:rsidP="008D6E85">
      <w:pPr>
        <w:rPr>
          <w:b/>
        </w:rPr>
      </w:pPr>
      <w:r>
        <w:rPr>
          <w:b/>
        </w:rPr>
        <w:tab/>
        <w:t xml:space="preserve">        - colocar  pie de  imprenta</w:t>
      </w:r>
    </w:p>
    <w:p w:rsidR="008D6E85" w:rsidRDefault="008D6E85" w:rsidP="008D6E85">
      <w:pPr>
        <w:rPr>
          <w:b/>
        </w:rPr>
      </w:pPr>
      <w:r>
        <w:rPr>
          <w:b/>
        </w:rPr>
        <w:tab/>
        <w:t xml:space="preserve">        -  CODIGO     </w:t>
      </w:r>
      <w:r w:rsidRPr="00A152AF">
        <w:rPr>
          <w:b/>
          <w:sz w:val="32"/>
          <w:szCs w:val="32"/>
        </w:rPr>
        <w:t xml:space="preserve">7703686701089   </w:t>
      </w:r>
    </w:p>
    <w:p w:rsidR="008D6E85" w:rsidRDefault="008D6E85" w:rsidP="008D6E85">
      <w:pPr>
        <w:rPr>
          <w:b/>
        </w:rPr>
      </w:pPr>
      <w:r>
        <w:rPr>
          <w:b/>
        </w:rPr>
        <w:t xml:space="preserve">       </w:t>
      </w:r>
    </w:p>
    <w:p w:rsidR="008D6E85" w:rsidRDefault="008D6E85" w:rsidP="008D6E85">
      <w:r>
        <w:tab/>
      </w:r>
    </w:p>
    <w:p w:rsidR="008D6E85" w:rsidRDefault="008D6E85" w:rsidP="008D6E85">
      <w:r>
        <w:t>Agradezco la atención y colaboración prestada.</w:t>
      </w:r>
    </w:p>
    <w:p w:rsidR="008D6E85" w:rsidRDefault="008D6E85" w:rsidP="008D6E85"/>
    <w:p w:rsidR="008D6E85" w:rsidRDefault="008D6E85" w:rsidP="008D6E85"/>
    <w:p w:rsidR="008D6E85" w:rsidRDefault="008D6E85" w:rsidP="008D6E85">
      <w:r>
        <w:t>Cordialmente</w:t>
      </w:r>
    </w:p>
    <w:p w:rsidR="008D6E85" w:rsidRDefault="008D6E85" w:rsidP="008D6E85"/>
    <w:p w:rsidR="008D6E85" w:rsidRDefault="008D6E85" w:rsidP="008D6E85"/>
    <w:p w:rsidR="008D6E85" w:rsidRDefault="008D6E85" w:rsidP="008D6E85">
      <w:r>
        <w:t>RICARDO CASAS ZAPATA</w:t>
      </w:r>
    </w:p>
    <w:p w:rsidR="008D6E85" w:rsidRDefault="008D6E85" w:rsidP="008D6E85">
      <w:r>
        <w:t>Director.</w:t>
      </w:r>
    </w:p>
    <w:p w:rsidR="008D6E85" w:rsidRDefault="008D6E85" w:rsidP="008D6E85">
      <w:pPr>
        <w:rPr>
          <w:b/>
          <w:bCs/>
          <w:sz w:val="20"/>
        </w:rPr>
      </w:pPr>
    </w:p>
    <w:p w:rsidR="008D6E85" w:rsidRDefault="008D6E85" w:rsidP="0042659C">
      <w:pPr>
        <w:rPr>
          <w:b/>
        </w:rPr>
      </w:pPr>
    </w:p>
    <w:p w:rsidR="00F82585" w:rsidRDefault="00F82585" w:rsidP="0042659C">
      <w:pPr>
        <w:rPr>
          <w:b/>
        </w:rPr>
      </w:pPr>
    </w:p>
    <w:p w:rsidR="00F82585" w:rsidRDefault="00F82585" w:rsidP="00F82585">
      <w:pPr>
        <w:rPr>
          <w:b/>
        </w:rPr>
      </w:pPr>
    </w:p>
    <w:p w:rsidR="00F82585" w:rsidRDefault="00F82585" w:rsidP="00F82585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F82585" w:rsidRDefault="00F82585" w:rsidP="00F82585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F82585" w:rsidRDefault="00F82585" w:rsidP="00F82585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F82585" w:rsidRDefault="00F82585" w:rsidP="00F82585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F82585" w:rsidRDefault="00F82585" w:rsidP="00F82585"/>
    <w:p w:rsidR="00F82585" w:rsidRDefault="00F82585" w:rsidP="00F82585">
      <w:pPr>
        <w:pStyle w:val="Ttulo1"/>
      </w:pPr>
      <w:r>
        <w:t>ORDEN DE TRABAJO   N°      07487</w:t>
      </w:r>
    </w:p>
    <w:p w:rsidR="00F82585" w:rsidRDefault="00F82585" w:rsidP="00F82585"/>
    <w:p w:rsidR="00F82585" w:rsidRDefault="00F82585" w:rsidP="00F82585">
      <w:r>
        <w:t>FECHA:</w:t>
      </w:r>
      <w:r>
        <w:tab/>
        <w:t>Medellín, Octubre   26    de   2010</w:t>
      </w:r>
    </w:p>
    <w:p w:rsidR="00F82585" w:rsidRDefault="00F82585" w:rsidP="00F82585">
      <w:r>
        <w:t>PARA:</w:t>
      </w:r>
      <w:r>
        <w:tab/>
      </w:r>
      <w:r>
        <w:tab/>
        <w:t>PLÁSTICOS   DARMA</w:t>
      </w:r>
    </w:p>
    <w:p w:rsidR="00F82585" w:rsidRDefault="00F82585" w:rsidP="00F82585">
      <w:r>
        <w:t>ATENCIÓN:</w:t>
      </w:r>
      <w:r>
        <w:tab/>
        <w:t>Sr. DARIO JARAMILLO</w:t>
      </w:r>
    </w:p>
    <w:p w:rsidR="00F82585" w:rsidRDefault="00F82585" w:rsidP="00F82585"/>
    <w:p w:rsidR="00F82585" w:rsidRDefault="00F82585" w:rsidP="00F82585">
      <w:r>
        <w:t>Apreciado Dn DARIO:</w:t>
      </w:r>
    </w:p>
    <w:p w:rsidR="00F82585" w:rsidRDefault="00F82585" w:rsidP="00F82585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F82585" w:rsidRDefault="00F82585" w:rsidP="00F82585"/>
    <w:p w:rsidR="00F82585" w:rsidRDefault="00F82585" w:rsidP="00F82585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F82585" w:rsidRDefault="00F82585" w:rsidP="00F82585"/>
    <w:p w:rsidR="00F82585" w:rsidRDefault="00F82585" w:rsidP="00F82585">
      <w:r>
        <w:t>MATERIAL :</w:t>
      </w:r>
      <w:r>
        <w:tab/>
      </w:r>
      <w:r>
        <w:tab/>
        <w:t>Polietileno de Baja  densidad  Lamina</w:t>
      </w:r>
      <w:r>
        <w:rPr>
          <w:b/>
          <w:u w:val="single"/>
        </w:rPr>
        <w:t xml:space="preserve">  </w:t>
      </w:r>
      <w:r>
        <w:t xml:space="preserve"> Tpte</w:t>
      </w:r>
    </w:p>
    <w:p w:rsidR="00F82585" w:rsidRDefault="00F82585" w:rsidP="00F82585">
      <w:r>
        <w:t>MEDIDA:</w:t>
      </w:r>
      <w:r>
        <w:tab/>
      </w:r>
      <w:r>
        <w:tab/>
      </w:r>
      <w:r>
        <w:rPr>
          <w:b/>
        </w:rPr>
        <w:t>52</w:t>
      </w:r>
      <w:r>
        <w:t xml:space="preserve">   cms   </w:t>
      </w:r>
    </w:p>
    <w:p w:rsidR="00F82585" w:rsidRDefault="00F82585" w:rsidP="00F82585">
      <w:r>
        <w:t>CALIBRE :</w:t>
      </w:r>
      <w:r>
        <w:tab/>
      </w:r>
      <w:r>
        <w:tab/>
      </w:r>
      <w:r>
        <w:rPr>
          <w:b/>
        </w:rPr>
        <w:t xml:space="preserve">1.5 </w:t>
      </w:r>
      <w:r>
        <w:t xml:space="preserve">   “</w:t>
      </w:r>
    </w:p>
    <w:p w:rsidR="00F82585" w:rsidRDefault="00F82585" w:rsidP="00F82585">
      <w:r>
        <w:t>COLOR :</w:t>
      </w:r>
      <w:r>
        <w:tab/>
      </w:r>
      <w:r>
        <w:tab/>
        <w:t>Transparente</w:t>
      </w:r>
    </w:p>
    <w:p w:rsidR="00F82585" w:rsidRPr="0007721A" w:rsidRDefault="00F82585" w:rsidP="00F82585">
      <w:r>
        <w:t xml:space="preserve">TRATADO : </w:t>
      </w:r>
      <w:r>
        <w:tab/>
      </w:r>
      <w:r>
        <w:tab/>
        <w:t>1  cara</w:t>
      </w:r>
    </w:p>
    <w:p w:rsidR="00F82585" w:rsidRDefault="00F82585" w:rsidP="00F82585">
      <w:r>
        <w:t xml:space="preserve">CANTIDAD : </w:t>
      </w:r>
      <w:r>
        <w:tab/>
        <w:t>230    kg</w:t>
      </w:r>
    </w:p>
    <w:p w:rsidR="00F82585" w:rsidRDefault="00F82585" w:rsidP="00F82585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>4    ( blanco-verde-rojo-negro )</w:t>
      </w:r>
    </w:p>
    <w:p w:rsidR="00F82585" w:rsidRDefault="00F82585" w:rsidP="00F82585">
      <w:r>
        <w:t xml:space="preserve">CARAS : </w:t>
      </w:r>
      <w:r>
        <w:tab/>
      </w:r>
      <w:r>
        <w:tab/>
        <w:t>2</w:t>
      </w:r>
    </w:p>
    <w:p w:rsidR="00F82585" w:rsidRDefault="00F82585" w:rsidP="00F82585">
      <w:r>
        <w:t>REPETICIÓN :</w:t>
      </w:r>
      <w:r>
        <w:tab/>
        <w:t>15.5   cms</w:t>
      </w:r>
    </w:p>
    <w:p w:rsidR="00F82585" w:rsidRDefault="00F82585" w:rsidP="00F82585">
      <w:r>
        <w:t>RODILLO :</w:t>
      </w:r>
      <w:r>
        <w:tab/>
      </w:r>
      <w:r>
        <w:tab/>
        <w:t>32</w:t>
      </w:r>
    </w:p>
    <w:p w:rsidR="00F82585" w:rsidRDefault="00F82585" w:rsidP="00F82585">
      <w:r>
        <w:t>LAMINA  :</w:t>
      </w:r>
      <w:r>
        <w:tab/>
      </w:r>
      <w:r>
        <w:tab/>
        <w:t xml:space="preserve">15.5 </w:t>
      </w:r>
      <w:r>
        <w:rPr>
          <w:b/>
        </w:rPr>
        <w:t xml:space="preserve"> x  23 + 3 </w:t>
      </w:r>
      <w:r w:rsidRPr="00336CAC">
        <w:rPr>
          <w:b/>
        </w:rPr>
        <w:t xml:space="preserve">   cm</w:t>
      </w:r>
      <w:r>
        <w:t xml:space="preserve">     Fuelle de fondo</w:t>
      </w:r>
    </w:p>
    <w:p w:rsidR="00F82585" w:rsidRDefault="00F82585" w:rsidP="00F82585">
      <w:r>
        <w:t>SELLADO .</w:t>
      </w:r>
      <w:r>
        <w:tab/>
      </w:r>
      <w:r>
        <w:tab/>
        <w:t>Lateral</w:t>
      </w:r>
    </w:p>
    <w:p w:rsidR="00F82585" w:rsidRDefault="00F82585" w:rsidP="00F82585">
      <w:r>
        <w:t>REFERENCIA :</w:t>
      </w:r>
      <w:r>
        <w:tab/>
      </w:r>
      <w:r>
        <w:rPr>
          <w:b/>
        </w:rPr>
        <w:t>CUAJADA    RIONEGRO  500   gm  (  OVALO  ROJO )</w:t>
      </w:r>
    </w:p>
    <w:p w:rsidR="00F82585" w:rsidRDefault="00F82585" w:rsidP="00F82585"/>
    <w:p w:rsidR="00F82585" w:rsidRDefault="00F82585" w:rsidP="00F82585"/>
    <w:p w:rsidR="00F82585" w:rsidRDefault="00F82585" w:rsidP="00F82585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>
        <w:rPr>
          <w:bCs/>
        </w:rPr>
        <w:t>Cyreles   en  su planta</w:t>
      </w:r>
    </w:p>
    <w:p w:rsidR="00F82585" w:rsidRDefault="00F82585" w:rsidP="00F82585">
      <w:r>
        <w:t xml:space="preserve">                   -   Anexo  Arte  para   alturas y Tonos.</w:t>
      </w:r>
    </w:p>
    <w:p w:rsidR="00F82585" w:rsidRDefault="00F82585" w:rsidP="00F82585">
      <w:pPr>
        <w:rPr>
          <w:b/>
        </w:rPr>
      </w:pPr>
      <w:r>
        <w:tab/>
        <w:t xml:space="preserve">        -  </w:t>
      </w:r>
      <w:r w:rsidRPr="00B879F4">
        <w:rPr>
          <w:b/>
        </w:rPr>
        <w:t>SE  APRUEBA  IMPRESIÓN</w:t>
      </w:r>
      <w:r>
        <w:t xml:space="preserve">  </w:t>
      </w:r>
      <w:r>
        <w:tab/>
        <w:t xml:space="preserve">        </w:t>
      </w: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F82585" w:rsidRDefault="00F82585" w:rsidP="00F82585">
      <w:pPr>
        <w:rPr>
          <w:b/>
        </w:rPr>
      </w:pPr>
      <w:r>
        <w:rPr>
          <w:b/>
        </w:rPr>
        <w:tab/>
        <w:t xml:space="preserve">        -  EL MATERIAL  LO ENVIA  P.U </w:t>
      </w:r>
    </w:p>
    <w:p w:rsidR="00F82585" w:rsidRDefault="00F82585" w:rsidP="00F82585">
      <w:pPr>
        <w:rPr>
          <w:b/>
        </w:rPr>
      </w:pPr>
      <w:r>
        <w:rPr>
          <w:b/>
        </w:rPr>
        <w:tab/>
        <w:t xml:space="preserve">        - colocar  pie de  imprenta</w:t>
      </w:r>
    </w:p>
    <w:p w:rsidR="00F82585" w:rsidRDefault="00F82585" w:rsidP="00F82585">
      <w:pPr>
        <w:rPr>
          <w:b/>
        </w:rPr>
      </w:pPr>
      <w:r>
        <w:rPr>
          <w:b/>
        </w:rPr>
        <w:tab/>
        <w:t xml:space="preserve">        -  CODIGO     </w:t>
      </w:r>
      <w:r w:rsidRPr="00A152AF">
        <w:rPr>
          <w:b/>
          <w:sz w:val="32"/>
          <w:szCs w:val="32"/>
        </w:rPr>
        <w:t xml:space="preserve">7703686701089   </w:t>
      </w:r>
    </w:p>
    <w:p w:rsidR="00F82585" w:rsidRDefault="00F82585" w:rsidP="00F82585">
      <w:pPr>
        <w:rPr>
          <w:b/>
        </w:rPr>
      </w:pPr>
      <w:r>
        <w:rPr>
          <w:b/>
        </w:rPr>
        <w:t xml:space="preserve">       </w:t>
      </w:r>
    </w:p>
    <w:p w:rsidR="00F82585" w:rsidRDefault="00F82585" w:rsidP="00F82585">
      <w:r>
        <w:tab/>
      </w:r>
    </w:p>
    <w:p w:rsidR="00F82585" w:rsidRDefault="00F82585" w:rsidP="00F82585">
      <w:r>
        <w:t>Agradezco la atención y colaboración prestada.</w:t>
      </w:r>
    </w:p>
    <w:p w:rsidR="00F82585" w:rsidRDefault="00F82585" w:rsidP="00F82585"/>
    <w:p w:rsidR="00F82585" w:rsidRDefault="00F82585" w:rsidP="00F82585"/>
    <w:p w:rsidR="00F82585" w:rsidRDefault="00F82585" w:rsidP="00F82585">
      <w:r>
        <w:t>Cordialmente</w:t>
      </w:r>
    </w:p>
    <w:p w:rsidR="00F82585" w:rsidRDefault="00F82585" w:rsidP="00F82585"/>
    <w:p w:rsidR="00F82585" w:rsidRDefault="00F82585" w:rsidP="00F82585"/>
    <w:p w:rsidR="00F82585" w:rsidRDefault="00F82585" w:rsidP="00F82585">
      <w:r>
        <w:t>RICARDO CASAS ZAPATA</w:t>
      </w:r>
    </w:p>
    <w:p w:rsidR="00F82585" w:rsidRDefault="00F82585" w:rsidP="00F82585">
      <w:r>
        <w:t>Director.</w:t>
      </w:r>
    </w:p>
    <w:p w:rsidR="00F82585" w:rsidRDefault="00F82585" w:rsidP="0042659C">
      <w:pPr>
        <w:rPr>
          <w:b/>
        </w:rPr>
      </w:pPr>
    </w:p>
    <w:p w:rsidR="00F82585" w:rsidRDefault="00F82585" w:rsidP="0042659C">
      <w:pPr>
        <w:rPr>
          <w:b/>
        </w:rPr>
      </w:pPr>
    </w:p>
    <w:p w:rsidR="00F82585" w:rsidRDefault="00F82585" w:rsidP="0042659C">
      <w:pPr>
        <w:rPr>
          <w:b/>
        </w:rPr>
      </w:pPr>
    </w:p>
    <w:p w:rsidR="00F82585" w:rsidRDefault="00F82585" w:rsidP="00F82585">
      <w:pPr>
        <w:rPr>
          <w:b/>
        </w:rPr>
      </w:pPr>
    </w:p>
    <w:p w:rsidR="00F82585" w:rsidRDefault="00F82585" w:rsidP="00F82585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F82585" w:rsidRDefault="00F82585" w:rsidP="00F82585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F82585" w:rsidRDefault="00F82585" w:rsidP="00F82585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F82585" w:rsidRDefault="00F82585" w:rsidP="00F82585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F82585" w:rsidRDefault="00F82585" w:rsidP="00F82585"/>
    <w:p w:rsidR="00F82585" w:rsidRDefault="00F82585" w:rsidP="00F82585">
      <w:pPr>
        <w:pStyle w:val="Ttulo1"/>
      </w:pPr>
      <w:r>
        <w:t>ORDEN DE TRABAJO   N°      07377</w:t>
      </w:r>
    </w:p>
    <w:p w:rsidR="00F82585" w:rsidRDefault="00F82585" w:rsidP="00F82585"/>
    <w:p w:rsidR="00F82585" w:rsidRDefault="00F82585" w:rsidP="00F82585">
      <w:r>
        <w:t>FECHA:</w:t>
      </w:r>
      <w:r>
        <w:tab/>
        <w:t>Medellín, Octubre   08    de   2010</w:t>
      </w:r>
    </w:p>
    <w:p w:rsidR="00F82585" w:rsidRDefault="00F82585" w:rsidP="00F82585">
      <w:r>
        <w:t>PARA:</w:t>
      </w:r>
      <w:r>
        <w:tab/>
      </w:r>
      <w:r>
        <w:tab/>
        <w:t>PLÁSTICOS   DARMA</w:t>
      </w:r>
    </w:p>
    <w:p w:rsidR="00F82585" w:rsidRDefault="00F82585" w:rsidP="00F82585">
      <w:r>
        <w:t>ATENCIÓN:</w:t>
      </w:r>
      <w:r>
        <w:tab/>
        <w:t>Sr. DARIO JARAMILLO</w:t>
      </w:r>
    </w:p>
    <w:p w:rsidR="00F82585" w:rsidRDefault="00F82585" w:rsidP="00F82585"/>
    <w:p w:rsidR="00F82585" w:rsidRDefault="00F82585" w:rsidP="00F82585">
      <w:r>
        <w:t>Apreciado Dn DARIO:</w:t>
      </w:r>
    </w:p>
    <w:p w:rsidR="00F82585" w:rsidRDefault="00F82585" w:rsidP="00F82585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F82585" w:rsidRDefault="00F82585" w:rsidP="00F82585"/>
    <w:p w:rsidR="00F82585" w:rsidRDefault="00F82585" w:rsidP="00F82585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F82585" w:rsidRDefault="00F82585" w:rsidP="00F82585"/>
    <w:p w:rsidR="00F82585" w:rsidRDefault="00F82585" w:rsidP="00F82585">
      <w:r>
        <w:t>MATERIAL :</w:t>
      </w:r>
      <w:r>
        <w:tab/>
      </w:r>
      <w:r>
        <w:tab/>
        <w:t>Polietileno de Baja  densidad  Lamina</w:t>
      </w:r>
      <w:r>
        <w:rPr>
          <w:b/>
          <w:u w:val="single"/>
        </w:rPr>
        <w:t xml:space="preserve">  </w:t>
      </w:r>
      <w:r>
        <w:t xml:space="preserve"> BLANCA</w:t>
      </w:r>
    </w:p>
    <w:p w:rsidR="00F82585" w:rsidRDefault="00F82585" w:rsidP="00F82585">
      <w:r>
        <w:t>MEDIDA:</w:t>
      </w:r>
      <w:r>
        <w:tab/>
      </w:r>
      <w:r>
        <w:tab/>
      </w:r>
      <w:r>
        <w:rPr>
          <w:b/>
        </w:rPr>
        <w:t>44</w:t>
      </w:r>
      <w:r>
        <w:t xml:space="preserve">   cms   </w:t>
      </w:r>
    </w:p>
    <w:p w:rsidR="00F82585" w:rsidRDefault="00F82585" w:rsidP="00F82585">
      <w:r>
        <w:t>CALIBRE :</w:t>
      </w:r>
      <w:r>
        <w:tab/>
      </w:r>
      <w:r>
        <w:tab/>
      </w:r>
      <w:r>
        <w:rPr>
          <w:b/>
        </w:rPr>
        <w:t>1.2</w:t>
      </w:r>
      <w:r>
        <w:t xml:space="preserve">   “</w:t>
      </w:r>
    </w:p>
    <w:p w:rsidR="00F82585" w:rsidRDefault="00F82585" w:rsidP="00F82585">
      <w:r>
        <w:t>COLOR :</w:t>
      </w:r>
      <w:r>
        <w:tab/>
      </w:r>
      <w:r>
        <w:tab/>
        <w:t>BLANCA</w:t>
      </w:r>
    </w:p>
    <w:p w:rsidR="00F82585" w:rsidRPr="0007721A" w:rsidRDefault="00F82585" w:rsidP="00F82585">
      <w:r>
        <w:t xml:space="preserve">TRATADO : </w:t>
      </w:r>
      <w:r>
        <w:tab/>
      </w:r>
      <w:r>
        <w:tab/>
        <w:t>1  cara</w:t>
      </w:r>
    </w:p>
    <w:p w:rsidR="00F82585" w:rsidRDefault="00F82585" w:rsidP="00F82585">
      <w:r>
        <w:t xml:space="preserve">CANTIDAD : </w:t>
      </w:r>
      <w:r>
        <w:tab/>
        <w:t>120    kg</w:t>
      </w:r>
    </w:p>
    <w:p w:rsidR="00F82585" w:rsidRDefault="00F82585" w:rsidP="00F82585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 xml:space="preserve">3  ( Negro – rojo – verde ) </w:t>
      </w:r>
    </w:p>
    <w:p w:rsidR="00F82585" w:rsidRDefault="00F82585" w:rsidP="00F82585">
      <w:r>
        <w:t xml:space="preserve">CARAS : </w:t>
      </w:r>
      <w:r>
        <w:tab/>
      </w:r>
      <w:r>
        <w:tab/>
        <w:t>1</w:t>
      </w:r>
    </w:p>
    <w:p w:rsidR="00F82585" w:rsidRDefault="00F82585" w:rsidP="00F82585">
      <w:r>
        <w:t>REPETICIÓN :</w:t>
      </w:r>
      <w:r>
        <w:tab/>
        <w:t>22   cms</w:t>
      </w:r>
    </w:p>
    <w:p w:rsidR="00F82585" w:rsidRDefault="00F82585" w:rsidP="00F82585">
      <w:r>
        <w:t>RODILLO :</w:t>
      </w:r>
      <w:r>
        <w:tab/>
      </w:r>
      <w:r>
        <w:tab/>
        <w:t>24.5</w:t>
      </w:r>
    </w:p>
    <w:p w:rsidR="00F82585" w:rsidRDefault="00F82585" w:rsidP="00F82585">
      <w:r>
        <w:t>LAMINA  :</w:t>
      </w:r>
      <w:r>
        <w:tab/>
      </w:r>
      <w:r>
        <w:tab/>
        <w:t xml:space="preserve">22 </w:t>
      </w:r>
      <w:r>
        <w:rPr>
          <w:b/>
        </w:rPr>
        <w:t xml:space="preserve"> x  24.5 </w:t>
      </w:r>
      <w:r w:rsidRPr="00336CAC">
        <w:rPr>
          <w:b/>
        </w:rPr>
        <w:t xml:space="preserve">   cm</w:t>
      </w:r>
      <w:r>
        <w:t xml:space="preserve">     </w:t>
      </w:r>
    </w:p>
    <w:p w:rsidR="00F82585" w:rsidRDefault="00F82585" w:rsidP="00F82585">
      <w:r>
        <w:t>SELLADO .</w:t>
      </w:r>
      <w:r>
        <w:tab/>
      </w:r>
      <w:r>
        <w:tab/>
        <w:t>Lateral</w:t>
      </w:r>
    </w:p>
    <w:p w:rsidR="00F82585" w:rsidRDefault="00F82585" w:rsidP="00F82585">
      <w:r>
        <w:t>REFERENCIA :</w:t>
      </w:r>
      <w:r>
        <w:tab/>
      </w:r>
      <w:r>
        <w:rPr>
          <w:b/>
        </w:rPr>
        <w:t xml:space="preserve">QUESITO    RIONEGRO  220   gm  </w:t>
      </w:r>
    </w:p>
    <w:p w:rsidR="00F82585" w:rsidRDefault="00F82585" w:rsidP="00F82585"/>
    <w:p w:rsidR="00F82585" w:rsidRDefault="00F82585" w:rsidP="00F82585"/>
    <w:p w:rsidR="00F82585" w:rsidRDefault="00F82585" w:rsidP="00F82585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>
        <w:rPr>
          <w:bCs/>
        </w:rPr>
        <w:t>Cyreles   en  su planta</w:t>
      </w:r>
    </w:p>
    <w:p w:rsidR="00F82585" w:rsidRDefault="00F82585" w:rsidP="00F82585">
      <w:r>
        <w:t xml:space="preserve">                   -   Anexo  Arte  para   alturas y Tonos.</w:t>
      </w:r>
    </w:p>
    <w:p w:rsidR="00F82585" w:rsidRDefault="00F82585" w:rsidP="00F82585">
      <w:pPr>
        <w:rPr>
          <w:b/>
        </w:rPr>
      </w:pPr>
      <w:r>
        <w:tab/>
        <w:t xml:space="preserve">        -  </w:t>
      </w:r>
      <w:r w:rsidRPr="00B879F4">
        <w:rPr>
          <w:b/>
        </w:rPr>
        <w:t>SE  APRUEBA  IMPRESIÓN</w:t>
      </w:r>
      <w:r>
        <w:t xml:space="preserve">  </w:t>
      </w:r>
      <w:r>
        <w:tab/>
        <w:t xml:space="preserve">        </w:t>
      </w: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F82585" w:rsidRDefault="00F82585" w:rsidP="00F82585">
      <w:pPr>
        <w:rPr>
          <w:b/>
        </w:rPr>
      </w:pPr>
      <w:r>
        <w:rPr>
          <w:b/>
        </w:rPr>
        <w:tab/>
        <w:t xml:space="preserve">        -  EL MATERIAL  LO ENVIA  P.U</w:t>
      </w:r>
    </w:p>
    <w:p w:rsidR="00F82585" w:rsidRPr="00FC6897" w:rsidRDefault="00F82585" w:rsidP="00F82585">
      <w:pPr>
        <w:rPr>
          <w:b/>
          <w:sz w:val="32"/>
          <w:szCs w:val="32"/>
        </w:rPr>
      </w:pPr>
      <w:r>
        <w:rPr>
          <w:b/>
        </w:rPr>
        <w:tab/>
        <w:t xml:space="preserve">        -  CODIGO    </w:t>
      </w:r>
      <w:r w:rsidRPr="00FC6897">
        <w:rPr>
          <w:b/>
          <w:sz w:val="32"/>
          <w:szCs w:val="32"/>
        </w:rPr>
        <w:t>7703686701072</w:t>
      </w:r>
    </w:p>
    <w:p w:rsidR="00F82585" w:rsidRDefault="00F82585" w:rsidP="00F82585">
      <w:pPr>
        <w:rPr>
          <w:b/>
        </w:rPr>
      </w:pPr>
    </w:p>
    <w:p w:rsidR="00F82585" w:rsidRDefault="00F82585" w:rsidP="00F82585">
      <w:pPr>
        <w:rPr>
          <w:b/>
        </w:rPr>
      </w:pPr>
      <w:r>
        <w:rPr>
          <w:b/>
        </w:rPr>
        <w:tab/>
        <w:t xml:space="preserve">        </w:t>
      </w:r>
      <w:r>
        <w:rPr>
          <w:b/>
        </w:rPr>
        <w:tab/>
        <w:t xml:space="preserve">      </w:t>
      </w:r>
    </w:p>
    <w:p w:rsidR="00F82585" w:rsidRDefault="00F82585" w:rsidP="00F82585"/>
    <w:p w:rsidR="00F82585" w:rsidRDefault="00F82585" w:rsidP="00F82585">
      <w:r>
        <w:tab/>
      </w:r>
    </w:p>
    <w:p w:rsidR="00F82585" w:rsidRDefault="00F82585" w:rsidP="00F82585">
      <w:r>
        <w:t>Agradezco la atención y colaboración prestada.</w:t>
      </w:r>
    </w:p>
    <w:p w:rsidR="00F82585" w:rsidRDefault="00F82585" w:rsidP="00F82585"/>
    <w:p w:rsidR="00F82585" w:rsidRDefault="00F82585" w:rsidP="00F82585"/>
    <w:p w:rsidR="00F82585" w:rsidRDefault="00F82585" w:rsidP="00F82585">
      <w:r>
        <w:t>Cordialmente</w:t>
      </w:r>
    </w:p>
    <w:p w:rsidR="00F82585" w:rsidRDefault="00F82585" w:rsidP="00F82585"/>
    <w:p w:rsidR="00F82585" w:rsidRDefault="00F82585" w:rsidP="00F82585"/>
    <w:p w:rsidR="00F82585" w:rsidRDefault="00F82585" w:rsidP="00F82585">
      <w:r>
        <w:t>RICARDO CASAS ZAPATA</w:t>
      </w:r>
    </w:p>
    <w:p w:rsidR="00F82585" w:rsidRDefault="00F82585" w:rsidP="00F82585">
      <w:r>
        <w:lastRenderedPageBreak/>
        <w:t>Director.</w:t>
      </w:r>
    </w:p>
    <w:p w:rsidR="00F82585" w:rsidRDefault="00F82585" w:rsidP="00F82585">
      <w:pPr>
        <w:rPr>
          <w:b/>
        </w:rPr>
      </w:pPr>
    </w:p>
    <w:p w:rsidR="00F82585" w:rsidRDefault="00F82585" w:rsidP="00F82585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F82585" w:rsidRDefault="00F82585" w:rsidP="00F82585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F82585" w:rsidRDefault="00F82585" w:rsidP="00F82585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F82585" w:rsidRDefault="00F82585" w:rsidP="00F82585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F82585" w:rsidRDefault="00F82585" w:rsidP="00F82585"/>
    <w:p w:rsidR="00F82585" w:rsidRDefault="00F82585" w:rsidP="00F82585">
      <w:pPr>
        <w:pStyle w:val="Ttulo1"/>
      </w:pPr>
      <w:r>
        <w:t>ORDEN DE TRABAJO   N°      07482</w:t>
      </w:r>
    </w:p>
    <w:p w:rsidR="00F82585" w:rsidRDefault="00F82585" w:rsidP="00F82585"/>
    <w:p w:rsidR="00F82585" w:rsidRDefault="00F82585" w:rsidP="00F82585">
      <w:r>
        <w:t>FECHA:</w:t>
      </w:r>
      <w:r>
        <w:tab/>
        <w:t>Medellín, Octubre   26    de   2010</w:t>
      </w:r>
    </w:p>
    <w:p w:rsidR="00F82585" w:rsidRDefault="00F82585" w:rsidP="00F82585">
      <w:r>
        <w:t>PARA:</w:t>
      </w:r>
      <w:r>
        <w:tab/>
      </w:r>
      <w:r>
        <w:tab/>
        <w:t>PLÁSTICOS   DARMA</w:t>
      </w:r>
    </w:p>
    <w:p w:rsidR="00F82585" w:rsidRDefault="00F82585" w:rsidP="00F82585">
      <w:r>
        <w:t>ATENCIÓN:</w:t>
      </w:r>
      <w:r>
        <w:tab/>
        <w:t>Sr. DARIO JARAMILLO</w:t>
      </w:r>
    </w:p>
    <w:p w:rsidR="00F82585" w:rsidRDefault="00F82585" w:rsidP="00F82585"/>
    <w:p w:rsidR="00F82585" w:rsidRDefault="00F82585" w:rsidP="00F82585">
      <w:r>
        <w:t>Apreciado Dn DARIO:</w:t>
      </w:r>
    </w:p>
    <w:p w:rsidR="00F82585" w:rsidRDefault="00F82585" w:rsidP="00F82585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F82585" w:rsidRDefault="00F82585" w:rsidP="00F82585"/>
    <w:p w:rsidR="00F82585" w:rsidRDefault="00F82585" w:rsidP="00F82585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F82585" w:rsidRDefault="00F82585" w:rsidP="00F82585"/>
    <w:p w:rsidR="00F82585" w:rsidRDefault="00F82585" w:rsidP="00F82585">
      <w:r>
        <w:t>MATERIAL :</w:t>
      </w:r>
      <w:r>
        <w:tab/>
      </w:r>
      <w:r>
        <w:tab/>
        <w:t>Polietileno de Baja  densidad  Lamina</w:t>
      </w:r>
      <w:r>
        <w:rPr>
          <w:b/>
          <w:u w:val="single"/>
        </w:rPr>
        <w:t xml:space="preserve">  </w:t>
      </w:r>
      <w:r>
        <w:t xml:space="preserve"> BLANCA</w:t>
      </w:r>
    </w:p>
    <w:p w:rsidR="00F82585" w:rsidRDefault="00F82585" w:rsidP="00F82585">
      <w:r>
        <w:t>MEDIDA:</w:t>
      </w:r>
      <w:r>
        <w:tab/>
      </w:r>
      <w:r>
        <w:tab/>
      </w:r>
      <w:r>
        <w:rPr>
          <w:b/>
        </w:rPr>
        <w:t>44</w:t>
      </w:r>
      <w:r>
        <w:t xml:space="preserve">   cms   </w:t>
      </w:r>
    </w:p>
    <w:p w:rsidR="00F82585" w:rsidRDefault="00F82585" w:rsidP="00F82585">
      <w:r>
        <w:t>CALIBRE :</w:t>
      </w:r>
      <w:r>
        <w:tab/>
      </w:r>
      <w:r>
        <w:tab/>
      </w:r>
      <w:r>
        <w:rPr>
          <w:b/>
        </w:rPr>
        <w:t>1.2</w:t>
      </w:r>
      <w:r>
        <w:t xml:space="preserve">   “</w:t>
      </w:r>
    </w:p>
    <w:p w:rsidR="00F82585" w:rsidRDefault="00F82585" w:rsidP="00F82585">
      <w:r>
        <w:t>COLOR :</w:t>
      </w:r>
      <w:r>
        <w:tab/>
      </w:r>
      <w:r>
        <w:tab/>
        <w:t>BLANCA</w:t>
      </w:r>
    </w:p>
    <w:p w:rsidR="00F82585" w:rsidRPr="0007721A" w:rsidRDefault="00F82585" w:rsidP="00F82585">
      <w:r>
        <w:t xml:space="preserve">TRATADO : </w:t>
      </w:r>
      <w:r>
        <w:tab/>
      </w:r>
      <w:r>
        <w:tab/>
        <w:t>1  cara</w:t>
      </w:r>
    </w:p>
    <w:p w:rsidR="00F82585" w:rsidRDefault="00F82585" w:rsidP="00F82585">
      <w:r>
        <w:t xml:space="preserve">CANTIDAD : </w:t>
      </w:r>
      <w:r>
        <w:tab/>
        <w:t>120    kg</w:t>
      </w:r>
    </w:p>
    <w:p w:rsidR="00F82585" w:rsidRDefault="00F82585" w:rsidP="00F82585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 xml:space="preserve">3  ( Negro – rojo – verde ) </w:t>
      </w:r>
    </w:p>
    <w:p w:rsidR="00F82585" w:rsidRDefault="00F82585" w:rsidP="00F82585">
      <w:r>
        <w:t xml:space="preserve">CARAS : </w:t>
      </w:r>
      <w:r>
        <w:tab/>
      </w:r>
      <w:r>
        <w:tab/>
        <w:t>1</w:t>
      </w:r>
    </w:p>
    <w:p w:rsidR="00F82585" w:rsidRDefault="00F82585" w:rsidP="00F82585">
      <w:r>
        <w:t>REPETICIÓN :</w:t>
      </w:r>
      <w:r>
        <w:tab/>
        <w:t>22   cms</w:t>
      </w:r>
    </w:p>
    <w:p w:rsidR="00F82585" w:rsidRDefault="00F82585" w:rsidP="00F82585">
      <w:r>
        <w:t>RODILLO :</w:t>
      </w:r>
      <w:r>
        <w:tab/>
      </w:r>
      <w:r>
        <w:tab/>
        <w:t>24.5</w:t>
      </w:r>
    </w:p>
    <w:p w:rsidR="00F82585" w:rsidRDefault="00F82585" w:rsidP="00F82585">
      <w:r>
        <w:t>LAMINA  :</w:t>
      </w:r>
      <w:r>
        <w:tab/>
      </w:r>
      <w:r>
        <w:tab/>
        <w:t xml:space="preserve">22 </w:t>
      </w:r>
      <w:r>
        <w:rPr>
          <w:b/>
        </w:rPr>
        <w:t xml:space="preserve"> x  24.5 </w:t>
      </w:r>
      <w:r w:rsidRPr="00336CAC">
        <w:rPr>
          <w:b/>
        </w:rPr>
        <w:t xml:space="preserve">   cm</w:t>
      </w:r>
      <w:r>
        <w:t xml:space="preserve">     </w:t>
      </w:r>
    </w:p>
    <w:p w:rsidR="00F82585" w:rsidRDefault="00F82585" w:rsidP="00F82585">
      <w:r>
        <w:t>SELLADO .</w:t>
      </w:r>
      <w:r>
        <w:tab/>
      </w:r>
      <w:r>
        <w:tab/>
        <w:t>Lateral</w:t>
      </w:r>
    </w:p>
    <w:p w:rsidR="00F82585" w:rsidRDefault="00F82585" w:rsidP="00F82585">
      <w:r>
        <w:t>REFERENCIA :</w:t>
      </w:r>
      <w:r>
        <w:tab/>
      </w:r>
      <w:r>
        <w:rPr>
          <w:b/>
        </w:rPr>
        <w:t xml:space="preserve">QUESITO    RIONEGRO  220   gm  </w:t>
      </w:r>
    </w:p>
    <w:p w:rsidR="00F82585" w:rsidRDefault="00F82585" w:rsidP="00F82585"/>
    <w:p w:rsidR="00F82585" w:rsidRDefault="00F82585" w:rsidP="00F82585"/>
    <w:p w:rsidR="00F82585" w:rsidRDefault="00F82585" w:rsidP="00F82585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>
        <w:rPr>
          <w:bCs/>
        </w:rPr>
        <w:t>Cyreles   en  su planta</w:t>
      </w:r>
    </w:p>
    <w:p w:rsidR="00F82585" w:rsidRDefault="00F82585" w:rsidP="00F82585">
      <w:r>
        <w:t xml:space="preserve">                   -   Anexo  Arte  para   alturas y Tonos.</w:t>
      </w:r>
    </w:p>
    <w:p w:rsidR="00F82585" w:rsidRDefault="00F82585" w:rsidP="00F82585">
      <w:pPr>
        <w:rPr>
          <w:b/>
        </w:rPr>
      </w:pPr>
      <w:r>
        <w:tab/>
        <w:t xml:space="preserve">        -  </w:t>
      </w:r>
      <w:r w:rsidRPr="00B879F4">
        <w:rPr>
          <w:b/>
        </w:rPr>
        <w:t>SE  APRUEBA  IMPRESIÓN</w:t>
      </w:r>
      <w:r>
        <w:t xml:space="preserve">  </w:t>
      </w:r>
      <w:r>
        <w:tab/>
        <w:t xml:space="preserve">        </w:t>
      </w: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F82585" w:rsidRDefault="00F82585" w:rsidP="00F82585">
      <w:pPr>
        <w:rPr>
          <w:b/>
        </w:rPr>
      </w:pPr>
      <w:r>
        <w:rPr>
          <w:b/>
        </w:rPr>
        <w:tab/>
        <w:t xml:space="preserve">        -  EL MATERIAL  LO ENVIA  P.U</w:t>
      </w:r>
    </w:p>
    <w:p w:rsidR="00F82585" w:rsidRPr="00FC6897" w:rsidRDefault="00F82585" w:rsidP="00F82585">
      <w:pPr>
        <w:rPr>
          <w:b/>
          <w:sz w:val="32"/>
          <w:szCs w:val="32"/>
        </w:rPr>
      </w:pPr>
      <w:r>
        <w:rPr>
          <w:b/>
        </w:rPr>
        <w:tab/>
        <w:t xml:space="preserve">        -  CODIGO    </w:t>
      </w:r>
      <w:r w:rsidRPr="00FC6897">
        <w:rPr>
          <w:b/>
          <w:sz w:val="32"/>
          <w:szCs w:val="32"/>
        </w:rPr>
        <w:t>7703686701072</w:t>
      </w:r>
    </w:p>
    <w:p w:rsidR="00F82585" w:rsidRDefault="00F82585" w:rsidP="00F82585">
      <w:pPr>
        <w:rPr>
          <w:b/>
        </w:rPr>
      </w:pPr>
    </w:p>
    <w:p w:rsidR="00F82585" w:rsidRDefault="00F82585" w:rsidP="00F82585">
      <w:pPr>
        <w:rPr>
          <w:b/>
        </w:rPr>
      </w:pPr>
      <w:r>
        <w:rPr>
          <w:b/>
        </w:rPr>
        <w:tab/>
        <w:t xml:space="preserve">        </w:t>
      </w:r>
      <w:r>
        <w:rPr>
          <w:b/>
        </w:rPr>
        <w:tab/>
        <w:t xml:space="preserve">      </w:t>
      </w:r>
    </w:p>
    <w:p w:rsidR="00F82585" w:rsidRDefault="00F82585" w:rsidP="00F82585"/>
    <w:p w:rsidR="00F82585" w:rsidRDefault="00F82585" w:rsidP="00F82585">
      <w:r>
        <w:tab/>
      </w:r>
    </w:p>
    <w:p w:rsidR="00F82585" w:rsidRDefault="00F82585" w:rsidP="00F82585">
      <w:r>
        <w:t>Agradezco la atención y colaboración prestada.</w:t>
      </w:r>
    </w:p>
    <w:p w:rsidR="00F82585" w:rsidRDefault="00F82585" w:rsidP="00F82585"/>
    <w:p w:rsidR="00F82585" w:rsidRDefault="00F82585" w:rsidP="00F82585"/>
    <w:p w:rsidR="00F82585" w:rsidRDefault="00F82585" w:rsidP="00F82585">
      <w:r>
        <w:t>Cordialmente</w:t>
      </w:r>
    </w:p>
    <w:p w:rsidR="00F82585" w:rsidRDefault="00F82585" w:rsidP="00F82585"/>
    <w:p w:rsidR="00F82585" w:rsidRDefault="00F82585" w:rsidP="00F82585"/>
    <w:p w:rsidR="00F82585" w:rsidRDefault="00F82585" w:rsidP="00F82585">
      <w:r>
        <w:t>RICARDO CASAS ZAPATA</w:t>
      </w:r>
    </w:p>
    <w:p w:rsidR="00F82585" w:rsidRDefault="00F82585" w:rsidP="00F82585">
      <w:r>
        <w:t>Director.</w:t>
      </w:r>
    </w:p>
    <w:p w:rsidR="00F82585" w:rsidRDefault="00F82585" w:rsidP="0042659C">
      <w:pPr>
        <w:rPr>
          <w:b/>
        </w:rPr>
      </w:pPr>
    </w:p>
    <w:p w:rsidR="00F1157B" w:rsidRDefault="00F1157B" w:rsidP="00F1157B">
      <w:pPr>
        <w:rPr>
          <w:b/>
        </w:rPr>
      </w:pPr>
    </w:p>
    <w:p w:rsidR="00F1157B" w:rsidRDefault="00F1157B" w:rsidP="00F1157B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F1157B" w:rsidRDefault="00F1157B" w:rsidP="00F1157B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F1157B" w:rsidRDefault="00F1157B" w:rsidP="00F1157B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F1157B" w:rsidRDefault="00F1157B" w:rsidP="00F1157B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F1157B" w:rsidRDefault="00F1157B" w:rsidP="00F1157B">
      <w:pPr>
        <w:rPr>
          <w:b/>
          <w:bCs/>
        </w:rPr>
      </w:pPr>
    </w:p>
    <w:p w:rsidR="00F1157B" w:rsidRDefault="00F1157B" w:rsidP="00F1157B">
      <w:pPr>
        <w:rPr>
          <w:b/>
          <w:bCs/>
        </w:rPr>
      </w:pPr>
    </w:p>
    <w:p w:rsidR="00F1157B" w:rsidRDefault="00F1157B" w:rsidP="00F1157B">
      <w:pPr>
        <w:pStyle w:val="Ttulo1"/>
      </w:pPr>
      <w:r>
        <w:t>ORDEN DE TRABAJO   N°      07429</w:t>
      </w:r>
    </w:p>
    <w:p w:rsidR="00F1157B" w:rsidRDefault="00F1157B" w:rsidP="00F1157B"/>
    <w:p w:rsidR="00F1157B" w:rsidRDefault="00F1157B" w:rsidP="00F1157B">
      <w:r>
        <w:t>FECHA:</w:t>
      </w:r>
      <w:r>
        <w:tab/>
        <w:t>Medellín,  Octubre  26    de   2010</w:t>
      </w:r>
    </w:p>
    <w:p w:rsidR="00F1157B" w:rsidRDefault="00F1157B" w:rsidP="00F1157B">
      <w:r>
        <w:t>PARA:</w:t>
      </w:r>
      <w:r>
        <w:tab/>
      </w:r>
      <w:r>
        <w:tab/>
        <w:t>PLÁSTICOS DARMA</w:t>
      </w:r>
    </w:p>
    <w:p w:rsidR="00F1157B" w:rsidRDefault="00F1157B" w:rsidP="00F1157B">
      <w:r>
        <w:t>ATENCIÓN:</w:t>
      </w:r>
      <w:r>
        <w:tab/>
        <w:t>Sr. Darío Jaramillo</w:t>
      </w:r>
    </w:p>
    <w:p w:rsidR="00F1157B" w:rsidRDefault="00F1157B" w:rsidP="00F1157B">
      <w:r>
        <w:tab/>
      </w:r>
      <w:r>
        <w:tab/>
        <w:t>Gerente.</w:t>
      </w:r>
    </w:p>
    <w:p w:rsidR="00F1157B" w:rsidRDefault="00F1157B" w:rsidP="00F1157B"/>
    <w:p w:rsidR="00F1157B" w:rsidRDefault="00F1157B" w:rsidP="00F1157B">
      <w:r>
        <w:t>Apreciado Don Darío:</w:t>
      </w:r>
    </w:p>
    <w:p w:rsidR="00F1157B" w:rsidRDefault="00F1157B" w:rsidP="00F1157B">
      <w:r>
        <w:t xml:space="preserve"> </w:t>
      </w:r>
    </w:p>
    <w:p w:rsidR="00F1157B" w:rsidRDefault="00F1157B" w:rsidP="00F1157B">
      <w:r>
        <w:t>Con la presente estamos solicitando el siguiente servicio de  IMPRESION:</w:t>
      </w:r>
    </w:p>
    <w:p w:rsidR="00F1157B" w:rsidRDefault="00F1157B" w:rsidP="00F1157B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F1157B" w:rsidRDefault="00F1157B" w:rsidP="00F1157B">
      <w:pPr>
        <w:rPr>
          <w:b/>
          <w:bCs/>
          <w:u w:val="single"/>
        </w:rPr>
      </w:pPr>
    </w:p>
    <w:p w:rsidR="00F1157B" w:rsidRDefault="00F1157B" w:rsidP="00F1157B">
      <w:r>
        <w:t>MATERIAL:</w:t>
      </w:r>
      <w:r>
        <w:tab/>
      </w:r>
      <w:r>
        <w:tab/>
        <w:t>Polietileno Alta Densidad Pigmentado Blanco  Tubular.</w:t>
      </w:r>
    </w:p>
    <w:p w:rsidR="00F1157B" w:rsidRDefault="00F1157B" w:rsidP="00F1157B">
      <w:r>
        <w:t>MEDIDA:</w:t>
      </w:r>
      <w:r>
        <w:tab/>
      </w:r>
      <w:r>
        <w:tab/>
      </w:r>
      <w:r>
        <w:rPr>
          <w:b/>
        </w:rPr>
        <w:t>30   +  7 +  7</w:t>
      </w:r>
      <w:r>
        <w:t xml:space="preserve">           Cms.</w:t>
      </w:r>
    </w:p>
    <w:p w:rsidR="00F1157B" w:rsidRPr="00A86E29" w:rsidRDefault="00F1157B" w:rsidP="00F1157B">
      <w:pPr>
        <w:rPr>
          <w:b/>
          <w:bCs/>
        </w:rPr>
      </w:pPr>
      <w:r>
        <w:t>CALIBRE:</w:t>
      </w:r>
      <w:r>
        <w:tab/>
      </w:r>
      <w:r>
        <w:tab/>
      </w:r>
      <w:r>
        <w:rPr>
          <w:b/>
        </w:rPr>
        <w:t>1.3</w:t>
      </w:r>
      <w:r w:rsidRPr="00A86E29">
        <w:rPr>
          <w:b/>
        </w:rPr>
        <w:t xml:space="preserve"> </w:t>
      </w:r>
      <w:r w:rsidRPr="00A86E29">
        <w:rPr>
          <w:b/>
          <w:bCs/>
        </w:rPr>
        <w:t xml:space="preserve"> ”</w:t>
      </w:r>
    </w:p>
    <w:p w:rsidR="00F1157B" w:rsidRDefault="00F1157B" w:rsidP="00F1157B">
      <w:r>
        <w:t>COLOR:</w:t>
      </w:r>
      <w:r>
        <w:tab/>
      </w:r>
      <w:r>
        <w:tab/>
        <w:t>BLANCO</w:t>
      </w:r>
    </w:p>
    <w:p w:rsidR="00F1157B" w:rsidRDefault="00F1157B" w:rsidP="00F1157B">
      <w:r>
        <w:t>TRATADO:</w:t>
      </w:r>
      <w:r>
        <w:tab/>
      </w:r>
      <w:r>
        <w:tab/>
        <w:t>2 Caras._</w:t>
      </w:r>
    </w:p>
    <w:p w:rsidR="00F1157B" w:rsidRDefault="00F1157B" w:rsidP="00F1157B">
      <w:pPr>
        <w:rPr>
          <w:b/>
          <w:bCs/>
        </w:rPr>
      </w:pPr>
      <w:r>
        <w:t>CANTIDAD:</w:t>
      </w:r>
      <w:r>
        <w:tab/>
      </w:r>
      <w:r>
        <w:tab/>
      </w:r>
      <w:r>
        <w:rPr>
          <w:b/>
        </w:rPr>
        <w:t xml:space="preserve">160 </w:t>
      </w:r>
      <w:r w:rsidRPr="00DC521A">
        <w:rPr>
          <w:b/>
        </w:rPr>
        <w:t xml:space="preserve">   Kg.</w:t>
      </w:r>
      <w:r>
        <w:rPr>
          <w:b/>
          <w:bCs/>
        </w:rPr>
        <w:tab/>
      </w:r>
    </w:p>
    <w:p w:rsidR="00F1157B" w:rsidRDefault="00F1157B" w:rsidP="00F1157B">
      <w:r>
        <w:t>COLORES:</w:t>
      </w:r>
      <w:r>
        <w:tab/>
      </w:r>
      <w:r>
        <w:tab/>
        <w:t>1 (  Azul   )</w:t>
      </w:r>
    </w:p>
    <w:p w:rsidR="00F1157B" w:rsidRDefault="00F1157B" w:rsidP="00F1157B">
      <w:r>
        <w:t>CARAS:</w:t>
      </w:r>
      <w:r>
        <w:tab/>
      </w:r>
      <w:r>
        <w:tab/>
        <w:t>1 ( 1  )</w:t>
      </w:r>
    </w:p>
    <w:p w:rsidR="00F1157B" w:rsidRDefault="00F1157B" w:rsidP="00F1157B">
      <w:r>
        <w:t>REPETICIÓN:</w:t>
      </w:r>
      <w:r>
        <w:tab/>
        <w:t>55 Cms.</w:t>
      </w:r>
    </w:p>
    <w:p w:rsidR="00F1157B" w:rsidRDefault="00F1157B" w:rsidP="00F1157B">
      <w:r>
        <w:t xml:space="preserve">RODILLO  :    </w:t>
      </w:r>
      <w:r>
        <w:tab/>
        <w:t>55</w:t>
      </w:r>
      <w:r>
        <w:tab/>
      </w:r>
    </w:p>
    <w:p w:rsidR="00F1157B" w:rsidRDefault="00F1157B" w:rsidP="00F1157B">
      <w:r>
        <w:t>BOLSA:</w:t>
      </w:r>
      <w:r>
        <w:tab/>
      </w:r>
      <w:r>
        <w:tab/>
      </w:r>
      <w:r w:rsidRPr="00604B26">
        <w:rPr>
          <w:b/>
        </w:rPr>
        <w:t>30   +  7  +  7  X  55</w:t>
      </w:r>
      <w:r>
        <w:t xml:space="preserve">   </w:t>
      </w:r>
      <w:r w:rsidRPr="00604B26">
        <w:rPr>
          <w:b/>
        </w:rPr>
        <w:t>Cms</w:t>
      </w:r>
      <w:r>
        <w:t>.     Con  troquel camiseta</w:t>
      </w:r>
    </w:p>
    <w:p w:rsidR="00F1157B" w:rsidRDefault="00F1157B" w:rsidP="00F1157B">
      <w:r>
        <w:t>SELLADO:</w:t>
      </w:r>
      <w:r>
        <w:tab/>
      </w:r>
      <w:r>
        <w:tab/>
        <w:t>fondo</w:t>
      </w:r>
    </w:p>
    <w:p w:rsidR="00F1157B" w:rsidRDefault="00F1157B" w:rsidP="00F1157B">
      <w:r>
        <w:t>REFERENCIA:</w:t>
      </w:r>
      <w:r>
        <w:tab/>
      </w:r>
      <w:r>
        <w:rPr>
          <w:b/>
        </w:rPr>
        <w:t>TECNAS PUNTO DE  VENTA  GRANDE</w:t>
      </w:r>
    </w:p>
    <w:p w:rsidR="00F1157B" w:rsidRDefault="00F1157B" w:rsidP="00F1157B">
      <w:r>
        <w:tab/>
      </w:r>
      <w:r>
        <w:tab/>
      </w:r>
    </w:p>
    <w:p w:rsidR="00F1157B" w:rsidRDefault="00F1157B" w:rsidP="00F1157B">
      <w:r>
        <w:tab/>
      </w:r>
    </w:p>
    <w:p w:rsidR="00F1157B" w:rsidRDefault="00F1157B" w:rsidP="00F1157B">
      <w:r>
        <w:rPr>
          <w:b/>
          <w:bCs/>
          <w:u w:val="single"/>
        </w:rPr>
        <w:t>NOTA</w:t>
      </w:r>
      <w:r>
        <w:t>:  - Los Cyreles  se encuentran en su planta.</w:t>
      </w:r>
    </w:p>
    <w:p w:rsidR="00F1157B" w:rsidRPr="00F75AA7" w:rsidRDefault="00F1157B" w:rsidP="00F1157B">
      <w:pPr>
        <w:rPr>
          <w:b/>
          <w:sz w:val="28"/>
          <w:szCs w:val="28"/>
        </w:rPr>
      </w:pPr>
      <w:r>
        <w:tab/>
      </w:r>
      <w:r>
        <w:rPr>
          <w:b/>
          <w:sz w:val="28"/>
          <w:szCs w:val="28"/>
        </w:rPr>
        <w:t>-  IGUAL  ULTIMA  IMPRESION</w:t>
      </w:r>
    </w:p>
    <w:p w:rsidR="00F1157B" w:rsidRDefault="00F1157B" w:rsidP="00F1157B"/>
    <w:p w:rsidR="00F1157B" w:rsidRDefault="00F1157B" w:rsidP="00F1157B">
      <w:pPr>
        <w:numPr>
          <w:ilvl w:val="0"/>
          <w:numId w:val="2"/>
        </w:numPr>
      </w:pPr>
      <w:r>
        <w:t>Colocar pie de imprenta de Plásticos Unión</w:t>
      </w:r>
    </w:p>
    <w:p w:rsidR="00F1157B" w:rsidRPr="003F2090" w:rsidRDefault="00F1157B" w:rsidP="00F1157B">
      <w:pPr>
        <w:rPr>
          <w:b/>
        </w:rPr>
      </w:pPr>
    </w:p>
    <w:p w:rsidR="00F1157B" w:rsidRDefault="00F1157B" w:rsidP="00F1157B"/>
    <w:p w:rsidR="00F1157B" w:rsidRDefault="00F1157B" w:rsidP="00F1157B">
      <w:r>
        <w:t>Agradezco la atención y colaboración prestada.</w:t>
      </w:r>
    </w:p>
    <w:p w:rsidR="00F1157B" w:rsidRDefault="00F1157B" w:rsidP="00F1157B"/>
    <w:p w:rsidR="00F1157B" w:rsidRDefault="00F1157B" w:rsidP="00F1157B"/>
    <w:p w:rsidR="00F1157B" w:rsidRDefault="00F1157B" w:rsidP="00F1157B"/>
    <w:p w:rsidR="00F1157B" w:rsidRDefault="00F1157B" w:rsidP="00F1157B"/>
    <w:p w:rsidR="00F1157B" w:rsidRDefault="00F1157B" w:rsidP="00F1157B">
      <w:r>
        <w:t>Cordialmente,</w:t>
      </w:r>
    </w:p>
    <w:p w:rsidR="00F1157B" w:rsidRDefault="00F1157B" w:rsidP="00F1157B"/>
    <w:p w:rsidR="00F1157B" w:rsidRDefault="00F1157B" w:rsidP="00F1157B"/>
    <w:p w:rsidR="00F1157B" w:rsidRDefault="00F1157B" w:rsidP="00F1157B">
      <w:r>
        <w:t>RICARDO CASAS ZAPATA</w:t>
      </w:r>
    </w:p>
    <w:p w:rsidR="00F1157B" w:rsidRDefault="00F1157B" w:rsidP="00F1157B">
      <w:r>
        <w:t>Director.</w:t>
      </w:r>
    </w:p>
    <w:p w:rsidR="007C455D" w:rsidRDefault="007C455D" w:rsidP="007C455D">
      <w:pPr>
        <w:rPr>
          <w:b/>
        </w:rPr>
      </w:pPr>
    </w:p>
    <w:p w:rsidR="007C455D" w:rsidRDefault="007C455D" w:rsidP="007C455D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7C455D" w:rsidRDefault="007C455D" w:rsidP="007C455D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7C455D" w:rsidRDefault="007C455D" w:rsidP="007C455D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7C455D" w:rsidRDefault="007C455D" w:rsidP="007C455D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7C455D" w:rsidRDefault="007C455D" w:rsidP="007C455D">
      <w:pPr>
        <w:pStyle w:val="Ttulo1"/>
      </w:pPr>
    </w:p>
    <w:p w:rsidR="007C455D" w:rsidRDefault="007C455D" w:rsidP="007C455D">
      <w:pPr>
        <w:pStyle w:val="Ttulo1"/>
      </w:pPr>
      <w:r>
        <w:t xml:space="preserve">ORDEN DE TRABAJO </w:t>
      </w:r>
      <w:r w:rsidR="00C74D58">
        <w:t xml:space="preserve"> </w:t>
      </w:r>
      <w:r>
        <w:t xml:space="preserve"> N °      07346</w:t>
      </w:r>
    </w:p>
    <w:p w:rsidR="007C455D" w:rsidRDefault="007C455D" w:rsidP="007C455D"/>
    <w:p w:rsidR="007C455D" w:rsidRDefault="007C455D" w:rsidP="007C455D">
      <w:r>
        <w:t>FECHA:</w:t>
      </w:r>
      <w:r>
        <w:tab/>
        <w:t>Medellín, Septiembre  20  de   2010</w:t>
      </w:r>
    </w:p>
    <w:p w:rsidR="007C455D" w:rsidRDefault="007C455D" w:rsidP="007C455D">
      <w:r>
        <w:t>PARA:</w:t>
      </w:r>
      <w:r>
        <w:tab/>
      </w:r>
      <w:r>
        <w:tab/>
        <w:t>PLÁSTICOS DARMA</w:t>
      </w:r>
    </w:p>
    <w:p w:rsidR="007C455D" w:rsidRDefault="007C455D" w:rsidP="007C455D">
      <w:r>
        <w:t>ATENCIÓN:</w:t>
      </w:r>
      <w:r>
        <w:tab/>
        <w:t>Sr. Darío Jaramillo</w:t>
      </w:r>
    </w:p>
    <w:p w:rsidR="007C455D" w:rsidRDefault="007C455D" w:rsidP="007C455D">
      <w:r>
        <w:tab/>
      </w:r>
      <w:r>
        <w:tab/>
        <w:t>Gerente.</w:t>
      </w:r>
    </w:p>
    <w:p w:rsidR="007C455D" w:rsidRDefault="007C455D" w:rsidP="007C455D"/>
    <w:p w:rsidR="007C455D" w:rsidRDefault="007C455D" w:rsidP="007C455D">
      <w:r>
        <w:t>Apreciado Don Darío:</w:t>
      </w:r>
    </w:p>
    <w:p w:rsidR="007C455D" w:rsidRDefault="007C455D" w:rsidP="007C455D"/>
    <w:p w:rsidR="007C455D" w:rsidRDefault="007C455D" w:rsidP="007C455D">
      <w:r>
        <w:t>Con la presente estamos solicitando el siguiente servicio de  IMPRESIÓN :</w:t>
      </w:r>
    </w:p>
    <w:p w:rsidR="007C455D" w:rsidRDefault="007C455D" w:rsidP="007C455D"/>
    <w:p w:rsidR="007C455D" w:rsidRDefault="007C455D" w:rsidP="007C455D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7C455D" w:rsidRDefault="007C455D" w:rsidP="007C455D">
      <w:r>
        <w:t xml:space="preserve">MATERIAL   :           Polipropileno Tubular de </w:t>
      </w:r>
      <w:r>
        <w:rPr>
          <w:b/>
        </w:rPr>
        <w:t>40</w:t>
      </w:r>
      <w:r>
        <w:t xml:space="preserve"> cms</w:t>
      </w:r>
    </w:p>
    <w:p w:rsidR="007C455D" w:rsidRDefault="007C455D" w:rsidP="007C455D">
      <w:r>
        <w:t xml:space="preserve">CLIBRE      :               </w:t>
      </w:r>
      <w:r>
        <w:rPr>
          <w:b/>
        </w:rPr>
        <w:t>2.0  ”</w:t>
      </w:r>
    </w:p>
    <w:p w:rsidR="007C455D" w:rsidRDefault="007C455D" w:rsidP="007C455D">
      <w:r>
        <w:t>REFERENCIA:</w:t>
      </w:r>
      <w:r>
        <w:tab/>
      </w:r>
      <w:r>
        <w:rPr>
          <w:b/>
        </w:rPr>
        <w:t>CARMEL  JEAN</w:t>
      </w:r>
    </w:p>
    <w:p w:rsidR="007C455D" w:rsidRDefault="00C74D58" w:rsidP="007C455D">
      <w:r>
        <w:t>CANTIDAD    :          10</w:t>
      </w:r>
      <w:r w:rsidR="007C455D">
        <w:t>0    Kg</w:t>
      </w:r>
    </w:p>
    <w:p w:rsidR="007C455D" w:rsidRDefault="007C455D" w:rsidP="007C455D">
      <w:r>
        <w:t>COLORES:</w:t>
      </w:r>
      <w:r>
        <w:tab/>
      </w:r>
      <w:r>
        <w:tab/>
        <w:t>1 (  MAGENTA  )</w:t>
      </w:r>
    </w:p>
    <w:p w:rsidR="007C455D" w:rsidRDefault="007C455D" w:rsidP="007C455D">
      <w:r>
        <w:t>CARAS:</w:t>
      </w:r>
      <w:r>
        <w:tab/>
      </w:r>
      <w:r>
        <w:tab/>
        <w:t>1</w:t>
      </w:r>
    </w:p>
    <w:p w:rsidR="007C455D" w:rsidRDefault="007C455D" w:rsidP="007C455D">
      <w:r>
        <w:t>REPETICIÓN:</w:t>
      </w:r>
      <w:r>
        <w:tab/>
        <w:t>30</w:t>
      </w:r>
    </w:p>
    <w:p w:rsidR="007C455D" w:rsidRDefault="007C455D" w:rsidP="007C455D">
      <w:r>
        <w:t>RODILLO:</w:t>
      </w:r>
      <w:r>
        <w:tab/>
      </w:r>
      <w:r>
        <w:tab/>
        <w:t>30</w:t>
      </w:r>
    </w:p>
    <w:p w:rsidR="007C455D" w:rsidRDefault="007C455D" w:rsidP="007C455D">
      <w:r>
        <w:t>BOLSA:</w:t>
      </w:r>
      <w:r>
        <w:tab/>
      </w:r>
      <w:r>
        <w:tab/>
      </w:r>
      <w:r>
        <w:rPr>
          <w:b/>
        </w:rPr>
        <w:t>30  x  38 + 5</w:t>
      </w:r>
      <w:r>
        <w:t xml:space="preserve">  solapa interna  cms</w:t>
      </w:r>
    </w:p>
    <w:p w:rsidR="007C455D" w:rsidRDefault="007C455D" w:rsidP="007C455D">
      <w:r>
        <w:t>SELLADO:</w:t>
      </w:r>
      <w:r>
        <w:tab/>
      </w:r>
      <w:r>
        <w:tab/>
        <w:t>Para selle lateral.</w:t>
      </w:r>
    </w:p>
    <w:p w:rsidR="007C455D" w:rsidRDefault="007C455D" w:rsidP="007C455D"/>
    <w:p w:rsidR="007C455D" w:rsidRDefault="007C455D" w:rsidP="007C455D">
      <w:r>
        <w:rPr>
          <w:b/>
          <w:bCs/>
          <w:u w:val="single"/>
        </w:rPr>
        <w:t>NOTA:</w:t>
      </w:r>
      <w:r>
        <w:t xml:space="preserve">  </w:t>
      </w:r>
      <w:r>
        <w:rPr>
          <w:b/>
          <w:sz w:val="28"/>
          <w:szCs w:val="28"/>
          <w:u w:val="single"/>
        </w:rPr>
        <w:t>* Cyreles  en su  planta</w:t>
      </w:r>
    </w:p>
    <w:p w:rsidR="007C455D" w:rsidRDefault="007C455D" w:rsidP="007C455D">
      <w:pPr>
        <w:numPr>
          <w:ilvl w:val="0"/>
          <w:numId w:val="3"/>
        </w:numPr>
      </w:pPr>
      <w:r>
        <w:t>Se envían muestra física  para tonos y alturas</w:t>
      </w:r>
    </w:p>
    <w:p w:rsidR="007C455D" w:rsidRDefault="007C455D" w:rsidP="007C455D">
      <w:pPr>
        <w:numPr>
          <w:ilvl w:val="0"/>
          <w:numId w:val="4"/>
        </w:numPr>
        <w:rPr>
          <w:b/>
        </w:rPr>
      </w:pPr>
      <w:r>
        <w:t xml:space="preserve">Se  envía el material de PP de </w:t>
      </w:r>
      <w:r>
        <w:rPr>
          <w:b/>
        </w:rPr>
        <w:t xml:space="preserve">40 </w:t>
      </w:r>
      <w:r>
        <w:t xml:space="preserve"> </w:t>
      </w:r>
      <w:r>
        <w:rPr>
          <w:b/>
        </w:rPr>
        <w:t>cms</w:t>
      </w:r>
    </w:p>
    <w:p w:rsidR="007C455D" w:rsidRDefault="007C455D" w:rsidP="007C455D">
      <w:pPr>
        <w:ind w:left="885"/>
      </w:pPr>
    </w:p>
    <w:p w:rsidR="007C455D" w:rsidRDefault="007C455D" w:rsidP="007C455D">
      <w:pPr>
        <w:ind w:left="885"/>
      </w:pPr>
    </w:p>
    <w:p w:rsidR="007C455D" w:rsidRDefault="007C455D" w:rsidP="007C455D">
      <w:r>
        <w:t>Agradezco la atención y colaboración prestada.</w:t>
      </w:r>
    </w:p>
    <w:p w:rsidR="007C455D" w:rsidRDefault="007C455D" w:rsidP="007C455D"/>
    <w:p w:rsidR="007C455D" w:rsidRDefault="007C455D" w:rsidP="007C455D"/>
    <w:p w:rsidR="007C455D" w:rsidRDefault="007C455D" w:rsidP="007C455D">
      <w:r>
        <w:t>Cordialmente,</w:t>
      </w:r>
    </w:p>
    <w:p w:rsidR="007C455D" w:rsidRDefault="007C455D" w:rsidP="007C455D"/>
    <w:p w:rsidR="007C455D" w:rsidRDefault="007C455D" w:rsidP="007C455D"/>
    <w:p w:rsidR="007C455D" w:rsidRDefault="007C455D" w:rsidP="007C455D"/>
    <w:p w:rsidR="007C455D" w:rsidRDefault="007C455D" w:rsidP="007C455D">
      <w:r>
        <w:t>RICARDO CASAS ZAPATA</w:t>
      </w:r>
    </w:p>
    <w:p w:rsidR="007C455D" w:rsidRDefault="007C455D" w:rsidP="007C455D">
      <w:r>
        <w:t>Director.</w:t>
      </w:r>
    </w:p>
    <w:p w:rsidR="00F1157B" w:rsidRDefault="00F1157B" w:rsidP="0042659C">
      <w:pPr>
        <w:rPr>
          <w:b/>
        </w:rPr>
      </w:pPr>
    </w:p>
    <w:p w:rsidR="00C74D58" w:rsidRDefault="00C74D58" w:rsidP="0042659C">
      <w:pPr>
        <w:rPr>
          <w:b/>
        </w:rPr>
      </w:pPr>
    </w:p>
    <w:p w:rsidR="00C74D58" w:rsidRDefault="00C74D58" w:rsidP="0042659C">
      <w:pPr>
        <w:rPr>
          <w:b/>
        </w:rPr>
      </w:pPr>
    </w:p>
    <w:p w:rsidR="00C74D58" w:rsidRDefault="00C74D58" w:rsidP="0042659C">
      <w:pPr>
        <w:rPr>
          <w:b/>
        </w:rPr>
      </w:pPr>
    </w:p>
    <w:p w:rsidR="00C74D58" w:rsidRDefault="00C74D58" w:rsidP="0042659C">
      <w:pPr>
        <w:rPr>
          <w:b/>
        </w:rPr>
      </w:pPr>
    </w:p>
    <w:p w:rsidR="00C74D58" w:rsidRDefault="00C74D58" w:rsidP="0042659C">
      <w:pPr>
        <w:rPr>
          <w:b/>
        </w:rPr>
      </w:pPr>
    </w:p>
    <w:p w:rsidR="00C74D58" w:rsidRDefault="00C74D58" w:rsidP="0042659C">
      <w:pPr>
        <w:rPr>
          <w:b/>
        </w:rPr>
      </w:pPr>
    </w:p>
    <w:p w:rsidR="00C74D58" w:rsidRDefault="00C74D58" w:rsidP="0042659C">
      <w:pPr>
        <w:rPr>
          <w:b/>
        </w:rPr>
      </w:pPr>
    </w:p>
    <w:p w:rsidR="00C74D58" w:rsidRDefault="00C74D58" w:rsidP="00C74D58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C74D58" w:rsidRDefault="00C74D58" w:rsidP="00C74D58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C74D58" w:rsidRDefault="00C74D58" w:rsidP="00C74D58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C74D58" w:rsidRDefault="00C74D58" w:rsidP="00C74D58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C74D58" w:rsidRDefault="00C74D58" w:rsidP="00C74D58">
      <w:pPr>
        <w:rPr>
          <w:b/>
          <w:bCs/>
        </w:rPr>
      </w:pPr>
    </w:p>
    <w:p w:rsidR="00C74D58" w:rsidRDefault="00C74D58" w:rsidP="00C74D58">
      <w:pPr>
        <w:pStyle w:val="Ttulo1"/>
      </w:pPr>
    </w:p>
    <w:p w:rsidR="00C74D58" w:rsidRDefault="00C74D58" w:rsidP="00C74D58">
      <w:pPr>
        <w:pStyle w:val="Ttulo1"/>
      </w:pPr>
      <w:r>
        <w:t>ORDEN DE TRABAJO     N °      07242-3</w:t>
      </w:r>
    </w:p>
    <w:p w:rsidR="00C74D58" w:rsidRDefault="00C74D58" w:rsidP="00C74D58"/>
    <w:p w:rsidR="00C74D58" w:rsidRDefault="00C74D58" w:rsidP="00C74D58">
      <w:r>
        <w:t>FECHA:</w:t>
      </w:r>
      <w:r>
        <w:tab/>
        <w:t>Medellín, Octubre  26   de   2010</w:t>
      </w:r>
    </w:p>
    <w:p w:rsidR="00C74D58" w:rsidRDefault="00C74D58" w:rsidP="00C74D58">
      <w:r>
        <w:t>PARA:</w:t>
      </w:r>
      <w:r>
        <w:tab/>
      </w:r>
      <w:r>
        <w:tab/>
        <w:t>PLÁSTICOS DARMA</w:t>
      </w:r>
    </w:p>
    <w:p w:rsidR="00C74D58" w:rsidRDefault="00C74D58" w:rsidP="00C74D58">
      <w:r>
        <w:t>ATENCIÓN:</w:t>
      </w:r>
      <w:r>
        <w:tab/>
        <w:t>Sr. Darío Jaramillo</w:t>
      </w:r>
    </w:p>
    <w:p w:rsidR="00C74D58" w:rsidRDefault="00C74D58" w:rsidP="00C74D58">
      <w:r>
        <w:tab/>
      </w:r>
      <w:r>
        <w:tab/>
        <w:t>Gerente.</w:t>
      </w:r>
    </w:p>
    <w:p w:rsidR="00C74D58" w:rsidRDefault="00C74D58" w:rsidP="00C74D58"/>
    <w:p w:rsidR="00C74D58" w:rsidRDefault="00C74D58" w:rsidP="00C74D58">
      <w:r>
        <w:t>Apreciado Don Darío:</w:t>
      </w:r>
    </w:p>
    <w:p w:rsidR="00C74D58" w:rsidRDefault="00C74D58" w:rsidP="00C74D58"/>
    <w:p w:rsidR="00C74D58" w:rsidRDefault="00C74D58" w:rsidP="00C74D58">
      <w:r>
        <w:t>Con la presente estamos solicitando el siguiente servicio de  IMPRESIÓN :</w:t>
      </w:r>
    </w:p>
    <w:p w:rsidR="00C74D58" w:rsidRDefault="00C74D58" w:rsidP="00C74D58"/>
    <w:p w:rsidR="00C74D58" w:rsidRDefault="00C74D58" w:rsidP="00C74D58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C74D58" w:rsidRDefault="00C74D58" w:rsidP="00C74D58">
      <w:r>
        <w:t xml:space="preserve">MATERIAL   :           Polipropileno  Lamina  Mono  de  </w:t>
      </w:r>
      <w:r>
        <w:rPr>
          <w:b/>
        </w:rPr>
        <w:t>33</w:t>
      </w:r>
      <w:r w:rsidRPr="0080544B">
        <w:rPr>
          <w:b/>
        </w:rPr>
        <w:t xml:space="preserve">     cms</w:t>
      </w:r>
    </w:p>
    <w:p w:rsidR="00C74D58" w:rsidRDefault="00C74D58" w:rsidP="00C74D58">
      <w:r>
        <w:t>CLIBRE      :               2.0   ”</w:t>
      </w:r>
    </w:p>
    <w:p w:rsidR="00C74D58" w:rsidRPr="00AD5DCF" w:rsidRDefault="00C74D58" w:rsidP="00C74D58">
      <w:pPr>
        <w:rPr>
          <w:b/>
        </w:rPr>
      </w:pPr>
      <w:r>
        <w:t>REFERENCIA:</w:t>
      </w:r>
      <w:r>
        <w:tab/>
      </w:r>
      <w:r>
        <w:rPr>
          <w:b/>
        </w:rPr>
        <w:t xml:space="preserve">LA  VICTORIA   33   cm </w:t>
      </w:r>
    </w:p>
    <w:p w:rsidR="00C74D58" w:rsidRDefault="00F6619C" w:rsidP="00C74D58">
      <w:r>
        <w:t>CANTIDAD    :          3</w:t>
      </w:r>
      <w:r w:rsidR="00C74D58">
        <w:t>00    Kg</w:t>
      </w:r>
    </w:p>
    <w:p w:rsidR="00C74D58" w:rsidRDefault="00C74D58" w:rsidP="00C74D58">
      <w:r>
        <w:t>COLORES:</w:t>
      </w:r>
      <w:r>
        <w:tab/>
      </w:r>
      <w:r>
        <w:tab/>
        <w:t>1    ( Según  arte )</w:t>
      </w:r>
    </w:p>
    <w:p w:rsidR="00C74D58" w:rsidRDefault="00C74D58" w:rsidP="00C74D58">
      <w:r>
        <w:t>CARAS:</w:t>
      </w:r>
      <w:r>
        <w:tab/>
      </w:r>
      <w:r>
        <w:tab/>
        <w:t xml:space="preserve">1  </w:t>
      </w:r>
    </w:p>
    <w:p w:rsidR="00C74D58" w:rsidRDefault="00C74D58" w:rsidP="00C74D58">
      <w:r>
        <w:t>REPETICIÓN:</w:t>
      </w:r>
      <w:r>
        <w:tab/>
        <w:t>Continua</w:t>
      </w:r>
    </w:p>
    <w:p w:rsidR="00C74D58" w:rsidRDefault="00C74D58" w:rsidP="00C74D58">
      <w:r>
        <w:t>RODILLO:</w:t>
      </w:r>
      <w:r>
        <w:tab/>
      </w:r>
      <w:r>
        <w:tab/>
        <w:t>Según  Plano</w:t>
      </w:r>
    </w:p>
    <w:p w:rsidR="00C74D58" w:rsidRDefault="00C74D58" w:rsidP="00C74D58">
      <w:r>
        <w:t>LAMINA:</w:t>
      </w:r>
      <w:r>
        <w:tab/>
      </w:r>
      <w:r>
        <w:tab/>
        <w:t>33    cms   Impresión  Continua.</w:t>
      </w:r>
    </w:p>
    <w:p w:rsidR="00C74D58" w:rsidRDefault="00C74D58" w:rsidP="00C74D58"/>
    <w:p w:rsidR="00C74D58" w:rsidRDefault="00C74D58" w:rsidP="00C74D58"/>
    <w:p w:rsidR="00C74D58" w:rsidRDefault="00C74D58" w:rsidP="00C74D58">
      <w:r>
        <w:rPr>
          <w:b/>
          <w:bCs/>
          <w:u w:val="single"/>
        </w:rPr>
        <w:t>NOTA:</w:t>
      </w:r>
      <w:r>
        <w:t xml:space="preserve">  *   Los cyreles se encuentran en su  planta</w:t>
      </w:r>
    </w:p>
    <w:p w:rsidR="00C74D58" w:rsidRDefault="00C74D58" w:rsidP="00C74D58">
      <w:pPr>
        <w:numPr>
          <w:ilvl w:val="0"/>
          <w:numId w:val="1"/>
        </w:numPr>
      </w:pPr>
      <w:r>
        <w:t>Se envían ARTE    para tonos y alturas</w:t>
      </w:r>
    </w:p>
    <w:p w:rsidR="00C74D58" w:rsidRPr="00307118" w:rsidRDefault="00C74D58" w:rsidP="00C74D58">
      <w:pPr>
        <w:numPr>
          <w:ilvl w:val="0"/>
          <w:numId w:val="2"/>
        </w:numPr>
      </w:pPr>
      <w:r>
        <w:t xml:space="preserve">Se  envía el material de PP </w:t>
      </w:r>
      <w:r>
        <w:rPr>
          <w:b/>
        </w:rPr>
        <w:t xml:space="preserve">de  33 </w:t>
      </w:r>
      <w:r w:rsidRPr="00AD5DCF">
        <w:rPr>
          <w:b/>
        </w:rPr>
        <w:t xml:space="preserve">  cms</w:t>
      </w:r>
      <w:r>
        <w:rPr>
          <w:b/>
        </w:rPr>
        <w:t xml:space="preserve">   Lamina</w:t>
      </w:r>
    </w:p>
    <w:p w:rsidR="00C74D58" w:rsidRPr="007A4344" w:rsidRDefault="00C74D58" w:rsidP="00C74D58">
      <w:pPr>
        <w:ind w:left="1500"/>
        <w:rPr>
          <w:sz w:val="28"/>
          <w:szCs w:val="28"/>
        </w:rPr>
      </w:pPr>
      <w:r>
        <w:rPr>
          <w:b/>
        </w:rPr>
        <w:t xml:space="preserve"> </w:t>
      </w:r>
      <w:r w:rsidRPr="007A4344">
        <w:rPr>
          <w:b/>
          <w:sz w:val="28"/>
          <w:szCs w:val="28"/>
        </w:rPr>
        <w:t>- Se  aprueba  impresión</w:t>
      </w:r>
    </w:p>
    <w:p w:rsidR="00C74D58" w:rsidRDefault="00C74D58" w:rsidP="00C74D58">
      <w:pPr>
        <w:ind w:left="885"/>
      </w:pPr>
    </w:p>
    <w:p w:rsidR="00C74D58" w:rsidRDefault="00C74D58" w:rsidP="00C74D58">
      <w:pPr>
        <w:ind w:left="885"/>
      </w:pPr>
    </w:p>
    <w:p w:rsidR="00C74D58" w:rsidRDefault="00C74D58" w:rsidP="00C74D58">
      <w:r>
        <w:t>Agradezco la atención y colaboración prestada.</w:t>
      </w:r>
    </w:p>
    <w:p w:rsidR="00C74D58" w:rsidRDefault="00C74D58" w:rsidP="00C74D58"/>
    <w:p w:rsidR="00C74D58" w:rsidRDefault="00C74D58" w:rsidP="00C74D58"/>
    <w:p w:rsidR="00C74D58" w:rsidRDefault="00C74D58" w:rsidP="00C74D58">
      <w:r>
        <w:t>Cordialmente,</w:t>
      </w:r>
    </w:p>
    <w:p w:rsidR="00C74D58" w:rsidRDefault="00C74D58" w:rsidP="00C74D58"/>
    <w:p w:rsidR="00C74D58" w:rsidRDefault="00C74D58" w:rsidP="00C74D58"/>
    <w:p w:rsidR="00C74D58" w:rsidRDefault="00C74D58" w:rsidP="00C74D58"/>
    <w:p w:rsidR="00C74D58" w:rsidRDefault="00C74D58" w:rsidP="00C74D58">
      <w:r>
        <w:t>RICARDO CASAS ZAPATA</w:t>
      </w:r>
    </w:p>
    <w:p w:rsidR="00C74D58" w:rsidRDefault="00C74D58" w:rsidP="00C74D58">
      <w:r>
        <w:t>Director.</w:t>
      </w:r>
    </w:p>
    <w:p w:rsidR="00C74D58" w:rsidRDefault="00C74D58" w:rsidP="00C74D58">
      <w:pPr>
        <w:rPr>
          <w:b/>
        </w:rPr>
      </w:pPr>
    </w:p>
    <w:p w:rsidR="00C74D58" w:rsidRDefault="00C74D58" w:rsidP="0042659C">
      <w:pPr>
        <w:rPr>
          <w:b/>
        </w:rPr>
      </w:pPr>
    </w:p>
    <w:p w:rsidR="009D7203" w:rsidRDefault="009D7203" w:rsidP="0042659C">
      <w:pPr>
        <w:rPr>
          <w:b/>
        </w:rPr>
      </w:pPr>
    </w:p>
    <w:p w:rsidR="009D7203" w:rsidRDefault="009D7203" w:rsidP="0042659C">
      <w:pPr>
        <w:rPr>
          <w:b/>
        </w:rPr>
      </w:pPr>
    </w:p>
    <w:p w:rsidR="009D7203" w:rsidRDefault="009D7203" w:rsidP="0042659C">
      <w:pPr>
        <w:rPr>
          <w:b/>
        </w:rPr>
      </w:pPr>
    </w:p>
    <w:p w:rsidR="009D7203" w:rsidRDefault="009D7203" w:rsidP="009D7203">
      <w:pPr>
        <w:rPr>
          <w:b/>
        </w:rPr>
      </w:pPr>
    </w:p>
    <w:p w:rsidR="009D7203" w:rsidRDefault="009D7203" w:rsidP="009D7203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9D7203" w:rsidRDefault="009D7203" w:rsidP="009D7203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9D7203" w:rsidRDefault="009D7203" w:rsidP="009D7203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9D7203" w:rsidRDefault="009D7203" w:rsidP="009D7203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9D7203" w:rsidRDefault="009D7203" w:rsidP="009D7203"/>
    <w:p w:rsidR="009D7203" w:rsidRDefault="009D7203" w:rsidP="009D7203">
      <w:pPr>
        <w:pStyle w:val="Ttulo1"/>
      </w:pPr>
      <w:r>
        <w:t>O</w:t>
      </w:r>
      <w:r w:rsidR="00733272">
        <w:t>RDEN DE TRABAJO    N°      07347</w:t>
      </w:r>
    </w:p>
    <w:p w:rsidR="009D7203" w:rsidRDefault="009D7203" w:rsidP="009D7203"/>
    <w:p w:rsidR="009D7203" w:rsidRDefault="00733272" w:rsidP="009D7203">
      <w:r>
        <w:t>FECHA:</w:t>
      </w:r>
      <w:r>
        <w:tab/>
        <w:t>Medellín,   Octubre    26</w:t>
      </w:r>
      <w:r w:rsidR="009D7203">
        <w:t xml:space="preserve">   de   2010</w:t>
      </w:r>
    </w:p>
    <w:p w:rsidR="009D7203" w:rsidRDefault="009D7203" w:rsidP="009D7203">
      <w:r>
        <w:t>PARA:</w:t>
      </w:r>
      <w:r>
        <w:tab/>
      </w:r>
      <w:r>
        <w:tab/>
        <w:t>PLÁSTICOS DARMA</w:t>
      </w:r>
    </w:p>
    <w:p w:rsidR="009D7203" w:rsidRDefault="009D7203" w:rsidP="009D7203">
      <w:r>
        <w:t>ATENCIÓN:</w:t>
      </w:r>
      <w:r>
        <w:tab/>
        <w:t>Sr. DARIO JARAMILLO</w:t>
      </w:r>
    </w:p>
    <w:p w:rsidR="009D7203" w:rsidRDefault="009D7203" w:rsidP="009D7203"/>
    <w:p w:rsidR="009D7203" w:rsidRDefault="009D7203" w:rsidP="009D7203">
      <w:r>
        <w:t>Apreciado Dn DARIO:</w:t>
      </w:r>
    </w:p>
    <w:p w:rsidR="009D7203" w:rsidRDefault="009D7203" w:rsidP="009D7203">
      <w:r>
        <w:t>Con la presente estamos solicitando el siguiente servicio de extrusión e impresión</w:t>
      </w:r>
    </w:p>
    <w:p w:rsidR="009D7203" w:rsidRDefault="009D7203" w:rsidP="009D7203"/>
    <w:p w:rsidR="009D7203" w:rsidRDefault="009D7203" w:rsidP="009D7203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9D7203" w:rsidRDefault="009D7203" w:rsidP="009D7203"/>
    <w:p w:rsidR="009D7203" w:rsidRDefault="009D7203" w:rsidP="009D7203">
      <w:r>
        <w:t>MATERIAL :</w:t>
      </w:r>
      <w:r>
        <w:tab/>
      </w:r>
      <w:r>
        <w:tab/>
        <w:t xml:space="preserve">Polietileno de Baja  densidad   </w:t>
      </w:r>
      <w:r w:rsidRPr="0051457F">
        <w:rPr>
          <w:b/>
        </w:rPr>
        <w:t>FUCSIA</w:t>
      </w:r>
      <w:r>
        <w:t xml:space="preserve">  Tubular</w:t>
      </w:r>
    </w:p>
    <w:p w:rsidR="009D7203" w:rsidRDefault="009D7203" w:rsidP="009D7203">
      <w:r>
        <w:t>MEDIDA:</w:t>
      </w:r>
      <w:r>
        <w:tab/>
      </w:r>
      <w:r>
        <w:tab/>
      </w:r>
      <w:r w:rsidRPr="007673F0">
        <w:rPr>
          <w:b/>
        </w:rPr>
        <w:t>50</w:t>
      </w:r>
      <w:r>
        <w:t xml:space="preserve">   cms   </w:t>
      </w:r>
    </w:p>
    <w:p w:rsidR="009D7203" w:rsidRDefault="009D7203" w:rsidP="009D7203">
      <w:r>
        <w:t>CALIBRE :</w:t>
      </w:r>
      <w:r>
        <w:tab/>
      </w:r>
      <w:r>
        <w:tab/>
      </w:r>
      <w:r w:rsidRPr="007673F0">
        <w:rPr>
          <w:b/>
        </w:rPr>
        <w:t>2.3</w:t>
      </w:r>
      <w:r>
        <w:t xml:space="preserve">   “</w:t>
      </w:r>
    </w:p>
    <w:p w:rsidR="009D7203" w:rsidRDefault="009D7203" w:rsidP="009D7203">
      <w:r>
        <w:t>COLOR :</w:t>
      </w:r>
      <w:r>
        <w:tab/>
      </w:r>
      <w:r>
        <w:tab/>
        <w:t>FUCSIA</w:t>
      </w:r>
    </w:p>
    <w:p w:rsidR="009D7203" w:rsidRDefault="009D7203" w:rsidP="009D7203">
      <w:r>
        <w:t xml:space="preserve">TRATADO : </w:t>
      </w:r>
      <w:r>
        <w:tab/>
      </w:r>
      <w:r>
        <w:tab/>
        <w:t>1  cara</w:t>
      </w:r>
    </w:p>
    <w:p w:rsidR="009D7203" w:rsidRDefault="009D7203" w:rsidP="009D7203">
      <w:pPr>
        <w:rPr>
          <w:b/>
          <w:bCs/>
          <w:u w:val="single"/>
        </w:rPr>
      </w:pPr>
      <w:r>
        <w:t xml:space="preserve">CANTIDAD : </w:t>
      </w:r>
      <w:r>
        <w:tab/>
      </w:r>
      <w:r>
        <w:rPr>
          <w:b/>
        </w:rPr>
        <w:t>45</w:t>
      </w:r>
      <w:r w:rsidRPr="009431BF">
        <w:rPr>
          <w:b/>
        </w:rPr>
        <w:t>0</w:t>
      </w:r>
      <w:r>
        <w:t xml:space="preserve">   kg</w:t>
      </w:r>
    </w:p>
    <w:p w:rsidR="009D7203" w:rsidRDefault="009D7203" w:rsidP="009D7203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>2 ( Según muestra  )   ( Blanco – Amarillo )</w:t>
      </w:r>
    </w:p>
    <w:p w:rsidR="009D7203" w:rsidRDefault="009D7203" w:rsidP="009D7203">
      <w:r>
        <w:t xml:space="preserve">CARAS : </w:t>
      </w:r>
      <w:r>
        <w:tab/>
      </w:r>
      <w:r>
        <w:tab/>
        <w:t>1  ( 2  x  1  )</w:t>
      </w:r>
    </w:p>
    <w:p w:rsidR="009D7203" w:rsidRDefault="009D7203" w:rsidP="009D7203">
      <w:r>
        <w:t xml:space="preserve">REPETICIÓN : </w:t>
      </w:r>
      <w:r>
        <w:tab/>
        <w:t>40  cms</w:t>
      </w:r>
    </w:p>
    <w:p w:rsidR="009D7203" w:rsidRDefault="009D7203" w:rsidP="009D7203">
      <w:r>
        <w:t>RODILLO :</w:t>
      </w:r>
      <w:r>
        <w:tab/>
      </w:r>
      <w:r>
        <w:tab/>
        <w:t>40</w:t>
      </w:r>
    </w:p>
    <w:p w:rsidR="009D7203" w:rsidRDefault="009D7203" w:rsidP="009D7203">
      <w:r>
        <w:t>BOLSA  :</w:t>
      </w:r>
      <w:r>
        <w:tab/>
      </w:r>
      <w:r>
        <w:tab/>
        <w:t xml:space="preserve">40 X 50    cm    </w:t>
      </w:r>
    </w:p>
    <w:p w:rsidR="009D7203" w:rsidRDefault="009D7203" w:rsidP="009D7203">
      <w:r>
        <w:t>SELLADO .</w:t>
      </w:r>
      <w:r>
        <w:tab/>
      </w:r>
      <w:r>
        <w:tab/>
        <w:t>Lateral</w:t>
      </w:r>
    </w:p>
    <w:p w:rsidR="009D7203" w:rsidRPr="0051457F" w:rsidRDefault="009D7203" w:rsidP="009D7203">
      <w:pPr>
        <w:rPr>
          <w:b/>
        </w:rPr>
      </w:pPr>
      <w:r>
        <w:t>REFERENCIA :</w:t>
      </w:r>
      <w:r>
        <w:tab/>
      </w:r>
      <w:r w:rsidRPr="0051457F">
        <w:rPr>
          <w:b/>
        </w:rPr>
        <w:t>PAQUETE  SORPRESA</w:t>
      </w:r>
    </w:p>
    <w:p w:rsidR="009D7203" w:rsidRDefault="009D7203" w:rsidP="009D7203"/>
    <w:p w:rsidR="009D7203" w:rsidRDefault="009D7203" w:rsidP="009D7203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>:     - Los cyreles  se encuentran en su planta</w:t>
      </w:r>
    </w:p>
    <w:p w:rsidR="009D7203" w:rsidRDefault="009D7203" w:rsidP="009D7203">
      <w:r>
        <w:t xml:space="preserve">                   -   Anexo muestra física para   alturas y Tonos.</w:t>
      </w:r>
    </w:p>
    <w:p w:rsidR="009D7203" w:rsidRDefault="009D7203" w:rsidP="009D7203">
      <w:pPr>
        <w:rPr>
          <w:b/>
        </w:rPr>
      </w:pPr>
      <w:r>
        <w:tab/>
        <w:t xml:space="preserve">        - </w:t>
      </w:r>
      <w:r>
        <w:rPr>
          <w:b/>
        </w:rPr>
        <w:t>Colocar pie de Imprenta-  Se aprueba impresión</w:t>
      </w:r>
    </w:p>
    <w:p w:rsidR="009D7203" w:rsidRDefault="009D7203" w:rsidP="009D7203">
      <w:pPr>
        <w:rPr>
          <w:b/>
        </w:rPr>
      </w:pPr>
      <w:r>
        <w:rPr>
          <w:b/>
        </w:rPr>
        <w:t xml:space="preserve">                    </w:t>
      </w:r>
    </w:p>
    <w:p w:rsidR="009D7203" w:rsidRDefault="009D7203" w:rsidP="009D7203">
      <w:r>
        <w:rPr>
          <w:b/>
        </w:rPr>
        <w:tab/>
      </w:r>
      <w:r>
        <w:tab/>
      </w:r>
    </w:p>
    <w:p w:rsidR="009D7203" w:rsidRDefault="009D7203" w:rsidP="009D7203">
      <w:pPr>
        <w:rPr>
          <w:b/>
          <w:u w:val="single"/>
        </w:rPr>
      </w:pPr>
    </w:p>
    <w:p w:rsidR="009D7203" w:rsidRDefault="009D7203" w:rsidP="009D7203">
      <w:r>
        <w:t>Agradezco la atención y colaboración prestada.</w:t>
      </w:r>
    </w:p>
    <w:p w:rsidR="009D7203" w:rsidRDefault="009D7203" w:rsidP="009D7203"/>
    <w:p w:rsidR="009D7203" w:rsidRDefault="009D7203" w:rsidP="009D7203"/>
    <w:p w:rsidR="009D7203" w:rsidRDefault="009D7203" w:rsidP="009D7203">
      <w:r>
        <w:t xml:space="preserve">Cordialmente </w:t>
      </w:r>
    </w:p>
    <w:p w:rsidR="009D7203" w:rsidRDefault="009D7203" w:rsidP="009D7203"/>
    <w:p w:rsidR="009D7203" w:rsidRDefault="009D7203" w:rsidP="009D7203"/>
    <w:p w:rsidR="009D7203" w:rsidRDefault="009D7203" w:rsidP="009D7203"/>
    <w:p w:rsidR="009D7203" w:rsidRDefault="009D7203" w:rsidP="009D7203">
      <w:r>
        <w:t>RICARDO CASAS ZAPATA</w:t>
      </w:r>
    </w:p>
    <w:p w:rsidR="009D7203" w:rsidRDefault="009D7203" w:rsidP="009D7203">
      <w:r>
        <w:t>Director.</w:t>
      </w:r>
    </w:p>
    <w:p w:rsidR="009D7203" w:rsidRDefault="009D7203" w:rsidP="009D7203">
      <w:pPr>
        <w:rPr>
          <w:b/>
        </w:rPr>
      </w:pPr>
    </w:p>
    <w:p w:rsidR="009D7203" w:rsidRDefault="009D7203" w:rsidP="0042659C">
      <w:pPr>
        <w:rPr>
          <w:b/>
        </w:rPr>
      </w:pPr>
    </w:p>
    <w:p w:rsidR="00142AD0" w:rsidRDefault="00142AD0" w:rsidP="0042659C">
      <w:pPr>
        <w:rPr>
          <w:b/>
        </w:rPr>
      </w:pPr>
    </w:p>
    <w:p w:rsidR="00142AD0" w:rsidRDefault="00142AD0" w:rsidP="0042659C">
      <w:pPr>
        <w:rPr>
          <w:b/>
        </w:rPr>
      </w:pPr>
    </w:p>
    <w:p w:rsidR="00142AD0" w:rsidRDefault="00142AD0" w:rsidP="0042659C">
      <w:pPr>
        <w:rPr>
          <w:b/>
        </w:rPr>
      </w:pPr>
    </w:p>
    <w:p w:rsidR="00142AD0" w:rsidRDefault="00142AD0" w:rsidP="0042659C">
      <w:pPr>
        <w:rPr>
          <w:b/>
        </w:rPr>
      </w:pPr>
    </w:p>
    <w:p w:rsidR="00142AD0" w:rsidRDefault="00142AD0" w:rsidP="00142AD0"/>
    <w:p w:rsidR="00142AD0" w:rsidRDefault="00142AD0" w:rsidP="00142AD0">
      <w:pPr>
        <w:rPr>
          <w:b/>
          <w:bCs/>
          <w:sz w:val="20"/>
        </w:rPr>
      </w:pPr>
      <w:r>
        <w:rPr>
          <w:b/>
          <w:bCs/>
          <w:sz w:val="20"/>
        </w:rPr>
        <w:t>PLÁSTICOS UNION LTDA</w:t>
      </w:r>
    </w:p>
    <w:p w:rsidR="00142AD0" w:rsidRDefault="00142AD0" w:rsidP="00142AD0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142AD0" w:rsidRDefault="00142AD0" w:rsidP="00142AD0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76 N 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142AD0" w:rsidRDefault="00142AD0" w:rsidP="00142AD0">
      <w:pPr>
        <w:rPr>
          <w:b/>
          <w:bCs/>
          <w:sz w:val="20"/>
        </w:rPr>
      </w:pPr>
      <w:r>
        <w:rPr>
          <w:b/>
          <w:bCs/>
          <w:sz w:val="20"/>
        </w:rPr>
        <w:t>TEL: 4 44 46 64   ITAGUI.</w:t>
      </w:r>
    </w:p>
    <w:p w:rsidR="00142AD0" w:rsidRDefault="00142AD0" w:rsidP="00142AD0">
      <w:pPr>
        <w:rPr>
          <w:b/>
          <w:bCs/>
          <w:sz w:val="20"/>
        </w:rPr>
      </w:pPr>
    </w:p>
    <w:p w:rsidR="00142AD0" w:rsidRDefault="00142AD0" w:rsidP="00142AD0">
      <w:pPr>
        <w:rPr>
          <w:b/>
        </w:rPr>
      </w:pPr>
    </w:p>
    <w:p w:rsidR="00142AD0" w:rsidRDefault="00142AD0" w:rsidP="00142AD0">
      <w:pPr>
        <w:pStyle w:val="Ttulo1"/>
      </w:pPr>
      <w:r>
        <w:t>ORDEN DE TRABAJO    N°      07341</w:t>
      </w:r>
    </w:p>
    <w:p w:rsidR="00142AD0" w:rsidRDefault="00142AD0" w:rsidP="00142AD0"/>
    <w:p w:rsidR="00142AD0" w:rsidRDefault="00142AD0" w:rsidP="00142AD0">
      <w:r>
        <w:t>FECHA:</w:t>
      </w:r>
      <w:r>
        <w:tab/>
        <w:t>Medellín,   Octubre   26  de   2010</w:t>
      </w:r>
    </w:p>
    <w:p w:rsidR="00142AD0" w:rsidRDefault="00142AD0" w:rsidP="00142AD0">
      <w:r>
        <w:t>PARA:</w:t>
      </w:r>
      <w:r>
        <w:tab/>
      </w:r>
      <w:r>
        <w:tab/>
        <w:t>PLASTICOS DARMA S.A.</w:t>
      </w:r>
    </w:p>
    <w:p w:rsidR="00142AD0" w:rsidRDefault="00142AD0" w:rsidP="00142AD0">
      <w:r>
        <w:t>ATENCIÓN:</w:t>
      </w:r>
      <w:r>
        <w:tab/>
        <w:t>Sr. Dario Jaramillo</w:t>
      </w:r>
    </w:p>
    <w:p w:rsidR="00142AD0" w:rsidRDefault="00142AD0" w:rsidP="00142AD0">
      <w:r>
        <w:tab/>
      </w:r>
      <w:r>
        <w:tab/>
        <w:t>Gerente</w:t>
      </w:r>
    </w:p>
    <w:p w:rsidR="00142AD0" w:rsidRDefault="00142AD0" w:rsidP="00142AD0"/>
    <w:p w:rsidR="00142AD0" w:rsidRDefault="00142AD0" w:rsidP="00142AD0">
      <w:r>
        <w:t>Apreciado  Don Darío:</w:t>
      </w:r>
    </w:p>
    <w:p w:rsidR="00142AD0" w:rsidRDefault="00142AD0" w:rsidP="00142AD0">
      <w:r>
        <w:t xml:space="preserve"> </w:t>
      </w:r>
    </w:p>
    <w:p w:rsidR="00142AD0" w:rsidRDefault="00142AD0" w:rsidP="00142AD0">
      <w:r>
        <w:t>Con la presente estamos solicitando el siguiente Material :</w:t>
      </w:r>
    </w:p>
    <w:p w:rsidR="00142AD0" w:rsidRDefault="00142AD0" w:rsidP="00142AD0"/>
    <w:p w:rsidR="00142AD0" w:rsidRDefault="00142AD0" w:rsidP="00142AD0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142AD0" w:rsidRDefault="00142AD0" w:rsidP="00142AD0">
      <w:pPr>
        <w:rPr>
          <w:b/>
          <w:bCs/>
          <w:u w:val="single"/>
        </w:rPr>
      </w:pPr>
    </w:p>
    <w:p w:rsidR="00142AD0" w:rsidRDefault="00142AD0" w:rsidP="00142AD0">
      <w:r>
        <w:t>MATERIAL:</w:t>
      </w:r>
      <w:r>
        <w:tab/>
      </w:r>
      <w:r>
        <w:tab/>
        <w:t>Polietileno  Alta  Densidad Blanco  SEMITUBULAR</w:t>
      </w:r>
    </w:p>
    <w:p w:rsidR="00142AD0" w:rsidRDefault="00142AD0" w:rsidP="00142AD0">
      <w:r>
        <w:t>MEDIDA:</w:t>
      </w:r>
      <w:r>
        <w:tab/>
      </w:r>
      <w:r>
        <w:tab/>
        <w:t xml:space="preserve">35.5 </w:t>
      </w:r>
      <w:r w:rsidRPr="007317E8">
        <w:rPr>
          <w:b/>
        </w:rPr>
        <w:t xml:space="preserve">   </w:t>
      </w:r>
      <w:r>
        <w:t>Cms.</w:t>
      </w:r>
    </w:p>
    <w:p w:rsidR="00142AD0" w:rsidRDefault="00142AD0" w:rsidP="00142AD0">
      <w:pPr>
        <w:rPr>
          <w:b/>
          <w:bCs/>
        </w:rPr>
      </w:pPr>
      <w:r>
        <w:t>CALIBRE:</w:t>
      </w:r>
      <w:r>
        <w:tab/>
      </w:r>
      <w:r>
        <w:tab/>
      </w:r>
      <w:r>
        <w:rPr>
          <w:b/>
        </w:rPr>
        <w:t xml:space="preserve">1.1 </w:t>
      </w:r>
      <w:r w:rsidRPr="007317E8">
        <w:rPr>
          <w:b/>
        </w:rPr>
        <w:t xml:space="preserve"> </w:t>
      </w:r>
      <w:r w:rsidRPr="007317E8">
        <w:rPr>
          <w:b/>
          <w:bCs/>
        </w:rPr>
        <w:t xml:space="preserve"> ”</w:t>
      </w:r>
    </w:p>
    <w:p w:rsidR="00142AD0" w:rsidRDefault="00142AD0" w:rsidP="00142AD0">
      <w:r>
        <w:t>COLOR:</w:t>
      </w:r>
      <w:r>
        <w:tab/>
      </w:r>
      <w:r>
        <w:tab/>
        <w:t>Blanco</w:t>
      </w:r>
    </w:p>
    <w:p w:rsidR="00142AD0" w:rsidRPr="00874A16" w:rsidRDefault="00142AD0" w:rsidP="00142AD0">
      <w:r>
        <w:t>TRATADO:</w:t>
      </w:r>
      <w:r>
        <w:tab/>
      </w:r>
      <w:r>
        <w:tab/>
        <w:t>2  Caras.</w:t>
      </w:r>
    </w:p>
    <w:p w:rsidR="00142AD0" w:rsidRDefault="00142AD0" w:rsidP="00142AD0">
      <w:pPr>
        <w:rPr>
          <w:b/>
          <w:bCs/>
        </w:rPr>
      </w:pPr>
      <w:r>
        <w:t>CANTIDAD:</w:t>
      </w:r>
      <w:r>
        <w:tab/>
      </w:r>
      <w:r>
        <w:tab/>
        <w:t>300   Kg.</w:t>
      </w:r>
      <w:r>
        <w:rPr>
          <w:b/>
          <w:bCs/>
        </w:rPr>
        <w:tab/>
      </w:r>
    </w:p>
    <w:p w:rsidR="00142AD0" w:rsidRDefault="00142AD0" w:rsidP="00142AD0">
      <w:r>
        <w:t>COLORES:</w:t>
      </w:r>
      <w:r>
        <w:tab/>
      </w:r>
      <w:r>
        <w:tab/>
        <w:t xml:space="preserve">2     ( Naranja - Amarillo   )   </w:t>
      </w:r>
    </w:p>
    <w:p w:rsidR="00142AD0" w:rsidRDefault="00142AD0" w:rsidP="00142AD0">
      <w:r>
        <w:t>CARAS:</w:t>
      </w:r>
      <w:r>
        <w:tab/>
      </w:r>
      <w:r>
        <w:tab/>
        <w:t xml:space="preserve">2 </w:t>
      </w:r>
    </w:p>
    <w:p w:rsidR="00142AD0" w:rsidRDefault="00142AD0" w:rsidP="00142AD0">
      <w:r>
        <w:t>REPETICIÓN:</w:t>
      </w:r>
      <w:r>
        <w:tab/>
        <w:t>26    Cms.</w:t>
      </w:r>
    </w:p>
    <w:p w:rsidR="00142AD0" w:rsidRDefault="00142AD0" w:rsidP="00142AD0">
      <w:r>
        <w:t xml:space="preserve">RODILLO  :    </w:t>
      </w:r>
      <w:r>
        <w:tab/>
        <w:t>26</w:t>
      </w:r>
      <w:r>
        <w:tab/>
      </w:r>
    </w:p>
    <w:p w:rsidR="00142AD0" w:rsidRDefault="00142AD0" w:rsidP="00142AD0">
      <w:r>
        <w:t>BOLSA:</w:t>
      </w:r>
      <w:r>
        <w:tab/>
      </w:r>
      <w:r>
        <w:tab/>
        <w:t>26   x  35.5     cms         Con  troquel  Riñon</w:t>
      </w:r>
    </w:p>
    <w:p w:rsidR="00142AD0" w:rsidRDefault="00142AD0" w:rsidP="00142AD0">
      <w:r>
        <w:t>SELLADO:</w:t>
      </w:r>
      <w:r>
        <w:tab/>
      </w:r>
      <w:r>
        <w:tab/>
        <w:t>Lateral</w:t>
      </w:r>
    </w:p>
    <w:p w:rsidR="00142AD0" w:rsidRDefault="00142AD0" w:rsidP="00142AD0">
      <w:r>
        <w:t>REFERENCIA:</w:t>
      </w:r>
      <w:r>
        <w:tab/>
      </w:r>
      <w:r>
        <w:rPr>
          <w:b/>
        </w:rPr>
        <w:t>LA MEDIA NARANJA  PEQUEÑA</w:t>
      </w:r>
    </w:p>
    <w:p w:rsidR="00142AD0" w:rsidRDefault="00142AD0" w:rsidP="00142AD0">
      <w:r>
        <w:tab/>
      </w:r>
      <w:r>
        <w:tab/>
      </w:r>
      <w:r>
        <w:tab/>
      </w:r>
    </w:p>
    <w:p w:rsidR="00142AD0" w:rsidRDefault="00142AD0" w:rsidP="00142AD0"/>
    <w:p w:rsidR="00142AD0" w:rsidRDefault="00142AD0" w:rsidP="00142AD0">
      <w:r>
        <w:rPr>
          <w:b/>
          <w:bCs/>
          <w:u w:val="single"/>
        </w:rPr>
        <w:t>NOTA</w:t>
      </w:r>
      <w:r>
        <w:t xml:space="preserve">: </w:t>
      </w:r>
      <w:r>
        <w:tab/>
        <w:t xml:space="preserve"> - Cyreles   en  su planta.</w:t>
      </w:r>
    </w:p>
    <w:p w:rsidR="00142AD0" w:rsidRPr="001B3E70" w:rsidRDefault="00142AD0" w:rsidP="00142AD0">
      <w:pPr>
        <w:numPr>
          <w:ilvl w:val="0"/>
          <w:numId w:val="2"/>
        </w:numPr>
        <w:rPr>
          <w:b/>
          <w:u w:val="single"/>
        </w:rPr>
      </w:pPr>
      <w:r>
        <w:t>Colores y alturas de impresión  según    Muestra.</w:t>
      </w:r>
    </w:p>
    <w:p w:rsidR="00142AD0" w:rsidRDefault="00142AD0" w:rsidP="00142AD0">
      <w:pPr>
        <w:numPr>
          <w:ilvl w:val="0"/>
          <w:numId w:val="2"/>
        </w:numPr>
        <w:rPr>
          <w:b/>
          <w:u w:val="single"/>
        </w:rPr>
      </w:pPr>
      <w:r>
        <w:rPr>
          <w:b/>
          <w:u w:val="single"/>
        </w:rPr>
        <w:t>SE  APRUEBA  IMPRESIÓN.</w:t>
      </w:r>
    </w:p>
    <w:p w:rsidR="00142AD0" w:rsidRDefault="00142AD0" w:rsidP="00142AD0">
      <w:pPr>
        <w:numPr>
          <w:ilvl w:val="0"/>
          <w:numId w:val="2"/>
        </w:numPr>
        <w:rPr>
          <w:b/>
          <w:u w:val="single"/>
        </w:rPr>
      </w:pPr>
      <w:r>
        <w:rPr>
          <w:b/>
          <w:u w:val="single"/>
        </w:rPr>
        <w:t>IGUAL ULTIMA  IMPRESION</w:t>
      </w:r>
    </w:p>
    <w:p w:rsidR="00142AD0" w:rsidRDefault="00142AD0" w:rsidP="00142AD0">
      <w:pPr>
        <w:ind w:left="1860"/>
        <w:rPr>
          <w:b/>
          <w:u w:val="single"/>
        </w:rPr>
      </w:pPr>
    </w:p>
    <w:p w:rsidR="00142AD0" w:rsidRPr="000E3688" w:rsidRDefault="00142AD0" w:rsidP="00142AD0">
      <w:pPr>
        <w:ind w:left="1500"/>
      </w:pPr>
    </w:p>
    <w:p w:rsidR="00142AD0" w:rsidRPr="000E3688" w:rsidRDefault="00142AD0" w:rsidP="00142AD0">
      <w:pPr>
        <w:rPr>
          <w:b/>
        </w:rPr>
      </w:pPr>
    </w:p>
    <w:p w:rsidR="00142AD0" w:rsidRDefault="00142AD0" w:rsidP="00142AD0">
      <w:r>
        <w:t>Agradezco la atención y colaboración prestada.</w:t>
      </w:r>
    </w:p>
    <w:p w:rsidR="00142AD0" w:rsidRDefault="00142AD0" w:rsidP="00142AD0"/>
    <w:p w:rsidR="00142AD0" w:rsidRDefault="00142AD0" w:rsidP="00142AD0"/>
    <w:p w:rsidR="00142AD0" w:rsidRDefault="00142AD0" w:rsidP="00142AD0">
      <w:r>
        <w:t>Cordialmente,</w:t>
      </w:r>
    </w:p>
    <w:p w:rsidR="00142AD0" w:rsidRDefault="00142AD0" w:rsidP="00142AD0"/>
    <w:p w:rsidR="00142AD0" w:rsidRDefault="00142AD0" w:rsidP="00142AD0"/>
    <w:p w:rsidR="00142AD0" w:rsidRDefault="00142AD0" w:rsidP="00142AD0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142AD0" w:rsidRDefault="00142AD0" w:rsidP="00142AD0">
      <w:r>
        <w:t>Director</w:t>
      </w:r>
    </w:p>
    <w:p w:rsidR="00142AD0" w:rsidRDefault="00142AD0" w:rsidP="00142AD0"/>
    <w:p w:rsidR="00142AD0" w:rsidRDefault="00142AD0" w:rsidP="00142AD0">
      <w:pPr>
        <w:rPr>
          <w:b/>
          <w:bCs/>
          <w:sz w:val="20"/>
        </w:rPr>
      </w:pPr>
      <w:r>
        <w:rPr>
          <w:b/>
          <w:bCs/>
          <w:sz w:val="20"/>
        </w:rPr>
        <w:t>PLÁSTICOS UNION LTDA</w:t>
      </w:r>
    </w:p>
    <w:p w:rsidR="00142AD0" w:rsidRDefault="00142AD0" w:rsidP="00142AD0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142AD0" w:rsidRDefault="00142AD0" w:rsidP="00142AD0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76 N 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142AD0" w:rsidRDefault="00142AD0" w:rsidP="00142AD0">
      <w:pPr>
        <w:rPr>
          <w:b/>
          <w:bCs/>
          <w:sz w:val="20"/>
        </w:rPr>
      </w:pPr>
      <w:r>
        <w:rPr>
          <w:b/>
          <w:bCs/>
          <w:sz w:val="20"/>
        </w:rPr>
        <w:t>TEL: 4 44 46 64   ITAGUI.</w:t>
      </w:r>
    </w:p>
    <w:p w:rsidR="00142AD0" w:rsidRDefault="00142AD0" w:rsidP="00142AD0">
      <w:pPr>
        <w:rPr>
          <w:b/>
          <w:bCs/>
          <w:sz w:val="20"/>
        </w:rPr>
      </w:pPr>
    </w:p>
    <w:p w:rsidR="00142AD0" w:rsidRDefault="00142AD0" w:rsidP="00142AD0">
      <w:pPr>
        <w:rPr>
          <w:b/>
        </w:rPr>
      </w:pPr>
    </w:p>
    <w:p w:rsidR="00142AD0" w:rsidRDefault="00142AD0" w:rsidP="00142AD0">
      <w:pPr>
        <w:pStyle w:val="Ttulo1"/>
      </w:pPr>
      <w:r>
        <w:t>ORDEN DE TRABAJO    N°      07343</w:t>
      </w:r>
    </w:p>
    <w:p w:rsidR="00142AD0" w:rsidRDefault="00142AD0" w:rsidP="00142AD0"/>
    <w:p w:rsidR="00142AD0" w:rsidRDefault="00142AD0" w:rsidP="00142AD0">
      <w:r>
        <w:t>FECHA:</w:t>
      </w:r>
      <w:r>
        <w:tab/>
        <w:t>Medellín,   Octubre   26   de   2010</w:t>
      </w:r>
    </w:p>
    <w:p w:rsidR="00142AD0" w:rsidRDefault="00142AD0" w:rsidP="00142AD0">
      <w:r>
        <w:t>PARA:</w:t>
      </w:r>
      <w:r>
        <w:tab/>
      </w:r>
      <w:r>
        <w:tab/>
        <w:t>PLASTICOS DARMA S.A.</w:t>
      </w:r>
    </w:p>
    <w:p w:rsidR="00142AD0" w:rsidRDefault="00142AD0" w:rsidP="00142AD0">
      <w:r>
        <w:t>ATENCIÓN:</w:t>
      </w:r>
      <w:r>
        <w:tab/>
        <w:t>Sr. Dario Jaramillo</w:t>
      </w:r>
    </w:p>
    <w:p w:rsidR="00142AD0" w:rsidRDefault="00142AD0" w:rsidP="00142AD0">
      <w:r>
        <w:tab/>
      </w:r>
      <w:r>
        <w:tab/>
        <w:t>Gerente</w:t>
      </w:r>
    </w:p>
    <w:p w:rsidR="00142AD0" w:rsidRDefault="00142AD0" w:rsidP="00142AD0"/>
    <w:p w:rsidR="00142AD0" w:rsidRDefault="00142AD0" w:rsidP="00142AD0">
      <w:r>
        <w:t>Apreciado  Don Darío:</w:t>
      </w:r>
    </w:p>
    <w:p w:rsidR="00142AD0" w:rsidRDefault="00142AD0" w:rsidP="00142AD0">
      <w:r>
        <w:t xml:space="preserve"> </w:t>
      </w:r>
    </w:p>
    <w:p w:rsidR="00142AD0" w:rsidRDefault="00142AD0" w:rsidP="00142AD0">
      <w:r>
        <w:t>Con la presente estamos solicitando el siguiente Material :</w:t>
      </w:r>
    </w:p>
    <w:p w:rsidR="00142AD0" w:rsidRDefault="00142AD0" w:rsidP="00142AD0"/>
    <w:p w:rsidR="00142AD0" w:rsidRDefault="00142AD0" w:rsidP="00142AD0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142AD0" w:rsidRDefault="00142AD0" w:rsidP="00142AD0">
      <w:pPr>
        <w:rPr>
          <w:b/>
          <w:bCs/>
          <w:u w:val="single"/>
        </w:rPr>
      </w:pPr>
    </w:p>
    <w:p w:rsidR="00142AD0" w:rsidRDefault="00142AD0" w:rsidP="00142AD0">
      <w:r>
        <w:t>MATERIAL:</w:t>
      </w:r>
      <w:r>
        <w:tab/>
      </w:r>
      <w:r>
        <w:tab/>
        <w:t>Polietileno Baja Densidad Blanco  TUBULAR</w:t>
      </w:r>
    </w:p>
    <w:p w:rsidR="00142AD0" w:rsidRDefault="00142AD0" w:rsidP="00142AD0">
      <w:r>
        <w:t>MEDIDA:</w:t>
      </w:r>
      <w:r>
        <w:tab/>
      </w:r>
      <w:r>
        <w:tab/>
        <w:t>33 + 7.5 + 7.5</w:t>
      </w:r>
      <w:r w:rsidRPr="007317E8">
        <w:rPr>
          <w:b/>
        </w:rPr>
        <w:t xml:space="preserve">    </w:t>
      </w:r>
      <w:r>
        <w:t>Cms.</w:t>
      </w:r>
    </w:p>
    <w:p w:rsidR="00142AD0" w:rsidRDefault="00142AD0" w:rsidP="00142AD0">
      <w:pPr>
        <w:rPr>
          <w:b/>
          <w:bCs/>
        </w:rPr>
      </w:pPr>
      <w:r>
        <w:t>CALIBRE:</w:t>
      </w:r>
      <w:r>
        <w:tab/>
      </w:r>
      <w:r>
        <w:tab/>
      </w:r>
      <w:r>
        <w:rPr>
          <w:b/>
        </w:rPr>
        <w:t xml:space="preserve">1.7 </w:t>
      </w:r>
      <w:r w:rsidRPr="007317E8">
        <w:rPr>
          <w:b/>
        </w:rPr>
        <w:t xml:space="preserve"> </w:t>
      </w:r>
      <w:r w:rsidRPr="007317E8">
        <w:rPr>
          <w:b/>
          <w:bCs/>
        </w:rPr>
        <w:t xml:space="preserve"> ”</w:t>
      </w:r>
    </w:p>
    <w:p w:rsidR="00142AD0" w:rsidRDefault="00142AD0" w:rsidP="00142AD0">
      <w:r>
        <w:t>COLOR:</w:t>
      </w:r>
      <w:r>
        <w:tab/>
      </w:r>
      <w:r>
        <w:tab/>
        <w:t>Blanco</w:t>
      </w:r>
    </w:p>
    <w:p w:rsidR="00142AD0" w:rsidRPr="00874A16" w:rsidRDefault="00142AD0" w:rsidP="00142AD0">
      <w:r>
        <w:t>TRATADO:</w:t>
      </w:r>
      <w:r>
        <w:tab/>
      </w:r>
      <w:r>
        <w:tab/>
        <w:t>2  Caras.</w:t>
      </w:r>
    </w:p>
    <w:p w:rsidR="00142AD0" w:rsidRDefault="001F5241" w:rsidP="00142AD0">
      <w:pPr>
        <w:rPr>
          <w:b/>
          <w:bCs/>
        </w:rPr>
      </w:pPr>
      <w:r>
        <w:t>CANTIDAD:</w:t>
      </w:r>
      <w:r>
        <w:tab/>
      </w:r>
      <w:r>
        <w:tab/>
        <w:t>40</w:t>
      </w:r>
      <w:r w:rsidR="00142AD0">
        <w:t>0    Kg.</w:t>
      </w:r>
      <w:r w:rsidR="00142AD0">
        <w:rPr>
          <w:b/>
          <w:bCs/>
        </w:rPr>
        <w:tab/>
      </w:r>
    </w:p>
    <w:p w:rsidR="00142AD0" w:rsidRDefault="00142AD0" w:rsidP="00142AD0">
      <w:r>
        <w:t>COLORES:</w:t>
      </w:r>
      <w:r>
        <w:tab/>
      </w:r>
      <w:r>
        <w:tab/>
        <w:t xml:space="preserve">2     ( Naranja - Amarillo   )   </w:t>
      </w:r>
    </w:p>
    <w:p w:rsidR="00142AD0" w:rsidRDefault="00142AD0" w:rsidP="00142AD0">
      <w:r>
        <w:t>CARAS:</w:t>
      </w:r>
      <w:r>
        <w:tab/>
      </w:r>
      <w:r>
        <w:tab/>
        <w:t xml:space="preserve">2 </w:t>
      </w:r>
    </w:p>
    <w:p w:rsidR="00142AD0" w:rsidRDefault="00142AD0" w:rsidP="00142AD0">
      <w:r>
        <w:t>REPETICIÓN:</w:t>
      </w:r>
      <w:r>
        <w:tab/>
        <w:t>60    Cms.</w:t>
      </w:r>
    </w:p>
    <w:p w:rsidR="00142AD0" w:rsidRDefault="00142AD0" w:rsidP="00142AD0">
      <w:r>
        <w:t xml:space="preserve">RODILLO  :    </w:t>
      </w:r>
      <w:r>
        <w:tab/>
        <w:t>60</w:t>
      </w:r>
      <w:r>
        <w:tab/>
      </w:r>
    </w:p>
    <w:p w:rsidR="00142AD0" w:rsidRDefault="00142AD0" w:rsidP="00142AD0">
      <w:r>
        <w:t>BOLSA:</w:t>
      </w:r>
      <w:r>
        <w:tab/>
      </w:r>
      <w:r>
        <w:tab/>
        <w:t>33 + 7.5 + 7.5  x  60     cms      Con  troquel  Camiseta</w:t>
      </w:r>
    </w:p>
    <w:p w:rsidR="00142AD0" w:rsidRDefault="00142AD0" w:rsidP="00142AD0">
      <w:r>
        <w:t>SELLADO:</w:t>
      </w:r>
      <w:r>
        <w:tab/>
      </w:r>
      <w:r>
        <w:tab/>
        <w:t>Fondo</w:t>
      </w:r>
    </w:p>
    <w:p w:rsidR="00142AD0" w:rsidRDefault="00142AD0" w:rsidP="00142AD0">
      <w:r>
        <w:t>REFERENCIA:</w:t>
      </w:r>
      <w:r>
        <w:tab/>
      </w:r>
      <w:r>
        <w:rPr>
          <w:b/>
        </w:rPr>
        <w:t>LA MEDIA NARANJA  GRANDE</w:t>
      </w:r>
    </w:p>
    <w:p w:rsidR="00142AD0" w:rsidRDefault="00142AD0" w:rsidP="00142AD0">
      <w:r>
        <w:tab/>
      </w:r>
      <w:r>
        <w:tab/>
      </w:r>
      <w:r>
        <w:tab/>
      </w:r>
    </w:p>
    <w:p w:rsidR="00142AD0" w:rsidRDefault="00142AD0" w:rsidP="00142AD0"/>
    <w:p w:rsidR="00142AD0" w:rsidRDefault="00142AD0" w:rsidP="00142AD0">
      <w:r>
        <w:rPr>
          <w:b/>
          <w:bCs/>
          <w:u w:val="single"/>
        </w:rPr>
        <w:t>NOTA</w:t>
      </w:r>
      <w:r>
        <w:t>:  - Cyreles   en  su  planta.</w:t>
      </w:r>
    </w:p>
    <w:p w:rsidR="00142AD0" w:rsidRPr="001B3E70" w:rsidRDefault="00142AD0" w:rsidP="00142AD0">
      <w:pPr>
        <w:numPr>
          <w:ilvl w:val="0"/>
          <w:numId w:val="2"/>
        </w:numPr>
        <w:rPr>
          <w:b/>
          <w:u w:val="single"/>
        </w:rPr>
      </w:pPr>
      <w:r>
        <w:t>Colores y alturas de impresión  según    Muestra.</w:t>
      </w:r>
    </w:p>
    <w:p w:rsidR="00142AD0" w:rsidRDefault="00142AD0" w:rsidP="00142AD0">
      <w:pPr>
        <w:numPr>
          <w:ilvl w:val="0"/>
          <w:numId w:val="2"/>
        </w:numPr>
        <w:rPr>
          <w:b/>
          <w:u w:val="single"/>
        </w:rPr>
      </w:pPr>
      <w:r>
        <w:rPr>
          <w:b/>
          <w:u w:val="single"/>
        </w:rPr>
        <w:t>SE  APRUEBA  IMPRESIÓN.</w:t>
      </w:r>
    </w:p>
    <w:p w:rsidR="00142AD0" w:rsidRPr="000E3688" w:rsidRDefault="00142AD0" w:rsidP="00142AD0">
      <w:pPr>
        <w:ind w:left="1500"/>
      </w:pPr>
    </w:p>
    <w:p w:rsidR="00142AD0" w:rsidRPr="000E3688" w:rsidRDefault="00142AD0" w:rsidP="00142AD0">
      <w:pPr>
        <w:rPr>
          <w:b/>
        </w:rPr>
      </w:pPr>
    </w:p>
    <w:p w:rsidR="00142AD0" w:rsidRPr="000E3688" w:rsidRDefault="00142AD0" w:rsidP="00142AD0">
      <w:pPr>
        <w:rPr>
          <w:b/>
        </w:rPr>
      </w:pPr>
    </w:p>
    <w:p w:rsidR="00142AD0" w:rsidRDefault="00142AD0" w:rsidP="00142AD0">
      <w:r>
        <w:t>Agradezco la atención y colaboración prestada.</w:t>
      </w:r>
    </w:p>
    <w:p w:rsidR="00142AD0" w:rsidRDefault="00142AD0" w:rsidP="00142AD0"/>
    <w:p w:rsidR="00142AD0" w:rsidRDefault="00142AD0" w:rsidP="00142AD0"/>
    <w:p w:rsidR="00142AD0" w:rsidRDefault="00142AD0" w:rsidP="00142AD0">
      <w:r>
        <w:t>Cordialmente,</w:t>
      </w:r>
    </w:p>
    <w:p w:rsidR="00142AD0" w:rsidRDefault="00142AD0" w:rsidP="00142AD0"/>
    <w:p w:rsidR="00142AD0" w:rsidRDefault="00142AD0" w:rsidP="00142AD0"/>
    <w:p w:rsidR="00142AD0" w:rsidRDefault="00142AD0" w:rsidP="00142AD0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142AD0" w:rsidRDefault="00142AD0" w:rsidP="00142AD0">
      <w:r>
        <w:t>Director</w:t>
      </w:r>
    </w:p>
    <w:p w:rsidR="00142AD0" w:rsidRDefault="00142AD0" w:rsidP="0042659C">
      <w:pPr>
        <w:rPr>
          <w:b/>
        </w:rPr>
      </w:pPr>
    </w:p>
    <w:p w:rsidR="001F5241" w:rsidRDefault="001F5241" w:rsidP="0042659C">
      <w:pPr>
        <w:rPr>
          <w:b/>
        </w:rPr>
      </w:pPr>
    </w:p>
    <w:p w:rsidR="001F5241" w:rsidRDefault="001F5241" w:rsidP="001F5241"/>
    <w:p w:rsidR="001F5241" w:rsidRDefault="001F5241" w:rsidP="001F5241">
      <w:pPr>
        <w:rPr>
          <w:b/>
          <w:bCs/>
          <w:sz w:val="20"/>
        </w:rPr>
      </w:pPr>
      <w:r>
        <w:rPr>
          <w:b/>
          <w:bCs/>
          <w:sz w:val="20"/>
        </w:rPr>
        <w:t>PLÁSTICOS UNION LTDA</w:t>
      </w:r>
    </w:p>
    <w:p w:rsidR="001F5241" w:rsidRDefault="001F5241" w:rsidP="001F5241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1F5241" w:rsidRDefault="001F5241" w:rsidP="001F5241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76 N 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1F5241" w:rsidRDefault="001F5241" w:rsidP="001F5241">
      <w:pPr>
        <w:rPr>
          <w:b/>
          <w:bCs/>
          <w:sz w:val="20"/>
        </w:rPr>
      </w:pPr>
      <w:r>
        <w:rPr>
          <w:b/>
          <w:bCs/>
          <w:sz w:val="20"/>
        </w:rPr>
        <w:t>TEL: 4 44 46 64   ITAGUI.</w:t>
      </w:r>
    </w:p>
    <w:p w:rsidR="001F5241" w:rsidRDefault="001F5241" w:rsidP="001F5241">
      <w:pPr>
        <w:rPr>
          <w:b/>
          <w:bCs/>
          <w:sz w:val="20"/>
        </w:rPr>
      </w:pPr>
    </w:p>
    <w:p w:rsidR="001F5241" w:rsidRDefault="001F5241" w:rsidP="001F5241">
      <w:pPr>
        <w:rPr>
          <w:b/>
        </w:rPr>
      </w:pPr>
    </w:p>
    <w:p w:rsidR="001F5241" w:rsidRDefault="001F5241" w:rsidP="001F5241">
      <w:pPr>
        <w:pStyle w:val="Ttulo1"/>
      </w:pPr>
      <w:r>
        <w:t>ORDEN DE TRABAJO    N°      07344</w:t>
      </w:r>
    </w:p>
    <w:p w:rsidR="001F5241" w:rsidRDefault="001F5241" w:rsidP="001F5241"/>
    <w:p w:rsidR="001F5241" w:rsidRDefault="001F5241" w:rsidP="001F5241">
      <w:r>
        <w:t>FECHA:</w:t>
      </w:r>
      <w:r>
        <w:tab/>
        <w:t>Medellín,   Octubre   26  de   2010</w:t>
      </w:r>
    </w:p>
    <w:p w:rsidR="001F5241" w:rsidRDefault="001F5241" w:rsidP="001F5241">
      <w:r>
        <w:t>PARA:</w:t>
      </w:r>
      <w:r>
        <w:tab/>
      </w:r>
      <w:r>
        <w:tab/>
        <w:t>PLASTICOS DARMA S.A.</w:t>
      </w:r>
    </w:p>
    <w:p w:rsidR="001F5241" w:rsidRDefault="001F5241" w:rsidP="001F5241">
      <w:r>
        <w:t>ATENCIÓN:</w:t>
      </w:r>
      <w:r>
        <w:tab/>
        <w:t>Sr. Dario Jaramillo</w:t>
      </w:r>
    </w:p>
    <w:p w:rsidR="001F5241" w:rsidRDefault="001F5241" w:rsidP="001F5241">
      <w:r>
        <w:tab/>
      </w:r>
      <w:r>
        <w:tab/>
        <w:t>Gerente</w:t>
      </w:r>
    </w:p>
    <w:p w:rsidR="001F5241" w:rsidRDefault="001F5241" w:rsidP="001F5241"/>
    <w:p w:rsidR="001F5241" w:rsidRDefault="001F5241" w:rsidP="001F5241">
      <w:r>
        <w:t>Apreciado  Don Darío:</w:t>
      </w:r>
    </w:p>
    <w:p w:rsidR="001F5241" w:rsidRDefault="001F5241" w:rsidP="001F5241">
      <w:r>
        <w:t xml:space="preserve"> </w:t>
      </w:r>
    </w:p>
    <w:p w:rsidR="001F5241" w:rsidRDefault="001F5241" w:rsidP="001F5241">
      <w:r>
        <w:t>Con la presente estamos solicitando el siguiente Material :</w:t>
      </w:r>
    </w:p>
    <w:p w:rsidR="001F5241" w:rsidRDefault="001F5241" w:rsidP="001F5241"/>
    <w:p w:rsidR="001F5241" w:rsidRDefault="001F5241" w:rsidP="001F5241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1F5241" w:rsidRDefault="001F5241" w:rsidP="001F5241">
      <w:pPr>
        <w:rPr>
          <w:b/>
          <w:bCs/>
          <w:u w:val="single"/>
        </w:rPr>
      </w:pPr>
    </w:p>
    <w:p w:rsidR="001F5241" w:rsidRDefault="001F5241" w:rsidP="001F5241">
      <w:r>
        <w:t>MATERIAL:</w:t>
      </w:r>
      <w:r>
        <w:tab/>
      </w:r>
      <w:r>
        <w:tab/>
        <w:t>Polietileno  Alta  Densidad Blanco  SEMITUBULAR</w:t>
      </w:r>
    </w:p>
    <w:p w:rsidR="001F5241" w:rsidRDefault="001F5241" w:rsidP="001F5241">
      <w:r>
        <w:t>MEDIDA:</w:t>
      </w:r>
      <w:r>
        <w:tab/>
      </w:r>
      <w:r>
        <w:tab/>
        <w:t xml:space="preserve">30 </w:t>
      </w:r>
      <w:r w:rsidRPr="007317E8">
        <w:rPr>
          <w:b/>
        </w:rPr>
        <w:t xml:space="preserve">   </w:t>
      </w:r>
      <w:r>
        <w:t>Cms.</w:t>
      </w:r>
    </w:p>
    <w:p w:rsidR="001F5241" w:rsidRDefault="001F5241" w:rsidP="001F5241">
      <w:pPr>
        <w:rPr>
          <w:b/>
          <w:bCs/>
        </w:rPr>
      </w:pPr>
      <w:r>
        <w:t>CALIBRE:</w:t>
      </w:r>
      <w:r>
        <w:tab/>
      </w:r>
      <w:r>
        <w:tab/>
      </w:r>
      <w:r>
        <w:rPr>
          <w:b/>
        </w:rPr>
        <w:t xml:space="preserve">1.0 </w:t>
      </w:r>
      <w:r w:rsidRPr="007317E8">
        <w:rPr>
          <w:b/>
        </w:rPr>
        <w:t xml:space="preserve"> </w:t>
      </w:r>
      <w:r w:rsidRPr="007317E8">
        <w:rPr>
          <w:b/>
          <w:bCs/>
        </w:rPr>
        <w:t xml:space="preserve"> ”</w:t>
      </w:r>
    </w:p>
    <w:p w:rsidR="001F5241" w:rsidRDefault="001F5241" w:rsidP="001F5241">
      <w:r>
        <w:t>COLOR:</w:t>
      </w:r>
      <w:r>
        <w:tab/>
      </w:r>
      <w:r>
        <w:tab/>
        <w:t>Blanco</w:t>
      </w:r>
    </w:p>
    <w:p w:rsidR="001F5241" w:rsidRPr="00874A16" w:rsidRDefault="001F5241" w:rsidP="001F5241">
      <w:r>
        <w:t>TRATADO:</w:t>
      </w:r>
      <w:r>
        <w:tab/>
      </w:r>
      <w:r>
        <w:tab/>
        <w:t>2  Caras.</w:t>
      </w:r>
    </w:p>
    <w:p w:rsidR="001F5241" w:rsidRDefault="001F5241" w:rsidP="001F5241">
      <w:pPr>
        <w:rPr>
          <w:b/>
          <w:bCs/>
        </w:rPr>
      </w:pPr>
      <w:r>
        <w:t>CANTIDAD:</w:t>
      </w:r>
      <w:r>
        <w:tab/>
      </w:r>
      <w:r>
        <w:tab/>
        <w:t>150   Kg.</w:t>
      </w:r>
      <w:r>
        <w:rPr>
          <w:b/>
          <w:bCs/>
        </w:rPr>
        <w:tab/>
      </w:r>
    </w:p>
    <w:p w:rsidR="001F5241" w:rsidRDefault="001F5241" w:rsidP="001F5241">
      <w:r>
        <w:t>COLORES:</w:t>
      </w:r>
      <w:r>
        <w:tab/>
      </w:r>
      <w:r>
        <w:tab/>
        <w:t xml:space="preserve">2     ( Naranja - Amarillo   )   </w:t>
      </w:r>
    </w:p>
    <w:p w:rsidR="001F5241" w:rsidRDefault="001F5241" w:rsidP="001F5241">
      <w:r>
        <w:t>CARAS:</w:t>
      </w:r>
      <w:r>
        <w:tab/>
      </w:r>
      <w:r>
        <w:tab/>
        <w:t xml:space="preserve">2 </w:t>
      </w:r>
    </w:p>
    <w:p w:rsidR="001F5241" w:rsidRDefault="001F5241" w:rsidP="001F5241">
      <w:r>
        <w:t>REPETICIÓN:</w:t>
      </w:r>
      <w:r>
        <w:tab/>
        <w:t>20    Cms.</w:t>
      </w:r>
    </w:p>
    <w:p w:rsidR="001F5241" w:rsidRDefault="001F5241" w:rsidP="001F5241">
      <w:r>
        <w:t xml:space="preserve">RODILLO  :    </w:t>
      </w:r>
      <w:r>
        <w:tab/>
        <w:t>40</w:t>
      </w:r>
      <w:r>
        <w:tab/>
      </w:r>
    </w:p>
    <w:p w:rsidR="001F5241" w:rsidRDefault="001F5241" w:rsidP="001F5241">
      <w:r>
        <w:t>BOLSA:</w:t>
      </w:r>
      <w:r>
        <w:tab/>
      </w:r>
      <w:r>
        <w:tab/>
        <w:t xml:space="preserve">20   x  30     cms         </w:t>
      </w:r>
    </w:p>
    <w:p w:rsidR="001F5241" w:rsidRDefault="001F5241" w:rsidP="001F5241">
      <w:r>
        <w:t>SELLADO:</w:t>
      </w:r>
      <w:r>
        <w:tab/>
      </w:r>
      <w:r>
        <w:tab/>
        <w:t>Lateral</w:t>
      </w:r>
    </w:p>
    <w:p w:rsidR="001F5241" w:rsidRDefault="001F5241" w:rsidP="001F5241">
      <w:r>
        <w:t>REFERENCIA:</w:t>
      </w:r>
      <w:r>
        <w:tab/>
      </w:r>
      <w:r>
        <w:rPr>
          <w:b/>
        </w:rPr>
        <w:t>LA MEDIA NARANJA  PEQUEÑA N 2</w:t>
      </w:r>
    </w:p>
    <w:p w:rsidR="001F5241" w:rsidRDefault="001F5241" w:rsidP="001F5241">
      <w:r>
        <w:tab/>
      </w:r>
      <w:r>
        <w:tab/>
      </w:r>
      <w:r>
        <w:tab/>
      </w:r>
    </w:p>
    <w:p w:rsidR="001F5241" w:rsidRDefault="001F5241" w:rsidP="001F5241"/>
    <w:p w:rsidR="001F5241" w:rsidRDefault="001F5241" w:rsidP="001F5241">
      <w:r>
        <w:rPr>
          <w:b/>
          <w:bCs/>
          <w:u w:val="single"/>
        </w:rPr>
        <w:t>NOTA</w:t>
      </w:r>
      <w:r>
        <w:t xml:space="preserve">: </w:t>
      </w:r>
      <w:r>
        <w:tab/>
        <w:t xml:space="preserve"> - Cyreles  los envia GRAFIFLEX</w:t>
      </w:r>
    </w:p>
    <w:p w:rsidR="001F5241" w:rsidRPr="001B3E70" w:rsidRDefault="001F5241" w:rsidP="001F5241">
      <w:pPr>
        <w:numPr>
          <w:ilvl w:val="0"/>
          <w:numId w:val="2"/>
        </w:numPr>
        <w:rPr>
          <w:b/>
          <w:u w:val="single"/>
        </w:rPr>
      </w:pPr>
      <w:r>
        <w:t>Colores y alturas de impresión  según    Muestra.</w:t>
      </w:r>
    </w:p>
    <w:p w:rsidR="001F5241" w:rsidRDefault="001F5241" w:rsidP="001F5241">
      <w:pPr>
        <w:numPr>
          <w:ilvl w:val="0"/>
          <w:numId w:val="2"/>
        </w:numPr>
        <w:rPr>
          <w:b/>
          <w:u w:val="single"/>
        </w:rPr>
      </w:pPr>
      <w:r>
        <w:rPr>
          <w:b/>
          <w:u w:val="single"/>
        </w:rPr>
        <w:t>SE  APRUEBA  IMPRESIÓN.</w:t>
      </w:r>
    </w:p>
    <w:p w:rsidR="001F5241" w:rsidRDefault="001F5241" w:rsidP="001F5241">
      <w:pPr>
        <w:ind w:left="1860"/>
        <w:rPr>
          <w:b/>
          <w:u w:val="single"/>
        </w:rPr>
      </w:pPr>
    </w:p>
    <w:p w:rsidR="001F5241" w:rsidRPr="000E3688" w:rsidRDefault="001F5241" w:rsidP="001F5241">
      <w:pPr>
        <w:ind w:left="1500"/>
      </w:pPr>
    </w:p>
    <w:p w:rsidR="001F5241" w:rsidRPr="000E3688" w:rsidRDefault="001F5241" w:rsidP="001F5241">
      <w:pPr>
        <w:rPr>
          <w:b/>
        </w:rPr>
      </w:pPr>
    </w:p>
    <w:p w:rsidR="001F5241" w:rsidRDefault="001F5241" w:rsidP="001F5241">
      <w:r>
        <w:t>Agradezco la atención y colaboración prestada.</w:t>
      </w:r>
    </w:p>
    <w:p w:rsidR="001F5241" w:rsidRDefault="001F5241" w:rsidP="001F5241"/>
    <w:p w:rsidR="001F5241" w:rsidRDefault="001F5241" w:rsidP="001F5241"/>
    <w:p w:rsidR="001F5241" w:rsidRDefault="001F5241" w:rsidP="001F5241">
      <w:r>
        <w:t>Cordialmente,</w:t>
      </w:r>
    </w:p>
    <w:p w:rsidR="001F5241" w:rsidRDefault="001F5241" w:rsidP="001F5241"/>
    <w:p w:rsidR="001F5241" w:rsidRDefault="001F5241" w:rsidP="001F5241"/>
    <w:p w:rsidR="001F5241" w:rsidRDefault="001F5241" w:rsidP="001F5241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1F5241" w:rsidRDefault="001F5241" w:rsidP="001F5241">
      <w:r>
        <w:t>Director</w:t>
      </w:r>
    </w:p>
    <w:p w:rsidR="001F5241" w:rsidRDefault="001F5241" w:rsidP="0042659C">
      <w:pPr>
        <w:rPr>
          <w:b/>
        </w:rPr>
      </w:pPr>
    </w:p>
    <w:p w:rsidR="00206865" w:rsidRDefault="00206865" w:rsidP="0042659C">
      <w:pPr>
        <w:rPr>
          <w:b/>
        </w:rPr>
      </w:pPr>
    </w:p>
    <w:p w:rsidR="00206865" w:rsidRDefault="00206865" w:rsidP="00206865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206865" w:rsidRDefault="00206865" w:rsidP="00206865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206865" w:rsidRDefault="00206865" w:rsidP="00206865">
      <w:pPr>
        <w:rPr>
          <w:b/>
          <w:bCs/>
          <w:sz w:val="20"/>
        </w:rPr>
      </w:pPr>
      <w:r>
        <w:rPr>
          <w:b/>
          <w:bCs/>
          <w:sz w:val="20"/>
        </w:rPr>
        <w:t>CALLE  76 No 46 - 23</w:t>
      </w:r>
    </w:p>
    <w:p w:rsidR="00206865" w:rsidRDefault="00206865" w:rsidP="00206865">
      <w:pPr>
        <w:rPr>
          <w:b/>
          <w:bCs/>
          <w:sz w:val="20"/>
        </w:rPr>
      </w:pPr>
      <w:r>
        <w:rPr>
          <w:b/>
          <w:bCs/>
          <w:sz w:val="20"/>
        </w:rPr>
        <w:t>TEL:  3 721134  ITAGUI.</w:t>
      </w:r>
    </w:p>
    <w:p w:rsidR="00206865" w:rsidRDefault="00206865" w:rsidP="00206865">
      <w:pPr>
        <w:rPr>
          <w:b/>
          <w:bCs/>
          <w:sz w:val="20"/>
        </w:rPr>
      </w:pPr>
    </w:p>
    <w:p w:rsidR="00206865" w:rsidRDefault="00206865" w:rsidP="00206865">
      <w:pPr>
        <w:rPr>
          <w:b/>
          <w:bCs/>
        </w:rPr>
      </w:pPr>
    </w:p>
    <w:p w:rsidR="00206865" w:rsidRDefault="00206865" w:rsidP="00206865">
      <w:pPr>
        <w:pStyle w:val="Ttulo1"/>
      </w:pPr>
      <w:r>
        <w:t>ORDEN DE TRABAJO  N °      07454</w:t>
      </w:r>
    </w:p>
    <w:p w:rsidR="00206865" w:rsidRDefault="00206865" w:rsidP="00206865"/>
    <w:p w:rsidR="00206865" w:rsidRDefault="00206865" w:rsidP="00206865"/>
    <w:p w:rsidR="00206865" w:rsidRDefault="00206865" w:rsidP="00206865">
      <w:r>
        <w:t>FECHA:</w:t>
      </w:r>
      <w:r>
        <w:tab/>
        <w:t>Medellín, Octubre   26  de 2010</w:t>
      </w:r>
    </w:p>
    <w:p w:rsidR="00206865" w:rsidRDefault="00206865" w:rsidP="00206865">
      <w:r>
        <w:t>PARA:</w:t>
      </w:r>
      <w:r>
        <w:tab/>
      </w:r>
      <w:r>
        <w:tab/>
        <w:t>PLÁSTICOS DARMA</w:t>
      </w:r>
    </w:p>
    <w:p w:rsidR="00206865" w:rsidRDefault="00206865" w:rsidP="00206865">
      <w:r>
        <w:t>ATENCIÓN:</w:t>
      </w:r>
      <w:r>
        <w:tab/>
        <w:t>Sr. Darío Jaramillo</w:t>
      </w:r>
    </w:p>
    <w:p w:rsidR="00206865" w:rsidRDefault="00206865" w:rsidP="00206865">
      <w:r>
        <w:tab/>
      </w:r>
      <w:r>
        <w:tab/>
        <w:t>Gerente.</w:t>
      </w:r>
    </w:p>
    <w:p w:rsidR="00206865" w:rsidRDefault="00206865" w:rsidP="00206865"/>
    <w:p w:rsidR="00206865" w:rsidRDefault="00206865" w:rsidP="00206865"/>
    <w:p w:rsidR="00206865" w:rsidRDefault="00206865" w:rsidP="00206865">
      <w:r>
        <w:t>Apreciado Don Darío:</w:t>
      </w:r>
    </w:p>
    <w:p w:rsidR="00206865" w:rsidRDefault="00206865" w:rsidP="00206865"/>
    <w:p w:rsidR="00206865" w:rsidRDefault="00206865" w:rsidP="00206865">
      <w:r>
        <w:t>Con la presente estamos solicitando el siguiente Servicio de Impresión :</w:t>
      </w:r>
    </w:p>
    <w:p w:rsidR="00206865" w:rsidRDefault="00206865" w:rsidP="00206865"/>
    <w:p w:rsidR="00206865" w:rsidRDefault="00206865" w:rsidP="00206865">
      <w:r>
        <w:t>MATERIAL:</w:t>
      </w:r>
      <w:r>
        <w:tab/>
      </w:r>
      <w:r>
        <w:tab/>
        <w:t>P.P Tubular de    35  Cms.</w:t>
      </w:r>
    </w:p>
    <w:p w:rsidR="00206865" w:rsidRDefault="00206865" w:rsidP="00206865">
      <w:r>
        <w:t>CALIBRE:</w:t>
      </w:r>
      <w:r>
        <w:tab/>
      </w:r>
      <w:r>
        <w:tab/>
        <w:t>1.50  “</w:t>
      </w:r>
    </w:p>
    <w:p w:rsidR="00206865" w:rsidRDefault="00206865" w:rsidP="00206865">
      <w:r>
        <w:t>CANTIDAD:</w:t>
      </w:r>
      <w:r>
        <w:tab/>
      </w:r>
      <w:r>
        <w:tab/>
        <w:t>130    Kg.</w:t>
      </w:r>
    </w:p>
    <w:p w:rsidR="00206865" w:rsidRPr="00842B11" w:rsidRDefault="00206865" w:rsidP="00206865">
      <w:pPr>
        <w:rPr>
          <w:b/>
        </w:rPr>
      </w:pPr>
      <w:r>
        <w:t>REFERENCIA:</w:t>
      </w:r>
      <w:r>
        <w:tab/>
      </w:r>
      <w:r w:rsidRPr="00842B11">
        <w:rPr>
          <w:b/>
        </w:rPr>
        <w:t>PRODUCTOS INTEGRALES EL JARDIN</w:t>
      </w:r>
    </w:p>
    <w:p w:rsidR="00206865" w:rsidRDefault="00206865" w:rsidP="00206865">
      <w:r>
        <w:t>REPETICIÓN:</w:t>
      </w:r>
      <w:r>
        <w:tab/>
        <w:t>20    Cms.</w:t>
      </w:r>
    </w:p>
    <w:p w:rsidR="00206865" w:rsidRDefault="00206865" w:rsidP="00206865">
      <w:r>
        <w:t>RODILLO :</w:t>
      </w:r>
      <w:r>
        <w:tab/>
      </w:r>
      <w:r>
        <w:tab/>
        <w:t>40</w:t>
      </w:r>
    </w:p>
    <w:p w:rsidR="00206865" w:rsidRDefault="00206865" w:rsidP="00206865">
      <w:r>
        <w:t>IMPRESIÓN:</w:t>
      </w:r>
      <w:r>
        <w:tab/>
      </w:r>
      <w:r>
        <w:tab/>
        <w:t>2 Caras ( 4X1 -  2X1 )</w:t>
      </w:r>
    </w:p>
    <w:p w:rsidR="00206865" w:rsidRDefault="00206865" w:rsidP="00206865">
      <w:r>
        <w:t>COLORES:</w:t>
      </w:r>
      <w:r>
        <w:tab/>
      </w:r>
      <w:r>
        <w:tab/>
        <w:t>Según Arte.</w:t>
      </w:r>
    </w:p>
    <w:p w:rsidR="00206865" w:rsidRDefault="00206865" w:rsidP="00206865">
      <w:r>
        <w:t>BOLSA:</w:t>
      </w:r>
      <w:r>
        <w:tab/>
      </w:r>
      <w:r>
        <w:tab/>
        <w:t>Para  20 X  31  + 4  F F    Cms.</w:t>
      </w:r>
    </w:p>
    <w:p w:rsidR="00206865" w:rsidRDefault="00206865" w:rsidP="00206865"/>
    <w:p w:rsidR="00206865" w:rsidRDefault="00206865" w:rsidP="00206865"/>
    <w:p w:rsidR="00206865" w:rsidRDefault="00206865" w:rsidP="00206865">
      <w:r w:rsidRPr="00912A9F">
        <w:rPr>
          <w:b/>
          <w:u w:val="single"/>
        </w:rPr>
        <w:t>NOTA</w:t>
      </w:r>
      <w:r>
        <w:t>:  - Los cyreles   en su planta</w:t>
      </w:r>
    </w:p>
    <w:p w:rsidR="00206865" w:rsidRDefault="00206865" w:rsidP="00206865">
      <w:pPr>
        <w:numPr>
          <w:ilvl w:val="0"/>
          <w:numId w:val="2"/>
        </w:numPr>
      </w:pPr>
      <w:r>
        <w:t>Se envía tubular de PP de  35  cms</w:t>
      </w:r>
    </w:p>
    <w:p w:rsidR="00206865" w:rsidRDefault="00206865" w:rsidP="00206865">
      <w:pPr>
        <w:numPr>
          <w:ilvl w:val="0"/>
          <w:numId w:val="2"/>
        </w:numPr>
      </w:pPr>
      <w:r>
        <w:t>Colores y alturas según arte.</w:t>
      </w:r>
    </w:p>
    <w:p w:rsidR="00206865" w:rsidRDefault="00206865" w:rsidP="00206865"/>
    <w:p w:rsidR="00206865" w:rsidRDefault="00206865" w:rsidP="00206865">
      <w:pPr>
        <w:ind w:firstLine="708"/>
      </w:pPr>
      <w:r>
        <w:t>.</w:t>
      </w:r>
    </w:p>
    <w:p w:rsidR="00206865" w:rsidRDefault="00206865" w:rsidP="00206865"/>
    <w:p w:rsidR="00206865" w:rsidRDefault="00206865" w:rsidP="00206865">
      <w:r>
        <w:t>Agradezco la atención y colaboración prestada.</w:t>
      </w:r>
    </w:p>
    <w:p w:rsidR="00206865" w:rsidRDefault="00206865" w:rsidP="00206865"/>
    <w:p w:rsidR="00206865" w:rsidRDefault="00206865" w:rsidP="00206865"/>
    <w:p w:rsidR="00206865" w:rsidRDefault="00206865" w:rsidP="00206865"/>
    <w:p w:rsidR="00206865" w:rsidRDefault="00206865" w:rsidP="00206865">
      <w:r>
        <w:t>Cordialmente,</w:t>
      </w:r>
    </w:p>
    <w:p w:rsidR="00206865" w:rsidRDefault="00206865" w:rsidP="00206865"/>
    <w:p w:rsidR="00206865" w:rsidRDefault="00206865" w:rsidP="00206865"/>
    <w:p w:rsidR="00206865" w:rsidRDefault="00206865" w:rsidP="00206865"/>
    <w:p w:rsidR="00206865" w:rsidRDefault="00206865" w:rsidP="00206865">
      <w:r>
        <w:t>RICARDO CASAS ZAPATA</w:t>
      </w:r>
    </w:p>
    <w:p w:rsidR="00206865" w:rsidRDefault="00206865" w:rsidP="00206865">
      <w:r>
        <w:t>Director.</w:t>
      </w:r>
    </w:p>
    <w:p w:rsidR="00206865" w:rsidRDefault="00206865" w:rsidP="00206865"/>
    <w:p w:rsidR="00206865" w:rsidRDefault="00206865" w:rsidP="0042659C">
      <w:pPr>
        <w:rPr>
          <w:b/>
        </w:rPr>
      </w:pPr>
    </w:p>
    <w:p w:rsidR="00206865" w:rsidRDefault="00206865" w:rsidP="0042659C">
      <w:pPr>
        <w:rPr>
          <w:b/>
        </w:rPr>
      </w:pPr>
    </w:p>
    <w:p w:rsidR="00206865" w:rsidRDefault="00206865" w:rsidP="0042659C">
      <w:pPr>
        <w:rPr>
          <w:b/>
        </w:rPr>
      </w:pPr>
    </w:p>
    <w:p w:rsidR="00206865" w:rsidRDefault="00206865" w:rsidP="0042659C">
      <w:pPr>
        <w:rPr>
          <w:b/>
        </w:rPr>
      </w:pPr>
    </w:p>
    <w:p w:rsidR="00206865" w:rsidRDefault="00206865" w:rsidP="00206865">
      <w:pPr>
        <w:rPr>
          <w:b/>
        </w:rPr>
      </w:pPr>
    </w:p>
    <w:p w:rsidR="00206865" w:rsidRDefault="00206865" w:rsidP="00206865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206865" w:rsidRDefault="00206865" w:rsidP="00206865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206865" w:rsidRDefault="00206865" w:rsidP="00206865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– 144 </w:t>
      </w:r>
    </w:p>
    <w:p w:rsidR="00206865" w:rsidRDefault="00206865" w:rsidP="00206865">
      <w:pPr>
        <w:rPr>
          <w:b/>
          <w:bCs/>
          <w:sz w:val="20"/>
        </w:rPr>
      </w:pPr>
      <w:r>
        <w:rPr>
          <w:b/>
          <w:bCs/>
          <w:sz w:val="20"/>
        </w:rPr>
        <w:t xml:space="preserve">TEL:   4 44 46 64  ITAGUI                                      </w:t>
      </w:r>
    </w:p>
    <w:p w:rsidR="00206865" w:rsidRDefault="00206865" w:rsidP="00206865">
      <w:pPr>
        <w:rPr>
          <w:b/>
        </w:rPr>
      </w:pPr>
    </w:p>
    <w:p w:rsidR="00206865" w:rsidRDefault="00206865" w:rsidP="00206865">
      <w:pPr>
        <w:rPr>
          <w:b/>
        </w:rPr>
      </w:pPr>
    </w:p>
    <w:p w:rsidR="00206865" w:rsidRDefault="00206865" w:rsidP="00206865">
      <w:pPr>
        <w:pStyle w:val="Ttulo1"/>
      </w:pPr>
      <w:r>
        <w:t>ORDEN DE TRABAJO     N°      07453</w:t>
      </w:r>
    </w:p>
    <w:p w:rsidR="00206865" w:rsidRDefault="00206865" w:rsidP="00206865"/>
    <w:p w:rsidR="00206865" w:rsidRDefault="00206865" w:rsidP="00206865">
      <w:r>
        <w:t>FECHA:</w:t>
      </w:r>
      <w:r>
        <w:tab/>
        <w:t>Medellín, Octubre  26   de 2010</w:t>
      </w:r>
    </w:p>
    <w:p w:rsidR="00206865" w:rsidRDefault="00206865" w:rsidP="00206865">
      <w:r>
        <w:t>PARA:</w:t>
      </w:r>
      <w:r>
        <w:tab/>
      </w:r>
      <w:r>
        <w:tab/>
        <w:t>PLÁSTICOS DARMA</w:t>
      </w:r>
    </w:p>
    <w:p w:rsidR="00206865" w:rsidRDefault="00206865" w:rsidP="00206865">
      <w:r>
        <w:t>ATENCIÓN:</w:t>
      </w:r>
      <w:r>
        <w:tab/>
        <w:t>Sr. Darío Jaramillo</w:t>
      </w:r>
    </w:p>
    <w:p w:rsidR="00206865" w:rsidRDefault="00206865" w:rsidP="00206865">
      <w:r>
        <w:tab/>
      </w:r>
      <w:r>
        <w:tab/>
        <w:t>Gerente.</w:t>
      </w:r>
    </w:p>
    <w:p w:rsidR="00206865" w:rsidRDefault="00206865" w:rsidP="00206865"/>
    <w:p w:rsidR="00206865" w:rsidRDefault="00206865" w:rsidP="00206865"/>
    <w:p w:rsidR="00206865" w:rsidRDefault="00206865" w:rsidP="00206865">
      <w:r>
        <w:t>Apreciado Don Darío:</w:t>
      </w:r>
    </w:p>
    <w:p w:rsidR="00206865" w:rsidRDefault="00206865" w:rsidP="00206865"/>
    <w:p w:rsidR="00206865" w:rsidRDefault="00206865" w:rsidP="00206865">
      <w:r>
        <w:t>Con la presente estamos solicitando el siguiente material:</w:t>
      </w:r>
    </w:p>
    <w:p w:rsidR="00206865" w:rsidRDefault="00206865" w:rsidP="00206865"/>
    <w:p w:rsidR="00206865" w:rsidRDefault="00206865" w:rsidP="00206865">
      <w:pPr>
        <w:rPr>
          <w:b/>
          <w:bCs/>
          <w:u w:val="single"/>
        </w:rPr>
      </w:pPr>
      <w:r>
        <w:rPr>
          <w:b/>
          <w:bCs/>
          <w:u w:val="single"/>
        </w:rPr>
        <w:t>IMPRESIÓN  :</w:t>
      </w:r>
    </w:p>
    <w:p w:rsidR="00206865" w:rsidRDefault="00206865" w:rsidP="00206865"/>
    <w:p w:rsidR="00206865" w:rsidRDefault="00206865" w:rsidP="00206865">
      <w:r>
        <w:t>MATERIAL:</w:t>
      </w:r>
      <w:r>
        <w:tab/>
      </w:r>
      <w:r>
        <w:tab/>
        <w:t>P.P Lamina  45   Cms.</w:t>
      </w:r>
    </w:p>
    <w:p w:rsidR="00206865" w:rsidRDefault="00206865" w:rsidP="00206865">
      <w:r>
        <w:t>CALIBRE:</w:t>
      </w:r>
      <w:r>
        <w:tab/>
      </w:r>
      <w:r>
        <w:tab/>
      </w:r>
      <w:smartTag w:uri="urn:schemas-microsoft-com:office:smarttags" w:element="metricconverter">
        <w:smartTagPr>
          <w:attr w:name="ProductID" w:val="1.4 ”"/>
        </w:smartTagPr>
        <w:r>
          <w:t>1.4 ”</w:t>
        </w:r>
      </w:smartTag>
    </w:p>
    <w:p w:rsidR="00206865" w:rsidRDefault="00206865" w:rsidP="00206865">
      <w:r>
        <w:t>CANTIDAD:</w:t>
      </w:r>
      <w:r>
        <w:tab/>
      </w:r>
      <w:r>
        <w:tab/>
        <w:t>100  kg</w:t>
      </w:r>
    </w:p>
    <w:p w:rsidR="00206865" w:rsidRDefault="00206865" w:rsidP="00206865">
      <w:r>
        <w:t>REFERENCIA:</w:t>
      </w:r>
      <w:r>
        <w:tab/>
      </w:r>
      <w:r w:rsidRPr="00201420">
        <w:rPr>
          <w:b/>
        </w:rPr>
        <w:t>CUCAS</w:t>
      </w:r>
      <w:r w:rsidR="00F7010B">
        <w:rPr>
          <w:b/>
        </w:rPr>
        <w:t xml:space="preserve"> </w:t>
      </w:r>
      <w:r w:rsidRPr="00201420">
        <w:rPr>
          <w:b/>
        </w:rPr>
        <w:t xml:space="preserve"> PEQUENAS  EL JARDIN</w:t>
      </w:r>
    </w:p>
    <w:p w:rsidR="00206865" w:rsidRDefault="00206865" w:rsidP="00206865">
      <w:r>
        <w:t>REPETICIÓN:</w:t>
      </w:r>
      <w:r>
        <w:tab/>
        <w:t xml:space="preserve">16 </w:t>
      </w:r>
      <w:r w:rsidR="002B69D3">
        <w:t xml:space="preserve">    </w:t>
      </w:r>
      <w:r>
        <w:t>Cms.</w:t>
      </w:r>
    </w:p>
    <w:p w:rsidR="00206865" w:rsidRDefault="00206865" w:rsidP="00206865">
      <w:r>
        <w:t>RODILLO  :               32</w:t>
      </w:r>
    </w:p>
    <w:p w:rsidR="00206865" w:rsidRDefault="00206865" w:rsidP="00206865">
      <w:r>
        <w:t>IMPRESIÓN:</w:t>
      </w:r>
      <w:r>
        <w:tab/>
      </w:r>
      <w:r>
        <w:tab/>
        <w:t xml:space="preserve">2  Cara  </w:t>
      </w:r>
    </w:p>
    <w:p w:rsidR="00206865" w:rsidRDefault="00206865" w:rsidP="00206865">
      <w:r>
        <w:t>COLORES:</w:t>
      </w:r>
      <w:r>
        <w:tab/>
      </w:r>
      <w:r>
        <w:tab/>
        <w:t>4 según muestra.</w:t>
      </w:r>
    </w:p>
    <w:p w:rsidR="00206865" w:rsidRDefault="00206865" w:rsidP="00206865">
      <w:r>
        <w:t>BOLSA:</w:t>
      </w:r>
      <w:r>
        <w:tab/>
      </w:r>
      <w:r>
        <w:tab/>
        <w:t>16  X  20 + 2.5   cms</w:t>
      </w:r>
    </w:p>
    <w:p w:rsidR="00206865" w:rsidRDefault="00206865" w:rsidP="00206865"/>
    <w:p w:rsidR="00206865" w:rsidRDefault="00206865" w:rsidP="00206865">
      <w:r>
        <w:rPr>
          <w:b/>
          <w:bCs/>
          <w:u w:val="single"/>
        </w:rPr>
        <w:t>NOTA:</w:t>
      </w:r>
      <w:r>
        <w:t xml:space="preserve">  - Se  envia muestra física para los tonos de impresión.</w:t>
      </w:r>
    </w:p>
    <w:p w:rsidR="00206865" w:rsidRDefault="00206865" w:rsidP="00206865">
      <w:pPr>
        <w:numPr>
          <w:ilvl w:val="0"/>
          <w:numId w:val="2"/>
        </w:numPr>
      </w:pPr>
      <w:r>
        <w:t xml:space="preserve">Se envia  </w:t>
      </w:r>
      <w:r w:rsidRPr="00B44A3D">
        <w:rPr>
          <w:b/>
          <w:u w:val="single"/>
        </w:rPr>
        <w:t>LAMINA PP  de 45  cms</w:t>
      </w:r>
      <w:r>
        <w:t>.</w:t>
      </w:r>
    </w:p>
    <w:p w:rsidR="00206865" w:rsidRDefault="00206865" w:rsidP="00206865">
      <w:pPr>
        <w:numPr>
          <w:ilvl w:val="0"/>
          <w:numId w:val="2"/>
        </w:numPr>
      </w:pPr>
      <w:r>
        <w:t xml:space="preserve">Cyreles en su  planta </w:t>
      </w:r>
    </w:p>
    <w:p w:rsidR="00206865" w:rsidRDefault="00206865" w:rsidP="00206865"/>
    <w:p w:rsidR="00206865" w:rsidRDefault="00206865" w:rsidP="00206865"/>
    <w:p w:rsidR="00206865" w:rsidRDefault="00206865" w:rsidP="00206865">
      <w:r>
        <w:t>Agradezco la atención y colaboración prestada.</w:t>
      </w:r>
    </w:p>
    <w:p w:rsidR="00206865" w:rsidRDefault="00206865" w:rsidP="00206865"/>
    <w:p w:rsidR="00206865" w:rsidRDefault="00206865" w:rsidP="00206865"/>
    <w:p w:rsidR="00206865" w:rsidRDefault="00206865" w:rsidP="00206865">
      <w:r>
        <w:t>Cordialmente,</w:t>
      </w:r>
    </w:p>
    <w:p w:rsidR="00206865" w:rsidRDefault="00206865" w:rsidP="00206865"/>
    <w:p w:rsidR="00206865" w:rsidRDefault="00206865" w:rsidP="00206865"/>
    <w:p w:rsidR="00206865" w:rsidRDefault="00206865" w:rsidP="00206865"/>
    <w:p w:rsidR="00206865" w:rsidRDefault="00206865" w:rsidP="00206865">
      <w:r>
        <w:t>RICARDO CASAS ZAPATA</w:t>
      </w:r>
    </w:p>
    <w:p w:rsidR="00206865" w:rsidRDefault="00206865" w:rsidP="00206865">
      <w:r>
        <w:t>Director.</w:t>
      </w:r>
    </w:p>
    <w:p w:rsidR="00206865" w:rsidRDefault="00206865" w:rsidP="0042659C">
      <w:pPr>
        <w:rPr>
          <w:b/>
        </w:rPr>
      </w:pPr>
    </w:p>
    <w:p w:rsidR="00102D8C" w:rsidRDefault="00102D8C" w:rsidP="0042659C">
      <w:pPr>
        <w:rPr>
          <w:b/>
        </w:rPr>
      </w:pPr>
    </w:p>
    <w:p w:rsidR="00102D8C" w:rsidRDefault="00102D8C" w:rsidP="0042659C">
      <w:pPr>
        <w:rPr>
          <w:b/>
        </w:rPr>
      </w:pPr>
    </w:p>
    <w:p w:rsidR="00102D8C" w:rsidRDefault="00102D8C" w:rsidP="0042659C">
      <w:pPr>
        <w:rPr>
          <w:b/>
        </w:rPr>
      </w:pPr>
    </w:p>
    <w:p w:rsidR="00102D8C" w:rsidRDefault="00102D8C" w:rsidP="0042659C">
      <w:pPr>
        <w:rPr>
          <w:b/>
        </w:rPr>
      </w:pPr>
    </w:p>
    <w:p w:rsidR="00102D8C" w:rsidRDefault="00102D8C" w:rsidP="0042659C">
      <w:pPr>
        <w:rPr>
          <w:b/>
        </w:rPr>
      </w:pPr>
    </w:p>
    <w:p w:rsidR="00102D8C" w:rsidRDefault="00102D8C" w:rsidP="00102D8C">
      <w:pPr>
        <w:rPr>
          <w:b/>
        </w:rPr>
      </w:pPr>
    </w:p>
    <w:p w:rsidR="00102D8C" w:rsidRDefault="00102D8C" w:rsidP="00102D8C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102D8C" w:rsidRDefault="00102D8C" w:rsidP="00102D8C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102D8C" w:rsidRDefault="00102D8C" w:rsidP="00102D8C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102D8C" w:rsidRDefault="00102D8C" w:rsidP="00102D8C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102D8C" w:rsidRDefault="00102D8C" w:rsidP="00102D8C">
      <w:pPr>
        <w:pStyle w:val="Ttulo1"/>
      </w:pPr>
    </w:p>
    <w:p w:rsidR="00102D8C" w:rsidRDefault="00102D8C" w:rsidP="00102D8C">
      <w:pPr>
        <w:pStyle w:val="Ttulo1"/>
      </w:pPr>
      <w:r>
        <w:t>ORDEN DE TRABAJO   N °      07346-1</w:t>
      </w:r>
    </w:p>
    <w:p w:rsidR="00102D8C" w:rsidRDefault="00102D8C" w:rsidP="00102D8C"/>
    <w:p w:rsidR="00102D8C" w:rsidRDefault="00102D8C" w:rsidP="00102D8C">
      <w:r>
        <w:t>FECHA:</w:t>
      </w:r>
      <w:r>
        <w:tab/>
        <w:t>Medellín, Octubre   26  de   2010</w:t>
      </w:r>
    </w:p>
    <w:p w:rsidR="00102D8C" w:rsidRDefault="00102D8C" w:rsidP="00102D8C">
      <w:r>
        <w:t>PARA:</w:t>
      </w:r>
      <w:r>
        <w:tab/>
      </w:r>
      <w:r>
        <w:tab/>
        <w:t>PLÁSTICOS DARMA</w:t>
      </w:r>
    </w:p>
    <w:p w:rsidR="00102D8C" w:rsidRDefault="00102D8C" w:rsidP="00102D8C">
      <w:r>
        <w:t>ATENCIÓN:</w:t>
      </w:r>
      <w:r>
        <w:tab/>
        <w:t>Sr. Darío Jaramillo</w:t>
      </w:r>
    </w:p>
    <w:p w:rsidR="00102D8C" w:rsidRDefault="00102D8C" w:rsidP="00102D8C">
      <w:r>
        <w:tab/>
      </w:r>
      <w:r>
        <w:tab/>
        <w:t>Gerente.</w:t>
      </w:r>
    </w:p>
    <w:p w:rsidR="00102D8C" w:rsidRDefault="00102D8C" w:rsidP="00102D8C"/>
    <w:p w:rsidR="00102D8C" w:rsidRDefault="00102D8C" w:rsidP="00102D8C">
      <w:r>
        <w:t>Apreciado Don Darío:</w:t>
      </w:r>
    </w:p>
    <w:p w:rsidR="00102D8C" w:rsidRDefault="00102D8C" w:rsidP="00102D8C"/>
    <w:p w:rsidR="00102D8C" w:rsidRDefault="00102D8C" w:rsidP="00102D8C">
      <w:r>
        <w:t>Con la presente estamos solicitando el siguiente servicio de  IMPRESIÓN :</w:t>
      </w:r>
    </w:p>
    <w:p w:rsidR="00102D8C" w:rsidRDefault="00102D8C" w:rsidP="00102D8C"/>
    <w:p w:rsidR="00102D8C" w:rsidRDefault="00102D8C" w:rsidP="00102D8C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102D8C" w:rsidRDefault="00102D8C" w:rsidP="00102D8C">
      <w:r>
        <w:t xml:space="preserve">MATERIAL   :           Polipropileno Tubular de </w:t>
      </w:r>
      <w:r>
        <w:rPr>
          <w:b/>
        </w:rPr>
        <w:t>40</w:t>
      </w:r>
      <w:r>
        <w:t xml:space="preserve"> cms</w:t>
      </w:r>
    </w:p>
    <w:p w:rsidR="00102D8C" w:rsidRDefault="00102D8C" w:rsidP="00102D8C">
      <w:r>
        <w:t xml:space="preserve">CLIBRE      :               </w:t>
      </w:r>
      <w:r>
        <w:rPr>
          <w:b/>
        </w:rPr>
        <w:t>2.0  ”</w:t>
      </w:r>
    </w:p>
    <w:p w:rsidR="00102D8C" w:rsidRDefault="00102D8C" w:rsidP="00102D8C">
      <w:r>
        <w:t>REFERENCIA:</w:t>
      </w:r>
      <w:r>
        <w:tab/>
      </w:r>
      <w:r>
        <w:rPr>
          <w:b/>
        </w:rPr>
        <w:t>CARMEL  JEAN</w:t>
      </w:r>
    </w:p>
    <w:p w:rsidR="00102D8C" w:rsidRDefault="00102D8C" w:rsidP="00102D8C">
      <w:r>
        <w:t>CANTIDAD    :          100    Kg</w:t>
      </w:r>
    </w:p>
    <w:p w:rsidR="00102D8C" w:rsidRDefault="00102D8C" w:rsidP="00102D8C">
      <w:r>
        <w:t>COLORES:</w:t>
      </w:r>
      <w:r>
        <w:tab/>
      </w:r>
      <w:r>
        <w:tab/>
        <w:t>1 (  MAGENTA  )</w:t>
      </w:r>
    </w:p>
    <w:p w:rsidR="00102D8C" w:rsidRDefault="00102D8C" w:rsidP="00102D8C">
      <w:r>
        <w:t>CARAS:</w:t>
      </w:r>
      <w:r>
        <w:tab/>
      </w:r>
      <w:r>
        <w:tab/>
        <w:t>1</w:t>
      </w:r>
    </w:p>
    <w:p w:rsidR="00102D8C" w:rsidRDefault="00102D8C" w:rsidP="00102D8C">
      <w:r>
        <w:t>REPETICIÓN:</w:t>
      </w:r>
      <w:r>
        <w:tab/>
        <w:t>30</w:t>
      </w:r>
    </w:p>
    <w:p w:rsidR="00102D8C" w:rsidRDefault="00102D8C" w:rsidP="00102D8C">
      <w:r>
        <w:t>RODILLO:</w:t>
      </w:r>
      <w:r>
        <w:tab/>
      </w:r>
      <w:r>
        <w:tab/>
        <w:t>30</w:t>
      </w:r>
    </w:p>
    <w:p w:rsidR="00102D8C" w:rsidRDefault="00102D8C" w:rsidP="00102D8C">
      <w:r>
        <w:t>BOLSA:</w:t>
      </w:r>
      <w:r>
        <w:tab/>
      </w:r>
      <w:r>
        <w:tab/>
      </w:r>
      <w:r>
        <w:rPr>
          <w:b/>
        </w:rPr>
        <w:t>30  x  38 + 5</w:t>
      </w:r>
      <w:r>
        <w:t xml:space="preserve">  solapa interna  cms</w:t>
      </w:r>
    </w:p>
    <w:p w:rsidR="00102D8C" w:rsidRDefault="00102D8C" w:rsidP="00102D8C">
      <w:r>
        <w:t>SELLADO:</w:t>
      </w:r>
      <w:r>
        <w:tab/>
      </w:r>
      <w:r>
        <w:tab/>
        <w:t>Para selle lateral.</w:t>
      </w:r>
    </w:p>
    <w:p w:rsidR="00102D8C" w:rsidRDefault="00102D8C" w:rsidP="00102D8C"/>
    <w:p w:rsidR="00102D8C" w:rsidRDefault="00102D8C" w:rsidP="00102D8C">
      <w:r>
        <w:rPr>
          <w:b/>
          <w:bCs/>
          <w:u w:val="single"/>
        </w:rPr>
        <w:t>NOTA:</w:t>
      </w:r>
      <w:r>
        <w:t xml:space="preserve">  </w:t>
      </w:r>
      <w:r>
        <w:rPr>
          <w:b/>
          <w:sz w:val="28"/>
          <w:szCs w:val="28"/>
          <w:u w:val="single"/>
        </w:rPr>
        <w:t>* Cyreles  en su  planta</w:t>
      </w:r>
    </w:p>
    <w:p w:rsidR="00102D8C" w:rsidRDefault="00102D8C" w:rsidP="00102D8C">
      <w:pPr>
        <w:numPr>
          <w:ilvl w:val="0"/>
          <w:numId w:val="3"/>
        </w:numPr>
      </w:pPr>
      <w:r>
        <w:t>Se envían muestra física  para tonos y alturas</w:t>
      </w:r>
    </w:p>
    <w:p w:rsidR="00102D8C" w:rsidRDefault="00102D8C" w:rsidP="00102D8C">
      <w:pPr>
        <w:numPr>
          <w:ilvl w:val="0"/>
          <w:numId w:val="4"/>
        </w:numPr>
        <w:rPr>
          <w:b/>
        </w:rPr>
      </w:pPr>
      <w:r>
        <w:t xml:space="preserve">Se  envía el material de PP de </w:t>
      </w:r>
      <w:r>
        <w:rPr>
          <w:b/>
        </w:rPr>
        <w:t xml:space="preserve">40 </w:t>
      </w:r>
      <w:r>
        <w:t xml:space="preserve"> </w:t>
      </w:r>
      <w:r>
        <w:rPr>
          <w:b/>
        </w:rPr>
        <w:t>cms</w:t>
      </w:r>
    </w:p>
    <w:p w:rsidR="00102D8C" w:rsidRDefault="00102D8C" w:rsidP="00102D8C">
      <w:pPr>
        <w:ind w:left="885"/>
      </w:pPr>
    </w:p>
    <w:p w:rsidR="00102D8C" w:rsidRDefault="00102D8C" w:rsidP="00102D8C">
      <w:pPr>
        <w:ind w:left="885"/>
      </w:pPr>
    </w:p>
    <w:p w:rsidR="00102D8C" w:rsidRDefault="00102D8C" w:rsidP="00102D8C">
      <w:r>
        <w:t>Agradezco la atención y colaboración prestada.</w:t>
      </w:r>
    </w:p>
    <w:p w:rsidR="00102D8C" w:rsidRDefault="00102D8C" w:rsidP="00102D8C"/>
    <w:p w:rsidR="00102D8C" w:rsidRDefault="00102D8C" w:rsidP="00102D8C"/>
    <w:p w:rsidR="00102D8C" w:rsidRDefault="00102D8C" w:rsidP="00102D8C">
      <w:r>
        <w:t>Cordialmente,</w:t>
      </w:r>
    </w:p>
    <w:p w:rsidR="00102D8C" w:rsidRDefault="00102D8C" w:rsidP="00102D8C"/>
    <w:p w:rsidR="00102D8C" w:rsidRDefault="00102D8C" w:rsidP="00102D8C"/>
    <w:p w:rsidR="00102D8C" w:rsidRDefault="00102D8C" w:rsidP="00102D8C"/>
    <w:p w:rsidR="00102D8C" w:rsidRDefault="00102D8C" w:rsidP="00102D8C">
      <w:r>
        <w:t>RICARDO CASAS ZAPATA</w:t>
      </w:r>
    </w:p>
    <w:p w:rsidR="00102D8C" w:rsidRDefault="00102D8C" w:rsidP="00102D8C">
      <w:r>
        <w:t>Director.</w:t>
      </w:r>
    </w:p>
    <w:p w:rsidR="00102D8C" w:rsidRDefault="00102D8C" w:rsidP="00102D8C">
      <w:pPr>
        <w:rPr>
          <w:b/>
        </w:rPr>
      </w:pPr>
    </w:p>
    <w:p w:rsidR="00102D8C" w:rsidRDefault="00102D8C" w:rsidP="0042659C">
      <w:pPr>
        <w:rPr>
          <w:b/>
        </w:rPr>
      </w:pPr>
    </w:p>
    <w:p w:rsidR="00102D8C" w:rsidRDefault="00102D8C" w:rsidP="0042659C">
      <w:pPr>
        <w:rPr>
          <w:b/>
        </w:rPr>
      </w:pPr>
    </w:p>
    <w:p w:rsidR="00102D8C" w:rsidRDefault="00102D8C" w:rsidP="0042659C">
      <w:pPr>
        <w:rPr>
          <w:b/>
        </w:rPr>
      </w:pPr>
    </w:p>
    <w:p w:rsidR="00102D8C" w:rsidRDefault="00102D8C" w:rsidP="0042659C">
      <w:pPr>
        <w:rPr>
          <w:b/>
        </w:rPr>
      </w:pPr>
    </w:p>
    <w:p w:rsidR="008A5A70" w:rsidRDefault="008A5A70" w:rsidP="0042659C">
      <w:pPr>
        <w:rPr>
          <w:b/>
        </w:rPr>
      </w:pPr>
    </w:p>
    <w:p w:rsidR="00102D8C" w:rsidRDefault="00102D8C" w:rsidP="0042659C">
      <w:pPr>
        <w:rPr>
          <w:b/>
        </w:rPr>
      </w:pPr>
    </w:p>
    <w:p w:rsidR="00102D8C" w:rsidRDefault="00102D8C" w:rsidP="0042659C">
      <w:pPr>
        <w:rPr>
          <w:b/>
        </w:rPr>
      </w:pPr>
    </w:p>
    <w:p w:rsidR="008A5A70" w:rsidRDefault="008A5A70" w:rsidP="008A5A70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8A5A70" w:rsidRDefault="008A5A70" w:rsidP="008A5A70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8A5A70" w:rsidRDefault="008A5A70" w:rsidP="008A5A70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8A5A70" w:rsidRDefault="008A5A70" w:rsidP="008A5A70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8A5A70" w:rsidRDefault="008A5A70" w:rsidP="008A5A70">
      <w:pPr>
        <w:pStyle w:val="Ttulo1"/>
      </w:pPr>
    </w:p>
    <w:p w:rsidR="008A5A70" w:rsidRDefault="008A5A70" w:rsidP="008A5A70">
      <w:pPr>
        <w:pStyle w:val="Ttulo1"/>
      </w:pPr>
      <w:r>
        <w:t>ORDEN DE TRABAJO   N °      01006</w:t>
      </w:r>
    </w:p>
    <w:p w:rsidR="008A5A70" w:rsidRDefault="008A5A70" w:rsidP="008A5A70"/>
    <w:p w:rsidR="008A5A70" w:rsidRDefault="008A5A70" w:rsidP="008A5A70">
      <w:r>
        <w:t>FECHA:</w:t>
      </w:r>
      <w:r>
        <w:tab/>
        <w:t>Medellín, Noviembre    02  de   2010</w:t>
      </w:r>
    </w:p>
    <w:p w:rsidR="008A5A70" w:rsidRDefault="008A5A70" w:rsidP="008A5A70">
      <w:r>
        <w:t>PARA:</w:t>
      </w:r>
      <w:r>
        <w:tab/>
      </w:r>
      <w:r>
        <w:tab/>
        <w:t>PLÁSTICOS DARMA</w:t>
      </w:r>
    </w:p>
    <w:p w:rsidR="008A5A70" w:rsidRDefault="008A5A70" w:rsidP="008A5A70">
      <w:r>
        <w:t>ATENCIÓN:</w:t>
      </w:r>
      <w:r>
        <w:tab/>
        <w:t>Sr. Darío Jaramillo</w:t>
      </w:r>
    </w:p>
    <w:p w:rsidR="008A5A70" w:rsidRDefault="008A5A70" w:rsidP="008A5A70">
      <w:r>
        <w:tab/>
      </w:r>
      <w:r>
        <w:tab/>
        <w:t>Gerente.</w:t>
      </w:r>
    </w:p>
    <w:p w:rsidR="008A5A70" w:rsidRDefault="008A5A70" w:rsidP="008A5A70"/>
    <w:p w:rsidR="008A5A70" w:rsidRDefault="008A5A70" w:rsidP="008A5A70">
      <w:r>
        <w:t>Apreciado Don Darío:</w:t>
      </w:r>
    </w:p>
    <w:p w:rsidR="008A5A70" w:rsidRDefault="008A5A70" w:rsidP="008A5A70"/>
    <w:p w:rsidR="008A5A70" w:rsidRDefault="008A5A70" w:rsidP="008A5A70">
      <w:r>
        <w:t>Con la presente estamos solicitando el siguiente servicio de  IMPRESIÓN :</w:t>
      </w:r>
    </w:p>
    <w:p w:rsidR="008A5A70" w:rsidRDefault="008A5A70" w:rsidP="008A5A70"/>
    <w:p w:rsidR="008A5A70" w:rsidRDefault="008A5A70" w:rsidP="008A5A70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8A5A70" w:rsidRDefault="008A5A70" w:rsidP="008A5A70">
      <w:r>
        <w:t xml:space="preserve">MATERIAL   :           Polipropileno Tubular de </w:t>
      </w:r>
      <w:r>
        <w:rPr>
          <w:b/>
        </w:rPr>
        <w:t>40</w:t>
      </w:r>
      <w:r>
        <w:t xml:space="preserve"> cms</w:t>
      </w:r>
    </w:p>
    <w:p w:rsidR="008A5A70" w:rsidRDefault="008A5A70" w:rsidP="008A5A70">
      <w:r>
        <w:t xml:space="preserve">CLIBRE      :               </w:t>
      </w:r>
      <w:r>
        <w:rPr>
          <w:b/>
        </w:rPr>
        <w:t>2.0  ”</w:t>
      </w:r>
    </w:p>
    <w:p w:rsidR="008A5A70" w:rsidRDefault="008A5A70" w:rsidP="008A5A70">
      <w:r>
        <w:t>REFERENCIA:</w:t>
      </w:r>
      <w:r>
        <w:tab/>
      </w:r>
      <w:r>
        <w:rPr>
          <w:b/>
        </w:rPr>
        <w:t>CARMEL  JEAN</w:t>
      </w:r>
    </w:p>
    <w:p w:rsidR="008A5A70" w:rsidRDefault="008A5A70" w:rsidP="008A5A70">
      <w:r>
        <w:t>CANTIDAD    :          304.9    Kg</w:t>
      </w:r>
    </w:p>
    <w:p w:rsidR="008A5A70" w:rsidRDefault="008A5A70" w:rsidP="008A5A70">
      <w:r>
        <w:t>COLORES:</w:t>
      </w:r>
      <w:r>
        <w:tab/>
      </w:r>
      <w:r>
        <w:tab/>
        <w:t>1 (  MAGENTA  )</w:t>
      </w:r>
    </w:p>
    <w:p w:rsidR="008A5A70" w:rsidRDefault="008A5A70" w:rsidP="008A5A70">
      <w:r>
        <w:t>CARAS:</w:t>
      </w:r>
      <w:r>
        <w:tab/>
      </w:r>
      <w:r>
        <w:tab/>
        <w:t>1</w:t>
      </w:r>
    </w:p>
    <w:p w:rsidR="008A5A70" w:rsidRDefault="008A5A70" w:rsidP="008A5A70">
      <w:r>
        <w:t>REPETICIÓN:</w:t>
      </w:r>
      <w:r>
        <w:tab/>
        <w:t>30</w:t>
      </w:r>
    </w:p>
    <w:p w:rsidR="008A5A70" w:rsidRDefault="008A5A70" w:rsidP="008A5A70">
      <w:r>
        <w:t>RODILLO:</w:t>
      </w:r>
      <w:r>
        <w:tab/>
      </w:r>
      <w:r>
        <w:tab/>
        <w:t>30</w:t>
      </w:r>
    </w:p>
    <w:p w:rsidR="008A5A70" w:rsidRDefault="008A5A70" w:rsidP="008A5A70">
      <w:r>
        <w:t>BOLSA:</w:t>
      </w:r>
      <w:r>
        <w:tab/>
      </w:r>
      <w:r>
        <w:tab/>
      </w:r>
      <w:r>
        <w:rPr>
          <w:b/>
        </w:rPr>
        <w:t>30  x  38 + 5</w:t>
      </w:r>
      <w:r>
        <w:t xml:space="preserve">  solapa interna  cms</w:t>
      </w:r>
    </w:p>
    <w:p w:rsidR="008A5A70" w:rsidRDefault="008A5A70" w:rsidP="008A5A70">
      <w:r>
        <w:t>SELLADO:</w:t>
      </w:r>
      <w:r>
        <w:tab/>
      </w:r>
      <w:r>
        <w:tab/>
        <w:t>Para selle lateral.</w:t>
      </w:r>
    </w:p>
    <w:p w:rsidR="008A5A70" w:rsidRDefault="008A5A70" w:rsidP="008A5A70"/>
    <w:p w:rsidR="008A5A70" w:rsidRDefault="008A5A70" w:rsidP="008A5A70">
      <w:r>
        <w:rPr>
          <w:b/>
          <w:bCs/>
          <w:u w:val="single"/>
        </w:rPr>
        <w:t>NOTA:</w:t>
      </w:r>
      <w:r>
        <w:t xml:space="preserve">  </w:t>
      </w:r>
      <w:r>
        <w:rPr>
          <w:b/>
          <w:sz w:val="28"/>
          <w:szCs w:val="28"/>
          <w:u w:val="single"/>
        </w:rPr>
        <w:t>* Cyreles  en su  planta</w:t>
      </w:r>
    </w:p>
    <w:p w:rsidR="008A5A70" w:rsidRDefault="008A5A70" w:rsidP="008A5A70">
      <w:pPr>
        <w:numPr>
          <w:ilvl w:val="0"/>
          <w:numId w:val="3"/>
        </w:numPr>
      </w:pPr>
      <w:r>
        <w:t>Se envían muestra física  para tonos y alturas</w:t>
      </w:r>
    </w:p>
    <w:p w:rsidR="008A5A70" w:rsidRDefault="008A5A70" w:rsidP="008A5A70">
      <w:pPr>
        <w:numPr>
          <w:ilvl w:val="0"/>
          <w:numId w:val="4"/>
        </w:numPr>
        <w:rPr>
          <w:b/>
        </w:rPr>
      </w:pPr>
      <w:r>
        <w:t xml:space="preserve">Se  envía el material de PP de </w:t>
      </w:r>
      <w:r>
        <w:rPr>
          <w:b/>
        </w:rPr>
        <w:t xml:space="preserve">40 </w:t>
      </w:r>
      <w:r>
        <w:t xml:space="preserve"> </w:t>
      </w:r>
      <w:r>
        <w:rPr>
          <w:b/>
        </w:rPr>
        <w:t>cms</w:t>
      </w:r>
    </w:p>
    <w:p w:rsidR="008A5A70" w:rsidRDefault="008A5A70" w:rsidP="008A5A70">
      <w:pPr>
        <w:ind w:left="885"/>
      </w:pPr>
    </w:p>
    <w:p w:rsidR="008A5A70" w:rsidRDefault="008A5A70" w:rsidP="008A5A70">
      <w:pPr>
        <w:ind w:left="885"/>
      </w:pPr>
    </w:p>
    <w:p w:rsidR="008A5A70" w:rsidRDefault="008A5A70" w:rsidP="008A5A70">
      <w:r>
        <w:t>Agradezco la atención y colaboración prestada.</w:t>
      </w:r>
    </w:p>
    <w:p w:rsidR="008A5A70" w:rsidRDefault="008A5A70" w:rsidP="008A5A70"/>
    <w:p w:rsidR="008A5A70" w:rsidRDefault="008A5A70" w:rsidP="008A5A70"/>
    <w:p w:rsidR="008A5A70" w:rsidRDefault="008A5A70" w:rsidP="008A5A70">
      <w:r>
        <w:t>Cordialmente,</w:t>
      </w:r>
    </w:p>
    <w:p w:rsidR="008A5A70" w:rsidRDefault="008A5A70" w:rsidP="008A5A70"/>
    <w:p w:rsidR="008A5A70" w:rsidRDefault="008A5A70" w:rsidP="008A5A70"/>
    <w:p w:rsidR="008A5A70" w:rsidRDefault="008A5A70" w:rsidP="008A5A70"/>
    <w:p w:rsidR="008A5A70" w:rsidRDefault="008A5A70" w:rsidP="008A5A70">
      <w:r>
        <w:t>RICARDO CASAS ZAPATA</w:t>
      </w:r>
    </w:p>
    <w:p w:rsidR="008A5A70" w:rsidRDefault="008A5A70" w:rsidP="008A5A70">
      <w:r>
        <w:t>Director.</w:t>
      </w:r>
    </w:p>
    <w:p w:rsidR="008A5A70" w:rsidRDefault="008A5A70" w:rsidP="008A5A70">
      <w:pPr>
        <w:rPr>
          <w:b/>
        </w:rPr>
      </w:pPr>
    </w:p>
    <w:p w:rsidR="00102D8C" w:rsidRDefault="00102D8C" w:rsidP="0042659C">
      <w:pPr>
        <w:rPr>
          <w:b/>
        </w:rPr>
      </w:pPr>
    </w:p>
    <w:p w:rsidR="006E27A4" w:rsidRDefault="006E27A4" w:rsidP="0042659C">
      <w:pPr>
        <w:rPr>
          <w:b/>
        </w:rPr>
      </w:pPr>
    </w:p>
    <w:p w:rsidR="006E27A4" w:rsidRDefault="006E27A4" w:rsidP="0042659C">
      <w:pPr>
        <w:rPr>
          <w:b/>
        </w:rPr>
      </w:pPr>
    </w:p>
    <w:p w:rsidR="006E27A4" w:rsidRDefault="006E27A4" w:rsidP="0042659C">
      <w:pPr>
        <w:rPr>
          <w:b/>
        </w:rPr>
      </w:pPr>
    </w:p>
    <w:p w:rsidR="006E27A4" w:rsidRDefault="006E27A4" w:rsidP="0042659C">
      <w:pPr>
        <w:rPr>
          <w:b/>
        </w:rPr>
      </w:pPr>
    </w:p>
    <w:p w:rsidR="006E27A4" w:rsidRDefault="006E27A4" w:rsidP="0042659C">
      <w:pPr>
        <w:rPr>
          <w:b/>
        </w:rPr>
      </w:pPr>
    </w:p>
    <w:p w:rsidR="006E27A4" w:rsidRDefault="006E27A4" w:rsidP="006E27A4">
      <w:pPr>
        <w:rPr>
          <w:b/>
        </w:rPr>
      </w:pPr>
    </w:p>
    <w:p w:rsidR="006E27A4" w:rsidRDefault="006E27A4" w:rsidP="006E27A4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6E27A4" w:rsidRDefault="006E27A4" w:rsidP="006E27A4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6E27A4" w:rsidRDefault="006E27A4" w:rsidP="006E27A4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6E27A4" w:rsidRDefault="006E27A4" w:rsidP="006E27A4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6E27A4" w:rsidRDefault="006E27A4" w:rsidP="006E27A4"/>
    <w:p w:rsidR="006E27A4" w:rsidRDefault="006E27A4" w:rsidP="006E27A4">
      <w:pPr>
        <w:pStyle w:val="Ttulo1"/>
      </w:pPr>
      <w:r>
        <w:t>ORDEN DE TRABAJO    N°     07350</w:t>
      </w:r>
    </w:p>
    <w:p w:rsidR="006E27A4" w:rsidRDefault="006E27A4" w:rsidP="006E27A4"/>
    <w:p w:rsidR="006E27A4" w:rsidRDefault="006E27A4" w:rsidP="006E27A4">
      <w:r>
        <w:t>FECHA:</w:t>
      </w:r>
      <w:r>
        <w:tab/>
        <w:t>Medellín, Noviembre    02   de  2010</w:t>
      </w:r>
    </w:p>
    <w:p w:rsidR="006E27A4" w:rsidRDefault="006E27A4" w:rsidP="006E27A4">
      <w:r>
        <w:t>PARA:</w:t>
      </w:r>
      <w:r>
        <w:tab/>
      </w:r>
      <w:r>
        <w:tab/>
        <w:t>PLÁSTICOS DARMA</w:t>
      </w:r>
    </w:p>
    <w:p w:rsidR="006E27A4" w:rsidRDefault="006E27A4" w:rsidP="006E27A4">
      <w:r>
        <w:t>ATENCIÓN:</w:t>
      </w:r>
      <w:r>
        <w:tab/>
        <w:t>Sr. Darío Jaramillo</w:t>
      </w:r>
    </w:p>
    <w:p w:rsidR="006E27A4" w:rsidRDefault="006E27A4" w:rsidP="006E27A4">
      <w:r>
        <w:tab/>
      </w:r>
      <w:r>
        <w:tab/>
        <w:t>Gerente.</w:t>
      </w:r>
    </w:p>
    <w:p w:rsidR="006E27A4" w:rsidRDefault="006E27A4" w:rsidP="006E27A4"/>
    <w:p w:rsidR="006E27A4" w:rsidRDefault="006E27A4" w:rsidP="006E27A4">
      <w:r>
        <w:t>Apreciado Don Darío :</w:t>
      </w:r>
    </w:p>
    <w:p w:rsidR="006E27A4" w:rsidRDefault="006E27A4" w:rsidP="006E27A4">
      <w:r>
        <w:t xml:space="preserve"> </w:t>
      </w:r>
    </w:p>
    <w:p w:rsidR="006E27A4" w:rsidRDefault="006E27A4" w:rsidP="006E27A4">
      <w:r>
        <w:t xml:space="preserve">Con la presente estamos solicitando el siguiente servicio de  </w:t>
      </w:r>
      <w:r w:rsidRPr="00F3741C">
        <w:rPr>
          <w:u w:val="single"/>
        </w:rPr>
        <w:t>IMPRESION</w:t>
      </w:r>
      <w:r>
        <w:t>:</w:t>
      </w:r>
    </w:p>
    <w:p w:rsidR="006E27A4" w:rsidRDefault="006E27A4" w:rsidP="006E27A4"/>
    <w:p w:rsidR="006E27A4" w:rsidRDefault="006E27A4" w:rsidP="006E27A4">
      <w:pPr>
        <w:rPr>
          <w:b/>
          <w:bCs/>
          <w:u w:val="single"/>
        </w:rPr>
      </w:pPr>
    </w:p>
    <w:p w:rsidR="006E27A4" w:rsidRDefault="006E27A4" w:rsidP="006E27A4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6E27A4" w:rsidRDefault="006E27A4" w:rsidP="006E27A4"/>
    <w:p w:rsidR="006E27A4" w:rsidRDefault="006E27A4" w:rsidP="006E27A4">
      <w:r>
        <w:t>MATERIAL:</w:t>
      </w:r>
      <w:r>
        <w:tab/>
      </w:r>
      <w:r>
        <w:tab/>
        <w:t>Polietileno BAJA  Tubular</w:t>
      </w:r>
    </w:p>
    <w:p w:rsidR="006E27A4" w:rsidRPr="003F0627" w:rsidRDefault="006E27A4" w:rsidP="006E27A4">
      <w:pPr>
        <w:rPr>
          <w:b/>
        </w:rPr>
      </w:pPr>
      <w:r>
        <w:t>MEDIDA:</w:t>
      </w:r>
      <w:r>
        <w:tab/>
      </w:r>
      <w:r>
        <w:tab/>
      </w:r>
      <w:r>
        <w:rPr>
          <w:b/>
        </w:rPr>
        <w:t>88  cm</w:t>
      </w:r>
    </w:p>
    <w:p w:rsidR="006E27A4" w:rsidRDefault="006E27A4" w:rsidP="006E27A4">
      <w:r>
        <w:t>CALIBRE:</w:t>
      </w:r>
      <w:r>
        <w:tab/>
      </w:r>
      <w:r>
        <w:tab/>
      </w:r>
      <w:r w:rsidRPr="000852A2">
        <w:rPr>
          <w:b/>
          <w:sz w:val="28"/>
          <w:szCs w:val="28"/>
        </w:rPr>
        <w:t>1.0   ”</w:t>
      </w:r>
    </w:p>
    <w:p w:rsidR="006E27A4" w:rsidRDefault="006E27A4" w:rsidP="006E27A4">
      <w:r>
        <w:t>COLOR:</w:t>
      </w:r>
      <w:r>
        <w:tab/>
      </w:r>
      <w:r>
        <w:tab/>
        <w:t>Transparente</w:t>
      </w:r>
    </w:p>
    <w:p w:rsidR="006E27A4" w:rsidRDefault="006E27A4" w:rsidP="006E27A4">
      <w:pPr>
        <w:rPr>
          <w:b/>
          <w:bCs/>
        </w:rPr>
      </w:pPr>
      <w:r>
        <w:t>CANTIDAD:</w:t>
      </w:r>
      <w:r>
        <w:tab/>
      </w:r>
      <w:r>
        <w:tab/>
      </w:r>
      <w:r>
        <w:rPr>
          <w:b/>
        </w:rPr>
        <w:t>1.600</w:t>
      </w:r>
      <w:r>
        <w:t xml:space="preserve">    Kg.</w:t>
      </w:r>
    </w:p>
    <w:p w:rsidR="006E27A4" w:rsidRDefault="006E27A4" w:rsidP="006E27A4">
      <w:r>
        <w:t>COLORES:</w:t>
      </w:r>
      <w:r>
        <w:tab/>
      </w:r>
      <w:r>
        <w:tab/>
        <w:t xml:space="preserve">1   </w:t>
      </w:r>
      <w:r w:rsidRPr="0047438F">
        <w:rPr>
          <w:b/>
        </w:rPr>
        <w:t>(  Azul  pantone    314  C   )</w:t>
      </w:r>
    </w:p>
    <w:p w:rsidR="006E27A4" w:rsidRDefault="006E27A4" w:rsidP="006E27A4">
      <w:r>
        <w:t>CARAS:</w:t>
      </w:r>
      <w:r>
        <w:tab/>
      </w:r>
      <w:r>
        <w:tab/>
        <w:t>1  (1 x 1 )</w:t>
      </w:r>
    </w:p>
    <w:p w:rsidR="006E27A4" w:rsidRDefault="006E27A4" w:rsidP="006E27A4">
      <w:r>
        <w:t>REPETICIÓN:</w:t>
      </w:r>
      <w:r>
        <w:tab/>
        <w:t xml:space="preserve">26    Cms. </w:t>
      </w:r>
    </w:p>
    <w:p w:rsidR="006E27A4" w:rsidRDefault="006E27A4" w:rsidP="006E27A4">
      <w:r>
        <w:t>BOLSA:</w:t>
      </w:r>
      <w:r>
        <w:tab/>
      </w:r>
      <w:r>
        <w:tab/>
        <w:t xml:space="preserve">26   X   44  cm  </w:t>
      </w:r>
    </w:p>
    <w:p w:rsidR="006E27A4" w:rsidRDefault="006E27A4" w:rsidP="006E27A4">
      <w:r>
        <w:t>RODILLO :                52</w:t>
      </w:r>
    </w:p>
    <w:p w:rsidR="006E27A4" w:rsidRDefault="006E27A4" w:rsidP="006E27A4">
      <w:r>
        <w:t>SELLADO:</w:t>
      </w:r>
      <w:r>
        <w:tab/>
      </w:r>
      <w:r>
        <w:tab/>
        <w:t xml:space="preserve">Lateral  </w:t>
      </w:r>
    </w:p>
    <w:p w:rsidR="006E27A4" w:rsidRPr="001F34F2" w:rsidRDefault="006E27A4" w:rsidP="006E27A4">
      <w:r w:rsidRPr="001F34F2">
        <w:t>REFERENCIA:</w:t>
      </w:r>
      <w:r w:rsidRPr="001F34F2">
        <w:tab/>
      </w:r>
      <w:r>
        <w:rPr>
          <w:b/>
        </w:rPr>
        <w:t>COBANA</w:t>
      </w:r>
    </w:p>
    <w:p w:rsidR="006E27A4" w:rsidRPr="001F34F2" w:rsidRDefault="006E27A4" w:rsidP="006E27A4"/>
    <w:p w:rsidR="006E27A4" w:rsidRPr="001F34F2" w:rsidRDefault="006E27A4" w:rsidP="006E27A4">
      <w:r w:rsidRPr="001F34F2">
        <w:rPr>
          <w:b/>
        </w:rPr>
        <w:tab/>
      </w:r>
      <w:r w:rsidRPr="001F34F2">
        <w:rPr>
          <w:b/>
        </w:rPr>
        <w:tab/>
      </w:r>
      <w:r w:rsidRPr="001F34F2">
        <w:rPr>
          <w:b/>
        </w:rPr>
        <w:tab/>
      </w:r>
    </w:p>
    <w:p w:rsidR="006E27A4" w:rsidRDefault="006E27A4" w:rsidP="006E27A4">
      <w:r>
        <w:rPr>
          <w:b/>
          <w:bCs/>
          <w:u w:val="single"/>
        </w:rPr>
        <w:t>NOTA:</w:t>
      </w:r>
      <w:r>
        <w:t xml:space="preserve">  - Los cyreles  estan en su Planta</w:t>
      </w:r>
    </w:p>
    <w:p w:rsidR="006E27A4" w:rsidRDefault="006E27A4" w:rsidP="006E27A4">
      <w:pPr>
        <w:numPr>
          <w:ilvl w:val="0"/>
          <w:numId w:val="2"/>
        </w:numPr>
      </w:pPr>
      <w:r>
        <w:t>Altura y tonos según   Arte</w:t>
      </w:r>
    </w:p>
    <w:p w:rsidR="006E27A4" w:rsidRDefault="006E27A4" w:rsidP="006E27A4">
      <w:pPr>
        <w:numPr>
          <w:ilvl w:val="0"/>
          <w:numId w:val="2"/>
        </w:numPr>
        <w:rPr>
          <w:b/>
        </w:rPr>
      </w:pPr>
      <w:r>
        <w:rPr>
          <w:b/>
        </w:rPr>
        <w:t>SE DEBEN SACAR ROLLOS PARTIDOS EN IMPRESIÓN</w:t>
      </w:r>
    </w:p>
    <w:p w:rsidR="006E27A4" w:rsidRDefault="006E27A4" w:rsidP="006E27A4">
      <w:pPr>
        <w:numPr>
          <w:ilvl w:val="0"/>
          <w:numId w:val="2"/>
        </w:numPr>
        <w:rPr>
          <w:b/>
          <w:sz w:val="28"/>
          <w:szCs w:val="28"/>
        </w:rPr>
      </w:pPr>
      <w:r w:rsidRPr="00D128D6">
        <w:rPr>
          <w:b/>
          <w:sz w:val="28"/>
          <w:szCs w:val="28"/>
        </w:rPr>
        <w:t xml:space="preserve">COLOCAR GUIA EN </w:t>
      </w:r>
      <w:smartTag w:uri="urn:schemas-microsoft-com:office:smarttags" w:element="PersonName">
        <w:smartTagPr>
          <w:attr w:name="ProductID" w:val="LA PARTE INFERIOR"/>
        </w:smartTagPr>
        <w:smartTag w:uri="urn:schemas-microsoft-com:office:smarttags" w:element="PersonName">
          <w:smartTagPr>
            <w:attr w:name="ProductID" w:val="LA PARTE"/>
          </w:smartTagPr>
          <w:r w:rsidRPr="00D128D6">
            <w:rPr>
              <w:b/>
              <w:sz w:val="28"/>
              <w:szCs w:val="28"/>
            </w:rPr>
            <w:t>LA PARTE</w:t>
          </w:r>
        </w:smartTag>
        <w:r w:rsidRPr="00D128D6">
          <w:rPr>
            <w:b/>
            <w:sz w:val="28"/>
            <w:szCs w:val="28"/>
          </w:rPr>
          <w:t xml:space="preserve"> INFERIOR</w:t>
        </w:r>
      </w:smartTag>
    </w:p>
    <w:p w:rsidR="006E27A4" w:rsidRDefault="006E27A4" w:rsidP="006E27A4">
      <w:pPr>
        <w:numPr>
          <w:ilvl w:val="0"/>
          <w:numId w:val="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P.U.  ENVIA EL TUBULAR</w:t>
      </w:r>
    </w:p>
    <w:p w:rsidR="006E27A4" w:rsidRDefault="006E27A4" w:rsidP="006E27A4">
      <w:pPr>
        <w:numPr>
          <w:ilvl w:val="0"/>
          <w:numId w:val="2"/>
        </w:numPr>
        <w:rPr>
          <w:b/>
          <w:sz w:val="32"/>
          <w:szCs w:val="32"/>
        </w:rPr>
      </w:pPr>
      <w:r w:rsidRPr="0047438F">
        <w:rPr>
          <w:b/>
          <w:sz w:val="32"/>
          <w:szCs w:val="32"/>
        </w:rPr>
        <w:t xml:space="preserve">SE  APRUEBA  </w:t>
      </w:r>
      <w:r>
        <w:rPr>
          <w:b/>
          <w:sz w:val="32"/>
          <w:szCs w:val="32"/>
        </w:rPr>
        <w:t>IMPRESIÓN</w:t>
      </w:r>
    </w:p>
    <w:p w:rsidR="006E27A4" w:rsidRPr="0047438F" w:rsidRDefault="006E27A4" w:rsidP="006E27A4">
      <w:pPr>
        <w:numPr>
          <w:ilvl w:val="0"/>
          <w:numId w:val="2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OJO EL PANTONE ES  </w:t>
      </w:r>
      <w:r w:rsidRPr="0047438F">
        <w:rPr>
          <w:b/>
          <w:sz w:val="32"/>
          <w:szCs w:val="32"/>
          <w:u w:val="single"/>
        </w:rPr>
        <w:t>314  C</w:t>
      </w:r>
      <w:r>
        <w:rPr>
          <w:b/>
          <w:sz w:val="32"/>
          <w:szCs w:val="32"/>
        </w:rPr>
        <w:t xml:space="preserve"> </w:t>
      </w:r>
    </w:p>
    <w:p w:rsidR="006E27A4" w:rsidRPr="00465B97" w:rsidRDefault="006E27A4" w:rsidP="006E27A4"/>
    <w:p w:rsidR="006E27A4" w:rsidRDefault="006E27A4" w:rsidP="006E27A4">
      <w:r>
        <w:t>Agradezco la atención y colaboración prestada.</w:t>
      </w:r>
    </w:p>
    <w:p w:rsidR="006E27A4" w:rsidRDefault="006E27A4" w:rsidP="006E27A4"/>
    <w:p w:rsidR="006E27A4" w:rsidRDefault="006E27A4" w:rsidP="006E27A4">
      <w:r>
        <w:t>Cordialmente,</w:t>
      </w:r>
    </w:p>
    <w:p w:rsidR="006E27A4" w:rsidRDefault="006E27A4" w:rsidP="006E27A4"/>
    <w:p w:rsidR="006E27A4" w:rsidRDefault="006E27A4" w:rsidP="006E27A4"/>
    <w:p w:rsidR="006E27A4" w:rsidRDefault="006E27A4" w:rsidP="006E27A4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6E27A4" w:rsidRDefault="006E27A4" w:rsidP="006E27A4">
      <w:r>
        <w:t>Director.</w:t>
      </w:r>
    </w:p>
    <w:p w:rsidR="006E27A4" w:rsidRDefault="006E27A4" w:rsidP="0042659C">
      <w:pPr>
        <w:rPr>
          <w:b/>
        </w:rPr>
      </w:pPr>
    </w:p>
    <w:p w:rsidR="009A2E23" w:rsidRDefault="009A2E23" w:rsidP="009A2E23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9A2E23" w:rsidRDefault="009A2E23" w:rsidP="009A2E23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9A2E23" w:rsidRDefault="009A2E23" w:rsidP="009A2E23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9A2E23" w:rsidRDefault="009A2E23" w:rsidP="009A2E23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9A2E23" w:rsidRDefault="009A2E23" w:rsidP="009A2E23"/>
    <w:p w:rsidR="009A2E23" w:rsidRDefault="009A2E23" w:rsidP="009A2E23">
      <w:pPr>
        <w:pStyle w:val="Ttulo1"/>
      </w:pPr>
      <w:r>
        <w:t>ORDEN DE TRABAJO   N°      07449</w:t>
      </w:r>
    </w:p>
    <w:p w:rsidR="009A2E23" w:rsidRDefault="009A2E23" w:rsidP="009A2E23"/>
    <w:p w:rsidR="009A2E23" w:rsidRDefault="009A2E23" w:rsidP="009A2E23">
      <w:r>
        <w:t>FECHA:</w:t>
      </w:r>
      <w:r>
        <w:tab/>
        <w:t>Medellín, Noviembre    02    de   2010</w:t>
      </w:r>
    </w:p>
    <w:p w:rsidR="009A2E23" w:rsidRDefault="009A2E23" w:rsidP="009A2E23">
      <w:r>
        <w:t>PARA:</w:t>
      </w:r>
      <w:r>
        <w:tab/>
      </w:r>
      <w:r>
        <w:tab/>
        <w:t>PLÁSTICOS   DARMA</w:t>
      </w:r>
    </w:p>
    <w:p w:rsidR="009A2E23" w:rsidRDefault="009A2E23" w:rsidP="009A2E23">
      <w:r>
        <w:t>ATENCIÓN:</w:t>
      </w:r>
      <w:r>
        <w:tab/>
        <w:t>Sr. DARIO JARAMILLO</w:t>
      </w:r>
    </w:p>
    <w:p w:rsidR="009A2E23" w:rsidRDefault="009A2E23" w:rsidP="009A2E23"/>
    <w:p w:rsidR="009A2E23" w:rsidRDefault="009A2E23" w:rsidP="009A2E23">
      <w:r>
        <w:t>Apreciado Dn DARIO:</w:t>
      </w:r>
    </w:p>
    <w:p w:rsidR="009A2E23" w:rsidRDefault="009A2E23" w:rsidP="009A2E23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9A2E23" w:rsidRDefault="009A2E23" w:rsidP="009A2E23"/>
    <w:p w:rsidR="009A2E23" w:rsidRDefault="009A2E23" w:rsidP="009A2E23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9A2E23" w:rsidRDefault="009A2E23" w:rsidP="009A2E23"/>
    <w:p w:rsidR="009A2E23" w:rsidRDefault="009A2E23" w:rsidP="009A2E23">
      <w:r>
        <w:t>MATERIAL :</w:t>
      </w:r>
      <w:r>
        <w:tab/>
      </w:r>
      <w:r>
        <w:tab/>
        <w:t xml:space="preserve">Polietileno de Baja  densidad   </w:t>
      </w:r>
      <w:r>
        <w:rPr>
          <w:b/>
          <w:u w:val="single"/>
        </w:rPr>
        <w:t xml:space="preserve">Transparente </w:t>
      </w:r>
      <w:r>
        <w:t xml:space="preserve"> Tubular</w:t>
      </w:r>
    </w:p>
    <w:p w:rsidR="009A2E23" w:rsidRDefault="009A2E23" w:rsidP="009A2E23">
      <w:r>
        <w:t>MEDIDA:</w:t>
      </w:r>
      <w:r>
        <w:tab/>
      </w:r>
      <w:r>
        <w:tab/>
      </w:r>
      <w:r>
        <w:rPr>
          <w:b/>
        </w:rPr>
        <w:t>75</w:t>
      </w:r>
      <w:r>
        <w:t xml:space="preserve">   cms   </w:t>
      </w:r>
    </w:p>
    <w:p w:rsidR="009A2E23" w:rsidRDefault="009A2E23" w:rsidP="009A2E23">
      <w:r>
        <w:t>CALIBRE :</w:t>
      </w:r>
      <w:r>
        <w:tab/>
      </w:r>
      <w:r>
        <w:tab/>
      </w:r>
      <w:r>
        <w:rPr>
          <w:b/>
        </w:rPr>
        <w:t xml:space="preserve">1.5 </w:t>
      </w:r>
      <w:r>
        <w:t xml:space="preserve">   “</w:t>
      </w:r>
    </w:p>
    <w:p w:rsidR="009A2E23" w:rsidRDefault="009A2E23" w:rsidP="009A2E23">
      <w:r>
        <w:t>COLOR :</w:t>
      </w:r>
      <w:r>
        <w:tab/>
      </w:r>
      <w:r>
        <w:tab/>
        <w:t>Transparente</w:t>
      </w:r>
    </w:p>
    <w:p w:rsidR="009A2E23" w:rsidRPr="0007721A" w:rsidRDefault="009A2E23" w:rsidP="009A2E23">
      <w:r>
        <w:t xml:space="preserve">TRATADO : </w:t>
      </w:r>
      <w:r>
        <w:tab/>
      </w:r>
      <w:r>
        <w:tab/>
        <w:t>1  cara</w:t>
      </w:r>
    </w:p>
    <w:p w:rsidR="009A2E23" w:rsidRDefault="009A2E23" w:rsidP="009A2E23">
      <w:r>
        <w:t xml:space="preserve">CANTIDAD : </w:t>
      </w:r>
      <w:r>
        <w:tab/>
        <w:t>90    kg</w:t>
      </w:r>
    </w:p>
    <w:p w:rsidR="009A2E23" w:rsidRDefault="009A2E23" w:rsidP="009A2E23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 xml:space="preserve">3  </w:t>
      </w:r>
    </w:p>
    <w:p w:rsidR="009A2E23" w:rsidRDefault="009A2E23" w:rsidP="009A2E23">
      <w:r>
        <w:t xml:space="preserve">CARAS : </w:t>
      </w:r>
      <w:r>
        <w:tab/>
      </w:r>
      <w:r>
        <w:tab/>
        <w:t>1    ( 4  x  1  )</w:t>
      </w:r>
    </w:p>
    <w:p w:rsidR="009A2E23" w:rsidRDefault="009A2E23" w:rsidP="009A2E23">
      <w:r>
        <w:t xml:space="preserve">REPETICIÓN : </w:t>
      </w:r>
      <w:r>
        <w:tab/>
        <w:t>50   cms</w:t>
      </w:r>
    </w:p>
    <w:p w:rsidR="009A2E23" w:rsidRDefault="009A2E23" w:rsidP="009A2E23">
      <w:r>
        <w:t>RODILLO :</w:t>
      </w:r>
      <w:r>
        <w:tab/>
      </w:r>
      <w:r>
        <w:tab/>
        <w:t>50</w:t>
      </w:r>
    </w:p>
    <w:p w:rsidR="009A2E23" w:rsidRDefault="009A2E23" w:rsidP="009A2E23">
      <w:r>
        <w:t>BOLSA  :</w:t>
      </w:r>
      <w:r>
        <w:tab/>
      </w:r>
      <w:r>
        <w:tab/>
      </w:r>
      <w:r>
        <w:rPr>
          <w:b/>
        </w:rPr>
        <w:t xml:space="preserve">50  x  70 </w:t>
      </w:r>
      <w:r w:rsidRPr="00314872">
        <w:rPr>
          <w:b/>
        </w:rPr>
        <w:t xml:space="preserve"> +  10</w:t>
      </w:r>
      <w:r w:rsidRPr="00336CAC">
        <w:rPr>
          <w:b/>
        </w:rPr>
        <w:t xml:space="preserve">   cm</w:t>
      </w:r>
      <w:r>
        <w:t xml:space="preserve">    </w:t>
      </w:r>
    </w:p>
    <w:p w:rsidR="009A2E23" w:rsidRDefault="009A2E23" w:rsidP="009A2E23">
      <w:r>
        <w:t>SELLADO .</w:t>
      </w:r>
      <w:r>
        <w:tab/>
      </w:r>
      <w:r>
        <w:tab/>
        <w:t>Lateral</w:t>
      </w:r>
    </w:p>
    <w:p w:rsidR="009A2E23" w:rsidRDefault="009A2E23" w:rsidP="009A2E23">
      <w:r>
        <w:t>REFERENCIA :</w:t>
      </w:r>
      <w:r>
        <w:tab/>
      </w:r>
      <w:r>
        <w:rPr>
          <w:b/>
        </w:rPr>
        <w:t>CUBRELECHO   EKONO</w:t>
      </w:r>
    </w:p>
    <w:p w:rsidR="009A2E23" w:rsidRDefault="009A2E23" w:rsidP="009A2E23"/>
    <w:p w:rsidR="009A2E23" w:rsidRDefault="009A2E23" w:rsidP="009A2E23"/>
    <w:p w:rsidR="009A2E23" w:rsidRDefault="009A2E23" w:rsidP="009A2E23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>
        <w:rPr>
          <w:bCs/>
        </w:rPr>
        <w:t>Cyreles  se  encuentran en su  planta</w:t>
      </w:r>
    </w:p>
    <w:p w:rsidR="009A2E23" w:rsidRDefault="009A2E23" w:rsidP="009A2E23">
      <w:r>
        <w:t xml:space="preserve">                   -   Anexo  Arte  para   alturas y Tonos.</w:t>
      </w:r>
    </w:p>
    <w:p w:rsidR="009A2E23" w:rsidRDefault="009A2E23" w:rsidP="009A2E23">
      <w:pPr>
        <w:rPr>
          <w:b/>
        </w:rPr>
      </w:pPr>
      <w:r>
        <w:tab/>
        <w:t xml:space="preserve">        </w:t>
      </w:r>
      <w:r>
        <w:tab/>
        <w:t xml:space="preserve">        </w:t>
      </w: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9A2E23" w:rsidRDefault="009A2E23" w:rsidP="009A2E23">
      <w:pPr>
        <w:rPr>
          <w:b/>
        </w:rPr>
      </w:pPr>
      <w:r>
        <w:rPr>
          <w:b/>
        </w:rPr>
        <w:tab/>
        <w:t xml:space="preserve">        -  EL MATERIAL  LO ENVIA  P.U </w:t>
      </w:r>
    </w:p>
    <w:p w:rsidR="009A2E23" w:rsidRDefault="009A2E23" w:rsidP="009A2E23">
      <w:pPr>
        <w:rPr>
          <w:b/>
        </w:rPr>
      </w:pPr>
      <w:r>
        <w:rPr>
          <w:b/>
        </w:rPr>
        <w:tab/>
        <w:t xml:space="preserve">        - colocar  pie de  imprenta</w:t>
      </w:r>
    </w:p>
    <w:p w:rsidR="009A2E23" w:rsidRDefault="009A2E23" w:rsidP="009A2E23">
      <w:pPr>
        <w:rPr>
          <w:b/>
        </w:rPr>
      </w:pPr>
      <w:r>
        <w:rPr>
          <w:b/>
        </w:rPr>
        <w:tab/>
        <w:t xml:space="preserve">       </w:t>
      </w:r>
    </w:p>
    <w:p w:rsidR="009A2E23" w:rsidRDefault="009A2E23" w:rsidP="009A2E23"/>
    <w:p w:rsidR="009A2E23" w:rsidRDefault="009A2E23" w:rsidP="009A2E23">
      <w:r>
        <w:tab/>
      </w:r>
    </w:p>
    <w:p w:rsidR="009A2E23" w:rsidRDefault="009A2E23" w:rsidP="009A2E23">
      <w:r>
        <w:t>Agradezco la atención y colaboración prestada.</w:t>
      </w:r>
    </w:p>
    <w:p w:rsidR="009A2E23" w:rsidRDefault="009A2E23" w:rsidP="009A2E23"/>
    <w:p w:rsidR="009A2E23" w:rsidRDefault="009A2E23" w:rsidP="009A2E23"/>
    <w:p w:rsidR="009A2E23" w:rsidRDefault="009A2E23" w:rsidP="009A2E23">
      <w:r>
        <w:t>Cordialmente</w:t>
      </w:r>
    </w:p>
    <w:p w:rsidR="009A2E23" w:rsidRDefault="009A2E23" w:rsidP="009A2E23"/>
    <w:p w:rsidR="009A2E23" w:rsidRDefault="009A2E23" w:rsidP="009A2E23"/>
    <w:p w:rsidR="009A2E23" w:rsidRDefault="009A2E23" w:rsidP="009A2E23">
      <w:r>
        <w:t>RICARDO CASAS ZAPATA</w:t>
      </w:r>
    </w:p>
    <w:p w:rsidR="009A2E23" w:rsidRDefault="009A2E23" w:rsidP="009A2E23">
      <w:r>
        <w:t>Director.</w:t>
      </w:r>
    </w:p>
    <w:p w:rsidR="009A2E23" w:rsidRDefault="009A2E23" w:rsidP="009A2E23">
      <w:pPr>
        <w:rPr>
          <w:b/>
        </w:rPr>
      </w:pPr>
    </w:p>
    <w:p w:rsidR="009A2E23" w:rsidRDefault="009A2E23" w:rsidP="0042659C">
      <w:pPr>
        <w:rPr>
          <w:b/>
        </w:rPr>
      </w:pPr>
    </w:p>
    <w:p w:rsidR="001C0138" w:rsidRDefault="001C0138" w:rsidP="0042659C">
      <w:pPr>
        <w:rPr>
          <w:b/>
        </w:rPr>
      </w:pPr>
    </w:p>
    <w:p w:rsidR="001C0138" w:rsidRDefault="001C0138" w:rsidP="0042659C">
      <w:pPr>
        <w:rPr>
          <w:b/>
        </w:rPr>
      </w:pPr>
    </w:p>
    <w:p w:rsidR="001C0138" w:rsidRDefault="001C0138" w:rsidP="001C0138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1C0138" w:rsidRDefault="001C0138" w:rsidP="001C0138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1C0138" w:rsidRDefault="001C0138" w:rsidP="001C0138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1C0138" w:rsidRDefault="001C0138" w:rsidP="001C0138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1C0138" w:rsidRDefault="001C0138" w:rsidP="001C0138"/>
    <w:p w:rsidR="001C0138" w:rsidRDefault="001C0138" w:rsidP="001C0138">
      <w:pPr>
        <w:pStyle w:val="Ttulo1"/>
      </w:pPr>
      <w:r>
        <w:t>ORDEN DE TRABAJO   N°      07326-2</w:t>
      </w:r>
    </w:p>
    <w:p w:rsidR="001C0138" w:rsidRDefault="001C0138" w:rsidP="001C0138"/>
    <w:p w:rsidR="001C0138" w:rsidRDefault="001C0138" w:rsidP="001C0138">
      <w:r>
        <w:t>FECHA:</w:t>
      </w:r>
      <w:r>
        <w:tab/>
        <w:t>Medellín, Noviembre  03   de  2010</w:t>
      </w:r>
    </w:p>
    <w:p w:rsidR="001C0138" w:rsidRDefault="001C0138" w:rsidP="001C0138">
      <w:r>
        <w:t>PARA:</w:t>
      </w:r>
      <w:r>
        <w:tab/>
      </w:r>
      <w:r>
        <w:tab/>
        <w:t>PLÁSTICOS DARMA</w:t>
      </w:r>
    </w:p>
    <w:p w:rsidR="001C0138" w:rsidRDefault="001C0138" w:rsidP="001C0138">
      <w:r>
        <w:t>ATENCIÓN:</w:t>
      </w:r>
      <w:r>
        <w:tab/>
        <w:t>Sr. Darío Jaramillo</w:t>
      </w:r>
    </w:p>
    <w:p w:rsidR="001C0138" w:rsidRDefault="001C0138" w:rsidP="001C0138">
      <w:r>
        <w:tab/>
      </w:r>
      <w:r>
        <w:tab/>
        <w:t>Gerente.</w:t>
      </w:r>
    </w:p>
    <w:p w:rsidR="001C0138" w:rsidRDefault="001C0138" w:rsidP="001C0138"/>
    <w:p w:rsidR="001C0138" w:rsidRDefault="001C0138" w:rsidP="001C0138">
      <w:r>
        <w:t>Apreciado Don Darío:</w:t>
      </w:r>
    </w:p>
    <w:p w:rsidR="001C0138" w:rsidRDefault="001C0138" w:rsidP="001C0138"/>
    <w:p w:rsidR="001C0138" w:rsidRDefault="001C0138" w:rsidP="001C0138">
      <w:r>
        <w:t>Con la presente estamos solicitando el siguiente Material   :</w:t>
      </w:r>
    </w:p>
    <w:p w:rsidR="001C0138" w:rsidRDefault="001C0138" w:rsidP="001C0138"/>
    <w:p w:rsidR="001C0138" w:rsidRDefault="001C0138" w:rsidP="001C0138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1C0138" w:rsidRDefault="001C0138" w:rsidP="001C0138">
      <w:pPr>
        <w:rPr>
          <w:b/>
          <w:bCs/>
          <w:u w:val="single"/>
        </w:rPr>
      </w:pPr>
      <w:r>
        <w:rPr>
          <w:b/>
          <w:bCs/>
        </w:rPr>
        <w:tab/>
      </w:r>
    </w:p>
    <w:p w:rsidR="001C0138" w:rsidRDefault="001C0138" w:rsidP="001C0138">
      <w:r>
        <w:t>MATERIAL:</w:t>
      </w:r>
      <w:r>
        <w:tab/>
      </w:r>
      <w:r>
        <w:tab/>
        <w:t>Polietileno Alta Densidad Pigmentado BLANCO Tubular.</w:t>
      </w:r>
    </w:p>
    <w:p w:rsidR="001C0138" w:rsidRDefault="001C0138" w:rsidP="001C0138">
      <w:r>
        <w:t>MEDIDA:</w:t>
      </w:r>
      <w:r>
        <w:tab/>
      </w:r>
      <w:r>
        <w:tab/>
      </w:r>
      <w:r w:rsidRPr="00444F82">
        <w:rPr>
          <w:b/>
        </w:rPr>
        <w:t xml:space="preserve">43 </w:t>
      </w:r>
      <w:r>
        <w:rPr>
          <w:b/>
        </w:rPr>
        <w:t xml:space="preserve"> </w:t>
      </w:r>
      <w:r w:rsidRPr="00444F82">
        <w:rPr>
          <w:b/>
        </w:rPr>
        <w:t xml:space="preserve"> Cms</w:t>
      </w:r>
      <w:r>
        <w:t>.</w:t>
      </w:r>
    </w:p>
    <w:p w:rsidR="001C0138" w:rsidRPr="005C3173" w:rsidRDefault="001C0138" w:rsidP="001C0138">
      <w:pPr>
        <w:rPr>
          <w:b/>
          <w:bCs/>
        </w:rPr>
      </w:pPr>
      <w:r>
        <w:t>CALIBRE:</w:t>
      </w:r>
      <w:r>
        <w:tab/>
      </w:r>
      <w:r>
        <w:tab/>
      </w:r>
      <w:r w:rsidRPr="005C3173">
        <w:rPr>
          <w:b/>
        </w:rPr>
        <w:t xml:space="preserve">2.5 </w:t>
      </w:r>
      <w:r w:rsidRPr="005C3173">
        <w:rPr>
          <w:b/>
          <w:bCs/>
        </w:rPr>
        <w:t xml:space="preserve">  ”</w:t>
      </w:r>
    </w:p>
    <w:p w:rsidR="001C0138" w:rsidRDefault="001C0138" w:rsidP="001C0138">
      <w:r>
        <w:t>COLOR:</w:t>
      </w:r>
      <w:r>
        <w:tab/>
      </w:r>
      <w:r>
        <w:tab/>
        <w:t>BLANCO  ( Según muestra  )</w:t>
      </w:r>
    </w:p>
    <w:p w:rsidR="001C0138" w:rsidRDefault="001C0138" w:rsidP="001C0138">
      <w:r>
        <w:t>TRATADO:</w:t>
      </w:r>
      <w:r>
        <w:tab/>
      </w:r>
      <w:r>
        <w:tab/>
        <w:t>2 Caras.</w:t>
      </w:r>
    </w:p>
    <w:p w:rsidR="001C0138" w:rsidRDefault="001C0138" w:rsidP="001C0138">
      <w:pPr>
        <w:rPr>
          <w:b/>
          <w:bCs/>
        </w:rPr>
      </w:pPr>
      <w:r>
        <w:t>CANTIDAD:</w:t>
      </w:r>
      <w:r>
        <w:tab/>
      </w:r>
      <w:r>
        <w:tab/>
      </w:r>
      <w:r>
        <w:rPr>
          <w:b/>
        </w:rPr>
        <w:t xml:space="preserve">200 </w:t>
      </w:r>
      <w:r>
        <w:t xml:space="preserve">   Kg</w:t>
      </w:r>
    </w:p>
    <w:p w:rsidR="001C0138" w:rsidRDefault="001C0138" w:rsidP="001C0138">
      <w:r>
        <w:t>REFERENCIA:</w:t>
      </w:r>
      <w:r>
        <w:tab/>
      </w:r>
      <w:r>
        <w:rPr>
          <w:b/>
        </w:rPr>
        <w:t>PLASTIQUIMICA   MEDIANA</w:t>
      </w:r>
    </w:p>
    <w:p w:rsidR="001C0138" w:rsidRDefault="001C0138" w:rsidP="001C0138">
      <w:r>
        <w:t>COLORES:</w:t>
      </w:r>
      <w:r>
        <w:tab/>
      </w:r>
      <w:r>
        <w:tab/>
        <w:t>2 ( Gris -  Rojo)</w:t>
      </w:r>
    </w:p>
    <w:p w:rsidR="001C0138" w:rsidRDefault="001C0138" w:rsidP="001C0138">
      <w:r>
        <w:t>CARAS:</w:t>
      </w:r>
      <w:r>
        <w:tab/>
      </w:r>
      <w:r>
        <w:tab/>
        <w:t>2</w:t>
      </w:r>
    </w:p>
    <w:p w:rsidR="001C0138" w:rsidRDefault="001C0138" w:rsidP="001C0138">
      <w:r>
        <w:t>REPETICIÓN:</w:t>
      </w:r>
      <w:r>
        <w:tab/>
        <w:t>Continua</w:t>
      </w:r>
    </w:p>
    <w:p w:rsidR="001C0138" w:rsidRDefault="001C0138" w:rsidP="001C0138">
      <w:r>
        <w:t>RODILLO:</w:t>
      </w:r>
      <w:r>
        <w:tab/>
      </w:r>
      <w:r>
        <w:tab/>
        <w:t>38</w:t>
      </w:r>
    </w:p>
    <w:p w:rsidR="001C0138" w:rsidRDefault="001C0138" w:rsidP="001C0138">
      <w:r>
        <w:t>BOLSA:</w:t>
      </w:r>
      <w:r>
        <w:tab/>
      </w:r>
      <w:r>
        <w:tab/>
      </w:r>
      <w:r w:rsidRPr="003B158B">
        <w:rPr>
          <w:b/>
        </w:rPr>
        <w:t>43 x  190  cms</w:t>
      </w:r>
    </w:p>
    <w:p w:rsidR="001C0138" w:rsidRDefault="001C0138" w:rsidP="001C0138">
      <w:r>
        <w:t>SELLADO:</w:t>
      </w:r>
      <w:r>
        <w:tab/>
      </w:r>
      <w:r>
        <w:tab/>
        <w:t>Para selle de Fondo.</w:t>
      </w:r>
    </w:p>
    <w:p w:rsidR="001C0138" w:rsidRDefault="001C0138" w:rsidP="001C0138"/>
    <w:p w:rsidR="001C0138" w:rsidRDefault="001C0138" w:rsidP="001C0138"/>
    <w:p w:rsidR="001C0138" w:rsidRDefault="001C0138" w:rsidP="001C0138">
      <w:r>
        <w:rPr>
          <w:b/>
          <w:bCs/>
          <w:u w:val="single"/>
        </w:rPr>
        <w:t>NOTA:</w:t>
      </w:r>
      <w:r>
        <w:t xml:space="preserve">  * Los cyreles   Se encuentran en su planta</w:t>
      </w:r>
    </w:p>
    <w:p w:rsidR="001C0138" w:rsidRDefault="001C0138" w:rsidP="001C0138">
      <w:pPr>
        <w:numPr>
          <w:ilvl w:val="0"/>
          <w:numId w:val="1"/>
        </w:numPr>
      </w:pPr>
      <w:r>
        <w:t>Se envían muestra física  para tonos , alturas  y pigmentación</w:t>
      </w:r>
    </w:p>
    <w:p w:rsidR="001C0138" w:rsidRDefault="001C0138" w:rsidP="001C0138">
      <w:pPr>
        <w:ind w:left="885"/>
      </w:pPr>
    </w:p>
    <w:p w:rsidR="001C0138" w:rsidRPr="00315AED" w:rsidRDefault="001C0138" w:rsidP="001C0138">
      <w:pPr>
        <w:numPr>
          <w:ilvl w:val="0"/>
          <w:numId w:val="1"/>
        </w:numPr>
      </w:pPr>
      <w:r w:rsidRPr="00393DAD">
        <w:rPr>
          <w:b/>
          <w:u w:val="single"/>
        </w:rPr>
        <w:t>Utilizar tinta negra</w:t>
      </w:r>
      <w:r>
        <w:t xml:space="preserve">   </w:t>
      </w:r>
      <w:r w:rsidRPr="00393DAD">
        <w:rPr>
          <w:b/>
          <w:u w:val="single"/>
        </w:rPr>
        <w:t>ANTIGRASA</w:t>
      </w:r>
    </w:p>
    <w:p w:rsidR="001C0138" w:rsidRDefault="001C0138" w:rsidP="001C0138"/>
    <w:p w:rsidR="001C0138" w:rsidRPr="0098114D" w:rsidRDefault="001C0138" w:rsidP="001C0138">
      <w:pPr>
        <w:rPr>
          <w:b/>
          <w:u w:val="single"/>
        </w:rPr>
      </w:pPr>
    </w:p>
    <w:p w:rsidR="001C0138" w:rsidRDefault="001C0138" w:rsidP="001C0138">
      <w:r>
        <w:t>Agradezco la atención y colaboración prestada.</w:t>
      </w:r>
    </w:p>
    <w:p w:rsidR="001C0138" w:rsidRDefault="001C0138" w:rsidP="001C0138"/>
    <w:p w:rsidR="001C0138" w:rsidRDefault="001C0138" w:rsidP="001C0138">
      <w:r>
        <w:t>Cordialmente,</w:t>
      </w:r>
    </w:p>
    <w:p w:rsidR="001C0138" w:rsidRDefault="001C0138" w:rsidP="001C0138"/>
    <w:p w:rsidR="001C0138" w:rsidRPr="008D4091" w:rsidRDefault="001C0138" w:rsidP="001C0138">
      <w:pPr>
        <w:rPr>
          <w:b/>
        </w:rPr>
      </w:pPr>
    </w:p>
    <w:p w:rsidR="001C0138" w:rsidRDefault="001C0138" w:rsidP="001C0138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1C0138" w:rsidRDefault="001C0138" w:rsidP="001C0138">
      <w:r>
        <w:t>Director.</w:t>
      </w:r>
    </w:p>
    <w:p w:rsidR="001C0138" w:rsidRDefault="001C0138" w:rsidP="0042659C">
      <w:pPr>
        <w:rPr>
          <w:b/>
        </w:rPr>
      </w:pPr>
    </w:p>
    <w:p w:rsidR="0027104B" w:rsidRDefault="0027104B" w:rsidP="0042659C">
      <w:pPr>
        <w:rPr>
          <w:b/>
        </w:rPr>
      </w:pPr>
    </w:p>
    <w:p w:rsidR="0027104B" w:rsidRDefault="0027104B" w:rsidP="0042659C">
      <w:pPr>
        <w:rPr>
          <w:b/>
        </w:rPr>
      </w:pPr>
    </w:p>
    <w:p w:rsidR="0027104B" w:rsidRDefault="0027104B" w:rsidP="0042659C">
      <w:pPr>
        <w:rPr>
          <w:b/>
        </w:rPr>
      </w:pPr>
    </w:p>
    <w:p w:rsidR="0027104B" w:rsidRDefault="0027104B" w:rsidP="0042659C">
      <w:pPr>
        <w:rPr>
          <w:b/>
        </w:rPr>
      </w:pPr>
    </w:p>
    <w:p w:rsidR="0027104B" w:rsidRDefault="0027104B" w:rsidP="0027104B">
      <w:pPr>
        <w:rPr>
          <w:b/>
        </w:rPr>
      </w:pPr>
    </w:p>
    <w:p w:rsidR="0027104B" w:rsidRDefault="0027104B" w:rsidP="0027104B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27104B" w:rsidRDefault="0027104B" w:rsidP="0027104B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27104B" w:rsidRDefault="0027104B" w:rsidP="0027104B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27104B" w:rsidRDefault="0027104B" w:rsidP="0027104B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27104B" w:rsidRDefault="0027104B" w:rsidP="0027104B">
      <w:pPr>
        <w:pStyle w:val="Ttulo1"/>
      </w:pPr>
    </w:p>
    <w:p w:rsidR="0027104B" w:rsidRDefault="0027104B" w:rsidP="0027104B">
      <w:pPr>
        <w:pStyle w:val="Ttulo1"/>
      </w:pPr>
      <w:r>
        <w:t>ORDEN DE TRABAJO   N °      07604</w:t>
      </w:r>
    </w:p>
    <w:p w:rsidR="0027104B" w:rsidRDefault="0027104B" w:rsidP="0027104B"/>
    <w:p w:rsidR="0027104B" w:rsidRDefault="0027104B" w:rsidP="0027104B">
      <w:r>
        <w:t>FECHA:</w:t>
      </w:r>
      <w:r>
        <w:tab/>
        <w:t>Medellín, Noviembre    03   de   2010</w:t>
      </w:r>
    </w:p>
    <w:p w:rsidR="0027104B" w:rsidRDefault="0027104B" w:rsidP="0027104B">
      <w:r>
        <w:t>PARA:</w:t>
      </w:r>
      <w:r>
        <w:tab/>
      </w:r>
      <w:r>
        <w:tab/>
        <w:t>PLÁSTICOS DARMA</w:t>
      </w:r>
    </w:p>
    <w:p w:rsidR="0027104B" w:rsidRDefault="0027104B" w:rsidP="0027104B">
      <w:r>
        <w:t>ATENCIÓN:</w:t>
      </w:r>
      <w:r>
        <w:tab/>
        <w:t>Sr. Darío Jaramillo</w:t>
      </w:r>
    </w:p>
    <w:p w:rsidR="0027104B" w:rsidRDefault="0027104B" w:rsidP="0027104B">
      <w:r>
        <w:tab/>
      </w:r>
      <w:r>
        <w:tab/>
        <w:t>Gerente.</w:t>
      </w:r>
    </w:p>
    <w:p w:rsidR="0027104B" w:rsidRDefault="0027104B" w:rsidP="0027104B"/>
    <w:p w:rsidR="0027104B" w:rsidRDefault="0027104B" w:rsidP="0027104B">
      <w:r>
        <w:t>Apreciado Don Darío:</w:t>
      </w:r>
    </w:p>
    <w:p w:rsidR="0027104B" w:rsidRDefault="0027104B" w:rsidP="0027104B"/>
    <w:p w:rsidR="0027104B" w:rsidRDefault="0027104B" w:rsidP="0027104B">
      <w:r>
        <w:t>Con la presente estamos solicitando el siguiente servicio de  IMPRESIÓN :</w:t>
      </w:r>
    </w:p>
    <w:p w:rsidR="0027104B" w:rsidRDefault="0027104B" w:rsidP="0027104B"/>
    <w:p w:rsidR="0027104B" w:rsidRDefault="0027104B" w:rsidP="0027104B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27104B" w:rsidRDefault="0027104B" w:rsidP="0027104B">
      <w:r>
        <w:t xml:space="preserve">MATERIAL   :           Polipropileno Tubular de </w:t>
      </w:r>
      <w:r>
        <w:rPr>
          <w:b/>
        </w:rPr>
        <w:t>40</w:t>
      </w:r>
      <w:r>
        <w:t xml:space="preserve"> cms</w:t>
      </w:r>
    </w:p>
    <w:p w:rsidR="0027104B" w:rsidRDefault="0027104B" w:rsidP="0027104B">
      <w:r>
        <w:t xml:space="preserve">CLIBRE      :               </w:t>
      </w:r>
      <w:r>
        <w:rPr>
          <w:b/>
        </w:rPr>
        <w:t>2.0  ”</w:t>
      </w:r>
    </w:p>
    <w:p w:rsidR="0027104B" w:rsidRDefault="0027104B" w:rsidP="0027104B">
      <w:r>
        <w:t>REFERENCIA:</w:t>
      </w:r>
      <w:r>
        <w:tab/>
      </w:r>
      <w:r>
        <w:rPr>
          <w:b/>
        </w:rPr>
        <w:t>CARMEL  JEAN</w:t>
      </w:r>
    </w:p>
    <w:p w:rsidR="0027104B" w:rsidRDefault="0027104B" w:rsidP="0027104B">
      <w:r>
        <w:t>CANTIDAD    :          300    Kg</w:t>
      </w:r>
    </w:p>
    <w:p w:rsidR="0027104B" w:rsidRDefault="0027104B" w:rsidP="0027104B">
      <w:r>
        <w:t>COLORES:</w:t>
      </w:r>
      <w:r>
        <w:tab/>
      </w:r>
      <w:r>
        <w:tab/>
        <w:t>1 (  MAGENTA  )</w:t>
      </w:r>
    </w:p>
    <w:p w:rsidR="0027104B" w:rsidRDefault="0027104B" w:rsidP="0027104B">
      <w:r>
        <w:t>CARAS:</w:t>
      </w:r>
      <w:r>
        <w:tab/>
      </w:r>
      <w:r>
        <w:tab/>
        <w:t>1</w:t>
      </w:r>
    </w:p>
    <w:p w:rsidR="0027104B" w:rsidRDefault="0027104B" w:rsidP="0027104B">
      <w:r>
        <w:t>REPETICIÓN:</w:t>
      </w:r>
      <w:r>
        <w:tab/>
        <w:t>30</w:t>
      </w:r>
    </w:p>
    <w:p w:rsidR="0027104B" w:rsidRDefault="0027104B" w:rsidP="0027104B">
      <w:r>
        <w:t>RODILLO:</w:t>
      </w:r>
      <w:r>
        <w:tab/>
      </w:r>
      <w:r>
        <w:tab/>
        <w:t>30</w:t>
      </w:r>
    </w:p>
    <w:p w:rsidR="0027104B" w:rsidRDefault="0027104B" w:rsidP="0027104B">
      <w:r>
        <w:t>BOLSA:</w:t>
      </w:r>
      <w:r>
        <w:tab/>
      </w:r>
      <w:r>
        <w:tab/>
      </w:r>
      <w:r>
        <w:rPr>
          <w:b/>
        </w:rPr>
        <w:t>30  x  38 + 5</w:t>
      </w:r>
      <w:r>
        <w:t xml:space="preserve">  solapa interna  cms</w:t>
      </w:r>
    </w:p>
    <w:p w:rsidR="0027104B" w:rsidRDefault="0027104B" w:rsidP="0027104B">
      <w:r>
        <w:t>SELLADO:</w:t>
      </w:r>
      <w:r>
        <w:tab/>
      </w:r>
      <w:r>
        <w:tab/>
        <w:t>Para selle lateral.</w:t>
      </w:r>
    </w:p>
    <w:p w:rsidR="0027104B" w:rsidRDefault="0027104B" w:rsidP="0027104B"/>
    <w:p w:rsidR="0027104B" w:rsidRDefault="0027104B" w:rsidP="0027104B">
      <w:r>
        <w:rPr>
          <w:b/>
          <w:bCs/>
          <w:u w:val="single"/>
        </w:rPr>
        <w:t>NOTA:</w:t>
      </w:r>
      <w:r>
        <w:t xml:space="preserve">  </w:t>
      </w:r>
      <w:r>
        <w:rPr>
          <w:b/>
          <w:sz w:val="28"/>
          <w:szCs w:val="28"/>
          <w:u w:val="single"/>
        </w:rPr>
        <w:t>* Cyreles  en su  planta</w:t>
      </w:r>
    </w:p>
    <w:p w:rsidR="0027104B" w:rsidRDefault="0027104B" w:rsidP="0027104B">
      <w:pPr>
        <w:numPr>
          <w:ilvl w:val="0"/>
          <w:numId w:val="3"/>
        </w:numPr>
      </w:pPr>
      <w:r>
        <w:t>Se envían muestra física  para tonos y alturas</w:t>
      </w:r>
    </w:p>
    <w:p w:rsidR="0027104B" w:rsidRDefault="0027104B" w:rsidP="0027104B">
      <w:pPr>
        <w:numPr>
          <w:ilvl w:val="0"/>
          <w:numId w:val="4"/>
        </w:numPr>
        <w:rPr>
          <w:b/>
        </w:rPr>
      </w:pPr>
      <w:r>
        <w:t xml:space="preserve">Se  envía el material de PP de </w:t>
      </w:r>
      <w:r>
        <w:rPr>
          <w:b/>
        </w:rPr>
        <w:t xml:space="preserve">40 </w:t>
      </w:r>
      <w:r>
        <w:t xml:space="preserve"> </w:t>
      </w:r>
      <w:r>
        <w:rPr>
          <w:b/>
        </w:rPr>
        <w:t>cms</w:t>
      </w:r>
    </w:p>
    <w:p w:rsidR="0027104B" w:rsidRDefault="0027104B" w:rsidP="0027104B">
      <w:pPr>
        <w:ind w:left="885"/>
      </w:pPr>
    </w:p>
    <w:p w:rsidR="0027104B" w:rsidRDefault="0027104B" w:rsidP="0027104B">
      <w:pPr>
        <w:ind w:left="885"/>
      </w:pPr>
    </w:p>
    <w:p w:rsidR="0027104B" w:rsidRDefault="0027104B" w:rsidP="0027104B">
      <w:r>
        <w:t>Agradezco la atención y colaboración prestada.</w:t>
      </w:r>
    </w:p>
    <w:p w:rsidR="0027104B" w:rsidRDefault="0027104B" w:rsidP="0027104B"/>
    <w:p w:rsidR="0027104B" w:rsidRDefault="0027104B" w:rsidP="0027104B"/>
    <w:p w:rsidR="0027104B" w:rsidRDefault="0027104B" w:rsidP="0027104B">
      <w:r>
        <w:t>Cordialmente,</w:t>
      </w:r>
    </w:p>
    <w:p w:rsidR="0027104B" w:rsidRDefault="0027104B" w:rsidP="0027104B"/>
    <w:p w:rsidR="0027104B" w:rsidRDefault="0027104B" w:rsidP="0027104B"/>
    <w:p w:rsidR="0027104B" w:rsidRDefault="0027104B" w:rsidP="0027104B"/>
    <w:p w:rsidR="0027104B" w:rsidRDefault="0027104B" w:rsidP="0027104B">
      <w:r>
        <w:t>RICARDO CASAS ZAPATA</w:t>
      </w:r>
    </w:p>
    <w:p w:rsidR="0027104B" w:rsidRDefault="0027104B" w:rsidP="0027104B">
      <w:r>
        <w:t>Director.</w:t>
      </w:r>
    </w:p>
    <w:p w:rsidR="0027104B" w:rsidRDefault="0027104B" w:rsidP="0027104B">
      <w:pPr>
        <w:rPr>
          <w:b/>
        </w:rPr>
      </w:pPr>
    </w:p>
    <w:p w:rsidR="0027104B" w:rsidRDefault="0027104B" w:rsidP="0042659C">
      <w:pPr>
        <w:rPr>
          <w:b/>
        </w:rPr>
      </w:pPr>
    </w:p>
    <w:p w:rsidR="00A05CDA" w:rsidRDefault="00A05CDA" w:rsidP="0042659C">
      <w:pPr>
        <w:rPr>
          <w:b/>
        </w:rPr>
      </w:pPr>
    </w:p>
    <w:p w:rsidR="00A05CDA" w:rsidRDefault="00A05CDA" w:rsidP="0042659C">
      <w:pPr>
        <w:rPr>
          <w:b/>
        </w:rPr>
      </w:pPr>
    </w:p>
    <w:p w:rsidR="00A05CDA" w:rsidRDefault="00A05CDA" w:rsidP="0042659C">
      <w:pPr>
        <w:rPr>
          <w:b/>
        </w:rPr>
      </w:pPr>
    </w:p>
    <w:p w:rsidR="00A05CDA" w:rsidRDefault="00A05CDA" w:rsidP="0042659C">
      <w:pPr>
        <w:rPr>
          <w:b/>
        </w:rPr>
      </w:pPr>
    </w:p>
    <w:p w:rsidR="00A05CDA" w:rsidRDefault="00A05CDA" w:rsidP="0042659C">
      <w:pPr>
        <w:rPr>
          <w:b/>
        </w:rPr>
      </w:pPr>
    </w:p>
    <w:p w:rsidR="00A05CDA" w:rsidRDefault="00A05CDA" w:rsidP="0042659C">
      <w:pPr>
        <w:rPr>
          <w:b/>
        </w:rPr>
      </w:pPr>
    </w:p>
    <w:p w:rsidR="00A05CDA" w:rsidRDefault="00A05CDA" w:rsidP="00A05CDA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A05CDA" w:rsidRDefault="00A05CDA" w:rsidP="00A05CDA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A05CDA" w:rsidRDefault="00A05CDA" w:rsidP="00A05CDA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A05CDA" w:rsidRDefault="00A05CDA" w:rsidP="00A05CDA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A05CDA" w:rsidRDefault="00A05CDA" w:rsidP="00A05CDA">
      <w:pPr>
        <w:rPr>
          <w:b/>
          <w:bCs/>
        </w:rPr>
      </w:pPr>
    </w:p>
    <w:p w:rsidR="00A05CDA" w:rsidRDefault="00A05CDA" w:rsidP="00A05CDA">
      <w:pPr>
        <w:pStyle w:val="Ttulo1"/>
      </w:pPr>
    </w:p>
    <w:p w:rsidR="00A05CDA" w:rsidRDefault="00A05CDA" w:rsidP="00A05CDA">
      <w:pPr>
        <w:pStyle w:val="Ttulo1"/>
      </w:pPr>
      <w:r>
        <w:t>ORDEN DE TRABAJO  N °      07603</w:t>
      </w:r>
    </w:p>
    <w:p w:rsidR="00A05CDA" w:rsidRDefault="00A05CDA" w:rsidP="00A05CDA"/>
    <w:p w:rsidR="00A05CDA" w:rsidRDefault="00A05CDA" w:rsidP="00A05CDA">
      <w:r>
        <w:t>FECHA:</w:t>
      </w:r>
      <w:r>
        <w:tab/>
        <w:t>Medellín, Noviembre    03   de   2010</w:t>
      </w:r>
    </w:p>
    <w:p w:rsidR="00A05CDA" w:rsidRDefault="00A05CDA" w:rsidP="00A05CDA">
      <w:r>
        <w:t>PARA:</w:t>
      </w:r>
      <w:r>
        <w:tab/>
      </w:r>
      <w:r>
        <w:tab/>
        <w:t>PLÁSTICOS DARMA</w:t>
      </w:r>
    </w:p>
    <w:p w:rsidR="00A05CDA" w:rsidRDefault="00A05CDA" w:rsidP="00A05CDA">
      <w:r>
        <w:t>ATENCIÓN:</w:t>
      </w:r>
      <w:r>
        <w:tab/>
        <w:t>Sr. Darío Jaramillo</w:t>
      </w:r>
    </w:p>
    <w:p w:rsidR="00A05CDA" w:rsidRDefault="00A05CDA" w:rsidP="00A05CDA">
      <w:r>
        <w:tab/>
      </w:r>
      <w:r>
        <w:tab/>
        <w:t>Gerente.</w:t>
      </w:r>
    </w:p>
    <w:p w:rsidR="00A05CDA" w:rsidRDefault="00A05CDA" w:rsidP="00A05CDA"/>
    <w:p w:rsidR="00A05CDA" w:rsidRDefault="00A05CDA" w:rsidP="00A05CDA">
      <w:r>
        <w:t>Apreciado Don Darío:</w:t>
      </w:r>
    </w:p>
    <w:p w:rsidR="00A05CDA" w:rsidRDefault="00A05CDA" w:rsidP="00A05CDA"/>
    <w:p w:rsidR="00A05CDA" w:rsidRDefault="00A05CDA" w:rsidP="00A05CDA">
      <w:r>
        <w:t>Con la presente estamos solicitando el siguiente servicio de  IMPRESIÓN:</w:t>
      </w:r>
    </w:p>
    <w:p w:rsidR="00A05CDA" w:rsidRDefault="00A05CDA" w:rsidP="00A05CDA"/>
    <w:p w:rsidR="00A05CDA" w:rsidRDefault="00A05CDA" w:rsidP="00A05CDA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A05CDA" w:rsidRDefault="00A05CDA" w:rsidP="00A05CDA">
      <w:r>
        <w:t xml:space="preserve">MATERIAL   :           Polipropileno   Tubular   de   </w:t>
      </w:r>
      <w:r>
        <w:rPr>
          <w:b/>
        </w:rPr>
        <w:t>30</w:t>
      </w:r>
      <w:r>
        <w:t xml:space="preserve">    cms</w:t>
      </w:r>
    </w:p>
    <w:p w:rsidR="00A05CDA" w:rsidRDefault="00A05CDA" w:rsidP="00A05CDA">
      <w:r>
        <w:t>CALIBRE      :           1.5  ”</w:t>
      </w:r>
    </w:p>
    <w:p w:rsidR="00A05CDA" w:rsidRPr="00AD5DCF" w:rsidRDefault="00A05CDA" w:rsidP="00A05CDA">
      <w:pPr>
        <w:rPr>
          <w:b/>
        </w:rPr>
      </w:pPr>
      <w:r>
        <w:t>REFERENCIA:</w:t>
      </w:r>
      <w:r>
        <w:tab/>
      </w:r>
      <w:r>
        <w:rPr>
          <w:b/>
        </w:rPr>
        <w:t>TEENS</w:t>
      </w:r>
    </w:p>
    <w:p w:rsidR="00A05CDA" w:rsidRDefault="00A05CDA" w:rsidP="00A05CDA">
      <w:r>
        <w:t>CANTIDAD    :          500   Kg</w:t>
      </w:r>
    </w:p>
    <w:p w:rsidR="00A05CDA" w:rsidRDefault="00A05CDA" w:rsidP="00A05CDA">
      <w:r>
        <w:t>COLORES:</w:t>
      </w:r>
      <w:r>
        <w:tab/>
      </w:r>
      <w:r>
        <w:tab/>
        <w:t>1 ( Según  arte )</w:t>
      </w:r>
    </w:p>
    <w:p w:rsidR="00A05CDA" w:rsidRDefault="00A05CDA" w:rsidP="00A05CDA">
      <w:r>
        <w:t>CARAS:</w:t>
      </w:r>
      <w:r>
        <w:tab/>
      </w:r>
      <w:r>
        <w:tab/>
        <w:t xml:space="preserve">1  </w:t>
      </w:r>
    </w:p>
    <w:p w:rsidR="00A05CDA" w:rsidRDefault="00A05CDA" w:rsidP="00A05CDA">
      <w:r>
        <w:t>REPETICIÓN:</w:t>
      </w:r>
      <w:r>
        <w:tab/>
        <w:t>24.5</w:t>
      </w:r>
    </w:p>
    <w:p w:rsidR="00A05CDA" w:rsidRPr="007E24E2" w:rsidRDefault="00A05CDA" w:rsidP="00A05CDA">
      <w:pPr>
        <w:rPr>
          <w:b/>
        </w:rPr>
      </w:pPr>
      <w:r>
        <w:t>RODILLO:</w:t>
      </w:r>
      <w:r>
        <w:tab/>
      </w:r>
      <w:r>
        <w:tab/>
      </w:r>
      <w:r>
        <w:rPr>
          <w:b/>
        </w:rPr>
        <w:t>25</w:t>
      </w:r>
    </w:p>
    <w:p w:rsidR="00A05CDA" w:rsidRDefault="00A05CDA" w:rsidP="00A05CDA">
      <w:r>
        <w:t>BOLSA:</w:t>
      </w:r>
      <w:r>
        <w:tab/>
      </w:r>
      <w:r>
        <w:tab/>
        <w:t>24.5  X  28 + 5    cms   de  Solapa Interna.</w:t>
      </w:r>
    </w:p>
    <w:p w:rsidR="00A05CDA" w:rsidRDefault="00A05CDA" w:rsidP="00A05CDA">
      <w:r>
        <w:t>SELLADO:</w:t>
      </w:r>
      <w:r>
        <w:tab/>
      </w:r>
      <w:r>
        <w:tab/>
        <w:t>Para selle lateral.</w:t>
      </w:r>
    </w:p>
    <w:p w:rsidR="00A05CDA" w:rsidRDefault="00A05CDA" w:rsidP="00A05CDA"/>
    <w:p w:rsidR="00A05CDA" w:rsidRDefault="00A05CDA" w:rsidP="00A05CDA"/>
    <w:p w:rsidR="00A05CDA" w:rsidRDefault="00A05CDA" w:rsidP="00A05CDA">
      <w:r>
        <w:rPr>
          <w:b/>
          <w:bCs/>
          <w:u w:val="single"/>
        </w:rPr>
        <w:t>NOTA:</w:t>
      </w:r>
      <w:r>
        <w:t xml:space="preserve">  *   Los cyreles   se  encuentran en su planta.</w:t>
      </w:r>
    </w:p>
    <w:p w:rsidR="00A05CDA" w:rsidRDefault="00A05CDA" w:rsidP="00A05CDA">
      <w:pPr>
        <w:numPr>
          <w:ilvl w:val="0"/>
          <w:numId w:val="1"/>
        </w:numPr>
      </w:pPr>
      <w:r>
        <w:t>Se envían ARTE    para tonos y alturas</w:t>
      </w:r>
    </w:p>
    <w:p w:rsidR="00A05CDA" w:rsidRPr="00146E99" w:rsidRDefault="00A05CDA" w:rsidP="00A05CDA">
      <w:pPr>
        <w:numPr>
          <w:ilvl w:val="0"/>
          <w:numId w:val="2"/>
        </w:numPr>
      </w:pPr>
      <w:r>
        <w:t xml:space="preserve">Se  envía el material de PP </w:t>
      </w:r>
      <w:r>
        <w:rPr>
          <w:b/>
        </w:rPr>
        <w:t xml:space="preserve">de  30 </w:t>
      </w:r>
      <w:r w:rsidRPr="00AD5DCF">
        <w:rPr>
          <w:b/>
        </w:rPr>
        <w:t xml:space="preserve">  cms</w:t>
      </w:r>
    </w:p>
    <w:p w:rsidR="00A05CDA" w:rsidRPr="005574BF" w:rsidRDefault="00A05CDA" w:rsidP="00A05CDA">
      <w:pPr>
        <w:numPr>
          <w:ilvl w:val="0"/>
          <w:numId w:val="2"/>
        </w:numPr>
      </w:pPr>
      <w:r>
        <w:rPr>
          <w:b/>
        </w:rPr>
        <w:t>Colocar  guía para sellado</w:t>
      </w:r>
    </w:p>
    <w:p w:rsidR="00A05CDA" w:rsidRPr="00150D1A" w:rsidRDefault="00A05CDA" w:rsidP="00A05CDA">
      <w:pPr>
        <w:ind w:left="1860"/>
      </w:pPr>
    </w:p>
    <w:p w:rsidR="00A05CDA" w:rsidRDefault="00A05CDA" w:rsidP="00A05CDA">
      <w:pPr>
        <w:ind w:left="885"/>
      </w:pPr>
    </w:p>
    <w:p w:rsidR="00A05CDA" w:rsidRDefault="00A05CDA" w:rsidP="00A05CDA">
      <w:pPr>
        <w:ind w:left="885"/>
      </w:pPr>
    </w:p>
    <w:p w:rsidR="00A05CDA" w:rsidRDefault="00A05CDA" w:rsidP="00A05CDA">
      <w:r>
        <w:t>Agradezco la atención y colaboración prestada.</w:t>
      </w:r>
    </w:p>
    <w:p w:rsidR="00A05CDA" w:rsidRDefault="00A05CDA" w:rsidP="00A05CDA"/>
    <w:p w:rsidR="00A05CDA" w:rsidRDefault="00A05CDA" w:rsidP="00A05CDA"/>
    <w:p w:rsidR="00A05CDA" w:rsidRDefault="00A05CDA" w:rsidP="00A05CDA">
      <w:r>
        <w:t>Cordialmente,</w:t>
      </w:r>
    </w:p>
    <w:p w:rsidR="00A05CDA" w:rsidRDefault="00A05CDA" w:rsidP="00A05CDA"/>
    <w:p w:rsidR="00A05CDA" w:rsidRDefault="00A05CDA" w:rsidP="00A05CDA"/>
    <w:p w:rsidR="00A05CDA" w:rsidRDefault="00A05CDA" w:rsidP="00A05CDA"/>
    <w:p w:rsidR="00A05CDA" w:rsidRDefault="00A05CDA" w:rsidP="00A05CDA">
      <w:r>
        <w:t>RICARDO CASAS ZAPATA</w:t>
      </w:r>
    </w:p>
    <w:p w:rsidR="00A05CDA" w:rsidRDefault="00A05CDA" w:rsidP="00A05CDA">
      <w:r>
        <w:t>Director</w:t>
      </w:r>
    </w:p>
    <w:p w:rsidR="00A05CDA" w:rsidRDefault="00A05CDA" w:rsidP="00A05CDA">
      <w:pPr>
        <w:rPr>
          <w:b/>
        </w:rPr>
      </w:pPr>
    </w:p>
    <w:p w:rsidR="00A05CDA" w:rsidRDefault="00A05CDA" w:rsidP="0042659C">
      <w:pPr>
        <w:rPr>
          <w:b/>
        </w:rPr>
      </w:pPr>
    </w:p>
    <w:p w:rsidR="000C20E1" w:rsidRDefault="000C20E1" w:rsidP="0042659C">
      <w:pPr>
        <w:rPr>
          <w:b/>
        </w:rPr>
      </w:pPr>
    </w:p>
    <w:p w:rsidR="000C20E1" w:rsidRDefault="000C20E1" w:rsidP="0042659C">
      <w:pPr>
        <w:rPr>
          <w:b/>
        </w:rPr>
      </w:pPr>
    </w:p>
    <w:p w:rsidR="000C20E1" w:rsidRDefault="000C20E1" w:rsidP="000C20E1"/>
    <w:p w:rsidR="000C20E1" w:rsidRDefault="000C20E1" w:rsidP="000C20E1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0C20E1" w:rsidRDefault="000C20E1" w:rsidP="000C20E1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0C20E1" w:rsidRDefault="000C20E1" w:rsidP="000C20E1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0C20E1" w:rsidRDefault="000C20E1" w:rsidP="000C20E1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0C20E1" w:rsidRDefault="000C20E1" w:rsidP="000C20E1"/>
    <w:p w:rsidR="000C20E1" w:rsidRDefault="000C20E1" w:rsidP="000C20E1">
      <w:pPr>
        <w:rPr>
          <w:b/>
          <w:bCs/>
        </w:rPr>
      </w:pPr>
    </w:p>
    <w:p w:rsidR="000C20E1" w:rsidRDefault="000C20E1" w:rsidP="000C20E1">
      <w:pPr>
        <w:pStyle w:val="Ttulo1"/>
      </w:pPr>
      <w:r>
        <w:t>ORDEN DE TRABAJO    N °      07612</w:t>
      </w:r>
    </w:p>
    <w:p w:rsidR="000C20E1" w:rsidRDefault="000C20E1" w:rsidP="000C20E1"/>
    <w:p w:rsidR="000C20E1" w:rsidRDefault="000C20E1" w:rsidP="000C20E1">
      <w:r>
        <w:t>FECHA:</w:t>
      </w:r>
      <w:r>
        <w:tab/>
        <w:t>Medellín, Noviembre   04    de   2010</w:t>
      </w:r>
    </w:p>
    <w:p w:rsidR="000C20E1" w:rsidRDefault="000C20E1" w:rsidP="000C20E1">
      <w:r>
        <w:t>PARA:</w:t>
      </w:r>
      <w:r>
        <w:tab/>
      </w:r>
      <w:r>
        <w:tab/>
        <w:t>PLÁSTICOS DARMA</w:t>
      </w:r>
    </w:p>
    <w:p w:rsidR="000C20E1" w:rsidRDefault="000C20E1" w:rsidP="000C20E1">
      <w:r>
        <w:t>ATENCIÓN:</w:t>
      </w:r>
      <w:r>
        <w:tab/>
        <w:t>Sr. Darío Jaramillo</w:t>
      </w:r>
    </w:p>
    <w:p w:rsidR="000C20E1" w:rsidRDefault="000C20E1" w:rsidP="000C20E1">
      <w:r>
        <w:tab/>
      </w:r>
      <w:r>
        <w:tab/>
        <w:t>Gerente.</w:t>
      </w:r>
    </w:p>
    <w:p w:rsidR="000C20E1" w:rsidRDefault="000C20E1" w:rsidP="000C20E1"/>
    <w:p w:rsidR="000C20E1" w:rsidRDefault="000C20E1" w:rsidP="000C20E1">
      <w:r>
        <w:t>Apreciado Don Darío:</w:t>
      </w:r>
    </w:p>
    <w:p w:rsidR="000C20E1" w:rsidRDefault="000C20E1" w:rsidP="000C20E1"/>
    <w:p w:rsidR="000C20E1" w:rsidRDefault="000C20E1" w:rsidP="000C20E1">
      <w:r>
        <w:t>Con la presente estamos solicitando el siguiente servicio de    IMPRESIÓN :</w:t>
      </w:r>
    </w:p>
    <w:p w:rsidR="000C20E1" w:rsidRDefault="000C20E1" w:rsidP="000C20E1"/>
    <w:p w:rsidR="000C20E1" w:rsidRDefault="000C20E1" w:rsidP="000C20E1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0C20E1" w:rsidRDefault="000C20E1" w:rsidP="000C20E1">
      <w:r>
        <w:t>MATERIAL   :           Polipropileno Lamina de 40  cms</w:t>
      </w:r>
    </w:p>
    <w:p w:rsidR="000C20E1" w:rsidRDefault="000C20E1" w:rsidP="000C20E1">
      <w:r>
        <w:t>CLIBRE      :               2.0  ”</w:t>
      </w:r>
    </w:p>
    <w:p w:rsidR="000C20E1" w:rsidRDefault="000C20E1" w:rsidP="000C20E1">
      <w:pPr>
        <w:rPr>
          <w:b/>
        </w:rPr>
      </w:pPr>
      <w:r>
        <w:t>REFERENCIA:</w:t>
      </w:r>
      <w:r>
        <w:tab/>
      </w:r>
      <w:r>
        <w:rPr>
          <w:b/>
        </w:rPr>
        <w:t xml:space="preserve">TUCAN </w:t>
      </w:r>
    </w:p>
    <w:p w:rsidR="000C20E1" w:rsidRDefault="000C20E1" w:rsidP="000C20E1">
      <w:r>
        <w:t>CANTIDAD    :          110    Kg</w:t>
      </w:r>
    </w:p>
    <w:p w:rsidR="000C20E1" w:rsidRDefault="000C20E1" w:rsidP="000C20E1">
      <w:r>
        <w:t>COLORES:</w:t>
      </w:r>
      <w:r>
        <w:tab/>
      </w:r>
      <w:r>
        <w:tab/>
        <w:t>4   (   Según   Arte  )</w:t>
      </w:r>
    </w:p>
    <w:p w:rsidR="000C20E1" w:rsidRDefault="000C20E1" w:rsidP="000C20E1">
      <w:r>
        <w:t>CARAS:</w:t>
      </w:r>
      <w:r>
        <w:tab/>
      </w:r>
      <w:r>
        <w:tab/>
        <w:t>1</w:t>
      </w:r>
    </w:p>
    <w:p w:rsidR="000C20E1" w:rsidRDefault="000C20E1" w:rsidP="000C20E1">
      <w:r>
        <w:t>R EPETICIÓN:</w:t>
      </w:r>
      <w:r>
        <w:tab/>
        <w:t xml:space="preserve">     </w:t>
      </w:r>
      <w:r>
        <w:tab/>
        <w:t>9.5    cms</w:t>
      </w:r>
    </w:p>
    <w:p w:rsidR="000C20E1" w:rsidRDefault="000C20E1" w:rsidP="000C20E1">
      <w:r>
        <w:t>RODILLO:</w:t>
      </w:r>
      <w:r>
        <w:tab/>
      </w:r>
      <w:r>
        <w:tab/>
        <w:t>30</w:t>
      </w:r>
    </w:p>
    <w:p w:rsidR="000C20E1" w:rsidRDefault="000C20E1" w:rsidP="000C20E1">
      <w:pPr>
        <w:rPr>
          <w:b/>
        </w:rPr>
      </w:pPr>
      <w:r>
        <w:t>LAMINA:</w:t>
      </w:r>
      <w:r>
        <w:tab/>
      </w:r>
      <w:r>
        <w:tab/>
      </w:r>
      <w:r>
        <w:rPr>
          <w:b/>
        </w:rPr>
        <w:t>9.5 X 20   cms</w:t>
      </w:r>
    </w:p>
    <w:p w:rsidR="000C20E1" w:rsidRDefault="000C20E1" w:rsidP="000C20E1">
      <w:r>
        <w:t>SELLADO:</w:t>
      </w:r>
      <w:r>
        <w:tab/>
      </w:r>
      <w:r>
        <w:tab/>
        <w:t>Para selle lateral.</w:t>
      </w:r>
    </w:p>
    <w:p w:rsidR="000C20E1" w:rsidRDefault="000C20E1" w:rsidP="000C20E1">
      <w:r>
        <w:t xml:space="preserve"> </w:t>
      </w:r>
    </w:p>
    <w:p w:rsidR="000C20E1" w:rsidRDefault="000C20E1" w:rsidP="000C20E1"/>
    <w:p w:rsidR="000C20E1" w:rsidRDefault="000C20E1" w:rsidP="000C20E1">
      <w:r>
        <w:rPr>
          <w:b/>
          <w:bCs/>
          <w:u w:val="single"/>
        </w:rPr>
        <w:t>NOTA:</w:t>
      </w:r>
      <w:r>
        <w:t xml:space="preserve">  * Colores igual  muestras y pantones </w:t>
      </w:r>
    </w:p>
    <w:p w:rsidR="000C20E1" w:rsidRDefault="000C20E1" w:rsidP="000C20E1">
      <w:pPr>
        <w:numPr>
          <w:ilvl w:val="0"/>
          <w:numId w:val="3"/>
        </w:numPr>
        <w:rPr>
          <w:b/>
        </w:rPr>
      </w:pPr>
      <w:r>
        <w:rPr>
          <w:b/>
        </w:rPr>
        <w:t xml:space="preserve">CONTROLAR EL ENBOTAMIENTO DE </w:t>
      </w:r>
      <w:smartTag w:uri="urn:schemas-microsoft-com:office:smarttags" w:element="PersonName">
        <w:smartTagPr>
          <w:attr w:name="ProductID" w:val="LA TINTA"/>
        </w:smartTagPr>
        <w:r>
          <w:rPr>
            <w:b/>
          </w:rPr>
          <w:t>LA TINTA</w:t>
        </w:r>
      </w:smartTag>
    </w:p>
    <w:p w:rsidR="000C20E1" w:rsidRDefault="000C20E1" w:rsidP="000C20E1">
      <w:pPr>
        <w:ind w:left="885"/>
      </w:pPr>
    </w:p>
    <w:p w:rsidR="000C20E1" w:rsidRDefault="000C20E1" w:rsidP="000C20E1">
      <w:pPr>
        <w:numPr>
          <w:ilvl w:val="0"/>
          <w:numId w:val="4"/>
        </w:numPr>
        <w:rPr>
          <w:b/>
          <w:u w:val="single"/>
        </w:rPr>
      </w:pPr>
      <w:r>
        <w:rPr>
          <w:b/>
          <w:u w:val="single"/>
        </w:rPr>
        <w:t>Se deben imprimir en 1 lote todo el material</w:t>
      </w:r>
    </w:p>
    <w:p w:rsidR="000C20E1" w:rsidRDefault="000C20E1" w:rsidP="000C20E1">
      <w:pPr>
        <w:ind w:left="1500"/>
        <w:rPr>
          <w:u w:val="single"/>
        </w:rPr>
      </w:pPr>
    </w:p>
    <w:p w:rsidR="000C20E1" w:rsidRDefault="000C20E1" w:rsidP="000C20E1">
      <w:pPr>
        <w:ind w:left="1500"/>
        <w:rPr>
          <w:u w:val="single"/>
        </w:rPr>
      </w:pPr>
    </w:p>
    <w:p w:rsidR="000C20E1" w:rsidRDefault="000C20E1" w:rsidP="000C20E1">
      <w:pPr>
        <w:ind w:left="1500"/>
        <w:rPr>
          <w:b/>
          <w:u w:val="single"/>
        </w:rPr>
      </w:pPr>
      <w:r>
        <w:rPr>
          <w:b/>
          <w:u w:val="single"/>
        </w:rPr>
        <w:tab/>
      </w:r>
      <w:r>
        <w:rPr>
          <w:b/>
          <w:u w:val="single"/>
        </w:rPr>
        <w:tab/>
        <w:t xml:space="preserve">-  </w:t>
      </w:r>
      <w:r w:rsidRPr="006D6245">
        <w:rPr>
          <w:b/>
          <w:sz w:val="36"/>
          <w:szCs w:val="36"/>
          <w:u w:val="single"/>
        </w:rPr>
        <w:t>L      4003</w:t>
      </w:r>
      <w:r>
        <w:rPr>
          <w:b/>
          <w:sz w:val="36"/>
          <w:szCs w:val="36"/>
          <w:u w:val="single"/>
        </w:rPr>
        <w:t>2</w:t>
      </w:r>
    </w:p>
    <w:p w:rsidR="000C20E1" w:rsidRDefault="000C20E1" w:rsidP="000C20E1">
      <w:pPr>
        <w:rPr>
          <w:b/>
          <w:u w:val="single"/>
        </w:rPr>
      </w:pPr>
    </w:p>
    <w:p w:rsidR="000C20E1" w:rsidRDefault="000C20E1" w:rsidP="000C20E1">
      <w:pPr>
        <w:ind w:left="885"/>
      </w:pPr>
    </w:p>
    <w:p w:rsidR="000C20E1" w:rsidRDefault="000C20E1" w:rsidP="000C20E1">
      <w:pPr>
        <w:ind w:left="1500"/>
        <w:rPr>
          <w:u w:val="single"/>
        </w:rPr>
      </w:pPr>
    </w:p>
    <w:p w:rsidR="000C20E1" w:rsidRDefault="000C20E1" w:rsidP="000C20E1">
      <w:r>
        <w:t>Agradezco la atención y colaboración prestada.</w:t>
      </w:r>
    </w:p>
    <w:p w:rsidR="000C20E1" w:rsidRDefault="000C20E1" w:rsidP="000C20E1"/>
    <w:p w:rsidR="000C20E1" w:rsidRDefault="000C20E1" w:rsidP="000C20E1">
      <w:r>
        <w:t>Cordialmente</w:t>
      </w:r>
    </w:p>
    <w:p w:rsidR="000C20E1" w:rsidRDefault="000C20E1" w:rsidP="000C20E1"/>
    <w:p w:rsidR="000C20E1" w:rsidRDefault="000C20E1" w:rsidP="000C20E1"/>
    <w:p w:rsidR="000C20E1" w:rsidRDefault="000C20E1" w:rsidP="000C20E1">
      <w:r>
        <w:t>RICARDO CASAS ZAPATA</w:t>
      </w:r>
    </w:p>
    <w:p w:rsidR="000C20E1" w:rsidRDefault="000C20E1" w:rsidP="000C20E1">
      <w:r>
        <w:t>Director.</w:t>
      </w:r>
    </w:p>
    <w:p w:rsidR="000C20E1" w:rsidRDefault="000C20E1" w:rsidP="0042659C">
      <w:pPr>
        <w:rPr>
          <w:b/>
        </w:rPr>
      </w:pPr>
    </w:p>
    <w:p w:rsidR="00777AF5" w:rsidRDefault="00777AF5" w:rsidP="0042659C">
      <w:pPr>
        <w:rPr>
          <w:b/>
        </w:rPr>
      </w:pPr>
    </w:p>
    <w:p w:rsidR="00777AF5" w:rsidRDefault="00777AF5" w:rsidP="00777AF5">
      <w:pPr>
        <w:rPr>
          <w:b/>
        </w:rPr>
      </w:pPr>
    </w:p>
    <w:p w:rsidR="00777AF5" w:rsidRDefault="00777AF5" w:rsidP="00777AF5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777AF5" w:rsidRDefault="00777AF5" w:rsidP="00777AF5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777AF5" w:rsidRDefault="00777AF5" w:rsidP="00777AF5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777AF5" w:rsidRDefault="00777AF5" w:rsidP="00777AF5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777AF5" w:rsidRDefault="00777AF5" w:rsidP="00777AF5"/>
    <w:p w:rsidR="00777AF5" w:rsidRDefault="00777AF5" w:rsidP="00777AF5">
      <w:pPr>
        <w:pStyle w:val="Ttulo1"/>
      </w:pPr>
      <w:r>
        <w:t>ORDEN DE TRABAJO    N °      07611</w:t>
      </w:r>
    </w:p>
    <w:p w:rsidR="00777AF5" w:rsidRDefault="00777AF5" w:rsidP="00777AF5"/>
    <w:p w:rsidR="00777AF5" w:rsidRDefault="00777AF5" w:rsidP="00777AF5">
      <w:r>
        <w:t>FECHA:</w:t>
      </w:r>
      <w:r>
        <w:tab/>
        <w:t>Medellín, Noviembre  04   de   2010</w:t>
      </w:r>
    </w:p>
    <w:p w:rsidR="00777AF5" w:rsidRDefault="00777AF5" w:rsidP="00777AF5">
      <w:r>
        <w:t>PARA:</w:t>
      </w:r>
      <w:r>
        <w:tab/>
      </w:r>
      <w:r>
        <w:tab/>
        <w:t>PLÁSTICOS DARMA</w:t>
      </w:r>
    </w:p>
    <w:p w:rsidR="00777AF5" w:rsidRDefault="00777AF5" w:rsidP="00777AF5">
      <w:r>
        <w:t>ATENCIÓN:</w:t>
      </w:r>
      <w:r>
        <w:tab/>
        <w:t>Sr. Darío Jaramillo</w:t>
      </w:r>
    </w:p>
    <w:p w:rsidR="00777AF5" w:rsidRDefault="00777AF5" w:rsidP="00777AF5">
      <w:r>
        <w:tab/>
      </w:r>
      <w:r>
        <w:tab/>
        <w:t>Gerente.</w:t>
      </w:r>
    </w:p>
    <w:p w:rsidR="00777AF5" w:rsidRDefault="00777AF5" w:rsidP="00777AF5"/>
    <w:p w:rsidR="00777AF5" w:rsidRDefault="00777AF5" w:rsidP="00777AF5">
      <w:r>
        <w:t>Apreciado Don Darío:</w:t>
      </w:r>
    </w:p>
    <w:p w:rsidR="00777AF5" w:rsidRDefault="00777AF5" w:rsidP="00777AF5"/>
    <w:p w:rsidR="00777AF5" w:rsidRDefault="00777AF5" w:rsidP="00777AF5">
      <w:r>
        <w:t>Con la presente estamos solicitando el siguiente servicio de    IMPRESIÓN  :</w:t>
      </w:r>
    </w:p>
    <w:p w:rsidR="00777AF5" w:rsidRDefault="00777AF5" w:rsidP="00777AF5"/>
    <w:p w:rsidR="00777AF5" w:rsidRDefault="00777AF5" w:rsidP="00777AF5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777AF5" w:rsidRDefault="00777AF5" w:rsidP="00777AF5">
      <w:r>
        <w:t>MATERIAL   :           Polipropileno Lamina de   40  cms</w:t>
      </w:r>
    </w:p>
    <w:p w:rsidR="00777AF5" w:rsidRDefault="00777AF5" w:rsidP="00777AF5">
      <w:r>
        <w:t xml:space="preserve">CALIBRE      :           </w:t>
      </w:r>
      <w:r w:rsidRPr="00FB6911">
        <w:rPr>
          <w:b/>
        </w:rPr>
        <w:t>2.0</w:t>
      </w:r>
      <w:r>
        <w:t xml:space="preserve">  ”</w:t>
      </w:r>
    </w:p>
    <w:p w:rsidR="00777AF5" w:rsidRPr="00F36A72" w:rsidRDefault="00777AF5" w:rsidP="00777AF5">
      <w:pPr>
        <w:rPr>
          <w:b/>
        </w:rPr>
      </w:pPr>
      <w:r>
        <w:t>REFERENCIA:</w:t>
      </w:r>
      <w:r>
        <w:tab/>
      </w:r>
      <w:r>
        <w:rPr>
          <w:b/>
        </w:rPr>
        <w:t xml:space="preserve">DON   LIMON </w:t>
      </w:r>
    </w:p>
    <w:p w:rsidR="00777AF5" w:rsidRDefault="00777AF5" w:rsidP="00777AF5">
      <w:r>
        <w:t>CANTIDAD    :         180</w:t>
      </w:r>
      <w:r w:rsidRPr="00F06B36">
        <w:rPr>
          <w:b/>
        </w:rPr>
        <w:t xml:space="preserve">    Kg</w:t>
      </w:r>
    </w:p>
    <w:p w:rsidR="00777AF5" w:rsidRDefault="00777AF5" w:rsidP="00777AF5">
      <w:r>
        <w:t>COLORES:</w:t>
      </w:r>
      <w:r>
        <w:tab/>
      </w:r>
      <w:r>
        <w:tab/>
        <w:t>3   (   Según Muestra  )</w:t>
      </w:r>
    </w:p>
    <w:p w:rsidR="00777AF5" w:rsidRDefault="00777AF5" w:rsidP="00777AF5">
      <w:r>
        <w:t>CARAS:</w:t>
      </w:r>
      <w:r>
        <w:tab/>
      </w:r>
      <w:r>
        <w:tab/>
        <w:t>1</w:t>
      </w:r>
    </w:p>
    <w:p w:rsidR="00777AF5" w:rsidRDefault="00777AF5" w:rsidP="00777AF5">
      <w:r>
        <w:t xml:space="preserve">R EPETICIÓN:  </w:t>
      </w:r>
      <w:r>
        <w:tab/>
        <w:t>9.5    cms</w:t>
      </w:r>
    </w:p>
    <w:p w:rsidR="00777AF5" w:rsidRDefault="00777AF5" w:rsidP="00777AF5">
      <w:r>
        <w:t>RODILLO:</w:t>
      </w:r>
      <w:r>
        <w:tab/>
      </w:r>
      <w:r>
        <w:tab/>
      </w:r>
      <w:r w:rsidRPr="007C0A03">
        <w:rPr>
          <w:b/>
        </w:rPr>
        <w:t>30</w:t>
      </w:r>
    </w:p>
    <w:p w:rsidR="00777AF5" w:rsidRDefault="00777AF5" w:rsidP="00777AF5">
      <w:r>
        <w:t>LAMINA:</w:t>
      </w:r>
      <w:r>
        <w:tab/>
      </w:r>
      <w:r>
        <w:tab/>
        <w:t>9.5 X 20   cms</w:t>
      </w:r>
    </w:p>
    <w:p w:rsidR="00777AF5" w:rsidRDefault="00777AF5" w:rsidP="00777AF5">
      <w:r>
        <w:t>SELLADO:</w:t>
      </w:r>
      <w:r>
        <w:tab/>
      </w:r>
      <w:r>
        <w:tab/>
        <w:t>Para selle lateral.</w:t>
      </w:r>
    </w:p>
    <w:p w:rsidR="00777AF5" w:rsidRDefault="00777AF5" w:rsidP="00777AF5">
      <w:r>
        <w:t xml:space="preserve"> </w:t>
      </w:r>
    </w:p>
    <w:p w:rsidR="00777AF5" w:rsidRDefault="00777AF5" w:rsidP="00777AF5">
      <w:r>
        <w:rPr>
          <w:b/>
          <w:bCs/>
          <w:u w:val="single"/>
        </w:rPr>
        <w:t>NOTA:</w:t>
      </w:r>
      <w:r>
        <w:t xml:space="preserve">  * Los cyreles   se  encuentran en su planta</w:t>
      </w:r>
    </w:p>
    <w:p w:rsidR="00777AF5" w:rsidRDefault="00777AF5" w:rsidP="00777AF5">
      <w:pPr>
        <w:numPr>
          <w:ilvl w:val="0"/>
          <w:numId w:val="1"/>
        </w:numPr>
      </w:pPr>
      <w:r>
        <w:t>Colores igual  pantones</w:t>
      </w:r>
    </w:p>
    <w:p w:rsidR="00777AF5" w:rsidRDefault="00777AF5" w:rsidP="00777AF5"/>
    <w:p w:rsidR="00777AF5" w:rsidRDefault="00777AF5" w:rsidP="00777AF5">
      <w:pPr>
        <w:ind w:left="885"/>
      </w:pPr>
    </w:p>
    <w:p w:rsidR="00777AF5" w:rsidRPr="00DC02C1" w:rsidRDefault="00777AF5" w:rsidP="00777AF5">
      <w:pPr>
        <w:numPr>
          <w:ilvl w:val="0"/>
          <w:numId w:val="2"/>
        </w:numPr>
        <w:rPr>
          <w:b/>
          <w:u w:val="single"/>
        </w:rPr>
      </w:pPr>
      <w:r>
        <w:rPr>
          <w:b/>
          <w:u w:val="single"/>
        </w:rPr>
        <w:t>Se deben imprimir en  1  lote todo el  material</w:t>
      </w:r>
    </w:p>
    <w:p w:rsidR="00777AF5" w:rsidRDefault="00777AF5" w:rsidP="00777AF5">
      <w:pPr>
        <w:ind w:left="1500"/>
        <w:rPr>
          <w:u w:val="single"/>
        </w:rPr>
      </w:pPr>
    </w:p>
    <w:p w:rsidR="00777AF5" w:rsidRDefault="00777AF5" w:rsidP="00777AF5">
      <w:pPr>
        <w:ind w:left="1500"/>
        <w:rPr>
          <w:u w:val="single"/>
        </w:rPr>
      </w:pPr>
    </w:p>
    <w:p w:rsidR="00777AF5" w:rsidRPr="00995CA5" w:rsidRDefault="00777AF5" w:rsidP="00777AF5">
      <w:pPr>
        <w:numPr>
          <w:ilvl w:val="0"/>
          <w:numId w:val="2"/>
        </w:num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 xml:space="preserve">Lote  </w:t>
      </w:r>
      <w:r>
        <w:rPr>
          <w:b/>
          <w:sz w:val="36"/>
          <w:szCs w:val="36"/>
          <w:u w:val="single"/>
        </w:rPr>
        <w:tab/>
      </w:r>
      <w:r>
        <w:rPr>
          <w:b/>
          <w:sz w:val="36"/>
          <w:szCs w:val="36"/>
          <w:u w:val="single"/>
        </w:rPr>
        <w:tab/>
      </w:r>
      <w:r>
        <w:rPr>
          <w:b/>
          <w:sz w:val="36"/>
          <w:szCs w:val="36"/>
          <w:u w:val="single"/>
        </w:rPr>
        <w:tab/>
        <w:t>42039</w:t>
      </w:r>
    </w:p>
    <w:p w:rsidR="00777AF5" w:rsidRDefault="00777AF5" w:rsidP="00777AF5">
      <w:pPr>
        <w:ind w:left="1500"/>
        <w:rPr>
          <w:u w:val="single"/>
        </w:rPr>
      </w:pPr>
    </w:p>
    <w:p w:rsidR="00777AF5" w:rsidRDefault="00777AF5" w:rsidP="00777AF5">
      <w:pPr>
        <w:ind w:left="1500"/>
        <w:rPr>
          <w:u w:val="single"/>
        </w:rPr>
      </w:pPr>
    </w:p>
    <w:p w:rsidR="00777AF5" w:rsidRDefault="00777AF5" w:rsidP="00777AF5">
      <w:r>
        <w:t>Agradezco la atención y colaboración prestada.</w:t>
      </w:r>
    </w:p>
    <w:p w:rsidR="00777AF5" w:rsidRDefault="00777AF5" w:rsidP="00777AF5"/>
    <w:p w:rsidR="00777AF5" w:rsidRDefault="00777AF5" w:rsidP="00777AF5">
      <w:r>
        <w:t>Cordialmente</w:t>
      </w:r>
    </w:p>
    <w:p w:rsidR="00777AF5" w:rsidRDefault="00777AF5" w:rsidP="00777AF5"/>
    <w:p w:rsidR="00777AF5" w:rsidRDefault="00777AF5" w:rsidP="00777AF5"/>
    <w:p w:rsidR="00777AF5" w:rsidRDefault="00777AF5" w:rsidP="00777AF5">
      <w:r>
        <w:t>RICARDO CASAS ZAPATA</w:t>
      </w:r>
    </w:p>
    <w:p w:rsidR="00777AF5" w:rsidRDefault="00777AF5" w:rsidP="00777AF5">
      <w:r>
        <w:t>Director.</w:t>
      </w:r>
    </w:p>
    <w:p w:rsidR="00777AF5" w:rsidRDefault="00777AF5" w:rsidP="0042659C">
      <w:pPr>
        <w:rPr>
          <w:b/>
        </w:rPr>
      </w:pPr>
    </w:p>
    <w:p w:rsidR="00D356DF" w:rsidRDefault="00D356DF" w:rsidP="0042659C">
      <w:pPr>
        <w:rPr>
          <w:b/>
        </w:rPr>
      </w:pPr>
    </w:p>
    <w:p w:rsidR="00D356DF" w:rsidRDefault="00D356DF" w:rsidP="0042659C">
      <w:pPr>
        <w:rPr>
          <w:b/>
        </w:rPr>
      </w:pPr>
    </w:p>
    <w:p w:rsidR="00D356DF" w:rsidRDefault="00D356DF" w:rsidP="0042659C">
      <w:pPr>
        <w:rPr>
          <w:b/>
        </w:rPr>
      </w:pPr>
    </w:p>
    <w:p w:rsidR="00D356DF" w:rsidRDefault="00D356DF" w:rsidP="00D356DF">
      <w:pPr>
        <w:rPr>
          <w:b/>
        </w:rPr>
      </w:pPr>
    </w:p>
    <w:p w:rsidR="00D356DF" w:rsidRDefault="00D356DF" w:rsidP="00D356DF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D356DF" w:rsidRDefault="00D356DF" w:rsidP="00D356DF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D356DF" w:rsidRDefault="00D356DF" w:rsidP="00D356DF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D356DF" w:rsidRDefault="00D356DF" w:rsidP="00D356DF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D356DF" w:rsidRDefault="00D356DF" w:rsidP="00D356DF">
      <w:pPr>
        <w:pStyle w:val="Ttulo1"/>
      </w:pPr>
    </w:p>
    <w:p w:rsidR="00D356DF" w:rsidRDefault="00D356DF" w:rsidP="00D356DF">
      <w:pPr>
        <w:pStyle w:val="Ttulo1"/>
      </w:pPr>
      <w:r>
        <w:t>ORDEN DE TRABAJO   N °      07502</w:t>
      </w:r>
    </w:p>
    <w:p w:rsidR="00D356DF" w:rsidRDefault="00D356DF" w:rsidP="00D356DF"/>
    <w:p w:rsidR="00D356DF" w:rsidRDefault="00D356DF" w:rsidP="00D356DF">
      <w:r>
        <w:t>FECHA:</w:t>
      </w:r>
      <w:r>
        <w:tab/>
        <w:t>Medellín, Noviembre    04   de   2010</w:t>
      </w:r>
    </w:p>
    <w:p w:rsidR="00D356DF" w:rsidRDefault="00D356DF" w:rsidP="00D356DF">
      <w:r>
        <w:t>PARA:</w:t>
      </w:r>
      <w:r>
        <w:tab/>
      </w:r>
      <w:r>
        <w:tab/>
        <w:t>PLÁSTICOS DARMA</w:t>
      </w:r>
    </w:p>
    <w:p w:rsidR="00D356DF" w:rsidRDefault="00D356DF" w:rsidP="00D356DF">
      <w:r>
        <w:t>ATENCIÓN:</w:t>
      </w:r>
      <w:r>
        <w:tab/>
        <w:t>Sr. Darío Jaramillo</w:t>
      </w:r>
    </w:p>
    <w:p w:rsidR="00D356DF" w:rsidRDefault="00D356DF" w:rsidP="00D356DF">
      <w:r>
        <w:tab/>
      </w:r>
      <w:r>
        <w:tab/>
        <w:t>Gerente.</w:t>
      </w:r>
    </w:p>
    <w:p w:rsidR="00D356DF" w:rsidRDefault="00D356DF" w:rsidP="00D356DF"/>
    <w:p w:rsidR="00D356DF" w:rsidRDefault="00D356DF" w:rsidP="00D356DF">
      <w:r>
        <w:t>Apreciado Don Darío:</w:t>
      </w:r>
    </w:p>
    <w:p w:rsidR="00D356DF" w:rsidRDefault="00D356DF" w:rsidP="00D356DF"/>
    <w:p w:rsidR="00D356DF" w:rsidRDefault="00D356DF" w:rsidP="00D356DF">
      <w:r>
        <w:t>Con la presente estamos solicitando el siguiente servicio de  IMPRESIÓN :</w:t>
      </w:r>
    </w:p>
    <w:p w:rsidR="00D356DF" w:rsidRDefault="00D356DF" w:rsidP="00D356DF"/>
    <w:p w:rsidR="00D356DF" w:rsidRDefault="00D356DF" w:rsidP="00D356DF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D356DF" w:rsidRDefault="00D356DF" w:rsidP="00D356DF">
      <w:r>
        <w:t xml:space="preserve">MATERIAL   :           Polipropileno Tubular de </w:t>
      </w:r>
      <w:r>
        <w:rPr>
          <w:b/>
        </w:rPr>
        <w:t>40</w:t>
      </w:r>
      <w:r>
        <w:t xml:space="preserve"> cms</w:t>
      </w:r>
    </w:p>
    <w:p w:rsidR="00D356DF" w:rsidRDefault="00D356DF" w:rsidP="00D356DF">
      <w:r>
        <w:t xml:space="preserve">CLIBRE      :               </w:t>
      </w:r>
      <w:r>
        <w:rPr>
          <w:b/>
        </w:rPr>
        <w:t>2.0  ”</w:t>
      </w:r>
    </w:p>
    <w:p w:rsidR="00D356DF" w:rsidRDefault="00D356DF" w:rsidP="00D356DF">
      <w:r>
        <w:t>REFERENCIA:</w:t>
      </w:r>
      <w:r>
        <w:tab/>
      </w:r>
      <w:r>
        <w:rPr>
          <w:b/>
        </w:rPr>
        <w:t>CARMEL  JEAN   2</w:t>
      </w:r>
    </w:p>
    <w:p w:rsidR="00D356DF" w:rsidRDefault="00D356DF" w:rsidP="00D356DF">
      <w:r>
        <w:t>CA</w:t>
      </w:r>
      <w:r w:rsidR="00B11BD2">
        <w:t>NTIDAD    :          1</w:t>
      </w:r>
      <w:r>
        <w:t>00    Kg</w:t>
      </w:r>
    </w:p>
    <w:p w:rsidR="00D356DF" w:rsidRDefault="00D356DF" w:rsidP="00D356DF">
      <w:r>
        <w:t>COLORES:</w:t>
      </w:r>
      <w:r>
        <w:tab/>
      </w:r>
      <w:r>
        <w:tab/>
        <w:t xml:space="preserve">2 (  </w:t>
      </w:r>
      <w:r w:rsidRPr="00E12213">
        <w:rPr>
          <w:b/>
        </w:rPr>
        <w:t xml:space="preserve">BLANCO </w:t>
      </w:r>
      <w:r>
        <w:t xml:space="preserve">– </w:t>
      </w:r>
      <w:r w:rsidRPr="00B11BD2">
        <w:rPr>
          <w:b/>
        </w:rPr>
        <w:t>RUBINE RED C</w:t>
      </w:r>
      <w:r>
        <w:t xml:space="preserve">  )</w:t>
      </w:r>
    </w:p>
    <w:p w:rsidR="00D356DF" w:rsidRDefault="00D356DF" w:rsidP="00D356DF">
      <w:r>
        <w:t>CARAS:</w:t>
      </w:r>
      <w:r>
        <w:tab/>
      </w:r>
      <w:r>
        <w:tab/>
        <w:t>2</w:t>
      </w:r>
    </w:p>
    <w:p w:rsidR="00D356DF" w:rsidRDefault="00D356DF" w:rsidP="00D356DF">
      <w:r>
        <w:t>REPETICIÓN:</w:t>
      </w:r>
      <w:r>
        <w:tab/>
        <w:t>30</w:t>
      </w:r>
    </w:p>
    <w:p w:rsidR="00D356DF" w:rsidRDefault="00D356DF" w:rsidP="00D356DF">
      <w:r>
        <w:t>RODILLO:</w:t>
      </w:r>
      <w:r>
        <w:tab/>
      </w:r>
      <w:r>
        <w:tab/>
        <w:t>30</w:t>
      </w:r>
    </w:p>
    <w:p w:rsidR="00D356DF" w:rsidRDefault="00D356DF" w:rsidP="00D356DF">
      <w:r>
        <w:t>BOLSA:</w:t>
      </w:r>
      <w:r>
        <w:tab/>
      </w:r>
      <w:r>
        <w:tab/>
      </w:r>
      <w:r>
        <w:rPr>
          <w:b/>
        </w:rPr>
        <w:t>30  x  38 + 5</w:t>
      </w:r>
      <w:r>
        <w:t xml:space="preserve">  solapa interna  cms</w:t>
      </w:r>
    </w:p>
    <w:p w:rsidR="00D356DF" w:rsidRDefault="00D356DF" w:rsidP="00D356DF">
      <w:r>
        <w:t>SELLADO:</w:t>
      </w:r>
      <w:r>
        <w:tab/>
      </w:r>
      <w:r>
        <w:tab/>
        <w:t>Para selle lateral.</w:t>
      </w:r>
    </w:p>
    <w:p w:rsidR="00D356DF" w:rsidRDefault="00D356DF" w:rsidP="00D356DF"/>
    <w:p w:rsidR="00D356DF" w:rsidRDefault="00D356DF" w:rsidP="00D356DF">
      <w:r>
        <w:rPr>
          <w:b/>
          <w:bCs/>
          <w:u w:val="single"/>
        </w:rPr>
        <w:t>NOTA:</w:t>
      </w:r>
      <w:r>
        <w:t xml:space="preserve">  </w:t>
      </w:r>
      <w:r>
        <w:rPr>
          <w:b/>
          <w:sz w:val="28"/>
          <w:szCs w:val="28"/>
          <w:u w:val="single"/>
        </w:rPr>
        <w:t>* Cyreles  nuevos de GRAFIFLEX</w:t>
      </w:r>
    </w:p>
    <w:p w:rsidR="00D356DF" w:rsidRDefault="00D356DF" w:rsidP="00D356DF">
      <w:pPr>
        <w:numPr>
          <w:ilvl w:val="0"/>
          <w:numId w:val="3"/>
        </w:numPr>
      </w:pPr>
      <w:r>
        <w:t>Se envían muestra física  para tonos y alturas</w:t>
      </w:r>
    </w:p>
    <w:p w:rsidR="00D356DF" w:rsidRDefault="00D356DF" w:rsidP="00D356DF">
      <w:pPr>
        <w:numPr>
          <w:ilvl w:val="0"/>
          <w:numId w:val="4"/>
        </w:numPr>
        <w:rPr>
          <w:b/>
        </w:rPr>
      </w:pPr>
      <w:r>
        <w:t xml:space="preserve">Se  envía el material de PP de </w:t>
      </w:r>
      <w:r>
        <w:rPr>
          <w:b/>
        </w:rPr>
        <w:t xml:space="preserve">40 </w:t>
      </w:r>
      <w:r>
        <w:t xml:space="preserve"> </w:t>
      </w:r>
      <w:r>
        <w:rPr>
          <w:b/>
        </w:rPr>
        <w:t>cms</w:t>
      </w:r>
    </w:p>
    <w:p w:rsidR="00D356DF" w:rsidRDefault="00D356DF" w:rsidP="00D356DF">
      <w:pPr>
        <w:numPr>
          <w:ilvl w:val="0"/>
          <w:numId w:val="4"/>
        </w:numPr>
        <w:rPr>
          <w:b/>
        </w:rPr>
      </w:pPr>
      <w:r>
        <w:rPr>
          <w:b/>
        </w:rPr>
        <w:t>SE APRUEBA IMPRESION</w:t>
      </w:r>
    </w:p>
    <w:p w:rsidR="00D356DF" w:rsidRDefault="00D356DF" w:rsidP="00D356DF">
      <w:pPr>
        <w:ind w:left="885"/>
      </w:pPr>
    </w:p>
    <w:p w:rsidR="00D356DF" w:rsidRDefault="00D356DF" w:rsidP="00D356DF">
      <w:pPr>
        <w:ind w:left="885"/>
      </w:pPr>
    </w:p>
    <w:p w:rsidR="00D356DF" w:rsidRDefault="00D356DF" w:rsidP="00D356DF">
      <w:r>
        <w:t>Agradezco la atención y colaboración prestada.</w:t>
      </w:r>
    </w:p>
    <w:p w:rsidR="00D356DF" w:rsidRDefault="00D356DF" w:rsidP="00D356DF"/>
    <w:p w:rsidR="00D356DF" w:rsidRDefault="00D356DF" w:rsidP="00D356DF"/>
    <w:p w:rsidR="00D356DF" w:rsidRDefault="00D356DF" w:rsidP="00D356DF">
      <w:r>
        <w:t>Cordialmente,</w:t>
      </w:r>
    </w:p>
    <w:p w:rsidR="00D356DF" w:rsidRDefault="00D356DF" w:rsidP="00D356DF"/>
    <w:p w:rsidR="00D356DF" w:rsidRDefault="00D356DF" w:rsidP="00D356DF"/>
    <w:p w:rsidR="00D356DF" w:rsidRDefault="00D356DF" w:rsidP="00D356DF"/>
    <w:p w:rsidR="00D356DF" w:rsidRDefault="00D356DF" w:rsidP="00D356DF">
      <w:r>
        <w:t>RICARDO CASAS ZAPATA</w:t>
      </w:r>
    </w:p>
    <w:p w:rsidR="00D356DF" w:rsidRDefault="00D356DF" w:rsidP="00D356DF">
      <w:r>
        <w:t>Director.</w:t>
      </w:r>
    </w:p>
    <w:p w:rsidR="00D356DF" w:rsidRDefault="00D356DF" w:rsidP="00D356DF">
      <w:pPr>
        <w:rPr>
          <w:b/>
        </w:rPr>
      </w:pPr>
    </w:p>
    <w:p w:rsidR="00D356DF" w:rsidRDefault="00D356DF" w:rsidP="00D356DF">
      <w:pPr>
        <w:rPr>
          <w:b/>
        </w:rPr>
      </w:pPr>
    </w:p>
    <w:p w:rsidR="00D356DF" w:rsidRDefault="00D356DF" w:rsidP="0042659C">
      <w:pPr>
        <w:rPr>
          <w:b/>
        </w:rPr>
      </w:pPr>
    </w:p>
    <w:p w:rsidR="00B11BD2" w:rsidRDefault="00B11BD2" w:rsidP="0042659C">
      <w:pPr>
        <w:rPr>
          <w:b/>
        </w:rPr>
      </w:pPr>
    </w:p>
    <w:p w:rsidR="00B11BD2" w:rsidRDefault="00B11BD2" w:rsidP="0042659C">
      <w:pPr>
        <w:rPr>
          <w:b/>
        </w:rPr>
      </w:pPr>
    </w:p>
    <w:p w:rsidR="00B11BD2" w:rsidRDefault="00B11BD2" w:rsidP="0042659C">
      <w:pPr>
        <w:rPr>
          <w:b/>
        </w:rPr>
      </w:pPr>
    </w:p>
    <w:p w:rsidR="00B11BD2" w:rsidRDefault="00B11BD2" w:rsidP="0042659C">
      <w:pPr>
        <w:rPr>
          <w:b/>
        </w:rPr>
      </w:pPr>
    </w:p>
    <w:p w:rsidR="00B11BD2" w:rsidRDefault="00B11BD2" w:rsidP="00B11BD2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B11BD2" w:rsidRDefault="00B11BD2" w:rsidP="00B11BD2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B11BD2" w:rsidRDefault="00B11BD2" w:rsidP="00B11BD2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B11BD2" w:rsidRDefault="00B11BD2" w:rsidP="00B11BD2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B11BD2" w:rsidRDefault="00B11BD2" w:rsidP="00B11BD2">
      <w:pPr>
        <w:rPr>
          <w:b/>
          <w:bCs/>
        </w:rPr>
      </w:pPr>
    </w:p>
    <w:p w:rsidR="00B11BD2" w:rsidRDefault="00B11BD2" w:rsidP="00B11BD2">
      <w:pPr>
        <w:pStyle w:val="Ttulo1"/>
      </w:pPr>
    </w:p>
    <w:p w:rsidR="00B11BD2" w:rsidRDefault="00B11BD2" w:rsidP="00B11BD2">
      <w:pPr>
        <w:pStyle w:val="Ttulo1"/>
      </w:pPr>
      <w:r>
        <w:t>ORDEN DE TRABAJO  N °      07501</w:t>
      </w:r>
    </w:p>
    <w:p w:rsidR="00B11BD2" w:rsidRDefault="00B11BD2" w:rsidP="00B11BD2"/>
    <w:p w:rsidR="00B11BD2" w:rsidRDefault="00B11BD2" w:rsidP="00B11BD2">
      <w:r>
        <w:t>FECHA:</w:t>
      </w:r>
      <w:r>
        <w:tab/>
        <w:t>Medellín, Noviembre    04   de   2010</w:t>
      </w:r>
    </w:p>
    <w:p w:rsidR="00B11BD2" w:rsidRDefault="00B11BD2" w:rsidP="00B11BD2">
      <w:r>
        <w:t>PARA:</w:t>
      </w:r>
      <w:r>
        <w:tab/>
      </w:r>
      <w:r>
        <w:tab/>
        <w:t>PLÁSTICOS DARMA</w:t>
      </w:r>
    </w:p>
    <w:p w:rsidR="00B11BD2" w:rsidRDefault="00B11BD2" w:rsidP="00B11BD2">
      <w:r>
        <w:t>ATENCIÓN:</w:t>
      </w:r>
      <w:r>
        <w:tab/>
        <w:t>Sr. Darío Jaramillo</w:t>
      </w:r>
    </w:p>
    <w:p w:rsidR="00B11BD2" w:rsidRDefault="00B11BD2" w:rsidP="00B11BD2">
      <w:r>
        <w:tab/>
      </w:r>
      <w:r>
        <w:tab/>
        <w:t>Gerente.</w:t>
      </w:r>
    </w:p>
    <w:p w:rsidR="00B11BD2" w:rsidRDefault="00B11BD2" w:rsidP="00B11BD2"/>
    <w:p w:rsidR="00B11BD2" w:rsidRDefault="00B11BD2" w:rsidP="00B11BD2">
      <w:r>
        <w:t>Apreciado Don Darío:</w:t>
      </w:r>
    </w:p>
    <w:p w:rsidR="00B11BD2" w:rsidRDefault="00B11BD2" w:rsidP="00B11BD2"/>
    <w:p w:rsidR="00B11BD2" w:rsidRDefault="00B11BD2" w:rsidP="00B11BD2">
      <w:r>
        <w:t>Con la presente estamos solicitando el siguiente servicio de  IMPRESIÓN:</w:t>
      </w:r>
    </w:p>
    <w:p w:rsidR="00B11BD2" w:rsidRDefault="00B11BD2" w:rsidP="00B11BD2"/>
    <w:p w:rsidR="00B11BD2" w:rsidRDefault="00B11BD2" w:rsidP="00B11BD2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B11BD2" w:rsidRDefault="00B11BD2" w:rsidP="00B11BD2">
      <w:r>
        <w:t xml:space="preserve">MATERIAL   :           Polipropileno   Tubular   de   </w:t>
      </w:r>
      <w:r>
        <w:rPr>
          <w:b/>
        </w:rPr>
        <w:t>30</w:t>
      </w:r>
      <w:r>
        <w:t xml:space="preserve">    cms</w:t>
      </w:r>
    </w:p>
    <w:p w:rsidR="00B11BD2" w:rsidRDefault="00B11BD2" w:rsidP="00B11BD2">
      <w:r>
        <w:t>CALIBRE      :           1.5  ”</w:t>
      </w:r>
    </w:p>
    <w:p w:rsidR="00B11BD2" w:rsidRPr="00AD5DCF" w:rsidRDefault="00B11BD2" w:rsidP="00B11BD2">
      <w:pPr>
        <w:rPr>
          <w:b/>
        </w:rPr>
      </w:pPr>
      <w:r>
        <w:t>REFERENCIA:</w:t>
      </w:r>
      <w:r>
        <w:tab/>
      </w:r>
      <w:r>
        <w:rPr>
          <w:b/>
        </w:rPr>
        <w:t>TEENS</w:t>
      </w:r>
      <w:r w:rsidR="00006293">
        <w:rPr>
          <w:b/>
        </w:rPr>
        <w:t xml:space="preserve">  2</w:t>
      </w:r>
    </w:p>
    <w:p w:rsidR="00B11BD2" w:rsidRDefault="00B11BD2" w:rsidP="00B11BD2">
      <w:r>
        <w:t>CANTIDAD    :          100   Kg</w:t>
      </w:r>
    </w:p>
    <w:p w:rsidR="00B11BD2" w:rsidRDefault="00B11BD2" w:rsidP="00B11BD2">
      <w:r>
        <w:t>COLORES:</w:t>
      </w:r>
      <w:r>
        <w:tab/>
      </w:r>
      <w:r>
        <w:tab/>
        <w:t>2   (BLANCO - RODAMINA )</w:t>
      </w:r>
    </w:p>
    <w:p w:rsidR="00B11BD2" w:rsidRDefault="00B11BD2" w:rsidP="00B11BD2">
      <w:r>
        <w:t>CARAS:</w:t>
      </w:r>
      <w:r>
        <w:tab/>
      </w:r>
      <w:r>
        <w:tab/>
        <w:t xml:space="preserve">1  </w:t>
      </w:r>
    </w:p>
    <w:p w:rsidR="00B11BD2" w:rsidRDefault="00B11BD2" w:rsidP="00B11BD2">
      <w:r>
        <w:t>REPETICIÓN:</w:t>
      </w:r>
      <w:r>
        <w:tab/>
        <w:t>24.5</w:t>
      </w:r>
    </w:p>
    <w:p w:rsidR="00B11BD2" w:rsidRPr="007E24E2" w:rsidRDefault="00B11BD2" w:rsidP="00B11BD2">
      <w:pPr>
        <w:rPr>
          <w:b/>
        </w:rPr>
      </w:pPr>
      <w:r>
        <w:t>RODILLO:</w:t>
      </w:r>
      <w:r>
        <w:tab/>
      </w:r>
      <w:r>
        <w:tab/>
      </w:r>
      <w:r>
        <w:rPr>
          <w:b/>
        </w:rPr>
        <w:t>25</w:t>
      </w:r>
    </w:p>
    <w:p w:rsidR="00B11BD2" w:rsidRDefault="00B11BD2" w:rsidP="00B11BD2">
      <w:r>
        <w:t>BOLSA:</w:t>
      </w:r>
      <w:r>
        <w:tab/>
      </w:r>
      <w:r>
        <w:tab/>
        <w:t>24.5  X  28 + 5    cms   de  Solapa Interna.</w:t>
      </w:r>
    </w:p>
    <w:p w:rsidR="00B11BD2" w:rsidRDefault="00B11BD2" w:rsidP="00B11BD2">
      <w:r>
        <w:t>SELLADO:</w:t>
      </w:r>
      <w:r>
        <w:tab/>
      </w:r>
      <w:r>
        <w:tab/>
        <w:t>Para selle lateral.</w:t>
      </w:r>
    </w:p>
    <w:p w:rsidR="00B11BD2" w:rsidRDefault="00B11BD2" w:rsidP="00B11BD2"/>
    <w:p w:rsidR="00B11BD2" w:rsidRDefault="00B11BD2" w:rsidP="00B11BD2"/>
    <w:p w:rsidR="00B11BD2" w:rsidRDefault="00B11BD2" w:rsidP="00B11BD2">
      <w:r>
        <w:rPr>
          <w:b/>
          <w:bCs/>
          <w:u w:val="single"/>
        </w:rPr>
        <w:t>NOTA:</w:t>
      </w:r>
      <w:r>
        <w:t xml:space="preserve">  *   Los cyreles   NUEVOS</w:t>
      </w:r>
    </w:p>
    <w:p w:rsidR="00B11BD2" w:rsidRDefault="00B11BD2" w:rsidP="00B11BD2">
      <w:pPr>
        <w:numPr>
          <w:ilvl w:val="0"/>
          <w:numId w:val="1"/>
        </w:numPr>
      </w:pPr>
      <w:r>
        <w:t>Se envían ARTE    para tonos y alturas</w:t>
      </w:r>
    </w:p>
    <w:p w:rsidR="00B11BD2" w:rsidRPr="00B11BD2" w:rsidRDefault="00B11BD2" w:rsidP="00B11BD2">
      <w:pPr>
        <w:numPr>
          <w:ilvl w:val="0"/>
          <w:numId w:val="2"/>
        </w:numPr>
      </w:pPr>
      <w:r>
        <w:t xml:space="preserve">Se  envía el material de PP </w:t>
      </w:r>
      <w:r>
        <w:rPr>
          <w:b/>
        </w:rPr>
        <w:t xml:space="preserve">de  30 </w:t>
      </w:r>
      <w:r w:rsidRPr="00AD5DCF">
        <w:rPr>
          <w:b/>
        </w:rPr>
        <w:t xml:space="preserve">  cms</w:t>
      </w:r>
    </w:p>
    <w:p w:rsidR="00B11BD2" w:rsidRPr="00146E99" w:rsidRDefault="00B11BD2" w:rsidP="00B11BD2">
      <w:pPr>
        <w:numPr>
          <w:ilvl w:val="0"/>
          <w:numId w:val="2"/>
        </w:numPr>
      </w:pPr>
      <w:r>
        <w:rPr>
          <w:b/>
        </w:rPr>
        <w:t>SE APRUEBA IMPRESION</w:t>
      </w:r>
    </w:p>
    <w:p w:rsidR="00B11BD2" w:rsidRPr="005574BF" w:rsidRDefault="00B11BD2" w:rsidP="00B11BD2">
      <w:pPr>
        <w:ind w:left="1500"/>
      </w:pPr>
    </w:p>
    <w:p w:rsidR="00B11BD2" w:rsidRPr="00150D1A" w:rsidRDefault="00B11BD2" w:rsidP="00B11BD2">
      <w:pPr>
        <w:ind w:left="1860"/>
      </w:pPr>
    </w:p>
    <w:p w:rsidR="00B11BD2" w:rsidRDefault="00B11BD2" w:rsidP="00B11BD2">
      <w:pPr>
        <w:ind w:left="885"/>
      </w:pPr>
    </w:p>
    <w:p w:rsidR="00B11BD2" w:rsidRDefault="00B11BD2" w:rsidP="00B11BD2">
      <w:pPr>
        <w:ind w:left="885"/>
      </w:pPr>
    </w:p>
    <w:p w:rsidR="00B11BD2" w:rsidRDefault="00B11BD2" w:rsidP="00B11BD2">
      <w:r>
        <w:t>Agradezco la atención y colaboración prestada.</w:t>
      </w:r>
    </w:p>
    <w:p w:rsidR="00B11BD2" w:rsidRDefault="00B11BD2" w:rsidP="00B11BD2"/>
    <w:p w:rsidR="00B11BD2" w:rsidRDefault="00B11BD2" w:rsidP="00B11BD2"/>
    <w:p w:rsidR="00B11BD2" w:rsidRDefault="00B11BD2" w:rsidP="00B11BD2">
      <w:r>
        <w:t>Cordialmente,</w:t>
      </w:r>
    </w:p>
    <w:p w:rsidR="00B11BD2" w:rsidRDefault="00B11BD2" w:rsidP="00B11BD2"/>
    <w:p w:rsidR="00B11BD2" w:rsidRDefault="00B11BD2" w:rsidP="00B11BD2"/>
    <w:p w:rsidR="00B11BD2" w:rsidRDefault="00B11BD2" w:rsidP="00B11BD2"/>
    <w:p w:rsidR="00B11BD2" w:rsidRDefault="00B11BD2" w:rsidP="00B11BD2">
      <w:r>
        <w:t>RICARDO CASAS ZAPATA</w:t>
      </w:r>
    </w:p>
    <w:p w:rsidR="00B11BD2" w:rsidRDefault="00B11BD2" w:rsidP="00B11BD2">
      <w:r>
        <w:t>Director</w:t>
      </w:r>
    </w:p>
    <w:p w:rsidR="00B11BD2" w:rsidRDefault="00B11BD2" w:rsidP="00B11BD2">
      <w:pPr>
        <w:rPr>
          <w:b/>
        </w:rPr>
      </w:pPr>
    </w:p>
    <w:p w:rsidR="00B11BD2" w:rsidRDefault="00B11BD2" w:rsidP="0042659C">
      <w:pPr>
        <w:rPr>
          <w:b/>
        </w:rPr>
      </w:pPr>
    </w:p>
    <w:p w:rsidR="00006293" w:rsidRDefault="00006293" w:rsidP="0042659C">
      <w:pPr>
        <w:rPr>
          <w:b/>
        </w:rPr>
      </w:pPr>
    </w:p>
    <w:p w:rsidR="00006293" w:rsidRDefault="00006293" w:rsidP="00006293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006293" w:rsidRDefault="00006293" w:rsidP="00006293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006293" w:rsidRDefault="00006293" w:rsidP="00006293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006293" w:rsidRDefault="00006293" w:rsidP="00006293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006293" w:rsidRDefault="00006293" w:rsidP="00006293">
      <w:pPr>
        <w:rPr>
          <w:b/>
          <w:bCs/>
        </w:rPr>
      </w:pPr>
    </w:p>
    <w:p w:rsidR="00006293" w:rsidRDefault="00006293" w:rsidP="00006293">
      <w:pPr>
        <w:pStyle w:val="Ttulo1"/>
      </w:pPr>
    </w:p>
    <w:p w:rsidR="00006293" w:rsidRDefault="00006293" w:rsidP="00006293">
      <w:pPr>
        <w:pStyle w:val="Ttulo1"/>
      </w:pPr>
      <w:r>
        <w:t>ORDEN DE TRABAJO  N °      07504</w:t>
      </w:r>
    </w:p>
    <w:p w:rsidR="00006293" w:rsidRDefault="00006293" w:rsidP="00006293"/>
    <w:p w:rsidR="00006293" w:rsidRDefault="00006293" w:rsidP="00006293">
      <w:r>
        <w:t>FECHA:</w:t>
      </w:r>
      <w:r>
        <w:tab/>
        <w:t>Medellín,   Noviembre  04  de   2010</w:t>
      </w:r>
    </w:p>
    <w:p w:rsidR="00006293" w:rsidRDefault="00006293" w:rsidP="00006293">
      <w:r>
        <w:t>PARA:</w:t>
      </w:r>
      <w:r>
        <w:tab/>
      </w:r>
      <w:r>
        <w:tab/>
        <w:t>PLÁSTICOS DARMA</w:t>
      </w:r>
    </w:p>
    <w:p w:rsidR="00006293" w:rsidRDefault="00006293" w:rsidP="00006293">
      <w:r>
        <w:t>ATENCIÓN:</w:t>
      </w:r>
      <w:r>
        <w:tab/>
        <w:t>Sr. Darío Jaramillo</w:t>
      </w:r>
    </w:p>
    <w:p w:rsidR="00006293" w:rsidRDefault="00006293" w:rsidP="00006293">
      <w:r>
        <w:tab/>
      </w:r>
      <w:r>
        <w:tab/>
        <w:t>Gerente.</w:t>
      </w:r>
    </w:p>
    <w:p w:rsidR="00006293" w:rsidRDefault="00006293" w:rsidP="00006293"/>
    <w:p w:rsidR="00006293" w:rsidRDefault="00006293" w:rsidP="00006293">
      <w:r>
        <w:t>Apreciado Don Darío:</w:t>
      </w:r>
    </w:p>
    <w:p w:rsidR="00006293" w:rsidRDefault="00006293" w:rsidP="00006293"/>
    <w:p w:rsidR="00006293" w:rsidRDefault="00006293" w:rsidP="00006293">
      <w:r>
        <w:t>Con la presente estamos solicitando el siguiente servicio de  IMPRESIÓN :</w:t>
      </w:r>
    </w:p>
    <w:p w:rsidR="00006293" w:rsidRDefault="00006293" w:rsidP="00006293"/>
    <w:p w:rsidR="00006293" w:rsidRDefault="00006293" w:rsidP="00006293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006293" w:rsidRDefault="00006293" w:rsidP="00006293">
      <w:r>
        <w:t>MATERIAL   :           Polipropileno  Semi</w:t>
      </w:r>
      <w:r w:rsidR="008D6167">
        <w:t>-</w:t>
      </w:r>
      <w:r>
        <w:t xml:space="preserve">Tubular   de  </w:t>
      </w:r>
      <w:r w:rsidRPr="002720AA">
        <w:rPr>
          <w:b/>
        </w:rPr>
        <w:t>20 + 4</w:t>
      </w:r>
      <w:r>
        <w:t xml:space="preserve">     cms</w:t>
      </w:r>
    </w:p>
    <w:p w:rsidR="00006293" w:rsidRDefault="00006293" w:rsidP="00006293">
      <w:r>
        <w:t>CLIBRE      :               1.4  ”</w:t>
      </w:r>
    </w:p>
    <w:p w:rsidR="00006293" w:rsidRPr="00AD5DCF" w:rsidRDefault="00006293" w:rsidP="00006293">
      <w:pPr>
        <w:rPr>
          <w:b/>
        </w:rPr>
      </w:pPr>
      <w:r>
        <w:t>REFERENCIA:</w:t>
      </w:r>
      <w:r>
        <w:tab/>
      </w:r>
      <w:r>
        <w:rPr>
          <w:b/>
        </w:rPr>
        <w:t>CARMEL  INTERIOR  GRANDE  2</w:t>
      </w:r>
    </w:p>
    <w:p w:rsidR="00006293" w:rsidRDefault="00006293" w:rsidP="00006293">
      <w:r>
        <w:t>CANTIDAD    :          100    Kg</w:t>
      </w:r>
    </w:p>
    <w:p w:rsidR="00006293" w:rsidRDefault="00006293" w:rsidP="00006293">
      <w:r>
        <w:t>COLORES:</w:t>
      </w:r>
      <w:r>
        <w:tab/>
      </w:r>
      <w:r>
        <w:tab/>
        <w:t>2   (  BLANCO -  PANTONE  246 C  )</w:t>
      </w:r>
    </w:p>
    <w:p w:rsidR="00006293" w:rsidRDefault="00006293" w:rsidP="00006293">
      <w:r>
        <w:t>CARAS:</w:t>
      </w:r>
      <w:r>
        <w:tab/>
      </w:r>
      <w:r>
        <w:tab/>
        <w:t>2</w:t>
      </w:r>
    </w:p>
    <w:p w:rsidR="00006293" w:rsidRDefault="00006293" w:rsidP="00006293">
      <w:r>
        <w:t>REPETICIÓN:</w:t>
      </w:r>
      <w:r>
        <w:tab/>
        <w:t>18</w:t>
      </w:r>
    </w:p>
    <w:p w:rsidR="00006293" w:rsidRPr="007E24E2" w:rsidRDefault="00006293" w:rsidP="00006293">
      <w:pPr>
        <w:rPr>
          <w:b/>
        </w:rPr>
      </w:pPr>
      <w:r>
        <w:t>RODILLO:</w:t>
      </w:r>
      <w:r>
        <w:tab/>
      </w:r>
      <w:r>
        <w:tab/>
      </w:r>
      <w:r>
        <w:rPr>
          <w:b/>
        </w:rPr>
        <w:t>36</w:t>
      </w:r>
    </w:p>
    <w:p w:rsidR="00006293" w:rsidRDefault="00006293" w:rsidP="00006293">
      <w:r>
        <w:t>BOLSA:</w:t>
      </w:r>
      <w:r>
        <w:tab/>
      </w:r>
      <w:r>
        <w:tab/>
        <w:t>18  X  20 + 4    cms de solapa  volada</w:t>
      </w:r>
    </w:p>
    <w:p w:rsidR="00006293" w:rsidRDefault="00006293" w:rsidP="00006293">
      <w:r>
        <w:t>SELLADO:</w:t>
      </w:r>
      <w:r>
        <w:tab/>
      </w:r>
      <w:r>
        <w:tab/>
        <w:t>Para selle lateral.</w:t>
      </w:r>
    </w:p>
    <w:p w:rsidR="00006293" w:rsidRDefault="00006293" w:rsidP="00006293"/>
    <w:p w:rsidR="00006293" w:rsidRDefault="00006293" w:rsidP="00006293"/>
    <w:p w:rsidR="00006293" w:rsidRDefault="00006293" w:rsidP="00006293">
      <w:r>
        <w:rPr>
          <w:b/>
          <w:bCs/>
          <w:u w:val="single"/>
        </w:rPr>
        <w:t>NOTA:</w:t>
      </w:r>
      <w:r>
        <w:t xml:space="preserve">  *   Los cyreles   NUEVOS</w:t>
      </w:r>
    </w:p>
    <w:p w:rsidR="00006293" w:rsidRDefault="00006293" w:rsidP="00006293">
      <w:pPr>
        <w:numPr>
          <w:ilvl w:val="0"/>
          <w:numId w:val="1"/>
        </w:numPr>
      </w:pPr>
      <w:r>
        <w:t>Se envían ARTE    para tonos y alturas</w:t>
      </w:r>
    </w:p>
    <w:p w:rsidR="00006293" w:rsidRPr="00307118" w:rsidRDefault="00006293" w:rsidP="00006293">
      <w:pPr>
        <w:numPr>
          <w:ilvl w:val="0"/>
          <w:numId w:val="2"/>
        </w:numPr>
      </w:pPr>
      <w:r>
        <w:t xml:space="preserve">Se  envia el material de PP </w:t>
      </w:r>
      <w:r>
        <w:rPr>
          <w:b/>
        </w:rPr>
        <w:t xml:space="preserve">de  20 + 4 </w:t>
      </w:r>
      <w:r w:rsidRPr="00AD5DCF">
        <w:rPr>
          <w:b/>
        </w:rPr>
        <w:t xml:space="preserve">  cms</w:t>
      </w:r>
    </w:p>
    <w:p w:rsidR="00006293" w:rsidRPr="00150D1A" w:rsidRDefault="00006293" w:rsidP="00006293">
      <w:pPr>
        <w:numPr>
          <w:ilvl w:val="0"/>
          <w:numId w:val="2"/>
        </w:numPr>
      </w:pPr>
      <w:r>
        <w:rPr>
          <w:b/>
        </w:rPr>
        <w:t>SE APRUEBA IMPRESION</w:t>
      </w:r>
    </w:p>
    <w:p w:rsidR="00006293" w:rsidRDefault="00006293" w:rsidP="00006293">
      <w:pPr>
        <w:ind w:left="885"/>
      </w:pPr>
    </w:p>
    <w:p w:rsidR="00006293" w:rsidRDefault="00006293" w:rsidP="00006293">
      <w:pPr>
        <w:ind w:left="885"/>
      </w:pPr>
    </w:p>
    <w:p w:rsidR="00006293" w:rsidRDefault="00006293" w:rsidP="00006293">
      <w:r>
        <w:t>Agradezco la atención y colaboración prestada.</w:t>
      </w:r>
    </w:p>
    <w:p w:rsidR="00006293" w:rsidRDefault="00006293" w:rsidP="00006293"/>
    <w:p w:rsidR="00006293" w:rsidRDefault="00006293" w:rsidP="00006293"/>
    <w:p w:rsidR="00006293" w:rsidRDefault="00006293" w:rsidP="00006293">
      <w:r>
        <w:t>Cordialmente,</w:t>
      </w:r>
    </w:p>
    <w:p w:rsidR="00006293" w:rsidRDefault="00006293" w:rsidP="00006293"/>
    <w:p w:rsidR="00006293" w:rsidRDefault="00006293" w:rsidP="00006293"/>
    <w:p w:rsidR="00006293" w:rsidRDefault="00006293" w:rsidP="00006293"/>
    <w:p w:rsidR="00006293" w:rsidRDefault="00006293" w:rsidP="00006293">
      <w:r>
        <w:t>RICARDO CASAS ZAPATA</w:t>
      </w:r>
    </w:p>
    <w:p w:rsidR="00006293" w:rsidRDefault="00006293" w:rsidP="00006293">
      <w:r>
        <w:t>Director.</w:t>
      </w:r>
    </w:p>
    <w:p w:rsidR="00006293" w:rsidRDefault="00006293" w:rsidP="00006293">
      <w:pPr>
        <w:rPr>
          <w:b/>
        </w:rPr>
      </w:pPr>
    </w:p>
    <w:p w:rsidR="00006293" w:rsidRDefault="00006293" w:rsidP="0042659C">
      <w:pPr>
        <w:rPr>
          <w:b/>
        </w:rPr>
      </w:pPr>
    </w:p>
    <w:p w:rsidR="00C947C9" w:rsidRDefault="00C947C9" w:rsidP="0042659C">
      <w:pPr>
        <w:rPr>
          <w:b/>
        </w:rPr>
      </w:pPr>
    </w:p>
    <w:p w:rsidR="00C947C9" w:rsidRDefault="00C947C9" w:rsidP="0042659C">
      <w:pPr>
        <w:rPr>
          <w:b/>
        </w:rPr>
      </w:pPr>
    </w:p>
    <w:p w:rsidR="00C947C9" w:rsidRDefault="00C947C9" w:rsidP="0042659C">
      <w:pPr>
        <w:rPr>
          <w:b/>
        </w:rPr>
      </w:pPr>
    </w:p>
    <w:p w:rsidR="00C947C9" w:rsidRDefault="00C947C9" w:rsidP="0042659C">
      <w:pPr>
        <w:rPr>
          <w:b/>
        </w:rPr>
      </w:pPr>
    </w:p>
    <w:p w:rsidR="00C947C9" w:rsidRDefault="00C947C9" w:rsidP="00C947C9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C947C9" w:rsidRDefault="00C947C9" w:rsidP="00C947C9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C947C9" w:rsidRDefault="00C947C9" w:rsidP="00C947C9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C947C9" w:rsidRDefault="00C947C9" w:rsidP="00C947C9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C947C9" w:rsidRDefault="00C947C9" w:rsidP="00C947C9">
      <w:pPr>
        <w:rPr>
          <w:b/>
          <w:bCs/>
        </w:rPr>
      </w:pPr>
    </w:p>
    <w:p w:rsidR="00C947C9" w:rsidRDefault="00C947C9" w:rsidP="00C947C9">
      <w:pPr>
        <w:pStyle w:val="Ttulo1"/>
      </w:pPr>
    </w:p>
    <w:p w:rsidR="00C947C9" w:rsidRDefault="00C947C9" w:rsidP="00C947C9">
      <w:pPr>
        <w:pStyle w:val="Ttulo1"/>
      </w:pPr>
      <w:r>
        <w:t>ORDEN DE TRABAJO  N °      07505</w:t>
      </w:r>
    </w:p>
    <w:p w:rsidR="00C947C9" w:rsidRDefault="00C947C9" w:rsidP="00C947C9"/>
    <w:p w:rsidR="00C947C9" w:rsidRDefault="00C947C9" w:rsidP="00C947C9">
      <w:r>
        <w:t>FECHA:</w:t>
      </w:r>
      <w:r>
        <w:tab/>
        <w:t xml:space="preserve">Medellín, </w:t>
      </w:r>
      <w:r w:rsidR="00C7544B">
        <w:t xml:space="preserve">Noviembre </w:t>
      </w:r>
      <w:r>
        <w:t xml:space="preserve">  04  de  2010</w:t>
      </w:r>
    </w:p>
    <w:p w:rsidR="00C947C9" w:rsidRDefault="00C947C9" w:rsidP="00C947C9">
      <w:r>
        <w:t>PARA:</w:t>
      </w:r>
      <w:r>
        <w:tab/>
      </w:r>
      <w:r>
        <w:tab/>
        <w:t>PLÁSTICOS DARMA</w:t>
      </w:r>
    </w:p>
    <w:p w:rsidR="00C947C9" w:rsidRDefault="00C947C9" w:rsidP="00C947C9">
      <w:r>
        <w:t>ATENCIÓN:</w:t>
      </w:r>
      <w:r>
        <w:tab/>
        <w:t>Sr. Darío Jaramillo</w:t>
      </w:r>
    </w:p>
    <w:p w:rsidR="00C947C9" w:rsidRDefault="00C947C9" w:rsidP="00C947C9">
      <w:r>
        <w:tab/>
      </w:r>
      <w:r>
        <w:tab/>
        <w:t>Gerente.</w:t>
      </w:r>
    </w:p>
    <w:p w:rsidR="00C947C9" w:rsidRDefault="00C947C9" w:rsidP="00C947C9"/>
    <w:p w:rsidR="00C947C9" w:rsidRDefault="00C947C9" w:rsidP="00C947C9">
      <w:r>
        <w:t>Apreciado Don Darío:</w:t>
      </w:r>
    </w:p>
    <w:p w:rsidR="00C947C9" w:rsidRDefault="00C947C9" w:rsidP="00C947C9"/>
    <w:p w:rsidR="00C947C9" w:rsidRDefault="00C947C9" w:rsidP="00C947C9">
      <w:r>
        <w:t>Con la presente estamos solicitando el siguiente servicio de  IMPRESIÓN :</w:t>
      </w:r>
    </w:p>
    <w:p w:rsidR="00C947C9" w:rsidRDefault="00C947C9" w:rsidP="00C947C9"/>
    <w:p w:rsidR="00C947C9" w:rsidRDefault="00C947C9" w:rsidP="00C947C9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C947C9" w:rsidRDefault="00C947C9" w:rsidP="00C947C9">
      <w:r>
        <w:t>MATERIAL   :           Polipropileno Semi</w:t>
      </w:r>
      <w:r w:rsidR="000756D9">
        <w:t>-</w:t>
      </w:r>
      <w:r>
        <w:t xml:space="preserve">Tubular   de  </w:t>
      </w:r>
      <w:r w:rsidRPr="00B24285">
        <w:rPr>
          <w:b/>
        </w:rPr>
        <w:t>13 + 4</w:t>
      </w:r>
      <w:r>
        <w:t xml:space="preserve">     cms</w:t>
      </w:r>
    </w:p>
    <w:p w:rsidR="00C947C9" w:rsidRDefault="00C947C9" w:rsidP="00C947C9">
      <w:r>
        <w:t>CLIBRE      :               1.5  ”</w:t>
      </w:r>
    </w:p>
    <w:p w:rsidR="00C947C9" w:rsidRPr="00AD5DCF" w:rsidRDefault="00C947C9" w:rsidP="00C947C9">
      <w:pPr>
        <w:rPr>
          <w:b/>
        </w:rPr>
      </w:pPr>
      <w:r>
        <w:t>REFERENCIA:</w:t>
      </w:r>
      <w:r>
        <w:tab/>
      </w:r>
      <w:r>
        <w:rPr>
          <w:b/>
        </w:rPr>
        <w:t>CARMEL  INTERIOR  PEQUENA</w:t>
      </w:r>
      <w:r w:rsidR="005217B6">
        <w:rPr>
          <w:b/>
        </w:rPr>
        <w:t xml:space="preserve">  2</w:t>
      </w:r>
    </w:p>
    <w:p w:rsidR="00C947C9" w:rsidRDefault="00C947C9" w:rsidP="00C947C9">
      <w:r>
        <w:t>CANTIDAD    :          60    Kg</w:t>
      </w:r>
    </w:p>
    <w:p w:rsidR="00C947C9" w:rsidRDefault="00C947C9" w:rsidP="00C947C9">
      <w:r>
        <w:t>COLORES:</w:t>
      </w:r>
      <w:r>
        <w:tab/>
      </w:r>
      <w:r>
        <w:tab/>
        <w:t>1 ( Según  arte )</w:t>
      </w:r>
    </w:p>
    <w:p w:rsidR="00C947C9" w:rsidRDefault="00C947C9" w:rsidP="00C947C9">
      <w:r>
        <w:t>CARAS:</w:t>
      </w:r>
      <w:r>
        <w:tab/>
      </w:r>
      <w:r>
        <w:tab/>
        <w:t xml:space="preserve">1  </w:t>
      </w:r>
    </w:p>
    <w:p w:rsidR="00C947C9" w:rsidRDefault="00C947C9" w:rsidP="00C947C9">
      <w:r>
        <w:t>REPETICIÓN:</w:t>
      </w:r>
      <w:r>
        <w:tab/>
        <w:t>14</w:t>
      </w:r>
    </w:p>
    <w:p w:rsidR="00C947C9" w:rsidRDefault="00C947C9" w:rsidP="00C947C9">
      <w:r>
        <w:t>RODILLO:</w:t>
      </w:r>
      <w:r>
        <w:tab/>
      </w:r>
      <w:r>
        <w:tab/>
        <w:t>29</w:t>
      </w:r>
    </w:p>
    <w:p w:rsidR="00C947C9" w:rsidRDefault="00C947C9" w:rsidP="00C947C9">
      <w:r>
        <w:t>BOLSA:</w:t>
      </w:r>
      <w:r>
        <w:tab/>
      </w:r>
      <w:r>
        <w:tab/>
        <w:t>14  X  13 + 4    cms de solapa  volada</w:t>
      </w:r>
    </w:p>
    <w:p w:rsidR="00C947C9" w:rsidRDefault="00C947C9" w:rsidP="00C947C9">
      <w:r>
        <w:t>SELLADO:</w:t>
      </w:r>
      <w:r>
        <w:tab/>
      </w:r>
      <w:r>
        <w:tab/>
        <w:t>Para selle lateral.</w:t>
      </w:r>
    </w:p>
    <w:p w:rsidR="00C947C9" w:rsidRDefault="00C947C9" w:rsidP="00C947C9"/>
    <w:p w:rsidR="00C947C9" w:rsidRDefault="00C947C9" w:rsidP="00C947C9"/>
    <w:p w:rsidR="00C947C9" w:rsidRDefault="00C947C9" w:rsidP="00C947C9">
      <w:r>
        <w:rPr>
          <w:b/>
          <w:bCs/>
          <w:u w:val="single"/>
        </w:rPr>
        <w:t>NOTA:</w:t>
      </w:r>
      <w:r>
        <w:t xml:space="preserve">  *   Los cy</w:t>
      </w:r>
      <w:r w:rsidR="005217B6">
        <w:t>reles  NUEVOS</w:t>
      </w:r>
    </w:p>
    <w:p w:rsidR="00C947C9" w:rsidRDefault="00C947C9" w:rsidP="00C947C9">
      <w:pPr>
        <w:numPr>
          <w:ilvl w:val="0"/>
          <w:numId w:val="1"/>
        </w:numPr>
      </w:pPr>
      <w:r>
        <w:t>Se envían ARTE    para tonos y alturas</w:t>
      </w:r>
    </w:p>
    <w:p w:rsidR="00C947C9" w:rsidRPr="00307118" w:rsidRDefault="00C947C9" w:rsidP="00C947C9">
      <w:pPr>
        <w:numPr>
          <w:ilvl w:val="0"/>
          <w:numId w:val="2"/>
        </w:numPr>
      </w:pPr>
      <w:r>
        <w:t xml:space="preserve">Se  envia el material de PP </w:t>
      </w:r>
      <w:r>
        <w:rPr>
          <w:b/>
        </w:rPr>
        <w:t xml:space="preserve">de  13 + 4 </w:t>
      </w:r>
      <w:r w:rsidRPr="00AD5DCF">
        <w:rPr>
          <w:b/>
        </w:rPr>
        <w:t xml:space="preserve">  cms</w:t>
      </w:r>
    </w:p>
    <w:p w:rsidR="00C947C9" w:rsidRPr="00150D1A" w:rsidRDefault="00C947C9" w:rsidP="00C947C9">
      <w:pPr>
        <w:numPr>
          <w:ilvl w:val="0"/>
          <w:numId w:val="2"/>
        </w:numPr>
      </w:pPr>
      <w:r>
        <w:rPr>
          <w:b/>
        </w:rPr>
        <w:t>Igual  ultima  impresion</w:t>
      </w:r>
    </w:p>
    <w:p w:rsidR="00C947C9" w:rsidRDefault="00C947C9" w:rsidP="00C947C9">
      <w:pPr>
        <w:ind w:left="885"/>
      </w:pPr>
    </w:p>
    <w:p w:rsidR="00C947C9" w:rsidRDefault="00C947C9" w:rsidP="00C947C9">
      <w:pPr>
        <w:ind w:left="885"/>
      </w:pPr>
    </w:p>
    <w:p w:rsidR="00C947C9" w:rsidRDefault="00C947C9" w:rsidP="00C947C9">
      <w:r>
        <w:t>Agradezco la atención y colaboración prestada.</w:t>
      </w:r>
    </w:p>
    <w:p w:rsidR="00C947C9" w:rsidRDefault="00C947C9" w:rsidP="00C947C9"/>
    <w:p w:rsidR="00C947C9" w:rsidRDefault="00C947C9" w:rsidP="00C947C9"/>
    <w:p w:rsidR="00C947C9" w:rsidRDefault="00C947C9" w:rsidP="00C947C9">
      <w:r>
        <w:t>Cordialmente,</w:t>
      </w:r>
    </w:p>
    <w:p w:rsidR="00C947C9" w:rsidRDefault="00C947C9" w:rsidP="00C947C9"/>
    <w:p w:rsidR="00C947C9" w:rsidRDefault="00C947C9" w:rsidP="00C947C9"/>
    <w:p w:rsidR="00C947C9" w:rsidRDefault="00C947C9" w:rsidP="00C947C9"/>
    <w:p w:rsidR="00C947C9" w:rsidRDefault="00C947C9" w:rsidP="00C947C9">
      <w:r>
        <w:t>RICARDO CASAS ZAPATA</w:t>
      </w:r>
    </w:p>
    <w:p w:rsidR="00C947C9" w:rsidRDefault="00C947C9" w:rsidP="00C947C9">
      <w:r>
        <w:t>Director.</w:t>
      </w:r>
    </w:p>
    <w:p w:rsidR="00C947C9" w:rsidRDefault="00C947C9" w:rsidP="00C947C9">
      <w:pPr>
        <w:rPr>
          <w:b/>
        </w:rPr>
      </w:pPr>
    </w:p>
    <w:p w:rsidR="00C947C9" w:rsidRDefault="00C947C9" w:rsidP="0042659C">
      <w:pPr>
        <w:rPr>
          <w:b/>
        </w:rPr>
      </w:pPr>
    </w:p>
    <w:p w:rsidR="003F3F3D" w:rsidRDefault="003F3F3D" w:rsidP="0042659C">
      <w:pPr>
        <w:rPr>
          <w:b/>
        </w:rPr>
      </w:pPr>
    </w:p>
    <w:p w:rsidR="003F3F3D" w:rsidRDefault="003F3F3D" w:rsidP="0042659C">
      <w:pPr>
        <w:rPr>
          <w:b/>
        </w:rPr>
      </w:pPr>
    </w:p>
    <w:p w:rsidR="003F3F3D" w:rsidRDefault="003F3F3D" w:rsidP="0042659C">
      <w:pPr>
        <w:rPr>
          <w:b/>
        </w:rPr>
      </w:pPr>
    </w:p>
    <w:p w:rsidR="003F3F3D" w:rsidRDefault="003F3F3D" w:rsidP="0042659C">
      <w:pPr>
        <w:rPr>
          <w:b/>
        </w:rPr>
      </w:pPr>
    </w:p>
    <w:p w:rsidR="003F3F3D" w:rsidRDefault="003F3F3D" w:rsidP="003F3F3D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3F3F3D" w:rsidRDefault="003F3F3D" w:rsidP="003F3F3D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3F3F3D" w:rsidRDefault="003F3F3D" w:rsidP="003F3F3D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3F3F3D" w:rsidRDefault="003F3F3D" w:rsidP="003F3F3D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3F3F3D" w:rsidRDefault="003F3F3D" w:rsidP="003F3F3D">
      <w:pPr>
        <w:rPr>
          <w:b/>
          <w:bCs/>
        </w:rPr>
      </w:pPr>
    </w:p>
    <w:p w:rsidR="003F3F3D" w:rsidRDefault="003F3F3D" w:rsidP="003F3F3D">
      <w:pPr>
        <w:pStyle w:val="Ttulo1"/>
      </w:pPr>
    </w:p>
    <w:p w:rsidR="003F3F3D" w:rsidRDefault="003F3F3D" w:rsidP="003F3F3D">
      <w:pPr>
        <w:pStyle w:val="Ttulo1"/>
      </w:pPr>
      <w:r>
        <w:t>ORDEN DE TRABAJO  N °      07506</w:t>
      </w:r>
    </w:p>
    <w:p w:rsidR="003F3F3D" w:rsidRDefault="003F3F3D" w:rsidP="003F3F3D"/>
    <w:p w:rsidR="003F3F3D" w:rsidRDefault="003F3F3D" w:rsidP="003F3F3D">
      <w:r>
        <w:t>FECHA:</w:t>
      </w:r>
      <w:r>
        <w:tab/>
        <w:t>Medellín,   Noviembre  04  de   2010</w:t>
      </w:r>
    </w:p>
    <w:p w:rsidR="003F3F3D" w:rsidRDefault="003F3F3D" w:rsidP="003F3F3D">
      <w:r>
        <w:t>PARA:</w:t>
      </w:r>
      <w:r>
        <w:tab/>
      </w:r>
      <w:r>
        <w:tab/>
        <w:t>PLÁSTICOS DARMA</w:t>
      </w:r>
    </w:p>
    <w:p w:rsidR="003F3F3D" w:rsidRDefault="003F3F3D" w:rsidP="003F3F3D">
      <w:r>
        <w:t>ATENCIÓN:</w:t>
      </w:r>
      <w:r>
        <w:tab/>
        <w:t>Sr. Darío Jaramillo</w:t>
      </w:r>
    </w:p>
    <w:p w:rsidR="003F3F3D" w:rsidRDefault="003F3F3D" w:rsidP="003F3F3D">
      <w:r>
        <w:tab/>
      </w:r>
      <w:r>
        <w:tab/>
        <w:t>Gerente.</w:t>
      </w:r>
    </w:p>
    <w:p w:rsidR="003F3F3D" w:rsidRDefault="003F3F3D" w:rsidP="003F3F3D"/>
    <w:p w:rsidR="003F3F3D" w:rsidRDefault="003F3F3D" w:rsidP="003F3F3D">
      <w:r>
        <w:t>Apreciado Don Darío:</w:t>
      </w:r>
    </w:p>
    <w:p w:rsidR="003F3F3D" w:rsidRDefault="003F3F3D" w:rsidP="003F3F3D"/>
    <w:p w:rsidR="003F3F3D" w:rsidRDefault="003F3F3D" w:rsidP="003F3F3D">
      <w:r>
        <w:t>Con la presente estamos solicitando el siguiente servicio de  IMPRESIÓN :</w:t>
      </w:r>
    </w:p>
    <w:p w:rsidR="003F3F3D" w:rsidRDefault="003F3F3D" w:rsidP="003F3F3D"/>
    <w:p w:rsidR="003F3F3D" w:rsidRDefault="003F3F3D" w:rsidP="003F3F3D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3F3F3D" w:rsidRDefault="003F3F3D" w:rsidP="003F3F3D">
      <w:r>
        <w:t xml:space="preserve">MATERIAL   :           Polipropileno  Semi-Tubular   de  </w:t>
      </w:r>
      <w:r w:rsidRPr="002720AA">
        <w:rPr>
          <w:b/>
        </w:rPr>
        <w:t>20 + 4</w:t>
      </w:r>
      <w:r>
        <w:t xml:space="preserve">     cms</w:t>
      </w:r>
    </w:p>
    <w:p w:rsidR="003F3F3D" w:rsidRDefault="003F3F3D" w:rsidP="003F3F3D">
      <w:r>
        <w:t>CLIBRE      :               1.4  ”</w:t>
      </w:r>
    </w:p>
    <w:p w:rsidR="003F3F3D" w:rsidRPr="00AD5DCF" w:rsidRDefault="003F3F3D" w:rsidP="003F3F3D">
      <w:pPr>
        <w:rPr>
          <w:b/>
        </w:rPr>
      </w:pPr>
      <w:r>
        <w:t>REFERENCIA:</w:t>
      </w:r>
      <w:r>
        <w:tab/>
      </w:r>
      <w:r>
        <w:rPr>
          <w:b/>
        </w:rPr>
        <w:t>CARMEL  INTERIOR  LARGA   2</w:t>
      </w:r>
    </w:p>
    <w:p w:rsidR="003F3F3D" w:rsidRDefault="003F3F3D" w:rsidP="003F3F3D">
      <w:r>
        <w:t>CANTIDAD    :          100    Kg</w:t>
      </w:r>
    </w:p>
    <w:p w:rsidR="003F3F3D" w:rsidRDefault="003F3F3D" w:rsidP="003F3F3D">
      <w:r>
        <w:t>COLORES:</w:t>
      </w:r>
      <w:r>
        <w:tab/>
      </w:r>
      <w:r>
        <w:tab/>
        <w:t>2   (  BLANCO -  PANTONE  246 C  )</w:t>
      </w:r>
    </w:p>
    <w:p w:rsidR="003F3F3D" w:rsidRDefault="003F3F3D" w:rsidP="003F3F3D">
      <w:r>
        <w:t>CARAS:</w:t>
      </w:r>
      <w:r>
        <w:tab/>
      </w:r>
      <w:r>
        <w:tab/>
        <w:t>2</w:t>
      </w:r>
    </w:p>
    <w:p w:rsidR="003F3F3D" w:rsidRDefault="003F3F3D" w:rsidP="003F3F3D">
      <w:r>
        <w:t>REPETICIÓN:</w:t>
      </w:r>
      <w:r>
        <w:tab/>
        <w:t>20</w:t>
      </w:r>
    </w:p>
    <w:p w:rsidR="003F3F3D" w:rsidRPr="007E24E2" w:rsidRDefault="003F3F3D" w:rsidP="003F3F3D">
      <w:pPr>
        <w:rPr>
          <w:b/>
        </w:rPr>
      </w:pPr>
      <w:r>
        <w:t>RODILLO:</w:t>
      </w:r>
      <w:r>
        <w:tab/>
      </w:r>
      <w:r>
        <w:tab/>
      </w:r>
      <w:r>
        <w:rPr>
          <w:b/>
        </w:rPr>
        <w:t>40</w:t>
      </w:r>
    </w:p>
    <w:p w:rsidR="003F3F3D" w:rsidRDefault="003F3F3D" w:rsidP="003F3F3D">
      <w:r>
        <w:t>BOLSA:</w:t>
      </w:r>
      <w:r>
        <w:tab/>
      </w:r>
      <w:r>
        <w:tab/>
        <w:t>20  X  38 + 4    cms de solapa  volada</w:t>
      </w:r>
    </w:p>
    <w:p w:rsidR="003F3F3D" w:rsidRDefault="003F3F3D" w:rsidP="003F3F3D">
      <w:r>
        <w:t>SELLADO:</w:t>
      </w:r>
      <w:r>
        <w:tab/>
      </w:r>
      <w:r>
        <w:tab/>
        <w:t>Para selle lateral.</w:t>
      </w:r>
    </w:p>
    <w:p w:rsidR="003F3F3D" w:rsidRDefault="003F3F3D" w:rsidP="003F3F3D"/>
    <w:p w:rsidR="003F3F3D" w:rsidRDefault="003F3F3D" w:rsidP="003F3F3D"/>
    <w:p w:rsidR="003F3F3D" w:rsidRDefault="003F3F3D" w:rsidP="003F3F3D">
      <w:r>
        <w:rPr>
          <w:b/>
          <w:bCs/>
          <w:u w:val="single"/>
        </w:rPr>
        <w:t>NOTA:</w:t>
      </w:r>
      <w:r>
        <w:t xml:space="preserve">  *   Los cyreles   NUEVOS</w:t>
      </w:r>
    </w:p>
    <w:p w:rsidR="003F3F3D" w:rsidRDefault="003F3F3D" w:rsidP="003F3F3D">
      <w:pPr>
        <w:numPr>
          <w:ilvl w:val="0"/>
          <w:numId w:val="1"/>
        </w:numPr>
      </w:pPr>
      <w:r>
        <w:t>Se envían ARTE    para tonos y alturas</w:t>
      </w:r>
    </w:p>
    <w:p w:rsidR="003F3F3D" w:rsidRPr="00307118" w:rsidRDefault="003F3F3D" w:rsidP="003F3F3D">
      <w:pPr>
        <w:numPr>
          <w:ilvl w:val="0"/>
          <w:numId w:val="2"/>
        </w:numPr>
      </w:pPr>
      <w:r>
        <w:t xml:space="preserve">Se  envia el material de PP </w:t>
      </w:r>
    </w:p>
    <w:p w:rsidR="003F3F3D" w:rsidRPr="00150D1A" w:rsidRDefault="003F3F3D" w:rsidP="003F3F3D">
      <w:pPr>
        <w:numPr>
          <w:ilvl w:val="0"/>
          <w:numId w:val="2"/>
        </w:numPr>
      </w:pPr>
      <w:r>
        <w:rPr>
          <w:b/>
        </w:rPr>
        <w:t>SE APRUEBA IMPRESION</w:t>
      </w:r>
    </w:p>
    <w:p w:rsidR="003F3F3D" w:rsidRDefault="003F3F3D" w:rsidP="003F3F3D">
      <w:pPr>
        <w:ind w:left="885"/>
      </w:pPr>
    </w:p>
    <w:p w:rsidR="003F3F3D" w:rsidRDefault="003F3F3D" w:rsidP="003F3F3D">
      <w:pPr>
        <w:ind w:left="885"/>
      </w:pPr>
    </w:p>
    <w:p w:rsidR="003F3F3D" w:rsidRDefault="003F3F3D" w:rsidP="003F3F3D">
      <w:r>
        <w:t>Agradezco la atención y colaboración prestada.</w:t>
      </w:r>
    </w:p>
    <w:p w:rsidR="003F3F3D" w:rsidRDefault="003F3F3D" w:rsidP="003F3F3D"/>
    <w:p w:rsidR="003F3F3D" w:rsidRDefault="003F3F3D" w:rsidP="003F3F3D"/>
    <w:p w:rsidR="003F3F3D" w:rsidRDefault="003F3F3D" w:rsidP="003F3F3D">
      <w:r>
        <w:t>Cordialmente,</w:t>
      </w:r>
    </w:p>
    <w:p w:rsidR="003F3F3D" w:rsidRDefault="003F3F3D" w:rsidP="003F3F3D"/>
    <w:p w:rsidR="003F3F3D" w:rsidRDefault="003F3F3D" w:rsidP="003F3F3D"/>
    <w:p w:rsidR="003F3F3D" w:rsidRDefault="003F3F3D" w:rsidP="003F3F3D"/>
    <w:p w:rsidR="003F3F3D" w:rsidRDefault="003F3F3D" w:rsidP="003F3F3D">
      <w:r>
        <w:t>RICARDO CASAS ZAPATA</w:t>
      </w:r>
    </w:p>
    <w:p w:rsidR="003F3F3D" w:rsidRDefault="003F3F3D" w:rsidP="003F3F3D">
      <w:r>
        <w:t>Director.</w:t>
      </w:r>
    </w:p>
    <w:p w:rsidR="003F3F3D" w:rsidRDefault="003F3F3D" w:rsidP="003F3F3D">
      <w:pPr>
        <w:rPr>
          <w:b/>
        </w:rPr>
      </w:pPr>
    </w:p>
    <w:p w:rsidR="003F3F3D" w:rsidRDefault="003F3F3D" w:rsidP="0042659C">
      <w:pPr>
        <w:rPr>
          <w:b/>
        </w:rPr>
      </w:pPr>
    </w:p>
    <w:p w:rsidR="006964C0" w:rsidRDefault="006964C0" w:rsidP="0042659C">
      <w:pPr>
        <w:rPr>
          <w:b/>
        </w:rPr>
      </w:pPr>
    </w:p>
    <w:p w:rsidR="006964C0" w:rsidRDefault="006964C0" w:rsidP="0042659C">
      <w:pPr>
        <w:rPr>
          <w:b/>
        </w:rPr>
      </w:pPr>
    </w:p>
    <w:p w:rsidR="006964C0" w:rsidRDefault="006964C0" w:rsidP="0042659C">
      <w:pPr>
        <w:rPr>
          <w:b/>
        </w:rPr>
      </w:pPr>
    </w:p>
    <w:p w:rsidR="006964C0" w:rsidRDefault="006964C0" w:rsidP="0042659C">
      <w:pPr>
        <w:rPr>
          <w:b/>
        </w:rPr>
      </w:pPr>
    </w:p>
    <w:p w:rsidR="006964C0" w:rsidRDefault="006964C0" w:rsidP="006964C0">
      <w:pPr>
        <w:rPr>
          <w:b/>
        </w:rPr>
      </w:pPr>
    </w:p>
    <w:p w:rsidR="006964C0" w:rsidRDefault="006964C0" w:rsidP="006964C0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6964C0" w:rsidRDefault="006964C0" w:rsidP="006964C0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6964C0" w:rsidRDefault="006964C0" w:rsidP="006964C0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6964C0" w:rsidRDefault="006964C0" w:rsidP="006964C0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6964C0" w:rsidRDefault="006964C0" w:rsidP="006964C0">
      <w:pPr>
        <w:rPr>
          <w:b/>
          <w:bCs/>
        </w:rPr>
      </w:pPr>
    </w:p>
    <w:p w:rsidR="006964C0" w:rsidRDefault="006964C0" w:rsidP="006964C0">
      <w:pPr>
        <w:pStyle w:val="Ttulo1"/>
      </w:pPr>
    </w:p>
    <w:p w:rsidR="006964C0" w:rsidRDefault="006964C0" w:rsidP="006964C0">
      <w:pPr>
        <w:pStyle w:val="Ttulo1"/>
      </w:pPr>
      <w:r>
        <w:t>ORDEN DE TRABAJO   N °      07503</w:t>
      </w:r>
    </w:p>
    <w:p w:rsidR="006964C0" w:rsidRDefault="006964C0" w:rsidP="006964C0"/>
    <w:p w:rsidR="006964C0" w:rsidRDefault="006964C0" w:rsidP="006964C0">
      <w:r>
        <w:t>FECHA:</w:t>
      </w:r>
      <w:r>
        <w:tab/>
        <w:t>Medellín, Noviembre  04   de   2010</w:t>
      </w:r>
    </w:p>
    <w:p w:rsidR="006964C0" w:rsidRDefault="006964C0" w:rsidP="006964C0">
      <w:r>
        <w:t>PARA:</w:t>
      </w:r>
      <w:r>
        <w:tab/>
      </w:r>
      <w:r>
        <w:tab/>
        <w:t>PLÁSTICOS DARMA</w:t>
      </w:r>
    </w:p>
    <w:p w:rsidR="006964C0" w:rsidRDefault="006964C0" w:rsidP="006964C0">
      <w:r>
        <w:t>ATENCIÓN:</w:t>
      </w:r>
      <w:r>
        <w:tab/>
        <w:t>Sr. Darío Jaramillo</w:t>
      </w:r>
    </w:p>
    <w:p w:rsidR="006964C0" w:rsidRDefault="006964C0" w:rsidP="006964C0">
      <w:r>
        <w:tab/>
      </w:r>
      <w:r>
        <w:tab/>
        <w:t>Gerente.</w:t>
      </w:r>
    </w:p>
    <w:p w:rsidR="006964C0" w:rsidRDefault="006964C0" w:rsidP="006964C0"/>
    <w:p w:rsidR="006964C0" w:rsidRDefault="006964C0" w:rsidP="006964C0">
      <w:r>
        <w:t>Apreciado Don Darío:</w:t>
      </w:r>
    </w:p>
    <w:p w:rsidR="006964C0" w:rsidRPr="00D8653D" w:rsidRDefault="006964C0" w:rsidP="006964C0"/>
    <w:p w:rsidR="006964C0" w:rsidRDefault="006964C0" w:rsidP="006964C0">
      <w:r>
        <w:t>Con la presente estamos solicitando el siguiente servicio de  IMPRESIÓN :</w:t>
      </w:r>
    </w:p>
    <w:p w:rsidR="006964C0" w:rsidRDefault="006964C0" w:rsidP="006964C0"/>
    <w:p w:rsidR="006964C0" w:rsidRDefault="006964C0" w:rsidP="006964C0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6964C0" w:rsidRDefault="006964C0" w:rsidP="006964C0">
      <w:pPr>
        <w:rPr>
          <w:b/>
          <w:bCs/>
        </w:rPr>
      </w:pPr>
    </w:p>
    <w:p w:rsidR="006964C0" w:rsidRPr="008249ED" w:rsidRDefault="006964C0" w:rsidP="006964C0">
      <w:pPr>
        <w:rPr>
          <w:b/>
        </w:rPr>
      </w:pPr>
      <w:r>
        <w:t xml:space="preserve">MATERIAL   :           Polipropileno  Tubular   de  </w:t>
      </w:r>
      <w:r w:rsidRPr="008249ED">
        <w:rPr>
          <w:b/>
        </w:rPr>
        <w:t>30    cms</w:t>
      </w:r>
    </w:p>
    <w:p w:rsidR="006964C0" w:rsidRDefault="006964C0" w:rsidP="006964C0">
      <w:r>
        <w:t>CLIBRE      :               1.4  ”</w:t>
      </w:r>
    </w:p>
    <w:p w:rsidR="006964C0" w:rsidRPr="00AD5DCF" w:rsidRDefault="006964C0" w:rsidP="006964C0">
      <w:pPr>
        <w:rPr>
          <w:b/>
        </w:rPr>
      </w:pPr>
      <w:r>
        <w:t>REFERENCIA:</w:t>
      </w:r>
      <w:r>
        <w:tab/>
      </w:r>
      <w:r>
        <w:rPr>
          <w:b/>
        </w:rPr>
        <w:t>CARMEL  MEDIANA 2</w:t>
      </w:r>
    </w:p>
    <w:p w:rsidR="006964C0" w:rsidRPr="00936C49" w:rsidRDefault="006964C0" w:rsidP="006964C0">
      <w:pPr>
        <w:rPr>
          <w:b/>
        </w:rPr>
      </w:pPr>
      <w:r>
        <w:t>CANTIDAD    :         100</w:t>
      </w:r>
      <w:r w:rsidRPr="00936C49">
        <w:rPr>
          <w:b/>
        </w:rPr>
        <w:t xml:space="preserve">    Kg</w:t>
      </w:r>
    </w:p>
    <w:p w:rsidR="006964C0" w:rsidRDefault="006964C0" w:rsidP="006964C0">
      <w:r>
        <w:t>COLORES:</w:t>
      </w:r>
      <w:r>
        <w:tab/>
      </w:r>
      <w:r>
        <w:tab/>
        <w:t>2   ( BLANCO – RUBINE RED C )</w:t>
      </w:r>
    </w:p>
    <w:p w:rsidR="006964C0" w:rsidRDefault="006964C0" w:rsidP="006964C0">
      <w:r>
        <w:t>CARAS:</w:t>
      </w:r>
      <w:r>
        <w:tab/>
      </w:r>
      <w:r>
        <w:tab/>
        <w:t xml:space="preserve">2  </w:t>
      </w:r>
    </w:p>
    <w:p w:rsidR="006964C0" w:rsidRDefault="006964C0" w:rsidP="006964C0">
      <w:r>
        <w:t>REPETICIÓN:</w:t>
      </w:r>
      <w:r>
        <w:tab/>
        <w:t>24.5</w:t>
      </w:r>
    </w:p>
    <w:p w:rsidR="006964C0" w:rsidRDefault="006964C0" w:rsidP="006964C0">
      <w:r>
        <w:t>RODILLO:</w:t>
      </w:r>
      <w:r>
        <w:tab/>
      </w:r>
      <w:r>
        <w:tab/>
        <w:t>25</w:t>
      </w:r>
    </w:p>
    <w:p w:rsidR="006964C0" w:rsidRDefault="006964C0" w:rsidP="006964C0">
      <w:r>
        <w:t>BOLSA:</w:t>
      </w:r>
      <w:r>
        <w:tab/>
      </w:r>
      <w:r>
        <w:tab/>
      </w:r>
      <w:r w:rsidRPr="008249ED">
        <w:rPr>
          <w:b/>
        </w:rPr>
        <w:t>24.5    X  28   +  5</w:t>
      </w:r>
      <w:r>
        <w:t xml:space="preserve">    cms  de solapa   Interna  pegada</w:t>
      </w:r>
    </w:p>
    <w:p w:rsidR="006964C0" w:rsidRDefault="006964C0" w:rsidP="006964C0">
      <w:r>
        <w:t>SELLADO:</w:t>
      </w:r>
      <w:r>
        <w:tab/>
      </w:r>
      <w:r>
        <w:tab/>
        <w:t>Para selle lateral.</w:t>
      </w:r>
    </w:p>
    <w:p w:rsidR="006964C0" w:rsidRDefault="006964C0" w:rsidP="006964C0"/>
    <w:p w:rsidR="006964C0" w:rsidRDefault="006964C0" w:rsidP="006964C0"/>
    <w:p w:rsidR="006964C0" w:rsidRDefault="006964C0" w:rsidP="006964C0">
      <w:r>
        <w:rPr>
          <w:b/>
          <w:bCs/>
          <w:u w:val="single"/>
        </w:rPr>
        <w:t>NOTA:</w:t>
      </w:r>
      <w:r>
        <w:t xml:space="preserve">  *   Los cyreles   NUEVOS</w:t>
      </w:r>
    </w:p>
    <w:p w:rsidR="006964C0" w:rsidRDefault="006964C0" w:rsidP="006964C0">
      <w:pPr>
        <w:numPr>
          <w:ilvl w:val="0"/>
          <w:numId w:val="1"/>
        </w:numPr>
      </w:pPr>
      <w:r>
        <w:t>Se envían ARTE    para tonos y alturas</w:t>
      </w:r>
    </w:p>
    <w:p w:rsidR="006964C0" w:rsidRPr="00307118" w:rsidRDefault="006964C0" w:rsidP="006964C0">
      <w:pPr>
        <w:numPr>
          <w:ilvl w:val="0"/>
          <w:numId w:val="2"/>
        </w:numPr>
      </w:pPr>
      <w:r>
        <w:t xml:space="preserve">Se  envia el material de PP </w:t>
      </w:r>
      <w:r>
        <w:rPr>
          <w:b/>
        </w:rPr>
        <w:t xml:space="preserve">de  30 </w:t>
      </w:r>
      <w:r w:rsidRPr="00AD5DCF">
        <w:rPr>
          <w:b/>
        </w:rPr>
        <w:t xml:space="preserve">  cms</w:t>
      </w:r>
    </w:p>
    <w:p w:rsidR="006964C0" w:rsidRPr="00150D1A" w:rsidRDefault="006964C0" w:rsidP="006964C0">
      <w:pPr>
        <w:numPr>
          <w:ilvl w:val="0"/>
          <w:numId w:val="2"/>
        </w:numPr>
      </w:pPr>
      <w:r>
        <w:rPr>
          <w:b/>
        </w:rPr>
        <w:t>SE  APRUEBA IMPRESION</w:t>
      </w:r>
    </w:p>
    <w:p w:rsidR="006964C0" w:rsidRDefault="006964C0" w:rsidP="006964C0">
      <w:pPr>
        <w:ind w:left="885"/>
      </w:pPr>
    </w:p>
    <w:p w:rsidR="006964C0" w:rsidRDefault="006964C0" w:rsidP="006964C0">
      <w:pPr>
        <w:ind w:left="885"/>
      </w:pPr>
    </w:p>
    <w:p w:rsidR="006964C0" w:rsidRDefault="006964C0" w:rsidP="006964C0">
      <w:r>
        <w:t>Agradezco la atención y colaboración prestada.</w:t>
      </w:r>
    </w:p>
    <w:p w:rsidR="006964C0" w:rsidRDefault="006964C0" w:rsidP="006964C0"/>
    <w:p w:rsidR="006964C0" w:rsidRDefault="006964C0" w:rsidP="006964C0"/>
    <w:p w:rsidR="006964C0" w:rsidRDefault="006964C0" w:rsidP="006964C0">
      <w:r>
        <w:t>Cordialmente,</w:t>
      </w:r>
    </w:p>
    <w:p w:rsidR="006964C0" w:rsidRDefault="006964C0" w:rsidP="006964C0"/>
    <w:p w:rsidR="006964C0" w:rsidRDefault="006964C0" w:rsidP="006964C0"/>
    <w:p w:rsidR="006964C0" w:rsidRDefault="006964C0" w:rsidP="006964C0"/>
    <w:p w:rsidR="006964C0" w:rsidRDefault="006964C0" w:rsidP="006964C0">
      <w:r>
        <w:t>RICARDO CASAS ZAPATA</w:t>
      </w:r>
    </w:p>
    <w:p w:rsidR="006964C0" w:rsidRDefault="006964C0" w:rsidP="006964C0">
      <w:r>
        <w:t>Director.</w:t>
      </w:r>
    </w:p>
    <w:p w:rsidR="006964C0" w:rsidRDefault="006964C0" w:rsidP="006964C0">
      <w:pPr>
        <w:rPr>
          <w:b/>
        </w:rPr>
      </w:pPr>
    </w:p>
    <w:p w:rsidR="006964C0" w:rsidRDefault="006964C0" w:rsidP="006964C0"/>
    <w:p w:rsidR="006964C0" w:rsidRDefault="006964C0" w:rsidP="0042659C">
      <w:pPr>
        <w:rPr>
          <w:b/>
        </w:rPr>
      </w:pPr>
    </w:p>
    <w:p w:rsidR="00582A83" w:rsidRDefault="00582A83" w:rsidP="0042659C">
      <w:pPr>
        <w:rPr>
          <w:b/>
        </w:rPr>
      </w:pPr>
    </w:p>
    <w:p w:rsidR="00582A83" w:rsidRDefault="00582A83" w:rsidP="00582A83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582A83" w:rsidRDefault="00582A83" w:rsidP="00582A83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582A83" w:rsidRDefault="00582A83" w:rsidP="00582A83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582A83" w:rsidRDefault="00582A83" w:rsidP="00582A83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582A83" w:rsidRDefault="00582A83" w:rsidP="00582A83">
      <w:pPr>
        <w:rPr>
          <w:b/>
          <w:bCs/>
        </w:rPr>
      </w:pPr>
    </w:p>
    <w:p w:rsidR="00582A83" w:rsidRDefault="00582A83" w:rsidP="00582A83">
      <w:pPr>
        <w:pStyle w:val="Ttulo1"/>
      </w:pPr>
      <w:r>
        <w:t>ORDEN DE TRABAJO   N°      07630</w:t>
      </w:r>
    </w:p>
    <w:p w:rsidR="00582A83" w:rsidRDefault="00582A83" w:rsidP="00582A83"/>
    <w:p w:rsidR="00582A83" w:rsidRDefault="00582A83" w:rsidP="00582A83">
      <w:r>
        <w:t>FECHA:</w:t>
      </w:r>
      <w:r>
        <w:tab/>
        <w:t>Medellín,  Noviembre   05    de  2010</w:t>
      </w:r>
    </w:p>
    <w:p w:rsidR="00582A83" w:rsidRDefault="00582A83" w:rsidP="00582A83">
      <w:r>
        <w:t>PARA:</w:t>
      </w:r>
      <w:r>
        <w:tab/>
      </w:r>
      <w:r>
        <w:tab/>
        <w:t>PLÁSTICOS DARMA</w:t>
      </w:r>
    </w:p>
    <w:p w:rsidR="00582A83" w:rsidRDefault="00582A83" w:rsidP="00582A83">
      <w:r>
        <w:t>ATENCIÓN:</w:t>
      </w:r>
      <w:r>
        <w:tab/>
        <w:t>Sr. Darío Jaramillo</w:t>
      </w:r>
    </w:p>
    <w:p w:rsidR="00582A83" w:rsidRDefault="00582A83" w:rsidP="00582A83">
      <w:r>
        <w:tab/>
      </w:r>
      <w:r>
        <w:tab/>
        <w:t>Gerente.</w:t>
      </w:r>
    </w:p>
    <w:p w:rsidR="00582A83" w:rsidRDefault="00582A83" w:rsidP="00582A83"/>
    <w:p w:rsidR="00582A83" w:rsidRDefault="00582A83" w:rsidP="00582A83">
      <w:r>
        <w:t>Apreciado Don Darío:</w:t>
      </w:r>
    </w:p>
    <w:p w:rsidR="00582A83" w:rsidRDefault="00582A83" w:rsidP="00582A83">
      <w:r>
        <w:t xml:space="preserve"> </w:t>
      </w:r>
    </w:p>
    <w:p w:rsidR="00582A83" w:rsidRDefault="00582A83" w:rsidP="00582A83">
      <w:r>
        <w:t>Con la presente estamos solicitando el siguiente servicio de EXTRUSION E IMPRESION:</w:t>
      </w:r>
    </w:p>
    <w:p w:rsidR="00582A83" w:rsidRDefault="00582A83" w:rsidP="00582A83"/>
    <w:p w:rsidR="00582A83" w:rsidRDefault="00582A83" w:rsidP="00582A83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582A83" w:rsidRDefault="00582A83" w:rsidP="00582A83">
      <w:r>
        <w:t>MATERIAL:</w:t>
      </w:r>
      <w:r>
        <w:tab/>
      </w:r>
      <w:r>
        <w:tab/>
        <w:t>Polietileno Alta Densidad Pigmentado Blanco  Tubular.</w:t>
      </w:r>
    </w:p>
    <w:p w:rsidR="00582A83" w:rsidRDefault="00582A83" w:rsidP="00582A83">
      <w:r>
        <w:t>MEDIDA:</w:t>
      </w:r>
      <w:r>
        <w:tab/>
      </w:r>
      <w:r>
        <w:tab/>
      </w:r>
      <w:r>
        <w:rPr>
          <w:b/>
        </w:rPr>
        <w:t>20   +  6  +  6</w:t>
      </w:r>
      <w:r>
        <w:t xml:space="preserve">           Cms.</w:t>
      </w:r>
    </w:p>
    <w:p w:rsidR="00582A83" w:rsidRPr="00A86E29" w:rsidRDefault="00582A83" w:rsidP="00582A83">
      <w:pPr>
        <w:rPr>
          <w:b/>
          <w:bCs/>
        </w:rPr>
      </w:pPr>
      <w:r>
        <w:t>CALIBRE:</w:t>
      </w:r>
      <w:r>
        <w:tab/>
      </w:r>
      <w:r>
        <w:tab/>
      </w:r>
      <w:r>
        <w:rPr>
          <w:b/>
        </w:rPr>
        <w:t>1.0</w:t>
      </w:r>
      <w:r w:rsidRPr="00A86E29">
        <w:rPr>
          <w:b/>
        </w:rPr>
        <w:t xml:space="preserve"> </w:t>
      </w:r>
      <w:r w:rsidRPr="00A86E29">
        <w:rPr>
          <w:b/>
          <w:bCs/>
        </w:rPr>
        <w:t xml:space="preserve"> ”</w:t>
      </w:r>
    </w:p>
    <w:p w:rsidR="00582A83" w:rsidRDefault="00582A83" w:rsidP="00582A83">
      <w:r>
        <w:t>COLOR:</w:t>
      </w:r>
      <w:r>
        <w:tab/>
      </w:r>
      <w:r>
        <w:tab/>
        <w:t>BLANCO</w:t>
      </w:r>
    </w:p>
    <w:p w:rsidR="00582A83" w:rsidRPr="000739CD" w:rsidRDefault="00582A83" w:rsidP="00582A83">
      <w:pPr>
        <w:rPr>
          <w:b/>
        </w:rPr>
      </w:pPr>
      <w:r>
        <w:t>TRATADO:</w:t>
      </w:r>
      <w:r>
        <w:tab/>
      </w:r>
      <w:r>
        <w:tab/>
        <w:t>2 Caras.</w:t>
      </w:r>
    </w:p>
    <w:p w:rsidR="00582A83" w:rsidRDefault="00582A83" w:rsidP="00582A83">
      <w:pPr>
        <w:rPr>
          <w:b/>
          <w:bCs/>
        </w:rPr>
      </w:pPr>
      <w:r>
        <w:t>CANTIDAD:</w:t>
      </w:r>
      <w:r>
        <w:tab/>
      </w:r>
      <w:r>
        <w:tab/>
      </w:r>
      <w:r>
        <w:rPr>
          <w:b/>
        </w:rPr>
        <w:t>140</w:t>
      </w:r>
      <w:r w:rsidRPr="00DC521A">
        <w:rPr>
          <w:b/>
        </w:rPr>
        <w:t xml:space="preserve">   Kg.</w:t>
      </w:r>
      <w:r>
        <w:rPr>
          <w:b/>
          <w:bCs/>
        </w:rPr>
        <w:tab/>
      </w:r>
    </w:p>
    <w:p w:rsidR="00582A83" w:rsidRDefault="00582A83" w:rsidP="00582A83">
      <w:r>
        <w:t>COLORES:</w:t>
      </w:r>
      <w:r>
        <w:tab/>
      </w:r>
      <w:r>
        <w:tab/>
        <w:t>1 (  Azul   )</w:t>
      </w:r>
    </w:p>
    <w:p w:rsidR="00582A83" w:rsidRDefault="00582A83" w:rsidP="00582A83">
      <w:r>
        <w:t>CARAS:</w:t>
      </w:r>
      <w:r>
        <w:tab/>
      </w:r>
      <w:r>
        <w:tab/>
        <w:t>1 ( 1  )</w:t>
      </w:r>
    </w:p>
    <w:p w:rsidR="00582A83" w:rsidRDefault="00582A83" w:rsidP="00582A83">
      <w:r>
        <w:t>REPETICIÓN:</w:t>
      </w:r>
      <w:r>
        <w:tab/>
        <w:t>44   Cms.</w:t>
      </w:r>
    </w:p>
    <w:p w:rsidR="00582A83" w:rsidRDefault="00582A83" w:rsidP="00582A83">
      <w:r>
        <w:t xml:space="preserve">RODILLO  :    </w:t>
      </w:r>
      <w:r>
        <w:tab/>
        <w:t>44</w:t>
      </w:r>
      <w:r>
        <w:tab/>
      </w:r>
    </w:p>
    <w:p w:rsidR="00582A83" w:rsidRDefault="00582A83" w:rsidP="00582A83">
      <w:r>
        <w:t>BOLSA:</w:t>
      </w:r>
      <w:r>
        <w:tab/>
      </w:r>
      <w:r>
        <w:tab/>
        <w:t>20   +  6  +  6  X  44   Cms.   Con  troquel camiseta</w:t>
      </w:r>
    </w:p>
    <w:p w:rsidR="00582A83" w:rsidRDefault="00582A83" w:rsidP="00582A83">
      <w:r>
        <w:t>SELLADO:</w:t>
      </w:r>
      <w:r>
        <w:tab/>
      </w:r>
      <w:r>
        <w:tab/>
        <w:t>fondo</w:t>
      </w:r>
    </w:p>
    <w:p w:rsidR="00582A83" w:rsidRDefault="00582A83" w:rsidP="00582A83">
      <w:r>
        <w:t>REFERENCIA:</w:t>
      </w:r>
      <w:r>
        <w:tab/>
      </w:r>
      <w:r>
        <w:rPr>
          <w:b/>
        </w:rPr>
        <w:t>TECNAS PUNTO DE  VENTA  PEQUENA</w:t>
      </w:r>
    </w:p>
    <w:p w:rsidR="00582A83" w:rsidRDefault="00582A83" w:rsidP="00582A83">
      <w:r>
        <w:tab/>
      </w:r>
      <w:r>
        <w:tab/>
      </w:r>
      <w:r>
        <w:tab/>
      </w:r>
    </w:p>
    <w:p w:rsidR="00582A83" w:rsidRDefault="00582A83" w:rsidP="00582A83">
      <w:r>
        <w:rPr>
          <w:b/>
          <w:bCs/>
          <w:u w:val="single"/>
        </w:rPr>
        <w:t>NOTA</w:t>
      </w:r>
      <w:r>
        <w:t>:  - Los Cyreles se  encuentran en su   planta.</w:t>
      </w:r>
    </w:p>
    <w:p w:rsidR="00582A83" w:rsidRDefault="00582A83" w:rsidP="00582A83">
      <w:r>
        <w:tab/>
        <w:t>-</w:t>
      </w:r>
      <w:r>
        <w:tab/>
        <w:t>Pigmentación  Según Muestra</w:t>
      </w:r>
    </w:p>
    <w:p w:rsidR="00582A83" w:rsidRDefault="00582A83" w:rsidP="00582A83">
      <w:pPr>
        <w:numPr>
          <w:ilvl w:val="0"/>
          <w:numId w:val="2"/>
        </w:numPr>
      </w:pPr>
      <w:r>
        <w:t>Colocar pie de imprenta de Plásticos Unión</w:t>
      </w:r>
    </w:p>
    <w:p w:rsidR="00582A83" w:rsidRPr="003F2090" w:rsidRDefault="00582A83" w:rsidP="00582A83">
      <w:pPr>
        <w:rPr>
          <w:b/>
        </w:rPr>
      </w:pPr>
    </w:p>
    <w:p w:rsidR="00582A83" w:rsidRDefault="00582A83" w:rsidP="00582A83"/>
    <w:p w:rsidR="00582A83" w:rsidRDefault="00582A83" w:rsidP="00582A83">
      <w:r>
        <w:t>Agradezco la atención y colaboración prestada.</w:t>
      </w:r>
    </w:p>
    <w:p w:rsidR="00582A83" w:rsidRDefault="00582A83" w:rsidP="00582A83"/>
    <w:p w:rsidR="00582A83" w:rsidRDefault="00582A83" w:rsidP="00582A83"/>
    <w:p w:rsidR="00582A83" w:rsidRDefault="00582A83" w:rsidP="00582A83">
      <w:r>
        <w:t>Cordialmente,</w:t>
      </w:r>
    </w:p>
    <w:p w:rsidR="00582A83" w:rsidRDefault="00582A83" w:rsidP="00582A83"/>
    <w:p w:rsidR="00582A83" w:rsidRDefault="00582A83" w:rsidP="00582A83"/>
    <w:p w:rsidR="00582A83" w:rsidRDefault="00582A83" w:rsidP="00582A83">
      <w:r>
        <w:t>RICARDO CASAS ZAPATA</w:t>
      </w:r>
    </w:p>
    <w:p w:rsidR="00582A83" w:rsidRDefault="00582A83" w:rsidP="00582A83">
      <w:r>
        <w:t>Director.</w:t>
      </w:r>
    </w:p>
    <w:p w:rsidR="00582A83" w:rsidRDefault="00582A83" w:rsidP="0042659C">
      <w:pPr>
        <w:rPr>
          <w:b/>
        </w:rPr>
      </w:pPr>
    </w:p>
    <w:p w:rsidR="00B63C28" w:rsidRDefault="00B63C28" w:rsidP="0042659C">
      <w:pPr>
        <w:rPr>
          <w:b/>
        </w:rPr>
      </w:pPr>
    </w:p>
    <w:p w:rsidR="00B63C28" w:rsidRDefault="00B63C28" w:rsidP="0042659C">
      <w:pPr>
        <w:rPr>
          <w:b/>
        </w:rPr>
      </w:pPr>
    </w:p>
    <w:p w:rsidR="00B63C28" w:rsidRDefault="00B63C28" w:rsidP="0042659C">
      <w:pPr>
        <w:rPr>
          <w:b/>
        </w:rPr>
      </w:pPr>
    </w:p>
    <w:p w:rsidR="00B63C28" w:rsidRDefault="00B63C28" w:rsidP="0042659C">
      <w:pPr>
        <w:rPr>
          <w:b/>
        </w:rPr>
      </w:pPr>
    </w:p>
    <w:p w:rsidR="00B63C28" w:rsidRDefault="00B63C28" w:rsidP="0042659C">
      <w:pPr>
        <w:rPr>
          <w:b/>
        </w:rPr>
      </w:pPr>
    </w:p>
    <w:p w:rsidR="00B63C28" w:rsidRDefault="00B63C28" w:rsidP="00B63C28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B63C28" w:rsidRDefault="00B63C28" w:rsidP="00B63C28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B63C28" w:rsidRDefault="00B63C28" w:rsidP="00B63C28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B63C28" w:rsidRDefault="00B63C28" w:rsidP="00B63C28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B63C28" w:rsidRDefault="00B63C28" w:rsidP="00B63C28"/>
    <w:p w:rsidR="00B63C28" w:rsidRDefault="00B63C28" w:rsidP="00B63C28">
      <w:pPr>
        <w:pStyle w:val="Ttulo1"/>
      </w:pPr>
      <w:r>
        <w:t>ORDEN DE TRABAJO  N°     01005</w:t>
      </w:r>
    </w:p>
    <w:p w:rsidR="00B63C28" w:rsidRDefault="00B63C28" w:rsidP="00B63C28"/>
    <w:p w:rsidR="00B63C28" w:rsidRDefault="00B63C28" w:rsidP="00B63C28">
      <w:r>
        <w:t>FECHA:</w:t>
      </w:r>
      <w:r>
        <w:tab/>
        <w:t>Medellín, Noviembre  05   de    2010</w:t>
      </w:r>
    </w:p>
    <w:p w:rsidR="00B63C28" w:rsidRDefault="00B63C28" w:rsidP="00B63C28">
      <w:r>
        <w:t>PARA:</w:t>
      </w:r>
      <w:r>
        <w:tab/>
      </w:r>
      <w:r>
        <w:tab/>
        <w:t>PLÁSTICOS DARMA</w:t>
      </w:r>
    </w:p>
    <w:p w:rsidR="00B63C28" w:rsidRDefault="00B63C28" w:rsidP="00B63C28">
      <w:r>
        <w:t>ATENCIÓN:</w:t>
      </w:r>
      <w:r>
        <w:tab/>
        <w:t>Sr. Darío Jaramillo</w:t>
      </w:r>
    </w:p>
    <w:p w:rsidR="00B63C28" w:rsidRDefault="00B63C28" w:rsidP="00B63C28">
      <w:r>
        <w:tab/>
      </w:r>
      <w:r>
        <w:tab/>
        <w:t>Gerente.</w:t>
      </w:r>
    </w:p>
    <w:p w:rsidR="00B63C28" w:rsidRDefault="00B63C28" w:rsidP="00B63C28"/>
    <w:p w:rsidR="00B63C28" w:rsidRDefault="00B63C28" w:rsidP="00B63C28">
      <w:r>
        <w:t>Apreciado Don Darío :</w:t>
      </w:r>
    </w:p>
    <w:p w:rsidR="00B63C28" w:rsidRDefault="00B63C28" w:rsidP="00B63C28">
      <w:r>
        <w:t xml:space="preserve"> </w:t>
      </w:r>
    </w:p>
    <w:p w:rsidR="00B63C28" w:rsidRPr="00B212E0" w:rsidRDefault="00B63C28" w:rsidP="00B63C28">
      <w:pPr>
        <w:rPr>
          <w:sz w:val="36"/>
          <w:szCs w:val="36"/>
        </w:rPr>
      </w:pPr>
      <w:r>
        <w:t xml:space="preserve">Con la presente estamos solicitando el siguiente servicio de </w:t>
      </w:r>
      <w:r w:rsidRPr="00B212E0">
        <w:rPr>
          <w:sz w:val="36"/>
          <w:szCs w:val="36"/>
        </w:rPr>
        <w:t>EXTRUSION E IMPRESION:</w:t>
      </w:r>
    </w:p>
    <w:p w:rsidR="00B63C28" w:rsidRPr="00B212E0" w:rsidRDefault="00B63C28" w:rsidP="00B63C28">
      <w:pPr>
        <w:rPr>
          <w:sz w:val="36"/>
          <w:szCs w:val="36"/>
        </w:rPr>
      </w:pPr>
    </w:p>
    <w:p w:rsidR="00B63C28" w:rsidRDefault="00B63C28" w:rsidP="00B63C28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B63C28" w:rsidRDefault="00B63C28" w:rsidP="00B63C28">
      <w:pPr>
        <w:rPr>
          <w:b/>
          <w:bCs/>
          <w:u w:val="single"/>
        </w:rPr>
      </w:pPr>
    </w:p>
    <w:p w:rsidR="00B63C28" w:rsidRDefault="00B63C28" w:rsidP="00B63C28">
      <w:r>
        <w:t>MATERIAL:</w:t>
      </w:r>
      <w:r>
        <w:tab/>
      </w:r>
      <w:r>
        <w:tab/>
        <w:t xml:space="preserve">Polietileno BAJA  lamina </w:t>
      </w:r>
    </w:p>
    <w:p w:rsidR="00B63C28" w:rsidRPr="003F0627" w:rsidRDefault="00B63C28" w:rsidP="00B63C28">
      <w:pPr>
        <w:rPr>
          <w:b/>
        </w:rPr>
      </w:pPr>
      <w:r>
        <w:t>MEDIDA:</w:t>
      </w:r>
      <w:r>
        <w:tab/>
      </w:r>
      <w:r>
        <w:tab/>
      </w:r>
      <w:r>
        <w:rPr>
          <w:b/>
        </w:rPr>
        <w:t>88  cm</w:t>
      </w:r>
    </w:p>
    <w:p w:rsidR="00B63C28" w:rsidRDefault="00B63C28" w:rsidP="00B63C28">
      <w:r>
        <w:t>CALIBRE:</w:t>
      </w:r>
      <w:r>
        <w:tab/>
      </w:r>
      <w:r>
        <w:tab/>
      </w:r>
      <w:r w:rsidR="00ED099C">
        <w:rPr>
          <w:b/>
        </w:rPr>
        <w:t>1.4</w:t>
      </w:r>
      <w:r>
        <w:rPr>
          <w:b/>
        </w:rPr>
        <w:t xml:space="preserve">   </w:t>
      </w:r>
      <w:r w:rsidRPr="00BB2CA5">
        <w:rPr>
          <w:b/>
        </w:rPr>
        <w:t>”</w:t>
      </w:r>
    </w:p>
    <w:p w:rsidR="00B63C28" w:rsidRDefault="00B63C28" w:rsidP="00B63C28">
      <w:r>
        <w:t>COLOR:</w:t>
      </w:r>
      <w:r>
        <w:tab/>
      </w:r>
      <w:r>
        <w:tab/>
        <w:t>Transparente</w:t>
      </w:r>
    </w:p>
    <w:p w:rsidR="00B63C28" w:rsidRDefault="00B63C28" w:rsidP="00B63C28">
      <w:r>
        <w:t>TRATADO:</w:t>
      </w:r>
      <w:r>
        <w:tab/>
      </w:r>
      <w:r>
        <w:tab/>
        <w:t>1  Cara.</w:t>
      </w:r>
    </w:p>
    <w:p w:rsidR="00B63C28" w:rsidRDefault="00B63C28" w:rsidP="00B63C28">
      <w:pPr>
        <w:rPr>
          <w:b/>
          <w:bCs/>
        </w:rPr>
      </w:pPr>
      <w:r>
        <w:t>CANTIDAD:</w:t>
      </w:r>
      <w:r>
        <w:tab/>
      </w:r>
      <w:r>
        <w:tab/>
      </w:r>
      <w:r>
        <w:rPr>
          <w:b/>
        </w:rPr>
        <w:t xml:space="preserve">40 </w:t>
      </w:r>
      <w:r>
        <w:t xml:space="preserve">    Kg.</w:t>
      </w:r>
      <w:r>
        <w:rPr>
          <w:b/>
          <w:bCs/>
        </w:rPr>
        <w:tab/>
      </w:r>
    </w:p>
    <w:p w:rsidR="00B63C28" w:rsidRDefault="00B63C28" w:rsidP="00B63C28">
      <w:r>
        <w:t>COLORES:</w:t>
      </w:r>
      <w:r>
        <w:tab/>
      </w:r>
      <w:r>
        <w:tab/>
        <w:t>4     (  Rojo  -  Blanco  -   Amarillo – Negro   )</w:t>
      </w:r>
    </w:p>
    <w:p w:rsidR="00B63C28" w:rsidRDefault="00B63C28" w:rsidP="00B63C28">
      <w:r>
        <w:t>CARAS:</w:t>
      </w:r>
      <w:r>
        <w:tab/>
      </w:r>
      <w:r>
        <w:tab/>
        <w:t>2  (  4 x 1- 4 x 1   )</w:t>
      </w:r>
    </w:p>
    <w:p w:rsidR="00B63C28" w:rsidRDefault="00B63C28" w:rsidP="00B63C28">
      <w:r>
        <w:t>REPETICIÓN:</w:t>
      </w:r>
      <w:r>
        <w:tab/>
        <w:t xml:space="preserve">20.5    Cms. </w:t>
      </w:r>
    </w:p>
    <w:p w:rsidR="00B63C28" w:rsidRDefault="00B63C28" w:rsidP="00B63C28">
      <w:r>
        <w:t>BOLSA:</w:t>
      </w:r>
      <w:r>
        <w:tab/>
      </w:r>
      <w:r>
        <w:tab/>
        <w:t xml:space="preserve">20.5   X   44   cm  </w:t>
      </w:r>
    </w:p>
    <w:p w:rsidR="00B63C28" w:rsidRDefault="00B63C28" w:rsidP="00B63C28">
      <w:r>
        <w:t>RODILLO :                42</w:t>
      </w:r>
    </w:p>
    <w:p w:rsidR="00B63C28" w:rsidRDefault="00B63C28" w:rsidP="00B63C28">
      <w:r>
        <w:t>SELLADO:</w:t>
      </w:r>
      <w:r>
        <w:tab/>
      </w:r>
      <w:r>
        <w:tab/>
        <w:t xml:space="preserve">Lateral  </w:t>
      </w:r>
    </w:p>
    <w:p w:rsidR="00B63C28" w:rsidRPr="001F34F2" w:rsidRDefault="00B63C28" w:rsidP="00B63C28">
      <w:r w:rsidRPr="001F34F2">
        <w:t>REFERENCIA:</w:t>
      </w:r>
      <w:r w:rsidRPr="001F34F2">
        <w:tab/>
      </w:r>
      <w:r w:rsidR="001B725C">
        <w:t xml:space="preserve">PAN  TAJADO </w:t>
      </w:r>
      <w:r>
        <w:t xml:space="preserve">  RIKYPAN</w:t>
      </w:r>
      <w:r>
        <w:tab/>
      </w:r>
    </w:p>
    <w:p w:rsidR="00B63C28" w:rsidRDefault="00B63C28" w:rsidP="00B63C28">
      <w:pPr>
        <w:rPr>
          <w:b/>
        </w:rPr>
      </w:pPr>
      <w:r>
        <w:tab/>
      </w:r>
      <w:r>
        <w:tab/>
      </w:r>
      <w:r>
        <w:tab/>
      </w:r>
    </w:p>
    <w:p w:rsidR="00B63C28" w:rsidRDefault="00B63C28" w:rsidP="00B63C28">
      <w:pPr>
        <w:rPr>
          <w:b/>
        </w:rPr>
      </w:pPr>
    </w:p>
    <w:p w:rsidR="00B63C28" w:rsidRPr="001F34F2" w:rsidRDefault="00B63C28" w:rsidP="00B63C28"/>
    <w:p w:rsidR="00B63C28" w:rsidRDefault="00B63C28" w:rsidP="00B63C28">
      <w:r>
        <w:rPr>
          <w:b/>
          <w:bCs/>
          <w:u w:val="single"/>
        </w:rPr>
        <w:t>NOTA:</w:t>
      </w:r>
      <w:r>
        <w:t xml:space="preserve">  - Los cyreles  los envía  Grafiflex.</w:t>
      </w:r>
    </w:p>
    <w:p w:rsidR="00B63C28" w:rsidRPr="00BC4620" w:rsidRDefault="00B63C28" w:rsidP="00B63C28">
      <w:pPr>
        <w:numPr>
          <w:ilvl w:val="0"/>
          <w:numId w:val="2"/>
        </w:numPr>
        <w:ind w:left="1500"/>
        <w:rPr>
          <w:b/>
        </w:rPr>
      </w:pPr>
      <w:r>
        <w:t>Altura y tonos según   Arte</w:t>
      </w:r>
    </w:p>
    <w:p w:rsidR="00B63C28" w:rsidRDefault="00B63C28" w:rsidP="00B63C28"/>
    <w:p w:rsidR="00B63C28" w:rsidRPr="00465B97" w:rsidRDefault="00B63C28" w:rsidP="00B63C28"/>
    <w:p w:rsidR="00B63C28" w:rsidRDefault="00B63C28" w:rsidP="00B63C28">
      <w:r>
        <w:t>Agradezco la atención y colaboración prestada.</w:t>
      </w:r>
    </w:p>
    <w:p w:rsidR="00B63C28" w:rsidRDefault="00B63C28" w:rsidP="00B63C28"/>
    <w:p w:rsidR="00B63C28" w:rsidRDefault="00B63C28" w:rsidP="00B63C28"/>
    <w:p w:rsidR="00B63C28" w:rsidRDefault="00B63C28" w:rsidP="00B63C28">
      <w:r>
        <w:t>Cordialmente,</w:t>
      </w:r>
    </w:p>
    <w:p w:rsidR="00B63C28" w:rsidRDefault="00B63C28" w:rsidP="00B63C28"/>
    <w:p w:rsidR="00B63C28" w:rsidRDefault="00B63C28" w:rsidP="00B63C28">
      <w:r>
        <w:t>RICARDO CASAS Z</w:t>
      </w:r>
    </w:p>
    <w:p w:rsidR="00B63C28" w:rsidRDefault="00B63C28" w:rsidP="00B63C28">
      <w:r>
        <w:t>Director</w:t>
      </w:r>
    </w:p>
    <w:p w:rsidR="00B63C28" w:rsidRDefault="00B63C28" w:rsidP="00B63C28"/>
    <w:p w:rsidR="00B63C28" w:rsidRDefault="00B63C28" w:rsidP="0042659C">
      <w:pPr>
        <w:rPr>
          <w:b/>
        </w:rPr>
      </w:pPr>
    </w:p>
    <w:p w:rsidR="00AA78CE" w:rsidRDefault="00AA78CE" w:rsidP="0042659C">
      <w:pPr>
        <w:rPr>
          <w:b/>
        </w:rPr>
      </w:pPr>
    </w:p>
    <w:p w:rsidR="00AA78CE" w:rsidRDefault="00AA78CE" w:rsidP="0042659C">
      <w:pPr>
        <w:rPr>
          <w:b/>
        </w:rPr>
      </w:pPr>
    </w:p>
    <w:p w:rsidR="00AA78CE" w:rsidRDefault="00AA78CE" w:rsidP="00AA78CE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AA78CE" w:rsidRDefault="00AA78CE" w:rsidP="00AA78CE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AA78CE" w:rsidRDefault="00AA78CE" w:rsidP="00AA78CE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AA78CE" w:rsidRDefault="00AA78CE" w:rsidP="00AA78CE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AA78CE" w:rsidRDefault="00AA78CE" w:rsidP="00AA78CE"/>
    <w:p w:rsidR="00AA78CE" w:rsidRDefault="00AA78CE" w:rsidP="00AA78CE">
      <w:pPr>
        <w:pStyle w:val="Ttulo1"/>
      </w:pPr>
      <w:r>
        <w:t>ORDEN DE TRABAJO   N°      07459-1</w:t>
      </w:r>
    </w:p>
    <w:p w:rsidR="00AA78CE" w:rsidRDefault="00AA78CE" w:rsidP="00AA78CE"/>
    <w:p w:rsidR="00AA78CE" w:rsidRDefault="00AA78CE" w:rsidP="00AA78CE">
      <w:r>
        <w:t>FECHA:</w:t>
      </w:r>
      <w:r>
        <w:tab/>
        <w:t>Medellín, Octubre      de  2010</w:t>
      </w:r>
    </w:p>
    <w:p w:rsidR="00AA78CE" w:rsidRDefault="00AA78CE" w:rsidP="00AA78CE">
      <w:r>
        <w:t>PARA:</w:t>
      </w:r>
      <w:r>
        <w:tab/>
      </w:r>
      <w:r>
        <w:tab/>
        <w:t>PLÁSTICOS   DARMA</w:t>
      </w:r>
    </w:p>
    <w:p w:rsidR="00AA78CE" w:rsidRDefault="00AA78CE" w:rsidP="00AA78CE">
      <w:r>
        <w:t>ATENCIÓN:</w:t>
      </w:r>
      <w:r>
        <w:tab/>
        <w:t>Sr. DARIO JARAMILLO</w:t>
      </w:r>
    </w:p>
    <w:p w:rsidR="00AA78CE" w:rsidRDefault="00AA78CE" w:rsidP="00AA78CE"/>
    <w:p w:rsidR="00AA78CE" w:rsidRDefault="00AA78CE" w:rsidP="00AA78CE">
      <w:r>
        <w:t>Apreciado Dn DARIO:</w:t>
      </w:r>
    </w:p>
    <w:p w:rsidR="00AA78CE" w:rsidRDefault="00AA78CE" w:rsidP="00AA78CE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AA78CE" w:rsidRDefault="00AA78CE" w:rsidP="00AA78CE"/>
    <w:p w:rsidR="00AA78CE" w:rsidRDefault="00AA78CE" w:rsidP="00AA78CE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AA78CE" w:rsidRDefault="00AA78CE" w:rsidP="00AA78CE"/>
    <w:p w:rsidR="00AA78CE" w:rsidRDefault="00AA78CE" w:rsidP="00AA78CE">
      <w:r>
        <w:t>MATERIAL :</w:t>
      </w:r>
      <w:r>
        <w:tab/>
      </w:r>
      <w:r>
        <w:tab/>
        <w:t xml:space="preserve">Polietileno de Baja  densidad   </w:t>
      </w:r>
      <w:r>
        <w:rPr>
          <w:b/>
          <w:u w:val="single"/>
        </w:rPr>
        <w:t xml:space="preserve">Transparente </w:t>
      </w:r>
      <w:r>
        <w:t xml:space="preserve"> Tubular</w:t>
      </w:r>
    </w:p>
    <w:p w:rsidR="00AA78CE" w:rsidRDefault="00AA78CE" w:rsidP="00AA78CE">
      <w:r>
        <w:t>MEDIDA:</w:t>
      </w:r>
      <w:r>
        <w:tab/>
      </w:r>
      <w:r>
        <w:tab/>
      </w:r>
      <w:r>
        <w:rPr>
          <w:b/>
        </w:rPr>
        <w:t>75</w:t>
      </w:r>
      <w:r>
        <w:t xml:space="preserve">   cms   </w:t>
      </w:r>
    </w:p>
    <w:p w:rsidR="00AA78CE" w:rsidRDefault="00AA78CE" w:rsidP="00AA78CE">
      <w:r>
        <w:t>CALIBRE :</w:t>
      </w:r>
      <w:r>
        <w:tab/>
      </w:r>
      <w:r>
        <w:tab/>
      </w:r>
      <w:r w:rsidRPr="00BB33FF">
        <w:rPr>
          <w:b/>
        </w:rPr>
        <w:t>1.</w:t>
      </w:r>
      <w:r>
        <w:rPr>
          <w:b/>
        </w:rPr>
        <w:t>7</w:t>
      </w:r>
      <w:r>
        <w:t xml:space="preserve">   “</w:t>
      </w:r>
    </w:p>
    <w:p w:rsidR="00AA78CE" w:rsidRDefault="00AA78CE" w:rsidP="00AA78CE">
      <w:r>
        <w:t>COLOR :</w:t>
      </w:r>
      <w:r>
        <w:tab/>
      </w:r>
      <w:r>
        <w:tab/>
        <w:t>Transparente</w:t>
      </w:r>
    </w:p>
    <w:p w:rsidR="00AA78CE" w:rsidRPr="0007721A" w:rsidRDefault="00AA78CE" w:rsidP="00AA78CE">
      <w:r>
        <w:t xml:space="preserve">TRATADO : </w:t>
      </w:r>
      <w:r>
        <w:tab/>
      </w:r>
      <w:r>
        <w:tab/>
        <w:t>1  cara</w:t>
      </w:r>
    </w:p>
    <w:p w:rsidR="00AA78CE" w:rsidRDefault="00AA78CE" w:rsidP="00AA78CE">
      <w:r>
        <w:t xml:space="preserve">CANTIDAD : </w:t>
      </w:r>
      <w:r>
        <w:tab/>
      </w:r>
      <w:r w:rsidRPr="00AD0457">
        <w:rPr>
          <w:b/>
        </w:rPr>
        <w:t>1</w:t>
      </w:r>
      <w:r>
        <w:rPr>
          <w:b/>
        </w:rPr>
        <w:t>7</w:t>
      </w:r>
      <w:r w:rsidRPr="00AD0457">
        <w:rPr>
          <w:b/>
        </w:rPr>
        <w:t>0</w:t>
      </w:r>
      <w:r>
        <w:t xml:space="preserve">    kg</w:t>
      </w:r>
    </w:p>
    <w:p w:rsidR="00AA78CE" w:rsidRDefault="00AA78CE" w:rsidP="00AA78CE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 xml:space="preserve">2 (   rojo -  azul     ) </w:t>
      </w:r>
    </w:p>
    <w:p w:rsidR="00AA78CE" w:rsidRDefault="00AA78CE" w:rsidP="00AA78CE">
      <w:r>
        <w:t xml:space="preserve">CARAS : </w:t>
      </w:r>
      <w:r>
        <w:tab/>
      </w:r>
      <w:r>
        <w:tab/>
        <w:t>1  ( 2  x  1  )</w:t>
      </w:r>
    </w:p>
    <w:p w:rsidR="00AA78CE" w:rsidRDefault="00AA78CE" w:rsidP="00AA78CE">
      <w:r>
        <w:t xml:space="preserve">REPETICIÓN : </w:t>
      </w:r>
      <w:r>
        <w:tab/>
        <w:t>50   cms</w:t>
      </w:r>
    </w:p>
    <w:p w:rsidR="00AA78CE" w:rsidRDefault="00AA78CE" w:rsidP="00AA78CE">
      <w:r>
        <w:t>RODILLO :</w:t>
      </w:r>
      <w:r>
        <w:tab/>
      </w:r>
      <w:r>
        <w:tab/>
        <w:t>50</w:t>
      </w:r>
    </w:p>
    <w:p w:rsidR="00AA78CE" w:rsidRDefault="00AA78CE" w:rsidP="00AA78CE">
      <w:r>
        <w:t>BOLSA  :</w:t>
      </w:r>
      <w:r>
        <w:tab/>
      </w:r>
      <w:r>
        <w:tab/>
      </w:r>
      <w:r w:rsidRPr="00912C7E">
        <w:rPr>
          <w:b/>
        </w:rPr>
        <w:t>50  x</w:t>
      </w:r>
      <w:r>
        <w:rPr>
          <w:b/>
        </w:rPr>
        <w:t xml:space="preserve">  7</w:t>
      </w:r>
      <w:r w:rsidRPr="00336CAC">
        <w:rPr>
          <w:b/>
        </w:rPr>
        <w:t>0</w:t>
      </w:r>
      <w:r>
        <w:rPr>
          <w:b/>
        </w:rPr>
        <w:t xml:space="preserve"> + 5 </w:t>
      </w:r>
      <w:r w:rsidRPr="00336CAC">
        <w:rPr>
          <w:b/>
        </w:rPr>
        <w:t xml:space="preserve">   cm</w:t>
      </w:r>
      <w:r>
        <w:t xml:space="preserve">     de solapa interna</w:t>
      </w:r>
    </w:p>
    <w:p w:rsidR="00AA78CE" w:rsidRDefault="00AA78CE" w:rsidP="00AA78CE">
      <w:r>
        <w:t>SELLADO .</w:t>
      </w:r>
      <w:r>
        <w:tab/>
      </w:r>
      <w:r>
        <w:tab/>
        <w:t>Lateral</w:t>
      </w:r>
    </w:p>
    <w:p w:rsidR="00AA78CE" w:rsidRDefault="00AA78CE" w:rsidP="00AA78CE">
      <w:r>
        <w:t>REFERENCIA :</w:t>
      </w:r>
      <w:r>
        <w:tab/>
      </w:r>
      <w:r w:rsidRPr="00823B3E">
        <w:rPr>
          <w:b/>
        </w:rPr>
        <w:t>ALMOHADA</w:t>
      </w:r>
      <w:r>
        <w:rPr>
          <w:b/>
        </w:rPr>
        <w:t xml:space="preserve">  AMERICANA</w:t>
      </w:r>
    </w:p>
    <w:p w:rsidR="00AA78CE" w:rsidRDefault="00AA78CE" w:rsidP="00AA78CE"/>
    <w:p w:rsidR="00AA78CE" w:rsidRDefault="00AA78CE" w:rsidP="00AA78CE"/>
    <w:p w:rsidR="00AA78CE" w:rsidRDefault="00AA78CE" w:rsidP="00AA78CE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>
        <w:rPr>
          <w:bCs/>
        </w:rPr>
        <w:t>Cyreles  los envía GRAFIFLEX</w:t>
      </w:r>
    </w:p>
    <w:p w:rsidR="00AA78CE" w:rsidRDefault="00AA78CE" w:rsidP="00AA78CE">
      <w:r>
        <w:t xml:space="preserve">                   -   Anexo  Arte  para   alturas y Tonos.</w:t>
      </w:r>
    </w:p>
    <w:p w:rsidR="00AA78CE" w:rsidRDefault="00AA78CE" w:rsidP="00AA78CE">
      <w:r>
        <w:tab/>
        <w:t xml:space="preserve">        -  </w:t>
      </w:r>
      <w:r w:rsidRPr="00B879F4">
        <w:rPr>
          <w:b/>
        </w:rPr>
        <w:t>SE  APRUEBA  IMPRESIÓN</w:t>
      </w:r>
      <w:r>
        <w:t xml:space="preserve">  </w:t>
      </w:r>
    </w:p>
    <w:p w:rsidR="00AA78CE" w:rsidRDefault="00AA78CE" w:rsidP="00AA78CE">
      <w:pPr>
        <w:rPr>
          <w:b/>
        </w:rPr>
      </w:pPr>
      <w:r>
        <w:tab/>
        <w:t xml:space="preserve">        </w:t>
      </w: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AA78CE" w:rsidRPr="0066704D" w:rsidRDefault="00AA78CE" w:rsidP="00AA78CE">
      <w:pPr>
        <w:rPr>
          <w:b/>
          <w:u w:val="single"/>
        </w:rPr>
      </w:pPr>
      <w:r>
        <w:rPr>
          <w:b/>
        </w:rPr>
        <w:tab/>
        <w:t xml:space="preserve">        -  EL MATERIAL  LO ENVIA  P.U .</w:t>
      </w:r>
    </w:p>
    <w:p w:rsidR="00AA78CE" w:rsidRPr="0066704D" w:rsidRDefault="00AA78CE" w:rsidP="00AA78CE">
      <w:pPr>
        <w:rPr>
          <w:b/>
        </w:rPr>
      </w:pPr>
    </w:p>
    <w:p w:rsidR="00AA78CE" w:rsidRDefault="00AA78CE" w:rsidP="00AA78CE">
      <w:r>
        <w:tab/>
      </w:r>
    </w:p>
    <w:p w:rsidR="00AA78CE" w:rsidRDefault="00AA78CE" w:rsidP="00AA78CE">
      <w:r>
        <w:tab/>
      </w:r>
    </w:p>
    <w:p w:rsidR="00AA78CE" w:rsidRDefault="00AA78CE" w:rsidP="00AA78CE">
      <w:r>
        <w:t>Agradezco la atención y colaboración prestada.</w:t>
      </w:r>
    </w:p>
    <w:p w:rsidR="00AA78CE" w:rsidRDefault="00AA78CE" w:rsidP="00AA78CE"/>
    <w:p w:rsidR="00AA78CE" w:rsidRDefault="00AA78CE" w:rsidP="00AA78CE"/>
    <w:p w:rsidR="00AA78CE" w:rsidRDefault="00AA78CE" w:rsidP="00AA78CE">
      <w:r>
        <w:t>Cordialmente</w:t>
      </w:r>
    </w:p>
    <w:p w:rsidR="00AA78CE" w:rsidRDefault="00AA78CE" w:rsidP="00AA78CE"/>
    <w:p w:rsidR="00AA78CE" w:rsidRDefault="00AA78CE" w:rsidP="00AA78CE"/>
    <w:p w:rsidR="00AA78CE" w:rsidRDefault="00AA78CE" w:rsidP="00AA78CE">
      <w:r>
        <w:t>RICARDO CASAS ZAPATA</w:t>
      </w:r>
    </w:p>
    <w:p w:rsidR="00AA78CE" w:rsidRDefault="00AA78CE" w:rsidP="00AA78CE">
      <w:r>
        <w:t>Director.</w:t>
      </w:r>
    </w:p>
    <w:p w:rsidR="00AA78CE" w:rsidRDefault="00AA78CE" w:rsidP="00AA78CE">
      <w:pPr>
        <w:rPr>
          <w:b/>
        </w:rPr>
      </w:pPr>
    </w:p>
    <w:p w:rsidR="00AA78CE" w:rsidRDefault="00AA78CE" w:rsidP="00AA78CE">
      <w:pPr>
        <w:rPr>
          <w:b/>
        </w:rPr>
      </w:pPr>
    </w:p>
    <w:p w:rsidR="00AA78CE" w:rsidRDefault="00AA78CE" w:rsidP="0042659C">
      <w:pPr>
        <w:rPr>
          <w:b/>
        </w:rPr>
      </w:pPr>
    </w:p>
    <w:p w:rsidR="000828C9" w:rsidRDefault="000828C9" w:rsidP="000828C9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0828C9" w:rsidRDefault="000828C9" w:rsidP="000828C9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0828C9" w:rsidRDefault="000828C9" w:rsidP="000828C9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0828C9" w:rsidRDefault="000828C9" w:rsidP="000828C9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0828C9" w:rsidRDefault="000828C9" w:rsidP="000828C9">
      <w:pPr>
        <w:pStyle w:val="Ttulo1"/>
      </w:pPr>
    </w:p>
    <w:p w:rsidR="000828C9" w:rsidRDefault="000828C9" w:rsidP="000828C9">
      <w:pPr>
        <w:pStyle w:val="Ttulo1"/>
      </w:pPr>
      <w:r>
        <w:t>ORDEN DE TRABAJO     N°      07633</w:t>
      </w:r>
    </w:p>
    <w:p w:rsidR="000828C9" w:rsidRDefault="000828C9" w:rsidP="000828C9"/>
    <w:p w:rsidR="000828C9" w:rsidRDefault="000828C9" w:rsidP="000828C9">
      <w:r>
        <w:t>FECHA:</w:t>
      </w:r>
      <w:r>
        <w:tab/>
        <w:t>Medellín, Noviembre  08    de  2010</w:t>
      </w:r>
    </w:p>
    <w:p w:rsidR="000828C9" w:rsidRDefault="000828C9" w:rsidP="000828C9">
      <w:r>
        <w:t>PARA:</w:t>
      </w:r>
      <w:r>
        <w:tab/>
      </w:r>
      <w:r>
        <w:tab/>
        <w:t>PLÁSTICOS DARMA</w:t>
      </w:r>
    </w:p>
    <w:p w:rsidR="000828C9" w:rsidRDefault="000828C9" w:rsidP="000828C9">
      <w:r>
        <w:t>ATENCIÓN:</w:t>
      </w:r>
      <w:r>
        <w:tab/>
        <w:t>Sr. Darío Jaramillo</w:t>
      </w:r>
    </w:p>
    <w:p w:rsidR="000828C9" w:rsidRDefault="000828C9" w:rsidP="000828C9">
      <w:r>
        <w:tab/>
      </w:r>
      <w:r>
        <w:tab/>
        <w:t>Gerente.</w:t>
      </w:r>
    </w:p>
    <w:p w:rsidR="000828C9" w:rsidRDefault="000828C9" w:rsidP="000828C9"/>
    <w:p w:rsidR="000828C9" w:rsidRDefault="000828C9" w:rsidP="000828C9">
      <w:r>
        <w:t>Apreciado Don Darío:</w:t>
      </w:r>
    </w:p>
    <w:p w:rsidR="000828C9" w:rsidRDefault="000828C9" w:rsidP="000828C9"/>
    <w:p w:rsidR="000828C9" w:rsidRDefault="000828C9" w:rsidP="000828C9">
      <w:r>
        <w:t>Con la presente estamos solicitando el siguiente Material   :</w:t>
      </w:r>
    </w:p>
    <w:p w:rsidR="000828C9" w:rsidRDefault="000828C9" w:rsidP="000828C9"/>
    <w:p w:rsidR="000828C9" w:rsidRDefault="000828C9" w:rsidP="000828C9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0828C9" w:rsidRDefault="000828C9" w:rsidP="000828C9">
      <w:pPr>
        <w:rPr>
          <w:b/>
          <w:bCs/>
          <w:u w:val="single"/>
        </w:rPr>
      </w:pPr>
    </w:p>
    <w:p w:rsidR="000828C9" w:rsidRDefault="000828C9" w:rsidP="000828C9">
      <w:r>
        <w:t>MATERIAL:</w:t>
      </w:r>
      <w:r>
        <w:tab/>
      </w:r>
      <w:r>
        <w:tab/>
        <w:t>Polietileno Alta Densidad Pigmentado BLANCO Tubular.</w:t>
      </w:r>
    </w:p>
    <w:p w:rsidR="000828C9" w:rsidRDefault="000828C9" w:rsidP="000828C9">
      <w:r>
        <w:t>MEDIDA:</w:t>
      </w:r>
      <w:r>
        <w:tab/>
      </w:r>
      <w:r>
        <w:tab/>
      </w:r>
      <w:r>
        <w:rPr>
          <w:b/>
        </w:rPr>
        <w:t xml:space="preserve">58 </w:t>
      </w:r>
      <w:r w:rsidRPr="00657B35">
        <w:rPr>
          <w:b/>
        </w:rPr>
        <w:t xml:space="preserve">  Cms</w:t>
      </w:r>
      <w:r>
        <w:t>.</w:t>
      </w:r>
    </w:p>
    <w:p w:rsidR="000828C9" w:rsidRPr="005660D5" w:rsidRDefault="000828C9" w:rsidP="000828C9">
      <w:pPr>
        <w:rPr>
          <w:b/>
          <w:bCs/>
        </w:rPr>
      </w:pPr>
      <w:r>
        <w:t>CALIBRE:</w:t>
      </w:r>
      <w:r>
        <w:tab/>
      </w:r>
      <w:r>
        <w:tab/>
        <w:t>2.2</w:t>
      </w:r>
      <w:r w:rsidRPr="005660D5">
        <w:rPr>
          <w:b/>
        </w:rPr>
        <w:t xml:space="preserve"> </w:t>
      </w:r>
      <w:r w:rsidRPr="005660D5">
        <w:rPr>
          <w:b/>
          <w:bCs/>
        </w:rPr>
        <w:t xml:space="preserve">  ”</w:t>
      </w:r>
    </w:p>
    <w:p w:rsidR="000828C9" w:rsidRDefault="000828C9" w:rsidP="000828C9">
      <w:r>
        <w:t>COLOR:</w:t>
      </w:r>
      <w:r>
        <w:tab/>
      </w:r>
      <w:r>
        <w:tab/>
        <w:t xml:space="preserve">BLANCO  </w:t>
      </w:r>
    </w:p>
    <w:p w:rsidR="000828C9" w:rsidRDefault="000828C9" w:rsidP="000828C9">
      <w:r>
        <w:t>TRATADO:</w:t>
      </w:r>
      <w:r>
        <w:tab/>
      </w:r>
      <w:r>
        <w:tab/>
        <w:t>2   Caras.</w:t>
      </w:r>
    </w:p>
    <w:p w:rsidR="000828C9" w:rsidRDefault="000828C9" w:rsidP="000828C9">
      <w:r>
        <w:t>CANTIDAD:</w:t>
      </w:r>
      <w:r>
        <w:tab/>
      </w:r>
      <w:r>
        <w:tab/>
      </w:r>
      <w:r>
        <w:rPr>
          <w:b/>
        </w:rPr>
        <w:t xml:space="preserve">500 </w:t>
      </w:r>
      <w:r>
        <w:t xml:space="preserve">   Kg.</w:t>
      </w:r>
    </w:p>
    <w:p w:rsidR="000828C9" w:rsidRDefault="000828C9" w:rsidP="000828C9">
      <w:r>
        <w:t>REFERENCIA:</w:t>
      </w:r>
      <w:r>
        <w:tab/>
      </w:r>
      <w:r>
        <w:rPr>
          <w:b/>
        </w:rPr>
        <w:t>REVIEW   GRANDE</w:t>
      </w:r>
    </w:p>
    <w:p w:rsidR="000828C9" w:rsidRDefault="000828C9" w:rsidP="000828C9">
      <w:r>
        <w:t>COLORES:</w:t>
      </w:r>
      <w:r>
        <w:tab/>
      </w:r>
      <w:r>
        <w:tab/>
        <w:t>1    (   Negro )</w:t>
      </w:r>
    </w:p>
    <w:p w:rsidR="000828C9" w:rsidRDefault="000828C9" w:rsidP="000828C9">
      <w:r>
        <w:t>CARAS:</w:t>
      </w:r>
      <w:r>
        <w:tab/>
      </w:r>
      <w:r>
        <w:tab/>
        <w:t>2</w:t>
      </w:r>
    </w:p>
    <w:p w:rsidR="000828C9" w:rsidRDefault="000828C9" w:rsidP="000828C9">
      <w:r>
        <w:t>REPETICIÓN:</w:t>
      </w:r>
      <w:r>
        <w:tab/>
        <w:t>40</w:t>
      </w:r>
    </w:p>
    <w:p w:rsidR="000828C9" w:rsidRDefault="000828C9" w:rsidP="000828C9">
      <w:r>
        <w:t>RODILLO:</w:t>
      </w:r>
      <w:r>
        <w:tab/>
      </w:r>
      <w:r>
        <w:tab/>
        <w:t>40</w:t>
      </w:r>
    </w:p>
    <w:p w:rsidR="000828C9" w:rsidRPr="003B158B" w:rsidRDefault="000828C9" w:rsidP="000828C9">
      <w:pPr>
        <w:rPr>
          <w:b/>
        </w:rPr>
      </w:pPr>
      <w:r>
        <w:t>BOLSA:</w:t>
      </w:r>
      <w:r>
        <w:tab/>
      </w:r>
      <w:r>
        <w:tab/>
      </w:r>
      <w:r>
        <w:rPr>
          <w:b/>
        </w:rPr>
        <w:t xml:space="preserve">40   x  45 + 7 + 6  </w:t>
      </w:r>
      <w:r w:rsidRPr="003B158B">
        <w:rPr>
          <w:b/>
        </w:rPr>
        <w:t xml:space="preserve">  cms</w:t>
      </w:r>
      <w:r>
        <w:rPr>
          <w:b/>
        </w:rPr>
        <w:t xml:space="preserve">   tira  plástica</w:t>
      </w:r>
    </w:p>
    <w:p w:rsidR="000828C9" w:rsidRDefault="000828C9" w:rsidP="000828C9">
      <w:r>
        <w:t>SELLADO:</w:t>
      </w:r>
      <w:r>
        <w:tab/>
      </w:r>
      <w:r>
        <w:tab/>
        <w:t>Lateral</w:t>
      </w:r>
    </w:p>
    <w:p w:rsidR="000828C9" w:rsidRDefault="000828C9" w:rsidP="000828C9"/>
    <w:p w:rsidR="000828C9" w:rsidRDefault="000828C9" w:rsidP="000828C9"/>
    <w:p w:rsidR="000828C9" w:rsidRDefault="000828C9" w:rsidP="000828C9">
      <w:r>
        <w:rPr>
          <w:b/>
          <w:bCs/>
          <w:u w:val="single"/>
        </w:rPr>
        <w:t>NOTA:</w:t>
      </w:r>
      <w:r>
        <w:t xml:space="preserve">  * Los cyreles   en  su planta</w:t>
      </w:r>
    </w:p>
    <w:p w:rsidR="000828C9" w:rsidRDefault="000828C9" w:rsidP="000828C9">
      <w:pPr>
        <w:numPr>
          <w:ilvl w:val="0"/>
          <w:numId w:val="1"/>
        </w:numPr>
      </w:pPr>
      <w:r>
        <w:t xml:space="preserve">Se envía plano para tonos y  alturas </w:t>
      </w:r>
    </w:p>
    <w:p w:rsidR="000828C9" w:rsidRDefault="000828C9" w:rsidP="000828C9">
      <w:pPr>
        <w:numPr>
          <w:ilvl w:val="0"/>
          <w:numId w:val="1"/>
        </w:numPr>
        <w:ind w:left="885"/>
      </w:pPr>
      <w:r>
        <w:t>SE  APRUEBA IMPRESION</w:t>
      </w:r>
    </w:p>
    <w:p w:rsidR="000828C9" w:rsidRPr="00315AED" w:rsidRDefault="000828C9" w:rsidP="000828C9">
      <w:pPr>
        <w:ind w:left="1245"/>
      </w:pPr>
    </w:p>
    <w:p w:rsidR="000828C9" w:rsidRDefault="000828C9" w:rsidP="000828C9">
      <w:pPr>
        <w:ind w:left="885"/>
      </w:pPr>
    </w:p>
    <w:p w:rsidR="000828C9" w:rsidRPr="0098114D" w:rsidRDefault="000828C9" w:rsidP="000828C9">
      <w:pPr>
        <w:rPr>
          <w:b/>
          <w:u w:val="single"/>
        </w:rPr>
      </w:pPr>
    </w:p>
    <w:p w:rsidR="000828C9" w:rsidRDefault="000828C9" w:rsidP="000828C9">
      <w:r>
        <w:t>Agradezco la atención y colaboración prestada.</w:t>
      </w:r>
    </w:p>
    <w:p w:rsidR="000828C9" w:rsidRDefault="000828C9" w:rsidP="000828C9"/>
    <w:p w:rsidR="000828C9" w:rsidRDefault="000828C9" w:rsidP="000828C9"/>
    <w:p w:rsidR="000828C9" w:rsidRDefault="000828C9" w:rsidP="000828C9">
      <w:r>
        <w:t>Cordialmente,</w:t>
      </w:r>
    </w:p>
    <w:p w:rsidR="000828C9" w:rsidRDefault="000828C9" w:rsidP="000828C9"/>
    <w:p w:rsidR="000828C9" w:rsidRDefault="000828C9" w:rsidP="000828C9"/>
    <w:p w:rsidR="000828C9" w:rsidRDefault="000828C9" w:rsidP="000828C9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0828C9" w:rsidRDefault="000828C9" w:rsidP="000828C9">
      <w:pPr>
        <w:tabs>
          <w:tab w:val="left" w:pos="1980"/>
        </w:tabs>
      </w:pPr>
      <w:r>
        <w:t>Director.</w:t>
      </w:r>
    </w:p>
    <w:p w:rsidR="000828C9" w:rsidRDefault="000828C9" w:rsidP="000828C9"/>
    <w:p w:rsidR="000828C9" w:rsidRDefault="000828C9" w:rsidP="000828C9"/>
    <w:p w:rsidR="000828C9" w:rsidRDefault="000828C9" w:rsidP="0042659C">
      <w:pPr>
        <w:rPr>
          <w:b/>
        </w:rPr>
      </w:pPr>
    </w:p>
    <w:p w:rsidR="000828C9" w:rsidRDefault="000828C9" w:rsidP="0042659C">
      <w:pPr>
        <w:rPr>
          <w:b/>
        </w:rPr>
      </w:pPr>
    </w:p>
    <w:p w:rsidR="000828C9" w:rsidRDefault="000828C9" w:rsidP="000828C9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0828C9" w:rsidRDefault="000828C9" w:rsidP="000828C9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0828C9" w:rsidRDefault="000828C9" w:rsidP="000828C9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0828C9" w:rsidRDefault="000828C9" w:rsidP="000828C9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0828C9" w:rsidRDefault="000828C9" w:rsidP="000828C9">
      <w:pPr>
        <w:rPr>
          <w:b/>
          <w:bCs/>
        </w:rPr>
      </w:pPr>
    </w:p>
    <w:p w:rsidR="000828C9" w:rsidRDefault="000828C9" w:rsidP="000828C9">
      <w:pPr>
        <w:pStyle w:val="Ttulo1"/>
      </w:pPr>
      <w:r>
        <w:t>O</w:t>
      </w:r>
      <w:r w:rsidR="005B3D41">
        <w:t>RDEN DE TRABAJO    N°      07622</w:t>
      </w:r>
    </w:p>
    <w:p w:rsidR="000828C9" w:rsidRDefault="000828C9" w:rsidP="000828C9"/>
    <w:p w:rsidR="000828C9" w:rsidRDefault="00B32565" w:rsidP="000828C9">
      <w:r>
        <w:t>FECHA:</w:t>
      </w:r>
      <w:r>
        <w:tab/>
        <w:t>Medellín, Noviembre  08</w:t>
      </w:r>
      <w:r w:rsidR="000828C9">
        <w:t xml:space="preserve">   de   2010</w:t>
      </w:r>
    </w:p>
    <w:p w:rsidR="000828C9" w:rsidRDefault="000828C9" w:rsidP="000828C9">
      <w:r>
        <w:t>PARA:</w:t>
      </w:r>
      <w:r>
        <w:tab/>
      </w:r>
      <w:r>
        <w:tab/>
        <w:t>PLÁSTICOS DARMA</w:t>
      </w:r>
    </w:p>
    <w:p w:rsidR="000828C9" w:rsidRDefault="000828C9" w:rsidP="000828C9">
      <w:r>
        <w:t>ATENCIÓN:</w:t>
      </w:r>
      <w:r>
        <w:tab/>
        <w:t>Sr. Darío Jaramillo</w:t>
      </w:r>
    </w:p>
    <w:p w:rsidR="000828C9" w:rsidRDefault="000828C9" w:rsidP="000828C9">
      <w:r>
        <w:tab/>
      </w:r>
      <w:r>
        <w:tab/>
        <w:t>Gerente.</w:t>
      </w:r>
    </w:p>
    <w:p w:rsidR="000828C9" w:rsidRDefault="000828C9" w:rsidP="000828C9"/>
    <w:p w:rsidR="000828C9" w:rsidRDefault="000828C9" w:rsidP="000828C9">
      <w:r>
        <w:t>Apreciado Don Darío:</w:t>
      </w:r>
    </w:p>
    <w:p w:rsidR="000828C9" w:rsidRDefault="000828C9" w:rsidP="000828C9"/>
    <w:p w:rsidR="000828C9" w:rsidRDefault="000828C9" w:rsidP="000828C9">
      <w:r>
        <w:t>Con la presente estamos solicitando el siguiente servicio de  IMPRESION:</w:t>
      </w:r>
    </w:p>
    <w:p w:rsidR="000828C9" w:rsidRDefault="000828C9" w:rsidP="000828C9"/>
    <w:p w:rsidR="000828C9" w:rsidRDefault="000828C9" w:rsidP="000828C9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0828C9" w:rsidRDefault="000828C9" w:rsidP="000828C9">
      <w:r>
        <w:t xml:space="preserve">MATERIAL   :           Polietileno  Alta   Tubular   40 cm </w:t>
      </w:r>
    </w:p>
    <w:p w:rsidR="000828C9" w:rsidRDefault="000828C9" w:rsidP="000828C9">
      <w:r>
        <w:t>CLIBRE      :               3.0  ”</w:t>
      </w:r>
    </w:p>
    <w:p w:rsidR="000828C9" w:rsidRDefault="000828C9" w:rsidP="000828C9">
      <w:r>
        <w:t>COLOR:</w:t>
      </w:r>
      <w:r>
        <w:tab/>
      </w:r>
      <w:r>
        <w:tab/>
        <w:t>Naranja</w:t>
      </w:r>
    </w:p>
    <w:p w:rsidR="000828C9" w:rsidRDefault="000828C9" w:rsidP="000828C9">
      <w:r>
        <w:t>REFERENCIA:</w:t>
      </w:r>
      <w:r>
        <w:tab/>
      </w:r>
      <w:r w:rsidR="005B3D41">
        <w:rPr>
          <w:b/>
        </w:rPr>
        <w:t xml:space="preserve">RAWFIT    PEQUEÑA </w:t>
      </w:r>
      <w:r>
        <w:rPr>
          <w:b/>
        </w:rPr>
        <w:t xml:space="preserve"> ALMACEN</w:t>
      </w:r>
    </w:p>
    <w:p w:rsidR="000828C9" w:rsidRDefault="000828C9" w:rsidP="000828C9">
      <w:r>
        <w:t>CANTIDAD    :          110    Kg</w:t>
      </w:r>
    </w:p>
    <w:p w:rsidR="000828C9" w:rsidRDefault="000828C9" w:rsidP="000828C9">
      <w:r>
        <w:t>COLORES:</w:t>
      </w:r>
      <w:r>
        <w:tab/>
      </w:r>
      <w:r>
        <w:tab/>
        <w:t>2  (  Negro – Naranja )</w:t>
      </w:r>
    </w:p>
    <w:p w:rsidR="000828C9" w:rsidRDefault="000828C9" w:rsidP="000828C9">
      <w:r>
        <w:t>CARAS:</w:t>
      </w:r>
      <w:r>
        <w:tab/>
      </w:r>
      <w:r>
        <w:tab/>
        <w:t>2</w:t>
      </w:r>
    </w:p>
    <w:p w:rsidR="000828C9" w:rsidRDefault="000828C9" w:rsidP="000828C9">
      <w:r>
        <w:t>REPETICIÓN:</w:t>
      </w:r>
      <w:r>
        <w:tab/>
        <w:t>30</w:t>
      </w:r>
    </w:p>
    <w:p w:rsidR="000828C9" w:rsidRDefault="000828C9" w:rsidP="000828C9">
      <w:r>
        <w:t>RODILLO:</w:t>
      </w:r>
      <w:r>
        <w:tab/>
      </w:r>
      <w:r>
        <w:tab/>
        <w:t>30</w:t>
      </w:r>
    </w:p>
    <w:p w:rsidR="000828C9" w:rsidRDefault="000828C9" w:rsidP="000828C9">
      <w:r>
        <w:t>BOLSA:</w:t>
      </w:r>
      <w:r>
        <w:tab/>
      </w:r>
      <w:r>
        <w:tab/>
        <w:t xml:space="preserve">30  x 40   cms   </w:t>
      </w:r>
    </w:p>
    <w:p w:rsidR="000828C9" w:rsidRDefault="000828C9" w:rsidP="000828C9">
      <w:r>
        <w:t>SELLADO:</w:t>
      </w:r>
      <w:r>
        <w:tab/>
      </w:r>
      <w:r>
        <w:tab/>
        <w:t>Para selle lateral.</w:t>
      </w:r>
    </w:p>
    <w:p w:rsidR="000828C9" w:rsidRDefault="000828C9" w:rsidP="000828C9"/>
    <w:p w:rsidR="000828C9" w:rsidRDefault="000828C9" w:rsidP="000828C9"/>
    <w:p w:rsidR="000828C9" w:rsidRDefault="000828C9" w:rsidP="000828C9">
      <w:r>
        <w:rPr>
          <w:b/>
          <w:bCs/>
          <w:u w:val="single"/>
        </w:rPr>
        <w:t>NOTA:</w:t>
      </w:r>
      <w:r>
        <w:t xml:space="preserve">  * Los cyreles  están en su planta</w:t>
      </w:r>
    </w:p>
    <w:p w:rsidR="000828C9" w:rsidRDefault="000828C9" w:rsidP="000828C9">
      <w:pPr>
        <w:numPr>
          <w:ilvl w:val="0"/>
          <w:numId w:val="1"/>
        </w:numPr>
      </w:pPr>
      <w:r>
        <w:t>Se envían  Arte para  tonos y alturas</w:t>
      </w:r>
    </w:p>
    <w:p w:rsidR="000828C9" w:rsidRDefault="000828C9" w:rsidP="000828C9">
      <w:pPr>
        <w:numPr>
          <w:ilvl w:val="0"/>
          <w:numId w:val="2"/>
        </w:numPr>
        <w:rPr>
          <w:b/>
        </w:rPr>
      </w:pPr>
      <w:r>
        <w:t xml:space="preserve">Se  envia el material de  ALTA   de   </w:t>
      </w:r>
      <w:r>
        <w:rPr>
          <w:b/>
        </w:rPr>
        <w:t>40</w:t>
      </w:r>
      <w:r w:rsidRPr="00426168">
        <w:rPr>
          <w:b/>
        </w:rPr>
        <w:t xml:space="preserve">  cms</w:t>
      </w:r>
    </w:p>
    <w:p w:rsidR="000828C9" w:rsidRPr="00ED64B0" w:rsidRDefault="000828C9" w:rsidP="000828C9">
      <w:pPr>
        <w:numPr>
          <w:ilvl w:val="0"/>
          <w:numId w:val="2"/>
        </w:numPr>
      </w:pPr>
      <w:r>
        <w:rPr>
          <w:b/>
        </w:rPr>
        <w:t>SE  APRUEBA  IMPRESIÓN</w:t>
      </w:r>
    </w:p>
    <w:p w:rsidR="000828C9" w:rsidRDefault="005B3D41" w:rsidP="000828C9">
      <w:pPr>
        <w:numPr>
          <w:ilvl w:val="0"/>
          <w:numId w:val="2"/>
        </w:numPr>
      </w:pPr>
      <w:r>
        <w:rPr>
          <w:b/>
        </w:rPr>
        <w:t>IGUAL ULTIMA IMPRESION</w:t>
      </w:r>
    </w:p>
    <w:p w:rsidR="000828C9" w:rsidRDefault="000828C9" w:rsidP="000828C9">
      <w:pPr>
        <w:ind w:left="885"/>
      </w:pPr>
    </w:p>
    <w:p w:rsidR="000828C9" w:rsidRDefault="000828C9" w:rsidP="000828C9">
      <w:pPr>
        <w:ind w:left="885"/>
      </w:pPr>
    </w:p>
    <w:p w:rsidR="000828C9" w:rsidRDefault="000828C9" w:rsidP="000828C9">
      <w:r>
        <w:t>Agradezco la atención y colaboración prestada</w:t>
      </w:r>
    </w:p>
    <w:p w:rsidR="000828C9" w:rsidRDefault="000828C9" w:rsidP="000828C9"/>
    <w:p w:rsidR="000828C9" w:rsidRDefault="000828C9" w:rsidP="000828C9"/>
    <w:p w:rsidR="000828C9" w:rsidRDefault="000828C9" w:rsidP="000828C9">
      <w:r>
        <w:t>Cordialmente,</w:t>
      </w:r>
    </w:p>
    <w:p w:rsidR="000828C9" w:rsidRDefault="000828C9" w:rsidP="000828C9"/>
    <w:p w:rsidR="000828C9" w:rsidRDefault="000828C9" w:rsidP="000828C9"/>
    <w:p w:rsidR="000828C9" w:rsidRDefault="000828C9" w:rsidP="000828C9"/>
    <w:p w:rsidR="000828C9" w:rsidRDefault="000828C9" w:rsidP="000828C9">
      <w:r>
        <w:t>RICARDO CASAS ZAPATA</w:t>
      </w:r>
    </w:p>
    <w:p w:rsidR="000828C9" w:rsidRDefault="000828C9" w:rsidP="000828C9">
      <w:r>
        <w:t>Director.</w:t>
      </w:r>
    </w:p>
    <w:p w:rsidR="000828C9" w:rsidRDefault="000828C9" w:rsidP="0042659C">
      <w:pPr>
        <w:rPr>
          <w:b/>
        </w:rPr>
      </w:pPr>
    </w:p>
    <w:p w:rsidR="00DB79CF" w:rsidRDefault="00DB79CF" w:rsidP="0042659C">
      <w:pPr>
        <w:rPr>
          <w:b/>
        </w:rPr>
      </w:pPr>
    </w:p>
    <w:p w:rsidR="00DB79CF" w:rsidRDefault="00DB79CF" w:rsidP="0042659C">
      <w:pPr>
        <w:rPr>
          <w:b/>
        </w:rPr>
      </w:pPr>
    </w:p>
    <w:p w:rsidR="00DB79CF" w:rsidRDefault="00DB79CF" w:rsidP="0042659C">
      <w:pPr>
        <w:rPr>
          <w:b/>
        </w:rPr>
      </w:pPr>
    </w:p>
    <w:p w:rsidR="00DB79CF" w:rsidRDefault="00DB79CF" w:rsidP="00DB79CF"/>
    <w:p w:rsidR="00DB79CF" w:rsidRDefault="00DB79CF" w:rsidP="00DB79CF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DB79CF" w:rsidRDefault="00DB79CF" w:rsidP="00DB79CF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DB79CF" w:rsidRDefault="00DB79CF" w:rsidP="00DB79CF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DB79CF" w:rsidRDefault="00DB79CF" w:rsidP="00DB79CF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DB79CF" w:rsidRDefault="00DB79CF" w:rsidP="00DB79CF">
      <w:pPr>
        <w:rPr>
          <w:b/>
          <w:bCs/>
        </w:rPr>
      </w:pPr>
    </w:p>
    <w:p w:rsidR="00DB79CF" w:rsidRDefault="00DB79CF" w:rsidP="00DB79CF">
      <w:pPr>
        <w:pStyle w:val="Ttulo1"/>
      </w:pPr>
      <w:r>
        <w:t>ORDEN DE TRABAJO    N°      07621</w:t>
      </w:r>
    </w:p>
    <w:p w:rsidR="00DB79CF" w:rsidRDefault="00DB79CF" w:rsidP="00DB79CF"/>
    <w:p w:rsidR="00DB79CF" w:rsidRDefault="00DB79CF" w:rsidP="00DB79CF">
      <w:r>
        <w:t>FECHA:</w:t>
      </w:r>
      <w:r>
        <w:tab/>
        <w:t>Medellín,  Noviembre   08   de   2010</w:t>
      </w:r>
    </w:p>
    <w:p w:rsidR="00DB79CF" w:rsidRDefault="00DB79CF" w:rsidP="00DB79CF">
      <w:r>
        <w:t>PARA:</w:t>
      </w:r>
      <w:r>
        <w:tab/>
      </w:r>
      <w:r>
        <w:tab/>
        <w:t>PLÁSTICOS DARMA</w:t>
      </w:r>
    </w:p>
    <w:p w:rsidR="00DB79CF" w:rsidRDefault="00DB79CF" w:rsidP="00DB79CF">
      <w:r>
        <w:t>ATENCIÓN:</w:t>
      </w:r>
      <w:r>
        <w:tab/>
        <w:t>Sr. Darío Jaramillo</w:t>
      </w:r>
    </w:p>
    <w:p w:rsidR="00DB79CF" w:rsidRDefault="00DB79CF" w:rsidP="00DB79CF">
      <w:r>
        <w:tab/>
      </w:r>
      <w:r>
        <w:tab/>
        <w:t>Gerente.</w:t>
      </w:r>
    </w:p>
    <w:p w:rsidR="00DB79CF" w:rsidRDefault="00DB79CF" w:rsidP="00DB79CF"/>
    <w:p w:rsidR="00DB79CF" w:rsidRDefault="00DB79CF" w:rsidP="00DB79CF">
      <w:r>
        <w:t>Apreciado Don Darío:</w:t>
      </w:r>
    </w:p>
    <w:p w:rsidR="00DB79CF" w:rsidRDefault="00DB79CF" w:rsidP="00DB79CF"/>
    <w:p w:rsidR="00DB79CF" w:rsidRDefault="00DB79CF" w:rsidP="00DB79CF">
      <w:r>
        <w:t>Con la presente estamos solicitando el siguiente servicio de  IMPRESION:</w:t>
      </w:r>
    </w:p>
    <w:p w:rsidR="00DB79CF" w:rsidRDefault="00DB79CF" w:rsidP="00DB79CF"/>
    <w:p w:rsidR="00DB79CF" w:rsidRDefault="00DB79CF" w:rsidP="00DB79CF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DB79CF" w:rsidRDefault="00DB79CF" w:rsidP="00DB79CF">
      <w:r>
        <w:t xml:space="preserve">MATERIAL   :           Polietileno  Alta   Tubular   45 cm </w:t>
      </w:r>
    </w:p>
    <w:p w:rsidR="00DB79CF" w:rsidRDefault="00DB79CF" w:rsidP="00DB79CF">
      <w:r>
        <w:t>CLIBRE      :               3.0  ”</w:t>
      </w:r>
    </w:p>
    <w:p w:rsidR="00DB79CF" w:rsidRDefault="00DB79CF" w:rsidP="00DB79CF">
      <w:r>
        <w:t>COLOR:</w:t>
      </w:r>
      <w:r>
        <w:tab/>
      </w:r>
      <w:r>
        <w:tab/>
        <w:t>Naranja</w:t>
      </w:r>
    </w:p>
    <w:p w:rsidR="00DB79CF" w:rsidRDefault="00DB79CF" w:rsidP="00DB79CF">
      <w:r>
        <w:t>REFERENCIA:</w:t>
      </w:r>
      <w:r>
        <w:tab/>
      </w:r>
      <w:r>
        <w:rPr>
          <w:b/>
        </w:rPr>
        <w:t>RAWFIT    GRANDE ALMACEN</w:t>
      </w:r>
    </w:p>
    <w:p w:rsidR="00DB79CF" w:rsidRDefault="00DB79CF" w:rsidP="00DB79CF">
      <w:r>
        <w:t>CANTIDAD    :          110    Kg</w:t>
      </w:r>
    </w:p>
    <w:p w:rsidR="00DB79CF" w:rsidRDefault="00DB79CF" w:rsidP="00DB79CF">
      <w:r>
        <w:t>COLORES:</w:t>
      </w:r>
      <w:r>
        <w:tab/>
      </w:r>
      <w:r>
        <w:tab/>
        <w:t>2  (  Negro – Naranja )</w:t>
      </w:r>
    </w:p>
    <w:p w:rsidR="00DB79CF" w:rsidRDefault="00DB79CF" w:rsidP="00DB79CF">
      <w:r>
        <w:t>CARAS:</w:t>
      </w:r>
      <w:r>
        <w:tab/>
      </w:r>
      <w:r>
        <w:tab/>
        <w:t>2</w:t>
      </w:r>
    </w:p>
    <w:p w:rsidR="00DB79CF" w:rsidRDefault="00DB79CF" w:rsidP="00DB79CF">
      <w:r>
        <w:t>REPETICIÓN:</w:t>
      </w:r>
      <w:r>
        <w:tab/>
        <w:t>40</w:t>
      </w:r>
    </w:p>
    <w:p w:rsidR="00DB79CF" w:rsidRDefault="00DB79CF" w:rsidP="00DB79CF">
      <w:r>
        <w:t>RODILLO:</w:t>
      </w:r>
      <w:r>
        <w:tab/>
      </w:r>
      <w:r>
        <w:tab/>
        <w:t>40</w:t>
      </w:r>
    </w:p>
    <w:p w:rsidR="00DB79CF" w:rsidRDefault="00DB79CF" w:rsidP="00DB79CF">
      <w:r>
        <w:t>BOLSA:</w:t>
      </w:r>
      <w:r>
        <w:tab/>
      </w:r>
      <w:r>
        <w:tab/>
        <w:t xml:space="preserve">40  x 45   cms   </w:t>
      </w:r>
    </w:p>
    <w:p w:rsidR="00DB79CF" w:rsidRDefault="00DB79CF" w:rsidP="00DB79CF">
      <w:r>
        <w:t>SELLADO:</w:t>
      </w:r>
      <w:r>
        <w:tab/>
      </w:r>
      <w:r>
        <w:tab/>
        <w:t>Para selle lateral.</w:t>
      </w:r>
    </w:p>
    <w:p w:rsidR="00DB79CF" w:rsidRDefault="00DB79CF" w:rsidP="00DB79CF"/>
    <w:p w:rsidR="00DB79CF" w:rsidRDefault="00DB79CF" w:rsidP="00DB79CF"/>
    <w:p w:rsidR="00DB79CF" w:rsidRDefault="00DB79CF" w:rsidP="00DB79CF">
      <w:r>
        <w:rPr>
          <w:b/>
          <w:bCs/>
          <w:u w:val="single"/>
        </w:rPr>
        <w:t>NOTA:</w:t>
      </w:r>
      <w:r>
        <w:t xml:space="preserve">  * Los cyreles  están en su planta</w:t>
      </w:r>
    </w:p>
    <w:p w:rsidR="00DB79CF" w:rsidRDefault="00DB79CF" w:rsidP="00DB79CF">
      <w:pPr>
        <w:numPr>
          <w:ilvl w:val="0"/>
          <w:numId w:val="1"/>
        </w:numPr>
      </w:pPr>
      <w:r>
        <w:t>Se envían  Arte para  tonos y alturas</w:t>
      </w:r>
    </w:p>
    <w:p w:rsidR="00DB79CF" w:rsidRDefault="00DB79CF" w:rsidP="00DB79CF">
      <w:pPr>
        <w:numPr>
          <w:ilvl w:val="0"/>
          <w:numId w:val="2"/>
        </w:numPr>
        <w:rPr>
          <w:b/>
        </w:rPr>
      </w:pPr>
      <w:r>
        <w:t xml:space="preserve">Se  envia el material de  ALTA   de   </w:t>
      </w:r>
      <w:r>
        <w:rPr>
          <w:b/>
        </w:rPr>
        <w:t>45</w:t>
      </w:r>
      <w:r w:rsidRPr="00426168">
        <w:rPr>
          <w:b/>
        </w:rPr>
        <w:t xml:space="preserve">  cms</w:t>
      </w:r>
    </w:p>
    <w:p w:rsidR="00DB79CF" w:rsidRPr="00ED64B0" w:rsidRDefault="00DB79CF" w:rsidP="00DB79CF">
      <w:pPr>
        <w:numPr>
          <w:ilvl w:val="0"/>
          <w:numId w:val="2"/>
        </w:numPr>
      </w:pPr>
      <w:r>
        <w:rPr>
          <w:b/>
        </w:rPr>
        <w:t>SE  APRUEBA  IMPRESIÓN</w:t>
      </w:r>
    </w:p>
    <w:p w:rsidR="00DB79CF" w:rsidRDefault="00DB79CF" w:rsidP="00DB79CF">
      <w:pPr>
        <w:numPr>
          <w:ilvl w:val="0"/>
          <w:numId w:val="2"/>
        </w:numPr>
      </w:pPr>
      <w:r>
        <w:rPr>
          <w:b/>
        </w:rPr>
        <w:t>IGUAL ULTIMA IMPRESION</w:t>
      </w:r>
    </w:p>
    <w:p w:rsidR="00DB79CF" w:rsidRDefault="00DB79CF" w:rsidP="00DB79CF">
      <w:pPr>
        <w:ind w:left="885"/>
      </w:pPr>
    </w:p>
    <w:p w:rsidR="00DB79CF" w:rsidRDefault="00DB79CF" w:rsidP="00DB79CF">
      <w:pPr>
        <w:ind w:left="885"/>
      </w:pPr>
    </w:p>
    <w:p w:rsidR="00DB79CF" w:rsidRDefault="00DB79CF" w:rsidP="00DB79CF">
      <w:r>
        <w:t>Agradezco la atención y colaboración prestada</w:t>
      </w:r>
    </w:p>
    <w:p w:rsidR="00DB79CF" w:rsidRDefault="00DB79CF" w:rsidP="00DB79CF"/>
    <w:p w:rsidR="00DB79CF" w:rsidRDefault="00DB79CF" w:rsidP="00DB79CF"/>
    <w:p w:rsidR="00DB79CF" w:rsidRDefault="00DB79CF" w:rsidP="00DB79CF">
      <w:r>
        <w:t>Cordialmente,</w:t>
      </w:r>
    </w:p>
    <w:p w:rsidR="00DB79CF" w:rsidRDefault="00DB79CF" w:rsidP="00DB79CF"/>
    <w:p w:rsidR="00DB79CF" w:rsidRDefault="00DB79CF" w:rsidP="00DB79CF"/>
    <w:p w:rsidR="00DB79CF" w:rsidRDefault="00DB79CF" w:rsidP="00DB79CF"/>
    <w:p w:rsidR="00DB79CF" w:rsidRDefault="00DB79CF" w:rsidP="00DB79CF">
      <w:r>
        <w:t>RICARDO CASAS ZAPATA</w:t>
      </w:r>
    </w:p>
    <w:p w:rsidR="00DB79CF" w:rsidRDefault="00DB79CF" w:rsidP="00DB79CF">
      <w:r>
        <w:t>Director.</w:t>
      </w:r>
    </w:p>
    <w:p w:rsidR="00DB79CF" w:rsidRDefault="00DB79CF" w:rsidP="00DB79CF"/>
    <w:p w:rsidR="00DB79CF" w:rsidRDefault="00DB79CF" w:rsidP="0042659C">
      <w:pPr>
        <w:rPr>
          <w:b/>
        </w:rPr>
      </w:pPr>
    </w:p>
    <w:p w:rsidR="00C06297" w:rsidRDefault="00C06297" w:rsidP="0042659C">
      <w:pPr>
        <w:rPr>
          <w:b/>
        </w:rPr>
      </w:pPr>
    </w:p>
    <w:p w:rsidR="00C06297" w:rsidRDefault="00C06297" w:rsidP="0042659C">
      <w:pPr>
        <w:rPr>
          <w:b/>
        </w:rPr>
      </w:pPr>
    </w:p>
    <w:p w:rsidR="00C06297" w:rsidRDefault="00C06297" w:rsidP="00C06297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LTDA</w:t>
      </w:r>
    </w:p>
    <w:p w:rsidR="00C06297" w:rsidRDefault="00C06297" w:rsidP="00C06297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C06297" w:rsidRDefault="00C06297" w:rsidP="00C06297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76 N 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C06297" w:rsidRDefault="00C06297" w:rsidP="00C06297">
      <w:pPr>
        <w:rPr>
          <w:b/>
          <w:bCs/>
          <w:sz w:val="20"/>
        </w:rPr>
      </w:pPr>
      <w:r>
        <w:rPr>
          <w:b/>
          <w:bCs/>
          <w:sz w:val="20"/>
        </w:rPr>
        <w:t>TEL: 4 44 46 64   ITAGUI.</w:t>
      </w:r>
    </w:p>
    <w:p w:rsidR="00C06297" w:rsidRDefault="00C06297" w:rsidP="00C06297">
      <w:pPr>
        <w:rPr>
          <w:b/>
          <w:bCs/>
          <w:sz w:val="20"/>
        </w:rPr>
      </w:pPr>
    </w:p>
    <w:p w:rsidR="00C06297" w:rsidRDefault="00C06297" w:rsidP="00C06297">
      <w:pPr>
        <w:rPr>
          <w:b/>
        </w:rPr>
      </w:pPr>
    </w:p>
    <w:p w:rsidR="00C06297" w:rsidRDefault="00C06297" w:rsidP="00C06297">
      <w:pPr>
        <w:pStyle w:val="Ttulo1"/>
      </w:pPr>
      <w:r>
        <w:t>ORDEN DE TRABAJO    N°      07613</w:t>
      </w:r>
    </w:p>
    <w:p w:rsidR="00C06297" w:rsidRDefault="00C06297" w:rsidP="00C06297"/>
    <w:p w:rsidR="00C06297" w:rsidRDefault="00C06297" w:rsidP="00C06297">
      <w:r>
        <w:t>FECHA:</w:t>
      </w:r>
      <w:r>
        <w:tab/>
        <w:t>Medellín,  Noviembre   08   de   2010</w:t>
      </w:r>
    </w:p>
    <w:p w:rsidR="00C06297" w:rsidRDefault="00C06297" w:rsidP="00C06297">
      <w:r>
        <w:t>PARA:</w:t>
      </w:r>
      <w:r>
        <w:tab/>
      </w:r>
      <w:r>
        <w:tab/>
        <w:t>PLASTICOS DARMA S.A.</w:t>
      </w:r>
    </w:p>
    <w:p w:rsidR="00C06297" w:rsidRDefault="00C06297" w:rsidP="00C06297">
      <w:r>
        <w:t>ATENCIÓN:</w:t>
      </w:r>
      <w:r>
        <w:tab/>
        <w:t>Sr. Dario Jaramillo</w:t>
      </w:r>
    </w:p>
    <w:p w:rsidR="00C06297" w:rsidRDefault="00C06297" w:rsidP="00C06297">
      <w:r>
        <w:tab/>
      </w:r>
      <w:r>
        <w:tab/>
        <w:t>Gerente</w:t>
      </w:r>
    </w:p>
    <w:p w:rsidR="00C06297" w:rsidRDefault="00C06297" w:rsidP="00C06297"/>
    <w:p w:rsidR="00C06297" w:rsidRDefault="00C06297" w:rsidP="00C06297">
      <w:r>
        <w:t>Apreciado  Don Darío:</w:t>
      </w:r>
    </w:p>
    <w:p w:rsidR="00C06297" w:rsidRDefault="00C06297" w:rsidP="00C06297">
      <w:r>
        <w:t xml:space="preserve"> </w:t>
      </w:r>
    </w:p>
    <w:p w:rsidR="00C06297" w:rsidRDefault="00C06297" w:rsidP="00C06297">
      <w:r>
        <w:t>Con la presente estamos solicitando el siguiente Material :</w:t>
      </w:r>
    </w:p>
    <w:p w:rsidR="00C06297" w:rsidRDefault="00C06297" w:rsidP="00C06297"/>
    <w:p w:rsidR="00C06297" w:rsidRDefault="00C06297" w:rsidP="00C06297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C06297" w:rsidRDefault="00C06297" w:rsidP="00C06297">
      <w:pPr>
        <w:rPr>
          <w:b/>
          <w:bCs/>
          <w:u w:val="single"/>
        </w:rPr>
      </w:pPr>
    </w:p>
    <w:p w:rsidR="00C06297" w:rsidRDefault="00C06297" w:rsidP="00C06297">
      <w:r>
        <w:t>MATERIAL:</w:t>
      </w:r>
      <w:r>
        <w:tab/>
      </w:r>
      <w:r>
        <w:tab/>
        <w:t>Polietileno Baja Densidad Blanco  TUBULAR</w:t>
      </w:r>
    </w:p>
    <w:p w:rsidR="00C06297" w:rsidRDefault="00C06297" w:rsidP="00C06297">
      <w:r>
        <w:t>MEDIDA:</w:t>
      </w:r>
      <w:r>
        <w:tab/>
      </w:r>
      <w:r>
        <w:tab/>
      </w:r>
      <w:r>
        <w:rPr>
          <w:b/>
        </w:rPr>
        <w:t>40 + 5 + 5</w:t>
      </w:r>
      <w:r w:rsidRPr="007317E8">
        <w:rPr>
          <w:b/>
        </w:rPr>
        <w:t xml:space="preserve">    </w:t>
      </w:r>
      <w:r>
        <w:t>Cms.</w:t>
      </w:r>
    </w:p>
    <w:p w:rsidR="00C06297" w:rsidRDefault="00C06297" w:rsidP="00C06297">
      <w:pPr>
        <w:rPr>
          <w:b/>
          <w:bCs/>
        </w:rPr>
      </w:pPr>
      <w:r>
        <w:t>CALIBRE:</w:t>
      </w:r>
      <w:r>
        <w:tab/>
      </w:r>
      <w:r>
        <w:tab/>
      </w:r>
      <w:r>
        <w:rPr>
          <w:b/>
        </w:rPr>
        <w:t xml:space="preserve">2.9 </w:t>
      </w:r>
      <w:r w:rsidRPr="007317E8">
        <w:rPr>
          <w:b/>
        </w:rPr>
        <w:t xml:space="preserve"> </w:t>
      </w:r>
      <w:r w:rsidRPr="007317E8">
        <w:rPr>
          <w:b/>
          <w:bCs/>
        </w:rPr>
        <w:t xml:space="preserve"> ”</w:t>
      </w:r>
    </w:p>
    <w:p w:rsidR="00C06297" w:rsidRDefault="00C06297" w:rsidP="00C06297">
      <w:r>
        <w:t>COLOR:</w:t>
      </w:r>
      <w:r>
        <w:tab/>
      </w:r>
      <w:r>
        <w:tab/>
        <w:t>Blanco</w:t>
      </w:r>
    </w:p>
    <w:p w:rsidR="00C06297" w:rsidRPr="00874A16" w:rsidRDefault="00C06297" w:rsidP="00C06297">
      <w:r>
        <w:t>TRATADO:</w:t>
      </w:r>
      <w:r>
        <w:tab/>
      </w:r>
      <w:r>
        <w:tab/>
        <w:t>2  Caras.</w:t>
      </w:r>
    </w:p>
    <w:p w:rsidR="00C06297" w:rsidRDefault="00D50261" w:rsidP="00C06297">
      <w:pPr>
        <w:rPr>
          <w:b/>
          <w:bCs/>
        </w:rPr>
      </w:pPr>
      <w:r>
        <w:t>CANTIDAD:</w:t>
      </w:r>
      <w:r>
        <w:tab/>
      </w:r>
      <w:r>
        <w:tab/>
        <w:t>35</w:t>
      </w:r>
      <w:r w:rsidR="00C06297">
        <w:t>0   Kg.</w:t>
      </w:r>
      <w:r w:rsidR="00C06297">
        <w:rPr>
          <w:b/>
          <w:bCs/>
        </w:rPr>
        <w:tab/>
      </w:r>
    </w:p>
    <w:p w:rsidR="00C06297" w:rsidRDefault="00C06297" w:rsidP="00C06297">
      <w:r>
        <w:t>COLORES:</w:t>
      </w:r>
      <w:r>
        <w:tab/>
      </w:r>
      <w:r>
        <w:tab/>
        <w:t xml:space="preserve">2 ( Negro - Dorado   )   </w:t>
      </w:r>
    </w:p>
    <w:p w:rsidR="00C06297" w:rsidRDefault="00C06297" w:rsidP="00C06297">
      <w:r>
        <w:t>CARAS:</w:t>
      </w:r>
      <w:r>
        <w:tab/>
      </w:r>
      <w:r>
        <w:tab/>
        <w:t xml:space="preserve">2 </w:t>
      </w:r>
    </w:p>
    <w:p w:rsidR="00C06297" w:rsidRDefault="00C06297" w:rsidP="00C06297">
      <w:r>
        <w:t>REPETICIÓN:</w:t>
      </w:r>
      <w:r>
        <w:tab/>
        <w:t>50  Cms.</w:t>
      </w:r>
    </w:p>
    <w:p w:rsidR="00C06297" w:rsidRDefault="00C06297" w:rsidP="00C06297">
      <w:r>
        <w:t xml:space="preserve">RODILLO  :    </w:t>
      </w:r>
      <w:r>
        <w:tab/>
        <w:t>50</w:t>
      </w:r>
      <w:r>
        <w:tab/>
      </w:r>
    </w:p>
    <w:p w:rsidR="00C06297" w:rsidRDefault="00C06297" w:rsidP="00C06297">
      <w:r>
        <w:t>BOLSA:</w:t>
      </w:r>
      <w:r>
        <w:tab/>
      </w:r>
      <w:r>
        <w:tab/>
        <w:t>40 + 5 + 5   x  50     cms      Con troquel Riñon.</w:t>
      </w:r>
    </w:p>
    <w:p w:rsidR="00C06297" w:rsidRDefault="00C06297" w:rsidP="00C06297">
      <w:r>
        <w:t>SELLADO:</w:t>
      </w:r>
      <w:r>
        <w:tab/>
      </w:r>
      <w:r>
        <w:tab/>
        <w:t>Fondo</w:t>
      </w:r>
    </w:p>
    <w:p w:rsidR="00C06297" w:rsidRDefault="00C06297" w:rsidP="00C06297">
      <w:r>
        <w:t>REFERENCIA:</w:t>
      </w:r>
      <w:r>
        <w:tab/>
      </w:r>
      <w:r>
        <w:rPr>
          <w:b/>
        </w:rPr>
        <w:t>IBERIA   GRANDE</w:t>
      </w:r>
    </w:p>
    <w:p w:rsidR="00C06297" w:rsidRDefault="00C06297" w:rsidP="00C06297">
      <w:r>
        <w:tab/>
      </w:r>
      <w:r>
        <w:tab/>
      </w:r>
      <w:r>
        <w:tab/>
      </w:r>
    </w:p>
    <w:p w:rsidR="00C06297" w:rsidRDefault="00C06297" w:rsidP="00C06297"/>
    <w:p w:rsidR="00C06297" w:rsidRDefault="00C06297" w:rsidP="00C06297">
      <w:r>
        <w:rPr>
          <w:b/>
          <w:bCs/>
          <w:u w:val="single"/>
        </w:rPr>
        <w:t>NOTA</w:t>
      </w:r>
      <w:r>
        <w:t>:  - Cyreles  los  envía  Grafiflex.</w:t>
      </w:r>
    </w:p>
    <w:p w:rsidR="00C06297" w:rsidRPr="001B3E70" w:rsidRDefault="00C06297" w:rsidP="00C06297">
      <w:pPr>
        <w:numPr>
          <w:ilvl w:val="0"/>
          <w:numId w:val="2"/>
        </w:numPr>
        <w:rPr>
          <w:b/>
          <w:u w:val="single"/>
        </w:rPr>
      </w:pPr>
      <w:r>
        <w:t>Colores y alturas de impresión  según    Muestra.</w:t>
      </w:r>
    </w:p>
    <w:p w:rsidR="00C06297" w:rsidRDefault="00C06297" w:rsidP="00C06297">
      <w:pPr>
        <w:numPr>
          <w:ilvl w:val="0"/>
          <w:numId w:val="2"/>
        </w:numPr>
        <w:rPr>
          <w:b/>
          <w:u w:val="single"/>
        </w:rPr>
      </w:pPr>
      <w:r>
        <w:rPr>
          <w:b/>
          <w:u w:val="single"/>
        </w:rPr>
        <w:t>SE  APRUEBA  IMPRESIÓN.</w:t>
      </w:r>
    </w:p>
    <w:p w:rsidR="00C06297" w:rsidRPr="000E3688" w:rsidRDefault="00C06297" w:rsidP="00C06297">
      <w:pPr>
        <w:ind w:left="1500"/>
      </w:pPr>
    </w:p>
    <w:p w:rsidR="00C06297" w:rsidRPr="000E3688" w:rsidRDefault="00C06297" w:rsidP="00C06297">
      <w:pPr>
        <w:rPr>
          <w:b/>
        </w:rPr>
      </w:pPr>
    </w:p>
    <w:p w:rsidR="00C06297" w:rsidRPr="000E3688" w:rsidRDefault="00C06297" w:rsidP="00C06297">
      <w:pPr>
        <w:rPr>
          <w:b/>
        </w:rPr>
      </w:pPr>
    </w:p>
    <w:p w:rsidR="00C06297" w:rsidRDefault="00C06297" w:rsidP="00C06297">
      <w:r>
        <w:t>Agradezco la atención y colaboración prestada.</w:t>
      </w:r>
    </w:p>
    <w:p w:rsidR="00C06297" w:rsidRDefault="00C06297" w:rsidP="00C06297"/>
    <w:p w:rsidR="00C06297" w:rsidRDefault="00C06297" w:rsidP="00C06297"/>
    <w:p w:rsidR="00C06297" w:rsidRDefault="00C06297" w:rsidP="00C06297">
      <w:r>
        <w:t>Cordialmente,</w:t>
      </w:r>
    </w:p>
    <w:p w:rsidR="00C06297" w:rsidRDefault="00C06297" w:rsidP="00C06297"/>
    <w:p w:rsidR="00C06297" w:rsidRDefault="00C06297" w:rsidP="00C06297"/>
    <w:p w:rsidR="00C06297" w:rsidRDefault="00C06297" w:rsidP="00C06297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C06297" w:rsidRDefault="00C06297" w:rsidP="00C06297">
      <w:r>
        <w:t>Director</w:t>
      </w:r>
    </w:p>
    <w:p w:rsidR="00C06297" w:rsidRDefault="00C06297" w:rsidP="00C06297"/>
    <w:p w:rsidR="00C06297" w:rsidRDefault="00C06297" w:rsidP="0042659C">
      <w:pPr>
        <w:rPr>
          <w:b/>
        </w:rPr>
      </w:pPr>
    </w:p>
    <w:p w:rsidR="00290F6E" w:rsidRDefault="00290F6E" w:rsidP="0042659C">
      <w:pPr>
        <w:rPr>
          <w:b/>
        </w:rPr>
      </w:pPr>
    </w:p>
    <w:p w:rsidR="00290F6E" w:rsidRDefault="00290F6E" w:rsidP="0042659C">
      <w:pPr>
        <w:rPr>
          <w:b/>
        </w:rPr>
      </w:pPr>
    </w:p>
    <w:p w:rsidR="00290F6E" w:rsidRDefault="00290F6E" w:rsidP="00290F6E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290F6E" w:rsidRDefault="00290F6E" w:rsidP="00290F6E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290F6E" w:rsidRDefault="00290F6E" w:rsidP="00290F6E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290F6E" w:rsidRDefault="00290F6E" w:rsidP="00290F6E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290F6E" w:rsidRDefault="00290F6E" w:rsidP="00290F6E"/>
    <w:p w:rsidR="00290F6E" w:rsidRDefault="00290F6E" w:rsidP="00290F6E">
      <w:pPr>
        <w:pStyle w:val="Ttulo1"/>
      </w:pPr>
      <w:r>
        <w:t>ORDEN DE TRABAJO   N°      07616</w:t>
      </w:r>
    </w:p>
    <w:p w:rsidR="00290F6E" w:rsidRDefault="00290F6E" w:rsidP="00290F6E"/>
    <w:p w:rsidR="00290F6E" w:rsidRDefault="00290F6E" w:rsidP="00290F6E">
      <w:r>
        <w:t>FECHA:</w:t>
      </w:r>
      <w:r>
        <w:tab/>
        <w:t>Medellín, Noviembre  08   de  2010</w:t>
      </w:r>
    </w:p>
    <w:p w:rsidR="00290F6E" w:rsidRDefault="00290F6E" w:rsidP="00290F6E">
      <w:r>
        <w:t>PARA:</w:t>
      </w:r>
      <w:r>
        <w:tab/>
      </w:r>
      <w:r>
        <w:tab/>
        <w:t>PLÁSTICOS DARMA</w:t>
      </w:r>
    </w:p>
    <w:p w:rsidR="00290F6E" w:rsidRDefault="00290F6E" w:rsidP="00290F6E">
      <w:r>
        <w:t>ATENCIÓN:</w:t>
      </w:r>
      <w:r>
        <w:tab/>
        <w:t>Sr. Darío Jaramillo</w:t>
      </w:r>
    </w:p>
    <w:p w:rsidR="00290F6E" w:rsidRDefault="00290F6E" w:rsidP="00290F6E">
      <w:r>
        <w:tab/>
      </w:r>
      <w:r>
        <w:tab/>
        <w:t>Gerente.</w:t>
      </w:r>
    </w:p>
    <w:p w:rsidR="00290F6E" w:rsidRDefault="00290F6E" w:rsidP="00290F6E"/>
    <w:p w:rsidR="00290F6E" w:rsidRDefault="00290F6E" w:rsidP="00290F6E">
      <w:r>
        <w:t>Apreciado Don Darío:</w:t>
      </w:r>
    </w:p>
    <w:p w:rsidR="00290F6E" w:rsidRDefault="00290F6E" w:rsidP="00290F6E"/>
    <w:p w:rsidR="00290F6E" w:rsidRDefault="00290F6E" w:rsidP="00290F6E">
      <w:r>
        <w:t>Con la presente estamos solicitando el siguiente Material   :</w:t>
      </w:r>
    </w:p>
    <w:p w:rsidR="00290F6E" w:rsidRDefault="00290F6E" w:rsidP="00290F6E"/>
    <w:p w:rsidR="00290F6E" w:rsidRDefault="00290F6E" w:rsidP="00290F6E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290F6E" w:rsidRDefault="00290F6E" w:rsidP="00290F6E">
      <w:pPr>
        <w:rPr>
          <w:b/>
          <w:bCs/>
          <w:u w:val="single"/>
        </w:rPr>
      </w:pPr>
      <w:r>
        <w:rPr>
          <w:b/>
          <w:bCs/>
        </w:rPr>
        <w:tab/>
      </w:r>
    </w:p>
    <w:p w:rsidR="00290F6E" w:rsidRDefault="00290F6E" w:rsidP="00290F6E">
      <w:r>
        <w:t>MATERIAL:</w:t>
      </w:r>
      <w:r>
        <w:tab/>
      </w:r>
      <w:r>
        <w:tab/>
        <w:t>Polietileno Alta Densidad Pigmentado BLANCO Tubular.</w:t>
      </w:r>
    </w:p>
    <w:p w:rsidR="00290F6E" w:rsidRDefault="00290F6E" w:rsidP="00290F6E">
      <w:r>
        <w:t>MEDIDA:</w:t>
      </w:r>
      <w:r>
        <w:tab/>
      </w:r>
      <w:r>
        <w:tab/>
      </w:r>
      <w:r w:rsidRPr="00444F82">
        <w:rPr>
          <w:b/>
        </w:rPr>
        <w:t xml:space="preserve">43 </w:t>
      </w:r>
      <w:r>
        <w:rPr>
          <w:b/>
        </w:rPr>
        <w:t xml:space="preserve"> </w:t>
      </w:r>
      <w:r w:rsidRPr="00444F82">
        <w:rPr>
          <w:b/>
        </w:rPr>
        <w:t xml:space="preserve"> Cms</w:t>
      </w:r>
      <w:r>
        <w:t>.</w:t>
      </w:r>
    </w:p>
    <w:p w:rsidR="00290F6E" w:rsidRPr="005C3173" w:rsidRDefault="00290F6E" w:rsidP="00290F6E">
      <w:pPr>
        <w:rPr>
          <w:b/>
          <w:bCs/>
        </w:rPr>
      </w:pPr>
      <w:r>
        <w:t>CALIBRE:</w:t>
      </w:r>
      <w:r>
        <w:tab/>
      </w:r>
      <w:r>
        <w:tab/>
      </w:r>
      <w:r w:rsidRPr="005C3173">
        <w:rPr>
          <w:b/>
        </w:rPr>
        <w:t xml:space="preserve">2.5 </w:t>
      </w:r>
      <w:r w:rsidRPr="005C3173">
        <w:rPr>
          <w:b/>
          <w:bCs/>
        </w:rPr>
        <w:t xml:space="preserve">  ”</w:t>
      </w:r>
    </w:p>
    <w:p w:rsidR="00290F6E" w:rsidRDefault="00290F6E" w:rsidP="00290F6E">
      <w:r>
        <w:t>COLOR:</w:t>
      </w:r>
      <w:r>
        <w:tab/>
      </w:r>
      <w:r>
        <w:tab/>
        <w:t>BLANCO  ( Según muestra  )</w:t>
      </w:r>
    </w:p>
    <w:p w:rsidR="00290F6E" w:rsidRDefault="00290F6E" w:rsidP="00290F6E">
      <w:r>
        <w:t>TRATADO:</w:t>
      </w:r>
      <w:r>
        <w:tab/>
      </w:r>
      <w:r>
        <w:tab/>
        <w:t>2 Caras.</w:t>
      </w:r>
    </w:p>
    <w:p w:rsidR="00290F6E" w:rsidRDefault="00290F6E" w:rsidP="00290F6E">
      <w:pPr>
        <w:rPr>
          <w:b/>
          <w:bCs/>
        </w:rPr>
      </w:pPr>
      <w:r>
        <w:t>CANTIDAD:</w:t>
      </w:r>
      <w:r>
        <w:tab/>
      </w:r>
      <w:r>
        <w:tab/>
      </w:r>
      <w:r w:rsidRPr="00290F6E">
        <w:rPr>
          <w:b/>
        </w:rPr>
        <w:t>500</w:t>
      </w:r>
      <w:r>
        <w:rPr>
          <w:b/>
        </w:rPr>
        <w:t xml:space="preserve"> </w:t>
      </w:r>
      <w:r>
        <w:t xml:space="preserve">   Kg</w:t>
      </w:r>
    </w:p>
    <w:p w:rsidR="00290F6E" w:rsidRDefault="00290F6E" w:rsidP="00290F6E">
      <w:r>
        <w:t>REFERENCIA:</w:t>
      </w:r>
      <w:r>
        <w:tab/>
      </w:r>
      <w:r>
        <w:rPr>
          <w:b/>
        </w:rPr>
        <w:t>PLASTIQUIMICA   MEDIANA</w:t>
      </w:r>
    </w:p>
    <w:p w:rsidR="00290F6E" w:rsidRDefault="00290F6E" w:rsidP="00290F6E">
      <w:r>
        <w:t>COLORES:</w:t>
      </w:r>
      <w:r>
        <w:tab/>
      </w:r>
      <w:r>
        <w:tab/>
        <w:t>2 ( Gris -  Rojo)</w:t>
      </w:r>
    </w:p>
    <w:p w:rsidR="00290F6E" w:rsidRDefault="00290F6E" w:rsidP="00290F6E">
      <w:r>
        <w:t>CARAS:</w:t>
      </w:r>
      <w:r>
        <w:tab/>
      </w:r>
      <w:r>
        <w:tab/>
        <w:t>2</w:t>
      </w:r>
    </w:p>
    <w:p w:rsidR="00290F6E" w:rsidRDefault="00290F6E" w:rsidP="00290F6E">
      <w:r>
        <w:t>REPETICIÓN:</w:t>
      </w:r>
      <w:r>
        <w:tab/>
        <w:t>Continua</w:t>
      </w:r>
    </w:p>
    <w:p w:rsidR="00290F6E" w:rsidRDefault="00290F6E" w:rsidP="00290F6E">
      <w:r>
        <w:t>RODILLO:</w:t>
      </w:r>
      <w:r>
        <w:tab/>
      </w:r>
      <w:r>
        <w:tab/>
        <w:t>38</w:t>
      </w:r>
    </w:p>
    <w:p w:rsidR="00290F6E" w:rsidRDefault="00290F6E" w:rsidP="00290F6E">
      <w:r>
        <w:t>BOLSA:</w:t>
      </w:r>
      <w:r>
        <w:tab/>
      </w:r>
      <w:r>
        <w:tab/>
      </w:r>
      <w:r w:rsidRPr="003B158B">
        <w:rPr>
          <w:b/>
        </w:rPr>
        <w:t>43 x  190  cms</w:t>
      </w:r>
    </w:p>
    <w:p w:rsidR="00290F6E" w:rsidRDefault="00290F6E" w:rsidP="00290F6E">
      <w:r>
        <w:t>SELLADO:</w:t>
      </w:r>
      <w:r>
        <w:tab/>
      </w:r>
      <w:r>
        <w:tab/>
        <w:t>Para selle de Fondo.</w:t>
      </w:r>
    </w:p>
    <w:p w:rsidR="00290F6E" w:rsidRDefault="00290F6E" w:rsidP="00290F6E"/>
    <w:p w:rsidR="00290F6E" w:rsidRDefault="00290F6E" w:rsidP="00290F6E"/>
    <w:p w:rsidR="00290F6E" w:rsidRDefault="00290F6E" w:rsidP="00290F6E">
      <w:r>
        <w:rPr>
          <w:b/>
          <w:bCs/>
          <w:u w:val="single"/>
        </w:rPr>
        <w:t>NOTA:</w:t>
      </w:r>
      <w:r>
        <w:t xml:space="preserve">  * Los cyreles   Se encuentran en su planta</w:t>
      </w:r>
    </w:p>
    <w:p w:rsidR="00290F6E" w:rsidRDefault="00290F6E" w:rsidP="00290F6E">
      <w:pPr>
        <w:numPr>
          <w:ilvl w:val="0"/>
          <w:numId w:val="1"/>
        </w:numPr>
      </w:pPr>
      <w:r>
        <w:t>Se envían muestra física  para tonos , alturas  y pigmentación</w:t>
      </w:r>
    </w:p>
    <w:p w:rsidR="00290F6E" w:rsidRDefault="00290F6E" w:rsidP="00290F6E">
      <w:pPr>
        <w:ind w:left="885"/>
      </w:pPr>
    </w:p>
    <w:p w:rsidR="00290F6E" w:rsidRPr="00315AED" w:rsidRDefault="00290F6E" w:rsidP="00290F6E">
      <w:pPr>
        <w:numPr>
          <w:ilvl w:val="0"/>
          <w:numId w:val="1"/>
        </w:numPr>
      </w:pPr>
      <w:r w:rsidRPr="00393DAD">
        <w:rPr>
          <w:b/>
          <w:u w:val="single"/>
        </w:rPr>
        <w:t>Utilizar tinta negra</w:t>
      </w:r>
      <w:r>
        <w:t xml:space="preserve">   </w:t>
      </w:r>
      <w:r w:rsidRPr="00393DAD">
        <w:rPr>
          <w:b/>
          <w:u w:val="single"/>
        </w:rPr>
        <w:t>ANTIGRASA</w:t>
      </w:r>
    </w:p>
    <w:p w:rsidR="00290F6E" w:rsidRDefault="00290F6E" w:rsidP="00290F6E"/>
    <w:p w:rsidR="00290F6E" w:rsidRPr="0098114D" w:rsidRDefault="00290F6E" w:rsidP="00290F6E">
      <w:pPr>
        <w:rPr>
          <w:b/>
          <w:u w:val="single"/>
        </w:rPr>
      </w:pPr>
    </w:p>
    <w:p w:rsidR="00290F6E" w:rsidRDefault="00290F6E" w:rsidP="00290F6E">
      <w:r>
        <w:t>Agradezco la atención y colaboración prestada.</w:t>
      </w:r>
    </w:p>
    <w:p w:rsidR="00290F6E" w:rsidRDefault="00290F6E" w:rsidP="00290F6E"/>
    <w:p w:rsidR="00290F6E" w:rsidRDefault="00290F6E" w:rsidP="00290F6E">
      <w:r>
        <w:t>Cordialmente,</w:t>
      </w:r>
    </w:p>
    <w:p w:rsidR="00290F6E" w:rsidRDefault="00290F6E" w:rsidP="00290F6E"/>
    <w:p w:rsidR="00290F6E" w:rsidRPr="008D4091" w:rsidRDefault="00290F6E" w:rsidP="00290F6E">
      <w:pPr>
        <w:rPr>
          <w:b/>
        </w:rPr>
      </w:pPr>
    </w:p>
    <w:p w:rsidR="00290F6E" w:rsidRDefault="00290F6E" w:rsidP="00290F6E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290F6E" w:rsidRDefault="00290F6E" w:rsidP="00290F6E">
      <w:r>
        <w:t>Director.</w:t>
      </w:r>
    </w:p>
    <w:p w:rsidR="00290F6E" w:rsidRDefault="00290F6E" w:rsidP="00290F6E">
      <w:pPr>
        <w:rPr>
          <w:b/>
        </w:rPr>
      </w:pPr>
    </w:p>
    <w:p w:rsidR="00290F6E" w:rsidRDefault="00290F6E" w:rsidP="0042659C">
      <w:pPr>
        <w:rPr>
          <w:b/>
        </w:rPr>
      </w:pPr>
    </w:p>
    <w:p w:rsidR="00C81013" w:rsidRDefault="00C81013" w:rsidP="0042659C">
      <w:pPr>
        <w:rPr>
          <w:b/>
        </w:rPr>
      </w:pPr>
    </w:p>
    <w:p w:rsidR="00C81013" w:rsidRDefault="00C81013" w:rsidP="0042659C">
      <w:pPr>
        <w:rPr>
          <w:b/>
        </w:rPr>
      </w:pPr>
    </w:p>
    <w:p w:rsidR="00C81013" w:rsidRDefault="00C81013" w:rsidP="00C81013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C81013" w:rsidRDefault="00C81013" w:rsidP="00C81013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C81013" w:rsidRDefault="00C81013" w:rsidP="00C81013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C81013" w:rsidRDefault="00C81013" w:rsidP="00C81013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C81013" w:rsidRDefault="00C81013" w:rsidP="00C81013"/>
    <w:p w:rsidR="00C81013" w:rsidRDefault="00C81013" w:rsidP="00C81013"/>
    <w:p w:rsidR="00C81013" w:rsidRDefault="00C81013" w:rsidP="00C81013">
      <w:pPr>
        <w:pStyle w:val="Ttulo1"/>
      </w:pPr>
      <w:r>
        <w:t>ORD EN DE TRABAJO    N°      07617</w:t>
      </w:r>
    </w:p>
    <w:p w:rsidR="00C81013" w:rsidRDefault="00C81013" w:rsidP="00C81013"/>
    <w:p w:rsidR="00C81013" w:rsidRDefault="00C81013" w:rsidP="00C81013">
      <w:r>
        <w:t>FECHA:</w:t>
      </w:r>
      <w:r>
        <w:tab/>
        <w:t>Medellín,  Noviembre  08   de   2010</w:t>
      </w:r>
    </w:p>
    <w:p w:rsidR="00C81013" w:rsidRDefault="00C81013" w:rsidP="00C81013">
      <w:r>
        <w:t>PARA:</w:t>
      </w:r>
      <w:r>
        <w:tab/>
      </w:r>
      <w:r>
        <w:tab/>
        <w:t>PLÁSTICOS DARMA</w:t>
      </w:r>
    </w:p>
    <w:p w:rsidR="00C81013" w:rsidRDefault="00C81013" w:rsidP="00C81013">
      <w:r>
        <w:t>ATENCIÓN:</w:t>
      </w:r>
      <w:r>
        <w:tab/>
        <w:t>Sr. Darío Jaramillo</w:t>
      </w:r>
    </w:p>
    <w:p w:rsidR="00C81013" w:rsidRDefault="00C81013" w:rsidP="00C81013">
      <w:r>
        <w:tab/>
      </w:r>
      <w:r>
        <w:tab/>
        <w:t>Gerente.</w:t>
      </w:r>
    </w:p>
    <w:p w:rsidR="00C81013" w:rsidRDefault="00C81013" w:rsidP="00C81013"/>
    <w:p w:rsidR="00C81013" w:rsidRDefault="00C81013" w:rsidP="00C81013">
      <w:r>
        <w:t>Apreciado Don Darío:</w:t>
      </w:r>
    </w:p>
    <w:p w:rsidR="00C81013" w:rsidRDefault="00C81013" w:rsidP="00C81013"/>
    <w:p w:rsidR="00C81013" w:rsidRDefault="00C81013" w:rsidP="00C81013">
      <w:r>
        <w:t>Con la presente estamos solicitando el siguiente Material   :</w:t>
      </w:r>
    </w:p>
    <w:p w:rsidR="00C81013" w:rsidRDefault="00C81013" w:rsidP="00C81013"/>
    <w:p w:rsidR="00C81013" w:rsidRDefault="00C81013" w:rsidP="00C81013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C81013" w:rsidRDefault="00C81013" w:rsidP="00C81013">
      <w:pPr>
        <w:rPr>
          <w:b/>
          <w:bCs/>
          <w:u w:val="single"/>
        </w:rPr>
      </w:pPr>
    </w:p>
    <w:p w:rsidR="00C81013" w:rsidRDefault="00C81013" w:rsidP="00C81013">
      <w:r>
        <w:t>MATERIAL:</w:t>
      </w:r>
      <w:r>
        <w:tab/>
      </w:r>
      <w:r>
        <w:tab/>
        <w:t>Polietileno Alta Densidad Pigmentado BLANCO Tubular.</w:t>
      </w:r>
    </w:p>
    <w:p w:rsidR="00C81013" w:rsidRDefault="00C81013" w:rsidP="00C81013">
      <w:r>
        <w:t>MEDIDA:</w:t>
      </w:r>
      <w:r>
        <w:tab/>
      </w:r>
      <w:r>
        <w:tab/>
      </w:r>
      <w:r>
        <w:rPr>
          <w:b/>
        </w:rPr>
        <w:t>35</w:t>
      </w:r>
      <w:r w:rsidRPr="00444F82">
        <w:rPr>
          <w:b/>
        </w:rPr>
        <w:t xml:space="preserve">  Cms</w:t>
      </w:r>
      <w:r>
        <w:t>.</w:t>
      </w:r>
    </w:p>
    <w:p w:rsidR="00C81013" w:rsidRDefault="00C81013" w:rsidP="00C81013">
      <w:pPr>
        <w:rPr>
          <w:b/>
          <w:bCs/>
        </w:rPr>
      </w:pPr>
      <w:r>
        <w:t>CALIBRE:</w:t>
      </w:r>
      <w:r>
        <w:tab/>
      </w:r>
      <w:r>
        <w:tab/>
      </w:r>
      <w:r w:rsidRPr="00B460D7">
        <w:rPr>
          <w:b/>
        </w:rPr>
        <w:t>2.5</w:t>
      </w:r>
      <w:r>
        <w:t xml:space="preserve"> </w:t>
      </w:r>
      <w:r>
        <w:rPr>
          <w:b/>
          <w:bCs/>
        </w:rPr>
        <w:t xml:space="preserve">  ”</w:t>
      </w:r>
    </w:p>
    <w:p w:rsidR="00C81013" w:rsidRDefault="00C81013" w:rsidP="00C81013">
      <w:r>
        <w:t>COLOR:</w:t>
      </w:r>
      <w:r>
        <w:tab/>
      </w:r>
      <w:r>
        <w:tab/>
        <w:t>BLANCO  ( Según muestra  )</w:t>
      </w:r>
    </w:p>
    <w:p w:rsidR="00C81013" w:rsidRDefault="00C81013" w:rsidP="00C81013">
      <w:r>
        <w:t>TRATADO:</w:t>
      </w:r>
      <w:r>
        <w:tab/>
      </w:r>
      <w:r>
        <w:tab/>
        <w:t>2 Caras.</w:t>
      </w:r>
    </w:p>
    <w:p w:rsidR="00C81013" w:rsidRDefault="00C81013" w:rsidP="00C81013">
      <w:pPr>
        <w:rPr>
          <w:b/>
          <w:bCs/>
        </w:rPr>
      </w:pPr>
      <w:r>
        <w:t>CANTIDAD:</w:t>
      </w:r>
      <w:r>
        <w:tab/>
        <w:t xml:space="preserve">            190 </w:t>
      </w:r>
      <w:r>
        <w:rPr>
          <w:b/>
        </w:rPr>
        <w:t xml:space="preserve"> </w:t>
      </w:r>
      <w:r>
        <w:t xml:space="preserve">  Kg.</w:t>
      </w:r>
      <w:r>
        <w:rPr>
          <w:b/>
          <w:bCs/>
        </w:rPr>
        <w:t xml:space="preserve"> </w:t>
      </w:r>
    </w:p>
    <w:p w:rsidR="00C81013" w:rsidRDefault="00C81013" w:rsidP="00C81013">
      <w:r>
        <w:t>REFERENCIA:</w:t>
      </w:r>
      <w:r>
        <w:tab/>
      </w:r>
      <w:r>
        <w:rPr>
          <w:b/>
        </w:rPr>
        <w:t>PLASTIQUIMICA  PEQUENA</w:t>
      </w:r>
    </w:p>
    <w:p w:rsidR="00C81013" w:rsidRDefault="00C81013" w:rsidP="00C81013">
      <w:r>
        <w:t>COLORES:</w:t>
      </w:r>
      <w:r>
        <w:tab/>
      </w:r>
      <w:r>
        <w:tab/>
        <w:t>2 ( Gris -  Rojo)</w:t>
      </w:r>
    </w:p>
    <w:p w:rsidR="00C81013" w:rsidRDefault="00C81013" w:rsidP="00C81013">
      <w:r>
        <w:t>CARAS:</w:t>
      </w:r>
      <w:r>
        <w:tab/>
      </w:r>
      <w:r>
        <w:tab/>
        <w:t>2</w:t>
      </w:r>
    </w:p>
    <w:p w:rsidR="00C81013" w:rsidRDefault="00C81013" w:rsidP="00C81013">
      <w:r>
        <w:t>REPETICIÓN:</w:t>
      </w:r>
      <w:r>
        <w:tab/>
        <w:t>Continua</w:t>
      </w:r>
    </w:p>
    <w:p w:rsidR="00C81013" w:rsidRDefault="00C81013" w:rsidP="00C81013">
      <w:r>
        <w:t>RODILLO:</w:t>
      </w:r>
      <w:r>
        <w:tab/>
      </w:r>
      <w:r>
        <w:tab/>
      </w:r>
      <w:r w:rsidRPr="001D3669">
        <w:rPr>
          <w:b/>
        </w:rPr>
        <w:t>38</w:t>
      </w:r>
    </w:p>
    <w:p w:rsidR="00C81013" w:rsidRPr="006537EA" w:rsidRDefault="00C81013" w:rsidP="00C81013">
      <w:pPr>
        <w:rPr>
          <w:b/>
        </w:rPr>
      </w:pPr>
      <w:r>
        <w:t>BOLSA:</w:t>
      </w:r>
      <w:r>
        <w:tab/>
      </w:r>
      <w:r>
        <w:tab/>
      </w:r>
      <w:r w:rsidRPr="006537EA">
        <w:rPr>
          <w:b/>
        </w:rPr>
        <w:t xml:space="preserve">35  x  175  </w:t>
      </w:r>
      <w:r>
        <w:rPr>
          <w:b/>
        </w:rPr>
        <w:t xml:space="preserve">  </w:t>
      </w:r>
      <w:r w:rsidRPr="006537EA">
        <w:rPr>
          <w:b/>
        </w:rPr>
        <w:t>cms</w:t>
      </w:r>
    </w:p>
    <w:p w:rsidR="00C81013" w:rsidRDefault="00C81013" w:rsidP="00C81013">
      <w:r>
        <w:t>SELLADO:</w:t>
      </w:r>
      <w:r>
        <w:tab/>
      </w:r>
      <w:r>
        <w:tab/>
        <w:t>Para selle de Fondo.</w:t>
      </w:r>
    </w:p>
    <w:p w:rsidR="00C81013" w:rsidRDefault="00C81013" w:rsidP="00C81013"/>
    <w:p w:rsidR="00C81013" w:rsidRDefault="00C81013" w:rsidP="00C81013"/>
    <w:p w:rsidR="00C81013" w:rsidRDefault="00C81013" w:rsidP="00C81013">
      <w:r>
        <w:rPr>
          <w:b/>
          <w:bCs/>
          <w:u w:val="single"/>
        </w:rPr>
        <w:t>NOTA:</w:t>
      </w:r>
      <w:r>
        <w:t xml:space="preserve">  * Los cyreles   Se encuentran en su planta</w:t>
      </w:r>
    </w:p>
    <w:p w:rsidR="00C81013" w:rsidRDefault="00C81013" w:rsidP="00C81013">
      <w:pPr>
        <w:numPr>
          <w:ilvl w:val="0"/>
          <w:numId w:val="1"/>
        </w:numPr>
      </w:pPr>
      <w:r>
        <w:t>Se envían muestra física  para tonos , alturas  y  pigmentacion</w:t>
      </w:r>
    </w:p>
    <w:p w:rsidR="00C81013" w:rsidRDefault="00C81013" w:rsidP="00C81013"/>
    <w:p w:rsidR="00C81013" w:rsidRPr="00315AED" w:rsidRDefault="00C81013" w:rsidP="00C81013">
      <w:pPr>
        <w:numPr>
          <w:ilvl w:val="0"/>
          <w:numId w:val="1"/>
        </w:numPr>
      </w:pPr>
      <w:r w:rsidRPr="00393DAD">
        <w:rPr>
          <w:b/>
          <w:u w:val="single"/>
        </w:rPr>
        <w:t>Utilizar tinta negra</w:t>
      </w:r>
      <w:r>
        <w:t xml:space="preserve"> </w:t>
      </w:r>
      <w:r w:rsidRPr="00393DAD">
        <w:rPr>
          <w:b/>
          <w:u w:val="single"/>
        </w:rPr>
        <w:t>ANTIGRASA</w:t>
      </w:r>
    </w:p>
    <w:p w:rsidR="00C81013" w:rsidRDefault="00C81013" w:rsidP="00C81013"/>
    <w:p w:rsidR="00C81013" w:rsidRPr="0098114D" w:rsidRDefault="00C81013" w:rsidP="00C81013">
      <w:pPr>
        <w:rPr>
          <w:b/>
          <w:u w:val="single"/>
        </w:rPr>
      </w:pPr>
    </w:p>
    <w:p w:rsidR="00C81013" w:rsidRDefault="00C81013" w:rsidP="00C81013">
      <w:r>
        <w:t>Agradezco la atención y colaboración prestada.</w:t>
      </w:r>
    </w:p>
    <w:p w:rsidR="00C81013" w:rsidRDefault="00C81013" w:rsidP="00C81013"/>
    <w:p w:rsidR="00C81013" w:rsidRDefault="00C81013" w:rsidP="00C81013"/>
    <w:p w:rsidR="00C81013" w:rsidRDefault="00C81013" w:rsidP="00C81013">
      <w:r>
        <w:t>Cordialmente</w:t>
      </w:r>
    </w:p>
    <w:p w:rsidR="00C81013" w:rsidRDefault="00C81013" w:rsidP="00C81013"/>
    <w:p w:rsidR="00C81013" w:rsidRDefault="00C81013" w:rsidP="00C81013"/>
    <w:p w:rsidR="00C81013" w:rsidRDefault="00C81013" w:rsidP="00C81013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C81013" w:rsidRDefault="00C81013" w:rsidP="00C81013">
      <w:r>
        <w:t>Director.</w:t>
      </w:r>
    </w:p>
    <w:p w:rsidR="00C81013" w:rsidRDefault="00C81013" w:rsidP="0042659C">
      <w:pPr>
        <w:rPr>
          <w:b/>
        </w:rPr>
      </w:pPr>
    </w:p>
    <w:p w:rsidR="00A03484" w:rsidRDefault="00A03484" w:rsidP="0042659C">
      <w:pPr>
        <w:rPr>
          <w:b/>
        </w:rPr>
      </w:pPr>
    </w:p>
    <w:p w:rsidR="00A03484" w:rsidRDefault="00A03484" w:rsidP="0042659C">
      <w:pPr>
        <w:rPr>
          <w:b/>
        </w:rPr>
      </w:pPr>
    </w:p>
    <w:p w:rsidR="00A03484" w:rsidRDefault="00A03484" w:rsidP="00A03484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A03484" w:rsidRDefault="00A03484" w:rsidP="00A03484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A03484" w:rsidRDefault="00A03484" w:rsidP="00A03484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A03484" w:rsidRDefault="00A03484" w:rsidP="00A03484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A03484" w:rsidRDefault="00A03484" w:rsidP="00A03484">
      <w:pPr>
        <w:pStyle w:val="Ttulo1"/>
      </w:pPr>
    </w:p>
    <w:p w:rsidR="00A03484" w:rsidRDefault="00A03484" w:rsidP="00A03484">
      <w:pPr>
        <w:pStyle w:val="Ttulo1"/>
      </w:pPr>
      <w:r>
        <w:t>ORDEN DE TRABAJO     N°      07615</w:t>
      </w:r>
    </w:p>
    <w:p w:rsidR="00A03484" w:rsidRDefault="00A03484" w:rsidP="00A03484"/>
    <w:p w:rsidR="00A03484" w:rsidRDefault="00A03484" w:rsidP="00A03484">
      <w:r>
        <w:t>FECHA:</w:t>
      </w:r>
      <w:r>
        <w:tab/>
        <w:t>Medellín,  Noviembre  08    de  2010</w:t>
      </w:r>
    </w:p>
    <w:p w:rsidR="00A03484" w:rsidRDefault="00A03484" w:rsidP="00A03484">
      <w:r>
        <w:t>PARA:</w:t>
      </w:r>
      <w:r>
        <w:tab/>
      </w:r>
      <w:r>
        <w:tab/>
        <w:t>PLÁSTICOS DARMA</w:t>
      </w:r>
    </w:p>
    <w:p w:rsidR="00A03484" w:rsidRDefault="00A03484" w:rsidP="00A03484">
      <w:r>
        <w:t>ATENCIÓN:</w:t>
      </w:r>
      <w:r>
        <w:tab/>
        <w:t>Sr. Darío Jaramillo</w:t>
      </w:r>
    </w:p>
    <w:p w:rsidR="00A03484" w:rsidRDefault="00A03484" w:rsidP="00A03484">
      <w:r>
        <w:tab/>
      </w:r>
      <w:r>
        <w:tab/>
        <w:t>Gerente.</w:t>
      </w:r>
    </w:p>
    <w:p w:rsidR="00A03484" w:rsidRDefault="00A03484" w:rsidP="00A03484"/>
    <w:p w:rsidR="00A03484" w:rsidRDefault="00A03484" w:rsidP="00A03484">
      <w:r>
        <w:t>Apreciado Don Darío:</w:t>
      </w:r>
    </w:p>
    <w:p w:rsidR="00A03484" w:rsidRDefault="00A03484" w:rsidP="00A03484"/>
    <w:p w:rsidR="00A03484" w:rsidRDefault="00A03484" w:rsidP="00A03484">
      <w:r>
        <w:t>Con la presente estamos solicitando el siguiente Material   :</w:t>
      </w:r>
    </w:p>
    <w:p w:rsidR="00A03484" w:rsidRDefault="00A03484" w:rsidP="00A03484"/>
    <w:p w:rsidR="00A03484" w:rsidRDefault="00A03484" w:rsidP="00A03484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A03484" w:rsidRDefault="00A03484" w:rsidP="00A03484">
      <w:pPr>
        <w:rPr>
          <w:b/>
          <w:bCs/>
          <w:u w:val="single"/>
        </w:rPr>
      </w:pPr>
    </w:p>
    <w:p w:rsidR="00A03484" w:rsidRDefault="00A03484" w:rsidP="00A03484">
      <w:r>
        <w:t>MATERIAL:</w:t>
      </w:r>
      <w:r>
        <w:tab/>
      </w:r>
      <w:r>
        <w:tab/>
        <w:t>Polietileno Alta Densidad Pigmentado BLANCO Tubular.</w:t>
      </w:r>
    </w:p>
    <w:p w:rsidR="00A03484" w:rsidRDefault="00A03484" w:rsidP="00A03484">
      <w:r>
        <w:t>MEDIDA:</w:t>
      </w:r>
      <w:r>
        <w:tab/>
      </w:r>
      <w:r>
        <w:tab/>
      </w:r>
      <w:r w:rsidRPr="00657B35">
        <w:rPr>
          <w:b/>
        </w:rPr>
        <w:t>50  Cms</w:t>
      </w:r>
      <w:r>
        <w:t>.</w:t>
      </w:r>
    </w:p>
    <w:p w:rsidR="00A03484" w:rsidRPr="005660D5" w:rsidRDefault="00A03484" w:rsidP="00A03484">
      <w:pPr>
        <w:rPr>
          <w:b/>
          <w:bCs/>
        </w:rPr>
      </w:pPr>
      <w:r>
        <w:t>CALIBRE:</w:t>
      </w:r>
      <w:r>
        <w:tab/>
      </w:r>
      <w:r>
        <w:tab/>
      </w:r>
      <w:r w:rsidRPr="005660D5">
        <w:rPr>
          <w:b/>
        </w:rPr>
        <w:t xml:space="preserve">2.5 </w:t>
      </w:r>
      <w:r w:rsidRPr="005660D5">
        <w:rPr>
          <w:b/>
          <w:bCs/>
        </w:rPr>
        <w:t xml:space="preserve">  ”</w:t>
      </w:r>
    </w:p>
    <w:p w:rsidR="00A03484" w:rsidRDefault="00A03484" w:rsidP="00A03484">
      <w:r>
        <w:t>COLOR:</w:t>
      </w:r>
      <w:r>
        <w:tab/>
      </w:r>
      <w:r>
        <w:tab/>
        <w:t>BLANCO  (Según muestra)</w:t>
      </w:r>
    </w:p>
    <w:p w:rsidR="00A03484" w:rsidRDefault="00A03484" w:rsidP="00A03484">
      <w:r>
        <w:t>TRATADO:</w:t>
      </w:r>
      <w:r>
        <w:tab/>
      </w:r>
      <w:r>
        <w:tab/>
        <w:t>2 Caras.</w:t>
      </w:r>
    </w:p>
    <w:p w:rsidR="00A03484" w:rsidRDefault="00A03484" w:rsidP="00A03484">
      <w:r>
        <w:t>CANTIDAD:</w:t>
      </w:r>
      <w:r>
        <w:tab/>
      </w:r>
      <w:r>
        <w:tab/>
      </w:r>
      <w:r>
        <w:rPr>
          <w:b/>
        </w:rPr>
        <w:t xml:space="preserve">290 </w:t>
      </w:r>
      <w:r>
        <w:t xml:space="preserve">   Kg.</w:t>
      </w:r>
    </w:p>
    <w:p w:rsidR="00A03484" w:rsidRDefault="00A03484" w:rsidP="00A03484">
      <w:r>
        <w:t>REFERENCIA:</w:t>
      </w:r>
      <w:r>
        <w:tab/>
      </w:r>
      <w:r w:rsidRPr="008970C3">
        <w:rPr>
          <w:b/>
        </w:rPr>
        <w:t>PLASTIQUIMICA GRANDE</w:t>
      </w:r>
    </w:p>
    <w:p w:rsidR="00A03484" w:rsidRDefault="00A03484" w:rsidP="00A03484">
      <w:r>
        <w:t>COLORES:</w:t>
      </w:r>
      <w:r>
        <w:tab/>
      </w:r>
      <w:r>
        <w:tab/>
        <w:t>2 ( Gris -  Rojo)</w:t>
      </w:r>
    </w:p>
    <w:p w:rsidR="00A03484" w:rsidRDefault="00A03484" w:rsidP="00A03484">
      <w:r>
        <w:t>CARAS:</w:t>
      </w:r>
      <w:r>
        <w:tab/>
      </w:r>
      <w:r>
        <w:tab/>
        <w:t>2</w:t>
      </w:r>
    </w:p>
    <w:p w:rsidR="00A03484" w:rsidRDefault="00A03484" w:rsidP="00A03484">
      <w:r>
        <w:t>REPETICIÓN:</w:t>
      </w:r>
      <w:r>
        <w:tab/>
        <w:t>Continua</w:t>
      </w:r>
    </w:p>
    <w:p w:rsidR="00A03484" w:rsidRDefault="00A03484" w:rsidP="00A03484">
      <w:r>
        <w:t>RODILLO:</w:t>
      </w:r>
      <w:r>
        <w:tab/>
      </w:r>
      <w:r>
        <w:tab/>
        <w:t>38</w:t>
      </w:r>
    </w:p>
    <w:p w:rsidR="00A03484" w:rsidRPr="003B158B" w:rsidRDefault="00A03484" w:rsidP="00A03484">
      <w:pPr>
        <w:rPr>
          <w:b/>
        </w:rPr>
      </w:pPr>
      <w:r>
        <w:t>BOLSA:</w:t>
      </w:r>
      <w:r>
        <w:tab/>
      </w:r>
      <w:r>
        <w:tab/>
      </w:r>
      <w:r w:rsidRPr="003B158B">
        <w:rPr>
          <w:b/>
        </w:rPr>
        <w:t>50 x 190  cms</w:t>
      </w:r>
    </w:p>
    <w:p w:rsidR="00A03484" w:rsidRDefault="00A03484" w:rsidP="00A03484">
      <w:r>
        <w:t>SELLADO:</w:t>
      </w:r>
      <w:r>
        <w:tab/>
      </w:r>
      <w:r>
        <w:tab/>
        <w:t>Para selle de Fondo.</w:t>
      </w:r>
    </w:p>
    <w:p w:rsidR="00A03484" w:rsidRDefault="00A03484" w:rsidP="00A03484"/>
    <w:p w:rsidR="00A03484" w:rsidRDefault="00A03484" w:rsidP="00A03484"/>
    <w:p w:rsidR="00A03484" w:rsidRDefault="00A03484" w:rsidP="00A03484">
      <w:r>
        <w:rPr>
          <w:b/>
          <w:bCs/>
          <w:u w:val="single"/>
        </w:rPr>
        <w:t>NOTA:</w:t>
      </w:r>
      <w:r>
        <w:t xml:space="preserve">  * Los cyreles   Se encuentran en su planta</w:t>
      </w:r>
    </w:p>
    <w:p w:rsidR="00A03484" w:rsidRDefault="00A03484" w:rsidP="00A03484">
      <w:pPr>
        <w:numPr>
          <w:ilvl w:val="0"/>
          <w:numId w:val="1"/>
        </w:numPr>
      </w:pPr>
      <w:r>
        <w:t>Se envían muestra física  para tonos , alturas  y pigmentación</w:t>
      </w:r>
    </w:p>
    <w:p w:rsidR="00A03484" w:rsidRDefault="00A03484" w:rsidP="00A03484">
      <w:pPr>
        <w:ind w:left="885"/>
      </w:pPr>
    </w:p>
    <w:p w:rsidR="00A03484" w:rsidRPr="00315AED" w:rsidRDefault="00A03484" w:rsidP="00A03484">
      <w:pPr>
        <w:numPr>
          <w:ilvl w:val="0"/>
          <w:numId w:val="1"/>
        </w:numPr>
      </w:pPr>
      <w:r w:rsidRPr="00393DAD">
        <w:rPr>
          <w:b/>
          <w:u w:val="single"/>
        </w:rPr>
        <w:t>Utilizar tinta negra</w:t>
      </w:r>
      <w:r>
        <w:t xml:space="preserve"> </w:t>
      </w:r>
      <w:r w:rsidRPr="00393DAD">
        <w:rPr>
          <w:b/>
          <w:u w:val="single"/>
        </w:rPr>
        <w:t>ANTIGRASA</w:t>
      </w:r>
    </w:p>
    <w:p w:rsidR="00A03484" w:rsidRDefault="00A03484" w:rsidP="00A03484">
      <w:pPr>
        <w:ind w:left="885"/>
      </w:pPr>
    </w:p>
    <w:p w:rsidR="00A03484" w:rsidRPr="0098114D" w:rsidRDefault="00A03484" w:rsidP="00A03484">
      <w:pPr>
        <w:rPr>
          <w:b/>
          <w:u w:val="single"/>
        </w:rPr>
      </w:pPr>
    </w:p>
    <w:p w:rsidR="00A03484" w:rsidRDefault="00A03484" w:rsidP="00A03484">
      <w:r>
        <w:t>Agradezco la atención y colaboración prestada.</w:t>
      </w:r>
    </w:p>
    <w:p w:rsidR="00A03484" w:rsidRDefault="00A03484" w:rsidP="00A03484"/>
    <w:p w:rsidR="00A03484" w:rsidRDefault="00A03484" w:rsidP="00A03484"/>
    <w:p w:rsidR="00A03484" w:rsidRDefault="00A03484" w:rsidP="00A03484">
      <w:r>
        <w:t>Cordialmente,</w:t>
      </w:r>
    </w:p>
    <w:p w:rsidR="00A03484" w:rsidRDefault="00A03484" w:rsidP="00A03484"/>
    <w:p w:rsidR="00A03484" w:rsidRDefault="00A03484" w:rsidP="00A03484"/>
    <w:p w:rsidR="00A03484" w:rsidRDefault="00A03484" w:rsidP="00A03484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A03484" w:rsidRDefault="00A03484" w:rsidP="00A03484">
      <w:pPr>
        <w:tabs>
          <w:tab w:val="left" w:pos="1980"/>
        </w:tabs>
      </w:pPr>
      <w:r>
        <w:t>Director.</w:t>
      </w:r>
    </w:p>
    <w:p w:rsidR="00A03484" w:rsidRDefault="00A03484" w:rsidP="0042659C">
      <w:pPr>
        <w:rPr>
          <w:b/>
        </w:rPr>
      </w:pPr>
    </w:p>
    <w:p w:rsidR="002A77C9" w:rsidRDefault="002A77C9" w:rsidP="0042659C">
      <w:pPr>
        <w:rPr>
          <w:b/>
        </w:rPr>
      </w:pPr>
    </w:p>
    <w:p w:rsidR="002A77C9" w:rsidRDefault="002A77C9" w:rsidP="0042659C">
      <w:pPr>
        <w:rPr>
          <w:b/>
        </w:rPr>
      </w:pPr>
    </w:p>
    <w:p w:rsidR="002A77C9" w:rsidRDefault="002A77C9" w:rsidP="0042659C">
      <w:pPr>
        <w:rPr>
          <w:b/>
        </w:rPr>
      </w:pPr>
    </w:p>
    <w:p w:rsidR="002A77C9" w:rsidRDefault="002A77C9" w:rsidP="002A77C9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2A77C9" w:rsidRDefault="002A77C9" w:rsidP="002A77C9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2A77C9" w:rsidRDefault="002A77C9" w:rsidP="002A77C9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2A77C9" w:rsidRDefault="002A77C9" w:rsidP="002A77C9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2A77C9" w:rsidRDefault="002A77C9" w:rsidP="002A77C9"/>
    <w:p w:rsidR="002A77C9" w:rsidRDefault="002A77C9" w:rsidP="002A77C9">
      <w:pPr>
        <w:pStyle w:val="Ttulo1"/>
      </w:pPr>
      <w:r>
        <w:t>ORDEN DE TRABAJO   N°      07349</w:t>
      </w:r>
    </w:p>
    <w:p w:rsidR="002A77C9" w:rsidRDefault="002A77C9" w:rsidP="002A77C9"/>
    <w:p w:rsidR="002A77C9" w:rsidRDefault="002A77C9" w:rsidP="002A77C9">
      <w:r>
        <w:t>FECHA:</w:t>
      </w:r>
      <w:r>
        <w:tab/>
        <w:t>Medellín, Noviembre  08  de   2010</w:t>
      </w:r>
    </w:p>
    <w:p w:rsidR="002A77C9" w:rsidRDefault="002A77C9" w:rsidP="002A77C9">
      <w:r>
        <w:t>PARA:</w:t>
      </w:r>
      <w:r>
        <w:tab/>
      </w:r>
      <w:r>
        <w:tab/>
        <w:t>PLÁSTICOS   DARMA</w:t>
      </w:r>
    </w:p>
    <w:p w:rsidR="002A77C9" w:rsidRDefault="002A77C9" w:rsidP="002A77C9">
      <w:r>
        <w:t>ATENCIÓN:</w:t>
      </w:r>
      <w:r>
        <w:tab/>
        <w:t>Sr. DARIO JARAMILLO</w:t>
      </w:r>
    </w:p>
    <w:p w:rsidR="002A77C9" w:rsidRDefault="002A77C9" w:rsidP="002A77C9"/>
    <w:p w:rsidR="002A77C9" w:rsidRDefault="002A77C9" w:rsidP="002A77C9">
      <w:r>
        <w:t>Apreciado Dn DARIO:</w:t>
      </w:r>
    </w:p>
    <w:p w:rsidR="002A77C9" w:rsidRDefault="002A77C9" w:rsidP="002A77C9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2A77C9" w:rsidRDefault="002A77C9" w:rsidP="002A77C9"/>
    <w:p w:rsidR="002A77C9" w:rsidRDefault="002A77C9" w:rsidP="002A77C9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2A77C9" w:rsidRDefault="002A77C9" w:rsidP="002A77C9"/>
    <w:p w:rsidR="002A77C9" w:rsidRDefault="002A77C9" w:rsidP="002A77C9">
      <w:r>
        <w:t>MATERIAL :</w:t>
      </w:r>
      <w:r>
        <w:tab/>
      </w:r>
      <w:r>
        <w:tab/>
        <w:t>Polietileno de Baja  densidad   Blanco  Tubular</w:t>
      </w:r>
    </w:p>
    <w:p w:rsidR="002A77C9" w:rsidRDefault="002A77C9" w:rsidP="002A77C9">
      <w:r>
        <w:t>MEDIDA:</w:t>
      </w:r>
      <w:r>
        <w:tab/>
      </w:r>
      <w:r>
        <w:tab/>
      </w:r>
      <w:r w:rsidRPr="008D3CB8">
        <w:rPr>
          <w:b/>
        </w:rPr>
        <w:t>30</w:t>
      </w:r>
      <w:r>
        <w:t xml:space="preserve">   cms   </w:t>
      </w:r>
    </w:p>
    <w:p w:rsidR="002A77C9" w:rsidRDefault="002A77C9" w:rsidP="002A77C9">
      <w:r>
        <w:t>CALIBRE :</w:t>
      </w:r>
      <w:r>
        <w:tab/>
      </w:r>
      <w:r>
        <w:tab/>
      </w:r>
      <w:r w:rsidRPr="008D3CB8">
        <w:rPr>
          <w:b/>
        </w:rPr>
        <w:t>4.8</w:t>
      </w:r>
      <w:r>
        <w:t xml:space="preserve">   “</w:t>
      </w:r>
    </w:p>
    <w:p w:rsidR="002A77C9" w:rsidRDefault="002A77C9" w:rsidP="002A77C9">
      <w:r>
        <w:t>COLOR :</w:t>
      </w:r>
      <w:r>
        <w:tab/>
      </w:r>
      <w:r>
        <w:tab/>
        <w:t>Blanco</w:t>
      </w:r>
    </w:p>
    <w:p w:rsidR="002A77C9" w:rsidRPr="0007721A" w:rsidRDefault="002A77C9" w:rsidP="002A77C9">
      <w:r>
        <w:t xml:space="preserve">TRATADO : </w:t>
      </w:r>
      <w:r>
        <w:tab/>
      </w:r>
      <w:r>
        <w:tab/>
        <w:t>1  cara</w:t>
      </w:r>
    </w:p>
    <w:p w:rsidR="002A77C9" w:rsidRDefault="002A77C9" w:rsidP="002A77C9">
      <w:r>
        <w:t xml:space="preserve">CANTIDAD : </w:t>
      </w:r>
      <w:r>
        <w:tab/>
      </w:r>
      <w:r>
        <w:rPr>
          <w:b/>
        </w:rPr>
        <w:t>28</w:t>
      </w:r>
      <w:r w:rsidRPr="001C4A3E">
        <w:rPr>
          <w:b/>
        </w:rPr>
        <w:t>0</w:t>
      </w:r>
      <w:r>
        <w:t xml:space="preserve">    kg</w:t>
      </w:r>
    </w:p>
    <w:p w:rsidR="002A77C9" w:rsidRDefault="002A77C9" w:rsidP="002A77C9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>2 ( Según muestra  )  ( Azul – Azul )</w:t>
      </w:r>
    </w:p>
    <w:p w:rsidR="002A77C9" w:rsidRDefault="002A77C9" w:rsidP="002A77C9">
      <w:r>
        <w:t xml:space="preserve">CARAS : </w:t>
      </w:r>
      <w:r>
        <w:tab/>
      </w:r>
      <w:r>
        <w:tab/>
        <w:t>2  ( 2  x  1  )</w:t>
      </w:r>
    </w:p>
    <w:p w:rsidR="002A77C9" w:rsidRDefault="002A77C9" w:rsidP="002A77C9">
      <w:r>
        <w:t xml:space="preserve">REPETICIÓN : </w:t>
      </w:r>
      <w:r>
        <w:tab/>
        <w:t>40   cms</w:t>
      </w:r>
    </w:p>
    <w:p w:rsidR="002A77C9" w:rsidRDefault="002A77C9" w:rsidP="002A77C9">
      <w:r>
        <w:t>RODILLO :</w:t>
      </w:r>
      <w:r>
        <w:tab/>
      </w:r>
      <w:r>
        <w:tab/>
        <w:t>40</w:t>
      </w:r>
    </w:p>
    <w:p w:rsidR="002A77C9" w:rsidRDefault="002A77C9" w:rsidP="002A77C9">
      <w:r>
        <w:t>BOLSA  :</w:t>
      </w:r>
      <w:r>
        <w:tab/>
      </w:r>
      <w:r>
        <w:tab/>
      </w:r>
      <w:r w:rsidRPr="00336CAC">
        <w:rPr>
          <w:b/>
        </w:rPr>
        <w:t>30  x  40   cm</w:t>
      </w:r>
      <w:r>
        <w:t xml:space="preserve">    </w:t>
      </w:r>
    </w:p>
    <w:p w:rsidR="002A77C9" w:rsidRDefault="002A77C9" w:rsidP="002A77C9">
      <w:r>
        <w:t>SELLADO .</w:t>
      </w:r>
      <w:r>
        <w:tab/>
      </w:r>
      <w:r>
        <w:tab/>
        <w:t xml:space="preserve">Fondo  Tipo  Servo </w:t>
      </w:r>
    </w:p>
    <w:p w:rsidR="002A77C9" w:rsidRDefault="002A77C9" w:rsidP="002A77C9">
      <w:r>
        <w:t>REFERENCIA :</w:t>
      </w:r>
      <w:r>
        <w:tab/>
      </w:r>
      <w:r w:rsidRPr="00F553FA">
        <w:rPr>
          <w:b/>
        </w:rPr>
        <w:t>TECNAS   5  KILOS</w:t>
      </w:r>
    </w:p>
    <w:p w:rsidR="002A77C9" w:rsidRDefault="002A77C9" w:rsidP="002A77C9"/>
    <w:p w:rsidR="002A77C9" w:rsidRDefault="002A77C9" w:rsidP="002A77C9"/>
    <w:p w:rsidR="002A77C9" w:rsidRDefault="002A77C9" w:rsidP="002A77C9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 w:rsidRPr="00F553FA">
        <w:rPr>
          <w:bCs/>
        </w:rPr>
        <w:t>Cyreles en su planta</w:t>
      </w:r>
      <w:r>
        <w:rPr>
          <w:b/>
          <w:bCs/>
        </w:rPr>
        <w:t>.</w:t>
      </w:r>
    </w:p>
    <w:p w:rsidR="002A77C9" w:rsidRDefault="002A77C9" w:rsidP="002A77C9">
      <w:r>
        <w:t xml:space="preserve">                   -   Anexo muestra física para   alturas y Tonos.</w:t>
      </w:r>
    </w:p>
    <w:p w:rsidR="002A77C9" w:rsidRDefault="002A77C9" w:rsidP="002A77C9">
      <w:r>
        <w:tab/>
        <w:t xml:space="preserve">        -  No colocar pie de Imprenta.</w:t>
      </w:r>
    </w:p>
    <w:p w:rsidR="002A77C9" w:rsidRDefault="002A77C9" w:rsidP="002A77C9">
      <w:pPr>
        <w:rPr>
          <w:b/>
          <w:u w:val="single"/>
        </w:rPr>
      </w:pPr>
      <w:r>
        <w:tab/>
        <w:t xml:space="preserve">        </w:t>
      </w:r>
      <w:r w:rsidRPr="00F553FA">
        <w:rPr>
          <w:b/>
        </w:rPr>
        <w:t xml:space="preserve">-   </w:t>
      </w:r>
      <w:r w:rsidRPr="00F553FA">
        <w:rPr>
          <w:b/>
          <w:u w:val="single"/>
        </w:rPr>
        <w:t>Utilizar tinta especial</w:t>
      </w:r>
      <w:r>
        <w:rPr>
          <w:b/>
          <w:u w:val="single"/>
        </w:rPr>
        <w:t xml:space="preserve">    </w:t>
      </w:r>
    </w:p>
    <w:p w:rsidR="002A77C9" w:rsidRDefault="002A77C9" w:rsidP="002A77C9">
      <w:pPr>
        <w:rPr>
          <w:b/>
        </w:rPr>
      </w:pP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2A77C9" w:rsidRPr="0066704D" w:rsidRDefault="002A77C9" w:rsidP="002A77C9">
      <w:pPr>
        <w:rPr>
          <w:b/>
          <w:u w:val="single"/>
        </w:rPr>
      </w:pPr>
      <w:r>
        <w:rPr>
          <w:b/>
        </w:rPr>
        <w:tab/>
        <w:t xml:space="preserve">        -  EL MATERIAL LO ENVIA  P.U .</w:t>
      </w:r>
    </w:p>
    <w:p w:rsidR="002A77C9" w:rsidRPr="0066704D" w:rsidRDefault="002A77C9" w:rsidP="002A77C9">
      <w:pPr>
        <w:rPr>
          <w:b/>
        </w:rPr>
      </w:pPr>
    </w:p>
    <w:p w:rsidR="002A77C9" w:rsidRDefault="002A77C9" w:rsidP="002A77C9">
      <w:r>
        <w:tab/>
      </w:r>
      <w:r>
        <w:tab/>
      </w:r>
    </w:p>
    <w:p w:rsidR="002A77C9" w:rsidRDefault="002A77C9" w:rsidP="002A77C9">
      <w:r>
        <w:t>Agradezco la atención y colaboración prestada.</w:t>
      </w:r>
    </w:p>
    <w:p w:rsidR="002A77C9" w:rsidRDefault="002A77C9" w:rsidP="002A77C9"/>
    <w:p w:rsidR="002A77C9" w:rsidRDefault="002A77C9" w:rsidP="002A77C9"/>
    <w:p w:rsidR="002A77C9" w:rsidRDefault="002A77C9" w:rsidP="002A77C9"/>
    <w:p w:rsidR="002A77C9" w:rsidRDefault="002A77C9" w:rsidP="002A77C9">
      <w:r>
        <w:t>Cordialmente</w:t>
      </w:r>
    </w:p>
    <w:p w:rsidR="002A77C9" w:rsidRDefault="002A77C9" w:rsidP="002A77C9"/>
    <w:p w:rsidR="002A77C9" w:rsidRDefault="002A77C9" w:rsidP="002A77C9"/>
    <w:p w:rsidR="002A77C9" w:rsidRDefault="002A77C9" w:rsidP="002A77C9">
      <w:r>
        <w:t>RICARDO CASAS ZAPATA</w:t>
      </w:r>
    </w:p>
    <w:p w:rsidR="002A77C9" w:rsidRDefault="002A77C9" w:rsidP="002A77C9">
      <w:r>
        <w:t>Director.</w:t>
      </w:r>
    </w:p>
    <w:p w:rsidR="002A77C9" w:rsidRDefault="002A77C9" w:rsidP="002A77C9">
      <w:pPr>
        <w:rPr>
          <w:b/>
        </w:rPr>
      </w:pPr>
    </w:p>
    <w:p w:rsidR="002A77C9" w:rsidRDefault="002A77C9" w:rsidP="0042659C">
      <w:pPr>
        <w:rPr>
          <w:b/>
        </w:rPr>
      </w:pPr>
    </w:p>
    <w:p w:rsidR="00382FBD" w:rsidRDefault="00382FBD" w:rsidP="00382FBD">
      <w:pPr>
        <w:rPr>
          <w:b/>
        </w:rPr>
      </w:pPr>
    </w:p>
    <w:p w:rsidR="00382FBD" w:rsidRDefault="00382FBD" w:rsidP="00382FBD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382FBD" w:rsidRDefault="00382FBD" w:rsidP="00382FBD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382FBD" w:rsidRDefault="00382FBD" w:rsidP="00382FBD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382FBD" w:rsidRDefault="00382FBD" w:rsidP="00382FBD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382FBD" w:rsidRDefault="00382FBD" w:rsidP="00382FBD">
      <w:pPr>
        <w:pStyle w:val="Ttulo1"/>
      </w:pPr>
    </w:p>
    <w:p w:rsidR="00382FBD" w:rsidRDefault="00382FBD" w:rsidP="00382FBD">
      <w:pPr>
        <w:pStyle w:val="Ttulo1"/>
      </w:pPr>
      <w:r>
        <w:t>ORDEN DE TRABAJO     N°      07186</w:t>
      </w:r>
    </w:p>
    <w:p w:rsidR="00382FBD" w:rsidRDefault="00382FBD" w:rsidP="00382FBD"/>
    <w:p w:rsidR="00382FBD" w:rsidRDefault="00382FBD" w:rsidP="00382FBD">
      <w:r>
        <w:t>FECHA:</w:t>
      </w:r>
      <w:r>
        <w:tab/>
        <w:t>Medellín, Octubre  27    de  2010</w:t>
      </w:r>
    </w:p>
    <w:p w:rsidR="00382FBD" w:rsidRDefault="00382FBD" w:rsidP="00382FBD">
      <w:r>
        <w:t>PARA:</w:t>
      </w:r>
      <w:r>
        <w:tab/>
      </w:r>
      <w:r>
        <w:tab/>
        <w:t>PLÁSTICOS DARMA</w:t>
      </w:r>
    </w:p>
    <w:p w:rsidR="00382FBD" w:rsidRDefault="00382FBD" w:rsidP="00382FBD">
      <w:r>
        <w:t>ATENCIÓN:</w:t>
      </w:r>
      <w:r>
        <w:tab/>
        <w:t>Sr. Darío Jaramillo</w:t>
      </w:r>
    </w:p>
    <w:p w:rsidR="00382FBD" w:rsidRDefault="00382FBD" w:rsidP="00382FBD">
      <w:r>
        <w:tab/>
      </w:r>
      <w:r>
        <w:tab/>
        <w:t>Gerente.</w:t>
      </w:r>
    </w:p>
    <w:p w:rsidR="00382FBD" w:rsidRDefault="00382FBD" w:rsidP="00382FBD"/>
    <w:p w:rsidR="00382FBD" w:rsidRDefault="00382FBD" w:rsidP="00382FBD">
      <w:r>
        <w:t>Apreciado Don Darío:</w:t>
      </w:r>
    </w:p>
    <w:p w:rsidR="00382FBD" w:rsidRDefault="00382FBD" w:rsidP="00382FBD"/>
    <w:p w:rsidR="00382FBD" w:rsidRDefault="00382FBD" w:rsidP="00382FBD">
      <w:r>
        <w:t>Con la presente estamos solicitando el siguiente Material   :</w:t>
      </w:r>
    </w:p>
    <w:p w:rsidR="00382FBD" w:rsidRDefault="00382FBD" w:rsidP="00382FBD"/>
    <w:p w:rsidR="00382FBD" w:rsidRDefault="00382FBD" w:rsidP="00382FBD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382FBD" w:rsidRDefault="00382FBD" w:rsidP="00382FBD">
      <w:pPr>
        <w:rPr>
          <w:b/>
          <w:bCs/>
          <w:u w:val="single"/>
        </w:rPr>
      </w:pPr>
    </w:p>
    <w:p w:rsidR="00382FBD" w:rsidRDefault="00382FBD" w:rsidP="00382FBD">
      <w:r>
        <w:t>MATERIAL:</w:t>
      </w:r>
      <w:r>
        <w:tab/>
      </w:r>
      <w:r>
        <w:tab/>
        <w:t>Polietileno Alta Densidad   TPTE Tubular.</w:t>
      </w:r>
    </w:p>
    <w:p w:rsidR="00382FBD" w:rsidRDefault="00382FBD" w:rsidP="00382FBD">
      <w:r>
        <w:t>MEDIDA:</w:t>
      </w:r>
      <w:r>
        <w:tab/>
      </w:r>
      <w:r>
        <w:tab/>
      </w:r>
      <w:r>
        <w:rPr>
          <w:b/>
        </w:rPr>
        <w:t>47</w:t>
      </w:r>
      <w:r w:rsidRPr="00657B35">
        <w:rPr>
          <w:b/>
        </w:rPr>
        <w:t xml:space="preserve">  Cms</w:t>
      </w:r>
      <w:r>
        <w:t>.</w:t>
      </w:r>
    </w:p>
    <w:p w:rsidR="00382FBD" w:rsidRPr="005660D5" w:rsidRDefault="00382FBD" w:rsidP="00382FBD">
      <w:pPr>
        <w:rPr>
          <w:b/>
          <w:bCs/>
        </w:rPr>
      </w:pPr>
      <w:r>
        <w:t>CALIBRE:</w:t>
      </w:r>
      <w:r>
        <w:tab/>
      </w:r>
      <w:r>
        <w:tab/>
        <w:t>1.9</w:t>
      </w:r>
      <w:r w:rsidRPr="005660D5">
        <w:rPr>
          <w:b/>
        </w:rPr>
        <w:t xml:space="preserve"> </w:t>
      </w:r>
      <w:r w:rsidRPr="005660D5">
        <w:rPr>
          <w:b/>
          <w:bCs/>
        </w:rPr>
        <w:t xml:space="preserve">  ”</w:t>
      </w:r>
    </w:p>
    <w:p w:rsidR="00382FBD" w:rsidRDefault="00382FBD" w:rsidP="00382FBD">
      <w:r>
        <w:t>COLOR:</w:t>
      </w:r>
      <w:r>
        <w:tab/>
      </w:r>
      <w:r>
        <w:tab/>
        <w:t xml:space="preserve">Transparente </w:t>
      </w:r>
    </w:p>
    <w:p w:rsidR="00382FBD" w:rsidRDefault="00382FBD" w:rsidP="00382FBD">
      <w:r>
        <w:t>TRATADO:</w:t>
      </w:r>
      <w:r>
        <w:tab/>
      </w:r>
      <w:r>
        <w:tab/>
        <w:t>2 Caras.</w:t>
      </w:r>
    </w:p>
    <w:p w:rsidR="00382FBD" w:rsidRDefault="00382FBD" w:rsidP="00382FBD">
      <w:r>
        <w:t>CANTIDAD:</w:t>
      </w:r>
      <w:r>
        <w:tab/>
      </w:r>
      <w:r>
        <w:tab/>
      </w:r>
      <w:r>
        <w:rPr>
          <w:b/>
        </w:rPr>
        <w:t xml:space="preserve">190 </w:t>
      </w:r>
      <w:r>
        <w:t xml:space="preserve">   Kg.</w:t>
      </w:r>
    </w:p>
    <w:p w:rsidR="00382FBD" w:rsidRDefault="00382FBD" w:rsidP="00382FBD">
      <w:r>
        <w:t>REFERENCIA:</w:t>
      </w:r>
      <w:r>
        <w:tab/>
      </w:r>
      <w:r>
        <w:rPr>
          <w:b/>
        </w:rPr>
        <w:t>JUNKER  STORE</w:t>
      </w:r>
    </w:p>
    <w:p w:rsidR="00382FBD" w:rsidRDefault="00382FBD" w:rsidP="00382FBD">
      <w:r>
        <w:t>COLORES:</w:t>
      </w:r>
      <w:r>
        <w:tab/>
      </w:r>
      <w:r>
        <w:tab/>
        <w:t>1   (  ROJO )</w:t>
      </w:r>
    </w:p>
    <w:p w:rsidR="00382FBD" w:rsidRDefault="00382FBD" w:rsidP="00382FBD">
      <w:r>
        <w:t>CARAS:</w:t>
      </w:r>
      <w:r>
        <w:tab/>
      </w:r>
      <w:r>
        <w:tab/>
        <w:t>2</w:t>
      </w:r>
    </w:p>
    <w:p w:rsidR="00382FBD" w:rsidRDefault="00382FBD" w:rsidP="00382FBD">
      <w:r>
        <w:t>REPETICIÓN:</w:t>
      </w:r>
      <w:r>
        <w:tab/>
        <w:t>40</w:t>
      </w:r>
    </w:p>
    <w:p w:rsidR="00382FBD" w:rsidRDefault="00382FBD" w:rsidP="00382FBD">
      <w:r>
        <w:t>RODILLO:</w:t>
      </w:r>
      <w:r>
        <w:tab/>
      </w:r>
      <w:r>
        <w:tab/>
        <w:t>40</w:t>
      </w:r>
    </w:p>
    <w:p w:rsidR="00382FBD" w:rsidRPr="003B158B" w:rsidRDefault="00382FBD" w:rsidP="00382FBD">
      <w:pPr>
        <w:rPr>
          <w:b/>
        </w:rPr>
      </w:pPr>
      <w:r>
        <w:t>BOLSA:</w:t>
      </w:r>
      <w:r>
        <w:tab/>
      </w:r>
      <w:r>
        <w:tab/>
      </w:r>
      <w:r>
        <w:rPr>
          <w:b/>
        </w:rPr>
        <w:t xml:space="preserve">40  x 48 </w:t>
      </w:r>
      <w:r w:rsidRPr="003B158B">
        <w:rPr>
          <w:b/>
        </w:rPr>
        <w:t xml:space="preserve">  cms</w:t>
      </w:r>
      <w:r>
        <w:rPr>
          <w:b/>
        </w:rPr>
        <w:t xml:space="preserve">  Troquel  Riñon</w:t>
      </w:r>
    </w:p>
    <w:p w:rsidR="00382FBD" w:rsidRDefault="00382FBD" w:rsidP="00382FBD">
      <w:r>
        <w:t>SELLADO:</w:t>
      </w:r>
      <w:r>
        <w:tab/>
      </w:r>
      <w:r>
        <w:tab/>
        <w:t xml:space="preserve">Para selle de lateral </w:t>
      </w:r>
    </w:p>
    <w:p w:rsidR="00382FBD" w:rsidRDefault="00382FBD" w:rsidP="00382FBD"/>
    <w:p w:rsidR="00382FBD" w:rsidRDefault="00382FBD" w:rsidP="00382FBD"/>
    <w:p w:rsidR="00382FBD" w:rsidRDefault="00382FBD" w:rsidP="00382FBD">
      <w:r>
        <w:rPr>
          <w:b/>
          <w:bCs/>
          <w:u w:val="single"/>
        </w:rPr>
        <w:t>NOTA:</w:t>
      </w:r>
      <w:r>
        <w:t xml:space="preserve">  * Los cyreles   en su planta</w:t>
      </w:r>
    </w:p>
    <w:p w:rsidR="00382FBD" w:rsidRDefault="00382FBD" w:rsidP="00382FBD">
      <w:pPr>
        <w:numPr>
          <w:ilvl w:val="0"/>
          <w:numId w:val="1"/>
        </w:numPr>
      </w:pPr>
      <w:r>
        <w:t xml:space="preserve">Se envían muestra física  para tonos y  alturas </w:t>
      </w:r>
    </w:p>
    <w:p w:rsidR="00382FBD" w:rsidRDefault="00382FBD" w:rsidP="00382FBD">
      <w:pPr>
        <w:numPr>
          <w:ilvl w:val="0"/>
          <w:numId w:val="1"/>
        </w:numPr>
        <w:ind w:left="885"/>
      </w:pPr>
      <w:r>
        <w:t>SE  APRUEBA IMPRESIÓN</w:t>
      </w:r>
    </w:p>
    <w:p w:rsidR="00382FBD" w:rsidRDefault="00382FBD" w:rsidP="00382FBD">
      <w:pPr>
        <w:numPr>
          <w:ilvl w:val="0"/>
          <w:numId w:val="1"/>
        </w:numPr>
        <w:ind w:left="885"/>
      </w:pPr>
      <w:r>
        <w:t>GRAFIFLEX ENVIA NUEVAS DIRECCIONES</w:t>
      </w:r>
    </w:p>
    <w:p w:rsidR="00382FBD" w:rsidRPr="00315AED" w:rsidRDefault="00382FBD" w:rsidP="00382FBD">
      <w:pPr>
        <w:ind w:left="1245"/>
      </w:pPr>
    </w:p>
    <w:p w:rsidR="00382FBD" w:rsidRPr="0098114D" w:rsidRDefault="00382FBD" w:rsidP="00382FBD">
      <w:pPr>
        <w:rPr>
          <w:b/>
          <w:u w:val="single"/>
        </w:rPr>
      </w:pPr>
    </w:p>
    <w:p w:rsidR="00382FBD" w:rsidRDefault="00382FBD" w:rsidP="00382FBD">
      <w:r>
        <w:t>Agradezco la atención y colaboración prestada.</w:t>
      </w:r>
    </w:p>
    <w:p w:rsidR="00382FBD" w:rsidRDefault="00382FBD" w:rsidP="00382FBD"/>
    <w:p w:rsidR="00382FBD" w:rsidRDefault="00382FBD" w:rsidP="00382FBD"/>
    <w:p w:rsidR="00382FBD" w:rsidRDefault="00382FBD" w:rsidP="00382FBD">
      <w:r>
        <w:t>Cordialmente,</w:t>
      </w:r>
    </w:p>
    <w:p w:rsidR="00382FBD" w:rsidRDefault="00382FBD" w:rsidP="00382FBD"/>
    <w:p w:rsidR="00382FBD" w:rsidRDefault="00382FBD" w:rsidP="00382FBD"/>
    <w:p w:rsidR="00382FBD" w:rsidRDefault="00382FBD" w:rsidP="00382FBD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382FBD" w:rsidRDefault="00382FBD" w:rsidP="00382FBD">
      <w:pPr>
        <w:tabs>
          <w:tab w:val="left" w:pos="1980"/>
        </w:tabs>
      </w:pPr>
      <w:r>
        <w:t>Director.</w:t>
      </w:r>
    </w:p>
    <w:p w:rsidR="00382FBD" w:rsidRDefault="00382FBD" w:rsidP="00382FBD"/>
    <w:p w:rsidR="00382FBD" w:rsidRDefault="00382FBD" w:rsidP="0042659C">
      <w:pPr>
        <w:rPr>
          <w:b/>
        </w:rPr>
      </w:pPr>
    </w:p>
    <w:p w:rsidR="00E82BAB" w:rsidRDefault="00E82BAB" w:rsidP="0042659C">
      <w:pPr>
        <w:rPr>
          <w:b/>
        </w:rPr>
      </w:pPr>
    </w:p>
    <w:p w:rsidR="00E82BAB" w:rsidRDefault="00E82BAB" w:rsidP="00E82BAB">
      <w:pPr>
        <w:rPr>
          <w:b/>
        </w:rPr>
      </w:pPr>
    </w:p>
    <w:p w:rsidR="00E82BAB" w:rsidRDefault="00E82BAB" w:rsidP="00E82BAB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E82BAB" w:rsidRDefault="00E82BAB" w:rsidP="00E82BAB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E82BAB" w:rsidRDefault="00E82BAB" w:rsidP="00E82BAB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E82BAB" w:rsidRDefault="00E82BAB" w:rsidP="00E82BAB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E82BAB" w:rsidRDefault="00E82BAB" w:rsidP="00E82BAB">
      <w:pPr>
        <w:pStyle w:val="Ttulo1"/>
      </w:pPr>
    </w:p>
    <w:p w:rsidR="00E82BAB" w:rsidRDefault="00E82BAB" w:rsidP="00E82BAB">
      <w:pPr>
        <w:pStyle w:val="Ttulo1"/>
      </w:pPr>
      <w:r>
        <w:t>ORDEN DE TRABAJO     N°      07632</w:t>
      </w:r>
    </w:p>
    <w:p w:rsidR="00E82BAB" w:rsidRDefault="00E82BAB" w:rsidP="00E82BAB"/>
    <w:p w:rsidR="00E82BAB" w:rsidRDefault="00E82BAB" w:rsidP="00E82BAB">
      <w:r>
        <w:t>FECHA:</w:t>
      </w:r>
      <w:r>
        <w:tab/>
        <w:t>Medellín, Noviembre  08   de  2010</w:t>
      </w:r>
    </w:p>
    <w:p w:rsidR="00E82BAB" w:rsidRDefault="00E82BAB" w:rsidP="00E82BAB">
      <w:r>
        <w:t>PARA:</w:t>
      </w:r>
      <w:r>
        <w:tab/>
      </w:r>
      <w:r>
        <w:tab/>
        <w:t>PLÁSTICOS DARMA</w:t>
      </w:r>
    </w:p>
    <w:p w:rsidR="00E82BAB" w:rsidRDefault="00E82BAB" w:rsidP="00E82BAB">
      <w:r>
        <w:t>ATENCIÓN:</w:t>
      </w:r>
      <w:r>
        <w:tab/>
        <w:t>Sr. Darío Jaramillo</w:t>
      </w:r>
    </w:p>
    <w:p w:rsidR="00E82BAB" w:rsidRDefault="00E82BAB" w:rsidP="00E82BAB">
      <w:r>
        <w:tab/>
      </w:r>
      <w:r>
        <w:tab/>
        <w:t>Gerente.</w:t>
      </w:r>
    </w:p>
    <w:p w:rsidR="00E82BAB" w:rsidRDefault="00E82BAB" w:rsidP="00E82BAB"/>
    <w:p w:rsidR="00E82BAB" w:rsidRDefault="00E82BAB" w:rsidP="00E82BAB">
      <w:r>
        <w:t>Apreciado Don Darío:</w:t>
      </w:r>
    </w:p>
    <w:p w:rsidR="00E82BAB" w:rsidRDefault="00E82BAB" w:rsidP="00E82BAB"/>
    <w:p w:rsidR="00E82BAB" w:rsidRDefault="00E82BAB" w:rsidP="00E82BAB">
      <w:r>
        <w:t>Con la presente estamos solicitando el siguiente Material   :</w:t>
      </w:r>
    </w:p>
    <w:p w:rsidR="00E82BAB" w:rsidRDefault="00E82BAB" w:rsidP="00E82BAB"/>
    <w:p w:rsidR="00E82BAB" w:rsidRDefault="00E82BAB" w:rsidP="00E82BAB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E82BAB" w:rsidRDefault="00E82BAB" w:rsidP="00E82BAB">
      <w:pPr>
        <w:rPr>
          <w:b/>
          <w:bCs/>
          <w:u w:val="single"/>
        </w:rPr>
      </w:pPr>
    </w:p>
    <w:p w:rsidR="00E82BAB" w:rsidRDefault="00E82BAB" w:rsidP="00E82BAB">
      <w:r>
        <w:t>MATERIAL:</w:t>
      </w:r>
      <w:r>
        <w:tab/>
      </w:r>
      <w:r>
        <w:tab/>
        <w:t>Polietileno Alta Densidad   TPTE Tubular.</w:t>
      </w:r>
    </w:p>
    <w:p w:rsidR="00E82BAB" w:rsidRDefault="00E82BAB" w:rsidP="00E82BAB">
      <w:r>
        <w:t>MEDIDA:</w:t>
      </w:r>
      <w:r>
        <w:tab/>
      </w:r>
      <w:r>
        <w:tab/>
      </w:r>
      <w:r>
        <w:rPr>
          <w:b/>
        </w:rPr>
        <w:t>48</w:t>
      </w:r>
      <w:r w:rsidRPr="00657B35">
        <w:rPr>
          <w:b/>
        </w:rPr>
        <w:t xml:space="preserve">  Cms</w:t>
      </w:r>
      <w:r>
        <w:t>.</w:t>
      </w:r>
    </w:p>
    <w:p w:rsidR="00E82BAB" w:rsidRPr="005660D5" w:rsidRDefault="00E82BAB" w:rsidP="00E82BAB">
      <w:pPr>
        <w:rPr>
          <w:b/>
          <w:bCs/>
        </w:rPr>
      </w:pPr>
      <w:r>
        <w:t>CALIBRE:</w:t>
      </w:r>
      <w:r>
        <w:tab/>
      </w:r>
      <w:r>
        <w:tab/>
        <w:t>1.9</w:t>
      </w:r>
      <w:r w:rsidRPr="005660D5">
        <w:rPr>
          <w:b/>
        </w:rPr>
        <w:t xml:space="preserve"> </w:t>
      </w:r>
      <w:r w:rsidRPr="005660D5">
        <w:rPr>
          <w:b/>
          <w:bCs/>
        </w:rPr>
        <w:t xml:space="preserve">  ”</w:t>
      </w:r>
    </w:p>
    <w:p w:rsidR="00E82BAB" w:rsidRDefault="00E82BAB" w:rsidP="00E82BAB">
      <w:r>
        <w:t>COLOR:</w:t>
      </w:r>
      <w:r>
        <w:tab/>
      </w:r>
      <w:r>
        <w:tab/>
        <w:t xml:space="preserve">Transparente </w:t>
      </w:r>
    </w:p>
    <w:p w:rsidR="00E82BAB" w:rsidRDefault="00E82BAB" w:rsidP="00E82BAB">
      <w:r>
        <w:t>TRATADO:</w:t>
      </w:r>
      <w:r>
        <w:tab/>
      </w:r>
      <w:r>
        <w:tab/>
        <w:t>2 Caras.</w:t>
      </w:r>
    </w:p>
    <w:p w:rsidR="00E82BAB" w:rsidRDefault="00E82BAB" w:rsidP="00E82BAB">
      <w:r>
        <w:t>CANTIDAD:</w:t>
      </w:r>
      <w:r>
        <w:tab/>
      </w:r>
      <w:r>
        <w:tab/>
      </w:r>
      <w:r>
        <w:rPr>
          <w:b/>
        </w:rPr>
        <w:t xml:space="preserve">190 </w:t>
      </w:r>
      <w:r>
        <w:t xml:space="preserve">   Kg.</w:t>
      </w:r>
    </w:p>
    <w:p w:rsidR="00E82BAB" w:rsidRDefault="00E82BAB" w:rsidP="00E82BAB">
      <w:r>
        <w:t>REFERENCIA:</w:t>
      </w:r>
      <w:r>
        <w:tab/>
      </w:r>
      <w:r>
        <w:rPr>
          <w:b/>
        </w:rPr>
        <w:t>JUNKER  STORE</w:t>
      </w:r>
    </w:p>
    <w:p w:rsidR="00E82BAB" w:rsidRDefault="00E82BAB" w:rsidP="00E82BAB">
      <w:r>
        <w:t>COLORES:</w:t>
      </w:r>
      <w:r>
        <w:tab/>
      </w:r>
      <w:r>
        <w:tab/>
        <w:t>1   (  ROJO )</w:t>
      </w:r>
    </w:p>
    <w:p w:rsidR="00E82BAB" w:rsidRDefault="00E82BAB" w:rsidP="00E82BAB">
      <w:r>
        <w:t>CARAS:</w:t>
      </w:r>
      <w:r>
        <w:tab/>
      </w:r>
      <w:r>
        <w:tab/>
        <w:t>2</w:t>
      </w:r>
    </w:p>
    <w:p w:rsidR="00E82BAB" w:rsidRDefault="00E82BAB" w:rsidP="00E82BAB">
      <w:r>
        <w:t>REPETICIÓN:</w:t>
      </w:r>
      <w:r>
        <w:tab/>
        <w:t>40</w:t>
      </w:r>
    </w:p>
    <w:p w:rsidR="00E82BAB" w:rsidRDefault="00E82BAB" w:rsidP="00E82BAB">
      <w:r>
        <w:t>RODILLO:</w:t>
      </w:r>
      <w:r>
        <w:tab/>
      </w:r>
      <w:r>
        <w:tab/>
        <w:t>40</w:t>
      </w:r>
    </w:p>
    <w:p w:rsidR="00E82BAB" w:rsidRPr="003B158B" w:rsidRDefault="00E82BAB" w:rsidP="00E82BAB">
      <w:pPr>
        <w:rPr>
          <w:b/>
        </w:rPr>
      </w:pPr>
      <w:r>
        <w:t>BOLSA:</w:t>
      </w:r>
      <w:r>
        <w:tab/>
      </w:r>
      <w:r>
        <w:tab/>
      </w:r>
      <w:r>
        <w:rPr>
          <w:b/>
        </w:rPr>
        <w:t xml:space="preserve">40  x 48 </w:t>
      </w:r>
      <w:r w:rsidRPr="003B158B">
        <w:rPr>
          <w:b/>
        </w:rPr>
        <w:t xml:space="preserve">  cms</w:t>
      </w:r>
      <w:r>
        <w:rPr>
          <w:b/>
        </w:rPr>
        <w:t xml:space="preserve">  Troquel  Riñon</w:t>
      </w:r>
    </w:p>
    <w:p w:rsidR="00E82BAB" w:rsidRDefault="00E82BAB" w:rsidP="00E82BAB">
      <w:r>
        <w:t>SELLADO:</w:t>
      </w:r>
      <w:r>
        <w:tab/>
      </w:r>
      <w:r>
        <w:tab/>
        <w:t xml:space="preserve">Para selle de lateral </w:t>
      </w:r>
    </w:p>
    <w:p w:rsidR="00E82BAB" w:rsidRDefault="00E82BAB" w:rsidP="00E82BAB"/>
    <w:p w:rsidR="00E82BAB" w:rsidRDefault="00E82BAB" w:rsidP="00E82BAB"/>
    <w:p w:rsidR="00E82BAB" w:rsidRDefault="00E82BAB" w:rsidP="00E82BAB">
      <w:r>
        <w:rPr>
          <w:b/>
          <w:bCs/>
          <w:u w:val="single"/>
        </w:rPr>
        <w:t>NOTA:</w:t>
      </w:r>
      <w:r>
        <w:t xml:space="preserve">  * Los cyreles   en su planta</w:t>
      </w:r>
    </w:p>
    <w:p w:rsidR="00E82BAB" w:rsidRDefault="00E82BAB" w:rsidP="00E82BAB">
      <w:pPr>
        <w:numPr>
          <w:ilvl w:val="0"/>
          <w:numId w:val="1"/>
        </w:numPr>
      </w:pPr>
      <w:r>
        <w:t xml:space="preserve">Se envían muestra física  para tonos y  alturas </w:t>
      </w:r>
    </w:p>
    <w:p w:rsidR="00E82BAB" w:rsidRDefault="00E82BAB" w:rsidP="00E82BAB">
      <w:pPr>
        <w:numPr>
          <w:ilvl w:val="0"/>
          <w:numId w:val="1"/>
        </w:numPr>
        <w:ind w:left="885"/>
      </w:pPr>
      <w:r>
        <w:t>SE  APRUEBA IMPRESIÓN</w:t>
      </w:r>
    </w:p>
    <w:p w:rsidR="00E82BAB" w:rsidRDefault="00E82BAB" w:rsidP="00E82BAB">
      <w:pPr>
        <w:numPr>
          <w:ilvl w:val="0"/>
          <w:numId w:val="1"/>
        </w:numPr>
        <w:ind w:left="885"/>
      </w:pPr>
      <w:r>
        <w:t>GRAFIFLEX ENVIA NUEVAS DIRECCIONES</w:t>
      </w:r>
    </w:p>
    <w:p w:rsidR="00E82BAB" w:rsidRPr="00315AED" w:rsidRDefault="00E82BAB" w:rsidP="00E82BAB">
      <w:pPr>
        <w:ind w:left="1245"/>
      </w:pPr>
    </w:p>
    <w:p w:rsidR="00E82BAB" w:rsidRPr="0098114D" w:rsidRDefault="00E82BAB" w:rsidP="00E82BAB">
      <w:pPr>
        <w:rPr>
          <w:b/>
          <w:u w:val="single"/>
        </w:rPr>
      </w:pPr>
    </w:p>
    <w:p w:rsidR="00E82BAB" w:rsidRDefault="00E82BAB" w:rsidP="00E82BAB">
      <w:r>
        <w:t>Agradezco la atención y colaboración prestada.</w:t>
      </w:r>
    </w:p>
    <w:p w:rsidR="00E82BAB" w:rsidRDefault="00E82BAB" w:rsidP="00E82BAB"/>
    <w:p w:rsidR="00E82BAB" w:rsidRDefault="00E82BAB" w:rsidP="00E82BAB"/>
    <w:p w:rsidR="00E82BAB" w:rsidRDefault="00E82BAB" w:rsidP="00E82BAB">
      <w:r>
        <w:t>Cordialmente,</w:t>
      </w:r>
    </w:p>
    <w:p w:rsidR="00E82BAB" w:rsidRDefault="00E82BAB" w:rsidP="00E82BAB"/>
    <w:p w:rsidR="00E82BAB" w:rsidRDefault="00E82BAB" w:rsidP="00E82BAB"/>
    <w:p w:rsidR="00E82BAB" w:rsidRDefault="00E82BAB" w:rsidP="00E82BAB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E82BAB" w:rsidRDefault="00E82BAB" w:rsidP="00E82BAB">
      <w:pPr>
        <w:tabs>
          <w:tab w:val="left" w:pos="1980"/>
        </w:tabs>
      </w:pPr>
      <w:r>
        <w:t>Director.</w:t>
      </w:r>
    </w:p>
    <w:p w:rsidR="00E82BAB" w:rsidRDefault="00E82BAB" w:rsidP="00E82BAB"/>
    <w:p w:rsidR="00214049" w:rsidRDefault="00214049" w:rsidP="00E82BAB"/>
    <w:p w:rsidR="00214049" w:rsidRDefault="00214049" w:rsidP="00214049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214049" w:rsidRDefault="00214049" w:rsidP="00214049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214049" w:rsidRDefault="00214049" w:rsidP="00214049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214049" w:rsidRDefault="00214049" w:rsidP="00214049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214049" w:rsidRDefault="00214049" w:rsidP="00214049">
      <w:pPr>
        <w:rPr>
          <w:b/>
          <w:bCs/>
        </w:rPr>
      </w:pPr>
    </w:p>
    <w:p w:rsidR="00214049" w:rsidRDefault="00214049" w:rsidP="00214049">
      <w:pPr>
        <w:pStyle w:val="Ttulo1"/>
      </w:pPr>
    </w:p>
    <w:p w:rsidR="00214049" w:rsidRDefault="0091731A" w:rsidP="00214049">
      <w:pPr>
        <w:pStyle w:val="Ttulo1"/>
      </w:pPr>
      <w:r>
        <w:t>ORDEN DE TRABAJO  N °      07644</w:t>
      </w:r>
    </w:p>
    <w:p w:rsidR="00214049" w:rsidRDefault="00214049" w:rsidP="00214049"/>
    <w:p w:rsidR="00214049" w:rsidRDefault="0091731A" w:rsidP="00214049">
      <w:r>
        <w:t>FECHA:</w:t>
      </w:r>
      <w:r>
        <w:tab/>
        <w:t>Medellín,  Noviembre  08</w:t>
      </w:r>
      <w:r w:rsidR="00214049">
        <w:t xml:space="preserve">   de   2010</w:t>
      </w:r>
    </w:p>
    <w:p w:rsidR="00214049" w:rsidRDefault="00214049" w:rsidP="00214049">
      <w:r>
        <w:t>PARA:</w:t>
      </w:r>
      <w:r>
        <w:tab/>
      </w:r>
      <w:r>
        <w:tab/>
        <w:t>PLÁSTICOS DARMA</w:t>
      </w:r>
    </w:p>
    <w:p w:rsidR="00214049" w:rsidRDefault="00214049" w:rsidP="00214049">
      <w:r>
        <w:t>ATENCIÓN:</w:t>
      </w:r>
      <w:r>
        <w:tab/>
        <w:t>Sr. Darío Jaramillo</w:t>
      </w:r>
    </w:p>
    <w:p w:rsidR="00214049" w:rsidRDefault="00214049" w:rsidP="00214049">
      <w:r>
        <w:tab/>
      </w:r>
      <w:r>
        <w:tab/>
        <w:t>Gerente.</w:t>
      </w:r>
    </w:p>
    <w:p w:rsidR="00214049" w:rsidRDefault="00214049" w:rsidP="00214049"/>
    <w:p w:rsidR="00214049" w:rsidRDefault="00214049" w:rsidP="00214049">
      <w:r>
        <w:t>Apreciado Don Darío:</w:t>
      </w:r>
    </w:p>
    <w:p w:rsidR="00214049" w:rsidRDefault="00214049" w:rsidP="00214049"/>
    <w:p w:rsidR="00214049" w:rsidRDefault="00214049" w:rsidP="00214049">
      <w:r>
        <w:t>Con la presente estamos solicitando el siguiente servicio de  IMPRESIÓN  :</w:t>
      </w:r>
    </w:p>
    <w:p w:rsidR="00214049" w:rsidRDefault="00214049" w:rsidP="00214049"/>
    <w:p w:rsidR="00214049" w:rsidRDefault="00214049" w:rsidP="00214049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214049" w:rsidRDefault="00214049" w:rsidP="00214049">
      <w:r>
        <w:t xml:space="preserve">MATERIAL   :           Polipropileno   Lamina   de   </w:t>
      </w:r>
      <w:r w:rsidR="00235152">
        <w:rPr>
          <w:b/>
        </w:rPr>
        <w:t>50</w:t>
      </w:r>
      <w:r>
        <w:t xml:space="preserve">    cms</w:t>
      </w:r>
    </w:p>
    <w:p w:rsidR="00214049" w:rsidRDefault="00214049" w:rsidP="00214049">
      <w:r>
        <w:t>CLIBRE      :               2.4  ”</w:t>
      </w:r>
    </w:p>
    <w:p w:rsidR="00214049" w:rsidRPr="00AD5DCF" w:rsidRDefault="00214049" w:rsidP="00214049">
      <w:pPr>
        <w:rPr>
          <w:b/>
        </w:rPr>
      </w:pPr>
      <w:r>
        <w:t>REFERENCIA:</w:t>
      </w:r>
      <w:r>
        <w:tab/>
      </w:r>
      <w:r>
        <w:rPr>
          <w:b/>
        </w:rPr>
        <w:t>GEORDI   HOMBRE</w:t>
      </w:r>
    </w:p>
    <w:p w:rsidR="00214049" w:rsidRDefault="00214049" w:rsidP="00214049">
      <w:r>
        <w:t>CANTIDAD    :          170   Kg</w:t>
      </w:r>
    </w:p>
    <w:p w:rsidR="00214049" w:rsidRDefault="00214049" w:rsidP="00214049">
      <w:r>
        <w:t>COLORES:</w:t>
      </w:r>
      <w:r>
        <w:tab/>
      </w:r>
      <w:r>
        <w:tab/>
        <w:t>3  ( Según  arte )</w:t>
      </w:r>
    </w:p>
    <w:p w:rsidR="00214049" w:rsidRDefault="00214049" w:rsidP="00214049">
      <w:r>
        <w:t>CARAS:</w:t>
      </w:r>
      <w:r>
        <w:tab/>
      </w:r>
      <w:r>
        <w:tab/>
        <w:t xml:space="preserve">2 </w:t>
      </w:r>
    </w:p>
    <w:p w:rsidR="00214049" w:rsidRDefault="00214049" w:rsidP="00214049">
      <w:r>
        <w:t>REPETICIÓN:</w:t>
      </w:r>
      <w:r>
        <w:tab/>
        <w:t>29</w:t>
      </w:r>
    </w:p>
    <w:p w:rsidR="00214049" w:rsidRPr="007E24E2" w:rsidRDefault="00214049" w:rsidP="00214049">
      <w:pPr>
        <w:rPr>
          <w:b/>
        </w:rPr>
      </w:pPr>
      <w:r>
        <w:t>RODILLO:</w:t>
      </w:r>
      <w:r>
        <w:tab/>
      </w:r>
      <w:r>
        <w:tab/>
      </w:r>
      <w:r>
        <w:rPr>
          <w:b/>
        </w:rPr>
        <w:t>30</w:t>
      </w:r>
    </w:p>
    <w:p w:rsidR="00214049" w:rsidRDefault="00214049" w:rsidP="00214049">
      <w:r>
        <w:t>BOLSA:</w:t>
      </w:r>
      <w:r>
        <w:tab/>
      </w:r>
      <w:r>
        <w:tab/>
        <w:t>22.5 + 5 X 29    cms   de  Solapa Interna. Con Gancho</w:t>
      </w:r>
    </w:p>
    <w:p w:rsidR="00214049" w:rsidRDefault="00214049" w:rsidP="00214049">
      <w:r>
        <w:t>SELLADO:</w:t>
      </w:r>
      <w:r>
        <w:tab/>
      </w:r>
      <w:r>
        <w:tab/>
        <w:t>Para selle lateral.</w:t>
      </w:r>
    </w:p>
    <w:p w:rsidR="00214049" w:rsidRDefault="00214049" w:rsidP="00214049"/>
    <w:p w:rsidR="00214049" w:rsidRDefault="00214049" w:rsidP="00214049"/>
    <w:p w:rsidR="00214049" w:rsidRDefault="00214049" w:rsidP="00214049">
      <w:r>
        <w:rPr>
          <w:b/>
          <w:bCs/>
          <w:u w:val="single"/>
        </w:rPr>
        <w:t>NOTA:</w:t>
      </w:r>
      <w:r>
        <w:t xml:space="preserve">  *   Los cyreles  los envía   GRAFIFLEX</w:t>
      </w:r>
    </w:p>
    <w:p w:rsidR="00214049" w:rsidRDefault="00214049" w:rsidP="00214049">
      <w:pPr>
        <w:numPr>
          <w:ilvl w:val="0"/>
          <w:numId w:val="1"/>
        </w:numPr>
      </w:pPr>
      <w:r>
        <w:t>Se envían muestra   para tonos y alturas</w:t>
      </w:r>
    </w:p>
    <w:p w:rsidR="00214049" w:rsidRPr="002F17AC" w:rsidRDefault="00214049" w:rsidP="00214049">
      <w:pPr>
        <w:numPr>
          <w:ilvl w:val="0"/>
          <w:numId w:val="2"/>
        </w:numPr>
      </w:pPr>
      <w:r>
        <w:t xml:space="preserve">Se  envía el material de PP </w:t>
      </w:r>
      <w:r w:rsidR="00235152">
        <w:rPr>
          <w:b/>
        </w:rPr>
        <w:t>de  50</w:t>
      </w:r>
      <w:r>
        <w:rPr>
          <w:b/>
        </w:rPr>
        <w:t xml:space="preserve"> </w:t>
      </w:r>
      <w:r w:rsidRPr="00AD5DCF">
        <w:rPr>
          <w:b/>
        </w:rPr>
        <w:t xml:space="preserve">  cms</w:t>
      </w:r>
    </w:p>
    <w:p w:rsidR="002F17AC" w:rsidRPr="00146E99" w:rsidRDefault="002F17AC" w:rsidP="00214049">
      <w:pPr>
        <w:numPr>
          <w:ilvl w:val="0"/>
          <w:numId w:val="2"/>
        </w:numPr>
      </w:pPr>
      <w:r>
        <w:rPr>
          <w:b/>
        </w:rPr>
        <w:t>DISEÑO  NUEVO</w:t>
      </w:r>
    </w:p>
    <w:p w:rsidR="00214049" w:rsidRPr="00150D1A" w:rsidRDefault="00214049" w:rsidP="00214049">
      <w:pPr>
        <w:ind w:left="1860"/>
      </w:pPr>
    </w:p>
    <w:p w:rsidR="00214049" w:rsidRDefault="00214049" w:rsidP="00214049">
      <w:pPr>
        <w:ind w:left="885"/>
      </w:pPr>
    </w:p>
    <w:p w:rsidR="00214049" w:rsidRDefault="00214049" w:rsidP="00214049">
      <w:pPr>
        <w:ind w:left="885"/>
      </w:pPr>
    </w:p>
    <w:p w:rsidR="00214049" w:rsidRDefault="00214049" w:rsidP="00214049">
      <w:r>
        <w:t>Agradezco la atención y colaboración prestada.</w:t>
      </w:r>
    </w:p>
    <w:p w:rsidR="00214049" w:rsidRDefault="00214049" w:rsidP="00214049"/>
    <w:p w:rsidR="00214049" w:rsidRDefault="00214049" w:rsidP="00214049"/>
    <w:p w:rsidR="00214049" w:rsidRDefault="00214049" w:rsidP="00214049">
      <w:r>
        <w:t>Cordialmente,</w:t>
      </w:r>
    </w:p>
    <w:p w:rsidR="00214049" w:rsidRDefault="00214049" w:rsidP="00214049"/>
    <w:p w:rsidR="00214049" w:rsidRDefault="00214049" w:rsidP="00214049"/>
    <w:p w:rsidR="00214049" w:rsidRDefault="00214049" w:rsidP="00214049"/>
    <w:p w:rsidR="00214049" w:rsidRDefault="00214049" w:rsidP="00214049">
      <w:r>
        <w:t>RICARDO CASAS ZAPATA</w:t>
      </w:r>
    </w:p>
    <w:p w:rsidR="00214049" w:rsidRDefault="00214049" w:rsidP="00214049">
      <w:r>
        <w:t>Director</w:t>
      </w:r>
    </w:p>
    <w:p w:rsidR="00214049" w:rsidRDefault="00214049" w:rsidP="00214049">
      <w:pPr>
        <w:rPr>
          <w:b/>
        </w:rPr>
      </w:pPr>
    </w:p>
    <w:p w:rsidR="00E82BAB" w:rsidRDefault="00E82BAB" w:rsidP="0042659C">
      <w:pPr>
        <w:rPr>
          <w:b/>
        </w:rPr>
      </w:pPr>
    </w:p>
    <w:p w:rsidR="00160265" w:rsidRDefault="00160265" w:rsidP="0042659C">
      <w:pPr>
        <w:rPr>
          <w:b/>
        </w:rPr>
      </w:pPr>
    </w:p>
    <w:p w:rsidR="00160265" w:rsidRDefault="00160265" w:rsidP="0042659C">
      <w:pPr>
        <w:rPr>
          <w:b/>
        </w:rPr>
      </w:pPr>
    </w:p>
    <w:p w:rsidR="00160265" w:rsidRDefault="00160265" w:rsidP="00160265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160265" w:rsidRDefault="00160265" w:rsidP="00160265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160265" w:rsidRDefault="00160265" w:rsidP="00160265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160265" w:rsidRDefault="00160265" w:rsidP="00160265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160265" w:rsidRDefault="00160265" w:rsidP="00160265">
      <w:pPr>
        <w:rPr>
          <w:b/>
          <w:bCs/>
        </w:rPr>
      </w:pPr>
    </w:p>
    <w:p w:rsidR="00160265" w:rsidRDefault="00160265" w:rsidP="00160265">
      <w:pPr>
        <w:pStyle w:val="Ttulo1"/>
      </w:pPr>
      <w:r>
        <w:t>ORDEN DE TRABAJO   N°      07647</w:t>
      </w:r>
    </w:p>
    <w:p w:rsidR="00160265" w:rsidRDefault="00160265" w:rsidP="00160265"/>
    <w:p w:rsidR="00160265" w:rsidRDefault="00160265" w:rsidP="00160265"/>
    <w:p w:rsidR="00160265" w:rsidRDefault="00160265" w:rsidP="00160265">
      <w:r>
        <w:t>FECHA:</w:t>
      </w:r>
      <w:r>
        <w:tab/>
        <w:t>Medellín,  Noviembre  09    de  2010</w:t>
      </w:r>
    </w:p>
    <w:p w:rsidR="00160265" w:rsidRDefault="00160265" w:rsidP="00160265">
      <w:r>
        <w:t>PARA:</w:t>
      </w:r>
      <w:r>
        <w:tab/>
      </w:r>
      <w:r>
        <w:tab/>
        <w:t>PLÁSTICOS DARMA</w:t>
      </w:r>
    </w:p>
    <w:p w:rsidR="00160265" w:rsidRDefault="00160265" w:rsidP="00160265">
      <w:r>
        <w:t>ATENCIÓN:</w:t>
      </w:r>
      <w:r>
        <w:tab/>
        <w:t>Sr. Darío Jaramillo</w:t>
      </w:r>
    </w:p>
    <w:p w:rsidR="00160265" w:rsidRDefault="00160265" w:rsidP="00160265">
      <w:r>
        <w:tab/>
      </w:r>
      <w:r>
        <w:tab/>
        <w:t>Gerente.</w:t>
      </w:r>
    </w:p>
    <w:p w:rsidR="00160265" w:rsidRDefault="00160265" w:rsidP="00160265"/>
    <w:p w:rsidR="00160265" w:rsidRDefault="00160265" w:rsidP="00160265">
      <w:r>
        <w:t>Apreciado Don Darío :</w:t>
      </w:r>
    </w:p>
    <w:p w:rsidR="00160265" w:rsidRDefault="00160265" w:rsidP="00160265">
      <w:r>
        <w:t xml:space="preserve"> </w:t>
      </w:r>
    </w:p>
    <w:p w:rsidR="00160265" w:rsidRDefault="00160265" w:rsidP="00160265">
      <w:r>
        <w:t>Con la presente estamos solicitando el siguiente servicio de IMPRESION:</w:t>
      </w:r>
    </w:p>
    <w:p w:rsidR="00160265" w:rsidRDefault="00160265" w:rsidP="00160265"/>
    <w:p w:rsidR="00160265" w:rsidRDefault="00160265" w:rsidP="00160265">
      <w:pPr>
        <w:rPr>
          <w:b/>
          <w:bCs/>
          <w:u w:val="single"/>
        </w:rPr>
      </w:pPr>
    </w:p>
    <w:p w:rsidR="00160265" w:rsidRDefault="00160265" w:rsidP="00160265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160265" w:rsidRDefault="00160265" w:rsidP="00160265"/>
    <w:p w:rsidR="00160265" w:rsidRDefault="00160265" w:rsidP="00160265">
      <w:r>
        <w:t>MATERIAL:</w:t>
      </w:r>
      <w:r>
        <w:tab/>
      </w:r>
      <w:r>
        <w:tab/>
        <w:t xml:space="preserve">Polietileno   ALTA    </w:t>
      </w:r>
      <w:r w:rsidR="00FB4A34">
        <w:t xml:space="preserve">Tubular  </w:t>
      </w:r>
      <w:r>
        <w:t>Transparente</w:t>
      </w:r>
    </w:p>
    <w:p w:rsidR="00160265" w:rsidRDefault="00160265" w:rsidP="00160265">
      <w:r>
        <w:t>MEDIDA:</w:t>
      </w:r>
      <w:r>
        <w:tab/>
      </w:r>
      <w:r>
        <w:tab/>
      </w:r>
      <w:r>
        <w:rPr>
          <w:b/>
        </w:rPr>
        <w:t xml:space="preserve">53 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160265" w:rsidRPr="006D12B2" w:rsidRDefault="00160265" w:rsidP="00160265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3.5 </w:t>
      </w:r>
      <w:r w:rsidRPr="006D12B2">
        <w:rPr>
          <w:b/>
        </w:rPr>
        <w:t xml:space="preserve"> “ </w:t>
      </w:r>
    </w:p>
    <w:p w:rsidR="00160265" w:rsidRDefault="00160265" w:rsidP="00160265">
      <w:r>
        <w:t>TRATADO:</w:t>
      </w:r>
      <w:r>
        <w:tab/>
      </w:r>
      <w:r>
        <w:tab/>
        <w:t>2  Caras.</w:t>
      </w:r>
    </w:p>
    <w:p w:rsidR="00160265" w:rsidRDefault="00160265" w:rsidP="00160265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>
        <w:rPr>
          <w:b/>
        </w:rPr>
        <w:t xml:space="preserve">600  </w:t>
      </w:r>
      <w:r w:rsidRPr="00900A5A">
        <w:rPr>
          <w:b/>
        </w:rPr>
        <w:t xml:space="preserve">  Kg</w:t>
      </w:r>
      <w:r>
        <w:t>.</w:t>
      </w:r>
    </w:p>
    <w:p w:rsidR="00160265" w:rsidRDefault="00160265" w:rsidP="00160265">
      <w:r>
        <w:t>COLORES:</w:t>
      </w:r>
      <w:r>
        <w:tab/>
      </w:r>
      <w:r>
        <w:tab/>
        <w:t xml:space="preserve">1  ( Azul    )   </w:t>
      </w:r>
      <w:r w:rsidRPr="007A0566">
        <w:rPr>
          <w:b/>
        </w:rPr>
        <w:t>ANTIALKALI</w:t>
      </w:r>
    </w:p>
    <w:p w:rsidR="00160265" w:rsidRDefault="00160265" w:rsidP="00160265">
      <w:r>
        <w:t>CARAS:</w:t>
      </w:r>
      <w:r>
        <w:tab/>
      </w:r>
      <w:r>
        <w:tab/>
        <w:t>1  (1 x 1  )</w:t>
      </w:r>
    </w:p>
    <w:p w:rsidR="00160265" w:rsidRDefault="00160265" w:rsidP="00160265">
      <w:r>
        <w:t>REPETICIÓN:</w:t>
      </w:r>
      <w:r>
        <w:tab/>
        <w:t>80   Cms</w:t>
      </w:r>
      <w:r w:rsidR="009831F0">
        <w:t>.</w:t>
      </w:r>
      <w:r>
        <w:t xml:space="preserve">    ( Dos  Impresiones  x  bolsa  )</w:t>
      </w:r>
    </w:p>
    <w:p w:rsidR="00160265" w:rsidRPr="00900A5A" w:rsidRDefault="00160265" w:rsidP="00160265">
      <w:pPr>
        <w:rPr>
          <w:b/>
        </w:rPr>
      </w:pPr>
      <w:r>
        <w:t xml:space="preserve">RODILLO  :               </w:t>
      </w:r>
      <w:r>
        <w:rPr>
          <w:b/>
        </w:rPr>
        <w:t>40</w:t>
      </w:r>
    </w:p>
    <w:p w:rsidR="00160265" w:rsidRDefault="00160265" w:rsidP="00160265">
      <w:r>
        <w:t>BOLSA:</w:t>
      </w:r>
      <w:r>
        <w:tab/>
      </w:r>
      <w:r>
        <w:tab/>
        <w:t xml:space="preserve">53   x  80    Cms  </w:t>
      </w:r>
    </w:p>
    <w:p w:rsidR="00160265" w:rsidRDefault="00160265" w:rsidP="00160265">
      <w:r>
        <w:t>SELLADO:</w:t>
      </w:r>
      <w:r>
        <w:tab/>
      </w:r>
      <w:r>
        <w:tab/>
        <w:t>Lateral</w:t>
      </w:r>
    </w:p>
    <w:p w:rsidR="00160265" w:rsidRPr="00146B92" w:rsidRDefault="00160265" w:rsidP="00160265">
      <w:pPr>
        <w:rPr>
          <w:b/>
        </w:rPr>
      </w:pPr>
      <w:r>
        <w:t>REFERENCIA:</w:t>
      </w:r>
      <w:r>
        <w:tab/>
      </w:r>
      <w:r w:rsidRPr="00146B92">
        <w:rPr>
          <w:b/>
        </w:rPr>
        <w:t>ANHIDRO</w:t>
      </w:r>
    </w:p>
    <w:p w:rsidR="00160265" w:rsidRDefault="00160265" w:rsidP="00160265">
      <w:r>
        <w:tab/>
      </w:r>
      <w:r>
        <w:tab/>
      </w:r>
      <w:r>
        <w:tab/>
      </w:r>
    </w:p>
    <w:p w:rsidR="00160265" w:rsidRDefault="00160265" w:rsidP="00160265"/>
    <w:p w:rsidR="00160265" w:rsidRDefault="00160265" w:rsidP="00160265">
      <w:r>
        <w:rPr>
          <w:b/>
          <w:bCs/>
          <w:u w:val="single"/>
        </w:rPr>
        <w:t>NOTA:</w:t>
      </w:r>
      <w:r>
        <w:t xml:space="preserve">  - Cyreles  en  su  Planta</w:t>
      </w:r>
    </w:p>
    <w:p w:rsidR="00160265" w:rsidRDefault="00160265" w:rsidP="00160265">
      <w:pPr>
        <w:numPr>
          <w:ilvl w:val="0"/>
          <w:numId w:val="2"/>
        </w:numPr>
      </w:pPr>
      <w:r>
        <w:t>Se anexa arte para tonos y  alturas</w:t>
      </w:r>
    </w:p>
    <w:p w:rsidR="00160265" w:rsidRDefault="00160265" w:rsidP="00160265">
      <w:pPr>
        <w:numPr>
          <w:ilvl w:val="0"/>
          <w:numId w:val="2"/>
        </w:numPr>
      </w:pPr>
      <w:r>
        <w:t>Se  aprueba  Impresión</w:t>
      </w:r>
    </w:p>
    <w:p w:rsidR="00160265" w:rsidRPr="00C17EF0" w:rsidRDefault="00160265" w:rsidP="00160265">
      <w:pPr>
        <w:numPr>
          <w:ilvl w:val="0"/>
          <w:numId w:val="2"/>
        </w:numPr>
        <w:rPr>
          <w:b/>
        </w:rPr>
      </w:pPr>
      <w:r w:rsidRPr="00C17EF0">
        <w:rPr>
          <w:b/>
        </w:rPr>
        <w:t>TINTA  ESPECIAL</w:t>
      </w:r>
    </w:p>
    <w:p w:rsidR="00160265" w:rsidRDefault="00160265" w:rsidP="00160265"/>
    <w:p w:rsidR="00160265" w:rsidRDefault="00160265" w:rsidP="00160265"/>
    <w:p w:rsidR="00160265" w:rsidRDefault="00160265" w:rsidP="00160265">
      <w:r>
        <w:t>Agradezco la atención y colaboración prestada.</w:t>
      </w:r>
    </w:p>
    <w:p w:rsidR="00160265" w:rsidRDefault="00160265" w:rsidP="00160265"/>
    <w:p w:rsidR="00160265" w:rsidRDefault="00160265" w:rsidP="00160265">
      <w:r>
        <w:t>Cordialmente,</w:t>
      </w:r>
    </w:p>
    <w:p w:rsidR="00160265" w:rsidRDefault="00160265" w:rsidP="00160265"/>
    <w:p w:rsidR="00160265" w:rsidRPr="00F4077E" w:rsidRDefault="00160265" w:rsidP="00160265">
      <w:pPr>
        <w:rPr>
          <w:b/>
        </w:rPr>
      </w:pPr>
    </w:p>
    <w:p w:rsidR="00160265" w:rsidRDefault="00160265" w:rsidP="00160265"/>
    <w:p w:rsidR="00160265" w:rsidRDefault="00160265" w:rsidP="00160265">
      <w:r>
        <w:t>RICARDO CASAS ZAPATA</w:t>
      </w:r>
    </w:p>
    <w:p w:rsidR="00160265" w:rsidRDefault="00160265" w:rsidP="00160265">
      <w:r>
        <w:t>Director.</w:t>
      </w:r>
    </w:p>
    <w:p w:rsidR="00160265" w:rsidRDefault="00160265" w:rsidP="00160265">
      <w:pPr>
        <w:rPr>
          <w:b/>
        </w:rPr>
      </w:pPr>
    </w:p>
    <w:p w:rsidR="00160265" w:rsidRDefault="00160265" w:rsidP="0042659C">
      <w:pPr>
        <w:rPr>
          <w:b/>
        </w:rPr>
      </w:pPr>
    </w:p>
    <w:p w:rsidR="00993A9A" w:rsidRDefault="00993A9A" w:rsidP="0042659C">
      <w:pPr>
        <w:rPr>
          <w:b/>
        </w:rPr>
      </w:pPr>
    </w:p>
    <w:p w:rsidR="00993A9A" w:rsidRDefault="00993A9A" w:rsidP="00993A9A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993A9A" w:rsidRDefault="00993A9A" w:rsidP="00993A9A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993A9A" w:rsidRDefault="00993A9A" w:rsidP="00993A9A">
      <w:pPr>
        <w:rPr>
          <w:b/>
          <w:bCs/>
          <w:sz w:val="20"/>
        </w:rPr>
      </w:pPr>
      <w:r>
        <w:rPr>
          <w:b/>
          <w:bCs/>
          <w:sz w:val="20"/>
        </w:rPr>
        <w:t>CALLE  76 No 46 - 23</w:t>
      </w:r>
    </w:p>
    <w:p w:rsidR="00993A9A" w:rsidRDefault="00993A9A" w:rsidP="00993A9A">
      <w:pPr>
        <w:rPr>
          <w:b/>
          <w:bCs/>
          <w:sz w:val="20"/>
        </w:rPr>
      </w:pPr>
      <w:r>
        <w:rPr>
          <w:b/>
          <w:bCs/>
          <w:sz w:val="20"/>
        </w:rPr>
        <w:t xml:space="preserve">TEL:   3 72 11 34  ITAGUI.                                                </w:t>
      </w:r>
    </w:p>
    <w:p w:rsidR="00993A9A" w:rsidRDefault="00993A9A" w:rsidP="00993A9A"/>
    <w:p w:rsidR="00993A9A" w:rsidRDefault="00993A9A" w:rsidP="00993A9A"/>
    <w:p w:rsidR="00993A9A" w:rsidRDefault="00993A9A" w:rsidP="00993A9A">
      <w:pPr>
        <w:pStyle w:val="Ttulo1"/>
      </w:pPr>
      <w:r>
        <w:t>ORDEN DE TRABAJO     N°      07601</w:t>
      </w:r>
    </w:p>
    <w:p w:rsidR="00993A9A" w:rsidRDefault="00993A9A" w:rsidP="00993A9A"/>
    <w:p w:rsidR="00993A9A" w:rsidRDefault="00993A9A" w:rsidP="00993A9A">
      <w:r>
        <w:t>FECHA:</w:t>
      </w:r>
      <w:r>
        <w:tab/>
        <w:t>Medellín, Noviembre    10  de  2010</w:t>
      </w:r>
    </w:p>
    <w:p w:rsidR="00993A9A" w:rsidRDefault="00993A9A" w:rsidP="00993A9A">
      <w:r>
        <w:t>PARA:</w:t>
      </w:r>
      <w:r>
        <w:tab/>
      </w:r>
      <w:r>
        <w:tab/>
        <w:t>PLÁSTICOS DARMA</w:t>
      </w:r>
    </w:p>
    <w:p w:rsidR="00993A9A" w:rsidRDefault="00993A9A" w:rsidP="00993A9A">
      <w:r>
        <w:t>ATENCIÓN:</w:t>
      </w:r>
      <w:r>
        <w:tab/>
        <w:t>Sr. Darío Jaramillo</w:t>
      </w:r>
    </w:p>
    <w:p w:rsidR="00993A9A" w:rsidRDefault="00993A9A" w:rsidP="00993A9A">
      <w:r>
        <w:tab/>
      </w:r>
      <w:r>
        <w:tab/>
        <w:t>Gerente.</w:t>
      </w:r>
    </w:p>
    <w:p w:rsidR="00993A9A" w:rsidRDefault="00993A9A" w:rsidP="00993A9A"/>
    <w:p w:rsidR="00993A9A" w:rsidRDefault="00993A9A" w:rsidP="00993A9A"/>
    <w:p w:rsidR="00993A9A" w:rsidRDefault="00993A9A" w:rsidP="00993A9A">
      <w:r>
        <w:t>Apreciado Don Darío:</w:t>
      </w:r>
    </w:p>
    <w:p w:rsidR="00993A9A" w:rsidRDefault="00993A9A" w:rsidP="00993A9A"/>
    <w:p w:rsidR="00993A9A" w:rsidRDefault="00993A9A" w:rsidP="00993A9A">
      <w:r>
        <w:t>Con la presente estamos solicitando el siguiente material:</w:t>
      </w:r>
    </w:p>
    <w:p w:rsidR="00993A9A" w:rsidRDefault="00993A9A" w:rsidP="00993A9A"/>
    <w:p w:rsidR="00993A9A" w:rsidRDefault="00993A9A" w:rsidP="00993A9A">
      <w:pPr>
        <w:rPr>
          <w:b/>
          <w:bCs/>
          <w:u w:val="single"/>
        </w:rPr>
      </w:pPr>
      <w:r>
        <w:rPr>
          <w:b/>
          <w:bCs/>
          <w:u w:val="single"/>
        </w:rPr>
        <w:t>IMPRESIÓN  :</w:t>
      </w:r>
    </w:p>
    <w:p w:rsidR="00993A9A" w:rsidRDefault="00993A9A" w:rsidP="00993A9A"/>
    <w:p w:rsidR="00993A9A" w:rsidRDefault="00D926A5" w:rsidP="00993A9A">
      <w:r>
        <w:t>MATERIAL:</w:t>
      </w:r>
      <w:r>
        <w:tab/>
      </w:r>
      <w:r>
        <w:tab/>
        <w:t>P.P Lamina  60   c</w:t>
      </w:r>
      <w:r w:rsidR="00993A9A">
        <w:t>ms.</w:t>
      </w:r>
    </w:p>
    <w:p w:rsidR="00993A9A" w:rsidRDefault="00993A9A" w:rsidP="00993A9A">
      <w:r>
        <w:t>CALIBRE:</w:t>
      </w:r>
      <w:r>
        <w:tab/>
      </w:r>
      <w:r>
        <w:tab/>
        <w:t>1.5  ”</w:t>
      </w:r>
    </w:p>
    <w:p w:rsidR="00993A9A" w:rsidRDefault="008D3BB1" w:rsidP="00993A9A">
      <w:r>
        <w:t>CANTIDAD:</w:t>
      </w:r>
      <w:r>
        <w:tab/>
      </w:r>
      <w:r>
        <w:tab/>
        <w:t>10</w:t>
      </w:r>
      <w:r w:rsidR="00993A9A">
        <w:t>0   kg</w:t>
      </w:r>
    </w:p>
    <w:p w:rsidR="00993A9A" w:rsidRDefault="00993A9A" w:rsidP="00993A9A">
      <w:r>
        <w:t>REFERENCIA:</w:t>
      </w:r>
      <w:r>
        <w:tab/>
      </w:r>
      <w:r w:rsidRPr="008732D9">
        <w:rPr>
          <w:b/>
        </w:rPr>
        <w:t>CUCAS GRANDES  EL JARDIN</w:t>
      </w:r>
    </w:p>
    <w:p w:rsidR="00993A9A" w:rsidRDefault="00993A9A" w:rsidP="00993A9A">
      <w:r>
        <w:t>REPETICIÓN:</w:t>
      </w:r>
      <w:r>
        <w:tab/>
        <w:t xml:space="preserve">16 </w:t>
      </w:r>
      <w:r w:rsidR="004C0CB8">
        <w:t xml:space="preserve">  c</w:t>
      </w:r>
      <w:r>
        <w:t>ms.</w:t>
      </w:r>
    </w:p>
    <w:p w:rsidR="00993A9A" w:rsidRDefault="00993A9A" w:rsidP="00993A9A">
      <w:r>
        <w:t>RODILLO  :               32</w:t>
      </w:r>
    </w:p>
    <w:p w:rsidR="00993A9A" w:rsidRDefault="00993A9A" w:rsidP="00993A9A">
      <w:r>
        <w:t>IMPRESIÓN:</w:t>
      </w:r>
      <w:r>
        <w:tab/>
      </w:r>
      <w:r>
        <w:tab/>
        <w:t xml:space="preserve">2  Cara  </w:t>
      </w:r>
    </w:p>
    <w:p w:rsidR="00993A9A" w:rsidRDefault="00993A9A" w:rsidP="00993A9A">
      <w:r>
        <w:t>COLORES:</w:t>
      </w:r>
      <w:r>
        <w:tab/>
      </w:r>
      <w:r>
        <w:tab/>
        <w:t>4 según muestra.</w:t>
      </w:r>
    </w:p>
    <w:p w:rsidR="00993A9A" w:rsidRDefault="00993A9A" w:rsidP="00993A9A">
      <w:r>
        <w:t>BOLSA:</w:t>
      </w:r>
      <w:r>
        <w:tab/>
      </w:r>
      <w:r>
        <w:tab/>
        <w:t>16  X  28 + 3.0   cms</w:t>
      </w:r>
    </w:p>
    <w:p w:rsidR="00993A9A" w:rsidRDefault="00993A9A" w:rsidP="00993A9A"/>
    <w:p w:rsidR="00993A9A" w:rsidRDefault="00993A9A" w:rsidP="00993A9A">
      <w:r>
        <w:rPr>
          <w:b/>
          <w:bCs/>
          <w:u w:val="single"/>
        </w:rPr>
        <w:t>NOTA:</w:t>
      </w:r>
      <w:r>
        <w:t xml:space="preserve">  - Se  </w:t>
      </w:r>
      <w:r w:rsidR="00F21094">
        <w:t>envía</w:t>
      </w:r>
      <w:r>
        <w:t xml:space="preserve"> muestra física para los tonos de impresión.</w:t>
      </w:r>
    </w:p>
    <w:p w:rsidR="00993A9A" w:rsidRDefault="00993A9A" w:rsidP="00993A9A">
      <w:pPr>
        <w:numPr>
          <w:ilvl w:val="0"/>
          <w:numId w:val="2"/>
        </w:numPr>
      </w:pPr>
      <w:r>
        <w:t xml:space="preserve">Se </w:t>
      </w:r>
      <w:r w:rsidR="00F21094">
        <w:t>envía</w:t>
      </w:r>
      <w:r>
        <w:t xml:space="preserve">  LAMINA PP  de 60  cms.</w:t>
      </w:r>
    </w:p>
    <w:p w:rsidR="00993A9A" w:rsidRDefault="00993A9A" w:rsidP="00993A9A">
      <w:pPr>
        <w:numPr>
          <w:ilvl w:val="0"/>
          <w:numId w:val="2"/>
        </w:numPr>
      </w:pPr>
      <w:r>
        <w:t>Cyreles en su  p</w:t>
      </w:r>
      <w:r w:rsidR="00F21094">
        <w:t>lan</w:t>
      </w:r>
      <w:r>
        <w:t>ta</w:t>
      </w:r>
    </w:p>
    <w:p w:rsidR="00993A9A" w:rsidRDefault="00993A9A" w:rsidP="00993A9A"/>
    <w:p w:rsidR="00993A9A" w:rsidRDefault="00993A9A" w:rsidP="00993A9A">
      <w:r>
        <w:t>Agradezco la atención y colaboración prestada.</w:t>
      </w:r>
    </w:p>
    <w:p w:rsidR="00993A9A" w:rsidRDefault="00993A9A" w:rsidP="00993A9A"/>
    <w:p w:rsidR="00993A9A" w:rsidRDefault="00993A9A" w:rsidP="00993A9A"/>
    <w:p w:rsidR="00993A9A" w:rsidRDefault="00993A9A" w:rsidP="00993A9A">
      <w:r>
        <w:t>Cordialmente,</w:t>
      </w:r>
    </w:p>
    <w:p w:rsidR="00993A9A" w:rsidRDefault="00993A9A" w:rsidP="00993A9A"/>
    <w:p w:rsidR="00993A9A" w:rsidRDefault="00993A9A" w:rsidP="00993A9A"/>
    <w:p w:rsidR="00993A9A" w:rsidRDefault="00993A9A" w:rsidP="00993A9A"/>
    <w:p w:rsidR="00993A9A" w:rsidRDefault="00993A9A" w:rsidP="00993A9A">
      <w:r>
        <w:t>RICARDO CASAS ZAPATA</w:t>
      </w:r>
    </w:p>
    <w:p w:rsidR="00993A9A" w:rsidRDefault="00993A9A" w:rsidP="00993A9A">
      <w:r>
        <w:t>Director.</w:t>
      </w:r>
    </w:p>
    <w:p w:rsidR="00993A9A" w:rsidRDefault="00993A9A" w:rsidP="0042659C">
      <w:pPr>
        <w:rPr>
          <w:b/>
        </w:rPr>
      </w:pPr>
    </w:p>
    <w:p w:rsidR="001D1EE3" w:rsidRDefault="001D1EE3" w:rsidP="0042659C">
      <w:pPr>
        <w:rPr>
          <w:b/>
        </w:rPr>
      </w:pPr>
    </w:p>
    <w:p w:rsidR="001D1EE3" w:rsidRDefault="001D1EE3" w:rsidP="0042659C">
      <w:pPr>
        <w:rPr>
          <w:b/>
        </w:rPr>
      </w:pPr>
    </w:p>
    <w:p w:rsidR="001D1EE3" w:rsidRDefault="001D1EE3" w:rsidP="0042659C">
      <w:pPr>
        <w:rPr>
          <w:b/>
        </w:rPr>
      </w:pPr>
    </w:p>
    <w:p w:rsidR="001D1EE3" w:rsidRDefault="001D1EE3" w:rsidP="0042659C">
      <w:pPr>
        <w:rPr>
          <w:b/>
        </w:rPr>
      </w:pPr>
    </w:p>
    <w:p w:rsidR="001D1EE3" w:rsidRDefault="001D1EE3" w:rsidP="0042659C">
      <w:pPr>
        <w:rPr>
          <w:b/>
        </w:rPr>
      </w:pPr>
    </w:p>
    <w:p w:rsidR="001D1EE3" w:rsidRDefault="001D1EE3" w:rsidP="0042659C">
      <w:pPr>
        <w:rPr>
          <w:b/>
        </w:rPr>
      </w:pPr>
    </w:p>
    <w:p w:rsidR="001D1EE3" w:rsidRDefault="001D1EE3" w:rsidP="0042659C">
      <w:pPr>
        <w:rPr>
          <w:b/>
        </w:rPr>
      </w:pPr>
    </w:p>
    <w:p w:rsidR="001D1EE3" w:rsidRDefault="001D1EE3" w:rsidP="001D1EE3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1D1EE3" w:rsidRDefault="001D1EE3" w:rsidP="001D1EE3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1D1EE3" w:rsidRDefault="001D1EE3" w:rsidP="001D1EE3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1D1EE3" w:rsidRDefault="001D1EE3" w:rsidP="001D1EE3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1D1EE3" w:rsidRDefault="001D1EE3" w:rsidP="001D1EE3">
      <w:pPr>
        <w:pStyle w:val="Ttulo1"/>
      </w:pPr>
    </w:p>
    <w:p w:rsidR="001D1EE3" w:rsidRDefault="001D1EE3" w:rsidP="001D1EE3">
      <w:pPr>
        <w:pStyle w:val="Ttulo1"/>
      </w:pPr>
      <w:r>
        <w:t>ORDEN DE TRABAJO  N °      07660</w:t>
      </w:r>
    </w:p>
    <w:p w:rsidR="001D1EE3" w:rsidRDefault="001D1EE3" w:rsidP="001D1EE3"/>
    <w:p w:rsidR="001D1EE3" w:rsidRDefault="001D1EE3" w:rsidP="001D1EE3">
      <w:r>
        <w:t>FECHA:</w:t>
      </w:r>
      <w:r>
        <w:tab/>
        <w:t xml:space="preserve">Medellín, Noviembre </w:t>
      </w:r>
      <w:r w:rsidR="00E56BE9">
        <w:t xml:space="preserve">  11</w:t>
      </w:r>
      <w:r>
        <w:t xml:space="preserve">   de   2010</w:t>
      </w:r>
    </w:p>
    <w:p w:rsidR="001D1EE3" w:rsidRDefault="001D1EE3" w:rsidP="001D1EE3">
      <w:r>
        <w:t>PARA:</w:t>
      </w:r>
      <w:r>
        <w:tab/>
      </w:r>
      <w:r>
        <w:tab/>
        <w:t>PLÁSTICOS DARMA</w:t>
      </w:r>
    </w:p>
    <w:p w:rsidR="001D1EE3" w:rsidRDefault="001D1EE3" w:rsidP="001D1EE3">
      <w:r>
        <w:t>ATENCIÓN:</w:t>
      </w:r>
      <w:r>
        <w:tab/>
        <w:t>Sr. Darío Jaramillo</w:t>
      </w:r>
    </w:p>
    <w:p w:rsidR="001D1EE3" w:rsidRDefault="001D1EE3" w:rsidP="001D1EE3">
      <w:r>
        <w:tab/>
      </w:r>
      <w:r>
        <w:tab/>
        <w:t>Gerente.</w:t>
      </w:r>
    </w:p>
    <w:p w:rsidR="001D1EE3" w:rsidRDefault="001D1EE3" w:rsidP="001D1EE3"/>
    <w:p w:rsidR="001D1EE3" w:rsidRDefault="001D1EE3" w:rsidP="001D1EE3">
      <w:r>
        <w:t>Apreciado Don Darío:</w:t>
      </w:r>
    </w:p>
    <w:p w:rsidR="001D1EE3" w:rsidRDefault="001D1EE3" w:rsidP="001D1EE3"/>
    <w:p w:rsidR="001D1EE3" w:rsidRDefault="001D1EE3" w:rsidP="001D1EE3">
      <w:r>
        <w:t>Con la presente estamos solicitando el siguiente servicio de  IMPRESIÓN :</w:t>
      </w:r>
    </w:p>
    <w:p w:rsidR="001D1EE3" w:rsidRDefault="001D1EE3" w:rsidP="001D1EE3"/>
    <w:p w:rsidR="001D1EE3" w:rsidRDefault="001D1EE3" w:rsidP="001D1EE3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1D1EE3" w:rsidRDefault="001D1EE3" w:rsidP="001D1EE3">
      <w:r>
        <w:t xml:space="preserve">MATERIAL   :           Polipropileno Tubular de  </w:t>
      </w:r>
      <w:r>
        <w:rPr>
          <w:b/>
        </w:rPr>
        <w:t xml:space="preserve">35 </w:t>
      </w:r>
      <w:r>
        <w:t xml:space="preserve"> cms</w:t>
      </w:r>
    </w:p>
    <w:p w:rsidR="001D1EE3" w:rsidRDefault="001D1EE3" w:rsidP="001D1EE3">
      <w:r>
        <w:t xml:space="preserve">CLIBRE      :               </w:t>
      </w:r>
      <w:r>
        <w:rPr>
          <w:b/>
        </w:rPr>
        <w:t>1.5   ”</w:t>
      </w:r>
    </w:p>
    <w:p w:rsidR="001D1EE3" w:rsidRDefault="001D1EE3" w:rsidP="001D1EE3">
      <w:r>
        <w:t>REFERENCIA:</w:t>
      </w:r>
      <w:r>
        <w:tab/>
        <w:t>PANDEQUESO  SANTARROSANO</w:t>
      </w:r>
      <w:r>
        <w:tab/>
      </w:r>
    </w:p>
    <w:p w:rsidR="001D1EE3" w:rsidRDefault="001D1EE3" w:rsidP="001D1EE3">
      <w:r>
        <w:t>CANTIDAD    :          110    Kg</w:t>
      </w:r>
    </w:p>
    <w:p w:rsidR="001D1EE3" w:rsidRDefault="001D1EE3" w:rsidP="001D1EE3">
      <w:r>
        <w:t>COLORES:</w:t>
      </w:r>
      <w:r>
        <w:tab/>
      </w:r>
      <w:r>
        <w:tab/>
        <w:t>4 ( Rojo  – Blanco – Amarillo -  Azul  )</w:t>
      </w:r>
    </w:p>
    <w:p w:rsidR="001D1EE3" w:rsidRDefault="001D1EE3" w:rsidP="001D1EE3">
      <w:r>
        <w:t>CARAS:</w:t>
      </w:r>
      <w:r>
        <w:tab/>
      </w:r>
      <w:r>
        <w:tab/>
        <w:t>2</w:t>
      </w:r>
    </w:p>
    <w:p w:rsidR="001D1EE3" w:rsidRDefault="001D1EE3" w:rsidP="001D1EE3">
      <w:r>
        <w:t>REPETICIÓN:</w:t>
      </w:r>
      <w:r>
        <w:tab/>
        <w:t>18</w:t>
      </w:r>
    </w:p>
    <w:p w:rsidR="001D1EE3" w:rsidRDefault="001D1EE3" w:rsidP="001D1EE3">
      <w:r>
        <w:t>RODILLO:</w:t>
      </w:r>
      <w:r>
        <w:tab/>
      </w:r>
      <w:r>
        <w:tab/>
        <w:t>36</w:t>
      </w:r>
    </w:p>
    <w:p w:rsidR="001D1EE3" w:rsidRDefault="001D1EE3" w:rsidP="001D1EE3">
      <w:r>
        <w:t>BOLSA:</w:t>
      </w:r>
      <w:r>
        <w:tab/>
      </w:r>
      <w:r>
        <w:tab/>
      </w:r>
      <w:r>
        <w:rPr>
          <w:b/>
        </w:rPr>
        <w:t xml:space="preserve">18  x  </w:t>
      </w:r>
      <w:r w:rsidRPr="00113D93">
        <w:rPr>
          <w:b/>
        </w:rPr>
        <w:t>3</w:t>
      </w:r>
      <w:r w:rsidR="000D3D64">
        <w:rPr>
          <w:b/>
        </w:rPr>
        <w:t>2 + 3</w:t>
      </w:r>
      <w:r>
        <w:t xml:space="preserve">   cms</w:t>
      </w:r>
      <w:r w:rsidR="000D3D64">
        <w:t xml:space="preserve"> de fuelle de fondo</w:t>
      </w:r>
    </w:p>
    <w:p w:rsidR="001D1EE3" w:rsidRDefault="001D1EE3" w:rsidP="001D1EE3">
      <w:r>
        <w:t>SELLADO:</w:t>
      </w:r>
      <w:r>
        <w:tab/>
      </w:r>
      <w:r>
        <w:tab/>
        <w:t>Para selle lateral.</w:t>
      </w:r>
    </w:p>
    <w:p w:rsidR="001D1EE3" w:rsidRDefault="001D1EE3" w:rsidP="001D1EE3"/>
    <w:p w:rsidR="001D1EE3" w:rsidRDefault="001D1EE3" w:rsidP="001D1EE3">
      <w:r>
        <w:rPr>
          <w:b/>
          <w:bCs/>
          <w:u w:val="single"/>
        </w:rPr>
        <w:t>NOTA:</w:t>
      </w:r>
      <w:r>
        <w:t xml:space="preserve">  </w:t>
      </w:r>
      <w:r>
        <w:rPr>
          <w:b/>
          <w:sz w:val="28"/>
          <w:szCs w:val="28"/>
          <w:u w:val="single"/>
        </w:rPr>
        <w:t xml:space="preserve">* Cyreles  </w:t>
      </w:r>
      <w:r w:rsidR="005C1ED0">
        <w:rPr>
          <w:b/>
          <w:sz w:val="28"/>
          <w:szCs w:val="28"/>
          <w:u w:val="single"/>
        </w:rPr>
        <w:t>en su planta</w:t>
      </w:r>
    </w:p>
    <w:p w:rsidR="001D1EE3" w:rsidRDefault="001D1EE3" w:rsidP="001D1EE3">
      <w:pPr>
        <w:numPr>
          <w:ilvl w:val="0"/>
          <w:numId w:val="3"/>
        </w:numPr>
      </w:pPr>
      <w:r>
        <w:t>Se envían muestra física  para tonos y alturas</w:t>
      </w:r>
    </w:p>
    <w:p w:rsidR="001D1EE3" w:rsidRDefault="001D1EE3" w:rsidP="001D1EE3">
      <w:pPr>
        <w:numPr>
          <w:ilvl w:val="0"/>
          <w:numId w:val="4"/>
        </w:numPr>
        <w:rPr>
          <w:b/>
        </w:rPr>
      </w:pPr>
      <w:r>
        <w:t xml:space="preserve">Se  </w:t>
      </w:r>
      <w:r w:rsidR="005C1ED0">
        <w:t>envía</w:t>
      </w:r>
      <w:r>
        <w:t xml:space="preserve"> el material de PP de   </w:t>
      </w:r>
      <w:r>
        <w:rPr>
          <w:b/>
        </w:rPr>
        <w:t xml:space="preserve">35 </w:t>
      </w:r>
      <w:r>
        <w:t xml:space="preserve"> </w:t>
      </w:r>
      <w:r>
        <w:rPr>
          <w:b/>
        </w:rPr>
        <w:t>cms</w:t>
      </w:r>
    </w:p>
    <w:p w:rsidR="001D1EE3" w:rsidRDefault="000D3D64" w:rsidP="001D1EE3">
      <w:pPr>
        <w:numPr>
          <w:ilvl w:val="0"/>
          <w:numId w:val="4"/>
        </w:numPr>
        <w:rPr>
          <w:b/>
        </w:rPr>
      </w:pPr>
      <w:r>
        <w:rPr>
          <w:b/>
        </w:rPr>
        <w:t>OJO ALTURA DE IMPRESIÓN  3.5 CM X EL FONDO</w:t>
      </w:r>
    </w:p>
    <w:p w:rsidR="001D1EE3" w:rsidRDefault="001D1EE3" w:rsidP="001D1EE3">
      <w:pPr>
        <w:ind w:left="885"/>
      </w:pPr>
    </w:p>
    <w:p w:rsidR="001D1EE3" w:rsidRDefault="001D1EE3" w:rsidP="001D1EE3">
      <w:pPr>
        <w:ind w:left="885"/>
      </w:pPr>
    </w:p>
    <w:p w:rsidR="001D1EE3" w:rsidRDefault="001D1EE3" w:rsidP="001D1EE3">
      <w:r>
        <w:t>Agradezco la atención y colaboración prestada.</w:t>
      </w:r>
    </w:p>
    <w:p w:rsidR="001D1EE3" w:rsidRDefault="001D1EE3" w:rsidP="001D1EE3"/>
    <w:p w:rsidR="001D1EE3" w:rsidRDefault="001D1EE3" w:rsidP="001D1EE3"/>
    <w:p w:rsidR="001D1EE3" w:rsidRDefault="001D1EE3" w:rsidP="001D1EE3"/>
    <w:p w:rsidR="001D1EE3" w:rsidRDefault="001D1EE3" w:rsidP="001D1EE3">
      <w:r>
        <w:t>Cordialmente,</w:t>
      </w:r>
    </w:p>
    <w:p w:rsidR="001D1EE3" w:rsidRDefault="001D1EE3" w:rsidP="001D1EE3"/>
    <w:p w:rsidR="001D1EE3" w:rsidRDefault="001D1EE3" w:rsidP="001D1EE3"/>
    <w:p w:rsidR="001D1EE3" w:rsidRDefault="001D1EE3" w:rsidP="001D1EE3"/>
    <w:p w:rsidR="001D1EE3" w:rsidRDefault="001D1EE3" w:rsidP="001D1EE3">
      <w:r>
        <w:t>RICARDO CASAS ZAPATA</w:t>
      </w:r>
    </w:p>
    <w:p w:rsidR="001D1EE3" w:rsidRDefault="001D1EE3" w:rsidP="001D1EE3">
      <w:r>
        <w:t>Director.</w:t>
      </w:r>
    </w:p>
    <w:p w:rsidR="001D1EE3" w:rsidRDefault="001D1EE3" w:rsidP="001D1EE3">
      <w:pPr>
        <w:rPr>
          <w:b/>
        </w:rPr>
      </w:pPr>
    </w:p>
    <w:p w:rsidR="001D1EE3" w:rsidRDefault="001D1EE3" w:rsidP="0042659C">
      <w:pPr>
        <w:rPr>
          <w:b/>
        </w:rPr>
      </w:pPr>
    </w:p>
    <w:p w:rsidR="00250DBE" w:rsidRDefault="00250DBE" w:rsidP="0042659C">
      <w:pPr>
        <w:rPr>
          <w:b/>
        </w:rPr>
      </w:pPr>
    </w:p>
    <w:p w:rsidR="00250DBE" w:rsidRDefault="00250DBE" w:rsidP="0042659C">
      <w:pPr>
        <w:rPr>
          <w:b/>
        </w:rPr>
      </w:pPr>
    </w:p>
    <w:p w:rsidR="00250DBE" w:rsidRDefault="00250DBE" w:rsidP="0042659C">
      <w:pPr>
        <w:rPr>
          <w:b/>
        </w:rPr>
      </w:pPr>
    </w:p>
    <w:p w:rsidR="00250DBE" w:rsidRDefault="00250DBE" w:rsidP="0042659C">
      <w:pPr>
        <w:rPr>
          <w:b/>
        </w:rPr>
      </w:pPr>
    </w:p>
    <w:p w:rsidR="00250DBE" w:rsidRDefault="00250DBE" w:rsidP="0042659C">
      <w:pPr>
        <w:rPr>
          <w:b/>
        </w:rPr>
      </w:pPr>
    </w:p>
    <w:p w:rsidR="00250DBE" w:rsidRDefault="00250DBE" w:rsidP="00250DBE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250DBE" w:rsidRDefault="00250DBE" w:rsidP="00250DBE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250DBE" w:rsidRDefault="00250DBE" w:rsidP="00250DBE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250DBE" w:rsidRDefault="00250DBE" w:rsidP="00250DBE">
      <w:pPr>
        <w:rPr>
          <w:b/>
          <w:bCs/>
          <w:sz w:val="20"/>
        </w:rPr>
      </w:pPr>
      <w:r>
        <w:rPr>
          <w:b/>
          <w:bCs/>
          <w:sz w:val="20"/>
        </w:rPr>
        <w:t>TEL:  4 44 46 64  ITAGUI.</w:t>
      </w:r>
    </w:p>
    <w:p w:rsidR="00250DBE" w:rsidRDefault="00250DBE" w:rsidP="00250DBE">
      <w:pPr>
        <w:rPr>
          <w:b/>
          <w:bCs/>
        </w:rPr>
      </w:pPr>
    </w:p>
    <w:p w:rsidR="00250DBE" w:rsidRDefault="00250DBE" w:rsidP="00250DBE">
      <w:pPr>
        <w:rPr>
          <w:b/>
        </w:rPr>
      </w:pPr>
    </w:p>
    <w:p w:rsidR="00250DBE" w:rsidRDefault="00250DBE" w:rsidP="00250DBE">
      <w:pPr>
        <w:pStyle w:val="Ttulo1"/>
      </w:pPr>
      <w:r>
        <w:t>ORDEN DE TRABAJO    N°      07509</w:t>
      </w:r>
    </w:p>
    <w:p w:rsidR="00250DBE" w:rsidRDefault="00250DBE" w:rsidP="00250DBE"/>
    <w:p w:rsidR="00250DBE" w:rsidRDefault="00250DBE" w:rsidP="00250DBE">
      <w:r>
        <w:t>FECHA:</w:t>
      </w:r>
      <w:r>
        <w:tab/>
        <w:t>Medellín, Noviembre  11  de  2010</w:t>
      </w:r>
    </w:p>
    <w:p w:rsidR="00250DBE" w:rsidRDefault="00250DBE" w:rsidP="00250DBE">
      <w:r>
        <w:t>PARA:</w:t>
      </w:r>
      <w:r>
        <w:tab/>
      </w:r>
      <w:r>
        <w:tab/>
        <w:t>PLÁSTICOS DAR MA</w:t>
      </w:r>
    </w:p>
    <w:p w:rsidR="00250DBE" w:rsidRDefault="00250DBE" w:rsidP="00250DBE">
      <w:r>
        <w:t>ATENCIÓN:</w:t>
      </w:r>
      <w:r>
        <w:tab/>
        <w:t>Sr. Darío Jaramillo</w:t>
      </w:r>
    </w:p>
    <w:p w:rsidR="00250DBE" w:rsidRDefault="00250DBE" w:rsidP="00250DBE">
      <w:r>
        <w:tab/>
      </w:r>
      <w:r>
        <w:tab/>
        <w:t>Gerente.</w:t>
      </w:r>
    </w:p>
    <w:p w:rsidR="00250DBE" w:rsidRDefault="00250DBE" w:rsidP="00250DBE"/>
    <w:p w:rsidR="00250DBE" w:rsidRDefault="00250DBE" w:rsidP="00250DBE">
      <w:r>
        <w:t>Apreciado Don Darío :</w:t>
      </w:r>
    </w:p>
    <w:p w:rsidR="00250DBE" w:rsidRDefault="00250DBE" w:rsidP="00250DBE">
      <w:r>
        <w:t xml:space="preserve"> </w:t>
      </w:r>
    </w:p>
    <w:p w:rsidR="00250DBE" w:rsidRDefault="00250DBE" w:rsidP="00250DBE">
      <w:r>
        <w:t>Con la presente estamos solicitando el siguiente servicio de EXTRUSION E IMPRESION:</w:t>
      </w:r>
    </w:p>
    <w:p w:rsidR="00250DBE" w:rsidRDefault="00250DBE" w:rsidP="00250DBE"/>
    <w:p w:rsidR="00250DBE" w:rsidRDefault="00250DBE" w:rsidP="00250DBE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250DBE" w:rsidRDefault="00250DBE" w:rsidP="00250DBE">
      <w:pPr>
        <w:rPr>
          <w:b/>
          <w:bCs/>
          <w:u w:val="single"/>
        </w:rPr>
      </w:pPr>
    </w:p>
    <w:p w:rsidR="00250DBE" w:rsidRPr="005B5BD2" w:rsidRDefault="00250DBE" w:rsidP="00250DBE">
      <w:pPr>
        <w:rPr>
          <w:b/>
        </w:rPr>
      </w:pPr>
      <w:r>
        <w:t>MATE</w:t>
      </w:r>
      <w:r w:rsidR="00BF3057">
        <w:t>RIAL:</w:t>
      </w:r>
      <w:r w:rsidR="00BF3057">
        <w:tab/>
      </w:r>
      <w:r w:rsidR="00BF3057">
        <w:tab/>
        <w:t>Polietileno  Baja Semitubular</w:t>
      </w:r>
    </w:p>
    <w:p w:rsidR="00250DBE" w:rsidRPr="005B5BD2" w:rsidRDefault="00250DBE" w:rsidP="00250DBE">
      <w:pPr>
        <w:rPr>
          <w:b/>
        </w:rPr>
      </w:pPr>
      <w:r>
        <w:t>MEDIDA:</w:t>
      </w:r>
      <w:r>
        <w:tab/>
      </w:r>
      <w:r>
        <w:tab/>
      </w:r>
      <w:r w:rsidR="00BF3057">
        <w:rPr>
          <w:b/>
        </w:rPr>
        <w:t>28</w:t>
      </w:r>
      <w:r>
        <w:rPr>
          <w:b/>
        </w:rPr>
        <w:t xml:space="preserve">   c</w:t>
      </w:r>
      <w:r w:rsidRPr="005B5BD2">
        <w:rPr>
          <w:b/>
        </w:rPr>
        <w:t>ms.</w:t>
      </w:r>
    </w:p>
    <w:p w:rsidR="00250DBE" w:rsidRPr="00263031" w:rsidRDefault="00250DBE" w:rsidP="00250DBE">
      <w:pPr>
        <w:rPr>
          <w:b/>
        </w:rPr>
      </w:pPr>
      <w:r>
        <w:t>CALIBRE:</w:t>
      </w:r>
      <w:r>
        <w:tab/>
      </w:r>
      <w:r>
        <w:tab/>
      </w:r>
      <w:r w:rsidR="00BF3057">
        <w:rPr>
          <w:b/>
        </w:rPr>
        <w:t>2.4</w:t>
      </w:r>
      <w:r>
        <w:rPr>
          <w:b/>
        </w:rPr>
        <w:t xml:space="preserve"> </w:t>
      </w:r>
      <w:r w:rsidRPr="00263031">
        <w:rPr>
          <w:b/>
        </w:rPr>
        <w:t xml:space="preserve">  ”</w:t>
      </w:r>
    </w:p>
    <w:p w:rsidR="00250DBE" w:rsidRDefault="00250DBE" w:rsidP="00250DBE">
      <w:r>
        <w:t>COLOR:</w:t>
      </w:r>
      <w:r>
        <w:tab/>
      </w:r>
      <w:r>
        <w:tab/>
        <w:t>Transparente</w:t>
      </w:r>
    </w:p>
    <w:p w:rsidR="00250DBE" w:rsidRDefault="00250DBE" w:rsidP="00250DBE">
      <w:r>
        <w:t>TRATADO:</w:t>
      </w:r>
      <w:r>
        <w:tab/>
      </w:r>
      <w:r>
        <w:tab/>
        <w:t>1  Caras.</w:t>
      </w:r>
    </w:p>
    <w:p w:rsidR="00250DBE" w:rsidRDefault="00250DBE" w:rsidP="00250DBE">
      <w:r>
        <w:t>CANTIDAD:</w:t>
      </w:r>
      <w:r>
        <w:tab/>
      </w:r>
      <w:r>
        <w:tab/>
      </w:r>
      <w:r>
        <w:rPr>
          <w:b/>
        </w:rPr>
        <w:t>230</w:t>
      </w:r>
      <w:r>
        <w:t xml:space="preserve">   Kg.</w:t>
      </w:r>
    </w:p>
    <w:p w:rsidR="00250DBE" w:rsidRDefault="00250DBE" w:rsidP="00250DBE">
      <w:r>
        <w:t>COLORES:</w:t>
      </w:r>
      <w:r>
        <w:tab/>
      </w:r>
      <w:r>
        <w:tab/>
        <w:t>4  ( Azul  – Verde – Blanco – Rojo )</w:t>
      </w:r>
    </w:p>
    <w:p w:rsidR="00250DBE" w:rsidRDefault="00250DBE" w:rsidP="00250DBE">
      <w:r>
        <w:t>CARAS:</w:t>
      </w:r>
      <w:r>
        <w:tab/>
      </w:r>
      <w:r>
        <w:tab/>
        <w:t xml:space="preserve">1  </w:t>
      </w:r>
    </w:p>
    <w:p w:rsidR="00250DBE" w:rsidRDefault="00250DBE" w:rsidP="00250DBE">
      <w:r>
        <w:t>REPETICIÓN:</w:t>
      </w:r>
      <w:r>
        <w:tab/>
        <w:t xml:space="preserve">17.5  Cms. </w:t>
      </w:r>
    </w:p>
    <w:p w:rsidR="00250DBE" w:rsidRDefault="00250DBE" w:rsidP="00250DBE">
      <w:r>
        <w:t>BOLSA:</w:t>
      </w:r>
      <w:r>
        <w:tab/>
      </w:r>
      <w:r>
        <w:tab/>
        <w:t xml:space="preserve">17.5  X  28  Cms .    </w:t>
      </w:r>
    </w:p>
    <w:p w:rsidR="00250DBE" w:rsidRDefault="00250DBE" w:rsidP="00250DBE">
      <w:r>
        <w:t>RODILLO :                35</w:t>
      </w:r>
    </w:p>
    <w:p w:rsidR="00250DBE" w:rsidRDefault="00250DBE" w:rsidP="00250DBE">
      <w:r>
        <w:t>SELLADO:</w:t>
      </w:r>
      <w:r>
        <w:tab/>
      </w:r>
      <w:r>
        <w:tab/>
        <w:t xml:space="preserve">Lateral </w:t>
      </w:r>
    </w:p>
    <w:p w:rsidR="00250DBE" w:rsidRDefault="00250DBE" w:rsidP="00250DBE">
      <w:r>
        <w:t>REFERENCIA:</w:t>
      </w:r>
      <w:r>
        <w:tab/>
      </w:r>
      <w:r w:rsidRPr="00C2571A">
        <w:rPr>
          <w:b/>
          <w:sz w:val="28"/>
          <w:szCs w:val="28"/>
        </w:rPr>
        <w:t>GENERICA   DITRIBUIDORA   EVELMAR  Grande</w:t>
      </w:r>
    </w:p>
    <w:p w:rsidR="00250DBE" w:rsidRDefault="00250DBE" w:rsidP="00250DBE">
      <w:r>
        <w:tab/>
      </w:r>
      <w:r>
        <w:tab/>
      </w:r>
      <w:r>
        <w:tab/>
      </w:r>
    </w:p>
    <w:p w:rsidR="00250DBE" w:rsidRDefault="00250DBE" w:rsidP="00250DBE">
      <w:r>
        <w:rPr>
          <w:b/>
          <w:bCs/>
          <w:u w:val="single"/>
        </w:rPr>
        <w:t>NOTA:</w:t>
      </w:r>
      <w:r>
        <w:t xml:space="preserve">  - Los cyreles se encuentran en su planta..</w:t>
      </w:r>
    </w:p>
    <w:p w:rsidR="00250DBE" w:rsidRDefault="00250DBE" w:rsidP="00250DBE">
      <w:pPr>
        <w:numPr>
          <w:ilvl w:val="0"/>
          <w:numId w:val="2"/>
        </w:numPr>
      </w:pPr>
      <w:r>
        <w:t>Tonos de impresión igual al ultimo montaje.</w:t>
      </w:r>
    </w:p>
    <w:p w:rsidR="00250DBE" w:rsidRDefault="00250DBE" w:rsidP="00250DBE">
      <w:pPr>
        <w:numPr>
          <w:ilvl w:val="0"/>
          <w:numId w:val="2"/>
        </w:numPr>
      </w:pPr>
      <w:r>
        <w:t>Colocar pie de imprenta de P:U.</w:t>
      </w:r>
    </w:p>
    <w:p w:rsidR="00250DBE" w:rsidRDefault="00250DBE" w:rsidP="00250DBE">
      <w:pPr>
        <w:numPr>
          <w:ilvl w:val="0"/>
          <w:numId w:val="2"/>
        </w:numPr>
        <w:rPr>
          <w:b/>
          <w:u w:val="single"/>
        </w:rPr>
      </w:pPr>
      <w:r>
        <w:rPr>
          <w:b/>
          <w:u w:val="single"/>
        </w:rPr>
        <w:t xml:space="preserve">YA ESTAN LOS   ANEXOS  QUE DICEN     </w:t>
      </w:r>
    </w:p>
    <w:p w:rsidR="00250DBE" w:rsidRPr="007B67F6" w:rsidRDefault="00250DBE" w:rsidP="00250DBE">
      <w:pPr>
        <w:ind w:left="1860"/>
        <w:rPr>
          <w:b/>
          <w:u w:val="single"/>
        </w:rPr>
      </w:pPr>
      <w:r>
        <w:rPr>
          <w:b/>
          <w:u w:val="single"/>
        </w:rPr>
        <w:t xml:space="preserve">  DISTRIBUIDORA EVELMAR</w:t>
      </w:r>
    </w:p>
    <w:p w:rsidR="00250DBE" w:rsidRPr="007B67F6" w:rsidRDefault="00250DBE" w:rsidP="00250DBE">
      <w:pPr>
        <w:rPr>
          <w:b/>
          <w:u w:val="single"/>
        </w:rPr>
      </w:pPr>
    </w:p>
    <w:p w:rsidR="00250DBE" w:rsidRDefault="00250DBE" w:rsidP="00250DBE">
      <w:r>
        <w:t>Agradezco la atención y colaboración prestada.</w:t>
      </w:r>
    </w:p>
    <w:p w:rsidR="00250DBE" w:rsidRDefault="00250DBE" w:rsidP="00250DBE"/>
    <w:p w:rsidR="00250DBE" w:rsidRDefault="00250DBE" w:rsidP="00250DBE">
      <w:r>
        <w:t>Cordialmente,</w:t>
      </w:r>
    </w:p>
    <w:p w:rsidR="00250DBE" w:rsidRDefault="00250DBE" w:rsidP="00250DBE"/>
    <w:p w:rsidR="00250DBE" w:rsidRDefault="00250DBE" w:rsidP="00250DBE"/>
    <w:p w:rsidR="00250DBE" w:rsidRDefault="00250DBE" w:rsidP="00250DBE"/>
    <w:p w:rsidR="00250DBE" w:rsidRDefault="00250DBE" w:rsidP="00250DBE">
      <w:r>
        <w:t>RICARDO CASAS ZAPATA</w:t>
      </w:r>
    </w:p>
    <w:p w:rsidR="00250DBE" w:rsidRDefault="00250DBE" w:rsidP="00250DBE">
      <w:r>
        <w:t>Director.</w:t>
      </w:r>
    </w:p>
    <w:p w:rsidR="00250DBE" w:rsidRDefault="00250DBE" w:rsidP="0042659C">
      <w:pPr>
        <w:rPr>
          <w:b/>
        </w:rPr>
      </w:pPr>
    </w:p>
    <w:p w:rsidR="00250DBE" w:rsidRDefault="00250DBE" w:rsidP="0042659C">
      <w:pPr>
        <w:rPr>
          <w:b/>
        </w:rPr>
      </w:pPr>
    </w:p>
    <w:p w:rsidR="000730B8" w:rsidRDefault="000730B8" w:rsidP="000730B8">
      <w:pPr>
        <w:rPr>
          <w:b/>
        </w:rPr>
      </w:pPr>
    </w:p>
    <w:p w:rsidR="000730B8" w:rsidRDefault="000730B8" w:rsidP="000730B8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0730B8" w:rsidRDefault="000730B8" w:rsidP="000730B8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0730B8" w:rsidRDefault="000730B8" w:rsidP="000730B8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0730B8" w:rsidRDefault="000730B8" w:rsidP="000730B8">
      <w:pPr>
        <w:rPr>
          <w:b/>
          <w:bCs/>
          <w:sz w:val="20"/>
        </w:rPr>
      </w:pPr>
      <w:r>
        <w:rPr>
          <w:b/>
          <w:bCs/>
          <w:sz w:val="20"/>
        </w:rPr>
        <w:t>TEL:  4 44 46 64  ITAGUI.</w:t>
      </w:r>
    </w:p>
    <w:p w:rsidR="000730B8" w:rsidRDefault="000730B8" w:rsidP="000730B8">
      <w:pPr>
        <w:rPr>
          <w:b/>
          <w:bCs/>
        </w:rPr>
      </w:pPr>
    </w:p>
    <w:p w:rsidR="000730B8" w:rsidRDefault="000730B8" w:rsidP="000730B8">
      <w:pPr>
        <w:pStyle w:val="Ttulo1"/>
      </w:pPr>
      <w:r>
        <w:t>ORDEN DE TRABAJO    N°      07510</w:t>
      </w:r>
    </w:p>
    <w:p w:rsidR="000730B8" w:rsidRDefault="000730B8" w:rsidP="000730B8"/>
    <w:p w:rsidR="000730B8" w:rsidRDefault="000730B8" w:rsidP="000730B8">
      <w:r>
        <w:t>FECHA:</w:t>
      </w:r>
      <w:r>
        <w:tab/>
        <w:t>Medellín, Noviembre  11   de 2010</w:t>
      </w:r>
    </w:p>
    <w:p w:rsidR="000730B8" w:rsidRDefault="000730B8" w:rsidP="000730B8">
      <w:r>
        <w:t>PARA:</w:t>
      </w:r>
      <w:r>
        <w:tab/>
      </w:r>
      <w:r>
        <w:tab/>
        <w:t>PLÁSTICOS DARMA</w:t>
      </w:r>
    </w:p>
    <w:p w:rsidR="000730B8" w:rsidRDefault="000730B8" w:rsidP="000730B8">
      <w:r>
        <w:t>ATENCIÓN:</w:t>
      </w:r>
      <w:r>
        <w:tab/>
        <w:t>Sr. Darío Jaramillo</w:t>
      </w:r>
    </w:p>
    <w:p w:rsidR="000730B8" w:rsidRDefault="000730B8" w:rsidP="000730B8">
      <w:r>
        <w:tab/>
      </w:r>
      <w:r>
        <w:tab/>
        <w:t>Gerente.</w:t>
      </w:r>
    </w:p>
    <w:p w:rsidR="000730B8" w:rsidRDefault="000730B8" w:rsidP="000730B8"/>
    <w:p w:rsidR="000730B8" w:rsidRDefault="000730B8" w:rsidP="000730B8">
      <w:r>
        <w:t>Apreciado Don Darío :</w:t>
      </w:r>
    </w:p>
    <w:p w:rsidR="000730B8" w:rsidRDefault="000730B8" w:rsidP="000730B8">
      <w:r>
        <w:t xml:space="preserve"> </w:t>
      </w:r>
    </w:p>
    <w:p w:rsidR="000730B8" w:rsidRDefault="000730B8" w:rsidP="000730B8">
      <w:r>
        <w:t>Con la presente estamos solicitando el siguiente servicio de EXTRUSION E IMPRESION:</w:t>
      </w:r>
    </w:p>
    <w:p w:rsidR="000730B8" w:rsidRDefault="000730B8" w:rsidP="000730B8"/>
    <w:p w:rsidR="000730B8" w:rsidRDefault="000730B8" w:rsidP="000730B8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0730B8" w:rsidRDefault="000730B8" w:rsidP="000730B8">
      <w:pPr>
        <w:rPr>
          <w:b/>
          <w:bCs/>
          <w:u w:val="single"/>
        </w:rPr>
      </w:pPr>
    </w:p>
    <w:p w:rsidR="000730B8" w:rsidRDefault="000730B8" w:rsidP="000730B8">
      <w:r>
        <w:t>MATERIAL:</w:t>
      </w:r>
      <w:r>
        <w:tab/>
      </w:r>
      <w:r>
        <w:tab/>
        <w:t>Polietileno BAJA  Lamina.</w:t>
      </w:r>
    </w:p>
    <w:p w:rsidR="000730B8" w:rsidRDefault="000730B8" w:rsidP="000730B8">
      <w:r>
        <w:t>MEDIDA:</w:t>
      </w:r>
      <w:r>
        <w:tab/>
      </w:r>
      <w:r>
        <w:tab/>
      </w:r>
      <w:r w:rsidRPr="00AF4836">
        <w:rPr>
          <w:b/>
        </w:rPr>
        <w:t>61</w:t>
      </w:r>
      <w:r>
        <w:t xml:space="preserve">  </w:t>
      </w:r>
      <w:r w:rsidR="00830965">
        <w:t xml:space="preserve"> </w:t>
      </w:r>
      <w:r w:rsidR="00F15870">
        <w:t>c</w:t>
      </w:r>
      <w:r>
        <w:t>ms.</w:t>
      </w:r>
    </w:p>
    <w:p w:rsidR="000730B8" w:rsidRPr="00AF4836" w:rsidRDefault="000730B8" w:rsidP="000730B8">
      <w:pPr>
        <w:rPr>
          <w:b/>
        </w:rPr>
      </w:pPr>
      <w:r>
        <w:t>CALIBRE:</w:t>
      </w:r>
      <w:r>
        <w:tab/>
      </w:r>
      <w:r>
        <w:tab/>
      </w:r>
      <w:r w:rsidRPr="00AF4836">
        <w:rPr>
          <w:b/>
        </w:rPr>
        <w:t>3.4  ”</w:t>
      </w:r>
    </w:p>
    <w:p w:rsidR="000730B8" w:rsidRDefault="000730B8" w:rsidP="000730B8">
      <w:r>
        <w:t>COLOR:</w:t>
      </w:r>
      <w:r>
        <w:tab/>
      </w:r>
      <w:r>
        <w:tab/>
        <w:t>Transparente</w:t>
      </w:r>
    </w:p>
    <w:p w:rsidR="000730B8" w:rsidRDefault="000730B8" w:rsidP="000730B8">
      <w:r>
        <w:t>TRATADO:</w:t>
      </w:r>
      <w:r>
        <w:tab/>
      </w:r>
      <w:r>
        <w:tab/>
        <w:t>2  Caras.</w:t>
      </w:r>
    </w:p>
    <w:p w:rsidR="000730B8" w:rsidRDefault="000730B8" w:rsidP="000730B8">
      <w:pPr>
        <w:rPr>
          <w:b/>
          <w:bCs/>
        </w:rPr>
      </w:pPr>
      <w:r>
        <w:t>CANTIDAD:</w:t>
      </w:r>
      <w:r>
        <w:tab/>
      </w:r>
      <w:r>
        <w:tab/>
      </w:r>
      <w:r w:rsidR="00830965">
        <w:rPr>
          <w:b/>
        </w:rPr>
        <w:t>470</w:t>
      </w:r>
      <w:r w:rsidRPr="00CE2C43">
        <w:rPr>
          <w:b/>
        </w:rPr>
        <w:t xml:space="preserve">   </w:t>
      </w:r>
      <w:r>
        <w:t xml:space="preserve"> Kg.</w:t>
      </w:r>
      <w:r>
        <w:rPr>
          <w:b/>
          <w:bCs/>
        </w:rPr>
        <w:tab/>
      </w:r>
    </w:p>
    <w:p w:rsidR="000730B8" w:rsidRDefault="000730B8" w:rsidP="000730B8">
      <w:r>
        <w:t>COLORES:</w:t>
      </w:r>
      <w:r>
        <w:tab/>
      </w:r>
      <w:r>
        <w:tab/>
        <w:t xml:space="preserve">4  </w:t>
      </w:r>
      <w:r w:rsidR="00FD1047">
        <w:t xml:space="preserve"> </w:t>
      </w:r>
      <w:r>
        <w:t>( Azul  – Verde – Blanco – Rojo )</w:t>
      </w:r>
    </w:p>
    <w:p w:rsidR="000730B8" w:rsidRDefault="00AB7D8E" w:rsidP="000730B8">
      <w:r>
        <w:t>CARAS:</w:t>
      </w:r>
      <w:r>
        <w:tab/>
      </w:r>
      <w:r>
        <w:tab/>
        <w:t>2</w:t>
      </w:r>
      <w:r w:rsidR="000730B8">
        <w:t xml:space="preserve">  (4 x 1 – 3 x 1)</w:t>
      </w:r>
    </w:p>
    <w:p w:rsidR="000730B8" w:rsidRDefault="00AB7D8E" w:rsidP="000730B8">
      <w:r>
        <w:t>REPETICIÓN:</w:t>
      </w:r>
      <w:r>
        <w:tab/>
        <w:t>16  c</w:t>
      </w:r>
      <w:r w:rsidR="000730B8">
        <w:t xml:space="preserve">ms. </w:t>
      </w:r>
    </w:p>
    <w:p w:rsidR="000730B8" w:rsidRDefault="00AB7D8E" w:rsidP="000730B8">
      <w:r>
        <w:t>BOLSA:</w:t>
      </w:r>
      <w:r>
        <w:tab/>
      </w:r>
      <w:r>
        <w:tab/>
        <w:t xml:space="preserve">16 </w:t>
      </w:r>
      <w:r w:rsidR="000730B8">
        <w:t xml:space="preserve"> X </w:t>
      </w:r>
      <w:r>
        <w:t xml:space="preserve"> 30.5  c</w:t>
      </w:r>
      <w:r w:rsidR="000730B8">
        <w:t xml:space="preserve">ms  </w:t>
      </w:r>
    </w:p>
    <w:p w:rsidR="000730B8" w:rsidRDefault="007B1E51" w:rsidP="000730B8">
      <w:r>
        <w:t>RODILLO :                32</w:t>
      </w:r>
    </w:p>
    <w:p w:rsidR="000730B8" w:rsidRDefault="000730B8" w:rsidP="000730B8">
      <w:r>
        <w:t>SELLADO:</w:t>
      </w:r>
      <w:r>
        <w:tab/>
      </w:r>
      <w:r>
        <w:tab/>
        <w:t xml:space="preserve">Lateral </w:t>
      </w:r>
    </w:p>
    <w:p w:rsidR="000730B8" w:rsidRDefault="000730B8" w:rsidP="000730B8">
      <w:r>
        <w:t>REFERENCIA:</w:t>
      </w:r>
      <w:r>
        <w:tab/>
      </w:r>
      <w:r w:rsidR="005D4BEA">
        <w:rPr>
          <w:b/>
        </w:rPr>
        <w:t>LANCHERO APANADO</w:t>
      </w:r>
      <w:r w:rsidRPr="00DC74F6">
        <w:rPr>
          <w:b/>
        </w:rPr>
        <w:t xml:space="preserve"> </w:t>
      </w:r>
      <w:r>
        <w:rPr>
          <w:b/>
        </w:rPr>
        <w:t xml:space="preserve">    </w:t>
      </w:r>
      <w:r>
        <w:t>( EVELMAR  LTDA   )</w:t>
      </w:r>
    </w:p>
    <w:p w:rsidR="000730B8" w:rsidRDefault="000730B8" w:rsidP="000730B8">
      <w:r>
        <w:tab/>
      </w:r>
      <w:r>
        <w:tab/>
      </w:r>
      <w:r>
        <w:tab/>
      </w:r>
    </w:p>
    <w:p w:rsidR="000730B8" w:rsidRDefault="000730B8" w:rsidP="000730B8">
      <w:r>
        <w:rPr>
          <w:b/>
          <w:bCs/>
          <w:u w:val="single"/>
        </w:rPr>
        <w:t>NOTA:</w:t>
      </w:r>
      <w:r w:rsidR="007B1E51">
        <w:t xml:space="preserve">  </w:t>
      </w:r>
      <w:r w:rsidR="00FD1047">
        <w:tab/>
      </w:r>
      <w:r w:rsidR="007B1E51">
        <w:t>- Los cyreles   en su planta</w:t>
      </w:r>
    </w:p>
    <w:p w:rsidR="000730B8" w:rsidRDefault="000730B8" w:rsidP="000730B8">
      <w:pPr>
        <w:numPr>
          <w:ilvl w:val="0"/>
          <w:numId w:val="2"/>
        </w:numPr>
      </w:pPr>
      <w:r>
        <w:t xml:space="preserve">Tonos de impresión igual al </w:t>
      </w:r>
      <w:r w:rsidR="00373567">
        <w:t>último</w:t>
      </w:r>
      <w:r>
        <w:t xml:space="preserve"> montaje.</w:t>
      </w:r>
    </w:p>
    <w:p w:rsidR="000730B8" w:rsidRDefault="000730B8" w:rsidP="00FD1047">
      <w:pPr>
        <w:numPr>
          <w:ilvl w:val="0"/>
          <w:numId w:val="2"/>
        </w:numPr>
      </w:pPr>
      <w:r w:rsidRPr="00CE608F">
        <w:t>Colocar pie imprenta de Plástico Union</w:t>
      </w:r>
    </w:p>
    <w:p w:rsidR="003A724E" w:rsidRDefault="003A724E" w:rsidP="000730B8">
      <w:pPr>
        <w:numPr>
          <w:ilvl w:val="0"/>
          <w:numId w:val="2"/>
        </w:numPr>
      </w:pPr>
      <w:r>
        <w:t>SE UTILIZAN LOS MISMOS CYRELES DE LANCHERO LOMITO</w:t>
      </w:r>
    </w:p>
    <w:p w:rsidR="003A724E" w:rsidRDefault="003A724E" w:rsidP="000730B8">
      <w:pPr>
        <w:numPr>
          <w:ilvl w:val="0"/>
          <w:numId w:val="2"/>
        </w:numPr>
      </w:pPr>
      <w:r>
        <w:t>SE ENVIAN LOS CAMBIOS CORRESPONDIENTES.</w:t>
      </w:r>
    </w:p>
    <w:p w:rsidR="000E3117" w:rsidRPr="00CE608F" w:rsidRDefault="000E3117" w:rsidP="000730B8">
      <w:pPr>
        <w:numPr>
          <w:ilvl w:val="0"/>
          <w:numId w:val="2"/>
        </w:numPr>
      </w:pPr>
      <w:r>
        <w:t xml:space="preserve">CODIGO DE BARRAS    </w:t>
      </w:r>
      <w:r w:rsidRPr="000E3117">
        <w:rPr>
          <w:sz w:val="32"/>
          <w:szCs w:val="32"/>
        </w:rPr>
        <w:t>7700163000116</w:t>
      </w:r>
    </w:p>
    <w:p w:rsidR="000730B8" w:rsidRPr="00CE608F" w:rsidRDefault="000730B8" w:rsidP="000730B8"/>
    <w:p w:rsidR="000730B8" w:rsidRDefault="000730B8" w:rsidP="000730B8">
      <w:r>
        <w:t>Agradezco la atención y colaboración prestada.</w:t>
      </w:r>
    </w:p>
    <w:p w:rsidR="000730B8" w:rsidRDefault="000730B8" w:rsidP="000730B8"/>
    <w:p w:rsidR="000730B8" w:rsidRDefault="000730B8" w:rsidP="000730B8">
      <w:r>
        <w:t>Cordialmente,</w:t>
      </w:r>
    </w:p>
    <w:p w:rsidR="000730B8" w:rsidRDefault="000730B8" w:rsidP="000730B8"/>
    <w:p w:rsidR="000730B8" w:rsidRDefault="000730B8" w:rsidP="000730B8"/>
    <w:p w:rsidR="000730B8" w:rsidRDefault="000730B8" w:rsidP="000730B8">
      <w:r>
        <w:t>RICARDO CASAS ZAPATA</w:t>
      </w:r>
    </w:p>
    <w:p w:rsidR="000730B8" w:rsidRDefault="000730B8" w:rsidP="000730B8">
      <w:r>
        <w:t>Director.</w:t>
      </w:r>
    </w:p>
    <w:p w:rsidR="000730B8" w:rsidRDefault="000730B8" w:rsidP="000730B8"/>
    <w:p w:rsidR="00FD1047" w:rsidRDefault="00FD1047" w:rsidP="000730B8"/>
    <w:p w:rsidR="000730B8" w:rsidRDefault="000730B8" w:rsidP="0042659C">
      <w:pPr>
        <w:rPr>
          <w:b/>
        </w:rPr>
      </w:pPr>
    </w:p>
    <w:p w:rsidR="00FD1047" w:rsidRDefault="00FD1047" w:rsidP="00FD1047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FD1047" w:rsidRDefault="00FD1047" w:rsidP="00FD1047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FD1047" w:rsidRDefault="00FD1047" w:rsidP="00FD1047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FD1047" w:rsidRDefault="00FD1047" w:rsidP="00FD1047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FD1047" w:rsidRDefault="00FD1047" w:rsidP="00FD1047">
      <w:pPr>
        <w:pStyle w:val="Ttulo1"/>
      </w:pPr>
    </w:p>
    <w:p w:rsidR="00FD1047" w:rsidRDefault="00FD1047" w:rsidP="00FD1047">
      <w:pPr>
        <w:pStyle w:val="Ttulo1"/>
      </w:pPr>
      <w:r>
        <w:t>ORDEN DE TRABAJO  N °      07614</w:t>
      </w:r>
    </w:p>
    <w:p w:rsidR="00FD1047" w:rsidRDefault="00FD1047" w:rsidP="00FD1047"/>
    <w:p w:rsidR="00FD1047" w:rsidRDefault="00FD1047" w:rsidP="00FD1047">
      <w:r>
        <w:t>FECHA:</w:t>
      </w:r>
      <w:r>
        <w:tab/>
        <w:t>Medellín, Noviembre   11   de   2010</w:t>
      </w:r>
    </w:p>
    <w:p w:rsidR="00FD1047" w:rsidRDefault="00FD1047" w:rsidP="00FD1047">
      <w:r>
        <w:t>PARA:</w:t>
      </w:r>
      <w:r>
        <w:tab/>
      </w:r>
      <w:r>
        <w:tab/>
        <w:t>PLÁSTICOS DARMA</w:t>
      </w:r>
    </w:p>
    <w:p w:rsidR="00FD1047" w:rsidRDefault="00FD1047" w:rsidP="00FD1047">
      <w:r>
        <w:t>ATENCIÓN:</w:t>
      </w:r>
      <w:r>
        <w:tab/>
        <w:t>Sr. Darío Jaramillo</w:t>
      </w:r>
    </w:p>
    <w:p w:rsidR="00FD1047" w:rsidRDefault="00FD1047" w:rsidP="00FD1047">
      <w:r>
        <w:tab/>
      </w:r>
      <w:r>
        <w:tab/>
        <w:t>Gerente.</w:t>
      </w:r>
    </w:p>
    <w:p w:rsidR="00FD1047" w:rsidRDefault="00FD1047" w:rsidP="00FD1047"/>
    <w:p w:rsidR="00FD1047" w:rsidRDefault="00FD1047" w:rsidP="00FD1047">
      <w:r>
        <w:t>Apreciado Don Darío:</w:t>
      </w:r>
    </w:p>
    <w:p w:rsidR="00FD1047" w:rsidRDefault="00FD1047" w:rsidP="00FD1047"/>
    <w:p w:rsidR="00FD1047" w:rsidRDefault="00FD1047" w:rsidP="00FD1047">
      <w:r>
        <w:t>Con la presente estamos solicitando el siguiente servicio de  IMPRESIÓN :</w:t>
      </w:r>
    </w:p>
    <w:p w:rsidR="00FD1047" w:rsidRDefault="00FD1047" w:rsidP="00FD1047"/>
    <w:p w:rsidR="001B255F" w:rsidRDefault="001B255F" w:rsidP="00FD1047"/>
    <w:p w:rsidR="00FD1047" w:rsidRDefault="00FD1047" w:rsidP="00FD1047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FD1047" w:rsidRDefault="00FD1047" w:rsidP="00FD1047">
      <w:r>
        <w:t xml:space="preserve">MATERIAL   :           Polipropileno Lamina  de  </w:t>
      </w:r>
      <w:r>
        <w:rPr>
          <w:b/>
        </w:rPr>
        <w:t xml:space="preserve">25 </w:t>
      </w:r>
      <w:r>
        <w:t xml:space="preserve"> cms</w:t>
      </w:r>
    </w:p>
    <w:p w:rsidR="00FD1047" w:rsidRDefault="00FD1047" w:rsidP="00FD1047">
      <w:r>
        <w:t xml:space="preserve">CLIBRE      :               </w:t>
      </w:r>
      <w:r>
        <w:rPr>
          <w:b/>
        </w:rPr>
        <w:t>1.0   ”</w:t>
      </w:r>
    </w:p>
    <w:p w:rsidR="00FD1047" w:rsidRDefault="00FD1047" w:rsidP="00FD1047">
      <w:r>
        <w:t>REFERENCIA:</w:t>
      </w:r>
      <w:r>
        <w:tab/>
        <w:t xml:space="preserve">CHICAS </w:t>
      </w:r>
      <w:r w:rsidR="002B4A6D">
        <w:t xml:space="preserve"> </w:t>
      </w:r>
      <w:r>
        <w:t xml:space="preserve"> BIZCOCHITOS</w:t>
      </w:r>
      <w:r>
        <w:tab/>
      </w:r>
    </w:p>
    <w:p w:rsidR="00FD1047" w:rsidRDefault="00FD1047" w:rsidP="00FD1047">
      <w:r>
        <w:t>CANTIDAD    :          100    Kg</w:t>
      </w:r>
    </w:p>
    <w:p w:rsidR="00FD1047" w:rsidRDefault="00FD1047" w:rsidP="00FD1047">
      <w:r>
        <w:t>COLORES:</w:t>
      </w:r>
      <w:r>
        <w:tab/>
      </w:r>
      <w:r>
        <w:tab/>
        <w:t xml:space="preserve">4 </w:t>
      </w:r>
    </w:p>
    <w:p w:rsidR="00FD1047" w:rsidRDefault="00FD1047" w:rsidP="00FD1047">
      <w:r>
        <w:t>CARAS:</w:t>
      </w:r>
      <w:r>
        <w:tab/>
      </w:r>
      <w:r>
        <w:tab/>
        <w:t>2</w:t>
      </w:r>
    </w:p>
    <w:p w:rsidR="00FD1047" w:rsidRDefault="001D469E" w:rsidP="00FD1047">
      <w:r>
        <w:t>REPETICIÓN:</w:t>
      </w:r>
      <w:r>
        <w:tab/>
        <w:t>10.5</w:t>
      </w:r>
    </w:p>
    <w:p w:rsidR="00FD1047" w:rsidRDefault="00FE0C4E" w:rsidP="00FD1047">
      <w:r>
        <w:t>RODILLO:</w:t>
      </w:r>
      <w:r>
        <w:tab/>
      </w:r>
      <w:r>
        <w:tab/>
        <w:t>32</w:t>
      </w:r>
    </w:p>
    <w:p w:rsidR="00FD1047" w:rsidRDefault="00FD1047" w:rsidP="00FD1047">
      <w:r>
        <w:t>BOLSA:</w:t>
      </w:r>
      <w:r>
        <w:tab/>
      </w:r>
      <w:r>
        <w:tab/>
      </w:r>
      <w:r w:rsidR="00FE0C4E">
        <w:rPr>
          <w:b/>
        </w:rPr>
        <w:t>10.5</w:t>
      </w:r>
      <w:r>
        <w:rPr>
          <w:b/>
        </w:rPr>
        <w:t xml:space="preserve">  x  </w:t>
      </w:r>
      <w:r w:rsidR="00FE0C4E">
        <w:rPr>
          <w:b/>
        </w:rPr>
        <w:t xml:space="preserve">12.5 </w:t>
      </w:r>
      <w:r>
        <w:t xml:space="preserve">   cms</w:t>
      </w:r>
    </w:p>
    <w:p w:rsidR="00FD1047" w:rsidRDefault="00FD1047" w:rsidP="00FD1047">
      <w:r>
        <w:t>SELLADO:</w:t>
      </w:r>
      <w:r>
        <w:tab/>
      </w:r>
      <w:r>
        <w:tab/>
        <w:t>Para selle lateral.</w:t>
      </w:r>
    </w:p>
    <w:p w:rsidR="00FD1047" w:rsidRDefault="00FD1047" w:rsidP="00FD1047"/>
    <w:p w:rsidR="00FE0C4E" w:rsidRDefault="00FE0C4E" w:rsidP="00FD1047"/>
    <w:p w:rsidR="00FD1047" w:rsidRDefault="00FD1047" w:rsidP="00FD1047">
      <w:r>
        <w:rPr>
          <w:b/>
          <w:bCs/>
          <w:u w:val="single"/>
        </w:rPr>
        <w:t>NOTA:</w:t>
      </w:r>
      <w:r>
        <w:t xml:space="preserve"> </w:t>
      </w:r>
      <w:r w:rsidR="00557640">
        <w:tab/>
      </w:r>
      <w:r>
        <w:t xml:space="preserve"> </w:t>
      </w:r>
      <w:r>
        <w:rPr>
          <w:b/>
          <w:sz w:val="28"/>
          <w:szCs w:val="28"/>
          <w:u w:val="single"/>
        </w:rPr>
        <w:t xml:space="preserve">* Cyreles  </w:t>
      </w:r>
      <w:r w:rsidR="00FE0C4E">
        <w:rPr>
          <w:b/>
          <w:sz w:val="28"/>
          <w:szCs w:val="28"/>
          <w:u w:val="single"/>
        </w:rPr>
        <w:t>los envia  Grafiflex</w:t>
      </w:r>
    </w:p>
    <w:p w:rsidR="00FD1047" w:rsidRDefault="00FE0C4E" w:rsidP="00557640">
      <w:pPr>
        <w:numPr>
          <w:ilvl w:val="1"/>
          <w:numId w:val="3"/>
        </w:numPr>
      </w:pPr>
      <w:r>
        <w:t xml:space="preserve">Se envía arte </w:t>
      </w:r>
      <w:r w:rsidR="00FD1047">
        <w:t xml:space="preserve">  para tonos y alturas</w:t>
      </w:r>
    </w:p>
    <w:p w:rsidR="00FD1047" w:rsidRDefault="00FD1047" w:rsidP="00FD1047">
      <w:pPr>
        <w:numPr>
          <w:ilvl w:val="0"/>
          <w:numId w:val="4"/>
        </w:numPr>
        <w:rPr>
          <w:b/>
        </w:rPr>
      </w:pPr>
      <w:r>
        <w:t xml:space="preserve">Se  envía el material de PP </w:t>
      </w:r>
      <w:r w:rsidR="00FE0C4E">
        <w:t xml:space="preserve"> </w:t>
      </w:r>
      <w:r>
        <w:t xml:space="preserve">de   </w:t>
      </w:r>
      <w:r w:rsidR="00FE0C4E">
        <w:rPr>
          <w:b/>
        </w:rPr>
        <w:t>2</w:t>
      </w:r>
      <w:r>
        <w:rPr>
          <w:b/>
        </w:rPr>
        <w:t xml:space="preserve">5 </w:t>
      </w:r>
      <w:r>
        <w:t xml:space="preserve"> </w:t>
      </w:r>
      <w:r>
        <w:rPr>
          <w:b/>
        </w:rPr>
        <w:t>cms</w:t>
      </w:r>
    </w:p>
    <w:p w:rsidR="00FD1047" w:rsidRDefault="00FD1047" w:rsidP="00FD1047">
      <w:pPr>
        <w:ind w:left="885"/>
      </w:pPr>
    </w:p>
    <w:p w:rsidR="00FE0C4E" w:rsidRDefault="00FE0C4E" w:rsidP="00FD1047">
      <w:pPr>
        <w:ind w:left="885"/>
      </w:pPr>
    </w:p>
    <w:p w:rsidR="00FD1047" w:rsidRDefault="00FD1047" w:rsidP="00FD1047">
      <w:r>
        <w:t>Agradezco la atención y colaboración prestada.</w:t>
      </w:r>
    </w:p>
    <w:p w:rsidR="00FD1047" w:rsidRDefault="00FD1047" w:rsidP="00FD1047"/>
    <w:p w:rsidR="00FD1047" w:rsidRDefault="00FD1047" w:rsidP="00FD1047"/>
    <w:p w:rsidR="00FD1047" w:rsidRDefault="00FD1047" w:rsidP="00FD1047"/>
    <w:p w:rsidR="00FD1047" w:rsidRDefault="00FD1047" w:rsidP="00FD1047">
      <w:r>
        <w:t>Cordialmente,</w:t>
      </w:r>
    </w:p>
    <w:p w:rsidR="00FD1047" w:rsidRDefault="00FD1047" w:rsidP="00FD1047"/>
    <w:p w:rsidR="00FD1047" w:rsidRDefault="00FD1047" w:rsidP="00FD1047"/>
    <w:p w:rsidR="00FD1047" w:rsidRDefault="00FD1047" w:rsidP="00FD1047"/>
    <w:p w:rsidR="00FD1047" w:rsidRDefault="00FD1047" w:rsidP="00FD1047">
      <w:r>
        <w:t>RICARDO CASAS ZAPATA</w:t>
      </w:r>
    </w:p>
    <w:p w:rsidR="00FD1047" w:rsidRDefault="00FD1047" w:rsidP="00FD1047">
      <w:r>
        <w:t>Director.</w:t>
      </w:r>
    </w:p>
    <w:p w:rsidR="00FD1047" w:rsidRDefault="00FD1047" w:rsidP="00FD1047">
      <w:pPr>
        <w:rPr>
          <w:b/>
        </w:rPr>
      </w:pPr>
    </w:p>
    <w:p w:rsidR="00FD1047" w:rsidRDefault="00FD1047" w:rsidP="0042659C">
      <w:pPr>
        <w:rPr>
          <w:b/>
        </w:rPr>
      </w:pPr>
    </w:p>
    <w:p w:rsidR="003442CB" w:rsidRDefault="003442CB" w:rsidP="0042659C">
      <w:pPr>
        <w:rPr>
          <w:b/>
        </w:rPr>
      </w:pPr>
    </w:p>
    <w:p w:rsidR="003442CB" w:rsidRDefault="003442CB" w:rsidP="0042659C">
      <w:pPr>
        <w:rPr>
          <w:b/>
        </w:rPr>
      </w:pPr>
    </w:p>
    <w:p w:rsidR="003442CB" w:rsidRDefault="003442CB" w:rsidP="0042659C">
      <w:pPr>
        <w:rPr>
          <w:b/>
        </w:rPr>
      </w:pPr>
    </w:p>
    <w:p w:rsidR="003442CB" w:rsidRDefault="003442CB" w:rsidP="003442CB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3442CB" w:rsidRDefault="003442CB" w:rsidP="003442CB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3442CB" w:rsidRDefault="003442CB" w:rsidP="003442CB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3442CB" w:rsidRDefault="003442CB" w:rsidP="003442CB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3442CB" w:rsidRDefault="003442CB" w:rsidP="003442CB"/>
    <w:p w:rsidR="003442CB" w:rsidRDefault="003442CB" w:rsidP="003442CB">
      <w:pPr>
        <w:pStyle w:val="Ttulo1"/>
      </w:pPr>
      <w:r>
        <w:t>ORDEN DE TRABAJO   N°      07656</w:t>
      </w:r>
    </w:p>
    <w:p w:rsidR="003442CB" w:rsidRDefault="003442CB" w:rsidP="003442CB"/>
    <w:p w:rsidR="003442CB" w:rsidRDefault="003442CB" w:rsidP="003442CB">
      <w:r>
        <w:t>FECHA:</w:t>
      </w:r>
      <w:r>
        <w:tab/>
        <w:t>Medellín, Noviembre  11   de   2010</w:t>
      </w:r>
    </w:p>
    <w:p w:rsidR="003442CB" w:rsidRDefault="003442CB" w:rsidP="003442CB">
      <w:r>
        <w:t>PARA:</w:t>
      </w:r>
      <w:r>
        <w:tab/>
      </w:r>
      <w:r>
        <w:tab/>
        <w:t>PLÁSTICOS   DARMA</w:t>
      </w:r>
    </w:p>
    <w:p w:rsidR="003442CB" w:rsidRDefault="003442CB" w:rsidP="003442CB">
      <w:r>
        <w:t>ATENCIÓN:</w:t>
      </w:r>
      <w:r>
        <w:tab/>
        <w:t>Sr. DARIO JARAMILLO</w:t>
      </w:r>
    </w:p>
    <w:p w:rsidR="003442CB" w:rsidRDefault="003442CB" w:rsidP="003442CB"/>
    <w:p w:rsidR="003442CB" w:rsidRDefault="003442CB" w:rsidP="003442CB">
      <w:r>
        <w:t>Apreciado Dn DARIO:</w:t>
      </w:r>
    </w:p>
    <w:p w:rsidR="003442CB" w:rsidRDefault="003442CB" w:rsidP="003442CB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3442CB" w:rsidRDefault="003442CB" w:rsidP="003442CB"/>
    <w:p w:rsidR="003442CB" w:rsidRDefault="003442CB" w:rsidP="003442CB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3442CB" w:rsidRDefault="003442CB" w:rsidP="003442CB"/>
    <w:p w:rsidR="003442CB" w:rsidRDefault="003442CB" w:rsidP="003442CB">
      <w:r>
        <w:t>MATERIAL :</w:t>
      </w:r>
      <w:r>
        <w:tab/>
      </w:r>
      <w:r>
        <w:tab/>
        <w:t>Polietileno de Baja  densidad  Lamina</w:t>
      </w:r>
      <w:r>
        <w:rPr>
          <w:b/>
          <w:u w:val="single"/>
        </w:rPr>
        <w:t xml:space="preserve">  </w:t>
      </w:r>
      <w:r>
        <w:t xml:space="preserve"> Tpte</w:t>
      </w:r>
    </w:p>
    <w:p w:rsidR="003442CB" w:rsidRDefault="003442CB" w:rsidP="003442CB">
      <w:r>
        <w:t>MEDIDA:</w:t>
      </w:r>
      <w:r>
        <w:tab/>
      </w:r>
      <w:r>
        <w:tab/>
      </w:r>
      <w:r>
        <w:rPr>
          <w:b/>
        </w:rPr>
        <w:t>5</w:t>
      </w:r>
      <w:r w:rsidR="00A540DC">
        <w:rPr>
          <w:b/>
        </w:rPr>
        <w:t>1</w:t>
      </w:r>
      <w:r>
        <w:t xml:space="preserve">   cms   </w:t>
      </w:r>
    </w:p>
    <w:p w:rsidR="003442CB" w:rsidRDefault="003442CB" w:rsidP="003442CB">
      <w:r>
        <w:t>CALIBRE :</w:t>
      </w:r>
      <w:r>
        <w:tab/>
      </w:r>
      <w:r>
        <w:tab/>
      </w:r>
      <w:r>
        <w:rPr>
          <w:b/>
        </w:rPr>
        <w:t xml:space="preserve">1.5 </w:t>
      </w:r>
      <w:r>
        <w:t xml:space="preserve">   “</w:t>
      </w:r>
    </w:p>
    <w:p w:rsidR="003442CB" w:rsidRDefault="003442CB" w:rsidP="003442CB">
      <w:r>
        <w:t>COLOR :</w:t>
      </w:r>
      <w:r>
        <w:tab/>
      </w:r>
      <w:r>
        <w:tab/>
        <w:t>Transparente</w:t>
      </w:r>
    </w:p>
    <w:p w:rsidR="003442CB" w:rsidRPr="0007721A" w:rsidRDefault="003442CB" w:rsidP="003442CB">
      <w:r>
        <w:t xml:space="preserve">TRATADO : </w:t>
      </w:r>
      <w:r>
        <w:tab/>
      </w:r>
      <w:r>
        <w:tab/>
        <w:t>1  cara</w:t>
      </w:r>
    </w:p>
    <w:p w:rsidR="003442CB" w:rsidRDefault="0093350C" w:rsidP="003442CB">
      <w:r>
        <w:t xml:space="preserve">CANTIDAD : </w:t>
      </w:r>
      <w:r>
        <w:tab/>
        <w:t>22</w:t>
      </w:r>
      <w:r w:rsidR="003442CB">
        <w:t>0    kg</w:t>
      </w:r>
    </w:p>
    <w:p w:rsidR="003442CB" w:rsidRDefault="003442CB" w:rsidP="003442CB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 xml:space="preserve">4  </w:t>
      </w:r>
      <w:r w:rsidR="000B307F">
        <w:t xml:space="preserve">  </w:t>
      </w:r>
      <w:r>
        <w:t>( rojo – negro – verde – blanco )</w:t>
      </w:r>
    </w:p>
    <w:p w:rsidR="003442CB" w:rsidRDefault="003442CB" w:rsidP="003442CB">
      <w:r>
        <w:t xml:space="preserve">CARAS : </w:t>
      </w:r>
      <w:r>
        <w:tab/>
      </w:r>
      <w:r>
        <w:tab/>
        <w:t>2</w:t>
      </w:r>
    </w:p>
    <w:p w:rsidR="003442CB" w:rsidRDefault="003442CB" w:rsidP="003442CB">
      <w:r>
        <w:t>REPETICIÓN :</w:t>
      </w:r>
      <w:r>
        <w:tab/>
        <w:t>15   cms</w:t>
      </w:r>
    </w:p>
    <w:p w:rsidR="003442CB" w:rsidRDefault="003442CB" w:rsidP="003442CB">
      <w:r>
        <w:t>RODILLO :</w:t>
      </w:r>
      <w:r>
        <w:tab/>
      </w:r>
      <w:r>
        <w:tab/>
        <w:t>32</w:t>
      </w:r>
    </w:p>
    <w:p w:rsidR="003442CB" w:rsidRDefault="003442CB" w:rsidP="003442CB">
      <w:r>
        <w:t>LAMINA  :</w:t>
      </w:r>
      <w:r>
        <w:tab/>
      </w:r>
      <w:r>
        <w:tab/>
        <w:t xml:space="preserve">15 </w:t>
      </w:r>
      <w:r>
        <w:rPr>
          <w:b/>
        </w:rPr>
        <w:t xml:space="preserve"> x  23 + 3 </w:t>
      </w:r>
      <w:r w:rsidRPr="00336CAC">
        <w:rPr>
          <w:b/>
        </w:rPr>
        <w:t xml:space="preserve">   cm</w:t>
      </w:r>
      <w:r>
        <w:t xml:space="preserve">     Fuelle de fondo</w:t>
      </w:r>
    </w:p>
    <w:p w:rsidR="003442CB" w:rsidRDefault="003442CB" w:rsidP="003442CB">
      <w:r>
        <w:t>SELLADO .</w:t>
      </w:r>
      <w:r>
        <w:tab/>
      </w:r>
      <w:r>
        <w:tab/>
        <w:t>Lateral</w:t>
      </w:r>
    </w:p>
    <w:p w:rsidR="003442CB" w:rsidRDefault="003442CB" w:rsidP="003442CB">
      <w:r>
        <w:t>REFERENCIA :</w:t>
      </w:r>
      <w:r>
        <w:tab/>
      </w:r>
      <w:r>
        <w:rPr>
          <w:b/>
        </w:rPr>
        <w:t>QUESO   RIONEGRO  450   gm</w:t>
      </w:r>
    </w:p>
    <w:p w:rsidR="003442CB" w:rsidRDefault="003442CB" w:rsidP="003442CB"/>
    <w:p w:rsidR="003442CB" w:rsidRDefault="003442CB" w:rsidP="003442CB"/>
    <w:p w:rsidR="003442CB" w:rsidRDefault="003442CB" w:rsidP="003442CB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>
        <w:rPr>
          <w:bCs/>
        </w:rPr>
        <w:t xml:space="preserve">Cyreles  los </w:t>
      </w:r>
      <w:r w:rsidR="00BF506A">
        <w:rPr>
          <w:bCs/>
        </w:rPr>
        <w:t>envía</w:t>
      </w:r>
      <w:r>
        <w:rPr>
          <w:bCs/>
        </w:rPr>
        <w:t xml:space="preserve"> Grafiflex</w:t>
      </w:r>
    </w:p>
    <w:p w:rsidR="003442CB" w:rsidRDefault="003442CB" w:rsidP="003442CB">
      <w:r>
        <w:t xml:space="preserve">                   -   Anexo  Arte  para   alturas y Tonos.</w:t>
      </w:r>
    </w:p>
    <w:p w:rsidR="003442CB" w:rsidRDefault="003442CB" w:rsidP="003442CB">
      <w:pPr>
        <w:rPr>
          <w:b/>
        </w:rPr>
      </w:pPr>
      <w:r>
        <w:tab/>
        <w:t xml:space="preserve">        -  </w:t>
      </w:r>
      <w:r w:rsidRPr="00B879F4">
        <w:rPr>
          <w:b/>
        </w:rPr>
        <w:t>SE  APRUEBA  IMPRESIÓN</w:t>
      </w:r>
      <w:r>
        <w:t xml:space="preserve">  </w:t>
      </w:r>
      <w:r>
        <w:tab/>
        <w:t xml:space="preserve">        </w:t>
      </w: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3442CB" w:rsidRDefault="003442CB" w:rsidP="003442CB">
      <w:pPr>
        <w:rPr>
          <w:b/>
        </w:rPr>
      </w:pPr>
      <w:r>
        <w:rPr>
          <w:b/>
        </w:rPr>
        <w:tab/>
        <w:t xml:space="preserve">        -  EL MATERIAL  LO ENVIA  P.U </w:t>
      </w:r>
    </w:p>
    <w:p w:rsidR="003442CB" w:rsidRDefault="003442CB" w:rsidP="003442CB">
      <w:pPr>
        <w:rPr>
          <w:b/>
        </w:rPr>
      </w:pPr>
      <w:r>
        <w:rPr>
          <w:b/>
        </w:rPr>
        <w:tab/>
        <w:t xml:space="preserve">        - colocar  pie de  imprenta</w:t>
      </w:r>
    </w:p>
    <w:p w:rsidR="003442CB" w:rsidRDefault="003442CB" w:rsidP="003442CB">
      <w:pPr>
        <w:rPr>
          <w:b/>
        </w:rPr>
      </w:pPr>
      <w:r>
        <w:rPr>
          <w:b/>
        </w:rPr>
        <w:tab/>
        <w:t xml:space="preserve">       </w:t>
      </w:r>
    </w:p>
    <w:p w:rsidR="003442CB" w:rsidRDefault="003442CB" w:rsidP="003442CB"/>
    <w:p w:rsidR="003442CB" w:rsidRDefault="003442CB" w:rsidP="003442CB">
      <w:r>
        <w:tab/>
      </w:r>
    </w:p>
    <w:p w:rsidR="003442CB" w:rsidRDefault="003442CB" w:rsidP="003442CB">
      <w:r>
        <w:t>Agradezco la atención y colaboración prestada.</w:t>
      </w:r>
    </w:p>
    <w:p w:rsidR="003442CB" w:rsidRDefault="003442CB" w:rsidP="003442CB"/>
    <w:p w:rsidR="003442CB" w:rsidRDefault="003442CB" w:rsidP="003442CB"/>
    <w:p w:rsidR="003442CB" w:rsidRDefault="003442CB" w:rsidP="003442CB">
      <w:r>
        <w:t>Cordialmente</w:t>
      </w:r>
    </w:p>
    <w:p w:rsidR="003442CB" w:rsidRDefault="003442CB" w:rsidP="003442CB"/>
    <w:p w:rsidR="003442CB" w:rsidRDefault="003442CB" w:rsidP="003442CB"/>
    <w:p w:rsidR="003442CB" w:rsidRDefault="003442CB" w:rsidP="003442CB">
      <w:r>
        <w:t>RICARDO CASAS ZAPATA</w:t>
      </w:r>
    </w:p>
    <w:p w:rsidR="003442CB" w:rsidRDefault="003442CB" w:rsidP="003442CB">
      <w:r>
        <w:t>Director.</w:t>
      </w:r>
    </w:p>
    <w:p w:rsidR="003442CB" w:rsidRDefault="003442CB" w:rsidP="003442CB">
      <w:pPr>
        <w:rPr>
          <w:b/>
        </w:rPr>
      </w:pPr>
    </w:p>
    <w:p w:rsidR="003442CB" w:rsidRDefault="003442CB" w:rsidP="0042659C">
      <w:pPr>
        <w:rPr>
          <w:b/>
        </w:rPr>
      </w:pPr>
    </w:p>
    <w:p w:rsidR="00836736" w:rsidRDefault="00836736" w:rsidP="0042659C">
      <w:pPr>
        <w:rPr>
          <w:b/>
        </w:rPr>
      </w:pPr>
    </w:p>
    <w:p w:rsidR="00836736" w:rsidRDefault="00836736" w:rsidP="00836736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836736" w:rsidRDefault="00836736" w:rsidP="00836736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836736" w:rsidRDefault="00836736" w:rsidP="00836736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836736" w:rsidRDefault="00836736" w:rsidP="00836736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836736" w:rsidRDefault="00836736" w:rsidP="00836736"/>
    <w:p w:rsidR="00836736" w:rsidRDefault="00836736" w:rsidP="00836736">
      <w:pPr>
        <w:pStyle w:val="Ttulo1"/>
      </w:pPr>
      <w:r>
        <w:t>ORDEN DE TRABAJO   N°      07656</w:t>
      </w:r>
    </w:p>
    <w:p w:rsidR="00836736" w:rsidRDefault="00836736" w:rsidP="00836736"/>
    <w:p w:rsidR="00836736" w:rsidRDefault="00836736" w:rsidP="00836736">
      <w:r>
        <w:t>FECHA:</w:t>
      </w:r>
      <w:r>
        <w:tab/>
        <w:t>Medellín, Noviembre  11   de   2010</w:t>
      </w:r>
    </w:p>
    <w:p w:rsidR="00836736" w:rsidRDefault="00836736" w:rsidP="00836736">
      <w:r>
        <w:t>PARA:</w:t>
      </w:r>
      <w:r>
        <w:tab/>
      </w:r>
      <w:r>
        <w:tab/>
        <w:t>PLÁSTICOS   DARMA</w:t>
      </w:r>
    </w:p>
    <w:p w:rsidR="00836736" w:rsidRDefault="00836736" w:rsidP="00836736">
      <w:r>
        <w:t>ATENCIÓN:</w:t>
      </w:r>
      <w:r>
        <w:tab/>
        <w:t>Sr. DARIO JARAMILLO</w:t>
      </w:r>
    </w:p>
    <w:p w:rsidR="00836736" w:rsidRDefault="00836736" w:rsidP="00836736"/>
    <w:p w:rsidR="00836736" w:rsidRDefault="00836736" w:rsidP="00836736">
      <w:r>
        <w:t>Apreciado Dn DARIO:</w:t>
      </w:r>
    </w:p>
    <w:p w:rsidR="00836736" w:rsidRDefault="00836736" w:rsidP="00836736"/>
    <w:p w:rsidR="00836736" w:rsidRDefault="00836736" w:rsidP="00836736">
      <w:r>
        <w:t xml:space="preserve">Con la presente estamos solicitando el siguiente </w:t>
      </w:r>
      <w:r w:rsidRPr="008D070A">
        <w:rPr>
          <w:b/>
        </w:rPr>
        <w:t>SERVICIO</w:t>
      </w:r>
      <w:r>
        <w:t xml:space="preserve"> :</w:t>
      </w:r>
    </w:p>
    <w:p w:rsidR="00836736" w:rsidRDefault="00836736" w:rsidP="00836736"/>
    <w:p w:rsidR="00836736" w:rsidRDefault="00836736" w:rsidP="00836736">
      <w:pPr>
        <w:rPr>
          <w:b/>
          <w:bCs/>
          <w:u w:val="single"/>
        </w:rPr>
      </w:pPr>
      <w:r>
        <w:rPr>
          <w:b/>
          <w:bCs/>
          <w:u w:val="single"/>
        </w:rPr>
        <w:t>IMPRESIÓN  :</w:t>
      </w:r>
    </w:p>
    <w:p w:rsidR="00836736" w:rsidRDefault="00836736" w:rsidP="00836736"/>
    <w:p w:rsidR="00836736" w:rsidRDefault="00836736" w:rsidP="00836736">
      <w:r>
        <w:t>MATERIAL:</w:t>
      </w:r>
      <w:r>
        <w:tab/>
      </w:r>
      <w:r>
        <w:tab/>
        <w:t xml:space="preserve">Polietileno Baja  Tubular  70  cms  </w:t>
      </w:r>
    </w:p>
    <w:p w:rsidR="00836736" w:rsidRDefault="00836736" w:rsidP="00836736">
      <w:r>
        <w:t>CALIBRE:</w:t>
      </w:r>
      <w:r>
        <w:tab/>
      </w:r>
      <w:r>
        <w:tab/>
      </w:r>
      <w:r w:rsidRPr="005A4D3F">
        <w:rPr>
          <w:b/>
        </w:rPr>
        <w:t>1.</w:t>
      </w:r>
      <w:r>
        <w:rPr>
          <w:b/>
        </w:rPr>
        <w:t>50</w:t>
      </w:r>
      <w:r>
        <w:t xml:space="preserve">  ”</w:t>
      </w:r>
    </w:p>
    <w:p w:rsidR="00836736" w:rsidRDefault="00836736" w:rsidP="00836736">
      <w:r>
        <w:t>CANTIDAD:</w:t>
      </w:r>
      <w:r>
        <w:tab/>
      </w:r>
      <w:r>
        <w:tab/>
      </w:r>
      <w:r w:rsidRPr="007569AE">
        <w:rPr>
          <w:b/>
        </w:rPr>
        <w:t>2</w:t>
      </w:r>
      <w:r>
        <w:rPr>
          <w:b/>
        </w:rPr>
        <w:t>0</w:t>
      </w:r>
      <w:r w:rsidRPr="007569AE">
        <w:rPr>
          <w:b/>
        </w:rPr>
        <w:t>0</w:t>
      </w:r>
      <w:r>
        <w:rPr>
          <w:b/>
        </w:rPr>
        <w:t xml:space="preserve"> </w:t>
      </w:r>
      <w:r>
        <w:t xml:space="preserve">   Kg</w:t>
      </w:r>
    </w:p>
    <w:p w:rsidR="00836736" w:rsidRPr="00B25C41" w:rsidRDefault="00836736" w:rsidP="00836736">
      <w:pPr>
        <w:rPr>
          <w:b/>
        </w:rPr>
      </w:pPr>
      <w:r>
        <w:t>REFERENCIA:</w:t>
      </w:r>
      <w:r>
        <w:tab/>
      </w:r>
      <w:r w:rsidRPr="00B25C41">
        <w:rPr>
          <w:b/>
        </w:rPr>
        <w:t>FATELARES   ALMOHADA</w:t>
      </w:r>
    </w:p>
    <w:p w:rsidR="00836736" w:rsidRDefault="00836736" w:rsidP="00836736">
      <w:r>
        <w:t>REPETICIÓN:</w:t>
      </w:r>
      <w:r>
        <w:tab/>
        <w:t>50  Cms.</w:t>
      </w:r>
    </w:p>
    <w:p w:rsidR="00836736" w:rsidRDefault="00836736" w:rsidP="00836736">
      <w:r>
        <w:t>RODILLO  :               50</w:t>
      </w:r>
    </w:p>
    <w:p w:rsidR="00836736" w:rsidRDefault="00836736" w:rsidP="00836736">
      <w:r>
        <w:t>IMPRESIÓN:</w:t>
      </w:r>
      <w:r>
        <w:tab/>
      </w:r>
      <w:r>
        <w:tab/>
        <w:t xml:space="preserve">1   Cara  </w:t>
      </w:r>
    </w:p>
    <w:p w:rsidR="00836736" w:rsidRDefault="00836736" w:rsidP="00836736">
      <w:r>
        <w:t>COLORES:</w:t>
      </w:r>
      <w:r>
        <w:tab/>
      </w:r>
      <w:r>
        <w:tab/>
        <w:t>Según Muestra  ( 3 azules  )</w:t>
      </w:r>
    </w:p>
    <w:p w:rsidR="00836736" w:rsidRDefault="00836736" w:rsidP="00836736">
      <w:r>
        <w:t>BOLSA:</w:t>
      </w:r>
      <w:r>
        <w:tab/>
      </w:r>
      <w:r>
        <w:tab/>
        <w:t>50 x 70   cms</w:t>
      </w:r>
    </w:p>
    <w:p w:rsidR="00836736" w:rsidRDefault="00836736" w:rsidP="00836736">
      <w:r>
        <w:t xml:space="preserve"> </w:t>
      </w:r>
    </w:p>
    <w:p w:rsidR="00836736" w:rsidRDefault="00836736" w:rsidP="00836736"/>
    <w:p w:rsidR="00836736" w:rsidRDefault="00836736" w:rsidP="00836736">
      <w:r>
        <w:rPr>
          <w:b/>
          <w:bCs/>
          <w:u w:val="single"/>
        </w:rPr>
        <w:t>NOTA:</w:t>
      </w:r>
      <w:r>
        <w:t xml:space="preserve">  -    cyreles y muestra  física en su planta</w:t>
      </w:r>
    </w:p>
    <w:p w:rsidR="00836736" w:rsidRDefault="00836736" w:rsidP="00836736">
      <w:pPr>
        <w:numPr>
          <w:ilvl w:val="0"/>
          <w:numId w:val="2"/>
        </w:numPr>
        <w:tabs>
          <w:tab w:val="clear" w:pos="1860"/>
          <w:tab w:val="num" w:pos="1920"/>
        </w:tabs>
        <w:ind w:left="1920"/>
      </w:pPr>
      <w:r>
        <w:t>Se aprueba  Impresión</w:t>
      </w:r>
    </w:p>
    <w:p w:rsidR="00836736" w:rsidRPr="00A078CF" w:rsidRDefault="00836736" w:rsidP="00836736">
      <w:pPr>
        <w:numPr>
          <w:ilvl w:val="0"/>
          <w:numId w:val="2"/>
        </w:numPr>
        <w:tabs>
          <w:tab w:val="clear" w:pos="1860"/>
          <w:tab w:val="num" w:pos="1920"/>
        </w:tabs>
        <w:ind w:left="1920"/>
        <w:rPr>
          <w:b/>
          <w:sz w:val="32"/>
          <w:szCs w:val="32"/>
        </w:rPr>
      </w:pPr>
      <w:r>
        <w:t xml:space="preserve">Tonos igual   </w:t>
      </w:r>
      <w:r w:rsidR="00CA2A4D">
        <w:t>MUESTRA</w:t>
      </w:r>
    </w:p>
    <w:p w:rsidR="00836736" w:rsidRDefault="00836736" w:rsidP="00836736">
      <w:pPr>
        <w:ind w:left="1500"/>
      </w:pPr>
    </w:p>
    <w:p w:rsidR="00836736" w:rsidRPr="00BE39CE" w:rsidRDefault="00836736" w:rsidP="00836736">
      <w:pPr>
        <w:ind w:left="1500"/>
        <w:rPr>
          <w:b/>
          <w:u w:val="single"/>
        </w:rPr>
      </w:pPr>
    </w:p>
    <w:p w:rsidR="00836736" w:rsidRDefault="00836736" w:rsidP="00836736">
      <w:r>
        <w:t>Agradezco la atención y colaboración prestada.</w:t>
      </w:r>
    </w:p>
    <w:p w:rsidR="00836736" w:rsidRDefault="00836736" w:rsidP="00836736"/>
    <w:p w:rsidR="00836736" w:rsidRDefault="00836736" w:rsidP="00836736"/>
    <w:p w:rsidR="00836736" w:rsidRDefault="00836736" w:rsidP="00836736"/>
    <w:p w:rsidR="00836736" w:rsidRDefault="00836736" w:rsidP="00836736">
      <w:r>
        <w:t>Cordialmente,</w:t>
      </w:r>
    </w:p>
    <w:p w:rsidR="00836736" w:rsidRDefault="00836736" w:rsidP="00836736"/>
    <w:p w:rsidR="00836736" w:rsidRDefault="00836736" w:rsidP="00836736"/>
    <w:p w:rsidR="00836736" w:rsidRDefault="00836736" w:rsidP="00836736">
      <w:pPr>
        <w:tabs>
          <w:tab w:val="left" w:pos="7050"/>
        </w:tabs>
      </w:pPr>
      <w:r>
        <w:t>RICARDO CASAS  ZAPATA</w:t>
      </w:r>
    </w:p>
    <w:p w:rsidR="00836736" w:rsidRDefault="00836736" w:rsidP="00836736">
      <w:pPr>
        <w:tabs>
          <w:tab w:val="left" w:pos="720"/>
          <w:tab w:val="left" w:pos="1980"/>
          <w:tab w:val="left" w:pos="3240"/>
          <w:tab w:val="left" w:pos="4320"/>
          <w:tab w:val="left" w:pos="5400"/>
          <w:tab w:val="left" w:pos="6480"/>
          <w:tab w:val="left" w:pos="7560"/>
        </w:tabs>
      </w:pPr>
      <w:r>
        <w:t>Director</w:t>
      </w:r>
    </w:p>
    <w:p w:rsidR="00836736" w:rsidRDefault="00836736" w:rsidP="0042659C">
      <w:pPr>
        <w:rPr>
          <w:b/>
        </w:rPr>
      </w:pPr>
    </w:p>
    <w:p w:rsidR="00B7207E" w:rsidRDefault="00B7207E" w:rsidP="0042659C">
      <w:pPr>
        <w:rPr>
          <w:b/>
        </w:rPr>
      </w:pPr>
    </w:p>
    <w:p w:rsidR="00B7207E" w:rsidRDefault="00B7207E" w:rsidP="0042659C">
      <w:pPr>
        <w:rPr>
          <w:b/>
        </w:rPr>
      </w:pPr>
    </w:p>
    <w:p w:rsidR="00B7207E" w:rsidRDefault="00B7207E" w:rsidP="0042659C">
      <w:pPr>
        <w:rPr>
          <w:b/>
        </w:rPr>
      </w:pPr>
    </w:p>
    <w:p w:rsidR="00B7207E" w:rsidRDefault="00B7207E" w:rsidP="0042659C">
      <w:pPr>
        <w:rPr>
          <w:b/>
        </w:rPr>
      </w:pPr>
    </w:p>
    <w:p w:rsidR="00B7207E" w:rsidRDefault="00B7207E" w:rsidP="0042659C">
      <w:pPr>
        <w:rPr>
          <w:b/>
        </w:rPr>
      </w:pPr>
    </w:p>
    <w:p w:rsidR="00B7207E" w:rsidRDefault="00B7207E" w:rsidP="0042659C">
      <w:pPr>
        <w:rPr>
          <w:b/>
        </w:rPr>
      </w:pPr>
    </w:p>
    <w:p w:rsidR="00B7207E" w:rsidRDefault="00B7207E" w:rsidP="0042659C">
      <w:pPr>
        <w:rPr>
          <w:b/>
        </w:rPr>
      </w:pPr>
    </w:p>
    <w:p w:rsidR="00B7207E" w:rsidRDefault="00B7207E" w:rsidP="00B7207E">
      <w:pPr>
        <w:rPr>
          <w:b/>
        </w:rPr>
      </w:pPr>
    </w:p>
    <w:p w:rsidR="00B7207E" w:rsidRDefault="00B7207E" w:rsidP="00B7207E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B7207E" w:rsidRDefault="00B7207E" w:rsidP="00B7207E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B7207E" w:rsidRDefault="00B7207E" w:rsidP="00B7207E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B7207E" w:rsidRDefault="00B7207E" w:rsidP="00B7207E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B7207E" w:rsidRDefault="00B7207E" w:rsidP="00B7207E"/>
    <w:p w:rsidR="00B7207E" w:rsidRDefault="00374F00" w:rsidP="00B7207E">
      <w:pPr>
        <w:pStyle w:val="Ttulo1"/>
      </w:pPr>
      <w:r>
        <w:t>ORDEN DE TRABAJO    N°     07512</w:t>
      </w:r>
    </w:p>
    <w:p w:rsidR="00B7207E" w:rsidRDefault="00B7207E" w:rsidP="00B7207E"/>
    <w:p w:rsidR="00B7207E" w:rsidRDefault="00374F00" w:rsidP="00B7207E">
      <w:r>
        <w:t>FECHA:</w:t>
      </w:r>
      <w:r>
        <w:tab/>
        <w:t>Medellín, Noviembre    16</w:t>
      </w:r>
      <w:r w:rsidR="00B7207E">
        <w:t xml:space="preserve">   de  2010</w:t>
      </w:r>
    </w:p>
    <w:p w:rsidR="00B7207E" w:rsidRDefault="00B7207E" w:rsidP="00B7207E">
      <w:r>
        <w:t>PARA:</w:t>
      </w:r>
      <w:r>
        <w:tab/>
      </w:r>
      <w:r>
        <w:tab/>
        <w:t>PLÁSTICOS DARMA</w:t>
      </w:r>
    </w:p>
    <w:p w:rsidR="00B7207E" w:rsidRDefault="00B7207E" w:rsidP="00B7207E">
      <w:r>
        <w:t>ATENCIÓN:</w:t>
      </w:r>
      <w:r>
        <w:tab/>
        <w:t>Sr. Darío Jaramillo</w:t>
      </w:r>
    </w:p>
    <w:p w:rsidR="00B7207E" w:rsidRDefault="00B7207E" w:rsidP="00B7207E">
      <w:r>
        <w:tab/>
      </w:r>
      <w:r>
        <w:tab/>
        <w:t>Gerente.</w:t>
      </w:r>
    </w:p>
    <w:p w:rsidR="00B7207E" w:rsidRDefault="00B7207E" w:rsidP="00B7207E"/>
    <w:p w:rsidR="00B7207E" w:rsidRDefault="00B7207E" w:rsidP="00B7207E">
      <w:r>
        <w:t>Apreciado Don Darío :</w:t>
      </w:r>
    </w:p>
    <w:p w:rsidR="00B7207E" w:rsidRDefault="00B7207E" w:rsidP="00B7207E">
      <w:r>
        <w:t xml:space="preserve"> </w:t>
      </w:r>
    </w:p>
    <w:p w:rsidR="00B7207E" w:rsidRDefault="00B7207E" w:rsidP="00B7207E">
      <w:r>
        <w:t xml:space="preserve">Con la presente estamos solicitando el siguiente servicio de  </w:t>
      </w:r>
      <w:r w:rsidRPr="00F3741C">
        <w:rPr>
          <w:u w:val="single"/>
        </w:rPr>
        <w:t>IMPRESION</w:t>
      </w:r>
      <w:r>
        <w:t>:</w:t>
      </w:r>
    </w:p>
    <w:p w:rsidR="00B7207E" w:rsidRDefault="00B7207E" w:rsidP="00B7207E"/>
    <w:p w:rsidR="00B7207E" w:rsidRDefault="00B7207E" w:rsidP="00B7207E">
      <w:pPr>
        <w:rPr>
          <w:b/>
          <w:bCs/>
          <w:u w:val="single"/>
        </w:rPr>
      </w:pPr>
    </w:p>
    <w:p w:rsidR="00B7207E" w:rsidRDefault="00B7207E" w:rsidP="00B7207E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B7207E" w:rsidRDefault="00B7207E" w:rsidP="00B7207E"/>
    <w:p w:rsidR="00B7207E" w:rsidRDefault="00B7207E" w:rsidP="00B7207E">
      <w:r>
        <w:t>MATERIAL:</w:t>
      </w:r>
      <w:r>
        <w:tab/>
      </w:r>
      <w:r>
        <w:tab/>
        <w:t>Polietileno BAJA  Tubular</w:t>
      </w:r>
    </w:p>
    <w:p w:rsidR="00B7207E" w:rsidRPr="003F0627" w:rsidRDefault="00B7207E" w:rsidP="00B7207E">
      <w:pPr>
        <w:rPr>
          <w:b/>
        </w:rPr>
      </w:pPr>
      <w:r>
        <w:t>MEDIDA:</w:t>
      </w:r>
      <w:r>
        <w:tab/>
      </w:r>
      <w:r>
        <w:tab/>
      </w:r>
      <w:r>
        <w:rPr>
          <w:b/>
        </w:rPr>
        <w:t>88  cm</w:t>
      </w:r>
    </w:p>
    <w:p w:rsidR="00B7207E" w:rsidRDefault="00B7207E" w:rsidP="00B7207E">
      <w:r>
        <w:t>CALIBRE:</w:t>
      </w:r>
      <w:r>
        <w:tab/>
      </w:r>
      <w:r>
        <w:tab/>
      </w:r>
      <w:r w:rsidRPr="000852A2">
        <w:rPr>
          <w:b/>
          <w:sz w:val="28"/>
          <w:szCs w:val="28"/>
        </w:rPr>
        <w:t>1.0   ”</w:t>
      </w:r>
    </w:p>
    <w:p w:rsidR="00B7207E" w:rsidRDefault="00B7207E" w:rsidP="00B7207E">
      <w:r>
        <w:t>COLOR:</w:t>
      </w:r>
      <w:r>
        <w:tab/>
      </w:r>
      <w:r>
        <w:tab/>
        <w:t>Transparente</w:t>
      </w:r>
    </w:p>
    <w:p w:rsidR="00B7207E" w:rsidRDefault="00B7207E" w:rsidP="00B7207E">
      <w:pPr>
        <w:rPr>
          <w:b/>
          <w:bCs/>
        </w:rPr>
      </w:pPr>
      <w:r>
        <w:t>CANTIDAD:</w:t>
      </w:r>
      <w:r>
        <w:tab/>
      </w:r>
      <w:r>
        <w:tab/>
      </w:r>
      <w:r w:rsidR="00374F00">
        <w:rPr>
          <w:b/>
        </w:rPr>
        <w:t>85</w:t>
      </w:r>
      <w:r>
        <w:rPr>
          <w:b/>
        </w:rPr>
        <w:t>0</w:t>
      </w:r>
      <w:r>
        <w:t xml:space="preserve">    Kg.</w:t>
      </w:r>
    </w:p>
    <w:p w:rsidR="00B7207E" w:rsidRDefault="00B7207E" w:rsidP="00B7207E">
      <w:r>
        <w:t>COLORES:</w:t>
      </w:r>
      <w:r>
        <w:tab/>
      </w:r>
      <w:r>
        <w:tab/>
        <w:t xml:space="preserve">1   </w:t>
      </w:r>
      <w:r w:rsidRPr="0047438F">
        <w:rPr>
          <w:b/>
        </w:rPr>
        <w:t>(  Azul  pantone    314  C   )</w:t>
      </w:r>
    </w:p>
    <w:p w:rsidR="00B7207E" w:rsidRDefault="00B7207E" w:rsidP="00B7207E">
      <w:r>
        <w:t>CARAS:</w:t>
      </w:r>
      <w:r>
        <w:tab/>
      </w:r>
      <w:r>
        <w:tab/>
        <w:t>1  (1 x 1 )</w:t>
      </w:r>
    </w:p>
    <w:p w:rsidR="00B7207E" w:rsidRDefault="00B7207E" w:rsidP="00B7207E">
      <w:r>
        <w:t>REPETICIÓN:</w:t>
      </w:r>
      <w:r>
        <w:tab/>
        <w:t xml:space="preserve">26    Cms. </w:t>
      </w:r>
    </w:p>
    <w:p w:rsidR="00B7207E" w:rsidRDefault="00B7207E" w:rsidP="00B7207E">
      <w:r>
        <w:t>BOLSA:</w:t>
      </w:r>
      <w:r>
        <w:tab/>
      </w:r>
      <w:r>
        <w:tab/>
        <w:t xml:space="preserve">26   X   44  cm  </w:t>
      </w:r>
    </w:p>
    <w:p w:rsidR="00B7207E" w:rsidRDefault="00B7207E" w:rsidP="00B7207E">
      <w:r>
        <w:t>RODILLO :                52</w:t>
      </w:r>
    </w:p>
    <w:p w:rsidR="00B7207E" w:rsidRDefault="00B7207E" w:rsidP="00B7207E">
      <w:r>
        <w:t>SELLADO:</w:t>
      </w:r>
      <w:r>
        <w:tab/>
      </w:r>
      <w:r>
        <w:tab/>
        <w:t xml:space="preserve">Lateral  </w:t>
      </w:r>
    </w:p>
    <w:p w:rsidR="00B7207E" w:rsidRPr="001F34F2" w:rsidRDefault="00B7207E" w:rsidP="00B7207E">
      <w:r w:rsidRPr="001F34F2">
        <w:t>REFERENCIA:</w:t>
      </w:r>
      <w:r w:rsidRPr="001F34F2">
        <w:tab/>
      </w:r>
      <w:r>
        <w:rPr>
          <w:b/>
        </w:rPr>
        <w:t>COBANA</w:t>
      </w:r>
    </w:p>
    <w:p w:rsidR="00B7207E" w:rsidRPr="001F34F2" w:rsidRDefault="00B7207E" w:rsidP="00B7207E"/>
    <w:p w:rsidR="00B7207E" w:rsidRPr="001F34F2" w:rsidRDefault="00B7207E" w:rsidP="00B7207E">
      <w:r w:rsidRPr="001F34F2">
        <w:rPr>
          <w:b/>
        </w:rPr>
        <w:tab/>
      </w:r>
      <w:r w:rsidRPr="001F34F2">
        <w:rPr>
          <w:b/>
        </w:rPr>
        <w:tab/>
      </w:r>
      <w:r w:rsidRPr="001F34F2">
        <w:rPr>
          <w:b/>
        </w:rPr>
        <w:tab/>
      </w:r>
    </w:p>
    <w:p w:rsidR="00B7207E" w:rsidRDefault="00B7207E" w:rsidP="00B7207E">
      <w:r>
        <w:rPr>
          <w:b/>
          <w:bCs/>
          <w:u w:val="single"/>
        </w:rPr>
        <w:t>NOTA:</w:t>
      </w:r>
      <w:r>
        <w:t xml:space="preserve">  - Los cyreles  estan en su Planta</w:t>
      </w:r>
    </w:p>
    <w:p w:rsidR="00B7207E" w:rsidRDefault="00B7207E" w:rsidP="00B7207E">
      <w:pPr>
        <w:numPr>
          <w:ilvl w:val="0"/>
          <w:numId w:val="2"/>
        </w:numPr>
      </w:pPr>
      <w:r>
        <w:t>Altura y tonos según   Arte</w:t>
      </w:r>
    </w:p>
    <w:p w:rsidR="00B7207E" w:rsidRDefault="00B7207E" w:rsidP="00B7207E">
      <w:pPr>
        <w:numPr>
          <w:ilvl w:val="0"/>
          <w:numId w:val="2"/>
        </w:numPr>
        <w:rPr>
          <w:b/>
        </w:rPr>
      </w:pPr>
      <w:r>
        <w:rPr>
          <w:b/>
        </w:rPr>
        <w:t>SE DEBEN SACAR ROLLOS PARTIDOS EN IMPRESIÓN</w:t>
      </w:r>
    </w:p>
    <w:p w:rsidR="00B7207E" w:rsidRDefault="00B7207E" w:rsidP="00B7207E">
      <w:pPr>
        <w:numPr>
          <w:ilvl w:val="0"/>
          <w:numId w:val="2"/>
        </w:numPr>
        <w:rPr>
          <w:b/>
          <w:sz w:val="28"/>
          <w:szCs w:val="28"/>
        </w:rPr>
      </w:pPr>
      <w:r w:rsidRPr="00D128D6">
        <w:rPr>
          <w:b/>
          <w:sz w:val="28"/>
          <w:szCs w:val="28"/>
        </w:rPr>
        <w:t xml:space="preserve">COLOCAR GUIA EN </w:t>
      </w:r>
      <w:smartTag w:uri="urn:schemas-microsoft-com:office:smarttags" w:element="PersonName">
        <w:smartTagPr>
          <w:attr w:name="ProductID" w:val="LA PARTE INFERIOR"/>
        </w:smartTagPr>
        <w:smartTag w:uri="urn:schemas-microsoft-com:office:smarttags" w:element="PersonName">
          <w:smartTagPr>
            <w:attr w:name="ProductID" w:val="LA PARTE"/>
          </w:smartTagPr>
          <w:r w:rsidRPr="00D128D6">
            <w:rPr>
              <w:b/>
              <w:sz w:val="28"/>
              <w:szCs w:val="28"/>
            </w:rPr>
            <w:t>LA PARTE</w:t>
          </w:r>
        </w:smartTag>
        <w:r w:rsidRPr="00D128D6">
          <w:rPr>
            <w:b/>
            <w:sz w:val="28"/>
            <w:szCs w:val="28"/>
          </w:rPr>
          <w:t xml:space="preserve"> INFERIOR</w:t>
        </w:r>
      </w:smartTag>
    </w:p>
    <w:p w:rsidR="00B7207E" w:rsidRDefault="00B7207E" w:rsidP="00B7207E">
      <w:pPr>
        <w:numPr>
          <w:ilvl w:val="0"/>
          <w:numId w:val="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P.U.  ENVIA EL TUBULAR</w:t>
      </w:r>
    </w:p>
    <w:p w:rsidR="00B7207E" w:rsidRDefault="00B7207E" w:rsidP="00B7207E">
      <w:pPr>
        <w:numPr>
          <w:ilvl w:val="0"/>
          <w:numId w:val="2"/>
        </w:numPr>
        <w:rPr>
          <w:b/>
          <w:sz w:val="32"/>
          <w:szCs w:val="32"/>
        </w:rPr>
      </w:pPr>
      <w:r w:rsidRPr="0047438F">
        <w:rPr>
          <w:b/>
          <w:sz w:val="32"/>
          <w:szCs w:val="32"/>
        </w:rPr>
        <w:t xml:space="preserve">SE  APRUEBA  </w:t>
      </w:r>
      <w:r>
        <w:rPr>
          <w:b/>
          <w:sz w:val="32"/>
          <w:szCs w:val="32"/>
        </w:rPr>
        <w:t>IMPRESIÓN</w:t>
      </w:r>
    </w:p>
    <w:p w:rsidR="00B7207E" w:rsidRPr="0047438F" w:rsidRDefault="00B7207E" w:rsidP="00B7207E">
      <w:pPr>
        <w:numPr>
          <w:ilvl w:val="0"/>
          <w:numId w:val="2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OJO EL PANTONE ES  </w:t>
      </w:r>
      <w:r w:rsidRPr="0047438F">
        <w:rPr>
          <w:b/>
          <w:sz w:val="32"/>
          <w:szCs w:val="32"/>
          <w:u w:val="single"/>
        </w:rPr>
        <w:t>314  C</w:t>
      </w:r>
      <w:r>
        <w:rPr>
          <w:b/>
          <w:sz w:val="32"/>
          <w:szCs w:val="32"/>
        </w:rPr>
        <w:t xml:space="preserve"> </w:t>
      </w:r>
    </w:p>
    <w:p w:rsidR="00B7207E" w:rsidRPr="00465B97" w:rsidRDefault="00B7207E" w:rsidP="00B7207E"/>
    <w:p w:rsidR="00B7207E" w:rsidRDefault="00B7207E" w:rsidP="00B7207E">
      <w:r>
        <w:t>Agradezco la atención y colaboración prestada.</w:t>
      </w:r>
    </w:p>
    <w:p w:rsidR="00B7207E" w:rsidRDefault="00B7207E" w:rsidP="00B7207E"/>
    <w:p w:rsidR="00B7207E" w:rsidRDefault="00B7207E" w:rsidP="00B7207E">
      <w:r>
        <w:t>Cordialmente,</w:t>
      </w:r>
    </w:p>
    <w:p w:rsidR="00B7207E" w:rsidRDefault="00B7207E" w:rsidP="00B7207E"/>
    <w:p w:rsidR="00B7207E" w:rsidRDefault="00B7207E" w:rsidP="00B7207E"/>
    <w:p w:rsidR="00B7207E" w:rsidRDefault="00B7207E" w:rsidP="00B7207E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B7207E" w:rsidRDefault="00B7207E" w:rsidP="00B7207E">
      <w:r>
        <w:t>Director.</w:t>
      </w:r>
    </w:p>
    <w:p w:rsidR="00B7207E" w:rsidRDefault="00B7207E" w:rsidP="0042659C">
      <w:pPr>
        <w:rPr>
          <w:b/>
        </w:rPr>
      </w:pPr>
    </w:p>
    <w:p w:rsidR="00832C85" w:rsidRDefault="00832C85" w:rsidP="00832C85">
      <w:pPr>
        <w:rPr>
          <w:b/>
        </w:rPr>
      </w:pPr>
    </w:p>
    <w:p w:rsidR="00832C85" w:rsidRDefault="00832C85" w:rsidP="00832C85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832C85" w:rsidRDefault="00832C85" w:rsidP="00832C85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832C85" w:rsidRDefault="00832C85" w:rsidP="00832C85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832C85" w:rsidRDefault="00832C85" w:rsidP="00832C85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832C85" w:rsidRDefault="00832C85" w:rsidP="00832C85"/>
    <w:p w:rsidR="00832C85" w:rsidRDefault="00832C85" w:rsidP="00832C85">
      <w:pPr>
        <w:pStyle w:val="Ttulo1"/>
      </w:pPr>
      <w:r>
        <w:t>ORDEN</w:t>
      </w:r>
      <w:r w:rsidR="00CC1660">
        <w:t xml:space="preserve">  </w:t>
      </w:r>
      <w:r>
        <w:t xml:space="preserve"> DE </w:t>
      </w:r>
      <w:r w:rsidR="00CC1660">
        <w:t xml:space="preserve">  </w:t>
      </w:r>
      <w:r>
        <w:t>TRABAJO    N°     07512</w:t>
      </w:r>
    </w:p>
    <w:p w:rsidR="00832C85" w:rsidRDefault="00832C85" w:rsidP="00832C85"/>
    <w:p w:rsidR="00832C85" w:rsidRDefault="00832C85" w:rsidP="00832C85">
      <w:r>
        <w:t>FECHA:</w:t>
      </w:r>
      <w:r>
        <w:tab/>
        <w:t>Medellín, Noviembre    16   de  2010</w:t>
      </w:r>
    </w:p>
    <w:p w:rsidR="00832C85" w:rsidRDefault="00832C85" w:rsidP="00832C85">
      <w:r>
        <w:t>PARA:</w:t>
      </w:r>
      <w:r>
        <w:tab/>
      </w:r>
      <w:r>
        <w:tab/>
        <w:t>PLÁSTICOS DARMA</w:t>
      </w:r>
    </w:p>
    <w:p w:rsidR="00832C85" w:rsidRDefault="00832C85" w:rsidP="00832C85">
      <w:r>
        <w:t>ATENCIÓN:</w:t>
      </w:r>
      <w:r>
        <w:tab/>
        <w:t>Sr. Darío Jaramillo</w:t>
      </w:r>
    </w:p>
    <w:p w:rsidR="00832C85" w:rsidRDefault="00832C85" w:rsidP="00832C85">
      <w:r>
        <w:tab/>
      </w:r>
      <w:r>
        <w:tab/>
        <w:t>Gerente.</w:t>
      </w:r>
    </w:p>
    <w:p w:rsidR="00832C85" w:rsidRDefault="00832C85" w:rsidP="00832C85"/>
    <w:p w:rsidR="00462865" w:rsidRDefault="00462865" w:rsidP="00832C85"/>
    <w:p w:rsidR="00832C85" w:rsidRDefault="00832C85" w:rsidP="00832C85">
      <w:r>
        <w:t>Apreciado Don Darío :</w:t>
      </w:r>
    </w:p>
    <w:p w:rsidR="00462865" w:rsidRDefault="00462865" w:rsidP="00832C85"/>
    <w:p w:rsidR="00832C85" w:rsidRDefault="00832C85" w:rsidP="00832C85">
      <w:r>
        <w:t xml:space="preserve"> </w:t>
      </w:r>
    </w:p>
    <w:p w:rsidR="00832C85" w:rsidRDefault="00832C85" w:rsidP="00832C85">
      <w:pPr>
        <w:rPr>
          <w:u w:val="single"/>
        </w:rPr>
      </w:pPr>
      <w:r>
        <w:t xml:space="preserve">Con la presente estamos solicitando el siguiente servicio de  </w:t>
      </w:r>
      <w:r>
        <w:rPr>
          <w:u w:val="single"/>
        </w:rPr>
        <w:t>EXTRUSION :</w:t>
      </w:r>
    </w:p>
    <w:p w:rsidR="00832C85" w:rsidRDefault="00832C85" w:rsidP="00832C85"/>
    <w:p w:rsidR="00832C85" w:rsidRDefault="00832C85" w:rsidP="00832C85"/>
    <w:p w:rsidR="00832C85" w:rsidRDefault="00832C85" w:rsidP="00832C85">
      <w:pPr>
        <w:rPr>
          <w:b/>
          <w:bCs/>
          <w:u w:val="single"/>
        </w:rPr>
      </w:pPr>
    </w:p>
    <w:p w:rsidR="00832C85" w:rsidRDefault="00832C85" w:rsidP="00832C85">
      <w:pPr>
        <w:rPr>
          <w:b/>
          <w:bCs/>
        </w:rPr>
      </w:pPr>
      <w:r>
        <w:rPr>
          <w:b/>
          <w:bCs/>
          <w:u w:val="single"/>
        </w:rPr>
        <w:t>EXTRUSION:</w:t>
      </w:r>
      <w:r>
        <w:rPr>
          <w:b/>
          <w:bCs/>
        </w:rPr>
        <w:tab/>
      </w:r>
    </w:p>
    <w:p w:rsidR="00832C85" w:rsidRDefault="00832C85" w:rsidP="00832C85"/>
    <w:p w:rsidR="00832C85" w:rsidRDefault="00832C85" w:rsidP="00832C85">
      <w:r>
        <w:t>MATERIAL:</w:t>
      </w:r>
      <w:r>
        <w:tab/>
      </w:r>
      <w:r>
        <w:tab/>
        <w:t>Polietileno BAJA  Tubular</w:t>
      </w:r>
    </w:p>
    <w:p w:rsidR="00832C85" w:rsidRPr="003F0627" w:rsidRDefault="00832C85" w:rsidP="00832C85">
      <w:pPr>
        <w:rPr>
          <w:b/>
        </w:rPr>
      </w:pPr>
      <w:r>
        <w:t>MEDIDA:</w:t>
      </w:r>
      <w:r>
        <w:tab/>
      </w:r>
      <w:r>
        <w:tab/>
      </w:r>
      <w:r>
        <w:rPr>
          <w:b/>
        </w:rPr>
        <w:t>20   cm</w:t>
      </w:r>
    </w:p>
    <w:p w:rsidR="00832C85" w:rsidRDefault="00832C85" w:rsidP="00832C85">
      <w:r>
        <w:t>CALIBRE:</w:t>
      </w:r>
      <w:r>
        <w:tab/>
      </w:r>
      <w:r>
        <w:tab/>
        <w:t>2</w:t>
      </w:r>
      <w:r w:rsidRPr="000852A2">
        <w:rPr>
          <w:b/>
          <w:sz w:val="28"/>
          <w:szCs w:val="28"/>
        </w:rPr>
        <w:t>.0   ”</w:t>
      </w:r>
    </w:p>
    <w:p w:rsidR="00832C85" w:rsidRDefault="00832C85" w:rsidP="00832C85">
      <w:r>
        <w:t>COLOR:</w:t>
      </w:r>
      <w:r>
        <w:tab/>
      </w:r>
      <w:r>
        <w:tab/>
        <w:t>Transparente</w:t>
      </w:r>
    </w:p>
    <w:p w:rsidR="00832C85" w:rsidRDefault="00832C85" w:rsidP="00832C85">
      <w:pPr>
        <w:rPr>
          <w:b/>
          <w:bCs/>
        </w:rPr>
      </w:pPr>
      <w:r>
        <w:t>CANTIDAD:</w:t>
      </w:r>
      <w:r>
        <w:tab/>
      </w:r>
      <w:r>
        <w:tab/>
      </w:r>
      <w:r>
        <w:rPr>
          <w:b/>
        </w:rPr>
        <w:t>30</w:t>
      </w:r>
      <w:r>
        <w:t xml:space="preserve">    Kg.</w:t>
      </w:r>
    </w:p>
    <w:p w:rsidR="00832C85" w:rsidRPr="001F34F2" w:rsidRDefault="00832C85" w:rsidP="00832C85"/>
    <w:p w:rsidR="00832C85" w:rsidRDefault="00832C85" w:rsidP="00832C85">
      <w:pPr>
        <w:rPr>
          <w:b/>
        </w:rPr>
      </w:pPr>
    </w:p>
    <w:p w:rsidR="00832C85" w:rsidRPr="001F34F2" w:rsidRDefault="00832C85" w:rsidP="00832C85">
      <w:r w:rsidRPr="001F34F2">
        <w:rPr>
          <w:b/>
        </w:rPr>
        <w:tab/>
      </w:r>
      <w:r w:rsidRPr="001F34F2">
        <w:rPr>
          <w:b/>
        </w:rPr>
        <w:tab/>
      </w:r>
      <w:r w:rsidRPr="001F34F2">
        <w:rPr>
          <w:b/>
        </w:rPr>
        <w:tab/>
      </w:r>
    </w:p>
    <w:p w:rsidR="00832C85" w:rsidRPr="00465B97" w:rsidRDefault="00832C85" w:rsidP="00832C85"/>
    <w:p w:rsidR="00832C85" w:rsidRDefault="00832C85" w:rsidP="00832C85">
      <w:r>
        <w:t>Agradezco la atención y colaboración prestada.</w:t>
      </w:r>
    </w:p>
    <w:p w:rsidR="00832C85" w:rsidRDefault="00832C85" w:rsidP="00832C85"/>
    <w:p w:rsidR="00832C85" w:rsidRDefault="00832C85" w:rsidP="00832C85"/>
    <w:p w:rsidR="00832C85" w:rsidRDefault="00832C85" w:rsidP="00832C85"/>
    <w:p w:rsidR="00832C85" w:rsidRDefault="00832C85" w:rsidP="00832C85">
      <w:r>
        <w:t>Cordialmente,</w:t>
      </w:r>
    </w:p>
    <w:p w:rsidR="00832C85" w:rsidRDefault="00832C85" w:rsidP="00832C85"/>
    <w:p w:rsidR="00832C85" w:rsidRDefault="00832C85" w:rsidP="00832C85"/>
    <w:p w:rsidR="00832C85" w:rsidRDefault="00832C85" w:rsidP="00832C85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832C85" w:rsidRDefault="00832C85" w:rsidP="00832C85">
      <w:r>
        <w:t>Director.</w:t>
      </w:r>
    </w:p>
    <w:p w:rsidR="00832C85" w:rsidRPr="001B2201" w:rsidRDefault="00832C85" w:rsidP="00832C85">
      <w:pPr>
        <w:rPr>
          <w:b/>
        </w:rPr>
      </w:pPr>
    </w:p>
    <w:p w:rsidR="00832C85" w:rsidRDefault="00832C85" w:rsidP="0042659C">
      <w:pPr>
        <w:rPr>
          <w:b/>
        </w:rPr>
      </w:pPr>
    </w:p>
    <w:p w:rsidR="006F3A5C" w:rsidRDefault="006F3A5C" w:rsidP="0042659C">
      <w:pPr>
        <w:rPr>
          <w:b/>
        </w:rPr>
      </w:pPr>
    </w:p>
    <w:p w:rsidR="006F3A5C" w:rsidRDefault="006F3A5C" w:rsidP="0042659C">
      <w:pPr>
        <w:rPr>
          <w:b/>
        </w:rPr>
      </w:pPr>
    </w:p>
    <w:p w:rsidR="006F3A5C" w:rsidRDefault="006F3A5C" w:rsidP="0042659C">
      <w:pPr>
        <w:rPr>
          <w:b/>
        </w:rPr>
      </w:pPr>
    </w:p>
    <w:p w:rsidR="006F3A5C" w:rsidRDefault="006F3A5C" w:rsidP="0042659C">
      <w:pPr>
        <w:rPr>
          <w:b/>
        </w:rPr>
      </w:pPr>
    </w:p>
    <w:p w:rsidR="006F3A5C" w:rsidRDefault="006F3A5C" w:rsidP="0042659C">
      <w:pPr>
        <w:rPr>
          <w:b/>
        </w:rPr>
      </w:pPr>
    </w:p>
    <w:p w:rsidR="006F3A5C" w:rsidRDefault="006F3A5C" w:rsidP="0042659C">
      <w:pPr>
        <w:rPr>
          <w:b/>
        </w:rPr>
      </w:pPr>
    </w:p>
    <w:p w:rsidR="006F3A5C" w:rsidRDefault="006F3A5C" w:rsidP="0042659C">
      <w:pPr>
        <w:rPr>
          <w:b/>
        </w:rPr>
      </w:pPr>
    </w:p>
    <w:p w:rsidR="006F3A5C" w:rsidRDefault="006F3A5C" w:rsidP="0042659C">
      <w:pPr>
        <w:rPr>
          <w:b/>
        </w:rPr>
      </w:pPr>
    </w:p>
    <w:p w:rsidR="006F3A5C" w:rsidRDefault="006F3A5C" w:rsidP="006F3A5C">
      <w:pPr>
        <w:rPr>
          <w:b/>
        </w:rPr>
      </w:pPr>
    </w:p>
    <w:p w:rsidR="006F3A5C" w:rsidRDefault="006F3A5C" w:rsidP="006F3A5C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6F3A5C" w:rsidRDefault="006F3A5C" w:rsidP="006F3A5C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6F3A5C" w:rsidRDefault="006F3A5C" w:rsidP="006F3A5C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6F3A5C" w:rsidRDefault="006F3A5C" w:rsidP="006F3A5C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6F3A5C" w:rsidRDefault="006F3A5C" w:rsidP="006F3A5C">
      <w:pPr>
        <w:pStyle w:val="Ttulo1"/>
      </w:pPr>
    </w:p>
    <w:p w:rsidR="006F3A5C" w:rsidRDefault="006F3A5C" w:rsidP="006F3A5C">
      <w:pPr>
        <w:pStyle w:val="Ttulo1"/>
      </w:pPr>
      <w:r>
        <w:t>ORDEN DE TRABAJO   N °      07678</w:t>
      </w:r>
    </w:p>
    <w:p w:rsidR="006F3A5C" w:rsidRDefault="006F3A5C" w:rsidP="006F3A5C"/>
    <w:p w:rsidR="006F3A5C" w:rsidRDefault="006F3A5C" w:rsidP="006F3A5C">
      <w:r>
        <w:t>FECHA:</w:t>
      </w:r>
      <w:r>
        <w:tab/>
        <w:t>Medellín, Noviembre    18   de   2010</w:t>
      </w:r>
    </w:p>
    <w:p w:rsidR="006F3A5C" w:rsidRDefault="006F3A5C" w:rsidP="006F3A5C">
      <w:r>
        <w:t>PARA:</w:t>
      </w:r>
      <w:r>
        <w:tab/>
      </w:r>
      <w:r>
        <w:tab/>
        <w:t>PLÁSTICOS DARMA</w:t>
      </w:r>
    </w:p>
    <w:p w:rsidR="006F3A5C" w:rsidRDefault="006F3A5C" w:rsidP="006F3A5C">
      <w:r>
        <w:t>ATENCIÓN:</w:t>
      </w:r>
      <w:r>
        <w:tab/>
        <w:t>Sr. Darío Jaramillo</w:t>
      </w:r>
    </w:p>
    <w:p w:rsidR="006F3A5C" w:rsidRDefault="006F3A5C" w:rsidP="006F3A5C">
      <w:r>
        <w:tab/>
      </w:r>
      <w:r>
        <w:tab/>
        <w:t>Gerente.</w:t>
      </w:r>
    </w:p>
    <w:p w:rsidR="006F3A5C" w:rsidRDefault="006F3A5C" w:rsidP="006F3A5C"/>
    <w:p w:rsidR="006F3A5C" w:rsidRDefault="006F3A5C" w:rsidP="006F3A5C">
      <w:r>
        <w:t>Apreciado Don Darío:</w:t>
      </w:r>
    </w:p>
    <w:p w:rsidR="006F3A5C" w:rsidRDefault="006F3A5C" w:rsidP="006F3A5C"/>
    <w:p w:rsidR="006F3A5C" w:rsidRDefault="006F3A5C" w:rsidP="006F3A5C">
      <w:r>
        <w:t>Con la presente estamos solicitando el siguiente servicio de  IMPRESIÓN :</w:t>
      </w:r>
    </w:p>
    <w:p w:rsidR="006F3A5C" w:rsidRDefault="006F3A5C" w:rsidP="006F3A5C"/>
    <w:p w:rsidR="006F3A5C" w:rsidRDefault="006F3A5C" w:rsidP="006F3A5C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6F3A5C" w:rsidRDefault="006F3A5C" w:rsidP="006F3A5C">
      <w:r>
        <w:t xml:space="preserve">MATERIAL   :           Polipropileno Tubular de </w:t>
      </w:r>
      <w:r>
        <w:rPr>
          <w:b/>
        </w:rPr>
        <w:t>40</w:t>
      </w:r>
      <w:r>
        <w:t xml:space="preserve"> cms</w:t>
      </w:r>
    </w:p>
    <w:p w:rsidR="006F3A5C" w:rsidRDefault="006F3A5C" w:rsidP="006F3A5C">
      <w:r>
        <w:t xml:space="preserve">CLIBRE      :               </w:t>
      </w:r>
      <w:r>
        <w:rPr>
          <w:b/>
        </w:rPr>
        <w:t>2.0  ”</w:t>
      </w:r>
    </w:p>
    <w:p w:rsidR="006F3A5C" w:rsidRDefault="006F3A5C" w:rsidP="006F3A5C">
      <w:r>
        <w:t>REFERENCIA:</w:t>
      </w:r>
      <w:r>
        <w:tab/>
      </w:r>
      <w:r>
        <w:rPr>
          <w:b/>
        </w:rPr>
        <w:t>CARMEL  JEAN</w:t>
      </w:r>
    </w:p>
    <w:p w:rsidR="006F3A5C" w:rsidRDefault="00215540" w:rsidP="006F3A5C">
      <w:r>
        <w:t>CANTIDAD    :          50</w:t>
      </w:r>
      <w:r w:rsidR="006F3A5C">
        <w:t>0    Kg</w:t>
      </w:r>
    </w:p>
    <w:p w:rsidR="006F3A5C" w:rsidRDefault="006F3A5C" w:rsidP="006F3A5C">
      <w:r>
        <w:t>COLORES:</w:t>
      </w:r>
      <w:r>
        <w:tab/>
      </w:r>
      <w:r>
        <w:tab/>
        <w:t>1 (  MAGENTA  )</w:t>
      </w:r>
    </w:p>
    <w:p w:rsidR="006F3A5C" w:rsidRDefault="006F3A5C" w:rsidP="006F3A5C">
      <w:r>
        <w:t>CARAS:</w:t>
      </w:r>
      <w:r>
        <w:tab/>
      </w:r>
      <w:r>
        <w:tab/>
        <w:t>1</w:t>
      </w:r>
    </w:p>
    <w:p w:rsidR="006F3A5C" w:rsidRDefault="006F3A5C" w:rsidP="006F3A5C">
      <w:r>
        <w:t>REPETICIÓN:</w:t>
      </w:r>
      <w:r>
        <w:tab/>
        <w:t>30</w:t>
      </w:r>
    </w:p>
    <w:p w:rsidR="006F3A5C" w:rsidRDefault="006F3A5C" w:rsidP="006F3A5C">
      <w:r>
        <w:t>RODILLO:</w:t>
      </w:r>
      <w:r>
        <w:tab/>
      </w:r>
      <w:r>
        <w:tab/>
        <w:t>30</w:t>
      </w:r>
    </w:p>
    <w:p w:rsidR="006F3A5C" w:rsidRDefault="006F3A5C" w:rsidP="006F3A5C">
      <w:r>
        <w:t>BOLSA:</w:t>
      </w:r>
      <w:r>
        <w:tab/>
      </w:r>
      <w:r>
        <w:tab/>
      </w:r>
      <w:r>
        <w:rPr>
          <w:b/>
        </w:rPr>
        <w:t>30  x  38 + 5</w:t>
      </w:r>
      <w:r>
        <w:t xml:space="preserve">  solapa interna  cms</w:t>
      </w:r>
    </w:p>
    <w:p w:rsidR="006F3A5C" w:rsidRDefault="006F3A5C" w:rsidP="006F3A5C">
      <w:r>
        <w:t>SELLADO:</w:t>
      </w:r>
      <w:r>
        <w:tab/>
      </w:r>
      <w:r>
        <w:tab/>
        <w:t>Para selle lateral.</w:t>
      </w:r>
    </w:p>
    <w:p w:rsidR="006F3A5C" w:rsidRDefault="006F3A5C" w:rsidP="006F3A5C"/>
    <w:p w:rsidR="006F3A5C" w:rsidRDefault="006F3A5C" w:rsidP="006F3A5C">
      <w:r>
        <w:rPr>
          <w:b/>
          <w:bCs/>
          <w:u w:val="single"/>
        </w:rPr>
        <w:t>NOTA:</w:t>
      </w:r>
      <w:r>
        <w:t xml:space="preserve">  </w:t>
      </w:r>
      <w:r>
        <w:rPr>
          <w:b/>
          <w:sz w:val="28"/>
          <w:szCs w:val="28"/>
          <w:u w:val="single"/>
        </w:rPr>
        <w:t>* Cyreles  en su  planta</w:t>
      </w:r>
    </w:p>
    <w:p w:rsidR="006F3A5C" w:rsidRDefault="006F3A5C" w:rsidP="006F3A5C">
      <w:pPr>
        <w:numPr>
          <w:ilvl w:val="0"/>
          <w:numId w:val="3"/>
        </w:numPr>
      </w:pPr>
      <w:r>
        <w:t>Se envían muestra física  para tonos y alturas</w:t>
      </w:r>
    </w:p>
    <w:p w:rsidR="006F3A5C" w:rsidRDefault="006F3A5C" w:rsidP="006F3A5C">
      <w:pPr>
        <w:numPr>
          <w:ilvl w:val="0"/>
          <w:numId w:val="4"/>
        </w:numPr>
        <w:rPr>
          <w:b/>
        </w:rPr>
      </w:pPr>
      <w:r>
        <w:t xml:space="preserve">Se  envía el material de PP de </w:t>
      </w:r>
      <w:r>
        <w:rPr>
          <w:b/>
        </w:rPr>
        <w:t xml:space="preserve">40 </w:t>
      </w:r>
      <w:r>
        <w:t xml:space="preserve"> </w:t>
      </w:r>
      <w:r>
        <w:rPr>
          <w:b/>
        </w:rPr>
        <w:t>cms</w:t>
      </w:r>
    </w:p>
    <w:p w:rsidR="00851FBB" w:rsidRDefault="00851FBB" w:rsidP="006F3A5C">
      <w:pPr>
        <w:numPr>
          <w:ilvl w:val="0"/>
          <w:numId w:val="4"/>
        </w:numPr>
        <w:rPr>
          <w:b/>
        </w:rPr>
      </w:pPr>
      <w:r>
        <w:rPr>
          <w:b/>
        </w:rPr>
        <w:t>IMAGEN  VIEJA</w:t>
      </w:r>
    </w:p>
    <w:p w:rsidR="006F3A5C" w:rsidRDefault="006F3A5C" w:rsidP="006F3A5C">
      <w:pPr>
        <w:ind w:left="885"/>
      </w:pPr>
    </w:p>
    <w:p w:rsidR="006F3A5C" w:rsidRDefault="006F3A5C" w:rsidP="006F3A5C">
      <w:pPr>
        <w:ind w:left="885"/>
      </w:pPr>
    </w:p>
    <w:p w:rsidR="006F3A5C" w:rsidRDefault="006F3A5C" w:rsidP="006F3A5C">
      <w:r>
        <w:t>Agradezco la atención y colaboración prestada.</w:t>
      </w:r>
    </w:p>
    <w:p w:rsidR="006F3A5C" w:rsidRDefault="006F3A5C" w:rsidP="006F3A5C"/>
    <w:p w:rsidR="006F3A5C" w:rsidRDefault="006F3A5C" w:rsidP="006F3A5C"/>
    <w:p w:rsidR="006F3A5C" w:rsidRDefault="006F3A5C" w:rsidP="006F3A5C">
      <w:r>
        <w:t>Cordialmente,</w:t>
      </w:r>
    </w:p>
    <w:p w:rsidR="006F3A5C" w:rsidRDefault="006F3A5C" w:rsidP="006F3A5C"/>
    <w:p w:rsidR="006F3A5C" w:rsidRDefault="006F3A5C" w:rsidP="006F3A5C"/>
    <w:p w:rsidR="006F3A5C" w:rsidRDefault="006F3A5C" w:rsidP="006F3A5C"/>
    <w:p w:rsidR="006F3A5C" w:rsidRDefault="006F3A5C" w:rsidP="006F3A5C">
      <w:r>
        <w:t>RICARDO CASAS ZAPATA</w:t>
      </w:r>
    </w:p>
    <w:p w:rsidR="006F3A5C" w:rsidRDefault="006F3A5C" w:rsidP="006F3A5C">
      <w:r>
        <w:t>Director.</w:t>
      </w:r>
    </w:p>
    <w:p w:rsidR="006F3A5C" w:rsidRDefault="006F3A5C" w:rsidP="006F3A5C">
      <w:pPr>
        <w:rPr>
          <w:b/>
        </w:rPr>
      </w:pPr>
    </w:p>
    <w:p w:rsidR="006F3A5C" w:rsidRDefault="006F3A5C" w:rsidP="0042659C">
      <w:pPr>
        <w:rPr>
          <w:b/>
        </w:rPr>
      </w:pPr>
    </w:p>
    <w:p w:rsidR="00147661" w:rsidRDefault="00147661" w:rsidP="0042659C">
      <w:pPr>
        <w:rPr>
          <w:b/>
        </w:rPr>
      </w:pPr>
    </w:p>
    <w:p w:rsidR="00147661" w:rsidRDefault="00147661" w:rsidP="0042659C">
      <w:pPr>
        <w:rPr>
          <w:b/>
        </w:rPr>
      </w:pPr>
    </w:p>
    <w:p w:rsidR="00147661" w:rsidRDefault="00147661" w:rsidP="0042659C">
      <w:pPr>
        <w:rPr>
          <w:b/>
        </w:rPr>
      </w:pPr>
    </w:p>
    <w:p w:rsidR="00147661" w:rsidRDefault="00147661" w:rsidP="0042659C">
      <w:pPr>
        <w:rPr>
          <w:b/>
        </w:rPr>
      </w:pPr>
    </w:p>
    <w:p w:rsidR="00147661" w:rsidRDefault="00147661" w:rsidP="00147661">
      <w:pPr>
        <w:rPr>
          <w:b/>
        </w:rPr>
      </w:pPr>
    </w:p>
    <w:p w:rsidR="00147661" w:rsidRDefault="00147661" w:rsidP="00147661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147661" w:rsidRDefault="00147661" w:rsidP="00147661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147661" w:rsidRDefault="00147661" w:rsidP="00147661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147661" w:rsidRDefault="00147661" w:rsidP="00147661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147661" w:rsidRDefault="00147661" w:rsidP="00147661"/>
    <w:p w:rsidR="00147661" w:rsidRDefault="00074207" w:rsidP="00147661">
      <w:pPr>
        <w:pStyle w:val="Ttulo1"/>
      </w:pPr>
      <w:r>
        <w:t>ORDEN DE TRABAJO   N°      07675</w:t>
      </w:r>
    </w:p>
    <w:p w:rsidR="00147661" w:rsidRDefault="00147661" w:rsidP="00147661"/>
    <w:p w:rsidR="00147661" w:rsidRDefault="00074207" w:rsidP="00147661">
      <w:r>
        <w:t>FECHA:</w:t>
      </w:r>
      <w:r>
        <w:tab/>
        <w:t>Medellín, Noviembre  18</w:t>
      </w:r>
      <w:r w:rsidR="00147661">
        <w:t xml:space="preserve">   de 2010</w:t>
      </w:r>
    </w:p>
    <w:p w:rsidR="00147661" w:rsidRDefault="00147661" w:rsidP="00147661">
      <w:r>
        <w:t>PARA:</w:t>
      </w:r>
      <w:r>
        <w:tab/>
      </w:r>
      <w:r>
        <w:tab/>
        <w:t>PLÁSTICOS   DARMA</w:t>
      </w:r>
    </w:p>
    <w:p w:rsidR="00147661" w:rsidRDefault="00147661" w:rsidP="00147661">
      <w:r>
        <w:t>ATENCIÓN:</w:t>
      </w:r>
      <w:r>
        <w:tab/>
        <w:t>Sr. DARIO JARAMILLO</w:t>
      </w:r>
    </w:p>
    <w:p w:rsidR="00147661" w:rsidRDefault="00147661" w:rsidP="00147661"/>
    <w:p w:rsidR="00147661" w:rsidRDefault="00147661" w:rsidP="00147661">
      <w:r>
        <w:t>Apreciado Dn DARIO:</w:t>
      </w:r>
    </w:p>
    <w:p w:rsidR="00147661" w:rsidRDefault="00147661" w:rsidP="00147661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147661" w:rsidRDefault="00147661" w:rsidP="00147661"/>
    <w:p w:rsidR="00147661" w:rsidRDefault="00147661" w:rsidP="00147661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147661" w:rsidRDefault="00147661" w:rsidP="00147661"/>
    <w:p w:rsidR="00147661" w:rsidRDefault="00147661" w:rsidP="00147661">
      <w:r>
        <w:t>MATERIAL :</w:t>
      </w:r>
      <w:r>
        <w:tab/>
      </w:r>
      <w:r>
        <w:tab/>
        <w:t>Polietileno de Baja  densidad   Transparente  Tubular</w:t>
      </w:r>
    </w:p>
    <w:p w:rsidR="00147661" w:rsidRDefault="00147661" w:rsidP="00147661">
      <w:r>
        <w:t>MEDIDA:</w:t>
      </w:r>
      <w:r>
        <w:tab/>
      </w:r>
      <w:r>
        <w:tab/>
      </w:r>
      <w:r>
        <w:rPr>
          <w:b/>
        </w:rPr>
        <w:t>21 + 8 + 8</w:t>
      </w:r>
      <w:r>
        <w:t xml:space="preserve">   cms   </w:t>
      </w:r>
    </w:p>
    <w:p w:rsidR="00147661" w:rsidRDefault="00147661" w:rsidP="00147661">
      <w:r>
        <w:t>CALIBRE :</w:t>
      </w:r>
      <w:r>
        <w:tab/>
      </w:r>
      <w:r>
        <w:tab/>
      </w:r>
      <w:r>
        <w:rPr>
          <w:b/>
        </w:rPr>
        <w:t>2.0</w:t>
      </w:r>
      <w:r>
        <w:t xml:space="preserve">   “</w:t>
      </w:r>
    </w:p>
    <w:p w:rsidR="00147661" w:rsidRDefault="00147661" w:rsidP="00147661">
      <w:r>
        <w:t>COLOR :</w:t>
      </w:r>
      <w:r>
        <w:tab/>
      </w:r>
      <w:r>
        <w:tab/>
        <w:t>Tpte</w:t>
      </w:r>
    </w:p>
    <w:p w:rsidR="00147661" w:rsidRPr="0007721A" w:rsidRDefault="00147661" w:rsidP="00147661">
      <w:r>
        <w:t xml:space="preserve">TRATADO : </w:t>
      </w:r>
      <w:r>
        <w:tab/>
      </w:r>
      <w:r>
        <w:tab/>
        <w:t>2  caras</w:t>
      </w:r>
    </w:p>
    <w:p w:rsidR="00147661" w:rsidRDefault="00147661" w:rsidP="00147661">
      <w:r>
        <w:t xml:space="preserve">CANTIDAD : </w:t>
      </w:r>
      <w:r>
        <w:tab/>
      </w:r>
      <w:r w:rsidR="00915059">
        <w:rPr>
          <w:b/>
        </w:rPr>
        <w:t>1.20</w:t>
      </w:r>
      <w:r>
        <w:rPr>
          <w:b/>
        </w:rPr>
        <w:t xml:space="preserve">0 </w:t>
      </w:r>
      <w:r>
        <w:t xml:space="preserve">    kg</w:t>
      </w:r>
    </w:p>
    <w:p w:rsidR="00147661" w:rsidRDefault="00147661" w:rsidP="00147661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 xml:space="preserve">2 ( Según muestra  )        (  Blanco  – Rojo  </w:t>
      </w:r>
      <w:smartTag w:uri="urn:schemas-microsoft-com:office:smarttags" w:element="metricconverter">
        <w:smartTagPr>
          <w:attr w:name="ProductID" w:val="485 C"/>
        </w:smartTagPr>
        <w:r w:rsidRPr="009A0954">
          <w:rPr>
            <w:b/>
          </w:rPr>
          <w:t>485 C</w:t>
        </w:r>
      </w:smartTag>
      <w:r>
        <w:t xml:space="preserve">  )</w:t>
      </w:r>
    </w:p>
    <w:p w:rsidR="00147661" w:rsidRDefault="00147661" w:rsidP="00147661">
      <w:r>
        <w:t xml:space="preserve">CARAS : </w:t>
      </w:r>
      <w:r>
        <w:tab/>
      </w:r>
      <w:r>
        <w:tab/>
        <w:t>2  ( 2  x  2  )</w:t>
      </w:r>
    </w:p>
    <w:p w:rsidR="00147661" w:rsidRDefault="00147661" w:rsidP="00147661">
      <w:r>
        <w:t xml:space="preserve">REPETICIÓN : </w:t>
      </w:r>
      <w:r>
        <w:tab/>
        <w:t>60   cms</w:t>
      </w:r>
    </w:p>
    <w:p w:rsidR="00147661" w:rsidRDefault="00147661" w:rsidP="00147661">
      <w:r>
        <w:t>RODILLO :</w:t>
      </w:r>
      <w:r>
        <w:tab/>
      </w:r>
      <w:r>
        <w:tab/>
        <w:t>60</w:t>
      </w:r>
    </w:p>
    <w:p w:rsidR="00147661" w:rsidRDefault="00147661" w:rsidP="00147661">
      <w:r>
        <w:t>BOLSA  :</w:t>
      </w:r>
      <w:r>
        <w:tab/>
      </w:r>
      <w:r>
        <w:tab/>
      </w:r>
      <w:r>
        <w:rPr>
          <w:b/>
        </w:rPr>
        <w:t>21 + 8 + 8   x  60</w:t>
      </w:r>
      <w:r w:rsidRPr="00336CAC">
        <w:rPr>
          <w:b/>
        </w:rPr>
        <w:t xml:space="preserve">   cm</w:t>
      </w:r>
      <w:r>
        <w:t xml:space="preserve">    </w:t>
      </w:r>
    </w:p>
    <w:p w:rsidR="00147661" w:rsidRDefault="00147661" w:rsidP="00147661">
      <w:r>
        <w:t>SELLADO .</w:t>
      </w:r>
      <w:r>
        <w:tab/>
      </w:r>
      <w:r>
        <w:tab/>
        <w:t xml:space="preserve">Fondo  Tipo  Servo </w:t>
      </w:r>
    </w:p>
    <w:p w:rsidR="00147661" w:rsidRDefault="00147661" w:rsidP="00147661">
      <w:r>
        <w:t>REFERENCIA :</w:t>
      </w:r>
      <w:r>
        <w:tab/>
      </w:r>
      <w:r>
        <w:rPr>
          <w:b/>
        </w:rPr>
        <w:t>ARROBERA  460 gms     ABURRA</w:t>
      </w:r>
    </w:p>
    <w:p w:rsidR="00147661" w:rsidRDefault="00147661" w:rsidP="00147661"/>
    <w:p w:rsidR="00147661" w:rsidRDefault="00147661" w:rsidP="00147661"/>
    <w:p w:rsidR="00147661" w:rsidRDefault="00147661" w:rsidP="00147661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 </w:t>
      </w:r>
      <w:r>
        <w:rPr>
          <w:bCs/>
        </w:rPr>
        <w:t>Cyreles  en su  planta.</w:t>
      </w:r>
    </w:p>
    <w:p w:rsidR="00147661" w:rsidRDefault="00147661" w:rsidP="00147661">
      <w:r>
        <w:t xml:space="preserve">                   -   Anexo muestra física para   alturas y Tonos.        </w:t>
      </w:r>
    </w:p>
    <w:p w:rsidR="00147661" w:rsidRPr="00A721EF" w:rsidRDefault="00147661" w:rsidP="00147661">
      <w:pPr>
        <w:rPr>
          <w:b/>
          <w:bCs/>
          <w:sz w:val="20"/>
        </w:rPr>
      </w:pPr>
      <w:r>
        <w:tab/>
        <w:t xml:space="preserve"> </w:t>
      </w:r>
    </w:p>
    <w:p w:rsidR="00147661" w:rsidRDefault="00147661" w:rsidP="00147661">
      <w:pPr>
        <w:rPr>
          <w:b/>
        </w:rPr>
      </w:pPr>
      <w:r>
        <w:tab/>
        <w:t xml:space="preserve">        </w:t>
      </w:r>
      <w:r>
        <w:tab/>
        <w:t xml:space="preserve">        </w:t>
      </w: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147661" w:rsidRPr="0066704D" w:rsidRDefault="00147661" w:rsidP="00147661">
      <w:pPr>
        <w:rPr>
          <w:b/>
          <w:u w:val="single"/>
        </w:rPr>
      </w:pPr>
      <w:r>
        <w:rPr>
          <w:b/>
        </w:rPr>
        <w:tab/>
        <w:t xml:space="preserve">        -  EL MATERIAL LO ENVIA  P.U .</w:t>
      </w:r>
    </w:p>
    <w:p w:rsidR="00147661" w:rsidRPr="0066704D" w:rsidRDefault="00147661" w:rsidP="00147661">
      <w:pPr>
        <w:rPr>
          <w:b/>
        </w:rPr>
      </w:pPr>
    </w:p>
    <w:p w:rsidR="00147661" w:rsidRDefault="00147661" w:rsidP="00147661">
      <w:r>
        <w:tab/>
      </w:r>
      <w:r>
        <w:tab/>
      </w:r>
    </w:p>
    <w:p w:rsidR="00147661" w:rsidRDefault="00147661" w:rsidP="00147661">
      <w:r>
        <w:t>Agradezco la atención y colaboración prestada.</w:t>
      </w:r>
    </w:p>
    <w:p w:rsidR="00147661" w:rsidRDefault="00147661" w:rsidP="00147661"/>
    <w:p w:rsidR="00147661" w:rsidRDefault="00147661" w:rsidP="00147661"/>
    <w:p w:rsidR="00147661" w:rsidRDefault="00147661" w:rsidP="00147661"/>
    <w:p w:rsidR="00147661" w:rsidRDefault="00147661" w:rsidP="00147661">
      <w:r>
        <w:t>Cordialmente</w:t>
      </w:r>
    </w:p>
    <w:p w:rsidR="00147661" w:rsidRDefault="00147661" w:rsidP="00147661"/>
    <w:p w:rsidR="00147661" w:rsidRDefault="00147661" w:rsidP="00147661"/>
    <w:p w:rsidR="00147661" w:rsidRDefault="00147661" w:rsidP="00147661">
      <w:r>
        <w:t>RICARDO CASAS ZAPATA</w:t>
      </w:r>
    </w:p>
    <w:p w:rsidR="00147661" w:rsidRDefault="00147661" w:rsidP="00147661">
      <w:r>
        <w:t>Director.</w:t>
      </w:r>
    </w:p>
    <w:p w:rsidR="00147661" w:rsidRDefault="00147661" w:rsidP="00147661">
      <w:pPr>
        <w:rPr>
          <w:b/>
        </w:rPr>
      </w:pPr>
    </w:p>
    <w:p w:rsidR="00147661" w:rsidRDefault="00147661" w:rsidP="00147661">
      <w:pPr>
        <w:rPr>
          <w:b/>
        </w:rPr>
      </w:pPr>
    </w:p>
    <w:p w:rsidR="00147661" w:rsidRDefault="00147661" w:rsidP="00147661">
      <w:pPr>
        <w:rPr>
          <w:b/>
        </w:rPr>
      </w:pPr>
    </w:p>
    <w:p w:rsidR="00147661" w:rsidRDefault="00147661" w:rsidP="0042659C">
      <w:pPr>
        <w:rPr>
          <w:b/>
        </w:rPr>
      </w:pPr>
    </w:p>
    <w:p w:rsidR="00074207" w:rsidRDefault="00074207" w:rsidP="00074207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074207" w:rsidRDefault="00074207" w:rsidP="00074207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074207" w:rsidRDefault="00074207" w:rsidP="00074207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074207" w:rsidRDefault="00074207" w:rsidP="00074207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074207" w:rsidRDefault="00074207" w:rsidP="00074207">
      <w:pPr>
        <w:rPr>
          <w:b/>
          <w:bCs/>
        </w:rPr>
      </w:pPr>
    </w:p>
    <w:p w:rsidR="00074207" w:rsidRDefault="00074207" w:rsidP="00074207">
      <w:pPr>
        <w:pStyle w:val="Ttulo1"/>
      </w:pPr>
    </w:p>
    <w:p w:rsidR="00074207" w:rsidRDefault="00074207" w:rsidP="00074207">
      <w:pPr>
        <w:pStyle w:val="Ttulo1"/>
      </w:pPr>
      <w:r>
        <w:t>ORDEN DE TRABAJO  N °      07515</w:t>
      </w:r>
    </w:p>
    <w:p w:rsidR="00074207" w:rsidRDefault="00074207" w:rsidP="00074207"/>
    <w:p w:rsidR="00074207" w:rsidRDefault="00074207" w:rsidP="00074207">
      <w:r>
        <w:t>FECHA:</w:t>
      </w:r>
      <w:r>
        <w:tab/>
        <w:t xml:space="preserve">Medellín, Noviembre </w:t>
      </w:r>
      <w:r w:rsidR="00AA30EF">
        <w:t xml:space="preserve">  18</w:t>
      </w:r>
      <w:r>
        <w:t xml:space="preserve">  de  2010</w:t>
      </w:r>
    </w:p>
    <w:p w:rsidR="00074207" w:rsidRDefault="00074207" w:rsidP="00074207">
      <w:r>
        <w:t>PARA:</w:t>
      </w:r>
      <w:r>
        <w:tab/>
      </w:r>
      <w:r>
        <w:tab/>
        <w:t>PLÁSTICOS DARMA</w:t>
      </w:r>
    </w:p>
    <w:p w:rsidR="00074207" w:rsidRDefault="00074207" w:rsidP="00074207">
      <w:r>
        <w:t>ATENCIÓN:</w:t>
      </w:r>
      <w:r>
        <w:tab/>
        <w:t>Sr. Darío Jaramillo</w:t>
      </w:r>
    </w:p>
    <w:p w:rsidR="00074207" w:rsidRDefault="00074207" w:rsidP="00074207">
      <w:r>
        <w:tab/>
      </w:r>
      <w:r>
        <w:tab/>
        <w:t>Gerente.</w:t>
      </w:r>
    </w:p>
    <w:p w:rsidR="00074207" w:rsidRDefault="00074207" w:rsidP="00074207"/>
    <w:p w:rsidR="00074207" w:rsidRDefault="00074207" w:rsidP="00074207">
      <w:r>
        <w:t>Apreciado Don Darío:</w:t>
      </w:r>
    </w:p>
    <w:p w:rsidR="00074207" w:rsidRDefault="00074207" w:rsidP="00074207"/>
    <w:p w:rsidR="00074207" w:rsidRDefault="00074207" w:rsidP="00074207">
      <w:r>
        <w:t>Con la presente estamos solicitando el siguiente servicio de  IMPRESIÓN :</w:t>
      </w:r>
    </w:p>
    <w:p w:rsidR="00074207" w:rsidRDefault="00074207" w:rsidP="00074207"/>
    <w:p w:rsidR="00074207" w:rsidRDefault="00074207" w:rsidP="00074207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074207" w:rsidRDefault="00074207" w:rsidP="00074207">
      <w:r>
        <w:t xml:space="preserve">MATERIAL   :           Polipropileno </w:t>
      </w:r>
      <w:r w:rsidR="00AB6348">
        <w:t xml:space="preserve"> </w:t>
      </w:r>
      <w:r>
        <w:t xml:space="preserve">Semi-Tubular   de  </w:t>
      </w:r>
      <w:r w:rsidRPr="00B24285">
        <w:rPr>
          <w:b/>
        </w:rPr>
        <w:t>13 + 4</w:t>
      </w:r>
      <w:r>
        <w:t xml:space="preserve">     cms</w:t>
      </w:r>
    </w:p>
    <w:p w:rsidR="00074207" w:rsidRDefault="00074207" w:rsidP="00074207">
      <w:r>
        <w:t>CLIBRE      :               1.5  ”</w:t>
      </w:r>
    </w:p>
    <w:p w:rsidR="00074207" w:rsidRPr="00AD5DCF" w:rsidRDefault="00074207" w:rsidP="00074207">
      <w:pPr>
        <w:rPr>
          <w:b/>
        </w:rPr>
      </w:pPr>
      <w:r>
        <w:t>REFERENCIA:</w:t>
      </w:r>
      <w:r>
        <w:tab/>
      </w:r>
      <w:r>
        <w:rPr>
          <w:b/>
        </w:rPr>
        <w:t>CARMEL  INTERIOR  PEQUENA</w:t>
      </w:r>
      <w:r w:rsidR="00FB26F4">
        <w:rPr>
          <w:b/>
        </w:rPr>
        <w:t xml:space="preserve">  </w:t>
      </w:r>
    </w:p>
    <w:p w:rsidR="00074207" w:rsidRDefault="00AB6348" w:rsidP="00074207">
      <w:r>
        <w:t>CANTIDAD    :          130</w:t>
      </w:r>
      <w:r w:rsidR="00074207">
        <w:t xml:space="preserve">    Kg</w:t>
      </w:r>
    </w:p>
    <w:p w:rsidR="00074207" w:rsidRDefault="00074207" w:rsidP="00074207">
      <w:r>
        <w:t>COLORES:</w:t>
      </w:r>
      <w:r>
        <w:tab/>
      </w:r>
      <w:r>
        <w:tab/>
        <w:t>1 ( Según  arte )</w:t>
      </w:r>
    </w:p>
    <w:p w:rsidR="00074207" w:rsidRDefault="00074207" w:rsidP="00074207">
      <w:r>
        <w:t>CARAS:</w:t>
      </w:r>
      <w:r>
        <w:tab/>
      </w:r>
      <w:r>
        <w:tab/>
        <w:t xml:space="preserve">1  </w:t>
      </w:r>
    </w:p>
    <w:p w:rsidR="00074207" w:rsidRDefault="00074207" w:rsidP="00074207">
      <w:r>
        <w:t>REPETICIÓN:</w:t>
      </w:r>
      <w:r>
        <w:tab/>
        <w:t>14</w:t>
      </w:r>
    </w:p>
    <w:p w:rsidR="00074207" w:rsidRDefault="00074207" w:rsidP="00074207">
      <w:r>
        <w:t>RODILLO:</w:t>
      </w:r>
      <w:r>
        <w:tab/>
      </w:r>
      <w:r>
        <w:tab/>
        <w:t>29</w:t>
      </w:r>
    </w:p>
    <w:p w:rsidR="00074207" w:rsidRDefault="00074207" w:rsidP="00074207">
      <w:r>
        <w:t>BOLSA:</w:t>
      </w:r>
      <w:r>
        <w:tab/>
      </w:r>
      <w:r>
        <w:tab/>
        <w:t>14  X  13 + 4    cms de solapa  volada</w:t>
      </w:r>
    </w:p>
    <w:p w:rsidR="00074207" w:rsidRDefault="00074207" w:rsidP="00074207">
      <w:r>
        <w:t>SELLADO:</w:t>
      </w:r>
      <w:r>
        <w:tab/>
      </w:r>
      <w:r>
        <w:tab/>
        <w:t>Para selle lateral.</w:t>
      </w:r>
    </w:p>
    <w:p w:rsidR="00074207" w:rsidRDefault="00074207" w:rsidP="00074207"/>
    <w:p w:rsidR="00074207" w:rsidRDefault="00074207" w:rsidP="00074207"/>
    <w:p w:rsidR="00074207" w:rsidRDefault="00074207" w:rsidP="00074207">
      <w:r>
        <w:rPr>
          <w:b/>
          <w:bCs/>
          <w:u w:val="single"/>
        </w:rPr>
        <w:t>NOTA:</w:t>
      </w:r>
      <w:r>
        <w:t xml:space="preserve">  *   Los cyreles  NUEVOS</w:t>
      </w:r>
    </w:p>
    <w:p w:rsidR="00074207" w:rsidRDefault="00074207" w:rsidP="00074207">
      <w:pPr>
        <w:numPr>
          <w:ilvl w:val="0"/>
          <w:numId w:val="1"/>
        </w:numPr>
      </w:pPr>
      <w:r>
        <w:t>Se envían ARTE    para tonos y alturas</w:t>
      </w:r>
    </w:p>
    <w:p w:rsidR="00074207" w:rsidRPr="00307118" w:rsidRDefault="00074207" w:rsidP="00074207">
      <w:pPr>
        <w:numPr>
          <w:ilvl w:val="0"/>
          <w:numId w:val="2"/>
        </w:numPr>
      </w:pPr>
      <w:r>
        <w:t xml:space="preserve">Se  envia el material de PP </w:t>
      </w:r>
      <w:r>
        <w:rPr>
          <w:b/>
        </w:rPr>
        <w:t xml:space="preserve">de  13 + 4 </w:t>
      </w:r>
      <w:r w:rsidRPr="00AD5DCF">
        <w:rPr>
          <w:b/>
        </w:rPr>
        <w:t xml:space="preserve">  cms</w:t>
      </w:r>
    </w:p>
    <w:p w:rsidR="00074207" w:rsidRPr="00AB6348" w:rsidRDefault="00074207" w:rsidP="00074207">
      <w:pPr>
        <w:numPr>
          <w:ilvl w:val="0"/>
          <w:numId w:val="2"/>
        </w:numPr>
      </w:pPr>
      <w:r>
        <w:rPr>
          <w:b/>
        </w:rPr>
        <w:t xml:space="preserve">Igual  ultima  </w:t>
      </w:r>
      <w:r w:rsidR="00AB6348">
        <w:rPr>
          <w:b/>
        </w:rPr>
        <w:t>impresión</w:t>
      </w:r>
    </w:p>
    <w:p w:rsidR="00AB6348" w:rsidRPr="00150D1A" w:rsidRDefault="00AB6348" w:rsidP="00074207">
      <w:pPr>
        <w:numPr>
          <w:ilvl w:val="0"/>
          <w:numId w:val="2"/>
        </w:numPr>
      </w:pPr>
      <w:r>
        <w:rPr>
          <w:b/>
        </w:rPr>
        <w:t>DISEÑO VIEJO</w:t>
      </w:r>
    </w:p>
    <w:p w:rsidR="00074207" w:rsidRDefault="00074207" w:rsidP="00074207">
      <w:pPr>
        <w:ind w:left="885"/>
      </w:pPr>
    </w:p>
    <w:p w:rsidR="00074207" w:rsidRDefault="00074207" w:rsidP="00074207">
      <w:pPr>
        <w:ind w:left="885"/>
      </w:pPr>
    </w:p>
    <w:p w:rsidR="00074207" w:rsidRDefault="00074207" w:rsidP="00074207">
      <w:r>
        <w:t>Agradezco la atención y colaboración prestada.</w:t>
      </w:r>
    </w:p>
    <w:p w:rsidR="00074207" w:rsidRDefault="00074207" w:rsidP="00074207"/>
    <w:p w:rsidR="00074207" w:rsidRDefault="00074207" w:rsidP="00074207"/>
    <w:p w:rsidR="00074207" w:rsidRDefault="00074207" w:rsidP="00074207">
      <w:r>
        <w:t>Cordialmente,</w:t>
      </w:r>
    </w:p>
    <w:p w:rsidR="00074207" w:rsidRDefault="00074207" w:rsidP="00074207"/>
    <w:p w:rsidR="00074207" w:rsidRDefault="00074207" w:rsidP="00074207"/>
    <w:p w:rsidR="00074207" w:rsidRDefault="00074207" w:rsidP="00074207"/>
    <w:p w:rsidR="00074207" w:rsidRDefault="00074207" w:rsidP="00074207">
      <w:r>
        <w:t>RICARDO CASAS ZAPATA</w:t>
      </w:r>
    </w:p>
    <w:p w:rsidR="00074207" w:rsidRDefault="00074207" w:rsidP="00074207">
      <w:r>
        <w:t>Director.</w:t>
      </w:r>
    </w:p>
    <w:p w:rsidR="00074207" w:rsidRDefault="00074207" w:rsidP="00074207">
      <w:pPr>
        <w:rPr>
          <w:b/>
        </w:rPr>
      </w:pPr>
    </w:p>
    <w:p w:rsidR="00074207" w:rsidRDefault="00074207" w:rsidP="0042659C">
      <w:pPr>
        <w:rPr>
          <w:b/>
        </w:rPr>
      </w:pPr>
    </w:p>
    <w:p w:rsidR="00074207" w:rsidRDefault="00074207" w:rsidP="0042659C">
      <w:pPr>
        <w:rPr>
          <w:b/>
        </w:rPr>
      </w:pPr>
    </w:p>
    <w:p w:rsidR="0057647B" w:rsidRDefault="0057647B" w:rsidP="0042659C">
      <w:pPr>
        <w:rPr>
          <w:b/>
        </w:rPr>
      </w:pPr>
    </w:p>
    <w:p w:rsidR="0057647B" w:rsidRDefault="0057647B" w:rsidP="0057647B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57647B" w:rsidRDefault="0057647B" w:rsidP="0057647B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57647B" w:rsidRDefault="0057647B" w:rsidP="0057647B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57647B" w:rsidRDefault="0057647B" w:rsidP="0057647B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57647B" w:rsidRDefault="0057647B" w:rsidP="0057647B">
      <w:pPr>
        <w:rPr>
          <w:b/>
          <w:bCs/>
        </w:rPr>
      </w:pPr>
    </w:p>
    <w:p w:rsidR="0057647B" w:rsidRDefault="0057647B" w:rsidP="0057647B">
      <w:pPr>
        <w:pStyle w:val="Ttulo1"/>
      </w:pPr>
    </w:p>
    <w:p w:rsidR="0057647B" w:rsidRDefault="0057647B" w:rsidP="0057647B">
      <w:pPr>
        <w:pStyle w:val="Ttulo1"/>
      </w:pPr>
      <w:r>
        <w:t>ORDEN DE TRABAJO  N °      07514</w:t>
      </w:r>
    </w:p>
    <w:p w:rsidR="0057647B" w:rsidRDefault="0057647B" w:rsidP="0057647B"/>
    <w:p w:rsidR="0057647B" w:rsidRDefault="0057647B" w:rsidP="0057647B">
      <w:r>
        <w:t>FECHA:</w:t>
      </w:r>
      <w:r>
        <w:tab/>
        <w:t>Medellín,   Noviembre  04  de   2010</w:t>
      </w:r>
    </w:p>
    <w:p w:rsidR="0057647B" w:rsidRDefault="0057647B" w:rsidP="0057647B">
      <w:r>
        <w:t>PARA:</w:t>
      </w:r>
      <w:r>
        <w:tab/>
      </w:r>
      <w:r>
        <w:tab/>
        <w:t>PLÁSTICOS DARMA</w:t>
      </w:r>
    </w:p>
    <w:p w:rsidR="0057647B" w:rsidRDefault="0057647B" w:rsidP="0057647B">
      <w:r>
        <w:t>ATENCIÓN:</w:t>
      </w:r>
      <w:r>
        <w:tab/>
        <w:t>Sr. Darío Jaramillo</w:t>
      </w:r>
    </w:p>
    <w:p w:rsidR="0057647B" w:rsidRDefault="0057647B" w:rsidP="0057647B">
      <w:r>
        <w:tab/>
      </w:r>
      <w:r>
        <w:tab/>
        <w:t>Gerente.</w:t>
      </w:r>
    </w:p>
    <w:p w:rsidR="0057647B" w:rsidRDefault="0057647B" w:rsidP="0057647B"/>
    <w:p w:rsidR="0057647B" w:rsidRDefault="0057647B" w:rsidP="0057647B">
      <w:r>
        <w:t>Apreciado Don Darío:</w:t>
      </w:r>
    </w:p>
    <w:p w:rsidR="0057647B" w:rsidRDefault="0057647B" w:rsidP="0057647B"/>
    <w:p w:rsidR="0057647B" w:rsidRDefault="0057647B" w:rsidP="0057647B">
      <w:r>
        <w:t>Con la presente estamos solicitando el siguiente servicio de  IMPRESIÓN :</w:t>
      </w:r>
    </w:p>
    <w:p w:rsidR="0057647B" w:rsidRDefault="0057647B" w:rsidP="0057647B"/>
    <w:p w:rsidR="0057647B" w:rsidRDefault="0057647B" w:rsidP="0057647B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57647B" w:rsidRDefault="0057647B" w:rsidP="0057647B">
      <w:r>
        <w:t xml:space="preserve">MATERIAL   :           Polipropileno  Semi-Tubular   de  </w:t>
      </w:r>
      <w:r w:rsidRPr="002720AA">
        <w:rPr>
          <w:b/>
        </w:rPr>
        <w:t>20 + 4</w:t>
      </w:r>
      <w:r>
        <w:t xml:space="preserve">     cms</w:t>
      </w:r>
    </w:p>
    <w:p w:rsidR="0057647B" w:rsidRDefault="0057647B" w:rsidP="0057647B">
      <w:r>
        <w:t>CLIBRE      :               1.4  ”</w:t>
      </w:r>
    </w:p>
    <w:p w:rsidR="0057647B" w:rsidRPr="00AD5DCF" w:rsidRDefault="0057647B" w:rsidP="0057647B">
      <w:pPr>
        <w:rPr>
          <w:b/>
        </w:rPr>
      </w:pPr>
      <w:r>
        <w:t>REFERENCIA:</w:t>
      </w:r>
      <w:r>
        <w:tab/>
      </w:r>
      <w:r>
        <w:rPr>
          <w:b/>
        </w:rPr>
        <w:t>CARMEL  INTERIOR  LARGA   2</w:t>
      </w:r>
    </w:p>
    <w:p w:rsidR="0057647B" w:rsidRDefault="0057647B" w:rsidP="0057647B">
      <w:r>
        <w:t>CANTIDAD    :          100    Kg</w:t>
      </w:r>
    </w:p>
    <w:p w:rsidR="0057647B" w:rsidRDefault="0057647B" w:rsidP="0057647B">
      <w:r>
        <w:t>COLORES:</w:t>
      </w:r>
      <w:r>
        <w:tab/>
      </w:r>
      <w:r>
        <w:tab/>
        <w:t>2   (  BLANCO -  PANTONE  246 C  )</w:t>
      </w:r>
    </w:p>
    <w:p w:rsidR="0057647B" w:rsidRDefault="0057647B" w:rsidP="0057647B">
      <w:r>
        <w:t>CARAS:</w:t>
      </w:r>
      <w:r>
        <w:tab/>
      </w:r>
      <w:r>
        <w:tab/>
        <w:t>2</w:t>
      </w:r>
    </w:p>
    <w:p w:rsidR="0057647B" w:rsidRDefault="0057647B" w:rsidP="0057647B">
      <w:r>
        <w:t>REPETICIÓN:</w:t>
      </w:r>
      <w:r>
        <w:tab/>
        <w:t>20</w:t>
      </w:r>
    </w:p>
    <w:p w:rsidR="0057647B" w:rsidRPr="007E24E2" w:rsidRDefault="0057647B" w:rsidP="0057647B">
      <w:pPr>
        <w:rPr>
          <w:b/>
        </w:rPr>
      </w:pPr>
      <w:r>
        <w:t>RODILLO:</w:t>
      </w:r>
      <w:r>
        <w:tab/>
      </w:r>
      <w:r>
        <w:tab/>
      </w:r>
      <w:r>
        <w:rPr>
          <w:b/>
        </w:rPr>
        <w:t>40</w:t>
      </w:r>
    </w:p>
    <w:p w:rsidR="0057647B" w:rsidRDefault="0057647B" w:rsidP="0057647B">
      <w:r>
        <w:t>BOLSA:</w:t>
      </w:r>
      <w:r>
        <w:tab/>
      </w:r>
      <w:r>
        <w:tab/>
        <w:t>20  X  38 + 4    cms de solapa  volada</w:t>
      </w:r>
    </w:p>
    <w:p w:rsidR="0057647B" w:rsidRDefault="0057647B" w:rsidP="0057647B">
      <w:r>
        <w:t>SELLADO:</w:t>
      </w:r>
      <w:r>
        <w:tab/>
      </w:r>
      <w:r>
        <w:tab/>
        <w:t>Para selle lateral.</w:t>
      </w:r>
    </w:p>
    <w:p w:rsidR="0057647B" w:rsidRDefault="0057647B" w:rsidP="0057647B"/>
    <w:p w:rsidR="0057647B" w:rsidRDefault="0057647B" w:rsidP="0057647B"/>
    <w:p w:rsidR="0057647B" w:rsidRDefault="0057647B" w:rsidP="0057647B">
      <w:r>
        <w:rPr>
          <w:b/>
          <w:bCs/>
          <w:u w:val="single"/>
        </w:rPr>
        <w:t>NOTA:</w:t>
      </w:r>
      <w:r>
        <w:t xml:space="preserve">  *   Los cyreles   NUEVOS</w:t>
      </w:r>
    </w:p>
    <w:p w:rsidR="0057647B" w:rsidRDefault="0057647B" w:rsidP="0057647B">
      <w:pPr>
        <w:numPr>
          <w:ilvl w:val="0"/>
          <w:numId w:val="1"/>
        </w:numPr>
      </w:pPr>
      <w:r>
        <w:t>Se envían ARTE    para tonos y alturas</w:t>
      </w:r>
    </w:p>
    <w:p w:rsidR="0057647B" w:rsidRPr="00307118" w:rsidRDefault="0057647B" w:rsidP="0057647B">
      <w:pPr>
        <w:numPr>
          <w:ilvl w:val="0"/>
          <w:numId w:val="2"/>
        </w:numPr>
      </w:pPr>
      <w:r>
        <w:t xml:space="preserve">Se  envia el material de PP </w:t>
      </w:r>
    </w:p>
    <w:p w:rsidR="0057647B" w:rsidRPr="00150D1A" w:rsidRDefault="0057647B" w:rsidP="0057647B">
      <w:pPr>
        <w:numPr>
          <w:ilvl w:val="0"/>
          <w:numId w:val="2"/>
        </w:numPr>
      </w:pPr>
      <w:r>
        <w:rPr>
          <w:b/>
        </w:rPr>
        <w:t>SE APRUEBA IMPRESION</w:t>
      </w:r>
    </w:p>
    <w:p w:rsidR="0057647B" w:rsidRDefault="0057647B" w:rsidP="0057647B">
      <w:pPr>
        <w:ind w:left="885"/>
      </w:pPr>
    </w:p>
    <w:p w:rsidR="0057647B" w:rsidRDefault="0057647B" w:rsidP="0057647B">
      <w:pPr>
        <w:ind w:left="885"/>
      </w:pPr>
    </w:p>
    <w:p w:rsidR="0057647B" w:rsidRDefault="0057647B" w:rsidP="0057647B">
      <w:r>
        <w:t>Agradezco la atención y colaboración prestada.</w:t>
      </w:r>
    </w:p>
    <w:p w:rsidR="0057647B" w:rsidRDefault="0057647B" w:rsidP="0057647B"/>
    <w:p w:rsidR="0057647B" w:rsidRDefault="0057647B" w:rsidP="0057647B"/>
    <w:p w:rsidR="0057647B" w:rsidRDefault="0057647B" w:rsidP="0057647B">
      <w:r>
        <w:t>Cordialmente,</w:t>
      </w:r>
    </w:p>
    <w:p w:rsidR="0057647B" w:rsidRDefault="0057647B" w:rsidP="0057647B"/>
    <w:p w:rsidR="0057647B" w:rsidRDefault="0057647B" w:rsidP="0057647B"/>
    <w:p w:rsidR="0057647B" w:rsidRDefault="0057647B" w:rsidP="0057647B"/>
    <w:p w:rsidR="0057647B" w:rsidRDefault="0057647B" w:rsidP="0057647B">
      <w:r>
        <w:t>RICARDO CASAS ZAPATA</w:t>
      </w:r>
    </w:p>
    <w:p w:rsidR="0057647B" w:rsidRDefault="0057647B" w:rsidP="0057647B">
      <w:r>
        <w:t>Director.</w:t>
      </w:r>
    </w:p>
    <w:p w:rsidR="0057647B" w:rsidRDefault="0057647B" w:rsidP="0042659C">
      <w:pPr>
        <w:rPr>
          <w:b/>
        </w:rPr>
      </w:pPr>
    </w:p>
    <w:p w:rsidR="00E27F48" w:rsidRDefault="00E27F48" w:rsidP="0042659C">
      <w:pPr>
        <w:rPr>
          <w:b/>
        </w:rPr>
      </w:pPr>
    </w:p>
    <w:p w:rsidR="00E27F48" w:rsidRDefault="00E27F48" w:rsidP="0042659C">
      <w:pPr>
        <w:rPr>
          <w:b/>
        </w:rPr>
      </w:pPr>
    </w:p>
    <w:p w:rsidR="00E27F48" w:rsidRDefault="00E27F48" w:rsidP="0042659C">
      <w:pPr>
        <w:rPr>
          <w:b/>
        </w:rPr>
      </w:pPr>
    </w:p>
    <w:p w:rsidR="00E27F48" w:rsidRDefault="00E27F48" w:rsidP="0042659C">
      <w:pPr>
        <w:rPr>
          <w:b/>
        </w:rPr>
      </w:pPr>
    </w:p>
    <w:p w:rsidR="00E27F48" w:rsidRDefault="00E27F48" w:rsidP="0042659C">
      <w:pPr>
        <w:rPr>
          <w:b/>
        </w:rPr>
      </w:pPr>
    </w:p>
    <w:p w:rsidR="00E27F48" w:rsidRDefault="00E27F48" w:rsidP="00E27F48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E27F48" w:rsidRDefault="00E27F48" w:rsidP="00E27F48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E27F48" w:rsidRDefault="00E27F48" w:rsidP="00E27F48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E27F48" w:rsidRDefault="00E27F48" w:rsidP="00E27F48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E27F48" w:rsidRDefault="00E27F48" w:rsidP="00E27F48">
      <w:pPr>
        <w:rPr>
          <w:b/>
          <w:bCs/>
        </w:rPr>
      </w:pPr>
    </w:p>
    <w:p w:rsidR="00E27F48" w:rsidRDefault="00E27F48" w:rsidP="00E27F48">
      <w:pPr>
        <w:pStyle w:val="Ttulo1"/>
      </w:pPr>
    </w:p>
    <w:p w:rsidR="00E27F48" w:rsidRDefault="00E27F48" w:rsidP="00E27F48">
      <w:pPr>
        <w:pStyle w:val="Ttulo1"/>
      </w:pPr>
      <w:r>
        <w:t>ORDEN DE TRABAJO  N °      07514</w:t>
      </w:r>
    </w:p>
    <w:p w:rsidR="00E27F48" w:rsidRDefault="00E27F48" w:rsidP="00E27F48"/>
    <w:p w:rsidR="00E27F48" w:rsidRDefault="00E27F48" w:rsidP="00E27F48">
      <w:r>
        <w:t>FECHA:</w:t>
      </w:r>
      <w:r>
        <w:tab/>
        <w:t>Medellín,  Noviembre  18   de   2010</w:t>
      </w:r>
    </w:p>
    <w:p w:rsidR="00E27F48" w:rsidRDefault="00E27F48" w:rsidP="00E27F48">
      <w:r>
        <w:t>PARA:</w:t>
      </w:r>
      <w:r>
        <w:tab/>
      </w:r>
      <w:r>
        <w:tab/>
        <w:t>PLÁSTICOS DARMA</w:t>
      </w:r>
    </w:p>
    <w:p w:rsidR="00E27F48" w:rsidRDefault="00E27F48" w:rsidP="00E27F48">
      <w:r>
        <w:t>ATENCIÓN:</w:t>
      </w:r>
      <w:r>
        <w:tab/>
        <w:t>Sr. Darío Jaramillo</w:t>
      </w:r>
    </w:p>
    <w:p w:rsidR="00E27F48" w:rsidRDefault="00E27F48" w:rsidP="00E27F48">
      <w:r>
        <w:tab/>
      </w:r>
      <w:r>
        <w:tab/>
        <w:t>Gerente.</w:t>
      </w:r>
    </w:p>
    <w:p w:rsidR="00E27F48" w:rsidRDefault="00E27F48" w:rsidP="00E27F48"/>
    <w:p w:rsidR="00E27F48" w:rsidRDefault="00E27F48" w:rsidP="00E27F48">
      <w:r>
        <w:t>Apreciado Don Darío:</w:t>
      </w:r>
    </w:p>
    <w:p w:rsidR="00E27F48" w:rsidRDefault="00E27F48" w:rsidP="00E27F48"/>
    <w:p w:rsidR="00E27F48" w:rsidRDefault="00E27F48" w:rsidP="00E27F48">
      <w:r>
        <w:t>Con la presente estamos solicitando el siguiente servicio de  IMPRESIÓN :</w:t>
      </w:r>
    </w:p>
    <w:p w:rsidR="00E27F48" w:rsidRDefault="00E27F48" w:rsidP="00E27F48"/>
    <w:p w:rsidR="00E27F48" w:rsidRDefault="00E27F48" w:rsidP="00E27F48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E27F48" w:rsidRDefault="00E27F48" w:rsidP="00E27F48">
      <w:r>
        <w:t xml:space="preserve">MATERIAL   :           Polipropileno  SemiTubular   de  </w:t>
      </w:r>
      <w:r w:rsidRPr="002720AA">
        <w:rPr>
          <w:b/>
        </w:rPr>
        <w:t>20 + 4</w:t>
      </w:r>
      <w:r>
        <w:t xml:space="preserve">     cms</w:t>
      </w:r>
    </w:p>
    <w:p w:rsidR="00E27F48" w:rsidRDefault="00E27F48" w:rsidP="00E27F48">
      <w:r>
        <w:t>CLIBRE      :               1.5  ”</w:t>
      </w:r>
    </w:p>
    <w:p w:rsidR="00E27F48" w:rsidRPr="00AD5DCF" w:rsidRDefault="00E27F48" w:rsidP="00E27F48">
      <w:pPr>
        <w:rPr>
          <w:b/>
        </w:rPr>
      </w:pPr>
      <w:r>
        <w:t>REFERENCIA:</w:t>
      </w:r>
      <w:r>
        <w:tab/>
      </w:r>
      <w:r>
        <w:rPr>
          <w:b/>
        </w:rPr>
        <w:t>CARMEL  INTERIOR  GRANDE</w:t>
      </w:r>
    </w:p>
    <w:p w:rsidR="00E27F48" w:rsidRDefault="00E27F48" w:rsidP="00E27F48">
      <w:r>
        <w:t>CANTIDAD    :          120    Kg</w:t>
      </w:r>
    </w:p>
    <w:p w:rsidR="00E27F48" w:rsidRDefault="00E27F48" w:rsidP="00E27F48">
      <w:r>
        <w:t>COLORES:</w:t>
      </w:r>
      <w:r>
        <w:tab/>
      </w:r>
      <w:r>
        <w:tab/>
        <w:t>1 ( Según  arte )</w:t>
      </w:r>
    </w:p>
    <w:p w:rsidR="00E27F48" w:rsidRDefault="00E27F48" w:rsidP="00E27F48">
      <w:r>
        <w:t>CARAS:</w:t>
      </w:r>
      <w:r>
        <w:tab/>
      </w:r>
      <w:r>
        <w:tab/>
        <w:t xml:space="preserve">1  </w:t>
      </w:r>
    </w:p>
    <w:p w:rsidR="00E27F48" w:rsidRDefault="00E27F48" w:rsidP="00E27F48">
      <w:r>
        <w:t>REPETICIÓN:</w:t>
      </w:r>
      <w:r>
        <w:tab/>
        <w:t>18</w:t>
      </w:r>
    </w:p>
    <w:p w:rsidR="00E27F48" w:rsidRPr="007E24E2" w:rsidRDefault="00E27F48" w:rsidP="00E27F48">
      <w:pPr>
        <w:rPr>
          <w:b/>
        </w:rPr>
      </w:pPr>
      <w:r>
        <w:t>RODILLO:</w:t>
      </w:r>
      <w:r>
        <w:tab/>
      </w:r>
      <w:r>
        <w:tab/>
      </w:r>
      <w:r w:rsidRPr="007E24E2">
        <w:rPr>
          <w:b/>
        </w:rPr>
        <w:t>37</w:t>
      </w:r>
    </w:p>
    <w:p w:rsidR="00E27F48" w:rsidRDefault="00E27F48" w:rsidP="00E27F48">
      <w:r>
        <w:t>BOLSA:</w:t>
      </w:r>
      <w:r>
        <w:tab/>
      </w:r>
      <w:r>
        <w:tab/>
        <w:t>18  X  20 + 4    cms de solapa  volada</w:t>
      </w:r>
    </w:p>
    <w:p w:rsidR="00E27F48" w:rsidRDefault="00E27F48" w:rsidP="00E27F48">
      <w:r>
        <w:t>SELLADO:</w:t>
      </w:r>
      <w:r>
        <w:tab/>
      </w:r>
      <w:r>
        <w:tab/>
        <w:t>Para selle lateral.</w:t>
      </w:r>
    </w:p>
    <w:p w:rsidR="00E27F48" w:rsidRDefault="00E27F48" w:rsidP="00E27F48"/>
    <w:p w:rsidR="00E27F48" w:rsidRDefault="00E27F48" w:rsidP="00E27F48"/>
    <w:p w:rsidR="00E27F48" w:rsidRDefault="00E27F48" w:rsidP="00E27F48">
      <w:r>
        <w:rPr>
          <w:b/>
          <w:bCs/>
          <w:u w:val="single"/>
        </w:rPr>
        <w:t>NOTA:</w:t>
      </w:r>
      <w:r>
        <w:t xml:space="preserve">  *   Los cyreles   se encuentran en  su  planta</w:t>
      </w:r>
    </w:p>
    <w:p w:rsidR="00E27F48" w:rsidRDefault="00E27F48" w:rsidP="00E27F48">
      <w:pPr>
        <w:numPr>
          <w:ilvl w:val="0"/>
          <w:numId w:val="1"/>
        </w:numPr>
      </w:pPr>
      <w:r>
        <w:t>Se envían ARTE    para tonos y alturas</w:t>
      </w:r>
    </w:p>
    <w:p w:rsidR="00E27F48" w:rsidRPr="00307118" w:rsidRDefault="00E27F48" w:rsidP="00E27F48">
      <w:pPr>
        <w:numPr>
          <w:ilvl w:val="0"/>
          <w:numId w:val="2"/>
        </w:numPr>
      </w:pPr>
      <w:r>
        <w:t xml:space="preserve">Se  envia el material de PP </w:t>
      </w:r>
      <w:r>
        <w:rPr>
          <w:b/>
        </w:rPr>
        <w:t xml:space="preserve">de  20 + 4 </w:t>
      </w:r>
      <w:r w:rsidRPr="00AD5DCF">
        <w:rPr>
          <w:b/>
        </w:rPr>
        <w:t xml:space="preserve">  cms</w:t>
      </w:r>
    </w:p>
    <w:p w:rsidR="00E27F48" w:rsidRPr="00E27F48" w:rsidRDefault="00E27F48" w:rsidP="00E27F48">
      <w:pPr>
        <w:numPr>
          <w:ilvl w:val="0"/>
          <w:numId w:val="2"/>
        </w:numPr>
      </w:pPr>
      <w:r>
        <w:rPr>
          <w:b/>
        </w:rPr>
        <w:t>OJO  EL RODILLO ES  37</w:t>
      </w:r>
    </w:p>
    <w:p w:rsidR="00E27F48" w:rsidRPr="00150D1A" w:rsidRDefault="00E27F48" w:rsidP="00E27F48">
      <w:pPr>
        <w:numPr>
          <w:ilvl w:val="0"/>
          <w:numId w:val="2"/>
        </w:numPr>
      </w:pPr>
      <w:r>
        <w:rPr>
          <w:b/>
        </w:rPr>
        <w:t>DISEÑO  VIEJO</w:t>
      </w:r>
    </w:p>
    <w:p w:rsidR="00E27F48" w:rsidRDefault="00E27F48" w:rsidP="00E27F48">
      <w:pPr>
        <w:ind w:left="885"/>
      </w:pPr>
    </w:p>
    <w:p w:rsidR="00E27F48" w:rsidRDefault="00E27F48" w:rsidP="00E27F48">
      <w:pPr>
        <w:ind w:left="885"/>
      </w:pPr>
    </w:p>
    <w:p w:rsidR="00E27F48" w:rsidRDefault="00E27F48" w:rsidP="00E27F48">
      <w:r>
        <w:t>Agradezco la atención y colaboración prestada.</w:t>
      </w:r>
    </w:p>
    <w:p w:rsidR="00E27F48" w:rsidRDefault="00E27F48" w:rsidP="00E27F48"/>
    <w:p w:rsidR="00E27F48" w:rsidRDefault="00E27F48" w:rsidP="00E27F48"/>
    <w:p w:rsidR="00E27F48" w:rsidRDefault="00E27F48" w:rsidP="00E27F48">
      <w:r>
        <w:t>Cordialmente,</w:t>
      </w:r>
    </w:p>
    <w:p w:rsidR="00E27F48" w:rsidRDefault="00E27F48" w:rsidP="00E27F48"/>
    <w:p w:rsidR="00E27F48" w:rsidRDefault="00E27F48" w:rsidP="00E27F48"/>
    <w:p w:rsidR="00E27F48" w:rsidRDefault="00E27F48" w:rsidP="00E27F48"/>
    <w:p w:rsidR="00E27F48" w:rsidRDefault="00E27F48" w:rsidP="00E27F48">
      <w:r>
        <w:t>RICARDO CASAS ZAPATA</w:t>
      </w:r>
    </w:p>
    <w:p w:rsidR="00E27F48" w:rsidRDefault="00E27F48" w:rsidP="00E27F48">
      <w:r>
        <w:t>Director.</w:t>
      </w:r>
    </w:p>
    <w:p w:rsidR="00E27F48" w:rsidRDefault="00E27F48" w:rsidP="0042659C">
      <w:pPr>
        <w:rPr>
          <w:b/>
        </w:rPr>
      </w:pPr>
    </w:p>
    <w:p w:rsidR="009A5027" w:rsidRDefault="009A5027" w:rsidP="0042659C">
      <w:pPr>
        <w:rPr>
          <w:b/>
        </w:rPr>
      </w:pPr>
    </w:p>
    <w:p w:rsidR="009A5027" w:rsidRDefault="009A5027" w:rsidP="0042659C">
      <w:pPr>
        <w:rPr>
          <w:b/>
        </w:rPr>
      </w:pPr>
    </w:p>
    <w:p w:rsidR="009A5027" w:rsidRDefault="009A5027" w:rsidP="0042659C">
      <w:pPr>
        <w:rPr>
          <w:b/>
        </w:rPr>
      </w:pPr>
    </w:p>
    <w:p w:rsidR="009A5027" w:rsidRDefault="009A5027" w:rsidP="0042659C">
      <w:pPr>
        <w:rPr>
          <w:b/>
        </w:rPr>
      </w:pPr>
    </w:p>
    <w:p w:rsidR="009A5027" w:rsidRDefault="009A5027" w:rsidP="009A5027">
      <w:pPr>
        <w:tabs>
          <w:tab w:val="left" w:pos="2340"/>
        </w:tabs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9A5027" w:rsidRDefault="009A5027" w:rsidP="009A5027">
      <w:pPr>
        <w:tabs>
          <w:tab w:val="left" w:pos="2340"/>
        </w:tabs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9A5027" w:rsidRDefault="009A5027" w:rsidP="009A5027">
      <w:pPr>
        <w:tabs>
          <w:tab w:val="left" w:pos="2340"/>
        </w:tabs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9A5027" w:rsidRDefault="009A5027" w:rsidP="009A5027">
      <w:pPr>
        <w:tabs>
          <w:tab w:val="left" w:pos="2340"/>
        </w:tabs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9A5027" w:rsidRDefault="009A5027" w:rsidP="009A5027">
      <w:pPr>
        <w:tabs>
          <w:tab w:val="left" w:pos="2340"/>
        </w:tabs>
        <w:rPr>
          <w:b/>
          <w:bCs/>
        </w:rPr>
      </w:pPr>
    </w:p>
    <w:p w:rsidR="009A5027" w:rsidRDefault="009A5027" w:rsidP="009A5027">
      <w:pPr>
        <w:pStyle w:val="Ttulo1"/>
      </w:pPr>
    </w:p>
    <w:p w:rsidR="009A5027" w:rsidRDefault="009A5027" w:rsidP="009A5027">
      <w:pPr>
        <w:pStyle w:val="Ttulo1"/>
      </w:pPr>
      <w:r>
        <w:t>ORDEN DE TRABAJO  N°     07687</w:t>
      </w:r>
    </w:p>
    <w:p w:rsidR="009A5027" w:rsidRDefault="009A5027" w:rsidP="009A5027"/>
    <w:p w:rsidR="009A5027" w:rsidRDefault="009A5027" w:rsidP="009A5027">
      <w:r>
        <w:t>FECHA:</w:t>
      </w:r>
      <w:r>
        <w:tab/>
        <w:t>Medellín, Noviembre  19   de   2010</w:t>
      </w:r>
    </w:p>
    <w:p w:rsidR="009A5027" w:rsidRDefault="009A5027" w:rsidP="009A5027">
      <w:r>
        <w:t>PARA:</w:t>
      </w:r>
      <w:r>
        <w:tab/>
      </w:r>
      <w:r>
        <w:tab/>
        <w:t>PLÁSTICOS DARMA</w:t>
      </w:r>
    </w:p>
    <w:p w:rsidR="009A5027" w:rsidRDefault="009A5027" w:rsidP="009A5027">
      <w:r>
        <w:t>ATENCIÓN:</w:t>
      </w:r>
      <w:r>
        <w:tab/>
        <w:t>Sr. Darío Jaramillo</w:t>
      </w:r>
    </w:p>
    <w:p w:rsidR="009A5027" w:rsidRDefault="009A5027" w:rsidP="009A5027">
      <w:r>
        <w:tab/>
      </w:r>
      <w:r>
        <w:tab/>
        <w:t>Gerente.</w:t>
      </w:r>
    </w:p>
    <w:p w:rsidR="009A5027" w:rsidRDefault="009A5027" w:rsidP="009A5027"/>
    <w:p w:rsidR="009A5027" w:rsidRDefault="009A5027" w:rsidP="009A5027">
      <w:r>
        <w:t>Apreciado Don Darío :</w:t>
      </w:r>
    </w:p>
    <w:p w:rsidR="009A5027" w:rsidRDefault="009A5027" w:rsidP="009A5027">
      <w:r>
        <w:t xml:space="preserve"> </w:t>
      </w:r>
    </w:p>
    <w:p w:rsidR="009A5027" w:rsidRDefault="009A5027" w:rsidP="009A5027">
      <w:r>
        <w:t xml:space="preserve">Con la presente estamos solicitando el siguiente servicio de  </w:t>
      </w:r>
      <w:r w:rsidRPr="0021495C">
        <w:rPr>
          <w:u w:val="single"/>
        </w:rPr>
        <w:t>IMPRESION</w:t>
      </w:r>
      <w:r>
        <w:t>:</w:t>
      </w:r>
    </w:p>
    <w:p w:rsidR="009A5027" w:rsidRDefault="009A5027" w:rsidP="009A5027"/>
    <w:p w:rsidR="009A5027" w:rsidRDefault="009A5027" w:rsidP="009A5027">
      <w:pPr>
        <w:rPr>
          <w:b/>
          <w:bCs/>
          <w:u w:val="single"/>
        </w:rPr>
      </w:pPr>
    </w:p>
    <w:p w:rsidR="009A5027" w:rsidRDefault="009A5027" w:rsidP="009A5027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9A5027" w:rsidRDefault="009A5027" w:rsidP="009A5027"/>
    <w:p w:rsidR="009A5027" w:rsidRDefault="009A5027" w:rsidP="009A5027">
      <w:r>
        <w:t>MATERIAL:</w:t>
      </w:r>
      <w:r>
        <w:tab/>
      </w:r>
      <w:r>
        <w:tab/>
        <w:t>Polietileno BAJA  tubular</w:t>
      </w:r>
    </w:p>
    <w:p w:rsidR="009A5027" w:rsidRPr="003F0627" w:rsidRDefault="009A5027" w:rsidP="009A5027">
      <w:pPr>
        <w:rPr>
          <w:b/>
        </w:rPr>
      </w:pPr>
      <w:r>
        <w:t>MEDIDA:</w:t>
      </w:r>
      <w:r>
        <w:tab/>
      </w:r>
      <w:r>
        <w:tab/>
      </w:r>
      <w:r>
        <w:rPr>
          <w:b/>
        </w:rPr>
        <w:t>34.5</w:t>
      </w:r>
      <w:r w:rsidRPr="00743DF3">
        <w:rPr>
          <w:b/>
        </w:rPr>
        <w:t xml:space="preserve">     Cms</w:t>
      </w:r>
      <w:r>
        <w:t xml:space="preserve">. </w:t>
      </w:r>
    </w:p>
    <w:p w:rsidR="009A5027" w:rsidRDefault="009A5027" w:rsidP="009A5027">
      <w:r>
        <w:t>CALIBRE:</w:t>
      </w:r>
      <w:r>
        <w:tab/>
      </w:r>
      <w:r>
        <w:tab/>
      </w:r>
      <w:r>
        <w:rPr>
          <w:b/>
        </w:rPr>
        <w:t>1.2</w:t>
      </w:r>
      <w:r w:rsidRPr="00BB2CA5">
        <w:rPr>
          <w:b/>
        </w:rPr>
        <w:t xml:space="preserve">  ”</w:t>
      </w:r>
    </w:p>
    <w:p w:rsidR="009A5027" w:rsidRDefault="009A5027" w:rsidP="009A5027">
      <w:r>
        <w:t>COLOR:</w:t>
      </w:r>
      <w:r>
        <w:tab/>
      </w:r>
      <w:r>
        <w:tab/>
        <w:t>Transparente</w:t>
      </w:r>
    </w:p>
    <w:p w:rsidR="009A5027" w:rsidRDefault="009A5027" w:rsidP="009A5027">
      <w:r>
        <w:t>CANTIDAD:</w:t>
      </w:r>
      <w:r>
        <w:tab/>
      </w:r>
      <w:r>
        <w:tab/>
      </w:r>
      <w:r w:rsidR="00E7679C">
        <w:rPr>
          <w:b/>
        </w:rPr>
        <w:t>120</w:t>
      </w:r>
      <w:r w:rsidRPr="0029142F">
        <w:rPr>
          <w:b/>
        </w:rPr>
        <w:t xml:space="preserve"> </w:t>
      </w:r>
      <w:r w:rsidRPr="00CE3FFA">
        <w:rPr>
          <w:b/>
        </w:rPr>
        <w:t xml:space="preserve">  </w:t>
      </w:r>
      <w:r>
        <w:t xml:space="preserve">  Kg</w:t>
      </w:r>
    </w:p>
    <w:p w:rsidR="009A5027" w:rsidRDefault="009A5027" w:rsidP="009A5027">
      <w:r>
        <w:t>COLORES:</w:t>
      </w:r>
      <w:r>
        <w:tab/>
      </w:r>
      <w:r>
        <w:tab/>
        <w:t>1  (  Negro  )</w:t>
      </w:r>
    </w:p>
    <w:p w:rsidR="009A5027" w:rsidRDefault="009A5027" w:rsidP="009A5027">
      <w:r>
        <w:t>CARAS:</w:t>
      </w:r>
      <w:r>
        <w:tab/>
      </w:r>
      <w:r>
        <w:tab/>
        <w:t>1  (1 x 1 )</w:t>
      </w:r>
    </w:p>
    <w:p w:rsidR="009A5027" w:rsidRDefault="009A5027" w:rsidP="009A5027">
      <w:r>
        <w:t>REPETICIÓN:</w:t>
      </w:r>
      <w:r>
        <w:tab/>
        <w:t xml:space="preserve">27    Cms. </w:t>
      </w:r>
    </w:p>
    <w:p w:rsidR="009A5027" w:rsidRDefault="009A5027" w:rsidP="009A5027">
      <w:r>
        <w:t>BOLSA:</w:t>
      </w:r>
      <w:r>
        <w:tab/>
      </w:r>
      <w:r>
        <w:tab/>
        <w:t xml:space="preserve">27   X   32 + 5    Cms  de Solapa Interna Pegada </w:t>
      </w:r>
    </w:p>
    <w:p w:rsidR="009A5027" w:rsidRDefault="009A5027" w:rsidP="009A5027">
      <w:r>
        <w:t xml:space="preserve">RODILLO :                </w:t>
      </w:r>
      <w:r w:rsidRPr="004B0ED3">
        <w:rPr>
          <w:b/>
        </w:rPr>
        <w:t>56</w:t>
      </w:r>
    </w:p>
    <w:p w:rsidR="009A5027" w:rsidRDefault="009A5027" w:rsidP="009A5027">
      <w:r>
        <w:t>SELLADO:</w:t>
      </w:r>
      <w:r>
        <w:tab/>
      </w:r>
      <w:r>
        <w:tab/>
        <w:t xml:space="preserve">Lateral  </w:t>
      </w:r>
    </w:p>
    <w:p w:rsidR="009A5027" w:rsidRPr="001F34F2" w:rsidRDefault="009A5027" w:rsidP="009A5027">
      <w:r w:rsidRPr="001F34F2">
        <w:t>REFERENCIA:</w:t>
      </w:r>
      <w:r w:rsidRPr="001F34F2">
        <w:tab/>
      </w:r>
      <w:r>
        <w:rPr>
          <w:b/>
        </w:rPr>
        <w:t xml:space="preserve">ECKO      </w:t>
      </w:r>
      <w:r w:rsidRPr="001F34F2">
        <w:rPr>
          <w:b/>
        </w:rPr>
        <w:t xml:space="preserve">    ( IMPRESIÓN  WARNING )</w:t>
      </w:r>
    </w:p>
    <w:p w:rsidR="009A5027" w:rsidRPr="001F34F2" w:rsidRDefault="009A5027" w:rsidP="009A5027"/>
    <w:p w:rsidR="009A5027" w:rsidRDefault="009A5027" w:rsidP="009A5027">
      <w:pPr>
        <w:rPr>
          <w:b/>
        </w:rPr>
      </w:pPr>
      <w:r w:rsidRPr="001F34F2">
        <w:rPr>
          <w:b/>
        </w:rPr>
        <w:tab/>
      </w:r>
      <w:r w:rsidRPr="001F34F2">
        <w:rPr>
          <w:b/>
        </w:rPr>
        <w:tab/>
      </w:r>
      <w:r w:rsidRPr="001F34F2">
        <w:rPr>
          <w:b/>
        </w:rPr>
        <w:tab/>
      </w:r>
    </w:p>
    <w:p w:rsidR="009A5027" w:rsidRDefault="009A5027" w:rsidP="009A5027">
      <w:r>
        <w:rPr>
          <w:b/>
          <w:bCs/>
          <w:u w:val="single"/>
        </w:rPr>
        <w:t>NOTA:</w:t>
      </w:r>
      <w:r>
        <w:t xml:space="preserve">  - Los cyreles  se encuentran en su planta</w:t>
      </w:r>
    </w:p>
    <w:p w:rsidR="009A5027" w:rsidRDefault="009A5027" w:rsidP="009A5027">
      <w:pPr>
        <w:numPr>
          <w:ilvl w:val="0"/>
          <w:numId w:val="2"/>
        </w:numPr>
      </w:pPr>
      <w:r>
        <w:t>Altura y tonos según  Muestra</w:t>
      </w:r>
    </w:p>
    <w:p w:rsidR="009A5027" w:rsidRDefault="009A5027" w:rsidP="009A5027">
      <w:pPr>
        <w:numPr>
          <w:ilvl w:val="0"/>
          <w:numId w:val="2"/>
        </w:numPr>
        <w:rPr>
          <w:b/>
        </w:rPr>
      </w:pPr>
      <w:smartTag w:uri="urn:schemas-microsoft-com:office:smarttags" w:element="PersonName">
        <w:smartTagPr>
          <w:attr w:name="ProductID" w:val="PLASTICOS UNION"/>
        </w:smartTagPr>
        <w:r>
          <w:rPr>
            <w:b/>
          </w:rPr>
          <w:t>PLASTICOS UNION</w:t>
        </w:r>
      </w:smartTag>
      <w:r>
        <w:rPr>
          <w:b/>
        </w:rPr>
        <w:t xml:space="preserve"> ENVIA EL MATERIAL</w:t>
      </w:r>
    </w:p>
    <w:p w:rsidR="009A5027" w:rsidRPr="004E08B4" w:rsidRDefault="009A5027" w:rsidP="009A5027">
      <w:pPr>
        <w:ind w:left="1500"/>
        <w:rPr>
          <w:b/>
        </w:rPr>
      </w:pPr>
    </w:p>
    <w:p w:rsidR="009A5027" w:rsidRPr="00465B97" w:rsidRDefault="009A5027" w:rsidP="009A5027"/>
    <w:p w:rsidR="009A5027" w:rsidRDefault="009A5027" w:rsidP="009A5027">
      <w:r>
        <w:t>Agradezco la atención y colaboración prestada.</w:t>
      </w:r>
    </w:p>
    <w:p w:rsidR="009A5027" w:rsidRDefault="009A5027" w:rsidP="009A5027"/>
    <w:p w:rsidR="009A5027" w:rsidRDefault="009A5027" w:rsidP="009A5027"/>
    <w:p w:rsidR="009A5027" w:rsidRDefault="009A5027" w:rsidP="009A5027">
      <w:r>
        <w:t>Cordialmente,</w:t>
      </w:r>
    </w:p>
    <w:p w:rsidR="009A5027" w:rsidRDefault="009A5027" w:rsidP="009A5027"/>
    <w:p w:rsidR="009A5027" w:rsidRDefault="009A5027" w:rsidP="009A5027"/>
    <w:p w:rsidR="009A5027" w:rsidRDefault="009A5027" w:rsidP="009A5027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9A5027" w:rsidRDefault="009A5027" w:rsidP="009A5027">
      <w:r>
        <w:t>Director.</w:t>
      </w:r>
    </w:p>
    <w:p w:rsidR="009A5027" w:rsidRDefault="009A5027" w:rsidP="009A5027">
      <w:pPr>
        <w:rPr>
          <w:b/>
        </w:rPr>
      </w:pPr>
    </w:p>
    <w:p w:rsidR="009A5027" w:rsidRDefault="009A5027" w:rsidP="0042659C">
      <w:pPr>
        <w:rPr>
          <w:b/>
        </w:rPr>
      </w:pPr>
    </w:p>
    <w:p w:rsidR="00E7679C" w:rsidRDefault="00E7679C" w:rsidP="0042659C">
      <w:pPr>
        <w:rPr>
          <w:b/>
        </w:rPr>
      </w:pPr>
    </w:p>
    <w:p w:rsidR="00E7679C" w:rsidRDefault="00E7679C" w:rsidP="0042659C">
      <w:pPr>
        <w:rPr>
          <w:b/>
        </w:rPr>
      </w:pPr>
    </w:p>
    <w:p w:rsidR="00E7679C" w:rsidRDefault="00E7679C" w:rsidP="00E7679C">
      <w:pPr>
        <w:rPr>
          <w:b/>
        </w:rPr>
      </w:pPr>
    </w:p>
    <w:p w:rsidR="00E7679C" w:rsidRDefault="00E7679C" w:rsidP="00E7679C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E7679C" w:rsidRDefault="00E7679C" w:rsidP="00E7679C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E7679C" w:rsidRDefault="00E7679C" w:rsidP="00E7679C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E7679C" w:rsidRDefault="00E7679C" w:rsidP="00E7679C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E7679C" w:rsidRDefault="00E7679C" w:rsidP="00E7679C"/>
    <w:p w:rsidR="00E7679C" w:rsidRDefault="00E7679C" w:rsidP="00E7679C">
      <w:pPr>
        <w:pStyle w:val="Ttulo1"/>
      </w:pPr>
      <w:r>
        <w:t>ORDEN DE TRABAJO    N°      07685</w:t>
      </w:r>
    </w:p>
    <w:p w:rsidR="00E7679C" w:rsidRDefault="00E7679C" w:rsidP="00E7679C"/>
    <w:p w:rsidR="00E7679C" w:rsidRDefault="00E7679C" w:rsidP="00E7679C">
      <w:r>
        <w:t>FECHA:</w:t>
      </w:r>
      <w:r>
        <w:tab/>
        <w:t>Medellín, Noviembre  19    de  2010</w:t>
      </w:r>
    </w:p>
    <w:p w:rsidR="00E7679C" w:rsidRDefault="00E7679C" w:rsidP="00E7679C">
      <w:r>
        <w:t>PARA:</w:t>
      </w:r>
      <w:r>
        <w:tab/>
      </w:r>
      <w:r>
        <w:tab/>
        <w:t>PLÁSTICOS DARMA</w:t>
      </w:r>
    </w:p>
    <w:p w:rsidR="00E7679C" w:rsidRDefault="00E7679C" w:rsidP="00E7679C">
      <w:r>
        <w:t>ATENCIÓN:</w:t>
      </w:r>
      <w:r>
        <w:tab/>
        <w:t>Sr. Darío Jaramillo</w:t>
      </w:r>
    </w:p>
    <w:p w:rsidR="00E7679C" w:rsidRDefault="00E7679C" w:rsidP="00E7679C">
      <w:r>
        <w:tab/>
      </w:r>
      <w:r>
        <w:tab/>
        <w:t>Gerente.</w:t>
      </w:r>
    </w:p>
    <w:p w:rsidR="00E7679C" w:rsidRDefault="00E7679C" w:rsidP="00E7679C"/>
    <w:p w:rsidR="00E7679C" w:rsidRDefault="00E7679C" w:rsidP="00E7679C">
      <w:r>
        <w:t>Apreciado Don Darío:</w:t>
      </w:r>
    </w:p>
    <w:p w:rsidR="00E7679C" w:rsidRDefault="00E7679C" w:rsidP="00E7679C"/>
    <w:p w:rsidR="00E7679C" w:rsidRDefault="00E7679C" w:rsidP="00E7679C">
      <w:r>
        <w:t>Con la presente estamos solicitando el siguiente servicio de    IMPRESIÓN  :</w:t>
      </w:r>
    </w:p>
    <w:p w:rsidR="00E7679C" w:rsidRDefault="00E7679C" w:rsidP="00E7679C"/>
    <w:p w:rsidR="00E7679C" w:rsidRDefault="00E7679C" w:rsidP="00E7679C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E7679C" w:rsidRDefault="00E7679C" w:rsidP="00E7679C">
      <w:r>
        <w:t>MATERIAL   :           Polipropileno Lamina de   40  cms</w:t>
      </w:r>
    </w:p>
    <w:p w:rsidR="00E7679C" w:rsidRDefault="00E7679C" w:rsidP="00E7679C">
      <w:r>
        <w:t xml:space="preserve">CALIBRE      :           </w:t>
      </w:r>
      <w:r w:rsidRPr="00910E52">
        <w:rPr>
          <w:b/>
        </w:rPr>
        <w:t>2.0</w:t>
      </w:r>
      <w:r>
        <w:t xml:space="preserve">  ”</w:t>
      </w:r>
    </w:p>
    <w:p w:rsidR="00E7679C" w:rsidRPr="00F36A72" w:rsidRDefault="00E7679C" w:rsidP="00E7679C">
      <w:pPr>
        <w:rPr>
          <w:b/>
        </w:rPr>
      </w:pPr>
      <w:r>
        <w:t>REFERENCIA:</w:t>
      </w:r>
      <w:r>
        <w:tab/>
      </w:r>
      <w:r>
        <w:rPr>
          <w:b/>
        </w:rPr>
        <w:t>LAMINA ROSADA CON  SELLO</w:t>
      </w:r>
    </w:p>
    <w:p w:rsidR="00E7679C" w:rsidRDefault="00E7679C" w:rsidP="00E7679C">
      <w:r>
        <w:t xml:space="preserve">CANTIDAD    :          </w:t>
      </w:r>
      <w:r w:rsidR="00F90683">
        <w:rPr>
          <w:b/>
        </w:rPr>
        <w:t>9</w:t>
      </w:r>
      <w:r>
        <w:rPr>
          <w:b/>
        </w:rPr>
        <w:t>0</w:t>
      </w:r>
      <w:r w:rsidRPr="00F06B36">
        <w:rPr>
          <w:b/>
        </w:rPr>
        <w:t xml:space="preserve">    Kg</w:t>
      </w:r>
    </w:p>
    <w:p w:rsidR="00E7679C" w:rsidRDefault="00E7679C" w:rsidP="00E7679C">
      <w:r>
        <w:t>COLORES:</w:t>
      </w:r>
      <w:r>
        <w:tab/>
      </w:r>
      <w:r>
        <w:tab/>
        <w:t>5   (   Según Muestra  )</w:t>
      </w:r>
    </w:p>
    <w:p w:rsidR="00E7679C" w:rsidRDefault="00E7679C" w:rsidP="00E7679C">
      <w:r>
        <w:t>CARAS:</w:t>
      </w:r>
      <w:r>
        <w:tab/>
      </w:r>
      <w:r>
        <w:tab/>
        <w:t>1</w:t>
      </w:r>
    </w:p>
    <w:p w:rsidR="00E7679C" w:rsidRDefault="00E7679C" w:rsidP="00E7679C">
      <w:r>
        <w:t>R EPETICIÓN:</w:t>
      </w:r>
      <w:r>
        <w:tab/>
        <w:t>9.5    cms</w:t>
      </w:r>
    </w:p>
    <w:p w:rsidR="00E7679C" w:rsidRDefault="00E7679C" w:rsidP="00E7679C">
      <w:r>
        <w:t>RODILLO:</w:t>
      </w:r>
      <w:r>
        <w:tab/>
      </w:r>
      <w:r>
        <w:tab/>
      </w:r>
      <w:r w:rsidRPr="007C0A03">
        <w:rPr>
          <w:b/>
        </w:rPr>
        <w:t>30</w:t>
      </w:r>
    </w:p>
    <w:p w:rsidR="00E7679C" w:rsidRDefault="00E7679C" w:rsidP="00E7679C">
      <w:r>
        <w:t>LAMINA:</w:t>
      </w:r>
      <w:r>
        <w:tab/>
      </w:r>
      <w:r>
        <w:tab/>
        <w:t>9.5 X 20   cms</w:t>
      </w:r>
    </w:p>
    <w:p w:rsidR="00E7679C" w:rsidRDefault="00E7679C" w:rsidP="00E7679C">
      <w:r>
        <w:t>SELLADO:</w:t>
      </w:r>
      <w:r>
        <w:tab/>
      </w:r>
      <w:r>
        <w:tab/>
        <w:t>Para selle lateral.</w:t>
      </w:r>
    </w:p>
    <w:p w:rsidR="00E7679C" w:rsidRDefault="00E7679C" w:rsidP="00E7679C">
      <w:r>
        <w:t xml:space="preserve"> </w:t>
      </w:r>
    </w:p>
    <w:p w:rsidR="00E7679C" w:rsidRDefault="00E7679C" w:rsidP="00E7679C"/>
    <w:p w:rsidR="00E7679C" w:rsidRDefault="00E7679C" w:rsidP="00E7679C">
      <w:r>
        <w:rPr>
          <w:b/>
          <w:bCs/>
          <w:u w:val="single"/>
        </w:rPr>
        <w:t>NOTA:</w:t>
      </w:r>
      <w:r>
        <w:t xml:space="preserve">  * Los cyreles los envía  GRAFIFLEX</w:t>
      </w:r>
    </w:p>
    <w:p w:rsidR="00E7679C" w:rsidRDefault="00E7679C" w:rsidP="00E7679C">
      <w:pPr>
        <w:numPr>
          <w:ilvl w:val="0"/>
          <w:numId w:val="1"/>
        </w:numPr>
      </w:pPr>
      <w:r>
        <w:t>Colores igual muestra anterior</w:t>
      </w:r>
    </w:p>
    <w:p w:rsidR="00E7679C" w:rsidRDefault="00E7679C" w:rsidP="00E7679C">
      <w:pPr>
        <w:numPr>
          <w:ilvl w:val="0"/>
          <w:numId w:val="1"/>
        </w:numPr>
      </w:pPr>
      <w:r>
        <w:t>SE APRUEBA  IMPRESIÓN</w:t>
      </w:r>
    </w:p>
    <w:p w:rsidR="00E7679C" w:rsidRDefault="00174CDF" w:rsidP="00E7679C">
      <w:pPr>
        <w:numPr>
          <w:ilvl w:val="0"/>
          <w:numId w:val="1"/>
        </w:numPr>
      </w:pPr>
      <w:r>
        <w:t>CON  SELLO</w:t>
      </w:r>
    </w:p>
    <w:p w:rsidR="00E7679C" w:rsidRDefault="00E7679C" w:rsidP="00E7679C">
      <w:pPr>
        <w:ind w:left="885"/>
      </w:pPr>
    </w:p>
    <w:p w:rsidR="00E7679C" w:rsidRPr="00AF4F6F" w:rsidRDefault="00E7679C" w:rsidP="00E7679C">
      <w:pPr>
        <w:ind w:left="1860"/>
        <w:rPr>
          <w:b/>
          <w:u w:val="single"/>
        </w:rPr>
      </w:pPr>
    </w:p>
    <w:p w:rsidR="00E7679C" w:rsidRPr="00AF4F6F" w:rsidRDefault="00F90683" w:rsidP="00E7679C">
      <w:pPr>
        <w:numPr>
          <w:ilvl w:val="0"/>
          <w:numId w:val="2"/>
        </w:num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L      41376</w:t>
      </w:r>
    </w:p>
    <w:p w:rsidR="00E7679C" w:rsidRDefault="00E7679C" w:rsidP="00E7679C">
      <w:pPr>
        <w:ind w:left="1500"/>
        <w:rPr>
          <w:b/>
          <w:u w:val="single"/>
        </w:rPr>
      </w:pPr>
    </w:p>
    <w:p w:rsidR="00E7679C" w:rsidRPr="00D74513" w:rsidRDefault="00E7679C" w:rsidP="00E7679C">
      <w:pPr>
        <w:ind w:left="1500"/>
        <w:rPr>
          <w:b/>
          <w:u w:val="single"/>
        </w:rPr>
      </w:pPr>
    </w:p>
    <w:p w:rsidR="00E7679C" w:rsidRDefault="00E7679C" w:rsidP="00E7679C">
      <w:pPr>
        <w:ind w:left="1500"/>
        <w:rPr>
          <w:u w:val="single"/>
        </w:rPr>
      </w:pPr>
    </w:p>
    <w:p w:rsidR="00E7679C" w:rsidRDefault="00E7679C" w:rsidP="00E7679C">
      <w:r>
        <w:t>Agradezco la atención y colaboración prestada.</w:t>
      </w:r>
    </w:p>
    <w:p w:rsidR="00E7679C" w:rsidRDefault="00E7679C" w:rsidP="00E7679C"/>
    <w:p w:rsidR="00E7679C" w:rsidRDefault="00E7679C" w:rsidP="00E7679C">
      <w:r>
        <w:t>Cordialmente</w:t>
      </w:r>
    </w:p>
    <w:p w:rsidR="00E7679C" w:rsidRDefault="00E7679C" w:rsidP="00E7679C"/>
    <w:p w:rsidR="00E7679C" w:rsidRDefault="00E7679C" w:rsidP="00E7679C"/>
    <w:p w:rsidR="00E7679C" w:rsidRDefault="00E7679C" w:rsidP="00E7679C"/>
    <w:p w:rsidR="00E7679C" w:rsidRDefault="00E7679C" w:rsidP="00E7679C">
      <w:r>
        <w:t>RICARDO CASAS ZAPATA</w:t>
      </w:r>
    </w:p>
    <w:p w:rsidR="00E7679C" w:rsidRDefault="00E7679C" w:rsidP="00E7679C">
      <w:r>
        <w:t>Director</w:t>
      </w:r>
    </w:p>
    <w:p w:rsidR="00E7679C" w:rsidRDefault="00E7679C" w:rsidP="0042659C">
      <w:pPr>
        <w:rPr>
          <w:b/>
        </w:rPr>
      </w:pPr>
    </w:p>
    <w:p w:rsidR="00B867A8" w:rsidRDefault="00B867A8" w:rsidP="0042659C">
      <w:pPr>
        <w:rPr>
          <w:b/>
        </w:rPr>
      </w:pPr>
    </w:p>
    <w:p w:rsidR="00B867A8" w:rsidRDefault="00B867A8" w:rsidP="00B867A8">
      <w:pPr>
        <w:rPr>
          <w:b/>
        </w:rPr>
      </w:pPr>
    </w:p>
    <w:p w:rsidR="00B867A8" w:rsidRDefault="00B867A8" w:rsidP="00B867A8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B867A8" w:rsidRDefault="00B867A8" w:rsidP="00B867A8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B867A8" w:rsidRDefault="00B867A8" w:rsidP="00B867A8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B867A8" w:rsidRDefault="00B867A8" w:rsidP="00B867A8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B867A8" w:rsidRDefault="00B867A8" w:rsidP="00B867A8">
      <w:pPr>
        <w:rPr>
          <w:b/>
          <w:bCs/>
        </w:rPr>
      </w:pPr>
    </w:p>
    <w:p w:rsidR="00B867A8" w:rsidRDefault="00B867A8" w:rsidP="00B867A8">
      <w:pPr>
        <w:pStyle w:val="Ttulo1"/>
      </w:pPr>
    </w:p>
    <w:p w:rsidR="00B867A8" w:rsidRDefault="00B867A8" w:rsidP="00B867A8">
      <w:pPr>
        <w:pStyle w:val="Ttulo1"/>
      </w:pPr>
      <w:r>
        <w:t>ORDEN DE TRABAJO  N °      07516</w:t>
      </w:r>
    </w:p>
    <w:p w:rsidR="00B867A8" w:rsidRDefault="00B867A8" w:rsidP="00B867A8"/>
    <w:p w:rsidR="00B867A8" w:rsidRDefault="00B867A8" w:rsidP="00B867A8">
      <w:r>
        <w:t>FECHA:</w:t>
      </w:r>
      <w:r>
        <w:tab/>
        <w:t>Medellín, Noviembre    19    de   2010</w:t>
      </w:r>
    </w:p>
    <w:p w:rsidR="00B867A8" w:rsidRDefault="00B867A8" w:rsidP="00B867A8">
      <w:r>
        <w:t>PARA:</w:t>
      </w:r>
      <w:r>
        <w:tab/>
      </w:r>
      <w:r>
        <w:tab/>
        <w:t>PLÁSTICOS DARMA</w:t>
      </w:r>
    </w:p>
    <w:p w:rsidR="00B867A8" w:rsidRDefault="00B867A8" w:rsidP="00B867A8">
      <w:r>
        <w:t>ATENCIÓN:</w:t>
      </w:r>
      <w:r>
        <w:tab/>
        <w:t>Sr. Darío Jaramillo</w:t>
      </w:r>
    </w:p>
    <w:p w:rsidR="00B867A8" w:rsidRDefault="00B867A8" w:rsidP="00B867A8">
      <w:r>
        <w:tab/>
      </w:r>
      <w:r>
        <w:tab/>
        <w:t>Gerente.</w:t>
      </w:r>
    </w:p>
    <w:p w:rsidR="00B867A8" w:rsidRDefault="00B867A8" w:rsidP="00B867A8"/>
    <w:p w:rsidR="00B867A8" w:rsidRDefault="00B867A8" w:rsidP="00B867A8">
      <w:r>
        <w:t>Apreciado Don Darío:</w:t>
      </w:r>
    </w:p>
    <w:p w:rsidR="00B867A8" w:rsidRDefault="00B867A8" w:rsidP="00B867A8"/>
    <w:p w:rsidR="00B867A8" w:rsidRDefault="00B867A8" w:rsidP="00B867A8">
      <w:r>
        <w:t>Con la presente estamos solicitando el siguiente servicio de  IMPRESIÓN:</w:t>
      </w:r>
    </w:p>
    <w:p w:rsidR="00B867A8" w:rsidRDefault="00B867A8" w:rsidP="00B867A8"/>
    <w:p w:rsidR="00B867A8" w:rsidRDefault="00B867A8" w:rsidP="00B867A8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B867A8" w:rsidRDefault="00B867A8" w:rsidP="00B867A8">
      <w:r>
        <w:t xml:space="preserve">MATERIAL   :           Polipropileno   Tubular   de   </w:t>
      </w:r>
      <w:r>
        <w:rPr>
          <w:b/>
        </w:rPr>
        <w:t>30</w:t>
      </w:r>
      <w:r>
        <w:t xml:space="preserve">    cms</w:t>
      </w:r>
    </w:p>
    <w:p w:rsidR="00B867A8" w:rsidRDefault="00B867A8" w:rsidP="00B867A8">
      <w:r>
        <w:t>CALIBRE      :           1.5  ”</w:t>
      </w:r>
    </w:p>
    <w:p w:rsidR="00B867A8" w:rsidRPr="00AD5DCF" w:rsidRDefault="00B867A8" w:rsidP="00B867A8">
      <w:pPr>
        <w:rPr>
          <w:b/>
        </w:rPr>
      </w:pPr>
      <w:r>
        <w:t>REFERENCIA:</w:t>
      </w:r>
      <w:r>
        <w:tab/>
      </w:r>
      <w:r>
        <w:rPr>
          <w:b/>
        </w:rPr>
        <w:t>TEENS</w:t>
      </w:r>
    </w:p>
    <w:p w:rsidR="00B867A8" w:rsidRDefault="00B867A8" w:rsidP="00B867A8">
      <w:r>
        <w:t>CANTIDAD    :          500   Kg</w:t>
      </w:r>
    </w:p>
    <w:p w:rsidR="00B867A8" w:rsidRDefault="00B867A8" w:rsidP="00B867A8">
      <w:r>
        <w:t>COLORES:</w:t>
      </w:r>
      <w:r>
        <w:tab/>
      </w:r>
      <w:r>
        <w:tab/>
        <w:t>1 ( Según  arte )</w:t>
      </w:r>
    </w:p>
    <w:p w:rsidR="00B867A8" w:rsidRDefault="00B867A8" w:rsidP="00B867A8">
      <w:r>
        <w:t>CARAS:</w:t>
      </w:r>
      <w:r>
        <w:tab/>
      </w:r>
      <w:r>
        <w:tab/>
        <w:t xml:space="preserve">1  </w:t>
      </w:r>
    </w:p>
    <w:p w:rsidR="00B867A8" w:rsidRDefault="00B867A8" w:rsidP="00B867A8">
      <w:r>
        <w:t>REPETICIÓN:</w:t>
      </w:r>
      <w:r>
        <w:tab/>
        <w:t>24.5</w:t>
      </w:r>
    </w:p>
    <w:p w:rsidR="00B867A8" w:rsidRPr="007E24E2" w:rsidRDefault="00B867A8" w:rsidP="00B867A8">
      <w:pPr>
        <w:rPr>
          <w:b/>
        </w:rPr>
      </w:pPr>
      <w:r>
        <w:t>RODILLO:</w:t>
      </w:r>
      <w:r>
        <w:tab/>
      </w:r>
      <w:r>
        <w:tab/>
      </w:r>
      <w:r>
        <w:rPr>
          <w:b/>
        </w:rPr>
        <w:t>25</w:t>
      </w:r>
    </w:p>
    <w:p w:rsidR="00B867A8" w:rsidRDefault="00B867A8" w:rsidP="00B867A8">
      <w:r>
        <w:t>BOLSA:</w:t>
      </w:r>
      <w:r>
        <w:tab/>
      </w:r>
      <w:r>
        <w:tab/>
        <w:t>24.5  X  28 + 5    cms   de  Solapa Interna.</w:t>
      </w:r>
    </w:p>
    <w:p w:rsidR="00B867A8" w:rsidRDefault="00B867A8" w:rsidP="00B867A8">
      <w:r>
        <w:t>SELLADO:</w:t>
      </w:r>
      <w:r>
        <w:tab/>
      </w:r>
      <w:r>
        <w:tab/>
        <w:t>Para selle lateral.</w:t>
      </w:r>
    </w:p>
    <w:p w:rsidR="00B867A8" w:rsidRDefault="00B867A8" w:rsidP="00B867A8"/>
    <w:p w:rsidR="00B867A8" w:rsidRDefault="00B867A8" w:rsidP="00B867A8"/>
    <w:p w:rsidR="00B867A8" w:rsidRDefault="00B867A8" w:rsidP="00B867A8">
      <w:r>
        <w:rPr>
          <w:b/>
          <w:bCs/>
          <w:u w:val="single"/>
        </w:rPr>
        <w:t>NOTA:</w:t>
      </w:r>
      <w:r>
        <w:t xml:space="preserve">  *   Los cyreles   se  encuentran en su planta.</w:t>
      </w:r>
    </w:p>
    <w:p w:rsidR="00B867A8" w:rsidRDefault="00B867A8" w:rsidP="00B867A8">
      <w:pPr>
        <w:numPr>
          <w:ilvl w:val="0"/>
          <w:numId w:val="1"/>
        </w:numPr>
      </w:pPr>
      <w:r>
        <w:t>Se envían ARTE    para tonos y alturas</w:t>
      </w:r>
    </w:p>
    <w:p w:rsidR="00B867A8" w:rsidRPr="00146E99" w:rsidRDefault="00B867A8" w:rsidP="00B867A8">
      <w:pPr>
        <w:numPr>
          <w:ilvl w:val="0"/>
          <w:numId w:val="2"/>
        </w:numPr>
      </w:pPr>
      <w:r>
        <w:t xml:space="preserve">Se  envía el material de PP </w:t>
      </w:r>
      <w:r>
        <w:rPr>
          <w:b/>
        </w:rPr>
        <w:t xml:space="preserve">de  30 </w:t>
      </w:r>
      <w:r w:rsidRPr="00AD5DCF">
        <w:rPr>
          <w:b/>
        </w:rPr>
        <w:t xml:space="preserve">  cms</w:t>
      </w:r>
    </w:p>
    <w:p w:rsidR="00B867A8" w:rsidRPr="00B867A8" w:rsidRDefault="00B867A8" w:rsidP="00B867A8">
      <w:pPr>
        <w:numPr>
          <w:ilvl w:val="0"/>
          <w:numId w:val="2"/>
        </w:numPr>
      </w:pPr>
      <w:r>
        <w:rPr>
          <w:b/>
        </w:rPr>
        <w:t>Colocar  guía para sellado</w:t>
      </w:r>
    </w:p>
    <w:p w:rsidR="00B867A8" w:rsidRPr="005574BF" w:rsidRDefault="00B867A8" w:rsidP="00B867A8">
      <w:pPr>
        <w:numPr>
          <w:ilvl w:val="0"/>
          <w:numId w:val="2"/>
        </w:numPr>
      </w:pPr>
      <w:r>
        <w:rPr>
          <w:b/>
        </w:rPr>
        <w:t>IMAGEN  VIEJA</w:t>
      </w:r>
    </w:p>
    <w:p w:rsidR="00B867A8" w:rsidRPr="00150D1A" w:rsidRDefault="00B867A8" w:rsidP="00B867A8">
      <w:pPr>
        <w:ind w:left="1860"/>
      </w:pPr>
    </w:p>
    <w:p w:rsidR="00B867A8" w:rsidRDefault="00B867A8" w:rsidP="00B867A8">
      <w:pPr>
        <w:ind w:left="885"/>
      </w:pPr>
    </w:p>
    <w:p w:rsidR="00B867A8" w:rsidRDefault="00B867A8" w:rsidP="00B867A8">
      <w:pPr>
        <w:ind w:left="885"/>
      </w:pPr>
    </w:p>
    <w:p w:rsidR="00B867A8" w:rsidRDefault="00B867A8" w:rsidP="00B867A8">
      <w:r>
        <w:t>Agradezco la atención y colaboración prestada.</w:t>
      </w:r>
    </w:p>
    <w:p w:rsidR="00B867A8" w:rsidRDefault="00B867A8" w:rsidP="00B867A8"/>
    <w:p w:rsidR="00B867A8" w:rsidRDefault="00B867A8" w:rsidP="00B867A8"/>
    <w:p w:rsidR="00B867A8" w:rsidRDefault="00B867A8" w:rsidP="00B867A8">
      <w:r>
        <w:t>Cordialmente,</w:t>
      </w:r>
    </w:p>
    <w:p w:rsidR="00B867A8" w:rsidRDefault="00B867A8" w:rsidP="00B867A8"/>
    <w:p w:rsidR="00B867A8" w:rsidRDefault="00B867A8" w:rsidP="00B867A8"/>
    <w:p w:rsidR="00B867A8" w:rsidRDefault="00B867A8" w:rsidP="00B867A8"/>
    <w:p w:rsidR="00B867A8" w:rsidRDefault="00B867A8" w:rsidP="00B867A8">
      <w:r>
        <w:t>RICARDO CASAS ZAPATA</w:t>
      </w:r>
    </w:p>
    <w:p w:rsidR="00B867A8" w:rsidRDefault="00B867A8" w:rsidP="00B867A8">
      <w:r>
        <w:t>Director</w:t>
      </w:r>
    </w:p>
    <w:p w:rsidR="00B867A8" w:rsidRDefault="00B867A8" w:rsidP="00B867A8">
      <w:pPr>
        <w:rPr>
          <w:b/>
        </w:rPr>
      </w:pPr>
    </w:p>
    <w:p w:rsidR="00B867A8" w:rsidRDefault="00B867A8" w:rsidP="0042659C">
      <w:pPr>
        <w:rPr>
          <w:b/>
        </w:rPr>
      </w:pPr>
    </w:p>
    <w:p w:rsidR="006764EC" w:rsidRDefault="006764EC" w:rsidP="0042659C">
      <w:pPr>
        <w:rPr>
          <w:b/>
        </w:rPr>
      </w:pPr>
    </w:p>
    <w:p w:rsidR="006764EC" w:rsidRDefault="006764EC" w:rsidP="006764EC">
      <w:pPr>
        <w:rPr>
          <w:b/>
        </w:rPr>
      </w:pPr>
    </w:p>
    <w:p w:rsidR="006764EC" w:rsidRDefault="006764EC" w:rsidP="006764EC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6764EC" w:rsidRDefault="006764EC" w:rsidP="006764EC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6764EC" w:rsidRDefault="006764EC" w:rsidP="006764EC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6764EC" w:rsidRDefault="006764EC" w:rsidP="006764EC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6764EC" w:rsidRDefault="006764EC" w:rsidP="006764EC">
      <w:pPr>
        <w:pStyle w:val="Ttulo1"/>
      </w:pPr>
    </w:p>
    <w:p w:rsidR="006764EC" w:rsidRDefault="006764EC" w:rsidP="006764EC">
      <w:pPr>
        <w:pStyle w:val="Ttulo1"/>
      </w:pPr>
      <w:r>
        <w:t>ORDEN DE TRABAJO   N °      07513</w:t>
      </w:r>
    </w:p>
    <w:p w:rsidR="006764EC" w:rsidRDefault="006764EC" w:rsidP="006764EC"/>
    <w:p w:rsidR="006764EC" w:rsidRDefault="006764EC" w:rsidP="006764EC">
      <w:r>
        <w:t>FECHA:</w:t>
      </w:r>
      <w:r>
        <w:tab/>
        <w:t>Medellín, Noviembre    19   de   2010</w:t>
      </w:r>
    </w:p>
    <w:p w:rsidR="006764EC" w:rsidRDefault="006764EC" w:rsidP="006764EC">
      <w:r>
        <w:t>PARA:</w:t>
      </w:r>
      <w:r>
        <w:tab/>
      </w:r>
      <w:r>
        <w:tab/>
        <w:t>PLÁSTICOS DARMA</w:t>
      </w:r>
    </w:p>
    <w:p w:rsidR="006764EC" w:rsidRDefault="006764EC" w:rsidP="006764EC">
      <w:r>
        <w:t>ATENCIÓN:</w:t>
      </w:r>
      <w:r>
        <w:tab/>
        <w:t>Sr. Darío Jaramillo</w:t>
      </w:r>
    </w:p>
    <w:p w:rsidR="006764EC" w:rsidRDefault="006764EC" w:rsidP="006764EC">
      <w:r>
        <w:tab/>
      </w:r>
      <w:r>
        <w:tab/>
        <w:t>Gerente.</w:t>
      </w:r>
    </w:p>
    <w:p w:rsidR="006764EC" w:rsidRDefault="006764EC" w:rsidP="006764EC"/>
    <w:p w:rsidR="006764EC" w:rsidRDefault="006764EC" w:rsidP="006764EC">
      <w:r>
        <w:t>Apreciado Don Darío:</w:t>
      </w:r>
    </w:p>
    <w:p w:rsidR="006764EC" w:rsidRDefault="006764EC" w:rsidP="006764EC"/>
    <w:p w:rsidR="006764EC" w:rsidRDefault="006764EC" w:rsidP="006764EC">
      <w:r>
        <w:t>Con la presente estamos solicitando el siguiente servicio de  IMPRESIÓN :</w:t>
      </w:r>
    </w:p>
    <w:p w:rsidR="006764EC" w:rsidRDefault="006764EC" w:rsidP="006764EC"/>
    <w:p w:rsidR="006764EC" w:rsidRDefault="006764EC" w:rsidP="006764EC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6764EC" w:rsidRDefault="006764EC" w:rsidP="006764EC">
      <w:r>
        <w:t xml:space="preserve">MATERIAL   :           Polipropileno Tubular de </w:t>
      </w:r>
      <w:r>
        <w:rPr>
          <w:b/>
        </w:rPr>
        <w:t>40</w:t>
      </w:r>
      <w:r>
        <w:t xml:space="preserve"> cms</w:t>
      </w:r>
    </w:p>
    <w:p w:rsidR="006764EC" w:rsidRDefault="006764EC" w:rsidP="006764EC">
      <w:r>
        <w:t xml:space="preserve">CLIBRE      :               </w:t>
      </w:r>
      <w:r>
        <w:rPr>
          <w:b/>
        </w:rPr>
        <w:t>2.0  ”</w:t>
      </w:r>
    </w:p>
    <w:p w:rsidR="006764EC" w:rsidRDefault="006764EC" w:rsidP="006764EC">
      <w:r>
        <w:t>REFERENCIA:</w:t>
      </w:r>
      <w:r>
        <w:tab/>
      </w:r>
      <w:r>
        <w:rPr>
          <w:b/>
        </w:rPr>
        <w:t>CARMEL  JEAN</w:t>
      </w:r>
    </w:p>
    <w:p w:rsidR="006764EC" w:rsidRDefault="00C15D2A" w:rsidP="006764EC">
      <w:r>
        <w:t>CANTIDAD    :          7</w:t>
      </w:r>
      <w:r w:rsidR="006764EC">
        <w:t>00    Kg</w:t>
      </w:r>
    </w:p>
    <w:p w:rsidR="006764EC" w:rsidRDefault="006764EC" w:rsidP="006764EC">
      <w:r>
        <w:t>COLORES:</w:t>
      </w:r>
      <w:r>
        <w:tab/>
      </w:r>
      <w:r>
        <w:tab/>
        <w:t>1 (  MAGENTA  )</w:t>
      </w:r>
    </w:p>
    <w:p w:rsidR="006764EC" w:rsidRDefault="006764EC" w:rsidP="006764EC">
      <w:r>
        <w:t>CARAS:</w:t>
      </w:r>
      <w:r>
        <w:tab/>
      </w:r>
      <w:r>
        <w:tab/>
        <w:t>1</w:t>
      </w:r>
    </w:p>
    <w:p w:rsidR="006764EC" w:rsidRDefault="006764EC" w:rsidP="006764EC">
      <w:r>
        <w:t>REPETICIÓN:</w:t>
      </w:r>
      <w:r>
        <w:tab/>
        <w:t>30</w:t>
      </w:r>
    </w:p>
    <w:p w:rsidR="006764EC" w:rsidRDefault="006764EC" w:rsidP="006764EC">
      <w:r>
        <w:t>RODILLO:</w:t>
      </w:r>
      <w:r>
        <w:tab/>
      </w:r>
      <w:r>
        <w:tab/>
        <w:t>30</w:t>
      </w:r>
    </w:p>
    <w:p w:rsidR="006764EC" w:rsidRDefault="006764EC" w:rsidP="006764EC">
      <w:r>
        <w:t>BOLSA:</w:t>
      </w:r>
      <w:r>
        <w:tab/>
      </w:r>
      <w:r>
        <w:tab/>
      </w:r>
      <w:r>
        <w:rPr>
          <w:b/>
        </w:rPr>
        <w:t>30  x  38 + 5</w:t>
      </w:r>
      <w:r>
        <w:t xml:space="preserve">  solapa interna  cms</w:t>
      </w:r>
    </w:p>
    <w:p w:rsidR="006764EC" w:rsidRDefault="006764EC" w:rsidP="006764EC">
      <w:r>
        <w:t>SELLADO:</w:t>
      </w:r>
      <w:r>
        <w:tab/>
      </w:r>
      <w:r>
        <w:tab/>
        <w:t>Para selle lateral.</w:t>
      </w:r>
    </w:p>
    <w:p w:rsidR="006764EC" w:rsidRDefault="006764EC" w:rsidP="006764EC"/>
    <w:p w:rsidR="006764EC" w:rsidRDefault="006764EC" w:rsidP="006764EC">
      <w:r>
        <w:rPr>
          <w:b/>
          <w:bCs/>
          <w:u w:val="single"/>
        </w:rPr>
        <w:t>NOTA:</w:t>
      </w:r>
      <w:r>
        <w:t xml:space="preserve">  </w:t>
      </w:r>
      <w:r>
        <w:rPr>
          <w:b/>
          <w:sz w:val="28"/>
          <w:szCs w:val="28"/>
          <w:u w:val="single"/>
        </w:rPr>
        <w:t>* Cyreles  en su  planta</w:t>
      </w:r>
    </w:p>
    <w:p w:rsidR="006764EC" w:rsidRDefault="006764EC" w:rsidP="006764EC">
      <w:pPr>
        <w:numPr>
          <w:ilvl w:val="0"/>
          <w:numId w:val="3"/>
        </w:numPr>
      </w:pPr>
      <w:r>
        <w:t>Se envían muestra física  para tonos y alturas</w:t>
      </w:r>
    </w:p>
    <w:p w:rsidR="006764EC" w:rsidRDefault="006764EC" w:rsidP="006764EC">
      <w:pPr>
        <w:numPr>
          <w:ilvl w:val="0"/>
          <w:numId w:val="4"/>
        </w:numPr>
        <w:rPr>
          <w:b/>
        </w:rPr>
      </w:pPr>
      <w:r>
        <w:t xml:space="preserve">Se  envía el material de PP de </w:t>
      </w:r>
      <w:r>
        <w:rPr>
          <w:b/>
        </w:rPr>
        <w:t xml:space="preserve">40 </w:t>
      </w:r>
      <w:r>
        <w:t xml:space="preserve"> </w:t>
      </w:r>
      <w:r>
        <w:rPr>
          <w:b/>
        </w:rPr>
        <w:t>cms</w:t>
      </w:r>
    </w:p>
    <w:p w:rsidR="006764EC" w:rsidRPr="006764EC" w:rsidRDefault="006764EC" w:rsidP="006764EC">
      <w:pPr>
        <w:numPr>
          <w:ilvl w:val="0"/>
          <w:numId w:val="4"/>
        </w:numPr>
        <w:rPr>
          <w:b/>
          <w:sz w:val="28"/>
          <w:szCs w:val="28"/>
        </w:rPr>
      </w:pPr>
      <w:r w:rsidRPr="006764EC">
        <w:rPr>
          <w:b/>
          <w:sz w:val="28"/>
          <w:szCs w:val="28"/>
        </w:rPr>
        <w:t>IMAGEN  VIEJA</w:t>
      </w:r>
    </w:p>
    <w:p w:rsidR="006764EC" w:rsidRDefault="006764EC" w:rsidP="006764EC">
      <w:pPr>
        <w:ind w:left="885"/>
      </w:pPr>
    </w:p>
    <w:p w:rsidR="006764EC" w:rsidRDefault="006764EC" w:rsidP="006764EC">
      <w:pPr>
        <w:ind w:left="885"/>
      </w:pPr>
    </w:p>
    <w:p w:rsidR="006764EC" w:rsidRDefault="006764EC" w:rsidP="006764EC">
      <w:r>
        <w:t>Agradezco la atención y colaboración prestada.</w:t>
      </w:r>
    </w:p>
    <w:p w:rsidR="006764EC" w:rsidRDefault="006764EC" w:rsidP="006764EC"/>
    <w:p w:rsidR="006764EC" w:rsidRDefault="006764EC" w:rsidP="006764EC"/>
    <w:p w:rsidR="006764EC" w:rsidRDefault="006764EC" w:rsidP="006764EC">
      <w:r>
        <w:t>Cordialmente,</w:t>
      </w:r>
    </w:p>
    <w:p w:rsidR="006764EC" w:rsidRDefault="006764EC" w:rsidP="006764EC"/>
    <w:p w:rsidR="006764EC" w:rsidRDefault="006764EC" w:rsidP="006764EC"/>
    <w:p w:rsidR="006764EC" w:rsidRDefault="006764EC" w:rsidP="006764EC"/>
    <w:p w:rsidR="006764EC" w:rsidRDefault="006764EC" w:rsidP="006764EC">
      <w:r>
        <w:t>RICARDO CASAS ZAPATA</w:t>
      </w:r>
    </w:p>
    <w:p w:rsidR="006764EC" w:rsidRDefault="006764EC" w:rsidP="006764EC">
      <w:r>
        <w:t>Director.</w:t>
      </w:r>
    </w:p>
    <w:p w:rsidR="006764EC" w:rsidRDefault="006764EC" w:rsidP="006764EC">
      <w:pPr>
        <w:rPr>
          <w:b/>
        </w:rPr>
      </w:pPr>
    </w:p>
    <w:p w:rsidR="006764EC" w:rsidRDefault="006764EC" w:rsidP="0042659C">
      <w:pPr>
        <w:rPr>
          <w:b/>
        </w:rPr>
      </w:pPr>
    </w:p>
    <w:p w:rsidR="007272ED" w:rsidRDefault="007272ED" w:rsidP="0042659C">
      <w:pPr>
        <w:rPr>
          <w:b/>
        </w:rPr>
      </w:pPr>
    </w:p>
    <w:p w:rsidR="007272ED" w:rsidRDefault="007272ED" w:rsidP="0042659C">
      <w:pPr>
        <w:rPr>
          <w:b/>
        </w:rPr>
      </w:pPr>
    </w:p>
    <w:p w:rsidR="007272ED" w:rsidRDefault="007272ED" w:rsidP="0042659C">
      <w:pPr>
        <w:rPr>
          <w:b/>
        </w:rPr>
      </w:pPr>
    </w:p>
    <w:p w:rsidR="007272ED" w:rsidRDefault="007272ED" w:rsidP="0042659C">
      <w:pPr>
        <w:rPr>
          <w:b/>
        </w:rPr>
      </w:pPr>
    </w:p>
    <w:p w:rsidR="007272ED" w:rsidRDefault="007272ED" w:rsidP="007272ED">
      <w:pPr>
        <w:rPr>
          <w:b/>
        </w:rPr>
      </w:pPr>
    </w:p>
    <w:p w:rsidR="007272ED" w:rsidRDefault="007272ED" w:rsidP="007272ED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7272ED" w:rsidRDefault="007272ED" w:rsidP="007272ED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7272ED" w:rsidRDefault="007272ED" w:rsidP="007272ED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7272ED" w:rsidRDefault="007272ED" w:rsidP="007272ED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7272ED" w:rsidRDefault="007272ED" w:rsidP="007272ED"/>
    <w:p w:rsidR="007272ED" w:rsidRDefault="007272ED" w:rsidP="007272ED">
      <w:pPr>
        <w:pStyle w:val="Ttulo1"/>
      </w:pPr>
      <w:r>
        <w:t>ORDEN DE TRABAJO   N°      07656</w:t>
      </w:r>
    </w:p>
    <w:p w:rsidR="007272ED" w:rsidRDefault="007272ED" w:rsidP="007272ED"/>
    <w:p w:rsidR="007272ED" w:rsidRDefault="007272ED" w:rsidP="007272ED">
      <w:r>
        <w:t>FECHA:</w:t>
      </w:r>
      <w:r>
        <w:tab/>
        <w:t>Medellín, Noviembre   19    de   2010</w:t>
      </w:r>
    </w:p>
    <w:p w:rsidR="007272ED" w:rsidRDefault="007272ED" w:rsidP="007272ED">
      <w:r>
        <w:t>PARA:</w:t>
      </w:r>
      <w:r>
        <w:tab/>
      </w:r>
      <w:r>
        <w:tab/>
        <w:t>PLÁSTICOS   DARMA</w:t>
      </w:r>
    </w:p>
    <w:p w:rsidR="007272ED" w:rsidRDefault="007272ED" w:rsidP="007272ED">
      <w:r>
        <w:t>ATENCIÓN:</w:t>
      </w:r>
      <w:r>
        <w:tab/>
        <w:t>Sr. DARIO JARAMILLO</w:t>
      </w:r>
    </w:p>
    <w:p w:rsidR="007272ED" w:rsidRDefault="007272ED" w:rsidP="007272ED"/>
    <w:p w:rsidR="007272ED" w:rsidRDefault="007272ED" w:rsidP="007272ED">
      <w:r>
        <w:t>Apreciado Dn DARIO:</w:t>
      </w:r>
    </w:p>
    <w:p w:rsidR="007272ED" w:rsidRDefault="007272ED" w:rsidP="007272ED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7272ED" w:rsidRDefault="007272ED" w:rsidP="007272ED"/>
    <w:p w:rsidR="007272ED" w:rsidRDefault="007272ED" w:rsidP="007272ED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7272ED" w:rsidRDefault="007272ED" w:rsidP="007272ED"/>
    <w:p w:rsidR="007272ED" w:rsidRDefault="007272ED" w:rsidP="007272ED">
      <w:r>
        <w:t>MATERIAL :</w:t>
      </w:r>
      <w:r>
        <w:tab/>
      </w:r>
      <w:r>
        <w:tab/>
        <w:t>Polietileno de Baja  densidad  Lamina</w:t>
      </w:r>
      <w:r>
        <w:rPr>
          <w:b/>
          <w:u w:val="single"/>
        </w:rPr>
        <w:t xml:space="preserve">  </w:t>
      </w:r>
      <w:r>
        <w:t xml:space="preserve"> Tpte</w:t>
      </w:r>
    </w:p>
    <w:p w:rsidR="007272ED" w:rsidRDefault="007272ED" w:rsidP="007272ED">
      <w:r>
        <w:t>MEDIDA:</w:t>
      </w:r>
      <w:r>
        <w:tab/>
      </w:r>
      <w:r>
        <w:tab/>
      </w:r>
      <w:r>
        <w:rPr>
          <w:b/>
        </w:rPr>
        <w:t>51</w:t>
      </w:r>
      <w:r>
        <w:t xml:space="preserve">   cms   </w:t>
      </w:r>
    </w:p>
    <w:p w:rsidR="007272ED" w:rsidRDefault="007272ED" w:rsidP="007272ED">
      <w:r>
        <w:t>CALIBRE :</w:t>
      </w:r>
      <w:r>
        <w:tab/>
      </w:r>
      <w:r>
        <w:tab/>
      </w:r>
      <w:r w:rsidR="008D1315">
        <w:rPr>
          <w:b/>
        </w:rPr>
        <w:t>1.4</w:t>
      </w:r>
      <w:r>
        <w:rPr>
          <w:b/>
        </w:rPr>
        <w:t xml:space="preserve"> </w:t>
      </w:r>
      <w:r>
        <w:t xml:space="preserve">   “</w:t>
      </w:r>
    </w:p>
    <w:p w:rsidR="007272ED" w:rsidRDefault="007272ED" w:rsidP="007272ED">
      <w:r>
        <w:t>COLOR :</w:t>
      </w:r>
      <w:r>
        <w:tab/>
      </w:r>
      <w:r>
        <w:tab/>
        <w:t>Transparente</w:t>
      </w:r>
    </w:p>
    <w:p w:rsidR="007272ED" w:rsidRPr="0007721A" w:rsidRDefault="007272ED" w:rsidP="007272ED">
      <w:r>
        <w:t xml:space="preserve">TRATADO : </w:t>
      </w:r>
      <w:r>
        <w:tab/>
      </w:r>
      <w:r>
        <w:tab/>
        <w:t>1  cara</w:t>
      </w:r>
    </w:p>
    <w:p w:rsidR="007272ED" w:rsidRDefault="007A4DF1" w:rsidP="007272ED">
      <w:r>
        <w:t xml:space="preserve">CANTIDAD : </w:t>
      </w:r>
      <w:r>
        <w:tab/>
        <w:t>20</w:t>
      </w:r>
      <w:r w:rsidR="007272ED">
        <w:t>0    kg</w:t>
      </w:r>
    </w:p>
    <w:p w:rsidR="007272ED" w:rsidRDefault="007272ED" w:rsidP="007272ED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 xml:space="preserve">4  </w:t>
      </w:r>
    </w:p>
    <w:p w:rsidR="007272ED" w:rsidRDefault="007272ED" w:rsidP="007272ED">
      <w:r>
        <w:t xml:space="preserve">CARAS : </w:t>
      </w:r>
      <w:r>
        <w:tab/>
      </w:r>
      <w:r>
        <w:tab/>
        <w:t>2</w:t>
      </w:r>
    </w:p>
    <w:p w:rsidR="007272ED" w:rsidRDefault="007272ED" w:rsidP="007272ED">
      <w:r>
        <w:t>REPETICIÓN :</w:t>
      </w:r>
      <w:r>
        <w:tab/>
        <w:t>15   cms</w:t>
      </w:r>
    </w:p>
    <w:p w:rsidR="007272ED" w:rsidRDefault="007272ED" w:rsidP="007272ED">
      <w:r>
        <w:t>RODILLO :</w:t>
      </w:r>
      <w:r>
        <w:tab/>
      </w:r>
      <w:r>
        <w:tab/>
        <w:t>30</w:t>
      </w:r>
    </w:p>
    <w:p w:rsidR="007272ED" w:rsidRDefault="007272ED" w:rsidP="007272ED">
      <w:r>
        <w:t>LAMINA  :</w:t>
      </w:r>
      <w:r>
        <w:tab/>
      </w:r>
      <w:r>
        <w:tab/>
        <w:t xml:space="preserve">15 </w:t>
      </w:r>
      <w:r>
        <w:rPr>
          <w:b/>
        </w:rPr>
        <w:t xml:space="preserve"> x  23 + 2.5 </w:t>
      </w:r>
      <w:r w:rsidRPr="00336CAC">
        <w:rPr>
          <w:b/>
        </w:rPr>
        <w:t xml:space="preserve">   cm</w:t>
      </w:r>
      <w:r>
        <w:t xml:space="preserve">     Fuelle de fondo</w:t>
      </w:r>
    </w:p>
    <w:p w:rsidR="007272ED" w:rsidRDefault="007272ED" w:rsidP="007272ED">
      <w:r>
        <w:t>SELLADO .</w:t>
      </w:r>
      <w:r>
        <w:tab/>
      </w:r>
      <w:r>
        <w:tab/>
        <w:t>Lateral</w:t>
      </w:r>
    </w:p>
    <w:p w:rsidR="007272ED" w:rsidRDefault="007272ED" w:rsidP="007272ED">
      <w:r>
        <w:t>REFERENCIA :</w:t>
      </w:r>
      <w:r>
        <w:tab/>
      </w:r>
      <w:r>
        <w:rPr>
          <w:b/>
        </w:rPr>
        <w:t>QUESITO   RIONEGRO  400   gm</w:t>
      </w:r>
      <w:r w:rsidR="008D7093">
        <w:rPr>
          <w:b/>
        </w:rPr>
        <w:t xml:space="preserve"> ( verde – rojo )</w:t>
      </w:r>
    </w:p>
    <w:p w:rsidR="007272ED" w:rsidRDefault="007272ED" w:rsidP="007272ED"/>
    <w:p w:rsidR="007272ED" w:rsidRDefault="007272ED" w:rsidP="007272ED"/>
    <w:p w:rsidR="007272ED" w:rsidRDefault="007272ED" w:rsidP="007272ED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 w:rsidR="007A4DF1">
        <w:rPr>
          <w:bCs/>
        </w:rPr>
        <w:t>Cyreles  LOS ENVIA  GRAFIFLEX</w:t>
      </w:r>
    </w:p>
    <w:p w:rsidR="007272ED" w:rsidRDefault="007272ED" w:rsidP="007272ED">
      <w:pPr>
        <w:rPr>
          <w:b/>
        </w:rPr>
      </w:pPr>
      <w:r>
        <w:t xml:space="preserve">                   -   Anexo  Arte  para   alturas y Tonos.</w:t>
      </w:r>
      <w:r w:rsidR="0024076F">
        <w:tab/>
        <w:t xml:space="preserve">        </w:t>
      </w:r>
      <w:r>
        <w:tab/>
        <w:t xml:space="preserve">        </w:t>
      </w: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7272ED" w:rsidRDefault="007272ED" w:rsidP="007272ED">
      <w:pPr>
        <w:rPr>
          <w:b/>
        </w:rPr>
      </w:pPr>
      <w:r>
        <w:rPr>
          <w:b/>
        </w:rPr>
        <w:tab/>
        <w:t xml:space="preserve">        -  EL MATERIAL  LO ENVIA  P.U </w:t>
      </w:r>
    </w:p>
    <w:p w:rsidR="007272ED" w:rsidRDefault="007272ED" w:rsidP="007272ED">
      <w:pPr>
        <w:rPr>
          <w:b/>
        </w:rPr>
      </w:pPr>
      <w:r>
        <w:rPr>
          <w:b/>
        </w:rPr>
        <w:tab/>
        <w:t xml:space="preserve">        - colocar  pie de  imprenta</w:t>
      </w:r>
    </w:p>
    <w:p w:rsidR="003578A4" w:rsidRPr="003578A4" w:rsidRDefault="003578A4" w:rsidP="007272ED">
      <w:pPr>
        <w:rPr>
          <w:b/>
          <w:sz w:val="28"/>
          <w:szCs w:val="28"/>
        </w:rPr>
      </w:pPr>
      <w:r>
        <w:rPr>
          <w:b/>
        </w:rPr>
        <w:tab/>
        <w:t xml:space="preserve">       - CODIGO BARRAS   </w:t>
      </w:r>
      <w:r w:rsidR="002A5174">
        <w:rPr>
          <w:b/>
          <w:sz w:val="28"/>
          <w:szCs w:val="28"/>
        </w:rPr>
        <w:t>7703687</w:t>
      </w:r>
      <w:r w:rsidRPr="003578A4">
        <w:rPr>
          <w:b/>
          <w:sz w:val="28"/>
          <w:szCs w:val="28"/>
        </w:rPr>
        <w:t>01256</w:t>
      </w:r>
    </w:p>
    <w:p w:rsidR="003578A4" w:rsidRDefault="003578A4" w:rsidP="007272ED">
      <w:pPr>
        <w:rPr>
          <w:b/>
        </w:rPr>
      </w:pPr>
    </w:p>
    <w:p w:rsidR="007272ED" w:rsidRDefault="007272ED" w:rsidP="007272ED">
      <w:r>
        <w:rPr>
          <w:b/>
        </w:rPr>
        <w:tab/>
        <w:t xml:space="preserve">       </w:t>
      </w:r>
    </w:p>
    <w:p w:rsidR="007272ED" w:rsidRDefault="007272ED" w:rsidP="007272ED">
      <w:r>
        <w:tab/>
      </w:r>
    </w:p>
    <w:p w:rsidR="007272ED" w:rsidRDefault="007272ED" w:rsidP="007272ED">
      <w:r>
        <w:t>Agradezco la atención y colaboración prestada.</w:t>
      </w:r>
    </w:p>
    <w:p w:rsidR="007272ED" w:rsidRDefault="007272ED" w:rsidP="007272ED"/>
    <w:p w:rsidR="007272ED" w:rsidRDefault="007272ED" w:rsidP="007272ED"/>
    <w:p w:rsidR="007272ED" w:rsidRDefault="007272ED" w:rsidP="007272ED">
      <w:r>
        <w:t>Cordialmente</w:t>
      </w:r>
    </w:p>
    <w:p w:rsidR="007272ED" w:rsidRDefault="007272ED" w:rsidP="007272ED"/>
    <w:p w:rsidR="007272ED" w:rsidRDefault="007272ED" w:rsidP="007272ED"/>
    <w:p w:rsidR="007272ED" w:rsidRDefault="007272ED" w:rsidP="007272ED">
      <w:r>
        <w:t>RICARDO CASAS ZAPATA</w:t>
      </w:r>
    </w:p>
    <w:p w:rsidR="007272ED" w:rsidRDefault="007272ED" w:rsidP="007272ED">
      <w:r>
        <w:t>Director.</w:t>
      </w:r>
    </w:p>
    <w:p w:rsidR="007272ED" w:rsidRDefault="007272ED" w:rsidP="007272ED">
      <w:pPr>
        <w:rPr>
          <w:b/>
        </w:rPr>
      </w:pPr>
    </w:p>
    <w:p w:rsidR="007272ED" w:rsidRDefault="007272ED" w:rsidP="0042659C">
      <w:pPr>
        <w:rPr>
          <w:b/>
        </w:rPr>
      </w:pPr>
    </w:p>
    <w:p w:rsidR="009F209A" w:rsidRDefault="009F209A" w:rsidP="009F209A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9F209A" w:rsidRDefault="009F209A" w:rsidP="009F209A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NIT: 811.040.799-9</w:t>
      </w:r>
    </w:p>
    <w:p w:rsidR="009F209A" w:rsidRDefault="009F209A" w:rsidP="009F209A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9F209A" w:rsidRDefault="009F209A" w:rsidP="009F209A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9F209A" w:rsidRDefault="009F209A" w:rsidP="009F209A"/>
    <w:p w:rsidR="009F209A" w:rsidRDefault="009F209A" w:rsidP="009F209A">
      <w:pPr>
        <w:pStyle w:val="Ttulo1"/>
      </w:pPr>
      <w:r>
        <w:t>ORDEN DE TRABAJO   N°      07657</w:t>
      </w:r>
    </w:p>
    <w:p w:rsidR="009F209A" w:rsidRDefault="009F209A" w:rsidP="009F209A"/>
    <w:p w:rsidR="009F209A" w:rsidRDefault="009F209A" w:rsidP="009F209A">
      <w:r>
        <w:t>FECHA:</w:t>
      </w:r>
      <w:r>
        <w:tab/>
        <w:t>Medellín, Noviembre   19    de   2010</w:t>
      </w:r>
    </w:p>
    <w:p w:rsidR="009F209A" w:rsidRDefault="009F209A" w:rsidP="009F209A">
      <w:r>
        <w:t>PARA:</w:t>
      </w:r>
      <w:r>
        <w:tab/>
      </w:r>
      <w:r>
        <w:tab/>
        <w:t>PLÁSTICOS   DARMA</w:t>
      </w:r>
    </w:p>
    <w:p w:rsidR="009F209A" w:rsidRDefault="009F209A" w:rsidP="009F209A">
      <w:r>
        <w:t>ATENCIÓN:</w:t>
      </w:r>
      <w:r>
        <w:tab/>
        <w:t>Sr. DARIO JARAMILLO</w:t>
      </w:r>
    </w:p>
    <w:p w:rsidR="009F209A" w:rsidRDefault="009F209A" w:rsidP="009F209A"/>
    <w:p w:rsidR="009F209A" w:rsidRDefault="009F209A" w:rsidP="009F209A">
      <w:r>
        <w:t>Apreciado Dn DARIO:</w:t>
      </w:r>
    </w:p>
    <w:p w:rsidR="009F209A" w:rsidRDefault="009F209A" w:rsidP="009F209A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9F209A" w:rsidRDefault="009F209A" w:rsidP="009F209A"/>
    <w:p w:rsidR="009F209A" w:rsidRDefault="009F209A" w:rsidP="009F209A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9F209A" w:rsidRDefault="009F209A" w:rsidP="009F209A"/>
    <w:p w:rsidR="009F209A" w:rsidRDefault="009F209A" w:rsidP="009F209A">
      <w:r>
        <w:t>MATERIAL :</w:t>
      </w:r>
      <w:r>
        <w:tab/>
      </w:r>
      <w:r>
        <w:tab/>
        <w:t>Polietileno de Baja  densidad  Lamina</w:t>
      </w:r>
      <w:r>
        <w:rPr>
          <w:b/>
          <w:u w:val="single"/>
        </w:rPr>
        <w:t xml:space="preserve">  </w:t>
      </w:r>
      <w:r>
        <w:t xml:space="preserve"> Tpte</w:t>
      </w:r>
    </w:p>
    <w:p w:rsidR="009F209A" w:rsidRDefault="009F209A" w:rsidP="009F209A">
      <w:r>
        <w:t>MEDIDA:</w:t>
      </w:r>
      <w:r>
        <w:tab/>
      </w:r>
      <w:r>
        <w:tab/>
      </w:r>
      <w:r>
        <w:rPr>
          <w:b/>
        </w:rPr>
        <w:t>51</w:t>
      </w:r>
      <w:r>
        <w:t xml:space="preserve">   cms   </w:t>
      </w:r>
    </w:p>
    <w:p w:rsidR="009F209A" w:rsidRDefault="009F209A" w:rsidP="009F209A">
      <w:r>
        <w:t>CALIBRE :</w:t>
      </w:r>
      <w:r>
        <w:tab/>
      </w:r>
      <w:r>
        <w:tab/>
      </w:r>
      <w:r>
        <w:rPr>
          <w:b/>
        </w:rPr>
        <w:t xml:space="preserve">1.4 </w:t>
      </w:r>
      <w:r>
        <w:t xml:space="preserve">   “</w:t>
      </w:r>
    </w:p>
    <w:p w:rsidR="009F209A" w:rsidRDefault="009F209A" w:rsidP="009F209A">
      <w:r>
        <w:t>COLOR :</w:t>
      </w:r>
      <w:r>
        <w:tab/>
      </w:r>
      <w:r>
        <w:tab/>
        <w:t>Transparente</w:t>
      </w:r>
    </w:p>
    <w:p w:rsidR="009F209A" w:rsidRPr="0007721A" w:rsidRDefault="009F209A" w:rsidP="009F209A">
      <w:r>
        <w:t xml:space="preserve">TRATADO : </w:t>
      </w:r>
      <w:r>
        <w:tab/>
      </w:r>
      <w:r>
        <w:tab/>
        <w:t>1  cara</w:t>
      </w:r>
    </w:p>
    <w:p w:rsidR="009F209A" w:rsidRDefault="009F209A" w:rsidP="009F209A">
      <w:r>
        <w:t xml:space="preserve">CANTIDAD : </w:t>
      </w:r>
      <w:r>
        <w:tab/>
        <w:t>200    kg</w:t>
      </w:r>
    </w:p>
    <w:p w:rsidR="009F209A" w:rsidRDefault="009F209A" w:rsidP="009F209A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 xml:space="preserve">4  </w:t>
      </w:r>
    </w:p>
    <w:p w:rsidR="009F209A" w:rsidRDefault="009F209A" w:rsidP="009F209A">
      <w:r>
        <w:t xml:space="preserve">CARAS : </w:t>
      </w:r>
      <w:r>
        <w:tab/>
      </w:r>
      <w:r>
        <w:tab/>
        <w:t>2</w:t>
      </w:r>
    </w:p>
    <w:p w:rsidR="009F209A" w:rsidRDefault="009F209A" w:rsidP="009F209A">
      <w:r>
        <w:t>REPETICIÓN :</w:t>
      </w:r>
      <w:r>
        <w:tab/>
        <w:t>15   cms</w:t>
      </w:r>
    </w:p>
    <w:p w:rsidR="009F209A" w:rsidRDefault="009F209A" w:rsidP="009F209A">
      <w:r>
        <w:t>RODILLO :</w:t>
      </w:r>
      <w:r>
        <w:tab/>
      </w:r>
      <w:r>
        <w:tab/>
        <w:t>30</w:t>
      </w:r>
    </w:p>
    <w:p w:rsidR="009F209A" w:rsidRDefault="009F209A" w:rsidP="009F209A">
      <w:r>
        <w:t>LAMINA  :</w:t>
      </w:r>
      <w:r>
        <w:tab/>
      </w:r>
      <w:r>
        <w:tab/>
        <w:t xml:space="preserve">15 </w:t>
      </w:r>
      <w:r>
        <w:rPr>
          <w:b/>
        </w:rPr>
        <w:t xml:space="preserve"> x  23 + 2.5 </w:t>
      </w:r>
      <w:r w:rsidRPr="00336CAC">
        <w:rPr>
          <w:b/>
        </w:rPr>
        <w:t xml:space="preserve">   cm</w:t>
      </w:r>
      <w:r>
        <w:t xml:space="preserve">     Fuelle de fondo</w:t>
      </w:r>
    </w:p>
    <w:p w:rsidR="009F209A" w:rsidRDefault="009F209A" w:rsidP="009F209A">
      <w:r>
        <w:t>SELLADO .</w:t>
      </w:r>
      <w:r>
        <w:tab/>
      </w:r>
      <w:r>
        <w:tab/>
        <w:t>Lateral</w:t>
      </w:r>
    </w:p>
    <w:p w:rsidR="009F209A" w:rsidRDefault="009F209A" w:rsidP="009F209A">
      <w:r>
        <w:t>REFERENCIA :</w:t>
      </w:r>
      <w:r>
        <w:tab/>
      </w:r>
      <w:r>
        <w:rPr>
          <w:b/>
        </w:rPr>
        <w:t>QUESITO   RIONEGRO  400   gm</w:t>
      </w:r>
      <w:r w:rsidR="006B0E7B">
        <w:rPr>
          <w:b/>
        </w:rPr>
        <w:t xml:space="preserve"> ( </w:t>
      </w:r>
      <w:r>
        <w:rPr>
          <w:b/>
        </w:rPr>
        <w:t xml:space="preserve"> rojo )</w:t>
      </w:r>
    </w:p>
    <w:p w:rsidR="009F209A" w:rsidRDefault="009F209A" w:rsidP="009F209A"/>
    <w:p w:rsidR="009F209A" w:rsidRDefault="009F209A" w:rsidP="009F209A"/>
    <w:p w:rsidR="009F209A" w:rsidRDefault="009F209A" w:rsidP="009F209A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>
        <w:rPr>
          <w:bCs/>
        </w:rPr>
        <w:t>Cyreles  LOS ENVIA  GRAFIFLEX</w:t>
      </w:r>
    </w:p>
    <w:p w:rsidR="009F209A" w:rsidRDefault="009F209A" w:rsidP="009F209A">
      <w:r>
        <w:t xml:space="preserve">                   -   Anexo  Arte  para   alturas y Tonos.</w:t>
      </w:r>
    </w:p>
    <w:p w:rsidR="009F209A" w:rsidRDefault="009F209A" w:rsidP="009F209A">
      <w:pPr>
        <w:rPr>
          <w:b/>
        </w:rPr>
      </w:pPr>
      <w:r>
        <w:tab/>
        <w:t xml:space="preserve">        -  </w:t>
      </w:r>
      <w:r w:rsidRPr="00B879F4">
        <w:rPr>
          <w:b/>
        </w:rPr>
        <w:t>SE  APRUEBA  IMPRESIÓN</w:t>
      </w:r>
      <w:r>
        <w:t xml:space="preserve">  </w:t>
      </w:r>
      <w:r>
        <w:tab/>
        <w:t xml:space="preserve">        </w:t>
      </w: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9F209A" w:rsidRDefault="009F209A" w:rsidP="009F209A">
      <w:pPr>
        <w:rPr>
          <w:b/>
        </w:rPr>
      </w:pPr>
      <w:r>
        <w:rPr>
          <w:b/>
        </w:rPr>
        <w:tab/>
        <w:t xml:space="preserve">        -  EL MATERIAL  LO ENVIA  P.U </w:t>
      </w:r>
    </w:p>
    <w:p w:rsidR="009F209A" w:rsidRDefault="009F209A" w:rsidP="009F209A">
      <w:pPr>
        <w:rPr>
          <w:b/>
        </w:rPr>
      </w:pPr>
      <w:r>
        <w:rPr>
          <w:b/>
        </w:rPr>
        <w:tab/>
        <w:t xml:space="preserve">        - colocar  pie de  imprenta</w:t>
      </w:r>
    </w:p>
    <w:p w:rsidR="009F209A" w:rsidRPr="003578A4" w:rsidRDefault="009F209A" w:rsidP="009F209A">
      <w:pPr>
        <w:rPr>
          <w:b/>
          <w:sz w:val="28"/>
          <w:szCs w:val="28"/>
        </w:rPr>
      </w:pPr>
      <w:r>
        <w:rPr>
          <w:b/>
        </w:rPr>
        <w:tab/>
        <w:t xml:space="preserve">       - CODIGO BARRAS   </w:t>
      </w:r>
      <w:r>
        <w:rPr>
          <w:b/>
          <w:sz w:val="28"/>
          <w:szCs w:val="28"/>
        </w:rPr>
        <w:t>7703687601164</w:t>
      </w:r>
    </w:p>
    <w:p w:rsidR="009F209A" w:rsidRDefault="009F209A" w:rsidP="009F209A">
      <w:pPr>
        <w:rPr>
          <w:b/>
        </w:rPr>
      </w:pPr>
    </w:p>
    <w:p w:rsidR="009F209A" w:rsidRDefault="009F209A" w:rsidP="009F209A">
      <w:r>
        <w:rPr>
          <w:b/>
        </w:rPr>
        <w:tab/>
        <w:t xml:space="preserve">       </w:t>
      </w:r>
    </w:p>
    <w:p w:rsidR="009F209A" w:rsidRDefault="009F209A" w:rsidP="009F209A">
      <w:r>
        <w:tab/>
      </w:r>
    </w:p>
    <w:p w:rsidR="009F209A" w:rsidRDefault="009F209A" w:rsidP="009F209A">
      <w:r>
        <w:t>Agradezco la atención y colaboración prestada.</w:t>
      </w:r>
    </w:p>
    <w:p w:rsidR="009F209A" w:rsidRDefault="009F209A" w:rsidP="009F209A"/>
    <w:p w:rsidR="009F209A" w:rsidRDefault="009F209A" w:rsidP="009F209A"/>
    <w:p w:rsidR="009F209A" w:rsidRDefault="009F209A" w:rsidP="009F209A">
      <w:r>
        <w:t>Cordialmente</w:t>
      </w:r>
    </w:p>
    <w:p w:rsidR="009F209A" w:rsidRDefault="009F209A" w:rsidP="009F209A"/>
    <w:p w:rsidR="009F209A" w:rsidRDefault="009F209A" w:rsidP="009F209A"/>
    <w:p w:rsidR="009F209A" w:rsidRDefault="009F209A" w:rsidP="009F209A">
      <w:r>
        <w:t>RICARDO CASAS ZAPATA</w:t>
      </w:r>
    </w:p>
    <w:p w:rsidR="009F209A" w:rsidRDefault="009F209A" w:rsidP="009F209A">
      <w:r>
        <w:t>Director.</w:t>
      </w:r>
    </w:p>
    <w:p w:rsidR="009F209A" w:rsidRDefault="009F209A" w:rsidP="0042659C">
      <w:pPr>
        <w:rPr>
          <w:b/>
        </w:rPr>
      </w:pPr>
    </w:p>
    <w:p w:rsidR="00FD0F5F" w:rsidRDefault="00FD0F5F" w:rsidP="0042659C">
      <w:pPr>
        <w:rPr>
          <w:b/>
        </w:rPr>
      </w:pPr>
    </w:p>
    <w:p w:rsidR="00FD0F5F" w:rsidRDefault="00FD0F5F" w:rsidP="0042659C">
      <w:pPr>
        <w:rPr>
          <w:b/>
        </w:rPr>
      </w:pPr>
    </w:p>
    <w:p w:rsidR="00FD0F5F" w:rsidRDefault="00FD0F5F" w:rsidP="00FD0F5F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FD0F5F" w:rsidRDefault="00FD0F5F" w:rsidP="00FD0F5F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NIT: 811.040.799-9</w:t>
      </w:r>
    </w:p>
    <w:p w:rsidR="00FD0F5F" w:rsidRDefault="00FD0F5F" w:rsidP="00FD0F5F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FD0F5F" w:rsidRDefault="00FD0F5F" w:rsidP="00FD0F5F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FD0F5F" w:rsidRDefault="00FD0F5F" w:rsidP="00FD0F5F"/>
    <w:p w:rsidR="00FD0F5F" w:rsidRDefault="00FD0F5F" w:rsidP="00FD0F5F">
      <w:pPr>
        <w:pStyle w:val="Ttulo1"/>
      </w:pPr>
      <w:r>
        <w:t>ORDEN DE TRABAJO   N°      07698</w:t>
      </w:r>
    </w:p>
    <w:p w:rsidR="00FD0F5F" w:rsidRDefault="00FD0F5F" w:rsidP="00FD0F5F"/>
    <w:p w:rsidR="00FD0F5F" w:rsidRDefault="00FD0F5F" w:rsidP="00FD0F5F">
      <w:r>
        <w:t>FECHA:</w:t>
      </w:r>
      <w:r>
        <w:tab/>
        <w:t>Medellín, Noviembre  22   de   2010</w:t>
      </w:r>
    </w:p>
    <w:p w:rsidR="00FD0F5F" w:rsidRDefault="00FD0F5F" w:rsidP="00FD0F5F">
      <w:r>
        <w:t>PARA:</w:t>
      </w:r>
      <w:r>
        <w:tab/>
      </w:r>
      <w:r>
        <w:tab/>
        <w:t>PLÁSTICOS   DARMA</w:t>
      </w:r>
    </w:p>
    <w:p w:rsidR="00FD0F5F" w:rsidRDefault="00FD0F5F" w:rsidP="00FD0F5F">
      <w:r>
        <w:t>ATENCIÓN:</w:t>
      </w:r>
      <w:r>
        <w:tab/>
        <w:t>Sr. DARIO JARAMILLO</w:t>
      </w:r>
    </w:p>
    <w:p w:rsidR="00FD0F5F" w:rsidRDefault="00FD0F5F" w:rsidP="00FD0F5F"/>
    <w:p w:rsidR="00FD0F5F" w:rsidRDefault="00FD0F5F" w:rsidP="00FD0F5F">
      <w:r>
        <w:t>Apreciado Dn DARIO:</w:t>
      </w:r>
    </w:p>
    <w:p w:rsidR="00FD0F5F" w:rsidRDefault="00FD0F5F" w:rsidP="00FD0F5F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FD0F5F" w:rsidRDefault="00FD0F5F" w:rsidP="00FD0F5F"/>
    <w:p w:rsidR="00FD0F5F" w:rsidRDefault="00FD0F5F" w:rsidP="00FD0F5F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FD0F5F" w:rsidRDefault="00FD0F5F" w:rsidP="00FD0F5F"/>
    <w:p w:rsidR="00FD0F5F" w:rsidRDefault="00FD0F5F" w:rsidP="00FD0F5F">
      <w:r>
        <w:t>MATERIAL :</w:t>
      </w:r>
      <w:r>
        <w:tab/>
      </w:r>
      <w:r>
        <w:tab/>
        <w:t xml:space="preserve">Polietileno de Baja  densidad   </w:t>
      </w:r>
      <w:r>
        <w:rPr>
          <w:b/>
          <w:u w:val="single"/>
        </w:rPr>
        <w:t xml:space="preserve">Blanco  </w:t>
      </w:r>
      <w:r>
        <w:t xml:space="preserve"> Lamina</w:t>
      </w:r>
    </w:p>
    <w:p w:rsidR="00FD0F5F" w:rsidRDefault="00FD0F5F" w:rsidP="00FD0F5F">
      <w:r>
        <w:t>MEDIDA:</w:t>
      </w:r>
      <w:r>
        <w:tab/>
      </w:r>
      <w:r>
        <w:tab/>
      </w:r>
      <w:r>
        <w:rPr>
          <w:b/>
        </w:rPr>
        <w:t>42</w:t>
      </w:r>
      <w:r>
        <w:t xml:space="preserve">   cms   </w:t>
      </w:r>
    </w:p>
    <w:p w:rsidR="00FD0F5F" w:rsidRDefault="00FD0F5F" w:rsidP="00FD0F5F">
      <w:r>
        <w:t>CALIBRE :</w:t>
      </w:r>
      <w:r>
        <w:tab/>
      </w:r>
      <w:r>
        <w:tab/>
      </w:r>
      <w:r>
        <w:rPr>
          <w:b/>
        </w:rPr>
        <w:t xml:space="preserve">1.5 </w:t>
      </w:r>
      <w:r>
        <w:t xml:space="preserve">   “</w:t>
      </w:r>
    </w:p>
    <w:p w:rsidR="00FD0F5F" w:rsidRDefault="00FD0F5F" w:rsidP="00FD0F5F">
      <w:r>
        <w:t>COLOR :</w:t>
      </w:r>
      <w:r>
        <w:tab/>
      </w:r>
      <w:r>
        <w:tab/>
        <w:t xml:space="preserve">Blanco </w:t>
      </w:r>
    </w:p>
    <w:p w:rsidR="00FD0F5F" w:rsidRPr="0007721A" w:rsidRDefault="00FD0F5F" w:rsidP="00FD0F5F">
      <w:r>
        <w:t xml:space="preserve">TRATADO : </w:t>
      </w:r>
      <w:r>
        <w:tab/>
      </w:r>
      <w:r>
        <w:tab/>
        <w:t>1  cara</w:t>
      </w:r>
    </w:p>
    <w:p w:rsidR="00FD0F5F" w:rsidRDefault="00FD0F5F" w:rsidP="00FD0F5F">
      <w:r>
        <w:t xml:space="preserve">CANTIDAD : </w:t>
      </w:r>
      <w:r>
        <w:tab/>
        <w:t>110    kg</w:t>
      </w:r>
    </w:p>
    <w:p w:rsidR="00FD0F5F" w:rsidRDefault="00FD0F5F" w:rsidP="00FD0F5F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 xml:space="preserve">1     (   VERDE )  </w:t>
      </w:r>
    </w:p>
    <w:p w:rsidR="00FD0F5F" w:rsidRDefault="00FD0F5F" w:rsidP="00FD0F5F">
      <w:r>
        <w:t xml:space="preserve">CARAS : </w:t>
      </w:r>
      <w:r>
        <w:tab/>
      </w:r>
      <w:r>
        <w:tab/>
        <w:t>1    ( 1  x  1  )</w:t>
      </w:r>
    </w:p>
    <w:p w:rsidR="00FD0F5F" w:rsidRDefault="00FD0F5F" w:rsidP="00FD0F5F">
      <w:r>
        <w:t>REPETICIÓN :</w:t>
      </w:r>
      <w:r>
        <w:tab/>
        <w:t>27.5   cms</w:t>
      </w:r>
    </w:p>
    <w:p w:rsidR="00FD0F5F" w:rsidRDefault="00FD0F5F" w:rsidP="00FD0F5F">
      <w:r>
        <w:t>RODILLO :</w:t>
      </w:r>
      <w:r>
        <w:tab/>
      </w:r>
      <w:r>
        <w:tab/>
        <w:t>56</w:t>
      </w:r>
    </w:p>
    <w:p w:rsidR="00FD0F5F" w:rsidRDefault="00FD0F5F" w:rsidP="00FD0F5F">
      <w:r>
        <w:t>LAMINA  :</w:t>
      </w:r>
      <w:r>
        <w:tab/>
      </w:r>
      <w:r>
        <w:tab/>
      </w:r>
      <w:r>
        <w:rPr>
          <w:b/>
        </w:rPr>
        <w:t xml:space="preserve">21 x 27.5 </w:t>
      </w:r>
      <w:r w:rsidRPr="00336CAC">
        <w:rPr>
          <w:b/>
        </w:rPr>
        <w:t xml:space="preserve">   cm</w:t>
      </w:r>
      <w:r>
        <w:t xml:space="preserve">    </w:t>
      </w:r>
    </w:p>
    <w:p w:rsidR="00FD0F5F" w:rsidRDefault="00FD0F5F" w:rsidP="00FD0F5F">
      <w:r>
        <w:t>SELLADO .</w:t>
      </w:r>
      <w:r>
        <w:tab/>
      </w:r>
      <w:r>
        <w:tab/>
        <w:t>Lateral</w:t>
      </w:r>
    </w:p>
    <w:p w:rsidR="00FD0F5F" w:rsidRDefault="00FD0F5F" w:rsidP="00FD0F5F">
      <w:r>
        <w:t>REFERENCIA :</w:t>
      </w:r>
      <w:r>
        <w:tab/>
      </w:r>
      <w:r>
        <w:rPr>
          <w:b/>
        </w:rPr>
        <w:t>QUESITO RIONEGRO  250   gm</w:t>
      </w:r>
    </w:p>
    <w:p w:rsidR="00FD0F5F" w:rsidRDefault="00FD0F5F" w:rsidP="00FD0F5F"/>
    <w:p w:rsidR="00FD0F5F" w:rsidRDefault="00FD0F5F" w:rsidP="00FD0F5F"/>
    <w:p w:rsidR="00FD0F5F" w:rsidRDefault="00FD0F5F" w:rsidP="00FD0F5F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>
        <w:rPr>
          <w:bCs/>
        </w:rPr>
        <w:t>Cyreles   los envía  GRAFIFLEX</w:t>
      </w:r>
    </w:p>
    <w:p w:rsidR="00FD0F5F" w:rsidRDefault="00FD0F5F" w:rsidP="00FD0F5F">
      <w:pPr>
        <w:rPr>
          <w:b/>
        </w:rPr>
      </w:pPr>
      <w:r>
        <w:t xml:space="preserve">                   -   Anexo  Arte  para   alturas y Tonos.</w:t>
      </w:r>
      <w:r w:rsidR="00F50B40">
        <w:tab/>
        <w:t xml:space="preserve">        </w:t>
      </w:r>
      <w:r>
        <w:tab/>
        <w:t xml:space="preserve">        </w:t>
      </w: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FD0F5F" w:rsidRDefault="00FD0F5F" w:rsidP="00FD0F5F">
      <w:pPr>
        <w:rPr>
          <w:b/>
        </w:rPr>
      </w:pPr>
      <w:r>
        <w:rPr>
          <w:b/>
        </w:rPr>
        <w:tab/>
        <w:t xml:space="preserve">        -  EL MATERIAL  LO ENVIA  P.U </w:t>
      </w:r>
    </w:p>
    <w:p w:rsidR="00FD0F5F" w:rsidRDefault="00FD0F5F" w:rsidP="00FD0F5F">
      <w:pPr>
        <w:rPr>
          <w:b/>
        </w:rPr>
      </w:pPr>
      <w:r>
        <w:rPr>
          <w:b/>
        </w:rPr>
        <w:tab/>
        <w:t xml:space="preserve">        - colocar  pie de  imprenta</w:t>
      </w:r>
    </w:p>
    <w:p w:rsidR="00F50B40" w:rsidRPr="00F50B40" w:rsidRDefault="00F50B40" w:rsidP="00FD0F5F">
      <w:pPr>
        <w:rPr>
          <w:b/>
          <w:sz w:val="28"/>
          <w:szCs w:val="28"/>
        </w:rPr>
      </w:pPr>
      <w:r>
        <w:rPr>
          <w:b/>
        </w:rPr>
        <w:tab/>
        <w:t xml:space="preserve">        - CODIGO BARRAS  </w:t>
      </w:r>
      <w:r w:rsidRPr="00F50B40">
        <w:rPr>
          <w:b/>
          <w:sz w:val="28"/>
          <w:szCs w:val="28"/>
        </w:rPr>
        <w:t>7703686701126</w:t>
      </w:r>
    </w:p>
    <w:p w:rsidR="00FD0F5F" w:rsidRDefault="00FD0F5F" w:rsidP="00FD0F5F">
      <w:r>
        <w:rPr>
          <w:b/>
        </w:rPr>
        <w:tab/>
        <w:t xml:space="preserve">       </w:t>
      </w:r>
    </w:p>
    <w:p w:rsidR="00FD0F5F" w:rsidRDefault="00FD0F5F" w:rsidP="00FD0F5F">
      <w:r>
        <w:tab/>
      </w:r>
    </w:p>
    <w:p w:rsidR="00FD0F5F" w:rsidRDefault="00FD0F5F" w:rsidP="00FD0F5F">
      <w:r>
        <w:t>Agradezco la atención y colaboración prestada.</w:t>
      </w:r>
    </w:p>
    <w:p w:rsidR="00FD0F5F" w:rsidRDefault="00FD0F5F" w:rsidP="00FD0F5F"/>
    <w:p w:rsidR="00FD0F5F" w:rsidRDefault="00FD0F5F" w:rsidP="00FD0F5F"/>
    <w:p w:rsidR="00FD0F5F" w:rsidRDefault="00FD0F5F" w:rsidP="00FD0F5F">
      <w:r>
        <w:t>Cordialmente</w:t>
      </w:r>
    </w:p>
    <w:p w:rsidR="00FD0F5F" w:rsidRDefault="00FD0F5F" w:rsidP="00FD0F5F"/>
    <w:p w:rsidR="00FD0F5F" w:rsidRDefault="00FD0F5F" w:rsidP="00FD0F5F"/>
    <w:p w:rsidR="00FD0F5F" w:rsidRDefault="00FD0F5F" w:rsidP="00FD0F5F">
      <w:r>
        <w:t>RICARDO CASAS ZAPATA</w:t>
      </w:r>
    </w:p>
    <w:p w:rsidR="00FD0F5F" w:rsidRDefault="00FD0F5F" w:rsidP="00FD0F5F">
      <w:r>
        <w:t>Director.</w:t>
      </w:r>
    </w:p>
    <w:p w:rsidR="00FD0F5F" w:rsidRDefault="00FD0F5F" w:rsidP="0042659C">
      <w:pPr>
        <w:rPr>
          <w:b/>
        </w:rPr>
      </w:pPr>
    </w:p>
    <w:p w:rsidR="002F21B7" w:rsidRDefault="002F21B7" w:rsidP="0042659C">
      <w:pPr>
        <w:rPr>
          <w:b/>
        </w:rPr>
      </w:pPr>
    </w:p>
    <w:p w:rsidR="002F21B7" w:rsidRDefault="002F21B7" w:rsidP="0042659C">
      <w:pPr>
        <w:rPr>
          <w:b/>
        </w:rPr>
      </w:pPr>
    </w:p>
    <w:p w:rsidR="002F21B7" w:rsidRDefault="002F21B7" w:rsidP="0042659C">
      <w:pPr>
        <w:rPr>
          <w:b/>
        </w:rPr>
      </w:pPr>
    </w:p>
    <w:p w:rsidR="002F21B7" w:rsidRDefault="002F21B7" w:rsidP="0042659C">
      <w:pPr>
        <w:rPr>
          <w:b/>
        </w:rPr>
      </w:pPr>
    </w:p>
    <w:p w:rsidR="002F21B7" w:rsidRDefault="002F21B7" w:rsidP="002F21B7">
      <w:pPr>
        <w:rPr>
          <w:b/>
        </w:rPr>
      </w:pPr>
    </w:p>
    <w:p w:rsidR="002F21B7" w:rsidRDefault="002F21B7" w:rsidP="002F21B7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2F21B7" w:rsidRDefault="002F21B7" w:rsidP="002F21B7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2F21B7" w:rsidRDefault="002F21B7" w:rsidP="002F21B7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2F21B7" w:rsidRDefault="002F21B7" w:rsidP="002F21B7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2F21B7" w:rsidRDefault="002F21B7" w:rsidP="002F21B7">
      <w:pPr>
        <w:rPr>
          <w:b/>
          <w:bCs/>
        </w:rPr>
      </w:pPr>
    </w:p>
    <w:p w:rsidR="002F21B7" w:rsidRDefault="002F21B7" w:rsidP="002F21B7">
      <w:pPr>
        <w:pStyle w:val="Ttulo1"/>
      </w:pPr>
    </w:p>
    <w:p w:rsidR="002F21B7" w:rsidRDefault="002F21B7" w:rsidP="002F21B7">
      <w:pPr>
        <w:pStyle w:val="Ttulo1"/>
      </w:pPr>
      <w:r>
        <w:t xml:space="preserve">ORDEN DE </w:t>
      </w:r>
      <w:r w:rsidR="000550AC">
        <w:t>TRABAJO   N °      07818</w:t>
      </w:r>
    </w:p>
    <w:p w:rsidR="002F21B7" w:rsidRDefault="002F21B7" w:rsidP="002F21B7"/>
    <w:p w:rsidR="002F21B7" w:rsidRDefault="000550AC" w:rsidP="002F21B7">
      <w:r>
        <w:t>FECHA:</w:t>
      </w:r>
      <w:r>
        <w:tab/>
        <w:t>Medellín, Noviembre  26</w:t>
      </w:r>
      <w:r w:rsidR="002F21B7">
        <w:t xml:space="preserve">   de   2010</w:t>
      </w:r>
    </w:p>
    <w:p w:rsidR="002F21B7" w:rsidRDefault="002F21B7" w:rsidP="002F21B7">
      <w:r>
        <w:t>PARA:</w:t>
      </w:r>
      <w:r>
        <w:tab/>
      </w:r>
      <w:r>
        <w:tab/>
        <w:t>PLÁSTICOS DARMA</w:t>
      </w:r>
    </w:p>
    <w:p w:rsidR="002F21B7" w:rsidRDefault="002F21B7" w:rsidP="002F21B7">
      <w:r>
        <w:t>ATENCIÓN:</w:t>
      </w:r>
      <w:r>
        <w:tab/>
        <w:t>Sr. Darío Jaramillo</w:t>
      </w:r>
    </w:p>
    <w:p w:rsidR="002F21B7" w:rsidRDefault="002F21B7" w:rsidP="002F21B7">
      <w:r>
        <w:tab/>
      </w:r>
      <w:r>
        <w:tab/>
        <w:t>Gerente.</w:t>
      </w:r>
    </w:p>
    <w:p w:rsidR="002F21B7" w:rsidRDefault="002F21B7" w:rsidP="002F21B7"/>
    <w:p w:rsidR="002F21B7" w:rsidRDefault="002F21B7" w:rsidP="002F21B7">
      <w:r>
        <w:t>Apreciado Don Darío:</w:t>
      </w:r>
    </w:p>
    <w:p w:rsidR="002F21B7" w:rsidRPr="00D8653D" w:rsidRDefault="002F21B7" w:rsidP="002F21B7"/>
    <w:p w:rsidR="002F21B7" w:rsidRDefault="002F21B7" w:rsidP="002F21B7">
      <w:r>
        <w:t>Con la presente estamos solicitando el siguiente servicio de  IMPRESIÓN :</w:t>
      </w:r>
    </w:p>
    <w:p w:rsidR="002F21B7" w:rsidRDefault="002F21B7" w:rsidP="002F21B7"/>
    <w:p w:rsidR="002F21B7" w:rsidRDefault="002F21B7" w:rsidP="002F21B7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2F21B7" w:rsidRDefault="002F21B7" w:rsidP="002F21B7">
      <w:pPr>
        <w:rPr>
          <w:b/>
          <w:bCs/>
        </w:rPr>
      </w:pPr>
    </w:p>
    <w:p w:rsidR="002F21B7" w:rsidRPr="008249ED" w:rsidRDefault="002F21B7" w:rsidP="002F21B7">
      <w:pPr>
        <w:rPr>
          <w:b/>
        </w:rPr>
      </w:pPr>
      <w:r>
        <w:t xml:space="preserve">MATERIAL   :           Polipropileno  Tubular   de  </w:t>
      </w:r>
      <w:r w:rsidRPr="008249ED">
        <w:rPr>
          <w:b/>
        </w:rPr>
        <w:t>30    cms</w:t>
      </w:r>
    </w:p>
    <w:p w:rsidR="002F21B7" w:rsidRDefault="002F21B7" w:rsidP="002F21B7">
      <w:r>
        <w:t>CLIBRE      :               1.4  ”</w:t>
      </w:r>
    </w:p>
    <w:p w:rsidR="002F21B7" w:rsidRPr="00AD5DCF" w:rsidRDefault="002F21B7" w:rsidP="002F21B7">
      <w:pPr>
        <w:rPr>
          <w:b/>
        </w:rPr>
      </w:pPr>
      <w:r>
        <w:t>REFERENCIA:</w:t>
      </w:r>
      <w:r>
        <w:tab/>
      </w:r>
      <w:r>
        <w:rPr>
          <w:b/>
        </w:rPr>
        <w:t>CARMEL  MEDIANA 2</w:t>
      </w:r>
    </w:p>
    <w:p w:rsidR="002F21B7" w:rsidRPr="00936C49" w:rsidRDefault="000550AC" w:rsidP="002F21B7">
      <w:pPr>
        <w:rPr>
          <w:b/>
        </w:rPr>
      </w:pPr>
      <w:r>
        <w:t>CANTIDAD    :         65</w:t>
      </w:r>
      <w:r w:rsidR="002F21B7">
        <w:t>0</w:t>
      </w:r>
      <w:r w:rsidR="002F21B7" w:rsidRPr="00936C49">
        <w:rPr>
          <w:b/>
        </w:rPr>
        <w:t xml:space="preserve">    Kg</w:t>
      </w:r>
    </w:p>
    <w:p w:rsidR="002F21B7" w:rsidRDefault="002F21B7" w:rsidP="002F21B7">
      <w:r>
        <w:t>COLORES:</w:t>
      </w:r>
      <w:r>
        <w:tab/>
      </w:r>
      <w:r>
        <w:tab/>
        <w:t>2   ( BLANCO – RUBINE RED C )</w:t>
      </w:r>
    </w:p>
    <w:p w:rsidR="002F21B7" w:rsidRDefault="002F21B7" w:rsidP="002F21B7">
      <w:r>
        <w:t>CARAS:</w:t>
      </w:r>
      <w:r>
        <w:tab/>
      </w:r>
      <w:r>
        <w:tab/>
        <w:t>2  ( 2X2-2X2 )</w:t>
      </w:r>
    </w:p>
    <w:p w:rsidR="002F21B7" w:rsidRDefault="002F21B7" w:rsidP="002F21B7">
      <w:r>
        <w:t>REPETICIÓN:</w:t>
      </w:r>
      <w:r>
        <w:tab/>
        <w:t>24.5</w:t>
      </w:r>
    </w:p>
    <w:p w:rsidR="002F21B7" w:rsidRDefault="002F21B7" w:rsidP="002F21B7">
      <w:r>
        <w:t>RODILLO:</w:t>
      </w:r>
      <w:r>
        <w:tab/>
      </w:r>
      <w:r>
        <w:tab/>
        <w:t>25</w:t>
      </w:r>
    </w:p>
    <w:p w:rsidR="002F21B7" w:rsidRDefault="002F21B7" w:rsidP="002F21B7">
      <w:r>
        <w:t>BOLSA:</w:t>
      </w:r>
      <w:r>
        <w:tab/>
      </w:r>
      <w:r>
        <w:tab/>
      </w:r>
      <w:r w:rsidRPr="008249ED">
        <w:rPr>
          <w:b/>
        </w:rPr>
        <w:t>24.5    X  28   +  5</w:t>
      </w:r>
      <w:r>
        <w:t xml:space="preserve">    cms  de solapa   Interna  pegada</w:t>
      </w:r>
    </w:p>
    <w:p w:rsidR="002F21B7" w:rsidRDefault="002F21B7" w:rsidP="002F21B7">
      <w:r>
        <w:t>SELLADO:</w:t>
      </w:r>
      <w:r>
        <w:tab/>
      </w:r>
      <w:r>
        <w:tab/>
        <w:t>Para selle lateral.</w:t>
      </w:r>
    </w:p>
    <w:p w:rsidR="002F21B7" w:rsidRDefault="002F21B7" w:rsidP="002F21B7"/>
    <w:p w:rsidR="002F21B7" w:rsidRDefault="002F21B7" w:rsidP="002F21B7"/>
    <w:p w:rsidR="002F21B7" w:rsidRDefault="002F21B7" w:rsidP="002F21B7">
      <w:r>
        <w:rPr>
          <w:b/>
          <w:bCs/>
          <w:u w:val="single"/>
        </w:rPr>
        <w:t>NOTA:</w:t>
      </w:r>
      <w:r w:rsidR="000550AC">
        <w:t xml:space="preserve">  *   Los cyreles   EN SU  PLANTA</w:t>
      </w:r>
    </w:p>
    <w:p w:rsidR="002F21B7" w:rsidRDefault="002F21B7" w:rsidP="002F21B7">
      <w:pPr>
        <w:numPr>
          <w:ilvl w:val="0"/>
          <w:numId w:val="1"/>
        </w:numPr>
      </w:pPr>
      <w:r>
        <w:t>Se envían ARTE    para tonos y alturas</w:t>
      </w:r>
    </w:p>
    <w:p w:rsidR="002F21B7" w:rsidRPr="00307118" w:rsidRDefault="002F21B7" w:rsidP="002F21B7">
      <w:pPr>
        <w:numPr>
          <w:ilvl w:val="0"/>
          <w:numId w:val="2"/>
        </w:numPr>
      </w:pPr>
      <w:r>
        <w:t xml:space="preserve">Se  </w:t>
      </w:r>
      <w:r w:rsidR="000550AC">
        <w:t>envía</w:t>
      </w:r>
      <w:r>
        <w:t xml:space="preserve"> el material de PP </w:t>
      </w:r>
      <w:r>
        <w:rPr>
          <w:b/>
        </w:rPr>
        <w:t xml:space="preserve">de  30 </w:t>
      </w:r>
      <w:r w:rsidRPr="00AD5DCF">
        <w:rPr>
          <w:b/>
        </w:rPr>
        <w:t xml:space="preserve">  cms</w:t>
      </w:r>
    </w:p>
    <w:p w:rsidR="002F21B7" w:rsidRDefault="002F21B7" w:rsidP="002F21B7">
      <w:pPr>
        <w:ind w:left="885"/>
      </w:pPr>
    </w:p>
    <w:p w:rsidR="002F21B7" w:rsidRDefault="002F21B7" w:rsidP="002F21B7">
      <w:pPr>
        <w:ind w:left="885"/>
      </w:pPr>
    </w:p>
    <w:p w:rsidR="002F21B7" w:rsidRDefault="002F21B7" w:rsidP="002F21B7">
      <w:r>
        <w:t>Agradezco la atención y colaboración prestada.</w:t>
      </w:r>
    </w:p>
    <w:p w:rsidR="002F21B7" w:rsidRDefault="002F21B7" w:rsidP="002F21B7"/>
    <w:p w:rsidR="002F21B7" w:rsidRDefault="002F21B7" w:rsidP="002F21B7"/>
    <w:p w:rsidR="002F21B7" w:rsidRDefault="002F21B7" w:rsidP="002F21B7">
      <w:r>
        <w:t>Cordialmente,</w:t>
      </w:r>
    </w:p>
    <w:p w:rsidR="002F21B7" w:rsidRDefault="002F21B7" w:rsidP="002F21B7"/>
    <w:p w:rsidR="002F21B7" w:rsidRDefault="002F21B7" w:rsidP="002F21B7"/>
    <w:p w:rsidR="002F21B7" w:rsidRDefault="002F21B7" w:rsidP="002F21B7"/>
    <w:p w:rsidR="002F21B7" w:rsidRDefault="002F21B7" w:rsidP="002F21B7">
      <w:r>
        <w:t>RICARDO CASAS ZAPATA</w:t>
      </w:r>
    </w:p>
    <w:p w:rsidR="002F21B7" w:rsidRDefault="002F21B7" w:rsidP="002F21B7">
      <w:r>
        <w:t>Director.</w:t>
      </w:r>
    </w:p>
    <w:p w:rsidR="002F21B7" w:rsidRDefault="002F21B7" w:rsidP="002F21B7">
      <w:pPr>
        <w:rPr>
          <w:b/>
        </w:rPr>
      </w:pPr>
    </w:p>
    <w:p w:rsidR="002F21B7" w:rsidRDefault="002F21B7" w:rsidP="0042659C">
      <w:pPr>
        <w:rPr>
          <w:b/>
        </w:rPr>
      </w:pPr>
    </w:p>
    <w:p w:rsidR="00047712" w:rsidRDefault="00047712" w:rsidP="0042659C">
      <w:pPr>
        <w:rPr>
          <w:b/>
        </w:rPr>
      </w:pPr>
    </w:p>
    <w:p w:rsidR="00047712" w:rsidRDefault="00047712" w:rsidP="0042659C">
      <w:pPr>
        <w:rPr>
          <w:b/>
        </w:rPr>
      </w:pPr>
    </w:p>
    <w:p w:rsidR="00047712" w:rsidRDefault="00047712" w:rsidP="0042659C">
      <w:pPr>
        <w:rPr>
          <w:b/>
        </w:rPr>
      </w:pPr>
    </w:p>
    <w:p w:rsidR="00047712" w:rsidRDefault="00047712" w:rsidP="00047712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047712" w:rsidRDefault="00047712" w:rsidP="00047712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047712" w:rsidRDefault="00047712" w:rsidP="00047712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047712" w:rsidRDefault="00047712" w:rsidP="00047712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047712" w:rsidRDefault="00047712" w:rsidP="00047712">
      <w:pPr>
        <w:rPr>
          <w:b/>
          <w:bCs/>
        </w:rPr>
      </w:pPr>
    </w:p>
    <w:p w:rsidR="00047712" w:rsidRDefault="00047712" w:rsidP="00047712">
      <w:pPr>
        <w:pStyle w:val="Ttulo1"/>
      </w:pPr>
    </w:p>
    <w:p w:rsidR="00047712" w:rsidRDefault="00047712" w:rsidP="00047712">
      <w:pPr>
        <w:pStyle w:val="Ttulo1"/>
      </w:pPr>
      <w:r>
        <w:t>ORDEN DE TRABAJO</w:t>
      </w:r>
      <w:r w:rsidR="003D2E79">
        <w:t xml:space="preserve"> </w:t>
      </w:r>
      <w:r>
        <w:t xml:space="preserve">  N °      07814</w:t>
      </w:r>
    </w:p>
    <w:p w:rsidR="00047712" w:rsidRDefault="00047712" w:rsidP="00047712"/>
    <w:p w:rsidR="00047712" w:rsidRDefault="00047712" w:rsidP="00047712">
      <w:r>
        <w:t>FECHA:</w:t>
      </w:r>
      <w:r>
        <w:tab/>
        <w:t>Medellín,   Noviembre  26  de   2010</w:t>
      </w:r>
    </w:p>
    <w:p w:rsidR="00047712" w:rsidRDefault="00047712" w:rsidP="00047712">
      <w:r>
        <w:t>PARA:</w:t>
      </w:r>
      <w:r>
        <w:tab/>
      </w:r>
      <w:r>
        <w:tab/>
        <w:t>PLÁSTICOS DARMA</w:t>
      </w:r>
    </w:p>
    <w:p w:rsidR="00047712" w:rsidRDefault="00047712" w:rsidP="00047712">
      <w:r>
        <w:t>ATENCIÓN:</w:t>
      </w:r>
      <w:r>
        <w:tab/>
        <w:t>Sr. Darío Jaramillo</w:t>
      </w:r>
    </w:p>
    <w:p w:rsidR="00047712" w:rsidRDefault="00047712" w:rsidP="00047712">
      <w:r>
        <w:tab/>
      </w:r>
      <w:r>
        <w:tab/>
        <w:t>Gerente.</w:t>
      </w:r>
    </w:p>
    <w:p w:rsidR="00047712" w:rsidRDefault="00047712" w:rsidP="00047712"/>
    <w:p w:rsidR="00047712" w:rsidRDefault="00047712" w:rsidP="00047712">
      <w:r>
        <w:t>Apreciado Don Darío:</w:t>
      </w:r>
    </w:p>
    <w:p w:rsidR="00047712" w:rsidRDefault="00047712" w:rsidP="00047712"/>
    <w:p w:rsidR="00047712" w:rsidRDefault="00047712" w:rsidP="00047712">
      <w:r>
        <w:t>Con la presente estamos solicitando el siguiente servicio de  IMPRESIÓN :</w:t>
      </w:r>
    </w:p>
    <w:p w:rsidR="00047712" w:rsidRDefault="00047712" w:rsidP="00047712"/>
    <w:p w:rsidR="00047712" w:rsidRDefault="00047712" w:rsidP="00047712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047712" w:rsidRDefault="00047712" w:rsidP="00047712">
      <w:r>
        <w:t xml:space="preserve">MATERIAL   :           Polipropileno  Semi-Tubular   de  </w:t>
      </w:r>
      <w:r w:rsidRPr="002720AA">
        <w:rPr>
          <w:b/>
        </w:rPr>
        <w:t>20 + 4</w:t>
      </w:r>
      <w:r>
        <w:t xml:space="preserve">     cms</w:t>
      </w:r>
    </w:p>
    <w:p w:rsidR="00047712" w:rsidRDefault="00047712" w:rsidP="00047712">
      <w:r>
        <w:t>CLIBRE      :               1.4  ”</w:t>
      </w:r>
    </w:p>
    <w:p w:rsidR="00047712" w:rsidRPr="00AD5DCF" w:rsidRDefault="00047712" w:rsidP="00047712">
      <w:pPr>
        <w:rPr>
          <w:b/>
        </w:rPr>
      </w:pPr>
      <w:r>
        <w:t>REFERENCIA:</w:t>
      </w:r>
      <w:r>
        <w:tab/>
      </w:r>
      <w:r>
        <w:rPr>
          <w:b/>
        </w:rPr>
        <w:t>CARMEL  INTERIOR  GRANDE  2</w:t>
      </w:r>
    </w:p>
    <w:p w:rsidR="00047712" w:rsidRDefault="00047712" w:rsidP="00047712">
      <w:r>
        <w:t>CANTIDAD    :          140    Kg</w:t>
      </w:r>
    </w:p>
    <w:p w:rsidR="00047712" w:rsidRDefault="00047712" w:rsidP="00047712">
      <w:r>
        <w:t>COLORES:</w:t>
      </w:r>
      <w:r>
        <w:tab/>
      </w:r>
      <w:r>
        <w:tab/>
        <w:t xml:space="preserve">2  </w:t>
      </w:r>
      <w:r w:rsidR="004F6873">
        <w:t xml:space="preserve"> </w:t>
      </w:r>
      <w:r>
        <w:t xml:space="preserve"> (  BLANCO -  PANTONE  246 C  )</w:t>
      </w:r>
    </w:p>
    <w:p w:rsidR="00047712" w:rsidRDefault="00047712" w:rsidP="00047712">
      <w:r>
        <w:t>CARAS:</w:t>
      </w:r>
      <w:r>
        <w:tab/>
      </w:r>
      <w:r>
        <w:tab/>
        <w:t>2</w:t>
      </w:r>
      <w:r w:rsidR="004F6873">
        <w:t xml:space="preserve">  ( 2X2 – 2X2 )</w:t>
      </w:r>
    </w:p>
    <w:p w:rsidR="00047712" w:rsidRDefault="00047712" w:rsidP="00047712">
      <w:r>
        <w:t>REPETICIÓN:</w:t>
      </w:r>
      <w:r>
        <w:tab/>
        <w:t>18</w:t>
      </w:r>
    </w:p>
    <w:p w:rsidR="00047712" w:rsidRPr="007E24E2" w:rsidRDefault="00047712" w:rsidP="00047712">
      <w:pPr>
        <w:rPr>
          <w:b/>
        </w:rPr>
      </w:pPr>
      <w:r>
        <w:t>RODILLO:</w:t>
      </w:r>
      <w:r>
        <w:tab/>
      </w:r>
      <w:r>
        <w:tab/>
      </w:r>
      <w:r>
        <w:rPr>
          <w:b/>
        </w:rPr>
        <w:t>36</w:t>
      </w:r>
    </w:p>
    <w:p w:rsidR="00047712" w:rsidRDefault="00047712" w:rsidP="00047712">
      <w:r>
        <w:t>BOLSA:</w:t>
      </w:r>
      <w:r>
        <w:tab/>
      </w:r>
      <w:r>
        <w:tab/>
        <w:t>18  X  20 + 4    cms de solapa  volada</w:t>
      </w:r>
    </w:p>
    <w:p w:rsidR="00047712" w:rsidRDefault="00047712" w:rsidP="00047712">
      <w:r>
        <w:t>SELLADO:</w:t>
      </w:r>
      <w:r>
        <w:tab/>
      </w:r>
      <w:r>
        <w:tab/>
        <w:t>Para selle lateral.</w:t>
      </w:r>
    </w:p>
    <w:p w:rsidR="00047712" w:rsidRDefault="00047712" w:rsidP="00047712"/>
    <w:p w:rsidR="00047712" w:rsidRDefault="00047712" w:rsidP="00047712"/>
    <w:p w:rsidR="00047712" w:rsidRDefault="00047712" w:rsidP="00047712">
      <w:r>
        <w:rPr>
          <w:b/>
          <w:bCs/>
          <w:u w:val="single"/>
        </w:rPr>
        <w:t>NOTA:</w:t>
      </w:r>
      <w:r w:rsidR="004F6873">
        <w:t xml:space="preserve">  *   Los cyreles   EN SU PLANTA</w:t>
      </w:r>
    </w:p>
    <w:p w:rsidR="00047712" w:rsidRDefault="00047712" w:rsidP="00047712">
      <w:pPr>
        <w:numPr>
          <w:ilvl w:val="0"/>
          <w:numId w:val="1"/>
        </w:numPr>
      </w:pPr>
      <w:r>
        <w:t>Se envían ARTE    para tonos y alturas</w:t>
      </w:r>
    </w:p>
    <w:p w:rsidR="00047712" w:rsidRPr="00307118" w:rsidRDefault="00047712" w:rsidP="00047712">
      <w:pPr>
        <w:numPr>
          <w:ilvl w:val="0"/>
          <w:numId w:val="2"/>
        </w:numPr>
      </w:pPr>
      <w:r>
        <w:t xml:space="preserve">Se  </w:t>
      </w:r>
      <w:r w:rsidR="004F6873">
        <w:t>envía</w:t>
      </w:r>
      <w:r>
        <w:t xml:space="preserve"> el material de PP </w:t>
      </w:r>
      <w:r>
        <w:rPr>
          <w:b/>
        </w:rPr>
        <w:t xml:space="preserve">de  20 + 4 </w:t>
      </w:r>
      <w:r w:rsidRPr="00AD5DCF">
        <w:rPr>
          <w:b/>
        </w:rPr>
        <w:t xml:space="preserve">  cms</w:t>
      </w:r>
    </w:p>
    <w:p w:rsidR="00047712" w:rsidRPr="00150D1A" w:rsidRDefault="00047712" w:rsidP="004F6873">
      <w:pPr>
        <w:ind w:left="1860"/>
      </w:pPr>
    </w:p>
    <w:p w:rsidR="00047712" w:rsidRDefault="00047712" w:rsidP="00047712">
      <w:pPr>
        <w:ind w:left="885"/>
      </w:pPr>
    </w:p>
    <w:p w:rsidR="00047712" w:rsidRDefault="00047712" w:rsidP="00047712">
      <w:pPr>
        <w:ind w:left="885"/>
      </w:pPr>
    </w:p>
    <w:p w:rsidR="00047712" w:rsidRDefault="00047712" w:rsidP="00047712">
      <w:r>
        <w:t>Agradezco la atención y colaboración prestada.</w:t>
      </w:r>
    </w:p>
    <w:p w:rsidR="00047712" w:rsidRDefault="00047712" w:rsidP="00047712"/>
    <w:p w:rsidR="00047712" w:rsidRDefault="00047712" w:rsidP="00047712"/>
    <w:p w:rsidR="00047712" w:rsidRDefault="00047712" w:rsidP="00047712">
      <w:r>
        <w:t>Cordialmente,</w:t>
      </w:r>
    </w:p>
    <w:p w:rsidR="00047712" w:rsidRDefault="00047712" w:rsidP="00047712"/>
    <w:p w:rsidR="00047712" w:rsidRDefault="00047712" w:rsidP="00047712"/>
    <w:p w:rsidR="00047712" w:rsidRDefault="00047712" w:rsidP="00047712"/>
    <w:p w:rsidR="00047712" w:rsidRDefault="00047712" w:rsidP="00047712">
      <w:r>
        <w:t>RICARDO CASAS ZAPATA</w:t>
      </w:r>
    </w:p>
    <w:p w:rsidR="00047712" w:rsidRDefault="00047712" w:rsidP="00047712">
      <w:r>
        <w:t>Director.</w:t>
      </w:r>
    </w:p>
    <w:p w:rsidR="00047712" w:rsidRDefault="00047712" w:rsidP="0042659C">
      <w:pPr>
        <w:rPr>
          <w:b/>
        </w:rPr>
      </w:pPr>
    </w:p>
    <w:p w:rsidR="00914CA6" w:rsidRDefault="00914CA6" w:rsidP="0042659C">
      <w:pPr>
        <w:rPr>
          <w:b/>
        </w:rPr>
      </w:pPr>
    </w:p>
    <w:p w:rsidR="00914CA6" w:rsidRDefault="00914CA6" w:rsidP="0042659C">
      <w:pPr>
        <w:rPr>
          <w:b/>
        </w:rPr>
      </w:pPr>
    </w:p>
    <w:p w:rsidR="00914CA6" w:rsidRDefault="00914CA6" w:rsidP="0042659C">
      <w:pPr>
        <w:rPr>
          <w:b/>
        </w:rPr>
      </w:pPr>
    </w:p>
    <w:p w:rsidR="00914CA6" w:rsidRDefault="00914CA6" w:rsidP="0042659C">
      <w:pPr>
        <w:rPr>
          <w:b/>
        </w:rPr>
      </w:pPr>
    </w:p>
    <w:p w:rsidR="00914CA6" w:rsidRDefault="00914CA6" w:rsidP="0042659C">
      <w:pPr>
        <w:rPr>
          <w:b/>
        </w:rPr>
      </w:pPr>
    </w:p>
    <w:p w:rsidR="00914CA6" w:rsidRDefault="00914CA6" w:rsidP="00914CA6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914CA6" w:rsidRDefault="00914CA6" w:rsidP="00914CA6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914CA6" w:rsidRDefault="00914CA6" w:rsidP="00914CA6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914CA6" w:rsidRDefault="00914CA6" w:rsidP="00914CA6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914CA6" w:rsidRDefault="00914CA6" w:rsidP="00914CA6">
      <w:pPr>
        <w:rPr>
          <w:b/>
          <w:bCs/>
        </w:rPr>
      </w:pPr>
    </w:p>
    <w:p w:rsidR="00914CA6" w:rsidRDefault="00914CA6" w:rsidP="00914CA6">
      <w:pPr>
        <w:pStyle w:val="Ttulo1"/>
      </w:pPr>
    </w:p>
    <w:p w:rsidR="00914CA6" w:rsidRDefault="00914CA6" w:rsidP="00914CA6">
      <w:pPr>
        <w:pStyle w:val="Ttulo1"/>
      </w:pPr>
      <w:r>
        <w:t>ORDEN DE TRABAJO  N °      07803</w:t>
      </w:r>
    </w:p>
    <w:p w:rsidR="00914CA6" w:rsidRDefault="00914CA6" w:rsidP="00914CA6"/>
    <w:p w:rsidR="00914CA6" w:rsidRDefault="00914CA6" w:rsidP="00914CA6">
      <w:r>
        <w:t>FECHA:</w:t>
      </w:r>
      <w:r>
        <w:tab/>
        <w:t>Medellín, Noviembre   26  de  2010</w:t>
      </w:r>
    </w:p>
    <w:p w:rsidR="00914CA6" w:rsidRDefault="00914CA6" w:rsidP="00914CA6">
      <w:r>
        <w:t>PARA:</w:t>
      </w:r>
      <w:r>
        <w:tab/>
      </w:r>
      <w:r>
        <w:tab/>
        <w:t>PLÁSTICOS DARMA</w:t>
      </w:r>
    </w:p>
    <w:p w:rsidR="00914CA6" w:rsidRDefault="00914CA6" w:rsidP="00914CA6">
      <w:r>
        <w:t>ATENCIÓN:</w:t>
      </w:r>
      <w:r>
        <w:tab/>
        <w:t>Sr. Darío Jaramillo</w:t>
      </w:r>
    </w:p>
    <w:p w:rsidR="00914CA6" w:rsidRDefault="00914CA6" w:rsidP="00914CA6">
      <w:r>
        <w:tab/>
      </w:r>
      <w:r>
        <w:tab/>
        <w:t>Gerente.</w:t>
      </w:r>
    </w:p>
    <w:p w:rsidR="00914CA6" w:rsidRDefault="00914CA6" w:rsidP="00914CA6"/>
    <w:p w:rsidR="00914CA6" w:rsidRDefault="00914CA6" w:rsidP="00914CA6">
      <w:r>
        <w:t>Apreciado Don Darío:</w:t>
      </w:r>
    </w:p>
    <w:p w:rsidR="00914CA6" w:rsidRDefault="00914CA6" w:rsidP="00914CA6"/>
    <w:p w:rsidR="00914CA6" w:rsidRDefault="00914CA6" w:rsidP="00914CA6">
      <w:r>
        <w:t>Con la presente estamos solicitando el siguiente servicio de  IMPRESIÓN :</w:t>
      </w:r>
    </w:p>
    <w:p w:rsidR="00914CA6" w:rsidRDefault="00914CA6" w:rsidP="00914CA6"/>
    <w:p w:rsidR="00914CA6" w:rsidRDefault="00914CA6" w:rsidP="00914CA6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914CA6" w:rsidRDefault="00914CA6" w:rsidP="00914CA6">
      <w:r>
        <w:t xml:space="preserve">MATERIAL   :           Polipropileno Semi-Tubular   de  </w:t>
      </w:r>
      <w:r w:rsidRPr="00B24285">
        <w:rPr>
          <w:b/>
        </w:rPr>
        <w:t>13 + 4</w:t>
      </w:r>
      <w:r>
        <w:t xml:space="preserve">     cms</w:t>
      </w:r>
    </w:p>
    <w:p w:rsidR="00914CA6" w:rsidRDefault="00914CA6" w:rsidP="00914CA6">
      <w:r>
        <w:t>CLIBRE      :               1.5  ”</w:t>
      </w:r>
    </w:p>
    <w:p w:rsidR="00914CA6" w:rsidRPr="00AD5DCF" w:rsidRDefault="00914CA6" w:rsidP="00914CA6">
      <w:pPr>
        <w:rPr>
          <w:b/>
        </w:rPr>
      </w:pPr>
      <w:r>
        <w:t>REFERENCIA:</w:t>
      </w:r>
      <w:r>
        <w:tab/>
      </w:r>
      <w:r>
        <w:rPr>
          <w:b/>
        </w:rPr>
        <w:t>CARMEL  INTERIOR  PEQUENA  2</w:t>
      </w:r>
    </w:p>
    <w:p w:rsidR="00914CA6" w:rsidRDefault="00914CA6" w:rsidP="00914CA6">
      <w:r>
        <w:t>CANTIDAD    :          90    Kg</w:t>
      </w:r>
    </w:p>
    <w:p w:rsidR="00914CA6" w:rsidRDefault="00914CA6" w:rsidP="00914CA6">
      <w:r>
        <w:t>COLORES:</w:t>
      </w:r>
      <w:r>
        <w:tab/>
      </w:r>
      <w:r>
        <w:tab/>
        <w:t>2 ( BLANCO – PANTONE 246  C  )</w:t>
      </w:r>
    </w:p>
    <w:p w:rsidR="00914CA6" w:rsidRDefault="00914CA6" w:rsidP="00914CA6">
      <w:r>
        <w:t>CARAS:</w:t>
      </w:r>
      <w:r>
        <w:tab/>
      </w:r>
      <w:r>
        <w:tab/>
        <w:t>2  ( 2X2 – 2X2 )</w:t>
      </w:r>
    </w:p>
    <w:p w:rsidR="00914CA6" w:rsidRDefault="00914CA6" w:rsidP="00914CA6">
      <w:r>
        <w:t>REPETICIÓN:</w:t>
      </w:r>
      <w:r>
        <w:tab/>
        <w:t>14</w:t>
      </w:r>
    </w:p>
    <w:p w:rsidR="00914CA6" w:rsidRDefault="00914CA6" w:rsidP="00914CA6">
      <w:r>
        <w:t>RODILLO:</w:t>
      </w:r>
      <w:r>
        <w:tab/>
      </w:r>
      <w:r>
        <w:tab/>
        <w:t>29</w:t>
      </w:r>
    </w:p>
    <w:p w:rsidR="00914CA6" w:rsidRDefault="00914CA6" w:rsidP="00914CA6">
      <w:r>
        <w:t>BOLSA:</w:t>
      </w:r>
      <w:r>
        <w:tab/>
      </w:r>
      <w:r>
        <w:tab/>
        <w:t>14  X  13 + 4    cms de solapa  volada</w:t>
      </w:r>
    </w:p>
    <w:p w:rsidR="00914CA6" w:rsidRDefault="00914CA6" w:rsidP="00914CA6">
      <w:r>
        <w:t>SELLADO:</w:t>
      </w:r>
      <w:r>
        <w:tab/>
      </w:r>
      <w:r>
        <w:tab/>
        <w:t>Para selle lateral.</w:t>
      </w:r>
    </w:p>
    <w:p w:rsidR="00914CA6" w:rsidRDefault="00914CA6" w:rsidP="00914CA6"/>
    <w:p w:rsidR="00914CA6" w:rsidRDefault="00914CA6" w:rsidP="00914CA6"/>
    <w:p w:rsidR="00914CA6" w:rsidRDefault="00914CA6" w:rsidP="00914CA6">
      <w:r>
        <w:rPr>
          <w:b/>
          <w:bCs/>
          <w:u w:val="single"/>
        </w:rPr>
        <w:t>NOTA:</w:t>
      </w:r>
      <w:r>
        <w:t xml:space="preserve">  *   Los cyreles  EN SU PLANTA</w:t>
      </w:r>
    </w:p>
    <w:p w:rsidR="00914CA6" w:rsidRDefault="00914CA6" w:rsidP="00914CA6">
      <w:pPr>
        <w:numPr>
          <w:ilvl w:val="0"/>
          <w:numId w:val="1"/>
        </w:numPr>
      </w:pPr>
      <w:r>
        <w:t>Se envían ARTE    para tonos y alturas</w:t>
      </w:r>
    </w:p>
    <w:p w:rsidR="00914CA6" w:rsidRPr="00307118" w:rsidRDefault="00914CA6" w:rsidP="00914CA6">
      <w:pPr>
        <w:numPr>
          <w:ilvl w:val="0"/>
          <w:numId w:val="2"/>
        </w:numPr>
      </w:pPr>
      <w:r>
        <w:t xml:space="preserve">Se  envia el material de PP </w:t>
      </w:r>
      <w:r>
        <w:rPr>
          <w:b/>
        </w:rPr>
        <w:t xml:space="preserve">de  13 + 4 </w:t>
      </w:r>
      <w:r w:rsidRPr="00AD5DCF">
        <w:rPr>
          <w:b/>
        </w:rPr>
        <w:t xml:space="preserve">  cms</w:t>
      </w:r>
    </w:p>
    <w:p w:rsidR="00914CA6" w:rsidRPr="00150D1A" w:rsidRDefault="00914CA6" w:rsidP="00914CA6">
      <w:pPr>
        <w:ind w:left="1860"/>
      </w:pPr>
    </w:p>
    <w:p w:rsidR="00914CA6" w:rsidRDefault="00914CA6" w:rsidP="00914CA6">
      <w:pPr>
        <w:ind w:left="885"/>
      </w:pPr>
    </w:p>
    <w:p w:rsidR="00914CA6" w:rsidRDefault="00914CA6" w:rsidP="00914CA6">
      <w:pPr>
        <w:ind w:left="885"/>
      </w:pPr>
    </w:p>
    <w:p w:rsidR="00914CA6" w:rsidRDefault="00914CA6" w:rsidP="00914CA6">
      <w:r>
        <w:t>Agradezco la atención y colaboración prestada.</w:t>
      </w:r>
    </w:p>
    <w:p w:rsidR="00914CA6" w:rsidRDefault="00914CA6" w:rsidP="00914CA6"/>
    <w:p w:rsidR="00914CA6" w:rsidRDefault="00914CA6" w:rsidP="00914CA6"/>
    <w:p w:rsidR="00914CA6" w:rsidRDefault="00914CA6" w:rsidP="00914CA6">
      <w:r>
        <w:t>Cordialmente,</w:t>
      </w:r>
    </w:p>
    <w:p w:rsidR="00914CA6" w:rsidRDefault="00914CA6" w:rsidP="00914CA6"/>
    <w:p w:rsidR="00914CA6" w:rsidRDefault="00914CA6" w:rsidP="00914CA6"/>
    <w:p w:rsidR="00914CA6" w:rsidRDefault="00914CA6" w:rsidP="00914CA6"/>
    <w:p w:rsidR="00914CA6" w:rsidRDefault="00914CA6" w:rsidP="00914CA6">
      <w:r>
        <w:t>RICARDO CASAS ZAPATA</w:t>
      </w:r>
    </w:p>
    <w:p w:rsidR="00914CA6" w:rsidRDefault="00914CA6" w:rsidP="00914CA6">
      <w:r>
        <w:t>Director.</w:t>
      </w:r>
    </w:p>
    <w:p w:rsidR="00914CA6" w:rsidRDefault="00914CA6" w:rsidP="0042659C">
      <w:pPr>
        <w:rPr>
          <w:b/>
        </w:rPr>
      </w:pPr>
    </w:p>
    <w:p w:rsidR="00C341F2" w:rsidRDefault="00C341F2" w:rsidP="0042659C">
      <w:pPr>
        <w:rPr>
          <w:b/>
        </w:rPr>
      </w:pPr>
    </w:p>
    <w:p w:rsidR="00C341F2" w:rsidRDefault="00C341F2" w:rsidP="0042659C">
      <w:pPr>
        <w:rPr>
          <w:b/>
        </w:rPr>
      </w:pPr>
    </w:p>
    <w:p w:rsidR="00C341F2" w:rsidRDefault="00C341F2" w:rsidP="0042659C">
      <w:pPr>
        <w:rPr>
          <w:b/>
        </w:rPr>
      </w:pPr>
    </w:p>
    <w:p w:rsidR="00C341F2" w:rsidRDefault="00C341F2" w:rsidP="0042659C">
      <w:pPr>
        <w:rPr>
          <w:b/>
        </w:rPr>
      </w:pPr>
    </w:p>
    <w:p w:rsidR="00C341F2" w:rsidRDefault="00C341F2" w:rsidP="0042659C">
      <w:pPr>
        <w:rPr>
          <w:b/>
        </w:rPr>
      </w:pPr>
    </w:p>
    <w:p w:rsidR="00C341F2" w:rsidRDefault="00C341F2" w:rsidP="00C341F2">
      <w:pPr>
        <w:rPr>
          <w:b/>
        </w:rPr>
      </w:pPr>
    </w:p>
    <w:p w:rsidR="00C341F2" w:rsidRDefault="00C341F2" w:rsidP="00C341F2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C341F2" w:rsidRDefault="00C341F2" w:rsidP="00C341F2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C341F2" w:rsidRDefault="00C341F2" w:rsidP="00C341F2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C341F2" w:rsidRDefault="00C341F2" w:rsidP="00C341F2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C341F2" w:rsidRDefault="00C341F2" w:rsidP="00C341F2"/>
    <w:p w:rsidR="00C341F2" w:rsidRDefault="00C341F2" w:rsidP="00C341F2">
      <w:pPr>
        <w:pStyle w:val="Ttulo1"/>
      </w:pPr>
      <w:r>
        <w:t>ORDEN   DE   TRABAJO    N°     07680</w:t>
      </w:r>
    </w:p>
    <w:p w:rsidR="00C341F2" w:rsidRDefault="00C341F2" w:rsidP="00C341F2"/>
    <w:p w:rsidR="00C341F2" w:rsidRDefault="00C341F2" w:rsidP="00C341F2">
      <w:r>
        <w:t>FECHA:</w:t>
      </w:r>
      <w:r>
        <w:tab/>
        <w:t>Medellín, Noviembre    27   de  2010</w:t>
      </w:r>
    </w:p>
    <w:p w:rsidR="00C341F2" w:rsidRDefault="00C341F2" w:rsidP="00C341F2">
      <w:r>
        <w:t>PARA:</w:t>
      </w:r>
      <w:r>
        <w:tab/>
      </w:r>
      <w:r>
        <w:tab/>
        <w:t>PLÁSTICOS DARMA</w:t>
      </w:r>
    </w:p>
    <w:p w:rsidR="00C341F2" w:rsidRDefault="00C341F2" w:rsidP="00C341F2">
      <w:r>
        <w:t>ATENCIÓN:</w:t>
      </w:r>
      <w:r>
        <w:tab/>
        <w:t>Sr. Darío Jaramillo</w:t>
      </w:r>
    </w:p>
    <w:p w:rsidR="00C341F2" w:rsidRDefault="00C341F2" w:rsidP="00C341F2">
      <w:r>
        <w:tab/>
      </w:r>
      <w:r>
        <w:tab/>
        <w:t>Gerente.</w:t>
      </w:r>
    </w:p>
    <w:p w:rsidR="00C341F2" w:rsidRDefault="00C341F2" w:rsidP="00C341F2"/>
    <w:p w:rsidR="00C341F2" w:rsidRDefault="00C341F2" w:rsidP="00C341F2"/>
    <w:p w:rsidR="00C341F2" w:rsidRDefault="00C341F2" w:rsidP="00C341F2">
      <w:r>
        <w:t>Apreciado Don Darío :</w:t>
      </w:r>
    </w:p>
    <w:p w:rsidR="00C341F2" w:rsidRDefault="00C341F2" w:rsidP="00C341F2"/>
    <w:p w:rsidR="00C341F2" w:rsidRDefault="00C341F2" w:rsidP="00C341F2">
      <w:r>
        <w:t xml:space="preserve"> </w:t>
      </w:r>
    </w:p>
    <w:p w:rsidR="00C341F2" w:rsidRDefault="00C341F2" w:rsidP="00C341F2">
      <w:pPr>
        <w:rPr>
          <w:u w:val="single"/>
        </w:rPr>
      </w:pPr>
      <w:r>
        <w:t xml:space="preserve">Con la presente estamos solicitando el siguiente servicio de  </w:t>
      </w:r>
      <w:r>
        <w:rPr>
          <w:u w:val="single"/>
        </w:rPr>
        <w:t>EXTRUSION :</w:t>
      </w:r>
    </w:p>
    <w:p w:rsidR="00C341F2" w:rsidRDefault="00C341F2" w:rsidP="00C341F2"/>
    <w:p w:rsidR="00C341F2" w:rsidRDefault="00C341F2" w:rsidP="00C341F2"/>
    <w:p w:rsidR="00C341F2" w:rsidRDefault="00C341F2" w:rsidP="00C341F2">
      <w:pPr>
        <w:rPr>
          <w:b/>
          <w:bCs/>
          <w:u w:val="single"/>
        </w:rPr>
      </w:pPr>
    </w:p>
    <w:p w:rsidR="00C341F2" w:rsidRDefault="00C341F2" w:rsidP="00C341F2">
      <w:pPr>
        <w:rPr>
          <w:b/>
          <w:bCs/>
        </w:rPr>
      </w:pPr>
      <w:r>
        <w:rPr>
          <w:b/>
          <w:bCs/>
          <w:u w:val="single"/>
        </w:rPr>
        <w:t>EXTRUSION:</w:t>
      </w:r>
      <w:r>
        <w:rPr>
          <w:b/>
          <w:bCs/>
        </w:rPr>
        <w:tab/>
      </w:r>
    </w:p>
    <w:p w:rsidR="00C341F2" w:rsidRDefault="00C341F2" w:rsidP="00C341F2"/>
    <w:p w:rsidR="00C341F2" w:rsidRDefault="00C341F2" w:rsidP="00C341F2">
      <w:r>
        <w:t>MATERIAL:</w:t>
      </w:r>
      <w:r>
        <w:tab/>
      </w:r>
      <w:r>
        <w:tab/>
        <w:t>Polietileno BAJA  Tubular</w:t>
      </w:r>
    </w:p>
    <w:p w:rsidR="00C341F2" w:rsidRPr="003F0627" w:rsidRDefault="00C341F2" w:rsidP="00C341F2">
      <w:pPr>
        <w:rPr>
          <w:b/>
        </w:rPr>
      </w:pPr>
      <w:r>
        <w:t>MEDIDA:</w:t>
      </w:r>
      <w:r>
        <w:tab/>
      </w:r>
      <w:r>
        <w:tab/>
        <w:t>27</w:t>
      </w:r>
      <w:r>
        <w:rPr>
          <w:b/>
        </w:rPr>
        <w:t xml:space="preserve">   cm</w:t>
      </w:r>
    </w:p>
    <w:p w:rsidR="00C341F2" w:rsidRDefault="00C341F2" w:rsidP="00C341F2">
      <w:r>
        <w:t>CALIBRE:</w:t>
      </w:r>
      <w:r>
        <w:tab/>
      </w:r>
      <w:r>
        <w:tab/>
        <w:t>1</w:t>
      </w:r>
      <w:r>
        <w:rPr>
          <w:b/>
          <w:sz w:val="28"/>
          <w:szCs w:val="28"/>
        </w:rPr>
        <w:t>.4</w:t>
      </w:r>
      <w:r w:rsidRPr="000852A2">
        <w:rPr>
          <w:b/>
          <w:sz w:val="28"/>
          <w:szCs w:val="28"/>
        </w:rPr>
        <w:t xml:space="preserve">   ”</w:t>
      </w:r>
    </w:p>
    <w:p w:rsidR="00C341F2" w:rsidRDefault="00C341F2" w:rsidP="00C341F2">
      <w:r>
        <w:t>COLOR:</w:t>
      </w:r>
      <w:r>
        <w:tab/>
      </w:r>
      <w:r>
        <w:tab/>
        <w:t>Transparente</w:t>
      </w:r>
    </w:p>
    <w:p w:rsidR="00C341F2" w:rsidRDefault="00C341F2" w:rsidP="00C341F2">
      <w:pPr>
        <w:rPr>
          <w:b/>
          <w:bCs/>
        </w:rPr>
      </w:pPr>
      <w:r>
        <w:t>CANTIDAD:</w:t>
      </w:r>
      <w:r>
        <w:tab/>
      </w:r>
      <w:r>
        <w:tab/>
      </w:r>
      <w:r w:rsidR="00A20A18">
        <w:rPr>
          <w:b/>
        </w:rPr>
        <w:t>60</w:t>
      </w:r>
      <w:r>
        <w:t xml:space="preserve">    Kg.</w:t>
      </w:r>
    </w:p>
    <w:p w:rsidR="00C341F2" w:rsidRPr="001F34F2" w:rsidRDefault="00C341F2" w:rsidP="00C341F2"/>
    <w:p w:rsidR="00C341F2" w:rsidRDefault="00C341F2" w:rsidP="00C341F2">
      <w:pPr>
        <w:rPr>
          <w:b/>
        </w:rPr>
      </w:pPr>
    </w:p>
    <w:p w:rsidR="00C341F2" w:rsidRPr="001F34F2" w:rsidRDefault="00C341F2" w:rsidP="00C341F2">
      <w:r w:rsidRPr="001F34F2">
        <w:rPr>
          <w:b/>
        </w:rPr>
        <w:tab/>
      </w:r>
      <w:r w:rsidRPr="001F34F2">
        <w:rPr>
          <w:b/>
        </w:rPr>
        <w:tab/>
      </w:r>
      <w:r w:rsidRPr="001F34F2">
        <w:rPr>
          <w:b/>
        </w:rPr>
        <w:tab/>
      </w:r>
    </w:p>
    <w:p w:rsidR="00C341F2" w:rsidRPr="00465B97" w:rsidRDefault="00C341F2" w:rsidP="00C341F2"/>
    <w:p w:rsidR="00C341F2" w:rsidRDefault="00C341F2" w:rsidP="00C341F2">
      <w:r>
        <w:t>Agradezco la atención y colaboración prestada.</w:t>
      </w:r>
    </w:p>
    <w:p w:rsidR="00C341F2" w:rsidRDefault="00C341F2" w:rsidP="00C341F2"/>
    <w:p w:rsidR="00C341F2" w:rsidRDefault="00C341F2" w:rsidP="00C341F2"/>
    <w:p w:rsidR="00C341F2" w:rsidRDefault="00C341F2" w:rsidP="00C341F2"/>
    <w:p w:rsidR="00C341F2" w:rsidRDefault="00C341F2" w:rsidP="00C341F2">
      <w:r>
        <w:t>Cordialmente,</w:t>
      </w:r>
    </w:p>
    <w:p w:rsidR="00C341F2" w:rsidRDefault="00C341F2" w:rsidP="00C341F2"/>
    <w:p w:rsidR="00C341F2" w:rsidRDefault="00C341F2" w:rsidP="00C341F2"/>
    <w:p w:rsidR="00C341F2" w:rsidRDefault="00C341F2" w:rsidP="00C341F2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C341F2" w:rsidRDefault="00C341F2" w:rsidP="00C341F2">
      <w:r>
        <w:t>Director.</w:t>
      </w:r>
    </w:p>
    <w:p w:rsidR="00C341F2" w:rsidRPr="001B2201" w:rsidRDefault="00C341F2" w:rsidP="00C341F2">
      <w:pPr>
        <w:rPr>
          <w:b/>
        </w:rPr>
      </w:pPr>
    </w:p>
    <w:p w:rsidR="00C341F2" w:rsidRDefault="00C341F2" w:rsidP="00C341F2">
      <w:pPr>
        <w:rPr>
          <w:b/>
        </w:rPr>
      </w:pPr>
    </w:p>
    <w:p w:rsidR="00C341F2" w:rsidRDefault="00C341F2" w:rsidP="00C341F2">
      <w:pPr>
        <w:rPr>
          <w:b/>
        </w:rPr>
      </w:pPr>
    </w:p>
    <w:p w:rsidR="00C341F2" w:rsidRDefault="00C341F2" w:rsidP="0042659C">
      <w:pPr>
        <w:rPr>
          <w:b/>
        </w:rPr>
      </w:pPr>
    </w:p>
    <w:p w:rsidR="00D05DD6" w:rsidRDefault="00D05DD6" w:rsidP="0042659C">
      <w:pPr>
        <w:rPr>
          <w:b/>
        </w:rPr>
      </w:pPr>
    </w:p>
    <w:p w:rsidR="00D05DD6" w:rsidRDefault="00D05DD6" w:rsidP="0042659C">
      <w:pPr>
        <w:rPr>
          <w:b/>
        </w:rPr>
      </w:pPr>
    </w:p>
    <w:p w:rsidR="00D05DD6" w:rsidRDefault="00D05DD6" w:rsidP="0042659C">
      <w:pPr>
        <w:rPr>
          <w:b/>
        </w:rPr>
      </w:pPr>
    </w:p>
    <w:p w:rsidR="00D05DD6" w:rsidRDefault="00D05DD6" w:rsidP="0042659C">
      <w:pPr>
        <w:rPr>
          <w:b/>
        </w:rPr>
      </w:pPr>
    </w:p>
    <w:p w:rsidR="00D05DD6" w:rsidRDefault="00D05DD6" w:rsidP="0042659C">
      <w:pPr>
        <w:rPr>
          <w:b/>
        </w:rPr>
      </w:pPr>
    </w:p>
    <w:p w:rsidR="00D05DD6" w:rsidRDefault="00D05DD6" w:rsidP="0042659C">
      <w:pPr>
        <w:rPr>
          <w:b/>
        </w:rPr>
      </w:pPr>
    </w:p>
    <w:p w:rsidR="00D05DD6" w:rsidRDefault="00D05DD6" w:rsidP="00D05DD6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D05DD6" w:rsidRDefault="00D05DD6" w:rsidP="00D05DD6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D05DD6" w:rsidRDefault="00D05DD6" w:rsidP="00D05DD6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D05DD6" w:rsidRDefault="00D05DD6" w:rsidP="00D05DD6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D05DD6" w:rsidRDefault="00D05DD6" w:rsidP="00D05DD6">
      <w:pPr>
        <w:rPr>
          <w:b/>
          <w:bCs/>
        </w:rPr>
      </w:pPr>
    </w:p>
    <w:p w:rsidR="00D05DD6" w:rsidRDefault="00D05DD6" w:rsidP="00D05DD6">
      <w:pPr>
        <w:pStyle w:val="Ttulo1"/>
      </w:pPr>
    </w:p>
    <w:p w:rsidR="00D05DD6" w:rsidRDefault="00D05DD6" w:rsidP="00D05DD6">
      <w:pPr>
        <w:pStyle w:val="Ttulo1"/>
      </w:pPr>
      <w:r>
        <w:t>ORDEN DE TRABAJO  N °      07826</w:t>
      </w:r>
    </w:p>
    <w:p w:rsidR="00D05DD6" w:rsidRDefault="00D05DD6" w:rsidP="00D05DD6"/>
    <w:p w:rsidR="00D05DD6" w:rsidRDefault="00D05DD6" w:rsidP="00D05DD6">
      <w:r>
        <w:t>FECHA:</w:t>
      </w:r>
      <w:r>
        <w:tab/>
        <w:t>Medellín, Noviembre  30  de  2010</w:t>
      </w:r>
    </w:p>
    <w:p w:rsidR="00D05DD6" w:rsidRDefault="00D05DD6" w:rsidP="00D05DD6">
      <w:r>
        <w:t>PARA:</w:t>
      </w:r>
      <w:r>
        <w:tab/>
      </w:r>
      <w:r>
        <w:tab/>
        <w:t>PLÁSTICOS DARMA</w:t>
      </w:r>
    </w:p>
    <w:p w:rsidR="00D05DD6" w:rsidRDefault="00D05DD6" w:rsidP="00D05DD6">
      <w:r>
        <w:t>ATENCIÓN:</w:t>
      </w:r>
      <w:r>
        <w:tab/>
        <w:t>Sr. Darío Jaramillo</w:t>
      </w:r>
    </w:p>
    <w:p w:rsidR="00D05DD6" w:rsidRDefault="00D05DD6" w:rsidP="00D05DD6">
      <w:r>
        <w:tab/>
      </w:r>
      <w:r>
        <w:tab/>
        <w:t>Gerente.</w:t>
      </w:r>
    </w:p>
    <w:p w:rsidR="00D05DD6" w:rsidRDefault="00D05DD6" w:rsidP="00D05DD6"/>
    <w:p w:rsidR="00D05DD6" w:rsidRDefault="00D05DD6" w:rsidP="00D05DD6">
      <w:r>
        <w:t>Apreciado Don Darío:</w:t>
      </w:r>
    </w:p>
    <w:p w:rsidR="00D05DD6" w:rsidRDefault="00D05DD6" w:rsidP="00D05DD6"/>
    <w:p w:rsidR="00D05DD6" w:rsidRDefault="00D05DD6" w:rsidP="00D05DD6">
      <w:r>
        <w:t>Con la presente estamos solicitando el siguiente servicio de  IMPRESIÓN :</w:t>
      </w:r>
    </w:p>
    <w:p w:rsidR="00D05DD6" w:rsidRDefault="00D05DD6" w:rsidP="00D05DD6"/>
    <w:p w:rsidR="00D05DD6" w:rsidRDefault="00D05DD6" w:rsidP="00D05DD6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D05DD6" w:rsidRDefault="00D05DD6" w:rsidP="00D05DD6">
      <w:r>
        <w:t xml:space="preserve">MATERIAL  </w:t>
      </w:r>
      <w:r w:rsidR="00CD04A7">
        <w:t xml:space="preserve"> :           Polipropileno Tubular   de  44</w:t>
      </w:r>
      <w:r>
        <w:t xml:space="preserve">     cms</w:t>
      </w:r>
    </w:p>
    <w:p w:rsidR="00D05DD6" w:rsidRDefault="00D05DD6" w:rsidP="00D05DD6">
      <w:r>
        <w:t xml:space="preserve">CLIBRE      :     </w:t>
      </w:r>
      <w:r w:rsidR="004D5CEB">
        <w:t xml:space="preserve">          1.0</w:t>
      </w:r>
      <w:r>
        <w:t xml:space="preserve"> ”</w:t>
      </w:r>
    </w:p>
    <w:p w:rsidR="00D05DD6" w:rsidRPr="004D5CEB" w:rsidRDefault="00D05DD6" w:rsidP="00D05DD6">
      <w:pPr>
        <w:rPr>
          <w:b/>
        </w:rPr>
      </w:pPr>
      <w:r>
        <w:t>REFERENCIA:</w:t>
      </w:r>
      <w:r>
        <w:tab/>
      </w:r>
      <w:r w:rsidR="004D5CEB" w:rsidRPr="004D5CEB">
        <w:rPr>
          <w:b/>
        </w:rPr>
        <w:t>CLUSTER  FANCY</w:t>
      </w:r>
    </w:p>
    <w:p w:rsidR="00D05DD6" w:rsidRDefault="004D5CEB" w:rsidP="00D05DD6">
      <w:r>
        <w:t>CANTIDAD    :          1.500</w:t>
      </w:r>
      <w:r w:rsidR="00D05DD6">
        <w:t xml:space="preserve">    Kg</w:t>
      </w:r>
    </w:p>
    <w:p w:rsidR="00D05DD6" w:rsidRDefault="00D05DD6" w:rsidP="00D05DD6">
      <w:r>
        <w:t>COLOR</w:t>
      </w:r>
      <w:r w:rsidR="00D91477">
        <w:t>ES:</w:t>
      </w:r>
      <w:r w:rsidR="00D91477">
        <w:tab/>
      </w:r>
      <w:r w:rsidR="00D91477">
        <w:tab/>
        <w:t>2 ( BLANCO –  NEGRO</w:t>
      </w:r>
      <w:r>
        <w:t xml:space="preserve">  )</w:t>
      </w:r>
    </w:p>
    <w:p w:rsidR="00D05DD6" w:rsidRDefault="00E5362B" w:rsidP="00D05DD6">
      <w:r>
        <w:t>CARAS:</w:t>
      </w:r>
      <w:r>
        <w:tab/>
      </w:r>
      <w:r>
        <w:tab/>
        <w:t>1  ( 2X1</w:t>
      </w:r>
      <w:r w:rsidR="00D91477">
        <w:t xml:space="preserve"> </w:t>
      </w:r>
      <w:r w:rsidR="00D05DD6">
        <w:t xml:space="preserve"> )</w:t>
      </w:r>
    </w:p>
    <w:p w:rsidR="00D05DD6" w:rsidRDefault="00EE332C" w:rsidP="00D05DD6">
      <w:r>
        <w:t>REPETICIÓN:</w:t>
      </w:r>
      <w:r>
        <w:tab/>
        <w:t>26</w:t>
      </w:r>
    </w:p>
    <w:p w:rsidR="00D05DD6" w:rsidRDefault="00EE332C" w:rsidP="00D05DD6">
      <w:r>
        <w:t>RODILLO:</w:t>
      </w:r>
      <w:r>
        <w:tab/>
      </w:r>
      <w:r>
        <w:tab/>
        <w:t>52</w:t>
      </w:r>
    </w:p>
    <w:p w:rsidR="00D05DD6" w:rsidRDefault="00EE332C" w:rsidP="00D05DD6">
      <w:r>
        <w:t>BOLSA:</w:t>
      </w:r>
      <w:r>
        <w:tab/>
      </w:r>
      <w:r>
        <w:tab/>
        <w:t>26  X  44    cms</w:t>
      </w:r>
    </w:p>
    <w:p w:rsidR="00D05DD6" w:rsidRDefault="00D05DD6" w:rsidP="00D05DD6">
      <w:r>
        <w:t>SELLADO:</w:t>
      </w:r>
      <w:r>
        <w:tab/>
      </w:r>
      <w:r>
        <w:tab/>
        <w:t>Para selle lateral.</w:t>
      </w:r>
    </w:p>
    <w:p w:rsidR="00D05DD6" w:rsidRDefault="00D05DD6" w:rsidP="00D05DD6"/>
    <w:p w:rsidR="00D05DD6" w:rsidRDefault="00D05DD6" w:rsidP="00D05DD6"/>
    <w:p w:rsidR="00D05DD6" w:rsidRDefault="00D05DD6" w:rsidP="00D05DD6">
      <w:r>
        <w:rPr>
          <w:b/>
          <w:bCs/>
          <w:u w:val="single"/>
        </w:rPr>
        <w:t>NOTA:</w:t>
      </w:r>
      <w:r>
        <w:t xml:space="preserve">  *   Los cyreles  EN SU PLANTA</w:t>
      </w:r>
    </w:p>
    <w:p w:rsidR="00D05DD6" w:rsidRDefault="00D05DD6" w:rsidP="00D05DD6">
      <w:pPr>
        <w:numPr>
          <w:ilvl w:val="0"/>
          <w:numId w:val="1"/>
        </w:numPr>
      </w:pPr>
      <w:r>
        <w:t>Se envían ARTE    para tonos y alturas</w:t>
      </w:r>
    </w:p>
    <w:p w:rsidR="00D05DD6" w:rsidRPr="00307118" w:rsidRDefault="00D05DD6" w:rsidP="00D05DD6">
      <w:pPr>
        <w:numPr>
          <w:ilvl w:val="0"/>
          <w:numId w:val="2"/>
        </w:numPr>
      </w:pPr>
      <w:r>
        <w:t xml:space="preserve">Se  envia el material de PP </w:t>
      </w:r>
      <w:r w:rsidR="000A3DB5">
        <w:rPr>
          <w:b/>
        </w:rPr>
        <w:t>de  44</w:t>
      </w:r>
      <w:r>
        <w:rPr>
          <w:b/>
        </w:rPr>
        <w:t xml:space="preserve"> </w:t>
      </w:r>
      <w:r w:rsidRPr="00AD5DCF">
        <w:rPr>
          <w:b/>
        </w:rPr>
        <w:t xml:space="preserve">  cms</w:t>
      </w:r>
    </w:p>
    <w:p w:rsidR="00D05DD6" w:rsidRPr="00150D1A" w:rsidRDefault="00D05DD6" w:rsidP="00D05DD6">
      <w:pPr>
        <w:ind w:left="1860"/>
      </w:pPr>
    </w:p>
    <w:p w:rsidR="00D05DD6" w:rsidRDefault="00D05DD6" w:rsidP="00D05DD6">
      <w:pPr>
        <w:ind w:left="885"/>
      </w:pPr>
    </w:p>
    <w:p w:rsidR="00D05DD6" w:rsidRDefault="00D05DD6" w:rsidP="00D05DD6">
      <w:pPr>
        <w:ind w:left="885"/>
      </w:pPr>
    </w:p>
    <w:p w:rsidR="00D05DD6" w:rsidRDefault="00D05DD6" w:rsidP="00D05DD6">
      <w:r>
        <w:t>Agradezco la atención y colaboración prestada.</w:t>
      </w:r>
    </w:p>
    <w:p w:rsidR="00D05DD6" w:rsidRDefault="00D05DD6" w:rsidP="00D05DD6"/>
    <w:p w:rsidR="00D05DD6" w:rsidRDefault="00D05DD6" w:rsidP="00D05DD6"/>
    <w:p w:rsidR="00D05DD6" w:rsidRDefault="00D05DD6" w:rsidP="00D05DD6">
      <w:r>
        <w:t>Cordialmente,</w:t>
      </w:r>
    </w:p>
    <w:p w:rsidR="00D05DD6" w:rsidRDefault="00D05DD6" w:rsidP="00D05DD6"/>
    <w:p w:rsidR="00D05DD6" w:rsidRDefault="00D05DD6" w:rsidP="00D05DD6"/>
    <w:p w:rsidR="00D05DD6" w:rsidRDefault="00D05DD6" w:rsidP="00D05DD6"/>
    <w:p w:rsidR="00D05DD6" w:rsidRDefault="00D05DD6" w:rsidP="00D05DD6">
      <w:r>
        <w:t>RICARDO CASAS ZAPATA</w:t>
      </w:r>
    </w:p>
    <w:p w:rsidR="00D05DD6" w:rsidRDefault="00D05DD6" w:rsidP="00D05DD6">
      <w:r>
        <w:t>Director.</w:t>
      </w:r>
    </w:p>
    <w:p w:rsidR="00D05DD6" w:rsidRDefault="00D05DD6" w:rsidP="0042659C">
      <w:pPr>
        <w:rPr>
          <w:b/>
        </w:rPr>
      </w:pPr>
    </w:p>
    <w:p w:rsidR="00F6619C" w:rsidRDefault="00F6619C" w:rsidP="0042659C">
      <w:pPr>
        <w:rPr>
          <w:b/>
        </w:rPr>
      </w:pPr>
    </w:p>
    <w:p w:rsidR="00F6619C" w:rsidRDefault="00F6619C" w:rsidP="0042659C">
      <w:pPr>
        <w:rPr>
          <w:b/>
        </w:rPr>
      </w:pPr>
    </w:p>
    <w:p w:rsidR="00F6619C" w:rsidRDefault="00F6619C" w:rsidP="0042659C">
      <w:pPr>
        <w:rPr>
          <w:b/>
        </w:rPr>
      </w:pPr>
    </w:p>
    <w:p w:rsidR="00F6619C" w:rsidRDefault="00F6619C" w:rsidP="0042659C">
      <w:pPr>
        <w:rPr>
          <w:b/>
        </w:rPr>
      </w:pPr>
    </w:p>
    <w:p w:rsidR="00F6619C" w:rsidRDefault="00F6619C" w:rsidP="0042659C">
      <w:pPr>
        <w:rPr>
          <w:b/>
        </w:rPr>
      </w:pPr>
    </w:p>
    <w:p w:rsidR="00F6619C" w:rsidRDefault="00F6619C" w:rsidP="00F6619C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F6619C" w:rsidRDefault="00F6619C" w:rsidP="00F6619C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F6619C" w:rsidRDefault="00F6619C" w:rsidP="00F6619C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F6619C" w:rsidRDefault="00F6619C" w:rsidP="00F6619C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F6619C" w:rsidRDefault="00F6619C" w:rsidP="00F6619C">
      <w:pPr>
        <w:rPr>
          <w:b/>
          <w:bCs/>
        </w:rPr>
      </w:pPr>
    </w:p>
    <w:p w:rsidR="00F6619C" w:rsidRDefault="00F6619C" w:rsidP="00F6619C">
      <w:pPr>
        <w:pStyle w:val="Ttulo1"/>
      </w:pPr>
    </w:p>
    <w:p w:rsidR="00F6619C" w:rsidRDefault="00F6619C" w:rsidP="00F6619C">
      <w:pPr>
        <w:pStyle w:val="Ttulo1"/>
      </w:pPr>
      <w:r>
        <w:t>ORDEN DE TRABAJO     N °      07823</w:t>
      </w:r>
    </w:p>
    <w:p w:rsidR="00F6619C" w:rsidRDefault="00F6619C" w:rsidP="00F6619C"/>
    <w:p w:rsidR="00F6619C" w:rsidRDefault="00412007" w:rsidP="00F6619C">
      <w:r>
        <w:t>FECHA:</w:t>
      </w:r>
      <w:r>
        <w:tab/>
        <w:t>Medellín, Noviembre  30</w:t>
      </w:r>
      <w:r w:rsidR="00F6619C">
        <w:t xml:space="preserve">   de   2010</w:t>
      </w:r>
    </w:p>
    <w:p w:rsidR="00F6619C" w:rsidRDefault="00F6619C" w:rsidP="00F6619C">
      <w:r>
        <w:t>PARA:</w:t>
      </w:r>
      <w:r>
        <w:tab/>
      </w:r>
      <w:r>
        <w:tab/>
        <w:t>PLÁSTICOS DARMA</w:t>
      </w:r>
    </w:p>
    <w:p w:rsidR="00F6619C" w:rsidRDefault="00F6619C" w:rsidP="00F6619C">
      <w:r>
        <w:t>ATENCIÓN:</w:t>
      </w:r>
      <w:r>
        <w:tab/>
        <w:t>Sr. Darío Jaramillo</w:t>
      </w:r>
    </w:p>
    <w:p w:rsidR="00F6619C" w:rsidRDefault="00F6619C" w:rsidP="00F6619C">
      <w:r>
        <w:tab/>
      </w:r>
      <w:r>
        <w:tab/>
        <w:t>Gerente.</w:t>
      </w:r>
    </w:p>
    <w:p w:rsidR="00F6619C" w:rsidRDefault="00F6619C" w:rsidP="00F6619C"/>
    <w:p w:rsidR="00F6619C" w:rsidRDefault="00F6619C" w:rsidP="00F6619C">
      <w:r>
        <w:t>Apreciado Don Darío:</w:t>
      </w:r>
    </w:p>
    <w:p w:rsidR="00F6619C" w:rsidRDefault="00F6619C" w:rsidP="00F6619C"/>
    <w:p w:rsidR="00F6619C" w:rsidRDefault="00F6619C" w:rsidP="00F6619C">
      <w:r>
        <w:t>Con la presente estamos solicitando el siguiente servicio de  IMPRESIÓN :</w:t>
      </w:r>
    </w:p>
    <w:p w:rsidR="00F6619C" w:rsidRDefault="00F6619C" w:rsidP="00F6619C"/>
    <w:p w:rsidR="00F6619C" w:rsidRDefault="00F6619C" w:rsidP="00F6619C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F6619C" w:rsidRDefault="00F6619C" w:rsidP="00F6619C">
      <w:r>
        <w:t xml:space="preserve">MATERIAL   :           Polipropileno  Lamina  Mono  de  </w:t>
      </w:r>
      <w:r>
        <w:rPr>
          <w:b/>
        </w:rPr>
        <w:t>33</w:t>
      </w:r>
      <w:r w:rsidRPr="0080544B">
        <w:rPr>
          <w:b/>
        </w:rPr>
        <w:t xml:space="preserve">     cms</w:t>
      </w:r>
    </w:p>
    <w:p w:rsidR="00F6619C" w:rsidRDefault="00F6619C" w:rsidP="00F6619C">
      <w:r>
        <w:t>CLIBRE      :               2.0   ”</w:t>
      </w:r>
    </w:p>
    <w:p w:rsidR="00F6619C" w:rsidRPr="00AD5DCF" w:rsidRDefault="00F6619C" w:rsidP="00F6619C">
      <w:pPr>
        <w:rPr>
          <w:b/>
        </w:rPr>
      </w:pPr>
      <w:r>
        <w:t>REFERENCIA:</w:t>
      </w:r>
      <w:r>
        <w:tab/>
      </w:r>
      <w:r>
        <w:rPr>
          <w:b/>
        </w:rPr>
        <w:t xml:space="preserve">LA  VICTORIA   33   cm </w:t>
      </w:r>
    </w:p>
    <w:p w:rsidR="00F6619C" w:rsidRDefault="00F6619C" w:rsidP="00F6619C">
      <w:r>
        <w:t>CANTIDAD    :          300    Kg</w:t>
      </w:r>
    </w:p>
    <w:p w:rsidR="00F6619C" w:rsidRDefault="00F6619C" w:rsidP="00F6619C">
      <w:r>
        <w:t>COLORES:</w:t>
      </w:r>
      <w:r>
        <w:tab/>
      </w:r>
      <w:r>
        <w:tab/>
        <w:t>1    ( Según  arte )</w:t>
      </w:r>
    </w:p>
    <w:p w:rsidR="00F6619C" w:rsidRDefault="00F6619C" w:rsidP="00F6619C">
      <w:r>
        <w:t>CARAS:</w:t>
      </w:r>
      <w:r>
        <w:tab/>
      </w:r>
      <w:r>
        <w:tab/>
        <w:t xml:space="preserve">1  </w:t>
      </w:r>
    </w:p>
    <w:p w:rsidR="00F6619C" w:rsidRDefault="00F6619C" w:rsidP="00F6619C">
      <w:r>
        <w:t>REPETICIÓN:</w:t>
      </w:r>
      <w:r>
        <w:tab/>
        <w:t>Continua</w:t>
      </w:r>
    </w:p>
    <w:p w:rsidR="00F6619C" w:rsidRDefault="00F6619C" w:rsidP="00F6619C">
      <w:r>
        <w:t>RODILLO:</w:t>
      </w:r>
      <w:r>
        <w:tab/>
      </w:r>
      <w:r>
        <w:tab/>
        <w:t>Según  Plano</w:t>
      </w:r>
    </w:p>
    <w:p w:rsidR="00F6619C" w:rsidRDefault="00F6619C" w:rsidP="00F6619C">
      <w:r>
        <w:t>LAMINA:</w:t>
      </w:r>
      <w:r>
        <w:tab/>
      </w:r>
      <w:r>
        <w:tab/>
        <w:t>33    cms   Impresión  Continua.</w:t>
      </w:r>
    </w:p>
    <w:p w:rsidR="00F6619C" w:rsidRDefault="00F6619C" w:rsidP="00F6619C"/>
    <w:p w:rsidR="00F6619C" w:rsidRDefault="00F6619C" w:rsidP="00F6619C"/>
    <w:p w:rsidR="00F6619C" w:rsidRDefault="00F6619C" w:rsidP="00F6619C">
      <w:r>
        <w:rPr>
          <w:b/>
          <w:bCs/>
          <w:u w:val="single"/>
        </w:rPr>
        <w:t>NOTA:</w:t>
      </w:r>
      <w:r>
        <w:t xml:space="preserve">  *   Los cyreles se encuentran en su  planta</w:t>
      </w:r>
    </w:p>
    <w:p w:rsidR="00F6619C" w:rsidRDefault="00F6619C" w:rsidP="00F6619C">
      <w:pPr>
        <w:numPr>
          <w:ilvl w:val="0"/>
          <w:numId w:val="1"/>
        </w:numPr>
      </w:pPr>
      <w:r>
        <w:t>Se envían ARTE    para tonos y alturas</w:t>
      </w:r>
    </w:p>
    <w:p w:rsidR="00F6619C" w:rsidRPr="00307118" w:rsidRDefault="00F6619C" w:rsidP="00F6619C">
      <w:pPr>
        <w:numPr>
          <w:ilvl w:val="0"/>
          <w:numId w:val="2"/>
        </w:numPr>
      </w:pPr>
      <w:r>
        <w:t xml:space="preserve">Se  envía el material de PP </w:t>
      </w:r>
      <w:r>
        <w:rPr>
          <w:b/>
        </w:rPr>
        <w:t xml:space="preserve">de  33 </w:t>
      </w:r>
      <w:r w:rsidRPr="00AD5DCF">
        <w:rPr>
          <w:b/>
        </w:rPr>
        <w:t xml:space="preserve">  cms</w:t>
      </w:r>
      <w:r>
        <w:rPr>
          <w:b/>
        </w:rPr>
        <w:t xml:space="preserve">   Lamina</w:t>
      </w:r>
    </w:p>
    <w:p w:rsidR="00F6619C" w:rsidRPr="007A4344" w:rsidRDefault="00F6619C" w:rsidP="00F6619C">
      <w:pPr>
        <w:ind w:left="1500"/>
        <w:rPr>
          <w:sz w:val="28"/>
          <w:szCs w:val="28"/>
        </w:rPr>
      </w:pPr>
      <w:r>
        <w:rPr>
          <w:b/>
        </w:rPr>
        <w:t xml:space="preserve"> </w:t>
      </w:r>
      <w:r w:rsidRPr="007A4344">
        <w:rPr>
          <w:b/>
          <w:sz w:val="28"/>
          <w:szCs w:val="28"/>
        </w:rPr>
        <w:t>- Se  aprueba  impresión</w:t>
      </w:r>
    </w:p>
    <w:p w:rsidR="00F6619C" w:rsidRDefault="00F6619C" w:rsidP="00F6619C">
      <w:pPr>
        <w:ind w:left="885"/>
      </w:pPr>
    </w:p>
    <w:p w:rsidR="00F6619C" w:rsidRDefault="00F6619C" w:rsidP="00F6619C">
      <w:pPr>
        <w:ind w:left="885"/>
      </w:pPr>
    </w:p>
    <w:p w:rsidR="00F6619C" w:rsidRDefault="00F6619C" w:rsidP="00F6619C">
      <w:r>
        <w:t>Agradezco la atención y colaboración prestada.</w:t>
      </w:r>
    </w:p>
    <w:p w:rsidR="00F6619C" w:rsidRDefault="00F6619C" w:rsidP="00F6619C"/>
    <w:p w:rsidR="00F6619C" w:rsidRDefault="00F6619C" w:rsidP="00F6619C"/>
    <w:p w:rsidR="00F6619C" w:rsidRDefault="00F6619C" w:rsidP="00F6619C">
      <w:r>
        <w:t>Cordialmente,</w:t>
      </w:r>
    </w:p>
    <w:p w:rsidR="00F6619C" w:rsidRDefault="00F6619C" w:rsidP="00F6619C"/>
    <w:p w:rsidR="00F6619C" w:rsidRDefault="00F6619C" w:rsidP="00F6619C"/>
    <w:p w:rsidR="00F6619C" w:rsidRDefault="00F6619C" w:rsidP="00F6619C"/>
    <w:p w:rsidR="00F6619C" w:rsidRDefault="00F6619C" w:rsidP="00F6619C">
      <w:r>
        <w:t>RICARDO CASAS ZAPATA</w:t>
      </w:r>
    </w:p>
    <w:p w:rsidR="00F6619C" w:rsidRDefault="00F6619C" w:rsidP="00F6619C">
      <w:r>
        <w:t>Director.</w:t>
      </w:r>
    </w:p>
    <w:p w:rsidR="00F6619C" w:rsidRDefault="00F6619C" w:rsidP="0042659C">
      <w:pPr>
        <w:rPr>
          <w:b/>
        </w:rPr>
      </w:pPr>
    </w:p>
    <w:p w:rsidR="00463249" w:rsidRDefault="00463249" w:rsidP="0042659C">
      <w:pPr>
        <w:rPr>
          <w:b/>
        </w:rPr>
      </w:pPr>
    </w:p>
    <w:p w:rsidR="00463249" w:rsidRDefault="00463249" w:rsidP="0042659C">
      <w:pPr>
        <w:rPr>
          <w:b/>
        </w:rPr>
      </w:pPr>
    </w:p>
    <w:p w:rsidR="00463249" w:rsidRDefault="00463249" w:rsidP="0042659C">
      <w:pPr>
        <w:rPr>
          <w:b/>
        </w:rPr>
      </w:pPr>
    </w:p>
    <w:p w:rsidR="00463249" w:rsidRDefault="00463249" w:rsidP="0042659C">
      <w:pPr>
        <w:rPr>
          <w:b/>
        </w:rPr>
      </w:pPr>
    </w:p>
    <w:p w:rsidR="00463249" w:rsidRDefault="00463249" w:rsidP="0042659C">
      <w:pPr>
        <w:rPr>
          <w:b/>
        </w:rPr>
      </w:pPr>
    </w:p>
    <w:p w:rsidR="00463249" w:rsidRDefault="00463249" w:rsidP="00463249"/>
    <w:p w:rsidR="00463249" w:rsidRDefault="00463249" w:rsidP="00463249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463249" w:rsidRDefault="00463249" w:rsidP="00463249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463249" w:rsidRDefault="00463249" w:rsidP="00463249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463249" w:rsidRDefault="00463249" w:rsidP="00463249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463249" w:rsidRDefault="00463249" w:rsidP="00463249"/>
    <w:p w:rsidR="00463249" w:rsidRDefault="00463249" w:rsidP="00463249">
      <w:pPr>
        <w:pStyle w:val="Ttulo1"/>
      </w:pPr>
      <w:r>
        <w:t>ORDEN DE TRABAJO   N°      07815</w:t>
      </w:r>
    </w:p>
    <w:p w:rsidR="00463249" w:rsidRDefault="00463249" w:rsidP="00463249"/>
    <w:p w:rsidR="00463249" w:rsidRDefault="00463249" w:rsidP="00463249">
      <w:r>
        <w:t>FECHA:</w:t>
      </w:r>
      <w:r>
        <w:tab/>
        <w:t>Medellín, Noviembre   30   de  2010</w:t>
      </w:r>
    </w:p>
    <w:p w:rsidR="00463249" w:rsidRDefault="00463249" w:rsidP="00463249">
      <w:r>
        <w:t>PARA:</w:t>
      </w:r>
      <w:r>
        <w:tab/>
      </w:r>
      <w:r>
        <w:tab/>
        <w:t>PLÁSTICOS   DARMA</w:t>
      </w:r>
    </w:p>
    <w:p w:rsidR="00463249" w:rsidRDefault="00463249" w:rsidP="00463249">
      <w:r>
        <w:t>ATENCIÓN:</w:t>
      </w:r>
      <w:r>
        <w:tab/>
        <w:t>Sr. DARIO JARAMILLO</w:t>
      </w:r>
    </w:p>
    <w:p w:rsidR="00463249" w:rsidRDefault="00463249" w:rsidP="00463249"/>
    <w:p w:rsidR="00463249" w:rsidRDefault="00463249" w:rsidP="00463249">
      <w:r>
        <w:t>Apreciado Dn DARIO:</w:t>
      </w:r>
    </w:p>
    <w:p w:rsidR="00463249" w:rsidRDefault="00463249" w:rsidP="00463249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463249" w:rsidRDefault="00463249" w:rsidP="00463249"/>
    <w:p w:rsidR="00463249" w:rsidRDefault="00463249" w:rsidP="00463249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463249" w:rsidRDefault="00463249" w:rsidP="00463249"/>
    <w:p w:rsidR="00463249" w:rsidRDefault="00463249" w:rsidP="00463249">
      <w:r>
        <w:t>MATERIAL :</w:t>
      </w:r>
      <w:r>
        <w:tab/>
      </w:r>
      <w:r>
        <w:tab/>
        <w:t xml:space="preserve">Polietileno de Baja  densidad   </w:t>
      </w:r>
      <w:r>
        <w:rPr>
          <w:b/>
          <w:u w:val="single"/>
        </w:rPr>
        <w:t xml:space="preserve">Transparente </w:t>
      </w:r>
      <w:r>
        <w:t xml:space="preserve"> Tubular</w:t>
      </w:r>
    </w:p>
    <w:p w:rsidR="00463249" w:rsidRDefault="00463249" w:rsidP="00463249">
      <w:r>
        <w:t>MEDIDA:</w:t>
      </w:r>
      <w:r>
        <w:tab/>
      </w:r>
      <w:r>
        <w:tab/>
      </w:r>
      <w:r>
        <w:rPr>
          <w:b/>
        </w:rPr>
        <w:t>71</w:t>
      </w:r>
      <w:r>
        <w:t xml:space="preserve">   cms   </w:t>
      </w:r>
    </w:p>
    <w:p w:rsidR="00463249" w:rsidRDefault="00463249" w:rsidP="00463249">
      <w:r>
        <w:t>CALIBRE :</w:t>
      </w:r>
      <w:r>
        <w:tab/>
      </w:r>
      <w:r>
        <w:tab/>
      </w:r>
      <w:r>
        <w:rPr>
          <w:b/>
        </w:rPr>
        <w:t>1.9</w:t>
      </w:r>
      <w:r>
        <w:t xml:space="preserve">   “</w:t>
      </w:r>
    </w:p>
    <w:p w:rsidR="00463249" w:rsidRDefault="00463249" w:rsidP="00463249">
      <w:r>
        <w:t>COLOR :</w:t>
      </w:r>
      <w:r>
        <w:tab/>
      </w:r>
      <w:r>
        <w:tab/>
        <w:t>Transparente</w:t>
      </w:r>
    </w:p>
    <w:p w:rsidR="00463249" w:rsidRPr="0007721A" w:rsidRDefault="00463249" w:rsidP="00463249">
      <w:r>
        <w:t xml:space="preserve">TRATADO : </w:t>
      </w:r>
      <w:r>
        <w:tab/>
      </w:r>
      <w:r>
        <w:tab/>
        <w:t>1  cara</w:t>
      </w:r>
    </w:p>
    <w:p w:rsidR="00463249" w:rsidRDefault="00463249" w:rsidP="00463249">
      <w:r>
        <w:t xml:space="preserve">CANTIDAD : </w:t>
      </w:r>
      <w:r>
        <w:tab/>
        <w:t>180    kg</w:t>
      </w:r>
    </w:p>
    <w:p w:rsidR="00463249" w:rsidRDefault="00463249" w:rsidP="00463249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 xml:space="preserve">2   (  </w:t>
      </w:r>
      <w:r w:rsidRPr="00731E32">
        <w:rPr>
          <w:b/>
        </w:rPr>
        <w:t xml:space="preserve">PANTONE  </w:t>
      </w:r>
      <w:smartTag w:uri="urn:schemas-microsoft-com:office:smarttags" w:element="metricconverter">
        <w:smartTagPr>
          <w:attr w:name="ProductID" w:val="549 C"/>
        </w:smartTagPr>
        <w:r w:rsidRPr="00731E32">
          <w:rPr>
            <w:b/>
          </w:rPr>
          <w:t>549 C</w:t>
        </w:r>
      </w:smartTag>
      <w:r w:rsidRPr="00731E32">
        <w:rPr>
          <w:b/>
        </w:rPr>
        <w:t xml:space="preserve">  -   PANTONE  551  C</w:t>
      </w:r>
      <w:r>
        <w:t xml:space="preserve">   ) </w:t>
      </w:r>
    </w:p>
    <w:p w:rsidR="00463249" w:rsidRDefault="00463249" w:rsidP="00463249">
      <w:r>
        <w:t xml:space="preserve">CARAS : </w:t>
      </w:r>
      <w:r>
        <w:tab/>
      </w:r>
      <w:r>
        <w:tab/>
        <w:t>1  ( 2  x  2  )</w:t>
      </w:r>
    </w:p>
    <w:p w:rsidR="00463249" w:rsidRDefault="00463249" w:rsidP="00463249">
      <w:r>
        <w:t xml:space="preserve">REPETICIÓN : </w:t>
      </w:r>
      <w:r>
        <w:tab/>
        <w:t>46   cms</w:t>
      </w:r>
    </w:p>
    <w:p w:rsidR="00463249" w:rsidRDefault="00463249" w:rsidP="00463249">
      <w:r>
        <w:t>RODILLO :</w:t>
      </w:r>
      <w:r>
        <w:tab/>
      </w:r>
      <w:r>
        <w:tab/>
        <w:t>46</w:t>
      </w:r>
    </w:p>
    <w:p w:rsidR="00463249" w:rsidRDefault="00463249" w:rsidP="00463249">
      <w:r>
        <w:t>BOLSA  :</w:t>
      </w:r>
      <w:r>
        <w:tab/>
      </w:r>
      <w:r>
        <w:tab/>
      </w:r>
      <w:r w:rsidRPr="00314872">
        <w:rPr>
          <w:b/>
        </w:rPr>
        <w:t>46  x  66 +  10</w:t>
      </w:r>
      <w:r w:rsidRPr="00336CAC">
        <w:rPr>
          <w:b/>
        </w:rPr>
        <w:t xml:space="preserve">   cm</w:t>
      </w:r>
      <w:r>
        <w:t xml:space="preserve">    </w:t>
      </w:r>
    </w:p>
    <w:p w:rsidR="00463249" w:rsidRDefault="00463249" w:rsidP="00463249">
      <w:r>
        <w:t>SELLADO .</w:t>
      </w:r>
      <w:r>
        <w:tab/>
      </w:r>
      <w:r>
        <w:tab/>
        <w:t>Lateral</w:t>
      </w:r>
    </w:p>
    <w:p w:rsidR="00463249" w:rsidRDefault="00463249" w:rsidP="00463249">
      <w:r>
        <w:t>REFERENCIA :</w:t>
      </w:r>
      <w:r>
        <w:tab/>
      </w:r>
      <w:r w:rsidRPr="00823B3E">
        <w:rPr>
          <w:b/>
        </w:rPr>
        <w:t xml:space="preserve"> ALMOHADA</w:t>
      </w:r>
      <w:r>
        <w:rPr>
          <w:b/>
        </w:rPr>
        <w:t xml:space="preserve">  ROYALE  GRANDE</w:t>
      </w:r>
    </w:p>
    <w:p w:rsidR="00463249" w:rsidRDefault="00463249" w:rsidP="00463249"/>
    <w:p w:rsidR="00463249" w:rsidRDefault="00463249" w:rsidP="00463249"/>
    <w:p w:rsidR="00463249" w:rsidRDefault="00463249" w:rsidP="00463249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>
        <w:rPr>
          <w:bCs/>
        </w:rPr>
        <w:t>Cyreles  en  su planta</w:t>
      </w:r>
    </w:p>
    <w:p w:rsidR="00463249" w:rsidRDefault="00463249" w:rsidP="00463249">
      <w:r>
        <w:t xml:space="preserve">                   -   Anexo  Arte  para   alturas y Tonos.</w:t>
      </w:r>
    </w:p>
    <w:p w:rsidR="00463249" w:rsidRDefault="00463249" w:rsidP="00463249">
      <w:pPr>
        <w:rPr>
          <w:b/>
        </w:rPr>
      </w:pPr>
      <w:r>
        <w:tab/>
        <w:t xml:space="preserve">        -  </w:t>
      </w:r>
      <w:r w:rsidRPr="00B879F4">
        <w:rPr>
          <w:b/>
        </w:rPr>
        <w:t>SE  APRUEBA  IMPRESIÓN</w:t>
      </w:r>
      <w:r>
        <w:t xml:space="preserve">  </w:t>
      </w:r>
      <w:r>
        <w:tab/>
        <w:t xml:space="preserve">        </w:t>
      </w: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463249" w:rsidRDefault="00463249" w:rsidP="00463249">
      <w:pPr>
        <w:rPr>
          <w:b/>
        </w:rPr>
      </w:pPr>
      <w:r>
        <w:rPr>
          <w:b/>
        </w:rPr>
        <w:tab/>
        <w:t xml:space="preserve">        -  EL MATERIAL  LO ENVIA  P.U </w:t>
      </w:r>
    </w:p>
    <w:p w:rsidR="00463249" w:rsidRDefault="00463249" w:rsidP="00463249">
      <w:pPr>
        <w:rPr>
          <w:b/>
        </w:rPr>
      </w:pPr>
      <w:r>
        <w:rPr>
          <w:b/>
        </w:rPr>
        <w:tab/>
        <w:t xml:space="preserve">       -   IGUAL ULTIMA IMPRESION</w:t>
      </w:r>
    </w:p>
    <w:p w:rsidR="00463249" w:rsidRDefault="00463249" w:rsidP="00463249">
      <w:pPr>
        <w:rPr>
          <w:b/>
        </w:rPr>
      </w:pPr>
    </w:p>
    <w:p w:rsidR="00463249" w:rsidRDefault="00463249" w:rsidP="00463249">
      <w:r>
        <w:tab/>
      </w:r>
    </w:p>
    <w:p w:rsidR="00463249" w:rsidRDefault="00463249" w:rsidP="00463249">
      <w:r>
        <w:t>Agradezco la atención y colaboración prestada.</w:t>
      </w:r>
    </w:p>
    <w:p w:rsidR="00463249" w:rsidRDefault="00463249" w:rsidP="00463249"/>
    <w:p w:rsidR="00463249" w:rsidRDefault="00463249" w:rsidP="00463249"/>
    <w:p w:rsidR="00463249" w:rsidRDefault="00463249" w:rsidP="00463249">
      <w:r>
        <w:t>Cordialmente</w:t>
      </w:r>
    </w:p>
    <w:p w:rsidR="00463249" w:rsidRDefault="00463249" w:rsidP="00463249"/>
    <w:p w:rsidR="00463249" w:rsidRDefault="00463249" w:rsidP="00463249"/>
    <w:p w:rsidR="00463249" w:rsidRDefault="00463249" w:rsidP="00463249">
      <w:r>
        <w:t>RICARDO CASAS ZAPATA</w:t>
      </w:r>
    </w:p>
    <w:p w:rsidR="00463249" w:rsidRDefault="00463249" w:rsidP="00463249">
      <w:r>
        <w:t>Director.</w:t>
      </w:r>
    </w:p>
    <w:p w:rsidR="00463249" w:rsidRDefault="00463249" w:rsidP="00463249">
      <w:pPr>
        <w:rPr>
          <w:b/>
        </w:rPr>
      </w:pPr>
    </w:p>
    <w:p w:rsidR="00463249" w:rsidRDefault="00463249" w:rsidP="0042659C">
      <w:pPr>
        <w:rPr>
          <w:b/>
        </w:rPr>
      </w:pPr>
    </w:p>
    <w:p w:rsidR="00744064" w:rsidRDefault="00744064" w:rsidP="0042659C">
      <w:pPr>
        <w:rPr>
          <w:b/>
        </w:rPr>
      </w:pPr>
    </w:p>
    <w:p w:rsidR="00744064" w:rsidRDefault="00744064" w:rsidP="0042659C">
      <w:pPr>
        <w:rPr>
          <w:b/>
        </w:rPr>
      </w:pPr>
    </w:p>
    <w:p w:rsidR="00744064" w:rsidRDefault="00744064" w:rsidP="00744064"/>
    <w:p w:rsidR="00744064" w:rsidRDefault="00744064" w:rsidP="00744064">
      <w:pPr>
        <w:rPr>
          <w:b/>
          <w:bCs/>
          <w:sz w:val="20"/>
        </w:rPr>
      </w:pPr>
      <w:r>
        <w:rPr>
          <w:b/>
          <w:bCs/>
          <w:sz w:val="20"/>
        </w:rPr>
        <w:t>PLÁSTICOS UNION LTDA</w:t>
      </w:r>
    </w:p>
    <w:p w:rsidR="00744064" w:rsidRDefault="00744064" w:rsidP="00744064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744064" w:rsidRDefault="00744064" w:rsidP="00744064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76 N 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744064" w:rsidRDefault="00744064" w:rsidP="00744064">
      <w:pPr>
        <w:rPr>
          <w:b/>
          <w:bCs/>
          <w:sz w:val="20"/>
        </w:rPr>
      </w:pPr>
      <w:r>
        <w:rPr>
          <w:b/>
          <w:bCs/>
          <w:sz w:val="20"/>
        </w:rPr>
        <w:t>TEL: 4 44 46 64   ITAGUI.</w:t>
      </w:r>
    </w:p>
    <w:p w:rsidR="00744064" w:rsidRDefault="00744064" w:rsidP="00744064">
      <w:pPr>
        <w:rPr>
          <w:b/>
          <w:bCs/>
          <w:sz w:val="20"/>
        </w:rPr>
      </w:pPr>
    </w:p>
    <w:p w:rsidR="00744064" w:rsidRDefault="00744064" w:rsidP="00744064">
      <w:pPr>
        <w:rPr>
          <w:b/>
        </w:rPr>
      </w:pPr>
    </w:p>
    <w:p w:rsidR="00744064" w:rsidRDefault="00744064" w:rsidP="00744064">
      <w:pPr>
        <w:pStyle w:val="Ttulo1"/>
      </w:pPr>
      <w:r>
        <w:t>ORDEN DE TRABAJO    N°      07341-1</w:t>
      </w:r>
    </w:p>
    <w:p w:rsidR="00744064" w:rsidRDefault="00744064" w:rsidP="00744064"/>
    <w:p w:rsidR="00744064" w:rsidRDefault="00744064" w:rsidP="00744064">
      <w:r>
        <w:t>FECHA:</w:t>
      </w:r>
      <w:r>
        <w:tab/>
        <w:t>Medellín,  Noviembre   30   de   2010</w:t>
      </w:r>
    </w:p>
    <w:p w:rsidR="00744064" w:rsidRDefault="00744064" w:rsidP="00744064">
      <w:r>
        <w:t>PARA:</w:t>
      </w:r>
      <w:r>
        <w:tab/>
      </w:r>
      <w:r>
        <w:tab/>
        <w:t>PLASTICOS DARMA S.A.</w:t>
      </w:r>
    </w:p>
    <w:p w:rsidR="00744064" w:rsidRDefault="00744064" w:rsidP="00744064">
      <w:r>
        <w:t>ATENCIÓN:</w:t>
      </w:r>
      <w:r>
        <w:tab/>
        <w:t>Sr. Dario Jaramillo</w:t>
      </w:r>
    </w:p>
    <w:p w:rsidR="00744064" w:rsidRDefault="00744064" w:rsidP="00744064">
      <w:r>
        <w:tab/>
      </w:r>
      <w:r>
        <w:tab/>
        <w:t>Gerente</w:t>
      </w:r>
    </w:p>
    <w:p w:rsidR="00744064" w:rsidRDefault="00744064" w:rsidP="00744064"/>
    <w:p w:rsidR="00744064" w:rsidRDefault="00744064" w:rsidP="00744064">
      <w:r>
        <w:t>Apreciado  Don Darío:</w:t>
      </w:r>
    </w:p>
    <w:p w:rsidR="00744064" w:rsidRDefault="00744064" w:rsidP="00744064">
      <w:r>
        <w:t xml:space="preserve"> </w:t>
      </w:r>
    </w:p>
    <w:p w:rsidR="00744064" w:rsidRDefault="00744064" w:rsidP="00744064">
      <w:r>
        <w:t>Con la presente estamos solicitando el siguiente Material :</w:t>
      </w:r>
    </w:p>
    <w:p w:rsidR="00744064" w:rsidRDefault="00744064" w:rsidP="00744064"/>
    <w:p w:rsidR="00744064" w:rsidRDefault="00744064" w:rsidP="00744064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744064" w:rsidRDefault="00744064" w:rsidP="00744064">
      <w:pPr>
        <w:rPr>
          <w:b/>
          <w:bCs/>
          <w:u w:val="single"/>
        </w:rPr>
      </w:pPr>
    </w:p>
    <w:p w:rsidR="00744064" w:rsidRDefault="00744064" w:rsidP="00744064">
      <w:r>
        <w:t>MATERIAL:</w:t>
      </w:r>
      <w:r>
        <w:tab/>
      </w:r>
      <w:r>
        <w:tab/>
        <w:t>Polietileno  Alta  Densidad Blanco  SEMITUBULAR</w:t>
      </w:r>
    </w:p>
    <w:p w:rsidR="00744064" w:rsidRDefault="00744064" w:rsidP="00744064">
      <w:r>
        <w:t>MEDIDA:</w:t>
      </w:r>
      <w:r>
        <w:tab/>
      </w:r>
      <w:r>
        <w:tab/>
        <w:t xml:space="preserve">35.5 </w:t>
      </w:r>
      <w:r w:rsidRPr="007317E8">
        <w:rPr>
          <w:b/>
        </w:rPr>
        <w:t xml:space="preserve">   </w:t>
      </w:r>
      <w:r>
        <w:t>Cms.</w:t>
      </w:r>
    </w:p>
    <w:p w:rsidR="00744064" w:rsidRDefault="00744064" w:rsidP="00744064">
      <w:pPr>
        <w:rPr>
          <w:b/>
          <w:bCs/>
        </w:rPr>
      </w:pPr>
      <w:r>
        <w:t>CALIBRE:</w:t>
      </w:r>
      <w:r>
        <w:tab/>
      </w:r>
      <w:r>
        <w:tab/>
      </w:r>
      <w:r>
        <w:rPr>
          <w:b/>
        </w:rPr>
        <w:t xml:space="preserve">1.1 </w:t>
      </w:r>
      <w:r w:rsidRPr="007317E8">
        <w:rPr>
          <w:b/>
        </w:rPr>
        <w:t xml:space="preserve"> </w:t>
      </w:r>
      <w:r w:rsidRPr="007317E8">
        <w:rPr>
          <w:b/>
          <w:bCs/>
        </w:rPr>
        <w:t xml:space="preserve"> ”</w:t>
      </w:r>
    </w:p>
    <w:p w:rsidR="00744064" w:rsidRDefault="00744064" w:rsidP="00744064">
      <w:r>
        <w:t>COLOR:</w:t>
      </w:r>
      <w:r>
        <w:tab/>
      </w:r>
      <w:r>
        <w:tab/>
        <w:t>Blanco</w:t>
      </w:r>
    </w:p>
    <w:p w:rsidR="00744064" w:rsidRPr="00874A16" w:rsidRDefault="00744064" w:rsidP="00744064">
      <w:r>
        <w:t>TRATADO:</w:t>
      </w:r>
      <w:r>
        <w:tab/>
      </w:r>
      <w:r>
        <w:tab/>
        <w:t>2  Caras.</w:t>
      </w:r>
    </w:p>
    <w:p w:rsidR="00744064" w:rsidRDefault="00744064" w:rsidP="00744064">
      <w:pPr>
        <w:rPr>
          <w:b/>
          <w:bCs/>
        </w:rPr>
      </w:pPr>
      <w:r>
        <w:t>CANTIDAD:</w:t>
      </w:r>
      <w:r>
        <w:tab/>
      </w:r>
      <w:r>
        <w:tab/>
        <w:t>300   Kg.</w:t>
      </w:r>
      <w:r>
        <w:rPr>
          <w:b/>
          <w:bCs/>
        </w:rPr>
        <w:tab/>
      </w:r>
    </w:p>
    <w:p w:rsidR="00744064" w:rsidRDefault="00744064" w:rsidP="00744064">
      <w:r>
        <w:t>COLORES:</w:t>
      </w:r>
      <w:r>
        <w:tab/>
      </w:r>
      <w:r>
        <w:tab/>
        <w:t xml:space="preserve">2     ( Naranja - Amarillo   )   </w:t>
      </w:r>
    </w:p>
    <w:p w:rsidR="00744064" w:rsidRDefault="00744064" w:rsidP="00744064">
      <w:r>
        <w:t>CARAS:</w:t>
      </w:r>
      <w:r>
        <w:tab/>
      </w:r>
      <w:r>
        <w:tab/>
        <w:t xml:space="preserve">2 </w:t>
      </w:r>
    </w:p>
    <w:p w:rsidR="00744064" w:rsidRDefault="00744064" w:rsidP="00744064">
      <w:r>
        <w:t>REPETICIÓN:</w:t>
      </w:r>
      <w:r>
        <w:tab/>
        <w:t>26    Cms.</w:t>
      </w:r>
    </w:p>
    <w:p w:rsidR="00744064" w:rsidRDefault="00744064" w:rsidP="00744064">
      <w:r>
        <w:t xml:space="preserve">RODILLO  :    </w:t>
      </w:r>
      <w:r>
        <w:tab/>
        <w:t>26</w:t>
      </w:r>
      <w:r>
        <w:tab/>
      </w:r>
    </w:p>
    <w:p w:rsidR="00744064" w:rsidRDefault="00744064" w:rsidP="00744064">
      <w:r>
        <w:t>BOLSA:</w:t>
      </w:r>
      <w:r>
        <w:tab/>
      </w:r>
      <w:r>
        <w:tab/>
        <w:t>26   x  35.5     cms         Con  troquel  Riñon</w:t>
      </w:r>
    </w:p>
    <w:p w:rsidR="00744064" w:rsidRDefault="00744064" w:rsidP="00744064">
      <w:r>
        <w:t>SELLADO:</w:t>
      </w:r>
      <w:r>
        <w:tab/>
      </w:r>
      <w:r>
        <w:tab/>
        <w:t>Lateral</w:t>
      </w:r>
    </w:p>
    <w:p w:rsidR="00744064" w:rsidRDefault="00744064" w:rsidP="00744064">
      <w:r>
        <w:t>REFERENCIA:</w:t>
      </w:r>
      <w:r>
        <w:tab/>
      </w:r>
      <w:r>
        <w:rPr>
          <w:b/>
        </w:rPr>
        <w:t>LA MEDIA NARANJA  PEQUEÑA</w:t>
      </w:r>
    </w:p>
    <w:p w:rsidR="00744064" w:rsidRDefault="00744064" w:rsidP="00744064">
      <w:r>
        <w:tab/>
      </w:r>
      <w:r>
        <w:tab/>
      </w:r>
      <w:r>
        <w:tab/>
      </w:r>
    </w:p>
    <w:p w:rsidR="00744064" w:rsidRDefault="00744064" w:rsidP="00744064"/>
    <w:p w:rsidR="00744064" w:rsidRDefault="00744064" w:rsidP="00744064">
      <w:r>
        <w:rPr>
          <w:b/>
          <w:bCs/>
          <w:u w:val="single"/>
        </w:rPr>
        <w:t>NOTA</w:t>
      </w:r>
      <w:r>
        <w:t xml:space="preserve">: </w:t>
      </w:r>
      <w:r>
        <w:tab/>
        <w:t xml:space="preserve"> - Cyreles   en  su planta.</w:t>
      </w:r>
    </w:p>
    <w:p w:rsidR="00744064" w:rsidRPr="001B3E70" w:rsidRDefault="00744064" w:rsidP="00744064">
      <w:pPr>
        <w:numPr>
          <w:ilvl w:val="0"/>
          <w:numId w:val="2"/>
        </w:numPr>
        <w:rPr>
          <w:b/>
          <w:u w:val="single"/>
        </w:rPr>
      </w:pPr>
      <w:r>
        <w:t>Colores y alturas de impresión  según    Muestra.</w:t>
      </w:r>
    </w:p>
    <w:p w:rsidR="00744064" w:rsidRDefault="00744064" w:rsidP="00744064">
      <w:pPr>
        <w:numPr>
          <w:ilvl w:val="0"/>
          <w:numId w:val="2"/>
        </w:numPr>
        <w:rPr>
          <w:b/>
          <w:u w:val="single"/>
        </w:rPr>
      </w:pPr>
      <w:r>
        <w:rPr>
          <w:b/>
          <w:u w:val="single"/>
        </w:rPr>
        <w:t>SE  APRUEBA  IMPRESIÓN.</w:t>
      </w:r>
    </w:p>
    <w:p w:rsidR="00744064" w:rsidRDefault="00744064" w:rsidP="00744064">
      <w:pPr>
        <w:numPr>
          <w:ilvl w:val="0"/>
          <w:numId w:val="2"/>
        </w:numPr>
        <w:rPr>
          <w:b/>
          <w:u w:val="single"/>
        </w:rPr>
      </w:pPr>
      <w:r>
        <w:rPr>
          <w:b/>
          <w:u w:val="single"/>
        </w:rPr>
        <w:t>IGUAL ULTIMA  IMPRESION</w:t>
      </w:r>
    </w:p>
    <w:p w:rsidR="00744064" w:rsidRDefault="00744064" w:rsidP="00744064">
      <w:pPr>
        <w:ind w:left="1860"/>
        <w:rPr>
          <w:b/>
          <w:u w:val="single"/>
        </w:rPr>
      </w:pPr>
    </w:p>
    <w:p w:rsidR="00744064" w:rsidRPr="000E3688" w:rsidRDefault="00744064" w:rsidP="00744064">
      <w:pPr>
        <w:ind w:left="1500"/>
      </w:pPr>
    </w:p>
    <w:p w:rsidR="00744064" w:rsidRPr="000E3688" w:rsidRDefault="00744064" w:rsidP="00744064">
      <w:pPr>
        <w:rPr>
          <w:b/>
        </w:rPr>
      </w:pPr>
    </w:p>
    <w:p w:rsidR="00744064" w:rsidRDefault="00744064" w:rsidP="00744064">
      <w:r>
        <w:t>Agradezco la atención y colaboración prestada.</w:t>
      </w:r>
    </w:p>
    <w:p w:rsidR="00744064" w:rsidRDefault="00744064" w:rsidP="00744064"/>
    <w:p w:rsidR="00744064" w:rsidRDefault="00744064" w:rsidP="00744064"/>
    <w:p w:rsidR="00744064" w:rsidRDefault="00744064" w:rsidP="00744064">
      <w:r>
        <w:t>Cordialmente,</w:t>
      </w:r>
    </w:p>
    <w:p w:rsidR="00744064" w:rsidRDefault="00744064" w:rsidP="00744064"/>
    <w:p w:rsidR="00744064" w:rsidRDefault="00744064" w:rsidP="00744064"/>
    <w:p w:rsidR="00744064" w:rsidRDefault="00744064" w:rsidP="00744064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744064" w:rsidRDefault="00744064" w:rsidP="00744064">
      <w:r>
        <w:t>Director</w:t>
      </w:r>
    </w:p>
    <w:p w:rsidR="00744064" w:rsidRDefault="00744064" w:rsidP="0042659C">
      <w:pPr>
        <w:rPr>
          <w:b/>
        </w:rPr>
      </w:pPr>
    </w:p>
    <w:p w:rsidR="0074798D" w:rsidRDefault="0074798D" w:rsidP="0074798D"/>
    <w:p w:rsidR="0074798D" w:rsidRDefault="0074798D" w:rsidP="0074798D">
      <w:pPr>
        <w:rPr>
          <w:b/>
          <w:bCs/>
          <w:sz w:val="20"/>
        </w:rPr>
      </w:pPr>
      <w:r>
        <w:rPr>
          <w:b/>
          <w:bCs/>
          <w:sz w:val="20"/>
        </w:rPr>
        <w:t>PLÁSTICOS UNION LTDA</w:t>
      </w:r>
    </w:p>
    <w:p w:rsidR="0074798D" w:rsidRDefault="0074798D" w:rsidP="0074798D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74798D" w:rsidRDefault="0074798D" w:rsidP="0074798D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76 N 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74798D" w:rsidRDefault="0074798D" w:rsidP="0074798D">
      <w:pPr>
        <w:rPr>
          <w:b/>
          <w:bCs/>
          <w:sz w:val="20"/>
        </w:rPr>
      </w:pPr>
      <w:r>
        <w:rPr>
          <w:b/>
          <w:bCs/>
          <w:sz w:val="20"/>
        </w:rPr>
        <w:t>TEL: 4 44 46 64   ITAGUI.</w:t>
      </w:r>
    </w:p>
    <w:p w:rsidR="0074798D" w:rsidRDefault="0074798D" w:rsidP="0074798D">
      <w:pPr>
        <w:rPr>
          <w:b/>
          <w:bCs/>
          <w:sz w:val="20"/>
        </w:rPr>
      </w:pPr>
    </w:p>
    <w:p w:rsidR="0074798D" w:rsidRDefault="0074798D" w:rsidP="0074798D">
      <w:pPr>
        <w:rPr>
          <w:b/>
        </w:rPr>
      </w:pPr>
    </w:p>
    <w:p w:rsidR="0074798D" w:rsidRDefault="0074798D" w:rsidP="0074798D">
      <w:pPr>
        <w:pStyle w:val="Ttulo1"/>
      </w:pPr>
      <w:r>
        <w:t>ORDEN DE TRABAJO    N°      07344-1</w:t>
      </w:r>
    </w:p>
    <w:p w:rsidR="0074798D" w:rsidRDefault="0074798D" w:rsidP="0074798D"/>
    <w:p w:rsidR="0074798D" w:rsidRDefault="0074798D" w:rsidP="0074798D">
      <w:r>
        <w:t>FECHA:</w:t>
      </w:r>
      <w:r>
        <w:tab/>
        <w:t>Medellín,   Noviembre   30   de   2010</w:t>
      </w:r>
    </w:p>
    <w:p w:rsidR="0074798D" w:rsidRDefault="0074798D" w:rsidP="0074798D">
      <w:r>
        <w:t>PARA:</w:t>
      </w:r>
      <w:r>
        <w:tab/>
      </w:r>
      <w:r>
        <w:tab/>
        <w:t>PLASTICOS DARMA S.A.</w:t>
      </w:r>
    </w:p>
    <w:p w:rsidR="0074798D" w:rsidRDefault="0074798D" w:rsidP="0074798D">
      <w:r>
        <w:t>ATENCIÓN:</w:t>
      </w:r>
      <w:r>
        <w:tab/>
        <w:t>Sr. Dario Jaramillo</w:t>
      </w:r>
    </w:p>
    <w:p w:rsidR="0074798D" w:rsidRDefault="0074798D" w:rsidP="0074798D">
      <w:r>
        <w:tab/>
      </w:r>
      <w:r>
        <w:tab/>
        <w:t>Gerente</w:t>
      </w:r>
    </w:p>
    <w:p w:rsidR="0074798D" w:rsidRDefault="0074798D" w:rsidP="0074798D"/>
    <w:p w:rsidR="0074798D" w:rsidRDefault="0074798D" w:rsidP="0074798D">
      <w:r>
        <w:t>Apreciado  Don Darío:</w:t>
      </w:r>
    </w:p>
    <w:p w:rsidR="0074798D" w:rsidRDefault="0074798D" w:rsidP="0074798D">
      <w:r>
        <w:t xml:space="preserve"> </w:t>
      </w:r>
    </w:p>
    <w:p w:rsidR="0074798D" w:rsidRDefault="0074798D" w:rsidP="0074798D">
      <w:r>
        <w:t>Con la presente estamos solicitando el siguiente Material :</w:t>
      </w:r>
    </w:p>
    <w:p w:rsidR="0074798D" w:rsidRDefault="0074798D" w:rsidP="0074798D"/>
    <w:p w:rsidR="0074798D" w:rsidRDefault="0074798D" w:rsidP="0074798D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74798D" w:rsidRDefault="0074798D" w:rsidP="0074798D">
      <w:pPr>
        <w:rPr>
          <w:b/>
          <w:bCs/>
          <w:u w:val="single"/>
        </w:rPr>
      </w:pPr>
    </w:p>
    <w:p w:rsidR="0074798D" w:rsidRDefault="0074798D" w:rsidP="0074798D">
      <w:r>
        <w:t>MATERIAL:</w:t>
      </w:r>
      <w:r>
        <w:tab/>
      </w:r>
      <w:r>
        <w:tab/>
        <w:t>Polietileno  Alta  Densidad Blanco  SEMITUBULAR</w:t>
      </w:r>
    </w:p>
    <w:p w:rsidR="0074798D" w:rsidRDefault="0074798D" w:rsidP="0074798D">
      <w:r>
        <w:t>MEDIDA:</w:t>
      </w:r>
      <w:r>
        <w:tab/>
      </w:r>
      <w:r>
        <w:tab/>
        <w:t xml:space="preserve">30 </w:t>
      </w:r>
      <w:r w:rsidRPr="007317E8">
        <w:rPr>
          <w:b/>
        </w:rPr>
        <w:t xml:space="preserve">   </w:t>
      </w:r>
      <w:r>
        <w:t>Cms.</w:t>
      </w:r>
    </w:p>
    <w:p w:rsidR="0074798D" w:rsidRDefault="0074798D" w:rsidP="0074798D">
      <w:pPr>
        <w:rPr>
          <w:b/>
          <w:bCs/>
        </w:rPr>
      </w:pPr>
      <w:r>
        <w:t>CALIBRE:</w:t>
      </w:r>
      <w:r>
        <w:tab/>
      </w:r>
      <w:r>
        <w:tab/>
      </w:r>
      <w:r>
        <w:rPr>
          <w:b/>
        </w:rPr>
        <w:t xml:space="preserve">1.0 </w:t>
      </w:r>
      <w:r w:rsidRPr="007317E8">
        <w:rPr>
          <w:b/>
        </w:rPr>
        <w:t xml:space="preserve"> </w:t>
      </w:r>
      <w:r w:rsidRPr="007317E8">
        <w:rPr>
          <w:b/>
          <w:bCs/>
        </w:rPr>
        <w:t xml:space="preserve"> ”</w:t>
      </w:r>
    </w:p>
    <w:p w:rsidR="0074798D" w:rsidRDefault="0074798D" w:rsidP="0074798D">
      <w:r>
        <w:t>COLOR:</w:t>
      </w:r>
      <w:r>
        <w:tab/>
      </w:r>
      <w:r>
        <w:tab/>
        <w:t>Blanco</w:t>
      </w:r>
    </w:p>
    <w:p w:rsidR="0074798D" w:rsidRPr="00874A16" w:rsidRDefault="0074798D" w:rsidP="0074798D">
      <w:r>
        <w:t>TRATADO:</w:t>
      </w:r>
      <w:r>
        <w:tab/>
      </w:r>
      <w:r>
        <w:tab/>
        <w:t>2  Caras.</w:t>
      </w:r>
    </w:p>
    <w:p w:rsidR="0074798D" w:rsidRDefault="00B4496E" w:rsidP="0074798D">
      <w:pPr>
        <w:rPr>
          <w:b/>
          <w:bCs/>
        </w:rPr>
      </w:pPr>
      <w:r>
        <w:t>CANTIDAD:</w:t>
      </w:r>
      <w:r>
        <w:tab/>
      </w:r>
      <w:r>
        <w:tab/>
      </w:r>
      <w:r w:rsidRPr="006079D9">
        <w:rPr>
          <w:b/>
        </w:rPr>
        <w:t>95</w:t>
      </w:r>
      <w:r w:rsidR="0074798D">
        <w:t xml:space="preserve">   Kg.</w:t>
      </w:r>
      <w:r w:rsidR="0074798D">
        <w:rPr>
          <w:b/>
          <w:bCs/>
        </w:rPr>
        <w:tab/>
      </w:r>
    </w:p>
    <w:p w:rsidR="0074798D" w:rsidRDefault="0074798D" w:rsidP="0074798D">
      <w:r>
        <w:t>COLORES:</w:t>
      </w:r>
      <w:r>
        <w:tab/>
      </w:r>
      <w:r>
        <w:tab/>
        <w:t xml:space="preserve">2     ( Naranja - Amarillo   )   </w:t>
      </w:r>
    </w:p>
    <w:p w:rsidR="0074798D" w:rsidRDefault="0074798D" w:rsidP="0074798D">
      <w:r>
        <w:t>CARAS:</w:t>
      </w:r>
      <w:r>
        <w:tab/>
      </w:r>
      <w:r>
        <w:tab/>
        <w:t xml:space="preserve">2 </w:t>
      </w:r>
    </w:p>
    <w:p w:rsidR="0074798D" w:rsidRDefault="0074798D" w:rsidP="0074798D">
      <w:r>
        <w:t>REPETICIÓN:</w:t>
      </w:r>
      <w:r>
        <w:tab/>
        <w:t>20    Cms.</w:t>
      </w:r>
    </w:p>
    <w:p w:rsidR="0074798D" w:rsidRDefault="0074798D" w:rsidP="0074798D">
      <w:r>
        <w:t xml:space="preserve">RODILLO  :    </w:t>
      </w:r>
      <w:r>
        <w:tab/>
        <w:t>40</w:t>
      </w:r>
      <w:r>
        <w:tab/>
      </w:r>
    </w:p>
    <w:p w:rsidR="0074798D" w:rsidRDefault="0074798D" w:rsidP="0074798D">
      <w:r>
        <w:t>BOLSA:</w:t>
      </w:r>
      <w:r>
        <w:tab/>
      </w:r>
      <w:r>
        <w:tab/>
        <w:t xml:space="preserve">20   x  30     cms         </w:t>
      </w:r>
    </w:p>
    <w:p w:rsidR="0074798D" w:rsidRDefault="0074798D" w:rsidP="0074798D">
      <w:r>
        <w:t>SELLADO:</w:t>
      </w:r>
      <w:r>
        <w:tab/>
      </w:r>
      <w:r>
        <w:tab/>
        <w:t>Lateral</w:t>
      </w:r>
    </w:p>
    <w:p w:rsidR="0074798D" w:rsidRDefault="0074798D" w:rsidP="0074798D">
      <w:r>
        <w:t>REFERENCIA:</w:t>
      </w:r>
      <w:r>
        <w:tab/>
      </w:r>
      <w:r>
        <w:rPr>
          <w:b/>
        </w:rPr>
        <w:t>LA MEDIA NARANJA  PEQUEÑA N 2</w:t>
      </w:r>
    </w:p>
    <w:p w:rsidR="0074798D" w:rsidRDefault="0074798D" w:rsidP="0074798D">
      <w:r>
        <w:tab/>
      </w:r>
      <w:r>
        <w:tab/>
      </w:r>
      <w:r>
        <w:tab/>
      </w:r>
    </w:p>
    <w:p w:rsidR="0074798D" w:rsidRDefault="0074798D" w:rsidP="0074798D"/>
    <w:p w:rsidR="0074798D" w:rsidRDefault="0074798D" w:rsidP="0074798D">
      <w:r>
        <w:rPr>
          <w:b/>
          <w:bCs/>
          <w:u w:val="single"/>
        </w:rPr>
        <w:t>NOTA</w:t>
      </w:r>
      <w:r w:rsidR="00D93977">
        <w:t xml:space="preserve">: </w:t>
      </w:r>
      <w:r w:rsidR="00D93977">
        <w:tab/>
        <w:t xml:space="preserve"> - Cyreles  EN SU PLANTA</w:t>
      </w:r>
    </w:p>
    <w:p w:rsidR="0074798D" w:rsidRPr="001B3E70" w:rsidRDefault="0074798D" w:rsidP="0074798D">
      <w:pPr>
        <w:numPr>
          <w:ilvl w:val="0"/>
          <w:numId w:val="2"/>
        </w:numPr>
        <w:rPr>
          <w:b/>
          <w:u w:val="single"/>
        </w:rPr>
      </w:pPr>
      <w:r>
        <w:t>Colores y alturas de impresión  según    Muestra.</w:t>
      </w:r>
    </w:p>
    <w:p w:rsidR="0074798D" w:rsidRDefault="0074798D" w:rsidP="0074798D">
      <w:pPr>
        <w:numPr>
          <w:ilvl w:val="0"/>
          <w:numId w:val="2"/>
        </w:numPr>
        <w:rPr>
          <w:b/>
          <w:u w:val="single"/>
        </w:rPr>
      </w:pPr>
      <w:r>
        <w:rPr>
          <w:b/>
          <w:u w:val="single"/>
        </w:rPr>
        <w:t>SE  APRUEBA  IMPRESIÓN.</w:t>
      </w:r>
    </w:p>
    <w:p w:rsidR="0074798D" w:rsidRDefault="0074798D" w:rsidP="0074798D">
      <w:pPr>
        <w:ind w:left="1860"/>
        <w:rPr>
          <w:b/>
          <w:u w:val="single"/>
        </w:rPr>
      </w:pPr>
    </w:p>
    <w:p w:rsidR="0074798D" w:rsidRPr="000E3688" w:rsidRDefault="0074798D" w:rsidP="0074798D">
      <w:pPr>
        <w:ind w:left="1500"/>
      </w:pPr>
    </w:p>
    <w:p w:rsidR="0074798D" w:rsidRPr="000E3688" w:rsidRDefault="0074798D" w:rsidP="0074798D">
      <w:pPr>
        <w:rPr>
          <w:b/>
        </w:rPr>
      </w:pPr>
    </w:p>
    <w:p w:rsidR="0074798D" w:rsidRDefault="0074798D" w:rsidP="0074798D">
      <w:r>
        <w:t>Agradezco la atención y colaboración prestada.</w:t>
      </w:r>
    </w:p>
    <w:p w:rsidR="0074798D" w:rsidRDefault="0074798D" w:rsidP="0074798D"/>
    <w:p w:rsidR="0074798D" w:rsidRDefault="0074798D" w:rsidP="0074798D"/>
    <w:p w:rsidR="0074798D" w:rsidRDefault="0074798D" w:rsidP="0074798D">
      <w:r>
        <w:t>Cordialmente,</w:t>
      </w:r>
    </w:p>
    <w:p w:rsidR="0074798D" w:rsidRDefault="0074798D" w:rsidP="0074798D"/>
    <w:p w:rsidR="0074798D" w:rsidRDefault="0074798D" w:rsidP="0074798D"/>
    <w:p w:rsidR="0074798D" w:rsidRDefault="0074798D" w:rsidP="0074798D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74798D" w:rsidRDefault="0074798D" w:rsidP="0074798D">
      <w:r>
        <w:t>Director</w:t>
      </w:r>
    </w:p>
    <w:p w:rsidR="0074798D" w:rsidRDefault="0074798D" w:rsidP="0074798D">
      <w:pPr>
        <w:rPr>
          <w:b/>
        </w:rPr>
      </w:pPr>
    </w:p>
    <w:p w:rsidR="0074798D" w:rsidRDefault="0074798D" w:rsidP="0042659C">
      <w:pPr>
        <w:rPr>
          <w:b/>
        </w:rPr>
      </w:pPr>
    </w:p>
    <w:p w:rsidR="00CF5EDF" w:rsidRDefault="00CF5EDF" w:rsidP="00CF5EDF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LTDA</w:t>
      </w:r>
    </w:p>
    <w:p w:rsidR="00CF5EDF" w:rsidRDefault="00CF5EDF" w:rsidP="00CF5EDF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CF5EDF" w:rsidRDefault="00CF5EDF" w:rsidP="00CF5EDF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76 N 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CF5EDF" w:rsidRDefault="00CF5EDF" w:rsidP="00CF5EDF">
      <w:pPr>
        <w:rPr>
          <w:b/>
          <w:bCs/>
          <w:sz w:val="20"/>
        </w:rPr>
      </w:pPr>
      <w:r>
        <w:rPr>
          <w:b/>
          <w:bCs/>
          <w:sz w:val="20"/>
        </w:rPr>
        <w:t>TEL: 4 44 46 64   ITAGUI.</w:t>
      </w:r>
    </w:p>
    <w:p w:rsidR="00CF5EDF" w:rsidRDefault="00CF5EDF" w:rsidP="00CF5EDF">
      <w:pPr>
        <w:rPr>
          <w:b/>
          <w:bCs/>
          <w:sz w:val="20"/>
        </w:rPr>
      </w:pPr>
    </w:p>
    <w:p w:rsidR="00CF5EDF" w:rsidRDefault="00CF5EDF" w:rsidP="00CF5EDF">
      <w:pPr>
        <w:rPr>
          <w:b/>
        </w:rPr>
      </w:pPr>
    </w:p>
    <w:p w:rsidR="00CF5EDF" w:rsidRDefault="00CF5EDF" w:rsidP="00CF5EDF">
      <w:pPr>
        <w:pStyle w:val="Ttulo1"/>
      </w:pPr>
      <w:r>
        <w:t>ORDEN DE TRABAJO    N°      07342-1</w:t>
      </w:r>
    </w:p>
    <w:p w:rsidR="00CF5EDF" w:rsidRDefault="00CF5EDF" w:rsidP="00CF5EDF"/>
    <w:p w:rsidR="00CF5EDF" w:rsidRDefault="00CF5EDF" w:rsidP="00CF5EDF">
      <w:r>
        <w:t>FECHA:</w:t>
      </w:r>
      <w:r>
        <w:tab/>
        <w:t>Medellín,  Noviembre   30  de   2010</w:t>
      </w:r>
    </w:p>
    <w:p w:rsidR="00CF5EDF" w:rsidRDefault="00CF5EDF" w:rsidP="00CF5EDF">
      <w:r>
        <w:t>PARA:</w:t>
      </w:r>
      <w:r>
        <w:tab/>
      </w:r>
      <w:r>
        <w:tab/>
        <w:t>PLASTICOS DARMA S.A.</w:t>
      </w:r>
    </w:p>
    <w:p w:rsidR="00CF5EDF" w:rsidRDefault="00CF5EDF" w:rsidP="00CF5EDF">
      <w:r>
        <w:t>ATENCIÓN:</w:t>
      </w:r>
      <w:r>
        <w:tab/>
        <w:t>Sr. Dario Jaramillo</w:t>
      </w:r>
    </w:p>
    <w:p w:rsidR="00CF5EDF" w:rsidRDefault="00CF5EDF" w:rsidP="00CF5EDF">
      <w:r>
        <w:tab/>
      </w:r>
      <w:r>
        <w:tab/>
        <w:t>Gerente</w:t>
      </w:r>
    </w:p>
    <w:p w:rsidR="00CF5EDF" w:rsidRDefault="00CF5EDF" w:rsidP="00CF5EDF"/>
    <w:p w:rsidR="00CF5EDF" w:rsidRDefault="00CF5EDF" w:rsidP="00CF5EDF">
      <w:r>
        <w:t>Apreciado  Don Darío:</w:t>
      </w:r>
    </w:p>
    <w:p w:rsidR="00CF5EDF" w:rsidRDefault="00CF5EDF" w:rsidP="00CF5EDF">
      <w:r>
        <w:t xml:space="preserve"> </w:t>
      </w:r>
    </w:p>
    <w:p w:rsidR="00CF5EDF" w:rsidRDefault="00CF5EDF" w:rsidP="00CF5EDF">
      <w:r>
        <w:t>Con la presente estamos solicitando el siguiente  Material  :</w:t>
      </w:r>
    </w:p>
    <w:p w:rsidR="00CF5EDF" w:rsidRDefault="00CF5EDF" w:rsidP="00CF5EDF"/>
    <w:p w:rsidR="00CF5EDF" w:rsidRDefault="00CF5EDF" w:rsidP="00CF5EDF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CF5EDF" w:rsidRDefault="00CF5EDF" w:rsidP="00CF5EDF">
      <w:pPr>
        <w:rPr>
          <w:b/>
          <w:bCs/>
          <w:u w:val="single"/>
        </w:rPr>
      </w:pPr>
    </w:p>
    <w:p w:rsidR="00CF5EDF" w:rsidRDefault="00CF5EDF" w:rsidP="00CF5EDF">
      <w:r>
        <w:t>MATERIAL:</w:t>
      </w:r>
      <w:r>
        <w:tab/>
      </w:r>
      <w:r>
        <w:tab/>
        <w:t>Polietileno Baja Densidad Blanco  TUBULAR</w:t>
      </w:r>
    </w:p>
    <w:p w:rsidR="00CF5EDF" w:rsidRDefault="00CF5EDF" w:rsidP="00CF5EDF">
      <w:r>
        <w:t>MEDIDA:</w:t>
      </w:r>
      <w:r>
        <w:tab/>
      </w:r>
      <w:r>
        <w:tab/>
        <w:t>28 + 6 + 6</w:t>
      </w:r>
      <w:r w:rsidRPr="007317E8">
        <w:rPr>
          <w:b/>
        </w:rPr>
        <w:t xml:space="preserve">    </w:t>
      </w:r>
      <w:r>
        <w:t>Cms.</w:t>
      </w:r>
    </w:p>
    <w:p w:rsidR="00CF5EDF" w:rsidRDefault="00CF5EDF" w:rsidP="00CF5EDF">
      <w:pPr>
        <w:rPr>
          <w:b/>
          <w:bCs/>
        </w:rPr>
      </w:pPr>
      <w:r>
        <w:t>CALIBRE:</w:t>
      </w:r>
      <w:r>
        <w:tab/>
      </w:r>
      <w:r>
        <w:tab/>
      </w:r>
      <w:r>
        <w:rPr>
          <w:b/>
        </w:rPr>
        <w:t xml:space="preserve">1.3 </w:t>
      </w:r>
      <w:r w:rsidRPr="007317E8">
        <w:rPr>
          <w:b/>
        </w:rPr>
        <w:t xml:space="preserve"> </w:t>
      </w:r>
      <w:r w:rsidRPr="007317E8">
        <w:rPr>
          <w:b/>
          <w:bCs/>
        </w:rPr>
        <w:t xml:space="preserve"> ”</w:t>
      </w:r>
    </w:p>
    <w:p w:rsidR="00CF5EDF" w:rsidRDefault="00CF5EDF" w:rsidP="00CF5EDF">
      <w:r>
        <w:t>COLOR:</w:t>
      </w:r>
      <w:r>
        <w:tab/>
      </w:r>
      <w:r>
        <w:tab/>
        <w:t>Blanco</w:t>
      </w:r>
    </w:p>
    <w:p w:rsidR="00CF5EDF" w:rsidRPr="00874A16" w:rsidRDefault="00CF5EDF" w:rsidP="00CF5EDF">
      <w:r>
        <w:t>TRATADO:</w:t>
      </w:r>
      <w:r>
        <w:tab/>
      </w:r>
      <w:r>
        <w:tab/>
        <w:t>2  Caras.</w:t>
      </w:r>
    </w:p>
    <w:p w:rsidR="00CF5EDF" w:rsidRDefault="00CF5EDF" w:rsidP="00CF5EDF">
      <w:pPr>
        <w:rPr>
          <w:b/>
          <w:bCs/>
        </w:rPr>
      </w:pPr>
      <w:r>
        <w:t>CANTIDAD:</w:t>
      </w:r>
      <w:r>
        <w:tab/>
      </w:r>
      <w:r>
        <w:tab/>
      </w:r>
      <w:r w:rsidRPr="00CF5EDF">
        <w:rPr>
          <w:b/>
        </w:rPr>
        <w:t>410</w:t>
      </w:r>
      <w:r>
        <w:t xml:space="preserve">    Kg.</w:t>
      </w:r>
      <w:r>
        <w:rPr>
          <w:b/>
          <w:bCs/>
        </w:rPr>
        <w:tab/>
      </w:r>
    </w:p>
    <w:p w:rsidR="00CF5EDF" w:rsidRDefault="00CF5EDF" w:rsidP="00CF5EDF">
      <w:r>
        <w:t>COLORES:</w:t>
      </w:r>
      <w:r>
        <w:tab/>
      </w:r>
      <w:r>
        <w:tab/>
        <w:t xml:space="preserve">2     ( Naranja - Amarillo   )   </w:t>
      </w:r>
    </w:p>
    <w:p w:rsidR="00CF5EDF" w:rsidRDefault="00CF5EDF" w:rsidP="00CF5EDF">
      <w:r>
        <w:t>CARAS:</w:t>
      </w:r>
      <w:r>
        <w:tab/>
      </w:r>
      <w:r>
        <w:tab/>
        <w:t xml:space="preserve">2 </w:t>
      </w:r>
    </w:p>
    <w:p w:rsidR="00CF5EDF" w:rsidRDefault="00CF5EDF" w:rsidP="00CF5EDF">
      <w:r>
        <w:t>REPETICIÓN:</w:t>
      </w:r>
      <w:r>
        <w:tab/>
        <w:t>50    Cms.</w:t>
      </w:r>
    </w:p>
    <w:p w:rsidR="00CF5EDF" w:rsidRDefault="00CF5EDF" w:rsidP="00CF5EDF">
      <w:r>
        <w:t xml:space="preserve">RODILLO  :    </w:t>
      </w:r>
      <w:r>
        <w:tab/>
        <w:t>50</w:t>
      </w:r>
      <w:r>
        <w:tab/>
      </w:r>
    </w:p>
    <w:p w:rsidR="00CF5EDF" w:rsidRDefault="00CF5EDF" w:rsidP="00CF5EDF">
      <w:r>
        <w:t>BOLSA:</w:t>
      </w:r>
      <w:r>
        <w:tab/>
      </w:r>
      <w:r>
        <w:tab/>
        <w:t>28  + 6 + 6   x  50     cms         Con  troquel  Camiseta</w:t>
      </w:r>
    </w:p>
    <w:p w:rsidR="00CF5EDF" w:rsidRDefault="00CF5EDF" w:rsidP="00CF5EDF">
      <w:r>
        <w:t>SELLADO:</w:t>
      </w:r>
      <w:r>
        <w:tab/>
      </w:r>
      <w:r>
        <w:tab/>
        <w:t>Fondo</w:t>
      </w:r>
    </w:p>
    <w:p w:rsidR="00CF5EDF" w:rsidRDefault="00CF5EDF" w:rsidP="00CF5EDF">
      <w:r>
        <w:t>REFERENCIA:</w:t>
      </w:r>
      <w:r>
        <w:tab/>
      </w:r>
      <w:r>
        <w:rPr>
          <w:b/>
        </w:rPr>
        <w:t>LA MEDIA NARANJA  MEDIANA</w:t>
      </w:r>
    </w:p>
    <w:p w:rsidR="00CF5EDF" w:rsidRDefault="00CF5EDF" w:rsidP="00CF5EDF">
      <w:r>
        <w:tab/>
      </w:r>
      <w:r>
        <w:tab/>
      </w:r>
      <w:r>
        <w:tab/>
      </w:r>
    </w:p>
    <w:p w:rsidR="00CF5EDF" w:rsidRDefault="00CF5EDF" w:rsidP="00CF5EDF"/>
    <w:p w:rsidR="00CF5EDF" w:rsidRDefault="00CF5EDF" w:rsidP="00CF5EDF">
      <w:r>
        <w:rPr>
          <w:b/>
          <w:bCs/>
          <w:u w:val="single"/>
        </w:rPr>
        <w:t>NOTA</w:t>
      </w:r>
      <w:r>
        <w:t xml:space="preserve">:  </w:t>
      </w:r>
      <w:r>
        <w:tab/>
        <w:t>- Cyreles   en  su planta.</w:t>
      </w:r>
    </w:p>
    <w:p w:rsidR="00CF5EDF" w:rsidRPr="001B3E70" w:rsidRDefault="00CF5EDF" w:rsidP="00CF5EDF">
      <w:pPr>
        <w:numPr>
          <w:ilvl w:val="0"/>
          <w:numId w:val="2"/>
        </w:numPr>
        <w:rPr>
          <w:b/>
          <w:u w:val="single"/>
        </w:rPr>
      </w:pPr>
      <w:r>
        <w:t>Colores y alturas de impresión  según    Muestra.</w:t>
      </w:r>
    </w:p>
    <w:p w:rsidR="00CF5EDF" w:rsidRDefault="00CF5EDF" w:rsidP="00CF5EDF">
      <w:pPr>
        <w:numPr>
          <w:ilvl w:val="0"/>
          <w:numId w:val="2"/>
        </w:numPr>
        <w:rPr>
          <w:b/>
          <w:u w:val="single"/>
        </w:rPr>
      </w:pPr>
      <w:r>
        <w:rPr>
          <w:b/>
          <w:u w:val="single"/>
        </w:rPr>
        <w:t>SE  APRUEBA  IMPRESIÓN.</w:t>
      </w:r>
    </w:p>
    <w:p w:rsidR="00CF5EDF" w:rsidRPr="008A1D66" w:rsidRDefault="00CF5EDF" w:rsidP="00CF5EDF">
      <w:pPr>
        <w:numPr>
          <w:ilvl w:val="0"/>
          <w:numId w:val="2"/>
        </w:numPr>
        <w:rPr>
          <w:b/>
          <w:u w:val="single"/>
        </w:rPr>
      </w:pPr>
      <w:r w:rsidRPr="008A1D66">
        <w:rPr>
          <w:b/>
          <w:u w:val="single"/>
        </w:rPr>
        <w:t>CAMBIO A RODILLO  50</w:t>
      </w:r>
    </w:p>
    <w:p w:rsidR="00CF5EDF" w:rsidRPr="000E3688" w:rsidRDefault="00CF5EDF" w:rsidP="00CF5EDF">
      <w:pPr>
        <w:ind w:left="1500"/>
      </w:pPr>
    </w:p>
    <w:p w:rsidR="00CF5EDF" w:rsidRPr="000E3688" w:rsidRDefault="00CF5EDF" w:rsidP="00CF5EDF">
      <w:pPr>
        <w:rPr>
          <w:b/>
        </w:rPr>
      </w:pPr>
    </w:p>
    <w:p w:rsidR="00CF5EDF" w:rsidRPr="000E3688" w:rsidRDefault="00CF5EDF" w:rsidP="00CF5EDF">
      <w:pPr>
        <w:rPr>
          <w:b/>
        </w:rPr>
      </w:pPr>
    </w:p>
    <w:p w:rsidR="00CF5EDF" w:rsidRDefault="00CF5EDF" w:rsidP="00CF5EDF">
      <w:r>
        <w:t>Agradezco la atención y colaboración prestada.</w:t>
      </w:r>
    </w:p>
    <w:p w:rsidR="00CF5EDF" w:rsidRDefault="00CF5EDF" w:rsidP="00CF5EDF"/>
    <w:p w:rsidR="00CF5EDF" w:rsidRDefault="00CF5EDF" w:rsidP="00CF5EDF"/>
    <w:p w:rsidR="00CF5EDF" w:rsidRDefault="00CF5EDF" w:rsidP="00CF5EDF">
      <w:r>
        <w:t>Cordialmente,</w:t>
      </w:r>
    </w:p>
    <w:p w:rsidR="00CF5EDF" w:rsidRDefault="00CF5EDF" w:rsidP="00CF5EDF"/>
    <w:p w:rsidR="00CF5EDF" w:rsidRDefault="00CF5EDF" w:rsidP="00CF5EDF"/>
    <w:p w:rsidR="00CF5EDF" w:rsidRDefault="00CF5EDF" w:rsidP="00CF5EDF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CF5EDF" w:rsidRDefault="00CF5EDF" w:rsidP="00CF5EDF">
      <w:r>
        <w:t>Director</w:t>
      </w:r>
    </w:p>
    <w:p w:rsidR="00CF5EDF" w:rsidRDefault="00CF5EDF" w:rsidP="0042659C">
      <w:pPr>
        <w:rPr>
          <w:b/>
        </w:rPr>
      </w:pPr>
    </w:p>
    <w:p w:rsidR="00111B9E" w:rsidRDefault="00111B9E" w:rsidP="0042659C">
      <w:pPr>
        <w:rPr>
          <w:b/>
        </w:rPr>
      </w:pPr>
    </w:p>
    <w:p w:rsidR="00111B9E" w:rsidRDefault="00111B9E" w:rsidP="00111B9E"/>
    <w:p w:rsidR="00111B9E" w:rsidRDefault="00111B9E" w:rsidP="00111B9E">
      <w:pPr>
        <w:rPr>
          <w:b/>
          <w:bCs/>
          <w:sz w:val="20"/>
        </w:rPr>
      </w:pPr>
      <w:r>
        <w:rPr>
          <w:b/>
          <w:bCs/>
          <w:sz w:val="20"/>
        </w:rPr>
        <w:t>PLÁSTICOS UNION LTDA</w:t>
      </w:r>
    </w:p>
    <w:p w:rsidR="00111B9E" w:rsidRDefault="00111B9E" w:rsidP="00111B9E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111B9E" w:rsidRDefault="00111B9E" w:rsidP="00111B9E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76 N 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111B9E" w:rsidRDefault="00111B9E" w:rsidP="00111B9E">
      <w:pPr>
        <w:rPr>
          <w:b/>
          <w:bCs/>
          <w:sz w:val="20"/>
        </w:rPr>
      </w:pPr>
      <w:r>
        <w:rPr>
          <w:b/>
          <w:bCs/>
          <w:sz w:val="20"/>
        </w:rPr>
        <w:t>TEL: 4 44 46 64   ITAGUI.</w:t>
      </w:r>
    </w:p>
    <w:p w:rsidR="00111B9E" w:rsidRDefault="00111B9E" w:rsidP="00111B9E">
      <w:pPr>
        <w:rPr>
          <w:b/>
          <w:bCs/>
          <w:sz w:val="20"/>
        </w:rPr>
      </w:pPr>
    </w:p>
    <w:p w:rsidR="00111B9E" w:rsidRDefault="00111B9E" w:rsidP="00111B9E">
      <w:pPr>
        <w:rPr>
          <w:b/>
        </w:rPr>
      </w:pPr>
    </w:p>
    <w:p w:rsidR="00111B9E" w:rsidRDefault="00111B9E" w:rsidP="00111B9E">
      <w:pPr>
        <w:pStyle w:val="Ttulo1"/>
      </w:pPr>
      <w:r>
        <w:t>ORDEN DE TRABAJO    N°      07343-1</w:t>
      </w:r>
    </w:p>
    <w:p w:rsidR="00111B9E" w:rsidRDefault="00111B9E" w:rsidP="00111B9E"/>
    <w:p w:rsidR="00111B9E" w:rsidRDefault="00111B9E" w:rsidP="00111B9E">
      <w:r>
        <w:t>FECHA:</w:t>
      </w:r>
      <w:r>
        <w:tab/>
        <w:t>Medellín,  Noviembre  30    de   2010</w:t>
      </w:r>
    </w:p>
    <w:p w:rsidR="00111B9E" w:rsidRDefault="00111B9E" w:rsidP="00111B9E">
      <w:r>
        <w:t>PARA:</w:t>
      </w:r>
      <w:r>
        <w:tab/>
      </w:r>
      <w:r>
        <w:tab/>
        <w:t>PLASTICOS DARMA S.A.</w:t>
      </w:r>
    </w:p>
    <w:p w:rsidR="00111B9E" w:rsidRDefault="00111B9E" w:rsidP="00111B9E">
      <w:r>
        <w:t>ATENCIÓN:</w:t>
      </w:r>
      <w:r>
        <w:tab/>
        <w:t>Sr. Dario Jaramillo</w:t>
      </w:r>
    </w:p>
    <w:p w:rsidR="00111B9E" w:rsidRDefault="00111B9E" w:rsidP="00111B9E">
      <w:r>
        <w:tab/>
      </w:r>
      <w:r>
        <w:tab/>
        <w:t>Gerente</w:t>
      </w:r>
    </w:p>
    <w:p w:rsidR="00111B9E" w:rsidRDefault="00111B9E" w:rsidP="00111B9E"/>
    <w:p w:rsidR="00111B9E" w:rsidRDefault="00111B9E" w:rsidP="00111B9E">
      <w:r>
        <w:t>Apreciado  Don Darío:</w:t>
      </w:r>
    </w:p>
    <w:p w:rsidR="00111B9E" w:rsidRDefault="00111B9E" w:rsidP="00111B9E">
      <w:r>
        <w:t xml:space="preserve"> </w:t>
      </w:r>
    </w:p>
    <w:p w:rsidR="00111B9E" w:rsidRDefault="00111B9E" w:rsidP="00111B9E">
      <w:r>
        <w:t>Con la presente estamos solicitando el siguiente Material :</w:t>
      </w:r>
    </w:p>
    <w:p w:rsidR="00111B9E" w:rsidRDefault="00111B9E" w:rsidP="00111B9E"/>
    <w:p w:rsidR="00111B9E" w:rsidRDefault="00111B9E" w:rsidP="00111B9E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111B9E" w:rsidRDefault="00111B9E" w:rsidP="00111B9E">
      <w:pPr>
        <w:rPr>
          <w:b/>
          <w:bCs/>
          <w:u w:val="single"/>
        </w:rPr>
      </w:pPr>
    </w:p>
    <w:p w:rsidR="00111B9E" w:rsidRDefault="00111B9E" w:rsidP="00111B9E">
      <w:r>
        <w:t>MATERIAL:</w:t>
      </w:r>
      <w:r>
        <w:tab/>
      </w:r>
      <w:r>
        <w:tab/>
        <w:t>Polietileno Baja Densidad Blanco  TUBULAR</w:t>
      </w:r>
    </w:p>
    <w:p w:rsidR="00111B9E" w:rsidRDefault="00111B9E" w:rsidP="00111B9E">
      <w:r>
        <w:t>MEDIDA:</w:t>
      </w:r>
      <w:r>
        <w:tab/>
      </w:r>
      <w:r>
        <w:tab/>
        <w:t>33 + 7.5 + 7.5</w:t>
      </w:r>
      <w:r w:rsidRPr="007317E8">
        <w:rPr>
          <w:b/>
        </w:rPr>
        <w:t xml:space="preserve">    </w:t>
      </w:r>
      <w:r>
        <w:t>Cms.</w:t>
      </w:r>
    </w:p>
    <w:p w:rsidR="00111B9E" w:rsidRDefault="00111B9E" w:rsidP="00111B9E">
      <w:pPr>
        <w:rPr>
          <w:b/>
          <w:bCs/>
        </w:rPr>
      </w:pPr>
      <w:r>
        <w:t>CALIBRE:</w:t>
      </w:r>
      <w:r>
        <w:tab/>
      </w:r>
      <w:r>
        <w:tab/>
      </w:r>
      <w:r>
        <w:rPr>
          <w:b/>
        </w:rPr>
        <w:t xml:space="preserve">1.7 </w:t>
      </w:r>
      <w:r w:rsidRPr="007317E8">
        <w:rPr>
          <w:b/>
        </w:rPr>
        <w:t xml:space="preserve"> </w:t>
      </w:r>
      <w:r w:rsidRPr="007317E8">
        <w:rPr>
          <w:b/>
          <w:bCs/>
        </w:rPr>
        <w:t xml:space="preserve"> ”</w:t>
      </w:r>
    </w:p>
    <w:p w:rsidR="00111B9E" w:rsidRDefault="00111B9E" w:rsidP="00111B9E">
      <w:r>
        <w:t>COLOR:</w:t>
      </w:r>
      <w:r>
        <w:tab/>
      </w:r>
      <w:r>
        <w:tab/>
        <w:t>Blanco</w:t>
      </w:r>
    </w:p>
    <w:p w:rsidR="00111B9E" w:rsidRPr="00874A16" w:rsidRDefault="00111B9E" w:rsidP="00111B9E">
      <w:r>
        <w:t>TRATADO:</w:t>
      </w:r>
      <w:r>
        <w:tab/>
      </w:r>
      <w:r>
        <w:tab/>
        <w:t>2  Caras.</w:t>
      </w:r>
    </w:p>
    <w:p w:rsidR="00111B9E" w:rsidRDefault="00CD435B" w:rsidP="00111B9E">
      <w:pPr>
        <w:rPr>
          <w:b/>
          <w:bCs/>
        </w:rPr>
      </w:pPr>
      <w:r>
        <w:t>CANTIDAD:</w:t>
      </w:r>
      <w:r>
        <w:tab/>
      </w:r>
      <w:r>
        <w:tab/>
        <w:t>48</w:t>
      </w:r>
      <w:r w:rsidR="00111B9E">
        <w:t>0    Kg.</w:t>
      </w:r>
      <w:r w:rsidR="00111B9E">
        <w:rPr>
          <w:b/>
          <w:bCs/>
        </w:rPr>
        <w:tab/>
      </w:r>
    </w:p>
    <w:p w:rsidR="00111B9E" w:rsidRDefault="00111B9E" w:rsidP="00111B9E">
      <w:r>
        <w:t>COLORES:</w:t>
      </w:r>
      <w:r>
        <w:tab/>
      </w:r>
      <w:r>
        <w:tab/>
        <w:t xml:space="preserve">2     ( Naranja - Amarillo   )   </w:t>
      </w:r>
    </w:p>
    <w:p w:rsidR="00111B9E" w:rsidRDefault="00111B9E" w:rsidP="00111B9E">
      <w:r>
        <w:t>CARAS:</w:t>
      </w:r>
      <w:r>
        <w:tab/>
      </w:r>
      <w:r>
        <w:tab/>
        <w:t xml:space="preserve">2 </w:t>
      </w:r>
    </w:p>
    <w:p w:rsidR="00111B9E" w:rsidRDefault="00111B9E" w:rsidP="00111B9E">
      <w:r>
        <w:t>REPETICIÓN:</w:t>
      </w:r>
      <w:r>
        <w:tab/>
        <w:t>60    Cms.</w:t>
      </w:r>
    </w:p>
    <w:p w:rsidR="00111B9E" w:rsidRDefault="00111B9E" w:rsidP="00111B9E">
      <w:r>
        <w:t xml:space="preserve">RODILLO  :    </w:t>
      </w:r>
      <w:r>
        <w:tab/>
        <w:t>60</w:t>
      </w:r>
      <w:r>
        <w:tab/>
      </w:r>
    </w:p>
    <w:p w:rsidR="00111B9E" w:rsidRDefault="00111B9E" w:rsidP="00111B9E">
      <w:r>
        <w:t>BOLSA:</w:t>
      </w:r>
      <w:r>
        <w:tab/>
      </w:r>
      <w:r>
        <w:tab/>
        <w:t>33 + 7.5 + 7.5  x  60     cms      Con  troquel  Camiseta</w:t>
      </w:r>
    </w:p>
    <w:p w:rsidR="00111B9E" w:rsidRDefault="00111B9E" w:rsidP="00111B9E">
      <w:r>
        <w:t>SELLADO:</w:t>
      </w:r>
      <w:r>
        <w:tab/>
      </w:r>
      <w:r>
        <w:tab/>
        <w:t>Fondo</w:t>
      </w:r>
    </w:p>
    <w:p w:rsidR="00111B9E" w:rsidRDefault="00111B9E" w:rsidP="00111B9E">
      <w:r>
        <w:t>REFERENCIA:</w:t>
      </w:r>
      <w:r>
        <w:tab/>
      </w:r>
      <w:r>
        <w:rPr>
          <w:b/>
        </w:rPr>
        <w:t>LA MEDIA NARANJA  GRANDE</w:t>
      </w:r>
    </w:p>
    <w:p w:rsidR="00111B9E" w:rsidRDefault="00111B9E" w:rsidP="00111B9E">
      <w:r>
        <w:tab/>
      </w:r>
      <w:r>
        <w:tab/>
      </w:r>
      <w:r>
        <w:tab/>
      </w:r>
    </w:p>
    <w:p w:rsidR="00111B9E" w:rsidRDefault="00111B9E" w:rsidP="00111B9E"/>
    <w:p w:rsidR="00111B9E" w:rsidRDefault="00111B9E" w:rsidP="00111B9E">
      <w:r>
        <w:rPr>
          <w:b/>
          <w:bCs/>
          <w:u w:val="single"/>
        </w:rPr>
        <w:t>NOTA</w:t>
      </w:r>
      <w:r>
        <w:t>:  - Cyreles   en  su  planta.</w:t>
      </w:r>
    </w:p>
    <w:p w:rsidR="00111B9E" w:rsidRPr="001B3E70" w:rsidRDefault="00111B9E" w:rsidP="00111B9E">
      <w:pPr>
        <w:numPr>
          <w:ilvl w:val="0"/>
          <w:numId w:val="2"/>
        </w:numPr>
        <w:rPr>
          <w:b/>
          <w:u w:val="single"/>
        </w:rPr>
      </w:pPr>
      <w:r>
        <w:t>Colores y alturas de impresión  según    Muestra.</w:t>
      </w:r>
    </w:p>
    <w:p w:rsidR="00111B9E" w:rsidRDefault="00111B9E" w:rsidP="00111B9E">
      <w:pPr>
        <w:numPr>
          <w:ilvl w:val="0"/>
          <w:numId w:val="2"/>
        </w:numPr>
        <w:rPr>
          <w:b/>
          <w:u w:val="single"/>
        </w:rPr>
      </w:pPr>
      <w:r>
        <w:rPr>
          <w:b/>
          <w:u w:val="single"/>
        </w:rPr>
        <w:t>SE  APRUEBA  IMPRESIÓN.</w:t>
      </w:r>
    </w:p>
    <w:p w:rsidR="00111B9E" w:rsidRPr="000E3688" w:rsidRDefault="00111B9E" w:rsidP="00111B9E">
      <w:pPr>
        <w:ind w:left="1500"/>
      </w:pPr>
    </w:p>
    <w:p w:rsidR="00111B9E" w:rsidRPr="000E3688" w:rsidRDefault="00111B9E" w:rsidP="00111B9E">
      <w:pPr>
        <w:rPr>
          <w:b/>
        </w:rPr>
      </w:pPr>
    </w:p>
    <w:p w:rsidR="00111B9E" w:rsidRPr="000E3688" w:rsidRDefault="00111B9E" w:rsidP="00111B9E">
      <w:pPr>
        <w:rPr>
          <w:b/>
        </w:rPr>
      </w:pPr>
    </w:p>
    <w:p w:rsidR="00111B9E" w:rsidRDefault="00111B9E" w:rsidP="00111B9E">
      <w:r>
        <w:t>Agradezco la atención y colaboración prestada.</w:t>
      </w:r>
    </w:p>
    <w:p w:rsidR="00111B9E" w:rsidRDefault="00111B9E" w:rsidP="00111B9E"/>
    <w:p w:rsidR="00111B9E" w:rsidRDefault="00111B9E" w:rsidP="00111B9E"/>
    <w:p w:rsidR="00111B9E" w:rsidRDefault="00111B9E" w:rsidP="00111B9E">
      <w:r>
        <w:t>Cordialmente,</w:t>
      </w:r>
    </w:p>
    <w:p w:rsidR="00111B9E" w:rsidRDefault="00111B9E" w:rsidP="00111B9E"/>
    <w:p w:rsidR="00111B9E" w:rsidRDefault="00111B9E" w:rsidP="00111B9E"/>
    <w:p w:rsidR="00111B9E" w:rsidRDefault="00111B9E" w:rsidP="00111B9E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111B9E" w:rsidRDefault="00111B9E" w:rsidP="00111B9E">
      <w:r>
        <w:t>Director</w:t>
      </w:r>
    </w:p>
    <w:p w:rsidR="00111B9E" w:rsidRDefault="00111B9E" w:rsidP="00111B9E">
      <w:pPr>
        <w:rPr>
          <w:b/>
        </w:rPr>
      </w:pPr>
    </w:p>
    <w:p w:rsidR="00111B9E" w:rsidRDefault="00111B9E" w:rsidP="0042659C">
      <w:pPr>
        <w:rPr>
          <w:b/>
        </w:rPr>
      </w:pPr>
    </w:p>
    <w:p w:rsidR="00EE57C9" w:rsidRDefault="00EE57C9" w:rsidP="00EE57C9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EE57C9" w:rsidRDefault="00EE57C9" w:rsidP="00EE57C9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EE57C9" w:rsidRDefault="00EE57C9" w:rsidP="00EE57C9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EE57C9" w:rsidRDefault="00EE57C9" w:rsidP="00EE57C9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EE57C9" w:rsidRDefault="00EE57C9" w:rsidP="00EE57C9">
      <w:pPr>
        <w:rPr>
          <w:b/>
          <w:bCs/>
        </w:rPr>
      </w:pPr>
    </w:p>
    <w:p w:rsidR="00EE57C9" w:rsidRDefault="00EE57C9" w:rsidP="00EE57C9">
      <w:pPr>
        <w:pStyle w:val="Ttulo1"/>
      </w:pPr>
    </w:p>
    <w:p w:rsidR="00EE57C9" w:rsidRDefault="00FB3B15" w:rsidP="00EE57C9">
      <w:pPr>
        <w:pStyle w:val="Ttulo1"/>
      </w:pPr>
      <w:r>
        <w:t>ORDEN DE TRABAJO  N °      07819</w:t>
      </w:r>
    </w:p>
    <w:p w:rsidR="00EE57C9" w:rsidRDefault="00EE57C9" w:rsidP="00EE57C9"/>
    <w:p w:rsidR="00EE57C9" w:rsidRDefault="00FB3B15" w:rsidP="00EE57C9">
      <w:r>
        <w:t>FECHA:</w:t>
      </w:r>
      <w:r>
        <w:tab/>
        <w:t xml:space="preserve">Medellín,   Noviembre  30 </w:t>
      </w:r>
      <w:r w:rsidR="00EE57C9">
        <w:t xml:space="preserve">  de   2010</w:t>
      </w:r>
    </w:p>
    <w:p w:rsidR="00EE57C9" w:rsidRDefault="00EE57C9" w:rsidP="00EE57C9">
      <w:r>
        <w:t>PARA:</w:t>
      </w:r>
      <w:r>
        <w:tab/>
      </w:r>
      <w:r>
        <w:tab/>
        <w:t>PLÁSTICOS DARMA</w:t>
      </w:r>
    </w:p>
    <w:p w:rsidR="00EE57C9" w:rsidRDefault="00EE57C9" w:rsidP="00EE57C9">
      <w:r>
        <w:t>ATENCIÓN:</w:t>
      </w:r>
      <w:r>
        <w:tab/>
        <w:t>Sr. Darío Jaramillo</w:t>
      </w:r>
    </w:p>
    <w:p w:rsidR="00EE57C9" w:rsidRDefault="00EE57C9" w:rsidP="00EE57C9">
      <w:r>
        <w:tab/>
      </w:r>
      <w:r>
        <w:tab/>
        <w:t>Gerente.</w:t>
      </w:r>
    </w:p>
    <w:p w:rsidR="00EE57C9" w:rsidRDefault="00EE57C9" w:rsidP="00EE57C9"/>
    <w:p w:rsidR="00EE57C9" w:rsidRDefault="00EE57C9" w:rsidP="00EE57C9">
      <w:r>
        <w:t>Apreciado Don Darío:</w:t>
      </w:r>
    </w:p>
    <w:p w:rsidR="00EE57C9" w:rsidRDefault="00EE57C9" w:rsidP="00EE57C9"/>
    <w:p w:rsidR="00EE57C9" w:rsidRDefault="00EE57C9" w:rsidP="00EE57C9">
      <w:r>
        <w:t>Con la presente estamos solicitando el siguiente servicio de  IMPRESIÓN :</w:t>
      </w:r>
    </w:p>
    <w:p w:rsidR="00EE57C9" w:rsidRDefault="00EE57C9" w:rsidP="00EE57C9"/>
    <w:p w:rsidR="00EE57C9" w:rsidRDefault="00EE57C9" w:rsidP="00EE57C9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EE57C9" w:rsidRDefault="00EE57C9" w:rsidP="00EE57C9">
      <w:r>
        <w:t xml:space="preserve">MATERIAL   :           Polipropileno  Semi-Tubular   de  </w:t>
      </w:r>
      <w:r w:rsidRPr="002720AA">
        <w:rPr>
          <w:b/>
        </w:rPr>
        <w:t>20 + 4</w:t>
      </w:r>
      <w:r>
        <w:t xml:space="preserve">     cms</w:t>
      </w:r>
    </w:p>
    <w:p w:rsidR="00EE57C9" w:rsidRDefault="00EE57C9" w:rsidP="00EE57C9">
      <w:r>
        <w:t>CLIBRE      :               1.4  ”</w:t>
      </w:r>
    </w:p>
    <w:p w:rsidR="00EE57C9" w:rsidRPr="00AD5DCF" w:rsidRDefault="00EE57C9" w:rsidP="00EE57C9">
      <w:pPr>
        <w:rPr>
          <w:b/>
        </w:rPr>
      </w:pPr>
      <w:r>
        <w:t>REFERENCIA:</w:t>
      </w:r>
      <w:r>
        <w:tab/>
      </w:r>
      <w:r>
        <w:rPr>
          <w:b/>
        </w:rPr>
        <w:t>CARMEL  INTERIOR  LARGA   2</w:t>
      </w:r>
    </w:p>
    <w:p w:rsidR="00EE57C9" w:rsidRDefault="00EE57C9" w:rsidP="00EE57C9">
      <w:r>
        <w:t>CANTIDAD    :          100    Kg</w:t>
      </w:r>
    </w:p>
    <w:p w:rsidR="00EE57C9" w:rsidRDefault="00EE57C9" w:rsidP="00EE57C9">
      <w:r>
        <w:t>COLORES:</w:t>
      </w:r>
      <w:r>
        <w:tab/>
      </w:r>
      <w:r>
        <w:tab/>
        <w:t>2   (  BLANCO -  PANTONE  246 C  )</w:t>
      </w:r>
    </w:p>
    <w:p w:rsidR="00EE57C9" w:rsidRDefault="00EE57C9" w:rsidP="00EE57C9">
      <w:r>
        <w:t>CARAS:</w:t>
      </w:r>
      <w:r>
        <w:tab/>
      </w:r>
      <w:r>
        <w:tab/>
        <w:t>2</w:t>
      </w:r>
    </w:p>
    <w:p w:rsidR="00EE57C9" w:rsidRDefault="00EE57C9" w:rsidP="00EE57C9">
      <w:r>
        <w:t>REPETICIÓN:</w:t>
      </w:r>
      <w:r>
        <w:tab/>
        <w:t>20</w:t>
      </w:r>
    </w:p>
    <w:p w:rsidR="00EE57C9" w:rsidRPr="007E24E2" w:rsidRDefault="00EE57C9" w:rsidP="00EE57C9">
      <w:pPr>
        <w:rPr>
          <w:b/>
        </w:rPr>
      </w:pPr>
      <w:r>
        <w:t>RODILLO:</w:t>
      </w:r>
      <w:r>
        <w:tab/>
      </w:r>
      <w:r>
        <w:tab/>
      </w:r>
      <w:r>
        <w:rPr>
          <w:b/>
        </w:rPr>
        <w:t>40</w:t>
      </w:r>
    </w:p>
    <w:p w:rsidR="00EE57C9" w:rsidRDefault="00EE57C9" w:rsidP="00EE57C9">
      <w:r>
        <w:t>BOLSA:</w:t>
      </w:r>
      <w:r>
        <w:tab/>
      </w:r>
      <w:r>
        <w:tab/>
        <w:t>20  X  38 + 4    cms de solapa  volada</w:t>
      </w:r>
    </w:p>
    <w:p w:rsidR="00EE57C9" w:rsidRDefault="00EE57C9" w:rsidP="00EE57C9">
      <w:r>
        <w:t>SELLADO:</w:t>
      </w:r>
      <w:r>
        <w:tab/>
      </w:r>
      <w:r>
        <w:tab/>
        <w:t>Para selle lateral.</w:t>
      </w:r>
    </w:p>
    <w:p w:rsidR="00EE57C9" w:rsidRDefault="00EE57C9" w:rsidP="00EE57C9"/>
    <w:p w:rsidR="00EE57C9" w:rsidRDefault="00EE57C9" w:rsidP="00EE57C9"/>
    <w:p w:rsidR="00EE57C9" w:rsidRDefault="00EE57C9" w:rsidP="00EE57C9">
      <w:r>
        <w:rPr>
          <w:b/>
          <w:bCs/>
          <w:u w:val="single"/>
        </w:rPr>
        <w:t>NOTA:</w:t>
      </w:r>
      <w:r>
        <w:t xml:space="preserve">  *   Los cyreles   NUEVOS</w:t>
      </w:r>
    </w:p>
    <w:p w:rsidR="00EE57C9" w:rsidRDefault="00EE57C9" w:rsidP="00EE57C9">
      <w:pPr>
        <w:numPr>
          <w:ilvl w:val="0"/>
          <w:numId w:val="1"/>
        </w:numPr>
      </w:pPr>
      <w:r>
        <w:t>Se envían ARTE    para tonos y alturas</w:t>
      </w:r>
    </w:p>
    <w:p w:rsidR="00EE57C9" w:rsidRPr="00307118" w:rsidRDefault="00EE57C9" w:rsidP="00EE57C9">
      <w:pPr>
        <w:numPr>
          <w:ilvl w:val="0"/>
          <w:numId w:val="2"/>
        </w:numPr>
      </w:pPr>
      <w:r>
        <w:t xml:space="preserve">Se  envia el material de PP </w:t>
      </w:r>
    </w:p>
    <w:p w:rsidR="00EE57C9" w:rsidRPr="00150D1A" w:rsidRDefault="00EE57C9" w:rsidP="00EE57C9">
      <w:pPr>
        <w:numPr>
          <w:ilvl w:val="0"/>
          <w:numId w:val="2"/>
        </w:numPr>
      </w:pPr>
      <w:r>
        <w:rPr>
          <w:b/>
        </w:rPr>
        <w:t>SE APRUEBA IMPRESION</w:t>
      </w:r>
    </w:p>
    <w:p w:rsidR="00EE57C9" w:rsidRDefault="00EE57C9" w:rsidP="00EE57C9">
      <w:pPr>
        <w:ind w:left="885"/>
      </w:pPr>
    </w:p>
    <w:p w:rsidR="00EE57C9" w:rsidRDefault="00EE57C9" w:rsidP="00EE57C9">
      <w:pPr>
        <w:ind w:left="885"/>
      </w:pPr>
    </w:p>
    <w:p w:rsidR="00EE57C9" w:rsidRDefault="00EE57C9" w:rsidP="00EE57C9">
      <w:r>
        <w:t>Agradezco la atención y colaboración prestada.</w:t>
      </w:r>
    </w:p>
    <w:p w:rsidR="00EE57C9" w:rsidRDefault="00EE57C9" w:rsidP="00EE57C9"/>
    <w:p w:rsidR="00EE57C9" w:rsidRDefault="00EE57C9" w:rsidP="00EE57C9"/>
    <w:p w:rsidR="00EE57C9" w:rsidRDefault="00EE57C9" w:rsidP="00EE57C9">
      <w:r>
        <w:t>Cordialmente,</w:t>
      </w:r>
    </w:p>
    <w:p w:rsidR="00EE57C9" w:rsidRDefault="00EE57C9" w:rsidP="00EE57C9"/>
    <w:p w:rsidR="00EE57C9" w:rsidRDefault="00EE57C9" w:rsidP="00EE57C9"/>
    <w:p w:rsidR="00EE57C9" w:rsidRDefault="00EE57C9" w:rsidP="00EE57C9"/>
    <w:p w:rsidR="00EE57C9" w:rsidRDefault="00EE57C9" w:rsidP="00EE57C9">
      <w:r>
        <w:t>RICARDO CASAS ZAPATA</w:t>
      </w:r>
    </w:p>
    <w:p w:rsidR="00EE57C9" w:rsidRDefault="00EE57C9" w:rsidP="00EE57C9">
      <w:r>
        <w:t>Director.</w:t>
      </w:r>
    </w:p>
    <w:p w:rsidR="00EE57C9" w:rsidRDefault="00EE57C9" w:rsidP="00EE57C9">
      <w:pPr>
        <w:rPr>
          <w:b/>
        </w:rPr>
      </w:pPr>
    </w:p>
    <w:p w:rsidR="00EE57C9" w:rsidRDefault="00EE57C9" w:rsidP="0042659C">
      <w:pPr>
        <w:rPr>
          <w:b/>
        </w:rPr>
      </w:pPr>
    </w:p>
    <w:p w:rsidR="00E12213" w:rsidRDefault="00E12213" w:rsidP="0042659C">
      <w:pPr>
        <w:rPr>
          <w:b/>
        </w:rPr>
      </w:pPr>
    </w:p>
    <w:p w:rsidR="00E12213" w:rsidRDefault="00E12213" w:rsidP="0042659C">
      <w:pPr>
        <w:rPr>
          <w:b/>
        </w:rPr>
      </w:pPr>
    </w:p>
    <w:p w:rsidR="00E12213" w:rsidRDefault="00E12213" w:rsidP="0042659C">
      <w:pPr>
        <w:rPr>
          <w:b/>
        </w:rPr>
      </w:pPr>
    </w:p>
    <w:p w:rsidR="00E12213" w:rsidRDefault="00E12213" w:rsidP="0042659C">
      <w:pPr>
        <w:rPr>
          <w:b/>
        </w:rPr>
      </w:pPr>
    </w:p>
    <w:p w:rsidR="00E12213" w:rsidRDefault="00E12213" w:rsidP="00E12213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E12213" w:rsidRDefault="00E12213" w:rsidP="00E12213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E12213" w:rsidRDefault="00E12213" w:rsidP="00E12213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E12213" w:rsidRDefault="00E12213" w:rsidP="00E12213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E12213" w:rsidRDefault="00E12213" w:rsidP="00E12213">
      <w:pPr>
        <w:pStyle w:val="Ttulo1"/>
      </w:pPr>
    </w:p>
    <w:p w:rsidR="00E12213" w:rsidRDefault="00E12213" w:rsidP="00E12213">
      <w:pPr>
        <w:pStyle w:val="Ttulo1"/>
      </w:pPr>
      <w:r>
        <w:t>O</w:t>
      </w:r>
      <w:r w:rsidR="00276651">
        <w:t>RDEN DE TRABAJO   N °      07817</w:t>
      </w:r>
    </w:p>
    <w:p w:rsidR="00E12213" w:rsidRDefault="00E12213" w:rsidP="00E12213"/>
    <w:p w:rsidR="00E12213" w:rsidRDefault="00276651" w:rsidP="00E12213">
      <w:r>
        <w:t>FECHA:</w:t>
      </w:r>
      <w:r>
        <w:tab/>
        <w:t>Medellín, Noviembre    30</w:t>
      </w:r>
      <w:r w:rsidR="00E12213">
        <w:t xml:space="preserve">   de   2010</w:t>
      </w:r>
    </w:p>
    <w:p w:rsidR="00E12213" w:rsidRDefault="00E12213" w:rsidP="00E12213">
      <w:r>
        <w:t>PARA:</w:t>
      </w:r>
      <w:r>
        <w:tab/>
      </w:r>
      <w:r>
        <w:tab/>
        <w:t>PLÁSTICOS DARMA</w:t>
      </w:r>
    </w:p>
    <w:p w:rsidR="00E12213" w:rsidRDefault="00E12213" w:rsidP="00E12213">
      <w:r>
        <w:t>ATENCIÓN:</w:t>
      </w:r>
      <w:r>
        <w:tab/>
        <w:t>Sr. Darío Jaramillo</w:t>
      </w:r>
    </w:p>
    <w:p w:rsidR="00E12213" w:rsidRDefault="00E12213" w:rsidP="00E12213">
      <w:r>
        <w:tab/>
      </w:r>
      <w:r>
        <w:tab/>
        <w:t>Gerente.</w:t>
      </w:r>
    </w:p>
    <w:p w:rsidR="00E12213" w:rsidRDefault="00E12213" w:rsidP="00E12213"/>
    <w:p w:rsidR="00E12213" w:rsidRDefault="00E12213" w:rsidP="00E12213">
      <w:r>
        <w:t>Apreciado Don Darío:</w:t>
      </w:r>
    </w:p>
    <w:p w:rsidR="00E12213" w:rsidRDefault="00E12213" w:rsidP="00E12213"/>
    <w:p w:rsidR="00E12213" w:rsidRDefault="00E12213" w:rsidP="00E12213">
      <w:r>
        <w:t>Con la presente estamos solicitando el siguiente servicio de  IMPRESIÓN :</w:t>
      </w:r>
    </w:p>
    <w:p w:rsidR="00E12213" w:rsidRDefault="00E12213" w:rsidP="00E12213"/>
    <w:p w:rsidR="00E12213" w:rsidRDefault="00E12213" w:rsidP="00E12213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E12213" w:rsidRDefault="00E12213" w:rsidP="00E12213">
      <w:r>
        <w:t xml:space="preserve">MATERIAL   :           Polipropileno Tubular de </w:t>
      </w:r>
      <w:r>
        <w:rPr>
          <w:b/>
        </w:rPr>
        <w:t>40</w:t>
      </w:r>
      <w:r>
        <w:t xml:space="preserve"> cms</w:t>
      </w:r>
    </w:p>
    <w:p w:rsidR="00E12213" w:rsidRDefault="00E12213" w:rsidP="00E12213">
      <w:r>
        <w:t xml:space="preserve">CLIBRE      :               </w:t>
      </w:r>
      <w:r>
        <w:rPr>
          <w:b/>
        </w:rPr>
        <w:t>2.0  ”</w:t>
      </w:r>
    </w:p>
    <w:p w:rsidR="00E12213" w:rsidRDefault="00E12213" w:rsidP="00E12213">
      <w:r>
        <w:t>REFERENCIA:</w:t>
      </w:r>
      <w:r>
        <w:tab/>
      </w:r>
      <w:r>
        <w:rPr>
          <w:b/>
        </w:rPr>
        <w:t>CARMEL  JEAN   2</w:t>
      </w:r>
    </w:p>
    <w:p w:rsidR="00E12213" w:rsidRDefault="00E12213" w:rsidP="00E12213">
      <w:r>
        <w:t>CANTIDAD    :          300    Kg</w:t>
      </w:r>
    </w:p>
    <w:p w:rsidR="00E12213" w:rsidRDefault="00E12213" w:rsidP="00E12213">
      <w:r>
        <w:t>COLORES:</w:t>
      </w:r>
      <w:r>
        <w:tab/>
      </w:r>
      <w:r>
        <w:tab/>
        <w:t xml:space="preserve">2 (  </w:t>
      </w:r>
      <w:r w:rsidRPr="00E12213">
        <w:rPr>
          <w:b/>
        </w:rPr>
        <w:t xml:space="preserve">BLANCO </w:t>
      </w:r>
      <w:r>
        <w:t xml:space="preserve">– </w:t>
      </w:r>
      <w:r w:rsidRPr="00B11BD2">
        <w:rPr>
          <w:b/>
        </w:rPr>
        <w:t>RUBINE RED C</w:t>
      </w:r>
      <w:r>
        <w:t xml:space="preserve">  )</w:t>
      </w:r>
    </w:p>
    <w:p w:rsidR="00E12213" w:rsidRDefault="00E12213" w:rsidP="00E12213">
      <w:r>
        <w:t>CARAS:</w:t>
      </w:r>
      <w:r>
        <w:tab/>
      </w:r>
      <w:r>
        <w:tab/>
        <w:t>2</w:t>
      </w:r>
    </w:p>
    <w:p w:rsidR="00E12213" w:rsidRDefault="00E12213" w:rsidP="00E12213">
      <w:r>
        <w:t>REPETICIÓN:</w:t>
      </w:r>
      <w:r>
        <w:tab/>
        <w:t>30</w:t>
      </w:r>
    </w:p>
    <w:p w:rsidR="00E12213" w:rsidRDefault="00E12213" w:rsidP="00E12213">
      <w:r>
        <w:t>RODILLO:</w:t>
      </w:r>
      <w:r>
        <w:tab/>
      </w:r>
      <w:r>
        <w:tab/>
        <w:t>30</w:t>
      </w:r>
    </w:p>
    <w:p w:rsidR="00E12213" w:rsidRDefault="00E12213" w:rsidP="00E12213">
      <w:r>
        <w:t>BOLSA:</w:t>
      </w:r>
      <w:r>
        <w:tab/>
      </w:r>
      <w:r>
        <w:tab/>
      </w:r>
      <w:r>
        <w:rPr>
          <w:b/>
        </w:rPr>
        <w:t>30  x  38 + 5</w:t>
      </w:r>
      <w:r>
        <w:t xml:space="preserve">  solapa interna  cms</w:t>
      </w:r>
    </w:p>
    <w:p w:rsidR="00E12213" w:rsidRDefault="00E12213" w:rsidP="00E12213">
      <w:r>
        <w:t>SELLADO:</w:t>
      </w:r>
      <w:r>
        <w:tab/>
      </w:r>
      <w:r>
        <w:tab/>
        <w:t>Para selle lateral.</w:t>
      </w:r>
    </w:p>
    <w:p w:rsidR="00E12213" w:rsidRDefault="00E12213" w:rsidP="00E12213"/>
    <w:p w:rsidR="00E12213" w:rsidRDefault="00E12213" w:rsidP="00E12213">
      <w:r>
        <w:rPr>
          <w:b/>
          <w:bCs/>
          <w:u w:val="single"/>
        </w:rPr>
        <w:t>NOTA:</w:t>
      </w:r>
      <w:r>
        <w:t xml:space="preserve">  </w:t>
      </w:r>
      <w:r>
        <w:rPr>
          <w:b/>
          <w:sz w:val="28"/>
          <w:szCs w:val="28"/>
          <w:u w:val="single"/>
        </w:rPr>
        <w:t>* Cyreles EN SU PLANTA</w:t>
      </w:r>
    </w:p>
    <w:p w:rsidR="00E12213" w:rsidRDefault="00E12213" w:rsidP="00E12213">
      <w:pPr>
        <w:numPr>
          <w:ilvl w:val="0"/>
          <w:numId w:val="3"/>
        </w:numPr>
      </w:pPr>
      <w:r>
        <w:t>Se envían muestra física  para tonos y alturas</w:t>
      </w:r>
    </w:p>
    <w:p w:rsidR="00E12213" w:rsidRDefault="00E12213" w:rsidP="00E12213">
      <w:pPr>
        <w:numPr>
          <w:ilvl w:val="0"/>
          <w:numId w:val="4"/>
        </w:numPr>
        <w:rPr>
          <w:b/>
        </w:rPr>
      </w:pPr>
      <w:r>
        <w:t xml:space="preserve">Se  envía el material de PP de </w:t>
      </w:r>
      <w:r>
        <w:rPr>
          <w:b/>
        </w:rPr>
        <w:t xml:space="preserve">40 </w:t>
      </w:r>
      <w:r>
        <w:t xml:space="preserve"> </w:t>
      </w:r>
      <w:r>
        <w:rPr>
          <w:b/>
        </w:rPr>
        <w:t>cms</w:t>
      </w:r>
    </w:p>
    <w:p w:rsidR="00E12213" w:rsidRDefault="00E12213" w:rsidP="00E12213">
      <w:pPr>
        <w:numPr>
          <w:ilvl w:val="0"/>
          <w:numId w:val="4"/>
        </w:numPr>
        <w:rPr>
          <w:b/>
        </w:rPr>
      </w:pPr>
      <w:r>
        <w:rPr>
          <w:b/>
        </w:rPr>
        <w:t>SE APRUEBA IMPRESION</w:t>
      </w:r>
    </w:p>
    <w:p w:rsidR="00E12213" w:rsidRDefault="00E12213" w:rsidP="00E12213">
      <w:pPr>
        <w:ind w:left="885"/>
      </w:pPr>
    </w:p>
    <w:p w:rsidR="00E12213" w:rsidRDefault="00E12213" w:rsidP="00E12213">
      <w:pPr>
        <w:ind w:left="885"/>
      </w:pPr>
    </w:p>
    <w:p w:rsidR="00E12213" w:rsidRDefault="00E12213" w:rsidP="00E12213">
      <w:r>
        <w:t>Agradezco la atención y colaboración prestada.</w:t>
      </w:r>
    </w:p>
    <w:p w:rsidR="00E12213" w:rsidRDefault="00E12213" w:rsidP="00E12213"/>
    <w:p w:rsidR="00E12213" w:rsidRDefault="00E12213" w:rsidP="00E12213"/>
    <w:p w:rsidR="00E12213" w:rsidRDefault="00E12213" w:rsidP="00E12213">
      <w:r>
        <w:t>Cordialmente,</w:t>
      </w:r>
    </w:p>
    <w:p w:rsidR="00E12213" w:rsidRDefault="00E12213" w:rsidP="00E12213"/>
    <w:p w:rsidR="00E12213" w:rsidRDefault="00E12213" w:rsidP="00E12213"/>
    <w:p w:rsidR="00E12213" w:rsidRDefault="00E12213" w:rsidP="00E12213"/>
    <w:p w:rsidR="00E12213" w:rsidRDefault="00E12213" w:rsidP="00E12213">
      <w:r>
        <w:t>RICARDO CASAS ZAPATA</w:t>
      </w:r>
    </w:p>
    <w:p w:rsidR="00E12213" w:rsidRDefault="00E12213" w:rsidP="00E12213">
      <w:r>
        <w:t>Director.</w:t>
      </w:r>
    </w:p>
    <w:p w:rsidR="00E12213" w:rsidRDefault="00E12213" w:rsidP="00E12213">
      <w:pPr>
        <w:rPr>
          <w:b/>
        </w:rPr>
      </w:pPr>
    </w:p>
    <w:p w:rsidR="00E12213" w:rsidRDefault="00E12213" w:rsidP="00E12213">
      <w:pPr>
        <w:rPr>
          <w:b/>
        </w:rPr>
      </w:pPr>
    </w:p>
    <w:p w:rsidR="00E12213" w:rsidRDefault="00E12213" w:rsidP="0042659C">
      <w:pPr>
        <w:rPr>
          <w:b/>
        </w:rPr>
      </w:pPr>
    </w:p>
    <w:p w:rsidR="00EC4464" w:rsidRDefault="00EC4464" w:rsidP="0042659C">
      <w:pPr>
        <w:rPr>
          <w:b/>
        </w:rPr>
      </w:pPr>
    </w:p>
    <w:p w:rsidR="00EC4464" w:rsidRDefault="00EC4464" w:rsidP="0042659C">
      <w:pPr>
        <w:rPr>
          <w:b/>
        </w:rPr>
      </w:pPr>
    </w:p>
    <w:p w:rsidR="00EC4464" w:rsidRDefault="00EC4464" w:rsidP="0042659C">
      <w:pPr>
        <w:rPr>
          <w:b/>
        </w:rPr>
      </w:pPr>
    </w:p>
    <w:p w:rsidR="00EC4464" w:rsidRDefault="00EC4464" w:rsidP="0042659C">
      <w:pPr>
        <w:rPr>
          <w:b/>
        </w:rPr>
      </w:pPr>
    </w:p>
    <w:p w:rsidR="00EC4464" w:rsidRDefault="00EC4464" w:rsidP="00EC4464">
      <w:pPr>
        <w:rPr>
          <w:b/>
        </w:rPr>
      </w:pPr>
    </w:p>
    <w:p w:rsidR="00EC4464" w:rsidRDefault="00EC4464" w:rsidP="00EC4464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EC4464" w:rsidRDefault="00EC4464" w:rsidP="00EC4464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EC4464" w:rsidRDefault="00EC4464" w:rsidP="00EC4464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EC4464" w:rsidRDefault="00EC4464" w:rsidP="00EC4464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EC4464" w:rsidRDefault="00EC4464" w:rsidP="00EC4464">
      <w:pPr>
        <w:rPr>
          <w:b/>
          <w:bCs/>
        </w:rPr>
      </w:pPr>
    </w:p>
    <w:p w:rsidR="00EC4464" w:rsidRDefault="00EC4464" w:rsidP="00EC4464">
      <w:pPr>
        <w:pStyle w:val="Ttulo1"/>
      </w:pPr>
    </w:p>
    <w:p w:rsidR="00EC4464" w:rsidRDefault="00EC4464" w:rsidP="00EC4464">
      <w:pPr>
        <w:pStyle w:val="Ttulo1"/>
      </w:pPr>
      <w:r>
        <w:t xml:space="preserve">ORDEN DE TRABAJO  N °    </w:t>
      </w:r>
      <w:r w:rsidR="00743E98">
        <w:t xml:space="preserve">  07816</w:t>
      </w:r>
    </w:p>
    <w:p w:rsidR="00EC4464" w:rsidRDefault="00EC4464" w:rsidP="00EC4464"/>
    <w:p w:rsidR="00EC4464" w:rsidRDefault="00743E98" w:rsidP="00EC4464">
      <w:r>
        <w:t>FECHA:</w:t>
      </w:r>
      <w:r>
        <w:tab/>
        <w:t>Medellín, Noviembre    30</w:t>
      </w:r>
      <w:r w:rsidR="00EC4464">
        <w:t xml:space="preserve">   de   2010</w:t>
      </w:r>
    </w:p>
    <w:p w:rsidR="00EC4464" w:rsidRDefault="00EC4464" w:rsidP="00EC4464">
      <w:r>
        <w:t>PARA:</w:t>
      </w:r>
      <w:r>
        <w:tab/>
      </w:r>
      <w:r>
        <w:tab/>
        <w:t>PLÁSTICOS DARMA</w:t>
      </w:r>
    </w:p>
    <w:p w:rsidR="00EC4464" w:rsidRDefault="00EC4464" w:rsidP="00EC4464">
      <w:r>
        <w:t>ATENCIÓN:</w:t>
      </w:r>
      <w:r>
        <w:tab/>
        <w:t>Sr. Darío Jaramillo</w:t>
      </w:r>
    </w:p>
    <w:p w:rsidR="00EC4464" w:rsidRDefault="00EC4464" w:rsidP="00EC4464">
      <w:r>
        <w:tab/>
      </w:r>
      <w:r>
        <w:tab/>
        <w:t>Gerente.</w:t>
      </w:r>
    </w:p>
    <w:p w:rsidR="00EC4464" w:rsidRDefault="00EC4464" w:rsidP="00EC4464"/>
    <w:p w:rsidR="00EC4464" w:rsidRDefault="00EC4464" w:rsidP="00EC4464">
      <w:r>
        <w:t>Apreciado Don Darío:</w:t>
      </w:r>
    </w:p>
    <w:p w:rsidR="00EC4464" w:rsidRDefault="00EC4464" w:rsidP="00EC4464"/>
    <w:p w:rsidR="00EC4464" w:rsidRDefault="00EC4464" w:rsidP="00EC4464">
      <w:r>
        <w:t>Con la presente estamos solicitando el siguiente servicio de  IMPRESIÓN:</w:t>
      </w:r>
    </w:p>
    <w:p w:rsidR="00EC4464" w:rsidRDefault="00EC4464" w:rsidP="00EC4464"/>
    <w:p w:rsidR="00EC4464" w:rsidRDefault="00EC4464" w:rsidP="00EC4464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EC4464" w:rsidRDefault="00EC4464" w:rsidP="00EC4464">
      <w:r>
        <w:t xml:space="preserve">MATERIAL   :           Polipropileno   Tubular   de   </w:t>
      </w:r>
      <w:r>
        <w:rPr>
          <w:b/>
        </w:rPr>
        <w:t>30</w:t>
      </w:r>
      <w:r>
        <w:t xml:space="preserve">    cms</w:t>
      </w:r>
    </w:p>
    <w:p w:rsidR="00EC4464" w:rsidRDefault="00EC4464" w:rsidP="00EC4464">
      <w:r>
        <w:t>CALIBRE      :           1.5  ”</w:t>
      </w:r>
    </w:p>
    <w:p w:rsidR="00EC4464" w:rsidRPr="00AD5DCF" w:rsidRDefault="00EC4464" w:rsidP="00EC4464">
      <w:pPr>
        <w:rPr>
          <w:b/>
        </w:rPr>
      </w:pPr>
      <w:r>
        <w:t>REFERENCIA:</w:t>
      </w:r>
      <w:r>
        <w:tab/>
      </w:r>
      <w:r>
        <w:rPr>
          <w:b/>
        </w:rPr>
        <w:t>TEENS  2</w:t>
      </w:r>
    </w:p>
    <w:p w:rsidR="00EC4464" w:rsidRDefault="00EC4464" w:rsidP="00EC4464">
      <w:r>
        <w:t>CANTIDAD    :          630   Kg</w:t>
      </w:r>
    </w:p>
    <w:p w:rsidR="00EC4464" w:rsidRDefault="00EC4464" w:rsidP="00EC4464">
      <w:r>
        <w:t>COLORES:</w:t>
      </w:r>
      <w:r>
        <w:tab/>
      </w:r>
      <w:r>
        <w:tab/>
        <w:t xml:space="preserve">2  </w:t>
      </w:r>
      <w:r w:rsidR="007F1676">
        <w:t xml:space="preserve">  </w:t>
      </w:r>
      <w:r>
        <w:t xml:space="preserve"> </w:t>
      </w:r>
      <w:r w:rsidRPr="007F1676">
        <w:rPr>
          <w:b/>
        </w:rPr>
        <w:t>(BLANCO - RODAMINA )</w:t>
      </w:r>
    </w:p>
    <w:p w:rsidR="00EC4464" w:rsidRDefault="00EC4464" w:rsidP="00EC4464">
      <w:r>
        <w:t>CARAS:</w:t>
      </w:r>
      <w:r>
        <w:tab/>
      </w:r>
      <w:r>
        <w:tab/>
        <w:t xml:space="preserve">1  </w:t>
      </w:r>
    </w:p>
    <w:p w:rsidR="00EC4464" w:rsidRDefault="00EC4464" w:rsidP="00EC4464">
      <w:r>
        <w:t>REPETICIÓN:</w:t>
      </w:r>
      <w:r>
        <w:tab/>
        <w:t>24.5</w:t>
      </w:r>
    </w:p>
    <w:p w:rsidR="00EC4464" w:rsidRPr="007E24E2" w:rsidRDefault="00EC4464" w:rsidP="00EC4464">
      <w:pPr>
        <w:rPr>
          <w:b/>
        </w:rPr>
      </w:pPr>
      <w:r>
        <w:t>RODILLO:</w:t>
      </w:r>
      <w:r>
        <w:tab/>
      </w:r>
      <w:r>
        <w:tab/>
      </w:r>
      <w:r>
        <w:rPr>
          <w:b/>
        </w:rPr>
        <w:t>25</w:t>
      </w:r>
    </w:p>
    <w:p w:rsidR="00EC4464" w:rsidRDefault="00EC4464" w:rsidP="00EC4464">
      <w:r>
        <w:t>BOLSA:</w:t>
      </w:r>
      <w:r>
        <w:tab/>
      </w:r>
      <w:r>
        <w:tab/>
        <w:t>24.5  X  28 + 5    cms   de  Solapa Interna.</w:t>
      </w:r>
    </w:p>
    <w:p w:rsidR="00EC4464" w:rsidRDefault="00EC4464" w:rsidP="00EC4464">
      <w:r>
        <w:t>SELLADO:</w:t>
      </w:r>
      <w:r>
        <w:tab/>
      </w:r>
      <w:r>
        <w:tab/>
        <w:t>Para selle lateral.</w:t>
      </w:r>
    </w:p>
    <w:p w:rsidR="00EC4464" w:rsidRDefault="00EC4464" w:rsidP="00EC4464"/>
    <w:p w:rsidR="00EC4464" w:rsidRDefault="00EC4464" w:rsidP="00EC4464"/>
    <w:p w:rsidR="00EC4464" w:rsidRDefault="00EC4464" w:rsidP="00EC4464">
      <w:r>
        <w:rPr>
          <w:b/>
          <w:bCs/>
          <w:u w:val="single"/>
        </w:rPr>
        <w:t>NOTA:</w:t>
      </w:r>
      <w:r>
        <w:t xml:space="preserve">  *   Los cyreles   NUEVOS</w:t>
      </w:r>
      <w:r w:rsidR="00D1318D">
        <w:t xml:space="preserve"> EN SU PLANTA</w:t>
      </w:r>
    </w:p>
    <w:p w:rsidR="00EC4464" w:rsidRDefault="00EC4464" w:rsidP="00EC4464">
      <w:pPr>
        <w:numPr>
          <w:ilvl w:val="0"/>
          <w:numId w:val="1"/>
        </w:numPr>
      </w:pPr>
      <w:r>
        <w:t>Se envían ARTE    para tonos y alturas</w:t>
      </w:r>
    </w:p>
    <w:p w:rsidR="00EC4464" w:rsidRPr="00B11BD2" w:rsidRDefault="00EC4464" w:rsidP="00EC4464">
      <w:pPr>
        <w:numPr>
          <w:ilvl w:val="0"/>
          <w:numId w:val="2"/>
        </w:numPr>
      </w:pPr>
      <w:r>
        <w:t xml:space="preserve">Se  envía el material de PP </w:t>
      </w:r>
      <w:r>
        <w:rPr>
          <w:b/>
        </w:rPr>
        <w:t xml:space="preserve">de  30 </w:t>
      </w:r>
      <w:r w:rsidRPr="00AD5DCF">
        <w:rPr>
          <w:b/>
        </w:rPr>
        <w:t xml:space="preserve">  cms</w:t>
      </w:r>
    </w:p>
    <w:p w:rsidR="00EC4464" w:rsidRPr="00146E99" w:rsidRDefault="00EC4464" w:rsidP="00EC4464">
      <w:pPr>
        <w:numPr>
          <w:ilvl w:val="0"/>
          <w:numId w:val="2"/>
        </w:numPr>
      </w:pPr>
      <w:r>
        <w:rPr>
          <w:b/>
        </w:rPr>
        <w:t>SE APRUEBA IMPRESION</w:t>
      </w:r>
    </w:p>
    <w:p w:rsidR="00EC4464" w:rsidRPr="005574BF" w:rsidRDefault="00EC4464" w:rsidP="00EC4464">
      <w:pPr>
        <w:ind w:left="1500"/>
      </w:pPr>
    </w:p>
    <w:p w:rsidR="00EC4464" w:rsidRPr="00150D1A" w:rsidRDefault="00EC4464" w:rsidP="00EC4464">
      <w:pPr>
        <w:ind w:left="1860"/>
      </w:pPr>
    </w:p>
    <w:p w:rsidR="00EC4464" w:rsidRDefault="00EC4464" w:rsidP="00EC4464">
      <w:pPr>
        <w:ind w:left="885"/>
      </w:pPr>
    </w:p>
    <w:p w:rsidR="00EC4464" w:rsidRDefault="00EC4464" w:rsidP="00EC4464">
      <w:pPr>
        <w:ind w:left="885"/>
      </w:pPr>
    </w:p>
    <w:p w:rsidR="00EC4464" w:rsidRDefault="00EC4464" w:rsidP="00EC4464">
      <w:r>
        <w:t>Agradezco la atención y colaboración prestada.</w:t>
      </w:r>
    </w:p>
    <w:p w:rsidR="00EC4464" w:rsidRDefault="00EC4464" w:rsidP="00EC4464"/>
    <w:p w:rsidR="00EC4464" w:rsidRDefault="00EC4464" w:rsidP="00EC4464"/>
    <w:p w:rsidR="00EC4464" w:rsidRDefault="00EC4464" w:rsidP="00EC4464">
      <w:r>
        <w:t>Cordialmente,</w:t>
      </w:r>
    </w:p>
    <w:p w:rsidR="00EC4464" w:rsidRDefault="00EC4464" w:rsidP="00EC4464"/>
    <w:p w:rsidR="00EC4464" w:rsidRDefault="00EC4464" w:rsidP="00EC4464"/>
    <w:p w:rsidR="00EC4464" w:rsidRDefault="00EC4464" w:rsidP="00EC4464"/>
    <w:p w:rsidR="00EC4464" w:rsidRDefault="00EC4464" w:rsidP="00EC4464">
      <w:r>
        <w:t>RICARDO CASAS ZAPATA</w:t>
      </w:r>
    </w:p>
    <w:p w:rsidR="00EC4464" w:rsidRDefault="00EC4464" w:rsidP="00EC4464">
      <w:r>
        <w:t>Director</w:t>
      </w:r>
    </w:p>
    <w:p w:rsidR="00EC4464" w:rsidRDefault="00EC4464" w:rsidP="0042659C">
      <w:pPr>
        <w:rPr>
          <w:b/>
        </w:rPr>
      </w:pPr>
    </w:p>
    <w:p w:rsidR="00196708" w:rsidRDefault="00196708" w:rsidP="0042659C">
      <w:pPr>
        <w:rPr>
          <w:b/>
        </w:rPr>
      </w:pPr>
    </w:p>
    <w:p w:rsidR="00196708" w:rsidRDefault="00196708" w:rsidP="0042659C">
      <w:pPr>
        <w:rPr>
          <w:b/>
        </w:rPr>
      </w:pPr>
    </w:p>
    <w:p w:rsidR="00196708" w:rsidRDefault="00196708" w:rsidP="00196708">
      <w:pPr>
        <w:rPr>
          <w:b/>
        </w:rPr>
      </w:pPr>
    </w:p>
    <w:p w:rsidR="00196708" w:rsidRDefault="00196708" w:rsidP="00196708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196708" w:rsidRDefault="00196708" w:rsidP="00196708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196708" w:rsidRDefault="00196708" w:rsidP="00196708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196708" w:rsidRDefault="00196708" w:rsidP="00196708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196708" w:rsidRDefault="00196708" w:rsidP="00196708"/>
    <w:p w:rsidR="00196708" w:rsidRDefault="00196708" w:rsidP="00196708">
      <w:pPr>
        <w:pStyle w:val="Ttulo1"/>
      </w:pPr>
      <w:r>
        <w:t>ORDEN DE TRABAJO   N°      07829</w:t>
      </w:r>
    </w:p>
    <w:p w:rsidR="00196708" w:rsidRDefault="00196708" w:rsidP="00196708"/>
    <w:p w:rsidR="00196708" w:rsidRDefault="00196708" w:rsidP="00196708">
      <w:r>
        <w:t>FECHA:</w:t>
      </w:r>
      <w:r>
        <w:tab/>
        <w:t>Medellín, Noviembre  30   de   2010</w:t>
      </w:r>
    </w:p>
    <w:p w:rsidR="00196708" w:rsidRDefault="00196708" w:rsidP="00196708">
      <w:r>
        <w:t>PARA:</w:t>
      </w:r>
      <w:r>
        <w:tab/>
      </w:r>
      <w:r>
        <w:tab/>
        <w:t>PLÁSTICOS   DARMA</w:t>
      </w:r>
    </w:p>
    <w:p w:rsidR="00196708" w:rsidRDefault="00196708" w:rsidP="00196708">
      <w:r>
        <w:t>ATENCIÓN:</w:t>
      </w:r>
      <w:r>
        <w:tab/>
        <w:t>Sr. DARIO JARAMILLO</w:t>
      </w:r>
    </w:p>
    <w:p w:rsidR="00196708" w:rsidRDefault="00196708" w:rsidP="00196708"/>
    <w:p w:rsidR="00196708" w:rsidRDefault="00196708" w:rsidP="00196708">
      <w:r>
        <w:t>Apreciado Dn DARIO:</w:t>
      </w:r>
    </w:p>
    <w:p w:rsidR="00196708" w:rsidRDefault="00196708" w:rsidP="00196708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196708" w:rsidRDefault="00196708" w:rsidP="00196708"/>
    <w:p w:rsidR="00196708" w:rsidRDefault="00196708" w:rsidP="00196708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196708" w:rsidRDefault="00196708" w:rsidP="00196708"/>
    <w:p w:rsidR="00196708" w:rsidRDefault="00196708" w:rsidP="00196708">
      <w:r>
        <w:t>MATERIAL :</w:t>
      </w:r>
      <w:r>
        <w:tab/>
      </w:r>
      <w:r>
        <w:tab/>
        <w:t>Polietileno de Baja  densidad   Blanco  Tubular</w:t>
      </w:r>
    </w:p>
    <w:p w:rsidR="00196708" w:rsidRDefault="00196708" w:rsidP="00196708">
      <w:r>
        <w:t>MEDIDA:</w:t>
      </w:r>
      <w:r>
        <w:tab/>
      </w:r>
      <w:r>
        <w:tab/>
      </w:r>
      <w:r w:rsidRPr="008D3CB8">
        <w:rPr>
          <w:b/>
        </w:rPr>
        <w:t>30</w:t>
      </w:r>
      <w:r>
        <w:t xml:space="preserve">   cms   </w:t>
      </w:r>
    </w:p>
    <w:p w:rsidR="00196708" w:rsidRDefault="00196708" w:rsidP="00196708">
      <w:r>
        <w:t>CALIBRE :</w:t>
      </w:r>
      <w:r>
        <w:tab/>
      </w:r>
      <w:r>
        <w:tab/>
      </w:r>
      <w:r w:rsidRPr="008D3CB8">
        <w:rPr>
          <w:b/>
        </w:rPr>
        <w:t>4.8</w:t>
      </w:r>
      <w:r>
        <w:t xml:space="preserve">   “</w:t>
      </w:r>
    </w:p>
    <w:p w:rsidR="00196708" w:rsidRDefault="00196708" w:rsidP="00196708">
      <w:r>
        <w:t>COLOR :</w:t>
      </w:r>
      <w:r>
        <w:tab/>
      </w:r>
      <w:r>
        <w:tab/>
        <w:t>Blanco</w:t>
      </w:r>
    </w:p>
    <w:p w:rsidR="00196708" w:rsidRPr="0007721A" w:rsidRDefault="00196708" w:rsidP="00196708">
      <w:r>
        <w:t xml:space="preserve">TRATADO : </w:t>
      </w:r>
      <w:r>
        <w:tab/>
      </w:r>
      <w:r>
        <w:tab/>
        <w:t>1  cara</w:t>
      </w:r>
    </w:p>
    <w:p w:rsidR="00196708" w:rsidRDefault="00196708" w:rsidP="00196708">
      <w:r>
        <w:t xml:space="preserve">CANTIDAD : </w:t>
      </w:r>
      <w:r>
        <w:tab/>
      </w:r>
      <w:r>
        <w:rPr>
          <w:b/>
        </w:rPr>
        <w:t>28</w:t>
      </w:r>
      <w:r w:rsidRPr="001C4A3E">
        <w:rPr>
          <w:b/>
        </w:rPr>
        <w:t>0</w:t>
      </w:r>
      <w:r>
        <w:t xml:space="preserve">    kg</w:t>
      </w:r>
    </w:p>
    <w:p w:rsidR="00196708" w:rsidRDefault="00196708" w:rsidP="00196708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>2 ( Según muestra  )  ( Azul – Azul )</w:t>
      </w:r>
    </w:p>
    <w:p w:rsidR="00196708" w:rsidRDefault="00196708" w:rsidP="00196708">
      <w:r>
        <w:t xml:space="preserve">CARAS : </w:t>
      </w:r>
      <w:r>
        <w:tab/>
      </w:r>
      <w:r>
        <w:tab/>
        <w:t>2  ( 2  x  1  )</w:t>
      </w:r>
    </w:p>
    <w:p w:rsidR="00196708" w:rsidRDefault="00196708" w:rsidP="00196708">
      <w:r>
        <w:t xml:space="preserve">REPETICIÓN : </w:t>
      </w:r>
      <w:r>
        <w:tab/>
        <w:t>40   cms</w:t>
      </w:r>
    </w:p>
    <w:p w:rsidR="00196708" w:rsidRDefault="00196708" w:rsidP="00196708">
      <w:r>
        <w:t>RODILLO :</w:t>
      </w:r>
      <w:r>
        <w:tab/>
      </w:r>
      <w:r>
        <w:tab/>
        <w:t>40</w:t>
      </w:r>
    </w:p>
    <w:p w:rsidR="00196708" w:rsidRDefault="00196708" w:rsidP="00196708">
      <w:r>
        <w:t>BOLSA  :</w:t>
      </w:r>
      <w:r>
        <w:tab/>
      </w:r>
      <w:r>
        <w:tab/>
      </w:r>
      <w:r w:rsidRPr="00336CAC">
        <w:rPr>
          <w:b/>
        </w:rPr>
        <w:t>30  x  40   cm</w:t>
      </w:r>
      <w:r>
        <w:t xml:space="preserve">    </w:t>
      </w:r>
    </w:p>
    <w:p w:rsidR="00196708" w:rsidRDefault="00196708" w:rsidP="00196708">
      <w:r>
        <w:t>SELLADO .</w:t>
      </w:r>
      <w:r>
        <w:tab/>
      </w:r>
      <w:r>
        <w:tab/>
        <w:t xml:space="preserve">Fondo  Tipo  Servo </w:t>
      </w:r>
    </w:p>
    <w:p w:rsidR="00196708" w:rsidRDefault="00196708" w:rsidP="00196708">
      <w:r>
        <w:t>REFERENCIA :</w:t>
      </w:r>
      <w:r>
        <w:tab/>
      </w:r>
      <w:r w:rsidRPr="00F553FA">
        <w:rPr>
          <w:b/>
        </w:rPr>
        <w:t>TECNAS   5  KILOS</w:t>
      </w:r>
    </w:p>
    <w:p w:rsidR="00196708" w:rsidRDefault="00196708" w:rsidP="00196708"/>
    <w:p w:rsidR="00196708" w:rsidRDefault="00196708" w:rsidP="00196708"/>
    <w:p w:rsidR="00196708" w:rsidRDefault="00196708" w:rsidP="00196708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 w:rsidRPr="00F553FA">
        <w:rPr>
          <w:bCs/>
        </w:rPr>
        <w:t>Cyreles en su planta</w:t>
      </w:r>
      <w:r>
        <w:rPr>
          <w:b/>
          <w:bCs/>
        </w:rPr>
        <w:t>.</w:t>
      </w:r>
    </w:p>
    <w:p w:rsidR="00196708" w:rsidRDefault="00196708" w:rsidP="00196708">
      <w:r>
        <w:t xml:space="preserve">                   -   Anexo muestra física para   alturas y Tonos.</w:t>
      </w:r>
    </w:p>
    <w:p w:rsidR="00196708" w:rsidRDefault="00196708" w:rsidP="00196708">
      <w:r>
        <w:tab/>
        <w:t xml:space="preserve">        -  No colocar pie de Imprenta.</w:t>
      </w:r>
    </w:p>
    <w:p w:rsidR="00196708" w:rsidRDefault="00196708" w:rsidP="00196708">
      <w:pPr>
        <w:rPr>
          <w:b/>
          <w:u w:val="single"/>
        </w:rPr>
      </w:pPr>
      <w:r>
        <w:tab/>
        <w:t xml:space="preserve">        </w:t>
      </w:r>
      <w:r w:rsidRPr="00F553FA">
        <w:rPr>
          <w:b/>
        </w:rPr>
        <w:t xml:space="preserve">-   </w:t>
      </w:r>
      <w:r w:rsidRPr="00F553FA">
        <w:rPr>
          <w:b/>
          <w:u w:val="single"/>
        </w:rPr>
        <w:t>Utilizar tinta especial</w:t>
      </w:r>
      <w:r>
        <w:rPr>
          <w:b/>
          <w:u w:val="single"/>
        </w:rPr>
        <w:t xml:space="preserve">    </w:t>
      </w:r>
    </w:p>
    <w:p w:rsidR="00196708" w:rsidRDefault="00196708" w:rsidP="00196708">
      <w:pPr>
        <w:rPr>
          <w:b/>
        </w:rPr>
      </w:pP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196708" w:rsidRPr="0066704D" w:rsidRDefault="00196708" w:rsidP="00196708">
      <w:pPr>
        <w:rPr>
          <w:b/>
          <w:u w:val="single"/>
        </w:rPr>
      </w:pPr>
      <w:r>
        <w:rPr>
          <w:b/>
        </w:rPr>
        <w:tab/>
        <w:t xml:space="preserve">        -  EL MATERIAL LO ENVIA  P.U .</w:t>
      </w:r>
    </w:p>
    <w:p w:rsidR="00196708" w:rsidRPr="0066704D" w:rsidRDefault="00196708" w:rsidP="00196708">
      <w:pPr>
        <w:rPr>
          <w:b/>
        </w:rPr>
      </w:pPr>
    </w:p>
    <w:p w:rsidR="00196708" w:rsidRDefault="00196708" w:rsidP="00196708">
      <w:r>
        <w:tab/>
      </w:r>
      <w:r>
        <w:tab/>
      </w:r>
    </w:p>
    <w:p w:rsidR="00196708" w:rsidRDefault="00196708" w:rsidP="00196708">
      <w:r>
        <w:t>Agradezco la atención y colaboración prestada.</w:t>
      </w:r>
    </w:p>
    <w:p w:rsidR="00196708" w:rsidRDefault="00196708" w:rsidP="00196708"/>
    <w:p w:rsidR="00196708" w:rsidRDefault="00196708" w:rsidP="00196708"/>
    <w:p w:rsidR="00196708" w:rsidRDefault="00196708" w:rsidP="00196708"/>
    <w:p w:rsidR="00196708" w:rsidRDefault="00196708" w:rsidP="00196708">
      <w:r>
        <w:t>Cordialmente</w:t>
      </w:r>
    </w:p>
    <w:p w:rsidR="00196708" w:rsidRDefault="00196708" w:rsidP="00196708"/>
    <w:p w:rsidR="00196708" w:rsidRDefault="00196708" w:rsidP="00196708"/>
    <w:p w:rsidR="00196708" w:rsidRDefault="00196708" w:rsidP="00196708">
      <w:r>
        <w:t>RICARDO CASAS ZAPATA</w:t>
      </w:r>
    </w:p>
    <w:p w:rsidR="00196708" w:rsidRDefault="00196708" w:rsidP="00196708">
      <w:r>
        <w:t>Director.</w:t>
      </w:r>
    </w:p>
    <w:p w:rsidR="00196708" w:rsidRDefault="00196708" w:rsidP="00196708">
      <w:pPr>
        <w:rPr>
          <w:b/>
        </w:rPr>
      </w:pPr>
    </w:p>
    <w:p w:rsidR="00196708" w:rsidRDefault="00196708" w:rsidP="0042659C">
      <w:pPr>
        <w:rPr>
          <w:b/>
        </w:rPr>
      </w:pPr>
    </w:p>
    <w:p w:rsidR="00C81E1D" w:rsidRDefault="00C81E1D" w:rsidP="00C81E1D">
      <w:pPr>
        <w:rPr>
          <w:b/>
        </w:rPr>
      </w:pPr>
    </w:p>
    <w:p w:rsidR="00C81E1D" w:rsidRDefault="00C81E1D" w:rsidP="00C81E1D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C81E1D" w:rsidRDefault="00C81E1D" w:rsidP="00C81E1D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C81E1D" w:rsidRDefault="00C81E1D" w:rsidP="00C81E1D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C81E1D" w:rsidRDefault="00C81E1D" w:rsidP="00C81E1D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C81E1D" w:rsidRDefault="00C81E1D" w:rsidP="00C81E1D"/>
    <w:p w:rsidR="00C81E1D" w:rsidRDefault="004C1E3F" w:rsidP="00C81E1D">
      <w:pPr>
        <w:pStyle w:val="Ttulo1"/>
      </w:pPr>
      <w:r>
        <w:t>ORD EN DE TRABAJO  N°      07700</w:t>
      </w:r>
    </w:p>
    <w:p w:rsidR="00C81E1D" w:rsidRDefault="00C81E1D" w:rsidP="00C81E1D"/>
    <w:p w:rsidR="00C81E1D" w:rsidRDefault="00C81E1D" w:rsidP="00C81E1D">
      <w:r>
        <w:t>FE</w:t>
      </w:r>
      <w:r w:rsidR="004C1E3F">
        <w:t>CHA:</w:t>
      </w:r>
      <w:r w:rsidR="004C1E3F">
        <w:tab/>
        <w:t>Medellín,  Noviembre  30</w:t>
      </w:r>
      <w:r>
        <w:t xml:space="preserve">    de  2010</w:t>
      </w:r>
    </w:p>
    <w:p w:rsidR="00C81E1D" w:rsidRDefault="00C81E1D" w:rsidP="00C81E1D">
      <w:r>
        <w:t>PARA:</w:t>
      </w:r>
      <w:r>
        <w:tab/>
      </w:r>
      <w:r>
        <w:tab/>
        <w:t>PLÁSTICOS DARMA</w:t>
      </w:r>
    </w:p>
    <w:p w:rsidR="00C81E1D" w:rsidRDefault="00C81E1D" w:rsidP="00C81E1D">
      <w:r>
        <w:t>ATENCIÓN:</w:t>
      </w:r>
      <w:r>
        <w:tab/>
        <w:t>Sr. Darío Jaramillo</w:t>
      </w:r>
    </w:p>
    <w:p w:rsidR="00C81E1D" w:rsidRDefault="00C81E1D" w:rsidP="00C81E1D">
      <w:r>
        <w:tab/>
      </w:r>
      <w:r>
        <w:tab/>
        <w:t>Gerente.</w:t>
      </w:r>
    </w:p>
    <w:p w:rsidR="00C81E1D" w:rsidRDefault="00C81E1D" w:rsidP="00C81E1D"/>
    <w:p w:rsidR="00C81E1D" w:rsidRDefault="00C81E1D" w:rsidP="00C81E1D">
      <w:r>
        <w:t>Apreciado Don Darío:</w:t>
      </w:r>
    </w:p>
    <w:p w:rsidR="00C81E1D" w:rsidRDefault="00C81E1D" w:rsidP="00C81E1D"/>
    <w:p w:rsidR="00C81E1D" w:rsidRDefault="00C81E1D" w:rsidP="00C81E1D">
      <w:r>
        <w:t>Con la presente estamos solicitando el siguiente Material :</w:t>
      </w:r>
    </w:p>
    <w:p w:rsidR="00C81E1D" w:rsidRDefault="00C81E1D" w:rsidP="00C81E1D"/>
    <w:p w:rsidR="00C81E1D" w:rsidRDefault="00C81E1D" w:rsidP="00C81E1D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C81E1D" w:rsidRDefault="00C81E1D" w:rsidP="00C81E1D">
      <w:pPr>
        <w:rPr>
          <w:b/>
          <w:bCs/>
          <w:u w:val="single"/>
        </w:rPr>
      </w:pPr>
    </w:p>
    <w:p w:rsidR="00C81E1D" w:rsidRDefault="00C81E1D" w:rsidP="00C81E1D">
      <w:r>
        <w:t>MATERIAL:</w:t>
      </w:r>
      <w:r>
        <w:tab/>
      </w:r>
      <w:r>
        <w:tab/>
        <w:t>Polietileno Alta Densidad Pigmentado NEGRO Tubular.</w:t>
      </w:r>
    </w:p>
    <w:p w:rsidR="00C81E1D" w:rsidRDefault="00C81E1D" w:rsidP="00C81E1D">
      <w:r>
        <w:t>MEDIDA:</w:t>
      </w:r>
      <w:r>
        <w:tab/>
      </w:r>
      <w:r>
        <w:tab/>
      </w:r>
      <w:r w:rsidRPr="00CB27AA">
        <w:rPr>
          <w:b/>
        </w:rPr>
        <w:t>57</w:t>
      </w:r>
      <w:r>
        <w:t xml:space="preserve">  Cms.</w:t>
      </w:r>
    </w:p>
    <w:p w:rsidR="00C81E1D" w:rsidRDefault="00C81E1D" w:rsidP="00C81E1D">
      <w:pPr>
        <w:rPr>
          <w:b/>
          <w:bCs/>
        </w:rPr>
      </w:pPr>
      <w:r>
        <w:t>CALIBRE:</w:t>
      </w:r>
      <w:r>
        <w:tab/>
      </w:r>
      <w:r>
        <w:tab/>
      </w:r>
      <w:r>
        <w:rPr>
          <w:b/>
        </w:rPr>
        <w:t>2.9</w:t>
      </w:r>
      <w:r>
        <w:t xml:space="preserve"> </w:t>
      </w:r>
      <w:r>
        <w:rPr>
          <w:b/>
          <w:bCs/>
        </w:rPr>
        <w:t xml:space="preserve">  ”</w:t>
      </w:r>
    </w:p>
    <w:p w:rsidR="00C81E1D" w:rsidRDefault="00C81E1D" w:rsidP="00C81E1D">
      <w:r>
        <w:t>COLOR:</w:t>
      </w:r>
      <w:r>
        <w:tab/>
      </w:r>
      <w:r>
        <w:tab/>
        <w:t>NEGRO  ( Según muestra  ).</w:t>
      </w:r>
    </w:p>
    <w:p w:rsidR="00C81E1D" w:rsidRDefault="00C81E1D" w:rsidP="00C81E1D">
      <w:r>
        <w:t>TRATADO:</w:t>
      </w:r>
      <w:r>
        <w:tab/>
      </w:r>
      <w:r>
        <w:tab/>
        <w:t>2 Caras.</w:t>
      </w:r>
    </w:p>
    <w:p w:rsidR="00C81E1D" w:rsidRDefault="00C81E1D" w:rsidP="00C81E1D">
      <w:pPr>
        <w:rPr>
          <w:b/>
          <w:bCs/>
        </w:rPr>
      </w:pPr>
      <w:r>
        <w:t>CANTIDAD:</w:t>
      </w:r>
      <w:r>
        <w:tab/>
      </w:r>
      <w:r>
        <w:tab/>
      </w:r>
      <w:r w:rsidRPr="006202ED">
        <w:rPr>
          <w:b/>
        </w:rPr>
        <w:t>170   Kg.</w:t>
      </w:r>
      <w:r>
        <w:rPr>
          <w:b/>
          <w:bCs/>
        </w:rPr>
        <w:t xml:space="preserve"> </w:t>
      </w:r>
    </w:p>
    <w:p w:rsidR="00C81E1D" w:rsidRDefault="00C81E1D" w:rsidP="00C81E1D">
      <w:r>
        <w:t>REFERENCIA:</w:t>
      </w:r>
      <w:r>
        <w:tab/>
      </w:r>
      <w:r w:rsidRPr="00CF60E3">
        <w:rPr>
          <w:b/>
        </w:rPr>
        <w:t>STUDIO  54  GRANDE</w:t>
      </w:r>
    </w:p>
    <w:p w:rsidR="00C81E1D" w:rsidRDefault="00C81E1D" w:rsidP="00C81E1D">
      <w:r>
        <w:t>COLORES:</w:t>
      </w:r>
      <w:r>
        <w:tab/>
      </w:r>
      <w:r>
        <w:tab/>
        <w:t>1 ( Plata  )</w:t>
      </w:r>
    </w:p>
    <w:p w:rsidR="00C81E1D" w:rsidRDefault="00C81E1D" w:rsidP="00C81E1D">
      <w:r>
        <w:t>CARAS:</w:t>
      </w:r>
      <w:r>
        <w:tab/>
      </w:r>
      <w:r>
        <w:tab/>
        <w:t>2</w:t>
      </w:r>
    </w:p>
    <w:p w:rsidR="00C81E1D" w:rsidRDefault="00C81E1D" w:rsidP="00C81E1D">
      <w:r>
        <w:t>REPETICIÓN:</w:t>
      </w:r>
      <w:r>
        <w:tab/>
        <w:t>40</w:t>
      </w:r>
    </w:p>
    <w:p w:rsidR="00C81E1D" w:rsidRDefault="00C81E1D" w:rsidP="00C81E1D">
      <w:r>
        <w:t>RODILLO:</w:t>
      </w:r>
      <w:r>
        <w:tab/>
      </w:r>
      <w:r>
        <w:tab/>
        <w:t>40</w:t>
      </w:r>
    </w:p>
    <w:p w:rsidR="00C81E1D" w:rsidRDefault="00C81E1D" w:rsidP="00C81E1D">
      <w:r>
        <w:t>BOLSA:</w:t>
      </w:r>
      <w:r>
        <w:tab/>
      </w:r>
      <w:r>
        <w:tab/>
      </w:r>
      <w:r w:rsidRPr="00531792">
        <w:rPr>
          <w:b/>
        </w:rPr>
        <w:t>40  x  50  +  7  cms</w:t>
      </w:r>
      <w:r>
        <w:t xml:space="preserve">  con Troquel  rinon</w:t>
      </w:r>
    </w:p>
    <w:p w:rsidR="00C81E1D" w:rsidRDefault="00C81E1D" w:rsidP="00C81E1D">
      <w:r>
        <w:t>SELLADO:</w:t>
      </w:r>
      <w:r>
        <w:tab/>
      </w:r>
      <w:r>
        <w:tab/>
        <w:t>Para selle  Lateral</w:t>
      </w:r>
    </w:p>
    <w:p w:rsidR="00C81E1D" w:rsidRDefault="00C81E1D" w:rsidP="00C81E1D"/>
    <w:p w:rsidR="00C81E1D" w:rsidRDefault="00C81E1D" w:rsidP="00C81E1D">
      <w:r>
        <w:rPr>
          <w:b/>
          <w:bCs/>
          <w:u w:val="single"/>
        </w:rPr>
        <w:t>NOTA:</w:t>
      </w:r>
      <w:r>
        <w:t xml:space="preserve">  * Los cyreles estan en su planta ( </w:t>
      </w:r>
      <w:r w:rsidRPr="00E123DC">
        <w:rPr>
          <w:b/>
        </w:rPr>
        <w:t>NO</w:t>
      </w:r>
      <w:r>
        <w:t xml:space="preserve"> </w:t>
      </w:r>
      <w:r>
        <w:rPr>
          <w:b/>
        </w:rPr>
        <w:t>IMPRi</w:t>
      </w:r>
      <w:r w:rsidRPr="00CB27AA">
        <w:rPr>
          <w:b/>
        </w:rPr>
        <w:t>MIR CON DIRECCIONES</w:t>
      </w:r>
      <w:r>
        <w:t xml:space="preserve"> )</w:t>
      </w:r>
    </w:p>
    <w:p w:rsidR="00C81E1D" w:rsidRDefault="00C81E1D" w:rsidP="00C81E1D">
      <w:pPr>
        <w:numPr>
          <w:ilvl w:val="0"/>
          <w:numId w:val="1"/>
        </w:numPr>
      </w:pPr>
      <w:r>
        <w:t>Se envían muestra física  para tonos , alturas  y pigmentacion</w:t>
      </w:r>
    </w:p>
    <w:p w:rsidR="00C81E1D" w:rsidRDefault="00C81E1D" w:rsidP="00C81E1D">
      <w:pPr>
        <w:numPr>
          <w:ilvl w:val="0"/>
          <w:numId w:val="1"/>
        </w:numPr>
      </w:pPr>
      <w:r>
        <w:t>Colocar pie de imprenta de Plasticos Union.</w:t>
      </w:r>
    </w:p>
    <w:p w:rsidR="00C81E1D" w:rsidRPr="006A078B" w:rsidRDefault="00C81E1D" w:rsidP="00C81E1D">
      <w:pPr>
        <w:numPr>
          <w:ilvl w:val="0"/>
          <w:numId w:val="1"/>
        </w:numPr>
        <w:rPr>
          <w:b/>
        </w:rPr>
      </w:pPr>
      <w:r w:rsidRPr="006A078B">
        <w:rPr>
          <w:b/>
        </w:rPr>
        <w:t>NO  LLEVA  DIRECCION</w:t>
      </w:r>
      <w:r>
        <w:rPr>
          <w:b/>
        </w:rPr>
        <w:t xml:space="preserve"> , SOLO PAGINA  WEB</w:t>
      </w:r>
    </w:p>
    <w:p w:rsidR="00C81E1D" w:rsidRDefault="00C81E1D" w:rsidP="00C81E1D">
      <w:pPr>
        <w:ind w:left="885"/>
      </w:pPr>
    </w:p>
    <w:p w:rsidR="00C81E1D" w:rsidRPr="0098114D" w:rsidRDefault="00C81E1D" w:rsidP="00C81E1D">
      <w:pPr>
        <w:rPr>
          <w:b/>
          <w:u w:val="single"/>
        </w:rPr>
      </w:pPr>
    </w:p>
    <w:p w:rsidR="00C81E1D" w:rsidRDefault="00C81E1D" w:rsidP="00C81E1D">
      <w:r>
        <w:t>Agradezco la atención y colaboración prestada.</w:t>
      </w:r>
    </w:p>
    <w:p w:rsidR="00C81E1D" w:rsidRDefault="00C81E1D" w:rsidP="00C81E1D"/>
    <w:p w:rsidR="00C81E1D" w:rsidRDefault="00C81E1D" w:rsidP="00C81E1D"/>
    <w:p w:rsidR="00C81E1D" w:rsidRDefault="00C81E1D" w:rsidP="00C81E1D">
      <w:r>
        <w:t>Cordialmente,</w:t>
      </w:r>
    </w:p>
    <w:p w:rsidR="00C81E1D" w:rsidRDefault="00C81E1D" w:rsidP="00C81E1D"/>
    <w:p w:rsidR="00C81E1D" w:rsidRDefault="00C81E1D" w:rsidP="00C81E1D"/>
    <w:p w:rsidR="00C81E1D" w:rsidRDefault="00C81E1D" w:rsidP="00C81E1D">
      <w:r>
        <w:t>RICARDO CASAS ZAPATA</w:t>
      </w:r>
    </w:p>
    <w:p w:rsidR="00C81E1D" w:rsidRDefault="00C81E1D" w:rsidP="00C81E1D">
      <w:r>
        <w:t>Director.</w:t>
      </w:r>
    </w:p>
    <w:p w:rsidR="00C81E1D" w:rsidRDefault="00C81E1D" w:rsidP="00C81E1D">
      <w:pPr>
        <w:rPr>
          <w:b/>
        </w:rPr>
      </w:pPr>
    </w:p>
    <w:p w:rsidR="00C81E1D" w:rsidRDefault="00C81E1D" w:rsidP="0042659C">
      <w:pPr>
        <w:rPr>
          <w:b/>
        </w:rPr>
      </w:pPr>
    </w:p>
    <w:p w:rsidR="004C1E3F" w:rsidRDefault="004C1E3F" w:rsidP="0042659C">
      <w:pPr>
        <w:rPr>
          <w:b/>
        </w:rPr>
      </w:pPr>
    </w:p>
    <w:p w:rsidR="004C1E3F" w:rsidRDefault="004C1E3F" w:rsidP="0042659C">
      <w:pPr>
        <w:rPr>
          <w:b/>
        </w:rPr>
      </w:pPr>
    </w:p>
    <w:p w:rsidR="004C1E3F" w:rsidRDefault="004C1E3F" w:rsidP="004C1E3F"/>
    <w:p w:rsidR="004C1E3F" w:rsidRDefault="004C1E3F" w:rsidP="004C1E3F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4C1E3F" w:rsidRDefault="004C1E3F" w:rsidP="004C1E3F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4C1E3F" w:rsidRDefault="004C1E3F" w:rsidP="004C1E3F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4C1E3F" w:rsidRDefault="004C1E3F" w:rsidP="004C1E3F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4C1E3F" w:rsidRDefault="004C1E3F" w:rsidP="004C1E3F"/>
    <w:p w:rsidR="004C1E3F" w:rsidRDefault="004C1E3F" w:rsidP="004C1E3F">
      <w:pPr>
        <w:pStyle w:val="Ttulo1"/>
      </w:pPr>
      <w:r>
        <w:t>ORD EN DE TRABAJO  N°      07699</w:t>
      </w:r>
    </w:p>
    <w:p w:rsidR="004C1E3F" w:rsidRDefault="004C1E3F" w:rsidP="004C1E3F"/>
    <w:p w:rsidR="004C1E3F" w:rsidRDefault="004C1E3F" w:rsidP="004C1E3F">
      <w:r>
        <w:t>FECHA:</w:t>
      </w:r>
      <w:r>
        <w:tab/>
        <w:t>Medellín, Julio  16   de   2010</w:t>
      </w:r>
    </w:p>
    <w:p w:rsidR="004C1E3F" w:rsidRDefault="004C1E3F" w:rsidP="004C1E3F">
      <w:r>
        <w:t>PARA:</w:t>
      </w:r>
      <w:r>
        <w:tab/>
      </w:r>
      <w:r>
        <w:tab/>
        <w:t>PLÁSTICOS DARMA</w:t>
      </w:r>
    </w:p>
    <w:p w:rsidR="004C1E3F" w:rsidRDefault="004C1E3F" w:rsidP="004C1E3F">
      <w:r>
        <w:t>ATENCIÓN:</w:t>
      </w:r>
      <w:r>
        <w:tab/>
        <w:t>Sr. Darío Jaramillo</w:t>
      </w:r>
    </w:p>
    <w:p w:rsidR="004C1E3F" w:rsidRDefault="004C1E3F" w:rsidP="004C1E3F">
      <w:r>
        <w:tab/>
      </w:r>
      <w:r>
        <w:tab/>
        <w:t>Gerente.</w:t>
      </w:r>
    </w:p>
    <w:p w:rsidR="004C1E3F" w:rsidRDefault="004C1E3F" w:rsidP="004C1E3F"/>
    <w:p w:rsidR="004C1E3F" w:rsidRDefault="004C1E3F" w:rsidP="004C1E3F">
      <w:r>
        <w:t>Apreciado Don Darío:</w:t>
      </w:r>
    </w:p>
    <w:p w:rsidR="004C1E3F" w:rsidRDefault="004C1E3F" w:rsidP="004C1E3F"/>
    <w:p w:rsidR="004C1E3F" w:rsidRPr="0096137E" w:rsidRDefault="004C1E3F" w:rsidP="004C1E3F">
      <w:pPr>
        <w:rPr>
          <w:b/>
        </w:rPr>
      </w:pPr>
      <w:r>
        <w:t>Con la presente estamos solicitando el siguiente Material :</w:t>
      </w:r>
    </w:p>
    <w:p w:rsidR="004C1E3F" w:rsidRDefault="004C1E3F" w:rsidP="004C1E3F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4C1E3F" w:rsidRDefault="004C1E3F" w:rsidP="004C1E3F"/>
    <w:p w:rsidR="004C1E3F" w:rsidRDefault="004C1E3F" w:rsidP="004C1E3F">
      <w:r>
        <w:t>MATERIAL:</w:t>
      </w:r>
      <w:r>
        <w:tab/>
      </w:r>
      <w:r>
        <w:tab/>
        <w:t xml:space="preserve">Polietileno Alta Densidad Pigmentado </w:t>
      </w:r>
      <w:r w:rsidRPr="00496357">
        <w:rPr>
          <w:b/>
        </w:rPr>
        <w:t xml:space="preserve">NEGRO </w:t>
      </w:r>
    </w:p>
    <w:p w:rsidR="004C1E3F" w:rsidRDefault="004C1E3F" w:rsidP="004C1E3F">
      <w:r>
        <w:t>MEDIDA:</w:t>
      </w:r>
      <w:r>
        <w:tab/>
      </w:r>
      <w:r>
        <w:tab/>
      </w:r>
      <w:r>
        <w:rPr>
          <w:b/>
        </w:rPr>
        <w:t>40</w:t>
      </w:r>
      <w:r>
        <w:t xml:space="preserve">  Cms.</w:t>
      </w:r>
    </w:p>
    <w:p w:rsidR="004C1E3F" w:rsidRDefault="004C1E3F" w:rsidP="004C1E3F">
      <w:pPr>
        <w:rPr>
          <w:b/>
          <w:bCs/>
        </w:rPr>
      </w:pPr>
      <w:r>
        <w:t>CALIBRE:</w:t>
      </w:r>
      <w:r>
        <w:tab/>
      </w:r>
      <w:r>
        <w:tab/>
      </w:r>
      <w:r>
        <w:rPr>
          <w:b/>
        </w:rPr>
        <w:t>2.</w:t>
      </w:r>
      <w:r w:rsidRPr="00553674">
        <w:rPr>
          <w:b/>
        </w:rPr>
        <w:t>9</w:t>
      </w:r>
      <w:r w:rsidRPr="00553674">
        <w:rPr>
          <w:b/>
          <w:bCs/>
        </w:rPr>
        <w:t xml:space="preserve"> </w:t>
      </w:r>
      <w:r>
        <w:rPr>
          <w:b/>
          <w:bCs/>
        </w:rPr>
        <w:t xml:space="preserve"> ”</w:t>
      </w:r>
    </w:p>
    <w:p w:rsidR="004C1E3F" w:rsidRDefault="004C1E3F" w:rsidP="004C1E3F">
      <w:r>
        <w:t>COLOR:</w:t>
      </w:r>
      <w:r>
        <w:tab/>
      </w:r>
      <w:r>
        <w:tab/>
        <w:t>NEGRO  ( Según muestra  ).</w:t>
      </w:r>
    </w:p>
    <w:p w:rsidR="004C1E3F" w:rsidRDefault="004C1E3F" w:rsidP="004C1E3F">
      <w:r>
        <w:t>TRATADO:</w:t>
      </w:r>
      <w:r>
        <w:tab/>
      </w:r>
      <w:r>
        <w:tab/>
        <w:t>2 Caras.</w:t>
      </w:r>
    </w:p>
    <w:p w:rsidR="004C1E3F" w:rsidRDefault="004C1E3F" w:rsidP="004C1E3F">
      <w:pPr>
        <w:rPr>
          <w:b/>
          <w:bCs/>
        </w:rPr>
      </w:pPr>
      <w:r>
        <w:t>CANTIDAD:</w:t>
      </w:r>
      <w:r>
        <w:tab/>
      </w:r>
      <w:r>
        <w:tab/>
      </w:r>
      <w:r>
        <w:rPr>
          <w:b/>
        </w:rPr>
        <w:t xml:space="preserve">100 </w:t>
      </w:r>
      <w:r w:rsidRPr="00212963">
        <w:rPr>
          <w:b/>
        </w:rPr>
        <w:t xml:space="preserve">   Kg.</w:t>
      </w:r>
    </w:p>
    <w:p w:rsidR="004C1E3F" w:rsidRDefault="004C1E3F" w:rsidP="004C1E3F">
      <w:r>
        <w:t>REFERENCIA:</w:t>
      </w:r>
      <w:r>
        <w:tab/>
      </w:r>
      <w:r>
        <w:rPr>
          <w:b/>
        </w:rPr>
        <w:t>STUDIO  54  MEDIANA</w:t>
      </w:r>
    </w:p>
    <w:p w:rsidR="004C1E3F" w:rsidRDefault="004C1E3F" w:rsidP="004C1E3F">
      <w:r>
        <w:t>COLORES:</w:t>
      </w:r>
      <w:r>
        <w:tab/>
      </w:r>
      <w:r>
        <w:tab/>
        <w:t>1 ( Plata  )</w:t>
      </w:r>
    </w:p>
    <w:p w:rsidR="004C1E3F" w:rsidRDefault="004C1E3F" w:rsidP="004C1E3F">
      <w:r>
        <w:t>CARAS:</w:t>
      </w:r>
      <w:r>
        <w:tab/>
      </w:r>
      <w:r>
        <w:tab/>
        <w:t>2</w:t>
      </w:r>
    </w:p>
    <w:p w:rsidR="004C1E3F" w:rsidRDefault="004C1E3F" w:rsidP="004C1E3F">
      <w:r>
        <w:t>REPETICIÓN:</w:t>
      </w:r>
      <w:r>
        <w:tab/>
        <w:t>32</w:t>
      </w:r>
    </w:p>
    <w:p w:rsidR="004C1E3F" w:rsidRDefault="004C1E3F" w:rsidP="004C1E3F">
      <w:r>
        <w:t>RODILLO:</w:t>
      </w:r>
      <w:r>
        <w:tab/>
      </w:r>
      <w:r>
        <w:tab/>
        <w:t>32</w:t>
      </w:r>
    </w:p>
    <w:p w:rsidR="004C1E3F" w:rsidRDefault="004C1E3F" w:rsidP="004C1E3F">
      <w:r>
        <w:t>BOLSA:</w:t>
      </w:r>
      <w:r>
        <w:tab/>
      </w:r>
      <w:r>
        <w:tab/>
      </w:r>
      <w:r w:rsidRPr="0067498C">
        <w:rPr>
          <w:b/>
        </w:rPr>
        <w:t>32  x  40</w:t>
      </w:r>
      <w:r>
        <w:t xml:space="preserve">    cms  con Troquel  rinon</w:t>
      </w:r>
    </w:p>
    <w:p w:rsidR="004C1E3F" w:rsidRDefault="004C1E3F" w:rsidP="004C1E3F">
      <w:r>
        <w:t>SELLADO:</w:t>
      </w:r>
      <w:r>
        <w:tab/>
      </w:r>
      <w:r>
        <w:tab/>
        <w:t>Para selle  Lateral</w:t>
      </w:r>
    </w:p>
    <w:p w:rsidR="004C1E3F" w:rsidRDefault="004C1E3F" w:rsidP="004C1E3F"/>
    <w:p w:rsidR="004C1E3F" w:rsidRDefault="004C1E3F" w:rsidP="004C1E3F"/>
    <w:p w:rsidR="004C1E3F" w:rsidRDefault="004C1E3F" w:rsidP="004C1E3F">
      <w:r>
        <w:rPr>
          <w:b/>
          <w:bCs/>
          <w:u w:val="single"/>
        </w:rPr>
        <w:t>NOTA:</w:t>
      </w:r>
      <w:r>
        <w:t xml:space="preserve">  * Los cyreles estan en su planta </w:t>
      </w:r>
    </w:p>
    <w:p w:rsidR="004C1E3F" w:rsidRDefault="004C1E3F" w:rsidP="004C1E3F">
      <w:pPr>
        <w:numPr>
          <w:ilvl w:val="0"/>
          <w:numId w:val="1"/>
        </w:numPr>
      </w:pPr>
      <w:r>
        <w:t>Se envían muestra física  para tonos , alturas  y pigmentacion</w:t>
      </w:r>
    </w:p>
    <w:p w:rsidR="004C1E3F" w:rsidRDefault="004C1E3F" w:rsidP="004C1E3F">
      <w:pPr>
        <w:numPr>
          <w:ilvl w:val="0"/>
          <w:numId w:val="1"/>
        </w:numPr>
      </w:pPr>
      <w:r>
        <w:t>Colocar pie de imprenta de Plasticos Union.</w:t>
      </w:r>
    </w:p>
    <w:p w:rsidR="004C1E3F" w:rsidRPr="006A078B" w:rsidRDefault="004C1E3F" w:rsidP="004C1E3F">
      <w:pPr>
        <w:numPr>
          <w:ilvl w:val="0"/>
          <w:numId w:val="1"/>
        </w:numPr>
        <w:rPr>
          <w:b/>
        </w:rPr>
      </w:pPr>
      <w:r w:rsidRPr="006A078B">
        <w:rPr>
          <w:b/>
        </w:rPr>
        <w:t>NO  LLEVA  DIRECCION</w:t>
      </w:r>
      <w:r>
        <w:rPr>
          <w:b/>
        </w:rPr>
        <w:t xml:space="preserve"> , SOLO PAGINA  WEB</w:t>
      </w:r>
    </w:p>
    <w:p w:rsidR="004C1E3F" w:rsidRDefault="004C1E3F" w:rsidP="004C1E3F">
      <w:pPr>
        <w:ind w:left="885"/>
      </w:pPr>
    </w:p>
    <w:p w:rsidR="004C1E3F" w:rsidRDefault="004C1E3F" w:rsidP="004C1E3F">
      <w:pPr>
        <w:ind w:left="885"/>
      </w:pPr>
    </w:p>
    <w:p w:rsidR="004C1E3F" w:rsidRPr="0098114D" w:rsidRDefault="004C1E3F" w:rsidP="004C1E3F">
      <w:pPr>
        <w:rPr>
          <w:b/>
          <w:u w:val="single"/>
        </w:rPr>
      </w:pPr>
    </w:p>
    <w:p w:rsidR="004C1E3F" w:rsidRDefault="004C1E3F" w:rsidP="004C1E3F">
      <w:r>
        <w:t>Agradezco la atención y colaboración prestada.</w:t>
      </w:r>
    </w:p>
    <w:p w:rsidR="004C1E3F" w:rsidRDefault="004C1E3F" w:rsidP="004C1E3F"/>
    <w:p w:rsidR="004C1E3F" w:rsidRDefault="004C1E3F" w:rsidP="004C1E3F"/>
    <w:p w:rsidR="004C1E3F" w:rsidRDefault="004C1E3F" w:rsidP="004C1E3F">
      <w:r>
        <w:t>Cordialmente,</w:t>
      </w:r>
    </w:p>
    <w:p w:rsidR="004C1E3F" w:rsidRDefault="004C1E3F" w:rsidP="004C1E3F"/>
    <w:p w:rsidR="004C1E3F" w:rsidRDefault="004C1E3F" w:rsidP="004C1E3F"/>
    <w:p w:rsidR="004C1E3F" w:rsidRDefault="004C1E3F" w:rsidP="004C1E3F">
      <w:r>
        <w:t>RICARDO CASAS ZAPATA</w:t>
      </w:r>
    </w:p>
    <w:p w:rsidR="004C1E3F" w:rsidRDefault="004C1E3F" w:rsidP="004C1E3F">
      <w:r>
        <w:t>Director.</w:t>
      </w:r>
    </w:p>
    <w:p w:rsidR="004C1E3F" w:rsidRDefault="004C1E3F" w:rsidP="004C1E3F">
      <w:pPr>
        <w:rPr>
          <w:b/>
        </w:rPr>
      </w:pPr>
    </w:p>
    <w:p w:rsidR="004C1E3F" w:rsidRDefault="004C1E3F" w:rsidP="0042659C">
      <w:pPr>
        <w:rPr>
          <w:b/>
        </w:rPr>
      </w:pPr>
    </w:p>
    <w:p w:rsidR="0028730A" w:rsidRDefault="0028730A" w:rsidP="0042659C">
      <w:pPr>
        <w:rPr>
          <w:b/>
        </w:rPr>
      </w:pPr>
    </w:p>
    <w:p w:rsidR="0028730A" w:rsidRDefault="0028730A" w:rsidP="0042659C">
      <w:pPr>
        <w:rPr>
          <w:b/>
        </w:rPr>
      </w:pPr>
    </w:p>
    <w:p w:rsidR="0028730A" w:rsidRDefault="0028730A" w:rsidP="0028730A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28730A" w:rsidRDefault="0028730A" w:rsidP="0028730A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28730A" w:rsidRDefault="0028730A" w:rsidP="0028730A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28730A" w:rsidRDefault="0028730A" w:rsidP="0028730A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28730A" w:rsidRDefault="0028730A" w:rsidP="0028730A">
      <w:pPr>
        <w:rPr>
          <w:b/>
          <w:bCs/>
        </w:rPr>
      </w:pPr>
    </w:p>
    <w:p w:rsidR="0028730A" w:rsidRDefault="0028730A" w:rsidP="0028730A">
      <w:pPr>
        <w:pStyle w:val="Ttulo1"/>
      </w:pPr>
      <w:r>
        <w:t>ORDEN DE TRABAJO    N°      07839</w:t>
      </w:r>
    </w:p>
    <w:p w:rsidR="0028730A" w:rsidRDefault="0028730A" w:rsidP="0028730A"/>
    <w:p w:rsidR="0028730A" w:rsidRDefault="0028730A" w:rsidP="0028730A">
      <w:r>
        <w:t>FECHA:</w:t>
      </w:r>
      <w:r>
        <w:tab/>
        <w:t>Medellín, Diciembre  02   de  2010</w:t>
      </w:r>
    </w:p>
    <w:p w:rsidR="0028730A" w:rsidRDefault="0028730A" w:rsidP="0028730A">
      <w:r>
        <w:t>PARA:</w:t>
      </w:r>
      <w:r>
        <w:tab/>
      </w:r>
      <w:r>
        <w:tab/>
        <w:t>PLÁSTICOS DARMA</w:t>
      </w:r>
    </w:p>
    <w:p w:rsidR="0028730A" w:rsidRDefault="0028730A" w:rsidP="0028730A">
      <w:r>
        <w:t>ATENCIÓN:</w:t>
      </w:r>
      <w:r>
        <w:tab/>
        <w:t>Sr. Darío Jaramillo</w:t>
      </w:r>
    </w:p>
    <w:p w:rsidR="0028730A" w:rsidRDefault="0028730A" w:rsidP="0028730A">
      <w:r>
        <w:tab/>
      </w:r>
      <w:r>
        <w:tab/>
        <w:t>Gerente.</w:t>
      </w:r>
    </w:p>
    <w:p w:rsidR="0028730A" w:rsidRDefault="0028730A" w:rsidP="0028730A"/>
    <w:p w:rsidR="0028730A" w:rsidRDefault="0028730A" w:rsidP="0028730A">
      <w:r>
        <w:t>Apreciado Don Darío:</w:t>
      </w:r>
    </w:p>
    <w:p w:rsidR="0028730A" w:rsidRDefault="0028730A" w:rsidP="0028730A"/>
    <w:p w:rsidR="0028730A" w:rsidRDefault="0028730A" w:rsidP="0028730A">
      <w:r>
        <w:t>Con la presente estamos solicitando el siguiente servicio de  IMPRESION:</w:t>
      </w:r>
    </w:p>
    <w:p w:rsidR="0028730A" w:rsidRDefault="0028730A" w:rsidP="0028730A"/>
    <w:p w:rsidR="0028730A" w:rsidRDefault="0028730A" w:rsidP="0028730A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28730A" w:rsidRDefault="0028730A" w:rsidP="0028730A">
      <w:pPr>
        <w:rPr>
          <w:b/>
        </w:rPr>
      </w:pPr>
      <w:r>
        <w:t xml:space="preserve">MATERIAL   :           Polipropileno Tubular de    </w:t>
      </w:r>
      <w:r>
        <w:rPr>
          <w:b/>
        </w:rPr>
        <w:t>45  cms</w:t>
      </w:r>
    </w:p>
    <w:p w:rsidR="0028730A" w:rsidRDefault="0028730A" w:rsidP="0028730A">
      <w:r>
        <w:t xml:space="preserve">CLIBRE      :               </w:t>
      </w:r>
      <w:smartTag w:uri="urn:schemas-microsoft-com:office:smarttags" w:element="metricconverter">
        <w:smartTagPr>
          <w:attr w:name="ProductID" w:val="1.5 ”"/>
        </w:smartTagPr>
        <w:r>
          <w:t>1.5 ”</w:t>
        </w:r>
      </w:smartTag>
    </w:p>
    <w:p w:rsidR="0028730A" w:rsidRDefault="0028730A" w:rsidP="0028730A">
      <w:r>
        <w:t>REFERENCIA:</w:t>
      </w:r>
      <w:r>
        <w:tab/>
      </w:r>
      <w:r>
        <w:rPr>
          <w:b/>
        </w:rPr>
        <w:t>PAN  TAJADO   TULIPAN</w:t>
      </w:r>
    </w:p>
    <w:p w:rsidR="0028730A" w:rsidRDefault="0028730A" w:rsidP="0028730A">
      <w:r>
        <w:t>CANTIDAD    :          100    Kg</w:t>
      </w:r>
    </w:p>
    <w:p w:rsidR="0028730A" w:rsidRDefault="0028730A" w:rsidP="0028730A">
      <w:r>
        <w:t>COLORES:</w:t>
      </w:r>
      <w:r>
        <w:tab/>
      </w:r>
      <w:r>
        <w:tab/>
        <w:t xml:space="preserve">3 </w:t>
      </w:r>
    </w:p>
    <w:p w:rsidR="0028730A" w:rsidRDefault="0028730A" w:rsidP="0028730A">
      <w:r>
        <w:t>CARAS:</w:t>
      </w:r>
      <w:r>
        <w:tab/>
      </w:r>
      <w:r>
        <w:tab/>
        <w:t>2</w:t>
      </w:r>
    </w:p>
    <w:p w:rsidR="0028730A" w:rsidRDefault="0028730A" w:rsidP="0028730A">
      <w:r>
        <w:t>REPETICIÓN:</w:t>
      </w:r>
      <w:r>
        <w:tab/>
        <w:t>20</w:t>
      </w:r>
    </w:p>
    <w:p w:rsidR="0028730A" w:rsidRDefault="0028730A" w:rsidP="0028730A">
      <w:r>
        <w:t>RODILLO:</w:t>
      </w:r>
      <w:r>
        <w:tab/>
      </w:r>
      <w:r>
        <w:tab/>
        <w:t>40</w:t>
      </w:r>
    </w:p>
    <w:p w:rsidR="0028730A" w:rsidRDefault="0028730A" w:rsidP="0028730A">
      <w:r>
        <w:t>BOLSA:</w:t>
      </w:r>
      <w:r>
        <w:tab/>
      </w:r>
      <w:r>
        <w:tab/>
        <w:t xml:space="preserve">20  x 41  +  4  cms  FF </w:t>
      </w:r>
    </w:p>
    <w:p w:rsidR="0028730A" w:rsidRDefault="0028730A" w:rsidP="0028730A">
      <w:r>
        <w:t>SELLADO:</w:t>
      </w:r>
      <w:r>
        <w:tab/>
      </w:r>
      <w:r>
        <w:tab/>
        <w:t>Para selle lateral.</w:t>
      </w:r>
    </w:p>
    <w:p w:rsidR="0028730A" w:rsidRDefault="0028730A" w:rsidP="0028730A"/>
    <w:p w:rsidR="0028730A" w:rsidRDefault="0028730A" w:rsidP="0028730A"/>
    <w:p w:rsidR="0028730A" w:rsidRDefault="0028730A" w:rsidP="0028730A">
      <w:r>
        <w:rPr>
          <w:b/>
          <w:bCs/>
          <w:u w:val="single"/>
        </w:rPr>
        <w:t>NOTA:</w:t>
      </w:r>
      <w:r>
        <w:t xml:space="preserve">  * Los cyreles se encuentran en su planta</w:t>
      </w:r>
    </w:p>
    <w:p w:rsidR="0028730A" w:rsidRDefault="0028730A" w:rsidP="0028730A">
      <w:pPr>
        <w:numPr>
          <w:ilvl w:val="0"/>
          <w:numId w:val="17"/>
        </w:numPr>
      </w:pPr>
      <w:r>
        <w:t>Se envían  Arte para  tonos y alturas</w:t>
      </w:r>
    </w:p>
    <w:p w:rsidR="0028730A" w:rsidRDefault="0028730A" w:rsidP="0028730A">
      <w:pPr>
        <w:ind w:left="885"/>
      </w:pPr>
      <w:r>
        <w:t xml:space="preserve">-   Se  envia el material de PP de </w:t>
      </w:r>
      <w:r>
        <w:rPr>
          <w:b/>
        </w:rPr>
        <w:t>45  cms</w:t>
      </w:r>
    </w:p>
    <w:p w:rsidR="0028730A" w:rsidRDefault="0028730A" w:rsidP="0028730A">
      <w:pPr>
        <w:ind w:left="885"/>
      </w:pPr>
    </w:p>
    <w:p w:rsidR="0028730A" w:rsidRDefault="0028730A" w:rsidP="0028730A">
      <w:pPr>
        <w:ind w:left="885"/>
      </w:pPr>
    </w:p>
    <w:p w:rsidR="0028730A" w:rsidRDefault="0028730A" w:rsidP="0028730A">
      <w:r>
        <w:t>Agradezco la atención y colaboración prestada</w:t>
      </w:r>
    </w:p>
    <w:p w:rsidR="0028730A" w:rsidRDefault="0028730A" w:rsidP="0028730A"/>
    <w:p w:rsidR="0028730A" w:rsidRDefault="0028730A" w:rsidP="0028730A"/>
    <w:p w:rsidR="0028730A" w:rsidRDefault="0028730A" w:rsidP="0028730A">
      <w:r>
        <w:t>Cordialmente,</w:t>
      </w:r>
    </w:p>
    <w:p w:rsidR="0028730A" w:rsidRDefault="0028730A" w:rsidP="0028730A"/>
    <w:p w:rsidR="0028730A" w:rsidRDefault="0028730A" w:rsidP="0028730A"/>
    <w:p w:rsidR="0028730A" w:rsidRDefault="0028730A" w:rsidP="0028730A"/>
    <w:p w:rsidR="0028730A" w:rsidRDefault="0028730A" w:rsidP="0028730A">
      <w:r>
        <w:t>RICARDO CASAS ZAPATA</w:t>
      </w:r>
    </w:p>
    <w:p w:rsidR="0028730A" w:rsidRDefault="0028730A" w:rsidP="0028730A">
      <w:r>
        <w:t>Director.</w:t>
      </w:r>
    </w:p>
    <w:p w:rsidR="0028730A" w:rsidRDefault="0028730A" w:rsidP="0028730A">
      <w:pPr>
        <w:rPr>
          <w:b/>
        </w:rPr>
      </w:pPr>
    </w:p>
    <w:p w:rsidR="0028730A" w:rsidRDefault="0028730A" w:rsidP="0028730A">
      <w:pPr>
        <w:rPr>
          <w:b/>
        </w:rPr>
      </w:pPr>
    </w:p>
    <w:p w:rsidR="0028730A" w:rsidRDefault="0028730A" w:rsidP="0028730A">
      <w:pPr>
        <w:rPr>
          <w:b/>
        </w:rPr>
      </w:pPr>
    </w:p>
    <w:p w:rsidR="0028730A" w:rsidRDefault="0028730A" w:rsidP="0042659C">
      <w:pPr>
        <w:rPr>
          <w:b/>
        </w:rPr>
      </w:pPr>
    </w:p>
    <w:p w:rsidR="001A2F7A" w:rsidRDefault="001A2F7A" w:rsidP="0042659C">
      <w:pPr>
        <w:rPr>
          <w:b/>
        </w:rPr>
      </w:pPr>
    </w:p>
    <w:p w:rsidR="001A2F7A" w:rsidRDefault="001A2F7A" w:rsidP="0042659C">
      <w:pPr>
        <w:rPr>
          <w:b/>
        </w:rPr>
      </w:pPr>
    </w:p>
    <w:p w:rsidR="001A2F7A" w:rsidRDefault="001A2F7A" w:rsidP="0042659C">
      <w:pPr>
        <w:rPr>
          <w:b/>
        </w:rPr>
      </w:pPr>
    </w:p>
    <w:p w:rsidR="001A2F7A" w:rsidRDefault="001A2F7A" w:rsidP="001A2F7A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1A2F7A" w:rsidRDefault="001A2F7A" w:rsidP="001A2F7A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1A2F7A" w:rsidRDefault="001A2F7A" w:rsidP="001A2F7A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1A2F7A" w:rsidRDefault="001A2F7A" w:rsidP="001A2F7A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1A2F7A" w:rsidRDefault="001A2F7A" w:rsidP="001A2F7A"/>
    <w:p w:rsidR="001A2F7A" w:rsidRDefault="001A2F7A" w:rsidP="001A2F7A">
      <w:pPr>
        <w:pStyle w:val="Ttulo1"/>
      </w:pPr>
      <w:r>
        <w:t>ORDEN DE TRABAJO   N°      07841</w:t>
      </w:r>
    </w:p>
    <w:p w:rsidR="001A2F7A" w:rsidRDefault="001A2F7A" w:rsidP="001A2F7A"/>
    <w:p w:rsidR="001A2F7A" w:rsidRDefault="001A2F7A" w:rsidP="001A2F7A">
      <w:r>
        <w:t>FECHA:</w:t>
      </w:r>
      <w:r>
        <w:tab/>
        <w:t>Medellín, Diciembre  02    de  2010</w:t>
      </w:r>
    </w:p>
    <w:p w:rsidR="001A2F7A" w:rsidRDefault="001A2F7A" w:rsidP="001A2F7A">
      <w:r>
        <w:t>PARA:</w:t>
      </w:r>
      <w:r>
        <w:tab/>
      </w:r>
      <w:r>
        <w:tab/>
        <w:t>PLÁSTICOS   DARMA</w:t>
      </w:r>
    </w:p>
    <w:p w:rsidR="001A2F7A" w:rsidRDefault="001A2F7A" w:rsidP="001A2F7A">
      <w:r>
        <w:t>ATENCIÓN:</w:t>
      </w:r>
      <w:r>
        <w:tab/>
        <w:t>Sr. DARIO JARAMILLO</w:t>
      </w:r>
    </w:p>
    <w:p w:rsidR="001A2F7A" w:rsidRDefault="001A2F7A" w:rsidP="001A2F7A"/>
    <w:p w:rsidR="001A2F7A" w:rsidRDefault="001A2F7A" w:rsidP="001A2F7A">
      <w:r>
        <w:t>Apreciado Dn DARIO:</w:t>
      </w:r>
    </w:p>
    <w:p w:rsidR="001A2F7A" w:rsidRDefault="001A2F7A" w:rsidP="001A2F7A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1A2F7A" w:rsidRDefault="001A2F7A" w:rsidP="001A2F7A"/>
    <w:p w:rsidR="001A2F7A" w:rsidRDefault="001A2F7A" w:rsidP="001A2F7A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1A2F7A" w:rsidRDefault="001A2F7A" w:rsidP="001A2F7A"/>
    <w:p w:rsidR="001A2F7A" w:rsidRDefault="001A2F7A" w:rsidP="001A2F7A">
      <w:r>
        <w:t>MATERIAL :</w:t>
      </w:r>
      <w:r>
        <w:tab/>
      </w:r>
      <w:r>
        <w:tab/>
        <w:t xml:space="preserve">Polietileno de Baja  densidad   </w:t>
      </w:r>
      <w:r>
        <w:rPr>
          <w:b/>
          <w:u w:val="single"/>
        </w:rPr>
        <w:t xml:space="preserve">Transparente </w:t>
      </w:r>
      <w:r>
        <w:t xml:space="preserve"> Tubular</w:t>
      </w:r>
    </w:p>
    <w:p w:rsidR="001A2F7A" w:rsidRDefault="001A2F7A" w:rsidP="001A2F7A">
      <w:r>
        <w:t>MEDIDA:</w:t>
      </w:r>
      <w:r>
        <w:tab/>
      </w:r>
      <w:r>
        <w:tab/>
      </w:r>
      <w:r>
        <w:rPr>
          <w:b/>
        </w:rPr>
        <w:t>7</w:t>
      </w:r>
      <w:r w:rsidRPr="008D3CB8">
        <w:rPr>
          <w:b/>
        </w:rPr>
        <w:t>0</w:t>
      </w:r>
      <w:r>
        <w:t xml:space="preserve">   cms   </w:t>
      </w:r>
    </w:p>
    <w:p w:rsidR="001A2F7A" w:rsidRDefault="001A2F7A" w:rsidP="001A2F7A">
      <w:r>
        <w:t>CALIBRE :</w:t>
      </w:r>
      <w:r>
        <w:tab/>
      </w:r>
      <w:r>
        <w:tab/>
      </w:r>
      <w:r w:rsidRPr="00BB33FF">
        <w:rPr>
          <w:b/>
        </w:rPr>
        <w:t>1.</w:t>
      </w:r>
      <w:r>
        <w:rPr>
          <w:b/>
        </w:rPr>
        <w:t>5</w:t>
      </w:r>
      <w:r>
        <w:t xml:space="preserve">   “</w:t>
      </w:r>
    </w:p>
    <w:p w:rsidR="001A2F7A" w:rsidRDefault="001A2F7A" w:rsidP="001A2F7A">
      <w:r>
        <w:t>COLOR :</w:t>
      </w:r>
      <w:r>
        <w:tab/>
      </w:r>
      <w:r>
        <w:tab/>
        <w:t>Transparente</w:t>
      </w:r>
    </w:p>
    <w:p w:rsidR="001A2F7A" w:rsidRPr="0007721A" w:rsidRDefault="001A2F7A" w:rsidP="001A2F7A">
      <w:r>
        <w:t xml:space="preserve">TRATADO : </w:t>
      </w:r>
      <w:r>
        <w:tab/>
      </w:r>
      <w:r>
        <w:tab/>
        <w:t>1  cara</w:t>
      </w:r>
    </w:p>
    <w:p w:rsidR="001A2F7A" w:rsidRDefault="001A2F7A" w:rsidP="001A2F7A">
      <w:r>
        <w:t xml:space="preserve">CANTIDAD : </w:t>
      </w:r>
      <w:r>
        <w:tab/>
      </w:r>
      <w:r w:rsidRPr="00AD0457">
        <w:rPr>
          <w:b/>
        </w:rPr>
        <w:t>1</w:t>
      </w:r>
      <w:r>
        <w:rPr>
          <w:b/>
        </w:rPr>
        <w:t>3</w:t>
      </w:r>
      <w:r w:rsidRPr="00AD0457">
        <w:rPr>
          <w:b/>
        </w:rPr>
        <w:t>0</w:t>
      </w:r>
      <w:r>
        <w:t xml:space="preserve">    kg</w:t>
      </w:r>
    </w:p>
    <w:p w:rsidR="001A2F7A" w:rsidRDefault="001A2F7A" w:rsidP="001A2F7A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 xml:space="preserve">1 (  PANTONE  </w:t>
      </w:r>
      <w:smartTag w:uri="urn:schemas-microsoft-com:office:smarttags" w:element="metricconverter">
        <w:smartTagPr>
          <w:attr w:name="ProductID" w:val="287 C"/>
        </w:smartTagPr>
        <w:r>
          <w:t>287 C</w:t>
        </w:r>
      </w:smartTag>
      <w:r>
        <w:t xml:space="preserve">    ) </w:t>
      </w:r>
    </w:p>
    <w:p w:rsidR="001A2F7A" w:rsidRDefault="001A2F7A" w:rsidP="001A2F7A">
      <w:r>
        <w:t xml:space="preserve">CARAS : </w:t>
      </w:r>
      <w:r>
        <w:tab/>
      </w:r>
      <w:r>
        <w:tab/>
        <w:t>1  ( 1  x  1  )</w:t>
      </w:r>
    </w:p>
    <w:p w:rsidR="001A2F7A" w:rsidRDefault="001A2F7A" w:rsidP="001A2F7A">
      <w:r>
        <w:t xml:space="preserve">REPETICIÓN : </w:t>
      </w:r>
      <w:r>
        <w:tab/>
        <w:t>50   cms</w:t>
      </w:r>
    </w:p>
    <w:p w:rsidR="001A2F7A" w:rsidRDefault="001A2F7A" w:rsidP="001A2F7A">
      <w:r>
        <w:t>RODILLO :</w:t>
      </w:r>
      <w:r>
        <w:tab/>
      </w:r>
      <w:r>
        <w:tab/>
        <w:t>50</w:t>
      </w:r>
    </w:p>
    <w:p w:rsidR="001A2F7A" w:rsidRDefault="001A2F7A" w:rsidP="001A2F7A">
      <w:r>
        <w:t>BOLSA  :</w:t>
      </w:r>
      <w:r>
        <w:tab/>
      </w:r>
      <w:r>
        <w:tab/>
      </w:r>
      <w:r w:rsidRPr="00912C7E">
        <w:rPr>
          <w:b/>
        </w:rPr>
        <w:t>50  x</w:t>
      </w:r>
      <w:r>
        <w:rPr>
          <w:b/>
        </w:rPr>
        <w:t xml:space="preserve">  7</w:t>
      </w:r>
      <w:r w:rsidRPr="00336CAC">
        <w:rPr>
          <w:b/>
        </w:rPr>
        <w:t>0   cm</w:t>
      </w:r>
      <w:r>
        <w:t xml:space="preserve">    </w:t>
      </w:r>
    </w:p>
    <w:p w:rsidR="001A2F7A" w:rsidRDefault="001A2F7A" w:rsidP="001A2F7A">
      <w:r>
        <w:t>SELLADO .</w:t>
      </w:r>
      <w:r>
        <w:tab/>
      </w:r>
      <w:r>
        <w:tab/>
        <w:t>Lateral</w:t>
      </w:r>
    </w:p>
    <w:p w:rsidR="001A2F7A" w:rsidRDefault="001A2F7A" w:rsidP="001A2F7A">
      <w:r>
        <w:t>REFERENCIA :</w:t>
      </w:r>
      <w:r>
        <w:tab/>
      </w:r>
      <w:r>
        <w:rPr>
          <w:b/>
        </w:rPr>
        <w:t>SUPERIOR</w:t>
      </w:r>
      <w:r w:rsidRPr="00823B3E">
        <w:rPr>
          <w:b/>
        </w:rPr>
        <w:t xml:space="preserve">  </w:t>
      </w:r>
    </w:p>
    <w:p w:rsidR="001A2F7A" w:rsidRDefault="001A2F7A" w:rsidP="001A2F7A"/>
    <w:p w:rsidR="001A2F7A" w:rsidRDefault="001A2F7A" w:rsidP="001A2F7A"/>
    <w:p w:rsidR="001A2F7A" w:rsidRDefault="001A2F7A" w:rsidP="001A2F7A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>
        <w:rPr>
          <w:bCs/>
        </w:rPr>
        <w:t>Cyreles  en su planta</w:t>
      </w:r>
    </w:p>
    <w:p w:rsidR="001A2F7A" w:rsidRDefault="001A2F7A" w:rsidP="001A2F7A">
      <w:r>
        <w:t xml:space="preserve">                   -   Anexo  Arte  para   alturas y Tonos.</w:t>
      </w:r>
    </w:p>
    <w:p w:rsidR="001A2F7A" w:rsidRDefault="001A2F7A" w:rsidP="001A2F7A">
      <w:r>
        <w:tab/>
        <w:t xml:space="preserve">        -  </w:t>
      </w:r>
      <w:r w:rsidRPr="00B879F4">
        <w:rPr>
          <w:b/>
        </w:rPr>
        <w:t>SE  APRUEBA  IMPRESIÓN</w:t>
      </w:r>
      <w:r>
        <w:t xml:space="preserve">  </w:t>
      </w:r>
    </w:p>
    <w:p w:rsidR="001A2F7A" w:rsidRDefault="001A2F7A" w:rsidP="001A2F7A">
      <w:pPr>
        <w:rPr>
          <w:b/>
        </w:rPr>
      </w:pPr>
      <w:r>
        <w:tab/>
        <w:t xml:space="preserve">        </w:t>
      </w: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1A2F7A" w:rsidRPr="0066704D" w:rsidRDefault="001A2F7A" w:rsidP="001A2F7A">
      <w:pPr>
        <w:rPr>
          <w:b/>
          <w:u w:val="single"/>
        </w:rPr>
      </w:pPr>
      <w:r>
        <w:rPr>
          <w:b/>
        </w:rPr>
        <w:tab/>
        <w:t xml:space="preserve">        -  EL MATERIAL  LO ENVIA  P.U .</w:t>
      </w:r>
    </w:p>
    <w:p w:rsidR="001A2F7A" w:rsidRPr="0066704D" w:rsidRDefault="001A2F7A" w:rsidP="001A2F7A">
      <w:pPr>
        <w:rPr>
          <w:b/>
        </w:rPr>
      </w:pPr>
    </w:p>
    <w:p w:rsidR="001A2F7A" w:rsidRDefault="001A2F7A" w:rsidP="001A2F7A">
      <w:r>
        <w:tab/>
      </w:r>
    </w:p>
    <w:p w:rsidR="001A2F7A" w:rsidRDefault="001A2F7A" w:rsidP="001A2F7A">
      <w:r>
        <w:tab/>
      </w:r>
    </w:p>
    <w:p w:rsidR="001A2F7A" w:rsidRDefault="001A2F7A" w:rsidP="001A2F7A">
      <w:r>
        <w:t>Agradezco la atención y colaboración prestada.</w:t>
      </w:r>
    </w:p>
    <w:p w:rsidR="001A2F7A" w:rsidRDefault="001A2F7A" w:rsidP="001A2F7A"/>
    <w:p w:rsidR="001A2F7A" w:rsidRDefault="001A2F7A" w:rsidP="001A2F7A"/>
    <w:p w:rsidR="001A2F7A" w:rsidRDefault="001A2F7A" w:rsidP="001A2F7A">
      <w:r>
        <w:t>Cordialmente</w:t>
      </w:r>
    </w:p>
    <w:p w:rsidR="001A2F7A" w:rsidRDefault="001A2F7A" w:rsidP="001A2F7A"/>
    <w:p w:rsidR="001A2F7A" w:rsidRDefault="001A2F7A" w:rsidP="001A2F7A"/>
    <w:p w:rsidR="001A2F7A" w:rsidRDefault="001A2F7A" w:rsidP="001A2F7A">
      <w:r>
        <w:t>RICARDO CASAS ZAPATA</w:t>
      </w:r>
    </w:p>
    <w:p w:rsidR="001A2F7A" w:rsidRDefault="001A2F7A" w:rsidP="001A2F7A">
      <w:r>
        <w:t>Director.</w:t>
      </w:r>
    </w:p>
    <w:p w:rsidR="001A2F7A" w:rsidRDefault="001A2F7A" w:rsidP="001A2F7A">
      <w:pPr>
        <w:rPr>
          <w:b/>
        </w:rPr>
      </w:pPr>
    </w:p>
    <w:p w:rsidR="001A2F7A" w:rsidRDefault="001A2F7A" w:rsidP="0042659C">
      <w:pPr>
        <w:rPr>
          <w:b/>
        </w:rPr>
      </w:pPr>
    </w:p>
    <w:p w:rsidR="007C4632" w:rsidRDefault="007C4632" w:rsidP="0042659C">
      <w:pPr>
        <w:rPr>
          <w:b/>
        </w:rPr>
      </w:pPr>
    </w:p>
    <w:p w:rsidR="007C4632" w:rsidRDefault="007C4632" w:rsidP="0042659C">
      <w:pPr>
        <w:rPr>
          <w:b/>
        </w:rPr>
      </w:pPr>
    </w:p>
    <w:p w:rsidR="007C4632" w:rsidRDefault="007C4632" w:rsidP="007C4632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7C4632" w:rsidRDefault="007C4632" w:rsidP="007C4632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7C4632" w:rsidRDefault="007C4632" w:rsidP="007C4632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 - 144</w:t>
      </w:r>
    </w:p>
    <w:p w:rsidR="007C4632" w:rsidRDefault="007C4632" w:rsidP="007C4632">
      <w:pPr>
        <w:rPr>
          <w:b/>
          <w:bCs/>
          <w:sz w:val="20"/>
        </w:rPr>
      </w:pPr>
      <w:r>
        <w:rPr>
          <w:b/>
          <w:bCs/>
          <w:sz w:val="20"/>
        </w:rPr>
        <w:t>TEL:   4 44 46 64  ITAGUI.</w:t>
      </w:r>
    </w:p>
    <w:p w:rsidR="007C4632" w:rsidRDefault="007C4632" w:rsidP="007C4632">
      <w:pPr>
        <w:rPr>
          <w:b/>
          <w:bCs/>
          <w:sz w:val="20"/>
        </w:rPr>
      </w:pPr>
    </w:p>
    <w:p w:rsidR="007C4632" w:rsidRDefault="007C4632" w:rsidP="007C4632">
      <w:pPr>
        <w:rPr>
          <w:b/>
          <w:bCs/>
        </w:rPr>
      </w:pPr>
    </w:p>
    <w:p w:rsidR="007C4632" w:rsidRDefault="007C4632" w:rsidP="007C4632">
      <w:pPr>
        <w:pStyle w:val="Ttulo1"/>
      </w:pPr>
      <w:r>
        <w:t>ORDEN DE  TRABAJO      N°   07840</w:t>
      </w:r>
    </w:p>
    <w:p w:rsidR="007C4632" w:rsidRDefault="007C4632" w:rsidP="007C4632"/>
    <w:p w:rsidR="007C4632" w:rsidRDefault="007C4632" w:rsidP="007C4632">
      <w:r>
        <w:t>FECHA:</w:t>
      </w:r>
      <w:r>
        <w:tab/>
        <w:t>Medellín, Diciembre   02   de  2010</w:t>
      </w:r>
    </w:p>
    <w:p w:rsidR="007C4632" w:rsidRDefault="007C4632" w:rsidP="007C4632">
      <w:r>
        <w:t>PARA:</w:t>
      </w:r>
      <w:r>
        <w:tab/>
      </w:r>
      <w:r>
        <w:tab/>
        <w:t>PLÁSTICOS DARMA</w:t>
      </w:r>
    </w:p>
    <w:p w:rsidR="007C4632" w:rsidRDefault="007C4632" w:rsidP="007C4632">
      <w:r>
        <w:t>ATENCIÓN:</w:t>
      </w:r>
      <w:r>
        <w:tab/>
        <w:t>Sr. Darío Jaramillo</w:t>
      </w:r>
    </w:p>
    <w:p w:rsidR="007C4632" w:rsidRDefault="007C4632" w:rsidP="007C4632">
      <w:r>
        <w:tab/>
      </w:r>
      <w:r>
        <w:tab/>
        <w:t>Gerente.</w:t>
      </w:r>
    </w:p>
    <w:p w:rsidR="007C4632" w:rsidRDefault="007C4632" w:rsidP="007C4632"/>
    <w:p w:rsidR="007C4632" w:rsidRDefault="007C4632" w:rsidP="007C4632">
      <w:r>
        <w:t>Apreciado Don Darío:</w:t>
      </w:r>
    </w:p>
    <w:p w:rsidR="007C4632" w:rsidRDefault="007C4632" w:rsidP="007C4632"/>
    <w:p w:rsidR="007C4632" w:rsidRDefault="007C4632" w:rsidP="007C4632">
      <w:r>
        <w:t>Con la presente estamos solicitando el siguiente servicio de  IMPRESION:</w:t>
      </w:r>
    </w:p>
    <w:p w:rsidR="007C4632" w:rsidRDefault="007C4632" w:rsidP="007C4632"/>
    <w:p w:rsidR="007C4632" w:rsidRDefault="007C4632" w:rsidP="007C4632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7C4632" w:rsidRDefault="007C4632" w:rsidP="007C4632">
      <w:r>
        <w:t xml:space="preserve">MATERIAL   :           Polipropileno Tubular de  </w:t>
      </w:r>
      <w:r>
        <w:rPr>
          <w:b/>
        </w:rPr>
        <w:t xml:space="preserve">38 </w:t>
      </w:r>
      <w:r>
        <w:t xml:space="preserve"> cms</w:t>
      </w:r>
    </w:p>
    <w:p w:rsidR="007C4632" w:rsidRDefault="007C4632" w:rsidP="007C4632">
      <w:r>
        <w:t xml:space="preserve">CLIBRE      :               </w:t>
      </w:r>
      <w:smartTag w:uri="urn:schemas-microsoft-com:office:smarttags" w:element="metricconverter">
        <w:smartTagPr>
          <w:attr w:name="ProductID" w:val="2.8 ”"/>
        </w:smartTagPr>
        <w:r>
          <w:rPr>
            <w:b/>
          </w:rPr>
          <w:t>2.8 ”</w:t>
        </w:r>
      </w:smartTag>
    </w:p>
    <w:p w:rsidR="007C4632" w:rsidRDefault="007C4632" w:rsidP="007C4632">
      <w:r>
        <w:t>REFERENCIA:</w:t>
      </w:r>
      <w:r>
        <w:tab/>
      </w:r>
      <w:r>
        <w:rPr>
          <w:b/>
        </w:rPr>
        <w:t>ADVERTENCIA  GRANDE</w:t>
      </w:r>
    </w:p>
    <w:p w:rsidR="007C4632" w:rsidRDefault="002F57CE" w:rsidP="007C4632">
      <w:r>
        <w:t>CANTIDAD    :          100</w:t>
      </w:r>
      <w:r w:rsidR="007C4632">
        <w:t xml:space="preserve">   Kg</w:t>
      </w:r>
    </w:p>
    <w:p w:rsidR="007C4632" w:rsidRDefault="007C4632" w:rsidP="007C4632">
      <w:r>
        <w:t>COLORES:</w:t>
      </w:r>
      <w:r>
        <w:tab/>
      </w:r>
      <w:r>
        <w:tab/>
        <w:t>1    (   Negro  )</w:t>
      </w:r>
    </w:p>
    <w:p w:rsidR="007C4632" w:rsidRDefault="007C4632" w:rsidP="007C4632">
      <w:r>
        <w:t>CARAS:</w:t>
      </w:r>
      <w:r>
        <w:tab/>
      </w:r>
      <w:r>
        <w:tab/>
        <w:t>1</w:t>
      </w:r>
    </w:p>
    <w:p w:rsidR="007C4632" w:rsidRDefault="007C4632" w:rsidP="007C4632">
      <w:r>
        <w:t>REPETICIÓN:</w:t>
      </w:r>
      <w:r>
        <w:tab/>
        <w:t>30</w:t>
      </w:r>
    </w:p>
    <w:p w:rsidR="007C4632" w:rsidRDefault="007C4632" w:rsidP="007C4632">
      <w:r>
        <w:t>RODILLO:</w:t>
      </w:r>
      <w:r>
        <w:tab/>
      </w:r>
      <w:r>
        <w:tab/>
        <w:t>30</w:t>
      </w:r>
    </w:p>
    <w:p w:rsidR="007C4632" w:rsidRDefault="007C4632" w:rsidP="007C4632">
      <w:pPr>
        <w:rPr>
          <w:b/>
        </w:rPr>
      </w:pPr>
      <w:r>
        <w:t>BOLSA:</w:t>
      </w:r>
      <w:r>
        <w:tab/>
      </w:r>
      <w:r>
        <w:tab/>
      </w:r>
      <w:r>
        <w:rPr>
          <w:b/>
        </w:rPr>
        <w:t>30  x   35   +  6   cms</w:t>
      </w:r>
    </w:p>
    <w:p w:rsidR="007C4632" w:rsidRDefault="007C4632" w:rsidP="007C4632">
      <w:r>
        <w:t>SELLADO:</w:t>
      </w:r>
      <w:r>
        <w:tab/>
      </w:r>
      <w:r>
        <w:tab/>
        <w:t>Para selle lateral.</w:t>
      </w:r>
    </w:p>
    <w:p w:rsidR="007C4632" w:rsidRDefault="007C4632" w:rsidP="007C4632"/>
    <w:p w:rsidR="007C4632" w:rsidRDefault="007C4632" w:rsidP="007C4632"/>
    <w:p w:rsidR="007C4632" w:rsidRDefault="007C4632" w:rsidP="007C4632">
      <w:r>
        <w:rPr>
          <w:b/>
          <w:bCs/>
          <w:u w:val="single"/>
        </w:rPr>
        <w:t>NOTA:</w:t>
      </w:r>
      <w:r>
        <w:t xml:space="preserve">  * Los cyreles  se encuentran en su planta</w:t>
      </w:r>
    </w:p>
    <w:p w:rsidR="007C4632" w:rsidRDefault="007C4632" w:rsidP="007C4632">
      <w:pPr>
        <w:numPr>
          <w:ilvl w:val="0"/>
          <w:numId w:val="10"/>
        </w:numPr>
      </w:pPr>
      <w:r>
        <w:t>Se envían muestra física  para tonos y alturas</w:t>
      </w:r>
    </w:p>
    <w:p w:rsidR="007C4632" w:rsidRDefault="007C4632" w:rsidP="007C4632">
      <w:pPr>
        <w:numPr>
          <w:ilvl w:val="0"/>
          <w:numId w:val="11"/>
        </w:numPr>
      </w:pPr>
      <w:r>
        <w:t xml:space="preserve">Se </w:t>
      </w:r>
      <w:r w:rsidR="002F57CE">
        <w:t>envía</w:t>
      </w:r>
      <w:r>
        <w:t xml:space="preserve">  el material de PP  de </w:t>
      </w:r>
      <w:r>
        <w:rPr>
          <w:b/>
        </w:rPr>
        <w:t>38</w:t>
      </w:r>
      <w:r>
        <w:t xml:space="preserve">  cm</w:t>
      </w:r>
    </w:p>
    <w:p w:rsidR="007C4632" w:rsidRDefault="007C4632" w:rsidP="007C4632">
      <w:pPr>
        <w:numPr>
          <w:ilvl w:val="0"/>
          <w:numId w:val="11"/>
        </w:numPr>
        <w:rPr>
          <w:b/>
        </w:rPr>
      </w:pPr>
      <w:r>
        <w:rPr>
          <w:b/>
        </w:rPr>
        <w:t>SE  APRUEBA  IMPRESION</w:t>
      </w:r>
    </w:p>
    <w:p w:rsidR="007C4632" w:rsidRDefault="007C4632" w:rsidP="007C4632">
      <w:pPr>
        <w:ind w:left="885"/>
      </w:pPr>
    </w:p>
    <w:p w:rsidR="007C4632" w:rsidRDefault="007C4632" w:rsidP="007C4632">
      <w:pPr>
        <w:ind w:left="885"/>
      </w:pPr>
    </w:p>
    <w:p w:rsidR="007C4632" w:rsidRDefault="007C4632" w:rsidP="007C4632">
      <w:r>
        <w:t>Agradezco la atención y colaboración prestada.</w:t>
      </w:r>
    </w:p>
    <w:p w:rsidR="007C4632" w:rsidRDefault="007C4632" w:rsidP="007C4632"/>
    <w:p w:rsidR="007C4632" w:rsidRDefault="007C4632" w:rsidP="007C4632"/>
    <w:p w:rsidR="007C4632" w:rsidRDefault="007C4632" w:rsidP="007C4632"/>
    <w:p w:rsidR="007C4632" w:rsidRDefault="007C4632" w:rsidP="007C4632">
      <w:r>
        <w:t xml:space="preserve">Cordialmente,                                                      </w:t>
      </w:r>
    </w:p>
    <w:p w:rsidR="007C4632" w:rsidRDefault="007C4632" w:rsidP="007C4632"/>
    <w:p w:rsidR="007C4632" w:rsidRDefault="007C4632" w:rsidP="007C4632"/>
    <w:p w:rsidR="007C4632" w:rsidRDefault="007C4632" w:rsidP="007C4632"/>
    <w:p w:rsidR="007C4632" w:rsidRDefault="007C4632" w:rsidP="007C4632">
      <w:r>
        <w:t>RICARDO CASAS ZAPATA</w:t>
      </w:r>
    </w:p>
    <w:p w:rsidR="007C4632" w:rsidRDefault="007C4632" w:rsidP="007C4632">
      <w:r>
        <w:t>Director.</w:t>
      </w:r>
    </w:p>
    <w:p w:rsidR="007C4632" w:rsidRDefault="007C4632" w:rsidP="0042659C">
      <w:pPr>
        <w:rPr>
          <w:b/>
        </w:rPr>
      </w:pPr>
    </w:p>
    <w:p w:rsidR="002F57CE" w:rsidRDefault="002F57CE" w:rsidP="0042659C">
      <w:pPr>
        <w:rPr>
          <w:b/>
        </w:rPr>
      </w:pPr>
    </w:p>
    <w:p w:rsidR="002F57CE" w:rsidRDefault="002F57CE" w:rsidP="0042659C">
      <w:pPr>
        <w:rPr>
          <w:b/>
        </w:rPr>
      </w:pPr>
    </w:p>
    <w:p w:rsidR="002F57CE" w:rsidRDefault="002F57CE" w:rsidP="0042659C">
      <w:pPr>
        <w:rPr>
          <w:b/>
        </w:rPr>
      </w:pPr>
    </w:p>
    <w:p w:rsidR="002F57CE" w:rsidRDefault="002F57CE" w:rsidP="0042659C">
      <w:pPr>
        <w:rPr>
          <w:b/>
        </w:rPr>
      </w:pPr>
    </w:p>
    <w:p w:rsidR="002F57CE" w:rsidRDefault="002F57CE" w:rsidP="002F57CE">
      <w:pPr>
        <w:rPr>
          <w:b/>
        </w:rPr>
      </w:pPr>
    </w:p>
    <w:p w:rsidR="002F57CE" w:rsidRDefault="002F57CE" w:rsidP="002F57CE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2F57CE" w:rsidRDefault="002F57CE" w:rsidP="002F57CE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2F57CE" w:rsidRDefault="002F57CE" w:rsidP="002F57CE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2F57CE" w:rsidRDefault="002F57CE" w:rsidP="002F57CE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2F57CE" w:rsidRDefault="002F57CE" w:rsidP="002F57CE">
      <w:pPr>
        <w:pStyle w:val="Ttulo1"/>
      </w:pPr>
    </w:p>
    <w:p w:rsidR="002F57CE" w:rsidRDefault="002F57CE" w:rsidP="002F57CE">
      <w:pPr>
        <w:pStyle w:val="Ttulo1"/>
      </w:pPr>
      <w:r>
        <w:t>ORDEN DE TRABAJO     N°      07525</w:t>
      </w:r>
    </w:p>
    <w:p w:rsidR="002F57CE" w:rsidRDefault="002F57CE" w:rsidP="002F57CE"/>
    <w:p w:rsidR="002F57CE" w:rsidRDefault="002F57CE" w:rsidP="002F57CE">
      <w:r>
        <w:t>FECHA:</w:t>
      </w:r>
      <w:r>
        <w:tab/>
        <w:t>Medellín, Diciembre  02     de  2010</w:t>
      </w:r>
    </w:p>
    <w:p w:rsidR="002F57CE" w:rsidRDefault="002F57CE" w:rsidP="002F57CE">
      <w:r>
        <w:t>PARA:</w:t>
      </w:r>
      <w:r>
        <w:tab/>
      </w:r>
      <w:r>
        <w:tab/>
        <w:t>PLÁSTICOS DARMA</w:t>
      </w:r>
    </w:p>
    <w:p w:rsidR="002F57CE" w:rsidRDefault="002F57CE" w:rsidP="002F57CE">
      <w:r>
        <w:t>ATENCIÓN:</w:t>
      </w:r>
      <w:r>
        <w:tab/>
        <w:t>Sr. Darío Jaramillo</w:t>
      </w:r>
    </w:p>
    <w:p w:rsidR="002F57CE" w:rsidRDefault="002F57CE" w:rsidP="002F57CE">
      <w:r>
        <w:tab/>
      </w:r>
      <w:r>
        <w:tab/>
        <w:t>Gerente.</w:t>
      </w:r>
    </w:p>
    <w:p w:rsidR="002F57CE" w:rsidRDefault="002F57CE" w:rsidP="002F57CE"/>
    <w:p w:rsidR="002F57CE" w:rsidRDefault="002F57CE" w:rsidP="002F57CE">
      <w:r>
        <w:t>Apreciado Don Darío:</w:t>
      </w:r>
    </w:p>
    <w:p w:rsidR="002F57CE" w:rsidRDefault="002F57CE" w:rsidP="002F57CE"/>
    <w:p w:rsidR="002F57CE" w:rsidRDefault="002F57CE" w:rsidP="002F57CE">
      <w:r>
        <w:t>Con la presente estamos solicitando el siguiente Material   :</w:t>
      </w:r>
    </w:p>
    <w:p w:rsidR="002F57CE" w:rsidRDefault="002F57CE" w:rsidP="002F57CE"/>
    <w:p w:rsidR="002F57CE" w:rsidRDefault="002F57CE" w:rsidP="002F57CE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2F57CE" w:rsidRDefault="002F57CE" w:rsidP="002F57CE">
      <w:pPr>
        <w:rPr>
          <w:b/>
          <w:bCs/>
          <w:u w:val="single"/>
        </w:rPr>
      </w:pPr>
    </w:p>
    <w:p w:rsidR="002F57CE" w:rsidRDefault="002F57CE" w:rsidP="002F57CE">
      <w:r>
        <w:t>MATERIAL:</w:t>
      </w:r>
      <w:r>
        <w:tab/>
      </w:r>
      <w:r>
        <w:tab/>
        <w:t>Polietileno Alta Densidad Pigmentado BLANCO Tubular.</w:t>
      </w:r>
    </w:p>
    <w:p w:rsidR="002F57CE" w:rsidRDefault="002F57CE" w:rsidP="002F57CE">
      <w:r>
        <w:t>MEDIDA:</w:t>
      </w:r>
      <w:r>
        <w:tab/>
      </w:r>
      <w:r>
        <w:tab/>
      </w:r>
      <w:r>
        <w:rPr>
          <w:b/>
        </w:rPr>
        <w:t>47</w:t>
      </w:r>
      <w:r w:rsidRPr="00657B35">
        <w:rPr>
          <w:b/>
        </w:rPr>
        <w:t xml:space="preserve">  Cms</w:t>
      </w:r>
      <w:r>
        <w:t>.</w:t>
      </w:r>
    </w:p>
    <w:p w:rsidR="002F57CE" w:rsidRPr="005660D5" w:rsidRDefault="002F57CE" w:rsidP="002F57CE">
      <w:pPr>
        <w:rPr>
          <w:b/>
          <w:bCs/>
        </w:rPr>
      </w:pPr>
      <w:r>
        <w:t>CALIBRE:</w:t>
      </w:r>
      <w:r>
        <w:tab/>
      </w:r>
      <w:r>
        <w:tab/>
        <w:t>1</w:t>
      </w:r>
      <w:r w:rsidRPr="005660D5">
        <w:rPr>
          <w:b/>
        </w:rPr>
        <w:t xml:space="preserve">.5 </w:t>
      </w:r>
      <w:r w:rsidRPr="005660D5">
        <w:rPr>
          <w:b/>
          <w:bCs/>
        </w:rPr>
        <w:t xml:space="preserve">  ”</w:t>
      </w:r>
    </w:p>
    <w:p w:rsidR="002F57CE" w:rsidRDefault="002F57CE" w:rsidP="002F57CE">
      <w:r>
        <w:t>COLOR:</w:t>
      </w:r>
      <w:r>
        <w:tab/>
      </w:r>
      <w:r>
        <w:tab/>
        <w:t xml:space="preserve">BLANCO  </w:t>
      </w:r>
    </w:p>
    <w:p w:rsidR="002F57CE" w:rsidRDefault="002F57CE" w:rsidP="002F57CE">
      <w:r>
        <w:t>TRATADO:</w:t>
      </w:r>
      <w:r>
        <w:tab/>
      </w:r>
      <w:r>
        <w:tab/>
        <w:t>2 Caras.</w:t>
      </w:r>
    </w:p>
    <w:p w:rsidR="002F57CE" w:rsidRDefault="002F57CE" w:rsidP="002F57CE">
      <w:r>
        <w:t>CANTIDAD:</w:t>
      </w:r>
      <w:r>
        <w:tab/>
      </w:r>
      <w:r>
        <w:tab/>
      </w:r>
      <w:r>
        <w:rPr>
          <w:b/>
        </w:rPr>
        <w:t xml:space="preserve">180 </w:t>
      </w:r>
      <w:r>
        <w:t xml:space="preserve">   Kg.</w:t>
      </w:r>
    </w:p>
    <w:p w:rsidR="002F57CE" w:rsidRDefault="002F57CE" w:rsidP="002F57CE">
      <w:r>
        <w:t>REFERENCIA:</w:t>
      </w:r>
      <w:r>
        <w:tab/>
      </w:r>
      <w:r>
        <w:rPr>
          <w:b/>
        </w:rPr>
        <w:t>FRANELAS  PEQUEÑA</w:t>
      </w:r>
    </w:p>
    <w:p w:rsidR="002F57CE" w:rsidRDefault="002F57CE" w:rsidP="002F57CE">
      <w:r>
        <w:t>COLORES:</w:t>
      </w:r>
      <w:r>
        <w:tab/>
      </w:r>
      <w:r>
        <w:tab/>
        <w:t>1   (  Azul Rey  2935  C )</w:t>
      </w:r>
    </w:p>
    <w:p w:rsidR="002F57CE" w:rsidRDefault="002F57CE" w:rsidP="002F57CE">
      <w:r>
        <w:t>CARAS:</w:t>
      </w:r>
      <w:r>
        <w:tab/>
      </w:r>
      <w:r>
        <w:tab/>
        <w:t>2</w:t>
      </w:r>
    </w:p>
    <w:p w:rsidR="002F57CE" w:rsidRDefault="002F57CE" w:rsidP="002F57CE">
      <w:r>
        <w:t>REPETICIÓN:</w:t>
      </w:r>
      <w:r>
        <w:tab/>
        <w:t>34</w:t>
      </w:r>
    </w:p>
    <w:p w:rsidR="002F57CE" w:rsidRDefault="002F57CE" w:rsidP="002F57CE">
      <w:r>
        <w:t>RODILLO:</w:t>
      </w:r>
      <w:r>
        <w:tab/>
      </w:r>
      <w:r>
        <w:tab/>
        <w:t>35</w:t>
      </w:r>
    </w:p>
    <w:p w:rsidR="002F57CE" w:rsidRPr="003B158B" w:rsidRDefault="002F57CE" w:rsidP="002F57CE">
      <w:pPr>
        <w:rPr>
          <w:b/>
        </w:rPr>
      </w:pPr>
      <w:r>
        <w:t>BOLSA:</w:t>
      </w:r>
      <w:r>
        <w:tab/>
      </w:r>
      <w:r>
        <w:tab/>
      </w:r>
      <w:r>
        <w:rPr>
          <w:b/>
        </w:rPr>
        <w:t xml:space="preserve">34  x 40 + 7 </w:t>
      </w:r>
      <w:r w:rsidRPr="003B158B">
        <w:rPr>
          <w:b/>
        </w:rPr>
        <w:t xml:space="preserve">  cms</w:t>
      </w:r>
      <w:r>
        <w:rPr>
          <w:b/>
        </w:rPr>
        <w:t xml:space="preserve">  Troquel  Riñon</w:t>
      </w:r>
    </w:p>
    <w:p w:rsidR="002F57CE" w:rsidRDefault="002F57CE" w:rsidP="002F57CE">
      <w:r>
        <w:t>SELLADO:</w:t>
      </w:r>
      <w:r>
        <w:tab/>
      </w:r>
      <w:r>
        <w:tab/>
        <w:t xml:space="preserve">Para selle de lateral </w:t>
      </w:r>
    </w:p>
    <w:p w:rsidR="002F57CE" w:rsidRDefault="002F57CE" w:rsidP="002F57CE"/>
    <w:p w:rsidR="002F57CE" w:rsidRDefault="002F57CE" w:rsidP="002F57CE"/>
    <w:p w:rsidR="002F57CE" w:rsidRDefault="002F57CE" w:rsidP="002F57CE">
      <w:r>
        <w:rPr>
          <w:b/>
          <w:bCs/>
          <w:u w:val="single"/>
        </w:rPr>
        <w:t>NOTA:</w:t>
      </w:r>
      <w:r>
        <w:t xml:space="preserve">  * Los cyreles   en su planta</w:t>
      </w:r>
    </w:p>
    <w:p w:rsidR="002F57CE" w:rsidRDefault="002F57CE" w:rsidP="002F57CE">
      <w:pPr>
        <w:numPr>
          <w:ilvl w:val="0"/>
          <w:numId w:val="1"/>
        </w:numPr>
      </w:pPr>
      <w:r>
        <w:t xml:space="preserve">Se envían muestra física  para tonos y  alturas </w:t>
      </w:r>
    </w:p>
    <w:p w:rsidR="002F57CE" w:rsidRDefault="002F57CE" w:rsidP="002F57CE">
      <w:pPr>
        <w:numPr>
          <w:ilvl w:val="0"/>
          <w:numId w:val="1"/>
        </w:numPr>
        <w:ind w:left="885"/>
      </w:pPr>
      <w:r>
        <w:t>SE  APRUEBA IMPRESION</w:t>
      </w:r>
    </w:p>
    <w:p w:rsidR="002F57CE" w:rsidRPr="00315AED" w:rsidRDefault="002F57CE" w:rsidP="002F57CE">
      <w:pPr>
        <w:ind w:left="1245"/>
      </w:pPr>
    </w:p>
    <w:p w:rsidR="002F57CE" w:rsidRPr="0098114D" w:rsidRDefault="002F57CE" w:rsidP="002F57CE">
      <w:pPr>
        <w:rPr>
          <w:b/>
          <w:u w:val="single"/>
        </w:rPr>
      </w:pPr>
    </w:p>
    <w:p w:rsidR="002F57CE" w:rsidRDefault="002F57CE" w:rsidP="002F57CE">
      <w:r>
        <w:t>Agradezco la atención y colaboración prestada.</w:t>
      </w:r>
    </w:p>
    <w:p w:rsidR="002F57CE" w:rsidRDefault="002F57CE" w:rsidP="002F57CE"/>
    <w:p w:rsidR="002F57CE" w:rsidRDefault="002F57CE" w:rsidP="002F57CE"/>
    <w:p w:rsidR="002F57CE" w:rsidRDefault="002F57CE" w:rsidP="002F57CE">
      <w:r>
        <w:t>Cordialmente,</w:t>
      </w:r>
    </w:p>
    <w:p w:rsidR="002F57CE" w:rsidRDefault="002F57CE" w:rsidP="002F57CE"/>
    <w:p w:rsidR="002F57CE" w:rsidRDefault="002F57CE" w:rsidP="002F57CE"/>
    <w:p w:rsidR="002F57CE" w:rsidRDefault="002F57CE" w:rsidP="002F57CE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2F57CE" w:rsidRDefault="002F57CE" w:rsidP="002F57CE">
      <w:pPr>
        <w:tabs>
          <w:tab w:val="left" w:pos="1980"/>
        </w:tabs>
      </w:pPr>
      <w:r>
        <w:t>Director.</w:t>
      </w:r>
    </w:p>
    <w:p w:rsidR="002F57CE" w:rsidRDefault="002F57CE" w:rsidP="002F57CE"/>
    <w:p w:rsidR="002F57CE" w:rsidRDefault="002F57CE" w:rsidP="0042659C">
      <w:pPr>
        <w:rPr>
          <w:b/>
        </w:rPr>
      </w:pPr>
    </w:p>
    <w:p w:rsidR="002F57CE" w:rsidRDefault="002F57CE" w:rsidP="0042659C">
      <w:pPr>
        <w:rPr>
          <w:b/>
        </w:rPr>
      </w:pPr>
    </w:p>
    <w:p w:rsidR="002F57CE" w:rsidRDefault="002F57CE" w:rsidP="0042659C">
      <w:pPr>
        <w:rPr>
          <w:b/>
        </w:rPr>
      </w:pPr>
    </w:p>
    <w:p w:rsidR="002F57CE" w:rsidRDefault="002F57CE" w:rsidP="002F57CE">
      <w:pPr>
        <w:rPr>
          <w:b/>
        </w:rPr>
      </w:pPr>
    </w:p>
    <w:p w:rsidR="002F57CE" w:rsidRDefault="002F57CE" w:rsidP="002F57CE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2F57CE" w:rsidRDefault="002F57CE" w:rsidP="002F57CE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2F57CE" w:rsidRDefault="002F57CE" w:rsidP="002F57CE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2F57CE" w:rsidRDefault="002F57CE" w:rsidP="002F57CE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2F57CE" w:rsidRDefault="002F57CE" w:rsidP="002F57CE">
      <w:pPr>
        <w:pStyle w:val="Ttulo1"/>
      </w:pPr>
    </w:p>
    <w:p w:rsidR="002F57CE" w:rsidRDefault="002F57CE" w:rsidP="002F57CE">
      <w:pPr>
        <w:pStyle w:val="Ttulo1"/>
      </w:pPr>
      <w:r>
        <w:t>ORDEN DE TRABAJO     N°      07524</w:t>
      </w:r>
    </w:p>
    <w:p w:rsidR="002F57CE" w:rsidRDefault="002F57CE" w:rsidP="002F57CE"/>
    <w:p w:rsidR="002F57CE" w:rsidRDefault="002F57CE" w:rsidP="002F57CE">
      <w:r>
        <w:t>FECHA:</w:t>
      </w:r>
      <w:r>
        <w:tab/>
        <w:t>Medellín, Diciembre  02   de  2010</w:t>
      </w:r>
    </w:p>
    <w:p w:rsidR="002F57CE" w:rsidRDefault="002F57CE" w:rsidP="002F57CE">
      <w:r>
        <w:t>PARA:</w:t>
      </w:r>
      <w:r>
        <w:tab/>
      </w:r>
      <w:r>
        <w:tab/>
        <w:t>PLÁSTICOS DARMA</w:t>
      </w:r>
    </w:p>
    <w:p w:rsidR="002F57CE" w:rsidRDefault="002F57CE" w:rsidP="002F57CE">
      <w:r>
        <w:t>ATENCIÓN:</w:t>
      </w:r>
      <w:r>
        <w:tab/>
        <w:t>Sr. Darío Jaramillo</w:t>
      </w:r>
    </w:p>
    <w:p w:rsidR="002F57CE" w:rsidRDefault="002F57CE" w:rsidP="002F57CE">
      <w:r>
        <w:tab/>
      </w:r>
      <w:r>
        <w:tab/>
        <w:t>Gerente.</w:t>
      </w:r>
    </w:p>
    <w:p w:rsidR="002F57CE" w:rsidRDefault="002F57CE" w:rsidP="002F57CE"/>
    <w:p w:rsidR="002F57CE" w:rsidRDefault="002F57CE" w:rsidP="002F57CE">
      <w:r>
        <w:t>Apreciado Don Darío:</w:t>
      </w:r>
    </w:p>
    <w:p w:rsidR="002F57CE" w:rsidRDefault="002F57CE" w:rsidP="002F57CE"/>
    <w:p w:rsidR="002F57CE" w:rsidRDefault="002F57CE" w:rsidP="002F57CE">
      <w:r>
        <w:t>Con la presente estamos solicitando el siguiente Material   :</w:t>
      </w:r>
    </w:p>
    <w:p w:rsidR="002F57CE" w:rsidRDefault="002F57CE" w:rsidP="002F57CE"/>
    <w:p w:rsidR="002F57CE" w:rsidRDefault="002F57CE" w:rsidP="002F57CE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2F57CE" w:rsidRDefault="002F57CE" w:rsidP="002F57CE">
      <w:pPr>
        <w:rPr>
          <w:b/>
          <w:bCs/>
          <w:u w:val="single"/>
        </w:rPr>
      </w:pPr>
    </w:p>
    <w:p w:rsidR="002F57CE" w:rsidRDefault="002F57CE" w:rsidP="002F57CE">
      <w:r>
        <w:t>MATERIAL:</w:t>
      </w:r>
      <w:r>
        <w:tab/>
      </w:r>
      <w:r>
        <w:tab/>
        <w:t>Polietileno Alta Densidad Pigmentado BLANCO Tubular.</w:t>
      </w:r>
    </w:p>
    <w:p w:rsidR="002F57CE" w:rsidRDefault="002F57CE" w:rsidP="002F57CE">
      <w:r>
        <w:t>MEDIDA:</w:t>
      </w:r>
      <w:r>
        <w:tab/>
      </w:r>
      <w:r>
        <w:tab/>
      </w:r>
      <w:r>
        <w:rPr>
          <w:b/>
        </w:rPr>
        <w:t>57</w:t>
      </w:r>
      <w:r w:rsidRPr="00657B35">
        <w:rPr>
          <w:b/>
        </w:rPr>
        <w:t xml:space="preserve">  Cms</w:t>
      </w:r>
      <w:r>
        <w:t>.</w:t>
      </w:r>
    </w:p>
    <w:p w:rsidR="002F57CE" w:rsidRPr="005660D5" w:rsidRDefault="002F57CE" w:rsidP="002F57CE">
      <w:pPr>
        <w:rPr>
          <w:b/>
          <w:bCs/>
        </w:rPr>
      </w:pPr>
      <w:r>
        <w:t>CALIBRE:</w:t>
      </w:r>
      <w:r>
        <w:tab/>
      </w:r>
      <w:r>
        <w:tab/>
        <w:t>1</w:t>
      </w:r>
      <w:r w:rsidRPr="005660D5">
        <w:rPr>
          <w:b/>
        </w:rPr>
        <w:t xml:space="preserve">.5 </w:t>
      </w:r>
      <w:r w:rsidRPr="005660D5">
        <w:rPr>
          <w:b/>
          <w:bCs/>
        </w:rPr>
        <w:t xml:space="preserve">  ”</w:t>
      </w:r>
    </w:p>
    <w:p w:rsidR="002F57CE" w:rsidRDefault="002F57CE" w:rsidP="002F57CE">
      <w:r>
        <w:t>COLOR:</w:t>
      </w:r>
      <w:r>
        <w:tab/>
      </w:r>
      <w:r>
        <w:tab/>
        <w:t xml:space="preserve">BLANCO  </w:t>
      </w:r>
    </w:p>
    <w:p w:rsidR="002F57CE" w:rsidRDefault="002F57CE" w:rsidP="002F57CE">
      <w:r>
        <w:t>TRATADO:</w:t>
      </w:r>
      <w:r>
        <w:tab/>
      </w:r>
      <w:r>
        <w:tab/>
        <w:t>2 Caras.</w:t>
      </w:r>
    </w:p>
    <w:p w:rsidR="002F57CE" w:rsidRDefault="002F57CE" w:rsidP="002F57CE">
      <w:r>
        <w:t>CANTIDAD:</w:t>
      </w:r>
      <w:r>
        <w:tab/>
      </w:r>
      <w:r>
        <w:tab/>
      </w:r>
      <w:r>
        <w:rPr>
          <w:b/>
        </w:rPr>
        <w:t>170</w:t>
      </w:r>
      <w:r>
        <w:t xml:space="preserve">   Kg.</w:t>
      </w:r>
    </w:p>
    <w:p w:rsidR="002F57CE" w:rsidRDefault="002F57CE" w:rsidP="002F57CE">
      <w:r>
        <w:t>REFERENCIA:</w:t>
      </w:r>
      <w:r>
        <w:tab/>
      </w:r>
      <w:r>
        <w:rPr>
          <w:b/>
        </w:rPr>
        <w:t>FRANELAS   GRANDE</w:t>
      </w:r>
    </w:p>
    <w:p w:rsidR="002F57CE" w:rsidRDefault="002F57CE" w:rsidP="002F57CE">
      <w:r>
        <w:t>COLORES:</w:t>
      </w:r>
      <w:r>
        <w:tab/>
      </w:r>
      <w:r>
        <w:tab/>
        <w:t>1    (   Azul Rey  2935  C )</w:t>
      </w:r>
    </w:p>
    <w:p w:rsidR="002F57CE" w:rsidRDefault="002F57CE" w:rsidP="002F57CE">
      <w:r>
        <w:t>CARAS:</w:t>
      </w:r>
      <w:r>
        <w:tab/>
      </w:r>
      <w:r>
        <w:tab/>
        <w:t>2</w:t>
      </w:r>
    </w:p>
    <w:p w:rsidR="002F57CE" w:rsidRDefault="002F57CE" w:rsidP="002F57CE">
      <w:r>
        <w:t>REPETICIÓN:</w:t>
      </w:r>
      <w:r>
        <w:tab/>
        <w:t>40</w:t>
      </w:r>
    </w:p>
    <w:p w:rsidR="002F57CE" w:rsidRDefault="002F57CE" w:rsidP="002F57CE">
      <w:r>
        <w:t>RODILLO:</w:t>
      </w:r>
      <w:r>
        <w:tab/>
      </w:r>
      <w:r>
        <w:tab/>
        <w:t>40</w:t>
      </w:r>
    </w:p>
    <w:p w:rsidR="002F57CE" w:rsidRPr="003B158B" w:rsidRDefault="002F57CE" w:rsidP="002F57CE">
      <w:pPr>
        <w:rPr>
          <w:b/>
        </w:rPr>
      </w:pPr>
      <w:r>
        <w:t>BOLSA:</w:t>
      </w:r>
      <w:r>
        <w:tab/>
      </w:r>
      <w:r>
        <w:tab/>
      </w:r>
      <w:r>
        <w:rPr>
          <w:b/>
        </w:rPr>
        <w:t xml:space="preserve">40  x  50 + 7 </w:t>
      </w:r>
      <w:r w:rsidRPr="003B158B">
        <w:rPr>
          <w:b/>
        </w:rPr>
        <w:t xml:space="preserve">  cms</w:t>
      </w:r>
      <w:r>
        <w:rPr>
          <w:b/>
        </w:rPr>
        <w:t xml:space="preserve">  Troquel  Riñon</w:t>
      </w:r>
    </w:p>
    <w:p w:rsidR="002F57CE" w:rsidRDefault="002F57CE" w:rsidP="002F57CE">
      <w:r>
        <w:t>SELLADO:</w:t>
      </w:r>
      <w:r>
        <w:tab/>
      </w:r>
      <w:r>
        <w:tab/>
        <w:t>Lateral</w:t>
      </w:r>
    </w:p>
    <w:p w:rsidR="002F57CE" w:rsidRDefault="002F57CE" w:rsidP="002F57CE"/>
    <w:p w:rsidR="002F57CE" w:rsidRDefault="002F57CE" w:rsidP="002F57CE"/>
    <w:p w:rsidR="002F57CE" w:rsidRDefault="002F57CE" w:rsidP="002F57CE">
      <w:r>
        <w:rPr>
          <w:b/>
          <w:bCs/>
          <w:u w:val="single"/>
        </w:rPr>
        <w:t>NOTA:</w:t>
      </w:r>
      <w:r>
        <w:t xml:space="preserve">  * Los cyreles   en su planta</w:t>
      </w:r>
    </w:p>
    <w:p w:rsidR="002F57CE" w:rsidRDefault="002F57CE" w:rsidP="002F57CE">
      <w:pPr>
        <w:numPr>
          <w:ilvl w:val="0"/>
          <w:numId w:val="1"/>
        </w:numPr>
      </w:pPr>
      <w:r>
        <w:t xml:space="preserve">Se envían muestra física  para tonos y  alturas </w:t>
      </w:r>
    </w:p>
    <w:p w:rsidR="002F57CE" w:rsidRDefault="002F57CE" w:rsidP="002F57CE">
      <w:pPr>
        <w:numPr>
          <w:ilvl w:val="0"/>
          <w:numId w:val="1"/>
        </w:numPr>
        <w:ind w:left="885"/>
      </w:pPr>
      <w:r>
        <w:t>SE  APRUEBA IMPRESION</w:t>
      </w:r>
    </w:p>
    <w:p w:rsidR="002F57CE" w:rsidRPr="00315AED" w:rsidRDefault="002F57CE" w:rsidP="002F57CE">
      <w:pPr>
        <w:ind w:left="1245"/>
      </w:pPr>
    </w:p>
    <w:p w:rsidR="002F57CE" w:rsidRDefault="002F57CE" w:rsidP="002F57CE">
      <w:pPr>
        <w:ind w:left="885"/>
      </w:pPr>
    </w:p>
    <w:p w:rsidR="002F57CE" w:rsidRPr="0098114D" w:rsidRDefault="002F57CE" w:rsidP="002F57CE">
      <w:pPr>
        <w:rPr>
          <w:b/>
          <w:u w:val="single"/>
        </w:rPr>
      </w:pPr>
    </w:p>
    <w:p w:rsidR="002F57CE" w:rsidRDefault="002F57CE" w:rsidP="002F57CE">
      <w:r>
        <w:t>Agradezco la atención y colaboración prestada.</w:t>
      </w:r>
    </w:p>
    <w:p w:rsidR="002F57CE" w:rsidRDefault="002F57CE" w:rsidP="002F57CE"/>
    <w:p w:rsidR="002F57CE" w:rsidRDefault="002F57CE" w:rsidP="002F57CE"/>
    <w:p w:rsidR="002F57CE" w:rsidRDefault="002F57CE" w:rsidP="002F57CE">
      <w:r>
        <w:t>Cordialmente,</w:t>
      </w:r>
    </w:p>
    <w:p w:rsidR="002F57CE" w:rsidRDefault="002F57CE" w:rsidP="002F57CE"/>
    <w:p w:rsidR="002F57CE" w:rsidRDefault="002F57CE" w:rsidP="002F57CE"/>
    <w:p w:rsidR="002F57CE" w:rsidRDefault="002F57CE" w:rsidP="002F57CE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2F57CE" w:rsidRDefault="002F57CE" w:rsidP="002F57CE">
      <w:pPr>
        <w:tabs>
          <w:tab w:val="left" w:pos="1980"/>
        </w:tabs>
      </w:pPr>
      <w:r>
        <w:t>Director.</w:t>
      </w:r>
    </w:p>
    <w:p w:rsidR="002F57CE" w:rsidRDefault="002F57CE" w:rsidP="002F57CE"/>
    <w:p w:rsidR="00812F57" w:rsidRDefault="00812F57" w:rsidP="00812F57">
      <w:pPr>
        <w:rPr>
          <w:b/>
          <w:bCs/>
          <w:sz w:val="20"/>
        </w:rPr>
      </w:pPr>
    </w:p>
    <w:p w:rsidR="00812F57" w:rsidRDefault="00812F57" w:rsidP="00812F57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812F57" w:rsidRDefault="00812F57" w:rsidP="00812F57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812F57" w:rsidRDefault="00812F57" w:rsidP="00812F57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812F57" w:rsidRDefault="00812F57" w:rsidP="00812F57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812F57" w:rsidRDefault="00812F57" w:rsidP="00812F57"/>
    <w:p w:rsidR="00812F57" w:rsidRDefault="007E4A2D" w:rsidP="00812F57">
      <w:pPr>
        <w:pStyle w:val="Ttulo1"/>
      </w:pPr>
      <w:r>
        <w:t>ORD EN DE TRABAJO  N°      07836</w:t>
      </w:r>
    </w:p>
    <w:p w:rsidR="00812F57" w:rsidRDefault="00812F57" w:rsidP="00812F57"/>
    <w:p w:rsidR="00812F57" w:rsidRDefault="00812F57" w:rsidP="00812F57">
      <w:r>
        <w:t>FECHA:</w:t>
      </w:r>
      <w:r>
        <w:tab/>
        <w:t>Medellín,  Diciembre  02    de  2010</w:t>
      </w:r>
    </w:p>
    <w:p w:rsidR="00812F57" w:rsidRDefault="00812F57" w:rsidP="00812F57">
      <w:r>
        <w:t>PARA:</w:t>
      </w:r>
      <w:r>
        <w:tab/>
      </w:r>
      <w:r>
        <w:tab/>
        <w:t>PLÁSTICOS DARMA</w:t>
      </w:r>
    </w:p>
    <w:p w:rsidR="00812F57" w:rsidRDefault="00812F57" w:rsidP="00812F57">
      <w:r>
        <w:t>ATENCIÓN:</w:t>
      </w:r>
      <w:r>
        <w:tab/>
        <w:t>Sr. Darío Jaramillo</w:t>
      </w:r>
    </w:p>
    <w:p w:rsidR="00812F57" w:rsidRDefault="00812F57" w:rsidP="00812F57">
      <w:r>
        <w:tab/>
      </w:r>
      <w:r>
        <w:tab/>
        <w:t>Gerente.</w:t>
      </w:r>
    </w:p>
    <w:p w:rsidR="00812F57" w:rsidRDefault="00812F57" w:rsidP="00812F57"/>
    <w:p w:rsidR="00812F57" w:rsidRDefault="00812F57" w:rsidP="00812F57">
      <w:r>
        <w:t>Apreciado Don Darío:</w:t>
      </w:r>
    </w:p>
    <w:p w:rsidR="00812F57" w:rsidRDefault="00812F57" w:rsidP="00812F57"/>
    <w:p w:rsidR="00812F57" w:rsidRDefault="00812F57" w:rsidP="00812F57">
      <w:r>
        <w:t>Con la presente estamos solicitando el siguiente Material :</w:t>
      </w:r>
    </w:p>
    <w:p w:rsidR="00812F57" w:rsidRDefault="00812F57" w:rsidP="00812F57"/>
    <w:p w:rsidR="00812F57" w:rsidRDefault="00812F57" w:rsidP="00812F57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812F57" w:rsidRDefault="00812F57" w:rsidP="00812F57">
      <w:pPr>
        <w:rPr>
          <w:b/>
          <w:bCs/>
          <w:u w:val="single"/>
        </w:rPr>
      </w:pPr>
    </w:p>
    <w:p w:rsidR="00812F57" w:rsidRDefault="00812F57" w:rsidP="00812F57">
      <w:r>
        <w:t>MATERIAL:</w:t>
      </w:r>
      <w:r>
        <w:tab/>
      </w:r>
      <w:r>
        <w:tab/>
        <w:t xml:space="preserve">Polietileno Alta </w:t>
      </w:r>
      <w:r w:rsidR="00227D30">
        <w:t>Densi</w:t>
      </w:r>
      <w:r w:rsidR="00715FE7">
        <w:t>dad Pigmentado NEGRO LAMINA</w:t>
      </w:r>
    </w:p>
    <w:p w:rsidR="00812F57" w:rsidRDefault="007E4A2D" w:rsidP="00812F57">
      <w:r>
        <w:t>MEDIDA</w:t>
      </w:r>
      <w:r w:rsidR="00715FE7">
        <w:t>:</w:t>
      </w:r>
      <w:r w:rsidR="00715FE7">
        <w:tab/>
      </w:r>
      <w:r w:rsidR="00715FE7">
        <w:tab/>
        <w:t>8</w:t>
      </w:r>
      <w:r w:rsidR="00812F57">
        <w:t>0  cms.</w:t>
      </w:r>
    </w:p>
    <w:p w:rsidR="00812F57" w:rsidRDefault="00812F57" w:rsidP="00812F57">
      <w:pPr>
        <w:rPr>
          <w:b/>
          <w:bCs/>
        </w:rPr>
      </w:pPr>
      <w:r>
        <w:t>CALIBRE:</w:t>
      </w:r>
      <w:r>
        <w:tab/>
      </w:r>
      <w:r>
        <w:tab/>
      </w:r>
      <w:r>
        <w:rPr>
          <w:b/>
        </w:rPr>
        <w:t>3.5</w:t>
      </w:r>
      <w:r>
        <w:t xml:space="preserve"> </w:t>
      </w:r>
      <w:r>
        <w:rPr>
          <w:b/>
          <w:bCs/>
        </w:rPr>
        <w:t xml:space="preserve">  ”</w:t>
      </w:r>
    </w:p>
    <w:p w:rsidR="00812F57" w:rsidRDefault="00812F57" w:rsidP="00812F57">
      <w:r>
        <w:t>CO</w:t>
      </w:r>
      <w:r w:rsidR="0018618D">
        <w:t>LOR:</w:t>
      </w:r>
      <w:r w:rsidR="0018618D">
        <w:tab/>
      </w:r>
      <w:r w:rsidR="0018618D">
        <w:tab/>
        <w:t xml:space="preserve">NEGRO  </w:t>
      </w:r>
    </w:p>
    <w:p w:rsidR="00812F57" w:rsidRDefault="00812F57" w:rsidP="00812F57">
      <w:r>
        <w:t>TRATADO:</w:t>
      </w:r>
      <w:r>
        <w:tab/>
      </w:r>
      <w:r>
        <w:tab/>
        <w:t>2 Caras.</w:t>
      </w:r>
    </w:p>
    <w:p w:rsidR="00812F57" w:rsidRDefault="00812F57" w:rsidP="00812F57">
      <w:pPr>
        <w:rPr>
          <w:b/>
          <w:bCs/>
        </w:rPr>
      </w:pPr>
      <w:r>
        <w:t>CANTIDAD:</w:t>
      </w:r>
      <w:r>
        <w:tab/>
      </w:r>
      <w:r>
        <w:tab/>
      </w:r>
      <w:r w:rsidR="001D3BE3">
        <w:rPr>
          <w:b/>
        </w:rPr>
        <w:t>18</w:t>
      </w:r>
      <w:r>
        <w:rPr>
          <w:b/>
        </w:rPr>
        <w:t>0</w:t>
      </w:r>
      <w:r w:rsidRPr="006202ED">
        <w:rPr>
          <w:b/>
        </w:rPr>
        <w:t xml:space="preserve">   Kg.</w:t>
      </w:r>
      <w:r>
        <w:rPr>
          <w:b/>
          <w:bCs/>
        </w:rPr>
        <w:t xml:space="preserve"> </w:t>
      </w:r>
    </w:p>
    <w:p w:rsidR="00812F57" w:rsidRDefault="00812F57" w:rsidP="00812F57">
      <w:r>
        <w:t>REFERENCIA:</w:t>
      </w:r>
      <w:r>
        <w:tab/>
      </w:r>
      <w:r w:rsidR="007E4A2D">
        <w:rPr>
          <w:b/>
        </w:rPr>
        <w:t>QUIK  SILVER GRANDE</w:t>
      </w:r>
    </w:p>
    <w:p w:rsidR="00812F57" w:rsidRDefault="00812F57" w:rsidP="00812F57">
      <w:r>
        <w:t>COLORES:</w:t>
      </w:r>
      <w:r>
        <w:tab/>
      </w:r>
      <w:r>
        <w:tab/>
        <w:t>3 ( Gris-blanco- rojo  )</w:t>
      </w:r>
    </w:p>
    <w:p w:rsidR="00812F57" w:rsidRDefault="00812F57" w:rsidP="00812F57">
      <w:r>
        <w:t>CARAS:</w:t>
      </w:r>
      <w:r>
        <w:tab/>
      </w:r>
      <w:r>
        <w:tab/>
        <w:t>2</w:t>
      </w:r>
    </w:p>
    <w:p w:rsidR="00812F57" w:rsidRDefault="00812F57" w:rsidP="00812F57">
      <w:r>
        <w:t>REPETICIÓN:</w:t>
      </w:r>
      <w:r>
        <w:tab/>
        <w:t>50</w:t>
      </w:r>
    </w:p>
    <w:p w:rsidR="00812F57" w:rsidRDefault="00812F57" w:rsidP="00812F57">
      <w:r>
        <w:t>RODILLO:</w:t>
      </w:r>
      <w:r>
        <w:tab/>
      </w:r>
      <w:r>
        <w:tab/>
        <w:t>50</w:t>
      </w:r>
    </w:p>
    <w:p w:rsidR="00812F57" w:rsidRDefault="00812F57" w:rsidP="00812F57">
      <w:r>
        <w:t>BOLSA:</w:t>
      </w:r>
      <w:r>
        <w:tab/>
      </w:r>
      <w:r>
        <w:tab/>
      </w:r>
      <w:r>
        <w:rPr>
          <w:b/>
        </w:rPr>
        <w:t xml:space="preserve">50  x  40  </w:t>
      </w:r>
      <w:r w:rsidRPr="00531792">
        <w:rPr>
          <w:b/>
        </w:rPr>
        <w:t xml:space="preserve"> cms</w:t>
      </w:r>
      <w:r>
        <w:t xml:space="preserve">  con  manija  plástica</w:t>
      </w:r>
    </w:p>
    <w:p w:rsidR="00812F57" w:rsidRDefault="00812F57" w:rsidP="00812F57">
      <w:r>
        <w:t>SELLADO:</w:t>
      </w:r>
      <w:r>
        <w:tab/>
      </w:r>
      <w:r>
        <w:tab/>
        <w:t>Para selle  Lateral</w:t>
      </w:r>
    </w:p>
    <w:p w:rsidR="00812F57" w:rsidRDefault="00812F57" w:rsidP="00812F57"/>
    <w:p w:rsidR="00812F57" w:rsidRDefault="00812F57" w:rsidP="00812F57">
      <w:r>
        <w:rPr>
          <w:b/>
          <w:bCs/>
          <w:u w:val="single"/>
        </w:rPr>
        <w:t>NOTA:</w:t>
      </w:r>
      <w:r>
        <w:t xml:space="preserve">  * Los cyreles  en su planta</w:t>
      </w:r>
    </w:p>
    <w:p w:rsidR="00812F57" w:rsidRDefault="00812F57" w:rsidP="00812F57">
      <w:pPr>
        <w:numPr>
          <w:ilvl w:val="0"/>
          <w:numId w:val="1"/>
        </w:numPr>
      </w:pPr>
      <w:r>
        <w:t>Se envían muestra física  para tonos , alturas  y pigmentacion</w:t>
      </w:r>
    </w:p>
    <w:p w:rsidR="00812F57" w:rsidRDefault="00812F57" w:rsidP="00812F57">
      <w:pPr>
        <w:numPr>
          <w:ilvl w:val="0"/>
          <w:numId w:val="1"/>
        </w:numPr>
      </w:pPr>
      <w:r>
        <w:t>Colocar pie de imprenta de Plasticos Union.</w:t>
      </w:r>
    </w:p>
    <w:p w:rsidR="00812F57" w:rsidRPr="006A078B" w:rsidRDefault="00812F57" w:rsidP="00812F57">
      <w:pPr>
        <w:numPr>
          <w:ilvl w:val="0"/>
          <w:numId w:val="1"/>
        </w:numPr>
        <w:rPr>
          <w:b/>
        </w:rPr>
      </w:pPr>
      <w:r>
        <w:rPr>
          <w:b/>
        </w:rPr>
        <w:t>SE  APRUEBA IMPRESIÓN.</w:t>
      </w:r>
    </w:p>
    <w:p w:rsidR="00812F57" w:rsidRDefault="00812F57" w:rsidP="00812F57">
      <w:pPr>
        <w:ind w:left="885"/>
      </w:pPr>
    </w:p>
    <w:p w:rsidR="00812F57" w:rsidRPr="0098114D" w:rsidRDefault="00812F57" w:rsidP="00812F57">
      <w:pPr>
        <w:rPr>
          <w:b/>
          <w:u w:val="single"/>
        </w:rPr>
      </w:pPr>
    </w:p>
    <w:p w:rsidR="00812F57" w:rsidRDefault="00812F57" w:rsidP="00812F57">
      <w:r>
        <w:t>Agradezco la atención y colaboración prestada.</w:t>
      </w:r>
    </w:p>
    <w:p w:rsidR="00812F57" w:rsidRDefault="00812F57" w:rsidP="00812F57"/>
    <w:p w:rsidR="00812F57" w:rsidRDefault="00812F57" w:rsidP="00812F57"/>
    <w:p w:rsidR="00812F57" w:rsidRDefault="00812F57" w:rsidP="00812F57">
      <w:r>
        <w:t>Cordialmente,</w:t>
      </w:r>
    </w:p>
    <w:p w:rsidR="00812F57" w:rsidRDefault="00812F57" w:rsidP="00812F57"/>
    <w:p w:rsidR="00812F57" w:rsidRDefault="00812F57" w:rsidP="00812F57"/>
    <w:p w:rsidR="00812F57" w:rsidRDefault="00812F57" w:rsidP="00812F57">
      <w:r>
        <w:t>RICARDO CASAS ZAPATA</w:t>
      </w:r>
    </w:p>
    <w:p w:rsidR="00812F57" w:rsidRDefault="00812F57" w:rsidP="00812F57">
      <w:r>
        <w:t>Director.</w:t>
      </w:r>
    </w:p>
    <w:p w:rsidR="002F57CE" w:rsidRDefault="002F57CE" w:rsidP="0042659C">
      <w:pPr>
        <w:rPr>
          <w:b/>
        </w:rPr>
      </w:pPr>
    </w:p>
    <w:p w:rsidR="006D5BA5" w:rsidRDefault="006D5BA5" w:rsidP="0042659C">
      <w:pPr>
        <w:rPr>
          <w:b/>
        </w:rPr>
      </w:pPr>
    </w:p>
    <w:p w:rsidR="006D5BA5" w:rsidRDefault="006D5BA5" w:rsidP="0042659C">
      <w:pPr>
        <w:rPr>
          <w:b/>
        </w:rPr>
      </w:pPr>
    </w:p>
    <w:p w:rsidR="006D5BA5" w:rsidRDefault="006D5BA5" w:rsidP="0042659C">
      <w:pPr>
        <w:rPr>
          <w:b/>
        </w:rPr>
      </w:pPr>
    </w:p>
    <w:p w:rsidR="006D5BA5" w:rsidRDefault="006D5BA5" w:rsidP="0042659C">
      <w:pPr>
        <w:rPr>
          <w:b/>
        </w:rPr>
      </w:pPr>
    </w:p>
    <w:p w:rsidR="006D5BA5" w:rsidRDefault="006D5BA5" w:rsidP="006D5BA5">
      <w:pPr>
        <w:rPr>
          <w:b/>
        </w:rPr>
      </w:pPr>
    </w:p>
    <w:p w:rsidR="006D5BA5" w:rsidRDefault="006D5BA5" w:rsidP="006D5BA5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6D5BA5" w:rsidRDefault="006D5BA5" w:rsidP="006D5BA5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6D5BA5" w:rsidRDefault="006D5BA5" w:rsidP="006D5BA5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6D5BA5" w:rsidRDefault="006D5BA5" w:rsidP="006D5BA5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6D5BA5" w:rsidRDefault="006D5BA5" w:rsidP="006D5BA5"/>
    <w:p w:rsidR="006D5BA5" w:rsidRDefault="006D5BA5" w:rsidP="006D5BA5">
      <w:pPr>
        <w:pStyle w:val="Ttulo1"/>
      </w:pPr>
      <w:r>
        <w:t>ORD EN DE TRABAJO  N°      07835</w:t>
      </w:r>
    </w:p>
    <w:p w:rsidR="006D5BA5" w:rsidRDefault="006D5BA5" w:rsidP="006D5BA5"/>
    <w:p w:rsidR="006D5BA5" w:rsidRDefault="006D5BA5" w:rsidP="006D5BA5">
      <w:r>
        <w:t>FECHA:</w:t>
      </w:r>
      <w:r>
        <w:tab/>
        <w:t>Medellín,  Diciembre  02    de  2010</w:t>
      </w:r>
    </w:p>
    <w:p w:rsidR="006D5BA5" w:rsidRDefault="006D5BA5" w:rsidP="006D5BA5">
      <w:r>
        <w:t>PARA:</w:t>
      </w:r>
      <w:r>
        <w:tab/>
      </w:r>
      <w:r>
        <w:tab/>
        <w:t>PLÁSTICOS DARMA</w:t>
      </w:r>
    </w:p>
    <w:p w:rsidR="006D5BA5" w:rsidRDefault="006D5BA5" w:rsidP="006D5BA5">
      <w:r>
        <w:t>ATENCIÓN:</w:t>
      </w:r>
      <w:r>
        <w:tab/>
        <w:t>Sr. Darío Jaramillo</w:t>
      </w:r>
    </w:p>
    <w:p w:rsidR="006D5BA5" w:rsidRDefault="006D5BA5" w:rsidP="006D5BA5">
      <w:r>
        <w:tab/>
      </w:r>
      <w:r>
        <w:tab/>
        <w:t>Gerente.</w:t>
      </w:r>
    </w:p>
    <w:p w:rsidR="006D5BA5" w:rsidRDefault="006D5BA5" w:rsidP="006D5BA5"/>
    <w:p w:rsidR="006D5BA5" w:rsidRDefault="006D5BA5" w:rsidP="006D5BA5">
      <w:r>
        <w:t>Apreciado Don Darío:</w:t>
      </w:r>
    </w:p>
    <w:p w:rsidR="006D5BA5" w:rsidRDefault="006D5BA5" w:rsidP="006D5BA5"/>
    <w:p w:rsidR="006D5BA5" w:rsidRDefault="006D5BA5" w:rsidP="006D5BA5">
      <w:r>
        <w:t>Con la presente estamos solicitando el siguiente Material :</w:t>
      </w:r>
    </w:p>
    <w:p w:rsidR="006D5BA5" w:rsidRDefault="006D5BA5" w:rsidP="006D5BA5"/>
    <w:p w:rsidR="006D5BA5" w:rsidRDefault="006D5BA5" w:rsidP="006D5BA5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6D5BA5" w:rsidRDefault="006D5BA5" w:rsidP="006D5BA5">
      <w:pPr>
        <w:rPr>
          <w:b/>
          <w:bCs/>
          <w:u w:val="single"/>
        </w:rPr>
      </w:pPr>
    </w:p>
    <w:p w:rsidR="006D5BA5" w:rsidRDefault="006D5BA5" w:rsidP="006D5BA5">
      <w:r>
        <w:t>MATERIAL:</w:t>
      </w:r>
      <w:r>
        <w:tab/>
      </w:r>
      <w:r>
        <w:tab/>
        <w:t xml:space="preserve">Polietileno Alta </w:t>
      </w:r>
      <w:r w:rsidR="00715FE7">
        <w:t xml:space="preserve">Densidad Pigmentado NEGRO </w:t>
      </w:r>
      <w:r w:rsidR="00097ABB">
        <w:t>LAMINA</w:t>
      </w:r>
    </w:p>
    <w:p w:rsidR="006D5BA5" w:rsidRDefault="006D5BA5" w:rsidP="006D5BA5">
      <w:r>
        <w:t>MEDIDA:</w:t>
      </w:r>
      <w:r>
        <w:tab/>
      </w:r>
      <w:r>
        <w:tab/>
        <w:t>60  Cms.</w:t>
      </w:r>
    </w:p>
    <w:p w:rsidR="006D5BA5" w:rsidRDefault="006D5BA5" w:rsidP="006D5BA5">
      <w:pPr>
        <w:rPr>
          <w:b/>
          <w:bCs/>
        </w:rPr>
      </w:pPr>
      <w:r>
        <w:t>CALIBRE:</w:t>
      </w:r>
      <w:r>
        <w:tab/>
      </w:r>
      <w:r>
        <w:tab/>
      </w:r>
      <w:r>
        <w:rPr>
          <w:b/>
        </w:rPr>
        <w:t>3.5</w:t>
      </w:r>
      <w:r>
        <w:t xml:space="preserve"> </w:t>
      </w:r>
      <w:r>
        <w:rPr>
          <w:b/>
          <w:bCs/>
        </w:rPr>
        <w:t xml:space="preserve">  ”</w:t>
      </w:r>
    </w:p>
    <w:p w:rsidR="006D5BA5" w:rsidRDefault="006D5BA5" w:rsidP="006D5BA5">
      <w:r>
        <w:t>COLOR:</w:t>
      </w:r>
      <w:r>
        <w:tab/>
      </w:r>
      <w:r>
        <w:tab/>
        <w:t>NEGRO  ( Según muestra  ).</w:t>
      </w:r>
    </w:p>
    <w:p w:rsidR="006D5BA5" w:rsidRDefault="006D5BA5" w:rsidP="006D5BA5">
      <w:r>
        <w:t>TRATADO:</w:t>
      </w:r>
      <w:r>
        <w:tab/>
      </w:r>
      <w:r>
        <w:tab/>
        <w:t>2 Caras.</w:t>
      </w:r>
    </w:p>
    <w:p w:rsidR="006D5BA5" w:rsidRDefault="006D5BA5" w:rsidP="006D5BA5">
      <w:pPr>
        <w:rPr>
          <w:b/>
          <w:bCs/>
        </w:rPr>
      </w:pPr>
      <w:r>
        <w:t>CANTIDAD:</w:t>
      </w:r>
      <w:r>
        <w:tab/>
      </w:r>
      <w:r>
        <w:tab/>
      </w:r>
      <w:r>
        <w:rPr>
          <w:b/>
        </w:rPr>
        <w:t>130</w:t>
      </w:r>
      <w:r w:rsidRPr="006202ED">
        <w:rPr>
          <w:b/>
        </w:rPr>
        <w:t xml:space="preserve">   Kg.</w:t>
      </w:r>
      <w:r>
        <w:rPr>
          <w:b/>
          <w:bCs/>
        </w:rPr>
        <w:t xml:space="preserve"> </w:t>
      </w:r>
    </w:p>
    <w:p w:rsidR="006D5BA5" w:rsidRDefault="006D5BA5" w:rsidP="006D5BA5">
      <w:r>
        <w:t>REFERENCIA:</w:t>
      </w:r>
      <w:r>
        <w:tab/>
      </w:r>
      <w:r>
        <w:rPr>
          <w:b/>
        </w:rPr>
        <w:t>QUIK  SILVER PEQUEÑA</w:t>
      </w:r>
    </w:p>
    <w:p w:rsidR="006D5BA5" w:rsidRDefault="006D5BA5" w:rsidP="006D5BA5">
      <w:r>
        <w:t>COLORES:</w:t>
      </w:r>
      <w:r>
        <w:tab/>
      </w:r>
      <w:r>
        <w:tab/>
        <w:t>3 ( Gris-blanco- rojo  )</w:t>
      </w:r>
    </w:p>
    <w:p w:rsidR="006D5BA5" w:rsidRDefault="006D5BA5" w:rsidP="006D5BA5">
      <w:r>
        <w:t>CARAS:</w:t>
      </w:r>
      <w:r>
        <w:tab/>
      </w:r>
      <w:r>
        <w:tab/>
        <w:t>2</w:t>
      </w:r>
    </w:p>
    <w:p w:rsidR="006D5BA5" w:rsidRDefault="006D5BA5" w:rsidP="006D5BA5">
      <w:r>
        <w:t>REPETICIÓN:</w:t>
      </w:r>
      <w:r>
        <w:tab/>
        <w:t>40</w:t>
      </w:r>
    </w:p>
    <w:p w:rsidR="006D5BA5" w:rsidRDefault="006D5BA5" w:rsidP="006D5BA5">
      <w:r>
        <w:t>RODILLO:</w:t>
      </w:r>
      <w:r>
        <w:tab/>
      </w:r>
      <w:r>
        <w:tab/>
        <w:t>40</w:t>
      </w:r>
    </w:p>
    <w:p w:rsidR="006D5BA5" w:rsidRDefault="006D5BA5" w:rsidP="006D5BA5">
      <w:r>
        <w:t>BOLSA:</w:t>
      </w:r>
      <w:r>
        <w:tab/>
      </w:r>
      <w:r>
        <w:tab/>
      </w:r>
      <w:r>
        <w:rPr>
          <w:b/>
        </w:rPr>
        <w:t xml:space="preserve">40  x  30  </w:t>
      </w:r>
      <w:r w:rsidRPr="00531792">
        <w:rPr>
          <w:b/>
        </w:rPr>
        <w:t xml:space="preserve"> cms</w:t>
      </w:r>
      <w:r>
        <w:t xml:space="preserve">  con  manija  </w:t>
      </w:r>
      <w:r w:rsidR="000A2307">
        <w:t>plástica</w:t>
      </w:r>
    </w:p>
    <w:p w:rsidR="006D5BA5" w:rsidRDefault="006D5BA5" w:rsidP="006D5BA5">
      <w:r>
        <w:t>SELLADO:</w:t>
      </w:r>
      <w:r>
        <w:tab/>
      </w:r>
      <w:r>
        <w:tab/>
        <w:t>Para selle  Lateral</w:t>
      </w:r>
    </w:p>
    <w:p w:rsidR="006D5BA5" w:rsidRDefault="006D5BA5" w:rsidP="006D5BA5"/>
    <w:p w:rsidR="006D5BA5" w:rsidRDefault="006D5BA5" w:rsidP="006D5BA5">
      <w:r>
        <w:rPr>
          <w:b/>
          <w:bCs/>
          <w:u w:val="single"/>
        </w:rPr>
        <w:t>NOTA:</w:t>
      </w:r>
      <w:r>
        <w:t xml:space="preserve">  * L</w:t>
      </w:r>
      <w:r w:rsidR="00097ABB">
        <w:t>os cyreles en su planta.</w:t>
      </w:r>
    </w:p>
    <w:p w:rsidR="006D5BA5" w:rsidRDefault="006D5BA5" w:rsidP="006D5BA5">
      <w:pPr>
        <w:numPr>
          <w:ilvl w:val="0"/>
          <w:numId w:val="1"/>
        </w:numPr>
      </w:pPr>
      <w:r>
        <w:t xml:space="preserve">Se envían muestra física  para tonos , alturas  y </w:t>
      </w:r>
      <w:r w:rsidR="000A2307">
        <w:t>pigmentación</w:t>
      </w:r>
    </w:p>
    <w:p w:rsidR="006D5BA5" w:rsidRDefault="006D5BA5" w:rsidP="006D5BA5">
      <w:pPr>
        <w:numPr>
          <w:ilvl w:val="0"/>
          <w:numId w:val="1"/>
        </w:numPr>
      </w:pPr>
      <w:r>
        <w:t>Colocar pie de imprenta de Plasticos Union.</w:t>
      </w:r>
    </w:p>
    <w:p w:rsidR="006D5BA5" w:rsidRPr="006A078B" w:rsidRDefault="006D5BA5" w:rsidP="006D5BA5">
      <w:pPr>
        <w:numPr>
          <w:ilvl w:val="0"/>
          <w:numId w:val="1"/>
        </w:numPr>
        <w:rPr>
          <w:b/>
        </w:rPr>
      </w:pPr>
      <w:r>
        <w:rPr>
          <w:b/>
        </w:rPr>
        <w:t>SE  APRUEBA IMPRESIÓN.</w:t>
      </w:r>
    </w:p>
    <w:p w:rsidR="006D5BA5" w:rsidRDefault="006D5BA5" w:rsidP="006D5BA5">
      <w:pPr>
        <w:ind w:left="885"/>
      </w:pPr>
    </w:p>
    <w:p w:rsidR="006D5BA5" w:rsidRPr="0098114D" w:rsidRDefault="006D5BA5" w:rsidP="006D5BA5">
      <w:pPr>
        <w:rPr>
          <w:b/>
          <w:u w:val="single"/>
        </w:rPr>
      </w:pPr>
    </w:p>
    <w:p w:rsidR="006D5BA5" w:rsidRDefault="006D5BA5" w:rsidP="006D5BA5">
      <w:r>
        <w:t>Agradezco la atención y colaboración prestada.</w:t>
      </w:r>
    </w:p>
    <w:p w:rsidR="006D5BA5" w:rsidRDefault="006D5BA5" w:rsidP="006D5BA5"/>
    <w:p w:rsidR="006D5BA5" w:rsidRDefault="006D5BA5" w:rsidP="006D5BA5"/>
    <w:p w:rsidR="006D5BA5" w:rsidRDefault="006D5BA5" w:rsidP="006D5BA5">
      <w:r>
        <w:t>Cordialmente,</w:t>
      </w:r>
    </w:p>
    <w:p w:rsidR="006D5BA5" w:rsidRDefault="006D5BA5" w:rsidP="006D5BA5"/>
    <w:p w:rsidR="006D5BA5" w:rsidRDefault="006D5BA5" w:rsidP="006D5BA5"/>
    <w:p w:rsidR="006D5BA5" w:rsidRDefault="006D5BA5" w:rsidP="006D5BA5">
      <w:r>
        <w:t>RICARDO CASAS ZAPATA</w:t>
      </w:r>
    </w:p>
    <w:p w:rsidR="006D5BA5" w:rsidRDefault="006D5BA5" w:rsidP="006D5BA5">
      <w:r>
        <w:t>Director.</w:t>
      </w:r>
    </w:p>
    <w:p w:rsidR="006D5BA5" w:rsidRDefault="006D5BA5" w:rsidP="0042659C">
      <w:pPr>
        <w:rPr>
          <w:b/>
        </w:rPr>
      </w:pPr>
    </w:p>
    <w:p w:rsidR="006A7950" w:rsidRDefault="006A7950" w:rsidP="0042659C">
      <w:pPr>
        <w:rPr>
          <w:b/>
        </w:rPr>
      </w:pPr>
    </w:p>
    <w:p w:rsidR="006A7950" w:rsidRDefault="006A7950" w:rsidP="0042659C">
      <w:pPr>
        <w:rPr>
          <w:b/>
        </w:rPr>
      </w:pPr>
    </w:p>
    <w:p w:rsidR="006A7950" w:rsidRDefault="006A7950" w:rsidP="0042659C">
      <w:pPr>
        <w:rPr>
          <w:b/>
        </w:rPr>
      </w:pPr>
    </w:p>
    <w:p w:rsidR="006A7950" w:rsidRDefault="006A7950" w:rsidP="006A7950">
      <w:pPr>
        <w:rPr>
          <w:b/>
        </w:rPr>
      </w:pPr>
    </w:p>
    <w:p w:rsidR="006A7950" w:rsidRDefault="006A7950" w:rsidP="006A7950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6A7950" w:rsidRDefault="006A7950" w:rsidP="006A7950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6A7950" w:rsidRDefault="006A7950" w:rsidP="006A7950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6A7950" w:rsidRDefault="006A7950" w:rsidP="006A7950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6A7950" w:rsidRDefault="006A7950" w:rsidP="006A7950"/>
    <w:p w:rsidR="006A7950" w:rsidRDefault="006A7950" w:rsidP="006A7950">
      <w:pPr>
        <w:pStyle w:val="Ttulo1"/>
      </w:pPr>
      <w:r>
        <w:t>ORDEN   DE   TRABAJO    N°     07662</w:t>
      </w:r>
    </w:p>
    <w:p w:rsidR="006A7950" w:rsidRDefault="006A7950" w:rsidP="006A7950"/>
    <w:p w:rsidR="006A7950" w:rsidRDefault="006A7950" w:rsidP="006A7950">
      <w:r>
        <w:t>FECHA:</w:t>
      </w:r>
      <w:r>
        <w:tab/>
        <w:t>Medellín, Diciembre  02   de  2010</w:t>
      </w:r>
    </w:p>
    <w:p w:rsidR="006A7950" w:rsidRDefault="006A7950" w:rsidP="006A7950">
      <w:r>
        <w:t>PARA:</w:t>
      </w:r>
      <w:r>
        <w:tab/>
      </w:r>
      <w:r>
        <w:tab/>
        <w:t>PLÁSTICOS DARMA</w:t>
      </w:r>
    </w:p>
    <w:p w:rsidR="006A7950" w:rsidRDefault="006A7950" w:rsidP="006A7950">
      <w:r>
        <w:t>ATENCIÓN:</w:t>
      </w:r>
      <w:r>
        <w:tab/>
        <w:t>Sr. Darío Jaramillo</w:t>
      </w:r>
    </w:p>
    <w:p w:rsidR="006A7950" w:rsidRDefault="006A7950" w:rsidP="006A7950">
      <w:r>
        <w:tab/>
      </w:r>
      <w:r>
        <w:tab/>
        <w:t>Gerente.</w:t>
      </w:r>
    </w:p>
    <w:p w:rsidR="006A7950" w:rsidRDefault="006A7950" w:rsidP="006A7950"/>
    <w:p w:rsidR="006A7950" w:rsidRDefault="006A7950" w:rsidP="006A7950"/>
    <w:p w:rsidR="006A7950" w:rsidRDefault="006A7950" w:rsidP="006A7950">
      <w:r>
        <w:t>Apreciado Don Darío :</w:t>
      </w:r>
    </w:p>
    <w:p w:rsidR="006A7950" w:rsidRDefault="006A7950" w:rsidP="006A7950"/>
    <w:p w:rsidR="006A7950" w:rsidRDefault="006A7950" w:rsidP="006A7950">
      <w:r>
        <w:t xml:space="preserve"> </w:t>
      </w:r>
    </w:p>
    <w:p w:rsidR="006A7950" w:rsidRDefault="006A7950" w:rsidP="006A7950">
      <w:pPr>
        <w:rPr>
          <w:u w:val="single"/>
        </w:rPr>
      </w:pPr>
      <w:r>
        <w:t xml:space="preserve">Con la presente estamos solicitando el siguiente servicio de  </w:t>
      </w:r>
      <w:r w:rsidR="00EA59C6">
        <w:rPr>
          <w:u w:val="single"/>
        </w:rPr>
        <w:t>EXTRUSION:</w:t>
      </w:r>
    </w:p>
    <w:p w:rsidR="006A7950" w:rsidRDefault="006A7950" w:rsidP="006A7950"/>
    <w:p w:rsidR="006A7950" w:rsidRDefault="006A7950" w:rsidP="006A7950"/>
    <w:p w:rsidR="006A7950" w:rsidRDefault="006A7950" w:rsidP="006A7950">
      <w:pPr>
        <w:rPr>
          <w:b/>
          <w:bCs/>
          <w:u w:val="single"/>
        </w:rPr>
      </w:pPr>
    </w:p>
    <w:p w:rsidR="006A7950" w:rsidRDefault="006A7950" w:rsidP="006A7950">
      <w:pPr>
        <w:rPr>
          <w:b/>
          <w:bCs/>
        </w:rPr>
      </w:pPr>
      <w:r>
        <w:rPr>
          <w:b/>
          <w:bCs/>
          <w:u w:val="single"/>
        </w:rPr>
        <w:t>EXTRUSION:</w:t>
      </w:r>
      <w:r>
        <w:rPr>
          <w:b/>
          <w:bCs/>
        </w:rPr>
        <w:tab/>
      </w:r>
    </w:p>
    <w:p w:rsidR="006A7950" w:rsidRDefault="006A7950" w:rsidP="006A7950"/>
    <w:p w:rsidR="006A7950" w:rsidRDefault="006A7950" w:rsidP="006A7950">
      <w:r>
        <w:t>MATERIAL:</w:t>
      </w:r>
      <w:r>
        <w:tab/>
      </w:r>
      <w:r>
        <w:tab/>
        <w:t>Polietileno BAJA  Tubular</w:t>
      </w:r>
      <w:r w:rsidR="009016CA">
        <w:t xml:space="preserve"> o semitubular</w:t>
      </w:r>
    </w:p>
    <w:p w:rsidR="006A7950" w:rsidRPr="003F0627" w:rsidRDefault="006A7950" w:rsidP="006A7950">
      <w:pPr>
        <w:rPr>
          <w:b/>
        </w:rPr>
      </w:pPr>
      <w:r>
        <w:t>MEDIDA:</w:t>
      </w:r>
      <w:r>
        <w:tab/>
      </w:r>
      <w:r>
        <w:tab/>
        <w:t>30</w:t>
      </w:r>
      <w:r>
        <w:rPr>
          <w:b/>
        </w:rPr>
        <w:t xml:space="preserve">   cm</w:t>
      </w:r>
    </w:p>
    <w:p w:rsidR="006A7950" w:rsidRDefault="006A7950" w:rsidP="006A7950">
      <w:r>
        <w:t>CALIBRE:</w:t>
      </w:r>
      <w:r>
        <w:tab/>
      </w:r>
      <w:r>
        <w:tab/>
      </w:r>
      <w:r w:rsidRPr="006A7950">
        <w:rPr>
          <w:b/>
        </w:rPr>
        <w:t>1</w:t>
      </w:r>
      <w:r>
        <w:rPr>
          <w:b/>
          <w:sz w:val="28"/>
          <w:szCs w:val="28"/>
        </w:rPr>
        <w:t>.9</w:t>
      </w:r>
      <w:r w:rsidRPr="000852A2">
        <w:rPr>
          <w:b/>
          <w:sz w:val="28"/>
          <w:szCs w:val="28"/>
        </w:rPr>
        <w:t xml:space="preserve">   ”</w:t>
      </w:r>
    </w:p>
    <w:p w:rsidR="006A7950" w:rsidRDefault="006A7950" w:rsidP="006A7950">
      <w:r>
        <w:t>COLOR:</w:t>
      </w:r>
      <w:r>
        <w:tab/>
      </w:r>
      <w:r>
        <w:tab/>
        <w:t>Transparente</w:t>
      </w:r>
    </w:p>
    <w:p w:rsidR="006A7950" w:rsidRDefault="006A7950" w:rsidP="006A7950">
      <w:pPr>
        <w:rPr>
          <w:b/>
          <w:bCs/>
        </w:rPr>
      </w:pPr>
      <w:r>
        <w:t>CANTIDAD:</w:t>
      </w:r>
      <w:r>
        <w:tab/>
      </w:r>
      <w:r>
        <w:tab/>
      </w:r>
      <w:r>
        <w:rPr>
          <w:b/>
        </w:rPr>
        <w:t>60</w:t>
      </w:r>
      <w:r>
        <w:t xml:space="preserve">    Kg.</w:t>
      </w:r>
    </w:p>
    <w:p w:rsidR="006A7950" w:rsidRPr="001F34F2" w:rsidRDefault="006A7950" w:rsidP="006A7950"/>
    <w:p w:rsidR="006A7950" w:rsidRDefault="006A7950" w:rsidP="006A7950">
      <w:pPr>
        <w:rPr>
          <w:b/>
        </w:rPr>
      </w:pPr>
    </w:p>
    <w:p w:rsidR="006A7950" w:rsidRPr="001F34F2" w:rsidRDefault="006A7950" w:rsidP="006A7950">
      <w:r w:rsidRPr="001F34F2">
        <w:rPr>
          <w:b/>
        </w:rPr>
        <w:tab/>
      </w:r>
      <w:r w:rsidRPr="001F34F2">
        <w:rPr>
          <w:b/>
        </w:rPr>
        <w:tab/>
      </w:r>
      <w:r w:rsidRPr="001F34F2">
        <w:rPr>
          <w:b/>
        </w:rPr>
        <w:tab/>
      </w:r>
    </w:p>
    <w:p w:rsidR="006A7950" w:rsidRPr="00465B97" w:rsidRDefault="006A7950" w:rsidP="006A7950"/>
    <w:p w:rsidR="006A7950" w:rsidRDefault="006A7950" w:rsidP="006A7950">
      <w:r>
        <w:t>Agradezco la atención y colaboración prestada.</w:t>
      </w:r>
    </w:p>
    <w:p w:rsidR="006A7950" w:rsidRDefault="006A7950" w:rsidP="006A7950"/>
    <w:p w:rsidR="006A7950" w:rsidRDefault="006A7950" w:rsidP="006A7950"/>
    <w:p w:rsidR="006A7950" w:rsidRDefault="006A7950" w:rsidP="006A7950"/>
    <w:p w:rsidR="006A7950" w:rsidRDefault="006A7950" w:rsidP="006A7950">
      <w:r>
        <w:t>Cordialmente,</w:t>
      </w:r>
    </w:p>
    <w:p w:rsidR="006A7950" w:rsidRDefault="006A7950" w:rsidP="006A7950"/>
    <w:p w:rsidR="006A7950" w:rsidRDefault="006A7950" w:rsidP="006A7950"/>
    <w:p w:rsidR="006A7950" w:rsidRDefault="006A7950" w:rsidP="006A7950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6A7950" w:rsidRDefault="006A7950" w:rsidP="006A7950">
      <w:r>
        <w:t>Director.</w:t>
      </w:r>
    </w:p>
    <w:p w:rsidR="006A7950" w:rsidRPr="001B2201" w:rsidRDefault="006A7950" w:rsidP="006A7950">
      <w:pPr>
        <w:rPr>
          <w:b/>
        </w:rPr>
      </w:pPr>
    </w:p>
    <w:p w:rsidR="006A7950" w:rsidRDefault="006A7950" w:rsidP="006A7950">
      <w:pPr>
        <w:rPr>
          <w:b/>
        </w:rPr>
      </w:pPr>
    </w:p>
    <w:p w:rsidR="006A7950" w:rsidRDefault="006A7950" w:rsidP="006A7950">
      <w:pPr>
        <w:rPr>
          <w:b/>
        </w:rPr>
      </w:pPr>
    </w:p>
    <w:p w:rsidR="006A7950" w:rsidRDefault="006A7950" w:rsidP="0042659C">
      <w:pPr>
        <w:rPr>
          <w:b/>
        </w:rPr>
      </w:pPr>
    </w:p>
    <w:p w:rsidR="006A7950" w:rsidRDefault="006A7950" w:rsidP="0042659C">
      <w:pPr>
        <w:rPr>
          <w:b/>
        </w:rPr>
      </w:pPr>
    </w:p>
    <w:p w:rsidR="009016CA" w:rsidRDefault="009016CA" w:rsidP="0042659C">
      <w:pPr>
        <w:rPr>
          <w:b/>
        </w:rPr>
      </w:pPr>
    </w:p>
    <w:p w:rsidR="009016CA" w:rsidRDefault="009016CA" w:rsidP="0042659C">
      <w:pPr>
        <w:rPr>
          <w:b/>
        </w:rPr>
      </w:pPr>
    </w:p>
    <w:p w:rsidR="009016CA" w:rsidRDefault="009016CA" w:rsidP="0042659C">
      <w:pPr>
        <w:rPr>
          <w:b/>
        </w:rPr>
      </w:pPr>
    </w:p>
    <w:p w:rsidR="009016CA" w:rsidRDefault="009016CA" w:rsidP="0042659C">
      <w:pPr>
        <w:rPr>
          <w:b/>
        </w:rPr>
      </w:pPr>
    </w:p>
    <w:p w:rsidR="009016CA" w:rsidRDefault="009016CA" w:rsidP="0042659C">
      <w:pPr>
        <w:rPr>
          <w:b/>
        </w:rPr>
      </w:pPr>
    </w:p>
    <w:p w:rsidR="009016CA" w:rsidRDefault="009016CA" w:rsidP="009016CA">
      <w:pPr>
        <w:rPr>
          <w:b/>
        </w:rPr>
      </w:pPr>
    </w:p>
    <w:p w:rsidR="009016CA" w:rsidRDefault="009016CA" w:rsidP="009016CA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9016CA" w:rsidRDefault="009016CA" w:rsidP="009016CA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9016CA" w:rsidRDefault="009016CA" w:rsidP="009016CA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9016CA" w:rsidRDefault="009016CA" w:rsidP="009016CA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9016CA" w:rsidRDefault="009016CA" w:rsidP="009016CA"/>
    <w:p w:rsidR="009016CA" w:rsidRDefault="009016CA" w:rsidP="009016CA">
      <w:pPr>
        <w:pStyle w:val="Ttulo1"/>
      </w:pPr>
      <w:r>
        <w:t>ORDEN   DE   TRABAJO    N°     07639.2</w:t>
      </w:r>
    </w:p>
    <w:p w:rsidR="009016CA" w:rsidRDefault="009016CA" w:rsidP="009016CA"/>
    <w:p w:rsidR="009016CA" w:rsidRDefault="009016CA" w:rsidP="009016CA">
      <w:r>
        <w:t>FECHA:</w:t>
      </w:r>
      <w:r>
        <w:tab/>
        <w:t>Medellín, Diciembre  02   de  2010</w:t>
      </w:r>
    </w:p>
    <w:p w:rsidR="009016CA" w:rsidRDefault="009016CA" w:rsidP="009016CA">
      <w:r>
        <w:t>PARA:</w:t>
      </w:r>
      <w:r>
        <w:tab/>
      </w:r>
      <w:r>
        <w:tab/>
        <w:t>PLÁSTICOS DARMA</w:t>
      </w:r>
    </w:p>
    <w:p w:rsidR="009016CA" w:rsidRDefault="009016CA" w:rsidP="009016CA">
      <w:r>
        <w:t>ATENCIÓN:</w:t>
      </w:r>
      <w:r>
        <w:tab/>
        <w:t>Sr. Darío Jaramillo</w:t>
      </w:r>
    </w:p>
    <w:p w:rsidR="009016CA" w:rsidRDefault="009016CA" w:rsidP="009016CA">
      <w:r>
        <w:tab/>
      </w:r>
      <w:r>
        <w:tab/>
        <w:t>Gerente.</w:t>
      </w:r>
    </w:p>
    <w:p w:rsidR="009016CA" w:rsidRDefault="009016CA" w:rsidP="009016CA"/>
    <w:p w:rsidR="009016CA" w:rsidRDefault="009016CA" w:rsidP="009016CA"/>
    <w:p w:rsidR="009016CA" w:rsidRDefault="009016CA" w:rsidP="009016CA">
      <w:r>
        <w:t>Apreciado Don Darío :</w:t>
      </w:r>
    </w:p>
    <w:p w:rsidR="009016CA" w:rsidRDefault="009016CA" w:rsidP="009016CA"/>
    <w:p w:rsidR="009016CA" w:rsidRDefault="009016CA" w:rsidP="009016CA">
      <w:r>
        <w:t xml:space="preserve"> </w:t>
      </w:r>
    </w:p>
    <w:p w:rsidR="009016CA" w:rsidRDefault="009016CA" w:rsidP="009016CA">
      <w:pPr>
        <w:rPr>
          <w:u w:val="single"/>
        </w:rPr>
      </w:pPr>
      <w:r>
        <w:t xml:space="preserve">Con la presente estamos solicitando el siguiente servicio de  </w:t>
      </w:r>
      <w:r>
        <w:rPr>
          <w:u w:val="single"/>
        </w:rPr>
        <w:t>EXTRUSION:</w:t>
      </w:r>
    </w:p>
    <w:p w:rsidR="009016CA" w:rsidRDefault="009016CA" w:rsidP="009016CA"/>
    <w:p w:rsidR="009016CA" w:rsidRDefault="009016CA" w:rsidP="009016CA"/>
    <w:p w:rsidR="009016CA" w:rsidRDefault="009016CA" w:rsidP="009016CA">
      <w:pPr>
        <w:rPr>
          <w:b/>
          <w:bCs/>
          <w:u w:val="single"/>
        </w:rPr>
      </w:pPr>
    </w:p>
    <w:p w:rsidR="009016CA" w:rsidRDefault="009016CA" w:rsidP="009016CA">
      <w:pPr>
        <w:rPr>
          <w:b/>
          <w:bCs/>
        </w:rPr>
      </w:pPr>
      <w:r>
        <w:rPr>
          <w:b/>
          <w:bCs/>
          <w:u w:val="single"/>
        </w:rPr>
        <w:t>EXTRUSION:</w:t>
      </w:r>
      <w:r>
        <w:rPr>
          <w:b/>
          <w:bCs/>
        </w:rPr>
        <w:tab/>
      </w:r>
    </w:p>
    <w:p w:rsidR="009016CA" w:rsidRDefault="009016CA" w:rsidP="009016CA"/>
    <w:p w:rsidR="009016CA" w:rsidRDefault="009016CA" w:rsidP="009016CA">
      <w:r>
        <w:t>MATERIAL:</w:t>
      </w:r>
      <w:r>
        <w:tab/>
      </w:r>
      <w:r>
        <w:tab/>
        <w:t xml:space="preserve">Polietileno </w:t>
      </w:r>
      <w:r w:rsidR="0099634E">
        <w:t xml:space="preserve"> </w:t>
      </w:r>
      <w:r w:rsidRPr="0099634E">
        <w:rPr>
          <w:b/>
        </w:rPr>
        <w:t xml:space="preserve">ALTA </w:t>
      </w:r>
      <w:r w:rsidR="0099634E" w:rsidRPr="0099634E">
        <w:rPr>
          <w:b/>
        </w:rPr>
        <w:t xml:space="preserve"> </w:t>
      </w:r>
      <w:r w:rsidRPr="0099634E">
        <w:rPr>
          <w:b/>
        </w:rPr>
        <w:t>SEMI-TUBULAR</w:t>
      </w:r>
    </w:p>
    <w:p w:rsidR="009016CA" w:rsidRPr="003F0627" w:rsidRDefault="009016CA" w:rsidP="009016CA">
      <w:pPr>
        <w:rPr>
          <w:b/>
        </w:rPr>
      </w:pPr>
      <w:r>
        <w:t>MEDIDA:</w:t>
      </w:r>
      <w:r>
        <w:tab/>
      </w:r>
      <w:r>
        <w:tab/>
        <w:t>70</w:t>
      </w:r>
      <w:r>
        <w:rPr>
          <w:b/>
        </w:rPr>
        <w:t xml:space="preserve">   cm</w:t>
      </w:r>
    </w:p>
    <w:p w:rsidR="009016CA" w:rsidRDefault="009016CA" w:rsidP="009016CA">
      <w:r>
        <w:t>CALIBRE:</w:t>
      </w:r>
      <w:r>
        <w:tab/>
      </w:r>
      <w:r>
        <w:tab/>
      </w:r>
      <w:r>
        <w:rPr>
          <w:b/>
        </w:rPr>
        <w:t>0.70</w:t>
      </w:r>
      <w:r w:rsidRPr="000852A2">
        <w:rPr>
          <w:b/>
          <w:sz w:val="28"/>
          <w:szCs w:val="28"/>
        </w:rPr>
        <w:t xml:space="preserve">   ”</w:t>
      </w:r>
    </w:p>
    <w:p w:rsidR="009016CA" w:rsidRDefault="009016CA" w:rsidP="009016CA">
      <w:r>
        <w:t>COLOR:</w:t>
      </w:r>
      <w:r>
        <w:tab/>
      </w:r>
      <w:r>
        <w:tab/>
        <w:t>NARANJA</w:t>
      </w:r>
    </w:p>
    <w:p w:rsidR="009016CA" w:rsidRDefault="009016CA" w:rsidP="009016CA">
      <w:pPr>
        <w:rPr>
          <w:b/>
          <w:bCs/>
        </w:rPr>
      </w:pPr>
      <w:r>
        <w:t>CANTIDAD:</w:t>
      </w:r>
      <w:r>
        <w:tab/>
      </w:r>
      <w:r>
        <w:tab/>
      </w:r>
      <w:r>
        <w:rPr>
          <w:b/>
        </w:rPr>
        <w:t xml:space="preserve">100 </w:t>
      </w:r>
      <w:r>
        <w:t xml:space="preserve">   Kg.</w:t>
      </w:r>
    </w:p>
    <w:p w:rsidR="009016CA" w:rsidRPr="001F34F2" w:rsidRDefault="009016CA" w:rsidP="009016CA"/>
    <w:p w:rsidR="009016CA" w:rsidRDefault="009016CA" w:rsidP="009016CA">
      <w:pPr>
        <w:rPr>
          <w:b/>
        </w:rPr>
      </w:pPr>
    </w:p>
    <w:p w:rsidR="009016CA" w:rsidRPr="00465B97" w:rsidRDefault="009016CA" w:rsidP="009016CA">
      <w:r w:rsidRPr="001F34F2">
        <w:rPr>
          <w:b/>
        </w:rPr>
        <w:tab/>
      </w:r>
      <w:r w:rsidRPr="001F34F2">
        <w:rPr>
          <w:b/>
        </w:rPr>
        <w:tab/>
      </w:r>
      <w:r w:rsidRPr="001F34F2">
        <w:rPr>
          <w:b/>
        </w:rPr>
        <w:tab/>
      </w:r>
    </w:p>
    <w:p w:rsidR="009016CA" w:rsidRDefault="009016CA" w:rsidP="009016CA">
      <w:r>
        <w:t>Agradezco la atención y colaboración prestada.</w:t>
      </w:r>
    </w:p>
    <w:p w:rsidR="009016CA" w:rsidRDefault="009016CA" w:rsidP="009016CA"/>
    <w:p w:rsidR="009016CA" w:rsidRDefault="009016CA" w:rsidP="009016CA"/>
    <w:p w:rsidR="009016CA" w:rsidRDefault="009016CA" w:rsidP="009016CA"/>
    <w:p w:rsidR="007432C8" w:rsidRDefault="007432C8" w:rsidP="009016CA"/>
    <w:p w:rsidR="009016CA" w:rsidRDefault="009016CA" w:rsidP="009016CA">
      <w:r>
        <w:t>Cordialmente,</w:t>
      </w:r>
    </w:p>
    <w:p w:rsidR="009016CA" w:rsidRDefault="009016CA" w:rsidP="009016CA"/>
    <w:p w:rsidR="009016CA" w:rsidRDefault="009016CA" w:rsidP="009016CA"/>
    <w:p w:rsidR="009016CA" w:rsidRDefault="009016CA" w:rsidP="009016CA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9016CA" w:rsidRDefault="009016CA" w:rsidP="009016CA">
      <w:r>
        <w:t>Director.</w:t>
      </w:r>
    </w:p>
    <w:p w:rsidR="009016CA" w:rsidRPr="001B2201" w:rsidRDefault="009016CA" w:rsidP="009016CA">
      <w:pPr>
        <w:rPr>
          <w:b/>
        </w:rPr>
      </w:pPr>
    </w:p>
    <w:p w:rsidR="009016CA" w:rsidRDefault="009016CA" w:rsidP="009016CA">
      <w:pPr>
        <w:rPr>
          <w:b/>
        </w:rPr>
      </w:pPr>
    </w:p>
    <w:p w:rsidR="009016CA" w:rsidRDefault="009016CA" w:rsidP="0042659C">
      <w:pPr>
        <w:rPr>
          <w:b/>
        </w:rPr>
      </w:pPr>
    </w:p>
    <w:p w:rsidR="00340D2C" w:rsidRDefault="00340D2C" w:rsidP="0042659C">
      <w:pPr>
        <w:rPr>
          <w:b/>
        </w:rPr>
      </w:pPr>
    </w:p>
    <w:p w:rsidR="00340D2C" w:rsidRDefault="00340D2C" w:rsidP="0042659C">
      <w:pPr>
        <w:rPr>
          <w:b/>
        </w:rPr>
      </w:pPr>
    </w:p>
    <w:p w:rsidR="00340D2C" w:rsidRDefault="00340D2C" w:rsidP="0042659C">
      <w:pPr>
        <w:rPr>
          <w:b/>
        </w:rPr>
      </w:pPr>
    </w:p>
    <w:p w:rsidR="00340D2C" w:rsidRDefault="00340D2C" w:rsidP="0042659C">
      <w:pPr>
        <w:rPr>
          <w:b/>
        </w:rPr>
      </w:pPr>
    </w:p>
    <w:p w:rsidR="00340D2C" w:rsidRDefault="00340D2C" w:rsidP="0042659C">
      <w:pPr>
        <w:rPr>
          <w:b/>
        </w:rPr>
      </w:pPr>
    </w:p>
    <w:p w:rsidR="00340D2C" w:rsidRDefault="00340D2C" w:rsidP="0042659C">
      <w:pPr>
        <w:rPr>
          <w:b/>
        </w:rPr>
      </w:pPr>
    </w:p>
    <w:p w:rsidR="00340D2C" w:rsidRDefault="00340D2C" w:rsidP="0042659C">
      <w:pPr>
        <w:rPr>
          <w:b/>
        </w:rPr>
      </w:pPr>
    </w:p>
    <w:p w:rsidR="00340D2C" w:rsidRDefault="00340D2C" w:rsidP="00340D2C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340D2C" w:rsidRDefault="00340D2C" w:rsidP="00340D2C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340D2C" w:rsidRDefault="00340D2C" w:rsidP="00340D2C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340D2C" w:rsidRDefault="00340D2C" w:rsidP="00340D2C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340D2C" w:rsidRDefault="00340D2C" w:rsidP="00340D2C">
      <w:pPr>
        <w:pStyle w:val="Ttulo1"/>
      </w:pPr>
    </w:p>
    <w:p w:rsidR="00340D2C" w:rsidRDefault="00340D2C" w:rsidP="00340D2C">
      <w:pPr>
        <w:pStyle w:val="Ttulo1"/>
      </w:pPr>
      <w:r>
        <w:t>ORDEN DE TRABAJO     N°      07855</w:t>
      </w:r>
    </w:p>
    <w:p w:rsidR="00340D2C" w:rsidRDefault="00340D2C" w:rsidP="00340D2C"/>
    <w:p w:rsidR="00340D2C" w:rsidRDefault="00340D2C" w:rsidP="00340D2C">
      <w:r>
        <w:t>FECHA:</w:t>
      </w:r>
      <w:r>
        <w:tab/>
        <w:t>Medellín,  Diciembre   09    de  2010</w:t>
      </w:r>
    </w:p>
    <w:p w:rsidR="00340D2C" w:rsidRDefault="00340D2C" w:rsidP="00340D2C">
      <w:r>
        <w:t>PARA:</w:t>
      </w:r>
      <w:r>
        <w:tab/>
      </w:r>
      <w:r>
        <w:tab/>
        <w:t>PLÁSTICOS DARMA</w:t>
      </w:r>
    </w:p>
    <w:p w:rsidR="00340D2C" w:rsidRDefault="00340D2C" w:rsidP="00340D2C">
      <w:r>
        <w:t>ATENCIÓN:</w:t>
      </w:r>
      <w:r>
        <w:tab/>
        <w:t>Sr. Darío Jaramillo</w:t>
      </w:r>
    </w:p>
    <w:p w:rsidR="00340D2C" w:rsidRDefault="00340D2C" w:rsidP="00340D2C">
      <w:r>
        <w:tab/>
      </w:r>
      <w:r>
        <w:tab/>
        <w:t>Gerente.</w:t>
      </w:r>
    </w:p>
    <w:p w:rsidR="00340D2C" w:rsidRDefault="00340D2C" w:rsidP="00340D2C"/>
    <w:p w:rsidR="00340D2C" w:rsidRDefault="00340D2C" w:rsidP="00340D2C">
      <w:r>
        <w:t>Apreciado Don Darío:</w:t>
      </w:r>
    </w:p>
    <w:p w:rsidR="00340D2C" w:rsidRDefault="00340D2C" w:rsidP="00340D2C"/>
    <w:p w:rsidR="00340D2C" w:rsidRDefault="00340D2C" w:rsidP="00340D2C">
      <w:r>
        <w:t>Con la presente estamos solicitando el siguiente Material   :</w:t>
      </w:r>
    </w:p>
    <w:p w:rsidR="00340D2C" w:rsidRDefault="00340D2C" w:rsidP="00340D2C"/>
    <w:p w:rsidR="00340D2C" w:rsidRDefault="00340D2C" w:rsidP="00340D2C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340D2C" w:rsidRDefault="00340D2C" w:rsidP="00340D2C">
      <w:pPr>
        <w:rPr>
          <w:b/>
          <w:bCs/>
          <w:u w:val="single"/>
        </w:rPr>
      </w:pPr>
    </w:p>
    <w:p w:rsidR="00340D2C" w:rsidRDefault="00340D2C" w:rsidP="00340D2C">
      <w:r>
        <w:t>MATERIAL:</w:t>
      </w:r>
      <w:r>
        <w:tab/>
      </w:r>
      <w:r>
        <w:tab/>
        <w:t>Polietileno Alta Densidad Pigmentado BLANCO Tubular.</w:t>
      </w:r>
    </w:p>
    <w:p w:rsidR="00340D2C" w:rsidRDefault="00340D2C" w:rsidP="00340D2C">
      <w:r>
        <w:t>MEDIDA:</w:t>
      </w:r>
      <w:r>
        <w:tab/>
      </w:r>
      <w:r>
        <w:tab/>
      </w:r>
      <w:r w:rsidRPr="00657B35">
        <w:rPr>
          <w:b/>
        </w:rPr>
        <w:t>50  Cms</w:t>
      </w:r>
      <w:r>
        <w:t>.</w:t>
      </w:r>
    </w:p>
    <w:p w:rsidR="00340D2C" w:rsidRPr="005660D5" w:rsidRDefault="00340D2C" w:rsidP="00340D2C">
      <w:pPr>
        <w:rPr>
          <w:b/>
          <w:bCs/>
        </w:rPr>
      </w:pPr>
      <w:r>
        <w:t>CALIBRE:</w:t>
      </w:r>
      <w:r>
        <w:tab/>
      </w:r>
      <w:r>
        <w:tab/>
      </w:r>
      <w:r w:rsidRPr="005660D5">
        <w:rPr>
          <w:b/>
        </w:rPr>
        <w:t xml:space="preserve">2.5 </w:t>
      </w:r>
      <w:r w:rsidRPr="005660D5">
        <w:rPr>
          <w:b/>
          <w:bCs/>
        </w:rPr>
        <w:t xml:space="preserve">  ”</w:t>
      </w:r>
    </w:p>
    <w:p w:rsidR="00340D2C" w:rsidRDefault="00340D2C" w:rsidP="00340D2C">
      <w:r>
        <w:t>COLOR:</w:t>
      </w:r>
      <w:r>
        <w:tab/>
      </w:r>
      <w:r>
        <w:tab/>
        <w:t>BLANCO  (Según muestra)</w:t>
      </w:r>
    </w:p>
    <w:p w:rsidR="00340D2C" w:rsidRDefault="00340D2C" w:rsidP="00340D2C">
      <w:r>
        <w:t>TRATADO:</w:t>
      </w:r>
      <w:r>
        <w:tab/>
      </w:r>
      <w:r>
        <w:tab/>
        <w:t>2 Caras.</w:t>
      </w:r>
    </w:p>
    <w:p w:rsidR="00340D2C" w:rsidRDefault="00340D2C" w:rsidP="00340D2C">
      <w:r>
        <w:t>CANTIDAD:</w:t>
      </w:r>
      <w:r>
        <w:tab/>
      </w:r>
      <w:r>
        <w:tab/>
      </w:r>
      <w:r>
        <w:rPr>
          <w:b/>
        </w:rPr>
        <w:t xml:space="preserve">290 </w:t>
      </w:r>
      <w:r>
        <w:t xml:space="preserve">   Kg.</w:t>
      </w:r>
    </w:p>
    <w:p w:rsidR="00340D2C" w:rsidRDefault="00340D2C" w:rsidP="00340D2C">
      <w:r>
        <w:t>REFERENCIA:</w:t>
      </w:r>
      <w:r>
        <w:tab/>
      </w:r>
      <w:r w:rsidRPr="008970C3">
        <w:rPr>
          <w:b/>
        </w:rPr>
        <w:t>PLASTIQUIMICA GRANDE</w:t>
      </w:r>
    </w:p>
    <w:p w:rsidR="00340D2C" w:rsidRDefault="00340D2C" w:rsidP="00340D2C">
      <w:r>
        <w:t>COLORES:</w:t>
      </w:r>
      <w:r>
        <w:tab/>
      </w:r>
      <w:r>
        <w:tab/>
        <w:t>2 ( Gris -  Rojo)</w:t>
      </w:r>
    </w:p>
    <w:p w:rsidR="00340D2C" w:rsidRDefault="00340D2C" w:rsidP="00340D2C">
      <w:r>
        <w:t>CARAS:</w:t>
      </w:r>
      <w:r>
        <w:tab/>
      </w:r>
      <w:r>
        <w:tab/>
        <w:t>2</w:t>
      </w:r>
    </w:p>
    <w:p w:rsidR="00340D2C" w:rsidRDefault="00340D2C" w:rsidP="00340D2C">
      <w:r>
        <w:t>REPETICIÓN:</w:t>
      </w:r>
      <w:r>
        <w:tab/>
        <w:t>Continua</w:t>
      </w:r>
    </w:p>
    <w:p w:rsidR="00340D2C" w:rsidRDefault="00340D2C" w:rsidP="00340D2C">
      <w:r>
        <w:t>RODILLO:</w:t>
      </w:r>
      <w:r>
        <w:tab/>
      </w:r>
      <w:r>
        <w:tab/>
        <w:t>38</w:t>
      </w:r>
    </w:p>
    <w:p w:rsidR="00340D2C" w:rsidRPr="003B158B" w:rsidRDefault="00340D2C" w:rsidP="00340D2C">
      <w:pPr>
        <w:rPr>
          <w:b/>
        </w:rPr>
      </w:pPr>
      <w:r>
        <w:t>BOLSA:</w:t>
      </w:r>
      <w:r>
        <w:tab/>
      </w:r>
      <w:r>
        <w:tab/>
      </w:r>
      <w:r w:rsidRPr="003B158B">
        <w:rPr>
          <w:b/>
        </w:rPr>
        <w:t>50 x 190  cms</w:t>
      </w:r>
    </w:p>
    <w:p w:rsidR="00340D2C" w:rsidRDefault="00340D2C" w:rsidP="00340D2C">
      <w:r>
        <w:t>SELLADO:</w:t>
      </w:r>
      <w:r>
        <w:tab/>
      </w:r>
      <w:r>
        <w:tab/>
        <w:t>Para selle de Fondo.</w:t>
      </w:r>
    </w:p>
    <w:p w:rsidR="00340D2C" w:rsidRDefault="00340D2C" w:rsidP="00340D2C"/>
    <w:p w:rsidR="00340D2C" w:rsidRDefault="00340D2C" w:rsidP="00340D2C"/>
    <w:p w:rsidR="00340D2C" w:rsidRDefault="00340D2C" w:rsidP="00340D2C">
      <w:r>
        <w:rPr>
          <w:b/>
          <w:bCs/>
          <w:u w:val="single"/>
        </w:rPr>
        <w:t>NOTA:</w:t>
      </w:r>
      <w:r>
        <w:t xml:space="preserve">  * Los cyreles   Se encuentran en su planta</w:t>
      </w:r>
    </w:p>
    <w:p w:rsidR="00340D2C" w:rsidRDefault="00340D2C" w:rsidP="00340D2C">
      <w:pPr>
        <w:numPr>
          <w:ilvl w:val="0"/>
          <w:numId w:val="1"/>
        </w:numPr>
      </w:pPr>
      <w:r>
        <w:t>Se envían muestra física  para tonos , alturas  y pigmentación</w:t>
      </w:r>
    </w:p>
    <w:p w:rsidR="00340D2C" w:rsidRDefault="00340D2C" w:rsidP="00340D2C">
      <w:pPr>
        <w:ind w:left="885"/>
      </w:pPr>
    </w:p>
    <w:p w:rsidR="00340D2C" w:rsidRPr="00315AED" w:rsidRDefault="00340D2C" w:rsidP="00340D2C">
      <w:pPr>
        <w:numPr>
          <w:ilvl w:val="0"/>
          <w:numId w:val="1"/>
        </w:numPr>
      </w:pPr>
      <w:r w:rsidRPr="00393DAD">
        <w:rPr>
          <w:b/>
          <w:u w:val="single"/>
        </w:rPr>
        <w:t>Utilizar tinta negra</w:t>
      </w:r>
      <w:r>
        <w:t xml:space="preserve"> </w:t>
      </w:r>
      <w:r w:rsidRPr="00393DAD">
        <w:rPr>
          <w:b/>
          <w:u w:val="single"/>
        </w:rPr>
        <w:t>ANTIGRASA</w:t>
      </w:r>
    </w:p>
    <w:p w:rsidR="00340D2C" w:rsidRDefault="00340D2C" w:rsidP="00340D2C">
      <w:pPr>
        <w:ind w:left="885"/>
      </w:pPr>
    </w:p>
    <w:p w:rsidR="00340D2C" w:rsidRPr="0098114D" w:rsidRDefault="00340D2C" w:rsidP="00340D2C">
      <w:pPr>
        <w:rPr>
          <w:b/>
          <w:u w:val="single"/>
        </w:rPr>
      </w:pPr>
    </w:p>
    <w:p w:rsidR="00340D2C" w:rsidRDefault="00340D2C" w:rsidP="00340D2C">
      <w:r>
        <w:t>Agradezco la atención y colaboración prestada.</w:t>
      </w:r>
    </w:p>
    <w:p w:rsidR="00340D2C" w:rsidRDefault="00340D2C" w:rsidP="00340D2C"/>
    <w:p w:rsidR="00340D2C" w:rsidRDefault="00340D2C" w:rsidP="00340D2C"/>
    <w:p w:rsidR="00340D2C" w:rsidRDefault="00340D2C" w:rsidP="00340D2C">
      <w:r>
        <w:t>Cordialmente,</w:t>
      </w:r>
    </w:p>
    <w:p w:rsidR="00340D2C" w:rsidRDefault="00340D2C" w:rsidP="00340D2C"/>
    <w:p w:rsidR="00340D2C" w:rsidRDefault="00340D2C" w:rsidP="00340D2C"/>
    <w:p w:rsidR="00340D2C" w:rsidRDefault="00340D2C" w:rsidP="00340D2C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340D2C" w:rsidRDefault="00340D2C" w:rsidP="00340D2C">
      <w:pPr>
        <w:tabs>
          <w:tab w:val="left" w:pos="1980"/>
        </w:tabs>
      </w:pPr>
      <w:r>
        <w:t>Director.</w:t>
      </w:r>
    </w:p>
    <w:p w:rsidR="00340D2C" w:rsidRDefault="00340D2C" w:rsidP="00340D2C">
      <w:pPr>
        <w:rPr>
          <w:b/>
        </w:rPr>
      </w:pPr>
    </w:p>
    <w:p w:rsidR="00340D2C" w:rsidRDefault="00340D2C" w:rsidP="0042659C">
      <w:pPr>
        <w:rPr>
          <w:b/>
        </w:rPr>
      </w:pPr>
    </w:p>
    <w:p w:rsidR="007C11AB" w:rsidRDefault="007C11AB" w:rsidP="0042659C">
      <w:pPr>
        <w:rPr>
          <w:b/>
        </w:rPr>
      </w:pPr>
    </w:p>
    <w:p w:rsidR="007C11AB" w:rsidRDefault="007C11AB" w:rsidP="0042659C">
      <w:pPr>
        <w:rPr>
          <w:b/>
        </w:rPr>
      </w:pPr>
    </w:p>
    <w:p w:rsidR="007C11AB" w:rsidRDefault="007C11AB" w:rsidP="007C11AB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7C11AB" w:rsidRDefault="007C11AB" w:rsidP="007C11AB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7C11AB" w:rsidRDefault="007C11AB" w:rsidP="007C11AB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7C11AB" w:rsidRDefault="007C11AB" w:rsidP="007C11AB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7C11AB" w:rsidRDefault="007C11AB" w:rsidP="007C11AB"/>
    <w:p w:rsidR="007C11AB" w:rsidRDefault="007C11AB" w:rsidP="007C11AB"/>
    <w:p w:rsidR="007C11AB" w:rsidRDefault="007C11AB" w:rsidP="007C11AB">
      <w:pPr>
        <w:pStyle w:val="Ttulo1"/>
      </w:pPr>
      <w:r>
        <w:t>ORD EN DE TRABAJO    N°      07858</w:t>
      </w:r>
    </w:p>
    <w:p w:rsidR="007C11AB" w:rsidRDefault="007C11AB" w:rsidP="007C11AB"/>
    <w:p w:rsidR="007C11AB" w:rsidRDefault="007C11AB" w:rsidP="007C11AB">
      <w:r>
        <w:t>FECHA:</w:t>
      </w:r>
      <w:r>
        <w:tab/>
        <w:t>Medellín,  Diciembre   09   de   2010</w:t>
      </w:r>
    </w:p>
    <w:p w:rsidR="007C11AB" w:rsidRDefault="007C11AB" w:rsidP="007C11AB">
      <w:r>
        <w:t>PARA:</w:t>
      </w:r>
      <w:r>
        <w:tab/>
      </w:r>
      <w:r>
        <w:tab/>
        <w:t>PLÁSTICOS DARMA</w:t>
      </w:r>
    </w:p>
    <w:p w:rsidR="007C11AB" w:rsidRDefault="007C11AB" w:rsidP="007C11AB">
      <w:r>
        <w:t>ATENCIÓN:</w:t>
      </w:r>
      <w:r>
        <w:tab/>
        <w:t>Sr. Darío Jaramillo</w:t>
      </w:r>
    </w:p>
    <w:p w:rsidR="007C11AB" w:rsidRDefault="007C11AB" w:rsidP="007C11AB">
      <w:r>
        <w:tab/>
      </w:r>
      <w:r>
        <w:tab/>
        <w:t>Gerente.</w:t>
      </w:r>
    </w:p>
    <w:p w:rsidR="007C11AB" w:rsidRDefault="007C11AB" w:rsidP="007C11AB"/>
    <w:p w:rsidR="007C11AB" w:rsidRDefault="007C11AB" w:rsidP="007C11AB">
      <w:r>
        <w:t>Apreciado Don Darío:</w:t>
      </w:r>
    </w:p>
    <w:p w:rsidR="007C11AB" w:rsidRDefault="007C11AB" w:rsidP="007C11AB"/>
    <w:p w:rsidR="007C11AB" w:rsidRDefault="007C11AB" w:rsidP="007C11AB">
      <w:r>
        <w:t>Con la presente estamos solicitando el siguiente Material   :</w:t>
      </w:r>
    </w:p>
    <w:p w:rsidR="007C11AB" w:rsidRDefault="007C11AB" w:rsidP="007C11AB"/>
    <w:p w:rsidR="007C11AB" w:rsidRDefault="007C11AB" w:rsidP="007C11AB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7C11AB" w:rsidRDefault="007C11AB" w:rsidP="007C11AB">
      <w:pPr>
        <w:rPr>
          <w:b/>
          <w:bCs/>
          <w:u w:val="single"/>
        </w:rPr>
      </w:pPr>
    </w:p>
    <w:p w:rsidR="007C11AB" w:rsidRDefault="007C11AB" w:rsidP="007C11AB">
      <w:r>
        <w:t>MATERIAL:</w:t>
      </w:r>
      <w:r>
        <w:tab/>
      </w:r>
      <w:r>
        <w:tab/>
        <w:t>Polietileno Alta Densidad Pigmentado BLANCO Tubular.</w:t>
      </w:r>
    </w:p>
    <w:p w:rsidR="007C11AB" w:rsidRDefault="007C11AB" w:rsidP="007C11AB">
      <w:r>
        <w:t>MEDIDA:</w:t>
      </w:r>
      <w:r>
        <w:tab/>
      </w:r>
      <w:r>
        <w:tab/>
      </w:r>
      <w:r>
        <w:rPr>
          <w:b/>
        </w:rPr>
        <w:t>35</w:t>
      </w:r>
      <w:r w:rsidRPr="00444F82">
        <w:rPr>
          <w:b/>
        </w:rPr>
        <w:t xml:space="preserve">  Cms</w:t>
      </w:r>
      <w:r>
        <w:t>.</w:t>
      </w:r>
    </w:p>
    <w:p w:rsidR="007C11AB" w:rsidRDefault="007C11AB" w:rsidP="007C11AB">
      <w:pPr>
        <w:rPr>
          <w:b/>
          <w:bCs/>
        </w:rPr>
      </w:pPr>
      <w:r>
        <w:t>CALIBRE:</w:t>
      </w:r>
      <w:r>
        <w:tab/>
      </w:r>
      <w:r>
        <w:tab/>
      </w:r>
      <w:r w:rsidRPr="00B460D7">
        <w:rPr>
          <w:b/>
        </w:rPr>
        <w:t>2.5</w:t>
      </w:r>
      <w:r>
        <w:t xml:space="preserve"> </w:t>
      </w:r>
      <w:r>
        <w:rPr>
          <w:b/>
          <w:bCs/>
        </w:rPr>
        <w:t xml:space="preserve">  ”</w:t>
      </w:r>
    </w:p>
    <w:p w:rsidR="007C11AB" w:rsidRDefault="007C11AB" w:rsidP="007C11AB">
      <w:r>
        <w:t>COLOR:</w:t>
      </w:r>
      <w:r>
        <w:tab/>
      </w:r>
      <w:r>
        <w:tab/>
        <w:t>BLANCO  ( Según muestra  )</w:t>
      </w:r>
    </w:p>
    <w:p w:rsidR="007C11AB" w:rsidRDefault="007C11AB" w:rsidP="007C11AB">
      <w:r>
        <w:t>TRATADO:</w:t>
      </w:r>
      <w:r>
        <w:tab/>
      </w:r>
      <w:r>
        <w:tab/>
        <w:t>2 Caras.</w:t>
      </w:r>
    </w:p>
    <w:p w:rsidR="007C11AB" w:rsidRDefault="00021AC1" w:rsidP="007C11AB">
      <w:pPr>
        <w:rPr>
          <w:b/>
          <w:bCs/>
        </w:rPr>
      </w:pPr>
      <w:r>
        <w:t>CANTIDAD:</w:t>
      </w:r>
      <w:r>
        <w:tab/>
        <w:t xml:space="preserve">            40</w:t>
      </w:r>
      <w:r w:rsidR="007C11AB">
        <w:t xml:space="preserve">0 </w:t>
      </w:r>
      <w:r w:rsidR="007C11AB">
        <w:rPr>
          <w:b/>
        </w:rPr>
        <w:t xml:space="preserve"> </w:t>
      </w:r>
      <w:r w:rsidR="007C11AB">
        <w:t xml:space="preserve">  Kg.</w:t>
      </w:r>
      <w:r w:rsidR="007C11AB">
        <w:rPr>
          <w:b/>
          <w:bCs/>
        </w:rPr>
        <w:t xml:space="preserve"> </w:t>
      </w:r>
    </w:p>
    <w:p w:rsidR="007C11AB" w:rsidRDefault="007C11AB" w:rsidP="007C11AB">
      <w:r>
        <w:t>REFERENCIA:</w:t>
      </w:r>
      <w:r>
        <w:tab/>
      </w:r>
      <w:r>
        <w:rPr>
          <w:b/>
        </w:rPr>
        <w:t>PLASTIQUIMICA  PEQUENA</w:t>
      </w:r>
    </w:p>
    <w:p w:rsidR="007C11AB" w:rsidRDefault="007C11AB" w:rsidP="007C11AB">
      <w:r>
        <w:t>COLORES:</w:t>
      </w:r>
      <w:r>
        <w:tab/>
      </w:r>
      <w:r>
        <w:tab/>
        <w:t>2 ( Gris -  Rojo)</w:t>
      </w:r>
    </w:p>
    <w:p w:rsidR="007C11AB" w:rsidRDefault="007C11AB" w:rsidP="007C11AB">
      <w:r>
        <w:t>CARAS:</w:t>
      </w:r>
      <w:r>
        <w:tab/>
      </w:r>
      <w:r>
        <w:tab/>
        <w:t>2</w:t>
      </w:r>
    </w:p>
    <w:p w:rsidR="007C11AB" w:rsidRDefault="007C11AB" w:rsidP="007C11AB">
      <w:r>
        <w:t>REPETICIÓN:</w:t>
      </w:r>
      <w:r>
        <w:tab/>
        <w:t>Continua</w:t>
      </w:r>
    </w:p>
    <w:p w:rsidR="007C11AB" w:rsidRDefault="007C11AB" w:rsidP="007C11AB">
      <w:r>
        <w:t>RODILLO:</w:t>
      </w:r>
      <w:r>
        <w:tab/>
      </w:r>
      <w:r>
        <w:tab/>
      </w:r>
      <w:r w:rsidRPr="001D3669">
        <w:rPr>
          <w:b/>
        </w:rPr>
        <w:t>38</w:t>
      </w:r>
    </w:p>
    <w:p w:rsidR="007C11AB" w:rsidRPr="006537EA" w:rsidRDefault="007C11AB" w:rsidP="007C11AB">
      <w:pPr>
        <w:rPr>
          <w:b/>
        </w:rPr>
      </w:pPr>
      <w:r>
        <w:t>BOLSA:</w:t>
      </w:r>
      <w:r>
        <w:tab/>
      </w:r>
      <w:r>
        <w:tab/>
      </w:r>
      <w:r w:rsidRPr="006537EA">
        <w:rPr>
          <w:b/>
        </w:rPr>
        <w:t xml:space="preserve">35  x  175  </w:t>
      </w:r>
      <w:r>
        <w:rPr>
          <w:b/>
        </w:rPr>
        <w:t xml:space="preserve">  </w:t>
      </w:r>
      <w:r w:rsidRPr="006537EA">
        <w:rPr>
          <w:b/>
        </w:rPr>
        <w:t>cms</w:t>
      </w:r>
    </w:p>
    <w:p w:rsidR="007C11AB" w:rsidRDefault="007C11AB" w:rsidP="007C11AB">
      <w:r>
        <w:t>SELLADO:</w:t>
      </w:r>
      <w:r>
        <w:tab/>
      </w:r>
      <w:r>
        <w:tab/>
        <w:t>Para selle de Fondo.</w:t>
      </w:r>
    </w:p>
    <w:p w:rsidR="007C11AB" w:rsidRDefault="007C11AB" w:rsidP="007C11AB"/>
    <w:p w:rsidR="007C11AB" w:rsidRDefault="007C11AB" w:rsidP="007C11AB"/>
    <w:p w:rsidR="007C11AB" w:rsidRDefault="007C11AB" w:rsidP="007C11AB">
      <w:r>
        <w:rPr>
          <w:b/>
          <w:bCs/>
          <w:u w:val="single"/>
        </w:rPr>
        <w:t>NOTA:</w:t>
      </w:r>
      <w:r>
        <w:t xml:space="preserve">  * Los cyreles   Se encuentran en su planta</w:t>
      </w:r>
    </w:p>
    <w:p w:rsidR="007C11AB" w:rsidRDefault="007C11AB" w:rsidP="007C11AB">
      <w:pPr>
        <w:numPr>
          <w:ilvl w:val="0"/>
          <w:numId w:val="1"/>
        </w:numPr>
      </w:pPr>
      <w:r>
        <w:t xml:space="preserve">Se envían muestra física  para tonos , alturas  y  </w:t>
      </w:r>
      <w:r w:rsidR="00021AC1">
        <w:t>pigmentación</w:t>
      </w:r>
    </w:p>
    <w:p w:rsidR="007C11AB" w:rsidRDefault="007C11AB" w:rsidP="007C11AB"/>
    <w:p w:rsidR="007C11AB" w:rsidRPr="00315AED" w:rsidRDefault="007C11AB" w:rsidP="007C11AB">
      <w:pPr>
        <w:numPr>
          <w:ilvl w:val="0"/>
          <w:numId w:val="1"/>
        </w:numPr>
      </w:pPr>
      <w:r w:rsidRPr="00393DAD">
        <w:rPr>
          <w:b/>
          <w:u w:val="single"/>
        </w:rPr>
        <w:t>Utilizar tinta negra</w:t>
      </w:r>
      <w:r>
        <w:t xml:space="preserve"> </w:t>
      </w:r>
      <w:r w:rsidRPr="00393DAD">
        <w:rPr>
          <w:b/>
          <w:u w:val="single"/>
        </w:rPr>
        <w:t>ANTIGRASA</w:t>
      </w:r>
    </w:p>
    <w:p w:rsidR="007C11AB" w:rsidRDefault="007C11AB" w:rsidP="007C11AB"/>
    <w:p w:rsidR="007C11AB" w:rsidRPr="0098114D" w:rsidRDefault="007C11AB" w:rsidP="007C11AB">
      <w:pPr>
        <w:rPr>
          <w:b/>
          <w:u w:val="single"/>
        </w:rPr>
      </w:pPr>
    </w:p>
    <w:p w:rsidR="007C11AB" w:rsidRDefault="007C11AB" w:rsidP="007C11AB">
      <w:r>
        <w:t>Agradezco la atención y colaboración prestada.</w:t>
      </w:r>
    </w:p>
    <w:p w:rsidR="007C11AB" w:rsidRDefault="007C11AB" w:rsidP="007C11AB"/>
    <w:p w:rsidR="007C11AB" w:rsidRDefault="007C11AB" w:rsidP="007C11AB"/>
    <w:p w:rsidR="007C11AB" w:rsidRDefault="007C11AB" w:rsidP="007C11AB">
      <w:r>
        <w:t>Cordialmente</w:t>
      </w:r>
    </w:p>
    <w:p w:rsidR="007C11AB" w:rsidRDefault="007C11AB" w:rsidP="007C11AB"/>
    <w:p w:rsidR="007C11AB" w:rsidRDefault="007C11AB" w:rsidP="007C11AB"/>
    <w:p w:rsidR="007C11AB" w:rsidRDefault="007C11AB" w:rsidP="007C11AB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7C11AB" w:rsidRDefault="007C11AB" w:rsidP="007C11AB">
      <w:r>
        <w:t>Director.</w:t>
      </w:r>
    </w:p>
    <w:p w:rsidR="007C11AB" w:rsidRDefault="007C11AB" w:rsidP="0042659C">
      <w:pPr>
        <w:rPr>
          <w:b/>
        </w:rPr>
      </w:pPr>
    </w:p>
    <w:p w:rsidR="00021AC1" w:rsidRDefault="00021AC1" w:rsidP="0042659C">
      <w:pPr>
        <w:rPr>
          <w:b/>
        </w:rPr>
      </w:pPr>
    </w:p>
    <w:p w:rsidR="00021AC1" w:rsidRDefault="00021AC1" w:rsidP="00021AC1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021AC1" w:rsidRDefault="00021AC1" w:rsidP="00021AC1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021AC1" w:rsidRDefault="00021AC1" w:rsidP="00021AC1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021AC1" w:rsidRDefault="00021AC1" w:rsidP="00021AC1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021AC1" w:rsidRDefault="00021AC1" w:rsidP="00021AC1"/>
    <w:p w:rsidR="00021AC1" w:rsidRDefault="00021AC1" w:rsidP="00021AC1">
      <w:pPr>
        <w:pStyle w:val="Ttulo1"/>
      </w:pPr>
      <w:r>
        <w:t>ORDEN DE TRABAJO   N°      07856</w:t>
      </w:r>
    </w:p>
    <w:p w:rsidR="00021AC1" w:rsidRDefault="00021AC1" w:rsidP="00021AC1"/>
    <w:p w:rsidR="00021AC1" w:rsidRDefault="00021AC1" w:rsidP="00021AC1">
      <w:r>
        <w:t>FECHA:</w:t>
      </w:r>
      <w:r>
        <w:tab/>
        <w:t>Medellín, Diciembre   09   de  2010</w:t>
      </w:r>
    </w:p>
    <w:p w:rsidR="00021AC1" w:rsidRDefault="00021AC1" w:rsidP="00021AC1">
      <w:r>
        <w:t>PARA:</w:t>
      </w:r>
      <w:r>
        <w:tab/>
      </w:r>
      <w:r>
        <w:tab/>
        <w:t>PLÁSTICOS DARMA</w:t>
      </w:r>
    </w:p>
    <w:p w:rsidR="00021AC1" w:rsidRDefault="00021AC1" w:rsidP="00021AC1">
      <w:r>
        <w:t>ATENCIÓN:</w:t>
      </w:r>
      <w:r>
        <w:tab/>
        <w:t>Sr. Darío Jaramillo</w:t>
      </w:r>
    </w:p>
    <w:p w:rsidR="00021AC1" w:rsidRDefault="00021AC1" w:rsidP="00021AC1">
      <w:r>
        <w:tab/>
      </w:r>
      <w:r>
        <w:tab/>
        <w:t>Gerente.</w:t>
      </w:r>
    </w:p>
    <w:p w:rsidR="00021AC1" w:rsidRDefault="00021AC1" w:rsidP="00021AC1"/>
    <w:p w:rsidR="00021AC1" w:rsidRDefault="00021AC1" w:rsidP="00021AC1">
      <w:r>
        <w:t>Apreciado Don Darío:</w:t>
      </w:r>
    </w:p>
    <w:p w:rsidR="00021AC1" w:rsidRDefault="00021AC1" w:rsidP="00021AC1"/>
    <w:p w:rsidR="00021AC1" w:rsidRDefault="00021AC1" w:rsidP="00021AC1">
      <w:r>
        <w:t>Con la presente estamos solicitando el siguiente Material   :</w:t>
      </w:r>
    </w:p>
    <w:p w:rsidR="00021AC1" w:rsidRDefault="00021AC1" w:rsidP="00021AC1"/>
    <w:p w:rsidR="00021AC1" w:rsidRDefault="00021AC1" w:rsidP="00021AC1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021AC1" w:rsidRDefault="00021AC1" w:rsidP="00021AC1">
      <w:pPr>
        <w:rPr>
          <w:b/>
          <w:bCs/>
          <w:u w:val="single"/>
        </w:rPr>
      </w:pPr>
      <w:r>
        <w:rPr>
          <w:b/>
          <w:bCs/>
        </w:rPr>
        <w:tab/>
      </w:r>
    </w:p>
    <w:p w:rsidR="00021AC1" w:rsidRDefault="00021AC1" w:rsidP="00021AC1">
      <w:r>
        <w:t>MATERIAL:</w:t>
      </w:r>
      <w:r>
        <w:tab/>
      </w:r>
      <w:r>
        <w:tab/>
        <w:t>Polietileno Alta Densidad Pigmentado BLANCO Tubular.</w:t>
      </w:r>
    </w:p>
    <w:p w:rsidR="00021AC1" w:rsidRDefault="00021AC1" w:rsidP="00021AC1">
      <w:r>
        <w:t>MEDIDA:</w:t>
      </w:r>
      <w:r>
        <w:tab/>
      </w:r>
      <w:r>
        <w:tab/>
      </w:r>
      <w:r w:rsidRPr="00444F82">
        <w:rPr>
          <w:b/>
        </w:rPr>
        <w:t xml:space="preserve">43 </w:t>
      </w:r>
      <w:r>
        <w:rPr>
          <w:b/>
        </w:rPr>
        <w:t xml:space="preserve"> </w:t>
      </w:r>
      <w:r w:rsidRPr="00444F82">
        <w:rPr>
          <w:b/>
        </w:rPr>
        <w:t xml:space="preserve"> Cms</w:t>
      </w:r>
      <w:r>
        <w:t>.</w:t>
      </w:r>
    </w:p>
    <w:p w:rsidR="00021AC1" w:rsidRPr="005C3173" w:rsidRDefault="00021AC1" w:rsidP="00021AC1">
      <w:pPr>
        <w:rPr>
          <w:b/>
          <w:bCs/>
        </w:rPr>
      </w:pPr>
      <w:r>
        <w:t>CALIBRE:</w:t>
      </w:r>
      <w:r>
        <w:tab/>
      </w:r>
      <w:r>
        <w:tab/>
      </w:r>
      <w:r w:rsidRPr="005C3173">
        <w:rPr>
          <w:b/>
        </w:rPr>
        <w:t xml:space="preserve">2.5 </w:t>
      </w:r>
      <w:r w:rsidRPr="005C3173">
        <w:rPr>
          <w:b/>
          <w:bCs/>
        </w:rPr>
        <w:t xml:space="preserve">  ”</w:t>
      </w:r>
    </w:p>
    <w:p w:rsidR="00021AC1" w:rsidRDefault="00021AC1" w:rsidP="00021AC1">
      <w:r>
        <w:t>COLOR:</w:t>
      </w:r>
      <w:r>
        <w:tab/>
      </w:r>
      <w:r>
        <w:tab/>
        <w:t>BLANCO  ( Según muestra  )</w:t>
      </w:r>
    </w:p>
    <w:p w:rsidR="00021AC1" w:rsidRDefault="00021AC1" w:rsidP="00021AC1">
      <w:r>
        <w:t>TRATADO:</w:t>
      </w:r>
      <w:r>
        <w:tab/>
      </w:r>
      <w:r>
        <w:tab/>
        <w:t>2 Caras.</w:t>
      </w:r>
    </w:p>
    <w:p w:rsidR="00021AC1" w:rsidRDefault="00021AC1" w:rsidP="00021AC1">
      <w:pPr>
        <w:rPr>
          <w:b/>
          <w:bCs/>
        </w:rPr>
      </w:pPr>
      <w:r>
        <w:t>CANTIDAD:</w:t>
      </w:r>
      <w:r>
        <w:tab/>
      </w:r>
      <w:r>
        <w:tab/>
      </w:r>
      <w:r w:rsidRPr="00290F6E">
        <w:rPr>
          <w:b/>
        </w:rPr>
        <w:t>500</w:t>
      </w:r>
      <w:r>
        <w:rPr>
          <w:b/>
        </w:rPr>
        <w:t xml:space="preserve"> </w:t>
      </w:r>
      <w:r>
        <w:t xml:space="preserve">   Kg</w:t>
      </w:r>
    </w:p>
    <w:p w:rsidR="00021AC1" w:rsidRDefault="00021AC1" w:rsidP="00021AC1">
      <w:r>
        <w:t>REFERENCIA:</w:t>
      </w:r>
      <w:r>
        <w:tab/>
      </w:r>
      <w:r>
        <w:rPr>
          <w:b/>
        </w:rPr>
        <w:t>PLASTIQUIMICA   MEDIANA</w:t>
      </w:r>
    </w:p>
    <w:p w:rsidR="00021AC1" w:rsidRDefault="00021AC1" w:rsidP="00021AC1">
      <w:r>
        <w:t>COLORES:</w:t>
      </w:r>
      <w:r>
        <w:tab/>
      </w:r>
      <w:r>
        <w:tab/>
        <w:t>2 ( Gris -  Rojo)</w:t>
      </w:r>
    </w:p>
    <w:p w:rsidR="00021AC1" w:rsidRDefault="00021AC1" w:rsidP="00021AC1">
      <w:r>
        <w:t>CARAS:</w:t>
      </w:r>
      <w:r>
        <w:tab/>
      </w:r>
      <w:r>
        <w:tab/>
        <w:t>2</w:t>
      </w:r>
    </w:p>
    <w:p w:rsidR="00021AC1" w:rsidRDefault="00021AC1" w:rsidP="00021AC1">
      <w:r>
        <w:t>REPETICIÓN:</w:t>
      </w:r>
      <w:r>
        <w:tab/>
        <w:t>Continua</w:t>
      </w:r>
    </w:p>
    <w:p w:rsidR="00021AC1" w:rsidRDefault="00021AC1" w:rsidP="00021AC1">
      <w:r>
        <w:t>RODILLO:</w:t>
      </w:r>
      <w:r>
        <w:tab/>
      </w:r>
      <w:r>
        <w:tab/>
        <w:t>38</w:t>
      </w:r>
    </w:p>
    <w:p w:rsidR="00021AC1" w:rsidRDefault="00021AC1" w:rsidP="00021AC1">
      <w:r>
        <w:t>BOLSA:</w:t>
      </w:r>
      <w:r>
        <w:tab/>
      </w:r>
      <w:r>
        <w:tab/>
      </w:r>
      <w:r w:rsidRPr="003B158B">
        <w:rPr>
          <w:b/>
        </w:rPr>
        <w:t>43 x  190  cms</w:t>
      </w:r>
    </w:p>
    <w:p w:rsidR="00021AC1" w:rsidRDefault="00021AC1" w:rsidP="00021AC1">
      <w:r>
        <w:t>SELLADO:</w:t>
      </w:r>
      <w:r>
        <w:tab/>
      </w:r>
      <w:r>
        <w:tab/>
        <w:t>Para selle de Fondo.</w:t>
      </w:r>
    </w:p>
    <w:p w:rsidR="00021AC1" w:rsidRDefault="00021AC1" w:rsidP="00021AC1"/>
    <w:p w:rsidR="00021AC1" w:rsidRDefault="00021AC1" w:rsidP="00021AC1"/>
    <w:p w:rsidR="00021AC1" w:rsidRDefault="00021AC1" w:rsidP="00021AC1">
      <w:r>
        <w:rPr>
          <w:b/>
          <w:bCs/>
          <w:u w:val="single"/>
        </w:rPr>
        <w:t>NOTA:</w:t>
      </w:r>
      <w:r>
        <w:t xml:space="preserve">  * Los cyreles   Se encuentran en su planta</w:t>
      </w:r>
    </w:p>
    <w:p w:rsidR="00021AC1" w:rsidRDefault="00021AC1" w:rsidP="00021AC1">
      <w:pPr>
        <w:numPr>
          <w:ilvl w:val="0"/>
          <w:numId w:val="1"/>
        </w:numPr>
      </w:pPr>
      <w:r>
        <w:t>Se envían muestra física  para tonos , alturas  y pigmentación</w:t>
      </w:r>
    </w:p>
    <w:p w:rsidR="00021AC1" w:rsidRDefault="00021AC1" w:rsidP="00021AC1">
      <w:pPr>
        <w:ind w:left="885"/>
      </w:pPr>
    </w:p>
    <w:p w:rsidR="00021AC1" w:rsidRPr="00315AED" w:rsidRDefault="00021AC1" w:rsidP="00021AC1">
      <w:pPr>
        <w:numPr>
          <w:ilvl w:val="0"/>
          <w:numId w:val="1"/>
        </w:numPr>
      </w:pPr>
      <w:r w:rsidRPr="00393DAD">
        <w:rPr>
          <w:b/>
          <w:u w:val="single"/>
        </w:rPr>
        <w:t>Utilizar tinta negra</w:t>
      </w:r>
      <w:r>
        <w:t xml:space="preserve">   </w:t>
      </w:r>
      <w:r w:rsidRPr="00393DAD">
        <w:rPr>
          <w:b/>
          <w:u w:val="single"/>
        </w:rPr>
        <w:t>ANTIGRASA</w:t>
      </w:r>
    </w:p>
    <w:p w:rsidR="00021AC1" w:rsidRDefault="00021AC1" w:rsidP="00021AC1"/>
    <w:p w:rsidR="00021AC1" w:rsidRPr="0098114D" w:rsidRDefault="00021AC1" w:rsidP="00021AC1">
      <w:pPr>
        <w:rPr>
          <w:b/>
          <w:u w:val="single"/>
        </w:rPr>
      </w:pPr>
    </w:p>
    <w:p w:rsidR="00021AC1" w:rsidRDefault="00021AC1" w:rsidP="00021AC1">
      <w:r>
        <w:t>Agradezco la atención y colaboración prestada.</w:t>
      </w:r>
    </w:p>
    <w:p w:rsidR="00021AC1" w:rsidRDefault="00021AC1" w:rsidP="00021AC1"/>
    <w:p w:rsidR="00021AC1" w:rsidRDefault="00021AC1" w:rsidP="00021AC1">
      <w:r>
        <w:t>Cordialmente,</w:t>
      </w:r>
    </w:p>
    <w:p w:rsidR="00021AC1" w:rsidRDefault="00021AC1" w:rsidP="00021AC1"/>
    <w:p w:rsidR="00021AC1" w:rsidRPr="008D4091" w:rsidRDefault="00021AC1" w:rsidP="00021AC1">
      <w:pPr>
        <w:rPr>
          <w:b/>
        </w:rPr>
      </w:pPr>
    </w:p>
    <w:p w:rsidR="00021AC1" w:rsidRDefault="00021AC1" w:rsidP="00021AC1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021AC1" w:rsidRDefault="00021AC1" w:rsidP="00021AC1">
      <w:r>
        <w:t>Director.</w:t>
      </w:r>
    </w:p>
    <w:p w:rsidR="00021AC1" w:rsidRDefault="00021AC1" w:rsidP="0042659C">
      <w:pPr>
        <w:rPr>
          <w:b/>
        </w:rPr>
      </w:pPr>
    </w:p>
    <w:p w:rsidR="00F25945" w:rsidRDefault="00F25945" w:rsidP="0042659C">
      <w:pPr>
        <w:rPr>
          <w:b/>
        </w:rPr>
      </w:pPr>
    </w:p>
    <w:p w:rsidR="00F25945" w:rsidRDefault="00F25945" w:rsidP="0042659C">
      <w:pPr>
        <w:rPr>
          <w:b/>
        </w:rPr>
      </w:pPr>
    </w:p>
    <w:p w:rsidR="00F25945" w:rsidRDefault="00F25945" w:rsidP="0042659C">
      <w:pPr>
        <w:rPr>
          <w:b/>
        </w:rPr>
      </w:pPr>
    </w:p>
    <w:p w:rsidR="00F25945" w:rsidRDefault="00F25945" w:rsidP="0042659C">
      <w:pPr>
        <w:rPr>
          <w:b/>
        </w:rPr>
      </w:pPr>
    </w:p>
    <w:p w:rsidR="00F25945" w:rsidRDefault="00F25945" w:rsidP="00F25945">
      <w:pPr>
        <w:rPr>
          <w:b/>
        </w:rPr>
      </w:pPr>
    </w:p>
    <w:p w:rsidR="00F25945" w:rsidRDefault="00F25945" w:rsidP="00F25945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F25945" w:rsidRDefault="00F25945" w:rsidP="00F25945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F25945" w:rsidRDefault="00F25945" w:rsidP="00F25945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F25945" w:rsidRDefault="00F25945" w:rsidP="00F25945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F25945" w:rsidRDefault="00F25945" w:rsidP="00F25945">
      <w:pPr>
        <w:pStyle w:val="Ttulo1"/>
      </w:pPr>
    </w:p>
    <w:p w:rsidR="00F25945" w:rsidRDefault="00F25945" w:rsidP="00F25945">
      <w:pPr>
        <w:pStyle w:val="Ttulo1"/>
      </w:pPr>
      <w:r>
        <w:t>ORDEN DE TRABAJO     N°      07863</w:t>
      </w:r>
    </w:p>
    <w:p w:rsidR="00F25945" w:rsidRDefault="00F25945" w:rsidP="00F25945"/>
    <w:p w:rsidR="00F25945" w:rsidRDefault="00F25945" w:rsidP="00F25945">
      <w:r>
        <w:t>FECHA:</w:t>
      </w:r>
      <w:r>
        <w:tab/>
        <w:t>Medellín,  Diciembre   09   de  2010</w:t>
      </w:r>
    </w:p>
    <w:p w:rsidR="00F25945" w:rsidRDefault="00F25945" w:rsidP="00F25945">
      <w:r>
        <w:t>PARA:</w:t>
      </w:r>
      <w:r>
        <w:tab/>
      </w:r>
      <w:r>
        <w:tab/>
        <w:t>PLÁSTICOS DARMA</w:t>
      </w:r>
    </w:p>
    <w:p w:rsidR="00F25945" w:rsidRDefault="00F25945" w:rsidP="00F25945">
      <w:r>
        <w:t>ATENCIÓN:</w:t>
      </w:r>
      <w:r>
        <w:tab/>
        <w:t>Sr. Darío Jaramillo</w:t>
      </w:r>
    </w:p>
    <w:p w:rsidR="00F25945" w:rsidRDefault="00F25945" w:rsidP="00F25945">
      <w:r>
        <w:tab/>
      </w:r>
      <w:r>
        <w:tab/>
        <w:t>Gerente.</w:t>
      </w:r>
    </w:p>
    <w:p w:rsidR="00F25945" w:rsidRDefault="00F25945" w:rsidP="00F25945"/>
    <w:p w:rsidR="00F25945" w:rsidRDefault="00F25945" w:rsidP="00F25945">
      <w:r>
        <w:t>Apreciado Don Darío:</w:t>
      </w:r>
    </w:p>
    <w:p w:rsidR="00F25945" w:rsidRDefault="00F25945" w:rsidP="00F25945"/>
    <w:p w:rsidR="00F25945" w:rsidRDefault="00F25945" w:rsidP="00F25945">
      <w:r>
        <w:t>Con la presente estamos solicitando el siguiente Material   :</w:t>
      </w:r>
    </w:p>
    <w:p w:rsidR="00F25945" w:rsidRDefault="00F25945" w:rsidP="00F25945"/>
    <w:p w:rsidR="00F25945" w:rsidRDefault="00F25945" w:rsidP="00F25945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F25945" w:rsidRDefault="00F25945" w:rsidP="00F25945">
      <w:pPr>
        <w:rPr>
          <w:b/>
          <w:bCs/>
          <w:u w:val="single"/>
        </w:rPr>
      </w:pPr>
    </w:p>
    <w:p w:rsidR="00F25945" w:rsidRDefault="00F25945" w:rsidP="00F25945">
      <w:r>
        <w:t>MATERIAL:</w:t>
      </w:r>
      <w:r>
        <w:tab/>
      </w:r>
      <w:r>
        <w:tab/>
        <w:t>Polietileno Alta Densidad   TPTE Tubular.</w:t>
      </w:r>
    </w:p>
    <w:p w:rsidR="00F25945" w:rsidRDefault="00F25945" w:rsidP="00F25945">
      <w:r>
        <w:t>MEDIDA:</w:t>
      </w:r>
      <w:r>
        <w:tab/>
      </w:r>
      <w:r>
        <w:tab/>
      </w:r>
      <w:r w:rsidR="00CB5406">
        <w:t xml:space="preserve">55 </w:t>
      </w:r>
      <w:r w:rsidRPr="00657B35">
        <w:rPr>
          <w:b/>
        </w:rPr>
        <w:t xml:space="preserve">  Cms</w:t>
      </w:r>
      <w:r>
        <w:t>.</w:t>
      </w:r>
    </w:p>
    <w:p w:rsidR="00F25945" w:rsidRPr="005660D5" w:rsidRDefault="00F25945" w:rsidP="00F25945">
      <w:pPr>
        <w:rPr>
          <w:b/>
          <w:bCs/>
        </w:rPr>
      </w:pPr>
      <w:r>
        <w:t>CALIBRE:</w:t>
      </w:r>
      <w:r>
        <w:tab/>
      </w:r>
      <w:r>
        <w:tab/>
      </w:r>
      <w:r w:rsidR="00CB5406">
        <w:t>2</w:t>
      </w:r>
      <w:r>
        <w:t>.9</w:t>
      </w:r>
      <w:r w:rsidRPr="005660D5">
        <w:rPr>
          <w:b/>
        </w:rPr>
        <w:t xml:space="preserve"> </w:t>
      </w:r>
      <w:r w:rsidRPr="005660D5">
        <w:rPr>
          <w:b/>
          <w:bCs/>
        </w:rPr>
        <w:t xml:space="preserve">  ”</w:t>
      </w:r>
    </w:p>
    <w:p w:rsidR="00F25945" w:rsidRDefault="00F25945" w:rsidP="00F25945">
      <w:r>
        <w:t>COLOR:</w:t>
      </w:r>
      <w:r>
        <w:tab/>
      </w:r>
      <w:r>
        <w:tab/>
        <w:t xml:space="preserve">Transparente </w:t>
      </w:r>
    </w:p>
    <w:p w:rsidR="00F25945" w:rsidRDefault="00F25945" w:rsidP="00F25945">
      <w:r>
        <w:t>TRATADO:</w:t>
      </w:r>
      <w:r>
        <w:tab/>
      </w:r>
      <w:r>
        <w:tab/>
        <w:t>2 Caras.</w:t>
      </w:r>
    </w:p>
    <w:p w:rsidR="00F25945" w:rsidRDefault="00F25945" w:rsidP="00F25945">
      <w:r>
        <w:t>CANTIDAD:</w:t>
      </w:r>
      <w:r>
        <w:tab/>
      </w:r>
      <w:r>
        <w:tab/>
      </w:r>
      <w:r>
        <w:rPr>
          <w:b/>
        </w:rPr>
        <w:t>1</w:t>
      </w:r>
      <w:r w:rsidR="00CB5406">
        <w:rPr>
          <w:b/>
        </w:rPr>
        <w:t>6</w:t>
      </w:r>
      <w:r>
        <w:rPr>
          <w:b/>
        </w:rPr>
        <w:t xml:space="preserve">0 </w:t>
      </w:r>
      <w:r>
        <w:t xml:space="preserve">   Kg.</w:t>
      </w:r>
    </w:p>
    <w:p w:rsidR="00F25945" w:rsidRDefault="00F25945" w:rsidP="00F25945">
      <w:r>
        <w:t>REFERENCIA:</w:t>
      </w:r>
      <w:r>
        <w:tab/>
      </w:r>
      <w:r w:rsidR="00CB5406">
        <w:t>COCOA  JEANS</w:t>
      </w:r>
    </w:p>
    <w:p w:rsidR="00F25945" w:rsidRDefault="00F25945" w:rsidP="00F25945">
      <w:r>
        <w:t>COLORES:</w:t>
      </w:r>
      <w:r>
        <w:tab/>
      </w:r>
      <w:r>
        <w:tab/>
        <w:t>1   (  ROJO )</w:t>
      </w:r>
    </w:p>
    <w:p w:rsidR="00F25945" w:rsidRDefault="00F25945" w:rsidP="00F25945">
      <w:r>
        <w:t>CARAS:</w:t>
      </w:r>
      <w:r>
        <w:tab/>
      </w:r>
      <w:r>
        <w:tab/>
        <w:t>2</w:t>
      </w:r>
    </w:p>
    <w:p w:rsidR="00F25945" w:rsidRDefault="00F25945" w:rsidP="00F25945">
      <w:r>
        <w:t>REPETICIÓN:</w:t>
      </w:r>
      <w:r>
        <w:tab/>
        <w:t>40</w:t>
      </w:r>
    </w:p>
    <w:p w:rsidR="00F25945" w:rsidRDefault="00F25945" w:rsidP="00F25945">
      <w:r>
        <w:t>RODILLO:</w:t>
      </w:r>
      <w:r>
        <w:tab/>
      </w:r>
      <w:r>
        <w:tab/>
        <w:t>40</w:t>
      </w:r>
    </w:p>
    <w:p w:rsidR="00F25945" w:rsidRPr="003B158B" w:rsidRDefault="00F25945" w:rsidP="00F25945">
      <w:pPr>
        <w:rPr>
          <w:b/>
        </w:rPr>
      </w:pPr>
      <w:r>
        <w:t>BOLSA:</w:t>
      </w:r>
      <w:r>
        <w:tab/>
      </w:r>
      <w:r>
        <w:tab/>
      </w:r>
      <w:r w:rsidR="001E58D6">
        <w:rPr>
          <w:b/>
        </w:rPr>
        <w:t xml:space="preserve">40  x 50 + 5 </w:t>
      </w:r>
      <w:r>
        <w:rPr>
          <w:b/>
        </w:rPr>
        <w:t xml:space="preserve"> </w:t>
      </w:r>
      <w:r w:rsidRPr="003B158B">
        <w:rPr>
          <w:b/>
        </w:rPr>
        <w:t xml:space="preserve">  cms</w:t>
      </w:r>
      <w:r w:rsidR="001E58D6">
        <w:rPr>
          <w:b/>
        </w:rPr>
        <w:t xml:space="preserve">  </w:t>
      </w:r>
    </w:p>
    <w:p w:rsidR="00F25945" w:rsidRDefault="00F25945" w:rsidP="00F25945">
      <w:r>
        <w:t>SELLADO:</w:t>
      </w:r>
      <w:r>
        <w:tab/>
      </w:r>
      <w:r>
        <w:tab/>
        <w:t xml:space="preserve">Para selle de lateral </w:t>
      </w:r>
    </w:p>
    <w:p w:rsidR="00F25945" w:rsidRDefault="00F25945" w:rsidP="00F25945"/>
    <w:p w:rsidR="00F25945" w:rsidRDefault="00F25945" w:rsidP="00F25945"/>
    <w:p w:rsidR="00F25945" w:rsidRDefault="00F25945" w:rsidP="00F25945">
      <w:r>
        <w:rPr>
          <w:b/>
          <w:bCs/>
          <w:u w:val="single"/>
        </w:rPr>
        <w:t>NOTA:</w:t>
      </w:r>
      <w:r w:rsidR="001E58D6">
        <w:t xml:space="preserve">  * Los cyreles   los envía  GRAFIFLEX</w:t>
      </w:r>
    </w:p>
    <w:p w:rsidR="00F25945" w:rsidRDefault="00F25945" w:rsidP="00F25945">
      <w:pPr>
        <w:numPr>
          <w:ilvl w:val="0"/>
          <w:numId w:val="1"/>
        </w:numPr>
      </w:pPr>
      <w:r>
        <w:t xml:space="preserve">Se envían muestra física  para tonos y  alturas </w:t>
      </w:r>
    </w:p>
    <w:p w:rsidR="00F25945" w:rsidRDefault="00F25945" w:rsidP="00F25945">
      <w:pPr>
        <w:numPr>
          <w:ilvl w:val="0"/>
          <w:numId w:val="1"/>
        </w:numPr>
        <w:ind w:left="885"/>
      </w:pPr>
      <w:r>
        <w:t>SE  APRUEBA IMPRESIÓN</w:t>
      </w:r>
    </w:p>
    <w:p w:rsidR="00F25945" w:rsidRPr="00315AED" w:rsidRDefault="00F25945" w:rsidP="00F25945">
      <w:pPr>
        <w:ind w:left="1245"/>
      </w:pPr>
    </w:p>
    <w:p w:rsidR="00F25945" w:rsidRPr="0098114D" w:rsidRDefault="00F25945" w:rsidP="00F25945">
      <w:pPr>
        <w:rPr>
          <w:b/>
          <w:u w:val="single"/>
        </w:rPr>
      </w:pPr>
    </w:p>
    <w:p w:rsidR="00F25945" w:rsidRDefault="00F25945" w:rsidP="00F25945">
      <w:r>
        <w:t>Agradezco la atención y colaboración prestada.</w:t>
      </w:r>
    </w:p>
    <w:p w:rsidR="00F25945" w:rsidRDefault="00F25945" w:rsidP="00F25945"/>
    <w:p w:rsidR="00F25945" w:rsidRDefault="00F25945" w:rsidP="00F25945"/>
    <w:p w:rsidR="00F25945" w:rsidRDefault="00F25945" w:rsidP="00F25945">
      <w:r>
        <w:t>Cordialmente,</w:t>
      </w:r>
    </w:p>
    <w:p w:rsidR="00F25945" w:rsidRDefault="00F25945" w:rsidP="00F25945"/>
    <w:p w:rsidR="00F25945" w:rsidRDefault="00F25945" w:rsidP="00F25945"/>
    <w:p w:rsidR="00F25945" w:rsidRDefault="00F25945" w:rsidP="00F25945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F25945" w:rsidRDefault="00F25945" w:rsidP="00F25945">
      <w:pPr>
        <w:tabs>
          <w:tab w:val="left" w:pos="1980"/>
        </w:tabs>
      </w:pPr>
      <w:r>
        <w:t>Director.</w:t>
      </w:r>
    </w:p>
    <w:p w:rsidR="00F25945" w:rsidRDefault="00F25945" w:rsidP="00F25945"/>
    <w:p w:rsidR="00F25945" w:rsidRDefault="00F25945" w:rsidP="0042659C">
      <w:pPr>
        <w:rPr>
          <w:b/>
        </w:rPr>
      </w:pPr>
    </w:p>
    <w:p w:rsidR="009A05FB" w:rsidRDefault="009A05FB" w:rsidP="0042659C">
      <w:pPr>
        <w:rPr>
          <w:b/>
        </w:rPr>
      </w:pPr>
    </w:p>
    <w:p w:rsidR="009A05FB" w:rsidRDefault="009A05FB" w:rsidP="009A05FB">
      <w:pPr>
        <w:rPr>
          <w:b/>
        </w:rPr>
      </w:pPr>
    </w:p>
    <w:p w:rsidR="009A05FB" w:rsidRDefault="009A05FB" w:rsidP="009A05FB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9A05FB" w:rsidRDefault="009A05FB" w:rsidP="009A05FB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9A05FB" w:rsidRDefault="009A05FB" w:rsidP="009A05FB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9A05FB" w:rsidRDefault="009A05FB" w:rsidP="009A05FB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9A05FB" w:rsidRDefault="009A05FB" w:rsidP="009A05FB"/>
    <w:p w:rsidR="009A05FB" w:rsidRDefault="009A05FB" w:rsidP="009A05FB">
      <w:pPr>
        <w:pStyle w:val="Ttulo1"/>
      </w:pPr>
      <w:r>
        <w:t>ORDEN   DE   TRABAJO    N°     07873</w:t>
      </w:r>
    </w:p>
    <w:p w:rsidR="009A05FB" w:rsidRDefault="009A05FB" w:rsidP="009A05FB"/>
    <w:p w:rsidR="009A05FB" w:rsidRDefault="009A05FB" w:rsidP="009A05FB">
      <w:r>
        <w:t>FECHA:</w:t>
      </w:r>
      <w:r>
        <w:tab/>
        <w:t>Medellín, Diciembre  10   de  2010</w:t>
      </w:r>
    </w:p>
    <w:p w:rsidR="009A05FB" w:rsidRDefault="009A05FB" w:rsidP="009A05FB">
      <w:r>
        <w:t>PARA:</w:t>
      </w:r>
      <w:r>
        <w:tab/>
      </w:r>
      <w:r>
        <w:tab/>
        <w:t>PLÁSTICOS DARMA</w:t>
      </w:r>
    </w:p>
    <w:p w:rsidR="009A05FB" w:rsidRDefault="009A05FB" w:rsidP="009A05FB">
      <w:r>
        <w:t>ATENCIÓN:</w:t>
      </w:r>
      <w:r>
        <w:tab/>
        <w:t>Sr. Darío Jaramillo</w:t>
      </w:r>
    </w:p>
    <w:p w:rsidR="009A05FB" w:rsidRDefault="009A05FB" w:rsidP="009A05FB">
      <w:r>
        <w:tab/>
      </w:r>
      <w:r>
        <w:tab/>
        <w:t>Gerente.</w:t>
      </w:r>
    </w:p>
    <w:p w:rsidR="009A05FB" w:rsidRDefault="009A05FB" w:rsidP="009A05FB"/>
    <w:p w:rsidR="009A05FB" w:rsidRDefault="009A05FB" w:rsidP="009A05FB"/>
    <w:p w:rsidR="009A05FB" w:rsidRDefault="009A05FB" w:rsidP="009A05FB">
      <w:r>
        <w:t>Apreciado Don Darío :</w:t>
      </w:r>
    </w:p>
    <w:p w:rsidR="009A05FB" w:rsidRDefault="009A05FB" w:rsidP="009A05FB"/>
    <w:p w:rsidR="009A05FB" w:rsidRDefault="009A05FB" w:rsidP="009A05FB">
      <w:r>
        <w:t xml:space="preserve"> </w:t>
      </w:r>
    </w:p>
    <w:p w:rsidR="009A05FB" w:rsidRDefault="009A05FB" w:rsidP="009A05FB">
      <w:pPr>
        <w:rPr>
          <w:u w:val="single"/>
        </w:rPr>
      </w:pPr>
      <w:r>
        <w:t xml:space="preserve">Con la presente estamos solicitando el siguiente servicio de  </w:t>
      </w:r>
      <w:r>
        <w:rPr>
          <w:u w:val="single"/>
        </w:rPr>
        <w:t>EXTRUSION:</w:t>
      </w:r>
    </w:p>
    <w:p w:rsidR="009A05FB" w:rsidRDefault="009A05FB" w:rsidP="009A05FB"/>
    <w:p w:rsidR="009A05FB" w:rsidRDefault="009A05FB" w:rsidP="009A05FB"/>
    <w:p w:rsidR="009A05FB" w:rsidRDefault="009A05FB" w:rsidP="009A05FB">
      <w:pPr>
        <w:rPr>
          <w:b/>
          <w:bCs/>
          <w:u w:val="single"/>
        </w:rPr>
      </w:pPr>
    </w:p>
    <w:p w:rsidR="009A05FB" w:rsidRDefault="009A05FB" w:rsidP="009A05FB">
      <w:pPr>
        <w:rPr>
          <w:b/>
          <w:bCs/>
        </w:rPr>
      </w:pPr>
      <w:r>
        <w:rPr>
          <w:b/>
          <w:bCs/>
          <w:u w:val="single"/>
        </w:rPr>
        <w:t>EXTRUSION:</w:t>
      </w:r>
      <w:r>
        <w:rPr>
          <w:b/>
          <w:bCs/>
        </w:rPr>
        <w:tab/>
      </w:r>
    </w:p>
    <w:p w:rsidR="009A05FB" w:rsidRDefault="009A05FB" w:rsidP="009A05FB"/>
    <w:p w:rsidR="009A05FB" w:rsidRDefault="009A05FB" w:rsidP="009A05FB">
      <w:r>
        <w:t>MATERIAL:</w:t>
      </w:r>
      <w:r>
        <w:tab/>
      </w:r>
      <w:r>
        <w:tab/>
        <w:t xml:space="preserve">Polietileno  </w:t>
      </w:r>
      <w:r w:rsidR="00486362">
        <w:rPr>
          <w:b/>
        </w:rPr>
        <w:t>BAJA</w:t>
      </w:r>
      <w:r w:rsidRPr="0099634E">
        <w:rPr>
          <w:b/>
        </w:rPr>
        <w:t xml:space="preserve">  TUBULAR</w:t>
      </w:r>
    </w:p>
    <w:p w:rsidR="009A05FB" w:rsidRPr="003F0627" w:rsidRDefault="009A05FB" w:rsidP="009A05FB">
      <w:pPr>
        <w:rPr>
          <w:b/>
        </w:rPr>
      </w:pPr>
      <w:r>
        <w:t>MEDIDA:</w:t>
      </w:r>
      <w:r>
        <w:tab/>
      </w:r>
      <w:r>
        <w:tab/>
        <w:t>61</w:t>
      </w:r>
      <w:r>
        <w:rPr>
          <w:b/>
        </w:rPr>
        <w:t xml:space="preserve">   cm</w:t>
      </w:r>
    </w:p>
    <w:p w:rsidR="009A05FB" w:rsidRDefault="009A05FB" w:rsidP="009A05FB">
      <w:r>
        <w:t>CALIBRE:</w:t>
      </w:r>
      <w:r>
        <w:tab/>
      </w:r>
      <w:r>
        <w:tab/>
      </w:r>
      <w:r w:rsidR="005C22F9" w:rsidRPr="007C0DEE">
        <w:rPr>
          <w:b/>
        </w:rPr>
        <w:t>3</w:t>
      </w:r>
      <w:r w:rsidR="005C22F9">
        <w:rPr>
          <w:b/>
        </w:rPr>
        <w:t>.9</w:t>
      </w:r>
      <w:r>
        <w:rPr>
          <w:b/>
        </w:rPr>
        <w:t>0</w:t>
      </w:r>
      <w:r w:rsidRPr="000852A2">
        <w:rPr>
          <w:b/>
          <w:sz w:val="28"/>
          <w:szCs w:val="28"/>
        </w:rPr>
        <w:t xml:space="preserve">   ”</w:t>
      </w:r>
    </w:p>
    <w:p w:rsidR="009A05FB" w:rsidRDefault="009A05FB" w:rsidP="009A05FB">
      <w:r>
        <w:t>COLOR:</w:t>
      </w:r>
      <w:r>
        <w:tab/>
      </w:r>
      <w:r>
        <w:tab/>
        <w:t>TRANSPARENTE</w:t>
      </w:r>
    </w:p>
    <w:p w:rsidR="009A05FB" w:rsidRDefault="009A05FB" w:rsidP="009A05FB">
      <w:pPr>
        <w:rPr>
          <w:b/>
          <w:bCs/>
        </w:rPr>
      </w:pPr>
      <w:r>
        <w:t>CANTIDAD:</w:t>
      </w:r>
      <w:r>
        <w:tab/>
      </w:r>
      <w:r>
        <w:tab/>
      </w:r>
      <w:r>
        <w:rPr>
          <w:b/>
        </w:rPr>
        <w:t xml:space="preserve">380 </w:t>
      </w:r>
      <w:r>
        <w:t xml:space="preserve">   Kg.</w:t>
      </w:r>
    </w:p>
    <w:p w:rsidR="009A05FB" w:rsidRDefault="009A05FB" w:rsidP="009A05FB"/>
    <w:p w:rsidR="005C22F9" w:rsidRDefault="005C22F9" w:rsidP="009A05FB"/>
    <w:p w:rsidR="005C22F9" w:rsidRDefault="005C22F9" w:rsidP="009A05FB">
      <w:r>
        <w:t>LINEAL  AL  30 %</w:t>
      </w:r>
    </w:p>
    <w:p w:rsidR="00486362" w:rsidRDefault="00486362" w:rsidP="009A05FB"/>
    <w:p w:rsidR="00486362" w:rsidRDefault="00486362" w:rsidP="009A05FB">
      <w:r>
        <w:t>SIN TRATAR</w:t>
      </w:r>
    </w:p>
    <w:p w:rsidR="005C22F9" w:rsidRPr="001F34F2" w:rsidRDefault="005C22F9" w:rsidP="009A05FB"/>
    <w:p w:rsidR="009A05FB" w:rsidRDefault="009A05FB" w:rsidP="009A05FB">
      <w:pPr>
        <w:rPr>
          <w:b/>
        </w:rPr>
      </w:pPr>
    </w:p>
    <w:p w:rsidR="009A05FB" w:rsidRPr="00465B97" w:rsidRDefault="009A05FB" w:rsidP="009A05FB">
      <w:r w:rsidRPr="001F34F2">
        <w:rPr>
          <w:b/>
        </w:rPr>
        <w:tab/>
      </w:r>
      <w:r w:rsidRPr="001F34F2">
        <w:rPr>
          <w:b/>
        </w:rPr>
        <w:tab/>
      </w:r>
      <w:r w:rsidRPr="001F34F2">
        <w:rPr>
          <w:b/>
        </w:rPr>
        <w:tab/>
      </w:r>
    </w:p>
    <w:p w:rsidR="009A05FB" w:rsidRDefault="009A05FB" w:rsidP="009A05FB">
      <w:r>
        <w:t>Agradezco la atención y colaboración prestada.</w:t>
      </w:r>
    </w:p>
    <w:p w:rsidR="009A05FB" w:rsidRDefault="009A05FB" w:rsidP="009A05FB"/>
    <w:p w:rsidR="009A05FB" w:rsidRDefault="009A05FB" w:rsidP="009A05FB"/>
    <w:p w:rsidR="009A05FB" w:rsidRDefault="009A05FB" w:rsidP="009A05FB"/>
    <w:p w:rsidR="009A05FB" w:rsidRDefault="009A05FB" w:rsidP="009A05FB"/>
    <w:p w:rsidR="009A05FB" w:rsidRDefault="009A05FB" w:rsidP="009A05FB">
      <w:r>
        <w:t>Cordialmente,</w:t>
      </w:r>
    </w:p>
    <w:p w:rsidR="009A05FB" w:rsidRDefault="009A05FB" w:rsidP="009A05FB"/>
    <w:p w:rsidR="009A05FB" w:rsidRDefault="009A05FB" w:rsidP="009A05FB"/>
    <w:p w:rsidR="009A05FB" w:rsidRDefault="009A05FB" w:rsidP="009A05FB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9A05FB" w:rsidRDefault="009A05FB" w:rsidP="009A05FB">
      <w:r>
        <w:t>Director.</w:t>
      </w:r>
    </w:p>
    <w:p w:rsidR="009A05FB" w:rsidRPr="001B2201" w:rsidRDefault="009A05FB" w:rsidP="009A05FB">
      <w:pPr>
        <w:rPr>
          <w:b/>
        </w:rPr>
      </w:pPr>
    </w:p>
    <w:p w:rsidR="009A05FB" w:rsidRDefault="009A05FB" w:rsidP="009A05FB">
      <w:pPr>
        <w:rPr>
          <w:b/>
        </w:rPr>
      </w:pPr>
    </w:p>
    <w:p w:rsidR="009A05FB" w:rsidRDefault="009A05FB" w:rsidP="009A05FB">
      <w:pPr>
        <w:rPr>
          <w:b/>
        </w:rPr>
      </w:pPr>
    </w:p>
    <w:p w:rsidR="009A05FB" w:rsidRDefault="009A05FB" w:rsidP="0042659C">
      <w:pPr>
        <w:rPr>
          <w:b/>
        </w:rPr>
      </w:pPr>
    </w:p>
    <w:p w:rsidR="00F91299" w:rsidRDefault="00F91299" w:rsidP="0042659C">
      <w:pPr>
        <w:rPr>
          <w:b/>
        </w:rPr>
      </w:pPr>
    </w:p>
    <w:p w:rsidR="00F91299" w:rsidRDefault="00F91299" w:rsidP="00F91299">
      <w:pPr>
        <w:rPr>
          <w:b/>
        </w:rPr>
      </w:pPr>
    </w:p>
    <w:p w:rsidR="00F91299" w:rsidRDefault="00F91299" w:rsidP="00F91299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F91299" w:rsidRDefault="00F91299" w:rsidP="00F91299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F91299" w:rsidRDefault="00F91299" w:rsidP="00F91299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F91299" w:rsidRDefault="00F91299" w:rsidP="00F91299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F91299" w:rsidRDefault="00F91299" w:rsidP="00F91299"/>
    <w:p w:rsidR="00F91299" w:rsidRDefault="00F91299" w:rsidP="00F91299">
      <w:pPr>
        <w:pStyle w:val="Ttulo1"/>
      </w:pPr>
      <w:r>
        <w:t>ORDEN   DE   TRABAJO    N°     07708</w:t>
      </w:r>
    </w:p>
    <w:p w:rsidR="00F91299" w:rsidRDefault="00F91299" w:rsidP="00F91299"/>
    <w:p w:rsidR="00F91299" w:rsidRDefault="00F91299" w:rsidP="00F91299">
      <w:r>
        <w:t>FECHA:</w:t>
      </w:r>
      <w:r>
        <w:tab/>
        <w:t>Medellín, Diciembre  10   de  2010</w:t>
      </w:r>
    </w:p>
    <w:p w:rsidR="00F91299" w:rsidRDefault="00F91299" w:rsidP="00F91299">
      <w:r>
        <w:t>PARA:</w:t>
      </w:r>
      <w:r>
        <w:tab/>
      </w:r>
      <w:r>
        <w:tab/>
        <w:t>PLÁSTICOS DARMA</w:t>
      </w:r>
    </w:p>
    <w:p w:rsidR="00F91299" w:rsidRDefault="00F91299" w:rsidP="00F91299">
      <w:r>
        <w:t>ATENCIÓN:</w:t>
      </w:r>
      <w:r>
        <w:tab/>
        <w:t>Sr. Darío Jaramillo</w:t>
      </w:r>
    </w:p>
    <w:p w:rsidR="00F91299" w:rsidRDefault="00F91299" w:rsidP="00F91299">
      <w:r>
        <w:tab/>
      </w:r>
      <w:r>
        <w:tab/>
        <w:t>Gerente.</w:t>
      </w:r>
    </w:p>
    <w:p w:rsidR="00F91299" w:rsidRDefault="00F91299" w:rsidP="00F91299"/>
    <w:p w:rsidR="00F91299" w:rsidRDefault="00F91299" w:rsidP="00F91299"/>
    <w:p w:rsidR="00F91299" w:rsidRDefault="00F91299" w:rsidP="00F91299">
      <w:r>
        <w:t>Apreciado Don Darío :</w:t>
      </w:r>
    </w:p>
    <w:p w:rsidR="00F91299" w:rsidRDefault="00F91299" w:rsidP="00F91299"/>
    <w:p w:rsidR="00F91299" w:rsidRDefault="00F91299" w:rsidP="00F91299">
      <w:r>
        <w:t xml:space="preserve"> </w:t>
      </w:r>
    </w:p>
    <w:p w:rsidR="00F91299" w:rsidRDefault="00F91299" w:rsidP="00F91299">
      <w:pPr>
        <w:rPr>
          <w:u w:val="single"/>
        </w:rPr>
      </w:pPr>
      <w:r>
        <w:t xml:space="preserve">Con la presente estamos solicitando el siguiente servicio de  </w:t>
      </w:r>
      <w:r>
        <w:rPr>
          <w:u w:val="single"/>
        </w:rPr>
        <w:t>EXTRUSION:</w:t>
      </w:r>
    </w:p>
    <w:p w:rsidR="00F91299" w:rsidRDefault="00F91299" w:rsidP="00F91299"/>
    <w:p w:rsidR="00F91299" w:rsidRDefault="00F91299" w:rsidP="00F91299"/>
    <w:p w:rsidR="00F91299" w:rsidRDefault="00F91299" w:rsidP="00F91299">
      <w:pPr>
        <w:rPr>
          <w:b/>
          <w:bCs/>
          <w:u w:val="single"/>
        </w:rPr>
      </w:pPr>
    </w:p>
    <w:p w:rsidR="00F91299" w:rsidRDefault="00F91299" w:rsidP="00F91299">
      <w:pPr>
        <w:rPr>
          <w:b/>
          <w:bCs/>
        </w:rPr>
      </w:pPr>
      <w:r>
        <w:rPr>
          <w:b/>
          <w:bCs/>
          <w:u w:val="single"/>
        </w:rPr>
        <w:t>EXTRUSION:</w:t>
      </w:r>
      <w:r>
        <w:rPr>
          <w:b/>
          <w:bCs/>
        </w:rPr>
        <w:tab/>
      </w:r>
    </w:p>
    <w:p w:rsidR="00F91299" w:rsidRDefault="00F91299" w:rsidP="00F91299"/>
    <w:p w:rsidR="00F91299" w:rsidRDefault="00F91299" w:rsidP="00F91299">
      <w:r>
        <w:t>MATERIAL:</w:t>
      </w:r>
      <w:r>
        <w:tab/>
      </w:r>
      <w:r>
        <w:tab/>
        <w:t xml:space="preserve">Polietileno  </w:t>
      </w:r>
      <w:r>
        <w:rPr>
          <w:b/>
        </w:rPr>
        <w:t>BAJA</w:t>
      </w:r>
      <w:r w:rsidRPr="0099634E">
        <w:rPr>
          <w:b/>
        </w:rPr>
        <w:t xml:space="preserve">  TUBULAR</w:t>
      </w:r>
    </w:p>
    <w:p w:rsidR="00F91299" w:rsidRPr="003F0627" w:rsidRDefault="00F91299" w:rsidP="00F91299">
      <w:pPr>
        <w:rPr>
          <w:b/>
        </w:rPr>
      </w:pPr>
      <w:r>
        <w:t>MEDIDA:</w:t>
      </w:r>
      <w:r>
        <w:tab/>
      </w:r>
      <w:r>
        <w:tab/>
        <w:t>70</w:t>
      </w:r>
      <w:r>
        <w:rPr>
          <w:b/>
        </w:rPr>
        <w:t xml:space="preserve">   cm</w:t>
      </w:r>
    </w:p>
    <w:p w:rsidR="00F91299" w:rsidRDefault="00F91299" w:rsidP="00F91299">
      <w:r>
        <w:t>CALIBRE:</w:t>
      </w:r>
      <w:r>
        <w:tab/>
      </w:r>
      <w:r>
        <w:tab/>
      </w:r>
      <w:r>
        <w:rPr>
          <w:b/>
        </w:rPr>
        <w:t>1.40</w:t>
      </w:r>
      <w:r w:rsidRPr="000852A2">
        <w:rPr>
          <w:b/>
          <w:sz w:val="28"/>
          <w:szCs w:val="28"/>
        </w:rPr>
        <w:t xml:space="preserve">   ”</w:t>
      </w:r>
    </w:p>
    <w:p w:rsidR="00F91299" w:rsidRDefault="00F91299" w:rsidP="00F91299">
      <w:r>
        <w:t>COLOR:</w:t>
      </w:r>
      <w:r>
        <w:tab/>
      </w:r>
      <w:r>
        <w:tab/>
        <w:t>TRANSPARENTE</w:t>
      </w:r>
    </w:p>
    <w:p w:rsidR="00F91299" w:rsidRDefault="00F91299" w:rsidP="00F91299">
      <w:pPr>
        <w:rPr>
          <w:b/>
          <w:bCs/>
        </w:rPr>
      </w:pPr>
      <w:r>
        <w:t>CANTIDAD:</w:t>
      </w:r>
      <w:r>
        <w:tab/>
      </w:r>
      <w:r>
        <w:tab/>
      </w:r>
      <w:r w:rsidR="007254CE">
        <w:rPr>
          <w:b/>
        </w:rPr>
        <w:t>230</w:t>
      </w:r>
      <w:r>
        <w:rPr>
          <w:b/>
        </w:rPr>
        <w:t xml:space="preserve"> </w:t>
      </w:r>
      <w:r>
        <w:t xml:space="preserve">   Kg.</w:t>
      </w:r>
    </w:p>
    <w:p w:rsidR="00F91299" w:rsidRDefault="00F91299" w:rsidP="00F91299"/>
    <w:p w:rsidR="00F91299" w:rsidRDefault="00F91299" w:rsidP="00F91299"/>
    <w:p w:rsidR="00F91299" w:rsidRDefault="007254CE" w:rsidP="00F91299">
      <w:r>
        <w:t>LINEAL  AL  25</w:t>
      </w:r>
      <w:r w:rsidR="00F91299">
        <w:t xml:space="preserve"> %</w:t>
      </w:r>
    </w:p>
    <w:p w:rsidR="00F91299" w:rsidRDefault="00F91299" w:rsidP="00F91299"/>
    <w:p w:rsidR="00F91299" w:rsidRDefault="00F91299" w:rsidP="00F91299">
      <w:r>
        <w:t>SIN TRATAR</w:t>
      </w:r>
    </w:p>
    <w:p w:rsidR="00F91299" w:rsidRPr="001F34F2" w:rsidRDefault="00F91299" w:rsidP="00F91299"/>
    <w:p w:rsidR="00F91299" w:rsidRDefault="00F91299" w:rsidP="00F91299">
      <w:pPr>
        <w:rPr>
          <w:b/>
        </w:rPr>
      </w:pPr>
    </w:p>
    <w:p w:rsidR="00F91299" w:rsidRPr="00465B97" w:rsidRDefault="00F91299" w:rsidP="00F91299">
      <w:r w:rsidRPr="001F34F2">
        <w:rPr>
          <w:b/>
        </w:rPr>
        <w:tab/>
      </w:r>
      <w:r w:rsidRPr="001F34F2">
        <w:rPr>
          <w:b/>
        </w:rPr>
        <w:tab/>
      </w:r>
      <w:r w:rsidRPr="001F34F2">
        <w:rPr>
          <w:b/>
        </w:rPr>
        <w:tab/>
      </w:r>
    </w:p>
    <w:p w:rsidR="00F91299" w:rsidRDefault="00F91299" w:rsidP="00F91299">
      <w:r>
        <w:t>Agradezco la atención y colaboración prestada.</w:t>
      </w:r>
    </w:p>
    <w:p w:rsidR="00F91299" w:rsidRDefault="00F91299" w:rsidP="00F91299"/>
    <w:p w:rsidR="00F91299" w:rsidRDefault="00F91299" w:rsidP="00F91299"/>
    <w:p w:rsidR="00F91299" w:rsidRDefault="00F91299" w:rsidP="00F91299"/>
    <w:p w:rsidR="00F91299" w:rsidRDefault="00F91299" w:rsidP="00F91299"/>
    <w:p w:rsidR="00F91299" w:rsidRDefault="00F91299" w:rsidP="00F91299">
      <w:r>
        <w:t>Cordialmente,</w:t>
      </w:r>
    </w:p>
    <w:p w:rsidR="00F91299" w:rsidRDefault="00F91299" w:rsidP="00F91299"/>
    <w:p w:rsidR="00F91299" w:rsidRDefault="00F91299" w:rsidP="00F91299"/>
    <w:p w:rsidR="00F91299" w:rsidRDefault="00F91299" w:rsidP="00F91299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F91299" w:rsidRDefault="00F91299" w:rsidP="00F91299">
      <w:r>
        <w:t>Director.</w:t>
      </w:r>
    </w:p>
    <w:p w:rsidR="00F91299" w:rsidRDefault="00F91299" w:rsidP="0042659C">
      <w:pPr>
        <w:rPr>
          <w:b/>
        </w:rPr>
      </w:pPr>
    </w:p>
    <w:p w:rsidR="00487196" w:rsidRDefault="00487196" w:rsidP="0042659C">
      <w:pPr>
        <w:rPr>
          <w:b/>
        </w:rPr>
      </w:pPr>
    </w:p>
    <w:p w:rsidR="00487196" w:rsidRDefault="00487196" w:rsidP="0042659C">
      <w:pPr>
        <w:rPr>
          <w:b/>
        </w:rPr>
      </w:pPr>
    </w:p>
    <w:p w:rsidR="00487196" w:rsidRDefault="00487196" w:rsidP="0042659C">
      <w:pPr>
        <w:rPr>
          <w:b/>
        </w:rPr>
      </w:pPr>
    </w:p>
    <w:p w:rsidR="00487196" w:rsidRDefault="00487196" w:rsidP="0042659C">
      <w:pPr>
        <w:rPr>
          <w:b/>
        </w:rPr>
      </w:pPr>
    </w:p>
    <w:p w:rsidR="00487196" w:rsidRDefault="00487196" w:rsidP="00487196">
      <w:pPr>
        <w:rPr>
          <w:b/>
        </w:rPr>
      </w:pPr>
    </w:p>
    <w:p w:rsidR="00487196" w:rsidRDefault="00487196" w:rsidP="00487196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487196" w:rsidRDefault="00487196" w:rsidP="00487196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487196" w:rsidRDefault="00487196" w:rsidP="00487196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487196" w:rsidRDefault="00487196" w:rsidP="00487196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487196" w:rsidRDefault="00487196" w:rsidP="00487196"/>
    <w:p w:rsidR="00487196" w:rsidRDefault="00487196" w:rsidP="00487196">
      <w:pPr>
        <w:pStyle w:val="Ttulo1"/>
      </w:pPr>
      <w:r>
        <w:t xml:space="preserve">ORDEN </w:t>
      </w:r>
      <w:r w:rsidR="00D945E2">
        <w:t xml:space="preserve">  DE   TRABAJO    N°     07825</w:t>
      </w:r>
    </w:p>
    <w:p w:rsidR="00487196" w:rsidRDefault="00487196" w:rsidP="00487196"/>
    <w:p w:rsidR="00487196" w:rsidRDefault="00487196" w:rsidP="00487196">
      <w:r>
        <w:t>FECHA:</w:t>
      </w:r>
      <w:r>
        <w:tab/>
        <w:t>Medellín, Diciembre  10   de  2010</w:t>
      </w:r>
    </w:p>
    <w:p w:rsidR="00487196" w:rsidRDefault="00487196" w:rsidP="00487196">
      <w:r>
        <w:t>PARA:</w:t>
      </w:r>
      <w:r>
        <w:tab/>
      </w:r>
      <w:r>
        <w:tab/>
        <w:t>PLÁSTICOS DARMA</w:t>
      </w:r>
    </w:p>
    <w:p w:rsidR="00487196" w:rsidRDefault="00487196" w:rsidP="00487196">
      <w:r>
        <w:t>ATENCIÓN:</w:t>
      </w:r>
      <w:r>
        <w:tab/>
        <w:t>Sr. Darío Jaramillo</w:t>
      </w:r>
    </w:p>
    <w:p w:rsidR="00487196" w:rsidRDefault="00487196" w:rsidP="00487196">
      <w:r>
        <w:tab/>
      </w:r>
      <w:r>
        <w:tab/>
        <w:t>Gerente.</w:t>
      </w:r>
    </w:p>
    <w:p w:rsidR="00487196" w:rsidRDefault="00487196" w:rsidP="00487196"/>
    <w:p w:rsidR="00487196" w:rsidRDefault="00487196" w:rsidP="00487196"/>
    <w:p w:rsidR="00487196" w:rsidRDefault="00487196" w:rsidP="00487196">
      <w:r>
        <w:t>Apreciado Don Darío :</w:t>
      </w:r>
    </w:p>
    <w:p w:rsidR="00487196" w:rsidRDefault="00487196" w:rsidP="00487196"/>
    <w:p w:rsidR="00487196" w:rsidRDefault="00487196" w:rsidP="00487196">
      <w:r>
        <w:t xml:space="preserve"> </w:t>
      </w:r>
    </w:p>
    <w:p w:rsidR="00487196" w:rsidRDefault="00487196" w:rsidP="00487196">
      <w:pPr>
        <w:rPr>
          <w:u w:val="single"/>
        </w:rPr>
      </w:pPr>
      <w:r>
        <w:t xml:space="preserve">Con la presente estamos solicitando el siguiente servicio de  </w:t>
      </w:r>
      <w:r>
        <w:rPr>
          <w:u w:val="single"/>
        </w:rPr>
        <w:t>EXTRUSION:</w:t>
      </w:r>
    </w:p>
    <w:p w:rsidR="00487196" w:rsidRDefault="00487196" w:rsidP="00487196"/>
    <w:p w:rsidR="00487196" w:rsidRDefault="00487196" w:rsidP="00487196"/>
    <w:p w:rsidR="00487196" w:rsidRDefault="00487196" w:rsidP="00487196">
      <w:pPr>
        <w:rPr>
          <w:b/>
          <w:bCs/>
          <w:u w:val="single"/>
        </w:rPr>
      </w:pPr>
    </w:p>
    <w:p w:rsidR="00487196" w:rsidRDefault="00487196" w:rsidP="00487196">
      <w:pPr>
        <w:rPr>
          <w:b/>
          <w:bCs/>
        </w:rPr>
      </w:pPr>
      <w:r>
        <w:rPr>
          <w:b/>
          <w:bCs/>
          <w:u w:val="single"/>
        </w:rPr>
        <w:t>EXTRUSION:</w:t>
      </w:r>
      <w:r>
        <w:rPr>
          <w:b/>
          <w:bCs/>
        </w:rPr>
        <w:tab/>
      </w:r>
    </w:p>
    <w:p w:rsidR="00487196" w:rsidRDefault="00487196" w:rsidP="00487196"/>
    <w:p w:rsidR="00487196" w:rsidRDefault="00487196" w:rsidP="00487196">
      <w:r>
        <w:t>MATERIAL:</w:t>
      </w:r>
      <w:r>
        <w:tab/>
      </w:r>
      <w:r>
        <w:tab/>
        <w:t xml:space="preserve">Polietileno  </w:t>
      </w:r>
      <w:r>
        <w:rPr>
          <w:b/>
        </w:rPr>
        <w:t>BAJA</w:t>
      </w:r>
      <w:r w:rsidRPr="0099634E">
        <w:rPr>
          <w:b/>
        </w:rPr>
        <w:t xml:space="preserve">  TUBULAR</w:t>
      </w:r>
    </w:p>
    <w:p w:rsidR="00487196" w:rsidRPr="003F0627" w:rsidRDefault="00BD2126" w:rsidP="00487196">
      <w:pPr>
        <w:rPr>
          <w:b/>
        </w:rPr>
      </w:pPr>
      <w:r>
        <w:t>MEDIDA:</w:t>
      </w:r>
      <w:r>
        <w:tab/>
      </w:r>
      <w:r>
        <w:tab/>
        <w:t>37</w:t>
      </w:r>
      <w:r w:rsidR="00487196">
        <w:rPr>
          <w:b/>
        </w:rPr>
        <w:t xml:space="preserve">   cm</w:t>
      </w:r>
    </w:p>
    <w:p w:rsidR="00487196" w:rsidRDefault="00487196" w:rsidP="00487196">
      <w:r>
        <w:t>CALIBRE:</w:t>
      </w:r>
      <w:r>
        <w:tab/>
      </w:r>
      <w:r>
        <w:tab/>
      </w:r>
      <w:r w:rsidR="00BD2126">
        <w:t>2</w:t>
      </w:r>
      <w:r w:rsidR="00BD2126">
        <w:rPr>
          <w:b/>
        </w:rPr>
        <w:t>.9</w:t>
      </w:r>
      <w:r>
        <w:rPr>
          <w:b/>
        </w:rPr>
        <w:t>0</w:t>
      </w:r>
      <w:r w:rsidRPr="000852A2">
        <w:rPr>
          <w:b/>
          <w:sz w:val="28"/>
          <w:szCs w:val="28"/>
        </w:rPr>
        <w:t xml:space="preserve">   ”</w:t>
      </w:r>
    </w:p>
    <w:p w:rsidR="00487196" w:rsidRDefault="00487196" w:rsidP="00487196">
      <w:r>
        <w:t>COLOR:</w:t>
      </w:r>
      <w:r>
        <w:tab/>
      </w:r>
      <w:r>
        <w:tab/>
        <w:t>TRANSPARENTE</w:t>
      </w:r>
    </w:p>
    <w:p w:rsidR="00487196" w:rsidRDefault="00487196" w:rsidP="00487196">
      <w:pPr>
        <w:rPr>
          <w:b/>
          <w:bCs/>
        </w:rPr>
      </w:pPr>
      <w:r>
        <w:t>CANTIDAD:</w:t>
      </w:r>
      <w:r>
        <w:tab/>
      </w:r>
      <w:r>
        <w:tab/>
      </w:r>
      <w:r w:rsidR="00BD2126">
        <w:t>5</w:t>
      </w:r>
      <w:r>
        <w:rPr>
          <w:b/>
        </w:rPr>
        <w:t xml:space="preserve">0 </w:t>
      </w:r>
      <w:r>
        <w:t xml:space="preserve">   Kg.</w:t>
      </w:r>
    </w:p>
    <w:p w:rsidR="00487196" w:rsidRDefault="00487196" w:rsidP="00487196"/>
    <w:p w:rsidR="00487196" w:rsidRDefault="00487196" w:rsidP="00487196"/>
    <w:p w:rsidR="00487196" w:rsidRDefault="00487196" w:rsidP="00487196">
      <w:r>
        <w:t>LINEAL  AL  25 %</w:t>
      </w:r>
    </w:p>
    <w:p w:rsidR="00487196" w:rsidRDefault="00487196" w:rsidP="00487196"/>
    <w:p w:rsidR="00487196" w:rsidRDefault="00487196" w:rsidP="00487196">
      <w:r>
        <w:t>SIN TRATAR</w:t>
      </w:r>
    </w:p>
    <w:p w:rsidR="00487196" w:rsidRPr="001F34F2" w:rsidRDefault="00487196" w:rsidP="00487196"/>
    <w:p w:rsidR="00487196" w:rsidRDefault="00487196" w:rsidP="00487196">
      <w:pPr>
        <w:rPr>
          <w:b/>
        </w:rPr>
      </w:pPr>
    </w:p>
    <w:p w:rsidR="00487196" w:rsidRPr="00465B97" w:rsidRDefault="00487196" w:rsidP="00487196">
      <w:r w:rsidRPr="001F34F2">
        <w:rPr>
          <w:b/>
        </w:rPr>
        <w:tab/>
      </w:r>
      <w:r w:rsidRPr="001F34F2">
        <w:rPr>
          <w:b/>
        </w:rPr>
        <w:tab/>
      </w:r>
      <w:r w:rsidRPr="001F34F2">
        <w:rPr>
          <w:b/>
        </w:rPr>
        <w:tab/>
      </w:r>
    </w:p>
    <w:p w:rsidR="00487196" w:rsidRDefault="00487196" w:rsidP="00487196">
      <w:r>
        <w:t>Agradezco la atención y colaboración prestada.</w:t>
      </w:r>
    </w:p>
    <w:p w:rsidR="00487196" w:rsidRDefault="00487196" w:rsidP="00487196"/>
    <w:p w:rsidR="00487196" w:rsidRDefault="00487196" w:rsidP="00487196"/>
    <w:p w:rsidR="00487196" w:rsidRDefault="00487196" w:rsidP="00487196"/>
    <w:p w:rsidR="00487196" w:rsidRDefault="00487196" w:rsidP="00487196"/>
    <w:p w:rsidR="00487196" w:rsidRDefault="00487196" w:rsidP="00487196">
      <w:r>
        <w:t>Cordialmente,</w:t>
      </w:r>
    </w:p>
    <w:p w:rsidR="00487196" w:rsidRDefault="00487196" w:rsidP="00487196"/>
    <w:p w:rsidR="00487196" w:rsidRDefault="00487196" w:rsidP="00487196"/>
    <w:p w:rsidR="00487196" w:rsidRDefault="00487196" w:rsidP="00487196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487196" w:rsidRDefault="00487196" w:rsidP="00487196">
      <w:r>
        <w:t>Director.</w:t>
      </w:r>
    </w:p>
    <w:p w:rsidR="00487196" w:rsidRPr="001B2201" w:rsidRDefault="00487196" w:rsidP="00487196">
      <w:pPr>
        <w:rPr>
          <w:b/>
        </w:rPr>
      </w:pPr>
    </w:p>
    <w:p w:rsidR="00487196" w:rsidRDefault="00487196" w:rsidP="0042659C">
      <w:pPr>
        <w:rPr>
          <w:b/>
        </w:rPr>
      </w:pPr>
    </w:p>
    <w:p w:rsidR="007D7CB9" w:rsidRDefault="007D7CB9" w:rsidP="0042659C">
      <w:pPr>
        <w:rPr>
          <w:b/>
        </w:rPr>
      </w:pPr>
    </w:p>
    <w:p w:rsidR="007D7CB9" w:rsidRDefault="007D7CB9" w:rsidP="0042659C">
      <w:pPr>
        <w:rPr>
          <w:b/>
        </w:rPr>
      </w:pPr>
    </w:p>
    <w:p w:rsidR="007D7CB9" w:rsidRDefault="007D7CB9" w:rsidP="0042659C">
      <w:pPr>
        <w:rPr>
          <w:b/>
        </w:rPr>
      </w:pPr>
    </w:p>
    <w:p w:rsidR="007D7CB9" w:rsidRDefault="007D7CB9" w:rsidP="007D7CB9"/>
    <w:p w:rsidR="007D7CB9" w:rsidRDefault="007D7CB9" w:rsidP="007D7CB9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7D7CB9" w:rsidRDefault="007D7CB9" w:rsidP="007D7CB9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7D7CB9" w:rsidRDefault="007D7CB9" w:rsidP="007D7CB9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7D7CB9" w:rsidRDefault="007D7CB9" w:rsidP="007D7CB9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7D7CB9" w:rsidRDefault="007D7CB9" w:rsidP="007D7CB9"/>
    <w:p w:rsidR="007D7CB9" w:rsidRDefault="007D7CB9" w:rsidP="007D7CB9">
      <w:pPr>
        <w:pStyle w:val="Ttulo1"/>
      </w:pPr>
      <w:r>
        <w:t xml:space="preserve">   ORDEN DE TRABAJO   N°      07872</w:t>
      </w:r>
    </w:p>
    <w:p w:rsidR="007D7CB9" w:rsidRDefault="007D7CB9" w:rsidP="007D7CB9"/>
    <w:p w:rsidR="007D7CB9" w:rsidRPr="006E74B0" w:rsidRDefault="007D7CB9" w:rsidP="007D7CB9"/>
    <w:p w:rsidR="007D7CB9" w:rsidRDefault="007D7CB9" w:rsidP="007D7CB9">
      <w:r>
        <w:t>FE</w:t>
      </w:r>
      <w:r w:rsidR="003A29FC">
        <w:t>CHA:</w:t>
      </w:r>
      <w:r w:rsidR="003A29FC">
        <w:tab/>
        <w:t>Medellín,   Diciembre    10</w:t>
      </w:r>
      <w:r>
        <w:t xml:space="preserve">  de  2010</w:t>
      </w:r>
    </w:p>
    <w:p w:rsidR="007D7CB9" w:rsidRDefault="007D7CB9" w:rsidP="007D7CB9">
      <w:r>
        <w:t>PARA:</w:t>
      </w:r>
      <w:r>
        <w:tab/>
      </w:r>
      <w:r>
        <w:tab/>
        <w:t>PLÁSTICOS DARMA</w:t>
      </w:r>
    </w:p>
    <w:p w:rsidR="007D7CB9" w:rsidRDefault="007D7CB9" w:rsidP="007D7CB9">
      <w:r>
        <w:t>ATENCIÓN:</w:t>
      </w:r>
      <w:r>
        <w:tab/>
        <w:t>Sr. Darío Jaramillo</w:t>
      </w:r>
    </w:p>
    <w:p w:rsidR="007D7CB9" w:rsidRDefault="007D7CB9" w:rsidP="007D7CB9">
      <w:r>
        <w:tab/>
      </w:r>
      <w:r>
        <w:tab/>
        <w:t>Gerente.</w:t>
      </w:r>
    </w:p>
    <w:p w:rsidR="007D7CB9" w:rsidRDefault="007D7CB9" w:rsidP="007D7CB9"/>
    <w:p w:rsidR="007D7CB9" w:rsidRDefault="007D7CB9" w:rsidP="007D7CB9">
      <w:r>
        <w:t>Apreciado Don Darío:</w:t>
      </w:r>
    </w:p>
    <w:p w:rsidR="007D7CB9" w:rsidRDefault="007D7CB9" w:rsidP="007D7CB9"/>
    <w:p w:rsidR="007D7CB9" w:rsidRDefault="007D7CB9" w:rsidP="007D7CB9">
      <w:r>
        <w:t>Con la presente estamos solicitando el siguiente servicio de  IMPRESION:</w:t>
      </w:r>
    </w:p>
    <w:p w:rsidR="007D7CB9" w:rsidRDefault="007D7CB9" w:rsidP="007D7CB9"/>
    <w:p w:rsidR="007D7CB9" w:rsidRDefault="007D7CB9" w:rsidP="007D7CB9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7D7CB9" w:rsidRDefault="007D7CB9" w:rsidP="007D7CB9">
      <w:r>
        <w:t>MATERIAL   :           Polipropileno Lamina de 40  cms</w:t>
      </w:r>
    </w:p>
    <w:p w:rsidR="007D7CB9" w:rsidRDefault="007D7CB9" w:rsidP="007D7CB9">
      <w:r>
        <w:t>CLIBRE      :               2.0  ”</w:t>
      </w:r>
    </w:p>
    <w:p w:rsidR="007D7CB9" w:rsidRDefault="007D7CB9" w:rsidP="007D7CB9">
      <w:r>
        <w:t>REFERENCIA:</w:t>
      </w:r>
      <w:r>
        <w:tab/>
      </w:r>
      <w:r w:rsidRPr="00F3739F">
        <w:rPr>
          <w:b/>
        </w:rPr>
        <w:t>PHYSALIS  CARIBEAN  EXOTICS</w:t>
      </w:r>
    </w:p>
    <w:p w:rsidR="007D7CB9" w:rsidRDefault="007D7CB9" w:rsidP="007D7CB9">
      <w:r>
        <w:t>CANTIDAD    :          140     Kg</w:t>
      </w:r>
    </w:p>
    <w:p w:rsidR="007D7CB9" w:rsidRDefault="007D7CB9" w:rsidP="007D7CB9">
      <w:r>
        <w:t>COLORES:</w:t>
      </w:r>
      <w:r>
        <w:tab/>
      </w:r>
      <w:r>
        <w:tab/>
        <w:t>5   (   Según Muestra  )</w:t>
      </w:r>
    </w:p>
    <w:p w:rsidR="007D7CB9" w:rsidRDefault="007D7CB9" w:rsidP="007D7CB9">
      <w:r>
        <w:t>CARAS:</w:t>
      </w:r>
      <w:r>
        <w:tab/>
      </w:r>
      <w:r>
        <w:tab/>
        <w:t>1</w:t>
      </w:r>
    </w:p>
    <w:p w:rsidR="007D7CB9" w:rsidRDefault="007D7CB9" w:rsidP="007D7CB9">
      <w:r>
        <w:t>R EPETICIÓN:</w:t>
      </w:r>
      <w:r>
        <w:tab/>
        <w:t>20  cms</w:t>
      </w:r>
    </w:p>
    <w:p w:rsidR="007D7CB9" w:rsidRDefault="007D7CB9" w:rsidP="007D7CB9">
      <w:r>
        <w:t>RODILLO:</w:t>
      </w:r>
      <w:r>
        <w:tab/>
      </w:r>
      <w:r>
        <w:tab/>
        <w:t>40</w:t>
      </w:r>
    </w:p>
    <w:p w:rsidR="007D7CB9" w:rsidRDefault="007D7CB9" w:rsidP="007D7CB9">
      <w:r>
        <w:t>LAMINA:</w:t>
      </w:r>
      <w:r>
        <w:tab/>
      </w:r>
      <w:r>
        <w:tab/>
        <w:t>20 X 20   cms</w:t>
      </w:r>
    </w:p>
    <w:p w:rsidR="007D7CB9" w:rsidRDefault="007D7CB9" w:rsidP="007D7CB9">
      <w:r>
        <w:t>SELLADO:</w:t>
      </w:r>
      <w:r>
        <w:tab/>
      </w:r>
      <w:r>
        <w:tab/>
        <w:t>Para sacar 2  laminas por golpe</w:t>
      </w:r>
    </w:p>
    <w:p w:rsidR="007D7CB9" w:rsidRDefault="007D7CB9" w:rsidP="007D7CB9">
      <w:r>
        <w:t xml:space="preserve"> </w:t>
      </w:r>
    </w:p>
    <w:p w:rsidR="007D7CB9" w:rsidRDefault="007D7CB9" w:rsidP="007D7CB9">
      <w:r>
        <w:rPr>
          <w:b/>
          <w:bCs/>
          <w:u w:val="single"/>
        </w:rPr>
        <w:t>NOTA:</w:t>
      </w:r>
      <w:r>
        <w:t xml:space="preserve">  * Los cyreles  se encuentran en su planta</w:t>
      </w:r>
    </w:p>
    <w:p w:rsidR="007D7CB9" w:rsidRPr="00D04067" w:rsidRDefault="007D7CB9" w:rsidP="007D7CB9">
      <w:pPr>
        <w:numPr>
          <w:ilvl w:val="0"/>
          <w:numId w:val="1"/>
        </w:numPr>
        <w:rPr>
          <w:u w:val="single"/>
        </w:rPr>
      </w:pPr>
      <w:r>
        <w:t xml:space="preserve">Colores igual muestra </w:t>
      </w:r>
    </w:p>
    <w:p w:rsidR="007D7CB9" w:rsidRPr="00D96F5C" w:rsidRDefault="007D7CB9" w:rsidP="007D7CB9">
      <w:pPr>
        <w:numPr>
          <w:ilvl w:val="0"/>
          <w:numId w:val="1"/>
        </w:numPr>
        <w:rPr>
          <w:u w:val="single"/>
        </w:rPr>
      </w:pPr>
      <w:r>
        <w:t>Se aprueba montaje</w:t>
      </w:r>
    </w:p>
    <w:p w:rsidR="007D7CB9" w:rsidRPr="00D96F5C" w:rsidRDefault="007D7CB9" w:rsidP="007D7CB9">
      <w:pPr>
        <w:ind w:left="1245"/>
        <w:rPr>
          <w:u w:val="single"/>
        </w:rPr>
      </w:pPr>
    </w:p>
    <w:p w:rsidR="007D7CB9" w:rsidRPr="00DB0681" w:rsidRDefault="007D7CB9" w:rsidP="007D7CB9">
      <w:pPr>
        <w:numPr>
          <w:ilvl w:val="0"/>
          <w:numId w:val="1"/>
        </w:numPr>
        <w:rPr>
          <w:u w:val="single"/>
        </w:rPr>
      </w:pPr>
      <w:r>
        <w:t xml:space="preserve">IMPRIMIR CON  GGN </w:t>
      </w:r>
    </w:p>
    <w:p w:rsidR="007D7CB9" w:rsidRPr="00FE51A5" w:rsidRDefault="007D7CB9" w:rsidP="007D7CB9">
      <w:pPr>
        <w:ind w:left="885"/>
        <w:rPr>
          <w:b/>
          <w:u w:val="single"/>
        </w:rPr>
      </w:pPr>
    </w:p>
    <w:p w:rsidR="007D7CB9" w:rsidRDefault="007D7CB9" w:rsidP="007D7CB9"/>
    <w:p w:rsidR="007D7CB9" w:rsidRDefault="007D7CB9" w:rsidP="007D7CB9"/>
    <w:p w:rsidR="007D7CB9" w:rsidRPr="00602770" w:rsidRDefault="003A29FC" w:rsidP="007D7CB9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LOTE      41365</w:t>
      </w:r>
    </w:p>
    <w:p w:rsidR="007D7CB9" w:rsidRDefault="007D7CB9" w:rsidP="007D7CB9"/>
    <w:p w:rsidR="007D7CB9" w:rsidRDefault="007D7CB9" w:rsidP="007D7CB9"/>
    <w:p w:rsidR="007D7CB9" w:rsidRDefault="007D7CB9" w:rsidP="007D7CB9">
      <w:r>
        <w:t>Agradezco la atención y colaboración prestada.</w:t>
      </w:r>
    </w:p>
    <w:p w:rsidR="007D7CB9" w:rsidRDefault="007D7CB9" w:rsidP="007D7CB9"/>
    <w:p w:rsidR="007D7CB9" w:rsidRDefault="007D7CB9" w:rsidP="007D7CB9"/>
    <w:p w:rsidR="007D7CB9" w:rsidRDefault="007D7CB9" w:rsidP="007D7CB9"/>
    <w:p w:rsidR="007D7CB9" w:rsidRDefault="007D7CB9" w:rsidP="007D7CB9">
      <w:r>
        <w:t>Cordialmente</w:t>
      </w:r>
    </w:p>
    <w:p w:rsidR="007D7CB9" w:rsidRDefault="007D7CB9" w:rsidP="007D7CB9"/>
    <w:p w:rsidR="007D7CB9" w:rsidRDefault="007D7CB9" w:rsidP="007D7CB9"/>
    <w:p w:rsidR="007D7CB9" w:rsidRDefault="007D7CB9" w:rsidP="007D7CB9">
      <w:r>
        <w:t>RICARDO CASAS ZAPATA</w:t>
      </w:r>
    </w:p>
    <w:p w:rsidR="007D7CB9" w:rsidRDefault="007D7CB9" w:rsidP="007D7CB9">
      <w:r>
        <w:t>Director.</w:t>
      </w:r>
    </w:p>
    <w:p w:rsidR="00D11CAA" w:rsidRDefault="00D11CAA" w:rsidP="00D11CAA">
      <w:pPr>
        <w:rPr>
          <w:b/>
          <w:bCs/>
          <w:sz w:val="20"/>
        </w:rPr>
      </w:pPr>
    </w:p>
    <w:p w:rsidR="00D11CAA" w:rsidRDefault="00D11CAA" w:rsidP="00D11CAA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D11CAA" w:rsidRDefault="00D11CAA" w:rsidP="00D11CAA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D11CAA" w:rsidRDefault="00D11CAA" w:rsidP="00D11CAA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D11CAA" w:rsidRDefault="00D11CAA" w:rsidP="00D11CAA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D11CAA" w:rsidRDefault="00D11CAA" w:rsidP="00D11CAA">
      <w:pPr>
        <w:rPr>
          <w:b/>
          <w:bCs/>
        </w:rPr>
      </w:pPr>
    </w:p>
    <w:p w:rsidR="00D11CAA" w:rsidRDefault="00D11CAA" w:rsidP="00D11CAA">
      <w:pPr>
        <w:pStyle w:val="Ttulo1"/>
      </w:pPr>
      <w:r>
        <w:t>ORDEN DE TRABAJO N°      07876</w:t>
      </w:r>
    </w:p>
    <w:p w:rsidR="00D11CAA" w:rsidRDefault="00D11CAA" w:rsidP="00D11CAA"/>
    <w:p w:rsidR="00D11CAA" w:rsidRDefault="00D11CAA" w:rsidP="00D11CAA"/>
    <w:p w:rsidR="00D11CAA" w:rsidRDefault="00D11CAA" w:rsidP="00D11CAA">
      <w:r>
        <w:t>FECHA:</w:t>
      </w:r>
      <w:r>
        <w:tab/>
        <w:t>Medellín,   Diciembre  13   de  2010</w:t>
      </w:r>
    </w:p>
    <w:p w:rsidR="00D11CAA" w:rsidRDefault="00D11CAA" w:rsidP="00D11CAA">
      <w:r>
        <w:t>PARA:</w:t>
      </w:r>
      <w:r>
        <w:tab/>
      </w:r>
      <w:r>
        <w:tab/>
        <w:t>PLÁSTICOS DARMA</w:t>
      </w:r>
    </w:p>
    <w:p w:rsidR="00D11CAA" w:rsidRDefault="00D11CAA" w:rsidP="00D11CAA">
      <w:r>
        <w:t>ATENCIÓN:</w:t>
      </w:r>
      <w:r>
        <w:tab/>
        <w:t>Sr. Darío Jaramillo</w:t>
      </w:r>
    </w:p>
    <w:p w:rsidR="00D11CAA" w:rsidRDefault="00D11CAA" w:rsidP="00D11CAA">
      <w:r>
        <w:tab/>
      </w:r>
      <w:r>
        <w:tab/>
        <w:t>Gerente.</w:t>
      </w:r>
    </w:p>
    <w:p w:rsidR="00D11CAA" w:rsidRDefault="00D11CAA" w:rsidP="00D11CAA"/>
    <w:p w:rsidR="00D11CAA" w:rsidRDefault="00D11CAA" w:rsidP="00D11CAA">
      <w:r>
        <w:t>Apreciado Don Darío :</w:t>
      </w:r>
    </w:p>
    <w:p w:rsidR="00D11CAA" w:rsidRDefault="00D11CAA" w:rsidP="00D11CAA">
      <w:r>
        <w:t xml:space="preserve"> </w:t>
      </w:r>
    </w:p>
    <w:p w:rsidR="00D11CAA" w:rsidRDefault="00D11CAA" w:rsidP="00D11CAA">
      <w:r>
        <w:t>Con la presente estamos solicitando el siguiente servicio de   IMPRESIÓN  :</w:t>
      </w:r>
    </w:p>
    <w:p w:rsidR="00D11CAA" w:rsidRDefault="00D11CAA" w:rsidP="00D11CAA"/>
    <w:p w:rsidR="00D11CAA" w:rsidRDefault="00D11CAA" w:rsidP="00D11CAA">
      <w:pPr>
        <w:rPr>
          <w:b/>
          <w:bCs/>
          <w:u w:val="single"/>
        </w:rPr>
      </w:pPr>
    </w:p>
    <w:p w:rsidR="00D11CAA" w:rsidRDefault="00D11CAA" w:rsidP="00D11CAA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D11CAA" w:rsidRDefault="00D11CAA" w:rsidP="00D11CAA"/>
    <w:p w:rsidR="00D11CAA" w:rsidRDefault="00D11CAA" w:rsidP="00D11CAA">
      <w:r>
        <w:t>MATERIAL:</w:t>
      </w:r>
      <w:r>
        <w:tab/>
      </w:r>
      <w:r>
        <w:tab/>
        <w:t>Polietileno     tubular   Transparente</w:t>
      </w:r>
    </w:p>
    <w:p w:rsidR="00D11CAA" w:rsidRDefault="00D11CAA" w:rsidP="00D11CAA">
      <w:r>
        <w:t>MEDIDA:</w:t>
      </w:r>
      <w:r>
        <w:tab/>
      </w:r>
      <w:r>
        <w:tab/>
      </w:r>
      <w:r>
        <w:rPr>
          <w:b/>
        </w:rPr>
        <w:t xml:space="preserve">37 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D11CAA" w:rsidRPr="006D12B2" w:rsidRDefault="00D11CAA" w:rsidP="00D11CAA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2.0   </w:t>
      </w:r>
      <w:r w:rsidRPr="006D12B2">
        <w:rPr>
          <w:b/>
        </w:rPr>
        <w:t xml:space="preserve"> “ </w:t>
      </w:r>
    </w:p>
    <w:p w:rsidR="00D11CAA" w:rsidRDefault="00D11CAA" w:rsidP="00D11CAA">
      <w:r>
        <w:t>TRATADO:</w:t>
      </w:r>
      <w:r>
        <w:tab/>
      </w:r>
      <w:r>
        <w:tab/>
        <w:t>1  Cara</w:t>
      </w:r>
    </w:p>
    <w:p w:rsidR="00D11CAA" w:rsidRDefault="00D11CAA" w:rsidP="00D11CAA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>
        <w:rPr>
          <w:b/>
        </w:rPr>
        <w:t xml:space="preserve">70  </w:t>
      </w:r>
      <w:r w:rsidRPr="00900A5A">
        <w:rPr>
          <w:b/>
        </w:rPr>
        <w:t xml:space="preserve">  Kg</w:t>
      </w:r>
      <w:r>
        <w:t>.</w:t>
      </w:r>
    </w:p>
    <w:p w:rsidR="00D11CAA" w:rsidRDefault="00D11CAA" w:rsidP="00D11CAA">
      <w:r>
        <w:t>COLORES:</w:t>
      </w:r>
      <w:r>
        <w:tab/>
      </w:r>
      <w:r>
        <w:tab/>
        <w:t xml:space="preserve">2    ( Blanco – Negro)   </w:t>
      </w:r>
    </w:p>
    <w:p w:rsidR="00D11CAA" w:rsidRDefault="00D11CAA" w:rsidP="00D11CAA">
      <w:r>
        <w:t>CARAS:</w:t>
      </w:r>
      <w:r>
        <w:tab/>
      </w:r>
      <w:r>
        <w:tab/>
        <w:t>1  (2 x 1  )</w:t>
      </w:r>
    </w:p>
    <w:p w:rsidR="00D11CAA" w:rsidRDefault="00D11CAA" w:rsidP="00D11CAA">
      <w:r>
        <w:t>REPETICIÓN:</w:t>
      </w:r>
      <w:r>
        <w:tab/>
        <w:t xml:space="preserve">18.5   Cms   </w:t>
      </w:r>
    </w:p>
    <w:p w:rsidR="00D11CAA" w:rsidRPr="00900A5A" w:rsidRDefault="00D11CAA" w:rsidP="00D11CAA">
      <w:pPr>
        <w:rPr>
          <w:b/>
        </w:rPr>
      </w:pPr>
      <w:r>
        <w:t xml:space="preserve">RODILLO  :               </w:t>
      </w:r>
      <w:r>
        <w:rPr>
          <w:b/>
        </w:rPr>
        <w:t>38</w:t>
      </w:r>
    </w:p>
    <w:p w:rsidR="00D11CAA" w:rsidRPr="00146B92" w:rsidRDefault="00D11CAA" w:rsidP="00D11CAA">
      <w:pPr>
        <w:rPr>
          <w:b/>
        </w:rPr>
      </w:pPr>
      <w:r>
        <w:t>REFERENCIA:</w:t>
      </w:r>
      <w:r>
        <w:tab/>
      </w:r>
      <w:r>
        <w:rPr>
          <w:b/>
        </w:rPr>
        <w:t>SIMONA CODIGO DE BARRAS</w:t>
      </w:r>
    </w:p>
    <w:p w:rsidR="00D11CAA" w:rsidRDefault="00D11CAA" w:rsidP="00D11CAA">
      <w:r>
        <w:tab/>
      </w:r>
      <w:r>
        <w:tab/>
      </w:r>
      <w:r>
        <w:tab/>
      </w:r>
    </w:p>
    <w:p w:rsidR="00D11CAA" w:rsidRDefault="00D11CAA" w:rsidP="00D11CAA"/>
    <w:p w:rsidR="00D11CAA" w:rsidRDefault="00D11CAA" w:rsidP="00D11CAA">
      <w:r>
        <w:rPr>
          <w:b/>
          <w:bCs/>
          <w:u w:val="single"/>
        </w:rPr>
        <w:t>NOTA</w:t>
      </w:r>
      <w:r w:rsidRPr="00995720">
        <w:rPr>
          <w:b/>
          <w:bCs/>
        </w:rPr>
        <w:t xml:space="preserve">:  </w:t>
      </w:r>
      <w:r w:rsidRPr="00995720">
        <w:rPr>
          <w:b/>
          <w:bCs/>
        </w:rPr>
        <w:tab/>
        <w:t>*</w:t>
      </w:r>
      <w:r>
        <w:t>Cyreles   en  su planta</w:t>
      </w:r>
      <w:r>
        <w:tab/>
      </w:r>
    </w:p>
    <w:p w:rsidR="00D11CAA" w:rsidRDefault="00D11CAA" w:rsidP="00D11CAA">
      <w:pPr>
        <w:pStyle w:val="Prrafodelista"/>
        <w:numPr>
          <w:ilvl w:val="0"/>
          <w:numId w:val="14"/>
        </w:numPr>
      </w:pPr>
      <w:r>
        <w:t>Se  envía Material.</w:t>
      </w:r>
    </w:p>
    <w:p w:rsidR="00D11CAA" w:rsidRPr="00D4163D" w:rsidRDefault="00D11CAA" w:rsidP="00D11CAA">
      <w:pPr>
        <w:pStyle w:val="Prrafodelista"/>
        <w:numPr>
          <w:ilvl w:val="0"/>
          <w:numId w:val="14"/>
        </w:numPr>
        <w:rPr>
          <w:b/>
          <w:sz w:val="28"/>
          <w:szCs w:val="28"/>
        </w:rPr>
      </w:pPr>
      <w:r w:rsidRPr="00D4163D">
        <w:rPr>
          <w:b/>
          <w:sz w:val="28"/>
          <w:szCs w:val="28"/>
        </w:rPr>
        <w:t>CODIGO   7707183321078</w:t>
      </w:r>
    </w:p>
    <w:p w:rsidR="00D11CAA" w:rsidRPr="00D4163D" w:rsidRDefault="00D11CAA" w:rsidP="00D11CAA">
      <w:pPr>
        <w:rPr>
          <w:b/>
          <w:sz w:val="28"/>
          <w:szCs w:val="28"/>
        </w:rPr>
      </w:pPr>
    </w:p>
    <w:p w:rsidR="00D11CAA" w:rsidRDefault="00D11CAA" w:rsidP="00D11CAA"/>
    <w:p w:rsidR="00D11CAA" w:rsidRDefault="00D11CAA" w:rsidP="00D11CAA">
      <w:r>
        <w:t>Agradezco la atención y colaboración prestada.</w:t>
      </w:r>
    </w:p>
    <w:p w:rsidR="00D11CAA" w:rsidRDefault="00D11CAA" w:rsidP="00D11CAA"/>
    <w:p w:rsidR="00D11CAA" w:rsidRDefault="00D11CAA" w:rsidP="00D11CAA">
      <w:r>
        <w:t>Cordialmente,</w:t>
      </w:r>
    </w:p>
    <w:p w:rsidR="00D11CAA" w:rsidRDefault="00D11CAA" w:rsidP="00D11CAA"/>
    <w:p w:rsidR="00D11CAA" w:rsidRPr="00F4077E" w:rsidRDefault="00D11CAA" w:rsidP="00D11CAA">
      <w:pPr>
        <w:rPr>
          <w:b/>
        </w:rPr>
      </w:pPr>
    </w:p>
    <w:p w:rsidR="00D11CAA" w:rsidRDefault="00D11CAA" w:rsidP="00D11CAA"/>
    <w:p w:rsidR="00D11CAA" w:rsidRDefault="00D11CAA" w:rsidP="00D11CAA">
      <w:r>
        <w:t>RICARDO CASAS ZAPATA</w:t>
      </w:r>
    </w:p>
    <w:p w:rsidR="00D11CAA" w:rsidRDefault="00D11CAA" w:rsidP="00D11CAA">
      <w:r>
        <w:t>Director.</w:t>
      </w:r>
    </w:p>
    <w:p w:rsidR="00D11CAA" w:rsidRDefault="00D11CAA" w:rsidP="00D11CAA">
      <w:pPr>
        <w:rPr>
          <w:b/>
        </w:rPr>
      </w:pPr>
    </w:p>
    <w:p w:rsidR="007D7CB9" w:rsidRDefault="007D7CB9" w:rsidP="0042659C">
      <w:pPr>
        <w:rPr>
          <w:b/>
        </w:rPr>
      </w:pPr>
    </w:p>
    <w:p w:rsidR="00FB6E5C" w:rsidRDefault="00FB6E5C" w:rsidP="0042659C">
      <w:pPr>
        <w:rPr>
          <w:b/>
        </w:rPr>
      </w:pPr>
    </w:p>
    <w:p w:rsidR="00FB6E5C" w:rsidRDefault="00FB6E5C" w:rsidP="0042659C">
      <w:pPr>
        <w:rPr>
          <w:b/>
        </w:rPr>
      </w:pPr>
    </w:p>
    <w:p w:rsidR="00FB6E5C" w:rsidRDefault="00FB6E5C" w:rsidP="0042659C">
      <w:pPr>
        <w:rPr>
          <w:b/>
        </w:rPr>
      </w:pPr>
    </w:p>
    <w:p w:rsidR="00FB6E5C" w:rsidRDefault="00FB6E5C" w:rsidP="00FB6E5C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FB6E5C" w:rsidRDefault="00FB6E5C" w:rsidP="00FB6E5C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FB6E5C" w:rsidRDefault="00FB6E5C" w:rsidP="00FB6E5C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FB6E5C" w:rsidRDefault="00FB6E5C" w:rsidP="00FB6E5C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FB6E5C" w:rsidRDefault="00FB6E5C" w:rsidP="00FB6E5C">
      <w:pPr>
        <w:pStyle w:val="Ttulo1"/>
      </w:pPr>
    </w:p>
    <w:p w:rsidR="00FB6E5C" w:rsidRDefault="00FB6E5C" w:rsidP="00FB6E5C">
      <w:pPr>
        <w:pStyle w:val="Ttulo1"/>
      </w:pPr>
      <w:r>
        <w:t>ORDEN DE TRABAJO     N°   07875</w:t>
      </w:r>
    </w:p>
    <w:p w:rsidR="00FB6E5C" w:rsidRDefault="00FB6E5C" w:rsidP="00FB6E5C"/>
    <w:p w:rsidR="00FB6E5C" w:rsidRDefault="00FB6E5C" w:rsidP="00FB6E5C">
      <w:r>
        <w:t>FECHA:</w:t>
      </w:r>
      <w:r>
        <w:tab/>
        <w:t>Medellín,  Diciembre  13    de     2010</w:t>
      </w:r>
    </w:p>
    <w:p w:rsidR="00FB6E5C" w:rsidRDefault="00FB6E5C" w:rsidP="00FB6E5C">
      <w:r>
        <w:t>PARA:</w:t>
      </w:r>
      <w:r>
        <w:tab/>
      </w:r>
      <w:r>
        <w:tab/>
        <w:t>PLÁSTICOS DARMA</w:t>
      </w:r>
    </w:p>
    <w:p w:rsidR="00FB6E5C" w:rsidRDefault="00FB6E5C" w:rsidP="00FB6E5C">
      <w:r>
        <w:t>ATENCIÓN:</w:t>
      </w:r>
      <w:r>
        <w:tab/>
        <w:t>Sr. Darío Jaramillo</w:t>
      </w:r>
    </w:p>
    <w:p w:rsidR="00FB6E5C" w:rsidRDefault="00FB6E5C" w:rsidP="00FB6E5C">
      <w:r>
        <w:tab/>
      </w:r>
      <w:r>
        <w:tab/>
        <w:t>Gerente.</w:t>
      </w:r>
    </w:p>
    <w:p w:rsidR="00FB6E5C" w:rsidRDefault="00FB6E5C" w:rsidP="00FB6E5C"/>
    <w:p w:rsidR="00FB6E5C" w:rsidRDefault="00FB6E5C" w:rsidP="00FB6E5C">
      <w:r>
        <w:t>Apreciado Don Darío :</w:t>
      </w:r>
    </w:p>
    <w:p w:rsidR="00FB6E5C" w:rsidRDefault="00FB6E5C" w:rsidP="00FB6E5C">
      <w:r>
        <w:t xml:space="preserve"> </w:t>
      </w:r>
    </w:p>
    <w:p w:rsidR="00FB6E5C" w:rsidRDefault="00FB6E5C" w:rsidP="00FB6E5C">
      <w:r>
        <w:t>Con la presente estamos solicitando el siguiente servicio de EXTRUSION E IMPRESION:</w:t>
      </w:r>
    </w:p>
    <w:p w:rsidR="00FB6E5C" w:rsidRDefault="00FB6E5C" w:rsidP="00FB6E5C"/>
    <w:p w:rsidR="00FB6E5C" w:rsidRDefault="00FB6E5C" w:rsidP="00FB6E5C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FB6E5C" w:rsidRDefault="00FB6E5C" w:rsidP="00FB6E5C">
      <w:r>
        <w:t>MATERIAL:</w:t>
      </w:r>
      <w:r>
        <w:tab/>
      </w:r>
      <w:r>
        <w:tab/>
        <w:t>Polietileno BAJA   Semi-</w:t>
      </w:r>
      <w:r>
        <w:rPr>
          <w:u w:val="single"/>
        </w:rPr>
        <w:t xml:space="preserve">Tubular </w:t>
      </w:r>
    </w:p>
    <w:p w:rsidR="00FB6E5C" w:rsidRDefault="00FB6E5C" w:rsidP="00FB6E5C">
      <w:r>
        <w:t>MEDIDA:</w:t>
      </w:r>
      <w:r>
        <w:tab/>
      </w:r>
      <w:r>
        <w:tab/>
        <w:t>37    Cms.</w:t>
      </w:r>
    </w:p>
    <w:p w:rsidR="00FB6E5C" w:rsidRDefault="00FB6E5C" w:rsidP="00FB6E5C">
      <w:r>
        <w:t>CALIBRE:</w:t>
      </w:r>
      <w:r>
        <w:tab/>
      </w:r>
      <w:r>
        <w:tab/>
      </w:r>
      <w:r w:rsidRPr="00E42796">
        <w:rPr>
          <w:b/>
        </w:rPr>
        <w:t>2</w:t>
      </w:r>
      <w:r>
        <w:rPr>
          <w:b/>
        </w:rPr>
        <w:t xml:space="preserve">.0 </w:t>
      </w:r>
      <w:r>
        <w:t xml:space="preserve">  ”</w:t>
      </w:r>
    </w:p>
    <w:p w:rsidR="00FB6E5C" w:rsidRDefault="00FB6E5C" w:rsidP="00FB6E5C">
      <w:r>
        <w:t>COLOR:</w:t>
      </w:r>
      <w:r>
        <w:tab/>
      </w:r>
      <w:r>
        <w:tab/>
        <w:t>Transparente</w:t>
      </w:r>
    </w:p>
    <w:p w:rsidR="00FB6E5C" w:rsidRDefault="00FB6E5C" w:rsidP="00FB6E5C">
      <w:r>
        <w:t>TRATADO:</w:t>
      </w:r>
      <w:r>
        <w:tab/>
      </w:r>
      <w:r>
        <w:tab/>
        <w:t>2  Caras.</w:t>
      </w:r>
    </w:p>
    <w:p w:rsidR="00FB6E5C" w:rsidRDefault="00FB6E5C" w:rsidP="00FB6E5C">
      <w:pPr>
        <w:rPr>
          <w:b/>
          <w:bCs/>
        </w:rPr>
      </w:pPr>
      <w:r>
        <w:t>CANTIDAD:</w:t>
      </w:r>
      <w:r>
        <w:tab/>
      </w:r>
      <w:r>
        <w:tab/>
        <w:t>70</w:t>
      </w:r>
      <w:r w:rsidRPr="00521768">
        <w:rPr>
          <w:b/>
        </w:rPr>
        <w:t xml:space="preserve">  </w:t>
      </w:r>
      <w:r>
        <w:t xml:space="preserve"> Kg.</w:t>
      </w:r>
      <w:r>
        <w:rPr>
          <w:b/>
          <w:bCs/>
        </w:rPr>
        <w:tab/>
      </w:r>
    </w:p>
    <w:p w:rsidR="00FB6E5C" w:rsidRDefault="00FB6E5C" w:rsidP="00FB6E5C">
      <w:r>
        <w:t>COLORES:</w:t>
      </w:r>
      <w:r>
        <w:tab/>
      </w:r>
      <w:r>
        <w:tab/>
        <w:t>3    (   Blanco   – Negro – Rojo   )</w:t>
      </w:r>
    </w:p>
    <w:p w:rsidR="00FB6E5C" w:rsidRDefault="00FB6E5C" w:rsidP="00FB6E5C">
      <w:r>
        <w:t>CARAS:</w:t>
      </w:r>
      <w:r>
        <w:tab/>
      </w:r>
      <w:r>
        <w:tab/>
        <w:t xml:space="preserve">1  ( 1 x 3 ) </w:t>
      </w:r>
    </w:p>
    <w:p w:rsidR="00FB6E5C" w:rsidRDefault="00FB6E5C" w:rsidP="00FB6E5C">
      <w:r>
        <w:t>REPETICIÓN:</w:t>
      </w:r>
      <w:r>
        <w:tab/>
        <w:t xml:space="preserve">19.5    Cms. </w:t>
      </w:r>
    </w:p>
    <w:p w:rsidR="00FB6E5C" w:rsidRDefault="00FB6E5C" w:rsidP="00FB6E5C">
      <w:r>
        <w:t>RODILLO :                40</w:t>
      </w:r>
    </w:p>
    <w:p w:rsidR="00FB6E5C" w:rsidRDefault="00FB6E5C" w:rsidP="00FB6E5C">
      <w:r>
        <w:t>SELLADO:</w:t>
      </w:r>
      <w:r>
        <w:tab/>
      </w:r>
      <w:r>
        <w:tab/>
        <w:t>Lateral</w:t>
      </w:r>
    </w:p>
    <w:p w:rsidR="00FB6E5C" w:rsidRDefault="00FB6E5C" w:rsidP="00FB6E5C">
      <w:pPr>
        <w:rPr>
          <w:b/>
        </w:rPr>
      </w:pPr>
      <w:r>
        <w:t>REFERENCIA:</w:t>
      </w:r>
      <w:r>
        <w:tab/>
      </w:r>
      <w:r>
        <w:rPr>
          <w:b/>
        </w:rPr>
        <w:t>SIXPACK  RIONEGRO</w:t>
      </w:r>
    </w:p>
    <w:p w:rsidR="00FB6E5C" w:rsidRDefault="00FB6E5C" w:rsidP="00FB6E5C">
      <w:pPr>
        <w:rPr>
          <w:b/>
        </w:rPr>
      </w:pPr>
      <w:r>
        <w:rPr>
          <w:b/>
        </w:rPr>
        <w:tab/>
      </w:r>
      <w:r>
        <w:rPr>
          <w:b/>
        </w:rPr>
        <w:tab/>
      </w:r>
    </w:p>
    <w:p w:rsidR="00FB6E5C" w:rsidRDefault="00FB6E5C" w:rsidP="00FB6E5C"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FB6E5C" w:rsidRDefault="00FB6E5C" w:rsidP="00FB6E5C">
      <w:r>
        <w:rPr>
          <w:b/>
          <w:bCs/>
          <w:u w:val="single"/>
        </w:rPr>
        <w:t>NOTA:</w:t>
      </w:r>
      <w:r>
        <w:t xml:space="preserve">             - Los cyreles  en su planta</w:t>
      </w:r>
    </w:p>
    <w:p w:rsidR="00FB6E5C" w:rsidRPr="001B627F" w:rsidRDefault="00FB6E5C" w:rsidP="00FB6E5C">
      <w:pPr>
        <w:numPr>
          <w:ilvl w:val="0"/>
          <w:numId w:val="2"/>
        </w:numPr>
        <w:ind w:left="1500"/>
        <w:rPr>
          <w:b/>
          <w:sz w:val="32"/>
          <w:szCs w:val="32"/>
        </w:rPr>
      </w:pPr>
      <w:r>
        <w:t>Altura y tonos según   Muestra  Física</w:t>
      </w:r>
    </w:p>
    <w:p w:rsidR="00FB6E5C" w:rsidRPr="00FB6E5C" w:rsidRDefault="00FB6E5C" w:rsidP="00FB6E5C">
      <w:pPr>
        <w:numPr>
          <w:ilvl w:val="0"/>
          <w:numId w:val="2"/>
        </w:numPr>
        <w:ind w:left="1500"/>
        <w:rPr>
          <w:b/>
          <w:sz w:val="32"/>
          <w:szCs w:val="32"/>
        </w:rPr>
      </w:pPr>
      <w:r>
        <w:t xml:space="preserve">CODIGO  </w:t>
      </w:r>
      <w:r w:rsidRPr="00FB6E5C">
        <w:rPr>
          <w:b/>
        </w:rPr>
        <w:t>7703686703113</w:t>
      </w:r>
    </w:p>
    <w:p w:rsidR="00FB6E5C" w:rsidRPr="0090312C" w:rsidRDefault="00FB6E5C" w:rsidP="00FB6E5C">
      <w:pPr>
        <w:rPr>
          <w:b/>
          <w:sz w:val="32"/>
          <w:szCs w:val="32"/>
        </w:rPr>
      </w:pPr>
    </w:p>
    <w:p w:rsidR="00FB6E5C" w:rsidRDefault="00FB6E5C" w:rsidP="00FB6E5C"/>
    <w:p w:rsidR="00FB6E5C" w:rsidRDefault="00FB6E5C" w:rsidP="00FB6E5C">
      <w:r>
        <w:t>Agradezco la atención y colaboración prestada.</w:t>
      </w:r>
    </w:p>
    <w:p w:rsidR="00FB6E5C" w:rsidRDefault="00FB6E5C" w:rsidP="00FB6E5C"/>
    <w:p w:rsidR="00FB6E5C" w:rsidRDefault="00FB6E5C" w:rsidP="00FB6E5C"/>
    <w:p w:rsidR="00FB6E5C" w:rsidRDefault="00FB6E5C" w:rsidP="00FB6E5C">
      <w:r>
        <w:t>Cordialmente,</w:t>
      </w:r>
    </w:p>
    <w:p w:rsidR="00FB6E5C" w:rsidRDefault="00FB6E5C" w:rsidP="00FB6E5C"/>
    <w:p w:rsidR="00FB6E5C" w:rsidRDefault="00FB6E5C" w:rsidP="00FB6E5C"/>
    <w:p w:rsidR="00FB6E5C" w:rsidRDefault="00FB6E5C" w:rsidP="00FB6E5C">
      <w:r>
        <w:t>RICARDO CASAS ZAPATA</w:t>
      </w:r>
    </w:p>
    <w:p w:rsidR="00FB6E5C" w:rsidRDefault="00FB6E5C" w:rsidP="00FB6E5C">
      <w:r>
        <w:t>Director.</w:t>
      </w:r>
    </w:p>
    <w:p w:rsidR="00FB6E5C" w:rsidRDefault="00FB6E5C" w:rsidP="0042659C">
      <w:pPr>
        <w:rPr>
          <w:b/>
        </w:rPr>
      </w:pPr>
    </w:p>
    <w:p w:rsidR="00CD05B4" w:rsidRDefault="00CD05B4" w:rsidP="0042659C">
      <w:pPr>
        <w:rPr>
          <w:b/>
        </w:rPr>
      </w:pPr>
    </w:p>
    <w:p w:rsidR="00CD05B4" w:rsidRDefault="00CD05B4" w:rsidP="0042659C">
      <w:pPr>
        <w:rPr>
          <w:b/>
        </w:rPr>
      </w:pPr>
    </w:p>
    <w:p w:rsidR="00CD05B4" w:rsidRDefault="00CD05B4" w:rsidP="0042659C">
      <w:pPr>
        <w:rPr>
          <w:b/>
        </w:rPr>
      </w:pPr>
    </w:p>
    <w:p w:rsidR="00CD05B4" w:rsidRDefault="00CD05B4" w:rsidP="0042659C">
      <w:pPr>
        <w:rPr>
          <w:b/>
        </w:rPr>
      </w:pPr>
    </w:p>
    <w:p w:rsidR="00CD05B4" w:rsidRDefault="00CD05B4" w:rsidP="00CD05B4">
      <w:pPr>
        <w:rPr>
          <w:b/>
        </w:rPr>
      </w:pPr>
    </w:p>
    <w:p w:rsidR="00CD05B4" w:rsidRDefault="00CD05B4" w:rsidP="00CD05B4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CD05B4" w:rsidRDefault="00CD05B4" w:rsidP="00CD05B4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CD05B4" w:rsidRDefault="00CD05B4" w:rsidP="00CD05B4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CD05B4" w:rsidRDefault="00CD05B4" w:rsidP="00CD05B4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CD05B4" w:rsidRDefault="00CD05B4" w:rsidP="00CD05B4"/>
    <w:p w:rsidR="00CD05B4" w:rsidRDefault="00CD05B4" w:rsidP="00CD05B4">
      <w:pPr>
        <w:pStyle w:val="Ttulo1"/>
      </w:pPr>
      <w:r>
        <w:t>ORDEN   DE   TRABAJO    N°     07874</w:t>
      </w:r>
    </w:p>
    <w:p w:rsidR="00CD05B4" w:rsidRDefault="00CD05B4" w:rsidP="00CD05B4"/>
    <w:p w:rsidR="00CD05B4" w:rsidRDefault="00CD05B4" w:rsidP="00CD05B4">
      <w:r>
        <w:t>FECHA:</w:t>
      </w:r>
      <w:r>
        <w:tab/>
        <w:t>Medellín, Diciembre  13   de  2010</w:t>
      </w:r>
    </w:p>
    <w:p w:rsidR="00CD05B4" w:rsidRDefault="00CD05B4" w:rsidP="00CD05B4">
      <w:r>
        <w:t>PARA:</w:t>
      </w:r>
      <w:r>
        <w:tab/>
      </w:r>
      <w:r>
        <w:tab/>
        <w:t>PLÁSTICOS DARMA</w:t>
      </w:r>
    </w:p>
    <w:p w:rsidR="00CD05B4" w:rsidRDefault="00CD05B4" w:rsidP="00CD05B4">
      <w:r>
        <w:t>ATENCIÓN:</w:t>
      </w:r>
      <w:r>
        <w:tab/>
        <w:t>Sr. Darío Jaramillo</w:t>
      </w:r>
    </w:p>
    <w:p w:rsidR="00CD05B4" w:rsidRDefault="00CD05B4" w:rsidP="00CD05B4">
      <w:r>
        <w:tab/>
      </w:r>
      <w:r>
        <w:tab/>
        <w:t>Gerente.</w:t>
      </w:r>
    </w:p>
    <w:p w:rsidR="00CD05B4" w:rsidRDefault="00CD05B4" w:rsidP="00CD05B4"/>
    <w:p w:rsidR="00CD05B4" w:rsidRDefault="00CD05B4" w:rsidP="00CD05B4"/>
    <w:p w:rsidR="00CD05B4" w:rsidRDefault="00CD05B4" w:rsidP="00CD05B4">
      <w:r>
        <w:t>Apreciado Don Darío :</w:t>
      </w:r>
    </w:p>
    <w:p w:rsidR="00CD05B4" w:rsidRDefault="00CD05B4" w:rsidP="00CD05B4"/>
    <w:p w:rsidR="00CD05B4" w:rsidRDefault="00CD05B4" w:rsidP="00CD05B4">
      <w:r>
        <w:t xml:space="preserve"> </w:t>
      </w:r>
    </w:p>
    <w:p w:rsidR="00CD05B4" w:rsidRDefault="00CD05B4" w:rsidP="00CD05B4">
      <w:pPr>
        <w:rPr>
          <w:u w:val="single"/>
        </w:rPr>
      </w:pPr>
      <w:r>
        <w:t xml:space="preserve">Con la presente estamos solicitando el siguiente servicio de  </w:t>
      </w:r>
      <w:r>
        <w:rPr>
          <w:u w:val="single"/>
        </w:rPr>
        <w:t>EXTRUSION:</w:t>
      </w:r>
    </w:p>
    <w:p w:rsidR="00CD05B4" w:rsidRDefault="00CD05B4" w:rsidP="00CD05B4"/>
    <w:p w:rsidR="00CD05B4" w:rsidRDefault="00CD05B4" w:rsidP="00CD05B4"/>
    <w:p w:rsidR="00CD05B4" w:rsidRDefault="00CD05B4" w:rsidP="00CD05B4">
      <w:pPr>
        <w:rPr>
          <w:b/>
          <w:bCs/>
          <w:u w:val="single"/>
        </w:rPr>
      </w:pPr>
    </w:p>
    <w:p w:rsidR="00CD05B4" w:rsidRDefault="00CD05B4" w:rsidP="00CD05B4">
      <w:pPr>
        <w:rPr>
          <w:b/>
          <w:bCs/>
        </w:rPr>
      </w:pPr>
      <w:r>
        <w:rPr>
          <w:b/>
          <w:bCs/>
          <w:u w:val="single"/>
        </w:rPr>
        <w:t>EXTRUSION:</w:t>
      </w:r>
      <w:r>
        <w:rPr>
          <w:b/>
          <w:bCs/>
        </w:rPr>
        <w:tab/>
      </w:r>
    </w:p>
    <w:p w:rsidR="00CD05B4" w:rsidRDefault="00CD05B4" w:rsidP="00CD05B4"/>
    <w:p w:rsidR="00CD05B4" w:rsidRDefault="00CD05B4" w:rsidP="00CD05B4">
      <w:r>
        <w:t>MATERIAL:</w:t>
      </w:r>
      <w:r>
        <w:tab/>
      </w:r>
      <w:r>
        <w:tab/>
        <w:t xml:space="preserve">Polietileno  </w:t>
      </w:r>
      <w:r>
        <w:rPr>
          <w:b/>
        </w:rPr>
        <w:t>BAJA</w:t>
      </w:r>
      <w:r w:rsidRPr="0099634E">
        <w:rPr>
          <w:b/>
        </w:rPr>
        <w:t xml:space="preserve">  </w:t>
      </w:r>
      <w:r>
        <w:rPr>
          <w:b/>
        </w:rPr>
        <w:t>LAMINA</w:t>
      </w:r>
    </w:p>
    <w:p w:rsidR="00CD05B4" w:rsidRPr="003F0627" w:rsidRDefault="00CD05B4" w:rsidP="00CD05B4">
      <w:pPr>
        <w:rPr>
          <w:b/>
        </w:rPr>
      </w:pPr>
      <w:r>
        <w:t>MEDIDA:</w:t>
      </w:r>
      <w:r>
        <w:tab/>
      </w:r>
      <w:r>
        <w:tab/>
        <w:t>67</w:t>
      </w:r>
      <w:r>
        <w:rPr>
          <w:b/>
        </w:rPr>
        <w:t xml:space="preserve">   cm</w:t>
      </w:r>
    </w:p>
    <w:p w:rsidR="00CD05B4" w:rsidRDefault="00CD05B4" w:rsidP="00CD05B4">
      <w:r>
        <w:t>CALIBRE:</w:t>
      </w:r>
      <w:r>
        <w:tab/>
      </w:r>
      <w:r>
        <w:tab/>
        <w:t>1.5</w:t>
      </w:r>
      <w:r w:rsidRPr="000852A2">
        <w:rPr>
          <w:b/>
          <w:sz w:val="28"/>
          <w:szCs w:val="28"/>
        </w:rPr>
        <w:t xml:space="preserve">   ”</w:t>
      </w:r>
    </w:p>
    <w:p w:rsidR="00CD05B4" w:rsidRDefault="00CD05B4" w:rsidP="00CD05B4">
      <w:r>
        <w:t>COLOR:</w:t>
      </w:r>
      <w:r>
        <w:tab/>
      </w:r>
      <w:r>
        <w:tab/>
        <w:t>TRANSPARENTE</w:t>
      </w:r>
    </w:p>
    <w:p w:rsidR="00CD05B4" w:rsidRDefault="00CD05B4" w:rsidP="00CD05B4">
      <w:pPr>
        <w:rPr>
          <w:b/>
          <w:bCs/>
        </w:rPr>
      </w:pPr>
      <w:r>
        <w:t>CANTIDAD:</w:t>
      </w:r>
      <w:r>
        <w:tab/>
      </w:r>
      <w:r>
        <w:tab/>
        <w:t>250</w:t>
      </w:r>
      <w:r>
        <w:rPr>
          <w:b/>
        </w:rPr>
        <w:t xml:space="preserve"> </w:t>
      </w:r>
      <w:r>
        <w:t xml:space="preserve">   Kg.</w:t>
      </w:r>
    </w:p>
    <w:p w:rsidR="00CD05B4" w:rsidRDefault="00CD05B4" w:rsidP="00CD05B4"/>
    <w:p w:rsidR="00CD05B4" w:rsidRDefault="00CD05B4" w:rsidP="00CD05B4"/>
    <w:p w:rsidR="00CD05B4" w:rsidRDefault="00CD05B4" w:rsidP="00CD05B4">
      <w:r>
        <w:t>LINEAL  AL  25 %</w:t>
      </w:r>
    </w:p>
    <w:p w:rsidR="00CD05B4" w:rsidRDefault="00CD05B4" w:rsidP="00CD05B4"/>
    <w:p w:rsidR="00CD05B4" w:rsidRDefault="00CD05B4" w:rsidP="00CD05B4">
      <w:r>
        <w:t>SIN TRATAR</w:t>
      </w:r>
    </w:p>
    <w:p w:rsidR="00CD05B4" w:rsidRPr="001F34F2" w:rsidRDefault="00CD05B4" w:rsidP="00CD05B4"/>
    <w:p w:rsidR="00CD05B4" w:rsidRDefault="00CD05B4" w:rsidP="00CD05B4">
      <w:pPr>
        <w:rPr>
          <w:b/>
        </w:rPr>
      </w:pPr>
    </w:p>
    <w:p w:rsidR="00CD05B4" w:rsidRPr="00465B97" w:rsidRDefault="00CD05B4" w:rsidP="00CD05B4">
      <w:r w:rsidRPr="001F34F2">
        <w:rPr>
          <w:b/>
        </w:rPr>
        <w:tab/>
      </w:r>
      <w:r w:rsidRPr="001F34F2">
        <w:rPr>
          <w:b/>
        </w:rPr>
        <w:tab/>
      </w:r>
      <w:r w:rsidRPr="001F34F2">
        <w:rPr>
          <w:b/>
        </w:rPr>
        <w:tab/>
      </w:r>
    </w:p>
    <w:p w:rsidR="00CD05B4" w:rsidRDefault="00CD05B4" w:rsidP="00CD05B4">
      <w:r>
        <w:t>Agradezco la atención y colaboración prestada.</w:t>
      </w:r>
    </w:p>
    <w:p w:rsidR="00CD05B4" w:rsidRDefault="00CD05B4" w:rsidP="00CD05B4"/>
    <w:p w:rsidR="00CD05B4" w:rsidRDefault="00CD05B4" w:rsidP="00CD05B4"/>
    <w:p w:rsidR="00CD05B4" w:rsidRDefault="00CD05B4" w:rsidP="00CD05B4"/>
    <w:p w:rsidR="00CD05B4" w:rsidRDefault="00CD05B4" w:rsidP="00CD05B4"/>
    <w:p w:rsidR="00CD05B4" w:rsidRDefault="00CD05B4" w:rsidP="00CD05B4">
      <w:r>
        <w:t>Cordialmente,</w:t>
      </w:r>
    </w:p>
    <w:p w:rsidR="00CD05B4" w:rsidRDefault="00CD05B4" w:rsidP="00CD05B4"/>
    <w:p w:rsidR="00CD05B4" w:rsidRDefault="00CD05B4" w:rsidP="00CD05B4"/>
    <w:p w:rsidR="00CD05B4" w:rsidRDefault="00CD05B4" w:rsidP="00CD05B4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CD05B4" w:rsidRDefault="00CD05B4" w:rsidP="00CD05B4">
      <w:r>
        <w:t>Director.</w:t>
      </w:r>
    </w:p>
    <w:p w:rsidR="00CD05B4" w:rsidRPr="001B2201" w:rsidRDefault="00CD05B4" w:rsidP="00CD05B4">
      <w:pPr>
        <w:rPr>
          <w:b/>
        </w:rPr>
      </w:pPr>
    </w:p>
    <w:p w:rsidR="00CD05B4" w:rsidRDefault="00CD05B4" w:rsidP="0042659C">
      <w:pPr>
        <w:rPr>
          <w:b/>
        </w:rPr>
      </w:pPr>
    </w:p>
    <w:p w:rsidR="00896153" w:rsidRDefault="00896153" w:rsidP="0042659C">
      <w:pPr>
        <w:rPr>
          <w:b/>
        </w:rPr>
      </w:pPr>
    </w:p>
    <w:p w:rsidR="00896153" w:rsidRDefault="00896153" w:rsidP="0042659C">
      <w:pPr>
        <w:rPr>
          <w:b/>
        </w:rPr>
      </w:pPr>
    </w:p>
    <w:p w:rsidR="00896153" w:rsidRDefault="00896153" w:rsidP="0042659C">
      <w:pPr>
        <w:rPr>
          <w:b/>
        </w:rPr>
      </w:pPr>
    </w:p>
    <w:p w:rsidR="00896153" w:rsidRDefault="00896153" w:rsidP="00896153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LTDA</w:t>
      </w:r>
    </w:p>
    <w:p w:rsidR="00896153" w:rsidRDefault="00896153" w:rsidP="00896153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896153" w:rsidRDefault="00896153" w:rsidP="00896153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76 N 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896153" w:rsidRDefault="00896153" w:rsidP="00896153">
      <w:pPr>
        <w:rPr>
          <w:b/>
          <w:bCs/>
          <w:sz w:val="20"/>
        </w:rPr>
      </w:pPr>
      <w:r>
        <w:rPr>
          <w:b/>
          <w:bCs/>
          <w:sz w:val="20"/>
        </w:rPr>
        <w:t>TEL: 4 44 46 64   ITAGUI.</w:t>
      </w:r>
    </w:p>
    <w:p w:rsidR="00896153" w:rsidRDefault="00896153" w:rsidP="00896153">
      <w:pPr>
        <w:rPr>
          <w:b/>
          <w:bCs/>
          <w:sz w:val="20"/>
        </w:rPr>
      </w:pPr>
    </w:p>
    <w:p w:rsidR="00896153" w:rsidRDefault="00896153" w:rsidP="00896153">
      <w:pPr>
        <w:rPr>
          <w:b/>
        </w:rPr>
      </w:pPr>
    </w:p>
    <w:p w:rsidR="00896153" w:rsidRDefault="00896153" w:rsidP="00896153">
      <w:pPr>
        <w:pStyle w:val="Ttulo1"/>
      </w:pPr>
      <w:r>
        <w:t>ORDEN DE TRABAJO    N°      07533</w:t>
      </w:r>
    </w:p>
    <w:p w:rsidR="00896153" w:rsidRDefault="00896153" w:rsidP="00896153"/>
    <w:p w:rsidR="00896153" w:rsidRDefault="00896153" w:rsidP="00896153">
      <w:r>
        <w:t>FECHA:</w:t>
      </w:r>
      <w:r>
        <w:tab/>
        <w:t>Medellín,  Diciembre  15   de   2010</w:t>
      </w:r>
    </w:p>
    <w:p w:rsidR="00896153" w:rsidRDefault="00896153" w:rsidP="00896153">
      <w:r>
        <w:t>PARA:</w:t>
      </w:r>
      <w:r>
        <w:tab/>
      </w:r>
      <w:r>
        <w:tab/>
        <w:t>PLASTICOS DARMA S.A.</w:t>
      </w:r>
    </w:p>
    <w:p w:rsidR="00896153" w:rsidRDefault="00896153" w:rsidP="00896153">
      <w:r>
        <w:t>ATENCIÓN:</w:t>
      </w:r>
      <w:r>
        <w:tab/>
        <w:t>Sr. Dario Jaramillo</w:t>
      </w:r>
    </w:p>
    <w:p w:rsidR="00896153" w:rsidRDefault="00896153" w:rsidP="00896153">
      <w:r>
        <w:tab/>
      </w:r>
      <w:r>
        <w:tab/>
        <w:t>Gerente</w:t>
      </w:r>
    </w:p>
    <w:p w:rsidR="00896153" w:rsidRDefault="00896153" w:rsidP="00896153"/>
    <w:p w:rsidR="00896153" w:rsidRDefault="00896153" w:rsidP="00896153">
      <w:r>
        <w:t>Apreciado  Don Darío:</w:t>
      </w:r>
    </w:p>
    <w:p w:rsidR="00896153" w:rsidRDefault="00896153" w:rsidP="00896153">
      <w:r>
        <w:t xml:space="preserve"> </w:t>
      </w:r>
    </w:p>
    <w:p w:rsidR="00896153" w:rsidRDefault="00896153" w:rsidP="00896153">
      <w:r>
        <w:t>Con la presente estamos solicitando el siguiente Material :</w:t>
      </w:r>
    </w:p>
    <w:p w:rsidR="00896153" w:rsidRDefault="00896153" w:rsidP="00896153"/>
    <w:p w:rsidR="00896153" w:rsidRDefault="00896153" w:rsidP="00896153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896153" w:rsidRDefault="00896153" w:rsidP="00896153">
      <w:pPr>
        <w:rPr>
          <w:b/>
          <w:bCs/>
          <w:u w:val="single"/>
        </w:rPr>
      </w:pPr>
    </w:p>
    <w:p w:rsidR="00896153" w:rsidRDefault="00896153" w:rsidP="00896153">
      <w:r>
        <w:t>MATERIAL:</w:t>
      </w:r>
      <w:r>
        <w:tab/>
      </w:r>
      <w:r>
        <w:tab/>
        <w:t>Polietileno Baja Densidad Blanco  TUBULAR</w:t>
      </w:r>
    </w:p>
    <w:p w:rsidR="00896153" w:rsidRDefault="00896153" w:rsidP="00896153">
      <w:r>
        <w:t>MEDIDA:</w:t>
      </w:r>
      <w:r>
        <w:tab/>
      </w:r>
      <w:r>
        <w:tab/>
        <w:t>33 + 7.5 + 7.5</w:t>
      </w:r>
      <w:r w:rsidRPr="007317E8">
        <w:rPr>
          <w:b/>
        </w:rPr>
        <w:t xml:space="preserve">    </w:t>
      </w:r>
      <w:r>
        <w:t>Cms.</w:t>
      </w:r>
    </w:p>
    <w:p w:rsidR="00896153" w:rsidRDefault="00896153" w:rsidP="00896153">
      <w:pPr>
        <w:rPr>
          <w:b/>
          <w:bCs/>
        </w:rPr>
      </w:pPr>
      <w:r>
        <w:t>CALIBRE:</w:t>
      </w:r>
      <w:r>
        <w:tab/>
      </w:r>
      <w:r>
        <w:tab/>
      </w:r>
      <w:r>
        <w:rPr>
          <w:b/>
        </w:rPr>
        <w:t xml:space="preserve">1.7 </w:t>
      </w:r>
      <w:r w:rsidRPr="007317E8">
        <w:rPr>
          <w:b/>
        </w:rPr>
        <w:t xml:space="preserve"> </w:t>
      </w:r>
      <w:r w:rsidRPr="007317E8">
        <w:rPr>
          <w:b/>
          <w:bCs/>
        </w:rPr>
        <w:t xml:space="preserve"> ”</w:t>
      </w:r>
    </w:p>
    <w:p w:rsidR="00896153" w:rsidRDefault="00896153" w:rsidP="00896153">
      <w:r>
        <w:t>COLOR:</w:t>
      </w:r>
      <w:r>
        <w:tab/>
      </w:r>
      <w:r>
        <w:tab/>
        <w:t>Blanco</w:t>
      </w:r>
    </w:p>
    <w:p w:rsidR="00896153" w:rsidRPr="00874A16" w:rsidRDefault="00896153" w:rsidP="00896153">
      <w:r>
        <w:t>TRATADO:</w:t>
      </w:r>
      <w:r>
        <w:tab/>
      </w:r>
      <w:r>
        <w:tab/>
        <w:t>2  Caras.</w:t>
      </w:r>
    </w:p>
    <w:p w:rsidR="00896153" w:rsidRDefault="00896153" w:rsidP="00896153">
      <w:pPr>
        <w:rPr>
          <w:b/>
          <w:bCs/>
        </w:rPr>
      </w:pPr>
      <w:r>
        <w:t>CANTIDAD:</w:t>
      </w:r>
      <w:r>
        <w:tab/>
      </w:r>
      <w:r>
        <w:tab/>
        <w:t>480    Kg.</w:t>
      </w:r>
      <w:r>
        <w:rPr>
          <w:b/>
          <w:bCs/>
        </w:rPr>
        <w:tab/>
      </w:r>
    </w:p>
    <w:p w:rsidR="00896153" w:rsidRDefault="00896153" w:rsidP="00896153">
      <w:r>
        <w:t>COLORES:</w:t>
      </w:r>
      <w:r>
        <w:tab/>
      </w:r>
      <w:r>
        <w:tab/>
        <w:t xml:space="preserve">2     ( Naranja - Amarillo   )   </w:t>
      </w:r>
    </w:p>
    <w:p w:rsidR="00896153" w:rsidRDefault="00896153" w:rsidP="00896153">
      <w:r>
        <w:t>CARAS:</w:t>
      </w:r>
      <w:r>
        <w:tab/>
      </w:r>
      <w:r>
        <w:tab/>
        <w:t xml:space="preserve">2 </w:t>
      </w:r>
    </w:p>
    <w:p w:rsidR="00896153" w:rsidRDefault="00896153" w:rsidP="00896153">
      <w:r>
        <w:t>REPETICIÓN:</w:t>
      </w:r>
      <w:r>
        <w:tab/>
        <w:t>60    Cms.</w:t>
      </w:r>
    </w:p>
    <w:p w:rsidR="00896153" w:rsidRDefault="00896153" w:rsidP="00896153">
      <w:r>
        <w:t xml:space="preserve">RODILLO  :    </w:t>
      </w:r>
      <w:r>
        <w:tab/>
        <w:t>60</w:t>
      </w:r>
      <w:r>
        <w:tab/>
      </w:r>
    </w:p>
    <w:p w:rsidR="00896153" w:rsidRDefault="00896153" w:rsidP="00896153">
      <w:r>
        <w:t>BOLSA:</w:t>
      </w:r>
      <w:r>
        <w:tab/>
      </w:r>
      <w:r>
        <w:tab/>
        <w:t>33 + 7.5 + 7.5  x  60     cms      Con  troquel  Camiseta</w:t>
      </w:r>
    </w:p>
    <w:p w:rsidR="00896153" w:rsidRDefault="00896153" w:rsidP="00896153">
      <w:r>
        <w:t>SELLADO:</w:t>
      </w:r>
      <w:r>
        <w:tab/>
      </w:r>
      <w:r>
        <w:tab/>
        <w:t>Fondo</w:t>
      </w:r>
    </w:p>
    <w:p w:rsidR="00896153" w:rsidRDefault="00896153" w:rsidP="00896153">
      <w:r>
        <w:t>REFERENCIA:</w:t>
      </w:r>
      <w:r>
        <w:tab/>
      </w:r>
      <w:r>
        <w:rPr>
          <w:b/>
        </w:rPr>
        <w:t>LA MEDIA NARANJA  GRANDE</w:t>
      </w:r>
    </w:p>
    <w:p w:rsidR="00896153" w:rsidRDefault="00896153" w:rsidP="00896153">
      <w:r>
        <w:tab/>
      </w:r>
      <w:r>
        <w:tab/>
      </w:r>
      <w:r>
        <w:tab/>
      </w:r>
    </w:p>
    <w:p w:rsidR="00896153" w:rsidRDefault="00896153" w:rsidP="00896153"/>
    <w:p w:rsidR="00896153" w:rsidRDefault="00896153" w:rsidP="00896153">
      <w:r>
        <w:rPr>
          <w:b/>
          <w:bCs/>
          <w:u w:val="single"/>
        </w:rPr>
        <w:t>NOTA</w:t>
      </w:r>
      <w:r>
        <w:t>:  - Cyreles   en  su  planta.</w:t>
      </w:r>
    </w:p>
    <w:p w:rsidR="00896153" w:rsidRPr="001B3E70" w:rsidRDefault="00896153" w:rsidP="00896153">
      <w:pPr>
        <w:numPr>
          <w:ilvl w:val="0"/>
          <w:numId w:val="2"/>
        </w:numPr>
        <w:rPr>
          <w:b/>
          <w:u w:val="single"/>
        </w:rPr>
      </w:pPr>
      <w:r>
        <w:t>Colores y alturas de impresión  según    Muestra.</w:t>
      </w:r>
    </w:p>
    <w:p w:rsidR="00896153" w:rsidRDefault="00BB2286" w:rsidP="00896153">
      <w:pPr>
        <w:numPr>
          <w:ilvl w:val="0"/>
          <w:numId w:val="2"/>
        </w:numPr>
        <w:rPr>
          <w:b/>
          <w:u w:val="single"/>
        </w:rPr>
      </w:pPr>
      <w:r>
        <w:rPr>
          <w:b/>
          <w:u w:val="single"/>
        </w:rPr>
        <w:t>IGUAL ULTIMA IMPRESION</w:t>
      </w:r>
    </w:p>
    <w:p w:rsidR="00896153" w:rsidRPr="000E3688" w:rsidRDefault="00896153" w:rsidP="00896153">
      <w:pPr>
        <w:ind w:left="1500"/>
      </w:pPr>
    </w:p>
    <w:p w:rsidR="00896153" w:rsidRPr="000E3688" w:rsidRDefault="00896153" w:rsidP="00896153">
      <w:pPr>
        <w:rPr>
          <w:b/>
        </w:rPr>
      </w:pPr>
    </w:p>
    <w:p w:rsidR="00896153" w:rsidRPr="000E3688" w:rsidRDefault="00896153" w:rsidP="00896153">
      <w:pPr>
        <w:rPr>
          <w:b/>
        </w:rPr>
      </w:pPr>
    </w:p>
    <w:p w:rsidR="00896153" w:rsidRDefault="00896153" w:rsidP="00896153">
      <w:r>
        <w:t>Agradezco la atención y colaboración prestada.</w:t>
      </w:r>
    </w:p>
    <w:p w:rsidR="00896153" w:rsidRDefault="00896153" w:rsidP="00896153"/>
    <w:p w:rsidR="00896153" w:rsidRDefault="00896153" w:rsidP="00896153"/>
    <w:p w:rsidR="00896153" w:rsidRDefault="00896153" w:rsidP="00896153">
      <w:r>
        <w:t>Cordialmente,</w:t>
      </w:r>
    </w:p>
    <w:p w:rsidR="00896153" w:rsidRDefault="00896153" w:rsidP="00896153"/>
    <w:p w:rsidR="00896153" w:rsidRDefault="00896153" w:rsidP="00896153"/>
    <w:p w:rsidR="00896153" w:rsidRDefault="00896153" w:rsidP="00896153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896153" w:rsidRDefault="00896153" w:rsidP="00896153">
      <w:r>
        <w:t>Director</w:t>
      </w:r>
    </w:p>
    <w:p w:rsidR="00896153" w:rsidRDefault="00896153" w:rsidP="00896153">
      <w:pPr>
        <w:rPr>
          <w:b/>
        </w:rPr>
      </w:pPr>
    </w:p>
    <w:p w:rsidR="00896153" w:rsidRDefault="00896153" w:rsidP="00896153">
      <w:pPr>
        <w:rPr>
          <w:b/>
        </w:rPr>
      </w:pPr>
    </w:p>
    <w:p w:rsidR="00896153" w:rsidRDefault="00896153" w:rsidP="0042659C">
      <w:pPr>
        <w:rPr>
          <w:b/>
        </w:rPr>
      </w:pPr>
    </w:p>
    <w:p w:rsidR="00BB2286" w:rsidRDefault="00BB2286" w:rsidP="00BB2286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LTDA</w:t>
      </w:r>
    </w:p>
    <w:p w:rsidR="00BB2286" w:rsidRDefault="00BB2286" w:rsidP="00BB2286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BB2286" w:rsidRDefault="00BB2286" w:rsidP="00BB2286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76 N 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BB2286" w:rsidRDefault="00BB2286" w:rsidP="00BB2286">
      <w:pPr>
        <w:rPr>
          <w:b/>
          <w:bCs/>
          <w:sz w:val="20"/>
        </w:rPr>
      </w:pPr>
      <w:r>
        <w:rPr>
          <w:b/>
          <w:bCs/>
          <w:sz w:val="20"/>
        </w:rPr>
        <w:t>TEL: 4 44 46 64   ITAGUI.</w:t>
      </w:r>
    </w:p>
    <w:p w:rsidR="00BB2286" w:rsidRDefault="00BB2286" w:rsidP="00BB2286">
      <w:pPr>
        <w:rPr>
          <w:b/>
          <w:bCs/>
          <w:sz w:val="20"/>
        </w:rPr>
      </w:pPr>
    </w:p>
    <w:p w:rsidR="00BB2286" w:rsidRDefault="00BB2286" w:rsidP="00BB2286">
      <w:pPr>
        <w:rPr>
          <w:b/>
        </w:rPr>
      </w:pPr>
    </w:p>
    <w:p w:rsidR="00BB2286" w:rsidRDefault="00BB2286" w:rsidP="00BB2286">
      <w:pPr>
        <w:pStyle w:val="Ttulo1"/>
      </w:pPr>
      <w:r>
        <w:t>ORDEN DE TRABAJO    N°      07532</w:t>
      </w:r>
    </w:p>
    <w:p w:rsidR="00BB2286" w:rsidRDefault="00BB2286" w:rsidP="00BB2286"/>
    <w:p w:rsidR="00BB2286" w:rsidRDefault="00BB2286" w:rsidP="00BB2286">
      <w:r>
        <w:t>FECHA:</w:t>
      </w:r>
      <w:r>
        <w:tab/>
        <w:t>Medellín,  Diciembre   15   de   2010</w:t>
      </w:r>
    </w:p>
    <w:p w:rsidR="00BB2286" w:rsidRDefault="00BB2286" w:rsidP="00BB2286">
      <w:r>
        <w:t>PARA:</w:t>
      </w:r>
      <w:r>
        <w:tab/>
      </w:r>
      <w:r>
        <w:tab/>
        <w:t>PLASTICOS DARMA S.A.</w:t>
      </w:r>
    </w:p>
    <w:p w:rsidR="00BB2286" w:rsidRDefault="00BB2286" w:rsidP="00BB2286">
      <w:r>
        <w:t>ATENCIÓN:</w:t>
      </w:r>
      <w:r>
        <w:tab/>
        <w:t>Sr. Dario Jaramillo</w:t>
      </w:r>
    </w:p>
    <w:p w:rsidR="00BB2286" w:rsidRDefault="00BB2286" w:rsidP="00BB2286">
      <w:r>
        <w:tab/>
      </w:r>
      <w:r>
        <w:tab/>
        <w:t>Gerente</w:t>
      </w:r>
    </w:p>
    <w:p w:rsidR="00BB2286" w:rsidRDefault="00BB2286" w:rsidP="00BB2286"/>
    <w:p w:rsidR="00BB2286" w:rsidRDefault="00BB2286" w:rsidP="00BB2286">
      <w:r>
        <w:t>Apreciado  Don Darío:</w:t>
      </w:r>
    </w:p>
    <w:p w:rsidR="00BB2286" w:rsidRDefault="00BB2286" w:rsidP="00BB2286">
      <w:r>
        <w:t xml:space="preserve"> </w:t>
      </w:r>
    </w:p>
    <w:p w:rsidR="00BB2286" w:rsidRDefault="00BB2286" w:rsidP="00BB2286">
      <w:r>
        <w:t>Con la presente estamos solicitando el siguiente  Material  :</w:t>
      </w:r>
    </w:p>
    <w:p w:rsidR="00BB2286" w:rsidRDefault="00BB2286" w:rsidP="00BB2286"/>
    <w:p w:rsidR="00BB2286" w:rsidRDefault="00BB2286" w:rsidP="00BB2286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BB2286" w:rsidRDefault="00BB2286" w:rsidP="00BB2286">
      <w:pPr>
        <w:rPr>
          <w:b/>
          <w:bCs/>
          <w:u w:val="single"/>
        </w:rPr>
      </w:pPr>
    </w:p>
    <w:p w:rsidR="00BB2286" w:rsidRDefault="00BB2286" w:rsidP="00BB2286">
      <w:r>
        <w:t>MATERIAL:</w:t>
      </w:r>
      <w:r>
        <w:tab/>
      </w:r>
      <w:r>
        <w:tab/>
        <w:t>Polietileno Baja Densidad Blanco  TUBULAR</w:t>
      </w:r>
    </w:p>
    <w:p w:rsidR="00BB2286" w:rsidRDefault="00BB2286" w:rsidP="00BB2286">
      <w:r>
        <w:t>MEDIDA:</w:t>
      </w:r>
      <w:r>
        <w:tab/>
      </w:r>
      <w:r>
        <w:tab/>
        <w:t>28 + 6 + 6</w:t>
      </w:r>
      <w:r w:rsidRPr="007317E8">
        <w:rPr>
          <w:b/>
        </w:rPr>
        <w:t xml:space="preserve">    </w:t>
      </w:r>
      <w:r>
        <w:t>Cms.</w:t>
      </w:r>
    </w:p>
    <w:p w:rsidR="00BB2286" w:rsidRDefault="00BB2286" w:rsidP="00BB2286">
      <w:pPr>
        <w:rPr>
          <w:b/>
          <w:bCs/>
        </w:rPr>
      </w:pPr>
      <w:r>
        <w:t>CALIBRE:</w:t>
      </w:r>
      <w:r>
        <w:tab/>
      </w:r>
      <w:r>
        <w:tab/>
      </w:r>
      <w:r>
        <w:rPr>
          <w:b/>
        </w:rPr>
        <w:t xml:space="preserve">1.3 </w:t>
      </w:r>
      <w:r w:rsidRPr="007317E8">
        <w:rPr>
          <w:b/>
        </w:rPr>
        <w:t xml:space="preserve"> </w:t>
      </w:r>
      <w:r w:rsidRPr="007317E8">
        <w:rPr>
          <w:b/>
          <w:bCs/>
        </w:rPr>
        <w:t xml:space="preserve"> ”</w:t>
      </w:r>
    </w:p>
    <w:p w:rsidR="00BB2286" w:rsidRDefault="00BB2286" w:rsidP="00BB2286">
      <w:r>
        <w:t>COLOR:</w:t>
      </w:r>
      <w:r>
        <w:tab/>
      </w:r>
      <w:r>
        <w:tab/>
        <w:t>Blanco</w:t>
      </w:r>
    </w:p>
    <w:p w:rsidR="00BB2286" w:rsidRPr="00874A16" w:rsidRDefault="00BB2286" w:rsidP="00BB2286">
      <w:r>
        <w:t>TRATADO:</w:t>
      </w:r>
      <w:r>
        <w:tab/>
      </w:r>
      <w:r>
        <w:tab/>
        <w:t>2  Caras.</w:t>
      </w:r>
    </w:p>
    <w:p w:rsidR="00BB2286" w:rsidRDefault="00BB2286" w:rsidP="00BB2286">
      <w:pPr>
        <w:rPr>
          <w:b/>
          <w:bCs/>
        </w:rPr>
      </w:pPr>
      <w:r>
        <w:t>CANTIDAD:</w:t>
      </w:r>
      <w:r>
        <w:tab/>
      </w:r>
      <w:r>
        <w:tab/>
      </w:r>
      <w:r>
        <w:rPr>
          <w:b/>
        </w:rPr>
        <w:t>30</w:t>
      </w:r>
      <w:r w:rsidRPr="00CF5EDF">
        <w:rPr>
          <w:b/>
        </w:rPr>
        <w:t>0</w:t>
      </w:r>
      <w:r>
        <w:t xml:space="preserve">    Kg.</w:t>
      </w:r>
      <w:r>
        <w:rPr>
          <w:b/>
          <w:bCs/>
        </w:rPr>
        <w:tab/>
      </w:r>
    </w:p>
    <w:p w:rsidR="00BB2286" w:rsidRDefault="00BB2286" w:rsidP="00BB2286">
      <w:r>
        <w:t>COLORES:</w:t>
      </w:r>
      <w:r>
        <w:tab/>
      </w:r>
      <w:r>
        <w:tab/>
        <w:t xml:space="preserve">2     ( Naranja - Amarillo   )   </w:t>
      </w:r>
    </w:p>
    <w:p w:rsidR="00BB2286" w:rsidRDefault="00BB2286" w:rsidP="00BB2286">
      <w:r>
        <w:t>CARAS:</w:t>
      </w:r>
      <w:r>
        <w:tab/>
      </w:r>
      <w:r>
        <w:tab/>
        <w:t xml:space="preserve">2 </w:t>
      </w:r>
    </w:p>
    <w:p w:rsidR="00BB2286" w:rsidRDefault="00BB2286" w:rsidP="00BB2286">
      <w:r>
        <w:t>REPETICIÓN:</w:t>
      </w:r>
      <w:r>
        <w:tab/>
        <w:t>50    Cms.</w:t>
      </w:r>
    </w:p>
    <w:p w:rsidR="00BB2286" w:rsidRDefault="00BB2286" w:rsidP="00BB2286">
      <w:r>
        <w:t xml:space="preserve">RODILLO  :    </w:t>
      </w:r>
      <w:r>
        <w:tab/>
        <w:t>50</w:t>
      </w:r>
      <w:r>
        <w:tab/>
      </w:r>
    </w:p>
    <w:p w:rsidR="00BB2286" w:rsidRDefault="00BB2286" w:rsidP="00BB2286">
      <w:r>
        <w:t>BOLSA:</w:t>
      </w:r>
      <w:r>
        <w:tab/>
      </w:r>
      <w:r>
        <w:tab/>
        <w:t>28  + 6 + 6   x  50     cms         Con  troquel  Camiseta</w:t>
      </w:r>
    </w:p>
    <w:p w:rsidR="00BB2286" w:rsidRDefault="00BB2286" w:rsidP="00BB2286">
      <w:r>
        <w:t>SELLADO:</w:t>
      </w:r>
      <w:r>
        <w:tab/>
      </w:r>
      <w:r>
        <w:tab/>
        <w:t>Fondo</w:t>
      </w:r>
    </w:p>
    <w:p w:rsidR="00BB2286" w:rsidRDefault="00BB2286" w:rsidP="00BB2286">
      <w:r>
        <w:t>REFERENCIA:</w:t>
      </w:r>
      <w:r>
        <w:tab/>
      </w:r>
      <w:r>
        <w:rPr>
          <w:b/>
        </w:rPr>
        <w:t>LA MEDIA NARANJA  MEDIANA</w:t>
      </w:r>
    </w:p>
    <w:p w:rsidR="00BB2286" w:rsidRDefault="00BB2286" w:rsidP="00BB2286">
      <w:r>
        <w:tab/>
      </w:r>
      <w:r>
        <w:tab/>
      </w:r>
      <w:r>
        <w:tab/>
      </w:r>
    </w:p>
    <w:p w:rsidR="00BB2286" w:rsidRDefault="00BB2286" w:rsidP="00BB2286"/>
    <w:p w:rsidR="00BB2286" w:rsidRDefault="00BB2286" w:rsidP="00BB2286">
      <w:r>
        <w:rPr>
          <w:b/>
          <w:bCs/>
          <w:u w:val="single"/>
        </w:rPr>
        <w:t>NOTA</w:t>
      </w:r>
      <w:r>
        <w:t xml:space="preserve">:  </w:t>
      </w:r>
      <w:r>
        <w:tab/>
        <w:t>- Cyreles   en  su planta.</w:t>
      </w:r>
    </w:p>
    <w:p w:rsidR="00BB2286" w:rsidRPr="001B3E70" w:rsidRDefault="00BB2286" w:rsidP="00BB2286">
      <w:pPr>
        <w:numPr>
          <w:ilvl w:val="0"/>
          <w:numId w:val="2"/>
        </w:numPr>
        <w:rPr>
          <w:b/>
          <w:u w:val="single"/>
        </w:rPr>
      </w:pPr>
      <w:r>
        <w:t>Colores y alturas de impresión  según    Muestra.</w:t>
      </w:r>
    </w:p>
    <w:p w:rsidR="00BB2286" w:rsidRDefault="00BB2286" w:rsidP="00BB2286">
      <w:pPr>
        <w:numPr>
          <w:ilvl w:val="0"/>
          <w:numId w:val="2"/>
        </w:numPr>
        <w:rPr>
          <w:b/>
          <w:u w:val="single"/>
        </w:rPr>
      </w:pPr>
      <w:r>
        <w:rPr>
          <w:b/>
          <w:u w:val="single"/>
        </w:rPr>
        <w:t>SE  APRUEBA  IMPRESIÓN.</w:t>
      </w:r>
    </w:p>
    <w:p w:rsidR="00BB2286" w:rsidRPr="008A1D66" w:rsidRDefault="00BB2286" w:rsidP="00BB2286">
      <w:pPr>
        <w:numPr>
          <w:ilvl w:val="0"/>
          <w:numId w:val="2"/>
        </w:numPr>
        <w:rPr>
          <w:b/>
          <w:u w:val="single"/>
        </w:rPr>
      </w:pPr>
      <w:r w:rsidRPr="008A1D66">
        <w:rPr>
          <w:b/>
          <w:u w:val="single"/>
        </w:rPr>
        <w:t>CAMBIO A RODILLO  50</w:t>
      </w:r>
    </w:p>
    <w:p w:rsidR="00BB2286" w:rsidRPr="000E3688" w:rsidRDefault="00BB2286" w:rsidP="00BB2286">
      <w:pPr>
        <w:ind w:left="1500"/>
      </w:pPr>
    </w:p>
    <w:p w:rsidR="00BB2286" w:rsidRPr="000E3688" w:rsidRDefault="00BB2286" w:rsidP="00BB2286">
      <w:pPr>
        <w:rPr>
          <w:b/>
        </w:rPr>
      </w:pPr>
    </w:p>
    <w:p w:rsidR="00BB2286" w:rsidRPr="000E3688" w:rsidRDefault="00BB2286" w:rsidP="00BB2286">
      <w:pPr>
        <w:rPr>
          <w:b/>
        </w:rPr>
      </w:pPr>
    </w:p>
    <w:p w:rsidR="00BB2286" w:rsidRDefault="00BB2286" w:rsidP="00BB2286">
      <w:r>
        <w:t>Agradezco la atención y colaboración prestada.</w:t>
      </w:r>
    </w:p>
    <w:p w:rsidR="00BB2286" w:rsidRDefault="00BB2286" w:rsidP="00BB2286"/>
    <w:p w:rsidR="00BB2286" w:rsidRDefault="00BB2286" w:rsidP="00BB2286"/>
    <w:p w:rsidR="00BB2286" w:rsidRDefault="00BB2286" w:rsidP="00BB2286">
      <w:r>
        <w:t>Cordialmente,</w:t>
      </w:r>
    </w:p>
    <w:p w:rsidR="00BB2286" w:rsidRDefault="00BB2286" w:rsidP="00BB2286"/>
    <w:p w:rsidR="00BB2286" w:rsidRDefault="00BB2286" w:rsidP="00BB2286"/>
    <w:p w:rsidR="00BB2286" w:rsidRDefault="00BB2286" w:rsidP="00BB2286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BB2286" w:rsidRDefault="00BB2286" w:rsidP="00BB2286">
      <w:r>
        <w:t>Director</w:t>
      </w:r>
    </w:p>
    <w:p w:rsidR="00BB2286" w:rsidRDefault="00BB2286" w:rsidP="00BB2286">
      <w:pPr>
        <w:rPr>
          <w:b/>
        </w:rPr>
      </w:pPr>
    </w:p>
    <w:p w:rsidR="00896153" w:rsidRDefault="00896153" w:rsidP="0042659C">
      <w:pPr>
        <w:rPr>
          <w:b/>
        </w:rPr>
      </w:pPr>
    </w:p>
    <w:p w:rsidR="00AD2D0C" w:rsidRDefault="00AD2D0C" w:rsidP="0042659C">
      <w:pPr>
        <w:rPr>
          <w:b/>
        </w:rPr>
      </w:pPr>
    </w:p>
    <w:p w:rsidR="00AD2D0C" w:rsidRDefault="00AD2D0C" w:rsidP="00AD2D0C"/>
    <w:p w:rsidR="00AD2D0C" w:rsidRDefault="00AD2D0C" w:rsidP="00AD2D0C">
      <w:pPr>
        <w:rPr>
          <w:b/>
          <w:bCs/>
          <w:sz w:val="20"/>
        </w:rPr>
      </w:pPr>
      <w:r>
        <w:rPr>
          <w:b/>
          <w:bCs/>
          <w:sz w:val="20"/>
        </w:rPr>
        <w:t>PLÁSTICOS UNION LTDA</w:t>
      </w:r>
    </w:p>
    <w:p w:rsidR="00AD2D0C" w:rsidRDefault="00AD2D0C" w:rsidP="00AD2D0C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AD2D0C" w:rsidRDefault="00AD2D0C" w:rsidP="00AD2D0C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76 N 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AD2D0C" w:rsidRDefault="00AD2D0C" w:rsidP="00AD2D0C">
      <w:pPr>
        <w:rPr>
          <w:b/>
          <w:bCs/>
          <w:sz w:val="20"/>
        </w:rPr>
      </w:pPr>
      <w:r>
        <w:rPr>
          <w:b/>
          <w:bCs/>
          <w:sz w:val="20"/>
        </w:rPr>
        <w:t>TEL: 4 44 46 64   ITAGUI.</w:t>
      </w:r>
    </w:p>
    <w:p w:rsidR="00AD2D0C" w:rsidRDefault="00AD2D0C" w:rsidP="00AD2D0C">
      <w:pPr>
        <w:rPr>
          <w:b/>
          <w:bCs/>
          <w:sz w:val="20"/>
        </w:rPr>
      </w:pPr>
    </w:p>
    <w:p w:rsidR="00AD2D0C" w:rsidRDefault="00AD2D0C" w:rsidP="00AD2D0C">
      <w:pPr>
        <w:rPr>
          <w:b/>
        </w:rPr>
      </w:pPr>
    </w:p>
    <w:p w:rsidR="00AD2D0C" w:rsidRDefault="00AD2D0C" w:rsidP="00AD2D0C">
      <w:pPr>
        <w:pStyle w:val="Ttulo1"/>
      </w:pPr>
      <w:r>
        <w:t>ORDEN DE TRABAJO    N°      07531</w:t>
      </w:r>
    </w:p>
    <w:p w:rsidR="00AD2D0C" w:rsidRDefault="00AD2D0C" w:rsidP="00AD2D0C"/>
    <w:p w:rsidR="00AD2D0C" w:rsidRDefault="00AD2D0C" w:rsidP="00AD2D0C">
      <w:r>
        <w:t>FECHA:</w:t>
      </w:r>
      <w:r>
        <w:tab/>
        <w:t>Medellín,  Diciembre   16   de   2010</w:t>
      </w:r>
    </w:p>
    <w:p w:rsidR="00AD2D0C" w:rsidRDefault="00AD2D0C" w:rsidP="00AD2D0C">
      <w:r>
        <w:t>PARA:</w:t>
      </w:r>
      <w:r>
        <w:tab/>
      </w:r>
      <w:r>
        <w:tab/>
        <w:t>PLASTICOS DARMA S.A.</w:t>
      </w:r>
    </w:p>
    <w:p w:rsidR="00AD2D0C" w:rsidRDefault="00AD2D0C" w:rsidP="00AD2D0C">
      <w:r>
        <w:t>ATENCIÓN:</w:t>
      </w:r>
      <w:r>
        <w:tab/>
        <w:t>Sr. Dario Jaramillo</w:t>
      </w:r>
    </w:p>
    <w:p w:rsidR="00AD2D0C" w:rsidRDefault="00AD2D0C" w:rsidP="00AD2D0C">
      <w:r>
        <w:tab/>
      </w:r>
      <w:r>
        <w:tab/>
        <w:t>Gerente</w:t>
      </w:r>
    </w:p>
    <w:p w:rsidR="00AD2D0C" w:rsidRDefault="00AD2D0C" w:rsidP="00AD2D0C"/>
    <w:p w:rsidR="00AD2D0C" w:rsidRDefault="00AD2D0C" w:rsidP="00AD2D0C">
      <w:r>
        <w:t>Apreciado  Don Darío:</w:t>
      </w:r>
    </w:p>
    <w:p w:rsidR="00AD2D0C" w:rsidRDefault="00AD2D0C" w:rsidP="00AD2D0C">
      <w:r>
        <w:t xml:space="preserve"> </w:t>
      </w:r>
    </w:p>
    <w:p w:rsidR="00AD2D0C" w:rsidRDefault="00AD2D0C" w:rsidP="00AD2D0C">
      <w:r>
        <w:t>Con la presente estamos solicitando el siguiente Material :</w:t>
      </w:r>
    </w:p>
    <w:p w:rsidR="00AD2D0C" w:rsidRDefault="00AD2D0C" w:rsidP="00AD2D0C"/>
    <w:p w:rsidR="00AD2D0C" w:rsidRDefault="00AD2D0C" w:rsidP="00AD2D0C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AD2D0C" w:rsidRDefault="00AD2D0C" w:rsidP="00AD2D0C">
      <w:pPr>
        <w:rPr>
          <w:b/>
          <w:bCs/>
          <w:u w:val="single"/>
        </w:rPr>
      </w:pPr>
    </w:p>
    <w:p w:rsidR="00AD2D0C" w:rsidRDefault="00AD2D0C" w:rsidP="00AD2D0C">
      <w:r>
        <w:t>MATERIAL:</w:t>
      </w:r>
      <w:r>
        <w:tab/>
      </w:r>
      <w:r>
        <w:tab/>
        <w:t>Polietileno  Alta  Densidad Blanco  SEMITUBULAR</w:t>
      </w:r>
    </w:p>
    <w:p w:rsidR="00AD2D0C" w:rsidRDefault="00AD2D0C" w:rsidP="00AD2D0C">
      <w:r>
        <w:t>MEDIDA:</w:t>
      </w:r>
      <w:r>
        <w:tab/>
      </w:r>
      <w:r>
        <w:tab/>
        <w:t xml:space="preserve">35.5 </w:t>
      </w:r>
      <w:r w:rsidRPr="007317E8">
        <w:rPr>
          <w:b/>
        </w:rPr>
        <w:t xml:space="preserve">   </w:t>
      </w:r>
      <w:r>
        <w:t>Cms.</w:t>
      </w:r>
    </w:p>
    <w:p w:rsidR="00AD2D0C" w:rsidRDefault="00AD2D0C" w:rsidP="00AD2D0C">
      <w:pPr>
        <w:rPr>
          <w:b/>
          <w:bCs/>
        </w:rPr>
      </w:pPr>
      <w:r>
        <w:t>CALIBRE:</w:t>
      </w:r>
      <w:r>
        <w:tab/>
      </w:r>
      <w:r>
        <w:tab/>
      </w:r>
      <w:r>
        <w:rPr>
          <w:b/>
        </w:rPr>
        <w:t xml:space="preserve">1.1 </w:t>
      </w:r>
      <w:r w:rsidRPr="007317E8">
        <w:rPr>
          <w:b/>
        </w:rPr>
        <w:t xml:space="preserve"> </w:t>
      </w:r>
      <w:r w:rsidRPr="007317E8">
        <w:rPr>
          <w:b/>
          <w:bCs/>
        </w:rPr>
        <w:t xml:space="preserve"> ”</w:t>
      </w:r>
    </w:p>
    <w:p w:rsidR="00AD2D0C" w:rsidRDefault="00AD2D0C" w:rsidP="00AD2D0C">
      <w:r>
        <w:t>COLOR:</w:t>
      </w:r>
      <w:r>
        <w:tab/>
      </w:r>
      <w:r>
        <w:tab/>
        <w:t>Blanco</w:t>
      </w:r>
    </w:p>
    <w:p w:rsidR="00AD2D0C" w:rsidRPr="00874A16" w:rsidRDefault="00AD2D0C" w:rsidP="00AD2D0C">
      <w:r>
        <w:t>TRATADO:</w:t>
      </w:r>
      <w:r>
        <w:tab/>
      </w:r>
      <w:r>
        <w:tab/>
        <w:t>2  Caras.</w:t>
      </w:r>
    </w:p>
    <w:p w:rsidR="00AD2D0C" w:rsidRDefault="00AD2D0C" w:rsidP="00AD2D0C">
      <w:pPr>
        <w:rPr>
          <w:b/>
          <w:bCs/>
        </w:rPr>
      </w:pPr>
      <w:r>
        <w:t>CANTIDAD:</w:t>
      </w:r>
      <w:r>
        <w:tab/>
      </w:r>
      <w:r>
        <w:tab/>
        <w:t>100   Kg.</w:t>
      </w:r>
      <w:r>
        <w:rPr>
          <w:b/>
          <w:bCs/>
        </w:rPr>
        <w:tab/>
      </w:r>
    </w:p>
    <w:p w:rsidR="00AD2D0C" w:rsidRDefault="00AD2D0C" w:rsidP="00AD2D0C">
      <w:r>
        <w:t>COLORES:</w:t>
      </w:r>
      <w:r>
        <w:tab/>
      </w:r>
      <w:r>
        <w:tab/>
        <w:t xml:space="preserve">2     ( Naranja - Amarillo   )   </w:t>
      </w:r>
    </w:p>
    <w:p w:rsidR="00AD2D0C" w:rsidRDefault="00AD2D0C" w:rsidP="00AD2D0C">
      <w:r>
        <w:t>CARAS:</w:t>
      </w:r>
      <w:r>
        <w:tab/>
      </w:r>
      <w:r>
        <w:tab/>
        <w:t xml:space="preserve">2 </w:t>
      </w:r>
    </w:p>
    <w:p w:rsidR="00AD2D0C" w:rsidRDefault="00AD2D0C" w:rsidP="00AD2D0C">
      <w:r>
        <w:t>REPETICIÓN:</w:t>
      </w:r>
      <w:r>
        <w:tab/>
        <w:t>26    Cms.</w:t>
      </w:r>
    </w:p>
    <w:p w:rsidR="00AD2D0C" w:rsidRDefault="00AD2D0C" w:rsidP="00AD2D0C">
      <w:r>
        <w:t xml:space="preserve">RODILLO  :    </w:t>
      </w:r>
      <w:r>
        <w:tab/>
        <w:t>26</w:t>
      </w:r>
      <w:r>
        <w:tab/>
      </w:r>
    </w:p>
    <w:p w:rsidR="00AD2D0C" w:rsidRDefault="00AD2D0C" w:rsidP="00AD2D0C">
      <w:r>
        <w:t>BOLSA:</w:t>
      </w:r>
      <w:r>
        <w:tab/>
      </w:r>
      <w:r>
        <w:tab/>
        <w:t>26   x  35.5     cms         Con  troquel  Riñon</w:t>
      </w:r>
    </w:p>
    <w:p w:rsidR="00AD2D0C" w:rsidRDefault="00AD2D0C" w:rsidP="00AD2D0C">
      <w:r>
        <w:t>SELLADO:</w:t>
      </w:r>
      <w:r>
        <w:tab/>
      </w:r>
      <w:r>
        <w:tab/>
        <w:t>Lateral</w:t>
      </w:r>
    </w:p>
    <w:p w:rsidR="00AD2D0C" w:rsidRDefault="00AD2D0C" w:rsidP="00AD2D0C">
      <w:r>
        <w:t>REFERENCIA:</w:t>
      </w:r>
      <w:r>
        <w:tab/>
      </w:r>
      <w:r>
        <w:rPr>
          <w:b/>
        </w:rPr>
        <w:t>LA MEDIA NARANJA  PEQUEÑA</w:t>
      </w:r>
    </w:p>
    <w:p w:rsidR="00AD2D0C" w:rsidRDefault="00AD2D0C" w:rsidP="00AD2D0C">
      <w:r>
        <w:tab/>
      </w:r>
      <w:r>
        <w:tab/>
      </w:r>
      <w:r>
        <w:tab/>
      </w:r>
    </w:p>
    <w:p w:rsidR="00AD2D0C" w:rsidRDefault="00AD2D0C" w:rsidP="00AD2D0C"/>
    <w:p w:rsidR="00AD2D0C" w:rsidRDefault="00AD2D0C" w:rsidP="00AD2D0C">
      <w:r>
        <w:rPr>
          <w:b/>
          <w:bCs/>
          <w:u w:val="single"/>
        </w:rPr>
        <w:t>NOTA</w:t>
      </w:r>
      <w:r>
        <w:t xml:space="preserve">: </w:t>
      </w:r>
      <w:r>
        <w:tab/>
        <w:t xml:space="preserve"> - Cyreles   en  su planta.</w:t>
      </w:r>
    </w:p>
    <w:p w:rsidR="00AD2D0C" w:rsidRPr="001B3E70" w:rsidRDefault="00AD2D0C" w:rsidP="00AD2D0C">
      <w:pPr>
        <w:numPr>
          <w:ilvl w:val="0"/>
          <w:numId w:val="2"/>
        </w:numPr>
        <w:rPr>
          <w:b/>
          <w:u w:val="single"/>
        </w:rPr>
      </w:pPr>
      <w:r>
        <w:t>Colores y alturas de impresión  según    Muestra.</w:t>
      </w:r>
    </w:p>
    <w:p w:rsidR="00AD2D0C" w:rsidRDefault="00AD2D0C" w:rsidP="00AD2D0C">
      <w:pPr>
        <w:numPr>
          <w:ilvl w:val="0"/>
          <w:numId w:val="2"/>
        </w:numPr>
        <w:rPr>
          <w:b/>
          <w:u w:val="single"/>
        </w:rPr>
      </w:pPr>
      <w:r>
        <w:rPr>
          <w:b/>
          <w:u w:val="single"/>
        </w:rPr>
        <w:t>SE  APRUEBA  IMPRESIÓN.</w:t>
      </w:r>
    </w:p>
    <w:p w:rsidR="00AD2D0C" w:rsidRDefault="00AD2D0C" w:rsidP="00AD2D0C">
      <w:pPr>
        <w:numPr>
          <w:ilvl w:val="0"/>
          <w:numId w:val="2"/>
        </w:numPr>
        <w:rPr>
          <w:b/>
          <w:u w:val="single"/>
        </w:rPr>
      </w:pPr>
      <w:r>
        <w:rPr>
          <w:b/>
          <w:u w:val="single"/>
        </w:rPr>
        <w:t>IGUAL ULTIMA  IMPRESION</w:t>
      </w:r>
    </w:p>
    <w:p w:rsidR="00AD2D0C" w:rsidRDefault="00AD2D0C" w:rsidP="00AD2D0C">
      <w:pPr>
        <w:ind w:left="1860"/>
        <w:rPr>
          <w:b/>
          <w:u w:val="single"/>
        </w:rPr>
      </w:pPr>
    </w:p>
    <w:p w:rsidR="00AD2D0C" w:rsidRPr="000E3688" w:rsidRDefault="00AD2D0C" w:rsidP="00AD2D0C">
      <w:pPr>
        <w:ind w:left="1500"/>
      </w:pPr>
    </w:p>
    <w:p w:rsidR="00AD2D0C" w:rsidRPr="000E3688" w:rsidRDefault="00AD2D0C" w:rsidP="00AD2D0C">
      <w:pPr>
        <w:rPr>
          <w:b/>
        </w:rPr>
      </w:pPr>
    </w:p>
    <w:p w:rsidR="00AD2D0C" w:rsidRDefault="00AD2D0C" w:rsidP="00AD2D0C">
      <w:r>
        <w:t>Agradezco la atención y colaboración prestada.</w:t>
      </w:r>
    </w:p>
    <w:p w:rsidR="00AD2D0C" w:rsidRDefault="00AD2D0C" w:rsidP="00AD2D0C"/>
    <w:p w:rsidR="00AD2D0C" w:rsidRDefault="00AD2D0C" w:rsidP="00AD2D0C"/>
    <w:p w:rsidR="00AD2D0C" w:rsidRDefault="00AD2D0C" w:rsidP="00AD2D0C">
      <w:r>
        <w:t>Cordialmente,</w:t>
      </w:r>
    </w:p>
    <w:p w:rsidR="00AD2D0C" w:rsidRDefault="00AD2D0C" w:rsidP="00AD2D0C"/>
    <w:p w:rsidR="00AD2D0C" w:rsidRDefault="00AD2D0C" w:rsidP="00AD2D0C"/>
    <w:p w:rsidR="00AD2D0C" w:rsidRDefault="00AD2D0C" w:rsidP="00AD2D0C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AD2D0C" w:rsidRDefault="00AD2D0C" w:rsidP="00AD2D0C">
      <w:r>
        <w:t>Director</w:t>
      </w:r>
    </w:p>
    <w:p w:rsidR="00CC2A2F" w:rsidRDefault="00CC2A2F" w:rsidP="00CC2A2F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CC2A2F" w:rsidRDefault="00CC2A2F" w:rsidP="00CC2A2F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CC2A2F" w:rsidRDefault="00CC2A2F" w:rsidP="00CC2A2F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CC2A2F" w:rsidRDefault="00CC2A2F" w:rsidP="00CC2A2F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CC2A2F" w:rsidRDefault="00CC2A2F" w:rsidP="00CC2A2F"/>
    <w:p w:rsidR="00CC2A2F" w:rsidRDefault="00CC2A2F" w:rsidP="00CC2A2F">
      <w:pPr>
        <w:pStyle w:val="Ttulo1"/>
      </w:pPr>
      <w:r>
        <w:t xml:space="preserve">   ORDEN DE TRABAJO   N°      07897</w:t>
      </w:r>
    </w:p>
    <w:p w:rsidR="00CC2A2F" w:rsidRDefault="00CC2A2F" w:rsidP="00CC2A2F"/>
    <w:p w:rsidR="00CC2A2F" w:rsidRPr="006E74B0" w:rsidRDefault="00CC2A2F" w:rsidP="00CC2A2F"/>
    <w:p w:rsidR="00CC2A2F" w:rsidRDefault="00CC2A2F" w:rsidP="00CC2A2F">
      <w:r>
        <w:t>FECHA:</w:t>
      </w:r>
      <w:r>
        <w:tab/>
        <w:t>Medellín,   Diciembre    20  de  2010</w:t>
      </w:r>
    </w:p>
    <w:p w:rsidR="00CC2A2F" w:rsidRDefault="00CC2A2F" w:rsidP="00CC2A2F">
      <w:r>
        <w:t>PARA:</w:t>
      </w:r>
      <w:r>
        <w:tab/>
      </w:r>
      <w:r>
        <w:tab/>
        <w:t>PLÁSTICOS DARMA</w:t>
      </w:r>
    </w:p>
    <w:p w:rsidR="00CC2A2F" w:rsidRDefault="00CC2A2F" w:rsidP="00CC2A2F">
      <w:r>
        <w:t>ATENCIÓN:</w:t>
      </w:r>
      <w:r>
        <w:tab/>
        <w:t>Sr. Darío Jaramillo</w:t>
      </w:r>
    </w:p>
    <w:p w:rsidR="00CC2A2F" w:rsidRDefault="00CC2A2F" w:rsidP="00CC2A2F">
      <w:r>
        <w:tab/>
      </w:r>
      <w:r>
        <w:tab/>
        <w:t>Gerente.</w:t>
      </w:r>
    </w:p>
    <w:p w:rsidR="00CC2A2F" w:rsidRDefault="00CC2A2F" w:rsidP="00CC2A2F"/>
    <w:p w:rsidR="00CC2A2F" w:rsidRDefault="00CC2A2F" w:rsidP="00CC2A2F">
      <w:r>
        <w:t>Apreciado Don Darío:</w:t>
      </w:r>
    </w:p>
    <w:p w:rsidR="00CC2A2F" w:rsidRDefault="00CC2A2F" w:rsidP="00CC2A2F"/>
    <w:p w:rsidR="00CC2A2F" w:rsidRDefault="00CC2A2F" w:rsidP="00CC2A2F">
      <w:r>
        <w:t>Con la presente estamos solicitando el siguiente servicio de  IMPRESION:</w:t>
      </w:r>
    </w:p>
    <w:p w:rsidR="00CC2A2F" w:rsidRDefault="00CC2A2F" w:rsidP="00CC2A2F"/>
    <w:p w:rsidR="00CC2A2F" w:rsidRDefault="00CC2A2F" w:rsidP="00CC2A2F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CC2A2F" w:rsidRDefault="00CC2A2F" w:rsidP="00CC2A2F">
      <w:r>
        <w:t>MATERIAL   :           Polipropileno  Tubular  de 33  cms</w:t>
      </w:r>
    </w:p>
    <w:p w:rsidR="00CC2A2F" w:rsidRDefault="00CC2A2F" w:rsidP="00CC2A2F">
      <w:r>
        <w:t>CLIBRE      :               2.0  ”</w:t>
      </w:r>
    </w:p>
    <w:p w:rsidR="00CC2A2F" w:rsidRDefault="00CC2A2F" w:rsidP="00CC2A2F">
      <w:r>
        <w:t>REFERENCIA:</w:t>
      </w:r>
      <w:r>
        <w:tab/>
        <w:t>BOLSA  TALLAS</w:t>
      </w:r>
    </w:p>
    <w:p w:rsidR="00CC2A2F" w:rsidRDefault="00CC2A2F" w:rsidP="00CC2A2F">
      <w:r>
        <w:t>CANTIDAD    :          460     Kg</w:t>
      </w:r>
    </w:p>
    <w:p w:rsidR="00CC2A2F" w:rsidRDefault="00874339" w:rsidP="00CC2A2F">
      <w:r>
        <w:t>COLORES:</w:t>
      </w:r>
      <w:r>
        <w:tab/>
      </w:r>
      <w:r>
        <w:tab/>
        <w:t xml:space="preserve">3   (   </w:t>
      </w:r>
      <w:r w:rsidRPr="003E6E17">
        <w:rPr>
          <w:b/>
        </w:rPr>
        <w:t>verde</w:t>
      </w:r>
      <w:r w:rsidR="003E6E17" w:rsidRPr="003E6E17">
        <w:rPr>
          <w:b/>
        </w:rPr>
        <w:t xml:space="preserve"> 361 C</w:t>
      </w:r>
      <w:r>
        <w:t>, blanco, negro</w:t>
      </w:r>
      <w:r w:rsidR="00CC2A2F">
        <w:t xml:space="preserve">  )</w:t>
      </w:r>
    </w:p>
    <w:p w:rsidR="00CC2A2F" w:rsidRDefault="00883AA5" w:rsidP="00CC2A2F">
      <w:r>
        <w:t>CARAS:</w:t>
      </w:r>
      <w:r>
        <w:tab/>
      </w:r>
      <w:r>
        <w:tab/>
        <w:t>2</w:t>
      </w:r>
    </w:p>
    <w:p w:rsidR="00CC2A2F" w:rsidRDefault="00874339" w:rsidP="00CC2A2F">
      <w:r>
        <w:t>R EPETICIÓN:</w:t>
      </w:r>
      <w:r>
        <w:tab/>
        <w:t>26.5</w:t>
      </w:r>
      <w:r w:rsidR="00CC2A2F">
        <w:t xml:space="preserve">  cms</w:t>
      </w:r>
    </w:p>
    <w:p w:rsidR="00CC2A2F" w:rsidRDefault="00874339" w:rsidP="00CC2A2F">
      <w:r>
        <w:t>RODILLO:</w:t>
      </w:r>
      <w:r>
        <w:tab/>
      </w:r>
      <w:r>
        <w:tab/>
        <w:t>26.5</w:t>
      </w:r>
    </w:p>
    <w:p w:rsidR="00CC2A2F" w:rsidRDefault="00874339" w:rsidP="00CC2A2F">
      <w:r>
        <w:t>LAMINA:</w:t>
      </w:r>
      <w:r>
        <w:tab/>
      </w:r>
      <w:r>
        <w:tab/>
        <w:t>26.6 x 32 + 5  de solapa volada</w:t>
      </w:r>
      <w:r w:rsidR="00CC2A2F">
        <w:t xml:space="preserve">   cms</w:t>
      </w:r>
    </w:p>
    <w:p w:rsidR="00CC2A2F" w:rsidRDefault="00CC2A2F" w:rsidP="00CC2A2F">
      <w:r>
        <w:t>SELLADO:</w:t>
      </w:r>
      <w:r>
        <w:tab/>
      </w:r>
      <w:r w:rsidR="00883AA5">
        <w:tab/>
        <w:t>lateral</w:t>
      </w:r>
    </w:p>
    <w:p w:rsidR="00CC2A2F" w:rsidRDefault="00CC2A2F" w:rsidP="00CC2A2F">
      <w:r>
        <w:t xml:space="preserve"> </w:t>
      </w:r>
    </w:p>
    <w:p w:rsidR="00CC2A2F" w:rsidRDefault="00CC2A2F" w:rsidP="00CC2A2F">
      <w:r>
        <w:rPr>
          <w:b/>
          <w:bCs/>
          <w:u w:val="single"/>
        </w:rPr>
        <w:t>NOTA:</w:t>
      </w:r>
      <w:r>
        <w:t xml:space="preserve">  * Los cyrel</w:t>
      </w:r>
      <w:r w:rsidR="00874339">
        <w:t>es  los  envía  GRAFIFLEX</w:t>
      </w:r>
    </w:p>
    <w:p w:rsidR="00CC2A2F" w:rsidRPr="00D04067" w:rsidRDefault="00CC2A2F" w:rsidP="00CC2A2F">
      <w:pPr>
        <w:numPr>
          <w:ilvl w:val="0"/>
          <w:numId w:val="1"/>
        </w:numPr>
        <w:rPr>
          <w:u w:val="single"/>
        </w:rPr>
      </w:pPr>
      <w:r>
        <w:t xml:space="preserve">Colores igual muestra </w:t>
      </w:r>
    </w:p>
    <w:p w:rsidR="00CC2A2F" w:rsidRPr="00D96F5C" w:rsidRDefault="00CC2A2F" w:rsidP="00CC2A2F">
      <w:pPr>
        <w:numPr>
          <w:ilvl w:val="0"/>
          <w:numId w:val="1"/>
        </w:numPr>
        <w:rPr>
          <w:u w:val="single"/>
        </w:rPr>
      </w:pPr>
      <w:r>
        <w:t>Se aprueba montaje</w:t>
      </w:r>
    </w:p>
    <w:p w:rsidR="00CC2A2F" w:rsidRPr="00D96F5C" w:rsidRDefault="00CC2A2F" w:rsidP="00CC2A2F">
      <w:pPr>
        <w:ind w:left="1245"/>
        <w:rPr>
          <w:u w:val="single"/>
        </w:rPr>
      </w:pPr>
    </w:p>
    <w:p w:rsidR="00CC2A2F" w:rsidRPr="00DB0681" w:rsidRDefault="00874339" w:rsidP="00CC2A2F">
      <w:pPr>
        <w:numPr>
          <w:ilvl w:val="0"/>
          <w:numId w:val="1"/>
        </w:numPr>
        <w:rPr>
          <w:u w:val="single"/>
        </w:rPr>
      </w:pPr>
      <w:r>
        <w:t>SE ENVIA CARTA CON LAS TALLAS A  IMPRIMIR</w:t>
      </w:r>
    </w:p>
    <w:p w:rsidR="00CC2A2F" w:rsidRPr="00FE51A5" w:rsidRDefault="00CC2A2F" w:rsidP="00CC2A2F">
      <w:pPr>
        <w:ind w:left="885"/>
        <w:rPr>
          <w:b/>
          <w:u w:val="single"/>
        </w:rPr>
      </w:pPr>
    </w:p>
    <w:p w:rsidR="00CC2A2F" w:rsidRDefault="00CC2A2F" w:rsidP="00CC2A2F"/>
    <w:p w:rsidR="00CC2A2F" w:rsidRDefault="00CC2A2F" w:rsidP="00CC2A2F"/>
    <w:p w:rsidR="00CC2A2F" w:rsidRDefault="00CC2A2F" w:rsidP="00CC2A2F">
      <w:r>
        <w:t>Agradezco la atención y colaboración prestada.</w:t>
      </w:r>
    </w:p>
    <w:p w:rsidR="00CC2A2F" w:rsidRDefault="00CC2A2F" w:rsidP="00CC2A2F"/>
    <w:p w:rsidR="00CC2A2F" w:rsidRDefault="00CC2A2F" w:rsidP="00CC2A2F"/>
    <w:p w:rsidR="00CC2A2F" w:rsidRDefault="00CC2A2F" w:rsidP="00CC2A2F"/>
    <w:p w:rsidR="00CC2A2F" w:rsidRDefault="00CC2A2F" w:rsidP="00CC2A2F">
      <w:r>
        <w:t>Cordialmente</w:t>
      </w:r>
    </w:p>
    <w:p w:rsidR="00CC2A2F" w:rsidRDefault="00CC2A2F" w:rsidP="00CC2A2F"/>
    <w:p w:rsidR="00CC2A2F" w:rsidRDefault="00CC2A2F" w:rsidP="00CC2A2F"/>
    <w:p w:rsidR="00CC2A2F" w:rsidRDefault="00CC2A2F" w:rsidP="00CC2A2F">
      <w:r>
        <w:t>RICARDO CASAS ZAPATA</w:t>
      </w:r>
    </w:p>
    <w:p w:rsidR="00CC2A2F" w:rsidRDefault="00CC2A2F" w:rsidP="00CC2A2F">
      <w:r>
        <w:t>Director.</w:t>
      </w:r>
    </w:p>
    <w:p w:rsidR="00CC2A2F" w:rsidRDefault="00CC2A2F" w:rsidP="00CC2A2F">
      <w:pPr>
        <w:rPr>
          <w:b/>
          <w:bCs/>
          <w:sz w:val="20"/>
        </w:rPr>
      </w:pPr>
    </w:p>
    <w:p w:rsidR="00AD2D0C" w:rsidRDefault="00AD2D0C" w:rsidP="0042659C">
      <w:pPr>
        <w:rPr>
          <w:b/>
        </w:rPr>
      </w:pPr>
    </w:p>
    <w:p w:rsidR="00A34F97" w:rsidRDefault="00A34F97" w:rsidP="0042659C">
      <w:pPr>
        <w:rPr>
          <w:b/>
        </w:rPr>
      </w:pPr>
    </w:p>
    <w:p w:rsidR="00A34F97" w:rsidRDefault="00A34F97" w:rsidP="0042659C">
      <w:pPr>
        <w:rPr>
          <w:b/>
        </w:rPr>
      </w:pPr>
    </w:p>
    <w:p w:rsidR="00A34F97" w:rsidRDefault="00A34F97" w:rsidP="0042659C">
      <w:pPr>
        <w:rPr>
          <w:b/>
        </w:rPr>
      </w:pPr>
    </w:p>
    <w:p w:rsidR="00A34F97" w:rsidRDefault="00A34F97" w:rsidP="00A34F97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A34F97" w:rsidRDefault="00A34F97" w:rsidP="00A34F97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A34F97" w:rsidRDefault="00A34F97" w:rsidP="00A34F97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A34F97" w:rsidRDefault="00A34F97" w:rsidP="00A34F97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A34F97" w:rsidRDefault="00A34F97" w:rsidP="00A34F97"/>
    <w:p w:rsidR="00A34F97" w:rsidRDefault="00A34F97" w:rsidP="00A34F97">
      <w:pPr>
        <w:pStyle w:val="Ttulo1"/>
      </w:pPr>
      <w:r>
        <w:t>ORDEN DE TRABAJO  N°     07665</w:t>
      </w:r>
    </w:p>
    <w:p w:rsidR="00A34F97" w:rsidRDefault="00A34F97" w:rsidP="00A34F97"/>
    <w:p w:rsidR="00A34F97" w:rsidRDefault="00A34F97" w:rsidP="00A34F97">
      <w:r>
        <w:t>FECHA:</w:t>
      </w:r>
      <w:r>
        <w:tab/>
        <w:t>Medellín, Diciembre  20   de    2010</w:t>
      </w:r>
    </w:p>
    <w:p w:rsidR="00A34F97" w:rsidRDefault="00A34F97" w:rsidP="00A34F97">
      <w:r>
        <w:t>PARA:</w:t>
      </w:r>
      <w:r>
        <w:tab/>
      </w:r>
      <w:r>
        <w:tab/>
        <w:t>PLÁSTICOS DARMA</w:t>
      </w:r>
    </w:p>
    <w:p w:rsidR="00A34F97" w:rsidRDefault="00A34F97" w:rsidP="00A34F97">
      <w:r>
        <w:t>ATENCIÓN:</w:t>
      </w:r>
      <w:r>
        <w:tab/>
        <w:t>Sr. Darío Jaramillo</w:t>
      </w:r>
    </w:p>
    <w:p w:rsidR="00A34F97" w:rsidRDefault="00A34F97" w:rsidP="00A34F97">
      <w:r>
        <w:tab/>
      </w:r>
      <w:r>
        <w:tab/>
        <w:t>Gerente.</w:t>
      </w:r>
    </w:p>
    <w:p w:rsidR="00A34F97" w:rsidRDefault="00A34F97" w:rsidP="00A34F97"/>
    <w:p w:rsidR="00A34F97" w:rsidRDefault="00A34F97" w:rsidP="00A34F97">
      <w:r>
        <w:t>Apreciado Don Darío :</w:t>
      </w:r>
    </w:p>
    <w:p w:rsidR="00A34F97" w:rsidRDefault="00A34F97" w:rsidP="00A34F97">
      <w:r>
        <w:t xml:space="preserve"> </w:t>
      </w:r>
    </w:p>
    <w:p w:rsidR="00A34F97" w:rsidRPr="00B212E0" w:rsidRDefault="00A34F97" w:rsidP="00A34F97">
      <w:pPr>
        <w:rPr>
          <w:sz w:val="36"/>
          <w:szCs w:val="36"/>
        </w:rPr>
      </w:pPr>
      <w:r>
        <w:t xml:space="preserve">Con la presente estamos solicitando el siguiente servicio de </w:t>
      </w:r>
      <w:r w:rsidRPr="00B212E0">
        <w:rPr>
          <w:sz w:val="36"/>
          <w:szCs w:val="36"/>
        </w:rPr>
        <w:t>EXTRUSION E IMPRESION:</w:t>
      </w:r>
    </w:p>
    <w:p w:rsidR="00A34F97" w:rsidRPr="00B212E0" w:rsidRDefault="00A34F97" w:rsidP="00A34F97">
      <w:pPr>
        <w:rPr>
          <w:sz w:val="36"/>
          <w:szCs w:val="36"/>
        </w:rPr>
      </w:pPr>
    </w:p>
    <w:p w:rsidR="00A34F97" w:rsidRDefault="00A34F97" w:rsidP="00A34F97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A34F97" w:rsidRDefault="00A34F97" w:rsidP="00A34F97">
      <w:pPr>
        <w:rPr>
          <w:b/>
          <w:bCs/>
          <w:u w:val="single"/>
        </w:rPr>
      </w:pPr>
    </w:p>
    <w:p w:rsidR="00A34F97" w:rsidRDefault="00A34F97" w:rsidP="00A34F97">
      <w:r>
        <w:t>MATERIAL:</w:t>
      </w:r>
      <w:r>
        <w:tab/>
      </w:r>
      <w:r>
        <w:tab/>
        <w:t xml:space="preserve">Polietileno BAJA  lamina </w:t>
      </w:r>
    </w:p>
    <w:p w:rsidR="00A34F97" w:rsidRPr="003F0627" w:rsidRDefault="00A34F97" w:rsidP="00A34F97">
      <w:pPr>
        <w:rPr>
          <w:b/>
        </w:rPr>
      </w:pPr>
      <w:r>
        <w:t>MEDIDA:</w:t>
      </w:r>
      <w:r>
        <w:tab/>
      </w:r>
      <w:r>
        <w:tab/>
      </w:r>
      <w:r>
        <w:rPr>
          <w:b/>
        </w:rPr>
        <w:t>88  cm</w:t>
      </w:r>
    </w:p>
    <w:p w:rsidR="00A34F97" w:rsidRDefault="00A34F97" w:rsidP="00A34F97">
      <w:r>
        <w:t>CALIBRE:</w:t>
      </w:r>
      <w:r>
        <w:tab/>
      </w:r>
      <w:r>
        <w:tab/>
      </w:r>
      <w:r>
        <w:rPr>
          <w:b/>
        </w:rPr>
        <w:t xml:space="preserve">1.4   </w:t>
      </w:r>
      <w:r w:rsidRPr="00BB2CA5">
        <w:rPr>
          <w:b/>
        </w:rPr>
        <w:t>”</w:t>
      </w:r>
    </w:p>
    <w:p w:rsidR="00A34F97" w:rsidRDefault="00A34F97" w:rsidP="00A34F97">
      <w:r>
        <w:t>COLOR:</w:t>
      </w:r>
      <w:r>
        <w:tab/>
      </w:r>
      <w:r>
        <w:tab/>
        <w:t>Transparente</w:t>
      </w:r>
    </w:p>
    <w:p w:rsidR="00A34F97" w:rsidRDefault="00A34F97" w:rsidP="00A34F97">
      <w:r>
        <w:t>TRATADO:</w:t>
      </w:r>
      <w:r>
        <w:tab/>
      </w:r>
      <w:r>
        <w:tab/>
        <w:t>1  Cara.</w:t>
      </w:r>
    </w:p>
    <w:p w:rsidR="00A34F97" w:rsidRDefault="00A34F97" w:rsidP="00A34F97">
      <w:pPr>
        <w:rPr>
          <w:b/>
          <w:bCs/>
        </w:rPr>
      </w:pPr>
      <w:r>
        <w:t>CANTIDAD:</w:t>
      </w:r>
      <w:r>
        <w:tab/>
      </w:r>
      <w:r>
        <w:tab/>
      </w:r>
      <w:r>
        <w:rPr>
          <w:b/>
        </w:rPr>
        <w:t xml:space="preserve">120 </w:t>
      </w:r>
      <w:r>
        <w:t xml:space="preserve">    Kg.</w:t>
      </w:r>
      <w:r>
        <w:rPr>
          <w:b/>
          <w:bCs/>
        </w:rPr>
        <w:tab/>
      </w:r>
    </w:p>
    <w:p w:rsidR="00A34F97" w:rsidRDefault="00A34F97" w:rsidP="00A34F97">
      <w:r>
        <w:t>COLORES:</w:t>
      </w:r>
      <w:r>
        <w:tab/>
      </w:r>
      <w:r>
        <w:tab/>
        <w:t>4     (  Rojo  -  Blanco  -   Amarillo – Negro   )</w:t>
      </w:r>
    </w:p>
    <w:p w:rsidR="00A34F97" w:rsidRDefault="00A34F97" w:rsidP="00A34F97">
      <w:r>
        <w:t>CARAS:</w:t>
      </w:r>
      <w:r>
        <w:tab/>
      </w:r>
      <w:r>
        <w:tab/>
        <w:t>2  (  4 x 1- 4 x 1   )</w:t>
      </w:r>
    </w:p>
    <w:p w:rsidR="00A34F97" w:rsidRDefault="00A34F97" w:rsidP="00A34F97">
      <w:r>
        <w:t>REPETICIÓN:</w:t>
      </w:r>
      <w:r>
        <w:tab/>
        <w:t xml:space="preserve">20.5    Cms. </w:t>
      </w:r>
    </w:p>
    <w:p w:rsidR="00A34F97" w:rsidRDefault="00A34F97" w:rsidP="00A34F97">
      <w:r>
        <w:t>BOLSA:</w:t>
      </w:r>
      <w:r>
        <w:tab/>
      </w:r>
      <w:r>
        <w:tab/>
        <w:t xml:space="preserve">20.5   X   44   cm  </w:t>
      </w:r>
    </w:p>
    <w:p w:rsidR="00A34F97" w:rsidRDefault="00A34F97" w:rsidP="00A34F97">
      <w:r>
        <w:t>RODILLO :                42</w:t>
      </w:r>
    </w:p>
    <w:p w:rsidR="00A34F97" w:rsidRDefault="00A34F97" w:rsidP="00A34F97">
      <w:r>
        <w:t>SELLADO:</w:t>
      </w:r>
      <w:r>
        <w:tab/>
      </w:r>
      <w:r>
        <w:tab/>
        <w:t xml:space="preserve">Lateral  </w:t>
      </w:r>
    </w:p>
    <w:p w:rsidR="00A34F97" w:rsidRPr="001F34F2" w:rsidRDefault="00A34F97" w:rsidP="00A34F97">
      <w:r w:rsidRPr="001F34F2">
        <w:t>REFERENCIA:</w:t>
      </w:r>
      <w:r w:rsidRPr="001F34F2">
        <w:tab/>
      </w:r>
      <w:r>
        <w:t>PAN  TAJADO   RIKYPAN</w:t>
      </w:r>
      <w:r>
        <w:tab/>
      </w:r>
      <w:r>
        <w:tab/>
        <w:t>90 kg</w:t>
      </w:r>
    </w:p>
    <w:p w:rsidR="00A34F97" w:rsidRDefault="00A34F97" w:rsidP="00A34F97">
      <w:pPr>
        <w:rPr>
          <w:b/>
        </w:rPr>
      </w:pPr>
      <w:r>
        <w:tab/>
      </w:r>
      <w:r>
        <w:tab/>
      </w:r>
      <w:r>
        <w:tab/>
        <w:t>PAN BOLA RIKYPAN</w:t>
      </w:r>
      <w:r>
        <w:tab/>
      </w:r>
      <w:r>
        <w:tab/>
        <w:t>30 kg</w:t>
      </w:r>
    </w:p>
    <w:p w:rsidR="00A34F97" w:rsidRDefault="00A34F97" w:rsidP="00A34F97">
      <w:pPr>
        <w:rPr>
          <w:b/>
        </w:rPr>
      </w:pPr>
    </w:p>
    <w:p w:rsidR="00A34F97" w:rsidRPr="001F34F2" w:rsidRDefault="00A34F97" w:rsidP="00A34F97"/>
    <w:p w:rsidR="00A34F97" w:rsidRDefault="00A34F97" w:rsidP="00A34F97">
      <w:r>
        <w:rPr>
          <w:b/>
          <w:bCs/>
          <w:u w:val="single"/>
        </w:rPr>
        <w:t>NOTA:</w:t>
      </w:r>
      <w:r>
        <w:t xml:space="preserve">  - Los cyreles  en su planta</w:t>
      </w:r>
    </w:p>
    <w:p w:rsidR="00A34F97" w:rsidRPr="00BC4620" w:rsidRDefault="00A34F97" w:rsidP="00A34F97">
      <w:pPr>
        <w:numPr>
          <w:ilvl w:val="0"/>
          <w:numId w:val="2"/>
        </w:numPr>
        <w:ind w:left="1500"/>
        <w:rPr>
          <w:b/>
        </w:rPr>
      </w:pPr>
      <w:r>
        <w:t>Altura y tonos según   Arte</w:t>
      </w:r>
    </w:p>
    <w:p w:rsidR="00A34F97" w:rsidRDefault="00A34F97" w:rsidP="00A34F97"/>
    <w:p w:rsidR="00A34F97" w:rsidRPr="00465B97" w:rsidRDefault="00A34F97" w:rsidP="00A34F97"/>
    <w:p w:rsidR="00A34F97" w:rsidRDefault="00A34F97" w:rsidP="00A34F97">
      <w:r>
        <w:t>Agradezco la atención y colaboración prestada.</w:t>
      </w:r>
    </w:p>
    <w:p w:rsidR="00A34F97" w:rsidRDefault="00A34F97" w:rsidP="00A34F97"/>
    <w:p w:rsidR="00A34F97" w:rsidRDefault="00A34F97" w:rsidP="00A34F97"/>
    <w:p w:rsidR="00A34F97" w:rsidRDefault="00A34F97" w:rsidP="00A34F97">
      <w:r>
        <w:t>Cordialmente,</w:t>
      </w:r>
    </w:p>
    <w:p w:rsidR="00A34F97" w:rsidRDefault="00A34F97" w:rsidP="00A34F97"/>
    <w:p w:rsidR="00A34F97" w:rsidRDefault="00A34F97" w:rsidP="00A34F97">
      <w:r>
        <w:t>RICARDO CASAS Z</w:t>
      </w:r>
    </w:p>
    <w:p w:rsidR="00A34F97" w:rsidRDefault="00A34F97" w:rsidP="00A34F97">
      <w:r>
        <w:t>Director</w:t>
      </w:r>
    </w:p>
    <w:p w:rsidR="00A34F97" w:rsidRDefault="00A34F97" w:rsidP="00A34F97"/>
    <w:p w:rsidR="00A34F97" w:rsidRDefault="00A34F97" w:rsidP="0042659C">
      <w:pPr>
        <w:rPr>
          <w:b/>
        </w:rPr>
      </w:pPr>
    </w:p>
    <w:p w:rsidR="0046009F" w:rsidRDefault="0046009F" w:rsidP="0042659C">
      <w:pPr>
        <w:rPr>
          <w:b/>
        </w:rPr>
      </w:pPr>
    </w:p>
    <w:p w:rsidR="0046009F" w:rsidRDefault="0046009F" w:rsidP="0042659C">
      <w:pPr>
        <w:rPr>
          <w:b/>
        </w:rPr>
      </w:pPr>
    </w:p>
    <w:p w:rsidR="0046009F" w:rsidRDefault="0046009F" w:rsidP="0046009F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46009F" w:rsidRDefault="0046009F" w:rsidP="0046009F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46009F" w:rsidRDefault="0046009F" w:rsidP="0046009F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 - 144</w:t>
      </w:r>
    </w:p>
    <w:p w:rsidR="0046009F" w:rsidRDefault="0046009F" w:rsidP="0046009F">
      <w:pPr>
        <w:rPr>
          <w:b/>
          <w:bCs/>
          <w:sz w:val="20"/>
        </w:rPr>
      </w:pPr>
      <w:r>
        <w:rPr>
          <w:b/>
          <w:bCs/>
          <w:sz w:val="20"/>
        </w:rPr>
        <w:t>TEL:   4 44 46 64  ITAGUI.</w:t>
      </w:r>
    </w:p>
    <w:p w:rsidR="0046009F" w:rsidRDefault="0046009F" w:rsidP="0046009F">
      <w:pPr>
        <w:rPr>
          <w:b/>
          <w:bCs/>
          <w:sz w:val="20"/>
        </w:rPr>
      </w:pPr>
    </w:p>
    <w:p w:rsidR="0046009F" w:rsidRDefault="0046009F" w:rsidP="0046009F">
      <w:pPr>
        <w:rPr>
          <w:b/>
          <w:bCs/>
        </w:rPr>
      </w:pPr>
    </w:p>
    <w:p w:rsidR="0046009F" w:rsidRDefault="0046009F" w:rsidP="0046009F">
      <w:pPr>
        <w:rPr>
          <w:b/>
          <w:bCs/>
        </w:rPr>
      </w:pPr>
    </w:p>
    <w:p w:rsidR="0046009F" w:rsidRDefault="0046009F" w:rsidP="0046009F">
      <w:pPr>
        <w:pStyle w:val="Ttulo1"/>
      </w:pPr>
      <w:r>
        <w:t>ORDEN DE  TRABAJO   N°   07668</w:t>
      </w:r>
    </w:p>
    <w:p w:rsidR="0046009F" w:rsidRDefault="0046009F" w:rsidP="0046009F"/>
    <w:p w:rsidR="0046009F" w:rsidRDefault="0046009F" w:rsidP="0046009F">
      <w:r>
        <w:t>FECHA:</w:t>
      </w:r>
      <w:r>
        <w:tab/>
        <w:t>Medellín,   Diciembre    20   de  2010</w:t>
      </w:r>
    </w:p>
    <w:p w:rsidR="0046009F" w:rsidRDefault="0046009F" w:rsidP="0046009F">
      <w:r>
        <w:t>PARA:</w:t>
      </w:r>
      <w:r>
        <w:tab/>
      </w:r>
      <w:r>
        <w:tab/>
        <w:t>PLÁSTICOS DARMA</w:t>
      </w:r>
    </w:p>
    <w:p w:rsidR="0046009F" w:rsidRDefault="0046009F" w:rsidP="0046009F">
      <w:r>
        <w:t>ATENCIÓN:</w:t>
      </w:r>
      <w:r>
        <w:tab/>
        <w:t>Sr. Darío Jaramillo</w:t>
      </w:r>
    </w:p>
    <w:p w:rsidR="0046009F" w:rsidRDefault="0046009F" w:rsidP="0046009F">
      <w:r>
        <w:tab/>
      </w:r>
      <w:r>
        <w:tab/>
        <w:t>Gerente.</w:t>
      </w:r>
    </w:p>
    <w:p w:rsidR="0046009F" w:rsidRDefault="0046009F" w:rsidP="0046009F"/>
    <w:p w:rsidR="0046009F" w:rsidRDefault="0046009F" w:rsidP="0046009F">
      <w:r>
        <w:t>Apreciado Don Darío:</w:t>
      </w:r>
    </w:p>
    <w:p w:rsidR="0046009F" w:rsidRDefault="0046009F" w:rsidP="0046009F"/>
    <w:p w:rsidR="0046009F" w:rsidRDefault="0046009F" w:rsidP="0046009F">
      <w:r>
        <w:t>Con la presente estamos solicitando el siguiente servicio de  IMPRESION:</w:t>
      </w:r>
    </w:p>
    <w:p w:rsidR="0046009F" w:rsidRDefault="0046009F" w:rsidP="0046009F"/>
    <w:p w:rsidR="0046009F" w:rsidRDefault="0046009F" w:rsidP="0046009F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46009F" w:rsidRDefault="0046009F" w:rsidP="0046009F">
      <w:r>
        <w:t>MATERIAL   :           Polipropileno  Tubular  de   45</w:t>
      </w:r>
      <w:r w:rsidRPr="00911319">
        <w:rPr>
          <w:b/>
        </w:rPr>
        <w:t xml:space="preserve"> </w:t>
      </w:r>
      <w:r>
        <w:t xml:space="preserve"> cms</w:t>
      </w:r>
    </w:p>
    <w:p w:rsidR="0046009F" w:rsidRDefault="0046009F" w:rsidP="0046009F">
      <w:r>
        <w:t>CLIBRE      :               1</w:t>
      </w:r>
      <w:r>
        <w:rPr>
          <w:b/>
        </w:rPr>
        <w:t>.3</w:t>
      </w:r>
      <w:r w:rsidRPr="00F877C0">
        <w:rPr>
          <w:b/>
        </w:rPr>
        <w:t xml:space="preserve"> </w:t>
      </w:r>
      <w:r>
        <w:rPr>
          <w:b/>
        </w:rPr>
        <w:t xml:space="preserve"> </w:t>
      </w:r>
      <w:r w:rsidRPr="00F877C0">
        <w:rPr>
          <w:b/>
        </w:rPr>
        <w:t>”</w:t>
      </w:r>
    </w:p>
    <w:p w:rsidR="0046009F" w:rsidRDefault="0046009F" w:rsidP="0046009F">
      <w:r>
        <w:t>REFERENCIA:</w:t>
      </w:r>
      <w:r>
        <w:tab/>
      </w:r>
      <w:r>
        <w:rPr>
          <w:b/>
        </w:rPr>
        <w:t>TOSTADA  RIKYPAN  X  30</w:t>
      </w:r>
    </w:p>
    <w:p w:rsidR="0046009F" w:rsidRDefault="0046009F" w:rsidP="0046009F">
      <w:r>
        <w:t>CANTIDAD    :          100    Kg</w:t>
      </w:r>
    </w:p>
    <w:p w:rsidR="0046009F" w:rsidRDefault="0046009F" w:rsidP="0046009F">
      <w:r>
        <w:t>COLORES:</w:t>
      </w:r>
      <w:r>
        <w:tab/>
      </w:r>
      <w:r>
        <w:tab/>
        <w:t>3 (   Según  Muestra   )</w:t>
      </w:r>
    </w:p>
    <w:p w:rsidR="0046009F" w:rsidRDefault="0046009F" w:rsidP="0046009F">
      <w:r>
        <w:t>CARAS:</w:t>
      </w:r>
      <w:r>
        <w:tab/>
      </w:r>
      <w:r>
        <w:tab/>
        <w:t>2</w:t>
      </w:r>
    </w:p>
    <w:p w:rsidR="0046009F" w:rsidRDefault="0046009F" w:rsidP="0046009F">
      <w:r>
        <w:t>REPETICIÓN:</w:t>
      </w:r>
      <w:r>
        <w:tab/>
        <w:t>26</w:t>
      </w:r>
    </w:p>
    <w:p w:rsidR="0046009F" w:rsidRDefault="0046009F" w:rsidP="0046009F">
      <w:r>
        <w:t>RODILLO:</w:t>
      </w:r>
      <w:r>
        <w:tab/>
      </w:r>
      <w:r>
        <w:tab/>
        <w:t>26</w:t>
      </w:r>
    </w:p>
    <w:p w:rsidR="0046009F" w:rsidRPr="009A4BD3" w:rsidRDefault="0046009F" w:rsidP="0046009F">
      <w:pPr>
        <w:rPr>
          <w:b/>
        </w:rPr>
      </w:pPr>
      <w:r>
        <w:t>BOLSA:</w:t>
      </w:r>
      <w:r>
        <w:tab/>
      </w:r>
      <w:r>
        <w:tab/>
      </w:r>
      <w:r>
        <w:rPr>
          <w:b/>
        </w:rPr>
        <w:t xml:space="preserve">26  x  45 </w:t>
      </w:r>
      <w:r w:rsidRPr="009A4BD3">
        <w:rPr>
          <w:b/>
        </w:rPr>
        <w:t xml:space="preserve">  cms</w:t>
      </w:r>
    </w:p>
    <w:p w:rsidR="0046009F" w:rsidRDefault="0046009F" w:rsidP="0046009F">
      <w:r>
        <w:t>SELLADO:</w:t>
      </w:r>
      <w:r>
        <w:tab/>
      </w:r>
      <w:r>
        <w:tab/>
        <w:t>Para selle lateral.</w:t>
      </w:r>
    </w:p>
    <w:p w:rsidR="0046009F" w:rsidRDefault="0046009F" w:rsidP="0046009F"/>
    <w:p w:rsidR="0046009F" w:rsidRDefault="0046009F" w:rsidP="0046009F"/>
    <w:p w:rsidR="0046009F" w:rsidRPr="00B63C28" w:rsidRDefault="0046009F" w:rsidP="0046009F">
      <w:pPr>
        <w:rPr>
          <w:b/>
        </w:rPr>
      </w:pPr>
      <w:r>
        <w:rPr>
          <w:b/>
          <w:bCs/>
          <w:u w:val="single"/>
        </w:rPr>
        <w:t>NOTA:</w:t>
      </w:r>
      <w:r>
        <w:t xml:space="preserve">  *  Cyreles  en  su planta.</w:t>
      </w:r>
    </w:p>
    <w:p w:rsidR="0046009F" w:rsidRDefault="0046009F" w:rsidP="0046009F">
      <w:pPr>
        <w:numPr>
          <w:ilvl w:val="0"/>
          <w:numId w:val="1"/>
        </w:numPr>
      </w:pPr>
      <w:r>
        <w:t>Se envían muestra física  para tonos y alturas</w:t>
      </w:r>
    </w:p>
    <w:p w:rsidR="0046009F" w:rsidRDefault="0046009F" w:rsidP="0046009F">
      <w:pPr>
        <w:numPr>
          <w:ilvl w:val="0"/>
          <w:numId w:val="2"/>
        </w:numPr>
        <w:rPr>
          <w:b/>
        </w:rPr>
      </w:pPr>
      <w:r w:rsidRPr="00764873">
        <w:rPr>
          <w:b/>
        </w:rPr>
        <w:t>Se</w:t>
      </w:r>
      <w:r>
        <w:rPr>
          <w:b/>
        </w:rPr>
        <w:t xml:space="preserve">   envía  el material de PP  </w:t>
      </w:r>
    </w:p>
    <w:p w:rsidR="0046009F" w:rsidRDefault="0046009F" w:rsidP="0046009F">
      <w:pPr>
        <w:ind w:left="885"/>
      </w:pPr>
    </w:p>
    <w:p w:rsidR="0046009F" w:rsidRDefault="0046009F" w:rsidP="0046009F">
      <w:pPr>
        <w:ind w:left="885"/>
      </w:pPr>
    </w:p>
    <w:p w:rsidR="0046009F" w:rsidRDefault="0046009F" w:rsidP="0046009F">
      <w:pPr>
        <w:ind w:left="885"/>
      </w:pPr>
    </w:p>
    <w:p w:rsidR="0046009F" w:rsidRDefault="0046009F" w:rsidP="0046009F">
      <w:r>
        <w:t>Agradezco la atención y colaboración prestada.</w:t>
      </w:r>
    </w:p>
    <w:p w:rsidR="0046009F" w:rsidRDefault="0046009F" w:rsidP="0046009F"/>
    <w:p w:rsidR="0046009F" w:rsidRDefault="0046009F" w:rsidP="0046009F"/>
    <w:p w:rsidR="0046009F" w:rsidRDefault="0046009F" w:rsidP="0046009F"/>
    <w:p w:rsidR="0046009F" w:rsidRDefault="0046009F" w:rsidP="0046009F">
      <w:r>
        <w:t xml:space="preserve">Cordialmente,                                                      </w:t>
      </w:r>
    </w:p>
    <w:p w:rsidR="0046009F" w:rsidRDefault="0046009F" w:rsidP="0046009F"/>
    <w:p w:rsidR="0046009F" w:rsidRDefault="0046009F" w:rsidP="0046009F"/>
    <w:p w:rsidR="0046009F" w:rsidRDefault="0046009F" w:rsidP="0046009F"/>
    <w:p w:rsidR="0046009F" w:rsidRDefault="0046009F" w:rsidP="0046009F">
      <w:r>
        <w:t>RICARDO CASAS ZAPATA</w:t>
      </w:r>
    </w:p>
    <w:p w:rsidR="0046009F" w:rsidRDefault="0046009F" w:rsidP="0046009F">
      <w:r>
        <w:t>Director.</w:t>
      </w:r>
    </w:p>
    <w:p w:rsidR="0046009F" w:rsidRDefault="0046009F" w:rsidP="0046009F">
      <w:pPr>
        <w:rPr>
          <w:b/>
        </w:rPr>
      </w:pPr>
    </w:p>
    <w:p w:rsidR="0046009F" w:rsidRDefault="0046009F" w:rsidP="0046009F">
      <w:pPr>
        <w:rPr>
          <w:b/>
        </w:rPr>
      </w:pPr>
    </w:p>
    <w:p w:rsidR="0046009F" w:rsidRDefault="0046009F" w:rsidP="0046009F">
      <w:pPr>
        <w:rPr>
          <w:b/>
        </w:rPr>
      </w:pPr>
    </w:p>
    <w:p w:rsidR="0046009F" w:rsidRDefault="0046009F" w:rsidP="0046009F">
      <w:pPr>
        <w:rPr>
          <w:b/>
        </w:rPr>
      </w:pPr>
    </w:p>
    <w:p w:rsidR="00CE210C" w:rsidRDefault="00CE210C" w:rsidP="00CE210C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CE210C" w:rsidRDefault="00CE210C" w:rsidP="00CE210C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CE210C" w:rsidRDefault="00CE210C" w:rsidP="00CE210C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CE210C" w:rsidRDefault="00CE210C" w:rsidP="00CE210C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CE210C" w:rsidRDefault="00CE210C" w:rsidP="00CE210C"/>
    <w:p w:rsidR="00CE210C" w:rsidRDefault="00CE210C" w:rsidP="00CE210C">
      <w:pPr>
        <w:pStyle w:val="Ttulo1"/>
      </w:pPr>
      <w:r>
        <w:t>ORDEN DE TRABAJO    N °      07898</w:t>
      </w:r>
    </w:p>
    <w:p w:rsidR="00CE210C" w:rsidRDefault="00CE210C" w:rsidP="00CE210C"/>
    <w:p w:rsidR="00CE210C" w:rsidRDefault="00CE210C" w:rsidP="00CE210C">
      <w:r>
        <w:t>FECHA:</w:t>
      </w:r>
      <w:r>
        <w:tab/>
        <w:t>Medellín, Diciembre   21   de   2010</w:t>
      </w:r>
    </w:p>
    <w:p w:rsidR="00CE210C" w:rsidRDefault="00CE210C" w:rsidP="00CE210C">
      <w:r>
        <w:t>PARA:</w:t>
      </w:r>
      <w:r>
        <w:tab/>
      </w:r>
      <w:r>
        <w:tab/>
        <w:t>PLÁSTICOS DARMA</w:t>
      </w:r>
    </w:p>
    <w:p w:rsidR="00CE210C" w:rsidRDefault="00CE210C" w:rsidP="00CE210C">
      <w:r>
        <w:t>ATENCIÓN:</w:t>
      </w:r>
      <w:r>
        <w:tab/>
        <w:t>Sr. Darío Jaramillo</w:t>
      </w:r>
    </w:p>
    <w:p w:rsidR="00CE210C" w:rsidRDefault="00CE210C" w:rsidP="00CE210C">
      <w:r>
        <w:tab/>
      </w:r>
      <w:r>
        <w:tab/>
        <w:t>Gerente.</w:t>
      </w:r>
    </w:p>
    <w:p w:rsidR="00CE210C" w:rsidRDefault="00CE210C" w:rsidP="00CE210C"/>
    <w:p w:rsidR="00CE210C" w:rsidRDefault="00CE210C" w:rsidP="00CE210C">
      <w:r>
        <w:t>Apreciado Don Darío:</w:t>
      </w:r>
    </w:p>
    <w:p w:rsidR="00CE210C" w:rsidRDefault="00CE210C" w:rsidP="00CE210C"/>
    <w:p w:rsidR="00CE210C" w:rsidRDefault="00CE210C" w:rsidP="00CE210C">
      <w:r>
        <w:t>Con la presente estamos solicitando el siguiente servicio de    IMPRESIÓN  :</w:t>
      </w:r>
    </w:p>
    <w:p w:rsidR="00CE210C" w:rsidRDefault="00CE210C" w:rsidP="00CE210C"/>
    <w:p w:rsidR="00CE210C" w:rsidRDefault="00CE210C" w:rsidP="00CE210C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CE210C" w:rsidRDefault="00CE210C" w:rsidP="00CE210C">
      <w:r>
        <w:t>MATERIAL   :           Polipropileno Lamina de   40  cms</w:t>
      </w:r>
    </w:p>
    <w:p w:rsidR="00CE210C" w:rsidRDefault="00CE210C" w:rsidP="00CE210C">
      <w:r>
        <w:t xml:space="preserve">CALIBRE      :           </w:t>
      </w:r>
      <w:r w:rsidRPr="00FB6911">
        <w:rPr>
          <w:b/>
        </w:rPr>
        <w:t>2.0</w:t>
      </w:r>
      <w:r>
        <w:t xml:space="preserve">  ”</w:t>
      </w:r>
    </w:p>
    <w:p w:rsidR="00CE210C" w:rsidRPr="00F36A72" w:rsidRDefault="00CE210C" w:rsidP="00CE210C">
      <w:pPr>
        <w:rPr>
          <w:b/>
        </w:rPr>
      </w:pPr>
      <w:r>
        <w:t>REFERENCIA:</w:t>
      </w:r>
      <w:r>
        <w:tab/>
      </w:r>
      <w:r>
        <w:rPr>
          <w:b/>
        </w:rPr>
        <w:t xml:space="preserve">DON   LIMON </w:t>
      </w:r>
    </w:p>
    <w:p w:rsidR="00CE210C" w:rsidRDefault="00CE210C" w:rsidP="00CE210C">
      <w:r>
        <w:t>CANTIDAD    :         90</w:t>
      </w:r>
      <w:r w:rsidRPr="00F06B36">
        <w:rPr>
          <w:b/>
        </w:rPr>
        <w:t xml:space="preserve">    Kg</w:t>
      </w:r>
    </w:p>
    <w:p w:rsidR="00CE210C" w:rsidRDefault="00CE210C" w:rsidP="00CE210C">
      <w:r>
        <w:t>COLORES:</w:t>
      </w:r>
      <w:r>
        <w:tab/>
      </w:r>
      <w:r>
        <w:tab/>
        <w:t>3   (   Según Muestra  )</w:t>
      </w:r>
    </w:p>
    <w:p w:rsidR="00CE210C" w:rsidRDefault="00CE210C" w:rsidP="00CE210C">
      <w:r>
        <w:t>CARAS:</w:t>
      </w:r>
      <w:r>
        <w:tab/>
      </w:r>
      <w:r>
        <w:tab/>
        <w:t>1</w:t>
      </w:r>
    </w:p>
    <w:p w:rsidR="00CE210C" w:rsidRDefault="00CE210C" w:rsidP="00CE210C">
      <w:r>
        <w:t xml:space="preserve">R EPETICIÓN:  </w:t>
      </w:r>
      <w:r>
        <w:tab/>
        <w:t>9.5    cms</w:t>
      </w:r>
    </w:p>
    <w:p w:rsidR="00CE210C" w:rsidRDefault="00CE210C" w:rsidP="00CE210C">
      <w:r>
        <w:t>RODILLO:</w:t>
      </w:r>
      <w:r>
        <w:tab/>
      </w:r>
      <w:r>
        <w:tab/>
      </w:r>
      <w:r w:rsidRPr="007C0A03">
        <w:rPr>
          <w:b/>
        </w:rPr>
        <w:t>30</w:t>
      </w:r>
    </w:p>
    <w:p w:rsidR="00CE210C" w:rsidRDefault="00CE210C" w:rsidP="00CE210C">
      <w:r>
        <w:t>LAMINA:</w:t>
      </w:r>
      <w:r>
        <w:tab/>
      </w:r>
      <w:r>
        <w:tab/>
        <w:t>9.5 X 20   cms</w:t>
      </w:r>
    </w:p>
    <w:p w:rsidR="00CE210C" w:rsidRDefault="00CE210C" w:rsidP="00CE210C">
      <w:r>
        <w:t>SELLADO:</w:t>
      </w:r>
      <w:r>
        <w:tab/>
      </w:r>
      <w:r>
        <w:tab/>
        <w:t>Para selle lateral.</w:t>
      </w:r>
    </w:p>
    <w:p w:rsidR="00CE210C" w:rsidRDefault="00CE210C" w:rsidP="00CE210C">
      <w:r>
        <w:t xml:space="preserve"> </w:t>
      </w:r>
    </w:p>
    <w:p w:rsidR="00CE210C" w:rsidRDefault="00CE210C" w:rsidP="00CE210C"/>
    <w:p w:rsidR="00CE210C" w:rsidRDefault="00CE210C" w:rsidP="00CE210C">
      <w:r>
        <w:rPr>
          <w:b/>
          <w:bCs/>
          <w:u w:val="single"/>
        </w:rPr>
        <w:t>NOTA:</w:t>
      </w:r>
      <w:r>
        <w:t xml:space="preserve">  * Los cyreles   se  encuentran en su planta</w:t>
      </w:r>
    </w:p>
    <w:p w:rsidR="00CE210C" w:rsidRDefault="00CE210C" w:rsidP="00CE210C">
      <w:pPr>
        <w:numPr>
          <w:ilvl w:val="0"/>
          <w:numId w:val="1"/>
        </w:numPr>
      </w:pPr>
      <w:r>
        <w:t>Colores igual  pantones</w:t>
      </w:r>
    </w:p>
    <w:p w:rsidR="00CE210C" w:rsidRDefault="00CE210C" w:rsidP="00CE210C"/>
    <w:p w:rsidR="00CE210C" w:rsidRDefault="00CE210C" w:rsidP="00CE210C">
      <w:pPr>
        <w:ind w:left="885"/>
      </w:pPr>
    </w:p>
    <w:p w:rsidR="00CE210C" w:rsidRPr="00DC02C1" w:rsidRDefault="00CE210C" w:rsidP="00CE210C">
      <w:pPr>
        <w:numPr>
          <w:ilvl w:val="0"/>
          <w:numId w:val="2"/>
        </w:numPr>
        <w:rPr>
          <w:b/>
          <w:u w:val="single"/>
        </w:rPr>
      </w:pPr>
      <w:r>
        <w:rPr>
          <w:b/>
          <w:u w:val="single"/>
        </w:rPr>
        <w:t>Se deben imprimir en  1  lote todo el  material</w:t>
      </w:r>
    </w:p>
    <w:p w:rsidR="00CE210C" w:rsidRDefault="00CE210C" w:rsidP="00CE210C">
      <w:pPr>
        <w:ind w:left="1500"/>
        <w:rPr>
          <w:u w:val="single"/>
        </w:rPr>
      </w:pPr>
    </w:p>
    <w:p w:rsidR="00CE210C" w:rsidRDefault="00CE210C" w:rsidP="00CE210C">
      <w:pPr>
        <w:ind w:left="1500"/>
        <w:rPr>
          <w:u w:val="single"/>
        </w:rPr>
      </w:pPr>
    </w:p>
    <w:p w:rsidR="00CE210C" w:rsidRPr="00995CA5" w:rsidRDefault="00CE210C" w:rsidP="00CE210C">
      <w:pPr>
        <w:numPr>
          <w:ilvl w:val="0"/>
          <w:numId w:val="2"/>
        </w:num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 xml:space="preserve">Lote  </w:t>
      </w:r>
      <w:r>
        <w:rPr>
          <w:b/>
          <w:sz w:val="36"/>
          <w:szCs w:val="36"/>
          <w:u w:val="single"/>
        </w:rPr>
        <w:tab/>
      </w:r>
      <w:r>
        <w:rPr>
          <w:b/>
          <w:sz w:val="36"/>
          <w:szCs w:val="36"/>
          <w:u w:val="single"/>
        </w:rPr>
        <w:tab/>
      </w:r>
      <w:r>
        <w:rPr>
          <w:b/>
          <w:sz w:val="36"/>
          <w:szCs w:val="36"/>
          <w:u w:val="single"/>
        </w:rPr>
        <w:tab/>
        <w:t>42040</w:t>
      </w:r>
    </w:p>
    <w:p w:rsidR="00CE210C" w:rsidRDefault="00CE210C" w:rsidP="00CE210C">
      <w:pPr>
        <w:ind w:left="1500"/>
        <w:rPr>
          <w:u w:val="single"/>
        </w:rPr>
      </w:pPr>
    </w:p>
    <w:p w:rsidR="00CE210C" w:rsidRDefault="00CE210C" w:rsidP="00CE210C">
      <w:pPr>
        <w:ind w:left="1500"/>
        <w:rPr>
          <w:u w:val="single"/>
        </w:rPr>
      </w:pPr>
    </w:p>
    <w:p w:rsidR="00CE210C" w:rsidRDefault="00CE210C" w:rsidP="00CE210C">
      <w:r>
        <w:t>Agradezco la atención y colaboración prestada.</w:t>
      </w:r>
    </w:p>
    <w:p w:rsidR="00CE210C" w:rsidRDefault="00CE210C" w:rsidP="00CE210C"/>
    <w:p w:rsidR="00CE210C" w:rsidRDefault="00CE210C" w:rsidP="00CE210C">
      <w:r>
        <w:t>Cordialmente</w:t>
      </w:r>
    </w:p>
    <w:p w:rsidR="00CE210C" w:rsidRDefault="00CE210C" w:rsidP="00CE210C"/>
    <w:p w:rsidR="00CE210C" w:rsidRDefault="00CE210C" w:rsidP="00CE210C"/>
    <w:p w:rsidR="00CE210C" w:rsidRDefault="00CE210C" w:rsidP="00CE210C">
      <w:r>
        <w:t>RICARDO CASAS ZAPATA</w:t>
      </w:r>
    </w:p>
    <w:p w:rsidR="00CE210C" w:rsidRDefault="00CE210C" w:rsidP="00CE210C">
      <w:r>
        <w:t>Director.</w:t>
      </w:r>
    </w:p>
    <w:p w:rsidR="00CE210C" w:rsidRDefault="00CE210C" w:rsidP="00CE210C">
      <w:pPr>
        <w:rPr>
          <w:b/>
        </w:rPr>
      </w:pPr>
    </w:p>
    <w:p w:rsidR="0046009F" w:rsidRDefault="0046009F" w:rsidP="0042659C">
      <w:pPr>
        <w:rPr>
          <w:b/>
        </w:rPr>
      </w:pPr>
    </w:p>
    <w:p w:rsidR="00386756" w:rsidRDefault="00386756" w:rsidP="0042659C">
      <w:pPr>
        <w:rPr>
          <w:b/>
        </w:rPr>
      </w:pPr>
    </w:p>
    <w:p w:rsidR="00386756" w:rsidRDefault="00386756" w:rsidP="00386756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386756" w:rsidRDefault="00386756" w:rsidP="00386756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386756" w:rsidRDefault="00386756" w:rsidP="00386756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386756" w:rsidRDefault="00386756" w:rsidP="00386756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386756" w:rsidRDefault="00386756" w:rsidP="00386756"/>
    <w:p w:rsidR="00386756" w:rsidRDefault="00386756" w:rsidP="00386756">
      <w:pPr>
        <w:pStyle w:val="Ttulo1"/>
      </w:pPr>
      <w:r>
        <w:t>ORDEN DE TRABAJO    N°      07900</w:t>
      </w:r>
    </w:p>
    <w:p w:rsidR="00386756" w:rsidRDefault="00386756" w:rsidP="00386756"/>
    <w:p w:rsidR="00386756" w:rsidRDefault="00386756" w:rsidP="00386756">
      <w:r>
        <w:t>FECHA:</w:t>
      </w:r>
      <w:r>
        <w:tab/>
        <w:t>Medellín,  Diciembre   21    de  2010</w:t>
      </w:r>
    </w:p>
    <w:p w:rsidR="00386756" w:rsidRDefault="00386756" w:rsidP="00386756">
      <w:r>
        <w:t>PARA:</w:t>
      </w:r>
      <w:r>
        <w:tab/>
      </w:r>
      <w:r>
        <w:tab/>
        <w:t>PLÁSTICOS DARMA</w:t>
      </w:r>
    </w:p>
    <w:p w:rsidR="00386756" w:rsidRDefault="00386756" w:rsidP="00386756">
      <w:r>
        <w:t>ATENCIÓN:</w:t>
      </w:r>
      <w:r>
        <w:tab/>
        <w:t>Sr. Darío Jaramillo</w:t>
      </w:r>
    </w:p>
    <w:p w:rsidR="00386756" w:rsidRDefault="00386756" w:rsidP="00386756">
      <w:r>
        <w:tab/>
      </w:r>
      <w:r>
        <w:tab/>
        <w:t>Gerente.</w:t>
      </w:r>
    </w:p>
    <w:p w:rsidR="00386756" w:rsidRDefault="00386756" w:rsidP="00386756"/>
    <w:p w:rsidR="00386756" w:rsidRDefault="00386756" w:rsidP="00386756">
      <w:r>
        <w:t>Apreciado Don Darío:</w:t>
      </w:r>
    </w:p>
    <w:p w:rsidR="00386756" w:rsidRDefault="00386756" w:rsidP="00386756"/>
    <w:p w:rsidR="00386756" w:rsidRDefault="00386756" w:rsidP="00386756">
      <w:r>
        <w:t>Con la presente estamos solicitando el siguiente servicio de    IMPRESIÓN  :</w:t>
      </w:r>
    </w:p>
    <w:p w:rsidR="00386756" w:rsidRDefault="00386756" w:rsidP="00386756"/>
    <w:p w:rsidR="00386756" w:rsidRDefault="00386756" w:rsidP="00386756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386756" w:rsidRDefault="00386756" w:rsidP="00386756">
      <w:r>
        <w:t>MATERIAL   :           Polipropileno Lamina de   40  cms</w:t>
      </w:r>
    </w:p>
    <w:p w:rsidR="00386756" w:rsidRDefault="00386756" w:rsidP="00386756">
      <w:r>
        <w:t xml:space="preserve">CALIBRE      :           </w:t>
      </w:r>
      <w:r w:rsidRPr="00910E52">
        <w:rPr>
          <w:b/>
        </w:rPr>
        <w:t>2.0</w:t>
      </w:r>
      <w:r>
        <w:t xml:space="preserve">  ”</w:t>
      </w:r>
    </w:p>
    <w:p w:rsidR="00386756" w:rsidRPr="003F1D79" w:rsidRDefault="00386756" w:rsidP="00386756">
      <w:pPr>
        <w:rPr>
          <w:b/>
          <w:sz w:val="28"/>
          <w:szCs w:val="28"/>
        </w:rPr>
      </w:pPr>
      <w:r>
        <w:t>REFERENCIA:</w:t>
      </w:r>
      <w:r>
        <w:tab/>
      </w:r>
      <w:r>
        <w:rPr>
          <w:b/>
        </w:rPr>
        <w:t xml:space="preserve">LAMINA ROSADA </w:t>
      </w:r>
      <w:r w:rsidRPr="003F1D79">
        <w:rPr>
          <w:b/>
          <w:sz w:val="28"/>
          <w:szCs w:val="28"/>
        </w:rPr>
        <w:t>CON  SELLO</w:t>
      </w:r>
    </w:p>
    <w:p w:rsidR="00386756" w:rsidRDefault="00386756" w:rsidP="00386756">
      <w:r>
        <w:t xml:space="preserve">CANTIDAD    :          </w:t>
      </w:r>
      <w:r>
        <w:rPr>
          <w:b/>
        </w:rPr>
        <w:t>90</w:t>
      </w:r>
      <w:r w:rsidRPr="00F06B36">
        <w:rPr>
          <w:b/>
        </w:rPr>
        <w:t xml:space="preserve">    Kg</w:t>
      </w:r>
    </w:p>
    <w:p w:rsidR="00386756" w:rsidRDefault="00386756" w:rsidP="00386756">
      <w:r>
        <w:t>COLORES:</w:t>
      </w:r>
      <w:r>
        <w:tab/>
      </w:r>
      <w:r>
        <w:tab/>
        <w:t>5   (   Según Muestra  )</w:t>
      </w:r>
    </w:p>
    <w:p w:rsidR="00386756" w:rsidRDefault="00386756" w:rsidP="00386756">
      <w:r>
        <w:t>CARAS:</w:t>
      </w:r>
      <w:r>
        <w:tab/>
      </w:r>
      <w:r>
        <w:tab/>
        <w:t>1</w:t>
      </w:r>
    </w:p>
    <w:p w:rsidR="00386756" w:rsidRDefault="00386756" w:rsidP="00386756">
      <w:r>
        <w:t>R EPETICIÓN:</w:t>
      </w:r>
      <w:r>
        <w:tab/>
        <w:t>9.5    cms</w:t>
      </w:r>
    </w:p>
    <w:p w:rsidR="00386756" w:rsidRDefault="00386756" w:rsidP="00386756">
      <w:r>
        <w:t>RODILLO:</w:t>
      </w:r>
      <w:r>
        <w:tab/>
      </w:r>
      <w:r>
        <w:tab/>
      </w:r>
      <w:r w:rsidRPr="007C0A03">
        <w:rPr>
          <w:b/>
        </w:rPr>
        <w:t>30</w:t>
      </w:r>
    </w:p>
    <w:p w:rsidR="00386756" w:rsidRDefault="00386756" w:rsidP="00386756">
      <w:r>
        <w:t>LAMINA:</w:t>
      </w:r>
      <w:r>
        <w:tab/>
      </w:r>
      <w:r>
        <w:tab/>
        <w:t>9.5 X 20   cms</w:t>
      </w:r>
    </w:p>
    <w:p w:rsidR="00386756" w:rsidRDefault="00386756" w:rsidP="00386756">
      <w:r>
        <w:t>SELLADO:</w:t>
      </w:r>
      <w:r>
        <w:tab/>
      </w:r>
      <w:r>
        <w:tab/>
        <w:t>Para selle lateral.</w:t>
      </w:r>
    </w:p>
    <w:p w:rsidR="00386756" w:rsidRDefault="00386756" w:rsidP="00386756">
      <w:r>
        <w:t xml:space="preserve"> </w:t>
      </w:r>
    </w:p>
    <w:p w:rsidR="00386756" w:rsidRDefault="00386756" w:rsidP="00386756"/>
    <w:p w:rsidR="00386756" w:rsidRDefault="00386756" w:rsidP="00386756">
      <w:r>
        <w:rPr>
          <w:b/>
          <w:bCs/>
          <w:u w:val="single"/>
        </w:rPr>
        <w:t>NOTA:</w:t>
      </w:r>
      <w:r>
        <w:t xml:space="preserve">  * Los cyreles  en su planta</w:t>
      </w:r>
    </w:p>
    <w:p w:rsidR="00386756" w:rsidRDefault="00386756" w:rsidP="00386756">
      <w:pPr>
        <w:numPr>
          <w:ilvl w:val="0"/>
          <w:numId w:val="1"/>
        </w:numPr>
      </w:pPr>
      <w:r>
        <w:t>Colores igual muestra anterior</w:t>
      </w:r>
    </w:p>
    <w:p w:rsidR="00386756" w:rsidRDefault="00386756" w:rsidP="00386756">
      <w:pPr>
        <w:numPr>
          <w:ilvl w:val="0"/>
          <w:numId w:val="1"/>
        </w:numPr>
      </w:pPr>
      <w:r>
        <w:t>SE APRUEBA  IMPRESIÓN</w:t>
      </w:r>
    </w:p>
    <w:p w:rsidR="00386756" w:rsidRDefault="00386756" w:rsidP="00386756">
      <w:pPr>
        <w:ind w:left="885"/>
      </w:pPr>
    </w:p>
    <w:p w:rsidR="00386756" w:rsidRPr="00AF4F6F" w:rsidRDefault="00386756" w:rsidP="00386756">
      <w:pPr>
        <w:ind w:left="1860"/>
        <w:rPr>
          <w:b/>
          <w:u w:val="single"/>
        </w:rPr>
      </w:pPr>
    </w:p>
    <w:p w:rsidR="00386756" w:rsidRPr="00AF4F6F" w:rsidRDefault="00386756" w:rsidP="00386756">
      <w:pPr>
        <w:numPr>
          <w:ilvl w:val="0"/>
          <w:numId w:val="2"/>
        </w:num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L      41377</w:t>
      </w:r>
    </w:p>
    <w:p w:rsidR="00386756" w:rsidRDefault="00386756" w:rsidP="00386756">
      <w:pPr>
        <w:ind w:left="1500"/>
        <w:rPr>
          <w:b/>
          <w:u w:val="single"/>
        </w:rPr>
      </w:pPr>
    </w:p>
    <w:p w:rsidR="00386756" w:rsidRPr="00D74513" w:rsidRDefault="00386756" w:rsidP="00386756">
      <w:pPr>
        <w:ind w:left="1500"/>
        <w:rPr>
          <w:b/>
          <w:u w:val="single"/>
        </w:rPr>
      </w:pPr>
    </w:p>
    <w:p w:rsidR="00386756" w:rsidRDefault="00386756" w:rsidP="00386756">
      <w:pPr>
        <w:ind w:left="1500"/>
        <w:rPr>
          <w:u w:val="single"/>
        </w:rPr>
      </w:pPr>
    </w:p>
    <w:p w:rsidR="00386756" w:rsidRDefault="00386756" w:rsidP="00386756">
      <w:r>
        <w:t>Agradezco la atención y colaboración prestada.</w:t>
      </w:r>
    </w:p>
    <w:p w:rsidR="00386756" w:rsidRDefault="00386756" w:rsidP="00386756"/>
    <w:p w:rsidR="00386756" w:rsidRDefault="00386756" w:rsidP="00386756">
      <w:r>
        <w:t>Cordialmente</w:t>
      </w:r>
    </w:p>
    <w:p w:rsidR="00386756" w:rsidRDefault="00386756" w:rsidP="00386756"/>
    <w:p w:rsidR="00386756" w:rsidRDefault="00386756" w:rsidP="00386756"/>
    <w:p w:rsidR="00386756" w:rsidRDefault="00386756" w:rsidP="00386756"/>
    <w:p w:rsidR="00386756" w:rsidRDefault="00386756" w:rsidP="00386756">
      <w:r>
        <w:t>RICARDO CASAS ZAPATA</w:t>
      </w:r>
    </w:p>
    <w:p w:rsidR="00386756" w:rsidRDefault="00386756" w:rsidP="00386756">
      <w:r>
        <w:t>Director</w:t>
      </w:r>
    </w:p>
    <w:p w:rsidR="00386756" w:rsidRDefault="00386756" w:rsidP="00386756"/>
    <w:p w:rsidR="00386756" w:rsidRDefault="00386756" w:rsidP="0042659C">
      <w:pPr>
        <w:rPr>
          <w:b/>
        </w:rPr>
      </w:pPr>
    </w:p>
    <w:p w:rsidR="003F1D79" w:rsidRDefault="003F1D79" w:rsidP="0042659C">
      <w:pPr>
        <w:rPr>
          <w:b/>
        </w:rPr>
      </w:pPr>
    </w:p>
    <w:p w:rsidR="003F1D79" w:rsidRDefault="003F1D79" w:rsidP="0042659C">
      <w:pPr>
        <w:rPr>
          <w:b/>
        </w:rPr>
      </w:pPr>
    </w:p>
    <w:p w:rsidR="003F1D79" w:rsidRDefault="003F1D79" w:rsidP="003F1D79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3F1D79" w:rsidRDefault="003F1D79" w:rsidP="003F1D79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3F1D79" w:rsidRDefault="003F1D79" w:rsidP="003F1D79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3F1D79" w:rsidRDefault="003F1D79" w:rsidP="003F1D79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3F1D79" w:rsidRDefault="003F1D79" w:rsidP="003F1D79"/>
    <w:p w:rsidR="003F1D79" w:rsidRDefault="003F1D79" w:rsidP="003F1D79">
      <w:pPr>
        <w:pStyle w:val="Ttulo1"/>
      </w:pPr>
      <w:r>
        <w:t>ORDEN DE TRABAJO    N°      07901</w:t>
      </w:r>
    </w:p>
    <w:p w:rsidR="003F1D79" w:rsidRDefault="003F1D79" w:rsidP="003F1D79"/>
    <w:p w:rsidR="003F1D79" w:rsidRDefault="003F1D79" w:rsidP="003F1D79">
      <w:r>
        <w:t>FECHA:</w:t>
      </w:r>
      <w:r>
        <w:tab/>
        <w:t>Medellín,  Diciembre  21   de  2010</w:t>
      </w:r>
    </w:p>
    <w:p w:rsidR="003F1D79" w:rsidRDefault="003F1D79" w:rsidP="003F1D79">
      <w:r>
        <w:t>PARA:</w:t>
      </w:r>
      <w:r>
        <w:tab/>
      </w:r>
      <w:r>
        <w:tab/>
        <w:t>PLÁSTICOS DARMA</w:t>
      </w:r>
    </w:p>
    <w:p w:rsidR="003F1D79" w:rsidRDefault="003F1D79" w:rsidP="003F1D79">
      <w:r>
        <w:t>ATENCIÓN:</w:t>
      </w:r>
      <w:r>
        <w:tab/>
        <w:t>Sr. Darío Jaramillo</w:t>
      </w:r>
    </w:p>
    <w:p w:rsidR="003F1D79" w:rsidRDefault="003F1D79" w:rsidP="003F1D79">
      <w:r>
        <w:tab/>
      </w:r>
      <w:r>
        <w:tab/>
        <w:t>Gerente.</w:t>
      </w:r>
    </w:p>
    <w:p w:rsidR="003F1D79" w:rsidRDefault="003F1D79" w:rsidP="003F1D79"/>
    <w:p w:rsidR="003F1D79" w:rsidRDefault="003F1D79" w:rsidP="003F1D79">
      <w:r>
        <w:t>Apreciado Don Darío:</w:t>
      </w:r>
    </w:p>
    <w:p w:rsidR="003F1D79" w:rsidRDefault="003F1D79" w:rsidP="003F1D79"/>
    <w:p w:rsidR="003F1D79" w:rsidRDefault="003F1D79" w:rsidP="003F1D79">
      <w:r>
        <w:t>Con la presente estamos solicitando el siguiente servicio de    IMPRESIÓN  :</w:t>
      </w:r>
    </w:p>
    <w:p w:rsidR="003F1D79" w:rsidRDefault="003F1D79" w:rsidP="003F1D79"/>
    <w:p w:rsidR="003F1D79" w:rsidRDefault="003F1D79" w:rsidP="003F1D79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3F1D79" w:rsidRDefault="003F1D79" w:rsidP="003F1D79">
      <w:r>
        <w:t>MATERIAL   :           Polipropileno Lamina de   40  cms</w:t>
      </w:r>
    </w:p>
    <w:p w:rsidR="003F1D79" w:rsidRDefault="003F1D79" w:rsidP="003F1D79">
      <w:r>
        <w:t xml:space="preserve">CALIBRE      :           </w:t>
      </w:r>
      <w:r w:rsidRPr="00910E52">
        <w:rPr>
          <w:b/>
        </w:rPr>
        <w:t>2.0</w:t>
      </w:r>
      <w:r>
        <w:t xml:space="preserve">  ”</w:t>
      </w:r>
    </w:p>
    <w:p w:rsidR="003F1D79" w:rsidRPr="00F36A72" w:rsidRDefault="003F1D79" w:rsidP="003F1D79">
      <w:pPr>
        <w:rPr>
          <w:b/>
        </w:rPr>
      </w:pPr>
      <w:r>
        <w:t>REFERENCIA:</w:t>
      </w:r>
      <w:r>
        <w:tab/>
      </w:r>
      <w:r>
        <w:rPr>
          <w:b/>
        </w:rPr>
        <w:t xml:space="preserve">LAMINA ROSADA </w:t>
      </w:r>
      <w:r w:rsidRPr="001D4335">
        <w:rPr>
          <w:b/>
          <w:sz w:val="28"/>
          <w:szCs w:val="28"/>
        </w:rPr>
        <w:t>SIN  SELLO</w:t>
      </w:r>
    </w:p>
    <w:p w:rsidR="003F1D79" w:rsidRDefault="003F1D79" w:rsidP="003F1D79">
      <w:r>
        <w:t xml:space="preserve">CANTIDAD    :          </w:t>
      </w:r>
      <w:r>
        <w:rPr>
          <w:b/>
        </w:rPr>
        <w:t>90</w:t>
      </w:r>
      <w:r w:rsidRPr="00F06B36">
        <w:rPr>
          <w:b/>
        </w:rPr>
        <w:t xml:space="preserve">    Kg</w:t>
      </w:r>
    </w:p>
    <w:p w:rsidR="003F1D79" w:rsidRDefault="003F1D79" w:rsidP="003F1D79">
      <w:r>
        <w:t>COLORES:</w:t>
      </w:r>
      <w:r>
        <w:tab/>
      </w:r>
      <w:r>
        <w:tab/>
        <w:t xml:space="preserve">5 </w:t>
      </w:r>
      <w:r w:rsidR="00AD5BA2">
        <w:t xml:space="preserve"> </w:t>
      </w:r>
      <w:r>
        <w:t xml:space="preserve">  (  Según Muestra  )</w:t>
      </w:r>
    </w:p>
    <w:p w:rsidR="003F1D79" w:rsidRDefault="003F1D79" w:rsidP="003F1D79">
      <w:r>
        <w:t>CARAS:</w:t>
      </w:r>
      <w:r>
        <w:tab/>
      </w:r>
      <w:r>
        <w:tab/>
        <w:t>1</w:t>
      </w:r>
    </w:p>
    <w:p w:rsidR="003F1D79" w:rsidRDefault="003F1D79" w:rsidP="003F1D79">
      <w:r>
        <w:t>R EPETICIÓN:</w:t>
      </w:r>
      <w:r>
        <w:tab/>
        <w:t>9.5    cms</w:t>
      </w:r>
    </w:p>
    <w:p w:rsidR="003F1D79" w:rsidRDefault="003F1D79" w:rsidP="003F1D79">
      <w:r>
        <w:t>RODILLO:</w:t>
      </w:r>
      <w:r>
        <w:tab/>
      </w:r>
      <w:r>
        <w:tab/>
      </w:r>
      <w:r w:rsidRPr="007C0A03">
        <w:rPr>
          <w:b/>
        </w:rPr>
        <w:t>30</w:t>
      </w:r>
    </w:p>
    <w:p w:rsidR="003F1D79" w:rsidRDefault="003F1D79" w:rsidP="003F1D79">
      <w:r>
        <w:t>LAMINA:</w:t>
      </w:r>
      <w:r>
        <w:tab/>
      </w:r>
      <w:r>
        <w:tab/>
        <w:t>9.5 X 20   cms</w:t>
      </w:r>
    </w:p>
    <w:p w:rsidR="003F1D79" w:rsidRDefault="003F1D79" w:rsidP="003F1D79">
      <w:r>
        <w:t>SELLADO:</w:t>
      </w:r>
      <w:r>
        <w:tab/>
      </w:r>
      <w:r>
        <w:tab/>
        <w:t>Para selle lateral.</w:t>
      </w:r>
    </w:p>
    <w:p w:rsidR="003F1D79" w:rsidRDefault="003F1D79" w:rsidP="003F1D79">
      <w:r>
        <w:t xml:space="preserve"> </w:t>
      </w:r>
    </w:p>
    <w:p w:rsidR="003F1D79" w:rsidRDefault="003F1D79" w:rsidP="003F1D79"/>
    <w:p w:rsidR="003F1D79" w:rsidRDefault="003F1D79" w:rsidP="003F1D79">
      <w:r>
        <w:rPr>
          <w:b/>
          <w:bCs/>
          <w:u w:val="single"/>
        </w:rPr>
        <w:t>NOTA:</w:t>
      </w:r>
      <w:r>
        <w:t xml:space="preserve">  * Los cyreles en su planta</w:t>
      </w:r>
    </w:p>
    <w:p w:rsidR="003F1D79" w:rsidRDefault="003F1D79" w:rsidP="003F1D79">
      <w:pPr>
        <w:numPr>
          <w:ilvl w:val="0"/>
          <w:numId w:val="1"/>
        </w:numPr>
      </w:pPr>
      <w:r>
        <w:t>Colores igual muestra anterior</w:t>
      </w:r>
    </w:p>
    <w:p w:rsidR="003F1D79" w:rsidRDefault="003F1D79" w:rsidP="003F1D79">
      <w:pPr>
        <w:numPr>
          <w:ilvl w:val="0"/>
          <w:numId w:val="1"/>
        </w:numPr>
      </w:pPr>
      <w:r>
        <w:t>SE APRUEBA  IMPRESIÓN</w:t>
      </w:r>
    </w:p>
    <w:p w:rsidR="003F1D79" w:rsidRPr="00AF4F6F" w:rsidRDefault="003F1D79" w:rsidP="003F1D79">
      <w:pPr>
        <w:ind w:left="1860"/>
        <w:rPr>
          <w:b/>
          <w:u w:val="single"/>
        </w:rPr>
      </w:pPr>
    </w:p>
    <w:p w:rsidR="003F1D79" w:rsidRPr="00AF4F6F" w:rsidRDefault="00AD5BA2" w:rsidP="003F1D79">
      <w:pPr>
        <w:numPr>
          <w:ilvl w:val="0"/>
          <w:numId w:val="2"/>
        </w:num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L      41376</w:t>
      </w:r>
    </w:p>
    <w:p w:rsidR="003F1D79" w:rsidRDefault="003F1D79" w:rsidP="003F1D79">
      <w:pPr>
        <w:ind w:left="1500"/>
        <w:rPr>
          <w:b/>
          <w:u w:val="single"/>
        </w:rPr>
      </w:pPr>
    </w:p>
    <w:p w:rsidR="003F1D79" w:rsidRPr="00D74513" w:rsidRDefault="003F1D79" w:rsidP="003F1D79">
      <w:pPr>
        <w:ind w:left="1500"/>
        <w:rPr>
          <w:b/>
          <w:u w:val="single"/>
        </w:rPr>
      </w:pPr>
    </w:p>
    <w:p w:rsidR="003F1D79" w:rsidRDefault="003F1D79" w:rsidP="003F1D79">
      <w:pPr>
        <w:ind w:left="1500"/>
        <w:rPr>
          <w:u w:val="single"/>
        </w:rPr>
      </w:pPr>
    </w:p>
    <w:p w:rsidR="003F1D79" w:rsidRDefault="003F1D79" w:rsidP="003F1D79">
      <w:r>
        <w:t>Agradezco la atención y colaboración prestada.</w:t>
      </w:r>
    </w:p>
    <w:p w:rsidR="003F1D79" w:rsidRDefault="003F1D79" w:rsidP="003F1D79"/>
    <w:p w:rsidR="003F1D79" w:rsidRDefault="003F1D79" w:rsidP="003F1D79">
      <w:r>
        <w:t>Cordialmente</w:t>
      </w:r>
    </w:p>
    <w:p w:rsidR="003F1D79" w:rsidRDefault="003F1D79" w:rsidP="003F1D79"/>
    <w:p w:rsidR="003F1D79" w:rsidRDefault="003F1D79" w:rsidP="003F1D79"/>
    <w:p w:rsidR="003F1D79" w:rsidRDefault="003F1D79" w:rsidP="003F1D79"/>
    <w:p w:rsidR="003F1D79" w:rsidRDefault="003F1D79" w:rsidP="003F1D79">
      <w:r>
        <w:t>RICARDO CASAS ZAPATA</w:t>
      </w:r>
    </w:p>
    <w:p w:rsidR="003F1D79" w:rsidRDefault="003F1D79" w:rsidP="003F1D79">
      <w:r>
        <w:t>Director</w:t>
      </w:r>
    </w:p>
    <w:p w:rsidR="003F1D79" w:rsidRDefault="003F1D79" w:rsidP="003F1D79">
      <w:pPr>
        <w:rPr>
          <w:b/>
        </w:rPr>
      </w:pPr>
    </w:p>
    <w:p w:rsidR="003F1D79" w:rsidRDefault="003F1D79" w:rsidP="003F1D79">
      <w:pPr>
        <w:rPr>
          <w:b/>
        </w:rPr>
      </w:pPr>
    </w:p>
    <w:p w:rsidR="003F1D79" w:rsidRDefault="003F1D79" w:rsidP="0042659C">
      <w:pPr>
        <w:rPr>
          <w:b/>
        </w:rPr>
      </w:pPr>
    </w:p>
    <w:p w:rsidR="009656FE" w:rsidRDefault="009656FE" w:rsidP="0042659C">
      <w:pPr>
        <w:rPr>
          <w:b/>
        </w:rPr>
      </w:pPr>
    </w:p>
    <w:p w:rsidR="009656FE" w:rsidRDefault="009656FE" w:rsidP="0042659C">
      <w:pPr>
        <w:rPr>
          <w:b/>
        </w:rPr>
      </w:pPr>
    </w:p>
    <w:p w:rsidR="009656FE" w:rsidRDefault="009656FE" w:rsidP="009656FE"/>
    <w:p w:rsidR="009656FE" w:rsidRDefault="009656FE" w:rsidP="009656FE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9656FE" w:rsidRDefault="009656FE" w:rsidP="009656FE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9656FE" w:rsidRDefault="009656FE" w:rsidP="009656FE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9656FE" w:rsidRDefault="009656FE" w:rsidP="009656FE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9656FE" w:rsidRDefault="009656FE" w:rsidP="009656FE"/>
    <w:p w:rsidR="009656FE" w:rsidRDefault="009656FE" w:rsidP="009656FE">
      <w:pPr>
        <w:rPr>
          <w:b/>
          <w:bCs/>
        </w:rPr>
      </w:pPr>
    </w:p>
    <w:p w:rsidR="009656FE" w:rsidRDefault="009656FE" w:rsidP="009656FE">
      <w:pPr>
        <w:pStyle w:val="Ttulo1"/>
      </w:pPr>
      <w:r>
        <w:t>ORDEN DE TRABAJO    N °      07899</w:t>
      </w:r>
    </w:p>
    <w:p w:rsidR="009656FE" w:rsidRDefault="009656FE" w:rsidP="009656FE"/>
    <w:p w:rsidR="009656FE" w:rsidRDefault="009656FE" w:rsidP="009656FE">
      <w:r>
        <w:t>FECHA:</w:t>
      </w:r>
      <w:r>
        <w:tab/>
        <w:t>Medellín, Diciembre  21   de   2010</w:t>
      </w:r>
    </w:p>
    <w:p w:rsidR="009656FE" w:rsidRDefault="009656FE" w:rsidP="009656FE">
      <w:r>
        <w:t>PARA:</w:t>
      </w:r>
      <w:r>
        <w:tab/>
      </w:r>
      <w:r>
        <w:tab/>
        <w:t>PLÁSTICOS DARMA</w:t>
      </w:r>
    </w:p>
    <w:p w:rsidR="009656FE" w:rsidRDefault="009656FE" w:rsidP="009656FE">
      <w:r>
        <w:t>ATENCIÓN:</w:t>
      </w:r>
      <w:r>
        <w:tab/>
        <w:t>Sr. Darío Jaramillo</w:t>
      </w:r>
    </w:p>
    <w:p w:rsidR="009656FE" w:rsidRDefault="009656FE" w:rsidP="009656FE">
      <w:r>
        <w:tab/>
      </w:r>
      <w:r>
        <w:tab/>
        <w:t>Gerente.</w:t>
      </w:r>
    </w:p>
    <w:p w:rsidR="009656FE" w:rsidRDefault="009656FE" w:rsidP="009656FE"/>
    <w:p w:rsidR="009656FE" w:rsidRDefault="009656FE" w:rsidP="009656FE">
      <w:r>
        <w:t>Apreciado Don Darío:</w:t>
      </w:r>
    </w:p>
    <w:p w:rsidR="009656FE" w:rsidRDefault="009656FE" w:rsidP="009656FE"/>
    <w:p w:rsidR="009656FE" w:rsidRDefault="009656FE" w:rsidP="009656FE">
      <w:r>
        <w:t>Con la presente estamos solicitando el siguiente servicio de    IMPRESIÓN :</w:t>
      </w:r>
    </w:p>
    <w:p w:rsidR="009656FE" w:rsidRDefault="009656FE" w:rsidP="009656FE"/>
    <w:p w:rsidR="009656FE" w:rsidRDefault="009656FE" w:rsidP="009656FE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9656FE" w:rsidRDefault="009656FE" w:rsidP="009656FE">
      <w:r>
        <w:t>MATERIAL   :           Polipropileno Lamina de 40  cms</w:t>
      </w:r>
    </w:p>
    <w:p w:rsidR="009656FE" w:rsidRDefault="009656FE" w:rsidP="009656FE">
      <w:r>
        <w:t>CLIBRE      :               2.0  ”</w:t>
      </w:r>
    </w:p>
    <w:p w:rsidR="009656FE" w:rsidRDefault="009656FE" w:rsidP="009656FE">
      <w:pPr>
        <w:rPr>
          <w:b/>
        </w:rPr>
      </w:pPr>
      <w:r>
        <w:t>REFERENCIA:</w:t>
      </w:r>
      <w:r>
        <w:tab/>
      </w:r>
      <w:r>
        <w:rPr>
          <w:b/>
        </w:rPr>
        <w:t xml:space="preserve">TUCAN </w:t>
      </w:r>
    </w:p>
    <w:p w:rsidR="009656FE" w:rsidRDefault="00B454E5" w:rsidP="009656FE">
      <w:r>
        <w:t>CANTIDAD    :          90</w:t>
      </w:r>
      <w:r w:rsidR="009656FE">
        <w:t xml:space="preserve">    Kg</w:t>
      </w:r>
    </w:p>
    <w:p w:rsidR="009656FE" w:rsidRDefault="009656FE" w:rsidP="009656FE">
      <w:r>
        <w:t>COLORES:</w:t>
      </w:r>
      <w:r>
        <w:tab/>
      </w:r>
      <w:r>
        <w:tab/>
        <w:t>4   (   Según   Arte  )</w:t>
      </w:r>
    </w:p>
    <w:p w:rsidR="009656FE" w:rsidRDefault="009656FE" w:rsidP="009656FE">
      <w:r>
        <w:t>CARAS:</w:t>
      </w:r>
      <w:r>
        <w:tab/>
      </w:r>
      <w:r>
        <w:tab/>
        <w:t>1</w:t>
      </w:r>
    </w:p>
    <w:p w:rsidR="009656FE" w:rsidRDefault="009656FE" w:rsidP="009656FE">
      <w:r>
        <w:t>R EPETICIÓN:</w:t>
      </w:r>
      <w:r>
        <w:tab/>
        <w:t>9.5    cms</w:t>
      </w:r>
    </w:p>
    <w:p w:rsidR="009656FE" w:rsidRDefault="009656FE" w:rsidP="009656FE">
      <w:r>
        <w:t>RODILLO:</w:t>
      </w:r>
      <w:r>
        <w:tab/>
      </w:r>
      <w:r>
        <w:tab/>
        <w:t>30</w:t>
      </w:r>
    </w:p>
    <w:p w:rsidR="009656FE" w:rsidRDefault="009656FE" w:rsidP="009656FE">
      <w:pPr>
        <w:rPr>
          <w:b/>
        </w:rPr>
      </w:pPr>
      <w:r>
        <w:t>LAMINA:</w:t>
      </w:r>
      <w:r>
        <w:tab/>
      </w:r>
      <w:r>
        <w:tab/>
      </w:r>
      <w:r>
        <w:rPr>
          <w:b/>
        </w:rPr>
        <w:t>9.5 X 20   cms</w:t>
      </w:r>
    </w:p>
    <w:p w:rsidR="009656FE" w:rsidRDefault="009656FE" w:rsidP="009656FE">
      <w:r>
        <w:t>SELLADO:</w:t>
      </w:r>
      <w:r>
        <w:tab/>
      </w:r>
      <w:r>
        <w:tab/>
        <w:t>Para selle lateral.</w:t>
      </w:r>
    </w:p>
    <w:p w:rsidR="009656FE" w:rsidRDefault="009656FE" w:rsidP="009656FE">
      <w:r>
        <w:t xml:space="preserve"> </w:t>
      </w:r>
    </w:p>
    <w:p w:rsidR="009656FE" w:rsidRDefault="009656FE" w:rsidP="009656FE"/>
    <w:p w:rsidR="009656FE" w:rsidRDefault="009656FE" w:rsidP="009656FE">
      <w:r>
        <w:rPr>
          <w:b/>
          <w:bCs/>
          <w:u w:val="single"/>
        </w:rPr>
        <w:t>NOTA:</w:t>
      </w:r>
      <w:r>
        <w:t xml:space="preserve">  * Colores igual  muestras y pantones </w:t>
      </w:r>
    </w:p>
    <w:p w:rsidR="009656FE" w:rsidRDefault="009656FE" w:rsidP="009656FE">
      <w:pPr>
        <w:numPr>
          <w:ilvl w:val="0"/>
          <w:numId w:val="3"/>
        </w:numPr>
        <w:rPr>
          <w:b/>
        </w:rPr>
      </w:pPr>
      <w:r>
        <w:rPr>
          <w:b/>
        </w:rPr>
        <w:t xml:space="preserve">CONTROLAR EL ENBOTAMIENTO DE </w:t>
      </w:r>
      <w:smartTag w:uri="urn:schemas-microsoft-com:office:smarttags" w:element="PersonName">
        <w:smartTagPr>
          <w:attr w:name="ProductID" w:val="LA TINTA"/>
        </w:smartTagPr>
        <w:r>
          <w:rPr>
            <w:b/>
          </w:rPr>
          <w:t>LA TINTA</w:t>
        </w:r>
      </w:smartTag>
    </w:p>
    <w:p w:rsidR="009656FE" w:rsidRDefault="009656FE" w:rsidP="009656FE">
      <w:pPr>
        <w:ind w:left="885"/>
      </w:pPr>
    </w:p>
    <w:p w:rsidR="009656FE" w:rsidRDefault="009656FE" w:rsidP="009656FE">
      <w:pPr>
        <w:numPr>
          <w:ilvl w:val="0"/>
          <w:numId w:val="4"/>
        </w:numPr>
        <w:rPr>
          <w:b/>
          <w:u w:val="single"/>
        </w:rPr>
      </w:pPr>
      <w:r>
        <w:rPr>
          <w:b/>
          <w:u w:val="single"/>
        </w:rPr>
        <w:t>Se deben imprimir en 1 lote todo el material</w:t>
      </w:r>
    </w:p>
    <w:p w:rsidR="009656FE" w:rsidRDefault="009656FE" w:rsidP="009656FE">
      <w:pPr>
        <w:ind w:left="1500"/>
        <w:rPr>
          <w:u w:val="single"/>
        </w:rPr>
      </w:pPr>
    </w:p>
    <w:p w:rsidR="009656FE" w:rsidRDefault="009656FE" w:rsidP="009656FE">
      <w:pPr>
        <w:ind w:left="1500"/>
        <w:rPr>
          <w:u w:val="single"/>
        </w:rPr>
      </w:pPr>
    </w:p>
    <w:p w:rsidR="009656FE" w:rsidRDefault="009656FE" w:rsidP="009656FE">
      <w:pPr>
        <w:ind w:left="1500"/>
        <w:rPr>
          <w:b/>
          <w:u w:val="single"/>
        </w:rPr>
      </w:pPr>
      <w:r>
        <w:rPr>
          <w:b/>
          <w:u w:val="single"/>
        </w:rPr>
        <w:tab/>
      </w:r>
      <w:r>
        <w:rPr>
          <w:b/>
          <w:u w:val="single"/>
        </w:rPr>
        <w:tab/>
        <w:t xml:space="preserve">-  </w:t>
      </w:r>
      <w:r w:rsidRPr="006D6245">
        <w:rPr>
          <w:b/>
          <w:sz w:val="36"/>
          <w:szCs w:val="36"/>
          <w:u w:val="single"/>
        </w:rPr>
        <w:t>L      4003</w:t>
      </w:r>
      <w:r w:rsidR="000944B7">
        <w:rPr>
          <w:b/>
          <w:sz w:val="36"/>
          <w:szCs w:val="36"/>
          <w:u w:val="single"/>
        </w:rPr>
        <w:t>3</w:t>
      </w:r>
    </w:p>
    <w:p w:rsidR="009656FE" w:rsidRDefault="009656FE" w:rsidP="009656FE">
      <w:pPr>
        <w:rPr>
          <w:b/>
          <w:u w:val="single"/>
        </w:rPr>
      </w:pPr>
    </w:p>
    <w:p w:rsidR="009656FE" w:rsidRDefault="009656FE" w:rsidP="009656FE">
      <w:pPr>
        <w:ind w:left="885"/>
      </w:pPr>
    </w:p>
    <w:p w:rsidR="009656FE" w:rsidRDefault="009656FE" w:rsidP="009656FE">
      <w:pPr>
        <w:ind w:left="1500"/>
        <w:rPr>
          <w:u w:val="single"/>
        </w:rPr>
      </w:pPr>
    </w:p>
    <w:p w:rsidR="009656FE" w:rsidRDefault="009656FE" w:rsidP="009656FE">
      <w:r>
        <w:t>Agradezco la atención y colaboración prestada.</w:t>
      </w:r>
    </w:p>
    <w:p w:rsidR="009656FE" w:rsidRDefault="009656FE" w:rsidP="009656FE"/>
    <w:p w:rsidR="009656FE" w:rsidRDefault="009656FE" w:rsidP="009656FE">
      <w:r>
        <w:t>Cordialmente</w:t>
      </w:r>
    </w:p>
    <w:p w:rsidR="009656FE" w:rsidRDefault="009656FE" w:rsidP="009656FE"/>
    <w:p w:rsidR="009656FE" w:rsidRDefault="009656FE" w:rsidP="009656FE"/>
    <w:p w:rsidR="009656FE" w:rsidRDefault="009656FE" w:rsidP="009656FE">
      <w:r>
        <w:t>RICARDO CASAS ZAPATA</w:t>
      </w:r>
    </w:p>
    <w:p w:rsidR="009656FE" w:rsidRDefault="009656FE" w:rsidP="009656FE">
      <w:r>
        <w:t>Director.</w:t>
      </w:r>
    </w:p>
    <w:p w:rsidR="009656FE" w:rsidRDefault="009656FE" w:rsidP="009656FE">
      <w:pPr>
        <w:rPr>
          <w:b/>
        </w:rPr>
      </w:pPr>
    </w:p>
    <w:p w:rsidR="009656FE" w:rsidRDefault="009656FE" w:rsidP="0042659C">
      <w:pPr>
        <w:rPr>
          <w:b/>
        </w:rPr>
      </w:pPr>
    </w:p>
    <w:p w:rsidR="006F097D" w:rsidRDefault="006F097D" w:rsidP="006F097D">
      <w:pPr>
        <w:rPr>
          <w:b/>
        </w:rPr>
      </w:pPr>
    </w:p>
    <w:p w:rsidR="006F097D" w:rsidRDefault="006F097D" w:rsidP="006F097D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6F097D" w:rsidRDefault="006F097D" w:rsidP="006F097D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6F097D" w:rsidRDefault="006F097D" w:rsidP="006F097D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6F097D" w:rsidRDefault="006F097D" w:rsidP="006F097D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6F097D" w:rsidRDefault="006F097D" w:rsidP="006F097D"/>
    <w:p w:rsidR="006F097D" w:rsidRDefault="006F097D" w:rsidP="006F097D">
      <w:pPr>
        <w:pStyle w:val="Ttulo1"/>
      </w:pPr>
      <w:r>
        <w:t>ORDEN DE TRABAJO   N°      07877</w:t>
      </w:r>
    </w:p>
    <w:p w:rsidR="006F097D" w:rsidRDefault="006F097D" w:rsidP="006F097D"/>
    <w:p w:rsidR="006F097D" w:rsidRDefault="006F097D" w:rsidP="006F097D">
      <w:r>
        <w:t>FECHA:</w:t>
      </w:r>
      <w:r>
        <w:tab/>
        <w:t>Medellín, Diciembre   21    de   2010</w:t>
      </w:r>
    </w:p>
    <w:p w:rsidR="006F097D" w:rsidRDefault="006F097D" w:rsidP="006F097D">
      <w:r>
        <w:t>PARA:</w:t>
      </w:r>
      <w:r>
        <w:tab/>
      </w:r>
      <w:r>
        <w:tab/>
        <w:t>PLÁSTICOS   DARMA</w:t>
      </w:r>
    </w:p>
    <w:p w:rsidR="006F097D" w:rsidRDefault="006F097D" w:rsidP="006F097D">
      <w:r>
        <w:t>ATENCIÓN:</w:t>
      </w:r>
      <w:r>
        <w:tab/>
        <w:t>Sr. DARIO JARAMILLO</w:t>
      </w:r>
    </w:p>
    <w:p w:rsidR="006F097D" w:rsidRDefault="006F097D" w:rsidP="006F097D"/>
    <w:p w:rsidR="006F097D" w:rsidRDefault="006F097D" w:rsidP="006F097D">
      <w:r>
        <w:t>Apreciado Dn DARIO:</w:t>
      </w:r>
    </w:p>
    <w:p w:rsidR="006F097D" w:rsidRDefault="006F097D" w:rsidP="006F097D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6F097D" w:rsidRDefault="006F097D" w:rsidP="006F097D"/>
    <w:p w:rsidR="006F097D" w:rsidRDefault="006F097D" w:rsidP="006F097D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6F097D" w:rsidRDefault="006F097D" w:rsidP="006F097D"/>
    <w:p w:rsidR="006F097D" w:rsidRDefault="006F097D" w:rsidP="006F097D">
      <w:r>
        <w:t>MATERIAL :</w:t>
      </w:r>
      <w:r>
        <w:tab/>
      </w:r>
      <w:r>
        <w:tab/>
        <w:t>Polietileno de Baja  densidad  Lamina</w:t>
      </w:r>
      <w:r>
        <w:rPr>
          <w:b/>
          <w:u w:val="single"/>
        </w:rPr>
        <w:t xml:space="preserve">  </w:t>
      </w:r>
      <w:r>
        <w:t xml:space="preserve"> BLANCA</w:t>
      </w:r>
    </w:p>
    <w:p w:rsidR="006F097D" w:rsidRDefault="006F097D" w:rsidP="006F097D">
      <w:r>
        <w:t>MEDIDA:</w:t>
      </w:r>
      <w:r>
        <w:tab/>
      </w:r>
      <w:r>
        <w:tab/>
      </w:r>
      <w:r>
        <w:rPr>
          <w:b/>
        </w:rPr>
        <w:t>52</w:t>
      </w:r>
      <w:r>
        <w:t xml:space="preserve">   cms   </w:t>
      </w:r>
    </w:p>
    <w:p w:rsidR="006F097D" w:rsidRDefault="006F097D" w:rsidP="006F097D">
      <w:r>
        <w:t>CALIBRE :</w:t>
      </w:r>
      <w:r>
        <w:tab/>
      </w:r>
      <w:r>
        <w:tab/>
      </w:r>
      <w:r>
        <w:rPr>
          <w:b/>
        </w:rPr>
        <w:t xml:space="preserve">1.5 </w:t>
      </w:r>
      <w:r>
        <w:t xml:space="preserve">   “</w:t>
      </w:r>
    </w:p>
    <w:p w:rsidR="006F097D" w:rsidRDefault="006F097D" w:rsidP="006F097D">
      <w:r>
        <w:t>COLOR :</w:t>
      </w:r>
      <w:r>
        <w:tab/>
      </w:r>
      <w:r>
        <w:tab/>
        <w:t>BLANCO</w:t>
      </w:r>
    </w:p>
    <w:p w:rsidR="006F097D" w:rsidRPr="0007721A" w:rsidRDefault="006F097D" w:rsidP="006F097D">
      <w:r>
        <w:t xml:space="preserve">TRATADO : </w:t>
      </w:r>
      <w:r>
        <w:tab/>
      </w:r>
      <w:r>
        <w:tab/>
        <w:t>1  cara</w:t>
      </w:r>
    </w:p>
    <w:p w:rsidR="006F097D" w:rsidRDefault="006F097D" w:rsidP="006F097D">
      <w:r>
        <w:t xml:space="preserve">CANTIDAD : </w:t>
      </w:r>
      <w:r>
        <w:tab/>
        <w:t>110    kg</w:t>
      </w:r>
    </w:p>
    <w:p w:rsidR="006F097D" w:rsidRDefault="006F097D" w:rsidP="006F097D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>4  ( rojo – azul – verde –  amarillo )</w:t>
      </w:r>
    </w:p>
    <w:p w:rsidR="006F097D" w:rsidRDefault="006F097D" w:rsidP="006F097D">
      <w:r>
        <w:t xml:space="preserve">CARAS : </w:t>
      </w:r>
      <w:r>
        <w:tab/>
      </w:r>
      <w:r>
        <w:tab/>
        <w:t>2</w:t>
      </w:r>
    </w:p>
    <w:p w:rsidR="006F097D" w:rsidRDefault="006F097D" w:rsidP="006F097D">
      <w:r>
        <w:t>REPETICIÓN :</w:t>
      </w:r>
      <w:r>
        <w:tab/>
        <w:t>15   cms</w:t>
      </w:r>
    </w:p>
    <w:p w:rsidR="006F097D" w:rsidRDefault="001964C9" w:rsidP="006F097D">
      <w:r>
        <w:t>RODILLO :</w:t>
      </w:r>
      <w:r>
        <w:tab/>
      </w:r>
      <w:r>
        <w:tab/>
        <w:t>30</w:t>
      </w:r>
    </w:p>
    <w:p w:rsidR="006F097D" w:rsidRDefault="006F097D" w:rsidP="006F097D">
      <w:r>
        <w:t>LAMINA  :</w:t>
      </w:r>
      <w:r>
        <w:tab/>
      </w:r>
      <w:r>
        <w:tab/>
        <w:t xml:space="preserve">15 </w:t>
      </w:r>
      <w:r>
        <w:rPr>
          <w:b/>
        </w:rPr>
        <w:t xml:space="preserve"> x  23 + 3 </w:t>
      </w:r>
      <w:r w:rsidRPr="00336CAC">
        <w:rPr>
          <w:b/>
        </w:rPr>
        <w:t xml:space="preserve">   cm</w:t>
      </w:r>
      <w:r>
        <w:t xml:space="preserve">     Fuelle de fondo</w:t>
      </w:r>
    </w:p>
    <w:p w:rsidR="006F097D" w:rsidRDefault="006F097D" w:rsidP="006F097D">
      <w:r>
        <w:t>SELLADO .</w:t>
      </w:r>
      <w:r>
        <w:tab/>
      </w:r>
      <w:r>
        <w:tab/>
        <w:t>Lateral</w:t>
      </w:r>
    </w:p>
    <w:p w:rsidR="006F097D" w:rsidRDefault="006F097D" w:rsidP="006F097D">
      <w:r>
        <w:t>REFERENCIA :</w:t>
      </w:r>
      <w:r>
        <w:tab/>
      </w:r>
      <w:r>
        <w:rPr>
          <w:b/>
        </w:rPr>
        <w:t>QUESITO   SIMONA  400   gm</w:t>
      </w:r>
    </w:p>
    <w:p w:rsidR="006F097D" w:rsidRDefault="006F097D" w:rsidP="006F097D"/>
    <w:p w:rsidR="006F097D" w:rsidRDefault="006F097D" w:rsidP="006F097D"/>
    <w:p w:rsidR="006F097D" w:rsidRDefault="006F097D" w:rsidP="006F097D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 w:rsidR="008F142C">
        <w:rPr>
          <w:bCs/>
        </w:rPr>
        <w:t>Cyreles  en su planta</w:t>
      </w:r>
    </w:p>
    <w:p w:rsidR="006F097D" w:rsidRDefault="006F097D" w:rsidP="006F097D">
      <w:r>
        <w:t xml:space="preserve">                   -   Anexo  Arte  para   alturas y Tonos.</w:t>
      </w:r>
    </w:p>
    <w:p w:rsidR="006F097D" w:rsidRDefault="006F097D" w:rsidP="006F097D">
      <w:pPr>
        <w:rPr>
          <w:b/>
        </w:rPr>
      </w:pPr>
      <w:r>
        <w:tab/>
        <w:t xml:space="preserve">        -  </w:t>
      </w:r>
      <w:r w:rsidRPr="00B879F4">
        <w:rPr>
          <w:b/>
        </w:rPr>
        <w:t>SE  APRUEBA  IMPRESIÓN</w:t>
      </w:r>
      <w:r>
        <w:t xml:space="preserve">  </w:t>
      </w:r>
      <w:r>
        <w:tab/>
        <w:t xml:space="preserve">        </w:t>
      </w: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6F097D" w:rsidRDefault="006F097D" w:rsidP="006F097D">
      <w:pPr>
        <w:rPr>
          <w:b/>
        </w:rPr>
      </w:pPr>
      <w:r>
        <w:rPr>
          <w:b/>
        </w:rPr>
        <w:tab/>
        <w:t xml:space="preserve">        -  EL MATERIAL  LO ENVIA  P.U </w:t>
      </w:r>
    </w:p>
    <w:p w:rsidR="006F097D" w:rsidRDefault="006F097D" w:rsidP="006F097D">
      <w:pPr>
        <w:rPr>
          <w:b/>
        </w:rPr>
      </w:pPr>
      <w:r>
        <w:rPr>
          <w:b/>
        </w:rPr>
        <w:tab/>
        <w:t xml:space="preserve">        - colocar  pie de  imprenta</w:t>
      </w:r>
    </w:p>
    <w:p w:rsidR="006F097D" w:rsidRDefault="008F142C" w:rsidP="006F097D">
      <w:pPr>
        <w:rPr>
          <w:b/>
        </w:rPr>
      </w:pPr>
      <w:r>
        <w:rPr>
          <w:b/>
        </w:rPr>
        <w:tab/>
        <w:t xml:space="preserve">   -    código  </w:t>
      </w:r>
      <w:r w:rsidRPr="008F142C">
        <w:rPr>
          <w:b/>
          <w:sz w:val="28"/>
          <w:szCs w:val="28"/>
        </w:rPr>
        <w:t>7707183321023</w:t>
      </w:r>
      <w:r w:rsidR="006F097D">
        <w:rPr>
          <w:b/>
        </w:rPr>
        <w:t xml:space="preserve">      </w:t>
      </w:r>
    </w:p>
    <w:p w:rsidR="006F097D" w:rsidRDefault="006F097D" w:rsidP="006F097D"/>
    <w:p w:rsidR="006F097D" w:rsidRDefault="006F097D" w:rsidP="006F097D">
      <w:r>
        <w:tab/>
      </w:r>
    </w:p>
    <w:p w:rsidR="006F097D" w:rsidRDefault="006F097D" w:rsidP="006F097D">
      <w:r>
        <w:t>Agradezco la atención y colaboración prestada.</w:t>
      </w:r>
    </w:p>
    <w:p w:rsidR="006F097D" w:rsidRDefault="006F097D" w:rsidP="006F097D"/>
    <w:p w:rsidR="006F097D" w:rsidRDefault="006F097D" w:rsidP="006F097D"/>
    <w:p w:rsidR="006F097D" w:rsidRDefault="006F097D" w:rsidP="006F097D">
      <w:r>
        <w:t>Cordialmente</w:t>
      </w:r>
    </w:p>
    <w:p w:rsidR="006F097D" w:rsidRDefault="006F097D" w:rsidP="006F097D"/>
    <w:p w:rsidR="006F097D" w:rsidRDefault="006F097D" w:rsidP="006F097D"/>
    <w:p w:rsidR="006F097D" w:rsidRDefault="006F097D" w:rsidP="006F097D">
      <w:r>
        <w:t>RICARDO CASAS ZAPATA</w:t>
      </w:r>
    </w:p>
    <w:p w:rsidR="006F097D" w:rsidRDefault="006F097D" w:rsidP="006F097D">
      <w:r>
        <w:t>Director.</w:t>
      </w:r>
    </w:p>
    <w:p w:rsidR="006F097D" w:rsidRDefault="006F097D" w:rsidP="006F097D">
      <w:pPr>
        <w:rPr>
          <w:b/>
        </w:rPr>
      </w:pPr>
    </w:p>
    <w:p w:rsidR="006F097D" w:rsidRDefault="006F097D" w:rsidP="0042659C">
      <w:pPr>
        <w:rPr>
          <w:b/>
        </w:rPr>
      </w:pPr>
    </w:p>
    <w:p w:rsidR="001F66D6" w:rsidRDefault="001F66D6" w:rsidP="0042659C">
      <w:pPr>
        <w:rPr>
          <w:b/>
        </w:rPr>
      </w:pPr>
    </w:p>
    <w:p w:rsidR="001F66D6" w:rsidRDefault="001F66D6" w:rsidP="001F66D6">
      <w:pPr>
        <w:rPr>
          <w:b/>
        </w:rPr>
      </w:pPr>
    </w:p>
    <w:p w:rsidR="001F66D6" w:rsidRDefault="001F66D6" w:rsidP="001F66D6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1F66D6" w:rsidRDefault="001F66D6" w:rsidP="001F66D6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1F66D6" w:rsidRDefault="001F66D6" w:rsidP="001F66D6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1F66D6" w:rsidRDefault="001F66D6" w:rsidP="001F66D6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1F66D6" w:rsidRDefault="001F66D6" w:rsidP="001F66D6"/>
    <w:p w:rsidR="001F66D6" w:rsidRDefault="001F66D6" w:rsidP="001F66D6">
      <w:pPr>
        <w:pStyle w:val="Ttulo1"/>
      </w:pPr>
      <w:r>
        <w:t>ORDEN DE TRABAJO   N°      07878</w:t>
      </w:r>
    </w:p>
    <w:p w:rsidR="001F66D6" w:rsidRDefault="001F66D6" w:rsidP="001F66D6"/>
    <w:p w:rsidR="001F66D6" w:rsidRDefault="001F66D6" w:rsidP="001F66D6">
      <w:r>
        <w:t>FECHA:</w:t>
      </w:r>
      <w:r>
        <w:tab/>
        <w:t>Medellín, Diciembre  21    de   2010</w:t>
      </w:r>
    </w:p>
    <w:p w:rsidR="001F66D6" w:rsidRDefault="001F66D6" w:rsidP="001F66D6">
      <w:r>
        <w:t>PARA:</w:t>
      </w:r>
      <w:r>
        <w:tab/>
      </w:r>
      <w:r>
        <w:tab/>
        <w:t>PLÁSTICOS   DARMA</w:t>
      </w:r>
    </w:p>
    <w:p w:rsidR="001F66D6" w:rsidRDefault="001F66D6" w:rsidP="001F66D6">
      <w:r>
        <w:t>ATENCIÓN:</w:t>
      </w:r>
      <w:r>
        <w:tab/>
        <w:t>Sr. DARIO JARAMILLO</w:t>
      </w:r>
    </w:p>
    <w:p w:rsidR="001F66D6" w:rsidRDefault="001F66D6" w:rsidP="001F66D6"/>
    <w:p w:rsidR="001F66D6" w:rsidRDefault="001F66D6" w:rsidP="001F66D6">
      <w:r>
        <w:t>Apreciado Dn DARIO:</w:t>
      </w:r>
    </w:p>
    <w:p w:rsidR="001F66D6" w:rsidRDefault="001F66D6" w:rsidP="001F66D6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1F66D6" w:rsidRDefault="001F66D6" w:rsidP="001F66D6"/>
    <w:p w:rsidR="001F66D6" w:rsidRDefault="001F66D6" w:rsidP="001F66D6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1F66D6" w:rsidRDefault="001F66D6" w:rsidP="001F66D6"/>
    <w:p w:rsidR="001F66D6" w:rsidRDefault="001F66D6" w:rsidP="001F66D6">
      <w:r>
        <w:t>MATERIAL :</w:t>
      </w:r>
      <w:r>
        <w:tab/>
      </w:r>
      <w:r>
        <w:tab/>
        <w:t xml:space="preserve">Polietileno de Baja  densidad   </w:t>
      </w:r>
      <w:r>
        <w:rPr>
          <w:b/>
          <w:u w:val="single"/>
        </w:rPr>
        <w:t xml:space="preserve">Blanco </w:t>
      </w:r>
      <w:r w:rsidR="005C2C93">
        <w:rPr>
          <w:b/>
          <w:u w:val="single"/>
        </w:rPr>
        <w:t xml:space="preserve"> </w:t>
      </w:r>
      <w:r>
        <w:t xml:space="preserve"> Lamina</w:t>
      </w:r>
    </w:p>
    <w:p w:rsidR="001F66D6" w:rsidRDefault="001F66D6" w:rsidP="001F66D6">
      <w:r>
        <w:t>MEDIDA:</w:t>
      </w:r>
      <w:r>
        <w:tab/>
      </w:r>
      <w:r>
        <w:tab/>
      </w:r>
      <w:r>
        <w:rPr>
          <w:b/>
        </w:rPr>
        <w:t>43</w:t>
      </w:r>
      <w:r>
        <w:t xml:space="preserve">   cms   </w:t>
      </w:r>
    </w:p>
    <w:p w:rsidR="001F66D6" w:rsidRDefault="001F66D6" w:rsidP="001F66D6">
      <w:r>
        <w:t>CALIBRE :</w:t>
      </w:r>
      <w:r>
        <w:tab/>
      </w:r>
      <w:r>
        <w:tab/>
      </w:r>
      <w:r>
        <w:rPr>
          <w:b/>
        </w:rPr>
        <w:t xml:space="preserve">1.2 </w:t>
      </w:r>
      <w:r>
        <w:t xml:space="preserve">   “</w:t>
      </w:r>
    </w:p>
    <w:p w:rsidR="001F66D6" w:rsidRDefault="001F66D6" w:rsidP="001F66D6">
      <w:r>
        <w:t>COLOR :</w:t>
      </w:r>
      <w:r>
        <w:tab/>
      </w:r>
      <w:r>
        <w:tab/>
        <w:t>Transparente</w:t>
      </w:r>
    </w:p>
    <w:p w:rsidR="001F66D6" w:rsidRPr="0007721A" w:rsidRDefault="001F66D6" w:rsidP="001F66D6">
      <w:r>
        <w:t xml:space="preserve">TRATADO : </w:t>
      </w:r>
      <w:r>
        <w:tab/>
      </w:r>
      <w:r>
        <w:tab/>
        <w:t>1  cara</w:t>
      </w:r>
    </w:p>
    <w:p w:rsidR="001F66D6" w:rsidRDefault="001F66D6" w:rsidP="001F66D6">
      <w:r>
        <w:t xml:space="preserve">CANTIDAD : </w:t>
      </w:r>
      <w:r>
        <w:tab/>
        <w:t>70    kg</w:t>
      </w:r>
    </w:p>
    <w:p w:rsidR="001F66D6" w:rsidRDefault="001F66D6" w:rsidP="001F66D6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 xml:space="preserve">4     ( naranja-azul-verde-amarillo )  </w:t>
      </w:r>
    </w:p>
    <w:p w:rsidR="001F66D6" w:rsidRDefault="001F66D6" w:rsidP="001F66D6">
      <w:r>
        <w:t xml:space="preserve">CARAS : </w:t>
      </w:r>
      <w:r>
        <w:tab/>
      </w:r>
      <w:r>
        <w:tab/>
        <w:t>1    ( 4  x  1  )</w:t>
      </w:r>
    </w:p>
    <w:p w:rsidR="001F66D6" w:rsidRDefault="001F66D6" w:rsidP="001F66D6">
      <w:r>
        <w:t>REPETICIÓN :</w:t>
      </w:r>
      <w:r>
        <w:tab/>
        <w:t xml:space="preserve"> </w:t>
      </w:r>
      <w:r>
        <w:tab/>
        <w:t>26.5   cms</w:t>
      </w:r>
    </w:p>
    <w:p w:rsidR="001F66D6" w:rsidRDefault="001F66D6" w:rsidP="001F66D6">
      <w:r>
        <w:t>RODILLO :</w:t>
      </w:r>
      <w:r>
        <w:tab/>
      </w:r>
      <w:r>
        <w:tab/>
        <w:t>26.5</w:t>
      </w:r>
    </w:p>
    <w:p w:rsidR="001F66D6" w:rsidRDefault="001F66D6" w:rsidP="001F66D6">
      <w:r>
        <w:t>LAMINA  :</w:t>
      </w:r>
      <w:r>
        <w:tab/>
      </w:r>
      <w:r>
        <w:tab/>
      </w:r>
      <w:r>
        <w:rPr>
          <w:b/>
        </w:rPr>
        <w:t xml:space="preserve">21.5 x 26.5 </w:t>
      </w:r>
      <w:r w:rsidRPr="00336CAC">
        <w:rPr>
          <w:b/>
        </w:rPr>
        <w:t xml:space="preserve">   cm</w:t>
      </w:r>
      <w:r>
        <w:t xml:space="preserve">    </w:t>
      </w:r>
    </w:p>
    <w:p w:rsidR="001F66D6" w:rsidRDefault="001F66D6" w:rsidP="001F66D6">
      <w:r>
        <w:t>SELLADO .</w:t>
      </w:r>
      <w:r>
        <w:tab/>
      </w:r>
      <w:r>
        <w:tab/>
        <w:t>Lateral</w:t>
      </w:r>
    </w:p>
    <w:p w:rsidR="001F66D6" w:rsidRDefault="001F66D6" w:rsidP="001F66D6">
      <w:r>
        <w:t>REFERENCIA :</w:t>
      </w:r>
      <w:r>
        <w:tab/>
      </w:r>
      <w:r>
        <w:rPr>
          <w:b/>
        </w:rPr>
        <w:t>QUESITO SIMONA  200   gm</w:t>
      </w:r>
    </w:p>
    <w:p w:rsidR="001F66D6" w:rsidRDefault="001F66D6" w:rsidP="001F66D6"/>
    <w:p w:rsidR="001F66D6" w:rsidRDefault="001F66D6" w:rsidP="001F66D6"/>
    <w:p w:rsidR="001F66D6" w:rsidRDefault="001F66D6" w:rsidP="001F66D6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 w:rsidR="005C2C93">
        <w:rPr>
          <w:bCs/>
        </w:rPr>
        <w:t>Cyreles   en su planta</w:t>
      </w:r>
    </w:p>
    <w:p w:rsidR="001F66D6" w:rsidRDefault="001F66D6" w:rsidP="001F66D6">
      <w:r>
        <w:t xml:space="preserve">                   -   Anexo  Arte  para   alturas y Tonos.</w:t>
      </w:r>
    </w:p>
    <w:p w:rsidR="001F66D6" w:rsidRDefault="001F66D6" w:rsidP="001F66D6">
      <w:pPr>
        <w:rPr>
          <w:b/>
        </w:rPr>
      </w:pPr>
      <w:r>
        <w:tab/>
        <w:t xml:space="preserve">        -  </w:t>
      </w:r>
      <w:r w:rsidRPr="00B879F4">
        <w:rPr>
          <w:b/>
        </w:rPr>
        <w:t>SE  APRUEBA  IMPRESIÓN</w:t>
      </w:r>
      <w:r>
        <w:t xml:space="preserve">  </w:t>
      </w:r>
      <w:r>
        <w:tab/>
        <w:t xml:space="preserve">        </w:t>
      </w: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1F66D6" w:rsidRDefault="001F66D6" w:rsidP="001F66D6">
      <w:pPr>
        <w:rPr>
          <w:b/>
        </w:rPr>
      </w:pPr>
      <w:r>
        <w:rPr>
          <w:b/>
        </w:rPr>
        <w:tab/>
        <w:t xml:space="preserve">        -  EL MATERIAL  LO ENVIA  P.U </w:t>
      </w:r>
    </w:p>
    <w:p w:rsidR="001F66D6" w:rsidRDefault="001F66D6" w:rsidP="001F66D6">
      <w:pPr>
        <w:rPr>
          <w:b/>
        </w:rPr>
      </w:pPr>
      <w:r>
        <w:rPr>
          <w:b/>
        </w:rPr>
        <w:tab/>
        <w:t xml:space="preserve">        - colocar  pie de  imprenta</w:t>
      </w:r>
    </w:p>
    <w:p w:rsidR="001F66D6" w:rsidRDefault="001F66D6" w:rsidP="001F66D6">
      <w:pPr>
        <w:rPr>
          <w:b/>
        </w:rPr>
      </w:pPr>
      <w:r>
        <w:rPr>
          <w:b/>
        </w:rPr>
        <w:tab/>
        <w:t xml:space="preserve">       </w:t>
      </w:r>
    </w:p>
    <w:p w:rsidR="001F66D6" w:rsidRDefault="001F66D6" w:rsidP="001F66D6"/>
    <w:p w:rsidR="001F66D6" w:rsidRDefault="001F66D6" w:rsidP="001F66D6">
      <w:r>
        <w:tab/>
      </w:r>
    </w:p>
    <w:p w:rsidR="001F66D6" w:rsidRDefault="001F66D6" w:rsidP="001F66D6">
      <w:r>
        <w:t>Agradezco la atención y colaboración prestada.</w:t>
      </w:r>
    </w:p>
    <w:p w:rsidR="001F66D6" w:rsidRDefault="001F66D6" w:rsidP="001F66D6"/>
    <w:p w:rsidR="001F66D6" w:rsidRDefault="001F66D6" w:rsidP="001F66D6"/>
    <w:p w:rsidR="001F66D6" w:rsidRDefault="001F66D6" w:rsidP="001F66D6">
      <w:r>
        <w:t>Cordialmente</w:t>
      </w:r>
    </w:p>
    <w:p w:rsidR="001F66D6" w:rsidRDefault="001F66D6" w:rsidP="001F66D6"/>
    <w:p w:rsidR="001F66D6" w:rsidRDefault="001F66D6" w:rsidP="001F66D6"/>
    <w:p w:rsidR="001F66D6" w:rsidRDefault="001F66D6" w:rsidP="001F66D6">
      <w:r>
        <w:t>RICARDO CASAS ZAPATA</w:t>
      </w:r>
    </w:p>
    <w:p w:rsidR="001F66D6" w:rsidRDefault="001F66D6" w:rsidP="001F66D6">
      <w:r>
        <w:t>Director.</w:t>
      </w:r>
    </w:p>
    <w:p w:rsidR="001F66D6" w:rsidRDefault="001F66D6" w:rsidP="0042659C">
      <w:pPr>
        <w:rPr>
          <w:b/>
        </w:rPr>
      </w:pPr>
    </w:p>
    <w:p w:rsidR="00B90495" w:rsidRDefault="00B90495" w:rsidP="0042659C">
      <w:pPr>
        <w:rPr>
          <w:b/>
        </w:rPr>
      </w:pPr>
    </w:p>
    <w:p w:rsidR="00B90495" w:rsidRDefault="00B90495" w:rsidP="0042659C">
      <w:pPr>
        <w:rPr>
          <w:b/>
        </w:rPr>
      </w:pPr>
    </w:p>
    <w:p w:rsidR="00B90495" w:rsidRDefault="00B90495" w:rsidP="00B90495">
      <w:pPr>
        <w:rPr>
          <w:b/>
        </w:rPr>
      </w:pPr>
    </w:p>
    <w:p w:rsidR="00B90495" w:rsidRDefault="00B90495" w:rsidP="00B90495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B90495" w:rsidRDefault="00B90495" w:rsidP="00B90495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B90495" w:rsidRDefault="00B90495" w:rsidP="00B90495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B90495" w:rsidRDefault="00B90495" w:rsidP="00B90495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B90495" w:rsidRDefault="00B90495" w:rsidP="00B90495"/>
    <w:p w:rsidR="00B90495" w:rsidRDefault="00B90495" w:rsidP="00B90495">
      <w:pPr>
        <w:pStyle w:val="Ttulo1"/>
      </w:pPr>
      <w:r>
        <w:t>ORDEN DE TRABAJO   N°      07878</w:t>
      </w:r>
    </w:p>
    <w:p w:rsidR="00B90495" w:rsidRDefault="00B90495" w:rsidP="00B90495"/>
    <w:p w:rsidR="00B90495" w:rsidRDefault="00B90495" w:rsidP="00B90495">
      <w:r>
        <w:t>FECHA:</w:t>
      </w:r>
      <w:r>
        <w:tab/>
        <w:t>Medellín, Diciembre   21    de   2010</w:t>
      </w:r>
    </w:p>
    <w:p w:rsidR="00B90495" w:rsidRDefault="00B90495" w:rsidP="00B90495">
      <w:r>
        <w:t>PARA:</w:t>
      </w:r>
      <w:r>
        <w:tab/>
      </w:r>
      <w:r>
        <w:tab/>
        <w:t>PLÁSTICOS   DARMA</w:t>
      </w:r>
    </w:p>
    <w:p w:rsidR="00B90495" w:rsidRDefault="00B90495" w:rsidP="00B90495">
      <w:r>
        <w:t>ATENCIÓN:</w:t>
      </w:r>
      <w:r>
        <w:tab/>
        <w:t>Sr. DARIO JARAMILLO</w:t>
      </w:r>
    </w:p>
    <w:p w:rsidR="00B90495" w:rsidRDefault="00B90495" w:rsidP="00B90495"/>
    <w:p w:rsidR="00B90495" w:rsidRDefault="00B90495" w:rsidP="00B90495">
      <w:r>
        <w:t>Apreciado Dn DARIO:</w:t>
      </w:r>
    </w:p>
    <w:p w:rsidR="00B90495" w:rsidRDefault="00B90495" w:rsidP="00B90495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B90495" w:rsidRDefault="00B90495" w:rsidP="00B90495"/>
    <w:p w:rsidR="00B90495" w:rsidRDefault="00B90495" w:rsidP="00B90495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B90495" w:rsidRDefault="00B90495" w:rsidP="00B90495"/>
    <w:p w:rsidR="00B90495" w:rsidRDefault="00B90495" w:rsidP="00B90495">
      <w:r>
        <w:t>MATERIAL :</w:t>
      </w:r>
      <w:r>
        <w:tab/>
      </w:r>
      <w:r>
        <w:tab/>
        <w:t xml:space="preserve">Polietileno de Baja  densidad   </w:t>
      </w:r>
      <w:r>
        <w:rPr>
          <w:b/>
          <w:u w:val="single"/>
        </w:rPr>
        <w:t xml:space="preserve">Blanco  </w:t>
      </w:r>
      <w:r>
        <w:t xml:space="preserve"> Lamina</w:t>
      </w:r>
    </w:p>
    <w:p w:rsidR="00B90495" w:rsidRDefault="00B90495" w:rsidP="00B90495">
      <w:r>
        <w:t>MEDIDA:</w:t>
      </w:r>
      <w:r>
        <w:tab/>
      </w:r>
      <w:r>
        <w:tab/>
      </w:r>
      <w:r>
        <w:rPr>
          <w:b/>
        </w:rPr>
        <w:t>43</w:t>
      </w:r>
      <w:r>
        <w:t xml:space="preserve">   cms   </w:t>
      </w:r>
    </w:p>
    <w:p w:rsidR="00B90495" w:rsidRDefault="00B90495" w:rsidP="00B90495">
      <w:r>
        <w:t>CALIBRE :</w:t>
      </w:r>
      <w:r>
        <w:tab/>
      </w:r>
      <w:r>
        <w:tab/>
      </w:r>
      <w:r>
        <w:rPr>
          <w:b/>
        </w:rPr>
        <w:t xml:space="preserve">1.2 </w:t>
      </w:r>
      <w:r>
        <w:t xml:space="preserve">   “</w:t>
      </w:r>
    </w:p>
    <w:p w:rsidR="00B90495" w:rsidRDefault="00B90495" w:rsidP="00B90495">
      <w:r>
        <w:t>COLOR :</w:t>
      </w:r>
      <w:r>
        <w:tab/>
      </w:r>
      <w:r>
        <w:tab/>
        <w:t>Transparente</w:t>
      </w:r>
    </w:p>
    <w:p w:rsidR="00B90495" w:rsidRPr="0007721A" w:rsidRDefault="00B90495" w:rsidP="00B90495">
      <w:r>
        <w:t xml:space="preserve">TRATADO : </w:t>
      </w:r>
      <w:r>
        <w:tab/>
      </w:r>
      <w:r>
        <w:tab/>
        <w:t>1  cara</w:t>
      </w:r>
    </w:p>
    <w:p w:rsidR="00B90495" w:rsidRDefault="00B90495" w:rsidP="00B90495">
      <w:r>
        <w:t xml:space="preserve">CANTIDAD : </w:t>
      </w:r>
      <w:r>
        <w:tab/>
        <w:t>70    kg</w:t>
      </w:r>
    </w:p>
    <w:p w:rsidR="00B90495" w:rsidRDefault="00B90495" w:rsidP="00B90495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 xml:space="preserve">4     ( naranja-azul-verde-amarillo )  </w:t>
      </w:r>
    </w:p>
    <w:p w:rsidR="00B90495" w:rsidRDefault="00B90495" w:rsidP="00B90495">
      <w:r>
        <w:t xml:space="preserve">CARAS : </w:t>
      </w:r>
      <w:r>
        <w:tab/>
      </w:r>
      <w:r>
        <w:tab/>
        <w:t>1    ( 4  x  1  )</w:t>
      </w:r>
    </w:p>
    <w:p w:rsidR="00B90495" w:rsidRDefault="00B90495" w:rsidP="00B90495">
      <w:r>
        <w:t>REPETICIÓN :</w:t>
      </w:r>
      <w:r>
        <w:tab/>
        <w:t>26.5   cms</w:t>
      </w:r>
    </w:p>
    <w:p w:rsidR="00B90495" w:rsidRDefault="00B90495" w:rsidP="00B90495">
      <w:r>
        <w:t>RODILLO :</w:t>
      </w:r>
      <w:r>
        <w:tab/>
      </w:r>
      <w:r>
        <w:tab/>
        <w:t>26.5</w:t>
      </w:r>
    </w:p>
    <w:p w:rsidR="00B90495" w:rsidRDefault="00B90495" w:rsidP="00B90495">
      <w:r>
        <w:t>LAMINA  :</w:t>
      </w:r>
      <w:r>
        <w:tab/>
      </w:r>
      <w:r>
        <w:tab/>
      </w:r>
      <w:r>
        <w:rPr>
          <w:b/>
        </w:rPr>
        <w:t xml:space="preserve">21.5 x 26.5 </w:t>
      </w:r>
      <w:r w:rsidRPr="00336CAC">
        <w:rPr>
          <w:b/>
        </w:rPr>
        <w:t xml:space="preserve">   cm</w:t>
      </w:r>
      <w:r>
        <w:t xml:space="preserve">    </w:t>
      </w:r>
    </w:p>
    <w:p w:rsidR="00B90495" w:rsidRDefault="00B90495" w:rsidP="00B90495">
      <w:r>
        <w:t>SELLADO .</w:t>
      </w:r>
      <w:r>
        <w:tab/>
      </w:r>
      <w:r>
        <w:tab/>
        <w:t>Lateral</w:t>
      </w:r>
    </w:p>
    <w:p w:rsidR="00B90495" w:rsidRDefault="00B90495" w:rsidP="00B90495">
      <w:r>
        <w:t>REFERENCIA :</w:t>
      </w:r>
      <w:r>
        <w:tab/>
      </w:r>
      <w:r>
        <w:rPr>
          <w:b/>
        </w:rPr>
        <w:t>QUESITO SIMONA  200   gm</w:t>
      </w:r>
    </w:p>
    <w:p w:rsidR="00B90495" w:rsidRDefault="00B90495" w:rsidP="00B90495"/>
    <w:p w:rsidR="00B90495" w:rsidRDefault="00B90495" w:rsidP="00B90495"/>
    <w:p w:rsidR="00B90495" w:rsidRDefault="00B90495" w:rsidP="00B90495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>
        <w:rPr>
          <w:bCs/>
        </w:rPr>
        <w:t>Cyreles   en su planta</w:t>
      </w:r>
    </w:p>
    <w:p w:rsidR="00B90495" w:rsidRDefault="00B90495" w:rsidP="00B90495">
      <w:r>
        <w:t xml:space="preserve">                   -   Anexo  Arte  para   alturas y Tonos.</w:t>
      </w:r>
    </w:p>
    <w:p w:rsidR="00B90495" w:rsidRDefault="00B90495" w:rsidP="00B90495">
      <w:pPr>
        <w:rPr>
          <w:b/>
        </w:rPr>
      </w:pPr>
      <w:r>
        <w:tab/>
        <w:t xml:space="preserve">        -  </w:t>
      </w:r>
      <w:r w:rsidRPr="00B879F4">
        <w:rPr>
          <w:b/>
        </w:rPr>
        <w:t>SE  APRUEBA  IMPRESIÓN</w:t>
      </w:r>
      <w:r>
        <w:t xml:space="preserve">  </w:t>
      </w:r>
      <w:r>
        <w:tab/>
        <w:t xml:space="preserve">        </w:t>
      </w: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B90495" w:rsidRDefault="00B90495" w:rsidP="00B90495">
      <w:pPr>
        <w:rPr>
          <w:b/>
        </w:rPr>
      </w:pPr>
      <w:r>
        <w:rPr>
          <w:b/>
        </w:rPr>
        <w:tab/>
        <w:t xml:space="preserve">        -  EL MATERIAL  LO ENVIA  P.U </w:t>
      </w:r>
    </w:p>
    <w:p w:rsidR="00B90495" w:rsidRDefault="00B90495" w:rsidP="00B90495">
      <w:pPr>
        <w:rPr>
          <w:b/>
        </w:rPr>
      </w:pPr>
      <w:r>
        <w:rPr>
          <w:b/>
        </w:rPr>
        <w:tab/>
        <w:t xml:space="preserve">        - colocar  pie de  imprenta</w:t>
      </w:r>
    </w:p>
    <w:p w:rsidR="00B90495" w:rsidRDefault="00B90495" w:rsidP="00B90495">
      <w:pPr>
        <w:rPr>
          <w:b/>
        </w:rPr>
      </w:pPr>
      <w:r>
        <w:rPr>
          <w:b/>
        </w:rPr>
        <w:tab/>
        <w:t xml:space="preserve">   -   código   </w:t>
      </w:r>
      <w:r w:rsidRPr="00B90495">
        <w:rPr>
          <w:b/>
          <w:sz w:val="28"/>
          <w:szCs w:val="28"/>
        </w:rPr>
        <w:t>7707183321016</w:t>
      </w:r>
      <w:r>
        <w:rPr>
          <w:b/>
        </w:rPr>
        <w:tab/>
        <w:t xml:space="preserve">       </w:t>
      </w:r>
    </w:p>
    <w:p w:rsidR="00B90495" w:rsidRDefault="00B90495" w:rsidP="00B90495"/>
    <w:p w:rsidR="00B90495" w:rsidRDefault="00B90495" w:rsidP="00B90495">
      <w:r>
        <w:tab/>
      </w:r>
    </w:p>
    <w:p w:rsidR="00B90495" w:rsidRDefault="00B90495" w:rsidP="00B90495">
      <w:r>
        <w:t>Agradezco la atención y colaboración prestada.</w:t>
      </w:r>
    </w:p>
    <w:p w:rsidR="00B90495" w:rsidRDefault="00B90495" w:rsidP="00B90495"/>
    <w:p w:rsidR="00B90495" w:rsidRDefault="00B90495" w:rsidP="00B90495"/>
    <w:p w:rsidR="00B90495" w:rsidRDefault="00B90495" w:rsidP="00B90495">
      <w:r>
        <w:t>Cordialmente</w:t>
      </w:r>
    </w:p>
    <w:p w:rsidR="00B90495" w:rsidRDefault="00B90495" w:rsidP="00B90495"/>
    <w:p w:rsidR="00B90495" w:rsidRDefault="00B90495" w:rsidP="00B90495"/>
    <w:p w:rsidR="00B90495" w:rsidRDefault="00B90495" w:rsidP="00B90495">
      <w:r>
        <w:t>RICARDO CASAS ZAPATA</w:t>
      </w:r>
    </w:p>
    <w:p w:rsidR="00B90495" w:rsidRDefault="00B90495" w:rsidP="00B90495">
      <w:r>
        <w:t>Director.</w:t>
      </w:r>
    </w:p>
    <w:p w:rsidR="00B90495" w:rsidRDefault="00B90495" w:rsidP="0042659C">
      <w:pPr>
        <w:rPr>
          <w:b/>
        </w:rPr>
      </w:pPr>
    </w:p>
    <w:p w:rsidR="00423DD4" w:rsidRDefault="00423DD4" w:rsidP="0042659C">
      <w:pPr>
        <w:rPr>
          <w:b/>
        </w:rPr>
      </w:pPr>
    </w:p>
    <w:p w:rsidR="00423DD4" w:rsidRDefault="00423DD4" w:rsidP="0042659C">
      <w:pPr>
        <w:rPr>
          <w:b/>
        </w:rPr>
      </w:pPr>
    </w:p>
    <w:p w:rsidR="00423DD4" w:rsidRDefault="00423DD4" w:rsidP="00423DD4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423DD4" w:rsidRDefault="00423DD4" w:rsidP="00423DD4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423DD4" w:rsidRDefault="00423DD4" w:rsidP="00423DD4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423DD4" w:rsidRDefault="00423DD4" w:rsidP="00423DD4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423DD4" w:rsidRDefault="00423DD4" w:rsidP="00423DD4">
      <w:pPr>
        <w:pStyle w:val="Ttulo1"/>
      </w:pPr>
    </w:p>
    <w:p w:rsidR="00423DD4" w:rsidRDefault="00423DD4" w:rsidP="00423DD4">
      <w:pPr>
        <w:pStyle w:val="Ttulo1"/>
      </w:pPr>
      <w:r>
        <w:t>ORDEN DE TRABAJO   N °      07513</w:t>
      </w:r>
    </w:p>
    <w:p w:rsidR="00423DD4" w:rsidRDefault="00423DD4" w:rsidP="00423DD4"/>
    <w:p w:rsidR="00423DD4" w:rsidRDefault="00423DD4" w:rsidP="00423DD4">
      <w:r>
        <w:t>FECHA:</w:t>
      </w:r>
      <w:r>
        <w:tab/>
        <w:t>Medellín,  Diciembre  22   de   2010</w:t>
      </w:r>
    </w:p>
    <w:p w:rsidR="00423DD4" w:rsidRDefault="00423DD4" w:rsidP="00423DD4">
      <w:r>
        <w:t>PARA:</w:t>
      </w:r>
      <w:r>
        <w:tab/>
      </w:r>
      <w:r>
        <w:tab/>
        <w:t>PLÁSTICOS DARMA</w:t>
      </w:r>
    </w:p>
    <w:p w:rsidR="00423DD4" w:rsidRDefault="00423DD4" w:rsidP="00423DD4">
      <w:r>
        <w:t>ATENCIÓN:</w:t>
      </w:r>
      <w:r>
        <w:tab/>
        <w:t>Sr. Darío Jaramillo</w:t>
      </w:r>
    </w:p>
    <w:p w:rsidR="00423DD4" w:rsidRDefault="00423DD4" w:rsidP="00423DD4">
      <w:r>
        <w:tab/>
      </w:r>
      <w:r>
        <w:tab/>
        <w:t>Gerente.</w:t>
      </w:r>
    </w:p>
    <w:p w:rsidR="00423DD4" w:rsidRDefault="00423DD4" w:rsidP="00423DD4"/>
    <w:p w:rsidR="00423DD4" w:rsidRDefault="00423DD4" w:rsidP="00423DD4">
      <w:r>
        <w:t>Apreciado Don Darío:</w:t>
      </w:r>
    </w:p>
    <w:p w:rsidR="00423DD4" w:rsidRDefault="00423DD4" w:rsidP="00423DD4"/>
    <w:p w:rsidR="00423DD4" w:rsidRDefault="00423DD4" w:rsidP="00423DD4">
      <w:r>
        <w:t>Con la presente estamos solicitando el siguiente servicio de  IMPRESIÓN :</w:t>
      </w:r>
    </w:p>
    <w:p w:rsidR="00423DD4" w:rsidRDefault="00423DD4" w:rsidP="00423DD4"/>
    <w:p w:rsidR="00423DD4" w:rsidRDefault="00423DD4" w:rsidP="00423DD4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423DD4" w:rsidRDefault="00423DD4" w:rsidP="00423DD4">
      <w:r>
        <w:t xml:space="preserve">MATERIAL   :           Polipropileno Tubular de </w:t>
      </w:r>
      <w:r>
        <w:rPr>
          <w:b/>
        </w:rPr>
        <w:t>40</w:t>
      </w:r>
      <w:r>
        <w:t xml:space="preserve"> cms</w:t>
      </w:r>
    </w:p>
    <w:p w:rsidR="00423DD4" w:rsidRDefault="00423DD4" w:rsidP="00423DD4">
      <w:r>
        <w:t xml:space="preserve">CLIBRE      :               </w:t>
      </w:r>
      <w:r>
        <w:rPr>
          <w:b/>
        </w:rPr>
        <w:t>2.0  ”</w:t>
      </w:r>
    </w:p>
    <w:p w:rsidR="00423DD4" w:rsidRDefault="00423DD4" w:rsidP="00423DD4">
      <w:r>
        <w:t>REFERENCIA:</w:t>
      </w:r>
      <w:r>
        <w:tab/>
      </w:r>
      <w:r>
        <w:rPr>
          <w:b/>
        </w:rPr>
        <w:t>CARMEL  JEAN</w:t>
      </w:r>
    </w:p>
    <w:p w:rsidR="00423DD4" w:rsidRDefault="00423DD4" w:rsidP="00423DD4">
      <w:r>
        <w:t>CANTIDAD    :          200    Kg</w:t>
      </w:r>
    </w:p>
    <w:p w:rsidR="00423DD4" w:rsidRDefault="00423DD4" w:rsidP="00423DD4">
      <w:r>
        <w:t>COLORES:</w:t>
      </w:r>
      <w:r>
        <w:tab/>
      </w:r>
      <w:r>
        <w:tab/>
        <w:t>1 (  MAGENTA  )</w:t>
      </w:r>
    </w:p>
    <w:p w:rsidR="00423DD4" w:rsidRDefault="00423DD4" w:rsidP="00423DD4">
      <w:r>
        <w:t>CARAS:</w:t>
      </w:r>
      <w:r>
        <w:tab/>
      </w:r>
      <w:r>
        <w:tab/>
        <w:t>1</w:t>
      </w:r>
    </w:p>
    <w:p w:rsidR="00423DD4" w:rsidRDefault="00423DD4" w:rsidP="00423DD4">
      <w:r>
        <w:t>REPETICIÓN:</w:t>
      </w:r>
      <w:r>
        <w:tab/>
        <w:t>30</w:t>
      </w:r>
    </w:p>
    <w:p w:rsidR="00423DD4" w:rsidRDefault="00423DD4" w:rsidP="00423DD4">
      <w:r>
        <w:t>RODILLO:</w:t>
      </w:r>
      <w:r>
        <w:tab/>
      </w:r>
      <w:r>
        <w:tab/>
        <w:t>30</w:t>
      </w:r>
    </w:p>
    <w:p w:rsidR="00423DD4" w:rsidRDefault="00423DD4" w:rsidP="00423DD4">
      <w:r>
        <w:t>BOLSA:</w:t>
      </w:r>
      <w:r>
        <w:tab/>
      </w:r>
      <w:r>
        <w:tab/>
      </w:r>
      <w:r>
        <w:rPr>
          <w:b/>
        </w:rPr>
        <w:t>30  x  38 + 5</w:t>
      </w:r>
      <w:r>
        <w:t xml:space="preserve">  solapa interna  cms</w:t>
      </w:r>
    </w:p>
    <w:p w:rsidR="00423DD4" w:rsidRDefault="00423DD4" w:rsidP="00423DD4">
      <w:r>
        <w:t>SELLADO:</w:t>
      </w:r>
      <w:r>
        <w:tab/>
      </w:r>
      <w:r>
        <w:tab/>
        <w:t>Para selle lateral.</w:t>
      </w:r>
    </w:p>
    <w:p w:rsidR="00423DD4" w:rsidRDefault="00423DD4" w:rsidP="00423DD4"/>
    <w:p w:rsidR="00423DD4" w:rsidRDefault="00423DD4" w:rsidP="00423DD4">
      <w:r>
        <w:rPr>
          <w:b/>
          <w:bCs/>
          <w:u w:val="single"/>
        </w:rPr>
        <w:t>NOTA:</w:t>
      </w:r>
      <w:r>
        <w:t xml:space="preserve">  </w:t>
      </w:r>
      <w:r>
        <w:rPr>
          <w:b/>
          <w:sz w:val="28"/>
          <w:szCs w:val="28"/>
          <w:u w:val="single"/>
        </w:rPr>
        <w:t>* Cyreles  en su  planta</w:t>
      </w:r>
    </w:p>
    <w:p w:rsidR="00423DD4" w:rsidRDefault="00423DD4" w:rsidP="00423DD4">
      <w:pPr>
        <w:numPr>
          <w:ilvl w:val="0"/>
          <w:numId w:val="3"/>
        </w:numPr>
      </w:pPr>
      <w:r>
        <w:t>Se envían muestra física  para tonos y alturas</w:t>
      </w:r>
    </w:p>
    <w:p w:rsidR="00423DD4" w:rsidRDefault="00423DD4" w:rsidP="00423DD4">
      <w:pPr>
        <w:numPr>
          <w:ilvl w:val="0"/>
          <w:numId w:val="4"/>
        </w:numPr>
        <w:rPr>
          <w:b/>
        </w:rPr>
      </w:pPr>
      <w:r>
        <w:t xml:space="preserve">Se  envía el material de PP de </w:t>
      </w:r>
      <w:r>
        <w:rPr>
          <w:b/>
        </w:rPr>
        <w:t xml:space="preserve">40 </w:t>
      </w:r>
      <w:r>
        <w:t xml:space="preserve"> </w:t>
      </w:r>
      <w:r>
        <w:rPr>
          <w:b/>
        </w:rPr>
        <w:t>cms</w:t>
      </w:r>
    </w:p>
    <w:p w:rsidR="00423DD4" w:rsidRPr="006764EC" w:rsidRDefault="00423DD4" w:rsidP="00423DD4">
      <w:pPr>
        <w:numPr>
          <w:ilvl w:val="0"/>
          <w:numId w:val="4"/>
        </w:numPr>
        <w:rPr>
          <w:b/>
          <w:sz w:val="28"/>
          <w:szCs w:val="28"/>
        </w:rPr>
      </w:pPr>
      <w:r w:rsidRPr="006764EC">
        <w:rPr>
          <w:b/>
          <w:sz w:val="28"/>
          <w:szCs w:val="28"/>
        </w:rPr>
        <w:t>IMAGEN  VIEJA</w:t>
      </w:r>
    </w:p>
    <w:p w:rsidR="00423DD4" w:rsidRDefault="00423DD4" w:rsidP="00423DD4">
      <w:pPr>
        <w:ind w:left="885"/>
      </w:pPr>
    </w:p>
    <w:p w:rsidR="00423DD4" w:rsidRDefault="00423DD4" w:rsidP="00423DD4">
      <w:pPr>
        <w:ind w:left="885"/>
      </w:pPr>
    </w:p>
    <w:p w:rsidR="00423DD4" w:rsidRDefault="00423DD4" w:rsidP="00423DD4">
      <w:r>
        <w:t>Agradezco la atención y colaboración prestada.</w:t>
      </w:r>
    </w:p>
    <w:p w:rsidR="00423DD4" w:rsidRDefault="00423DD4" w:rsidP="00423DD4"/>
    <w:p w:rsidR="00423DD4" w:rsidRDefault="00423DD4" w:rsidP="00423DD4"/>
    <w:p w:rsidR="00423DD4" w:rsidRDefault="00423DD4" w:rsidP="00423DD4">
      <w:r>
        <w:t>Cordialmente,</w:t>
      </w:r>
    </w:p>
    <w:p w:rsidR="00423DD4" w:rsidRDefault="00423DD4" w:rsidP="00423DD4"/>
    <w:p w:rsidR="00423DD4" w:rsidRDefault="00423DD4" w:rsidP="00423DD4"/>
    <w:p w:rsidR="00423DD4" w:rsidRDefault="00423DD4" w:rsidP="00423DD4"/>
    <w:p w:rsidR="00423DD4" w:rsidRDefault="00423DD4" w:rsidP="00423DD4">
      <w:r>
        <w:t>RICARDO CASAS ZAPATA</w:t>
      </w:r>
    </w:p>
    <w:p w:rsidR="00423DD4" w:rsidRDefault="00423DD4" w:rsidP="00423DD4">
      <w:r>
        <w:t>Director.</w:t>
      </w:r>
    </w:p>
    <w:p w:rsidR="00423DD4" w:rsidRDefault="00423DD4" w:rsidP="00423DD4">
      <w:pPr>
        <w:rPr>
          <w:b/>
        </w:rPr>
      </w:pPr>
    </w:p>
    <w:p w:rsidR="00423DD4" w:rsidRDefault="00423DD4" w:rsidP="0042659C">
      <w:pPr>
        <w:rPr>
          <w:b/>
        </w:rPr>
      </w:pPr>
    </w:p>
    <w:p w:rsidR="00423DD4" w:rsidRDefault="00423DD4" w:rsidP="0042659C">
      <w:pPr>
        <w:rPr>
          <w:b/>
        </w:rPr>
      </w:pPr>
    </w:p>
    <w:p w:rsidR="00423DD4" w:rsidRDefault="00423DD4" w:rsidP="0042659C">
      <w:pPr>
        <w:rPr>
          <w:b/>
        </w:rPr>
      </w:pPr>
    </w:p>
    <w:p w:rsidR="00423DD4" w:rsidRDefault="00423DD4" w:rsidP="0042659C">
      <w:pPr>
        <w:rPr>
          <w:b/>
        </w:rPr>
      </w:pPr>
    </w:p>
    <w:p w:rsidR="00423DD4" w:rsidRDefault="00423DD4" w:rsidP="0042659C">
      <w:pPr>
        <w:rPr>
          <w:b/>
        </w:rPr>
      </w:pPr>
    </w:p>
    <w:p w:rsidR="00423DD4" w:rsidRDefault="00423DD4" w:rsidP="0042659C">
      <w:pPr>
        <w:rPr>
          <w:b/>
        </w:rPr>
      </w:pPr>
    </w:p>
    <w:p w:rsidR="00423DD4" w:rsidRDefault="00423DD4" w:rsidP="00423DD4">
      <w:pPr>
        <w:rPr>
          <w:b/>
        </w:rPr>
      </w:pPr>
    </w:p>
    <w:p w:rsidR="00423DD4" w:rsidRDefault="00423DD4" w:rsidP="00423DD4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423DD4" w:rsidRDefault="00423DD4" w:rsidP="00423DD4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423DD4" w:rsidRDefault="00423DD4" w:rsidP="00423DD4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423DD4" w:rsidRDefault="00423DD4" w:rsidP="00423DD4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423DD4" w:rsidRDefault="00423DD4" w:rsidP="00423DD4">
      <w:pPr>
        <w:rPr>
          <w:b/>
          <w:bCs/>
        </w:rPr>
      </w:pPr>
    </w:p>
    <w:p w:rsidR="00423DD4" w:rsidRDefault="00423DD4" w:rsidP="00423DD4">
      <w:pPr>
        <w:pStyle w:val="Ttulo1"/>
      </w:pPr>
    </w:p>
    <w:p w:rsidR="00423DD4" w:rsidRDefault="00423DD4" w:rsidP="00423DD4">
      <w:pPr>
        <w:pStyle w:val="Ttulo1"/>
      </w:pPr>
      <w:r>
        <w:t>ORDEN DE TRABAJO  N °      07816</w:t>
      </w:r>
    </w:p>
    <w:p w:rsidR="00423DD4" w:rsidRDefault="00423DD4" w:rsidP="00423DD4"/>
    <w:p w:rsidR="00423DD4" w:rsidRDefault="00423DD4" w:rsidP="00423DD4">
      <w:r>
        <w:t>FECHA:</w:t>
      </w:r>
      <w:r>
        <w:tab/>
        <w:t>Medellín, Diciembre  22   de   2010</w:t>
      </w:r>
    </w:p>
    <w:p w:rsidR="00423DD4" w:rsidRDefault="00423DD4" w:rsidP="00423DD4">
      <w:r>
        <w:t>PARA:</w:t>
      </w:r>
      <w:r>
        <w:tab/>
      </w:r>
      <w:r>
        <w:tab/>
        <w:t>PLÁSTICOS DARMA</w:t>
      </w:r>
    </w:p>
    <w:p w:rsidR="00423DD4" w:rsidRDefault="00423DD4" w:rsidP="00423DD4">
      <w:r>
        <w:t>ATENCIÓN:</w:t>
      </w:r>
      <w:r>
        <w:tab/>
        <w:t>Sr. Darío Jaramillo</w:t>
      </w:r>
    </w:p>
    <w:p w:rsidR="00423DD4" w:rsidRDefault="00423DD4" w:rsidP="00423DD4">
      <w:r>
        <w:tab/>
      </w:r>
      <w:r>
        <w:tab/>
        <w:t>Gerente.</w:t>
      </w:r>
    </w:p>
    <w:p w:rsidR="00423DD4" w:rsidRDefault="00423DD4" w:rsidP="00423DD4"/>
    <w:p w:rsidR="00423DD4" w:rsidRDefault="00423DD4" w:rsidP="00423DD4">
      <w:r>
        <w:t>Apreciado Don Darío:</w:t>
      </w:r>
    </w:p>
    <w:p w:rsidR="00423DD4" w:rsidRDefault="00423DD4" w:rsidP="00423DD4"/>
    <w:p w:rsidR="00423DD4" w:rsidRDefault="00423DD4" w:rsidP="00423DD4">
      <w:r>
        <w:t>Con la presente estamos solicitando el siguiente servicio de  IMPRESIÓN:</w:t>
      </w:r>
    </w:p>
    <w:p w:rsidR="00423DD4" w:rsidRDefault="00423DD4" w:rsidP="00423DD4"/>
    <w:p w:rsidR="00423DD4" w:rsidRDefault="00423DD4" w:rsidP="00423DD4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423DD4" w:rsidRDefault="00423DD4" w:rsidP="00423DD4">
      <w:r>
        <w:t xml:space="preserve">MATERIAL   :           Polipropileno   Tubular   de   </w:t>
      </w:r>
      <w:r>
        <w:rPr>
          <w:b/>
        </w:rPr>
        <w:t>30</w:t>
      </w:r>
      <w:r>
        <w:t xml:space="preserve">    cms</w:t>
      </w:r>
    </w:p>
    <w:p w:rsidR="00423DD4" w:rsidRDefault="00423DD4" w:rsidP="00423DD4">
      <w:r>
        <w:t>CALIBRE      :           1.5  ”</w:t>
      </w:r>
    </w:p>
    <w:p w:rsidR="00423DD4" w:rsidRPr="00AD5DCF" w:rsidRDefault="00423DD4" w:rsidP="00423DD4">
      <w:pPr>
        <w:rPr>
          <w:b/>
        </w:rPr>
      </w:pPr>
      <w:r>
        <w:t>REFERENCIA:</w:t>
      </w:r>
      <w:r>
        <w:tab/>
      </w:r>
      <w:r>
        <w:rPr>
          <w:b/>
        </w:rPr>
        <w:t>TEENS  2</w:t>
      </w:r>
    </w:p>
    <w:p w:rsidR="00423DD4" w:rsidRDefault="00423DD4" w:rsidP="00423DD4">
      <w:r>
        <w:t>CANTIDAD    :          150   Kg</w:t>
      </w:r>
    </w:p>
    <w:p w:rsidR="00423DD4" w:rsidRDefault="00423DD4" w:rsidP="00423DD4">
      <w:r>
        <w:t>COLORES:</w:t>
      </w:r>
      <w:r>
        <w:tab/>
      </w:r>
      <w:r>
        <w:tab/>
        <w:t xml:space="preserve">2     </w:t>
      </w:r>
      <w:r w:rsidRPr="007F1676">
        <w:rPr>
          <w:b/>
        </w:rPr>
        <w:t>(BLANCO - RODAMINA )</w:t>
      </w:r>
    </w:p>
    <w:p w:rsidR="00423DD4" w:rsidRDefault="00423DD4" w:rsidP="00423DD4">
      <w:r>
        <w:t>CARAS:</w:t>
      </w:r>
      <w:r>
        <w:tab/>
      </w:r>
      <w:r>
        <w:tab/>
        <w:t xml:space="preserve">1  </w:t>
      </w:r>
    </w:p>
    <w:p w:rsidR="00423DD4" w:rsidRDefault="00423DD4" w:rsidP="00423DD4">
      <w:r>
        <w:t>REPETICIÓN:</w:t>
      </w:r>
      <w:r>
        <w:tab/>
        <w:t>24.5</w:t>
      </w:r>
    </w:p>
    <w:p w:rsidR="00423DD4" w:rsidRPr="007E24E2" w:rsidRDefault="00423DD4" w:rsidP="00423DD4">
      <w:pPr>
        <w:rPr>
          <w:b/>
        </w:rPr>
      </w:pPr>
      <w:r>
        <w:t>RODILLO:</w:t>
      </w:r>
      <w:r>
        <w:tab/>
      </w:r>
      <w:r>
        <w:tab/>
      </w:r>
      <w:r>
        <w:rPr>
          <w:b/>
        </w:rPr>
        <w:t>25</w:t>
      </w:r>
    </w:p>
    <w:p w:rsidR="00423DD4" w:rsidRDefault="00423DD4" w:rsidP="00423DD4">
      <w:r>
        <w:t>BOLSA:</w:t>
      </w:r>
      <w:r>
        <w:tab/>
      </w:r>
      <w:r>
        <w:tab/>
        <w:t>24.5  X  28 + 5    cms   de  Solapa Interna.</w:t>
      </w:r>
    </w:p>
    <w:p w:rsidR="00423DD4" w:rsidRDefault="00423DD4" w:rsidP="00423DD4">
      <w:r>
        <w:t>SELLADO:</w:t>
      </w:r>
      <w:r>
        <w:tab/>
      </w:r>
      <w:r>
        <w:tab/>
        <w:t>Para selle lateral.</w:t>
      </w:r>
    </w:p>
    <w:p w:rsidR="00423DD4" w:rsidRDefault="00423DD4" w:rsidP="00423DD4"/>
    <w:p w:rsidR="00423DD4" w:rsidRDefault="00423DD4" w:rsidP="00423DD4"/>
    <w:p w:rsidR="00423DD4" w:rsidRDefault="00423DD4" w:rsidP="00423DD4">
      <w:r>
        <w:rPr>
          <w:b/>
          <w:bCs/>
          <w:u w:val="single"/>
        </w:rPr>
        <w:t>NOTA:</w:t>
      </w:r>
      <w:r>
        <w:t xml:space="preserve">  *   Los cyreles   NUEVOS EN SU PLANTA</w:t>
      </w:r>
    </w:p>
    <w:p w:rsidR="00423DD4" w:rsidRDefault="00423DD4" w:rsidP="00423DD4">
      <w:pPr>
        <w:numPr>
          <w:ilvl w:val="0"/>
          <w:numId w:val="1"/>
        </w:numPr>
      </w:pPr>
      <w:r>
        <w:t>Se envían ARTE    para tonos y alturas</w:t>
      </w:r>
    </w:p>
    <w:p w:rsidR="00423DD4" w:rsidRPr="00B11BD2" w:rsidRDefault="00423DD4" w:rsidP="00423DD4">
      <w:pPr>
        <w:numPr>
          <w:ilvl w:val="0"/>
          <w:numId w:val="2"/>
        </w:numPr>
      </w:pPr>
      <w:r>
        <w:t xml:space="preserve">Se  envía el material de PP </w:t>
      </w:r>
      <w:r>
        <w:rPr>
          <w:b/>
        </w:rPr>
        <w:t xml:space="preserve">de  30 </w:t>
      </w:r>
      <w:r w:rsidRPr="00AD5DCF">
        <w:rPr>
          <w:b/>
        </w:rPr>
        <w:t xml:space="preserve">  cms</w:t>
      </w:r>
    </w:p>
    <w:p w:rsidR="00423DD4" w:rsidRPr="00864974" w:rsidRDefault="00A622C9" w:rsidP="00423DD4">
      <w:pPr>
        <w:numPr>
          <w:ilvl w:val="0"/>
          <w:numId w:val="2"/>
        </w:numPr>
        <w:rPr>
          <w:sz w:val="28"/>
          <w:szCs w:val="28"/>
        </w:rPr>
      </w:pPr>
      <w:r w:rsidRPr="00864974">
        <w:rPr>
          <w:b/>
          <w:sz w:val="28"/>
          <w:szCs w:val="28"/>
        </w:rPr>
        <w:t>IMAGEN NUEVA</w:t>
      </w:r>
    </w:p>
    <w:p w:rsidR="00423DD4" w:rsidRDefault="00423DD4" w:rsidP="00423DD4">
      <w:pPr>
        <w:ind w:left="885"/>
      </w:pPr>
    </w:p>
    <w:p w:rsidR="00423DD4" w:rsidRDefault="00423DD4" w:rsidP="00423DD4">
      <w:pPr>
        <w:ind w:left="885"/>
      </w:pPr>
    </w:p>
    <w:p w:rsidR="00423DD4" w:rsidRDefault="00423DD4" w:rsidP="00423DD4">
      <w:r>
        <w:t>Agradezco la atención y colaboración prestada.</w:t>
      </w:r>
    </w:p>
    <w:p w:rsidR="00423DD4" w:rsidRDefault="00423DD4" w:rsidP="00423DD4"/>
    <w:p w:rsidR="00423DD4" w:rsidRDefault="00423DD4" w:rsidP="00423DD4"/>
    <w:p w:rsidR="00423DD4" w:rsidRDefault="00423DD4" w:rsidP="00423DD4">
      <w:r>
        <w:t>Cordialmente,</w:t>
      </w:r>
    </w:p>
    <w:p w:rsidR="00423DD4" w:rsidRDefault="00423DD4" w:rsidP="00423DD4"/>
    <w:p w:rsidR="00423DD4" w:rsidRDefault="00423DD4" w:rsidP="00423DD4"/>
    <w:p w:rsidR="00423DD4" w:rsidRDefault="00423DD4" w:rsidP="00423DD4"/>
    <w:p w:rsidR="00423DD4" w:rsidRDefault="00423DD4" w:rsidP="00423DD4">
      <w:r>
        <w:t>RICARDO CASAS ZAPATA</w:t>
      </w:r>
    </w:p>
    <w:p w:rsidR="00423DD4" w:rsidRDefault="00423DD4" w:rsidP="00423DD4">
      <w:r>
        <w:t>Director</w:t>
      </w:r>
    </w:p>
    <w:p w:rsidR="00423DD4" w:rsidRDefault="00423DD4" w:rsidP="00423DD4">
      <w:pPr>
        <w:rPr>
          <w:b/>
        </w:rPr>
      </w:pPr>
    </w:p>
    <w:p w:rsidR="00423DD4" w:rsidRDefault="00423DD4" w:rsidP="0042659C">
      <w:pPr>
        <w:rPr>
          <w:b/>
        </w:rPr>
      </w:pPr>
    </w:p>
    <w:p w:rsidR="00B815B7" w:rsidRDefault="00B815B7" w:rsidP="0042659C">
      <w:pPr>
        <w:rPr>
          <w:b/>
        </w:rPr>
      </w:pPr>
    </w:p>
    <w:p w:rsidR="00B815B7" w:rsidRDefault="00B815B7" w:rsidP="0042659C">
      <w:pPr>
        <w:rPr>
          <w:b/>
        </w:rPr>
      </w:pPr>
    </w:p>
    <w:p w:rsidR="00B815B7" w:rsidRDefault="00B815B7" w:rsidP="0042659C">
      <w:pPr>
        <w:rPr>
          <w:b/>
        </w:rPr>
      </w:pPr>
    </w:p>
    <w:p w:rsidR="00B815B7" w:rsidRDefault="00B815B7" w:rsidP="00B815B7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B815B7" w:rsidRDefault="00B815B7" w:rsidP="00B815B7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B815B7" w:rsidRDefault="00B815B7" w:rsidP="00B815B7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B815B7" w:rsidRDefault="00B815B7" w:rsidP="00B815B7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B815B7" w:rsidRDefault="00B815B7" w:rsidP="00B815B7">
      <w:pPr>
        <w:pStyle w:val="Ttulo1"/>
      </w:pPr>
    </w:p>
    <w:p w:rsidR="00B815B7" w:rsidRDefault="00B815B7" w:rsidP="00B815B7">
      <w:pPr>
        <w:pStyle w:val="Ttulo1"/>
      </w:pPr>
      <w:r>
        <w:t>ORDEN DE TRABAJO   N °      07817</w:t>
      </w:r>
    </w:p>
    <w:p w:rsidR="00B815B7" w:rsidRDefault="00B815B7" w:rsidP="00B815B7"/>
    <w:p w:rsidR="00B815B7" w:rsidRDefault="00B815B7" w:rsidP="00B815B7">
      <w:r>
        <w:t>FECHA:</w:t>
      </w:r>
      <w:r>
        <w:tab/>
        <w:t>Medellín, Diciembre  22   de   2010</w:t>
      </w:r>
    </w:p>
    <w:p w:rsidR="00B815B7" w:rsidRDefault="00B815B7" w:rsidP="00B815B7">
      <w:r>
        <w:t>PARA:</w:t>
      </w:r>
      <w:r>
        <w:tab/>
      </w:r>
      <w:r>
        <w:tab/>
        <w:t>PLÁSTICOS DARMA</w:t>
      </w:r>
    </w:p>
    <w:p w:rsidR="00B815B7" w:rsidRDefault="00B815B7" w:rsidP="00B815B7">
      <w:r>
        <w:t>ATENCIÓN:</w:t>
      </w:r>
      <w:r>
        <w:tab/>
        <w:t>Sr. Darío Jaramillo</w:t>
      </w:r>
    </w:p>
    <w:p w:rsidR="00B815B7" w:rsidRDefault="00B815B7" w:rsidP="00B815B7">
      <w:r>
        <w:tab/>
      </w:r>
      <w:r>
        <w:tab/>
        <w:t>Gerente.</w:t>
      </w:r>
    </w:p>
    <w:p w:rsidR="00B815B7" w:rsidRDefault="00B815B7" w:rsidP="00B815B7"/>
    <w:p w:rsidR="00B815B7" w:rsidRDefault="00B815B7" w:rsidP="00B815B7">
      <w:r>
        <w:t>Apreciado Don Darío:</w:t>
      </w:r>
    </w:p>
    <w:p w:rsidR="00B815B7" w:rsidRDefault="00B815B7" w:rsidP="00B815B7"/>
    <w:p w:rsidR="00B815B7" w:rsidRDefault="00B815B7" w:rsidP="00B815B7">
      <w:r>
        <w:t>Con la presente estamos solicitando el siguiente servicio de  IMPRESIÓN :</w:t>
      </w:r>
    </w:p>
    <w:p w:rsidR="00B815B7" w:rsidRDefault="00B815B7" w:rsidP="00B815B7"/>
    <w:p w:rsidR="00B815B7" w:rsidRDefault="00B815B7" w:rsidP="00B815B7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B815B7" w:rsidRDefault="00B815B7" w:rsidP="00B815B7">
      <w:r>
        <w:t xml:space="preserve">MATERIAL   :           Polipropileno Tubular de </w:t>
      </w:r>
      <w:r>
        <w:rPr>
          <w:b/>
        </w:rPr>
        <w:t>40</w:t>
      </w:r>
      <w:r>
        <w:t xml:space="preserve"> cms</w:t>
      </w:r>
    </w:p>
    <w:p w:rsidR="00B815B7" w:rsidRDefault="00B815B7" w:rsidP="00B815B7">
      <w:r>
        <w:t xml:space="preserve">CLIBRE      :               </w:t>
      </w:r>
      <w:r>
        <w:rPr>
          <w:b/>
        </w:rPr>
        <w:t>2.0  ”</w:t>
      </w:r>
    </w:p>
    <w:p w:rsidR="00B815B7" w:rsidRDefault="00B815B7" w:rsidP="00B815B7">
      <w:r>
        <w:t>REFERENCIA:</w:t>
      </w:r>
      <w:r>
        <w:tab/>
      </w:r>
      <w:r>
        <w:rPr>
          <w:b/>
        </w:rPr>
        <w:t>CARMEL  JEAN   2</w:t>
      </w:r>
    </w:p>
    <w:p w:rsidR="00B815B7" w:rsidRDefault="00B815B7" w:rsidP="00B815B7">
      <w:r>
        <w:t>CANTIDAD    :          450    Kg</w:t>
      </w:r>
    </w:p>
    <w:p w:rsidR="00B815B7" w:rsidRDefault="00B815B7" w:rsidP="00B815B7">
      <w:r>
        <w:t>COLORES:</w:t>
      </w:r>
      <w:r>
        <w:tab/>
      </w:r>
      <w:r>
        <w:tab/>
        <w:t xml:space="preserve">2 (  </w:t>
      </w:r>
      <w:r w:rsidRPr="00E12213">
        <w:rPr>
          <w:b/>
        </w:rPr>
        <w:t xml:space="preserve">BLANCO </w:t>
      </w:r>
      <w:r>
        <w:t xml:space="preserve">– </w:t>
      </w:r>
      <w:r w:rsidRPr="00B11BD2">
        <w:rPr>
          <w:b/>
        </w:rPr>
        <w:t>RUBINE RED C</w:t>
      </w:r>
      <w:r>
        <w:t xml:space="preserve">  )</w:t>
      </w:r>
    </w:p>
    <w:p w:rsidR="00B815B7" w:rsidRDefault="00B815B7" w:rsidP="00B815B7">
      <w:r>
        <w:t>CARAS:</w:t>
      </w:r>
      <w:r>
        <w:tab/>
      </w:r>
      <w:r>
        <w:tab/>
        <w:t>2</w:t>
      </w:r>
    </w:p>
    <w:p w:rsidR="00B815B7" w:rsidRDefault="00B815B7" w:rsidP="00B815B7">
      <w:r>
        <w:t>REPETICIÓN:</w:t>
      </w:r>
      <w:r>
        <w:tab/>
        <w:t>30</w:t>
      </w:r>
    </w:p>
    <w:p w:rsidR="00B815B7" w:rsidRDefault="00B815B7" w:rsidP="00B815B7">
      <w:r>
        <w:t>RODILLO:</w:t>
      </w:r>
      <w:r>
        <w:tab/>
      </w:r>
      <w:r>
        <w:tab/>
        <w:t>30</w:t>
      </w:r>
    </w:p>
    <w:p w:rsidR="00B815B7" w:rsidRDefault="00B815B7" w:rsidP="00B815B7">
      <w:r>
        <w:t>BOLSA:</w:t>
      </w:r>
      <w:r>
        <w:tab/>
      </w:r>
      <w:r>
        <w:tab/>
      </w:r>
      <w:r>
        <w:rPr>
          <w:b/>
        </w:rPr>
        <w:t>30  x  38 + 5</w:t>
      </w:r>
      <w:r>
        <w:t xml:space="preserve">  solapa interna  cms</w:t>
      </w:r>
    </w:p>
    <w:p w:rsidR="00B815B7" w:rsidRDefault="00B815B7" w:rsidP="00B815B7">
      <w:r>
        <w:t>SELLADO:</w:t>
      </w:r>
      <w:r>
        <w:tab/>
      </w:r>
      <w:r>
        <w:tab/>
        <w:t>Para selle lateral.</w:t>
      </w:r>
    </w:p>
    <w:p w:rsidR="00B815B7" w:rsidRDefault="00B815B7" w:rsidP="00B815B7"/>
    <w:p w:rsidR="00B815B7" w:rsidRDefault="00B815B7" w:rsidP="00B815B7"/>
    <w:p w:rsidR="00B815B7" w:rsidRDefault="00B815B7" w:rsidP="00B815B7">
      <w:r>
        <w:rPr>
          <w:b/>
          <w:bCs/>
          <w:u w:val="single"/>
        </w:rPr>
        <w:t>NOTA:</w:t>
      </w:r>
      <w:r>
        <w:t xml:space="preserve">  </w:t>
      </w:r>
      <w:r>
        <w:rPr>
          <w:b/>
          <w:sz w:val="28"/>
          <w:szCs w:val="28"/>
          <w:u w:val="single"/>
        </w:rPr>
        <w:t>* Cyreles EN SU PLANTA</w:t>
      </w:r>
    </w:p>
    <w:p w:rsidR="00B815B7" w:rsidRDefault="00B815B7" w:rsidP="00B815B7">
      <w:pPr>
        <w:numPr>
          <w:ilvl w:val="0"/>
          <w:numId w:val="3"/>
        </w:numPr>
      </w:pPr>
      <w:r>
        <w:t>Se envían muestra física  para tonos y alturas</w:t>
      </w:r>
    </w:p>
    <w:p w:rsidR="00B815B7" w:rsidRDefault="00B815B7" w:rsidP="00B815B7">
      <w:pPr>
        <w:numPr>
          <w:ilvl w:val="0"/>
          <w:numId w:val="4"/>
        </w:numPr>
        <w:rPr>
          <w:b/>
        </w:rPr>
      </w:pPr>
      <w:r>
        <w:t xml:space="preserve">Se  envía el material de PP de </w:t>
      </w:r>
      <w:r>
        <w:rPr>
          <w:b/>
        </w:rPr>
        <w:t xml:space="preserve">40 </w:t>
      </w:r>
      <w:r>
        <w:t xml:space="preserve"> </w:t>
      </w:r>
      <w:r>
        <w:rPr>
          <w:b/>
        </w:rPr>
        <w:t>cms</w:t>
      </w:r>
    </w:p>
    <w:p w:rsidR="00B815B7" w:rsidRDefault="00B815B7" w:rsidP="00B815B7">
      <w:pPr>
        <w:numPr>
          <w:ilvl w:val="0"/>
          <w:numId w:val="4"/>
        </w:numPr>
        <w:rPr>
          <w:b/>
        </w:rPr>
      </w:pPr>
      <w:r>
        <w:rPr>
          <w:b/>
        </w:rPr>
        <w:t>SE APRUEBA IMPRESIÓN</w:t>
      </w:r>
    </w:p>
    <w:p w:rsidR="00B815B7" w:rsidRPr="00B815B7" w:rsidRDefault="00B815B7" w:rsidP="00B815B7">
      <w:pPr>
        <w:numPr>
          <w:ilvl w:val="0"/>
          <w:numId w:val="4"/>
        </w:numPr>
        <w:rPr>
          <w:b/>
          <w:sz w:val="28"/>
          <w:szCs w:val="28"/>
        </w:rPr>
      </w:pPr>
      <w:r w:rsidRPr="00B815B7">
        <w:rPr>
          <w:b/>
          <w:sz w:val="28"/>
          <w:szCs w:val="28"/>
        </w:rPr>
        <w:t>IMAGEN  NUEVA</w:t>
      </w:r>
    </w:p>
    <w:p w:rsidR="00B815B7" w:rsidRDefault="00B815B7" w:rsidP="00B815B7">
      <w:pPr>
        <w:ind w:left="885"/>
      </w:pPr>
    </w:p>
    <w:p w:rsidR="00B815B7" w:rsidRDefault="00B815B7" w:rsidP="00B815B7">
      <w:pPr>
        <w:ind w:left="885"/>
      </w:pPr>
    </w:p>
    <w:p w:rsidR="00B815B7" w:rsidRDefault="00B815B7" w:rsidP="00B815B7">
      <w:r>
        <w:t>Agradezco la atención y colaboración prestada.</w:t>
      </w:r>
    </w:p>
    <w:p w:rsidR="00B815B7" w:rsidRDefault="00B815B7" w:rsidP="00B815B7"/>
    <w:p w:rsidR="00B815B7" w:rsidRDefault="00B815B7" w:rsidP="00B815B7"/>
    <w:p w:rsidR="00B815B7" w:rsidRDefault="00B815B7" w:rsidP="00B815B7">
      <w:r>
        <w:t>Cordialmente,</w:t>
      </w:r>
    </w:p>
    <w:p w:rsidR="00B815B7" w:rsidRDefault="00B815B7" w:rsidP="00B815B7"/>
    <w:p w:rsidR="00B815B7" w:rsidRDefault="00B815B7" w:rsidP="00B815B7"/>
    <w:p w:rsidR="00B815B7" w:rsidRDefault="00B815B7" w:rsidP="00B815B7"/>
    <w:p w:rsidR="00B815B7" w:rsidRDefault="00B815B7" w:rsidP="00B815B7">
      <w:r>
        <w:t>RICARDO CASAS ZAPATA</w:t>
      </w:r>
    </w:p>
    <w:p w:rsidR="00B815B7" w:rsidRDefault="00B815B7" w:rsidP="00B815B7">
      <w:r>
        <w:t>Director.</w:t>
      </w:r>
    </w:p>
    <w:p w:rsidR="00B815B7" w:rsidRDefault="00B815B7" w:rsidP="00B815B7">
      <w:pPr>
        <w:rPr>
          <w:b/>
        </w:rPr>
      </w:pPr>
    </w:p>
    <w:p w:rsidR="00B815B7" w:rsidRDefault="00B815B7" w:rsidP="0042659C">
      <w:pPr>
        <w:rPr>
          <w:b/>
        </w:rPr>
      </w:pPr>
    </w:p>
    <w:p w:rsidR="00660EC7" w:rsidRDefault="00660EC7" w:rsidP="0042659C">
      <w:pPr>
        <w:rPr>
          <w:b/>
        </w:rPr>
      </w:pPr>
    </w:p>
    <w:p w:rsidR="00660EC7" w:rsidRDefault="00660EC7" w:rsidP="0042659C">
      <w:pPr>
        <w:rPr>
          <w:b/>
        </w:rPr>
      </w:pPr>
    </w:p>
    <w:p w:rsidR="00660EC7" w:rsidRDefault="00660EC7" w:rsidP="0042659C">
      <w:pPr>
        <w:rPr>
          <w:b/>
        </w:rPr>
      </w:pPr>
    </w:p>
    <w:p w:rsidR="00660EC7" w:rsidRDefault="00660EC7" w:rsidP="00660EC7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660EC7" w:rsidRDefault="00660EC7" w:rsidP="00660EC7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660EC7" w:rsidRDefault="00660EC7" w:rsidP="00660EC7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660EC7" w:rsidRDefault="00660EC7" w:rsidP="00660EC7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660EC7" w:rsidRDefault="00660EC7" w:rsidP="00660EC7">
      <w:pPr>
        <w:rPr>
          <w:b/>
          <w:bCs/>
        </w:rPr>
      </w:pPr>
    </w:p>
    <w:p w:rsidR="00660EC7" w:rsidRDefault="00660EC7" w:rsidP="00660EC7">
      <w:pPr>
        <w:pStyle w:val="Ttulo1"/>
      </w:pPr>
    </w:p>
    <w:p w:rsidR="00660EC7" w:rsidRDefault="00660EC7" w:rsidP="00660EC7">
      <w:pPr>
        <w:pStyle w:val="Ttulo1"/>
      </w:pPr>
      <w:r>
        <w:t>ORDEN DE TRABAJO  N °      07819</w:t>
      </w:r>
    </w:p>
    <w:p w:rsidR="00660EC7" w:rsidRDefault="00660EC7" w:rsidP="00660EC7"/>
    <w:p w:rsidR="00660EC7" w:rsidRDefault="00660EC7" w:rsidP="00660EC7">
      <w:r>
        <w:t>FECHA:</w:t>
      </w:r>
      <w:r>
        <w:tab/>
        <w:t>Medellín, Diciembre   22    de   2010</w:t>
      </w:r>
    </w:p>
    <w:p w:rsidR="00660EC7" w:rsidRDefault="00660EC7" w:rsidP="00660EC7">
      <w:r>
        <w:t>PARA:</w:t>
      </w:r>
      <w:r>
        <w:tab/>
      </w:r>
      <w:r>
        <w:tab/>
        <w:t>PLÁSTICOS DARMA</w:t>
      </w:r>
    </w:p>
    <w:p w:rsidR="00660EC7" w:rsidRDefault="00660EC7" w:rsidP="00660EC7">
      <w:r>
        <w:t>ATENCIÓN:</w:t>
      </w:r>
      <w:r>
        <w:tab/>
        <w:t>Sr. Darío Jaramillo</w:t>
      </w:r>
    </w:p>
    <w:p w:rsidR="00660EC7" w:rsidRDefault="00660EC7" w:rsidP="00660EC7">
      <w:r>
        <w:tab/>
      </w:r>
      <w:r>
        <w:tab/>
        <w:t>Gerente.</w:t>
      </w:r>
    </w:p>
    <w:p w:rsidR="00660EC7" w:rsidRDefault="00660EC7" w:rsidP="00660EC7"/>
    <w:p w:rsidR="00660EC7" w:rsidRDefault="00660EC7" w:rsidP="00660EC7">
      <w:r>
        <w:t>Apreciado Don Darío:</w:t>
      </w:r>
    </w:p>
    <w:p w:rsidR="00660EC7" w:rsidRDefault="00660EC7" w:rsidP="00660EC7"/>
    <w:p w:rsidR="00660EC7" w:rsidRDefault="00660EC7" w:rsidP="00660EC7">
      <w:r>
        <w:t>Con la presente estamos solicitando el siguiente servicio de  IMPRESIÓN :</w:t>
      </w:r>
    </w:p>
    <w:p w:rsidR="00660EC7" w:rsidRDefault="00660EC7" w:rsidP="00660EC7"/>
    <w:p w:rsidR="00660EC7" w:rsidRDefault="00660EC7" w:rsidP="00660EC7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660EC7" w:rsidRDefault="00660EC7" w:rsidP="00660EC7">
      <w:r>
        <w:t xml:space="preserve">MATERIAL   :           Polipropileno  Semi-Tubular   de  </w:t>
      </w:r>
      <w:r w:rsidRPr="002720AA">
        <w:rPr>
          <w:b/>
        </w:rPr>
        <w:t>20 + 4</w:t>
      </w:r>
      <w:r>
        <w:t xml:space="preserve">     cms</w:t>
      </w:r>
    </w:p>
    <w:p w:rsidR="00660EC7" w:rsidRDefault="00660EC7" w:rsidP="00660EC7">
      <w:r>
        <w:t>CLIBRE      :               1.4  ”</w:t>
      </w:r>
    </w:p>
    <w:p w:rsidR="00660EC7" w:rsidRPr="00AD5DCF" w:rsidRDefault="00660EC7" w:rsidP="00660EC7">
      <w:pPr>
        <w:rPr>
          <w:b/>
        </w:rPr>
      </w:pPr>
      <w:r>
        <w:t>REFERENCIA:</w:t>
      </w:r>
      <w:r>
        <w:tab/>
      </w:r>
      <w:r>
        <w:rPr>
          <w:b/>
        </w:rPr>
        <w:t>CARMEL  INTERIOR  LARGA   2</w:t>
      </w:r>
    </w:p>
    <w:p w:rsidR="00660EC7" w:rsidRDefault="00660EC7" w:rsidP="00660EC7">
      <w:r>
        <w:t>CANTIDAD    :          110    Kg</w:t>
      </w:r>
    </w:p>
    <w:p w:rsidR="00660EC7" w:rsidRDefault="00660EC7" w:rsidP="00660EC7">
      <w:r>
        <w:t>COLORES:</w:t>
      </w:r>
      <w:r>
        <w:tab/>
      </w:r>
      <w:r>
        <w:tab/>
        <w:t>2   (  BLANCO -  PANTONE  246 C  )</w:t>
      </w:r>
    </w:p>
    <w:p w:rsidR="00660EC7" w:rsidRDefault="00660EC7" w:rsidP="00660EC7">
      <w:r>
        <w:t>CARAS:</w:t>
      </w:r>
      <w:r>
        <w:tab/>
      </w:r>
      <w:r>
        <w:tab/>
        <w:t>2</w:t>
      </w:r>
    </w:p>
    <w:p w:rsidR="00660EC7" w:rsidRDefault="00660EC7" w:rsidP="00660EC7">
      <w:r>
        <w:t>REPETICIÓN:</w:t>
      </w:r>
      <w:r>
        <w:tab/>
        <w:t>20</w:t>
      </w:r>
    </w:p>
    <w:p w:rsidR="00660EC7" w:rsidRPr="007E24E2" w:rsidRDefault="00660EC7" w:rsidP="00660EC7">
      <w:pPr>
        <w:rPr>
          <w:b/>
        </w:rPr>
      </w:pPr>
      <w:r>
        <w:t>RODILLO:</w:t>
      </w:r>
      <w:r>
        <w:tab/>
      </w:r>
      <w:r>
        <w:tab/>
      </w:r>
      <w:r>
        <w:rPr>
          <w:b/>
        </w:rPr>
        <w:t>40</w:t>
      </w:r>
    </w:p>
    <w:p w:rsidR="00660EC7" w:rsidRDefault="00660EC7" w:rsidP="00660EC7">
      <w:r>
        <w:t>BOLSA:</w:t>
      </w:r>
      <w:r>
        <w:tab/>
      </w:r>
      <w:r>
        <w:tab/>
        <w:t>20  X  38 + 4    cms de solapa  volada</w:t>
      </w:r>
    </w:p>
    <w:p w:rsidR="00660EC7" w:rsidRDefault="00660EC7" w:rsidP="00660EC7">
      <w:r>
        <w:t>SELLADO:</w:t>
      </w:r>
      <w:r>
        <w:tab/>
      </w:r>
      <w:r>
        <w:tab/>
        <w:t>Para selle lateral.</w:t>
      </w:r>
    </w:p>
    <w:p w:rsidR="00660EC7" w:rsidRDefault="00660EC7" w:rsidP="00660EC7"/>
    <w:p w:rsidR="00660EC7" w:rsidRDefault="00660EC7" w:rsidP="00660EC7"/>
    <w:p w:rsidR="00660EC7" w:rsidRDefault="00660EC7" w:rsidP="00660EC7">
      <w:r>
        <w:rPr>
          <w:b/>
          <w:bCs/>
          <w:u w:val="single"/>
        </w:rPr>
        <w:t>NOTA:</w:t>
      </w:r>
      <w:r>
        <w:t xml:space="preserve">  *   Los cyreles   NUEVOS</w:t>
      </w:r>
    </w:p>
    <w:p w:rsidR="00660EC7" w:rsidRDefault="00660EC7" w:rsidP="00660EC7">
      <w:pPr>
        <w:numPr>
          <w:ilvl w:val="0"/>
          <w:numId w:val="1"/>
        </w:numPr>
      </w:pPr>
      <w:r>
        <w:t>Se envían ARTE    para tonos y alturas</w:t>
      </w:r>
    </w:p>
    <w:p w:rsidR="00660EC7" w:rsidRPr="00307118" w:rsidRDefault="00660EC7" w:rsidP="00660EC7">
      <w:pPr>
        <w:numPr>
          <w:ilvl w:val="0"/>
          <w:numId w:val="2"/>
        </w:numPr>
      </w:pPr>
      <w:r>
        <w:t xml:space="preserve">Se  envia el material de PP </w:t>
      </w:r>
    </w:p>
    <w:p w:rsidR="00660EC7" w:rsidRPr="00150D1A" w:rsidRDefault="00660EC7" w:rsidP="00660EC7">
      <w:pPr>
        <w:numPr>
          <w:ilvl w:val="0"/>
          <w:numId w:val="2"/>
        </w:numPr>
      </w:pPr>
      <w:r>
        <w:rPr>
          <w:b/>
        </w:rPr>
        <w:t>SE APRUEBA IMPRESION</w:t>
      </w:r>
    </w:p>
    <w:p w:rsidR="00660EC7" w:rsidRDefault="00660EC7" w:rsidP="00660EC7">
      <w:pPr>
        <w:ind w:left="885"/>
      </w:pPr>
    </w:p>
    <w:p w:rsidR="00660EC7" w:rsidRDefault="00660EC7" w:rsidP="00660EC7">
      <w:pPr>
        <w:ind w:left="885"/>
      </w:pPr>
    </w:p>
    <w:p w:rsidR="00660EC7" w:rsidRDefault="00660EC7" w:rsidP="00660EC7">
      <w:r>
        <w:t>Agradezco la atención y colaboración prestada.</w:t>
      </w:r>
    </w:p>
    <w:p w:rsidR="00660EC7" w:rsidRDefault="00660EC7" w:rsidP="00660EC7"/>
    <w:p w:rsidR="00660EC7" w:rsidRDefault="00660EC7" w:rsidP="00660EC7"/>
    <w:p w:rsidR="00660EC7" w:rsidRDefault="00660EC7" w:rsidP="00660EC7">
      <w:r>
        <w:t>Cordialmente,</w:t>
      </w:r>
    </w:p>
    <w:p w:rsidR="00660EC7" w:rsidRDefault="00660EC7" w:rsidP="00660EC7"/>
    <w:p w:rsidR="00660EC7" w:rsidRDefault="00660EC7" w:rsidP="00660EC7"/>
    <w:p w:rsidR="00660EC7" w:rsidRDefault="00660EC7" w:rsidP="00660EC7"/>
    <w:p w:rsidR="00660EC7" w:rsidRDefault="00660EC7" w:rsidP="00660EC7">
      <w:r>
        <w:t>RICARDO CASAS ZAPATA</w:t>
      </w:r>
    </w:p>
    <w:p w:rsidR="00660EC7" w:rsidRDefault="00660EC7" w:rsidP="00660EC7">
      <w:r>
        <w:t>Director.</w:t>
      </w:r>
    </w:p>
    <w:p w:rsidR="00660EC7" w:rsidRDefault="00660EC7" w:rsidP="00660EC7">
      <w:pPr>
        <w:rPr>
          <w:b/>
        </w:rPr>
      </w:pPr>
    </w:p>
    <w:p w:rsidR="00660EC7" w:rsidRDefault="00660EC7" w:rsidP="0042659C">
      <w:pPr>
        <w:rPr>
          <w:b/>
        </w:rPr>
      </w:pPr>
    </w:p>
    <w:p w:rsidR="00660EC7" w:rsidRDefault="00660EC7" w:rsidP="0042659C">
      <w:pPr>
        <w:rPr>
          <w:b/>
        </w:rPr>
      </w:pPr>
    </w:p>
    <w:p w:rsidR="00660EC7" w:rsidRDefault="00660EC7" w:rsidP="0042659C">
      <w:pPr>
        <w:rPr>
          <w:b/>
        </w:rPr>
      </w:pPr>
    </w:p>
    <w:p w:rsidR="00660EC7" w:rsidRDefault="00660EC7" w:rsidP="0042659C">
      <w:pPr>
        <w:rPr>
          <w:b/>
        </w:rPr>
      </w:pPr>
    </w:p>
    <w:p w:rsidR="00660EC7" w:rsidRDefault="00660EC7" w:rsidP="00660EC7">
      <w:pPr>
        <w:rPr>
          <w:b/>
        </w:rPr>
      </w:pPr>
    </w:p>
    <w:p w:rsidR="00660EC7" w:rsidRDefault="00660EC7" w:rsidP="00660EC7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660EC7" w:rsidRDefault="00660EC7" w:rsidP="00660EC7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660EC7" w:rsidRDefault="00660EC7" w:rsidP="00660EC7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660EC7" w:rsidRDefault="00660EC7" w:rsidP="00660EC7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660EC7" w:rsidRDefault="00660EC7" w:rsidP="00660EC7">
      <w:pPr>
        <w:rPr>
          <w:b/>
          <w:bCs/>
        </w:rPr>
      </w:pPr>
    </w:p>
    <w:p w:rsidR="00660EC7" w:rsidRDefault="00660EC7" w:rsidP="00660EC7">
      <w:pPr>
        <w:pStyle w:val="Ttulo1"/>
      </w:pPr>
    </w:p>
    <w:p w:rsidR="00660EC7" w:rsidRDefault="00660EC7" w:rsidP="00660EC7">
      <w:pPr>
        <w:pStyle w:val="Ttulo1"/>
      </w:pPr>
      <w:r>
        <w:t>ORDEN DE TRABAJO   N °      07818</w:t>
      </w:r>
    </w:p>
    <w:p w:rsidR="00660EC7" w:rsidRDefault="00660EC7" w:rsidP="00660EC7"/>
    <w:p w:rsidR="00660EC7" w:rsidRDefault="00660EC7" w:rsidP="00660EC7">
      <w:r>
        <w:t>FECHA:</w:t>
      </w:r>
      <w:r>
        <w:tab/>
        <w:t>Medellín, Diciembre   22   de   2010</w:t>
      </w:r>
    </w:p>
    <w:p w:rsidR="00660EC7" w:rsidRDefault="00660EC7" w:rsidP="00660EC7">
      <w:r>
        <w:t>PARA:</w:t>
      </w:r>
      <w:r>
        <w:tab/>
      </w:r>
      <w:r>
        <w:tab/>
        <w:t>PLÁSTICOS DARMA</w:t>
      </w:r>
    </w:p>
    <w:p w:rsidR="00660EC7" w:rsidRDefault="00660EC7" w:rsidP="00660EC7">
      <w:r>
        <w:t>ATENCIÓN:</w:t>
      </w:r>
      <w:r>
        <w:tab/>
        <w:t>Sr. Darío Jaramillo</w:t>
      </w:r>
    </w:p>
    <w:p w:rsidR="00660EC7" w:rsidRDefault="00660EC7" w:rsidP="00660EC7">
      <w:r>
        <w:tab/>
      </w:r>
      <w:r>
        <w:tab/>
        <w:t>Gerente.</w:t>
      </w:r>
    </w:p>
    <w:p w:rsidR="00660EC7" w:rsidRDefault="00660EC7" w:rsidP="00660EC7"/>
    <w:p w:rsidR="00660EC7" w:rsidRDefault="00660EC7" w:rsidP="00660EC7">
      <w:r>
        <w:t>Apreciado Don Darío:</w:t>
      </w:r>
    </w:p>
    <w:p w:rsidR="00660EC7" w:rsidRPr="00D8653D" w:rsidRDefault="00660EC7" w:rsidP="00660EC7"/>
    <w:p w:rsidR="00660EC7" w:rsidRDefault="00660EC7" w:rsidP="00660EC7">
      <w:r>
        <w:t>Con la presente estamos solicitando el siguiente servicio de  IMPRESIÓN :</w:t>
      </w:r>
    </w:p>
    <w:p w:rsidR="00660EC7" w:rsidRDefault="00660EC7" w:rsidP="00660EC7"/>
    <w:p w:rsidR="00660EC7" w:rsidRDefault="00660EC7" w:rsidP="00660EC7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660EC7" w:rsidRDefault="00660EC7" w:rsidP="00660EC7">
      <w:pPr>
        <w:rPr>
          <w:b/>
          <w:bCs/>
        </w:rPr>
      </w:pPr>
    </w:p>
    <w:p w:rsidR="00660EC7" w:rsidRPr="008249ED" w:rsidRDefault="00660EC7" w:rsidP="00660EC7">
      <w:pPr>
        <w:rPr>
          <w:b/>
        </w:rPr>
      </w:pPr>
      <w:r>
        <w:t xml:space="preserve">MATERIAL   :           Polipropileno  Tubular   de  </w:t>
      </w:r>
      <w:r w:rsidRPr="008249ED">
        <w:rPr>
          <w:b/>
        </w:rPr>
        <w:t>30    cms</w:t>
      </w:r>
    </w:p>
    <w:p w:rsidR="00660EC7" w:rsidRDefault="00660EC7" w:rsidP="00660EC7">
      <w:r>
        <w:t>CLIBRE      :               1.4  ”</w:t>
      </w:r>
    </w:p>
    <w:p w:rsidR="00660EC7" w:rsidRPr="00AD5DCF" w:rsidRDefault="00660EC7" w:rsidP="00660EC7">
      <w:pPr>
        <w:rPr>
          <w:b/>
        </w:rPr>
      </w:pPr>
      <w:r>
        <w:t>REFERENCIA:</w:t>
      </w:r>
      <w:r>
        <w:tab/>
      </w:r>
      <w:r>
        <w:rPr>
          <w:b/>
        </w:rPr>
        <w:t>CARMEL  MEDIANA 2</w:t>
      </w:r>
    </w:p>
    <w:p w:rsidR="00660EC7" w:rsidRPr="00936C49" w:rsidRDefault="00660EC7" w:rsidP="00660EC7">
      <w:pPr>
        <w:rPr>
          <w:b/>
        </w:rPr>
      </w:pPr>
      <w:r>
        <w:t>CANTIDAD    :         350</w:t>
      </w:r>
      <w:r w:rsidRPr="00936C49">
        <w:rPr>
          <w:b/>
        </w:rPr>
        <w:t xml:space="preserve">    Kg</w:t>
      </w:r>
    </w:p>
    <w:p w:rsidR="00660EC7" w:rsidRDefault="00660EC7" w:rsidP="00660EC7">
      <w:r>
        <w:t>COLORES:</w:t>
      </w:r>
      <w:r>
        <w:tab/>
      </w:r>
      <w:r>
        <w:tab/>
        <w:t>2   ( BLANCO – RUBINE RED C )</w:t>
      </w:r>
    </w:p>
    <w:p w:rsidR="00660EC7" w:rsidRDefault="00660EC7" w:rsidP="00660EC7">
      <w:r>
        <w:t>CARAS:</w:t>
      </w:r>
      <w:r>
        <w:tab/>
      </w:r>
      <w:r>
        <w:tab/>
        <w:t>2  ( 2X2-2X2 )</w:t>
      </w:r>
    </w:p>
    <w:p w:rsidR="00660EC7" w:rsidRDefault="00660EC7" w:rsidP="00660EC7">
      <w:r>
        <w:t>REPETICIÓN:</w:t>
      </w:r>
      <w:r>
        <w:tab/>
        <w:t>24.5</w:t>
      </w:r>
    </w:p>
    <w:p w:rsidR="00660EC7" w:rsidRDefault="00660EC7" w:rsidP="00660EC7">
      <w:r>
        <w:t>RODILLO:</w:t>
      </w:r>
      <w:r>
        <w:tab/>
      </w:r>
      <w:r>
        <w:tab/>
        <w:t>25</w:t>
      </w:r>
    </w:p>
    <w:p w:rsidR="00660EC7" w:rsidRDefault="00660EC7" w:rsidP="00660EC7">
      <w:r>
        <w:t>BOLSA:</w:t>
      </w:r>
      <w:r>
        <w:tab/>
      </w:r>
      <w:r>
        <w:tab/>
      </w:r>
      <w:r w:rsidRPr="008249ED">
        <w:rPr>
          <w:b/>
        </w:rPr>
        <w:t>24.5    X  28   +  5</w:t>
      </w:r>
      <w:r>
        <w:t xml:space="preserve">    cms  de solapa   Interna  pegada</w:t>
      </w:r>
    </w:p>
    <w:p w:rsidR="00660EC7" w:rsidRDefault="00660EC7" w:rsidP="00660EC7">
      <w:r>
        <w:t>SELLADO:</w:t>
      </w:r>
      <w:r>
        <w:tab/>
      </w:r>
      <w:r>
        <w:tab/>
        <w:t>Para selle lateral.</w:t>
      </w:r>
    </w:p>
    <w:p w:rsidR="00660EC7" w:rsidRDefault="00660EC7" w:rsidP="00660EC7"/>
    <w:p w:rsidR="00660EC7" w:rsidRDefault="00660EC7" w:rsidP="00660EC7"/>
    <w:p w:rsidR="00660EC7" w:rsidRDefault="00660EC7" w:rsidP="00660EC7">
      <w:r>
        <w:rPr>
          <w:b/>
          <w:bCs/>
          <w:u w:val="single"/>
        </w:rPr>
        <w:t>NOTA:</w:t>
      </w:r>
      <w:r>
        <w:t xml:space="preserve">  *   Los cyreles   EN SU  PLANTA</w:t>
      </w:r>
    </w:p>
    <w:p w:rsidR="00660EC7" w:rsidRDefault="00660EC7" w:rsidP="00660EC7">
      <w:pPr>
        <w:numPr>
          <w:ilvl w:val="0"/>
          <w:numId w:val="1"/>
        </w:numPr>
      </w:pPr>
      <w:r>
        <w:t>Se envían ARTE    para tonos y alturas</w:t>
      </w:r>
    </w:p>
    <w:p w:rsidR="00660EC7" w:rsidRPr="00541D9E" w:rsidRDefault="00660EC7" w:rsidP="00660EC7">
      <w:pPr>
        <w:numPr>
          <w:ilvl w:val="0"/>
          <w:numId w:val="2"/>
        </w:numPr>
      </w:pPr>
      <w:r>
        <w:t xml:space="preserve">Se  envía el material de PP </w:t>
      </w:r>
      <w:r>
        <w:rPr>
          <w:b/>
        </w:rPr>
        <w:t xml:space="preserve">de  30 </w:t>
      </w:r>
      <w:r w:rsidRPr="00AD5DCF">
        <w:rPr>
          <w:b/>
        </w:rPr>
        <w:t xml:space="preserve">  cms</w:t>
      </w:r>
    </w:p>
    <w:p w:rsidR="00541D9E" w:rsidRPr="00307118" w:rsidRDefault="00541D9E" w:rsidP="00660EC7">
      <w:pPr>
        <w:numPr>
          <w:ilvl w:val="0"/>
          <w:numId w:val="2"/>
        </w:numPr>
      </w:pPr>
      <w:r>
        <w:rPr>
          <w:b/>
        </w:rPr>
        <w:t>NUEVA  IMAGEN</w:t>
      </w:r>
    </w:p>
    <w:p w:rsidR="00660EC7" w:rsidRDefault="00660EC7" w:rsidP="00660EC7">
      <w:pPr>
        <w:ind w:left="885"/>
      </w:pPr>
    </w:p>
    <w:p w:rsidR="00660EC7" w:rsidRDefault="00660EC7" w:rsidP="00660EC7">
      <w:pPr>
        <w:ind w:left="885"/>
      </w:pPr>
    </w:p>
    <w:p w:rsidR="00660EC7" w:rsidRDefault="00660EC7" w:rsidP="00660EC7">
      <w:r>
        <w:t>Agradezco la atención y colaboración prestada.</w:t>
      </w:r>
    </w:p>
    <w:p w:rsidR="00660EC7" w:rsidRDefault="00660EC7" w:rsidP="00660EC7"/>
    <w:p w:rsidR="00660EC7" w:rsidRDefault="00660EC7" w:rsidP="00660EC7"/>
    <w:p w:rsidR="00660EC7" w:rsidRDefault="00660EC7" w:rsidP="00660EC7">
      <w:r>
        <w:t>Cordialmente,</w:t>
      </w:r>
    </w:p>
    <w:p w:rsidR="00660EC7" w:rsidRDefault="00660EC7" w:rsidP="00660EC7"/>
    <w:p w:rsidR="00660EC7" w:rsidRDefault="00660EC7" w:rsidP="00660EC7"/>
    <w:p w:rsidR="00660EC7" w:rsidRDefault="00660EC7" w:rsidP="00660EC7"/>
    <w:p w:rsidR="00660EC7" w:rsidRDefault="00660EC7" w:rsidP="00660EC7">
      <w:r>
        <w:t>RICARDO CASAS ZAPATA</w:t>
      </w:r>
    </w:p>
    <w:p w:rsidR="00660EC7" w:rsidRDefault="00660EC7" w:rsidP="00660EC7">
      <w:r>
        <w:t>Director.</w:t>
      </w:r>
    </w:p>
    <w:p w:rsidR="00660EC7" w:rsidRDefault="00660EC7" w:rsidP="00660EC7">
      <w:pPr>
        <w:rPr>
          <w:b/>
        </w:rPr>
      </w:pPr>
    </w:p>
    <w:p w:rsidR="00660EC7" w:rsidRDefault="00660EC7" w:rsidP="00660EC7">
      <w:pPr>
        <w:rPr>
          <w:b/>
        </w:rPr>
      </w:pPr>
    </w:p>
    <w:p w:rsidR="00660EC7" w:rsidRDefault="00660EC7" w:rsidP="0042659C">
      <w:pPr>
        <w:rPr>
          <w:b/>
        </w:rPr>
      </w:pPr>
    </w:p>
    <w:p w:rsidR="00B24A1B" w:rsidRDefault="00B24A1B" w:rsidP="0042659C">
      <w:pPr>
        <w:rPr>
          <w:b/>
        </w:rPr>
      </w:pPr>
    </w:p>
    <w:p w:rsidR="00B24A1B" w:rsidRDefault="00B24A1B" w:rsidP="00B24A1B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B24A1B" w:rsidRDefault="00B24A1B" w:rsidP="00B24A1B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B24A1B" w:rsidRDefault="00B24A1B" w:rsidP="00B24A1B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 - 144</w:t>
      </w:r>
    </w:p>
    <w:p w:rsidR="00B24A1B" w:rsidRDefault="00B24A1B" w:rsidP="00B24A1B">
      <w:pPr>
        <w:rPr>
          <w:b/>
          <w:bCs/>
          <w:sz w:val="20"/>
        </w:rPr>
      </w:pPr>
      <w:r>
        <w:rPr>
          <w:b/>
          <w:bCs/>
          <w:sz w:val="20"/>
        </w:rPr>
        <w:t>TEL:   4 44 46 64  ITAGUI.</w:t>
      </w:r>
    </w:p>
    <w:p w:rsidR="00B24A1B" w:rsidRDefault="00B24A1B" w:rsidP="00B24A1B">
      <w:pPr>
        <w:rPr>
          <w:b/>
          <w:bCs/>
          <w:sz w:val="20"/>
        </w:rPr>
      </w:pPr>
    </w:p>
    <w:p w:rsidR="00B24A1B" w:rsidRDefault="00B24A1B" w:rsidP="00B24A1B">
      <w:pPr>
        <w:rPr>
          <w:b/>
          <w:bCs/>
        </w:rPr>
      </w:pPr>
    </w:p>
    <w:p w:rsidR="00B24A1B" w:rsidRDefault="00B24A1B" w:rsidP="00B24A1B">
      <w:pPr>
        <w:rPr>
          <w:b/>
          <w:bCs/>
        </w:rPr>
      </w:pPr>
    </w:p>
    <w:p w:rsidR="00B24A1B" w:rsidRDefault="00B24A1B" w:rsidP="00B24A1B">
      <w:pPr>
        <w:pStyle w:val="Ttulo1"/>
      </w:pPr>
      <w:r>
        <w:t>ORDEN DE  TRABAJO   N°   07915</w:t>
      </w:r>
    </w:p>
    <w:p w:rsidR="00B24A1B" w:rsidRDefault="00B24A1B" w:rsidP="00B24A1B"/>
    <w:p w:rsidR="00B24A1B" w:rsidRDefault="00B24A1B" w:rsidP="00B24A1B">
      <w:r>
        <w:t>FECHA:</w:t>
      </w:r>
      <w:r>
        <w:tab/>
        <w:t>Medellín,  Diciembre    22   de  2010</w:t>
      </w:r>
    </w:p>
    <w:p w:rsidR="00B24A1B" w:rsidRDefault="00B24A1B" w:rsidP="00B24A1B">
      <w:r>
        <w:t>PARA:</w:t>
      </w:r>
      <w:r>
        <w:tab/>
      </w:r>
      <w:r>
        <w:tab/>
        <w:t>PLÁSTICOS DARMA</w:t>
      </w:r>
    </w:p>
    <w:p w:rsidR="00B24A1B" w:rsidRDefault="00B24A1B" w:rsidP="00B24A1B">
      <w:r>
        <w:t>ATENCIÓN:</w:t>
      </w:r>
      <w:r>
        <w:tab/>
        <w:t>Sr. Darío Jaramillo</w:t>
      </w:r>
    </w:p>
    <w:p w:rsidR="00B24A1B" w:rsidRDefault="00B24A1B" w:rsidP="00B24A1B">
      <w:r>
        <w:tab/>
      </w:r>
      <w:r>
        <w:tab/>
        <w:t>Gerente.</w:t>
      </w:r>
    </w:p>
    <w:p w:rsidR="00B24A1B" w:rsidRDefault="00B24A1B" w:rsidP="00B24A1B"/>
    <w:p w:rsidR="00B24A1B" w:rsidRDefault="00B24A1B" w:rsidP="00B24A1B">
      <w:r>
        <w:t>Apreciado Don Darío:</w:t>
      </w:r>
    </w:p>
    <w:p w:rsidR="00B24A1B" w:rsidRDefault="00B24A1B" w:rsidP="00B24A1B"/>
    <w:p w:rsidR="00B24A1B" w:rsidRDefault="00B24A1B" w:rsidP="00B24A1B">
      <w:r>
        <w:t>Con la presente estamos solicitando el siguiente servicio de  IMPRESION:</w:t>
      </w:r>
    </w:p>
    <w:p w:rsidR="00B24A1B" w:rsidRDefault="00B24A1B" w:rsidP="00B24A1B"/>
    <w:p w:rsidR="00B24A1B" w:rsidRDefault="00B24A1B" w:rsidP="00B24A1B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B24A1B" w:rsidRDefault="00B24A1B" w:rsidP="00B24A1B">
      <w:r>
        <w:t xml:space="preserve">MATERIAL   :           Polipropileno  Lamina  de    </w:t>
      </w:r>
      <w:r>
        <w:rPr>
          <w:b/>
        </w:rPr>
        <w:t>80</w:t>
      </w:r>
      <w:r w:rsidRPr="00911319">
        <w:rPr>
          <w:b/>
        </w:rPr>
        <w:t xml:space="preserve"> </w:t>
      </w:r>
      <w:r>
        <w:t xml:space="preserve"> cms</w:t>
      </w:r>
    </w:p>
    <w:p w:rsidR="00B24A1B" w:rsidRDefault="00B24A1B" w:rsidP="00B24A1B">
      <w:r>
        <w:t>CLIBRE      :               1</w:t>
      </w:r>
      <w:r>
        <w:rPr>
          <w:b/>
        </w:rPr>
        <w:t>.5</w:t>
      </w:r>
      <w:r w:rsidRPr="00F877C0">
        <w:rPr>
          <w:b/>
        </w:rPr>
        <w:t xml:space="preserve"> </w:t>
      </w:r>
      <w:r>
        <w:rPr>
          <w:b/>
        </w:rPr>
        <w:t xml:space="preserve"> </w:t>
      </w:r>
      <w:r w:rsidRPr="00F877C0">
        <w:rPr>
          <w:b/>
        </w:rPr>
        <w:t>”</w:t>
      </w:r>
    </w:p>
    <w:p w:rsidR="00B24A1B" w:rsidRDefault="00B24A1B" w:rsidP="00B24A1B">
      <w:r>
        <w:t>REFERENCIA:</w:t>
      </w:r>
      <w:r>
        <w:tab/>
      </w:r>
      <w:r>
        <w:rPr>
          <w:b/>
        </w:rPr>
        <w:t>TOSTADA  X  15   RAKAMANDAKA</w:t>
      </w:r>
    </w:p>
    <w:p w:rsidR="00B24A1B" w:rsidRDefault="00B24A1B" w:rsidP="00B24A1B">
      <w:r>
        <w:t>CANTIDAD    :          200    Kg</w:t>
      </w:r>
    </w:p>
    <w:p w:rsidR="00B24A1B" w:rsidRDefault="00B24A1B" w:rsidP="00B24A1B">
      <w:r>
        <w:t>COLORES:</w:t>
      </w:r>
      <w:r>
        <w:tab/>
      </w:r>
      <w:r>
        <w:tab/>
        <w:t>4 (   Según  Muestra   )</w:t>
      </w:r>
    </w:p>
    <w:p w:rsidR="00B24A1B" w:rsidRDefault="00B24A1B" w:rsidP="00B24A1B">
      <w:r>
        <w:t>CARAS:</w:t>
      </w:r>
      <w:r>
        <w:tab/>
      </w:r>
      <w:r>
        <w:tab/>
        <w:t>2</w:t>
      </w:r>
    </w:p>
    <w:p w:rsidR="00B24A1B" w:rsidRDefault="00B24A1B" w:rsidP="00B24A1B">
      <w:r>
        <w:t>REPETICIÓN:</w:t>
      </w:r>
      <w:r>
        <w:tab/>
        <w:t>25</w:t>
      </w:r>
    </w:p>
    <w:p w:rsidR="00B24A1B" w:rsidRDefault="00B24A1B" w:rsidP="00B24A1B">
      <w:r>
        <w:t>RODILLO:</w:t>
      </w:r>
      <w:r>
        <w:tab/>
      </w:r>
      <w:r>
        <w:tab/>
        <w:t>50</w:t>
      </w:r>
    </w:p>
    <w:p w:rsidR="00B24A1B" w:rsidRPr="009A4BD3" w:rsidRDefault="00B24A1B" w:rsidP="00B24A1B">
      <w:pPr>
        <w:rPr>
          <w:b/>
        </w:rPr>
      </w:pPr>
      <w:r>
        <w:t>BOLSA:</w:t>
      </w:r>
      <w:r>
        <w:tab/>
      </w:r>
      <w:r>
        <w:tab/>
      </w:r>
      <w:r>
        <w:rPr>
          <w:b/>
        </w:rPr>
        <w:t xml:space="preserve">25  x  36 + 4 </w:t>
      </w:r>
      <w:r w:rsidRPr="009A4BD3">
        <w:rPr>
          <w:b/>
        </w:rPr>
        <w:t xml:space="preserve">  cms</w:t>
      </w:r>
    </w:p>
    <w:p w:rsidR="00B24A1B" w:rsidRDefault="00B24A1B" w:rsidP="00B24A1B">
      <w:r>
        <w:t>SELLADO:</w:t>
      </w:r>
      <w:r>
        <w:tab/>
      </w:r>
      <w:r>
        <w:tab/>
        <w:t>Para selle lateral.</w:t>
      </w:r>
    </w:p>
    <w:p w:rsidR="00B24A1B" w:rsidRDefault="00B24A1B" w:rsidP="00B24A1B"/>
    <w:p w:rsidR="00B24A1B" w:rsidRDefault="00B24A1B" w:rsidP="00B24A1B"/>
    <w:p w:rsidR="00B24A1B" w:rsidRDefault="00B24A1B" w:rsidP="00B24A1B">
      <w:r>
        <w:rPr>
          <w:b/>
          <w:bCs/>
          <w:u w:val="single"/>
        </w:rPr>
        <w:t>NOTA:</w:t>
      </w:r>
      <w:r>
        <w:t xml:space="preserve">  *  Cyre</w:t>
      </w:r>
      <w:r w:rsidR="00F0494C">
        <w:t>les  los envía en su planta</w:t>
      </w:r>
    </w:p>
    <w:p w:rsidR="00B24A1B" w:rsidRDefault="00B24A1B" w:rsidP="00B24A1B">
      <w:pPr>
        <w:numPr>
          <w:ilvl w:val="0"/>
          <w:numId w:val="1"/>
        </w:numPr>
      </w:pPr>
      <w:r>
        <w:t>Se envían muestra física  para tonos y alturas</w:t>
      </w:r>
    </w:p>
    <w:p w:rsidR="00B24A1B" w:rsidRDefault="00B24A1B" w:rsidP="00B24A1B">
      <w:pPr>
        <w:numPr>
          <w:ilvl w:val="0"/>
          <w:numId w:val="2"/>
        </w:numPr>
        <w:rPr>
          <w:b/>
        </w:rPr>
      </w:pPr>
      <w:r w:rsidRPr="00764873">
        <w:rPr>
          <w:b/>
        </w:rPr>
        <w:t>Se</w:t>
      </w:r>
      <w:r>
        <w:rPr>
          <w:b/>
        </w:rPr>
        <w:t xml:space="preserve">   envía  el material de PP  de   80   cm  Lamina</w:t>
      </w:r>
    </w:p>
    <w:p w:rsidR="00B24A1B" w:rsidRDefault="00B24A1B" w:rsidP="00B24A1B">
      <w:pPr>
        <w:numPr>
          <w:ilvl w:val="0"/>
          <w:numId w:val="2"/>
        </w:numPr>
        <w:rPr>
          <w:b/>
        </w:rPr>
      </w:pPr>
      <w:r>
        <w:rPr>
          <w:b/>
        </w:rPr>
        <w:t>SE APRUEBA IMPRESION</w:t>
      </w:r>
    </w:p>
    <w:p w:rsidR="00B24A1B" w:rsidRDefault="00B24A1B" w:rsidP="00B24A1B">
      <w:pPr>
        <w:ind w:left="885"/>
      </w:pPr>
    </w:p>
    <w:p w:rsidR="00B24A1B" w:rsidRDefault="00B24A1B" w:rsidP="00B24A1B">
      <w:pPr>
        <w:ind w:left="885"/>
      </w:pPr>
    </w:p>
    <w:p w:rsidR="00B24A1B" w:rsidRDefault="00B24A1B" w:rsidP="00B24A1B">
      <w:pPr>
        <w:ind w:left="885"/>
      </w:pPr>
    </w:p>
    <w:p w:rsidR="00B24A1B" w:rsidRDefault="00B24A1B" w:rsidP="00B24A1B">
      <w:r>
        <w:t>Agradezco la atención y colaboración prestada.</w:t>
      </w:r>
    </w:p>
    <w:p w:rsidR="00B24A1B" w:rsidRDefault="00B24A1B" w:rsidP="00B24A1B"/>
    <w:p w:rsidR="00B24A1B" w:rsidRDefault="00B24A1B" w:rsidP="00B24A1B"/>
    <w:p w:rsidR="00B24A1B" w:rsidRDefault="00B24A1B" w:rsidP="00B24A1B"/>
    <w:p w:rsidR="00B24A1B" w:rsidRDefault="00B24A1B" w:rsidP="00B24A1B">
      <w:r>
        <w:t xml:space="preserve">Cordialmente,                                                      </w:t>
      </w:r>
    </w:p>
    <w:p w:rsidR="00B24A1B" w:rsidRDefault="00B24A1B" w:rsidP="00B24A1B"/>
    <w:p w:rsidR="00B24A1B" w:rsidRDefault="00B24A1B" w:rsidP="00B24A1B"/>
    <w:p w:rsidR="00B24A1B" w:rsidRDefault="00B24A1B" w:rsidP="00B24A1B"/>
    <w:p w:rsidR="00B24A1B" w:rsidRDefault="00B24A1B" w:rsidP="00B24A1B">
      <w:r>
        <w:t>RICARDO CASAS ZAPATA</w:t>
      </w:r>
    </w:p>
    <w:p w:rsidR="00B24A1B" w:rsidRDefault="00B24A1B" w:rsidP="00B24A1B">
      <w:r>
        <w:t>Director.</w:t>
      </w:r>
    </w:p>
    <w:p w:rsidR="00B24A1B" w:rsidRDefault="00B24A1B" w:rsidP="00B24A1B"/>
    <w:p w:rsidR="00B24A1B" w:rsidRDefault="00B24A1B" w:rsidP="00B24A1B"/>
    <w:p w:rsidR="00B24A1B" w:rsidRDefault="00B24A1B" w:rsidP="0042659C">
      <w:pPr>
        <w:rPr>
          <w:b/>
        </w:rPr>
      </w:pPr>
    </w:p>
    <w:p w:rsidR="005F3A16" w:rsidRDefault="005F3A16" w:rsidP="005F3A16">
      <w:pPr>
        <w:rPr>
          <w:b/>
        </w:rPr>
      </w:pPr>
    </w:p>
    <w:p w:rsidR="005F3A16" w:rsidRDefault="005F3A16" w:rsidP="005F3A16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5F3A16" w:rsidRDefault="005F3A16" w:rsidP="005F3A16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5F3A16" w:rsidRDefault="005F3A16" w:rsidP="005F3A16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5F3A16" w:rsidRDefault="005F3A16" w:rsidP="005F3A16">
      <w:pPr>
        <w:rPr>
          <w:b/>
          <w:bCs/>
          <w:sz w:val="20"/>
        </w:rPr>
      </w:pPr>
      <w:r>
        <w:rPr>
          <w:b/>
          <w:bCs/>
          <w:sz w:val="20"/>
        </w:rPr>
        <w:t>TEL:  4 44 46 64  ITAGUI.</w:t>
      </w:r>
    </w:p>
    <w:p w:rsidR="005F3A16" w:rsidRDefault="005F3A16" w:rsidP="005F3A16">
      <w:pPr>
        <w:rPr>
          <w:b/>
          <w:bCs/>
        </w:rPr>
      </w:pPr>
    </w:p>
    <w:p w:rsidR="005F3A16" w:rsidRDefault="005F3A16" w:rsidP="005F3A16">
      <w:pPr>
        <w:rPr>
          <w:b/>
          <w:bCs/>
        </w:rPr>
      </w:pPr>
    </w:p>
    <w:p w:rsidR="005F3A16" w:rsidRDefault="005F3A16" w:rsidP="005F3A16">
      <w:pPr>
        <w:pStyle w:val="Ttulo1"/>
      </w:pPr>
      <w:r>
        <w:t>ORDEN DE TRABAJO        N°      07909</w:t>
      </w:r>
    </w:p>
    <w:p w:rsidR="005F3A16" w:rsidRDefault="005F3A16" w:rsidP="005F3A16"/>
    <w:p w:rsidR="005F3A16" w:rsidRDefault="005F3A16" w:rsidP="005F3A16">
      <w:r>
        <w:t>FECHA:</w:t>
      </w:r>
      <w:r>
        <w:tab/>
        <w:t>Medellín, Diciembre  22   de  2010</w:t>
      </w:r>
    </w:p>
    <w:p w:rsidR="005F3A16" w:rsidRDefault="005F3A16" w:rsidP="005F3A16">
      <w:r>
        <w:t>PARA:</w:t>
      </w:r>
      <w:r>
        <w:tab/>
      </w:r>
      <w:r>
        <w:tab/>
        <w:t>PLÁSTICOS DARMA</w:t>
      </w:r>
    </w:p>
    <w:p w:rsidR="005F3A16" w:rsidRDefault="005F3A16" w:rsidP="005F3A16">
      <w:r>
        <w:t>ATENCIÓN:</w:t>
      </w:r>
      <w:r>
        <w:tab/>
        <w:t>Sr. Darío Jaramillo</w:t>
      </w:r>
    </w:p>
    <w:p w:rsidR="005F3A16" w:rsidRDefault="005F3A16" w:rsidP="005F3A16">
      <w:r>
        <w:tab/>
      </w:r>
      <w:r>
        <w:tab/>
        <w:t>Gerente.</w:t>
      </w:r>
    </w:p>
    <w:p w:rsidR="005F3A16" w:rsidRDefault="005F3A16" w:rsidP="005F3A16"/>
    <w:p w:rsidR="005F3A16" w:rsidRDefault="005F3A16" w:rsidP="005F3A16">
      <w:r>
        <w:t>Apreciado Don Darío:</w:t>
      </w:r>
    </w:p>
    <w:p w:rsidR="005F3A16" w:rsidRDefault="005F3A16" w:rsidP="005F3A16"/>
    <w:p w:rsidR="005F3A16" w:rsidRDefault="005F3A16" w:rsidP="005F3A16">
      <w:r>
        <w:t>Con la presente estamos solicitando el siguiente material    :</w:t>
      </w:r>
    </w:p>
    <w:p w:rsidR="005F3A16" w:rsidRDefault="005F3A16" w:rsidP="005F3A16"/>
    <w:p w:rsidR="005F3A16" w:rsidRDefault="005F3A16" w:rsidP="005F3A16">
      <w:pPr>
        <w:rPr>
          <w:b/>
          <w:bCs/>
          <w:u w:val="single"/>
        </w:rPr>
      </w:pPr>
      <w:r>
        <w:rPr>
          <w:b/>
          <w:bCs/>
          <w:u w:val="single"/>
        </w:rPr>
        <w:t>IMPRESIÓN  :</w:t>
      </w:r>
    </w:p>
    <w:p w:rsidR="005F3A16" w:rsidRDefault="005F3A16" w:rsidP="005F3A16"/>
    <w:p w:rsidR="005F3A16" w:rsidRDefault="005F3A16" w:rsidP="005F3A16">
      <w:r>
        <w:t>MATERIAL:</w:t>
      </w:r>
      <w:r>
        <w:tab/>
      </w:r>
      <w:r>
        <w:tab/>
        <w:t>P.P  Lamina    48   cms</w:t>
      </w:r>
    </w:p>
    <w:p w:rsidR="005F3A16" w:rsidRDefault="005F3A16" w:rsidP="005F3A16">
      <w:r>
        <w:t>CALIBRE:</w:t>
      </w:r>
      <w:r>
        <w:tab/>
      </w:r>
      <w:r>
        <w:tab/>
        <w:t>2.0  ”</w:t>
      </w:r>
    </w:p>
    <w:p w:rsidR="005F3A16" w:rsidRDefault="005F3A16" w:rsidP="005F3A16">
      <w:r>
        <w:t>CANTIDAD:</w:t>
      </w:r>
      <w:r>
        <w:tab/>
      </w:r>
      <w:r>
        <w:tab/>
        <w:t>60    Kg</w:t>
      </w:r>
    </w:p>
    <w:p w:rsidR="005F3A16" w:rsidRDefault="005F3A16" w:rsidP="005F3A16">
      <w:r>
        <w:t>REFERENCIA:</w:t>
      </w:r>
      <w:r>
        <w:tab/>
      </w:r>
      <w:r>
        <w:rPr>
          <w:b/>
        </w:rPr>
        <w:t>BOCADILLOS   DON JOSE</w:t>
      </w:r>
    </w:p>
    <w:p w:rsidR="005F3A16" w:rsidRDefault="005F3A16" w:rsidP="005F3A16">
      <w:r>
        <w:t>REPETICIÓN:</w:t>
      </w:r>
      <w:r>
        <w:tab/>
        <w:t>15   Cms.</w:t>
      </w:r>
    </w:p>
    <w:p w:rsidR="005F3A16" w:rsidRDefault="005F3A16" w:rsidP="005F3A16">
      <w:r>
        <w:t>RODILLO  :               30</w:t>
      </w:r>
    </w:p>
    <w:p w:rsidR="005F3A16" w:rsidRDefault="005F3A16" w:rsidP="005F3A16">
      <w:r>
        <w:t>IMPRESIÓN:</w:t>
      </w:r>
      <w:r>
        <w:tab/>
      </w:r>
      <w:r>
        <w:tab/>
        <w:t xml:space="preserve">2 Caras  </w:t>
      </w:r>
    </w:p>
    <w:p w:rsidR="005F3A16" w:rsidRDefault="005F3A16" w:rsidP="005F3A16">
      <w:r>
        <w:t>COLORES:</w:t>
      </w:r>
      <w:r>
        <w:tab/>
      </w:r>
      <w:r>
        <w:tab/>
        <w:t>4  (SEGÚN  MUESTRA )</w:t>
      </w:r>
    </w:p>
    <w:p w:rsidR="005F3A16" w:rsidRDefault="005F3A16" w:rsidP="005F3A16">
      <w:r>
        <w:t>BOLSA:</w:t>
      </w:r>
      <w:r>
        <w:tab/>
      </w:r>
      <w:r>
        <w:tab/>
        <w:t xml:space="preserve">15  X  24    cms   </w:t>
      </w:r>
    </w:p>
    <w:p w:rsidR="005F3A16" w:rsidRDefault="005F3A16" w:rsidP="005F3A16">
      <w:r>
        <w:t>SELLADO :</w:t>
      </w:r>
      <w:r>
        <w:tab/>
      </w:r>
      <w:r>
        <w:tab/>
        <w:t>Lateral</w:t>
      </w:r>
    </w:p>
    <w:p w:rsidR="005F3A16" w:rsidRDefault="005F3A16" w:rsidP="005F3A16"/>
    <w:p w:rsidR="005F3A16" w:rsidRDefault="005F3A16" w:rsidP="005F3A16"/>
    <w:p w:rsidR="005F3A16" w:rsidRDefault="005F3A16" w:rsidP="005F3A16">
      <w:r>
        <w:rPr>
          <w:b/>
          <w:bCs/>
          <w:u w:val="single"/>
        </w:rPr>
        <w:t>NOTA:</w:t>
      </w:r>
      <w:r>
        <w:t xml:space="preserve">  - Se  envía muestra física para los tonos y alturas  de impresión.</w:t>
      </w:r>
    </w:p>
    <w:p w:rsidR="005F3A16" w:rsidRDefault="005F3A16" w:rsidP="005F3A16">
      <w:pPr>
        <w:numPr>
          <w:ilvl w:val="0"/>
          <w:numId w:val="18"/>
        </w:numPr>
      </w:pPr>
      <w:r>
        <w:t>Se aprueba Impresión</w:t>
      </w:r>
    </w:p>
    <w:p w:rsidR="005F3A16" w:rsidRDefault="005F3A16" w:rsidP="005F3A16">
      <w:pPr>
        <w:numPr>
          <w:ilvl w:val="0"/>
          <w:numId w:val="18"/>
        </w:numPr>
      </w:pPr>
      <w:r>
        <w:t>Cyreles  en su  planta</w:t>
      </w:r>
    </w:p>
    <w:p w:rsidR="005F3A16" w:rsidRDefault="005F3A16" w:rsidP="005F3A16"/>
    <w:p w:rsidR="005F3A16" w:rsidRDefault="005F3A16" w:rsidP="005F3A16">
      <w:pPr>
        <w:ind w:left="1500"/>
        <w:rPr>
          <w:bCs/>
        </w:rPr>
      </w:pPr>
    </w:p>
    <w:p w:rsidR="005F3A16" w:rsidRDefault="005F3A16" w:rsidP="005F3A16"/>
    <w:p w:rsidR="005F3A16" w:rsidRDefault="005F3A16" w:rsidP="005F3A16">
      <w:r>
        <w:t>Agradezco la atención y colaboración prestada.</w:t>
      </w:r>
    </w:p>
    <w:p w:rsidR="005F3A16" w:rsidRDefault="005F3A16" w:rsidP="005F3A16"/>
    <w:p w:rsidR="005F3A16" w:rsidRDefault="005F3A16" w:rsidP="005F3A16"/>
    <w:p w:rsidR="005F3A16" w:rsidRDefault="005F3A16" w:rsidP="005F3A16"/>
    <w:p w:rsidR="005F3A16" w:rsidRDefault="005F3A16" w:rsidP="005F3A16"/>
    <w:p w:rsidR="005F3A16" w:rsidRDefault="005F3A16" w:rsidP="005F3A16">
      <w:r>
        <w:t>Cordialmente,</w:t>
      </w:r>
    </w:p>
    <w:p w:rsidR="005F3A16" w:rsidRDefault="005F3A16" w:rsidP="005F3A16"/>
    <w:p w:rsidR="005F3A16" w:rsidRDefault="005F3A16" w:rsidP="005F3A16"/>
    <w:p w:rsidR="005F3A16" w:rsidRDefault="005F3A16" w:rsidP="005F3A16">
      <w:r>
        <w:t>RICARDO CASAS ZAPATA</w:t>
      </w:r>
    </w:p>
    <w:p w:rsidR="005F3A16" w:rsidRDefault="005F3A16" w:rsidP="005F3A16">
      <w:r>
        <w:t>Director.</w:t>
      </w:r>
    </w:p>
    <w:p w:rsidR="005F3A16" w:rsidRDefault="005F3A16" w:rsidP="005F3A16"/>
    <w:p w:rsidR="005F3A16" w:rsidRDefault="005F3A16" w:rsidP="005F3A16"/>
    <w:p w:rsidR="005F3A16" w:rsidRDefault="005F3A16" w:rsidP="0042659C">
      <w:pPr>
        <w:rPr>
          <w:b/>
        </w:rPr>
      </w:pPr>
    </w:p>
    <w:p w:rsidR="005F3A16" w:rsidRDefault="005F3A16" w:rsidP="005F3A16">
      <w:pPr>
        <w:rPr>
          <w:b/>
        </w:rPr>
      </w:pPr>
    </w:p>
    <w:p w:rsidR="005F3A16" w:rsidRDefault="005F3A16" w:rsidP="005F3A16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5F3A16" w:rsidRDefault="005F3A16" w:rsidP="005F3A16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5F3A16" w:rsidRDefault="005F3A16" w:rsidP="005F3A16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5F3A16" w:rsidRDefault="005F3A16" w:rsidP="005F3A16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5F3A16" w:rsidRDefault="005F3A16" w:rsidP="005F3A16"/>
    <w:p w:rsidR="005F3A16" w:rsidRDefault="005F3A16" w:rsidP="005F3A16"/>
    <w:p w:rsidR="005F3A16" w:rsidRDefault="005F3A16" w:rsidP="005F3A16">
      <w:pPr>
        <w:pStyle w:val="Ttulo1"/>
      </w:pPr>
      <w:r>
        <w:t>ORD EN DE TRABAJO    N°      07858</w:t>
      </w:r>
      <w:r w:rsidR="00233E99">
        <w:t>-1</w:t>
      </w:r>
    </w:p>
    <w:p w:rsidR="005F3A16" w:rsidRDefault="005F3A16" w:rsidP="005F3A16"/>
    <w:p w:rsidR="005F3A16" w:rsidRDefault="005F3A16" w:rsidP="005F3A16">
      <w:r>
        <w:t>FECHA:</w:t>
      </w:r>
      <w:r>
        <w:tab/>
        <w:t>Medellín,  Diciembre   22   de   2010</w:t>
      </w:r>
    </w:p>
    <w:p w:rsidR="005F3A16" w:rsidRDefault="005F3A16" w:rsidP="005F3A16">
      <w:r>
        <w:t>PARA:</w:t>
      </w:r>
      <w:r>
        <w:tab/>
      </w:r>
      <w:r>
        <w:tab/>
        <w:t>PLÁSTICOS DARMA</w:t>
      </w:r>
    </w:p>
    <w:p w:rsidR="005F3A16" w:rsidRDefault="005F3A16" w:rsidP="005F3A16">
      <w:r>
        <w:t>ATENCIÓN:</w:t>
      </w:r>
      <w:r>
        <w:tab/>
        <w:t>Sr. Darío Jaramillo</w:t>
      </w:r>
    </w:p>
    <w:p w:rsidR="005F3A16" w:rsidRDefault="005F3A16" w:rsidP="005F3A16">
      <w:r>
        <w:tab/>
      </w:r>
      <w:r>
        <w:tab/>
        <w:t>Gerente.</w:t>
      </w:r>
    </w:p>
    <w:p w:rsidR="005F3A16" w:rsidRDefault="005F3A16" w:rsidP="005F3A16"/>
    <w:p w:rsidR="005F3A16" w:rsidRDefault="005F3A16" w:rsidP="005F3A16">
      <w:r>
        <w:t>Apreciado Don Darío:</w:t>
      </w:r>
    </w:p>
    <w:p w:rsidR="005F3A16" w:rsidRDefault="005F3A16" w:rsidP="005F3A16"/>
    <w:p w:rsidR="005F3A16" w:rsidRDefault="005F3A16" w:rsidP="005F3A16">
      <w:r>
        <w:t>Con la presente estamos solicitando el siguiente Material   :</w:t>
      </w:r>
    </w:p>
    <w:p w:rsidR="005F3A16" w:rsidRDefault="005F3A16" w:rsidP="005F3A16"/>
    <w:p w:rsidR="005F3A16" w:rsidRDefault="005F3A16" w:rsidP="005F3A16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5F3A16" w:rsidRDefault="005F3A16" w:rsidP="005F3A16">
      <w:pPr>
        <w:rPr>
          <w:b/>
          <w:bCs/>
          <w:u w:val="single"/>
        </w:rPr>
      </w:pPr>
    </w:p>
    <w:p w:rsidR="005F3A16" w:rsidRDefault="005F3A16" w:rsidP="005F3A16">
      <w:r>
        <w:t>MATERIAL:</w:t>
      </w:r>
      <w:r>
        <w:tab/>
      </w:r>
      <w:r>
        <w:tab/>
        <w:t>Polietileno Alta Densidad Pigmentado BLANCO Tubular.</w:t>
      </w:r>
    </w:p>
    <w:p w:rsidR="005F3A16" w:rsidRDefault="005F3A16" w:rsidP="005F3A16">
      <w:r>
        <w:t>MEDIDA:</w:t>
      </w:r>
      <w:r>
        <w:tab/>
      </w:r>
      <w:r>
        <w:tab/>
      </w:r>
      <w:r>
        <w:rPr>
          <w:b/>
        </w:rPr>
        <w:t>35</w:t>
      </w:r>
      <w:r w:rsidRPr="00444F82">
        <w:rPr>
          <w:b/>
        </w:rPr>
        <w:t xml:space="preserve">  Cms</w:t>
      </w:r>
      <w:r>
        <w:t>.</w:t>
      </w:r>
    </w:p>
    <w:p w:rsidR="005F3A16" w:rsidRDefault="005F3A16" w:rsidP="005F3A16">
      <w:pPr>
        <w:rPr>
          <w:b/>
          <w:bCs/>
        </w:rPr>
      </w:pPr>
      <w:r>
        <w:t>CALIBRE:</w:t>
      </w:r>
      <w:r>
        <w:tab/>
      </w:r>
      <w:r>
        <w:tab/>
      </w:r>
      <w:r w:rsidRPr="00B460D7">
        <w:rPr>
          <w:b/>
        </w:rPr>
        <w:t>2.5</w:t>
      </w:r>
      <w:r>
        <w:t xml:space="preserve"> </w:t>
      </w:r>
      <w:r>
        <w:rPr>
          <w:b/>
          <w:bCs/>
        </w:rPr>
        <w:t xml:space="preserve">  ”</w:t>
      </w:r>
    </w:p>
    <w:p w:rsidR="005F3A16" w:rsidRDefault="005F3A16" w:rsidP="005F3A16">
      <w:r>
        <w:t>COLOR:</w:t>
      </w:r>
      <w:r>
        <w:tab/>
      </w:r>
      <w:r>
        <w:tab/>
        <w:t>BLANCO  ( Según muestra  )</w:t>
      </w:r>
    </w:p>
    <w:p w:rsidR="005F3A16" w:rsidRDefault="005F3A16" w:rsidP="005F3A16">
      <w:r>
        <w:t>TRATADO:</w:t>
      </w:r>
      <w:r>
        <w:tab/>
      </w:r>
      <w:r>
        <w:tab/>
        <w:t>2 Caras.</w:t>
      </w:r>
    </w:p>
    <w:p w:rsidR="005F3A16" w:rsidRDefault="005F3A16" w:rsidP="005F3A16">
      <w:pPr>
        <w:rPr>
          <w:b/>
          <w:bCs/>
        </w:rPr>
      </w:pPr>
      <w:r>
        <w:t>CANTIDAD:</w:t>
      </w:r>
      <w:r>
        <w:tab/>
        <w:t xml:space="preserve">            </w:t>
      </w:r>
      <w:r w:rsidR="00233E99">
        <w:t>2</w:t>
      </w:r>
      <w:r>
        <w:t xml:space="preserve">00 </w:t>
      </w:r>
      <w:r>
        <w:rPr>
          <w:b/>
        </w:rPr>
        <w:t xml:space="preserve"> </w:t>
      </w:r>
      <w:r>
        <w:t xml:space="preserve">  Kg.</w:t>
      </w:r>
      <w:r>
        <w:rPr>
          <w:b/>
          <w:bCs/>
        </w:rPr>
        <w:t xml:space="preserve"> </w:t>
      </w:r>
    </w:p>
    <w:p w:rsidR="005F3A16" w:rsidRDefault="005F3A16" w:rsidP="005F3A16">
      <w:r>
        <w:t>REFERENCIA:</w:t>
      </w:r>
      <w:r>
        <w:tab/>
      </w:r>
      <w:r>
        <w:rPr>
          <w:b/>
        </w:rPr>
        <w:t>PLASTIQUIMICA  PEQUENA</w:t>
      </w:r>
    </w:p>
    <w:p w:rsidR="005F3A16" w:rsidRDefault="005F3A16" w:rsidP="005F3A16">
      <w:r>
        <w:t>COLORES:</w:t>
      </w:r>
      <w:r>
        <w:tab/>
      </w:r>
      <w:r>
        <w:tab/>
        <w:t>2 ( Gris -  Rojo)</w:t>
      </w:r>
    </w:p>
    <w:p w:rsidR="005F3A16" w:rsidRDefault="005F3A16" w:rsidP="005F3A16">
      <w:r>
        <w:t>CARAS:</w:t>
      </w:r>
      <w:r>
        <w:tab/>
      </w:r>
      <w:r>
        <w:tab/>
        <w:t>2</w:t>
      </w:r>
    </w:p>
    <w:p w:rsidR="005F3A16" w:rsidRDefault="005F3A16" w:rsidP="005F3A16">
      <w:r>
        <w:t>REPETICIÓN:</w:t>
      </w:r>
      <w:r>
        <w:tab/>
        <w:t>Continua</w:t>
      </w:r>
    </w:p>
    <w:p w:rsidR="005F3A16" w:rsidRDefault="005F3A16" w:rsidP="005F3A16">
      <w:r>
        <w:t>RODILLO:</w:t>
      </w:r>
      <w:r>
        <w:tab/>
      </w:r>
      <w:r>
        <w:tab/>
      </w:r>
      <w:r w:rsidRPr="001D3669">
        <w:rPr>
          <w:b/>
        </w:rPr>
        <w:t>38</w:t>
      </w:r>
    </w:p>
    <w:p w:rsidR="005F3A16" w:rsidRPr="006537EA" w:rsidRDefault="005F3A16" w:rsidP="005F3A16">
      <w:pPr>
        <w:rPr>
          <w:b/>
        </w:rPr>
      </w:pPr>
      <w:r>
        <w:t>BOLSA:</w:t>
      </w:r>
      <w:r>
        <w:tab/>
      </w:r>
      <w:r>
        <w:tab/>
      </w:r>
      <w:r w:rsidRPr="006537EA">
        <w:rPr>
          <w:b/>
        </w:rPr>
        <w:t xml:space="preserve">35  x  175  </w:t>
      </w:r>
      <w:r>
        <w:rPr>
          <w:b/>
        </w:rPr>
        <w:t xml:space="preserve">  </w:t>
      </w:r>
      <w:r w:rsidRPr="006537EA">
        <w:rPr>
          <w:b/>
        </w:rPr>
        <w:t>cms</w:t>
      </w:r>
    </w:p>
    <w:p w:rsidR="005F3A16" w:rsidRDefault="005F3A16" w:rsidP="005F3A16">
      <w:r>
        <w:t>SELLADO:</w:t>
      </w:r>
      <w:r>
        <w:tab/>
      </w:r>
      <w:r>
        <w:tab/>
        <w:t>Para selle de Fondo.</w:t>
      </w:r>
    </w:p>
    <w:p w:rsidR="005F3A16" w:rsidRDefault="005F3A16" w:rsidP="005F3A16"/>
    <w:p w:rsidR="005F3A16" w:rsidRDefault="005F3A16" w:rsidP="005F3A16"/>
    <w:p w:rsidR="005F3A16" w:rsidRDefault="005F3A16" w:rsidP="005F3A16">
      <w:r>
        <w:rPr>
          <w:b/>
          <w:bCs/>
          <w:u w:val="single"/>
        </w:rPr>
        <w:t>NOTA:</w:t>
      </w:r>
      <w:r>
        <w:t xml:space="preserve">  * Los cyreles   Se encuentran en su planta</w:t>
      </w:r>
    </w:p>
    <w:p w:rsidR="005F3A16" w:rsidRDefault="005F3A16" w:rsidP="005F3A16">
      <w:pPr>
        <w:numPr>
          <w:ilvl w:val="0"/>
          <w:numId w:val="1"/>
        </w:numPr>
      </w:pPr>
      <w:r>
        <w:t>Se envían muestra física  para tonos , alturas  y  pigmentación</w:t>
      </w:r>
    </w:p>
    <w:p w:rsidR="005F3A16" w:rsidRDefault="005F3A16" w:rsidP="005F3A16"/>
    <w:p w:rsidR="005F3A16" w:rsidRPr="00315AED" w:rsidRDefault="005F3A16" w:rsidP="005F3A16">
      <w:pPr>
        <w:numPr>
          <w:ilvl w:val="0"/>
          <w:numId w:val="1"/>
        </w:numPr>
      </w:pPr>
      <w:r w:rsidRPr="00393DAD">
        <w:rPr>
          <w:b/>
          <w:u w:val="single"/>
        </w:rPr>
        <w:t>Utilizar tinta negra</w:t>
      </w:r>
      <w:r>
        <w:t xml:space="preserve"> </w:t>
      </w:r>
      <w:r w:rsidRPr="00393DAD">
        <w:rPr>
          <w:b/>
          <w:u w:val="single"/>
        </w:rPr>
        <w:t>ANTIGRASA</w:t>
      </w:r>
    </w:p>
    <w:p w:rsidR="005F3A16" w:rsidRDefault="005F3A16" w:rsidP="005F3A16"/>
    <w:p w:rsidR="005F3A16" w:rsidRPr="0098114D" w:rsidRDefault="005F3A16" w:rsidP="005F3A16">
      <w:pPr>
        <w:rPr>
          <w:b/>
          <w:u w:val="single"/>
        </w:rPr>
      </w:pPr>
    </w:p>
    <w:p w:rsidR="005F3A16" w:rsidRDefault="005F3A16" w:rsidP="005F3A16">
      <w:r>
        <w:t>Agradezco la atención y colaboración prestada.</w:t>
      </w:r>
    </w:p>
    <w:p w:rsidR="005F3A16" w:rsidRDefault="005F3A16" w:rsidP="005F3A16"/>
    <w:p w:rsidR="005F3A16" w:rsidRDefault="005F3A16" w:rsidP="005F3A16"/>
    <w:p w:rsidR="005F3A16" w:rsidRDefault="005F3A16" w:rsidP="005F3A16">
      <w:r>
        <w:t>Cordialmente</w:t>
      </w:r>
    </w:p>
    <w:p w:rsidR="005F3A16" w:rsidRDefault="005F3A16" w:rsidP="005F3A16"/>
    <w:p w:rsidR="005F3A16" w:rsidRDefault="005F3A16" w:rsidP="005F3A16"/>
    <w:p w:rsidR="005F3A16" w:rsidRDefault="005F3A16" w:rsidP="005F3A16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5F3A16" w:rsidRDefault="005F3A16" w:rsidP="005F3A16">
      <w:r>
        <w:t>Director.</w:t>
      </w:r>
    </w:p>
    <w:p w:rsidR="005F3A16" w:rsidRDefault="005F3A16" w:rsidP="005F3A16">
      <w:pPr>
        <w:rPr>
          <w:b/>
        </w:rPr>
      </w:pPr>
    </w:p>
    <w:p w:rsidR="005F3A16" w:rsidRDefault="005F3A16" w:rsidP="0042659C">
      <w:pPr>
        <w:rPr>
          <w:b/>
        </w:rPr>
      </w:pPr>
    </w:p>
    <w:p w:rsidR="00233E99" w:rsidRDefault="00233E99" w:rsidP="00233E99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233E99" w:rsidRDefault="00233E99" w:rsidP="00233E99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233E99" w:rsidRDefault="00233E99" w:rsidP="00233E99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233E99" w:rsidRDefault="00233E99" w:rsidP="00233E99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233E99" w:rsidRDefault="00233E99" w:rsidP="00233E99">
      <w:pPr>
        <w:pStyle w:val="Ttulo1"/>
      </w:pPr>
    </w:p>
    <w:p w:rsidR="00233E99" w:rsidRDefault="00233E99" w:rsidP="00233E99">
      <w:pPr>
        <w:pStyle w:val="Ttulo1"/>
      </w:pPr>
      <w:r>
        <w:t>ORDEN DE TRABAJO     N°      07855-1</w:t>
      </w:r>
    </w:p>
    <w:p w:rsidR="00233E99" w:rsidRDefault="00233E99" w:rsidP="00233E99"/>
    <w:p w:rsidR="00233E99" w:rsidRDefault="00233E99" w:rsidP="00233E99">
      <w:r>
        <w:t>FECHA:</w:t>
      </w:r>
      <w:r>
        <w:tab/>
        <w:t>Medellín,  Diciembre   22   de  2010</w:t>
      </w:r>
    </w:p>
    <w:p w:rsidR="00233E99" w:rsidRDefault="00233E99" w:rsidP="00233E99">
      <w:r>
        <w:t>PARA:</w:t>
      </w:r>
      <w:r>
        <w:tab/>
      </w:r>
      <w:r>
        <w:tab/>
        <w:t>PLÁSTICOS DARMA</w:t>
      </w:r>
    </w:p>
    <w:p w:rsidR="00233E99" w:rsidRDefault="00233E99" w:rsidP="00233E99">
      <w:r>
        <w:t>ATENCIÓN:</w:t>
      </w:r>
      <w:r>
        <w:tab/>
        <w:t>Sr. Darío Jaramillo</w:t>
      </w:r>
    </w:p>
    <w:p w:rsidR="00233E99" w:rsidRDefault="00233E99" w:rsidP="00233E99">
      <w:r>
        <w:tab/>
      </w:r>
      <w:r>
        <w:tab/>
        <w:t>Gerente.</w:t>
      </w:r>
    </w:p>
    <w:p w:rsidR="00233E99" w:rsidRDefault="00233E99" w:rsidP="00233E99"/>
    <w:p w:rsidR="00233E99" w:rsidRDefault="00233E99" w:rsidP="00233E99">
      <w:r>
        <w:t>Apreciado Don Darío:</w:t>
      </w:r>
    </w:p>
    <w:p w:rsidR="00233E99" w:rsidRDefault="00233E99" w:rsidP="00233E99"/>
    <w:p w:rsidR="00233E99" w:rsidRDefault="00233E99" w:rsidP="00233E99">
      <w:r>
        <w:t>Con la presente estamos solicitando el siguiente Material   :</w:t>
      </w:r>
    </w:p>
    <w:p w:rsidR="00233E99" w:rsidRDefault="00233E99" w:rsidP="00233E99"/>
    <w:p w:rsidR="00233E99" w:rsidRDefault="00233E99" w:rsidP="00233E99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233E99" w:rsidRDefault="00233E99" w:rsidP="00233E99">
      <w:pPr>
        <w:rPr>
          <w:b/>
          <w:bCs/>
          <w:u w:val="single"/>
        </w:rPr>
      </w:pPr>
    </w:p>
    <w:p w:rsidR="00233E99" w:rsidRDefault="00233E99" w:rsidP="00233E99">
      <w:r>
        <w:t>MATERIAL:</w:t>
      </w:r>
      <w:r>
        <w:tab/>
      </w:r>
      <w:r>
        <w:tab/>
        <w:t>Polietileno Alta Densidad Pigmentado BLANCO Tubular.</w:t>
      </w:r>
    </w:p>
    <w:p w:rsidR="00233E99" w:rsidRDefault="00233E99" w:rsidP="00233E99">
      <w:r>
        <w:t>MEDIDA:</w:t>
      </w:r>
      <w:r>
        <w:tab/>
      </w:r>
      <w:r>
        <w:tab/>
      </w:r>
      <w:r w:rsidRPr="00657B35">
        <w:rPr>
          <w:b/>
        </w:rPr>
        <w:t>50  Cms</w:t>
      </w:r>
      <w:r>
        <w:t>.</w:t>
      </w:r>
    </w:p>
    <w:p w:rsidR="00233E99" w:rsidRPr="005660D5" w:rsidRDefault="00233E99" w:rsidP="00233E99">
      <w:pPr>
        <w:rPr>
          <w:b/>
          <w:bCs/>
        </w:rPr>
      </w:pPr>
      <w:r>
        <w:t>CALIBRE:</w:t>
      </w:r>
      <w:r>
        <w:tab/>
      </w:r>
      <w:r>
        <w:tab/>
      </w:r>
      <w:r w:rsidRPr="005660D5">
        <w:rPr>
          <w:b/>
        </w:rPr>
        <w:t xml:space="preserve">2.5 </w:t>
      </w:r>
      <w:r w:rsidRPr="005660D5">
        <w:rPr>
          <w:b/>
          <w:bCs/>
        </w:rPr>
        <w:t xml:space="preserve">  ”</w:t>
      </w:r>
    </w:p>
    <w:p w:rsidR="00233E99" w:rsidRDefault="00233E99" w:rsidP="00233E99">
      <w:r>
        <w:t>COLOR:</w:t>
      </w:r>
      <w:r>
        <w:tab/>
      </w:r>
      <w:r>
        <w:tab/>
        <w:t>BLANCO  (Según muestra)</w:t>
      </w:r>
    </w:p>
    <w:p w:rsidR="00233E99" w:rsidRDefault="00233E99" w:rsidP="00233E99">
      <w:r>
        <w:t>TRATADO:</w:t>
      </w:r>
      <w:r>
        <w:tab/>
      </w:r>
      <w:r>
        <w:tab/>
        <w:t>2 Caras.</w:t>
      </w:r>
    </w:p>
    <w:p w:rsidR="00233E99" w:rsidRDefault="00233E99" w:rsidP="00233E99">
      <w:r>
        <w:t>CANTIDAD:</w:t>
      </w:r>
      <w:r>
        <w:tab/>
      </w:r>
      <w:r>
        <w:tab/>
      </w:r>
      <w:r>
        <w:rPr>
          <w:b/>
        </w:rPr>
        <w:t xml:space="preserve">580 </w:t>
      </w:r>
      <w:r>
        <w:t xml:space="preserve">   Kg.</w:t>
      </w:r>
    </w:p>
    <w:p w:rsidR="00233E99" w:rsidRDefault="00233E99" w:rsidP="00233E99">
      <w:r>
        <w:t>REFERENCIA:</w:t>
      </w:r>
      <w:r>
        <w:tab/>
      </w:r>
      <w:r w:rsidRPr="008970C3">
        <w:rPr>
          <w:b/>
        </w:rPr>
        <w:t>PLASTIQUIMICA GRANDE</w:t>
      </w:r>
    </w:p>
    <w:p w:rsidR="00233E99" w:rsidRDefault="00233E99" w:rsidP="00233E99">
      <w:r>
        <w:t>COLORES:</w:t>
      </w:r>
      <w:r>
        <w:tab/>
      </w:r>
      <w:r>
        <w:tab/>
        <w:t>2 ( Gris -  Rojo)</w:t>
      </w:r>
    </w:p>
    <w:p w:rsidR="00233E99" w:rsidRDefault="00233E99" w:rsidP="00233E99">
      <w:r>
        <w:t>CARAS:</w:t>
      </w:r>
      <w:r>
        <w:tab/>
      </w:r>
      <w:r>
        <w:tab/>
        <w:t>2</w:t>
      </w:r>
    </w:p>
    <w:p w:rsidR="00233E99" w:rsidRDefault="00233E99" w:rsidP="00233E99">
      <w:r>
        <w:t>REPETICIÓN:</w:t>
      </w:r>
      <w:r>
        <w:tab/>
        <w:t>Continua</w:t>
      </w:r>
    </w:p>
    <w:p w:rsidR="00233E99" w:rsidRDefault="00233E99" w:rsidP="00233E99">
      <w:r>
        <w:t>RODILLO:</w:t>
      </w:r>
      <w:r>
        <w:tab/>
      </w:r>
      <w:r>
        <w:tab/>
        <w:t>38</w:t>
      </w:r>
    </w:p>
    <w:p w:rsidR="00233E99" w:rsidRPr="003B158B" w:rsidRDefault="00233E99" w:rsidP="00233E99">
      <w:pPr>
        <w:rPr>
          <w:b/>
        </w:rPr>
      </w:pPr>
      <w:r>
        <w:t>BOLSA:</w:t>
      </w:r>
      <w:r>
        <w:tab/>
      </w:r>
      <w:r>
        <w:tab/>
      </w:r>
      <w:r w:rsidRPr="003B158B">
        <w:rPr>
          <w:b/>
        </w:rPr>
        <w:t>50 x 190  cms</w:t>
      </w:r>
    </w:p>
    <w:p w:rsidR="00233E99" w:rsidRDefault="00233E99" w:rsidP="00233E99">
      <w:r>
        <w:t>SELLADO:</w:t>
      </w:r>
      <w:r>
        <w:tab/>
      </w:r>
      <w:r>
        <w:tab/>
        <w:t>Para selle de Fondo.</w:t>
      </w:r>
    </w:p>
    <w:p w:rsidR="00233E99" w:rsidRDefault="00233E99" w:rsidP="00233E99"/>
    <w:p w:rsidR="00233E99" w:rsidRDefault="00233E99" w:rsidP="00233E99"/>
    <w:p w:rsidR="00233E99" w:rsidRDefault="00233E99" w:rsidP="00233E99">
      <w:r>
        <w:rPr>
          <w:b/>
          <w:bCs/>
          <w:u w:val="single"/>
        </w:rPr>
        <w:t>NOTA:</w:t>
      </w:r>
      <w:r>
        <w:t xml:space="preserve">  * Los cyreles   Se encuentran en su planta</w:t>
      </w:r>
    </w:p>
    <w:p w:rsidR="00233E99" w:rsidRDefault="00233E99" w:rsidP="00233E99">
      <w:pPr>
        <w:numPr>
          <w:ilvl w:val="0"/>
          <w:numId w:val="1"/>
        </w:numPr>
      </w:pPr>
      <w:r>
        <w:t>Se envían muestra física  para tonos , alturas  y pigmentación</w:t>
      </w:r>
    </w:p>
    <w:p w:rsidR="00233E99" w:rsidRDefault="00233E99" w:rsidP="00233E99">
      <w:pPr>
        <w:ind w:left="885"/>
      </w:pPr>
    </w:p>
    <w:p w:rsidR="00233E99" w:rsidRPr="00315AED" w:rsidRDefault="00233E99" w:rsidP="00233E99">
      <w:pPr>
        <w:numPr>
          <w:ilvl w:val="0"/>
          <w:numId w:val="1"/>
        </w:numPr>
      </w:pPr>
      <w:r w:rsidRPr="00393DAD">
        <w:rPr>
          <w:b/>
          <w:u w:val="single"/>
        </w:rPr>
        <w:t>Utilizar tinta negra</w:t>
      </w:r>
      <w:r>
        <w:t xml:space="preserve"> </w:t>
      </w:r>
      <w:r w:rsidRPr="00393DAD">
        <w:rPr>
          <w:b/>
          <w:u w:val="single"/>
        </w:rPr>
        <w:t>ANTIGRASA</w:t>
      </w:r>
    </w:p>
    <w:p w:rsidR="00233E99" w:rsidRDefault="00233E99" w:rsidP="00233E99">
      <w:pPr>
        <w:ind w:left="885"/>
      </w:pPr>
    </w:p>
    <w:p w:rsidR="00233E99" w:rsidRPr="0098114D" w:rsidRDefault="00233E99" w:rsidP="00233E99">
      <w:pPr>
        <w:rPr>
          <w:b/>
          <w:u w:val="single"/>
        </w:rPr>
      </w:pPr>
    </w:p>
    <w:p w:rsidR="00233E99" w:rsidRDefault="00233E99" w:rsidP="00233E99">
      <w:r>
        <w:t>Agradezco la atención y colaboración prestada.</w:t>
      </w:r>
    </w:p>
    <w:p w:rsidR="00233E99" w:rsidRDefault="00233E99" w:rsidP="00233E99"/>
    <w:p w:rsidR="00233E99" w:rsidRDefault="00233E99" w:rsidP="00233E99"/>
    <w:p w:rsidR="00233E99" w:rsidRDefault="00233E99" w:rsidP="00233E99">
      <w:r>
        <w:t>Cordialmente,</w:t>
      </w:r>
    </w:p>
    <w:p w:rsidR="00233E99" w:rsidRDefault="00233E99" w:rsidP="00233E99"/>
    <w:p w:rsidR="00233E99" w:rsidRDefault="00233E99" w:rsidP="00233E99"/>
    <w:p w:rsidR="00233E99" w:rsidRDefault="00233E99" w:rsidP="00233E99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233E99" w:rsidRDefault="00233E99" w:rsidP="00233E99">
      <w:pPr>
        <w:tabs>
          <w:tab w:val="left" w:pos="1980"/>
        </w:tabs>
      </w:pPr>
      <w:r>
        <w:t>Director.</w:t>
      </w:r>
    </w:p>
    <w:p w:rsidR="00233E99" w:rsidRDefault="00233E99" w:rsidP="00233E99">
      <w:pPr>
        <w:rPr>
          <w:b/>
        </w:rPr>
      </w:pPr>
    </w:p>
    <w:p w:rsidR="00233E99" w:rsidRDefault="00233E99" w:rsidP="0042659C">
      <w:pPr>
        <w:rPr>
          <w:b/>
        </w:rPr>
      </w:pPr>
    </w:p>
    <w:p w:rsidR="007C60FD" w:rsidRDefault="007C60FD" w:rsidP="0042659C">
      <w:pPr>
        <w:rPr>
          <w:b/>
        </w:rPr>
      </w:pPr>
    </w:p>
    <w:p w:rsidR="007C60FD" w:rsidRDefault="007C60FD" w:rsidP="007C60FD">
      <w:pPr>
        <w:rPr>
          <w:b/>
        </w:rPr>
      </w:pPr>
    </w:p>
    <w:p w:rsidR="007C60FD" w:rsidRDefault="007C60FD" w:rsidP="007C60FD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7C60FD" w:rsidRDefault="007C60FD" w:rsidP="007C60FD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7C60FD" w:rsidRDefault="007C60FD" w:rsidP="007C60FD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7C60FD" w:rsidRDefault="007C60FD" w:rsidP="007C60FD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7C60FD" w:rsidRDefault="007C60FD" w:rsidP="007C60FD">
      <w:pPr>
        <w:rPr>
          <w:b/>
          <w:bCs/>
        </w:rPr>
      </w:pPr>
    </w:p>
    <w:p w:rsidR="007C60FD" w:rsidRDefault="007C60FD" w:rsidP="007C60FD">
      <w:pPr>
        <w:pStyle w:val="Ttulo1"/>
      </w:pPr>
    </w:p>
    <w:p w:rsidR="007C60FD" w:rsidRDefault="007C60FD" w:rsidP="007C60FD">
      <w:pPr>
        <w:pStyle w:val="Ttulo1"/>
      </w:pPr>
      <w:r>
        <w:t>ORDEN DE TRABAJO  N °      07516-1</w:t>
      </w:r>
    </w:p>
    <w:p w:rsidR="007C60FD" w:rsidRDefault="007C60FD" w:rsidP="007C60FD"/>
    <w:p w:rsidR="007C60FD" w:rsidRDefault="007C60FD" w:rsidP="007C60FD">
      <w:r>
        <w:t>FECHA:</w:t>
      </w:r>
      <w:r>
        <w:tab/>
        <w:t>Medellín,  Diciembre  23   de   2010</w:t>
      </w:r>
    </w:p>
    <w:p w:rsidR="007C60FD" w:rsidRDefault="007C60FD" w:rsidP="007C60FD">
      <w:r>
        <w:t>PARA:</w:t>
      </w:r>
      <w:r>
        <w:tab/>
      </w:r>
      <w:r>
        <w:tab/>
        <w:t>PLÁSTICOS DARMA</w:t>
      </w:r>
    </w:p>
    <w:p w:rsidR="007C60FD" w:rsidRDefault="007C60FD" w:rsidP="007C60FD">
      <w:r>
        <w:t>ATENCIÓN:</w:t>
      </w:r>
      <w:r>
        <w:tab/>
        <w:t>Sr. Darío Jaramillo</w:t>
      </w:r>
    </w:p>
    <w:p w:rsidR="007C60FD" w:rsidRDefault="007C60FD" w:rsidP="007C60FD">
      <w:r>
        <w:tab/>
      </w:r>
      <w:r>
        <w:tab/>
        <w:t>Gerente.</w:t>
      </w:r>
    </w:p>
    <w:p w:rsidR="007C60FD" w:rsidRDefault="007C60FD" w:rsidP="007C60FD"/>
    <w:p w:rsidR="007C60FD" w:rsidRDefault="007C60FD" w:rsidP="007C60FD">
      <w:r>
        <w:t>Apreciado Don Darío:</w:t>
      </w:r>
    </w:p>
    <w:p w:rsidR="007C60FD" w:rsidRDefault="007C60FD" w:rsidP="007C60FD"/>
    <w:p w:rsidR="007C60FD" w:rsidRDefault="007C60FD" w:rsidP="007C60FD">
      <w:r>
        <w:t>Con la presente estamos solicitando el siguiente servicio de  IMPRESIÓN:</w:t>
      </w:r>
    </w:p>
    <w:p w:rsidR="007C60FD" w:rsidRDefault="007C60FD" w:rsidP="007C60FD"/>
    <w:p w:rsidR="007C60FD" w:rsidRDefault="007C60FD" w:rsidP="007C60FD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7C60FD" w:rsidRDefault="007C60FD" w:rsidP="007C60FD">
      <w:r>
        <w:t xml:space="preserve">MATERIAL   :           Polipropileno   Tubular   de   </w:t>
      </w:r>
      <w:r>
        <w:rPr>
          <w:b/>
        </w:rPr>
        <w:t>30</w:t>
      </w:r>
      <w:r>
        <w:t xml:space="preserve">    cms</w:t>
      </w:r>
    </w:p>
    <w:p w:rsidR="007C60FD" w:rsidRDefault="007C60FD" w:rsidP="007C60FD">
      <w:r>
        <w:t>CALIBRE      :           1.5  ”</w:t>
      </w:r>
    </w:p>
    <w:p w:rsidR="007C60FD" w:rsidRPr="00AD5DCF" w:rsidRDefault="007C60FD" w:rsidP="007C60FD">
      <w:pPr>
        <w:rPr>
          <w:b/>
        </w:rPr>
      </w:pPr>
      <w:r>
        <w:t>REFERENCIA:</w:t>
      </w:r>
      <w:r>
        <w:tab/>
      </w:r>
      <w:r>
        <w:rPr>
          <w:b/>
        </w:rPr>
        <w:t>TEENS</w:t>
      </w:r>
    </w:p>
    <w:p w:rsidR="007C60FD" w:rsidRDefault="007C60FD" w:rsidP="007C60FD">
      <w:r>
        <w:t>CANTIDAD    :          200   Kg</w:t>
      </w:r>
    </w:p>
    <w:p w:rsidR="007C60FD" w:rsidRDefault="007C60FD" w:rsidP="007C60FD">
      <w:r>
        <w:t>COLORES:</w:t>
      </w:r>
      <w:r>
        <w:tab/>
      </w:r>
      <w:r>
        <w:tab/>
        <w:t>1 ( Según  arte )</w:t>
      </w:r>
    </w:p>
    <w:p w:rsidR="007C60FD" w:rsidRDefault="007C60FD" w:rsidP="007C60FD">
      <w:r>
        <w:t>CARAS:</w:t>
      </w:r>
      <w:r>
        <w:tab/>
      </w:r>
      <w:r>
        <w:tab/>
        <w:t xml:space="preserve">1  </w:t>
      </w:r>
    </w:p>
    <w:p w:rsidR="007C60FD" w:rsidRDefault="007C60FD" w:rsidP="007C60FD">
      <w:r>
        <w:t>REPETICIÓN:</w:t>
      </w:r>
      <w:r>
        <w:tab/>
        <w:t>24.5</w:t>
      </w:r>
    </w:p>
    <w:p w:rsidR="007C60FD" w:rsidRPr="007E24E2" w:rsidRDefault="007C60FD" w:rsidP="007C60FD">
      <w:pPr>
        <w:rPr>
          <w:b/>
        </w:rPr>
      </w:pPr>
      <w:r>
        <w:t>RODILLO:</w:t>
      </w:r>
      <w:r>
        <w:tab/>
      </w:r>
      <w:r>
        <w:tab/>
      </w:r>
      <w:r>
        <w:rPr>
          <w:b/>
        </w:rPr>
        <w:t>25</w:t>
      </w:r>
    </w:p>
    <w:p w:rsidR="007C60FD" w:rsidRDefault="007C60FD" w:rsidP="007C60FD">
      <w:r>
        <w:t>BOLSA:</w:t>
      </w:r>
      <w:r>
        <w:tab/>
      </w:r>
      <w:r>
        <w:tab/>
        <w:t>24.5  X  28 + 5    cms   de  Solapa Interna.</w:t>
      </w:r>
    </w:p>
    <w:p w:rsidR="007C60FD" w:rsidRDefault="007C60FD" w:rsidP="007C60FD">
      <w:r>
        <w:t>SELLADO:</w:t>
      </w:r>
      <w:r>
        <w:tab/>
      </w:r>
      <w:r>
        <w:tab/>
        <w:t>Para selle lateral.</w:t>
      </w:r>
    </w:p>
    <w:p w:rsidR="007C60FD" w:rsidRDefault="007C60FD" w:rsidP="007C60FD"/>
    <w:p w:rsidR="007C60FD" w:rsidRDefault="007C60FD" w:rsidP="007C60FD"/>
    <w:p w:rsidR="007C60FD" w:rsidRDefault="007C60FD" w:rsidP="007C60FD">
      <w:r>
        <w:rPr>
          <w:b/>
          <w:bCs/>
          <w:u w:val="single"/>
        </w:rPr>
        <w:t>NOTA:</w:t>
      </w:r>
      <w:r>
        <w:t xml:space="preserve">  *   Los cyreles   se  encuentran en su planta.</w:t>
      </w:r>
    </w:p>
    <w:p w:rsidR="007C60FD" w:rsidRDefault="007C60FD" w:rsidP="007C60FD">
      <w:pPr>
        <w:numPr>
          <w:ilvl w:val="0"/>
          <w:numId w:val="1"/>
        </w:numPr>
      </w:pPr>
      <w:r>
        <w:t>Se envían ARTE    para tonos y alturas</w:t>
      </w:r>
    </w:p>
    <w:p w:rsidR="007C60FD" w:rsidRPr="00146E99" w:rsidRDefault="007C60FD" w:rsidP="007C60FD">
      <w:pPr>
        <w:numPr>
          <w:ilvl w:val="0"/>
          <w:numId w:val="2"/>
        </w:numPr>
      </w:pPr>
      <w:r>
        <w:t xml:space="preserve">Se  envía el material de PP </w:t>
      </w:r>
      <w:r>
        <w:rPr>
          <w:b/>
        </w:rPr>
        <w:t xml:space="preserve">de  30 </w:t>
      </w:r>
      <w:r w:rsidRPr="00AD5DCF">
        <w:rPr>
          <w:b/>
        </w:rPr>
        <w:t xml:space="preserve">  cms</w:t>
      </w:r>
    </w:p>
    <w:p w:rsidR="007C60FD" w:rsidRPr="00B867A8" w:rsidRDefault="007C60FD" w:rsidP="007C60FD">
      <w:pPr>
        <w:numPr>
          <w:ilvl w:val="0"/>
          <w:numId w:val="2"/>
        </w:numPr>
      </w:pPr>
      <w:r>
        <w:rPr>
          <w:b/>
        </w:rPr>
        <w:t>Colocar  guía para sellado</w:t>
      </w:r>
    </w:p>
    <w:p w:rsidR="007C60FD" w:rsidRPr="00CD7E05" w:rsidRDefault="007C60FD" w:rsidP="007C60FD">
      <w:pPr>
        <w:numPr>
          <w:ilvl w:val="0"/>
          <w:numId w:val="2"/>
        </w:numPr>
        <w:rPr>
          <w:sz w:val="28"/>
          <w:szCs w:val="28"/>
        </w:rPr>
      </w:pPr>
      <w:r w:rsidRPr="00CD7E05">
        <w:rPr>
          <w:b/>
          <w:sz w:val="28"/>
          <w:szCs w:val="28"/>
        </w:rPr>
        <w:t>IMAGEN  VIEJA</w:t>
      </w:r>
    </w:p>
    <w:p w:rsidR="007C60FD" w:rsidRPr="00150D1A" w:rsidRDefault="007C60FD" w:rsidP="007C60FD">
      <w:pPr>
        <w:ind w:left="1860"/>
      </w:pPr>
    </w:p>
    <w:p w:rsidR="007C60FD" w:rsidRDefault="007C60FD" w:rsidP="007C60FD">
      <w:pPr>
        <w:ind w:left="885"/>
      </w:pPr>
    </w:p>
    <w:p w:rsidR="007C60FD" w:rsidRDefault="007C60FD" w:rsidP="007C60FD">
      <w:pPr>
        <w:ind w:left="885"/>
      </w:pPr>
    </w:p>
    <w:p w:rsidR="007C60FD" w:rsidRDefault="007C60FD" w:rsidP="007C60FD">
      <w:r>
        <w:t>Agradezco la atención y colaboración prestada.</w:t>
      </w:r>
    </w:p>
    <w:p w:rsidR="007C60FD" w:rsidRDefault="007C60FD" w:rsidP="007C60FD"/>
    <w:p w:rsidR="007C60FD" w:rsidRDefault="007C60FD" w:rsidP="007C60FD"/>
    <w:p w:rsidR="007C60FD" w:rsidRDefault="007C60FD" w:rsidP="007C60FD">
      <w:r>
        <w:t>Cordialmente,</w:t>
      </w:r>
    </w:p>
    <w:p w:rsidR="007C60FD" w:rsidRDefault="007C60FD" w:rsidP="007C60FD"/>
    <w:p w:rsidR="007C60FD" w:rsidRDefault="007C60FD" w:rsidP="007C60FD"/>
    <w:p w:rsidR="007C60FD" w:rsidRDefault="007C60FD" w:rsidP="007C60FD"/>
    <w:p w:rsidR="007C60FD" w:rsidRDefault="007C60FD" w:rsidP="007C60FD">
      <w:r>
        <w:t>RICARDO CASAS ZAPATA</w:t>
      </w:r>
    </w:p>
    <w:p w:rsidR="007C60FD" w:rsidRDefault="007C60FD" w:rsidP="007C60FD">
      <w:r>
        <w:t>Director</w:t>
      </w:r>
    </w:p>
    <w:p w:rsidR="007C60FD" w:rsidRDefault="007C60FD" w:rsidP="007C60FD">
      <w:pPr>
        <w:rPr>
          <w:b/>
        </w:rPr>
      </w:pPr>
    </w:p>
    <w:p w:rsidR="007C60FD" w:rsidRDefault="007C60FD" w:rsidP="007C60FD">
      <w:pPr>
        <w:rPr>
          <w:b/>
        </w:rPr>
      </w:pPr>
    </w:p>
    <w:p w:rsidR="007C60FD" w:rsidRDefault="007C60FD" w:rsidP="007C60FD">
      <w:pPr>
        <w:rPr>
          <w:b/>
        </w:rPr>
      </w:pPr>
    </w:p>
    <w:p w:rsidR="00454E33" w:rsidRDefault="00454E33" w:rsidP="00454E33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454E33" w:rsidRDefault="00454E33" w:rsidP="00454E33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454E33" w:rsidRDefault="00454E33" w:rsidP="00454E33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454E33" w:rsidRDefault="00454E33" w:rsidP="00454E33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454E33" w:rsidRDefault="00454E33" w:rsidP="00454E33">
      <w:pPr>
        <w:rPr>
          <w:b/>
          <w:bCs/>
        </w:rPr>
      </w:pPr>
    </w:p>
    <w:p w:rsidR="00454E33" w:rsidRDefault="00454E33" w:rsidP="00454E33">
      <w:pPr>
        <w:pStyle w:val="Ttulo1"/>
      </w:pPr>
    </w:p>
    <w:p w:rsidR="00454E33" w:rsidRDefault="00454E33" w:rsidP="00454E33">
      <w:pPr>
        <w:pStyle w:val="Ttulo1"/>
      </w:pPr>
      <w:r>
        <w:t>ORDEN DE TRABAJO  N °      07916</w:t>
      </w:r>
    </w:p>
    <w:p w:rsidR="00454E33" w:rsidRDefault="00454E33" w:rsidP="00454E33"/>
    <w:p w:rsidR="00454E33" w:rsidRDefault="00454E33" w:rsidP="00454E33">
      <w:r>
        <w:t>FECHA:</w:t>
      </w:r>
      <w:r>
        <w:tab/>
        <w:t>Medellín,  Diciembre  23   de   2010</w:t>
      </w:r>
    </w:p>
    <w:p w:rsidR="00454E33" w:rsidRDefault="00454E33" w:rsidP="00454E33">
      <w:r>
        <w:t>PARA:</w:t>
      </w:r>
      <w:r>
        <w:tab/>
      </w:r>
      <w:r>
        <w:tab/>
        <w:t>PLÁSTICOS DARMA</w:t>
      </w:r>
    </w:p>
    <w:p w:rsidR="00454E33" w:rsidRDefault="00454E33" w:rsidP="00454E33">
      <w:r>
        <w:t>ATENCIÓN:</w:t>
      </w:r>
      <w:r>
        <w:tab/>
        <w:t>Sr. Darío Jaramillo</w:t>
      </w:r>
    </w:p>
    <w:p w:rsidR="00454E33" w:rsidRDefault="00454E33" w:rsidP="00454E33">
      <w:r>
        <w:tab/>
      </w:r>
      <w:r>
        <w:tab/>
        <w:t>Gerente.</w:t>
      </w:r>
    </w:p>
    <w:p w:rsidR="00454E33" w:rsidRDefault="00454E33" w:rsidP="00454E33"/>
    <w:p w:rsidR="00454E33" w:rsidRDefault="00454E33" w:rsidP="00454E33">
      <w:r>
        <w:t>Apreciado Don Darío:</w:t>
      </w:r>
    </w:p>
    <w:p w:rsidR="00454E33" w:rsidRDefault="00454E33" w:rsidP="00454E33"/>
    <w:p w:rsidR="00454E33" w:rsidRDefault="00454E33" w:rsidP="00454E33">
      <w:r>
        <w:t>Con la presente estamos solicitando el siguiente servicio de  IMPRESIÓN  :</w:t>
      </w:r>
    </w:p>
    <w:p w:rsidR="00454E33" w:rsidRDefault="00454E33" w:rsidP="00454E33"/>
    <w:p w:rsidR="00454E33" w:rsidRDefault="00454E33" w:rsidP="00454E33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454E33" w:rsidRDefault="00454E33" w:rsidP="00454E33">
      <w:r>
        <w:t xml:space="preserve">MATERIAL   :           Polipropileno   Lamina   de   </w:t>
      </w:r>
      <w:r>
        <w:rPr>
          <w:b/>
        </w:rPr>
        <w:t>50</w:t>
      </w:r>
      <w:r>
        <w:t xml:space="preserve">    cms</w:t>
      </w:r>
    </w:p>
    <w:p w:rsidR="00454E33" w:rsidRDefault="00454E33" w:rsidP="00454E33">
      <w:r>
        <w:t>CLIBRE      :               2.4  ”</w:t>
      </w:r>
    </w:p>
    <w:p w:rsidR="00454E33" w:rsidRPr="00AD5DCF" w:rsidRDefault="00454E33" w:rsidP="00454E33">
      <w:pPr>
        <w:rPr>
          <w:b/>
        </w:rPr>
      </w:pPr>
      <w:r>
        <w:t>REFERENCIA:</w:t>
      </w:r>
      <w:r>
        <w:tab/>
      </w:r>
      <w:r>
        <w:rPr>
          <w:b/>
        </w:rPr>
        <w:t>GEORDI   HOMBRE</w:t>
      </w:r>
    </w:p>
    <w:p w:rsidR="00454E33" w:rsidRDefault="00454E33" w:rsidP="00454E33">
      <w:r>
        <w:t>CANTIDAD    :          400   Kg</w:t>
      </w:r>
    </w:p>
    <w:p w:rsidR="00454E33" w:rsidRDefault="00454E33" w:rsidP="00454E33">
      <w:r>
        <w:t>COLORES:</w:t>
      </w:r>
      <w:r>
        <w:tab/>
      </w:r>
      <w:r>
        <w:tab/>
        <w:t>3  ( Según  arte )</w:t>
      </w:r>
    </w:p>
    <w:p w:rsidR="00454E33" w:rsidRDefault="00454E33" w:rsidP="00454E33">
      <w:r>
        <w:t>CARAS:</w:t>
      </w:r>
      <w:r>
        <w:tab/>
      </w:r>
      <w:r>
        <w:tab/>
        <w:t xml:space="preserve">2 </w:t>
      </w:r>
    </w:p>
    <w:p w:rsidR="00454E33" w:rsidRDefault="00454E33" w:rsidP="00454E33">
      <w:r>
        <w:t>REPETICIÓN:</w:t>
      </w:r>
      <w:r>
        <w:tab/>
        <w:t>29</w:t>
      </w:r>
    </w:p>
    <w:p w:rsidR="00454E33" w:rsidRPr="007E24E2" w:rsidRDefault="00454E33" w:rsidP="00454E33">
      <w:pPr>
        <w:rPr>
          <w:b/>
        </w:rPr>
      </w:pPr>
      <w:r>
        <w:t>RODILLO:</w:t>
      </w:r>
      <w:r>
        <w:tab/>
      </w:r>
      <w:r>
        <w:tab/>
      </w:r>
      <w:r>
        <w:rPr>
          <w:b/>
        </w:rPr>
        <w:t>30</w:t>
      </w:r>
    </w:p>
    <w:p w:rsidR="00454E33" w:rsidRDefault="00454E33" w:rsidP="00454E33">
      <w:r>
        <w:t>BOLSA:</w:t>
      </w:r>
      <w:r>
        <w:tab/>
      </w:r>
      <w:r>
        <w:tab/>
        <w:t>22.5 + 5 X 29    cms   de  Solapa Interna. Con Gancho</w:t>
      </w:r>
    </w:p>
    <w:p w:rsidR="00454E33" w:rsidRDefault="00454E33" w:rsidP="00454E33">
      <w:r>
        <w:t>SELLADO:</w:t>
      </w:r>
      <w:r>
        <w:tab/>
      </w:r>
      <w:r>
        <w:tab/>
        <w:t>Para selle lateral.</w:t>
      </w:r>
    </w:p>
    <w:p w:rsidR="00454E33" w:rsidRDefault="00454E33" w:rsidP="00454E33"/>
    <w:p w:rsidR="00454E33" w:rsidRDefault="00454E33" w:rsidP="00454E33"/>
    <w:p w:rsidR="00454E33" w:rsidRDefault="00454E33" w:rsidP="00454E33">
      <w:r>
        <w:rPr>
          <w:b/>
          <w:bCs/>
          <w:u w:val="single"/>
        </w:rPr>
        <w:t>NOTA:</w:t>
      </w:r>
      <w:r>
        <w:t xml:space="preserve">  *   Los cyreles se envian</w:t>
      </w:r>
    </w:p>
    <w:p w:rsidR="00454E33" w:rsidRDefault="00454E33" w:rsidP="00454E33">
      <w:pPr>
        <w:numPr>
          <w:ilvl w:val="0"/>
          <w:numId w:val="1"/>
        </w:numPr>
      </w:pPr>
      <w:r>
        <w:t>Se envían muestra   para tonos y alturas</w:t>
      </w:r>
    </w:p>
    <w:p w:rsidR="00454E33" w:rsidRPr="002F17AC" w:rsidRDefault="00454E33" w:rsidP="00454E33">
      <w:pPr>
        <w:numPr>
          <w:ilvl w:val="0"/>
          <w:numId w:val="2"/>
        </w:numPr>
      </w:pPr>
      <w:r>
        <w:t xml:space="preserve">Se  envía el material de PP </w:t>
      </w:r>
      <w:r>
        <w:rPr>
          <w:b/>
        </w:rPr>
        <w:t xml:space="preserve">de  50 </w:t>
      </w:r>
      <w:r w:rsidRPr="00AD5DCF">
        <w:rPr>
          <w:b/>
        </w:rPr>
        <w:t xml:space="preserve">  cms</w:t>
      </w:r>
    </w:p>
    <w:p w:rsidR="00454E33" w:rsidRPr="00146E99" w:rsidRDefault="00454E33" w:rsidP="00454E33">
      <w:pPr>
        <w:numPr>
          <w:ilvl w:val="0"/>
          <w:numId w:val="2"/>
        </w:numPr>
      </w:pPr>
      <w:r>
        <w:rPr>
          <w:b/>
        </w:rPr>
        <w:t>DISEÑO  NUEVO</w:t>
      </w:r>
    </w:p>
    <w:p w:rsidR="00454E33" w:rsidRPr="00150D1A" w:rsidRDefault="00454E33" w:rsidP="00454E33">
      <w:pPr>
        <w:ind w:left="1860"/>
      </w:pPr>
    </w:p>
    <w:p w:rsidR="00454E33" w:rsidRDefault="00454E33" w:rsidP="00454E33">
      <w:pPr>
        <w:ind w:left="885"/>
      </w:pPr>
    </w:p>
    <w:p w:rsidR="00454E33" w:rsidRDefault="00454E33" w:rsidP="00454E33">
      <w:pPr>
        <w:ind w:left="885"/>
      </w:pPr>
    </w:p>
    <w:p w:rsidR="00454E33" w:rsidRDefault="00454E33" w:rsidP="00454E33">
      <w:r>
        <w:t>Agradezco la atención y colaboración prestada.</w:t>
      </w:r>
    </w:p>
    <w:p w:rsidR="00454E33" w:rsidRDefault="00454E33" w:rsidP="00454E33"/>
    <w:p w:rsidR="00454E33" w:rsidRDefault="00454E33" w:rsidP="00454E33"/>
    <w:p w:rsidR="00454E33" w:rsidRDefault="00454E33" w:rsidP="00454E33">
      <w:r>
        <w:t>Cordialmente,</w:t>
      </w:r>
    </w:p>
    <w:p w:rsidR="00454E33" w:rsidRDefault="00454E33" w:rsidP="00454E33"/>
    <w:p w:rsidR="00454E33" w:rsidRDefault="00454E33" w:rsidP="00454E33"/>
    <w:p w:rsidR="00454E33" w:rsidRDefault="00454E33" w:rsidP="00454E33"/>
    <w:p w:rsidR="00454E33" w:rsidRDefault="00454E33" w:rsidP="00454E33">
      <w:r>
        <w:t>RICARDO CASAS ZAPATA</w:t>
      </w:r>
    </w:p>
    <w:p w:rsidR="00454E33" w:rsidRDefault="00454E33" w:rsidP="00454E33">
      <w:r>
        <w:t>Director</w:t>
      </w:r>
    </w:p>
    <w:p w:rsidR="00454E33" w:rsidRDefault="00454E33" w:rsidP="00454E33">
      <w:pPr>
        <w:rPr>
          <w:b/>
        </w:rPr>
      </w:pPr>
    </w:p>
    <w:p w:rsidR="00454E33" w:rsidRDefault="00454E33" w:rsidP="00454E33">
      <w:pPr>
        <w:rPr>
          <w:b/>
        </w:rPr>
      </w:pPr>
    </w:p>
    <w:p w:rsidR="00454E33" w:rsidRDefault="00454E33" w:rsidP="00454E33">
      <w:pPr>
        <w:rPr>
          <w:b/>
        </w:rPr>
      </w:pPr>
    </w:p>
    <w:p w:rsidR="007C60FD" w:rsidRDefault="007C60FD" w:rsidP="0042659C">
      <w:pPr>
        <w:rPr>
          <w:b/>
        </w:rPr>
      </w:pPr>
    </w:p>
    <w:p w:rsidR="00AB6A6A" w:rsidRDefault="00AB6A6A" w:rsidP="00AB6A6A">
      <w:pPr>
        <w:rPr>
          <w:b/>
        </w:rPr>
      </w:pPr>
    </w:p>
    <w:p w:rsidR="00AB6A6A" w:rsidRDefault="00AB6A6A" w:rsidP="00AB6A6A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AB6A6A" w:rsidRDefault="00AB6A6A" w:rsidP="00AB6A6A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AB6A6A" w:rsidRDefault="00AB6A6A" w:rsidP="00AB6A6A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AB6A6A" w:rsidRDefault="00AB6A6A" w:rsidP="00AB6A6A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AB6A6A" w:rsidRDefault="00AB6A6A" w:rsidP="00AB6A6A">
      <w:pPr>
        <w:pStyle w:val="Ttulo1"/>
      </w:pPr>
    </w:p>
    <w:p w:rsidR="00AB6A6A" w:rsidRDefault="00AB6A6A" w:rsidP="00AB6A6A">
      <w:pPr>
        <w:pStyle w:val="Ttulo1"/>
      </w:pPr>
      <w:r>
        <w:t>ORDEN DE TRABAJO     N°      07524</w:t>
      </w:r>
    </w:p>
    <w:p w:rsidR="00AB6A6A" w:rsidRDefault="00AB6A6A" w:rsidP="00AB6A6A"/>
    <w:p w:rsidR="00AB6A6A" w:rsidRDefault="00AB6A6A" w:rsidP="00AB6A6A">
      <w:r>
        <w:t>FECHA:</w:t>
      </w:r>
      <w:r>
        <w:tab/>
        <w:t>Medellín, Diciembre  27   de  2010</w:t>
      </w:r>
    </w:p>
    <w:p w:rsidR="00AB6A6A" w:rsidRDefault="00AB6A6A" w:rsidP="00AB6A6A">
      <w:r>
        <w:t>PARA:</w:t>
      </w:r>
      <w:r>
        <w:tab/>
      </w:r>
      <w:r>
        <w:tab/>
        <w:t>PLÁSTICOS DARMA</w:t>
      </w:r>
    </w:p>
    <w:p w:rsidR="00AB6A6A" w:rsidRDefault="00AB6A6A" w:rsidP="00AB6A6A">
      <w:r>
        <w:t>ATENCIÓN:</w:t>
      </w:r>
      <w:r>
        <w:tab/>
        <w:t>Sr. Darío Jaramillo</w:t>
      </w:r>
    </w:p>
    <w:p w:rsidR="00AB6A6A" w:rsidRDefault="00AB6A6A" w:rsidP="00AB6A6A">
      <w:r>
        <w:tab/>
      </w:r>
      <w:r>
        <w:tab/>
        <w:t>Gerente.</w:t>
      </w:r>
    </w:p>
    <w:p w:rsidR="00AB6A6A" w:rsidRDefault="00AB6A6A" w:rsidP="00AB6A6A"/>
    <w:p w:rsidR="00AB6A6A" w:rsidRDefault="00AB6A6A" w:rsidP="00AB6A6A">
      <w:r>
        <w:t>Apreciado Don Darío:</w:t>
      </w:r>
    </w:p>
    <w:p w:rsidR="00AB6A6A" w:rsidRDefault="00AB6A6A" w:rsidP="00AB6A6A"/>
    <w:p w:rsidR="00AB6A6A" w:rsidRDefault="00AB6A6A" w:rsidP="00AB6A6A">
      <w:r>
        <w:t>Con la presente estamos solicitando el siguiente Material   :</w:t>
      </w:r>
    </w:p>
    <w:p w:rsidR="00AB6A6A" w:rsidRDefault="00AB6A6A" w:rsidP="00AB6A6A"/>
    <w:p w:rsidR="00AB6A6A" w:rsidRDefault="00AB6A6A" w:rsidP="00AB6A6A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AB6A6A" w:rsidRDefault="00AB6A6A" w:rsidP="00AB6A6A">
      <w:pPr>
        <w:rPr>
          <w:b/>
          <w:bCs/>
          <w:u w:val="single"/>
        </w:rPr>
      </w:pPr>
    </w:p>
    <w:p w:rsidR="00AB6A6A" w:rsidRDefault="00AB6A6A" w:rsidP="00AB6A6A">
      <w:r>
        <w:t>MATERIAL:</w:t>
      </w:r>
      <w:r>
        <w:tab/>
      </w:r>
      <w:r>
        <w:tab/>
        <w:t>Polietileno Alta Densidad Pigmentado BLANCO Tubular.</w:t>
      </w:r>
    </w:p>
    <w:p w:rsidR="00AB6A6A" w:rsidRDefault="00AB6A6A" w:rsidP="00AB6A6A">
      <w:r>
        <w:t>MEDIDA:</w:t>
      </w:r>
      <w:r>
        <w:tab/>
      </w:r>
      <w:r>
        <w:tab/>
      </w:r>
      <w:r>
        <w:rPr>
          <w:b/>
        </w:rPr>
        <w:t>57</w:t>
      </w:r>
      <w:r w:rsidRPr="00657B35">
        <w:rPr>
          <w:b/>
        </w:rPr>
        <w:t xml:space="preserve">  Cms</w:t>
      </w:r>
      <w:r>
        <w:t>.</w:t>
      </w:r>
    </w:p>
    <w:p w:rsidR="00AB6A6A" w:rsidRPr="005660D5" w:rsidRDefault="00AB6A6A" w:rsidP="00AB6A6A">
      <w:pPr>
        <w:rPr>
          <w:b/>
          <w:bCs/>
        </w:rPr>
      </w:pPr>
      <w:r>
        <w:t>CALIBRE:</w:t>
      </w:r>
      <w:r>
        <w:tab/>
      </w:r>
      <w:r>
        <w:tab/>
        <w:t>1</w:t>
      </w:r>
      <w:r w:rsidRPr="005660D5">
        <w:rPr>
          <w:b/>
        </w:rPr>
        <w:t xml:space="preserve">.5 </w:t>
      </w:r>
      <w:r w:rsidRPr="005660D5">
        <w:rPr>
          <w:b/>
          <w:bCs/>
        </w:rPr>
        <w:t xml:space="preserve">  ”</w:t>
      </w:r>
    </w:p>
    <w:p w:rsidR="00AB6A6A" w:rsidRDefault="00AB6A6A" w:rsidP="00AB6A6A">
      <w:r>
        <w:t>COLOR:</w:t>
      </w:r>
      <w:r>
        <w:tab/>
      </w:r>
      <w:r>
        <w:tab/>
        <w:t xml:space="preserve">BLANCO  </w:t>
      </w:r>
    </w:p>
    <w:p w:rsidR="00AB6A6A" w:rsidRDefault="00AB6A6A" w:rsidP="00AB6A6A">
      <w:r>
        <w:t>TRATADO:</w:t>
      </w:r>
      <w:r>
        <w:tab/>
      </w:r>
      <w:r>
        <w:tab/>
        <w:t>2 Caras.</w:t>
      </w:r>
    </w:p>
    <w:p w:rsidR="00AB6A6A" w:rsidRDefault="00AB6A6A" w:rsidP="00AB6A6A">
      <w:r>
        <w:t>CANTIDAD:</w:t>
      </w:r>
      <w:r>
        <w:tab/>
      </w:r>
      <w:r>
        <w:tab/>
      </w:r>
      <w:r>
        <w:rPr>
          <w:b/>
        </w:rPr>
        <w:t>170</w:t>
      </w:r>
      <w:r>
        <w:t xml:space="preserve">   Kg.</w:t>
      </w:r>
    </w:p>
    <w:p w:rsidR="00AB6A6A" w:rsidRDefault="00AB6A6A" w:rsidP="00AB6A6A">
      <w:r>
        <w:t>REFERENCIA:</w:t>
      </w:r>
      <w:r>
        <w:tab/>
      </w:r>
      <w:r>
        <w:rPr>
          <w:b/>
        </w:rPr>
        <w:t>FRANELAS   GRANDE</w:t>
      </w:r>
    </w:p>
    <w:p w:rsidR="00AB6A6A" w:rsidRDefault="00AB6A6A" w:rsidP="00AB6A6A">
      <w:r>
        <w:t>COLORES:</w:t>
      </w:r>
      <w:r>
        <w:tab/>
      </w:r>
      <w:r>
        <w:tab/>
        <w:t>1    (   Azul Rey  2935  C )</w:t>
      </w:r>
    </w:p>
    <w:p w:rsidR="00AB6A6A" w:rsidRDefault="00AB6A6A" w:rsidP="00AB6A6A">
      <w:r>
        <w:t>CARAS:</w:t>
      </w:r>
      <w:r>
        <w:tab/>
      </w:r>
      <w:r>
        <w:tab/>
        <w:t>2</w:t>
      </w:r>
    </w:p>
    <w:p w:rsidR="00AB6A6A" w:rsidRDefault="00AB6A6A" w:rsidP="00AB6A6A">
      <w:r>
        <w:t>REPETICIÓN:</w:t>
      </w:r>
      <w:r>
        <w:tab/>
        <w:t>40</w:t>
      </w:r>
    </w:p>
    <w:p w:rsidR="00AB6A6A" w:rsidRDefault="00AB6A6A" w:rsidP="00AB6A6A">
      <w:r>
        <w:t>RODILLO:</w:t>
      </w:r>
      <w:r>
        <w:tab/>
      </w:r>
      <w:r>
        <w:tab/>
        <w:t>40</w:t>
      </w:r>
    </w:p>
    <w:p w:rsidR="00AB6A6A" w:rsidRPr="003B158B" w:rsidRDefault="00AB6A6A" w:rsidP="00AB6A6A">
      <w:pPr>
        <w:rPr>
          <w:b/>
        </w:rPr>
      </w:pPr>
      <w:r>
        <w:t>BOLSA:</w:t>
      </w:r>
      <w:r>
        <w:tab/>
      </w:r>
      <w:r>
        <w:tab/>
      </w:r>
      <w:r>
        <w:rPr>
          <w:b/>
        </w:rPr>
        <w:t xml:space="preserve">40  x  50 + 7 </w:t>
      </w:r>
      <w:r w:rsidRPr="003B158B">
        <w:rPr>
          <w:b/>
        </w:rPr>
        <w:t xml:space="preserve">  cms</w:t>
      </w:r>
      <w:r>
        <w:rPr>
          <w:b/>
        </w:rPr>
        <w:t xml:space="preserve">  Troquel  Riñon</w:t>
      </w:r>
    </w:p>
    <w:p w:rsidR="00AB6A6A" w:rsidRDefault="00AB6A6A" w:rsidP="00AB6A6A">
      <w:r>
        <w:t>SELLADO:</w:t>
      </w:r>
      <w:r>
        <w:tab/>
      </w:r>
      <w:r>
        <w:tab/>
        <w:t>Lateral</w:t>
      </w:r>
    </w:p>
    <w:p w:rsidR="00AB6A6A" w:rsidRDefault="00AB6A6A" w:rsidP="00AB6A6A"/>
    <w:p w:rsidR="00AB6A6A" w:rsidRDefault="00AB6A6A" w:rsidP="00AB6A6A"/>
    <w:p w:rsidR="00AB6A6A" w:rsidRDefault="00AB6A6A" w:rsidP="00AB6A6A">
      <w:r>
        <w:rPr>
          <w:b/>
          <w:bCs/>
          <w:u w:val="single"/>
        </w:rPr>
        <w:t>NOTA:</w:t>
      </w:r>
      <w:r>
        <w:t xml:space="preserve">  * Los cyreles   en su planta</w:t>
      </w:r>
    </w:p>
    <w:p w:rsidR="00AB6A6A" w:rsidRDefault="00AB6A6A" w:rsidP="00AB6A6A">
      <w:pPr>
        <w:numPr>
          <w:ilvl w:val="0"/>
          <w:numId w:val="1"/>
        </w:numPr>
      </w:pPr>
      <w:r>
        <w:t xml:space="preserve">Se envían muestra física  para tonos y  alturas </w:t>
      </w:r>
    </w:p>
    <w:p w:rsidR="00AB6A6A" w:rsidRDefault="00AB6A6A" w:rsidP="00AB6A6A">
      <w:pPr>
        <w:numPr>
          <w:ilvl w:val="0"/>
          <w:numId w:val="1"/>
        </w:numPr>
        <w:ind w:left="885"/>
      </w:pPr>
      <w:r>
        <w:t>SE  APRUEBA IMPRESION</w:t>
      </w:r>
    </w:p>
    <w:p w:rsidR="00AB6A6A" w:rsidRPr="00315AED" w:rsidRDefault="00AB6A6A" w:rsidP="00AB6A6A">
      <w:pPr>
        <w:ind w:left="1245"/>
      </w:pPr>
    </w:p>
    <w:p w:rsidR="00AB6A6A" w:rsidRDefault="00AB6A6A" w:rsidP="00AB6A6A">
      <w:pPr>
        <w:ind w:left="885"/>
      </w:pPr>
    </w:p>
    <w:p w:rsidR="00AB6A6A" w:rsidRPr="0098114D" w:rsidRDefault="00AB6A6A" w:rsidP="00AB6A6A">
      <w:pPr>
        <w:rPr>
          <w:b/>
          <w:u w:val="single"/>
        </w:rPr>
      </w:pPr>
    </w:p>
    <w:p w:rsidR="00AB6A6A" w:rsidRDefault="00AB6A6A" w:rsidP="00AB6A6A">
      <w:r>
        <w:t>Agradezco la atención y colaboración prestada.</w:t>
      </w:r>
    </w:p>
    <w:p w:rsidR="00AB6A6A" w:rsidRDefault="00AB6A6A" w:rsidP="00AB6A6A"/>
    <w:p w:rsidR="00AB6A6A" w:rsidRDefault="00AB6A6A" w:rsidP="00AB6A6A"/>
    <w:p w:rsidR="00AB6A6A" w:rsidRDefault="00AB6A6A" w:rsidP="00AB6A6A">
      <w:r>
        <w:t>Cordialmente,</w:t>
      </w:r>
    </w:p>
    <w:p w:rsidR="00AB6A6A" w:rsidRDefault="00AB6A6A" w:rsidP="00AB6A6A"/>
    <w:p w:rsidR="00AB6A6A" w:rsidRDefault="00AB6A6A" w:rsidP="00AB6A6A"/>
    <w:p w:rsidR="00AB6A6A" w:rsidRDefault="00AB6A6A" w:rsidP="00AB6A6A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AB6A6A" w:rsidRDefault="00AB6A6A" w:rsidP="00AB6A6A">
      <w:pPr>
        <w:tabs>
          <w:tab w:val="left" w:pos="1980"/>
        </w:tabs>
      </w:pPr>
      <w:r>
        <w:t>Director.</w:t>
      </w:r>
    </w:p>
    <w:p w:rsidR="00AB6A6A" w:rsidRDefault="00AB6A6A" w:rsidP="0042659C">
      <w:pPr>
        <w:rPr>
          <w:b/>
        </w:rPr>
      </w:pPr>
    </w:p>
    <w:p w:rsidR="008F54D3" w:rsidRDefault="008F54D3" w:rsidP="0042659C">
      <w:pPr>
        <w:rPr>
          <w:b/>
        </w:rPr>
      </w:pPr>
    </w:p>
    <w:p w:rsidR="008F54D3" w:rsidRDefault="008F54D3" w:rsidP="0042659C">
      <w:pPr>
        <w:rPr>
          <w:b/>
        </w:rPr>
      </w:pPr>
    </w:p>
    <w:p w:rsidR="008F54D3" w:rsidRDefault="008F54D3" w:rsidP="008F54D3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8F54D3" w:rsidRDefault="008F54D3" w:rsidP="008F54D3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8F54D3" w:rsidRDefault="008F54D3" w:rsidP="008F54D3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8F54D3" w:rsidRDefault="008F54D3" w:rsidP="008F54D3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8F54D3" w:rsidRDefault="008F54D3" w:rsidP="008F54D3">
      <w:pPr>
        <w:rPr>
          <w:b/>
          <w:bCs/>
        </w:rPr>
      </w:pPr>
    </w:p>
    <w:p w:rsidR="008F54D3" w:rsidRDefault="008F54D3" w:rsidP="008F54D3">
      <w:pPr>
        <w:pStyle w:val="Ttulo1"/>
      </w:pPr>
      <w:r>
        <w:t>ORDEN DE TRABAJO    N°      07927</w:t>
      </w:r>
    </w:p>
    <w:p w:rsidR="008F54D3" w:rsidRDefault="008F54D3" w:rsidP="008F54D3"/>
    <w:p w:rsidR="008F54D3" w:rsidRDefault="008F54D3" w:rsidP="008F54D3"/>
    <w:p w:rsidR="008F54D3" w:rsidRDefault="008F54D3" w:rsidP="008F54D3">
      <w:r>
        <w:t>FECHA:</w:t>
      </w:r>
      <w:r>
        <w:tab/>
        <w:t>Medellín,  Enero 11    de  2011</w:t>
      </w:r>
    </w:p>
    <w:p w:rsidR="008F54D3" w:rsidRDefault="008F54D3" w:rsidP="008F54D3">
      <w:r>
        <w:t>PARA:</w:t>
      </w:r>
      <w:r>
        <w:tab/>
      </w:r>
      <w:r>
        <w:tab/>
        <w:t>PLÁSTICOS DARMA</w:t>
      </w:r>
    </w:p>
    <w:p w:rsidR="008F54D3" w:rsidRDefault="008F54D3" w:rsidP="008F54D3">
      <w:r>
        <w:t>ATENCIÓN:</w:t>
      </w:r>
      <w:r>
        <w:tab/>
        <w:t>Sr. Darío Jaramillo</w:t>
      </w:r>
    </w:p>
    <w:p w:rsidR="008F54D3" w:rsidRDefault="008F54D3" w:rsidP="008F54D3">
      <w:r>
        <w:tab/>
      </w:r>
      <w:r>
        <w:tab/>
        <w:t>Gerente.</w:t>
      </w:r>
    </w:p>
    <w:p w:rsidR="008F54D3" w:rsidRDefault="008F54D3" w:rsidP="008F54D3"/>
    <w:p w:rsidR="008F54D3" w:rsidRDefault="008F54D3" w:rsidP="008F54D3">
      <w:r>
        <w:t>Apreciado Don Darío :</w:t>
      </w:r>
    </w:p>
    <w:p w:rsidR="008F54D3" w:rsidRDefault="008F54D3" w:rsidP="008F54D3">
      <w:r>
        <w:t xml:space="preserve"> </w:t>
      </w:r>
    </w:p>
    <w:p w:rsidR="008F54D3" w:rsidRDefault="008F54D3" w:rsidP="008F54D3">
      <w:r>
        <w:t>Con la presente estamos solicitando el siguiente servicio de   IMPRESIÓN  :</w:t>
      </w:r>
    </w:p>
    <w:p w:rsidR="008F54D3" w:rsidRDefault="008F54D3" w:rsidP="008F54D3"/>
    <w:p w:rsidR="008F54D3" w:rsidRDefault="008F54D3" w:rsidP="008F54D3">
      <w:pPr>
        <w:rPr>
          <w:b/>
          <w:bCs/>
          <w:u w:val="single"/>
        </w:rPr>
      </w:pPr>
    </w:p>
    <w:p w:rsidR="008F54D3" w:rsidRDefault="008F54D3" w:rsidP="008F54D3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8F54D3" w:rsidRDefault="008F54D3" w:rsidP="008F54D3"/>
    <w:p w:rsidR="008F54D3" w:rsidRDefault="008F54D3" w:rsidP="008F54D3">
      <w:r>
        <w:t>MATERIAL:</w:t>
      </w:r>
      <w:r>
        <w:tab/>
      </w:r>
      <w:r>
        <w:tab/>
        <w:t>Polietileno     Lamina    Transparente COEXTRUIDA</w:t>
      </w:r>
    </w:p>
    <w:p w:rsidR="008F54D3" w:rsidRDefault="008F54D3" w:rsidP="008F54D3">
      <w:r>
        <w:t>MEDIDA:</w:t>
      </w:r>
      <w:r>
        <w:tab/>
      </w:r>
      <w:r>
        <w:tab/>
      </w:r>
      <w:r>
        <w:rPr>
          <w:b/>
        </w:rPr>
        <w:t xml:space="preserve">32.5 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8F54D3" w:rsidRPr="006D12B2" w:rsidRDefault="008F54D3" w:rsidP="008F54D3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8F54D3" w:rsidRDefault="008F54D3" w:rsidP="008F54D3">
      <w:r>
        <w:t>TRATADO:</w:t>
      </w:r>
      <w:r>
        <w:tab/>
      </w:r>
      <w:r>
        <w:tab/>
        <w:t>1  Cara</w:t>
      </w:r>
    </w:p>
    <w:p w:rsidR="008F54D3" w:rsidRDefault="008F54D3" w:rsidP="008F54D3">
      <w:pPr>
        <w:rPr>
          <w:b/>
          <w:bCs/>
          <w:u w:val="single"/>
        </w:rPr>
      </w:pPr>
      <w:r>
        <w:t>CANTIDAD:</w:t>
      </w:r>
      <w:r>
        <w:tab/>
      </w:r>
      <w:r>
        <w:tab/>
        <w:t>2</w:t>
      </w:r>
      <w:r>
        <w:rPr>
          <w:b/>
        </w:rPr>
        <w:t xml:space="preserve">00  </w:t>
      </w:r>
      <w:r w:rsidRPr="00900A5A">
        <w:rPr>
          <w:b/>
        </w:rPr>
        <w:t xml:space="preserve">  Kg</w:t>
      </w:r>
      <w:r>
        <w:t>.</w:t>
      </w:r>
    </w:p>
    <w:p w:rsidR="008F54D3" w:rsidRDefault="008F54D3" w:rsidP="008F54D3">
      <w:r>
        <w:t>COLORES:</w:t>
      </w:r>
      <w:r>
        <w:tab/>
      </w:r>
      <w:r>
        <w:tab/>
        <w:t xml:space="preserve">3      (   Blanco – Negro - Verde   )   </w:t>
      </w:r>
    </w:p>
    <w:p w:rsidR="008F54D3" w:rsidRDefault="008F54D3" w:rsidP="008F54D3">
      <w:r>
        <w:t>CARAS:</w:t>
      </w:r>
      <w:r>
        <w:tab/>
      </w:r>
      <w:r>
        <w:tab/>
        <w:t>1  (3 x 1  )</w:t>
      </w:r>
    </w:p>
    <w:p w:rsidR="008F54D3" w:rsidRDefault="008F54D3" w:rsidP="008F54D3">
      <w:r>
        <w:t>REPETICIÓN:</w:t>
      </w:r>
      <w:r>
        <w:tab/>
        <w:t xml:space="preserve">11   Cms   </w:t>
      </w:r>
    </w:p>
    <w:p w:rsidR="008F54D3" w:rsidRPr="00900A5A" w:rsidRDefault="008F54D3" w:rsidP="008F54D3">
      <w:pPr>
        <w:rPr>
          <w:b/>
        </w:rPr>
      </w:pPr>
      <w:r>
        <w:t xml:space="preserve">RODILLO  :               </w:t>
      </w:r>
      <w:r>
        <w:rPr>
          <w:b/>
        </w:rPr>
        <w:t>45</w:t>
      </w:r>
    </w:p>
    <w:p w:rsidR="008F54D3" w:rsidRDefault="008F54D3" w:rsidP="008F54D3">
      <w:r>
        <w:t>LAMINA:</w:t>
      </w:r>
      <w:r>
        <w:tab/>
      </w:r>
      <w:r>
        <w:tab/>
        <w:t>15.5    Cms    REFILADA PARA EMPAQUETADORA</w:t>
      </w:r>
    </w:p>
    <w:p w:rsidR="008F54D3" w:rsidRDefault="008F54D3" w:rsidP="008F54D3">
      <w:r>
        <w:t>FOTOCAELDA:</w:t>
      </w:r>
      <w:r>
        <w:tab/>
        <w:t>Según muestra con doble  color</w:t>
      </w:r>
    </w:p>
    <w:p w:rsidR="008F54D3" w:rsidRPr="00146B92" w:rsidRDefault="008F54D3" w:rsidP="008F54D3">
      <w:pPr>
        <w:rPr>
          <w:b/>
        </w:rPr>
      </w:pPr>
      <w:r>
        <w:t>REFERENCIA:</w:t>
      </w:r>
      <w:r>
        <w:tab/>
      </w:r>
      <w:r>
        <w:rPr>
          <w:b/>
        </w:rPr>
        <w:t xml:space="preserve">PULPA    </w:t>
      </w:r>
      <w:r>
        <w:rPr>
          <w:b/>
          <w:u w:val="single"/>
        </w:rPr>
        <w:t>GUANABANA</w:t>
      </w:r>
      <w:r>
        <w:rPr>
          <w:b/>
        </w:rPr>
        <w:t xml:space="preserve">    90  GMS</w:t>
      </w:r>
    </w:p>
    <w:p w:rsidR="008F54D3" w:rsidRDefault="008F54D3" w:rsidP="008F54D3">
      <w:r>
        <w:tab/>
      </w:r>
      <w:r>
        <w:tab/>
      </w:r>
      <w:r>
        <w:tab/>
      </w:r>
    </w:p>
    <w:p w:rsidR="008F54D3" w:rsidRDefault="008F54D3" w:rsidP="008F54D3"/>
    <w:p w:rsidR="008F54D3" w:rsidRDefault="008F54D3" w:rsidP="008F54D3">
      <w:r>
        <w:rPr>
          <w:b/>
          <w:bCs/>
          <w:u w:val="single"/>
        </w:rPr>
        <w:t>NOTA:</w:t>
      </w:r>
      <w:r>
        <w:t xml:space="preserve">  </w:t>
      </w:r>
      <w:r>
        <w:tab/>
        <w:t>- Cyreles   en  su planta.</w:t>
      </w:r>
      <w:r>
        <w:tab/>
      </w:r>
    </w:p>
    <w:p w:rsidR="008F54D3" w:rsidRDefault="008F54D3" w:rsidP="008F54D3">
      <w:pPr>
        <w:pStyle w:val="Prrafodelista"/>
        <w:numPr>
          <w:ilvl w:val="0"/>
          <w:numId w:val="2"/>
        </w:numPr>
      </w:pPr>
      <w:r>
        <w:t xml:space="preserve"> Se aprueba  impresión</w:t>
      </w:r>
    </w:p>
    <w:p w:rsidR="008F54D3" w:rsidRDefault="008F54D3" w:rsidP="008F54D3">
      <w:pPr>
        <w:pStyle w:val="Prrafodelista"/>
        <w:numPr>
          <w:ilvl w:val="0"/>
          <w:numId w:val="2"/>
        </w:numPr>
        <w:rPr>
          <w:b/>
        </w:rPr>
      </w:pPr>
      <w:r w:rsidRPr="00B17D3F">
        <w:rPr>
          <w:b/>
        </w:rPr>
        <w:t>UTILIZAR  TINTAS ANTIGRASA</w:t>
      </w:r>
    </w:p>
    <w:p w:rsidR="008F54D3" w:rsidRPr="00A46616" w:rsidRDefault="008F54D3" w:rsidP="008F54D3">
      <w:pPr>
        <w:pStyle w:val="Prrafodelista"/>
        <w:numPr>
          <w:ilvl w:val="0"/>
          <w:numId w:val="2"/>
        </w:numPr>
        <w:rPr>
          <w:b/>
        </w:rPr>
      </w:pPr>
      <w:r>
        <w:rPr>
          <w:b/>
        </w:rPr>
        <w:t>CONTROLAR DESPRENDIMIENTO DE TINTA</w:t>
      </w:r>
    </w:p>
    <w:p w:rsidR="008F54D3" w:rsidRDefault="008F54D3" w:rsidP="008F54D3"/>
    <w:p w:rsidR="008F54D3" w:rsidRDefault="008F54D3" w:rsidP="008F54D3"/>
    <w:p w:rsidR="008F54D3" w:rsidRDefault="008F54D3" w:rsidP="008F54D3">
      <w:r>
        <w:t>Agradezco la atención y colaboración prestada.</w:t>
      </w:r>
    </w:p>
    <w:p w:rsidR="008F54D3" w:rsidRDefault="008F54D3" w:rsidP="008F54D3"/>
    <w:p w:rsidR="008F54D3" w:rsidRDefault="008F54D3" w:rsidP="008F54D3">
      <w:r>
        <w:t>Cordialmente,</w:t>
      </w:r>
    </w:p>
    <w:p w:rsidR="008F54D3" w:rsidRDefault="008F54D3" w:rsidP="008F54D3"/>
    <w:p w:rsidR="008F54D3" w:rsidRPr="00F4077E" w:rsidRDefault="008F54D3" w:rsidP="008F54D3">
      <w:pPr>
        <w:rPr>
          <w:b/>
        </w:rPr>
      </w:pPr>
    </w:p>
    <w:p w:rsidR="008F54D3" w:rsidRDefault="008F54D3" w:rsidP="008F54D3"/>
    <w:p w:rsidR="008F54D3" w:rsidRDefault="008F54D3" w:rsidP="008F54D3">
      <w:r>
        <w:t>RICARDO CASAS ZAPATA</w:t>
      </w:r>
    </w:p>
    <w:p w:rsidR="008F54D3" w:rsidRDefault="008F54D3" w:rsidP="008F54D3">
      <w:r>
        <w:t>Director.</w:t>
      </w:r>
    </w:p>
    <w:p w:rsidR="008F54D3" w:rsidRDefault="008F54D3" w:rsidP="008F54D3"/>
    <w:p w:rsidR="008F54D3" w:rsidRDefault="008F54D3" w:rsidP="0042659C">
      <w:pPr>
        <w:rPr>
          <w:b/>
        </w:rPr>
      </w:pPr>
    </w:p>
    <w:p w:rsidR="0086682B" w:rsidRDefault="0086682B" w:rsidP="0086682B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86682B" w:rsidRDefault="0086682B" w:rsidP="0086682B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86682B" w:rsidRDefault="0086682B" w:rsidP="0086682B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86682B" w:rsidRDefault="0086682B" w:rsidP="0086682B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86682B" w:rsidRDefault="0086682B" w:rsidP="0086682B">
      <w:pPr>
        <w:pStyle w:val="Ttulo1"/>
      </w:pPr>
    </w:p>
    <w:p w:rsidR="0086682B" w:rsidRDefault="0086682B" w:rsidP="0086682B">
      <w:pPr>
        <w:pStyle w:val="Ttulo1"/>
      </w:pPr>
      <w:r>
        <w:t>ORDEN DE TRABAJO     N°      07921</w:t>
      </w:r>
    </w:p>
    <w:p w:rsidR="0086682B" w:rsidRDefault="0086682B" w:rsidP="0086682B"/>
    <w:p w:rsidR="0086682B" w:rsidRDefault="0086682B" w:rsidP="0086682B">
      <w:r>
        <w:t>FECHA:</w:t>
      </w:r>
      <w:r>
        <w:tab/>
        <w:t>Medellín, Enero  11   de  2011</w:t>
      </w:r>
    </w:p>
    <w:p w:rsidR="0086682B" w:rsidRDefault="0086682B" w:rsidP="0086682B">
      <w:r>
        <w:t>PARA:</w:t>
      </w:r>
      <w:r>
        <w:tab/>
      </w:r>
      <w:r>
        <w:tab/>
        <w:t>PLÁSTICOS DARMA</w:t>
      </w:r>
    </w:p>
    <w:p w:rsidR="0086682B" w:rsidRDefault="0086682B" w:rsidP="0086682B">
      <w:r>
        <w:t>ATENCIÓN:</w:t>
      </w:r>
      <w:r>
        <w:tab/>
        <w:t>Sr. Darío Jaramillo</w:t>
      </w:r>
    </w:p>
    <w:p w:rsidR="0086682B" w:rsidRDefault="0086682B" w:rsidP="0086682B">
      <w:r>
        <w:tab/>
      </w:r>
      <w:r>
        <w:tab/>
        <w:t>Gerente.</w:t>
      </w:r>
    </w:p>
    <w:p w:rsidR="0086682B" w:rsidRDefault="0086682B" w:rsidP="0086682B"/>
    <w:p w:rsidR="0086682B" w:rsidRDefault="0086682B" w:rsidP="0086682B">
      <w:r>
        <w:t>Apreciado Don Darío:</w:t>
      </w:r>
    </w:p>
    <w:p w:rsidR="0086682B" w:rsidRDefault="0086682B" w:rsidP="0086682B"/>
    <w:p w:rsidR="0086682B" w:rsidRDefault="0086682B" w:rsidP="0086682B">
      <w:r>
        <w:t>Con la presente estamos solicitando el siguiente Material   :</w:t>
      </w:r>
    </w:p>
    <w:p w:rsidR="0086682B" w:rsidRDefault="0086682B" w:rsidP="0086682B"/>
    <w:p w:rsidR="0086682B" w:rsidRDefault="0086682B" w:rsidP="0086682B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86682B" w:rsidRDefault="0086682B" w:rsidP="0086682B">
      <w:pPr>
        <w:rPr>
          <w:b/>
          <w:bCs/>
          <w:u w:val="single"/>
        </w:rPr>
      </w:pPr>
    </w:p>
    <w:p w:rsidR="0086682B" w:rsidRDefault="0086682B" w:rsidP="0086682B">
      <w:r>
        <w:t>MATERIAL:</w:t>
      </w:r>
      <w:r>
        <w:tab/>
      </w:r>
      <w:r>
        <w:tab/>
        <w:t>Polietileno Alta Densidad Pigmentado BLANCO Tubular.</w:t>
      </w:r>
    </w:p>
    <w:p w:rsidR="0086682B" w:rsidRDefault="0086682B" w:rsidP="0086682B">
      <w:r>
        <w:t>MEDIDA:</w:t>
      </w:r>
      <w:r>
        <w:tab/>
      </w:r>
      <w:r>
        <w:tab/>
      </w:r>
      <w:r>
        <w:rPr>
          <w:b/>
        </w:rPr>
        <w:t>60</w:t>
      </w:r>
      <w:r w:rsidRPr="00657B35">
        <w:rPr>
          <w:b/>
        </w:rPr>
        <w:t xml:space="preserve">  Cms</w:t>
      </w:r>
      <w:r>
        <w:t>.</w:t>
      </w:r>
    </w:p>
    <w:p w:rsidR="0086682B" w:rsidRPr="005660D5" w:rsidRDefault="0086682B" w:rsidP="0086682B">
      <w:pPr>
        <w:rPr>
          <w:b/>
          <w:bCs/>
        </w:rPr>
      </w:pPr>
      <w:r>
        <w:t>CALIBRE:</w:t>
      </w:r>
      <w:r>
        <w:tab/>
      </w:r>
      <w:r>
        <w:tab/>
      </w:r>
      <w:r w:rsidRPr="005660D5">
        <w:rPr>
          <w:b/>
        </w:rPr>
        <w:t xml:space="preserve">2.5 </w:t>
      </w:r>
      <w:r w:rsidRPr="005660D5">
        <w:rPr>
          <w:b/>
          <w:bCs/>
        </w:rPr>
        <w:t xml:space="preserve">  ”</w:t>
      </w:r>
    </w:p>
    <w:p w:rsidR="0086682B" w:rsidRDefault="0086682B" w:rsidP="0086682B">
      <w:r>
        <w:t>COLOR:</w:t>
      </w:r>
      <w:r>
        <w:tab/>
      </w:r>
      <w:r>
        <w:tab/>
        <w:t>BLANCO  ( Según muestra  )</w:t>
      </w:r>
    </w:p>
    <w:p w:rsidR="0086682B" w:rsidRDefault="0086682B" w:rsidP="0086682B">
      <w:r>
        <w:t>TRATADO:</w:t>
      </w:r>
      <w:r>
        <w:tab/>
      </w:r>
      <w:r>
        <w:tab/>
        <w:t>2 Caras.</w:t>
      </w:r>
    </w:p>
    <w:p w:rsidR="0086682B" w:rsidRDefault="0086682B" w:rsidP="0086682B">
      <w:r>
        <w:t>CANTIDAD:</w:t>
      </w:r>
      <w:r>
        <w:tab/>
      </w:r>
      <w:r>
        <w:tab/>
      </w:r>
      <w:r w:rsidR="00D37AA5">
        <w:t>750</w:t>
      </w:r>
      <w:r>
        <w:rPr>
          <w:b/>
        </w:rPr>
        <w:t xml:space="preserve"> </w:t>
      </w:r>
      <w:r>
        <w:t xml:space="preserve">   Kg.</w:t>
      </w:r>
    </w:p>
    <w:p w:rsidR="0086682B" w:rsidRDefault="0086682B" w:rsidP="0086682B">
      <w:r>
        <w:t>REFERENCIA:</w:t>
      </w:r>
      <w:r>
        <w:tab/>
      </w:r>
      <w:r w:rsidRPr="008970C3">
        <w:rPr>
          <w:b/>
        </w:rPr>
        <w:t>PLASTIQUIMICA GRANDE</w:t>
      </w:r>
    </w:p>
    <w:p w:rsidR="0086682B" w:rsidRDefault="0086682B" w:rsidP="0086682B">
      <w:r>
        <w:t>COLORES:</w:t>
      </w:r>
      <w:r>
        <w:tab/>
      </w:r>
      <w:r>
        <w:tab/>
        <w:t>2 ( Gris -  Rojo)</w:t>
      </w:r>
    </w:p>
    <w:p w:rsidR="0086682B" w:rsidRDefault="0086682B" w:rsidP="0086682B">
      <w:r>
        <w:t>CARAS:</w:t>
      </w:r>
      <w:r>
        <w:tab/>
      </w:r>
      <w:r>
        <w:tab/>
        <w:t>2</w:t>
      </w:r>
    </w:p>
    <w:p w:rsidR="0086682B" w:rsidRDefault="0086682B" w:rsidP="0086682B">
      <w:r>
        <w:t>REPETICIÓN:</w:t>
      </w:r>
      <w:r>
        <w:tab/>
        <w:t>Continua</w:t>
      </w:r>
    </w:p>
    <w:p w:rsidR="0086682B" w:rsidRDefault="0086682B" w:rsidP="0086682B">
      <w:r>
        <w:t>RODILLO:</w:t>
      </w:r>
      <w:r>
        <w:tab/>
      </w:r>
      <w:r>
        <w:tab/>
        <w:t>38</w:t>
      </w:r>
    </w:p>
    <w:p w:rsidR="0086682B" w:rsidRPr="003B158B" w:rsidRDefault="0086682B" w:rsidP="0086682B">
      <w:pPr>
        <w:rPr>
          <w:b/>
        </w:rPr>
      </w:pPr>
      <w:r>
        <w:t>BOLSA:</w:t>
      </w:r>
      <w:r>
        <w:tab/>
      </w:r>
      <w:r>
        <w:tab/>
      </w:r>
      <w:r>
        <w:rPr>
          <w:b/>
        </w:rPr>
        <w:t>6</w:t>
      </w:r>
      <w:r w:rsidRPr="003B158B">
        <w:rPr>
          <w:b/>
        </w:rPr>
        <w:t>0 x 190  cms</w:t>
      </w:r>
    </w:p>
    <w:p w:rsidR="0086682B" w:rsidRDefault="0086682B" w:rsidP="0086682B">
      <w:r>
        <w:t>SELLADO:</w:t>
      </w:r>
      <w:r>
        <w:tab/>
      </w:r>
      <w:r>
        <w:tab/>
        <w:t>Para selle de Fondo.</w:t>
      </w:r>
    </w:p>
    <w:p w:rsidR="0086682B" w:rsidRDefault="0086682B" w:rsidP="0086682B"/>
    <w:p w:rsidR="0086682B" w:rsidRDefault="0086682B" w:rsidP="0086682B"/>
    <w:p w:rsidR="0086682B" w:rsidRDefault="0086682B" w:rsidP="0086682B">
      <w:r>
        <w:rPr>
          <w:b/>
          <w:bCs/>
          <w:u w:val="single"/>
        </w:rPr>
        <w:t>NOTA:</w:t>
      </w:r>
      <w:r>
        <w:t xml:space="preserve">  * Los cyreles   Se encuentran en su planta</w:t>
      </w:r>
    </w:p>
    <w:p w:rsidR="0086682B" w:rsidRDefault="0086682B" w:rsidP="0086682B">
      <w:pPr>
        <w:numPr>
          <w:ilvl w:val="0"/>
          <w:numId w:val="1"/>
        </w:numPr>
      </w:pPr>
      <w:r>
        <w:t>Se envían muestra física  para tonos , alturas  y pigmentación</w:t>
      </w:r>
    </w:p>
    <w:p w:rsidR="0086682B" w:rsidRDefault="0086682B" w:rsidP="0086682B">
      <w:pPr>
        <w:ind w:left="885"/>
      </w:pPr>
    </w:p>
    <w:p w:rsidR="0086682B" w:rsidRPr="00315AED" w:rsidRDefault="0086682B" w:rsidP="0086682B">
      <w:pPr>
        <w:numPr>
          <w:ilvl w:val="0"/>
          <w:numId w:val="1"/>
        </w:numPr>
      </w:pPr>
      <w:r w:rsidRPr="00393DAD">
        <w:rPr>
          <w:b/>
          <w:u w:val="single"/>
        </w:rPr>
        <w:t>Utilizar tinta negra</w:t>
      </w:r>
      <w:r>
        <w:t xml:space="preserve"> </w:t>
      </w:r>
      <w:r w:rsidRPr="00393DAD">
        <w:rPr>
          <w:b/>
          <w:u w:val="single"/>
        </w:rPr>
        <w:t>ANTIGRASA</w:t>
      </w:r>
    </w:p>
    <w:p w:rsidR="0086682B" w:rsidRDefault="0086682B" w:rsidP="0086682B">
      <w:pPr>
        <w:ind w:left="885"/>
      </w:pPr>
    </w:p>
    <w:p w:rsidR="0086682B" w:rsidRPr="0098114D" w:rsidRDefault="0086682B" w:rsidP="0086682B">
      <w:pPr>
        <w:rPr>
          <w:b/>
          <w:u w:val="single"/>
        </w:rPr>
      </w:pPr>
    </w:p>
    <w:p w:rsidR="0086682B" w:rsidRDefault="0086682B" w:rsidP="0086682B">
      <w:r>
        <w:t>Agradezco la atención y colaboración prestada.</w:t>
      </w:r>
    </w:p>
    <w:p w:rsidR="0086682B" w:rsidRDefault="0086682B" w:rsidP="0086682B"/>
    <w:p w:rsidR="0086682B" w:rsidRDefault="0086682B" w:rsidP="0086682B"/>
    <w:p w:rsidR="0086682B" w:rsidRDefault="0086682B" w:rsidP="0086682B">
      <w:r>
        <w:t>Cordialmente,</w:t>
      </w:r>
    </w:p>
    <w:p w:rsidR="0086682B" w:rsidRDefault="0086682B" w:rsidP="0086682B"/>
    <w:p w:rsidR="0086682B" w:rsidRDefault="0086682B" w:rsidP="0086682B"/>
    <w:p w:rsidR="0086682B" w:rsidRDefault="0086682B" w:rsidP="0086682B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86682B" w:rsidRDefault="0086682B" w:rsidP="0086682B">
      <w:pPr>
        <w:tabs>
          <w:tab w:val="left" w:pos="1980"/>
        </w:tabs>
      </w:pPr>
      <w:r>
        <w:t>Director.</w:t>
      </w:r>
    </w:p>
    <w:p w:rsidR="0086682B" w:rsidRDefault="0086682B" w:rsidP="0042659C">
      <w:pPr>
        <w:rPr>
          <w:b/>
        </w:rPr>
      </w:pPr>
    </w:p>
    <w:p w:rsidR="00FA0823" w:rsidRDefault="00FA0823" w:rsidP="0042659C">
      <w:pPr>
        <w:rPr>
          <w:b/>
        </w:rPr>
      </w:pPr>
    </w:p>
    <w:p w:rsidR="00FA0823" w:rsidRDefault="00FA0823" w:rsidP="0042659C">
      <w:pPr>
        <w:rPr>
          <w:b/>
        </w:rPr>
      </w:pPr>
    </w:p>
    <w:p w:rsidR="00FA0823" w:rsidRDefault="00FA0823" w:rsidP="0042659C">
      <w:pPr>
        <w:rPr>
          <w:b/>
        </w:rPr>
      </w:pPr>
    </w:p>
    <w:p w:rsidR="00FA0823" w:rsidRDefault="00FA0823" w:rsidP="00FA0823">
      <w:pPr>
        <w:rPr>
          <w:b/>
        </w:rPr>
      </w:pPr>
    </w:p>
    <w:p w:rsidR="00FA0823" w:rsidRDefault="00FA0823" w:rsidP="00FA0823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FA0823" w:rsidRDefault="00FA0823" w:rsidP="00FA0823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FA0823" w:rsidRDefault="00FA0823" w:rsidP="00FA0823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FA0823" w:rsidRDefault="00FA0823" w:rsidP="00FA0823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FA0823" w:rsidRDefault="00FA0823" w:rsidP="00FA0823"/>
    <w:p w:rsidR="00FA0823" w:rsidRDefault="00FA0823" w:rsidP="00FA0823"/>
    <w:p w:rsidR="00FA0823" w:rsidRDefault="00FA0823" w:rsidP="00FA0823">
      <w:pPr>
        <w:pStyle w:val="Ttulo1"/>
      </w:pPr>
      <w:r>
        <w:t>ORD EN DE TRABAJO    N°      07858-1</w:t>
      </w:r>
    </w:p>
    <w:p w:rsidR="00FA0823" w:rsidRDefault="00FA0823" w:rsidP="00FA0823"/>
    <w:p w:rsidR="00FA0823" w:rsidRDefault="00FA0823" w:rsidP="00FA0823">
      <w:r>
        <w:t>FECHA:</w:t>
      </w:r>
      <w:r>
        <w:tab/>
        <w:t>Medellín,   Enero  11   de   2011</w:t>
      </w:r>
    </w:p>
    <w:p w:rsidR="00FA0823" w:rsidRDefault="00FA0823" w:rsidP="00FA0823">
      <w:r>
        <w:t>PARA:</w:t>
      </w:r>
      <w:r>
        <w:tab/>
      </w:r>
      <w:r>
        <w:tab/>
        <w:t>PLÁSTICOS DARMA</w:t>
      </w:r>
    </w:p>
    <w:p w:rsidR="00FA0823" w:rsidRDefault="00FA0823" w:rsidP="00FA0823">
      <w:r>
        <w:t>ATENCIÓN:</w:t>
      </w:r>
      <w:r>
        <w:tab/>
        <w:t>Sr. Darío Jaramillo</w:t>
      </w:r>
    </w:p>
    <w:p w:rsidR="00FA0823" w:rsidRDefault="00FA0823" w:rsidP="00FA0823">
      <w:r>
        <w:tab/>
      </w:r>
      <w:r>
        <w:tab/>
        <w:t>Gerente.</w:t>
      </w:r>
    </w:p>
    <w:p w:rsidR="00FA0823" w:rsidRDefault="00FA0823" w:rsidP="00FA0823"/>
    <w:p w:rsidR="00FA0823" w:rsidRDefault="00FA0823" w:rsidP="00FA0823">
      <w:r>
        <w:t>Apreciado Don Darío:</w:t>
      </w:r>
    </w:p>
    <w:p w:rsidR="00FA0823" w:rsidRDefault="00FA0823" w:rsidP="00FA0823"/>
    <w:p w:rsidR="00FA0823" w:rsidRDefault="00FA0823" w:rsidP="00FA0823">
      <w:r>
        <w:t>Con la presente estamos solicitando el siguiente Material   :</w:t>
      </w:r>
    </w:p>
    <w:p w:rsidR="00FA0823" w:rsidRDefault="00FA0823" w:rsidP="00FA0823"/>
    <w:p w:rsidR="00FA0823" w:rsidRDefault="00FA0823" w:rsidP="00FA0823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FA0823" w:rsidRDefault="00FA0823" w:rsidP="00FA0823">
      <w:pPr>
        <w:rPr>
          <w:b/>
          <w:bCs/>
          <w:u w:val="single"/>
        </w:rPr>
      </w:pPr>
    </w:p>
    <w:p w:rsidR="00FA0823" w:rsidRDefault="00FA0823" w:rsidP="00FA0823">
      <w:r>
        <w:t>MATERIAL:</w:t>
      </w:r>
      <w:r>
        <w:tab/>
      </w:r>
      <w:r>
        <w:tab/>
        <w:t>Polietileno Alta Densidad Pigmentado BLANCO Tubular.</w:t>
      </w:r>
    </w:p>
    <w:p w:rsidR="00FA0823" w:rsidRDefault="00FA0823" w:rsidP="00FA0823">
      <w:r>
        <w:t>MEDIDA:</w:t>
      </w:r>
      <w:r>
        <w:tab/>
      </w:r>
      <w:r>
        <w:tab/>
      </w:r>
      <w:r>
        <w:rPr>
          <w:b/>
        </w:rPr>
        <w:t>35</w:t>
      </w:r>
      <w:r w:rsidRPr="00444F82">
        <w:rPr>
          <w:b/>
        </w:rPr>
        <w:t xml:space="preserve">  Cms</w:t>
      </w:r>
      <w:r>
        <w:t>.</w:t>
      </w:r>
    </w:p>
    <w:p w:rsidR="00FA0823" w:rsidRDefault="00FA0823" w:rsidP="00FA0823">
      <w:pPr>
        <w:rPr>
          <w:b/>
          <w:bCs/>
        </w:rPr>
      </w:pPr>
      <w:r>
        <w:t>CALIBRE:</w:t>
      </w:r>
      <w:r>
        <w:tab/>
      </w:r>
      <w:r>
        <w:tab/>
      </w:r>
      <w:r w:rsidRPr="00B460D7">
        <w:rPr>
          <w:b/>
        </w:rPr>
        <w:t>2.5</w:t>
      </w:r>
      <w:r>
        <w:t xml:space="preserve"> </w:t>
      </w:r>
      <w:r>
        <w:rPr>
          <w:b/>
          <w:bCs/>
        </w:rPr>
        <w:t xml:space="preserve">  ”</w:t>
      </w:r>
    </w:p>
    <w:p w:rsidR="00FA0823" w:rsidRDefault="00FA0823" w:rsidP="00FA0823">
      <w:r>
        <w:t>COLOR:</w:t>
      </w:r>
      <w:r>
        <w:tab/>
      </w:r>
      <w:r>
        <w:tab/>
        <w:t>BLANCO  ( Según muestra  )</w:t>
      </w:r>
    </w:p>
    <w:p w:rsidR="00FA0823" w:rsidRDefault="00FA0823" w:rsidP="00FA0823">
      <w:r>
        <w:t>TRATADO:</w:t>
      </w:r>
      <w:r>
        <w:tab/>
      </w:r>
      <w:r>
        <w:tab/>
        <w:t>2 Caras.</w:t>
      </w:r>
    </w:p>
    <w:p w:rsidR="00FA0823" w:rsidRDefault="00FA0823" w:rsidP="00FA0823">
      <w:pPr>
        <w:rPr>
          <w:b/>
          <w:bCs/>
        </w:rPr>
      </w:pPr>
      <w:r>
        <w:t>CANTIDAD:</w:t>
      </w:r>
      <w:r>
        <w:tab/>
        <w:t xml:space="preserve">            200 </w:t>
      </w:r>
      <w:r>
        <w:rPr>
          <w:b/>
        </w:rPr>
        <w:t xml:space="preserve"> </w:t>
      </w:r>
      <w:r>
        <w:t xml:space="preserve">  Kg.</w:t>
      </w:r>
      <w:r>
        <w:rPr>
          <w:b/>
          <w:bCs/>
        </w:rPr>
        <w:t xml:space="preserve"> </w:t>
      </w:r>
    </w:p>
    <w:p w:rsidR="00FA0823" w:rsidRDefault="00FA0823" w:rsidP="00FA0823">
      <w:r>
        <w:t>REFERENCIA:</w:t>
      </w:r>
      <w:r>
        <w:tab/>
      </w:r>
      <w:r w:rsidR="00FA55D6">
        <w:rPr>
          <w:b/>
        </w:rPr>
        <w:t>PLASTIQUIMICA  PEQUEÑ</w:t>
      </w:r>
      <w:r>
        <w:rPr>
          <w:b/>
        </w:rPr>
        <w:t>A</w:t>
      </w:r>
    </w:p>
    <w:p w:rsidR="00FA0823" w:rsidRDefault="00FA0823" w:rsidP="00FA0823">
      <w:r>
        <w:t>COLORES:</w:t>
      </w:r>
      <w:r>
        <w:tab/>
      </w:r>
      <w:r>
        <w:tab/>
        <w:t>2 ( Gris -  Rojo)</w:t>
      </w:r>
    </w:p>
    <w:p w:rsidR="00FA0823" w:rsidRDefault="00FA0823" w:rsidP="00FA0823">
      <w:r>
        <w:t>CARAS:</w:t>
      </w:r>
      <w:r>
        <w:tab/>
      </w:r>
      <w:r>
        <w:tab/>
        <w:t>2</w:t>
      </w:r>
    </w:p>
    <w:p w:rsidR="00FA0823" w:rsidRDefault="00FA0823" w:rsidP="00FA0823">
      <w:r>
        <w:t>REPETICIÓN:</w:t>
      </w:r>
      <w:r>
        <w:tab/>
        <w:t>Continua</w:t>
      </w:r>
    </w:p>
    <w:p w:rsidR="00FA0823" w:rsidRDefault="00FA0823" w:rsidP="00FA0823">
      <w:r>
        <w:t>RODILLO:</w:t>
      </w:r>
      <w:r>
        <w:tab/>
      </w:r>
      <w:r>
        <w:tab/>
      </w:r>
      <w:r w:rsidRPr="001D3669">
        <w:rPr>
          <w:b/>
        </w:rPr>
        <w:t>38</w:t>
      </w:r>
    </w:p>
    <w:p w:rsidR="00FA0823" w:rsidRPr="006537EA" w:rsidRDefault="00FA0823" w:rsidP="00FA0823">
      <w:pPr>
        <w:rPr>
          <w:b/>
        </w:rPr>
      </w:pPr>
      <w:r>
        <w:t>BOLSA:</w:t>
      </w:r>
      <w:r>
        <w:tab/>
      </w:r>
      <w:r>
        <w:tab/>
      </w:r>
      <w:r w:rsidRPr="006537EA">
        <w:rPr>
          <w:b/>
        </w:rPr>
        <w:t xml:space="preserve">35  x  175  </w:t>
      </w:r>
      <w:r>
        <w:rPr>
          <w:b/>
        </w:rPr>
        <w:t xml:space="preserve">  </w:t>
      </w:r>
      <w:r w:rsidRPr="006537EA">
        <w:rPr>
          <w:b/>
        </w:rPr>
        <w:t>cms</w:t>
      </w:r>
    </w:p>
    <w:p w:rsidR="00FA0823" w:rsidRDefault="00FA0823" w:rsidP="00FA0823">
      <w:r>
        <w:t>SELLADO:</w:t>
      </w:r>
      <w:r>
        <w:tab/>
      </w:r>
      <w:r>
        <w:tab/>
        <w:t>Para selle de Fondo.</w:t>
      </w:r>
    </w:p>
    <w:p w:rsidR="00FA0823" w:rsidRDefault="00FA0823" w:rsidP="00FA0823"/>
    <w:p w:rsidR="00FA0823" w:rsidRDefault="00FA0823" w:rsidP="00FA0823"/>
    <w:p w:rsidR="00FA0823" w:rsidRDefault="00FA0823" w:rsidP="00FA0823">
      <w:r>
        <w:rPr>
          <w:b/>
          <w:bCs/>
          <w:u w:val="single"/>
        </w:rPr>
        <w:t>NOTA:</w:t>
      </w:r>
      <w:r>
        <w:t xml:space="preserve">  * Los cyreles   Se encuentran en su planta</w:t>
      </w:r>
    </w:p>
    <w:p w:rsidR="00FA0823" w:rsidRDefault="00FA0823" w:rsidP="00FA0823">
      <w:pPr>
        <w:numPr>
          <w:ilvl w:val="0"/>
          <w:numId w:val="1"/>
        </w:numPr>
      </w:pPr>
      <w:r>
        <w:t>Se envían muestra física  para tonos , alturas  y  pigmentación</w:t>
      </w:r>
    </w:p>
    <w:p w:rsidR="00FA0823" w:rsidRDefault="00FA0823" w:rsidP="00FA0823"/>
    <w:p w:rsidR="00FA0823" w:rsidRPr="00315AED" w:rsidRDefault="00FA0823" w:rsidP="00FA0823">
      <w:pPr>
        <w:numPr>
          <w:ilvl w:val="0"/>
          <w:numId w:val="1"/>
        </w:numPr>
      </w:pPr>
      <w:r w:rsidRPr="00393DAD">
        <w:rPr>
          <w:b/>
          <w:u w:val="single"/>
        </w:rPr>
        <w:t>Utilizar tinta negra</w:t>
      </w:r>
      <w:r>
        <w:t xml:space="preserve"> </w:t>
      </w:r>
      <w:r w:rsidRPr="00393DAD">
        <w:rPr>
          <w:b/>
          <w:u w:val="single"/>
        </w:rPr>
        <w:t>ANTIGRASA</w:t>
      </w:r>
    </w:p>
    <w:p w:rsidR="00FA0823" w:rsidRDefault="00FA0823" w:rsidP="00FA0823"/>
    <w:p w:rsidR="00FA0823" w:rsidRPr="0098114D" w:rsidRDefault="00FA0823" w:rsidP="00FA0823">
      <w:pPr>
        <w:rPr>
          <w:b/>
          <w:u w:val="single"/>
        </w:rPr>
      </w:pPr>
    </w:p>
    <w:p w:rsidR="00FA0823" w:rsidRDefault="00FA0823" w:rsidP="00FA0823">
      <w:r>
        <w:t>Agradezco la atención y colaboración prestada.</w:t>
      </w:r>
    </w:p>
    <w:p w:rsidR="00FA0823" w:rsidRDefault="00FA0823" w:rsidP="00FA0823"/>
    <w:p w:rsidR="00FA0823" w:rsidRDefault="00FA0823" w:rsidP="00FA0823"/>
    <w:p w:rsidR="00FA0823" w:rsidRDefault="00FA0823" w:rsidP="00FA0823">
      <w:r>
        <w:t>Cordialmente</w:t>
      </w:r>
    </w:p>
    <w:p w:rsidR="00FA0823" w:rsidRDefault="00FA0823" w:rsidP="00FA0823"/>
    <w:p w:rsidR="00FA0823" w:rsidRDefault="00FA0823" w:rsidP="00FA0823"/>
    <w:p w:rsidR="00FA0823" w:rsidRDefault="00FA0823" w:rsidP="00FA0823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FA0823" w:rsidRDefault="00FA0823" w:rsidP="00FA0823">
      <w:r>
        <w:t>Director.</w:t>
      </w:r>
    </w:p>
    <w:p w:rsidR="00FA0823" w:rsidRDefault="00FA0823" w:rsidP="00FA0823">
      <w:pPr>
        <w:rPr>
          <w:b/>
        </w:rPr>
      </w:pPr>
    </w:p>
    <w:p w:rsidR="00FA0823" w:rsidRDefault="00FA0823" w:rsidP="00FA0823">
      <w:pPr>
        <w:rPr>
          <w:b/>
        </w:rPr>
      </w:pPr>
    </w:p>
    <w:p w:rsidR="00336A3E" w:rsidRDefault="00336A3E" w:rsidP="00336A3E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336A3E" w:rsidRDefault="00336A3E" w:rsidP="00336A3E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336A3E" w:rsidRDefault="00336A3E" w:rsidP="00336A3E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336A3E" w:rsidRDefault="00336A3E" w:rsidP="00336A3E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336A3E" w:rsidRDefault="00336A3E" w:rsidP="00336A3E">
      <w:pPr>
        <w:pStyle w:val="Ttulo1"/>
      </w:pPr>
    </w:p>
    <w:p w:rsidR="00336A3E" w:rsidRDefault="00336A3E" w:rsidP="00336A3E">
      <w:pPr>
        <w:pStyle w:val="Ttulo1"/>
      </w:pPr>
      <w:r>
        <w:t>ORDEN DE TRABAJO     N°      07855-1</w:t>
      </w:r>
    </w:p>
    <w:p w:rsidR="00336A3E" w:rsidRDefault="00336A3E" w:rsidP="00336A3E"/>
    <w:p w:rsidR="00336A3E" w:rsidRDefault="00336A3E" w:rsidP="00336A3E">
      <w:r>
        <w:t>FECHA:</w:t>
      </w:r>
      <w:r>
        <w:tab/>
        <w:t>Medellín,  Enero  11    de  2011</w:t>
      </w:r>
    </w:p>
    <w:p w:rsidR="00336A3E" w:rsidRDefault="00336A3E" w:rsidP="00336A3E">
      <w:r>
        <w:t>PARA:</w:t>
      </w:r>
      <w:r>
        <w:tab/>
      </w:r>
      <w:r>
        <w:tab/>
        <w:t>PLÁSTICOS DARMA</w:t>
      </w:r>
    </w:p>
    <w:p w:rsidR="00336A3E" w:rsidRDefault="00336A3E" w:rsidP="00336A3E">
      <w:r>
        <w:t>ATENCIÓN:</w:t>
      </w:r>
      <w:r>
        <w:tab/>
        <w:t>Sr. Darío Jaramillo</w:t>
      </w:r>
    </w:p>
    <w:p w:rsidR="00336A3E" w:rsidRDefault="00336A3E" w:rsidP="00336A3E">
      <w:r>
        <w:tab/>
      </w:r>
      <w:r>
        <w:tab/>
        <w:t>Gerente.</w:t>
      </w:r>
    </w:p>
    <w:p w:rsidR="00336A3E" w:rsidRDefault="00336A3E" w:rsidP="00336A3E"/>
    <w:p w:rsidR="00336A3E" w:rsidRDefault="00336A3E" w:rsidP="00336A3E">
      <w:r>
        <w:t>Apreciado Don Darío:</w:t>
      </w:r>
    </w:p>
    <w:p w:rsidR="00336A3E" w:rsidRDefault="00336A3E" w:rsidP="00336A3E"/>
    <w:p w:rsidR="00336A3E" w:rsidRDefault="00336A3E" w:rsidP="00336A3E">
      <w:r>
        <w:t>Con la presente estamos solicitando el siguiente Material   :</w:t>
      </w:r>
    </w:p>
    <w:p w:rsidR="00336A3E" w:rsidRDefault="00336A3E" w:rsidP="00336A3E"/>
    <w:p w:rsidR="00336A3E" w:rsidRDefault="00336A3E" w:rsidP="00336A3E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336A3E" w:rsidRDefault="00336A3E" w:rsidP="00336A3E">
      <w:pPr>
        <w:rPr>
          <w:b/>
          <w:bCs/>
          <w:u w:val="single"/>
        </w:rPr>
      </w:pPr>
    </w:p>
    <w:p w:rsidR="00336A3E" w:rsidRDefault="00336A3E" w:rsidP="00336A3E">
      <w:r>
        <w:t>MATERIAL:</w:t>
      </w:r>
      <w:r>
        <w:tab/>
      </w:r>
      <w:r>
        <w:tab/>
        <w:t>Polietileno Alta Densidad Pigmentado BLANCO Tubular.</w:t>
      </w:r>
    </w:p>
    <w:p w:rsidR="00336A3E" w:rsidRDefault="00336A3E" w:rsidP="00336A3E">
      <w:r>
        <w:t>MEDIDA:</w:t>
      </w:r>
      <w:r>
        <w:tab/>
      </w:r>
      <w:r>
        <w:tab/>
      </w:r>
      <w:r w:rsidRPr="00657B35">
        <w:rPr>
          <w:b/>
        </w:rPr>
        <w:t>50  Cms</w:t>
      </w:r>
      <w:r>
        <w:t>.</w:t>
      </w:r>
    </w:p>
    <w:p w:rsidR="00336A3E" w:rsidRPr="005660D5" w:rsidRDefault="00336A3E" w:rsidP="00336A3E">
      <w:pPr>
        <w:rPr>
          <w:b/>
          <w:bCs/>
        </w:rPr>
      </w:pPr>
      <w:r>
        <w:t>CALIBRE:</w:t>
      </w:r>
      <w:r>
        <w:tab/>
      </w:r>
      <w:r>
        <w:tab/>
      </w:r>
      <w:r w:rsidRPr="005660D5">
        <w:rPr>
          <w:b/>
        </w:rPr>
        <w:t xml:space="preserve">2.5 </w:t>
      </w:r>
      <w:r w:rsidRPr="005660D5">
        <w:rPr>
          <w:b/>
          <w:bCs/>
        </w:rPr>
        <w:t xml:space="preserve">  ”</w:t>
      </w:r>
    </w:p>
    <w:p w:rsidR="00336A3E" w:rsidRDefault="00336A3E" w:rsidP="00336A3E">
      <w:r>
        <w:t>COLOR:</w:t>
      </w:r>
      <w:r>
        <w:tab/>
      </w:r>
      <w:r>
        <w:tab/>
        <w:t>BLANCO  (Según muestra)</w:t>
      </w:r>
    </w:p>
    <w:p w:rsidR="00336A3E" w:rsidRDefault="00336A3E" w:rsidP="00336A3E">
      <w:r>
        <w:t>TRATADO:</w:t>
      </w:r>
      <w:r>
        <w:tab/>
      </w:r>
      <w:r>
        <w:tab/>
        <w:t>2 Caras.</w:t>
      </w:r>
    </w:p>
    <w:p w:rsidR="00336A3E" w:rsidRDefault="00336A3E" w:rsidP="00336A3E">
      <w:r>
        <w:t>CANTIDAD:</w:t>
      </w:r>
      <w:r>
        <w:tab/>
      </w:r>
      <w:r>
        <w:tab/>
      </w:r>
      <w:r>
        <w:rPr>
          <w:b/>
        </w:rPr>
        <w:t xml:space="preserve">600 </w:t>
      </w:r>
      <w:r>
        <w:t xml:space="preserve">   Kg.</w:t>
      </w:r>
    </w:p>
    <w:p w:rsidR="00336A3E" w:rsidRDefault="00336A3E" w:rsidP="00336A3E">
      <w:r>
        <w:t>REFERENCIA:</w:t>
      </w:r>
      <w:r>
        <w:tab/>
      </w:r>
      <w:r w:rsidRPr="008970C3">
        <w:rPr>
          <w:b/>
        </w:rPr>
        <w:t>PLASTIQUIMICA GRANDE</w:t>
      </w:r>
    </w:p>
    <w:p w:rsidR="00336A3E" w:rsidRDefault="00336A3E" w:rsidP="00336A3E">
      <w:r>
        <w:t>COLORES:</w:t>
      </w:r>
      <w:r>
        <w:tab/>
      </w:r>
      <w:r>
        <w:tab/>
        <w:t>2 ( Gris -  Rojo)</w:t>
      </w:r>
    </w:p>
    <w:p w:rsidR="00336A3E" w:rsidRDefault="00336A3E" w:rsidP="00336A3E">
      <w:r>
        <w:t>CARAS:</w:t>
      </w:r>
      <w:r>
        <w:tab/>
      </w:r>
      <w:r>
        <w:tab/>
        <w:t>2</w:t>
      </w:r>
    </w:p>
    <w:p w:rsidR="00336A3E" w:rsidRDefault="00336A3E" w:rsidP="00336A3E">
      <w:r>
        <w:t>REPETICIÓN:</w:t>
      </w:r>
      <w:r>
        <w:tab/>
        <w:t>Continua</w:t>
      </w:r>
    </w:p>
    <w:p w:rsidR="00336A3E" w:rsidRDefault="00336A3E" w:rsidP="00336A3E">
      <w:r>
        <w:t>RODILLO:</w:t>
      </w:r>
      <w:r>
        <w:tab/>
      </w:r>
      <w:r>
        <w:tab/>
        <w:t>38</w:t>
      </w:r>
    </w:p>
    <w:p w:rsidR="00336A3E" w:rsidRPr="003B158B" w:rsidRDefault="00336A3E" w:rsidP="00336A3E">
      <w:pPr>
        <w:rPr>
          <w:b/>
        </w:rPr>
      </w:pPr>
      <w:r>
        <w:t>BOLSA:</w:t>
      </w:r>
      <w:r>
        <w:tab/>
      </w:r>
      <w:r>
        <w:tab/>
      </w:r>
      <w:r w:rsidRPr="003B158B">
        <w:rPr>
          <w:b/>
        </w:rPr>
        <w:t>50 x 190  cms</w:t>
      </w:r>
    </w:p>
    <w:p w:rsidR="00336A3E" w:rsidRDefault="00336A3E" w:rsidP="00336A3E">
      <w:r>
        <w:t>SELLADO:</w:t>
      </w:r>
      <w:r>
        <w:tab/>
      </w:r>
      <w:r>
        <w:tab/>
        <w:t>Para selle de Fondo.</w:t>
      </w:r>
    </w:p>
    <w:p w:rsidR="00336A3E" w:rsidRDefault="00336A3E" w:rsidP="00336A3E"/>
    <w:p w:rsidR="00336A3E" w:rsidRDefault="00336A3E" w:rsidP="00336A3E"/>
    <w:p w:rsidR="00336A3E" w:rsidRDefault="00336A3E" w:rsidP="00336A3E">
      <w:r>
        <w:rPr>
          <w:b/>
          <w:bCs/>
          <w:u w:val="single"/>
        </w:rPr>
        <w:t>NOTA:</w:t>
      </w:r>
      <w:r>
        <w:t xml:space="preserve">  * Los cyreles   Se encuentran en su planta</w:t>
      </w:r>
    </w:p>
    <w:p w:rsidR="00336A3E" w:rsidRDefault="00336A3E" w:rsidP="00336A3E">
      <w:pPr>
        <w:numPr>
          <w:ilvl w:val="0"/>
          <w:numId w:val="1"/>
        </w:numPr>
      </w:pPr>
      <w:r>
        <w:t>Se envían muestra física  para tonos , alturas  y pigmentación</w:t>
      </w:r>
    </w:p>
    <w:p w:rsidR="00336A3E" w:rsidRDefault="00336A3E" w:rsidP="00336A3E">
      <w:pPr>
        <w:ind w:left="885"/>
      </w:pPr>
    </w:p>
    <w:p w:rsidR="00336A3E" w:rsidRPr="00315AED" w:rsidRDefault="00336A3E" w:rsidP="00336A3E">
      <w:pPr>
        <w:numPr>
          <w:ilvl w:val="0"/>
          <w:numId w:val="1"/>
        </w:numPr>
      </w:pPr>
      <w:r w:rsidRPr="00393DAD">
        <w:rPr>
          <w:b/>
          <w:u w:val="single"/>
        </w:rPr>
        <w:t>Utilizar tinta negra</w:t>
      </w:r>
      <w:r>
        <w:t xml:space="preserve"> </w:t>
      </w:r>
      <w:r w:rsidRPr="00393DAD">
        <w:rPr>
          <w:b/>
          <w:u w:val="single"/>
        </w:rPr>
        <w:t>ANTIGRASA</w:t>
      </w:r>
    </w:p>
    <w:p w:rsidR="00336A3E" w:rsidRDefault="00336A3E" w:rsidP="00336A3E">
      <w:pPr>
        <w:ind w:left="885"/>
      </w:pPr>
    </w:p>
    <w:p w:rsidR="00336A3E" w:rsidRPr="0098114D" w:rsidRDefault="00336A3E" w:rsidP="00336A3E">
      <w:pPr>
        <w:rPr>
          <w:b/>
          <w:u w:val="single"/>
        </w:rPr>
      </w:pPr>
    </w:p>
    <w:p w:rsidR="00336A3E" w:rsidRDefault="00336A3E" w:rsidP="00336A3E">
      <w:r>
        <w:t>Agradezco la atención y colaboración prestada.</w:t>
      </w:r>
    </w:p>
    <w:p w:rsidR="00336A3E" w:rsidRDefault="00336A3E" w:rsidP="00336A3E"/>
    <w:p w:rsidR="00336A3E" w:rsidRDefault="00336A3E" w:rsidP="00336A3E"/>
    <w:p w:rsidR="00336A3E" w:rsidRDefault="00336A3E" w:rsidP="00336A3E">
      <w:r>
        <w:t>Cordialmente,</w:t>
      </w:r>
    </w:p>
    <w:p w:rsidR="00336A3E" w:rsidRDefault="00336A3E" w:rsidP="00336A3E"/>
    <w:p w:rsidR="00336A3E" w:rsidRDefault="00336A3E" w:rsidP="00336A3E"/>
    <w:p w:rsidR="00336A3E" w:rsidRDefault="00336A3E" w:rsidP="00336A3E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336A3E" w:rsidRDefault="00336A3E" w:rsidP="00336A3E">
      <w:pPr>
        <w:tabs>
          <w:tab w:val="left" w:pos="1980"/>
        </w:tabs>
      </w:pPr>
      <w:r>
        <w:t>Director.</w:t>
      </w:r>
    </w:p>
    <w:p w:rsidR="00336A3E" w:rsidRDefault="00336A3E" w:rsidP="00336A3E">
      <w:pPr>
        <w:rPr>
          <w:b/>
        </w:rPr>
      </w:pPr>
    </w:p>
    <w:p w:rsidR="00FA0823" w:rsidRDefault="00FA0823" w:rsidP="0042659C">
      <w:pPr>
        <w:rPr>
          <w:b/>
        </w:rPr>
      </w:pPr>
    </w:p>
    <w:p w:rsidR="00980784" w:rsidRDefault="00980784" w:rsidP="0042659C">
      <w:pPr>
        <w:rPr>
          <w:b/>
        </w:rPr>
      </w:pPr>
    </w:p>
    <w:p w:rsidR="00980784" w:rsidRDefault="00980784" w:rsidP="00980784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980784" w:rsidRDefault="00980784" w:rsidP="00980784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980784" w:rsidRDefault="00980784" w:rsidP="00980784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980784" w:rsidRDefault="00980784" w:rsidP="00980784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980784" w:rsidRDefault="00980784" w:rsidP="00980784">
      <w:pPr>
        <w:rPr>
          <w:b/>
          <w:bCs/>
        </w:rPr>
      </w:pPr>
    </w:p>
    <w:p w:rsidR="00980784" w:rsidRDefault="00980784" w:rsidP="00980784">
      <w:pPr>
        <w:pStyle w:val="Ttulo1"/>
      </w:pPr>
    </w:p>
    <w:p w:rsidR="00980784" w:rsidRDefault="00980784" w:rsidP="00980784">
      <w:pPr>
        <w:pStyle w:val="Ttulo1"/>
      </w:pPr>
      <w:r>
        <w:t>ORDEN DE TRABAJO  N °      07903</w:t>
      </w:r>
    </w:p>
    <w:p w:rsidR="00980784" w:rsidRDefault="00980784" w:rsidP="00980784"/>
    <w:p w:rsidR="00980784" w:rsidRDefault="00980784" w:rsidP="00980784">
      <w:r>
        <w:t>FECHA:</w:t>
      </w:r>
      <w:r>
        <w:tab/>
        <w:t>Medellín, Enero  11  de  2011</w:t>
      </w:r>
    </w:p>
    <w:p w:rsidR="00980784" w:rsidRDefault="00980784" w:rsidP="00980784">
      <w:r>
        <w:t>PARA:</w:t>
      </w:r>
      <w:r>
        <w:tab/>
      </w:r>
      <w:r>
        <w:tab/>
        <w:t>PLÁSTICOS DARMA</w:t>
      </w:r>
    </w:p>
    <w:p w:rsidR="00980784" w:rsidRDefault="00980784" w:rsidP="00980784">
      <w:r>
        <w:t>ATENCIÓN:</w:t>
      </w:r>
      <w:r>
        <w:tab/>
        <w:t>Sr. Darío Jaramillo</w:t>
      </w:r>
    </w:p>
    <w:p w:rsidR="00980784" w:rsidRDefault="00980784" w:rsidP="00980784">
      <w:r>
        <w:tab/>
      </w:r>
      <w:r>
        <w:tab/>
        <w:t>Gerente.</w:t>
      </w:r>
    </w:p>
    <w:p w:rsidR="00980784" w:rsidRDefault="00980784" w:rsidP="00980784"/>
    <w:p w:rsidR="00980784" w:rsidRDefault="00980784" w:rsidP="00980784">
      <w:r>
        <w:t>Apreciado Don Darío:</w:t>
      </w:r>
    </w:p>
    <w:p w:rsidR="00980784" w:rsidRDefault="00980784" w:rsidP="00980784"/>
    <w:p w:rsidR="00980784" w:rsidRDefault="00980784" w:rsidP="00980784">
      <w:r>
        <w:t>Con la presente estamos solicitando el siguiente servicio de  IMPRESIÓN :</w:t>
      </w:r>
    </w:p>
    <w:p w:rsidR="00980784" w:rsidRDefault="00980784" w:rsidP="00980784"/>
    <w:p w:rsidR="00980784" w:rsidRDefault="00980784" w:rsidP="00980784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980784" w:rsidRDefault="00980784" w:rsidP="00980784">
      <w:r>
        <w:t>MATERIAL   :           Polipropileno Tubular   de  44     cms</w:t>
      </w:r>
    </w:p>
    <w:p w:rsidR="00980784" w:rsidRDefault="00980784" w:rsidP="00980784">
      <w:r>
        <w:t>CLIBRE      :               1.0 ”</w:t>
      </w:r>
    </w:p>
    <w:p w:rsidR="00980784" w:rsidRPr="004D5CEB" w:rsidRDefault="00980784" w:rsidP="00980784">
      <w:pPr>
        <w:rPr>
          <w:b/>
        </w:rPr>
      </w:pPr>
      <w:r>
        <w:t>REFERENCIA:</w:t>
      </w:r>
      <w:r>
        <w:tab/>
      </w:r>
      <w:r w:rsidRPr="004D5CEB">
        <w:rPr>
          <w:b/>
        </w:rPr>
        <w:t>CLUSTER  FANCY</w:t>
      </w:r>
    </w:p>
    <w:p w:rsidR="00980784" w:rsidRDefault="00980784" w:rsidP="00980784">
      <w:r>
        <w:t>CANTIDAD    :          1.000    Kg</w:t>
      </w:r>
    </w:p>
    <w:p w:rsidR="00980784" w:rsidRDefault="00980784" w:rsidP="00980784">
      <w:r>
        <w:t>COLORES:</w:t>
      </w:r>
      <w:r>
        <w:tab/>
      </w:r>
      <w:r>
        <w:tab/>
        <w:t>2 ( BLANCO –  NEGRO  )</w:t>
      </w:r>
    </w:p>
    <w:p w:rsidR="00980784" w:rsidRDefault="00980784" w:rsidP="00980784">
      <w:r>
        <w:t>CARAS:</w:t>
      </w:r>
      <w:r>
        <w:tab/>
      </w:r>
      <w:r>
        <w:tab/>
        <w:t>1  ( 2X1  )</w:t>
      </w:r>
    </w:p>
    <w:p w:rsidR="00980784" w:rsidRDefault="00980784" w:rsidP="00980784">
      <w:r>
        <w:t>REPETICIÓN:</w:t>
      </w:r>
      <w:r>
        <w:tab/>
        <w:t>26</w:t>
      </w:r>
    </w:p>
    <w:p w:rsidR="00980784" w:rsidRDefault="00980784" w:rsidP="00980784">
      <w:r>
        <w:t>RODILLO:</w:t>
      </w:r>
      <w:r>
        <w:tab/>
      </w:r>
      <w:r>
        <w:tab/>
        <w:t>52</w:t>
      </w:r>
    </w:p>
    <w:p w:rsidR="00980784" w:rsidRDefault="00980784" w:rsidP="00980784">
      <w:r>
        <w:t>BOLSA:</w:t>
      </w:r>
      <w:r>
        <w:tab/>
      </w:r>
      <w:r>
        <w:tab/>
        <w:t>26  X  44    cms</w:t>
      </w:r>
    </w:p>
    <w:p w:rsidR="00980784" w:rsidRDefault="00980784" w:rsidP="00980784">
      <w:r>
        <w:t>SELLADO:</w:t>
      </w:r>
      <w:r>
        <w:tab/>
      </w:r>
      <w:r>
        <w:tab/>
        <w:t>Para selle lateral.</w:t>
      </w:r>
    </w:p>
    <w:p w:rsidR="00980784" w:rsidRDefault="00980784" w:rsidP="00980784"/>
    <w:p w:rsidR="00980784" w:rsidRDefault="00980784" w:rsidP="00980784"/>
    <w:p w:rsidR="00980784" w:rsidRDefault="00980784" w:rsidP="00980784">
      <w:r>
        <w:rPr>
          <w:b/>
          <w:bCs/>
          <w:u w:val="single"/>
        </w:rPr>
        <w:t>NOTA:</w:t>
      </w:r>
      <w:r>
        <w:t xml:space="preserve">  *   Los cyreles  EN SU PLANTA</w:t>
      </w:r>
    </w:p>
    <w:p w:rsidR="00980784" w:rsidRDefault="00980784" w:rsidP="00980784">
      <w:pPr>
        <w:numPr>
          <w:ilvl w:val="0"/>
          <w:numId w:val="1"/>
        </w:numPr>
      </w:pPr>
      <w:r>
        <w:t>Se envían ARTE    para tonos y alturas</w:t>
      </w:r>
    </w:p>
    <w:p w:rsidR="00980784" w:rsidRPr="00307118" w:rsidRDefault="00980784" w:rsidP="00980784">
      <w:pPr>
        <w:numPr>
          <w:ilvl w:val="0"/>
          <w:numId w:val="2"/>
        </w:numPr>
      </w:pPr>
      <w:r>
        <w:t xml:space="preserve">Se  envia el material de PP </w:t>
      </w:r>
      <w:r>
        <w:rPr>
          <w:b/>
        </w:rPr>
        <w:t xml:space="preserve">de  44 </w:t>
      </w:r>
      <w:r w:rsidRPr="00AD5DCF">
        <w:rPr>
          <w:b/>
        </w:rPr>
        <w:t xml:space="preserve">  cms</w:t>
      </w:r>
    </w:p>
    <w:p w:rsidR="00980784" w:rsidRPr="00150D1A" w:rsidRDefault="00980784" w:rsidP="00980784">
      <w:pPr>
        <w:ind w:left="1860"/>
      </w:pPr>
    </w:p>
    <w:p w:rsidR="00980784" w:rsidRDefault="00980784" w:rsidP="00980784">
      <w:pPr>
        <w:ind w:left="885"/>
      </w:pPr>
    </w:p>
    <w:p w:rsidR="00980784" w:rsidRDefault="00980784" w:rsidP="00980784">
      <w:pPr>
        <w:ind w:left="885"/>
      </w:pPr>
    </w:p>
    <w:p w:rsidR="00980784" w:rsidRDefault="00980784" w:rsidP="00980784">
      <w:r>
        <w:t>Agradezco la atención y colaboración prestada.</w:t>
      </w:r>
    </w:p>
    <w:p w:rsidR="00980784" w:rsidRDefault="00980784" w:rsidP="00980784"/>
    <w:p w:rsidR="00980784" w:rsidRDefault="00980784" w:rsidP="00980784"/>
    <w:p w:rsidR="00980784" w:rsidRDefault="00980784" w:rsidP="00980784">
      <w:r>
        <w:t>Cordialmente,</w:t>
      </w:r>
    </w:p>
    <w:p w:rsidR="00980784" w:rsidRDefault="00980784" w:rsidP="00980784"/>
    <w:p w:rsidR="00980784" w:rsidRDefault="00980784" w:rsidP="00980784"/>
    <w:p w:rsidR="00980784" w:rsidRDefault="00980784" w:rsidP="00980784"/>
    <w:p w:rsidR="00980784" w:rsidRDefault="00980784" w:rsidP="00980784">
      <w:r>
        <w:t>RICARDO CASAS ZAPATA</w:t>
      </w:r>
    </w:p>
    <w:p w:rsidR="00980784" w:rsidRDefault="00980784" w:rsidP="00980784">
      <w:r>
        <w:t>Director.</w:t>
      </w:r>
    </w:p>
    <w:p w:rsidR="00980784" w:rsidRDefault="00980784" w:rsidP="00980784">
      <w:pPr>
        <w:rPr>
          <w:b/>
        </w:rPr>
      </w:pPr>
    </w:p>
    <w:p w:rsidR="00980784" w:rsidRDefault="00980784" w:rsidP="0042659C">
      <w:pPr>
        <w:rPr>
          <w:b/>
        </w:rPr>
      </w:pPr>
    </w:p>
    <w:p w:rsidR="00397933" w:rsidRDefault="00397933" w:rsidP="0042659C">
      <w:pPr>
        <w:rPr>
          <w:b/>
        </w:rPr>
      </w:pPr>
    </w:p>
    <w:p w:rsidR="00397933" w:rsidRDefault="00397933" w:rsidP="0042659C">
      <w:pPr>
        <w:rPr>
          <w:b/>
        </w:rPr>
      </w:pPr>
    </w:p>
    <w:p w:rsidR="00397933" w:rsidRDefault="00397933" w:rsidP="0042659C">
      <w:pPr>
        <w:rPr>
          <w:b/>
        </w:rPr>
      </w:pPr>
    </w:p>
    <w:p w:rsidR="00397933" w:rsidRDefault="00397933" w:rsidP="00397933">
      <w:pPr>
        <w:rPr>
          <w:b/>
        </w:rPr>
      </w:pPr>
    </w:p>
    <w:p w:rsidR="00397933" w:rsidRDefault="00397933" w:rsidP="00397933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397933" w:rsidRDefault="00397933" w:rsidP="00397933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397933" w:rsidRDefault="00397933" w:rsidP="00397933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397933" w:rsidRDefault="00397933" w:rsidP="00397933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397933" w:rsidRDefault="00397933" w:rsidP="00397933">
      <w:pPr>
        <w:rPr>
          <w:b/>
          <w:bCs/>
        </w:rPr>
      </w:pPr>
    </w:p>
    <w:p w:rsidR="00397933" w:rsidRDefault="00397933" w:rsidP="00397933">
      <w:pPr>
        <w:pStyle w:val="Ttulo1"/>
      </w:pPr>
      <w:r>
        <w:t>ORDEN DE TRABAJO   N°      07928</w:t>
      </w:r>
    </w:p>
    <w:p w:rsidR="00397933" w:rsidRDefault="00397933" w:rsidP="00397933"/>
    <w:p w:rsidR="00397933" w:rsidRDefault="00397933" w:rsidP="00397933"/>
    <w:p w:rsidR="00397933" w:rsidRDefault="0035419D" w:rsidP="00397933">
      <w:r>
        <w:t>FECHA:</w:t>
      </w:r>
      <w:r>
        <w:tab/>
        <w:t>Medellín,  Enero  17</w:t>
      </w:r>
      <w:r w:rsidR="00D47F3F">
        <w:t xml:space="preserve">    de    2011</w:t>
      </w:r>
    </w:p>
    <w:p w:rsidR="00397933" w:rsidRDefault="00397933" w:rsidP="00397933">
      <w:r>
        <w:t>PARA:</w:t>
      </w:r>
      <w:r>
        <w:tab/>
      </w:r>
      <w:r>
        <w:tab/>
        <w:t>PLÁSTICOS DARMAD</w:t>
      </w:r>
    </w:p>
    <w:p w:rsidR="00397933" w:rsidRDefault="00397933" w:rsidP="00397933">
      <w:r>
        <w:t>ATENCIÓN:</w:t>
      </w:r>
      <w:r>
        <w:tab/>
        <w:t>Sr. Darío Jaramillo</w:t>
      </w:r>
    </w:p>
    <w:p w:rsidR="00397933" w:rsidRDefault="00397933" w:rsidP="00397933">
      <w:r>
        <w:tab/>
      </w:r>
      <w:r>
        <w:tab/>
        <w:t>Gerente.</w:t>
      </w:r>
    </w:p>
    <w:p w:rsidR="00397933" w:rsidRDefault="00397933" w:rsidP="00397933"/>
    <w:p w:rsidR="00397933" w:rsidRDefault="00397933" w:rsidP="00397933">
      <w:r>
        <w:t>Apreciado Don Darío :</w:t>
      </w:r>
    </w:p>
    <w:p w:rsidR="00397933" w:rsidRDefault="00397933" w:rsidP="00397933">
      <w:r>
        <w:t xml:space="preserve"> </w:t>
      </w:r>
    </w:p>
    <w:p w:rsidR="00397933" w:rsidRDefault="00397933" w:rsidP="00397933">
      <w:r>
        <w:t>Con la presente estamos solicitando el siguiente servicio de   IMPRESIÓN  :</w:t>
      </w:r>
    </w:p>
    <w:p w:rsidR="00397933" w:rsidRDefault="00397933" w:rsidP="00397933"/>
    <w:p w:rsidR="00397933" w:rsidRDefault="00397933" w:rsidP="00397933">
      <w:pPr>
        <w:rPr>
          <w:b/>
          <w:bCs/>
          <w:u w:val="single"/>
        </w:rPr>
      </w:pPr>
    </w:p>
    <w:p w:rsidR="00397933" w:rsidRDefault="00397933" w:rsidP="00397933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397933" w:rsidRDefault="00397933" w:rsidP="00397933"/>
    <w:p w:rsidR="00397933" w:rsidRDefault="00397933" w:rsidP="00397933">
      <w:r>
        <w:t>MATERIAL:</w:t>
      </w:r>
      <w:r>
        <w:tab/>
      </w:r>
      <w:r>
        <w:tab/>
        <w:t>Polietileno     Lamina    Transparente COEXTRUIDA</w:t>
      </w:r>
    </w:p>
    <w:p w:rsidR="00397933" w:rsidRDefault="00397933" w:rsidP="00397933">
      <w:r>
        <w:t>MEDIDA:</w:t>
      </w:r>
      <w:r>
        <w:tab/>
      </w:r>
      <w:r>
        <w:tab/>
      </w:r>
      <w:r>
        <w:rPr>
          <w:b/>
        </w:rPr>
        <w:t xml:space="preserve">32.5 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397933" w:rsidRPr="006D12B2" w:rsidRDefault="00397933" w:rsidP="00397933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397933" w:rsidRDefault="00397933" w:rsidP="00397933">
      <w:r>
        <w:t>TRATADO:</w:t>
      </w:r>
      <w:r>
        <w:tab/>
      </w:r>
      <w:r>
        <w:tab/>
        <w:t>1  Cara</w:t>
      </w:r>
    </w:p>
    <w:p w:rsidR="00397933" w:rsidRDefault="00397933" w:rsidP="00397933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 w:rsidR="00D47F3F">
        <w:rPr>
          <w:b/>
        </w:rPr>
        <w:t>2</w:t>
      </w:r>
      <w:r>
        <w:rPr>
          <w:b/>
        </w:rPr>
        <w:t xml:space="preserve">00  </w:t>
      </w:r>
      <w:r w:rsidRPr="00900A5A">
        <w:rPr>
          <w:b/>
        </w:rPr>
        <w:t xml:space="preserve">  Kg</w:t>
      </w:r>
      <w:r>
        <w:t>.</w:t>
      </w:r>
    </w:p>
    <w:p w:rsidR="00397933" w:rsidRDefault="00397933" w:rsidP="00397933">
      <w:r>
        <w:t>COLORES:</w:t>
      </w:r>
      <w:r>
        <w:tab/>
      </w:r>
      <w:r>
        <w:tab/>
        <w:t xml:space="preserve">3    ( Blanco – Negro - Verde   )   </w:t>
      </w:r>
    </w:p>
    <w:p w:rsidR="00397933" w:rsidRDefault="00397933" w:rsidP="00397933">
      <w:r>
        <w:t>CARAS:</w:t>
      </w:r>
      <w:r>
        <w:tab/>
      </w:r>
      <w:r>
        <w:tab/>
        <w:t>1  (3 x 1  )</w:t>
      </w:r>
    </w:p>
    <w:p w:rsidR="00397933" w:rsidRDefault="00397933" w:rsidP="00397933">
      <w:r>
        <w:t>REPETICIÓN:</w:t>
      </w:r>
      <w:r>
        <w:tab/>
        <w:t xml:space="preserve">11   Cms   </w:t>
      </w:r>
    </w:p>
    <w:p w:rsidR="00397933" w:rsidRPr="00900A5A" w:rsidRDefault="00397933" w:rsidP="00397933">
      <w:pPr>
        <w:rPr>
          <w:b/>
        </w:rPr>
      </w:pPr>
      <w:r>
        <w:t xml:space="preserve">RODILLO  :               </w:t>
      </w:r>
      <w:r>
        <w:rPr>
          <w:b/>
        </w:rPr>
        <w:t>45</w:t>
      </w:r>
    </w:p>
    <w:p w:rsidR="00397933" w:rsidRDefault="00397933" w:rsidP="00397933">
      <w:r>
        <w:t>LAMINA:</w:t>
      </w:r>
      <w:r>
        <w:tab/>
      </w:r>
      <w:r>
        <w:tab/>
        <w:t>15.5    Cms    REFILADA PARA EMPAQUETADORA</w:t>
      </w:r>
    </w:p>
    <w:p w:rsidR="00397933" w:rsidRDefault="00397933" w:rsidP="00397933">
      <w:r>
        <w:t>FOTOCAELDA:</w:t>
      </w:r>
      <w:r>
        <w:tab/>
        <w:t>Según muestra con doble  color</w:t>
      </w:r>
    </w:p>
    <w:p w:rsidR="00397933" w:rsidRPr="00146B92" w:rsidRDefault="00397933" w:rsidP="00397933">
      <w:pPr>
        <w:rPr>
          <w:b/>
        </w:rPr>
      </w:pPr>
      <w:r>
        <w:t>REFERENCIA:</w:t>
      </w:r>
      <w:r>
        <w:tab/>
      </w:r>
      <w:r>
        <w:rPr>
          <w:b/>
        </w:rPr>
        <w:t xml:space="preserve">PULPA    </w:t>
      </w:r>
      <w:r>
        <w:rPr>
          <w:b/>
          <w:u w:val="single"/>
        </w:rPr>
        <w:t>GENERICA</w:t>
      </w:r>
      <w:r>
        <w:rPr>
          <w:b/>
        </w:rPr>
        <w:t xml:space="preserve">    90  GMS</w:t>
      </w:r>
    </w:p>
    <w:p w:rsidR="00397933" w:rsidRDefault="00397933" w:rsidP="00397933">
      <w:r>
        <w:tab/>
      </w:r>
      <w:r>
        <w:tab/>
      </w:r>
      <w:r>
        <w:tab/>
      </w:r>
    </w:p>
    <w:p w:rsidR="00397933" w:rsidRDefault="00397933" w:rsidP="00397933"/>
    <w:p w:rsidR="00397933" w:rsidRDefault="00397933" w:rsidP="00397933">
      <w:r>
        <w:rPr>
          <w:b/>
          <w:bCs/>
          <w:u w:val="single"/>
        </w:rPr>
        <w:t>NOTA:</w:t>
      </w:r>
      <w:r>
        <w:t xml:space="preserve">  - Cyreles   en su   planta</w:t>
      </w:r>
      <w:r>
        <w:tab/>
      </w:r>
    </w:p>
    <w:p w:rsidR="00397933" w:rsidRDefault="00397933" w:rsidP="00397933">
      <w:pPr>
        <w:pStyle w:val="Prrafodelista"/>
        <w:numPr>
          <w:ilvl w:val="0"/>
          <w:numId w:val="2"/>
        </w:numPr>
      </w:pPr>
      <w:r>
        <w:t xml:space="preserve"> Se aprueba  impresión</w:t>
      </w:r>
    </w:p>
    <w:p w:rsidR="00397933" w:rsidRDefault="00397933" w:rsidP="00397933">
      <w:pPr>
        <w:pStyle w:val="Prrafodelista"/>
        <w:numPr>
          <w:ilvl w:val="0"/>
          <w:numId w:val="2"/>
        </w:numPr>
      </w:pPr>
      <w:r>
        <w:t>UTILIZAR  TINTAS ANTIGRASA</w:t>
      </w:r>
    </w:p>
    <w:p w:rsidR="00397933" w:rsidRPr="00492713" w:rsidRDefault="00397933" w:rsidP="00397933">
      <w:pPr>
        <w:ind w:left="1500"/>
        <w:rPr>
          <w:b/>
          <w:sz w:val="28"/>
          <w:szCs w:val="28"/>
        </w:rPr>
      </w:pPr>
    </w:p>
    <w:p w:rsidR="00397933" w:rsidRDefault="00397933" w:rsidP="00397933"/>
    <w:p w:rsidR="00397933" w:rsidRDefault="00397933" w:rsidP="00397933"/>
    <w:p w:rsidR="00397933" w:rsidRDefault="00397933" w:rsidP="00397933">
      <w:r>
        <w:t>Agradezco la atención y colaboración prestada.</w:t>
      </w:r>
    </w:p>
    <w:p w:rsidR="00397933" w:rsidRDefault="00397933" w:rsidP="00397933"/>
    <w:p w:rsidR="00397933" w:rsidRDefault="00397933" w:rsidP="00397933">
      <w:r>
        <w:t>Cordialmente,</w:t>
      </w:r>
    </w:p>
    <w:p w:rsidR="00397933" w:rsidRDefault="00397933" w:rsidP="00397933"/>
    <w:p w:rsidR="00397933" w:rsidRPr="00F4077E" w:rsidRDefault="00397933" w:rsidP="00397933">
      <w:pPr>
        <w:rPr>
          <w:b/>
        </w:rPr>
      </w:pPr>
    </w:p>
    <w:p w:rsidR="00397933" w:rsidRDefault="00397933" w:rsidP="00397933"/>
    <w:p w:rsidR="00397933" w:rsidRDefault="00397933" w:rsidP="00397933">
      <w:r>
        <w:t>RICARDO CASAS ZAPATA</w:t>
      </w:r>
    </w:p>
    <w:p w:rsidR="00397933" w:rsidRDefault="00397933" w:rsidP="00397933">
      <w:r>
        <w:t>Director.</w:t>
      </w:r>
    </w:p>
    <w:p w:rsidR="00397933" w:rsidRDefault="00397933" w:rsidP="0042659C">
      <w:pPr>
        <w:rPr>
          <w:b/>
        </w:rPr>
      </w:pPr>
    </w:p>
    <w:p w:rsidR="00D47F3F" w:rsidRDefault="00D47F3F" w:rsidP="0042659C">
      <w:pPr>
        <w:rPr>
          <w:b/>
        </w:rPr>
      </w:pPr>
    </w:p>
    <w:p w:rsidR="00D47F3F" w:rsidRDefault="00D47F3F" w:rsidP="00D47F3F">
      <w:pPr>
        <w:rPr>
          <w:b/>
        </w:rPr>
      </w:pPr>
    </w:p>
    <w:p w:rsidR="00D47F3F" w:rsidRDefault="00D47F3F" w:rsidP="00D47F3F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D47F3F" w:rsidRDefault="00D47F3F" w:rsidP="00D47F3F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D47F3F" w:rsidRDefault="00D47F3F" w:rsidP="00D47F3F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D47F3F" w:rsidRDefault="00D47F3F" w:rsidP="00D47F3F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D47F3F" w:rsidRDefault="00D47F3F" w:rsidP="00D47F3F">
      <w:pPr>
        <w:pStyle w:val="Ttulo1"/>
      </w:pPr>
    </w:p>
    <w:p w:rsidR="00D47F3F" w:rsidRDefault="00D47F3F" w:rsidP="00D47F3F">
      <w:pPr>
        <w:pStyle w:val="Ttulo1"/>
      </w:pPr>
      <w:r>
        <w:t>ORDEN DE TRABAJO     N°   07955</w:t>
      </w:r>
    </w:p>
    <w:p w:rsidR="00D47F3F" w:rsidRDefault="00D47F3F" w:rsidP="00D47F3F"/>
    <w:p w:rsidR="00D47F3F" w:rsidRDefault="00D47F3F" w:rsidP="00D47F3F">
      <w:r>
        <w:t>FECHA:</w:t>
      </w:r>
      <w:r>
        <w:tab/>
        <w:t>Medellín, Enero  17</w:t>
      </w:r>
      <w:r w:rsidR="000D26C6">
        <w:t xml:space="preserve">    de   2011</w:t>
      </w:r>
    </w:p>
    <w:p w:rsidR="00D47F3F" w:rsidRDefault="00D47F3F" w:rsidP="00D47F3F">
      <w:r>
        <w:t>PARA:</w:t>
      </w:r>
      <w:r>
        <w:tab/>
      </w:r>
      <w:r>
        <w:tab/>
        <w:t>PLÁSTICOS DARMA</w:t>
      </w:r>
    </w:p>
    <w:p w:rsidR="00D47F3F" w:rsidRDefault="00D47F3F" w:rsidP="00D47F3F">
      <w:r>
        <w:t>ATENCIÓN:</w:t>
      </w:r>
      <w:r>
        <w:tab/>
        <w:t>Sr. Darío Jaramillo</w:t>
      </w:r>
    </w:p>
    <w:p w:rsidR="00D47F3F" w:rsidRDefault="00D47F3F" w:rsidP="00D47F3F">
      <w:r>
        <w:tab/>
      </w:r>
      <w:r>
        <w:tab/>
        <w:t>Gerente.</w:t>
      </w:r>
    </w:p>
    <w:p w:rsidR="00D47F3F" w:rsidRDefault="00D47F3F" w:rsidP="00D47F3F"/>
    <w:p w:rsidR="00D47F3F" w:rsidRDefault="00D47F3F" w:rsidP="00D47F3F">
      <w:r>
        <w:t>Apreciado Don Darío :</w:t>
      </w:r>
    </w:p>
    <w:p w:rsidR="00D47F3F" w:rsidRDefault="00D47F3F" w:rsidP="00D47F3F">
      <w:r>
        <w:t xml:space="preserve"> </w:t>
      </w:r>
    </w:p>
    <w:p w:rsidR="00D47F3F" w:rsidRDefault="00D47F3F" w:rsidP="00D47F3F">
      <w:r>
        <w:t>Con la presente estamos solicitando el siguiente servicio de EXTRUSION E IMPRESION:</w:t>
      </w:r>
    </w:p>
    <w:p w:rsidR="00D47F3F" w:rsidRDefault="00D47F3F" w:rsidP="00D47F3F"/>
    <w:p w:rsidR="00D47F3F" w:rsidRDefault="00D47F3F" w:rsidP="00D47F3F">
      <w:pPr>
        <w:rPr>
          <w:b/>
          <w:bCs/>
          <w:u w:val="single"/>
        </w:rPr>
      </w:pPr>
      <w:r>
        <w:rPr>
          <w:b/>
          <w:bCs/>
          <w:u w:val="single"/>
        </w:rPr>
        <w:t>EXTRUSIÓN:</w:t>
      </w:r>
    </w:p>
    <w:p w:rsidR="00D47F3F" w:rsidRDefault="00D47F3F" w:rsidP="00D47F3F">
      <w:r>
        <w:t>MATERIAL:</w:t>
      </w:r>
      <w:r>
        <w:tab/>
      </w:r>
      <w:r>
        <w:tab/>
        <w:t xml:space="preserve">Polietileno BAJA  </w:t>
      </w:r>
      <w:r>
        <w:rPr>
          <w:u w:val="single"/>
        </w:rPr>
        <w:t xml:space="preserve">Tubular </w:t>
      </w:r>
    </w:p>
    <w:p w:rsidR="00D47F3F" w:rsidRDefault="00D47F3F" w:rsidP="00D47F3F">
      <w:r>
        <w:t>MEDIDA:</w:t>
      </w:r>
      <w:r>
        <w:tab/>
      </w:r>
      <w:r>
        <w:tab/>
      </w:r>
      <w:r>
        <w:rPr>
          <w:b/>
        </w:rPr>
        <w:t>16</w:t>
      </w:r>
      <w:r>
        <w:t xml:space="preserve">    Cms.</w:t>
      </w:r>
    </w:p>
    <w:p w:rsidR="00D47F3F" w:rsidRDefault="00D47F3F" w:rsidP="00D47F3F">
      <w:r>
        <w:t>CALIBRE:</w:t>
      </w:r>
      <w:r>
        <w:tab/>
      </w:r>
      <w:r>
        <w:tab/>
      </w:r>
      <w:r>
        <w:rPr>
          <w:b/>
        </w:rPr>
        <w:t xml:space="preserve">3.0 </w:t>
      </w:r>
      <w:r>
        <w:t xml:space="preserve">  ”</w:t>
      </w:r>
    </w:p>
    <w:p w:rsidR="00D47F3F" w:rsidRDefault="00D47F3F" w:rsidP="00D47F3F">
      <w:r>
        <w:t>COLOR:</w:t>
      </w:r>
      <w:r>
        <w:tab/>
      </w:r>
      <w:r>
        <w:tab/>
        <w:t>Transparente</w:t>
      </w:r>
    </w:p>
    <w:p w:rsidR="00D47F3F" w:rsidRDefault="00D47F3F" w:rsidP="00D47F3F">
      <w:r>
        <w:t>TRATADO:</w:t>
      </w:r>
      <w:r>
        <w:tab/>
      </w:r>
      <w:r>
        <w:tab/>
        <w:t>2  Caras.</w:t>
      </w:r>
    </w:p>
    <w:p w:rsidR="00D47F3F" w:rsidRDefault="00D47F3F" w:rsidP="00D47F3F">
      <w:r>
        <w:t>MEZCLA:</w:t>
      </w:r>
      <w:r>
        <w:tab/>
      </w:r>
      <w:r>
        <w:tab/>
        <w:t>Baj</w:t>
      </w:r>
      <w:r w:rsidR="00943286">
        <w:t xml:space="preserve">a  25  kg – Lineal  7.5   kg </w:t>
      </w:r>
    </w:p>
    <w:p w:rsidR="00D47F3F" w:rsidRDefault="00C50CBC" w:rsidP="00D47F3F">
      <w:r>
        <w:t>CANTIDAD:</w:t>
      </w:r>
      <w:r>
        <w:tab/>
      </w:r>
      <w:r>
        <w:tab/>
        <w:t>15</w:t>
      </w:r>
      <w:r w:rsidR="00D47F3F">
        <w:t>0</w:t>
      </w:r>
      <w:r w:rsidR="00D47F3F">
        <w:rPr>
          <w:b/>
        </w:rPr>
        <w:t xml:space="preserve">  </w:t>
      </w:r>
      <w:r w:rsidR="00D47F3F">
        <w:t xml:space="preserve"> Kg.</w:t>
      </w:r>
    </w:p>
    <w:p w:rsidR="00D47F3F" w:rsidRDefault="00D47F3F" w:rsidP="00D47F3F">
      <w:pPr>
        <w:rPr>
          <w:b/>
          <w:bCs/>
          <w:u w:val="single"/>
        </w:rPr>
      </w:pPr>
    </w:p>
    <w:p w:rsidR="00D47F3F" w:rsidRDefault="00D47F3F" w:rsidP="00D47F3F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D47F3F" w:rsidRDefault="00D47F3F" w:rsidP="00D47F3F">
      <w:r>
        <w:t>COLORES:</w:t>
      </w:r>
      <w:r>
        <w:tab/>
      </w:r>
      <w:r>
        <w:tab/>
        <w:t>5    (  Según  Muestra )</w:t>
      </w:r>
    </w:p>
    <w:p w:rsidR="00D47F3F" w:rsidRDefault="00D47F3F" w:rsidP="00D47F3F">
      <w:r>
        <w:t>CARAS:</w:t>
      </w:r>
      <w:r>
        <w:tab/>
      </w:r>
      <w:r>
        <w:tab/>
        <w:t xml:space="preserve">2  </w:t>
      </w:r>
    </w:p>
    <w:p w:rsidR="00D47F3F" w:rsidRDefault="00D47F3F" w:rsidP="00D47F3F">
      <w:r>
        <w:t>REPETICIÓN:</w:t>
      </w:r>
      <w:r>
        <w:tab/>
        <w:t xml:space="preserve">35    Cms. </w:t>
      </w:r>
    </w:p>
    <w:p w:rsidR="00D47F3F" w:rsidRDefault="00D47F3F" w:rsidP="00D47F3F">
      <w:r>
        <w:t>RODILLO :                35</w:t>
      </w:r>
    </w:p>
    <w:p w:rsidR="00D47F3F" w:rsidRDefault="00D47F3F" w:rsidP="00D47F3F">
      <w:r>
        <w:t>SELLADO:</w:t>
      </w:r>
      <w:r>
        <w:tab/>
      </w:r>
      <w:r>
        <w:tab/>
        <w:t>Fondo</w:t>
      </w:r>
    </w:p>
    <w:p w:rsidR="00D47F3F" w:rsidRDefault="00D47F3F" w:rsidP="00D47F3F">
      <w:pPr>
        <w:rPr>
          <w:b/>
        </w:rPr>
      </w:pPr>
      <w:r>
        <w:t>REFERENCIA:</w:t>
      </w:r>
      <w:r>
        <w:tab/>
      </w:r>
      <w:r>
        <w:rPr>
          <w:b/>
        </w:rPr>
        <w:t>LATIN FIESTA   GENERICA    900    gms</w:t>
      </w:r>
    </w:p>
    <w:p w:rsidR="00D47F3F" w:rsidRDefault="00D47F3F" w:rsidP="00D47F3F">
      <w:pPr>
        <w:rPr>
          <w:b/>
        </w:rPr>
      </w:pPr>
      <w:r>
        <w:rPr>
          <w:b/>
        </w:rPr>
        <w:tab/>
      </w:r>
      <w:r>
        <w:rPr>
          <w:b/>
        </w:rPr>
        <w:tab/>
      </w:r>
    </w:p>
    <w:p w:rsidR="00D47F3F" w:rsidRDefault="00D47F3F" w:rsidP="00D47F3F"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D47F3F" w:rsidRDefault="00D47F3F" w:rsidP="00D47F3F">
      <w:r>
        <w:rPr>
          <w:b/>
          <w:bCs/>
          <w:u w:val="single"/>
        </w:rPr>
        <w:t>NOTA:</w:t>
      </w:r>
      <w:r>
        <w:t xml:space="preserve">             - Lo</w:t>
      </w:r>
      <w:r w:rsidR="000E6D5B">
        <w:t>s cyreles  en  su planta</w:t>
      </w:r>
    </w:p>
    <w:p w:rsidR="00D47F3F" w:rsidRDefault="00D47F3F" w:rsidP="00D47F3F">
      <w:pPr>
        <w:numPr>
          <w:ilvl w:val="0"/>
          <w:numId w:val="13"/>
        </w:numPr>
      </w:pPr>
      <w:r>
        <w:t xml:space="preserve">Altura y tonos según   Muestra  </w:t>
      </w:r>
      <w:r w:rsidR="000E6D5B">
        <w:t>Física</w:t>
      </w:r>
    </w:p>
    <w:p w:rsidR="00D47F3F" w:rsidRDefault="00D47F3F" w:rsidP="00D47F3F">
      <w:pPr>
        <w:numPr>
          <w:ilvl w:val="0"/>
          <w:numId w:val="13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CONTROLA  BIEN  LA MEDIDA</w:t>
      </w:r>
    </w:p>
    <w:p w:rsidR="00D47F3F" w:rsidRDefault="00D47F3F" w:rsidP="00D47F3F">
      <w:pPr>
        <w:rPr>
          <w:sz w:val="40"/>
          <w:szCs w:val="40"/>
        </w:rPr>
      </w:pPr>
    </w:p>
    <w:p w:rsidR="00D47F3F" w:rsidRDefault="00D47F3F" w:rsidP="00D47F3F">
      <w:r>
        <w:t>Agradezco la atención y colaboración prestada.</w:t>
      </w:r>
    </w:p>
    <w:p w:rsidR="00D47F3F" w:rsidRDefault="00D47F3F" w:rsidP="00D47F3F"/>
    <w:p w:rsidR="00D47F3F" w:rsidRDefault="00D47F3F" w:rsidP="00D47F3F"/>
    <w:p w:rsidR="00D47F3F" w:rsidRDefault="00D47F3F" w:rsidP="00D47F3F">
      <w:r>
        <w:t>Cordialmente,</w:t>
      </w:r>
    </w:p>
    <w:p w:rsidR="00D47F3F" w:rsidRDefault="00D47F3F" w:rsidP="00D47F3F"/>
    <w:p w:rsidR="00D47F3F" w:rsidRDefault="00D47F3F" w:rsidP="00D47F3F"/>
    <w:p w:rsidR="00D47F3F" w:rsidRDefault="00D47F3F" w:rsidP="00D47F3F">
      <w:r>
        <w:t>RICARDO CASAS ZAPATA</w:t>
      </w:r>
    </w:p>
    <w:p w:rsidR="00D47F3F" w:rsidRDefault="00D47F3F" w:rsidP="00D47F3F">
      <w:r>
        <w:t>Director.</w:t>
      </w:r>
    </w:p>
    <w:p w:rsidR="00D47F3F" w:rsidRDefault="00D47F3F" w:rsidP="0042659C">
      <w:pPr>
        <w:rPr>
          <w:b/>
        </w:rPr>
      </w:pPr>
    </w:p>
    <w:p w:rsidR="0077584E" w:rsidRDefault="0077584E" w:rsidP="0042659C">
      <w:pPr>
        <w:rPr>
          <w:b/>
        </w:rPr>
      </w:pPr>
    </w:p>
    <w:p w:rsidR="0077584E" w:rsidRDefault="0077584E" w:rsidP="0077584E"/>
    <w:p w:rsidR="0077584E" w:rsidRDefault="0077584E" w:rsidP="0077584E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77584E" w:rsidRDefault="0077584E" w:rsidP="0077584E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77584E" w:rsidRDefault="0077584E" w:rsidP="0077584E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77584E" w:rsidRDefault="0077584E" w:rsidP="0077584E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77584E" w:rsidRDefault="0077584E" w:rsidP="0077584E"/>
    <w:p w:rsidR="0077584E" w:rsidRDefault="0077584E" w:rsidP="0077584E">
      <w:pPr>
        <w:pStyle w:val="Ttulo1"/>
      </w:pPr>
      <w:r>
        <w:t>ORDEN DE TRABAJO   N°      07956</w:t>
      </w:r>
    </w:p>
    <w:p w:rsidR="0077584E" w:rsidRDefault="0077584E" w:rsidP="0077584E"/>
    <w:p w:rsidR="0077584E" w:rsidRDefault="0077584E" w:rsidP="0077584E">
      <w:r>
        <w:t>FECHA:</w:t>
      </w:r>
      <w:r>
        <w:tab/>
        <w:t>Medellín,  Enero  17   de  2011</w:t>
      </w:r>
    </w:p>
    <w:p w:rsidR="0077584E" w:rsidRDefault="0077584E" w:rsidP="0077584E">
      <w:r>
        <w:t>PARA:</w:t>
      </w:r>
      <w:r>
        <w:tab/>
      </w:r>
      <w:r>
        <w:tab/>
        <w:t>PLÁSTICOS   DARMA</w:t>
      </w:r>
    </w:p>
    <w:p w:rsidR="0077584E" w:rsidRDefault="0077584E" w:rsidP="0077584E">
      <w:r>
        <w:t>ATENCIÓN:</w:t>
      </w:r>
      <w:r>
        <w:tab/>
        <w:t>Sr. DARIO JARAMILLO</w:t>
      </w:r>
    </w:p>
    <w:p w:rsidR="0077584E" w:rsidRDefault="0077584E" w:rsidP="0077584E"/>
    <w:p w:rsidR="0077584E" w:rsidRDefault="0077584E" w:rsidP="0077584E">
      <w:r>
        <w:t>Apreciado Dn DARIO:</w:t>
      </w:r>
    </w:p>
    <w:p w:rsidR="0077584E" w:rsidRDefault="0077584E" w:rsidP="0077584E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77584E" w:rsidRDefault="0077584E" w:rsidP="0077584E"/>
    <w:p w:rsidR="0077584E" w:rsidRDefault="0077584E" w:rsidP="0077584E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77584E" w:rsidRDefault="0077584E" w:rsidP="0077584E"/>
    <w:p w:rsidR="0077584E" w:rsidRDefault="0077584E" w:rsidP="0077584E">
      <w:r>
        <w:t>MATERIAL :</w:t>
      </w:r>
      <w:r>
        <w:tab/>
      </w:r>
      <w:r>
        <w:tab/>
        <w:t xml:space="preserve">Polietileno de Baja  densidad   </w:t>
      </w:r>
      <w:r>
        <w:rPr>
          <w:b/>
          <w:u w:val="single"/>
        </w:rPr>
        <w:t xml:space="preserve">Transparente </w:t>
      </w:r>
      <w:r>
        <w:t xml:space="preserve"> Tubular</w:t>
      </w:r>
    </w:p>
    <w:p w:rsidR="0077584E" w:rsidRDefault="0077584E" w:rsidP="0077584E">
      <w:r>
        <w:t>MEDIDA:</w:t>
      </w:r>
      <w:r>
        <w:tab/>
      </w:r>
      <w:r>
        <w:tab/>
      </w:r>
      <w:r>
        <w:rPr>
          <w:b/>
        </w:rPr>
        <w:t>71</w:t>
      </w:r>
      <w:r>
        <w:t xml:space="preserve">   cms   </w:t>
      </w:r>
    </w:p>
    <w:p w:rsidR="0077584E" w:rsidRDefault="0077584E" w:rsidP="0077584E">
      <w:r>
        <w:t>CALIBRE :</w:t>
      </w:r>
      <w:r>
        <w:tab/>
      </w:r>
      <w:r>
        <w:tab/>
      </w:r>
      <w:r w:rsidRPr="00BB33FF">
        <w:rPr>
          <w:b/>
        </w:rPr>
        <w:t>1.</w:t>
      </w:r>
      <w:r>
        <w:rPr>
          <w:b/>
        </w:rPr>
        <w:t>5</w:t>
      </w:r>
      <w:r>
        <w:t xml:space="preserve">   “</w:t>
      </w:r>
    </w:p>
    <w:p w:rsidR="0077584E" w:rsidRDefault="0077584E" w:rsidP="0077584E">
      <w:r>
        <w:t>COLOR :</w:t>
      </w:r>
      <w:r>
        <w:tab/>
      </w:r>
      <w:r>
        <w:tab/>
        <w:t>Transparente</w:t>
      </w:r>
    </w:p>
    <w:p w:rsidR="0077584E" w:rsidRPr="0007721A" w:rsidRDefault="0077584E" w:rsidP="0077584E">
      <w:r>
        <w:t xml:space="preserve">TRATADO : </w:t>
      </w:r>
      <w:r>
        <w:tab/>
      </w:r>
      <w:r>
        <w:tab/>
        <w:t>1  cara</w:t>
      </w:r>
    </w:p>
    <w:p w:rsidR="0077584E" w:rsidRDefault="0077584E" w:rsidP="0077584E">
      <w:r>
        <w:t xml:space="preserve">CANTIDAD : </w:t>
      </w:r>
      <w:r>
        <w:tab/>
      </w:r>
      <w:r>
        <w:rPr>
          <w:b/>
        </w:rPr>
        <w:t>5</w:t>
      </w:r>
      <w:r w:rsidRPr="00AD0457">
        <w:rPr>
          <w:b/>
        </w:rPr>
        <w:t>0</w:t>
      </w:r>
      <w:r>
        <w:t xml:space="preserve">    kg</w:t>
      </w:r>
    </w:p>
    <w:p w:rsidR="0077584E" w:rsidRDefault="0077584E" w:rsidP="0077584E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 xml:space="preserve">3 (  Negro – Dorado - Blanco   ) </w:t>
      </w:r>
    </w:p>
    <w:p w:rsidR="0077584E" w:rsidRDefault="0077584E" w:rsidP="0077584E">
      <w:r>
        <w:t xml:space="preserve">CARAS : </w:t>
      </w:r>
      <w:r>
        <w:tab/>
      </w:r>
      <w:r>
        <w:tab/>
        <w:t>1  ( 3  x  1  )</w:t>
      </w:r>
    </w:p>
    <w:p w:rsidR="0077584E" w:rsidRDefault="0077584E" w:rsidP="0077584E">
      <w:r>
        <w:t xml:space="preserve">REPETICIÓN : </w:t>
      </w:r>
      <w:r>
        <w:tab/>
        <w:t>50   cms</w:t>
      </w:r>
    </w:p>
    <w:p w:rsidR="0077584E" w:rsidRDefault="0077584E" w:rsidP="0077584E">
      <w:r>
        <w:t>RODILLO :</w:t>
      </w:r>
      <w:r>
        <w:tab/>
      </w:r>
      <w:r>
        <w:tab/>
        <w:t>50</w:t>
      </w:r>
    </w:p>
    <w:p w:rsidR="0077584E" w:rsidRDefault="0077584E" w:rsidP="0077584E">
      <w:r>
        <w:t>BOLSA  :</w:t>
      </w:r>
      <w:r>
        <w:tab/>
      </w:r>
      <w:r>
        <w:tab/>
      </w:r>
      <w:r w:rsidRPr="00912C7E">
        <w:rPr>
          <w:b/>
        </w:rPr>
        <w:t>50  x</w:t>
      </w:r>
      <w:r>
        <w:rPr>
          <w:b/>
        </w:rPr>
        <w:t xml:space="preserve">  71</w:t>
      </w:r>
      <w:r w:rsidRPr="00336CAC">
        <w:rPr>
          <w:b/>
        </w:rPr>
        <w:t xml:space="preserve">   cm</w:t>
      </w:r>
      <w:r>
        <w:t xml:space="preserve">    </w:t>
      </w:r>
    </w:p>
    <w:p w:rsidR="0077584E" w:rsidRDefault="0077584E" w:rsidP="0077584E">
      <w:r>
        <w:t>SELLADO .</w:t>
      </w:r>
      <w:r>
        <w:tab/>
      </w:r>
      <w:r>
        <w:tab/>
        <w:t>Lateral</w:t>
      </w:r>
    </w:p>
    <w:p w:rsidR="0077584E" w:rsidRDefault="0077584E" w:rsidP="0077584E">
      <w:r>
        <w:t>REFERENCIA :</w:t>
      </w:r>
      <w:r>
        <w:tab/>
      </w:r>
      <w:r>
        <w:rPr>
          <w:b/>
        </w:rPr>
        <w:t xml:space="preserve">SLEEPLINE   </w:t>
      </w:r>
      <w:r w:rsidRPr="00823B3E">
        <w:rPr>
          <w:b/>
        </w:rPr>
        <w:t xml:space="preserve">  ALMOHADA</w:t>
      </w:r>
    </w:p>
    <w:p w:rsidR="0077584E" w:rsidRDefault="0077584E" w:rsidP="0077584E"/>
    <w:p w:rsidR="0077584E" w:rsidRDefault="0077584E" w:rsidP="0077584E"/>
    <w:p w:rsidR="0077584E" w:rsidRDefault="0077584E" w:rsidP="0077584E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>
        <w:rPr>
          <w:bCs/>
        </w:rPr>
        <w:t>Cyreles  en su planta</w:t>
      </w:r>
    </w:p>
    <w:p w:rsidR="0077584E" w:rsidRDefault="0077584E" w:rsidP="0077584E">
      <w:r>
        <w:t xml:space="preserve">                   -   Anexo  Arte  para   alturas y Tonos.</w:t>
      </w:r>
    </w:p>
    <w:p w:rsidR="0077584E" w:rsidRDefault="0077584E" w:rsidP="0077584E">
      <w:r>
        <w:tab/>
        <w:t xml:space="preserve">        -  </w:t>
      </w:r>
      <w:r w:rsidRPr="00B879F4">
        <w:rPr>
          <w:b/>
        </w:rPr>
        <w:t>SE  APRUEBA  IMPRESIÓN</w:t>
      </w:r>
      <w:r>
        <w:t xml:space="preserve">  </w:t>
      </w:r>
    </w:p>
    <w:p w:rsidR="0077584E" w:rsidRDefault="0077584E" w:rsidP="0077584E">
      <w:pPr>
        <w:rPr>
          <w:b/>
        </w:rPr>
      </w:pPr>
      <w:r>
        <w:tab/>
        <w:t xml:space="preserve">        </w:t>
      </w: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77584E" w:rsidRPr="0066704D" w:rsidRDefault="0077584E" w:rsidP="0077584E">
      <w:pPr>
        <w:rPr>
          <w:b/>
          <w:u w:val="single"/>
        </w:rPr>
      </w:pPr>
      <w:r>
        <w:rPr>
          <w:b/>
        </w:rPr>
        <w:tab/>
        <w:t xml:space="preserve">        -  EL MATERIAL  LO ENVIA  P.U .</w:t>
      </w:r>
    </w:p>
    <w:p w:rsidR="0077584E" w:rsidRPr="0066704D" w:rsidRDefault="0077584E" w:rsidP="0077584E">
      <w:pPr>
        <w:rPr>
          <w:b/>
        </w:rPr>
      </w:pPr>
    </w:p>
    <w:p w:rsidR="0077584E" w:rsidRDefault="0077584E" w:rsidP="0077584E">
      <w:r>
        <w:tab/>
      </w:r>
    </w:p>
    <w:p w:rsidR="0077584E" w:rsidRDefault="0077584E" w:rsidP="0077584E">
      <w:r>
        <w:tab/>
      </w:r>
    </w:p>
    <w:p w:rsidR="0077584E" w:rsidRDefault="0077584E" w:rsidP="0077584E">
      <w:r>
        <w:t>Agradezco la atención y colaboración prestada.</w:t>
      </w:r>
    </w:p>
    <w:p w:rsidR="0077584E" w:rsidRDefault="0077584E" w:rsidP="0077584E"/>
    <w:p w:rsidR="0077584E" w:rsidRDefault="0077584E" w:rsidP="0077584E"/>
    <w:p w:rsidR="0077584E" w:rsidRDefault="0077584E" w:rsidP="0077584E">
      <w:r>
        <w:t>Cordialmente</w:t>
      </w:r>
    </w:p>
    <w:p w:rsidR="0077584E" w:rsidRDefault="0077584E" w:rsidP="0077584E"/>
    <w:p w:rsidR="0077584E" w:rsidRDefault="0077584E" w:rsidP="0077584E"/>
    <w:p w:rsidR="0077584E" w:rsidRDefault="0077584E" w:rsidP="0077584E">
      <w:r>
        <w:t>RICARDO CASAS ZAPATA</w:t>
      </w:r>
    </w:p>
    <w:p w:rsidR="0077584E" w:rsidRDefault="0077584E" w:rsidP="0077584E">
      <w:r>
        <w:t>Director.</w:t>
      </w:r>
    </w:p>
    <w:p w:rsidR="0077584E" w:rsidRDefault="0077584E" w:rsidP="0077584E">
      <w:pPr>
        <w:rPr>
          <w:b/>
        </w:rPr>
      </w:pPr>
    </w:p>
    <w:p w:rsidR="0077584E" w:rsidRDefault="0077584E" w:rsidP="0077584E">
      <w:pPr>
        <w:rPr>
          <w:b/>
        </w:rPr>
      </w:pPr>
    </w:p>
    <w:p w:rsidR="0077584E" w:rsidRDefault="0077584E" w:rsidP="0077584E">
      <w:pPr>
        <w:rPr>
          <w:b/>
        </w:rPr>
      </w:pPr>
    </w:p>
    <w:p w:rsidR="008F61D2" w:rsidRDefault="008F61D2" w:rsidP="008F61D2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8F61D2" w:rsidRDefault="008F61D2" w:rsidP="008F61D2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8F61D2" w:rsidRDefault="008F61D2" w:rsidP="008F61D2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– 144 </w:t>
      </w:r>
    </w:p>
    <w:p w:rsidR="008F61D2" w:rsidRDefault="008F61D2" w:rsidP="008F61D2">
      <w:pPr>
        <w:rPr>
          <w:b/>
          <w:bCs/>
          <w:sz w:val="20"/>
        </w:rPr>
      </w:pPr>
      <w:r>
        <w:rPr>
          <w:b/>
          <w:bCs/>
          <w:sz w:val="20"/>
        </w:rPr>
        <w:t xml:space="preserve">TEL:   4 44 46 64  ITAGUI                                      </w:t>
      </w:r>
    </w:p>
    <w:p w:rsidR="008F61D2" w:rsidRDefault="008F61D2" w:rsidP="008F61D2"/>
    <w:p w:rsidR="008F61D2" w:rsidRDefault="008F61D2" w:rsidP="008F61D2"/>
    <w:p w:rsidR="008F61D2" w:rsidRDefault="008F61D2" w:rsidP="008F61D2">
      <w:pPr>
        <w:pStyle w:val="Ttulo1"/>
      </w:pPr>
      <w:r>
        <w:t>ORDEN DE TRABAJO   N°      07945</w:t>
      </w:r>
    </w:p>
    <w:p w:rsidR="008F61D2" w:rsidRPr="002E6298" w:rsidRDefault="008F61D2" w:rsidP="008F61D2"/>
    <w:p w:rsidR="008F61D2" w:rsidRDefault="008F61D2" w:rsidP="008F61D2">
      <w:r>
        <w:t>FECHA:</w:t>
      </w:r>
      <w:r>
        <w:tab/>
        <w:t>Medellín,  Enero  17   de    2011</w:t>
      </w:r>
    </w:p>
    <w:p w:rsidR="008F61D2" w:rsidRDefault="008F61D2" w:rsidP="008F61D2">
      <w:r>
        <w:t>PARA:</w:t>
      </w:r>
      <w:r>
        <w:tab/>
      </w:r>
      <w:r>
        <w:tab/>
        <w:t>PLÁSTICOS DARMA</w:t>
      </w:r>
    </w:p>
    <w:p w:rsidR="008F61D2" w:rsidRDefault="008F61D2" w:rsidP="008F61D2">
      <w:r>
        <w:t>ATENCIÓN:</w:t>
      </w:r>
      <w:r>
        <w:tab/>
        <w:t>Sr. Darío Jaramillo</w:t>
      </w:r>
    </w:p>
    <w:p w:rsidR="008F61D2" w:rsidRDefault="008F61D2" w:rsidP="008F61D2">
      <w:r>
        <w:tab/>
      </w:r>
      <w:r>
        <w:tab/>
        <w:t>Gerente.</w:t>
      </w:r>
    </w:p>
    <w:p w:rsidR="008F61D2" w:rsidRDefault="008F61D2" w:rsidP="008F61D2"/>
    <w:p w:rsidR="008F61D2" w:rsidRDefault="008F61D2" w:rsidP="008F61D2">
      <w:r>
        <w:t>Apreciado Don Darío:</w:t>
      </w:r>
    </w:p>
    <w:p w:rsidR="008F61D2" w:rsidRDefault="008F61D2" w:rsidP="008F61D2"/>
    <w:p w:rsidR="008F61D2" w:rsidRDefault="008F61D2" w:rsidP="008F61D2">
      <w:r>
        <w:t>Con la presente estamos solicitando el siguiente servicio de  IMPRESION:</w:t>
      </w:r>
    </w:p>
    <w:p w:rsidR="008F61D2" w:rsidRDefault="008F61D2" w:rsidP="008F61D2"/>
    <w:p w:rsidR="008F61D2" w:rsidRDefault="008F61D2" w:rsidP="008F61D2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8F61D2" w:rsidRDefault="008F61D2" w:rsidP="008F61D2">
      <w:r>
        <w:t xml:space="preserve">MATERIAL   :           Polipropileno LAMINA  de   60 </w:t>
      </w:r>
      <w:r>
        <w:rPr>
          <w:b/>
        </w:rPr>
        <w:t xml:space="preserve"> </w:t>
      </w:r>
      <w:r w:rsidRPr="001F09F9">
        <w:rPr>
          <w:b/>
        </w:rPr>
        <w:t xml:space="preserve"> </w:t>
      </w:r>
      <w:r w:rsidRPr="002830A8">
        <w:rPr>
          <w:b/>
        </w:rPr>
        <w:t xml:space="preserve"> </w:t>
      </w:r>
      <w:r>
        <w:t>cms</w:t>
      </w:r>
    </w:p>
    <w:p w:rsidR="008F61D2" w:rsidRDefault="008F61D2" w:rsidP="008F61D2">
      <w:r>
        <w:t xml:space="preserve">CLIBRE      :               1.5   ” </w:t>
      </w:r>
    </w:p>
    <w:p w:rsidR="00F15AB9" w:rsidRDefault="008F61D2" w:rsidP="008F61D2">
      <w:pPr>
        <w:rPr>
          <w:b/>
        </w:rPr>
      </w:pPr>
      <w:r>
        <w:t>REFERENCIA:</w:t>
      </w:r>
      <w:r>
        <w:tab/>
      </w:r>
      <w:r>
        <w:rPr>
          <w:b/>
        </w:rPr>
        <w:t>PASABOQUITAS SOL DE ORIENTE</w:t>
      </w:r>
      <w:r w:rsidR="00F15AB9">
        <w:rPr>
          <w:b/>
        </w:rPr>
        <w:tab/>
        <w:t>60 kg</w:t>
      </w:r>
    </w:p>
    <w:p w:rsidR="008F61D2" w:rsidRDefault="00F15AB9" w:rsidP="008F61D2">
      <w:r>
        <w:rPr>
          <w:b/>
        </w:rPr>
        <w:tab/>
      </w:r>
      <w:r>
        <w:rPr>
          <w:b/>
        </w:rPr>
        <w:tab/>
      </w:r>
      <w:r>
        <w:rPr>
          <w:b/>
        </w:rPr>
        <w:tab/>
        <w:t>TROCILLOS SOL DE ORIENTE</w:t>
      </w:r>
      <w:r>
        <w:rPr>
          <w:b/>
        </w:rPr>
        <w:tab/>
      </w:r>
      <w:r>
        <w:rPr>
          <w:b/>
        </w:rPr>
        <w:tab/>
        <w:t>30 kg</w:t>
      </w:r>
      <w:r w:rsidR="008F61D2">
        <w:rPr>
          <w:b/>
        </w:rPr>
        <w:tab/>
      </w:r>
    </w:p>
    <w:p w:rsidR="008F61D2" w:rsidRDefault="00F15AB9" w:rsidP="008F61D2">
      <w:r>
        <w:t>CANTIDAD    :          90</w:t>
      </w:r>
      <w:r w:rsidR="008F61D2">
        <w:t xml:space="preserve">    Kg</w:t>
      </w:r>
    </w:p>
    <w:p w:rsidR="008F61D2" w:rsidRDefault="008F61D2" w:rsidP="008F61D2">
      <w:r>
        <w:t>COLORES:</w:t>
      </w:r>
      <w:r>
        <w:tab/>
      </w:r>
      <w:r>
        <w:tab/>
        <w:t>4 (  según muestra )</w:t>
      </w:r>
    </w:p>
    <w:p w:rsidR="008F61D2" w:rsidRDefault="008F61D2" w:rsidP="008F61D2">
      <w:r>
        <w:t>CARAS:</w:t>
      </w:r>
      <w:r>
        <w:tab/>
      </w:r>
      <w:r>
        <w:tab/>
        <w:t>2</w:t>
      </w:r>
    </w:p>
    <w:p w:rsidR="008F61D2" w:rsidRDefault="008F61D2" w:rsidP="008F61D2">
      <w:r>
        <w:t>REPETICIÓN:</w:t>
      </w:r>
      <w:r>
        <w:tab/>
        <w:t>17.5  cms</w:t>
      </w:r>
    </w:p>
    <w:p w:rsidR="008F61D2" w:rsidRDefault="008F61D2" w:rsidP="008F61D2">
      <w:r>
        <w:t>BOLSA:</w:t>
      </w:r>
      <w:r>
        <w:tab/>
      </w:r>
      <w:r>
        <w:tab/>
      </w:r>
      <w:r>
        <w:rPr>
          <w:b/>
        </w:rPr>
        <w:t>17.5  x  30</w:t>
      </w:r>
      <w:r>
        <w:t xml:space="preserve">  cms     </w:t>
      </w:r>
    </w:p>
    <w:p w:rsidR="008F61D2" w:rsidRDefault="008F61D2" w:rsidP="008F61D2">
      <w:r>
        <w:t>SELLADO:</w:t>
      </w:r>
      <w:r>
        <w:tab/>
      </w:r>
      <w:r>
        <w:tab/>
        <w:t>Para selle lateral.</w:t>
      </w:r>
    </w:p>
    <w:p w:rsidR="008F61D2" w:rsidRDefault="008F61D2" w:rsidP="008F61D2"/>
    <w:p w:rsidR="008F61D2" w:rsidRDefault="008F61D2" w:rsidP="008F61D2"/>
    <w:p w:rsidR="008F61D2" w:rsidRDefault="008F61D2" w:rsidP="008F61D2">
      <w:r>
        <w:rPr>
          <w:b/>
          <w:bCs/>
          <w:u w:val="single"/>
        </w:rPr>
        <w:t>NOTA:</w:t>
      </w:r>
      <w:r>
        <w:t xml:space="preserve">  *   cyreles  en  su planta</w:t>
      </w:r>
    </w:p>
    <w:p w:rsidR="008F61D2" w:rsidRDefault="008F61D2" w:rsidP="008F61D2">
      <w:pPr>
        <w:numPr>
          <w:ilvl w:val="0"/>
          <w:numId w:val="1"/>
        </w:numPr>
      </w:pPr>
      <w:r>
        <w:t>Se envía  Muestra   para tonos y alturas</w:t>
      </w:r>
    </w:p>
    <w:p w:rsidR="008F61D2" w:rsidRDefault="008F61D2" w:rsidP="008F61D2">
      <w:pPr>
        <w:numPr>
          <w:ilvl w:val="0"/>
          <w:numId w:val="1"/>
        </w:numPr>
      </w:pPr>
      <w:r>
        <w:t>Colocar pie de imprenta</w:t>
      </w:r>
    </w:p>
    <w:p w:rsidR="008F61D2" w:rsidRDefault="008F61D2" w:rsidP="008F61D2">
      <w:pPr>
        <w:ind w:left="1245"/>
        <w:rPr>
          <w:b/>
          <w:u w:val="single"/>
        </w:rPr>
      </w:pPr>
    </w:p>
    <w:p w:rsidR="008F61D2" w:rsidRDefault="008F61D2" w:rsidP="008F61D2">
      <w:pPr>
        <w:ind w:left="885"/>
        <w:rPr>
          <w:b/>
          <w:bCs/>
          <w:u w:val="single"/>
        </w:rPr>
      </w:pPr>
    </w:p>
    <w:p w:rsidR="008F61D2" w:rsidRDefault="008F61D2" w:rsidP="008F61D2">
      <w:r>
        <w:t>Agradezco la atención y colaboración prestada.</w:t>
      </w:r>
    </w:p>
    <w:p w:rsidR="008F61D2" w:rsidRDefault="008F61D2" w:rsidP="008F61D2"/>
    <w:p w:rsidR="008F61D2" w:rsidRDefault="008F61D2" w:rsidP="008F61D2"/>
    <w:p w:rsidR="008F61D2" w:rsidRDefault="008F61D2" w:rsidP="008F61D2">
      <w:r>
        <w:t>Cordialmente,</w:t>
      </w:r>
    </w:p>
    <w:p w:rsidR="008F61D2" w:rsidRDefault="008F61D2" w:rsidP="008F61D2"/>
    <w:p w:rsidR="008F61D2" w:rsidRDefault="008F61D2" w:rsidP="008F61D2"/>
    <w:p w:rsidR="008F61D2" w:rsidRDefault="008F61D2" w:rsidP="008F61D2"/>
    <w:p w:rsidR="008F61D2" w:rsidRDefault="008F61D2" w:rsidP="008F61D2">
      <w:pPr>
        <w:tabs>
          <w:tab w:val="left" w:pos="7032"/>
        </w:tabs>
      </w:pPr>
      <w:r>
        <w:t>RICARDO CASAS ZAPATA</w:t>
      </w:r>
      <w:r>
        <w:tab/>
      </w:r>
    </w:p>
    <w:p w:rsidR="008F61D2" w:rsidRDefault="008F61D2" w:rsidP="008F61D2">
      <w:r>
        <w:t>Director.</w:t>
      </w:r>
    </w:p>
    <w:p w:rsidR="008F61D2" w:rsidRDefault="008F61D2" w:rsidP="008F61D2">
      <w:pPr>
        <w:rPr>
          <w:b/>
        </w:rPr>
      </w:pPr>
    </w:p>
    <w:p w:rsidR="008F61D2" w:rsidRDefault="008F61D2" w:rsidP="008F61D2">
      <w:pPr>
        <w:rPr>
          <w:b/>
        </w:rPr>
      </w:pPr>
    </w:p>
    <w:p w:rsidR="0077584E" w:rsidRDefault="0077584E" w:rsidP="0042659C">
      <w:pPr>
        <w:rPr>
          <w:b/>
        </w:rPr>
      </w:pPr>
    </w:p>
    <w:p w:rsidR="00FC5233" w:rsidRDefault="00FC5233" w:rsidP="0042659C">
      <w:pPr>
        <w:rPr>
          <w:b/>
        </w:rPr>
      </w:pPr>
    </w:p>
    <w:p w:rsidR="00FC5233" w:rsidRDefault="00FC5233" w:rsidP="0042659C">
      <w:pPr>
        <w:rPr>
          <w:b/>
        </w:rPr>
      </w:pPr>
    </w:p>
    <w:p w:rsidR="00FC5233" w:rsidRDefault="00FC5233" w:rsidP="0042659C">
      <w:pPr>
        <w:rPr>
          <w:b/>
        </w:rPr>
      </w:pPr>
    </w:p>
    <w:p w:rsidR="00FC5233" w:rsidRDefault="00FC5233" w:rsidP="0042659C">
      <w:pPr>
        <w:rPr>
          <w:b/>
        </w:rPr>
      </w:pPr>
    </w:p>
    <w:p w:rsidR="00FC5233" w:rsidRDefault="00FC5233" w:rsidP="00FC5233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FC5233" w:rsidRDefault="00FC5233" w:rsidP="00FC5233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FC5233" w:rsidRDefault="00FC5233" w:rsidP="00FC5233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FC5233" w:rsidRDefault="00FC5233" w:rsidP="00FC5233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FC5233" w:rsidRDefault="00FC5233" w:rsidP="00FC5233">
      <w:pPr>
        <w:rPr>
          <w:b/>
          <w:bCs/>
        </w:rPr>
      </w:pPr>
    </w:p>
    <w:p w:rsidR="00FC5233" w:rsidRDefault="00FC5233" w:rsidP="00FC5233">
      <w:pPr>
        <w:pStyle w:val="Ttulo1"/>
      </w:pPr>
    </w:p>
    <w:p w:rsidR="00FC5233" w:rsidRDefault="00FC5233" w:rsidP="00FC5233">
      <w:pPr>
        <w:pStyle w:val="Ttulo1"/>
      </w:pPr>
      <w:r>
        <w:t>ORDEN DE TRABAJO  N °      07819</w:t>
      </w:r>
    </w:p>
    <w:p w:rsidR="00FC5233" w:rsidRDefault="00FC5233" w:rsidP="00FC5233"/>
    <w:p w:rsidR="00FC5233" w:rsidRDefault="00FC5233" w:rsidP="00FC5233">
      <w:r>
        <w:t>FECHA:</w:t>
      </w:r>
      <w:r>
        <w:tab/>
        <w:t>Medellín,   Enero  20   de   2011</w:t>
      </w:r>
    </w:p>
    <w:p w:rsidR="00FC5233" w:rsidRDefault="00FC5233" w:rsidP="00FC5233">
      <w:r>
        <w:t>PARA:</w:t>
      </w:r>
      <w:r>
        <w:tab/>
      </w:r>
      <w:r>
        <w:tab/>
        <w:t>PLÁSTICOS DARMA</w:t>
      </w:r>
    </w:p>
    <w:p w:rsidR="00FC5233" w:rsidRDefault="00FC5233" w:rsidP="00FC5233">
      <w:r>
        <w:t>ATENCIÓN:</w:t>
      </w:r>
      <w:r>
        <w:tab/>
        <w:t>Sr. Darío Jaramillo</w:t>
      </w:r>
    </w:p>
    <w:p w:rsidR="00FC5233" w:rsidRDefault="00FC5233" w:rsidP="00FC5233">
      <w:r>
        <w:tab/>
      </w:r>
      <w:r>
        <w:tab/>
        <w:t>Gerente.</w:t>
      </w:r>
    </w:p>
    <w:p w:rsidR="00FC5233" w:rsidRDefault="00FC5233" w:rsidP="00FC5233"/>
    <w:p w:rsidR="00FC5233" w:rsidRDefault="00FC5233" w:rsidP="00FC5233">
      <w:r>
        <w:t>Apreciado Don Darío:</w:t>
      </w:r>
    </w:p>
    <w:p w:rsidR="00FC5233" w:rsidRDefault="00FC5233" w:rsidP="00FC5233"/>
    <w:p w:rsidR="00FC5233" w:rsidRDefault="00FC5233" w:rsidP="00FC5233">
      <w:r>
        <w:t>Con la presente estamos solicitando el siguiente servicio de  IMPRESIÓN :</w:t>
      </w:r>
    </w:p>
    <w:p w:rsidR="00FC5233" w:rsidRDefault="00FC5233" w:rsidP="00FC5233"/>
    <w:p w:rsidR="00FC5233" w:rsidRDefault="00FC5233" w:rsidP="00FC5233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FC5233" w:rsidRDefault="00FC5233" w:rsidP="00FC5233">
      <w:r>
        <w:t xml:space="preserve">MATERIAL   :           Polipropileno  Semi-Tubular   de  </w:t>
      </w:r>
      <w:r w:rsidRPr="002720AA">
        <w:rPr>
          <w:b/>
        </w:rPr>
        <w:t>20 + 4</w:t>
      </w:r>
      <w:r>
        <w:t xml:space="preserve">     cms</w:t>
      </w:r>
    </w:p>
    <w:p w:rsidR="00FC5233" w:rsidRDefault="00FC5233" w:rsidP="00FC5233">
      <w:r>
        <w:t>CLIBRE      :               1.4  ”</w:t>
      </w:r>
    </w:p>
    <w:p w:rsidR="00FC5233" w:rsidRPr="00AD5DCF" w:rsidRDefault="00FC5233" w:rsidP="00FC5233">
      <w:pPr>
        <w:rPr>
          <w:b/>
        </w:rPr>
      </w:pPr>
      <w:r>
        <w:t>REFERENCIA:</w:t>
      </w:r>
      <w:r>
        <w:tab/>
      </w:r>
      <w:r>
        <w:rPr>
          <w:b/>
        </w:rPr>
        <w:t>CARMEL  INTERIOR  LARGA   2</w:t>
      </w:r>
    </w:p>
    <w:p w:rsidR="00FC5233" w:rsidRDefault="00E852AE" w:rsidP="00FC5233">
      <w:r>
        <w:t>CANTIDAD    :          15</w:t>
      </w:r>
      <w:r w:rsidR="00FC5233">
        <w:t>0    Kg</w:t>
      </w:r>
    </w:p>
    <w:p w:rsidR="00FC5233" w:rsidRDefault="00FC5233" w:rsidP="00FC5233">
      <w:r>
        <w:t>COLORES:</w:t>
      </w:r>
      <w:r>
        <w:tab/>
      </w:r>
      <w:r>
        <w:tab/>
        <w:t>2   (  BLANCO -  PANTONE  246 C  )</w:t>
      </w:r>
    </w:p>
    <w:p w:rsidR="00FC5233" w:rsidRDefault="00FC5233" w:rsidP="00FC5233">
      <w:r>
        <w:t>CARAS:</w:t>
      </w:r>
      <w:r>
        <w:tab/>
      </w:r>
      <w:r>
        <w:tab/>
        <w:t>2</w:t>
      </w:r>
    </w:p>
    <w:p w:rsidR="00FC5233" w:rsidRDefault="00FC5233" w:rsidP="00FC5233">
      <w:r>
        <w:t>REPETICIÓN:</w:t>
      </w:r>
      <w:r>
        <w:tab/>
        <w:t>20</w:t>
      </w:r>
    </w:p>
    <w:p w:rsidR="00FC5233" w:rsidRPr="007E24E2" w:rsidRDefault="00FC5233" w:rsidP="00FC5233">
      <w:pPr>
        <w:rPr>
          <w:b/>
        </w:rPr>
      </w:pPr>
      <w:r>
        <w:t>RODILLO:</w:t>
      </w:r>
      <w:r>
        <w:tab/>
      </w:r>
      <w:r>
        <w:tab/>
      </w:r>
      <w:r>
        <w:rPr>
          <w:b/>
        </w:rPr>
        <w:t>40</w:t>
      </w:r>
    </w:p>
    <w:p w:rsidR="00FC5233" w:rsidRDefault="00FC5233" w:rsidP="00FC5233">
      <w:r>
        <w:t>BOLSA:</w:t>
      </w:r>
      <w:r>
        <w:tab/>
      </w:r>
      <w:r>
        <w:tab/>
        <w:t>20  X  38 + 4    cms de solapa  volada</w:t>
      </w:r>
    </w:p>
    <w:p w:rsidR="00FC5233" w:rsidRDefault="00FC5233" w:rsidP="00FC5233">
      <w:r>
        <w:t>SELLADO:</w:t>
      </w:r>
      <w:r>
        <w:tab/>
      </w:r>
      <w:r>
        <w:tab/>
        <w:t>Para selle lateral.</w:t>
      </w:r>
    </w:p>
    <w:p w:rsidR="00FC5233" w:rsidRDefault="00FC5233" w:rsidP="00FC5233"/>
    <w:p w:rsidR="00FC5233" w:rsidRDefault="00FC5233" w:rsidP="00FC5233"/>
    <w:p w:rsidR="00FC5233" w:rsidRDefault="00FC5233" w:rsidP="00FC5233">
      <w:r>
        <w:rPr>
          <w:b/>
          <w:bCs/>
          <w:u w:val="single"/>
        </w:rPr>
        <w:t>NOTA:</w:t>
      </w:r>
      <w:r w:rsidR="00E852AE">
        <w:t xml:space="preserve">  *   Los cyreles   en su planta</w:t>
      </w:r>
    </w:p>
    <w:p w:rsidR="00FC5233" w:rsidRDefault="00FC5233" w:rsidP="00FC5233">
      <w:pPr>
        <w:numPr>
          <w:ilvl w:val="0"/>
          <w:numId w:val="1"/>
        </w:numPr>
      </w:pPr>
      <w:r>
        <w:t>Se envían ARTE    para tonos y alturas</w:t>
      </w:r>
    </w:p>
    <w:p w:rsidR="00FC5233" w:rsidRPr="00307118" w:rsidRDefault="00FC5233" w:rsidP="00FC5233">
      <w:pPr>
        <w:numPr>
          <w:ilvl w:val="0"/>
          <w:numId w:val="2"/>
        </w:numPr>
      </w:pPr>
      <w:r>
        <w:t xml:space="preserve">Se  envia el material de PP </w:t>
      </w:r>
    </w:p>
    <w:p w:rsidR="00FC5233" w:rsidRPr="00150D1A" w:rsidRDefault="00FC5233" w:rsidP="00FC5233">
      <w:pPr>
        <w:numPr>
          <w:ilvl w:val="0"/>
          <w:numId w:val="2"/>
        </w:numPr>
      </w:pPr>
      <w:r>
        <w:rPr>
          <w:b/>
        </w:rPr>
        <w:t>SE APRUEBA IMPRESION</w:t>
      </w:r>
    </w:p>
    <w:p w:rsidR="00FC5233" w:rsidRDefault="00FC5233" w:rsidP="00FC5233">
      <w:pPr>
        <w:ind w:left="885"/>
      </w:pPr>
    </w:p>
    <w:p w:rsidR="00FC5233" w:rsidRDefault="00FC5233" w:rsidP="00FC5233">
      <w:pPr>
        <w:ind w:left="885"/>
      </w:pPr>
    </w:p>
    <w:p w:rsidR="00FC5233" w:rsidRDefault="00FC5233" w:rsidP="00FC5233">
      <w:r>
        <w:t>Agradezco la atención y colaboración prestada.</w:t>
      </w:r>
    </w:p>
    <w:p w:rsidR="00FC5233" w:rsidRDefault="00FC5233" w:rsidP="00FC5233"/>
    <w:p w:rsidR="00FC5233" w:rsidRDefault="00FC5233" w:rsidP="00FC5233"/>
    <w:p w:rsidR="00FC5233" w:rsidRDefault="00FC5233" w:rsidP="00FC5233">
      <w:r>
        <w:t>Cordialmente,</w:t>
      </w:r>
    </w:p>
    <w:p w:rsidR="00FC5233" w:rsidRDefault="00FC5233" w:rsidP="00FC5233"/>
    <w:p w:rsidR="00FC5233" w:rsidRDefault="00FC5233" w:rsidP="00FC5233"/>
    <w:p w:rsidR="00FC5233" w:rsidRDefault="00FC5233" w:rsidP="00FC5233"/>
    <w:p w:rsidR="00FC5233" w:rsidRDefault="00FC5233" w:rsidP="00FC5233">
      <w:r>
        <w:t>RICARDO CASAS ZAPATA</w:t>
      </w:r>
    </w:p>
    <w:p w:rsidR="00FC5233" w:rsidRDefault="00FC5233" w:rsidP="00FC5233">
      <w:r>
        <w:t>Director.</w:t>
      </w:r>
    </w:p>
    <w:p w:rsidR="00FC5233" w:rsidRDefault="00FC5233" w:rsidP="00FC5233">
      <w:pPr>
        <w:rPr>
          <w:b/>
        </w:rPr>
      </w:pPr>
    </w:p>
    <w:p w:rsidR="00FC5233" w:rsidRDefault="00FC5233" w:rsidP="0042659C">
      <w:pPr>
        <w:rPr>
          <w:b/>
        </w:rPr>
      </w:pPr>
    </w:p>
    <w:p w:rsidR="00504F08" w:rsidRDefault="00504F08" w:rsidP="0042659C">
      <w:pPr>
        <w:rPr>
          <w:b/>
        </w:rPr>
      </w:pPr>
    </w:p>
    <w:p w:rsidR="00504F08" w:rsidRDefault="00504F08" w:rsidP="0042659C">
      <w:pPr>
        <w:rPr>
          <w:b/>
        </w:rPr>
      </w:pPr>
    </w:p>
    <w:p w:rsidR="00504F08" w:rsidRDefault="00504F08" w:rsidP="0042659C">
      <w:pPr>
        <w:rPr>
          <w:b/>
        </w:rPr>
      </w:pPr>
    </w:p>
    <w:p w:rsidR="00504F08" w:rsidRDefault="00504F08" w:rsidP="0042659C">
      <w:pPr>
        <w:rPr>
          <w:b/>
        </w:rPr>
      </w:pPr>
    </w:p>
    <w:p w:rsidR="00504F08" w:rsidRDefault="00504F08" w:rsidP="00504F08">
      <w:pPr>
        <w:rPr>
          <w:b/>
        </w:rPr>
      </w:pPr>
    </w:p>
    <w:p w:rsidR="00504F08" w:rsidRDefault="00504F08" w:rsidP="00504F08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504F08" w:rsidRDefault="00504F08" w:rsidP="00504F08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504F08" w:rsidRDefault="00504F08" w:rsidP="00504F08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504F08" w:rsidRDefault="00504F08" w:rsidP="00504F08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504F08" w:rsidRDefault="00504F08" w:rsidP="00504F08">
      <w:pPr>
        <w:rPr>
          <w:b/>
          <w:bCs/>
        </w:rPr>
      </w:pPr>
    </w:p>
    <w:p w:rsidR="00504F08" w:rsidRDefault="00504F08" w:rsidP="00504F08">
      <w:pPr>
        <w:pStyle w:val="Ttulo1"/>
      </w:pPr>
    </w:p>
    <w:p w:rsidR="00504F08" w:rsidRDefault="00504F08" w:rsidP="00504F08">
      <w:pPr>
        <w:pStyle w:val="Ttulo1"/>
      </w:pPr>
      <w:r>
        <w:t>ORDEN DE TRABAJO   N °      07818</w:t>
      </w:r>
    </w:p>
    <w:p w:rsidR="00504F08" w:rsidRDefault="00504F08" w:rsidP="00504F08"/>
    <w:p w:rsidR="00504F08" w:rsidRDefault="00504F08" w:rsidP="00504F08">
      <w:r>
        <w:t>FECHA:</w:t>
      </w:r>
      <w:r>
        <w:tab/>
        <w:t>Medellín, Enero  20   de   2011</w:t>
      </w:r>
    </w:p>
    <w:p w:rsidR="00504F08" w:rsidRDefault="00504F08" w:rsidP="00504F08">
      <w:r>
        <w:t>PARA:</w:t>
      </w:r>
      <w:r>
        <w:tab/>
      </w:r>
      <w:r>
        <w:tab/>
        <w:t>PLÁSTICOS DARMA</w:t>
      </w:r>
    </w:p>
    <w:p w:rsidR="00504F08" w:rsidRDefault="00504F08" w:rsidP="00504F08">
      <w:r>
        <w:t>ATENCIÓN:</w:t>
      </w:r>
      <w:r>
        <w:tab/>
        <w:t>Sr. Darío Jaramillo</w:t>
      </w:r>
    </w:p>
    <w:p w:rsidR="00504F08" w:rsidRDefault="00504F08" w:rsidP="00504F08">
      <w:r>
        <w:tab/>
      </w:r>
      <w:r>
        <w:tab/>
        <w:t>Gerente.</w:t>
      </w:r>
    </w:p>
    <w:p w:rsidR="00504F08" w:rsidRDefault="00504F08" w:rsidP="00504F08"/>
    <w:p w:rsidR="00504F08" w:rsidRDefault="00504F08" w:rsidP="00504F08">
      <w:r>
        <w:t>Apreciado Don Darío:</w:t>
      </w:r>
    </w:p>
    <w:p w:rsidR="00504F08" w:rsidRPr="00D8653D" w:rsidRDefault="00504F08" w:rsidP="00504F08"/>
    <w:p w:rsidR="00504F08" w:rsidRDefault="00504F08" w:rsidP="00504F08">
      <w:r>
        <w:t>Con la presente estamos solicitando el siguiente servicio de  IMPRESIÓN :</w:t>
      </w:r>
    </w:p>
    <w:p w:rsidR="00504F08" w:rsidRDefault="00504F08" w:rsidP="00504F08"/>
    <w:p w:rsidR="00504F08" w:rsidRDefault="00504F08" w:rsidP="00504F08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504F08" w:rsidRDefault="00504F08" w:rsidP="00504F08">
      <w:pPr>
        <w:rPr>
          <w:b/>
          <w:bCs/>
        </w:rPr>
      </w:pPr>
    </w:p>
    <w:p w:rsidR="00504F08" w:rsidRPr="008249ED" w:rsidRDefault="00504F08" w:rsidP="00504F08">
      <w:pPr>
        <w:rPr>
          <w:b/>
        </w:rPr>
      </w:pPr>
      <w:r>
        <w:t xml:space="preserve">MATERIAL   :           Polipropileno  Tubular   de  </w:t>
      </w:r>
      <w:r w:rsidRPr="008249ED">
        <w:rPr>
          <w:b/>
        </w:rPr>
        <w:t>30    cms</w:t>
      </w:r>
    </w:p>
    <w:p w:rsidR="00504F08" w:rsidRDefault="00504F08" w:rsidP="00504F08">
      <w:r>
        <w:t>CLIBRE      :               1.4  ”</w:t>
      </w:r>
    </w:p>
    <w:p w:rsidR="00504F08" w:rsidRPr="00AD5DCF" w:rsidRDefault="00504F08" w:rsidP="00504F08">
      <w:pPr>
        <w:rPr>
          <w:b/>
        </w:rPr>
      </w:pPr>
      <w:r>
        <w:t>REFERENCIA:</w:t>
      </w:r>
      <w:r>
        <w:tab/>
      </w:r>
      <w:r>
        <w:rPr>
          <w:b/>
        </w:rPr>
        <w:t>CARMEL  MEDIANA 2</w:t>
      </w:r>
    </w:p>
    <w:p w:rsidR="00504F08" w:rsidRPr="00936C49" w:rsidRDefault="00543442" w:rsidP="00504F08">
      <w:pPr>
        <w:rPr>
          <w:b/>
        </w:rPr>
      </w:pPr>
      <w:r>
        <w:t>CANTIDAD    :         500</w:t>
      </w:r>
      <w:r w:rsidR="00504F08" w:rsidRPr="00936C49">
        <w:rPr>
          <w:b/>
        </w:rPr>
        <w:t xml:space="preserve">    Kg</w:t>
      </w:r>
    </w:p>
    <w:p w:rsidR="00504F08" w:rsidRDefault="00504F08" w:rsidP="00504F08">
      <w:r>
        <w:t>COLORES:</w:t>
      </w:r>
      <w:r>
        <w:tab/>
      </w:r>
      <w:r>
        <w:tab/>
        <w:t>2   ( BLANCO – RUBINE RED C )</w:t>
      </w:r>
    </w:p>
    <w:p w:rsidR="00504F08" w:rsidRDefault="00504F08" w:rsidP="00504F08">
      <w:r>
        <w:t>CARAS:</w:t>
      </w:r>
      <w:r>
        <w:tab/>
      </w:r>
      <w:r>
        <w:tab/>
        <w:t>2  ( 2X2-2X2 )</w:t>
      </w:r>
    </w:p>
    <w:p w:rsidR="00504F08" w:rsidRDefault="00504F08" w:rsidP="00504F08">
      <w:r>
        <w:t>REPETICIÓN:</w:t>
      </w:r>
      <w:r>
        <w:tab/>
        <w:t>24.5</w:t>
      </w:r>
    </w:p>
    <w:p w:rsidR="00504F08" w:rsidRDefault="00504F08" w:rsidP="00504F08">
      <w:r>
        <w:t>RODILLO:</w:t>
      </w:r>
      <w:r>
        <w:tab/>
      </w:r>
      <w:r>
        <w:tab/>
        <w:t>25</w:t>
      </w:r>
    </w:p>
    <w:p w:rsidR="00504F08" w:rsidRDefault="00504F08" w:rsidP="00504F08">
      <w:r>
        <w:t>BOLSA:</w:t>
      </w:r>
      <w:r>
        <w:tab/>
      </w:r>
      <w:r>
        <w:tab/>
      </w:r>
      <w:r w:rsidRPr="008249ED">
        <w:rPr>
          <w:b/>
        </w:rPr>
        <w:t>24.5    X  28   +  5</w:t>
      </w:r>
      <w:r>
        <w:t xml:space="preserve">    cms  de solapa   Interna  pegada</w:t>
      </w:r>
    </w:p>
    <w:p w:rsidR="00504F08" w:rsidRDefault="00504F08" w:rsidP="00504F08">
      <w:r>
        <w:t>SELLADO:</w:t>
      </w:r>
      <w:r>
        <w:tab/>
      </w:r>
      <w:r>
        <w:tab/>
        <w:t>Para selle lateral.</w:t>
      </w:r>
    </w:p>
    <w:p w:rsidR="00504F08" w:rsidRDefault="00504F08" w:rsidP="00504F08"/>
    <w:p w:rsidR="00504F08" w:rsidRDefault="00504F08" w:rsidP="00504F08"/>
    <w:p w:rsidR="00504F08" w:rsidRDefault="00504F08" w:rsidP="00504F08">
      <w:r>
        <w:rPr>
          <w:b/>
          <w:bCs/>
          <w:u w:val="single"/>
        </w:rPr>
        <w:t>NOTA:</w:t>
      </w:r>
      <w:r>
        <w:t xml:space="preserve">  *   Los cyreles   EN SU  PLANTA</w:t>
      </w:r>
    </w:p>
    <w:p w:rsidR="00504F08" w:rsidRDefault="00504F08" w:rsidP="00504F08">
      <w:pPr>
        <w:numPr>
          <w:ilvl w:val="0"/>
          <w:numId w:val="1"/>
        </w:numPr>
      </w:pPr>
      <w:r>
        <w:t>Se envían ARTE    para tonos y alturas</w:t>
      </w:r>
    </w:p>
    <w:p w:rsidR="00504F08" w:rsidRPr="00307118" w:rsidRDefault="00504F08" w:rsidP="00504F08">
      <w:pPr>
        <w:numPr>
          <w:ilvl w:val="0"/>
          <w:numId w:val="2"/>
        </w:numPr>
      </w:pPr>
      <w:r>
        <w:t xml:space="preserve">Se  envía el material de PP </w:t>
      </w:r>
      <w:r>
        <w:rPr>
          <w:b/>
        </w:rPr>
        <w:t xml:space="preserve">de  30 </w:t>
      </w:r>
      <w:r w:rsidRPr="00AD5DCF">
        <w:rPr>
          <w:b/>
        </w:rPr>
        <w:t xml:space="preserve">  cms</w:t>
      </w:r>
    </w:p>
    <w:p w:rsidR="00504F08" w:rsidRDefault="00504F08" w:rsidP="00504F08">
      <w:pPr>
        <w:ind w:left="885"/>
      </w:pPr>
    </w:p>
    <w:p w:rsidR="00504F08" w:rsidRDefault="00504F08" w:rsidP="00504F08">
      <w:pPr>
        <w:ind w:left="885"/>
      </w:pPr>
    </w:p>
    <w:p w:rsidR="00504F08" w:rsidRDefault="00504F08" w:rsidP="00504F08">
      <w:r>
        <w:t>Agradezco la atención y colaboración prestada.</w:t>
      </w:r>
    </w:p>
    <w:p w:rsidR="00504F08" w:rsidRDefault="00504F08" w:rsidP="00504F08"/>
    <w:p w:rsidR="00504F08" w:rsidRDefault="00504F08" w:rsidP="00504F08"/>
    <w:p w:rsidR="00504F08" w:rsidRDefault="00504F08" w:rsidP="00504F08">
      <w:r>
        <w:t>Cordialmente,</w:t>
      </w:r>
    </w:p>
    <w:p w:rsidR="00504F08" w:rsidRDefault="00504F08" w:rsidP="00504F08"/>
    <w:p w:rsidR="00504F08" w:rsidRDefault="00504F08" w:rsidP="00504F08"/>
    <w:p w:rsidR="00504F08" w:rsidRDefault="00504F08" w:rsidP="00504F08"/>
    <w:p w:rsidR="00504F08" w:rsidRDefault="00504F08" w:rsidP="00504F08">
      <w:r>
        <w:t>RICARDO CASAS ZAPATA</w:t>
      </w:r>
    </w:p>
    <w:p w:rsidR="00504F08" w:rsidRDefault="00504F08" w:rsidP="00504F08">
      <w:r>
        <w:t>Director.</w:t>
      </w:r>
    </w:p>
    <w:p w:rsidR="00504F08" w:rsidRDefault="00504F08" w:rsidP="00504F08">
      <w:pPr>
        <w:rPr>
          <w:b/>
        </w:rPr>
      </w:pPr>
    </w:p>
    <w:p w:rsidR="00504F08" w:rsidRDefault="00504F08" w:rsidP="0042659C">
      <w:pPr>
        <w:rPr>
          <w:b/>
        </w:rPr>
      </w:pPr>
    </w:p>
    <w:p w:rsidR="001158C8" w:rsidRDefault="001158C8" w:rsidP="0042659C">
      <w:pPr>
        <w:rPr>
          <w:b/>
        </w:rPr>
      </w:pPr>
    </w:p>
    <w:p w:rsidR="001158C8" w:rsidRDefault="001158C8" w:rsidP="0042659C">
      <w:pPr>
        <w:rPr>
          <w:b/>
        </w:rPr>
      </w:pPr>
    </w:p>
    <w:p w:rsidR="001158C8" w:rsidRDefault="001158C8" w:rsidP="0042659C">
      <w:pPr>
        <w:rPr>
          <w:b/>
        </w:rPr>
      </w:pPr>
    </w:p>
    <w:p w:rsidR="001158C8" w:rsidRDefault="001158C8" w:rsidP="001158C8">
      <w:pPr>
        <w:rPr>
          <w:b/>
        </w:rPr>
      </w:pPr>
    </w:p>
    <w:p w:rsidR="001158C8" w:rsidRDefault="001158C8" w:rsidP="001158C8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1158C8" w:rsidRDefault="001158C8" w:rsidP="001158C8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1158C8" w:rsidRDefault="001158C8" w:rsidP="001158C8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1158C8" w:rsidRDefault="001158C8" w:rsidP="001158C8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1158C8" w:rsidRDefault="001158C8" w:rsidP="001158C8">
      <w:pPr>
        <w:rPr>
          <w:b/>
          <w:bCs/>
        </w:rPr>
      </w:pPr>
    </w:p>
    <w:p w:rsidR="001158C8" w:rsidRDefault="001158C8" w:rsidP="001158C8">
      <w:pPr>
        <w:pStyle w:val="Ttulo1"/>
      </w:pPr>
    </w:p>
    <w:p w:rsidR="001158C8" w:rsidRDefault="001158C8" w:rsidP="001158C8">
      <w:pPr>
        <w:pStyle w:val="Ttulo1"/>
      </w:pPr>
      <w:r>
        <w:t>ORDEN DE TRABAJO  N °      07816</w:t>
      </w:r>
    </w:p>
    <w:p w:rsidR="001158C8" w:rsidRDefault="001158C8" w:rsidP="001158C8"/>
    <w:p w:rsidR="001158C8" w:rsidRDefault="001158C8" w:rsidP="001158C8">
      <w:r>
        <w:t>FECHA:</w:t>
      </w:r>
      <w:r>
        <w:tab/>
        <w:t>Medellín, Enero  20   de   2011</w:t>
      </w:r>
    </w:p>
    <w:p w:rsidR="001158C8" w:rsidRDefault="001158C8" w:rsidP="001158C8">
      <w:r>
        <w:t>PARA:</w:t>
      </w:r>
      <w:r>
        <w:tab/>
      </w:r>
      <w:r>
        <w:tab/>
        <w:t>PLÁSTICOS DARMA</w:t>
      </w:r>
    </w:p>
    <w:p w:rsidR="001158C8" w:rsidRDefault="001158C8" w:rsidP="001158C8">
      <w:r>
        <w:t>ATENCIÓN:</w:t>
      </w:r>
      <w:r>
        <w:tab/>
        <w:t>Sr. Darío Jaramillo</w:t>
      </w:r>
    </w:p>
    <w:p w:rsidR="001158C8" w:rsidRDefault="001158C8" w:rsidP="001158C8">
      <w:r>
        <w:tab/>
      </w:r>
      <w:r>
        <w:tab/>
        <w:t>Gerente.</w:t>
      </w:r>
    </w:p>
    <w:p w:rsidR="001158C8" w:rsidRDefault="001158C8" w:rsidP="001158C8"/>
    <w:p w:rsidR="001158C8" w:rsidRDefault="001158C8" w:rsidP="001158C8">
      <w:r>
        <w:t>Apreciado Don Darío:</w:t>
      </w:r>
    </w:p>
    <w:p w:rsidR="001158C8" w:rsidRDefault="001158C8" w:rsidP="001158C8"/>
    <w:p w:rsidR="001158C8" w:rsidRDefault="001158C8" w:rsidP="001158C8">
      <w:r>
        <w:t>Con la presente estamos solicitando el siguiente servicio de  IMPRESIÓN:</w:t>
      </w:r>
    </w:p>
    <w:p w:rsidR="001158C8" w:rsidRDefault="001158C8" w:rsidP="001158C8"/>
    <w:p w:rsidR="001158C8" w:rsidRDefault="001158C8" w:rsidP="001158C8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1158C8" w:rsidRDefault="001158C8" w:rsidP="001158C8">
      <w:r>
        <w:t xml:space="preserve">MATERIAL   :           Polipropileno   Tubular   de   </w:t>
      </w:r>
      <w:r>
        <w:rPr>
          <w:b/>
        </w:rPr>
        <w:t>30</w:t>
      </w:r>
      <w:r>
        <w:t xml:space="preserve">    cms</w:t>
      </w:r>
    </w:p>
    <w:p w:rsidR="001158C8" w:rsidRDefault="001158C8" w:rsidP="001158C8">
      <w:r>
        <w:t>CALIBRE      :           1.5  ”</w:t>
      </w:r>
    </w:p>
    <w:p w:rsidR="001158C8" w:rsidRPr="00AD5DCF" w:rsidRDefault="001158C8" w:rsidP="001158C8">
      <w:pPr>
        <w:rPr>
          <w:b/>
        </w:rPr>
      </w:pPr>
      <w:r>
        <w:t>REFERENCIA:</w:t>
      </w:r>
      <w:r>
        <w:tab/>
      </w:r>
      <w:r>
        <w:rPr>
          <w:b/>
        </w:rPr>
        <w:t>TEENS  2</w:t>
      </w:r>
    </w:p>
    <w:p w:rsidR="001158C8" w:rsidRDefault="001158C8" w:rsidP="001158C8">
      <w:r>
        <w:t>CANTIDAD    :          400   Kg</w:t>
      </w:r>
    </w:p>
    <w:p w:rsidR="001158C8" w:rsidRDefault="001158C8" w:rsidP="001158C8">
      <w:r>
        <w:t>COLORES:</w:t>
      </w:r>
      <w:r>
        <w:tab/>
      </w:r>
      <w:r>
        <w:tab/>
        <w:t xml:space="preserve">2     </w:t>
      </w:r>
      <w:r w:rsidRPr="007F1676">
        <w:rPr>
          <w:b/>
        </w:rPr>
        <w:t>(BLANCO - RODAMINA )</w:t>
      </w:r>
    </w:p>
    <w:p w:rsidR="001158C8" w:rsidRDefault="001158C8" w:rsidP="001158C8">
      <w:r>
        <w:t>CARAS:</w:t>
      </w:r>
      <w:r>
        <w:tab/>
      </w:r>
      <w:r>
        <w:tab/>
        <w:t xml:space="preserve">1  </w:t>
      </w:r>
    </w:p>
    <w:p w:rsidR="001158C8" w:rsidRDefault="001158C8" w:rsidP="001158C8">
      <w:r>
        <w:t>REPETICIÓN:</w:t>
      </w:r>
      <w:r>
        <w:tab/>
        <w:t>24.5</w:t>
      </w:r>
    </w:p>
    <w:p w:rsidR="001158C8" w:rsidRPr="007E24E2" w:rsidRDefault="001158C8" w:rsidP="001158C8">
      <w:pPr>
        <w:rPr>
          <w:b/>
        </w:rPr>
      </w:pPr>
      <w:r>
        <w:t>RODILLO:</w:t>
      </w:r>
      <w:r>
        <w:tab/>
      </w:r>
      <w:r>
        <w:tab/>
      </w:r>
      <w:r>
        <w:rPr>
          <w:b/>
        </w:rPr>
        <w:t>25</w:t>
      </w:r>
    </w:p>
    <w:p w:rsidR="001158C8" w:rsidRDefault="001158C8" w:rsidP="001158C8">
      <w:r>
        <w:t>BOLSA:</w:t>
      </w:r>
      <w:r>
        <w:tab/>
      </w:r>
      <w:r>
        <w:tab/>
        <w:t>24.5  X  28 + 5    cms   de  Solapa Interna.</w:t>
      </w:r>
    </w:p>
    <w:p w:rsidR="001158C8" w:rsidRDefault="001158C8" w:rsidP="001158C8">
      <w:r>
        <w:t>SELLADO:</w:t>
      </w:r>
      <w:r>
        <w:tab/>
      </w:r>
      <w:r>
        <w:tab/>
        <w:t>Para selle lateral.</w:t>
      </w:r>
    </w:p>
    <w:p w:rsidR="001158C8" w:rsidRDefault="001158C8" w:rsidP="001158C8"/>
    <w:p w:rsidR="001158C8" w:rsidRDefault="001158C8" w:rsidP="001158C8"/>
    <w:p w:rsidR="001158C8" w:rsidRDefault="001158C8" w:rsidP="001158C8">
      <w:r>
        <w:rPr>
          <w:b/>
          <w:bCs/>
          <w:u w:val="single"/>
        </w:rPr>
        <w:t>NOTA:</w:t>
      </w:r>
      <w:r>
        <w:t xml:space="preserve">  *   Los cyreles   NUEVOS EN SU PLANTA</w:t>
      </w:r>
    </w:p>
    <w:p w:rsidR="001158C8" w:rsidRDefault="001158C8" w:rsidP="001158C8">
      <w:pPr>
        <w:numPr>
          <w:ilvl w:val="0"/>
          <w:numId w:val="1"/>
        </w:numPr>
      </w:pPr>
      <w:r>
        <w:t>Se envían ARTE    para tonos y alturas</w:t>
      </w:r>
    </w:p>
    <w:p w:rsidR="001158C8" w:rsidRPr="00B11BD2" w:rsidRDefault="001158C8" w:rsidP="001158C8">
      <w:pPr>
        <w:numPr>
          <w:ilvl w:val="0"/>
          <w:numId w:val="2"/>
        </w:numPr>
      </w:pPr>
      <w:r>
        <w:t xml:space="preserve">Se  envía el material de PP </w:t>
      </w:r>
      <w:r>
        <w:rPr>
          <w:b/>
        </w:rPr>
        <w:t xml:space="preserve">de  30 </w:t>
      </w:r>
      <w:r w:rsidRPr="00AD5DCF">
        <w:rPr>
          <w:b/>
        </w:rPr>
        <w:t xml:space="preserve">  cms</w:t>
      </w:r>
    </w:p>
    <w:p w:rsidR="001158C8" w:rsidRPr="00146E99" w:rsidRDefault="001158C8" w:rsidP="001158C8">
      <w:pPr>
        <w:numPr>
          <w:ilvl w:val="0"/>
          <w:numId w:val="2"/>
        </w:numPr>
      </w:pPr>
      <w:r>
        <w:rPr>
          <w:b/>
        </w:rPr>
        <w:t>SE APRUEBA IMPRESION</w:t>
      </w:r>
    </w:p>
    <w:p w:rsidR="001158C8" w:rsidRPr="005574BF" w:rsidRDefault="001158C8" w:rsidP="001158C8">
      <w:pPr>
        <w:ind w:left="1500"/>
      </w:pPr>
    </w:p>
    <w:p w:rsidR="001158C8" w:rsidRPr="00150D1A" w:rsidRDefault="001158C8" w:rsidP="001158C8">
      <w:pPr>
        <w:ind w:left="1860"/>
      </w:pPr>
    </w:p>
    <w:p w:rsidR="001158C8" w:rsidRDefault="001158C8" w:rsidP="001158C8">
      <w:pPr>
        <w:ind w:left="885"/>
      </w:pPr>
    </w:p>
    <w:p w:rsidR="001158C8" w:rsidRDefault="001158C8" w:rsidP="001158C8">
      <w:pPr>
        <w:ind w:left="885"/>
      </w:pPr>
    </w:p>
    <w:p w:rsidR="001158C8" w:rsidRDefault="001158C8" w:rsidP="001158C8">
      <w:r>
        <w:t>Agradezco la atención y colaboración prestada.</w:t>
      </w:r>
    </w:p>
    <w:p w:rsidR="001158C8" w:rsidRDefault="001158C8" w:rsidP="001158C8"/>
    <w:p w:rsidR="001158C8" w:rsidRDefault="001158C8" w:rsidP="001158C8"/>
    <w:p w:rsidR="001158C8" w:rsidRDefault="001158C8" w:rsidP="001158C8">
      <w:r>
        <w:t>Cordialmente,</w:t>
      </w:r>
    </w:p>
    <w:p w:rsidR="001158C8" w:rsidRDefault="001158C8" w:rsidP="001158C8"/>
    <w:p w:rsidR="001158C8" w:rsidRDefault="001158C8" w:rsidP="001158C8"/>
    <w:p w:rsidR="001158C8" w:rsidRDefault="001158C8" w:rsidP="001158C8"/>
    <w:p w:rsidR="001158C8" w:rsidRDefault="001158C8" w:rsidP="001158C8">
      <w:r>
        <w:t>RICARDO CASAS ZAPATA</w:t>
      </w:r>
    </w:p>
    <w:p w:rsidR="001158C8" w:rsidRDefault="001158C8" w:rsidP="001158C8">
      <w:r>
        <w:t>Director</w:t>
      </w:r>
    </w:p>
    <w:p w:rsidR="001158C8" w:rsidRDefault="001158C8" w:rsidP="001158C8">
      <w:pPr>
        <w:rPr>
          <w:b/>
        </w:rPr>
      </w:pPr>
    </w:p>
    <w:p w:rsidR="001158C8" w:rsidRDefault="001158C8" w:rsidP="001158C8">
      <w:pPr>
        <w:rPr>
          <w:b/>
        </w:rPr>
      </w:pPr>
    </w:p>
    <w:p w:rsidR="001158C8" w:rsidRDefault="001158C8" w:rsidP="0042659C">
      <w:pPr>
        <w:rPr>
          <w:b/>
        </w:rPr>
      </w:pPr>
    </w:p>
    <w:p w:rsidR="00EE543B" w:rsidRPr="006F4333" w:rsidRDefault="00EE543B" w:rsidP="00EE543B">
      <w:pPr>
        <w:rPr>
          <w:b/>
        </w:rPr>
      </w:pPr>
    </w:p>
    <w:p w:rsidR="00EE543B" w:rsidRDefault="00EE543B" w:rsidP="00EE543B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EE543B" w:rsidRDefault="00EE543B" w:rsidP="00EE543B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EE543B" w:rsidRDefault="00EE543B" w:rsidP="00EE543B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EE543B" w:rsidRDefault="00EE543B" w:rsidP="00EE543B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EE543B" w:rsidRDefault="00EE543B" w:rsidP="00EE543B">
      <w:pPr>
        <w:rPr>
          <w:b/>
          <w:bCs/>
          <w:sz w:val="20"/>
        </w:rPr>
      </w:pPr>
    </w:p>
    <w:p w:rsidR="00EE543B" w:rsidRDefault="00EE543B" w:rsidP="00EE543B">
      <w:pPr>
        <w:pStyle w:val="Ttulo1"/>
      </w:pPr>
      <w:r>
        <w:t>ORDEN DE TRABAJO N°      07971</w:t>
      </w:r>
    </w:p>
    <w:p w:rsidR="00EE543B" w:rsidRDefault="00EE543B" w:rsidP="00EE543B"/>
    <w:p w:rsidR="00EE543B" w:rsidRDefault="00EE543B" w:rsidP="00EE543B">
      <w:r>
        <w:t>FECHA:</w:t>
      </w:r>
      <w:r>
        <w:tab/>
        <w:t>Medellín, Enero   20   de  2011</w:t>
      </w:r>
    </w:p>
    <w:p w:rsidR="00EE543B" w:rsidRDefault="00EE543B" w:rsidP="00EE543B">
      <w:r>
        <w:t>PARA:</w:t>
      </w:r>
      <w:r>
        <w:tab/>
      </w:r>
      <w:r>
        <w:tab/>
        <w:t>PLÁSTICOS DARMA</w:t>
      </w:r>
    </w:p>
    <w:p w:rsidR="00EE543B" w:rsidRDefault="00EE543B" w:rsidP="00EE543B">
      <w:r>
        <w:t>ATENCIÓN:</w:t>
      </w:r>
      <w:r>
        <w:tab/>
        <w:t>Sr. Darío Jaramillo</w:t>
      </w:r>
    </w:p>
    <w:p w:rsidR="00EE543B" w:rsidRDefault="00EE543B" w:rsidP="00EE543B">
      <w:r>
        <w:tab/>
      </w:r>
      <w:r>
        <w:tab/>
        <w:t>Gerente.</w:t>
      </w:r>
    </w:p>
    <w:p w:rsidR="00EE543B" w:rsidRDefault="00EE543B" w:rsidP="00EE543B"/>
    <w:p w:rsidR="00EE543B" w:rsidRDefault="00EE543B" w:rsidP="00EE543B">
      <w:r>
        <w:t>Apreciado Don Darío:</w:t>
      </w:r>
    </w:p>
    <w:p w:rsidR="00EE543B" w:rsidRDefault="00EE543B" w:rsidP="00EE543B">
      <w:r>
        <w:t xml:space="preserve"> </w:t>
      </w:r>
    </w:p>
    <w:p w:rsidR="00EE543B" w:rsidRDefault="00EE543B" w:rsidP="00EE543B">
      <w:r>
        <w:t>Con la presente estamos solicitando el siguiente servicio de EXTRUSION E IMPRESION:</w:t>
      </w:r>
    </w:p>
    <w:p w:rsidR="00EE543B" w:rsidRDefault="00EE543B" w:rsidP="00EE543B"/>
    <w:p w:rsidR="0053606A" w:rsidRDefault="00EE543B" w:rsidP="0053606A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53606A" w:rsidRDefault="0053606A" w:rsidP="0053606A">
      <w:pPr>
        <w:rPr>
          <w:b/>
          <w:bCs/>
          <w:u w:val="single"/>
        </w:rPr>
      </w:pPr>
    </w:p>
    <w:p w:rsidR="00EE543B" w:rsidRDefault="00EE543B" w:rsidP="0053606A">
      <w:r>
        <w:t>MATERIAL:</w:t>
      </w:r>
      <w:r>
        <w:tab/>
      </w:r>
      <w:r>
        <w:tab/>
        <w:t>Polietileno Alta Den</w:t>
      </w:r>
      <w:r w:rsidR="0053606A">
        <w:t>sidad Pigmentado PLATA  Tubular</w:t>
      </w:r>
    </w:p>
    <w:p w:rsidR="00EE543B" w:rsidRDefault="00EE543B" w:rsidP="00EE543B">
      <w:r>
        <w:t>MEDIDA:</w:t>
      </w:r>
      <w:r>
        <w:tab/>
      </w:r>
      <w:r>
        <w:tab/>
      </w:r>
      <w:r w:rsidRPr="00176EFD">
        <w:rPr>
          <w:b/>
        </w:rPr>
        <w:t xml:space="preserve">45 </w:t>
      </w:r>
      <w:r>
        <w:t xml:space="preserve"> Cms.</w:t>
      </w:r>
    </w:p>
    <w:p w:rsidR="00EE543B" w:rsidRDefault="00EE543B" w:rsidP="00EE543B">
      <w:pPr>
        <w:rPr>
          <w:b/>
          <w:bCs/>
        </w:rPr>
      </w:pPr>
      <w:r>
        <w:t>CALIBRE:</w:t>
      </w:r>
      <w:r>
        <w:tab/>
      </w:r>
      <w:r>
        <w:tab/>
      </w:r>
      <w:r w:rsidRPr="00176EFD">
        <w:rPr>
          <w:b/>
        </w:rPr>
        <w:t>2,5</w:t>
      </w:r>
      <w:r>
        <w:rPr>
          <w:b/>
        </w:rPr>
        <w:t xml:space="preserve"> </w:t>
      </w:r>
      <w:r>
        <w:rPr>
          <w:b/>
          <w:bCs/>
        </w:rPr>
        <w:t xml:space="preserve"> ”</w:t>
      </w:r>
    </w:p>
    <w:p w:rsidR="00EE543B" w:rsidRDefault="00EE543B" w:rsidP="00EE543B">
      <w:r>
        <w:t>COLOR:</w:t>
      </w:r>
      <w:r>
        <w:tab/>
      </w:r>
      <w:r>
        <w:tab/>
        <w:t>PLATA</w:t>
      </w:r>
    </w:p>
    <w:p w:rsidR="00EE543B" w:rsidRDefault="00EE543B" w:rsidP="00EE543B">
      <w:r>
        <w:t>TRATADO:</w:t>
      </w:r>
      <w:r>
        <w:tab/>
      </w:r>
      <w:r>
        <w:tab/>
        <w:t>2 Caras.</w:t>
      </w:r>
    </w:p>
    <w:p w:rsidR="00EE543B" w:rsidRDefault="00EE543B" w:rsidP="00EE543B">
      <w:pPr>
        <w:rPr>
          <w:b/>
          <w:bCs/>
        </w:rPr>
      </w:pPr>
      <w:r>
        <w:t>CANTIDAD:</w:t>
      </w:r>
      <w:r>
        <w:tab/>
      </w:r>
      <w:r>
        <w:tab/>
        <w:t>120   Kg.</w:t>
      </w:r>
      <w:r>
        <w:rPr>
          <w:b/>
          <w:bCs/>
        </w:rPr>
        <w:tab/>
      </w:r>
    </w:p>
    <w:p w:rsidR="00EE543B" w:rsidRDefault="00EE543B" w:rsidP="00EE543B">
      <w:r>
        <w:t>COLORES:</w:t>
      </w:r>
      <w:r>
        <w:tab/>
      </w:r>
      <w:r>
        <w:tab/>
        <w:t>SEGÚN  ARTE</w:t>
      </w:r>
    </w:p>
    <w:p w:rsidR="00EE543B" w:rsidRDefault="00EE543B" w:rsidP="00EE543B">
      <w:r>
        <w:t>CARAS:</w:t>
      </w:r>
      <w:r>
        <w:tab/>
      </w:r>
      <w:r>
        <w:tab/>
        <w:t>SEGÚN ARTE</w:t>
      </w:r>
    </w:p>
    <w:p w:rsidR="00EE543B" w:rsidRDefault="00EE543B" w:rsidP="00EE543B">
      <w:r>
        <w:t>REPETICIÓN:</w:t>
      </w:r>
      <w:r>
        <w:tab/>
        <w:t>40  Cms.</w:t>
      </w:r>
    </w:p>
    <w:p w:rsidR="00EE543B" w:rsidRDefault="00EE543B" w:rsidP="00EE543B">
      <w:r>
        <w:t xml:space="preserve">RODILLO  :    </w:t>
      </w:r>
      <w:r>
        <w:tab/>
        <w:t>40</w:t>
      </w:r>
      <w:r>
        <w:tab/>
      </w:r>
    </w:p>
    <w:p w:rsidR="00EE543B" w:rsidRDefault="00EE543B" w:rsidP="00EE543B">
      <w:r>
        <w:t>BOLSA:</w:t>
      </w:r>
      <w:r>
        <w:tab/>
      </w:r>
      <w:r>
        <w:tab/>
        <w:t>40 X 45   Cms.  Con manija  Plata</w:t>
      </w:r>
    </w:p>
    <w:p w:rsidR="00EE543B" w:rsidRDefault="00EE543B" w:rsidP="00EE543B">
      <w:r>
        <w:t>SELLADO:</w:t>
      </w:r>
      <w:r>
        <w:tab/>
      </w:r>
      <w:r>
        <w:tab/>
        <w:t xml:space="preserve">Lateral </w:t>
      </w:r>
    </w:p>
    <w:p w:rsidR="00EE543B" w:rsidRPr="00D64385" w:rsidRDefault="00EE543B" w:rsidP="00EE543B">
      <w:pPr>
        <w:rPr>
          <w:b/>
        </w:rPr>
      </w:pPr>
      <w:r>
        <w:t>REFERENCIA:</w:t>
      </w:r>
      <w:r>
        <w:tab/>
      </w:r>
      <w:r>
        <w:rPr>
          <w:b/>
        </w:rPr>
        <w:t xml:space="preserve">ONIX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70  kg</w:t>
      </w:r>
    </w:p>
    <w:p w:rsidR="00EE543B" w:rsidRDefault="0053606A" w:rsidP="00EE543B">
      <w:r>
        <w:tab/>
      </w:r>
      <w:r>
        <w:tab/>
      </w:r>
    </w:p>
    <w:p w:rsidR="00EE543B" w:rsidRDefault="00EE543B" w:rsidP="00EE543B">
      <w:r>
        <w:tab/>
      </w:r>
      <w:r>
        <w:tab/>
      </w:r>
      <w:r>
        <w:tab/>
      </w:r>
    </w:p>
    <w:p w:rsidR="00EE543B" w:rsidRDefault="00EE543B" w:rsidP="0053606A">
      <w:r>
        <w:rPr>
          <w:b/>
          <w:bCs/>
          <w:u w:val="single"/>
        </w:rPr>
        <w:t>NOTA</w:t>
      </w:r>
      <w:r>
        <w:t>:  - Los cyreles  se encuentran en su planta</w:t>
      </w:r>
    </w:p>
    <w:p w:rsidR="00EE543B" w:rsidRDefault="00EE543B" w:rsidP="00EE543B">
      <w:pPr>
        <w:numPr>
          <w:ilvl w:val="0"/>
          <w:numId w:val="2"/>
        </w:numPr>
      </w:pPr>
      <w:r>
        <w:t>Colocar pie de imprenta de Plásticos Unión.</w:t>
      </w:r>
    </w:p>
    <w:p w:rsidR="00EE543B" w:rsidRDefault="00EE543B" w:rsidP="00EE543B">
      <w:pPr>
        <w:numPr>
          <w:ilvl w:val="0"/>
          <w:numId w:val="2"/>
        </w:numPr>
      </w:pPr>
      <w:r>
        <w:t>Se aprueba montaje</w:t>
      </w:r>
    </w:p>
    <w:p w:rsidR="00EE543B" w:rsidRDefault="00EE543B" w:rsidP="00EE543B"/>
    <w:p w:rsidR="00EE543B" w:rsidRDefault="00EE543B" w:rsidP="00EE543B">
      <w:r>
        <w:t>Agradezco la atención y colaboración prestada.</w:t>
      </w:r>
    </w:p>
    <w:p w:rsidR="00EE543B" w:rsidRDefault="00EE543B" w:rsidP="00EE543B"/>
    <w:p w:rsidR="00EE543B" w:rsidRDefault="00EE543B" w:rsidP="00EE543B"/>
    <w:p w:rsidR="00EE543B" w:rsidRDefault="00EE543B" w:rsidP="00EE543B">
      <w:r>
        <w:t>Cordialmente,</w:t>
      </w:r>
    </w:p>
    <w:p w:rsidR="00EE543B" w:rsidRDefault="00EE543B" w:rsidP="00EE543B"/>
    <w:p w:rsidR="00EE543B" w:rsidRDefault="00EE543B" w:rsidP="00EE543B"/>
    <w:p w:rsidR="00EE543B" w:rsidRDefault="00EE543B" w:rsidP="00EE543B">
      <w:r>
        <w:t>RICARDO CASAS ZAPATA</w:t>
      </w:r>
    </w:p>
    <w:p w:rsidR="00EE543B" w:rsidRDefault="00EE543B" w:rsidP="00EE543B">
      <w:r>
        <w:t>Director.</w:t>
      </w:r>
    </w:p>
    <w:p w:rsidR="001158C8" w:rsidRDefault="001158C8" w:rsidP="0042659C">
      <w:pPr>
        <w:rPr>
          <w:b/>
        </w:rPr>
      </w:pPr>
    </w:p>
    <w:p w:rsidR="004B0FD3" w:rsidRDefault="004B0FD3" w:rsidP="0042659C">
      <w:pPr>
        <w:rPr>
          <w:b/>
        </w:rPr>
      </w:pPr>
    </w:p>
    <w:p w:rsidR="004B0FD3" w:rsidRDefault="004B0FD3" w:rsidP="0042659C">
      <w:pPr>
        <w:rPr>
          <w:b/>
        </w:rPr>
      </w:pPr>
    </w:p>
    <w:p w:rsidR="004B0FD3" w:rsidRDefault="004B0FD3" w:rsidP="0042659C">
      <w:pPr>
        <w:rPr>
          <w:b/>
        </w:rPr>
      </w:pPr>
    </w:p>
    <w:p w:rsidR="004B0FD3" w:rsidRDefault="004B0FD3" w:rsidP="004B0FD3">
      <w:pPr>
        <w:rPr>
          <w:b/>
        </w:rPr>
      </w:pPr>
    </w:p>
    <w:p w:rsidR="004B0FD3" w:rsidRDefault="004B0FD3" w:rsidP="004B0FD3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4B0FD3" w:rsidRDefault="004B0FD3" w:rsidP="004B0FD3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4B0FD3" w:rsidRDefault="004B0FD3" w:rsidP="004B0FD3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4B0FD3" w:rsidRDefault="004B0FD3" w:rsidP="004B0FD3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4B0FD3" w:rsidRDefault="004B0FD3" w:rsidP="004B0FD3"/>
    <w:p w:rsidR="004B0FD3" w:rsidRDefault="00C51A42" w:rsidP="004B0FD3">
      <w:pPr>
        <w:pStyle w:val="Ttulo1"/>
      </w:pPr>
      <w:r>
        <w:t>ORDEN DE TRABAJO  N°     07969</w:t>
      </w:r>
    </w:p>
    <w:p w:rsidR="004B0FD3" w:rsidRDefault="004B0FD3" w:rsidP="004B0FD3"/>
    <w:p w:rsidR="004B0FD3" w:rsidRDefault="004B0FD3" w:rsidP="004B0FD3">
      <w:r>
        <w:t>FECHA:</w:t>
      </w:r>
      <w:r>
        <w:tab/>
        <w:t>Med</w:t>
      </w:r>
      <w:r w:rsidR="00C51A42">
        <w:t>ellín, Enero  20    de    2011</w:t>
      </w:r>
    </w:p>
    <w:p w:rsidR="004B0FD3" w:rsidRDefault="004B0FD3" w:rsidP="004B0FD3">
      <w:r>
        <w:t>PARA:</w:t>
      </w:r>
      <w:r>
        <w:tab/>
      </w:r>
      <w:r>
        <w:tab/>
        <w:t>PLÁSTICOS DARMA</w:t>
      </w:r>
    </w:p>
    <w:p w:rsidR="004B0FD3" w:rsidRDefault="004B0FD3" w:rsidP="004B0FD3">
      <w:r>
        <w:t>ATENCIÓN:</w:t>
      </w:r>
      <w:r>
        <w:tab/>
        <w:t>Sr. Darío Jaramillo</w:t>
      </w:r>
    </w:p>
    <w:p w:rsidR="004B0FD3" w:rsidRDefault="004B0FD3" w:rsidP="004B0FD3">
      <w:r>
        <w:tab/>
      </w:r>
      <w:r>
        <w:tab/>
        <w:t>Gerente.</w:t>
      </w:r>
    </w:p>
    <w:p w:rsidR="004B0FD3" w:rsidRDefault="004B0FD3" w:rsidP="004B0FD3"/>
    <w:p w:rsidR="004B0FD3" w:rsidRDefault="004B0FD3" w:rsidP="004B0FD3">
      <w:r>
        <w:t>Apreciado Don Darío :</w:t>
      </w:r>
    </w:p>
    <w:p w:rsidR="004B0FD3" w:rsidRDefault="004B0FD3" w:rsidP="004B0FD3">
      <w:r>
        <w:t xml:space="preserve"> </w:t>
      </w:r>
    </w:p>
    <w:p w:rsidR="004B0FD3" w:rsidRDefault="004B0FD3" w:rsidP="004B0FD3">
      <w:r>
        <w:t>Con la presente estamos solicitando el siguiente servicio de EXTRUSION E IMPRESION:</w:t>
      </w:r>
    </w:p>
    <w:p w:rsidR="004B0FD3" w:rsidRDefault="004B0FD3" w:rsidP="004B0FD3"/>
    <w:p w:rsidR="004B0FD3" w:rsidRDefault="004B0FD3" w:rsidP="004B0FD3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4B0FD3" w:rsidRDefault="004B0FD3" w:rsidP="004B0FD3">
      <w:pPr>
        <w:rPr>
          <w:b/>
          <w:bCs/>
          <w:u w:val="single"/>
        </w:rPr>
      </w:pPr>
    </w:p>
    <w:p w:rsidR="004B0FD3" w:rsidRDefault="004B0FD3" w:rsidP="004B0FD3">
      <w:r>
        <w:t>MATERIAL:</w:t>
      </w:r>
      <w:r>
        <w:tab/>
      </w:r>
      <w:r>
        <w:tab/>
        <w:t>Polietileno BAJA  Tubular  Verde.</w:t>
      </w:r>
    </w:p>
    <w:p w:rsidR="004B0FD3" w:rsidRPr="003F0627" w:rsidRDefault="004B0FD3" w:rsidP="004B0FD3">
      <w:pPr>
        <w:rPr>
          <w:b/>
        </w:rPr>
      </w:pPr>
      <w:r>
        <w:t>MEDIDA:</w:t>
      </w:r>
      <w:r>
        <w:tab/>
      </w:r>
      <w:r>
        <w:tab/>
      </w:r>
      <w:r>
        <w:rPr>
          <w:b/>
        </w:rPr>
        <w:t>50    cm</w:t>
      </w:r>
    </w:p>
    <w:p w:rsidR="004B0FD3" w:rsidRDefault="004B0FD3" w:rsidP="004B0FD3">
      <w:r>
        <w:t>CALIBRE:</w:t>
      </w:r>
      <w:r>
        <w:tab/>
      </w:r>
      <w:r>
        <w:tab/>
      </w:r>
      <w:r w:rsidRPr="00BF395A">
        <w:rPr>
          <w:b/>
        </w:rPr>
        <w:t>2</w:t>
      </w:r>
      <w:r>
        <w:rPr>
          <w:b/>
        </w:rPr>
        <w:t xml:space="preserve">.0   </w:t>
      </w:r>
      <w:r w:rsidRPr="00BB2CA5">
        <w:rPr>
          <w:b/>
        </w:rPr>
        <w:t>”</w:t>
      </w:r>
    </w:p>
    <w:p w:rsidR="004B0FD3" w:rsidRDefault="004B0FD3" w:rsidP="004B0FD3">
      <w:r>
        <w:t>COLOR:</w:t>
      </w:r>
      <w:r>
        <w:tab/>
      </w:r>
      <w:r>
        <w:tab/>
        <w:t>Verde</w:t>
      </w:r>
    </w:p>
    <w:p w:rsidR="004B0FD3" w:rsidRDefault="004B0FD3" w:rsidP="004B0FD3">
      <w:r>
        <w:t>TRATADO:</w:t>
      </w:r>
      <w:r>
        <w:tab/>
      </w:r>
      <w:r>
        <w:tab/>
        <w:t>1  Cara.</w:t>
      </w:r>
    </w:p>
    <w:p w:rsidR="004B0FD3" w:rsidRDefault="004B0FD3" w:rsidP="004B0FD3">
      <w:pPr>
        <w:rPr>
          <w:b/>
          <w:bCs/>
        </w:rPr>
      </w:pPr>
      <w:r>
        <w:t>CANTIDAD:</w:t>
      </w:r>
      <w:r>
        <w:tab/>
      </w:r>
      <w:r>
        <w:tab/>
      </w:r>
      <w:r w:rsidR="00C51A42">
        <w:rPr>
          <w:b/>
        </w:rPr>
        <w:t>300</w:t>
      </w:r>
      <w:r>
        <w:t xml:space="preserve">    Kg.</w:t>
      </w:r>
      <w:r>
        <w:rPr>
          <w:b/>
          <w:bCs/>
        </w:rPr>
        <w:tab/>
      </w:r>
    </w:p>
    <w:p w:rsidR="004B0FD3" w:rsidRDefault="004B0FD3" w:rsidP="004B0FD3">
      <w:r>
        <w:t>COLORES:</w:t>
      </w:r>
      <w:r>
        <w:tab/>
      </w:r>
      <w:r>
        <w:tab/>
        <w:t>1      (  PLATA   )</w:t>
      </w:r>
    </w:p>
    <w:p w:rsidR="004B0FD3" w:rsidRDefault="004B0FD3" w:rsidP="004B0FD3">
      <w:r>
        <w:t>CARAS:</w:t>
      </w:r>
      <w:r>
        <w:tab/>
      </w:r>
      <w:r>
        <w:tab/>
        <w:t>1  (  1  x 1  )</w:t>
      </w:r>
    </w:p>
    <w:p w:rsidR="004B0FD3" w:rsidRDefault="004B0FD3" w:rsidP="004B0FD3">
      <w:r>
        <w:t>REPETICIÓN:</w:t>
      </w:r>
      <w:r>
        <w:tab/>
        <w:t xml:space="preserve">40    Cms. </w:t>
      </w:r>
    </w:p>
    <w:p w:rsidR="004B0FD3" w:rsidRDefault="004B0FD3" w:rsidP="004B0FD3">
      <w:r>
        <w:t>BOLSA:</w:t>
      </w:r>
      <w:r>
        <w:tab/>
      </w:r>
      <w:r>
        <w:tab/>
        <w:t xml:space="preserve">40   X   50   cm  </w:t>
      </w:r>
    </w:p>
    <w:p w:rsidR="004B0FD3" w:rsidRDefault="004B0FD3" w:rsidP="004B0FD3">
      <w:r>
        <w:t>RODILLO :                40</w:t>
      </w:r>
    </w:p>
    <w:p w:rsidR="004B0FD3" w:rsidRDefault="004B0FD3" w:rsidP="004B0FD3">
      <w:r>
        <w:t>SELLADO:</w:t>
      </w:r>
      <w:r>
        <w:tab/>
      </w:r>
      <w:r>
        <w:tab/>
        <w:t xml:space="preserve">Lateral  </w:t>
      </w:r>
    </w:p>
    <w:p w:rsidR="004B0FD3" w:rsidRPr="001F34F2" w:rsidRDefault="004B0FD3" w:rsidP="004B0FD3">
      <w:r w:rsidRPr="001F34F2">
        <w:t>REFERENCIA:</w:t>
      </w:r>
      <w:r w:rsidRPr="001F34F2">
        <w:tab/>
      </w:r>
      <w:r>
        <w:rPr>
          <w:b/>
        </w:rPr>
        <w:t>ZONA  VIRTUAL</w:t>
      </w:r>
    </w:p>
    <w:p w:rsidR="004B0FD3" w:rsidRPr="001F34F2" w:rsidRDefault="004B0FD3" w:rsidP="004B0FD3"/>
    <w:p w:rsidR="004B0FD3" w:rsidRPr="001F34F2" w:rsidRDefault="004B0FD3" w:rsidP="004B0FD3">
      <w:r w:rsidRPr="001F34F2">
        <w:rPr>
          <w:b/>
        </w:rPr>
        <w:tab/>
      </w:r>
      <w:r w:rsidRPr="001F34F2">
        <w:rPr>
          <w:b/>
        </w:rPr>
        <w:tab/>
      </w:r>
      <w:r w:rsidRPr="001F34F2">
        <w:rPr>
          <w:b/>
        </w:rPr>
        <w:tab/>
      </w:r>
    </w:p>
    <w:p w:rsidR="004B0FD3" w:rsidRDefault="004B0FD3" w:rsidP="004B0FD3">
      <w:r>
        <w:rPr>
          <w:b/>
          <w:bCs/>
          <w:u w:val="single"/>
        </w:rPr>
        <w:t>NOTA:</w:t>
      </w:r>
      <w:r w:rsidR="001A4DE3">
        <w:t xml:space="preserve">  - </w:t>
      </w:r>
      <w:r w:rsidR="001A4DE3" w:rsidRPr="005B7084">
        <w:rPr>
          <w:b/>
        </w:rPr>
        <w:t>ARTE  NUEVO, GRAFIFLEX ENVIA LOS CYRELES</w:t>
      </w:r>
    </w:p>
    <w:p w:rsidR="004B0FD3" w:rsidRPr="00D41261" w:rsidRDefault="004B0FD3" w:rsidP="004B0FD3">
      <w:pPr>
        <w:numPr>
          <w:ilvl w:val="0"/>
          <w:numId w:val="2"/>
        </w:numPr>
        <w:ind w:left="1500"/>
        <w:rPr>
          <w:b/>
        </w:rPr>
      </w:pPr>
      <w:r>
        <w:t>Altura y tonos según   Arte</w:t>
      </w:r>
    </w:p>
    <w:p w:rsidR="004B0FD3" w:rsidRDefault="004B0FD3" w:rsidP="004B0FD3">
      <w:pPr>
        <w:numPr>
          <w:ilvl w:val="0"/>
          <w:numId w:val="2"/>
        </w:numPr>
        <w:rPr>
          <w:b/>
        </w:rPr>
      </w:pPr>
      <w:r>
        <w:rPr>
          <w:b/>
        </w:rPr>
        <w:t>Colocar pie de Imprenta de P.U.</w:t>
      </w:r>
    </w:p>
    <w:p w:rsidR="004B0FD3" w:rsidRDefault="004B0FD3" w:rsidP="004B0FD3">
      <w:pPr>
        <w:ind w:left="1860"/>
        <w:rPr>
          <w:b/>
          <w:sz w:val="28"/>
          <w:szCs w:val="28"/>
        </w:rPr>
      </w:pPr>
    </w:p>
    <w:p w:rsidR="004B0FD3" w:rsidRDefault="004B0FD3" w:rsidP="004B0FD3">
      <w:pPr>
        <w:numPr>
          <w:ilvl w:val="0"/>
          <w:numId w:val="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Se  envía  película de PU.</w:t>
      </w:r>
    </w:p>
    <w:p w:rsidR="004B0FD3" w:rsidRDefault="004B0FD3" w:rsidP="004B0FD3"/>
    <w:p w:rsidR="004B0FD3" w:rsidRDefault="004B0FD3" w:rsidP="004B0FD3"/>
    <w:p w:rsidR="004B0FD3" w:rsidRPr="00465B97" w:rsidRDefault="004B0FD3" w:rsidP="004B0FD3"/>
    <w:p w:rsidR="004B0FD3" w:rsidRDefault="004B0FD3" w:rsidP="004B0FD3">
      <w:r>
        <w:t>Agradezco la atención y colaboración prestada.</w:t>
      </w:r>
    </w:p>
    <w:p w:rsidR="004B0FD3" w:rsidRDefault="004B0FD3" w:rsidP="004B0FD3"/>
    <w:p w:rsidR="004B0FD3" w:rsidRDefault="004B0FD3" w:rsidP="004B0FD3">
      <w:r>
        <w:t>Cordialmente,</w:t>
      </w:r>
    </w:p>
    <w:p w:rsidR="004B0FD3" w:rsidRDefault="004B0FD3" w:rsidP="004B0FD3"/>
    <w:p w:rsidR="004B0FD3" w:rsidRDefault="004B0FD3" w:rsidP="004B0FD3"/>
    <w:p w:rsidR="004B0FD3" w:rsidRDefault="004B0FD3" w:rsidP="004B0FD3">
      <w:r>
        <w:t>RICARDO CASAS ZAPATA</w:t>
      </w:r>
    </w:p>
    <w:p w:rsidR="004B0FD3" w:rsidRDefault="004B0FD3" w:rsidP="004B0FD3">
      <w:r>
        <w:t>Director.</w:t>
      </w:r>
    </w:p>
    <w:p w:rsidR="004B0FD3" w:rsidRDefault="004B0FD3" w:rsidP="004B0FD3">
      <w:pPr>
        <w:rPr>
          <w:b/>
          <w:bCs/>
          <w:sz w:val="20"/>
        </w:rPr>
      </w:pPr>
    </w:p>
    <w:p w:rsidR="004A35A0" w:rsidRDefault="004A35A0" w:rsidP="004A35A0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4A35A0" w:rsidRDefault="004A35A0" w:rsidP="004A35A0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4A35A0" w:rsidRDefault="004A35A0" w:rsidP="004A35A0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4A35A0" w:rsidRDefault="004A35A0" w:rsidP="004A35A0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4A35A0" w:rsidRDefault="004A35A0" w:rsidP="004A35A0"/>
    <w:p w:rsidR="004A35A0" w:rsidRDefault="004A35A0" w:rsidP="004A35A0">
      <w:pPr>
        <w:pStyle w:val="Ttulo1"/>
      </w:pPr>
      <w:r>
        <w:t>ORDEN DE TRABAJO   N°      07973</w:t>
      </w:r>
    </w:p>
    <w:p w:rsidR="004A35A0" w:rsidRDefault="004A35A0" w:rsidP="004A35A0"/>
    <w:p w:rsidR="004A35A0" w:rsidRDefault="004A35A0" w:rsidP="004A35A0">
      <w:r>
        <w:t>FECHA:</w:t>
      </w:r>
      <w:r>
        <w:tab/>
        <w:t>Medellín, Enero  20    de   2011</w:t>
      </w:r>
    </w:p>
    <w:p w:rsidR="004A35A0" w:rsidRDefault="004A35A0" w:rsidP="004A35A0">
      <w:r>
        <w:t>PARA:</w:t>
      </w:r>
      <w:r>
        <w:tab/>
      </w:r>
      <w:r>
        <w:tab/>
        <w:t>PLÁSTICOS   DARMA</w:t>
      </w:r>
    </w:p>
    <w:p w:rsidR="004A35A0" w:rsidRDefault="004A35A0" w:rsidP="004A35A0">
      <w:r>
        <w:t>ATENCIÓN:</w:t>
      </w:r>
      <w:r>
        <w:tab/>
        <w:t>Sr. DARIO JARAMILLO</w:t>
      </w:r>
    </w:p>
    <w:p w:rsidR="004A35A0" w:rsidRDefault="004A35A0" w:rsidP="004A35A0"/>
    <w:p w:rsidR="004A35A0" w:rsidRDefault="004A35A0" w:rsidP="004A35A0">
      <w:r>
        <w:t>Apreciado Dn DARIO:</w:t>
      </w:r>
    </w:p>
    <w:p w:rsidR="004A35A0" w:rsidRDefault="004A35A0" w:rsidP="004A35A0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4A35A0" w:rsidRDefault="004A35A0" w:rsidP="004A35A0"/>
    <w:p w:rsidR="004A35A0" w:rsidRDefault="004A35A0" w:rsidP="004A35A0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4A35A0" w:rsidRDefault="004A35A0" w:rsidP="004A35A0"/>
    <w:p w:rsidR="004A35A0" w:rsidRDefault="004A35A0" w:rsidP="004A35A0">
      <w:r>
        <w:t>MATERIAL :</w:t>
      </w:r>
      <w:r>
        <w:tab/>
      </w:r>
      <w:r>
        <w:tab/>
        <w:t>Polietileno de Baja  densidad  Lamina</w:t>
      </w:r>
      <w:r>
        <w:rPr>
          <w:b/>
          <w:u w:val="single"/>
        </w:rPr>
        <w:t xml:space="preserve">  </w:t>
      </w:r>
      <w:r>
        <w:t xml:space="preserve"> BLANCA</w:t>
      </w:r>
    </w:p>
    <w:p w:rsidR="004A35A0" w:rsidRDefault="004A35A0" w:rsidP="004A35A0">
      <w:r>
        <w:t>MEDIDA:</w:t>
      </w:r>
      <w:r>
        <w:tab/>
      </w:r>
      <w:r>
        <w:tab/>
      </w:r>
      <w:r>
        <w:rPr>
          <w:b/>
        </w:rPr>
        <w:t>44</w:t>
      </w:r>
      <w:r>
        <w:t xml:space="preserve">   cms   </w:t>
      </w:r>
    </w:p>
    <w:p w:rsidR="004A35A0" w:rsidRDefault="004A35A0" w:rsidP="004A35A0">
      <w:r>
        <w:t>CALIBRE :</w:t>
      </w:r>
      <w:r>
        <w:tab/>
      </w:r>
      <w:r>
        <w:tab/>
      </w:r>
      <w:r>
        <w:rPr>
          <w:b/>
        </w:rPr>
        <w:t>1.2</w:t>
      </w:r>
      <w:r>
        <w:t xml:space="preserve">   “</w:t>
      </w:r>
    </w:p>
    <w:p w:rsidR="004A35A0" w:rsidRDefault="004A35A0" w:rsidP="004A35A0">
      <w:r>
        <w:t>COLOR :</w:t>
      </w:r>
      <w:r>
        <w:tab/>
      </w:r>
      <w:r>
        <w:tab/>
        <w:t>BLANCA</w:t>
      </w:r>
    </w:p>
    <w:p w:rsidR="004A35A0" w:rsidRPr="0007721A" w:rsidRDefault="004A35A0" w:rsidP="004A35A0">
      <w:r>
        <w:t xml:space="preserve">TRATADO : </w:t>
      </w:r>
      <w:r>
        <w:tab/>
      </w:r>
      <w:r>
        <w:tab/>
        <w:t>1  cara</w:t>
      </w:r>
    </w:p>
    <w:p w:rsidR="004A35A0" w:rsidRDefault="004A35A0" w:rsidP="004A35A0">
      <w:r>
        <w:t xml:space="preserve">CANTIDAD : </w:t>
      </w:r>
      <w:r>
        <w:tab/>
        <w:t>120    kg</w:t>
      </w:r>
    </w:p>
    <w:p w:rsidR="004A35A0" w:rsidRDefault="004A35A0" w:rsidP="004A35A0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 xml:space="preserve">3  ( Negro – rojo – verde ) </w:t>
      </w:r>
    </w:p>
    <w:p w:rsidR="004A35A0" w:rsidRDefault="004A35A0" w:rsidP="004A35A0">
      <w:r>
        <w:t xml:space="preserve">CARAS : </w:t>
      </w:r>
      <w:r>
        <w:tab/>
      </w:r>
      <w:r>
        <w:tab/>
        <w:t>1</w:t>
      </w:r>
    </w:p>
    <w:p w:rsidR="004A35A0" w:rsidRDefault="004A35A0" w:rsidP="004A35A0">
      <w:r>
        <w:t>REPETICIÓN :</w:t>
      </w:r>
      <w:r>
        <w:tab/>
        <w:t>22   cms</w:t>
      </w:r>
    </w:p>
    <w:p w:rsidR="004A35A0" w:rsidRDefault="004A35A0" w:rsidP="004A35A0">
      <w:r>
        <w:t>RODILLO :</w:t>
      </w:r>
      <w:r>
        <w:tab/>
      </w:r>
      <w:r>
        <w:tab/>
        <w:t>24.5</w:t>
      </w:r>
    </w:p>
    <w:p w:rsidR="004A35A0" w:rsidRDefault="004A35A0" w:rsidP="004A35A0">
      <w:r>
        <w:t>LAMINA  :</w:t>
      </w:r>
      <w:r>
        <w:tab/>
      </w:r>
      <w:r>
        <w:tab/>
        <w:t xml:space="preserve">22 </w:t>
      </w:r>
      <w:r>
        <w:rPr>
          <w:b/>
        </w:rPr>
        <w:t xml:space="preserve"> x  24.5 </w:t>
      </w:r>
      <w:r w:rsidRPr="00336CAC">
        <w:rPr>
          <w:b/>
        </w:rPr>
        <w:t xml:space="preserve">   cm</w:t>
      </w:r>
      <w:r>
        <w:t xml:space="preserve">     </w:t>
      </w:r>
    </w:p>
    <w:p w:rsidR="004A35A0" w:rsidRDefault="004A35A0" w:rsidP="004A35A0">
      <w:r>
        <w:t>SELLADO .</w:t>
      </w:r>
      <w:r>
        <w:tab/>
      </w:r>
      <w:r>
        <w:tab/>
        <w:t>Lateral</w:t>
      </w:r>
    </w:p>
    <w:p w:rsidR="004A35A0" w:rsidRDefault="004A35A0" w:rsidP="004A35A0">
      <w:r>
        <w:t>REFERENCIA :</w:t>
      </w:r>
      <w:r>
        <w:tab/>
      </w:r>
      <w:r>
        <w:rPr>
          <w:b/>
        </w:rPr>
        <w:t xml:space="preserve">QUESITO    RIONEGRO  220   gm  </w:t>
      </w:r>
    </w:p>
    <w:p w:rsidR="004A35A0" w:rsidRDefault="004A35A0" w:rsidP="004A35A0"/>
    <w:p w:rsidR="004A35A0" w:rsidRDefault="004A35A0" w:rsidP="004A35A0"/>
    <w:p w:rsidR="004A35A0" w:rsidRDefault="004A35A0" w:rsidP="004A35A0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>
        <w:rPr>
          <w:bCs/>
        </w:rPr>
        <w:t>Cyreles   en  su planta</w:t>
      </w:r>
    </w:p>
    <w:p w:rsidR="004A35A0" w:rsidRDefault="004A35A0" w:rsidP="004A35A0">
      <w:pPr>
        <w:rPr>
          <w:b/>
        </w:rPr>
      </w:pPr>
      <w:r>
        <w:t xml:space="preserve">                   -   Anexo  Arte  para   alturas y Tonos.</w:t>
      </w:r>
      <w:r>
        <w:tab/>
        <w:t xml:space="preserve">        </w:t>
      </w:r>
      <w:r>
        <w:tab/>
        <w:t xml:space="preserve">        </w:t>
      </w: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4A35A0" w:rsidRDefault="004A35A0" w:rsidP="004A35A0">
      <w:pPr>
        <w:rPr>
          <w:b/>
        </w:rPr>
      </w:pPr>
      <w:r>
        <w:rPr>
          <w:b/>
        </w:rPr>
        <w:tab/>
        <w:t xml:space="preserve">        -  EL MATERIAL  LO ENVIA  P.U</w:t>
      </w:r>
    </w:p>
    <w:p w:rsidR="004A35A0" w:rsidRPr="00FC6897" w:rsidRDefault="004A35A0" w:rsidP="004A35A0">
      <w:pPr>
        <w:rPr>
          <w:b/>
          <w:sz w:val="32"/>
          <w:szCs w:val="32"/>
        </w:rPr>
      </w:pPr>
      <w:r>
        <w:rPr>
          <w:b/>
        </w:rPr>
        <w:tab/>
        <w:t xml:space="preserve">        -  CODIGO    </w:t>
      </w:r>
      <w:r w:rsidRPr="00FC6897">
        <w:rPr>
          <w:b/>
          <w:sz w:val="32"/>
          <w:szCs w:val="32"/>
        </w:rPr>
        <w:t>7703686701072</w:t>
      </w:r>
    </w:p>
    <w:p w:rsidR="004A35A0" w:rsidRDefault="004A35A0" w:rsidP="004A35A0">
      <w:pPr>
        <w:rPr>
          <w:b/>
        </w:rPr>
      </w:pPr>
    </w:p>
    <w:p w:rsidR="004A35A0" w:rsidRDefault="004A35A0" w:rsidP="004A35A0">
      <w:pPr>
        <w:rPr>
          <w:b/>
        </w:rPr>
      </w:pPr>
      <w:r>
        <w:rPr>
          <w:b/>
        </w:rPr>
        <w:tab/>
        <w:t xml:space="preserve">        </w:t>
      </w:r>
      <w:r>
        <w:rPr>
          <w:b/>
        </w:rPr>
        <w:tab/>
        <w:t xml:space="preserve">      </w:t>
      </w:r>
    </w:p>
    <w:p w:rsidR="004A35A0" w:rsidRDefault="004A35A0" w:rsidP="004A35A0"/>
    <w:p w:rsidR="004A35A0" w:rsidRDefault="004A35A0" w:rsidP="004A35A0">
      <w:r>
        <w:tab/>
      </w:r>
    </w:p>
    <w:p w:rsidR="004A35A0" w:rsidRDefault="004A35A0" w:rsidP="004A35A0">
      <w:r>
        <w:t>Agradezco la atención y colaboración prestada.</w:t>
      </w:r>
    </w:p>
    <w:p w:rsidR="004A35A0" w:rsidRDefault="004A35A0" w:rsidP="004A35A0"/>
    <w:p w:rsidR="004A35A0" w:rsidRDefault="004A35A0" w:rsidP="004A35A0"/>
    <w:p w:rsidR="004A35A0" w:rsidRDefault="004A35A0" w:rsidP="004A35A0">
      <w:r>
        <w:t>Cordialmente</w:t>
      </w:r>
    </w:p>
    <w:p w:rsidR="004A35A0" w:rsidRDefault="004A35A0" w:rsidP="004A35A0"/>
    <w:p w:rsidR="004A35A0" w:rsidRDefault="004A35A0" w:rsidP="004A35A0"/>
    <w:p w:rsidR="004A35A0" w:rsidRDefault="004A35A0" w:rsidP="004A35A0">
      <w:r>
        <w:t>RICARDO CASAS ZAPATA</w:t>
      </w:r>
    </w:p>
    <w:p w:rsidR="004A35A0" w:rsidRDefault="004A35A0" w:rsidP="004A35A0">
      <w:r>
        <w:t>Director.</w:t>
      </w:r>
    </w:p>
    <w:p w:rsidR="004B0FD3" w:rsidRDefault="004B0FD3" w:rsidP="0042659C">
      <w:pPr>
        <w:rPr>
          <w:b/>
        </w:rPr>
      </w:pPr>
    </w:p>
    <w:p w:rsidR="000209EC" w:rsidRDefault="000209EC" w:rsidP="0042659C">
      <w:pPr>
        <w:rPr>
          <w:b/>
        </w:rPr>
      </w:pPr>
    </w:p>
    <w:p w:rsidR="000209EC" w:rsidRDefault="000209EC" w:rsidP="0042659C">
      <w:pPr>
        <w:rPr>
          <w:b/>
        </w:rPr>
      </w:pPr>
    </w:p>
    <w:p w:rsidR="000209EC" w:rsidRDefault="000209EC" w:rsidP="0042659C">
      <w:pPr>
        <w:rPr>
          <w:b/>
        </w:rPr>
      </w:pPr>
    </w:p>
    <w:p w:rsidR="000209EC" w:rsidRDefault="000209EC" w:rsidP="000209EC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0209EC" w:rsidRDefault="000209EC" w:rsidP="000209EC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0209EC" w:rsidRDefault="000209EC" w:rsidP="000209EC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0209EC" w:rsidRDefault="000209EC" w:rsidP="000209EC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0209EC" w:rsidRDefault="000209EC" w:rsidP="000209EC">
      <w:pPr>
        <w:pStyle w:val="Ttulo1"/>
      </w:pPr>
    </w:p>
    <w:p w:rsidR="000209EC" w:rsidRDefault="000209EC" w:rsidP="000209EC">
      <w:pPr>
        <w:pStyle w:val="Ttulo1"/>
      </w:pPr>
      <w:r>
        <w:t>ORDEN DE TRABAJO     N°   07976</w:t>
      </w:r>
    </w:p>
    <w:p w:rsidR="000209EC" w:rsidRDefault="000209EC" w:rsidP="000209EC"/>
    <w:p w:rsidR="000209EC" w:rsidRDefault="000209EC" w:rsidP="000209EC">
      <w:r>
        <w:t>FECHA:</w:t>
      </w:r>
      <w:r>
        <w:tab/>
        <w:t>Medellín,  Enero  20    de     2011</w:t>
      </w:r>
    </w:p>
    <w:p w:rsidR="000209EC" w:rsidRDefault="000209EC" w:rsidP="000209EC">
      <w:r>
        <w:t>PARA:</w:t>
      </w:r>
      <w:r>
        <w:tab/>
      </w:r>
      <w:r>
        <w:tab/>
        <w:t>PLÁSTICOS DARMA</w:t>
      </w:r>
    </w:p>
    <w:p w:rsidR="000209EC" w:rsidRDefault="000209EC" w:rsidP="000209EC">
      <w:r>
        <w:t>ATENCIÓN:</w:t>
      </w:r>
      <w:r>
        <w:tab/>
        <w:t>Sr. Darío Jaramillo</w:t>
      </w:r>
    </w:p>
    <w:p w:rsidR="000209EC" w:rsidRDefault="000209EC" w:rsidP="000209EC">
      <w:r>
        <w:tab/>
      </w:r>
      <w:r>
        <w:tab/>
        <w:t>Gerente.</w:t>
      </w:r>
    </w:p>
    <w:p w:rsidR="000209EC" w:rsidRDefault="000209EC" w:rsidP="000209EC"/>
    <w:p w:rsidR="000209EC" w:rsidRDefault="000209EC" w:rsidP="000209EC">
      <w:r>
        <w:t>Apreciado Don Darío :</w:t>
      </w:r>
    </w:p>
    <w:p w:rsidR="000209EC" w:rsidRDefault="000209EC" w:rsidP="000209EC">
      <w:r>
        <w:t xml:space="preserve"> </w:t>
      </w:r>
    </w:p>
    <w:p w:rsidR="000209EC" w:rsidRDefault="000209EC" w:rsidP="000209EC">
      <w:r>
        <w:t>Con la presente estamos solicitando el siguiente servicio de EXTRUSION E IMPRESION:</w:t>
      </w:r>
    </w:p>
    <w:p w:rsidR="000209EC" w:rsidRDefault="000209EC" w:rsidP="000209EC"/>
    <w:p w:rsidR="000209EC" w:rsidRDefault="000209EC" w:rsidP="000209EC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0209EC" w:rsidRDefault="000209EC" w:rsidP="000209EC">
      <w:r>
        <w:t>MATERIAL:</w:t>
      </w:r>
      <w:r>
        <w:tab/>
      </w:r>
      <w:r>
        <w:tab/>
        <w:t>Polietileno BAJA   Semi-</w:t>
      </w:r>
      <w:r>
        <w:rPr>
          <w:u w:val="single"/>
        </w:rPr>
        <w:t xml:space="preserve">Tubular </w:t>
      </w:r>
    </w:p>
    <w:p w:rsidR="000209EC" w:rsidRDefault="000209EC" w:rsidP="000209EC">
      <w:r>
        <w:t>MEDIDA:</w:t>
      </w:r>
      <w:r>
        <w:tab/>
      </w:r>
      <w:r>
        <w:tab/>
        <w:t>37    Cms.</w:t>
      </w:r>
    </w:p>
    <w:p w:rsidR="000209EC" w:rsidRDefault="000209EC" w:rsidP="000209EC">
      <w:r>
        <w:t>CALIBRE:</w:t>
      </w:r>
      <w:r>
        <w:tab/>
      </w:r>
      <w:r>
        <w:tab/>
      </w:r>
      <w:r w:rsidRPr="00E42796">
        <w:rPr>
          <w:b/>
        </w:rPr>
        <w:t>2</w:t>
      </w:r>
      <w:r>
        <w:rPr>
          <w:b/>
        </w:rPr>
        <w:t xml:space="preserve">.0 </w:t>
      </w:r>
      <w:r>
        <w:t xml:space="preserve">  ”</w:t>
      </w:r>
    </w:p>
    <w:p w:rsidR="000209EC" w:rsidRDefault="000209EC" w:rsidP="000209EC">
      <w:r>
        <w:t>COLOR:</w:t>
      </w:r>
      <w:r>
        <w:tab/>
      </w:r>
      <w:r>
        <w:tab/>
        <w:t>Transparente</w:t>
      </w:r>
    </w:p>
    <w:p w:rsidR="000209EC" w:rsidRDefault="000209EC" w:rsidP="000209EC">
      <w:r>
        <w:t>TRATADO:</w:t>
      </w:r>
      <w:r>
        <w:tab/>
      </w:r>
      <w:r>
        <w:tab/>
        <w:t>2  Caras.</w:t>
      </w:r>
    </w:p>
    <w:p w:rsidR="000209EC" w:rsidRDefault="000209EC" w:rsidP="000209EC">
      <w:pPr>
        <w:rPr>
          <w:b/>
          <w:bCs/>
        </w:rPr>
      </w:pPr>
      <w:r>
        <w:t>CANTIDAD:</w:t>
      </w:r>
      <w:r>
        <w:tab/>
      </w:r>
      <w:r>
        <w:tab/>
        <w:t>70</w:t>
      </w:r>
      <w:r w:rsidRPr="00521768">
        <w:rPr>
          <w:b/>
        </w:rPr>
        <w:t xml:space="preserve">  </w:t>
      </w:r>
      <w:r>
        <w:t xml:space="preserve"> Kg.</w:t>
      </w:r>
      <w:r>
        <w:rPr>
          <w:b/>
          <w:bCs/>
        </w:rPr>
        <w:tab/>
      </w:r>
    </w:p>
    <w:p w:rsidR="000209EC" w:rsidRDefault="000209EC" w:rsidP="000209EC">
      <w:r>
        <w:t>COLORES:</w:t>
      </w:r>
      <w:r>
        <w:tab/>
      </w:r>
      <w:r>
        <w:tab/>
        <w:t>3    (   Blanco   – Negro – Rojo   )</w:t>
      </w:r>
    </w:p>
    <w:p w:rsidR="000209EC" w:rsidRDefault="000209EC" w:rsidP="000209EC">
      <w:r>
        <w:t>CARAS:</w:t>
      </w:r>
      <w:r>
        <w:tab/>
      </w:r>
      <w:r>
        <w:tab/>
        <w:t xml:space="preserve">1  ( 1 x 3 ) </w:t>
      </w:r>
    </w:p>
    <w:p w:rsidR="000209EC" w:rsidRDefault="000209EC" w:rsidP="000209EC">
      <w:r>
        <w:t>REPETICIÓN:</w:t>
      </w:r>
      <w:r>
        <w:tab/>
        <w:t xml:space="preserve">19.5    Cms. </w:t>
      </w:r>
    </w:p>
    <w:p w:rsidR="000209EC" w:rsidRDefault="000209EC" w:rsidP="000209EC">
      <w:r>
        <w:t>RODILLO :                40</w:t>
      </w:r>
    </w:p>
    <w:p w:rsidR="000209EC" w:rsidRDefault="000209EC" w:rsidP="000209EC">
      <w:r>
        <w:t>SELLADO:</w:t>
      </w:r>
      <w:r>
        <w:tab/>
      </w:r>
      <w:r>
        <w:tab/>
        <w:t>Lateral</w:t>
      </w:r>
    </w:p>
    <w:p w:rsidR="000209EC" w:rsidRDefault="000209EC" w:rsidP="000209EC">
      <w:pPr>
        <w:rPr>
          <w:b/>
        </w:rPr>
      </w:pPr>
      <w:r>
        <w:t>REFERENCIA:</w:t>
      </w:r>
      <w:r>
        <w:tab/>
      </w:r>
      <w:r>
        <w:rPr>
          <w:b/>
        </w:rPr>
        <w:t>SIXPACK  RIONEGRO</w:t>
      </w:r>
    </w:p>
    <w:p w:rsidR="000209EC" w:rsidRDefault="000209EC" w:rsidP="000209EC">
      <w:pPr>
        <w:rPr>
          <w:b/>
        </w:rPr>
      </w:pPr>
      <w:r>
        <w:rPr>
          <w:b/>
        </w:rPr>
        <w:tab/>
      </w:r>
      <w:r>
        <w:rPr>
          <w:b/>
        </w:rPr>
        <w:tab/>
      </w:r>
    </w:p>
    <w:p w:rsidR="000209EC" w:rsidRDefault="000209EC" w:rsidP="000209EC"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0209EC" w:rsidRDefault="000209EC" w:rsidP="000209EC">
      <w:r>
        <w:rPr>
          <w:b/>
          <w:bCs/>
          <w:u w:val="single"/>
        </w:rPr>
        <w:t>NOTA:</w:t>
      </w:r>
      <w:r>
        <w:t xml:space="preserve">             - Los cyreles  en su planta</w:t>
      </w:r>
    </w:p>
    <w:p w:rsidR="000209EC" w:rsidRPr="001B627F" w:rsidRDefault="000209EC" w:rsidP="000209EC">
      <w:pPr>
        <w:numPr>
          <w:ilvl w:val="0"/>
          <w:numId w:val="2"/>
        </w:numPr>
        <w:ind w:left="1500"/>
        <w:rPr>
          <w:b/>
          <w:sz w:val="32"/>
          <w:szCs w:val="32"/>
        </w:rPr>
      </w:pPr>
      <w:r>
        <w:t>Altura y tonos según   Muestra  Física</w:t>
      </w:r>
    </w:p>
    <w:p w:rsidR="000209EC" w:rsidRPr="000209EC" w:rsidRDefault="000209EC" w:rsidP="000209EC">
      <w:pPr>
        <w:numPr>
          <w:ilvl w:val="0"/>
          <w:numId w:val="2"/>
        </w:numPr>
        <w:ind w:left="1500"/>
        <w:rPr>
          <w:b/>
          <w:sz w:val="28"/>
          <w:szCs w:val="28"/>
        </w:rPr>
      </w:pPr>
      <w:r>
        <w:t xml:space="preserve">CODIGO  </w:t>
      </w:r>
      <w:r w:rsidRPr="000209EC">
        <w:rPr>
          <w:b/>
          <w:sz w:val="28"/>
          <w:szCs w:val="28"/>
        </w:rPr>
        <w:t>7703686703113</w:t>
      </w:r>
    </w:p>
    <w:p w:rsidR="000209EC" w:rsidRPr="0090312C" w:rsidRDefault="000209EC" w:rsidP="000209EC">
      <w:pPr>
        <w:rPr>
          <w:b/>
          <w:sz w:val="32"/>
          <w:szCs w:val="32"/>
        </w:rPr>
      </w:pPr>
    </w:p>
    <w:p w:rsidR="000209EC" w:rsidRDefault="000209EC" w:rsidP="000209EC"/>
    <w:p w:rsidR="000209EC" w:rsidRDefault="000209EC" w:rsidP="000209EC">
      <w:r>
        <w:t>Agradezco la atención y colaboración prestada.</w:t>
      </w:r>
    </w:p>
    <w:p w:rsidR="000209EC" w:rsidRDefault="000209EC" w:rsidP="000209EC"/>
    <w:p w:rsidR="000209EC" w:rsidRDefault="000209EC" w:rsidP="000209EC"/>
    <w:p w:rsidR="000209EC" w:rsidRDefault="000209EC" w:rsidP="000209EC">
      <w:r>
        <w:t>Cordialmente,</w:t>
      </w:r>
    </w:p>
    <w:p w:rsidR="000209EC" w:rsidRDefault="000209EC" w:rsidP="000209EC"/>
    <w:p w:rsidR="000209EC" w:rsidRDefault="000209EC" w:rsidP="000209EC"/>
    <w:p w:rsidR="000209EC" w:rsidRDefault="000209EC" w:rsidP="000209EC">
      <w:r>
        <w:t>RICARDO CASAS ZAPATA</w:t>
      </w:r>
    </w:p>
    <w:p w:rsidR="000209EC" w:rsidRDefault="000209EC" w:rsidP="000209EC">
      <w:r>
        <w:t>Director.</w:t>
      </w:r>
    </w:p>
    <w:p w:rsidR="000209EC" w:rsidRDefault="000209EC" w:rsidP="000209EC">
      <w:pPr>
        <w:rPr>
          <w:b/>
        </w:rPr>
      </w:pPr>
    </w:p>
    <w:p w:rsidR="000209EC" w:rsidRDefault="000209EC" w:rsidP="000209EC">
      <w:pPr>
        <w:rPr>
          <w:b/>
        </w:rPr>
      </w:pPr>
    </w:p>
    <w:p w:rsidR="000209EC" w:rsidRDefault="000209EC" w:rsidP="0042659C">
      <w:pPr>
        <w:rPr>
          <w:b/>
        </w:rPr>
      </w:pPr>
    </w:p>
    <w:p w:rsidR="0024076F" w:rsidRDefault="0024076F" w:rsidP="0042659C">
      <w:pPr>
        <w:rPr>
          <w:b/>
        </w:rPr>
      </w:pPr>
    </w:p>
    <w:p w:rsidR="0024076F" w:rsidRDefault="0024076F" w:rsidP="0024076F">
      <w:pPr>
        <w:rPr>
          <w:b/>
        </w:rPr>
      </w:pPr>
    </w:p>
    <w:p w:rsidR="0024076F" w:rsidRDefault="0024076F" w:rsidP="0024076F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24076F" w:rsidRDefault="0024076F" w:rsidP="0024076F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24076F" w:rsidRDefault="0024076F" w:rsidP="0024076F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24076F" w:rsidRDefault="0024076F" w:rsidP="0024076F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24076F" w:rsidRDefault="0024076F" w:rsidP="0024076F"/>
    <w:p w:rsidR="0024076F" w:rsidRDefault="0024076F" w:rsidP="0024076F">
      <w:pPr>
        <w:pStyle w:val="Ttulo1"/>
      </w:pPr>
      <w:r>
        <w:t>ORDEN DE TRABAJO   N°      07975</w:t>
      </w:r>
    </w:p>
    <w:p w:rsidR="0024076F" w:rsidRDefault="0024076F" w:rsidP="0024076F"/>
    <w:p w:rsidR="0024076F" w:rsidRDefault="0024076F" w:rsidP="0024076F">
      <w:r>
        <w:t>FECHA:</w:t>
      </w:r>
      <w:r>
        <w:tab/>
        <w:t>Medellín, Enero   20   de   2011</w:t>
      </w:r>
    </w:p>
    <w:p w:rsidR="0024076F" w:rsidRDefault="0024076F" w:rsidP="0024076F">
      <w:r>
        <w:t>PARA:</w:t>
      </w:r>
      <w:r>
        <w:tab/>
      </w:r>
      <w:r>
        <w:tab/>
        <w:t>PLÁSTICOS   DARMA</w:t>
      </w:r>
    </w:p>
    <w:p w:rsidR="0024076F" w:rsidRDefault="0024076F" w:rsidP="0024076F">
      <w:r>
        <w:t>ATENCIÓN:</w:t>
      </w:r>
      <w:r>
        <w:tab/>
        <w:t>Sr. DARIO JARAMILLO</w:t>
      </w:r>
    </w:p>
    <w:p w:rsidR="0024076F" w:rsidRDefault="0024076F" w:rsidP="0024076F"/>
    <w:p w:rsidR="0024076F" w:rsidRDefault="0024076F" w:rsidP="0024076F">
      <w:r>
        <w:t>Apreciado Dn DARIO:</w:t>
      </w:r>
    </w:p>
    <w:p w:rsidR="0024076F" w:rsidRDefault="0024076F" w:rsidP="0024076F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24076F" w:rsidRDefault="0024076F" w:rsidP="0024076F"/>
    <w:p w:rsidR="0024076F" w:rsidRDefault="0024076F" w:rsidP="0024076F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24076F" w:rsidRDefault="0024076F" w:rsidP="0024076F"/>
    <w:p w:rsidR="0024076F" w:rsidRDefault="0024076F" w:rsidP="0024076F">
      <w:r>
        <w:t>MATERIAL :</w:t>
      </w:r>
      <w:r>
        <w:tab/>
      </w:r>
      <w:r>
        <w:tab/>
        <w:t>Polietileno de Baja  densidad  Lamina</w:t>
      </w:r>
      <w:r>
        <w:rPr>
          <w:b/>
          <w:u w:val="single"/>
        </w:rPr>
        <w:t xml:space="preserve">  </w:t>
      </w:r>
      <w:r>
        <w:t xml:space="preserve"> Tpte</w:t>
      </w:r>
    </w:p>
    <w:p w:rsidR="0024076F" w:rsidRDefault="0024076F" w:rsidP="0024076F">
      <w:r>
        <w:t>MEDIDA:</w:t>
      </w:r>
      <w:r>
        <w:tab/>
      </w:r>
      <w:r>
        <w:tab/>
      </w:r>
      <w:r>
        <w:rPr>
          <w:b/>
        </w:rPr>
        <w:t>51</w:t>
      </w:r>
      <w:r>
        <w:t xml:space="preserve">   cms   </w:t>
      </w:r>
    </w:p>
    <w:p w:rsidR="0024076F" w:rsidRDefault="0024076F" w:rsidP="0024076F">
      <w:r>
        <w:t>CALIBRE :</w:t>
      </w:r>
      <w:r>
        <w:tab/>
      </w:r>
      <w:r>
        <w:tab/>
      </w:r>
      <w:r>
        <w:rPr>
          <w:b/>
        </w:rPr>
        <w:t xml:space="preserve">1.4 </w:t>
      </w:r>
      <w:r>
        <w:t xml:space="preserve">   “</w:t>
      </w:r>
    </w:p>
    <w:p w:rsidR="0024076F" w:rsidRDefault="0024076F" w:rsidP="0024076F">
      <w:r>
        <w:t>COLOR :</w:t>
      </w:r>
      <w:r>
        <w:tab/>
      </w:r>
      <w:r>
        <w:tab/>
        <w:t>Transparente</w:t>
      </w:r>
    </w:p>
    <w:p w:rsidR="0024076F" w:rsidRPr="0007721A" w:rsidRDefault="0024076F" w:rsidP="0024076F">
      <w:r>
        <w:t xml:space="preserve">TRATADO : </w:t>
      </w:r>
      <w:r>
        <w:tab/>
      </w:r>
      <w:r>
        <w:tab/>
        <w:t>1  cara</w:t>
      </w:r>
    </w:p>
    <w:p w:rsidR="0024076F" w:rsidRDefault="0024076F" w:rsidP="0024076F">
      <w:r>
        <w:t xml:space="preserve">CANTIDAD : </w:t>
      </w:r>
      <w:r>
        <w:tab/>
        <w:t>200    kg</w:t>
      </w:r>
    </w:p>
    <w:p w:rsidR="0024076F" w:rsidRDefault="0024076F" w:rsidP="0024076F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 xml:space="preserve">4  </w:t>
      </w:r>
    </w:p>
    <w:p w:rsidR="0024076F" w:rsidRDefault="0024076F" w:rsidP="0024076F">
      <w:r>
        <w:t xml:space="preserve">CARAS : </w:t>
      </w:r>
      <w:r>
        <w:tab/>
      </w:r>
      <w:r>
        <w:tab/>
        <w:t>2</w:t>
      </w:r>
    </w:p>
    <w:p w:rsidR="0024076F" w:rsidRDefault="0024076F" w:rsidP="0024076F">
      <w:r>
        <w:t>REPETICIÓN :</w:t>
      </w:r>
      <w:r>
        <w:tab/>
        <w:t>15   cms</w:t>
      </w:r>
    </w:p>
    <w:p w:rsidR="0024076F" w:rsidRDefault="0024076F" w:rsidP="0024076F">
      <w:r>
        <w:t>RODILLO :</w:t>
      </w:r>
      <w:r>
        <w:tab/>
      </w:r>
      <w:r>
        <w:tab/>
        <w:t>30</w:t>
      </w:r>
    </w:p>
    <w:p w:rsidR="0024076F" w:rsidRDefault="0024076F" w:rsidP="0024076F">
      <w:r>
        <w:t>LAMINA  :</w:t>
      </w:r>
      <w:r>
        <w:tab/>
      </w:r>
      <w:r>
        <w:tab/>
        <w:t xml:space="preserve">15 </w:t>
      </w:r>
      <w:r>
        <w:rPr>
          <w:b/>
        </w:rPr>
        <w:t xml:space="preserve"> x  23 + 2.5 </w:t>
      </w:r>
      <w:r w:rsidRPr="00336CAC">
        <w:rPr>
          <w:b/>
        </w:rPr>
        <w:t xml:space="preserve">   cm</w:t>
      </w:r>
      <w:r>
        <w:t xml:space="preserve">     Fuelle de fondo</w:t>
      </w:r>
    </w:p>
    <w:p w:rsidR="0024076F" w:rsidRDefault="0024076F" w:rsidP="0024076F">
      <w:r>
        <w:t>SELLADO .</w:t>
      </w:r>
      <w:r>
        <w:tab/>
      </w:r>
      <w:r>
        <w:tab/>
        <w:t>Lateral</w:t>
      </w:r>
    </w:p>
    <w:p w:rsidR="0024076F" w:rsidRDefault="0024076F" w:rsidP="0024076F">
      <w:r>
        <w:t>REFERENCIA :</w:t>
      </w:r>
      <w:r>
        <w:tab/>
      </w:r>
      <w:r>
        <w:rPr>
          <w:b/>
        </w:rPr>
        <w:t>QUESITO   RIONEGRO  400   gm ( verde – rojo )</w:t>
      </w:r>
    </w:p>
    <w:p w:rsidR="0024076F" w:rsidRDefault="0024076F" w:rsidP="0024076F"/>
    <w:p w:rsidR="0024076F" w:rsidRDefault="0024076F" w:rsidP="0024076F"/>
    <w:p w:rsidR="0024076F" w:rsidRDefault="0024076F" w:rsidP="0024076F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 w:rsidR="00B10C56">
        <w:rPr>
          <w:bCs/>
        </w:rPr>
        <w:t>Cyreles  en su planta</w:t>
      </w:r>
    </w:p>
    <w:p w:rsidR="0024076F" w:rsidRDefault="0024076F" w:rsidP="0024076F">
      <w:pPr>
        <w:rPr>
          <w:b/>
        </w:rPr>
      </w:pPr>
      <w:r>
        <w:t xml:space="preserve">                   -   Anexo  Arte  para   alturas y Tonos.</w:t>
      </w:r>
      <w:r>
        <w:tab/>
        <w:t xml:space="preserve">        </w:t>
      </w:r>
      <w:r>
        <w:tab/>
        <w:t xml:space="preserve">        </w:t>
      </w: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24076F" w:rsidRDefault="0024076F" w:rsidP="0024076F">
      <w:pPr>
        <w:rPr>
          <w:b/>
        </w:rPr>
      </w:pPr>
      <w:r>
        <w:rPr>
          <w:b/>
        </w:rPr>
        <w:tab/>
        <w:t xml:space="preserve">        -  EL MATERIAL  LO ENVIA  P.U </w:t>
      </w:r>
    </w:p>
    <w:p w:rsidR="0024076F" w:rsidRDefault="0024076F" w:rsidP="0024076F">
      <w:pPr>
        <w:rPr>
          <w:b/>
        </w:rPr>
      </w:pPr>
      <w:r>
        <w:rPr>
          <w:b/>
        </w:rPr>
        <w:tab/>
        <w:t xml:space="preserve">        - colocar  pie de  imprenta</w:t>
      </w:r>
    </w:p>
    <w:p w:rsidR="0024076F" w:rsidRDefault="0024076F" w:rsidP="0024076F">
      <w:pPr>
        <w:rPr>
          <w:b/>
        </w:rPr>
      </w:pPr>
      <w:r>
        <w:rPr>
          <w:b/>
        </w:rPr>
        <w:tab/>
        <w:t xml:space="preserve">       - CODIGO BARRAS   </w:t>
      </w:r>
      <w:r>
        <w:rPr>
          <w:b/>
          <w:sz w:val="28"/>
          <w:szCs w:val="28"/>
        </w:rPr>
        <w:t>7703687</w:t>
      </w:r>
      <w:r w:rsidRPr="003578A4">
        <w:rPr>
          <w:b/>
          <w:sz w:val="28"/>
          <w:szCs w:val="28"/>
        </w:rPr>
        <w:t>01256</w:t>
      </w:r>
    </w:p>
    <w:p w:rsidR="0024076F" w:rsidRDefault="0024076F" w:rsidP="0024076F">
      <w:r>
        <w:rPr>
          <w:b/>
        </w:rPr>
        <w:tab/>
        <w:t xml:space="preserve">       </w:t>
      </w:r>
    </w:p>
    <w:p w:rsidR="0024076F" w:rsidRDefault="0024076F" w:rsidP="0024076F">
      <w:r>
        <w:tab/>
      </w:r>
    </w:p>
    <w:p w:rsidR="0024076F" w:rsidRDefault="0024076F" w:rsidP="0024076F">
      <w:r>
        <w:t>Agradezco la atención y colaboración prestada.</w:t>
      </w:r>
    </w:p>
    <w:p w:rsidR="0024076F" w:rsidRDefault="0024076F" w:rsidP="0024076F"/>
    <w:p w:rsidR="0024076F" w:rsidRDefault="0024076F" w:rsidP="0024076F"/>
    <w:p w:rsidR="0024076F" w:rsidRDefault="0024076F" w:rsidP="0024076F">
      <w:r>
        <w:t>Cordialmente</w:t>
      </w:r>
    </w:p>
    <w:p w:rsidR="0024076F" w:rsidRDefault="0024076F" w:rsidP="0024076F"/>
    <w:p w:rsidR="0024076F" w:rsidRDefault="0024076F" w:rsidP="0024076F"/>
    <w:p w:rsidR="0024076F" w:rsidRDefault="0024076F" w:rsidP="0024076F">
      <w:r>
        <w:t>RICARDO CASAS ZAPATA</w:t>
      </w:r>
    </w:p>
    <w:p w:rsidR="0024076F" w:rsidRDefault="0024076F" w:rsidP="0024076F">
      <w:r>
        <w:t>Director.</w:t>
      </w:r>
    </w:p>
    <w:p w:rsidR="0024076F" w:rsidRDefault="0024076F" w:rsidP="0024076F">
      <w:pPr>
        <w:rPr>
          <w:b/>
        </w:rPr>
      </w:pPr>
    </w:p>
    <w:p w:rsidR="0024076F" w:rsidRDefault="0024076F" w:rsidP="0042659C">
      <w:pPr>
        <w:rPr>
          <w:b/>
        </w:rPr>
      </w:pPr>
    </w:p>
    <w:p w:rsidR="00D77AE2" w:rsidRDefault="00D77AE2" w:rsidP="0042659C">
      <w:pPr>
        <w:rPr>
          <w:b/>
        </w:rPr>
      </w:pPr>
    </w:p>
    <w:p w:rsidR="00D77AE2" w:rsidRDefault="00D77AE2" w:rsidP="0042659C">
      <w:pPr>
        <w:rPr>
          <w:b/>
        </w:rPr>
      </w:pPr>
    </w:p>
    <w:p w:rsidR="00D77AE2" w:rsidRDefault="00D77AE2" w:rsidP="00D77AE2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D77AE2" w:rsidRDefault="00D77AE2" w:rsidP="00D77AE2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D77AE2" w:rsidRDefault="00D77AE2" w:rsidP="00D77AE2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D77AE2" w:rsidRDefault="00D77AE2" w:rsidP="00D77AE2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D77AE2" w:rsidRDefault="00D77AE2" w:rsidP="00D77AE2">
      <w:pPr>
        <w:rPr>
          <w:b/>
          <w:bCs/>
        </w:rPr>
      </w:pPr>
    </w:p>
    <w:p w:rsidR="00D77AE2" w:rsidRDefault="00D77AE2" w:rsidP="00D77AE2">
      <w:pPr>
        <w:pStyle w:val="Ttulo1"/>
      </w:pPr>
      <w:r>
        <w:t>ORDEN  DE TRABAJO     N°      07966</w:t>
      </w:r>
    </w:p>
    <w:p w:rsidR="00D77AE2" w:rsidRDefault="00D77AE2" w:rsidP="00D77AE2"/>
    <w:p w:rsidR="00D77AE2" w:rsidRDefault="00D77AE2" w:rsidP="00D77AE2">
      <w:r>
        <w:t>FECHA:</w:t>
      </w:r>
      <w:r>
        <w:tab/>
        <w:t>Medellín, Enero  20    de  2011</w:t>
      </w:r>
    </w:p>
    <w:p w:rsidR="00D77AE2" w:rsidRDefault="00D77AE2" w:rsidP="00D77AE2">
      <w:r>
        <w:t>PARA:</w:t>
      </w:r>
      <w:r>
        <w:tab/>
      </w:r>
      <w:r>
        <w:tab/>
        <w:t>PLÁSTICOS   DARMA</w:t>
      </w:r>
    </w:p>
    <w:p w:rsidR="00D77AE2" w:rsidRDefault="00D77AE2" w:rsidP="00D77AE2">
      <w:r>
        <w:t>ATENCIÓN:</w:t>
      </w:r>
      <w:r>
        <w:tab/>
        <w:t>Sr. Darío Jaramillo</w:t>
      </w:r>
    </w:p>
    <w:p w:rsidR="00D77AE2" w:rsidRDefault="00D77AE2" w:rsidP="00D77AE2">
      <w:r>
        <w:tab/>
      </w:r>
      <w:r>
        <w:tab/>
        <w:t>Gerente.</w:t>
      </w:r>
    </w:p>
    <w:p w:rsidR="00D77AE2" w:rsidRDefault="00D77AE2" w:rsidP="00D77AE2"/>
    <w:p w:rsidR="00D77AE2" w:rsidRDefault="00D77AE2" w:rsidP="00D77AE2">
      <w:r>
        <w:t>Apreciado Don Darío  :</w:t>
      </w:r>
    </w:p>
    <w:p w:rsidR="00D77AE2" w:rsidRDefault="00D77AE2" w:rsidP="00D77AE2"/>
    <w:p w:rsidR="00D77AE2" w:rsidRDefault="00D77AE2" w:rsidP="00D77AE2">
      <w:r>
        <w:t>Con la presente estamos solicitando el siguiente servicio de  IMPRESIÓN   :</w:t>
      </w:r>
    </w:p>
    <w:p w:rsidR="00D77AE2" w:rsidRDefault="00D77AE2" w:rsidP="00D77AE2"/>
    <w:p w:rsidR="00D77AE2" w:rsidRDefault="00D77AE2" w:rsidP="00D77AE2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D77AE2" w:rsidRDefault="00D77AE2" w:rsidP="00D77AE2">
      <w:r>
        <w:t xml:space="preserve">MATERIAL   :           Polipropileno  LAMINA </w:t>
      </w:r>
      <w:r w:rsidR="00295A1C">
        <w:t xml:space="preserve"> de 40</w:t>
      </w:r>
      <w:r w:rsidRPr="00086293">
        <w:rPr>
          <w:b/>
        </w:rPr>
        <w:t xml:space="preserve">   cms</w:t>
      </w:r>
    </w:p>
    <w:p w:rsidR="00D77AE2" w:rsidRDefault="00D77AE2" w:rsidP="00D77AE2">
      <w:r>
        <w:t xml:space="preserve">CLIBRE      :               </w:t>
      </w:r>
      <w:r>
        <w:rPr>
          <w:b/>
        </w:rPr>
        <w:t>1.4</w:t>
      </w:r>
      <w:r w:rsidRPr="00612C78">
        <w:rPr>
          <w:b/>
        </w:rPr>
        <w:t xml:space="preserve">  ”</w:t>
      </w:r>
    </w:p>
    <w:p w:rsidR="00D77AE2" w:rsidRDefault="00D77AE2" w:rsidP="00D77AE2">
      <w:r>
        <w:t>REFERENCIA:</w:t>
      </w:r>
      <w:r>
        <w:tab/>
      </w:r>
      <w:r w:rsidRPr="00F23B26">
        <w:rPr>
          <w:b/>
        </w:rPr>
        <w:t>NEUTRO</w:t>
      </w:r>
    </w:p>
    <w:p w:rsidR="00D77AE2" w:rsidRDefault="00D77AE2" w:rsidP="00D77AE2">
      <w:r>
        <w:t xml:space="preserve">CANTIDAD    :          </w:t>
      </w:r>
      <w:r w:rsidR="0048381C">
        <w:rPr>
          <w:b/>
        </w:rPr>
        <w:t>8</w:t>
      </w:r>
      <w:r>
        <w:rPr>
          <w:b/>
        </w:rPr>
        <w:t>0</w:t>
      </w:r>
      <w:r w:rsidRPr="00612C78">
        <w:rPr>
          <w:b/>
        </w:rPr>
        <w:t xml:space="preserve">   Kg</w:t>
      </w:r>
    </w:p>
    <w:p w:rsidR="00D77AE2" w:rsidRDefault="00D77AE2" w:rsidP="00D77AE2">
      <w:r>
        <w:t>COLORES:</w:t>
      </w:r>
      <w:r>
        <w:tab/>
      </w:r>
      <w:r>
        <w:tab/>
        <w:t>2  (   Según Muestra  )</w:t>
      </w:r>
    </w:p>
    <w:p w:rsidR="00D77AE2" w:rsidRDefault="00D77AE2" w:rsidP="00D77AE2">
      <w:r>
        <w:t>CARAS:</w:t>
      </w:r>
      <w:r>
        <w:tab/>
      </w:r>
      <w:r>
        <w:tab/>
        <w:t>2  ( 2x1 – 2x1  )</w:t>
      </w:r>
    </w:p>
    <w:p w:rsidR="00D77AE2" w:rsidRDefault="00D77AE2" w:rsidP="00D77AE2">
      <w:r>
        <w:t>REPETICIÓN:</w:t>
      </w:r>
      <w:r>
        <w:tab/>
        <w:t>27.5   cms</w:t>
      </w:r>
    </w:p>
    <w:p w:rsidR="00D77AE2" w:rsidRPr="00D05CA7" w:rsidRDefault="00D77AE2" w:rsidP="00D77AE2">
      <w:pPr>
        <w:rPr>
          <w:b/>
        </w:rPr>
      </w:pPr>
      <w:r>
        <w:t>RODILLO:</w:t>
      </w:r>
      <w:r>
        <w:tab/>
      </w:r>
      <w:r>
        <w:tab/>
      </w:r>
      <w:r>
        <w:rPr>
          <w:b/>
        </w:rPr>
        <w:t>56</w:t>
      </w:r>
    </w:p>
    <w:p w:rsidR="00D77AE2" w:rsidRDefault="00D77AE2" w:rsidP="00D77AE2">
      <w:r>
        <w:t>SELLADO:</w:t>
      </w:r>
      <w:r>
        <w:tab/>
      </w:r>
      <w:r>
        <w:tab/>
        <w:t xml:space="preserve">27.5 </w:t>
      </w:r>
      <w:r>
        <w:rPr>
          <w:b/>
        </w:rPr>
        <w:t xml:space="preserve"> X  17.5 + 5</w:t>
      </w:r>
      <w:r w:rsidRPr="00844F83">
        <w:rPr>
          <w:b/>
        </w:rPr>
        <w:t xml:space="preserve">   cm</w:t>
      </w:r>
      <w:r>
        <w:t xml:space="preserve">   ( Solapa  Interna   Pegada   Lateral  )</w:t>
      </w:r>
    </w:p>
    <w:p w:rsidR="00D77AE2" w:rsidRDefault="00D77AE2" w:rsidP="00D77AE2">
      <w:r>
        <w:t xml:space="preserve"> </w:t>
      </w:r>
    </w:p>
    <w:p w:rsidR="00D77AE2" w:rsidRDefault="00D77AE2" w:rsidP="00D77AE2"/>
    <w:p w:rsidR="00D77AE2" w:rsidRPr="008861B9" w:rsidRDefault="00D77AE2" w:rsidP="00D77AE2">
      <w:pPr>
        <w:rPr>
          <w:b/>
        </w:rPr>
      </w:pPr>
      <w:r>
        <w:rPr>
          <w:b/>
          <w:bCs/>
          <w:u w:val="single"/>
        </w:rPr>
        <w:t>NOTA:</w:t>
      </w:r>
      <w:r>
        <w:t xml:space="preserve">  * Los cyreles</w:t>
      </w:r>
      <w:r w:rsidR="00295A1C">
        <w:t xml:space="preserve">  en su planta</w:t>
      </w:r>
    </w:p>
    <w:p w:rsidR="00D77AE2" w:rsidRPr="00D04067" w:rsidRDefault="00D77AE2" w:rsidP="00D77AE2">
      <w:pPr>
        <w:numPr>
          <w:ilvl w:val="0"/>
          <w:numId w:val="1"/>
        </w:numPr>
        <w:rPr>
          <w:u w:val="single"/>
        </w:rPr>
      </w:pPr>
      <w:r>
        <w:t>Se anexa arte para alturas y colores</w:t>
      </w:r>
    </w:p>
    <w:p w:rsidR="00D77AE2" w:rsidRDefault="00D77AE2" w:rsidP="00D77AE2">
      <w:pPr>
        <w:numPr>
          <w:ilvl w:val="0"/>
          <w:numId w:val="1"/>
        </w:numPr>
        <w:rPr>
          <w:b/>
          <w:u w:val="single"/>
        </w:rPr>
      </w:pPr>
      <w:r w:rsidRPr="00896A27">
        <w:rPr>
          <w:b/>
          <w:u w:val="single"/>
        </w:rPr>
        <w:t xml:space="preserve">SE APRUEBA </w:t>
      </w:r>
      <w:r w:rsidR="00377849">
        <w:rPr>
          <w:b/>
          <w:u w:val="single"/>
        </w:rPr>
        <w:t>IMPRESIÓN</w:t>
      </w:r>
    </w:p>
    <w:p w:rsidR="00377849" w:rsidRDefault="00377849" w:rsidP="00D82438">
      <w:pPr>
        <w:ind w:left="885"/>
        <w:rPr>
          <w:b/>
          <w:u w:val="single"/>
        </w:rPr>
      </w:pPr>
    </w:p>
    <w:p w:rsidR="00377849" w:rsidRPr="00896A27" w:rsidRDefault="00377849" w:rsidP="00D77AE2">
      <w:pPr>
        <w:numPr>
          <w:ilvl w:val="0"/>
          <w:numId w:val="1"/>
        </w:numPr>
        <w:rPr>
          <w:b/>
          <w:u w:val="single"/>
        </w:rPr>
      </w:pPr>
      <w:r>
        <w:rPr>
          <w:b/>
          <w:u w:val="single"/>
        </w:rPr>
        <w:t>ANEXAR A LA IMPRESIÓN LA R DE REGISTRADO</w:t>
      </w:r>
    </w:p>
    <w:p w:rsidR="00D77AE2" w:rsidRDefault="00D77AE2" w:rsidP="00D77AE2"/>
    <w:p w:rsidR="00D77AE2" w:rsidRDefault="00D77AE2" w:rsidP="00D77AE2"/>
    <w:p w:rsidR="00D77AE2" w:rsidRDefault="00D77AE2" w:rsidP="00D77AE2"/>
    <w:p w:rsidR="00D77AE2" w:rsidRDefault="00D77AE2" w:rsidP="00D77AE2">
      <w:r>
        <w:t>Agradezco la atención y colaboración prestada.</w:t>
      </w:r>
    </w:p>
    <w:p w:rsidR="00D77AE2" w:rsidRDefault="00D77AE2" w:rsidP="00D77AE2"/>
    <w:p w:rsidR="00D77AE2" w:rsidRDefault="00D77AE2" w:rsidP="00D77AE2"/>
    <w:p w:rsidR="00D77AE2" w:rsidRDefault="00D77AE2" w:rsidP="00D77AE2"/>
    <w:p w:rsidR="00D77AE2" w:rsidRDefault="00D77AE2" w:rsidP="00D77AE2">
      <w:r>
        <w:t>Cordialmente</w:t>
      </w:r>
    </w:p>
    <w:p w:rsidR="00D77AE2" w:rsidRDefault="00D77AE2" w:rsidP="00D77AE2"/>
    <w:p w:rsidR="00D77AE2" w:rsidRDefault="00D77AE2" w:rsidP="00D77AE2"/>
    <w:p w:rsidR="00D77AE2" w:rsidRDefault="00D77AE2" w:rsidP="00D77AE2">
      <w:r>
        <w:t>RICARDO CASAS ZAPATA</w:t>
      </w:r>
    </w:p>
    <w:p w:rsidR="00D77AE2" w:rsidRDefault="00D77AE2" w:rsidP="00D77AE2">
      <w:r>
        <w:t>Gerente</w:t>
      </w:r>
    </w:p>
    <w:p w:rsidR="00D77AE2" w:rsidRDefault="00D77AE2" w:rsidP="0042659C">
      <w:pPr>
        <w:rPr>
          <w:b/>
        </w:rPr>
      </w:pPr>
    </w:p>
    <w:p w:rsidR="00C62251" w:rsidRDefault="00C62251" w:rsidP="0042659C">
      <w:pPr>
        <w:rPr>
          <w:b/>
        </w:rPr>
      </w:pPr>
    </w:p>
    <w:p w:rsidR="00C62251" w:rsidRDefault="00C62251" w:rsidP="0042659C">
      <w:pPr>
        <w:rPr>
          <w:b/>
        </w:rPr>
      </w:pPr>
    </w:p>
    <w:p w:rsidR="00C62251" w:rsidRDefault="00C62251" w:rsidP="0042659C">
      <w:pPr>
        <w:rPr>
          <w:b/>
        </w:rPr>
      </w:pPr>
    </w:p>
    <w:p w:rsidR="00C62251" w:rsidRDefault="00C62251" w:rsidP="0042659C">
      <w:pPr>
        <w:rPr>
          <w:b/>
        </w:rPr>
      </w:pPr>
    </w:p>
    <w:p w:rsidR="00C62251" w:rsidRDefault="00C62251" w:rsidP="0042659C">
      <w:pPr>
        <w:rPr>
          <w:b/>
        </w:rPr>
      </w:pPr>
    </w:p>
    <w:p w:rsidR="00C62251" w:rsidRDefault="00C62251" w:rsidP="00C62251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C62251" w:rsidRDefault="00C62251" w:rsidP="00C62251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C62251" w:rsidRDefault="00C62251" w:rsidP="00C62251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C62251" w:rsidRDefault="00C62251" w:rsidP="00C62251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C62251" w:rsidRDefault="00C62251" w:rsidP="00C62251"/>
    <w:p w:rsidR="00C62251" w:rsidRDefault="00C62251" w:rsidP="00C62251">
      <w:pPr>
        <w:pStyle w:val="Ttulo1"/>
      </w:pPr>
      <w:r>
        <w:t>ORDEN DE TRABAJO   N°      07970</w:t>
      </w:r>
    </w:p>
    <w:p w:rsidR="00C62251" w:rsidRDefault="00C62251" w:rsidP="00C62251"/>
    <w:p w:rsidR="00C62251" w:rsidRDefault="00C62251" w:rsidP="00C62251">
      <w:r>
        <w:t>FECHA:</w:t>
      </w:r>
      <w:r>
        <w:tab/>
        <w:t>Medellín, Enero  20   de   2010</w:t>
      </w:r>
    </w:p>
    <w:p w:rsidR="00C62251" w:rsidRDefault="00C62251" w:rsidP="00C62251">
      <w:r>
        <w:t>PARA:</w:t>
      </w:r>
      <w:r>
        <w:tab/>
      </w:r>
      <w:r>
        <w:tab/>
        <w:t>PLÁSTICOS   DARMA</w:t>
      </w:r>
    </w:p>
    <w:p w:rsidR="00C62251" w:rsidRDefault="00C62251" w:rsidP="00C62251">
      <w:r>
        <w:t>ATENCIÓN:</w:t>
      </w:r>
      <w:r>
        <w:tab/>
        <w:t>Sr. DARIO JARAMILLO</w:t>
      </w:r>
    </w:p>
    <w:p w:rsidR="00C62251" w:rsidRDefault="00C62251" w:rsidP="00C62251"/>
    <w:p w:rsidR="00C62251" w:rsidRDefault="00C62251" w:rsidP="00C62251">
      <w:r>
        <w:t>Apreciado Dn DARIO:</w:t>
      </w:r>
    </w:p>
    <w:p w:rsidR="00C62251" w:rsidRDefault="00C62251" w:rsidP="00C62251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C62251" w:rsidRDefault="00C62251" w:rsidP="00C62251"/>
    <w:p w:rsidR="00C62251" w:rsidRDefault="00C62251" w:rsidP="00C62251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C62251" w:rsidRDefault="00C62251" w:rsidP="00C62251"/>
    <w:p w:rsidR="00C62251" w:rsidRDefault="00C62251" w:rsidP="00C62251">
      <w:r>
        <w:t>MATERIAL :</w:t>
      </w:r>
      <w:r>
        <w:tab/>
      </w:r>
      <w:r>
        <w:tab/>
        <w:t>Polietileno de Baja  densidad   Blanco  Tubular</w:t>
      </w:r>
    </w:p>
    <w:p w:rsidR="00C62251" w:rsidRDefault="00C62251" w:rsidP="00C62251">
      <w:r>
        <w:t>MEDIDA:</w:t>
      </w:r>
      <w:r>
        <w:tab/>
      </w:r>
      <w:r>
        <w:tab/>
      </w:r>
      <w:r>
        <w:rPr>
          <w:b/>
        </w:rPr>
        <w:t>35</w:t>
      </w:r>
      <w:r>
        <w:t xml:space="preserve">   cms   </w:t>
      </w:r>
    </w:p>
    <w:p w:rsidR="00C62251" w:rsidRDefault="00C62251" w:rsidP="00C62251">
      <w:r>
        <w:t>CALIBRE :</w:t>
      </w:r>
      <w:r>
        <w:tab/>
      </w:r>
      <w:r>
        <w:tab/>
      </w:r>
      <w:r w:rsidRPr="008D3CB8">
        <w:rPr>
          <w:b/>
        </w:rPr>
        <w:t>4.8</w:t>
      </w:r>
      <w:r>
        <w:t xml:space="preserve">   “</w:t>
      </w:r>
    </w:p>
    <w:p w:rsidR="00C62251" w:rsidRDefault="00C62251" w:rsidP="00C62251">
      <w:r>
        <w:t>COLOR :</w:t>
      </w:r>
      <w:r>
        <w:tab/>
      </w:r>
      <w:r>
        <w:tab/>
        <w:t>Blanco</w:t>
      </w:r>
    </w:p>
    <w:p w:rsidR="00C62251" w:rsidRPr="0007721A" w:rsidRDefault="00C62251" w:rsidP="00C62251">
      <w:r>
        <w:t xml:space="preserve">TRATADO : </w:t>
      </w:r>
      <w:r>
        <w:tab/>
      </w:r>
      <w:r>
        <w:tab/>
        <w:t>1  cara</w:t>
      </w:r>
    </w:p>
    <w:p w:rsidR="00C62251" w:rsidRDefault="00C62251" w:rsidP="00C62251">
      <w:r>
        <w:t xml:space="preserve">CANTIDAD : </w:t>
      </w:r>
      <w:r>
        <w:tab/>
      </w:r>
      <w:r w:rsidR="006B6416">
        <w:rPr>
          <w:b/>
        </w:rPr>
        <w:t>17</w:t>
      </w:r>
      <w:r w:rsidRPr="001C4A3E">
        <w:rPr>
          <w:b/>
        </w:rPr>
        <w:t>0</w:t>
      </w:r>
      <w:r>
        <w:t xml:space="preserve">    kg</w:t>
      </w:r>
    </w:p>
    <w:p w:rsidR="00C62251" w:rsidRDefault="00C62251" w:rsidP="00C62251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>2 ( Según muestra  )  ( Azul – Azul )</w:t>
      </w:r>
    </w:p>
    <w:p w:rsidR="00C62251" w:rsidRDefault="00C62251" w:rsidP="00C62251">
      <w:r>
        <w:t xml:space="preserve">CARAS : </w:t>
      </w:r>
      <w:r>
        <w:tab/>
      </w:r>
      <w:r>
        <w:tab/>
        <w:t>2  ( 2  x  1  )</w:t>
      </w:r>
    </w:p>
    <w:p w:rsidR="00C62251" w:rsidRDefault="00C62251" w:rsidP="00C62251">
      <w:r>
        <w:t xml:space="preserve">REPETICIÓN : </w:t>
      </w:r>
      <w:r>
        <w:tab/>
        <w:t>60   cms</w:t>
      </w:r>
    </w:p>
    <w:p w:rsidR="00C62251" w:rsidRDefault="00C62251" w:rsidP="00C62251">
      <w:r>
        <w:t>RODILLO :</w:t>
      </w:r>
      <w:r>
        <w:tab/>
      </w:r>
      <w:r>
        <w:tab/>
        <w:t>60</w:t>
      </w:r>
    </w:p>
    <w:p w:rsidR="00C62251" w:rsidRDefault="00C62251" w:rsidP="00C62251">
      <w:r>
        <w:t>BOLSA  :</w:t>
      </w:r>
      <w:r>
        <w:tab/>
      </w:r>
      <w:r>
        <w:tab/>
      </w:r>
      <w:r>
        <w:rPr>
          <w:b/>
        </w:rPr>
        <w:t>35  x  60</w:t>
      </w:r>
      <w:r w:rsidRPr="00336CAC">
        <w:rPr>
          <w:b/>
        </w:rPr>
        <w:t xml:space="preserve">   cm</w:t>
      </w:r>
      <w:r>
        <w:t xml:space="preserve">    </w:t>
      </w:r>
    </w:p>
    <w:p w:rsidR="00C62251" w:rsidRDefault="00C62251" w:rsidP="00C62251">
      <w:r>
        <w:t>SELLADO .</w:t>
      </w:r>
      <w:r>
        <w:tab/>
      </w:r>
      <w:r>
        <w:tab/>
        <w:t xml:space="preserve">Fondo  Tipo  Servo </w:t>
      </w:r>
    </w:p>
    <w:p w:rsidR="00C62251" w:rsidRDefault="00C62251" w:rsidP="00C62251">
      <w:r>
        <w:t>REFERENCIA :</w:t>
      </w:r>
      <w:r>
        <w:tab/>
      </w:r>
      <w:r>
        <w:rPr>
          <w:b/>
        </w:rPr>
        <w:t xml:space="preserve">TECNAS   10 </w:t>
      </w:r>
      <w:r w:rsidRPr="00F553FA">
        <w:rPr>
          <w:b/>
        </w:rPr>
        <w:t xml:space="preserve">  KILOS</w:t>
      </w:r>
    </w:p>
    <w:p w:rsidR="00C62251" w:rsidRDefault="00C62251" w:rsidP="00C62251"/>
    <w:p w:rsidR="00C62251" w:rsidRDefault="00C62251" w:rsidP="00C62251"/>
    <w:p w:rsidR="00C62251" w:rsidRDefault="00C62251" w:rsidP="00C62251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 w:rsidRPr="00F553FA">
        <w:rPr>
          <w:bCs/>
        </w:rPr>
        <w:t>Cyreles en su planta</w:t>
      </w:r>
      <w:r>
        <w:rPr>
          <w:b/>
          <w:bCs/>
        </w:rPr>
        <w:t>.</w:t>
      </w:r>
    </w:p>
    <w:p w:rsidR="00C62251" w:rsidRDefault="00C62251" w:rsidP="00C62251">
      <w:r>
        <w:t xml:space="preserve">                   -   Anexo muestra física para   alturas y Tonos.</w:t>
      </w:r>
    </w:p>
    <w:p w:rsidR="00C62251" w:rsidRDefault="00C62251" w:rsidP="00C62251">
      <w:r>
        <w:tab/>
        <w:t xml:space="preserve">        -  No colocar pie de Imprenta.</w:t>
      </w:r>
    </w:p>
    <w:p w:rsidR="00C62251" w:rsidRDefault="00C62251" w:rsidP="00C62251">
      <w:pPr>
        <w:rPr>
          <w:b/>
          <w:u w:val="single"/>
        </w:rPr>
      </w:pPr>
      <w:r>
        <w:tab/>
        <w:t xml:space="preserve">        </w:t>
      </w:r>
      <w:r w:rsidRPr="00F553FA">
        <w:rPr>
          <w:b/>
        </w:rPr>
        <w:t xml:space="preserve">-   </w:t>
      </w:r>
      <w:r w:rsidRPr="00F553FA">
        <w:rPr>
          <w:b/>
          <w:u w:val="single"/>
        </w:rPr>
        <w:t>Utilizar tinta especial</w:t>
      </w:r>
      <w:r>
        <w:rPr>
          <w:b/>
          <w:u w:val="single"/>
        </w:rPr>
        <w:t xml:space="preserve">    </w:t>
      </w:r>
    </w:p>
    <w:p w:rsidR="00C62251" w:rsidRDefault="00C62251" w:rsidP="00C62251">
      <w:pPr>
        <w:rPr>
          <w:b/>
        </w:rPr>
      </w:pP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C62251" w:rsidRPr="0066704D" w:rsidRDefault="00C62251" w:rsidP="00C62251">
      <w:pPr>
        <w:rPr>
          <w:b/>
          <w:u w:val="single"/>
        </w:rPr>
      </w:pPr>
      <w:r>
        <w:rPr>
          <w:b/>
        </w:rPr>
        <w:tab/>
        <w:t xml:space="preserve">        -  EL MATERIAL LO ENVIA  P.U .</w:t>
      </w:r>
    </w:p>
    <w:p w:rsidR="00C62251" w:rsidRPr="0066704D" w:rsidRDefault="00C62251" w:rsidP="00C62251">
      <w:pPr>
        <w:rPr>
          <w:b/>
        </w:rPr>
      </w:pPr>
    </w:p>
    <w:p w:rsidR="00C62251" w:rsidRDefault="00C62251" w:rsidP="00C62251">
      <w:r>
        <w:tab/>
      </w:r>
      <w:r>
        <w:tab/>
      </w:r>
    </w:p>
    <w:p w:rsidR="00C62251" w:rsidRDefault="00C62251" w:rsidP="00C62251">
      <w:r>
        <w:t>Agradezco la atención y colaboración prestada.</w:t>
      </w:r>
    </w:p>
    <w:p w:rsidR="00C62251" w:rsidRDefault="00C62251" w:rsidP="00C62251"/>
    <w:p w:rsidR="00C62251" w:rsidRDefault="00C62251" w:rsidP="00C62251"/>
    <w:p w:rsidR="00C62251" w:rsidRDefault="00C62251" w:rsidP="00C62251"/>
    <w:p w:rsidR="00C62251" w:rsidRDefault="00C62251" w:rsidP="00C62251">
      <w:r>
        <w:t>Cordialmente</w:t>
      </w:r>
    </w:p>
    <w:p w:rsidR="00C62251" w:rsidRDefault="00C62251" w:rsidP="00C62251"/>
    <w:p w:rsidR="00C62251" w:rsidRDefault="00C62251" w:rsidP="00C62251"/>
    <w:p w:rsidR="00C62251" w:rsidRDefault="00C62251" w:rsidP="00C62251">
      <w:r>
        <w:t>RICARDO CASAS ZAPATA</w:t>
      </w:r>
    </w:p>
    <w:p w:rsidR="00C62251" w:rsidRDefault="00C62251" w:rsidP="00C62251">
      <w:r>
        <w:t>Director.</w:t>
      </w:r>
    </w:p>
    <w:p w:rsidR="00C62251" w:rsidRDefault="00C62251" w:rsidP="0042659C">
      <w:pPr>
        <w:rPr>
          <w:b/>
        </w:rPr>
      </w:pPr>
    </w:p>
    <w:p w:rsidR="006B6416" w:rsidRDefault="006B6416" w:rsidP="0042659C">
      <w:pPr>
        <w:rPr>
          <w:b/>
        </w:rPr>
      </w:pPr>
    </w:p>
    <w:p w:rsidR="006B6416" w:rsidRDefault="006B6416" w:rsidP="0042659C">
      <w:pPr>
        <w:rPr>
          <w:b/>
        </w:rPr>
      </w:pPr>
    </w:p>
    <w:p w:rsidR="006B6416" w:rsidRDefault="006B6416" w:rsidP="006B6416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6B6416" w:rsidRDefault="006B6416" w:rsidP="006B6416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6B6416" w:rsidRDefault="006B6416" w:rsidP="006B6416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6B6416" w:rsidRDefault="006B6416" w:rsidP="006B6416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6B6416" w:rsidRDefault="006B6416" w:rsidP="006B6416">
      <w:pPr>
        <w:rPr>
          <w:b/>
          <w:bCs/>
        </w:rPr>
      </w:pPr>
    </w:p>
    <w:p w:rsidR="006B6416" w:rsidRDefault="006B6416" w:rsidP="006B6416">
      <w:pPr>
        <w:pStyle w:val="Ttulo1"/>
      </w:pPr>
      <w:r>
        <w:t>ORDEN  DE TRABAJO     N°      07534</w:t>
      </w:r>
    </w:p>
    <w:p w:rsidR="006B6416" w:rsidRDefault="006B6416" w:rsidP="006B6416"/>
    <w:p w:rsidR="006B6416" w:rsidRDefault="006B6416" w:rsidP="006B6416">
      <w:r>
        <w:t>FECHA:</w:t>
      </w:r>
      <w:r>
        <w:tab/>
        <w:t>Medellín, Enero  20   de  2011</w:t>
      </w:r>
    </w:p>
    <w:p w:rsidR="006B6416" w:rsidRDefault="006B6416" w:rsidP="006B6416">
      <w:r>
        <w:t>PARA:</w:t>
      </w:r>
      <w:r>
        <w:tab/>
      </w:r>
      <w:r>
        <w:tab/>
        <w:t>PLÁSTICOS   DARMA</w:t>
      </w:r>
    </w:p>
    <w:p w:rsidR="006B6416" w:rsidRDefault="006B6416" w:rsidP="006B6416">
      <w:r>
        <w:t>ATENCIÓN:</w:t>
      </w:r>
      <w:r>
        <w:tab/>
        <w:t>Sr. Darío Jaramillo</w:t>
      </w:r>
    </w:p>
    <w:p w:rsidR="006B6416" w:rsidRDefault="006B6416" w:rsidP="006B6416">
      <w:r>
        <w:tab/>
      </w:r>
      <w:r>
        <w:tab/>
        <w:t>Gerente.</w:t>
      </w:r>
    </w:p>
    <w:p w:rsidR="006B6416" w:rsidRDefault="006B6416" w:rsidP="006B6416"/>
    <w:p w:rsidR="006B6416" w:rsidRDefault="006B6416" w:rsidP="006B6416">
      <w:r>
        <w:t>Apreciado Don Darío  :</w:t>
      </w:r>
    </w:p>
    <w:p w:rsidR="006B6416" w:rsidRDefault="006B6416" w:rsidP="006B6416"/>
    <w:p w:rsidR="006B6416" w:rsidRDefault="006B6416" w:rsidP="006B6416">
      <w:r>
        <w:t>Con la presente estamos solicitando el siguiente servicio de  IMPRESIÓN   :</w:t>
      </w:r>
    </w:p>
    <w:p w:rsidR="006B6416" w:rsidRDefault="006B6416" w:rsidP="006B6416"/>
    <w:p w:rsidR="006B6416" w:rsidRDefault="006B6416" w:rsidP="006B6416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6B6416" w:rsidRDefault="006B6416" w:rsidP="006B6416">
      <w:r>
        <w:t>MATERIAL   :           Polipropileno  Lamina  56</w:t>
      </w:r>
      <w:r w:rsidRPr="00086293">
        <w:rPr>
          <w:b/>
        </w:rPr>
        <w:t xml:space="preserve">  cms</w:t>
      </w:r>
    </w:p>
    <w:p w:rsidR="006B6416" w:rsidRDefault="006B6416" w:rsidP="006B6416">
      <w:r>
        <w:t xml:space="preserve">CLIBRE      :               </w:t>
      </w:r>
      <w:r>
        <w:rPr>
          <w:b/>
        </w:rPr>
        <w:t>2.4</w:t>
      </w:r>
      <w:r w:rsidRPr="00612C78">
        <w:rPr>
          <w:b/>
        </w:rPr>
        <w:t xml:space="preserve">  ”</w:t>
      </w:r>
    </w:p>
    <w:p w:rsidR="006B6416" w:rsidRDefault="006B6416" w:rsidP="006B6416">
      <w:pPr>
        <w:rPr>
          <w:b/>
        </w:rPr>
      </w:pPr>
      <w:r>
        <w:t>REFERENCIA:</w:t>
      </w:r>
      <w:r>
        <w:tab/>
      </w:r>
      <w:r>
        <w:rPr>
          <w:b/>
        </w:rPr>
        <w:t>PIJAMA  GERPAR</w:t>
      </w:r>
    </w:p>
    <w:p w:rsidR="006B6416" w:rsidRDefault="006B6416" w:rsidP="006B6416">
      <w:pPr>
        <w:rPr>
          <w:b/>
        </w:rPr>
      </w:pPr>
    </w:p>
    <w:p w:rsidR="006B6416" w:rsidRDefault="0069129E" w:rsidP="006B6416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  <w:t>PANTALON  LARGO   120</w:t>
      </w:r>
      <w:r w:rsidR="006B6416">
        <w:rPr>
          <w:b/>
        </w:rPr>
        <w:t xml:space="preserve">   KG</w:t>
      </w:r>
    </w:p>
    <w:p w:rsidR="006B6416" w:rsidRDefault="0069129E" w:rsidP="006B6416"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PANTALON CORTO    40  </w:t>
      </w:r>
      <w:r w:rsidR="006B6416">
        <w:rPr>
          <w:b/>
        </w:rPr>
        <w:t xml:space="preserve">   KG</w:t>
      </w:r>
    </w:p>
    <w:p w:rsidR="006B6416" w:rsidRDefault="006B6416" w:rsidP="006B6416">
      <w:r>
        <w:t xml:space="preserve">CANTIDAD    :          </w:t>
      </w:r>
      <w:r>
        <w:rPr>
          <w:b/>
        </w:rPr>
        <w:t>150</w:t>
      </w:r>
      <w:r w:rsidRPr="00612C78">
        <w:rPr>
          <w:b/>
        </w:rPr>
        <w:t xml:space="preserve">   Kg</w:t>
      </w:r>
    </w:p>
    <w:p w:rsidR="006B6416" w:rsidRDefault="006B6416" w:rsidP="006B6416">
      <w:r>
        <w:t>COLORES:</w:t>
      </w:r>
      <w:r>
        <w:tab/>
      </w:r>
      <w:r>
        <w:tab/>
        <w:t>2  (   Según Muestra  )</w:t>
      </w:r>
    </w:p>
    <w:p w:rsidR="006B6416" w:rsidRDefault="006B6416" w:rsidP="006B6416">
      <w:r>
        <w:t>CARAS:</w:t>
      </w:r>
      <w:r>
        <w:tab/>
      </w:r>
      <w:r>
        <w:tab/>
        <w:t>2  ( 2x1 – 2x1  )</w:t>
      </w:r>
    </w:p>
    <w:p w:rsidR="006B6416" w:rsidRDefault="006B6416" w:rsidP="006B6416">
      <w:r>
        <w:t>REPETICIÓN:</w:t>
      </w:r>
      <w:r>
        <w:tab/>
        <w:t>30   cms</w:t>
      </w:r>
    </w:p>
    <w:p w:rsidR="006B6416" w:rsidRPr="00D05CA7" w:rsidRDefault="006B6416" w:rsidP="006B6416">
      <w:pPr>
        <w:rPr>
          <w:b/>
        </w:rPr>
      </w:pPr>
      <w:r>
        <w:t>RODILLO:</w:t>
      </w:r>
      <w:r>
        <w:tab/>
      </w:r>
      <w:r>
        <w:tab/>
      </w:r>
      <w:r>
        <w:rPr>
          <w:b/>
        </w:rPr>
        <w:t>30</w:t>
      </w:r>
    </w:p>
    <w:p w:rsidR="006B6416" w:rsidRDefault="006B6416" w:rsidP="006B6416">
      <w:r>
        <w:t>SELLADO:</w:t>
      </w:r>
      <w:r>
        <w:tab/>
      </w:r>
      <w:r>
        <w:tab/>
      </w:r>
      <w:r>
        <w:rPr>
          <w:b/>
        </w:rPr>
        <w:t>25 +  7  X  30</w:t>
      </w:r>
      <w:r w:rsidRPr="00844F83">
        <w:rPr>
          <w:b/>
        </w:rPr>
        <w:t xml:space="preserve">   cm</w:t>
      </w:r>
      <w:r>
        <w:t xml:space="preserve">   ( Solapa  Interna   Pegada   Lateral  )</w:t>
      </w:r>
    </w:p>
    <w:p w:rsidR="006B6416" w:rsidRDefault="006B6416" w:rsidP="006B6416">
      <w:r>
        <w:t xml:space="preserve"> </w:t>
      </w:r>
    </w:p>
    <w:p w:rsidR="006B6416" w:rsidRDefault="006B6416" w:rsidP="006B6416"/>
    <w:p w:rsidR="006B6416" w:rsidRPr="008861B9" w:rsidRDefault="006B6416" w:rsidP="006B6416">
      <w:pPr>
        <w:rPr>
          <w:b/>
        </w:rPr>
      </w:pPr>
      <w:r>
        <w:rPr>
          <w:b/>
          <w:bCs/>
          <w:u w:val="single"/>
        </w:rPr>
        <w:t>NOTA:</w:t>
      </w:r>
      <w:r>
        <w:t xml:space="preserve">  * Los cyreles   se  encuentran  en su  planta</w:t>
      </w:r>
    </w:p>
    <w:p w:rsidR="006B6416" w:rsidRPr="00D04067" w:rsidRDefault="006B6416" w:rsidP="006B6416">
      <w:pPr>
        <w:numPr>
          <w:ilvl w:val="0"/>
          <w:numId w:val="1"/>
        </w:numPr>
        <w:rPr>
          <w:u w:val="single"/>
        </w:rPr>
      </w:pPr>
      <w:r>
        <w:t>Se anexa arte para alturas y colores</w:t>
      </w:r>
    </w:p>
    <w:p w:rsidR="006B6416" w:rsidRPr="00896A27" w:rsidRDefault="006B6416" w:rsidP="006B6416">
      <w:pPr>
        <w:numPr>
          <w:ilvl w:val="0"/>
          <w:numId w:val="1"/>
        </w:numPr>
        <w:rPr>
          <w:b/>
          <w:u w:val="single"/>
        </w:rPr>
      </w:pPr>
      <w:r w:rsidRPr="00896A27">
        <w:rPr>
          <w:b/>
          <w:u w:val="single"/>
        </w:rPr>
        <w:t>SE APRUEBA IMPRESION</w:t>
      </w:r>
    </w:p>
    <w:p w:rsidR="006B6416" w:rsidRDefault="006B6416" w:rsidP="006B6416"/>
    <w:p w:rsidR="006B6416" w:rsidRDefault="006B6416" w:rsidP="006B6416"/>
    <w:p w:rsidR="006B6416" w:rsidRDefault="006B6416" w:rsidP="006B6416"/>
    <w:p w:rsidR="006B6416" w:rsidRDefault="006B6416" w:rsidP="006B6416">
      <w:r>
        <w:t>Agradezco la atención y colaboración prestada.</w:t>
      </w:r>
    </w:p>
    <w:p w:rsidR="006B6416" w:rsidRDefault="006B6416" w:rsidP="006B6416"/>
    <w:p w:rsidR="006B6416" w:rsidRDefault="006B6416" w:rsidP="006B6416"/>
    <w:p w:rsidR="006B6416" w:rsidRDefault="006B6416" w:rsidP="006B6416"/>
    <w:p w:rsidR="006B6416" w:rsidRDefault="006B6416" w:rsidP="006B6416">
      <w:r>
        <w:t>Cordialmente</w:t>
      </w:r>
    </w:p>
    <w:p w:rsidR="006B6416" w:rsidRDefault="006B6416" w:rsidP="006B6416"/>
    <w:p w:rsidR="006B6416" w:rsidRDefault="006B6416" w:rsidP="006B6416"/>
    <w:p w:rsidR="006B6416" w:rsidRDefault="006B6416" w:rsidP="006B6416">
      <w:r>
        <w:t>RICARDO CASAS ZAPATA</w:t>
      </w:r>
    </w:p>
    <w:p w:rsidR="006B6416" w:rsidRDefault="006B6416" w:rsidP="006B6416">
      <w:r>
        <w:t>Gerente</w:t>
      </w:r>
    </w:p>
    <w:p w:rsidR="006B6416" w:rsidRDefault="006B6416" w:rsidP="0042659C">
      <w:pPr>
        <w:rPr>
          <w:b/>
        </w:rPr>
      </w:pPr>
    </w:p>
    <w:p w:rsidR="0091554F" w:rsidRDefault="0091554F" w:rsidP="0042659C">
      <w:pPr>
        <w:rPr>
          <w:b/>
        </w:rPr>
      </w:pPr>
    </w:p>
    <w:p w:rsidR="0091554F" w:rsidRDefault="0091554F" w:rsidP="0042659C">
      <w:pPr>
        <w:rPr>
          <w:b/>
        </w:rPr>
      </w:pPr>
    </w:p>
    <w:p w:rsidR="0091554F" w:rsidRDefault="0091554F" w:rsidP="0042659C">
      <w:pPr>
        <w:rPr>
          <w:b/>
        </w:rPr>
      </w:pPr>
    </w:p>
    <w:p w:rsidR="0091554F" w:rsidRDefault="0091554F" w:rsidP="0042659C">
      <w:pPr>
        <w:rPr>
          <w:b/>
        </w:rPr>
      </w:pPr>
    </w:p>
    <w:p w:rsidR="0091554F" w:rsidRDefault="0091554F" w:rsidP="0091554F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91554F" w:rsidRDefault="0091554F" w:rsidP="0091554F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91554F" w:rsidRDefault="0091554F" w:rsidP="0091554F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91554F" w:rsidRDefault="0091554F" w:rsidP="0091554F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91554F" w:rsidRDefault="0091554F" w:rsidP="0091554F"/>
    <w:p w:rsidR="0091554F" w:rsidRDefault="0091554F" w:rsidP="0091554F">
      <w:pPr>
        <w:pStyle w:val="Ttulo1"/>
      </w:pPr>
      <w:r>
        <w:t>ORDEN DE TRABAJO   N°      07982</w:t>
      </w:r>
    </w:p>
    <w:p w:rsidR="0091554F" w:rsidRDefault="0091554F" w:rsidP="0091554F"/>
    <w:p w:rsidR="0091554F" w:rsidRDefault="0091554F" w:rsidP="0091554F">
      <w:r>
        <w:t>FECHA:</w:t>
      </w:r>
      <w:r>
        <w:tab/>
        <w:t>Medellín, Enero   21   de  2011</w:t>
      </w:r>
    </w:p>
    <w:p w:rsidR="0091554F" w:rsidRDefault="0091554F" w:rsidP="0091554F">
      <w:r>
        <w:t>PARA:</w:t>
      </w:r>
      <w:r>
        <w:tab/>
      </w:r>
      <w:r>
        <w:tab/>
        <w:t>PLÁSTICOS   DARMA</w:t>
      </w:r>
    </w:p>
    <w:p w:rsidR="0091554F" w:rsidRDefault="0091554F" w:rsidP="0091554F">
      <w:r>
        <w:t>ATENCIÓN:</w:t>
      </w:r>
      <w:r>
        <w:tab/>
        <w:t>Sr. DARIO JARAMILLO</w:t>
      </w:r>
    </w:p>
    <w:p w:rsidR="0091554F" w:rsidRDefault="0091554F" w:rsidP="0091554F"/>
    <w:p w:rsidR="0091554F" w:rsidRDefault="0091554F" w:rsidP="0091554F">
      <w:r>
        <w:t>Apreciado Dn DARIO:</w:t>
      </w:r>
    </w:p>
    <w:p w:rsidR="0091554F" w:rsidRDefault="0091554F" w:rsidP="0091554F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91554F" w:rsidRDefault="0091554F" w:rsidP="0091554F"/>
    <w:p w:rsidR="0091554F" w:rsidRDefault="0091554F" w:rsidP="0091554F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91554F" w:rsidRDefault="0091554F" w:rsidP="0091554F"/>
    <w:p w:rsidR="0091554F" w:rsidRDefault="0091554F" w:rsidP="0091554F">
      <w:r>
        <w:t>MATERIAL :</w:t>
      </w:r>
      <w:r>
        <w:tab/>
      </w:r>
      <w:r>
        <w:tab/>
        <w:t xml:space="preserve">Polietileno de Baja  densidad   </w:t>
      </w:r>
      <w:r>
        <w:rPr>
          <w:b/>
          <w:u w:val="single"/>
        </w:rPr>
        <w:t xml:space="preserve">Transparente </w:t>
      </w:r>
      <w:r>
        <w:t xml:space="preserve">  SemiTubular</w:t>
      </w:r>
    </w:p>
    <w:p w:rsidR="0091554F" w:rsidRDefault="0091554F" w:rsidP="0091554F">
      <w:r>
        <w:t>MEDIDA:</w:t>
      </w:r>
      <w:r>
        <w:tab/>
      </w:r>
      <w:r>
        <w:tab/>
      </w:r>
      <w:r>
        <w:rPr>
          <w:b/>
        </w:rPr>
        <w:t>43</w:t>
      </w:r>
      <w:r>
        <w:t xml:space="preserve">   cms   </w:t>
      </w:r>
    </w:p>
    <w:p w:rsidR="0091554F" w:rsidRDefault="0091554F" w:rsidP="0091554F">
      <w:r>
        <w:t>CALIBRE :</w:t>
      </w:r>
      <w:r>
        <w:tab/>
      </w:r>
      <w:r>
        <w:tab/>
      </w:r>
      <w:r w:rsidRPr="00BB33FF">
        <w:rPr>
          <w:b/>
        </w:rPr>
        <w:t>1.</w:t>
      </w:r>
      <w:r>
        <w:rPr>
          <w:b/>
        </w:rPr>
        <w:t>5</w:t>
      </w:r>
      <w:r>
        <w:t xml:space="preserve">   “</w:t>
      </w:r>
    </w:p>
    <w:p w:rsidR="0091554F" w:rsidRDefault="0091554F" w:rsidP="0091554F">
      <w:r>
        <w:t>COLOR :</w:t>
      </w:r>
      <w:r>
        <w:tab/>
      </w:r>
      <w:r>
        <w:tab/>
        <w:t>Transparente</w:t>
      </w:r>
    </w:p>
    <w:p w:rsidR="0091554F" w:rsidRPr="0007721A" w:rsidRDefault="0091554F" w:rsidP="0091554F">
      <w:r>
        <w:t xml:space="preserve">TRATADO : </w:t>
      </w:r>
      <w:r>
        <w:tab/>
      </w:r>
      <w:r>
        <w:tab/>
        <w:t>1  cara</w:t>
      </w:r>
    </w:p>
    <w:p w:rsidR="0091554F" w:rsidRDefault="0091554F" w:rsidP="0091554F">
      <w:r>
        <w:t xml:space="preserve">CANTIDAD : </w:t>
      </w:r>
      <w:r>
        <w:tab/>
      </w:r>
      <w:r>
        <w:rPr>
          <w:b/>
        </w:rPr>
        <w:t>250</w:t>
      </w:r>
      <w:r>
        <w:t xml:space="preserve">    kg</w:t>
      </w:r>
    </w:p>
    <w:p w:rsidR="0091554F" w:rsidRDefault="0091554F" w:rsidP="0091554F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 xml:space="preserve">3 (  Azul – Blanco – Verde     ) </w:t>
      </w:r>
    </w:p>
    <w:p w:rsidR="0091554F" w:rsidRDefault="0091554F" w:rsidP="0091554F">
      <w:r>
        <w:t xml:space="preserve">CARAS : </w:t>
      </w:r>
      <w:r>
        <w:tab/>
      </w:r>
      <w:r>
        <w:tab/>
        <w:t>1  ( 3  x  1  )</w:t>
      </w:r>
    </w:p>
    <w:p w:rsidR="0091554F" w:rsidRDefault="0091554F" w:rsidP="0091554F">
      <w:r>
        <w:t xml:space="preserve">REPETICIÓN : </w:t>
      </w:r>
      <w:r>
        <w:tab/>
        <w:t>41   cms</w:t>
      </w:r>
    </w:p>
    <w:p w:rsidR="0091554F" w:rsidRDefault="0091554F" w:rsidP="0091554F">
      <w:r>
        <w:t>RODILLO :</w:t>
      </w:r>
      <w:r>
        <w:tab/>
      </w:r>
      <w:r>
        <w:tab/>
        <w:t>42</w:t>
      </w:r>
    </w:p>
    <w:p w:rsidR="0091554F" w:rsidRDefault="0091554F" w:rsidP="0091554F">
      <w:r>
        <w:t>BOLSA  :</w:t>
      </w:r>
      <w:r>
        <w:tab/>
      </w:r>
      <w:r>
        <w:tab/>
      </w:r>
      <w:r>
        <w:rPr>
          <w:b/>
        </w:rPr>
        <w:t>41</w:t>
      </w:r>
      <w:r w:rsidRPr="00912C7E">
        <w:rPr>
          <w:b/>
        </w:rPr>
        <w:t xml:space="preserve">  x</w:t>
      </w:r>
      <w:r>
        <w:rPr>
          <w:b/>
        </w:rPr>
        <w:t xml:space="preserve">  43</w:t>
      </w:r>
      <w:r w:rsidRPr="00336CAC">
        <w:rPr>
          <w:b/>
        </w:rPr>
        <w:t xml:space="preserve">   cm</w:t>
      </w:r>
      <w:r>
        <w:t xml:space="preserve">    </w:t>
      </w:r>
    </w:p>
    <w:p w:rsidR="0091554F" w:rsidRDefault="0091554F" w:rsidP="0091554F">
      <w:r>
        <w:t>SELLADO .</w:t>
      </w:r>
      <w:r>
        <w:tab/>
      </w:r>
      <w:r>
        <w:tab/>
        <w:t>Lateral</w:t>
      </w:r>
    </w:p>
    <w:p w:rsidR="0091554F" w:rsidRPr="00C60C5B" w:rsidRDefault="0091554F" w:rsidP="0091554F">
      <w:pPr>
        <w:rPr>
          <w:b/>
        </w:rPr>
      </w:pPr>
      <w:r>
        <w:t xml:space="preserve">REFERENCIA </w:t>
      </w:r>
      <w:r>
        <w:tab/>
      </w:r>
      <w:r w:rsidRPr="00C60C5B">
        <w:rPr>
          <w:b/>
        </w:rPr>
        <w:t>COJIN  BASIC  DAYS</w:t>
      </w:r>
    </w:p>
    <w:p w:rsidR="0091554F" w:rsidRDefault="0091554F" w:rsidP="0091554F"/>
    <w:p w:rsidR="0091554F" w:rsidRDefault="0091554F" w:rsidP="0091554F"/>
    <w:p w:rsidR="0091554F" w:rsidRDefault="0091554F" w:rsidP="0091554F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>
        <w:rPr>
          <w:bCs/>
        </w:rPr>
        <w:t>Cyreles  en  su planta</w:t>
      </w:r>
    </w:p>
    <w:p w:rsidR="0091554F" w:rsidRDefault="0091554F" w:rsidP="0091554F">
      <w:r>
        <w:t xml:space="preserve">                   -   Anexo  Arte  para   alturas y Tonos</w:t>
      </w:r>
    </w:p>
    <w:p w:rsidR="0091554F" w:rsidRDefault="0091554F" w:rsidP="0091554F">
      <w:r>
        <w:tab/>
        <w:t xml:space="preserve">       -  Anexo  muestra  Física</w:t>
      </w:r>
    </w:p>
    <w:p w:rsidR="0091554F" w:rsidRDefault="0091554F" w:rsidP="0091554F">
      <w:r>
        <w:tab/>
        <w:t xml:space="preserve">        -  </w:t>
      </w:r>
      <w:r w:rsidRPr="00B879F4">
        <w:rPr>
          <w:b/>
        </w:rPr>
        <w:t>SE  APRUEBA  IMPRESIÓN</w:t>
      </w:r>
      <w:r>
        <w:t xml:space="preserve">  </w:t>
      </w:r>
    </w:p>
    <w:p w:rsidR="0091554F" w:rsidRDefault="0091554F" w:rsidP="0091554F">
      <w:pPr>
        <w:rPr>
          <w:b/>
        </w:rPr>
      </w:pPr>
      <w:r>
        <w:tab/>
        <w:t xml:space="preserve">        </w:t>
      </w: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91554F" w:rsidRPr="0066704D" w:rsidRDefault="0091554F" w:rsidP="0091554F">
      <w:pPr>
        <w:rPr>
          <w:b/>
          <w:u w:val="single"/>
        </w:rPr>
      </w:pPr>
      <w:r>
        <w:rPr>
          <w:b/>
        </w:rPr>
        <w:tab/>
        <w:t xml:space="preserve">        -  EL MATERIAL  LO ENVIA  P.U .</w:t>
      </w:r>
    </w:p>
    <w:p w:rsidR="0091554F" w:rsidRPr="0066704D" w:rsidRDefault="0091554F" w:rsidP="0091554F">
      <w:pPr>
        <w:rPr>
          <w:b/>
        </w:rPr>
      </w:pPr>
    </w:p>
    <w:p w:rsidR="0091554F" w:rsidRDefault="0091554F" w:rsidP="0091554F">
      <w:r>
        <w:tab/>
      </w:r>
    </w:p>
    <w:p w:rsidR="0091554F" w:rsidRDefault="0091554F" w:rsidP="0091554F">
      <w:r>
        <w:tab/>
      </w:r>
    </w:p>
    <w:p w:rsidR="0091554F" w:rsidRDefault="0091554F" w:rsidP="0091554F">
      <w:r>
        <w:t>Agradezco la atención y colaboración prestada.</w:t>
      </w:r>
    </w:p>
    <w:p w:rsidR="0091554F" w:rsidRDefault="0091554F" w:rsidP="0091554F"/>
    <w:p w:rsidR="0091554F" w:rsidRDefault="0091554F" w:rsidP="0091554F"/>
    <w:p w:rsidR="0091554F" w:rsidRDefault="0091554F" w:rsidP="0091554F">
      <w:r>
        <w:t>Cordialmente</w:t>
      </w:r>
    </w:p>
    <w:p w:rsidR="0091554F" w:rsidRDefault="0091554F" w:rsidP="0091554F"/>
    <w:p w:rsidR="0091554F" w:rsidRDefault="0091554F" w:rsidP="0091554F"/>
    <w:p w:rsidR="0091554F" w:rsidRDefault="0091554F" w:rsidP="0091554F">
      <w:r>
        <w:t>RICARDO CASAS ZAPATA</w:t>
      </w:r>
    </w:p>
    <w:p w:rsidR="0091554F" w:rsidRDefault="0091554F" w:rsidP="0091554F">
      <w:r>
        <w:t>Director.</w:t>
      </w:r>
    </w:p>
    <w:p w:rsidR="0091554F" w:rsidRDefault="0091554F" w:rsidP="0042659C">
      <w:pPr>
        <w:rPr>
          <w:b/>
        </w:rPr>
      </w:pPr>
    </w:p>
    <w:p w:rsidR="00007294" w:rsidRDefault="00007294" w:rsidP="0042659C">
      <w:pPr>
        <w:rPr>
          <w:b/>
        </w:rPr>
      </w:pPr>
    </w:p>
    <w:p w:rsidR="00007294" w:rsidRDefault="00007294" w:rsidP="0042659C">
      <w:pPr>
        <w:rPr>
          <w:b/>
        </w:rPr>
      </w:pPr>
    </w:p>
    <w:p w:rsidR="00007294" w:rsidRDefault="00007294" w:rsidP="00007294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007294" w:rsidRDefault="00007294" w:rsidP="00007294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007294" w:rsidRDefault="00007294" w:rsidP="00007294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007294" w:rsidRDefault="00007294" w:rsidP="00007294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007294" w:rsidRDefault="00007294" w:rsidP="00007294">
      <w:pPr>
        <w:rPr>
          <w:b/>
          <w:bCs/>
        </w:rPr>
      </w:pPr>
    </w:p>
    <w:p w:rsidR="00007294" w:rsidRDefault="00007294" w:rsidP="00007294"/>
    <w:p w:rsidR="00007294" w:rsidRDefault="00007294" w:rsidP="00007294">
      <w:pPr>
        <w:pStyle w:val="Ttulo1"/>
      </w:pPr>
      <w:r>
        <w:t>ORDEN DE TRABAJO    N°      07978</w:t>
      </w:r>
    </w:p>
    <w:p w:rsidR="00007294" w:rsidRDefault="00007294" w:rsidP="00007294"/>
    <w:p w:rsidR="00007294" w:rsidRDefault="00007294" w:rsidP="00007294"/>
    <w:p w:rsidR="00007294" w:rsidRDefault="00007294" w:rsidP="00007294">
      <w:r>
        <w:t>FECHA:</w:t>
      </w:r>
      <w:r>
        <w:tab/>
        <w:t>Itagüí, enero 21 de 2011</w:t>
      </w:r>
    </w:p>
    <w:p w:rsidR="00007294" w:rsidRDefault="00007294" w:rsidP="00007294">
      <w:r>
        <w:t>PARA:</w:t>
      </w:r>
      <w:r>
        <w:tab/>
      </w:r>
      <w:r>
        <w:tab/>
        <w:t>PLÁSTICOS DARMA</w:t>
      </w:r>
    </w:p>
    <w:p w:rsidR="00007294" w:rsidRDefault="00007294" w:rsidP="00007294">
      <w:r>
        <w:t>ATENCIÓN:</w:t>
      </w:r>
      <w:r>
        <w:tab/>
        <w:t>Sr. DARIO JARAMILLO</w:t>
      </w:r>
    </w:p>
    <w:p w:rsidR="00007294" w:rsidRDefault="00007294" w:rsidP="00007294"/>
    <w:p w:rsidR="00007294" w:rsidRDefault="00007294" w:rsidP="00007294"/>
    <w:p w:rsidR="00007294" w:rsidRDefault="00007294" w:rsidP="00007294">
      <w:r>
        <w:t xml:space="preserve"> Apreciado Dn DARIO:</w:t>
      </w:r>
    </w:p>
    <w:p w:rsidR="00007294" w:rsidRDefault="00007294" w:rsidP="00007294"/>
    <w:p w:rsidR="00007294" w:rsidRDefault="00007294" w:rsidP="00007294">
      <w:r>
        <w:t>Con la presente estamos solicitando el siguiente material  :</w:t>
      </w:r>
    </w:p>
    <w:p w:rsidR="00007294" w:rsidRDefault="00007294" w:rsidP="00007294"/>
    <w:p w:rsidR="00007294" w:rsidRDefault="00007294" w:rsidP="00007294">
      <w:r>
        <w:rPr>
          <w:b/>
          <w:bCs/>
          <w:u w:val="single"/>
        </w:rPr>
        <w:t>EXTRUSION</w:t>
      </w:r>
      <w:r>
        <w:t>:</w:t>
      </w:r>
    </w:p>
    <w:p w:rsidR="00007294" w:rsidRDefault="00007294" w:rsidP="00007294"/>
    <w:p w:rsidR="00007294" w:rsidRDefault="00007294" w:rsidP="00007294"/>
    <w:tbl>
      <w:tblPr>
        <w:tblW w:w="9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994"/>
        <w:gridCol w:w="1672"/>
        <w:gridCol w:w="1847"/>
        <w:gridCol w:w="1784"/>
        <w:gridCol w:w="1953"/>
      </w:tblGrid>
      <w:tr w:rsidR="00007294" w:rsidTr="00007294">
        <w:tc>
          <w:tcPr>
            <w:tcW w:w="1994" w:type="dxa"/>
          </w:tcPr>
          <w:p w:rsidR="00007294" w:rsidRDefault="00007294" w:rsidP="00007294">
            <w:r>
              <w:t>MEDIDA EN  CENTIMETROS</w:t>
            </w:r>
          </w:p>
        </w:tc>
        <w:tc>
          <w:tcPr>
            <w:tcW w:w="1672" w:type="dxa"/>
          </w:tcPr>
          <w:p w:rsidR="00007294" w:rsidRDefault="00007294" w:rsidP="00007294">
            <w:r>
              <w:t>CALIBRE</w:t>
            </w:r>
          </w:p>
        </w:tc>
        <w:tc>
          <w:tcPr>
            <w:tcW w:w="1847" w:type="dxa"/>
          </w:tcPr>
          <w:p w:rsidR="00007294" w:rsidRDefault="00007294" w:rsidP="00007294">
            <w:r>
              <w:t>FORMA</w:t>
            </w:r>
          </w:p>
        </w:tc>
        <w:tc>
          <w:tcPr>
            <w:tcW w:w="1784" w:type="dxa"/>
          </w:tcPr>
          <w:p w:rsidR="00007294" w:rsidRDefault="00007294" w:rsidP="00007294">
            <w:r>
              <w:t>CANTIDAD EN KILOS</w:t>
            </w:r>
          </w:p>
        </w:tc>
        <w:tc>
          <w:tcPr>
            <w:tcW w:w="1953" w:type="dxa"/>
          </w:tcPr>
          <w:p w:rsidR="00007294" w:rsidRDefault="00007294" w:rsidP="00007294">
            <w:r>
              <w:t>MATERIAL</w:t>
            </w:r>
          </w:p>
        </w:tc>
      </w:tr>
      <w:tr w:rsidR="00007294" w:rsidTr="00007294">
        <w:tc>
          <w:tcPr>
            <w:tcW w:w="1994" w:type="dxa"/>
          </w:tcPr>
          <w:p w:rsidR="00007294" w:rsidRPr="00D23B0D" w:rsidRDefault="00007294" w:rsidP="00007294">
            <w:pPr>
              <w:jc w:val="center"/>
              <w:rPr>
                <w:b/>
              </w:rPr>
            </w:pPr>
            <w:r w:rsidRPr="00D23B0D">
              <w:rPr>
                <w:b/>
              </w:rPr>
              <w:t>75</w:t>
            </w:r>
          </w:p>
        </w:tc>
        <w:tc>
          <w:tcPr>
            <w:tcW w:w="1672" w:type="dxa"/>
          </w:tcPr>
          <w:p w:rsidR="00007294" w:rsidRPr="00D23B0D" w:rsidRDefault="00007294" w:rsidP="00007294">
            <w:pPr>
              <w:jc w:val="center"/>
              <w:rPr>
                <w:b/>
              </w:rPr>
            </w:pPr>
            <w:r>
              <w:rPr>
                <w:b/>
              </w:rPr>
              <w:t>1.4</w:t>
            </w:r>
            <w:r w:rsidRPr="00D23B0D">
              <w:rPr>
                <w:b/>
              </w:rPr>
              <w:t xml:space="preserve">  ”</w:t>
            </w:r>
          </w:p>
        </w:tc>
        <w:tc>
          <w:tcPr>
            <w:tcW w:w="1847" w:type="dxa"/>
          </w:tcPr>
          <w:p w:rsidR="00007294" w:rsidRPr="00D23B0D" w:rsidRDefault="00007294" w:rsidP="00007294">
            <w:pPr>
              <w:jc w:val="center"/>
              <w:rPr>
                <w:b/>
              </w:rPr>
            </w:pPr>
            <w:r w:rsidRPr="00D23B0D">
              <w:rPr>
                <w:b/>
              </w:rPr>
              <w:t xml:space="preserve">TUBULAR  </w:t>
            </w:r>
          </w:p>
        </w:tc>
        <w:tc>
          <w:tcPr>
            <w:tcW w:w="1784" w:type="dxa"/>
          </w:tcPr>
          <w:p w:rsidR="00007294" w:rsidRPr="00D23B0D" w:rsidRDefault="00007294" w:rsidP="00007294">
            <w:pPr>
              <w:jc w:val="center"/>
              <w:rPr>
                <w:b/>
              </w:rPr>
            </w:pPr>
            <w:r>
              <w:rPr>
                <w:b/>
              </w:rPr>
              <w:t>210</w:t>
            </w:r>
          </w:p>
        </w:tc>
        <w:tc>
          <w:tcPr>
            <w:tcW w:w="1953" w:type="dxa"/>
          </w:tcPr>
          <w:p w:rsidR="00007294" w:rsidRPr="00D23B0D" w:rsidRDefault="00007294" w:rsidP="00007294">
            <w:pPr>
              <w:jc w:val="center"/>
              <w:rPr>
                <w:b/>
              </w:rPr>
            </w:pPr>
            <w:r w:rsidRPr="00D23B0D">
              <w:rPr>
                <w:b/>
              </w:rPr>
              <w:t>BAJA   TPTE</w:t>
            </w:r>
          </w:p>
        </w:tc>
      </w:tr>
    </w:tbl>
    <w:p w:rsidR="00007294" w:rsidRDefault="00007294" w:rsidP="00007294">
      <w:pPr>
        <w:pStyle w:val="Ttulo2"/>
      </w:pPr>
    </w:p>
    <w:p w:rsidR="00007294" w:rsidRDefault="00007294" w:rsidP="00007294"/>
    <w:p w:rsidR="00007294" w:rsidRDefault="00007294" w:rsidP="00007294">
      <w:pPr>
        <w:rPr>
          <w:b/>
          <w:bCs/>
          <w:u w:val="single"/>
        </w:rPr>
      </w:pPr>
    </w:p>
    <w:p w:rsidR="00007294" w:rsidRDefault="00007294" w:rsidP="00007294">
      <w:r w:rsidRPr="0026453F">
        <w:rPr>
          <w:b/>
          <w:u w:val="single"/>
        </w:rPr>
        <w:t xml:space="preserve">MEZCLA </w:t>
      </w:r>
      <w:r>
        <w:t xml:space="preserve">  :     25     BAJA</w:t>
      </w:r>
    </w:p>
    <w:p w:rsidR="00007294" w:rsidRDefault="00007294" w:rsidP="00007294">
      <w:r>
        <w:t xml:space="preserve">                           6     LINEAL</w:t>
      </w:r>
    </w:p>
    <w:p w:rsidR="00007294" w:rsidRDefault="00007294" w:rsidP="00007294">
      <w:pPr>
        <w:rPr>
          <w:b/>
          <w:bCs/>
          <w:u w:val="single"/>
        </w:rPr>
      </w:pPr>
      <w:r>
        <w:t xml:space="preserve"> </w:t>
      </w:r>
      <w:r>
        <w:tab/>
      </w:r>
      <w:r>
        <w:tab/>
      </w:r>
    </w:p>
    <w:p w:rsidR="00007294" w:rsidRDefault="00007294" w:rsidP="00007294"/>
    <w:p w:rsidR="00007294" w:rsidRDefault="00007294" w:rsidP="00007294"/>
    <w:p w:rsidR="00007294" w:rsidRDefault="00007294" w:rsidP="00007294">
      <w:r>
        <w:t xml:space="preserve">Agradezco </w:t>
      </w:r>
      <w:smartTag w:uri="urn:schemas-microsoft-com:office:smarttags" w:element="PersonName">
        <w:smartTagPr>
          <w:attr w:name="ProductID" w:val="la Amable"/>
        </w:smartTagPr>
        <w:r>
          <w:t>la Amable</w:t>
        </w:r>
      </w:smartTag>
      <w:r>
        <w:t xml:space="preserve"> colaboración.</w:t>
      </w:r>
    </w:p>
    <w:p w:rsidR="00007294" w:rsidRDefault="00007294" w:rsidP="00007294"/>
    <w:p w:rsidR="00007294" w:rsidRDefault="00007294" w:rsidP="00007294"/>
    <w:p w:rsidR="00007294" w:rsidRDefault="00007294" w:rsidP="00007294"/>
    <w:p w:rsidR="00007294" w:rsidRDefault="00007294" w:rsidP="00007294">
      <w:r>
        <w:t>Cordialmente</w:t>
      </w:r>
    </w:p>
    <w:p w:rsidR="00007294" w:rsidRDefault="00007294" w:rsidP="00007294"/>
    <w:p w:rsidR="00007294" w:rsidRDefault="00007294" w:rsidP="00007294"/>
    <w:p w:rsidR="00007294" w:rsidRDefault="00007294" w:rsidP="00007294"/>
    <w:p w:rsidR="00007294" w:rsidRDefault="00007294" w:rsidP="00007294">
      <w:r>
        <w:t>RICARDO CASAS ZAPATA</w:t>
      </w:r>
    </w:p>
    <w:p w:rsidR="00007294" w:rsidRDefault="00007294" w:rsidP="00007294">
      <w:r>
        <w:t>Director</w:t>
      </w:r>
    </w:p>
    <w:p w:rsidR="00007294" w:rsidRDefault="00007294" w:rsidP="0042659C">
      <w:pPr>
        <w:rPr>
          <w:b/>
        </w:rPr>
      </w:pPr>
    </w:p>
    <w:p w:rsidR="00FE16F4" w:rsidRDefault="00FE16F4" w:rsidP="0042659C">
      <w:pPr>
        <w:rPr>
          <w:b/>
        </w:rPr>
      </w:pPr>
    </w:p>
    <w:p w:rsidR="00FE16F4" w:rsidRDefault="00FE16F4" w:rsidP="0042659C">
      <w:pPr>
        <w:rPr>
          <w:b/>
        </w:rPr>
      </w:pPr>
    </w:p>
    <w:p w:rsidR="00FE16F4" w:rsidRDefault="00FE16F4" w:rsidP="0042659C">
      <w:pPr>
        <w:rPr>
          <w:b/>
        </w:rPr>
      </w:pPr>
    </w:p>
    <w:p w:rsidR="00FE16F4" w:rsidRDefault="00FE16F4" w:rsidP="0042659C">
      <w:pPr>
        <w:rPr>
          <w:b/>
        </w:rPr>
      </w:pPr>
    </w:p>
    <w:p w:rsidR="00FE16F4" w:rsidRDefault="00FE16F4" w:rsidP="0042659C">
      <w:pPr>
        <w:rPr>
          <w:b/>
        </w:rPr>
      </w:pPr>
    </w:p>
    <w:p w:rsidR="00FE16F4" w:rsidRDefault="00FE16F4" w:rsidP="0042659C">
      <w:pPr>
        <w:rPr>
          <w:b/>
        </w:rPr>
      </w:pPr>
    </w:p>
    <w:p w:rsidR="00FE16F4" w:rsidRDefault="00FE16F4" w:rsidP="0042659C">
      <w:pPr>
        <w:rPr>
          <w:b/>
        </w:rPr>
      </w:pPr>
    </w:p>
    <w:p w:rsidR="00FE16F4" w:rsidRDefault="00FE16F4" w:rsidP="00FE16F4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FE16F4" w:rsidRDefault="00FE16F4" w:rsidP="00FE16F4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FE16F4" w:rsidRDefault="00FE16F4" w:rsidP="00FE16F4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FE16F4" w:rsidRDefault="00FE16F4" w:rsidP="00FE16F4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FE16F4" w:rsidRDefault="00FE16F4" w:rsidP="00FE16F4">
      <w:pPr>
        <w:rPr>
          <w:b/>
          <w:bCs/>
        </w:rPr>
      </w:pPr>
    </w:p>
    <w:p w:rsidR="00FE16F4" w:rsidRDefault="00FE16F4" w:rsidP="00FE16F4">
      <w:pPr>
        <w:pStyle w:val="Ttulo1"/>
      </w:pPr>
    </w:p>
    <w:p w:rsidR="00FE16F4" w:rsidRDefault="00FE16F4" w:rsidP="00FE16F4">
      <w:pPr>
        <w:pStyle w:val="Ttulo1"/>
      </w:pPr>
      <w:r>
        <w:t>ORDEN DE TRABAJO     N °      07957</w:t>
      </w:r>
    </w:p>
    <w:p w:rsidR="00FE16F4" w:rsidRDefault="00FE16F4" w:rsidP="00FE16F4"/>
    <w:p w:rsidR="00FE16F4" w:rsidRDefault="00FE16F4" w:rsidP="00FE16F4">
      <w:r>
        <w:t>FECHA:</w:t>
      </w:r>
      <w:r>
        <w:tab/>
        <w:t>Medellín,    de   2011</w:t>
      </w:r>
    </w:p>
    <w:p w:rsidR="00FE16F4" w:rsidRDefault="00FE16F4" w:rsidP="00FE16F4">
      <w:r>
        <w:t>PARA:</w:t>
      </w:r>
      <w:r>
        <w:tab/>
      </w:r>
      <w:r>
        <w:tab/>
        <w:t>PLÁSTICOS DARMA</w:t>
      </w:r>
    </w:p>
    <w:p w:rsidR="00FE16F4" w:rsidRDefault="00FE16F4" w:rsidP="00FE16F4">
      <w:r>
        <w:t>ATENCIÓN:</w:t>
      </w:r>
      <w:r>
        <w:tab/>
        <w:t>Sr. Darío Jaramillo</w:t>
      </w:r>
    </w:p>
    <w:p w:rsidR="00FE16F4" w:rsidRDefault="00FE16F4" w:rsidP="00FE16F4">
      <w:r>
        <w:tab/>
      </w:r>
      <w:r>
        <w:tab/>
        <w:t>Gerente.</w:t>
      </w:r>
    </w:p>
    <w:p w:rsidR="00FE16F4" w:rsidRDefault="00FE16F4" w:rsidP="00FE16F4"/>
    <w:p w:rsidR="00FE16F4" w:rsidRDefault="00FE16F4" w:rsidP="00FE16F4">
      <w:r>
        <w:t>Apreciado Don Darío:</w:t>
      </w:r>
    </w:p>
    <w:p w:rsidR="00FE16F4" w:rsidRDefault="00FE16F4" w:rsidP="00FE16F4"/>
    <w:p w:rsidR="00FE16F4" w:rsidRDefault="00FE16F4" w:rsidP="00FE16F4">
      <w:r>
        <w:t>Con la presente estamos solicitando el siguiente servicio de  IMPRESIÓN :</w:t>
      </w:r>
    </w:p>
    <w:p w:rsidR="00FE16F4" w:rsidRDefault="00FE16F4" w:rsidP="00FE16F4"/>
    <w:p w:rsidR="00FE16F4" w:rsidRDefault="00FE16F4" w:rsidP="00FE16F4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FE16F4" w:rsidRDefault="00FE16F4" w:rsidP="00FE16F4">
      <w:r>
        <w:t xml:space="preserve">MATERIAL   :           Polipropileno  Lamina  Mono  de  </w:t>
      </w:r>
      <w:r>
        <w:rPr>
          <w:b/>
        </w:rPr>
        <w:t>33</w:t>
      </w:r>
      <w:r w:rsidRPr="0080544B">
        <w:rPr>
          <w:b/>
        </w:rPr>
        <w:t xml:space="preserve">     cms</w:t>
      </w:r>
    </w:p>
    <w:p w:rsidR="00FE16F4" w:rsidRDefault="00FE16F4" w:rsidP="00FE16F4">
      <w:r>
        <w:t>CLIBRE      :               2.0   ”</w:t>
      </w:r>
    </w:p>
    <w:p w:rsidR="00FE16F4" w:rsidRPr="00AD5DCF" w:rsidRDefault="00FE16F4" w:rsidP="00FE16F4">
      <w:pPr>
        <w:rPr>
          <w:b/>
        </w:rPr>
      </w:pPr>
      <w:r>
        <w:t>REFERENCIA:</w:t>
      </w:r>
      <w:r>
        <w:tab/>
      </w:r>
      <w:r>
        <w:rPr>
          <w:b/>
        </w:rPr>
        <w:t xml:space="preserve">LA  VICTORIA   33   cm </w:t>
      </w:r>
    </w:p>
    <w:p w:rsidR="00FE16F4" w:rsidRDefault="00FE16F4" w:rsidP="00FE16F4">
      <w:r>
        <w:t>CANTIDAD    :          300    Kg</w:t>
      </w:r>
    </w:p>
    <w:p w:rsidR="00FE16F4" w:rsidRDefault="00FE16F4" w:rsidP="00FE16F4">
      <w:r>
        <w:t>COLORES:</w:t>
      </w:r>
      <w:r>
        <w:tab/>
      </w:r>
      <w:r>
        <w:tab/>
        <w:t>1    ( Según  arte )</w:t>
      </w:r>
    </w:p>
    <w:p w:rsidR="00FE16F4" w:rsidRDefault="00FE16F4" w:rsidP="00FE16F4">
      <w:r>
        <w:t>CARAS:</w:t>
      </w:r>
      <w:r>
        <w:tab/>
      </w:r>
      <w:r>
        <w:tab/>
        <w:t xml:space="preserve">1  </w:t>
      </w:r>
    </w:p>
    <w:p w:rsidR="00FE16F4" w:rsidRDefault="00FE16F4" w:rsidP="00FE16F4">
      <w:r>
        <w:t>REPETICIÓN:</w:t>
      </w:r>
      <w:r>
        <w:tab/>
        <w:t>Continua</w:t>
      </w:r>
    </w:p>
    <w:p w:rsidR="00FE16F4" w:rsidRDefault="00FE16F4" w:rsidP="00FE16F4">
      <w:r>
        <w:t>RODILLO:</w:t>
      </w:r>
      <w:r>
        <w:tab/>
      </w:r>
      <w:r>
        <w:tab/>
        <w:t>Según  Plano</w:t>
      </w:r>
    </w:p>
    <w:p w:rsidR="00FE16F4" w:rsidRDefault="00FE16F4" w:rsidP="00FE16F4">
      <w:r>
        <w:t>LAMINA:</w:t>
      </w:r>
      <w:r>
        <w:tab/>
      </w:r>
      <w:r>
        <w:tab/>
        <w:t>33    cms   Impresión  Continua.</w:t>
      </w:r>
    </w:p>
    <w:p w:rsidR="00FE16F4" w:rsidRDefault="00FE16F4" w:rsidP="00FE16F4"/>
    <w:p w:rsidR="00FE16F4" w:rsidRDefault="00FE16F4" w:rsidP="00FE16F4"/>
    <w:p w:rsidR="00FE16F4" w:rsidRDefault="00FE16F4" w:rsidP="00FE16F4">
      <w:r>
        <w:rPr>
          <w:b/>
          <w:bCs/>
          <w:u w:val="single"/>
        </w:rPr>
        <w:t>NOTA:</w:t>
      </w:r>
      <w:r>
        <w:t xml:space="preserve">  *   Los cyreles se encuentran en su  planta</w:t>
      </w:r>
    </w:p>
    <w:p w:rsidR="00FE16F4" w:rsidRDefault="00FE16F4" w:rsidP="00FE16F4">
      <w:pPr>
        <w:numPr>
          <w:ilvl w:val="0"/>
          <w:numId w:val="1"/>
        </w:numPr>
      </w:pPr>
      <w:r>
        <w:t>Se envían ARTE    para tonos y alturas</w:t>
      </w:r>
    </w:p>
    <w:p w:rsidR="00FE16F4" w:rsidRPr="00307118" w:rsidRDefault="00FE16F4" w:rsidP="00FE16F4">
      <w:pPr>
        <w:numPr>
          <w:ilvl w:val="0"/>
          <w:numId w:val="2"/>
        </w:numPr>
      </w:pPr>
      <w:r>
        <w:t xml:space="preserve">Se  envía el material de PP </w:t>
      </w:r>
      <w:r>
        <w:rPr>
          <w:b/>
        </w:rPr>
        <w:t xml:space="preserve">de  33 </w:t>
      </w:r>
      <w:r w:rsidRPr="00AD5DCF">
        <w:rPr>
          <w:b/>
        </w:rPr>
        <w:t xml:space="preserve">  cms</w:t>
      </w:r>
      <w:r>
        <w:rPr>
          <w:b/>
        </w:rPr>
        <w:t xml:space="preserve">   Lamina</w:t>
      </w:r>
    </w:p>
    <w:p w:rsidR="00FE16F4" w:rsidRPr="007A4344" w:rsidRDefault="00FE16F4" w:rsidP="00FE16F4">
      <w:pPr>
        <w:ind w:left="1500"/>
        <w:rPr>
          <w:sz w:val="28"/>
          <w:szCs w:val="28"/>
        </w:rPr>
      </w:pPr>
      <w:r>
        <w:rPr>
          <w:b/>
        </w:rPr>
        <w:t xml:space="preserve"> </w:t>
      </w:r>
      <w:r w:rsidRPr="007A4344">
        <w:rPr>
          <w:b/>
          <w:sz w:val="28"/>
          <w:szCs w:val="28"/>
        </w:rPr>
        <w:t>- Se  aprueba  impresión</w:t>
      </w:r>
    </w:p>
    <w:p w:rsidR="00FE16F4" w:rsidRDefault="00FE16F4" w:rsidP="00FE16F4">
      <w:pPr>
        <w:ind w:left="885"/>
      </w:pPr>
    </w:p>
    <w:p w:rsidR="00FE16F4" w:rsidRDefault="00FE16F4" w:rsidP="00FE16F4">
      <w:pPr>
        <w:ind w:left="885"/>
      </w:pPr>
    </w:p>
    <w:p w:rsidR="00FE16F4" w:rsidRDefault="00FE16F4" w:rsidP="00FE16F4">
      <w:r>
        <w:t>Agradezco la atención y colaboración prestada.</w:t>
      </w:r>
    </w:p>
    <w:p w:rsidR="00FE16F4" w:rsidRDefault="00FE16F4" w:rsidP="00FE16F4"/>
    <w:p w:rsidR="00FE16F4" w:rsidRDefault="00FE16F4" w:rsidP="00FE16F4"/>
    <w:p w:rsidR="00FE16F4" w:rsidRDefault="00FE16F4" w:rsidP="00FE16F4">
      <w:r>
        <w:t>Cordialmente,</w:t>
      </w:r>
    </w:p>
    <w:p w:rsidR="00FE16F4" w:rsidRDefault="00FE16F4" w:rsidP="00FE16F4"/>
    <w:p w:rsidR="00FE16F4" w:rsidRDefault="00FE16F4" w:rsidP="00FE16F4"/>
    <w:p w:rsidR="00FE16F4" w:rsidRDefault="00FE16F4" w:rsidP="00FE16F4"/>
    <w:p w:rsidR="00FE16F4" w:rsidRDefault="00FE16F4" w:rsidP="00FE16F4">
      <w:r>
        <w:t>RICARDO CASAS ZAPATA</w:t>
      </w:r>
    </w:p>
    <w:p w:rsidR="00FE16F4" w:rsidRDefault="00FE16F4" w:rsidP="00FE16F4">
      <w:r>
        <w:t>Director.</w:t>
      </w:r>
    </w:p>
    <w:p w:rsidR="00FE16F4" w:rsidRDefault="00FE16F4" w:rsidP="0042659C">
      <w:pPr>
        <w:rPr>
          <w:b/>
        </w:rPr>
      </w:pPr>
    </w:p>
    <w:p w:rsidR="00FE16F4" w:rsidRDefault="00FE16F4" w:rsidP="0042659C">
      <w:pPr>
        <w:rPr>
          <w:b/>
        </w:rPr>
      </w:pPr>
    </w:p>
    <w:p w:rsidR="00FE16F4" w:rsidRDefault="00FE16F4" w:rsidP="0042659C">
      <w:pPr>
        <w:rPr>
          <w:b/>
        </w:rPr>
      </w:pPr>
    </w:p>
    <w:p w:rsidR="00FE16F4" w:rsidRDefault="00FE16F4" w:rsidP="0042659C">
      <w:pPr>
        <w:rPr>
          <w:b/>
        </w:rPr>
      </w:pPr>
    </w:p>
    <w:p w:rsidR="00FE16F4" w:rsidRDefault="00FE16F4" w:rsidP="0042659C">
      <w:pPr>
        <w:rPr>
          <w:b/>
        </w:rPr>
      </w:pPr>
    </w:p>
    <w:p w:rsidR="00FE16F4" w:rsidRDefault="00FE16F4" w:rsidP="0042659C">
      <w:pPr>
        <w:rPr>
          <w:b/>
        </w:rPr>
      </w:pPr>
    </w:p>
    <w:p w:rsidR="00FE16F4" w:rsidRDefault="00FE16F4" w:rsidP="0042659C">
      <w:pPr>
        <w:rPr>
          <w:b/>
        </w:rPr>
      </w:pPr>
    </w:p>
    <w:p w:rsidR="00FE16F4" w:rsidRDefault="00FE16F4" w:rsidP="00FE16F4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FE16F4" w:rsidRDefault="00FE16F4" w:rsidP="00FE16F4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FE16F4" w:rsidRDefault="00FE16F4" w:rsidP="00FE16F4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FE16F4" w:rsidRDefault="00FE16F4" w:rsidP="00FE16F4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FE16F4" w:rsidRDefault="00FE16F4" w:rsidP="00FE16F4">
      <w:pPr>
        <w:rPr>
          <w:b/>
          <w:bCs/>
        </w:rPr>
      </w:pPr>
    </w:p>
    <w:p w:rsidR="00FE16F4" w:rsidRDefault="00FE16F4" w:rsidP="00FE16F4">
      <w:pPr>
        <w:pStyle w:val="Ttulo1"/>
      </w:pPr>
    </w:p>
    <w:p w:rsidR="00FE16F4" w:rsidRDefault="00FE16F4" w:rsidP="00FE16F4">
      <w:pPr>
        <w:pStyle w:val="Ttulo1"/>
      </w:pPr>
      <w:r>
        <w:t>ORDEN DE TRABAJO  N °      07958</w:t>
      </w:r>
    </w:p>
    <w:p w:rsidR="00FE16F4" w:rsidRDefault="00FE16F4" w:rsidP="00FE16F4">
      <w:r>
        <w:t xml:space="preserve"> </w:t>
      </w:r>
    </w:p>
    <w:p w:rsidR="00FE16F4" w:rsidRDefault="00FE16F4" w:rsidP="00FE16F4">
      <w:r>
        <w:t>FECHA:</w:t>
      </w:r>
      <w:r>
        <w:tab/>
        <w:t>Medellín, Enero  24   de  2011</w:t>
      </w:r>
    </w:p>
    <w:p w:rsidR="00FE16F4" w:rsidRDefault="00FE16F4" w:rsidP="00FE16F4">
      <w:r>
        <w:t>PARA:</w:t>
      </w:r>
      <w:r>
        <w:tab/>
      </w:r>
      <w:r>
        <w:tab/>
        <w:t>PLÁSTICOS DARMA</w:t>
      </w:r>
    </w:p>
    <w:p w:rsidR="00FE16F4" w:rsidRDefault="00FE16F4" w:rsidP="00FE16F4">
      <w:r>
        <w:t>ATENCIÓN:</w:t>
      </w:r>
      <w:r>
        <w:tab/>
        <w:t>Sr. Darío Jaramillo</w:t>
      </w:r>
    </w:p>
    <w:p w:rsidR="00FE16F4" w:rsidRDefault="00FE16F4" w:rsidP="00FE16F4">
      <w:r>
        <w:tab/>
      </w:r>
      <w:r>
        <w:tab/>
        <w:t>Gerente.</w:t>
      </w:r>
    </w:p>
    <w:p w:rsidR="00FE16F4" w:rsidRDefault="00FE16F4" w:rsidP="00FE16F4"/>
    <w:p w:rsidR="00FE16F4" w:rsidRDefault="00FE16F4" w:rsidP="00FE16F4">
      <w:r>
        <w:t>Apreciado Don Darío:</w:t>
      </w:r>
    </w:p>
    <w:p w:rsidR="00FE16F4" w:rsidRDefault="00FE16F4" w:rsidP="00FE16F4"/>
    <w:p w:rsidR="00FE16F4" w:rsidRDefault="00FE16F4" w:rsidP="00FE16F4">
      <w:r>
        <w:t>Con la presente estamos solicitando el siguiente servicio de  IMPRESIÓN :</w:t>
      </w:r>
    </w:p>
    <w:p w:rsidR="00FE16F4" w:rsidRDefault="00FE16F4" w:rsidP="00FE16F4"/>
    <w:p w:rsidR="00FE16F4" w:rsidRDefault="00FE16F4" w:rsidP="00FE16F4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FE16F4" w:rsidRDefault="00FE16F4" w:rsidP="00FE16F4">
      <w:r>
        <w:t xml:space="preserve">MATERIAL   :           Polipropileno  Lamina  Mono  de  </w:t>
      </w:r>
      <w:r>
        <w:rPr>
          <w:b/>
        </w:rPr>
        <w:t>46</w:t>
      </w:r>
      <w:r w:rsidRPr="0080544B">
        <w:rPr>
          <w:b/>
        </w:rPr>
        <w:t xml:space="preserve">     cms</w:t>
      </w:r>
    </w:p>
    <w:p w:rsidR="00FE16F4" w:rsidRDefault="00FE16F4" w:rsidP="00FE16F4">
      <w:r>
        <w:t>CLIBRE      :               1.5  ”</w:t>
      </w:r>
    </w:p>
    <w:p w:rsidR="00FE16F4" w:rsidRPr="00AD5DCF" w:rsidRDefault="00FE16F4" w:rsidP="00FE16F4">
      <w:pPr>
        <w:rPr>
          <w:b/>
        </w:rPr>
      </w:pPr>
      <w:r>
        <w:t>REFERENCIA:</w:t>
      </w:r>
      <w:r>
        <w:tab/>
      </w:r>
      <w:r>
        <w:rPr>
          <w:b/>
        </w:rPr>
        <w:t xml:space="preserve">LA   VICTORIA   23  cm </w:t>
      </w:r>
    </w:p>
    <w:p w:rsidR="00FE16F4" w:rsidRDefault="00FE16F4" w:rsidP="00FE16F4">
      <w:r>
        <w:t xml:space="preserve">CANTIDAD    :          </w:t>
      </w:r>
      <w:r>
        <w:rPr>
          <w:b/>
        </w:rPr>
        <w:t>300</w:t>
      </w:r>
      <w:r>
        <w:t xml:space="preserve">    Kg</w:t>
      </w:r>
    </w:p>
    <w:p w:rsidR="00FE16F4" w:rsidRDefault="00FE16F4" w:rsidP="00FE16F4">
      <w:r>
        <w:t>COLORES:</w:t>
      </w:r>
      <w:r>
        <w:tab/>
      </w:r>
      <w:r>
        <w:tab/>
        <w:t>1 ( Según  arte )</w:t>
      </w:r>
    </w:p>
    <w:p w:rsidR="00FE16F4" w:rsidRDefault="00FE16F4" w:rsidP="00FE16F4">
      <w:r>
        <w:t>CARAS:</w:t>
      </w:r>
      <w:r>
        <w:tab/>
      </w:r>
      <w:r>
        <w:tab/>
        <w:t xml:space="preserve">1  </w:t>
      </w:r>
    </w:p>
    <w:p w:rsidR="00FE16F4" w:rsidRDefault="00FE16F4" w:rsidP="00FE16F4">
      <w:r>
        <w:t>REPETICIÓN:</w:t>
      </w:r>
      <w:r>
        <w:tab/>
        <w:t>Continua</w:t>
      </w:r>
    </w:p>
    <w:p w:rsidR="00FE16F4" w:rsidRDefault="00FE16F4" w:rsidP="00FE16F4">
      <w:r>
        <w:t>RODILLO:</w:t>
      </w:r>
      <w:r>
        <w:tab/>
      </w:r>
      <w:r>
        <w:tab/>
        <w:t>Según  Plano</w:t>
      </w:r>
    </w:p>
    <w:p w:rsidR="00FE16F4" w:rsidRDefault="00FE16F4" w:rsidP="00FE16F4">
      <w:r>
        <w:t>LAMINA:</w:t>
      </w:r>
      <w:r>
        <w:tab/>
      </w:r>
      <w:r>
        <w:tab/>
      </w:r>
      <w:r w:rsidRPr="00121544">
        <w:rPr>
          <w:b/>
        </w:rPr>
        <w:t xml:space="preserve">23 </w:t>
      </w:r>
      <w:r>
        <w:t xml:space="preserve">   cms   Impresión  Continua.</w:t>
      </w:r>
    </w:p>
    <w:p w:rsidR="00FE16F4" w:rsidRDefault="00FE16F4" w:rsidP="00FE16F4"/>
    <w:p w:rsidR="00FE16F4" w:rsidRDefault="00FE16F4" w:rsidP="00FE16F4"/>
    <w:p w:rsidR="00FE16F4" w:rsidRDefault="00FE16F4" w:rsidP="00FE16F4">
      <w:r>
        <w:rPr>
          <w:b/>
          <w:bCs/>
          <w:u w:val="single"/>
        </w:rPr>
        <w:t>NOTA:</w:t>
      </w:r>
      <w:r>
        <w:t xml:space="preserve">  *   Los cyreles   se encuentran en su   planta</w:t>
      </w:r>
    </w:p>
    <w:p w:rsidR="00FE16F4" w:rsidRDefault="00FE16F4" w:rsidP="00FE16F4">
      <w:pPr>
        <w:numPr>
          <w:ilvl w:val="0"/>
          <w:numId w:val="1"/>
        </w:numPr>
      </w:pPr>
      <w:r>
        <w:t>Se envían ARTE    para tonos y alturas</w:t>
      </w:r>
    </w:p>
    <w:p w:rsidR="00FE16F4" w:rsidRPr="00307118" w:rsidRDefault="00FE16F4" w:rsidP="00FE16F4">
      <w:pPr>
        <w:numPr>
          <w:ilvl w:val="0"/>
          <w:numId w:val="2"/>
        </w:numPr>
      </w:pPr>
      <w:r>
        <w:t xml:space="preserve">Se  envía el material de PP </w:t>
      </w:r>
      <w:r>
        <w:rPr>
          <w:b/>
        </w:rPr>
        <w:t xml:space="preserve">de  46 </w:t>
      </w:r>
      <w:r w:rsidRPr="00AD5DCF">
        <w:rPr>
          <w:b/>
        </w:rPr>
        <w:t xml:space="preserve">  cms</w:t>
      </w:r>
      <w:r>
        <w:rPr>
          <w:b/>
        </w:rPr>
        <w:t xml:space="preserve">   Lamina</w:t>
      </w:r>
    </w:p>
    <w:p w:rsidR="00FE16F4" w:rsidRPr="007A4344" w:rsidRDefault="00FE16F4" w:rsidP="00FE16F4">
      <w:pPr>
        <w:ind w:left="1500"/>
        <w:rPr>
          <w:sz w:val="28"/>
          <w:szCs w:val="28"/>
        </w:rPr>
      </w:pPr>
      <w:r>
        <w:rPr>
          <w:b/>
        </w:rPr>
        <w:t xml:space="preserve"> </w:t>
      </w:r>
    </w:p>
    <w:p w:rsidR="00FE16F4" w:rsidRDefault="00FE16F4" w:rsidP="00FE16F4">
      <w:pPr>
        <w:ind w:left="885"/>
      </w:pPr>
    </w:p>
    <w:p w:rsidR="00FE16F4" w:rsidRDefault="00FE16F4" w:rsidP="00FE16F4">
      <w:pPr>
        <w:ind w:left="885"/>
      </w:pPr>
    </w:p>
    <w:p w:rsidR="00FE16F4" w:rsidRDefault="00FE16F4" w:rsidP="00FE16F4">
      <w:r>
        <w:t>Agradezco la atención y colaboración prestada.</w:t>
      </w:r>
    </w:p>
    <w:p w:rsidR="00FE16F4" w:rsidRDefault="00FE16F4" w:rsidP="00FE16F4"/>
    <w:p w:rsidR="00FE16F4" w:rsidRDefault="00FE16F4" w:rsidP="00FE16F4"/>
    <w:p w:rsidR="00FE16F4" w:rsidRDefault="00FE16F4" w:rsidP="00FE16F4">
      <w:r>
        <w:t>Cordialmente,</w:t>
      </w:r>
    </w:p>
    <w:p w:rsidR="00FE16F4" w:rsidRDefault="00FE16F4" w:rsidP="00FE16F4"/>
    <w:p w:rsidR="00FE16F4" w:rsidRDefault="00FE16F4" w:rsidP="00FE16F4"/>
    <w:p w:rsidR="00FE16F4" w:rsidRDefault="00FE16F4" w:rsidP="00FE16F4"/>
    <w:p w:rsidR="00FE16F4" w:rsidRDefault="00FE16F4" w:rsidP="00FE16F4">
      <w:r>
        <w:t>RICARDO CASAS ZAPATA</w:t>
      </w:r>
    </w:p>
    <w:p w:rsidR="00FE16F4" w:rsidRDefault="00FE16F4" w:rsidP="00FE16F4">
      <w:r>
        <w:t>Director.</w:t>
      </w:r>
    </w:p>
    <w:p w:rsidR="00FE16F4" w:rsidRDefault="00FE16F4" w:rsidP="00FE16F4">
      <w:pPr>
        <w:rPr>
          <w:b/>
        </w:rPr>
      </w:pPr>
    </w:p>
    <w:p w:rsidR="00FE16F4" w:rsidRDefault="00FE16F4" w:rsidP="00FE16F4">
      <w:pPr>
        <w:rPr>
          <w:b/>
        </w:rPr>
      </w:pPr>
    </w:p>
    <w:p w:rsidR="00FE16F4" w:rsidRDefault="00FE16F4" w:rsidP="0042659C">
      <w:pPr>
        <w:rPr>
          <w:b/>
        </w:rPr>
      </w:pPr>
    </w:p>
    <w:p w:rsidR="000D0C4A" w:rsidRDefault="000D0C4A" w:rsidP="0042659C">
      <w:pPr>
        <w:rPr>
          <w:b/>
        </w:rPr>
      </w:pPr>
    </w:p>
    <w:p w:rsidR="000D0C4A" w:rsidRDefault="000D0C4A" w:rsidP="0042659C">
      <w:pPr>
        <w:rPr>
          <w:b/>
        </w:rPr>
      </w:pPr>
    </w:p>
    <w:p w:rsidR="000D0C4A" w:rsidRDefault="000D0C4A" w:rsidP="0042659C">
      <w:pPr>
        <w:rPr>
          <w:b/>
        </w:rPr>
      </w:pPr>
    </w:p>
    <w:p w:rsidR="000D0C4A" w:rsidRDefault="000D0C4A" w:rsidP="000D0C4A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0D0C4A" w:rsidRDefault="000D0C4A" w:rsidP="000D0C4A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0D0C4A" w:rsidRDefault="000D0C4A" w:rsidP="000D0C4A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0D0C4A" w:rsidRDefault="000D0C4A" w:rsidP="000D0C4A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0D0C4A" w:rsidRDefault="000D0C4A" w:rsidP="000D0C4A"/>
    <w:p w:rsidR="000D0C4A" w:rsidRDefault="000D0C4A" w:rsidP="000D0C4A">
      <w:pPr>
        <w:pStyle w:val="Ttulo1"/>
      </w:pPr>
      <w:r>
        <w:t>ORDEN DE TRABAJO   N°      07987</w:t>
      </w:r>
    </w:p>
    <w:p w:rsidR="000D0C4A" w:rsidRDefault="000D0C4A" w:rsidP="000D0C4A"/>
    <w:p w:rsidR="000D0C4A" w:rsidRDefault="000D0C4A" w:rsidP="000D0C4A">
      <w:r>
        <w:t>FECHA:</w:t>
      </w:r>
      <w:r>
        <w:tab/>
        <w:t>Medellín, Enero  26    de   2011</w:t>
      </w:r>
    </w:p>
    <w:p w:rsidR="000D0C4A" w:rsidRDefault="000D0C4A" w:rsidP="000D0C4A">
      <w:r>
        <w:t>PARA:</w:t>
      </w:r>
      <w:r>
        <w:tab/>
      </w:r>
      <w:r>
        <w:tab/>
        <w:t>PLÁSTICOS   DARMA</w:t>
      </w:r>
    </w:p>
    <w:p w:rsidR="000D0C4A" w:rsidRDefault="000D0C4A" w:rsidP="000D0C4A">
      <w:r>
        <w:t>ATENCIÓN:</w:t>
      </w:r>
      <w:r>
        <w:tab/>
        <w:t>Sr. DARIO JARAMILLO</w:t>
      </w:r>
    </w:p>
    <w:p w:rsidR="000D0C4A" w:rsidRDefault="000D0C4A" w:rsidP="000D0C4A"/>
    <w:p w:rsidR="000D0C4A" w:rsidRDefault="000D0C4A" w:rsidP="000D0C4A">
      <w:r>
        <w:t>Apreciado Dn DARIO:</w:t>
      </w:r>
    </w:p>
    <w:p w:rsidR="000D0C4A" w:rsidRDefault="000D0C4A" w:rsidP="000D0C4A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0D0C4A" w:rsidRDefault="000D0C4A" w:rsidP="000D0C4A"/>
    <w:p w:rsidR="000D0C4A" w:rsidRDefault="000D0C4A" w:rsidP="000D0C4A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0D0C4A" w:rsidRDefault="000D0C4A" w:rsidP="000D0C4A"/>
    <w:p w:rsidR="000D0C4A" w:rsidRDefault="000D0C4A" w:rsidP="000D0C4A">
      <w:r>
        <w:t>MATERIAL :</w:t>
      </w:r>
      <w:r>
        <w:tab/>
      </w:r>
      <w:r>
        <w:tab/>
        <w:t xml:space="preserve">Polietileno de Baja  densidad   </w:t>
      </w:r>
      <w:r>
        <w:rPr>
          <w:b/>
          <w:u w:val="single"/>
        </w:rPr>
        <w:t xml:space="preserve">Transparente </w:t>
      </w:r>
      <w:r>
        <w:t xml:space="preserve"> Tubular</w:t>
      </w:r>
    </w:p>
    <w:p w:rsidR="000D0C4A" w:rsidRDefault="000D0C4A" w:rsidP="000D0C4A">
      <w:r>
        <w:t>MEDIDA:</w:t>
      </w:r>
      <w:r>
        <w:tab/>
      </w:r>
      <w:r>
        <w:tab/>
      </w:r>
      <w:r>
        <w:rPr>
          <w:b/>
        </w:rPr>
        <w:t>75</w:t>
      </w:r>
      <w:r>
        <w:t xml:space="preserve">   cms   </w:t>
      </w:r>
    </w:p>
    <w:p w:rsidR="000D0C4A" w:rsidRDefault="000D0C4A" w:rsidP="000D0C4A">
      <w:r>
        <w:t>CALIBRE :</w:t>
      </w:r>
      <w:r>
        <w:tab/>
      </w:r>
      <w:r>
        <w:tab/>
      </w:r>
      <w:r>
        <w:rPr>
          <w:b/>
        </w:rPr>
        <w:t xml:space="preserve">1.5 </w:t>
      </w:r>
      <w:r>
        <w:t xml:space="preserve">   “</w:t>
      </w:r>
    </w:p>
    <w:p w:rsidR="000D0C4A" w:rsidRDefault="000D0C4A" w:rsidP="000D0C4A">
      <w:r>
        <w:t>COLOR :</w:t>
      </w:r>
      <w:r>
        <w:tab/>
      </w:r>
      <w:r>
        <w:tab/>
        <w:t>Transparente</w:t>
      </w:r>
    </w:p>
    <w:p w:rsidR="000D0C4A" w:rsidRPr="0007721A" w:rsidRDefault="000D0C4A" w:rsidP="000D0C4A">
      <w:r>
        <w:t xml:space="preserve">TRATADO : </w:t>
      </w:r>
      <w:r>
        <w:tab/>
      </w:r>
      <w:r>
        <w:tab/>
        <w:t>1  cara</w:t>
      </w:r>
    </w:p>
    <w:p w:rsidR="000D0C4A" w:rsidRDefault="000D0C4A" w:rsidP="000D0C4A">
      <w:r>
        <w:t xml:space="preserve">CANTIDAD : </w:t>
      </w:r>
      <w:r>
        <w:tab/>
        <w:t>120    kg</w:t>
      </w:r>
    </w:p>
    <w:p w:rsidR="000D0C4A" w:rsidRDefault="000D0C4A" w:rsidP="000D0C4A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 xml:space="preserve">3  </w:t>
      </w:r>
    </w:p>
    <w:p w:rsidR="000D0C4A" w:rsidRDefault="000D0C4A" w:rsidP="000D0C4A">
      <w:r>
        <w:t xml:space="preserve">CARAS : </w:t>
      </w:r>
      <w:r>
        <w:tab/>
      </w:r>
      <w:r>
        <w:tab/>
        <w:t>1    ( 4  x  1  )</w:t>
      </w:r>
    </w:p>
    <w:p w:rsidR="000D0C4A" w:rsidRDefault="000D0C4A" w:rsidP="000D0C4A">
      <w:r>
        <w:t xml:space="preserve">REPETICIÓN : </w:t>
      </w:r>
      <w:r>
        <w:tab/>
        <w:t>50   cms</w:t>
      </w:r>
    </w:p>
    <w:p w:rsidR="000D0C4A" w:rsidRDefault="000D0C4A" w:rsidP="000D0C4A">
      <w:r>
        <w:t>RODILLO :</w:t>
      </w:r>
      <w:r>
        <w:tab/>
      </w:r>
      <w:r>
        <w:tab/>
        <w:t>50</w:t>
      </w:r>
    </w:p>
    <w:p w:rsidR="000D0C4A" w:rsidRDefault="000D0C4A" w:rsidP="000D0C4A">
      <w:r>
        <w:t>BOLSA  :</w:t>
      </w:r>
      <w:r>
        <w:tab/>
      </w:r>
      <w:r>
        <w:tab/>
      </w:r>
      <w:r>
        <w:rPr>
          <w:b/>
        </w:rPr>
        <w:t xml:space="preserve">50  x  70 </w:t>
      </w:r>
      <w:r w:rsidRPr="00314872">
        <w:rPr>
          <w:b/>
        </w:rPr>
        <w:t xml:space="preserve"> +  10</w:t>
      </w:r>
      <w:r w:rsidRPr="00336CAC">
        <w:rPr>
          <w:b/>
        </w:rPr>
        <w:t xml:space="preserve">   cm</w:t>
      </w:r>
      <w:r>
        <w:t xml:space="preserve">    </w:t>
      </w:r>
    </w:p>
    <w:p w:rsidR="000D0C4A" w:rsidRDefault="000D0C4A" w:rsidP="000D0C4A">
      <w:r>
        <w:t>SELLADO .</w:t>
      </w:r>
      <w:r>
        <w:tab/>
      </w:r>
      <w:r>
        <w:tab/>
        <w:t>Lateral</w:t>
      </w:r>
    </w:p>
    <w:p w:rsidR="000D0C4A" w:rsidRDefault="000D0C4A" w:rsidP="000D0C4A">
      <w:r>
        <w:t>REFERENCIA :</w:t>
      </w:r>
      <w:r>
        <w:tab/>
      </w:r>
      <w:r>
        <w:rPr>
          <w:b/>
        </w:rPr>
        <w:t>CUBRELECHO   EKONO</w:t>
      </w:r>
    </w:p>
    <w:p w:rsidR="000D0C4A" w:rsidRDefault="000D0C4A" w:rsidP="000D0C4A"/>
    <w:p w:rsidR="000D0C4A" w:rsidRDefault="000D0C4A" w:rsidP="000D0C4A"/>
    <w:p w:rsidR="000D0C4A" w:rsidRDefault="000D0C4A" w:rsidP="000D0C4A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>
        <w:rPr>
          <w:bCs/>
        </w:rPr>
        <w:t>Cyreles  se  encuentran en su  planta</w:t>
      </w:r>
    </w:p>
    <w:p w:rsidR="000D0C4A" w:rsidRDefault="000D0C4A" w:rsidP="000D0C4A">
      <w:r>
        <w:t xml:space="preserve">                   -   Anexo  Arte  para   alturas y Tonos.</w:t>
      </w:r>
    </w:p>
    <w:p w:rsidR="000D0C4A" w:rsidRDefault="000D0C4A" w:rsidP="000D0C4A">
      <w:pPr>
        <w:rPr>
          <w:b/>
        </w:rPr>
      </w:pPr>
      <w:r>
        <w:tab/>
        <w:t xml:space="preserve">        </w:t>
      </w:r>
      <w:r>
        <w:tab/>
        <w:t xml:space="preserve">        </w:t>
      </w: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0D0C4A" w:rsidRDefault="000D0C4A" w:rsidP="000D0C4A">
      <w:pPr>
        <w:rPr>
          <w:b/>
        </w:rPr>
      </w:pPr>
      <w:r>
        <w:rPr>
          <w:b/>
        </w:rPr>
        <w:tab/>
        <w:t xml:space="preserve">        -  EL MATERIAL  LO ENVIA  P.U </w:t>
      </w:r>
    </w:p>
    <w:p w:rsidR="000D0C4A" w:rsidRDefault="000D0C4A" w:rsidP="000D0C4A">
      <w:pPr>
        <w:rPr>
          <w:b/>
        </w:rPr>
      </w:pPr>
      <w:r>
        <w:rPr>
          <w:b/>
        </w:rPr>
        <w:tab/>
        <w:t xml:space="preserve">        - colocar  pie de  imprenta</w:t>
      </w:r>
    </w:p>
    <w:p w:rsidR="000D0C4A" w:rsidRDefault="000D0C4A" w:rsidP="000D0C4A">
      <w:pPr>
        <w:rPr>
          <w:b/>
        </w:rPr>
      </w:pPr>
      <w:r>
        <w:rPr>
          <w:b/>
        </w:rPr>
        <w:tab/>
        <w:t xml:space="preserve">       </w:t>
      </w:r>
    </w:p>
    <w:p w:rsidR="000D0C4A" w:rsidRDefault="000D0C4A" w:rsidP="000D0C4A"/>
    <w:p w:rsidR="000D0C4A" w:rsidRDefault="000D0C4A" w:rsidP="000D0C4A">
      <w:r>
        <w:tab/>
      </w:r>
    </w:p>
    <w:p w:rsidR="000D0C4A" w:rsidRDefault="000D0C4A" w:rsidP="000D0C4A">
      <w:r>
        <w:t>Agradezco la atención y colaboración prestada.</w:t>
      </w:r>
    </w:p>
    <w:p w:rsidR="000D0C4A" w:rsidRDefault="000D0C4A" w:rsidP="000D0C4A"/>
    <w:p w:rsidR="000D0C4A" w:rsidRDefault="000D0C4A" w:rsidP="000D0C4A"/>
    <w:p w:rsidR="000D0C4A" w:rsidRDefault="000D0C4A" w:rsidP="000D0C4A">
      <w:r>
        <w:t>Cordialmente</w:t>
      </w:r>
    </w:p>
    <w:p w:rsidR="000D0C4A" w:rsidRDefault="000D0C4A" w:rsidP="000D0C4A"/>
    <w:p w:rsidR="000D0C4A" w:rsidRDefault="000D0C4A" w:rsidP="000D0C4A"/>
    <w:p w:rsidR="000D0C4A" w:rsidRDefault="000D0C4A" w:rsidP="000D0C4A">
      <w:r>
        <w:t>RICARDO CASAS ZAPATA</w:t>
      </w:r>
    </w:p>
    <w:p w:rsidR="000D0C4A" w:rsidRDefault="000D0C4A" w:rsidP="000D0C4A">
      <w:r>
        <w:t>Director.</w:t>
      </w:r>
    </w:p>
    <w:p w:rsidR="000D0C4A" w:rsidRDefault="000D0C4A" w:rsidP="000D0C4A">
      <w:pPr>
        <w:rPr>
          <w:b/>
        </w:rPr>
      </w:pPr>
    </w:p>
    <w:p w:rsidR="000D0C4A" w:rsidRDefault="000D0C4A" w:rsidP="000D0C4A">
      <w:pPr>
        <w:rPr>
          <w:b/>
        </w:rPr>
      </w:pPr>
    </w:p>
    <w:p w:rsidR="000D0C4A" w:rsidRDefault="000D0C4A" w:rsidP="0042659C">
      <w:pPr>
        <w:rPr>
          <w:b/>
        </w:rPr>
      </w:pPr>
    </w:p>
    <w:p w:rsidR="00281830" w:rsidRDefault="00281830" w:rsidP="00281830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281830" w:rsidRDefault="00281830" w:rsidP="00281830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281830" w:rsidRDefault="00281830" w:rsidP="00281830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281830" w:rsidRDefault="00281830" w:rsidP="00281830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281830" w:rsidRDefault="00281830" w:rsidP="00281830"/>
    <w:p w:rsidR="00281830" w:rsidRDefault="00281830" w:rsidP="00281830">
      <w:pPr>
        <w:pStyle w:val="Ttulo1"/>
      </w:pPr>
      <w:r>
        <w:t>ORDEN DE TRABAJO   N°      08001</w:t>
      </w:r>
    </w:p>
    <w:p w:rsidR="00281830" w:rsidRDefault="00281830" w:rsidP="00281830"/>
    <w:p w:rsidR="00281830" w:rsidRDefault="00281830" w:rsidP="00281830">
      <w:r>
        <w:t>FECHA:</w:t>
      </w:r>
      <w:r>
        <w:tab/>
        <w:t>Medellín, Enero  31   de  2011</w:t>
      </w:r>
    </w:p>
    <w:p w:rsidR="00281830" w:rsidRDefault="00281830" w:rsidP="00281830">
      <w:r>
        <w:t>PARA:</w:t>
      </w:r>
      <w:r>
        <w:tab/>
      </w:r>
      <w:r>
        <w:tab/>
        <w:t>PLÁSTICOS DARMA</w:t>
      </w:r>
    </w:p>
    <w:p w:rsidR="00281830" w:rsidRDefault="00281830" w:rsidP="00281830">
      <w:r>
        <w:t>ATENCIÓN:</w:t>
      </w:r>
      <w:r>
        <w:tab/>
        <w:t>Sr. Darío Jaramillo</w:t>
      </w:r>
    </w:p>
    <w:p w:rsidR="00281830" w:rsidRDefault="00281830" w:rsidP="00281830">
      <w:r>
        <w:tab/>
      </w:r>
      <w:r>
        <w:tab/>
        <w:t>Gerente.</w:t>
      </w:r>
    </w:p>
    <w:p w:rsidR="00281830" w:rsidRDefault="00281830" w:rsidP="00281830"/>
    <w:p w:rsidR="00281830" w:rsidRDefault="00281830" w:rsidP="00281830">
      <w:r>
        <w:t>Apreciado Don Darío:</w:t>
      </w:r>
    </w:p>
    <w:p w:rsidR="00281830" w:rsidRDefault="00281830" w:rsidP="00281830"/>
    <w:p w:rsidR="00281830" w:rsidRDefault="00281830" w:rsidP="00281830">
      <w:r>
        <w:t>Con la presente estamos solicitando el siguiente Material   :</w:t>
      </w:r>
    </w:p>
    <w:p w:rsidR="00281830" w:rsidRDefault="00281830" w:rsidP="00281830"/>
    <w:p w:rsidR="00281830" w:rsidRDefault="00281830" w:rsidP="00281830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281830" w:rsidRDefault="00281830" w:rsidP="00281830">
      <w:pPr>
        <w:rPr>
          <w:b/>
          <w:bCs/>
          <w:u w:val="single"/>
        </w:rPr>
      </w:pPr>
      <w:r>
        <w:rPr>
          <w:b/>
          <w:bCs/>
        </w:rPr>
        <w:tab/>
      </w:r>
    </w:p>
    <w:p w:rsidR="00281830" w:rsidRDefault="00281830" w:rsidP="00281830">
      <w:r>
        <w:t>MATERIAL:</w:t>
      </w:r>
      <w:r>
        <w:tab/>
      </w:r>
      <w:r>
        <w:tab/>
        <w:t>Polietileno Alta Densidad Pigmentado BLANCO Tubular.</w:t>
      </w:r>
    </w:p>
    <w:p w:rsidR="00281830" w:rsidRDefault="00281830" w:rsidP="00281830">
      <w:r>
        <w:t>MEDIDA:</w:t>
      </w:r>
      <w:r>
        <w:tab/>
      </w:r>
      <w:r>
        <w:tab/>
      </w:r>
      <w:r w:rsidRPr="00444F82">
        <w:rPr>
          <w:b/>
        </w:rPr>
        <w:t xml:space="preserve">43 </w:t>
      </w:r>
      <w:r>
        <w:rPr>
          <w:b/>
        </w:rPr>
        <w:t xml:space="preserve"> </w:t>
      </w:r>
      <w:r w:rsidRPr="00444F82">
        <w:rPr>
          <w:b/>
        </w:rPr>
        <w:t xml:space="preserve"> Cms</w:t>
      </w:r>
      <w:r>
        <w:t>.</w:t>
      </w:r>
    </w:p>
    <w:p w:rsidR="00281830" w:rsidRPr="005C3173" w:rsidRDefault="00281830" w:rsidP="00281830">
      <w:pPr>
        <w:rPr>
          <w:b/>
          <w:bCs/>
        </w:rPr>
      </w:pPr>
      <w:r>
        <w:t>CALIBRE:</w:t>
      </w:r>
      <w:r>
        <w:tab/>
      </w:r>
      <w:r>
        <w:tab/>
      </w:r>
      <w:r w:rsidRPr="005C3173">
        <w:rPr>
          <w:b/>
        </w:rPr>
        <w:t xml:space="preserve">2.5 </w:t>
      </w:r>
      <w:r w:rsidRPr="005C3173">
        <w:rPr>
          <w:b/>
          <w:bCs/>
        </w:rPr>
        <w:t xml:space="preserve">  ”</w:t>
      </w:r>
    </w:p>
    <w:p w:rsidR="00281830" w:rsidRDefault="00281830" w:rsidP="00281830">
      <w:r>
        <w:t>COLOR:</w:t>
      </w:r>
      <w:r>
        <w:tab/>
      </w:r>
      <w:r>
        <w:tab/>
        <w:t>BLANCO  ( Según muestra  )</w:t>
      </w:r>
    </w:p>
    <w:p w:rsidR="00281830" w:rsidRDefault="00281830" w:rsidP="00281830">
      <w:r>
        <w:t>TRATADO:</w:t>
      </w:r>
      <w:r>
        <w:tab/>
      </w:r>
      <w:r>
        <w:tab/>
        <w:t>2 Caras.</w:t>
      </w:r>
    </w:p>
    <w:p w:rsidR="00281830" w:rsidRDefault="00281830" w:rsidP="00281830">
      <w:pPr>
        <w:rPr>
          <w:b/>
          <w:bCs/>
        </w:rPr>
      </w:pPr>
      <w:r>
        <w:t>CANTIDAD:</w:t>
      </w:r>
      <w:r>
        <w:tab/>
      </w:r>
      <w:r>
        <w:tab/>
      </w:r>
      <w:r>
        <w:rPr>
          <w:b/>
        </w:rPr>
        <w:t xml:space="preserve">400 </w:t>
      </w:r>
      <w:r>
        <w:t xml:space="preserve">   Kg</w:t>
      </w:r>
    </w:p>
    <w:p w:rsidR="00281830" w:rsidRDefault="00281830" w:rsidP="00281830">
      <w:r>
        <w:t>REFERENCIA:</w:t>
      </w:r>
      <w:r>
        <w:tab/>
      </w:r>
      <w:r>
        <w:rPr>
          <w:b/>
        </w:rPr>
        <w:t>PLASTIQUIMICA   MEDIANA</w:t>
      </w:r>
    </w:p>
    <w:p w:rsidR="00281830" w:rsidRDefault="00281830" w:rsidP="00281830">
      <w:r>
        <w:t>COLORES:</w:t>
      </w:r>
      <w:r>
        <w:tab/>
      </w:r>
      <w:r>
        <w:tab/>
        <w:t>2 ( Gris -  Rojo)</w:t>
      </w:r>
    </w:p>
    <w:p w:rsidR="00281830" w:rsidRDefault="00281830" w:rsidP="00281830">
      <w:r>
        <w:t>CARAS:</w:t>
      </w:r>
      <w:r>
        <w:tab/>
      </w:r>
      <w:r>
        <w:tab/>
        <w:t>2</w:t>
      </w:r>
    </w:p>
    <w:p w:rsidR="00281830" w:rsidRDefault="00281830" w:rsidP="00281830">
      <w:r>
        <w:t>REPETICIÓN:</w:t>
      </w:r>
      <w:r>
        <w:tab/>
        <w:t>Continua</w:t>
      </w:r>
    </w:p>
    <w:p w:rsidR="00281830" w:rsidRDefault="00281830" w:rsidP="00281830">
      <w:r>
        <w:t>RODILLO:</w:t>
      </w:r>
      <w:r>
        <w:tab/>
      </w:r>
      <w:r>
        <w:tab/>
        <w:t>38</w:t>
      </w:r>
    </w:p>
    <w:p w:rsidR="00281830" w:rsidRDefault="00281830" w:rsidP="00281830">
      <w:r>
        <w:t>BOLSA:</w:t>
      </w:r>
      <w:r>
        <w:tab/>
      </w:r>
      <w:r>
        <w:tab/>
      </w:r>
      <w:r w:rsidRPr="003B158B">
        <w:rPr>
          <w:b/>
        </w:rPr>
        <w:t>43 x  190  cms</w:t>
      </w:r>
    </w:p>
    <w:p w:rsidR="00281830" w:rsidRDefault="00281830" w:rsidP="00281830">
      <w:r>
        <w:t>SELLADO:</w:t>
      </w:r>
      <w:r>
        <w:tab/>
      </w:r>
      <w:r>
        <w:tab/>
        <w:t>Para selle de Fondo.</w:t>
      </w:r>
    </w:p>
    <w:p w:rsidR="00281830" w:rsidRDefault="00281830" w:rsidP="00281830"/>
    <w:p w:rsidR="00281830" w:rsidRDefault="00281830" w:rsidP="00281830"/>
    <w:p w:rsidR="00281830" w:rsidRDefault="00281830" w:rsidP="00281830">
      <w:r>
        <w:rPr>
          <w:b/>
          <w:bCs/>
          <w:u w:val="single"/>
        </w:rPr>
        <w:t>NOTA:</w:t>
      </w:r>
      <w:r>
        <w:t xml:space="preserve">  * Los cyreles   Se encuentran en su planta</w:t>
      </w:r>
    </w:p>
    <w:p w:rsidR="00281830" w:rsidRDefault="00281830" w:rsidP="00281830">
      <w:pPr>
        <w:numPr>
          <w:ilvl w:val="0"/>
          <w:numId w:val="1"/>
        </w:numPr>
      </w:pPr>
      <w:r>
        <w:t>Se envían muestra física  para tonos , alturas  y pigmentación</w:t>
      </w:r>
    </w:p>
    <w:p w:rsidR="00281830" w:rsidRDefault="00281830" w:rsidP="00281830">
      <w:pPr>
        <w:ind w:left="885"/>
      </w:pPr>
    </w:p>
    <w:p w:rsidR="00281830" w:rsidRPr="00315AED" w:rsidRDefault="00281830" w:rsidP="00281830">
      <w:pPr>
        <w:numPr>
          <w:ilvl w:val="0"/>
          <w:numId w:val="1"/>
        </w:numPr>
      </w:pPr>
      <w:r w:rsidRPr="00393DAD">
        <w:rPr>
          <w:b/>
          <w:u w:val="single"/>
        </w:rPr>
        <w:t>Utilizar tinta negra</w:t>
      </w:r>
      <w:r>
        <w:t xml:space="preserve">   </w:t>
      </w:r>
      <w:r w:rsidRPr="00393DAD">
        <w:rPr>
          <w:b/>
          <w:u w:val="single"/>
        </w:rPr>
        <w:t>ANTIGRASA</w:t>
      </w:r>
    </w:p>
    <w:p w:rsidR="00281830" w:rsidRDefault="00281830" w:rsidP="00281830"/>
    <w:p w:rsidR="00281830" w:rsidRPr="0098114D" w:rsidRDefault="00281830" w:rsidP="00281830">
      <w:pPr>
        <w:rPr>
          <w:b/>
          <w:u w:val="single"/>
        </w:rPr>
      </w:pPr>
    </w:p>
    <w:p w:rsidR="00281830" w:rsidRDefault="00281830" w:rsidP="00281830">
      <w:r>
        <w:t>Agradezco la atención y colaboración prestada.</w:t>
      </w:r>
    </w:p>
    <w:p w:rsidR="00281830" w:rsidRDefault="00281830" w:rsidP="00281830"/>
    <w:p w:rsidR="00281830" w:rsidRDefault="00281830" w:rsidP="00281830">
      <w:r>
        <w:t>Cordialmente,</w:t>
      </w:r>
    </w:p>
    <w:p w:rsidR="00281830" w:rsidRDefault="00281830" w:rsidP="00281830"/>
    <w:p w:rsidR="00281830" w:rsidRPr="008D4091" w:rsidRDefault="00281830" w:rsidP="00281830">
      <w:pPr>
        <w:rPr>
          <w:b/>
        </w:rPr>
      </w:pPr>
    </w:p>
    <w:p w:rsidR="00281830" w:rsidRDefault="00281830" w:rsidP="00281830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281830" w:rsidRDefault="00281830" w:rsidP="00281830">
      <w:r>
        <w:t>Director.</w:t>
      </w:r>
    </w:p>
    <w:p w:rsidR="00281830" w:rsidRDefault="00281830" w:rsidP="00281830">
      <w:pPr>
        <w:rPr>
          <w:b/>
        </w:rPr>
      </w:pPr>
    </w:p>
    <w:p w:rsidR="00281830" w:rsidRDefault="00281830" w:rsidP="0042659C">
      <w:pPr>
        <w:rPr>
          <w:b/>
        </w:rPr>
      </w:pPr>
    </w:p>
    <w:p w:rsidR="00A641C9" w:rsidRDefault="00A641C9" w:rsidP="0042659C">
      <w:pPr>
        <w:rPr>
          <w:b/>
        </w:rPr>
      </w:pPr>
    </w:p>
    <w:p w:rsidR="00A641C9" w:rsidRDefault="00A641C9" w:rsidP="0042659C">
      <w:pPr>
        <w:rPr>
          <w:b/>
        </w:rPr>
      </w:pPr>
    </w:p>
    <w:p w:rsidR="00A641C9" w:rsidRDefault="00A641C9" w:rsidP="0042659C">
      <w:pPr>
        <w:rPr>
          <w:b/>
        </w:rPr>
      </w:pPr>
    </w:p>
    <w:p w:rsidR="00A641C9" w:rsidRDefault="00A641C9" w:rsidP="00A641C9">
      <w:pPr>
        <w:rPr>
          <w:b/>
        </w:rPr>
      </w:pPr>
    </w:p>
    <w:p w:rsidR="00A641C9" w:rsidRDefault="00A641C9" w:rsidP="00A641C9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A641C9" w:rsidRDefault="00A641C9" w:rsidP="00A641C9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A641C9" w:rsidRDefault="00A641C9" w:rsidP="00A641C9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A641C9" w:rsidRDefault="00A641C9" w:rsidP="00A641C9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A641C9" w:rsidRDefault="00A641C9" w:rsidP="00A641C9"/>
    <w:p w:rsidR="00A641C9" w:rsidRDefault="00A641C9" w:rsidP="00A641C9"/>
    <w:p w:rsidR="00A641C9" w:rsidRDefault="00A641C9" w:rsidP="00A641C9">
      <w:pPr>
        <w:pStyle w:val="Ttulo1"/>
      </w:pPr>
      <w:r>
        <w:t>ORD EN DE TRABAJO    N°      08003</w:t>
      </w:r>
    </w:p>
    <w:p w:rsidR="00A641C9" w:rsidRDefault="00A641C9" w:rsidP="00A641C9"/>
    <w:p w:rsidR="00A641C9" w:rsidRDefault="00A641C9" w:rsidP="00A641C9">
      <w:r>
        <w:t>FECHA:</w:t>
      </w:r>
      <w:r>
        <w:tab/>
        <w:t>Medellín,   Enero  31   de   2011</w:t>
      </w:r>
    </w:p>
    <w:p w:rsidR="00A641C9" w:rsidRDefault="00A641C9" w:rsidP="00A641C9">
      <w:r>
        <w:t>PARA:</w:t>
      </w:r>
      <w:r>
        <w:tab/>
      </w:r>
      <w:r>
        <w:tab/>
        <w:t>PLÁSTICOS DARMA</w:t>
      </w:r>
    </w:p>
    <w:p w:rsidR="00A641C9" w:rsidRDefault="00A641C9" w:rsidP="00A641C9">
      <w:r>
        <w:t>ATENCIÓN:</w:t>
      </w:r>
      <w:r>
        <w:tab/>
        <w:t>Sr. Darío Jaramillo</w:t>
      </w:r>
    </w:p>
    <w:p w:rsidR="00A641C9" w:rsidRDefault="00A641C9" w:rsidP="00A641C9">
      <w:r>
        <w:tab/>
      </w:r>
      <w:r>
        <w:tab/>
        <w:t>Gerente.</w:t>
      </w:r>
    </w:p>
    <w:p w:rsidR="00A641C9" w:rsidRDefault="00A641C9" w:rsidP="00A641C9"/>
    <w:p w:rsidR="00A641C9" w:rsidRDefault="00A641C9" w:rsidP="00A641C9">
      <w:r>
        <w:t>Apreciado Don Darío:</w:t>
      </w:r>
    </w:p>
    <w:p w:rsidR="00A641C9" w:rsidRDefault="00A641C9" w:rsidP="00A641C9"/>
    <w:p w:rsidR="00A641C9" w:rsidRDefault="00A641C9" w:rsidP="00A641C9">
      <w:r>
        <w:t>Con la presente estamos solicitando el siguiente Material   :</w:t>
      </w:r>
    </w:p>
    <w:p w:rsidR="00A641C9" w:rsidRDefault="00A641C9" w:rsidP="00A641C9"/>
    <w:p w:rsidR="00A641C9" w:rsidRDefault="00A641C9" w:rsidP="00A641C9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A641C9" w:rsidRDefault="00A641C9" w:rsidP="00A641C9">
      <w:pPr>
        <w:rPr>
          <w:b/>
          <w:bCs/>
          <w:u w:val="single"/>
        </w:rPr>
      </w:pPr>
    </w:p>
    <w:p w:rsidR="00A641C9" w:rsidRDefault="00A641C9" w:rsidP="00A641C9">
      <w:r>
        <w:t>MATERIAL:</w:t>
      </w:r>
      <w:r>
        <w:tab/>
      </w:r>
      <w:r>
        <w:tab/>
        <w:t>Polietileno Alta Densidad Pigmentado BLANCO Tubular.</w:t>
      </w:r>
    </w:p>
    <w:p w:rsidR="00A641C9" w:rsidRDefault="00A641C9" w:rsidP="00A641C9">
      <w:r>
        <w:t>MEDIDA:</w:t>
      </w:r>
      <w:r>
        <w:tab/>
      </w:r>
      <w:r>
        <w:tab/>
      </w:r>
      <w:r>
        <w:rPr>
          <w:b/>
        </w:rPr>
        <w:t>35</w:t>
      </w:r>
      <w:r w:rsidRPr="00444F82">
        <w:rPr>
          <w:b/>
        </w:rPr>
        <w:t xml:space="preserve">  Cms</w:t>
      </w:r>
      <w:r>
        <w:t>.</w:t>
      </w:r>
    </w:p>
    <w:p w:rsidR="00A641C9" w:rsidRDefault="00A641C9" w:rsidP="00A641C9">
      <w:pPr>
        <w:rPr>
          <w:b/>
          <w:bCs/>
        </w:rPr>
      </w:pPr>
      <w:r>
        <w:t>CALIBRE:</w:t>
      </w:r>
      <w:r>
        <w:tab/>
      </w:r>
      <w:r>
        <w:tab/>
      </w:r>
      <w:r w:rsidRPr="00B460D7">
        <w:rPr>
          <w:b/>
        </w:rPr>
        <w:t>2.5</w:t>
      </w:r>
      <w:r>
        <w:t xml:space="preserve"> </w:t>
      </w:r>
      <w:r>
        <w:rPr>
          <w:b/>
          <w:bCs/>
        </w:rPr>
        <w:t xml:space="preserve">  ”</w:t>
      </w:r>
    </w:p>
    <w:p w:rsidR="00A641C9" w:rsidRDefault="00A641C9" w:rsidP="00A641C9">
      <w:r>
        <w:t>COLOR:</w:t>
      </w:r>
      <w:r>
        <w:tab/>
      </w:r>
      <w:r>
        <w:tab/>
        <w:t>BLANCO  ( Según muestra  )</w:t>
      </w:r>
    </w:p>
    <w:p w:rsidR="00A641C9" w:rsidRDefault="00A641C9" w:rsidP="00A641C9">
      <w:r>
        <w:t>TRATADO:</w:t>
      </w:r>
      <w:r>
        <w:tab/>
      </w:r>
      <w:r>
        <w:tab/>
        <w:t>2 Caras.</w:t>
      </w:r>
    </w:p>
    <w:p w:rsidR="00A641C9" w:rsidRDefault="00A641C9" w:rsidP="00A641C9">
      <w:pPr>
        <w:rPr>
          <w:b/>
          <w:bCs/>
        </w:rPr>
      </w:pPr>
      <w:r>
        <w:t>CANTIDAD:</w:t>
      </w:r>
      <w:r>
        <w:tab/>
        <w:t xml:space="preserve">            200 </w:t>
      </w:r>
      <w:r>
        <w:rPr>
          <w:b/>
        </w:rPr>
        <w:t xml:space="preserve"> </w:t>
      </w:r>
      <w:r>
        <w:t xml:space="preserve">  Kg.</w:t>
      </w:r>
      <w:r>
        <w:rPr>
          <w:b/>
          <w:bCs/>
        </w:rPr>
        <w:t xml:space="preserve"> </w:t>
      </w:r>
    </w:p>
    <w:p w:rsidR="00A641C9" w:rsidRDefault="00A641C9" w:rsidP="00A641C9">
      <w:r>
        <w:t>REFERENCIA:</w:t>
      </w:r>
      <w:r>
        <w:tab/>
      </w:r>
      <w:r>
        <w:rPr>
          <w:b/>
        </w:rPr>
        <w:t>PLASTIQUIMICA  PEQUEÑA</w:t>
      </w:r>
    </w:p>
    <w:p w:rsidR="00A641C9" w:rsidRDefault="00A641C9" w:rsidP="00A641C9">
      <w:r>
        <w:t>COLORES:</w:t>
      </w:r>
      <w:r>
        <w:tab/>
      </w:r>
      <w:r>
        <w:tab/>
        <w:t>2 ( Gris -  Rojo)</w:t>
      </w:r>
    </w:p>
    <w:p w:rsidR="00A641C9" w:rsidRDefault="00A641C9" w:rsidP="00A641C9">
      <w:r>
        <w:t>CARAS:</w:t>
      </w:r>
      <w:r>
        <w:tab/>
      </w:r>
      <w:r>
        <w:tab/>
        <w:t>2</w:t>
      </w:r>
    </w:p>
    <w:p w:rsidR="00A641C9" w:rsidRDefault="00A641C9" w:rsidP="00A641C9">
      <w:r>
        <w:t>REPETICIÓN:</w:t>
      </w:r>
      <w:r>
        <w:tab/>
        <w:t>Continua</w:t>
      </w:r>
    </w:p>
    <w:p w:rsidR="00A641C9" w:rsidRDefault="00A641C9" w:rsidP="00A641C9">
      <w:r>
        <w:t>RODILLO:</w:t>
      </w:r>
      <w:r>
        <w:tab/>
      </w:r>
      <w:r>
        <w:tab/>
      </w:r>
      <w:r w:rsidRPr="001D3669">
        <w:rPr>
          <w:b/>
        </w:rPr>
        <w:t>38</w:t>
      </w:r>
    </w:p>
    <w:p w:rsidR="00A641C9" w:rsidRPr="006537EA" w:rsidRDefault="00A641C9" w:rsidP="00A641C9">
      <w:pPr>
        <w:rPr>
          <w:b/>
        </w:rPr>
      </w:pPr>
      <w:r>
        <w:t>BOLSA:</w:t>
      </w:r>
      <w:r>
        <w:tab/>
      </w:r>
      <w:r>
        <w:tab/>
      </w:r>
      <w:r w:rsidRPr="006537EA">
        <w:rPr>
          <w:b/>
        </w:rPr>
        <w:t xml:space="preserve">35  x  175  </w:t>
      </w:r>
      <w:r>
        <w:rPr>
          <w:b/>
        </w:rPr>
        <w:t xml:space="preserve">  </w:t>
      </w:r>
      <w:r w:rsidRPr="006537EA">
        <w:rPr>
          <w:b/>
        </w:rPr>
        <w:t>cms</w:t>
      </w:r>
    </w:p>
    <w:p w:rsidR="00A641C9" w:rsidRDefault="00A641C9" w:rsidP="00A641C9">
      <w:r>
        <w:t>SELLADO:</w:t>
      </w:r>
      <w:r>
        <w:tab/>
      </w:r>
      <w:r>
        <w:tab/>
        <w:t>Para selle de Fondo.</w:t>
      </w:r>
    </w:p>
    <w:p w:rsidR="00A641C9" w:rsidRDefault="00A641C9" w:rsidP="00A641C9"/>
    <w:p w:rsidR="00A641C9" w:rsidRDefault="00A641C9" w:rsidP="00A641C9"/>
    <w:p w:rsidR="00A641C9" w:rsidRDefault="00A641C9" w:rsidP="00A641C9">
      <w:r>
        <w:rPr>
          <w:b/>
          <w:bCs/>
          <w:u w:val="single"/>
        </w:rPr>
        <w:t>NOTA:</w:t>
      </w:r>
      <w:r>
        <w:t xml:space="preserve">  * Los cyreles   Se encuentran en su planta</w:t>
      </w:r>
    </w:p>
    <w:p w:rsidR="00A641C9" w:rsidRDefault="00A641C9" w:rsidP="00A641C9">
      <w:pPr>
        <w:numPr>
          <w:ilvl w:val="0"/>
          <w:numId w:val="1"/>
        </w:numPr>
      </w:pPr>
      <w:r>
        <w:t>Se envían muestra física  para tonos , alturas  y  pigmentación</w:t>
      </w:r>
    </w:p>
    <w:p w:rsidR="00A641C9" w:rsidRDefault="00A641C9" w:rsidP="00A641C9"/>
    <w:p w:rsidR="00A641C9" w:rsidRPr="00315AED" w:rsidRDefault="00A641C9" w:rsidP="00A641C9">
      <w:pPr>
        <w:numPr>
          <w:ilvl w:val="0"/>
          <w:numId w:val="1"/>
        </w:numPr>
      </w:pPr>
      <w:r w:rsidRPr="00393DAD">
        <w:rPr>
          <w:b/>
          <w:u w:val="single"/>
        </w:rPr>
        <w:t>Utilizar tinta negra</w:t>
      </w:r>
      <w:r>
        <w:t xml:space="preserve"> </w:t>
      </w:r>
      <w:r w:rsidRPr="00393DAD">
        <w:rPr>
          <w:b/>
          <w:u w:val="single"/>
        </w:rPr>
        <w:t>ANTIGRASA</w:t>
      </w:r>
    </w:p>
    <w:p w:rsidR="00A641C9" w:rsidRDefault="00A641C9" w:rsidP="00A641C9"/>
    <w:p w:rsidR="00A641C9" w:rsidRPr="0098114D" w:rsidRDefault="00A641C9" w:rsidP="00A641C9">
      <w:pPr>
        <w:rPr>
          <w:b/>
          <w:u w:val="single"/>
        </w:rPr>
      </w:pPr>
    </w:p>
    <w:p w:rsidR="00A641C9" w:rsidRDefault="00A641C9" w:rsidP="00A641C9">
      <w:r>
        <w:t>Agradezco la atención y colaboración prestada.</w:t>
      </w:r>
    </w:p>
    <w:p w:rsidR="00A641C9" w:rsidRDefault="00A641C9" w:rsidP="00A641C9"/>
    <w:p w:rsidR="00A641C9" w:rsidRDefault="00A641C9" w:rsidP="00A641C9"/>
    <w:p w:rsidR="00A641C9" w:rsidRDefault="00A641C9" w:rsidP="00A641C9">
      <w:r>
        <w:t>Cordialmente</w:t>
      </w:r>
    </w:p>
    <w:p w:rsidR="00A641C9" w:rsidRDefault="00A641C9" w:rsidP="00A641C9"/>
    <w:p w:rsidR="00A641C9" w:rsidRDefault="00A641C9" w:rsidP="00A641C9"/>
    <w:p w:rsidR="00A641C9" w:rsidRDefault="00A641C9" w:rsidP="00A641C9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A641C9" w:rsidRDefault="00A641C9" w:rsidP="00A641C9">
      <w:r>
        <w:t>Director.</w:t>
      </w:r>
    </w:p>
    <w:p w:rsidR="00A641C9" w:rsidRDefault="00A641C9" w:rsidP="0042659C">
      <w:pPr>
        <w:rPr>
          <w:b/>
        </w:rPr>
      </w:pPr>
    </w:p>
    <w:p w:rsidR="00EE2107" w:rsidRDefault="00EE2107" w:rsidP="0042659C">
      <w:pPr>
        <w:rPr>
          <w:b/>
        </w:rPr>
      </w:pPr>
    </w:p>
    <w:p w:rsidR="00EE2107" w:rsidRDefault="00EE2107" w:rsidP="00EE2107"/>
    <w:p w:rsidR="00EE2107" w:rsidRDefault="00EE2107" w:rsidP="00EE2107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EE2107" w:rsidRDefault="00EE2107" w:rsidP="00EE2107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EE2107" w:rsidRDefault="00EE2107" w:rsidP="00EE2107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 - 144</w:t>
      </w:r>
    </w:p>
    <w:p w:rsidR="00EE2107" w:rsidRDefault="00EE2107" w:rsidP="00EE2107">
      <w:pPr>
        <w:rPr>
          <w:b/>
          <w:bCs/>
          <w:sz w:val="20"/>
        </w:rPr>
      </w:pPr>
      <w:r>
        <w:rPr>
          <w:b/>
          <w:bCs/>
          <w:sz w:val="20"/>
        </w:rPr>
        <w:t>TEL:   4 44 46 64  ITAGUI.</w:t>
      </w:r>
    </w:p>
    <w:p w:rsidR="00EE2107" w:rsidRDefault="00EE2107" w:rsidP="00EE2107">
      <w:pPr>
        <w:rPr>
          <w:b/>
          <w:bCs/>
          <w:sz w:val="20"/>
        </w:rPr>
      </w:pPr>
    </w:p>
    <w:p w:rsidR="00EE2107" w:rsidRDefault="00EE2107" w:rsidP="00EE2107">
      <w:pPr>
        <w:rPr>
          <w:b/>
          <w:bCs/>
        </w:rPr>
      </w:pPr>
    </w:p>
    <w:p w:rsidR="00EE2107" w:rsidRDefault="00EE2107" w:rsidP="00EE2107">
      <w:pPr>
        <w:rPr>
          <w:b/>
          <w:bCs/>
        </w:rPr>
      </w:pPr>
    </w:p>
    <w:p w:rsidR="00EE2107" w:rsidRDefault="00EE2107" w:rsidP="00EE2107">
      <w:pPr>
        <w:pStyle w:val="Ttulo1"/>
      </w:pPr>
      <w:r>
        <w:t>ORDEN DE  TRABAJO   N°   07236</w:t>
      </w:r>
    </w:p>
    <w:p w:rsidR="00EE2107" w:rsidRDefault="00EE2107" w:rsidP="00EE2107"/>
    <w:p w:rsidR="00EE2107" w:rsidRDefault="00EE2107" w:rsidP="00EE2107">
      <w:r>
        <w:t>FECHA:</w:t>
      </w:r>
      <w:r>
        <w:tab/>
        <w:t>Medellín,   Enero  31    de  2010</w:t>
      </w:r>
    </w:p>
    <w:p w:rsidR="00EE2107" w:rsidRDefault="00EE2107" w:rsidP="00EE2107">
      <w:r>
        <w:t>PARA:</w:t>
      </w:r>
      <w:r>
        <w:tab/>
      </w:r>
      <w:r>
        <w:tab/>
        <w:t>PLÁSTICOS DARMA</w:t>
      </w:r>
    </w:p>
    <w:p w:rsidR="00EE2107" w:rsidRDefault="00EE2107" w:rsidP="00EE2107">
      <w:r>
        <w:t>ATENCIÓN:</w:t>
      </w:r>
      <w:r>
        <w:tab/>
        <w:t>Sr. Darío Jaramillo</w:t>
      </w:r>
    </w:p>
    <w:p w:rsidR="00EE2107" w:rsidRDefault="00EE2107" w:rsidP="00EE2107">
      <w:r>
        <w:tab/>
      </w:r>
      <w:r>
        <w:tab/>
        <w:t>Gerente.</w:t>
      </w:r>
    </w:p>
    <w:p w:rsidR="00EE2107" w:rsidRDefault="00EE2107" w:rsidP="00EE2107"/>
    <w:p w:rsidR="00EE2107" w:rsidRDefault="00EE2107" w:rsidP="00EE2107">
      <w:r>
        <w:t>Apreciado Don Darío:</w:t>
      </w:r>
    </w:p>
    <w:p w:rsidR="00EE2107" w:rsidRDefault="00EE2107" w:rsidP="00EE2107"/>
    <w:p w:rsidR="00EE2107" w:rsidRDefault="00EE2107" w:rsidP="00EE2107">
      <w:r>
        <w:t>Con la presente estamos solicitando el siguiente servicio de  IMPRESION:</w:t>
      </w:r>
    </w:p>
    <w:p w:rsidR="00EE2107" w:rsidRDefault="00EE2107" w:rsidP="00EE2107"/>
    <w:p w:rsidR="00EE2107" w:rsidRDefault="00EE2107" w:rsidP="00EE2107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EE2107" w:rsidRDefault="00EE2107" w:rsidP="00EE2107">
      <w:r>
        <w:t xml:space="preserve">MATERIAL   :           Polipropileno  Lamina  de    </w:t>
      </w:r>
      <w:r>
        <w:rPr>
          <w:b/>
        </w:rPr>
        <w:t>70</w:t>
      </w:r>
      <w:r w:rsidRPr="00911319">
        <w:rPr>
          <w:b/>
        </w:rPr>
        <w:t xml:space="preserve"> </w:t>
      </w:r>
      <w:r>
        <w:t xml:space="preserve"> cms</w:t>
      </w:r>
    </w:p>
    <w:p w:rsidR="00EE2107" w:rsidRDefault="00EE2107" w:rsidP="00EE2107">
      <w:r>
        <w:t>CLIBRE      :               1</w:t>
      </w:r>
      <w:r>
        <w:rPr>
          <w:b/>
        </w:rPr>
        <w:t>.4</w:t>
      </w:r>
      <w:r w:rsidRPr="00F877C0">
        <w:rPr>
          <w:b/>
        </w:rPr>
        <w:t xml:space="preserve"> </w:t>
      </w:r>
      <w:r>
        <w:rPr>
          <w:b/>
        </w:rPr>
        <w:t xml:space="preserve"> </w:t>
      </w:r>
      <w:r w:rsidRPr="00F877C0">
        <w:rPr>
          <w:b/>
        </w:rPr>
        <w:t>”</w:t>
      </w:r>
    </w:p>
    <w:p w:rsidR="00EE2107" w:rsidRDefault="00EE2107" w:rsidP="00EE2107">
      <w:r>
        <w:t>REFERENCIA:</w:t>
      </w:r>
      <w:r>
        <w:tab/>
      </w:r>
      <w:r w:rsidRPr="00E3688C">
        <w:rPr>
          <w:b/>
        </w:rPr>
        <w:t>TOSTADA  CROSTY</w:t>
      </w:r>
    </w:p>
    <w:p w:rsidR="00EE2107" w:rsidRDefault="00EE2107" w:rsidP="00EE2107">
      <w:r>
        <w:t>CANTIDAD    :          120    Kg</w:t>
      </w:r>
    </w:p>
    <w:p w:rsidR="00EE2107" w:rsidRDefault="00EE2107" w:rsidP="00EE2107">
      <w:r>
        <w:t>COLORES:</w:t>
      </w:r>
      <w:r>
        <w:tab/>
      </w:r>
      <w:r>
        <w:tab/>
        <w:t>4 (   Según  Muestra   )</w:t>
      </w:r>
    </w:p>
    <w:p w:rsidR="00EE2107" w:rsidRDefault="00EE2107" w:rsidP="00EE2107">
      <w:r>
        <w:t>CARAS:</w:t>
      </w:r>
      <w:r>
        <w:tab/>
      </w:r>
      <w:r>
        <w:tab/>
        <w:t>2</w:t>
      </w:r>
    </w:p>
    <w:p w:rsidR="00EE2107" w:rsidRDefault="00EE2107" w:rsidP="00EE2107">
      <w:r>
        <w:t>REPETICIÓN:</w:t>
      </w:r>
      <w:r>
        <w:tab/>
      </w:r>
      <w:r>
        <w:tab/>
        <w:t>18</w:t>
      </w:r>
    </w:p>
    <w:p w:rsidR="00EE2107" w:rsidRDefault="00EE2107" w:rsidP="00EE2107">
      <w:r>
        <w:t>RODILLO:</w:t>
      </w:r>
      <w:r>
        <w:tab/>
      </w:r>
      <w:r>
        <w:tab/>
        <w:t>37</w:t>
      </w:r>
    </w:p>
    <w:p w:rsidR="00EE2107" w:rsidRPr="009A4BD3" w:rsidRDefault="00EE2107" w:rsidP="00EE2107">
      <w:pPr>
        <w:rPr>
          <w:b/>
        </w:rPr>
      </w:pPr>
      <w:r>
        <w:t>BOLSA:</w:t>
      </w:r>
      <w:r>
        <w:tab/>
      </w:r>
      <w:r>
        <w:tab/>
      </w:r>
      <w:r>
        <w:rPr>
          <w:b/>
        </w:rPr>
        <w:t>18  x  32  + 3</w:t>
      </w:r>
      <w:r w:rsidRPr="009A4BD3">
        <w:rPr>
          <w:b/>
        </w:rPr>
        <w:t xml:space="preserve">  cms</w:t>
      </w:r>
    </w:p>
    <w:p w:rsidR="00EE2107" w:rsidRDefault="00EE2107" w:rsidP="00EE2107">
      <w:r>
        <w:t>SELLADO:</w:t>
      </w:r>
      <w:r>
        <w:tab/>
      </w:r>
      <w:r>
        <w:tab/>
        <w:t>Para selle lateral.</w:t>
      </w:r>
    </w:p>
    <w:p w:rsidR="00EE2107" w:rsidRDefault="00EE2107" w:rsidP="00EE2107"/>
    <w:p w:rsidR="00EE2107" w:rsidRDefault="00EE2107" w:rsidP="00EE2107"/>
    <w:p w:rsidR="00EE2107" w:rsidRDefault="00EE2107" w:rsidP="00EE2107">
      <w:r>
        <w:rPr>
          <w:b/>
          <w:bCs/>
          <w:u w:val="single"/>
        </w:rPr>
        <w:t>NOTA:</w:t>
      </w:r>
      <w:r>
        <w:t xml:space="preserve">  *  Cyreles  en su planta</w:t>
      </w:r>
    </w:p>
    <w:p w:rsidR="00EE2107" w:rsidRDefault="00EE2107" w:rsidP="00EE2107">
      <w:pPr>
        <w:numPr>
          <w:ilvl w:val="0"/>
          <w:numId w:val="1"/>
        </w:numPr>
      </w:pPr>
      <w:r>
        <w:t>Se envían muestra física  para tonos y alturas</w:t>
      </w:r>
    </w:p>
    <w:p w:rsidR="00EE2107" w:rsidRDefault="00EE2107" w:rsidP="00EE2107">
      <w:pPr>
        <w:numPr>
          <w:ilvl w:val="0"/>
          <w:numId w:val="2"/>
        </w:numPr>
        <w:rPr>
          <w:b/>
        </w:rPr>
      </w:pPr>
      <w:r w:rsidRPr="00764873">
        <w:rPr>
          <w:b/>
        </w:rPr>
        <w:t>Se</w:t>
      </w:r>
      <w:r>
        <w:rPr>
          <w:b/>
        </w:rPr>
        <w:t xml:space="preserve"> envía  el material de PP  de 70  cm  Lamina</w:t>
      </w:r>
    </w:p>
    <w:p w:rsidR="00EE2107" w:rsidRDefault="00EE2107" w:rsidP="00EE2107">
      <w:pPr>
        <w:ind w:left="885"/>
      </w:pPr>
    </w:p>
    <w:p w:rsidR="00EE2107" w:rsidRDefault="00EE2107" w:rsidP="00EE2107">
      <w:pPr>
        <w:ind w:left="885"/>
      </w:pPr>
    </w:p>
    <w:p w:rsidR="00EE2107" w:rsidRDefault="00EE2107" w:rsidP="00EE2107">
      <w:pPr>
        <w:ind w:left="885"/>
      </w:pPr>
    </w:p>
    <w:p w:rsidR="00EE2107" w:rsidRDefault="00EE2107" w:rsidP="00EE2107">
      <w:r>
        <w:t>Agradezco la atención y colaboración prestada.</w:t>
      </w:r>
    </w:p>
    <w:p w:rsidR="00EE2107" w:rsidRDefault="00EE2107" w:rsidP="00EE2107"/>
    <w:p w:rsidR="00EE2107" w:rsidRDefault="00EE2107" w:rsidP="00EE2107"/>
    <w:p w:rsidR="00EE2107" w:rsidRDefault="00EE2107" w:rsidP="00EE2107"/>
    <w:p w:rsidR="00EE2107" w:rsidRDefault="00EE2107" w:rsidP="00EE2107">
      <w:r>
        <w:t xml:space="preserve">Cordialmente,                                                      </w:t>
      </w:r>
    </w:p>
    <w:p w:rsidR="00EE2107" w:rsidRDefault="00EE2107" w:rsidP="00EE2107"/>
    <w:p w:rsidR="00EE2107" w:rsidRDefault="00EE2107" w:rsidP="00EE2107"/>
    <w:p w:rsidR="00EE2107" w:rsidRDefault="00EE2107" w:rsidP="00EE2107"/>
    <w:p w:rsidR="00EE2107" w:rsidRDefault="00EE2107" w:rsidP="00EE2107">
      <w:r>
        <w:t>RICARDO CASAS ZAPATA</w:t>
      </w:r>
    </w:p>
    <w:p w:rsidR="00EE2107" w:rsidRDefault="00EE2107" w:rsidP="00EE2107">
      <w:r>
        <w:t>Director.</w:t>
      </w:r>
    </w:p>
    <w:p w:rsidR="00EE2107" w:rsidRDefault="00EE2107" w:rsidP="0042659C">
      <w:pPr>
        <w:rPr>
          <w:b/>
        </w:rPr>
      </w:pPr>
    </w:p>
    <w:p w:rsidR="00EE2107" w:rsidRDefault="00EE2107" w:rsidP="0042659C">
      <w:pPr>
        <w:rPr>
          <w:b/>
        </w:rPr>
      </w:pPr>
    </w:p>
    <w:p w:rsidR="00EE2107" w:rsidRDefault="00EE2107" w:rsidP="0042659C">
      <w:pPr>
        <w:rPr>
          <w:b/>
        </w:rPr>
      </w:pPr>
    </w:p>
    <w:p w:rsidR="00EE2107" w:rsidRDefault="00EE2107" w:rsidP="00EE2107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EE2107" w:rsidRDefault="00EE2107" w:rsidP="00EE2107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EE2107" w:rsidRDefault="00EE2107" w:rsidP="00EE2107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 - 144</w:t>
      </w:r>
    </w:p>
    <w:p w:rsidR="00EE2107" w:rsidRDefault="00EE2107" w:rsidP="00EE2107">
      <w:pPr>
        <w:rPr>
          <w:b/>
          <w:bCs/>
          <w:sz w:val="20"/>
        </w:rPr>
      </w:pPr>
      <w:r>
        <w:rPr>
          <w:b/>
          <w:bCs/>
          <w:sz w:val="20"/>
        </w:rPr>
        <w:t>TEL:   4 44 46 64  ITAGUI.</w:t>
      </w:r>
    </w:p>
    <w:p w:rsidR="00EE2107" w:rsidRDefault="00EE2107" w:rsidP="00EE2107">
      <w:pPr>
        <w:rPr>
          <w:b/>
          <w:bCs/>
          <w:sz w:val="20"/>
        </w:rPr>
      </w:pPr>
    </w:p>
    <w:p w:rsidR="00EE2107" w:rsidRDefault="00EE2107" w:rsidP="00EE2107">
      <w:pPr>
        <w:rPr>
          <w:b/>
          <w:bCs/>
        </w:rPr>
      </w:pPr>
    </w:p>
    <w:p w:rsidR="00EE2107" w:rsidRDefault="00EE2107" w:rsidP="00EE2107">
      <w:pPr>
        <w:rPr>
          <w:b/>
          <w:bCs/>
        </w:rPr>
      </w:pPr>
    </w:p>
    <w:p w:rsidR="00EE2107" w:rsidRDefault="00EE2107" w:rsidP="00EE2107">
      <w:pPr>
        <w:pStyle w:val="Ttulo1"/>
      </w:pPr>
      <w:r>
        <w:t>ORDEN DE  TRABAJO   N°   07998</w:t>
      </w:r>
    </w:p>
    <w:p w:rsidR="00EE2107" w:rsidRDefault="00EE2107" w:rsidP="00EE2107"/>
    <w:p w:rsidR="00EE2107" w:rsidRDefault="00EE2107" w:rsidP="00EE2107">
      <w:r>
        <w:t>FECHA:</w:t>
      </w:r>
      <w:r>
        <w:tab/>
        <w:t>Medellín, Enero  31    de  2011</w:t>
      </w:r>
    </w:p>
    <w:p w:rsidR="00EE2107" w:rsidRDefault="00EE2107" w:rsidP="00EE2107">
      <w:r>
        <w:t>PARA:</w:t>
      </w:r>
      <w:r>
        <w:tab/>
      </w:r>
      <w:r>
        <w:tab/>
        <w:t>PLÁSTICOS DARMA</w:t>
      </w:r>
    </w:p>
    <w:p w:rsidR="00EE2107" w:rsidRDefault="00EE2107" w:rsidP="00EE2107">
      <w:r>
        <w:t>ATENCIÓN:</w:t>
      </w:r>
      <w:r>
        <w:tab/>
        <w:t>Sr. Darío Jaramillo</w:t>
      </w:r>
    </w:p>
    <w:p w:rsidR="00EE2107" w:rsidRDefault="00EE2107" w:rsidP="00EE2107">
      <w:r>
        <w:tab/>
      </w:r>
      <w:r>
        <w:tab/>
        <w:t>Gerente.</w:t>
      </w:r>
    </w:p>
    <w:p w:rsidR="00EE2107" w:rsidRDefault="00EE2107" w:rsidP="00EE2107"/>
    <w:p w:rsidR="00EE2107" w:rsidRDefault="00EE2107" w:rsidP="00EE2107">
      <w:r>
        <w:t>Apreciado Don Darío:</w:t>
      </w:r>
    </w:p>
    <w:p w:rsidR="00EE2107" w:rsidRDefault="00EE2107" w:rsidP="00EE2107"/>
    <w:p w:rsidR="00EE2107" w:rsidRDefault="00EE2107" w:rsidP="00EE2107">
      <w:r>
        <w:t>Con la presente estamos solicitando el siguiente servicio de  IMPRESION:</w:t>
      </w:r>
    </w:p>
    <w:p w:rsidR="00EE2107" w:rsidRDefault="00EE2107" w:rsidP="00EE2107"/>
    <w:p w:rsidR="00EE2107" w:rsidRDefault="00EE2107" w:rsidP="00EE2107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EE2107" w:rsidRDefault="00EE2107" w:rsidP="00EE2107">
      <w:r>
        <w:t xml:space="preserve">MATERIAL   :           Polipropileno  Lamina  de    </w:t>
      </w:r>
      <w:r>
        <w:rPr>
          <w:b/>
        </w:rPr>
        <w:t>66</w:t>
      </w:r>
      <w:r w:rsidRPr="00911319">
        <w:rPr>
          <w:b/>
        </w:rPr>
        <w:t xml:space="preserve"> </w:t>
      </w:r>
      <w:r>
        <w:t xml:space="preserve"> cms</w:t>
      </w:r>
    </w:p>
    <w:p w:rsidR="00EE2107" w:rsidRDefault="00EE2107" w:rsidP="00EE2107">
      <w:r>
        <w:t>CLIBRE      :               1</w:t>
      </w:r>
      <w:r>
        <w:rPr>
          <w:b/>
        </w:rPr>
        <w:t>.4</w:t>
      </w:r>
      <w:r w:rsidRPr="00F877C0">
        <w:rPr>
          <w:b/>
        </w:rPr>
        <w:t xml:space="preserve"> </w:t>
      </w:r>
      <w:r>
        <w:rPr>
          <w:b/>
        </w:rPr>
        <w:t xml:space="preserve"> </w:t>
      </w:r>
      <w:r w:rsidRPr="00F877C0">
        <w:rPr>
          <w:b/>
        </w:rPr>
        <w:t>”</w:t>
      </w:r>
    </w:p>
    <w:p w:rsidR="00EE2107" w:rsidRDefault="00EE2107" w:rsidP="00EE2107">
      <w:r>
        <w:t>REFERENCIA:</w:t>
      </w:r>
      <w:r>
        <w:tab/>
      </w:r>
      <w:r>
        <w:rPr>
          <w:b/>
        </w:rPr>
        <w:t>GENERICA   RAKAMANDAKA</w:t>
      </w:r>
    </w:p>
    <w:p w:rsidR="00EE2107" w:rsidRDefault="00EE2107" w:rsidP="00EE2107">
      <w:r>
        <w:t>CANTIDAD    :          100    Kg</w:t>
      </w:r>
    </w:p>
    <w:p w:rsidR="00EE2107" w:rsidRDefault="00EE2107" w:rsidP="00EE2107">
      <w:r>
        <w:t>COLORES:</w:t>
      </w:r>
      <w:r>
        <w:tab/>
      </w:r>
      <w:r>
        <w:tab/>
        <w:t>4 (   Según  Muestra   )</w:t>
      </w:r>
    </w:p>
    <w:p w:rsidR="00EE2107" w:rsidRDefault="00EE2107" w:rsidP="00EE2107">
      <w:r>
        <w:t>CARAS:</w:t>
      </w:r>
      <w:r>
        <w:tab/>
      </w:r>
      <w:r>
        <w:tab/>
        <w:t>2</w:t>
      </w:r>
    </w:p>
    <w:p w:rsidR="00EE2107" w:rsidRDefault="00EE2107" w:rsidP="00EE2107">
      <w:r>
        <w:t>REPETICIÓN:</w:t>
      </w:r>
      <w:r>
        <w:tab/>
        <w:t>18</w:t>
      </w:r>
    </w:p>
    <w:p w:rsidR="00EE2107" w:rsidRDefault="00EE2107" w:rsidP="00EE2107">
      <w:r>
        <w:t>RODILLO:</w:t>
      </w:r>
      <w:r>
        <w:tab/>
      </w:r>
      <w:r>
        <w:tab/>
        <w:t>36</w:t>
      </w:r>
    </w:p>
    <w:p w:rsidR="00EE2107" w:rsidRPr="009A4BD3" w:rsidRDefault="00EE2107" w:rsidP="00EE2107">
      <w:pPr>
        <w:rPr>
          <w:b/>
        </w:rPr>
      </w:pPr>
      <w:r>
        <w:t>BOLSA:</w:t>
      </w:r>
      <w:r>
        <w:tab/>
      </w:r>
      <w:r>
        <w:tab/>
      </w:r>
      <w:r>
        <w:rPr>
          <w:b/>
        </w:rPr>
        <w:t xml:space="preserve">18  x  33 </w:t>
      </w:r>
      <w:r w:rsidRPr="009A4BD3">
        <w:rPr>
          <w:b/>
        </w:rPr>
        <w:t xml:space="preserve">  cms</w:t>
      </w:r>
    </w:p>
    <w:p w:rsidR="00EE2107" w:rsidRDefault="00EE2107" w:rsidP="00EE2107">
      <w:r>
        <w:t>SELLADO:</w:t>
      </w:r>
      <w:r>
        <w:tab/>
      </w:r>
      <w:r>
        <w:tab/>
        <w:t>Para selle lateral.</w:t>
      </w:r>
    </w:p>
    <w:p w:rsidR="00EE2107" w:rsidRDefault="00EE2107" w:rsidP="00EE2107"/>
    <w:p w:rsidR="00EE2107" w:rsidRDefault="00EE2107" w:rsidP="00EE2107"/>
    <w:p w:rsidR="00EE2107" w:rsidRDefault="00EE2107" w:rsidP="00EE2107">
      <w:r>
        <w:rPr>
          <w:b/>
          <w:bCs/>
          <w:u w:val="single"/>
        </w:rPr>
        <w:t>NOTA:</w:t>
      </w:r>
      <w:r>
        <w:t xml:space="preserve">  *  Cyreles  en  su planta</w:t>
      </w:r>
    </w:p>
    <w:p w:rsidR="00EE2107" w:rsidRDefault="00EE2107" w:rsidP="00EE2107">
      <w:pPr>
        <w:numPr>
          <w:ilvl w:val="0"/>
          <w:numId w:val="1"/>
        </w:numPr>
      </w:pPr>
      <w:r>
        <w:t>Se envían muestra física  para tonos y alturas</w:t>
      </w:r>
    </w:p>
    <w:p w:rsidR="00EE2107" w:rsidRDefault="00EE2107" w:rsidP="00EE2107">
      <w:pPr>
        <w:numPr>
          <w:ilvl w:val="0"/>
          <w:numId w:val="2"/>
        </w:numPr>
        <w:rPr>
          <w:b/>
        </w:rPr>
      </w:pPr>
      <w:r w:rsidRPr="00764873">
        <w:rPr>
          <w:b/>
        </w:rPr>
        <w:t>Se</w:t>
      </w:r>
      <w:r>
        <w:rPr>
          <w:b/>
        </w:rPr>
        <w:t xml:space="preserve">   envía  el material de PP  de   66  cm  Lamina</w:t>
      </w:r>
    </w:p>
    <w:p w:rsidR="00EE2107" w:rsidRDefault="00EE2107" w:rsidP="00EE2107">
      <w:pPr>
        <w:numPr>
          <w:ilvl w:val="0"/>
          <w:numId w:val="2"/>
        </w:numPr>
        <w:rPr>
          <w:b/>
        </w:rPr>
      </w:pPr>
      <w:r>
        <w:rPr>
          <w:b/>
        </w:rPr>
        <w:t>SE APRUEBA IMPRESION</w:t>
      </w:r>
    </w:p>
    <w:p w:rsidR="00EE2107" w:rsidRDefault="00EE2107" w:rsidP="00EE2107">
      <w:pPr>
        <w:ind w:left="885"/>
      </w:pPr>
    </w:p>
    <w:p w:rsidR="00EE2107" w:rsidRDefault="00EE2107" w:rsidP="00EE2107">
      <w:pPr>
        <w:ind w:left="885"/>
      </w:pPr>
    </w:p>
    <w:p w:rsidR="00EE2107" w:rsidRDefault="00EE2107" w:rsidP="00EE2107">
      <w:pPr>
        <w:ind w:left="885"/>
      </w:pPr>
    </w:p>
    <w:p w:rsidR="00EE2107" w:rsidRDefault="00EE2107" w:rsidP="00EE2107">
      <w:r>
        <w:t>Agradezco la atención y colaboración prestada.</w:t>
      </w:r>
    </w:p>
    <w:p w:rsidR="00EE2107" w:rsidRDefault="00EE2107" w:rsidP="00EE2107"/>
    <w:p w:rsidR="00EE2107" w:rsidRDefault="00EE2107" w:rsidP="00EE2107"/>
    <w:p w:rsidR="00EE2107" w:rsidRDefault="00EE2107" w:rsidP="00EE2107"/>
    <w:p w:rsidR="00EE2107" w:rsidRDefault="00EE2107" w:rsidP="00EE2107">
      <w:r>
        <w:t xml:space="preserve">Cordialmente,                                                      </w:t>
      </w:r>
    </w:p>
    <w:p w:rsidR="00EE2107" w:rsidRDefault="00EE2107" w:rsidP="00EE2107"/>
    <w:p w:rsidR="00EE2107" w:rsidRDefault="00EE2107" w:rsidP="00EE2107"/>
    <w:p w:rsidR="00EE2107" w:rsidRDefault="00EE2107" w:rsidP="00EE2107"/>
    <w:p w:rsidR="00EE2107" w:rsidRDefault="00EE2107" w:rsidP="00EE2107">
      <w:r>
        <w:t>RICARDO CASAS ZAPATA</w:t>
      </w:r>
    </w:p>
    <w:p w:rsidR="00EE2107" w:rsidRDefault="00EE2107" w:rsidP="00EE2107">
      <w:r>
        <w:t>Director.</w:t>
      </w:r>
    </w:p>
    <w:p w:rsidR="00EE2107" w:rsidRDefault="00EE2107" w:rsidP="0042659C">
      <w:pPr>
        <w:rPr>
          <w:b/>
        </w:rPr>
      </w:pPr>
    </w:p>
    <w:p w:rsidR="00B56444" w:rsidRDefault="00B56444" w:rsidP="0042659C">
      <w:pPr>
        <w:rPr>
          <w:b/>
        </w:rPr>
      </w:pPr>
    </w:p>
    <w:p w:rsidR="00B56444" w:rsidRDefault="00B56444" w:rsidP="0042659C">
      <w:pPr>
        <w:rPr>
          <w:b/>
        </w:rPr>
      </w:pPr>
    </w:p>
    <w:p w:rsidR="00B56444" w:rsidRDefault="00B56444" w:rsidP="00B56444">
      <w:pPr>
        <w:rPr>
          <w:b/>
          <w:bCs/>
          <w:sz w:val="20"/>
        </w:rPr>
      </w:pPr>
    </w:p>
    <w:p w:rsidR="00B56444" w:rsidRDefault="00B56444" w:rsidP="00B56444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B56444" w:rsidRDefault="00B56444" w:rsidP="00B56444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B56444" w:rsidRDefault="00B56444" w:rsidP="00B56444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B56444" w:rsidRDefault="00B56444" w:rsidP="00B56444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B56444" w:rsidRDefault="00B56444" w:rsidP="00B56444"/>
    <w:p w:rsidR="00B56444" w:rsidRDefault="00B56444" w:rsidP="00B56444">
      <w:pPr>
        <w:pStyle w:val="Ttulo1"/>
      </w:pPr>
      <w:r>
        <w:t>ORDEN DE TRABAJO    N°     08014</w:t>
      </w:r>
    </w:p>
    <w:p w:rsidR="00B56444" w:rsidRDefault="00B56444" w:rsidP="00B56444"/>
    <w:p w:rsidR="00B56444" w:rsidRDefault="00B56444" w:rsidP="00B56444">
      <w:r>
        <w:t>FECHA:</w:t>
      </w:r>
      <w:r>
        <w:tab/>
        <w:t>Medellín,  Febrero  02   de  2011</w:t>
      </w:r>
    </w:p>
    <w:p w:rsidR="00B56444" w:rsidRDefault="00B56444" w:rsidP="00B56444">
      <w:r>
        <w:t>PARA:</w:t>
      </w:r>
      <w:r>
        <w:tab/>
      </w:r>
      <w:r>
        <w:tab/>
        <w:t>PLÁSTICOS DARMA</w:t>
      </w:r>
    </w:p>
    <w:p w:rsidR="00B56444" w:rsidRDefault="00B56444" w:rsidP="00B56444">
      <w:r>
        <w:t>ATENCIÓN:</w:t>
      </w:r>
      <w:r>
        <w:tab/>
        <w:t>Sr. Darío Jaramillo</w:t>
      </w:r>
    </w:p>
    <w:p w:rsidR="00B56444" w:rsidRDefault="00B56444" w:rsidP="00B56444">
      <w:r>
        <w:tab/>
      </w:r>
      <w:r>
        <w:tab/>
        <w:t>Gerente.</w:t>
      </w:r>
    </w:p>
    <w:p w:rsidR="00B56444" w:rsidRDefault="00B56444" w:rsidP="00B56444"/>
    <w:p w:rsidR="00B56444" w:rsidRDefault="00B56444" w:rsidP="00B56444">
      <w:r>
        <w:t>Apreciado Don Darío  :</w:t>
      </w:r>
    </w:p>
    <w:p w:rsidR="00B56444" w:rsidRDefault="00B56444" w:rsidP="00B56444">
      <w:r>
        <w:t xml:space="preserve"> </w:t>
      </w:r>
    </w:p>
    <w:p w:rsidR="00B56444" w:rsidRDefault="00B56444" w:rsidP="00B56444">
      <w:r>
        <w:t>Con la presente estamos solicitando el siguiente servicio de  IMPRESION:</w:t>
      </w:r>
    </w:p>
    <w:p w:rsidR="00B56444" w:rsidRDefault="00B56444" w:rsidP="00B56444"/>
    <w:p w:rsidR="00B56444" w:rsidRDefault="00B56444" w:rsidP="00B56444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B56444" w:rsidRDefault="00B56444" w:rsidP="00B56444">
      <w:pPr>
        <w:rPr>
          <w:b/>
          <w:bCs/>
          <w:u w:val="single"/>
        </w:rPr>
      </w:pPr>
    </w:p>
    <w:p w:rsidR="00B56444" w:rsidRDefault="00B56444" w:rsidP="00B56444">
      <w:r>
        <w:t>MATERIAL:</w:t>
      </w:r>
      <w:r>
        <w:tab/>
      </w:r>
      <w:r>
        <w:tab/>
        <w:t xml:space="preserve">Polietileno BAJA    </w:t>
      </w:r>
      <w:r>
        <w:rPr>
          <w:u w:val="single"/>
        </w:rPr>
        <w:t>Lamina</w:t>
      </w:r>
    </w:p>
    <w:p w:rsidR="00B56444" w:rsidRPr="003F0627" w:rsidRDefault="00B56444" w:rsidP="00B56444">
      <w:pPr>
        <w:rPr>
          <w:b/>
        </w:rPr>
      </w:pPr>
      <w:r>
        <w:t>MEDIDA:</w:t>
      </w:r>
      <w:r>
        <w:tab/>
      </w:r>
      <w:r>
        <w:tab/>
      </w:r>
      <w:r>
        <w:rPr>
          <w:b/>
        </w:rPr>
        <w:t>63</w:t>
      </w:r>
      <w:r w:rsidRPr="00743DF3">
        <w:rPr>
          <w:b/>
        </w:rPr>
        <w:t xml:space="preserve">     Cms</w:t>
      </w:r>
      <w:r>
        <w:t xml:space="preserve">.    </w:t>
      </w:r>
    </w:p>
    <w:p w:rsidR="00B56444" w:rsidRDefault="00B56444" w:rsidP="00B56444">
      <w:r>
        <w:t>CALIBRE:</w:t>
      </w:r>
      <w:r>
        <w:tab/>
      </w:r>
      <w:r>
        <w:tab/>
      </w:r>
      <w:r w:rsidRPr="000D4E06">
        <w:rPr>
          <w:b/>
        </w:rPr>
        <w:t>2.5</w:t>
      </w:r>
      <w:r w:rsidRPr="00BB2CA5">
        <w:rPr>
          <w:b/>
        </w:rPr>
        <w:t xml:space="preserve">  ”</w:t>
      </w:r>
    </w:p>
    <w:p w:rsidR="00B56444" w:rsidRDefault="00B56444" w:rsidP="00B56444">
      <w:r>
        <w:t>COLOR:</w:t>
      </w:r>
      <w:r>
        <w:tab/>
      </w:r>
      <w:r>
        <w:tab/>
        <w:t>Transparente</w:t>
      </w:r>
    </w:p>
    <w:p w:rsidR="00B56444" w:rsidRPr="00B24386" w:rsidRDefault="00B56444" w:rsidP="00B56444">
      <w:pPr>
        <w:rPr>
          <w:b/>
        </w:rPr>
      </w:pPr>
      <w:r>
        <w:t>TRATADO:</w:t>
      </w:r>
      <w:r>
        <w:tab/>
      </w:r>
      <w:r>
        <w:tab/>
        <w:t>1  Cara.</w:t>
      </w:r>
    </w:p>
    <w:p w:rsidR="00B56444" w:rsidRDefault="00B56444" w:rsidP="00B56444">
      <w:pPr>
        <w:rPr>
          <w:b/>
          <w:bCs/>
        </w:rPr>
      </w:pPr>
      <w:r>
        <w:t>CANTIDAD:</w:t>
      </w:r>
      <w:r>
        <w:tab/>
      </w:r>
      <w:r>
        <w:tab/>
      </w:r>
      <w:r>
        <w:rPr>
          <w:b/>
        </w:rPr>
        <w:t>100</w:t>
      </w:r>
      <w:r>
        <w:t xml:space="preserve">     Kg.</w:t>
      </w:r>
    </w:p>
    <w:p w:rsidR="00B56444" w:rsidRDefault="00B56444" w:rsidP="00B56444">
      <w:r>
        <w:t>COLORES:</w:t>
      </w:r>
      <w:r>
        <w:tab/>
      </w:r>
      <w:r>
        <w:tab/>
        <w:t>2  (  Negro -  Blanco  )</w:t>
      </w:r>
    </w:p>
    <w:p w:rsidR="00B56444" w:rsidRDefault="00B56444" w:rsidP="00B56444">
      <w:r>
        <w:t>CARAS:</w:t>
      </w:r>
      <w:r>
        <w:tab/>
      </w:r>
      <w:r>
        <w:tab/>
        <w:t>1  (2 x 1 )</w:t>
      </w:r>
    </w:p>
    <w:p w:rsidR="00B56444" w:rsidRDefault="00B56444" w:rsidP="00B56444">
      <w:r>
        <w:t>LAMINA:</w:t>
      </w:r>
      <w:r>
        <w:tab/>
      </w:r>
      <w:r>
        <w:tab/>
        <w:t xml:space="preserve">31   Cms  Refilada  </w:t>
      </w:r>
    </w:p>
    <w:p w:rsidR="00B56444" w:rsidRDefault="00B56444" w:rsidP="00B56444">
      <w:r>
        <w:t>RODILLO :                32</w:t>
      </w:r>
    </w:p>
    <w:p w:rsidR="00B56444" w:rsidRDefault="00B56444" w:rsidP="00B56444">
      <w:r>
        <w:t>REFILADO:</w:t>
      </w:r>
      <w:r>
        <w:tab/>
      </w:r>
      <w:r>
        <w:tab/>
        <w:t xml:space="preserve">31  cm  </w:t>
      </w:r>
    </w:p>
    <w:p w:rsidR="00B56444" w:rsidRPr="00523A67" w:rsidRDefault="00B56444" w:rsidP="00B56444">
      <w:pPr>
        <w:rPr>
          <w:sz w:val="22"/>
        </w:rPr>
      </w:pPr>
      <w:r>
        <w:t>FOTOCEL :</w:t>
      </w:r>
      <w:r>
        <w:tab/>
      </w:r>
      <w:r>
        <w:tab/>
        <w:t>Derecha</w:t>
      </w:r>
    </w:p>
    <w:p w:rsidR="00B56444" w:rsidRPr="00523A67" w:rsidRDefault="00B56444" w:rsidP="00B56444">
      <w:pPr>
        <w:rPr>
          <w:sz w:val="22"/>
        </w:rPr>
      </w:pPr>
      <w:r w:rsidRPr="00523A67">
        <w:rPr>
          <w:sz w:val="22"/>
        </w:rPr>
        <w:t>EMBOBINADO:</w:t>
      </w:r>
      <w:r w:rsidRPr="00523A67">
        <w:rPr>
          <w:sz w:val="22"/>
        </w:rPr>
        <w:tab/>
        <w:t xml:space="preserve">Numero  uno  </w:t>
      </w:r>
    </w:p>
    <w:p w:rsidR="00B56444" w:rsidRPr="00523A67" w:rsidRDefault="00B56444" w:rsidP="00B56444">
      <w:pPr>
        <w:rPr>
          <w:sz w:val="22"/>
        </w:rPr>
      </w:pPr>
      <w:r w:rsidRPr="00523A67">
        <w:rPr>
          <w:sz w:val="22"/>
        </w:rPr>
        <w:t>REFERENCIA:</w:t>
      </w:r>
      <w:r w:rsidRPr="00523A67">
        <w:rPr>
          <w:sz w:val="22"/>
        </w:rPr>
        <w:tab/>
      </w:r>
      <w:r w:rsidRPr="00523A67">
        <w:rPr>
          <w:b/>
          <w:sz w:val="22"/>
        </w:rPr>
        <w:t>FOTOCELDA PARA EMPAQUE</w:t>
      </w:r>
    </w:p>
    <w:p w:rsidR="00B56444" w:rsidRPr="00523A67" w:rsidRDefault="00B56444" w:rsidP="00B56444">
      <w:pPr>
        <w:rPr>
          <w:sz w:val="22"/>
        </w:rPr>
      </w:pPr>
    </w:p>
    <w:p w:rsidR="00B56444" w:rsidRPr="00523A67" w:rsidRDefault="00B56444" w:rsidP="00B56444">
      <w:pPr>
        <w:rPr>
          <w:sz w:val="22"/>
        </w:rPr>
      </w:pPr>
      <w:r w:rsidRPr="00523A67">
        <w:rPr>
          <w:b/>
          <w:sz w:val="22"/>
        </w:rPr>
        <w:tab/>
      </w:r>
      <w:r w:rsidRPr="00523A67">
        <w:rPr>
          <w:b/>
          <w:sz w:val="22"/>
        </w:rPr>
        <w:tab/>
      </w:r>
      <w:r w:rsidRPr="00523A67">
        <w:rPr>
          <w:b/>
          <w:sz w:val="22"/>
        </w:rPr>
        <w:tab/>
      </w:r>
    </w:p>
    <w:p w:rsidR="00B56444" w:rsidRPr="00523A67" w:rsidRDefault="00B56444" w:rsidP="00B56444">
      <w:pPr>
        <w:rPr>
          <w:sz w:val="22"/>
        </w:rPr>
      </w:pPr>
      <w:r w:rsidRPr="00523A67">
        <w:rPr>
          <w:b/>
          <w:bCs/>
          <w:sz w:val="22"/>
          <w:u w:val="single"/>
        </w:rPr>
        <w:t>NOTA:</w:t>
      </w:r>
      <w:r w:rsidRPr="00523A67">
        <w:rPr>
          <w:sz w:val="22"/>
        </w:rPr>
        <w:t xml:space="preserve">  - Los cyreles  se encuentran en su planta</w:t>
      </w:r>
    </w:p>
    <w:p w:rsidR="00B56444" w:rsidRDefault="00B56444" w:rsidP="00B56444">
      <w:pPr>
        <w:numPr>
          <w:ilvl w:val="0"/>
          <w:numId w:val="2"/>
        </w:numPr>
      </w:pPr>
      <w:r>
        <w:t>Altura  para empaquetadora automática</w:t>
      </w:r>
    </w:p>
    <w:p w:rsidR="00B56444" w:rsidRDefault="00B56444" w:rsidP="00B56444">
      <w:pPr>
        <w:numPr>
          <w:ilvl w:val="0"/>
          <w:numId w:val="2"/>
        </w:numPr>
      </w:pPr>
      <w:r>
        <w:t>Se envía  película en  lamina</w:t>
      </w:r>
    </w:p>
    <w:p w:rsidR="00B56444" w:rsidRDefault="00B56444" w:rsidP="00B56444">
      <w:pPr>
        <w:ind w:left="1860"/>
      </w:pPr>
    </w:p>
    <w:p w:rsidR="00B56444" w:rsidRDefault="00B56444" w:rsidP="00B56444">
      <w:pPr>
        <w:ind w:left="1500"/>
        <w:rPr>
          <w:b/>
        </w:rPr>
      </w:pPr>
    </w:p>
    <w:p w:rsidR="00B56444" w:rsidRDefault="00B56444" w:rsidP="00B56444">
      <w:r>
        <w:t>Agradezco la atención y colaboración prestada.</w:t>
      </w:r>
    </w:p>
    <w:p w:rsidR="00B56444" w:rsidRDefault="00B56444" w:rsidP="00B56444"/>
    <w:p w:rsidR="00B56444" w:rsidRDefault="00B56444" w:rsidP="00B56444"/>
    <w:p w:rsidR="00B56444" w:rsidRDefault="00B56444" w:rsidP="00B56444">
      <w:r>
        <w:t>Cordialmente,</w:t>
      </w:r>
    </w:p>
    <w:p w:rsidR="00B56444" w:rsidRDefault="00B56444" w:rsidP="00B56444"/>
    <w:p w:rsidR="00B56444" w:rsidRDefault="00B56444" w:rsidP="00B56444"/>
    <w:p w:rsidR="00B56444" w:rsidRDefault="00B56444" w:rsidP="00B56444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B56444" w:rsidRDefault="00B56444" w:rsidP="00B56444">
      <w:r>
        <w:t>Director.</w:t>
      </w:r>
    </w:p>
    <w:p w:rsidR="00B56444" w:rsidRDefault="00B56444" w:rsidP="00B56444">
      <w:pPr>
        <w:rPr>
          <w:b/>
        </w:rPr>
      </w:pPr>
    </w:p>
    <w:p w:rsidR="00B56444" w:rsidRDefault="00B56444" w:rsidP="00B56444">
      <w:pPr>
        <w:rPr>
          <w:b/>
        </w:rPr>
      </w:pPr>
    </w:p>
    <w:p w:rsidR="00B56444" w:rsidRDefault="00B56444" w:rsidP="0042659C">
      <w:pPr>
        <w:rPr>
          <w:b/>
        </w:rPr>
      </w:pPr>
    </w:p>
    <w:p w:rsidR="0002319B" w:rsidRDefault="0002319B" w:rsidP="0002319B">
      <w:pPr>
        <w:rPr>
          <w:b/>
        </w:rPr>
      </w:pPr>
    </w:p>
    <w:p w:rsidR="0002319B" w:rsidRDefault="0002319B" w:rsidP="0002319B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02319B" w:rsidRDefault="0002319B" w:rsidP="0002319B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02319B" w:rsidRDefault="0002319B" w:rsidP="0002319B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02319B" w:rsidRDefault="0002319B" w:rsidP="0002319B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02319B" w:rsidRDefault="0002319B" w:rsidP="0002319B">
      <w:pPr>
        <w:pStyle w:val="Ttulo1"/>
      </w:pPr>
    </w:p>
    <w:p w:rsidR="0002319B" w:rsidRDefault="0002319B" w:rsidP="0002319B">
      <w:pPr>
        <w:pStyle w:val="Ttulo1"/>
      </w:pPr>
      <w:r>
        <w:t>ORDEN DE TRABAJO     N°      07997</w:t>
      </w:r>
    </w:p>
    <w:p w:rsidR="0002319B" w:rsidRDefault="0002319B" w:rsidP="0002319B"/>
    <w:p w:rsidR="0002319B" w:rsidRDefault="0002319B" w:rsidP="0002319B">
      <w:r>
        <w:t>FECHA:</w:t>
      </w:r>
      <w:r>
        <w:tab/>
        <w:t>Medellín, Febrero   02   de  2011</w:t>
      </w:r>
    </w:p>
    <w:p w:rsidR="0002319B" w:rsidRDefault="0002319B" w:rsidP="0002319B">
      <w:r>
        <w:t>PARA:</w:t>
      </w:r>
      <w:r>
        <w:tab/>
      </w:r>
      <w:r>
        <w:tab/>
        <w:t>PLÁSTICOS DARMA</w:t>
      </w:r>
    </w:p>
    <w:p w:rsidR="0002319B" w:rsidRDefault="0002319B" w:rsidP="0002319B">
      <w:r>
        <w:t>ATENCIÓN:</w:t>
      </w:r>
      <w:r>
        <w:tab/>
        <w:t>Sr. Darío Jaramillo</w:t>
      </w:r>
    </w:p>
    <w:p w:rsidR="0002319B" w:rsidRDefault="0002319B" w:rsidP="0002319B">
      <w:r>
        <w:tab/>
      </w:r>
      <w:r>
        <w:tab/>
        <w:t>Gerente.</w:t>
      </w:r>
    </w:p>
    <w:p w:rsidR="0002319B" w:rsidRDefault="0002319B" w:rsidP="0002319B"/>
    <w:p w:rsidR="0002319B" w:rsidRDefault="0002319B" w:rsidP="0002319B">
      <w:r>
        <w:t>Apreciado Don Darío:</w:t>
      </w:r>
    </w:p>
    <w:p w:rsidR="0002319B" w:rsidRDefault="0002319B" w:rsidP="0002319B"/>
    <w:p w:rsidR="0002319B" w:rsidRDefault="0002319B" w:rsidP="0002319B">
      <w:r>
        <w:t>Con la presente estamos solicitando el siguiente Material   :</w:t>
      </w:r>
    </w:p>
    <w:p w:rsidR="0002319B" w:rsidRDefault="0002319B" w:rsidP="0002319B"/>
    <w:p w:rsidR="0002319B" w:rsidRDefault="0002319B" w:rsidP="0002319B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02319B" w:rsidRDefault="0002319B" w:rsidP="0002319B">
      <w:pPr>
        <w:rPr>
          <w:b/>
          <w:bCs/>
          <w:u w:val="single"/>
        </w:rPr>
      </w:pPr>
    </w:p>
    <w:p w:rsidR="0002319B" w:rsidRDefault="0002319B" w:rsidP="0002319B">
      <w:r>
        <w:t>MATERIAL:</w:t>
      </w:r>
      <w:r>
        <w:tab/>
      </w:r>
      <w:r>
        <w:tab/>
        <w:t>Polietileno Alta Densidad   TPTE Tubular.</w:t>
      </w:r>
    </w:p>
    <w:p w:rsidR="0002319B" w:rsidRDefault="0002319B" w:rsidP="0002319B">
      <w:r>
        <w:t>MEDIDA:</w:t>
      </w:r>
      <w:r>
        <w:tab/>
      </w:r>
      <w:r>
        <w:tab/>
      </w:r>
      <w:r>
        <w:rPr>
          <w:b/>
        </w:rPr>
        <w:t xml:space="preserve">35 </w:t>
      </w:r>
      <w:r w:rsidRPr="00657B35">
        <w:rPr>
          <w:b/>
        </w:rPr>
        <w:t xml:space="preserve"> Cms</w:t>
      </w:r>
      <w:r>
        <w:t>.</w:t>
      </w:r>
    </w:p>
    <w:p w:rsidR="0002319B" w:rsidRPr="005660D5" w:rsidRDefault="0002319B" w:rsidP="0002319B">
      <w:pPr>
        <w:rPr>
          <w:b/>
          <w:bCs/>
        </w:rPr>
      </w:pPr>
      <w:r>
        <w:t>CALIBRE:</w:t>
      </w:r>
      <w:r>
        <w:tab/>
      </w:r>
      <w:r>
        <w:tab/>
        <w:t>1.9</w:t>
      </w:r>
      <w:r w:rsidRPr="005660D5">
        <w:rPr>
          <w:b/>
        </w:rPr>
        <w:t xml:space="preserve"> </w:t>
      </w:r>
      <w:r w:rsidRPr="005660D5">
        <w:rPr>
          <w:b/>
          <w:bCs/>
        </w:rPr>
        <w:t xml:space="preserve">  ”</w:t>
      </w:r>
    </w:p>
    <w:p w:rsidR="0002319B" w:rsidRDefault="0002319B" w:rsidP="0002319B">
      <w:r>
        <w:t>COLOR:</w:t>
      </w:r>
      <w:r>
        <w:tab/>
      </w:r>
      <w:r>
        <w:tab/>
        <w:t xml:space="preserve">Transparente </w:t>
      </w:r>
    </w:p>
    <w:p w:rsidR="0002319B" w:rsidRDefault="0002319B" w:rsidP="0002319B">
      <w:r>
        <w:t>TRATADO:</w:t>
      </w:r>
      <w:r>
        <w:tab/>
      </w:r>
      <w:r>
        <w:tab/>
        <w:t>2 Caras.</w:t>
      </w:r>
    </w:p>
    <w:p w:rsidR="0002319B" w:rsidRDefault="0002319B" w:rsidP="0002319B">
      <w:r>
        <w:t>CANTIDAD:</w:t>
      </w:r>
      <w:r>
        <w:tab/>
      </w:r>
      <w:r>
        <w:tab/>
      </w:r>
      <w:r>
        <w:rPr>
          <w:b/>
        </w:rPr>
        <w:t xml:space="preserve">130 </w:t>
      </w:r>
      <w:r>
        <w:t xml:space="preserve">   Kg.</w:t>
      </w:r>
    </w:p>
    <w:p w:rsidR="0002319B" w:rsidRDefault="0002319B" w:rsidP="0002319B">
      <w:r>
        <w:t>REFERENCIA:</w:t>
      </w:r>
      <w:r>
        <w:tab/>
      </w:r>
      <w:r>
        <w:rPr>
          <w:b/>
        </w:rPr>
        <w:t>JUNKER  STORE</w:t>
      </w:r>
    </w:p>
    <w:p w:rsidR="0002319B" w:rsidRDefault="0002319B" w:rsidP="0002319B">
      <w:r>
        <w:t>COLORES:</w:t>
      </w:r>
      <w:r>
        <w:tab/>
      </w:r>
      <w:r>
        <w:tab/>
        <w:t>1   (  ROJO )</w:t>
      </w:r>
    </w:p>
    <w:p w:rsidR="0002319B" w:rsidRDefault="0002319B" w:rsidP="0002319B">
      <w:r>
        <w:t>CARAS:</w:t>
      </w:r>
      <w:r>
        <w:tab/>
      </w:r>
      <w:r>
        <w:tab/>
        <w:t>2</w:t>
      </w:r>
    </w:p>
    <w:p w:rsidR="0002319B" w:rsidRDefault="0002319B" w:rsidP="0002319B">
      <w:r>
        <w:t>REPETICIÓN:</w:t>
      </w:r>
      <w:r>
        <w:tab/>
        <w:t>26</w:t>
      </w:r>
    </w:p>
    <w:p w:rsidR="0002319B" w:rsidRDefault="0002319B" w:rsidP="0002319B">
      <w:r>
        <w:t>RODILLO:</w:t>
      </w:r>
      <w:r>
        <w:tab/>
      </w:r>
      <w:r>
        <w:tab/>
        <w:t>26</w:t>
      </w:r>
    </w:p>
    <w:p w:rsidR="0002319B" w:rsidRPr="003B158B" w:rsidRDefault="0002319B" w:rsidP="0002319B">
      <w:pPr>
        <w:rPr>
          <w:b/>
        </w:rPr>
      </w:pPr>
      <w:r>
        <w:t>BOLSA:</w:t>
      </w:r>
      <w:r>
        <w:tab/>
      </w:r>
      <w:r>
        <w:tab/>
      </w:r>
      <w:r>
        <w:rPr>
          <w:b/>
        </w:rPr>
        <w:t xml:space="preserve">26  x 30 + 5 </w:t>
      </w:r>
      <w:r w:rsidRPr="003B158B">
        <w:rPr>
          <w:b/>
        </w:rPr>
        <w:t xml:space="preserve">  cms</w:t>
      </w:r>
      <w:r>
        <w:rPr>
          <w:b/>
        </w:rPr>
        <w:t xml:space="preserve">  Troquel  Riñon, fuelle de fondo</w:t>
      </w:r>
    </w:p>
    <w:p w:rsidR="0002319B" w:rsidRDefault="0002319B" w:rsidP="0002319B">
      <w:r>
        <w:t>SELLADO:</w:t>
      </w:r>
      <w:r>
        <w:tab/>
      </w:r>
      <w:r>
        <w:tab/>
        <w:t xml:space="preserve">Para selle de lateral </w:t>
      </w:r>
    </w:p>
    <w:p w:rsidR="0002319B" w:rsidRDefault="0002319B" w:rsidP="0002319B"/>
    <w:p w:rsidR="0002319B" w:rsidRDefault="0002319B" w:rsidP="0002319B"/>
    <w:p w:rsidR="0002319B" w:rsidRDefault="0002319B" w:rsidP="0002319B">
      <w:r>
        <w:rPr>
          <w:b/>
          <w:bCs/>
          <w:u w:val="single"/>
        </w:rPr>
        <w:t>NOTA:</w:t>
      </w:r>
      <w:r>
        <w:t xml:space="preserve">  * Los cyreles  los envía  GRAFIFLEX</w:t>
      </w:r>
    </w:p>
    <w:p w:rsidR="0002319B" w:rsidRDefault="0002319B" w:rsidP="0002319B">
      <w:pPr>
        <w:numPr>
          <w:ilvl w:val="0"/>
          <w:numId w:val="1"/>
        </w:numPr>
      </w:pPr>
      <w:r>
        <w:t xml:space="preserve">Se envían muestra física  para tonos y  alturas </w:t>
      </w:r>
    </w:p>
    <w:p w:rsidR="0002319B" w:rsidRDefault="0002319B" w:rsidP="0002319B">
      <w:pPr>
        <w:numPr>
          <w:ilvl w:val="0"/>
          <w:numId w:val="1"/>
        </w:numPr>
        <w:ind w:left="885"/>
      </w:pPr>
      <w:r>
        <w:t>SE  APRUEBA IMPRESIÓN</w:t>
      </w:r>
    </w:p>
    <w:p w:rsidR="0002319B" w:rsidRDefault="0002319B" w:rsidP="0002319B">
      <w:pPr>
        <w:numPr>
          <w:ilvl w:val="0"/>
          <w:numId w:val="1"/>
        </w:numPr>
        <w:ind w:left="885"/>
      </w:pPr>
      <w:r>
        <w:t>GRAFIFLEX ENVIA NUEVAS DIRECCIONES</w:t>
      </w:r>
    </w:p>
    <w:p w:rsidR="0002319B" w:rsidRPr="00315AED" w:rsidRDefault="0002319B" w:rsidP="0002319B">
      <w:pPr>
        <w:ind w:left="1245"/>
      </w:pPr>
    </w:p>
    <w:p w:rsidR="0002319B" w:rsidRPr="0098114D" w:rsidRDefault="0002319B" w:rsidP="0002319B">
      <w:pPr>
        <w:rPr>
          <w:b/>
          <w:u w:val="single"/>
        </w:rPr>
      </w:pPr>
    </w:p>
    <w:p w:rsidR="0002319B" w:rsidRDefault="0002319B" w:rsidP="0002319B">
      <w:r>
        <w:t>Agradezco la atención y colaboración prestada.</w:t>
      </w:r>
    </w:p>
    <w:p w:rsidR="0002319B" w:rsidRDefault="0002319B" w:rsidP="0002319B"/>
    <w:p w:rsidR="0002319B" w:rsidRDefault="0002319B" w:rsidP="0002319B"/>
    <w:p w:rsidR="0002319B" w:rsidRDefault="0002319B" w:rsidP="0002319B">
      <w:r>
        <w:t>Cordialmente,</w:t>
      </w:r>
    </w:p>
    <w:p w:rsidR="0002319B" w:rsidRDefault="0002319B" w:rsidP="0002319B"/>
    <w:p w:rsidR="0002319B" w:rsidRDefault="0002319B" w:rsidP="0002319B"/>
    <w:p w:rsidR="0002319B" w:rsidRDefault="0002319B" w:rsidP="0002319B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02319B" w:rsidRDefault="0002319B" w:rsidP="0002319B">
      <w:pPr>
        <w:tabs>
          <w:tab w:val="left" w:pos="1980"/>
        </w:tabs>
      </w:pPr>
      <w:r>
        <w:t>Director.</w:t>
      </w:r>
    </w:p>
    <w:p w:rsidR="0002319B" w:rsidRDefault="0002319B" w:rsidP="0002319B"/>
    <w:p w:rsidR="0002319B" w:rsidRDefault="0002319B" w:rsidP="0042659C">
      <w:pPr>
        <w:rPr>
          <w:b/>
        </w:rPr>
      </w:pPr>
    </w:p>
    <w:p w:rsidR="0002319B" w:rsidRDefault="0002319B" w:rsidP="0002319B">
      <w:pPr>
        <w:rPr>
          <w:b/>
        </w:rPr>
      </w:pPr>
    </w:p>
    <w:p w:rsidR="0002319B" w:rsidRDefault="0002319B" w:rsidP="0002319B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02319B" w:rsidRDefault="0002319B" w:rsidP="0002319B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02319B" w:rsidRDefault="0002319B" w:rsidP="0002319B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02319B" w:rsidRDefault="0002319B" w:rsidP="0002319B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02319B" w:rsidRDefault="0002319B" w:rsidP="0002319B"/>
    <w:p w:rsidR="0002319B" w:rsidRPr="00DB67C6" w:rsidRDefault="0002319B" w:rsidP="0002319B">
      <w:pPr>
        <w:pStyle w:val="Ttulo1"/>
      </w:pPr>
      <w:r>
        <w:t>ORD EN DE TRABAJO  N°      08005</w:t>
      </w:r>
    </w:p>
    <w:p w:rsidR="0002319B" w:rsidRDefault="0002319B" w:rsidP="0002319B"/>
    <w:p w:rsidR="0002319B" w:rsidRDefault="0002319B" w:rsidP="0002319B">
      <w:r>
        <w:t>FECHA:</w:t>
      </w:r>
      <w:r>
        <w:tab/>
        <w:t>Medellín, Febrero   02   de  2011</w:t>
      </w:r>
    </w:p>
    <w:p w:rsidR="0002319B" w:rsidRDefault="0002319B" w:rsidP="0002319B">
      <w:r>
        <w:t>PARA:</w:t>
      </w:r>
      <w:r>
        <w:tab/>
      </w:r>
      <w:r>
        <w:tab/>
        <w:t>PLÁSTICOS DARMA</w:t>
      </w:r>
    </w:p>
    <w:p w:rsidR="0002319B" w:rsidRDefault="0002319B" w:rsidP="0002319B">
      <w:r>
        <w:t>ATENCIÓN:</w:t>
      </w:r>
      <w:r>
        <w:tab/>
        <w:t>Sr. Darío Jaramillo</w:t>
      </w:r>
    </w:p>
    <w:p w:rsidR="0002319B" w:rsidRDefault="0002319B" w:rsidP="0002319B">
      <w:r>
        <w:tab/>
      </w:r>
      <w:r>
        <w:tab/>
        <w:t>Gerente.</w:t>
      </w:r>
    </w:p>
    <w:p w:rsidR="0002319B" w:rsidRDefault="0002319B" w:rsidP="0002319B"/>
    <w:p w:rsidR="0002319B" w:rsidRDefault="0002319B" w:rsidP="0002319B">
      <w:r>
        <w:t>Apreciado Don Darío:</w:t>
      </w:r>
    </w:p>
    <w:p w:rsidR="0002319B" w:rsidRDefault="0002319B" w:rsidP="0002319B"/>
    <w:p w:rsidR="0002319B" w:rsidRDefault="0002319B" w:rsidP="0002319B">
      <w:r>
        <w:t>Con la presente estamos solicitando el siguiente Material :</w:t>
      </w:r>
    </w:p>
    <w:p w:rsidR="0002319B" w:rsidRDefault="0002319B" w:rsidP="0002319B"/>
    <w:p w:rsidR="0002319B" w:rsidRDefault="0002319B" w:rsidP="0002319B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02319B" w:rsidRDefault="0002319B" w:rsidP="0002319B">
      <w:r>
        <w:t>MATERIAL:</w:t>
      </w:r>
      <w:r>
        <w:tab/>
      </w:r>
      <w:r>
        <w:tab/>
        <w:t xml:space="preserve">Polietileno Alta Densidad Pigmentado   </w:t>
      </w:r>
      <w:r w:rsidRPr="00496357">
        <w:rPr>
          <w:b/>
        </w:rPr>
        <w:t xml:space="preserve">NEGRO </w:t>
      </w:r>
    </w:p>
    <w:p w:rsidR="0002319B" w:rsidRDefault="0002319B" w:rsidP="0002319B">
      <w:r>
        <w:t>MEDIDA:</w:t>
      </w:r>
      <w:r>
        <w:tab/>
      </w:r>
      <w:r>
        <w:tab/>
      </w:r>
      <w:r>
        <w:rPr>
          <w:b/>
        </w:rPr>
        <w:t>40</w:t>
      </w:r>
      <w:r>
        <w:t xml:space="preserve">    Cms.</w:t>
      </w:r>
    </w:p>
    <w:p w:rsidR="0002319B" w:rsidRDefault="0002319B" w:rsidP="0002319B">
      <w:pPr>
        <w:rPr>
          <w:b/>
          <w:bCs/>
        </w:rPr>
      </w:pPr>
      <w:r>
        <w:t>CALIBRE:</w:t>
      </w:r>
      <w:r>
        <w:tab/>
      </w:r>
      <w:r>
        <w:tab/>
      </w:r>
      <w:r w:rsidRPr="00CB27AA">
        <w:rPr>
          <w:b/>
        </w:rPr>
        <w:t>2.9</w:t>
      </w:r>
      <w:r>
        <w:t xml:space="preserve"> </w:t>
      </w:r>
      <w:r>
        <w:rPr>
          <w:b/>
          <w:bCs/>
        </w:rPr>
        <w:t xml:space="preserve">  ”</w:t>
      </w:r>
    </w:p>
    <w:p w:rsidR="0002319B" w:rsidRDefault="0002319B" w:rsidP="0002319B">
      <w:r>
        <w:t>COLOR:</w:t>
      </w:r>
      <w:r>
        <w:tab/>
      </w:r>
      <w:r>
        <w:tab/>
        <w:t xml:space="preserve">NEGRO  </w:t>
      </w:r>
    </w:p>
    <w:p w:rsidR="0002319B" w:rsidRDefault="0002319B" w:rsidP="0002319B">
      <w:r>
        <w:t>TRATADO:</w:t>
      </w:r>
      <w:r>
        <w:tab/>
      </w:r>
      <w:r>
        <w:tab/>
        <w:t>2 Caras.</w:t>
      </w:r>
    </w:p>
    <w:p w:rsidR="0002319B" w:rsidRDefault="0002319B" w:rsidP="0002319B">
      <w:pPr>
        <w:rPr>
          <w:b/>
          <w:bCs/>
        </w:rPr>
      </w:pPr>
      <w:r>
        <w:t>CANTIDAD:</w:t>
      </w:r>
      <w:r>
        <w:tab/>
      </w:r>
      <w:r>
        <w:tab/>
        <w:t>100   Kg.</w:t>
      </w:r>
      <w:r>
        <w:rPr>
          <w:b/>
          <w:bCs/>
        </w:rPr>
        <w:tab/>
        <w:t xml:space="preserve"> </w:t>
      </w:r>
    </w:p>
    <w:p w:rsidR="0002319B" w:rsidRDefault="0002319B" w:rsidP="0002319B">
      <w:r>
        <w:t>REFERENCIA:</w:t>
      </w:r>
      <w:r>
        <w:tab/>
      </w:r>
      <w:r>
        <w:rPr>
          <w:b/>
        </w:rPr>
        <w:t>IN  FASHION  PEQUEÑA</w:t>
      </w:r>
    </w:p>
    <w:p w:rsidR="0002319B" w:rsidRDefault="0002319B" w:rsidP="0002319B">
      <w:r>
        <w:t>COLORES:</w:t>
      </w:r>
      <w:r>
        <w:tab/>
      </w:r>
      <w:r>
        <w:tab/>
        <w:t>1 ( Plata  )</w:t>
      </w:r>
    </w:p>
    <w:p w:rsidR="0002319B" w:rsidRDefault="0002319B" w:rsidP="0002319B">
      <w:r>
        <w:t>CARAS:</w:t>
      </w:r>
      <w:r>
        <w:tab/>
      </w:r>
      <w:r>
        <w:tab/>
        <w:t>2</w:t>
      </w:r>
    </w:p>
    <w:p w:rsidR="0002319B" w:rsidRDefault="0002319B" w:rsidP="0002319B">
      <w:r>
        <w:t>REPETICIÓN:</w:t>
      </w:r>
      <w:r>
        <w:tab/>
        <w:t>32</w:t>
      </w:r>
    </w:p>
    <w:p w:rsidR="0002319B" w:rsidRDefault="0002319B" w:rsidP="0002319B">
      <w:r>
        <w:t>RODILLO:</w:t>
      </w:r>
      <w:r>
        <w:tab/>
      </w:r>
      <w:r>
        <w:tab/>
        <w:t>32</w:t>
      </w:r>
    </w:p>
    <w:p w:rsidR="0002319B" w:rsidRDefault="0002319B" w:rsidP="0002319B">
      <w:r>
        <w:t>BOLSA:</w:t>
      </w:r>
      <w:r>
        <w:tab/>
      </w:r>
      <w:r>
        <w:tab/>
        <w:t>32  x  40    cms       con Troquel  rinon</w:t>
      </w:r>
    </w:p>
    <w:p w:rsidR="0002319B" w:rsidRDefault="0002319B" w:rsidP="0002319B">
      <w:r>
        <w:t>SELLADO:</w:t>
      </w:r>
      <w:r>
        <w:tab/>
      </w:r>
      <w:r>
        <w:tab/>
        <w:t>Para selle  Lateral</w:t>
      </w:r>
    </w:p>
    <w:p w:rsidR="0002319B" w:rsidRDefault="0002319B" w:rsidP="0002319B"/>
    <w:p w:rsidR="0002319B" w:rsidRDefault="0002319B" w:rsidP="0002319B"/>
    <w:p w:rsidR="0002319B" w:rsidRPr="00E51139" w:rsidRDefault="0002319B" w:rsidP="0002319B">
      <w:pPr>
        <w:rPr>
          <w:b/>
        </w:rPr>
      </w:pPr>
      <w:r>
        <w:rPr>
          <w:b/>
          <w:bCs/>
          <w:u w:val="single"/>
        </w:rPr>
        <w:t>NOTA:</w:t>
      </w:r>
      <w:r>
        <w:t xml:space="preserve">  * SE ENVIA MUESTRA FISICA PARA IMPRESION</w:t>
      </w:r>
    </w:p>
    <w:p w:rsidR="0002319B" w:rsidRDefault="0002319B" w:rsidP="00A8563B"/>
    <w:p w:rsidR="0002319B" w:rsidRPr="00295297" w:rsidRDefault="0002319B" w:rsidP="0002319B">
      <w:pPr>
        <w:numPr>
          <w:ilvl w:val="0"/>
          <w:numId w:val="1"/>
        </w:numPr>
        <w:rPr>
          <w:b/>
        </w:rPr>
      </w:pPr>
      <w:r w:rsidRPr="00295297">
        <w:rPr>
          <w:b/>
        </w:rPr>
        <w:t>SE  APRUEBA  IMPRESION</w:t>
      </w:r>
    </w:p>
    <w:p w:rsidR="0002319B" w:rsidRDefault="0002319B" w:rsidP="0002319B">
      <w:pPr>
        <w:ind w:left="885"/>
      </w:pPr>
    </w:p>
    <w:p w:rsidR="0002319B" w:rsidRPr="0098114D" w:rsidRDefault="0002319B" w:rsidP="0002319B">
      <w:pPr>
        <w:rPr>
          <w:b/>
          <w:u w:val="single"/>
        </w:rPr>
      </w:pPr>
    </w:p>
    <w:p w:rsidR="0002319B" w:rsidRDefault="0002319B" w:rsidP="0002319B">
      <w:r>
        <w:t>Agradezco la atención y colaboración prestada.</w:t>
      </w:r>
    </w:p>
    <w:p w:rsidR="0002319B" w:rsidRDefault="0002319B" w:rsidP="0002319B"/>
    <w:p w:rsidR="0002319B" w:rsidRDefault="0002319B" w:rsidP="0002319B"/>
    <w:p w:rsidR="0002319B" w:rsidRDefault="0002319B" w:rsidP="0002319B">
      <w:r>
        <w:t>Cordialmente,</w:t>
      </w:r>
    </w:p>
    <w:p w:rsidR="0002319B" w:rsidRDefault="0002319B" w:rsidP="0002319B"/>
    <w:p w:rsidR="0002319B" w:rsidRDefault="0002319B" w:rsidP="0002319B"/>
    <w:p w:rsidR="0002319B" w:rsidRDefault="0002319B" w:rsidP="0002319B">
      <w:r>
        <w:t>RICARDO CASAS ZAPATA</w:t>
      </w:r>
    </w:p>
    <w:p w:rsidR="0002319B" w:rsidRDefault="0002319B" w:rsidP="0002319B">
      <w:r>
        <w:t>Director.</w:t>
      </w:r>
    </w:p>
    <w:p w:rsidR="0002319B" w:rsidRDefault="0002319B" w:rsidP="0002319B">
      <w:pPr>
        <w:rPr>
          <w:b/>
        </w:rPr>
      </w:pPr>
    </w:p>
    <w:p w:rsidR="0002319B" w:rsidRDefault="0002319B" w:rsidP="0042659C">
      <w:pPr>
        <w:rPr>
          <w:b/>
        </w:rPr>
      </w:pPr>
    </w:p>
    <w:p w:rsidR="005C24C4" w:rsidRDefault="005C24C4" w:rsidP="0042659C">
      <w:pPr>
        <w:rPr>
          <w:b/>
        </w:rPr>
      </w:pPr>
    </w:p>
    <w:p w:rsidR="005C24C4" w:rsidRDefault="005C24C4" w:rsidP="0042659C">
      <w:pPr>
        <w:rPr>
          <w:b/>
        </w:rPr>
      </w:pPr>
    </w:p>
    <w:p w:rsidR="005C24C4" w:rsidRDefault="005C24C4" w:rsidP="0042659C">
      <w:pPr>
        <w:rPr>
          <w:b/>
        </w:rPr>
      </w:pPr>
    </w:p>
    <w:p w:rsidR="005C24C4" w:rsidRDefault="005C24C4" w:rsidP="005C24C4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5C24C4" w:rsidRDefault="005C24C4" w:rsidP="005C24C4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5C24C4" w:rsidRDefault="005C24C4" w:rsidP="005C24C4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5C24C4" w:rsidRDefault="005C24C4" w:rsidP="005C24C4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5C24C4" w:rsidRDefault="005C24C4" w:rsidP="005C24C4"/>
    <w:p w:rsidR="005C24C4" w:rsidRDefault="005C24C4" w:rsidP="005C24C4">
      <w:pPr>
        <w:pStyle w:val="Ttulo1"/>
      </w:pPr>
      <w:r>
        <w:t>ORDEN DE TRABAJO  N°      08006</w:t>
      </w:r>
    </w:p>
    <w:p w:rsidR="005C24C4" w:rsidRDefault="005C24C4" w:rsidP="005C24C4"/>
    <w:p w:rsidR="005C24C4" w:rsidRDefault="005C24C4" w:rsidP="005C24C4">
      <w:r>
        <w:t>FECHA:</w:t>
      </w:r>
      <w:r>
        <w:tab/>
        <w:t>Medellín,  Febrero  02   de  2010</w:t>
      </w:r>
    </w:p>
    <w:p w:rsidR="005C24C4" w:rsidRDefault="005C24C4" w:rsidP="005C24C4">
      <w:r>
        <w:t>PARA:</w:t>
      </w:r>
      <w:r>
        <w:tab/>
      </w:r>
      <w:r>
        <w:tab/>
        <w:t>PLÁSTICOS DARMA</w:t>
      </w:r>
    </w:p>
    <w:p w:rsidR="005C24C4" w:rsidRDefault="005C24C4" w:rsidP="005C24C4">
      <w:r>
        <w:t>ATENCIÓN:</w:t>
      </w:r>
      <w:r>
        <w:tab/>
        <w:t>Sr. Darío Jaramillo</w:t>
      </w:r>
    </w:p>
    <w:p w:rsidR="005C24C4" w:rsidRDefault="005C24C4" w:rsidP="005C24C4">
      <w:r>
        <w:tab/>
      </w:r>
      <w:r>
        <w:tab/>
        <w:t>Gerente.</w:t>
      </w:r>
    </w:p>
    <w:p w:rsidR="005C24C4" w:rsidRDefault="005C24C4" w:rsidP="005C24C4"/>
    <w:p w:rsidR="005C24C4" w:rsidRDefault="005C24C4" w:rsidP="005C24C4">
      <w:r>
        <w:t>Apreciado Don Darío:</w:t>
      </w:r>
    </w:p>
    <w:p w:rsidR="005C24C4" w:rsidRDefault="005C24C4" w:rsidP="005C24C4"/>
    <w:p w:rsidR="005C24C4" w:rsidRDefault="005C24C4" w:rsidP="005C24C4">
      <w:r>
        <w:t>Con la presente estamos solicitando el siguiente Material :</w:t>
      </w:r>
    </w:p>
    <w:p w:rsidR="005C24C4" w:rsidRDefault="005C24C4" w:rsidP="005C24C4"/>
    <w:p w:rsidR="005C24C4" w:rsidRDefault="005C24C4" w:rsidP="005C24C4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5C24C4" w:rsidRDefault="005C24C4" w:rsidP="005C24C4">
      <w:r>
        <w:t>MATERIAL:</w:t>
      </w:r>
      <w:r>
        <w:tab/>
      </w:r>
      <w:r>
        <w:tab/>
        <w:t xml:space="preserve">Polietileno Alta Densidad Pigmentado </w:t>
      </w:r>
      <w:r w:rsidRPr="00496357">
        <w:rPr>
          <w:b/>
        </w:rPr>
        <w:t xml:space="preserve">NEGRO </w:t>
      </w:r>
    </w:p>
    <w:p w:rsidR="005C24C4" w:rsidRDefault="005C24C4" w:rsidP="005C24C4">
      <w:r>
        <w:t>MEDIDA:</w:t>
      </w:r>
      <w:r>
        <w:tab/>
      </w:r>
      <w:r>
        <w:tab/>
      </w:r>
      <w:r>
        <w:rPr>
          <w:b/>
        </w:rPr>
        <w:t>50</w:t>
      </w:r>
      <w:r>
        <w:t xml:space="preserve">  Cms.</w:t>
      </w:r>
    </w:p>
    <w:p w:rsidR="005C24C4" w:rsidRDefault="005C24C4" w:rsidP="005C24C4">
      <w:pPr>
        <w:rPr>
          <w:b/>
          <w:bCs/>
        </w:rPr>
      </w:pPr>
      <w:r>
        <w:t>CALIBRE:</w:t>
      </w:r>
      <w:r>
        <w:tab/>
      </w:r>
      <w:r>
        <w:tab/>
      </w:r>
      <w:r w:rsidRPr="00CB27AA">
        <w:rPr>
          <w:b/>
        </w:rPr>
        <w:t>2.9</w:t>
      </w:r>
      <w:r>
        <w:t xml:space="preserve"> </w:t>
      </w:r>
      <w:r>
        <w:rPr>
          <w:b/>
          <w:bCs/>
        </w:rPr>
        <w:t xml:space="preserve">  ”</w:t>
      </w:r>
    </w:p>
    <w:p w:rsidR="005C24C4" w:rsidRDefault="005C24C4" w:rsidP="005C24C4">
      <w:r>
        <w:t>COLOR:</w:t>
      </w:r>
      <w:r>
        <w:tab/>
      </w:r>
      <w:r>
        <w:tab/>
        <w:t xml:space="preserve">NEGRO  </w:t>
      </w:r>
    </w:p>
    <w:p w:rsidR="005C24C4" w:rsidRDefault="005C24C4" w:rsidP="005C24C4">
      <w:r>
        <w:t>TRATADO:</w:t>
      </w:r>
      <w:r>
        <w:tab/>
      </w:r>
      <w:r>
        <w:tab/>
        <w:t>2 Caras.</w:t>
      </w:r>
    </w:p>
    <w:p w:rsidR="005C24C4" w:rsidRDefault="005C24C4" w:rsidP="005C24C4">
      <w:pPr>
        <w:rPr>
          <w:b/>
          <w:bCs/>
        </w:rPr>
      </w:pPr>
      <w:r>
        <w:t>CANTIDAD:</w:t>
      </w:r>
      <w:r>
        <w:tab/>
      </w:r>
      <w:r>
        <w:tab/>
        <w:t>100   Kg.</w:t>
      </w:r>
      <w:r>
        <w:rPr>
          <w:b/>
          <w:bCs/>
        </w:rPr>
        <w:tab/>
        <w:t xml:space="preserve"> </w:t>
      </w:r>
    </w:p>
    <w:p w:rsidR="005C24C4" w:rsidRDefault="005C24C4" w:rsidP="005C24C4">
      <w:r>
        <w:t>REFERENCIA:</w:t>
      </w:r>
      <w:r>
        <w:tab/>
      </w:r>
      <w:r>
        <w:rPr>
          <w:b/>
        </w:rPr>
        <w:t>IN  FASHION  GRANDE</w:t>
      </w:r>
    </w:p>
    <w:p w:rsidR="005C24C4" w:rsidRDefault="005C24C4" w:rsidP="005C24C4">
      <w:r>
        <w:t>COLORES:</w:t>
      </w:r>
      <w:r>
        <w:tab/>
      </w:r>
      <w:r>
        <w:tab/>
        <w:t>1 ( Plata  )</w:t>
      </w:r>
    </w:p>
    <w:p w:rsidR="005C24C4" w:rsidRDefault="005C24C4" w:rsidP="005C24C4">
      <w:r>
        <w:t>CARAS:</w:t>
      </w:r>
      <w:r>
        <w:tab/>
      </w:r>
      <w:r>
        <w:tab/>
        <w:t>2</w:t>
      </w:r>
    </w:p>
    <w:p w:rsidR="005C24C4" w:rsidRDefault="005C24C4" w:rsidP="005C24C4">
      <w:r>
        <w:t>REPETICIÓN:</w:t>
      </w:r>
      <w:r>
        <w:tab/>
        <w:t>40</w:t>
      </w:r>
    </w:p>
    <w:p w:rsidR="005C24C4" w:rsidRDefault="005C24C4" w:rsidP="005C24C4">
      <w:r>
        <w:t>RODILLO:</w:t>
      </w:r>
      <w:r>
        <w:tab/>
      </w:r>
      <w:r>
        <w:tab/>
        <w:t>40</w:t>
      </w:r>
    </w:p>
    <w:p w:rsidR="005C24C4" w:rsidRDefault="005C24C4" w:rsidP="005C24C4">
      <w:r>
        <w:t>BOLSA:</w:t>
      </w:r>
      <w:r>
        <w:tab/>
      </w:r>
      <w:r>
        <w:tab/>
        <w:t>40  x  50    cms    con Troquel  rinon</w:t>
      </w:r>
    </w:p>
    <w:p w:rsidR="005C24C4" w:rsidRDefault="005C24C4" w:rsidP="005C24C4">
      <w:r>
        <w:t>SELLADO:</w:t>
      </w:r>
      <w:r>
        <w:tab/>
      </w:r>
      <w:r>
        <w:tab/>
        <w:t>Para selle  Lateral</w:t>
      </w:r>
    </w:p>
    <w:p w:rsidR="005C24C4" w:rsidRDefault="005C24C4" w:rsidP="005C24C4"/>
    <w:p w:rsidR="005C24C4" w:rsidRDefault="005C24C4" w:rsidP="005C24C4"/>
    <w:p w:rsidR="005C24C4" w:rsidRPr="00E51139" w:rsidRDefault="005C24C4" w:rsidP="005C24C4">
      <w:pPr>
        <w:rPr>
          <w:b/>
        </w:rPr>
      </w:pPr>
      <w:r>
        <w:rPr>
          <w:b/>
          <w:bCs/>
          <w:u w:val="single"/>
        </w:rPr>
        <w:t>NOTA:</w:t>
      </w:r>
      <w:r>
        <w:t xml:space="preserve">  * SE ENVIA MUESTRA PARA IMPRESIÓN.</w:t>
      </w:r>
    </w:p>
    <w:p w:rsidR="005C24C4" w:rsidRDefault="005C24C4" w:rsidP="005C24C4">
      <w:pPr>
        <w:ind w:left="1245"/>
      </w:pPr>
    </w:p>
    <w:p w:rsidR="005C24C4" w:rsidRDefault="005C24C4" w:rsidP="005C24C4">
      <w:pPr>
        <w:numPr>
          <w:ilvl w:val="0"/>
          <w:numId w:val="1"/>
        </w:numPr>
      </w:pPr>
      <w:r>
        <w:t>Colocar pie de imprenta de Plasticos Union.</w:t>
      </w:r>
    </w:p>
    <w:p w:rsidR="005C24C4" w:rsidRPr="00295297" w:rsidRDefault="005C24C4" w:rsidP="005C24C4">
      <w:pPr>
        <w:numPr>
          <w:ilvl w:val="0"/>
          <w:numId w:val="1"/>
        </w:numPr>
        <w:rPr>
          <w:b/>
        </w:rPr>
      </w:pPr>
      <w:r w:rsidRPr="00295297">
        <w:rPr>
          <w:b/>
        </w:rPr>
        <w:t>SE  APRUEBA  IMPRESION</w:t>
      </w:r>
    </w:p>
    <w:p w:rsidR="005C24C4" w:rsidRDefault="005C24C4" w:rsidP="005C24C4">
      <w:pPr>
        <w:ind w:left="885"/>
      </w:pPr>
    </w:p>
    <w:p w:rsidR="005C24C4" w:rsidRPr="0098114D" w:rsidRDefault="005C24C4" w:rsidP="005C24C4">
      <w:pPr>
        <w:rPr>
          <w:b/>
          <w:u w:val="single"/>
        </w:rPr>
      </w:pPr>
    </w:p>
    <w:p w:rsidR="005C24C4" w:rsidRDefault="005C24C4" w:rsidP="005C24C4">
      <w:r>
        <w:t>Agradezco la atención y colaboración prestada.</w:t>
      </w:r>
    </w:p>
    <w:p w:rsidR="005C24C4" w:rsidRDefault="005C24C4" w:rsidP="005C24C4"/>
    <w:p w:rsidR="005C24C4" w:rsidRDefault="005C24C4" w:rsidP="005C24C4"/>
    <w:p w:rsidR="005C24C4" w:rsidRDefault="005C24C4" w:rsidP="005C24C4">
      <w:r>
        <w:t>Cordialmente,</w:t>
      </w:r>
    </w:p>
    <w:p w:rsidR="005C24C4" w:rsidRDefault="005C24C4" w:rsidP="005C24C4"/>
    <w:p w:rsidR="005C24C4" w:rsidRDefault="005C24C4" w:rsidP="005C24C4"/>
    <w:p w:rsidR="005C24C4" w:rsidRDefault="005C24C4" w:rsidP="005C24C4">
      <w:r>
        <w:t>RICARDO CASAS ZAPATA</w:t>
      </w:r>
    </w:p>
    <w:p w:rsidR="005C24C4" w:rsidRDefault="005C24C4" w:rsidP="005C24C4">
      <w:r>
        <w:t>Director.</w:t>
      </w:r>
    </w:p>
    <w:p w:rsidR="005C24C4" w:rsidRDefault="005C24C4" w:rsidP="0042659C">
      <w:pPr>
        <w:rPr>
          <w:b/>
        </w:rPr>
      </w:pPr>
    </w:p>
    <w:p w:rsidR="005C24C4" w:rsidRDefault="005C24C4" w:rsidP="0042659C">
      <w:pPr>
        <w:rPr>
          <w:b/>
        </w:rPr>
      </w:pPr>
    </w:p>
    <w:p w:rsidR="005C24C4" w:rsidRDefault="005C24C4" w:rsidP="0042659C">
      <w:pPr>
        <w:rPr>
          <w:b/>
        </w:rPr>
      </w:pPr>
    </w:p>
    <w:p w:rsidR="005C24C4" w:rsidRDefault="005C24C4" w:rsidP="0042659C">
      <w:pPr>
        <w:rPr>
          <w:b/>
        </w:rPr>
      </w:pPr>
    </w:p>
    <w:p w:rsidR="005C24C4" w:rsidRDefault="005C24C4" w:rsidP="0042659C">
      <w:pPr>
        <w:rPr>
          <w:b/>
        </w:rPr>
      </w:pPr>
    </w:p>
    <w:p w:rsidR="005C24C4" w:rsidRDefault="005C24C4" w:rsidP="005C24C4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5C24C4" w:rsidRDefault="005C24C4" w:rsidP="005C24C4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5C24C4" w:rsidRDefault="005C24C4" w:rsidP="005C24C4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5C24C4" w:rsidRDefault="005C24C4" w:rsidP="005C24C4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5C24C4" w:rsidRDefault="005C24C4" w:rsidP="005C24C4"/>
    <w:p w:rsidR="005C24C4" w:rsidRDefault="005C24C4" w:rsidP="005C24C4">
      <w:pPr>
        <w:pStyle w:val="Ttulo1"/>
      </w:pPr>
      <w:r>
        <w:t>ORDEN DE TRABAJO   N°      08011</w:t>
      </w:r>
    </w:p>
    <w:p w:rsidR="005C24C4" w:rsidRDefault="005C24C4" w:rsidP="005C24C4"/>
    <w:p w:rsidR="005C24C4" w:rsidRDefault="005C24C4" w:rsidP="005C24C4">
      <w:r>
        <w:t>FECHA:</w:t>
      </w:r>
      <w:r>
        <w:tab/>
        <w:t>Medellín, Febrero  02    de   2011</w:t>
      </w:r>
    </w:p>
    <w:p w:rsidR="005C24C4" w:rsidRDefault="005C24C4" w:rsidP="005C24C4">
      <w:r>
        <w:t>PARA:</w:t>
      </w:r>
      <w:r>
        <w:tab/>
      </w:r>
      <w:r>
        <w:tab/>
        <w:t>PLÁSTICOS   DARMA</w:t>
      </w:r>
    </w:p>
    <w:p w:rsidR="005C24C4" w:rsidRDefault="005C24C4" w:rsidP="005C24C4">
      <w:r>
        <w:t>ATENCIÓN:</w:t>
      </w:r>
      <w:r>
        <w:tab/>
        <w:t>Sr. DARIO JARAMILLO</w:t>
      </w:r>
    </w:p>
    <w:p w:rsidR="005C24C4" w:rsidRDefault="005C24C4" w:rsidP="005C24C4"/>
    <w:p w:rsidR="005C24C4" w:rsidRDefault="005C24C4" w:rsidP="005C24C4">
      <w:r>
        <w:t>Apreciado Dn DARIO:</w:t>
      </w:r>
    </w:p>
    <w:p w:rsidR="005C24C4" w:rsidRDefault="005C24C4" w:rsidP="005C24C4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5C24C4" w:rsidRDefault="005C24C4" w:rsidP="005C24C4"/>
    <w:p w:rsidR="005C24C4" w:rsidRDefault="005C24C4" w:rsidP="005C24C4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5C24C4" w:rsidRDefault="005C24C4" w:rsidP="005C24C4"/>
    <w:p w:rsidR="005C24C4" w:rsidRDefault="005C24C4" w:rsidP="005C24C4">
      <w:r>
        <w:t>MATERIAL :</w:t>
      </w:r>
      <w:r>
        <w:tab/>
      </w:r>
      <w:r>
        <w:tab/>
        <w:t xml:space="preserve">Polietileno de Baja  densidad   </w:t>
      </w:r>
      <w:r>
        <w:rPr>
          <w:b/>
          <w:u w:val="single"/>
        </w:rPr>
        <w:t xml:space="preserve">Transparente </w:t>
      </w:r>
      <w:r>
        <w:t xml:space="preserve"> Tubular</w:t>
      </w:r>
    </w:p>
    <w:p w:rsidR="005C24C4" w:rsidRDefault="005C24C4" w:rsidP="005C24C4">
      <w:r>
        <w:t>MEDIDA:</w:t>
      </w:r>
      <w:r>
        <w:tab/>
      </w:r>
      <w:r>
        <w:tab/>
      </w:r>
      <w:r>
        <w:rPr>
          <w:b/>
        </w:rPr>
        <w:t>70</w:t>
      </w:r>
      <w:r>
        <w:t xml:space="preserve">   cms   </w:t>
      </w:r>
    </w:p>
    <w:p w:rsidR="005C24C4" w:rsidRDefault="005C24C4" w:rsidP="005C24C4">
      <w:r>
        <w:t>CALIBRE :</w:t>
      </w:r>
      <w:r>
        <w:tab/>
      </w:r>
      <w:r>
        <w:tab/>
      </w:r>
      <w:r>
        <w:rPr>
          <w:b/>
        </w:rPr>
        <w:t xml:space="preserve">1.5 </w:t>
      </w:r>
      <w:r>
        <w:t xml:space="preserve">   “</w:t>
      </w:r>
    </w:p>
    <w:p w:rsidR="005C24C4" w:rsidRDefault="005C24C4" w:rsidP="005C24C4">
      <w:r>
        <w:t>COLOR :</w:t>
      </w:r>
      <w:r>
        <w:tab/>
      </w:r>
      <w:r>
        <w:tab/>
        <w:t>Transparente</w:t>
      </w:r>
    </w:p>
    <w:p w:rsidR="005C24C4" w:rsidRPr="0007721A" w:rsidRDefault="005C24C4" w:rsidP="005C24C4">
      <w:r>
        <w:t xml:space="preserve">TRATADO : </w:t>
      </w:r>
      <w:r>
        <w:tab/>
      </w:r>
      <w:r>
        <w:tab/>
        <w:t>1  cara</w:t>
      </w:r>
    </w:p>
    <w:p w:rsidR="005C24C4" w:rsidRDefault="005C24C4" w:rsidP="005C24C4">
      <w:r>
        <w:t xml:space="preserve">CANTIDAD : </w:t>
      </w:r>
      <w:r>
        <w:tab/>
        <w:t>130    kg</w:t>
      </w:r>
    </w:p>
    <w:p w:rsidR="005C24C4" w:rsidRDefault="005C24C4" w:rsidP="005C24C4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>2</w:t>
      </w:r>
    </w:p>
    <w:p w:rsidR="005C24C4" w:rsidRDefault="005C24C4" w:rsidP="005C24C4">
      <w:r>
        <w:t xml:space="preserve">CARAS : </w:t>
      </w:r>
      <w:r>
        <w:tab/>
      </w:r>
      <w:r>
        <w:tab/>
        <w:t>1    ( 2  x  1  )</w:t>
      </w:r>
    </w:p>
    <w:p w:rsidR="005C24C4" w:rsidRDefault="005C24C4" w:rsidP="005C24C4">
      <w:r>
        <w:t xml:space="preserve">REPETICIÓN : </w:t>
      </w:r>
      <w:r>
        <w:tab/>
        <w:t>45   cms</w:t>
      </w:r>
    </w:p>
    <w:p w:rsidR="005C24C4" w:rsidRDefault="005C24C4" w:rsidP="005C24C4">
      <w:r>
        <w:t>RODILLO :</w:t>
      </w:r>
      <w:r>
        <w:tab/>
      </w:r>
      <w:r>
        <w:tab/>
        <w:t>45</w:t>
      </w:r>
    </w:p>
    <w:p w:rsidR="005C24C4" w:rsidRDefault="005C24C4" w:rsidP="005C24C4">
      <w:r>
        <w:t>BOLSA  :</w:t>
      </w:r>
      <w:r>
        <w:tab/>
      </w:r>
      <w:r>
        <w:tab/>
      </w:r>
      <w:r>
        <w:rPr>
          <w:b/>
        </w:rPr>
        <w:t xml:space="preserve">45  x  70  </w:t>
      </w:r>
      <w:r w:rsidRPr="00336CAC">
        <w:rPr>
          <w:b/>
        </w:rPr>
        <w:t xml:space="preserve">   cm</w:t>
      </w:r>
      <w:r>
        <w:t xml:space="preserve">    </w:t>
      </w:r>
    </w:p>
    <w:p w:rsidR="005C24C4" w:rsidRDefault="005C24C4" w:rsidP="005C24C4">
      <w:r>
        <w:t>SELLADO .</w:t>
      </w:r>
      <w:r>
        <w:tab/>
      </w:r>
      <w:r>
        <w:tab/>
        <w:t>Lateral</w:t>
      </w:r>
    </w:p>
    <w:p w:rsidR="005C24C4" w:rsidRDefault="005C24C4" w:rsidP="005C24C4">
      <w:r>
        <w:t>REFERENCIA :</w:t>
      </w:r>
      <w:r>
        <w:tab/>
      </w:r>
      <w:r>
        <w:rPr>
          <w:b/>
        </w:rPr>
        <w:t>LA   SOÑADORA</w:t>
      </w:r>
    </w:p>
    <w:p w:rsidR="005C24C4" w:rsidRDefault="005C24C4" w:rsidP="005C24C4"/>
    <w:p w:rsidR="005C24C4" w:rsidRDefault="005C24C4" w:rsidP="005C24C4"/>
    <w:p w:rsidR="005C24C4" w:rsidRDefault="005C24C4" w:rsidP="005C24C4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>
        <w:rPr>
          <w:bCs/>
        </w:rPr>
        <w:t>Cyreles  se  encuentran en su  planta</w:t>
      </w:r>
    </w:p>
    <w:p w:rsidR="005C24C4" w:rsidRDefault="005C24C4" w:rsidP="005C24C4">
      <w:r>
        <w:t xml:space="preserve">                   -   Anexo  Arte  para   alturas y Tonos.</w:t>
      </w:r>
    </w:p>
    <w:p w:rsidR="005C24C4" w:rsidRDefault="005C24C4" w:rsidP="005C24C4">
      <w:pPr>
        <w:rPr>
          <w:b/>
        </w:rPr>
      </w:pPr>
      <w:r>
        <w:tab/>
        <w:t xml:space="preserve">        -  </w:t>
      </w:r>
      <w:r w:rsidRPr="00B879F4">
        <w:rPr>
          <w:b/>
        </w:rPr>
        <w:t>SE  APRUEBA  IMPRESIÓN</w:t>
      </w:r>
      <w:r>
        <w:t xml:space="preserve">  </w:t>
      </w:r>
      <w:r>
        <w:tab/>
        <w:t xml:space="preserve">        </w:t>
      </w: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5C24C4" w:rsidRDefault="005C24C4" w:rsidP="005C24C4">
      <w:pPr>
        <w:rPr>
          <w:b/>
        </w:rPr>
      </w:pPr>
      <w:r>
        <w:rPr>
          <w:b/>
        </w:rPr>
        <w:tab/>
        <w:t xml:space="preserve">        -  EL MATERIAL  LO ENVIA  P.U </w:t>
      </w:r>
    </w:p>
    <w:p w:rsidR="005C24C4" w:rsidRDefault="005C24C4" w:rsidP="005C24C4">
      <w:pPr>
        <w:rPr>
          <w:b/>
        </w:rPr>
      </w:pPr>
      <w:r>
        <w:rPr>
          <w:b/>
        </w:rPr>
        <w:tab/>
        <w:t xml:space="preserve">        - colocar  pie de  imprenta</w:t>
      </w:r>
    </w:p>
    <w:p w:rsidR="005C24C4" w:rsidRDefault="005C24C4" w:rsidP="005C24C4">
      <w:pPr>
        <w:rPr>
          <w:b/>
        </w:rPr>
      </w:pPr>
      <w:r>
        <w:rPr>
          <w:b/>
        </w:rPr>
        <w:tab/>
        <w:t xml:space="preserve">       </w:t>
      </w:r>
    </w:p>
    <w:p w:rsidR="005C24C4" w:rsidRDefault="005C24C4" w:rsidP="005C24C4"/>
    <w:p w:rsidR="005C24C4" w:rsidRDefault="005C24C4" w:rsidP="005C24C4">
      <w:r>
        <w:tab/>
      </w:r>
    </w:p>
    <w:p w:rsidR="005C24C4" w:rsidRDefault="005C24C4" w:rsidP="005C24C4">
      <w:r>
        <w:t>Agradezco la atención y colaboración prestada.</w:t>
      </w:r>
    </w:p>
    <w:p w:rsidR="005C24C4" w:rsidRDefault="005C24C4" w:rsidP="005C24C4"/>
    <w:p w:rsidR="005C24C4" w:rsidRDefault="005C24C4" w:rsidP="005C24C4"/>
    <w:p w:rsidR="005C24C4" w:rsidRDefault="005C24C4" w:rsidP="005C24C4">
      <w:r>
        <w:t>Cordialmente</w:t>
      </w:r>
    </w:p>
    <w:p w:rsidR="005C24C4" w:rsidRDefault="005C24C4" w:rsidP="005C24C4"/>
    <w:p w:rsidR="005C24C4" w:rsidRDefault="005C24C4" w:rsidP="005C24C4"/>
    <w:p w:rsidR="005C24C4" w:rsidRDefault="005C24C4" w:rsidP="005C24C4">
      <w:r>
        <w:t>RICARDO CASAS ZAPATA</w:t>
      </w:r>
    </w:p>
    <w:p w:rsidR="005C24C4" w:rsidRDefault="005C24C4" w:rsidP="005C24C4">
      <w:r>
        <w:t>Director.</w:t>
      </w:r>
    </w:p>
    <w:p w:rsidR="005C24C4" w:rsidRDefault="005C24C4" w:rsidP="0042659C">
      <w:pPr>
        <w:rPr>
          <w:b/>
        </w:rPr>
      </w:pPr>
    </w:p>
    <w:p w:rsidR="00DA5ABF" w:rsidRDefault="00DA5ABF" w:rsidP="0042659C">
      <w:pPr>
        <w:rPr>
          <w:b/>
        </w:rPr>
      </w:pPr>
    </w:p>
    <w:p w:rsidR="00DA5ABF" w:rsidRDefault="00DA5ABF" w:rsidP="0042659C">
      <w:pPr>
        <w:rPr>
          <w:b/>
        </w:rPr>
      </w:pPr>
    </w:p>
    <w:p w:rsidR="00DA5ABF" w:rsidRDefault="00DA5ABF" w:rsidP="0042659C">
      <w:pPr>
        <w:rPr>
          <w:b/>
        </w:rPr>
      </w:pPr>
    </w:p>
    <w:p w:rsidR="00DA5ABF" w:rsidRDefault="00DA5ABF" w:rsidP="00DA5ABF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DA5ABF" w:rsidRDefault="00DA5ABF" w:rsidP="00DA5ABF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DA5ABF" w:rsidRDefault="00DA5ABF" w:rsidP="00DA5ABF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DA5ABF" w:rsidRDefault="00DA5ABF" w:rsidP="00DA5ABF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DA5ABF" w:rsidRDefault="00DA5ABF" w:rsidP="00DA5ABF"/>
    <w:p w:rsidR="00DA5ABF" w:rsidRDefault="00DA5ABF" w:rsidP="00DA5ABF">
      <w:pPr>
        <w:pStyle w:val="Ttulo1"/>
      </w:pPr>
      <w:r>
        <w:t>ORDEN DE TRABAJO   N°      08041</w:t>
      </w:r>
    </w:p>
    <w:p w:rsidR="00DA5ABF" w:rsidRDefault="00DA5ABF" w:rsidP="00DA5ABF"/>
    <w:p w:rsidR="00DA5ABF" w:rsidRDefault="00DA5ABF" w:rsidP="00DA5ABF">
      <w:r>
        <w:t>FECHA:</w:t>
      </w:r>
      <w:r>
        <w:tab/>
        <w:t>Medellín, Febrero  04   de   2011</w:t>
      </w:r>
    </w:p>
    <w:p w:rsidR="00DA5ABF" w:rsidRDefault="00DA5ABF" w:rsidP="00DA5ABF">
      <w:r>
        <w:t>PARA:</w:t>
      </w:r>
      <w:r>
        <w:tab/>
      </w:r>
      <w:r>
        <w:tab/>
        <w:t>PLÁSTICOS   DARMA</w:t>
      </w:r>
    </w:p>
    <w:p w:rsidR="00DA5ABF" w:rsidRDefault="00DA5ABF" w:rsidP="00DA5ABF">
      <w:r>
        <w:t>ATENCIÓN:</w:t>
      </w:r>
      <w:r>
        <w:tab/>
        <w:t>Sr. DARIO JARAMILLO</w:t>
      </w:r>
    </w:p>
    <w:p w:rsidR="00DA5ABF" w:rsidRDefault="00DA5ABF" w:rsidP="00DA5ABF"/>
    <w:p w:rsidR="00DA5ABF" w:rsidRDefault="00DA5ABF" w:rsidP="00DA5ABF">
      <w:r>
        <w:t>Apreciado Dn DARIO:</w:t>
      </w:r>
    </w:p>
    <w:p w:rsidR="00DA5ABF" w:rsidRDefault="00DA5ABF" w:rsidP="00DA5ABF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DA5ABF" w:rsidRDefault="00DA5ABF" w:rsidP="00DA5ABF"/>
    <w:p w:rsidR="00DA5ABF" w:rsidRDefault="00DA5ABF" w:rsidP="00DA5ABF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DA5ABF" w:rsidRDefault="00DA5ABF" w:rsidP="00DA5ABF"/>
    <w:p w:rsidR="00DA5ABF" w:rsidRDefault="00DA5ABF" w:rsidP="00DA5ABF">
      <w:r>
        <w:t>MATERIAL :</w:t>
      </w:r>
      <w:r>
        <w:tab/>
      </w:r>
      <w:r>
        <w:tab/>
        <w:t>Polietileno de Baja  densidad   Blanco  Tubular</w:t>
      </w:r>
    </w:p>
    <w:p w:rsidR="00DA5ABF" w:rsidRDefault="00DA5ABF" w:rsidP="00DA5ABF">
      <w:r>
        <w:t>MEDIDA:</w:t>
      </w:r>
      <w:r>
        <w:tab/>
      </w:r>
      <w:r>
        <w:tab/>
      </w:r>
      <w:r w:rsidRPr="008D3CB8">
        <w:rPr>
          <w:b/>
        </w:rPr>
        <w:t>30</w:t>
      </w:r>
      <w:r>
        <w:t xml:space="preserve">   cms   </w:t>
      </w:r>
    </w:p>
    <w:p w:rsidR="00DA5ABF" w:rsidRDefault="00DA5ABF" w:rsidP="00DA5ABF">
      <w:r>
        <w:t>CALIBRE :</w:t>
      </w:r>
      <w:r>
        <w:tab/>
      </w:r>
      <w:r>
        <w:tab/>
      </w:r>
      <w:r w:rsidRPr="008D3CB8">
        <w:rPr>
          <w:b/>
        </w:rPr>
        <w:t>4.8</w:t>
      </w:r>
      <w:r>
        <w:t xml:space="preserve">   “</w:t>
      </w:r>
    </w:p>
    <w:p w:rsidR="00DA5ABF" w:rsidRDefault="00DA5ABF" w:rsidP="00DA5ABF">
      <w:r>
        <w:t>COLOR :</w:t>
      </w:r>
      <w:r>
        <w:tab/>
      </w:r>
      <w:r>
        <w:tab/>
        <w:t>Blanco</w:t>
      </w:r>
    </w:p>
    <w:p w:rsidR="00DA5ABF" w:rsidRPr="0007721A" w:rsidRDefault="00DA5ABF" w:rsidP="00DA5ABF">
      <w:r>
        <w:t xml:space="preserve">TRATADO : </w:t>
      </w:r>
      <w:r>
        <w:tab/>
      </w:r>
      <w:r>
        <w:tab/>
        <w:t>1  cara</w:t>
      </w:r>
    </w:p>
    <w:p w:rsidR="00DA5ABF" w:rsidRDefault="00DA5ABF" w:rsidP="00DA5ABF">
      <w:r>
        <w:t xml:space="preserve">CANTIDAD : </w:t>
      </w:r>
      <w:r>
        <w:tab/>
      </w:r>
      <w:r>
        <w:rPr>
          <w:b/>
        </w:rPr>
        <w:t>28</w:t>
      </w:r>
      <w:r w:rsidRPr="001C4A3E">
        <w:rPr>
          <w:b/>
        </w:rPr>
        <w:t>0</w:t>
      </w:r>
      <w:r>
        <w:t xml:space="preserve">    kg</w:t>
      </w:r>
    </w:p>
    <w:p w:rsidR="00DA5ABF" w:rsidRDefault="00DA5ABF" w:rsidP="00DA5ABF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>2 ( Según muestra  )  ( Azul – Azul )</w:t>
      </w:r>
    </w:p>
    <w:p w:rsidR="00DA5ABF" w:rsidRDefault="00DA5ABF" w:rsidP="00DA5ABF">
      <w:r>
        <w:t xml:space="preserve">CARAS : </w:t>
      </w:r>
      <w:r>
        <w:tab/>
      </w:r>
      <w:r>
        <w:tab/>
        <w:t>2  ( 2  x  1  )</w:t>
      </w:r>
    </w:p>
    <w:p w:rsidR="00DA5ABF" w:rsidRDefault="00DA5ABF" w:rsidP="00DA5ABF">
      <w:r>
        <w:t xml:space="preserve">REPETICIÓN : </w:t>
      </w:r>
      <w:r>
        <w:tab/>
        <w:t>40   cms</w:t>
      </w:r>
    </w:p>
    <w:p w:rsidR="00DA5ABF" w:rsidRDefault="00DA5ABF" w:rsidP="00DA5ABF">
      <w:r>
        <w:t>RODILLO :</w:t>
      </w:r>
      <w:r>
        <w:tab/>
      </w:r>
      <w:r>
        <w:tab/>
        <w:t>40</w:t>
      </w:r>
    </w:p>
    <w:p w:rsidR="00DA5ABF" w:rsidRDefault="00DA5ABF" w:rsidP="00DA5ABF">
      <w:r>
        <w:t>BOLSA  :</w:t>
      </w:r>
      <w:r>
        <w:tab/>
      </w:r>
      <w:r>
        <w:tab/>
      </w:r>
      <w:r w:rsidRPr="00336CAC">
        <w:rPr>
          <w:b/>
        </w:rPr>
        <w:t>30  x  40   cm</w:t>
      </w:r>
      <w:r>
        <w:t xml:space="preserve">    </w:t>
      </w:r>
    </w:p>
    <w:p w:rsidR="00DA5ABF" w:rsidRDefault="00DA5ABF" w:rsidP="00DA5ABF">
      <w:r>
        <w:t>SELLADO .</w:t>
      </w:r>
      <w:r>
        <w:tab/>
      </w:r>
      <w:r>
        <w:tab/>
        <w:t xml:space="preserve">Fondo  Tipo  Servo </w:t>
      </w:r>
    </w:p>
    <w:p w:rsidR="00DA5ABF" w:rsidRDefault="00DA5ABF" w:rsidP="00DA5ABF">
      <w:r>
        <w:t>REFERENCIA :</w:t>
      </w:r>
      <w:r>
        <w:tab/>
      </w:r>
      <w:r w:rsidRPr="00F553FA">
        <w:rPr>
          <w:b/>
        </w:rPr>
        <w:t>TECNAS   5  KILOS</w:t>
      </w:r>
    </w:p>
    <w:p w:rsidR="00DA5ABF" w:rsidRDefault="00DA5ABF" w:rsidP="00DA5ABF"/>
    <w:p w:rsidR="00DA5ABF" w:rsidRDefault="00DA5ABF" w:rsidP="00DA5ABF"/>
    <w:p w:rsidR="00DA5ABF" w:rsidRDefault="00DA5ABF" w:rsidP="00DA5ABF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 w:rsidRPr="00F553FA">
        <w:rPr>
          <w:bCs/>
        </w:rPr>
        <w:t>Cyreles en su planta</w:t>
      </w:r>
      <w:r>
        <w:rPr>
          <w:b/>
          <w:bCs/>
        </w:rPr>
        <w:t>.</w:t>
      </w:r>
    </w:p>
    <w:p w:rsidR="00DA5ABF" w:rsidRDefault="00DA5ABF" w:rsidP="00DA5ABF">
      <w:r>
        <w:t xml:space="preserve">                   -   Anexo muestra física para   alturas y Tonos.</w:t>
      </w:r>
    </w:p>
    <w:p w:rsidR="00DA5ABF" w:rsidRDefault="00DA5ABF" w:rsidP="00DA5ABF">
      <w:r>
        <w:tab/>
        <w:t xml:space="preserve">        -  No colocar pie de Imprenta.</w:t>
      </w:r>
    </w:p>
    <w:p w:rsidR="00DA5ABF" w:rsidRDefault="00DA5ABF" w:rsidP="00DA5ABF">
      <w:pPr>
        <w:rPr>
          <w:b/>
          <w:u w:val="single"/>
        </w:rPr>
      </w:pPr>
      <w:r>
        <w:tab/>
        <w:t xml:space="preserve">        </w:t>
      </w:r>
      <w:r w:rsidRPr="00F553FA">
        <w:rPr>
          <w:b/>
        </w:rPr>
        <w:t xml:space="preserve">-   </w:t>
      </w:r>
      <w:r w:rsidRPr="00F553FA">
        <w:rPr>
          <w:b/>
          <w:u w:val="single"/>
        </w:rPr>
        <w:t>Utilizar tinta especial</w:t>
      </w:r>
      <w:r>
        <w:rPr>
          <w:b/>
          <w:u w:val="single"/>
        </w:rPr>
        <w:t xml:space="preserve">    </w:t>
      </w:r>
    </w:p>
    <w:p w:rsidR="00DA5ABF" w:rsidRDefault="00DA5ABF" w:rsidP="00DA5ABF">
      <w:pPr>
        <w:rPr>
          <w:b/>
        </w:rPr>
      </w:pP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DA5ABF" w:rsidRPr="0066704D" w:rsidRDefault="00DA5ABF" w:rsidP="00DA5ABF">
      <w:pPr>
        <w:rPr>
          <w:b/>
          <w:u w:val="single"/>
        </w:rPr>
      </w:pPr>
      <w:r>
        <w:rPr>
          <w:b/>
        </w:rPr>
        <w:tab/>
        <w:t xml:space="preserve">        -  EL MATERIAL LO ENVIA  P.U .</w:t>
      </w:r>
    </w:p>
    <w:p w:rsidR="00DA5ABF" w:rsidRPr="0066704D" w:rsidRDefault="00DA5ABF" w:rsidP="00DA5ABF">
      <w:pPr>
        <w:rPr>
          <w:b/>
        </w:rPr>
      </w:pPr>
    </w:p>
    <w:p w:rsidR="00DA5ABF" w:rsidRDefault="00DA5ABF" w:rsidP="00DA5ABF">
      <w:r>
        <w:tab/>
      </w:r>
      <w:r>
        <w:tab/>
      </w:r>
    </w:p>
    <w:p w:rsidR="00DA5ABF" w:rsidRDefault="00DA5ABF" w:rsidP="00DA5ABF">
      <w:r>
        <w:t>Agradezco la atención y colaboración prestada.</w:t>
      </w:r>
    </w:p>
    <w:p w:rsidR="00DA5ABF" w:rsidRDefault="00DA5ABF" w:rsidP="00DA5ABF"/>
    <w:p w:rsidR="00DA5ABF" w:rsidRDefault="00DA5ABF" w:rsidP="00DA5ABF"/>
    <w:p w:rsidR="00DA5ABF" w:rsidRDefault="00DA5ABF" w:rsidP="00DA5ABF"/>
    <w:p w:rsidR="00DA5ABF" w:rsidRDefault="00DA5ABF" w:rsidP="00DA5ABF">
      <w:r>
        <w:t>Cordialmente</w:t>
      </w:r>
    </w:p>
    <w:p w:rsidR="00DA5ABF" w:rsidRDefault="00DA5ABF" w:rsidP="00DA5ABF"/>
    <w:p w:rsidR="00DA5ABF" w:rsidRDefault="00DA5ABF" w:rsidP="00DA5ABF"/>
    <w:p w:rsidR="00DA5ABF" w:rsidRDefault="00DA5ABF" w:rsidP="00DA5ABF">
      <w:r>
        <w:t>RICARDO CASAS ZAPATA</w:t>
      </w:r>
    </w:p>
    <w:p w:rsidR="00DA5ABF" w:rsidRDefault="00DA5ABF" w:rsidP="00DA5ABF">
      <w:r>
        <w:t>Director.</w:t>
      </w:r>
    </w:p>
    <w:p w:rsidR="00DA5ABF" w:rsidRDefault="00DA5ABF" w:rsidP="0042659C">
      <w:pPr>
        <w:rPr>
          <w:b/>
        </w:rPr>
      </w:pPr>
    </w:p>
    <w:p w:rsidR="00B958EA" w:rsidRDefault="00B958EA" w:rsidP="0042659C">
      <w:pPr>
        <w:rPr>
          <w:b/>
        </w:rPr>
      </w:pPr>
    </w:p>
    <w:p w:rsidR="00B958EA" w:rsidRDefault="00B958EA" w:rsidP="0042659C">
      <w:pPr>
        <w:rPr>
          <w:b/>
        </w:rPr>
      </w:pPr>
    </w:p>
    <w:p w:rsidR="00B958EA" w:rsidRDefault="00B958EA" w:rsidP="00B958EA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B958EA" w:rsidRDefault="00B958EA" w:rsidP="00B958EA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B958EA" w:rsidRDefault="00B958EA" w:rsidP="00B958EA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B958EA" w:rsidRDefault="00B958EA" w:rsidP="00B958EA">
      <w:pPr>
        <w:rPr>
          <w:b/>
          <w:bCs/>
          <w:sz w:val="20"/>
        </w:rPr>
      </w:pPr>
      <w:r>
        <w:rPr>
          <w:b/>
          <w:bCs/>
          <w:sz w:val="20"/>
        </w:rPr>
        <w:t>TEL:  4 44 46 64  ITAGUI.</w:t>
      </w:r>
    </w:p>
    <w:p w:rsidR="00B958EA" w:rsidRDefault="00B958EA" w:rsidP="00B958EA">
      <w:pPr>
        <w:rPr>
          <w:b/>
          <w:bCs/>
        </w:rPr>
      </w:pPr>
    </w:p>
    <w:p w:rsidR="00B958EA" w:rsidRDefault="00B958EA" w:rsidP="00B958EA">
      <w:pPr>
        <w:rPr>
          <w:b/>
        </w:rPr>
      </w:pPr>
    </w:p>
    <w:p w:rsidR="00B958EA" w:rsidRDefault="00B958EA" w:rsidP="00B958EA">
      <w:pPr>
        <w:pStyle w:val="Ttulo1"/>
      </w:pPr>
      <w:r>
        <w:t>ORDEN DE TRABAJO       N°      08036</w:t>
      </w:r>
    </w:p>
    <w:p w:rsidR="00B958EA" w:rsidRDefault="00B958EA" w:rsidP="00B958EA"/>
    <w:p w:rsidR="00B958EA" w:rsidRDefault="00B958EA" w:rsidP="00B958EA">
      <w:r>
        <w:t>FECHA:</w:t>
      </w:r>
      <w:r>
        <w:tab/>
        <w:t>Medellín, Febrero  04    de  2010</w:t>
      </w:r>
    </w:p>
    <w:p w:rsidR="00B958EA" w:rsidRDefault="00B958EA" w:rsidP="00B958EA">
      <w:r>
        <w:t>PARA:</w:t>
      </w:r>
      <w:r>
        <w:tab/>
      </w:r>
      <w:r>
        <w:tab/>
        <w:t>PLÁSTICOS DAR MA</w:t>
      </w:r>
    </w:p>
    <w:p w:rsidR="00B958EA" w:rsidRDefault="00B958EA" w:rsidP="00B958EA">
      <w:r>
        <w:t>ATENCIÓN:</w:t>
      </w:r>
      <w:r>
        <w:tab/>
        <w:t>Sr. Darío Jaramillo</w:t>
      </w:r>
    </w:p>
    <w:p w:rsidR="00B958EA" w:rsidRDefault="00B958EA" w:rsidP="00B958EA">
      <w:r>
        <w:tab/>
      </w:r>
      <w:r>
        <w:tab/>
        <w:t>Gerente.</w:t>
      </w:r>
    </w:p>
    <w:p w:rsidR="00B958EA" w:rsidRDefault="00B958EA" w:rsidP="00B958EA"/>
    <w:p w:rsidR="00B958EA" w:rsidRDefault="00B958EA" w:rsidP="00B958EA">
      <w:r>
        <w:t>Apreciado Don Darío :</w:t>
      </w:r>
    </w:p>
    <w:p w:rsidR="00B958EA" w:rsidRDefault="00B958EA" w:rsidP="00B958EA">
      <w:r>
        <w:t xml:space="preserve"> </w:t>
      </w:r>
    </w:p>
    <w:p w:rsidR="00B958EA" w:rsidRDefault="00B958EA" w:rsidP="00B958EA">
      <w:r>
        <w:t>Con la presente estamos solicitando el siguiente servicio de EXTRUSION E IMPRESION:</w:t>
      </w:r>
    </w:p>
    <w:p w:rsidR="00B958EA" w:rsidRDefault="00B958EA" w:rsidP="00B958EA"/>
    <w:p w:rsidR="00B958EA" w:rsidRDefault="00B958EA" w:rsidP="00B958EA">
      <w:pPr>
        <w:rPr>
          <w:b/>
          <w:bCs/>
          <w:u w:val="single"/>
        </w:rPr>
      </w:pPr>
      <w:r>
        <w:rPr>
          <w:b/>
          <w:bCs/>
          <w:u w:val="single"/>
        </w:rPr>
        <w:t>IMPRESIO</w:t>
      </w:r>
    </w:p>
    <w:p w:rsidR="00B958EA" w:rsidRPr="005B5BD2" w:rsidRDefault="00B958EA" w:rsidP="00B958EA">
      <w:pPr>
        <w:rPr>
          <w:b/>
        </w:rPr>
      </w:pPr>
      <w:r>
        <w:t>MATERIAL:</w:t>
      </w:r>
      <w:r>
        <w:tab/>
      </w:r>
      <w:r>
        <w:tab/>
        <w:t xml:space="preserve">Polietileno BAJA  </w:t>
      </w:r>
      <w:r>
        <w:rPr>
          <w:b/>
        </w:rPr>
        <w:t>Lamina</w:t>
      </w:r>
    </w:p>
    <w:p w:rsidR="00B958EA" w:rsidRPr="005B5BD2" w:rsidRDefault="00B958EA" w:rsidP="00B958EA">
      <w:pPr>
        <w:rPr>
          <w:b/>
        </w:rPr>
      </w:pPr>
      <w:r>
        <w:t>MEDIDA:</w:t>
      </w:r>
      <w:r>
        <w:tab/>
      </w:r>
      <w:r>
        <w:tab/>
      </w:r>
      <w:r w:rsidRPr="00587677">
        <w:rPr>
          <w:b/>
        </w:rPr>
        <w:t xml:space="preserve">56 </w:t>
      </w:r>
      <w:r w:rsidRPr="005B5BD2">
        <w:rPr>
          <w:b/>
        </w:rPr>
        <w:t xml:space="preserve">  Cms.</w:t>
      </w:r>
    </w:p>
    <w:p w:rsidR="00B958EA" w:rsidRPr="00263031" w:rsidRDefault="00B958EA" w:rsidP="00B958EA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>2.4</w:t>
      </w:r>
      <w:r w:rsidRPr="00263031">
        <w:rPr>
          <w:b/>
        </w:rPr>
        <w:t xml:space="preserve">  ”</w:t>
      </w:r>
    </w:p>
    <w:p w:rsidR="00B958EA" w:rsidRDefault="00B958EA" w:rsidP="00B958EA">
      <w:r>
        <w:t>COLOR:</w:t>
      </w:r>
      <w:r>
        <w:tab/>
      </w:r>
      <w:r>
        <w:tab/>
        <w:t>Transparente</w:t>
      </w:r>
    </w:p>
    <w:p w:rsidR="00B958EA" w:rsidRDefault="00B958EA" w:rsidP="00B958EA">
      <w:r>
        <w:t>TRATADO:</w:t>
      </w:r>
      <w:r>
        <w:tab/>
      </w:r>
      <w:r>
        <w:tab/>
        <w:t>1  Cara.</w:t>
      </w:r>
    </w:p>
    <w:p w:rsidR="00B958EA" w:rsidRDefault="00B958EA" w:rsidP="00B958EA">
      <w:pPr>
        <w:rPr>
          <w:b/>
          <w:bCs/>
        </w:rPr>
      </w:pPr>
      <w:r>
        <w:t>CANTIDAD:</w:t>
      </w:r>
      <w:r>
        <w:tab/>
      </w:r>
      <w:r>
        <w:tab/>
      </w:r>
      <w:r>
        <w:rPr>
          <w:b/>
        </w:rPr>
        <w:t>220</w:t>
      </w:r>
      <w:r>
        <w:t xml:space="preserve">   Kg.</w:t>
      </w:r>
    </w:p>
    <w:p w:rsidR="00B958EA" w:rsidRDefault="00B958EA" w:rsidP="00B958EA">
      <w:r>
        <w:t>COLORES:</w:t>
      </w:r>
      <w:r>
        <w:tab/>
      </w:r>
      <w:r>
        <w:tab/>
        <w:t>4  ( Azul  – Verde – Blanco – Rojo )</w:t>
      </w:r>
    </w:p>
    <w:p w:rsidR="00B958EA" w:rsidRDefault="00B958EA" w:rsidP="00B958EA">
      <w:r>
        <w:t>CARAS:</w:t>
      </w:r>
      <w:r>
        <w:tab/>
      </w:r>
      <w:r>
        <w:tab/>
        <w:t xml:space="preserve">2  </w:t>
      </w:r>
    </w:p>
    <w:p w:rsidR="00B958EA" w:rsidRDefault="00B958EA" w:rsidP="00B958EA">
      <w:r>
        <w:t>REPETICIÓN:</w:t>
      </w:r>
      <w:r>
        <w:tab/>
        <w:t xml:space="preserve">17.5  Cms. </w:t>
      </w:r>
    </w:p>
    <w:p w:rsidR="00B958EA" w:rsidRDefault="00B958EA" w:rsidP="00B958EA">
      <w:r>
        <w:t>BOLSA:</w:t>
      </w:r>
      <w:r>
        <w:tab/>
      </w:r>
      <w:r>
        <w:tab/>
        <w:t xml:space="preserve">17.5  X  28  Cms .    </w:t>
      </w:r>
    </w:p>
    <w:p w:rsidR="00B958EA" w:rsidRDefault="00B958EA" w:rsidP="00B958EA">
      <w:r>
        <w:t>RODILLO :                35</w:t>
      </w:r>
    </w:p>
    <w:p w:rsidR="00B958EA" w:rsidRDefault="00B958EA" w:rsidP="00B958EA">
      <w:r>
        <w:t>SELLADO:</w:t>
      </w:r>
      <w:r>
        <w:tab/>
      </w:r>
      <w:r>
        <w:tab/>
        <w:t xml:space="preserve">Lateral </w:t>
      </w:r>
    </w:p>
    <w:p w:rsidR="00B958EA" w:rsidRDefault="00B958EA" w:rsidP="00B958EA">
      <w:r>
        <w:t>REFERENCIA:</w:t>
      </w:r>
      <w:r>
        <w:tab/>
      </w:r>
      <w:r>
        <w:rPr>
          <w:b/>
        </w:rPr>
        <w:t>TORTA DE  PESCADO  X  9</w:t>
      </w:r>
      <w:r w:rsidRPr="0046619D">
        <w:rPr>
          <w:b/>
        </w:rPr>
        <w:t xml:space="preserve">  (</w:t>
      </w:r>
      <w:r>
        <w:rPr>
          <w:b/>
        </w:rPr>
        <w:t xml:space="preserve"> </w:t>
      </w:r>
      <w:r w:rsidRPr="0046619D">
        <w:rPr>
          <w:b/>
        </w:rPr>
        <w:t>EVELMAR</w:t>
      </w:r>
      <w:r>
        <w:rPr>
          <w:b/>
        </w:rPr>
        <w:t xml:space="preserve">  )</w:t>
      </w:r>
    </w:p>
    <w:p w:rsidR="00B958EA" w:rsidRDefault="00B958EA" w:rsidP="00B958EA">
      <w:r>
        <w:tab/>
      </w:r>
      <w:r>
        <w:tab/>
      </w:r>
      <w:r>
        <w:tab/>
      </w:r>
    </w:p>
    <w:p w:rsidR="00B958EA" w:rsidRDefault="00B958EA" w:rsidP="00B958EA">
      <w:r>
        <w:rPr>
          <w:b/>
          <w:bCs/>
          <w:u w:val="single"/>
        </w:rPr>
        <w:t>NOTA:</w:t>
      </w:r>
      <w:r>
        <w:t xml:space="preserve">  - Los cyreles se encuentran en su planta</w:t>
      </w:r>
      <w:r>
        <w:rPr>
          <w:b/>
          <w:sz w:val="28"/>
          <w:szCs w:val="28"/>
        </w:rPr>
        <w:t>.</w:t>
      </w:r>
    </w:p>
    <w:p w:rsidR="00B958EA" w:rsidRDefault="00B958EA" w:rsidP="00B958EA">
      <w:pPr>
        <w:numPr>
          <w:ilvl w:val="0"/>
          <w:numId w:val="2"/>
        </w:numPr>
      </w:pPr>
      <w:r>
        <w:t>Tonos de impresión igual al ultimo montaje.</w:t>
      </w:r>
    </w:p>
    <w:p w:rsidR="00B958EA" w:rsidRDefault="00B958EA" w:rsidP="00B958EA">
      <w:pPr>
        <w:numPr>
          <w:ilvl w:val="0"/>
          <w:numId w:val="2"/>
        </w:numPr>
      </w:pPr>
      <w:r>
        <w:t>Colocar pie de imprenta de P:U.</w:t>
      </w:r>
    </w:p>
    <w:p w:rsidR="00B958EA" w:rsidRDefault="00B958EA" w:rsidP="00B958EA">
      <w:pPr>
        <w:numPr>
          <w:ilvl w:val="0"/>
          <w:numId w:val="2"/>
        </w:numPr>
        <w:rPr>
          <w:b/>
          <w:u w:val="single"/>
        </w:rPr>
      </w:pPr>
      <w:r>
        <w:rPr>
          <w:b/>
          <w:u w:val="single"/>
        </w:rPr>
        <w:t>Se  aprueba  impresión</w:t>
      </w:r>
    </w:p>
    <w:p w:rsidR="00B958EA" w:rsidRPr="007B67F6" w:rsidRDefault="00B958EA" w:rsidP="00B958EA">
      <w:pPr>
        <w:ind w:left="1500"/>
        <w:rPr>
          <w:b/>
          <w:u w:val="single"/>
        </w:rPr>
      </w:pPr>
    </w:p>
    <w:p w:rsidR="00B958EA" w:rsidRPr="007B67F6" w:rsidRDefault="00B958EA" w:rsidP="00B958EA">
      <w:pPr>
        <w:rPr>
          <w:b/>
          <w:u w:val="single"/>
        </w:rPr>
      </w:pPr>
    </w:p>
    <w:p w:rsidR="00B958EA" w:rsidRDefault="00B958EA" w:rsidP="00B958EA">
      <w:r>
        <w:t>Agradezco la atención y colaboración prestada.</w:t>
      </w:r>
    </w:p>
    <w:p w:rsidR="00B958EA" w:rsidRDefault="00B958EA" w:rsidP="00B958EA"/>
    <w:p w:rsidR="00B958EA" w:rsidRDefault="00B958EA" w:rsidP="00B958EA">
      <w:r>
        <w:t>Cordialmente,</w:t>
      </w:r>
    </w:p>
    <w:p w:rsidR="00B958EA" w:rsidRDefault="00B958EA" w:rsidP="00B958EA"/>
    <w:p w:rsidR="00B958EA" w:rsidRDefault="00B958EA" w:rsidP="00B958EA"/>
    <w:p w:rsidR="00B958EA" w:rsidRDefault="00B958EA" w:rsidP="00B958EA">
      <w:r>
        <w:t>RICARDO CASAS ZAPATA</w:t>
      </w:r>
    </w:p>
    <w:p w:rsidR="00B958EA" w:rsidRDefault="00B958EA" w:rsidP="00B958EA">
      <w:r>
        <w:t>Director.</w:t>
      </w:r>
    </w:p>
    <w:p w:rsidR="00B958EA" w:rsidRDefault="00B958EA" w:rsidP="0042659C">
      <w:pPr>
        <w:rPr>
          <w:b/>
        </w:rPr>
      </w:pPr>
    </w:p>
    <w:p w:rsidR="00566DF7" w:rsidRDefault="00566DF7" w:rsidP="0042659C">
      <w:pPr>
        <w:rPr>
          <w:b/>
        </w:rPr>
      </w:pPr>
    </w:p>
    <w:p w:rsidR="00566DF7" w:rsidRDefault="00566DF7" w:rsidP="0042659C">
      <w:pPr>
        <w:rPr>
          <w:b/>
        </w:rPr>
      </w:pPr>
    </w:p>
    <w:p w:rsidR="00566DF7" w:rsidRDefault="00566DF7" w:rsidP="0042659C">
      <w:pPr>
        <w:rPr>
          <w:b/>
        </w:rPr>
      </w:pPr>
    </w:p>
    <w:p w:rsidR="00566DF7" w:rsidRDefault="00566DF7" w:rsidP="0042659C">
      <w:pPr>
        <w:rPr>
          <w:b/>
        </w:rPr>
      </w:pPr>
    </w:p>
    <w:p w:rsidR="00566DF7" w:rsidRDefault="00566DF7" w:rsidP="00566DF7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566DF7" w:rsidRDefault="00566DF7" w:rsidP="00566DF7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566DF7" w:rsidRDefault="00566DF7" w:rsidP="00566DF7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566DF7" w:rsidRDefault="00566DF7" w:rsidP="00566DF7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566DF7" w:rsidRDefault="00566DF7" w:rsidP="00566DF7"/>
    <w:p w:rsidR="00566DF7" w:rsidRDefault="00566DF7" w:rsidP="00566DF7">
      <w:pPr>
        <w:pStyle w:val="Ttulo1"/>
      </w:pPr>
      <w:r>
        <w:t>ORDEN DE TRABAJO    N °      08033</w:t>
      </w:r>
    </w:p>
    <w:p w:rsidR="00566DF7" w:rsidRDefault="00566DF7" w:rsidP="00566DF7"/>
    <w:p w:rsidR="00566DF7" w:rsidRDefault="00566DF7" w:rsidP="00566DF7">
      <w:r>
        <w:t>FECHA:</w:t>
      </w:r>
      <w:r>
        <w:tab/>
        <w:t>Medellín,  febrero  04   de   2011</w:t>
      </w:r>
    </w:p>
    <w:p w:rsidR="00566DF7" w:rsidRDefault="00566DF7" w:rsidP="00566DF7">
      <w:r>
        <w:t>PARA:</w:t>
      </w:r>
      <w:r>
        <w:tab/>
      </w:r>
      <w:r>
        <w:tab/>
        <w:t>PLÁSTICOS DARMA</w:t>
      </w:r>
    </w:p>
    <w:p w:rsidR="00566DF7" w:rsidRDefault="00566DF7" w:rsidP="00566DF7">
      <w:r>
        <w:t>ATENCIÓN:</w:t>
      </w:r>
      <w:r>
        <w:tab/>
        <w:t>Sr. Darío Jaramillo</w:t>
      </w:r>
    </w:p>
    <w:p w:rsidR="00566DF7" w:rsidRDefault="00566DF7" w:rsidP="00566DF7">
      <w:r>
        <w:tab/>
      </w:r>
      <w:r>
        <w:tab/>
        <w:t>Gerente.</w:t>
      </w:r>
    </w:p>
    <w:p w:rsidR="00566DF7" w:rsidRDefault="00566DF7" w:rsidP="00566DF7"/>
    <w:p w:rsidR="00566DF7" w:rsidRDefault="00566DF7" w:rsidP="00566DF7">
      <w:r>
        <w:t>Apreciado Don Darío:</w:t>
      </w:r>
    </w:p>
    <w:p w:rsidR="00566DF7" w:rsidRDefault="00566DF7" w:rsidP="00566DF7"/>
    <w:p w:rsidR="00566DF7" w:rsidRDefault="00566DF7" w:rsidP="00566DF7">
      <w:r>
        <w:t>Con la presente estamos solicitando el siguiente servicio de    IMPRESIÓN  :</w:t>
      </w:r>
    </w:p>
    <w:p w:rsidR="00566DF7" w:rsidRDefault="00566DF7" w:rsidP="00566DF7"/>
    <w:p w:rsidR="00566DF7" w:rsidRDefault="00566DF7" w:rsidP="00566DF7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566DF7" w:rsidRDefault="00566DF7" w:rsidP="00566DF7">
      <w:r>
        <w:t>MATERIAL   :           Polipropileno Lamina de   40  cms</w:t>
      </w:r>
    </w:p>
    <w:p w:rsidR="00566DF7" w:rsidRDefault="00566DF7" w:rsidP="00566DF7">
      <w:r>
        <w:t xml:space="preserve">CALIBRE      :           </w:t>
      </w:r>
      <w:r w:rsidRPr="00FB6911">
        <w:rPr>
          <w:b/>
        </w:rPr>
        <w:t>2.0</w:t>
      </w:r>
      <w:r>
        <w:t xml:space="preserve">  ”</w:t>
      </w:r>
    </w:p>
    <w:p w:rsidR="00566DF7" w:rsidRPr="00F36A72" w:rsidRDefault="00566DF7" w:rsidP="00566DF7">
      <w:pPr>
        <w:rPr>
          <w:b/>
        </w:rPr>
      </w:pPr>
      <w:r>
        <w:t>REFERENCIA:</w:t>
      </w:r>
      <w:r>
        <w:tab/>
      </w:r>
      <w:r>
        <w:rPr>
          <w:b/>
        </w:rPr>
        <w:t xml:space="preserve">DON   LIMON </w:t>
      </w:r>
    </w:p>
    <w:p w:rsidR="00566DF7" w:rsidRDefault="00566DF7" w:rsidP="00566DF7">
      <w:r>
        <w:t>CANTIDAD    :         70</w:t>
      </w:r>
      <w:r w:rsidRPr="00F06B36">
        <w:rPr>
          <w:b/>
        </w:rPr>
        <w:t xml:space="preserve">    Kg</w:t>
      </w:r>
    </w:p>
    <w:p w:rsidR="00566DF7" w:rsidRDefault="00566DF7" w:rsidP="00566DF7">
      <w:r>
        <w:t>COLORES:</w:t>
      </w:r>
      <w:r>
        <w:tab/>
      </w:r>
      <w:r>
        <w:tab/>
        <w:t>3   (   Según Muestra  )</w:t>
      </w:r>
    </w:p>
    <w:p w:rsidR="00566DF7" w:rsidRDefault="00566DF7" w:rsidP="00566DF7">
      <w:r>
        <w:t>CARAS:</w:t>
      </w:r>
      <w:r>
        <w:tab/>
      </w:r>
      <w:r>
        <w:tab/>
        <w:t>1</w:t>
      </w:r>
    </w:p>
    <w:p w:rsidR="00566DF7" w:rsidRDefault="00566DF7" w:rsidP="00566DF7">
      <w:r>
        <w:t xml:space="preserve">R EPETICIÓN:  </w:t>
      </w:r>
      <w:r>
        <w:tab/>
        <w:t>9.5    cms</w:t>
      </w:r>
    </w:p>
    <w:p w:rsidR="00566DF7" w:rsidRDefault="00566DF7" w:rsidP="00566DF7">
      <w:r>
        <w:t>RODILLO:</w:t>
      </w:r>
      <w:r>
        <w:tab/>
      </w:r>
      <w:r>
        <w:tab/>
      </w:r>
      <w:r w:rsidRPr="007C0A03">
        <w:rPr>
          <w:b/>
        </w:rPr>
        <w:t>30</w:t>
      </w:r>
    </w:p>
    <w:p w:rsidR="00566DF7" w:rsidRDefault="00566DF7" w:rsidP="00566DF7">
      <w:r>
        <w:t>LAMINA:</w:t>
      </w:r>
      <w:r>
        <w:tab/>
      </w:r>
      <w:r>
        <w:tab/>
        <w:t>9.5 X 20   cms</w:t>
      </w:r>
    </w:p>
    <w:p w:rsidR="00566DF7" w:rsidRDefault="00566DF7" w:rsidP="00566DF7">
      <w:r>
        <w:t>SELLADO:</w:t>
      </w:r>
      <w:r>
        <w:tab/>
      </w:r>
      <w:r>
        <w:tab/>
        <w:t>Para selle lateral.</w:t>
      </w:r>
    </w:p>
    <w:p w:rsidR="00566DF7" w:rsidRDefault="00566DF7" w:rsidP="00566DF7">
      <w:r>
        <w:t xml:space="preserve"> </w:t>
      </w:r>
    </w:p>
    <w:p w:rsidR="00566DF7" w:rsidRDefault="00566DF7" w:rsidP="00566DF7"/>
    <w:p w:rsidR="00566DF7" w:rsidRDefault="00566DF7" w:rsidP="00566DF7">
      <w:r>
        <w:rPr>
          <w:b/>
          <w:bCs/>
          <w:u w:val="single"/>
        </w:rPr>
        <w:t>NOTA:</w:t>
      </w:r>
      <w:r>
        <w:t xml:space="preserve">  * Los cyreles   se  encuentran en su planta</w:t>
      </w:r>
    </w:p>
    <w:p w:rsidR="00566DF7" w:rsidRDefault="00566DF7" w:rsidP="00566DF7">
      <w:pPr>
        <w:numPr>
          <w:ilvl w:val="0"/>
          <w:numId w:val="1"/>
        </w:numPr>
      </w:pPr>
      <w:r>
        <w:t>Colores igual  pantones</w:t>
      </w:r>
    </w:p>
    <w:p w:rsidR="00566DF7" w:rsidRDefault="00566DF7" w:rsidP="00566DF7"/>
    <w:p w:rsidR="00566DF7" w:rsidRDefault="00566DF7" w:rsidP="00566DF7">
      <w:pPr>
        <w:ind w:left="885"/>
      </w:pPr>
    </w:p>
    <w:p w:rsidR="00566DF7" w:rsidRPr="00DC02C1" w:rsidRDefault="00566DF7" w:rsidP="00566DF7">
      <w:pPr>
        <w:numPr>
          <w:ilvl w:val="0"/>
          <w:numId w:val="2"/>
        </w:numPr>
        <w:rPr>
          <w:b/>
          <w:u w:val="single"/>
        </w:rPr>
      </w:pPr>
      <w:r>
        <w:rPr>
          <w:b/>
          <w:u w:val="single"/>
        </w:rPr>
        <w:t>Se deben imprimir en  1  lote todo el  material</w:t>
      </w:r>
    </w:p>
    <w:p w:rsidR="00566DF7" w:rsidRDefault="00566DF7" w:rsidP="00566DF7">
      <w:pPr>
        <w:ind w:left="1500"/>
        <w:rPr>
          <w:u w:val="single"/>
        </w:rPr>
      </w:pPr>
    </w:p>
    <w:p w:rsidR="00566DF7" w:rsidRDefault="00566DF7" w:rsidP="00566DF7">
      <w:pPr>
        <w:ind w:left="1500"/>
        <w:rPr>
          <w:u w:val="single"/>
        </w:rPr>
      </w:pPr>
    </w:p>
    <w:p w:rsidR="00566DF7" w:rsidRPr="00995CA5" w:rsidRDefault="00937411" w:rsidP="00566DF7">
      <w:pPr>
        <w:numPr>
          <w:ilvl w:val="0"/>
          <w:numId w:val="2"/>
        </w:num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 xml:space="preserve">Lote  </w:t>
      </w:r>
      <w:r>
        <w:rPr>
          <w:b/>
          <w:sz w:val="36"/>
          <w:szCs w:val="36"/>
          <w:u w:val="single"/>
        </w:rPr>
        <w:tab/>
      </w:r>
      <w:r>
        <w:rPr>
          <w:b/>
          <w:sz w:val="36"/>
          <w:szCs w:val="36"/>
          <w:u w:val="single"/>
        </w:rPr>
        <w:tab/>
      </w:r>
      <w:r>
        <w:rPr>
          <w:b/>
          <w:sz w:val="36"/>
          <w:szCs w:val="36"/>
          <w:u w:val="single"/>
        </w:rPr>
        <w:tab/>
        <w:t>42041</w:t>
      </w:r>
    </w:p>
    <w:p w:rsidR="00566DF7" w:rsidRDefault="00566DF7" w:rsidP="00566DF7">
      <w:pPr>
        <w:ind w:left="1500"/>
        <w:rPr>
          <w:u w:val="single"/>
        </w:rPr>
      </w:pPr>
    </w:p>
    <w:p w:rsidR="00566DF7" w:rsidRDefault="00566DF7" w:rsidP="00566DF7">
      <w:pPr>
        <w:ind w:left="1500"/>
        <w:rPr>
          <w:u w:val="single"/>
        </w:rPr>
      </w:pPr>
    </w:p>
    <w:p w:rsidR="00566DF7" w:rsidRDefault="00566DF7" w:rsidP="00566DF7">
      <w:r>
        <w:t>Agradezco la atención y colaboración prestada.</w:t>
      </w:r>
    </w:p>
    <w:p w:rsidR="00566DF7" w:rsidRDefault="00566DF7" w:rsidP="00566DF7"/>
    <w:p w:rsidR="00566DF7" w:rsidRDefault="00566DF7" w:rsidP="00566DF7">
      <w:r>
        <w:t>Cordialmente</w:t>
      </w:r>
    </w:p>
    <w:p w:rsidR="00566DF7" w:rsidRDefault="00566DF7" w:rsidP="00566DF7"/>
    <w:p w:rsidR="00566DF7" w:rsidRDefault="00566DF7" w:rsidP="00566DF7"/>
    <w:p w:rsidR="00566DF7" w:rsidRDefault="00566DF7" w:rsidP="00566DF7">
      <w:r>
        <w:t>RICARDO CASAS ZAPATA</w:t>
      </w:r>
    </w:p>
    <w:p w:rsidR="00566DF7" w:rsidRDefault="00566DF7" w:rsidP="00566DF7">
      <w:r>
        <w:t>Director.</w:t>
      </w:r>
    </w:p>
    <w:p w:rsidR="00566DF7" w:rsidRDefault="00566DF7" w:rsidP="0042659C">
      <w:pPr>
        <w:rPr>
          <w:b/>
        </w:rPr>
      </w:pPr>
    </w:p>
    <w:p w:rsidR="00A912FE" w:rsidRDefault="00A912FE" w:rsidP="0042659C">
      <w:pPr>
        <w:rPr>
          <w:b/>
        </w:rPr>
      </w:pPr>
    </w:p>
    <w:p w:rsidR="00A912FE" w:rsidRDefault="00A912FE" w:rsidP="0042659C">
      <w:pPr>
        <w:rPr>
          <w:b/>
        </w:rPr>
      </w:pPr>
    </w:p>
    <w:p w:rsidR="00A912FE" w:rsidRDefault="00A912FE" w:rsidP="0042659C">
      <w:pPr>
        <w:rPr>
          <w:b/>
        </w:rPr>
      </w:pPr>
    </w:p>
    <w:p w:rsidR="00A912FE" w:rsidRDefault="00A912FE" w:rsidP="00A912FE">
      <w:pPr>
        <w:rPr>
          <w:b/>
        </w:rPr>
      </w:pPr>
    </w:p>
    <w:p w:rsidR="00A912FE" w:rsidRDefault="00A912FE" w:rsidP="00A912FE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A912FE" w:rsidRDefault="00A912FE" w:rsidP="00A912FE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A912FE" w:rsidRDefault="00A912FE" w:rsidP="00A912FE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A912FE" w:rsidRDefault="00A912FE" w:rsidP="00A912FE">
      <w:pPr>
        <w:rPr>
          <w:b/>
          <w:bCs/>
          <w:sz w:val="20"/>
        </w:rPr>
      </w:pPr>
      <w:r>
        <w:rPr>
          <w:b/>
          <w:bCs/>
          <w:sz w:val="20"/>
        </w:rPr>
        <w:t>TEL:  4 44 46 64  ITAGUI.</w:t>
      </w:r>
    </w:p>
    <w:p w:rsidR="00A912FE" w:rsidRDefault="00A912FE" w:rsidP="00A912FE">
      <w:pPr>
        <w:rPr>
          <w:b/>
          <w:bCs/>
        </w:rPr>
      </w:pPr>
    </w:p>
    <w:p w:rsidR="00A912FE" w:rsidRDefault="00A912FE" w:rsidP="00A912FE">
      <w:pPr>
        <w:rPr>
          <w:b/>
        </w:rPr>
      </w:pPr>
    </w:p>
    <w:p w:rsidR="00A912FE" w:rsidRDefault="00A912FE" w:rsidP="00A912FE">
      <w:pPr>
        <w:pStyle w:val="Ttulo1"/>
      </w:pPr>
      <w:r>
        <w:t>ORDEN DE TRABAJO       N°      08035</w:t>
      </w:r>
    </w:p>
    <w:p w:rsidR="00A912FE" w:rsidRDefault="00A912FE" w:rsidP="00A912FE"/>
    <w:p w:rsidR="00A912FE" w:rsidRDefault="00A912FE" w:rsidP="00A912FE">
      <w:r>
        <w:t>FECHA:</w:t>
      </w:r>
      <w:r>
        <w:tab/>
        <w:t>Medellín, Febrero   04   de  2010</w:t>
      </w:r>
    </w:p>
    <w:p w:rsidR="00A912FE" w:rsidRDefault="00A912FE" w:rsidP="00A912FE">
      <w:r>
        <w:t>PARA:</w:t>
      </w:r>
      <w:r>
        <w:tab/>
      </w:r>
      <w:r>
        <w:tab/>
        <w:t>PLÁSTICOS DAR MA</w:t>
      </w:r>
    </w:p>
    <w:p w:rsidR="00A912FE" w:rsidRDefault="00A912FE" w:rsidP="00A912FE">
      <w:r>
        <w:t>ATENCIÓN:</w:t>
      </w:r>
      <w:r>
        <w:tab/>
        <w:t>Sr. Darío Jaramillo</w:t>
      </w:r>
    </w:p>
    <w:p w:rsidR="00A912FE" w:rsidRDefault="00A912FE" w:rsidP="00A912FE">
      <w:r>
        <w:tab/>
      </w:r>
      <w:r>
        <w:tab/>
        <w:t>Gerente.</w:t>
      </w:r>
    </w:p>
    <w:p w:rsidR="00A912FE" w:rsidRDefault="00A912FE" w:rsidP="00A912FE"/>
    <w:p w:rsidR="00A912FE" w:rsidRDefault="00A912FE" w:rsidP="00A912FE">
      <w:r>
        <w:t>Apreciado Don Darío :</w:t>
      </w:r>
    </w:p>
    <w:p w:rsidR="00A912FE" w:rsidRDefault="00A912FE" w:rsidP="00A912FE">
      <w:r>
        <w:t xml:space="preserve"> </w:t>
      </w:r>
    </w:p>
    <w:p w:rsidR="00A912FE" w:rsidRDefault="00A912FE" w:rsidP="00A912FE">
      <w:r>
        <w:t>Con la presente estamos solicitando el siguiente servicio de EXTRUSION E IMPRESION:</w:t>
      </w:r>
    </w:p>
    <w:p w:rsidR="00A912FE" w:rsidRDefault="00A912FE" w:rsidP="00A912FE"/>
    <w:p w:rsidR="00A912FE" w:rsidRDefault="00A912FE" w:rsidP="00A912FE">
      <w:pPr>
        <w:rPr>
          <w:b/>
          <w:bCs/>
          <w:u w:val="single"/>
        </w:rPr>
      </w:pPr>
      <w:r>
        <w:rPr>
          <w:b/>
          <w:bCs/>
          <w:u w:val="single"/>
        </w:rPr>
        <w:t>IMPRESIO</w:t>
      </w:r>
    </w:p>
    <w:p w:rsidR="00A912FE" w:rsidRPr="005B5BD2" w:rsidRDefault="00A912FE" w:rsidP="00A912FE">
      <w:pPr>
        <w:rPr>
          <w:b/>
        </w:rPr>
      </w:pPr>
      <w:r>
        <w:t>MATERIAL:</w:t>
      </w:r>
      <w:r>
        <w:tab/>
      </w:r>
      <w:r>
        <w:tab/>
        <w:t xml:space="preserve">Polietileno BAJA  </w:t>
      </w:r>
      <w:r>
        <w:rPr>
          <w:b/>
        </w:rPr>
        <w:t>Lamina</w:t>
      </w:r>
    </w:p>
    <w:p w:rsidR="00A912FE" w:rsidRPr="005B5BD2" w:rsidRDefault="00A912FE" w:rsidP="00A912FE">
      <w:pPr>
        <w:rPr>
          <w:b/>
        </w:rPr>
      </w:pPr>
      <w:r>
        <w:t>MEDIDA:</w:t>
      </w:r>
      <w:r>
        <w:tab/>
      </w:r>
      <w:r>
        <w:tab/>
      </w:r>
      <w:r w:rsidRPr="00587677">
        <w:rPr>
          <w:b/>
        </w:rPr>
        <w:t xml:space="preserve">56 </w:t>
      </w:r>
      <w:r w:rsidRPr="005B5BD2">
        <w:rPr>
          <w:b/>
        </w:rPr>
        <w:t xml:space="preserve">  Cms.</w:t>
      </w:r>
    </w:p>
    <w:p w:rsidR="00A912FE" w:rsidRPr="00263031" w:rsidRDefault="00A912FE" w:rsidP="00A912FE">
      <w:pPr>
        <w:rPr>
          <w:b/>
        </w:rPr>
      </w:pPr>
      <w:r>
        <w:t>CALIBRE:</w:t>
      </w:r>
      <w:r>
        <w:tab/>
      </w:r>
      <w:r>
        <w:tab/>
      </w:r>
      <w:r w:rsidRPr="00263031">
        <w:rPr>
          <w:b/>
        </w:rPr>
        <w:t>2.5  ”</w:t>
      </w:r>
    </w:p>
    <w:p w:rsidR="00A912FE" w:rsidRDefault="00A912FE" w:rsidP="00A912FE">
      <w:r>
        <w:t>COLOR:</w:t>
      </w:r>
      <w:r>
        <w:tab/>
      </w:r>
      <w:r>
        <w:tab/>
        <w:t>Transparente</w:t>
      </w:r>
    </w:p>
    <w:p w:rsidR="00A912FE" w:rsidRDefault="00A912FE" w:rsidP="00A912FE">
      <w:r>
        <w:t>TRATADO:</w:t>
      </w:r>
      <w:r>
        <w:tab/>
      </w:r>
      <w:r>
        <w:tab/>
        <w:t>1  Cara.</w:t>
      </w:r>
    </w:p>
    <w:p w:rsidR="00A912FE" w:rsidRDefault="00A912FE" w:rsidP="00A912FE">
      <w:pPr>
        <w:rPr>
          <w:b/>
          <w:bCs/>
        </w:rPr>
      </w:pPr>
      <w:r>
        <w:t>CANTIDAD:</w:t>
      </w:r>
      <w:r>
        <w:tab/>
      </w:r>
      <w:r>
        <w:tab/>
      </w:r>
      <w:r>
        <w:rPr>
          <w:b/>
        </w:rPr>
        <w:t>220</w:t>
      </w:r>
      <w:r>
        <w:t xml:space="preserve">   Kg.</w:t>
      </w:r>
    </w:p>
    <w:p w:rsidR="00A912FE" w:rsidRDefault="00A912FE" w:rsidP="00A912FE">
      <w:r>
        <w:t>COLORES:</w:t>
      </w:r>
      <w:r>
        <w:tab/>
      </w:r>
      <w:r>
        <w:tab/>
        <w:t>4  ( Azul  – Verde – Blanco – Rojo )</w:t>
      </w:r>
    </w:p>
    <w:p w:rsidR="00A912FE" w:rsidRDefault="00A912FE" w:rsidP="00A912FE">
      <w:r>
        <w:t>CARAS:</w:t>
      </w:r>
      <w:r>
        <w:tab/>
      </w:r>
      <w:r>
        <w:tab/>
        <w:t xml:space="preserve">2  </w:t>
      </w:r>
    </w:p>
    <w:p w:rsidR="00A912FE" w:rsidRDefault="00A912FE" w:rsidP="00A912FE">
      <w:r>
        <w:t>REPETICIÓN:</w:t>
      </w:r>
      <w:r>
        <w:tab/>
        <w:t xml:space="preserve">17.5  Cms. </w:t>
      </w:r>
    </w:p>
    <w:p w:rsidR="00A912FE" w:rsidRDefault="00A912FE" w:rsidP="00A912FE">
      <w:r>
        <w:t>BOLSA:</w:t>
      </w:r>
      <w:r>
        <w:tab/>
      </w:r>
      <w:r>
        <w:tab/>
        <w:t xml:space="preserve">17.5  X  28  Cms .    </w:t>
      </w:r>
    </w:p>
    <w:p w:rsidR="00A912FE" w:rsidRDefault="00A912FE" w:rsidP="00A912FE">
      <w:r>
        <w:t>RODILLO :                35</w:t>
      </w:r>
    </w:p>
    <w:p w:rsidR="00A912FE" w:rsidRDefault="00A912FE" w:rsidP="00A912FE">
      <w:r>
        <w:t>SELLADO:</w:t>
      </w:r>
      <w:r>
        <w:tab/>
      </w:r>
      <w:r>
        <w:tab/>
        <w:t xml:space="preserve">Lateral </w:t>
      </w:r>
    </w:p>
    <w:p w:rsidR="00A912FE" w:rsidRDefault="00A912FE" w:rsidP="00A912FE">
      <w:r>
        <w:t>REFERENCIA:</w:t>
      </w:r>
      <w:r>
        <w:tab/>
      </w:r>
      <w:r>
        <w:rPr>
          <w:b/>
        </w:rPr>
        <w:t>TORTA DE  PESCADO X  9 (PESCADOS Y PREPARADOS  )</w:t>
      </w:r>
    </w:p>
    <w:p w:rsidR="00A912FE" w:rsidRDefault="00A912FE" w:rsidP="00A912FE">
      <w:r>
        <w:tab/>
      </w:r>
      <w:r>
        <w:tab/>
      </w:r>
      <w:r>
        <w:tab/>
      </w:r>
    </w:p>
    <w:p w:rsidR="00A912FE" w:rsidRDefault="00A912FE" w:rsidP="00A912FE">
      <w:r>
        <w:rPr>
          <w:b/>
          <w:bCs/>
          <w:u w:val="single"/>
        </w:rPr>
        <w:t>NOTA:</w:t>
      </w:r>
      <w:r>
        <w:t xml:space="preserve">  - Los cyreles los  en  su  planta</w:t>
      </w:r>
    </w:p>
    <w:p w:rsidR="00A912FE" w:rsidRDefault="00A912FE" w:rsidP="00A912FE">
      <w:pPr>
        <w:numPr>
          <w:ilvl w:val="0"/>
          <w:numId w:val="2"/>
        </w:numPr>
      </w:pPr>
      <w:r>
        <w:t>Tonos de impresión igual al ultimo montaje.</w:t>
      </w:r>
    </w:p>
    <w:p w:rsidR="00A912FE" w:rsidRDefault="00A912FE" w:rsidP="00A912FE">
      <w:pPr>
        <w:numPr>
          <w:ilvl w:val="0"/>
          <w:numId w:val="2"/>
        </w:numPr>
      </w:pPr>
      <w:r>
        <w:t>Colocar pie de imprenta de P:U.</w:t>
      </w:r>
    </w:p>
    <w:p w:rsidR="00A912FE" w:rsidRDefault="00A912FE" w:rsidP="00A912FE">
      <w:pPr>
        <w:numPr>
          <w:ilvl w:val="0"/>
          <w:numId w:val="2"/>
        </w:numPr>
        <w:rPr>
          <w:b/>
          <w:u w:val="single"/>
        </w:rPr>
      </w:pPr>
      <w:r>
        <w:rPr>
          <w:b/>
          <w:u w:val="single"/>
        </w:rPr>
        <w:t>SE  APRUEBA  IMPRESION</w:t>
      </w:r>
    </w:p>
    <w:p w:rsidR="00A912FE" w:rsidRPr="007B67F6" w:rsidRDefault="00A912FE" w:rsidP="00A912FE">
      <w:pPr>
        <w:ind w:left="1500"/>
        <w:rPr>
          <w:b/>
          <w:u w:val="single"/>
        </w:rPr>
      </w:pPr>
    </w:p>
    <w:p w:rsidR="00A912FE" w:rsidRPr="007B67F6" w:rsidRDefault="00A912FE" w:rsidP="00A912FE">
      <w:pPr>
        <w:rPr>
          <w:b/>
          <w:u w:val="single"/>
        </w:rPr>
      </w:pPr>
    </w:p>
    <w:p w:rsidR="00A912FE" w:rsidRDefault="00A912FE" w:rsidP="00A912FE">
      <w:r>
        <w:t>Agradezco la atención y colaboración prestada.</w:t>
      </w:r>
    </w:p>
    <w:p w:rsidR="00A912FE" w:rsidRDefault="00A912FE" w:rsidP="00A912FE"/>
    <w:p w:rsidR="00A912FE" w:rsidRDefault="00A912FE" w:rsidP="00A912FE">
      <w:r>
        <w:t>Cordialmente,</w:t>
      </w:r>
    </w:p>
    <w:p w:rsidR="00A912FE" w:rsidRDefault="00A912FE" w:rsidP="00A912FE"/>
    <w:p w:rsidR="00A912FE" w:rsidRDefault="00A912FE" w:rsidP="00A912FE"/>
    <w:p w:rsidR="00A912FE" w:rsidRDefault="00A912FE" w:rsidP="00A912FE">
      <w:r>
        <w:t>RICARDO CASAS ZAPATA</w:t>
      </w:r>
    </w:p>
    <w:p w:rsidR="00A912FE" w:rsidRDefault="00A912FE" w:rsidP="00A912FE">
      <w:r>
        <w:t>Director.</w:t>
      </w:r>
    </w:p>
    <w:p w:rsidR="00A912FE" w:rsidRDefault="00A912FE" w:rsidP="00A912FE">
      <w:pPr>
        <w:rPr>
          <w:b/>
        </w:rPr>
      </w:pPr>
    </w:p>
    <w:p w:rsidR="00A912FE" w:rsidRDefault="00A912FE" w:rsidP="0042659C">
      <w:pPr>
        <w:rPr>
          <w:b/>
        </w:rPr>
      </w:pPr>
    </w:p>
    <w:p w:rsidR="00A912FE" w:rsidRDefault="00A912FE" w:rsidP="0042659C">
      <w:pPr>
        <w:rPr>
          <w:b/>
        </w:rPr>
      </w:pPr>
    </w:p>
    <w:p w:rsidR="00A912FE" w:rsidRDefault="00A912FE" w:rsidP="0042659C">
      <w:pPr>
        <w:rPr>
          <w:b/>
        </w:rPr>
      </w:pPr>
    </w:p>
    <w:p w:rsidR="00A912FE" w:rsidRDefault="00A912FE" w:rsidP="00A912FE">
      <w:pPr>
        <w:rPr>
          <w:b/>
        </w:rPr>
      </w:pPr>
    </w:p>
    <w:p w:rsidR="00A912FE" w:rsidRDefault="00A912FE" w:rsidP="00A912FE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A912FE" w:rsidRDefault="00A912FE" w:rsidP="00A912FE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A912FE" w:rsidRDefault="00A912FE" w:rsidP="00A912FE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A912FE" w:rsidRDefault="00A912FE" w:rsidP="00A912FE">
      <w:pPr>
        <w:rPr>
          <w:b/>
          <w:bCs/>
          <w:sz w:val="20"/>
        </w:rPr>
      </w:pPr>
      <w:r>
        <w:rPr>
          <w:b/>
          <w:bCs/>
          <w:sz w:val="20"/>
        </w:rPr>
        <w:t>TEL:  4 44 46 64  ITAGUI.</w:t>
      </w:r>
    </w:p>
    <w:p w:rsidR="00A912FE" w:rsidRDefault="00A912FE" w:rsidP="00A912FE">
      <w:pPr>
        <w:rPr>
          <w:b/>
          <w:bCs/>
        </w:rPr>
      </w:pPr>
    </w:p>
    <w:p w:rsidR="00A912FE" w:rsidRDefault="00A912FE" w:rsidP="00A912FE">
      <w:pPr>
        <w:rPr>
          <w:b/>
        </w:rPr>
      </w:pPr>
    </w:p>
    <w:p w:rsidR="00A912FE" w:rsidRDefault="00A912FE" w:rsidP="00A912FE">
      <w:pPr>
        <w:pStyle w:val="Ttulo1"/>
      </w:pPr>
      <w:r>
        <w:t>ORDEN DE TRABAJO       N°      08040</w:t>
      </w:r>
    </w:p>
    <w:p w:rsidR="00A912FE" w:rsidRDefault="00A912FE" w:rsidP="00A912FE"/>
    <w:p w:rsidR="00A912FE" w:rsidRDefault="00A912FE" w:rsidP="00A912FE">
      <w:r>
        <w:t>FECHA:</w:t>
      </w:r>
      <w:r>
        <w:tab/>
        <w:t>Medellín, Febrero   04   de  2010</w:t>
      </w:r>
    </w:p>
    <w:p w:rsidR="00A912FE" w:rsidRDefault="00A912FE" w:rsidP="00A912FE">
      <w:r>
        <w:t>PARA:</w:t>
      </w:r>
      <w:r>
        <w:tab/>
      </w:r>
      <w:r>
        <w:tab/>
        <w:t>PLÁSTICOS DAR MA</w:t>
      </w:r>
    </w:p>
    <w:p w:rsidR="00A912FE" w:rsidRDefault="00A912FE" w:rsidP="00A912FE">
      <w:r>
        <w:t>ATENCIÓN:</w:t>
      </w:r>
      <w:r>
        <w:tab/>
        <w:t>Sr. Darío Jaramillo</w:t>
      </w:r>
    </w:p>
    <w:p w:rsidR="00A912FE" w:rsidRDefault="00A912FE" w:rsidP="00A912FE">
      <w:r>
        <w:tab/>
      </w:r>
      <w:r>
        <w:tab/>
        <w:t>Gerente.</w:t>
      </w:r>
    </w:p>
    <w:p w:rsidR="00A912FE" w:rsidRDefault="00A912FE" w:rsidP="00A912FE"/>
    <w:p w:rsidR="00A912FE" w:rsidRDefault="00A912FE" w:rsidP="00A912FE">
      <w:r>
        <w:t>Apreciado Don Darío :</w:t>
      </w:r>
    </w:p>
    <w:p w:rsidR="00A912FE" w:rsidRDefault="00A912FE" w:rsidP="00A912FE">
      <w:r>
        <w:t xml:space="preserve"> </w:t>
      </w:r>
    </w:p>
    <w:p w:rsidR="00A912FE" w:rsidRDefault="00A912FE" w:rsidP="00A912FE">
      <w:r>
        <w:t>Con la presente estamos solicitando el siguiente servicio de EXTRUSION E IMPRESION:</w:t>
      </w:r>
    </w:p>
    <w:p w:rsidR="00A912FE" w:rsidRDefault="00A912FE" w:rsidP="00A912FE"/>
    <w:p w:rsidR="00A912FE" w:rsidRDefault="00A912FE" w:rsidP="00A912FE">
      <w:pPr>
        <w:rPr>
          <w:b/>
          <w:bCs/>
          <w:u w:val="single"/>
        </w:rPr>
      </w:pPr>
      <w:r>
        <w:rPr>
          <w:b/>
          <w:bCs/>
          <w:u w:val="single"/>
        </w:rPr>
        <w:t>IMPRESIO</w:t>
      </w:r>
    </w:p>
    <w:p w:rsidR="00A912FE" w:rsidRPr="005B5BD2" w:rsidRDefault="00A912FE" w:rsidP="00A912FE">
      <w:pPr>
        <w:rPr>
          <w:b/>
        </w:rPr>
      </w:pPr>
      <w:r>
        <w:t>MATERIAL:</w:t>
      </w:r>
      <w:r>
        <w:tab/>
      </w:r>
      <w:r>
        <w:tab/>
        <w:t xml:space="preserve">Polietileno BAJA  </w:t>
      </w:r>
      <w:r>
        <w:rPr>
          <w:b/>
        </w:rPr>
        <w:t>Lamina</w:t>
      </w:r>
    </w:p>
    <w:p w:rsidR="00A912FE" w:rsidRPr="005B5BD2" w:rsidRDefault="00A912FE" w:rsidP="00A912FE">
      <w:pPr>
        <w:rPr>
          <w:b/>
        </w:rPr>
      </w:pPr>
      <w:r>
        <w:t>MEDIDA:</w:t>
      </w:r>
      <w:r>
        <w:tab/>
      </w:r>
      <w:r>
        <w:tab/>
      </w:r>
      <w:r w:rsidRPr="00587677">
        <w:rPr>
          <w:b/>
        </w:rPr>
        <w:t xml:space="preserve">56 </w:t>
      </w:r>
      <w:r w:rsidRPr="005B5BD2">
        <w:rPr>
          <w:b/>
        </w:rPr>
        <w:t xml:space="preserve">  Cms.</w:t>
      </w:r>
    </w:p>
    <w:p w:rsidR="00A912FE" w:rsidRPr="00263031" w:rsidRDefault="00A912FE" w:rsidP="00A912FE">
      <w:pPr>
        <w:rPr>
          <w:b/>
        </w:rPr>
      </w:pPr>
      <w:r>
        <w:t>CALIBRE:</w:t>
      </w:r>
      <w:r>
        <w:tab/>
      </w:r>
      <w:r>
        <w:tab/>
      </w:r>
      <w:r w:rsidRPr="00263031">
        <w:rPr>
          <w:b/>
        </w:rPr>
        <w:t>2.5  ”</w:t>
      </w:r>
    </w:p>
    <w:p w:rsidR="00A912FE" w:rsidRDefault="00A912FE" w:rsidP="00A912FE">
      <w:r>
        <w:t>COLOR:</w:t>
      </w:r>
      <w:r>
        <w:tab/>
      </w:r>
      <w:r>
        <w:tab/>
        <w:t>Transparente</w:t>
      </w:r>
    </w:p>
    <w:p w:rsidR="00A912FE" w:rsidRDefault="00A912FE" w:rsidP="00A912FE">
      <w:r>
        <w:t>TRATADO:</w:t>
      </w:r>
      <w:r>
        <w:tab/>
      </w:r>
      <w:r>
        <w:tab/>
        <w:t>1  Cara.</w:t>
      </w:r>
    </w:p>
    <w:p w:rsidR="00A912FE" w:rsidRDefault="00A912FE" w:rsidP="00A912FE">
      <w:pPr>
        <w:rPr>
          <w:b/>
          <w:bCs/>
        </w:rPr>
      </w:pPr>
      <w:r>
        <w:t>CANTIDAD:</w:t>
      </w:r>
      <w:r>
        <w:tab/>
      </w:r>
      <w:r>
        <w:tab/>
      </w:r>
      <w:r>
        <w:rPr>
          <w:b/>
        </w:rPr>
        <w:t>220</w:t>
      </w:r>
      <w:r>
        <w:t xml:space="preserve">   Kg.</w:t>
      </w:r>
    </w:p>
    <w:p w:rsidR="00A912FE" w:rsidRDefault="00A912FE" w:rsidP="00A912FE">
      <w:r>
        <w:t>COLORES:</w:t>
      </w:r>
      <w:r>
        <w:tab/>
      </w:r>
      <w:r>
        <w:tab/>
        <w:t>según  arte</w:t>
      </w:r>
    </w:p>
    <w:p w:rsidR="00A912FE" w:rsidRDefault="00A912FE" w:rsidP="00A912FE">
      <w:r>
        <w:t>CARAS:</w:t>
      </w:r>
      <w:r>
        <w:tab/>
      </w:r>
      <w:r>
        <w:tab/>
        <w:t xml:space="preserve">2  </w:t>
      </w:r>
    </w:p>
    <w:p w:rsidR="00A912FE" w:rsidRDefault="00A912FE" w:rsidP="00A912FE">
      <w:r>
        <w:t>REPETICIÓN:</w:t>
      </w:r>
      <w:r>
        <w:tab/>
        <w:t xml:space="preserve">17.5  Cms. </w:t>
      </w:r>
    </w:p>
    <w:p w:rsidR="00A912FE" w:rsidRDefault="00A912FE" w:rsidP="00A912FE">
      <w:r>
        <w:t>BOLSA:</w:t>
      </w:r>
      <w:r>
        <w:tab/>
      </w:r>
      <w:r>
        <w:tab/>
        <w:t xml:space="preserve">17.5  X  28  Cms .    </w:t>
      </w:r>
    </w:p>
    <w:p w:rsidR="00A912FE" w:rsidRDefault="00A912FE" w:rsidP="00A912FE">
      <w:r>
        <w:t>RODILLO :                35</w:t>
      </w:r>
    </w:p>
    <w:p w:rsidR="00A912FE" w:rsidRDefault="00A912FE" w:rsidP="00A912FE">
      <w:r>
        <w:t>SELLADO:</w:t>
      </w:r>
      <w:r>
        <w:tab/>
      </w:r>
      <w:r>
        <w:tab/>
        <w:t xml:space="preserve">Lateral </w:t>
      </w:r>
    </w:p>
    <w:p w:rsidR="00A912FE" w:rsidRDefault="00A912FE" w:rsidP="00A912FE">
      <w:r>
        <w:t>REFERENCIA:</w:t>
      </w:r>
      <w:r>
        <w:tab/>
      </w:r>
      <w:r>
        <w:rPr>
          <w:b/>
        </w:rPr>
        <w:t>GENERICA    ( PESCADOS Y PROCESADOS  )</w:t>
      </w:r>
    </w:p>
    <w:p w:rsidR="00A912FE" w:rsidRDefault="00A912FE" w:rsidP="00A912FE">
      <w:r>
        <w:tab/>
      </w:r>
      <w:r>
        <w:tab/>
      </w:r>
      <w:r>
        <w:tab/>
      </w:r>
    </w:p>
    <w:p w:rsidR="00A912FE" w:rsidRDefault="00A912FE" w:rsidP="00A912FE">
      <w:r>
        <w:rPr>
          <w:b/>
          <w:bCs/>
          <w:u w:val="single"/>
        </w:rPr>
        <w:t>NOTA:</w:t>
      </w:r>
      <w:r w:rsidR="00CE22B9">
        <w:t xml:space="preserve">  - CYRELES NUEVOS, LOS ENTREGA GRAFIFLEX.</w:t>
      </w:r>
    </w:p>
    <w:p w:rsidR="00A912FE" w:rsidRDefault="00A912FE" w:rsidP="00A912FE">
      <w:pPr>
        <w:numPr>
          <w:ilvl w:val="0"/>
          <w:numId w:val="2"/>
        </w:numPr>
      </w:pPr>
      <w:r>
        <w:t>Colocar pie de imprenta de P:U.</w:t>
      </w:r>
    </w:p>
    <w:p w:rsidR="00A912FE" w:rsidRDefault="00A912FE" w:rsidP="00A912FE">
      <w:pPr>
        <w:numPr>
          <w:ilvl w:val="0"/>
          <w:numId w:val="2"/>
        </w:numPr>
        <w:rPr>
          <w:b/>
          <w:u w:val="single"/>
        </w:rPr>
      </w:pPr>
      <w:r>
        <w:rPr>
          <w:b/>
          <w:u w:val="single"/>
        </w:rPr>
        <w:t>SE  APRUEBA  IMPRESION</w:t>
      </w:r>
    </w:p>
    <w:p w:rsidR="00A912FE" w:rsidRPr="007B67F6" w:rsidRDefault="00A912FE" w:rsidP="00A912FE">
      <w:pPr>
        <w:ind w:left="1500"/>
        <w:rPr>
          <w:b/>
          <w:u w:val="single"/>
        </w:rPr>
      </w:pPr>
    </w:p>
    <w:p w:rsidR="00A912FE" w:rsidRPr="007B67F6" w:rsidRDefault="00A912FE" w:rsidP="00A912FE">
      <w:pPr>
        <w:rPr>
          <w:b/>
          <w:u w:val="single"/>
        </w:rPr>
      </w:pPr>
    </w:p>
    <w:p w:rsidR="00A912FE" w:rsidRDefault="00A912FE" w:rsidP="00A912FE">
      <w:r>
        <w:t>Agradezco la atención y colaboración prestada.</w:t>
      </w:r>
    </w:p>
    <w:p w:rsidR="00A912FE" w:rsidRDefault="00A912FE" w:rsidP="00A912FE"/>
    <w:p w:rsidR="00A912FE" w:rsidRDefault="00A912FE" w:rsidP="00A912FE">
      <w:r>
        <w:t>Cordialmente,</w:t>
      </w:r>
    </w:p>
    <w:p w:rsidR="00A912FE" w:rsidRDefault="00A912FE" w:rsidP="00A912FE"/>
    <w:p w:rsidR="00A912FE" w:rsidRDefault="00A912FE" w:rsidP="00A912FE"/>
    <w:p w:rsidR="00A912FE" w:rsidRDefault="00A912FE" w:rsidP="00A912FE">
      <w:r>
        <w:t>RICARDO CASAS ZAPATA</w:t>
      </w:r>
    </w:p>
    <w:p w:rsidR="00A912FE" w:rsidRDefault="00A912FE" w:rsidP="00A912FE">
      <w:r>
        <w:t>Director.</w:t>
      </w:r>
    </w:p>
    <w:p w:rsidR="00A912FE" w:rsidRDefault="00A912FE" w:rsidP="0042659C">
      <w:pPr>
        <w:rPr>
          <w:b/>
        </w:rPr>
      </w:pPr>
    </w:p>
    <w:p w:rsidR="00112112" w:rsidRDefault="00112112" w:rsidP="0042659C">
      <w:pPr>
        <w:rPr>
          <w:b/>
        </w:rPr>
      </w:pPr>
    </w:p>
    <w:p w:rsidR="00112112" w:rsidRDefault="00112112" w:rsidP="0042659C">
      <w:pPr>
        <w:rPr>
          <w:b/>
        </w:rPr>
      </w:pPr>
    </w:p>
    <w:p w:rsidR="00112112" w:rsidRDefault="00112112" w:rsidP="0042659C">
      <w:pPr>
        <w:rPr>
          <w:b/>
        </w:rPr>
      </w:pPr>
    </w:p>
    <w:p w:rsidR="00112112" w:rsidRDefault="00112112" w:rsidP="0042659C">
      <w:pPr>
        <w:rPr>
          <w:b/>
        </w:rPr>
      </w:pPr>
    </w:p>
    <w:p w:rsidR="00112112" w:rsidRDefault="00112112" w:rsidP="00112112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112112" w:rsidRDefault="00112112" w:rsidP="00112112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112112" w:rsidRDefault="00112112" w:rsidP="00112112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112112" w:rsidRDefault="00112112" w:rsidP="00112112">
      <w:pPr>
        <w:rPr>
          <w:b/>
          <w:bCs/>
          <w:sz w:val="20"/>
        </w:rPr>
      </w:pPr>
      <w:r>
        <w:rPr>
          <w:b/>
          <w:bCs/>
          <w:sz w:val="20"/>
        </w:rPr>
        <w:t>TEL:  4 44 46 64  ITAGUI.</w:t>
      </w:r>
    </w:p>
    <w:p w:rsidR="00112112" w:rsidRDefault="00112112" w:rsidP="00112112">
      <w:pPr>
        <w:rPr>
          <w:b/>
          <w:bCs/>
        </w:rPr>
      </w:pPr>
    </w:p>
    <w:p w:rsidR="00112112" w:rsidRDefault="00112112" w:rsidP="00112112">
      <w:pPr>
        <w:pStyle w:val="Ttulo1"/>
      </w:pPr>
      <w:r>
        <w:t>ORDEN DE TRABAJO    N°      08034</w:t>
      </w:r>
    </w:p>
    <w:p w:rsidR="00112112" w:rsidRDefault="00112112" w:rsidP="00112112"/>
    <w:p w:rsidR="00112112" w:rsidRDefault="00112112" w:rsidP="00112112">
      <w:r>
        <w:t>FECHA:</w:t>
      </w:r>
      <w:r>
        <w:tab/>
        <w:t>Medellín,  Febrero    04   de 2011</w:t>
      </w:r>
    </w:p>
    <w:p w:rsidR="00112112" w:rsidRDefault="00112112" w:rsidP="00112112">
      <w:r>
        <w:t>PARA:</w:t>
      </w:r>
      <w:r>
        <w:tab/>
      </w:r>
      <w:r>
        <w:tab/>
        <w:t>PLÁSTICOS DARMA</w:t>
      </w:r>
    </w:p>
    <w:p w:rsidR="00112112" w:rsidRDefault="00112112" w:rsidP="00112112">
      <w:r>
        <w:t>ATENCIÓN:</w:t>
      </w:r>
      <w:r>
        <w:tab/>
        <w:t>Sr. Darío Jaramillo</w:t>
      </w:r>
    </w:p>
    <w:p w:rsidR="00112112" w:rsidRDefault="00112112" w:rsidP="00112112">
      <w:r>
        <w:tab/>
      </w:r>
      <w:r>
        <w:tab/>
        <w:t>Gerente.</w:t>
      </w:r>
    </w:p>
    <w:p w:rsidR="00112112" w:rsidRDefault="00112112" w:rsidP="00112112"/>
    <w:p w:rsidR="00112112" w:rsidRDefault="00112112" w:rsidP="00112112">
      <w:r>
        <w:t>Apreciado Don Darío :</w:t>
      </w:r>
    </w:p>
    <w:p w:rsidR="00112112" w:rsidRDefault="00112112" w:rsidP="00112112">
      <w:r>
        <w:t xml:space="preserve"> </w:t>
      </w:r>
    </w:p>
    <w:p w:rsidR="00112112" w:rsidRDefault="00112112" w:rsidP="00112112">
      <w:r>
        <w:t>Con la presente estamos solicitando el siguiente servicio de EXTRUSION E IMPRESION:</w:t>
      </w:r>
    </w:p>
    <w:p w:rsidR="00112112" w:rsidRDefault="00112112" w:rsidP="00112112"/>
    <w:p w:rsidR="00112112" w:rsidRDefault="00112112" w:rsidP="00112112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112112" w:rsidRDefault="00112112" w:rsidP="00112112">
      <w:pPr>
        <w:rPr>
          <w:b/>
          <w:bCs/>
          <w:u w:val="single"/>
        </w:rPr>
      </w:pPr>
    </w:p>
    <w:p w:rsidR="00112112" w:rsidRDefault="00112112" w:rsidP="00112112">
      <w:r>
        <w:t>MATERIAL:</w:t>
      </w:r>
      <w:r>
        <w:tab/>
      </w:r>
      <w:r>
        <w:tab/>
        <w:t>Polietileno BAJA  Lamina.</w:t>
      </w:r>
    </w:p>
    <w:p w:rsidR="00112112" w:rsidRDefault="00112112" w:rsidP="00112112">
      <w:r>
        <w:t>MEDIDA:</w:t>
      </w:r>
      <w:r>
        <w:tab/>
      </w:r>
      <w:r>
        <w:tab/>
      </w:r>
      <w:r w:rsidRPr="00AF4836">
        <w:rPr>
          <w:b/>
        </w:rPr>
        <w:t>61</w:t>
      </w:r>
      <w:r>
        <w:t xml:space="preserve">  Cms.</w:t>
      </w:r>
    </w:p>
    <w:p w:rsidR="00112112" w:rsidRPr="00AF4836" w:rsidRDefault="00112112" w:rsidP="00112112">
      <w:pPr>
        <w:rPr>
          <w:b/>
        </w:rPr>
      </w:pPr>
      <w:r>
        <w:t>CALIBRE:</w:t>
      </w:r>
      <w:r>
        <w:tab/>
      </w:r>
      <w:r>
        <w:tab/>
      </w:r>
      <w:r w:rsidRPr="00AF4836">
        <w:rPr>
          <w:b/>
        </w:rPr>
        <w:t>3.4  ”</w:t>
      </w:r>
    </w:p>
    <w:p w:rsidR="00112112" w:rsidRDefault="00112112" w:rsidP="00112112">
      <w:r>
        <w:t>COLOR:</w:t>
      </w:r>
      <w:r>
        <w:tab/>
      </w:r>
      <w:r>
        <w:tab/>
        <w:t>Transparente</w:t>
      </w:r>
    </w:p>
    <w:p w:rsidR="00112112" w:rsidRDefault="00112112" w:rsidP="00112112">
      <w:r>
        <w:t>TRATADO:</w:t>
      </w:r>
      <w:r>
        <w:tab/>
      </w:r>
      <w:r>
        <w:tab/>
        <w:t>2  Caras.</w:t>
      </w:r>
    </w:p>
    <w:p w:rsidR="00112112" w:rsidRDefault="00112112" w:rsidP="00112112">
      <w:pPr>
        <w:rPr>
          <w:b/>
          <w:bCs/>
        </w:rPr>
      </w:pPr>
      <w:r>
        <w:t>CANTIDAD:</w:t>
      </w:r>
      <w:r>
        <w:tab/>
      </w:r>
      <w:r>
        <w:tab/>
      </w:r>
      <w:r>
        <w:rPr>
          <w:b/>
        </w:rPr>
        <w:t>40</w:t>
      </w:r>
      <w:r w:rsidRPr="00CE2C43">
        <w:rPr>
          <w:b/>
        </w:rPr>
        <w:t xml:space="preserve">0   </w:t>
      </w:r>
      <w:r>
        <w:t xml:space="preserve"> Kg.</w:t>
      </w:r>
      <w:r>
        <w:rPr>
          <w:b/>
          <w:bCs/>
        </w:rPr>
        <w:tab/>
      </w:r>
    </w:p>
    <w:p w:rsidR="00112112" w:rsidRDefault="00112112" w:rsidP="00112112">
      <w:r>
        <w:t>COLORES:</w:t>
      </w:r>
      <w:r>
        <w:tab/>
      </w:r>
      <w:r>
        <w:tab/>
        <w:t>4  ( Azul  – Verde – Blanco – Rojo )</w:t>
      </w:r>
    </w:p>
    <w:p w:rsidR="00112112" w:rsidRDefault="00112112" w:rsidP="00112112">
      <w:r>
        <w:t>CARAS:</w:t>
      </w:r>
      <w:r>
        <w:tab/>
      </w:r>
      <w:r>
        <w:tab/>
        <w:t>1  (4 x 1 – 3 x 1)</w:t>
      </w:r>
    </w:p>
    <w:p w:rsidR="00112112" w:rsidRDefault="00112112" w:rsidP="00112112">
      <w:r>
        <w:t>REPETICIÓN:</w:t>
      </w:r>
      <w:r>
        <w:tab/>
        <w:t xml:space="preserve">13.8 Cms. </w:t>
      </w:r>
    </w:p>
    <w:p w:rsidR="00112112" w:rsidRDefault="00112112" w:rsidP="00112112">
      <w:r>
        <w:t>BOLSA:</w:t>
      </w:r>
      <w:r>
        <w:tab/>
      </w:r>
      <w:r>
        <w:tab/>
        <w:t xml:space="preserve">13.8  X 30.5 Cms  </w:t>
      </w:r>
    </w:p>
    <w:p w:rsidR="00112112" w:rsidRDefault="00112112" w:rsidP="00112112">
      <w:r>
        <w:t>RODILLO :                42</w:t>
      </w:r>
    </w:p>
    <w:p w:rsidR="00112112" w:rsidRDefault="00112112" w:rsidP="00112112">
      <w:r>
        <w:t>SELLADO:</w:t>
      </w:r>
      <w:r>
        <w:tab/>
      </w:r>
      <w:r>
        <w:tab/>
        <w:t xml:space="preserve">Lateral </w:t>
      </w:r>
    </w:p>
    <w:p w:rsidR="00112112" w:rsidRDefault="00112112" w:rsidP="00112112">
      <w:r>
        <w:t>REFERENCIA:</w:t>
      </w:r>
      <w:r>
        <w:tab/>
      </w:r>
      <w:r w:rsidRPr="00DC74F6">
        <w:rPr>
          <w:b/>
        </w:rPr>
        <w:t xml:space="preserve">LOMITO DE TILAPIA </w:t>
      </w:r>
      <w:r>
        <w:rPr>
          <w:b/>
        </w:rPr>
        <w:t xml:space="preserve">    </w:t>
      </w:r>
      <w:r>
        <w:t>( EVELMAR  LTDA   )</w:t>
      </w:r>
    </w:p>
    <w:p w:rsidR="00112112" w:rsidRDefault="00112112" w:rsidP="00112112">
      <w:r>
        <w:tab/>
      </w:r>
      <w:r>
        <w:tab/>
      </w:r>
      <w:r>
        <w:tab/>
      </w:r>
    </w:p>
    <w:p w:rsidR="00112112" w:rsidRDefault="00112112" w:rsidP="00112112"/>
    <w:p w:rsidR="00112112" w:rsidRDefault="00112112" w:rsidP="00112112">
      <w:r>
        <w:rPr>
          <w:b/>
          <w:bCs/>
          <w:u w:val="single"/>
        </w:rPr>
        <w:t>NOTA:</w:t>
      </w:r>
      <w:r>
        <w:t xml:space="preserve">  - Los cyreles en su planta.</w:t>
      </w:r>
    </w:p>
    <w:p w:rsidR="00112112" w:rsidRPr="00112112" w:rsidRDefault="00112112" w:rsidP="00112112">
      <w:pPr>
        <w:numPr>
          <w:ilvl w:val="0"/>
          <w:numId w:val="2"/>
        </w:numPr>
        <w:rPr>
          <w:b/>
          <w:u w:val="single"/>
        </w:rPr>
      </w:pPr>
      <w:r>
        <w:t>Tonos de impresión igual al ultimo montaje.</w:t>
      </w:r>
    </w:p>
    <w:p w:rsidR="00112112" w:rsidRPr="00CE608F" w:rsidRDefault="00112112" w:rsidP="00112112">
      <w:pPr>
        <w:ind w:left="1860"/>
        <w:rPr>
          <w:u w:val="single"/>
        </w:rPr>
      </w:pPr>
    </w:p>
    <w:p w:rsidR="00112112" w:rsidRDefault="00112112" w:rsidP="00112112">
      <w:pPr>
        <w:numPr>
          <w:ilvl w:val="0"/>
          <w:numId w:val="2"/>
        </w:numPr>
      </w:pPr>
      <w:r w:rsidRPr="00CE608F">
        <w:t>Colocar pie imprenta de Plástico Union</w:t>
      </w:r>
    </w:p>
    <w:p w:rsidR="00112112" w:rsidRPr="00CE608F" w:rsidRDefault="00112112" w:rsidP="00112112">
      <w:pPr>
        <w:numPr>
          <w:ilvl w:val="0"/>
          <w:numId w:val="2"/>
        </w:numPr>
      </w:pPr>
      <w:r>
        <w:t>BUEN  REGISTRO</w:t>
      </w:r>
    </w:p>
    <w:p w:rsidR="00112112" w:rsidRPr="00CE608F" w:rsidRDefault="00112112" w:rsidP="00112112"/>
    <w:p w:rsidR="00112112" w:rsidRDefault="00112112" w:rsidP="00112112">
      <w:r>
        <w:t>Agradezco la atención y colaboración prestada.</w:t>
      </w:r>
    </w:p>
    <w:p w:rsidR="00112112" w:rsidRDefault="00112112" w:rsidP="00112112"/>
    <w:p w:rsidR="00112112" w:rsidRDefault="00112112" w:rsidP="00112112">
      <w:r>
        <w:t>Cordialmente,</w:t>
      </w:r>
    </w:p>
    <w:p w:rsidR="00112112" w:rsidRDefault="00112112" w:rsidP="00112112"/>
    <w:p w:rsidR="00112112" w:rsidRDefault="00112112" w:rsidP="00112112"/>
    <w:p w:rsidR="00112112" w:rsidRDefault="00112112" w:rsidP="00112112">
      <w:r>
        <w:t>RICARDO CASAS ZAPATA</w:t>
      </w:r>
    </w:p>
    <w:p w:rsidR="00112112" w:rsidRDefault="00112112" w:rsidP="00112112">
      <w:r>
        <w:t>Director.</w:t>
      </w:r>
    </w:p>
    <w:p w:rsidR="00112112" w:rsidRDefault="00112112" w:rsidP="00112112"/>
    <w:p w:rsidR="00112112" w:rsidRDefault="00112112" w:rsidP="0042659C">
      <w:pPr>
        <w:rPr>
          <w:b/>
        </w:rPr>
      </w:pPr>
    </w:p>
    <w:p w:rsidR="004558E6" w:rsidRDefault="004558E6" w:rsidP="0042659C">
      <w:pPr>
        <w:rPr>
          <w:b/>
        </w:rPr>
      </w:pPr>
    </w:p>
    <w:p w:rsidR="004558E6" w:rsidRDefault="004558E6" w:rsidP="0042659C">
      <w:pPr>
        <w:rPr>
          <w:b/>
        </w:rPr>
      </w:pPr>
    </w:p>
    <w:p w:rsidR="004558E6" w:rsidRDefault="004558E6" w:rsidP="004558E6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4558E6" w:rsidRDefault="004558E6" w:rsidP="004558E6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4558E6" w:rsidRDefault="004558E6" w:rsidP="004558E6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4558E6" w:rsidRDefault="004558E6" w:rsidP="004558E6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4558E6" w:rsidRDefault="004558E6" w:rsidP="004558E6">
      <w:pPr>
        <w:rPr>
          <w:b/>
          <w:bCs/>
        </w:rPr>
      </w:pPr>
    </w:p>
    <w:p w:rsidR="004558E6" w:rsidRDefault="004558E6" w:rsidP="004558E6"/>
    <w:p w:rsidR="004558E6" w:rsidRDefault="004558E6" w:rsidP="004558E6">
      <w:pPr>
        <w:pStyle w:val="Ttulo1"/>
      </w:pPr>
      <w:r>
        <w:t>ORDEN DE TRABAJO    N°      07991</w:t>
      </w:r>
    </w:p>
    <w:p w:rsidR="004558E6" w:rsidRDefault="004558E6" w:rsidP="004558E6"/>
    <w:p w:rsidR="004558E6" w:rsidRDefault="004558E6" w:rsidP="004558E6"/>
    <w:p w:rsidR="004558E6" w:rsidRDefault="004558E6" w:rsidP="004558E6">
      <w:r>
        <w:t>FECHA:</w:t>
      </w:r>
      <w:r>
        <w:tab/>
        <w:t>Itagüí, febrero 4 de 2011</w:t>
      </w:r>
    </w:p>
    <w:p w:rsidR="004558E6" w:rsidRDefault="004558E6" w:rsidP="004558E6">
      <w:r>
        <w:t>PARA:</w:t>
      </w:r>
      <w:r>
        <w:tab/>
      </w:r>
      <w:r>
        <w:tab/>
        <w:t>PLÁSTICOS DARMA</w:t>
      </w:r>
    </w:p>
    <w:p w:rsidR="004558E6" w:rsidRDefault="004558E6" w:rsidP="004558E6">
      <w:r>
        <w:t>ATENCIÓN:</w:t>
      </w:r>
      <w:r>
        <w:tab/>
        <w:t>Sr. DARIO JARAMILLO</w:t>
      </w:r>
    </w:p>
    <w:p w:rsidR="004558E6" w:rsidRDefault="004558E6" w:rsidP="004558E6"/>
    <w:p w:rsidR="004558E6" w:rsidRDefault="004558E6" w:rsidP="004558E6"/>
    <w:p w:rsidR="004558E6" w:rsidRDefault="004558E6" w:rsidP="004558E6">
      <w:r>
        <w:t xml:space="preserve"> Apreciado Dn DARIO:</w:t>
      </w:r>
    </w:p>
    <w:p w:rsidR="004558E6" w:rsidRDefault="004558E6" w:rsidP="004558E6"/>
    <w:p w:rsidR="004558E6" w:rsidRDefault="004558E6" w:rsidP="004558E6">
      <w:r>
        <w:t>Con la presente estamos solicitando el siguiente material  :</w:t>
      </w:r>
    </w:p>
    <w:p w:rsidR="004558E6" w:rsidRDefault="004558E6" w:rsidP="004558E6"/>
    <w:p w:rsidR="004558E6" w:rsidRDefault="004558E6" w:rsidP="004558E6">
      <w:r>
        <w:rPr>
          <w:b/>
          <w:bCs/>
          <w:u w:val="single"/>
        </w:rPr>
        <w:t>EXTRUSION</w:t>
      </w:r>
      <w:r>
        <w:t>:</w:t>
      </w:r>
    </w:p>
    <w:p w:rsidR="004558E6" w:rsidRDefault="004558E6" w:rsidP="004558E6"/>
    <w:p w:rsidR="004558E6" w:rsidRDefault="004558E6" w:rsidP="004558E6"/>
    <w:tbl>
      <w:tblPr>
        <w:tblW w:w="9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994"/>
        <w:gridCol w:w="1672"/>
        <w:gridCol w:w="1847"/>
        <w:gridCol w:w="1784"/>
        <w:gridCol w:w="1953"/>
      </w:tblGrid>
      <w:tr w:rsidR="004558E6" w:rsidTr="000C372A">
        <w:tc>
          <w:tcPr>
            <w:tcW w:w="1994" w:type="dxa"/>
          </w:tcPr>
          <w:p w:rsidR="004558E6" w:rsidRDefault="004558E6" w:rsidP="000C372A">
            <w:r>
              <w:t>MEDIDA EN  CENTIMETROS</w:t>
            </w:r>
          </w:p>
        </w:tc>
        <w:tc>
          <w:tcPr>
            <w:tcW w:w="1672" w:type="dxa"/>
          </w:tcPr>
          <w:p w:rsidR="004558E6" w:rsidRDefault="004558E6" w:rsidP="000C372A">
            <w:r>
              <w:t>CALIBRE</w:t>
            </w:r>
          </w:p>
        </w:tc>
        <w:tc>
          <w:tcPr>
            <w:tcW w:w="1847" w:type="dxa"/>
          </w:tcPr>
          <w:p w:rsidR="004558E6" w:rsidRDefault="004558E6" w:rsidP="000C372A">
            <w:r>
              <w:t>FORMA</w:t>
            </w:r>
          </w:p>
        </w:tc>
        <w:tc>
          <w:tcPr>
            <w:tcW w:w="1784" w:type="dxa"/>
          </w:tcPr>
          <w:p w:rsidR="004558E6" w:rsidRDefault="004558E6" w:rsidP="000C372A">
            <w:r>
              <w:t>CANTIDAD EN KILOS</w:t>
            </w:r>
          </w:p>
        </w:tc>
        <w:tc>
          <w:tcPr>
            <w:tcW w:w="1953" w:type="dxa"/>
          </w:tcPr>
          <w:p w:rsidR="004558E6" w:rsidRDefault="004558E6" w:rsidP="000C372A">
            <w:r>
              <w:t>MATERIAL</w:t>
            </w:r>
          </w:p>
        </w:tc>
      </w:tr>
      <w:tr w:rsidR="004558E6" w:rsidTr="000C372A">
        <w:tc>
          <w:tcPr>
            <w:tcW w:w="1994" w:type="dxa"/>
          </w:tcPr>
          <w:p w:rsidR="004558E6" w:rsidRPr="00D23B0D" w:rsidRDefault="004558E6" w:rsidP="000C372A">
            <w:pPr>
              <w:jc w:val="center"/>
              <w:rPr>
                <w:b/>
              </w:rPr>
            </w:pPr>
            <w:r>
              <w:rPr>
                <w:b/>
              </w:rPr>
              <w:t>30</w:t>
            </w:r>
          </w:p>
        </w:tc>
        <w:tc>
          <w:tcPr>
            <w:tcW w:w="1672" w:type="dxa"/>
          </w:tcPr>
          <w:p w:rsidR="004558E6" w:rsidRPr="00D23B0D" w:rsidRDefault="004558E6" w:rsidP="000C372A">
            <w:pPr>
              <w:jc w:val="center"/>
              <w:rPr>
                <w:b/>
              </w:rPr>
            </w:pPr>
            <w:r>
              <w:rPr>
                <w:b/>
              </w:rPr>
              <w:t>1.9</w:t>
            </w:r>
            <w:r w:rsidRPr="00D23B0D">
              <w:rPr>
                <w:b/>
              </w:rPr>
              <w:t xml:space="preserve"> ”</w:t>
            </w:r>
          </w:p>
        </w:tc>
        <w:tc>
          <w:tcPr>
            <w:tcW w:w="1847" w:type="dxa"/>
          </w:tcPr>
          <w:p w:rsidR="004558E6" w:rsidRPr="00D23B0D" w:rsidRDefault="004558E6" w:rsidP="000C372A">
            <w:pPr>
              <w:jc w:val="center"/>
              <w:rPr>
                <w:b/>
              </w:rPr>
            </w:pPr>
            <w:r w:rsidRPr="00D23B0D">
              <w:rPr>
                <w:b/>
              </w:rPr>
              <w:t xml:space="preserve">TUBULAR  </w:t>
            </w:r>
          </w:p>
        </w:tc>
        <w:tc>
          <w:tcPr>
            <w:tcW w:w="1784" w:type="dxa"/>
          </w:tcPr>
          <w:p w:rsidR="004558E6" w:rsidRPr="00D23B0D" w:rsidRDefault="004558E6" w:rsidP="000C372A">
            <w:pPr>
              <w:jc w:val="center"/>
              <w:rPr>
                <w:b/>
              </w:rPr>
            </w:pPr>
            <w:r>
              <w:rPr>
                <w:b/>
              </w:rPr>
              <w:t>60</w:t>
            </w:r>
          </w:p>
        </w:tc>
        <w:tc>
          <w:tcPr>
            <w:tcW w:w="1953" w:type="dxa"/>
          </w:tcPr>
          <w:p w:rsidR="004558E6" w:rsidRPr="00D23B0D" w:rsidRDefault="004558E6" w:rsidP="000C372A">
            <w:pPr>
              <w:jc w:val="center"/>
              <w:rPr>
                <w:b/>
              </w:rPr>
            </w:pPr>
            <w:r w:rsidRPr="00D23B0D">
              <w:rPr>
                <w:b/>
              </w:rPr>
              <w:t>BAJA   TPTE</w:t>
            </w:r>
          </w:p>
        </w:tc>
      </w:tr>
    </w:tbl>
    <w:p w:rsidR="004558E6" w:rsidRDefault="004558E6" w:rsidP="004558E6">
      <w:pPr>
        <w:pStyle w:val="Ttulo2"/>
      </w:pPr>
    </w:p>
    <w:p w:rsidR="004558E6" w:rsidRDefault="004558E6" w:rsidP="004558E6"/>
    <w:p w:rsidR="004558E6" w:rsidRDefault="004558E6" w:rsidP="004558E6">
      <w:pPr>
        <w:rPr>
          <w:b/>
          <w:bCs/>
          <w:u w:val="single"/>
        </w:rPr>
      </w:pPr>
    </w:p>
    <w:p w:rsidR="004558E6" w:rsidRDefault="004558E6" w:rsidP="004558E6">
      <w:r w:rsidRPr="0026453F">
        <w:rPr>
          <w:b/>
          <w:u w:val="single"/>
        </w:rPr>
        <w:t xml:space="preserve">MEZCLA </w:t>
      </w:r>
      <w:r>
        <w:t xml:space="preserve">  :     25     BAJA</w:t>
      </w:r>
    </w:p>
    <w:p w:rsidR="004558E6" w:rsidRDefault="004558E6" w:rsidP="004558E6">
      <w:r>
        <w:t xml:space="preserve">                           6     LINEAL</w:t>
      </w:r>
    </w:p>
    <w:p w:rsidR="004558E6" w:rsidRDefault="004558E6" w:rsidP="004558E6">
      <w:pPr>
        <w:rPr>
          <w:b/>
          <w:bCs/>
          <w:u w:val="single"/>
        </w:rPr>
      </w:pPr>
      <w:r>
        <w:t xml:space="preserve"> </w:t>
      </w:r>
      <w:r>
        <w:tab/>
      </w:r>
      <w:r>
        <w:tab/>
      </w:r>
    </w:p>
    <w:p w:rsidR="004558E6" w:rsidRDefault="004558E6" w:rsidP="004558E6"/>
    <w:p w:rsidR="004558E6" w:rsidRDefault="004558E6" w:rsidP="004558E6"/>
    <w:p w:rsidR="004558E6" w:rsidRDefault="004558E6" w:rsidP="004558E6">
      <w:r>
        <w:t xml:space="preserve">Agradezco </w:t>
      </w:r>
      <w:smartTag w:uri="urn:schemas-microsoft-com:office:smarttags" w:element="PersonName">
        <w:smartTagPr>
          <w:attr w:name="ProductID" w:val="la Amable"/>
        </w:smartTagPr>
        <w:r>
          <w:t>la Amable</w:t>
        </w:r>
      </w:smartTag>
      <w:r>
        <w:t xml:space="preserve"> colaboración.</w:t>
      </w:r>
    </w:p>
    <w:p w:rsidR="004558E6" w:rsidRDefault="004558E6" w:rsidP="004558E6"/>
    <w:p w:rsidR="004558E6" w:rsidRDefault="004558E6" w:rsidP="004558E6"/>
    <w:p w:rsidR="004558E6" w:rsidRDefault="004558E6" w:rsidP="004558E6"/>
    <w:p w:rsidR="004558E6" w:rsidRDefault="004558E6" w:rsidP="004558E6">
      <w:r>
        <w:t>Cordialmente</w:t>
      </w:r>
    </w:p>
    <w:p w:rsidR="004558E6" w:rsidRDefault="004558E6" w:rsidP="004558E6"/>
    <w:p w:rsidR="004558E6" w:rsidRDefault="004558E6" w:rsidP="004558E6"/>
    <w:p w:rsidR="004558E6" w:rsidRDefault="004558E6" w:rsidP="004558E6"/>
    <w:p w:rsidR="004558E6" w:rsidRDefault="004558E6" w:rsidP="004558E6">
      <w:r>
        <w:t>RICARDO CASAS ZAPATA</w:t>
      </w:r>
    </w:p>
    <w:p w:rsidR="004558E6" w:rsidRDefault="004558E6" w:rsidP="004558E6">
      <w:r>
        <w:t>Director</w:t>
      </w:r>
    </w:p>
    <w:p w:rsidR="004558E6" w:rsidRDefault="004558E6" w:rsidP="0042659C">
      <w:pPr>
        <w:rPr>
          <w:b/>
        </w:rPr>
      </w:pPr>
    </w:p>
    <w:p w:rsidR="00122A4C" w:rsidRDefault="00122A4C" w:rsidP="0042659C">
      <w:pPr>
        <w:rPr>
          <w:b/>
        </w:rPr>
      </w:pPr>
    </w:p>
    <w:p w:rsidR="00122A4C" w:rsidRDefault="00122A4C" w:rsidP="0042659C">
      <w:pPr>
        <w:rPr>
          <w:b/>
        </w:rPr>
      </w:pPr>
    </w:p>
    <w:p w:rsidR="00122A4C" w:rsidRDefault="00122A4C" w:rsidP="0042659C">
      <w:pPr>
        <w:rPr>
          <w:b/>
        </w:rPr>
      </w:pPr>
    </w:p>
    <w:p w:rsidR="00122A4C" w:rsidRDefault="00122A4C" w:rsidP="0042659C">
      <w:pPr>
        <w:rPr>
          <w:b/>
        </w:rPr>
      </w:pPr>
    </w:p>
    <w:p w:rsidR="00122A4C" w:rsidRDefault="00122A4C" w:rsidP="0042659C">
      <w:pPr>
        <w:rPr>
          <w:b/>
        </w:rPr>
      </w:pPr>
    </w:p>
    <w:p w:rsidR="00122A4C" w:rsidRDefault="00122A4C" w:rsidP="0042659C">
      <w:pPr>
        <w:rPr>
          <w:b/>
        </w:rPr>
      </w:pPr>
    </w:p>
    <w:p w:rsidR="00122A4C" w:rsidRDefault="00122A4C" w:rsidP="0042659C">
      <w:pPr>
        <w:rPr>
          <w:b/>
        </w:rPr>
      </w:pPr>
    </w:p>
    <w:p w:rsidR="00122A4C" w:rsidRDefault="00122A4C" w:rsidP="00122A4C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122A4C" w:rsidRDefault="00122A4C" w:rsidP="00122A4C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122A4C" w:rsidRDefault="00122A4C" w:rsidP="00122A4C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122A4C" w:rsidRDefault="00122A4C" w:rsidP="00122A4C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122A4C" w:rsidRDefault="00122A4C" w:rsidP="00122A4C"/>
    <w:p w:rsidR="00122A4C" w:rsidRDefault="00122A4C" w:rsidP="00122A4C">
      <w:pPr>
        <w:pStyle w:val="Ttulo1"/>
      </w:pPr>
      <w:r>
        <w:t>ORDEN DE TRABAJO   N°      08048</w:t>
      </w:r>
    </w:p>
    <w:p w:rsidR="00122A4C" w:rsidRDefault="00122A4C" w:rsidP="00122A4C"/>
    <w:p w:rsidR="00122A4C" w:rsidRDefault="00487FBF" w:rsidP="00122A4C">
      <w:r>
        <w:t>FECHA:</w:t>
      </w:r>
      <w:r>
        <w:tab/>
        <w:t>Medellín, Febrero  03</w:t>
      </w:r>
      <w:r w:rsidR="00122A4C">
        <w:t xml:space="preserve">    de   2011</w:t>
      </w:r>
    </w:p>
    <w:p w:rsidR="00122A4C" w:rsidRDefault="00122A4C" w:rsidP="00122A4C">
      <w:r>
        <w:t>PARA:</w:t>
      </w:r>
      <w:r>
        <w:tab/>
      </w:r>
      <w:r>
        <w:tab/>
        <w:t>PLÁSTICOS   DARMA</w:t>
      </w:r>
    </w:p>
    <w:p w:rsidR="00122A4C" w:rsidRDefault="00122A4C" w:rsidP="00122A4C">
      <w:r>
        <w:t>ATENCIÓN:</w:t>
      </w:r>
      <w:r>
        <w:tab/>
        <w:t>Sr. DARIO JARAMILLO</w:t>
      </w:r>
    </w:p>
    <w:p w:rsidR="00122A4C" w:rsidRDefault="00122A4C" w:rsidP="00122A4C"/>
    <w:p w:rsidR="00122A4C" w:rsidRDefault="00122A4C" w:rsidP="00122A4C">
      <w:r>
        <w:t>Apreciado Dn DARIO:</w:t>
      </w:r>
    </w:p>
    <w:p w:rsidR="00122A4C" w:rsidRDefault="00122A4C" w:rsidP="00122A4C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122A4C" w:rsidRDefault="00122A4C" w:rsidP="00122A4C"/>
    <w:p w:rsidR="00122A4C" w:rsidRDefault="00122A4C" w:rsidP="00122A4C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122A4C" w:rsidRDefault="00122A4C" w:rsidP="00122A4C"/>
    <w:p w:rsidR="00122A4C" w:rsidRDefault="00122A4C" w:rsidP="00122A4C">
      <w:r>
        <w:t>MATERIAL :</w:t>
      </w:r>
      <w:r>
        <w:tab/>
      </w:r>
      <w:r>
        <w:tab/>
        <w:t>Polietileno de Baja  densidad  Lamina</w:t>
      </w:r>
      <w:r>
        <w:rPr>
          <w:b/>
          <w:u w:val="single"/>
        </w:rPr>
        <w:t xml:space="preserve">  </w:t>
      </w:r>
      <w:r>
        <w:t xml:space="preserve"> BLANCA</w:t>
      </w:r>
    </w:p>
    <w:p w:rsidR="00122A4C" w:rsidRDefault="00122A4C" w:rsidP="00122A4C">
      <w:r>
        <w:t>MEDIDA:</w:t>
      </w:r>
      <w:r>
        <w:tab/>
      </w:r>
      <w:r>
        <w:tab/>
      </w:r>
      <w:r>
        <w:rPr>
          <w:b/>
        </w:rPr>
        <w:t>44</w:t>
      </w:r>
      <w:r>
        <w:t xml:space="preserve">   cms   </w:t>
      </w:r>
    </w:p>
    <w:p w:rsidR="00122A4C" w:rsidRDefault="00122A4C" w:rsidP="00122A4C">
      <w:r>
        <w:t>CALIBRE :</w:t>
      </w:r>
      <w:r>
        <w:tab/>
      </w:r>
      <w:r>
        <w:tab/>
      </w:r>
      <w:r>
        <w:rPr>
          <w:b/>
        </w:rPr>
        <w:t>1.2</w:t>
      </w:r>
      <w:r>
        <w:t xml:space="preserve">   “</w:t>
      </w:r>
    </w:p>
    <w:p w:rsidR="00122A4C" w:rsidRDefault="00122A4C" w:rsidP="00122A4C">
      <w:r>
        <w:t>COLOR :</w:t>
      </w:r>
      <w:r>
        <w:tab/>
      </w:r>
      <w:r>
        <w:tab/>
        <w:t>BLANCA</w:t>
      </w:r>
    </w:p>
    <w:p w:rsidR="00122A4C" w:rsidRPr="0007721A" w:rsidRDefault="00122A4C" w:rsidP="00122A4C">
      <w:r>
        <w:t xml:space="preserve">TRATADO : </w:t>
      </w:r>
      <w:r>
        <w:tab/>
      </w:r>
      <w:r>
        <w:tab/>
        <w:t>1  cara</w:t>
      </w:r>
    </w:p>
    <w:p w:rsidR="00122A4C" w:rsidRDefault="00122A4C" w:rsidP="00122A4C">
      <w:r>
        <w:t xml:space="preserve">CANTIDAD : </w:t>
      </w:r>
      <w:r>
        <w:tab/>
        <w:t>120    kg</w:t>
      </w:r>
    </w:p>
    <w:p w:rsidR="00122A4C" w:rsidRDefault="00122A4C" w:rsidP="00122A4C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 xml:space="preserve">3  ( Negro – rojo – verde ) </w:t>
      </w:r>
    </w:p>
    <w:p w:rsidR="00122A4C" w:rsidRDefault="00122A4C" w:rsidP="00122A4C">
      <w:r>
        <w:t xml:space="preserve">CARAS : </w:t>
      </w:r>
      <w:r>
        <w:tab/>
      </w:r>
      <w:r>
        <w:tab/>
        <w:t>1</w:t>
      </w:r>
    </w:p>
    <w:p w:rsidR="00122A4C" w:rsidRDefault="00122A4C" w:rsidP="00122A4C">
      <w:r>
        <w:t>REPETICIÓN :</w:t>
      </w:r>
      <w:r>
        <w:tab/>
        <w:t>22   cms</w:t>
      </w:r>
    </w:p>
    <w:p w:rsidR="00122A4C" w:rsidRDefault="00122A4C" w:rsidP="00122A4C">
      <w:r>
        <w:t>RODILLO :</w:t>
      </w:r>
      <w:r>
        <w:tab/>
      </w:r>
      <w:r>
        <w:tab/>
        <w:t>24.5</w:t>
      </w:r>
    </w:p>
    <w:p w:rsidR="00122A4C" w:rsidRDefault="00122A4C" w:rsidP="00122A4C">
      <w:r>
        <w:t>LAMINA  :</w:t>
      </w:r>
      <w:r>
        <w:tab/>
      </w:r>
      <w:r>
        <w:tab/>
        <w:t xml:space="preserve">22 </w:t>
      </w:r>
      <w:r>
        <w:rPr>
          <w:b/>
        </w:rPr>
        <w:t xml:space="preserve"> x  24.5 </w:t>
      </w:r>
      <w:r w:rsidRPr="00336CAC">
        <w:rPr>
          <w:b/>
        </w:rPr>
        <w:t xml:space="preserve">   cm</w:t>
      </w:r>
      <w:r>
        <w:t xml:space="preserve">     </w:t>
      </w:r>
    </w:p>
    <w:p w:rsidR="00122A4C" w:rsidRDefault="00122A4C" w:rsidP="00122A4C">
      <w:r>
        <w:t>SELLADO .</w:t>
      </w:r>
      <w:r>
        <w:tab/>
      </w:r>
      <w:r>
        <w:tab/>
        <w:t>Lateral</w:t>
      </w:r>
    </w:p>
    <w:p w:rsidR="00122A4C" w:rsidRDefault="00122A4C" w:rsidP="00122A4C">
      <w:r>
        <w:t>REFERENCIA :</w:t>
      </w:r>
      <w:r>
        <w:tab/>
      </w:r>
      <w:r>
        <w:rPr>
          <w:b/>
        </w:rPr>
        <w:t xml:space="preserve">QUESITO    RIONEGRO  220   gm  </w:t>
      </w:r>
    </w:p>
    <w:p w:rsidR="00122A4C" w:rsidRDefault="00122A4C" w:rsidP="00122A4C"/>
    <w:p w:rsidR="00122A4C" w:rsidRDefault="00122A4C" w:rsidP="00122A4C"/>
    <w:p w:rsidR="00122A4C" w:rsidRDefault="00122A4C" w:rsidP="00122A4C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>
        <w:rPr>
          <w:bCs/>
        </w:rPr>
        <w:t>Cyreles   en  su planta</w:t>
      </w:r>
    </w:p>
    <w:p w:rsidR="00122A4C" w:rsidRDefault="00122A4C" w:rsidP="00122A4C">
      <w:pPr>
        <w:rPr>
          <w:b/>
        </w:rPr>
      </w:pPr>
      <w:r>
        <w:t xml:space="preserve">                   -   Anexo  Arte  para   alturas y Tonos.</w:t>
      </w:r>
      <w:r>
        <w:tab/>
        <w:t xml:space="preserve">        </w:t>
      </w:r>
      <w:r>
        <w:tab/>
        <w:t xml:space="preserve">        </w:t>
      </w: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122A4C" w:rsidRDefault="00122A4C" w:rsidP="00122A4C">
      <w:pPr>
        <w:rPr>
          <w:b/>
        </w:rPr>
      </w:pPr>
      <w:r>
        <w:rPr>
          <w:b/>
        </w:rPr>
        <w:tab/>
        <w:t xml:space="preserve">        -  EL MATERIAL  LO ENVIA  P.U</w:t>
      </w:r>
    </w:p>
    <w:p w:rsidR="00122A4C" w:rsidRDefault="00122A4C" w:rsidP="00122A4C">
      <w:pPr>
        <w:rPr>
          <w:b/>
        </w:rPr>
      </w:pPr>
      <w:r>
        <w:rPr>
          <w:b/>
        </w:rPr>
        <w:tab/>
        <w:t xml:space="preserve">        -  CODIGO    </w:t>
      </w:r>
      <w:r w:rsidRPr="00FC6897">
        <w:rPr>
          <w:b/>
          <w:sz w:val="32"/>
          <w:szCs w:val="32"/>
        </w:rPr>
        <w:t>7703686701072</w:t>
      </w:r>
    </w:p>
    <w:p w:rsidR="00122A4C" w:rsidRDefault="00122A4C" w:rsidP="00122A4C">
      <w:pPr>
        <w:rPr>
          <w:b/>
        </w:rPr>
      </w:pPr>
      <w:r>
        <w:rPr>
          <w:b/>
        </w:rPr>
        <w:tab/>
        <w:t xml:space="preserve">        </w:t>
      </w:r>
      <w:r>
        <w:rPr>
          <w:b/>
        </w:rPr>
        <w:tab/>
        <w:t xml:space="preserve">      </w:t>
      </w:r>
    </w:p>
    <w:p w:rsidR="00122A4C" w:rsidRDefault="00122A4C" w:rsidP="00122A4C"/>
    <w:p w:rsidR="00122A4C" w:rsidRDefault="00122A4C" w:rsidP="00122A4C">
      <w:r>
        <w:tab/>
      </w:r>
    </w:p>
    <w:p w:rsidR="00122A4C" w:rsidRDefault="00122A4C" w:rsidP="00122A4C">
      <w:r>
        <w:t>Agradezco la atención y colaboración prestada.</w:t>
      </w:r>
    </w:p>
    <w:p w:rsidR="00122A4C" w:rsidRDefault="00122A4C" w:rsidP="00122A4C"/>
    <w:p w:rsidR="00122A4C" w:rsidRDefault="00122A4C" w:rsidP="00122A4C"/>
    <w:p w:rsidR="00122A4C" w:rsidRDefault="00122A4C" w:rsidP="00122A4C">
      <w:r>
        <w:t>Cordialmente</w:t>
      </w:r>
    </w:p>
    <w:p w:rsidR="00122A4C" w:rsidRDefault="00122A4C" w:rsidP="00122A4C"/>
    <w:p w:rsidR="00122A4C" w:rsidRDefault="00122A4C" w:rsidP="00122A4C"/>
    <w:p w:rsidR="00122A4C" w:rsidRDefault="00122A4C" w:rsidP="00122A4C">
      <w:r>
        <w:t>RICARDO CASAS ZAPATA</w:t>
      </w:r>
    </w:p>
    <w:p w:rsidR="00122A4C" w:rsidRDefault="00122A4C" w:rsidP="00122A4C">
      <w:r>
        <w:t>Director.</w:t>
      </w:r>
    </w:p>
    <w:p w:rsidR="00122A4C" w:rsidRDefault="00122A4C" w:rsidP="00122A4C">
      <w:pPr>
        <w:rPr>
          <w:b/>
        </w:rPr>
      </w:pPr>
    </w:p>
    <w:p w:rsidR="00122A4C" w:rsidRDefault="00122A4C" w:rsidP="00122A4C">
      <w:pPr>
        <w:rPr>
          <w:b/>
        </w:rPr>
      </w:pPr>
    </w:p>
    <w:p w:rsidR="00122A4C" w:rsidRDefault="00122A4C" w:rsidP="0042659C">
      <w:pPr>
        <w:rPr>
          <w:b/>
        </w:rPr>
      </w:pPr>
    </w:p>
    <w:p w:rsidR="000C372A" w:rsidRDefault="000C372A" w:rsidP="0042659C">
      <w:pPr>
        <w:rPr>
          <w:b/>
        </w:rPr>
      </w:pPr>
    </w:p>
    <w:p w:rsidR="000C372A" w:rsidRDefault="000C372A" w:rsidP="0042659C">
      <w:pPr>
        <w:rPr>
          <w:b/>
        </w:rPr>
      </w:pPr>
    </w:p>
    <w:p w:rsidR="000C372A" w:rsidRDefault="000C372A" w:rsidP="000C372A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0C372A" w:rsidRDefault="000C372A" w:rsidP="000C372A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0C372A" w:rsidRDefault="000C372A" w:rsidP="000C372A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0C372A" w:rsidRDefault="000C372A" w:rsidP="000C372A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0C372A" w:rsidRDefault="000C372A" w:rsidP="000C372A"/>
    <w:p w:rsidR="000C372A" w:rsidRDefault="000C372A" w:rsidP="000C372A">
      <w:pPr>
        <w:pStyle w:val="Ttulo1"/>
      </w:pPr>
      <w:r>
        <w:t>ORDE</w:t>
      </w:r>
      <w:r w:rsidR="003D2AB5">
        <w:t>N DE TRABAJO  N°     08045</w:t>
      </w:r>
    </w:p>
    <w:p w:rsidR="000C372A" w:rsidRDefault="000C372A" w:rsidP="000C372A"/>
    <w:p w:rsidR="000C372A" w:rsidRDefault="003D2AB5" w:rsidP="000C372A">
      <w:r>
        <w:t>FECHA:</w:t>
      </w:r>
      <w:r>
        <w:tab/>
        <w:t>Medellín, Febrero  07</w:t>
      </w:r>
      <w:r w:rsidR="000C372A">
        <w:t xml:space="preserve">    de    2011</w:t>
      </w:r>
    </w:p>
    <w:p w:rsidR="000C372A" w:rsidRDefault="000C372A" w:rsidP="000C372A">
      <w:r>
        <w:t>PARA:</w:t>
      </w:r>
      <w:r>
        <w:tab/>
      </w:r>
      <w:r>
        <w:tab/>
        <w:t>PLÁSTICOS DARMA</w:t>
      </w:r>
    </w:p>
    <w:p w:rsidR="000C372A" w:rsidRDefault="000C372A" w:rsidP="000C372A">
      <w:r>
        <w:t>ATENCIÓN:</w:t>
      </w:r>
      <w:r>
        <w:tab/>
        <w:t>Sr. Darío Jaramillo</w:t>
      </w:r>
    </w:p>
    <w:p w:rsidR="000C372A" w:rsidRDefault="000C372A" w:rsidP="000C372A">
      <w:r>
        <w:tab/>
      </w:r>
      <w:r>
        <w:tab/>
        <w:t>Gerente.</w:t>
      </w:r>
    </w:p>
    <w:p w:rsidR="000C372A" w:rsidRDefault="000C372A" w:rsidP="000C372A"/>
    <w:p w:rsidR="000C372A" w:rsidRDefault="000C372A" w:rsidP="000C372A">
      <w:r>
        <w:t>Apreciado Don Darío :</w:t>
      </w:r>
    </w:p>
    <w:p w:rsidR="000C372A" w:rsidRDefault="000C372A" w:rsidP="000C372A">
      <w:r>
        <w:t xml:space="preserve"> </w:t>
      </w:r>
    </w:p>
    <w:p w:rsidR="000C372A" w:rsidRDefault="000C372A" w:rsidP="000C372A">
      <w:r>
        <w:t>Con la presente estamos solicitando el siguiente servicio de EXTRUSION E IMPRESION:</w:t>
      </w:r>
    </w:p>
    <w:p w:rsidR="000C372A" w:rsidRDefault="000C372A" w:rsidP="000C372A"/>
    <w:p w:rsidR="000C372A" w:rsidRDefault="000C372A" w:rsidP="000C372A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0C372A" w:rsidRDefault="000C372A" w:rsidP="000C372A">
      <w:pPr>
        <w:rPr>
          <w:b/>
          <w:bCs/>
          <w:u w:val="single"/>
        </w:rPr>
      </w:pPr>
    </w:p>
    <w:p w:rsidR="000C372A" w:rsidRDefault="000C372A" w:rsidP="000C372A">
      <w:r>
        <w:t>MATERIAL:</w:t>
      </w:r>
      <w:r>
        <w:tab/>
      </w:r>
      <w:r>
        <w:tab/>
        <w:t>P</w:t>
      </w:r>
      <w:r w:rsidR="0096312E">
        <w:t>olietileno BAJA  Tubular  Transparente.</w:t>
      </w:r>
    </w:p>
    <w:p w:rsidR="000C372A" w:rsidRPr="003F0627" w:rsidRDefault="000C372A" w:rsidP="000C372A">
      <w:pPr>
        <w:rPr>
          <w:b/>
        </w:rPr>
      </w:pPr>
      <w:r>
        <w:t>MEDIDA:</w:t>
      </w:r>
      <w:r>
        <w:tab/>
      </w:r>
      <w:r>
        <w:tab/>
      </w:r>
      <w:r>
        <w:rPr>
          <w:b/>
        </w:rPr>
        <w:t>50    cm</w:t>
      </w:r>
    </w:p>
    <w:p w:rsidR="000C372A" w:rsidRDefault="000C372A" w:rsidP="000C372A">
      <w:r>
        <w:t>CALIBRE:</w:t>
      </w:r>
      <w:r>
        <w:tab/>
      </w:r>
      <w:r>
        <w:tab/>
      </w:r>
      <w:r w:rsidRPr="00BF395A">
        <w:rPr>
          <w:b/>
        </w:rPr>
        <w:t>2</w:t>
      </w:r>
      <w:r>
        <w:rPr>
          <w:b/>
        </w:rPr>
        <w:t xml:space="preserve">.0   </w:t>
      </w:r>
      <w:r w:rsidRPr="00BB2CA5">
        <w:rPr>
          <w:b/>
        </w:rPr>
        <w:t>”</w:t>
      </w:r>
    </w:p>
    <w:p w:rsidR="000C372A" w:rsidRDefault="002949F5" w:rsidP="000C372A">
      <w:r>
        <w:t>COLOR:</w:t>
      </w:r>
      <w:r>
        <w:tab/>
      </w:r>
      <w:r>
        <w:tab/>
        <w:t>Transparente</w:t>
      </w:r>
    </w:p>
    <w:p w:rsidR="000C372A" w:rsidRDefault="000C372A" w:rsidP="000C372A">
      <w:r>
        <w:t>TRATADO:</w:t>
      </w:r>
      <w:r>
        <w:tab/>
      </w:r>
      <w:r>
        <w:tab/>
        <w:t>1  Cara.</w:t>
      </w:r>
    </w:p>
    <w:p w:rsidR="000C372A" w:rsidRDefault="000C372A" w:rsidP="000C372A">
      <w:pPr>
        <w:rPr>
          <w:b/>
          <w:bCs/>
        </w:rPr>
      </w:pPr>
      <w:r>
        <w:t>CANTIDAD:</w:t>
      </w:r>
      <w:r>
        <w:tab/>
      </w:r>
      <w:r>
        <w:tab/>
      </w:r>
      <w:r w:rsidR="0096312E">
        <w:rPr>
          <w:b/>
        </w:rPr>
        <w:t>28</w:t>
      </w:r>
      <w:r>
        <w:rPr>
          <w:b/>
        </w:rPr>
        <w:t>0</w:t>
      </w:r>
      <w:r>
        <w:t xml:space="preserve">    Kg.</w:t>
      </w:r>
      <w:r>
        <w:rPr>
          <w:b/>
          <w:bCs/>
        </w:rPr>
        <w:tab/>
      </w:r>
    </w:p>
    <w:p w:rsidR="000C372A" w:rsidRDefault="00C94798" w:rsidP="000C372A">
      <w:r>
        <w:t>COLORES:</w:t>
      </w:r>
      <w:r>
        <w:tab/>
      </w:r>
      <w:r>
        <w:tab/>
        <w:t>2  según arte</w:t>
      </w:r>
    </w:p>
    <w:p w:rsidR="000C372A" w:rsidRDefault="000C372A" w:rsidP="000C372A">
      <w:r>
        <w:t>CARAS:</w:t>
      </w:r>
      <w:r>
        <w:tab/>
      </w:r>
      <w:r>
        <w:tab/>
      </w:r>
      <w:r w:rsidR="00C94798">
        <w:t>2  (  2</w:t>
      </w:r>
      <w:r w:rsidR="006C6B66">
        <w:t xml:space="preserve">  x 2</w:t>
      </w:r>
      <w:r>
        <w:t xml:space="preserve">  )</w:t>
      </w:r>
    </w:p>
    <w:p w:rsidR="000C372A" w:rsidRDefault="000C372A" w:rsidP="000C372A">
      <w:r>
        <w:t>REPETICIÓN:</w:t>
      </w:r>
      <w:r>
        <w:tab/>
        <w:t xml:space="preserve">40    Cms. </w:t>
      </w:r>
    </w:p>
    <w:p w:rsidR="000C372A" w:rsidRDefault="000C372A" w:rsidP="000C372A">
      <w:r>
        <w:t>BOLSA:</w:t>
      </w:r>
      <w:r>
        <w:tab/>
      </w:r>
      <w:r>
        <w:tab/>
        <w:t xml:space="preserve">40   X   50   cm  </w:t>
      </w:r>
    </w:p>
    <w:p w:rsidR="000C372A" w:rsidRDefault="000C372A" w:rsidP="000C372A">
      <w:r>
        <w:t>RODILLO :                40</w:t>
      </w:r>
    </w:p>
    <w:p w:rsidR="000C372A" w:rsidRDefault="000C372A" w:rsidP="000C372A">
      <w:r>
        <w:t>SELLADO:</w:t>
      </w:r>
      <w:r>
        <w:tab/>
      </w:r>
      <w:r>
        <w:tab/>
        <w:t xml:space="preserve">Lateral  </w:t>
      </w:r>
    </w:p>
    <w:p w:rsidR="000C372A" w:rsidRPr="001F34F2" w:rsidRDefault="000C372A" w:rsidP="000C372A">
      <w:r w:rsidRPr="001F34F2">
        <w:t>REFERENCIA:</w:t>
      </w:r>
      <w:r w:rsidRPr="001F34F2">
        <w:tab/>
      </w:r>
      <w:r>
        <w:rPr>
          <w:b/>
        </w:rPr>
        <w:t>ZONA  VIRTUAL</w:t>
      </w:r>
    </w:p>
    <w:p w:rsidR="000C372A" w:rsidRPr="001F34F2" w:rsidRDefault="000C372A" w:rsidP="000C372A"/>
    <w:p w:rsidR="000C372A" w:rsidRPr="001F34F2" w:rsidRDefault="000C372A" w:rsidP="000C372A">
      <w:r w:rsidRPr="001F34F2">
        <w:rPr>
          <w:b/>
        </w:rPr>
        <w:tab/>
      </w:r>
      <w:r w:rsidRPr="001F34F2">
        <w:rPr>
          <w:b/>
        </w:rPr>
        <w:tab/>
      </w:r>
      <w:r w:rsidRPr="001F34F2">
        <w:rPr>
          <w:b/>
        </w:rPr>
        <w:tab/>
      </w:r>
    </w:p>
    <w:p w:rsidR="000C372A" w:rsidRDefault="000C372A" w:rsidP="000C372A">
      <w:r>
        <w:rPr>
          <w:b/>
          <w:bCs/>
          <w:u w:val="single"/>
        </w:rPr>
        <w:t>NOTA:</w:t>
      </w:r>
      <w:r>
        <w:t xml:space="preserve">  - </w:t>
      </w:r>
      <w:r w:rsidRPr="005B7084">
        <w:rPr>
          <w:b/>
        </w:rPr>
        <w:t>ARTE  NUEVO, GRAFIFLEX ENVIA LOS CYRELES</w:t>
      </w:r>
    </w:p>
    <w:p w:rsidR="000C372A" w:rsidRPr="00D41261" w:rsidRDefault="000C372A" w:rsidP="000C372A">
      <w:pPr>
        <w:numPr>
          <w:ilvl w:val="0"/>
          <w:numId w:val="2"/>
        </w:numPr>
        <w:ind w:left="1500"/>
        <w:rPr>
          <w:b/>
        </w:rPr>
      </w:pPr>
      <w:r>
        <w:t>Altura y tonos según   Arte</w:t>
      </w:r>
    </w:p>
    <w:p w:rsidR="000C372A" w:rsidRDefault="000C372A" w:rsidP="000C372A">
      <w:pPr>
        <w:numPr>
          <w:ilvl w:val="0"/>
          <w:numId w:val="2"/>
        </w:numPr>
        <w:rPr>
          <w:b/>
        </w:rPr>
      </w:pPr>
      <w:r>
        <w:rPr>
          <w:b/>
        </w:rPr>
        <w:t>Colocar pie de Imprenta de P.U.</w:t>
      </w:r>
    </w:p>
    <w:p w:rsidR="000C372A" w:rsidRDefault="000C372A" w:rsidP="000C372A">
      <w:pPr>
        <w:ind w:left="1860"/>
        <w:rPr>
          <w:b/>
          <w:sz w:val="28"/>
          <w:szCs w:val="28"/>
        </w:rPr>
      </w:pPr>
    </w:p>
    <w:p w:rsidR="000C372A" w:rsidRDefault="000C372A" w:rsidP="000C372A">
      <w:pPr>
        <w:numPr>
          <w:ilvl w:val="0"/>
          <w:numId w:val="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Se  envía  película de PU.</w:t>
      </w:r>
    </w:p>
    <w:p w:rsidR="000C372A" w:rsidRDefault="000C372A" w:rsidP="000C372A"/>
    <w:p w:rsidR="000C372A" w:rsidRPr="00465B97" w:rsidRDefault="000C372A" w:rsidP="000C372A"/>
    <w:p w:rsidR="000C372A" w:rsidRDefault="000C372A" w:rsidP="000C372A">
      <w:r>
        <w:t>Agradezco la atención y colaboración prestada.</w:t>
      </w:r>
    </w:p>
    <w:p w:rsidR="000C372A" w:rsidRDefault="000C372A" w:rsidP="000C372A"/>
    <w:p w:rsidR="000C372A" w:rsidRDefault="000C372A" w:rsidP="000C372A">
      <w:r>
        <w:t>Cordialmente,</w:t>
      </w:r>
    </w:p>
    <w:p w:rsidR="000C372A" w:rsidRDefault="000C372A" w:rsidP="000C372A"/>
    <w:p w:rsidR="000C372A" w:rsidRDefault="000C372A" w:rsidP="000C372A"/>
    <w:p w:rsidR="000C372A" w:rsidRDefault="000C372A" w:rsidP="000C372A">
      <w:r>
        <w:t>RICARDO CASAS ZAPATA</w:t>
      </w:r>
    </w:p>
    <w:p w:rsidR="000C372A" w:rsidRDefault="000C372A" w:rsidP="000C372A">
      <w:r>
        <w:t>Director.</w:t>
      </w:r>
    </w:p>
    <w:p w:rsidR="003D2AB5" w:rsidRDefault="003D2AB5" w:rsidP="000C372A"/>
    <w:p w:rsidR="00667518" w:rsidRDefault="00667518" w:rsidP="00667518">
      <w:pPr>
        <w:rPr>
          <w:b/>
          <w:bCs/>
          <w:sz w:val="20"/>
        </w:rPr>
      </w:pPr>
    </w:p>
    <w:p w:rsidR="00667518" w:rsidRDefault="00667518" w:rsidP="00667518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667518" w:rsidRDefault="00667518" w:rsidP="00667518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667518" w:rsidRDefault="00667518" w:rsidP="00667518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667518" w:rsidRDefault="00667518" w:rsidP="00667518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667518" w:rsidRDefault="00667518" w:rsidP="00667518"/>
    <w:p w:rsidR="00667518" w:rsidRDefault="00667518" w:rsidP="00667518">
      <w:pPr>
        <w:pStyle w:val="Ttulo1"/>
      </w:pPr>
      <w:r>
        <w:t>ORDEN DE TRABAJO   N°      08046</w:t>
      </w:r>
    </w:p>
    <w:p w:rsidR="00667518" w:rsidRDefault="00667518" w:rsidP="00667518"/>
    <w:p w:rsidR="00667518" w:rsidRDefault="00667518" w:rsidP="00667518">
      <w:r>
        <w:t>FECHA:</w:t>
      </w:r>
      <w:r w:rsidR="004A74B2">
        <w:tab/>
        <w:t>Medellín, Febrero  07     de  2011</w:t>
      </w:r>
    </w:p>
    <w:p w:rsidR="00667518" w:rsidRDefault="00667518" w:rsidP="00667518">
      <w:r>
        <w:t>PARA:</w:t>
      </w:r>
      <w:r>
        <w:tab/>
      </w:r>
      <w:r>
        <w:tab/>
        <w:t>PLÁSTICOS   DARMA</w:t>
      </w:r>
    </w:p>
    <w:p w:rsidR="00667518" w:rsidRDefault="00667518" w:rsidP="00667518">
      <w:r>
        <w:t>ATENCIÓN:</w:t>
      </w:r>
      <w:r>
        <w:tab/>
        <w:t>Sr. DARIO JARAMILLO</w:t>
      </w:r>
    </w:p>
    <w:p w:rsidR="00667518" w:rsidRDefault="00667518" w:rsidP="00667518"/>
    <w:p w:rsidR="00667518" w:rsidRDefault="00667518" w:rsidP="00667518">
      <w:r>
        <w:t>Apreciado Dn DARIO:</w:t>
      </w:r>
    </w:p>
    <w:p w:rsidR="00667518" w:rsidRDefault="00667518" w:rsidP="00667518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667518" w:rsidRDefault="00667518" w:rsidP="00667518"/>
    <w:p w:rsidR="00667518" w:rsidRDefault="00667518" w:rsidP="00667518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667518" w:rsidRDefault="00667518" w:rsidP="00667518"/>
    <w:p w:rsidR="00667518" w:rsidRDefault="00667518" w:rsidP="00667518">
      <w:r>
        <w:t>MATERIAL :</w:t>
      </w:r>
      <w:r>
        <w:tab/>
      </w:r>
      <w:r>
        <w:tab/>
        <w:t xml:space="preserve">Polietileno de Baja  densidad   </w:t>
      </w:r>
      <w:r w:rsidR="00E14FCE">
        <w:rPr>
          <w:b/>
          <w:u w:val="single"/>
        </w:rPr>
        <w:t>Trans</w:t>
      </w:r>
      <w:r w:rsidR="004A74B2">
        <w:rPr>
          <w:b/>
          <w:u w:val="single"/>
        </w:rPr>
        <w:t>parente</w:t>
      </w:r>
      <w:r>
        <w:t xml:space="preserve">  Tubular</w:t>
      </w:r>
    </w:p>
    <w:p w:rsidR="00667518" w:rsidRDefault="00667518" w:rsidP="00667518">
      <w:r>
        <w:t>MEDIDA:</w:t>
      </w:r>
      <w:r>
        <w:tab/>
      </w:r>
      <w:r>
        <w:tab/>
      </w:r>
      <w:r>
        <w:rPr>
          <w:b/>
        </w:rPr>
        <w:t>5</w:t>
      </w:r>
      <w:r w:rsidRPr="008D3CB8">
        <w:rPr>
          <w:b/>
        </w:rPr>
        <w:t>0</w:t>
      </w:r>
      <w:r>
        <w:t xml:space="preserve">   cms   </w:t>
      </w:r>
    </w:p>
    <w:p w:rsidR="00667518" w:rsidRDefault="00667518" w:rsidP="00667518">
      <w:r>
        <w:t>CALIBRE :</w:t>
      </w:r>
      <w:r>
        <w:tab/>
      </w:r>
      <w:r>
        <w:tab/>
      </w:r>
      <w:r>
        <w:rPr>
          <w:b/>
        </w:rPr>
        <w:t>2.0</w:t>
      </w:r>
      <w:r>
        <w:t xml:space="preserve">   “</w:t>
      </w:r>
    </w:p>
    <w:p w:rsidR="00667518" w:rsidRDefault="004A74B2" w:rsidP="00667518">
      <w:r>
        <w:t>COLOR :</w:t>
      </w:r>
      <w:r>
        <w:tab/>
      </w:r>
      <w:r>
        <w:tab/>
        <w:t>Transparente</w:t>
      </w:r>
    </w:p>
    <w:p w:rsidR="00667518" w:rsidRPr="0007721A" w:rsidRDefault="00E14FCE" w:rsidP="00667518">
      <w:r>
        <w:t xml:space="preserve">TRATADO : </w:t>
      </w:r>
      <w:r>
        <w:tab/>
      </w:r>
      <w:r>
        <w:tab/>
        <w:t>2  caras</w:t>
      </w:r>
    </w:p>
    <w:p w:rsidR="00667518" w:rsidRDefault="00667518" w:rsidP="00667518">
      <w:r>
        <w:t xml:space="preserve">CANTIDAD : </w:t>
      </w:r>
      <w:r>
        <w:tab/>
      </w:r>
      <w:r w:rsidR="00171977">
        <w:rPr>
          <w:b/>
        </w:rPr>
        <w:t>19</w:t>
      </w:r>
      <w:r w:rsidR="004A74B2">
        <w:rPr>
          <w:b/>
        </w:rPr>
        <w:t>0</w:t>
      </w:r>
      <w:r>
        <w:t xml:space="preserve">    kg</w:t>
      </w:r>
    </w:p>
    <w:p w:rsidR="00667518" w:rsidRDefault="00667518" w:rsidP="00667518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 w:rsidR="00E14FCE">
        <w:tab/>
        <w:t>2    según  arte</w:t>
      </w:r>
      <w:r>
        <w:t xml:space="preserve"> </w:t>
      </w:r>
    </w:p>
    <w:p w:rsidR="00667518" w:rsidRDefault="00667518" w:rsidP="00667518">
      <w:r>
        <w:t xml:space="preserve">CARAS : </w:t>
      </w:r>
      <w:r>
        <w:tab/>
      </w:r>
      <w:r>
        <w:tab/>
        <w:t>1  ( 1  x  1  )</w:t>
      </w:r>
    </w:p>
    <w:p w:rsidR="00667518" w:rsidRDefault="00667518" w:rsidP="00667518">
      <w:r>
        <w:t xml:space="preserve">REPETICIÓN : </w:t>
      </w:r>
      <w:r>
        <w:tab/>
        <w:t>40   cms</w:t>
      </w:r>
    </w:p>
    <w:p w:rsidR="00667518" w:rsidRDefault="00667518" w:rsidP="00667518">
      <w:r>
        <w:t>RODILLO :</w:t>
      </w:r>
      <w:r>
        <w:tab/>
      </w:r>
      <w:r>
        <w:tab/>
        <w:t>40</w:t>
      </w:r>
    </w:p>
    <w:p w:rsidR="00667518" w:rsidRDefault="00667518" w:rsidP="00667518">
      <w:r>
        <w:t>BOLSA  :</w:t>
      </w:r>
      <w:r>
        <w:tab/>
      </w:r>
      <w:r>
        <w:tab/>
      </w:r>
      <w:r>
        <w:rPr>
          <w:b/>
        </w:rPr>
        <w:t>40  x  5</w:t>
      </w:r>
      <w:r w:rsidRPr="00336CAC">
        <w:rPr>
          <w:b/>
        </w:rPr>
        <w:t>0   cm</w:t>
      </w:r>
      <w:r>
        <w:t xml:space="preserve">    </w:t>
      </w:r>
    </w:p>
    <w:p w:rsidR="00667518" w:rsidRDefault="00667518" w:rsidP="00667518">
      <w:r>
        <w:t>SELLADO .</w:t>
      </w:r>
      <w:r>
        <w:tab/>
      </w:r>
      <w:r>
        <w:tab/>
        <w:t>Lateral</w:t>
      </w:r>
    </w:p>
    <w:p w:rsidR="00667518" w:rsidRDefault="00667518" w:rsidP="00667518">
      <w:r>
        <w:t>REFERENCIA :</w:t>
      </w:r>
      <w:r>
        <w:tab/>
      </w:r>
      <w:r>
        <w:rPr>
          <w:b/>
        </w:rPr>
        <w:t>CARMEL  SEGUNDAS</w:t>
      </w:r>
    </w:p>
    <w:p w:rsidR="00667518" w:rsidRDefault="00667518" w:rsidP="00667518"/>
    <w:p w:rsidR="00667518" w:rsidRDefault="00667518" w:rsidP="00667518"/>
    <w:p w:rsidR="00667518" w:rsidRDefault="00667518" w:rsidP="00667518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>
        <w:rPr>
          <w:bCs/>
        </w:rPr>
        <w:t>Cyreles  en  su  planta</w:t>
      </w:r>
    </w:p>
    <w:p w:rsidR="00667518" w:rsidRDefault="00667518" w:rsidP="00667518">
      <w:r>
        <w:t xml:space="preserve">                   -   Anexo muestra física para   alturas y Tonos.</w:t>
      </w:r>
    </w:p>
    <w:p w:rsidR="00667518" w:rsidRDefault="00667518" w:rsidP="00667518">
      <w:r>
        <w:tab/>
        <w:t xml:space="preserve">        -  No colocar pie de Imprenta.</w:t>
      </w:r>
    </w:p>
    <w:p w:rsidR="00667518" w:rsidRDefault="00667518" w:rsidP="00667518">
      <w:pPr>
        <w:rPr>
          <w:b/>
        </w:rPr>
      </w:pPr>
      <w:r>
        <w:tab/>
        <w:t xml:space="preserve">        </w:t>
      </w: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667518" w:rsidRPr="0066704D" w:rsidRDefault="00667518" w:rsidP="00667518">
      <w:pPr>
        <w:rPr>
          <w:b/>
        </w:rPr>
      </w:pPr>
      <w:r>
        <w:rPr>
          <w:b/>
        </w:rPr>
        <w:tab/>
        <w:t xml:space="preserve">        -  EL MATERIAL  LO ENVIA  P.U .</w:t>
      </w:r>
    </w:p>
    <w:p w:rsidR="00667518" w:rsidRDefault="00667518" w:rsidP="00667518">
      <w:r>
        <w:tab/>
      </w:r>
    </w:p>
    <w:p w:rsidR="00667518" w:rsidRDefault="00667518" w:rsidP="00667518">
      <w:r>
        <w:tab/>
      </w:r>
    </w:p>
    <w:p w:rsidR="00667518" w:rsidRDefault="00667518" w:rsidP="00667518">
      <w:r>
        <w:t>Agradezco la atención y colaboración prestada.</w:t>
      </w:r>
    </w:p>
    <w:p w:rsidR="00667518" w:rsidRDefault="00667518" w:rsidP="00667518"/>
    <w:p w:rsidR="00667518" w:rsidRDefault="00667518" w:rsidP="00667518"/>
    <w:p w:rsidR="00667518" w:rsidRDefault="00667518" w:rsidP="00667518">
      <w:r>
        <w:t>Cordialmente</w:t>
      </w:r>
    </w:p>
    <w:p w:rsidR="00667518" w:rsidRDefault="00667518" w:rsidP="00667518"/>
    <w:p w:rsidR="00667518" w:rsidRDefault="00667518" w:rsidP="00667518"/>
    <w:p w:rsidR="00667518" w:rsidRDefault="00667518" w:rsidP="00667518">
      <w:r>
        <w:t>RICARDO CASAS ZAPATA</w:t>
      </w:r>
    </w:p>
    <w:p w:rsidR="00667518" w:rsidRDefault="00667518" w:rsidP="00667518">
      <w:r>
        <w:t>Director.</w:t>
      </w:r>
    </w:p>
    <w:p w:rsidR="00667518" w:rsidRDefault="00667518" w:rsidP="00667518"/>
    <w:p w:rsidR="00667518" w:rsidRDefault="00667518" w:rsidP="00667518"/>
    <w:p w:rsidR="000C372A" w:rsidRDefault="000C372A" w:rsidP="0042659C">
      <w:pPr>
        <w:rPr>
          <w:b/>
        </w:rPr>
      </w:pPr>
    </w:p>
    <w:p w:rsidR="00A51EA7" w:rsidRDefault="00A51EA7" w:rsidP="0042659C">
      <w:pPr>
        <w:rPr>
          <w:b/>
        </w:rPr>
      </w:pPr>
    </w:p>
    <w:p w:rsidR="00A51EA7" w:rsidRDefault="00A51EA7" w:rsidP="0042659C">
      <w:pPr>
        <w:rPr>
          <w:b/>
        </w:rPr>
      </w:pPr>
    </w:p>
    <w:p w:rsidR="00A51EA7" w:rsidRDefault="00A51EA7" w:rsidP="00A51EA7">
      <w:pPr>
        <w:rPr>
          <w:b/>
        </w:rPr>
      </w:pPr>
    </w:p>
    <w:p w:rsidR="00A51EA7" w:rsidRDefault="00A51EA7" w:rsidP="00A51EA7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A51EA7" w:rsidRDefault="00A51EA7" w:rsidP="00A51EA7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A51EA7" w:rsidRDefault="00A51EA7" w:rsidP="00A51EA7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A51EA7" w:rsidRDefault="00A51EA7" w:rsidP="00A51EA7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A51EA7" w:rsidRDefault="00A51EA7" w:rsidP="00A51EA7"/>
    <w:p w:rsidR="00A51EA7" w:rsidRDefault="00A51EA7" w:rsidP="00A51EA7">
      <w:pPr>
        <w:pStyle w:val="Ttulo1"/>
      </w:pPr>
      <w:r>
        <w:t>ORDEN DE TRABAJO    N°      08044</w:t>
      </w:r>
    </w:p>
    <w:p w:rsidR="00A51EA7" w:rsidRDefault="00A51EA7" w:rsidP="00A51EA7"/>
    <w:p w:rsidR="00A51EA7" w:rsidRDefault="00A51EA7" w:rsidP="00A51EA7">
      <w:r>
        <w:t>FECHA:</w:t>
      </w:r>
      <w:r>
        <w:tab/>
        <w:t>Medellín,   Febrero  07   de   2011</w:t>
      </w:r>
    </w:p>
    <w:p w:rsidR="00A51EA7" w:rsidRDefault="00A51EA7" w:rsidP="00A51EA7">
      <w:r>
        <w:t>PARA:</w:t>
      </w:r>
      <w:r>
        <w:tab/>
      </w:r>
      <w:r>
        <w:tab/>
        <w:t>PLÁSTICOS DARMA</w:t>
      </w:r>
    </w:p>
    <w:p w:rsidR="00A51EA7" w:rsidRDefault="00A51EA7" w:rsidP="00A51EA7">
      <w:r>
        <w:t>ATENCIÓN:</w:t>
      </w:r>
      <w:r>
        <w:tab/>
        <w:t>Sr. DARIO JARAMILLO</w:t>
      </w:r>
    </w:p>
    <w:p w:rsidR="00A51EA7" w:rsidRDefault="00A51EA7" w:rsidP="00A51EA7"/>
    <w:p w:rsidR="00A51EA7" w:rsidRDefault="00A51EA7" w:rsidP="00A51EA7">
      <w:r>
        <w:t>Apreciado Dn DARIO:</w:t>
      </w:r>
    </w:p>
    <w:p w:rsidR="00A51EA7" w:rsidRDefault="00A51EA7" w:rsidP="00A51EA7">
      <w:r>
        <w:t>Con la presente estamos solicitando el siguiente servicio de extrusión e impresión</w:t>
      </w:r>
    </w:p>
    <w:p w:rsidR="00A51EA7" w:rsidRDefault="00A51EA7" w:rsidP="00A51EA7"/>
    <w:p w:rsidR="00A51EA7" w:rsidRDefault="00A51EA7" w:rsidP="00A51EA7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A51EA7" w:rsidRDefault="00A51EA7" w:rsidP="00A51EA7"/>
    <w:p w:rsidR="00A51EA7" w:rsidRDefault="00A51EA7" w:rsidP="00A51EA7">
      <w:r>
        <w:t>MATERIAL :</w:t>
      </w:r>
      <w:r>
        <w:tab/>
      </w:r>
      <w:r>
        <w:tab/>
        <w:t xml:space="preserve">Polietileno de Baja  densidad   </w:t>
      </w:r>
      <w:r>
        <w:rPr>
          <w:b/>
        </w:rPr>
        <w:t>Transparente</w:t>
      </w:r>
      <w:r>
        <w:t xml:space="preserve">  Tubular</w:t>
      </w:r>
    </w:p>
    <w:p w:rsidR="00A51EA7" w:rsidRDefault="00A51EA7" w:rsidP="00A51EA7">
      <w:r>
        <w:t>MEDIDA:</w:t>
      </w:r>
      <w:r>
        <w:tab/>
      </w:r>
      <w:r>
        <w:tab/>
      </w:r>
      <w:r w:rsidRPr="007673F0">
        <w:rPr>
          <w:b/>
        </w:rPr>
        <w:t>50</w:t>
      </w:r>
      <w:r>
        <w:t xml:space="preserve">   cms   </w:t>
      </w:r>
    </w:p>
    <w:p w:rsidR="00A51EA7" w:rsidRDefault="00A51EA7" w:rsidP="00A51EA7">
      <w:r>
        <w:t>CALIBRE :</w:t>
      </w:r>
      <w:r>
        <w:tab/>
      </w:r>
      <w:r>
        <w:tab/>
      </w:r>
      <w:r w:rsidRPr="007673F0">
        <w:rPr>
          <w:b/>
        </w:rPr>
        <w:t>2.</w:t>
      </w:r>
      <w:r w:rsidR="004E34E5">
        <w:rPr>
          <w:b/>
        </w:rPr>
        <w:t>0</w:t>
      </w:r>
      <w:r>
        <w:t xml:space="preserve">   “</w:t>
      </w:r>
    </w:p>
    <w:p w:rsidR="00A51EA7" w:rsidRDefault="00A51EA7" w:rsidP="00A51EA7">
      <w:r>
        <w:t>COLOR :</w:t>
      </w:r>
      <w:r>
        <w:tab/>
      </w:r>
      <w:r>
        <w:tab/>
        <w:t>Transparente</w:t>
      </w:r>
    </w:p>
    <w:p w:rsidR="00A51EA7" w:rsidRDefault="00100CFF" w:rsidP="00A51EA7">
      <w:r>
        <w:t xml:space="preserve">TRATADO : </w:t>
      </w:r>
      <w:r>
        <w:tab/>
      </w:r>
      <w:r>
        <w:tab/>
        <w:t>2</w:t>
      </w:r>
      <w:r w:rsidR="00A51EA7">
        <w:t xml:space="preserve">  cara</w:t>
      </w:r>
      <w:r>
        <w:t>s</w:t>
      </w:r>
    </w:p>
    <w:p w:rsidR="00A51EA7" w:rsidRDefault="00A51EA7" w:rsidP="00A51EA7">
      <w:pPr>
        <w:rPr>
          <w:b/>
          <w:bCs/>
          <w:u w:val="single"/>
        </w:rPr>
      </w:pPr>
      <w:r>
        <w:t xml:space="preserve">CANTIDAD : </w:t>
      </w:r>
      <w:r>
        <w:tab/>
      </w:r>
      <w:r w:rsidR="004075E5">
        <w:rPr>
          <w:b/>
        </w:rPr>
        <w:t>3</w:t>
      </w:r>
      <w:r>
        <w:rPr>
          <w:b/>
        </w:rPr>
        <w:t>80</w:t>
      </w:r>
      <w:r>
        <w:t xml:space="preserve">   kg</w:t>
      </w:r>
    </w:p>
    <w:p w:rsidR="00A51EA7" w:rsidRDefault="00A51EA7" w:rsidP="00A51EA7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>2 ( Según  arte</w:t>
      </w:r>
    </w:p>
    <w:p w:rsidR="00A51EA7" w:rsidRDefault="00A51EA7" w:rsidP="00A51EA7">
      <w:r>
        <w:t xml:space="preserve">CARAS : </w:t>
      </w:r>
      <w:r>
        <w:tab/>
      </w:r>
      <w:r>
        <w:tab/>
        <w:t>2</w:t>
      </w:r>
    </w:p>
    <w:p w:rsidR="00A51EA7" w:rsidRDefault="00A51EA7" w:rsidP="00A51EA7">
      <w:r>
        <w:t xml:space="preserve">REPETICIÓN : </w:t>
      </w:r>
      <w:r>
        <w:tab/>
        <w:t>40  cms</w:t>
      </w:r>
    </w:p>
    <w:p w:rsidR="00A51EA7" w:rsidRDefault="00A51EA7" w:rsidP="00A51EA7">
      <w:r>
        <w:t>RODILLO :</w:t>
      </w:r>
      <w:r>
        <w:tab/>
      </w:r>
      <w:r>
        <w:tab/>
        <w:t>40</w:t>
      </w:r>
    </w:p>
    <w:p w:rsidR="00A51EA7" w:rsidRDefault="00A51EA7" w:rsidP="00A51EA7">
      <w:r>
        <w:t>BOLSA  :</w:t>
      </w:r>
      <w:r>
        <w:tab/>
      </w:r>
      <w:r>
        <w:tab/>
        <w:t xml:space="preserve">40 X 50    cm    </w:t>
      </w:r>
    </w:p>
    <w:p w:rsidR="00A51EA7" w:rsidRDefault="00A51EA7" w:rsidP="00A51EA7">
      <w:r>
        <w:t>SELLADO .</w:t>
      </w:r>
      <w:r>
        <w:tab/>
      </w:r>
      <w:r>
        <w:tab/>
        <w:t>Lateral</w:t>
      </w:r>
    </w:p>
    <w:p w:rsidR="00A51EA7" w:rsidRPr="0051457F" w:rsidRDefault="00A51EA7" w:rsidP="00A51EA7">
      <w:pPr>
        <w:rPr>
          <w:b/>
        </w:rPr>
      </w:pPr>
      <w:r>
        <w:t>REFERENCIA :</w:t>
      </w:r>
      <w:r>
        <w:tab/>
      </w:r>
      <w:r w:rsidRPr="0051457F">
        <w:rPr>
          <w:b/>
        </w:rPr>
        <w:t>PAQUETE  SORPRESA</w:t>
      </w:r>
    </w:p>
    <w:p w:rsidR="00A51EA7" w:rsidRDefault="00A51EA7" w:rsidP="00A51EA7"/>
    <w:p w:rsidR="00A51EA7" w:rsidRDefault="00A51EA7" w:rsidP="00A51EA7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>:     - Los cyreles  NUEVOS LOS ENTREGA GRAFIFLEX</w:t>
      </w:r>
    </w:p>
    <w:p w:rsidR="00A51EA7" w:rsidRDefault="00A51EA7" w:rsidP="00A51EA7">
      <w:r>
        <w:t xml:space="preserve">                   -   Anexo muestra física para   alturas y Tonos.</w:t>
      </w:r>
    </w:p>
    <w:p w:rsidR="00A51EA7" w:rsidRDefault="00A51EA7" w:rsidP="00A51EA7">
      <w:pPr>
        <w:rPr>
          <w:b/>
        </w:rPr>
      </w:pPr>
      <w:r>
        <w:tab/>
        <w:t xml:space="preserve">        - </w:t>
      </w:r>
      <w:r>
        <w:rPr>
          <w:b/>
        </w:rPr>
        <w:t>Colocar pie de Imprenta-  Se aprueba impresión</w:t>
      </w:r>
    </w:p>
    <w:p w:rsidR="00A51EA7" w:rsidRDefault="00A51EA7" w:rsidP="00A51EA7">
      <w:pPr>
        <w:rPr>
          <w:b/>
        </w:rPr>
      </w:pPr>
      <w:r>
        <w:rPr>
          <w:b/>
        </w:rPr>
        <w:t xml:space="preserve">                    </w:t>
      </w:r>
    </w:p>
    <w:p w:rsidR="00A51EA7" w:rsidRDefault="00A51EA7" w:rsidP="00A51EA7">
      <w:r>
        <w:rPr>
          <w:b/>
        </w:rPr>
        <w:tab/>
      </w:r>
      <w:r>
        <w:tab/>
      </w:r>
    </w:p>
    <w:p w:rsidR="00A51EA7" w:rsidRDefault="00A51EA7" w:rsidP="00A51EA7">
      <w:pPr>
        <w:rPr>
          <w:b/>
          <w:u w:val="single"/>
        </w:rPr>
      </w:pPr>
    </w:p>
    <w:p w:rsidR="00A51EA7" w:rsidRDefault="00A51EA7" w:rsidP="00A51EA7">
      <w:r>
        <w:t>Agradezco la atención y colaboración prestada.</w:t>
      </w:r>
    </w:p>
    <w:p w:rsidR="00A51EA7" w:rsidRDefault="00A51EA7" w:rsidP="00A51EA7"/>
    <w:p w:rsidR="00A51EA7" w:rsidRDefault="00A51EA7" w:rsidP="00A51EA7"/>
    <w:p w:rsidR="00A51EA7" w:rsidRDefault="00A51EA7" w:rsidP="00A51EA7">
      <w:r>
        <w:t xml:space="preserve">Cordialmente </w:t>
      </w:r>
    </w:p>
    <w:p w:rsidR="00A51EA7" w:rsidRDefault="00A51EA7" w:rsidP="00A51EA7"/>
    <w:p w:rsidR="00A51EA7" w:rsidRDefault="00A51EA7" w:rsidP="00A51EA7"/>
    <w:p w:rsidR="00A51EA7" w:rsidRDefault="00A51EA7" w:rsidP="00A51EA7"/>
    <w:p w:rsidR="00A51EA7" w:rsidRDefault="00A51EA7" w:rsidP="00A51EA7">
      <w:r>
        <w:t>RICARDO CASAS ZAPATA</w:t>
      </w:r>
    </w:p>
    <w:p w:rsidR="00A51EA7" w:rsidRDefault="00A51EA7" w:rsidP="00A51EA7">
      <w:r>
        <w:t>Director.</w:t>
      </w:r>
    </w:p>
    <w:p w:rsidR="00A51EA7" w:rsidRDefault="00A51EA7" w:rsidP="00A51EA7">
      <w:pPr>
        <w:rPr>
          <w:b/>
        </w:rPr>
      </w:pPr>
    </w:p>
    <w:p w:rsidR="00A51EA7" w:rsidRDefault="00A51EA7" w:rsidP="00A51EA7">
      <w:pPr>
        <w:rPr>
          <w:b/>
        </w:rPr>
      </w:pPr>
    </w:p>
    <w:p w:rsidR="00A51EA7" w:rsidRDefault="00A51EA7" w:rsidP="0042659C">
      <w:pPr>
        <w:rPr>
          <w:b/>
        </w:rPr>
      </w:pPr>
    </w:p>
    <w:p w:rsidR="0009125D" w:rsidRDefault="0009125D" w:rsidP="0042659C">
      <w:pPr>
        <w:rPr>
          <w:b/>
        </w:rPr>
      </w:pPr>
    </w:p>
    <w:p w:rsidR="0009125D" w:rsidRDefault="0009125D" w:rsidP="0042659C">
      <w:pPr>
        <w:rPr>
          <w:b/>
        </w:rPr>
      </w:pPr>
    </w:p>
    <w:p w:rsidR="0009125D" w:rsidRDefault="0009125D" w:rsidP="0009125D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09125D" w:rsidRDefault="0009125D" w:rsidP="0009125D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09125D" w:rsidRDefault="0009125D" w:rsidP="0009125D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09125D" w:rsidRDefault="0009125D" w:rsidP="0009125D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09125D" w:rsidRDefault="0009125D" w:rsidP="0009125D">
      <w:pPr>
        <w:pStyle w:val="Ttulo1"/>
      </w:pPr>
    </w:p>
    <w:p w:rsidR="0009125D" w:rsidRDefault="0009125D" w:rsidP="0009125D">
      <w:pPr>
        <w:pStyle w:val="Ttulo1"/>
      </w:pPr>
      <w:r>
        <w:t>ORDEN DE TRABAJO     N°      08043</w:t>
      </w:r>
    </w:p>
    <w:p w:rsidR="0009125D" w:rsidRDefault="0009125D" w:rsidP="0009125D"/>
    <w:p w:rsidR="0009125D" w:rsidRDefault="0009125D" w:rsidP="0009125D">
      <w:r>
        <w:t>FECHA:</w:t>
      </w:r>
      <w:r>
        <w:tab/>
        <w:t>Medellín, Febrero   07   de  2011</w:t>
      </w:r>
    </w:p>
    <w:p w:rsidR="0009125D" w:rsidRDefault="0009125D" w:rsidP="0009125D">
      <w:r>
        <w:t>PARA:</w:t>
      </w:r>
      <w:r>
        <w:tab/>
      </w:r>
      <w:r>
        <w:tab/>
        <w:t>PLÁSTICOS DARMA</w:t>
      </w:r>
    </w:p>
    <w:p w:rsidR="0009125D" w:rsidRDefault="0009125D" w:rsidP="0009125D">
      <w:r>
        <w:t>ATENCIÓN:</w:t>
      </w:r>
      <w:r>
        <w:tab/>
        <w:t>Sr. Darío Jaramillo</w:t>
      </w:r>
    </w:p>
    <w:p w:rsidR="0009125D" w:rsidRDefault="0009125D" w:rsidP="0009125D">
      <w:r>
        <w:tab/>
      </w:r>
      <w:r>
        <w:tab/>
        <w:t>Gerente.</w:t>
      </w:r>
    </w:p>
    <w:p w:rsidR="0009125D" w:rsidRDefault="0009125D" w:rsidP="0009125D"/>
    <w:p w:rsidR="0009125D" w:rsidRDefault="0009125D" w:rsidP="0009125D">
      <w:r>
        <w:t>Apreciado Don Darío:</w:t>
      </w:r>
    </w:p>
    <w:p w:rsidR="0009125D" w:rsidRDefault="0009125D" w:rsidP="0009125D"/>
    <w:p w:rsidR="0009125D" w:rsidRDefault="0009125D" w:rsidP="0009125D">
      <w:r>
        <w:t>Con la presente estamos solicitando el siguiente Material   :</w:t>
      </w:r>
    </w:p>
    <w:p w:rsidR="0009125D" w:rsidRDefault="0009125D" w:rsidP="0009125D"/>
    <w:p w:rsidR="0009125D" w:rsidRDefault="0009125D" w:rsidP="0009125D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09125D" w:rsidRDefault="0009125D" w:rsidP="0009125D">
      <w:pPr>
        <w:rPr>
          <w:b/>
          <w:bCs/>
          <w:u w:val="single"/>
        </w:rPr>
      </w:pPr>
    </w:p>
    <w:p w:rsidR="0009125D" w:rsidRDefault="0009125D" w:rsidP="0009125D">
      <w:r>
        <w:t>MATERIAL:</w:t>
      </w:r>
      <w:r>
        <w:tab/>
      </w:r>
      <w:r>
        <w:tab/>
      </w:r>
      <w:r w:rsidR="00665167">
        <w:t xml:space="preserve">Polietileno Alta Densidad  Semi-blanco </w:t>
      </w:r>
      <w:r>
        <w:t xml:space="preserve"> Tubular.</w:t>
      </w:r>
    </w:p>
    <w:p w:rsidR="0009125D" w:rsidRDefault="0009125D" w:rsidP="0009125D">
      <w:r>
        <w:t>MEDIDA:</w:t>
      </w:r>
      <w:r>
        <w:tab/>
      </w:r>
      <w:r>
        <w:tab/>
      </w:r>
      <w:r w:rsidR="008E0266">
        <w:rPr>
          <w:b/>
        </w:rPr>
        <w:t>5</w:t>
      </w:r>
      <w:r>
        <w:rPr>
          <w:b/>
        </w:rPr>
        <w:t xml:space="preserve">5 </w:t>
      </w:r>
      <w:r w:rsidRPr="00657B35">
        <w:rPr>
          <w:b/>
        </w:rPr>
        <w:t xml:space="preserve"> Cms</w:t>
      </w:r>
      <w:r>
        <w:t>.</w:t>
      </w:r>
    </w:p>
    <w:p w:rsidR="0009125D" w:rsidRPr="005660D5" w:rsidRDefault="0009125D" w:rsidP="0009125D">
      <w:pPr>
        <w:rPr>
          <w:b/>
          <w:bCs/>
        </w:rPr>
      </w:pPr>
      <w:r>
        <w:t>CALIBRE:</w:t>
      </w:r>
      <w:r>
        <w:tab/>
      </w:r>
      <w:r>
        <w:tab/>
      </w:r>
      <w:r w:rsidR="008E0266">
        <w:t>2</w:t>
      </w:r>
      <w:r>
        <w:t>.9</w:t>
      </w:r>
      <w:r w:rsidRPr="005660D5">
        <w:rPr>
          <w:b/>
        </w:rPr>
        <w:t xml:space="preserve"> </w:t>
      </w:r>
      <w:r w:rsidRPr="005660D5">
        <w:rPr>
          <w:b/>
          <w:bCs/>
        </w:rPr>
        <w:t xml:space="preserve">  ”</w:t>
      </w:r>
    </w:p>
    <w:p w:rsidR="0009125D" w:rsidRDefault="00665167" w:rsidP="0009125D">
      <w:r>
        <w:t>COLOR:</w:t>
      </w:r>
      <w:r>
        <w:tab/>
      </w:r>
      <w:r>
        <w:tab/>
        <w:t>Semi-blanco</w:t>
      </w:r>
    </w:p>
    <w:p w:rsidR="0009125D" w:rsidRDefault="0009125D" w:rsidP="0009125D">
      <w:r>
        <w:t>TRATADO:</w:t>
      </w:r>
      <w:r>
        <w:tab/>
      </w:r>
      <w:r>
        <w:tab/>
        <w:t>2 Caras.</w:t>
      </w:r>
    </w:p>
    <w:p w:rsidR="0009125D" w:rsidRDefault="0009125D" w:rsidP="0009125D">
      <w:r>
        <w:t>CANTIDAD:</w:t>
      </w:r>
      <w:r>
        <w:tab/>
      </w:r>
      <w:r>
        <w:tab/>
      </w:r>
      <w:r w:rsidR="00665167">
        <w:rPr>
          <w:b/>
        </w:rPr>
        <w:t>160</w:t>
      </w:r>
      <w:r>
        <w:rPr>
          <w:b/>
        </w:rPr>
        <w:t xml:space="preserve"> </w:t>
      </w:r>
      <w:r>
        <w:t xml:space="preserve">   Kg.</w:t>
      </w:r>
    </w:p>
    <w:p w:rsidR="0009125D" w:rsidRDefault="0009125D" w:rsidP="0009125D">
      <w:r>
        <w:t>REFERENCIA:</w:t>
      </w:r>
      <w:r>
        <w:tab/>
      </w:r>
      <w:r w:rsidR="00665167">
        <w:rPr>
          <w:b/>
        </w:rPr>
        <w:t xml:space="preserve">COCOA  </w:t>
      </w:r>
      <w:r w:rsidR="008A68E0">
        <w:rPr>
          <w:b/>
        </w:rPr>
        <w:t xml:space="preserve"> </w:t>
      </w:r>
      <w:r w:rsidR="00665167">
        <w:rPr>
          <w:b/>
        </w:rPr>
        <w:t xml:space="preserve"> ALMACEN</w:t>
      </w:r>
    </w:p>
    <w:p w:rsidR="0009125D" w:rsidRDefault="0009125D" w:rsidP="0009125D">
      <w:r>
        <w:t>COLORES:</w:t>
      </w:r>
      <w:r>
        <w:tab/>
      </w:r>
      <w:r>
        <w:tab/>
        <w:t>1   (  ROJO )</w:t>
      </w:r>
    </w:p>
    <w:p w:rsidR="0009125D" w:rsidRDefault="0009125D" w:rsidP="0009125D">
      <w:r>
        <w:t>CARAS:</w:t>
      </w:r>
      <w:r>
        <w:tab/>
      </w:r>
      <w:r>
        <w:tab/>
        <w:t>2</w:t>
      </w:r>
    </w:p>
    <w:p w:rsidR="0009125D" w:rsidRDefault="00665167" w:rsidP="0009125D">
      <w:r>
        <w:t>REPETICIÓN:</w:t>
      </w:r>
      <w:r>
        <w:tab/>
        <w:t>40</w:t>
      </w:r>
    </w:p>
    <w:p w:rsidR="0009125D" w:rsidRDefault="00665167" w:rsidP="0009125D">
      <w:r>
        <w:t>RODILLO:</w:t>
      </w:r>
      <w:r>
        <w:tab/>
      </w:r>
      <w:r>
        <w:tab/>
        <w:t>40</w:t>
      </w:r>
    </w:p>
    <w:p w:rsidR="0009125D" w:rsidRPr="003B158B" w:rsidRDefault="0009125D" w:rsidP="0009125D">
      <w:pPr>
        <w:rPr>
          <w:b/>
        </w:rPr>
      </w:pPr>
      <w:r>
        <w:t>BOLSA:</w:t>
      </w:r>
      <w:r>
        <w:tab/>
      </w:r>
      <w:r>
        <w:tab/>
      </w:r>
      <w:r w:rsidR="00665167">
        <w:rPr>
          <w:b/>
        </w:rPr>
        <w:t>40  x  5</w:t>
      </w:r>
      <w:r>
        <w:rPr>
          <w:b/>
        </w:rPr>
        <w:t xml:space="preserve">0 + 5 </w:t>
      </w:r>
      <w:r w:rsidRPr="003B158B">
        <w:rPr>
          <w:b/>
        </w:rPr>
        <w:t xml:space="preserve">  cms</w:t>
      </w:r>
      <w:r>
        <w:rPr>
          <w:b/>
        </w:rPr>
        <w:t xml:space="preserve"> </w:t>
      </w:r>
    </w:p>
    <w:p w:rsidR="0009125D" w:rsidRDefault="0009125D" w:rsidP="0009125D">
      <w:r>
        <w:t>SELLADO:</w:t>
      </w:r>
      <w:r>
        <w:tab/>
      </w:r>
      <w:r>
        <w:tab/>
        <w:t xml:space="preserve">Para selle de lateral </w:t>
      </w:r>
    </w:p>
    <w:p w:rsidR="0009125D" w:rsidRDefault="0009125D" w:rsidP="0009125D"/>
    <w:p w:rsidR="0009125D" w:rsidRDefault="0009125D" w:rsidP="0009125D"/>
    <w:p w:rsidR="0009125D" w:rsidRDefault="0009125D" w:rsidP="0009125D">
      <w:r>
        <w:rPr>
          <w:b/>
          <w:bCs/>
          <w:u w:val="single"/>
        </w:rPr>
        <w:t>NOTA:</w:t>
      </w:r>
      <w:r>
        <w:t xml:space="preserve">  * Los cyreles  los envía  GRAFIFLEX</w:t>
      </w:r>
    </w:p>
    <w:p w:rsidR="0009125D" w:rsidRDefault="0009125D" w:rsidP="0009125D">
      <w:pPr>
        <w:numPr>
          <w:ilvl w:val="0"/>
          <w:numId w:val="1"/>
        </w:numPr>
      </w:pPr>
      <w:r>
        <w:t xml:space="preserve">Se envían muestra física  para tonos y  alturas </w:t>
      </w:r>
    </w:p>
    <w:p w:rsidR="0009125D" w:rsidRDefault="0009125D" w:rsidP="0009125D">
      <w:pPr>
        <w:numPr>
          <w:ilvl w:val="0"/>
          <w:numId w:val="1"/>
        </w:numPr>
        <w:ind w:left="885"/>
      </w:pPr>
      <w:r>
        <w:t>SE  APRUEBA IMPRESIÓN</w:t>
      </w:r>
    </w:p>
    <w:p w:rsidR="0009125D" w:rsidRPr="00315AED" w:rsidRDefault="0009125D" w:rsidP="0009125D">
      <w:pPr>
        <w:ind w:left="1245"/>
      </w:pPr>
    </w:p>
    <w:p w:rsidR="0009125D" w:rsidRPr="0098114D" w:rsidRDefault="0009125D" w:rsidP="0009125D">
      <w:pPr>
        <w:rPr>
          <w:b/>
          <w:u w:val="single"/>
        </w:rPr>
      </w:pPr>
    </w:p>
    <w:p w:rsidR="0009125D" w:rsidRDefault="0009125D" w:rsidP="0009125D">
      <w:r>
        <w:t>Agradezco la atención y colaboración prestada.</w:t>
      </w:r>
    </w:p>
    <w:p w:rsidR="0009125D" w:rsidRDefault="0009125D" w:rsidP="0009125D"/>
    <w:p w:rsidR="0009125D" w:rsidRDefault="0009125D" w:rsidP="0009125D"/>
    <w:p w:rsidR="0009125D" w:rsidRDefault="0009125D" w:rsidP="0009125D">
      <w:r>
        <w:t>Cordialmente,</w:t>
      </w:r>
    </w:p>
    <w:p w:rsidR="0009125D" w:rsidRDefault="0009125D" w:rsidP="0009125D"/>
    <w:p w:rsidR="0009125D" w:rsidRDefault="0009125D" w:rsidP="0009125D"/>
    <w:p w:rsidR="0009125D" w:rsidRDefault="0009125D" w:rsidP="0009125D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09125D" w:rsidRDefault="0009125D" w:rsidP="0009125D">
      <w:pPr>
        <w:tabs>
          <w:tab w:val="left" w:pos="1980"/>
        </w:tabs>
      </w:pPr>
      <w:r>
        <w:t>Director.</w:t>
      </w:r>
    </w:p>
    <w:p w:rsidR="0009125D" w:rsidRDefault="0009125D" w:rsidP="0009125D"/>
    <w:p w:rsidR="0009125D" w:rsidRDefault="0009125D" w:rsidP="0042659C">
      <w:pPr>
        <w:rPr>
          <w:b/>
        </w:rPr>
      </w:pPr>
    </w:p>
    <w:p w:rsidR="00F016E7" w:rsidRDefault="00F016E7" w:rsidP="0042659C">
      <w:pPr>
        <w:rPr>
          <w:b/>
        </w:rPr>
      </w:pPr>
    </w:p>
    <w:p w:rsidR="00F016E7" w:rsidRDefault="00F016E7" w:rsidP="0042659C">
      <w:pPr>
        <w:rPr>
          <w:b/>
        </w:rPr>
      </w:pPr>
    </w:p>
    <w:p w:rsidR="00F016E7" w:rsidRDefault="00F016E7" w:rsidP="0042659C">
      <w:pPr>
        <w:rPr>
          <w:b/>
        </w:rPr>
      </w:pPr>
    </w:p>
    <w:p w:rsidR="00F016E7" w:rsidRDefault="00F016E7" w:rsidP="00F016E7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F016E7" w:rsidRDefault="00F016E7" w:rsidP="00F016E7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F016E7" w:rsidRDefault="00F016E7" w:rsidP="00F016E7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F016E7" w:rsidRDefault="00F016E7" w:rsidP="00F016E7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F016E7" w:rsidRDefault="00F016E7" w:rsidP="00F016E7">
      <w:pPr>
        <w:rPr>
          <w:b/>
          <w:bCs/>
        </w:rPr>
      </w:pPr>
    </w:p>
    <w:p w:rsidR="00F016E7" w:rsidRDefault="00F016E7" w:rsidP="00F016E7">
      <w:pPr>
        <w:pStyle w:val="Ttulo1"/>
      </w:pPr>
      <w:r>
        <w:t>ORDEN DE TRABAJO   N°      08063</w:t>
      </w:r>
    </w:p>
    <w:p w:rsidR="00F016E7" w:rsidRDefault="00F016E7" w:rsidP="00F016E7"/>
    <w:p w:rsidR="00F016E7" w:rsidRDefault="00F016E7" w:rsidP="00F016E7">
      <w:r>
        <w:t>FECHA:</w:t>
      </w:r>
      <w:r>
        <w:tab/>
        <w:t>Medellín,  Febrero  08    de  2011</w:t>
      </w:r>
    </w:p>
    <w:p w:rsidR="00F016E7" w:rsidRDefault="00F016E7" w:rsidP="00F016E7">
      <w:r>
        <w:t>PARA:</w:t>
      </w:r>
      <w:r>
        <w:tab/>
      </w:r>
      <w:r>
        <w:tab/>
        <w:t>PLÁSTICOS DARMA</w:t>
      </w:r>
    </w:p>
    <w:p w:rsidR="00F016E7" w:rsidRDefault="00F016E7" w:rsidP="00F016E7">
      <w:r>
        <w:t>ATENCIÓN:</w:t>
      </w:r>
      <w:r>
        <w:tab/>
        <w:t>Sr. Darío Jaramillo</w:t>
      </w:r>
    </w:p>
    <w:p w:rsidR="00F016E7" w:rsidRDefault="00F016E7" w:rsidP="00F016E7">
      <w:r>
        <w:tab/>
      </w:r>
      <w:r>
        <w:tab/>
        <w:t>Gerente.</w:t>
      </w:r>
    </w:p>
    <w:p w:rsidR="00F016E7" w:rsidRDefault="00F016E7" w:rsidP="00F016E7"/>
    <w:p w:rsidR="00F016E7" w:rsidRDefault="00F016E7" w:rsidP="00F016E7">
      <w:r>
        <w:t>Apreciado Don Darío:</w:t>
      </w:r>
    </w:p>
    <w:p w:rsidR="00F016E7" w:rsidRDefault="00F016E7" w:rsidP="00F016E7">
      <w:r>
        <w:t xml:space="preserve"> </w:t>
      </w:r>
    </w:p>
    <w:p w:rsidR="00F016E7" w:rsidRDefault="00F016E7" w:rsidP="00F016E7">
      <w:r>
        <w:t>Con la presente estamos solicitando el siguiente servicio de EXTRUSION E IMPRESION:</w:t>
      </w:r>
    </w:p>
    <w:p w:rsidR="00F016E7" w:rsidRDefault="00F016E7" w:rsidP="00F016E7"/>
    <w:p w:rsidR="00F016E7" w:rsidRDefault="00F016E7" w:rsidP="00F016E7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F016E7" w:rsidRDefault="00F016E7" w:rsidP="00F016E7">
      <w:r>
        <w:t>MATERIAL:</w:t>
      </w:r>
      <w:r>
        <w:tab/>
      </w:r>
      <w:r>
        <w:tab/>
        <w:t>Polietileno Alta Densidad Pigmentado Blanco  Tubular.</w:t>
      </w:r>
    </w:p>
    <w:p w:rsidR="00F016E7" w:rsidRDefault="00F016E7" w:rsidP="00F016E7">
      <w:r>
        <w:t>MEDIDA:</w:t>
      </w:r>
      <w:r>
        <w:tab/>
      </w:r>
      <w:r>
        <w:tab/>
      </w:r>
      <w:r>
        <w:rPr>
          <w:b/>
        </w:rPr>
        <w:t>20   +  6  +  6</w:t>
      </w:r>
      <w:r>
        <w:t xml:space="preserve">           Cms.</w:t>
      </w:r>
    </w:p>
    <w:p w:rsidR="00F016E7" w:rsidRPr="00A86E29" w:rsidRDefault="00F016E7" w:rsidP="00F016E7">
      <w:pPr>
        <w:rPr>
          <w:b/>
          <w:bCs/>
        </w:rPr>
      </w:pPr>
      <w:r>
        <w:t>CALIBRE:</w:t>
      </w:r>
      <w:r>
        <w:tab/>
      </w:r>
      <w:r>
        <w:tab/>
      </w:r>
      <w:r>
        <w:rPr>
          <w:b/>
        </w:rPr>
        <w:t>1.0</w:t>
      </w:r>
      <w:r w:rsidRPr="00A86E29">
        <w:rPr>
          <w:b/>
        </w:rPr>
        <w:t xml:space="preserve"> </w:t>
      </w:r>
      <w:r w:rsidRPr="00A86E29">
        <w:rPr>
          <w:b/>
          <w:bCs/>
        </w:rPr>
        <w:t xml:space="preserve"> ”</w:t>
      </w:r>
    </w:p>
    <w:p w:rsidR="00F016E7" w:rsidRDefault="00F016E7" w:rsidP="00F016E7">
      <w:r>
        <w:t>COLOR:</w:t>
      </w:r>
      <w:r>
        <w:tab/>
      </w:r>
      <w:r>
        <w:tab/>
        <w:t>BLANCO</w:t>
      </w:r>
    </w:p>
    <w:p w:rsidR="00F016E7" w:rsidRPr="000739CD" w:rsidRDefault="00F016E7" w:rsidP="00F016E7">
      <w:pPr>
        <w:rPr>
          <w:b/>
        </w:rPr>
      </w:pPr>
      <w:r>
        <w:t>TRATADO:</w:t>
      </w:r>
      <w:r>
        <w:tab/>
      </w:r>
      <w:r>
        <w:tab/>
        <w:t>2 Caras.</w:t>
      </w:r>
    </w:p>
    <w:p w:rsidR="00F016E7" w:rsidRDefault="00F016E7" w:rsidP="00F016E7">
      <w:pPr>
        <w:rPr>
          <w:b/>
          <w:bCs/>
        </w:rPr>
      </w:pPr>
      <w:r>
        <w:t>CANTIDAD:</w:t>
      </w:r>
      <w:r>
        <w:tab/>
      </w:r>
      <w:r>
        <w:tab/>
      </w:r>
      <w:r>
        <w:rPr>
          <w:b/>
        </w:rPr>
        <w:t>60</w:t>
      </w:r>
      <w:r w:rsidRPr="00DC521A">
        <w:rPr>
          <w:b/>
        </w:rPr>
        <w:t xml:space="preserve">   Kg.</w:t>
      </w:r>
      <w:r>
        <w:rPr>
          <w:b/>
          <w:bCs/>
        </w:rPr>
        <w:tab/>
      </w:r>
    </w:p>
    <w:p w:rsidR="00F016E7" w:rsidRDefault="00F016E7" w:rsidP="00F016E7">
      <w:r>
        <w:t>COLORES:</w:t>
      </w:r>
      <w:r>
        <w:tab/>
      </w:r>
      <w:r>
        <w:tab/>
        <w:t>1 (  Azul   )</w:t>
      </w:r>
    </w:p>
    <w:p w:rsidR="00F016E7" w:rsidRDefault="00F016E7" w:rsidP="00F016E7">
      <w:r>
        <w:t>CARAS:</w:t>
      </w:r>
      <w:r>
        <w:tab/>
      </w:r>
      <w:r>
        <w:tab/>
        <w:t>1 ( 1  )</w:t>
      </w:r>
    </w:p>
    <w:p w:rsidR="00F016E7" w:rsidRDefault="00F016E7" w:rsidP="00F016E7">
      <w:r>
        <w:t>REPETICIÓN:</w:t>
      </w:r>
      <w:r>
        <w:tab/>
        <w:t>44   Cms.</w:t>
      </w:r>
    </w:p>
    <w:p w:rsidR="00F016E7" w:rsidRDefault="00F016E7" w:rsidP="00F016E7">
      <w:r>
        <w:t xml:space="preserve">RODILLO  :    </w:t>
      </w:r>
      <w:r>
        <w:tab/>
        <w:t>44</w:t>
      </w:r>
      <w:r>
        <w:tab/>
      </w:r>
    </w:p>
    <w:p w:rsidR="00F016E7" w:rsidRDefault="00F016E7" w:rsidP="00F016E7">
      <w:r>
        <w:t>BOLSA:</w:t>
      </w:r>
      <w:r>
        <w:tab/>
      </w:r>
      <w:r>
        <w:tab/>
        <w:t>20   +  6  +  6  X  44   Cms.   Con  troquel camiseta</w:t>
      </w:r>
    </w:p>
    <w:p w:rsidR="00F016E7" w:rsidRDefault="00F016E7" w:rsidP="00F016E7">
      <w:r>
        <w:t>SELLADO:</w:t>
      </w:r>
      <w:r>
        <w:tab/>
      </w:r>
      <w:r>
        <w:tab/>
        <w:t>fondo</w:t>
      </w:r>
    </w:p>
    <w:p w:rsidR="00F016E7" w:rsidRDefault="00F016E7" w:rsidP="00F016E7">
      <w:r>
        <w:t>REFERENCIA:</w:t>
      </w:r>
      <w:r>
        <w:tab/>
      </w:r>
      <w:r>
        <w:rPr>
          <w:b/>
        </w:rPr>
        <w:t>TECNAS PUNTO DE  VENTA  PEQUENA</w:t>
      </w:r>
    </w:p>
    <w:p w:rsidR="00F016E7" w:rsidRDefault="00F016E7" w:rsidP="00F016E7">
      <w:r>
        <w:tab/>
      </w:r>
      <w:r>
        <w:tab/>
      </w:r>
      <w:r>
        <w:tab/>
      </w:r>
    </w:p>
    <w:p w:rsidR="00F016E7" w:rsidRDefault="00F016E7" w:rsidP="00F016E7">
      <w:r>
        <w:rPr>
          <w:b/>
          <w:bCs/>
          <w:u w:val="single"/>
        </w:rPr>
        <w:t>NOTA</w:t>
      </w:r>
      <w:r>
        <w:t>:  - Los Cyreles se  encuentran en su   planta.</w:t>
      </w:r>
    </w:p>
    <w:p w:rsidR="00F016E7" w:rsidRDefault="00F016E7" w:rsidP="00F016E7">
      <w:r>
        <w:tab/>
        <w:t>-</w:t>
      </w:r>
      <w:r>
        <w:tab/>
        <w:t>Pigmentación  Según Muestra</w:t>
      </w:r>
    </w:p>
    <w:p w:rsidR="00F016E7" w:rsidRDefault="00F016E7" w:rsidP="00F016E7">
      <w:pPr>
        <w:numPr>
          <w:ilvl w:val="0"/>
          <w:numId w:val="2"/>
        </w:numPr>
      </w:pPr>
      <w:r>
        <w:t>Colocar pie de imprenta de Plásticos Unión</w:t>
      </w:r>
    </w:p>
    <w:p w:rsidR="00F016E7" w:rsidRPr="003F2090" w:rsidRDefault="00F016E7" w:rsidP="00F016E7">
      <w:pPr>
        <w:rPr>
          <w:b/>
        </w:rPr>
      </w:pPr>
    </w:p>
    <w:p w:rsidR="00F016E7" w:rsidRDefault="00F016E7" w:rsidP="00F016E7"/>
    <w:p w:rsidR="00F016E7" w:rsidRDefault="00F016E7" w:rsidP="00F016E7">
      <w:r>
        <w:t>Agradezco la atención y colaboración prestada.</w:t>
      </w:r>
    </w:p>
    <w:p w:rsidR="00F016E7" w:rsidRDefault="00F016E7" w:rsidP="00F016E7"/>
    <w:p w:rsidR="00F016E7" w:rsidRDefault="00F016E7" w:rsidP="00F016E7"/>
    <w:p w:rsidR="00F016E7" w:rsidRDefault="00F016E7" w:rsidP="00F016E7">
      <w:r>
        <w:t>Cordialmente,</w:t>
      </w:r>
    </w:p>
    <w:p w:rsidR="00F016E7" w:rsidRDefault="00F016E7" w:rsidP="00F016E7"/>
    <w:p w:rsidR="00F016E7" w:rsidRDefault="00F016E7" w:rsidP="00F016E7"/>
    <w:p w:rsidR="00F016E7" w:rsidRDefault="00F016E7" w:rsidP="00F016E7">
      <w:r>
        <w:t>RICARDO CASAS ZAPATA</w:t>
      </w:r>
    </w:p>
    <w:p w:rsidR="00F016E7" w:rsidRDefault="00F016E7" w:rsidP="00F016E7">
      <w:r>
        <w:t>Director.</w:t>
      </w:r>
    </w:p>
    <w:p w:rsidR="00F016E7" w:rsidRDefault="00F016E7" w:rsidP="00F016E7">
      <w:pPr>
        <w:rPr>
          <w:b/>
        </w:rPr>
      </w:pPr>
    </w:p>
    <w:p w:rsidR="00F016E7" w:rsidRDefault="00F016E7" w:rsidP="00F016E7">
      <w:pPr>
        <w:rPr>
          <w:b/>
        </w:rPr>
      </w:pPr>
    </w:p>
    <w:p w:rsidR="00F016E7" w:rsidRDefault="00F016E7" w:rsidP="00F016E7">
      <w:pPr>
        <w:rPr>
          <w:b/>
        </w:rPr>
      </w:pPr>
    </w:p>
    <w:p w:rsidR="00F016E7" w:rsidRDefault="00F016E7" w:rsidP="0042659C">
      <w:pPr>
        <w:rPr>
          <w:b/>
        </w:rPr>
      </w:pPr>
    </w:p>
    <w:p w:rsidR="00971915" w:rsidRDefault="00971915" w:rsidP="0042659C">
      <w:pPr>
        <w:rPr>
          <w:b/>
        </w:rPr>
      </w:pPr>
    </w:p>
    <w:p w:rsidR="00971915" w:rsidRDefault="00971915" w:rsidP="00971915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971915" w:rsidRDefault="00971915" w:rsidP="00971915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971915" w:rsidRDefault="00971915" w:rsidP="00971915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971915" w:rsidRDefault="00971915" w:rsidP="00971915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971915" w:rsidRDefault="00971915" w:rsidP="00971915">
      <w:pPr>
        <w:rPr>
          <w:b/>
          <w:bCs/>
        </w:rPr>
      </w:pPr>
    </w:p>
    <w:p w:rsidR="00971915" w:rsidRDefault="00971915" w:rsidP="00971915">
      <w:pPr>
        <w:rPr>
          <w:b/>
          <w:bCs/>
        </w:rPr>
      </w:pPr>
    </w:p>
    <w:p w:rsidR="00971915" w:rsidRDefault="00971915" w:rsidP="00971915">
      <w:pPr>
        <w:pStyle w:val="Ttulo1"/>
      </w:pPr>
      <w:r>
        <w:t>ORDEN DE TRABAJO   N°      08064</w:t>
      </w:r>
    </w:p>
    <w:p w:rsidR="00971915" w:rsidRDefault="00971915" w:rsidP="00971915"/>
    <w:p w:rsidR="00971915" w:rsidRDefault="00971915" w:rsidP="00971915">
      <w:r>
        <w:t>FECHA:</w:t>
      </w:r>
      <w:r>
        <w:tab/>
        <w:t>Medellín,  Febrero  08    de   2011</w:t>
      </w:r>
    </w:p>
    <w:p w:rsidR="00971915" w:rsidRDefault="00971915" w:rsidP="00971915">
      <w:r>
        <w:t>PARA:</w:t>
      </w:r>
      <w:r>
        <w:tab/>
      </w:r>
      <w:r>
        <w:tab/>
        <w:t>PLÁSTICOS DARMA</w:t>
      </w:r>
    </w:p>
    <w:p w:rsidR="00971915" w:rsidRDefault="00971915" w:rsidP="00971915">
      <w:r>
        <w:t>ATENCIÓN:</w:t>
      </w:r>
      <w:r>
        <w:tab/>
        <w:t>Sr. Darío Jaramillo</w:t>
      </w:r>
    </w:p>
    <w:p w:rsidR="00971915" w:rsidRDefault="00971915" w:rsidP="00971915">
      <w:r>
        <w:tab/>
      </w:r>
      <w:r>
        <w:tab/>
        <w:t>Gerente.</w:t>
      </w:r>
    </w:p>
    <w:p w:rsidR="00971915" w:rsidRDefault="00971915" w:rsidP="00971915"/>
    <w:p w:rsidR="00971915" w:rsidRDefault="00971915" w:rsidP="00971915">
      <w:r>
        <w:t>Apreciado Don Darío:</w:t>
      </w:r>
    </w:p>
    <w:p w:rsidR="00971915" w:rsidRDefault="00971915" w:rsidP="00971915">
      <w:r>
        <w:t xml:space="preserve"> </w:t>
      </w:r>
    </w:p>
    <w:p w:rsidR="00971915" w:rsidRDefault="00971915" w:rsidP="00971915">
      <w:r>
        <w:t>Con la presente estamos solicitando el siguiente servicio de  IMPRESION:</w:t>
      </w:r>
    </w:p>
    <w:p w:rsidR="00971915" w:rsidRDefault="00971915" w:rsidP="00971915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971915" w:rsidRDefault="00971915" w:rsidP="00971915">
      <w:pPr>
        <w:rPr>
          <w:b/>
          <w:bCs/>
          <w:u w:val="single"/>
        </w:rPr>
      </w:pPr>
    </w:p>
    <w:p w:rsidR="00971915" w:rsidRDefault="00971915" w:rsidP="00971915">
      <w:r>
        <w:t>MATERIAL:</w:t>
      </w:r>
      <w:r>
        <w:tab/>
      </w:r>
      <w:r>
        <w:tab/>
        <w:t>Polietileno Alta Densidad Pigmentado Blanco  Tubular.</w:t>
      </w:r>
    </w:p>
    <w:p w:rsidR="00971915" w:rsidRDefault="00971915" w:rsidP="00971915">
      <w:r>
        <w:t>MEDIDA:</w:t>
      </w:r>
      <w:r>
        <w:tab/>
      </w:r>
      <w:r>
        <w:tab/>
      </w:r>
      <w:r>
        <w:rPr>
          <w:b/>
        </w:rPr>
        <w:t>30   +  7 +  7</w:t>
      </w:r>
      <w:r>
        <w:t xml:space="preserve">           Cms.</w:t>
      </w:r>
    </w:p>
    <w:p w:rsidR="00971915" w:rsidRPr="00A86E29" w:rsidRDefault="00971915" w:rsidP="00971915">
      <w:pPr>
        <w:rPr>
          <w:b/>
          <w:bCs/>
        </w:rPr>
      </w:pPr>
      <w:r>
        <w:t>CALIBRE:</w:t>
      </w:r>
      <w:r>
        <w:tab/>
      </w:r>
      <w:r>
        <w:tab/>
      </w:r>
      <w:r>
        <w:rPr>
          <w:b/>
        </w:rPr>
        <w:t>1.3</w:t>
      </w:r>
      <w:r w:rsidRPr="00A86E29">
        <w:rPr>
          <w:b/>
        </w:rPr>
        <w:t xml:space="preserve"> </w:t>
      </w:r>
      <w:r w:rsidRPr="00A86E29">
        <w:rPr>
          <w:b/>
          <w:bCs/>
        </w:rPr>
        <w:t xml:space="preserve"> ”</w:t>
      </w:r>
    </w:p>
    <w:p w:rsidR="00971915" w:rsidRDefault="00971915" w:rsidP="00971915">
      <w:r>
        <w:t>COLOR:</w:t>
      </w:r>
      <w:r>
        <w:tab/>
      </w:r>
      <w:r>
        <w:tab/>
        <w:t>BLANCO</w:t>
      </w:r>
    </w:p>
    <w:p w:rsidR="00971915" w:rsidRDefault="00971915" w:rsidP="00971915">
      <w:r>
        <w:t>TRATADO:</w:t>
      </w:r>
      <w:r>
        <w:tab/>
      </w:r>
      <w:r>
        <w:tab/>
        <w:t>2 Caras._</w:t>
      </w:r>
    </w:p>
    <w:p w:rsidR="00971915" w:rsidRDefault="00971915" w:rsidP="00971915">
      <w:pPr>
        <w:rPr>
          <w:b/>
          <w:bCs/>
        </w:rPr>
      </w:pPr>
      <w:r>
        <w:t>CANTIDAD:</w:t>
      </w:r>
      <w:r>
        <w:tab/>
      </w:r>
      <w:r>
        <w:tab/>
      </w:r>
      <w:r w:rsidR="0025635C">
        <w:rPr>
          <w:b/>
        </w:rPr>
        <w:t>320</w:t>
      </w:r>
      <w:r>
        <w:rPr>
          <w:b/>
        </w:rPr>
        <w:t xml:space="preserve"> </w:t>
      </w:r>
      <w:r w:rsidRPr="00DC521A">
        <w:rPr>
          <w:b/>
        </w:rPr>
        <w:t xml:space="preserve">   Kg.</w:t>
      </w:r>
      <w:r>
        <w:rPr>
          <w:b/>
          <w:bCs/>
        </w:rPr>
        <w:tab/>
      </w:r>
    </w:p>
    <w:p w:rsidR="00971915" w:rsidRDefault="00971915" w:rsidP="00971915">
      <w:r>
        <w:t>COLORES:</w:t>
      </w:r>
      <w:r>
        <w:tab/>
      </w:r>
      <w:r>
        <w:tab/>
        <w:t>1 (  Azul   )</w:t>
      </w:r>
    </w:p>
    <w:p w:rsidR="00971915" w:rsidRDefault="00971915" w:rsidP="00971915">
      <w:r>
        <w:t>CARAS:</w:t>
      </w:r>
      <w:r>
        <w:tab/>
      </w:r>
      <w:r>
        <w:tab/>
        <w:t>1 ( 1  )</w:t>
      </w:r>
    </w:p>
    <w:p w:rsidR="00971915" w:rsidRDefault="00971915" w:rsidP="00971915">
      <w:r>
        <w:t>REPETICIÓN:</w:t>
      </w:r>
      <w:r>
        <w:tab/>
        <w:t>55 Cms.</w:t>
      </w:r>
    </w:p>
    <w:p w:rsidR="00971915" w:rsidRDefault="00971915" w:rsidP="00971915">
      <w:r>
        <w:t xml:space="preserve">RODILLO  :    </w:t>
      </w:r>
      <w:r>
        <w:tab/>
        <w:t>55</w:t>
      </w:r>
      <w:r>
        <w:tab/>
      </w:r>
    </w:p>
    <w:p w:rsidR="00971915" w:rsidRDefault="00971915" w:rsidP="00971915">
      <w:r>
        <w:t>BOLSA:</w:t>
      </w:r>
      <w:r>
        <w:tab/>
      </w:r>
      <w:r>
        <w:tab/>
      </w:r>
      <w:r w:rsidRPr="00604B26">
        <w:rPr>
          <w:b/>
        </w:rPr>
        <w:t>30   +  7  +  7  X  55</w:t>
      </w:r>
      <w:r>
        <w:t xml:space="preserve">   </w:t>
      </w:r>
      <w:r w:rsidRPr="00604B26">
        <w:rPr>
          <w:b/>
        </w:rPr>
        <w:t>Cms</w:t>
      </w:r>
      <w:r>
        <w:t>.     Con  troquel camiseta</w:t>
      </w:r>
    </w:p>
    <w:p w:rsidR="00971915" w:rsidRDefault="00971915" w:rsidP="00971915">
      <w:r>
        <w:t>SELLADO:</w:t>
      </w:r>
      <w:r>
        <w:tab/>
      </w:r>
      <w:r>
        <w:tab/>
        <w:t>fondo</w:t>
      </w:r>
    </w:p>
    <w:p w:rsidR="00971915" w:rsidRDefault="00971915" w:rsidP="00971915">
      <w:r>
        <w:t>REFERENCIA:</w:t>
      </w:r>
      <w:r>
        <w:tab/>
      </w:r>
      <w:r>
        <w:rPr>
          <w:b/>
        </w:rPr>
        <w:t>TECNAS PUNTO DE  VENTA  GRANDE</w:t>
      </w:r>
    </w:p>
    <w:p w:rsidR="00971915" w:rsidRDefault="00971915" w:rsidP="00971915">
      <w:r>
        <w:tab/>
      </w:r>
      <w:r>
        <w:tab/>
      </w:r>
    </w:p>
    <w:p w:rsidR="00971915" w:rsidRDefault="00971915" w:rsidP="00971915">
      <w:r>
        <w:tab/>
      </w:r>
    </w:p>
    <w:p w:rsidR="00971915" w:rsidRDefault="00971915" w:rsidP="00971915">
      <w:r>
        <w:rPr>
          <w:b/>
          <w:bCs/>
          <w:u w:val="single"/>
        </w:rPr>
        <w:t>NOTA</w:t>
      </w:r>
      <w:r>
        <w:t>:  - Los Cyreles  se encuentran en su planta.</w:t>
      </w:r>
    </w:p>
    <w:p w:rsidR="00971915" w:rsidRPr="00F75AA7" w:rsidRDefault="00971915" w:rsidP="00971915">
      <w:pPr>
        <w:rPr>
          <w:b/>
          <w:sz w:val="28"/>
          <w:szCs w:val="28"/>
        </w:rPr>
      </w:pPr>
      <w:r>
        <w:tab/>
      </w:r>
      <w:r>
        <w:rPr>
          <w:b/>
          <w:sz w:val="28"/>
          <w:szCs w:val="28"/>
        </w:rPr>
        <w:t>-  IGUAL  ULTIMA  IMPRESION</w:t>
      </w:r>
    </w:p>
    <w:p w:rsidR="00971915" w:rsidRDefault="00971915" w:rsidP="00971915"/>
    <w:p w:rsidR="00971915" w:rsidRDefault="00971915" w:rsidP="00971915">
      <w:pPr>
        <w:numPr>
          <w:ilvl w:val="0"/>
          <w:numId w:val="2"/>
        </w:numPr>
      </w:pPr>
      <w:r>
        <w:t>Colocar pie de imprenta de Plásticos Unión</w:t>
      </w:r>
    </w:p>
    <w:p w:rsidR="00971915" w:rsidRPr="003F2090" w:rsidRDefault="00971915" w:rsidP="00971915">
      <w:pPr>
        <w:rPr>
          <w:b/>
        </w:rPr>
      </w:pPr>
    </w:p>
    <w:p w:rsidR="00971915" w:rsidRDefault="00971915" w:rsidP="00971915"/>
    <w:p w:rsidR="00971915" w:rsidRDefault="00971915" w:rsidP="00971915">
      <w:r>
        <w:t>Agradezco la atención y colaboración prestada.</w:t>
      </w:r>
    </w:p>
    <w:p w:rsidR="00971915" w:rsidRDefault="00971915" w:rsidP="00971915"/>
    <w:p w:rsidR="00971915" w:rsidRDefault="00971915" w:rsidP="00971915"/>
    <w:p w:rsidR="00971915" w:rsidRDefault="00971915" w:rsidP="00971915"/>
    <w:p w:rsidR="00971915" w:rsidRDefault="00971915" w:rsidP="00971915"/>
    <w:p w:rsidR="00971915" w:rsidRDefault="00971915" w:rsidP="00971915">
      <w:r>
        <w:t>Cordialmente,</w:t>
      </w:r>
    </w:p>
    <w:p w:rsidR="00971915" w:rsidRDefault="00971915" w:rsidP="00971915"/>
    <w:p w:rsidR="00971915" w:rsidRDefault="00971915" w:rsidP="00971915"/>
    <w:p w:rsidR="00971915" w:rsidRDefault="00971915" w:rsidP="00971915">
      <w:r>
        <w:t>RICARDO CASAS ZAPATA</w:t>
      </w:r>
    </w:p>
    <w:p w:rsidR="00971915" w:rsidRDefault="00971915" w:rsidP="00971915">
      <w:r>
        <w:t>Director.</w:t>
      </w:r>
    </w:p>
    <w:p w:rsidR="00971915" w:rsidRDefault="00971915" w:rsidP="0042659C">
      <w:pPr>
        <w:rPr>
          <w:b/>
        </w:rPr>
      </w:pPr>
    </w:p>
    <w:p w:rsidR="005A1531" w:rsidRDefault="005A1531" w:rsidP="0042659C">
      <w:pPr>
        <w:rPr>
          <w:b/>
        </w:rPr>
      </w:pPr>
    </w:p>
    <w:p w:rsidR="005A1531" w:rsidRDefault="005A1531" w:rsidP="005A1531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5A1531" w:rsidRDefault="005A1531" w:rsidP="005A1531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5A1531" w:rsidRDefault="005A1531" w:rsidP="005A1531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5A1531" w:rsidRDefault="005A1531" w:rsidP="005A1531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5A1531" w:rsidRDefault="005A1531" w:rsidP="005A1531"/>
    <w:p w:rsidR="005A1531" w:rsidRDefault="005A1531" w:rsidP="005A1531">
      <w:pPr>
        <w:pStyle w:val="Ttulo1"/>
      </w:pPr>
      <w:r>
        <w:t>ORDEN DE TRABAJO  N°     08056</w:t>
      </w:r>
    </w:p>
    <w:p w:rsidR="005A1531" w:rsidRDefault="005A1531" w:rsidP="005A1531"/>
    <w:p w:rsidR="005A1531" w:rsidRDefault="005A1531" w:rsidP="005A1531">
      <w:r>
        <w:t>FECHA:</w:t>
      </w:r>
      <w:r>
        <w:tab/>
        <w:t>Medellín, Febrero  10   de   2011</w:t>
      </w:r>
    </w:p>
    <w:p w:rsidR="005A1531" w:rsidRDefault="005A1531" w:rsidP="005A1531">
      <w:r>
        <w:t>PARA:</w:t>
      </w:r>
      <w:r>
        <w:tab/>
      </w:r>
      <w:r>
        <w:tab/>
        <w:t>PLÁSTICOS DARMA</w:t>
      </w:r>
    </w:p>
    <w:p w:rsidR="005A1531" w:rsidRDefault="005A1531" w:rsidP="005A1531">
      <w:r>
        <w:t>ATENCIÓN:</w:t>
      </w:r>
      <w:r>
        <w:tab/>
        <w:t>Sr. Darío Jaramillo</w:t>
      </w:r>
    </w:p>
    <w:p w:rsidR="005A1531" w:rsidRDefault="005A1531" w:rsidP="005A1531">
      <w:r>
        <w:tab/>
      </w:r>
      <w:r>
        <w:tab/>
        <w:t>Gerente.</w:t>
      </w:r>
    </w:p>
    <w:p w:rsidR="005A1531" w:rsidRDefault="005A1531" w:rsidP="005A1531"/>
    <w:p w:rsidR="005A1531" w:rsidRDefault="005A1531" w:rsidP="005A1531">
      <w:r>
        <w:t>Apreciado Don Darío :</w:t>
      </w:r>
    </w:p>
    <w:p w:rsidR="005A1531" w:rsidRDefault="005A1531" w:rsidP="005A1531">
      <w:r>
        <w:t xml:space="preserve"> </w:t>
      </w:r>
    </w:p>
    <w:p w:rsidR="005A1531" w:rsidRPr="00B212E0" w:rsidRDefault="005A1531" w:rsidP="005A1531">
      <w:pPr>
        <w:rPr>
          <w:sz w:val="36"/>
          <w:szCs w:val="36"/>
        </w:rPr>
      </w:pPr>
      <w:r>
        <w:t>Con la presente estamos solicitando el siguiente servicio de</w:t>
      </w:r>
      <w:r w:rsidR="00333BBA">
        <w:t xml:space="preserve"> </w:t>
      </w:r>
      <w:r w:rsidR="00333BBA" w:rsidRPr="00333BBA">
        <w:rPr>
          <w:sz w:val="36"/>
          <w:szCs w:val="36"/>
        </w:rPr>
        <w:t>EXTRUSION E</w:t>
      </w:r>
      <w:r>
        <w:t xml:space="preserve"> </w:t>
      </w:r>
      <w:r w:rsidRPr="00B212E0">
        <w:rPr>
          <w:sz w:val="36"/>
          <w:szCs w:val="36"/>
        </w:rPr>
        <w:t>IMPRESION:</w:t>
      </w:r>
    </w:p>
    <w:p w:rsidR="005A1531" w:rsidRPr="00B212E0" w:rsidRDefault="005A1531" w:rsidP="005A1531">
      <w:pPr>
        <w:rPr>
          <w:sz w:val="36"/>
          <w:szCs w:val="36"/>
        </w:rPr>
      </w:pPr>
    </w:p>
    <w:p w:rsidR="005A1531" w:rsidRDefault="005A1531" w:rsidP="005A1531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5A1531" w:rsidRDefault="005A1531" w:rsidP="005A1531">
      <w:pPr>
        <w:rPr>
          <w:b/>
          <w:bCs/>
          <w:u w:val="single"/>
        </w:rPr>
      </w:pPr>
    </w:p>
    <w:p w:rsidR="005A1531" w:rsidRDefault="005A1531" w:rsidP="005A1531">
      <w:r>
        <w:t>MATERIAL:</w:t>
      </w:r>
      <w:r>
        <w:tab/>
      </w:r>
      <w:r>
        <w:tab/>
        <w:t xml:space="preserve">Polietileno BAJA  lamina </w:t>
      </w:r>
    </w:p>
    <w:p w:rsidR="005A1531" w:rsidRPr="003F0627" w:rsidRDefault="005A1531" w:rsidP="005A1531">
      <w:pPr>
        <w:rPr>
          <w:b/>
        </w:rPr>
      </w:pPr>
      <w:r>
        <w:t>MEDIDA:</w:t>
      </w:r>
      <w:r>
        <w:tab/>
      </w:r>
      <w:r>
        <w:tab/>
      </w:r>
      <w:r>
        <w:rPr>
          <w:b/>
        </w:rPr>
        <w:t>88  cm</w:t>
      </w:r>
    </w:p>
    <w:p w:rsidR="005A1531" w:rsidRDefault="005A1531" w:rsidP="005A1531">
      <w:r>
        <w:t>CALIBRE:</w:t>
      </w:r>
      <w:r>
        <w:tab/>
      </w:r>
      <w:r>
        <w:tab/>
      </w:r>
      <w:r>
        <w:rPr>
          <w:b/>
        </w:rPr>
        <w:t xml:space="preserve">1.4   </w:t>
      </w:r>
      <w:r w:rsidRPr="00BB2CA5">
        <w:rPr>
          <w:b/>
        </w:rPr>
        <w:t>”</w:t>
      </w:r>
    </w:p>
    <w:p w:rsidR="005A1531" w:rsidRDefault="005A1531" w:rsidP="005A1531">
      <w:r>
        <w:t>COLOR:</w:t>
      </w:r>
      <w:r>
        <w:tab/>
      </w:r>
      <w:r>
        <w:tab/>
        <w:t>Transparente</w:t>
      </w:r>
    </w:p>
    <w:p w:rsidR="005A1531" w:rsidRDefault="005A1531" w:rsidP="005A1531">
      <w:r>
        <w:t>TRATADO:</w:t>
      </w:r>
      <w:r>
        <w:tab/>
      </w:r>
      <w:r>
        <w:tab/>
        <w:t>1  Cara.</w:t>
      </w:r>
    </w:p>
    <w:p w:rsidR="005A1531" w:rsidRDefault="005A1531" w:rsidP="005A1531">
      <w:pPr>
        <w:rPr>
          <w:b/>
          <w:bCs/>
        </w:rPr>
      </w:pPr>
      <w:r>
        <w:t>CANTIDAD:</w:t>
      </w:r>
      <w:r>
        <w:tab/>
      </w:r>
      <w:r>
        <w:tab/>
      </w:r>
      <w:r>
        <w:rPr>
          <w:b/>
        </w:rPr>
        <w:t xml:space="preserve">120 </w:t>
      </w:r>
      <w:r>
        <w:t xml:space="preserve">    Kg.</w:t>
      </w:r>
      <w:r>
        <w:rPr>
          <w:b/>
          <w:bCs/>
        </w:rPr>
        <w:tab/>
      </w:r>
    </w:p>
    <w:p w:rsidR="005A1531" w:rsidRDefault="005A1531" w:rsidP="005A1531">
      <w:r>
        <w:t>COLORES:</w:t>
      </w:r>
      <w:r>
        <w:tab/>
      </w:r>
      <w:r>
        <w:tab/>
        <w:t>4     (  Rojo  -  Blanco  -   Amarillo – Negro   )</w:t>
      </w:r>
    </w:p>
    <w:p w:rsidR="005A1531" w:rsidRDefault="005A1531" w:rsidP="005A1531">
      <w:r>
        <w:t>CARAS:</w:t>
      </w:r>
      <w:r>
        <w:tab/>
      </w:r>
      <w:r>
        <w:tab/>
        <w:t>2  (  4 x 1- 4 x 1   )</w:t>
      </w:r>
    </w:p>
    <w:p w:rsidR="005A1531" w:rsidRDefault="005A1531" w:rsidP="005A1531">
      <w:r>
        <w:t>REPETICIÓN:</w:t>
      </w:r>
      <w:r>
        <w:tab/>
        <w:t xml:space="preserve">20.5    Cms. </w:t>
      </w:r>
    </w:p>
    <w:p w:rsidR="005A1531" w:rsidRDefault="005A1531" w:rsidP="005A1531">
      <w:r>
        <w:t>BOLSA:</w:t>
      </w:r>
      <w:r>
        <w:tab/>
      </w:r>
      <w:r>
        <w:tab/>
        <w:t xml:space="preserve">20.5   X   44   cm  </w:t>
      </w:r>
    </w:p>
    <w:p w:rsidR="005A1531" w:rsidRDefault="005A1531" w:rsidP="005A1531">
      <w:r>
        <w:t>RODILLO :                42</w:t>
      </w:r>
    </w:p>
    <w:p w:rsidR="005A1531" w:rsidRDefault="005A1531" w:rsidP="005A1531">
      <w:r>
        <w:t>SELLADO:</w:t>
      </w:r>
      <w:r>
        <w:tab/>
      </w:r>
      <w:r>
        <w:tab/>
        <w:t xml:space="preserve">Lateral  </w:t>
      </w:r>
    </w:p>
    <w:p w:rsidR="005A1531" w:rsidRPr="001F34F2" w:rsidRDefault="005A1531" w:rsidP="005A1531">
      <w:r w:rsidRPr="001F34F2">
        <w:t>REFERENCIA:</w:t>
      </w:r>
      <w:r w:rsidRPr="001F34F2">
        <w:tab/>
      </w:r>
      <w:r>
        <w:t>PAN  TAJADO   RIKYPAN</w:t>
      </w:r>
      <w:r>
        <w:tab/>
      </w:r>
      <w:r>
        <w:tab/>
        <w:t>90 kg</w:t>
      </w:r>
    </w:p>
    <w:p w:rsidR="005A1531" w:rsidRDefault="005A1531" w:rsidP="005A1531">
      <w:pPr>
        <w:rPr>
          <w:b/>
        </w:rPr>
      </w:pPr>
      <w:r>
        <w:tab/>
      </w:r>
      <w:r>
        <w:tab/>
      </w:r>
      <w:r>
        <w:tab/>
        <w:t>PAN BOLA RIKYPAN</w:t>
      </w:r>
      <w:r>
        <w:tab/>
      </w:r>
      <w:r>
        <w:tab/>
        <w:t>30 kg</w:t>
      </w:r>
    </w:p>
    <w:p w:rsidR="005A1531" w:rsidRDefault="005A1531" w:rsidP="005A1531">
      <w:pPr>
        <w:rPr>
          <w:b/>
        </w:rPr>
      </w:pPr>
    </w:p>
    <w:p w:rsidR="005A1531" w:rsidRPr="001F34F2" w:rsidRDefault="005A1531" w:rsidP="005A1531"/>
    <w:p w:rsidR="005A1531" w:rsidRDefault="005A1531" w:rsidP="005A1531">
      <w:r>
        <w:rPr>
          <w:b/>
          <w:bCs/>
          <w:u w:val="single"/>
        </w:rPr>
        <w:t>NOTA:</w:t>
      </w:r>
      <w:r>
        <w:t xml:space="preserve">  - Los cyreles  en su planta</w:t>
      </w:r>
    </w:p>
    <w:p w:rsidR="005A1531" w:rsidRPr="00BC4620" w:rsidRDefault="005A1531" w:rsidP="005A1531">
      <w:pPr>
        <w:numPr>
          <w:ilvl w:val="0"/>
          <w:numId w:val="2"/>
        </w:numPr>
        <w:ind w:left="1500"/>
        <w:rPr>
          <w:b/>
        </w:rPr>
      </w:pPr>
      <w:r>
        <w:t>Altura y tonos según   Arte</w:t>
      </w:r>
    </w:p>
    <w:p w:rsidR="005A1531" w:rsidRDefault="005A1531" w:rsidP="005A1531"/>
    <w:p w:rsidR="005A1531" w:rsidRPr="00465B97" w:rsidRDefault="005A1531" w:rsidP="005A1531"/>
    <w:p w:rsidR="005A1531" w:rsidRDefault="005A1531" w:rsidP="005A1531">
      <w:r>
        <w:t>Agradezco la atención y colaboración prestada.</w:t>
      </w:r>
    </w:p>
    <w:p w:rsidR="005A1531" w:rsidRDefault="005A1531" w:rsidP="005A1531"/>
    <w:p w:rsidR="005A1531" w:rsidRDefault="005A1531" w:rsidP="005A1531"/>
    <w:p w:rsidR="005A1531" w:rsidRDefault="005A1531" w:rsidP="005A1531">
      <w:r>
        <w:t>Cordialmente,</w:t>
      </w:r>
    </w:p>
    <w:p w:rsidR="005A1531" w:rsidRDefault="005A1531" w:rsidP="005A1531"/>
    <w:p w:rsidR="005A1531" w:rsidRDefault="005A1531" w:rsidP="005A1531">
      <w:r>
        <w:t>RICARDO CASAS Z</w:t>
      </w:r>
    </w:p>
    <w:p w:rsidR="005A1531" w:rsidRDefault="005A1531" w:rsidP="005A1531">
      <w:r>
        <w:t>Director</w:t>
      </w:r>
    </w:p>
    <w:p w:rsidR="005A1531" w:rsidRDefault="005A1531" w:rsidP="005A1531"/>
    <w:p w:rsidR="005A1531" w:rsidRDefault="005A1531" w:rsidP="005A1531">
      <w:pPr>
        <w:rPr>
          <w:b/>
        </w:rPr>
      </w:pPr>
    </w:p>
    <w:p w:rsidR="005A1531" w:rsidRDefault="005A1531" w:rsidP="0042659C">
      <w:pPr>
        <w:rPr>
          <w:b/>
        </w:rPr>
      </w:pPr>
    </w:p>
    <w:p w:rsidR="000B06E0" w:rsidRDefault="000B06E0" w:rsidP="0042659C">
      <w:pPr>
        <w:rPr>
          <w:b/>
        </w:rPr>
      </w:pPr>
    </w:p>
    <w:p w:rsidR="000B06E0" w:rsidRDefault="000B06E0" w:rsidP="0042659C">
      <w:pPr>
        <w:rPr>
          <w:b/>
        </w:rPr>
      </w:pPr>
    </w:p>
    <w:p w:rsidR="000B06E0" w:rsidRDefault="000B06E0" w:rsidP="000B06E0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0B06E0" w:rsidRDefault="000B06E0" w:rsidP="000B06E0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0B06E0" w:rsidRDefault="000B06E0" w:rsidP="000B06E0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0B06E0" w:rsidRDefault="000B06E0" w:rsidP="000B06E0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0B06E0" w:rsidRDefault="000B06E0" w:rsidP="000B06E0">
      <w:pPr>
        <w:rPr>
          <w:b/>
          <w:bCs/>
        </w:rPr>
      </w:pPr>
    </w:p>
    <w:p w:rsidR="000B06E0" w:rsidRDefault="000B06E0" w:rsidP="000B06E0">
      <w:pPr>
        <w:pStyle w:val="Ttulo1"/>
      </w:pPr>
      <w:r>
        <w:t>ORDEN  DE TRABAJO     N°      08062</w:t>
      </w:r>
    </w:p>
    <w:p w:rsidR="000B06E0" w:rsidRDefault="000B06E0" w:rsidP="000B06E0"/>
    <w:p w:rsidR="000B06E0" w:rsidRDefault="000B06E0" w:rsidP="000B06E0">
      <w:r>
        <w:t>FECHA:</w:t>
      </w:r>
      <w:r>
        <w:tab/>
        <w:t>Medellín, Febrero   10   de  2011</w:t>
      </w:r>
    </w:p>
    <w:p w:rsidR="000B06E0" w:rsidRDefault="000B06E0" w:rsidP="000B06E0">
      <w:r>
        <w:t>PARA:</w:t>
      </w:r>
      <w:r>
        <w:tab/>
      </w:r>
      <w:r>
        <w:tab/>
        <w:t>PLÁSTICOS   DARMA</w:t>
      </w:r>
    </w:p>
    <w:p w:rsidR="000B06E0" w:rsidRDefault="000B06E0" w:rsidP="000B06E0">
      <w:r>
        <w:t>ATENCIÓN:</w:t>
      </w:r>
      <w:r>
        <w:tab/>
        <w:t>Sr. Darío Jaramillo</w:t>
      </w:r>
    </w:p>
    <w:p w:rsidR="000B06E0" w:rsidRDefault="000B06E0" w:rsidP="000B06E0">
      <w:r>
        <w:tab/>
      </w:r>
      <w:r>
        <w:tab/>
        <w:t>Gerente.</w:t>
      </w:r>
    </w:p>
    <w:p w:rsidR="000B06E0" w:rsidRDefault="000B06E0" w:rsidP="000B06E0"/>
    <w:p w:rsidR="000B06E0" w:rsidRDefault="000B06E0" w:rsidP="000B06E0">
      <w:r>
        <w:t>Apreciado Don Darío  :</w:t>
      </w:r>
    </w:p>
    <w:p w:rsidR="000B06E0" w:rsidRDefault="000B06E0" w:rsidP="000B06E0"/>
    <w:p w:rsidR="000B06E0" w:rsidRDefault="000B06E0" w:rsidP="000B06E0">
      <w:r>
        <w:t>Con la presente estamos solicitando el siguiente servicio de  IMPRESIÓN   :</w:t>
      </w:r>
    </w:p>
    <w:p w:rsidR="000B06E0" w:rsidRDefault="000B06E0" w:rsidP="000B06E0"/>
    <w:p w:rsidR="000B06E0" w:rsidRDefault="000B06E0" w:rsidP="000B06E0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0B06E0" w:rsidRDefault="000B06E0" w:rsidP="000B06E0">
      <w:r>
        <w:t>MATERIAL   :           Polipropileno  Tubular  de  40</w:t>
      </w:r>
      <w:r w:rsidRPr="00086293">
        <w:rPr>
          <w:b/>
        </w:rPr>
        <w:t xml:space="preserve">  cms</w:t>
      </w:r>
    </w:p>
    <w:p w:rsidR="000B06E0" w:rsidRDefault="000B06E0" w:rsidP="000B06E0">
      <w:r>
        <w:t xml:space="preserve">CLIBRE      :               </w:t>
      </w:r>
      <w:r>
        <w:rPr>
          <w:b/>
        </w:rPr>
        <w:t>1.2</w:t>
      </w:r>
      <w:r w:rsidRPr="00612C78">
        <w:rPr>
          <w:b/>
        </w:rPr>
        <w:t xml:space="preserve">  ”</w:t>
      </w:r>
    </w:p>
    <w:p w:rsidR="000B06E0" w:rsidRPr="00437F7B" w:rsidRDefault="000B06E0" w:rsidP="000B06E0">
      <w:pPr>
        <w:rPr>
          <w:b/>
        </w:rPr>
      </w:pPr>
      <w:r>
        <w:t>REFERENCIA:</w:t>
      </w:r>
      <w:r>
        <w:tab/>
        <w:t>JEAN  IMPRESA</w:t>
      </w:r>
      <w:r w:rsidR="00437F7B">
        <w:t xml:space="preserve">  </w:t>
      </w:r>
      <w:r w:rsidR="00437F7B" w:rsidRPr="00437F7B">
        <w:rPr>
          <w:b/>
        </w:rPr>
        <w:t>COCOA</w:t>
      </w:r>
    </w:p>
    <w:p w:rsidR="000B06E0" w:rsidRDefault="000B06E0" w:rsidP="000B06E0">
      <w:r>
        <w:t xml:space="preserve">CANTIDAD    :          </w:t>
      </w:r>
      <w:r>
        <w:rPr>
          <w:b/>
        </w:rPr>
        <w:t>100</w:t>
      </w:r>
      <w:r w:rsidRPr="00612C78">
        <w:rPr>
          <w:b/>
        </w:rPr>
        <w:t xml:space="preserve">   Kg</w:t>
      </w:r>
    </w:p>
    <w:p w:rsidR="000B06E0" w:rsidRDefault="000B06E0" w:rsidP="000B06E0">
      <w:r>
        <w:t>COLORES:</w:t>
      </w:r>
      <w:r>
        <w:tab/>
      </w:r>
      <w:r>
        <w:tab/>
        <w:t>1</w:t>
      </w:r>
      <w:r w:rsidR="00BF6754">
        <w:t xml:space="preserve">  (   Según arte</w:t>
      </w:r>
      <w:r>
        <w:t xml:space="preserve">  )</w:t>
      </w:r>
    </w:p>
    <w:p w:rsidR="000B06E0" w:rsidRDefault="000B06E0" w:rsidP="000B06E0">
      <w:r>
        <w:t>CARAS:</w:t>
      </w:r>
      <w:r>
        <w:tab/>
      </w:r>
      <w:r>
        <w:tab/>
        <w:t>1  (  1x1  )</w:t>
      </w:r>
    </w:p>
    <w:p w:rsidR="000B06E0" w:rsidRDefault="000B06E0" w:rsidP="000B06E0">
      <w:r>
        <w:t>REPETICIÓN:</w:t>
      </w:r>
      <w:r>
        <w:tab/>
        <w:t>30   cms</w:t>
      </w:r>
    </w:p>
    <w:p w:rsidR="000B06E0" w:rsidRPr="00D05CA7" w:rsidRDefault="000B06E0" w:rsidP="000B06E0">
      <w:pPr>
        <w:rPr>
          <w:b/>
        </w:rPr>
      </w:pPr>
      <w:r>
        <w:t>RODILLO:</w:t>
      </w:r>
      <w:r>
        <w:tab/>
      </w:r>
      <w:r>
        <w:tab/>
      </w:r>
      <w:r>
        <w:rPr>
          <w:b/>
        </w:rPr>
        <w:t>30</w:t>
      </w:r>
    </w:p>
    <w:p w:rsidR="000B06E0" w:rsidRDefault="000B06E0" w:rsidP="000B06E0">
      <w:r>
        <w:t>SELLADO:</w:t>
      </w:r>
      <w:r>
        <w:tab/>
      </w:r>
      <w:r>
        <w:tab/>
      </w:r>
      <w:r w:rsidR="00BF6754">
        <w:rPr>
          <w:b/>
        </w:rPr>
        <w:t>30 x 38 + 5</w:t>
      </w:r>
      <w:r w:rsidRPr="00844F83">
        <w:rPr>
          <w:b/>
        </w:rPr>
        <w:t xml:space="preserve">   cm</w:t>
      </w:r>
      <w:r>
        <w:t xml:space="preserve">   ( Solapa  Interna   Pegada   Lateral  )</w:t>
      </w:r>
    </w:p>
    <w:p w:rsidR="000B06E0" w:rsidRDefault="000B06E0" w:rsidP="000B06E0">
      <w:r>
        <w:t xml:space="preserve"> </w:t>
      </w:r>
    </w:p>
    <w:p w:rsidR="000B06E0" w:rsidRDefault="000B06E0" w:rsidP="000B06E0"/>
    <w:p w:rsidR="000B06E0" w:rsidRPr="008861B9" w:rsidRDefault="000B06E0" w:rsidP="000B06E0">
      <w:pPr>
        <w:rPr>
          <w:b/>
        </w:rPr>
      </w:pPr>
      <w:r>
        <w:rPr>
          <w:b/>
          <w:bCs/>
          <w:u w:val="single"/>
        </w:rPr>
        <w:t>NOTA:</w:t>
      </w:r>
      <w:r>
        <w:t xml:space="preserve">  * Los cyreles</w:t>
      </w:r>
      <w:r w:rsidR="00BF6754">
        <w:t xml:space="preserve">   LOS ENVIA GRAFIFLEX</w:t>
      </w:r>
    </w:p>
    <w:p w:rsidR="000B06E0" w:rsidRPr="00D04067" w:rsidRDefault="000B06E0" w:rsidP="000B06E0">
      <w:pPr>
        <w:numPr>
          <w:ilvl w:val="0"/>
          <w:numId w:val="1"/>
        </w:numPr>
        <w:rPr>
          <w:u w:val="single"/>
        </w:rPr>
      </w:pPr>
      <w:r>
        <w:t>Se anexa arte para alturas y colores</w:t>
      </w:r>
    </w:p>
    <w:p w:rsidR="000B06E0" w:rsidRPr="00896A27" w:rsidRDefault="000B06E0" w:rsidP="000B06E0">
      <w:pPr>
        <w:numPr>
          <w:ilvl w:val="0"/>
          <w:numId w:val="1"/>
        </w:numPr>
        <w:rPr>
          <w:b/>
          <w:u w:val="single"/>
        </w:rPr>
      </w:pPr>
      <w:r w:rsidRPr="00896A27">
        <w:rPr>
          <w:b/>
          <w:u w:val="single"/>
        </w:rPr>
        <w:t>SE APRUEBA IMPRESION</w:t>
      </w:r>
    </w:p>
    <w:p w:rsidR="000B06E0" w:rsidRDefault="000B06E0" w:rsidP="000B06E0"/>
    <w:p w:rsidR="000B06E0" w:rsidRDefault="000B06E0" w:rsidP="000B06E0"/>
    <w:p w:rsidR="000B06E0" w:rsidRDefault="000B06E0" w:rsidP="000B06E0"/>
    <w:p w:rsidR="000B06E0" w:rsidRDefault="000B06E0" w:rsidP="000B06E0">
      <w:r>
        <w:t>Agradezco la atención y colaboración prestada.</w:t>
      </w:r>
    </w:p>
    <w:p w:rsidR="000B06E0" w:rsidRDefault="000B06E0" w:rsidP="000B06E0"/>
    <w:p w:rsidR="000B06E0" w:rsidRDefault="000B06E0" w:rsidP="000B06E0"/>
    <w:p w:rsidR="000B06E0" w:rsidRDefault="000B06E0" w:rsidP="000B06E0"/>
    <w:p w:rsidR="000B06E0" w:rsidRDefault="000B06E0" w:rsidP="000B06E0">
      <w:r>
        <w:t>Cordialmente</w:t>
      </w:r>
    </w:p>
    <w:p w:rsidR="000B06E0" w:rsidRDefault="000B06E0" w:rsidP="000B06E0"/>
    <w:p w:rsidR="000B06E0" w:rsidRDefault="000B06E0" w:rsidP="000B06E0"/>
    <w:p w:rsidR="000B06E0" w:rsidRDefault="000B06E0" w:rsidP="000B06E0">
      <w:r>
        <w:t>RICARDO CASAS ZAPATA</w:t>
      </w:r>
    </w:p>
    <w:p w:rsidR="000B06E0" w:rsidRDefault="000B06E0" w:rsidP="000B06E0">
      <w:r>
        <w:t>Gerente</w:t>
      </w:r>
    </w:p>
    <w:p w:rsidR="000B06E0" w:rsidRDefault="000B06E0" w:rsidP="0042659C">
      <w:pPr>
        <w:rPr>
          <w:b/>
        </w:rPr>
      </w:pPr>
    </w:p>
    <w:p w:rsidR="00247BF6" w:rsidRDefault="00247BF6" w:rsidP="0042659C">
      <w:pPr>
        <w:rPr>
          <w:b/>
        </w:rPr>
      </w:pPr>
    </w:p>
    <w:p w:rsidR="00247BF6" w:rsidRDefault="00247BF6" w:rsidP="0042659C">
      <w:pPr>
        <w:rPr>
          <w:b/>
        </w:rPr>
      </w:pPr>
    </w:p>
    <w:p w:rsidR="00247BF6" w:rsidRDefault="00247BF6" w:rsidP="0042659C">
      <w:pPr>
        <w:rPr>
          <w:b/>
        </w:rPr>
      </w:pPr>
    </w:p>
    <w:p w:rsidR="00247BF6" w:rsidRDefault="00247BF6" w:rsidP="0042659C">
      <w:pPr>
        <w:rPr>
          <w:b/>
        </w:rPr>
      </w:pPr>
    </w:p>
    <w:p w:rsidR="00247BF6" w:rsidRDefault="00247BF6" w:rsidP="0042659C">
      <w:pPr>
        <w:rPr>
          <w:b/>
        </w:rPr>
      </w:pPr>
    </w:p>
    <w:p w:rsidR="00247BF6" w:rsidRDefault="00247BF6" w:rsidP="0042659C">
      <w:pPr>
        <w:rPr>
          <w:b/>
        </w:rPr>
      </w:pPr>
    </w:p>
    <w:p w:rsidR="00247BF6" w:rsidRDefault="00247BF6" w:rsidP="0042659C">
      <w:pPr>
        <w:rPr>
          <w:b/>
        </w:rPr>
      </w:pPr>
    </w:p>
    <w:p w:rsidR="00247BF6" w:rsidRDefault="00247BF6" w:rsidP="00247BF6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247BF6" w:rsidRDefault="00247BF6" w:rsidP="00247BF6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247BF6" w:rsidRDefault="00247BF6" w:rsidP="00247BF6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247BF6" w:rsidRDefault="00247BF6" w:rsidP="00247BF6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247BF6" w:rsidRDefault="00247BF6" w:rsidP="00247BF6">
      <w:pPr>
        <w:rPr>
          <w:b/>
          <w:bCs/>
        </w:rPr>
      </w:pPr>
    </w:p>
    <w:p w:rsidR="00247BF6" w:rsidRDefault="00247BF6" w:rsidP="00247BF6">
      <w:pPr>
        <w:pStyle w:val="Ttulo1"/>
      </w:pPr>
      <w:r>
        <w:t>ORDEN DE TRABAJO    N°      08066</w:t>
      </w:r>
    </w:p>
    <w:p w:rsidR="00247BF6" w:rsidRDefault="00247BF6" w:rsidP="00247BF6"/>
    <w:p w:rsidR="00247BF6" w:rsidRDefault="00247BF6" w:rsidP="00247BF6"/>
    <w:p w:rsidR="00247BF6" w:rsidRDefault="00247BF6" w:rsidP="00247BF6">
      <w:pPr>
        <w:ind w:left="708" w:hanging="708"/>
      </w:pPr>
      <w:r>
        <w:t>FECHA:</w:t>
      </w:r>
      <w:r>
        <w:tab/>
        <w:t>Medellín, Febrero   14   de  2011</w:t>
      </w:r>
    </w:p>
    <w:p w:rsidR="00247BF6" w:rsidRDefault="00247BF6" w:rsidP="00247BF6">
      <w:r>
        <w:t>PARA:</w:t>
      </w:r>
      <w:r>
        <w:tab/>
      </w:r>
      <w:r>
        <w:tab/>
        <w:t>PLÁSTICOS DARMA</w:t>
      </w:r>
    </w:p>
    <w:p w:rsidR="00247BF6" w:rsidRDefault="00247BF6" w:rsidP="00247BF6">
      <w:r>
        <w:t>ATENCIÓN:</w:t>
      </w:r>
      <w:r>
        <w:tab/>
        <w:t>Sr. Darío Jaramillo</w:t>
      </w:r>
    </w:p>
    <w:p w:rsidR="00247BF6" w:rsidRDefault="00247BF6" w:rsidP="00247BF6">
      <w:r>
        <w:tab/>
      </w:r>
      <w:r>
        <w:tab/>
        <w:t>Gerente.</w:t>
      </w:r>
    </w:p>
    <w:p w:rsidR="00247BF6" w:rsidRDefault="00247BF6" w:rsidP="00247BF6"/>
    <w:p w:rsidR="00247BF6" w:rsidRDefault="00247BF6" w:rsidP="00247BF6">
      <w:r>
        <w:t>Apreciado Don Darío :</w:t>
      </w:r>
    </w:p>
    <w:p w:rsidR="00247BF6" w:rsidRDefault="00247BF6" w:rsidP="00247BF6">
      <w:r>
        <w:t xml:space="preserve"> </w:t>
      </w:r>
    </w:p>
    <w:p w:rsidR="00247BF6" w:rsidRDefault="00247BF6" w:rsidP="00247BF6">
      <w:r>
        <w:t>Con la presente estamos solicitando el siguiente servicio de   IMPRESIÓN  :</w:t>
      </w:r>
    </w:p>
    <w:p w:rsidR="00247BF6" w:rsidRDefault="00247BF6" w:rsidP="00247BF6"/>
    <w:p w:rsidR="00247BF6" w:rsidRDefault="00247BF6" w:rsidP="00247BF6">
      <w:pPr>
        <w:rPr>
          <w:b/>
          <w:bCs/>
          <w:u w:val="single"/>
        </w:rPr>
      </w:pPr>
    </w:p>
    <w:p w:rsidR="00247BF6" w:rsidRDefault="00247BF6" w:rsidP="00247BF6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247BF6" w:rsidRDefault="00247BF6" w:rsidP="00247BF6"/>
    <w:p w:rsidR="00247BF6" w:rsidRDefault="00247BF6" w:rsidP="00247BF6">
      <w:r>
        <w:t>MATERIAL:</w:t>
      </w:r>
      <w:r>
        <w:tab/>
      </w:r>
      <w:r>
        <w:tab/>
        <w:t>PELICULA COEXTRUIDA DE BAJA CON PP.</w:t>
      </w:r>
    </w:p>
    <w:p w:rsidR="00247BF6" w:rsidRDefault="00247BF6" w:rsidP="00247BF6">
      <w:r>
        <w:t>MEDIDA:</w:t>
      </w:r>
      <w:r>
        <w:tab/>
      </w:r>
      <w:r>
        <w:tab/>
      </w:r>
      <w:r>
        <w:rPr>
          <w:b/>
        </w:rPr>
        <w:t xml:space="preserve">34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247BF6" w:rsidRPr="006D12B2" w:rsidRDefault="00247BF6" w:rsidP="00247BF6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247BF6" w:rsidRDefault="00247BF6" w:rsidP="00247BF6">
      <w:r>
        <w:t>TRATADO:</w:t>
      </w:r>
      <w:r>
        <w:tab/>
      </w:r>
      <w:r>
        <w:tab/>
        <w:t>1  Cara</w:t>
      </w:r>
    </w:p>
    <w:p w:rsidR="00247BF6" w:rsidRDefault="00247BF6" w:rsidP="00247BF6">
      <w:pPr>
        <w:rPr>
          <w:b/>
          <w:bCs/>
          <w:u w:val="single"/>
        </w:rPr>
      </w:pPr>
      <w:r>
        <w:t>CANTIDAD:</w:t>
      </w:r>
      <w:r>
        <w:tab/>
      </w:r>
      <w:r>
        <w:tab/>
        <w:t>2</w:t>
      </w:r>
      <w:r>
        <w:rPr>
          <w:b/>
        </w:rPr>
        <w:t xml:space="preserve">00  </w:t>
      </w:r>
      <w:r w:rsidRPr="00900A5A">
        <w:rPr>
          <w:b/>
        </w:rPr>
        <w:t xml:space="preserve">  Kg</w:t>
      </w:r>
      <w:r>
        <w:t>.</w:t>
      </w:r>
    </w:p>
    <w:p w:rsidR="00247BF6" w:rsidRDefault="00247BF6" w:rsidP="00247BF6">
      <w:r>
        <w:t>COLORES:</w:t>
      </w:r>
      <w:r>
        <w:tab/>
      </w:r>
      <w:r>
        <w:tab/>
        <w:t xml:space="preserve">5      </w:t>
      </w:r>
    </w:p>
    <w:p w:rsidR="00821D82" w:rsidRDefault="00247BF6" w:rsidP="00821D82">
      <w:r>
        <w:t>CARAS:</w:t>
      </w:r>
      <w:r>
        <w:tab/>
      </w:r>
      <w:r>
        <w:tab/>
        <w:t>1  ( 5 x 1  )</w:t>
      </w:r>
    </w:p>
    <w:p w:rsidR="00247BF6" w:rsidRDefault="00247BF6" w:rsidP="00821D82">
      <w:r>
        <w:t>REPETICIÓN:</w:t>
      </w:r>
      <w:r>
        <w:tab/>
        <w:t xml:space="preserve">26    Cms   </w:t>
      </w:r>
    </w:p>
    <w:p w:rsidR="00247BF6" w:rsidRPr="00900A5A" w:rsidRDefault="00247BF6" w:rsidP="00247BF6">
      <w:pPr>
        <w:rPr>
          <w:b/>
        </w:rPr>
      </w:pPr>
      <w:r>
        <w:t xml:space="preserve">RODILLO  :               </w:t>
      </w:r>
      <w:r>
        <w:rPr>
          <w:b/>
        </w:rPr>
        <w:t>26</w:t>
      </w:r>
    </w:p>
    <w:p w:rsidR="00247BF6" w:rsidRDefault="00247BF6" w:rsidP="00247BF6">
      <w:r>
        <w:t>LAMINA:</w:t>
      </w:r>
      <w:r>
        <w:tab/>
      </w:r>
      <w:r>
        <w:tab/>
        <w:t xml:space="preserve">34    cms    </w:t>
      </w:r>
    </w:p>
    <w:p w:rsidR="00247BF6" w:rsidRDefault="00247BF6" w:rsidP="00247BF6">
      <w:r>
        <w:t>FOTOCAELDA:</w:t>
      </w:r>
      <w:r>
        <w:tab/>
        <w:t>Según muestra con doble  color</w:t>
      </w:r>
    </w:p>
    <w:p w:rsidR="00247BF6" w:rsidRDefault="00247BF6" w:rsidP="00247BF6">
      <w:pPr>
        <w:rPr>
          <w:b/>
        </w:rPr>
      </w:pPr>
      <w:r>
        <w:t>REFERENCIA:</w:t>
      </w:r>
      <w:r>
        <w:tab/>
      </w:r>
      <w:r>
        <w:rPr>
          <w:b/>
        </w:rPr>
        <w:t>EL SEMBRADOR  MANGO  397   gms.</w:t>
      </w:r>
    </w:p>
    <w:p w:rsidR="00247BF6" w:rsidRDefault="00247BF6" w:rsidP="00247BF6">
      <w:r>
        <w:tab/>
      </w:r>
      <w:r>
        <w:tab/>
      </w:r>
      <w:r>
        <w:tab/>
      </w:r>
    </w:p>
    <w:p w:rsidR="00247BF6" w:rsidRDefault="00247BF6" w:rsidP="0068280A">
      <w:pPr>
        <w:jc w:val="right"/>
      </w:pPr>
    </w:p>
    <w:p w:rsidR="00247BF6" w:rsidRDefault="00247BF6" w:rsidP="00247BF6">
      <w:r>
        <w:rPr>
          <w:b/>
          <w:bCs/>
          <w:u w:val="single"/>
        </w:rPr>
        <w:t>NOTA:</w:t>
      </w:r>
      <w:r>
        <w:t xml:space="preserve">            - Cyreles   en  su planta</w:t>
      </w:r>
    </w:p>
    <w:p w:rsidR="00247BF6" w:rsidRDefault="00247BF6" w:rsidP="00247BF6">
      <w:pPr>
        <w:pStyle w:val="Prrafodelista"/>
        <w:numPr>
          <w:ilvl w:val="0"/>
          <w:numId w:val="2"/>
        </w:numPr>
      </w:pPr>
      <w:r>
        <w:t xml:space="preserve"> Se envía  material.</w:t>
      </w:r>
    </w:p>
    <w:p w:rsidR="00247BF6" w:rsidRDefault="00247BF6" w:rsidP="00247BF6">
      <w:pPr>
        <w:pStyle w:val="Prrafodelista"/>
        <w:numPr>
          <w:ilvl w:val="0"/>
          <w:numId w:val="2"/>
        </w:numPr>
      </w:pPr>
      <w:r>
        <w:t>SE  APRUEBA  IMPRESIÓN.</w:t>
      </w:r>
    </w:p>
    <w:p w:rsidR="00247BF6" w:rsidRPr="00E62549" w:rsidRDefault="00247BF6" w:rsidP="0062428E">
      <w:pPr>
        <w:pStyle w:val="Prrafodelista"/>
        <w:ind w:left="1500"/>
        <w:rPr>
          <w:b/>
          <w:sz w:val="28"/>
          <w:szCs w:val="28"/>
        </w:rPr>
      </w:pPr>
    </w:p>
    <w:p w:rsidR="00247BF6" w:rsidRDefault="00247BF6" w:rsidP="00247BF6"/>
    <w:p w:rsidR="00247BF6" w:rsidRDefault="00247BF6" w:rsidP="00247BF6"/>
    <w:p w:rsidR="00247BF6" w:rsidRDefault="00247BF6" w:rsidP="00247BF6">
      <w:r>
        <w:t>Agradezco la atención y colaboración prestada.</w:t>
      </w:r>
    </w:p>
    <w:p w:rsidR="00247BF6" w:rsidRDefault="00247BF6" w:rsidP="00247BF6"/>
    <w:p w:rsidR="00247BF6" w:rsidRDefault="00247BF6" w:rsidP="00247BF6"/>
    <w:p w:rsidR="00247BF6" w:rsidRDefault="00247BF6" w:rsidP="00247BF6">
      <w:r>
        <w:t>Cordialmente,</w:t>
      </w:r>
    </w:p>
    <w:p w:rsidR="00247BF6" w:rsidRDefault="00247BF6" w:rsidP="00247BF6"/>
    <w:p w:rsidR="00247BF6" w:rsidRPr="00F4077E" w:rsidRDefault="00247BF6" w:rsidP="00247BF6">
      <w:pPr>
        <w:rPr>
          <w:b/>
        </w:rPr>
      </w:pPr>
    </w:p>
    <w:p w:rsidR="00247BF6" w:rsidRDefault="00247BF6" w:rsidP="00247BF6"/>
    <w:p w:rsidR="00247BF6" w:rsidRDefault="00247BF6" w:rsidP="00247BF6">
      <w:r>
        <w:t>RICARDO CASAS ZAPATA</w:t>
      </w:r>
    </w:p>
    <w:p w:rsidR="00247BF6" w:rsidRDefault="00247BF6" w:rsidP="00247BF6">
      <w:r>
        <w:t>Director</w:t>
      </w:r>
    </w:p>
    <w:p w:rsidR="00247BF6" w:rsidRDefault="00247BF6" w:rsidP="0042659C">
      <w:pPr>
        <w:rPr>
          <w:b/>
        </w:rPr>
      </w:pPr>
    </w:p>
    <w:p w:rsidR="0068280A" w:rsidRDefault="0068280A" w:rsidP="0042659C">
      <w:pPr>
        <w:rPr>
          <w:b/>
        </w:rPr>
      </w:pPr>
    </w:p>
    <w:p w:rsidR="0068280A" w:rsidRDefault="0068280A" w:rsidP="0068280A">
      <w:pPr>
        <w:rPr>
          <w:b/>
        </w:rPr>
      </w:pPr>
    </w:p>
    <w:p w:rsidR="0068280A" w:rsidRDefault="0068280A" w:rsidP="0068280A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68280A" w:rsidRDefault="0068280A" w:rsidP="0068280A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68280A" w:rsidRDefault="0068280A" w:rsidP="0068280A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68280A" w:rsidRDefault="0068280A" w:rsidP="0068280A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68280A" w:rsidRDefault="0068280A" w:rsidP="0068280A">
      <w:pPr>
        <w:rPr>
          <w:b/>
          <w:bCs/>
        </w:rPr>
      </w:pPr>
    </w:p>
    <w:p w:rsidR="0068280A" w:rsidRDefault="0068280A" w:rsidP="0068280A">
      <w:pPr>
        <w:pStyle w:val="Ttulo1"/>
      </w:pPr>
    </w:p>
    <w:p w:rsidR="0068280A" w:rsidRDefault="0068280A" w:rsidP="0068280A">
      <w:pPr>
        <w:pStyle w:val="Ttulo1"/>
      </w:pPr>
      <w:r>
        <w:t>ORDEN DE TRABAJO  N °      08065</w:t>
      </w:r>
    </w:p>
    <w:p w:rsidR="0068280A" w:rsidRDefault="0068280A" w:rsidP="0068280A"/>
    <w:p w:rsidR="0068280A" w:rsidRDefault="0068280A" w:rsidP="0068280A">
      <w:r>
        <w:t>FECHA:</w:t>
      </w:r>
      <w:r>
        <w:tab/>
        <w:t>Medellín, Febrero    14   de   2011</w:t>
      </w:r>
    </w:p>
    <w:p w:rsidR="0068280A" w:rsidRDefault="0068280A" w:rsidP="0068280A">
      <w:r>
        <w:t>PARA:</w:t>
      </w:r>
      <w:r>
        <w:tab/>
      </w:r>
      <w:r>
        <w:tab/>
        <w:t>PLÁSTICOS DARMA</w:t>
      </w:r>
    </w:p>
    <w:p w:rsidR="0068280A" w:rsidRDefault="0068280A" w:rsidP="0068280A">
      <w:r>
        <w:t>ATENCIÓN:</w:t>
      </w:r>
      <w:r>
        <w:tab/>
        <w:t>Sr. Darío Jaramillo</w:t>
      </w:r>
    </w:p>
    <w:p w:rsidR="0068280A" w:rsidRDefault="0068280A" w:rsidP="0068280A">
      <w:r>
        <w:tab/>
      </w:r>
      <w:r>
        <w:tab/>
        <w:t>Gerente.</w:t>
      </w:r>
    </w:p>
    <w:p w:rsidR="0068280A" w:rsidRDefault="0068280A" w:rsidP="0068280A"/>
    <w:p w:rsidR="0068280A" w:rsidRDefault="0068280A" w:rsidP="0068280A">
      <w:r>
        <w:t>Apreciado Don Darío:</w:t>
      </w:r>
    </w:p>
    <w:p w:rsidR="0068280A" w:rsidRDefault="0068280A" w:rsidP="0068280A"/>
    <w:p w:rsidR="0068280A" w:rsidRDefault="0068280A" w:rsidP="0068280A">
      <w:r>
        <w:t>Con la presente estamos solicitando el siguiente servicio de  IMPRESIÓN :</w:t>
      </w:r>
    </w:p>
    <w:p w:rsidR="0068280A" w:rsidRDefault="0068280A" w:rsidP="0068280A"/>
    <w:p w:rsidR="0068280A" w:rsidRDefault="0068280A" w:rsidP="0068280A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68280A" w:rsidRDefault="0068280A" w:rsidP="0068280A">
      <w:r>
        <w:t>MATERIAL   :           Polipropileno Tubular   de  44     cms</w:t>
      </w:r>
    </w:p>
    <w:p w:rsidR="0068280A" w:rsidRDefault="0068280A" w:rsidP="0068280A">
      <w:r>
        <w:t>CLIBRE      :               1.0 ”</w:t>
      </w:r>
    </w:p>
    <w:p w:rsidR="0068280A" w:rsidRPr="004D5CEB" w:rsidRDefault="0068280A" w:rsidP="0068280A">
      <w:pPr>
        <w:rPr>
          <w:b/>
        </w:rPr>
      </w:pPr>
      <w:r>
        <w:t>REFERENCIA:</w:t>
      </w:r>
      <w:r>
        <w:tab/>
      </w:r>
      <w:r w:rsidRPr="004D5CEB">
        <w:rPr>
          <w:b/>
        </w:rPr>
        <w:t>CLUSTER  FANCY</w:t>
      </w:r>
    </w:p>
    <w:p w:rsidR="0068280A" w:rsidRDefault="0068280A" w:rsidP="0068280A">
      <w:r>
        <w:t>CANTIDAD    :          1.000    Kg</w:t>
      </w:r>
    </w:p>
    <w:p w:rsidR="0068280A" w:rsidRDefault="0068280A" w:rsidP="0068280A">
      <w:r>
        <w:t>COLORES:</w:t>
      </w:r>
      <w:r>
        <w:tab/>
      </w:r>
      <w:r>
        <w:tab/>
        <w:t>2 ( BLANCO –  NEGRO  )</w:t>
      </w:r>
    </w:p>
    <w:p w:rsidR="0068280A" w:rsidRDefault="0068280A" w:rsidP="0068280A">
      <w:r>
        <w:t>CARAS:</w:t>
      </w:r>
      <w:r>
        <w:tab/>
      </w:r>
      <w:r>
        <w:tab/>
        <w:t>1  ( 2X1  )</w:t>
      </w:r>
    </w:p>
    <w:p w:rsidR="0068280A" w:rsidRDefault="0068280A" w:rsidP="0068280A">
      <w:r>
        <w:t>REPETICIÓN:</w:t>
      </w:r>
      <w:r>
        <w:tab/>
        <w:t>26</w:t>
      </w:r>
    </w:p>
    <w:p w:rsidR="0068280A" w:rsidRDefault="0068280A" w:rsidP="0068280A">
      <w:r>
        <w:t>RODILLO:</w:t>
      </w:r>
      <w:r>
        <w:tab/>
      </w:r>
      <w:r>
        <w:tab/>
        <w:t>52</w:t>
      </w:r>
    </w:p>
    <w:p w:rsidR="0068280A" w:rsidRDefault="0068280A" w:rsidP="0068280A">
      <w:r>
        <w:t>BOLSA:</w:t>
      </w:r>
      <w:r>
        <w:tab/>
      </w:r>
      <w:r>
        <w:tab/>
        <w:t>26  X  44    cms</w:t>
      </w:r>
    </w:p>
    <w:p w:rsidR="0068280A" w:rsidRDefault="0068280A" w:rsidP="0068280A">
      <w:r>
        <w:t>SELLADO:</w:t>
      </w:r>
      <w:r>
        <w:tab/>
      </w:r>
      <w:r>
        <w:tab/>
        <w:t>Para selle lateral.</w:t>
      </w:r>
    </w:p>
    <w:p w:rsidR="0068280A" w:rsidRDefault="0068280A" w:rsidP="0068280A"/>
    <w:p w:rsidR="0068280A" w:rsidRDefault="0068280A" w:rsidP="0068280A"/>
    <w:p w:rsidR="0068280A" w:rsidRDefault="0068280A" w:rsidP="0068280A">
      <w:r>
        <w:rPr>
          <w:b/>
          <w:bCs/>
          <w:u w:val="single"/>
        </w:rPr>
        <w:t>NOTA:</w:t>
      </w:r>
      <w:r>
        <w:t xml:space="preserve">  *   Los cyreles  EN SU PLANTA</w:t>
      </w:r>
    </w:p>
    <w:p w:rsidR="0068280A" w:rsidRDefault="0068280A" w:rsidP="0068280A">
      <w:pPr>
        <w:numPr>
          <w:ilvl w:val="0"/>
          <w:numId w:val="1"/>
        </w:numPr>
      </w:pPr>
      <w:r>
        <w:t>Se envían ARTE    para tonos y alturas</w:t>
      </w:r>
    </w:p>
    <w:p w:rsidR="0068280A" w:rsidRPr="00307118" w:rsidRDefault="0068280A" w:rsidP="0068280A">
      <w:pPr>
        <w:numPr>
          <w:ilvl w:val="0"/>
          <w:numId w:val="2"/>
        </w:numPr>
      </w:pPr>
      <w:r>
        <w:t xml:space="preserve">Se  </w:t>
      </w:r>
      <w:r w:rsidR="00C36523">
        <w:t>envía</w:t>
      </w:r>
      <w:r>
        <w:t xml:space="preserve"> el material de PP </w:t>
      </w:r>
      <w:r>
        <w:rPr>
          <w:b/>
        </w:rPr>
        <w:t xml:space="preserve">de  44 </w:t>
      </w:r>
      <w:r w:rsidRPr="00AD5DCF">
        <w:rPr>
          <w:b/>
        </w:rPr>
        <w:t xml:space="preserve">  cms</w:t>
      </w:r>
    </w:p>
    <w:p w:rsidR="0068280A" w:rsidRPr="00150D1A" w:rsidRDefault="0068280A" w:rsidP="0068280A">
      <w:pPr>
        <w:ind w:left="1860"/>
      </w:pPr>
    </w:p>
    <w:p w:rsidR="0068280A" w:rsidRDefault="0068280A" w:rsidP="0068280A">
      <w:pPr>
        <w:ind w:left="885"/>
      </w:pPr>
    </w:p>
    <w:p w:rsidR="0068280A" w:rsidRDefault="0068280A" w:rsidP="0068280A">
      <w:pPr>
        <w:ind w:left="885"/>
      </w:pPr>
    </w:p>
    <w:p w:rsidR="0068280A" w:rsidRDefault="0068280A" w:rsidP="0068280A">
      <w:r>
        <w:t>Agradezco la atención y colaboración prestada.</w:t>
      </w:r>
    </w:p>
    <w:p w:rsidR="0068280A" w:rsidRDefault="0068280A" w:rsidP="0068280A"/>
    <w:p w:rsidR="0068280A" w:rsidRDefault="0068280A" w:rsidP="0068280A"/>
    <w:p w:rsidR="0068280A" w:rsidRDefault="0068280A" w:rsidP="0068280A">
      <w:r>
        <w:t>Cordialmente,</w:t>
      </w:r>
    </w:p>
    <w:p w:rsidR="0068280A" w:rsidRDefault="0068280A" w:rsidP="0068280A"/>
    <w:p w:rsidR="0068280A" w:rsidRDefault="0068280A" w:rsidP="0068280A"/>
    <w:p w:rsidR="0068280A" w:rsidRDefault="0068280A" w:rsidP="0068280A"/>
    <w:p w:rsidR="0068280A" w:rsidRDefault="0068280A" w:rsidP="0068280A">
      <w:r>
        <w:t>RICARDO CASAS ZAPATA</w:t>
      </w:r>
    </w:p>
    <w:p w:rsidR="0068280A" w:rsidRDefault="0068280A" w:rsidP="0068280A">
      <w:r>
        <w:t>Director.</w:t>
      </w:r>
    </w:p>
    <w:p w:rsidR="0068280A" w:rsidRDefault="0068280A" w:rsidP="0068280A">
      <w:pPr>
        <w:rPr>
          <w:b/>
        </w:rPr>
      </w:pPr>
    </w:p>
    <w:p w:rsidR="0068280A" w:rsidRDefault="0068280A" w:rsidP="0042659C">
      <w:pPr>
        <w:rPr>
          <w:b/>
        </w:rPr>
      </w:pPr>
    </w:p>
    <w:p w:rsidR="008B6E55" w:rsidRDefault="008B6E55" w:rsidP="0042659C">
      <w:pPr>
        <w:rPr>
          <w:b/>
        </w:rPr>
      </w:pPr>
    </w:p>
    <w:p w:rsidR="008B6E55" w:rsidRDefault="008B6E55" w:rsidP="0042659C">
      <w:pPr>
        <w:rPr>
          <w:b/>
        </w:rPr>
      </w:pPr>
    </w:p>
    <w:p w:rsidR="008B6E55" w:rsidRDefault="008B6E55" w:rsidP="0042659C">
      <w:pPr>
        <w:rPr>
          <w:b/>
        </w:rPr>
      </w:pPr>
    </w:p>
    <w:p w:rsidR="008B6E55" w:rsidRDefault="008B6E55" w:rsidP="008B6E55">
      <w:pPr>
        <w:rPr>
          <w:b/>
        </w:rPr>
      </w:pPr>
    </w:p>
    <w:p w:rsidR="008B6E55" w:rsidRDefault="008B6E55" w:rsidP="008B6E55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8B6E55" w:rsidRDefault="008B6E55" w:rsidP="008B6E55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8B6E55" w:rsidRDefault="008B6E55" w:rsidP="008B6E55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8B6E55" w:rsidRDefault="008B6E55" w:rsidP="008B6E55">
      <w:pPr>
        <w:rPr>
          <w:b/>
          <w:bCs/>
          <w:sz w:val="20"/>
        </w:rPr>
      </w:pPr>
      <w:r>
        <w:rPr>
          <w:b/>
          <w:bCs/>
          <w:sz w:val="20"/>
        </w:rPr>
        <w:t>TEL:  4 44 46 64  ITAGUI.</w:t>
      </w:r>
    </w:p>
    <w:p w:rsidR="008B6E55" w:rsidRDefault="008B6E55" w:rsidP="008B6E55">
      <w:pPr>
        <w:rPr>
          <w:b/>
          <w:bCs/>
        </w:rPr>
      </w:pPr>
    </w:p>
    <w:p w:rsidR="008B6E55" w:rsidRDefault="008B6E55" w:rsidP="008B6E55">
      <w:pPr>
        <w:rPr>
          <w:b/>
        </w:rPr>
      </w:pPr>
    </w:p>
    <w:p w:rsidR="008B6E55" w:rsidRDefault="008B6E55" w:rsidP="008B6E55">
      <w:pPr>
        <w:pStyle w:val="Ttulo1"/>
      </w:pPr>
      <w:r>
        <w:t>ORDEN DE TRABAJO    N°      08037</w:t>
      </w:r>
    </w:p>
    <w:p w:rsidR="008B6E55" w:rsidRDefault="008B6E55" w:rsidP="008B6E55"/>
    <w:p w:rsidR="008B6E55" w:rsidRDefault="008B6E55" w:rsidP="008B6E55">
      <w:r>
        <w:t>FECHA:</w:t>
      </w:r>
      <w:r>
        <w:tab/>
        <w:t>Medellín, Febrero   15   de  2011</w:t>
      </w:r>
    </w:p>
    <w:p w:rsidR="008B6E55" w:rsidRDefault="008B6E55" w:rsidP="008B6E55">
      <w:r>
        <w:t>PARA:</w:t>
      </w:r>
      <w:r>
        <w:tab/>
      </w:r>
      <w:r>
        <w:tab/>
        <w:t>PLÁSTICOS DAR MA</w:t>
      </w:r>
    </w:p>
    <w:p w:rsidR="008B6E55" w:rsidRDefault="008B6E55" w:rsidP="008B6E55">
      <w:r>
        <w:t>ATENCIÓN:</w:t>
      </w:r>
      <w:r>
        <w:tab/>
        <w:t>Sr. Darío Jaramillo</w:t>
      </w:r>
    </w:p>
    <w:p w:rsidR="008B6E55" w:rsidRDefault="008B6E55" w:rsidP="008B6E55">
      <w:r>
        <w:tab/>
      </w:r>
      <w:r>
        <w:tab/>
        <w:t>Gerente.</w:t>
      </w:r>
    </w:p>
    <w:p w:rsidR="008B6E55" w:rsidRDefault="008B6E55" w:rsidP="008B6E55"/>
    <w:p w:rsidR="008B6E55" w:rsidRDefault="008B6E55" w:rsidP="008B6E55">
      <w:r>
        <w:t>Apreciado Don Darío :</w:t>
      </w:r>
    </w:p>
    <w:p w:rsidR="008B6E55" w:rsidRDefault="008B6E55" w:rsidP="008B6E55">
      <w:r>
        <w:t xml:space="preserve"> </w:t>
      </w:r>
    </w:p>
    <w:p w:rsidR="008B6E55" w:rsidRDefault="008B6E55" w:rsidP="008B6E55">
      <w:r>
        <w:t>Con la presente estamos solicitando el siguiente servicio de EXTRUSION E IMPRESION:</w:t>
      </w:r>
    </w:p>
    <w:p w:rsidR="008B6E55" w:rsidRDefault="008B6E55" w:rsidP="008B6E55"/>
    <w:p w:rsidR="008B6E55" w:rsidRDefault="008B6E55" w:rsidP="008B6E55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8B6E55" w:rsidRDefault="008B6E55" w:rsidP="008B6E55">
      <w:pPr>
        <w:rPr>
          <w:b/>
          <w:bCs/>
          <w:u w:val="single"/>
        </w:rPr>
      </w:pPr>
    </w:p>
    <w:p w:rsidR="008B6E55" w:rsidRPr="005B5BD2" w:rsidRDefault="008B6E55" w:rsidP="008B6E55">
      <w:pPr>
        <w:rPr>
          <w:b/>
        </w:rPr>
      </w:pPr>
      <w:r>
        <w:t>MATERIAL:</w:t>
      </w:r>
      <w:r>
        <w:tab/>
      </w:r>
      <w:r>
        <w:tab/>
        <w:t>Polietileno  Baja Lamina</w:t>
      </w:r>
    </w:p>
    <w:p w:rsidR="008B6E55" w:rsidRPr="005B5BD2" w:rsidRDefault="008B6E55" w:rsidP="008B6E55">
      <w:pPr>
        <w:rPr>
          <w:b/>
        </w:rPr>
      </w:pPr>
      <w:r>
        <w:t>MEDIDA:</w:t>
      </w:r>
      <w:r>
        <w:tab/>
      </w:r>
      <w:r>
        <w:tab/>
      </w:r>
      <w:r>
        <w:rPr>
          <w:b/>
        </w:rPr>
        <w:t>61   c</w:t>
      </w:r>
      <w:r w:rsidRPr="005B5BD2">
        <w:rPr>
          <w:b/>
        </w:rPr>
        <w:t>ms.</w:t>
      </w:r>
    </w:p>
    <w:p w:rsidR="008B6E55" w:rsidRPr="00263031" w:rsidRDefault="008B6E55" w:rsidP="008B6E55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3.4 </w:t>
      </w:r>
      <w:r w:rsidRPr="00263031">
        <w:rPr>
          <w:b/>
        </w:rPr>
        <w:t xml:space="preserve">  ”</w:t>
      </w:r>
    </w:p>
    <w:p w:rsidR="008B6E55" w:rsidRDefault="008B6E55" w:rsidP="008B6E55">
      <w:r>
        <w:t>COLOR:</w:t>
      </w:r>
      <w:r>
        <w:tab/>
      </w:r>
      <w:r>
        <w:tab/>
        <w:t>Transparente</w:t>
      </w:r>
    </w:p>
    <w:p w:rsidR="008B6E55" w:rsidRDefault="008B6E55" w:rsidP="008B6E55">
      <w:r>
        <w:t>TRATADO:</w:t>
      </w:r>
      <w:r>
        <w:tab/>
      </w:r>
      <w:r>
        <w:tab/>
        <w:t>2  Caras.</w:t>
      </w:r>
    </w:p>
    <w:p w:rsidR="008B6E55" w:rsidRDefault="008B6E55" w:rsidP="008B6E55">
      <w:r>
        <w:t>CANTIDAD:</w:t>
      </w:r>
      <w:r>
        <w:tab/>
      </w:r>
      <w:r>
        <w:tab/>
      </w:r>
      <w:r>
        <w:rPr>
          <w:b/>
        </w:rPr>
        <w:t>240</w:t>
      </w:r>
      <w:r>
        <w:t xml:space="preserve">   Kg.</w:t>
      </w:r>
    </w:p>
    <w:p w:rsidR="008B6E55" w:rsidRDefault="008B6E55" w:rsidP="008B6E55">
      <w:r>
        <w:t>COLORES:</w:t>
      </w:r>
      <w:r>
        <w:tab/>
      </w:r>
      <w:r>
        <w:tab/>
        <w:t>4  ( Azul  – Verde – Blanco – Rojo )</w:t>
      </w:r>
    </w:p>
    <w:p w:rsidR="008B6E55" w:rsidRDefault="008B6E55" w:rsidP="008B6E55">
      <w:r>
        <w:t>CARAS:</w:t>
      </w:r>
      <w:r>
        <w:tab/>
      </w:r>
      <w:r>
        <w:tab/>
        <w:t xml:space="preserve">2  </w:t>
      </w:r>
    </w:p>
    <w:p w:rsidR="008B6E55" w:rsidRDefault="008B6E55" w:rsidP="008B6E55">
      <w:r>
        <w:t>REPETICIÓN:</w:t>
      </w:r>
      <w:r>
        <w:tab/>
        <w:t xml:space="preserve">16  Cms. </w:t>
      </w:r>
    </w:p>
    <w:p w:rsidR="008B6E55" w:rsidRDefault="008B6E55" w:rsidP="008B6E55">
      <w:r>
        <w:t>BOLSA:</w:t>
      </w:r>
      <w:r>
        <w:tab/>
      </w:r>
      <w:r>
        <w:tab/>
        <w:t xml:space="preserve">16  X  30.5   Cms .    </w:t>
      </w:r>
    </w:p>
    <w:p w:rsidR="008B6E55" w:rsidRDefault="00045A39" w:rsidP="008B6E55">
      <w:r>
        <w:t>RODILLO :                32</w:t>
      </w:r>
    </w:p>
    <w:p w:rsidR="008B6E55" w:rsidRDefault="008B6E55" w:rsidP="008B6E55">
      <w:r>
        <w:t>SELLADO:</w:t>
      </w:r>
      <w:r>
        <w:tab/>
      </w:r>
      <w:r>
        <w:tab/>
        <w:t xml:space="preserve">Lateral </w:t>
      </w:r>
    </w:p>
    <w:p w:rsidR="008B6E55" w:rsidRDefault="008B6E55" w:rsidP="008B6E55">
      <w:r>
        <w:t>REFERENCIA:</w:t>
      </w:r>
      <w:r>
        <w:tab/>
      </w:r>
      <w:r w:rsidR="00727EFE">
        <w:rPr>
          <w:b/>
          <w:sz w:val="28"/>
          <w:szCs w:val="28"/>
        </w:rPr>
        <w:t xml:space="preserve">GENERICA   </w:t>
      </w:r>
      <w:r w:rsidRPr="00C2571A">
        <w:rPr>
          <w:b/>
          <w:sz w:val="28"/>
          <w:szCs w:val="28"/>
        </w:rPr>
        <w:t xml:space="preserve">  EVELMAR  </w:t>
      </w:r>
      <w:r w:rsidR="00727EFE">
        <w:rPr>
          <w:b/>
          <w:sz w:val="28"/>
          <w:szCs w:val="28"/>
        </w:rPr>
        <w:t>PEQUEÑA</w:t>
      </w:r>
    </w:p>
    <w:p w:rsidR="008B6E55" w:rsidRDefault="008B6E55" w:rsidP="008B6E55">
      <w:r>
        <w:tab/>
      </w:r>
      <w:r>
        <w:tab/>
      </w:r>
      <w:r>
        <w:tab/>
      </w:r>
    </w:p>
    <w:p w:rsidR="008B6E55" w:rsidRDefault="008B6E55" w:rsidP="008B6E55">
      <w:r>
        <w:rPr>
          <w:b/>
          <w:bCs/>
          <w:u w:val="single"/>
        </w:rPr>
        <w:t>NOTA:</w:t>
      </w:r>
      <w:r>
        <w:t xml:space="preserve">  - Los cyreles se encuentran en su planta..</w:t>
      </w:r>
    </w:p>
    <w:p w:rsidR="008B6E55" w:rsidRDefault="008B6E55" w:rsidP="008B6E55">
      <w:pPr>
        <w:numPr>
          <w:ilvl w:val="0"/>
          <w:numId w:val="2"/>
        </w:numPr>
      </w:pPr>
      <w:r>
        <w:t xml:space="preserve">Tonos de impresión igual al </w:t>
      </w:r>
      <w:r w:rsidR="000203C8">
        <w:t>último</w:t>
      </w:r>
      <w:r>
        <w:t xml:space="preserve"> montaje.</w:t>
      </w:r>
    </w:p>
    <w:p w:rsidR="008B6E55" w:rsidRDefault="008B6E55" w:rsidP="008B6E55">
      <w:pPr>
        <w:numPr>
          <w:ilvl w:val="0"/>
          <w:numId w:val="2"/>
        </w:numPr>
      </w:pPr>
      <w:r>
        <w:t>Colocar pie de imprenta de P:U.</w:t>
      </w:r>
    </w:p>
    <w:p w:rsidR="008B6E55" w:rsidRPr="00727EFE" w:rsidRDefault="008B6E55" w:rsidP="00727EFE">
      <w:pPr>
        <w:ind w:left="1500"/>
        <w:rPr>
          <w:b/>
          <w:u w:val="single"/>
        </w:rPr>
      </w:pPr>
    </w:p>
    <w:p w:rsidR="008B6E55" w:rsidRPr="007B67F6" w:rsidRDefault="008B6E55" w:rsidP="008B6E55">
      <w:pPr>
        <w:rPr>
          <w:b/>
          <w:u w:val="single"/>
        </w:rPr>
      </w:pPr>
    </w:p>
    <w:p w:rsidR="008B6E55" w:rsidRDefault="008B6E55" w:rsidP="008B6E55">
      <w:r>
        <w:t>Agradezco la atención y colaboración prestada.</w:t>
      </w:r>
    </w:p>
    <w:p w:rsidR="008B6E55" w:rsidRDefault="008B6E55" w:rsidP="008B6E55"/>
    <w:p w:rsidR="008B6E55" w:rsidRDefault="008B6E55" w:rsidP="008B6E55">
      <w:r>
        <w:t>Cordialmente,</w:t>
      </w:r>
    </w:p>
    <w:p w:rsidR="008B6E55" w:rsidRDefault="008B6E55" w:rsidP="008B6E55"/>
    <w:p w:rsidR="008B6E55" w:rsidRDefault="008B6E55" w:rsidP="008B6E55"/>
    <w:p w:rsidR="008B6E55" w:rsidRDefault="008B6E55" w:rsidP="008B6E55"/>
    <w:p w:rsidR="008B6E55" w:rsidRDefault="008B6E55" w:rsidP="008B6E55">
      <w:r>
        <w:t>RICARDO CASAS ZAPATA</w:t>
      </w:r>
    </w:p>
    <w:p w:rsidR="008B6E55" w:rsidRDefault="008B6E55" w:rsidP="008B6E55">
      <w:r>
        <w:t>Director.</w:t>
      </w:r>
    </w:p>
    <w:p w:rsidR="008B6E55" w:rsidRDefault="008B6E55" w:rsidP="0042659C">
      <w:pPr>
        <w:rPr>
          <w:b/>
        </w:rPr>
      </w:pPr>
    </w:p>
    <w:p w:rsidR="000203C8" w:rsidRDefault="000203C8" w:rsidP="0042659C">
      <w:pPr>
        <w:rPr>
          <w:b/>
        </w:rPr>
      </w:pPr>
    </w:p>
    <w:p w:rsidR="000203C8" w:rsidRDefault="000203C8" w:rsidP="0042659C">
      <w:pPr>
        <w:rPr>
          <w:b/>
        </w:rPr>
      </w:pPr>
    </w:p>
    <w:p w:rsidR="000203C8" w:rsidRDefault="000203C8" w:rsidP="000203C8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0203C8" w:rsidRDefault="000203C8" w:rsidP="000203C8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0203C8" w:rsidRDefault="000203C8" w:rsidP="000203C8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0203C8" w:rsidRDefault="000203C8" w:rsidP="000203C8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0203C8" w:rsidRDefault="000203C8" w:rsidP="000203C8">
      <w:pPr>
        <w:rPr>
          <w:b/>
          <w:bCs/>
        </w:rPr>
      </w:pPr>
    </w:p>
    <w:p w:rsidR="000203C8" w:rsidRDefault="000203C8" w:rsidP="000203C8">
      <w:pPr>
        <w:pStyle w:val="Ttulo1"/>
      </w:pPr>
      <w:r>
        <w:t>ORDEN DE TRABAJO N°      08082</w:t>
      </w:r>
    </w:p>
    <w:p w:rsidR="000203C8" w:rsidRDefault="000203C8" w:rsidP="000203C8"/>
    <w:p w:rsidR="000203C8" w:rsidRDefault="000203C8" w:rsidP="000203C8"/>
    <w:p w:rsidR="000203C8" w:rsidRDefault="000203C8" w:rsidP="000203C8">
      <w:r>
        <w:t>FECHA:</w:t>
      </w:r>
      <w:r>
        <w:tab/>
        <w:t>Medellín,  Febrero 16    de  2011</w:t>
      </w:r>
    </w:p>
    <w:p w:rsidR="000203C8" w:rsidRDefault="000203C8" w:rsidP="000203C8">
      <w:r>
        <w:t>PARA:</w:t>
      </w:r>
      <w:r>
        <w:tab/>
      </w:r>
      <w:r>
        <w:tab/>
        <w:t>PLÁSTICOS DARMA</w:t>
      </w:r>
    </w:p>
    <w:p w:rsidR="000203C8" w:rsidRDefault="000203C8" w:rsidP="000203C8">
      <w:r>
        <w:t>ATENCIÓN:</w:t>
      </w:r>
      <w:r>
        <w:tab/>
        <w:t>Sr. Darío Jaramillo</w:t>
      </w:r>
    </w:p>
    <w:p w:rsidR="000203C8" w:rsidRDefault="000203C8" w:rsidP="000203C8">
      <w:r>
        <w:tab/>
      </w:r>
      <w:r>
        <w:tab/>
        <w:t>Gerente.</w:t>
      </w:r>
    </w:p>
    <w:p w:rsidR="000203C8" w:rsidRDefault="000203C8" w:rsidP="000203C8"/>
    <w:p w:rsidR="000203C8" w:rsidRDefault="000203C8" w:rsidP="000203C8">
      <w:r>
        <w:t>Apreciado Don Darío :</w:t>
      </w:r>
    </w:p>
    <w:p w:rsidR="000203C8" w:rsidRDefault="000203C8" w:rsidP="000203C8">
      <w:r>
        <w:t xml:space="preserve"> </w:t>
      </w:r>
    </w:p>
    <w:p w:rsidR="000203C8" w:rsidRDefault="000203C8" w:rsidP="000203C8">
      <w:r>
        <w:t>Con la presente estamos solicitando el siguiente servicio de   IMPRESIÓN  :</w:t>
      </w:r>
    </w:p>
    <w:p w:rsidR="000203C8" w:rsidRDefault="000203C8" w:rsidP="000203C8"/>
    <w:p w:rsidR="000203C8" w:rsidRDefault="000203C8" w:rsidP="000203C8">
      <w:pPr>
        <w:rPr>
          <w:b/>
          <w:bCs/>
          <w:u w:val="single"/>
        </w:rPr>
      </w:pPr>
    </w:p>
    <w:p w:rsidR="000203C8" w:rsidRDefault="000203C8" w:rsidP="000203C8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0203C8" w:rsidRDefault="000203C8" w:rsidP="000203C8"/>
    <w:p w:rsidR="000203C8" w:rsidRDefault="000203C8" w:rsidP="000203C8">
      <w:r>
        <w:t>MATERIAL:</w:t>
      </w:r>
      <w:r>
        <w:tab/>
      </w:r>
      <w:r>
        <w:tab/>
        <w:t>Polietileno     Lamina    Transparente  BD</w:t>
      </w:r>
    </w:p>
    <w:p w:rsidR="000203C8" w:rsidRDefault="000203C8" w:rsidP="000203C8">
      <w:r>
        <w:t>MEDIDA:</w:t>
      </w:r>
      <w:r>
        <w:tab/>
      </w:r>
      <w:r>
        <w:tab/>
      </w:r>
      <w:r>
        <w:rPr>
          <w:b/>
        </w:rPr>
        <w:t xml:space="preserve">34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0203C8" w:rsidRPr="006D12B2" w:rsidRDefault="000203C8" w:rsidP="000203C8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0203C8" w:rsidRDefault="000203C8" w:rsidP="000203C8">
      <w:r>
        <w:t>TRATADO:</w:t>
      </w:r>
      <w:r>
        <w:tab/>
      </w:r>
      <w:r>
        <w:tab/>
        <w:t>1  Cara</w:t>
      </w:r>
    </w:p>
    <w:p w:rsidR="000203C8" w:rsidRDefault="000203C8" w:rsidP="000203C8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>
        <w:rPr>
          <w:b/>
        </w:rPr>
        <w:t xml:space="preserve">200  </w:t>
      </w:r>
      <w:r w:rsidRPr="00900A5A">
        <w:rPr>
          <w:b/>
        </w:rPr>
        <w:t xml:space="preserve">  Kg</w:t>
      </w:r>
      <w:r>
        <w:t>.</w:t>
      </w:r>
    </w:p>
    <w:p w:rsidR="000203C8" w:rsidRDefault="000203C8" w:rsidP="000203C8">
      <w:r>
        <w:t>COLORES:</w:t>
      </w:r>
      <w:r>
        <w:tab/>
      </w:r>
      <w:r>
        <w:tab/>
        <w:t xml:space="preserve">5      </w:t>
      </w:r>
    </w:p>
    <w:p w:rsidR="000203C8" w:rsidRDefault="000203C8" w:rsidP="000203C8">
      <w:r>
        <w:t>CARAS:</w:t>
      </w:r>
      <w:r>
        <w:tab/>
      </w:r>
      <w:r>
        <w:tab/>
        <w:t>1  ( 5 x 1  )</w:t>
      </w:r>
    </w:p>
    <w:p w:rsidR="000203C8" w:rsidRDefault="000203C8" w:rsidP="000203C8">
      <w:r>
        <w:t>REPETICIÓN:</w:t>
      </w:r>
      <w:r>
        <w:tab/>
        <w:t xml:space="preserve">26    Cms   </w:t>
      </w:r>
    </w:p>
    <w:p w:rsidR="000203C8" w:rsidRPr="00900A5A" w:rsidRDefault="000203C8" w:rsidP="000203C8">
      <w:pPr>
        <w:rPr>
          <w:b/>
        </w:rPr>
      </w:pPr>
      <w:r>
        <w:t xml:space="preserve">RODILLO  :               </w:t>
      </w:r>
      <w:r>
        <w:rPr>
          <w:b/>
        </w:rPr>
        <w:t>26</w:t>
      </w:r>
    </w:p>
    <w:p w:rsidR="000203C8" w:rsidRDefault="000203C8" w:rsidP="000203C8">
      <w:r>
        <w:t>LAMINA:</w:t>
      </w:r>
      <w:r>
        <w:tab/>
      </w:r>
      <w:r>
        <w:tab/>
        <w:t xml:space="preserve">34    Cms    </w:t>
      </w:r>
    </w:p>
    <w:p w:rsidR="000203C8" w:rsidRDefault="000203C8" w:rsidP="000203C8">
      <w:r>
        <w:t>FOTOCAELDA:</w:t>
      </w:r>
      <w:r>
        <w:tab/>
        <w:t>Según muestra con doble  color</w:t>
      </w:r>
    </w:p>
    <w:p w:rsidR="000203C8" w:rsidRDefault="000203C8" w:rsidP="000203C8">
      <w:pPr>
        <w:rPr>
          <w:b/>
        </w:rPr>
      </w:pPr>
      <w:r>
        <w:t>REFERENCIA:</w:t>
      </w:r>
      <w:r>
        <w:tab/>
      </w:r>
      <w:r>
        <w:rPr>
          <w:b/>
        </w:rPr>
        <w:t>EL  SEMBRADOR    MARACUYA  397  gms.</w:t>
      </w:r>
    </w:p>
    <w:p w:rsidR="000203C8" w:rsidRPr="00146B92" w:rsidRDefault="000203C8" w:rsidP="000203C8">
      <w:pPr>
        <w:rPr>
          <w:b/>
        </w:rPr>
      </w:pPr>
    </w:p>
    <w:p w:rsidR="000203C8" w:rsidRDefault="000203C8" w:rsidP="000203C8">
      <w:r>
        <w:tab/>
      </w:r>
      <w:r>
        <w:tab/>
      </w:r>
      <w:r>
        <w:tab/>
      </w:r>
    </w:p>
    <w:p w:rsidR="000203C8" w:rsidRDefault="000203C8" w:rsidP="000203C8"/>
    <w:p w:rsidR="000203C8" w:rsidRDefault="000203C8" w:rsidP="000203C8">
      <w:r>
        <w:rPr>
          <w:b/>
          <w:bCs/>
          <w:u w:val="single"/>
        </w:rPr>
        <w:t>NOTA:</w:t>
      </w:r>
      <w:r>
        <w:t xml:space="preserve">  - Cyreles  en  su  planta.</w:t>
      </w:r>
    </w:p>
    <w:p w:rsidR="000203C8" w:rsidRDefault="000203C8" w:rsidP="000203C8">
      <w:pPr>
        <w:pStyle w:val="Prrafodelista"/>
        <w:numPr>
          <w:ilvl w:val="0"/>
          <w:numId w:val="2"/>
        </w:numPr>
      </w:pPr>
      <w:r>
        <w:t xml:space="preserve"> Se envía  material.</w:t>
      </w:r>
    </w:p>
    <w:p w:rsidR="000203C8" w:rsidRDefault="000203C8" w:rsidP="000203C8">
      <w:pPr>
        <w:pStyle w:val="Prrafodelista"/>
        <w:numPr>
          <w:ilvl w:val="0"/>
          <w:numId w:val="2"/>
        </w:numPr>
      </w:pPr>
      <w:r>
        <w:t>SE  APRUEBA  IMPRESIÓN.</w:t>
      </w:r>
    </w:p>
    <w:p w:rsidR="000203C8" w:rsidRPr="00492713" w:rsidRDefault="000203C8" w:rsidP="000203C8">
      <w:pPr>
        <w:ind w:left="1500"/>
        <w:rPr>
          <w:b/>
          <w:sz w:val="28"/>
          <w:szCs w:val="28"/>
        </w:rPr>
      </w:pPr>
    </w:p>
    <w:p w:rsidR="000203C8" w:rsidRDefault="000203C8" w:rsidP="000203C8"/>
    <w:p w:rsidR="000203C8" w:rsidRDefault="000203C8" w:rsidP="000203C8"/>
    <w:p w:rsidR="000203C8" w:rsidRDefault="000203C8" w:rsidP="000203C8">
      <w:r>
        <w:t>Agradezco la atención y colaboración prestada.</w:t>
      </w:r>
    </w:p>
    <w:p w:rsidR="000203C8" w:rsidRPr="00F86361" w:rsidRDefault="000203C8" w:rsidP="000203C8">
      <w:pPr>
        <w:rPr>
          <w:b/>
        </w:rPr>
      </w:pPr>
    </w:p>
    <w:p w:rsidR="000203C8" w:rsidRDefault="000203C8" w:rsidP="000203C8"/>
    <w:p w:rsidR="000203C8" w:rsidRDefault="000203C8" w:rsidP="000203C8">
      <w:r>
        <w:t>Cordialmente,</w:t>
      </w:r>
    </w:p>
    <w:p w:rsidR="000203C8" w:rsidRDefault="000203C8" w:rsidP="000203C8"/>
    <w:p w:rsidR="000203C8" w:rsidRPr="00F4077E" w:rsidRDefault="000203C8" w:rsidP="000203C8">
      <w:pPr>
        <w:rPr>
          <w:b/>
        </w:rPr>
      </w:pPr>
    </w:p>
    <w:p w:rsidR="000203C8" w:rsidRDefault="000203C8" w:rsidP="000203C8"/>
    <w:p w:rsidR="000203C8" w:rsidRDefault="000203C8" w:rsidP="000203C8">
      <w:r>
        <w:t>RICARDO CASAS ZAPATA</w:t>
      </w:r>
    </w:p>
    <w:p w:rsidR="000203C8" w:rsidRDefault="000203C8" w:rsidP="000203C8">
      <w:r>
        <w:lastRenderedPageBreak/>
        <w:t>Director</w:t>
      </w:r>
    </w:p>
    <w:p w:rsidR="000203C8" w:rsidRDefault="000203C8" w:rsidP="0042659C">
      <w:pPr>
        <w:rPr>
          <w:b/>
        </w:rPr>
      </w:pPr>
    </w:p>
    <w:p w:rsidR="000203C8" w:rsidRDefault="000203C8" w:rsidP="000203C8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0203C8" w:rsidRDefault="000203C8" w:rsidP="000203C8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0203C8" w:rsidRDefault="000203C8" w:rsidP="000203C8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0203C8" w:rsidRDefault="000203C8" w:rsidP="000203C8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0203C8" w:rsidRDefault="000203C8" w:rsidP="000203C8">
      <w:pPr>
        <w:rPr>
          <w:b/>
          <w:bCs/>
        </w:rPr>
      </w:pPr>
    </w:p>
    <w:p w:rsidR="000203C8" w:rsidRDefault="000203C8" w:rsidP="000203C8">
      <w:pPr>
        <w:pStyle w:val="Ttulo1"/>
      </w:pPr>
      <w:r>
        <w:t>ORDEN DE TRABAJO N°      08081</w:t>
      </w:r>
    </w:p>
    <w:p w:rsidR="000203C8" w:rsidRDefault="000203C8" w:rsidP="000203C8"/>
    <w:p w:rsidR="000203C8" w:rsidRDefault="000203C8" w:rsidP="000203C8"/>
    <w:p w:rsidR="000203C8" w:rsidRDefault="000203C8" w:rsidP="000203C8">
      <w:r>
        <w:t>FECHA:</w:t>
      </w:r>
      <w:r>
        <w:tab/>
        <w:t>Medellín, Febrero  16    de    2011</w:t>
      </w:r>
    </w:p>
    <w:p w:rsidR="000203C8" w:rsidRDefault="000203C8" w:rsidP="000203C8">
      <w:r>
        <w:t>PARA:</w:t>
      </w:r>
      <w:r>
        <w:tab/>
      </w:r>
      <w:r>
        <w:tab/>
        <w:t>PLÁSTICOS DARMA</w:t>
      </w:r>
    </w:p>
    <w:p w:rsidR="000203C8" w:rsidRDefault="000203C8" w:rsidP="000203C8">
      <w:r>
        <w:t>ATENCIÓN:</w:t>
      </w:r>
      <w:r>
        <w:tab/>
        <w:t>Sr. Darío Jaramillo</w:t>
      </w:r>
    </w:p>
    <w:p w:rsidR="000203C8" w:rsidRDefault="000203C8" w:rsidP="000203C8">
      <w:r>
        <w:tab/>
      </w:r>
      <w:r>
        <w:tab/>
        <w:t>Gerente.</w:t>
      </w:r>
    </w:p>
    <w:p w:rsidR="000203C8" w:rsidRDefault="000203C8" w:rsidP="000203C8"/>
    <w:p w:rsidR="000203C8" w:rsidRDefault="000203C8" w:rsidP="000203C8">
      <w:r>
        <w:t>Apreciado Don Darío :</w:t>
      </w:r>
    </w:p>
    <w:p w:rsidR="000203C8" w:rsidRDefault="000203C8" w:rsidP="000203C8">
      <w:r>
        <w:t xml:space="preserve"> </w:t>
      </w:r>
    </w:p>
    <w:p w:rsidR="000203C8" w:rsidRDefault="000203C8" w:rsidP="000203C8">
      <w:r>
        <w:t>Con la presente estamos solicitando el siguiente servicio de   IMPRESIÓN  :</w:t>
      </w:r>
    </w:p>
    <w:p w:rsidR="000203C8" w:rsidRDefault="000203C8" w:rsidP="000203C8"/>
    <w:p w:rsidR="000203C8" w:rsidRDefault="000203C8" w:rsidP="000203C8">
      <w:pPr>
        <w:rPr>
          <w:b/>
          <w:bCs/>
          <w:u w:val="single"/>
        </w:rPr>
      </w:pPr>
    </w:p>
    <w:p w:rsidR="000203C8" w:rsidRDefault="000203C8" w:rsidP="000203C8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0203C8" w:rsidRDefault="000203C8" w:rsidP="000203C8"/>
    <w:p w:rsidR="000203C8" w:rsidRPr="00235ED8" w:rsidRDefault="000203C8" w:rsidP="000203C8">
      <w:pPr>
        <w:rPr>
          <w:u w:val="single"/>
        </w:rPr>
      </w:pPr>
      <w:r>
        <w:t>MATERIAL:</w:t>
      </w:r>
      <w:r>
        <w:tab/>
      </w:r>
      <w:r>
        <w:tab/>
        <w:t xml:space="preserve">Polietileno     Lamina    Transparente  </w:t>
      </w:r>
      <w:r w:rsidRPr="00235ED8">
        <w:rPr>
          <w:u w:val="single"/>
        </w:rPr>
        <w:t>TRICAPA</w:t>
      </w:r>
    </w:p>
    <w:p w:rsidR="000203C8" w:rsidRDefault="000203C8" w:rsidP="000203C8">
      <w:r>
        <w:t>MEDIDA:</w:t>
      </w:r>
      <w:r>
        <w:tab/>
      </w:r>
      <w:r>
        <w:tab/>
      </w:r>
      <w:r>
        <w:rPr>
          <w:b/>
        </w:rPr>
        <w:t xml:space="preserve">34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0203C8" w:rsidRPr="006D12B2" w:rsidRDefault="000203C8" w:rsidP="000203C8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0203C8" w:rsidRDefault="000203C8" w:rsidP="000203C8">
      <w:r>
        <w:t>TRATADO:</w:t>
      </w:r>
      <w:r>
        <w:tab/>
      </w:r>
      <w:r>
        <w:tab/>
        <w:t>1  Cara</w:t>
      </w:r>
    </w:p>
    <w:p w:rsidR="000203C8" w:rsidRDefault="000203C8" w:rsidP="000203C8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>
        <w:rPr>
          <w:b/>
        </w:rPr>
        <w:t xml:space="preserve">600  </w:t>
      </w:r>
      <w:r w:rsidRPr="00900A5A">
        <w:rPr>
          <w:b/>
        </w:rPr>
        <w:t xml:space="preserve">  Kg</w:t>
      </w:r>
      <w:r>
        <w:t>.</w:t>
      </w:r>
    </w:p>
    <w:p w:rsidR="000203C8" w:rsidRDefault="000203C8" w:rsidP="000203C8">
      <w:r>
        <w:t>COLORES:</w:t>
      </w:r>
      <w:r>
        <w:tab/>
      </w:r>
      <w:r>
        <w:tab/>
        <w:t xml:space="preserve">5      </w:t>
      </w:r>
    </w:p>
    <w:p w:rsidR="000203C8" w:rsidRDefault="000203C8" w:rsidP="000203C8">
      <w:r>
        <w:t>CARAS:</w:t>
      </w:r>
      <w:r>
        <w:tab/>
      </w:r>
      <w:r>
        <w:tab/>
        <w:t>1  ( 5 x 1  )</w:t>
      </w:r>
    </w:p>
    <w:p w:rsidR="000203C8" w:rsidRDefault="000203C8" w:rsidP="000203C8">
      <w:r>
        <w:t>REPETICIÓN:</w:t>
      </w:r>
      <w:r>
        <w:tab/>
        <w:t xml:space="preserve">26    Cms   </w:t>
      </w:r>
    </w:p>
    <w:p w:rsidR="000203C8" w:rsidRPr="00900A5A" w:rsidRDefault="000203C8" w:rsidP="000203C8">
      <w:pPr>
        <w:rPr>
          <w:b/>
        </w:rPr>
      </w:pPr>
      <w:r>
        <w:t xml:space="preserve">RODILLO  :               </w:t>
      </w:r>
      <w:r>
        <w:rPr>
          <w:b/>
        </w:rPr>
        <w:t>26</w:t>
      </w:r>
    </w:p>
    <w:p w:rsidR="000203C8" w:rsidRDefault="000203C8" w:rsidP="000203C8">
      <w:r>
        <w:t>LAMINA:</w:t>
      </w:r>
      <w:r>
        <w:tab/>
      </w:r>
      <w:r>
        <w:tab/>
        <w:t>34    Cms    REFILADA PARA EMPAQUETADORA</w:t>
      </w:r>
    </w:p>
    <w:p w:rsidR="000203C8" w:rsidRDefault="000203C8" w:rsidP="000203C8">
      <w:r>
        <w:t>FOTOCAELDA:</w:t>
      </w:r>
      <w:r>
        <w:tab/>
        <w:t>Según muestra con doble  color</w:t>
      </w:r>
    </w:p>
    <w:p w:rsidR="000203C8" w:rsidRDefault="000203C8" w:rsidP="000203C8">
      <w:pPr>
        <w:rPr>
          <w:b/>
        </w:rPr>
      </w:pPr>
      <w:r>
        <w:t>REFERENCIA:</w:t>
      </w:r>
      <w:r>
        <w:tab/>
      </w:r>
      <w:r>
        <w:rPr>
          <w:b/>
        </w:rPr>
        <w:t>EL  SEMBRADOR  LULO    397  gms.</w:t>
      </w:r>
      <w:r>
        <w:rPr>
          <w:b/>
        </w:rPr>
        <w:tab/>
      </w:r>
      <w:r>
        <w:rPr>
          <w:b/>
        </w:rPr>
        <w:tab/>
        <w:t>200 kg</w:t>
      </w:r>
    </w:p>
    <w:p w:rsidR="000203C8" w:rsidRDefault="000203C8" w:rsidP="000203C8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  <w:t>EL SEMBRADOR GUANABANA 397  gms</w:t>
      </w:r>
      <w:r>
        <w:rPr>
          <w:b/>
        </w:rPr>
        <w:tab/>
        <w:t>200 KG</w:t>
      </w:r>
    </w:p>
    <w:p w:rsidR="000203C8" w:rsidRDefault="000203C8" w:rsidP="000203C8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  <w:t>EL SEMBRADOR MORA  397 gms</w:t>
      </w:r>
      <w:r>
        <w:rPr>
          <w:b/>
        </w:rPr>
        <w:tab/>
      </w:r>
      <w:r>
        <w:rPr>
          <w:b/>
        </w:rPr>
        <w:tab/>
        <w:t>200 KG</w:t>
      </w:r>
    </w:p>
    <w:p w:rsidR="000203C8" w:rsidRPr="00146B92" w:rsidRDefault="000203C8" w:rsidP="000203C8">
      <w:pPr>
        <w:rPr>
          <w:b/>
        </w:rPr>
      </w:pPr>
    </w:p>
    <w:p w:rsidR="000203C8" w:rsidRPr="00E43DA8" w:rsidRDefault="000203C8" w:rsidP="000203C8">
      <w:pPr>
        <w:rPr>
          <w:b/>
        </w:rPr>
      </w:pPr>
      <w:r>
        <w:tab/>
      </w:r>
      <w:r>
        <w:tab/>
      </w:r>
      <w:r>
        <w:tab/>
      </w:r>
    </w:p>
    <w:p w:rsidR="000203C8" w:rsidRDefault="000203C8" w:rsidP="000203C8">
      <w:r>
        <w:rPr>
          <w:b/>
          <w:bCs/>
          <w:u w:val="single"/>
        </w:rPr>
        <w:t>NOTA:</w:t>
      </w:r>
      <w:r>
        <w:t xml:space="preserve"> </w:t>
      </w:r>
      <w:r>
        <w:tab/>
        <w:t xml:space="preserve"> - Cyreles   en  su planta</w:t>
      </w:r>
    </w:p>
    <w:p w:rsidR="000203C8" w:rsidRDefault="000203C8" w:rsidP="000203C8">
      <w:pPr>
        <w:pStyle w:val="Prrafodelista"/>
        <w:numPr>
          <w:ilvl w:val="0"/>
          <w:numId w:val="2"/>
        </w:numPr>
      </w:pPr>
      <w:r>
        <w:t xml:space="preserve"> Se envía  material.</w:t>
      </w:r>
    </w:p>
    <w:p w:rsidR="000203C8" w:rsidRDefault="000203C8" w:rsidP="000203C8">
      <w:pPr>
        <w:pStyle w:val="Prrafodelista"/>
        <w:ind w:left="1860"/>
      </w:pPr>
    </w:p>
    <w:p w:rsidR="000203C8" w:rsidRDefault="000203C8" w:rsidP="000203C8"/>
    <w:p w:rsidR="000203C8" w:rsidRDefault="000203C8" w:rsidP="000203C8">
      <w:r>
        <w:t>Agradezco la atención y colaboración prestada.</w:t>
      </w:r>
    </w:p>
    <w:p w:rsidR="000203C8" w:rsidRDefault="000203C8" w:rsidP="000203C8"/>
    <w:p w:rsidR="000203C8" w:rsidRDefault="000203C8" w:rsidP="000203C8">
      <w:r>
        <w:t>Cordialmente,</w:t>
      </w:r>
    </w:p>
    <w:p w:rsidR="000203C8" w:rsidRPr="00F4077E" w:rsidRDefault="000203C8" w:rsidP="000203C8">
      <w:pPr>
        <w:rPr>
          <w:b/>
        </w:rPr>
      </w:pPr>
    </w:p>
    <w:p w:rsidR="000203C8" w:rsidRDefault="000203C8" w:rsidP="000203C8"/>
    <w:p w:rsidR="000203C8" w:rsidRDefault="000203C8" w:rsidP="000203C8">
      <w:r>
        <w:t>RICARDO CASAS ZAPATA</w:t>
      </w:r>
    </w:p>
    <w:p w:rsidR="000203C8" w:rsidRDefault="000203C8" w:rsidP="000203C8">
      <w:r>
        <w:t>Director</w:t>
      </w:r>
    </w:p>
    <w:p w:rsidR="000203C8" w:rsidRDefault="000203C8" w:rsidP="000203C8">
      <w:pPr>
        <w:rPr>
          <w:b/>
        </w:rPr>
      </w:pPr>
    </w:p>
    <w:p w:rsidR="000203C8" w:rsidRDefault="000203C8" w:rsidP="0042659C">
      <w:pPr>
        <w:rPr>
          <w:b/>
        </w:rPr>
      </w:pPr>
    </w:p>
    <w:p w:rsidR="00CD725F" w:rsidRDefault="00CD725F" w:rsidP="0042659C">
      <w:pPr>
        <w:rPr>
          <w:b/>
        </w:rPr>
      </w:pPr>
    </w:p>
    <w:p w:rsidR="00CD725F" w:rsidRDefault="00CD725F" w:rsidP="0042659C">
      <w:pPr>
        <w:rPr>
          <w:b/>
        </w:rPr>
      </w:pPr>
    </w:p>
    <w:p w:rsidR="00CD725F" w:rsidRDefault="00CD725F" w:rsidP="00CD725F"/>
    <w:p w:rsidR="00CD725F" w:rsidRDefault="00CD725F" w:rsidP="00CD725F">
      <w:pPr>
        <w:rPr>
          <w:b/>
          <w:bCs/>
          <w:sz w:val="20"/>
        </w:rPr>
      </w:pPr>
      <w:r>
        <w:rPr>
          <w:b/>
          <w:bCs/>
          <w:sz w:val="20"/>
        </w:rPr>
        <w:t>PLÁSTICOS UNION LTDA.</w:t>
      </w:r>
    </w:p>
    <w:p w:rsidR="00CD725F" w:rsidRDefault="00CD725F" w:rsidP="00CD725F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CD725F" w:rsidRDefault="00CD725F" w:rsidP="00CD725F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76 N 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CD725F" w:rsidRDefault="00CD725F" w:rsidP="00CD725F">
      <w:pPr>
        <w:rPr>
          <w:b/>
          <w:bCs/>
          <w:sz w:val="20"/>
        </w:rPr>
      </w:pPr>
      <w:r>
        <w:rPr>
          <w:b/>
          <w:bCs/>
          <w:sz w:val="20"/>
        </w:rPr>
        <w:t>TEL: 4 44 46 64   ITAGUI.</w:t>
      </w:r>
    </w:p>
    <w:p w:rsidR="00CD725F" w:rsidRDefault="00CD725F" w:rsidP="00CD725F">
      <w:pPr>
        <w:rPr>
          <w:b/>
          <w:bCs/>
          <w:sz w:val="20"/>
        </w:rPr>
      </w:pPr>
    </w:p>
    <w:p w:rsidR="00CD725F" w:rsidRDefault="00CD725F" w:rsidP="00CD725F">
      <w:pPr>
        <w:rPr>
          <w:b/>
        </w:rPr>
      </w:pPr>
    </w:p>
    <w:p w:rsidR="00CD725F" w:rsidRDefault="00CD725F" w:rsidP="00CD725F">
      <w:pPr>
        <w:pStyle w:val="Ttulo1"/>
      </w:pPr>
      <w:r>
        <w:t>ORDEN DE TRABAJO    N°      08078</w:t>
      </w:r>
    </w:p>
    <w:p w:rsidR="00CD725F" w:rsidRDefault="00CD725F" w:rsidP="00CD725F"/>
    <w:p w:rsidR="00CD725F" w:rsidRDefault="00CD725F" w:rsidP="00CD725F">
      <w:r>
        <w:t>FECHA:</w:t>
      </w:r>
      <w:r>
        <w:tab/>
        <w:t>Medellín,  Febrero  16   de   2011</w:t>
      </w:r>
    </w:p>
    <w:p w:rsidR="00CD725F" w:rsidRDefault="00CD725F" w:rsidP="00CD725F">
      <w:r>
        <w:t>PARA:</w:t>
      </w:r>
      <w:r>
        <w:tab/>
      </w:r>
      <w:r>
        <w:tab/>
        <w:t>PLASTICOS DARMA S.A.</w:t>
      </w:r>
    </w:p>
    <w:p w:rsidR="00CD725F" w:rsidRDefault="00CD725F" w:rsidP="00CD725F">
      <w:r>
        <w:t>ATENCIÓN:</w:t>
      </w:r>
      <w:r>
        <w:tab/>
        <w:t>Sr. Dario Jaramillo</w:t>
      </w:r>
    </w:p>
    <w:p w:rsidR="00CD725F" w:rsidRDefault="00CD725F" w:rsidP="00CD725F">
      <w:r>
        <w:tab/>
      </w:r>
      <w:r>
        <w:tab/>
        <w:t>Gerente</w:t>
      </w:r>
    </w:p>
    <w:p w:rsidR="00CD725F" w:rsidRDefault="00CD725F" w:rsidP="00CD725F"/>
    <w:p w:rsidR="00CD725F" w:rsidRDefault="00CD725F" w:rsidP="00CD725F">
      <w:r>
        <w:t>Apreciado  Don Darío:</w:t>
      </w:r>
    </w:p>
    <w:p w:rsidR="00CD725F" w:rsidRDefault="00CD725F" w:rsidP="00CD725F">
      <w:r>
        <w:t xml:space="preserve"> </w:t>
      </w:r>
    </w:p>
    <w:p w:rsidR="00CD725F" w:rsidRDefault="00CD725F" w:rsidP="00CD725F">
      <w:r>
        <w:t>Con la presente estamos solicitando el siguiente Material :</w:t>
      </w:r>
    </w:p>
    <w:p w:rsidR="00CD725F" w:rsidRDefault="00CD725F" w:rsidP="00CD725F"/>
    <w:p w:rsidR="00CD725F" w:rsidRDefault="00CD725F" w:rsidP="00CD725F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CD725F" w:rsidRDefault="00CD725F" w:rsidP="00CD725F">
      <w:pPr>
        <w:rPr>
          <w:b/>
          <w:bCs/>
          <w:u w:val="single"/>
        </w:rPr>
      </w:pPr>
    </w:p>
    <w:p w:rsidR="00CD725F" w:rsidRDefault="00CD725F" w:rsidP="00CD725F">
      <w:r>
        <w:t>MATERIAL:</w:t>
      </w:r>
      <w:r>
        <w:tab/>
      </w:r>
      <w:r>
        <w:tab/>
        <w:t>Polietileno Baja Densidad Blanco Tubular.</w:t>
      </w:r>
    </w:p>
    <w:p w:rsidR="00CD725F" w:rsidRDefault="00CD725F" w:rsidP="00CD725F">
      <w:r>
        <w:t>MEDIDA:</w:t>
      </w:r>
      <w:r>
        <w:tab/>
      </w:r>
      <w:r>
        <w:tab/>
      </w:r>
      <w:r w:rsidRPr="00874A16">
        <w:rPr>
          <w:b/>
        </w:rPr>
        <w:t>40</w:t>
      </w:r>
      <w:r w:rsidRPr="007317E8">
        <w:rPr>
          <w:b/>
        </w:rPr>
        <w:t xml:space="preserve">    </w:t>
      </w:r>
      <w:r>
        <w:t>Cms.</w:t>
      </w:r>
    </w:p>
    <w:p w:rsidR="00CD725F" w:rsidRDefault="00CD725F" w:rsidP="00CD725F">
      <w:pPr>
        <w:rPr>
          <w:b/>
          <w:bCs/>
        </w:rPr>
      </w:pPr>
      <w:r>
        <w:t>CALIBRE:</w:t>
      </w:r>
      <w:r>
        <w:tab/>
      </w:r>
      <w:r>
        <w:tab/>
      </w:r>
      <w:r w:rsidRPr="007317E8">
        <w:rPr>
          <w:b/>
        </w:rPr>
        <w:t xml:space="preserve">3.4 </w:t>
      </w:r>
      <w:r w:rsidRPr="007317E8">
        <w:rPr>
          <w:b/>
          <w:bCs/>
        </w:rPr>
        <w:t xml:space="preserve"> ”</w:t>
      </w:r>
    </w:p>
    <w:p w:rsidR="00CD725F" w:rsidRDefault="00CD725F" w:rsidP="00CD725F">
      <w:r>
        <w:t>COLOR:</w:t>
      </w:r>
      <w:r>
        <w:tab/>
      </w:r>
      <w:r>
        <w:tab/>
        <w:t>Blanco</w:t>
      </w:r>
    </w:p>
    <w:p w:rsidR="00CD725F" w:rsidRPr="00874A16" w:rsidRDefault="00CD725F" w:rsidP="00CD725F">
      <w:r>
        <w:t>TRATADO:</w:t>
      </w:r>
      <w:r>
        <w:tab/>
      </w:r>
      <w:r>
        <w:tab/>
        <w:t>1  Cara.</w:t>
      </w:r>
    </w:p>
    <w:p w:rsidR="00CD725F" w:rsidRDefault="00CD725F" w:rsidP="00CD725F">
      <w:pPr>
        <w:rPr>
          <w:b/>
          <w:bCs/>
        </w:rPr>
      </w:pPr>
      <w:r>
        <w:t>CANTIDAD:</w:t>
      </w:r>
      <w:r>
        <w:tab/>
      </w:r>
      <w:r>
        <w:tab/>
        <w:t>90  Kg.</w:t>
      </w:r>
      <w:r>
        <w:rPr>
          <w:b/>
          <w:bCs/>
        </w:rPr>
        <w:tab/>
      </w:r>
    </w:p>
    <w:p w:rsidR="00CD725F" w:rsidRDefault="00CD725F" w:rsidP="00CD725F">
      <w:r>
        <w:t>COLORES:</w:t>
      </w:r>
      <w:r>
        <w:tab/>
      </w:r>
      <w:r>
        <w:tab/>
        <w:t xml:space="preserve">2 ( Azul oscuro – Azul claro  )   </w:t>
      </w:r>
    </w:p>
    <w:p w:rsidR="00CD725F" w:rsidRDefault="00CD725F" w:rsidP="00CD725F">
      <w:r>
        <w:t>CARAS:</w:t>
      </w:r>
      <w:r>
        <w:tab/>
      </w:r>
      <w:r>
        <w:tab/>
        <w:t>2 ( 2 x 1 )</w:t>
      </w:r>
    </w:p>
    <w:p w:rsidR="00CD725F" w:rsidRDefault="00CD725F" w:rsidP="00CD725F">
      <w:r>
        <w:t>REPETICIÓN:</w:t>
      </w:r>
      <w:r>
        <w:tab/>
        <w:t>14  Cms.</w:t>
      </w:r>
    </w:p>
    <w:p w:rsidR="00CD725F" w:rsidRDefault="00CD725F" w:rsidP="00CD725F">
      <w:r>
        <w:t xml:space="preserve">RODILLO  :    </w:t>
      </w:r>
      <w:r>
        <w:tab/>
        <w:t>28</w:t>
      </w:r>
      <w:r>
        <w:tab/>
      </w:r>
    </w:p>
    <w:p w:rsidR="00CD725F" w:rsidRDefault="00CD725F" w:rsidP="00CD725F">
      <w:r>
        <w:t>BOLSA:</w:t>
      </w:r>
      <w:r>
        <w:tab/>
      </w:r>
      <w:r>
        <w:tab/>
        <w:t>14 x 20  cms</w:t>
      </w:r>
    </w:p>
    <w:p w:rsidR="00CD725F" w:rsidRDefault="00CD725F" w:rsidP="00CD725F">
      <w:r>
        <w:t>SELLADO:</w:t>
      </w:r>
      <w:r>
        <w:tab/>
      </w:r>
      <w:r>
        <w:tab/>
        <w:t xml:space="preserve">Lateral </w:t>
      </w:r>
    </w:p>
    <w:p w:rsidR="00CD725F" w:rsidRDefault="00CD725F" w:rsidP="00CD725F">
      <w:r>
        <w:t>REFERENCIA:</w:t>
      </w:r>
      <w:r>
        <w:tab/>
      </w:r>
      <w:r w:rsidRPr="00D63C46">
        <w:rPr>
          <w:b/>
        </w:rPr>
        <w:t>TECNAS  PEQUEÑA</w:t>
      </w:r>
    </w:p>
    <w:p w:rsidR="00CD725F" w:rsidRDefault="00CD725F" w:rsidP="00CD725F">
      <w:r>
        <w:tab/>
      </w:r>
      <w:r>
        <w:tab/>
      </w:r>
      <w:r>
        <w:tab/>
      </w:r>
    </w:p>
    <w:p w:rsidR="00CD725F" w:rsidRDefault="00CD725F" w:rsidP="00CD725F">
      <w:r>
        <w:rPr>
          <w:b/>
          <w:bCs/>
          <w:u w:val="single"/>
        </w:rPr>
        <w:t>NOTA</w:t>
      </w:r>
      <w:r>
        <w:t>:  - Cyreles en su planta.( se envió nuevo juego para Imprimir Doble )</w:t>
      </w:r>
    </w:p>
    <w:p w:rsidR="00CD725F" w:rsidRDefault="00CD725F" w:rsidP="00CD725F">
      <w:pPr>
        <w:numPr>
          <w:ilvl w:val="0"/>
          <w:numId w:val="2"/>
        </w:numPr>
      </w:pPr>
      <w:r>
        <w:t>Colores y alturas de impresión  según muestra</w:t>
      </w:r>
    </w:p>
    <w:p w:rsidR="00CD725F" w:rsidRDefault="00CD725F" w:rsidP="00CD725F">
      <w:pPr>
        <w:numPr>
          <w:ilvl w:val="0"/>
          <w:numId w:val="2"/>
        </w:numPr>
        <w:rPr>
          <w:b/>
          <w:u w:val="single"/>
        </w:rPr>
      </w:pPr>
      <w:r w:rsidRPr="00053C44">
        <w:rPr>
          <w:b/>
          <w:u w:val="single"/>
        </w:rPr>
        <w:t>Tinta Especial</w:t>
      </w:r>
    </w:p>
    <w:p w:rsidR="00CD725F" w:rsidRDefault="00CD725F" w:rsidP="00CD725F">
      <w:pPr>
        <w:numPr>
          <w:ilvl w:val="0"/>
          <w:numId w:val="2"/>
        </w:numPr>
        <w:rPr>
          <w:b/>
          <w:u w:val="single"/>
        </w:rPr>
      </w:pPr>
      <w:r>
        <w:rPr>
          <w:b/>
          <w:u w:val="single"/>
        </w:rPr>
        <w:t xml:space="preserve">Se envía   tubular de  40  cm </w:t>
      </w:r>
    </w:p>
    <w:p w:rsidR="00CD725F" w:rsidRPr="000E3688" w:rsidRDefault="00CD725F" w:rsidP="00CD725F">
      <w:pPr>
        <w:ind w:left="1500"/>
      </w:pPr>
    </w:p>
    <w:p w:rsidR="00CD725F" w:rsidRPr="000E3688" w:rsidRDefault="00CD725F" w:rsidP="00CD725F">
      <w:pPr>
        <w:rPr>
          <w:b/>
        </w:rPr>
      </w:pPr>
    </w:p>
    <w:p w:rsidR="00CD725F" w:rsidRPr="000E3688" w:rsidRDefault="00CD725F" w:rsidP="00CD725F">
      <w:pPr>
        <w:rPr>
          <w:b/>
        </w:rPr>
      </w:pPr>
    </w:p>
    <w:p w:rsidR="00CD725F" w:rsidRDefault="00CD725F" w:rsidP="00CD725F">
      <w:r>
        <w:t>Agradezco la atención y colaboración prestada.</w:t>
      </w:r>
    </w:p>
    <w:p w:rsidR="00CD725F" w:rsidRDefault="00CD725F" w:rsidP="00CD725F"/>
    <w:p w:rsidR="00CD725F" w:rsidRDefault="00CD725F" w:rsidP="00CD725F"/>
    <w:p w:rsidR="00CD725F" w:rsidRDefault="00CD725F" w:rsidP="00CD725F">
      <w:r>
        <w:t>Cordialmente,</w:t>
      </w:r>
    </w:p>
    <w:p w:rsidR="00CD725F" w:rsidRDefault="00CD725F" w:rsidP="00CD725F"/>
    <w:p w:rsidR="00CD725F" w:rsidRDefault="00CD725F" w:rsidP="00CD725F"/>
    <w:p w:rsidR="00CD725F" w:rsidRDefault="00CD725F" w:rsidP="00CD725F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CD725F" w:rsidRDefault="00CD725F" w:rsidP="00CD725F">
      <w:r>
        <w:t>Director</w:t>
      </w:r>
    </w:p>
    <w:p w:rsidR="00CD725F" w:rsidRDefault="00CD725F" w:rsidP="00CD725F"/>
    <w:p w:rsidR="00CD725F" w:rsidRDefault="00CD725F" w:rsidP="00CD725F"/>
    <w:p w:rsidR="00CD725F" w:rsidRDefault="00CD725F" w:rsidP="00CD725F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CD725F" w:rsidRDefault="00CD725F" w:rsidP="00CD725F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CD725F" w:rsidRDefault="00CD725F" w:rsidP="00CD725F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CD725F" w:rsidRDefault="00CD725F" w:rsidP="00CD725F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CD725F" w:rsidRDefault="00CD725F" w:rsidP="00CD725F"/>
    <w:p w:rsidR="00CD725F" w:rsidRDefault="00CD725F" w:rsidP="00CD725F">
      <w:pPr>
        <w:pStyle w:val="Ttulo1"/>
      </w:pPr>
      <w:r>
        <w:t>ORDEN DE TRABAJO   N°      08073</w:t>
      </w:r>
    </w:p>
    <w:p w:rsidR="00CD725F" w:rsidRDefault="00CD725F" w:rsidP="00CD725F"/>
    <w:p w:rsidR="00CD725F" w:rsidRDefault="00CD725F" w:rsidP="00CD725F">
      <w:r>
        <w:t>FECHA:</w:t>
      </w:r>
      <w:r>
        <w:tab/>
        <w:t>Medellín, Febrero  16    de   2011</w:t>
      </w:r>
    </w:p>
    <w:p w:rsidR="00CD725F" w:rsidRDefault="00CD725F" w:rsidP="00CD725F">
      <w:r>
        <w:t>PARA:</w:t>
      </w:r>
      <w:r>
        <w:tab/>
      </w:r>
      <w:r>
        <w:tab/>
        <w:t>PLÁSTICOS   DARMA</w:t>
      </w:r>
    </w:p>
    <w:p w:rsidR="00CD725F" w:rsidRDefault="00CD725F" w:rsidP="00CD725F">
      <w:r>
        <w:t>ATENCIÓN:</w:t>
      </w:r>
      <w:r>
        <w:tab/>
        <w:t>Sr. DARIO JARAMILLO</w:t>
      </w:r>
    </w:p>
    <w:p w:rsidR="00CD725F" w:rsidRDefault="00CD725F" w:rsidP="00CD725F"/>
    <w:p w:rsidR="00CD725F" w:rsidRDefault="00CD725F" w:rsidP="00CD725F">
      <w:r>
        <w:t>Apreciado Dn DARIO:</w:t>
      </w:r>
    </w:p>
    <w:p w:rsidR="00CD725F" w:rsidRDefault="00CD725F" w:rsidP="00CD725F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CD725F" w:rsidRDefault="00CD725F" w:rsidP="00CD725F"/>
    <w:p w:rsidR="00CD725F" w:rsidRDefault="00CD725F" w:rsidP="00CD725F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CD725F" w:rsidRDefault="00CD725F" w:rsidP="00CD725F"/>
    <w:p w:rsidR="00CD725F" w:rsidRDefault="00CD725F" w:rsidP="00CD725F">
      <w:r>
        <w:t>MATERIAL :</w:t>
      </w:r>
      <w:r>
        <w:tab/>
      </w:r>
      <w:r>
        <w:tab/>
        <w:t>Polietileno de Baja  densidad  Lamina</w:t>
      </w:r>
      <w:r>
        <w:rPr>
          <w:b/>
          <w:u w:val="single"/>
        </w:rPr>
        <w:t xml:space="preserve">  </w:t>
      </w:r>
      <w:r>
        <w:t xml:space="preserve"> </w:t>
      </w:r>
    </w:p>
    <w:p w:rsidR="00CD725F" w:rsidRDefault="00CD725F" w:rsidP="00CD725F">
      <w:r>
        <w:t>MEDIDA:</w:t>
      </w:r>
      <w:r>
        <w:tab/>
      </w:r>
      <w:r>
        <w:tab/>
      </w:r>
      <w:r>
        <w:rPr>
          <w:b/>
        </w:rPr>
        <w:t>40</w:t>
      </w:r>
      <w:r>
        <w:t xml:space="preserve">   cms   </w:t>
      </w:r>
    </w:p>
    <w:p w:rsidR="00CD725F" w:rsidRDefault="00CD725F" w:rsidP="00CD725F">
      <w:r>
        <w:t>CALIBRE :</w:t>
      </w:r>
      <w:r>
        <w:tab/>
      </w:r>
      <w:r>
        <w:tab/>
      </w:r>
      <w:r>
        <w:rPr>
          <w:b/>
        </w:rPr>
        <w:t>1.5</w:t>
      </w:r>
      <w:r>
        <w:t xml:space="preserve">   “</w:t>
      </w:r>
    </w:p>
    <w:p w:rsidR="00CD725F" w:rsidRDefault="00CD725F" w:rsidP="00CD725F">
      <w:r>
        <w:t>COLOR :</w:t>
      </w:r>
      <w:r>
        <w:tab/>
      </w:r>
      <w:r>
        <w:tab/>
        <w:t>transparente</w:t>
      </w:r>
    </w:p>
    <w:p w:rsidR="00CD725F" w:rsidRPr="0007721A" w:rsidRDefault="00CD725F" w:rsidP="00CD725F">
      <w:r>
        <w:t xml:space="preserve">TRATADO : </w:t>
      </w:r>
      <w:r>
        <w:tab/>
      </w:r>
      <w:r>
        <w:tab/>
        <w:t>2  cara</w:t>
      </w:r>
    </w:p>
    <w:p w:rsidR="00CD725F" w:rsidRDefault="00CD725F" w:rsidP="00CD725F">
      <w:r>
        <w:t xml:space="preserve">CANTIDAD : </w:t>
      </w:r>
      <w:r>
        <w:tab/>
        <w:t>100    kg</w:t>
      </w:r>
    </w:p>
    <w:p w:rsidR="00CD725F" w:rsidRDefault="00CD725F" w:rsidP="00CD725F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 xml:space="preserve">según arte </w:t>
      </w:r>
    </w:p>
    <w:p w:rsidR="00CD725F" w:rsidRDefault="00CD725F" w:rsidP="00CD725F">
      <w:r>
        <w:t xml:space="preserve">CARAS : </w:t>
      </w:r>
      <w:r>
        <w:tab/>
      </w:r>
      <w:r>
        <w:tab/>
        <w:t>2</w:t>
      </w:r>
    </w:p>
    <w:p w:rsidR="00CD725F" w:rsidRDefault="00CD725F" w:rsidP="00CD725F">
      <w:r>
        <w:t>REPETICIÓN :</w:t>
      </w:r>
      <w:r>
        <w:tab/>
        <w:t>12.5    cms</w:t>
      </w:r>
    </w:p>
    <w:p w:rsidR="00CD725F" w:rsidRDefault="00CD725F" w:rsidP="00CD725F">
      <w:r>
        <w:t>RODILLO :</w:t>
      </w:r>
      <w:r>
        <w:tab/>
      </w:r>
      <w:r>
        <w:tab/>
        <w:t>26</w:t>
      </w:r>
    </w:p>
    <w:p w:rsidR="00CD725F" w:rsidRDefault="00CD725F" w:rsidP="00CD725F">
      <w:r>
        <w:t>BOLSA  :</w:t>
      </w:r>
      <w:r>
        <w:tab/>
      </w:r>
      <w:r>
        <w:tab/>
        <w:t xml:space="preserve">12.5 </w:t>
      </w:r>
      <w:r>
        <w:rPr>
          <w:b/>
        </w:rPr>
        <w:t xml:space="preserve"> x  18 + 2 </w:t>
      </w:r>
      <w:r w:rsidRPr="00336CAC">
        <w:rPr>
          <w:b/>
        </w:rPr>
        <w:t xml:space="preserve">   cm</w:t>
      </w:r>
      <w:r>
        <w:t xml:space="preserve">     </w:t>
      </w:r>
    </w:p>
    <w:p w:rsidR="00CD725F" w:rsidRDefault="00CD725F" w:rsidP="00CD725F">
      <w:r>
        <w:t>SELLADO .</w:t>
      </w:r>
      <w:r>
        <w:tab/>
      </w:r>
      <w:r>
        <w:tab/>
        <w:t>Lateral</w:t>
      </w:r>
    </w:p>
    <w:p w:rsidR="00CD725F" w:rsidRDefault="00CD725F" w:rsidP="00CD725F">
      <w:r>
        <w:t>REFERENCIA :</w:t>
      </w:r>
      <w:r>
        <w:tab/>
      </w:r>
      <w:r>
        <w:rPr>
          <w:b/>
        </w:rPr>
        <w:t xml:space="preserve">QUESITO    RIONEGRO  260   gm    </w:t>
      </w:r>
      <w:r w:rsidRPr="00CD725F">
        <w:rPr>
          <w:b/>
          <w:u w:val="single"/>
        </w:rPr>
        <w:t>ROJO</w:t>
      </w:r>
    </w:p>
    <w:p w:rsidR="00CD725F" w:rsidRDefault="00CD725F" w:rsidP="00CD725F"/>
    <w:p w:rsidR="00CD725F" w:rsidRDefault="00CD725F" w:rsidP="00CD725F"/>
    <w:p w:rsidR="00CD725F" w:rsidRDefault="00CD725F" w:rsidP="00CD725F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>
        <w:rPr>
          <w:bCs/>
        </w:rPr>
        <w:t xml:space="preserve">Cyreles   los envía </w:t>
      </w:r>
      <w:r w:rsidR="00EE21C9">
        <w:rPr>
          <w:bCs/>
        </w:rPr>
        <w:t>GRAFIFLEX</w:t>
      </w:r>
    </w:p>
    <w:p w:rsidR="00CD725F" w:rsidRDefault="00CD725F" w:rsidP="00CD725F">
      <w:pPr>
        <w:rPr>
          <w:b/>
        </w:rPr>
      </w:pPr>
      <w:r>
        <w:t xml:space="preserve">                   -   Anexo  Arte  para   alturas y Tonos.</w:t>
      </w:r>
      <w:r>
        <w:tab/>
        <w:t xml:space="preserve">        </w:t>
      </w:r>
      <w:r>
        <w:tab/>
        <w:t xml:space="preserve">        </w:t>
      </w: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CD725F" w:rsidRDefault="00CD725F" w:rsidP="00CD725F">
      <w:pPr>
        <w:rPr>
          <w:b/>
        </w:rPr>
      </w:pPr>
      <w:r>
        <w:rPr>
          <w:b/>
        </w:rPr>
        <w:tab/>
        <w:t xml:space="preserve">        -  EL MATERIAL  LO ENVIA  P.U</w:t>
      </w:r>
    </w:p>
    <w:p w:rsidR="00CD725F" w:rsidRDefault="00CD725F" w:rsidP="00CD725F">
      <w:pPr>
        <w:rPr>
          <w:b/>
        </w:rPr>
      </w:pPr>
      <w:r>
        <w:rPr>
          <w:b/>
        </w:rPr>
        <w:tab/>
        <w:t xml:space="preserve">        -  CODIGO    </w:t>
      </w:r>
      <w:r w:rsidR="00EE21C9">
        <w:rPr>
          <w:b/>
          <w:sz w:val="32"/>
          <w:szCs w:val="32"/>
        </w:rPr>
        <w:t>7703686701119</w:t>
      </w:r>
    </w:p>
    <w:p w:rsidR="00CD725F" w:rsidRDefault="00CD725F" w:rsidP="00CD725F">
      <w:pPr>
        <w:rPr>
          <w:b/>
        </w:rPr>
      </w:pPr>
      <w:r>
        <w:rPr>
          <w:b/>
        </w:rPr>
        <w:tab/>
        <w:t xml:space="preserve">        </w:t>
      </w:r>
      <w:r>
        <w:rPr>
          <w:b/>
        </w:rPr>
        <w:tab/>
        <w:t xml:space="preserve">      </w:t>
      </w:r>
    </w:p>
    <w:p w:rsidR="00CD725F" w:rsidRDefault="00CD725F" w:rsidP="00CD725F"/>
    <w:p w:rsidR="00CD725F" w:rsidRDefault="00CD725F" w:rsidP="00CD725F">
      <w:r>
        <w:tab/>
      </w:r>
    </w:p>
    <w:p w:rsidR="00CD725F" w:rsidRDefault="00CD725F" w:rsidP="00CD725F">
      <w:r>
        <w:t>Agradezco la atención y colaboración prestada.</w:t>
      </w:r>
    </w:p>
    <w:p w:rsidR="00CD725F" w:rsidRDefault="00CD725F" w:rsidP="00CD725F"/>
    <w:p w:rsidR="00CD725F" w:rsidRDefault="00CD725F" w:rsidP="00CD725F"/>
    <w:p w:rsidR="00CD725F" w:rsidRDefault="00CD725F" w:rsidP="00CD725F">
      <w:r>
        <w:t>Cordialmente</w:t>
      </w:r>
    </w:p>
    <w:p w:rsidR="00CD725F" w:rsidRDefault="00CD725F" w:rsidP="00CD725F"/>
    <w:p w:rsidR="00CD725F" w:rsidRDefault="00CD725F" w:rsidP="00CD725F"/>
    <w:p w:rsidR="00CD725F" w:rsidRDefault="00CD725F" w:rsidP="00CD725F">
      <w:r>
        <w:t>RICARDO CASAS ZAPATA</w:t>
      </w:r>
    </w:p>
    <w:p w:rsidR="00CD725F" w:rsidRDefault="00CD725F" w:rsidP="00CD725F">
      <w:r>
        <w:t>Director.</w:t>
      </w:r>
    </w:p>
    <w:p w:rsidR="00CD725F" w:rsidRDefault="00CD725F" w:rsidP="00CD725F">
      <w:pPr>
        <w:rPr>
          <w:b/>
        </w:rPr>
      </w:pPr>
    </w:p>
    <w:p w:rsidR="00CD725F" w:rsidRDefault="00CD725F" w:rsidP="00CD725F"/>
    <w:p w:rsidR="00CD725F" w:rsidRDefault="00CD725F" w:rsidP="0042659C">
      <w:pPr>
        <w:rPr>
          <w:b/>
        </w:rPr>
      </w:pPr>
    </w:p>
    <w:p w:rsidR="00C2337A" w:rsidRDefault="00C2337A" w:rsidP="0042659C">
      <w:pPr>
        <w:rPr>
          <w:b/>
        </w:rPr>
      </w:pPr>
    </w:p>
    <w:p w:rsidR="00C2337A" w:rsidRDefault="00C2337A" w:rsidP="00C2337A">
      <w:pPr>
        <w:rPr>
          <w:b/>
        </w:rPr>
      </w:pPr>
    </w:p>
    <w:p w:rsidR="00C2337A" w:rsidRDefault="00C2337A" w:rsidP="00C2337A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C2337A" w:rsidRDefault="00C2337A" w:rsidP="00C2337A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C2337A" w:rsidRDefault="00C2337A" w:rsidP="00C2337A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C2337A" w:rsidRDefault="00C2337A" w:rsidP="00C2337A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C2337A" w:rsidRDefault="00C2337A" w:rsidP="00C2337A">
      <w:pPr>
        <w:rPr>
          <w:b/>
          <w:bCs/>
        </w:rPr>
      </w:pPr>
    </w:p>
    <w:p w:rsidR="00C2337A" w:rsidRDefault="00C2337A" w:rsidP="00C2337A">
      <w:pPr>
        <w:pStyle w:val="Ttulo1"/>
      </w:pPr>
    </w:p>
    <w:p w:rsidR="00C2337A" w:rsidRDefault="00C2337A" w:rsidP="00C2337A">
      <w:pPr>
        <w:pStyle w:val="Ttulo1"/>
      </w:pPr>
      <w:r>
        <w:t>ORDEN DE TRABAJO  N °      08088</w:t>
      </w:r>
    </w:p>
    <w:p w:rsidR="00C2337A" w:rsidRDefault="00C2337A" w:rsidP="00C2337A"/>
    <w:p w:rsidR="00C2337A" w:rsidRDefault="00C2337A" w:rsidP="00C2337A">
      <w:r>
        <w:t>FECHA:</w:t>
      </w:r>
      <w:r>
        <w:tab/>
        <w:t>Medellín, Febrero  16     de  2011</w:t>
      </w:r>
    </w:p>
    <w:p w:rsidR="00C2337A" w:rsidRDefault="00C2337A" w:rsidP="00C2337A">
      <w:r>
        <w:t>PARA:</w:t>
      </w:r>
      <w:r>
        <w:tab/>
      </w:r>
      <w:r>
        <w:tab/>
        <w:t>PLÁSTICOS DARMA</w:t>
      </w:r>
    </w:p>
    <w:p w:rsidR="00C2337A" w:rsidRDefault="00C2337A" w:rsidP="00C2337A">
      <w:r>
        <w:t>ATENCIÓN:</w:t>
      </w:r>
      <w:r>
        <w:tab/>
        <w:t>Sr. Darío Jaramillo</w:t>
      </w:r>
    </w:p>
    <w:p w:rsidR="00C2337A" w:rsidRDefault="00C2337A" w:rsidP="00C2337A">
      <w:r>
        <w:tab/>
      </w:r>
      <w:r>
        <w:tab/>
        <w:t>Gerente.</w:t>
      </w:r>
    </w:p>
    <w:p w:rsidR="00C2337A" w:rsidRDefault="00C2337A" w:rsidP="00C2337A"/>
    <w:p w:rsidR="00C2337A" w:rsidRDefault="00C2337A" w:rsidP="00C2337A">
      <w:r>
        <w:t>Apreciado Don Darío:</w:t>
      </w:r>
    </w:p>
    <w:p w:rsidR="00C2337A" w:rsidRDefault="00C2337A" w:rsidP="00C2337A"/>
    <w:p w:rsidR="00C2337A" w:rsidRDefault="00C2337A" w:rsidP="00C2337A">
      <w:r>
        <w:t>Con la presente estamos solicitando el siguiente servicio de  IMPRESIÓN :</w:t>
      </w:r>
    </w:p>
    <w:p w:rsidR="00C2337A" w:rsidRDefault="00C2337A" w:rsidP="00C2337A"/>
    <w:p w:rsidR="00C2337A" w:rsidRDefault="00C2337A" w:rsidP="00C2337A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C2337A" w:rsidRDefault="00C2337A" w:rsidP="00C2337A">
      <w:r>
        <w:t xml:space="preserve">MATERIAL   :           Polipropileno  Lamina  Mono  de  </w:t>
      </w:r>
      <w:r w:rsidRPr="0080544B">
        <w:rPr>
          <w:b/>
        </w:rPr>
        <w:t>30     cms</w:t>
      </w:r>
    </w:p>
    <w:p w:rsidR="00C2337A" w:rsidRDefault="00C2337A" w:rsidP="00C2337A">
      <w:r>
        <w:t>CLIBRE      :               1.5  ”</w:t>
      </w:r>
    </w:p>
    <w:p w:rsidR="00C2337A" w:rsidRPr="00AD5DCF" w:rsidRDefault="00C2337A" w:rsidP="00C2337A">
      <w:pPr>
        <w:rPr>
          <w:b/>
        </w:rPr>
      </w:pPr>
      <w:r>
        <w:t>REFERENCIA:</w:t>
      </w:r>
      <w:r>
        <w:tab/>
      </w:r>
      <w:r>
        <w:rPr>
          <w:b/>
        </w:rPr>
        <w:t xml:space="preserve">LA  VICTORIA   30   cm </w:t>
      </w:r>
    </w:p>
    <w:p w:rsidR="00C2337A" w:rsidRDefault="00C2337A" w:rsidP="00C2337A">
      <w:r>
        <w:t>CANTIDAD    :          300    Kg</w:t>
      </w:r>
    </w:p>
    <w:p w:rsidR="00C2337A" w:rsidRDefault="00C2337A" w:rsidP="00C2337A">
      <w:r>
        <w:t>COLORES:</w:t>
      </w:r>
      <w:r>
        <w:tab/>
      </w:r>
      <w:r>
        <w:tab/>
        <w:t>1 ( Según  arte )</w:t>
      </w:r>
    </w:p>
    <w:p w:rsidR="00C2337A" w:rsidRDefault="00C2337A" w:rsidP="00C2337A">
      <w:r>
        <w:t>CARAS:</w:t>
      </w:r>
      <w:r>
        <w:tab/>
      </w:r>
      <w:r>
        <w:tab/>
        <w:t xml:space="preserve">1  </w:t>
      </w:r>
    </w:p>
    <w:p w:rsidR="00C2337A" w:rsidRDefault="00C2337A" w:rsidP="00C2337A">
      <w:r>
        <w:t>REPETICIÓN:</w:t>
      </w:r>
      <w:r>
        <w:tab/>
        <w:t>Continua</w:t>
      </w:r>
    </w:p>
    <w:p w:rsidR="00C2337A" w:rsidRDefault="00C2337A" w:rsidP="00C2337A">
      <w:r>
        <w:t>RODILLO:</w:t>
      </w:r>
      <w:r>
        <w:tab/>
      </w:r>
      <w:r>
        <w:tab/>
        <w:t>Según  Plano</w:t>
      </w:r>
    </w:p>
    <w:p w:rsidR="00C2337A" w:rsidRDefault="00C2337A" w:rsidP="00C2337A">
      <w:r>
        <w:t>LAMINA:</w:t>
      </w:r>
      <w:r>
        <w:tab/>
      </w:r>
      <w:r>
        <w:tab/>
        <w:t>3</w:t>
      </w:r>
      <w:r w:rsidR="00821B43">
        <w:t>0    cms   Impresión  Continua.</w:t>
      </w:r>
    </w:p>
    <w:p w:rsidR="00C2337A" w:rsidRDefault="00C2337A" w:rsidP="00C2337A"/>
    <w:p w:rsidR="00C2337A" w:rsidRDefault="00C2337A" w:rsidP="00C2337A"/>
    <w:p w:rsidR="00C2337A" w:rsidRDefault="00C2337A" w:rsidP="00C2337A">
      <w:r>
        <w:rPr>
          <w:b/>
          <w:bCs/>
          <w:u w:val="single"/>
        </w:rPr>
        <w:t>NOTA:</w:t>
      </w:r>
      <w:r>
        <w:t xml:space="preserve">  *   Los cyreles se encuentran en su  planta</w:t>
      </w:r>
    </w:p>
    <w:p w:rsidR="00C2337A" w:rsidRDefault="00C2337A" w:rsidP="00C2337A">
      <w:pPr>
        <w:numPr>
          <w:ilvl w:val="0"/>
          <w:numId w:val="1"/>
        </w:numPr>
      </w:pPr>
      <w:r>
        <w:t>Se envían ARTE    para tonos y alturas</w:t>
      </w:r>
    </w:p>
    <w:p w:rsidR="00C2337A" w:rsidRPr="00307118" w:rsidRDefault="00C2337A" w:rsidP="00C2337A">
      <w:pPr>
        <w:numPr>
          <w:ilvl w:val="0"/>
          <w:numId w:val="2"/>
        </w:numPr>
      </w:pPr>
      <w:r>
        <w:t xml:space="preserve">Se  </w:t>
      </w:r>
      <w:r w:rsidR="00821B43">
        <w:t>envía</w:t>
      </w:r>
      <w:r>
        <w:t xml:space="preserve"> el material de PP </w:t>
      </w:r>
      <w:r>
        <w:rPr>
          <w:b/>
        </w:rPr>
        <w:t xml:space="preserve">de  30 </w:t>
      </w:r>
      <w:r w:rsidRPr="00AD5DCF">
        <w:rPr>
          <w:b/>
        </w:rPr>
        <w:t xml:space="preserve">  cms</w:t>
      </w:r>
      <w:r>
        <w:rPr>
          <w:b/>
        </w:rPr>
        <w:t xml:space="preserve">   Lamina</w:t>
      </w:r>
    </w:p>
    <w:p w:rsidR="00C2337A" w:rsidRPr="007A4344" w:rsidRDefault="00C2337A" w:rsidP="00C2337A">
      <w:pPr>
        <w:ind w:left="1500"/>
        <w:rPr>
          <w:sz w:val="28"/>
          <w:szCs w:val="28"/>
        </w:rPr>
      </w:pPr>
      <w:r>
        <w:rPr>
          <w:b/>
        </w:rPr>
        <w:t xml:space="preserve"> </w:t>
      </w:r>
    </w:p>
    <w:p w:rsidR="00C2337A" w:rsidRDefault="00C2337A" w:rsidP="00C2337A">
      <w:pPr>
        <w:ind w:left="885"/>
      </w:pPr>
    </w:p>
    <w:p w:rsidR="00C2337A" w:rsidRDefault="00C2337A" w:rsidP="00C2337A">
      <w:pPr>
        <w:ind w:left="885"/>
      </w:pPr>
    </w:p>
    <w:p w:rsidR="00C2337A" w:rsidRDefault="00C2337A" w:rsidP="00C2337A">
      <w:r>
        <w:t>Agradezco la atención y colaboración prestada.</w:t>
      </w:r>
    </w:p>
    <w:p w:rsidR="00C2337A" w:rsidRDefault="00C2337A" w:rsidP="00C2337A"/>
    <w:p w:rsidR="00C2337A" w:rsidRDefault="00C2337A" w:rsidP="00C2337A"/>
    <w:p w:rsidR="00C2337A" w:rsidRDefault="00C2337A" w:rsidP="00C2337A">
      <w:r>
        <w:t>Cordialmente,</w:t>
      </w:r>
    </w:p>
    <w:p w:rsidR="00C2337A" w:rsidRDefault="00C2337A" w:rsidP="00C2337A"/>
    <w:p w:rsidR="00C2337A" w:rsidRDefault="00C2337A" w:rsidP="00C2337A"/>
    <w:p w:rsidR="00C2337A" w:rsidRDefault="00C2337A" w:rsidP="00C2337A"/>
    <w:p w:rsidR="00C2337A" w:rsidRDefault="00C2337A" w:rsidP="00C2337A">
      <w:r>
        <w:t>RICARDO CASAS ZAPATA</w:t>
      </w:r>
    </w:p>
    <w:p w:rsidR="00C2337A" w:rsidRDefault="00C2337A" w:rsidP="00C2337A">
      <w:r>
        <w:t>Director.</w:t>
      </w:r>
    </w:p>
    <w:p w:rsidR="00C2337A" w:rsidRDefault="00C2337A" w:rsidP="00C2337A">
      <w:pPr>
        <w:rPr>
          <w:b/>
        </w:rPr>
      </w:pPr>
    </w:p>
    <w:p w:rsidR="00C2337A" w:rsidRDefault="00C2337A" w:rsidP="0042659C">
      <w:pPr>
        <w:rPr>
          <w:b/>
        </w:rPr>
      </w:pPr>
    </w:p>
    <w:p w:rsidR="00C93BE8" w:rsidRDefault="00C93BE8" w:rsidP="0042659C">
      <w:pPr>
        <w:rPr>
          <w:b/>
        </w:rPr>
      </w:pPr>
    </w:p>
    <w:p w:rsidR="00C93BE8" w:rsidRDefault="00C93BE8" w:rsidP="0042659C">
      <w:pPr>
        <w:rPr>
          <w:b/>
        </w:rPr>
      </w:pPr>
    </w:p>
    <w:p w:rsidR="00C93BE8" w:rsidRDefault="00C93BE8" w:rsidP="0042659C">
      <w:pPr>
        <w:rPr>
          <w:b/>
        </w:rPr>
      </w:pPr>
    </w:p>
    <w:p w:rsidR="00C93BE8" w:rsidRDefault="00C93BE8" w:rsidP="0042659C">
      <w:pPr>
        <w:rPr>
          <w:b/>
        </w:rPr>
      </w:pPr>
    </w:p>
    <w:p w:rsidR="00C93BE8" w:rsidRDefault="00C93BE8" w:rsidP="00C93BE8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C93BE8" w:rsidRDefault="00C93BE8" w:rsidP="00C93BE8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C93BE8" w:rsidRDefault="00C93BE8" w:rsidP="00C93BE8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– 144 </w:t>
      </w:r>
    </w:p>
    <w:p w:rsidR="00C93BE8" w:rsidRDefault="00C93BE8" w:rsidP="00C93BE8">
      <w:pPr>
        <w:rPr>
          <w:b/>
          <w:bCs/>
          <w:sz w:val="20"/>
        </w:rPr>
      </w:pPr>
      <w:r>
        <w:rPr>
          <w:b/>
          <w:bCs/>
          <w:sz w:val="20"/>
        </w:rPr>
        <w:t xml:space="preserve">TEL:   4 44 46 64  ITAGUI                                      </w:t>
      </w:r>
    </w:p>
    <w:p w:rsidR="00C93BE8" w:rsidRDefault="00C93BE8" w:rsidP="00C93BE8"/>
    <w:p w:rsidR="00C93BE8" w:rsidRDefault="00C93BE8" w:rsidP="00C93BE8">
      <w:pPr>
        <w:pStyle w:val="Ttulo1"/>
      </w:pPr>
      <w:r>
        <w:t>ORDEN DE TRABAJO   N°      08085</w:t>
      </w:r>
    </w:p>
    <w:p w:rsidR="00C93BE8" w:rsidRPr="002E6298" w:rsidRDefault="00C93BE8" w:rsidP="00C93BE8"/>
    <w:p w:rsidR="00C93BE8" w:rsidRDefault="00C93BE8" w:rsidP="00C93BE8">
      <w:r>
        <w:t>FECHA:</w:t>
      </w:r>
      <w:r>
        <w:tab/>
        <w:t>Medellín,  Febrero   16    de   2011</w:t>
      </w:r>
    </w:p>
    <w:p w:rsidR="00C93BE8" w:rsidRDefault="00C93BE8" w:rsidP="00C93BE8">
      <w:r>
        <w:t>PARA:</w:t>
      </w:r>
      <w:r>
        <w:tab/>
      </w:r>
      <w:r>
        <w:tab/>
        <w:t>PLÁSTICOS DARMA</w:t>
      </w:r>
    </w:p>
    <w:p w:rsidR="00C93BE8" w:rsidRDefault="00C93BE8" w:rsidP="00C93BE8">
      <w:r>
        <w:t>ATENCIÓN:</w:t>
      </w:r>
      <w:r>
        <w:tab/>
        <w:t>Sr. Darío Jaramillo</w:t>
      </w:r>
    </w:p>
    <w:p w:rsidR="00C93BE8" w:rsidRDefault="00C93BE8" w:rsidP="00C93BE8">
      <w:r>
        <w:tab/>
      </w:r>
      <w:r>
        <w:tab/>
        <w:t>Gerente.</w:t>
      </w:r>
    </w:p>
    <w:p w:rsidR="00C93BE8" w:rsidRDefault="00C93BE8" w:rsidP="00C93BE8"/>
    <w:p w:rsidR="00C93BE8" w:rsidRDefault="00C93BE8" w:rsidP="00C93BE8">
      <w:r>
        <w:t>Apreciado Don Darío:</w:t>
      </w:r>
    </w:p>
    <w:p w:rsidR="00C93BE8" w:rsidRDefault="00C93BE8" w:rsidP="00C93BE8"/>
    <w:p w:rsidR="00C93BE8" w:rsidRDefault="00C93BE8" w:rsidP="00C93BE8">
      <w:r>
        <w:t>Con la presente estamos solicitando el siguiente servicio de  IMPRESION:</w:t>
      </w:r>
    </w:p>
    <w:p w:rsidR="00C93BE8" w:rsidRDefault="00C93BE8" w:rsidP="00C93BE8"/>
    <w:p w:rsidR="00C93BE8" w:rsidRDefault="00C93BE8" w:rsidP="00C93BE8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C93BE8" w:rsidRDefault="00C93BE8" w:rsidP="00C93BE8">
      <w:r>
        <w:t xml:space="preserve">MATERIAL   :           Polipropileno LAMINA  de  </w:t>
      </w:r>
      <w:r w:rsidRPr="001F09F9">
        <w:rPr>
          <w:b/>
        </w:rPr>
        <w:t xml:space="preserve">55 </w:t>
      </w:r>
      <w:r w:rsidRPr="002830A8">
        <w:rPr>
          <w:b/>
        </w:rPr>
        <w:t xml:space="preserve"> </w:t>
      </w:r>
      <w:r>
        <w:t>cms</w:t>
      </w:r>
    </w:p>
    <w:p w:rsidR="00C93BE8" w:rsidRDefault="00C93BE8" w:rsidP="00C93BE8">
      <w:r>
        <w:t xml:space="preserve">CLIBRE      :               1.5  ” </w:t>
      </w:r>
    </w:p>
    <w:p w:rsidR="00C93BE8" w:rsidRDefault="00C93BE8" w:rsidP="00C93BE8">
      <w:r>
        <w:t>REFERENCIA:</w:t>
      </w:r>
      <w:r>
        <w:tab/>
      </w:r>
      <w:r w:rsidRPr="00883836">
        <w:rPr>
          <w:b/>
        </w:rPr>
        <w:t>PANDEYUCA  SOL DE ORIENTE</w:t>
      </w:r>
    </w:p>
    <w:p w:rsidR="00C93BE8" w:rsidRDefault="00C93BE8" w:rsidP="00C93BE8">
      <w:r>
        <w:t>CANTIDAD    :         130   Kg</w:t>
      </w:r>
    </w:p>
    <w:p w:rsidR="00C93BE8" w:rsidRDefault="00C93BE8" w:rsidP="00C93BE8">
      <w:r>
        <w:t>COLORES:</w:t>
      </w:r>
      <w:r>
        <w:tab/>
      </w:r>
      <w:r>
        <w:tab/>
        <w:t>5 (  según muestra )</w:t>
      </w:r>
    </w:p>
    <w:p w:rsidR="00C93BE8" w:rsidRDefault="00C93BE8" w:rsidP="00C93BE8">
      <w:r>
        <w:t>CARAS:</w:t>
      </w:r>
      <w:r>
        <w:tab/>
      </w:r>
      <w:r>
        <w:tab/>
        <w:t>2</w:t>
      </w:r>
    </w:p>
    <w:p w:rsidR="00C93BE8" w:rsidRDefault="00C93BE8" w:rsidP="00C93BE8">
      <w:r>
        <w:t>REPETICIÓN:</w:t>
      </w:r>
      <w:r>
        <w:tab/>
        <w:t>23  cms</w:t>
      </w:r>
    </w:p>
    <w:p w:rsidR="00C93BE8" w:rsidRDefault="00C93BE8" w:rsidP="00C93BE8">
      <w:r>
        <w:t>RODILLO:</w:t>
      </w:r>
      <w:r>
        <w:tab/>
      </w:r>
      <w:r>
        <w:tab/>
        <w:t>48</w:t>
      </w:r>
    </w:p>
    <w:p w:rsidR="00C93BE8" w:rsidRDefault="00C93BE8" w:rsidP="00C93BE8">
      <w:r>
        <w:t>BOLSA:</w:t>
      </w:r>
      <w:r>
        <w:tab/>
      </w:r>
      <w:r>
        <w:tab/>
      </w:r>
      <w:r>
        <w:rPr>
          <w:b/>
        </w:rPr>
        <w:t>23 x 24.5  + 3.5</w:t>
      </w:r>
      <w:r>
        <w:t xml:space="preserve">  cms     fuelle de  fondo</w:t>
      </w:r>
    </w:p>
    <w:p w:rsidR="00C93BE8" w:rsidRDefault="00C93BE8" w:rsidP="00C93BE8">
      <w:r>
        <w:t>SELLADO:</w:t>
      </w:r>
      <w:r>
        <w:tab/>
      </w:r>
      <w:r>
        <w:tab/>
        <w:t>Para selle lateral.</w:t>
      </w:r>
    </w:p>
    <w:p w:rsidR="00C93BE8" w:rsidRDefault="00C93BE8" w:rsidP="00C93BE8"/>
    <w:p w:rsidR="00C93BE8" w:rsidRDefault="00C93BE8" w:rsidP="00C93BE8"/>
    <w:p w:rsidR="00C93BE8" w:rsidRDefault="00C93BE8" w:rsidP="00C93BE8">
      <w:r>
        <w:rPr>
          <w:b/>
          <w:bCs/>
          <w:u w:val="single"/>
        </w:rPr>
        <w:t>NOTA:</w:t>
      </w:r>
      <w:r>
        <w:t xml:space="preserve">  * Los cyreles se encuentran en su planta</w:t>
      </w:r>
    </w:p>
    <w:p w:rsidR="00C93BE8" w:rsidRDefault="00C93BE8" w:rsidP="00C93BE8">
      <w:pPr>
        <w:numPr>
          <w:ilvl w:val="0"/>
          <w:numId w:val="1"/>
        </w:numPr>
      </w:pPr>
      <w:r>
        <w:t>Se envían Plano  para tonos y alturas</w:t>
      </w:r>
    </w:p>
    <w:p w:rsidR="00C93BE8" w:rsidRDefault="00C93BE8" w:rsidP="00C93BE8">
      <w:pPr>
        <w:numPr>
          <w:ilvl w:val="0"/>
          <w:numId w:val="1"/>
        </w:numPr>
      </w:pPr>
      <w:r>
        <w:t>Colocar pie de imprenta</w:t>
      </w:r>
    </w:p>
    <w:p w:rsidR="00C93BE8" w:rsidRDefault="00C93BE8" w:rsidP="00D1685D">
      <w:pPr>
        <w:ind w:left="1245"/>
        <w:rPr>
          <w:b/>
          <w:u w:val="single"/>
        </w:rPr>
      </w:pPr>
    </w:p>
    <w:p w:rsidR="00C93BE8" w:rsidRDefault="00C93BE8" w:rsidP="00C93BE8">
      <w:pPr>
        <w:rPr>
          <w:b/>
          <w:u w:val="single"/>
        </w:rPr>
      </w:pPr>
    </w:p>
    <w:p w:rsidR="00C93BE8" w:rsidRPr="000A0254" w:rsidRDefault="00C93BE8" w:rsidP="00C93BE8">
      <w:pPr>
        <w:numPr>
          <w:ilvl w:val="0"/>
          <w:numId w:val="1"/>
        </w:numPr>
        <w:rPr>
          <w:b/>
          <w:u w:val="single"/>
        </w:rPr>
      </w:pPr>
      <w:r w:rsidRPr="000A0254">
        <w:rPr>
          <w:b/>
          <w:sz w:val="36"/>
          <w:szCs w:val="36"/>
          <w:u w:val="single"/>
        </w:rPr>
        <w:t xml:space="preserve">Impresión  CON  LA  96 </w:t>
      </w:r>
    </w:p>
    <w:p w:rsidR="00C93BE8" w:rsidRDefault="00C93BE8" w:rsidP="00C93BE8">
      <w:pPr>
        <w:ind w:left="1125"/>
        <w:rPr>
          <w:b/>
          <w:bCs/>
          <w:u w:val="single"/>
        </w:rPr>
      </w:pPr>
    </w:p>
    <w:p w:rsidR="00C93BE8" w:rsidRDefault="00C93BE8" w:rsidP="00C93BE8">
      <w:pPr>
        <w:ind w:left="1125"/>
        <w:rPr>
          <w:b/>
          <w:bCs/>
          <w:u w:val="single"/>
        </w:rPr>
      </w:pPr>
    </w:p>
    <w:p w:rsidR="00C93BE8" w:rsidRDefault="00C93BE8" w:rsidP="00C93BE8">
      <w:pPr>
        <w:ind w:left="885"/>
        <w:rPr>
          <w:b/>
          <w:bCs/>
          <w:u w:val="single"/>
        </w:rPr>
      </w:pPr>
    </w:p>
    <w:p w:rsidR="00C93BE8" w:rsidRDefault="00C93BE8" w:rsidP="00C93BE8">
      <w:r>
        <w:t>Agradezco la atención y colaboración prestada.</w:t>
      </w:r>
    </w:p>
    <w:p w:rsidR="00C93BE8" w:rsidRDefault="00C93BE8" w:rsidP="00C93BE8"/>
    <w:p w:rsidR="00C93BE8" w:rsidRDefault="00C93BE8" w:rsidP="00C93BE8"/>
    <w:p w:rsidR="00C93BE8" w:rsidRDefault="00C93BE8" w:rsidP="00C93BE8">
      <w:r>
        <w:t>Cordialmente,</w:t>
      </w:r>
    </w:p>
    <w:p w:rsidR="00C93BE8" w:rsidRDefault="00C93BE8" w:rsidP="00C93BE8"/>
    <w:p w:rsidR="00C93BE8" w:rsidRDefault="00C93BE8" w:rsidP="00C93BE8"/>
    <w:p w:rsidR="00C93BE8" w:rsidRDefault="00C93BE8" w:rsidP="00C93BE8">
      <w:r>
        <w:t>RICARDO CASAS ZAPATA</w:t>
      </w:r>
    </w:p>
    <w:p w:rsidR="00C93BE8" w:rsidRDefault="00C93BE8" w:rsidP="00C93BE8">
      <w:r>
        <w:t>Director.</w:t>
      </w:r>
    </w:p>
    <w:p w:rsidR="00C93BE8" w:rsidRDefault="00C93BE8" w:rsidP="0042659C">
      <w:pPr>
        <w:rPr>
          <w:b/>
        </w:rPr>
      </w:pPr>
    </w:p>
    <w:p w:rsidR="00D659DD" w:rsidRDefault="00D659DD" w:rsidP="0042659C">
      <w:pPr>
        <w:rPr>
          <w:b/>
        </w:rPr>
      </w:pPr>
    </w:p>
    <w:p w:rsidR="00D659DD" w:rsidRDefault="00D659DD" w:rsidP="0042659C">
      <w:pPr>
        <w:rPr>
          <w:b/>
        </w:rPr>
      </w:pPr>
    </w:p>
    <w:p w:rsidR="00D659DD" w:rsidRDefault="00D659DD" w:rsidP="00D659DD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D659DD" w:rsidRDefault="00D659DD" w:rsidP="00D659DD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D659DD" w:rsidRDefault="00D659DD" w:rsidP="00D659DD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D659DD" w:rsidRDefault="00D659DD" w:rsidP="00D659DD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D659DD" w:rsidRDefault="00D659DD" w:rsidP="00D659DD"/>
    <w:p w:rsidR="00D659DD" w:rsidRDefault="00D659DD" w:rsidP="00D659DD">
      <w:pPr>
        <w:pStyle w:val="Ttulo1"/>
      </w:pPr>
      <w:r>
        <w:t>ORDEN DE TRABAJO   N°      08001-1</w:t>
      </w:r>
    </w:p>
    <w:p w:rsidR="00D659DD" w:rsidRDefault="00D659DD" w:rsidP="00D659DD"/>
    <w:p w:rsidR="00D659DD" w:rsidRDefault="00D659DD" w:rsidP="00D659DD">
      <w:r>
        <w:t>FECHA:</w:t>
      </w:r>
      <w:r>
        <w:tab/>
        <w:t>Medellín, Febrero  16   de  2011</w:t>
      </w:r>
    </w:p>
    <w:p w:rsidR="00D659DD" w:rsidRDefault="00D659DD" w:rsidP="00D659DD">
      <w:r>
        <w:t>PARA:</w:t>
      </w:r>
      <w:r>
        <w:tab/>
      </w:r>
      <w:r>
        <w:tab/>
        <w:t>PLÁSTICOS DARMA</w:t>
      </w:r>
    </w:p>
    <w:p w:rsidR="00D659DD" w:rsidRDefault="00D659DD" w:rsidP="00D659DD">
      <w:r>
        <w:t>ATENCIÓN:</w:t>
      </w:r>
      <w:r>
        <w:tab/>
        <w:t>Sr. Darío Jaramillo</w:t>
      </w:r>
    </w:p>
    <w:p w:rsidR="00D659DD" w:rsidRDefault="00D659DD" w:rsidP="00D659DD">
      <w:r>
        <w:tab/>
      </w:r>
      <w:r>
        <w:tab/>
        <w:t>Gerente.</w:t>
      </w:r>
    </w:p>
    <w:p w:rsidR="00D659DD" w:rsidRDefault="00D659DD" w:rsidP="00D659DD"/>
    <w:p w:rsidR="00D659DD" w:rsidRDefault="00D659DD" w:rsidP="00D659DD">
      <w:r>
        <w:t>Apreciado Don Darío:</w:t>
      </w:r>
    </w:p>
    <w:p w:rsidR="00D659DD" w:rsidRDefault="00D659DD" w:rsidP="00D659DD"/>
    <w:p w:rsidR="00D659DD" w:rsidRDefault="00D659DD" w:rsidP="00D659DD">
      <w:r>
        <w:t>Con la presente estamos solicitando el siguiente Material   :</w:t>
      </w:r>
    </w:p>
    <w:p w:rsidR="00D659DD" w:rsidRDefault="00D659DD" w:rsidP="00D659DD"/>
    <w:p w:rsidR="00D659DD" w:rsidRDefault="00D659DD" w:rsidP="00D659DD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D659DD" w:rsidRDefault="00D659DD" w:rsidP="00D659DD">
      <w:pPr>
        <w:rPr>
          <w:b/>
          <w:bCs/>
          <w:u w:val="single"/>
        </w:rPr>
      </w:pPr>
      <w:r>
        <w:rPr>
          <w:b/>
          <w:bCs/>
        </w:rPr>
        <w:tab/>
      </w:r>
    </w:p>
    <w:p w:rsidR="00D659DD" w:rsidRDefault="00D659DD" w:rsidP="00D659DD">
      <w:r>
        <w:t>MATERIAL:</w:t>
      </w:r>
      <w:r>
        <w:tab/>
      </w:r>
      <w:r>
        <w:tab/>
        <w:t>Polietileno Alta Densidad Pigmentado BLANCO Tubular.</w:t>
      </w:r>
    </w:p>
    <w:p w:rsidR="00D659DD" w:rsidRDefault="00D659DD" w:rsidP="00D659DD">
      <w:r>
        <w:t>MEDIDA:</w:t>
      </w:r>
      <w:r>
        <w:tab/>
      </w:r>
      <w:r>
        <w:tab/>
      </w:r>
      <w:r w:rsidRPr="00444F82">
        <w:rPr>
          <w:b/>
        </w:rPr>
        <w:t xml:space="preserve">43 </w:t>
      </w:r>
      <w:r>
        <w:rPr>
          <w:b/>
        </w:rPr>
        <w:t xml:space="preserve"> </w:t>
      </w:r>
      <w:r w:rsidRPr="00444F82">
        <w:rPr>
          <w:b/>
        </w:rPr>
        <w:t xml:space="preserve"> Cms</w:t>
      </w:r>
      <w:r>
        <w:t>.</w:t>
      </w:r>
    </w:p>
    <w:p w:rsidR="00D659DD" w:rsidRPr="005C3173" w:rsidRDefault="00D659DD" w:rsidP="00D659DD">
      <w:pPr>
        <w:rPr>
          <w:b/>
          <w:bCs/>
        </w:rPr>
      </w:pPr>
      <w:r>
        <w:t>CALIBRE:</w:t>
      </w:r>
      <w:r>
        <w:tab/>
      </w:r>
      <w:r>
        <w:tab/>
      </w:r>
      <w:r w:rsidRPr="005C3173">
        <w:rPr>
          <w:b/>
        </w:rPr>
        <w:t xml:space="preserve">2.5 </w:t>
      </w:r>
      <w:r w:rsidRPr="005C3173">
        <w:rPr>
          <w:b/>
          <w:bCs/>
        </w:rPr>
        <w:t xml:space="preserve">  ”</w:t>
      </w:r>
    </w:p>
    <w:p w:rsidR="00D659DD" w:rsidRDefault="00D659DD" w:rsidP="00D659DD">
      <w:r>
        <w:t>COLOR:</w:t>
      </w:r>
      <w:r>
        <w:tab/>
      </w:r>
      <w:r>
        <w:tab/>
        <w:t>BLANCO  ( Según muestra  )</w:t>
      </w:r>
    </w:p>
    <w:p w:rsidR="00D659DD" w:rsidRDefault="00D659DD" w:rsidP="00D659DD">
      <w:r>
        <w:t>TRATADO:</w:t>
      </w:r>
      <w:r>
        <w:tab/>
      </w:r>
      <w:r>
        <w:tab/>
        <w:t>2 Caras.</w:t>
      </w:r>
    </w:p>
    <w:p w:rsidR="00D659DD" w:rsidRDefault="00D659DD" w:rsidP="00D659DD">
      <w:pPr>
        <w:rPr>
          <w:b/>
          <w:bCs/>
        </w:rPr>
      </w:pPr>
      <w:r>
        <w:t>CANTIDAD:</w:t>
      </w:r>
      <w:r>
        <w:tab/>
      </w:r>
      <w:r>
        <w:tab/>
      </w:r>
      <w:r>
        <w:rPr>
          <w:b/>
        </w:rPr>
        <w:t xml:space="preserve">370 </w:t>
      </w:r>
      <w:r>
        <w:t xml:space="preserve">   Kg</w:t>
      </w:r>
    </w:p>
    <w:p w:rsidR="00D659DD" w:rsidRDefault="00D659DD" w:rsidP="00D659DD">
      <w:r>
        <w:t>REFERENCIA:</w:t>
      </w:r>
      <w:r>
        <w:tab/>
      </w:r>
      <w:r>
        <w:rPr>
          <w:b/>
        </w:rPr>
        <w:t>PLASTIQUIMICA   MEDIANA</w:t>
      </w:r>
    </w:p>
    <w:p w:rsidR="00D659DD" w:rsidRDefault="00D659DD" w:rsidP="00D659DD">
      <w:r>
        <w:t>COLORES:</w:t>
      </w:r>
      <w:r>
        <w:tab/>
      </w:r>
      <w:r>
        <w:tab/>
        <w:t>2 ( Gris -  Rojo)</w:t>
      </w:r>
    </w:p>
    <w:p w:rsidR="00D659DD" w:rsidRDefault="00D659DD" w:rsidP="00D659DD">
      <w:r>
        <w:t>CARAS:</w:t>
      </w:r>
      <w:r>
        <w:tab/>
      </w:r>
      <w:r>
        <w:tab/>
        <w:t>2</w:t>
      </w:r>
    </w:p>
    <w:p w:rsidR="00D659DD" w:rsidRDefault="00D659DD" w:rsidP="00D659DD">
      <w:r>
        <w:t>REPETICIÓN:</w:t>
      </w:r>
      <w:r>
        <w:tab/>
        <w:t>Continua</w:t>
      </w:r>
    </w:p>
    <w:p w:rsidR="00D659DD" w:rsidRDefault="00D659DD" w:rsidP="00D659DD">
      <w:r>
        <w:t>RODILLO:</w:t>
      </w:r>
      <w:r>
        <w:tab/>
      </w:r>
      <w:r>
        <w:tab/>
        <w:t>38</w:t>
      </w:r>
    </w:p>
    <w:p w:rsidR="00D659DD" w:rsidRDefault="00D659DD" w:rsidP="00D659DD">
      <w:r>
        <w:t>BOLSA:</w:t>
      </w:r>
      <w:r>
        <w:tab/>
      </w:r>
      <w:r>
        <w:tab/>
      </w:r>
      <w:r w:rsidRPr="003B158B">
        <w:rPr>
          <w:b/>
        </w:rPr>
        <w:t>43 x  190  cms</w:t>
      </w:r>
    </w:p>
    <w:p w:rsidR="00D659DD" w:rsidRDefault="00D659DD" w:rsidP="00D659DD">
      <w:r>
        <w:t>SELLADO:</w:t>
      </w:r>
      <w:r>
        <w:tab/>
      </w:r>
      <w:r>
        <w:tab/>
        <w:t>Para selle de Fondo.</w:t>
      </w:r>
    </w:p>
    <w:p w:rsidR="00D659DD" w:rsidRDefault="00D659DD" w:rsidP="00D659DD"/>
    <w:p w:rsidR="00D659DD" w:rsidRDefault="00D659DD" w:rsidP="00D659DD"/>
    <w:p w:rsidR="00D659DD" w:rsidRDefault="00D659DD" w:rsidP="00D659DD">
      <w:r>
        <w:rPr>
          <w:b/>
          <w:bCs/>
          <w:u w:val="single"/>
        </w:rPr>
        <w:t>NOTA:</w:t>
      </w:r>
      <w:r>
        <w:t xml:space="preserve">  * Los cyreles   Se encuentran en su planta</w:t>
      </w:r>
    </w:p>
    <w:p w:rsidR="00D659DD" w:rsidRDefault="00D659DD" w:rsidP="00D659DD">
      <w:pPr>
        <w:numPr>
          <w:ilvl w:val="0"/>
          <w:numId w:val="1"/>
        </w:numPr>
      </w:pPr>
      <w:r>
        <w:t>Se envían muestra física  para tonos , alturas  y pigmentación</w:t>
      </w:r>
    </w:p>
    <w:p w:rsidR="00D659DD" w:rsidRDefault="00D659DD" w:rsidP="00D659DD">
      <w:pPr>
        <w:ind w:left="885"/>
      </w:pPr>
    </w:p>
    <w:p w:rsidR="00D659DD" w:rsidRPr="00315AED" w:rsidRDefault="00D659DD" w:rsidP="00D659DD">
      <w:pPr>
        <w:numPr>
          <w:ilvl w:val="0"/>
          <w:numId w:val="1"/>
        </w:numPr>
      </w:pPr>
      <w:r w:rsidRPr="00393DAD">
        <w:rPr>
          <w:b/>
          <w:u w:val="single"/>
        </w:rPr>
        <w:t>Utilizar tinta negra</w:t>
      </w:r>
      <w:r>
        <w:t xml:space="preserve">   </w:t>
      </w:r>
      <w:r w:rsidRPr="00393DAD">
        <w:rPr>
          <w:b/>
          <w:u w:val="single"/>
        </w:rPr>
        <w:t>ANTIGRASA</w:t>
      </w:r>
    </w:p>
    <w:p w:rsidR="00D659DD" w:rsidRDefault="00D659DD" w:rsidP="00D659DD"/>
    <w:p w:rsidR="00D659DD" w:rsidRPr="0098114D" w:rsidRDefault="00D659DD" w:rsidP="00D659DD">
      <w:pPr>
        <w:rPr>
          <w:b/>
          <w:u w:val="single"/>
        </w:rPr>
      </w:pPr>
    </w:p>
    <w:p w:rsidR="00D659DD" w:rsidRDefault="00D659DD" w:rsidP="00D659DD">
      <w:r>
        <w:t>Agradezco la atención y colaboración prestada.</w:t>
      </w:r>
    </w:p>
    <w:p w:rsidR="00D659DD" w:rsidRDefault="00D659DD" w:rsidP="00D659DD"/>
    <w:p w:rsidR="00D659DD" w:rsidRDefault="00D659DD" w:rsidP="00D659DD">
      <w:r>
        <w:t>Cordialmente,</w:t>
      </w:r>
    </w:p>
    <w:p w:rsidR="00D659DD" w:rsidRDefault="00D659DD" w:rsidP="00D659DD"/>
    <w:p w:rsidR="00D659DD" w:rsidRPr="008D4091" w:rsidRDefault="00D659DD" w:rsidP="00D659DD">
      <w:pPr>
        <w:rPr>
          <w:b/>
        </w:rPr>
      </w:pPr>
    </w:p>
    <w:p w:rsidR="00D659DD" w:rsidRDefault="00D659DD" w:rsidP="00D659DD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D659DD" w:rsidRDefault="00D659DD" w:rsidP="00D659DD">
      <w:r>
        <w:t>Director.</w:t>
      </w:r>
    </w:p>
    <w:p w:rsidR="00D659DD" w:rsidRDefault="00D659DD" w:rsidP="00D659DD">
      <w:pPr>
        <w:rPr>
          <w:b/>
        </w:rPr>
      </w:pPr>
    </w:p>
    <w:p w:rsidR="00D659DD" w:rsidRDefault="00D659DD" w:rsidP="0042659C">
      <w:pPr>
        <w:rPr>
          <w:b/>
        </w:rPr>
      </w:pPr>
    </w:p>
    <w:p w:rsidR="00315006" w:rsidRDefault="00315006" w:rsidP="0042659C">
      <w:pPr>
        <w:rPr>
          <w:b/>
        </w:rPr>
      </w:pPr>
    </w:p>
    <w:p w:rsidR="00315006" w:rsidRDefault="00315006" w:rsidP="00315006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315006" w:rsidRDefault="00315006" w:rsidP="00315006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315006" w:rsidRDefault="00315006" w:rsidP="00315006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315006" w:rsidRDefault="00315006" w:rsidP="00315006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315006" w:rsidRDefault="00315006" w:rsidP="00315006">
      <w:pPr>
        <w:rPr>
          <w:b/>
          <w:bCs/>
        </w:rPr>
      </w:pPr>
    </w:p>
    <w:p w:rsidR="00315006" w:rsidRDefault="00315006" w:rsidP="00315006">
      <w:pPr>
        <w:pStyle w:val="Ttulo1"/>
      </w:pPr>
    </w:p>
    <w:p w:rsidR="00315006" w:rsidRDefault="00315006" w:rsidP="00315006">
      <w:pPr>
        <w:pStyle w:val="Ttulo1"/>
      </w:pPr>
      <w:r>
        <w:t>ORDEN DE TRABAJO   N °      07814-1</w:t>
      </w:r>
    </w:p>
    <w:p w:rsidR="00315006" w:rsidRDefault="00315006" w:rsidP="00315006"/>
    <w:p w:rsidR="00315006" w:rsidRDefault="00315006" w:rsidP="00315006">
      <w:r>
        <w:t>FECHA:</w:t>
      </w:r>
      <w:r>
        <w:tab/>
        <w:t>Medellín,   Febrero  17   de   2011</w:t>
      </w:r>
    </w:p>
    <w:p w:rsidR="00315006" w:rsidRDefault="00315006" w:rsidP="00315006">
      <w:r>
        <w:t>PARA:</w:t>
      </w:r>
      <w:r>
        <w:tab/>
      </w:r>
      <w:r>
        <w:tab/>
        <w:t>PLÁSTICOS DARMA</w:t>
      </w:r>
    </w:p>
    <w:p w:rsidR="00315006" w:rsidRDefault="00315006" w:rsidP="00315006">
      <w:r>
        <w:t>ATENCIÓN:</w:t>
      </w:r>
      <w:r>
        <w:tab/>
        <w:t>Sr. Darío Jaramillo</w:t>
      </w:r>
    </w:p>
    <w:p w:rsidR="00315006" w:rsidRDefault="00315006" w:rsidP="00315006">
      <w:r>
        <w:tab/>
      </w:r>
      <w:r>
        <w:tab/>
        <w:t>Gerente.</w:t>
      </w:r>
    </w:p>
    <w:p w:rsidR="00315006" w:rsidRDefault="00315006" w:rsidP="00315006"/>
    <w:p w:rsidR="00315006" w:rsidRDefault="00315006" w:rsidP="00315006">
      <w:r>
        <w:t>Apreciado Don Darío:</w:t>
      </w:r>
    </w:p>
    <w:p w:rsidR="00315006" w:rsidRDefault="00315006" w:rsidP="00315006"/>
    <w:p w:rsidR="00315006" w:rsidRDefault="00315006" w:rsidP="00315006">
      <w:r>
        <w:t>Con la presente estamos solicitando el siguiente servicio de  IMPRESIÓN :</w:t>
      </w:r>
    </w:p>
    <w:p w:rsidR="00315006" w:rsidRDefault="00315006" w:rsidP="00315006"/>
    <w:p w:rsidR="00315006" w:rsidRDefault="00315006" w:rsidP="00315006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315006" w:rsidRDefault="00315006" w:rsidP="00315006">
      <w:r>
        <w:t xml:space="preserve">MATERIAL   :           Polipropileno  Semi-Tubular   de  </w:t>
      </w:r>
      <w:r w:rsidRPr="002720AA">
        <w:rPr>
          <w:b/>
        </w:rPr>
        <w:t>20 + 4</w:t>
      </w:r>
      <w:r>
        <w:t xml:space="preserve">     cms</w:t>
      </w:r>
    </w:p>
    <w:p w:rsidR="00315006" w:rsidRDefault="00315006" w:rsidP="00315006">
      <w:r>
        <w:t>CLIBRE      :               1.4  ”</w:t>
      </w:r>
    </w:p>
    <w:p w:rsidR="00315006" w:rsidRPr="00AD5DCF" w:rsidRDefault="00315006" w:rsidP="00315006">
      <w:pPr>
        <w:rPr>
          <w:b/>
        </w:rPr>
      </w:pPr>
      <w:r>
        <w:t>REFERENCIA:</w:t>
      </w:r>
      <w:r>
        <w:tab/>
      </w:r>
      <w:r>
        <w:rPr>
          <w:b/>
        </w:rPr>
        <w:t>CARMEL  INTERIOR  GRANDE  2</w:t>
      </w:r>
    </w:p>
    <w:p w:rsidR="00315006" w:rsidRDefault="00315006" w:rsidP="00315006">
      <w:r>
        <w:t>CANTIDAD    :          140    Kg</w:t>
      </w:r>
    </w:p>
    <w:p w:rsidR="00315006" w:rsidRDefault="00315006" w:rsidP="00315006">
      <w:r>
        <w:t>COLORES:</w:t>
      </w:r>
      <w:r>
        <w:tab/>
      </w:r>
      <w:r>
        <w:tab/>
        <w:t>2    (  BLANCO -  PANTONE  246 C  )</w:t>
      </w:r>
    </w:p>
    <w:p w:rsidR="00315006" w:rsidRDefault="00315006" w:rsidP="00315006">
      <w:r>
        <w:t>CARAS:</w:t>
      </w:r>
      <w:r>
        <w:tab/>
      </w:r>
      <w:r>
        <w:tab/>
        <w:t>2  ( 2X2 – 2X2 )</w:t>
      </w:r>
    </w:p>
    <w:p w:rsidR="00315006" w:rsidRDefault="00315006" w:rsidP="00315006">
      <w:r>
        <w:t>REPETICIÓN:</w:t>
      </w:r>
      <w:r>
        <w:tab/>
        <w:t>18</w:t>
      </w:r>
    </w:p>
    <w:p w:rsidR="00315006" w:rsidRPr="007E24E2" w:rsidRDefault="00315006" w:rsidP="00315006">
      <w:pPr>
        <w:rPr>
          <w:b/>
        </w:rPr>
      </w:pPr>
      <w:r>
        <w:t>RODILLO:</w:t>
      </w:r>
      <w:r>
        <w:tab/>
      </w:r>
      <w:r>
        <w:tab/>
      </w:r>
      <w:r>
        <w:rPr>
          <w:b/>
        </w:rPr>
        <w:t>36</w:t>
      </w:r>
    </w:p>
    <w:p w:rsidR="00315006" w:rsidRDefault="00315006" w:rsidP="00315006">
      <w:r>
        <w:t>BOLSA:</w:t>
      </w:r>
      <w:r>
        <w:tab/>
      </w:r>
      <w:r>
        <w:tab/>
        <w:t>18  X  20 + 4    cms de solapa  volada</w:t>
      </w:r>
    </w:p>
    <w:p w:rsidR="00315006" w:rsidRDefault="00315006" w:rsidP="00315006">
      <w:r>
        <w:t>SELLADO:</w:t>
      </w:r>
      <w:r>
        <w:tab/>
      </w:r>
      <w:r>
        <w:tab/>
        <w:t>Para selle lateral.</w:t>
      </w:r>
    </w:p>
    <w:p w:rsidR="00315006" w:rsidRDefault="00315006" w:rsidP="00315006"/>
    <w:p w:rsidR="00315006" w:rsidRDefault="00315006" w:rsidP="00315006"/>
    <w:p w:rsidR="00315006" w:rsidRDefault="00315006" w:rsidP="00315006">
      <w:r>
        <w:rPr>
          <w:b/>
          <w:bCs/>
          <w:u w:val="single"/>
        </w:rPr>
        <w:t>NOTA:</w:t>
      </w:r>
      <w:r>
        <w:t xml:space="preserve">  *   Los cyreles   EN SU PLANTA</w:t>
      </w:r>
    </w:p>
    <w:p w:rsidR="00315006" w:rsidRDefault="00315006" w:rsidP="00315006">
      <w:pPr>
        <w:numPr>
          <w:ilvl w:val="0"/>
          <w:numId w:val="1"/>
        </w:numPr>
      </w:pPr>
      <w:r>
        <w:t>Se envían ARTE    para tonos y alturas</w:t>
      </w:r>
    </w:p>
    <w:p w:rsidR="00315006" w:rsidRPr="00307118" w:rsidRDefault="00315006" w:rsidP="00315006">
      <w:pPr>
        <w:numPr>
          <w:ilvl w:val="0"/>
          <w:numId w:val="2"/>
        </w:numPr>
      </w:pPr>
      <w:r>
        <w:t xml:space="preserve">Se  envía el material de PP </w:t>
      </w:r>
      <w:r>
        <w:rPr>
          <w:b/>
        </w:rPr>
        <w:t xml:space="preserve">de  20 + 4 </w:t>
      </w:r>
      <w:r w:rsidRPr="00AD5DCF">
        <w:rPr>
          <w:b/>
        </w:rPr>
        <w:t xml:space="preserve">  cms</w:t>
      </w:r>
    </w:p>
    <w:p w:rsidR="00315006" w:rsidRPr="00150D1A" w:rsidRDefault="00315006" w:rsidP="00315006">
      <w:pPr>
        <w:ind w:left="1860"/>
      </w:pPr>
    </w:p>
    <w:p w:rsidR="00315006" w:rsidRDefault="00315006" w:rsidP="00315006">
      <w:pPr>
        <w:ind w:left="885"/>
      </w:pPr>
    </w:p>
    <w:p w:rsidR="00315006" w:rsidRDefault="00315006" w:rsidP="00315006">
      <w:pPr>
        <w:ind w:left="885"/>
      </w:pPr>
    </w:p>
    <w:p w:rsidR="00315006" w:rsidRDefault="00315006" w:rsidP="00315006">
      <w:r>
        <w:t>Agradezco la atención y colaboración prestada.</w:t>
      </w:r>
    </w:p>
    <w:p w:rsidR="00315006" w:rsidRDefault="00315006" w:rsidP="00315006"/>
    <w:p w:rsidR="00315006" w:rsidRDefault="00315006" w:rsidP="00315006"/>
    <w:p w:rsidR="00315006" w:rsidRDefault="00315006" w:rsidP="00315006">
      <w:r>
        <w:t>Cordialmente,</w:t>
      </w:r>
    </w:p>
    <w:p w:rsidR="00315006" w:rsidRDefault="00315006" w:rsidP="00315006"/>
    <w:p w:rsidR="00315006" w:rsidRDefault="00315006" w:rsidP="00315006"/>
    <w:p w:rsidR="00315006" w:rsidRDefault="00315006" w:rsidP="00315006"/>
    <w:p w:rsidR="00315006" w:rsidRDefault="00315006" w:rsidP="00315006">
      <w:r>
        <w:t>RICARDO CASAS ZAPATA</w:t>
      </w:r>
    </w:p>
    <w:p w:rsidR="00315006" w:rsidRDefault="00315006" w:rsidP="00315006">
      <w:r>
        <w:t>Director.</w:t>
      </w:r>
    </w:p>
    <w:p w:rsidR="00315006" w:rsidRDefault="00315006" w:rsidP="0042659C">
      <w:pPr>
        <w:rPr>
          <w:b/>
        </w:rPr>
      </w:pPr>
    </w:p>
    <w:p w:rsidR="00D86CF8" w:rsidRDefault="00D86CF8" w:rsidP="0042659C">
      <w:pPr>
        <w:rPr>
          <w:b/>
        </w:rPr>
      </w:pPr>
    </w:p>
    <w:p w:rsidR="00D86CF8" w:rsidRDefault="00D86CF8" w:rsidP="0042659C">
      <w:pPr>
        <w:rPr>
          <w:b/>
        </w:rPr>
      </w:pPr>
    </w:p>
    <w:p w:rsidR="00D86CF8" w:rsidRDefault="00D86CF8" w:rsidP="0042659C">
      <w:pPr>
        <w:rPr>
          <w:b/>
        </w:rPr>
      </w:pPr>
    </w:p>
    <w:p w:rsidR="00D86CF8" w:rsidRDefault="00D86CF8" w:rsidP="0042659C">
      <w:pPr>
        <w:rPr>
          <w:b/>
        </w:rPr>
      </w:pPr>
    </w:p>
    <w:p w:rsidR="00D86CF8" w:rsidRDefault="00D86CF8" w:rsidP="0042659C">
      <w:pPr>
        <w:rPr>
          <w:b/>
        </w:rPr>
      </w:pPr>
    </w:p>
    <w:p w:rsidR="00D86CF8" w:rsidRDefault="00D86CF8" w:rsidP="00D86CF8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D86CF8" w:rsidRDefault="00D86CF8" w:rsidP="00D86CF8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D86CF8" w:rsidRDefault="00D86CF8" w:rsidP="00D86CF8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 - 144</w:t>
      </w:r>
    </w:p>
    <w:p w:rsidR="00D86CF8" w:rsidRDefault="00D86CF8" w:rsidP="00D86CF8">
      <w:pPr>
        <w:rPr>
          <w:b/>
          <w:bCs/>
          <w:sz w:val="20"/>
        </w:rPr>
      </w:pPr>
      <w:r>
        <w:rPr>
          <w:b/>
          <w:bCs/>
          <w:sz w:val="20"/>
        </w:rPr>
        <w:t>TEL:   4 44 46 64  ITAGUI.</w:t>
      </w:r>
    </w:p>
    <w:p w:rsidR="00D86CF8" w:rsidRDefault="00D86CF8" w:rsidP="00D86CF8">
      <w:pPr>
        <w:rPr>
          <w:b/>
          <w:bCs/>
          <w:sz w:val="20"/>
        </w:rPr>
      </w:pPr>
    </w:p>
    <w:p w:rsidR="00D86CF8" w:rsidRDefault="00D86CF8" w:rsidP="00D86CF8">
      <w:pPr>
        <w:rPr>
          <w:b/>
          <w:bCs/>
        </w:rPr>
      </w:pPr>
    </w:p>
    <w:p w:rsidR="00D86CF8" w:rsidRDefault="00D86CF8" w:rsidP="00D86CF8">
      <w:pPr>
        <w:pStyle w:val="Ttulo1"/>
      </w:pPr>
      <w:r>
        <w:t>ORDEN DE  TRABAJO      N°   08010</w:t>
      </w:r>
    </w:p>
    <w:p w:rsidR="00D86CF8" w:rsidRDefault="00D86CF8" w:rsidP="00D86CF8"/>
    <w:p w:rsidR="00D86CF8" w:rsidRDefault="00D86CF8" w:rsidP="00D86CF8">
      <w:r>
        <w:t>FECHA:</w:t>
      </w:r>
      <w:r>
        <w:tab/>
        <w:t>Medellín,  Febrero   17   de  2011</w:t>
      </w:r>
    </w:p>
    <w:p w:rsidR="00D86CF8" w:rsidRDefault="00D86CF8" w:rsidP="00D86CF8">
      <w:r>
        <w:t>PARA:</w:t>
      </w:r>
      <w:r>
        <w:tab/>
      </w:r>
      <w:r>
        <w:tab/>
        <w:t>PLÁSTICOS DARMA</w:t>
      </w:r>
    </w:p>
    <w:p w:rsidR="00D86CF8" w:rsidRDefault="00D86CF8" w:rsidP="00D86CF8">
      <w:r>
        <w:t>ATENCIÓN:</w:t>
      </w:r>
      <w:r>
        <w:tab/>
        <w:t>Sr. Darío Jaramillo</w:t>
      </w:r>
    </w:p>
    <w:p w:rsidR="00D86CF8" w:rsidRDefault="00D86CF8" w:rsidP="00D86CF8">
      <w:r>
        <w:tab/>
      </w:r>
      <w:r>
        <w:tab/>
        <w:t>Gerente.</w:t>
      </w:r>
    </w:p>
    <w:p w:rsidR="00D86CF8" w:rsidRDefault="00D86CF8" w:rsidP="00D86CF8"/>
    <w:p w:rsidR="00D86CF8" w:rsidRDefault="00D86CF8" w:rsidP="00D86CF8">
      <w:r>
        <w:t>Apreciado Don Darío:</w:t>
      </w:r>
    </w:p>
    <w:p w:rsidR="00D86CF8" w:rsidRDefault="00D86CF8" w:rsidP="00D86CF8"/>
    <w:p w:rsidR="00D86CF8" w:rsidRDefault="00D86CF8" w:rsidP="00D86CF8">
      <w:r>
        <w:t>Con la presente estamos solicitando el siguiente servicio de  IMPRESION:</w:t>
      </w:r>
    </w:p>
    <w:p w:rsidR="00D86CF8" w:rsidRDefault="00D86CF8" w:rsidP="00D86CF8"/>
    <w:p w:rsidR="00D86CF8" w:rsidRDefault="00D86CF8" w:rsidP="00D86CF8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D86CF8" w:rsidRDefault="00D86CF8" w:rsidP="00D86CF8">
      <w:r>
        <w:t xml:space="preserve">MATERIAL   :           Polipropileno Tubular de </w:t>
      </w:r>
      <w:r>
        <w:rPr>
          <w:b/>
        </w:rPr>
        <w:t xml:space="preserve">  33  </w:t>
      </w:r>
      <w:r>
        <w:t xml:space="preserve"> cms</w:t>
      </w:r>
    </w:p>
    <w:p w:rsidR="00D86CF8" w:rsidRDefault="00D86CF8" w:rsidP="00D86CF8">
      <w:r>
        <w:t xml:space="preserve">CLIBRE      :               </w:t>
      </w:r>
      <w:r>
        <w:rPr>
          <w:b/>
        </w:rPr>
        <w:t>2.8</w:t>
      </w:r>
      <w:r w:rsidRPr="00F877C0">
        <w:rPr>
          <w:b/>
        </w:rPr>
        <w:t xml:space="preserve"> </w:t>
      </w:r>
      <w:r>
        <w:rPr>
          <w:b/>
        </w:rPr>
        <w:t xml:space="preserve">  </w:t>
      </w:r>
      <w:r w:rsidRPr="00F877C0">
        <w:rPr>
          <w:b/>
        </w:rPr>
        <w:t>”</w:t>
      </w:r>
    </w:p>
    <w:p w:rsidR="00D86CF8" w:rsidRDefault="00D86CF8" w:rsidP="00D86CF8">
      <w:r>
        <w:t>REFERENCIA:</w:t>
      </w:r>
      <w:r>
        <w:tab/>
      </w:r>
      <w:r>
        <w:rPr>
          <w:b/>
        </w:rPr>
        <w:t>ADVERTENCIA  GRANDE  ESPECIAL</w:t>
      </w:r>
    </w:p>
    <w:p w:rsidR="00D86CF8" w:rsidRPr="00F956F8" w:rsidRDefault="00D86CF8" w:rsidP="00D86CF8">
      <w:pPr>
        <w:rPr>
          <w:b/>
        </w:rPr>
      </w:pPr>
      <w:r>
        <w:t>CANTIDAD    :          6</w:t>
      </w:r>
      <w:r>
        <w:rPr>
          <w:b/>
        </w:rPr>
        <w:t>0</w:t>
      </w:r>
      <w:r w:rsidRPr="00F956F8">
        <w:rPr>
          <w:b/>
        </w:rPr>
        <w:t xml:space="preserve">    Kg</w:t>
      </w:r>
    </w:p>
    <w:p w:rsidR="00D86CF8" w:rsidRDefault="00D86CF8" w:rsidP="00D86CF8">
      <w:r>
        <w:t>COLORES:</w:t>
      </w:r>
      <w:r>
        <w:tab/>
      </w:r>
      <w:r>
        <w:tab/>
        <w:t>1 (   Negro  )</w:t>
      </w:r>
    </w:p>
    <w:p w:rsidR="00D86CF8" w:rsidRDefault="00D86CF8" w:rsidP="00D86CF8">
      <w:r>
        <w:t>CARAS:</w:t>
      </w:r>
      <w:r>
        <w:tab/>
      </w:r>
      <w:r>
        <w:tab/>
        <w:t>1</w:t>
      </w:r>
    </w:p>
    <w:p w:rsidR="00D86CF8" w:rsidRDefault="00D86CF8" w:rsidP="00D86CF8">
      <w:r>
        <w:t>REPETICIÓN:</w:t>
      </w:r>
      <w:r>
        <w:tab/>
        <w:t>54</w:t>
      </w:r>
    </w:p>
    <w:p w:rsidR="00D86CF8" w:rsidRDefault="00D86CF8" w:rsidP="00D86CF8">
      <w:r>
        <w:t>RODILLO:</w:t>
      </w:r>
      <w:r>
        <w:tab/>
      </w:r>
      <w:r>
        <w:tab/>
        <w:t>27</w:t>
      </w:r>
    </w:p>
    <w:p w:rsidR="00D86CF8" w:rsidRPr="009A4BD3" w:rsidRDefault="00D86CF8" w:rsidP="00D86CF8">
      <w:pPr>
        <w:rPr>
          <w:b/>
        </w:rPr>
      </w:pPr>
      <w:r>
        <w:t>BOLSA:</w:t>
      </w:r>
      <w:r>
        <w:tab/>
      </w:r>
      <w:r>
        <w:tab/>
      </w:r>
      <w:r>
        <w:rPr>
          <w:b/>
        </w:rPr>
        <w:t xml:space="preserve">27  x   30   +  6 </w:t>
      </w:r>
      <w:r w:rsidRPr="009A4BD3">
        <w:rPr>
          <w:b/>
        </w:rPr>
        <w:t xml:space="preserve">  cms</w:t>
      </w:r>
    </w:p>
    <w:p w:rsidR="00D86CF8" w:rsidRDefault="00D86CF8" w:rsidP="00D86CF8">
      <w:r>
        <w:t>SELLADO:</w:t>
      </w:r>
      <w:r>
        <w:tab/>
      </w:r>
      <w:r>
        <w:tab/>
        <w:t>Para selle lateral.</w:t>
      </w:r>
    </w:p>
    <w:p w:rsidR="00D86CF8" w:rsidRDefault="00D86CF8" w:rsidP="00D86CF8"/>
    <w:p w:rsidR="00D86CF8" w:rsidRDefault="00D86CF8" w:rsidP="00D86CF8"/>
    <w:p w:rsidR="00D86CF8" w:rsidRDefault="00D86CF8" w:rsidP="00D86CF8">
      <w:r>
        <w:rPr>
          <w:b/>
          <w:bCs/>
          <w:u w:val="single"/>
        </w:rPr>
        <w:t>NOTA:</w:t>
      </w:r>
      <w:r>
        <w:t xml:space="preserve">  * Los cyreles  se encuentran en su planta</w:t>
      </w:r>
    </w:p>
    <w:p w:rsidR="00D86CF8" w:rsidRDefault="00D86CF8" w:rsidP="00D86CF8">
      <w:pPr>
        <w:numPr>
          <w:ilvl w:val="0"/>
          <w:numId w:val="1"/>
        </w:numPr>
      </w:pPr>
      <w:r>
        <w:t>Se envían muestra física  para tonos y alturas</w:t>
      </w:r>
    </w:p>
    <w:p w:rsidR="00D86CF8" w:rsidRDefault="00D86CF8" w:rsidP="00D86CF8">
      <w:pPr>
        <w:numPr>
          <w:ilvl w:val="0"/>
          <w:numId w:val="2"/>
        </w:numPr>
      </w:pPr>
      <w:r>
        <w:t xml:space="preserve">Se envía  el material de PP  de  </w:t>
      </w:r>
      <w:r>
        <w:rPr>
          <w:b/>
        </w:rPr>
        <w:t>33</w:t>
      </w:r>
      <w:r>
        <w:t xml:space="preserve">  cm</w:t>
      </w:r>
    </w:p>
    <w:p w:rsidR="00D86CF8" w:rsidRDefault="00D86CF8" w:rsidP="00D86CF8">
      <w:pPr>
        <w:numPr>
          <w:ilvl w:val="0"/>
          <w:numId w:val="2"/>
        </w:numPr>
      </w:pPr>
      <w:r>
        <w:t>Igual ultima impresion</w:t>
      </w:r>
    </w:p>
    <w:p w:rsidR="00D86CF8" w:rsidRPr="00CB2791" w:rsidRDefault="00D86CF8" w:rsidP="00D86CF8">
      <w:pPr>
        <w:rPr>
          <w:b/>
        </w:rPr>
      </w:pPr>
    </w:p>
    <w:p w:rsidR="00D86CF8" w:rsidRDefault="00D86CF8" w:rsidP="00D86CF8">
      <w:pPr>
        <w:ind w:left="885"/>
      </w:pPr>
    </w:p>
    <w:p w:rsidR="00D86CF8" w:rsidRDefault="00D86CF8" w:rsidP="00D86CF8">
      <w:pPr>
        <w:ind w:left="885"/>
      </w:pPr>
    </w:p>
    <w:p w:rsidR="00D86CF8" w:rsidRDefault="00D86CF8" w:rsidP="00D86CF8">
      <w:r>
        <w:t>Agradezco la atención y colaboración prestada.</w:t>
      </w:r>
    </w:p>
    <w:p w:rsidR="00D86CF8" w:rsidRDefault="00D86CF8" w:rsidP="00D86CF8"/>
    <w:p w:rsidR="00D86CF8" w:rsidRDefault="00D86CF8" w:rsidP="00D86CF8"/>
    <w:p w:rsidR="00D86CF8" w:rsidRDefault="00D86CF8" w:rsidP="00D86CF8"/>
    <w:p w:rsidR="00D86CF8" w:rsidRDefault="00D86CF8" w:rsidP="00D86CF8">
      <w:r>
        <w:t xml:space="preserve">Cordialmente,                                                      </w:t>
      </w:r>
    </w:p>
    <w:p w:rsidR="00D86CF8" w:rsidRDefault="00D86CF8" w:rsidP="00D86CF8"/>
    <w:p w:rsidR="00D86CF8" w:rsidRDefault="00D86CF8" w:rsidP="00D86CF8"/>
    <w:p w:rsidR="00D86CF8" w:rsidRDefault="00D86CF8" w:rsidP="00D86CF8"/>
    <w:p w:rsidR="00D86CF8" w:rsidRDefault="00D86CF8" w:rsidP="00D86CF8">
      <w:r>
        <w:t>RICARDO CASAS ZAPATA</w:t>
      </w:r>
    </w:p>
    <w:p w:rsidR="00D86CF8" w:rsidRDefault="00D86CF8" w:rsidP="00D86CF8">
      <w:r>
        <w:t>Director.</w:t>
      </w:r>
    </w:p>
    <w:p w:rsidR="00D86CF8" w:rsidRDefault="00D86CF8" w:rsidP="0042659C">
      <w:pPr>
        <w:rPr>
          <w:b/>
        </w:rPr>
      </w:pPr>
    </w:p>
    <w:p w:rsidR="00D0626C" w:rsidRDefault="00D0626C" w:rsidP="0042659C">
      <w:pPr>
        <w:rPr>
          <w:b/>
        </w:rPr>
      </w:pPr>
    </w:p>
    <w:p w:rsidR="00D0626C" w:rsidRDefault="00D0626C" w:rsidP="0042659C">
      <w:pPr>
        <w:rPr>
          <w:b/>
        </w:rPr>
      </w:pPr>
    </w:p>
    <w:p w:rsidR="00D0626C" w:rsidRDefault="00D0626C" w:rsidP="0042659C">
      <w:pPr>
        <w:rPr>
          <w:b/>
        </w:rPr>
      </w:pPr>
    </w:p>
    <w:p w:rsidR="00D0626C" w:rsidRDefault="00D0626C" w:rsidP="00D0626C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D0626C" w:rsidRDefault="00D0626C" w:rsidP="00D0626C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D0626C" w:rsidRDefault="00D0626C" w:rsidP="00D0626C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D0626C" w:rsidRDefault="00D0626C" w:rsidP="00D0626C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D0626C" w:rsidRDefault="00D0626C" w:rsidP="00D0626C"/>
    <w:p w:rsidR="00D0626C" w:rsidRDefault="00D0626C" w:rsidP="00D0626C">
      <w:pPr>
        <w:pStyle w:val="Ttulo1"/>
      </w:pPr>
      <w:r>
        <w:t>ORDEN DE TRABAJO   N°      08092</w:t>
      </w:r>
    </w:p>
    <w:p w:rsidR="00D0626C" w:rsidRDefault="00D0626C" w:rsidP="00D0626C"/>
    <w:p w:rsidR="00D0626C" w:rsidRDefault="00D0626C" w:rsidP="00D0626C">
      <w:r>
        <w:t>FECHA:</w:t>
      </w:r>
      <w:r>
        <w:tab/>
        <w:t>Medellín,  Febrero  17   de   2011</w:t>
      </w:r>
    </w:p>
    <w:p w:rsidR="00D0626C" w:rsidRDefault="00D0626C" w:rsidP="00D0626C">
      <w:r>
        <w:t>PARA:</w:t>
      </w:r>
      <w:r>
        <w:tab/>
      </w:r>
      <w:r>
        <w:tab/>
        <w:t>PLÁSTICOS   DARMA</w:t>
      </w:r>
    </w:p>
    <w:p w:rsidR="00D0626C" w:rsidRDefault="00D0626C" w:rsidP="00D0626C">
      <w:r>
        <w:t>ATENCIÓN:</w:t>
      </w:r>
      <w:r>
        <w:tab/>
        <w:t>Sr. DARIO JARAMILLO</w:t>
      </w:r>
    </w:p>
    <w:p w:rsidR="00D0626C" w:rsidRDefault="00D0626C" w:rsidP="00D0626C"/>
    <w:p w:rsidR="00D0626C" w:rsidRDefault="00D0626C" w:rsidP="00D0626C">
      <w:r>
        <w:t>Apreciado Dn DARIO:</w:t>
      </w:r>
    </w:p>
    <w:p w:rsidR="00D0626C" w:rsidRDefault="00D0626C" w:rsidP="00D0626C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D0626C" w:rsidRDefault="00D0626C" w:rsidP="00D0626C"/>
    <w:p w:rsidR="00D0626C" w:rsidRDefault="00D0626C" w:rsidP="00D0626C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D0626C" w:rsidRDefault="00D0626C" w:rsidP="00D0626C"/>
    <w:p w:rsidR="00D0626C" w:rsidRDefault="00D0626C" w:rsidP="00D0626C">
      <w:r>
        <w:t>MATERIAL :</w:t>
      </w:r>
      <w:r>
        <w:tab/>
      </w:r>
      <w:r>
        <w:tab/>
        <w:t>Polietileno de Baja  densidad   Blanco  Tubular</w:t>
      </w:r>
    </w:p>
    <w:p w:rsidR="00D0626C" w:rsidRDefault="00D0626C" w:rsidP="00D0626C">
      <w:r>
        <w:t>MEDIDA:</w:t>
      </w:r>
      <w:r>
        <w:tab/>
      </w:r>
      <w:r>
        <w:tab/>
      </w:r>
      <w:r>
        <w:rPr>
          <w:b/>
        </w:rPr>
        <w:t>35</w:t>
      </w:r>
      <w:r>
        <w:t xml:space="preserve">   cms   </w:t>
      </w:r>
    </w:p>
    <w:p w:rsidR="00D0626C" w:rsidRDefault="00D0626C" w:rsidP="00D0626C">
      <w:r>
        <w:t>CALIBRE :</w:t>
      </w:r>
      <w:r>
        <w:tab/>
      </w:r>
      <w:r>
        <w:tab/>
      </w:r>
      <w:r w:rsidRPr="008D3CB8">
        <w:rPr>
          <w:b/>
        </w:rPr>
        <w:t>4.8</w:t>
      </w:r>
      <w:r>
        <w:t xml:space="preserve">   “</w:t>
      </w:r>
    </w:p>
    <w:p w:rsidR="00D0626C" w:rsidRDefault="00D0626C" w:rsidP="00D0626C">
      <w:r>
        <w:t>COLOR :</w:t>
      </w:r>
      <w:r>
        <w:tab/>
      </w:r>
      <w:r>
        <w:tab/>
        <w:t>Blanco</w:t>
      </w:r>
    </w:p>
    <w:p w:rsidR="00D0626C" w:rsidRPr="0007721A" w:rsidRDefault="00D0626C" w:rsidP="00D0626C">
      <w:r>
        <w:t xml:space="preserve">TRATADO : </w:t>
      </w:r>
      <w:r>
        <w:tab/>
      </w:r>
      <w:r>
        <w:tab/>
        <w:t>1  cara</w:t>
      </w:r>
    </w:p>
    <w:p w:rsidR="00D0626C" w:rsidRDefault="00D0626C" w:rsidP="00D0626C">
      <w:r>
        <w:t xml:space="preserve">CANTIDAD : </w:t>
      </w:r>
      <w:r>
        <w:tab/>
      </w:r>
      <w:r w:rsidR="00CC60F1">
        <w:rPr>
          <w:b/>
        </w:rPr>
        <w:t>250</w:t>
      </w:r>
      <w:r>
        <w:t xml:space="preserve">    kg</w:t>
      </w:r>
    </w:p>
    <w:p w:rsidR="00D0626C" w:rsidRDefault="00D0626C" w:rsidP="00D0626C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>2 ( Según muestra  )  ( Azul – Azul )</w:t>
      </w:r>
    </w:p>
    <w:p w:rsidR="00D0626C" w:rsidRDefault="00D0626C" w:rsidP="00D0626C">
      <w:r>
        <w:t xml:space="preserve">CARAS : </w:t>
      </w:r>
      <w:r>
        <w:tab/>
      </w:r>
      <w:r>
        <w:tab/>
        <w:t>2  ( 2  x  1  )</w:t>
      </w:r>
    </w:p>
    <w:p w:rsidR="00D0626C" w:rsidRDefault="00D0626C" w:rsidP="00D0626C">
      <w:r>
        <w:t xml:space="preserve">REPETICIÓN : </w:t>
      </w:r>
      <w:r>
        <w:tab/>
        <w:t>60   cms</w:t>
      </w:r>
    </w:p>
    <w:p w:rsidR="00D0626C" w:rsidRDefault="00D0626C" w:rsidP="00D0626C">
      <w:r>
        <w:t>RODILLO :</w:t>
      </w:r>
      <w:r>
        <w:tab/>
      </w:r>
      <w:r>
        <w:tab/>
        <w:t>60</w:t>
      </w:r>
    </w:p>
    <w:p w:rsidR="00D0626C" w:rsidRDefault="00D0626C" w:rsidP="00D0626C">
      <w:r>
        <w:t>BOLSA  :</w:t>
      </w:r>
      <w:r>
        <w:tab/>
      </w:r>
      <w:r>
        <w:tab/>
      </w:r>
      <w:r>
        <w:rPr>
          <w:b/>
        </w:rPr>
        <w:t>35  x  60</w:t>
      </w:r>
      <w:r w:rsidRPr="00336CAC">
        <w:rPr>
          <w:b/>
        </w:rPr>
        <w:t xml:space="preserve">   cm</w:t>
      </w:r>
      <w:r>
        <w:t xml:space="preserve">    </w:t>
      </w:r>
    </w:p>
    <w:p w:rsidR="00D0626C" w:rsidRDefault="00D0626C" w:rsidP="00D0626C">
      <w:r>
        <w:t>SELLADO .</w:t>
      </w:r>
      <w:r>
        <w:tab/>
      </w:r>
      <w:r>
        <w:tab/>
        <w:t xml:space="preserve">Fondo  Tipo  Servo </w:t>
      </w:r>
    </w:p>
    <w:p w:rsidR="00D0626C" w:rsidRDefault="00D0626C" w:rsidP="00D0626C">
      <w:r>
        <w:t>REFERENCIA :</w:t>
      </w:r>
      <w:r>
        <w:tab/>
      </w:r>
      <w:r>
        <w:rPr>
          <w:b/>
        </w:rPr>
        <w:t xml:space="preserve">TECNAS   10 </w:t>
      </w:r>
      <w:r w:rsidRPr="00F553FA">
        <w:rPr>
          <w:b/>
        </w:rPr>
        <w:t xml:space="preserve">  KILOS</w:t>
      </w:r>
    </w:p>
    <w:p w:rsidR="00D0626C" w:rsidRDefault="00D0626C" w:rsidP="00D0626C"/>
    <w:p w:rsidR="00D0626C" w:rsidRDefault="00D0626C" w:rsidP="00D0626C"/>
    <w:p w:rsidR="00D0626C" w:rsidRDefault="00D0626C" w:rsidP="00D0626C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 w:rsidRPr="00F553FA">
        <w:rPr>
          <w:bCs/>
        </w:rPr>
        <w:t>Cyreles en su planta</w:t>
      </w:r>
      <w:r>
        <w:rPr>
          <w:b/>
          <w:bCs/>
        </w:rPr>
        <w:t>.</w:t>
      </w:r>
    </w:p>
    <w:p w:rsidR="00D0626C" w:rsidRDefault="00D0626C" w:rsidP="00D0626C">
      <w:r>
        <w:t xml:space="preserve">                   -   Anexo muestra física para   alturas y Tonos.</w:t>
      </w:r>
    </w:p>
    <w:p w:rsidR="00D0626C" w:rsidRDefault="00D0626C" w:rsidP="00D0626C">
      <w:r>
        <w:tab/>
        <w:t xml:space="preserve">        -  No colocar pie de Imprenta.</w:t>
      </w:r>
    </w:p>
    <w:p w:rsidR="00D0626C" w:rsidRDefault="00D0626C" w:rsidP="00D0626C">
      <w:pPr>
        <w:rPr>
          <w:b/>
          <w:u w:val="single"/>
        </w:rPr>
      </w:pPr>
      <w:r>
        <w:tab/>
        <w:t xml:space="preserve">        </w:t>
      </w:r>
      <w:r w:rsidRPr="00F553FA">
        <w:rPr>
          <w:b/>
        </w:rPr>
        <w:t xml:space="preserve">-   </w:t>
      </w:r>
      <w:r w:rsidRPr="00F553FA">
        <w:rPr>
          <w:b/>
          <w:u w:val="single"/>
        </w:rPr>
        <w:t>Utilizar tinta especial</w:t>
      </w:r>
      <w:r>
        <w:rPr>
          <w:b/>
          <w:u w:val="single"/>
        </w:rPr>
        <w:t xml:space="preserve">    </w:t>
      </w:r>
    </w:p>
    <w:p w:rsidR="00D0626C" w:rsidRDefault="00D0626C" w:rsidP="00D0626C">
      <w:pPr>
        <w:rPr>
          <w:b/>
        </w:rPr>
      </w:pP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D0626C" w:rsidRPr="0066704D" w:rsidRDefault="00D0626C" w:rsidP="00D0626C">
      <w:pPr>
        <w:rPr>
          <w:b/>
          <w:u w:val="single"/>
        </w:rPr>
      </w:pPr>
      <w:r>
        <w:rPr>
          <w:b/>
        </w:rPr>
        <w:tab/>
        <w:t xml:space="preserve">        -  EL MATERIAL LO ENVIA  P.U .</w:t>
      </w:r>
    </w:p>
    <w:p w:rsidR="00D0626C" w:rsidRPr="0066704D" w:rsidRDefault="00D0626C" w:rsidP="00D0626C">
      <w:pPr>
        <w:rPr>
          <w:b/>
        </w:rPr>
      </w:pPr>
    </w:p>
    <w:p w:rsidR="00D0626C" w:rsidRDefault="00D0626C" w:rsidP="00D0626C">
      <w:r>
        <w:tab/>
      </w:r>
      <w:r>
        <w:tab/>
      </w:r>
    </w:p>
    <w:p w:rsidR="00D0626C" w:rsidRDefault="00D0626C" w:rsidP="00D0626C">
      <w:r>
        <w:t>Agradezco la atención y colaboración prestada.</w:t>
      </w:r>
    </w:p>
    <w:p w:rsidR="00D0626C" w:rsidRDefault="00D0626C" w:rsidP="00D0626C"/>
    <w:p w:rsidR="00D0626C" w:rsidRDefault="00D0626C" w:rsidP="00D0626C"/>
    <w:p w:rsidR="00D0626C" w:rsidRDefault="00D0626C" w:rsidP="00D0626C"/>
    <w:p w:rsidR="00D0626C" w:rsidRDefault="00D0626C" w:rsidP="00D0626C">
      <w:r>
        <w:t>Cordialmente</w:t>
      </w:r>
    </w:p>
    <w:p w:rsidR="00D0626C" w:rsidRDefault="00D0626C" w:rsidP="00D0626C"/>
    <w:p w:rsidR="00D0626C" w:rsidRDefault="00D0626C" w:rsidP="00D0626C"/>
    <w:p w:rsidR="00D0626C" w:rsidRDefault="00D0626C" w:rsidP="00D0626C">
      <w:r>
        <w:t>RICARDO CASAS ZAPATA</w:t>
      </w:r>
    </w:p>
    <w:p w:rsidR="00D0626C" w:rsidRDefault="00D0626C" w:rsidP="00D0626C">
      <w:r>
        <w:t>Director.</w:t>
      </w:r>
    </w:p>
    <w:p w:rsidR="00D0626C" w:rsidRDefault="00D0626C" w:rsidP="00D0626C">
      <w:pPr>
        <w:rPr>
          <w:b/>
        </w:rPr>
      </w:pPr>
    </w:p>
    <w:p w:rsidR="00D0626C" w:rsidRDefault="00D0626C" w:rsidP="0042659C">
      <w:pPr>
        <w:rPr>
          <w:b/>
        </w:rPr>
      </w:pPr>
    </w:p>
    <w:p w:rsidR="005C5638" w:rsidRDefault="005C5638" w:rsidP="0042659C">
      <w:pPr>
        <w:rPr>
          <w:b/>
        </w:rPr>
      </w:pPr>
    </w:p>
    <w:p w:rsidR="005C5638" w:rsidRDefault="005C5638" w:rsidP="005C5638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5C5638" w:rsidRDefault="005C5638" w:rsidP="005C5638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5C5638" w:rsidRDefault="005C5638" w:rsidP="005C5638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5C5638" w:rsidRDefault="005C5638" w:rsidP="005C5638">
      <w:pPr>
        <w:rPr>
          <w:b/>
          <w:bCs/>
          <w:sz w:val="20"/>
        </w:rPr>
      </w:pPr>
      <w:r>
        <w:rPr>
          <w:b/>
          <w:bCs/>
          <w:sz w:val="20"/>
        </w:rPr>
        <w:t>TEL:  4 44 46 64  ITAGUI.</w:t>
      </w:r>
    </w:p>
    <w:p w:rsidR="005C5638" w:rsidRDefault="005C5638" w:rsidP="005C5638">
      <w:pPr>
        <w:rPr>
          <w:b/>
          <w:bCs/>
        </w:rPr>
      </w:pPr>
    </w:p>
    <w:p w:rsidR="005C5638" w:rsidRDefault="005C5638" w:rsidP="005C5638">
      <w:pPr>
        <w:rPr>
          <w:b/>
        </w:rPr>
      </w:pPr>
    </w:p>
    <w:p w:rsidR="005C5638" w:rsidRDefault="005C5638" w:rsidP="005C5638">
      <w:pPr>
        <w:pStyle w:val="Ttulo1"/>
      </w:pPr>
      <w:r>
        <w:t>ORDEN DE TRABAJO    N°      08096</w:t>
      </w:r>
    </w:p>
    <w:p w:rsidR="005C5638" w:rsidRDefault="005C5638" w:rsidP="005C5638"/>
    <w:p w:rsidR="005C5638" w:rsidRDefault="005C5638" w:rsidP="005C5638">
      <w:r>
        <w:t>FECHA:</w:t>
      </w:r>
      <w:r>
        <w:tab/>
        <w:t>Medellín, Febrero   17   de  2011</w:t>
      </w:r>
    </w:p>
    <w:p w:rsidR="005C5638" w:rsidRDefault="005C5638" w:rsidP="005C5638">
      <w:r>
        <w:t>PARA:</w:t>
      </w:r>
      <w:r>
        <w:tab/>
      </w:r>
      <w:r>
        <w:tab/>
        <w:t>PLÁSTICOS DAR MA</w:t>
      </w:r>
    </w:p>
    <w:p w:rsidR="005C5638" w:rsidRDefault="005C5638" w:rsidP="005C5638">
      <w:r>
        <w:t>ATENCIÓN:</w:t>
      </w:r>
      <w:r>
        <w:tab/>
        <w:t>Sr. Darío Jaramillo</w:t>
      </w:r>
    </w:p>
    <w:p w:rsidR="005C5638" w:rsidRDefault="005C5638" w:rsidP="005C5638">
      <w:r>
        <w:tab/>
      </w:r>
      <w:r>
        <w:tab/>
        <w:t>Gerente.</w:t>
      </w:r>
    </w:p>
    <w:p w:rsidR="005C5638" w:rsidRDefault="005C5638" w:rsidP="005C5638"/>
    <w:p w:rsidR="005C5638" w:rsidRDefault="005C5638" w:rsidP="005C5638">
      <w:r>
        <w:t>Apreciado Don Darío :</w:t>
      </w:r>
    </w:p>
    <w:p w:rsidR="005C5638" w:rsidRDefault="005C5638" w:rsidP="005C5638">
      <w:r>
        <w:t xml:space="preserve"> </w:t>
      </w:r>
    </w:p>
    <w:p w:rsidR="005C5638" w:rsidRDefault="005C5638" w:rsidP="005C5638">
      <w:r>
        <w:t>Con la presente estamos solicitando el siguiente servicio de EXTRUSION E IMPRESION:</w:t>
      </w:r>
    </w:p>
    <w:p w:rsidR="005C5638" w:rsidRDefault="005C5638" w:rsidP="005C5638"/>
    <w:p w:rsidR="005C5638" w:rsidRDefault="005C5638" w:rsidP="005C5638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5C5638" w:rsidRDefault="005C5638" w:rsidP="005C5638">
      <w:pPr>
        <w:rPr>
          <w:b/>
          <w:bCs/>
          <w:u w:val="single"/>
        </w:rPr>
      </w:pPr>
    </w:p>
    <w:p w:rsidR="005C5638" w:rsidRPr="005B5BD2" w:rsidRDefault="005C5638" w:rsidP="005C5638">
      <w:pPr>
        <w:rPr>
          <w:b/>
        </w:rPr>
      </w:pPr>
      <w:r>
        <w:t>MATERIAL:</w:t>
      </w:r>
      <w:r>
        <w:tab/>
      </w:r>
      <w:r>
        <w:tab/>
        <w:t>Polietileno  Baja Lamina</w:t>
      </w:r>
    </w:p>
    <w:p w:rsidR="005C5638" w:rsidRPr="005B5BD2" w:rsidRDefault="005C5638" w:rsidP="005C5638">
      <w:pPr>
        <w:rPr>
          <w:b/>
        </w:rPr>
      </w:pPr>
      <w:r>
        <w:t>MEDIDA:</w:t>
      </w:r>
      <w:r>
        <w:tab/>
      </w:r>
      <w:r>
        <w:tab/>
      </w:r>
      <w:r>
        <w:rPr>
          <w:b/>
        </w:rPr>
        <w:t>21.5 + 6   c</w:t>
      </w:r>
      <w:r w:rsidRPr="005B5BD2">
        <w:rPr>
          <w:b/>
        </w:rPr>
        <w:t>ms.</w:t>
      </w:r>
    </w:p>
    <w:p w:rsidR="005C5638" w:rsidRPr="00263031" w:rsidRDefault="005C5638" w:rsidP="005C5638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2.4 </w:t>
      </w:r>
      <w:r w:rsidRPr="00263031">
        <w:rPr>
          <w:b/>
        </w:rPr>
        <w:t xml:space="preserve">  ”</w:t>
      </w:r>
    </w:p>
    <w:p w:rsidR="005C5638" w:rsidRDefault="005C5638" w:rsidP="005C5638">
      <w:r>
        <w:t>COLOR:</w:t>
      </w:r>
      <w:r>
        <w:tab/>
      </w:r>
      <w:r>
        <w:tab/>
        <w:t>Transparente</w:t>
      </w:r>
    </w:p>
    <w:p w:rsidR="005C5638" w:rsidRDefault="005C5638" w:rsidP="005C5638">
      <w:r>
        <w:t>TRATADO:</w:t>
      </w:r>
      <w:r>
        <w:tab/>
      </w:r>
      <w:r>
        <w:tab/>
        <w:t>1  Cara.</w:t>
      </w:r>
    </w:p>
    <w:p w:rsidR="005C5638" w:rsidRDefault="005C5638" w:rsidP="005C5638">
      <w:r>
        <w:t>CANTIDAD:</w:t>
      </w:r>
      <w:r>
        <w:tab/>
      </w:r>
      <w:r>
        <w:tab/>
      </w:r>
      <w:r>
        <w:rPr>
          <w:b/>
        </w:rPr>
        <w:t>150</w:t>
      </w:r>
      <w:r>
        <w:t xml:space="preserve">   Kg.</w:t>
      </w:r>
    </w:p>
    <w:p w:rsidR="005C5638" w:rsidRDefault="005C5638" w:rsidP="005C5638">
      <w:r>
        <w:t>COLORES:</w:t>
      </w:r>
      <w:r>
        <w:tab/>
      </w:r>
      <w:r>
        <w:tab/>
        <w:t>3</w:t>
      </w:r>
      <w:r w:rsidR="000B61AF">
        <w:t xml:space="preserve">  </w:t>
      </w:r>
    </w:p>
    <w:p w:rsidR="005C5638" w:rsidRDefault="000B61AF" w:rsidP="005C5638">
      <w:r>
        <w:t>CARAS:</w:t>
      </w:r>
      <w:r>
        <w:tab/>
      </w:r>
      <w:r>
        <w:tab/>
        <w:t>1</w:t>
      </w:r>
    </w:p>
    <w:p w:rsidR="005C5638" w:rsidRDefault="002509D0" w:rsidP="005C5638">
      <w:r>
        <w:t>REPETICIÓN:</w:t>
      </w:r>
      <w:r>
        <w:tab/>
        <w:t>27.3</w:t>
      </w:r>
      <w:r w:rsidR="005C5638">
        <w:t xml:space="preserve">  Cms. </w:t>
      </w:r>
    </w:p>
    <w:p w:rsidR="005C5638" w:rsidRDefault="000A1C27" w:rsidP="005C5638">
      <w:r>
        <w:t>BOLSA:</w:t>
      </w:r>
      <w:r>
        <w:tab/>
      </w:r>
      <w:r>
        <w:tab/>
        <w:t>27.3</w:t>
      </w:r>
      <w:r w:rsidR="005C5638">
        <w:t xml:space="preserve">  X  </w:t>
      </w:r>
      <w:r>
        <w:t>21.5 + 6</w:t>
      </w:r>
      <w:r w:rsidR="005C5638">
        <w:t xml:space="preserve">   Cms .    </w:t>
      </w:r>
    </w:p>
    <w:p w:rsidR="005C5638" w:rsidRDefault="000A1C27" w:rsidP="005C5638">
      <w:r>
        <w:t>RODILLO :                55</w:t>
      </w:r>
    </w:p>
    <w:p w:rsidR="005C5638" w:rsidRDefault="005C5638" w:rsidP="005C5638">
      <w:r>
        <w:t>SELLADO:</w:t>
      </w:r>
      <w:r>
        <w:tab/>
      </w:r>
      <w:r>
        <w:tab/>
        <w:t xml:space="preserve">Lateral </w:t>
      </w:r>
    </w:p>
    <w:p w:rsidR="005C5638" w:rsidRDefault="005C5638" w:rsidP="005C5638">
      <w:r>
        <w:t>REFERENCIA:</w:t>
      </w:r>
      <w:r>
        <w:tab/>
      </w:r>
      <w:r w:rsidR="009D4583">
        <w:t xml:space="preserve">MANGA CORTA CUELLO EN </w:t>
      </w:r>
      <w:r w:rsidR="009D4583" w:rsidRPr="009D4583">
        <w:rPr>
          <w:b/>
        </w:rPr>
        <w:t>V</w:t>
      </w:r>
      <w:r w:rsidR="009D4583">
        <w:t xml:space="preserve"> HOMBRE</w:t>
      </w:r>
    </w:p>
    <w:p w:rsidR="009D4583" w:rsidRDefault="009D4583" w:rsidP="005C5638">
      <w:r>
        <w:tab/>
      </w:r>
      <w:r>
        <w:tab/>
      </w:r>
      <w:r>
        <w:tab/>
        <w:t>MANGA CORTA CUELLO REDONDO HOMBRE</w:t>
      </w:r>
    </w:p>
    <w:p w:rsidR="005C5638" w:rsidRDefault="005C5638" w:rsidP="005C5638">
      <w:r>
        <w:tab/>
      </w:r>
      <w:r>
        <w:tab/>
      </w:r>
      <w:r>
        <w:tab/>
      </w:r>
    </w:p>
    <w:p w:rsidR="005C5638" w:rsidRDefault="005C5638" w:rsidP="005C5638">
      <w:r>
        <w:rPr>
          <w:b/>
          <w:bCs/>
          <w:u w:val="single"/>
        </w:rPr>
        <w:t>NOTA:</w:t>
      </w:r>
      <w:r w:rsidR="009D4583">
        <w:t xml:space="preserve">  - los cyreles los envía GRAFIFLEX</w:t>
      </w:r>
    </w:p>
    <w:p w:rsidR="005C5638" w:rsidRDefault="005C5638" w:rsidP="005C5638">
      <w:pPr>
        <w:numPr>
          <w:ilvl w:val="0"/>
          <w:numId w:val="2"/>
        </w:numPr>
      </w:pPr>
      <w:r>
        <w:t>Tonos de impresión igual al último montaje.</w:t>
      </w:r>
    </w:p>
    <w:p w:rsidR="005C5638" w:rsidRDefault="005C5638" w:rsidP="005C5638">
      <w:pPr>
        <w:numPr>
          <w:ilvl w:val="0"/>
          <w:numId w:val="2"/>
        </w:numPr>
      </w:pPr>
      <w:r>
        <w:t>Colocar pie de imprenta de P:U.</w:t>
      </w:r>
    </w:p>
    <w:p w:rsidR="009D4583" w:rsidRDefault="009D4583" w:rsidP="005C5638">
      <w:pPr>
        <w:numPr>
          <w:ilvl w:val="0"/>
          <w:numId w:val="2"/>
        </w:numPr>
      </w:pPr>
      <w:r>
        <w:t>SE APRUEBA IMPRESION</w:t>
      </w:r>
    </w:p>
    <w:p w:rsidR="005C5638" w:rsidRPr="00727EFE" w:rsidRDefault="005C5638" w:rsidP="005C5638">
      <w:pPr>
        <w:ind w:left="1500"/>
        <w:rPr>
          <w:b/>
          <w:u w:val="single"/>
        </w:rPr>
      </w:pPr>
    </w:p>
    <w:p w:rsidR="005C5638" w:rsidRPr="007B67F6" w:rsidRDefault="005C5638" w:rsidP="005C5638">
      <w:pPr>
        <w:rPr>
          <w:b/>
          <w:u w:val="single"/>
        </w:rPr>
      </w:pPr>
    </w:p>
    <w:p w:rsidR="005C5638" w:rsidRDefault="005C5638" w:rsidP="005C5638">
      <w:r>
        <w:t>Agradezco la atención y colaboración prestada.</w:t>
      </w:r>
    </w:p>
    <w:p w:rsidR="005C5638" w:rsidRDefault="005C5638" w:rsidP="005C5638"/>
    <w:p w:rsidR="005C5638" w:rsidRDefault="005C5638" w:rsidP="005C5638">
      <w:r>
        <w:t>Cordialmente,</w:t>
      </w:r>
    </w:p>
    <w:p w:rsidR="005C5638" w:rsidRDefault="005C5638" w:rsidP="005C5638"/>
    <w:p w:rsidR="005C5638" w:rsidRDefault="005C5638" w:rsidP="005C5638"/>
    <w:p w:rsidR="005C5638" w:rsidRDefault="005C5638" w:rsidP="005C5638"/>
    <w:p w:rsidR="005C5638" w:rsidRDefault="005C5638" w:rsidP="005C5638">
      <w:r>
        <w:t>RICARDO CASAS ZAPATA</w:t>
      </w:r>
    </w:p>
    <w:p w:rsidR="005C5638" w:rsidRDefault="005C5638" w:rsidP="005C5638">
      <w:r>
        <w:t>Director.</w:t>
      </w:r>
    </w:p>
    <w:p w:rsidR="005C5638" w:rsidRDefault="005C5638" w:rsidP="005C5638">
      <w:pPr>
        <w:rPr>
          <w:b/>
        </w:rPr>
      </w:pPr>
    </w:p>
    <w:p w:rsidR="005C5638" w:rsidRDefault="005C5638" w:rsidP="0042659C">
      <w:pPr>
        <w:rPr>
          <w:b/>
        </w:rPr>
      </w:pPr>
    </w:p>
    <w:p w:rsidR="000058FA" w:rsidRDefault="000058FA" w:rsidP="000058FA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0058FA" w:rsidRDefault="000058FA" w:rsidP="000058FA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0058FA" w:rsidRDefault="000058FA" w:rsidP="000058FA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0058FA" w:rsidRDefault="000058FA" w:rsidP="000058FA">
      <w:pPr>
        <w:rPr>
          <w:b/>
          <w:bCs/>
          <w:sz w:val="20"/>
        </w:rPr>
      </w:pPr>
      <w:r>
        <w:rPr>
          <w:b/>
          <w:bCs/>
          <w:sz w:val="20"/>
        </w:rPr>
        <w:t>TEL:  4 44 46 64  ITAGUI.</w:t>
      </w:r>
    </w:p>
    <w:p w:rsidR="000058FA" w:rsidRDefault="000058FA" w:rsidP="000058FA">
      <w:pPr>
        <w:rPr>
          <w:b/>
          <w:bCs/>
        </w:rPr>
      </w:pPr>
    </w:p>
    <w:p w:rsidR="000058FA" w:rsidRDefault="000058FA" w:rsidP="000058FA">
      <w:pPr>
        <w:rPr>
          <w:b/>
        </w:rPr>
      </w:pPr>
    </w:p>
    <w:p w:rsidR="000058FA" w:rsidRDefault="000058FA" w:rsidP="000058FA">
      <w:pPr>
        <w:pStyle w:val="Ttulo1"/>
      </w:pPr>
      <w:r>
        <w:t>ORDEN DE TRABAJO    N°      08097</w:t>
      </w:r>
    </w:p>
    <w:p w:rsidR="000058FA" w:rsidRDefault="000058FA" w:rsidP="000058FA"/>
    <w:p w:rsidR="000058FA" w:rsidRDefault="00367BCF" w:rsidP="000058FA">
      <w:r>
        <w:t>FECHA:</w:t>
      </w:r>
      <w:r>
        <w:tab/>
        <w:t>Medellín, Febrero   21</w:t>
      </w:r>
      <w:r w:rsidR="000058FA">
        <w:t xml:space="preserve">   de  2011</w:t>
      </w:r>
    </w:p>
    <w:p w:rsidR="000058FA" w:rsidRDefault="000058FA" w:rsidP="000058FA">
      <w:r>
        <w:t>PARA:</w:t>
      </w:r>
      <w:r>
        <w:tab/>
      </w:r>
      <w:r>
        <w:tab/>
        <w:t>PLÁSTICOS DAR MA</w:t>
      </w:r>
    </w:p>
    <w:p w:rsidR="000058FA" w:rsidRDefault="000058FA" w:rsidP="000058FA">
      <w:r>
        <w:t>ATENCIÓN:</w:t>
      </w:r>
      <w:r>
        <w:tab/>
        <w:t>Sr. Darío Jaramillo</w:t>
      </w:r>
    </w:p>
    <w:p w:rsidR="000058FA" w:rsidRDefault="000058FA" w:rsidP="000058FA">
      <w:r>
        <w:tab/>
      </w:r>
      <w:r>
        <w:tab/>
        <w:t>Gerente.</w:t>
      </w:r>
    </w:p>
    <w:p w:rsidR="000058FA" w:rsidRDefault="000058FA" w:rsidP="000058FA"/>
    <w:p w:rsidR="000058FA" w:rsidRDefault="000058FA" w:rsidP="000058FA">
      <w:r>
        <w:t>Apreciado Don Darío :</w:t>
      </w:r>
    </w:p>
    <w:p w:rsidR="000058FA" w:rsidRDefault="000058FA" w:rsidP="000058FA">
      <w:r>
        <w:t xml:space="preserve"> </w:t>
      </w:r>
    </w:p>
    <w:p w:rsidR="000058FA" w:rsidRDefault="000058FA" w:rsidP="000058FA">
      <w:r>
        <w:t>Con la presente estamos solicitando el si</w:t>
      </w:r>
      <w:r w:rsidR="00627010">
        <w:t xml:space="preserve">guiente servicio de </w:t>
      </w:r>
      <w:r>
        <w:t>IMPRESION:</w:t>
      </w:r>
    </w:p>
    <w:p w:rsidR="000058FA" w:rsidRDefault="000058FA" w:rsidP="000058FA"/>
    <w:p w:rsidR="000058FA" w:rsidRDefault="000058FA" w:rsidP="000058FA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0058FA" w:rsidRDefault="000058FA" w:rsidP="000058FA">
      <w:pPr>
        <w:rPr>
          <w:b/>
          <w:bCs/>
          <w:u w:val="single"/>
        </w:rPr>
      </w:pPr>
    </w:p>
    <w:p w:rsidR="000058FA" w:rsidRPr="005B5BD2" w:rsidRDefault="000058FA" w:rsidP="000058FA">
      <w:pPr>
        <w:rPr>
          <w:b/>
        </w:rPr>
      </w:pPr>
      <w:r>
        <w:t>MATERIAL:</w:t>
      </w:r>
      <w:r>
        <w:tab/>
      </w:r>
      <w:r>
        <w:tab/>
        <w:t>Polietileno  Baja Lamina</w:t>
      </w:r>
    </w:p>
    <w:p w:rsidR="000058FA" w:rsidRPr="005B5BD2" w:rsidRDefault="000058FA" w:rsidP="000058FA">
      <w:pPr>
        <w:rPr>
          <w:b/>
        </w:rPr>
      </w:pPr>
      <w:r>
        <w:t>MEDIDA:</w:t>
      </w:r>
      <w:r>
        <w:tab/>
      </w:r>
      <w:r>
        <w:tab/>
      </w:r>
      <w:r>
        <w:rPr>
          <w:b/>
        </w:rPr>
        <w:t>20</w:t>
      </w:r>
      <w:r w:rsidR="00367BCF">
        <w:rPr>
          <w:b/>
        </w:rPr>
        <w:t>.5</w:t>
      </w:r>
      <w:r>
        <w:rPr>
          <w:b/>
        </w:rPr>
        <w:t xml:space="preserve"> + 6   c</w:t>
      </w:r>
      <w:r w:rsidRPr="005B5BD2">
        <w:rPr>
          <w:b/>
        </w:rPr>
        <w:t>ms.</w:t>
      </w:r>
    </w:p>
    <w:p w:rsidR="000058FA" w:rsidRPr="00263031" w:rsidRDefault="000058FA" w:rsidP="000058FA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2.4 </w:t>
      </w:r>
      <w:r w:rsidRPr="00263031">
        <w:rPr>
          <w:b/>
        </w:rPr>
        <w:t xml:space="preserve">  ”</w:t>
      </w:r>
    </w:p>
    <w:p w:rsidR="000058FA" w:rsidRDefault="000058FA" w:rsidP="000058FA">
      <w:r>
        <w:t>COLOR:</w:t>
      </w:r>
      <w:r>
        <w:tab/>
      </w:r>
      <w:r>
        <w:tab/>
        <w:t>Transparente</w:t>
      </w:r>
    </w:p>
    <w:p w:rsidR="000058FA" w:rsidRDefault="000058FA" w:rsidP="000058FA">
      <w:r>
        <w:t>TRATADO:</w:t>
      </w:r>
      <w:r>
        <w:tab/>
      </w:r>
      <w:r>
        <w:tab/>
        <w:t>1  Cara.</w:t>
      </w:r>
    </w:p>
    <w:p w:rsidR="000058FA" w:rsidRDefault="000058FA" w:rsidP="000058FA">
      <w:r>
        <w:t>CANTIDAD:</w:t>
      </w:r>
      <w:r>
        <w:tab/>
      </w:r>
      <w:r>
        <w:tab/>
      </w:r>
      <w:r w:rsidR="00180B7D">
        <w:rPr>
          <w:b/>
        </w:rPr>
        <w:t>150</w:t>
      </w:r>
      <w:r>
        <w:t xml:space="preserve">   Kg.</w:t>
      </w:r>
    </w:p>
    <w:p w:rsidR="000058FA" w:rsidRDefault="000058FA" w:rsidP="000058FA">
      <w:r>
        <w:t>COLORES:</w:t>
      </w:r>
      <w:r>
        <w:tab/>
      </w:r>
      <w:r>
        <w:tab/>
        <w:t xml:space="preserve">3  </w:t>
      </w:r>
    </w:p>
    <w:p w:rsidR="000058FA" w:rsidRDefault="000058FA" w:rsidP="000058FA">
      <w:r>
        <w:t>CARAS:</w:t>
      </w:r>
      <w:r>
        <w:tab/>
      </w:r>
      <w:r>
        <w:tab/>
        <w:t>1</w:t>
      </w:r>
    </w:p>
    <w:p w:rsidR="000058FA" w:rsidRDefault="000058FA" w:rsidP="000058FA">
      <w:r>
        <w:t>REPETICIÓN:</w:t>
      </w:r>
      <w:r>
        <w:tab/>
        <w:t xml:space="preserve">20.5  Cms. </w:t>
      </w:r>
    </w:p>
    <w:p w:rsidR="000058FA" w:rsidRDefault="000058FA" w:rsidP="000058FA">
      <w:r>
        <w:t>BOLSA:</w:t>
      </w:r>
      <w:r>
        <w:tab/>
      </w:r>
      <w:r>
        <w:tab/>
        <w:t>20.5  X  20</w:t>
      </w:r>
      <w:r w:rsidR="00651770">
        <w:t>.5</w:t>
      </w:r>
      <w:r>
        <w:t xml:space="preserve"> + 6   Cms .    </w:t>
      </w:r>
    </w:p>
    <w:p w:rsidR="000058FA" w:rsidRDefault="000058FA" w:rsidP="000058FA">
      <w:r>
        <w:t>RODILLO :                42</w:t>
      </w:r>
    </w:p>
    <w:p w:rsidR="000058FA" w:rsidRDefault="000058FA" w:rsidP="000058FA">
      <w:r>
        <w:t>SELLADO:</w:t>
      </w:r>
      <w:r>
        <w:tab/>
      </w:r>
      <w:r>
        <w:tab/>
        <w:t xml:space="preserve">Lateral </w:t>
      </w:r>
    </w:p>
    <w:p w:rsidR="000058FA" w:rsidRDefault="000058FA" w:rsidP="000058FA">
      <w:r>
        <w:t>REFERENCIA:</w:t>
      </w:r>
      <w:r>
        <w:tab/>
        <w:t>MANGA CORTA CUELLO REDONDO NIÑO</w:t>
      </w:r>
    </w:p>
    <w:p w:rsidR="000058FA" w:rsidRDefault="000058FA" w:rsidP="000058FA">
      <w:r>
        <w:tab/>
      </w:r>
      <w:r>
        <w:tab/>
      </w:r>
      <w:r>
        <w:tab/>
        <w:t>CAMISETA  ESQUELETO JUNIOR</w:t>
      </w:r>
    </w:p>
    <w:p w:rsidR="00180B7D" w:rsidRDefault="00180B7D" w:rsidP="000058FA">
      <w:r>
        <w:tab/>
      </w:r>
      <w:r>
        <w:tab/>
      </w:r>
      <w:r>
        <w:tab/>
        <w:t>ESQUELETO CUELLO REDONDO NIÑO</w:t>
      </w:r>
    </w:p>
    <w:p w:rsidR="000058FA" w:rsidRDefault="000058FA" w:rsidP="000058FA">
      <w:r>
        <w:tab/>
      </w:r>
      <w:r>
        <w:tab/>
      </w:r>
      <w:r>
        <w:tab/>
      </w:r>
    </w:p>
    <w:p w:rsidR="000058FA" w:rsidRDefault="000058FA" w:rsidP="000058FA">
      <w:r>
        <w:rPr>
          <w:b/>
          <w:bCs/>
          <w:u w:val="single"/>
        </w:rPr>
        <w:t>NOTA:</w:t>
      </w:r>
      <w:r>
        <w:t xml:space="preserve">  - los cyreles los envía GRAFIFLEX</w:t>
      </w:r>
    </w:p>
    <w:p w:rsidR="000058FA" w:rsidRDefault="000058FA" w:rsidP="000058FA">
      <w:pPr>
        <w:numPr>
          <w:ilvl w:val="0"/>
          <w:numId w:val="2"/>
        </w:numPr>
      </w:pPr>
      <w:r>
        <w:t>Tonos de impresión igual al último montaje.</w:t>
      </w:r>
    </w:p>
    <w:p w:rsidR="000058FA" w:rsidRDefault="000058FA" w:rsidP="000058FA">
      <w:pPr>
        <w:numPr>
          <w:ilvl w:val="0"/>
          <w:numId w:val="2"/>
        </w:numPr>
      </w:pPr>
      <w:r>
        <w:t>Colocar pie de imprenta de P:U.</w:t>
      </w:r>
    </w:p>
    <w:p w:rsidR="000058FA" w:rsidRDefault="000058FA" w:rsidP="000058FA">
      <w:pPr>
        <w:numPr>
          <w:ilvl w:val="0"/>
          <w:numId w:val="2"/>
        </w:numPr>
      </w:pPr>
      <w:r>
        <w:t xml:space="preserve">SE APRUEBA </w:t>
      </w:r>
      <w:r w:rsidR="003F035A">
        <w:t>IMPRESIÓN</w:t>
      </w:r>
    </w:p>
    <w:p w:rsidR="003F035A" w:rsidRDefault="003F035A" w:rsidP="000058FA">
      <w:pPr>
        <w:numPr>
          <w:ilvl w:val="0"/>
          <w:numId w:val="2"/>
        </w:numPr>
      </w:pPr>
      <w:r>
        <w:t>CANTIDADES IGUALES POR REFERENCIA</w:t>
      </w:r>
    </w:p>
    <w:p w:rsidR="000058FA" w:rsidRPr="00727EFE" w:rsidRDefault="000058FA" w:rsidP="000058FA">
      <w:pPr>
        <w:ind w:left="1500"/>
        <w:rPr>
          <w:b/>
          <w:u w:val="single"/>
        </w:rPr>
      </w:pPr>
    </w:p>
    <w:p w:rsidR="000058FA" w:rsidRPr="007B67F6" w:rsidRDefault="000058FA" w:rsidP="000058FA">
      <w:pPr>
        <w:rPr>
          <w:b/>
          <w:u w:val="single"/>
        </w:rPr>
      </w:pPr>
    </w:p>
    <w:p w:rsidR="000058FA" w:rsidRDefault="000058FA" w:rsidP="000058FA">
      <w:r>
        <w:t>Agradezco la atención y colaboración prestada.</w:t>
      </w:r>
    </w:p>
    <w:p w:rsidR="000058FA" w:rsidRDefault="000058FA" w:rsidP="000058FA"/>
    <w:p w:rsidR="000058FA" w:rsidRDefault="000058FA" w:rsidP="000058FA">
      <w:r>
        <w:t>Cordialmente,</w:t>
      </w:r>
    </w:p>
    <w:p w:rsidR="000058FA" w:rsidRDefault="000058FA" w:rsidP="000058FA"/>
    <w:p w:rsidR="000058FA" w:rsidRDefault="000058FA" w:rsidP="000058FA"/>
    <w:p w:rsidR="000058FA" w:rsidRDefault="000058FA" w:rsidP="000058FA"/>
    <w:p w:rsidR="000058FA" w:rsidRDefault="000058FA" w:rsidP="000058FA">
      <w:r>
        <w:t>RICARDO CASAS ZAPATA</w:t>
      </w:r>
    </w:p>
    <w:p w:rsidR="000058FA" w:rsidRDefault="000058FA" w:rsidP="000058FA">
      <w:r>
        <w:t>Director.</w:t>
      </w:r>
    </w:p>
    <w:p w:rsidR="000058FA" w:rsidRDefault="000058FA" w:rsidP="0042659C">
      <w:pPr>
        <w:rPr>
          <w:b/>
        </w:rPr>
      </w:pPr>
    </w:p>
    <w:p w:rsidR="00137285" w:rsidRDefault="00137285" w:rsidP="00137285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137285" w:rsidRDefault="00137285" w:rsidP="00137285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137285" w:rsidRDefault="00137285" w:rsidP="00137285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137285" w:rsidRDefault="00137285" w:rsidP="00137285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137285" w:rsidRDefault="00137285" w:rsidP="00137285"/>
    <w:p w:rsidR="00137285" w:rsidRDefault="00137285" w:rsidP="00137285">
      <w:pPr>
        <w:pStyle w:val="Ttulo1"/>
      </w:pPr>
      <w:r>
        <w:t>ORDEN DE TRABAJO    N °      08108</w:t>
      </w:r>
    </w:p>
    <w:p w:rsidR="00137285" w:rsidRDefault="00137285" w:rsidP="00137285"/>
    <w:p w:rsidR="00137285" w:rsidRDefault="00137285" w:rsidP="00137285">
      <w:r>
        <w:t>FECHA:</w:t>
      </w:r>
      <w:r>
        <w:tab/>
        <w:t>Medellín,  Febrero  24   de   2011</w:t>
      </w:r>
    </w:p>
    <w:p w:rsidR="00137285" w:rsidRDefault="00137285" w:rsidP="00137285">
      <w:r>
        <w:t>PARA:</w:t>
      </w:r>
      <w:r>
        <w:tab/>
      </w:r>
      <w:r>
        <w:tab/>
        <w:t>PLÁSTICOS DARMA</w:t>
      </w:r>
    </w:p>
    <w:p w:rsidR="00137285" w:rsidRDefault="00137285" w:rsidP="00137285">
      <w:r>
        <w:t>ATENCIÓN:</w:t>
      </w:r>
      <w:r>
        <w:tab/>
        <w:t>Sr. Darío Jaramillo</w:t>
      </w:r>
    </w:p>
    <w:p w:rsidR="00137285" w:rsidRDefault="00137285" w:rsidP="00137285">
      <w:r>
        <w:tab/>
      </w:r>
      <w:r>
        <w:tab/>
        <w:t>Gerente.</w:t>
      </w:r>
    </w:p>
    <w:p w:rsidR="00137285" w:rsidRDefault="00137285" w:rsidP="00137285"/>
    <w:p w:rsidR="00137285" w:rsidRDefault="00137285" w:rsidP="00137285">
      <w:r>
        <w:t>Apreciado Don Darío:</w:t>
      </w:r>
    </w:p>
    <w:p w:rsidR="00137285" w:rsidRDefault="00137285" w:rsidP="00137285"/>
    <w:p w:rsidR="00137285" w:rsidRDefault="00137285" w:rsidP="00137285">
      <w:r>
        <w:t>Con la presente estamos solicitando el siguiente servicio de    IMPRESIÓN  :</w:t>
      </w:r>
    </w:p>
    <w:p w:rsidR="00137285" w:rsidRDefault="00137285" w:rsidP="00137285"/>
    <w:p w:rsidR="00137285" w:rsidRDefault="00137285" w:rsidP="00137285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137285" w:rsidRDefault="00137285" w:rsidP="00137285">
      <w:r>
        <w:t>MATERIAL   :           Polipropileno Lamina de   40  cms</w:t>
      </w:r>
    </w:p>
    <w:p w:rsidR="00137285" w:rsidRDefault="00137285" w:rsidP="00137285">
      <w:r>
        <w:t xml:space="preserve">CALIBRE      :           </w:t>
      </w:r>
      <w:r w:rsidRPr="00FB6911">
        <w:rPr>
          <w:b/>
        </w:rPr>
        <w:t>2.0</w:t>
      </w:r>
      <w:r>
        <w:t xml:space="preserve">  ”</w:t>
      </w:r>
    </w:p>
    <w:p w:rsidR="00137285" w:rsidRPr="00F36A72" w:rsidRDefault="00137285" w:rsidP="00137285">
      <w:pPr>
        <w:rPr>
          <w:b/>
        </w:rPr>
      </w:pPr>
      <w:r>
        <w:t>REFERENCIA:</w:t>
      </w:r>
      <w:r>
        <w:tab/>
      </w:r>
      <w:r>
        <w:rPr>
          <w:b/>
        </w:rPr>
        <w:t xml:space="preserve">DON   LIMON </w:t>
      </w:r>
    </w:p>
    <w:p w:rsidR="00137285" w:rsidRDefault="006657F3" w:rsidP="00137285">
      <w:r>
        <w:t>CANTIDAD    :         9</w:t>
      </w:r>
      <w:r w:rsidR="00137285">
        <w:t>0</w:t>
      </w:r>
      <w:r w:rsidR="00137285" w:rsidRPr="00F06B36">
        <w:rPr>
          <w:b/>
        </w:rPr>
        <w:t xml:space="preserve">    Kg</w:t>
      </w:r>
    </w:p>
    <w:p w:rsidR="00137285" w:rsidRDefault="00137285" w:rsidP="00137285">
      <w:r>
        <w:t>COLORES:</w:t>
      </w:r>
      <w:r>
        <w:tab/>
      </w:r>
      <w:r>
        <w:tab/>
        <w:t>3   (   Según Muestra  )</w:t>
      </w:r>
    </w:p>
    <w:p w:rsidR="00137285" w:rsidRDefault="00137285" w:rsidP="00137285">
      <w:r>
        <w:t>CARAS:</w:t>
      </w:r>
      <w:r>
        <w:tab/>
      </w:r>
      <w:r>
        <w:tab/>
        <w:t>1</w:t>
      </w:r>
    </w:p>
    <w:p w:rsidR="00137285" w:rsidRDefault="00137285" w:rsidP="00137285">
      <w:r>
        <w:t xml:space="preserve">R EPETICIÓN:  </w:t>
      </w:r>
      <w:r>
        <w:tab/>
        <w:t>9.5    cms</w:t>
      </w:r>
    </w:p>
    <w:p w:rsidR="00137285" w:rsidRDefault="00137285" w:rsidP="00137285">
      <w:r>
        <w:t>RODILLO:</w:t>
      </w:r>
      <w:r>
        <w:tab/>
      </w:r>
      <w:r>
        <w:tab/>
      </w:r>
      <w:r w:rsidRPr="007C0A03">
        <w:rPr>
          <w:b/>
        </w:rPr>
        <w:t>30</w:t>
      </w:r>
    </w:p>
    <w:p w:rsidR="00137285" w:rsidRDefault="00137285" w:rsidP="00137285">
      <w:r>
        <w:t>LAMINA:</w:t>
      </w:r>
      <w:r>
        <w:tab/>
      </w:r>
      <w:r>
        <w:tab/>
        <w:t>9.5 X 20   cms</w:t>
      </w:r>
    </w:p>
    <w:p w:rsidR="00137285" w:rsidRDefault="00137285" w:rsidP="00137285">
      <w:r>
        <w:t>SELLADO:</w:t>
      </w:r>
      <w:r>
        <w:tab/>
      </w:r>
      <w:r>
        <w:tab/>
        <w:t>Para selle lateral.</w:t>
      </w:r>
    </w:p>
    <w:p w:rsidR="00137285" w:rsidRDefault="00137285" w:rsidP="00137285">
      <w:r>
        <w:t xml:space="preserve"> </w:t>
      </w:r>
    </w:p>
    <w:p w:rsidR="00137285" w:rsidRDefault="00137285" w:rsidP="00137285"/>
    <w:p w:rsidR="00137285" w:rsidRDefault="00137285" w:rsidP="00137285">
      <w:r>
        <w:rPr>
          <w:b/>
          <w:bCs/>
          <w:u w:val="single"/>
        </w:rPr>
        <w:t>NOTA:</w:t>
      </w:r>
      <w:r>
        <w:t xml:space="preserve">  * Los cyreles   se  encuentran en su planta</w:t>
      </w:r>
    </w:p>
    <w:p w:rsidR="00137285" w:rsidRDefault="00137285" w:rsidP="00137285">
      <w:pPr>
        <w:numPr>
          <w:ilvl w:val="0"/>
          <w:numId w:val="1"/>
        </w:numPr>
      </w:pPr>
      <w:r>
        <w:t>Colores igual  pantones</w:t>
      </w:r>
    </w:p>
    <w:p w:rsidR="00137285" w:rsidRDefault="00137285" w:rsidP="00137285"/>
    <w:p w:rsidR="00137285" w:rsidRDefault="00137285" w:rsidP="00137285">
      <w:pPr>
        <w:ind w:left="885"/>
      </w:pPr>
    </w:p>
    <w:p w:rsidR="00137285" w:rsidRPr="00DC02C1" w:rsidRDefault="00137285" w:rsidP="00137285">
      <w:pPr>
        <w:numPr>
          <w:ilvl w:val="0"/>
          <w:numId w:val="2"/>
        </w:numPr>
        <w:rPr>
          <w:b/>
          <w:u w:val="single"/>
        </w:rPr>
      </w:pPr>
      <w:r>
        <w:rPr>
          <w:b/>
          <w:u w:val="single"/>
        </w:rPr>
        <w:t>Se deben imprimir en  1  lote todo el  material</w:t>
      </w:r>
    </w:p>
    <w:p w:rsidR="00137285" w:rsidRDefault="00137285" w:rsidP="00137285">
      <w:pPr>
        <w:ind w:left="1500"/>
        <w:rPr>
          <w:u w:val="single"/>
        </w:rPr>
      </w:pPr>
    </w:p>
    <w:p w:rsidR="00137285" w:rsidRDefault="00137285" w:rsidP="00137285">
      <w:pPr>
        <w:ind w:left="1500"/>
        <w:rPr>
          <w:u w:val="single"/>
        </w:rPr>
      </w:pPr>
    </w:p>
    <w:p w:rsidR="00137285" w:rsidRPr="00995CA5" w:rsidRDefault="006657F3" w:rsidP="00137285">
      <w:pPr>
        <w:numPr>
          <w:ilvl w:val="0"/>
          <w:numId w:val="2"/>
        </w:num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 xml:space="preserve">Lote  </w:t>
      </w:r>
      <w:r>
        <w:rPr>
          <w:b/>
          <w:sz w:val="36"/>
          <w:szCs w:val="36"/>
          <w:u w:val="single"/>
        </w:rPr>
        <w:tab/>
      </w:r>
      <w:r>
        <w:rPr>
          <w:b/>
          <w:sz w:val="36"/>
          <w:szCs w:val="36"/>
          <w:u w:val="single"/>
        </w:rPr>
        <w:tab/>
      </w:r>
      <w:r>
        <w:rPr>
          <w:b/>
          <w:sz w:val="36"/>
          <w:szCs w:val="36"/>
          <w:u w:val="single"/>
        </w:rPr>
        <w:tab/>
        <w:t>42042</w:t>
      </w:r>
    </w:p>
    <w:p w:rsidR="00137285" w:rsidRDefault="00137285" w:rsidP="00137285">
      <w:pPr>
        <w:ind w:left="1500"/>
        <w:rPr>
          <w:u w:val="single"/>
        </w:rPr>
      </w:pPr>
    </w:p>
    <w:p w:rsidR="00137285" w:rsidRDefault="00137285" w:rsidP="00137285">
      <w:pPr>
        <w:ind w:left="1500"/>
        <w:rPr>
          <w:u w:val="single"/>
        </w:rPr>
      </w:pPr>
    </w:p>
    <w:p w:rsidR="00137285" w:rsidRDefault="00137285" w:rsidP="00137285">
      <w:r>
        <w:t>Agradezco la atención y colaboración prestada.</w:t>
      </w:r>
    </w:p>
    <w:p w:rsidR="00137285" w:rsidRDefault="00137285" w:rsidP="00137285"/>
    <w:p w:rsidR="00137285" w:rsidRDefault="00137285" w:rsidP="00137285">
      <w:r>
        <w:t>Cordialmente</w:t>
      </w:r>
    </w:p>
    <w:p w:rsidR="00137285" w:rsidRDefault="00137285" w:rsidP="00137285"/>
    <w:p w:rsidR="00137285" w:rsidRDefault="00137285" w:rsidP="00137285"/>
    <w:p w:rsidR="00137285" w:rsidRDefault="00137285" w:rsidP="00137285">
      <w:r>
        <w:t>RICARDO CASAS ZAPATA</w:t>
      </w:r>
    </w:p>
    <w:p w:rsidR="00137285" w:rsidRDefault="00137285" w:rsidP="00137285">
      <w:r>
        <w:t>Director.</w:t>
      </w:r>
    </w:p>
    <w:p w:rsidR="00137285" w:rsidRDefault="00137285" w:rsidP="0042659C">
      <w:pPr>
        <w:rPr>
          <w:b/>
        </w:rPr>
      </w:pPr>
    </w:p>
    <w:p w:rsidR="00A4689A" w:rsidRDefault="00A4689A" w:rsidP="0042659C">
      <w:pPr>
        <w:rPr>
          <w:b/>
        </w:rPr>
      </w:pPr>
    </w:p>
    <w:p w:rsidR="00A4689A" w:rsidRDefault="00A4689A" w:rsidP="0042659C">
      <w:pPr>
        <w:rPr>
          <w:b/>
        </w:rPr>
      </w:pPr>
    </w:p>
    <w:p w:rsidR="00A4689A" w:rsidRDefault="00A4689A" w:rsidP="0042659C">
      <w:pPr>
        <w:rPr>
          <w:b/>
        </w:rPr>
      </w:pPr>
    </w:p>
    <w:p w:rsidR="00A4689A" w:rsidRDefault="00A4689A" w:rsidP="0042659C">
      <w:pPr>
        <w:rPr>
          <w:b/>
        </w:rPr>
      </w:pPr>
    </w:p>
    <w:p w:rsidR="00A4689A" w:rsidRDefault="00A4689A" w:rsidP="00A4689A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A4689A" w:rsidRDefault="00A4689A" w:rsidP="00A4689A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A4689A" w:rsidRDefault="00A4689A" w:rsidP="00A4689A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A4689A" w:rsidRDefault="00A4689A" w:rsidP="00A4689A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A4689A" w:rsidRDefault="00A4689A" w:rsidP="00A4689A">
      <w:pPr>
        <w:rPr>
          <w:b/>
          <w:bCs/>
        </w:rPr>
      </w:pPr>
    </w:p>
    <w:p w:rsidR="00A4689A" w:rsidRDefault="00A4689A" w:rsidP="00A4689A">
      <w:pPr>
        <w:pStyle w:val="Ttulo1"/>
      </w:pPr>
      <w:r>
        <w:t>ORDEN DE TRABAJO N°      08104</w:t>
      </w:r>
    </w:p>
    <w:p w:rsidR="00A4689A" w:rsidRDefault="00A4689A" w:rsidP="00A4689A"/>
    <w:p w:rsidR="00A4689A" w:rsidRDefault="00A4689A" w:rsidP="00A4689A"/>
    <w:p w:rsidR="00A4689A" w:rsidRDefault="00A4689A" w:rsidP="00A4689A">
      <w:r>
        <w:t>FECHA:</w:t>
      </w:r>
      <w:r>
        <w:tab/>
        <w:t>Medellín,  Febrero  24   de  2011</w:t>
      </w:r>
    </w:p>
    <w:p w:rsidR="00A4689A" w:rsidRDefault="00A4689A" w:rsidP="00A4689A">
      <w:r>
        <w:t>PARA:</w:t>
      </w:r>
      <w:r>
        <w:tab/>
      </w:r>
      <w:r>
        <w:tab/>
        <w:t>PLÁSTICOS DARMA</w:t>
      </w:r>
    </w:p>
    <w:p w:rsidR="00A4689A" w:rsidRDefault="00A4689A" w:rsidP="00A4689A">
      <w:r>
        <w:t>ATENCIÓN:</w:t>
      </w:r>
      <w:r>
        <w:tab/>
        <w:t>Sr. Darío Jaramillo</w:t>
      </w:r>
    </w:p>
    <w:p w:rsidR="00A4689A" w:rsidRDefault="00A4689A" w:rsidP="00A4689A">
      <w:r>
        <w:tab/>
      </w:r>
      <w:r>
        <w:tab/>
        <w:t>Gerente.</w:t>
      </w:r>
    </w:p>
    <w:p w:rsidR="00A4689A" w:rsidRDefault="00A4689A" w:rsidP="00A4689A"/>
    <w:p w:rsidR="00A4689A" w:rsidRDefault="00A4689A" w:rsidP="00A4689A">
      <w:r>
        <w:t>Apreciado Don Darío :</w:t>
      </w:r>
    </w:p>
    <w:p w:rsidR="00A4689A" w:rsidRDefault="00A4689A" w:rsidP="00A4689A">
      <w:r>
        <w:t xml:space="preserve"> </w:t>
      </w:r>
    </w:p>
    <w:p w:rsidR="00A4689A" w:rsidRDefault="00A4689A" w:rsidP="00A4689A">
      <w:r>
        <w:t>Con la presente estamos solicitando el siguiente servicio de   IMPRESIÓN  :</w:t>
      </w:r>
    </w:p>
    <w:p w:rsidR="00A4689A" w:rsidRDefault="00A4689A" w:rsidP="00A4689A"/>
    <w:p w:rsidR="00A4689A" w:rsidRDefault="00A4689A" w:rsidP="00A4689A">
      <w:pPr>
        <w:rPr>
          <w:b/>
          <w:bCs/>
          <w:u w:val="single"/>
        </w:rPr>
      </w:pPr>
    </w:p>
    <w:p w:rsidR="00A4689A" w:rsidRDefault="00A4689A" w:rsidP="00A4689A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A4689A" w:rsidRDefault="00A4689A" w:rsidP="00A4689A"/>
    <w:p w:rsidR="00A4689A" w:rsidRDefault="00A4689A" w:rsidP="00A4689A">
      <w:r>
        <w:t>MATERIAL:</w:t>
      </w:r>
      <w:r>
        <w:tab/>
      </w:r>
      <w:r>
        <w:tab/>
        <w:t>Polietileno     Lamina    Transparente  BD</w:t>
      </w:r>
    </w:p>
    <w:p w:rsidR="00A4689A" w:rsidRDefault="00A4689A" w:rsidP="00A4689A">
      <w:r>
        <w:t>MEDIDA:</w:t>
      </w:r>
      <w:r>
        <w:tab/>
      </w:r>
      <w:r>
        <w:tab/>
      </w:r>
      <w:r>
        <w:rPr>
          <w:b/>
        </w:rPr>
        <w:t xml:space="preserve">34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A4689A" w:rsidRPr="006D12B2" w:rsidRDefault="00A4689A" w:rsidP="00A4689A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A4689A" w:rsidRDefault="00A4689A" w:rsidP="00A4689A">
      <w:r>
        <w:t>TRATADO:</w:t>
      </w:r>
      <w:r>
        <w:tab/>
      </w:r>
      <w:r>
        <w:tab/>
        <w:t>1  Cara</w:t>
      </w:r>
    </w:p>
    <w:p w:rsidR="00A4689A" w:rsidRDefault="00A4689A" w:rsidP="00A4689A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>
        <w:rPr>
          <w:b/>
        </w:rPr>
        <w:t xml:space="preserve">150  </w:t>
      </w:r>
      <w:r w:rsidRPr="00900A5A">
        <w:rPr>
          <w:b/>
        </w:rPr>
        <w:t xml:space="preserve">  Kg</w:t>
      </w:r>
      <w:r>
        <w:t>.</w:t>
      </w:r>
    </w:p>
    <w:p w:rsidR="00A4689A" w:rsidRDefault="00A4689A" w:rsidP="00A4689A">
      <w:r>
        <w:t>COLORES:</w:t>
      </w:r>
      <w:r>
        <w:tab/>
      </w:r>
      <w:r>
        <w:tab/>
        <w:t xml:space="preserve">5      </w:t>
      </w:r>
    </w:p>
    <w:p w:rsidR="00A4689A" w:rsidRDefault="00A4689A" w:rsidP="00A4689A">
      <w:r>
        <w:t>CARAS:</w:t>
      </w:r>
      <w:r>
        <w:tab/>
      </w:r>
      <w:r>
        <w:tab/>
        <w:t>1  ( 5 x 1  )</w:t>
      </w:r>
    </w:p>
    <w:p w:rsidR="00A4689A" w:rsidRDefault="00A4689A" w:rsidP="00A4689A">
      <w:r>
        <w:t>REPETICIÓN:</w:t>
      </w:r>
      <w:r>
        <w:tab/>
        <w:t xml:space="preserve">26    Cms   </w:t>
      </w:r>
    </w:p>
    <w:p w:rsidR="00A4689A" w:rsidRPr="00900A5A" w:rsidRDefault="00A4689A" w:rsidP="00A4689A">
      <w:pPr>
        <w:rPr>
          <w:b/>
        </w:rPr>
      </w:pPr>
      <w:r>
        <w:t xml:space="preserve">RODILLO  :               </w:t>
      </w:r>
      <w:r>
        <w:rPr>
          <w:b/>
        </w:rPr>
        <w:t>26</w:t>
      </w:r>
    </w:p>
    <w:p w:rsidR="00A4689A" w:rsidRDefault="00A4689A" w:rsidP="00A4689A">
      <w:r>
        <w:t>LAMINA:</w:t>
      </w:r>
      <w:r>
        <w:tab/>
      </w:r>
      <w:r>
        <w:tab/>
        <w:t xml:space="preserve">34    Cms    </w:t>
      </w:r>
    </w:p>
    <w:p w:rsidR="00A4689A" w:rsidRDefault="00A4689A" w:rsidP="00A4689A">
      <w:r>
        <w:t>FOTOCAELDA:</w:t>
      </w:r>
      <w:r>
        <w:tab/>
        <w:t>Según muestra con doble  color</w:t>
      </w:r>
    </w:p>
    <w:p w:rsidR="00A4689A" w:rsidRDefault="00A4689A" w:rsidP="00A4689A">
      <w:pPr>
        <w:rPr>
          <w:b/>
        </w:rPr>
      </w:pPr>
      <w:r>
        <w:t>REFERENCIA:</w:t>
      </w:r>
      <w:r>
        <w:tab/>
      </w:r>
      <w:r>
        <w:rPr>
          <w:b/>
        </w:rPr>
        <w:t>EL   SEMBRADOR    GUAYABA   397  gms.</w:t>
      </w:r>
    </w:p>
    <w:p w:rsidR="00A4689A" w:rsidRPr="00146B92" w:rsidRDefault="00A4689A" w:rsidP="00A4689A">
      <w:pPr>
        <w:rPr>
          <w:b/>
        </w:rPr>
      </w:pPr>
    </w:p>
    <w:p w:rsidR="00A4689A" w:rsidRDefault="00A4689A" w:rsidP="00A4689A">
      <w:r>
        <w:tab/>
      </w:r>
      <w:r>
        <w:tab/>
      </w:r>
      <w:r>
        <w:tab/>
      </w:r>
    </w:p>
    <w:p w:rsidR="00A4689A" w:rsidRPr="00E43DA8" w:rsidRDefault="00A4689A" w:rsidP="00A4689A">
      <w:pPr>
        <w:rPr>
          <w:b/>
        </w:rPr>
      </w:pPr>
    </w:p>
    <w:p w:rsidR="00A4689A" w:rsidRDefault="00A4689A" w:rsidP="00A4689A">
      <w:r>
        <w:rPr>
          <w:b/>
          <w:bCs/>
          <w:u w:val="single"/>
        </w:rPr>
        <w:t>NOTA:</w:t>
      </w:r>
      <w:r>
        <w:t xml:space="preserve">  - Cyreles en  su  planta</w:t>
      </w:r>
    </w:p>
    <w:p w:rsidR="00A4689A" w:rsidRDefault="00A4689A" w:rsidP="00A4689A">
      <w:pPr>
        <w:pStyle w:val="Prrafodelista"/>
        <w:numPr>
          <w:ilvl w:val="0"/>
          <w:numId w:val="2"/>
        </w:numPr>
      </w:pPr>
      <w:r>
        <w:t xml:space="preserve"> Se envía  material.</w:t>
      </w:r>
    </w:p>
    <w:p w:rsidR="00A4689A" w:rsidRDefault="00A4689A" w:rsidP="00A4689A">
      <w:pPr>
        <w:pStyle w:val="Prrafodelista"/>
        <w:numPr>
          <w:ilvl w:val="0"/>
          <w:numId w:val="2"/>
        </w:numPr>
      </w:pPr>
      <w:r>
        <w:t>SE  APRUEBA  IMPRESIÓN.</w:t>
      </w:r>
    </w:p>
    <w:p w:rsidR="00A4689A" w:rsidRDefault="00A4689A" w:rsidP="00A4689A"/>
    <w:p w:rsidR="00A4689A" w:rsidRDefault="00A4689A" w:rsidP="00A4689A"/>
    <w:p w:rsidR="00A4689A" w:rsidRDefault="00A4689A" w:rsidP="00A4689A">
      <w:r>
        <w:t>Agradezco la atención y colaboración prestada.</w:t>
      </w:r>
    </w:p>
    <w:p w:rsidR="00A4689A" w:rsidRDefault="00A4689A" w:rsidP="00A4689A"/>
    <w:p w:rsidR="00A4689A" w:rsidRDefault="00A4689A" w:rsidP="00A4689A"/>
    <w:p w:rsidR="00A4689A" w:rsidRDefault="00A4689A" w:rsidP="00A4689A">
      <w:r>
        <w:t>Cordialmente,</w:t>
      </w:r>
    </w:p>
    <w:p w:rsidR="00A4689A" w:rsidRDefault="00A4689A" w:rsidP="00A4689A"/>
    <w:p w:rsidR="00A4689A" w:rsidRPr="00F4077E" w:rsidRDefault="00A4689A" w:rsidP="00A4689A">
      <w:pPr>
        <w:rPr>
          <w:b/>
        </w:rPr>
      </w:pPr>
    </w:p>
    <w:p w:rsidR="00A4689A" w:rsidRDefault="00A4689A" w:rsidP="00A4689A"/>
    <w:p w:rsidR="00A4689A" w:rsidRDefault="00A4689A" w:rsidP="00A4689A">
      <w:r>
        <w:t>RICARDO CASAS ZAPATA</w:t>
      </w:r>
    </w:p>
    <w:p w:rsidR="00A4689A" w:rsidRDefault="00A4689A" w:rsidP="00A4689A">
      <w:r>
        <w:t>Director</w:t>
      </w:r>
    </w:p>
    <w:p w:rsidR="00A4689A" w:rsidRDefault="00A4689A" w:rsidP="0042659C">
      <w:pPr>
        <w:rPr>
          <w:b/>
        </w:rPr>
      </w:pPr>
    </w:p>
    <w:p w:rsidR="001A2250" w:rsidRDefault="001A2250" w:rsidP="001A2250">
      <w:pPr>
        <w:rPr>
          <w:b/>
        </w:rPr>
      </w:pPr>
    </w:p>
    <w:p w:rsidR="001A2250" w:rsidRDefault="001A2250" w:rsidP="001A2250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1A2250" w:rsidRDefault="001A2250" w:rsidP="001A2250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1A2250" w:rsidRDefault="001A2250" w:rsidP="001A2250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1A2250" w:rsidRDefault="001A2250" w:rsidP="001A2250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1A2250" w:rsidRDefault="001A2250" w:rsidP="001A2250">
      <w:pPr>
        <w:rPr>
          <w:b/>
          <w:bCs/>
        </w:rPr>
      </w:pPr>
    </w:p>
    <w:p w:rsidR="001A2250" w:rsidRDefault="001A2250" w:rsidP="001A2250">
      <w:pPr>
        <w:pStyle w:val="Ttulo1"/>
      </w:pPr>
      <w:r>
        <w:t>ORDEN DE TRABAJO N°      08098</w:t>
      </w:r>
    </w:p>
    <w:p w:rsidR="001A2250" w:rsidRDefault="001A2250" w:rsidP="001A2250"/>
    <w:p w:rsidR="001A2250" w:rsidRDefault="001A2250" w:rsidP="001A2250"/>
    <w:p w:rsidR="001A2250" w:rsidRDefault="001A2250" w:rsidP="001A2250">
      <w:r>
        <w:t>FECHA:</w:t>
      </w:r>
      <w:r>
        <w:tab/>
        <w:t>Medellín,  Febrero  24    de  2011</w:t>
      </w:r>
    </w:p>
    <w:p w:rsidR="001A2250" w:rsidRDefault="001A2250" w:rsidP="001A2250">
      <w:r>
        <w:t>PARA:</w:t>
      </w:r>
      <w:r>
        <w:tab/>
      </w:r>
      <w:r>
        <w:tab/>
        <w:t>PLÁSTICOS DARMA</w:t>
      </w:r>
    </w:p>
    <w:p w:rsidR="001A2250" w:rsidRDefault="001A2250" w:rsidP="001A2250">
      <w:r>
        <w:t>ATENCIÓN:</w:t>
      </w:r>
      <w:r>
        <w:tab/>
        <w:t>Sr. Darío Jaramillo</w:t>
      </w:r>
    </w:p>
    <w:p w:rsidR="001A2250" w:rsidRDefault="001A2250" w:rsidP="001A2250">
      <w:r>
        <w:tab/>
      </w:r>
      <w:r>
        <w:tab/>
        <w:t>Gerente.</w:t>
      </w:r>
    </w:p>
    <w:p w:rsidR="001A2250" w:rsidRDefault="001A2250" w:rsidP="001A2250"/>
    <w:p w:rsidR="001A2250" w:rsidRDefault="001A2250" w:rsidP="001A2250">
      <w:r>
        <w:t>Apreciado Don Darío :</w:t>
      </w:r>
    </w:p>
    <w:p w:rsidR="001A2250" w:rsidRDefault="001A2250" w:rsidP="001A2250">
      <w:r>
        <w:t xml:space="preserve"> </w:t>
      </w:r>
    </w:p>
    <w:p w:rsidR="001A2250" w:rsidRDefault="001A2250" w:rsidP="001A2250">
      <w:r>
        <w:t>Con la presente estamos solicitando el siguiente servicio de   IMPRESIÓN  :</w:t>
      </w:r>
    </w:p>
    <w:p w:rsidR="001A2250" w:rsidRDefault="001A2250" w:rsidP="001A2250"/>
    <w:p w:rsidR="001A2250" w:rsidRDefault="001A2250" w:rsidP="001A2250">
      <w:pPr>
        <w:rPr>
          <w:b/>
          <w:bCs/>
          <w:u w:val="single"/>
        </w:rPr>
      </w:pPr>
    </w:p>
    <w:p w:rsidR="001A2250" w:rsidRDefault="001A2250" w:rsidP="001A2250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1A2250" w:rsidRDefault="001A2250" w:rsidP="001A2250"/>
    <w:p w:rsidR="001A2250" w:rsidRPr="00235ED8" w:rsidRDefault="001A2250" w:rsidP="001A2250">
      <w:pPr>
        <w:rPr>
          <w:u w:val="single"/>
        </w:rPr>
      </w:pPr>
      <w:r>
        <w:t>MATERIAL:</w:t>
      </w:r>
      <w:r>
        <w:tab/>
      </w:r>
      <w:r>
        <w:tab/>
        <w:t xml:space="preserve">Polietileno     Lamina    Transparente  </w:t>
      </w:r>
      <w:r w:rsidRPr="00235ED8">
        <w:rPr>
          <w:u w:val="single"/>
        </w:rPr>
        <w:t>TRICAPA</w:t>
      </w:r>
    </w:p>
    <w:p w:rsidR="001A2250" w:rsidRDefault="001A2250" w:rsidP="001A2250">
      <w:r>
        <w:t>MEDIDA:</w:t>
      </w:r>
      <w:r>
        <w:tab/>
      </w:r>
      <w:r>
        <w:tab/>
      </w:r>
      <w:r>
        <w:rPr>
          <w:b/>
        </w:rPr>
        <w:t xml:space="preserve">34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1A2250" w:rsidRPr="006D12B2" w:rsidRDefault="001A2250" w:rsidP="001A2250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1A2250" w:rsidRDefault="001A2250" w:rsidP="001A2250">
      <w:r>
        <w:t>TRATADO:</w:t>
      </w:r>
      <w:r>
        <w:tab/>
      </w:r>
      <w:r>
        <w:tab/>
        <w:t>1  Cara</w:t>
      </w:r>
    </w:p>
    <w:p w:rsidR="001A2250" w:rsidRDefault="001A2250" w:rsidP="001A2250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>
        <w:rPr>
          <w:b/>
        </w:rPr>
        <w:t xml:space="preserve">150  </w:t>
      </w:r>
      <w:r w:rsidRPr="00900A5A">
        <w:rPr>
          <w:b/>
        </w:rPr>
        <w:t xml:space="preserve">  Kg</w:t>
      </w:r>
      <w:r>
        <w:t>.</w:t>
      </w:r>
    </w:p>
    <w:p w:rsidR="001A2250" w:rsidRDefault="001A2250" w:rsidP="001A2250">
      <w:r>
        <w:t>COLORES:</w:t>
      </w:r>
      <w:r>
        <w:tab/>
      </w:r>
      <w:r>
        <w:tab/>
        <w:t xml:space="preserve">5      </w:t>
      </w:r>
    </w:p>
    <w:p w:rsidR="001A2250" w:rsidRDefault="001A2250" w:rsidP="001A2250">
      <w:r>
        <w:t>CARAS:</w:t>
      </w:r>
      <w:r>
        <w:tab/>
      </w:r>
      <w:r>
        <w:tab/>
        <w:t>1  ( 5 x 1  )</w:t>
      </w:r>
    </w:p>
    <w:p w:rsidR="001A2250" w:rsidRDefault="001A2250" w:rsidP="001A2250">
      <w:r>
        <w:t>REPETICIÓN:</w:t>
      </w:r>
      <w:r>
        <w:tab/>
        <w:t xml:space="preserve">26    Cms   </w:t>
      </w:r>
    </w:p>
    <w:p w:rsidR="001A2250" w:rsidRPr="00900A5A" w:rsidRDefault="001A2250" w:rsidP="001A2250">
      <w:pPr>
        <w:rPr>
          <w:b/>
        </w:rPr>
      </w:pPr>
      <w:r>
        <w:t xml:space="preserve">RODILLO  :               </w:t>
      </w:r>
      <w:r>
        <w:rPr>
          <w:b/>
        </w:rPr>
        <w:t>26</w:t>
      </w:r>
    </w:p>
    <w:p w:rsidR="001A2250" w:rsidRDefault="001A2250" w:rsidP="001A2250">
      <w:r>
        <w:t>LAMINA:</w:t>
      </w:r>
      <w:r>
        <w:tab/>
      </w:r>
      <w:r>
        <w:tab/>
        <w:t>34    Cms    REFILADA PARA EMPAQUETADORA</w:t>
      </w:r>
    </w:p>
    <w:p w:rsidR="001A2250" w:rsidRDefault="001A2250" w:rsidP="001A2250">
      <w:r>
        <w:t>FOTOCAELDA:</w:t>
      </w:r>
      <w:r>
        <w:tab/>
        <w:t>Según muestra con doble  color</w:t>
      </w:r>
    </w:p>
    <w:p w:rsidR="001A2250" w:rsidRDefault="001A2250" w:rsidP="001A2250">
      <w:pPr>
        <w:rPr>
          <w:b/>
        </w:rPr>
      </w:pPr>
      <w:r>
        <w:t>REFERENCIA:</w:t>
      </w:r>
      <w:r>
        <w:tab/>
      </w:r>
      <w:r>
        <w:rPr>
          <w:b/>
        </w:rPr>
        <w:t>EL  SEMBRADOR TOMATE DE  ARBOL   397  gms.</w:t>
      </w:r>
    </w:p>
    <w:p w:rsidR="001A2250" w:rsidRPr="00146B92" w:rsidRDefault="001A2250" w:rsidP="001A2250">
      <w:pPr>
        <w:rPr>
          <w:b/>
        </w:rPr>
      </w:pPr>
    </w:p>
    <w:p w:rsidR="001A2250" w:rsidRPr="00E43DA8" w:rsidRDefault="001A2250" w:rsidP="001A2250">
      <w:pPr>
        <w:rPr>
          <w:b/>
        </w:rPr>
      </w:pPr>
      <w:r>
        <w:tab/>
      </w:r>
      <w:r>
        <w:tab/>
      </w:r>
      <w:r>
        <w:tab/>
      </w:r>
    </w:p>
    <w:p w:rsidR="001A2250" w:rsidRDefault="001A2250" w:rsidP="001A2250">
      <w:r>
        <w:rPr>
          <w:b/>
          <w:bCs/>
          <w:u w:val="single"/>
        </w:rPr>
        <w:t>NOTA:</w:t>
      </w:r>
      <w:r>
        <w:t xml:space="preserve">  -</w:t>
      </w:r>
      <w:r w:rsidR="00BE4CD0">
        <w:t xml:space="preserve"> Cyreles  en su planta</w:t>
      </w:r>
    </w:p>
    <w:p w:rsidR="001A2250" w:rsidRDefault="001A2250" w:rsidP="001A2250">
      <w:pPr>
        <w:pStyle w:val="Prrafodelista"/>
        <w:numPr>
          <w:ilvl w:val="0"/>
          <w:numId w:val="2"/>
        </w:numPr>
      </w:pPr>
      <w:r>
        <w:t xml:space="preserve"> Se envía  material.</w:t>
      </w:r>
    </w:p>
    <w:p w:rsidR="001A2250" w:rsidRDefault="001A2250" w:rsidP="001A2250">
      <w:pPr>
        <w:pStyle w:val="Prrafodelista"/>
        <w:numPr>
          <w:ilvl w:val="0"/>
          <w:numId w:val="2"/>
        </w:numPr>
      </w:pPr>
      <w:r>
        <w:t>SE  APRUEBA  IMPRESIÓN.</w:t>
      </w:r>
    </w:p>
    <w:p w:rsidR="001A2250" w:rsidRDefault="001A2250" w:rsidP="001A2250">
      <w:pPr>
        <w:pStyle w:val="Prrafodelista"/>
        <w:ind w:left="1860"/>
      </w:pPr>
    </w:p>
    <w:p w:rsidR="001A2250" w:rsidRDefault="001A2250" w:rsidP="001A2250"/>
    <w:p w:rsidR="001A2250" w:rsidRDefault="001A2250" w:rsidP="001A2250">
      <w:r>
        <w:t>Agradezco la atención y colaboración prestada.</w:t>
      </w:r>
    </w:p>
    <w:p w:rsidR="001A2250" w:rsidRDefault="001A2250" w:rsidP="001A2250"/>
    <w:p w:rsidR="001A2250" w:rsidRDefault="001A2250" w:rsidP="001A2250">
      <w:r>
        <w:t>Cordialmente,</w:t>
      </w:r>
    </w:p>
    <w:p w:rsidR="001A2250" w:rsidRPr="00F4077E" w:rsidRDefault="001A2250" w:rsidP="001A2250">
      <w:pPr>
        <w:rPr>
          <w:b/>
        </w:rPr>
      </w:pPr>
    </w:p>
    <w:p w:rsidR="001A2250" w:rsidRDefault="001A2250" w:rsidP="001A2250"/>
    <w:p w:rsidR="001A2250" w:rsidRDefault="001A2250" w:rsidP="001A2250">
      <w:r>
        <w:t>RICARDO CASAS ZAPATA</w:t>
      </w:r>
    </w:p>
    <w:p w:rsidR="001A2250" w:rsidRDefault="001A2250" w:rsidP="001A2250">
      <w:r>
        <w:t>Director</w:t>
      </w:r>
    </w:p>
    <w:p w:rsidR="001A2250" w:rsidRDefault="001A2250" w:rsidP="001A2250"/>
    <w:p w:rsidR="001A2250" w:rsidRDefault="001A2250" w:rsidP="0042659C">
      <w:pPr>
        <w:rPr>
          <w:b/>
        </w:rPr>
      </w:pPr>
    </w:p>
    <w:p w:rsidR="00166AA4" w:rsidRDefault="00166AA4" w:rsidP="0042659C">
      <w:pPr>
        <w:rPr>
          <w:b/>
        </w:rPr>
      </w:pPr>
    </w:p>
    <w:p w:rsidR="00166AA4" w:rsidRDefault="00166AA4" w:rsidP="0042659C">
      <w:pPr>
        <w:rPr>
          <w:b/>
        </w:rPr>
      </w:pPr>
    </w:p>
    <w:p w:rsidR="00166AA4" w:rsidRDefault="00166AA4" w:rsidP="00166AA4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166AA4" w:rsidRDefault="00166AA4" w:rsidP="00166AA4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166AA4" w:rsidRDefault="00166AA4" w:rsidP="00166AA4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166AA4" w:rsidRDefault="00166AA4" w:rsidP="00166AA4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166AA4" w:rsidRDefault="00166AA4" w:rsidP="00166AA4">
      <w:pPr>
        <w:pStyle w:val="Ttulo1"/>
      </w:pPr>
    </w:p>
    <w:p w:rsidR="00166AA4" w:rsidRDefault="00166AA4" w:rsidP="00166AA4">
      <w:pPr>
        <w:pStyle w:val="Ttulo1"/>
      </w:pPr>
      <w:r>
        <w:t>ORDEN DE TRABAJO     N°   08100</w:t>
      </w:r>
    </w:p>
    <w:p w:rsidR="00166AA4" w:rsidRDefault="00166AA4" w:rsidP="00166AA4"/>
    <w:p w:rsidR="00166AA4" w:rsidRDefault="00166AA4" w:rsidP="00166AA4">
      <w:r>
        <w:t>FECHA:</w:t>
      </w:r>
      <w:r>
        <w:tab/>
        <w:t>Medellín,   Febrero  24   de   2011</w:t>
      </w:r>
    </w:p>
    <w:p w:rsidR="00166AA4" w:rsidRDefault="00166AA4" w:rsidP="00166AA4">
      <w:r>
        <w:t>PARA:</w:t>
      </w:r>
      <w:r>
        <w:tab/>
      </w:r>
      <w:r>
        <w:tab/>
        <w:t>PLÁSTICOS DARMA</w:t>
      </w:r>
    </w:p>
    <w:p w:rsidR="00166AA4" w:rsidRDefault="00166AA4" w:rsidP="00166AA4">
      <w:r>
        <w:t>ATENCIÓN:</w:t>
      </w:r>
      <w:r>
        <w:tab/>
        <w:t>Sr. Darío Jaramillo</w:t>
      </w:r>
    </w:p>
    <w:p w:rsidR="00166AA4" w:rsidRDefault="00166AA4" w:rsidP="00166AA4">
      <w:r>
        <w:tab/>
      </w:r>
      <w:r>
        <w:tab/>
        <w:t>Gerente.</w:t>
      </w:r>
    </w:p>
    <w:p w:rsidR="00166AA4" w:rsidRDefault="00166AA4" w:rsidP="00166AA4"/>
    <w:p w:rsidR="00166AA4" w:rsidRDefault="00166AA4" w:rsidP="00166AA4">
      <w:r>
        <w:t>Apreciado Don Darío :</w:t>
      </w:r>
    </w:p>
    <w:p w:rsidR="00166AA4" w:rsidRDefault="00166AA4" w:rsidP="00166AA4">
      <w:r>
        <w:t xml:space="preserve"> </w:t>
      </w:r>
    </w:p>
    <w:p w:rsidR="00166AA4" w:rsidRDefault="00166AA4" w:rsidP="00166AA4">
      <w:r>
        <w:t>Con la presente estamos solicitando el siguiente servicio de IMPRESION:</w:t>
      </w:r>
    </w:p>
    <w:p w:rsidR="00166AA4" w:rsidRDefault="00166AA4" w:rsidP="00166AA4"/>
    <w:p w:rsidR="00166AA4" w:rsidRDefault="00166AA4" w:rsidP="00166AA4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166AA4" w:rsidRDefault="00166AA4" w:rsidP="00166AA4">
      <w:r>
        <w:t>MATERIAL:</w:t>
      </w:r>
      <w:r>
        <w:tab/>
      </w:r>
      <w:r>
        <w:tab/>
        <w:t xml:space="preserve">Polietileno de Baja Densidad  43  CM </w:t>
      </w:r>
    </w:p>
    <w:p w:rsidR="00166AA4" w:rsidRDefault="00166AA4" w:rsidP="00166AA4">
      <w:r>
        <w:t>COLOR:</w:t>
      </w:r>
      <w:r>
        <w:tab/>
      </w:r>
      <w:r>
        <w:tab/>
        <w:t>Blanco</w:t>
      </w:r>
    </w:p>
    <w:p w:rsidR="00166AA4" w:rsidRDefault="00166AA4" w:rsidP="00166AA4">
      <w:r>
        <w:t>CALIBRE:</w:t>
      </w:r>
      <w:r>
        <w:tab/>
      </w:r>
      <w:r>
        <w:tab/>
        <w:t>1.8</w:t>
      </w:r>
    </w:p>
    <w:p w:rsidR="00166AA4" w:rsidRDefault="00166AA4" w:rsidP="00166AA4">
      <w:r>
        <w:t>COLORES:</w:t>
      </w:r>
      <w:r>
        <w:tab/>
      </w:r>
      <w:r>
        <w:tab/>
        <w:t>2  ( ROJO – AZUL )</w:t>
      </w:r>
    </w:p>
    <w:p w:rsidR="00166AA4" w:rsidRDefault="00166AA4" w:rsidP="00166AA4">
      <w:r>
        <w:t>CARAS:</w:t>
      </w:r>
      <w:r>
        <w:tab/>
      </w:r>
      <w:r>
        <w:tab/>
        <w:t xml:space="preserve">2  </w:t>
      </w:r>
    </w:p>
    <w:p w:rsidR="00166AA4" w:rsidRDefault="00166AA4" w:rsidP="00166AA4">
      <w:r>
        <w:t>CANTIDAD:</w:t>
      </w:r>
      <w:r>
        <w:tab/>
      </w:r>
      <w:r>
        <w:tab/>
        <w:t>130    Kilos</w:t>
      </w:r>
    </w:p>
    <w:p w:rsidR="00166AA4" w:rsidRDefault="00166AA4" w:rsidP="00166AA4">
      <w:r>
        <w:t>REPETICIÓN:</w:t>
      </w:r>
      <w:r>
        <w:tab/>
        <w:t xml:space="preserve">24.5   Cms. </w:t>
      </w:r>
    </w:p>
    <w:p w:rsidR="00166AA4" w:rsidRDefault="00166AA4" w:rsidP="00166AA4">
      <w:r>
        <w:t>BOLSA:</w:t>
      </w:r>
      <w:r>
        <w:tab/>
      </w:r>
      <w:r>
        <w:tab/>
        <w:t>24 x 36 + 7   Cms   Solapa  Doble</w:t>
      </w:r>
    </w:p>
    <w:p w:rsidR="00166AA4" w:rsidRDefault="00166AA4" w:rsidP="00166AA4">
      <w:r>
        <w:t>RODILLO :                24.5</w:t>
      </w:r>
    </w:p>
    <w:p w:rsidR="00166AA4" w:rsidRDefault="00166AA4" w:rsidP="00166AA4">
      <w:pPr>
        <w:rPr>
          <w:b/>
        </w:rPr>
      </w:pPr>
      <w:r>
        <w:t>REFERENCIA:</w:t>
      </w:r>
      <w:r>
        <w:tab/>
      </w:r>
      <w:r>
        <w:rPr>
          <w:b/>
        </w:rPr>
        <w:t>HELPHARMA</w:t>
      </w:r>
    </w:p>
    <w:p w:rsidR="00166AA4" w:rsidRDefault="00166AA4" w:rsidP="00166AA4">
      <w:pPr>
        <w:rPr>
          <w:b/>
        </w:rPr>
      </w:pPr>
      <w:r>
        <w:rPr>
          <w:b/>
        </w:rPr>
        <w:tab/>
      </w:r>
      <w:r>
        <w:rPr>
          <w:b/>
        </w:rPr>
        <w:tab/>
      </w:r>
    </w:p>
    <w:p w:rsidR="00166AA4" w:rsidRDefault="00166AA4" w:rsidP="00166AA4"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166AA4" w:rsidRDefault="00166AA4" w:rsidP="00166AA4">
      <w:r>
        <w:rPr>
          <w:b/>
          <w:bCs/>
          <w:u w:val="single"/>
        </w:rPr>
        <w:t>NOTA:</w:t>
      </w:r>
      <w:r>
        <w:t xml:space="preserve">  </w:t>
      </w:r>
      <w:r>
        <w:tab/>
        <w:t xml:space="preserve"> - Los cyreles   en su planta.</w:t>
      </w:r>
    </w:p>
    <w:p w:rsidR="00166AA4" w:rsidRDefault="00166AA4" w:rsidP="00166AA4">
      <w:pPr>
        <w:ind w:left="1500"/>
      </w:pPr>
      <w:r>
        <w:t>- Altura y tonos según arte</w:t>
      </w:r>
    </w:p>
    <w:p w:rsidR="00166AA4" w:rsidRDefault="00166AA4" w:rsidP="00166AA4">
      <w:pPr>
        <w:ind w:left="1500"/>
      </w:pPr>
      <w:r>
        <w:t>- CONTROLAR  PRESIONES DE IMPRESIÓN.</w:t>
      </w:r>
    </w:p>
    <w:p w:rsidR="00166AA4" w:rsidRDefault="00166AA4" w:rsidP="00166AA4">
      <w:pPr>
        <w:ind w:left="1500"/>
      </w:pPr>
    </w:p>
    <w:p w:rsidR="00166AA4" w:rsidRPr="00D46603" w:rsidRDefault="00166AA4" w:rsidP="00166AA4">
      <w:pPr>
        <w:ind w:left="1500"/>
        <w:rPr>
          <w:sz w:val="36"/>
          <w:szCs w:val="36"/>
        </w:rPr>
      </w:pPr>
      <w:r w:rsidRPr="00D46603">
        <w:rPr>
          <w:sz w:val="36"/>
          <w:szCs w:val="36"/>
        </w:rPr>
        <w:t>SE  AGREGA LOS CYRELES DE EPI</w:t>
      </w:r>
    </w:p>
    <w:p w:rsidR="00166AA4" w:rsidRPr="00547F4C" w:rsidRDefault="00166AA4" w:rsidP="00166AA4">
      <w:pPr>
        <w:rPr>
          <w:sz w:val="40"/>
          <w:szCs w:val="40"/>
        </w:rPr>
      </w:pPr>
    </w:p>
    <w:p w:rsidR="00166AA4" w:rsidRDefault="00166AA4" w:rsidP="00166AA4"/>
    <w:p w:rsidR="00166AA4" w:rsidRDefault="00166AA4" w:rsidP="00166AA4">
      <w:r>
        <w:t>Agradezco la atención y colaboración prestada.</w:t>
      </w:r>
    </w:p>
    <w:p w:rsidR="00166AA4" w:rsidRDefault="00166AA4" w:rsidP="00166AA4"/>
    <w:p w:rsidR="00166AA4" w:rsidRDefault="00166AA4" w:rsidP="00166AA4"/>
    <w:p w:rsidR="00166AA4" w:rsidRDefault="00166AA4" w:rsidP="00166AA4"/>
    <w:p w:rsidR="00166AA4" w:rsidRDefault="00166AA4" w:rsidP="00166AA4">
      <w:r>
        <w:t>Cordialmente,</w:t>
      </w:r>
    </w:p>
    <w:p w:rsidR="00166AA4" w:rsidRDefault="00166AA4" w:rsidP="00166AA4"/>
    <w:p w:rsidR="00166AA4" w:rsidRDefault="00166AA4" w:rsidP="00166AA4"/>
    <w:p w:rsidR="00166AA4" w:rsidRDefault="00166AA4" w:rsidP="00166AA4">
      <w:r>
        <w:t>RICARDO CASAS ZAPATA</w:t>
      </w:r>
    </w:p>
    <w:p w:rsidR="00166AA4" w:rsidRDefault="00166AA4" w:rsidP="00166AA4">
      <w:r>
        <w:t>Director.</w:t>
      </w:r>
    </w:p>
    <w:p w:rsidR="00166AA4" w:rsidRDefault="00166AA4" w:rsidP="0042659C">
      <w:pPr>
        <w:rPr>
          <w:b/>
        </w:rPr>
      </w:pPr>
    </w:p>
    <w:p w:rsidR="00B67E4C" w:rsidRDefault="00B67E4C" w:rsidP="0042659C">
      <w:pPr>
        <w:rPr>
          <w:b/>
        </w:rPr>
      </w:pPr>
    </w:p>
    <w:p w:rsidR="00B67E4C" w:rsidRDefault="00B67E4C" w:rsidP="0042659C">
      <w:pPr>
        <w:rPr>
          <w:b/>
        </w:rPr>
      </w:pPr>
    </w:p>
    <w:p w:rsidR="00B67E4C" w:rsidRDefault="00B67E4C" w:rsidP="0042659C">
      <w:pPr>
        <w:rPr>
          <w:b/>
        </w:rPr>
      </w:pPr>
    </w:p>
    <w:p w:rsidR="00B67E4C" w:rsidRDefault="00B67E4C" w:rsidP="00B67E4C">
      <w:pPr>
        <w:rPr>
          <w:b/>
        </w:rPr>
      </w:pPr>
    </w:p>
    <w:p w:rsidR="00B67E4C" w:rsidRDefault="00B67E4C" w:rsidP="00B67E4C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B67E4C" w:rsidRDefault="00B67E4C" w:rsidP="00B67E4C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B67E4C" w:rsidRDefault="00B67E4C" w:rsidP="00B67E4C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B67E4C" w:rsidRDefault="00B67E4C" w:rsidP="00B67E4C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B67E4C" w:rsidRDefault="00B67E4C" w:rsidP="00B67E4C"/>
    <w:p w:rsidR="00B67E4C" w:rsidRDefault="00B67E4C" w:rsidP="00B67E4C">
      <w:pPr>
        <w:pStyle w:val="Ttulo1"/>
      </w:pPr>
      <w:r>
        <w:t>ORDEN DE TRABAJO    N°     08106</w:t>
      </w:r>
    </w:p>
    <w:p w:rsidR="00B67E4C" w:rsidRDefault="00B67E4C" w:rsidP="00B67E4C"/>
    <w:p w:rsidR="00B67E4C" w:rsidRDefault="00B67E4C" w:rsidP="00B67E4C">
      <w:r>
        <w:t>FECHA:</w:t>
      </w:r>
      <w:r>
        <w:tab/>
        <w:t>Medellín,  Febrero  24    de  2011</w:t>
      </w:r>
    </w:p>
    <w:p w:rsidR="00B67E4C" w:rsidRDefault="00B67E4C" w:rsidP="00B67E4C">
      <w:r>
        <w:t>PARA:</w:t>
      </w:r>
      <w:r>
        <w:tab/>
      </w:r>
      <w:r>
        <w:tab/>
        <w:t>PLÁSTICOS DARMA</w:t>
      </w:r>
    </w:p>
    <w:p w:rsidR="00B67E4C" w:rsidRDefault="00B67E4C" w:rsidP="00B67E4C">
      <w:r>
        <w:t>ATENCIÓN:</w:t>
      </w:r>
      <w:r>
        <w:tab/>
        <w:t>Sr. Darío Jaramillo</w:t>
      </w:r>
    </w:p>
    <w:p w:rsidR="00B67E4C" w:rsidRDefault="00B67E4C" w:rsidP="00B67E4C">
      <w:r>
        <w:tab/>
      </w:r>
      <w:r>
        <w:tab/>
        <w:t>Gerente.</w:t>
      </w:r>
    </w:p>
    <w:p w:rsidR="00B67E4C" w:rsidRDefault="00B67E4C" w:rsidP="00B67E4C"/>
    <w:p w:rsidR="00B67E4C" w:rsidRDefault="00B67E4C" w:rsidP="00B67E4C">
      <w:r>
        <w:t>Apreciado Don Darío :</w:t>
      </w:r>
    </w:p>
    <w:p w:rsidR="00B67E4C" w:rsidRDefault="00B67E4C" w:rsidP="00B67E4C">
      <w:r>
        <w:t xml:space="preserve"> </w:t>
      </w:r>
    </w:p>
    <w:p w:rsidR="00B67E4C" w:rsidRDefault="00B67E4C" w:rsidP="00B67E4C">
      <w:r>
        <w:t xml:space="preserve">Con la presente estamos solicitando el siguiente servicio de  </w:t>
      </w:r>
      <w:r w:rsidRPr="00F3741C">
        <w:rPr>
          <w:u w:val="single"/>
        </w:rPr>
        <w:t>IMPRESION</w:t>
      </w:r>
      <w:r>
        <w:t>:</w:t>
      </w:r>
    </w:p>
    <w:p w:rsidR="00B67E4C" w:rsidRDefault="00B67E4C" w:rsidP="00B67E4C"/>
    <w:p w:rsidR="00B67E4C" w:rsidRDefault="00B67E4C" w:rsidP="00B67E4C">
      <w:pPr>
        <w:rPr>
          <w:b/>
          <w:bCs/>
          <w:u w:val="single"/>
        </w:rPr>
      </w:pPr>
    </w:p>
    <w:p w:rsidR="00B67E4C" w:rsidRDefault="00B67E4C" w:rsidP="00B67E4C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B67E4C" w:rsidRDefault="00B67E4C" w:rsidP="00B67E4C"/>
    <w:p w:rsidR="00B67E4C" w:rsidRDefault="00B67E4C" w:rsidP="00B67E4C">
      <w:r>
        <w:t>MATERIAL:</w:t>
      </w:r>
      <w:r>
        <w:tab/>
      </w:r>
      <w:r>
        <w:tab/>
        <w:t>Polietileno BAJA  Tubular</w:t>
      </w:r>
    </w:p>
    <w:p w:rsidR="00B67E4C" w:rsidRPr="003F0627" w:rsidRDefault="00B67E4C" w:rsidP="00B67E4C">
      <w:pPr>
        <w:rPr>
          <w:b/>
        </w:rPr>
      </w:pPr>
      <w:r>
        <w:t>MEDIDA:</w:t>
      </w:r>
      <w:r>
        <w:tab/>
      </w:r>
      <w:r>
        <w:tab/>
      </w:r>
      <w:r>
        <w:rPr>
          <w:b/>
        </w:rPr>
        <w:t>88  cm</w:t>
      </w:r>
    </w:p>
    <w:p w:rsidR="00B67E4C" w:rsidRDefault="00B67E4C" w:rsidP="00B67E4C">
      <w:r>
        <w:t>CALIBRE:</w:t>
      </w:r>
      <w:r>
        <w:tab/>
      </w:r>
      <w:r>
        <w:tab/>
      </w:r>
      <w:r w:rsidRPr="000852A2">
        <w:rPr>
          <w:b/>
          <w:sz w:val="28"/>
          <w:szCs w:val="28"/>
        </w:rPr>
        <w:t>1.0   ”</w:t>
      </w:r>
    </w:p>
    <w:p w:rsidR="00B67E4C" w:rsidRDefault="00B67E4C" w:rsidP="00B67E4C">
      <w:r>
        <w:t>COLOR:</w:t>
      </w:r>
      <w:r>
        <w:tab/>
      </w:r>
      <w:r>
        <w:tab/>
        <w:t>Transparente</w:t>
      </w:r>
    </w:p>
    <w:p w:rsidR="00B67E4C" w:rsidRDefault="00B67E4C" w:rsidP="00B67E4C">
      <w:pPr>
        <w:rPr>
          <w:b/>
          <w:bCs/>
        </w:rPr>
      </w:pPr>
      <w:r>
        <w:t>CANTIDAD:</w:t>
      </w:r>
      <w:r>
        <w:tab/>
      </w:r>
      <w:r>
        <w:tab/>
      </w:r>
      <w:r w:rsidR="00C55446">
        <w:rPr>
          <w:b/>
        </w:rPr>
        <w:t>1.0</w:t>
      </w:r>
      <w:r>
        <w:rPr>
          <w:b/>
        </w:rPr>
        <w:t>00</w:t>
      </w:r>
      <w:r>
        <w:t xml:space="preserve">    Kg.</w:t>
      </w:r>
    </w:p>
    <w:p w:rsidR="00B67E4C" w:rsidRDefault="00B67E4C" w:rsidP="00B67E4C">
      <w:r>
        <w:t>COLORES:</w:t>
      </w:r>
      <w:r>
        <w:tab/>
      </w:r>
      <w:r>
        <w:tab/>
        <w:t xml:space="preserve">1   </w:t>
      </w:r>
      <w:r w:rsidRPr="0047438F">
        <w:rPr>
          <w:b/>
        </w:rPr>
        <w:t>(  Azul  pantone    314  C   )</w:t>
      </w:r>
    </w:p>
    <w:p w:rsidR="00B67E4C" w:rsidRDefault="00B67E4C" w:rsidP="00B67E4C">
      <w:r>
        <w:t>CARAS:</w:t>
      </w:r>
      <w:r>
        <w:tab/>
      </w:r>
      <w:r>
        <w:tab/>
        <w:t>1  (1 x 1 )</w:t>
      </w:r>
    </w:p>
    <w:p w:rsidR="00B67E4C" w:rsidRDefault="00B67E4C" w:rsidP="00B67E4C">
      <w:r>
        <w:t>REPETICIÓN:</w:t>
      </w:r>
      <w:r>
        <w:tab/>
        <w:t xml:space="preserve">26    Cms. </w:t>
      </w:r>
    </w:p>
    <w:p w:rsidR="00B67E4C" w:rsidRDefault="00B67E4C" w:rsidP="00B67E4C">
      <w:r>
        <w:t>BOLSA:</w:t>
      </w:r>
      <w:r>
        <w:tab/>
      </w:r>
      <w:r>
        <w:tab/>
        <w:t xml:space="preserve">26   X   44  cm  </w:t>
      </w:r>
    </w:p>
    <w:p w:rsidR="00B67E4C" w:rsidRDefault="00B67E4C" w:rsidP="00B67E4C">
      <w:r>
        <w:t>RODILLO :                52</w:t>
      </w:r>
    </w:p>
    <w:p w:rsidR="00B67E4C" w:rsidRDefault="00B67E4C" w:rsidP="00B67E4C">
      <w:r>
        <w:t>SELLADO:</w:t>
      </w:r>
      <w:r>
        <w:tab/>
      </w:r>
      <w:r>
        <w:tab/>
        <w:t xml:space="preserve">Lateral  </w:t>
      </w:r>
    </w:p>
    <w:p w:rsidR="00B67E4C" w:rsidRPr="001F34F2" w:rsidRDefault="00B67E4C" w:rsidP="00B67E4C">
      <w:r w:rsidRPr="001F34F2">
        <w:t>REFERENCIA:</w:t>
      </w:r>
      <w:r w:rsidRPr="001F34F2">
        <w:tab/>
      </w:r>
      <w:r>
        <w:rPr>
          <w:b/>
        </w:rPr>
        <w:t>COBANA</w:t>
      </w:r>
    </w:p>
    <w:p w:rsidR="00B67E4C" w:rsidRPr="001F34F2" w:rsidRDefault="00B67E4C" w:rsidP="00B67E4C"/>
    <w:p w:rsidR="00B67E4C" w:rsidRPr="001F34F2" w:rsidRDefault="00B67E4C" w:rsidP="00B67E4C">
      <w:r w:rsidRPr="001F34F2">
        <w:rPr>
          <w:b/>
        </w:rPr>
        <w:tab/>
      </w:r>
      <w:r w:rsidRPr="001F34F2">
        <w:rPr>
          <w:b/>
        </w:rPr>
        <w:tab/>
      </w:r>
      <w:r w:rsidRPr="001F34F2">
        <w:rPr>
          <w:b/>
        </w:rPr>
        <w:tab/>
      </w:r>
    </w:p>
    <w:p w:rsidR="00B67E4C" w:rsidRDefault="00B67E4C" w:rsidP="00B67E4C">
      <w:r>
        <w:rPr>
          <w:b/>
          <w:bCs/>
          <w:u w:val="single"/>
        </w:rPr>
        <w:t>NOTA:</w:t>
      </w:r>
      <w:r>
        <w:t xml:space="preserve">  - Los cyreles  estan en su Planta</w:t>
      </w:r>
    </w:p>
    <w:p w:rsidR="00B67E4C" w:rsidRDefault="00B67E4C" w:rsidP="00B67E4C">
      <w:pPr>
        <w:numPr>
          <w:ilvl w:val="0"/>
          <w:numId w:val="2"/>
        </w:numPr>
      </w:pPr>
      <w:r>
        <w:t>Altura y tonos según   Arte</w:t>
      </w:r>
    </w:p>
    <w:p w:rsidR="00B67E4C" w:rsidRDefault="00B67E4C" w:rsidP="00B67E4C">
      <w:pPr>
        <w:numPr>
          <w:ilvl w:val="0"/>
          <w:numId w:val="2"/>
        </w:numPr>
        <w:rPr>
          <w:b/>
        </w:rPr>
      </w:pPr>
      <w:r>
        <w:rPr>
          <w:b/>
        </w:rPr>
        <w:t>SE DEBEN SACAR ROLLOS PARTIDOS EN IMPRESIÓN</w:t>
      </w:r>
    </w:p>
    <w:p w:rsidR="00B67E4C" w:rsidRDefault="00B67E4C" w:rsidP="00B67E4C">
      <w:pPr>
        <w:numPr>
          <w:ilvl w:val="0"/>
          <w:numId w:val="2"/>
        </w:numPr>
        <w:rPr>
          <w:b/>
          <w:sz w:val="28"/>
          <w:szCs w:val="28"/>
        </w:rPr>
      </w:pPr>
      <w:r w:rsidRPr="00D128D6">
        <w:rPr>
          <w:b/>
          <w:sz w:val="28"/>
          <w:szCs w:val="28"/>
        </w:rPr>
        <w:t xml:space="preserve">COLOCAR GUIA EN </w:t>
      </w:r>
      <w:smartTag w:uri="urn:schemas-microsoft-com:office:smarttags" w:element="PersonName">
        <w:smartTagPr>
          <w:attr w:name="ProductID" w:val="LA PARTE INFERIOR"/>
        </w:smartTagPr>
        <w:smartTag w:uri="urn:schemas-microsoft-com:office:smarttags" w:element="PersonName">
          <w:smartTagPr>
            <w:attr w:name="ProductID" w:val="LA PARTE"/>
          </w:smartTagPr>
          <w:r w:rsidRPr="00D128D6">
            <w:rPr>
              <w:b/>
              <w:sz w:val="28"/>
              <w:szCs w:val="28"/>
            </w:rPr>
            <w:t>LA PARTE</w:t>
          </w:r>
        </w:smartTag>
        <w:r w:rsidRPr="00D128D6">
          <w:rPr>
            <w:b/>
            <w:sz w:val="28"/>
            <w:szCs w:val="28"/>
          </w:rPr>
          <w:t xml:space="preserve"> INFERIOR</w:t>
        </w:r>
      </w:smartTag>
    </w:p>
    <w:p w:rsidR="00B67E4C" w:rsidRDefault="00B67E4C" w:rsidP="00B67E4C">
      <w:pPr>
        <w:numPr>
          <w:ilvl w:val="0"/>
          <w:numId w:val="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P.U.  ENVIA EL TUBULAR</w:t>
      </w:r>
    </w:p>
    <w:p w:rsidR="00B67E4C" w:rsidRDefault="00B67E4C" w:rsidP="00B67E4C">
      <w:pPr>
        <w:numPr>
          <w:ilvl w:val="0"/>
          <w:numId w:val="2"/>
        </w:numPr>
        <w:rPr>
          <w:b/>
          <w:sz w:val="32"/>
          <w:szCs w:val="32"/>
        </w:rPr>
      </w:pPr>
      <w:r w:rsidRPr="0047438F">
        <w:rPr>
          <w:b/>
          <w:sz w:val="32"/>
          <w:szCs w:val="32"/>
        </w:rPr>
        <w:t xml:space="preserve">SE  APRUEBA  </w:t>
      </w:r>
      <w:r>
        <w:rPr>
          <w:b/>
          <w:sz w:val="32"/>
          <w:szCs w:val="32"/>
        </w:rPr>
        <w:t>IMPRESIÓN</w:t>
      </w:r>
    </w:p>
    <w:p w:rsidR="00B67E4C" w:rsidRPr="0047438F" w:rsidRDefault="00B67E4C" w:rsidP="00B67E4C">
      <w:pPr>
        <w:numPr>
          <w:ilvl w:val="0"/>
          <w:numId w:val="2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OJO EL PANTONE ES  </w:t>
      </w:r>
      <w:r w:rsidRPr="0047438F">
        <w:rPr>
          <w:b/>
          <w:sz w:val="32"/>
          <w:szCs w:val="32"/>
          <w:u w:val="single"/>
        </w:rPr>
        <w:t>314  C</w:t>
      </w:r>
      <w:r>
        <w:rPr>
          <w:b/>
          <w:sz w:val="32"/>
          <w:szCs w:val="32"/>
        </w:rPr>
        <w:t xml:space="preserve"> </w:t>
      </w:r>
    </w:p>
    <w:p w:rsidR="00B67E4C" w:rsidRPr="00465B97" w:rsidRDefault="00B67E4C" w:rsidP="00B67E4C"/>
    <w:p w:rsidR="00B67E4C" w:rsidRDefault="00B67E4C" w:rsidP="00B67E4C">
      <w:r>
        <w:t>Agradezco la atención y colaboración prestada.</w:t>
      </w:r>
    </w:p>
    <w:p w:rsidR="00B67E4C" w:rsidRDefault="00B67E4C" w:rsidP="00B67E4C"/>
    <w:p w:rsidR="00B67E4C" w:rsidRDefault="00B67E4C" w:rsidP="00B67E4C">
      <w:r>
        <w:t>Cordialmente,</w:t>
      </w:r>
    </w:p>
    <w:p w:rsidR="00B67E4C" w:rsidRDefault="00B67E4C" w:rsidP="00B67E4C"/>
    <w:p w:rsidR="00B67E4C" w:rsidRDefault="00B67E4C" w:rsidP="00B67E4C"/>
    <w:p w:rsidR="00B67E4C" w:rsidRDefault="00B67E4C" w:rsidP="00B67E4C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B67E4C" w:rsidRDefault="00B67E4C" w:rsidP="00B67E4C">
      <w:r>
        <w:t>Director.</w:t>
      </w:r>
    </w:p>
    <w:p w:rsidR="00B67E4C" w:rsidRDefault="00B67E4C" w:rsidP="00B67E4C">
      <w:pPr>
        <w:rPr>
          <w:b/>
        </w:rPr>
      </w:pPr>
    </w:p>
    <w:p w:rsidR="00790EE4" w:rsidRDefault="00790EE4" w:rsidP="00790EE4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790EE4" w:rsidRDefault="00790EE4" w:rsidP="00790EE4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790EE4" w:rsidRDefault="00790EE4" w:rsidP="00790EE4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790EE4" w:rsidRDefault="00790EE4" w:rsidP="00790EE4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790EE4" w:rsidRDefault="00790EE4" w:rsidP="00790EE4">
      <w:pPr>
        <w:rPr>
          <w:b/>
          <w:bCs/>
        </w:rPr>
      </w:pPr>
    </w:p>
    <w:p w:rsidR="00790EE4" w:rsidRDefault="00790EE4" w:rsidP="00790EE4">
      <w:pPr>
        <w:pStyle w:val="Ttulo1"/>
      </w:pPr>
    </w:p>
    <w:p w:rsidR="00790EE4" w:rsidRDefault="00790EE4" w:rsidP="00790EE4">
      <w:pPr>
        <w:pStyle w:val="Ttulo1"/>
      </w:pPr>
      <w:r>
        <w:t>ORDEN DE TRABAJO  N °      08065-1</w:t>
      </w:r>
    </w:p>
    <w:p w:rsidR="00790EE4" w:rsidRDefault="00790EE4" w:rsidP="00790EE4"/>
    <w:p w:rsidR="00790EE4" w:rsidRDefault="00790EE4" w:rsidP="00790EE4">
      <w:r>
        <w:t>FECHA:</w:t>
      </w:r>
      <w:r>
        <w:tab/>
        <w:t>Medellín, Marzo  01   de   2011</w:t>
      </w:r>
    </w:p>
    <w:p w:rsidR="00790EE4" w:rsidRDefault="00790EE4" w:rsidP="00790EE4">
      <w:r>
        <w:t>PARA:</w:t>
      </w:r>
      <w:r>
        <w:tab/>
      </w:r>
      <w:r>
        <w:tab/>
        <w:t>PLÁSTICOS DARMA</w:t>
      </w:r>
    </w:p>
    <w:p w:rsidR="00790EE4" w:rsidRDefault="00790EE4" w:rsidP="00790EE4">
      <w:r>
        <w:t>ATENCIÓN:</w:t>
      </w:r>
      <w:r>
        <w:tab/>
        <w:t>Sr. Darío Jaramillo</w:t>
      </w:r>
    </w:p>
    <w:p w:rsidR="00790EE4" w:rsidRDefault="00790EE4" w:rsidP="00790EE4">
      <w:r>
        <w:tab/>
      </w:r>
      <w:r>
        <w:tab/>
        <w:t>Gerente.</w:t>
      </w:r>
    </w:p>
    <w:p w:rsidR="00790EE4" w:rsidRDefault="00790EE4" w:rsidP="00790EE4"/>
    <w:p w:rsidR="00790EE4" w:rsidRDefault="00790EE4" w:rsidP="00790EE4">
      <w:r>
        <w:t>Apreciado Don Darío:</w:t>
      </w:r>
    </w:p>
    <w:p w:rsidR="00790EE4" w:rsidRDefault="00790EE4" w:rsidP="00790EE4"/>
    <w:p w:rsidR="00790EE4" w:rsidRDefault="00790EE4" w:rsidP="00790EE4">
      <w:r>
        <w:t>Con la presente estamos solicitando el siguiente servicio de  IMPRESIÓN :</w:t>
      </w:r>
    </w:p>
    <w:p w:rsidR="00790EE4" w:rsidRDefault="00790EE4" w:rsidP="00790EE4"/>
    <w:p w:rsidR="00790EE4" w:rsidRDefault="00790EE4" w:rsidP="00790EE4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790EE4" w:rsidRDefault="00790EE4" w:rsidP="00790EE4">
      <w:r>
        <w:t>MATERIAL   :           Polipropileno Tubular   de  44     cms</w:t>
      </w:r>
    </w:p>
    <w:p w:rsidR="00790EE4" w:rsidRDefault="00790EE4" w:rsidP="00790EE4">
      <w:r>
        <w:t>CLIBRE      :               1.0 ”</w:t>
      </w:r>
    </w:p>
    <w:p w:rsidR="00790EE4" w:rsidRPr="004D5CEB" w:rsidRDefault="00790EE4" w:rsidP="00790EE4">
      <w:pPr>
        <w:rPr>
          <w:b/>
        </w:rPr>
      </w:pPr>
      <w:r>
        <w:t>REFERENCIA:</w:t>
      </w:r>
      <w:r>
        <w:tab/>
      </w:r>
      <w:r w:rsidRPr="004D5CEB">
        <w:rPr>
          <w:b/>
        </w:rPr>
        <w:t>CLUSTER  FANCY</w:t>
      </w:r>
    </w:p>
    <w:p w:rsidR="00790EE4" w:rsidRDefault="00790EE4" w:rsidP="00790EE4">
      <w:r>
        <w:t>CANTIDAD    :          2.500    Kg</w:t>
      </w:r>
    </w:p>
    <w:p w:rsidR="00790EE4" w:rsidRDefault="00790EE4" w:rsidP="00790EE4">
      <w:r>
        <w:t>COLORES:</w:t>
      </w:r>
      <w:r>
        <w:tab/>
      </w:r>
      <w:r>
        <w:tab/>
        <w:t>2 ( BLANCO –  NEGRO  )</w:t>
      </w:r>
    </w:p>
    <w:p w:rsidR="00790EE4" w:rsidRDefault="00790EE4" w:rsidP="00790EE4">
      <w:r>
        <w:t>CARAS:</w:t>
      </w:r>
      <w:r>
        <w:tab/>
      </w:r>
      <w:r>
        <w:tab/>
        <w:t>1  ( 2X1  )</w:t>
      </w:r>
    </w:p>
    <w:p w:rsidR="00790EE4" w:rsidRDefault="00790EE4" w:rsidP="00790EE4">
      <w:r>
        <w:t>REPETICIÓN:</w:t>
      </w:r>
      <w:r>
        <w:tab/>
        <w:t>26</w:t>
      </w:r>
    </w:p>
    <w:p w:rsidR="00790EE4" w:rsidRDefault="00790EE4" w:rsidP="00790EE4">
      <w:r>
        <w:t>RODILLO:</w:t>
      </w:r>
      <w:r>
        <w:tab/>
      </w:r>
      <w:r>
        <w:tab/>
        <w:t>52</w:t>
      </w:r>
    </w:p>
    <w:p w:rsidR="00790EE4" w:rsidRDefault="00790EE4" w:rsidP="00790EE4">
      <w:r>
        <w:t>BOLSA:</w:t>
      </w:r>
      <w:r>
        <w:tab/>
      </w:r>
      <w:r>
        <w:tab/>
        <w:t>26  X  44    cms</w:t>
      </w:r>
    </w:p>
    <w:p w:rsidR="00790EE4" w:rsidRDefault="00790EE4" w:rsidP="00790EE4">
      <w:r>
        <w:t>SELLADO:</w:t>
      </w:r>
      <w:r>
        <w:tab/>
      </w:r>
      <w:r>
        <w:tab/>
        <w:t>Para selle lateral.</w:t>
      </w:r>
    </w:p>
    <w:p w:rsidR="00790EE4" w:rsidRDefault="00790EE4" w:rsidP="00790EE4"/>
    <w:p w:rsidR="00790EE4" w:rsidRDefault="00790EE4" w:rsidP="00790EE4"/>
    <w:p w:rsidR="00790EE4" w:rsidRDefault="00790EE4" w:rsidP="00790EE4">
      <w:r>
        <w:rPr>
          <w:b/>
          <w:bCs/>
          <w:u w:val="single"/>
        </w:rPr>
        <w:t>NOTA:</w:t>
      </w:r>
      <w:r>
        <w:t xml:space="preserve">  *   Los cyreles  EN SU PLANTA</w:t>
      </w:r>
    </w:p>
    <w:p w:rsidR="00790EE4" w:rsidRDefault="00790EE4" w:rsidP="00790EE4">
      <w:pPr>
        <w:numPr>
          <w:ilvl w:val="0"/>
          <w:numId w:val="1"/>
        </w:numPr>
      </w:pPr>
      <w:r>
        <w:t>Se envían ARTE    para tonos y alturas</w:t>
      </w:r>
    </w:p>
    <w:p w:rsidR="00790EE4" w:rsidRPr="00307118" w:rsidRDefault="00790EE4" w:rsidP="00790EE4">
      <w:pPr>
        <w:numPr>
          <w:ilvl w:val="0"/>
          <w:numId w:val="2"/>
        </w:numPr>
      </w:pPr>
      <w:r>
        <w:t xml:space="preserve">Se  envía el material de PP </w:t>
      </w:r>
      <w:r>
        <w:rPr>
          <w:b/>
        </w:rPr>
        <w:t xml:space="preserve">de  44 </w:t>
      </w:r>
      <w:r w:rsidRPr="00AD5DCF">
        <w:rPr>
          <w:b/>
        </w:rPr>
        <w:t xml:space="preserve">  cms</w:t>
      </w:r>
    </w:p>
    <w:p w:rsidR="00790EE4" w:rsidRPr="00150D1A" w:rsidRDefault="00790EE4" w:rsidP="00790EE4">
      <w:pPr>
        <w:ind w:left="1860"/>
      </w:pPr>
    </w:p>
    <w:p w:rsidR="00790EE4" w:rsidRDefault="00790EE4" w:rsidP="00790EE4">
      <w:pPr>
        <w:ind w:left="885"/>
      </w:pPr>
    </w:p>
    <w:p w:rsidR="00790EE4" w:rsidRDefault="00790EE4" w:rsidP="00790EE4">
      <w:pPr>
        <w:ind w:left="885"/>
      </w:pPr>
    </w:p>
    <w:p w:rsidR="00790EE4" w:rsidRDefault="00790EE4" w:rsidP="00790EE4">
      <w:r>
        <w:t>Agradezco la atención y colaboración prestada.</w:t>
      </w:r>
    </w:p>
    <w:p w:rsidR="00790EE4" w:rsidRDefault="00790EE4" w:rsidP="00790EE4"/>
    <w:p w:rsidR="00790EE4" w:rsidRDefault="00790EE4" w:rsidP="00790EE4"/>
    <w:p w:rsidR="00790EE4" w:rsidRDefault="00790EE4" w:rsidP="00790EE4">
      <w:r>
        <w:t>Cordialmente,</w:t>
      </w:r>
    </w:p>
    <w:p w:rsidR="00790EE4" w:rsidRDefault="00790EE4" w:rsidP="00790EE4"/>
    <w:p w:rsidR="00790EE4" w:rsidRDefault="00790EE4" w:rsidP="00790EE4"/>
    <w:p w:rsidR="00790EE4" w:rsidRDefault="00790EE4" w:rsidP="00790EE4"/>
    <w:p w:rsidR="00790EE4" w:rsidRDefault="00790EE4" w:rsidP="00790EE4">
      <w:r>
        <w:t>RICARDO CASAS ZAPATA</w:t>
      </w:r>
    </w:p>
    <w:p w:rsidR="00790EE4" w:rsidRDefault="00790EE4" w:rsidP="00790EE4">
      <w:r>
        <w:t>Director.</w:t>
      </w:r>
    </w:p>
    <w:p w:rsidR="00B67E4C" w:rsidRDefault="00B67E4C" w:rsidP="0042659C">
      <w:pPr>
        <w:rPr>
          <w:b/>
        </w:rPr>
      </w:pPr>
    </w:p>
    <w:p w:rsidR="00C718E3" w:rsidRDefault="00C718E3" w:rsidP="0042659C">
      <w:pPr>
        <w:rPr>
          <w:b/>
        </w:rPr>
      </w:pPr>
    </w:p>
    <w:p w:rsidR="00C718E3" w:rsidRDefault="00C718E3" w:rsidP="0042659C">
      <w:pPr>
        <w:rPr>
          <w:b/>
        </w:rPr>
      </w:pPr>
    </w:p>
    <w:p w:rsidR="00C718E3" w:rsidRDefault="00C718E3" w:rsidP="0042659C">
      <w:pPr>
        <w:rPr>
          <w:b/>
        </w:rPr>
      </w:pPr>
    </w:p>
    <w:p w:rsidR="00C718E3" w:rsidRDefault="00C718E3" w:rsidP="0042659C">
      <w:pPr>
        <w:rPr>
          <w:b/>
        </w:rPr>
      </w:pPr>
    </w:p>
    <w:p w:rsidR="00C718E3" w:rsidRDefault="00C718E3" w:rsidP="0042659C">
      <w:pPr>
        <w:rPr>
          <w:b/>
        </w:rPr>
      </w:pPr>
    </w:p>
    <w:p w:rsidR="00C718E3" w:rsidRDefault="00C718E3" w:rsidP="00C718E3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C718E3" w:rsidRDefault="00C718E3" w:rsidP="00C718E3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C718E3" w:rsidRDefault="00C718E3" w:rsidP="00C718E3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C718E3" w:rsidRDefault="00C718E3" w:rsidP="00C718E3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C718E3" w:rsidRDefault="00C718E3" w:rsidP="00C718E3"/>
    <w:p w:rsidR="00C718E3" w:rsidRDefault="00C718E3" w:rsidP="00C718E3">
      <w:pPr>
        <w:pStyle w:val="Ttulo1"/>
      </w:pPr>
      <w:r>
        <w:t>ORDEN DE TRABAJO   N°      08141</w:t>
      </w:r>
    </w:p>
    <w:p w:rsidR="00C718E3" w:rsidRDefault="00C718E3" w:rsidP="00C718E3"/>
    <w:p w:rsidR="00C718E3" w:rsidRDefault="00C718E3" w:rsidP="00C718E3">
      <w:r>
        <w:t>FECHA:</w:t>
      </w:r>
      <w:r>
        <w:tab/>
        <w:t>Medellín, Marzo  02    de   2011</w:t>
      </w:r>
    </w:p>
    <w:p w:rsidR="00C718E3" w:rsidRDefault="00C718E3" w:rsidP="00C718E3">
      <w:r>
        <w:t>PARA:</w:t>
      </w:r>
      <w:r>
        <w:tab/>
      </w:r>
      <w:r>
        <w:tab/>
        <w:t>PLÁSTICOS   DARMA</w:t>
      </w:r>
    </w:p>
    <w:p w:rsidR="00C718E3" w:rsidRDefault="00C718E3" w:rsidP="00C718E3">
      <w:r>
        <w:t>ATENCIÓN:</w:t>
      </w:r>
      <w:r>
        <w:tab/>
        <w:t>Sr. DARIO JARAMILLO</w:t>
      </w:r>
    </w:p>
    <w:p w:rsidR="00C718E3" w:rsidRDefault="00C718E3" w:rsidP="00C718E3"/>
    <w:p w:rsidR="00C718E3" w:rsidRDefault="00C718E3" w:rsidP="00C718E3">
      <w:r>
        <w:t>Apreciado Dn DARIO:</w:t>
      </w:r>
    </w:p>
    <w:p w:rsidR="00C718E3" w:rsidRDefault="00C718E3" w:rsidP="00C718E3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C718E3" w:rsidRDefault="00C718E3" w:rsidP="00C718E3"/>
    <w:p w:rsidR="00C718E3" w:rsidRDefault="00C718E3" w:rsidP="00C718E3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C718E3" w:rsidRDefault="00C718E3" w:rsidP="00C718E3"/>
    <w:p w:rsidR="00C718E3" w:rsidRDefault="00C718E3" w:rsidP="00C718E3">
      <w:r>
        <w:t>MATERIAL :</w:t>
      </w:r>
      <w:r>
        <w:tab/>
      </w:r>
      <w:r>
        <w:tab/>
        <w:t>Polietileno de Baja  densidad   Blanco  Tubular</w:t>
      </w:r>
    </w:p>
    <w:p w:rsidR="00C718E3" w:rsidRDefault="00C718E3" w:rsidP="00C718E3">
      <w:r>
        <w:t>MEDIDA:</w:t>
      </w:r>
      <w:r>
        <w:tab/>
      </w:r>
      <w:r>
        <w:tab/>
      </w:r>
      <w:r w:rsidRPr="008D3CB8">
        <w:rPr>
          <w:b/>
        </w:rPr>
        <w:t>30</w:t>
      </w:r>
      <w:r>
        <w:t xml:space="preserve">   cms   </w:t>
      </w:r>
    </w:p>
    <w:p w:rsidR="00C718E3" w:rsidRDefault="00C718E3" w:rsidP="00C718E3">
      <w:r>
        <w:t>CALIBRE :</w:t>
      </w:r>
      <w:r>
        <w:tab/>
      </w:r>
      <w:r>
        <w:tab/>
      </w:r>
      <w:r w:rsidRPr="008D3CB8">
        <w:rPr>
          <w:b/>
        </w:rPr>
        <w:t>4.8</w:t>
      </w:r>
      <w:r>
        <w:t xml:space="preserve">   “</w:t>
      </w:r>
    </w:p>
    <w:p w:rsidR="00C718E3" w:rsidRDefault="00C718E3" w:rsidP="00C718E3">
      <w:r>
        <w:t>COLOR :</w:t>
      </w:r>
      <w:r>
        <w:tab/>
      </w:r>
      <w:r>
        <w:tab/>
        <w:t>Blanco</w:t>
      </w:r>
    </w:p>
    <w:p w:rsidR="00C718E3" w:rsidRPr="0007721A" w:rsidRDefault="00C718E3" w:rsidP="00C718E3">
      <w:r>
        <w:t xml:space="preserve">TRATADO : </w:t>
      </w:r>
      <w:r>
        <w:tab/>
      </w:r>
      <w:r>
        <w:tab/>
        <w:t>1  cara</w:t>
      </w:r>
    </w:p>
    <w:p w:rsidR="00C718E3" w:rsidRDefault="00C718E3" w:rsidP="00C718E3">
      <w:r>
        <w:t xml:space="preserve">CANTIDAD : </w:t>
      </w:r>
      <w:r>
        <w:tab/>
      </w:r>
      <w:r>
        <w:rPr>
          <w:b/>
        </w:rPr>
        <w:t>28</w:t>
      </w:r>
      <w:r w:rsidRPr="001C4A3E">
        <w:rPr>
          <w:b/>
        </w:rPr>
        <w:t>0</w:t>
      </w:r>
      <w:r>
        <w:t xml:space="preserve">    kg</w:t>
      </w:r>
    </w:p>
    <w:p w:rsidR="00C718E3" w:rsidRDefault="00C718E3" w:rsidP="00C718E3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>2 ( Según muestra  )  ( Azul – Azul )</w:t>
      </w:r>
    </w:p>
    <w:p w:rsidR="00C718E3" w:rsidRDefault="00C718E3" w:rsidP="00C718E3">
      <w:r>
        <w:t xml:space="preserve">CARAS : </w:t>
      </w:r>
      <w:r>
        <w:tab/>
      </w:r>
      <w:r>
        <w:tab/>
        <w:t>2  ( 2  x  1  )</w:t>
      </w:r>
    </w:p>
    <w:p w:rsidR="00C718E3" w:rsidRDefault="00C718E3" w:rsidP="00C718E3">
      <w:r>
        <w:t xml:space="preserve">REPETICIÓN : </w:t>
      </w:r>
      <w:r>
        <w:tab/>
        <w:t>40   cms</w:t>
      </w:r>
    </w:p>
    <w:p w:rsidR="00C718E3" w:rsidRDefault="00C718E3" w:rsidP="00C718E3">
      <w:r>
        <w:t>RODILLO :</w:t>
      </w:r>
      <w:r>
        <w:tab/>
      </w:r>
      <w:r>
        <w:tab/>
        <w:t>40</w:t>
      </w:r>
    </w:p>
    <w:p w:rsidR="00C718E3" w:rsidRDefault="00C718E3" w:rsidP="00C718E3">
      <w:r>
        <w:t>BOLSA  :</w:t>
      </w:r>
      <w:r>
        <w:tab/>
      </w:r>
      <w:r>
        <w:tab/>
      </w:r>
      <w:r w:rsidRPr="00336CAC">
        <w:rPr>
          <w:b/>
        </w:rPr>
        <w:t>30  x  40   cm</w:t>
      </w:r>
      <w:r>
        <w:t xml:space="preserve">    </w:t>
      </w:r>
    </w:p>
    <w:p w:rsidR="00C718E3" w:rsidRDefault="00C718E3" w:rsidP="00C718E3">
      <w:r>
        <w:t>SELLADO .</w:t>
      </w:r>
      <w:r>
        <w:tab/>
      </w:r>
      <w:r>
        <w:tab/>
        <w:t xml:space="preserve">Fondo  Tipo  Servo </w:t>
      </w:r>
    </w:p>
    <w:p w:rsidR="00C718E3" w:rsidRDefault="00C718E3" w:rsidP="00C718E3">
      <w:r>
        <w:t>REFERENCIA :</w:t>
      </w:r>
      <w:r>
        <w:tab/>
      </w:r>
      <w:r w:rsidRPr="00F553FA">
        <w:rPr>
          <w:b/>
        </w:rPr>
        <w:t>TECNAS   5  KILOS</w:t>
      </w:r>
    </w:p>
    <w:p w:rsidR="00C718E3" w:rsidRDefault="00C718E3" w:rsidP="00C718E3"/>
    <w:p w:rsidR="00C718E3" w:rsidRDefault="00C718E3" w:rsidP="00C718E3"/>
    <w:p w:rsidR="00C718E3" w:rsidRDefault="00C718E3" w:rsidP="00C718E3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 w:rsidRPr="00F553FA">
        <w:rPr>
          <w:bCs/>
        </w:rPr>
        <w:t>Cyreles en su planta</w:t>
      </w:r>
      <w:r>
        <w:rPr>
          <w:b/>
          <w:bCs/>
        </w:rPr>
        <w:t>.</w:t>
      </w:r>
    </w:p>
    <w:p w:rsidR="00C718E3" w:rsidRDefault="00C718E3" w:rsidP="00C718E3">
      <w:r>
        <w:t xml:space="preserve">                   -   Anexo muestra física para   alturas y Tonos.</w:t>
      </w:r>
    </w:p>
    <w:p w:rsidR="00C718E3" w:rsidRDefault="00C718E3" w:rsidP="00C718E3">
      <w:r>
        <w:tab/>
        <w:t xml:space="preserve">        -  No colocar pie de Imprenta.</w:t>
      </w:r>
    </w:p>
    <w:p w:rsidR="00C718E3" w:rsidRDefault="00C718E3" w:rsidP="00C718E3">
      <w:pPr>
        <w:rPr>
          <w:b/>
          <w:u w:val="single"/>
        </w:rPr>
      </w:pPr>
      <w:r>
        <w:tab/>
        <w:t xml:space="preserve">        </w:t>
      </w:r>
      <w:r w:rsidRPr="00F553FA">
        <w:rPr>
          <w:b/>
        </w:rPr>
        <w:t xml:space="preserve">-   </w:t>
      </w:r>
      <w:r w:rsidRPr="00F553FA">
        <w:rPr>
          <w:b/>
          <w:u w:val="single"/>
        </w:rPr>
        <w:t>Utilizar tinta especial</w:t>
      </w:r>
      <w:r>
        <w:rPr>
          <w:b/>
          <w:u w:val="single"/>
        </w:rPr>
        <w:t xml:space="preserve">    </w:t>
      </w:r>
    </w:p>
    <w:p w:rsidR="00C718E3" w:rsidRDefault="00C718E3" w:rsidP="00C718E3">
      <w:pPr>
        <w:rPr>
          <w:b/>
        </w:rPr>
      </w:pP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C718E3" w:rsidRPr="0066704D" w:rsidRDefault="00C718E3" w:rsidP="00C718E3">
      <w:pPr>
        <w:rPr>
          <w:b/>
          <w:u w:val="single"/>
        </w:rPr>
      </w:pPr>
      <w:r>
        <w:rPr>
          <w:b/>
        </w:rPr>
        <w:tab/>
        <w:t xml:space="preserve">        -  EL MATERIAL LO ENVIA  P.U .</w:t>
      </w:r>
    </w:p>
    <w:p w:rsidR="00C718E3" w:rsidRPr="0066704D" w:rsidRDefault="00C718E3" w:rsidP="00C718E3">
      <w:pPr>
        <w:rPr>
          <w:b/>
        </w:rPr>
      </w:pPr>
    </w:p>
    <w:p w:rsidR="00C718E3" w:rsidRDefault="00C718E3" w:rsidP="00C718E3">
      <w:r>
        <w:tab/>
      </w:r>
      <w:r>
        <w:tab/>
      </w:r>
    </w:p>
    <w:p w:rsidR="00C718E3" w:rsidRDefault="00C718E3" w:rsidP="00C718E3">
      <w:r>
        <w:t>Agradezco la atención y colaboración prestada.</w:t>
      </w:r>
    </w:p>
    <w:p w:rsidR="00C718E3" w:rsidRDefault="00C718E3" w:rsidP="00C718E3"/>
    <w:p w:rsidR="00C718E3" w:rsidRDefault="00C718E3" w:rsidP="00C718E3"/>
    <w:p w:rsidR="00C718E3" w:rsidRDefault="00C718E3" w:rsidP="00C718E3"/>
    <w:p w:rsidR="00C718E3" w:rsidRDefault="00C718E3" w:rsidP="00C718E3">
      <w:r>
        <w:t>Cordialmente</w:t>
      </w:r>
    </w:p>
    <w:p w:rsidR="00C718E3" w:rsidRDefault="00C718E3" w:rsidP="00C718E3"/>
    <w:p w:rsidR="00C718E3" w:rsidRDefault="00C718E3" w:rsidP="00C718E3"/>
    <w:p w:rsidR="00C718E3" w:rsidRDefault="00C718E3" w:rsidP="00C718E3">
      <w:r>
        <w:t>RICARDO CASAS ZAPATA</w:t>
      </w:r>
    </w:p>
    <w:p w:rsidR="00C718E3" w:rsidRDefault="00C718E3" w:rsidP="00C718E3">
      <w:r>
        <w:t>Director.</w:t>
      </w:r>
    </w:p>
    <w:p w:rsidR="00C718E3" w:rsidRDefault="00C718E3" w:rsidP="0042659C">
      <w:pPr>
        <w:rPr>
          <w:b/>
        </w:rPr>
      </w:pPr>
    </w:p>
    <w:p w:rsidR="005B5C4E" w:rsidRDefault="005B5C4E" w:rsidP="0042659C">
      <w:pPr>
        <w:rPr>
          <w:b/>
        </w:rPr>
      </w:pPr>
    </w:p>
    <w:p w:rsidR="005B5C4E" w:rsidRDefault="005B5C4E" w:rsidP="0042659C">
      <w:pPr>
        <w:rPr>
          <w:b/>
        </w:rPr>
      </w:pPr>
    </w:p>
    <w:p w:rsidR="005B5C4E" w:rsidRDefault="005B5C4E" w:rsidP="005B5C4E">
      <w:pPr>
        <w:rPr>
          <w:b/>
        </w:rPr>
      </w:pPr>
    </w:p>
    <w:p w:rsidR="005B5C4E" w:rsidRDefault="005B5C4E" w:rsidP="005B5C4E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5B5C4E" w:rsidRDefault="005B5C4E" w:rsidP="005B5C4E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5B5C4E" w:rsidRDefault="005B5C4E" w:rsidP="005B5C4E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5B5C4E" w:rsidRDefault="005B5C4E" w:rsidP="005B5C4E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5B5C4E" w:rsidRDefault="005B5C4E" w:rsidP="005B5C4E"/>
    <w:p w:rsidR="005B5C4E" w:rsidRDefault="005B5C4E" w:rsidP="005B5C4E">
      <w:pPr>
        <w:pStyle w:val="Ttulo1"/>
      </w:pPr>
      <w:r>
        <w:t>ORDEN DE TRABAJO   N°      08121</w:t>
      </w:r>
    </w:p>
    <w:p w:rsidR="005B5C4E" w:rsidRDefault="005B5C4E" w:rsidP="005B5C4E"/>
    <w:p w:rsidR="005B5C4E" w:rsidRDefault="005B5C4E" w:rsidP="005B5C4E">
      <w:r>
        <w:t>FECHA:</w:t>
      </w:r>
      <w:r>
        <w:tab/>
        <w:t>M</w:t>
      </w:r>
      <w:r w:rsidR="000D4FCF">
        <w:t>edellín,  Marzo</w:t>
      </w:r>
      <w:r>
        <w:t xml:space="preserve">  02  de   2011</w:t>
      </w:r>
    </w:p>
    <w:p w:rsidR="005B5C4E" w:rsidRDefault="005B5C4E" w:rsidP="005B5C4E">
      <w:r>
        <w:t>PARA:</w:t>
      </w:r>
      <w:r>
        <w:tab/>
      </w:r>
      <w:r>
        <w:tab/>
        <w:t>PLÁSTICOS   DARMA</w:t>
      </w:r>
    </w:p>
    <w:p w:rsidR="005B5C4E" w:rsidRDefault="005B5C4E" w:rsidP="005B5C4E">
      <w:r>
        <w:t>ATENCIÓN:</w:t>
      </w:r>
      <w:r>
        <w:tab/>
        <w:t>Sr. DARIO JARAMILLO</w:t>
      </w:r>
    </w:p>
    <w:p w:rsidR="005B5C4E" w:rsidRDefault="005B5C4E" w:rsidP="005B5C4E"/>
    <w:p w:rsidR="005B5C4E" w:rsidRDefault="005B5C4E" w:rsidP="005B5C4E">
      <w:r>
        <w:t>Apreciado Dn DARIO:</w:t>
      </w:r>
    </w:p>
    <w:p w:rsidR="005B5C4E" w:rsidRDefault="005B5C4E" w:rsidP="005B5C4E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5B5C4E" w:rsidRDefault="005B5C4E" w:rsidP="005B5C4E"/>
    <w:p w:rsidR="005B5C4E" w:rsidRDefault="005B5C4E" w:rsidP="005B5C4E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5B5C4E" w:rsidRDefault="005B5C4E" w:rsidP="005B5C4E"/>
    <w:p w:rsidR="005B5C4E" w:rsidRDefault="005B5C4E" w:rsidP="005B5C4E">
      <w:r>
        <w:t>MATERIAL :</w:t>
      </w:r>
      <w:r>
        <w:tab/>
      </w:r>
      <w:r>
        <w:tab/>
        <w:t>Polietileno de Baja  densidad   Transparente  LAMINA</w:t>
      </w:r>
    </w:p>
    <w:p w:rsidR="005B5C4E" w:rsidRDefault="005B5C4E" w:rsidP="005B5C4E">
      <w:r>
        <w:t>MEDIDA:</w:t>
      </w:r>
      <w:r>
        <w:tab/>
      </w:r>
      <w:r>
        <w:tab/>
      </w:r>
      <w:r>
        <w:rPr>
          <w:b/>
        </w:rPr>
        <w:t>47</w:t>
      </w:r>
      <w:r>
        <w:t xml:space="preserve">   cms   </w:t>
      </w:r>
    </w:p>
    <w:p w:rsidR="005B5C4E" w:rsidRDefault="005B5C4E" w:rsidP="005B5C4E">
      <w:r>
        <w:t>CALIBRE :</w:t>
      </w:r>
      <w:r>
        <w:tab/>
      </w:r>
      <w:r>
        <w:tab/>
        <w:t>3</w:t>
      </w:r>
      <w:r>
        <w:rPr>
          <w:b/>
        </w:rPr>
        <w:t>.0</w:t>
      </w:r>
      <w:r>
        <w:t xml:space="preserve">   “</w:t>
      </w:r>
    </w:p>
    <w:p w:rsidR="005B5C4E" w:rsidRDefault="005B5C4E" w:rsidP="005B5C4E">
      <w:r>
        <w:t>COLOR :</w:t>
      </w:r>
      <w:r>
        <w:tab/>
      </w:r>
      <w:r>
        <w:tab/>
        <w:t>Tpte</w:t>
      </w:r>
    </w:p>
    <w:p w:rsidR="005B5C4E" w:rsidRPr="0007721A" w:rsidRDefault="005B5C4E" w:rsidP="005B5C4E">
      <w:r>
        <w:t xml:space="preserve">TRATADO : </w:t>
      </w:r>
      <w:r>
        <w:tab/>
      </w:r>
      <w:r>
        <w:tab/>
        <w:t>2  caras</w:t>
      </w:r>
    </w:p>
    <w:p w:rsidR="005B5C4E" w:rsidRDefault="005B5C4E" w:rsidP="005B5C4E">
      <w:r>
        <w:t xml:space="preserve">CANTIDAD : </w:t>
      </w:r>
      <w:r>
        <w:tab/>
        <w:t>110</w:t>
      </w:r>
      <w:r>
        <w:rPr>
          <w:b/>
        </w:rPr>
        <w:t xml:space="preserve"> </w:t>
      </w:r>
      <w:r>
        <w:t xml:space="preserve">    kg</w:t>
      </w:r>
    </w:p>
    <w:p w:rsidR="005B5C4E" w:rsidRDefault="005B5C4E" w:rsidP="005B5C4E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 xml:space="preserve">5 ( Según muestra  )  </w:t>
      </w:r>
    </w:p>
    <w:p w:rsidR="005B5C4E" w:rsidRDefault="005B5C4E" w:rsidP="005B5C4E">
      <w:r>
        <w:t xml:space="preserve">CARAS : </w:t>
      </w:r>
      <w:r>
        <w:tab/>
      </w:r>
      <w:r>
        <w:tab/>
        <w:t>2  ( 5  x  2  )</w:t>
      </w:r>
    </w:p>
    <w:p w:rsidR="005B5C4E" w:rsidRDefault="005B5C4E" w:rsidP="005B5C4E">
      <w:r>
        <w:t xml:space="preserve">REPETICIÓN : </w:t>
      </w:r>
      <w:r>
        <w:tab/>
        <w:t>17   cms</w:t>
      </w:r>
    </w:p>
    <w:p w:rsidR="005B5C4E" w:rsidRDefault="005B5C4E" w:rsidP="005B5C4E">
      <w:r>
        <w:t>RODILLO :</w:t>
      </w:r>
      <w:r>
        <w:tab/>
      </w:r>
      <w:r>
        <w:tab/>
        <w:t>35</w:t>
      </w:r>
    </w:p>
    <w:p w:rsidR="005B5C4E" w:rsidRDefault="005B5C4E" w:rsidP="005B5C4E">
      <w:r>
        <w:t>BOLSA  :</w:t>
      </w:r>
      <w:r>
        <w:tab/>
      </w:r>
      <w:r>
        <w:tab/>
        <w:t>17 X 23.5</w:t>
      </w:r>
      <w:r w:rsidRPr="00336CAC">
        <w:rPr>
          <w:b/>
        </w:rPr>
        <w:t xml:space="preserve">   cm</w:t>
      </w:r>
      <w:r>
        <w:t xml:space="preserve">    </w:t>
      </w:r>
    </w:p>
    <w:p w:rsidR="005B5C4E" w:rsidRDefault="005B5C4E" w:rsidP="005B5C4E">
      <w:r>
        <w:t>SELLADO .</w:t>
      </w:r>
      <w:r>
        <w:tab/>
      </w:r>
      <w:r>
        <w:tab/>
        <w:t xml:space="preserve">Fondo  Tipo  Servo </w:t>
      </w:r>
    </w:p>
    <w:p w:rsidR="005B5C4E" w:rsidRDefault="005B5C4E" w:rsidP="005B5C4E">
      <w:r>
        <w:t>REFERENCIA :</w:t>
      </w:r>
      <w:r>
        <w:tab/>
      </w:r>
      <w:r>
        <w:rPr>
          <w:b/>
        </w:rPr>
        <w:t>COCO EL SEMBRADOR  397 gm</w:t>
      </w:r>
    </w:p>
    <w:p w:rsidR="005B5C4E" w:rsidRDefault="005B5C4E" w:rsidP="005B5C4E"/>
    <w:p w:rsidR="005B5C4E" w:rsidRDefault="005B5C4E" w:rsidP="005B5C4E"/>
    <w:p w:rsidR="005B5C4E" w:rsidRDefault="005B5C4E" w:rsidP="005B5C4E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>:     - Cyreles en su planta</w:t>
      </w:r>
    </w:p>
    <w:p w:rsidR="005B5C4E" w:rsidRDefault="005B5C4E" w:rsidP="005B5C4E">
      <w:r>
        <w:t xml:space="preserve">                   -   Anexo muestra física para   alturas y Tonos. </w:t>
      </w:r>
    </w:p>
    <w:p w:rsidR="005B5C4E" w:rsidRDefault="005B5C4E" w:rsidP="005B5C4E">
      <w:r>
        <w:t xml:space="preserve">                    -  </w:t>
      </w:r>
      <w:r w:rsidRPr="005B5C4E">
        <w:rPr>
          <w:sz w:val="32"/>
          <w:szCs w:val="32"/>
        </w:rPr>
        <w:t>LLEVA  CAMBIOS EN LA TABLA NUTRICIONAL</w:t>
      </w:r>
      <w:r>
        <w:t xml:space="preserve">       </w:t>
      </w:r>
    </w:p>
    <w:p w:rsidR="005B5C4E" w:rsidRPr="00A721EF" w:rsidRDefault="005B5C4E" w:rsidP="005B5C4E">
      <w:pPr>
        <w:rPr>
          <w:b/>
          <w:bCs/>
          <w:sz w:val="20"/>
        </w:rPr>
      </w:pPr>
      <w:r>
        <w:tab/>
        <w:t xml:space="preserve"> </w:t>
      </w:r>
    </w:p>
    <w:p w:rsidR="005B5C4E" w:rsidRPr="0066704D" w:rsidRDefault="005B5C4E" w:rsidP="005B5C4E">
      <w:pPr>
        <w:rPr>
          <w:b/>
        </w:rPr>
      </w:pPr>
      <w:r>
        <w:tab/>
        <w:t xml:space="preserve">        </w:t>
      </w:r>
      <w:r>
        <w:tab/>
        <w:t xml:space="preserve">        </w:t>
      </w: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  <w:r>
        <w:rPr>
          <w:b/>
        </w:rPr>
        <w:tab/>
        <w:t xml:space="preserve">        </w:t>
      </w:r>
    </w:p>
    <w:p w:rsidR="005B5C4E" w:rsidRDefault="005B5C4E" w:rsidP="005B5C4E">
      <w:r>
        <w:tab/>
      </w:r>
      <w:r>
        <w:tab/>
      </w:r>
    </w:p>
    <w:p w:rsidR="005B5C4E" w:rsidRDefault="005B5C4E" w:rsidP="005B5C4E">
      <w:r>
        <w:t>Agradezco la atención y colaboración prestada.</w:t>
      </w:r>
    </w:p>
    <w:p w:rsidR="005B5C4E" w:rsidRDefault="005B5C4E" w:rsidP="005B5C4E"/>
    <w:p w:rsidR="005B5C4E" w:rsidRDefault="005B5C4E" w:rsidP="005B5C4E"/>
    <w:p w:rsidR="005B5C4E" w:rsidRDefault="005B5C4E" w:rsidP="005B5C4E"/>
    <w:p w:rsidR="005B5C4E" w:rsidRDefault="005B5C4E" w:rsidP="005B5C4E">
      <w:r>
        <w:t>Cordialmente</w:t>
      </w:r>
    </w:p>
    <w:p w:rsidR="005B5C4E" w:rsidRDefault="005B5C4E" w:rsidP="005B5C4E"/>
    <w:p w:rsidR="005B5C4E" w:rsidRDefault="005B5C4E" w:rsidP="005B5C4E"/>
    <w:p w:rsidR="005B5C4E" w:rsidRDefault="005B5C4E" w:rsidP="005B5C4E">
      <w:r>
        <w:t>RICARDO CASAS ZAPATA</w:t>
      </w:r>
    </w:p>
    <w:p w:rsidR="005B5C4E" w:rsidRDefault="005B5C4E" w:rsidP="005B5C4E">
      <w:r>
        <w:t>Director.</w:t>
      </w:r>
    </w:p>
    <w:p w:rsidR="005B5C4E" w:rsidRDefault="005B5C4E" w:rsidP="0042659C">
      <w:pPr>
        <w:rPr>
          <w:b/>
        </w:rPr>
      </w:pPr>
    </w:p>
    <w:p w:rsidR="00291AE9" w:rsidRDefault="00291AE9" w:rsidP="0042659C">
      <w:pPr>
        <w:rPr>
          <w:b/>
        </w:rPr>
      </w:pPr>
    </w:p>
    <w:p w:rsidR="00291AE9" w:rsidRDefault="00291AE9" w:rsidP="0042659C">
      <w:pPr>
        <w:rPr>
          <w:b/>
        </w:rPr>
      </w:pPr>
    </w:p>
    <w:p w:rsidR="00291AE9" w:rsidRDefault="00291AE9" w:rsidP="0042659C">
      <w:pPr>
        <w:rPr>
          <w:b/>
        </w:rPr>
      </w:pPr>
    </w:p>
    <w:p w:rsidR="00291AE9" w:rsidRDefault="00291AE9" w:rsidP="00291AE9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291AE9" w:rsidRDefault="00291AE9" w:rsidP="00291AE9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291AE9" w:rsidRDefault="00291AE9" w:rsidP="00291AE9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291AE9" w:rsidRDefault="00291AE9" w:rsidP="00291AE9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291AE9" w:rsidRDefault="00291AE9" w:rsidP="00291AE9">
      <w:pPr>
        <w:rPr>
          <w:b/>
          <w:bCs/>
        </w:rPr>
      </w:pPr>
    </w:p>
    <w:p w:rsidR="00291AE9" w:rsidRDefault="00291AE9" w:rsidP="00291AE9">
      <w:pPr>
        <w:pStyle w:val="Ttulo1"/>
      </w:pPr>
      <w:r>
        <w:t>ORDEN DE TRABAJO    N°      08143</w:t>
      </w:r>
    </w:p>
    <w:p w:rsidR="00291AE9" w:rsidRDefault="00291AE9" w:rsidP="00291AE9"/>
    <w:p w:rsidR="00291AE9" w:rsidRDefault="00291AE9" w:rsidP="00291AE9"/>
    <w:p w:rsidR="00291AE9" w:rsidRDefault="00291AE9" w:rsidP="00291AE9">
      <w:pPr>
        <w:ind w:left="708" w:hanging="708"/>
      </w:pPr>
      <w:r>
        <w:t>FECHA:</w:t>
      </w:r>
      <w:r>
        <w:tab/>
        <w:t>Medellín, Marzo  07   de  2011</w:t>
      </w:r>
    </w:p>
    <w:p w:rsidR="00291AE9" w:rsidRDefault="00291AE9" w:rsidP="00291AE9">
      <w:r>
        <w:t>PARA:</w:t>
      </w:r>
      <w:r>
        <w:tab/>
      </w:r>
      <w:r>
        <w:tab/>
        <w:t>PLÁSTICOS DARMA</w:t>
      </w:r>
    </w:p>
    <w:p w:rsidR="00291AE9" w:rsidRDefault="00291AE9" w:rsidP="00291AE9">
      <w:r>
        <w:t>ATENCIÓN:</w:t>
      </w:r>
      <w:r>
        <w:tab/>
        <w:t>Sr. Darío Jaramillo</w:t>
      </w:r>
    </w:p>
    <w:p w:rsidR="00291AE9" w:rsidRDefault="00291AE9" w:rsidP="00291AE9">
      <w:r>
        <w:tab/>
      </w:r>
      <w:r>
        <w:tab/>
        <w:t>Gerente.</w:t>
      </w:r>
    </w:p>
    <w:p w:rsidR="00291AE9" w:rsidRDefault="00291AE9" w:rsidP="00291AE9"/>
    <w:p w:rsidR="00291AE9" w:rsidRDefault="00291AE9" w:rsidP="00291AE9">
      <w:r>
        <w:t>Apreciado Don Darío :</w:t>
      </w:r>
    </w:p>
    <w:p w:rsidR="00291AE9" w:rsidRDefault="00291AE9" w:rsidP="00291AE9">
      <w:r>
        <w:t xml:space="preserve"> </w:t>
      </w:r>
    </w:p>
    <w:p w:rsidR="00291AE9" w:rsidRDefault="00291AE9" w:rsidP="00291AE9">
      <w:r>
        <w:t>Con la presente estamos solicitando el siguiente servicio de   IMPRESIÓN  :</w:t>
      </w:r>
    </w:p>
    <w:p w:rsidR="00291AE9" w:rsidRDefault="00291AE9" w:rsidP="00291AE9"/>
    <w:p w:rsidR="00291AE9" w:rsidRDefault="00291AE9" w:rsidP="00291AE9">
      <w:pPr>
        <w:rPr>
          <w:b/>
          <w:bCs/>
          <w:u w:val="single"/>
        </w:rPr>
      </w:pPr>
    </w:p>
    <w:p w:rsidR="00291AE9" w:rsidRDefault="00291AE9" w:rsidP="00291AE9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291AE9" w:rsidRDefault="00291AE9" w:rsidP="00291AE9"/>
    <w:p w:rsidR="00291AE9" w:rsidRDefault="00291AE9" w:rsidP="00291AE9">
      <w:r>
        <w:t>MATERIAL:</w:t>
      </w:r>
      <w:r>
        <w:tab/>
      </w:r>
      <w:r>
        <w:tab/>
        <w:t>PELICULA COEXTRUIDA DE BAJA CON PP.</w:t>
      </w:r>
    </w:p>
    <w:p w:rsidR="00291AE9" w:rsidRDefault="00291AE9" w:rsidP="00291AE9">
      <w:r>
        <w:t>MEDIDA:</w:t>
      </w:r>
      <w:r>
        <w:tab/>
      </w:r>
      <w:r>
        <w:tab/>
      </w:r>
      <w:r>
        <w:rPr>
          <w:b/>
        </w:rPr>
        <w:t xml:space="preserve">34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291AE9" w:rsidRPr="006D12B2" w:rsidRDefault="00291AE9" w:rsidP="00291AE9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291AE9" w:rsidRDefault="00291AE9" w:rsidP="00291AE9">
      <w:r>
        <w:t>TRATADO:</w:t>
      </w:r>
      <w:r>
        <w:tab/>
      </w:r>
      <w:r>
        <w:tab/>
        <w:t>1  Cara</w:t>
      </w:r>
    </w:p>
    <w:p w:rsidR="00291AE9" w:rsidRDefault="00291AE9" w:rsidP="00291AE9">
      <w:pPr>
        <w:rPr>
          <w:b/>
          <w:bCs/>
          <w:u w:val="single"/>
        </w:rPr>
      </w:pPr>
      <w:r>
        <w:t>CANTIDAD:</w:t>
      </w:r>
      <w:r>
        <w:tab/>
      </w:r>
      <w:r>
        <w:tab/>
        <w:t>2</w:t>
      </w:r>
      <w:r>
        <w:rPr>
          <w:b/>
        </w:rPr>
        <w:t xml:space="preserve">00  </w:t>
      </w:r>
      <w:r w:rsidRPr="00900A5A">
        <w:rPr>
          <w:b/>
        </w:rPr>
        <w:t xml:space="preserve">  Kg</w:t>
      </w:r>
      <w:r>
        <w:t>.</w:t>
      </w:r>
    </w:p>
    <w:p w:rsidR="00291AE9" w:rsidRDefault="00291AE9" w:rsidP="00291AE9">
      <w:r>
        <w:t>COLORES:</w:t>
      </w:r>
      <w:r>
        <w:tab/>
      </w:r>
      <w:r>
        <w:tab/>
        <w:t xml:space="preserve">5      </w:t>
      </w:r>
    </w:p>
    <w:p w:rsidR="00291AE9" w:rsidRDefault="00291AE9" w:rsidP="00291AE9">
      <w:r>
        <w:t>CARAS:</w:t>
      </w:r>
      <w:r>
        <w:tab/>
      </w:r>
      <w:r>
        <w:tab/>
        <w:t>1  ( 5 x 1  )</w:t>
      </w:r>
    </w:p>
    <w:p w:rsidR="00291AE9" w:rsidRDefault="00291AE9" w:rsidP="00291AE9">
      <w:r>
        <w:t>REPETICIÓN:</w:t>
      </w:r>
      <w:r>
        <w:tab/>
        <w:t xml:space="preserve">26    Cms   </w:t>
      </w:r>
    </w:p>
    <w:p w:rsidR="00291AE9" w:rsidRPr="00900A5A" w:rsidRDefault="00291AE9" w:rsidP="00291AE9">
      <w:pPr>
        <w:rPr>
          <w:b/>
        </w:rPr>
      </w:pPr>
      <w:r>
        <w:t xml:space="preserve">RODILLO  :               </w:t>
      </w:r>
      <w:r>
        <w:rPr>
          <w:b/>
        </w:rPr>
        <w:t>26</w:t>
      </w:r>
    </w:p>
    <w:p w:rsidR="00291AE9" w:rsidRDefault="00291AE9" w:rsidP="00291AE9">
      <w:r>
        <w:t>LAMINA:</w:t>
      </w:r>
      <w:r>
        <w:tab/>
      </w:r>
      <w:r>
        <w:tab/>
        <w:t xml:space="preserve">34    cms    </w:t>
      </w:r>
    </w:p>
    <w:p w:rsidR="00291AE9" w:rsidRDefault="00291AE9" w:rsidP="00291AE9">
      <w:r>
        <w:t>FOTOCAELDA:</w:t>
      </w:r>
      <w:r>
        <w:tab/>
        <w:t>Según muestra con doble  color</w:t>
      </w:r>
    </w:p>
    <w:p w:rsidR="00291AE9" w:rsidRDefault="00291AE9" w:rsidP="00291AE9">
      <w:pPr>
        <w:rPr>
          <w:b/>
        </w:rPr>
      </w:pPr>
      <w:r>
        <w:t>REFERENCIA:</w:t>
      </w:r>
      <w:r>
        <w:tab/>
      </w:r>
      <w:r>
        <w:rPr>
          <w:b/>
        </w:rPr>
        <w:t>EL SEMBRADOR  MANGO  397   gms.</w:t>
      </w:r>
    </w:p>
    <w:p w:rsidR="00291AE9" w:rsidRDefault="00291AE9" w:rsidP="00291AE9">
      <w:r>
        <w:tab/>
      </w:r>
      <w:r>
        <w:tab/>
      </w:r>
      <w:r>
        <w:tab/>
      </w:r>
    </w:p>
    <w:p w:rsidR="00291AE9" w:rsidRDefault="00291AE9" w:rsidP="00291AE9">
      <w:pPr>
        <w:jc w:val="right"/>
      </w:pPr>
    </w:p>
    <w:p w:rsidR="00291AE9" w:rsidRDefault="00291AE9" w:rsidP="00291AE9">
      <w:r>
        <w:rPr>
          <w:b/>
          <w:bCs/>
          <w:u w:val="single"/>
        </w:rPr>
        <w:t>NOTA:</w:t>
      </w:r>
      <w:r>
        <w:t xml:space="preserve">            - Cyreles   en  su planta</w:t>
      </w:r>
    </w:p>
    <w:p w:rsidR="00291AE9" w:rsidRDefault="00291AE9" w:rsidP="00291AE9">
      <w:pPr>
        <w:pStyle w:val="Prrafodelista"/>
        <w:numPr>
          <w:ilvl w:val="0"/>
          <w:numId w:val="2"/>
        </w:numPr>
      </w:pPr>
      <w:r>
        <w:t xml:space="preserve"> Se envía  material.</w:t>
      </w:r>
    </w:p>
    <w:p w:rsidR="00291AE9" w:rsidRDefault="00291AE9" w:rsidP="00291AE9">
      <w:pPr>
        <w:pStyle w:val="Prrafodelista"/>
        <w:numPr>
          <w:ilvl w:val="0"/>
          <w:numId w:val="2"/>
        </w:numPr>
      </w:pPr>
      <w:r>
        <w:t>SE  APRUEBA  IMPRESIÓN.</w:t>
      </w:r>
    </w:p>
    <w:p w:rsidR="00291AE9" w:rsidRPr="00E62549" w:rsidRDefault="00291AE9" w:rsidP="00291AE9">
      <w:pPr>
        <w:pStyle w:val="Prrafodelista"/>
        <w:ind w:left="1500"/>
        <w:rPr>
          <w:b/>
          <w:sz w:val="28"/>
          <w:szCs w:val="28"/>
        </w:rPr>
      </w:pPr>
    </w:p>
    <w:p w:rsidR="00291AE9" w:rsidRDefault="00291AE9" w:rsidP="00291AE9"/>
    <w:p w:rsidR="00291AE9" w:rsidRDefault="00291AE9" w:rsidP="00291AE9"/>
    <w:p w:rsidR="00291AE9" w:rsidRDefault="00291AE9" w:rsidP="00291AE9">
      <w:r>
        <w:t>Agradezco la atención y colaboración prestada.</w:t>
      </w:r>
    </w:p>
    <w:p w:rsidR="00291AE9" w:rsidRDefault="00291AE9" w:rsidP="00291AE9"/>
    <w:p w:rsidR="00291AE9" w:rsidRDefault="00291AE9" w:rsidP="00291AE9"/>
    <w:p w:rsidR="00291AE9" w:rsidRDefault="00291AE9" w:rsidP="00291AE9">
      <w:r>
        <w:t>Cordialmente,</w:t>
      </w:r>
    </w:p>
    <w:p w:rsidR="00291AE9" w:rsidRDefault="00291AE9" w:rsidP="00291AE9"/>
    <w:p w:rsidR="00291AE9" w:rsidRPr="00F4077E" w:rsidRDefault="00291AE9" w:rsidP="00291AE9">
      <w:pPr>
        <w:rPr>
          <w:b/>
        </w:rPr>
      </w:pPr>
    </w:p>
    <w:p w:rsidR="00291AE9" w:rsidRDefault="00291AE9" w:rsidP="00291AE9"/>
    <w:p w:rsidR="00291AE9" w:rsidRDefault="00291AE9" w:rsidP="00291AE9">
      <w:r>
        <w:t>RICARDO CASAS ZAPATA</w:t>
      </w:r>
    </w:p>
    <w:p w:rsidR="00291AE9" w:rsidRDefault="00291AE9" w:rsidP="00291AE9">
      <w:r>
        <w:t>Director</w:t>
      </w:r>
    </w:p>
    <w:p w:rsidR="00291AE9" w:rsidRDefault="00291AE9" w:rsidP="0042659C">
      <w:pPr>
        <w:rPr>
          <w:b/>
        </w:rPr>
      </w:pPr>
    </w:p>
    <w:p w:rsidR="00661531" w:rsidRDefault="00661531" w:rsidP="0042659C">
      <w:pPr>
        <w:rPr>
          <w:b/>
        </w:rPr>
      </w:pPr>
    </w:p>
    <w:p w:rsidR="00661531" w:rsidRDefault="00661531" w:rsidP="00661531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661531" w:rsidRDefault="00661531" w:rsidP="00661531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661531" w:rsidRDefault="00661531" w:rsidP="00661531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661531" w:rsidRDefault="00661531" w:rsidP="00661531">
      <w:pPr>
        <w:rPr>
          <w:b/>
          <w:bCs/>
          <w:sz w:val="20"/>
        </w:rPr>
      </w:pPr>
      <w:r>
        <w:rPr>
          <w:b/>
          <w:bCs/>
          <w:sz w:val="20"/>
        </w:rPr>
        <w:t>TEL:  4 44 46 64  ITAGUI.</w:t>
      </w:r>
    </w:p>
    <w:p w:rsidR="00661531" w:rsidRDefault="00661531" w:rsidP="00661531">
      <w:pPr>
        <w:rPr>
          <w:b/>
          <w:bCs/>
        </w:rPr>
      </w:pPr>
    </w:p>
    <w:p w:rsidR="00661531" w:rsidRDefault="00661531" w:rsidP="00661531">
      <w:pPr>
        <w:rPr>
          <w:b/>
          <w:bCs/>
        </w:rPr>
      </w:pPr>
    </w:p>
    <w:p w:rsidR="00661531" w:rsidRDefault="00661531" w:rsidP="00661531">
      <w:pPr>
        <w:pStyle w:val="Ttulo1"/>
      </w:pPr>
      <w:r>
        <w:t>ORDEN DE TRABAJO        N°      08133</w:t>
      </w:r>
    </w:p>
    <w:p w:rsidR="00661531" w:rsidRDefault="00661531" w:rsidP="00661531"/>
    <w:p w:rsidR="00661531" w:rsidRDefault="00661531" w:rsidP="00661531">
      <w:r>
        <w:t>FECHA:</w:t>
      </w:r>
      <w:r>
        <w:tab/>
        <w:t>Medellín,  Marzo    07   de   2011</w:t>
      </w:r>
    </w:p>
    <w:p w:rsidR="00661531" w:rsidRDefault="00661531" w:rsidP="00661531">
      <w:r>
        <w:t>PARA:</w:t>
      </w:r>
      <w:r>
        <w:tab/>
      </w:r>
      <w:r>
        <w:tab/>
        <w:t>PLÁSTICOS DARMA</w:t>
      </w:r>
    </w:p>
    <w:p w:rsidR="00661531" w:rsidRDefault="00661531" w:rsidP="00661531">
      <w:r>
        <w:t>ATENCIÓN:</w:t>
      </w:r>
      <w:r>
        <w:tab/>
        <w:t>Sr. Darío Jaramillo</w:t>
      </w:r>
    </w:p>
    <w:p w:rsidR="00661531" w:rsidRDefault="00661531" w:rsidP="00661531">
      <w:r>
        <w:tab/>
      </w:r>
      <w:r>
        <w:tab/>
        <w:t>Gerente.</w:t>
      </w:r>
    </w:p>
    <w:p w:rsidR="00661531" w:rsidRDefault="00661531" w:rsidP="00661531"/>
    <w:p w:rsidR="00661531" w:rsidRDefault="00661531" w:rsidP="00661531">
      <w:r>
        <w:t>Apreciado Don Darío:</w:t>
      </w:r>
    </w:p>
    <w:p w:rsidR="00661531" w:rsidRDefault="00661531" w:rsidP="00661531"/>
    <w:p w:rsidR="00661531" w:rsidRDefault="00661531" w:rsidP="00661531">
      <w:r>
        <w:t>Con la presente estamos solicitando el siguiente material    :</w:t>
      </w:r>
    </w:p>
    <w:p w:rsidR="00661531" w:rsidRDefault="00661531" w:rsidP="00661531"/>
    <w:p w:rsidR="00661531" w:rsidRDefault="00661531" w:rsidP="00661531">
      <w:pPr>
        <w:rPr>
          <w:b/>
          <w:bCs/>
          <w:u w:val="single"/>
        </w:rPr>
      </w:pPr>
      <w:r>
        <w:rPr>
          <w:b/>
          <w:bCs/>
          <w:u w:val="single"/>
        </w:rPr>
        <w:t>IMPRESIÓN  :</w:t>
      </w:r>
    </w:p>
    <w:p w:rsidR="00661531" w:rsidRDefault="00661531" w:rsidP="00661531"/>
    <w:p w:rsidR="00661531" w:rsidRPr="00F97BC0" w:rsidRDefault="00661531" w:rsidP="00661531">
      <w:pPr>
        <w:rPr>
          <w:b/>
        </w:rPr>
      </w:pPr>
      <w:r>
        <w:t>MATERIAL:</w:t>
      </w:r>
      <w:r>
        <w:tab/>
      </w:r>
      <w:r>
        <w:tab/>
        <w:t xml:space="preserve">Tubular  de PP     </w:t>
      </w:r>
      <w:r>
        <w:rPr>
          <w:b/>
        </w:rPr>
        <w:t>35</w:t>
      </w:r>
      <w:r w:rsidRPr="00F97BC0">
        <w:rPr>
          <w:b/>
        </w:rPr>
        <w:t xml:space="preserve">  cms</w:t>
      </w:r>
    </w:p>
    <w:p w:rsidR="00661531" w:rsidRDefault="00661531" w:rsidP="00661531">
      <w:r>
        <w:t>CALIBRE:</w:t>
      </w:r>
      <w:r>
        <w:tab/>
      </w:r>
      <w:r>
        <w:tab/>
      </w:r>
      <w:r w:rsidRPr="00F97BC0">
        <w:rPr>
          <w:b/>
        </w:rPr>
        <w:t>1.</w:t>
      </w:r>
      <w:r>
        <w:t>4   ”</w:t>
      </w:r>
    </w:p>
    <w:p w:rsidR="00661531" w:rsidRDefault="00661531" w:rsidP="00661531">
      <w:r>
        <w:t>CANTIDAD:</w:t>
      </w:r>
      <w:r>
        <w:tab/>
      </w:r>
      <w:r>
        <w:tab/>
        <w:t>120    Kg</w:t>
      </w:r>
    </w:p>
    <w:p w:rsidR="00661531" w:rsidRDefault="00661531" w:rsidP="00661531">
      <w:r>
        <w:t>REFERENCIA:</w:t>
      </w:r>
      <w:r>
        <w:tab/>
      </w:r>
      <w:r>
        <w:rPr>
          <w:b/>
        </w:rPr>
        <w:t>PAN DE  YUCA  VIENESA</w:t>
      </w:r>
    </w:p>
    <w:p w:rsidR="00661531" w:rsidRDefault="00661531" w:rsidP="00661531">
      <w:r>
        <w:t>REPETICIÓN:</w:t>
      </w:r>
      <w:r>
        <w:tab/>
        <w:t>16   Cms.</w:t>
      </w:r>
    </w:p>
    <w:p w:rsidR="00661531" w:rsidRDefault="00661531" w:rsidP="00661531">
      <w:r>
        <w:t>RODILLO  :               32</w:t>
      </w:r>
    </w:p>
    <w:p w:rsidR="00661531" w:rsidRDefault="00661531" w:rsidP="00661531">
      <w:r>
        <w:t>IMPRESIÓN:</w:t>
      </w:r>
      <w:r>
        <w:tab/>
      </w:r>
      <w:r>
        <w:tab/>
        <w:t xml:space="preserve">2 Caras   </w:t>
      </w:r>
    </w:p>
    <w:p w:rsidR="00661531" w:rsidRDefault="00661531" w:rsidP="00661531">
      <w:r>
        <w:t>COLORES:</w:t>
      </w:r>
      <w:r>
        <w:tab/>
      </w:r>
      <w:r>
        <w:tab/>
        <w:t>4  (SEGÚN  MUESTRA )</w:t>
      </w:r>
    </w:p>
    <w:p w:rsidR="00661531" w:rsidRDefault="00661531" w:rsidP="00661531">
      <w:r>
        <w:t>BOLSA:</w:t>
      </w:r>
      <w:r>
        <w:tab/>
      </w:r>
      <w:r>
        <w:tab/>
        <w:t xml:space="preserve">16  X   35    cms   </w:t>
      </w:r>
    </w:p>
    <w:p w:rsidR="00661531" w:rsidRDefault="00661531" w:rsidP="00661531">
      <w:r>
        <w:t>SELLADO :</w:t>
      </w:r>
      <w:r>
        <w:tab/>
      </w:r>
      <w:r>
        <w:tab/>
        <w:t>Lateral</w:t>
      </w:r>
    </w:p>
    <w:p w:rsidR="00661531" w:rsidRDefault="00661531" w:rsidP="00661531"/>
    <w:p w:rsidR="00661531" w:rsidRDefault="00661531" w:rsidP="00661531"/>
    <w:p w:rsidR="00661531" w:rsidRDefault="00661531" w:rsidP="00661531"/>
    <w:p w:rsidR="00661531" w:rsidRDefault="00661531" w:rsidP="00661531">
      <w:r>
        <w:rPr>
          <w:b/>
          <w:bCs/>
          <w:u w:val="single"/>
        </w:rPr>
        <w:t>NOTA:</w:t>
      </w:r>
      <w:r>
        <w:t xml:space="preserve">  - Se  envía muestra física para los tonos y alturas  de impresión.</w:t>
      </w:r>
    </w:p>
    <w:p w:rsidR="00661531" w:rsidRDefault="00661531" w:rsidP="00661531">
      <w:r>
        <w:tab/>
        <w:t xml:space="preserve">    </w:t>
      </w:r>
    </w:p>
    <w:p w:rsidR="00661531" w:rsidRDefault="00661531" w:rsidP="00661531">
      <w:r>
        <w:tab/>
        <w:t xml:space="preserve">   -   cyreles en su planta</w:t>
      </w:r>
    </w:p>
    <w:p w:rsidR="00661531" w:rsidRDefault="00661531" w:rsidP="00661531"/>
    <w:p w:rsidR="00661531" w:rsidRDefault="00661531" w:rsidP="00661531"/>
    <w:p w:rsidR="00661531" w:rsidRDefault="00661531" w:rsidP="00661531"/>
    <w:p w:rsidR="00661531" w:rsidRDefault="00661531" w:rsidP="00661531">
      <w:r>
        <w:t>Agradezco la atención y colaboración prestada.</w:t>
      </w:r>
    </w:p>
    <w:p w:rsidR="00661531" w:rsidRDefault="00661531" w:rsidP="00661531"/>
    <w:p w:rsidR="00661531" w:rsidRDefault="00661531" w:rsidP="00661531"/>
    <w:p w:rsidR="00661531" w:rsidRDefault="00661531" w:rsidP="00661531"/>
    <w:p w:rsidR="00661531" w:rsidRDefault="00661531" w:rsidP="00661531">
      <w:r>
        <w:t>Cordialmente,</w:t>
      </w:r>
    </w:p>
    <w:p w:rsidR="00661531" w:rsidRDefault="00661531" w:rsidP="00661531"/>
    <w:p w:rsidR="00661531" w:rsidRDefault="00661531" w:rsidP="00661531"/>
    <w:p w:rsidR="00661531" w:rsidRDefault="00661531" w:rsidP="00661531">
      <w:r>
        <w:t>RICARDO CASAS ZAPATA</w:t>
      </w:r>
    </w:p>
    <w:p w:rsidR="00661531" w:rsidRDefault="00661531" w:rsidP="00661531">
      <w:r>
        <w:t>Director.</w:t>
      </w:r>
    </w:p>
    <w:p w:rsidR="00661531" w:rsidRDefault="00661531" w:rsidP="0042659C">
      <w:pPr>
        <w:rPr>
          <w:b/>
        </w:rPr>
      </w:pPr>
    </w:p>
    <w:p w:rsidR="00BA3985" w:rsidRDefault="00BA3985" w:rsidP="0042659C">
      <w:pPr>
        <w:rPr>
          <w:b/>
        </w:rPr>
      </w:pPr>
    </w:p>
    <w:p w:rsidR="00BA3985" w:rsidRDefault="00BA3985" w:rsidP="0042659C">
      <w:pPr>
        <w:rPr>
          <w:b/>
        </w:rPr>
      </w:pPr>
    </w:p>
    <w:p w:rsidR="00BA3985" w:rsidRDefault="00BA3985" w:rsidP="0042659C">
      <w:pPr>
        <w:rPr>
          <w:b/>
        </w:rPr>
      </w:pPr>
    </w:p>
    <w:p w:rsidR="00BA3985" w:rsidRDefault="00BA3985" w:rsidP="00BA3985">
      <w:pPr>
        <w:rPr>
          <w:b/>
        </w:rPr>
      </w:pPr>
    </w:p>
    <w:p w:rsidR="00BA3985" w:rsidRDefault="00BA3985" w:rsidP="00BA3985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BA3985" w:rsidRDefault="00BA3985" w:rsidP="00BA3985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BA3985" w:rsidRDefault="00BA3985" w:rsidP="00BA3985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BA3985" w:rsidRDefault="00BA3985" w:rsidP="00BA3985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BA3985" w:rsidRDefault="00BA3985" w:rsidP="00BA3985">
      <w:pPr>
        <w:rPr>
          <w:b/>
          <w:bCs/>
        </w:rPr>
      </w:pPr>
    </w:p>
    <w:p w:rsidR="00BA3985" w:rsidRDefault="00BA3985" w:rsidP="00BA3985">
      <w:pPr>
        <w:pStyle w:val="Ttulo1"/>
      </w:pPr>
    </w:p>
    <w:p w:rsidR="00BA3985" w:rsidRDefault="00BA3985" w:rsidP="00BA3985">
      <w:pPr>
        <w:pStyle w:val="Ttulo1"/>
      </w:pPr>
      <w:r>
        <w:t>ORDEN DE TRABAJO  N °      08125</w:t>
      </w:r>
    </w:p>
    <w:p w:rsidR="00BA3985" w:rsidRDefault="00BA3985" w:rsidP="00BA3985"/>
    <w:p w:rsidR="00BA3985" w:rsidRDefault="00BA3985" w:rsidP="00BA3985">
      <w:r>
        <w:t>FECHA:</w:t>
      </w:r>
      <w:r>
        <w:tab/>
        <w:t>Medellín, Marzo  07   de   2011</w:t>
      </w:r>
    </w:p>
    <w:p w:rsidR="00BA3985" w:rsidRDefault="00BA3985" w:rsidP="00BA3985">
      <w:r>
        <w:t>PARA:</w:t>
      </w:r>
      <w:r>
        <w:tab/>
      </w:r>
      <w:r>
        <w:tab/>
        <w:t>PLÁSTICOS DARMA</w:t>
      </w:r>
    </w:p>
    <w:p w:rsidR="00BA3985" w:rsidRDefault="00BA3985" w:rsidP="00BA3985">
      <w:r>
        <w:t>ATENCIÓN:</w:t>
      </w:r>
      <w:r>
        <w:tab/>
        <w:t>Sr. Darío Jaramillo</w:t>
      </w:r>
    </w:p>
    <w:p w:rsidR="00BA3985" w:rsidRDefault="00BA3985" w:rsidP="00BA3985">
      <w:r>
        <w:tab/>
      </w:r>
      <w:r>
        <w:tab/>
        <w:t>Gerente.</w:t>
      </w:r>
    </w:p>
    <w:p w:rsidR="00BA3985" w:rsidRDefault="00BA3985" w:rsidP="00BA3985"/>
    <w:p w:rsidR="00BA3985" w:rsidRDefault="00BA3985" w:rsidP="00BA3985">
      <w:r>
        <w:t>Apreciado Don Darío:</w:t>
      </w:r>
    </w:p>
    <w:p w:rsidR="00BA3985" w:rsidRDefault="00BA3985" w:rsidP="00BA3985"/>
    <w:p w:rsidR="00BA3985" w:rsidRDefault="00BA3985" w:rsidP="00BA3985">
      <w:r>
        <w:t>Con la presente estamos solicitando el siguiente servicio de  IMPRESIÓN  :</w:t>
      </w:r>
    </w:p>
    <w:p w:rsidR="00BA3985" w:rsidRDefault="00BA3985" w:rsidP="00BA3985"/>
    <w:p w:rsidR="00BA3985" w:rsidRDefault="00BA3985" w:rsidP="00BA3985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BA3985" w:rsidRDefault="00BA3985" w:rsidP="00BA3985">
      <w:r>
        <w:t xml:space="preserve">MATERIAL   :           Polipropileno   Lamina   de   </w:t>
      </w:r>
      <w:r>
        <w:rPr>
          <w:b/>
        </w:rPr>
        <w:t>50</w:t>
      </w:r>
      <w:r>
        <w:t xml:space="preserve">    cms</w:t>
      </w:r>
    </w:p>
    <w:p w:rsidR="00BA3985" w:rsidRDefault="00BA3985" w:rsidP="00BA3985">
      <w:r>
        <w:t>CLIBRE      :               2.4  ”</w:t>
      </w:r>
    </w:p>
    <w:p w:rsidR="00BA3985" w:rsidRPr="00AD5DCF" w:rsidRDefault="00BA3985" w:rsidP="00BA3985">
      <w:pPr>
        <w:rPr>
          <w:b/>
        </w:rPr>
      </w:pPr>
      <w:r>
        <w:t>REFERENCIA:</w:t>
      </w:r>
      <w:r>
        <w:tab/>
      </w:r>
      <w:r>
        <w:rPr>
          <w:b/>
        </w:rPr>
        <w:t>GEORDI   HOMBRE</w:t>
      </w:r>
    </w:p>
    <w:p w:rsidR="00BA3985" w:rsidRDefault="00BA3985" w:rsidP="00BA3985">
      <w:r>
        <w:t>CANTIDAD    :          400   Kg</w:t>
      </w:r>
    </w:p>
    <w:p w:rsidR="00BA3985" w:rsidRDefault="00BA3985" w:rsidP="00BA3985">
      <w:r>
        <w:t>COLORES:</w:t>
      </w:r>
      <w:r>
        <w:tab/>
      </w:r>
      <w:r>
        <w:tab/>
        <w:t>3  ( Según  arte )</w:t>
      </w:r>
    </w:p>
    <w:p w:rsidR="00BA3985" w:rsidRDefault="00BA3985" w:rsidP="00BA3985">
      <w:r>
        <w:t>CARAS:</w:t>
      </w:r>
      <w:r>
        <w:tab/>
      </w:r>
      <w:r>
        <w:tab/>
        <w:t xml:space="preserve">2 </w:t>
      </w:r>
    </w:p>
    <w:p w:rsidR="00BA3985" w:rsidRDefault="00BA3985" w:rsidP="00BA3985">
      <w:r>
        <w:t>REPETICIÓN:</w:t>
      </w:r>
      <w:r>
        <w:tab/>
        <w:t>28</w:t>
      </w:r>
    </w:p>
    <w:p w:rsidR="00BA3985" w:rsidRPr="007E24E2" w:rsidRDefault="00BA3985" w:rsidP="00BA3985">
      <w:pPr>
        <w:rPr>
          <w:b/>
        </w:rPr>
      </w:pPr>
      <w:r>
        <w:t>RODILLO:</w:t>
      </w:r>
      <w:r>
        <w:tab/>
      </w:r>
      <w:r>
        <w:tab/>
      </w:r>
      <w:r>
        <w:rPr>
          <w:b/>
        </w:rPr>
        <w:t>56</w:t>
      </w:r>
    </w:p>
    <w:p w:rsidR="00BA3985" w:rsidRDefault="00BA3985" w:rsidP="00BA3985">
      <w:r>
        <w:t>BOLSA:</w:t>
      </w:r>
      <w:r>
        <w:tab/>
      </w:r>
      <w:r>
        <w:tab/>
        <w:t>22.5 + 5 X 28    cms   de  Solapa Interna. Con Gancho</w:t>
      </w:r>
    </w:p>
    <w:p w:rsidR="00BA3985" w:rsidRDefault="00BA3985" w:rsidP="00BA3985">
      <w:r>
        <w:t>SELLADO:</w:t>
      </w:r>
      <w:r>
        <w:tab/>
      </w:r>
      <w:r>
        <w:tab/>
        <w:t>Para selle lateral.</w:t>
      </w:r>
    </w:p>
    <w:p w:rsidR="00BA3985" w:rsidRDefault="00BA3985" w:rsidP="00BA3985"/>
    <w:p w:rsidR="00BA3985" w:rsidRDefault="00BA3985" w:rsidP="00BA3985"/>
    <w:p w:rsidR="00BA3985" w:rsidRDefault="00BA3985" w:rsidP="00BA3985">
      <w:r>
        <w:rPr>
          <w:b/>
          <w:bCs/>
          <w:u w:val="single"/>
        </w:rPr>
        <w:t>NOTA:</w:t>
      </w:r>
      <w:r>
        <w:t xml:space="preserve">  *   Los cyreles se envian</w:t>
      </w:r>
    </w:p>
    <w:p w:rsidR="00BA3985" w:rsidRDefault="00BA3985" w:rsidP="00BA3985">
      <w:pPr>
        <w:numPr>
          <w:ilvl w:val="0"/>
          <w:numId w:val="1"/>
        </w:numPr>
      </w:pPr>
      <w:r>
        <w:t>Se envían muestra   para tonos y alturas</w:t>
      </w:r>
    </w:p>
    <w:p w:rsidR="00BA3985" w:rsidRPr="002F17AC" w:rsidRDefault="00BA3985" w:rsidP="00BA3985">
      <w:pPr>
        <w:numPr>
          <w:ilvl w:val="0"/>
          <w:numId w:val="2"/>
        </w:numPr>
      </w:pPr>
      <w:r>
        <w:t xml:space="preserve">Se  envía el material de PP </w:t>
      </w:r>
      <w:r>
        <w:rPr>
          <w:b/>
        </w:rPr>
        <w:t xml:space="preserve">de  50 </w:t>
      </w:r>
      <w:r w:rsidRPr="00AD5DCF">
        <w:rPr>
          <w:b/>
        </w:rPr>
        <w:t xml:space="preserve">  cms</w:t>
      </w:r>
    </w:p>
    <w:p w:rsidR="00BA3985" w:rsidRPr="00491829" w:rsidRDefault="00BA3985" w:rsidP="00BA3985">
      <w:pPr>
        <w:numPr>
          <w:ilvl w:val="0"/>
          <w:numId w:val="2"/>
        </w:numPr>
      </w:pPr>
      <w:r>
        <w:rPr>
          <w:b/>
        </w:rPr>
        <w:t>DISEÑO  NUEVO</w:t>
      </w:r>
    </w:p>
    <w:p w:rsidR="00BA3985" w:rsidRPr="00150D1A" w:rsidRDefault="00491829" w:rsidP="00BA3985">
      <w:pPr>
        <w:numPr>
          <w:ilvl w:val="0"/>
          <w:numId w:val="2"/>
        </w:numPr>
      </w:pPr>
      <w:r w:rsidRPr="00491829">
        <w:rPr>
          <w:b/>
        </w:rPr>
        <w:t>SE APRUEBA IMPRESION</w:t>
      </w:r>
    </w:p>
    <w:p w:rsidR="00BA3985" w:rsidRDefault="00BA3985" w:rsidP="00BA3985">
      <w:pPr>
        <w:ind w:left="885"/>
      </w:pPr>
    </w:p>
    <w:p w:rsidR="00BA3985" w:rsidRDefault="00BA3985" w:rsidP="00BA3985">
      <w:pPr>
        <w:ind w:left="885"/>
      </w:pPr>
    </w:p>
    <w:p w:rsidR="00BA3985" w:rsidRDefault="00BA3985" w:rsidP="00BA3985">
      <w:r>
        <w:t>Agradezco la atención y colaboración prestada.</w:t>
      </w:r>
    </w:p>
    <w:p w:rsidR="00BA3985" w:rsidRDefault="00BA3985" w:rsidP="00BA3985"/>
    <w:p w:rsidR="00BA3985" w:rsidRDefault="00BA3985" w:rsidP="00BA3985"/>
    <w:p w:rsidR="00BA3985" w:rsidRDefault="00BA3985" w:rsidP="00BA3985">
      <w:r>
        <w:t>Cordialmente,</w:t>
      </w:r>
    </w:p>
    <w:p w:rsidR="00BA3985" w:rsidRDefault="00BA3985" w:rsidP="00BA3985"/>
    <w:p w:rsidR="00BA3985" w:rsidRDefault="00BA3985" w:rsidP="00BA3985"/>
    <w:p w:rsidR="00BA3985" w:rsidRDefault="00BA3985" w:rsidP="00BA3985"/>
    <w:p w:rsidR="00BA3985" w:rsidRDefault="00BA3985" w:rsidP="00BA3985">
      <w:r>
        <w:t>RICARDO CASAS ZAPATA</w:t>
      </w:r>
    </w:p>
    <w:p w:rsidR="00BA3985" w:rsidRDefault="00BA3985" w:rsidP="00BA3985">
      <w:r>
        <w:t>Director</w:t>
      </w:r>
    </w:p>
    <w:p w:rsidR="00BA3985" w:rsidRDefault="00BA3985" w:rsidP="00BA3985">
      <w:pPr>
        <w:rPr>
          <w:b/>
        </w:rPr>
      </w:pPr>
    </w:p>
    <w:p w:rsidR="00BA3985" w:rsidRDefault="00BA3985" w:rsidP="0042659C">
      <w:pPr>
        <w:rPr>
          <w:b/>
        </w:rPr>
      </w:pPr>
    </w:p>
    <w:p w:rsidR="00BA3985" w:rsidRDefault="00BA3985" w:rsidP="0042659C">
      <w:pPr>
        <w:rPr>
          <w:b/>
        </w:rPr>
      </w:pPr>
    </w:p>
    <w:p w:rsidR="00A4514D" w:rsidRDefault="00A4514D" w:rsidP="0042659C">
      <w:pPr>
        <w:rPr>
          <w:b/>
        </w:rPr>
      </w:pPr>
    </w:p>
    <w:p w:rsidR="00A4514D" w:rsidRDefault="00A4514D" w:rsidP="00A4514D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A4514D" w:rsidRDefault="00A4514D" w:rsidP="00A4514D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A4514D" w:rsidRDefault="00A4514D" w:rsidP="00A4514D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A4514D" w:rsidRDefault="00A4514D" w:rsidP="00A4514D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A4514D" w:rsidRDefault="00A4514D" w:rsidP="00A4514D">
      <w:pPr>
        <w:rPr>
          <w:b/>
          <w:bCs/>
        </w:rPr>
      </w:pPr>
    </w:p>
    <w:p w:rsidR="00A4514D" w:rsidRDefault="00A4514D" w:rsidP="00A4514D">
      <w:pPr>
        <w:pStyle w:val="Ttulo1"/>
      </w:pPr>
    </w:p>
    <w:p w:rsidR="00A4514D" w:rsidRDefault="00A4514D" w:rsidP="00A4514D">
      <w:pPr>
        <w:pStyle w:val="Ttulo1"/>
      </w:pPr>
      <w:r>
        <w:t>ORDEN DE TRABAJO  N °      08126</w:t>
      </w:r>
    </w:p>
    <w:p w:rsidR="00A4514D" w:rsidRDefault="00A4514D" w:rsidP="00A4514D"/>
    <w:p w:rsidR="00A4514D" w:rsidRDefault="00A4514D" w:rsidP="00A4514D">
      <w:r>
        <w:t>FECHA:</w:t>
      </w:r>
      <w:r>
        <w:tab/>
        <w:t>Medellín,  Marzo  07   de   2011</w:t>
      </w:r>
    </w:p>
    <w:p w:rsidR="00A4514D" w:rsidRDefault="00A4514D" w:rsidP="00A4514D">
      <w:r>
        <w:t>PARA:</w:t>
      </w:r>
      <w:r>
        <w:tab/>
      </w:r>
      <w:r>
        <w:tab/>
        <w:t>PLÁSTICOS DARMA</w:t>
      </w:r>
    </w:p>
    <w:p w:rsidR="00A4514D" w:rsidRDefault="00A4514D" w:rsidP="00A4514D">
      <w:r>
        <w:t>ATENCIÓN:</w:t>
      </w:r>
      <w:r>
        <w:tab/>
        <w:t>Sr. Darío Jaramillo</w:t>
      </w:r>
    </w:p>
    <w:p w:rsidR="00A4514D" w:rsidRDefault="00A4514D" w:rsidP="00A4514D">
      <w:r>
        <w:tab/>
      </w:r>
      <w:r>
        <w:tab/>
        <w:t>Gerente.</w:t>
      </w:r>
    </w:p>
    <w:p w:rsidR="00A4514D" w:rsidRDefault="00A4514D" w:rsidP="00A4514D"/>
    <w:p w:rsidR="00A4514D" w:rsidRDefault="00A4514D" w:rsidP="00A4514D">
      <w:r>
        <w:t>Apreciado Don Darío:</w:t>
      </w:r>
    </w:p>
    <w:p w:rsidR="00A4514D" w:rsidRDefault="00A4514D" w:rsidP="00A4514D"/>
    <w:p w:rsidR="00A4514D" w:rsidRDefault="00A4514D" w:rsidP="00A4514D">
      <w:r>
        <w:t>Con la presente estamos solicitando el siguiente servicio de  IMPRESIÓN  :</w:t>
      </w:r>
    </w:p>
    <w:p w:rsidR="00A4514D" w:rsidRDefault="00A4514D" w:rsidP="00A4514D"/>
    <w:p w:rsidR="00A4514D" w:rsidRDefault="00A4514D" w:rsidP="00A4514D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A4514D" w:rsidRDefault="00A4514D" w:rsidP="00A4514D">
      <w:r>
        <w:t xml:space="preserve">MATERIAL   :           Polipropileno   Lamina   de   </w:t>
      </w:r>
      <w:r>
        <w:rPr>
          <w:b/>
        </w:rPr>
        <w:t>45</w:t>
      </w:r>
      <w:r>
        <w:t xml:space="preserve">    cms</w:t>
      </w:r>
    </w:p>
    <w:p w:rsidR="00A4514D" w:rsidRDefault="00A4514D" w:rsidP="00A4514D">
      <w:r>
        <w:t>CLIBRE      :               2.4  ”</w:t>
      </w:r>
    </w:p>
    <w:p w:rsidR="00A4514D" w:rsidRPr="00AD5DCF" w:rsidRDefault="00A4514D" w:rsidP="00A4514D">
      <w:pPr>
        <w:rPr>
          <w:b/>
        </w:rPr>
      </w:pPr>
      <w:r>
        <w:t>REFERENCIA:</w:t>
      </w:r>
      <w:r>
        <w:tab/>
      </w:r>
      <w:r>
        <w:rPr>
          <w:b/>
        </w:rPr>
        <w:t>GEORDI  GENERICO</w:t>
      </w:r>
    </w:p>
    <w:p w:rsidR="00A4514D" w:rsidRDefault="00A4514D" w:rsidP="00A4514D">
      <w:r>
        <w:t>CANTIDAD    :          100   Kg</w:t>
      </w:r>
    </w:p>
    <w:p w:rsidR="00A4514D" w:rsidRDefault="00A4514D" w:rsidP="00A4514D">
      <w:r>
        <w:t>COLORES:</w:t>
      </w:r>
      <w:r>
        <w:tab/>
      </w:r>
      <w:r>
        <w:tab/>
        <w:t>3  ( Según  arte )</w:t>
      </w:r>
    </w:p>
    <w:p w:rsidR="00A4514D" w:rsidRDefault="00A4514D" w:rsidP="00A4514D">
      <w:r>
        <w:t>CARAS:</w:t>
      </w:r>
      <w:r>
        <w:tab/>
      </w:r>
      <w:r>
        <w:tab/>
        <w:t xml:space="preserve">2 </w:t>
      </w:r>
    </w:p>
    <w:p w:rsidR="00A4514D" w:rsidRDefault="00A4514D" w:rsidP="00A4514D">
      <w:r>
        <w:t>REPETICIÓN:</w:t>
      </w:r>
      <w:r>
        <w:tab/>
        <w:t>19.5</w:t>
      </w:r>
    </w:p>
    <w:p w:rsidR="00A4514D" w:rsidRPr="007E24E2" w:rsidRDefault="00A4514D" w:rsidP="00A4514D">
      <w:pPr>
        <w:rPr>
          <w:b/>
        </w:rPr>
      </w:pPr>
      <w:r>
        <w:t>RODILLO:</w:t>
      </w:r>
      <w:r>
        <w:tab/>
      </w:r>
      <w:r>
        <w:tab/>
      </w:r>
      <w:r>
        <w:rPr>
          <w:b/>
        </w:rPr>
        <w:t>40</w:t>
      </w:r>
    </w:p>
    <w:p w:rsidR="00A4514D" w:rsidRDefault="00A4514D" w:rsidP="00A4514D">
      <w:r>
        <w:t>BOLSA:</w:t>
      </w:r>
      <w:r>
        <w:tab/>
      </w:r>
      <w:r>
        <w:tab/>
        <w:t>19.5 + 5 X 19.5    cms   de  Solapa Interna. Con Gancho</w:t>
      </w:r>
    </w:p>
    <w:p w:rsidR="00A4514D" w:rsidRDefault="00A4514D" w:rsidP="00A4514D">
      <w:r>
        <w:t>SELLADO:</w:t>
      </w:r>
      <w:r>
        <w:tab/>
      </w:r>
      <w:r>
        <w:tab/>
        <w:t>Para selle lateral.</w:t>
      </w:r>
    </w:p>
    <w:p w:rsidR="00A4514D" w:rsidRDefault="00A4514D" w:rsidP="00A4514D"/>
    <w:p w:rsidR="00A4514D" w:rsidRDefault="00A4514D" w:rsidP="00A4514D"/>
    <w:p w:rsidR="00A4514D" w:rsidRPr="00FC5F19" w:rsidRDefault="00A4514D" w:rsidP="00A4514D">
      <w:pPr>
        <w:rPr>
          <w:b/>
        </w:rPr>
      </w:pPr>
      <w:r>
        <w:rPr>
          <w:b/>
          <w:bCs/>
          <w:u w:val="single"/>
        </w:rPr>
        <w:t>NOTA:</w:t>
      </w:r>
      <w:r>
        <w:t xml:space="preserve">  *   </w:t>
      </w:r>
      <w:r w:rsidRPr="00FC5F19">
        <w:rPr>
          <w:b/>
        </w:rPr>
        <w:t>Los cyreles  los envía   GRAFIFLEX</w:t>
      </w:r>
    </w:p>
    <w:p w:rsidR="00A4514D" w:rsidRDefault="00A4514D" w:rsidP="00A4514D">
      <w:pPr>
        <w:numPr>
          <w:ilvl w:val="0"/>
          <w:numId w:val="1"/>
        </w:numPr>
      </w:pPr>
      <w:r>
        <w:t>Se envían muestra   para tonos y alturas</w:t>
      </w:r>
    </w:p>
    <w:p w:rsidR="00A4514D" w:rsidRPr="00146E99" w:rsidRDefault="00A4514D" w:rsidP="00A4514D">
      <w:pPr>
        <w:numPr>
          <w:ilvl w:val="0"/>
          <w:numId w:val="2"/>
        </w:numPr>
      </w:pPr>
      <w:r>
        <w:t xml:space="preserve">Se  envía el material de PP </w:t>
      </w:r>
      <w:r>
        <w:rPr>
          <w:b/>
        </w:rPr>
        <w:t xml:space="preserve">de  45 </w:t>
      </w:r>
      <w:r w:rsidRPr="00AD5DCF">
        <w:rPr>
          <w:b/>
        </w:rPr>
        <w:t xml:space="preserve">  cms</w:t>
      </w:r>
    </w:p>
    <w:p w:rsidR="00A4514D" w:rsidRPr="00150D1A" w:rsidRDefault="00A4514D" w:rsidP="00A4514D">
      <w:pPr>
        <w:ind w:left="1860"/>
      </w:pPr>
    </w:p>
    <w:p w:rsidR="00A4514D" w:rsidRDefault="00A4514D" w:rsidP="00A4514D">
      <w:pPr>
        <w:ind w:left="885"/>
      </w:pPr>
    </w:p>
    <w:p w:rsidR="00A4514D" w:rsidRDefault="00A4514D" w:rsidP="00A4514D">
      <w:pPr>
        <w:ind w:left="885"/>
      </w:pPr>
    </w:p>
    <w:p w:rsidR="00A4514D" w:rsidRDefault="00A4514D" w:rsidP="00A4514D">
      <w:r>
        <w:t>Agradezco la atención y colaboración prestada.</w:t>
      </w:r>
    </w:p>
    <w:p w:rsidR="00A4514D" w:rsidRDefault="00A4514D" w:rsidP="00A4514D"/>
    <w:p w:rsidR="00A4514D" w:rsidRDefault="00A4514D" w:rsidP="00A4514D"/>
    <w:p w:rsidR="00A4514D" w:rsidRDefault="00A4514D" w:rsidP="00A4514D">
      <w:r>
        <w:t>Cordialmente,</w:t>
      </w:r>
    </w:p>
    <w:p w:rsidR="00A4514D" w:rsidRDefault="00A4514D" w:rsidP="00A4514D"/>
    <w:p w:rsidR="00A4514D" w:rsidRDefault="00A4514D" w:rsidP="00A4514D"/>
    <w:p w:rsidR="00A4514D" w:rsidRDefault="00A4514D" w:rsidP="00A4514D"/>
    <w:p w:rsidR="00A4514D" w:rsidRDefault="00A4514D" w:rsidP="00A4514D">
      <w:r>
        <w:t>RICARDO CASAS ZAPATA</w:t>
      </w:r>
    </w:p>
    <w:p w:rsidR="00A4514D" w:rsidRDefault="00A4514D" w:rsidP="00A4514D">
      <w:r>
        <w:t>Director</w:t>
      </w:r>
    </w:p>
    <w:p w:rsidR="00A4514D" w:rsidRDefault="00A4514D" w:rsidP="00A4514D"/>
    <w:p w:rsidR="00A4514D" w:rsidRDefault="00A4514D" w:rsidP="00A4514D"/>
    <w:p w:rsidR="00A4514D" w:rsidRDefault="00A4514D" w:rsidP="00A4514D"/>
    <w:p w:rsidR="00A4514D" w:rsidRDefault="00A4514D" w:rsidP="00A4514D"/>
    <w:p w:rsidR="00A4514D" w:rsidRDefault="00A4514D" w:rsidP="0042659C">
      <w:pPr>
        <w:rPr>
          <w:b/>
        </w:rPr>
      </w:pPr>
    </w:p>
    <w:p w:rsidR="001A1A4D" w:rsidRDefault="001A1A4D" w:rsidP="0042659C">
      <w:pPr>
        <w:rPr>
          <w:b/>
        </w:rPr>
      </w:pPr>
    </w:p>
    <w:p w:rsidR="001A1A4D" w:rsidRDefault="001A1A4D" w:rsidP="001A1A4D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1A1A4D" w:rsidRDefault="001A1A4D" w:rsidP="001A1A4D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1A1A4D" w:rsidRDefault="001A1A4D" w:rsidP="001A1A4D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1A1A4D" w:rsidRDefault="001A1A4D" w:rsidP="001A1A4D">
      <w:pPr>
        <w:rPr>
          <w:b/>
          <w:bCs/>
          <w:sz w:val="20"/>
        </w:rPr>
      </w:pPr>
      <w:r>
        <w:rPr>
          <w:b/>
          <w:bCs/>
          <w:sz w:val="20"/>
        </w:rPr>
        <w:t>TEL:  4 44 46 64  ITAGUI.</w:t>
      </w:r>
    </w:p>
    <w:p w:rsidR="001A1A4D" w:rsidRDefault="001A1A4D" w:rsidP="001A1A4D">
      <w:pPr>
        <w:rPr>
          <w:b/>
          <w:bCs/>
        </w:rPr>
      </w:pPr>
    </w:p>
    <w:p w:rsidR="001A1A4D" w:rsidRDefault="001A1A4D" w:rsidP="001A1A4D">
      <w:pPr>
        <w:rPr>
          <w:b/>
          <w:bCs/>
        </w:rPr>
      </w:pPr>
    </w:p>
    <w:p w:rsidR="001A1A4D" w:rsidRDefault="001A1A4D" w:rsidP="001A1A4D">
      <w:pPr>
        <w:pStyle w:val="Ttulo1"/>
      </w:pPr>
      <w:r>
        <w:t>ORDEN DE TRABAJO        N°      08127</w:t>
      </w:r>
    </w:p>
    <w:p w:rsidR="001A1A4D" w:rsidRDefault="001A1A4D" w:rsidP="001A1A4D"/>
    <w:p w:rsidR="001A1A4D" w:rsidRDefault="001A1A4D" w:rsidP="001A1A4D">
      <w:r>
        <w:t>FECHA:</w:t>
      </w:r>
      <w:r>
        <w:tab/>
        <w:t>Medellín,  Marzo 07  de  2011</w:t>
      </w:r>
    </w:p>
    <w:p w:rsidR="001A1A4D" w:rsidRDefault="001A1A4D" w:rsidP="001A1A4D">
      <w:r>
        <w:t>PARA:</w:t>
      </w:r>
      <w:r>
        <w:tab/>
      </w:r>
      <w:r>
        <w:tab/>
        <w:t>PLÁSTICOS DARMA</w:t>
      </w:r>
    </w:p>
    <w:p w:rsidR="001A1A4D" w:rsidRDefault="001A1A4D" w:rsidP="001A1A4D">
      <w:r>
        <w:t>ATENCIÓN:</w:t>
      </w:r>
      <w:r>
        <w:tab/>
        <w:t>Sr. Darío Jaramillo</w:t>
      </w:r>
    </w:p>
    <w:p w:rsidR="001A1A4D" w:rsidRDefault="001A1A4D" w:rsidP="001A1A4D">
      <w:r>
        <w:tab/>
      </w:r>
      <w:r>
        <w:tab/>
        <w:t>Gerente.</w:t>
      </w:r>
    </w:p>
    <w:p w:rsidR="001A1A4D" w:rsidRDefault="001A1A4D" w:rsidP="001A1A4D"/>
    <w:p w:rsidR="001A1A4D" w:rsidRDefault="001A1A4D" w:rsidP="001A1A4D">
      <w:r>
        <w:t>Apreciado Don Darío:</w:t>
      </w:r>
    </w:p>
    <w:p w:rsidR="001A1A4D" w:rsidRDefault="001A1A4D" w:rsidP="001A1A4D"/>
    <w:p w:rsidR="001A1A4D" w:rsidRDefault="001A1A4D" w:rsidP="001A1A4D">
      <w:r>
        <w:t>Con la presente estamos solicitando el siguiente material    :</w:t>
      </w:r>
    </w:p>
    <w:p w:rsidR="001A1A4D" w:rsidRDefault="001A1A4D" w:rsidP="001A1A4D"/>
    <w:p w:rsidR="001A1A4D" w:rsidRDefault="001A1A4D" w:rsidP="001A1A4D">
      <w:pPr>
        <w:rPr>
          <w:b/>
          <w:bCs/>
          <w:u w:val="single"/>
        </w:rPr>
      </w:pPr>
      <w:r>
        <w:rPr>
          <w:b/>
          <w:bCs/>
          <w:u w:val="single"/>
        </w:rPr>
        <w:t>IMPRESIÓN  :</w:t>
      </w:r>
    </w:p>
    <w:p w:rsidR="001A1A4D" w:rsidRDefault="001A1A4D" w:rsidP="001A1A4D"/>
    <w:p w:rsidR="001A1A4D" w:rsidRDefault="001A1A4D" w:rsidP="001A1A4D">
      <w:r>
        <w:t>MATERIAL:</w:t>
      </w:r>
      <w:r>
        <w:tab/>
      </w:r>
      <w:r>
        <w:tab/>
        <w:t>P.P  Lamina    48   cms</w:t>
      </w:r>
    </w:p>
    <w:p w:rsidR="001A1A4D" w:rsidRDefault="001A1A4D" w:rsidP="001A1A4D">
      <w:r>
        <w:t>CALIBRE:</w:t>
      </w:r>
      <w:r>
        <w:tab/>
      </w:r>
      <w:r>
        <w:tab/>
        <w:t>2.0  ”</w:t>
      </w:r>
    </w:p>
    <w:p w:rsidR="001A1A4D" w:rsidRDefault="001A1A4D" w:rsidP="001A1A4D">
      <w:r>
        <w:t>CANTIDAD:</w:t>
      </w:r>
      <w:r>
        <w:tab/>
      </w:r>
      <w:r>
        <w:tab/>
        <w:t>60    Kg</w:t>
      </w:r>
    </w:p>
    <w:p w:rsidR="001A1A4D" w:rsidRDefault="001A1A4D" w:rsidP="001A1A4D">
      <w:r>
        <w:t>REFERENCIA:</w:t>
      </w:r>
      <w:r>
        <w:tab/>
      </w:r>
      <w:r>
        <w:rPr>
          <w:b/>
        </w:rPr>
        <w:t>BOCADILLOS   DON JOSE</w:t>
      </w:r>
    </w:p>
    <w:p w:rsidR="001A1A4D" w:rsidRDefault="001A1A4D" w:rsidP="001A1A4D">
      <w:r>
        <w:t>REPETICIÓN:</w:t>
      </w:r>
      <w:r>
        <w:tab/>
        <w:t>15   Cms.</w:t>
      </w:r>
    </w:p>
    <w:p w:rsidR="001A1A4D" w:rsidRDefault="001A1A4D" w:rsidP="001A1A4D">
      <w:r>
        <w:t>RODILLO  :               30</w:t>
      </w:r>
    </w:p>
    <w:p w:rsidR="001A1A4D" w:rsidRDefault="001A1A4D" w:rsidP="001A1A4D">
      <w:r>
        <w:t>IMPRESIÓN:</w:t>
      </w:r>
      <w:r>
        <w:tab/>
      </w:r>
      <w:r>
        <w:tab/>
        <w:t xml:space="preserve">2 Caras  </w:t>
      </w:r>
    </w:p>
    <w:p w:rsidR="001A1A4D" w:rsidRDefault="001A1A4D" w:rsidP="001A1A4D">
      <w:r>
        <w:t>COLORES:</w:t>
      </w:r>
      <w:r>
        <w:tab/>
      </w:r>
      <w:r>
        <w:tab/>
        <w:t>4  (SEGÚN  MUESTRA )</w:t>
      </w:r>
    </w:p>
    <w:p w:rsidR="001A1A4D" w:rsidRDefault="001A1A4D" w:rsidP="001A1A4D">
      <w:r>
        <w:t>BOLSA:</w:t>
      </w:r>
      <w:r>
        <w:tab/>
      </w:r>
      <w:r>
        <w:tab/>
        <w:t xml:space="preserve">15  X  24    cms   </w:t>
      </w:r>
    </w:p>
    <w:p w:rsidR="001A1A4D" w:rsidRDefault="001A1A4D" w:rsidP="001A1A4D">
      <w:r>
        <w:t>SELLADO :</w:t>
      </w:r>
      <w:r>
        <w:tab/>
      </w:r>
      <w:r>
        <w:tab/>
        <w:t>Lateral</w:t>
      </w:r>
    </w:p>
    <w:p w:rsidR="001A1A4D" w:rsidRDefault="001A1A4D" w:rsidP="001A1A4D"/>
    <w:p w:rsidR="001A1A4D" w:rsidRDefault="001A1A4D" w:rsidP="001A1A4D"/>
    <w:p w:rsidR="001A1A4D" w:rsidRDefault="001A1A4D" w:rsidP="001A1A4D">
      <w:r>
        <w:rPr>
          <w:b/>
          <w:bCs/>
          <w:u w:val="single"/>
        </w:rPr>
        <w:t>NOTA:</w:t>
      </w:r>
      <w:r>
        <w:t xml:space="preserve">  - Se  envía muestra física para los tonos y alturas  de impresión.</w:t>
      </w:r>
    </w:p>
    <w:p w:rsidR="001A1A4D" w:rsidRDefault="001A1A4D" w:rsidP="001A1A4D">
      <w:pPr>
        <w:numPr>
          <w:ilvl w:val="0"/>
          <w:numId w:val="18"/>
        </w:numPr>
      </w:pPr>
      <w:r>
        <w:t>Se aprueba Impresión</w:t>
      </w:r>
    </w:p>
    <w:p w:rsidR="001A1A4D" w:rsidRDefault="001A1A4D" w:rsidP="001A1A4D">
      <w:pPr>
        <w:numPr>
          <w:ilvl w:val="0"/>
          <w:numId w:val="18"/>
        </w:numPr>
      </w:pPr>
      <w:r>
        <w:t>Cyreles  en su  planta</w:t>
      </w:r>
    </w:p>
    <w:p w:rsidR="001A1A4D" w:rsidRDefault="001A1A4D" w:rsidP="001A1A4D"/>
    <w:p w:rsidR="001A1A4D" w:rsidRDefault="001A1A4D" w:rsidP="001A1A4D">
      <w:pPr>
        <w:ind w:left="1500"/>
        <w:rPr>
          <w:bCs/>
        </w:rPr>
      </w:pPr>
    </w:p>
    <w:p w:rsidR="001A1A4D" w:rsidRDefault="001A1A4D" w:rsidP="001A1A4D"/>
    <w:p w:rsidR="001A1A4D" w:rsidRDefault="001A1A4D" w:rsidP="001A1A4D">
      <w:r>
        <w:t>Agradezco la atención y colaboración prestada.</w:t>
      </w:r>
    </w:p>
    <w:p w:rsidR="001A1A4D" w:rsidRDefault="001A1A4D" w:rsidP="001A1A4D"/>
    <w:p w:rsidR="001A1A4D" w:rsidRDefault="001A1A4D" w:rsidP="001A1A4D"/>
    <w:p w:rsidR="001A1A4D" w:rsidRDefault="001A1A4D" w:rsidP="001A1A4D"/>
    <w:p w:rsidR="001A1A4D" w:rsidRDefault="001A1A4D" w:rsidP="001A1A4D"/>
    <w:p w:rsidR="001A1A4D" w:rsidRDefault="001A1A4D" w:rsidP="001A1A4D">
      <w:r>
        <w:t>Cordialmente,</w:t>
      </w:r>
    </w:p>
    <w:p w:rsidR="001A1A4D" w:rsidRDefault="001A1A4D" w:rsidP="001A1A4D"/>
    <w:p w:rsidR="001A1A4D" w:rsidRDefault="001A1A4D" w:rsidP="001A1A4D"/>
    <w:p w:rsidR="001A1A4D" w:rsidRDefault="001A1A4D" w:rsidP="001A1A4D">
      <w:r>
        <w:t>RICARDO CASAS ZAPATA</w:t>
      </w:r>
    </w:p>
    <w:p w:rsidR="001A1A4D" w:rsidRDefault="001A1A4D" w:rsidP="001A1A4D">
      <w:r>
        <w:t>Director.</w:t>
      </w:r>
    </w:p>
    <w:p w:rsidR="001A1A4D" w:rsidRDefault="001A1A4D" w:rsidP="001A1A4D"/>
    <w:p w:rsidR="001A1A4D" w:rsidRDefault="001A1A4D" w:rsidP="0042659C">
      <w:pPr>
        <w:rPr>
          <w:b/>
        </w:rPr>
      </w:pPr>
    </w:p>
    <w:p w:rsidR="00580513" w:rsidRDefault="00580513" w:rsidP="0042659C">
      <w:pPr>
        <w:rPr>
          <w:b/>
        </w:rPr>
      </w:pPr>
    </w:p>
    <w:p w:rsidR="00580513" w:rsidRDefault="00580513" w:rsidP="0042659C">
      <w:pPr>
        <w:rPr>
          <w:b/>
        </w:rPr>
      </w:pPr>
    </w:p>
    <w:p w:rsidR="00580513" w:rsidRDefault="00580513" w:rsidP="00580513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580513" w:rsidRDefault="00580513" w:rsidP="00580513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580513" w:rsidRDefault="00580513" w:rsidP="00580513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580513" w:rsidRDefault="00580513" w:rsidP="00580513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580513" w:rsidRDefault="00580513" w:rsidP="00580513">
      <w:pPr>
        <w:rPr>
          <w:b/>
          <w:bCs/>
        </w:rPr>
      </w:pPr>
    </w:p>
    <w:p w:rsidR="00580513" w:rsidRDefault="00580513" w:rsidP="00580513">
      <w:pPr>
        <w:pStyle w:val="Ttulo1"/>
      </w:pPr>
    </w:p>
    <w:p w:rsidR="00580513" w:rsidRDefault="00580513" w:rsidP="00580513">
      <w:pPr>
        <w:pStyle w:val="Ttulo1"/>
      </w:pPr>
      <w:r>
        <w:t>ORDEN DE TRABAJO  N °      08169</w:t>
      </w:r>
    </w:p>
    <w:p w:rsidR="00580513" w:rsidRDefault="00580513" w:rsidP="00580513"/>
    <w:p w:rsidR="00580513" w:rsidRDefault="00580513" w:rsidP="00580513">
      <w:r>
        <w:t>FECHA:</w:t>
      </w:r>
      <w:r>
        <w:tab/>
        <w:t>Medellín, Marzo  11   de   2011</w:t>
      </w:r>
    </w:p>
    <w:p w:rsidR="00580513" w:rsidRDefault="00580513" w:rsidP="00580513">
      <w:r>
        <w:t>PARA:</w:t>
      </w:r>
      <w:r>
        <w:tab/>
      </w:r>
      <w:r>
        <w:tab/>
        <w:t>PLÁSTICOS DARMA</w:t>
      </w:r>
    </w:p>
    <w:p w:rsidR="00580513" w:rsidRDefault="00580513" w:rsidP="00580513">
      <w:r>
        <w:t>ATENCIÓN:</w:t>
      </w:r>
      <w:r>
        <w:tab/>
        <w:t>Sr. Darío Jaramillo</w:t>
      </w:r>
    </w:p>
    <w:p w:rsidR="00580513" w:rsidRDefault="00580513" w:rsidP="00580513">
      <w:r>
        <w:tab/>
      </w:r>
      <w:r>
        <w:tab/>
        <w:t>Gerente.</w:t>
      </w:r>
    </w:p>
    <w:p w:rsidR="00580513" w:rsidRDefault="00580513" w:rsidP="00580513"/>
    <w:p w:rsidR="00580513" w:rsidRDefault="00580513" w:rsidP="00580513">
      <w:r>
        <w:t>Apreciado Don Darío:</w:t>
      </w:r>
    </w:p>
    <w:p w:rsidR="00580513" w:rsidRDefault="00580513" w:rsidP="00580513"/>
    <w:p w:rsidR="00580513" w:rsidRDefault="00580513" w:rsidP="00580513">
      <w:r>
        <w:t>Con la presente estamos solicitando el siguiente servicio de  IMPRESIÓN :</w:t>
      </w:r>
    </w:p>
    <w:p w:rsidR="00580513" w:rsidRDefault="00580513" w:rsidP="00580513"/>
    <w:p w:rsidR="00580513" w:rsidRDefault="00580513" w:rsidP="00580513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580513" w:rsidRDefault="00580513" w:rsidP="00580513">
      <w:r>
        <w:t>MATERIAL   :           Polipropileno Tubular   de  44     cms</w:t>
      </w:r>
    </w:p>
    <w:p w:rsidR="00580513" w:rsidRDefault="00580513" w:rsidP="00580513">
      <w:r>
        <w:t>CLIBRE      :               1.0 ”</w:t>
      </w:r>
    </w:p>
    <w:p w:rsidR="00580513" w:rsidRPr="004D5CEB" w:rsidRDefault="00580513" w:rsidP="00580513">
      <w:pPr>
        <w:rPr>
          <w:b/>
        </w:rPr>
      </w:pPr>
      <w:r>
        <w:t>REFERENCIA:</w:t>
      </w:r>
      <w:r>
        <w:tab/>
      </w:r>
      <w:r w:rsidRPr="004D5CEB">
        <w:rPr>
          <w:b/>
        </w:rPr>
        <w:t>CLUSTER  FANCY</w:t>
      </w:r>
    </w:p>
    <w:p w:rsidR="00580513" w:rsidRDefault="00EF01B0" w:rsidP="00580513">
      <w:r>
        <w:t>CANTIDAD    :          1.0</w:t>
      </w:r>
      <w:r w:rsidR="00580513">
        <w:t>00    Kg</w:t>
      </w:r>
    </w:p>
    <w:p w:rsidR="00580513" w:rsidRDefault="00580513" w:rsidP="00580513">
      <w:r>
        <w:t>COLORES:</w:t>
      </w:r>
      <w:r>
        <w:tab/>
      </w:r>
      <w:r>
        <w:tab/>
        <w:t>2 ( BLANCO –  NEGRO  )</w:t>
      </w:r>
    </w:p>
    <w:p w:rsidR="00580513" w:rsidRDefault="00580513" w:rsidP="00580513">
      <w:r>
        <w:t>CARAS:</w:t>
      </w:r>
      <w:r>
        <w:tab/>
      </w:r>
      <w:r>
        <w:tab/>
        <w:t>1  ( 2X1  )</w:t>
      </w:r>
    </w:p>
    <w:p w:rsidR="00580513" w:rsidRDefault="00580513" w:rsidP="00580513">
      <w:r>
        <w:t>REPETICIÓN:</w:t>
      </w:r>
      <w:r>
        <w:tab/>
        <w:t>26</w:t>
      </w:r>
    </w:p>
    <w:p w:rsidR="00580513" w:rsidRDefault="00580513" w:rsidP="00580513">
      <w:r>
        <w:t>RODILLO:</w:t>
      </w:r>
      <w:r>
        <w:tab/>
      </w:r>
      <w:r>
        <w:tab/>
        <w:t>52</w:t>
      </w:r>
    </w:p>
    <w:p w:rsidR="00580513" w:rsidRDefault="00580513" w:rsidP="00580513">
      <w:r>
        <w:t>BOLSA:</w:t>
      </w:r>
      <w:r>
        <w:tab/>
      </w:r>
      <w:r>
        <w:tab/>
        <w:t>26  X  44    cms</w:t>
      </w:r>
    </w:p>
    <w:p w:rsidR="00580513" w:rsidRDefault="00580513" w:rsidP="00580513">
      <w:r>
        <w:t>SELLADO:</w:t>
      </w:r>
      <w:r>
        <w:tab/>
      </w:r>
      <w:r>
        <w:tab/>
        <w:t>Para selle lateral.</w:t>
      </w:r>
    </w:p>
    <w:p w:rsidR="00580513" w:rsidRDefault="00580513" w:rsidP="00580513"/>
    <w:p w:rsidR="00580513" w:rsidRDefault="00580513" w:rsidP="00580513"/>
    <w:p w:rsidR="00580513" w:rsidRDefault="00580513" w:rsidP="00580513">
      <w:r>
        <w:rPr>
          <w:b/>
          <w:bCs/>
          <w:u w:val="single"/>
        </w:rPr>
        <w:t>NOTA:</w:t>
      </w:r>
      <w:r>
        <w:t xml:space="preserve">  *   Los cyreles  EN SU PLANTA</w:t>
      </w:r>
    </w:p>
    <w:p w:rsidR="00580513" w:rsidRDefault="00580513" w:rsidP="00580513">
      <w:pPr>
        <w:numPr>
          <w:ilvl w:val="0"/>
          <w:numId w:val="1"/>
        </w:numPr>
      </w:pPr>
      <w:r>
        <w:t>Se envían ARTE    para tonos y alturas</w:t>
      </w:r>
    </w:p>
    <w:p w:rsidR="00580513" w:rsidRPr="00307118" w:rsidRDefault="00580513" w:rsidP="00580513">
      <w:pPr>
        <w:numPr>
          <w:ilvl w:val="0"/>
          <w:numId w:val="2"/>
        </w:numPr>
      </w:pPr>
      <w:r>
        <w:t xml:space="preserve">Se  envía el material de PP </w:t>
      </w:r>
      <w:r>
        <w:rPr>
          <w:b/>
        </w:rPr>
        <w:t xml:space="preserve">de  44 </w:t>
      </w:r>
      <w:r w:rsidRPr="00AD5DCF">
        <w:rPr>
          <w:b/>
        </w:rPr>
        <w:t xml:space="preserve">  cms</w:t>
      </w:r>
    </w:p>
    <w:p w:rsidR="00580513" w:rsidRPr="00150D1A" w:rsidRDefault="00580513" w:rsidP="00580513">
      <w:pPr>
        <w:ind w:left="1860"/>
      </w:pPr>
    </w:p>
    <w:p w:rsidR="00580513" w:rsidRDefault="00580513" w:rsidP="00580513">
      <w:pPr>
        <w:ind w:left="885"/>
      </w:pPr>
    </w:p>
    <w:p w:rsidR="00580513" w:rsidRDefault="00580513" w:rsidP="00580513">
      <w:pPr>
        <w:ind w:left="885"/>
      </w:pPr>
    </w:p>
    <w:p w:rsidR="00580513" w:rsidRDefault="00580513" w:rsidP="00580513">
      <w:r>
        <w:t>Agradezco la atención y colaboración prestada.</w:t>
      </w:r>
    </w:p>
    <w:p w:rsidR="00580513" w:rsidRDefault="00580513" w:rsidP="00580513"/>
    <w:p w:rsidR="00580513" w:rsidRDefault="00580513" w:rsidP="00580513"/>
    <w:p w:rsidR="00580513" w:rsidRDefault="00580513" w:rsidP="00580513">
      <w:r>
        <w:t>Cordialmente,</w:t>
      </w:r>
    </w:p>
    <w:p w:rsidR="00580513" w:rsidRDefault="00580513" w:rsidP="00580513"/>
    <w:p w:rsidR="00580513" w:rsidRDefault="00580513" w:rsidP="00580513"/>
    <w:p w:rsidR="00580513" w:rsidRDefault="00580513" w:rsidP="00580513"/>
    <w:p w:rsidR="00580513" w:rsidRDefault="00580513" w:rsidP="00580513">
      <w:r>
        <w:t>RICARDO CASAS ZAPATA</w:t>
      </w:r>
    </w:p>
    <w:p w:rsidR="00580513" w:rsidRDefault="00580513" w:rsidP="00580513">
      <w:r>
        <w:t>Director.</w:t>
      </w:r>
    </w:p>
    <w:p w:rsidR="00580513" w:rsidRDefault="00580513" w:rsidP="00580513">
      <w:pPr>
        <w:rPr>
          <w:b/>
        </w:rPr>
      </w:pPr>
    </w:p>
    <w:p w:rsidR="00580513" w:rsidRDefault="00580513" w:rsidP="0042659C">
      <w:pPr>
        <w:rPr>
          <w:b/>
        </w:rPr>
      </w:pPr>
    </w:p>
    <w:p w:rsidR="00967AFC" w:rsidRDefault="00967AFC" w:rsidP="0042659C">
      <w:pPr>
        <w:rPr>
          <w:b/>
        </w:rPr>
      </w:pPr>
    </w:p>
    <w:p w:rsidR="00967AFC" w:rsidRDefault="00967AFC" w:rsidP="0042659C">
      <w:pPr>
        <w:rPr>
          <w:b/>
        </w:rPr>
      </w:pPr>
    </w:p>
    <w:p w:rsidR="00967AFC" w:rsidRDefault="00967AFC" w:rsidP="0042659C">
      <w:pPr>
        <w:rPr>
          <w:b/>
        </w:rPr>
      </w:pPr>
    </w:p>
    <w:p w:rsidR="00967AFC" w:rsidRDefault="00967AFC" w:rsidP="0042659C">
      <w:pPr>
        <w:rPr>
          <w:b/>
        </w:rPr>
      </w:pPr>
    </w:p>
    <w:p w:rsidR="00967AFC" w:rsidRDefault="00967AFC" w:rsidP="00967AFC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967AFC" w:rsidRDefault="00967AFC" w:rsidP="00967AFC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967AFC" w:rsidRDefault="00967AFC" w:rsidP="00967AFC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967AFC" w:rsidRDefault="00967AFC" w:rsidP="00967AFC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967AFC" w:rsidRDefault="00967AFC" w:rsidP="00967AFC">
      <w:pPr>
        <w:rPr>
          <w:b/>
          <w:bCs/>
        </w:rPr>
      </w:pPr>
    </w:p>
    <w:p w:rsidR="00967AFC" w:rsidRDefault="00967AFC" w:rsidP="00967AFC">
      <w:pPr>
        <w:rPr>
          <w:b/>
          <w:bCs/>
        </w:rPr>
      </w:pPr>
    </w:p>
    <w:p w:rsidR="00967AFC" w:rsidRDefault="00967AFC" w:rsidP="00967AFC">
      <w:pPr>
        <w:pStyle w:val="Ttulo1"/>
      </w:pPr>
      <w:r>
        <w:t>ORDEN DE TRABAJO   N°      08161</w:t>
      </w:r>
    </w:p>
    <w:p w:rsidR="00967AFC" w:rsidRDefault="00967AFC" w:rsidP="00967AFC"/>
    <w:p w:rsidR="00967AFC" w:rsidRDefault="00967AFC" w:rsidP="00967AFC">
      <w:r>
        <w:t>FECHA:</w:t>
      </w:r>
      <w:r>
        <w:tab/>
        <w:t>Medellín,   Marzo  12   de   2011</w:t>
      </w:r>
    </w:p>
    <w:p w:rsidR="00967AFC" w:rsidRDefault="00967AFC" w:rsidP="00967AFC">
      <w:r>
        <w:t>PARA:</w:t>
      </w:r>
      <w:r>
        <w:tab/>
      </w:r>
      <w:r>
        <w:tab/>
        <w:t>PLÁSTICOS DARMA</w:t>
      </w:r>
    </w:p>
    <w:p w:rsidR="00967AFC" w:rsidRDefault="00967AFC" w:rsidP="00967AFC">
      <w:r>
        <w:t>ATENCIÓN:</w:t>
      </w:r>
      <w:r>
        <w:tab/>
        <w:t>Sr. Darío Jaramillo</w:t>
      </w:r>
    </w:p>
    <w:p w:rsidR="00967AFC" w:rsidRDefault="00967AFC" w:rsidP="00967AFC">
      <w:r>
        <w:tab/>
      </w:r>
      <w:r>
        <w:tab/>
        <w:t>Gerente.</w:t>
      </w:r>
    </w:p>
    <w:p w:rsidR="00967AFC" w:rsidRDefault="00967AFC" w:rsidP="00967AFC"/>
    <w:p w:rsidR="00967AFC" w:rsidRDefault="00967AFC" w:rsidP="00967AFC">
      <w:r>
        <w:t>Apreciado Don Darío:</w:t>
      </w:r>
    </w:p>
    <w:p w:rsidR="00967AFC" w:rsidRDefault="00967AFC" w:rsidP="00967AFC">
      <w:r>
        <w:t xml:space="preserve"> </w:t>
      </w:r>
    </w:p>
    <w:p w:rsidR="00967AFC" w:rsidRDefault="00967AFC" w:rsidP="00967AFC">
      <w:r>
        <w:t>Con la presente estamos solicitando el siguiente servicio de  IMPRESION:</w:t>
      </w:r>
    </w:p>
    <w:p w:rsidR="00967AFC" w:rsidRDefault="00967AFC" w:rsidP="00967AFC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967AFC" w:rsidRDefault="00967AFC" w:rsidP="00967AFC">
      <w:pPr>
        <w:rPr>
          <w:b/>
          <w:bCs/>
          <w:u w:val="single"/>
        </w:rPr>
      </w:pPr>
    </w:p>
    <w:p w:rsidR="00967AFC" w:rsidRDefault="00967AFC" w:rsidP="00967AFC">
      <w:r>
        <w:t>MATERIAL:</w:t>
      </w:r>
      <w:r>
        <w:tab/>
      </w:r>
      <w:r>
        <w:tab/>
        <w:t>Polietileno Alta Densidad Pigmentado Blanco  Tubular.</w:t>
      </w:r>
    </w:p>
    <w:p w:rsidR="00967AFC" w:rsidRDefault="00967AFC" w:rsidP="00967AFC">
      <w:r>
        <w:t>MEDIDA:</w:t>
      </w:r>
      <w:r>
        <w:tab/>
      </w:r>
      <w:r>
        <w:tab/>
      </w:r>
      <w:r>
        <w:rPr>
          <w:b/>
        </w:rPr>
        <w:t>30   +  7 +  7</w:t>
      </w:r>
      <w:r>
        <w:t xml:space="preserve">           Cms.</w:t>
      </w:r>
    </w:p>
    <w:p w:rsidR="00967AFC" w:rsidRPr="00A86E29" w:rsidRDefault="00967AFC" w:rsidP="00967AFC">
      <w:pPr>
        <w:rPr>
          <w:b/>
          <w:bCs/>
        </w:rPr>
      </w:pPr>
      <w:r>
        <w:t>CALIBRE:</w:t>
      </w:r>
      <w:r>
        <w:tab/>
      </w:r>
      <w:r>
        <w:tab/>
      </w:r>
      <w:r>
        <w:rPr>
          <w:b/>
        </w:rPr>
        <w:t>1.3</w:t>
      </w:r>
      <w:r w:rsidRPr="00A86E29">
        <w:rPr>
          <w:b/>
        </w:rPr>
        <w:t xml:space="preserve"> </w:t>
      </w:r>
      <w:r w:rsidRPr="00A86E29">
        <w:rPr>
          <w:b/>
          <w:bCs/>
        </w:rPr>
        <w:t xml:space="preserve"> ”</w:t>
      </w:r>
    </w:p>
    <w:p w:rsidR="00967AFC" w:rsidRDefault="00967AFC" w:rsidP="00967AFC">
      <w:r>
        <w:t>COLOR:</w:t>
      </w:r>
      <w:r>
        <w:tab/>
      </w:r>
      <w:r>
        <w:tab/>
        <w:t>BLANCO</w:t>
      </w:r>
    </w:p>
    <w:p w:rsidR="00967AFC" w:rsidRDefault="00967AFC" w:rsidP="00967AFC">
      <w:r>
        <w:t>TRATADO:</w:t>
      </w:r>
      <w:r>
        <w:tab/>
      </w:r>
      <w:r>
        <w:tab/>
        <w:t>2 Caras._</w:t>
      </w:r>
    </w:p>
    <w:p w:rsidR="00967AFC" w:rsidRDefault="00967AFC" w:rsidP="00967AFC">
      <w:pPr>
        <w:rPr>
          <w:b/>
          <w:bCs/>
        </w:rPr>
      </w:pPr>
      <w:r>
        <w:t>CANTIDAD:</w:t>
      </w:r>
      <w:r>
        <w:tab/>
      </w:r>
      <w:r>
        <w:tab/>
      </w:r>
      <w:r>
        <w:rPr>
          <w:b/>
        </w:rPr>
        <w:t xml:space="preserve">320 </w:t>
      </w:r>
      <w:r w:rsidRPr="00DC521A">
        <w:rPr>
          <w:b/>
        </w:rPr>
        <w:t xml:space="preserve">   Kg.</w:t>
      </w:r>
      <w:r>
        <w:rPr>
          <w:b/>
          <w:bCs/>
        </w:rPr>
        <w:tab/>
      </w:r>
    </w:p>
    <w:p w:rsidR="00967AFC" w:rsidRDefault="00967AFC" w:rsidP="00967AFC">
      <w:r>
        <w:t>COLORES:</w:t>
      </w:r>
      <w:r>
        <w:tab/>
      </w:r>
      <w:r>
        <w:tab/>
        <w:t>1 (  Azul   )</w:t>
      </w:r>
    </w:p>
    <w:p w:rsidR="00967AFC" w:rsidRDefault="00967AFC" w:rsidP="00967AFC">
      <w:r>
        <w:t>CARAS:</w:t>
      </w:r>
      <w:r>
        <w:tab/>
      </w:r>
      <w:r>
        <w:tab/>
        <w:t>1 ( 1  )</w:t>
      </w:r>
    </w:p>
    <w:p w:rsidR="00967AFC" w:rsidRDefault="00967AFC" w:rsidP="00967AFC">
      <w:r>
        <w:t>REPETICIÓN:</w:t>
      </w:r>
      <w:r>
        <w:tab/>
        <w:t>55 Cms.</w:t>
      </w:r>
    </w:p>
    <w:p w:rsidR="00967AFC" w:rsidRDefault="00967AFC" w:rsidP="00967AFC">
      <w:r>
        <w:t xml:space="preserve">RODILLO  :    </w:t>
      </w:r>
      <w:r>
        <w:tab/>
        <w:t>55</w:t>
      </w:r>
      <w:r>
        <w:tab/>
      </w:r>
    </w:p>
    <w:p w:rsidR="00967AFC" w:rsidRDefault="00967AFC" w:rsidP="00967AFC">
      <w:r>
        <w:t>BOLSA:</w:t>
      </w:r>
      <w:r>
        <w:tab/>
      </w:r>
      <w:r>
        <w:tab/>
      </w:r>
      <w:r w:rsidRPr="00604B26">
        <w:rPr>
          <w:b/>
        </w:rPr>
        <w:t>30   +  7  +  7  X  55</w:t>
      </w:r>
      <w:r>
        <w:t xml:space="preserve">   </w:t>
      </w:r>
      <w:r w:rsidRPr="00604B26">
        <w:rPr>
          <w:b/>
        </w:rPr>
        <w:t>Cms</w:t>
      </w:r>
      <w:r>
        <w:t>.     Con  troquel camiseta</w:t>
      </w:r>
    </w:p>
    <w:p w:rsidR="00967AFC" w:rsidRDefault="00967AFC" w:rsidP="00967AFC">
      <w:r>
        <w:t>SELLADO:</w:t>
      </w:r>
      <w:r>
        <w:tab/>
      </w:r>
      <w:r>
        <w:tab/>
        <w:t>fondo</w:t>
      </w:r>
    </w:p>
    <w:p w:rsidR="00967AFC" w:rsidRDefault="00967AFC" w:rsidP="00967AFC">
      <w:r>
        <w:t>REFERENCIA:</w:t>
      </w:r>
      <w:r>
        <w:tab/>
      </w:r>
      <w:r>
        <w:rPr>
          <w:b/>
        </w:rPr>
        <w:t>TECNAS PUNTO DE  VENTA  GRANDE</w:t>
      </w:r>
    </w:p>
    <w:p w:rsidR="00967AFC" w:rsidRDefault="00967AFC" w:rsidP="00967AFC">
      <w:r>
        <w:tab/>
      </w:r>
      <w:r>
        <w:tab/>
      </w:r>
    </w:p>
    <w:p w:rsidR="00967AFC" w:rsidRDefault="00967AFC" w:rsidP="00967AFC">
      <w:r>
        <w:tab/>
      </w:r>
    </w:p>
    <w:p w:rsidR="00967AFC" w:rsidRDefault="00967AFC" w:rsidP="00967AFC">
      <w:r>
        <w:rPr>
          <w:b/>
          <w:bCs/>
          <w:u w:val="single"/>
        </w:rPr>
        <w:t>NOTA</w:t>
      </w:r>
      <w:r>
        <w:t>:  - Los Cyreles  se encuentran en su planta.</w:t>
      </w:r>
    </w:p>
    <w:p w:rsidR="00967AFC" w:rsidRPr="00F75AA7" w:rsidRDefault="00967AFC" w:rsidP="00967AFC">
      <w:pPr>
        <w:rPr>
          <w:b/>
          <w:sz w:val="28"/>
          <w:szCs w:val="28"/>
        </w:rPr>
      </w:pPr>
      <w:r>
        <w:tab/>
      </w:r>
      <w:r>
        <w:rPr>
          <w:b/>
          <w:sz w:val="28"/>
          <w:szCs w:val="28"/>
        </w:rPr>
        <w:t>-  IGUAL  ULTIMA  IMPRESION</w:t>
      </w:r>
    </w:p>
    <w:p w:rsidR="00967AFC" w:rsidRDefault="00967AFC" w:rsidP="00967AFC"/>
    <w:p w:rsidR="00967AFC" w:rsidRDefault="00967AFC" w:rsidP="00967AFC">
      <w:pPr>
        <w:numPr>
          <w:ilvl w:val="0"/>
          <w:numId w:val="2"/>
        </w:numPr>
      </w:pPr>
      <w:r>
        <w:t>Colocar pie de imprenta de Plásticos Unión</w:t>
      </w:r>
    </w:p>
    <w:p w:rsidR="00967AFC" w:rsidRPr="003F2090" w:rsidRDefault="00967AFC" w:rsidP="00967AFC">
      <w:pPr>
        <w:rPr>
          <w:b/>
        </w:rPr>
      </w:pPr>
    </w:p>
    <w:p w:rsidR="00967AFC" w:rsidRDefault="00967AFC" w:rsidP="00967AFC"/>
    <w:p w:rsidR="00967AFC" w:rsidRDefault="00967AFC" w:rsidP="00967AFC">
      <w:r>
        <w:t>Agradezco la atención y colaboración prestada.</w:t>
      </w:r>
    </w:p>
    <w:p w:rsidR="00967AFC" w:rsidRDefault="00967AFC" w:rsidP="00967AFC"/>
    <w:p w:rsidR="00967AFC" w:rsidRDefault="00967AFC" w:rsidP="00967AFC"/>
    <w:p w:rsidR="00967AFC" w:rsidRDefault="00967AFC" w:rsidP="00967AFC"/>
    <w:p w:rsidR="00967AFC" w:rsidRDefault="00967AFC" w:rsidP="00967AFC"/>
    <w:p w:rsidR="00967AFC" w:rsidRDefault="00967AFC" w:rsidP="00967AFC">
      <w:r>
        <w:t>Cordialmente,</w:t>
      </w:r>
    </w:p>
    <w:p w:rsidR="00967AFC" w:rsidRDefault="00967AFC" w:rsidP="00967AFC"/>
    <w:p w:rsidR="00967AFC" w:rsidRDefault="00967AFC" w:rsidP="00967AFC"/>
    <w:p w:rsidR="00967AFC" w:rsidRDefault="00967AFC" w:rsidP="00967AFC">
      <w:r>
        <w:t>RICARDO CASAS ZAPATA</w:t>
      </w:r>
    </w:p>
    <w:p w:rsidR="00967AFC" w:rsidRDefault="00967AFC" w:rsidP="00967AFC">
      <w:r>
        <w:t>Director.</w:t>
      </w:r>
    </w:p>
    <w:p w:rsidR="00967AFC" w:rsidRDefault="00967AFC" w:rsidP="00967AFC">
      <w:pPr>
        <w:rPr>
          <w:b/>
        </w:rPr>
      </w:pPr>
    </w:p>
    <w:p w:rsidR="00967AFC" w:rsidRDefault="00967AFC" w:rsidP="00967AFC">
      <w:pPr>
        <w:rPr>
          <w:b/>
        </w:rPr>
      </w:pPr>
    </w:p>
    <w:p w:rsidR="00967AFC" w:rsidRDefault="00967AFC" w:rsidP="00967AFC">
      <w:pPr>
        <w:rPr>
          <w:b/>
        </w:rPr>
      </w:pPr>
    </w:p>
    <w:p w:rsidR="00967AFC" w:rsidRDefault="00967AFC" w:rsidP="00967AFC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967AFC" w:rsidRDefault="00967AFC" w:rsidP="00967AFC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967AFC" w:rsidRDefault="00967AFC" w:rsidP="00967AFC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967AFC" w:rsidRDefault="00967AFC" w:rsidP="00967AFC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967AFC" w:rsidRDefault="00967AFC" w:rsidP="00967AFC">
      <w:pPr>
        <w:rPr>
          <w:b/>
          <w:bCs/>
        </w:rPr>
      </w:pPr>
    </w:p>
    <w:p w:rsidR="00967AFC" w:rsidRDefault="00967AFC" w:rsidP="00967AFC">
      <w:pPr>
        <w:pStyle w:val="Ttulo1"/>
      </w:pPr>
      <w:r>
        <w:t>ORDEN DE TRABAJO   N°      08162</w:t>
      </w:r>
    </w:p>
    <w:p w:rsidR="00967AFC" w:rsidRDefault="00967AFC" w:rsidP="00967AFC"/>
    <w:p w:rsidR="00967AFC" w:rsidRDefault="00967AFC" w:rsidP="00967AFC">
      <w:r>
        <w:t>FECHA:</w:t>
      </w:r>
      <w:r>
        <w:tab/>
        <w:t>Medellín,  Marzo 12    de  2011</w:t>
      </w:r>
    </w:p>
    <w:p w:rsidR="00967AFC" w:rsidRDefault="00967AFC" w:rsidP="00967AFC">
      <w:r>
        <w:t>PARA:</w:t>
      </w:r>
      <w:r>
        <w:tab/>
      </w:r>
      <w:r>
        <w:tab/>
        <w:t>PLÁSTICOS DARMA</w:t>
      </w:r>
    </w:p>
    <w:p w:rsidR="00967AFC" w:rsidRDefault="00967AFC" w:rsidP="00967AFC">
      <w:r>
        <w:t>ATENCIÓN:</w:t>
      </w:r>
      <w:r>
        <w:tab/>
        <w:t>Sr. Darío Jaramillo</w:t>
      </w:r>
    </w:p>
    <w:p w:rsidR="00967AFC" w:rsidRDefault="00967AFC" w:rsidP="00967AFC">
      <w:r>
        <w:tab/>
      </w:r>
      <w:r>
        <w:tab/>
        <w:t>Gerente.</w:t>
      </w:r>
    </w:p>
    <w:p w:rsidR="00967AFC" w:rsidRDefault="00967AFC" w:rsidP="00967AFC"/>
    <w:p w:rsidR="00967AFC" w:rsidRDefault="00967AFC" w:rsidP="00967AFC">
      <w:r>
        <w:t>Apreciado Don Darío:</w:t>
      </w:r>
    </w:p>
    <w:p w:rsidR="00967AFC" w:rsidRDefault="00967AFC" w:rsidP="00967AFC">
      <w:r>
        <w:t xml:space="preserve"> </w:t>
      </w:r>
    </w:p>
    <w:p w:rsidR="00967AFC" w:rsidRDefault="00967AFC" w:rsidP="00967AFC">
      <w:r>
        <w:t>Con la presente estamos solicitando el siguiente servicio de EXTRUSION E IMPRESION:</w:t>
      </w:r>
    </w:p>
    <w:p w:rsidR="00967AFC" w:rsidRDefault="00967AFC" w:rsidP="00967AFC"/>
    <w:p w:rsidR="00967AFC" w:rsidRDefault="00967AFC" w:rsidP="00967AFC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967AFC" w:rsidRDefault="00967AFC" w:rsidP="00967AFC">
      <w:r>
        <w:t>MATERIAL:</w:t>
      </w:r>
      <w:r>
        <w:tab/>
      </w:r>
      <w:r>
        <w:tab/>
        <w:t>Polietileno Alta Densidad Pigmentado Blanco  Tubular.</w:t>
      </w:r>
    </w:p>
    <w:p w:rsidR="00967AFC" w:rsidRDefault="00967AFC" w:rsidP="00967AFC">
      <w:r>
        <w:t>MEDIDA:</w:t>
      </w:r>
      <w:r>
        <w:tab/>
      </w:r>
      <w:r>
        <w:tab/>
      </w:r>
      <w:r>
        <w:rPr>
          <w:b/>
        </w:rPr>
        <w:t>20   +  6  +  6</w:t>
      </w:r>
      <w:r>
        <w:t xml:space="preserve">           Cms.</w:t>
      </w:r>
    </w:p>
    <w:p w:rsidR="00967AFC" w:rsidRPr="00A86E29" w:rsidRDefault="00967AFC" w:rsidP="00967AFC">
      <w:pPr>
        <w:rPr>
          <w:b/>
          <w:bCs/>
        </w:rPr>
      </w:pPr>
      <w:r>
        <w:t>CALIBRE:</w:t>
      </w:r>
      <w:r>
        <w:tab/>
      </w:r>
      <w:r>
        <w:tab/>
      </w:r>
      <w:r>
        <w:rPr>
          <w:b/>
        </w:rPr>
        <w:t>1.0</w:t>
      </w:r>
      <w:r w:rsidRPr="00A86E29">
        <w:rPr>
          <w:b/>
        </w:rPr>
        <w:t xml:space="preserve"> </w:t>
      </w:r>
      <w:r w:rsidRPr="00A86E29">
        <w:rPr>
          <w:b/>
          <w:bCs/>
        </w:rPr>
        <w:t xml:space="preserve"> ”</w:t>
      </w:r>
    </w:p>
    <w:p w:rsidR="00967AFC" w:rsidRDefault="00967AFC" w:rsidP="00967AFC">
      <w:r>
        <w:t>COLOR:</w:t>
      </w:r>
      <w:r>
        <w:tab/>
      </w:r>
      <w:r>
        <w:tab/>
        <w:t>BLANCO</w:t>
      </w:r>
    </w:p>
    <w:p w:rsidR="00967AFC" w:rsidRPr="000739CD" w:rsidRDefault="00967AFC" w:rsidP="00967AFC">
      <w:pPr>
        <w:rPr>
          <w:b/>
        </w:rPr>
      </w:pPr>
      <w:r>
        <w:t>TRATADO:</w:t>
      </w:r>
      <w:r>
        <w:tab/>
      </w:r>
      <w:r>
        <w:tab/>
        <w:t>2 Caras.</w:t>
      </w:r>
    </w:p>
    <w:p w:rsidR="00967AFC" w:rsidRDefault="00967AFC" w:rsidP="00967AFC">
      <w:pPr>
        <w:rPr>
          <w:b/>
          <w:bCs/>
        </w:rPr>
      </w:pPr>
      <w:r>
        <w:t>CANTIDAD:</w:t>
      </w:r>
      <w:r>
        <w:tab/>
      </w:r>
      <w:r>
        <w:tab/>
      </w:r>
      <w:r>
        <w:rPr>
          <w:b/>
        </w:rPr>
        <w:t>100</w:t>
      </w:r>
      <w:r w:rsidRPr="00DC521A">
        <w:rPr>
          <w:b/>
        </w:rPr>
        <w:t xml:space="preserve">   Kg.</w:t>
      </w:r>
      <w:r>
        <w:rPr>
          <w:b/>
          <w:bCs/>
        </w:rPr>
        <w:tab/>
      </w:r>
    </w:p>
    <w:p w:rsidR="00967AFC" w:rsidRDefault="00967AFC" w:rsidP="00967AFC">
      <w:r>
        <w:t>COLORES:</w:t>
      </w:r>
      <w:r>
        <w:tab/>
      </w:r>
      <w:r>
        <w:tab/>
        <w:t>1 (  Azul   )</w:t>
      </w:r>
    </w:p>
    <w:p w:rsidR="00967AFC" w:rsidRDefault="00967AFC" w:rsidP="00967AFC">
      <w:r>
        <w:t>CARAS:</w:t>
      </w:r>
      <w:r>
        <w:tab/>
      </w:r>
      <w:r>
        <w:tab/>
        <w:t>1 ( 1  )</w:t>
      </w:r>
    </w:p>
    <w:p w:rsidR="00967AFC" w:rsidRDefault="00967AFC" w:rsidP="00967AFC">
      <w:r>
        <w:t>REPETICIÓN:</w:t>
      </w:r>
      <w:r>
        <w:tab/>
        <w:t>44   Cms.</w:t>
      </w:r>
    </w:p>
    <w:p w:rsidR="00967AFC" w:rsidRDefault="00967AFC" w:rsidP="00967AFC">
      <w:r>
        <w:t xml:space="preserve">RODILLO  :    </w:t>
      </w:r>
      <w:r>
        <w:tab/>
        <w:t>44</w:t>
      </w:r>
      <w:r>
        <w:tab/>
      </w:r>
    </w:p>
    <w:p w:rsidR="00967AFC" w:rsidRDefault="00967AFC" w:rsidP="00967AFC">
      <w:r>
        <w:t>BOLSA:</w:t>
      </w:r>
      <w:r>
        <w:tab/>
      </w:r>
      <w:r>
        <w:tab/>
        <w:t>20   +  6  +  6  X  44   Cms.   Con  troquel camiseta</w:t>
      </w:r>
    </w:p>
    <w:p w:rsidR="00967AFC" w:rsidRDefault="00967AFC" w:rsidP="00967AFC">
      <w:r>
        <w:t>SELLADO:</w:t>
      </w:r>
      <w:r>
        <w:tab/>
      </w:r>
      <w:r>
        <w:tab/>
        <w:t>fondo</w:t>
      </w:r>
    </w:p>
    <w:p w:rsidR="00967AFC" w:rsidRDefault="00967AFC" w:rsidP="00967AFC">
      <w:r>
        <w:t>REFERENCIA:</w:t>
      </w:r>
      <w:r>
        <w:tab/>
      </w:r>
      <w:r>
        <w:rPr>
          <w:b/>
        </w:rPr>
        <w:t>TECNAS PUNTO DE  VENTA  PEQUENA</w:t>
      </w:r>
    </w:p>
    <w:p w:rsidR="00967AFC" w:rsidRDefault="00967AFC" w:rsidP="00967AFC">
      <w:r>
        <w:tab/>
      </w:r>
      <w:r>
        <w:tab/>
      </w:r>
      <w:r>
        <w:tab/>
      </w:r>
    </w:p>
    <w:p w:rsidR="00967AFC" w:rsidRDefault="00967AFC" w:rsidP="00967AFC">
      <w:r>
        <w:rPr>
          <w:b/>
          <w:bCs/>
          <w:u w:val="single"/>
        </w:rPr>
        <w:t>NOTA</w:t>
      </w:r>
      <w:r>
        <w:t>:  - Los Cyreles se  encuentran en su   planta.</w:t>
      </w:r>
    </w:p>
    <w:p w:rsidR="00967AFC" w:rsidRDefault="00967AFC" w:rsidP="00967AFC">
      <w:r>
        <w:tab/>
        <w:t>-</w:t>
      </w:r>
      <w:r>
        <w:tab/>
        <w:t>Pigmentación  Según Muestra</w:t>
      </w:r>
    </w:p>
    <w:p w:rsidR="00967AFC" w:rsidRDefault="00967AFC" w:rsidP="00967AFC">
      <w:pPr>
        <w:numPr>
          <w:ilvl w:val="0"/>
          <w:numId w:val="2"/>
        </w:numPr>
      </w:pPr>
      <w:r>
        <w:t>Colocar pie de imprenta de Plásticos Unión</w:t>
      </w:r>
    </w:p>
    <w:p w:rsidR="00967AFC" w:rsidRPr="003F2090" w:rsidRDefault="00967AFC" w:rsidP="00967AFC">
      <w:pPr>
        <w:rPr>
          <w:b/>
        </w:rPr>
      </w:pPr>
    </w:p>
    <w:p w:rsidR="00967AFC" w:rsidRDefault="00967AFC" w:rsidP="00967AFC"/>
    <w:p w:rsidR="00967AFC" w:rsidRDefault="00967AFC" w:rsidP="00967AFC">
      <w:r>
        <w:t>Agradezco la atención y colaboración prestada.</w:t>
      </w:r>
    </w:p>
    <w:p w:rsidR="00967AFC" w:rsidRDefault="00967AFC" w:rsidP="00967AFC"/>
    <w:p w:rsidR="00967AFC" w:rsidRDefault="00967AFC" w:rsidP="00967AFC"/>
    <w:p w:rsidR="00967AFC" w:rsidRDefault="00967AFC" w:rsidP="00967AFC">
      <w:r>
        <w:t>Cordialmente,</w:t>
      </w:r>
    </w:p>
    <w:p w:rsidR="00967AFC" w:rsidRDefault="00967AFC" w:rsidP="00967AFC"/>
    <w:p w:rsidR="00967AFC" w:rsidRDefault="00967AFC" w:rsidP="00967AFC"/>
    <w:p w:rsidR="00967AFC" w:rsidRDefault="00967AFC" w:rsidP="00967AFC">
      <w:r>
        <w:t>RICARDO CASAS ZAPATA</w:t>
      </w:r>
    </w:p>
    <w:p w:rsidR="00967AFC" w:rsidRDefault="00967AFC" w:rsidP="00967AFC">
      <w:r>
        <w:t>Director.</w:t>
      </w:r>
    </w:p>
    <w:p w:rsidR="00967AFC" w:rsidRDefault="00967AFC" w:rsidP="00967AFC">
      <w:pPr>
        <w:rPr>
          <w:b/>
        </w:rPr>
      </w:pPr>
    </w:p>
    <w:p w:rsidR="00967AFC" w:rsidRDefault="00967AFC" w:rsidP="0042659C">
      <w:pPr>
        <w:rPr>
          <w:b/>
        </w:rPr>
      </w:pPr>
    </w:p>
    <w:p w:rsidR="006054FB" w:rsidRDefault="006054FB" w:rsidP="0042659C">
      <w:pPr>
        <w:rPr>
          <w:b/>
        </w:rPr>
      </w:pPr>
    </w:p>
    <w:p w:rsidR="006054FB" w:rsidRDefault="006054FB" w:rsidP="0042659C">
      <w:pPr>
        <w:rPr>
          <w:b/>
        </w:rPr>
      </w:pPr>
    </w:p>
    <w:p w:rsidR="006054FB" w:rsidRDefault="006054FB" w:rsidP="0042659C">
      <w:pPr>
        <w:rPr>
          <w:b/>
        </w:rPr>
      </w:pPr>
    </w:p>
    <w:p w:rsidR="006054FB" w:rsidRDefault="006054FB" w:rsidP="006054FB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6054FB" w:rsidRDefault="006054FB" w:rsidP="006054FB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6054FB" w:rsidRDefault="006054FB" w:rsidP="006054FB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6054FB" w:rsidRDefault="006054FB" w:rsidP="006054FB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6054FB" w:rsidRDefault="006054FB" w:rsidP="006054FB">
      <w:pPr>
        <w:pStyle w:val="Ttulo1"/>
      </w:pPr>
    </w:p>
    <w:p w:rsidR="006054FB" w:rsidRDefault="006054FB" w:rsidP="006054FB">
      <w:pPr>
        <w:pStyle w:val="Ttulo1"/>
      </w:pPr>
      <w:r>
        <w:t>ORDEN DE TRABAJO      N°    08171</w:t>
      </w:r>
    </w:p>
    <w:p w:rsidR="006054FB" w:rsidRDefault="006054FB" w:rsidP="006054FB"/>
    <w:p w:rsidR="006054FB" w:rsidRDefault="006054FB" w:rsidP="006054FB">
      <w:r>
        <w:t xml:space="preserve"> </w:t>
      </w:r>
    </w:p>
    <w:p w:rsidR="006054FB" w:rsidRDefault="006054FB" w:rsidP="006054FB">
      <w:r>
        <w:t>FECHA:</w:t>
      </w:r>
      <w:r>
        <w:tab/>
        <w:t>Medellín,  Marzo  14    de   2011</w:t>
      </w:r>
    </w:p>
    <w:p w:rsidR="006054FB" w:rsidRDefault="006054FB" w:rsidP="006054FB">
      <w:r>
        <w:t>PARA:</w:t>
      </w:r>
      <w:r>
        <w:tab/>
      </w:r>
      <w:r>
        <w:tab/>
        <w:t>PLÁSTICOS DARMA</w:t>
      </w:r>
    </w:p>
    <w:p w:rsidR="006054FB" w:rsidRDefault="006054FB" w:rsidP="006054FB">
      <w:r>
        <w:t>ATENCIÓN:</w:t>
      </w:r>
      <w:r>
        <w:tab/>
        <w:t>Sr. Darío Jaramillo</w:t>
      </w:r>
    </w:p>
    <w:p w:rsidR="006054FB" w:rsidRDefault="006054FB" w:rsidP="006054FB">
      <w:r>
        <w:tab/>
      </w:r>
      <w:r>
        <w:tab/>
        <w:t>Gerente.</w:t>
      </w:r>
    </w:p>
    <w:p w:rsidR="006054FB" w:rsidRDefault="006054FB" w:rsidP="006054FB"/>
    <w:p w:rsidR="006054FB" w:rsidRDefault="006054FB" w:rsidP="006054FB">
      <w:r>
        <w:t>Apreciado Don Darío:</w:t>
      </w:r>
    </w:p>
    <w:p w:rsidR="006054FB" w:rsidRDefault="006054FB" w:rsidP="006054FB"/>
    <w:p w:rsidR="006054FB" w:rsidRDefault="006054FB" w:rsidP="006054FB">
      <w:r>
        <w:t>Con la presente estamos solicitando el siguiente servicio de  IMPRESIÓN :</w:t>
      </w:r>
    </w:p>
    <w:p w:rsidR="006054FB" w:rsidRDefault="006054FB" w:rsidP="006054FB"/>
    <w:p w:rsidR="006054FB" w:rsidRDefault="006054FB" w:rsidP="006054FB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6054FB" w:rsidRDefault="006054FB" w:rsidP="006054FB">
      <w:pPr>
        <w:rPr>
          <w:b/>
          <w:bCs/>
        </w:rPr>
      </w:pPr>
    </w:p>
    <w:p w:rsidR="006054FB" w:rsidRDefault="006054FB" w:rsidP="006054FB">
      <w:r>
        <w:t xml:space="preserve">MATERIAL   :           Polipropileno tubular  40 cms </w:t>
      </w:r>
    </w:p>
    <w:p w:rsidR="006054FB" w:rsidRDefault="006054FB" w:rsidP="006054FB">
      <w:r>
        <w:t>CLIBRE      :              1.5  ”</w:t>
      </w:r>
    </w:p>
    <w:p w:rsidR="006054FB" w:rsidRPr="00842B11" w:rsidRDefault="006054FB" w:rsidP="006054FB">
      <w:pPr>
        <w:rPr>
          <w:b/>
        </w:rPr>
      </w:pPr>
      <w:r>
        <w:t>REFERENCIA:</w:t>
      </w:r>
      <w:r>
        <w:tab/>
      </w:r>
      <w:r w:rsidRPr="00842B11">
        <w:rPr>
          <w:b/>
        </w:rPr>
        <w:t>Pigmento Grande</w:t>
      </w:r>
    </w:p>
    <w:p w:rsidR="006054FB" w:rsidRDefault="006054FB" w:rsidP="006054FB">
      <w:r>
        <w:t>CANTIDAD    :          220   Kg</w:t>
      </w:r>
    </w:p>
    <w:p w:rsidR="006054FB" w:rsidRDefault="006054FB" w:rsidP="006054FB">
      <w:r>
        <w:t>COLORES:</w:t>
      </w:r>
      <w:r>
        <w:tab/>
      </w:r>
      <w:r>
        <w:tab/>
        <w:t>3  (Según Arte  )</w:t>
      </w:r>
    </w:p>
    <w:p w:rsidR="006054FB" w:rsidRDefault="006054FB" w:rsidP="006054FB">
      <w:r>
        <w:t>CARAS:</w:t>
      </w:r>
      <w:r>
        <w:tab/>
      </w:r>
      <w:r>
        <w:tab/>
        <w:t>1</w:t>
      </w:r>
    </w:p>
    <w:p w:rsidR="006054FB" w:rsidRDefault="006054FB" w:rsidP="006054FB">
      <w:r>
        <w:t>REPETICIÓN:</w:t>
      </w:r>
      <w:r>
        <w:tab/>
        <w:t>30.5</w:t>
      </w:r>
    </w:p>
    <w:p w:rsidR="006054FB" w:rsidRDefault="006054FB" w:rsidP="006054FB">
      <w:r>
        <w:t>RODILLO:</w:t>
      </w:r>
      <w:r>
        <w:tab/>
      </w:r>
      <w:r>
        <w:tab/>
        <w:t>30</w:t>
      </w:r>
    </w:p>
    <w:p w:rsidR="006054FB" w:rsidRPr="00EB246A" w:rsidRDefault="006054FB" w:rsidP="006054FB">
      <w:pPr>
        <w:rPr>
          <w:b/>
        </w:rPr>
      </w:pPr>
      <w:r>
        <w:t>BOLSA:</w:t>
      </w:r>
      <w:r>
        <w:tab/>
      </w:r>
      <w:r>
        <w:tab/>
      </w:r>
      <w:r w:rsidRPr="00EB246A">
        <w:rPr>
          <w:b/>
        </w:rPr>
        <w:t>30.5  x  35.5  +   2.5 ff + 4  solapa  interna   cms</w:t>
      </w:r>
    </w:p>
    <w:p w:rsidR="006054FB" w:rsidRDefault="006054FB" w:rsidP="006054FB">
      <w:r>
        <w:t>SELLADO:</w:t>
      </w:r>
      <w:r>
        <w:tab/>
      </w:r>
      <w:r>
        <w:tab/>
        <w:t>Para selle lateral.</w:t>
      </w:r>
    </w:p>
    <w:p w:rsidR="006054FB" w:rsidRDefault="006054FB" w:rsidP="006054FB"/>
    <w:p w:rsidR="006054FB" w:rsidRDefault="006054FB" w:rsidP="006054FB"/>
    <w:p w:rsidR="006054FB" w:rsidRDefault="006054FB" w:rsidP="006054FB">
      <w:r>
        <w:rPr>
          <w:b/>
          <w:bCs/>
          <w:u w:val="single"/>
        </w:rPr>
        <w:t>NOTA:</w:t>
      </w:r>
      <w:r>
        <w:t xml:space="preserve">  * Cyreles en su planta.</w:t>
      </w:r>
    </w:p>
    <w:p w:rsidR="006054FB" w:rsidRDefault="006054FB" w:rsidP="006054FB">
      <w:pPr>
        <w:numPr>
          <w:ilvl w:val="0"/>
          <w:numId w:val="1"/>
        </w:numPr>
      </w:pPr>
      <w:r>
        <w:t>Se envía arte  para tonos y alturas.</w:t>
      </w:r>
    </w:p>
    <w:p w:rsidR="006054FB" w:rsidRDefault="006054FB" w:rsidP="006054FB">
      <w:pPr>
        <w:numPr>
          <w:ilvl w:val="0"/>
          <w:numId w:val="1"/>
        </w:numPr>
      </w:pPr>
      <w:r>
        <w:t>Colocar pie de imprenta de Plasticos Union.</w:t>
      </w:r>
    </w:p>
    <w:p w:rsidR="006054FB" w:rsidRDefault="006054FB" w:rsidP="006054FB"/>
    <w:p w:rsidR="006054FB" w:rsidRDefault="006054FB" w:rsidP="006054FB"/>
    <w:p w:rsidR="006054FB" w:rsidRDefault="006054FB" w:rsidP="006054FB">
      <w:r>
        <w:t>Agradezco la atención y colaboración prestada.</w:t>
      </w:r>
    </w:p>
    <w:p w:rsidR="006054FB" w:rsidRDefault="006054FB" w:rsidP="006054FB"/>
    <w:p w:rsidR="006054FB" w:rsidRDefault="006054FB" w:rsidP="006054FB">
      <w:r>
        <w:t>Cordialmente,</w:t>
      </w:r>
    </w:p>
    <w:p w:rsidR="006054FB" w:rsidRDefault="006054FB" w:rsidP="006054FB"/>
    <w:p w:rsidR="006054FB" w:rsidRDefault="006054FB" w:rsidP="006054FB"/>
    <w:p w:rsidR="006054FB" w:rsidRDefault="006054FB" w:rsidP="006054FB">
      <w:r>
        <w:t>RICARDO CASAS ZAPATA</w:t>
      </w:r>
    </w:p>
    <w:p w:rsidR="006054FB" w:rsidRDefault="006054FB" w:rsidP="006054FB">
      <w:r>
        <w:t>Director.</w:t>
      </w:r>
    </w:p>
    <w:p w:rsidR="006054FB" w:rsidRDefault="006054FB" w:rsidP="0042659C">
      <w:pPr>
        <w:rPr>
          <w:b/>
        </w:rPr>
      </w:pPr>
    </w:p>
    <w:p w:rsidR="00C1190F" w:rsidRDefault="00C1190F" w:rsidP="0042659C">
      <w:pPr>
        <w:rPr>
          <w:b/>
        </w:rPr>
      </w:pPr>
    </w:p>
    <w:p w:rsidR="00C1190F" w:rsidRDefault="00C1190F" w:rsidP="0042659C">
      <w:pPr>
        <w:rPr>
          <w:b/>
        </w:rPr>
      </w:pPr>
    </w:p>
    <w:p w:rsidR="00C1190F" w:rsidRDefault="00C1190F" w:rsidP="0042659C">
      <w:pPr>
        <w:rPr>
          <w:b/>
        </w:rPr>
      </w:pPr>
    </w:p>
    <w:p w:rsidR="00C1190F" w:rsidRDefault="00C1190F" w:rsidP="0042659C">
      <w:pPr>
        <w:rPr>
          <w:b/>
        </w:rPr>
      </w:pPr>
    </w:p>
    <w:p w:rsidR="00C1190F" w:rsidRDefault="00C1190F" w:rsidP="0042659C">
      <w:pPr>
        <w:rPr>
          <w:b/>
        </w:rPr>
      </w:pPr>
    </w:p>
    <w:p w:rsidR="00C1190F" w:rsidRDefault="00C1190F" w:rsidP="0042659C">
      <w:pPr>
        <w:rPr>
          <w:b/>
        </w:rPr>
      </w:pPr>
    </w:p>
    <w:p w:rsidR="00C1190F" w:rsidRDefault="00C1190F" w:rsidP="0042659C">
      <w:pPr>
        <w:rPr>
          <w:b/>
        </w:rPr>
      </w:pPr>
    </w:p>
    <w:p w:rsidR="00C1190F" w:rsidRDefault="00C1190F" w:rsidP="00C1190F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C1190F" w:rsidRDefault="00C1190F" w:rsidP="00C1190F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C1190F" w:rsidRDefault="00C1190F" w:rsidP="00C1190F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C1190F" w:rsidRDefault="00C1190F" w:rsidP="00C1190F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C1190F" w:rsidRDefault="00C1190F" w:rsidP="00C1190F">
      <w:pPr>
        <w:rPr>
          <w:b/>
          <w:bCs/>
        </w:rPr>
      </w:pPr>
    </w:p>
    <w:p w:rsidR="00C1190F" w:rsidRDefault="00C1190F" w:rsidP="00C1190F">
      <w:pPr>
        <w:pStyle w:val="Ttulo1"/>
      </w:pPr>
      <w:r>
        <w:t>ORDEN DE TRABAJO   N°      07541</w:t>
      </w:r>
    </w:p>
    <w:p w:rsidR="00C1190F" w:rsidRDefault="00C1190F" w:rsidP="00C1190F"/>
    <w:p w:rsidR="00C1190F" w:rsidRDefault="00C1190F" w:rsidP="00C1190F">
      <w:r>
        <w:t>FECHA:</w:t>
      </w:r>
      <w:r>
        <w:tab/>
        <w:t>Medellín,  Marzo 14    de  2011</w:t>
      </w:r>
    </w:p>
    <w:p w:rsidR="00C1190F" w:rsidRDefault="00C1190F" w:rsidP="00C1190F">
      <w:r>
        <w:t>PARA:</w:t>
      </w:r>
      <w:r>
        <w:tab/>
      </w:r>
      <w:r>
        <w:tab/>
        <w:t>PLÁSTICOS DARMA</w:t>
      </w:r>
    </w:p>
    <w:p w:rsidR="00C1190F" w:rsidRDefault="00C1190F" w:rsidP="00C1190F">
      <w:r>
        <w:t>ATENCIÓN:</w:t>
      </w:r>
      <w:r>
        <w:tab/>
        <w:t>Sr. Darío Jaramillo</w:t>
      </w:r>
    </w:p>
    <w:p w:rsidR="00C1190F" w:rsidRDefault="00C1190F" w:rsidP="00C1190F">
      <w:r>
        <w:tab/>
      </w:r>
      <w:r>
        <w:tab/>
        <w:t>Gerente.</w:t>
      </w:r>
    </w:p>
    <w:p w:rsidR="00C1190F" w:rsidRDefault="00C1190F" w:rsidP="00C1190F"/>
    <w:p w:rsidR="00C1190F" w:rsidRDefault="00C1190F" w:rsidP="00C1190F">
      <w:r>
        <w:t>Apreciado Don Darío:</w:t>
      </w:r>
    </w:p>
    <w:p w:rsidR="00C1190F" w:rsidRDefault="00C1190F" w:rsidP="00C1190F">
      <w:r>
        <w:t xml:space="preserve"> </w:t>
      </w:r>
    </w:p>
    <w:p w:rsidR="00C1190F" w:rsidRDefault="00C1190F" w:rsidP="00C1190F">
      <w:r>
        <w:t>Con la presente estamos solicitando el siguiente servicio de  IMPRESION:</w:t>
      </w:r>
    </w:p>
    <w:p w:rsidR="00C1190F" w:rsidRDefault="00C1190F" w:rsidP="00C1190F"/>
    <w:p w:rsidR="00C1190F" w:rsidRDefault="00C1190F" w:rsidP="00C1190F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C1190F" w:rsidRDefault="00C1190F" w:rsidP="00C1190F">
      <w:r>
        <w:t>MATERIAL:</w:t>
      </w:r>
      <w:r>
        <w:tab/>
      </w:r>
      <w:r>
        <w:tab/>
        <w:t>Polietileno Alta Densidad Pigmentado Naranja  Tubular.</w:t>
      </w:r>
    </w:p>
    <w:p w:rsidR="00C1190F" w:rsidRDefault="00C1190F" w:rsidP="00C1190F">
      <w:r>
        <w:t>MEDIDA:</w:t>
      </w:r>
      <w:r>
        <w:tab/>
      </w:r>
      <w:r>
        <w:tab/>
      </w:r>
      <w:r>
        <w:rPr>
          <w:b/>
        </w:rPr>
        <w:t>70</w:t>
      </w:r>
      <w:r>
        <w:t xml:space="preserve">          Cms.</w:t>
      </w:r>
    </w:p>
    <w:p w:rsidR="00C1190F" w:rsidRPr="00A86E29" w:rsidRDefault="00C1190F" w:rsidP="00C1190F">
      <w:pPr>
        <w:rPr>
          <w:b/>
          <w:bCs/>
        </w:rPr>
      </w:pPr>
      <w:r>
        <w:t>CALIBRE:</w:t>
      </w:r>
      <w:r>
        <w:tab/>
      </w:r>
      <w:r>
        <w:tab/>
      </w:r>
      <w:r>
        <w:rPr>
          <w:b/>
        </w:rPr>
        <w:t>1.0</w:t>
      </w:r>
      <w:r w:rsidRPr="00A86E29">
        <w:rPr>
          <w:b/>
        </w:rPr>
        <w:t xml:space="preserve"> </w:t>
      </w:r>
      <w:r w:rsidRPr="00A86E29">
        <w:rPr>
          <w:b/>
          <w:bCs/>
        </w:rPr>
        <w:t xml:space="preserve"> ”</w:t>
      </w:r>
    </w:p>
    <w:p w:rsidR="00C1190F" w:rsidRDefault="00C1190F" w:rsidP="00C1190F">
      <w:r>
        <w:t>COLOR:</w:t>
      </w:r>
      <w:r>
        <w:tab/>
      </w:r>
      <w:r>
        <w:tab/>
        <w:t>NARANJA</w:t>
      </w:r>
    </w:p>
    <w:p w:rsidR="00C1190F" w:rsidRPr="000739CD" w:rsidRDefault="00C1190F" w:rsidP="00C1190F">
      <w:pPr>
        <w:rPr>
          <w:b/>
        </w:rPr>
      </w:pPr>
      <w:r>
        <w:t>TRATADO:</w:t>
      </w:r>
      <w:r>
        <w:tab/>
      </w:r>
      <w:r>
        <w:tab/>
        <w:t>1 Cara.</w:t>
      </w:r>
    </w:p>
    <w:p w:rsidR="00C1190F" w:rsidRDefault="00C1190F" w:rsidP="00C1190F">
      <w:pPr>
        <w:rPr>
          <w:b/>
          <w:bCs/>
        </w:rPr>
      </w:pPr>
      <w:r>
        <w:t>CANTIDAD:</w:t>
      </w:r>
      <w:r>
        <w:tab/>
      </w:r>
      <w:r>
        <w:tab/>
      </w:r>
      <w:r>
        <w:rPr>
          <w:b/>
        </w:rPr>
        <w:t>500</w:t>
      </w:r>
      <w:r w:rsidRPr="00DC521A">
        <w:rPr>
          <w:b/>
        </w:rPr>
        <w:t xml:space="preserve">   Kg.</w:t>
      </w:r>
      <w:r>
        <w:rPr>
          <w:b/>
          <w:bCs/>
        </w:rPr>
        <w:tab/>
      </w:r>
    </w:p>
    <w:p w:rsidR="00C1190F" w:rsidRDefault="00C1190F" w:rsidP="00C1190F">
      <w:r>
        <w:t>COLORES:</w:t>
      </w:r>
      <w:r>
        <w:tab/>
      </w:r>
      <w:r>
        <w:tab/>
        <w:t>1 (  según muestra  )</w:t>
      </w:r>
    </w:p>
    <w:p w:rsidR="00C1190F" w:rsidRDefault="00C1190F" w:rsidP="00C1190F">
      <w:r>
        <w:t>CARAS:</w:t>
      </w:r>
      <w:r>
        <w:tab/>
      </w:r>
      <w:r>
        <w:tab/>
        <w:t>1 ( 1  )</w:t>
      </w:r>
    </w:p>
    <w:p w:rsidR="00C1190F" w:rsidRDefault="00C1190F" w:rsidP="00C1190F">
      <w:r>
        <w:t>REPETICIÓN:</w:t>
      </w:r>
      <w:r>
        <w:tab/>
        <w:t xml:space="preserve">45   Cms. </w:t>
      </w:r>
    </w:p>
    <w:p w:rsidR="00C1190F" w:rsidRDefault="00C1190F" w:rsidP="00C1190F">
      <w:r>
        <w:t xml:space="preserve">RODILLO  :    </w:t>
      </w:r>
      <w:r>
        <w:tab/>
        <w:t>45</w:t>
      </w:r>
      <w:r>
        <w:tab/>
      </w:r>
    </w:p>
    <w:p w:rsidR="00C1190F" w:rsidRDefault="00C1190F" w:rsidP="00C1190F">
      <w:r>
        <w:t>BOLSA:</w:t>
      </w:r>
      <w:r>
        <w:tab/>
      </w:r>
      <w:r>
        <w:tab/>
        <w:t>70  X  90   Cms.  ( 2 impresiones de 45 x bolsa )</w:t>
      </w:r>
    </w:p>
    <w:p w:rsidR="00C1190F" w:rsidRDefault="00C1190F" w:rsidP="00C1190F">
      <w:r>
        <w:t>SELLADO:</w:t>
      </w:r>
      <w:r>
        <w:tab/>
      </w:r>
      <w:r>
        <w:tab/>
        <w:t>fondo</w:t>
      </w:r>
    </w:p>
    <w:p w:rsidR="00C1190F" w:rsidRDefault="00DF45FD" w:rsidP="00C1190F">
      <w:r>
        <w:t>REFERENCIA:</w:t>
      </w:r>
      <w:r>
        <w:tab/>
        <w:t>FUTUROASEO</w:t>
      </w:r>
    </w:p>
    <w:p w:rsidR="00C1190F" w:rsidRDefault="00C1190F" w:rsidP="00C1190F">
      <w:r>
        <w:tab/>
      </w:r>
      <w:r>
        <w:tab/>
      </w:r>
      <w:r>
        <w:tab/>
      </w:r>
    </w:p>
    <w:p w:rsidR="00C1190F" w:rsidRDefault="00C1190F" w:rsidP="00C1190F">
      <w:r>
        <w:rPr>
          <w:b/>
          <w:bCs/>
          <w:u w:val="single"/>
        </w:rPr>
        <w:t>NOTA</w:t>
      </w:r>
      <w:r>
        <w:t>:  - Los Cyrele</w:t>
      </w:r>
      <w:r w:rsidR="00DF45FD">
        <w:t>s  los envía  Grafiflex</w:t>
      </w:r>
    </w:p>
    <w:p w:rsidR="00C1190F" w:rsidRDefault="00C1190F" w:rsidP="00C1190F">
      <w:r>
        <w:tab/>
        <w:t>-</w:t>
      </w:r>
      <w:r>
        <w:tab/>
        <w:t>Pigmentación  Según Muestra</w:t>
      </w:r>
    </w:p>
    <w:p w:rsidR="00C1190F" w:rsidRDefault="00C1190F" w:rsidP="00C1190F">
      <w:pPr>
        <w:numPr>
          <w:ilvl w:val="0"/>
          <w:numId w:val="2"/>
        </w:numPr>
      </w:pPr>
      <w:r>
        <w:t>Colocar pie de imprenta de Plásticos Unión</w:t>
      </w:r>
    </w:p>
    <w:p w:rsidR="005A70E6" w:rsidRDefault="005A70E6" w:rsidP="00C1190F">
      <w:pPr>
        <w:numPr>
          <w:ilvl w:val="0"/>
          <w:numId w:val="2"/>
        </w:numPr>
      </w:pPr>
      <w:r>
        <w:t>SE APRUEBA IMPRESIÓN.</w:t>
      </w:r>
    </w:p>
    <w:p w:rsidR="00C1190F" w:rsidRPr="003F2090" w:rsidRDefault="00C1190F" w:rsidP="00C1190F">
      <w:pPr>
        <w:rPr>
          <w:b/>
        </w:rPr>
      </w:pPr>
    </w:p>
    <w:p w:rsidR="00C1190F" w:rsidRDefault="00C1190F" w:rsidP="00C1190F"/>
    <w:p w:rsidR="00C1190F" w:rsidRDefault="00C1190F" w:rsidP="00C1190F">
      <w:r>
        <w:t>Agradezco la atención y colaboración prestada.</w:t>
      </w:r>
    </w:p>
    <w:p w:rsidR="00C1190F" w:rsidRDefault="00C1190F" w:rsidP="00C1190F"/>
    <w:p w:rsidR="00C1190F" w:rsidRDefault="00C1190F" w:rsidP="00C1190F"/>
    <w:p w:rsidR="00C1190F" w:rsidRDefault="00C1190F" w:rsidP="00C1190F">
      <w:r>
        <w:t>Cordialmente,</w:t>
      </w:r>
    </w:p>
    <w:p w:rsidR="00C1190F" w:rsidRDefault="00C1190F" w:rsidP="00C1190F"/>
    <w:p w:rsidR="00C1190F" w:rsidRDefault="00C1190F" w:rsidP="00C1190F"/>
    <w:p w:rsidR="00C1190F" w:rsidRDefault="00C1190F" w:rsidP="00C1190F">
      <w:r>
        <w:t>RICARDO CASAS ZAPATA</w:t>
      </w:r>
    </w:p>
    <w:p w:rsidR="00C1190F" w:rsidRDefault="00C1190F" w:rsidP="00C1190F">
      <w:r>
        <w:t>Director.</w:t>
      </w:r>
    </w:p>
    <w:p w:rsidR="00C1190F" w:rsidRDefault="00C1190F" w:rsidP="00C1190F">
      <w:pPr>
        <w:rPr>
          <w:b/>
        </w:rPr>
      </w:pPr>
    </w:p>
    <w:p w:rsidR="00C1190F" w:rsidRDefault="00C1190F" w:rsidP="0042659C">
      <w:pPr>
        <w:rPr>
          <w:b/>
        </w:rPr>
      </w:pPr>
    </w:p>
    <w:p w:rsidR="00B47290" w:rsidRDefault="00B47290" w:rsidP="0042659C">
      <w:pPr>
        <w:rPr>
          <w:b/>
        </w:rPr>
      </w:pPr>
    </w:p>
    <w:p w:rsidR="00B47290" w:rsidRDefault="00B47290" w:rsidP="0042659C">
      <w:pPr>
        <w:rPr>
          <w:b/>
        </w:rPr>
      </w:pPr>
    </w:p>
    <w:p w:rsidR="00B47290" w:rsidRDefault="00B47290" w:rsidP="00B47290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B47290" w:rsidRDefault="00B47290" w:rsidP="00B47290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NIT: 811.040.799-9</w:t>
      </w:r>
    </w:p>
    <w:p w:rsidR="00B47290" w:rsidRDefault="00B47290" w:rsidP="00B47290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B47290" w:rsidRDefault="00B47290" w:rsidP="00B47290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B47290" w:rsidRDefault="00B47290" w:rsidP="00B47290">
      <w:pPr>
        <w:rPr>
          <w:b/>
          <w:bCs/>
        </w:rPr>
      </w:pPr>
    </w:p>
    <w:p w:rsidR="00B47290" w:rsidRDefault="00B47290" w:rsidP="00B47290">
      <w:pPr>
        <w:pStyle w:val="Ttulo1"/>
      </w:pPr>
      <w:r>
        <w:t>ORDEN DE TRABAJO   N°      07542</w:t>
      </w:r>
    </w:p>
    <w:p w:rsidR="00B47290" w:rsidRDefault="00B47290" w:rsidP="00B47290"/>
    <w:p w:rsidR="00B47290" w:rsidRDefault="00B47290" w:rsidP="00B47290">
      <w:r>
        <w:t>FECHA:</w:t>
      </w:r>
      <w:r>
        <w:tab/>
        <w:t>Medellín,  Marzo 14    de  2011</w:t>
      </w:r>
    </w:p>
    <w:p w:rsidR="00B47290" w:rsidRDefault="00B47290" w:rsidP="00B47290">
      <w:r>
        <w:t>PARA:</w:t>
      </w:r>
      <w:r>
        <w:tab/>
      </w:r>
      <w:r>
        <w:tab/>
        <w:t>PLÁSTICOS DARMA</w:t>
      </w:r>
    </w:p>
    <w:p w:rsidR="00B47290" w:rsidRDefault="00B47290" w:rsidP="00B47290">
      <w:r>
        <w:t>ATENCIÓN:</w:t>
      </w:r>
      <w:r>
        <w:tab/>
        <w:t>Sr. Darío Jaramillo</w:t>
      </w:r>
    </w:p>
    <w:p w:rsidR="00B47290" w:rsidRDefault="00B47290" w:rsidP="00B47290">
      <w:r>
        <w:tab/>
      </w:r>
      <w:r>
        <w:tab/>
        <w:t>Gerente.</w:t>
      </w:r>
    </w:p>
    <w:p w:rsidR="00B47290" w:rsidRDefault="00B47290" w:rsidP="00B47290"/>
    <w:p w:rsidR="00B47290" w:rsidRDefault="00B47290" w:rsidP="00B47290">
      <w:r>
        <w:t>Apreciado Don Darío:</w:t>
      </w:r>
    </w:p>
    <w:p w:rsidR="00B47290" w:rsidRDefault="00B47290" w:rsidP="00B47290">
      <w:r>
        <w:t xml:space="preserve"> </w:t>
      </w:r>
    </w:p>
    <w:p w:rsidR="00B47290" w:rsidRDefault="00B47290" w:rsidP="00B47290">
      <w:r>
        <w:t>Con la presente estamos solicitando el siguiente servicio de  IMPRESION:</w:t>
      </w:r>
    </w:p>
    <w:p w:rsidR="00B47290" w:rsidRDefault="00B47290" w:rsidP="00B47290"/>
    <w:p w:rsidR="00B47290" w:rsidRDefault="00B47290" w:rsidP="00B47290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B47290" w:rsidRDefault="00B47290" w:rsidP="00B47290">
      <w:r>
        <w:t>MATERIAL:</w:t>
      </w:r>
      <w:r>
        <w:tab/>
      </w:r>
      <w:r>
        <w:tab/>
        <w:t>Polietileno Alta Densidad Pigmentado Naranja  Tubular.</w:t>
      </w:r>
    </w:p>
    <w:p w:rsidR="00B47290" w:rsidRDefault="00B47290" w:rsidP="00B47290">
      <w:r>
        <w:t>MEDIDA:</w:t>
      </w:r>
      <w:r>
        <w:tab/>
      </w:r>
      <w:r>
        <w:tab/>
      </w:r>
      <w:r>
        <w:rPr>
          <w:b/>
        </w:rPr>
        <w:t>70</w:t>
      </w:r>
      <w:r>
        <w:t xml:space="preserve">          Cms.</w:t>
      </w:r>
    </w:p>
    <w:p w:rsidR="00B47290" w:rsidRPr="00A86E29" w:rsidRDefault="00B47290" w:rsidP="00B47290">
      <w:pPr>
        <w:rPr>
          <w:b/>
          <w:bCs/>
        </w:rPr>
      </w:pPr>
      <w:r>
        <w:t>CALIBRE:</w:t>
      </w:r>
      <w:r>
        <w:tab/>
      </w:r>
      <w:r>
        <w:tab/>
      </w:r>
      <w:r>
        <w:rPr>
          <w:b/>
        </w:rPr>
        <w:t>1.0</w:t>
      </w:r>
      <w:r w:rsidRPr="00A86E29">
        <w:rPr>
          <w:b/>
        </w:rPr>
        <w:t xml:space="preserve"> </w:t>
      </w:r>
      <w:r w:rsidRPr="00A86E29">
        <w:rPr>
          <w:b/>
          <w:bCs/>
        </w:rPr>
        <w:t xml:space="preserve"> ”</w:t>
      </w:r>
    </w:p>
    <w:p w:rsidR="00B47290" w:rsidRDefault="00B47290" w:rsidP="00B47290">
      <w:r>
        <w:t>COLOR:</w:t>
      </w:r>
      <w:r>
        <w:tab/>
      </w:r>
      <w:r>
        <w:tab/>
        <w:t>NARANJA</w:t>
      </w:r>
    </w:p>
    <w:p w:rsidR="00B47290" w:rsidRPr="000739CD" w:rsidRDefault="00B47290" w:rsidP="00B47290">
      <w:pPr>
        <w:rPr>
          <w:b/>
        </w:rPr>
      </w:pPr>
      <w:r>
        <w:t>TRATADO:</w:t>
      </w:r>
      <w:r>
        <w:tab/>
      </w:r>
      <w:r>
        <w:tab/>
        <w:t>1 Cara.</w:t>
      </w:r>
    </w:p>
    <w:p w:rsidR="00B47290" w:rsidRDefault="00B47290" w:rsidP="00B47290">
      <w:pPr>
        <w:rPr>
          <w:b/>
          <w:bCs/>
        </w:rPr>
      </w:pPr>
      <w:r>
        <w:t>CANTIDAD:</w:t>
      </w:r>
      <w:r>
        <w:tab/>
      </w:r>
      <w:r>
        <w:tab/>
      </w:r>
      <w:r>
        <w:rPr>
          <w:b/>
        </w:rPr>
        <w:t>320</w:t>
      </w:r>
      <w:r w:rsidRPr="00DC521A">
        <w:rPr>
          <w:b/>
        </w:rPr>
        <w:t xml:space="preserve">   Kg.</w:t>
      </w:r>
      <w:r>
        <w:rPr>
          <w:b/>
          <w:bCs/>
        </w:rPr>
        <w:tab/>
      </w:r>
    </w:p>
    <w:p w:rsidR="00B47290" w:rsidRDefault="00B47290" w:rsidP="00B47290">
      <w:r>
        <w:t>COLORES:</w:t>
      </w:r>
      <w:r>
        <w:tab/>
      </w:r>
      <w:r>
        <w:tab/>
        <w:t>1 (  según muestra  )</w:t>
      </w:r>
    </w:p>
    <w:p w:rsidR="00B47290" w:rsidRDefault="00B47290" w:rsidP="00B47290">
      <w:r>
        <w:t>CARAS:</w:t>
      </w:r>
      <w:r>
        <w:tab/>
      </w:r>
      <w:r>
        <w:tab/>
        <w:t>1 ( 1  )</w:t>
      </w:r>
    </w:p>
    <w:p w:rsidR="00B47290" w:rsidRDefault="00B47290" w:rsidP="00B47290">
      <w:r>
        <w:t>REPETICIÓN:</w:t>
      </w:r>
      <w:r>
        <w:tab/>
        <w:t xml:space="preserve">45   Cms. </w:t>
      </w:r>
    </w:p>
    <w:p w:rsidR="00B47290" w:rsidRDefault="00B47290" w:rsidP="00B47290">
      <w:r>
        <w:t xml:space="preserve">RODILLO  :    </w:t>
      </w:r>
      <w:r>
        <w:tab/>
        <w:t>45</w:t>
      </w:r>
      <w:r>
        <w:tab/>
      </w:r>
    </w:p>
    <w:p w:rsidR="00B47290" w:rsidRDefault="00B47290" w:rsidP="00B47290">
      <w:r>
        <w:t>BOLSA:</w:t>
      </w:r>
      <w:r>
        <w:tab/>
      </w:r>
      <w:r>
        <w:tab/>
        <w:t>70  X  90   Cms.  ( 2 impresiones de 45 x bolsa )</w:t>
      </w:r>
    </w:p>
    <w:p w:rsidR="00B47290" w:rsidRDefault="00B47290" w:rsidP="00B47290">
      <w:r>
        <w:t>SELLADO:</w:t>
      </w:r>
      <w:r>
        <w:tab/>
      </w:r>
      <w:r>
        <w:tab/>
        <w:t>fondo</w:t>
      </w:r>
    </w:p>
    <w:p w:rsidR="00B47290" w:rsidRDefault="00B47290" w:rsidP="00B47290">
      <w:r>
        <w:t>REFERENCIA:</w:t>
      </w:r>
      <w:r>
        <w:tab/>
        <w:t>URABALIMPIO</w:t>
      </w:r>
    </w:p>
    <w:p w:rsidR="00B47290" w:rsidRDefault="00B47290" w:rsidP="00B47290">
      <w:r>
        <w:tab/>
      </w:r>
      <w:r>
        <w:tab/>
      </w:r>
      <w:r>
        <w:tab/>
      </w:r>
    </w:p>
    <w:p w:rsidR="00B47290" w:rsidRDefault="00B47290" w:rsidP="00B47290">
      <w:r>
        <w:rPr>
          <w:b/>
          <w:bCs/>
          <w:u w:val="single"/>
        </w:rPr>
        <w:t>NOTA</w:t>
      </w:r>
      <w:r>
        <w:t>:  - Los Cyreles  los envía  Grafiflex</w:t>
      </w:r>
    </w:p>
    <w:p w:rsidR="00B47290" w:rsidRDefault="00B47290" w:rsidP="00B47290">
      <w:r>
        <w:tab/>
        <w:t>-</w:t>
      </w:r>
      <w:r>
        <w:tab/>
        <w:t>Pigmentación  Según Muestra</w:t>
      </w:r>
    </w:p>
    <w:p w:rsidR="00B47290" w:rsidRDefault="00B47290" w:rsidP="00B47290">
      <w:pPr>
        <w:numPr>
          <w:ilvl w:val="0"/>
          <w:numId w:val="2"/>
        </w:numPr>
      </w:pPr>
      <w:r>
        <w:t>Colocar pie de imprenta de Plásticos Unión</w:t>
      </w:r>
    </w:p>
    <w:p w:rsidR="00B47290" w:rsidRDefault="00B47290" w:rsidP="00B47290">
      <w:pPr>
        <w:numPr>
          <w:ilvl w:val="0"/>
          <w:numId w:val="2"/>
        </w:numPr>
      </w:pPr>
      <w:r>
        <w:t>SE APRUEBA IMPRESIÓN.</w:t>
      </w:r>
    </w:p>
    <w:p w:rsidR="00B47290" w:rsidRPr="003F2090" w:rsidRDefault="00B47290" w:rsidP="00B47290">
      <w:pPr>
        <w:rPr>
          <w:b/>
        </w:rPr>
      </w:pPr>
    </w:p>
    <w:p w:rsidR="00B47290" w:rsidRDefault="00B47290" w:rsidP="00B47290"/>
    <w:p w:rsidR="00B47290" w:rsidRDefault="00B47290" w:rsidP="00B47290">
      <w:r>
        <w:t>Agradezco la atención y colaboración prestada.</w:t>
      </w:r>
    </w:p>
    <w:p w:rsidR="00B47290" w:rsidRDefault="00B47290" w:rsidP="00B47290"/>
    <w:p w:rsidR="00B47290" w:rsidRDefault="00B47290" w:rsidP="00B47290"/>
    <w:p w:rsidR="00B47290" w:rsidRDefault="00B47290" w:rsidP="00B47290">
      <w:r>
        <w:t>Cordialmente,</w:t>
      </w:r>
    </w:p>
    <w:p w:rsidR="00B47290" w:rsidRDefault="00B47290" w:rsidP="00B47290"/>
    <w:p w:rsidR="00B47290" w:rsidRDefault="00B47290" w:rsidP="00B47290"/>
    <w:p w:rsidR="00B47290" w:rsidRDefault="00B47290" w:rsidP="00B47290">
      <w:r>
        <w:t>RICARDO CASAS ZAPATA</w:t>
      </w:r>
    </w:p>
    <w:p w:rsidR="00B47290" w:rsidRDefault="00B47290" w:rsidP="00B47290">
      <w:r>
        <w:t>Director.</w:t>
      </w:r>
    </w:p>
    <w:p w:rsidR="00B47290" w:rsidRDefault="00B47290" w:rsidP="00B47290">
      <w:pPr>
        <w:rPr>
          <w:b/>
        </w:rPr>
      </w:pPr>
    </w:p>
    <w:p w:rsidR="00B47290" w:rsidRPr="001B2201" w:rsidRDefault="00B47290" w:rsidP="00B47290">
      <w:pPr>
        <w:rPr>
          <w:b/>
        </w:rPr>
      </w:pPr>
    </w:p>
    <w:p w:rsidR="00B47290" w:rsidRDefault="00B47290" w:rsidP="0042659C">
      <w:pPr>
        <w:rPr>
          <w:b/>
        </w:rPr>
      </w:pPr>
    </w:p>
    <w:p w:rsidR="0070068B" w:rsidRDefault="0070068B" w:rsidP="0042659C">
      <w:pPr>
        <w:rPr>
          <w:b/>
        </w:rPr>
      </w:pPr>
    </w:p>
    <w:p w:rsidR="0070068B" w:rsidRDefault="0070068B" w:rsidP="0042659C">
      <w:pPr>
        <w:rPr>
          <w:b/>
        </w:rPr>
      </w:pPr>
    </w:p>
    <w:p w:rsidR="0070068B" w:rsidRDefault="0070068B" w:rsidP="0070068B">
      <w:pPr>
        <w:rPr>
          <w:b/>
        </w:rPr>
      </w:pPr>
    </w:p>
    <w:p w:rsidR="0070068B" w:rsidRDefault="0070068B" w:rsidP="0070068B"/>
    <w:p w:rsidR="0070068B" w:rsidRDefault="0070068B" w:rsidP="0070068B">
      <w:pPr>
        <w:tabs>
          <w:tab w:val="left" w:pos="2340"/>
        </w:tabs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70068B" w:rsidRDefault="0070068B" w:rsidP="0070068B">
      <w:pPr>
        <w:tabs>
          <w:tab w:val="left" w:pos="2340"/>
        </w:tabs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70068B" w:rsidRDefault="0070068B" w:rsidP="0070068B">
      <w:pPr>
        <w:tabs>
          <w:tab w:val="left" w:pos="2340"/>
        </w:tabs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70068B" w:rsidRDefault="0070068B" w:rsidP="0070068B">
      <w:pPr>
        <w:tabs>
          <w:tab w:val="left" w:pos="2340"/>
        </w:tabs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70068B" w:rsidRDefault="0070068B" w:rsidP="0070068B">
      <w:pPr>
        <w:tabs>
          <w:tab w:val="left" w:pos="2340"/>
        </w:tabs>
        <w:rPr>
          <w:b/>
          <w:bCs/>
        </w:rPr>
      </w:pPr>
    </w:p>
    <w:p w:rsidR="0070068B" w:rsidRDefault="0070068B" w:rsidP="0070068B">
      <w:pPr>
        <w:pStyle w:val="Ttulo1"/>
      </w:pPr>
    </w:p>
    <w:p w:rsidR="0070068B" w:rsidRDefault="0070068B" w:rsidP="0070068B">
      <w:pPr>
        <w:pStyle w:val="Ttulo1"/>
      </w:pPr>
      <w:r>
        <w:t>ORDEN DE TRABAJO  N°     08167</w:t>
      </w:r>
    </w:p>
    <w:p w:rsidR="0070068B" w:rsidRDefault="0070068B" w:rsidP="0070068B"/>
    <w:p w:rsidR="0070068B" w:rsidRDefault="0070068B" w:rsidP="0070068B">
      <w:r>
        <w:t>FECHA:</w:t>
      </w:r>
      <w:r>
        <w:tab/>
        <w:t>Medellín, Marzo  14   de   2011</w:t>
      </w:r>
    </w:p>
    <w:p w:rsidR="0070068B" w:rsidRDefault="0070068B" w:rsidP="0070068B">
      <w:r>
        <w:t>PARA:</w:t>
      </w:r>
      <w:r>
        <w:tab/>
      </w:r>
      <w:r>
        <w:tab/>
        <w:t>PLÁSTICOS DARMA</w:t>
      </w:r>
    </w:p>
    <w:p w:rsidR="0070068B" w:rsidRDefault="0070068B" w:rsidP="0070068B">
      <w:r>
        <w:t>ATENCIÓN:</w:t>
      </w:r>
      <w:r>
        <w:tab/>
        <w:t>Sr. Darío Jaramillo</w:t>
      </w:r>
    </w:p>
    <w:p w:rsidR="0070068B" w:rsidRDefault="0070068B" w:rsidP="0070068B">
      <w:r>
        <w:tab/>
      </w:r>
      <w:r>
        <w:tab/>
        <w:t>Gerente.</w:t>
      </w:r>
    </w:p>
    <w:p w:rsidR="0070068B" w:rsidRDefault="0070068B" w:rsidP="0070068B"/>
    <w:p w:rsidR="0070068B" w:rsidRDefault="0070068B" w:rsidP="0070068B">
      <w:r>
        <w:t>Apreciado Don Darío :</w:t>
      </w:r>
    </w:p>
    <w:p w:rsidR="0070068B" w:rsidRDefault="0070068B" w:rsidP="0070068B">
      <w:r>
        <w:t xml:space="preserve"> </w:t>
      </w:r>
    </w:p>
    <w:p w:rsidR="0070068B" w:rsidRDefault="0070068B" w:rsidP="0070068B">
      <w:r>
        <w:t xml:space="preserve">Con la presente estamos solicitando el siguiente servicio de  </w:t>
      </w:r>
      <w:r w:rsidRPr="0021495C">
        <w:rPr>
          <w:u w:val="single"/>
        </w:rPr>
        <w:t>IMPRESION</w:t>
      </w:r>
      <w:r>
        <w:t>:</w:t>
      </w:r>
    </w:p>
    <w:p w:rsidR="0070068B" w:rsidRDefault="0070068B" w:rsidP="0070068B"/>
    <w:p w:rsidR="0070068B" w:rsidRDefault="0070068B" w:rsidP="0070068B">
      <w:pPr>
        <w:rPr>
          <w:b/>
          <w:bCs/>
          <w:u w:val="single"/>
        </w:rPr>
      </w:pPr>
    </w:p>
    <w:p w:rsidR="0070068B" w:rsidRDefault="0070068B" w:rsidP="0070068B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70068B" w:rsidRDefault="0070068B" w:rsidP="0070068B"/>
    <w:p w:rsidR="0070068B" w:rsidRDefault="0070068B" w:rsidP="0070068B">
      <w:r>
        <w:t>MATERIAL:</w:t>
      </w:r>
      <w:r>
        <w:tab/>
      </w:r>
      <w:r>
        <w:tab/>
        <w:t>Polietileno BAJA  LAMINA</w:t>
      </w:r>
    </w:p>
    <w:p w:rsidR="0070068B" w:rsidRPr="003F0627" w:rsidRDefault="0070068B" w:rsidP="0070068B">
      <w:pPr>
        <w:rPr>
          <w:b/>
        </w:rPr>
      </w:pPr>
      <w:r>
        <w:t>MEDIDA:</w:t>
      </w:r>
      <w:r>
        <w:tab/>
      </w:r>
      <w:r>
        <w:tab/>
      </w:r>
      <w:r>
        <w:rPr>
          <w:b/>
        </w:rPr>
        <w:t>46</w:t>
      </w:r>
      <w:r w:rsidRPr="00743DF3">
        <w:rPr>
          <w:b/>
        </w:rPr>
        <w:t xml:space="preserve">    Cms</w:t>
      </w:r>
      <w:r>
        <w:t xml:space="preserve">. </w:t>
      </w:r>
    </w:p>
    <w:p w:rsidR="0070068B" w:rsidRDefault="0070068B" w:rsidP="0070068B">
      <w:r>
        <w:t>CALIBRE:</w:t>
      </w:r>
      <w:r>
        <w:tab/>
      </w:r>
      <w:r>
        <w:tab/>
      </w:r>
      <w:r>
        <w:rPr>
          <w:b/>
        </w:rPr>
        <w:t xml:space="preserve">3.0 </w:t>
      </w:r>
      <w:r w:rsidRPr="00BB2CA5">
        <w:rPr>
          <w:b/>
        </w:rPr>
        <w:t xml:space="preserve">  ”</w:t>
      </w:r>
    </w:p>
    <w:p w:rsidR="0070068B" w:rsidRPr="00C56E9F" w:rsidRDefault="0070068B" w:rsidP="0070068B">
      <w:pPr>
        <w:rPr>
          <w:b/>
        </w:rPr>
      </w:pPr>
      <w:r>
        <w:t>COLOR:</w:t>
      </w:r>
      <w:r>
        <w:tab/>
      </w:r>
      <w:r>
        <w:tab/>
        <w:t>Transparente</w:t>
      </w:r>
    </w:p>
    <w:p w:rsidR="0070068B" w:rsidRDefault="0070068B" w:rsidP="0070068B">
      <w:r>
        <w:t>CANTIDAD:</w:t>
      </w:r>
      <w:r>
        <w:tab/>
      </w:r>
      <w:r>
        <w:tab/>
      </w:r>
      <w:r>
        <w:rPr>
          <w:b/>
        </w:rPr>
        <w:t>120</w:t>
      </w:r>
      <w:r w:rsidRPr="0029142F">
        <w:rPr>
          <w:b/>
        </w:rPr>
        <w:t xml:space="preserve"> </w:t>
      </w:r>
      <w:r w:rsidRPr="00CE3FFA">
        <w:rPr>
          <w:b/>
        </w:rPr>
        <w:t xml:space="preserve">  </w:t>
      </w:r>
      <w:r>
        <w:t xml:space="preserve">  Kg</w:t>
      </w:r>
    </w:p>
    <w:p w:rsidR="0070068B" w:rsidRDefault="0070068B" w:rsidP="0070068B">
      <w:r>
        <w:t>COLORES:</w:t>
      </w:r>
      <w:r>
        <w:tab/>
      </w:r>
      <w:r>
        <w:tab/>
        <w:t>4  ( Blanco – Rojo – Amarillo - Verde  )</w:t>
      </w:r>
    </w:p>
    <w:p w:rsidR="0070068B" w:rsidRDefault="0070068B" w:rsidP="0070068B">
      <w:r>
        <w:t>CARAS:</w:t>
      </w:r>
      <w:r>
        <w:tab/>
      </w:r>
      <w:r>
        <w:tab/>
        <w:t>2</w:t>
      </w:r>
    </w:p>
    <w:p w:rsidR="0070068B" w:rsidRDefault="0070068B" w:rsidP="0070068B">
      <w:r>
        <w:t>REPETICIÓN:</w:t>
      </w:r>
      <w:r>
        <w:tab/>
        <w:t xml:space="preserve">17    Cms. </w:t>
      </w:r>
    </w:p>
    <w:p w:rsidR="0070068B" w:rsidRDefault="0070068B" w:rsidP="0070068B">
      <w:r>
        <w:t>BOLSA:</w:t>
      </w:r>
      <w:r>
        <w:tab/>
      </w:r>
      <w:r>
        <w:tab/>
        <w:t xml:space="preserve">17   X   23    Cms  </w:t>
      </w:r>
    </w:p>
    <w:p w:rsidR="0070068B" w:rsidRDefault="0070068B" w:rsidP="0070068B">
      <w:r>
        <w:t xml:space="preserve">RODILLO :                </w:t>
      </w:r>
      <w:r>
        <w:rPr>
          <w:b/>
        </w:rPr>
        <w:t>35            Tambor  Central</w:t>
      </w:r>
    </w:p>
    <w:p w:rsidR="0070068B" w:rsidRDefault="0070068B" w:rsidP="0070068B">
      <w:r>
        <w:t>SELLADO:</w:t>
      </w:r>
      <w:r>
        <w:tab/>
      </w:r>
      <w:r>
        <w:tab/>
        <w:t xml:space="preserve">Lateral  </w:t>
      </w:r>
    </w:p>
    <w:p w:rsidR="0070068B" w:rsidRDefault="0070068B" w:rsidP="0070068B">
      <w:r w:rsidRPr="001F34F2">
        <w:t>REFERENCIA:</w:t>
      </w:r>
      <w:r w:rsidRPr="001F34F2">
        <w:tab/>
      </w:r>
      <w:r w:rsidRPr="00734331">
        <w:rPr>
          <w:b/>
        </w:rPr>
        <w:t xml:space="preserve">PALMAS  </w:t>
      </w:r>
      <w:r>
        <w:t>MORA  397  gms</w:t>
      </w:r>
      <w:r>
        <w:tab/>
      </w:r>
      <w:r>
        <w:tab/>
      </w:r>
      <w:r>
        <w:tab/>
        <w:t>55 KG</w:t>
      </w:r>
    </w:p>
    <w:p w:rsidR="0070068B" w:rsidRPr="001F34F2" w:rsidRDefault="0070068B" w:rsidP="0070068B">
      <w:r>
        <w:tab/>
      </w:r>
      <w:r>
        <w:tab/>
      </w:r>
      <w:r>
        <w:tab/>
        <w:t>PALMAS TOMATE DE ASRBOL 397 g</w:t>
      </w:r>
      <w:r>
        <w:tab/>
      </w:r>
      <w:r>
        <w:tab/>
        <w:t>55 KG</w:t>
      </w:r>
    </w:p>
    <w:p w:rsidR="0070068B" w:rsidRPr="001F34F2" w:rsidRDefault="0070068B" w:rsidP="0070068B"/>
    <w:p w:rsidR="0070068B" w:rsidRDefault="0070068B" w:rsidP="0070068B">
      <w:pPr>
        <w:rPr>
          <w:b/>
        </w:rPr>
      </w:pPr>
      <w:r w:rsidRPr="001F34F2">
        <w:rPr>
          <w:b/>
        </w:rPr>
        <w:tab/>
      </w:r>
      <w:r w:rsidRPr="001F34F2">
        <w:rPr>
          <w:b/>
        </w:rPr>
        <w:tab/>
      </w:r>
      <w:r w:rsidRPr="001F34F2">
        <w:rPr>
          <w:b/>
        </w:rPr>
        <w:tab/>
      </w:r>
    </w:p>
    <w:p w:rsidR="0070068B" w:rsidRDefault="0070068B" w:rsidP="0070068B">
      <w:r>
        <w:rPr>
          <w:b/>
          <w:bCs/>
          <w:u w:val="single"/>
        </w:rPr>
        <w:t>NOTA:</w:t>
      </w:r>
      <w:r>
        <w:t xml:space="preserve">  - Los cyreles  se encuentran  en   su   planta.</w:t>
      </w:r>
    </w:p>
    <w:p w:rsidR="0070068B" w:rsidRDefault="0070068B" w:rsidP="0070068B">
      <w:pPr>
        <w:numPr>
          <w:ilvl w:val="0"/>
          <w:numId w:val="2"/>
        </w:numPr>
      </w:pPr>
      <w:r>
        <w:t>Altura y tonos según  Muestra</w:t>
      </w:r>
    </w:p>
    <w:p w:rsidR="0070068B" w:rsidRDefault="0070068B" w:rsidP="0070068B">
      <w:pPr>
        <w:numPr>
          <w:ilvl w:val="0"/>
          <w:numId w:val="2"/>
        </w:numPr>
        <w:rPr>
          <w:b/>
        </w:rPr>
      </w:pPr>
      <w:smartTag w:uri="urn:schemas-microsoft-com:office:smarttags" w:element="PersonName">
        <w:smartTagPr>
          <w:attr w:name="ProductID" w:val="PLASTICOS UNION"/>
        </w:smartTagPr>
        <w:r>
          <w:rPr>
            <w:b/>
          </w:rPr>
          <w:t>PLASTICOS UNION</w:t>
        </w:r>
      </w:smartTag>
      <w:r>
        <w:rPr>
          <w:b/>
        </w:rPr>
        <w:t xml:space="preserve"> ENVIA EL MATERIAL</w:t>
      </w:r>
    </w:p>
    <w:p w:rsidR="0070068B" w:rsidRPr="00230C30" w:rsidRDefault="0070068B" w:rsidP="0070068B">
      <w:pPr>
        <w:numPr>
          <w:ilvl w:val="0"/>
          <w:numId w:val="2"/>
        </w:numPr>
        <w:ind w:left="1500"/>
        <w:rPr>
          <w:b/>
        </w:rPr>
      </w:pPr>
      <w:r w:rsidRPr="00230C30">
        <w:rPr>
          <w:b/>
        </w:rPr>
        <w:t>SE   APRUEBA  IMPRESION</w:t>
      </w:r>
    </w:p>
    <w:p w:rsidR="0070068B" w:rsidRDefault="0070068B" w:rsidP="0070068B"/>
    <w:p w:rsidR="0070068B" w:rsidRPr="00465B97" w:rsidRDefault="0070068B" w:rsidP="0070068B"/>
    <w:p w:rsidR="0070068B" w:rsidRDefault="0070068B" w:rsidP="0070068B">
      <w:r>
        <w:t>Agradezco la atención y colaboración prestada.</w:t>
      </w:r>
    </w:p>
    <w:p w:rsidR="0070068B" w:rsidRDefault="0070068B" w:rsidP="0070068B"/>
    <w:p w:rsidR="0070068B" w:rsidRDefault="0070068B" w:rsidP="0070068B"/>
    <w:p w:rsidR="0070068B" w:rsidRDefault="0070068B" w:rsidP="0070068B">
      <w:r>
        <w:t>Cordialmente,</w:t>
      </w:r>
    </w:p>
    <w:p w:rsidR="0070068B" w:rsidRDefault="0070068B" w:rsidP="0070068B"/>
    <w:p w:rsidR="0070068B" w:rsidRDefault="0070068B" w:rsidP="0070068B"/>
    <w:p w:rsidR="0070068B" w:rsidRDefault="0070068B" w:rsidP="0070068B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70068B" w:rsidRDefault="0070068B" w:rsidP="0070068B">
      <w:r>
        <w:t>Director.</w:t>
      </w:r>
    </w:p>
    <w:p w:rsidR="0070068B" w:rsidRDefault="0070068B" w:rsidP="0070068B">
      <w:pPr>
        <w:rPr>
          <w:b/>
        </w:rPr>
      </w:pPr>
    </w:p>
    <w:p w:rsidR="00A474A1" w:rsidRDefault="00A474A1" w:rsidP="002A07C0">
      <w:pPr>
        <w:rPr>
          <w:b/>
          <w:bCs/>
          <w:sz w:val="20"/>
        </w:rPr>
      </w:pPr>
    </w:p>
    <w:p w:rsidR="002A07C0" w:rsidRDefault="002A07C0" w:rsidP="002A07C0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2A07C0" w:rsidRDefault="002A07C0" w:rsidP="002A07C0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2A07C0" w:rsidRDefault="002A07C0" w:rsidP="002A07C0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2A07C0" w:rsidRDefault="002A07C0" w:rsidP="002A07C0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2A07C0" w:rsidRDefault="002A07C0" w:rsidP="002A07C0">
      <w:pPr>
        <w:rPr>
          <w:b/>
          <w:bCs/>
        </w:rPr>
      </w:pPr>
    </w:p>
    <w:p w:rsidR="002A07C0" w:rsidRDefault="002A07C0" w:rsidP="002A07C0">
      <w:pPr>
        <w:pStyle w:val="Ttulo1"/>
      </w:pPr>
      <w:r>
        <w:t>ORDEN DE TRABAJO      N°      08176</w:t>
      </w:r>
    </w:p>
    <w:p w:rsidR="002A07C0" w:rsidRDefault="002A07C0" w:rsidP="002A07C0"/>
    <w:p w:rsidR="002A07C0" w:rsidRDefault="002A07C0" w:rsidP="002A07C0"/>
    <w:p w:rsidR="002A07C0" w:rsidRDefault="002A07C0" w:rsidP="002A07C0">
      <w:r>
        <w:t>FECHA:</w:t>
      </w:r>
      <w:r>
        <w:tab/>
        <w:t>Medellín,  Marzo  16    de  2011</w:t>
      </w:r>
    </w:p>
    <w:p w:rsidR="002A07C0" w:rsidRDefault="002A07C0" w:rsidP="002A07C0">
      <w:r>
        <w:t>PARA:</w:t>
      </w:r>
      <w:r>
        <w:tab/>
      </w:r>
      <w:r>
        <w:tab/>
        <w:t>PLÁSTICOS DARMA</w:t>
      </w:r>
    </w:p>
    <w:p w:rsidR="002A07C0" w:rsidRDefault="002A07C0" w:rsidP="002A07C0">
      <w:r>
        <w:t>ATENCIÓN:</w:t>
      </w:r>
      <w:r>
        <w:tab/>
        <w:t>Sr. Darío Jaramillo</w:t>
      </w:r>
    </w:p>
    <w:p w:rsidR="002A07C0" w:rsidRDefault="002A07C0" w:rsidP="002A07C0">
      <w:r>
        <w:tab/>
      </w:r>
      <w:r>
        <w:tab/>
        <w:t>Gerente.</w:t>
      </w:r>
    </w:p>
    <w:p w:rsidR="002A07C0" w:rsidRDefault="002A07C0" w:rsidP="002A07C0"/>
    <w:p w:rsidR="002A07C0" w:rsidRDefault="002A07C0" w:rsidP="002A07C0">
      <w:r>
        <w:t>Apreciado Don Darío :</w:t>
      </w:r>
    </w:p>
    <w:p w:rsidR="002A07C0" w:rsidRDefault="002A07C0" w:rsidP="002A07C0">
      <w:r>
        <w:t xml:space="preserve"> </w:t>
      </w:r>
    </w:p>
    <w:p w:rsidR="002A07C0" w:rsidRDefault="002A07C0" w:rsidP="002A07C0">
      <w:r>
        <w:t>Con la presente estamos solicitando el siguiente servicio de   IMPRESIÓN  :</w:t>
      </w:r>
    </w:p>
    <w:p w:rsidR="002A07C0" w:rsidRDefault="002A07C0" w:rsidP="002A07C0"/>
    <w:p w:rsidR="002A07C0" w:rsidRDefault="002A07C0" w:rsidP="002A07C0">
      <w:pPr>
        <w:rPr>
          <w:b/>
          <w:bCs/>
          <w:u w:val="single"/>
        </w:rPr>
      </w:pPr>
    </w:p>
    <w:p w:rsidR="002A07C0" w:rsidRDefault="002A07C0" w:rsidP="002A07C0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2A07C0" w:rsidRDefault="002A07C0" w:rsidP="002A07C0"/>
    <w:p w:rsidR="002A07C0" w:rsidRDefault="002A07C0" w:rsidP="002A07C0">
      <w:r>
        <w:t>MATERIAL:</w:t>
      </w:r>
      <w:r>
        <w:tab/>
      </w:r>
      <w:r>
        <w:tab/>
        <w:t>Polietileno     Lamina    Transparente COEXTRUIDA</w:t>
      </w:r>
    </w:p>
    <w:p w:rsidR="002A07C0" w:rsidRDefault="002A07C0" w:rsidP="002A07C0">
      <w:r>
        <w:t>MEDIDA:</w:t>
      </w:r>
      <w:r>
        <w:tab/>
      </w:r>
      <w:r>
        <w:tab/>
      </w:r>
      <w:r>
        <w:rPr>
          <w:b/>
        </w:rPr>
        <w:t xml:space="preserve">32.5 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2A07C0" w:rsidRPr="006D12B2" w:rsidRDefault="002A07C0" w:rsidP="002A07C0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2A07C0" w:rsidRDefault="002A07C0" w:rsidP="002A07C0">
      <w:r>
        <w:t>TRATADO:</w:t>
      </w:r>
      <w:r>
        <w:tab/>
      </w:r>
      <w:r>
        <w:tab/>
        <w:t>1  Cara</w:t>
      </w:r>
    </w:p>
    <w:p w:rsidR="002A07C0" w:rsidRDefault="002A07C0" w:rsidP="002A07C0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 w:rsidR="00C56E9F">
        <w:rPr>
          <w:b/>
        </w:rPr>
        <w:t>2</w:t>
      </w:r>
      <w:r>
        <w:rPr>
          <w:b/>
        </w:rPr>
        <w:t xml:space="preserve">00  </w:t>
      </w:r>
      <w:r w:rsidRPr="00900A5A">
        <w:rPr>
          <w:b/>
        </w:rPr>
        <w:t xml:space="preserve">  Kg</w:t>
      </w:r>
      <w:r>
        <w:t>.</w:t>
      </w:r>
    </w:p>
    <w:p w:rsidR="002A07C0" w:rsidRDefault="002A07C0" w:rsidP="002A07C0">
      <w:r>
        <w:t>COLORES:</w:t>
      </w:r>
      <w:r>
        <w:tab/>
      </w:r>
      <w:r>
        <w:tab/>
        <w:t xml:space="preserve">3    (  Blanco – Negro - Verde   )   </w:t>
      </w:r>
    </w:p>
    <w:p w:rsidR="002A07C0" w:rsidRDefault="002A07C0" w:rsidP="002A07C0">
      <w:r>
        <w:t>CARAS:</w:t>
      </w:r>
      <w:r>
        <w:tab/>
      </w:r>
      <w:r>
        <w:tab/>
        <w:t>1  (3 x 1  )</w:t>
      </w:r>
    </w:p>
    <w:p w:rsidR="002A07C0" w:rsidRDefault="002A07C0" w:rsidP="002A07C0">
      <w:r>
        <w:t>REPETICIÓN:</w:t>
      </w:r>
      <w:r>
        <w:tab/>
        <w:t xml:space="preserve">11   Cms   </w:t>
      </w:r>
    </w:p>
    <w:p w:rsidR="002A07C0" w:rsidRPr="00900A5A" w:rsidRDefault="002A07C0" w:rsidP="002A07C0">
      <w:pPr>
        <w:rPr>
          <w:b/>
        </w:rPr>
      </w:pPr>
      <w:r>
        <w:t xml:space="preserve">RODILLO  :               </w:t>
      </w:r>
      <w:r>
        <w:rPr>
          <w:b/>
        </w:rPr>
        <w:t>45</w:t>
      </w:r>
    </w:p>
    <w:p w:rsidR="002A07C0" w:rsidRDefault="002A07C0" w:rsidP="002A07C0">
      <w:r>
        <w:t>LAMINA:</w:t>
      </w:r>
      <w:r>
        <w:tab/>
      </w:r>
      <w:r>
        <w:tab/>
        <w:t>15.5    Cms    REFILADA PARA EMPAQUETADORA</w:t>
      </w:r>
    </w:p>
    <w:p w:rsidR="002A07C0" w:rsidRDefault="002A07C0" w:rsidP="002A07C0">
      <w:r>
        <w:t>FOTOCAELDA:</w:t>
      </w:r>
      <w:r>
        <w:tab/>
        <w:t>Según muestra con doble  color</w:t>
      </w:r>
    </w:p>
    <w:p w:rsidR="002A07C0" w:rsidRPr="00146B92" w:rsidRDefault="002A07C0" w:rsidP="002A07C0">
      <w:pPr>
        <w:rPr>
          <w:b/>
        </w:rPr>
      </w:pPr>
      <w:r>
        <w:t>REFERENCIA:</w:t>
      </w:r>
      <w:r>
        <w:tab/>
      </w:r>
      <w:r>
        <w:rPr>
          <w:b/>
        </w:rPr>
        <w:t xml:space="preserve">PULPA    </w:t>
      </w:r>
      <w:r>
        <w:rPr>
          <w:b/>
          <w:u w:val="single"/>
        </w:rPr>
        <w:t>MORA</w:t>
      </w:r>
      <w:r>
        <w:rPr>
          <w:b/>
        </w:rPr>
        <w:t xml:space="preserve">    90  GMS</w:t>
      </w:r>
    </w:p>
    <w:p w:rsidR="002A07C0" w:rsidRDefault="002A07C0" w:rsidP="002A07C0">
      <w:r>
        <w:tab/>
      </w:r>
      <w:r>
        <w:tab/>
      </w:r>
      <w:r>
        <w:tab/>
      </w:r>
    </w:p>
    <w:p w:rsidR="002A07C0" w:rsidRDefault="002A07C0" w:rsidP="002A07C0"/>
    <w:p w:rsidR="002A07C0" w:rsidRDefault="002A07C0" w:rsidP="002A07C0">
      <w:r>
        <w:rPr>
          <w:b/>
          <w:bCs/>
          <w:u w:val="single"/>
        </w:rPr>
        <w:t>NOTA:</w:t>
      </w:r>
      <w:r>
        <w:t xml:space="preserve">  - Cyreles  en  su  planta</w:t>
      </w:r>
      <w:r>
        <w:tab/>
      </w:r>
    </w:p>
    <w:p w:rsidR="002A07C0" w:rsidRDefault="002A07C0" w:rsidP="002A07C0">
      <w:pPr>
        <w:pStyle w:val="Prrafodelista"/>
        <w:numPr>
          <w:ilvl w:val="0"/>
          <w:numId w:val="2"/>
        </w:numPr>
      </w:pPr>
      <w:r>
        <w:t xml:space="preserve"> Se aprueba  impresión</w:t>
      </w:r>
    </w:p>
    <w:p w:rsidR="002A07C0" w:rsidRDefault="002A07C0" w:rsidP="002A07C0">
      <w:pPr>
        <w:pStyle w:val="Prrafodelista"/>
        <w:numPr>
          <w:ilvl w:val="0"/>
          <w:numId w:val="2"/>
        </w:numPr>
      </w:pPr>
      <w:r>
        <w:t>UTILIZAR  TINTAS ANTIGRASA</w:t>
      </w:r>
    </w:p>
    <w:p w:rsidR="002A07C0" w:rsidRPr="009F3C73" w:rsidRDefault="002A07C0" w:rsidP="002A07C0">
      <w:pPr>
        <w:pStyle w:val="Prrafodelista"/>
        <w:numPr>
          <w:ilvl w:val="0"/>
          <w:numId w:val="2"/>
        </w:numPr>
        <w:rPr>
          <w:sz w:val="32"/>
          <w:szCs w:val="32"/>
        </w:rPr>
      </w:pPr>
      <w:r w:rsidRPr="009F3C73">
        <w:rPr>
          <w:sz w:val="32"/>
          <w:szCs w:val="32"/>
        </w:rPr>
        <w:t>OJO    CAMBIO EN EL CYREL</w:t>
      </w:r>
    </w:p>
    <w:p w:rsidR="002A07C0" w:rsidRPr="00492713" w:rsidRDefault="002A07C0" w:rsidP="002A07C0">
      <w:pPr>
        <w:ind w:left="1500"/>
        <w:rPr>
          <w:b/>
          <w:sz w:val="28"/>
          <w:szCs w:val="28"/>
        </w:rPr>
      </w:pPr>
    </w:p>
    <w:p w:rsidR="002A07C0" w:rsidRDefault="002A07C0" w:rsidP="002A07C0"/>
    <w:p w:rsidR="002A07C0" w:rsidRDefault="002A07C0" w:rsidP="002A07C0"/>
    <w:p w:rsidR="002A07C0" w:rsidRDefault="002A07C0" w:rsidP="002A07C0">
      <w:r>
        <w:t>Agradezco la atención y colaboración prestada.</w:t>
      </w:r>
    </w:p>
    <w:p w:rsidR="002A07C0" w:rsidRDefault="002A07C0" w:rsidP="002A07C0"/>
    <w:p w:rsidR="002A07C0" w:rsidRDefault="002A07C0" w:rsidP="002A07C0">
      <w:r>
        <w:t>Cordialmente,</w:t>
      </w:r>
    </w:p>
    <w:p w:rsidR="002A07C0" w:rsidRDefault="002A07C0" w:rsidP="002A07C0"/>
    <w:p w:rsidR="002A07C0" w:rsidRPr="00F4077E" w:rsidRDefault="002A07C0" w:rsidP="002A07C0">
      <w:pPr>
        <w:rPr>
          <w:b/>
        </w:rPr>
      </w:pPr>
    </w:p>
    <w:p w:rsidR="002A07C0" w:rsidRDefault="002A07C0" w:rsidP="002A07C0"/>
    <w:p w:rsidR="002A07C0" w:rsidRDefault="002A07C0" w:rsidP="002A07C0">
      <w:r>
        <w:t>RICARDO CASAS ZAPATA</w:t>
      </w:r>
    </w:p>
    <w:p w:rsidR="002A07C0" w:rsidRDefault="002A07C0" w:rsidP="002A07C0">
      <w:r>
        <w:t>Director.</w:t>
      </w:r>
    </w:p>
    <w:p w:rsidR="002A07C0" w:rsidRDefault="002A07C0" w:rsidP="002A07C0"/>
    <w:p w:rsidR="00C56E9F" w:rsidRDefault="00C56E9F" w:rsidP="00C56E9F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C56E9F" w:rsidRDefault="00C56E9F" w:rsidP="00C56E9F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C56E9F" w:rsidRDefault="00C56E9F" w:rsidP="00C56E9F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C56E9F" w:rsidRDefault="00C56E9F" w:rsidP="00C56E9F">
      <w:pPr>
        <w:rPr>
          <w:b/>
          <w:bCs/>
          <w:sz w:val="20"/>
        </w:rPr>
      </w:pPr>
      <w:r>
        <w:rPr>
          <w:b/>
          <w:bCs/>
          <w:sz w:val="20"/>
        </w:rPr>
        <w:t>TEL:  4 44 46 64  ITAGUI.</w:t>
      </w:r>
    </w:p>
    <w:p w:rsidR="00C56E9F" w:rsidRDefault="00C56E9F" w:rsidP="00C56E9F">
      <w:pPr>
        <w:rPr>
          <w:b/>
          <w:bCs/>
        </w:rPr>
      </w:pPr>
    </w:p>
    <w:p w:rsidR="00C56E9F" w:rsidRDefault="00C56E9F" w:rsidP="00C56E9F">
      <w:pPr>
        <w:rPr>
          <w:b/>
          <w:bCs/>
        </w:rPr>
      </w:pPr>
    </w:p>
    <w:p w:rsidR="00C56E9F" w:rsidRDefault="00C56E9F" w:rsidP="00C56E9F">
      <w:pPr>
        <w:pStyle w:val="Ttulo1"/>
      </w:pPr>
      <w:r>
        <w:t>ORDEN DE TRABAJO        N°      08173</w:t>
      </w:r>
    </w:p>
    <w:p w:rsidR="00C56E9F" w:rsidRDefault="00C56E9F" w:rsidP="00C56E9F"/>
    <w:p w:rsidR="00C56E9F" w:rsidRDefault="00C56E9F" w:rsidP="00C56E9F">
      <w:r>
        <w:t>FECHA:</w:t>
      </w:r>
      <w:r>
        <w:tab/>
        <w:t>Medellín, Marzo    16   de    2011</w:t>
      </w:r>
    </w:p>
    <w:p w:rsidR="00C56E9F" w:rsidRDefault="00C56E9F" w:rsidP="00C56E9F">
      <w:r>
        <w:t>PARA:</w:t>
      </w:r>
      <w:r>
        <w:tab/>
      </w:r>
      <w:r>
        <w:tab/>
        <w:t>PLÁSTICOS DARMA</w:t>
      </w:r>
    </w:p>
    <w:p w:rsidR="00C56E9F" w:rsidRDefault="00C56E9F" w:rsidP="00C56E9F">
      <w:r>
        <w:t>ATENCIÓN:</w:t>
      </w:r>
      <w:r>
        <w:tab/>
        <w:t>Sr. Darío Jaramillo</w:t>
      </w:r>
    </w:p>
    <w:p w:rsidR="00C56E9F" w:rsidRDefault="00C56E9F" w:rsidP="00C56E9F">
      <w:r>
        <w:tab/>
      </w:r>
      <w:r>
        <w:tab/>
        <w:t>Gerente.</w:t>
      </w:r>
    </w:p>
    <w:p w:rsidR="00C56E9F" w:rsidRDefault="00C56E9F" w:rsidP="00C56E9F"/>
    <w:p w:rsidR="00C56E9F" w:rsidRDefault="00C56E9F" w:rsidP="00C56E9F">
      <w:r>
        <w:t>Apreciado Don Darío:</w:t>
      </w:r>
    </w:p>
    <w:p w:rsidR="00C56E9F" w:rsidRDefault="00C56E9F" w:rsidP="00C56E9F"/>
    <w:p w:rsidR="00C56E9F" w:rsidRDefault="00C56E9F" w:rsidP="00C56E9F">
      <w:r>
        <w:t>Con la presente estamos solicitando el siguiente material    :</w:t>
      </w:r>
    </w:p>
    <w:p w:rsidR="00C56E9F" w:rsidRDefault="00C56E9F" w:rsidP="00C56E9F"/>
    <w:p w:rsidR="00C56E9F" w:rsidRDefault="00C56E9F" w:rsidP="00C56E9F">
      <w:pPr>
        <w:rPr>
          <w:b/>
          <w:bCs/>
          <w:u w:val="single"/>
        </w:rPr>
      </w:pPr>
      <w:r>
        <w:rPr>
          <w:b/>
          <w:bCs/>
          <w:u w:val="single"/>
        </w:rPr>
        <w:t>IMPRESIÓN  :</w:t>
      </w:r>
    </w:p>
    <w:p w:rsidR="00C56E9F" w:rsidRDefault="00C56E9F" w:rsidP="00C56E9F"/>
    <w:p w:rsidR="00C56E9F" w:rsidRDefault="00C56E9F" w:rsidP="00C56E9F">
      <w:r>
        <w:t>MATERIAL:</w:t>
      </w:r>
      <w:r>
        <w:tab/>
      </w:r>
      <w:r>
        <w:tab/>
      </w:r>
      <w:r>
        <w:rPr>
          <w:b/>
        </w:rPr>
        <w:t>Lamina  BIO PP de   40</w:t>
      </w:r>
      <w:r w:rsidRPr="00FE4325">
        <w:rPr>
          <w:b/>
        </w:rPr>
        <w:t xml:space="preserve">   cms</w:t>
      </w:r>
    </w:p>
    <w:p w:rsidR="00C56E9F" w:rsidRDefault="00C56E9F" w:rsidP="00C56E9F">
      <w:r>
        <w:t>CALIBRE:</w:t>
      </w:r>
      <w:r>
        <w:tab/>
      </w:r>
      <w:r>
        <w:tab/>
      </w:r>
      <w:r>
        <w:rPr>
          <w:b/>
        </w:rPr>
        <w:t>30</w:t>
      </w:r>
      <w:r w:rsidRPr="00FE4325">
        <w:rPr>
          <w:b/>
        </w:rPr>
        <w:t xml:space="preserve">  micras</w:t>
      </w:r>
      <w:r>
        <w:t xml:space="preserve"> </w:t>
      </w:r>
    </w:p>
    <w:p w:rsidR="00C56E9F" w:rsidRDefault="00C56E9F" w:rsidP="00C56E9F">
      <w:r>
        <w:t>CANTIDAD:</w:t>
      </w:r>
      <w:r>
        <w:tab/>
      </w:r>
      <w:r>
        <w:tab/>
        <w:t>160    Kg</w:t>
      </w:r>
    </w:p>
    <w:p w:rsidR="00C56E9F" w:rsidRDefault="00C56E9F" w:rsidP="00C56E9F">
      <w:r>
        <w:t>REFERENCIA:</w:t>
      </w:r>
      <w:r>
        <w:tab/>
        <w:t>TOSTADA  SANTA GEMA 170 g</w:t>
      </w:r>
    </w:p>
    <w:p w:rsidR="00C56E9F" w:rsidRDefault="004F6AB7" w:rsidP="00C56E9F">
      <w:r>
        <w:t>REPETICIÓN:</w:t>
      </w:r>
      <w:r>
        <w:tab/>
        <w:t>27.5</w:t>
      </w:r>
      <w:r w:rsidR="00C56E9F">
        <w:t xml:space="preserve">     Cms.</w:t>
      </w:r>
    </w:p>
    <w:p w:rsidR="00C56E9F" w:rsidRDefault="00C56E9F" w:rsidP="00C56E9F">
      <w:r>
        <w:t xml:space="preserve">RODILLO  :               </w:t>
      </w:r>
      <w:r w:rsidR="004F6AB7">
        <w:rPr>
          <w:b/>
        </w:rPr>
        <w:t>56</w:t>
      </w:r>
    </w:p>
    <w:p w:rsidR="00C56E9F" w:rsidRDefault="00C56E9F" w:rsidP="00C56E9F">
      <w:r>
        <w:t>IMPRESIÓN:</w:t>
      </w:r>
      <w:r>
        <w:tab/>
      </w:r>
      <w:r>
        <w:tab/>
        <w:t xml:space="preserve">1 cara   Lamina </w:t>
      </w:r>
    </w:p>
    <w:p w:rsidR="00C56E9F" w:rsidRDefault="00C56E9F" w:rsidP="00C56E9F">
      <w:r>
        <w:t>COLORES:</w:t>
      </w:r>
      <w:r>
        <w:tab/>
      </w:r>
      <w:r>
        <w:tab/>
        <w:t>4  (  SEGÚN  MUESTRA )</w:t>
      </w:r>
    </w:p>
    <w:p w:rsidR="00C56E9F" w:rsidRDefault="004F6AB7" w:rsidP="00C56E9F">
      <w:r>
        <w:t>REFILADO:</w:t>
      </w:r>
      <w:r>
        <w:tab/>
      </w:r>
      <w:r>
        <w:tab/>
        <w:t>40</w:t>
      </w:r>
      <w:r w:rsidR="00C56E9F">
        <w:t xml:space="preserve">     cms   </w:t>
      </w:r>
    </w:p>
    <w:p w:rsidR="00C56E9F" w:rsidRDefault="00C56E9F" w:rsidP="00C56E9F">
      <w:r>
        <w:t>ROLLOS :</w:t>
      </w:r>
      <w:r>
        <w:tab/>
      </w:r>
      <w:r>
        <w:tab/>
        <w:t>Empaquetadora</w:t>
      </w:r>
    </w:p>
    <w:p w:rsidR="00C56E9F" w:rsidRDefault="00C56E9F" w:rsidP="00C56E9F"/>
    <w:p w:rsidR="00C56E9F" w:rsidRDefault="00C56E9F" w:rsidP="00C56E9F"/>
    <w:p w:rsidR="00C56E9F" w:rsidRDefault="00C56E9F" w:rsidP="00C56E9F">
      <w:r>
        <w:rPr>
          <w:b/>
          <w:bCs/>
          <w:u w:val="single"/>
        </w:rPr>
        <w:t>NOTA:</w:t>
      </w:r>
      <w:r>
        <w:t xml:space="preserve">  - Se  envía muestra física para los tonos y alturas  de impresión.</w:t>
      </w:r>
    </w:p>
    <w:p w:rsidR="00C56E9F" w:rsidRDefault="00C56E9F" w:rsidP="00C56E9F">
      <w:pPr>
        <w:numPr>
          <w:ilvl w:val="0"/>
          <w:numId w:val="2"/>
        </w:numPr>
      </w:pPr>
      <w:r>
        <w:t>Se aprueba Impresión</w:t>
      </w:r>
    </w:p>
    <w:p w:rsidR="00C56E9F" w:rsidRDefault="004F6AB7" w:rsidP="00C56E9F">
      <w:pPr>
        <w:numPr>
          <w:ilvl w:val="0"/>
          <w:numId w:val="2"/>
        </w:numPr>
      </w:pPr>
      <w:r>
        <w:t>CYRELES LOS ENVIA GRAFIFLEX</w:t>
      </w:r>
    </w:p>
    <w:p w:rsidR="00E32C8B" w:rsidRDefault="00E32C8B" w:rsidP="00C56E9F">
      <w:pPr>
        <w:numPr>
          <w:ilvl w:val="0"/>
          <w:numId w:val="2"/>
        </w:numPr>
      </w:pPr>
      <w:r>
        <w:t>SE APRUEBA IMPRESION</w:t>
      </w:r>
    </w:p>
    <w:p w:rsidR="00C56E9F" w:rsidRDefault="00C56E9F" w:rsidP="00C56E9F"/>
    <w:p w:rsidR="00C56E9F" w:rsidRDefault="00C56E9F" w:rsidP="00C56E9F"/>
    <w:p w:rsidR="00C56E9F" w:rsidRDefault="00C56E9F" w:rsidP="00C56E9F"/>
    <w:p w:rsidR="00C56E9F" w:rsidRDefault="00C56E9F" w:rsidP="00C56E9F">
      <w:r>
        <w:t>Agradezco la atención y colaboración prestada.</w:t>
      </w:r>
    </w:p>
    <w:p w:rsidR="00C56E9F" w:rsidRDefault="00C56E9F" w:rsidP="00C56E9F"/>
    <w:p w:rsidR="00C56E9F" w:rsidRDefault="00C56E9F" w:rsidP="00C56E9F"/>
    <w:p w:rsidR="00C56E9F" w:rsidRDefault="00C56E9F" w:rsidP="00C56E9F"/>
    <w:p w:rsidR="00C56E9F" w:rsidRDefault="00C56E9F" w:rsidP="00C56E9F"/>
    <w:p w:rsidR="00C56E9F" w:rsidRDefault="00C56E9F" w:rsidP="00C56E9F">
      <w:r>
        <w:t>Cordialmente,</w:t>
      </w:r>
    </w:p>
    <w:p w:rsidR="00C56E9F" w:rsidRDefault="00C56E9F" w:rsidP="00C56E9F"/>
    <w:p w:rsidR="00C56E9F" w:rsidRDefault="00C56E9F" w:rsidP="00C56E9F"/>
    <w:p w:rsidR="00C56E9F" w:rsidRDefault="00C56E9F" w:rsidP="00C56E9F">
      <w:r>
        <w:t>RICARDO CASAS ZAPATA</w:t>
      </w:r>
    </w:p>
    <w:p w:rsidR="00C56E9F" w:rsidRDefault="00C56E9F" w:rsidP="00C56E9F">
      <w:r>
        <w:t>Director.</w:t>
      </w:r>
    </w:p>
    <w:p w:rsidR="00C56E9F" w:rsidRDefault="00C56E9F" w:rsidP="00C56E9F">
      <w:pPr>
        <w:rPr>
          <w:b/>
        </w:rPr>
      </w:pPr>
    </w:p>
    <w:p w:rsidR="0070068B" w:rsidRDefault="0070068B" w:rsidP="0042659C">
      <w:pPr>
        <w:rPr>
          <w:b/>
        </w:rPr>
      </w:pPr>
    </w:p>
    <w:p w:rsidR="00C56E9F" w:rsidRDefault="00C56E9F" w:rsidP="0042659C">
      <w:pPr>
        <w:rPr>
          <w:b/>
        </w:rPr>
      </w:pPr>
    </w:p>
    <w:p w:rsidR="00C56E9F" w:rsidRDefault="00C56E9F" w:rsidP="00C56E9F"/>
    <w:p w:rsidR="00C56E9F" w:rsidRDefault="00C56E9F" w:rsidP="00C56E9F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C56E9F" w:rsidRDefault="00C56E9F" w:rsidP="00C56E9F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C56E9F" w:rsidRDefault="00C56E9F" w:rsidP="00C56E9F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C56E9F" w:rsidRDefault="00C56E9F" w:rsidP="00C56E9F">
      <w:pPr>
        <w:rPr>
          <w:b/>
          <w:bCs/>
          <w:sz w:val="20"/>
        </w:rPr>
      </w:pPr>
      <w:r>
        <w:rPr>
          <w:b/>
          <w:bCs/>
          <w:sz w:val="20"/>
        </w:rPr>
        <w:t>TEL:  4 44 46 64  ITAGUI.</w:t>
      </w:r>
    </w:p>
    <w:p w:rsidR="00C56E9F" w:rsidRDefault="00C56E9F" w:rsidP="00C56E9F">
      <w:pPr>
        <w:rPr>
          <w:b/>
          <w:bCs/>
        </w:rPr>
      </w:pPr>
    </w:p>
    <w:p w:rsidR="00C56E9F" w:rsidRDefault="00C56E9F" w:rsidP="00C56E9F">
      <w:pPr>
        <w:rPr>
          <w:b/>
          <w:bCs/>
        </w:rPr>
      </w:pPr>
    </w:p>
    <w:p w:rsidR="00C56E9F" w:rsidRDefault="00C56E9F" w:rsidP="00C56E9F">
      <w:pPr>
        <w:pStyle w:val="Ttulo1"/>
      </w:pPr>
      <w:r>
        <w:t>ORDEN DE TRABAJO        N°      07543</w:t>
      </w:r>
    </w:p>
    <w:p w:rsidR="00C56E9F" w:rsidRDefault="00C56E9F" w:rsidP="00C56E9F"/>
    <w:p w:rsidR="00C56E9F" w:rsidRDefault="00C56E9F" w:rsidP="00C56E9F">
      <w:r>
        <w:t>FECHA:</w:t>
      </w:r>
      <w:r>
        <w:tab/>
        <w:t>Medellín, Marzo    16   de    2011</w:t>
      </w:r>
    </w:p>
    <w:p w:rsidR="00C56E9F" w:rsidRDefault="00C56E9F" w:rsidP="00C56E9F">
      <w:r>
        <w:t>PARA:</w:t>
      </w:r>
      <w:r>
        <w:tab/>
      </w:r>
      <w:r>
        <w:tab/>
        <w:t>PLÁSTICOS DARMA</w:t>
      </w:r>
    </w:p>
    <w:p w:rsidR="00C56E9F" w:rsidRDefault="00C56E9F" w:rsidP="00C56E9F">
      <w:r>
        <w:t>ATENCIÓN:</w:t>
      </w:r>
      <w:r>
        <w:tab/>
        <w:t>Sr. Darío Jaramillo</w:t>
      </w:r>
    </w:p>
    <w:p w:rsidR="00C56E9F" w:rsidRDefault="00C56E9F" w:rsidP="00C56E9F">
      <w:r>
        <w:tab/>
      </w:r>
      <w:r>
        <w:tab/>
        <w:t>Gerente.</w:t>
      </w:r>
    </w:p>
    <w:p w:rsidR="00C56E9F" w:rsidRDefault="00C56E9F" w:rsidP="00C56E9F"/>
    <w:p w:rsidR="00C56E9F" w:rsidRDefault="00C56E9F" w:rsidP="00C56E9F">
      <w:r>
        <w:t>Apreciado Don Darío:</w:t>
      </w:r>
    </w:p>
    <w:p w:rsidR="00C56E9F" w:rsidRDefault="00C56E9F" w:rsidP="00C56E9F"/>
    <w:p w:rsidR="00C56E9F" w:rsidRDefault="00C56E9F" w:rsidP="00C56E9F">
      <w:r>
        <w:t>Con la presente estamos solicitando el siguiente material    :</w:t>
      </w:r>
    </w:p>
    <w:p w:rsidR="00C56E9F" w:rsidRDefault="00C56E9F" w:rsidP="00C56E9F"/>
    <w:p w:rsidR="00C56E9F" w:rsidRDefault="00C56E9F" w:rsidP="00C56E9F">
      <w:pPr>
        <w:rPr>
          <w:b/>
          <w:bCs/>
          <w:u w:val="single"/>
        </w:rPr>
      </w:pPr>
      <w:r>
        <w:rPr>
          <w:b/>
          <w:bCs/>
          <w:u w:val="single"/>
        </w:rPr>
        <w:t>IMPRESIÓN  :</w:t>
      </w:r>
    </w:p>
    <w:p w:rsidR="00C56E9F" w:rsidRDefault="00C56E9F" w:rsidP="00C56E9F"/>
    <w:p w:rsidR="00C56E9F" w:rsidRDefault="00C56E9F" w:rsidP="00C56E9F">
      <w:r>
        <w:t>MATERIAL:</w:t>
      </w:r>
      <w:r>
        <w:tab/>
      </w:r>
      <w:r>
        <w:tab/>
      </w:r>
      <w:r>
        <w:rPr>
          <w:b/>
        </w:rPr>
        <w:t>Lamina  BIO PP de   52</w:t>
      </w:r>
      <w:r w:rsidRPr="00FE4325">
        <w:rPr>
          <w:b/>
        </w:rPr>
        <w:t xml:space="preserve">   cms</w:t>
      </w:r>
    </w:p>
    <w:p w:rsidR="00C56E9F" w:rsidRDefault="00C56E9F" w:rsidP="00C56E9F">
      <w:r>
        <w:t>CALIBRE:</w:t>
      </w:r>
      <w:r>
        <w:tab/>
      </w:r>
      <w:r>
        <w:tab/>
      </w:r>
      <w:r>
        <w:rPr>
          <w:b/>
        </w:rPr>
        <w:t xml:space="preserve">25 </w:t>
      </w:r>
      <w:r w:rsidRPr="00FE4325">
        <w:rPr>
          <w:b/>
        </w:rPr>
        <w:t xml:space="preserve">  micras</w:t>
      </w:r>
      <w:r>
        <w:t xml:space="preserve"> </w:t>
      </w:r>
    </w:p>
    <w:p w:rsidR="00C56E9F" w:rsidRDefault="00C56E9F" w:rsidP="00C56E9F">
      <w:r>
        <w:t>CANTIDAD:</w:t>
      </w:r>
      <w:r>
        <w:tab/>
      </w:r>
      <w:r>
        <w:tab/>
        <w:t>200    Kg</w:t>
      </w:r>
    </w:p>
    <w:p w:rsidR="00C56E9F" w:rsidRDefault="00C56E9F" w:rsidP="00C56E9F">
      <w:r>
        <w:t>REFERENCIA:</w:t>
      </w:r>
      <w:r>
        <w:tab/>
        <w:t>CHIQUILLAS</w:t>
      </w:r>
    </w:p>
    <w:p w:rsidR="00C56E9F" w:rsidRDefault="00C56E9F" w:rsidP="00C56E9F">
      <w:r>
        <w:t>REPETICIÓN:</w:t>
      </w:r>
      <w:r>
        <w:tab/>
        <w:t>10.6     Cms.</w:t>
      </w:r>
    </w:p>
    <w:p w:rsidR="00C56E9F" w:rsidRDefault="00C56E9F" w:rsidP="00C56E9F">
      <w:r>
        <w:t xml:space="preserve">RODILLO  :               </w:t>
      </w:r>
      <w:r>
        <w:rPr>
          <w:b/>
        </w:rPr>
        <w:t>32</w:t>
      </w:r>
    </w:p>
    <w:p w:rsidR="00C56E9F" w:rsidRDefault="00C56E9F" w:rsidP="00C56E9F">
      <w:r>
        <w:t>IMPRESIÓN:</w:t>
      </w:r>
      <w:r>
        <w:tab/>
      </w:r>
      <w:r>
        <w:tab/>
        <w:t xml:space="preserve">1 cara   Lamina </w:t>
      </w:r>
    </w:p>
    <w:p w:rsidR="00C56E9F" w:rsidRDefault="00C56E9F" w:rsidP="00C56E9F">
      <w:r>
        <w:t>COLORES:</w:t>
      </w:r>
      <w:r>
        <w:tab/>
      </w:r>
      <w:r>
        <w:tab/>
        <w:t>4  (  SEGÚN  MUESTRA )</w:t>
      </w:r>
    </w:p>
    <w:p w:rsidR="00C56E9F" w:rsidRDefault="00C56E9F" w:rsidP="00C56E9F">
      <w:r>
        <w:t>REFILADO:</w:t>
      </w:r>
      <w:r>
        <w:tab/>
      </w:r>
      <w:r>
        <w:tab/>
        <w:t xml:space="preserve">26     cms   </w:t>
      </w:r>
    </w:p>
    <w:p w:rsidR="00C56E9F" w:rsidRDefault="00C56E9F" w:rsidP="00C56E9F">
      <w:r>
        <w:t>ROLLOS :</w:t>
      </w:r>
      <w:r>
        <w:tab/>
      </w:r>
      <w:r>
        <w:tab/>
        <w:t>Empaquetadora</w:t>
      </w:r>
    </w:p>
    <w:p w:rsidR="00C56E9F" w:rsidRDefault="00C56E9F" w:rsidP="00C56E9F"/>
    <w:p w:rsidR="00C56E9F" w:rsidRDefault="00C56E9F" w:rsidP="00C56E9F"/>
    <w:p w:rsidR="00C56E9F" w:rsidRDefault="00C56E9F" w:rsidP="00C56E9F">
      <w:r>
        <w:rPr>
          <w:b/>
          <w:bCs/>
          <w:u w:val="single"/>
        </w:rPr>
        <w:t>NOTA:</w:t>
      </w:r>
      <w:r>
        <w:t xml:space="preserve">  - Se  envía muestra física para los tonos y alturas  de impresión.</w:t>
      </w:r>
    </w:p>
    <w:p w:rsidR="00C56E9F" w:rsidRDefault="00C56E9F" w:rsidP="00C56E9F">
      <w:pPr>
        <w:numPr>
          <w:ilvl w:val="0"/>
          <w:numId w:val="2"/>
        </w:numPr>
      </w:pPr>
      <w:r>
        <w:t>Se aprueba Impresión</w:t>
      </w:r>
    </w:p>
    <w:p w:rsidR="00C56E9F" w:rsidRDefault="00C56E9F" w:rsidP="00C56E9F">
      <w:pPr>
        <w:numPr>
          <w:ilvl w:val="0"/>
          <w:numId w:val="2"/>
        </w:numPr>
      </w:pPr>
      <w:r>
        <w:t>Cyreles los envía  Grafiflex.</w:t>
      </w:r>
    </w:p>
    <w:p w:rsidR="00C56E9F" w:rsidRPr="003B7DC1" w:rsidRDefault="00C56E9F" w:rsidP="00C56E9F">
      <w:pPr>
        <w:numPr>
          <w:ilvl w:val="0"/>
          <w:numId w:val="2"/>
        </w:numPr>
        <w:rPr>
          <w:b/>
        </w:rPr>
      </w:pPr>
      <w:r w:rsidRPr="003B7DC1">
        <w:rPr>
          <w:b/>
        </w:rPr>
        <w:t>SE  APRUEBA IMPRESION</w:t>
      </w:r>
    </w:p>
    <w:p w:rsidR="00C56E9F" w:rsidRDefault="00C56E9F" w:rsidP="00C56E9F"/>
    <w:p w:rsidR="00C56E9F" w:rsidRDefault="00C56E9F" w:rsidP="00C56E9F"/>
    <w:p w:rsidR="00C56E9F" w:rsidRDefault="00C56E9F" w:rsidP="00C56E9F">
      <w:r>
        <w:t>Agradezco la atención y colaboración prestada.</w:t>
      </w:r>
    </w:p>
    <w:p w:rsidR="00C56E9F" w:rsidRDefault="00C56E9F" w:rsidP="00C56E9F"/>
    <w:p w:rsidR="00C56E9F" w:rsidRDefault="00C56E9F" w:rsidP="00C56E9F"/>
    <w:p w:rsidR="00C56E9F" w:rsidRDefault="00C56E9F" w:rsidP="00C56E9F"/>
    <w:p w:rsidR="00C56E9F" w:rsidRDefault="00C56E9F" w:rsidP="00C56E9F"/>
    <w:p w:rsidR="00C56E9F" w:rsidRDefault="00C56E9F" w:rsidP="00C56E9F">
      <w:r>
        <w:t>Cordialmente,</w:t>
      </w:r>
    </w:p>
    <w:p w:rsidR="00C56E9F" w:rsidRDefault="00C56E9F" w:rsidP="00C56E9F"/>
    <w:p w:rsidR="00C56E9F" w:rsidRDefault="00C56E9F" w:rsidP="00C56E9F"/>
    <w:p w:rsidR="00C56E9F" w:rsidRDefault="00C56E9F" w:rsidP="00C56E9F">
      <w:r>
        <w:t>RICARDO CASAS ZAPATA</w:t>
      </w:r>
    </w:p>
    <w:p w:rsidR="00C56E9F" w:rsidRDefault="00C56E9F" w:rsidP="00C56E9F">
      <w:r>
        <w:t>Director.</w:t>
      </w:r>
    </w:p>
    <w:p w:rsidR="00C56E9F" w:rsidRDefault="00C56E9F" w:rsidP="00C56E9F">
      <w:pPr>
        <w:rPr>
          <w:b/>
        </w:rPr>
      </w:pPr>
    </w:p>
    <w:p w:rsidR="00C56E9F" w:rsidRDefault="00C56E9F" w:rsidP="0042659C">
      <w:pPr>
        <w:rPr>
          <w:b/>
        </w:rPr>
      </w:pPr>
    </w:p>
    <w:p w:rsidR="00B33022" w:rsidRDefault="00B33022" w:rsidP="0042659C">
      <w:pPr>
        <w:rPr>
          <w:b/>
        </w:rPr>
      </w:pPr>
    </w:p>
    <w:p w:rsidR="00B33022" w:rsidRDefault="00B33022" w:rsidP="00B33022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B33022" w:rsidRDefault="00B33022" w:rsidP="00B33022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B33022" w:rsidRDefault="00B33022" w:rsidP="00B33022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B33022" w:rsidRDefault="00B33022" w:rsidP="00B33022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B33022" w:rsidRDefault="00B33022" w:rsidP="00B33022">
      <w:pPr>
        <w:rPr>
          <w:b/>
          <w:bCs/>
        </w:rPr>
      </w:pPr>
    </w:p>
    <w:p w:rsidR="00B33022" w:rsidRDefault="00B33022" w:rsidP="00B33022">
      <w:pPr>
        <w:pStyle w:val="Ttulo1"/>
      </w:pPr>
      <w:r>
        <w:t>ORDEN DE TRABAJO N°      08175</w:t>
      </w:r>
    </w:p>
    <w:p w:rsidR="00B33022" w:rsidRDefault="00B33022" w:rsidP="00B33022"/>
    <w:p w:rsidR="00B33022" w:rsidRDefault="00B33022" w:rsidP="00B33022"/>
    <w:p w:rsidR="00B33022" w:rsidRDefault="00B33022" w:rsidP="00B33022">
      <w:r>
        <w:t>FECHA:</w:t>
      </w:r>
      <w:r>
        <w:tab/>
        <w:t>Medellín,   Marzo   16   de  2010</w:t>
      </w:r>
    </w:p>
    <w:p w:rsidR="00B33022" w:rsidRDefault="00B33022" w:rsidP="00B33022">
      <w:r>
        <w:t>PARA:</w:t>
      </w:r>
      <w:r>
        <w:tab/>
      </w:r>
      <w:r>
        <w:tab/>
        <w:t>PLÁSTICOS DARMA</w:t>
      </w:r>
    </w:p>
    <w:p w:rsidR="00B33022" w:rsidRDefault="00B33022" w:rsidP="00B33022">
      <w:r>
        <w:t>ATENCIÓN:</w:t>
      </w:r>
      <w:r>
        <w:tab/>
        <w:t>Sr. Darío Jaramillo</w:t>
      </w:r>
    </w:p>
    <w:p w:rsidR="00B33022" w:rsidRDefault="00B33022" w:rsidP="00B33022">
      <w:r>
        <w:tab/>
      </w:r>
      <w:r>
        <w:tab/>
        <w:t>Gerente.</w:t>
      </w:r>
    </w:p>
    <w:p w:rsidR="00B33022" w:rsidRDefault="00B33022" w:rsidP="00B33022"/>
    <w:p w:rsidR="00B33022" w:rsidRDefault="00B33022" w:rsidP="00B33022">
      <w:r>
        <w:t>Apreciado Don Darío :</w:t>
      </w:r>
    </w:p>
    <w:p w:rsidR="00B33022" w:rsidRDefault="00B33022" w:rsidP="00B33022">
      <w:r>
        <w:t xml:space="preserve"> </w:t>
      </w:r>
    </w:p>
    <w:p w:rsidR="00B33022" w:rsidRDefault="00B33022" w:rsidP="00B33022">
      <w:r>
        <w:t>Con la presente estamos solicitando el siguiente servicio de   IMPRESIÓN  :</w:t>
      </w:r>
    </w:p>
    <w:p w:rsidR="00B33022" w:rsidRDefault="00B33022" w:rsidP="00B33022"/>
    <w:p w:rsidR="00B33022" w:rsidRDefault="00B33022" w:rsidP="00B33022">
      <w:pPr>
        <w:rPr>
          <w:b/>
          <w:bCs/>
          <w:u w:val="single"/>
        </w:rPr>
      </w:pPr>
    </w:p>
    <w:p w:rsidR="00B33022" w:rsidRDefault="00B33022" w:rsidP="00B33022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B33022" w:rsidRDefault="00B33022" w:rsidP="00B33022"/>
    <w:p w:rsidR="00B33022" w:rsidRDefault="00B33022" w:rsidP="00B33022">
      <w:r>
        <w:t>MATERIAL:</w:t>
      </w:r>
      <w:r>
        <w:tab/>
      </w:r>
      <w:r>
        <w:tab/>
        <w:t>Polietileno     tubular   Transparente</w:t>
      </w:r>
    </w:p>
    <w:p w:rsidR="00B33022" w:rsidRDefault="00B33022" w:rsidP="00B33022">
      <w:r>
        <w:t>MEDIDA:</w:t>
      </w:r>
      <w:r>
        <w:tab/>
      </w:r>
      <w:r>
        <w:tab/>
      </w:r>
      <w:r>
        <w:rPr>
          <w:b/>
        </w:rPr>
        <w:t xml:space="preserve">37 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B33022" w:rsidRPr="006D12B2" w:rsidRDefault="00B33022" w:rsidP="00B33022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2.0   </w:t>
      </w:r>
      <w:r w:rsidRPr="006D12B2">
        <w:rPr>
          <w:b/>
        </w:rPr>
        <w:t xml:space="preserve"> “ </w:t>
      </w:r>
    </w:p>
    <w:p w:rsidR="00B33022" w:rsidRDefault="00B33022" w:rsidP="00B33022">
      <w:r>
        <w:t>TRATADO:</w:t>
      </w:r>
      <w:r>
        <w:tab/>
      </w:r>
      <w:r>
        <w:tab/>
        <w:t>1  Cara</w:t>
      </w:r>
    </w:p>
    <w:p w:rsidR="00B33022" w:rsidRDefault="00B33022" w:rsidP="00B33022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>
        <w:rPr>
          <w:b/>
        </w:rPr>
        <w:t xml:space="preserve">70  </w:t>
      </w:r>
      <w:r w:rsidRPr="00900A5A">
        <w:rPr>
          <w:b/>
        </w:rPr>
        <w:t xml:space="preserve">  Kg</w:t>
      </w:r>
      <w:r>
        <w:t>.</w:t>
      </w:r>
    </w:p>
    <w:p w:rsidR="00B33022" w:rsidRDefault="00B33022" w:rsidP="00B33022">
      <w:r>
        <w:t>COLORES:</w:t>
      </w:r>
      <w:r>
        <w:tab/>
      </w:r>
      <w:r>
        <w:tab/>
        <w:t xml:space="preserve">2    ( Blanco – Negro)   </w:t>
      </w:r>
    </w:p>
    <w:p w:rsidR="00B33022" w:rsidRDefault="00B33022" w:rsidP="00B33022">
      <w:r>
        <w:t>CARAS:</w:t>
      </w:r>
      <w:r>
        <w:tab/>
      </w:r>
      <w:r>
        <w:tab/>
        <w:t>1  (2 x 1  )</w:t>
      </w:r>
    </w:p>
    <w:p w:rsidR="00B33022" w:rsidRDefault="00B33022" w:rsidP="00B33022">
      <w:r>
        <w:t>REPETICIÓN:</w:t>
      </w:r>
      <w:r>
        <w:tab/>
        <w:t xml:space="preserve">18.5   Cms   </w:t>
      </w:r>
    </w:p>
    <w:p w:rsidR="00B33022" w:rsidRPr="00900A5A" w:rsidRDefault="00B33022" w:rsidP="00B33022">
      <w:pPr>
        <w:rPr>
          <w:b/>
        </w:rPr>
      </w:pPr>
      <w:r>
        <w:t xml:space="preserve">RODILLO  :               </w:t>
      </w:r>
      <w:r>
        <w:rPr>
          <w:b/>
        </w:rPr>
        <w:t>38</w:t>
      </w:r>
    </w:p>
    <w:p w:rsidR="00B33022" w:rsidRPr="00146B92" w:rsidRDefault="00B33022" w:rsidP="00B33022">
      <w:pPr>
        <w:rPr>
          <w:b/>
        </w:rPr>
      </w:pPr>
      <w:r>
        <w:t>REFERENCIA:</w:t>
      </w:r>
      <w:r>
        <w:tab/>
      </w:r>
      <w:r>
        <w:rPr>
          <w:b/>
        </w:rPr>
        <w:t>SIMONA CODIGO DE BARRAS</w:t>
      </w:r>
    </w:p>
    <w:p w:rsidR="00B33022" w:rsidRDefault="00B33022" w:rsidP="00B33022">
      <w:r>
        <w:tab/>
      </w:r>
      <w:r>
        <w:tab/>
      </w:r>
      <w:r>
        <w:tab/>
      </w:r>
    </w:p>
    <w:p w:rsidR="00B33022" w:rsidRDefault="00B33022" w:rsidP="00B33022"/>
    <w:p w:rsidR="00B33022" w:rsidRDefault="00B33022" w:rsidP="00B33022">
      <w:r>
        <w:rPr>
          <w:b/>
          <w:bCs/>
          <w:u w:val="single"/>
        </w:rPr>
        <w:t>NOTA</w:t>
      </w:r>
      <w:r w:rsidRPr="00995720">
        <w:rPr>
          <w:b/>
          <w:bCs/>
        </w:rPr>
        <w:t xml:space="preserve">:  </w:t>
      </w:r>
      <w:r w:rsidRPr="00995720">
        <w:rPr>
          <w:b/>
          <w:bCs/>
        </w:rPr>
        <w:tab/>
        <w:t>*</w:t>
      </w:r>
      <w:r>
        <w:t>Cyreles   en  su planta</w:t>
      </w:r>
      <w:r>
        <w:tab/>
      </w:r>
    </w:p>
    <w:p w:rsidR="00B33022" w:rsidRDefault="00B33022" w:rsidP="00B33022">
      <w:pPr>
        <w:pStyle w:val="Prrafodelista"/>
        <w:numPr>
          <w:ilvl w:val="0"/>
          <w:numId w:val="14"/>
        </w:numPr>
      </w:pPr>
      <w:r>
        <w:t>Se  envía Material.</w:t>
      </w:r>
    </w:p>
    <w:p w:rsidR="00B33022" w:rsidRPr="00D4163D" w:rsidRDefault="00B33022" w:rsidP="00B33022">
      <w:pPr>
        <w:pStyle w:val="Prrafodelista"/>
        <w:numPr>
          <w:ilvl w:val="0"/>
          <w:numId w:val="14"/>
        </w:numPr>
        <w:rPr>
          <w:b/>
          <w:sz w:val="28"/>
          <w:szCs w:val="28"/>
        </w:rPr>
      </w:pPr>
      <w:r w:rsidRPr="00D4163D">
        <w:rPr>
          <w:b/>
          <w:sz w:val="28"/>
          <w:szCs w:val="28"/>
        </w:rPr>
        <w:t>CODIGO   7707183321078</w:t>
      </w:r>
    </w:p>
    <w:p w:rsidR="00B33022" w:rsidRPr="00D4163D" w:rsidRDefault="00B33022" w:rsidP="00B33022">
      <w:pPr>
        <w:rPr>
          <w:b/>
          <w:sz w:val="28"/>
          <w:szCs w:val="28"/>
        </w:rPr>
      </w:pPr>
    </w:p>
    <w:p w:rsidR="00B33022" w:rsidRDefault="00B33022" w:rsidP="00B33022"/>
    <w:p w:rsidR="00B33022" w:rsidRDefault="00B33022" w:rsidP="00B33022">
      <w:r>
        <w:t>Agradezco la atención y colaboración prestada.</w:t>
      </w:r>
    </w:p>
    <w:p w:rsidR="00B33022" w:rsidRDefault="00B33022" w:rsidP="00B33022"/>
    <w:p w:rsidR="00B33022" w:rsidRDefault="00B33022" w:rsidP="00B33022">
      <w:r>
        <w:t>Cordialmente,</w:t>
      </w:r>
    </w:p>
    <w:p w:rsidR="00B33022" w:rsidRDefault="00B33022" w:rsidP="00B33022"/>
    <w:p w:rsidR="00B33022" w:rsidRPr="00F4077E" w:rsidRDefault="00B33022" w:rsidP="00B33022">
      <w:pPr>
        <w:rPr>
          <w:b/>
        </w:rPr>
      </w:pPr>
    </w:p>
    <w:p w:rsidR="00B33022" w:rsidRDefault="00B33022" w:rsidP="00B33022"/>
    <w:p w:rsidR="00B33022" w:rsidRDefault="00B33022" w:rsidP="00B33022">
      <w:r>
        <w:t>RICARDO CASAS ZAPATA</w:t>
      </w:r>
    </w:p>
    <w:p w:rsidR="00B33022" w:rsidRDefault="00B33022" w:rsidP="00B33022">
      <w:r>
        <w:t>Director.</w:t>
      </w:r>
    </w:p>
    <w:p w:rsidR="00B33022" w:rsidRDefault="00B33022" w:rsidP="00B33022">
      <w:pPr>
        <w:rPr>
          <w:b/>
        </w:rPr>
      </w:pPr>
    </w:p>
    <w:p w:rsidR="00B33022" w:rsidRDefault="00B33022" w:rsidP="0042659C">
      <w:pPr>
        <w:rPr>
          <w:b/>
        </w:rPr>
      </w:pPr>
    </w:p>
    <w:p w:rsidR="00B33022" w:rsidRDefault="00B33022" w:rsidP="0042659C">
      <w:pPr>
        <w:rPr>
          <w:b/>
        </w:rPr>
      </w:pPr>
    </w:p>
    <w:p w:rsidR="00B33022" w:rsidRDefault="00B33022" w:rsidP="0042659C">
      <w:pPr>
        <w:rPr>
          <w:b/>
        </w:rPr>
      </w:pPr>
    </w:p>
    <w:p w:rsidR="00B33022" w:rsidRDefault="00B33022" w:rsidP="0042659C">
      <w:pPr>
        <w:rPr>
          <w:b/>
        </w:rPr>
      </w:pPr>
    </w:p>
    <w:p w:rsidR="00B33022" w:rsidRDefault="00B33022" w:rsidP="00B33022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B33022" w:rsidRDefault="00B33022" w:rsidP="00B33022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B33022" w:rsidRDefault="00B33022" w:rsidP="00B33022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B33022" w:rsidRDefault="00B33022" w:rsidP="00B33022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B33022" w:rsidRDefault="00B33022" w:rsidP="00B33022">
      <w:pPr>
        <w:pStyle w:val="Ttulo1"/>
      </w:pPr>
    </w:p>
    <w:p w:rsidR="00B33022" w:rsidRDefault="00B33022" w:rsidP="00B33022">
      <w:pPr>
        <w:pStyle w:val="Ttulo1"/>
      </w:pPr>
      <w:r>
        <w:t>ORDEN DE TRABAJO     N°   08174</w:t>
      </w:r>
    </w:p>
    <w:p w:rsidR="00B33022" w:rsidRDefault="00B33022" w:rsidP="00B33022"/>
    <w:p w:rsidR="00B33022" w:rsidRDefault="00B33022" w:rsidP="00B33022">
      <w:r>
        <w:t>FECHA:</w:t>
      </w:r>
      <w:r>
        <w:tab/>
        <w:t>Medellín,  Marzo  16    de     2011</w:t>
      </w:r>
    </w:p>
    <w:p w:rsidR="00B33022" w:rsidRDefault="00B33022" w:rsidP="00B33022">
      <w:r>
        <w:t>PARA:</w:t>
      </w:r>
      <w:r>
        <w:tab/>
      </w:r>
      <w:r>
        <w:tab/>
        <w:t>PLÁSTICOS DARMA</w:t>
      </w:r>
    </w:p>
    <w:p w:rsidR="00B33022" w:rsidRDefault="00B33022" w:rsidP="00B33022">
      <w:r>
        <w:t>ATENCIÓN:</w:t>
      </w:r>
      <w:r>
        <w:tab/>
        <w:t>Sr. Darío Jaramillo</w:t>
      </w:r>
    </w:p>
    <w:p w:rsidR="00B33022" w:rsidRDefault="00B33022" w:rsidP="00B33022">
      <w:r>
        <w:tab/>
      </w:r>
      <w:r>
        <w:tab/>
        <w:t>Gerente.</w:t>
      </w:r>
    </w:p>
    <w:p w:rsidR="00B33022" w:rsidRDefault="00B33022" w:rsidP="00B33022"/>
    <w:p w:rsidR="00B33022" w:rsidRDefault="00B33022" w:rsidP="00B33022">
      <w:r>
        <w:t>Apreciado Don Darío :</w:t>
      </w:r>
    </w:p>
    <w:p w:rsidR="00B33022" w:rsidRDefault="00B33022" w:rsidP="00B33022">
      <w:r>
        <w:t xml:space="preserve"> </w:t>
      </w:r>
    </w:p>
    <w:p w:rsidR="00B33022" w:rsidRDefault="00B33022" w:rsidP="00B33022">
      <w:r>
        <w:t>Con la presente estamos solicitando el siguiente servicio de EXTRUSION E IMPRESION:</w:t>
      </w:r>
    </w:p>
    <w:p w:rsidR="00B33022" w:rsidRDefault="00B33022" w:rsidP="00B33022"/>
    <w:p w:rsidR="00B33022" w:rsidRDefault="00B33022" w:rsidP="00B33022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B33022" w:rsidRDefault="00B33022" w:rsidP="00B33022">
      <w:r>
        <w:t>MATERIAL:</w:t>
      </w:r>
      <w:r>
        <w:tab/>
      </w:r>
      <w:r>
        <w:tab/>
        <w:t>Polietileno BAJA   Semi-</w:t>
      </w:r>
      <w:r>
        <w:rPr>
          <w:u w:val="single"/>
        </w:rPr>
        <w:t xml:space="preserve">Tubular </w:t>
      </w:r>
    </w:p>
    <w:p w:rsidR="00B33022" w:rsidRDefault="00B33022" w:rsidP="00B33022">
      <w:r>
        <w:t>MEDIDA:</w:t>
      </w:r>
      <w:r>
        <w:tab/>
      </w:r>
      <w:r>
        <w:tab/>
        <w:t>37    Cms.</w:t>
      </w:r>
    </w:p>
    <w:p w:rsidR="00B33022" w:rsidRDefault="00B33022" w:rsidP="00B33022">
      <w:r>
        <w:t>CALIBRE:</w:t>
      </w:r>
      <w:r>
        <w:tab/>
      </w:r>
      <w:r>
        <w:tab/>
      </w:r>
      <w:r w:rsidRPr="00E42796">
        <w:rPr>
          <w:b/>
        </w:rPr>
        <w:t>2</w:t>
      </w:r>
      <w:r>
        <w:rPr>
          <w:b/>
        </w:rPr>
        <w:t xml:space="preserve">.0 </w:t>
      </w:r>
      <w:r>
        <w:t xml:space="preserve">  ”</w:t>
      </w:r>
    </w:p>
    <w:p w:rsidR="00B33022" w:rsidRDefault="00B33022" w:rsidP="00B33022">
      <w:r>
        <w:t>COLOR:</w:t>
      </w:r>
      <w:r>
        <w:tab/>
      </w:r>
      <w:r>
        <w:tab/>
        <w:t>Transparente</w:t>
      </w:r>
    </w:p>
    <w:p w:rsidR="00B33022" w:rsidRDefault="00B33022" w:rsidP="00B33022">
      <w:r>
        <w:t>TRATADO:</w:t>
      </w:r>
      <w:r>
        <w:tab/>
      </w:r>
      <w:r>
        <w:tab/>
        <w:t>2  Caras.</w:t>
      </w:r>
    </w:p>
    <w:p w:rsidR="00B33022" w:rsidRDefault="00B33022" w:rsidP="00B33022">
      <w:pPr>
        <w:rPr>
          <w:b/>
          <w:bCs/>
        </w:rPr>
      </w:pPr>
      <w:r>
        <w:t>CANTIDAD:</w:t>
      </w:r>
      <w:r>
        <w:tab/>
      </w:r>
      <w:r>
        <w:tab/>
        <w:t>70</w:t>
      </w:r>
      <w:r w:rsidRPr="00521768">
        <w:rPr>
          <w:b/>
        </w:rPr>
        <w:t xml:space="preserve">  </w:t>
      </w:r>
      <w:r>
        <w:t xml:space="preserve"> Kg.</w:t>
      </w:r>
      <w:r>
        <w:rPr>
          <w:b/>
          <w:bCs/>
        </w:rPr>
        <w:tab/>
      </w:r>
    </w:p>
    <w:p w:rsidR="00B33022" w:rsidRDefault="00B33022" w:rsidP="00B33022">
      <w:r>
        <w:t>COLORES:</w:t>
      </w:r>
      <w:r>
        <w:tab/>
      </w:r>
      <w:r>
        <w:tab/>
        <w:t>3    (   Blanco   – Negro – Rojo   )</w:t>
      </w:r>
    </w:p>
    <w:p w:rsidR="00B33022" w:rsidRDefault="00B33022" w:rsidP="00B33022">
      <w:r>
        <w:t>CARAS:</w:t>
      </w:r>
      <w:r>
        <w:tab/>
      </w:r>
      <w:r>
        <w:tab/>
        <w:t xml:space="preserve">1  ( 1 x 3 ) </w:t>
      </w:r>
    </w:p>
    <w:p w:rsidR="00B33022" w:rsidRDefault="00B33022" w:rsidP="00B33022">
      <w:r>
        <w:t>REPETICIÓN:</w:t>
      </w:r>
      <w:r>
        <w:tab/>
        <w:t xml:space="preserve">19.5    Cms. </w:t>
      </w:r>
    </w:p>
    <w:p w:rsidR="00B33022" w:rsidRDefault="00B33022" w:rsidP="00B33022">
      <w:r>
        <w:t>RODILLO :                40</w:t>
      </w:r>
    </w:p>
    <w:p w:rsidR="00B33022" w:rsidRDefault="00B33022" w:rsidP="00B33022">
      <w:r>
        <w:t>SELLADO:</w:t>
      </w:r>
      <w:r>
        <w:tab/>
      </w:r>
      <w:r>
        <w:tab/>
        <w:t>Lateral</w:t>
      </w:r>
    </w:p>
    <w:p w:rsidR="00B33022" w:rsidRDefault="00B33022" w:rsidP="00B33022">
      <w:pPr>
        <w:rPr>
          <w:b/>
        </w:rPr>
      </w:pPr>
      <w:r>
        <w:t>REFERENCIA:</w:t>
      </w:r>
      <w:r>
        <w:tab/>
      </w:r>
      <w:r>
        <w:rPr>
          <w:b/>
        </w:rPr>
        <w:t>SIXPACK  RIONEGRO</w:t>
      </w:r>
    </w:p>
    <w:p w:rsidR="00B33022" w:rsidRDefault="00B33022" w:rsidP="00B33022">
      <w:pPr>
        <w:rPr>
          <w:b/>
        </w:rPr>
      </w:pPr>
      <w:r>
        <w:rPr>
          <w:b/>
        </w:rPr>
        <w:tab/>
      </w:r>
      <w:r>
        <w:rPr>
          <w:b/>
        </w:rPr>
        <w:tab/>
      </w:r>
    </w:p>
    <w:p w:rsidR="00B33022" w:rsidRDefault="00B33022" w:rsidP="00B33022"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B33022" w:rsidRDefault="00B33022" w:rsidP="00B33022">
      <w:r>
        <w:rPr>
          <w:b/>
          <w:bCs/>
          <w:u w:val="single"/>
        </w:rPr>
        <w:t>NOTA:</w:t>
      </w:r>
      <w:r>
        <w:t xml:space="preserve">             - Los cyreles  en su planta</w:t>
      </w:r>
    </w:p>
    <w:p w:rsidR="00B33022" w:rsidRPr="001B627F" w:rsidRDefault="00B33022" w:rsidP="00B33022">
      <w:pPr>
        <w:numPr>
          <w:ilvl w:val="0"/>
          <w:numId w:val="2"/>
        </w:numPr>
        <w:ind w:left="1500"/>
        <w:rPr>
          <w:b/>
          <w:sz w:val="32"/>
          <w:szCs w:val="32"/>
        </w:rPr>
      </w:pPr>
      <w:r>
        <w:t>Altura y tonos según   Muestra  Física</w:t>
      </w:r>
    </w:p>
    <w:p w:rsidR="00B33022" w:rsidRPr="000209EC" w:rsidRDefault="00B33022" w:rsidP="00B33022">
      <w:pPr>
        <w:numPr>
          <w:ilvl w:val="0"/>
          <w:numId w:val="2"/>
        </w:numPr>
        <w:ind w:left="1500"/>
        <w:rPr>
          <w:b/>
          <w:sz w:val="28"/>
          <w:szCs w:val="28"/>
        </w:rPr>
      </w:pPr>
      <w:r>
        <w:t xml:space="preserve">CODIGO  </w:t>
      </w:r>
      <w:r w:rsidRPr="000209EC">
        <w:rPr>
          <w:b/>
          <w:sz w:val="28"/>
          <w:szCs w:val="28"/>
        </w:rPr>
        <w:t>7703686703113</w:t>
      </w:r>
    </w:p>
    <w:p w:rsidR="00B33022" w:rsidRPr="0090312C" w:rsidRDefault="00B33022" w:rsidP="00B33022">
      <w:pPr>
        <w:rPr>
          <w:b/>
          <w:sz w:val="32"/>
          <w:szCs w:val="32"/>
        </w:rPr>
      </w:pPr>
    </w:p>
    <w:p w:rsidR="00B33022" w:rsidRDefault="00B33022" w:rsidP="00B33022"/>
    <w:p w:rsidR="00B33022" w:rsidRDefault="00B33022" w:rsidP="00B33022">
      <w:r>
        <w:t>Agradezco la atención y colaboración prestada.</w:t>
      </w:r>
    </w:p>
    <w:p w:rsidR="00B33022" w:rsidRDefault="00B33022" w:rsidP="00B33022"/>
    <w:p w:rsidR="00B33022" w:rsidRDefault="00B33022" w:rsidP="00B33022"/>
    <w:p w:rsidR="00B33022" w:rsidRDefault="00B33022" w:rsidP="00B33022">
      <w:r>
        <w:t>Cordialmente,</w:t>
      </w:r>
    </w:p>
    <w:p w:rsidR="00B33022" w:rsidRDefault="00B33022" w:rsidP="00B33022"/>
    <w:p w:rsidR="00B33022" w:rsidRDefault="00B33022" w:rsidP="00B33022"/>
    <w:p w:rsidR="00B33022" w:rsidRDefault="00B33022" w:rsidP="00B33022">
      <w:r>
        <w:t>RICARDO CASAS ZAPATA</w:t>
      </w:r>
    </w:p>
    <w:p w:rsidR="00B33022" w:rsidRDefault="00B33022" w:rsidP="00B33022">
      <w:r>
        <w:t>Director.</w:t>
      </w:r>
    </w:p>
    <w:p w:rsidR="00B33022" w:rsidRDefault="00B33022" w:rsidP="0042659C">
      <w:pPr>
        <w:rPr>
          <w:b/>
        </w:rPr>
      </w:pPr>
    </w:p>
    <w:p w:rsidR="00276F04" w:rsidRDefault="00276F04" w:rsidP="0042659C">
      <w:pPr>
        <w:rPr>
          <w:b/>
        </w:rPr>
      </w:pPr>
    </w:p>
    <w:p w:rsidR="00276F04" w:rsidRDefault="00276F04" w:rsidP="0042659C">
      <w:pPr>
        <w:rPr>
          <w:b/>
        </w:rPr>
      </w:pPr>
    </w:p>
    <w:p w:rsidR="00276F04" w:rsidRDefault="00276F04" w:rsidP="0042659C">
      <w:pPr>
        <w:rPr>
          <w:b/>
        </w:rPr>
      </w:pPr>
    </w:p>
    <w:p w:rsidR="00276F04" w:rsidRDefault="00276F04" w:rsidP="0042659C">
      <w:pPr>
        <w:rPr>
          <w:b/>
        </w:rPr>
      </w:pPr>
    </w:p>
    <w:p w:rsidR="00276F04" w:rsidRDefault="00276F04" w:rsidP="00276F04">
      <w:pPr>
        <w:rPr>
          <w:b/>
        </w:rPr>
      </w:pPr>
    </w:p>
    <w:p w:rsidR="00276F04" w:rsidRDefault="00276F04" w:rsidP="00276F04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276F04" w:rsidRDefault="00276F04" w:rsidP="00276F04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276F04" w:rsidRDefault="00276F04" w:rsidP="00276F04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276F04" w:rsidRDefault="00276F04" w:rsidP="00276F04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276F04" w:rsidRDefault="00276F04" w:rsidP="00276F04">
      <w:pPr>
        <w:rPr>
          <w:b/>
          <w:bCs/>
        </w:rPr>
      </w:pPr>
    </w:p>
    <w:p w:rsidR="00276F04" w:rsidRDefault="00276F04" w:rsidP="00276F04">
      <w:pPr>
        <w:pStyle w:val="Ttulo1"/>
      </w:pPr>
    </w:p>
    <w:p w:rsidR="00276F04" w:rsidRDefault="00276F04" w:rsidP="00276F04">
      <w:pPr>
        <w:pStyle w:val="Ttulo1"/>
      </w:pPr>
      <w:r>
        <w:t>ORDEN DE TRABAJO  N °      08191</w:t>
      </w:r>
    </w:p>
    <w:p w:rsidR="00276F04" w:rsidRDefault="00276F04" w:rsidP="00276F04"/>
    <w:p w:rsidR="00276F04" w:rsidRDefault="00276F04" w:rsidP="00276F04">
      <w:r>
        <w:t>FECHA:</w:t>
      </w:r>
      <w:r>
        <w:tab/>
        <w:t>Medellín, Marzo  16    de   2011</w:t>
      </w:r>
    </w:p>
    <w:p w:rsidR="00276F04" w:rsidRDefault="00276F04" w:rsidP="00276F04">
      <w:r>
        <w:t>PARA:</w:t>
      </w:r>
      <w:r>
        <w:tab/>
      </w:r>
      <w:r>
        <w:tab/>
        <w:t>PLÁSTICOS DARMA</w:t>
      </w:r>
    </w:p>
    <w:p w:rsidR="00276F04" w:rsidRDefault="00276F04" w:rsidP="00276F04">
      <w:r>
        <w:t>ATENCIÓN:</w:t>
      </w:r>
      <w:r>
        <w:tab/>
        <w:t>Sr. Darío Jaramillo</w:t>
      </w:r>
    </w:p>
    <w:p w:rsidR="00276F04" w:rsidRDefault="00276F04" w:rsidP="00276F04">
      <w:r>
        <w:tab/>
      </w:r>
      <w:r>
        <w:tab/>
        <w:t>Gerente.</w:t>
      </w:r>
    </w:p>
    <w:p w:rsidR="00276F04" w:rsidRDefault="00276F04" w:rsidP="00276F04"/>
    <w:p w:rsidR="00276F04" w:rsidRDefault="00276F04" w:rsidP="00276F04">
      <w:r>
        <w:t>Apreciado Don Darío:</w:t>
      </w:r>
    </w:p>
    <w:p w:rsidR="00276F04" w:rsidRDefault="00276F04" w:rsidP="00276F04"/>
    <w:p w:rsidR="00276F04" w:rsidRDefault="00276F04" w:rsidP="00276F04">
      <w:r>
        <w:t>Con la presente estamos solicitando el siguiente servicio de  IMPRESIÓN:</w:t>
      </w:r>
    </w:p>
    <w:p w:rsidR="00276F04" w:rsidRDefault="00276F04" w:rsidP="00276F04"/>
    <w:p w:rsidR="00276F04" w:rsidRDefault="00276F04" w:rsidP="00276F04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276F04" w:rsidRDefault="00276F04" w:rsidP="00276F04">
      <w:r>
        <w:t xml:space="preserve">MATERIAL   :           Polipropileno   Tubular   de   </w:t>
      </w:r>
      <w:r>
        <w:rPr>
          <w:b/>
        </w:rPr>
        <w:t>30</w:t>
      </w:r>
      <w:r>
        <w:t xml:space="preserve">    cms</w:t>
      </w:r>
    </w:p>
    <w:p w:rsidR="00276F04" w:rsidRDefault="00276F04" w:rsidP="00276F04">
      <w:r>
        <w:t>CALIBRE      :           1.5  ”</w:t>
      </w:r>
    </w:p>
    <w:p w:rsidR="00276F04" w:rsidRPr="00AD5DCF" w:rsidRDefault="00276F04" w:rsidP="00276F04">
      <w:pPr>
        <w:rPr>
          <w:b/>
        </w:rPr>
      </w:pPr>
      <w:r>
        <w:t>REFERENCIA:</w:t>
      </w:r>
      <w:r>
        <w:tab/>
      </w:r>
      <w:r>
        <w:rPr>
          <w:b/>
        </w:rPr>
        <w:t>TEENS  2</w:t>
      </w:r>
    </w:p>
    <w:p w:rsidR="00276F04" w:rsidRDefault="00276F04" w:rsidP="00276F04">
      <w:r>
        <w:t>CANTIDAD    :          100   Kg</w:t>
      </w:r>
    </w:p>
    <w:p w:rsidR="00276F04" w:rsidRDefault="00276F04" w:rsidP="00276F04">
      <w:r>
        <w:t>COLORES:</w:t>
      </w:r>
      <w:r>
        <w:tab/>
      </w:r>
      <w:r>
        <w:tab/>
        <w:t xml:space="preserve">2     </w:t>
      </w:r>
      <w:r w:rsidRPr="007F1676">
        <w:rPr>
          <w:b/>
        </w:rPr>
        <w:t>(BLANCO - RODAMINA )</w:t>
      </w:r>
    </w:p>
    <w:p w:rsidR="00276F04" w:rsidRDefault="00276F04" w:rsidP="00276F04">
      <w:r>
        <w:t>CARAS:</w:t>
      </w:r>
      <w:r>
        <w:tab/>
      </w:r>
      <w:r>
        <w:tab/>
        <w:t xml:space="preserve">1  </w:t>
      </w:r>
    </w:p>
    <w:p w:rsidR="00276F04" w:rsidRDefault="00276F04" w:rsidP="00276F04">
      <w:r>
        <w:t>REPETICIÓN:</w:t>
      </w:r>
      <w:r>
        <w:tab/>
        <w:t>24.5</w:t>
      </w:r>
    </w:p>
    <w:p w:rsidR="00276F04" w:rsidRPr="007E24E2" w:rsidRDefault="00276F04" w:rsidP="00276F04">
      <w:pPr>
        <w:rPr>
          <w:b/>
        </w:rPr>
      </w:pPr>
      <w:r>
        <w:t>RODILLO:</w:t>
      </w:r>
      <w:r>
        <w:tab/>
      </w:r>
      <w:r>
        <w:tab/>
      </w:r>
      <w:r>
        <w:rPr>
          <w:b/>
        </w:rPr>
        <w:t>25</w:t>
      </w:r>
    </w:p>
    <w:p w:rsidR="00276F04" w:rsidRDefault="00276F04" w:rsidP="00276F04">
      <w:r>
        <w:t>BOLSA:</w:t>
      </w:r>
      <w:r>
        <w:tab/>
      </w:r>
      <w:r>
        <w:tab/>
        <w:t>24.5  X  28 + 5    cms   de  Solapa Interna.</w:t>
      </w:r>
    </w:p>
    <w:p w:rsidR="00276F04" w:rsidRDefault="00276F04" w:rsidP="00276F04">
      <w:r>
        <w:t>SELLADO:</w:t>
      </w:r>
      <w:r>
        <w:tab/>
      </w:r>
      <w:r>
        <w:tab/>
        <w:t>Para selle lateral.</w:t>
      </w:r>
    </w:p>
    <w:p w:rsidR="00276F04" w:rsidRDefault="00276F04" w:rsidP="00276F04"/>
    <w:p w:rsidR="00276F04" w:rsidRDefault="00276F04" w:rsidP="00276F04"/>
    <w:p w:rsidR="00276F04" w:rsidRDefault="00276F04" w:rsidP="00276F04">
      <w:r>
        <w:rPr>
          <w:b/>
          <w:bCs/>
          <w:u w:val="single"/>
        </w:rPr>
        <w:t>NOTA:</w:t>
      </w:r>
      <w:r>
        <w:t xml:space="preserve">  *   Los cyreles   NUEVOS EN SU PLANTA</w:t>
      </w:r>
    </w:p>
    <w:p w:rsidR="00276F04" w:rsidRDefault="00276F04" w:rsidP="00276F04">
      <w:pPr>
        <w:numPr>
          <w:ilvl w:val="0"/>
          <w:numId w:val="1"/>
        </w:numPr>
      </w:pPr>
      <w:r>
        <w:t>Se envían ARTE    para tonos y alturas</w:t>
      </w:r>
    </w:p>
    <w:p w:rsidR="00276F04" w:rsidRPr="00B11BD2" w:rsidRDefault="00276F04" w:rsidP="00276F04">
      <w:pPr>
        <w:numPr>
          <w:ilvl w:val="0"/>
          <w:numId w:val="2"/>
        </w:numPr>
      </w:pPr>
      <w:r>
        <w:t xml:space="preserve">Se  envía el material de PP </w:t>
      </w:r>
      <w:r>
        <w:rPr>
          <w:b/>
        </w:rPr>
        <w:t xml:space="preserve">de  30 </w:t>
      </w:r>
      <w:r w:rsidRPr="00AD5DCF">
        <w:rPr>
          <w:b/>
        </w:rPr>
        <w:t xml:space="preserve">  cms</w:t>
      </w:r>
    </w:p>
    <w:p w:rsidR="00276F04" w:rsidRPr="005574BF" w:rsidRDefault="00276F04" w:rsidP="00276F04">
      <w:pPr>
        <w:ind w:left="1500"/>
      </w:pPr>
    </w:p>
    <w:p w:rsidR="00276F04" w:rsidRPr="00150D1A" w:rsidRDefault="00276F04" w:rsidP="00276F04">
      <w:pPr>
        <w:ind w:left="1860"/>
      </w:pPr>
    </w:p>
    <w:p w:rsidR="00276F04" w:rsidRDefault="00276F04" w:rsidP="00276F04">
      <w:pPr>
        <w:ind w:left="885"/>
      </w:pPr>
    </w:p>
    <w:p w:rsidR="00276F04" w:rsidRDefault="00276F04" w:rsidP="00276F04">
      <w:pPr>
        <w:ind w:left="885"/>
      </w:pPr>
    </w:p>
    <w:p w:rsidR="00276F04" w:rsidRDefault="00276F04" w:rsidP="00276F04">
      <w:r>
        <w:t>Agradezco la atención y colaboración prestada.</w:t>
      </w:r>
    </w:p>
    <w:p w:rsidR="00276F04" w:rsidRDefault="00276F04" w:rsidP="00276F04"/>
    <w:p w:rsidR="00276F04" w:rsidRDefault="00276F04" w:rsidP="00276F04"/>
    <w:p w:rsidR="00276F04" w:rsidRDefault="00276F04" w:rsidP="00276F04">
      <w:r>
        <w:t>Cordialmente,</w:t>
      </w:r>
    </w:p>
    <w:p w:rsidR="00276F04" w:rsidRDefault="00276F04" w:rsidP="00276F04"/>
    <w:p w:rsidR="00276F04" w:rsidRDefault="00276F04" w:rsidP="00276F04"/>
    <w:p w:rsidR="00276F04" w:rsidRDefault="00276F04" w:rsidP="00276F04"/>
    <w:p w:rsidR="00276F04" w:rsidRDefault="00276F04" w:rsidP="00276F04">
      <w:r>
        <w:t>RICARDO CASAS ZAPATA</w:t>
      </w:r>
    </w:p>
    <w:p w:rsidR="00276F04" w:rsidRDefault="00276F04" w:rsidP="00276F04">
      <w:r>
        <w:t>Director</w:t>
      </w:r>
    </w:p>
    <w:p w:rsidR="00276F04" w:rsidRDefault="00276F04" w:rsidP="00276F04">
      <w:pPr>
        <w:rPr>
          <w:b/>
        </w:rPr>
      </w:pPr>
    </w:p>
    <w:p w:rsidR="00276F04" w:rsidRDefault="00276F04" w:rsidP="0042659C">
      <w:pPr>
        <w:rPr>
          <w:b/>
        </w:rPr>
      </w:pPr>
    </w:p>
    <w:p w:rsidR="00E80509" w:rsidRDefault="00E80509" w:rsidP="0042659C">
      <w:pPr>
        <w:rPr>
          <w:b/>
        </w:rPr>
      </w:pPr>
    </w:p>
    <w:p w:rsidR="00E80509" w:rsidRDefault="00E80509" w:rsidP="0042659C">
      <w:pPr>
        <w:rPr>
          <w:b/>
        </w:rPr>
      </w:pPr>
    </w:p>
    <w:p w:rsidR="00E80509" w:rsidRDefault="00E80509" w:rsidP="00E80509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E80509" w:rsidRDefault="00E80509" w:rsidP="00E80509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E80509" w:rsidRDefault="00E80509" w:rsidP="00E80509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E80509" w:rsidRDefault="00E80509" w:rsidP="00E80509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E80509" w:rsidRDefault="00E80509" w:rsidP="00E80509">
      <w:pPr>
        <w:rPr>
          <w:b/>
          <w:bCs/>
        </w:rPr>
      </w:pPr>
    </w:p>
    <w:p w:rsidR="00E80509" w:rsidRDefault="00E80509" w:rsidP="00E80509"/>
    <w:p w:rsidR="00E80509" w:rsidRDefault="00E80509" w:rsidP="00E80509">
      <w:pPr>
        <w:pStyle w:val="Ttulo1"/>
      </w:pPr>
      <w:r>
        <w:t>ORDEN DE TRABAJO    N°      08182</w:t>
      </w:r>
    </w:p>
    <w:p w:rsidR="00E80509" w:rsidRDefault="00E80509" w:rsidP="00E80509"/>
    <w:p w:rsidR="00E80509" w:rsidRDefault="00E80509" w:rsidP="00E80509"/>
    <w:p w:rsidR="00E80509" w:rsidRDefault="00E80509" w:rsidP="00E80509">
      <w:r>
        <w:t>FECHA:</w:t>
      </w:r>
      <w:r>
        <w:tab/>
        <w:t>Itagüí, Marzo  17   de   2011</w:t>
      </w:r>
    </w:p>
    <w:p w:rsidR="00E80509" w:rsidRDefault="00E80509" w:rsidP="00E80509">
      <w:r>
        <w:t>PARA:</w:t>
      </w:r>
      <w:r>
        <w:tab/>
      </w:r>
      <w:r>
        <w:tab/>
        <w:t>PLÁSTICOS DARMA</w:t>
      </w:r>
    </w:p>
    <w:p w:rsidR="00E80509" w:rsidRDefault="00E80509" w:rsidP="00E80509">
      <w:r>
        <w:t>ATENCIÓN:</w:t>
      </w:r>
      <w:r>
        <w:tab/>
        <w:t>Sr. DARIO JARAMILLO</w:t>
      </w:r>
    </w:p>
    <w:p w:rsidR="00E80509" w:rsidRDefault="00E80509" w:rsidP="00E80509"/>
    <w:p w:rsidR="00E80509" w:rsidRDefault="00E80509" w:rsidP="00E80509"/>
    <w:p w:rsidR="00E80509" w:rsidRDefault="00E80509" w:rsidP="00E80509">
      <w:r>
        <w:t xml:space="preserve"> Apreciado Dn DARIO:</w:t>
      </w:r>
    </w:p>
    <w:p w:rsidR="00E80509" w:rsidRDefault="00E80509" w:rsidP="00E80509"/>
    <w:p w:rsidR="00E80509" w:rsidRDefault="00E80509" w:rsidP="00E80509">
      <w:r>
        <w:t>Con la presente estamos solicitando el siguiente material  :</w:t>
      </w:r>
    </w:p>
    <w:p w:rsidR="00E80509" w:rsidRDefault="00E80509" w:rsidP="00E80509"/>
    <w:p w:rsidR="00E80509" w:rsidRDefault="00E80509" w:rsidP="00E80509">
      <w:r>
        <w:rPr>
          <w:b/>
          <w:bCs/>
          <w:u w:val="single"/>
        </w:rPr>
        <w:t>EXTRUSION</w:t>
      </w:r>
      <w:r>
        <w:t>:</w:t>
      </w:r>
    </w:p>
    <w:p w:rsidR="00E80509" w:rsidRDefault="00E80509" w:rsidP="00E80509"/>
    <w:p w:rsidR="00E80509" w:rsidRDefault="00E80509" w:rsidP="00E80509"/>
    <w:tbl>
      <w:tblPr>
        <w:tblW w:w="9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994"/>
        <w:gridCol w:w="1672"/>
        <w:gridCol w:w="1847"/>
        <w:gridCol w:w="1784"/>
        <w:gridCol w:w="1953"/>
      </w:tblGrid>
      <w:tr w:rsidR="00E80509" w:rsidTr="00F46CBC">
        <w:tc>
          <w:tcPr>
            <w:tcW w:w="1994" w:type="dxa"/>
          </w:tcPr>
          <w:p w:rsidR="00E80509" w:rsidRDefault="00E80509" w:rsidP="00F46CBC">
            <w:r>
              <w:t>MEDIDA EN  CENTIMETROS</w:t>
            </w:r>
          </w:p>
        </w:tc>
        <w:tc>
          <w:tcPr>
            <w:tcW w:w="1672" w:type="dxa"/>
          </w:tcPr>
          <w:p w:rsidR="00E80509" w:rsidRDefault="00E80509" w:rsidP="00F46CBC">
            <w:r>
              <w:t>CALIBRE</w:t>
            </w:r>
          </w:p>
        </w:tc>
        <w:tc>
          <w:tcPr>
            <w:tcW w:w="1847" w:type="dxa"/>
          </w:tcPr>
          <w:p w:rsidR="00E80509" w:rsidRDefault="00E80509" w:rsidP="00F46CBC">
            <w:r>
              <w:t>FORMA</w:t>
            </w:r>
          </w:p>
        </w:tc>
        <w:tc>
          <w:tcPr>
            <w:tcW w:w="1784" w:type="dxa"/>
          </w:tcPr>
          <w:p w:rsidR="00E80509" w:rsidRDefault="00E80509" w:rsidP="00F46CBC">
            <w:r>
              <w:t>CANTIDAD EN KILOS</w:t>
            </w:r>
          </w:p>
        </w:tc>
        <w:tc>
          <w:tcPr>
            <w:tcW w:w="1953" w:type="dxa"/>
          </w:tcPr>
          <w:p w:rsidR="00E80509" w:rsidRDefault="00E80509" w:rsidP="00F46CBC">
            <w:r>
              <w:t>MATERIAL</w:t>
            </w:r>
          </w:p>
        </w:tc>
      </w:tr>
      <w:tr w:rsidR="00E80509" w:rsidTr="00F46CBC">
        <w:tc>
          <w:tcPr>
            <w:tcW w:w="1994" w:type="dxa"/>
          </w:tcPr>
          <w:p w:rsidR="00E80509" w:rsidRPr="00D23B0D" w:rsidRDefault="00C52C81" w:rsidP="00F46CBC">
            <w:pPr>
              <w:jc w:val="center"/>
              <w:rPr>
                <w:b/>
              </w:rPr>
            </w:pPr>
            <w:r>
              <w:rPr>
                <w:b/>
              </w:rPr>
              <w:t>70</w:t>
            </w:r>
          </w:p>
        </w:tc>
        <w:tc>
          <w:tcPr>
            <w:tcW w:w="1672" w:type="dxa"/>
          </w:tcPr>
          <w:p w:rsidR="00E80509" w:rsidRPr="00D23B0D" w:rsidRDefault="00C52C81" w:rsidP="00F46CBC">
            <w:pPr>
              <w:jc w:val="center"/>
              <w:rPr>
                <w:b/>
              </w:rPr>
            </w:pPr>
            <w:r>
              <w:rPr>
                <w:b/>
              </w:rPr>
              <w:t>1.5</w:t>
            </w:r>
            <w:r w:rsidR="00E80509" w:rsidRPr="00D23B0D">
              <w:rPr>
                <w:b/>
              </w:rPr>
              <w:t xml:space="preserve"> ”</w:t>
            </w:r>
          </w:p>
        </w:tc>
        <w:tc>
          <w:tcPr>
            <w:tcW w:w="1847" w:type="dxa"/>
          </w:tcPr>
          <w:p w:rsidR="00E80509" w:rsidRPr="00D23B0D" w:rsidRDefault="00E80509" w:rsidP="00F46CBC">
            <w:pPr>
              <w:jc w:val="center"/>
              <w:rPr>
                <w:b/>
              </w:rPr>
            </w:pPr>
            <w:r w:rsidRPr="00D23B0D">
              <w:rPr>
                <w:b/>
              </w:rPr>
              <w:t xml:space="preserve">TUBULAR  </w:t>
            </w:r>
          </w:p>
        </w:tc>
        <w:tc>
          <w:tcPr>
            <w:tcW w:w="1784" w:type="dxa"/>
          </w:tcPr>
          <w:p w:rsidR="00E80509" w:rsidRPr="00D23B0D" w:rsidRDefault="00C52C81" w:rsidP="00F46CBC">
            <w:pPr>
              <w:jc w:val="center"/>
              <w:rPr>
                <w:b/>
              </w:rPr>
            </w:pPr>
            <w:r>
              <w:rPr>
                <w:b/>
              </w:rPr>
              <w:t>200</w:t>
            </w:r>
          </w:p>
        </w:tc>
        <w:tc>
          <w:tcPr>
            <w:tcW w:w="1953" w:type="dxa"/>
          </w:tcPr>
          <w:p w:rsidR="00E80509" w:rsidRPr="00D23B0D" w:rsidRDefault="00E80509" w:rsidP="00F46CBC">
            <w:pPr>
              <w:jc w:val="center"/>
              <w:rPr>
                <w:b/>
              </w:rPr>
            </w:pPr>
            <w:r w:rsidRPr="00D23B0D">
              <w:rPr>
                <w:b/>
              </w:rPr>
              <w:t>BAJA   TPTE</w:t>
            </w:r>
          </w:p>
        </w:tc>
      </w:tr>
    </w:tbl>
    <w:p w:rsidR="00E80509" w:rsidRDefault="00E80509" w:rsidP="00E80509">
      <w:pPr>
        <w:pStyle w:val="Ttulo2"/>
      </w:pPr>
    </w:p>
    <w:p w:rsidR="00E80509" w:rsidRDefault="00E80509" w:rsidP="00E80509"/>
    <w:p w:rsidR="00E80509" w:rsidRDefault="00E80509" w:rsidP="00E80509">
      <w:pPr>
        <w:rPr>
          <w:b/>
          <w:bCs/>
          <w:u w:val="single"/>
        </w:rPr>
      </w:pPr>
    </w:p>
    <w:p w:rsidR="00E80509" w:rsidRDefault="00E80509" w:rsidP="00E80509">
      <w:r w:rsidRPr="0026453F">
        <w:rPr>
          <w:b/>
          <w:u w:val="single"/>
        </w:rPr>
        <w:t xml:space="preserve">MEZCLA </w:t>
      </w:r>
      <w:r>
        <w:t xml:space="preserve">  :     25     BAJA</w:t>
      </w:r>
    </w:p>
    <w:p w:rsidR="00E80509" w:rsidRDefault="00E80509" w:rsidP="00E80509">
      <w:r>
        <w:t xml:space="preserve">                           6     LINEAL</w:t>
      </w:r>
    </w:p>
    <w:p w:rsidR="00E80509" w:rsidRDefault="00E80509" w:rsidP="00E80509">
      <w:pPr>
        <w:rPr>
          <w:b/>
          <w:bCs/>
          <w:u w:val="single"/>
        </w:rPr>
      </w:pPr>
      <w:r>
        <w:t xml:space="preserve"> </w:t>
      </w:r>
      <w:r>
        <w:tab/>
      </w:r>
      <w:r>
        <w:tab/>
      </w:r>
    </w:p>
    <w:p w:rsidR="00E80509" w:rsidRDefault="00E80509" w:rsidP="00E80509"/>
    <w:p w:rsidR="00E80509" w:rsidRPr="00C52C81" w:rsidRDefault="00C52C81" w:rsidP="00E80509">
      <w:pPr>
        <w:rPr>
          <w:u w:val="single"/>
        </w:rPr>
      </w:pPr>
      <w:r w:rsidRPr="00C52C81">
        <w:rPr>
          <w:u w:val="single"/>
        </w:rPr>
        <w:t xml:space="preserve">SIN  TRATAR </w:t>
      </w:r>
    </w:p>
    <w:p w:rsidR="00C52C81" w:rsidRDefault="00C52C81" w:rsidP="00E80509"/>
    <w:p w:rsidR="00C52C81" w:rsidRDefault="00C52C81" w:rsidP="00E80509"/>
    <w:p w:rsidR="00C52C81" w:rsidRDefault="00C52C81" w:rsidP="00E80509"/>
    <w:p w:rsidR="00E80509" w:rsidRDefault="00E80509" w:rsidP="00E80509">
      <w:r>
        <w:t xml:space="preserve">Agradezco </w:t>
      </w:r>
      <w:smartTag w:uri="urn:schemas-microsoft-com:office:smarttags" w:element="PersonName">
        <w:smartTagPr>
          <w:attr w:name="ProductID" w:val="la Amable"/>
        </w:smartTagPr>
        <w:r>
          <w:t>la Amable</w:t>
        </w:r>
      </w:smartTag>
      <w:r>
        <w:t xml:space="preserve"> colaboración.</w:t>
      </w:r>
    </w:p>
    <w:p w:rsidR="00E80509" w:rsidRDefault="00E80509" w:rsidP="00E80509"/>
    <w:p w:rsidR="00E80509" w:rsidRDefault="00E80509" w:rsidP="00E80509"/>
    <w:p w:rsidR="00E80509" w:rsidRDefault="00E80509" w:rsidP="00E80509"/>
    <w:p w:rsidR="00E80509" w:rsidRDefault="00E80509" w:rsidP="00E80509">
      <w:r>
        <w:t>Cordialmente</w:t>
      </w:r>
    </w:p>
    <w:p w:rsidR="00E80509" w:rsidRDefault="00E80509" w:rsidP="00E80509"/>
    <w:p w:rsidR="00E80509" w:rsidRDefault="00E80509" w:rsidP="00E80509"/>
    <w:p w:rsidR="00E80509" w:rsidRDefault="00E80509" w:rsidP="00E80509"/>
    <w:p w:rsidR="00E80509" w:rsidRDefault="00E80509" w:rsidP="00E80509">
      <w:r>
        <w:t>RICARDO CASAS ZAPATA</w:t>
      </w:r>
    </w:p>
    <w:p w:rsidR="00E80509" w:rsidRDefault="00E80509" w:rsidP="00E80509">
      <w:r>
        <w:t>Director</w:t>
      </w:r>
    </w:p>
    <w:p w:rsidR="00E80509" w:rsidRDefault="00E80509" w:rsidP="0042659C">
      <w:pPr>
        <w:rPr>
          <w:b/>
        </w:rPr>
      </w:pPr>
    </w:p>
    <w:p w:rsidR="00C52C81" w:rsidRDefault="00C52C81" w:rsidP="0042659C">
      <w:pPr>
        <w:rPr>
          <w:b/>
        </w:rPr>
      </w:pPr>
    </w:p>
    <w:p w:rsidR="00C52C81" w:rsidRDefault="00C52C81" w:rsidP="0042659C">
      <w:pPr>
        <w:rPr>
          <w:b/>
        </w:rPr>
      </w:pPr>
    </w:p>
    <w:p w:rsidR="00C52C81" w:rsidRDefault="00C52C81" w:rsidP="0042659C">
      <w:pPr>
        <w:rPr>
          <w:b/>
        </w:rPr>
      </w:pPr>
    </w:p>
    <w:p w:rsidR="00C52C81" w:rsidRDefault="00C52C81" w:rsidP="0042659C">
      <w:pPr>
        <w:rPr>
          <w:b/>
        </w:rPr>
      </w:pPr>
    </w:p>
    <w:p w:rsidR="00C52C81" w:rsidRDefault="00C52C81" w:rsidP="00C52C81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C52C81" w:rsidRDefault="00C52C81" w:rsidP="00C52C81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C52C81" w:rsidRDefault="00C52C81" w:rsidP="00C52C81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C52C81" w:rsidRDefault="00C52C81" w:rsidP="00C52C81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C52C81" w:rsidRDefault="00C52C81" w:rsidP="00C52C81">
      <w:pPr>
        <w:rPr>
          <w:b/>
          <w:bCs/>
        </w:rPr>
      </w:pPr>
    </w:p>
    <w:p w:rsidR="00C52C81" w:rsidRDefault="00C52C81" w:rsidP="00C52C81"/>
    <w:p w:rsidR="00C52C81" w:rsidRDefault="00C52C81" w:rsidP="00C52C81">
      <w:pPr>
        <w:pStyle w:val="Ttulo1"/>
      </w:pPr>
      <w:r>
        <w:t>ORDEN DE TRABAJO    N°      07533</w:t>
      </w:r>
    </w:p>
    <w:p w:rsidR="00C52C81" w:rsidRDefault="00C52C81" w:rsidP="00C52C81"/>
    <w:p w:rsidR="00C52C81" w:rsidRDefault="00C52C81" w:rsidP="00C52C81"/>
    <w:p w:rsidR="00C52C81" w:rsidRDefault="00C52C81" w:rsidP="00C52C81">
      <w:r>
        <w:t>FECHA:</w:t>
      </w:r>
      <w:r>
        <w:tab/>
        <w:t>Itagüí, Marzo  17   de   2011</w:t>
      </w:r>
    </w:p>
    <w:p w:rsidR="00C52C81" w:rsidRDefault="00C52C81" w:rsidP="00C52C81">
      <w:r>
        <w:t>PARA:</w:t>
      </w:r>
      <w:r>
        <w:tab/>
      </w:r>
      <w:r>
        <w:tab/>
        <w:t>PLÁSTICOS DARMA</w:t>
      </w:r>
    </w:p>
    <w:p w:rsidR="00C52C81" w:rsidRDefault="00C52C81" w:rsidP="00C52C81">
      <w:r>
        <w:t>ATENCIÓN:</w:t>
      </w:r>
      <w:r>
        <w:tab/>
        <w:t>Sr. DARIO JARAMILLO</w:t>
      </w:r>
    </w:p>
    <w:p w:rsidR="00C52C81" w:rsidRDefault="00C52C81" w:rsidP="00C52C81"/>
    <w:p w:rsidR="00C52C81" w:rsidRDefault="00C52C81" w:rsidP="00C52C81"/>
    <w:p w:rsidR="00C52C81" w:rsidRDefault="00C52C81" w:rsidP="00C52C81">
      <w:r>
        <w:t xml:space="preserve"> Apreciado Dn DARIO:</w:t>
      </w:r>
    </w:p>
    <w:p w:rsidR="00C52C81" w:rsidRDefault="00C52C81" w:rsidP="00C52C81"/>
    <w:p w:rsidR="00C52C81" w:rsidRDefault="00C52C81" w:rsidP="00C52C81">
      <w:r>
        <w:t>Con la presente estamos solicitando el siguiente material  :</w:t>
      </w:r>
    </w:p>
    <w:p w:rsidR="00C52C81" w:rsidRDefault="00C52C81" w:rsidP="00C52C81"/>
    <w:p w:rsidR="00C52C81" w:rsidRDefault="00C52C81" w:rsidP="00C52C81">
      <w:r>
        <w:rPr>
          <w:b/>
          <w:bCs/>
          <w:u w:val="single"/>
        </w:rPr>
        <w:t>EXTRUSION</w:t>
      </w:r>
      <w:r>
        <w:t>:</w:t>
      </w:r>
    </w:p>
    <w:p w:rsidR="00C52C81" w:rsidRDefault="00C52C81" w:rsidP="00C52C81"/>
    <w:p w:rsidR="00C52C81" w:rsidRDefault="00C52C81" w:rsidP="00C52C81"/>
    <w:tbl>
      <w:tblPr>
        <w:tblW w:w="9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986"/>
        <w:gridCol w:w="1647"/>
        <w:gridCol w:w="1927"/>
        <w:gridCol w:w="1765"/>
        <w:gridCol w:w="1925"/>
      </w:tblGrid>
      <w:tr w:rsidR="00C52C81" w:rsidTr="00F46CBC">
        <w:tc>
          <w:tcPr>
            <w:tcW w:w="1994" w:type="dxa"/>
          </w:tcPr>
          <w:p w:rsidR="00C52C81" w:rsidRDefault="00C52C81" w:rsidP="00F46CBC">
            <w:r>
              <w:t>MEDIDA EN  CENTIMETROS</w:t>
            </w:r>
          </w:p>
        </w:tc>
        <w:tc>
          <w:tcPr>
            <w:tcW w:w="1672" w:type="dxa"/>
          </w:tcPr>
          <w:p w:rsidR="00C52C81" w:rsidRDefault="00C52C81" w:rsidP="00F46CBC">
            <w:r>
              <w:t>CALIBRE</w:t>
            </w:r>
          </w:p>
        </w:tc>
        <w:tc>
          <w:tcPr>
            <w:tcW w:w="1847" w:type="dxa"/>
          </w:tcPr>
          <w:p w:rsidR="00C52C81" w:rsidRDefault="00C52C81" w:rsidP="00F46CBC">
            <w:r>
              <w:t>FORMA</w:t>
            </w:r>
          </w:p>
        </w:tc>
        <w:tc>
          <w:tcPr>
            <w:tcW w:w="1784" w:type="dxa"/>
          </w:tcPr>
          <w:p w:rsidR="00C52C81" w:rsidRDefault="00C52C81" w:rsidP="00F46CBC">
            <w:r>
              <w:t>CANTIDAD EN KILOS</w:t>
            </w:r>
          </w:p>
        </w:tc>
        <w:tc>
          <w:tcPr>
            <w:tcW w:w="1953" w:type="dxa"/>
          </w:tcPr>
          <w:p w:rsidR="00C52C81" w:rsidRDefault="00C52C81" w:rsidP="00F46CBC">
            <w:r>
              <w:t>MATERIAL</w:t>
            </w:r>
          </w:p>
        </w:tc>
      </w:tr>
      <w:tr w:rsidR="00C52C81" w:rsidTr="00F46CBC">
        <w:tc>
          <w:tcPr>
            <w:tcW w:w="1994" w:type="dxa"/>
          </w:tcPr>
          <w:p w:rsidR="00C52C81" w:rsidRPr="00D23B0D" w:rsidRDefault="00C52C81" w:rsidP="00F46CBC">
            <w:pPr>
              <w:jc w:val="center"/>
              <w:rPr>
                <w:b/>
              </w:rPr>
            </w:pPr>
            <w:r>
              <w:rPr>
                <w:b/>
              </w:rPr>
              <w:t>38</w:t>
            </w:r>
          </w:p>
        </w:tc>
        <w:tc>
          <w:tcPr>
            <w:tcW w:w="1672" w:type="dxa"/>
          </w:tcPr>
          <w:p w:rsidR="00C52C81" w:rsidRPr="00D23B0D" w:rsidRDefault="00C52C81" w:rsidP="00F46CBC">
            <w:pPr>
              <w:jc w:val="center"/>
              <w:rPr>
                <w:b/>
              </w:rPr>
            </w:pPr>
            <w:r>
              <w:rPr>
                <w:b/>
              </w:rPr>
              <w:t xml:space="preserve">0.9 </w:t>
            </w:r>
            <w:r w:rsidRPr="00D23B0D">
              <w:rPr>
                <w:b/>
              </w:rPr>
              <w:t xml:space="preserve"> ”</w:t>
            </w:r>
          </w:p>
        </w:tc>
        <w:tc>
          <w:tcPr>
            <w:tcW w:w="1847" w:type="dxa"/>
          </w:tcPr>
          <w:p w:rsidR="00C52C81" w:rsidRPr="00D23B0D" w:rsidRDefault="00C52C81" w:rsidP="00F46CBC">
            <w:pPr>
              <w:jc w:val="center"/>
              <w:rPr>
                <w:b/>
              </w:rPr>
            </w:pPr>
            <w:r>
              <w:rPr>
                <w:b/>
              </w:rPr>
              <w:t>SEMI</w:t>
            </w:r>
            <w:r w:rsidRPr="00D23B0D">
              <w:rPr>
                <w:b/>
              </w:rPr>
              <w:t xml:space="preserve">TUBULAR  </w:t>
            </w:r>
          </w:p>
        </w:tc>
        <w:tc>
          <w:tcPr>
            <w:tcW w:w="1784" w:type="dxa"/>
          </w:tcPr>
          <w:p w:rsidR="00C52C81" w:rsidRPr="00D23B0D" w:rsidRDefault="00EA2659" w:rsidP="00F46CBC">
            <w:pPr>
              <w:jc w:val="center"/>
              <w:rPr>
                <w:b/>
              </w:rPr>
            </w:pPr>
            <w:r>
              <w:rPr>
                <w:b/>
              </w:rPr>
              <w:t>13</w:t>
            </w:r>
            <w:r w:rsidR="00C52C81">
              <w:rPr>
                <w:b/>
              </w:rPr>
              <w:t>0</w:t>
            </w:r>
          </w:p>
        </w:tc>
        <w:tc>
          <w:tcPr>
            <w:tcW w:w="1953" w:type="dxa"/>
          </w:tcPr>
          <w:p w:rsidR="00C52C81" w:rsidRPr="00D23B0D" w:rsidRDefault="00C52C81" w:rsidP="00F46CBC">
            <w:pPr>
              <w:jc w:val="center"/>
              <w:rPr>
                <w:b/>
              </w:rPr>
            </w:pPr>
            <w:r w:rsidRPr="00D23B0D">
              <w:rPr>
                <w:b/>
              </w:rPr>
              <w:t>BAJA   TPTE</w:t>
            </w:r>
          </w:p>
        </w:tc>
      </w:tr>
    </w:tbl>
    <w:p w:rsidR="00C52C81" w:rsidRDefault="00C52C81" w:rsidP="00C52C81">
      <w:pPr>
        <w:pStyle w:val="Ttulo2"/>
      </w:pPr>
    </w:p>
    <w:p w:rsidR="00C52C81" w:rsidRDefault="00C52C81" w:rsidP="00C52C81"/>
    <w:p w:rsidR="00C52C81" w:rsidRDefault="00C52C81" w:rsidP="00C52C81">
      <w:pPr>
        <w:rPr>
          <w:b/>
          <w:bCs/>
          <w:u w:val="single"/>
        </w:rPr>
      </w:pPr>
    </w:p>
    <w:p w:rsidR="00C52C81" w:rsidRDefault="00C52C81" w:rsidP="00C52C81">
      <w:r w:rsidRPr="0026453F">
        <w:rPr>
          <w:b/>
          <w:u w:val="single"/>
        </w:rPr>
        <w:t xml:space="preserve">MEZCLA </w:t>
      </w:r>
      <w:r>
        <w:t xml:space="preserve">  :     25     BAJA</w:t>
      </w:r>
    </w:p>
    <w:p w:rsidR="00C52C81" w:rsidRDefault="00C52C81" w:rsidP="00C52C81">
      <w:r>
        <w:t xml:space="preserve">                           6     LINEAL</w:t>
      </w:r>
    </w:p>
    <w:p w:rsidR="00C52C81" w:rsidRDefault="00C52C81" w:rsidP="00C52C81">
      <w:pPr>
        <w:rPr>
          <w:b/>
          <w:bCs/>
          <w:u w:val="single"/>
        </w:rPr>
      </w:pPr>
      <w:r>
        <w:t xml:space="preserve"> </w:t>
      </w:r>
      <w:r>
        <w:tab/>
      </w:r>
      <w:r>
        <w:tab/>
      </w:r>
    </w:p>
    <w:p w:rsidR="00C52C81" w:rsidRDefault="00C52C81" w:rsidP="00C52C81"/>
    <w:p w:rsidR="00C52C81" w:rsidRPr="00C52C81" w:rsidRDefault="00C52C81" w:rsidP="00C52C81">
      <w:pPr>
        <w:rPr>
          <w:u w:val="single"/>
        </w:rPr>
      </w:pPr>
      <w:r w:rsidRPr="00C52C81">
        <w:rPr>
          <w:u w:val="single"/>
        </w:rPr>
        <w:t xml:space="preserve">SIN  TRATAR </w:t>
      </w:r>
    </w:p>
    <w:p w:rsidR="00C52C81" w:rsidRDefault="00C52C81" w:rsidP="00C52C81"/>
    <w:p w:rsidR="00C52C81" w:rsidRDefault="00C52C81" w:rsidP="00C52C81"/>
    <w:p w:rsidR="00C52C81" w:rsidRDefault="00C52C81" w:rsidP="00C52C81"/>
    <w:p w:rsidR="00C52C81" w:rsidRDefault="00C52C81" w:rsidP="00C52C81">
      <w:r>
        <w:t xml:space="preserve">Agradezco </w:t>
      </w:r>
      <w:smartTag w:uri="urn:schemas-microsoft-com:office:smarttags" w:element="PersonName">
        <w:smartTagPr>
          <w:attr w:name="ProductID" w:val="la Amable"/>
        </w:smartTagPr>
        <w:r>
          <w:t>la Amable</w:t>
        </w:r>
      </w:smartTag>
      <w:r>
        <w:t xml:space="preserve"> colaboración.</w:t>
      </w:r>
    </w:p>
    <w:p w:rsidR="00C52C81" w:rsidRDefault="00C52C81" w:rsidP="00C52C81"/>
    <w:p w:rsidR="00C52C81" w:rsidRDefault="00C52C81" w:rsidP="00C52C81"/>
    <w:p w:rsidR="00C52C81" w:rsidRDefault="00C52C81" w:rsidP="00C52C81"/>
    <w:p w:rsidR="00C52C81" w:rsidRDefault="00C52C81" w:rsidP="00C52C81">
      <w:r>
        <w:t>Cordialmente</w:t>
      </w:r>
    </w:p>
    <w:p w:rsidR="00C52C81" w:rsidRDefault="00C52C81" w:rsidP="00C52C81"/>
    <w:p w:rsidR="00C52C81" w:rsidRDefault="00C52C81" w:rsidP="00C52C81"/>
    <w:p w:rsidR="00C52C81" w:rsidRDefault="00C52C81" w:rsidP="00C52C81"/>
    <w:p w:rsidR="00C52C81" w:rsidRDefault="00C52C81" w:rsidP="00C52C81">
      <w:r>
        <w:t>RICARDO CASAS ZAPATA</w:t>
      </w:r>
    </w:p>
    <w:p w:rsidR="00C52C81" w:rsidRDefault="00C52C81" w:rsidP="00C52C81">
      <w:r>
        <w:t>Director</w:t>
      </w:r>
    </w:p>
    <w:p w:rsidR="00C52C81" w:rsidRPr="001B2201" w:rsidRDefault="00C52C81" w:rsidP="00C52C81">
      <w:pPr>
        <w:rPr>
          <w:b/>
        </w:rPr>
      </w:pPr>
    </w:p>
    <w:p w:rsidR="00C52C81" w:rsidRDefault="00C52C81" w:rsidP="0042659C">
      <w:pPr>
        <w:rPr>
          <w:b/>
        </w:rPr>
      </w:pPr>
    </w:p>
    <w:p w:rsidR="00F46CBC" w:rsidRDefault="00F46CBC" w:rsidP="0042659C">
      <w:pPr>
        <w:rPr>
          <w:b/>
        </w:rPr>
      </w:pPr>
    </w:p>
    <w:p w:rsidR="00F46CBC" w:rsidRDefault="00F46CBC" w:rsidP="0042659C">
      <w:pPr>
        <w:rPr>
          <w:b/>
        </w:rPr>
      </w:pPr>
    </w:p>
    <w:p w:rsidR="00F46CBC" w:rsidRDefault="00F46CBC" w:rsidP="0042659C">
      <w:pPr>
        <w:rPr>
          <w:b/>
        </w:rPr>
      </w:pPr>
    </w:p>
    <w:p w:rsidR="00F46CBC" w:rsidRDefault="00F46CBC" w:rsidP="00F46CBC"/>
    <w:p w:rsidR="00F46CBC" w:rsidRDefault="00F46CBC" w:rsidP="00F46CBC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F46CBC" w:rsidRDefault="00F46CBC" w:rsidP="00F46CBC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F46CBC" w:rsidRDefault="00F46CBC" w:rsidP="00F46CBC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F46CBC" w:rsidRDefault="00F46CBC" w:rsidP="00F46CBC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F46CBC" w:rsidRDefault="00F46CBC" w:rsidP="00F46CBC">
      <w:pPr>
        <w:rPr>
          <w:b/>
          <w:bCs/>
        </w:rPr>
      </w:pPr>
    </w:p>
    <w:p w:rsidR="00F46CBC" w:rsidRDefault="00F46CBC" w:rsidP="00F46CBC">
      <w:pPr>
        <w:pStyle w:val="Ttulo1"/>
      </w:pPr>
    </w:p>
    <w:p w:rsidR="00F46CBC" w:rsidRDefault="00F46CBC" w:rsidP="00F46CBC">
      <w:pPr>
        <w:pStyle w:val="Ttulo1"/>
      </w:pPr>
      <w:r>
        <w:t>ORDEN DE TRABAJO  N °      08157</w:t>
      </w:r>
    </w:p>
    <w:p w:rsidR="00F46CBC" w:rsidRDefault="00F46CBC" w:rsidP="00F46CBC"/>
    <w:p w:rsidR="00F46CBC" w:rsidRDefault="00F46CBC" w:rsidP="00F46CBC">
      <w:r>
        <w:t>FECHA:</w:t>
      </w:r>
      <w:r>
        <w:tab/>
        <w:t>Medellín, Marzo   17    de  2011</w:t>
      </w:r>
    </w:p>
    <w:p w:rsidR="00F46CBC" w:rsidRDefault="00F46CBC" w:rsidP="00F46CBC">
      <w:r>
        <w:t>PARA:</w:t>
      </w:r>
      <w:r>
        <w:tab/>
      </w:r>
      <w:r>
        <w:tab/>
        <w:t>PLÁSTICOS DARMA</w:t>
      </w:r>
    </w:p>
    <w:p w:rsidR="00F46CBC" w:rsidRDefault="00F46CBC" w:rsidP="00F46CBC">
      <w:r>
        <w:t>ATENCIÓN:</w:t>
      </w:r>
      <w:r>
        <w:tab/>
        <w:t>Sr. Darío Jaramillo</w:t>
      </w:r>
    </w:p>
    <w:p w:rsidR="00F46CBC" w:rsidRDefault="00F46CBC" w:rsidP="00F46CBC">
      <w:r>
        <w:tab/>
      </w:r>
      <w:r>
        <w:tab/>
        <w:t>Gerente.</w:t>
      </w:r>
    </w:p>
    <w:p w:rsidR="00F46CBC" w:rsidRDefault="00F46CBC" w:rsidP="00F46CBC"/>
    <w:p w:rsidR="00F46CBC" w:rsidRDefault="00F46CBC" w:rsidP="00F46CBC">
      <w:r>
        <w:t>Apreciado Don Darío:</w:t>
      </w:r>
    </w:p>
    <w:p w:rsidR="00F46CBC" w:rsidRDefault="00F46CBC" w:rsidP="00F46CBC"/>
    <w:p w:rsidR="00F46CBC" w:rsidRDefault="00F46CBC" w:rsidP="00F46CBC">
      <w:r>
        <w:t>Con la presente estamos solicitando el siguiente servicio de  IMPRESIÓN :</w:t>
      </w:r>
    </w:p>
    <w:p w:rsidR="00F46CBC" w:rsidRDefault="00F46CBC" w:rsidP="00F46CBC"/>
    <w:p w:rsidR="00F46CBC" w:rsidRDefault="00F46CBC" w:rsidP="00F46CBC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F46CBC" w:rsidRDefault="00F46CBC" w:rsidP="00F46CBC">
      <w:r>
        <w:t xml:space="preserve">MATERIAL   :           Polipropileno Tubular   de  </w:t>
      </w:r>
      <w:r>
        <w:rPr>
          <w:b/>
        </w:rPr>
        <w:t xml:space="preserve">38 </w:t>
      </w:r>
      <w:r>
        <w:t xml:space="preserve">  cms</w:t>
      </w:r>
    </w:p>
    <w:p w:rsidR="00F46CBC" w:rsidRDefault="00F46CBC" w:rsidP="00F46CBC">
      <w:r>
        <w:t>CLIBRE      :               2.4  ”</w:t>
      </w:r>
    </w:p>
    <w:p w:rsidR="00F46CBC" w:rsidRPr="00AD5DCF" w:rsidRDefault="00F46CBC" w:rsidP="00F46CBC">
      <w:pPr>
        <w:rPr>
          <w:b/>
        </w:rPr>
      </w:pPr>
      <w:r>
        <w:t>REFERENCIA:</w:t>
      </w:r>
      <w:r>
        <w:tab/>
      </w:r>
      <w:r>
        <w:rPr>
          <w:b/>
        </w:rPr>
        <w:t>CAMISETA     NAGA</w:t>
      </w:r>
    </w:p>
    <w:p w:rsidR="00F46CBC" w:rsidRDefault="00F46CBC" w:rsidP="00F46CBC">
      <w:r>
        <w:t>CANTIDAD    :          110    Kg</w:t>
      </w:r>
    </w:p>
    <w:p w:rsidR="00F46CBC" w:rsidRDefault="00F46CBC" w:rsidP="00F46CBC">
      <w:r>
        <w:t>COLORES:</w:t>
      </w:r>
      <w:r>
        <w:tab/>
      </w:r>
      <w:r>
        <w:tab/>
        <w:t>3 ( Según  arte )</w:t>
      </w:r>
    </w:p>
    <w:p w:rsidR="00F46CBC" w:rsidRDefault="00F46CBC" w:rsidP="00F46CBC">
      <w:r>
        <w:t>CARAS:</w:t>
      </w:r>
      <w:r>
        <w:tab/>
      </w:r>
      <w:r>
        <w:tab/>
        <w:t>2  ( 3 x 1- 1 x1 )</w:t>
      </w:r>
    </w:p>
    <w:p w:rsidR="00F46CBC" w:rsidRDefault="00F46CBC" w:rsidP="00F46CBC">
      <w:r>
        <w:t>REPETICIÓN:</w:t>
      </w:r>
      <w:r>
        <w:tab/>
        <w:t>26</w:t>
      </w:r>
    </w:p>
    <w:p w:rsidR="00F46CBC" w:rsidRDefault="00F46CBC" w:rsidP="00F46CBC">
      <w:r>
        <w:t>RODILLO:</w:t>
      </w:r>
      <w:r>
        <w:tab/>
      </w:r>
      <w:r>
        <w:tab/>
        <w:t>26</w:t>
      </w:r>
    </w:p>
    <w:p w:rsidR="00F46CBC" w:rsidRDefault="00F46CBC" w:rsidP="00F46CBC">
      <w:r>
        <w:t>BOLSA:</w:t>
      </w:r>
      <w:r>
        <w:tab/>
      </w:r>
      <w:r>
        <w:tab/>
        <w:t>26  X  35 + 6   cm  ( solapa  interna pegada  )</w:t>
      </w:r>
    </w:p>
    <w:p w:rsidR="00F46CBC" w:rsidRDefault="00F46CBC" w:rsidP="00F46CBC">
      <w:r>
        <w:t>SELLADO:</w:t>
      </w:r>
      <w:r>
        <w:tab/>
      </w:r>
      <w:r>
        <w:tab/>
        <w:t>Para selle lateral.</w:t>
      </w:r>
    </w:p>
    <w:p w:rsidR="00F46CBC" w:rsidRDefault="00F46CBC" w:rsidP="00F46CBC"/>
    <w:p w:rsidR="00F46CBC" w:rsidRDefault="00F46CBC" w:rsidP="00F46CBC"/>
    <w:p w:rsidR="00F46CBC" w:rsidRDefault="00F46CBC" w:rsidP="00F46CBC">
      <w:r>
        <w:rPr>
          <w:b/>
          <w:bCs/>
          <w:u w:val="single"/>
        </w:rPr>
        <w:t>NOTA:</w:t>
      </w:r>
      <w:r>
        <w:t xml:space="preserve">  *   Los cyreles  en su planta</w:t>
      </w:r>
    </w:p>
    <w:p w:rsidR="00F46CBC" w:rsidRDefault="00F46CBC" w:rsidP="00F46CBC">
      <w:pPr>
        <w:numPr>
          <w:ilvl w:val="0"/>
          <w:numId w:val="1"/>
        </w:numPr>
      </w:pPr>
      <w:r>
        <w:t>Se envían ARTE    para tonos y alturas</w:t>
      </w:r>
    </w:p>
    <w:p w:rsidR="00F46CBC" w:rsidRPr="006C750D" w:rsidRDefault="00F46CBC" w:rsidP="00F46CBC">
      <w:pPr>
        <w:numPr>
          <w:ilvl w:val="0"/>
          <w:numId w:val="2"/>
        </w:numPr>
      </w:pPr>
      <w:r>
        <w:t xml:space="preserve">Se  </w:t>
      </w:r>
      <w:r w:rsidR="002A0DDF">
        <w:t>envía</w:t>
      </w:r>
      <w:r>
        <w:t xml:space="preserve"> el material de PP </w:t>
      </w:r>
      <w:r>
        <w:rPr>
          <w:b/>
        </w:rPr>
        <w:t xml:space="preserve">de  38 </w:t>
      </w:r>
      <w:r w:rsidRPr="00AD5DCF">
        <w:rPr>
          <w:b/>
        </w:rPr>
        <w:t xml:space="preserve">  cms</w:t>
      </w:r>
    </w:p>
    <w:p w:rsidR="00F46CBC" w:rsidRPr="00F46CBC" w:rsidRDefault="00F46CBC" w:rsidP="00F46CBC">
      <w:pPr>
        <w:numPr>
          <w:ilvl w:val="0"/>
          <w:numId w:val="2"/>
        </w:numPr>
      </w:pPr>
      <w:r>
        <w:rPr>
          <w:b/>
        </w:rPr>
        <w:t>SE  APRUEBA IMPRESIÓN</w:t>
      </w:r>
    </w:p>
    <w:p w:rsidR="00F46CBC" w:rsidRPr="00150D1A" w:rsidRDefault="00F46CBC" w:rsidP="00F46CBC">
      <w:pPr>
        <w:numPr>
          <w:ilvl w:val="0"/>
          <w:numId w:val="2"/>
        </w:numPr>
      </w:pPr>
      <w:r>
        <w:rPr>
          <w:b/>
        </w:rPr>
        <w:t>SE ENVIA MUESTRA  FISICA</w:t>
      </w:r>
    </w:p>
    <w:p w:rsidR="00F46CBC" w:rsidRDefault="00F46CBC" w:rsidP="00F46CBC">
      <w:pPr>
        <w:ind w:left="885"/>
      </w:pPr>
    </w:p>
    <w:p w:rsidR="00F46CBC" w:rsidRDefault="00F46CBC" w:rsidP="00F46CBC">
      <w:pPr>
        <w:ind w:left="885"/>
      </w:pPr>
    </w:p>
    <w:p w:rsidR="00F46CBC" w:rsidRDefault="00F46CBC" w:rsidP="00F46CBC">
      <w:r>
        <w:t>Agradezco la atención y colaboración prestada.</w:t>
      </w:r>
    </w:p>
    <w:p w:rsidR="00F46CBC" w:rsidRDefault="00F46CBC" w:rsidP="00F46CBC"/>
    <w:p w:rsidR="00F46CBC" w:rsidRDefault="00F46CBC" w:rsidP="00F46CBC"/>
    <w:p w:rsidR="00F46CBC" w:rsidRDefault="00F46CBC" w:rsidP="00F46CBC">
      <w:r>
        <w:t>Cordialmente,</w:t>
      </w:r>
    </w:p>
    <w:p w:rsidR="00F46CBC" w:rsidRDefault="00F46CBC" w:rsidP="00F46CBC"/>
    <w:p w:rsidR="00F46CBC" w:rsidRDefault="00F46CBC" w:rsidP="00F46CBC"/>
    <w:p w:rsidR="00F46CBC" w:rsidRDefault="00F46CBC" w:rsidP="00F46CBC"/>
    <w:p w:rsidR="00F46CBC" w:rsidRDefault="00F46CBC" w:rsidP="00F46CBC">
      <w:r>
        <w:t>RICARDO CASAS ZAPATA</w:t>
      </w:r>
    </w:p>
    <w:p w:rsidR="00F46CBC" w:rsidRDefault="00F46CBC" w:rsidP="00F46CBC">
      <w:r>
        <w:t>Director.</w:t>
      </w:r>
    </w:p>
    <w:p w:rsidR="00F46CBC" w:rsidRDefault="00F46CBC" w:rsidP="00F46CBC">
      <w:pPr>
        <w:rPr>
          <w:b/>
        </w:rPr>
      </w:pPr>
    </w:p>
    <w:p w:rsidR="00F46CBC" w:rsidRDefault="00F46CBC" w:rsidP="00F46CBC">
      <w:pPr>
        <w:rPr>
          <w:b/>
        </w:rPr>
      </w:pPr>
    </w:p>
    <w:p w:rsidR="00F46CBC" w:rsidRDefault="00F46CBC" w:rsidP="0042659C">
      <w:pPr>
        <w:rPr>
          <w:b/>
        </w:rPr>
      </w:pPr>
    </w:p>
    <w:p w:rsidR="003B7DC1" w:rsidRDefault="003B7DC1" w:rsidP="0042659C">
      <w:pPr>
        <w:rPr>
          <w:b/>
        </w:rPr>
      </w:pPr>
    </w:p>
    <w:p w:rsidR="003B7DC1" w:rsidRDefault="003B7DC1" w:rsidP="003B7DC1">
      <w:pPr>
        <w:rPr>
          <w:b/>
        </w:rPr>
      </w:pPr>
    </w:p>
    <w:p w:rsidR="003B7DC1" w:rsidRDefault="003B7DC1" w:rsidP="003B7DC1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3B7DC1" w:rsidRDefault="003B7DC1" w:rsidP="003B7DC1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3B7DC1" w:rsidRDefault="003B7DC1" w:rsidP="003B7DC1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3B7DC1" w:rsidRDefault="003B7DC1" w:rsidP="003B7DC1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3B7DC1" w:rsidRDefault="003B7DC1" w:rsidP="003B7DC1"/>
    <w:p w:rsidR="003B7DC1" w:rsidRDefault="003B7DC1" w:rsidP="003B7DC1"/>
    <w:p w:rsidR="003B7DC1" w:rsidRDefault="003B7DC1" w:rsidP="003B7DC1">
      <w:pPr>
        <w:pStyle w:val="Ttulo1"/>
      </w:pPr>
      <w:r>
        <w:t xml:space="preserve">ORD EN DE TRABAJO    N°    </w:t>
      </w:r>
      <w:r w:rsidR="001D37C0">
        <w:t xml:space="preserve">  08154</w:t>
      </w:r>
    </w:p>
    <w:p w:rsidR="003B7DC1" w:rsidRDefault="003B7DC1" w:rsidP="003B7DC1"/>
    <w:p w:rsidR="003B7DC1" w:rsidRDefault="001D37C0" w:rsidP="003B7DC1">
      <w:r>
        <w:t>FECHA:</w:t>
      </w:r>
      <w:r>
        <w:tab/>
        <w:t>Medellín,   Marzo 17</w:t>
      </w:r>
      <w:r w:rsidR="003B7DC1">
        <w:t xml:space="preserve">   de   2011</w:t>
      </w:r>
    </w:p>
    <w:p w:rsidR="003B7DC1" w:rsidRDefault="003B7DC1" w:rsidP="003B7DC1">
      <w:r>
        <w:t>PARA:</w:t>
      </w:r>
      <w:r>
        <w:tab/>
      </w:r>
      <w:r>
        <w:tab/>
        <w:t>PLÁSTICOS DARMA</w:t>
      </w:r>
    </w:p>
    <w:p w:rsidR="003B7DC1" w:rsidRDefault="003B7DC1" w:rsidP="003B7DC1">
      <w:r>
        <w:t>ATENCIÓN:</w:t>
      </w:r>
      <w:r>
        <w:tab/>
        <w:t>Sr. Darío Jaramillo</w:t>
      </w:r>
    </w:p>
    <w:p w:rsidR="003B7DC1" w:rsidRDefault="003B7DC1" w:rsidP="003B7DC1">
      <w:r>
        <w:tab/>
      </w:r>
      <w:r>
        <w:tab/>
        <w:t>Gerente.</w:t>
      </w:r>
    </w:p>
    <w:p w:rsidR="003B7DC1" w:rsidRDefault="003B7DC1" w:rsidP="003B7DC1"/>
    <w:p w:rsidR="003B7DC1" w:rsidRDefault="003B7DC1" w:rsidP="003B7DC1">
      <w:r>
        <w:t>Apreciado Don Darío:</w:t>
      </w:r>
    </w:p>
    <w:p w:rsidR="003B7DC1" w:rsidRDefault="003B7DC1" w:rsidP="003B7DC1"/>
    <w:p w:rsidR="003B7DC1" w:rsidRDefault="003B7DC1" w:rsidP="003B7DC1">
      <w:r>
        <w:t>Con la presente estamos solicitando el siguiente Material   :</w:t>
      </w:r>
    </w:p>
    <w:p w:rsidR="003B7DC1" w:rsidRDefault="003B7DC1" w:rsidP="003B7DC1"/>
    <w:p w:rsidR="003B7DC1" w:rsidRDefault="003B7DC1" w:rsidP="003B7DC1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3B7DC1" w:rsidRDefault="003B7DC1" w:rsidP="003B7DC1">
      <w:pPr>
        <w:rPr>
          <w:b/>
          <w:bCs/>
          <w:u w:val="single"/>
        </w:rPr>
      </w:pPr>
    </w:p>
    <w:p w:rsidR="003B7DC1" w:rsidRDefault="003B7DC1" w:rsidP="003B7DC1">
      <w:r>
        <w:t>MATERIAL:</w:t>
      </w:r>
      <w:r>
        <w:tab/>
      </w:r>
      <w:r>
        <w:tab/>
        <w:t>Polietileno Alta Densidad Pigmentado BLANCO Tubular.</w:t>
      </w:r>
    </w:p>
    <w:p w:rsidR="003B7DC1" w:rsidRDefault="003B7DC1" w:rsidP="003B7DC1">
      <w:r>
        <w:t>MEDIDA:</w:t>
      </w:r>
      <w:r>
        <w:tab/>
      </w:r>
      <w:r>
        <w:tab/>
      </w:r>
      <w:r>
        <w:rPr>
          <w:b/>
        </w:rPr>
        <w:t>35</w:t>
      </w:r>
      <w:r w:rsidRPr="00444F82">
        <w:rPr>
          <w:b/>
        </w:rPr>
        <w:t xml:space="preserve">  Cms</w:t>
      </w:r>
      <w:r>
        <w:t>.</w:t>
      </w:r>
    </w:p>
    <w:p w:rsidR="003B7DC1" w:rsidRDefault="003B7DC1" w:rsidP="003B7DC1">
      <w:pPr>
        <w:rPr>
          <w:b/>
          <w:bCs/>
        </w:rPr>
      </w:pPr>
      <w:r>
        <w:t>CALIBRE:</w:t>
      </w:r>
      <w:r>
        <w:tab/>
      </w:r>
      <w:r>
        <w:tab/>
      </w:r>
      <w:r w:rsidRPr="00B460D7">
        <w:rPr>
          <w:b/>
        </w:rPr>
        <w:t>2.5</w:t>
      </w:r>
      <w:r>
        <w:t xml:space="preserve"> </w:t>
      </w:r>
      <w:r>
        <w:rPr>
          <w:b/>
          <w:bCs/>
        </w:rPr>
        <w:t xml:space="preserve">  ”</w:t>
      </w:r>
    </w:p>
    <w:p w:rsidR="003B7DC1" w:rsidRDefault="003B7DC1" w:rsidP="003B7DC1">
      <w:r>
        <w:t>COLOR:</w:t>
      </w:r>
      <w:r>
        <w:tab/>
      </w:r>
      <w:r>
        <w:tab/>
        <w:t>BLANCO  ( Según muestra  )</w:t>
      </w:r>
    </w:p>
    <w:p w:rsidR="003B7DC1" w:rsidRDefault="003B7DC1" w:rsidP="003B7DC1">
      <w:r>
        <w:t>TRATADO:</w:t>
      </w:r>
      <w:r>
        <w:tab/>
      </w:r>
      <w:r>
        <w:tab/>
        <w:t>2 Caras.</w:t>
      </w:r>
    </w:p>
    <w:p w:rsidR="003B7DC1" w:rsidRDefault="001D37C0" w:rsidP="003B7DC1">
      <w:pPr>
        <w:rPr>
          <w:b/>
          <w:bCs/>
        </w:rPr>
      </w:pPr>
      <w:r>
        <w:t>CANTIDAD:</w:t>
      </w:r>
      <w:r>
        <w:tab/>
        <w:t xml:space="preserve">            25</w:t>
      </w:r>
      <w:r w:rsidR="003B7DC1">
        <w:t xml:space="preserve">0 </w:t>
      </w:r>
      <w:r w:rsidR="003B7DC1">
        <w:rPr>
          <w:b/>
        </w:rPr>
        <w:t xml:space="preserve"> </w:t>
      </w:r>
      <w:r w:rsidR="003B7DC1">
        <w:t xml:space="preserve">  Kg.</w:t>
      </w:r>
      <w:r w:rsidR="003B7DC1">
        <w:rPr>
          <w:b/>
          <w:bCs/>
        </w:rPr>
        <w:t xml:space="preserve"> </w:t>
      </w:r>
    </w:p>
    <w:p w:rsidR="003B7DC1" w:rsidRDefault="003B7DC1" w:rsidP="003B7DC1">
      <w:r>
        <w:t>REFERENCIA:</w:t>
      </w:r>
      <w:r>
        <w:tab/>
      </w:r>
      <w:r>
        <w:rPr>
          <w:b/>
        </w:rPr>
        <w:t>PLASTIQUIMICA  PEQUEÑA</w:t>
      </w:r>
    </w:p>
    <w:p w:rsidR="003B7DC1" w:rsidRDefault="003B7DC1" w:rsidP="003B7DC1">
      <w:r>
        <w:t>COLORES:</w:t>
      </w:r>
      <w:r>
        <w:tab/>
      </w:r>
      <w:r>
        <w:tab/>
        <w:t>2 ( Gris -  Rojo)</w:t>
      </w:r>
    </w:p>
    <w:p w:rsidR="003B7DC1" w:rsidRDefault="003B7DC1" w:rsidP="003B7DC1">
      <w:r>
        <w:t>CARAS:</w:t>
      </w:r>
      <w:r>
        <w:tab/>
      </w:r>
      <w:r>
        <w:tab/>
        <w:t>2</w:t>
      </w:r>
    </w:p>
    <w:p w:rsidR="003B7DC1" w:rsidRDefault="003B7DC1" w:rsidP="003B7DC1">
      <w:r>
        <w:t>REPETICIÓN:</w:t>
      </w:r>
      <w:r>
        <w:tab/>
        <w:t>Continua</w:t>
      </w:r>
    </w:p>
    <w:p w:rsidR="003B7DC1" w:rsidRDefault="003B7DC1" w:rsidP="003B7DC1">
      <w:r>
        <w:t>RODILLO:</w:t>
      </w:r>
      <w:r>
        <w:tab/>
      </w:r>
      <w:r>
        <w:tab/>
      </w:r>
      <w:r w:rsidRPr="001D3669">
        <w:rPr>
          <w:b/>
        </w:rPr>
        <w:t>38</w:t>
      </w:r>
    </w:p>
    <w:p w:rsidR="003B7DC1" w:rsidRPr="006537EA" w:rsidRDefault="003B7DC1" w:rsidP="003B7DC1">
      <w:pPr>
        <w:rPr>
          <w:b/>
        </w:rPr>
      </w:pPr>
      <w:r>
        <w:t>BOLSA:</w:t>
      </w:r>
      <w:r>
        <w:tab/>
      </w:r>
      <w:r>
        <w:tab/>
      </w:r>
      <w:r w:rsidRPr="006537EA">
        <w:rPr>
          <w:b/>
        </w:rPr>
        <w:t xml:space="preserve">35  x  175  </w:t>
      </w:r>
      <w:r>
        <w:rPr>
          <w:b/>
        </w:rPr>
        <w:t xml:space="preserve">  </w:t>
      </w:r>
      <w:r w:rsidRPr="006537EA">
        <w:rPr>
          <w:b/>
        </w:rPr>
        <w:t>cms</w:t>
      </w:r>
    </w:p>
    <w:p w:rsidR="003B7DC1" w:rsidRDefault="003B7DC1" w:rsidP="003B7DC1">
      <w:r>
        <w:t>SELLADO:</w:t>
      </w:r>
      <w:r>
        <w:tab/>
      </w:r>
      <w:r>
        <w:tab/>
        <w:t>Para selle de Fondo.</w:t>
      </w:r>
    </w:p>
    <w:p w:rsidR="003B7DC1" w:rsidRDefault="003B7DC1" w:rsidP="003B7DC1"/>
    <w:p w:rsidR="003B7DC1" w:rsidRDefault="003B7DC1" w:rsidP="003B7DC1"/>
    <w:p w:rsidR="003B7DC1" w:rsidRDefault="003B7DC1" w:rsidP="003B7DC1">
      <w:r>
        <w:rPr>
          <w:b/>
          <w:bCs/>
          <w:u w:val="single"/>
        </w:rPr>
        <w:t>NOTA:</w:t>
      </w:r>
      <w:r>
        <w:t xml:space="preserve">  * Los cyreles   Se encuentran en su planta</w:t>
      </w:r>
    </w:p>
    <w:p w:rsidR="003B7DC1" w:rsidRDefault="003B7DC1" w:rsidP="003B7DC1">
      <w:pPr>
        <w:numPr>
          <w:ilvl w:val="0"/>
          <w:numId w:val="1"/>
        </w:numPr>
      </w:pPr>
      <w:r>
        <w:t>Se envían muestra física  para tonos , alturas  y  pigmentación</w:t>
      </w:r>
    </w:p>
    <w:p w:rsidR="003B7DC1" w:rsidRDefault="003B7DC1" w:rsidP="003B7DC1"/>
    <w:p w:rsidR="003B7DC1" w:rsidRPr="00315AED" w:rsidRDefault="003B7DC1" w:rsidP="003B7DC1">
      <w:pPr>
        <w:numPr>
          <w:ilvl w:val="0"/>
          <w:numId w:val="1"/>
        </w:numPr>
      </w:pPr>
      <w:r w:rsidRPr="00393DAD">
        <w:rPr>
          <w:b/>
          <w:u w:val="single"/>
        </w:rPr>
        <w:t>Utilizar tinta negra</w:t>
      </w:r>
      <w:r>
        <w:t xml:space="preserve"> </w:t>
      </w:r>
      <w:r w:rsidRPr="00393DAD">
        <w:rPr>
          <w:b/>
          <w:u w:val="single"/>
        </w:rPr>
        <w:t>ANTIGRASA</w:t>
      </w:r>
    </w:p>
    <w:p w:rsidR="003B7DC1" w:rsidRDefault="003B7DC1" w:rsidP="003B7DC1"/>
    <w:p w:rsidR="003B7DC1" w:rsidRPr="0098114D" w:rsidRDefault="003B7DC1" w:rsidP="003B7DC1">
      <w:pPr>
        <w:rPr>
          <w:b/>
          <w:u w:val="single"/>
        </w:rPr>
      </w:pPr>
    </w:p>
    <w:p w:rsidR="003B7DC1" w:rsidRDefault="003B7DC1" w:rsidP="003B7DC1">
      <w:r>
        <w:t>Agradezco la atención y colaboración prestada.</w:t>
      </w:r>
    </w:p>
    <w:p w:rsidR="003B7DC1" w:rsidRDefault="003B7DC1" w:rsidP="003B7DC1"/>
    <w:p w:rsidR="003B7DC1" w:rsidRDefault="003B7DC1" w:rsidP="003B7DC1"/>
    <w:p w:rsidR="003B7DC1" w:rsidRDefault="003B7DC1" w:rsidP="003B7DC1">
      <w:r>
        <w:t>Cordialmente</w:t>
      </w:r>
    </w:p>
    <w:p w:rsidR="003B7DC1" w:rsidRDefault="003B7DC1" w:rsidP="003B7DC1"/>
    <w:p w:rsidR="003B7DC1" w:rsidRDefault="003B7DC1" w:rsidP="003B7DC1"/>
    <w:p w:rsidR="003B7DC1" w:rsidRDefault="003B7DC1" w:rsidP="003B7DC1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3B7DC1" w:rsidRDefault="003B7DC1" w:rsidP="003B7DC1">
      <w:r>
        <w:t>Director.</w:t>
      </w:r>
    </w:p>
    <w:p w:rsidR="003B7DC1" w:rsidRDefault="003B7DC1" w:rsidP="003B7DC1">
      <w:pPr>
        <w:rPr>
          <w:b/>
        </w:rPr>
      </w:pPr>
    </w:p>
    <w:p w:rsidR="003B7DC1" w:rsidRDefault="003B7DC1" w:rsidP="0042659C">
      <w:pPr>
        <w:rPr>
          <w:b/>
        </w:rPr>
      </w:pPr>
    </w:p>
    <w:p w:rsidR="001D37C0" w:rsidRDefault="001D37C0" w:rsidP="001D37C0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1D37C0" w:rsidRDefault="001D37C0" w:rsidP="001D37C0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1D37C0" w:rsidRDefault="001D37C0" w:rsidP="001D37C0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1D37C0" w:rsidRDefault="001D37C0" w:rsidP="001D37C0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1D37C0" w:rsidRDefault="001D37C0" w:rsidP="001D37C0"/>
    <w:p w:rsidR="001D37C0" w:rsidRDefault="001D37C0" w:rsidP="001D37C0">
      <w:pPr>
        <w:pStyle w:val="Ttulo1"/>
      </w:pPr>
      <w:r>
        <w:t>ORDEN DE TRABAJO   N°      08153</w:t>
      </w:r>
    </w:p>
    <w:p w:rsidR="001D37C0" w:rsidRDefault="001D37C0" w:rsidP="001D37C0"/>
    <w:p w:rsidR="001D37C0" w:rsidRDefault="001D37C0" w:rsidP="001D37C0">
      <w:r>
        <w:t>FECHA:</w:t>
      </w:r>
      <w:r>
        <w:tab/>
        <w:t>Medellín, Marzo  17   de  2011</w:t>
      </w:r>
    </w:p>
    <w:p w:rsidR="001D37C0" w:rsidRDefault="001D37C0" w:rsidP="001D37C0">
      <w:r>
        <w:t>PARA:</w:t>
      </w:r>
      <w:r>
        <w:tab/>
      </w:r>
      <w:r>
        <w:tab/>
        <w:t>PLÁSTICOS DARMA</w:t>
      </w:r>
    </w:p>
    <w:p w:rsidR="001D37C0" w:rsidRDefault="001D37C0" w:rsidP="001D37C0">
      <w:r>
        <w:t>ATENCIÓN:</w:t>
      </w:r>
      <w:r>
        <w:tab/>
        <w:t>Sr. Darío Jaramillo</w:t>
      </w:r>
    </w:p>
    <w:p w:rsidR="001D37C0" w:rsidRDefault="001D37C0" w:rsidP="001D37C0">
      <w:r>
        <w:tab/>
      </w:r>
      <w:r>
        <w:tab/>
        <w:t>Gerente.</w:t>
      </w:r>
    </w:p>
    <w:p w:rsidR="001D37C0" w:rsidRDefault="001D37C0" w:rsidP="001D37C0"/>
    <w:p w:rsidR="001D37C0" w:rsidRDefault="001D37C0" w:rsidP="001D37C0">
      <w:r>
        <w:t>Apreciado Don Darío:</w:t>
      </w:r>
    </w:p>
    <w:p w:rsidR="001D37C0" w:rsidRDefault="001D37C0" w:rsidP="001D37C0"/>
    <w:p w:rsidR="001D37C0" w:rsidRDefault="001D37C0" w:rsidP="001D37C0">
      <w:r>
        <w:t>Con la presente estamos solicitando el siguiente Material   :</w:t>
      </w:r>
    </w:p>
    <w:p w:rsidR="001D37C0" w:rsidRDefault="001D37C0" w:rsidP="001D37C0"/>
    <w:p w:rsidR="001D37C0" w:rsidRDefault="001D37C0" w:rsidP="001D37C0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1D37C0" w:rsidRDefault="001D37C0" w:rsidP="001D37C0">
      <w:pPr>
        <w:rPr>
          <w:b/>
          <w:bCs/>
          <w:u w:val="single"/>
        </w:rPr>
      </w:pPr>
      <w:r>
        <w:rPr>
          <w:b/>
          <w:bCs/>
        </w:rPr>
        <w:tab/>
      </w:r>
    </w:p>
    <w:p w:rsidR="001D37C0" w:rsidRDefault="001D37C0" w:rsidP="001D37C0">
      <w:r>
        <w:t>MATERIAL:</w:t>
      </w:r>
      <w:r>
        <w:tab/>
      </w:r>
      <w:r>
        <w:tab/>
        <w:t>Polietileno Alta Densidad Pigmentado BLANCO Tubular.</w:t>
      </w:r>
    </w:p>
    <w:p w:rsidR="001D37C0" w:rsidRDefault="001D37C0" w:rsidP="001D37C0">
      <w:r>
        <w:t>MEDIDA:</w:t>
      </w:r>
      <w:r>
        <w:tab/>
      </w:r>
      <w:r>
        <w:tab/>
      </w:r>
      <w:r w:rsidRPr="00444F82">
        <w:rPr>
          <w:b/>
        </w:rPr>
        <w:t xml:space="preserve">43 </w:t>
      </w:r>
      <w:r>
        <w:rPr>
          <w:b/>
        </w:rPr>
        <w:t xml:space="preserve"> </w:t>
      </w:r>
      <w:r w:rsidRPr="00444F82">
        <w:rPr>
          <w:b/>
        </w:rPr>
        <w:t xml:space="preserve"> Cms</w:t>
      </w:r>
      <w:r>
        <w:t>.</w:t>
      </w:r>
    </w:p>
    <w:p w:rsidR="001D37C0" w:rsidRPr="005C3173" w:rsidRDefault="001D37C0" w:rsidP="001D37C0">
      <w:pPr>
        <w:rPr>
          <w:b/>
          <w:bCs/>
        </w:rPr>
      </w:pPr>
      <w:r>
        <w:t>CALIBRE:</w:t>
      </w:r>
      <w:r>
        <w:tab/>
      </w:r>
      <w:r>
        <w:tab/>
      </w:r>
      <w:r w:rsidRPr="005C3173">
        <w:rPr>
          <w:b/>
        </w:rPr>
        <w:t xml:space="preserve">2.5 </w:t>
      </w:r>
      <w:r w:rsidRPr="005C3173">
        <w:rPr>
          <w:b/>
          <w:bCs/>
        </w:rPr>
        <w:t xml:space="preserve">  ”</w:t>
      </w:r>
    </w:p>
    <w:p w:rsidR="001D37C0" w:rsidRDefault="001D37C0" w:rsidP="001D37C0">
      <w:r>
        <w:t>COLOR:</w:t>
      </w:r>
      <w:r>
        <w:tab/>
      </w:r>
      <w:r>
        <w:tab/>
        <w:t>BLANCO  ( Según muestra  )</w:t>
      </w:r>
    </w:p>
    <w:p w:rsidR="001D37C0" w:rsidRDefault="001D37C0" w:rsidP="001D37C0">
      <w:r>
        <w:t>TRATADO:</w:t>
      </w:r>
      <w:r>
        <w:tab/>
      </w:r>
      <w:r>
        <w:tab/>
        <w:t>2 Caras.</w:t>
      </w:r>
    </w:p>
    <w:p w:rsidR="001D37C0" w:rsidRDefault="001D37C0" w:rsidP="001D37C0">
      <w:pPr>
        <w:rPr>
          <w:b/>
          <w:bCs/>
        </w:rPr>
      </w:pPr>
      <w:r>
        <w:t>CANTIDAD:</w:t>
      </w:r>
      <w:r>
        <w:tab/>
      </w:r>
      <w:r>
        <w:tab/>
      </w:r>
      <w:r>
        <w:rPr>
          <w:b/>
        </w:rPr>
        <w:t xml:space="preserve">370 </w:t>
      </w:r>
      <w:r>
        <w:t xml:space="preserve">   Kg</w:t>
      </w:r>
    </w:p>
    <w:p w:rsidR="001D37C0" w:rsidRDefault="001D37C0" w:rsidP="001D37C0">
      <w:r>
        <w:t>REFERENCIA:</w:t>
      </w:r>
      <w:r>
        <w:tab/>
      </w:r>
      <w:r>
        <w:rPr>
          <w:b/>
        </w:rPr>
        <w:t>PLASTIQUIMICA   MEDIANA</w:t>
      </w:r>
    </w:p>
    <w:p w:rsidR="001D37C0" w:rsidRDefault="001D37C0" w:rsidP="001D37C0">
      <w:r>
        <w:t>COLORES:</w:t>
      </w:r>
      <w:r>
        <w:tab/>
      </w:r>
      <w:r>
        <w:tab/>
        <w:t>2 ( Gris -  Rojo)</w:t>
      </w:r>
    </w:p>
    <w:p w:rsidR="001D37C0" w:rsidRDefault="001D37C0" w:rsidP="001D37C0">
      <w:r>
        <w:t>CARAS:</w:t>
      </w:r>
      <w:r>
        <w:tab/>
      </w:r>
      <w:r>
        <w:tab/>
        <w:t>2</w:t>
      </w:r>
    </w:p>
    <w:p w:rsidR="001D37C0" w:rsidRDefault="001D37C0" w:rsidP="001D37C0">
      <w:r>
        <w:t>REPETICIÓN:</w:t>
      </w:r>
      <w:r>
        <w:tab/>
        <w:t>Continua</w:t>
      </w:r>
    </w:p>
    <w:p w:rsidR="001D37C0" w:rsidRDefault="001D37C0" w:rsidP="001D37C0">
      <w:r>
        <w:t>RODILLO:</w:t>
      </w:r>
      <w:r>
        <w:tab/>
      </w:r>
      <w:r>
        <w:tab/>
        <w:t>38</w:t>
      </w:r>
    </w:p>
    <w:p w:rsidR="001D37C0" w:rsidRDefault="001D37C0" w:rsidP="001D37C0">
      <w:r>
        <w:t>BOLSA:</w:t>
      </w:r>
      <w:r>
        <w:tab/>
      </w:r>
      <w:r>
        <w:tab/>
      </w:r>
      <w:r w:rsidRPr="003B158B">
        <w:rPr>
          <w:b/>
        </w:rPr>
        <w:t>43 x  190  cms</w:t>
      </w:r>
    </w:p>
    <w:p w:rsidR="001D37C0" w:rsidRDefault="001D37C0" w:rsidP="001D37C0">
      <w:r>
        <w:t>SELLADO:</w:t>
      </w:r>
      <w:r>
        <w:tab/>
      </w:r>
      <w:r>
        <w:tab/>
        <w:t>Para selle de Fondo.</w:t>
      </w:r>
    </w:p>
    <w:p w:rsidR="001D37C0" w:rsidRDefault="001D37C0" w:rsidP="001D37C0"/>
    <w:p w:rsidR="001D37C0" w:rsidRDefault="001D37C0" w:rsidP="001D37C0"/>
    <w:p w:rsidR="001D37C0" w:rsidRDefault="001D37C0" w:rsidP="001D37C0">
      <w:r>
        <w:rPr>
          <w:b/>
          <w:bCs/>
          <w:u w:val="single"/>
        </w:rPr>
        <w:t>NOTA:</w:t>
      </w:r>
      <w:r>
        <w:t xml:space="preserve">  * Los cyreles   Se encuentran en su planta</w:t>
      </w:r>
    </w:p>
    <w:p w:rsidR="001D37C0" w:rsidRDefault="001D37C0" w:rsidP="001D37C0">
      <w:pPr>
        <w:numPr>
          <w:ilvl w:val="0"/>
          <w:numId w:val="1"/>
        </w:numPr>
      </w:pPr>
      <w:r>
        <w:t>Se envían muestra física  para tonos , alturas  y pigmentación</w:t>
      </w:r>
    </w:p>
    <w:p w:rsidR="001D37C0" w:rsidRDefault="001D37C0" w:rsidP="001D37C0">
      <w:pPr>
        <w:ind w:left="885"/>
      </w:pPr>
    </w:p>
    <w:p w:rsidR="001D37C0" w:rsidRPr="00315AED" w:rsidRDefault="001D37C0" w:rsidP="001D37C0">
      <w:pPr>
        <w:numPr>
          <w:ilvl w:val="0"/>
          <w:numId w:val="1"/>
        </w:numPr>
      </w:pPr>
      <w:r w:rsidRPr="00393DAD">
        <w:rPr>
          <w:b/>
          <w:u w:val="single"/>
        </w:rPr>
        <w:t>Utilizar tinta negra</w:t>
      </w:r>
      <w:r>
        <w:t xml:space="preserve">   </w:t>
      </w:r>
      <w:r w:rsidRPr="00393DAD">
        <w:rPr>
          <w:b/>
          <w:u w:val="single"/>
        </w:rPr>
        <w:t>ANTIGRASA</w:t>
      </w:r>
    </w:p>
    <w:p w:rsidR="001D37C0" w:rsidRDefault="001D37C0" w:rsidP="001D37C0"/>
    <w:p w:rsidR="001D37C0" w:rsidRPr="0098114D" w:rsidRDefault="001D37C0" w:rsidP="001D37C0">
      <w:pPr>
        <w:rPr>
          <w:b/>
          <w:u w:val="single"/>
        </w:rPr>
      </w:pPr>
    </w:p>
    <w:p w:rsidR="001D37C0" w:rsidRDefault="001D37C0" w:rsidP="001D37C0">
      <w:r>
        <w:t>Agradezco la atención y colaboración prestada.</w:t>
      </w:r>
    </w:p>
    <w:p w:rsidR="001D37C0" w:rsidRDefault="001D37C0" w:rsidP="001D37C0"/>
    <w:p w:rsidR="001D37C0" w:rsidRDefault="001D37C0" w:rsidP="001D37C0">
      <w:r>
        <w:t>Cordialmente,</w:t>
      </w:r>
    </w:p>
    <w:p w:rsidR="001D37C0" w:rsidRDefault="001D37C0" w:rsidP="001D37C0"/>
    <w:p w:rsidR="001D37C0" w:rsidRPr="008D4091" w:rsidRDefault="001D37C0" w:rsidP="001D37C0">
      <w:pPr>
        <w:rPr>
          <w:b/>
        </w:rPr>
      </w:pPr>
    </w:p>
    <w:p w:rsidR="001D37C0" w:rsidRDefault="001D37C0" w:rsidP="001D37C0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1D37C0" w:rsidRDefault="001D37C0" w:rsidP="001D37C0">
      <w:r>
        <w:t>Director.</w:t>
      </w:r>
    </w:p>
    <w:p w:rsidR="001D37C0" w:rsidRDefault="001D37C0" w:rsidP="0042659C">
      <w:pPr>
        <w:rPr>
          <w:b/>
        </w:rPr>
      </w:pPr>
    </w:p>
    <w:p w:rsidR="001D37C0" w:rsidRDefault="001D37C0" w:rsidP="0042659C">
      <w:pPr>
        <w:rPr>
          <w:b/>
        </w:rPr>
      </w:pPr>
    </w:p>
    <w:p w:rsidR="001D37C0" w:rsidRDefault="001D37C0" w:rsidP="0042659C">
      <w:pPr>
        <w:rPr>
          <w:b/>
        </w:rPr>
      </w:pPr>
    </w:p>
    <w:p w:rsidR="001D37C0" w:rsidRDefault="001D37C0" w:rsidP="0042659C">
      <w:pPr>
        <w:rPr>
          <w:b/>
        </w:rPr>
      </w:pPr>
    </w:p>
    <w:p w:rsidR="001D37C0" w:rsidRDefault="001D37C0" w:rsidP="0042659C">
      <w:pPr>
        <w:rPr>
          <w:b/>
        </w:rPr>
      </w:pPr>
    </w:p>
    <w:p w:rsidR="001D37C0" w:rsidRDefault="001D37C0" w:rsidP="001D37C0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1D37C0" w:rsidRDefault="001D37C0" w:rsidP="001D37C0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1D37C0" w:rsidRDefault="001D37C0" w:rsidP="001D37C0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1D37C0" w:rsidRDefault="001D37C0" w:rsidP="001D37C0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1D37C0" w:rsidRDefault="001D37C0" w:rsidP="001D37C0">
      <w:pPr>
        <w:rPr>
          <w:b/>
          <w:bCs/>
        </w:rPr>
      </w:pPr>
    </w:p>
    <w:p w:rsidR="001D37C0" w:rsidRDefault="001D37C0" w:rsidP="001D37C0">
      <w:pPr>
        <w:pStyle w:val="Ttulo1"/>
      </w:pPr>
    </w:p>
    <w:p w:rsidR="001D37C0" w:rsidRDefault="001D37C0" w:rsidP="001D37C0">
      <w:pPr>
        <w:pStyle w:val="Ttulo1"/>
      </w:pPr>
      <w:r>
        <w:t>ORDEN DE TRABAJO  N °      08192</w:t>
      </w:r>
    </w:p>
    <w:p w:rsidR="001D37C0" w:rsidRDefault="001D37C0" w:rsidP="001D37C0"/>
    <w:p w:rsidR="001D37C0" w:rsidRDefault="001D37C0" w:rsidP="001D37C0">
      <w:r>
        <w:t>FECHA:</w:t>
      </w:r>
      <w:r>
        <w:tab/>
        <w:t>Medellín, Marzo  17  de  2011</w:t>
      </w:r>
    </w:p>
    <w:p w:rsidR="001D37C0" w:rsidRDefault="001D37C0" w:rsidP="001D37C0">
      <w:r>
        <w:t>PARA:</w:t>
      </w:r>
      <w:r>
        <w:tab/>
      </w:r>
      <w:r>
        <w:tab/>
        <w:t>PLÁSTICOS DARMA</w:t>
      </w:r>
    </w:p>
    <w:p w:rsidR="001D37C0" w:rsidRDefault="001D37C0" w:rsidP="001D37C0">
      <w:r>
        <w:t>ATENCIÓN:</w:t>
      </w:r>
      <w:r>
        <w:tab/>
        <w:t>Sr. Darío Jaramillo</w:t>
      </w:r>
    </w:p>
    <w:p w:rsidR="001D37C0" w:rsidRDefault="001D37C0" w:rsidP="001D37C0">
      <w:r>
        <w:tab/>
      </w:r>
      <w:r>
        <w:tab/>
        <w:t>Gerente.</w:t>
      </w:r>
    </w:p>
    <w:p w:rsidR="001D37C0" w:rsidRDefault="001D37C0" w:rsidP="001D37C0"/>
    <w:p w:rsidR="001D37C0" w:rsidRDefault="001D37C0" w:rsidP="001D37C0">
      <w:r>
        <w:t>Apreciado Don Darío:</w:t>
      </w:r>
    </w:p>
    <w:p w:rsidR="001D37C0" w:rsidRDefault="001D37C0" w:rsidP="001D37C0"/>
    <w:p w:rsidR="001D37C0" w:rsidRDefault="001D37C0" w:rsidP="001D37C0">
      <w:r>
        <w:t>Con la presente estamos solicitando el siguiente servicio de  IMPRESIÓN :</w:t>
      </w:r>
    </w:p>
    <w:p w:rsidR="001D37C0" w:rsidRDefault="001D37C0" w:rsidP="001D37C0"/>
    <w:p w:rsidR="001D37C0" w:rsidRDefault="001D37C0" w:rsidP="001D37C0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1D37C0" w:rsidRDefault="001D37C0" w:rsidP="001D37C0">
      <w:r>
        <w:t xml:space="preserve">MATERIAL   :           Polipropileno Semi-Tubular   de  </w:t>
      </w:r>
      <w:r w:rsidRPr="00B24285">
        <w:rPr>
          <w:b/>
        </w:rPr>
        <w:t>13 + 4</w:t>
      </w:r>
      <w:r>
        <w:t xml:space="preserve">     cms</w:t>
      </w:r>
    </w:p>
    <w:p w:rsidR="001D37C0" w:rsidRDefault="001D37C0" w:rsidP="001D37C0">
      <w:r>
        <w:t>CLIBRE      :               1.5  ”</w:t>
      </w:r>
    </w:p>
    <w:p w:rsidR="001D37C0" w:rsidRPr="00AD5DCF" w:rsidRDefault="001D37C0" w:rsidP="001D37C0">
      <w:pPr>
        <w:rPr>
          <w:b/>
        </w:rPr>
      </w:pPr>
      <w:r>
        <w:t>REFERENCIA:</w:t>
      </w:r>
      <w:r>
        <w:tab/>
      </w:r>
      <w:r>
        <w:rPr>
          <w:b/>
        </w:rPr>
        <w:t>CARMEL  INTERIOR  PEQUENA  2</w:t>
      </w:r>
    </w:p>
    <w:p w:rsidR="001D37C0" w:rsidRDefault="001D37C0" w:rsidP="001D37C0">
      <w:r>
        <w:t>CANTIDAD    :          70    Kg</w:t>
      </w:r>
    </w:p>
    <w:p w:rsidR="001D37C0" w:rsidRDefault="001D37C0" w:rsidP="001D37C0">
      <w:r>
        <w:t>COLORES:</w:t>
      </w:r>
      <w:r>
        <w:tab/>
      </w:r>
      <w:r>
        <w:tab/>
        <w:t>2 ( BLANCO – PANTONE 246  C  )</w:t>
      </w:r>
    </w:p>
    <w:p w:rsidR="001D37C0" w:rsidRDefault="001D37C0" w:rsidP="001D37C0">
      <w:r>
        <w:t>CARAS:</w:t>
      </w:r>
      <w:r>
        <w:tab/>
      </w:r>
      <w:r>
        <w:tab/>
        <w:t>2  ( 2X2 – 2X2 )</w:t>
      </w:r>
    </w:p>
    <w:p w:rsidR="001D37C0" w:rsidRDefault="001D37C0" w:rsidP="001D37C0">
      <w:r>
        <w:t>REPETICIÓN:</w:t>
      </w:r>
      <w:r>
        <w:tab/>
        <w:t>14</w:t>
      </w:r>
    </w:p>
    <w:p w:rsidR="001D37C0" w:rsidRDefault="001D37C0" w:rsidP="001D37C0">
      <w:r>
        <w:t>RODILLO:</w:t>
      </w:r>
      <w:r>
        <w:tab/>
      </w:r>
      <w:r>
        <w:tab/>
        <w:t>29</w:t>
      </w:r>
    </w:p>
    <w:p w:rsidR="001D37C0" w:rsidRDefault="001D37C0" w:rsidP="001D37C0">
      <w:r>
        <w:t>BOLSA:</w:t>
      </w:r>
      <w:r>
        <w:tab/>
      </w:r>
      <w:r>
        <w:tab/>
        <w:t>14  X  13 + 4    cms de solapa  volada</w:t>
      </w:r>
    </w:p>
    <w:p w:rsidR="001D37C0" w:rsidRDefault="001D37C0" w:rsidP="001D37C0">
      <w:r>
        <w:t>SELLADO:</w:t>
      </w:r>
      <w:r>
        <w:tab/>
      </w:r>
      <w:r>
        <w:tab/>
        <w:t>Para selle lateral.</w:t>
      </w:r>
    </w:p>
    <w:p w:rsidR="001D37C0" w:rsidRDefault="001D37C0" w:rsidP="001D37C0"/>
    <w:p w:rsidR="001D37C0" w:rsidRDefault="001D37C0" w:rsidP="001D37C0"/>
    <w:p w:rsidR="001D37C0" w:rsidRDefault="001D37C0" w:rsidP="001D37C0">
      <w:r>
        <w:rPr>
          <w:b/>
          <w:bCs/>
          <w:u w:val="single"/>
        </w:rPr>
        <w:t>NOTA:</w:t>
      </w:r>
      <w:r>
        <w:t xml:space="preserve">  *   Los cyreles  EN SU PLANTA</w:t>
      </w:r>
    </w:p>
    <w:p w:rsidR="001D37C0" w:rsidRDefault="001D37C0" w:rsidP="001D37C0">
      <w:pPr>
        <w:numPr>
          <w:ilvl w:val="0"/>
          <w:numId w:val="1"/>
        </w:numPr>
      </w:pPr>
      <w:r>
        <w:t>Se envían ARTE    para tonos y alturas</w:t>
      </w:r>
    </w:p>
    <w:p w:rsidR="001D37C0" w:rsidRPr="00307118" w:rsidRDefault="001D37C0" w:rsidP="001D37C0">
      <w:pPr>
        <w:numPr>
          <w:ilvl w:val="0"/>
          <w:numId w:val="2"/>
        </w:numPr>
      </w:pPr>
      <w:r>
        <w:t xml:space="preserve">Se  envia el material de PP </w:t>
      </w:r>
      <w:r>
        <w:rPr>
          <w:b/>
        </w:rPr>
        <w:t xml:space="preserve">de  13 + 4 </w:t>
      </w:r>
      <w:r w:rsidRPr="00AD5DCF">
        <w:rPr>
          <w:b/>
        </w:rPr>
        <w:t xml:space="preserve">  cms</w:t>
      </w:r>
    </w:p>
    <w:p w:rsidR="001D37C0" w:rsidRPr="00150D1A" w:rsidRDefault="001D37C0" w:rsidP="001D37C0">
      <w:pPr>
        <w:ind w:left="1860"/>
      </w:pPr>
    </w:p>
    <w:p w:rsidR="001D37C0" w:rsidRDefault="001D37C0" w:rsidP="001D37C0">
      <w:pPr>
        <w:ind w:left="885"/>
      </w:pPr>
    </w:p>
    <w:p w:rsidR="001D37C0" w:rsidRDefault="001D37C0" w:rsidP="001D37C0">
      <w:pPr>
        <w:ind w:left="885"/>
      </w:pPr>
    </w:p>
    <w:p w:rsidR="001D37C0" w:rsidRDefault="001D37C0" w:rsidP="001D37C0">
      <w:r>
        <w:t>Agradezco la atención y colaboración prestada.</w:t>
      </w:r>
    </w:p>
    <w:p w:rsidR="001D37C0" w:rsidRDefault="001D37C0" w:rsidP="001D37C0"/>
    <w:p w:rsidR="001D37C0" w:rsidRDefault="001D37C0" w:rsidP="001D37C0"/>
    <w:p w:rsidR="001D37C0" w:rsidRDefault="001D37C0" w:rsidP="001D37C0">
      <w:r>
        <w:t>Cordialmente,</w:t>
      </w:r>
    </w:p>
    <w:p w:rsidR="001D37C0" w:rsidRDefault="001D37C0" w:rsidP="001D37C0"/>
    <w:p w:rsidR="001D37C0" w:rsidRDefault="001D37C0" w:rsidP="001D37C0"/>
    <w:p w:rsidR="001D37C0" w:rsidRDefault="001D37C0" w:rsidP="001D37C0"/>
    <w:p w:rsidR="001D37C0" w:rsidRDefault="001D37C0" w:rsidP="001D37C0">
      <w:r>
        <w:t>RICARDO CASAS ZAPATA</w:t>
      </w:r>
    </w:p>
    <w:p w:rsidR="001D37C0" w:rsidRDefault="001D37C0" w:rsidP="001D37C0">
      <w:r>
        <w:t>Director.</w:t>
      </w:r>
    </w:p>
    <w:p w:rsidR="001D37C0" w:rsidRDefault="001D37C0" w:rsidP="001D37C0">
      <w:pPr>
        <w:rPr>
          <w:b/>
        </w:rPr>
      </w:pPr>
    </w:p>
    <w:p w:rsidR="001D37C0" w:rsidRDefault="001D37C0" w:rsidP="001D37C0">
      <w:pPr>
        <w:rPr>
          <w:b/>
        </w:rPr>
      </w:pPr>
    </w:p>
    <w:p w:rsidR="001D37C0" w:rsidRDefault="001D37C0" w:rsidP="001D37C0">
      <w:pPr>
        <w:rPr>
          <w:b/>
        </w:rPr>
      </w:pPr>
    </w:p>
    <w:p w:rsidR="00C34F52" w:rsidRDefault="00C34F52" w:rsidP="001D37C0">
      <w:pPr>
        <w:rPr>
          <w:b/>
        </w:rPr>
      </w:pPr>
    </w:p>
    <w:p w:rsidR="00C34F52" w:rsidRDefault="00C34F52" w:rsidP="001D37C0">
      <w:pPr>
        <w:rPr>
          <w:b/>
        </w:rPr>
      </w:pPr>
    </w:p>
    <w:p w:rsidR="00C34F52" w:rsidRDefault="00C34F52" w:rsidP="001D37C0">
      <w:pPr>
        <w:rPr>
          <w:b/>
        </w:rPr>
      </w:pPr>
    </w:p>
    <w:p w:rsidR="00C34F52" w:rsidRDefault="00C34F52" w:rsidP="001D37C0">
      <w:pPr>
        <w:rPr>
          <w:b/>
        </w:rPr>
      </w:pPr>
    </w:p>
    <w:p w:rsidR="00C34F52" w:rsidRDefault="00C34F52" w:rsidP="001D37C0">
      <w:pPr>
        <w:rPr>
          <w:b/>
        </w:rPr>
      </w:pPr>
    </w:p>
    <w:p w:rsidR="00C34F52" w:rsidRDefault="00C34F52" w:rsidP="001D37C0">
      <w:pPr>
        <w:rPr>
          <w:b/>
        </w:rPr>
      </w:pPr>
    </w:p>
    <w:p w:rsidR="00C34F52" w:rsidRDefault="00C34F52" w:rsidP="001D37C0">
      <w:pPr>
        <w:rPr>
          <w:b/>
        </w:rPr>
      </w:pPr>
    </w:p>
    <w:p w:rsidR="00C34F52" w:rsidRDefault="00C34F52" w:rsidP="001D37C0">
      <w:pPr>
        <w:rPr>
          <w:b/>
        </w:rPr>
      </w:pPr>
    </w:p>
    <w:p w:rsidR="00C34F52" w:rsidRDefault="00C34F52" w:rsidP="001D37C0">
      <w:pPr>
        <w:rPr>
          <w:b/>
        </w:rPr>
      </w:pPr>
    </w:p>
    <w:p w:rsidR="00C34F52" w:rsidRDefault="00C34F52" w:rsidP="00C34F52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C34F52" w:rsidRDefault="00C34F52" w:rsidP="00C34F52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C34F52" w:rsidRDefault="00C34F52" w:rsidP="00C34F52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C34F52" w:rsidRDefault="00C34F52" w:rsidP="00C34F52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C34F52" w:rsidRDefault="00C34F52" w:rsidP="00C34F52">
      <w:pPr>
        <w:rPr>
          <w:b/>
          <w:bCs/>
        </w:rPr>
      </w:pPr>
    </w:p>
    <w:p w:rsidR="00C34F52" w:rsidRDefault="00C34F52" w:rsidP="00C34F52"/>
    <w:p w:rsidR="00C34F52" w:rsidRDefault="00C34F52" w:rsidP="00C34F52">
      <w:pPr>
        <w:pStyle w:val="Ttulo1"/>
      </w:pPr>
      <w:r>
        <w:t>ORDEN DE TRABAJO    N°      0</w:t>
      </w:r>
    </w:p>
    <w:p w:rsidR="00C34F52" w:rsidRDefault="00C34F52" w:rsidP="00C34F52"/>
    <w:p w:rsidR="00C34F52" w:rsidRDefault="00C34F52" w:rsidP="00C34F52"/>
    <w:p w:rsidR="00C34F52" w:rsidRDefault="00C34F52" w:rsidP="00C34F52">
      <w:r>
        <w:t>FECHA:</w:t>
      </w:r>
      <w:r>
        <w:tab/>
        <w:t>Itagui, marzo 18 de 2011</w:t>
      </w:r>
    </w:p>
    <w:p w:rsidR="00C34F52" w:rsidRDefault="00C34F52" w:rsidP="00C34F52">
      <w:r>
        <w:t>PARA:</w:t>
      </w:r>
      <w:r>
        <w:tab/>
      </w:r>
      <w:r>
        <w:tab/>
        <w:t>PLÁSTICOS DARMA</w:t>
      </w:r>
    </w:p>
    <w:p w:rsidR="00C34F52" w:rsidRDefault="00C34F52" w:rsidP="00C34F52">
      <w:r>
        <w:t>ATENCIÓN:</w:t>
      </w:r>
      <w:r>
        <w:tab/>
        <w:t>Sr. DARIO JARAMILLO</w:t>
      </w:r>
    </w:p>
    <w:p w:rsidR="00C34F52" w:rsidRDefault="00C34F52" w:rsidP="00C34F52"/>
    <w:p w:rsidR="00C34F52" w:rsidRDefault="00C34F52" w:rsidP="00C34F52"/>
    <w:p w:rsidR="00C34F52" w:rsidRDefault="00C34F52" w:rsidP="00C34F52">
      <w:r>
        <w:t xml:space="preserve"> Apreciado Dn DARIO:</w:t>
      </w:r>
    </w:p>
    <w:p w:rsidR="00C34F52" w:rsidRDefault="00C34F52" w:rsidP="00C34F52"/>
    <w:p w:rsidR="00C34F52" w:rsidRDefault="00C34F52" w:rsidP="00C34F52">
      <w:r>
        <w:t>Con la presente estamos solicitando el siguiente material  :</w:t>
      </w:r>
    </w:p>
    <w:p w:rsidR="00C34F52" w:rsidRDefault="00C34F52" w:rsidP="00C34F52"/>
    <w:p w:rsidR="00C34F52" w:rsidRDefault="00C34F52" w:rsidP="00C34F52">
      <w:r>
        <w:rPr>
          <w:b/>
          <w:bCs/>
          <w:u w:val="single"/>
        </w:rPr>
        <w:t>EXTRUSION</w:t>
      </w:r>
      <w:r>
        <w:t>:</w:t>
      </w:r>
    </w:p>
    <w:p w:rsidR="00C34F52" w:rsidRDefault="00C34F52" w:rsidP="00C34F52"/>
    <w:p w:rsidR="00C34F52" w:rsidRDefault="00C34F52" w:rsidP="00C34F52"/>
    <w:tbl>
      <w:tblPr>
        <w:tblW w:w="9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994"/>
        <w:gridCol w:w="1672"/>
        <w:gridCol w:w="1847"/>
        <w:gridCol w:w="1784"/>
        <w:gridCol w:w="1953"/>
      </w:tblGrid>
      <w:tr w:rsidR="00C34F52" w:rsidTr="00C34F52">
        <w:tc>
          <w:tcPr>
            <w:tcW w:w="1994" w:type="dxa"/>
          </w:tcPr>
          <w:p w:rsidR="00C34F52" w:rsidRDefault="00C34F52" w:rsidP="00C34F52">
            <w:r>
              <w:t>MEDIDA EN  CENTIMETROS</w:t>
            </w:r>
          </w:p>
        </w:tc>
        <w:tc>
          <w:tcPr>
            <w:tcW w:w="1672" w:type="dxa"/>
          </w:tcPr>
          <w:p w:rsidR="00C34F52" w:rsidRDefault="00C34F52" w:rsidP="00C34F52">
            <w:r>
              <w:t>CALIBRE</w:t>
            </w:r>
          </w:p>
        </w:tc>
        <w:tc>
          <w:tcPr>
            <w:tcW w:w="1847" w:type="dxa"/>
          </w:tcPr>
          <w:p w:rsidR="00C34F52" w:rsidRDefault="00C34F52" w:rsidP="00C34F52">
            <w:r>
              <w:t>FORMA</w:t>
            </w:r>
          </w:p>
        </w:tc>
        <w:tc>
          <w:tcPr>
            <w:tcW w:w="1784" w:type="dxa"/>
          </w:tcPr>
          <w:p w:rsidR="00C34F52" w:rsidRDefault="00C34F52" w:rsidP="00C34F52">
            <w:r>
              <w:t>CANTIDAD EN KILOS</w:t>
            </w:r>
          </w:p>
        </w:tc>
        <w:tc>
          <w:tcPr>
            <w:tcW w:w="1953" w:type="dxa"/>
          </w:tcPr>
          <w:p w:rsidR="00C34F52" w:rsidRDefault="00C34F52" w:rsidP="00C34F52">
            <w:r>
              <w:t>MATERIAL</w:t>
            </w:r>
          </w:p>
        </w:tc>
      </w:tr>
      <w:tr w:rsidR="00C34F52" w:rsidTr="00C34F52">
        <w:tc>
          <w:tcPr>
            <w:tcW w:w="1994" w:type="dxa"/>
          </w:tcPr>
          <w:p w:rsidR="00C34F52" w:rsidRPr="00D23B0D" w:rsidRDefault="00C34F52" w:rsidP="00C34F52">
            <w:pPr>
              <w:jc w:val="center"/>
              <w:rPr>
                <w:b/>
              </w:rPr>
            </w:pPr>
            <w:r>
              <w:rPr>
                <w:b/>
              </w:rPr>
              <w:t>70</w:t>
            </w:r>
          </w:p>
        </w:tc>
        <w:tc>
          <w:tcPr>
            <w:tcW w:w="1672" w:type="dxa"/>
          </w:tcPr>
          <w:p w:rsidR="00C34F52" w:rsidRPr="00D23B0D" w:rsidRDefault="00C34F52" w:rsidP="00C34F52">
            <w:pPr>
              <w:jc w:val="center"/>
              <w:rPr>
                <w:b/>
              </w:rPr>
            </w:pPr>
            <w:r>
              <w:rPr>
                <w:b/>
              </w:rPr>
              <w:t>2.9</w:t>
            </w:r>
            <w:r w:rsidRPr="00D23B0D">
              <w:rPr>
                <w:b/>
              </w:rPr>
              <w:t xml:space="preserve">  ”</w:t>
            </w:r>
          </w:p>
        </w:tc>
        <w:tc>
          <w:tcPr>
            <w:tcW w:w="1847" w:type="dxa"/>
          </w:tcPr>
          <w:p w:rsidR="00C34F52" w:rsidRPr="00D23B0D" w:rsidRDefault="00C34F52" w:rsidP="00C34F52">
            <w:pPr>
              <w:jc w:val="center"/>
              <w:rPr>
                <w:b/>
              </w:rPr>
            </w:pPr>
            <w:r>
              <w:rPr>
                <w:b/>
              </w:rPr>
              <w:t>LAMINA</w:t>
            </w:r>
            <w:r w:rsidRPr="00D23B0D">
              <w:rPr>
                <w:b/>
              </w:rPr>
              <w:t xml:space="preserve">  </w:t>
            </w:r>
          </w:p>
        </w:tc>
        <w:tc>
          <w:tcPr>
            <w:tcW w:w="1784" w:type="dxa"/>
          </w:tcPr>
          <w:p w:rsidR="00C34F52" w:rsidRPr="00D23B0D" w:rsidRDefault="00C34F52" w:rsidP="00C34F52">
            <w:pPr>
              <w:jc w:val="center"/>
              <w:rPr>
                <w:b/>
              </w:rPr>
            </w:pPr>
            <w:r>
              <w:rPr>
                <w:b/>
              </w:rPr>
              <w:t>150</w:t>
            </w:r>
          </w:p>
        </w:tc>
        <w:tc>
          <w:tcPr>
            <w:tcW w:w="1953" w:type="dxa"/>
          </w:tcPr>
          <w:p w:rsidR="00C34F52" w:rsidRPr="00D23B0D" w:rsidRDefault="00C34F52" w:rsidP="00C34F52">
            <w:pPr>
              <w:jc w:val="center"/>
              <w:rPr>
                <w:b/>
              </w:rPr>
            </w:pPr>
            <w:r w:rsidRPr="00D23B0D">
              <w:rPr>
                <w:b/>
              </w:rPr>
              <w:t>BAJA   TPTE</w:t>
            </w:r>
          </w:p>
        </w:tc>
      </w:tr>
    </w:tbl>
    <w:p w:rsidR="00C34F52" w:rsidRDefault="00C34F52" w:rsidP="00C34F52">
      <w:pPr>
        <w:pStyle w:val="Ttulo2"/>
      </w:pPr>
    </w:p>
    <w:p w:rsidR="00C34F52" w:rsidRDefault="00C34F52" w:rsidP="00C34F52"/>
    <w:p w:rsidR="00C34F52" w:rsidRDefault="00C34F52" w:rsidP="00C34F52">
      <w:pPr>
        <w:rPr>
          <w:b/>
          <w:bCs/>
          <w:u w:val="single"/>
        </w:rPr>
      </w:pPr>
    </w:p>
    <w:p w:rsidR="00C34F52" w:rsidRDefault="00C34F52" w:rsidP="00C34F52">
      <w:r w:rsidRPr="0026453F">
        <w:rPr>
          <w:b/>
          <w:u w:val="single"/>
        </w:rPr>
        <w:t xml:space="preserve">MEZCLA </w:t>
      </w:r>
      <w:r>
        <w:t xml:space="preserve">  :     25     BAJA</w:t>
      </w:r>
    </w:p>
    <w:p w:rsidR="00C34F52" w:rsidRDefault="00C34F52" w:rsidP="00C34F52">
      <w:r>
        <w:t xml:space="preserve">                          8        LINEAL</w:t>
      </w:r>
    </w:p>
    <w:p w:rsidR="00C34F52" w:rsidRDefault="00C34F52" w:rsidP="00C34F52">
      <w:pPr>
        <w:rPr>
          <w:b/>
          <w:bCs/>
          <w:u w:val="single"/>
        </w:rPr>
      </w:pPr>
      <w:r>
        <w:t xml:space="preserve"> </w:t>
      </w:r>
      <w:r>
        <w:tab/>
      </w:r>
      <w:r>
        <w:tab/>
      </w:r>
    </w:p>
    <w:p w:rsidR="00C34F52" w:rsidRDefault="00C34F52" w:rsidP="00C34F52"/>
    <w:p w:rsidR="00C34F52" w:rsidRDefault="00C34F52" w:rsidP="00C34F52"/>
    <w:p w:rsidR="00C34F52" w:rsidRDefault="00C34F52" w:rsidP="00C34F52">
      <w:r>
        <w:t xml:space="preserve">Agradezco </w:t>
      </w:r>
      <w:smartTag w:uri="urn:schemas-microsoft-com:office:smarttags" w:element="PersonName">
        <w:smartTagPr>
          <w:attr w:name="ProductID" w:val="la Amable"/>
        </w:smartTagPr>
        <w:r>
          <w:t>la Amable</w:t>
        </w:r>
      </w:smartTag>
      <w:r>
        <w:t xml:space="preserve"> colaboración.</w:t>
      </w:r>
    </w:p>
    <w:p w:rsidR="00C34F52" w:rsidRDefault="00C34F52" w:rsidP="00C34F52"/>
    <w:p w:rsidR="00C34F52" w:rsidRDefault="00C34F52" w:rsidP="00C34F52"/>
    <w:p w:rsidR="00C34F52" w:rsidRDefault="00C34F52" w:rsidP="00C34F52"/>
    <w:p w:rsidR="00C34F52" w:rsidRDefault="00C34F52" w:rsidP="00C34F52">
      <w:r>
        <w:t>Cordialmente</w:t>
      </w:r>
    </w:p>
    <w:p w:rsidR="00C34F52" w:rsidRDefault="00C34F52" w:rsidP="00C34F52"/>
    <w:p w:rsidR="00C34F52" w:rsidRDefault="00C34F52" w:rsidP="00C34F52"/>
    <w:p w:rsidR="00C34F52" w:rsidRDefault="00C34F52" w:rsidP="00C34F52"/>
    <w:p w:rsidR="00C34F52" w:rsidRDefault="00C34F52" w:rsidP="00C34F52">
      <w:r>
        <w:t>RICARDO CASAS ZAPATA</w:t>
      </w:r>
    </w:p>
    <w:p w:rsidR="00C34F52" w:rsidRDefault="00C34F52" w:rsidP="00C34F52">
      <w:r>
        <w:t>Director</w:t>
      </w:r>
    </w:p>
    <w:p w:rsidR="00C34F52" w:rsidRDefault="00C34F52" w:rsidP="001D37C0">
      <w:pPr>
        <w:rPr>
          <w:b/>
        </w:rPr>
      </w:pPr>
    </w:p>
    <w:p w:rsidR="000E7A73" w:rsidRDefault="000E7A73" w:rsidP="001D37C0">
      <w:pPr>
        <w:rPr>
          <w:b/>
        </w:rPr>
      </w:pPr>
    </w:p>
    <w:p w:rsidR="000E7A73" w:rsidRDefault="000E7A73" w:rsidP="000E7A73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0E7A73" w:rsidRDefault="000E7A73" w:rsidP="000E7A73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0E7A73" w:rsidRDefault="000E7A73" w:rsidP="000E7A73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0E7A73" w:rsidRDefault="000E7A73" w:rsidP="000E7A73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0E7A73" w:rsidRDefault="000E7A73" w:rsidP="000E7A73">
      <w:pPr>
        <w:pStyle w:val="Ttulo1"/>
      </w:pPr>
    </w:p>
    <w:p w:rsidR="000E7A73" w:rsidRDefault="000E7A73" w:rsidP="000E7A73">
      <w:pPr>
        <w:pStyle w:val="Ttulo1"/>
      </w:pPr>
      <w:r>
        <w:t>ORDEN DE TRABAJO      N°    08172</w:t>
      </w:r>
    </w:p>
    <w:p w:rsidR="000E7A73" w:rsidRDefault="000E7A73" w:rsidP="000E7A73"/>
    <w:p w:rsidR="000E7A73" w:rsidRDefault="000E7A73" w:rsidP="000E7A73">
      <w:r>
        <w:t xml:space="preserve"> </w:t>
      </w:r>
    </w:p>
    <w:p w:rsidR="000E7A73" w:rsidRDefault="005B3ABD" w:rsidP="000E7A73">
      <w:r>
        <w:t>FECHA:</w:t>
      </w:r>
      <w:r>
        <w:tab/>
        <w:t xml:space="preserve">Medellín,   Abril  08 </w:t>
      </w:r>
      <w:r w:rsidR="000E7A73">
        <w:t xml:space="preserve">  de   2011</w:t>
      </w:r>
    </w:p>
    <w:p w:rsidR="000E7A73" w:rsidRDefault="000E7A73" w:rsidP="000E7A73">
      <w:r>
        <w:t>PARA:</w:t>
      </w:r>
      <w:r>
        <w:tab/>
      </w:r>
      <w:r>
        <w:tab/>
        <w:t>PLÁSTICOS DARMA</w:t>
      </w:r>
    </w:p>
    <w:p w:rsidR="000E7A73" w:rsidRDefault="000E7A73" w:rsidP="000E7A73">
      <w:r>
        <w:t>ATENCIÓN:</w:t>
      </w:r>
      <w:r>
        <w:tab/>
        <w:t>Sr. Darío Jaramillo</w:t>
      </w:r>
    </w:p>
    <w:p w:rsidR="000E7A73" w:rsidRDefault="000E7A73" w:rsidP="000E7A73">
      <w:r>
        <w:tab/>
      </w:r>
      <w:r>
        <w:tab/>
        <w:t>Gerente.</w:t>
      </w:r>
    </w:p>
    <w:p w:rsidR="000E7A73" w:rsidRDefault="000E7A73" w:rsidP="000E7A73"/>
    <w:p w:rsidR="000E7A73" w:rsidRDefault="000E7A73" w:rsidP="000E7A73">
      <w:r>
        <w:t>Apreciado Don Darío:</w:t>
      </w:r>
    </w:p>
    <w:p w:rsidR="000E7A73" w:rsidRDefault="000E7A73" w:rsidP="000E7A73"/>
    <w:p w:rsidR="000E7A73" w:rsidRDefault="000E7A73" w:rsidP="000E7A73">
      <w:r>
        <w:t>Con la presente estamos solicitando el siguiente servicio de  IMPRESIÓN :</w:t>
      </w:r>
    </w:p>
    <w:p w:rsidR="000E7A73" w:rsidRDefault="000E7A73" w:rsidP="000E7A73"/>
    <w:p w:rsidR="000E7A73" w:rsidRDefault="000E7A73" w:rsidP="000E7A73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0E7A73" w:rsidRDefault="000E7A73" w:rsidP="000E7A73">
      <w:pPr>
        <w:rPr>
          <w:b/>
          <w:bCs/>
        </w:rPr>
      </w:pPr>
    </w:p>
    <w:p w:rsidR="000E7A73" w:rsidRDefault="000E7A73" w:rsidP="000E7A73">
      <w:r>
        <w:t xml:space="preserve">MATERIAL   :    </w:t>
      </w:r>
      <w:r w:rsidR="005B3ABD">
        <w:t xml:space="preserve">       Polipropileno tubular  30</w:t>
      </w:r>
      <w:r>
        <w:t xml:space="preserve">  cms </w:t>
      </w:r>
    </w:p>
    <w:p w:rsidR="000E7A73" w:rsidRDefault="000E7A73" w:rsidP="000E7A73">
      <w:r>
        <w:t>CLIBRE      :              1.4  ”</w:t>
      </w:r>
    </w:p>
    <w:p w:rsidR="000E7A73" w:rsidRPr="00842B11" w:rsidRDefault="000E7A73" w:rsidP="000E7A73">
      <w:pPr>
        <w:rPr>
          <w:b/>
        </w:rPr>
      </w:pPr>
      <w:r>
        <w:t>REFERENCIA:</w:t>
      </w:r>
      <w:r>
        <w:tab/>
      </w:r>
      <w:r w:rsidR="00174563">
        <w:rPr>
          <w:b/>
        </w:rPr>
        <w:t>PAN  QUESO</w:t>
      </w:r>
    </w:p>
    <w:p w:rsidR="000E7A73" w:rsidRDefault="00174563" w:rsidP="000E7A73">
      <w:r>
        <w:t>CANTIDAD    :         100</w:t>
      </w:r>
      <w:r w:rsidR="000E7A73">
        <w:t xml:space="preserve">   Kg</w:t>
      </w:r>
    </w:p>
    <w:p w:rsidR="000E7A73" w:rsidRDefault="00174563" w:rsidP="000E7A73">
      <w:r>
        <w:t>COLORES:</w:t>
      </w:r>
      <w:r>
        <w:tab/>
      </w:r>
      <w:r>
        <w:tab/>
        <w:t>4</w:t>
      </w:r>
      <w:r w:rsidR="000E7A73">
        <w:t xml:space="preserve"> </w:t>
      </w:r>
      <w:r>
        <w:t xml:space="preserve">  </w:t>
      </w:r>
      <w:r w:rsidR="000E7A73">
        <w:t xml:space="preserve"> (Según Arte  )</w:t>
      </w:r>
    </w:p>
    <w:p w:rsidR="000E7A73" w:rsidRDefault="00174563" w:rsidP="000E7A73">
      <w:r>
        <w:t>CARAS:</w:t>
      </w:r>
      <w:r>
        <w:tab/>
      </w:r>
      <w:r>
        <w:tab/>
        <w:t>2</w:t>
      </w:r>
    </w:p>
    <w:p w:rsidR="000E7A73" w:rsidRDefault="00174563" w:rsidP="000E7A73">
      <w:r>
        <w:t>REPETICIÓN:</w:t>
      </w:r>
      <w:r>
        <w:tab/>
        <w:t>19.5</w:t>
      </w:r>
    </w:p>
    <w:p w:rsidR="000E7A73" w:rsidRDefault="00174563" w:rsidP="000E7A73">
      <w:r>
        <w:t>RODILLO:</w:t>
      </w:r>
      <w:r>
        <w:tab/>
      </w:r>
      <w:r>
        <w:tab/>
        <w:t>40</w:t>
      </w:r>
    </w:p>
    <w:p w:rsidR="000E7A73" w:rsidRPr="00EB246A" w:rsidRDefault="000E7A73" w:rsidP="000E7A73">
      <w:pPr>
        <w:rPr>
          <w:b/>
        </w:rPr>
      </w:pPr>
      <w:r>
        <w:t>BOLSA:</w:t>
      </w:r>
      <w:r>
        <w:tab/>
      </w:r>
      <w:r>
        <w:tab/>
      </w:r>
      <w:r w:rsidR="005B3ABD">
        <w:rPr>
          <w:b/>
        </w:rPr>
        <w:t>19.5  x  30</w:t>
      </w:r>
      <w:r w:rsidR="00174563">
        <w:rPr>
          <w:b/>
        </w:rPr>
        <w:t xml:space="preserve"> </w:t>
      </w:r>
      <w:r w:rsidRPr="00EB246A">
        <w:rPr>
          <w:b/>
        </w:rPr>
        <w:t xml:space="preserve">  cms</w:t>
      </w:r>
    </w:p>
    <w:p w:rsidR="000E7A73" w:rsidRDefault="000E7A73" w:rsidP="000E7A73">
      <w:r>
        <w:t>SELLADO:</w:t>
      </w:r>
      <w:r>
        <w:tab/>
      </w:r>
      <w:r>
        <w:tab/>
        <w:t>Para selle lateral.</w:t>
      </w:r>
    </w:p>
    <w:p w:rsidR="000E7A73" w:rsidRDefault="000E7A73" w:rsidP="000E7A73"/>
    <w:p w:rsidR="000E7A73" w:rsidRDefault="000E7A73" w:rsidP="000E7A73"/>
    <w:p w:rsidR="000E7A73" w:rsidRDefault="000E7A73" w:rsidP="000E7A73">
      <w:r>
        <w:rPr>
          <w:b/>
          <w:bCs/>
          <w:u w:val="single"/>
        </w:rPr>
        <w:t>NOTA:</w:t>
      </w:r>
      <w:r w:rsidR="005C34BE">
        <w:t xml:space="preserve">  * CYRELES LOS ENVIA GRAFIFLEX</w:t>
      </w:r>
    </w:p>
    <w:p w:rsidR="000E7A73" w:rsidRDefault="000E7A73" w:rsidP="000E7A73">
      <w:pPr>
        <w:numPr>
          <w:ilvl w:val="0"/>
          <w:numId w:val="1"/>
        </w:numPr>
      </w:pPr>
      <w:r>
        <w:t>Se envía arte  para tonos y alturas.</w:t>
      </w:r>
    </w:p>
    <w:p w:rsidR="000E7A73" w:rsidRDefault="000E7A73" w:rsidP="000E7A73">
      <w:pPr>
        <w:numPr>
          <w:ilvl w:val="0"/>
          <w:numId w:val="1"/>
        </w:numPr>
      </w:pPr>
      <w:r>
        <w:t>Colocar pie de imprenta de Plasticos Union.</w:t>
      </w:r>
    </w:p>
    <w:p w:rsidR="000E7A73" w:rsidRDefault="000E7A73" w:rsidP="000E7A73"/>
    <w:p w:rsidR="000E7A73" w:rsidRDefault="000E7A73" w:rsidP="000E7A73"/>
    <w:p w:rsidR="000E7A73" w:rsidRDefault="000E7A73" w:rsidP="000E7A73">
      <w:r>
        <w:t>Agradezco la atención y colaboración prestada.</w:t>
      </w:r>
    </w:p>
    <w:p w:rsidR="000E7A73" w:rsidRDefault="000E7A73" w:rsidP="000E7A73"/>
    <w:p w:rsidR="000E7A73" w:rsidRDefault="000E7A73" w:rsidP="000E7A73">
      <w:r>
        <w:t>Cordialmente,</w:t>
      </w:r>
    </w:p>
    <w:p w:rsidR="000E7A73" w:rsidRDefault="000E7A73" w:rsidP="000E7A73"/>
    <w:p w:rsidR="000E7A73" w:rsidRDefault="000E7A73" w:rsidP="000E7A73"/>
    <w:p w:rsidR="000E7A73" w:rsidRDefault="000E7A73" w:rsidP="000E7A73">
      <w:r>
        <w:t>RICARDO CASAS ZAPATA</w:t>
      </w:r>
    </w:p>
    <w:p w:rsidR="000E7A73" w:rsidRDefault="000E7A73" w:rsidP="000E7A73">
      <w:r>
        <w:t>Director.</w:t>
      </w:r>
    </w:p>
    <w:p w:rsidR="000E7A73" w:rsidRDefault="000E7A73" w:rsidP="000E7A73">
      <w:pPr>
        <w:rPr>
          <w:b/>
        </w:rPr>
      </w:pPr>
    </w:p>
    <w:p w:rsidR="000E7A73" w:rsidRDefault="000E7A73" w:rsidP="001D37C0">
      <w:pPr>
        <w:rPr>
          <w:b/>
        </w:rPr>
      </w:pPr>
    </w:p>
    <w:p w:rsidR="001D37C0" w:rsidRDefault="001D37C0" w:rsidP="0042659C">
      <w:pPr>
        <w:rPr>
          <w:b/>
        </w:rPr>
      </w:pPr>
    </w:p>
    <w:p w:rsidR="0082401C" w:rsidRDefault="0082401C" w:rsidP="0042659C">
      <w:pPr>
        <w:rPr>
          <w:b/>
        </w:rPr>
      </w:pPr>
    </w:p>
    <w:p w:rsidR="0082401C" w:rsidRDefault="0082401C" w:rsidP="0042659C">
      <w:pPr>
        <w:rPr>
          <w:b/>
        </w:rPr>
      </w:pPr>
    </w:p>
    <w:p w:rsidR="0082401C" w:rsidRDefault="0082401C" w:rsidP="0042659C">
      <w:pPr>
        <w:rPr>
          <w:b/>
        </w:rPr>
      </w:pPr>
    </w:p>
    <w:p w:rsidR="0082401C" w:rsidRDefault="0082401C" w:rsidP="0042659C">
      <w:pPr>
        <w:rPr>
          <w:b/>
        </w:rPr>
      </w:pPr>
    </w:p>
    <w:p w:rsidR="0082401C" w:rsidRDefault="0082401C" w:rsidP="0042659C">
      <w:pPr>
        <w:rPr>
          <w:b/>
        </w:rPr>
      </w:pPr>
    </w:p>
    <w:p w:rsidR="0082401C" w:rsidRDefault="0082401C" w:rsidP="0082401C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82401C" w:rsidRDefault="0082401C" w:rsidP="0082401C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82401C" w:rsidRDefault="0082401C" w:rsidP="0082401C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82401C" w:rsidRDefault="0082401C" w:rsidP="0082401C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82401C" w:rsidRDefault="0082401C" w:rsidP="0082401C">
      <w:pPr>
        <w:rPr>
          <w:b/>
          <w:bCs/>
        </w:rPr>
      </w:pPr>
    </w:p>
    <w:p w:rsidR="0082401C" w:rsidRDefault="0082401C" w:rsidP="0082401C">
      <w:pPr>
        <w:pStyle w:val="Ttulo1"/>
      </w:pPr>
    </w:p>
    <w:p w:rsidR="0082401C" w:rsidRDefault="0082401C" w:rsidP="0082401C">
      <w:pPr>
        <w:pStyle w:val="Ttulo1"/>
      </w:pPr>
      <w:r>
        <w:t>ORDEN DE TRABAJO   N °      07818-1</w:t>
      </w:r>
    </w:p>
    <w:p w:rsidR="0082401C" w:rsidRDefault="0082401C" w:rsidP="0082401C"/>
    <w:p w:rsidR="0082401C" w:rsidRDefault="0082401C" w:rsidP="0082401C">
      <w:r>
        <w:t>FECHA:</w:t>
      </w:r>
      <w:r>
        <w:tab/>
        <w:t>Medellín, Marzo   23   de   2011</w:t>
      </w:r>
    </w:p>
    <w:p w:rsidR="0082401C" w:rsidRDefault="0082401C" w:rsidP="0082401C">
      <w:r>
        <w:t>PARA:</w:t>
      </w:r>
      <w:r>
        <w:tab/>
      </w:r>
      <w:r>
        <w:tab/>
        <w:t>PLÁSTICOS DARMA</w:t>
      </w:r>
    </w:p>
    <w:p w:rsidR="0082401C" w:rsidRDefault="0082401C" w:rsidP="0082401C">
      <w:r>
        <w:t>ATENCIÓN:</w:t>
      </w:r>
      <w:r>
        <w:tab/>
        <w:t>Sr. Darío Jaramillo</w:t>
      </w:r>
    </w:p>
    <w:p w:rsidR="0082401C" w:rsidRDefault="0082401C" w:rsidP="0082401C">
      <w:r>
        <w:tab/>
      </w:r>
      <w:r>
        <w:tab/>
        <w:t>Gerente.</w:t>
      </w:r>
    </w:p>
    <w:p w:rsidR="0082401C" w:rsidRDefault="0082401C" w:rsidP="0082401C"/>
    <w:p w:rsidR="0082401C" w:rsidRDefault="0082401C" w:rsidP="0082401C">
      <w:r>
        <w:t>Apreciado Don Darío:</w:t>
      </w:r>
    </w:p>
    <w:p w:rsidR="0082401C" w:rsidRPr="00D8653D" w:rsidRDefault="0082401C" w:rsidP="0082401C"/>
    <w:p w:rsidR="0082401C" w:rsidRDefault="0082401C" w:rsidP="0082401C">
      <w:r>
        <w:t>Con la presente estamos solicitando el siguiente servicio de  IMPRESIÓN :</w:t>
      </w:r>
    </w:p>
    <w:p w:rsidR="0082401C" w:rsidRDefault="0082401C" w:rsidP="0082401C"/>
    <w:p w:rsidR="0082401C" w:rsidRDefault="0082401C" w:rsidP="0082401C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82401C" w:rsidRDefault="0082401C" w:rsidP="0082401C">
      <w:pPr>
        <w:rPr>
          <w:b/>
          <w:bCs/>
        </w:rPr>
      </w:pPr>
    </w:p>
    <w:p w:rsidR="0082401C" w:rsidRPr="008249ED" w:rsidRDefault="0082401C" w:rsidP="0082401C">
      <w:pPr>
        <w:rPr>
          <w:b/>
        </w:rPr>
      </w:pPr>
      <w:r>
        <w:t xml:space="preserve">MATERIAL   :           Polipropileno  Tubular   de  </w:t>
      </w:r>
      <w:r w:rsidRPr="008249ED">
        <w:rPr>
          <w:b/>
        </w:rPr>
        <w:t>30    cms</w:t>
      </w:r>
    </w:p>
    <w:p w:rsidR="0082401C" w:rsidRDefault="0082401C" w:rsidP="0082401C">
      <w:r>
        <w:t>CLIBRE      :               1.4  ”</w:t>
      </w:r>
    </w:p>
    <w:p w:rsidR="0082401C" w:rsidRPr="00AD5DCF" w:rsidRDefault="0082401C" w:rsidP="0082401C">
      <w:pPr>
        <w:rPr>
          <w:b/>
        </w:rPr>
      </w:pPr>
      <w:r>
        <w:t>REFERENCIA:</w:t>
      </w:r>
      <w:r>
        <w:tab/>
      </w:r>
      <w:r>
        <w:rPr>
          <w:b/>
        </w:rPr>
        <w:t>CARMEL  MEDIANA 2</w:t>
      </w:r>
    </w:p>
    <w:p w:rsidR="0082401C" w:rsidRPr="00936C49" w:rsidRDefault="009077D4" w:rsidP="0082401C">
      <w:pPr>
        <w:rPr>
          <w:b/>
        </w:rPr>
      </w:pPr>
      <w:r>
        <w:t>CANTIDAD    :         180</w:t>
      </w:r>
      <w:r w:rsidR="0082401C" w:rsidRPr="00936C49">
        <w:rPr>
          <w:b/>
        </w:rPr>
        <w:t xml:space="preserve">   Kg</w:t>
      </w:r>
    </w:p>
    <w:p w:rsidR="0082401C" w:rsidRDefault="0082401C" w:rsidP="0082401C">
      <w:r>
        <w:t>COLORES:</w:t>
      </w:r>
      <w:r>
        <w:tab/>
      </w:r>
      <w:r>
        <w:tab/>
        <w:t>2   ( BLANCO – RUBINE RED C )</w:t>
      </w:r>
    </w:p>
    <w:p w:rsidR="0082401C" w:rsidRDefault="0082401C" w:rsidP="0082401C">
      <w:r>
        <w:t>CARAS:</w:t>
      </w:r>
      <w:r>
        <w:tab/>
      </w:r>
      <w:r>
        <w:tab/>
        <w:t>2  ( 2X2-2X2 )</w:t>
      </w:r>
    </w:p>
    <w:p w:rsidR="0082401C" w:rsidRDefault="0082401C" w:rsidP="0082401C">
      <w:r>
        <w:t>REPETICIÓN:</w:t>
      </w:r>
      <w:r>
        <w:tab/>
        <w:t>24.5</w:t>
      </w:r>
    </w:p>
    <w:p w:rsidR="0082401C" w:rsidRDefault="0082401C" w:rsidP="0082401C">
      <w:r>
        <w:t>RODILLO:</w:t>
      </w:r>
      <w:r>
        <w:tab/>
      </w:r>
      <w:r>
        <w:tab/>
        <w:t>25</w:t>
      </w:r>
    </w:p>
    <w:p w:rsidR="0082401C" w:rsidRDefault="0082401C" w:rsidP="0082401C">
      <w:r>
        <w:t>BOLSA:</w:t>
      </w:r>
      <w:r>
        <w:tab/>
      </w:r>
      <w:r>
        <w:tab/>
      </w:r>
      <w:r w:rsidRPr="008249ED">
        <w:rPr>
          <w:b/>
        </w:rPr>
        <w:t>24.5    X  28   +  5</w:t>
      </w:r>
      <w:r>
        <w:t xml:space="preserve">    cms  de solapa   Interna  pegada</w:t>
      </w:r>
    </w:p>
    <w:p w:rsidR="0082401C" w:rsidRDefault="0082401C" w:rsidP="0082401C">
      <w:r>
        <w:t>SELLADO:</w:t>
      </w:r>
      <w:r>
        <w:tab/>
      </w:r>
      <w:r>
        <w:tab/>
        <w:t>Para selle lateral.</w:t>
      </w:r>
    </w:p>
    <w:p w:rsidR="0082401C" w:rsidRDefault="0082401C" w:rsidP="0082401C"/>
    <w:p w:rsidR="0082401C" w:rsidRDefault="0082401C" w:rsidP="0082401C"/>
    <w:p w:rsidR="0082401C" w:rsidRDefault="0082401C" w:rsidP="0082401C">
      <w:r>
        <w:rPr>
          <w:b/>
          <w:bCs/>
          <w:u w:val="single"/>
        </w:rPr>
        <w:t>NOTA:</w:t>
      </w:r>
      <w:r>
        <w:t xml:space="preserve">  *   Los cyreles   EN SU  PLANTA</w:t>
      </w:r>
    </w:p>
    <w:p w:rsidR="0082401C" w:rsidRDefault="0082401C" w:rsidP="0082401C">
      <w:pPr>
        <w:numPr>
          <w:ilvl w:val="0"/>
          <w:numId w:val="1"/>
        </w:numPr>
      </w:pPr>
      <w:r>
        <w:t>Se envían ARTE    para tonos y alturas</w:t>
      </w:r>
    </w:p>
    <w:p w:rsidR="0082401C" w:rsidRPr="00307118" w:rsidRDefault="0082401C" w:rsidP="0082401C">
      <w:pPr>
        <w:numPr>
          <w:ilvl w:val="0"/>
          <w:numId w:val="2"/>
        </w:numPr>
      </w:pPr>
      <w:r>
        <w:t xml:space="preserve">Se  envía el material de PP </w:t>
      </w:r>
      <w:r>
        <w:rPr>
          <w:b/>
        </w:rPr>
        <w:t xml:space="preserve">de  30 </w:t>
      </w:r>
      <w:r w:rsidRPr="00AD5DCF">
        <w:rPr>
          <w:b/>
        </w:rPr>
        <w:t xml:space="preserve">  cms</w:t>
      </w:r>
    </w:p>
    <w:p w:rsidR="0082401C" w:rsidRDefault="0082401C" w:rsidP="0082401C">
      <w:pPr>
        <w:ind w:left="885"/>
      </w:pPr>
    </w:p>
    <w:p w:rsidR="0082401C" w:rsidRDefault="0082401C" w:rsidP="0082401C">
      <w:pPr>
        <w:ind w:left="885"/>
      </w:pPr>
    </w:p>
    <w:p w:rsidR="0082401C" w:rsidRDefault="0082401C" w:rsidP="0082401C">
      <w:r>
        <w:t>Agradezco la atención y colaboración prestada.</w:t>
      </w:r>
    </w:p>
    <w:p w:rsidR="0082401C" w:rsidRDefault="0082401C" w:rsidP="0082401C"/>
    <w:p w:rsidR="0082401C" w:rsidRDefault="0082401C" w:rsidP="0082401C"/>
    <w:p w:rsidR="0082401C" w:rsidRDefault="0082401C" w:rsidP="0082401C">
      <w:r>
        <w:t>Cordialmente,</w:t>
      </w:r>
    </w:p>
    <w:p w:rsidR="0082401C" w:rsidRDefault="0082401C" w:rsidP="0082401C"/>
    <w:p w:rsidR="0082401C" w:rsidRDefault="0082401C" w:rsidP="0082401C"/>
    <w:p w:rsidR="0082401C" w:rsidRDefault="0082401C" w:rsidP="0082401C"/>
    <w:p w:rsidR="0082401C" w:rsidRDefault="0082401C" w:rsidP="0082401C">
      <w:r>
        <w:t>RICARDO CASAS ZAPATA</w:t>
      </w:r>
    </w:p>
    <w:p w:rsidR="0082401C" w:rsidRDefault="0082401C" w:rsidP="0082401C">
      <w:r>
        <w:t>Director.</w:t>
      </w:r>
    </w:p>
    <w:p w:rsidR="0082401C" w:rsidRDefault="0082401C" w:rsidP="0082401C">
      <w:pPr>
        <w:rPr>
          <w:b/>
        </w:rPr>
      </w:pPr>
    </w:p>
    <w:p w:rsidR="0082401C" w:rsidRDefault="0082401C" w:rsidP="0042659C">
      <w:pPr>
        <w:rPr>
          <w:b/>
        </w:rPr>
      </w:pPr>
    </w:p>
    <w:p w:rsidR="00B01C04" w:rsidRDefault="00B01C04" w:rsidP="0042659C">
      <w:pPr>
        <w:rPr>
          <w:b/>
        </w:rPr>
      </w:pPr>
    </w:p>
    <w:p w:rsidR="00B01C04" w:rsidRDefault="00B01C04" w:rsidP="0042659C">
      <w:pPr>
        <w:rPr>
          <w:b/>
        </w:rPr>
      </w:pPr>
    </w:p>
    <w:p w:rsidR="00B01C04" w:rsidRDefault="00B01C04" w:rsidP="0042659C">
      <w:pPr>
        <w:rPr>
          <w:b/>
        </w:rPr>
      </w:pPr>
    </w:p>
    <w:p w:rsidR="00B01C04" w:rsidRDefault="00B01C04" w:rsidP="00B01C04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B01C04" w:rsidRDefault="00B01C04" w:rsidP="00B01C04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B01C04" w:rsidRDefault="00B01C04" w:rsidP="00B01C04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 - 144</w:t>
      </w:r>
    </w:p>
    <w:p w:rsidR="00B01C04" w:rsidRDefault="00B01C04" w:rsidP="00B01C04">
      <w:pPr>
        <w:rPr>
          <w:b/>
          <w:bCs/>
          <w:sz w:val="20"/>
        </w:rPr>
      </w:pPr>
      <w:r>
        <w:rPr>
          <w:b/>
          <w:bCs/>
          <w:sz w:val="20"/>
        </w:rPr>
        <w:t>TEL:   4 44 46 64  ITAGUI.</w:t>
      </w:r>
    </w:p>
    <w:p w:rsidR="00B01C04" w:rsidRDefault="00B01C04" w:rsidP="00B01C04">
      <w:pPr>
        <w:rPr>
          <w:b/>
          <w:bCs/>
          <w:sz w:val="20"/>
        </w:rPr>
      </w:pPr>
    </w:p>
    <w:p w:rsidR="00B01C04" w:rsidRDefault="00B01C04" w:rsidP="00B01C04">
      <w:pPr>
        <w:rPr>
          <w:b/>
          <w:bCs/>
        </w:rPr>
      </w:pPr>
    </w:p>
    <w:p w:rsidR="00B01C04" w:rsidRDefault="00B01C04" w:rsidP="00B01C04">
      <w:pPr>
        <w:pStyle w:val="Ttulo1"/>
      </w:pPr>
      <w:r>
        <w:t>ORDEN DE  TRABAJO      N°   08194</w:t>
      </w:r>
    </w:p>
    <w:p w:rsidR="00B01C04" w:rsidRDefault="00B01C04" w:rsidP="00B01C04"/>
    <w:p w:rsidR="00B01C04" w:rsidRDefault="00B01C04" w:rsidP="00B01C04">
      <w:r>
        <w:t>FECHA:</w:t>
      </w:r>
      <w:r>
        <w:tab/>
        <w:t>Medellín,  Marzo  23   de  2011</w:t>
      </w:r>
    </w:p>
    <w:p w:rsidR="00B01C04" w:rsidRDefault="00B01C04" w:rsidP="00B01C04">
      <w:r>
        <w:t>PARA:</w:t>
      </w:r>
      <w:r>
        <w:tab/>
      </w:r>
      <w:r>
        <w:tab/>
        <w:t>PLÁSTICOS DARMA</w:t>
      </w:r>
    </w:p>
    <w:p w:rsidR="00B01C04" w:rsidRDefault="00B01C04" w:rsidP="00B01C04">
      <w:r>
        <w:t>ATENCIÓN:</w:t>
      </w:r>
      <w:r>
        <w:tab/>
        <w:t>Sr. Darío Jaramillo</w:t>
      </w:r>
    </w:p>
    <w:p w:rsidR="00B01C04" w:rsidRDefault="00B01C04" w:rsidP="00B01C04">
      <w:r>
        <w:tab/>
      </w:r>
      <w:r>
        <w:tab/>
        <w:t>Gerente.</w:t>
      </w:r>
    </w:p>
    <w:p w:rsidR="00B01C04" w:rsidRDefault="00B01C04" w:rsidP="00B01C04"/>
    <w:p w:rsidR="00B01C04" w:rsidRDefault="00B01C04" w:rsidP="00B01C04">
      <w:r>
        <w:t>Apreciado Don Darío:</w:t>
      </w:r>
    </w:p>
    <w:p w:rsidR="00B01C04" w:rsidRDefault="00B01C04" w:rsidP="00B01C04"/>
    <w:p w:rsidR="00B01C04" w:rsidRDefault="00B01C04" w:rsidP="00B01C04">
      <w:r>
        <w:t>Con la presente estamos solicitando el siguiente servicio de  IMPRESION:</w:t>
      </w:r>
    </w:p>
    <w:p w:rsidR="00B01C04" w:rsidRDefault="00B01C04" w:rsidP="00B01C04"/>
    <w:p w:rsidR="00B01C04" w:rsidRDefault="00B01C04" w:rsidP="00B01C04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B01C04" w:rsidRDefault="00B01C04" w:rsidP="00B01C04">
      <w:r>
        <w:t xml:space="preserve">MATERIAL   :           Polipropileno Tubular de </w:t>
      </w:r>
      <w:r>
        <w:rPr>
          <w:b/>
        </w:rPr>
        <w:t xml:space="preserve">  33  </w:t>
      </w:r>
      <w:r>
        <w:t xml:space="preserve"> cms</w:t>
      </w:r>
    </w:p>
    <w:p w:rsidR="00B01C04" w:rsidRDefault="00B01C04" w:rsidP="00B01C04">
      <w:r>
        <w:t xml:space="preserve">CLIBRE      :               </w:t>
      </w:r>
      <w:r>
        <w:rPr>
          <w:b/>
        </w:rPr>
        <w:t>2.8</w:t>
      </w:r>
      <w:r w:rsidRPr="00F877C0">
        <w:rPr>
          <w:b/>
        </w:rPr>
        <w:t xml:space="preserve"> </w:t>
      </w:r>
      <w:r>
        <w:rPr>
          <w:b/>
        </w:rPr>
        <w:t xml:space="preserve">  </w:t>
      </w:r>
      <w:r w:rsidRPr="00F877C0">
        <w:rPr>
          <w:b/>
        </w:rPr>
        <w:t>”</w:t>
      </w:r>
    </w:p>
    <w:p w:rsidR="00B01C04" w:rsidRDefault="00B01C04" w:rsidP="00B01C04">
      <w:r>
        <w:t>REFERENCIA:</w:t>
      </w:r>
      <w:r>
        <w:tab/>
      </w:r>
      <w:r>
        <w:rPr>
          <w:b/>
        </w:rPr>
        <w:t>ADVERTENCIA  GRANDE  ESPECIAL</w:t>
      </w:r>
    </w:p>
    <w:p w:rsidR="00B01C04" w:rsidRPr="00F956F8" w:rsidRDefault="00B01C04" w:rsidP="00B01C04">
      <w:pPr>
        <w:rPr>
          <w:b/>
        </w:rPr>
      </w:pPr>
      <w:r>
        <w:t>CANTIDAD    :          6</w:t>
      </w:r>
      <w:r>
        <w:rPr>
          <w:b/>
        </w:rPr>
        <w:t>0</w:t>
      </w:r>
      <w:r w:rsidRPr="00F956F8">
        <w:rPr>
          <w:b/>
        </w:rPr>
        <w:t xml:space="preserve">    Kg</w:t>
      </w:r>
    </w:p>
    <w:p w:rsidR="00B01C04" w:rsidRDefault="00B01C04" w:rsidP="00B01C04">
      <w:r>
        <w:t>COLORES:</w:t>
      </w:r>
      <w:r>
        <w:tab/>
      </w:r>
      <w:r>
        <w:tab/>
        <w:t>1 (   Negro  )</w:t>
      </w:r>
    </w:p>
    <w:p w:rsidR="00B01C04" w:rsidRDefault="00B01C04" w:rsidP="00B01C04">
      <w:r>
        <w:t>CARAS:</w:t>
      </w:r>
      <w:r>
        <w:tab/>
      </w:r>
      <w:r>
        <w:tab/>
        <w:t>1</w:t>
      </w:r>
    </w:p>
    <w:p w:rsidR="00B01C04" w:rsidRDefault="00B01C04" w:rsidP="00B01C04">
      <w:r>
        <w:t>REPETICIÓN:</w:t>
      </w:r>
      <w:r>
        <w:tab/>
        <w:t>54</w:t>
      </w:r>
    </w:p>
    <w:p w:rsidR="00B01C04" w:rsidRDefault="00B01C04" w:rsidP="00B01C04">
      <w:r>
        <w:t>RODILLO:</w:t>
      </w:r>
      <w:r>
        <w:tab/>
      </w:r>
      <w:r>
        <w:tab/>
        <w:t>27</w:t>
      </w:r>
    </w:p>
    <w:p w:rsidR="00B01C04" w:rsidRPr="009A4BD3" w:rsidRDefault="00B01C04" w:rsidP="00B01C04">
      <w:pPr>
        <w:rPr>
          <w:b/>
        </w:rPr>
      </w:pPr>
      <w:r>
        <w:t>BOLSA:</w:t>
      </w:r>
      <w:r>
        <w:tab/>
      </w:r>
      <w:r>
        <w:tab/>
      </w:r>
      <w:r>
        <w:rPr>
          <w:b/>
        </w:rPr>
        <w:t xml:space="preserve">27  x   30   +  6 </w:t>
      </w:r>
      <w:r w:rsidRPr="009A4BD3">
        <w:rPr>
          <w:b/>
        </w:rPr>
        <w:t xml:space="preserve">  cms</w:t>
      </w:r>
    </w:p>
    <w:p w:rsidR="00B01C04" w:rsidRDefault="00B01C04" w:rsidP="00B01C04">
      <w:r>
        <w:t>SELLADO:</w:t>
      </w:r>
      <w:r>
        <w:tab/>
      </w:r>
      <w:r>
        <w:tab/>
        <w:t>Para selle lateral.</w:t>
      </w:r>
    </w:p>
    <w:p w:rsidR="00B01C04" w:rsidRDefault="00B01C04" w:rsidP="00B01C04"/>
    <w:p w:rsidR="00B01C04" w:rsidRDefault="00B01C04" w:rsidP="00B01C04"/>
    <w:p w:rsidR="00B01C04" w:rsidRDefault="00B01C04" w:rsidP="00B01C04">
      <w:r>
        <w:rPr>
          <w:b/>
          <w:bCs/>
          <w:u w:val="single"/>
        </w:rPr>
        <w:t>NOTA:</w:t>
      </w:r>
      <w:r>
        <w:t xml:space="preserve">  * Los cyreles  se encuentran en su planta</w:t>
      </w:r>
    </w:p>
    <w:p w:rsidR="00B01C04" w:rsidRDefault="00B01C04" w:rsidP="00B01C04">
      <w:pPr>
        <w:numPr>
          <w:ilvl w:val="0"/>
          <w:numId w:val="1"/>
        </w:numPr>
      </w:pPr>
      <w:r>
        <w:t>Se envían muestra física  para tonos y alturas</w:t>
      </w:r>
    </w:p>
    <w:p w:rsidR="00B01C04" w:rsidRDefault="00B01C04" w:rsidP="00B01C04">
      <w:pPr>
        <w:numPr>
          <w:ilvl w:val="0"/>
          <w:numId w:val="2"/>
        </w:numPr>
      </w:pPr>
      <w:r>
        <w:t xml:space="preserve">Se envía  el material de PP  de  </w:t>
      </w:r>
      <w:r>
        <w:rPr>
          <w:b/>
        </w:rPr>
        <w:t>33</w:t>
      </w:r>
      <w:r>
        <w:t xml:space="preserve">  cm</w:t>
      </w:r>
    </w:p>
    <w:p w:rsidR="00B01C04" w:rsidRDefault="00B01C04" w:rsidP="00B01C04">
      <w:pPr>
        <w:numPr>
          <w:ilvl w:val="0"/>
          <w:numId w:val="2"/>
        </w:numPr>
      </w:pPr>
      <w:r>
        <w:t>Igual ultima impresion</w:t>
      </w:r>
    </w:p>
    <w:p w:rsidR="00B01C04" w:rsidRPr="00CB2791" w:rsidRDefault="00B01C04" w:rsidP="00B01C04">
      <w:pPr>
        <w:rPr>
          <w:b/>
        </w:rPr>
      </w:pPr>
    </w:p>
    <w:p w:rsidR="00B01C04" w:rsidRDefault="00B01C04" w:rsidP="00B01C04">
      <w:pPr>
        <w:ind w:left="885"/>
      </w:pPr>
    </w:p>
    <w:p w:rsidR="00B01C04" w:rsidRDefault="00B01C04" w:rsidP="00B01C04">
      <w:pPr>
        <w:ind w:left="885"/>
      </w:pPr>
    </w:p>
    <w:p w:rsidR="00B01C04" w:rsidRDefault="00B01C04" w:rsidP="00B01C04">
      <w:r>
        <w:t>Agradezco la atención y colaboración prestada.</w:t>
      </w:r>
    </w:p>
    <w:p w:rsidR="00B01C04" w:rsidRDefault="00B01C04" w:rsidP="00B01C04"/>
    <w:p w:rsidR="00B01C04" w:rsidRDefault="00B01C04" w:rsidP="00B01C04"/>
    <w:p w:rsidR="00B01C04" w:rsidRDefault="00B01C04" w:rsidP="00B01C04"/>
    <w:p w:rsidR="00B01C04" w:rsidRDefault="00B01C04" w:rsidP="00B01C04">
      <w:r>
        <w:t xml:space="preserve">Cordialmente,                                                      </w:t>
      </w:r>
    </w:p>
    <w:p w:rsidR="00B01C04" w:rsidRDefault="00B01C04" w:rsidP="00B01C04"/>
    <w:p w:rsidR="00B01C04" w:rsidRDefault="00B01C04" w:rsidP="00B01C04"/>
    <w:p w:rsidR="00B01C04" w:rsidRDefault="00B01C04" w:rsidP="00B01C04"/>
    <w:p w:rsidR="00B01C04" w:rsidRDefault="00B01C04" w:rsidP="00B01C04">
      <w:r>
        <w:t>RICARDO CASAS ZAPATA</w:t>
      </w:r>
    </w:p>
    <w:p w:rsidR="00B01C04" w:rsidRDefault="00B01C04" w:rsidP="00B01C04">
      <w:r>
        <w:t>Director.</w:t>
      </w:r>
    </w:p>
    <w:p w:rsidR="00B01C04" w:rsidRDefault="00B01C04" w:rsidP="00B01C04">
      <w:pPr>
        <w:rPr>
          <w:b/>
        </w:rPr>
      </w:pPr>
    </w:p>
    <w:p w:rsidR="00B01C04" w:rsidRDefault="00B01C04" w:rsidP="0042659C">
      <w:pPr>
        <w:rPr>
          <w:b/>
        </w:rPr>
      </w:pPr>
    </w:p>
    <w:p w:rsidR="00B05B27" w:rsidRDefault="00B05B27" w:rsidP="0042659C">
      <w:pPr>
        <w:rPr>
          <w:b/>
        </w:rPr>
      </w:pPr>
    </w:p>
    <w:p w:rsidR="00B05B27" w:rsidRDefault="00B05B27" w:rsidP="0042659C">
      <w:pPr>
        <w:rPr>
          <w:b/>
        </w:rPr>
      </w:pPr>
    </w:p>
    <w:p w:rsidR="00B05B27" w:rsidRDefault="00B05B27" w:rsidP="00B05B27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B05B27" w:rsidRDefault="00B05B27" w:rsidP="00B05B27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B05B27" w:rsidRDefault="00B05B27" w:rsidP="00B05B27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B05B27" w:rsidRDefault="00B05B27" w:rsidP="00B05B27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B05B27" w:rsidRDefault="00B05B27" w:rsidP="00B05B27">
      <w:pPr>
        <w:rPr>
          <w:b/>
          <w:bCs/>
        </w:rPr>
      </w:pPr>
    </w:p>
    <w:p w:rsidR="00B05B27" w:rsidRDefault="00B05B27" w:rsidP="00B05B27">
      <w:pPr>
        <w:pStyle w:val="Ttulo1"/>
      </w:pPr>
    </w:p>
    <w:p w:rsidR="00B05B27" w:rsidRDefault="00B05B27" w:rsidP="00B05B27">
      <w:pPr>
        <w:pStyle w:val="Ttulo1"/>
      </w:pPr>
      <w:r>
        <w:t>ORDEN DE TRABAJO  N °      07548</w:t>
      </w:r>
    </w:p>
    <w:p w:rsidR="00B05B27" w:rsidRDefault="00B05B27" w:rsidP="00B05B27"/>
    <w:p w:rsidR="00B05B27" w:rsidRDefault="00B05B27" w:rsidP="00B05B27">
      <w:r>
        <w:t>FECHA:</w:t>
      </w:r>
      <w:r>
        <w:tab/>
        <w:t>Medellín, Marzo  26   de   2011</w:t>
      </w:r>
    </w:p>
    <w:p w:rsidR="00B05B27" w:rsidRDefault="00B05B27" w:rsidP="00B05B27">
      <w:r>
        <w:t>PARA:</w:t>
      </w:r>
      <w:r>
        <w:tab/>
      </w:r>
      <w:r>
        <w:tab/>
        <w:t>PLÁSTICOS DARMA</w:t>
      </w:r>
    </w:p>
    <w:p w:rsidR="00B05B27" w:rsidRDefault="00B05B27" w:rsidP="00B05B27">
      <w:r>
        <w:t>ATENCIÓN:</w:t>
      </w:r>
      <w:r>
        <w:tab/>
        <w:t>Sr. Darío Jaramillo</w:t>
      </w:r>
    </w:p>
    <w:p w:rsidR="00B05B27" w:rsidRDefault="00B05B27" w:rsidP="00B05B27">
      <w:r>
        <w:tab/>
      </w:r>
      <w:r>
        <w:tab/>
        <w:t>Gerente.</w:t>
      </w:r>
    </w:p>
    <w:p w:rsidR="00B05B27" w:rsidRDefault="00B05B27" w:rsidP="00B05B27"/>
    <w:p w:rsidR="00B05B27" w:rsidRDefault="00B05B27" w:rsidP="00B05B27">
      <w:r>
        <w:t>Apreciado Don Darío:</w:t>
      </w:r>
    </w:p>
    <w:p w:rsidR="00B05B27" w:rsidRDefault="00B05B27" w:rsidP="00B05B27"/>
    <w:p w:rsidR="00B05B27" w:rsidRDefault="00B05B27" w:rsidP="00B05B27">
      <w:r>
        <w:t>Con la presente estamos solicitando el siguiente servicio de  IMPRESIÓN :</w:t>
      </w:r>
    </w:p>
    <w:p w:rsidR="00B05B27" w:rsidRDefault="00B05B27" w:rsidP="00B05B27"/>
    <w:p w:rsidR="00B05B27" w:rsidRDefault="00B05B27" w:rsidP="00B05B27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B05B27" w:rsidRDefault="00B05B27" w:rsidP="00B05B27">
      <w:r>
        <w:t>MATERIAL   :           Polipropileno Tubular   de  44     cms</w:t>
      </w:r>
    </w:p>
    <w:p w:rsidR="00B05B27" w:rsidRDefault="00B05B27" w:rsidP="00B05B27">
      <w:r>
        <w:t>CLIBRE      :               1.0 ”</w:t>
      </w:r>
    </w:p>
    <w:p w:rsidR="00B05B27" w:rsidRPr="004D5CEB" w:rsidRDefault="00B05B27" w:rsidP="00B05B27">
      <w:pPr>
        <w:rPr>
          <w:b/>
        </w:rPr>
      </w:pPr>
      <w:r>
        <w:t>REFERENCIA:</w:t>
      </w:r>
      <w:r>
        <w:tab/>
      </w:r>
      <w:r w:rsidRPr="004D5CEB">
        <w:rPr>
          <w:b/>
        </w:rPr>
        <w:t>CLUSTER  FANCY</w:t>
      </w:r>
    </w:p>
    <w:p w:rsidR="00B05B27" w:rsidRDefault="00B05B27" w:rsidP="00B05B27">
      <w:r>
        <w:t>CANTIDAD    :          1.500    Kg</w:t>
      </w:r>
    </w:p>
    <w:p w:rsidR="00B05B27" w:rsidRDefault="00B05B27" w:rsidP="00B05B27">
      <w:r>
        <w:t>COLORES:</w:t>
      </w:r>
      <w:r>
        <w:tab/>
      </w:r>
      <w:r>
        <w:tab/>
        <w:t>2 ( BLANCO –  NEGRO  )</w:t>
      </w:r>
    </w:p>
    <w:p w:rsidR="00B05B27" w:rsidRDefault="00B05B27" w:rsidP="00B05B27">
      <w:r>
        <w:t>CARAS:</w:t>
      </w:r>
      <w:r>
        <w:tab/>
      </w:r>
      <w:r>
        <w:tab/>
        <w:t>1  ( 2X1  )</w:t>
      </w:r>
    </w:p>
    <w:p w:rsidR="00B05B27" w:rsidRDefault="00B05B27" w:rsidP="00B05B27">
      <w:r>
        <w:t>REPETICIÓN:</w:t>
      </w:r>
      <w:r>
        <w:tab/>
        <w:t>26</w:t>
      </w:r>
    </w:p>
    <w:p w:rsidR="00B05B27" w:rsidRDefault="00B05B27" w:rsidP="00B05B27">
      <w:r>
        <w:t>RODILLO:</w:t>
      </w:r>
      <w:r>
        <w:tab/>
      </w:r>
      <w:r>
        <w:tab/>
        <w:t>52</w:t>
      </w:r>
    </w:p>
    <w:p w:rsidR="00B05B27" w:rsidRDefault="00B05B27" w:rsidP="00B05B27">
      <w:r>
        <w:t>BOLSA:</w:t>
      </w:r>
      <w:r>
        <w:tab/>
      </w:r>
      <w:r>
        <w:tab/>
        <w:t>26  X  44    cms</w:t>
      </w:r>
    </w:p>
    <w:p w:rsidR="00B05B27" w:rsidRDefault="00B05B27" w:rsidP="00B05B27">
      <w:r>
        <w:t>SELLADO:</w:t>
      </w:r>
      <w:r>
        <w:tab/>
      </w:r>
      <w:r>
        <w:tab/>
        <w:t>Para selle lateral.</w:t>
      </w:r>
    </w:p>
    <w:p w:rsidR="00B05B27" w:rsidRDefault="00B05B27" w:rsidP="00B05B27"/>
    <w:p w:rsidR="00B05B27" w:rsidRDefault="00B05B27" w:rsidP="00B05B27"/>
    <w:p w:rsidR="00B05B27" w:rsidRDefault="00B05B27" w:rsidP="00B05B27">
      <w:r>
        <w:rPr>
          <w:b/>
          <w:bCs/>
          <w:u w:val="single"/>
        </w:rPr>
        <w:t>NOTA:</w:t>
      </w:r>
      <w:r>
        <w:t xml:space="preserve">  *   Los cyreles  EN SU PLANTA</w:t>
      </w:r>
    </w:p>
    <w:p w:rsidR="00B05B27" w:rsidRDefault="00B05B27" w:rsidP="00B05B27">
      <w:pPr>
        <w:numPr>
          <w:ilvl w:val="0"/>
          <w:numId w:val="1"/>
        </w:numPr>
      </w:pPr>
      <w:r>
        <w:t>Se envían ARTE    para tonos y alturas</w:t>
      </w:r>
    </w:p>
    <w:p w:rsidR="00B05B27" w:rsidRPr="00307118" w:rsidRDefault="00B05B27" w:rsidP="00B05B27">
      <w:pPr>
        <w:numPr>
          <w:ilvl w:val="0"/>
          <w:numId w:val="2"/>
        </w:numPr>
      </w:pPr>
      <w:r>
        <w:t xml:space="preserve">Se  envía el material de PP </w:t>
      </w:r>
      <w:r>
        <w:rPr>
          <w:b/>
        </w:rPr>
        <w:t xml:space="preserve">de  44 </w:t>
      </w:r>
      <w:r w:rsidRPr="00AD5DCF">
        <w:rPr>
          <w:b/>
        </w:rPr>
        <w:t xml:space="preserve">  cms</w:t>
      </w:r>
    </w:p>
    <w:p w:rsidR="00B05B27" w:rsidRPr="00150D1A" w:rsidRDefault="00B05B27" w:rsidP="00B05B27">
      <w:pPr>
        <w:ind w:left="1860"/>
      </w:pPr>
    </w:p>
    <w:p w:rsidR="00B05B27" w:rsidRDefault="00B05B27" w:rsidP="00B05B27">
      <w:pPr>
        <w:ind w:left="885"/>
      </w:pPr>
    </w:p>
    <w:p w:rsidR="00B05B27" w:rsidRDefault="00B05B27" w:rsidP="00B05B27">
      <w:pPr>
        <w:ind w:left="885"/>
      </w:pPr>
    </w:p>
    <w:p w:rsidR="00B05B27" w:rsidRDefault="00B05B27" w:rsidP="00B05B27">
      <w:r>
        <w:t>Agradezco la atención y colaboración prestada.</w:t>
      </w:r>
    </w:p>
    <w:p w:rsidR="00B05B27" w:rsidRDefault="00B05B27" w:rsidP="00B05B27"/>
    <w:p w:rsidR="00B05B27" w:rsidRDefault="00B05B27" w:rsidP="00B05B27"/>
    <w:p w:rsidR="00B05B27" w:rsidRDefault="00B05B27" w:rsidP="00B05B27">
      <w:r>
        <w:t>Cordialmente,</w:t>
      </w:r>
    </w:p>
    <w:p w:rsidR="00B05B27" w:rsidRDefault="00B05B27" w:rsidP="00B05B27"/>
    <w:p w:rsidR="00B05B27" w:rsidRDefault="00B05B27" w:rsidP="00B05B27"/>
    <w:p w:rsidR="00B05B27" w:rsidRDefault="00B05B27" w:rsidP="00B05B27"/>
    <w:p w:rsidR="00B05B27" w:rsidRDefault="00B05B27" w:rsidP="00B05B27">
      <w:r>
        <w:t>RICARDO CASAS ZAPATA</w:t>
      </w:r>
    </w:p>
    <w:p w:rsidR="00B05B27" w:rsidRDefault="00B05B27" w:rsidP="00B05B27">
      <w:r>
        <w:t>Director.</w:t>
      </w:r>
    </w:p>
    <w:p w:rsidR="00B05B27" w:rsidRDefault="00B05B27" w:rsidP="00B05B27">
      <w:pPr>
        <w:rPr>
          <w:b/>
        </w:rPr>
      </w:pPr>
    </w:p>
    <w:p w:rsidR="00B05B27" w:rsidRDefault="00B05B27" w:rsidP="0042659C">
      <w:pPr>
        <w:rPr>
          <w:b/>
        </w:rPr>
      </w:pPr>
    </w:p>
    <w:p w:rsidR="00B05B27" w:rsidRDefault="00B05B27" w:rsidP="0042659C">
      <w:pPr>
        <w:rPr>
          <w:b/>
        </w:rPr>
      </w:pPr>
    </w:p>
    <w:p w:rsidR="00B05B27" w:rsidRDefault="00B05B27" w:rsidP="0042659C">
      <w:pPr>
        <w:rPr>
          <w:b/>
        </w:rPr>
      </w:pPr>
    </w:p>
    <w:p w:rsidR="00B05B27" w:rsidRDefault="00B05B27" w:rsidP="0042659C">
      <w:pPr>
        <w:rPr>
          <w:b/>
        </w:rPr>
      </w:pPr>
    </w:p>
    <w:p w:rsidR="00B05B27" w:rsidRDefault="00B05B27" w:rsidP="0042659C">
      <w:pPr>
        <w:rPr>
          <w:b/>
        </w:rPr>
      </w:pPr>
    </w:p>
    <w:p w:rsidR="00B05B27" w:rsidRDefault="00B05B27" w:rsidP="00B05B27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B05B27" w:rsidRDefault="00B05B27" w:rsidP="00B05B27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B05B27" w:rsidRDefault="00B05B27" w:rsidP="00B05B27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B05B27" w:rsidRDefault="00B05B27" w:rsidP="00B05B27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B05B27" w:rsidRDefault="00B05B27" w:rsidP="00B05B27"/>
    <w:p w:rsidR="00B05B27" w:rsidRDefault="00B05B27" w:rsidP="00B05B27">
      <w:pPr>
        <w:pStyle w:val="Ttulo1"/>
      </w:pPr>
      <w:r>
        <w:t>ORDEN DE TRABAJO   N°      08213</w:t>
      </w:r>
    </w:p>
    <w:p w:rsidR="00B05B27" w:rsidRDefault="00B05B27" w:rsidP="00B05B27"/>
    <w:p w:rsidR="00B05B27" w:rsidRDefault="00B05B27" w:rsidP="00B05B27">
      <w:r>
        <w:t>FECHA:</w:t>
      </w:r>
      <w:r>
        <w:tab/>
        <w:t>Medellín, Marzo 26     de  2011</w:t>
      </w:r>
    </w:p>
    <w:p w:rsidR="00B05B27" w:rsidRDefault="00B05B27" w:rsidP="00B05B27">
      <w:r>
        <w:t>PARA:</w:t>
      </w:r>
      <w:r>
        <w:tab/>
      </w:r>
      <w:r>
        <w:tab/>
        <w:t>PLÁSTICOS   DARMA</w:t>
      </w:r>
    </w:p>
    <w:p w:rsidR="00B05B27" w:rsidRDefault="00B05B27" w:rsidP="00B05B27">
      <w:r>
        <w:t>ATENCIÓN:</w:t>
      </w:r>
      <w:r>
        <w:tab/>
        <w:t>Sr. DARIO JARAMILLO</w:t>
      </w:r>
    </w:p>
    <w:p w:rsidR="00B05B27" w:rsidRDefault="00B05B27" w:rsidP="00B05B27"/>
    <w:p w:rsidR="00B05B27" w:rsidRDefault="00B05B27" w:rsidP="00B05B27">
      <w:r>
        <w:t>Apreciado Dn DARIO:</w:t>
      </w:r>
    </w:p>
    <w:p w:rsidR="00B05B27" w:rsidRDefault="00B05B27" w:rsidP="00B05B27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B05B27" w:rsidRDefault="00B05B27" w:rsidP="00B05B27"/>
    <w:p w:rsidR="00B05B27" w:rsidRDefault="00B05B27" w:rsidP="00B05B27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B05B27" w:rsidRDefault="00B05B27" w:rsidP="00B05B27"/>
    <w:p w:rsidR="00B05B27" w:rsidRDefault="00B05B27" w:rsidP="00B05B27">
      <w:r>
        <w:t>MATERIAL :</w:t>
      </w:r>
      <w:r>
        <w:tab/>
      </w:r>
      <w:r>
        <w:tab/>
        <w:t xml:space="preserve">Polietileno de Baja  densidad   </w:t>
      </w:r>
      <w:r>
        <w:rPr>
          <w:b/>
          <w:u w:val="single"/>
        </w:rPr>
        <w:t xml:space="preserve">Transparente </w:t>
      </w:r>
      <w:r>
        <w:t xml:space="preserve"> Tubular</w:t>
      </w:r>
    </w:p>
    <w:p w:rsidR="00B05B27" w:rsidRDefault="00B05B27" w:rsidP="00B05B27">
      <w:r>
        <w:t>MEDIDA:</w:t>
      </w:r>
      <w:r>
        <w:tab/>
      </w:r>
      <w:r>
        <w:tab/>
      </w:r>
      <w:r>
        <w:rPr>
          <w:b/>
        </w:rPr>
        <w:t>75</w:t>
      </w:r>
      <w:r>
        <w:t xml:space="preserve">   cms   </w:t>
      </w:r>
    </w:p>
    <w:p w:rsidR="00B05B27" w:rsidRDefault="00B05B27" w:rsidP="00B05B27">
      <w:r>
        <w:t>CALIBRE :</w:t>
      </w:r>
      <w:r>
        <w:tab/>
      </w:r>
      <w:r>
        <w:tab/>
      </w:r>
      <w:r w:rsidRPr="00BB33FF">
        <w:rPr>
          <w:b/>
        </w:rPr>
        <w:t>1.</w:t>
      </w:r>
      <w:r>
        <w:rPr>
          <w:b/>
        </w:rPr>
        <w:t>7</w:t>
      </w:r>
      <w:r>
        <w:t xml:space="preserve">   “</w:t>
      </w:r>
    </w:p>
    <w:p w:rsidR="00B05B27" w:rsidRDefault="00B05B27" w:rsidP="00B05B27">
      <w:r>
        <w:t>COLOR :</w:t>
      </w:r>
      <w:r>
        <w:tab/>
      </w:r>
      <w:r>
        <w:tab/>
        <w:t>Transparente</w:t>
      </w:r>
    </w:p>
    <w:p w:rsidR="00B05B27" w:rsidRPr="0007721A" w:rsidRDefault="00B05B27" w:rsidP="00B05B27">
      <w:r>
        <w:t xml:space="preserve">TRATADO : </w:t>
      </w:r>
      <w:r>
        <w:tab/>
      </w:r>
      <w:r>
        <w:tab/>
        <w:t>1  cara</w:t>
      </w:r>
    </w:p>
    <w:p w:rsidR="00B05B27" w:rsidRDefault="00B05B27" w:rsidP="00B05B27">
      <w:r>
        <w:t xml:space="preserve">CANTIDAD : </w:t>
      </w:r>
      <w:r>
        <w:tab/>
      </w:r>
      <w:r w:rsidRPr="00AD0457">
        <w:rPr>
          <w:b/>
        </w:rPr>
        <w:t>1</w:t>
      </w:r>
      <w:r>
        <w:rPr>
          <w:b/>
        </w:rPr>
        <w:t>6</w:t>
      </w:r>
      <w:r w:rsidRPr="00AD0457">
        <w:rPr>
          <w:b/>
        </w:rPr>
        <w:t>0</w:t>
      </w:r>
      <w:r>
        <w:t xml:space="preserve">    kg</w:t>
      </w:r>
    </w:p>
    <w:p w:rsidR="00B05B27" w:rsidRDefault="00B05B27" w:rsidP="00B05B27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 xml:space="preserve">2 (   rojo -  azul     ) </w:t>
      </w:r>
    </w:p>
    <w:p w:rsidR="00B05B27" w:rsidRDefault="00B05B27" w:rsidP="00B05B27">
      <w:r>
        <w:t xml:space="preserve">CARAS : </w:t>
      </w:r>
      <w:r>
        <w:tab/>
      </w:r>
      <w:r>
        <w:tab/>
        <w:t>1  ( 2  x  1  )</w:t>
      </w:r>
    </w:p>
    <w:p w:rsidR="00B05B27" w:rsidRDefault="009A33B6" w:rsidP="00B05B27">
      <w:r>
        <w:t xml:space="preserve">REPETICIÓN : </w:t>
      </w:r>
      <w:r>
        <w:tab/>
        <w:t>45</w:t>
      </w:r>
      <w:r w:rsidR="00B05B27">
        <w:t xml:space="preserve">   cms</w:t>
      </w:r>
    </w:p>
    <w:p w:rsidR="00B05B27" w:rsidRDefault="009A33B6" w:rsidP="00B05B27">
      <w:r>
        <w:t>RODILLO :</w:t>
      </w:r>
      <w:r>
        <w:tab/>
      </w:r>
      <w:r>
        <w:tab/>
        <w:t>45</w:t>
      </w:r>
    </w:p>
    <w:p w:rsidR="00B05B27" w:rsidRDefault="00B05B27" w:rsidP="00B05B27">
      <w:r>
        <w:t>BOLSA  :</w:t>
      </w:r>
      <w:r>
        <w:tab/>
      </w:r>
      <w:r>
        <w:tab/>
      </w:r>
      <w:r w:rsidR="009A33B6">
        <w:rPr>
          <w:b/>
        </w:rPr>
        <w:t>45</w:t>
      </w:r>
      <w:r w:rsidRPr="00912C7E">
        <w:rPr>
          <w:b/>
        </w:rPr>
        <w:t xml:space="preserve">  x</w:t>
      </w:r>
      <w:r>
        <w:rPr>
          <w:b/>
        </w:rPr>
        <w:t xml:space="preserve">  7</w:t>
      </w:r>
      <w:r w:rsidRPr="00336CAC">
        <w:rPr>
          <w:b/>
        </w:rPr>
        <w:t>0</w:t>
      </w:r>
      <w:r w:rsidR="009A33B6">
        <w:rPr>
          <w:b/>
        </w:rPr>
        <w:t xml:space="preserve"> + 10</w:t>
      </w:r>
      <w:r>
        <w:rPr>
          <w:b/>
        </w:rPr>
        <w:t xml:space="preserve"> </w:t>
      </w:r>
      <w:r w:rsidRPr="00336CAC">
        <w:rPr>
          <w:b/>
        </w:rPr>
        <w:t xml:space="preserve">   cm</w:t>
      </w:r>
      <w:r>
        <w:t xml:space="preserve">     de solapa interna</w:t>
      </w:r>
    </w:p>
    <w:p w:rsidR="00B05B27" w:rsidRDefault="00B05B27" w:rsidP="00B05B27">
      <w:r>
        <w:t>SELLADO .</w:t>
      </w:r>
      <w:r>
        <w:tab/>
      </w:r>
      <w:r>
        <w:tab/>
        <w:t>Lateral</w:t>
      </w:r>
    </w:p>
    <w:p w:rsidR="00B05B27" w:rsidRDefault="00B05B27" w:rsidP="00B05B27">
      <w:r>
        <w:t>REFERENCIA :</w:t>
      </w:r>
      <w:r>
        <w:tab/>
      </w:r>
      <w:r w:rsidRPr="00823B3E">
        <w:rPr>
          <w:b/>
        </w:rPr>
        <w:t>ALMOHADA</w:t>
      </w:r>
      <w:r>
        <w:rPr>
          <w:b/>
        </w:rPr>
        <w:t xml:space="preserve">  AMERICANA</w:t>
      </w:r>
    </w:p>
    <w:p w:rsidR="00B05B27" w:rsidRDefault="00B05B27" w:rsidP="00B05B27"/>
    <w:p w:rsidR="00B05B27" w:rsidRDefault="00B05B27" w:rsidP="00B05B27"/>
    <w:p w:rsidR="00B05B27" w:rsidRDefault="00B05B27" w:rsidP="00B05B27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>
        <w:rPr>
          <w:bCs/>
        </w:rPr>
        <w:t>Cyreles   en su planta</w:t>
      </w:r>
    </w:p>
    <w:p w:rsidR="00B05B27" w:rsidRDefault="00B05B27" w:rsidP="00B05B27">
      <w:r>
        <w:t xml:space="preserve">                   -   Anexo  Arte  para   alturas y Tonos.</w:t>
      </w:r>
    </w:p>
    <w:p w:rsidR="00C801CD" w:rsidRDefault="00B05B27" w:rsidP="00B05B27">
      <w:pPr>
        <w:rPr>
          <w:b/>
        </w:rPr>
      </w:pPr>
      <w:r>
        <w:tab/>
        <w:t xml:space="preserve">        -  </w:t>
      </w:r>
      <w:r w:rsidRPr="00B879F4">
        <w:rPr>
          <w:b/>
        </w:rPr>
        <w:t>SE  APRUEBA  IMPRESIÓN</w:t>
      </w:r>
    </w:p>
    <w:p w:rsidR="00B05B27" w:rsidRDefault="00B05B27" w:rsidP="00B05B27">
      <w:pPr>
        <w:rPr>
          <w:b/>
        </w:rPr>
      </w:pPr>
      <w:r>
        <w:tab/>
        <w:t xml:space="preserve">        </w:t>
      </w: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B05B27" w:rsidRDefault="00B05B27" w:rsidP="00B05B27">
      <w:pPr>
        <w:rPr>
          <w:b/>
        </w:rPr>
      </w:pPr>
      <w:r>
        <w:rPr>
          <w:b/>
        </w:rPr>
        <w:tab/>
        <w:t xml:space="preserve">        -  EL MATERIAL  LO ENVIA  P.U .</w:t>
      </w:r>
    </w:p>
    <w:p w:rsidR="00C801CD" w:rsidRPr="0066704D" w:rsidRDefault="00C801CD" w:rsidP="00B05B27">
      <w:pPr>
        <w:rPr>
          <w:b/>
          <w:u w:val="single"/>
        </w:rPr>
      </w:pPr>
    </w:p>
    <w:p w:rsidR="00B05B27" w:rsidRPr="00C801CD" w:rsidRDefault="00C801CD" w:rsidP="00C801CD">
      <w:pPr>
        <w:pStyle w:val="Prrafodelista"/>
        <w:numPr>
          <w:ilvl w:val="0"/>
          <w:numId w:val="2"/>
        </w:numPr>
        <w:rPr>
          <w:b/>
        </w:rPr>
      </w:pPr>
      <w:r>
        <w:rPr>
          <w:b/>
        </w:rPr>
        <w:t>OJO  RODILLO   45</w:t>
      </w:r>
    </w:p>
    <w:p w:rsidR="00B05B27" w:rsidRDefault="00B05B27" w:rsidP="00B05B27">
      <w:r>
        <w:tab/>
      </w:r>
    </w:p>
    <w:p w:rsidR="00B05B27" w:rsidRDefault="00B05B27" w:rsidP="00B05B27">
      <w:r>
        <w:tab/>
      </w:r>
    </w:p>
    <w:p w:rsidR="00B05B27" w:rsidRDefault="00B05B27" w:rsidP="00B05B27">
      <w:r>
        <w:t>Agradezco la atención y colaboración prestada.</w:t>
      </w:r>
    </w:p>
    <w:p w:rsidR="00B05B27" w:rsidRDefault="00B05B27" w:rsidP="00B05B27"/>
    <w:p w:rsidR="00B05B27" w:rsidRDefault="00B05B27" w:rsidP="00B05B27"/>
    <w:p w:rsidR="00B05B27" w:rsidRDefault="00B05B27" w:rsidP="00B05B27">
      <w:r>
        <w:t>Cordialmente</w:t>
      </w:r>
    </w:p>
    <w:p w:rsidR="00B05B27" w:rsidRDefault="00B05B27" w:rsidP="00B05B27"/>
    <w:p w:rsidR="00B05B27" w:rsidRDefault="00B05B27" w:rsidP="00B05B27"/>
    <w:p w:rsidR="00B05B27" w:rsidRDefault="00B05B27" w:rsidP="00B05B27">
      <w:r>
        <w:t>RICARDO CASAS ZAPATA</w:t>
      </w:r>
    </w:p>
    <w:p w:rsidR="00B05B27" w:rsidRDefault="00B05B27" w:rsidP="00B05B27">
      <w:r>
        <w:t>Director.</w:t>
      </w:r>
    </w:p>
    <w:p w:rsidR="00B05B27" w:rsidRDefault="00B05B27" w:rsidP="0042659C">
      <w:pPr>
        <w:rPr>
          <w:b/>
        </w:rPr>
      </w:pPr>
    </w:p>
    <w:p w:rsidR="00FB2254" w:rsidRDefault="00FB2254" w:rsidP="0042659C">
      <w:pPr>
        <w:rPr>
          <w:b/>
        </w:rPr>
      </w:pPr>
    </w:p>
    <w:p w:rsidR="00FB2254" w:rsidRDefault="00FB2254" w:rsidP="0042659C">
      <w:pPr>
        <w:rPr>
          <w:b/>
        </w:rPr>
      </w:pPr>
    </w:p>
    <w:p w:rsidR="00FB2254" w:rsidRDefault="00FB2254" w:rsidP="00FB2254">
      <w:pPr>
        <w:rPr>
          <w:b/>
        </w:rPr>
      </w:pPr>
    </w:p>
    <w:p w:rsidR="00FB2254" w:rsidRDefault="00FB2254" w:rsidP="00FB2254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FB2254" w:rsidRDefault="00FB2254" w:rsidP="00FB2254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FB2254" w:rsidRDefault="00FB2254" w:rsidP="00FB2254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– 144 </w:t>
      </w:r>
    </w:p>
    <w:p w:rsidR="00FB2254" w:rsidRDefault="00FB2254" w:rsidP="00FB2254">
      <w:pPr>
        <w:rPr>
          <w:b/>
          <w:bCs/>
          <w:sz w:val="20"/>
        </w:rPr>
      </w:pPr>
      <w:r>
        <w:rPr>
          <w:b/>
          <w:bCs/>
          <w:sz w:val="20"/>
        </w:rPr>
        <w:t xml:space="preserve">TEL:   4 44 46 64  ITAGUI                                      </w:t>
      </w:r>
    </w:p>
    <w:p w:rsidR="00FB2254" w:rsidRDefault="00FB2254" w:rsidP="00FB2254"/>
    <w:p w:rsidR="00FB2254" w:rsidRDefault="00FB2254" w:rsidP="00FB2254"/>
    <w:p w:rsidR="00FB2254" w:rsidRDefault="00FB2254" w:rsidP="00FB2254">
      <w:pPr>
        <w:pStyle w:val="Ttulo1"/>
      </w:pPr>
      <w:r>
        <w:t>ORDEN DE TRABAJO     N°      08216</w:t>
      </w:r>
    </w:p>
    <w:p w:rsidR="00FB2254" w:rsidRPr="00370A8E" w:rsidRDefault="00FB2254" w:rsidP="00FB2254"/>
    <w:p w:rsidR="00FB2254" w:rsidRDefault="00FB2254" w:rsidP="00FB2254">
      <w:r>
        <w:t>FECHA:</w:t>
      </w:r>
      <w:r>
        <w:tab/>
        <w:t>Medellín, Marzo   26   de  2011</w:t>
      </w:r>
    </w:p>
    <w:p w:rsidR="00FB2254" w:rsidRDefault="00FB2254" w:rsidP="00FB2254">
      <w:r>
        <w:t>PARA:</w:t>
      </w:r>
      <w:r>
        <w:tab/>
      </w:r>
      <w:r>
        <w:tab/>
        <w:t>PLÁSTICOS DARMA</w:t>
      </w:r>
    </w:p>
    <w:p w:rsidR="00FB2254" w:rsidRDefault="00FB2254" w:rsidP="00FB2254">
      <w:r>
        <w:t>ATENCIÓN:</w:t>
      </w:r>
      <w:r>
        <w:tab/>
        <w:t>Sr. Darío Jaramillo</w:t>
      </w:r>
    </w:p>
    <w:p w:rsidR="00FB2254" w:rsidRDefault="00FB2254" w:rsidP="00FB2254">
      <w:r>
        <w:tab/>
      </w:r>
      <w:r>
        <w:tab/>
        <w:t>Gerente.</w:t>
      </w:r>
    </w:p>
    <w:p w:rsidR="00FB2254" w:rsidRDefault="00FB2254" w:rsidP="00FB2254"/>
    <w:p w:rsidR="00FB2254" w:rsidRDefault="00FB2254" w:rsidP="00FB2254"/>
    <w:p w:rsidR="00FB2254" w:rsidRDefault="00FB2254" w:rsidP="00FB2254">
      <w:r>
        <w:t>Apreciado Don Darío:</w:t>
      </w:r>
    </w:p>
    <w:p w:rsidR="00FB2254" w:rsidRDefault="00FB2254" w:rsidP="00FB2254"/>
    <w:p w:rsidR="00FB2254" w:rsidRDefault="00FB2254" w:rsidP="00FB2254">
      <w:r>
        <w:t>Con la presente estamos solicitando el siguiente material:</w:t>
      </w:r>
    </w:p>
    <w:p w:rsidR="00FB2254" w:rsidRDefault="00FB2254" w:rsidP="00FB2254"/>
    <w:p w:rsidR="00FB2254" w:rsidRDefault="00FB2254" w:rsidP="00FB2254">
      <w:pPr>
        <w:rPr>
          <w:b/>
          <w:bCs/>
          <w:u w:val="single"/>
        </w:rPr>
      </w:pPr>
      <w:r>
        <w:rPr>
          <w:b/>
          <w:bCs/>
          <w:u w:val="single"/>
        </w:rPr>
        <w:t>IMPRESIÓN  :</w:t>
      </w:r>
    </w:p>
    <w:p w:rsidR="00FB2254" w:rsidRDefault="00FB2254" w:rsidP="00FB2254"/>
    <w:p w:rsidR="00FB2254" w:rsidRDefault="00FB2254" w:rsidP="00FB2254">
      <w:r>
        <w:t>MATERIAL:</w:t>
      </w:r>
      <w:r>
        <w:tab/>
      </w:r>
      <w:r>
        <w:tab/>
        <w:t xml:space="preserve">P.P  Tubular   de    </w:t>
      </w:r>
      <w:r w:rsidRPr="000D6B93">
        <w:rPr>
          <w:b/>
        </w:rPr>
        <w:t xml:space="preserve">35  </w:t>
      </w:r>
      <w:r>
        <w:t xml:space="preserve">  Cms.</w:t>
      </w:r>
    </w:p>
    <w:p w:rsidR="00FB2254" w:rsidRDefault="00FB2254" w:rsidP="00FB2254">
      <w:r>
        <w:t>CALIBRE:</w:t>
      </w:r>
      <w:r>
        <w:tab/>
      </w:r>
      <w:r>
        <w:tab/>
      </w:r>
      <w:smartTag w:uri="urn:schemas-microsoft-com:office:smarttags" w:element="metricconverter">
        <w:smartTagPr>
          <w:attr w:name="ProductID" w:val="1.5 ”"/>
        </w:smartTagPr>
        <w:r>
          <w:t>1.5 ”</w:t>
        </w:r>
      </w:smartTag>
    </w:p>
    <w:p w:rsidR="00FB2254" w:rsidRDefault="00FB2254" w:rsidP="00FB2254">
      <w:r>
        <w:t>CANTIDAD:</w:t>
      </w:r>
      <w:r>
        <w:tab/>
      </w:r>
      <w:r>
        <w:tab/>
        <w:t>150  kg</w:t>
      </w:r>
    </w:p>
    <w:p w:rsidR="00FB2254" w:rsidRDefault="00FB2254" w:rsidP="00FB2254">
      <w:r>
        <w:t>REFERENCIA:</w:t>
      </w:r>
      <w:r>
        <w:tab/>
      </w:r>
      <w:r>
        <w:rPr>
          <w:b/>
        </w:rPr>
        <w:t xml:space="preserve">PAN  SUIZO </w:t>
      </w:r>
      <w:r w:rsidRPr="00201420">
        <w:rPr>
          <w:b/>
        </w:rPr>
        <w:t xml:space="preserve">  EL JARDIN</w:t>
      </w:r>
    </w:p>
    <w:p w:rsidR="00FB2254" w:rsidRDefault="00FB2254" w:rsidP="00FB2254">
      <w:r>
        <w:t>REPETICIÓN:</w:t>
      </w:r>
      <w:r>
        <w:tab/>
        <w:t>30 Cms.</w:t>
      </w:r>
    </w:p>
    <w:p w:rsidR="00FB2254" w:rsidRPr="009F7AE4" w:rsidRDefault="00FB2254" w:rsidP="00FB2254">
      <w:pPr>
        <w:rPr>
          <w:b/>
        </w:rPr>
      </w:pPr>
      <w:r>
        <w:t xml:space="preserve">RODILLO  :               </w:t>
      </w:r>
      <w:r w:rsidRPr="009F7AE4">
        <w:rPr>
          <w:b/>
        </w:rPr>
        <w:t>30</w:t>
      </w:r>
    </w:p>
    <w:p w:rsidR="00FB2254" w:rsidRDefault="00FB2254" w:rsidP="00FB2254">
      <w:r>
        <w:t>IMPRESIÓN:</w:t>
      </w:r>
      <w:r>
        <w:tab/>
      </w:r>
      <w:r>
        <w:tab/>
        <w:t xml:space="preserve">2  Caras  </w:t>
      </w:r>
    </w:p>
    <w:p w:rsidR="00FB2254" w:rsidRDefault="00FB2254" w:rsidP="00FB2254">
      <w:r>
        <w:t>COLORES:</w:t>
      </w:r>
      <w:r>
        <w:tab/>
      </w:r>
      <w:r>
        <w:tab/>
        <w:t>4 según muestra.</w:t>
      </w:r>
    </w:p>
    <w:p w:rsidR="00FB2254" w:rsidRDefault="00FB2254" w:rsidP="00FB2254">
      <w:r>
        <w:t>BOLSA:</w:t>
      </w:r>
      <w:r>
        <w:tab/>
      </w:r>
      <w:r>
        <w:tab/>
      </w:r>
      <w:r w:rsidRPr="00CD0BF9">
        <w:rPr>
          <w:b/>
        </w:rPr>
        <w:t xml:space="preserve">30  x  32 + </w:t>
      </w:r>
      <w:smartTag w:uri="urn:schemas-microsoft-com:office:smarttags" w:element="metricconverter">
        <w:smartTagPr>
          <w:attr w:name="ProductID" w:val="3 cm"/>
        </w:smartTagPr>
        <w:r w:rsidRPr="00CD0BF9">
          <w:rPr>
            <w:b/>
          </w:rPr>
          <w:t>3 cm</w:t>
        </w:r>
      </w:smartTag>
      <w:r w:rsidRPr="00CD0BF9">
        <w:rPr>
          <w:b/>
        </w:rPr>
        <w:t xml:space="preserve">  FF</w:t>
      </w:r>
      <w:r>
        <w:t xml:space="preserve"> </w:t>
      </w:r>
    </w:p>
    <w:p w:rsidR="00FB2254" w:rsidRDefault="00FB2254" w:rsidP="00FB2254"/>
    <w:p w:rsidR="00FB2254" w:rsidRDefault="00FB2254" w:rsidP="00FB2254"/>
    <w:p w:rsidR="00FB2254" w:rsidRDefault="00FB2254" w:rsidP="00FB2254">
      <w:r>
        <w:rPr>
          <w:b/>
          <w:bCs/>
          <w:u w:val="single"/>
        </w:rPr>
        <w:t>NOTA:</w:t>
      </w:r>
      <w:r>
        <w:t xml:space="preserve">  </w:t>
      </w:r>
      <w:r>
        <w:tab/>
        <w:t>- Se  envía muestra física para los tonos de impresión.</w:t>
      </w:r>
    </w:p>
    <w:p w:rsidR="00FB2254" w:rsidRDefault="00FB2254" w:rsidP="00FB2254">
      <w:pPr>
        <w:numPr>
          <w:ilvl w:val="0"/>
          <w:numId w:val="2"/>
        </w:numPr>
      </w:pPr>
      <w:r>
        <w:t xml:space="preserve">Se envía  </w:t>
      </w:r>
      <w:r>
        <w:rPr>
          <w:b/>
          <w:u w:val="single"/>
        </w:rPr>
        <w:t xml:space="preserve">TUBULAR DE 35  CM </w:t>
      </w:r>
    </w:p>
    <w:p w:rsidR="00FB2254" w:rsidRDefault="00FB2254" w:rsidP="00FB2254">
      <w:pPr>
        <w:numPr>
          <w:ilvl w:val="0"/>
          <w:numId w:val="2"/>
        </w:numPr>
      </w:pPr>
      <w:r>
        <w:t>Cyreles   en su planta</w:t>
      </w:r>
    </w:p>
    <w:p w:rsidR="00FB2254" w:rsidRDefault="00FB2254" w:rsidP="00FB2254">
      <w:pPr>
        <w:numPr>
          <w:ilvl w:val="0"/>
          <w:numId w:val="2"/>
        </w:numPr>
        <w:rPr>
          <w:b/>
        </w:rPr>
      </w:pPr>
      <w:r w:rsidRPr="00D369EA">
        <w:rPr>
          <w:b/>
        </w:rPr>
        <w:t>MONTAR  EN  RODILLO   30</w:t>
      </w:r>
    </w:p>
    <w:p w:rsidR="00FB2254" w:rsidRPr="00CD0BF9" w:rsidRDefault="00FB2254" w:rsidP="00FB2254">
      <w:pPr>
        <w:rPr>
          <w:b/>
          <w:sz w:val="28"/>
          <w:szCs w:val="28"/>
        </w:rPr>
      </w:pPr>
    </w:p>
    <w:p w:rsidR="00FB2254" w:rsidRDefault="00FB2254" w:rsidP="00FB2254"/>
    <w:p w:rsidR="00FB2254" w:rsidRDefault="00FB2254" w:rsidP="00FB2254"/>
    <w:p w:rsidR="00FB2254" w:rsidRDefault="00FB2254" w:rsidP="00FB2254">
      <w:r>
        <w:t>Agradezco la atención y colaboración prestada.</w:t>
      </w:r>
    </w:p>
    <w:p w:rsidR="00FB2254" w:rsidRDefault="00FB2254" w:rsidP="00FB2254"/>
    <w:p w:rsidR="00FB2254" w:rsidRDefault="00FB2254" w:rsidP="00FB2254"/>
    <w:p w:rsidR="00FB2254" w:rsidRDefault="00FB2254" w:rsidP="00FB2254">
      <w:r>
        <w:t>Cordialmente,</w:t>
      </w:r>
    </w:p>
    <w:p w:rsidR="00FB2254" w:rsidRDefault="00FB2254" w:rsidP="00FB2254"/>
    <w:p w:rsidR="00FB2254" w:rsidRDefault="00FB2254" w:rsidP="00FB2254"/>
    <w:p w:rsidR="00FB2254" w:rsidRDefault="00FB2254" w:rsidP="00FB2254"/>
    <w:p w:rsidR="00FB2254" w:rsidRDefault="00FB2254" w:rsidP="00FB2254">
      <w:r>
        <w:t>RICARDO CASAS ZAPATA</w:t>
      </w:r>
    </w:p>
    <w:p w:rsidR="00FB2254" w:rsidRDefault="00FB2254" w:rsidP="00FB2254">
      <w:r>
        <w:t>Director.</w:t>
      </w:r>
    </w:p>
    <w:p w:rsidR="00FB2254" w:rsidRDefault="00FB2254" w:rsidP="00FB2254">
      <w:pPr>
        <w:rPr>
          <w:b/>
        </w:rPr>
      </w:pPr>
    </w:p>
    <w:p w:rsidR="00FB2254" w:rsidRDefault="00FB2254" w:rsidP="0042659C">
      <w:pPr>
        <w:rPr>
          <w:b/>
        </w:rPr>
      </w:pPr>
    </w:p>
    <w:p w:rsidR="009F5726" w:rsidRDefault="009F5726" w:rsidP="0042659C">
      <w:pPr>
        <w:rPr>
          <w:b/>
        </w:rPr>
      </w:pPr>
    </w:p>
    <w:p w:rsidR="009F5726" w:rsidRDefault="009F5726" w:rsidP="009F5726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9F5726" w:rsidRDefault="009F5726" w:rsidP="009F5726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9F5726" w:rsidRDefault="009F5726" w:rsidP="009F5726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9F5726" w:rsidRDefault="009F5726" w:rsidP="009F5726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9F5726" w:rsidRDefault="009F5726" w:rsidP="009F5726">
      <w:pPr>
        <w:pStyle w:val="Ttulo1"/>
      </w:pPr>
    </w:p>
    <w:p w:rsidR="009F5726" w:rsidRDefault="009F5726" w:rsidP="009F5726">
      <w:pPr>
        <w:pStyle w:val="Ttulo1"/>
      </w:pPr>
      <w:r>
        <w:t>ORDEN DE TRABAJO     N°      08214</w:t>
      </w:r>
    </w:p>
    <w:p w:rsidR="009F5726" w:rsidRDefault="009F5726" w:rsidP="009F5726"/>
    <w:p w:rsidR="009F5726" w:rsidRDefault="009F5726" w:rsidP="009F5726">
      <w:r>
        <w:t>FECHA:</w:t>
      </w:r>
      <w:r>
        <w:tab/>
        <w:t>Medellín,  Marzo   26   de  2011</w:t>
      </w:r>
    </w:p>
    <w:p w:rsidR="009F5726" w:rsidRDefault="009F5726" w:rsidP="009F5726">
      <w:r>
        <w:t>PARA:</w:t>
      </w:r>
      <w:r>
        <w:tab/>
      </w:r>
      <w:r>
        <w:tab/>
        <w:t>PLÁSTICOS DARMA</w:t>
      </w:r>
    </w:p>
    <w:p w:rsidR="009F5726" w:rsidRDefault="009F5726" w:rsidP="009F5726">
      <w:r>
        <w:t>ATENCIÓN:</w:t>
      </w:r>
      <w:r>
        <w:tab/>
        <w:t>Sr. Darío Jaramillo</w:t>
      </w:r>
    </w:p>
    <w:p w:rsidR="009F5726" w:rsidRDefault="009F5726" w:rsidP="009F5726">
      <w:r>
        <w:tab/>
      </w:r>
      <w:r>
        <w:tab/>
        <w:t>Gerente.</w:t>
      </w:r>
    </w:p>
    <w:p w:rsidR="009F5726" w:rsidRDefault="009F5726" w:rsidP="009F5726"/>
    <w:p w:rsidR="009F5726" w:rsidRDefault="009F5726" w:rsidP="009F5726">
      <w:r>
        <w:t>Apreciado Don Darío:</w:t>
      </w:r>
    </w:p>
    <w:p w:rsidR="009F5726" w:rsidRDefault="009F5726" w:rsidP="009F5726"/>
    <w:p w:rsidR="009F5726" w:rsidRDefault="009F5726" w:rsidP="009F5726">
      <w:r>
        <w:t>Con la presente estamos solicitando el siguiente Material   :</w:t>
      </w:r>
    </w:p>
    <w:p w:rsidR="009F5726" w:rsidRDefault="009F5726" w:rsidP="009F5726"/>
    <w:p w:rsidR="009F5726" w:rsidRDefault="009F5726" w:rsidP="009F5726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9F5726" w:rsidRDefault="009F5726" w:rsidP="009F5726">
      <w:pPr>
        <w:rPr>
          <w:b/>
          <w:bCs/>
          <w:u w:val="single"/>
        </w:rPr>
      </w:pPr>
    </w:p>
    <w:p w:rsidR="009F5726" w:rsidRDefault="009F5726" w:rsidP="009F5726">
      <w:r>
        <w:t>MATERIAL:</w:t>
      </w:r>
      <w:r>
        <w:tab/>
      </w:r>
      <w:r>
        <w:tab/>
        <w:t>Polietileno  Baja  Densidad  Tubular.</w:t>
      </w:r>
    </w:p>
    <w:p w:rsidR="009F5726" w:rsidRDefault="009F5726" w:rsidP="009F5726">
      <w:r>
        <w:t>MEDIDA:</w:t>
      </w:r>
      <w:r>
        <w:tab/>
      </w:r>
      <w:r>
        <w:tab/>
      </w:r>
      <w:r>
        <w:rPr>
          <w:b/>
        </w:rPr>
        <w:t xml:space="preserve">58 </w:t>
      </w:r>
      <w:r w:rsidRPr="00657B35">
        <w:rPr>
          <w:b/>
        </w:rPr>
        <w:t xml:space="preserve">  Cms</w:t>
      </w:r>
      <w:r>
        <w:t>.</w:t>
      </w:r>
    </w:p>
    <w:p w:rsidR="009F5726" w:rsidRPr="005660D5" w:rsidRDefault="009F5726" w:rsidP="009F5726">
      <w:pPr>
        <w:rPr>
          <w:b/>
          <w:bCs/>
        </w:rPr>
      </w:pPr>
      <w:r>
        <w:t>CALIBRE:</w:t>
      </w:r>
      <w:r>
        <w:tab/>
      </w:r>
      <w:r>
        <w:tab/>
        <w:t>3.4</w:t>
      </w:r>
      <w:r w:rsidRPr="005660D5">
        <w:rPr>
          <w:b/>
        </w:rPr>
        <w:t xml:space="preserve"> </w:t>
      </w:r>
      <w:r w:rsidRPr="005660D5">
        <w:rPr>
          <w:b/>
          <w:bCs/>
        </w:rPr>
        <w:t xml:space="preserve">  ”</w:t>
      </w:r>
    </w:p>
    <w:p w:rsidR="009F5726" w:rsidRDefault="00D45F73" w:rsidP="009F5726">
      <w:r>
        <w:t>COLOR:</w:t>
      </w:r>
      <w:r>
        <w:tab/>
      </w:r>
      <w:r>
        <w:tab/>
        <w:t>Tpte</w:t>
      </w:r>
      <w:r w:rsidR="009F5726">
        <w:t xml:space="preserve">  </w:t>
      </w:r>
    </w:p>
    <w:p w:rsidR="009F5726" w:rsidRDefault="009F5726" w:rsidP="009F5726">
      <w:r>
        <w:t>TRATADO:</w:t>
      </w:r>
      <w:r>
        <w:tab/>
      </w:r>
      <w:r>
        <w:tab/>
        <w:t>2   Caras.</w:t>
      </w:r>
    </w:p>
    <w:p w:rsidR="009F5726" w:rsidRDefault="009F5726" w:rsidP="009F5726">
      <w:r>
        <w:t>CANTIDAD:</w:t>
      </w:r>
      <w:r>
        <w:tab/>
      </w:r>
      <w:r>
        <w:tab/>
      </w:r>
      <w:r w:rsidR="005B7825">
        <w:rPr>
          <w:b/>
        </w:rPr>
        <w:t>750</w:t>
      </w:r>
      <w:r>
        <w:rPr>
          <w:b/>
        </w:rPr>
        <w:t xml:space="preserve"> </w:t>
      </w:r>
      <w:r>
        <w:t xml:space="preserve">   Kg.</w:t>
      </w:r>
    </w:p>
    <w:p w:rsidR="009F5726" w:rsidRDefault="009F5726" w:rsidP="009F5726">
      <w:r>
        <w:t>REFERENCIA:</w:t>
      </w:r>
      <w:r>
        <w:tab/>
      </w:r>
      <w:r>
        <w:rPr>
          <w:b/>
        </w:rPr>
        <w:t>REVIEW   GRANDE</w:t>
      </w:r>
      <w:r w:rsidR="00EF510E">
        <w:rPr>
          <w:b/>
        </w:rPr>
        <w:t xml:space="preserve"> NUEVA IMAGEN</w:t>
      </w:r>
    </w:p>
    <w:p w:rsidR="009F5726" w:rsidRDefault="00CE2138" w:rsidP="009F5726">
      <w:r>
        <w:t>COLORES:</w:t>
      </w:r>
      <w:r>
        <w:tab/>
      </w:r>
      <w:r>
        <w:tab/>
        <w:t xml:space="preserve">1    </w:t>
      </w:r>
    </w:p>
    <w:p w:rsidR="009F5726" w:rsidRDefault="009F5726" w:rsidP="009F5726">
      <w:r>
        <w:t>CARAS:</w:t>
      </w:r>
      <w:r>
        <w:tab/>
      </w:r>
      <w:r>
        <w:tab/>
        <w:t>2</w:t>
      </w:r>
    </w:p>
    <w:p w:rsidR="009F5726" w:rsidRDefault="009F5726" w:rsidP="009F5726">
      <w:r>
        <w:t>REPETICIÓN:</w:t>
      </w:r>
      <w:r>
        <w:tab/>
        <w:t>40</w:t>
      </w:r>
    </w:p>
    <w:p w:rsidR="009F5726" w:rsidRDefault="009F5726" w:rsidP="009F5726">
      <w:r>
        <w:t>RODILLO:</w:t>
      </w:r>
      <w:r>
        <w:tab/>
      </w:r>
      <w:r>
        <w:tab/>
        <w:t>40</w:t>
      </w:r>
    </w:p>
    <w:p w:rsidR="009F5726" w:rsidRPr="003B158B" w:rsidRDefault="009F5726" w:rsidP="009F5726">
      <w:pPr>
        <w:rPr>
          <w:b/>
        </w:rPr>
      </w:pPr>
      <w:r>
        <w:t>BOLSA:</w:t>
      </w:r>
      <w:r>
        <w:tab/>
      </w:r>
      <w:r>
        <w:tab/>
      </w:r>
      <w:r>
        <w:rPr>
          <w:b/>
        </w:rPr>
        <w:t xml:space="preserve">40   x  45 + 7 + 6  </w:t>
      </w:r>
      <w:r w:rsidRPr="003B158B">
        <w:rPr>
          <w:b/>
        </w:rPr>
        <w:t xml:space="preserve">  cms</w:t>
      </w:r>
      <w:r>
        <w:rPr>
          <w:b/>
        </w:rPr>
        <w:t xml:space="preserve">   tira  plástica</w:t>
      </w:r>
    </w:p>
    <w:p w:rsidR="009F5726" w:rsidRDefault="009F5726" w:rsidP="009F5726">
      <w:r>
        <w:t>SELLADO:</w:t>
      </w:r>
      <w:r>
        <w:tab/>
      </w:r>
      <w:r>
        <w:tab/>
        <w:t>Lateral</w:t>
      </w:r>
    </w:p>
    <w:p w:rsidR="009F5726" w:rsidRDefault="009F5726" w:rsidP="009F5726"/>
    <w:p w:rsidR="009F5726" w:rsidRDefault="009F5726" w:rsidP="009F5726"/>
    <w:p w:rsidR="009F5726" w:rsidRDefault="009F5726" w:rsidP="009F5726">
      <w:r>
        <w:rPr>
          <w:b/>
          <w:bCs/>
          <w:u w:val="single"/>
        </w:rPr>
        <w:t>NOTA:</w:t>
      </w:r>
      <w:r w:rsidR="00CE2138">
        <w:t xml:space="preserve">  * Los cyreles   LOS ENVIA  GRAFIFLEX</w:t>
      </w:r>
    </w:p>
    <w:p w:rsidR="009F5726" w:rsidRDefault="009F5726" w:rsidP="009F5726">
      <w:pPr>
        <w:numPr>
          <w:ilvl w:val="0"/>
          <w:numId w:val="1"/>
        </w:numPr>
      </w:pPr>
      <w:r>
        <w:t xml:space="preserve">Se envía plano para tonos y  alturas </w:t>
      </w:r>
    </w:p>
    <w:p w:rsidR="009F5726" w:rsidRDefault="009F5726" w:rsidP="009F5726">
      <w:pPr>
        <w:numPr>
          <w:ilvl w:val="0"/>
          <w:numId w:val="1"/>
        </w:numPr>
        <w:ind w:left="885"/>
      </w:pPr>
      <w:r>
        <w:t>SE  APRUEBA IMPRESION</w:t>
      </w:r>
    </w:p>
    <w:p w:rsidR="009F5726" w:rsidRPr="00315AED" w:rsidRDefault="009F5726" w:rsidP="009F5726">
      <w:pPr>
        <w:ind w:left="1245"/>
      </w:pPr>
    </w:p>
    <w:p w:rsidR="009F5726" w:rsidRDefault="009F5726" w:rsidP="009F5726">
      <w:pPr>
        <w:ind w:left="885"/>
      </w:pPr>
    </w:p>
    <w:p w:rsidR="009F5726" w:rsidRPr="0098114D" w:rsidRDefault="009F5726" w:rsidP="009F5726">
      <w:pPr>
        <w:rPr>
          <w:b/>
          <w:u w:val="single"/>
        </w:rPr>
      </w:pPr>
    </w:p>
    <w:p w:rsidR="009F5726" w:rsidRDefault="009F5726" w:rsidP="009F5726">
      <w:r>
        <w:t>Agradezco la atención y colaboración prestada.</w:t>
      </w:r>
    </w:p>
    <w:p w:rsidR="009F5726" w:rsidRDefault="009F5726" w:rsidP="009F5726"/>
    <w:p w:rsidR="009F5726" w:rsidRDefault="009F5726" w:rsidP="009F5726"/>
    <w:p w:rsidR="009F5726" w:rsidRDefault="009F5726" w:rsidP="009F5726">
      <w:r>
        <w:t>Cordialmente,</w:t>
      </w:r>
    </w:p>
    <w:p w:rsidR="009F5726" w:rsidRDefault="009F5726" w:rsidP="009F5726"/>
    <w:p w:rsidR="009F5726" w:rsidRDefault="009F5726" w:rsidP="009F5726"/>
    <w:p w:rsidR="009F5726" w:rsidRDefault="009F5726" w:rsidP="009F5726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9F5726" w:rsidRDefault="009F5726" w:rsidP="009F5726">
      <w:pPr>
        <w:tabs>
          <w:tab w:val="left" w:pos="1980"/>
        </w:tabs>
      </w:pPr>
      <w:r>
        <w:t>Director.</w:t>
      </w:r>
    </w:p>
    <w:p w:rsidR="009F5726" w:rsidRDefault="009F5726" w:rsidP="009F5726"/>
    <w:p w:rsidR="009F5726" w:rsidRDefault="009F5726" w:rsidP="0042659C">
      <w:pPr>
        <w:rPr>
          <w:b/>
        </w:rPr>
      </w:pPr>
    </w:p>
    <w:p w:rsidR="005B7825" w:rsidRDefault="005B7825" w:rsidP="0042659C">
      <w:pPr>
        <w:rPr>
          <w:b/>
        </w:rPr>
      </w:pPr>
    </w:p>
    <w:p w:rsidR="005B7825" w:rsidRDefault="005B7825" w:rsidP="005B7825">
      <w:pPr>
        <w:rPr>
          <w:b/>
        </w:rPr>
      </w:pPr>
    </w:p>
    <w:p w:rsidR="005B7825" w:rsidRDefault="005B7825" w:rsidP="005B7825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5B7825" w:rsidRDefault="005B7825" w:rsidP="005B7825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5B7825" w:rsidRDefault="005B7825" w:rsidP="005B7825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5B7825" w:rsidRDefault="005B7825" w:rsidP="005B7825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5B7825" w:rsidRDefault="005B7825" w:rsidP="005B7825">
      <w:pPr>
        <w:pStyle w:val="Ttulo1"/>
      </w:pPr>
    </w:p>
    <w:p w:rsidR="005B7825" w:rsidRDefault="005B7825" w:rsidP="005B7825">
      <w:pPr>
        <w:pStyle w:val="Ttulo1"/>
      </w:pPr>
      <w:r>
        <w:t>ORDEN DE TRABAJO     N°      08215</w:t>
      </w:r>
    </w:p>
    <w:p w:rsidR="005B7825" w:rsidRDefault="005B7825" w:rsidP="005B7825"/>
    <w:p w:rsidR="005B7825" w:rsidRDefault="005B7825" w:rsidP="005B7825">
      <w:r>
        <w:t>FECHA:</w:t>
      </w:r>
      <w:r>
        <w:tab/>
        <w:t>Medellín, Marzo    26    de  2011</w:t>
      </w:r>
    </w:p>
    <w:p w:rsidR="005B7825" w:rsidRDefault="005B7825" w:rsidP="005B7825">
      <w:r>
        <w:t>PARA:</w:t>
      </w:r>
      <w:r>
        <w:tab/>
      </w:r>
      <w:r>
        <w:tab/>
        <w:t>PLÁSTICOS DARMA</w:t>
      </w:r>
    </w:p>
    <w:p w:rsidR="005B7825" w:rsidRDefault="005B7825" w:rsidP="005B7825">
      <w:r>
        <w:t>ATENCIÓN:</w:t>
      </w:r>
      <w:r>
        <w:tab/>
        <w:t>Sr. Darío Jaramillo</w:t>
      </w:r>
    </w:p>
    <w:p w:rsidR="005B7825" w:rsidRDefault="005B7825" w:rsidP="005B7825">
      <w:r>
        <w:tab/>
      </w:r>
      <w:r>
        <w:tab/>
        <w:t>Gerente.</w:t>
      </w:r>
    </w:p>
    <w:p w:rsidR="005B7825" w:rsidRDefault="005B7825" w:rsidP="005B7825"/>
    <w:p w:rsidR="005B7825" w:rsidRDefault="005B7825" w:rsidP="005B7825">
      <w:r>
        <w:t>Apreciado Don Darío:</w:t>
      </w:r>
    </w:p>
    <w:p w:rsidR="005B7825" w:rsidRDefault="005B7825" w:rsidP="005B7825"/>
    <w:p w:rsidR="005B7825" w:rsidRDefault="005B7825" w:rsidP="005B7825">
      <w:r>
        <w:t>Con la presente estamos solicitando el siguiente Material   :</w:t>
      </w:r>
    </w:p>
    <w:p w:rsidR="005B7825" w:rsidRDefault="005B7825" w:rsidP="005B7825"/>
    <w:p w:rsidR="005B7825" w:rsidRDefault="005B7825" w:rsidP="005B7825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5B7825" w:rsidRDefault="005B7825" w:rsidP="005B7825">
      <w:pPr>
        <w:rPr>
          <w:b/>
          <w:bCs/>
          <w:u w:val="single"/>
        </w:rPr>
      </w:pPr>
    </w:p>
    <w:p w:rsidR="005B7825" w:rsidRDefault="005B7825" w:rsidP="005B7825">
      <w:r>
        <w:t>MATERIAL:</w:t>
      </w:r>
      <w:r>
        <w:tab/>
      </w:r>
      <w:r>
        <w:tab/>
        <w:t>Polietileno Baja  Densidad  Tubular.</w:t>
      </w:r>
    </w:p>
    <w:p w:rsidR="005B7825" w:rsidRDefault="005B7825" w:rsidP="005B7825">
      <w:r>
        <w:t>MEDIDA:</w:t>
      </w:r>
      <w:r>
        <w:tab/>
      </w:r>
      <w:r>
        <w:tab/>
      </w:r>
      <w:r>
        <w:rPr>
          <w:b/>
        </w:rPr>
        <w:t>40</w:t>
      </w:r>
      <w:r w:rsidRPr="00657B35">
        <w:rPr>
          <w:b/>
        </w:rPr>
        <w:t xml:space="preserve">  Cms</w:t>
      </w:r>
      <w:r>
        <w:t>.</w:t>
      </w:r>
    </w:p>
    <w:p w:rsidR="005B7825" w:rsidRPr="005660D5" w:rsidRDefault="005B7825" w:rsidP="005B7825">
      <w:pPr>
        <w:rPr>
          <w:b/>
          <w:bCs/>
        </w:rPr>
      </w:pPr>
      <w:r>
        <w:t>CALIBRE:</w:t>
      </w:r>
      <w:r>
        <w:tab/>
      </w:r>
      <w:r>
        <w:tab/>
        <w:t>3.4</w:t>
      </w:r>
      <w:r w:rsidRPr="005660D5">
        <w:rPr>
          <w:b/>
          <w:bCs/>
        </w:rPr>
        <w:t xml:space="preserve">  ”</w:t>
      </w:r>
    </w:p>
    <w:p w:rsidR="005B7825" w:rsidRDefault="005B7825" w:rsidP="005B7825">
      <w:r>
        <w:t>COLOR:</w:t>
      </w:r>
      <w:r>
        <w:tab/>
      </w:r>
      <w:r>
        <w:tab/>
        <w:t>Tpte</w:t>
      </w:r>
    </w:p>
    <w:p w:rsidR="005B7825" w:rsidRDefault="005B7825" w:rsidP="005B7825">
      <w:r>
        <w:t>TRATADO:</w:t>
      </w:r>
      <w:r>
        <w:tab/>
      </w:r>
      <w:r>
        <w:tab/>
        <w:t>2 Caras.</w:t>
      </w:r>
    </w:p>
    <w:p w:rsidR="005B7825" w:rsidRDefault="005B7825" w:rsidP="005B7825">
      <w:r>
        <w:t>CANTIDAD:</w:t>
      </w:r>
      <w:r>
        <w:tab/>
      </w:r>
      <w:r>
        <w:tab/>
      </w:r>
      <w:r w:rsidR="002C1495">
        <w:rPr>
          <w:b/>
        </w:rPr>
        <w:t>3</w:t>
      </w:r>
      <w:r>
        <w:rPr>
          <w:b/>
        </w:rPr>
        <w:t xml:space="preserve">30 </w:t>
      </w:r>
      <w:r>
        <w:t xml:space="preserve">   Kg.</w:t>
      </w:r>
    </w:p>
    <w:p w:rsidR="005B7825" w:rsidRDefault="005B7825" w:rsidP="005B7825">
      <w:r>
        <w:t>REFERENCIA:</w:t>
      </w:r>
      <w:r>
        <w:tab/>
      </w:r>
      <w:r>
        <w:rPr>
          <w:b/>
        </w:rPr>
        <w:t>REVIEW  PEQUEÑA NUEVA IMAGEN</w:t>
      </w:r>
    </w:p>
    <w:p w:rsidR="005B7825" w:rsidRDefault="002C1495" w:rsidP="005B7825">
      <w:r>
        <w:t>COLORES:</w:t>
      </w:r>
      <w:r>
        <w:tab/>
      </w:r>
      <w:r>
        <w:tab/>
        <w:t xml:space="preserve">1    </w:t>
      </w:r>
    </w:p>
    <w:p w:rsidR="005B7825" w:rsidRDefault="005B7825" w:rsidP="005B7825">
      <w:r>
        <w:t>CARAS:</w:t>
      </w:r>
      <w:r>
        <w:tab/>
      </w:r>
      <w:r>
        <w:tab/>
        <w:t>2</w:t>
      </w:r>
    </w:p>
    <w:p w:rsidR="005B7825" w:rsidRDefault="005B7825" w:rsidP="005B7825">
      <w:r>
        <w:t>REPETICIÓN:</w:t>
      </w:r>
      <w:r>
        <w:tab/>
        <w:t>26</w:t>
      </w:r>
    </w:p>
    <w:p w:rsidR="005B7825" w:rsidRDefault="005B7825" w:rsidP="005B7825">
      <w:r>
        <w:t>RODILLO:</w:t>
      </w:r>
      <w:r>
        <w:tab/>
      </w:r>
      <w:r>
        <w:tab/>
        <w:t>26</w:t>
      </w:r>
    </w:p>
    <w:p w:rsidR="005B7825" w:rsidRPr="003B158B" w:rsidRDefault="005B7825" w:rsidP="005B7825">
      <w:pPr>
        <w:rPr>
          <w:b/>
        </w:rPr>
      </w:pPr>
      <w:r>
        <w:t>BOLSA:</w:t>
      </w:r>
      <w:r>
        <w:tab/>
      </w:r>
      <w:r>
        <w:tab/>
      </w:r>
      <w:r>
        <w:rPr>
          <w:b/>
        </w:rPr>
        <w:t xml:space="preserve">26   x  30 + 5 + 5  </w:t>
      </w:r>
      <w:r w:rsidRPr="003B158B">
        <w:rPr>
          <w:b/>
        </w:rPr>
        <w:t xml:space="preserve">  cms</w:t>
      </w:r>
      <w:r>
        <w:rPr>
          <w:b/>
        </w:rPr>
        <w:t xml:space="preserve">  tira  plástica</w:t>
      </w:r>
    </w:p>
    <w:p w:rsidR="005B7825" w:rsidRDefault="005B7825" w:rsidP="005B7825">
      <w:r>
        <w:t>SELLADO:</w:t>
      </w:r>
      <w:r>
        <w:tab/>
      </w:r>
      <w:r>
        <w:tab/>
        <w:t>Lateral</w:t>
      </w:r>
    </w:p>
    <w:p w:rsidR="005B7825" w:rsidRDefault="005B7825" w:rsidP="005B7825"/>
    <w:p w:rsidR="005B7825" w:rsidRDefault="005B7825" w:rsidP="005B7825"/>
    <w:p w:rsidR="005B7825" w:rsidRDefault="005B7825" w:rsidP="005B7825">
      <w:r>
        <w:rPr>
          <w:b/>
          <w:bCs/>
          <w:u w:val="single"/>
        </w:rPr>
        <w:t>NOTA:</w:t>
      </w:r>
      <w:r>
        <w:t xml:space="preserve">  * Lo</w:t>
      </w:r>
      <w:r w:rsidR="00C55079">
        <w:t>s cyreles   LOS  ENVIA  GRAFIFLEX</w:t>
      </w:r>
    </w:p>
    <w:p w:rsidR="005B7825" w:rsidRDefault="005B7825" w:rsidP="005B7825">
      <w:pPr>
        <w:numPr>
          <w:ilvl w:val="0"/>
          <w:numId w:val="1"/>
        </w:numPr>
      </w:pPr>
      <w:r>
        <w:t xml:space="preserve">Se envía plano para tonos y  alturas </w:t>
      </w:r>
    </w:p>
    <w:p w:rsidR="005B7825" w:rsidRDefault="005B7825" w:rsidP="005B7825">
      <w:pPr>
        <w:numPr>
          <w:ilvl w:val="0"/>
          <w:numId w:val="1"/>
        </w:numPr>
        <w:ind w:left="885"/>
      </w:pPr>
      <w:r>
        <w:t>SE  APRUEBA IMPRESION</w:t>
      </w:r>
    </w:p>
    <w:p w:rsidR="005B7825" w:rsidRPr="00315AED" w:rsidRDefault="005B7825" w:rsidP="005B7825">
      <w:pPr>
        <w:ind w:left="1245"/>
      </w:pPr>
    </w:p>
    <w:p w:rsidR="005B7825" w:rsidRDefault="005B7825" w:rsidP="005B7825">
      <w:pPr>
        <w:ind w:left="885"/>
      </w:pPr>
    </w:p>
    <w:p w:rsidR="005B7825" w:rsidRPr="0098114D" w:rsidRDefault="005B7825" w:rsidP="005B7825">
      <w:pPr>
        <w:rPr>
          <w:b/>
          <w:u w:val="single"/>
        </w:rPr>
      </w:pPr>
    </w:p>
    <w:p w:rsidR="005B7825" w:rsidRDefault="005B7825" w:rsidP="005B7825">
      <w:r>
        <w:t>Agradezco la atención y colaboración prestada.</w:t>
      </w:r>
    </w:p>
    <w:p w:rsidR="005B7825" w:rsidRDefault="005B7825" w:rsidP="005B7825"/>
    <w:p w:rsidR="005B7825" w:rsidRDefault="005B7825" w:rsidP="005B7825"/>
    <w:p w:rsidR="005B7825" w:rsidRDefault="005B7825" w:rsidP="005B7825">
      <w:r>
        <w:t>Cordialmente,</w:t>
      </w:r>
    </w:p>
    <w:p w:rsidR="005B7825" w:rsidRDefault="005B7825" w:rsidP="005B7825"/>
    <w:p w:rsidR="005B7825" w:rsidRDefault="005B7825" w:rsidP="005B7825"/>
    <w:p w:rsidR="005B7825" w:rsidRDefault="005B7825" w:rsidP="005B7825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5B7825" w:rsidRDefault="005B7825" w:rsidP="005B7825">
      <w:pPr>
        <w:tabs>
          <w:tab w:val="left" w:pos="1980"/>
        </w:tabs>
      </w:pPr>
      <w:r>
        <w:t>Director.</w:t>
      </w:r>
    </w:p>
    <w:p w:rsidR="005B7825" w:rsidRDefault="005B7825" w:rsidP="0042659C">
      <w:pPr>
        <w:rPr>
          <w:b/>
        </w:rPr>
      </w:pPr>
    </w:p>
    <w:p w:rsidR="001931E3" w:rsidRDefault="001931E3" w:rsidP="0042659C">
      <w:pPr>
        <w:rPr>
          <w:b/>
        </w:rPr>
      </w:pPr>
    </w:p>
    <w:p w:rsidR="001931E3" w:rsidRDefault="001931E3" w:rsidP="0042659C">
      <w:pPr>
        <w:rPr>
          <w:b/>
        </w:rPr>
      </w:pPr>
    </w:p>
    <w:p w:rsidR="001931E3" w:rsidRDefault="001931E3" w:rsidP="001931E3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1931E3" w:rsidRDefault="001931E3" w:rsidP="001931E3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1931E3" w:rsidRDefault="001931E3" w:rsidP="001931E3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1931E3" w:rsidRDefault="001931E3" w:rsidP="001931E3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1931E3" w:rsidRDefault="001931E3" w:rsidP="001931E3"/>
    <w:p w:rsidR="001931E3" w:rsidRDefault="001931E3" w:rsidP="001931E3"/>
    <w:p w:rsidR="001931E3" w:rsidRDefault="001931E3" w:rsidP="001931E3">
      <w:pPr>
        <w:pStyle w:val="Ttulo1"/>
      </w:pPr>
      <w:r>
        <w:t>ORDEN DE TRABAJO N°      07547</w:t>
      </w:r>
    </w:p>
    <w:p w:rsidR="001931E3" w:rsidRDefault="001931E3" w:rsidP="001931E3"/>
    <w:p w:rsidR="001931E3" w:rsidRDefault="001931E3" w:rsidP="001931E3">
      <w:r>
        <w:t>FECHA:</w:t>
      </w:r>
      <w:r>
        <w:tab/>
        <w:t>Medellín, Marzo  26   de  2011</w:t>
      </w:r>
    </w:p>
    <w:p w:rsidR="001931E3" w:rsidRDefault="001931E3" w:rsidP="001931E3">
      <w:r>
        <w:t>PARA:</w:t>
      </w:r>
      <w:r>
        <w:tab/>
      </w:r>
      <w:r>
        <w:tab/>
        <w:t>PLÁSTICOS DARMA</w:t>
      </w:r>
    </w:p>
    <w:p w:rsidR="001931E3" w:rsidRDefault="001931E3" w:rsidP="001931E3">
      <w:r>
        <w:t>ATENCIÓN:</w:t>
      </w:r>
      <w:r>
        <w:tab/>
        <w:t>Sr. Darío Jaramillo</w:t>
      </w:r>
    </w:p>
    <w:p w:rsidR="001931E3" w:rsidRDefault="001931E3" w:rsidP="001931E3">
      <w:r>
        <w:tab/>
      </w:r>
      <w:r>
        <w:tab/>
        <w:t>Gerente.</w:t>
      </w:r>
    </w:p>
    <w:p w:rsidR="001931E3" w:rsidRDefault="001931E3" w:rsidP="001931E3"/>
    <w:p w:rsidR="001931E3" w:rsidRDefault="001931E3" w:rsidP="001931E3"/>
    <w:p w:rsidR="001931E3" w:rsidRDefault="001931E3" w:rsidP="001931E3">
      <w:r>
        <w:t>Apreciado Don Darío:</w:t>
      </w:r>
    </w:p>
    <w:p w:rsidR="001931E3" w:rsidRDefault="001931E3" w:rsidP="001931E3"/>
    <w:p w:rsidR="001931E3" w:rsidRDefault="001931E3" w:rsidP="001931E3">
      <w:r>
        <w:t>Con la presente estamos solicitando el siguiente material:</w:t>
      </w:r>
    </w:p>
    <w:p w:rsidR="001931E3" w:rsidRDefault="001931E3" w:rsidP="001931E3"/>
    <w:p w:rsidR="001931E3" w:rsidRDefault="001931E3" w:rsidP="001931E3">
      <w:pPr>
        <w:rPr>
          <w:b/>
          <w:bCs/>
          <w:u w:val="single"/>
        </w:rPr>
      </w:pPr>
      <w:r>
        <w:rPr>
          <w:b/>
          <w:bCs/>
          <w:u w:val="single"/>
        </w:rPr>
        <w:t>IMPRESIÓN  :</w:t>
      </w:r>
    </w:p>
    <w:p w:rsidR="001931E3" w:rsidRDefault="001931E3" w:rsidP="001931E3"/>
    <w:p w:rsidR="001931E3" w:rsidRDefault="001931E3" w:rsidP="001931E3">
      <w:r>
        <w:t>MATERIAL:</w:t>
      </w:r>
      <w:r>
        <w:tab/>
      </w:r>
      <w:r>
        <w:tab/>
        <w:t>P.P Lamina  70  Cms.</w:t>
      </w:r>
    </w:p>
    <w:p w:rsidR="001931E3" w:rsidRDefault="001931E3" w:rsidP="001931E3">
      <w:r>
        <w:t>CALIBRE:</w:t>
      </w:r>
      <w:r>
        <w:tab/>
      </w:r>
      <w:r>
        <w:tab/>
      </w:r>
      <w:r>
        <w:rPr>
          <w:b/>
        </w:rPr>
        <w:t>1.5</w:t>
      </w:r>
      <w:r w:rsidRPr="00E138B8">
        <w:rPr>
          <w:b/>
        </w:rPr>
        <w:t xml:space="preserve">  ”</w:t>
      </w:r>
    </w:p>
    <w:p w:rsidR="001931E3" w:rsidRDefault="001931E3" w:rsidP="001931E3">
      <w:r>
        <w:t>CANTIDAD:</w:t>
      </w:r>
      <w:r>
        <w:tab/>
      </w:r>
      <w:r>
        <w:tab/>
        <w:t>100   kg</w:t>
      </w:r>
    </w:p>
    <w:p w:rsidR="001931E3" w:rsidRDefault="001931E3" w:rsidP="001931E3">
      <w:r>
        <w:t>REFERENCIA:</w:t>
      </w:r>
      <w:r>
        <w:tab/>
      </w:r>
      <w:r w:rsidRPr="003473C1">
        <w:rPr>
          <w:b/>
        </w:rPr>
        <w:t>MINIPAN   EL JARDIN</w:t>
      </w:r>
    </w:p>
    <w:p w:rsidR="001931E3" w:rsidRDefault="001931E3" w:rsidP="001931E3">
      <w:r>
        <w:t>REPETICIÓN:</w:t>
      </w:r>
      <w:r>
        <w:tab/>
        <w:t>22 Cms.</w:t>
      </w:r>
    </w:p>
    <w:p w:rsidR="001931E3" w:rsidRDefault="001931E3" w:rsidP="001931E3">
      <w:r>
        <w:t>RODILLO  :               44</w:t>
      </w:r>
    </w:p>
    <w:p w:rsidR="001931E3" w:rsidRDefault="001931E3" w:rsidP="001931E3">
      <w:r>
        <w:t>IMPRESIÓN:</w:t>
      </w:r>
      <w:r>
        <w:tab/>
      </w:r>
      <w:r>
        <w:tab/>
        <w:t xml:space="preserve">2  Cara  </w:t>
      </w:r>
    </w:p>
    <w:p w:rsidR="001931E3" w:rsidRDefault="001931E3" w:rsidP="001931E3">
      <w:r>
        <w:t>COLORES:</w:t>
      </w:r>
      <w:r>
        <w:tab/>
      </w:r>
      <w:r>
        <w:tab/>
        <w:t>4  según muestra.</w:t>
      </w:r>
    </w:p>
    <w:p w:rsidR="001931E3" w:rsidRDefault="001931E3" w:rsidP="001931E3">
      <w:r>
        <w:t>BOLSA:</w:t>
      </w:r>
      <w:r>
        <w:tab/>
      </w:r>
      <w:r>
        <w:tab/>
        <w:t>22  X  31 + 4  CM</w:t>
      </w:r>
    </w:p>
    <w:p w:rsidR="001931E3" w:rsidRDefault="001931E3" w:rsidP="001931E3">
      <w:r>
        <w:t xml:space="preserve">   cms</w:t>
      </w:r>
    </w:p>
    <w:p w:rsidR="001931E3" w:rsidRDefault="001931E3" w:rsidP="001931E3"/>
    <w:p w:rsidR="001931E3" w:rsidRDefault="001931E3" w:rsidP="001931E3">
      <w:r>
        <w:rPr>
          <w:b/>
          <w:bCs/>
          <w:u w:val="single"/>
        </w:rPr>
        <w:t>NOTA:</w:t>
      </w:r>
      <w:r>
        <w:t xml:space="preserve">  - Se  envia muestra física para los tonos de impresión.</w:t>
      </w:r>
    </w:p>
    <w:p w:rsidR="001931E3" w:rsidRPr="00332080" w:rsidRDefault="001931E3" w:rsidP="001931E3">
      <w:pPr>
        <w:numPr>
          <w:ilvl w:val="0"/>
          <w:numId w:val="2"/>
        </w:numPr>
        <w:rPr>
          <w:u w:val="single"/>
        </w:rPr>
      </w:pPr>
      <w:r>
        <w:rPr>
          <w:u w:val="single"/>
        </w:rPr>
        <w:t xml:space="preserve">Se envia   Lamina  de   70 cms </w:t>
      </w:r>
    </w:p>
    <w:p w:rsidR="001931E3" w:rsidRDefault="001931E3" w:rsidP="001931E3">
      <w:pPr>
        <w:numPr>
          <w:ilvl w:val="0"/>
          <w:numId w:val="2"/>
        </w:numPr>
      </w:pPr>
      <w:r>
        <w:t>Los cyreles se encuentran en su planta</w:t>
      </w:r>
    </w:p>
    <w:p w:rsidR="001931E3" w:rsidRDefault="001931E3" w:rsidP="001931E3"/>
    <w:p w:rsidR="001931E3" w:rsidRDefault="001931E3" w:rsidP="001931E3"/>
    <w:p w:rsidR="001931E3" w:rsidRDefault="001931E3" w:rsidP="001931E3">
      <w:r>
        <w:t>Agradezco la atención y colaboración prestada.</w:t>
      </w:r>
    </w:p>
    <w:p w:rsidR="001931E3" w:rsidRDefault="001931E3" w:rsidP="001931E3"/>
    <w:p w:rsidR="001931E3" w:rsidRDefault="001931E3" w:rsidP="001931E3"/>
    <w:p w:rsidR="001931E3" w:rsidRDefault="001931E3" w:rsidP="001931E3"/>
    <w:p w:rsidR="001931E3" w:rsidRDefault="001931E3" w:rsidP="001931E3">
      <w:r>
        <w:t>Cordialmente,</w:t>
      </w:r>
    </w:p>
    <w:p w:rsidR="001931E3" w:rsidRDefault="001931E3" w:rsidP="001931E3"/>
    <w:p w:rsidR="001931E3" w:rsidRDefault="001931E3" w:rsidP="001931E3"/>
    <w:p w:rsidR="001931E3" w:rsidRDefault="001931E3" w:rsidP="001931E3">
      <w:r>
        <w:t>RICARDO CASAS ZAPATA</w:t>
      </w:r>
    </w:p>
    <w:p w:rsidR="001931E3" w:rsidRDefault="001931E3" w:rsidP="001931E3">
      <w:r>
        <w:t>Director.</w:t>
      </w:r>
    </w:p>
    <w:p w:rsidR="001931E3" w:rsidRDefault="001931E3" w:rsidP="001931E3"/>
    <w:p w:rsidR="001931E3" w:rsidRDefault="001931E3" w:rsidP="0042659C">
      <w:pPr>
        <w:rPr>
          <w:b/>
        </w:rPr>
      </w:pPr>
    </w:p>
    <w:p w:rsidR="001931E3" w:rsidRDefault="001931E3" w:rsidP="0042659C">
      <w:pPr>
        <w:rPr>
          <w:b/>
        </w:rPr>
      </w:pPr>
    </w:p>
    <w:p w:rsidR="005E36A4" w:rsidRDefault="005E36A4" w:rsidP="0042659C">
      <w:pPr>
        <w:rPr>
          <w:b/>
        </w:rPr>
      </w:pPr>
    </w:p>
    <w:p w:rsidR="005E36A4" w:rsidRDefault="005E36A4" w:rsidP="0042659C">
      <w:pPr>
        <w:rPr>
          <w:b/>
        </w:rPr>
      </w:pPr>
    </w:p>
    <w:p w:rsidR="005E36A4" w:rsidRDefault="005E36A4" w:rsidP="005E36A4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PLÁSTICOS UNION  LTDA.  </w:t>
      </w:r>
    </w:p>
    <w:p w:rsidR="005E36A4" w:rsidRDefault="005E36A4" w:rsidP="005E36A4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5E36A4" w:rsidRDefault="005E36A4" w:rsidP="005E36A4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5E36A4" w:rsidRDefault="005E36A4" w:rsidP="005E36A4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5E36A4" w:rsidRDefault="005E36A4" w:rsidP="005E36A4">
      <w:pPr>
        <w:rPr>
          <w:b/>
          <w:bCs/>
        </w:rPr>
      </w:pPr>
    </w:p>
    <w:p w:rsidR="005E36A4" w:rsidRDefault="005E36A4" w:rsidP="005E36A4"/>
    <w:p w:rsidR="005E36A4" w:rsidRDefault="005E36A4" w:rsidP="005E36A4">
      <w:pPr>
        <w:pStyle w:val="Ttulo1"/>
      </w:pPr>
      <w:r>
        <w:t>ORDEN DE TRABAJO    N°      08202</w:t>
      </w:r>
    </w:p>
    <w:p w:rsidR="005E36A4" w:rsidRDefault="005E36A4" w:rsidP="005E36A4"/>
    <w:p w:rsidR="005E36A4" w:rsidRDefault="005E36A4" w:rsidP="005E36A4"/>
    <w:p w:rsidR="005E36A4" w:rsidRDefault="005E36A4" w:rsidP="005E36A4">
      <w:r>
        <w:t>FECHA:</w:t>
      </w:r>
      <w:r>
        <w:tab/>
        <w:t>Itagui,  Marzo   26   de  2011</w:t>
      </w:r>
    </w:p>
    <w:p w:rsidR="005E36A4" w:rsidRDefault="005E36A4" w:rsidP="005E36A4">
      <w:r>
        <w:t>PARA:</w:t>
      </w:r>
      <w:r>
        <w:tab/>
      </w:r>
      <w:r>
        <w:tab/>
        <w:t>PLÁSTICOS DARMA</w:t>
      </w:r>
    </w:p>
    <w:p w:rsidR="005E36A4" w:rsidRDefault="005E36A4" w:rsidP="005E36A4">
      <w:r>
        <w:t>ATENCIÓN:</w:t>
      </w:r>
      <w:r>
        <w:tab/>
        <w:t>Sr. DARIO JARAMILLO</w:t>
      </w:r>
    </w:p>
    <w:p w:rsidR="005E36A4" w:rsidRDefault="005E36A4" w:rsidP="005E36A4"/>
    <w:p w:rsidR="005E36A4" w:rsidRDefault="005E36A4" w:rsidP="005E36A4"/>
    <w:p w:rsidR="005E36A4" w:rsidRDefault="005E36A4" w:rsidP="005E36A4">
      <w:r>
        <w:t xml:space="preserve"> Apreciado Dn DARIO:</w:t>
      </w:r>
    </w:p>
    <w:p w:rsidR="005E36A4" w:rsidRDefault="005E36A4" w:rsidP="005E36A4"/>
    <w:p w:rsidR="005E36A4" w:rsidRDefault="005E36A4" w:rsidP="005E36A4">
      <w:r>
        <w:t>Con la presente estamos solicitando el siguiente material  :</w:t>
      </w:r>
    </w:p>
    <w:p w:rsidR="005E36A4" w:rsidRDefault="005E36A4" w:rsidP="005E36A4"/>
    <w:p w:rsidR="005E36A4" w:rsidRDefault="005E36A4" w:rsidP="005E36A4">
      <w:r>
        <w:rPr>
          <w:b/>
          <w:bCs/>
          <w:u w:val="single"/>
        </w:rPr>
        <w:t>EXTRUSION</w:t>
      </w:r>
      <w:r>
        <w:t>:</w:t>
      </w:r>
    </w:p>
    <w:p w:rsidR="005E36A4" w:rsidRDefault="005E36A4" w:rsidP="005E36A4"/>
    <w:p w:rsidR="005E36A4" w:rsidRDefault="005E36A4" w:rsidP="005E36A4"/>
    <w:tbl>
      <w:tblPr>
        <w:tblW w:w="9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994"/>
        <w:gridCol w:w="1672"/>
        <w:gridCol w:w="1847"/>
        <w:gridCol w:w="1784"/>
        <w:gridCol w:w="1953"/>
      </w:tblGrid>
      <w:tr w:rsidR="005E36A4" w:rsidTr="00787821">
        <w:tc>
          <w:tcPr>
            <w:tcW w:w="1994" w:type="dxa"/>
          </w:tcPr>
          <w:p w:rsidR="005E36A4" w:rsidRDefault="005E36A4" w:rsidP="00787821">
            <w:r>
              <w:t>MEDIDA EN  CENTIMETROS</w:t>
            </w:r>
          </w:p>
        </w:tc>
        <w:tc>
          <w:tcPr>
            <w:tcW w:w="1672" w:type="dxa"/>
          </w:tcPr>
          <w:p w:rsidR="005E36A4" w:rsidRDefault="005E36A4" w:rsidP="00787821">
            <w:r>
              <w:t>CALIBRE</w:t>
            </w:r>
          </w:p>
        </w:tc>
        <w:tc>
          <w:tcPr>
            <w:tcW w:w="1847" w:type="dxa"/>
          </w:tcPr>
          <w:p w:rsidR="005E36A4" w:rsidRDefault="005E36A4" w:rsidP="005E36A4">
            <w:pPr>
              <w:jc w:val="center"/>
            </w:pPr>
            <w:r>
              <w:t>FORMA</w:t>
            </w:r>
          </w:p>
        </w:tc>
        <w:tc>
          <w:tcPr>
            <w:tcW w:w="1784" w:type="dxa"/>
          </w:tcPr>
          <w:p w:rsidR="005E36A4" w:rsidRDefault="005E36A4" w:rsidP="00787821">
            <w:r>
              <w:t>CANTIDAD EN KILOS</w:t>
            </w:r>
          </w:p>
        </w:tc>
        <w:tc>
          <w:tcPr>
            <w:tcW w:w="1953" w:type="dxa"/>
          </w:tcPr>
          <w:p w:rsidR="005E36A4" w:rsidRDefault="005E36A4" w:rsidP="00787821">
            <w:r>
              <w:t>MATERIAL</w:t>
            </w:r>
          </w:p>
        </w:tc>
      </w:tr>
      <w:tr w:rsidR="005E36A4" w:rsidTr="00787821">
        <w:tc>
          <w:tcPr>
            <w:tcW w:w="1994" w:type="dxa"/>
          </w:tcPr>
          <w:p w:rsidR="005E36A4" w:rsidRPr="00D23B0D" w:rsidRDefault="005E36A4" w:rsidP="00787821">
            <w:pPr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1672" w:type="dxa"/>
          </w:tcPr>
          <w:p w:rsidR="005E36A4" w:rsidRPr="00D23B0D" w:rsidRDefault="005E36A4" w:rsidP="00787821">
            <w:pPr>
              <w:jc w:val="center"/>
              <w:rPr>
                <w:b/>
              </w:rPr>
            </w:pPr>
            <w:r>
              <w:rPr>
                <w:b/>
              </w:rPr>
              <w:t>3.8</w:t>
            </w:r>
            <w:r w:rsidRPr="00D23B0D">
              <w:rPr>
                <w:b/>
              </w:rPr>
              <w:t xml:space="preserve">  ”</w:t>
            </w:r>
          </w:p>
        </w:tc>
        <w:tc>
          <w:tcPr>
            <w:tcW w:w="1847" w:type="dxa"/>
          </w:tcPr>
          <w:p w:rsidR="005E36A4" w:rsidRPr="00D23B0D" w:rsidRDefault="005E36A4" w:rsidP="005E36A4">
            <w:pPr>
              <w:jc w:val="center"/>
              <w:rPr>
                <w:b/>
              </w:rPr>
            </w:pPr>
            <w:r>
              <w:rPr>
                <w:b/>
              </w:rPr>
              <w:t>TUBULAR</w:t>
            </w:r>
          </w:p>
        </w:tc>
        <w:tc>
          <w:tcPr>
            <w:tcW w:w="1784" w:type="dxa"/>
          </w:tcPr>
          <w:p w:rsidR="005E36A4" w:rsidRPr="00D23B0D" w:rsidRDefault="005E36A4" w:rsidP="00787821">
            <w:pPr>
              <w:jc w:val="center"/>
              <w:rPr>
                <w:b/>
              </w:rPr>
            </w:pPr>
            <w:r>
              <w:rPr>
                <w:b/>
              </w:rPr>
              <w:t>50</w:t>
            </w:r>
          </w:p>
        </w:tc>
        <w:tc>
          <w:tcPr>
            <w:tcW w:w="1953" w:type="dxa"/>
          </w:tcPr>
          <w:p w:rsidR="005E36A4" w:rsidRPr="00D23B0D" w:rsidRDefault="005E36A4" w:rsidP="00787821">
            <w:pPr>
              <w:jc w:val="center"/>
              <w:rPr>
                <w:b/>
              </w:rPr>
            </w:pPr>
            <w:r w:rsidRPr="00D23B0D">
              <w:rPr>
                <w:b/>
              </w:rPr>
              <w:t>BAJA   TPTE</w:t>
            </w:r>
          </w:p>
        </w:tc>
      </w:tr>
      <w:tr w:rsidR="005E36A4" w:rsidTr="00787821">
        <w:tc>
          <w:tcPr>
            <w:tcW w:w="1994" w:type="dxa"/>
          </w:tcPr>
          <w:p w:rsidR="005E36A4" w:rsidRDefault="005E36A4" w:rsidP="00787821">
            <w:pPr>
              <w:jc w:val="center"/>
              <w:rPr>
                <w:b/>
              </w:rPr>
            </w:pPr>
            <w:r>
              <w:rPr>
                <w:b/>
              </w:rPr>
              <w:t>20</w:t>
            </w:r>
          </w:p>
        </w:tc>
        <w:tc>
          <w:tcPr>
            <w:tcW w:w="1672" w:type="dxa"/>
          </w:tcPr>
          <w:p w:rsidR="005E36A4" w:rsidRDefault="005E36A4" w:rsidP="00787821">
            <w:pPr>
              <w:jc w:val="center"/>
              <w:rPr>
                <w:b/>
              </w:rPr>
            </w:pPr>
            <w:r>
              <w:rPr>
                <w:b/>
              </w:rPr>
              <w:t>3.8 “</w:t>
            </w:r>
          </w:p>
        </w:tc>
        <w:tc>
          <w:tcPr>
            <w:tcW w:w="1847" w:type="dxa"/>
          </w:tcPr>
          <w:p w:rsidR="005E36A4" w:rsidRDefault="005E36A4" w:rsidP="005E36A4">
            <w:pPr>
              <w:jc w:val="center"/>
              <w:rPr>
                <w:b/>
              </w:rPr>
            </w:pPr>
            <w:r>
              <w:rPr>
                <w:b/>
              </w:rPr>
              <w:t>TUBULAR</w:t>
            </w:r>
          </w:p>
        </w:tc>
        <w:tc>
          <w:tcPr>
            <w:tcW w:w="1784" w:type="dxa"/>
          </w:tcPr>
          <w:p w:rsidR="005E36A4" w:rsidRDefault="005E36A4" w:rsidP="00787821">
            <w:pPr>
              <w:jc w:val="center"/>
              <w:rPr>
                <w:b/>
              </w:rPr>
            </w:pPr>
            <w:r>
              <w:rPr>
                <w:b/>
              </w:rPr>
              <w:t>140</w:t>
            </w:r>
          </w:p>
        </w:tc>
        <w:tc>
          <w:tcPr>
            <w:tcW w:w="1953" w:type="dxa"/>
          </w:tcPr>
          <w:p w:rsidR="005E36A4" w:rsidRPr="00D23B0D" w:rsidRDefault="005E36A4" w:rsidP="00787821">
            <w:pPr>
              <w:jc w:val="center"/>
              <w:rPr>
                <w:b/>
              </w:rPr>
            </w:pPr>
            <w:r>
              <w:rPr>
                <w:b/>
              </w:rPr>
              <w:t>BAJA  TPTE</w:t>
            </w:r>
          </w:p>
        </w:tc>
      </w:tr>
      <w:tr w:rsidR="005E36A4" w:rsidTr="00787821">
        <w:tc>
          <w:tcPr>
            <w:tcW w:w="1994" w:type="dxa"/>
          </w:tcPr>
          <w:p w:rsidR="005E36A4" w:rsidRDefault="005E36A4" w:rsidP="00787821">
            <w:pPr>
              <w:jc w:val="center"/>
              <w:rPr>
                <w:b/>
              </w:rPr>
            </w:pPr>
            <w:r>
              <w:rPr>
                <w:b/>
              </w:rPr>
              <w:t>30</w:t>
            </w:r>
          </w:p>
        </w:tc>
        <w:tc>
          <w:tcPr>
            <w:tcW w:w="1672" w:type="dxa"/>
          </w:tcPr>
          <w:p w:rsidR="005E36A4" w:rsidRDefault="005E36A4" w:rsidP="00787821">
            <w:pPr>
              <w:jc w:val="center"/>
              <w:rPr>
                <w:b/>
              </w:rPr>
            </w:pPr>
            <w:r>
              <w:rPr>
                <w:b/>
              </w:rPr>
              <w:t>3.8 “</w:t>
            </w:r>
          </w:p>
        </w:tc>
        <w:tc>
          <w:tcPr>
            <w:tcW w:w="1847" w:type="dxa"/>
          </w:tcPr>
          <w:p w:rsidR="005E36A4" w:rsidRDefault="005E36A4" w:rsidP="005E36A4">
            <w:pPr>
              <w:jc w:val="center"/>
              <w:rPr>
                <w:b/>
              </w:rPr>
            </w:pPr>
            <w:r>
              <w:rPr>
                <w:b/>
              </w:rPr>
              <w:t>TUBULAR</w:t>
            </w:r>
          </w:p>
        </w:tc>
        <w:tc>
          <w:tcPr>
            <w:tcW w:w="1784" w:type="dxa"/>
          </w:tcPr>
          <w:p w:rsidR="005E36A4" w:rsidRDefault="005E36A4" w:rsidP="00787821">
            <w:pPr>
              <w:jc w:val="center"/>
              <w:rPr>
                <w:b/>
              </w:rPr>
            </w:pPr>
            <w:r>
              <w:rPr>
                <w:b/>
              </w:rPr>
              <w:t>180</w:t>
            </w:r>
          </w:p>
        </w:tc>
        <w:tc>
          <w:tcPr>
            <w:tcW w:w="1953" w:type="dxa"/>
          </w:tcPr>
          <w:p w:rsidR="005E36A4" w:rsidRPr="00D23B0D" w:rsidRDefault="005E36A4" w:rsidP="00787821">
            <w:pPr>
              <w:jc w:val="center"/>
              <w:rPr>
                <w:b/>
              </w:rPr>
            </w:pPr>
            <w:r>
              <w:rPr>
                <w:b/>
              </w:rPr>
              <w:t>BAJA  TPTE</w:t>
            </w:r>
          </w:p>
        </w:tc>
      </w:tr>
    </w:tbl>
    <w:p w:rsidR="005E36A4" w:rsidRDefault="005E36A4" w:rsidP="005E36A4">
      <w:pPr>
        <w:rPr>
          <w:b/>
          <w:bCs/>
          <w:u w:val="single"/>
        </w:rPr>
      </w:pPr>
    </w:p>
    <w:p w:rsidR="005E36A4" w:rsidRDefault="005E36A4" w:rsidP="005E36A4">
      <w:pPr>
        <w:rPr>
          <w:b/>
          <w:bCs/>
          <w:u w:val="single"/>
        </w:rPr>
      </w:pPr>
    </w:p>
    <w:p w:rsidR="005E36A4" w:rsidRDefault="005E36A4" w:rsidP="005E36A4">
      <w:r w:rsidRPr="0026453F">
        <w:rPr>
          <w:b/>
          <w:u w:val="single"/>
        </w:rPr>
        <w:t xml:space="preserve">MEZCLA </w:t>
      </w:r>
      <w:r>
        <w:t xml:space="preserve">  :     25     BAJA</w:t>
      </w:r>
    </w:p>
    <w:p w:rsidR="005E36A4" w:rsidRDefault="005E36A4" w:rsidP="005E36A4">
      <w:r>
        <w:t xml:space="preserve">                          8        LINEAL</w:t>
      </w:r>
    </w:p>
    <w:p w:rsidR="005E36A4" w:rsidRDefault="005E36A4" w:rsidP="005E36A4">
      <w:pPr>
        <w:rPr>
          <w:b/>
          <w:bCs/>
          <w:u w:val="single"/>
        </w:rPr>
      </w:pPr>
      <w:r>
        <w:t xml:space="preserve"> </w:t>
      </w:r>
      <w:r>
        <w:tab/>
      </w:r>
      <w:r>
        <w:tab/>
      </w:r>
    </w:p>
    <w:p w:rsidR="005E36A4" w:rsidRDefault="005E36A4" w:rsidP="005E36A4"/>
    <w:p w:rsidR="005E36A4" w:rsidRDefault="005E36A4" w:rsidP="005E36A4">
      <w:r>
        <w:t>MATERIAL  SIN  TRATAR</w:t>
      </w:r>
    </w:p>
    <w:p w:rsidR="005E36A4" w:rsidRDefault="005E36A4" w:rsidP="005E36A4"/>
    <w:p w:rsidR="005E36A4" w:rsidRDefault="005E36A4" w:rsidP="005E36A4"/>
    <w:p w:rsidR="005E36A4" w:rsidRDefault="005E36A4" w:rsidP="005E36A4">
      <w:r>
        <w:t xml:space="preserve">Agradezco </w:t>
      </w:r>
      <w:smartTag w:uri="urn:schemas-microsoft-com:office:smarttags" w:element="PersonName">
        <w:smartTagPr>
          <w:attr w:name="ProductID" w:val="la Amable"/>
        </w:smartTagPr>
        <w:r>
          <w:t>la Amable</w:t>
        </w:r>
      </w:smartTag>
      <w:r>
        <w:t xml:space="preserve"> colaboración.</w:t>
      </w:r>
    </w:p>
    <w:p w:rsidR="005E36A4" w:rsidRDefault="005E36A4" w:rsidP="005E36A4"/>
    <w:p w:rsidR="005E36A4" w:rsidRDefault="005E36A4" w:rsidP="005E36A4"/>
    <w:p w:rsidR="005E36A4" w:rsidRDefault="005E36A4" w:rsidP="005E36A4"/>
    <w:p w:rsidR="005E36A4" w:rsidRDefault="005E36A4" w:rsidP="005E36A4">
      <w:r>
        <w:t>Cordialmente</w:t>
      </w:r>
    </w:p>
    <w:p w:rsidR="005E36A4" w:rsidRDefault="005E36A4" w:rsidP="005E36A4"/>
    <w:p w:rsidR="005E36A4" w:rsidRDefault="005E36A4" w:rsidP="005E36A4"/>
    <w:p w:rsidR="005E36A4" w:rsidRDefault="005E36A4" w:rsidP="005E36A4"/>
    <w:p w:rsidR="005E36A4" w:rsidRDefault="005E36A4" w:rsidP="005E36A4">
      <w:r>
        <w:t>RICARDO CASAS ZAPATA</w:t>
      </w:r>
    </w:p>
    <w:p w:rsidR="005E36A4" w:rsidRDefault="005E36A4" w:rsidP="005E36A4">
      <w:r>
        <w:t>Director</w:t>
      </w:r>
    </w:p>
    <w:p w:rsidR="005E36A4" w:rsidRDefault="005E36A4" w:rsidP="0042659C">
      <w:pPr>
        <w:rPr>
          <w:b/>
        </w:rPr>
      </w:pPr>
    </w:p>
    <w:p w:rsidR="00986A40" w:rsidRDefault="00986A40" w:rsidP="0042659C">
      <w:pPr>
        <w:rPr>
          <w:b/>
        </w:rPr>
      </w:pPr>
    </w:p>
    <w:p w:rsidR="00986A40" w:rsidRDefault="00986A40" w:rsidP="0042659C">
      <w:pPr>
        <w:rPr>
          <w:b/>
        </w:rPr>
      </w:pPr>
    </w:p>
    <w:p w:rsidR="00986A40" w:rsidRDefault="00986A40" w:rsidP="0042659C">
      <w:pPr>
        <w:rPr>
          <w:b/>
        </w:rPr>
      </w:pPr>
    </w:p>
    <w:p w:rsidR="00986A40" w:rsidRDefault="00986A40" w:rsidP="0042659C">
      <w:pPr>
        <w:rPr>
          <w:b/>
        </w:rPr>
      </w:pPr>
    </w:p>
    <w:p w:rsidR="00986A40" w:rsidRDefault="00986A40" w:rsidP="0042659C">
      <w:pPr>
        <w:rPr>
          <w:b/>
        </w:rPr>
      </w:pPr>
    </w:p>
    <w:p w:rsidR="00986A40" w:rsidRDefault="00986A40" w:rsidP="00986A40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986A40" w:rsidRDefault="00986A40" w:rsidP="00986A40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986A40" w:rsidRDefault="00986A40" w:rsidP="00986A40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986A40" w:rsidRDefault="00986A40" w:rsidP="00986A40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986A40" w:rsidRDefault="00986A40" w:rsidP="00986A40">
      <w:pPr>
        <w:rPr>
          <w:b/>
          <w:bCs/>
        </w:rPr>
      </w:pPr>
    </w:p>
    <w:p w:rsidR="00986A40" w:rsidRDefault="00986A40" w:rsidP="00986A40">
      <w:pPr>
        <w:pStyle w:val="Ttulo1"/>
      </w:pPr>
      <w:r>
        <w:t>ORDEN DE TRABAJO   N°      08198</w:t>
      </w:r>
    </w:p>
    <w:p w:rsidR="00986A40" w:rsidRDefault="00986A40" w:rsidP="00986A40"/>
    <w:p w:rsidR="00986A40" w:rsidRDefault="00986A40" w:rsidP="00986A40"/>
    <w:p w:rsidR="00986A40" w:rsidRDefault="00986A40" w:rsidP="00986A40">
      <w:r>
        <w:t>FECHA:</w:t>
      </w:r>
      <w:r>
        <w:tab/>
        <w:t>Medellín,   Marzo  26   de  2011</w:t>
      </w:r>
    </w:p>
    <w:p w:rsidR="00986A40" w:rsidRDefault="00986A40" w:rsidP="00986A40">
      <w:r>
        <w:t>PARA:</w:t>
      </w:r>
      <w:r>
        <w:tab/>
      </w:r>
      <w:r>
        <w:tab/>
        <w:t>PLÁSTICOS DARMA</w:t>
      </w:r>
    </w:p>
    <w:p w:rsidR="00986A40" w:rsidRDefault="00986A40" w:rsidP="00986A40">
      <w:r>
        <w:t>ATENCIÓN:</w:t>
      </w:r>
      <w:r>
        <w:tab/>
        <w:t>Sr. Darío Jaramillo</w:t>
      </w:r>
    </w:p>
    <w:p w:rsidR="00986A40" w:rsidRDefault="00986A40" w:rsidP="00986A40">
      <w:r>
        <w:tab/>
      </w:r>
      <w:r>
        <w:tab/>
        <w:t>Gerente.</w:t>
      </w:r>
    </w:p>
    <w:p w:rsidR="00986A40" w:rsidRDefault="00986A40" w:rsidP="00986A40"/>
    <w:p w:rsidR="00986A40" w:rsidRDefault="00986A40" w:rsidP="00986A40">
      <w:r>
        <w:t>Apreciado Don Darío :</w:t>
      </w:r>
    </w:p>
    <w:p w:rsidR="00986A40" w:rsidRDefault="00986A40" w:rsidP="00986A40">
      <w:r>
        <w:t xml:space="preserve"> </w:t>
      </w:r>
    </w:p>
    <w:p w:rsidR="00986A40" w:rsidRDefault="00986A40" w:rsidP="00986A40">
      <w:r>
        <w:t>Con la presente estamos solicitando el siguiente servicio de   IMPRESIÓN  :</w:t>
      </w:r>
    </w:p>
    <w:p w:rsidR="00986A40" w:rsidRDefault="00986A40" w:rsidP="00986A40"/>
    <w:p w:rsidR="00986A40" w:rsidRDefault="00986A40" w:rsidP="00986A40">
      <w:pPr>
        <w:rPr>
          <w:b/>
          <w:bCs/>
          <w:u w:val="single"/>
        </w:rPr>
      </w:pPr>
    </w:p>
    <w:p w:rsidR="00986A40" w:rsidRDefault="00986A40" w:rsidP="00986A40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986A40" w:rsidRDefault="00986A40" w:rsidP="00986A40"/>
    <w:p w:rsidR="00986A40" w:rsidRDefault="00986A40" w:rsidP="00986A40">
      <w:r>
        <w:t>MATERIAL:</w:t>
      </w:r>
      <w:r>
        <w:tab/>
      </w:r>
      <w:r>
        <w:tab/>
        <w:t>Polietileno     Lamina    Transparente COEXTRUIDA</w:t>
      </w:r>
    </w:p>
    <w:p w:rsidR="00986A40" w:rsidRDefault="00986A40" w:rsidP="00986A40">
      <w:r>
        <w:t>MEDIDA:</w:t>
      </w:r>
      <w:r>
        <w:tab/>
      </w:r>
      <w:r>
        <w:tab/>
      </w:r>
      <w:r>
        <w:rPr>
          <w:b/>
        </w:rPr>
        <w:t xml:space="preserve">32.5 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986A40" w:rsidRPr="006D12B2" w:rsidRDefault="00986A40" w:rsidP="00986A40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986A40" w:rsidRDefault="00986A40" w:rsidP="00986A40">
      <w:r>
        <w:t>TRATADO:</w:t>
      </w:r>
      <w:r>
        <w:tab/>
      </w:r>
      <w:r>
        <w:tab/>
        <w:t>1  Cara</w:t>
      </w:r>
    </w:p>
    <w:p w:rsidR="00986A40" w:rsidRDefault="00986A40" w:rsidP="00986A40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>
        <w:rPr>
          <w:b/>
        </w:rPr>
        <w:t xml:space="preserve">250  </w:t>
      </w:r>
      <w:r w:rsidRPr="00900A5A">
        <w:rPr>
          <w:b/>
        </w:rPr>
        <w:t xml:space="preserve">  Kg</w:t>
      </w:r>
      <w:r>
        <w:t>.</w:t>
      </w:r>
    </w:p>
    <w:p w:rsidR="00986A40" w:rsidRDefault="00986A40" w:rsidP="00986A40">
      <w:r>
        <w:t>COLORES:</w:t>
      </w:r>
      <w:r>
        <w:tab/>
      </w:r>
      <w:r>
        <w:tab/>
        <w:t xml:space="preserve">3    ( Blanco – Negro - Verde   )   </w:t>
      </w:r>
    </w:p>
    <w:p w:rsidR="00986A40" w:rsidRDefault="00986A40" w:rsidP="00986A40">
      <w:r>
        <w:t>CARAS:</w:t>
      </w:r>
      <w:r>
        <w:tab/>
      </w:r>
      <w:r>
        <w:tab/>
        <w:t>1  (3 x 1  )</w:t>
      </w:r>
    </w:p>
    <w:p w:rsidR="00986A40" w:rsidRDefault="00986A40" w:rsidP="00986A40">
      <w:r>
        <w:t>REPETICIÓN:</w:t>
      </w:r>
      <w:r>
        <w:tab/>
        <w:t xml:space="preserve">11   Cms   </w:t>
      </w:r>
    </w:p>
    <w:p w:rsidR="00986A40" w:rsidRPr="00900A5A" w:rsidRDefault="00986A40" w:rsidP="00986A40">
      <w:pPr>
        <w:rPr>
          <w:b/>
        </w:rPr>
      </w:pPr>
      <w:r>
        <w:t xml:space="preserve">RODILLO  :               </w:t>
      </w:r>
      <w:r>
        <w:rPr>
          <w:b/>
        </w:rPr>
        <w:t>45</w:t>
      </w:r>
    </w:p>
    <w:p w:rsidR="00986A40" w:rsidRDefault="00986A40" w:rsidP="00986A40">
      <w:r>
        <w:t>LAMINA:</w:t>
      </w:r>
      <w:r>
        <w:tab/>
      </w:r>
      <w:r>
        <w:tab/>
        <w:t xml:space="preserve">15.5    Cms   </w:t>
      </w:r>
    </w:p>
    <w:p w:rsidR="00986A40" w:rsidRDefault="00986A40" w:rsidP="00986A40">
      <w:r>
        <w:t>FOTOCAELDA:</w:t>
      </w:r>
      <w:r>
        <w:tab/>
        <w:t>Según muestra con doble  color</w:t>
      </w:r>
    </w:p>
    <w:p w:rsidR="00986A40" w:rsidRPr="00146B92" w:rsidRDefault="00986A40" w:rsidP="00986A40">
      <w:pPr>
        <w:rPr>
          <w:b/>
        </w:rPr>
      </w:pPr>
      <w:r>
        <w:t>REFERENCIA:</w:t>
      </w:r>
      <w:r>
        <w:tab/>
      </w:r>
      <w:r>
        <w:rPr>
          <w:b/>
        </w:rPr>
        <w:t xml:space="preserve">PULPA    </w:t>
      </w:r>
      <w:r>
        <w:rPr>
          <w:b/>
          <w:u w:val="single"/>
        </w:rPr>
        <w:t>MARACUYA</w:t>
      </w:r>
      <w:r>
        <w:rPr>
          <w:b/>
        </w:rPr>
        <w:t xml:space="preserve">    90  GMS</w:t>
      </w:r>
    </w:p>
    <w:p w:rsidR="00986A40" w:rsidRDefault="00986A40" w:rsidP="00986A40">
      <w:r>
        <w:tab/>
      </w:r>
      <w:r>
        <w:tab/>
      </w:r>
      <w:r>
        <w:tab/>
      </w:r>
    </w:p>
    <w:p w:rsidR="00986A40" w:rsidRDefault="00986A40" w:rsidP="00986A40"/>
    <w:p w:rsidR="00986A40" w:rsidRDefault="00986A40" w:rsidP="00986A40">
      <w:r>
        <w:rPr>
          <w:b/>
          <w:bCs/>
          <w:u w:val="single"/>
        </w:rPr>
        <w:t>NOTA:</w:t>
      </w:r>
      <w:r>
        <w:t xml:space="preserve">  - Cyreles   en  su planta</w:t>
      </w:r>
      <w:r>
        <w:tab/>
      </w:r>
    </w:p>
    <w:p w:rsidR="00986A40" w:rsidRDefault="00986A40" w:rsidP="00986A40">
      <w:pPr>
        <w:pStyle w:val="Prrafodelista"/>
        <w:numPr>
          <w:ilvl w:val="0"/>
          <w:numId w:val="2"/>
        </w:numPr>
      </w:pPr>
      <w:r>
        <w:t xml:space="preserve"> Se aprueba  impresión</w:t>
      </w:r>
    </w:p>
    <w:p w:rsidR="00986A40" w:rsidRDefault="00986A40" w:rsidP="00986A40">
      <w:pPr>
        <w:pStyle w:val="Prrafodelista"/>
        <w:numPr>
          <w:ilvl w:val="0"/>
          <w:numId w:val="2"/>
        </w:numPr>
      </w:pPr>
      <w:r>
        <w:t>UTILIZAR  TINTAS ANTIGRASA</w:t>
      </w:r>
    </w:p>
    <w:p w:rsidR="00986A40" w:rsidRDefault="00986A40" w:rsidP="00986A40">
      <w:pPr>
        <w:pStyle w:val="Prrafodelista"/>
        <w:numPr>
          <w:ilvl w:val="0"/>
          <w:numId w:val="2"/>
        </w:numPr>
      </w:pPr>
      <w:r>
        <w:t>CONTROLAR DESPRENDIMIENTO</w:t>
      </w:r>
    </w:p>
    <w:p w:rsidR="00986A40" w:rsidRDefault="00986A40" w:rsidP="00986A40"/>
    <w:p w:rsidR="00986A40" w:rsidRDefault="00986A40" w:rsidP="00986A40"/>
    <w:p w:rsidR="00986A40" w:rsidRDefault="00986A40" w:rsidP="00986A40">
      <w:r>
        <w:t>Agradezco la atención y colaboración prestada.</w:t>
      </w:r>
    </w:p>
    <w:p w:rsidR="00986A40" w:rsidRDefault="00986A40" w:rsidP="00986A40"/>
    <w:p w:rsidR="00986A40" w:rsidRDefault="00986A40" w:rsidP="00986A40">
      <w:r>
        <w:t>Cordialmente,</w:t>
      </w:r>
    </w:p>
    <w:p w:rsidR="00986A40" w:rsidRDefault="00986A40" w:rsidP="00986A40"/>
    <w:p w:rsidR="00986A40" w:rsidRPr="00F4077E" w:rsidRDefault="00986A40" w:rsidP="00986A40">
      <w:pPr>
        <w:rPr>
          <w:b/>
        </w:rPr>
      </w:pPr>
    </w:p>
    <w:p w:rsidR="00986A40" w:rsidRDefault="00986A40" w:rsidP="00986A40"/>
    <w:p w:rsidR="00986A40" w:rsidRDefault="00986A40" w:rsidP="00986A40">
      <w:r>
        <w:t>RICARDO CASAS ZAPATA</w:t>
      </w:r>
    </w:p>
    <w:p w:rsidR="00986A40" w:rsidRDefault="00986A40" w:rsidP="00986A40">
      <w:r>
        <w:t>Director.</w:t>
      </w:r>
    </w:p>
    <w:p w:rsidR="00986A40" w:rsidRDefault="00986A40" w:rsidP="0042659C">
      <w:pPr>
        <w:rPr>
          <w:b/>
        </w:rPr>
      </w:pPr>
    </w:p>
    <w:p w:rsidR="00934157" w:rsidRDefault="00934157" w:rsidP="0042659C">
      <w:pPr>
        <w:rPr>
          <w:b/>
        </w:rPr>
      </w:pPr>
    </w:p>
    <w:p w:rsidR="00934157" w:rsidRDefault="00934157" w:rsidP="0042659C">
      <w:pPr>
        <w:rPr>
          <w:b/>
        </w:rPr>
      </w:pPr>
    </w:p>
    <w:p w:rsidR="00934157" w:rsidRDefault="00934157" w:rsidP="00934157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PLÁSTICOS UNION  LTDA.  </w:t>
      </w:r>
    </w:p>
    <w:p w:rsidR="00934157" w:rsidRDefault="00934157" w:rsidP="00934157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934157" w:rsidRDefault="00934157" w:rsidP="00934157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934157" w:rsidRDefault="00934157" w:rsidP="00934157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934157" w:rsidRDefault="00934157" w:rsidP="00934157">
      <w:pPr>
        <w:rPr>
          <w:b/>
          <w:bCs/>
        </w:rPr>
      </w:pPr>
    </w:p>
    <w:p w:rsidR="00934157" w:rsidRDefault="00934157" w:rsidP="00934157"/>
    <w:p w:rsidR="00934157" w:rsidRDefault="00934157" w:rsidP="00934157">
      <w:pPr>
        <w:pStyle w:val="Ttulo1"/>
      </w:pPr>
      <w:r>
        <w:t>ORDEN DE TRABAJO    N°      08203</w:t>
      </w:r>
    </w:p>
    <w:p w:rsidR="00934157" w:rsidRDefault="00934157" w:rsidP="00934157"/>
    <w:p w:rsidR="00934157" w:rsidRDefault="00934157" w:rsidP="00934157"/>
    <w:p w:rsidR="00934157" w:rsidRDefault="00934157" w:rsidP="00934157">
      <w:r>
        <w:t>FECHA:</w:t>
      </w:r>
      <w:r>
        <w:tab/>
        <w:t>Itagui,  Marzo   26   de  2011</w:t>
      </w:r>
    </w:p>
    <w:p w:rsidR="00934157" w:rsidRDefault="00934157" w:rsidP="00934157">
      <w:r>
        <w:t>PARA:</w:t>
      </w:r>
      <w:r>
        <w:tab/>
      </w:r>
      <w:r>
        <w:tab/>
        <w:t>PLÁSTICOS DARMA</w:t>
      </w:r>
    </w:p>
    <w:p w:rsidR="00934157" w:rsidRDefault="00934157" w:rsidP="00934157">
      <w:r>
        <w:t>ATENCIÓN:</w:t>
      </w:r>
      <w:r>
        <w:tab/>
        <w:t>Sr. DARIO JARAMILLO</w:t>
      </w:r>
    </w:p>
    <w:p w:rsidR="00934157" w:rsidRDefault="00934157" w:rsidP="00934157"/>
    <w:p w:rsidR="00934157" w:rsidRDefault="00934157" w:rsidP="00934157"/>
    <w:p w:rsidR="00934157" w:rsidRDefault="00934157" w:rsidP="00934157">
      <w:r>
        <w:t xml:space="preserve"> Apreciado Dn DARIO:</w:t>
      </w:r>
    </w:p>
    <w:p w:rsidR="00934157" w:rsidRDefault="00934157" w:rsidP="00934157"/>
    <w:p w:rsidR="00934157" w:rsidRDefault="00934157" w:rsidP="00934157">
      <w:r>
        <w:t>Con la presente estamos solicitando el siguiente material  :</w:t>
      </w:r>
    </w:p>
    <w:p w:rsidR="00934157" w:rsidRDefault="00934157" w:rsidP="00934157"/>
    <w:p w:rsidR="00934157" w:rsidRDefault="00934157" w:rsidP="00934157">
      <w:r>
        <w:rPr>
          <w:b/>
          <w:bCs/>
          <w:u w:val="single"/>
        </w:rPr>
        <w:t>EXTRUSION</w:t>
      </w:r>
      <w:r>
        <w:t>:</w:t>
      </w:r>
    </w:p>
    <w:p w:rsidR="00934157" w:rsidRDefault="00934157" w:rsidP="00934157"/>
    <w:p w:rsidR="00934157" w:rsidRDefault="00934157" w:rsidP="00934157"/>
    <w:tbl>
      <w:tblPr>
        <w:tblW w:w="9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994"/>
        <w:gridCol w:w="1672"/>
        <w:gridCol w:w="1847"/>
        <w:gridCol w:w="1784"/>
        <w:gridCol w:w="1953"/>
      </w:tblGrid>
      <w:tr w:rsidR="00934157" w:rsidTr="00787821">
        <w:tc>
          <w:tcPr>
            <w:tcW w:w="1994" w:type="dxa"/>
          </w:tcPr>
          <w:p w:rsidR="00934157" w:rsidRDefault="00934157" w:rsidP="00787821">
            <w:r>
              <w:t>MEDIDA EN  CENTIMETROS</w:t>
            </w:r>
          </w:p>
        </w:tc>
        <w:tc>
          <w:tcPr>
            <w:tcW w:w="1672" w:type="dxa"/>
          </w:tcPr>
          <w:p w:rsidR="00934157" w:rsidRDefault="00934157" w:rsidP="00787821">
            <w:r>
              <w:t>CALIBRE</w:t>
            </w:r>
          </w:p>
        </w:tc>
        <w:tc>
          <w:tcPr>
            <w:tcW w:w="1847" w:type="dxa"/>
          </w:tcPr>
          <w:p w:rsidR="00934157" w:rsidRDefault="00934157" w:rsidP="00787821">
            <w:pPr>
              <w:jc w:val="center"/>
            </w:pPr>
            <w:r>
              <w:t>FORMA</w:t>
            </w:r>
          </w:p>
        </w:tc>
        <w:tc>
          <w:tcPr>
            <w:tcW w:w="1784" w:type="dxa"/>
          </w:tcPr>
          <w:p w:rsidR="00934157" w:rsidRDefault="00934157" w:rsidP="00787821">
            <w:r>
              <w:t>CANTIDAD EN KILOS</w:t>
            </w:r>
          </w:p>
        </w:tc>
        <w:tc>
          <w:tcPr>
            <w:tcW w:w="1953" w:type="dxa"/>
          </w:tcPr>
          <w:p w:rsidR="00934157" w:rsidRDefault="00934157" w:rsidP="00787821">
            <w:r>
              <w:t>MATERIAL</w:t>
            </w:r>
          </w:p>
        </w:tc>
      </w:tr>
      <w:tr w:rsidR="00934157" w:rsidTr="00787821">
        <w:tc>
          <w:tcPr>
            <w:tcW w:w="1994" w:type="dxa"/>
          </w:tcPr>
          <w:p w:rsidR="00934157" w:rsidRPr="00D23B0D" w:rsidRDefault="003B4ABD" w:rsidP="00787821">
            <w:pPr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1672" w:type="dxa"/>
          </w:tcPr>
          <w:p w:rsidR="00934157" w:rsidRPr="00D23B0D" w:rsidRDefault="00934157" w:rsidP="00787821">
            <w:pPr>
              <w:jc w:val="center"/>
              <w:rPr>
                <w:b/>
              </w:rPr>
            </w:pPr>
            <w:r>
              <w:rPr>
                <w:b/>
              </w:rPr>
              <w:t>3.8</w:t>
            </w:r>
            <w:r w:rsidRPr="00D23B0D">
              <w:rPr>
                <w:b/>
              </w:rPr>
              <w:t xml:space="preserve">  ”</w:t>
            </w:r>
          </w:p>
        </w:tc>
        <w:tc>
          <w:tcPr>
            <w:tcW w:w="1847" w:type="dxa"/>
          </w:tcPr>
          <w:p w:rsidR="00934157" w:rsidRPr="00D23B0D" w:rsidRDefault="00934157" w:rsidP="00787821">
            <w:pPr>
              <w:jc w:val="center"/>
              <w:rPr>
                <w:b/>
              </w:rPr>
            </w:pPr>
            <w:r>
              <w:rPr>
                <w:b/>
              </w:rPr>
              <w:t>TUBULAR</w:t>
            </w:r>
          </w:p>
        </w:tc>
        <w:tc>
          <w:tcPr>
            <w:tcW w:w="1784" w:type="dxa"/>
          </w:tcPr>
          <w:p w:rsidR="00934157" w:rsidRPr="00D23B0D" w:rsidRDefault="003B4ABD" w:rsidP="00787821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  <w:r w:rsidR="00934157">
              <w:rPr>
                <w:b/>
              </w:rPr>
              <w:t>0</w:t>
            </w:r>
          </w:p>
        </w:tc>
        <w:tc>
          <w:tcPr>
            <w:tcW w:w="1953" w:type="dxa"/>
          </w:tcPr>
          <w:p w:rsidR="00934157" w:rsidRPr="00D23B0D" w:rsidRDefault="00934157" w:rsidP="00787821">
            <w:pPr>
              <w:jc w:val="center"/>
              <w:rPr>
                <w:b/>
              </w:rPr>
            </w:pPr>
            <w:r w:rsidRPr="00D23B0D">
              <w:rPr>
                <w:b/>
              </w:rPr>
              <w:t>BAJA   TPTE</w:t>
            </w:r>
          </w:p>
        </w:tc>
      </w:tr>
    </w:tbl>
    <w:p w:rsidR="00934157" w:rsidRDefault="00934157" w:rsidP="00934157">
      <w:pPr>
        <w:rPr>
          <w:b/>
          <w:bCs/>
          <w:u w:val="single"/>
        </w:rPr>
      </w:pPr>
    </w:p>
    <w:p w:rsidR="00934157" w:rsidRDefault="00934157" w:rsidP="00934157">
      <w:pPr>
        <w:rPr>
          <w:b/>
          <w:bCs/>
          <w:u w:val="single"/>
        </w:rPr>
      </w:pPr>
    </w:p>
    <w:p w:rsidR="003B4ABD" w:rsidRDefault="003B4ABD" w:rsidP="00934157">
      <w:pPr>
        <w:rPr>
          <w:b/>
          <w:bCs/>
          <w:u w:val="single"/>
        </w:rPr>
      </w:pPr>
    </w:p>
    <w:p w:rsidR="00934157" w:rsidRDefault="00934157" w:rsidP="00934157">
      <w:r w:rsidRPr="0026453F">
        <w:rPr>
          <w:b/>
          <w:u w:val="single"/>
        </w:rPr>
        <w:t xml:space="preserve">MEZCLA </w:t>
      </w:r>
      <w:r>
        <w:t xml:space="preserve">  :     25     BAJA</w:t>
      </w:r>
    </w:p>
    <w:p w:rsidR="00934157" w:rsidRDefault="00934157" w:rsidP="00934157">
      <w:r>
        <w:t xml:space="preserve">                          8        LINEAL</w:t>
      </w:r>
    </w:p>
    <w:p w:rsidR="00934157" w:rsidRDefault="00934157" w:rsidP="00934157">
      <w:pPr>
        <w:rPr>
          <w:b/>
          <w:bCs/>
          <w:u w:val="single"/>
        </w:rPr>
      </w:pPr>
      <w:r>
        <w:t xml:space="preserve"> </w:t>
      </w:r>
      <w:r>
        <w:tab/>
      </w:r>
      <w:r>
        <w:tab/>
      </w:r>
    </w:p>
    <w:p w:rsidR="00934157" w:rsidRDefault="00934157" w:rsidP="00934157"/>
    <w:p w:rsidR="00934157" w:rsidRDefault="00934157" w:rsidP="00934157">
      <w:r>
        <w:t>MATERIAL  SIN  TRATAR</w:t>
      </w:r>
    </w:p>
    <w:p w:rsidR="00934157" w:rsidRDefault="00934157" w:rsidP="00934157"/>
    <w:p w:rsidR="00934157" w:rsidRDefault="00934157" w:rsidP="00934157"/>
    <w:p w:rsidR="00934157" w:rsidRDefault="00934157" w:rsidP="00934157">
      <w:r>
        <w:t xml:space="preserve">Agradezco </w:t>
      </w:r>
      <w:smartTag w:uri="urn:schemas-microsoft-com:office:smarttags" w:element="PersonName">
        <w:smartTagPr>
          <w:attr w:name="ProductID" w:val="la Amable"/>
        </w:smartTagPr>
        <w:r>
          <w:t>la Amable</w:t>
        </w:r>
      </w:smartTag>
      <w:r>
        <w:t xml:space="preserve"> colaboración.</w:t>
      </w:r>
    </w:p>
    <w:p w:rsidR="00934157" w:rsidRDefault="00934157" w:rsidP="00934157"/>
    <w:p w:rsidR="00934157" w:rsidRDefault="00934157" w:rsidP="00934157"/>
    <w:p w:rsidR="00934157" w:rsidRDefault="00934157" w:rsidP="00934157"/>
    <w:p w:rsidR="00934157" w:rsidRDefault="00934157" w:rsidP="00934157">
      <w:r>
        <w:t>Cordialmente</w:t>
      </w:r>
    </w:p>
    <w:p w:rsidR="00934157" w:rsidRDefault="00934157" w:rsidP="00934157"/>
    <w:p w:rsidR="00934157" w:rsidRDefault="00934157" w:rsidP="00934157"/>
    <w:p w:rsidR="00934157" w:rsidRDefault="00934157" w:rsidP="00934157"/>
    <w:p w:rsidR="00934157" w:rsidRDefault="00934157" w:rsidP="00934157">
      <w:r>
        <w:t>RICARDO CASAS ZAPATA</w:t>
      </w:r>
    </w:p>
    <w:p w:rsidR="00934157" w:rsidRDefault="00934157" w:rsidP="00934157">
      <w:r>
        <w:t>Director</w:t>
      </w:r>
    </w:p>
    <w:p w:rsidR="00934157" w:rsidRDefault="00934157" w:rsidP="0042659C">
      <w:pPr>
        <w:rPr>
          <w:b/>
        </w:rPr>
      </w:pPr>
    </w:p>
    <w:p w:rsidR="008646C5" w:rsidRDefault="008646C5" w:rsidP="0042659C">
      <w:pPr>
        <w:rPr>
          <w:b/>
        </w:rPr>
      </w:pPr>
    </w:p>
    <w:p w:rsidR="008646C5" w:rsidRDefault="008646C5" w:rsidP="0042659C">
      <w:pPr>
        <w:rPr>
          <w:b/>
        </w:rPr>
      </w:pPr>
    </w:p>
    <w:p w:rsidR="008646C5" w:rsidRDefault="008646C5" w:rsidP="0042659C">
      <w:pPr>
        <w:rPr>
          <w:b/>
        </w:rPr>
      </w:pPr>
    </w:p>
    <w:p w:rsidR="008646C5" w:rsidRDefault="008646C5" w:rsidP="0042659C">
      <w:pPr>
        <w:rPr>
          <w:b/>
        </w:rPr>
      </w:pPr>
    </w:p>
    <w:p w:rsidR="008646C5" w:rsidRDefault="008646C5" w:rsidP="0042659C">
      <w:pPr>
        <w:rPr>
          <w:b/>
        </w:rPr>
      </w:pPr>
    </w:p>
    <w:p w:rsidR="008646C5" w:rsidRDefault="008646C5" w:rsidP="0042659C">
      <w:pPr>
        <w:rPr>
          <w:b/>
        </w:rPr>
      </w:pPr>
    </w:p>
    <w:p w:rsidR="008646C5" w:rsidRDefault="008646C5" w:rsidP="008646C5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8646C5" w:rsidRDefault="008646C5" w:rsidP="008646C5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8646C5" w:rsidRDefault="008646C5" w:rsidP="008646C5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8646C5" w:rsidRDefault="008646C5" w:rsidP="008646C5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8646C5" w:rsidRDefault="008646C5" w:rsidP="008646C5">
      <w:pPr>
        <w:rPr>
          <w:b/>
          <w:bCs/>
        </w:rPr>
      </w:pPr>
    </w:p>
    <w:p w:rsidR="008646C5" w:rsidRDefault="008646C5" w:rsidP="008646C5">
      <w:pPr>
        <w:pStyle w:val="Ttulo1"/>
      </w:pPr>
      <w:r>
        <w:t>ORDEN DE TRABAJO    N°      08209</w:t>
      </w:r>
    </w:p>
    <w:p w:rsidR="008646C5" w:rsidRDefault="008646C5" w:rsidP="008646C5"/>
    <w:p w:rsidR="008646C5" w:rsidRDefault="008646C5" w:rsidP="008646C5"/>
    <w:p w:rsidR="008646C5" w:rsidRDefault="008646C5" w:rsidP="008646C5">
      <w:pPr>
        <w:ind w:left="708" w:hanging="708"/>
      </w:pPr>
      <w:r>
        <w:t>FECHA:</w:t>
      </w:r>
      <w:r>
        <w:tab/>
        <w:t>Medellín, Marzo  26   de  2011</w:t>
      </w:r>
    </w:p>
    <w:p w:rsidR="008646C5" w:rsidRDefault="008646C5" w:rsidP="008646C5">
      <w:r>
        <w:t>PARA:</w:t>
      </w:r>
      <w:r>
        <w:tab/>
      </w:r>
      <w:r>
        <w:tab/>
        <w:t>PLÁSTICOS DARMA</w:t>
      </w:r>
    </w:p>
    <w:p w:rsidR="008646C5" w:rsidRDefault="008646C5" w:rsidP="008646C5">
      <w:r>
        <w:t>ATENCIÓN:</w:t>
      </w:r>
      <w:r>
        <w:tab/>
        <w:t>Sr. Darío Jaramillo</w:t>
      </w:r>
    </w:p>
    <w:p w:rsidR="008646C5" w:rsidRDefault="008646C5" w:rsidP="008646C5">
      <w:r>
        <w:tab/>
      </w:r>
      <w:r>
        <w:tab/>
        <w:t>Gerente.</w:t>
      </w:r>
    </w:p>
    <w:p w:rsidR="008646C5" w:rsidRDefault="008646C5" w:rsidP="008646C5"/>
    <w:p w:rsidR="008646C5" w:rsidRDefault="008646C5" w:rsidP="008646C5">
      <w:r>
        <w:t>Apreciado Don Darío :</w:t>
      </w:r>
    </w:p>
    <w:p w:rsidR="008646C5" w:rsidRDefault="008646C5" w:rsidP="008646C5">
      <w:r>
        <w:t xml:space="preserve"> </w:t>
      </w:r>
    </w:p>
    <w:p w:rsidR="008646C5" w:rsidRDefault="008646C5" w:rsidP="008646C5">
      <w:r>
        <w:t>Con la presente estamos solicitando el siguiente servicio de   IMPRESIÓN  :</w:t>
      </w:r>
    </w:p>
    <w:p w:rsidR="008646C5" w:rsidRDefault="008646C5" w:rsidP="008646C5"/>
    <w:p w:rsidR="008646C5" w:rsidRDefault="008646C5" w:rsidP="008646C5">
      <w:pPr>
        <w:rPr>
          <w:b/>
          <w:bCs/>
          <w:u w:val="single"/>
        </w:rPr>
      </w:pPr>
    </w:p>
    <w:p w:rsidR="008646C5" w:rsidRDefault="008646C5" w:rsidP="008646C5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8646C5" w:rsidRDefault="008646C5" w:rsidP="008646C5"/>
    <w:p w:rsidR="008646C5" w:rsidRDefault="008646C5" w:rsidP="008646C5">
      <w:r>
        <w:t>MATERIAL:</w:t>
      </w:r>
      <w:r>
        <w:tab/>
      </w:r>
      <w:r>
        <w:tab/>
        <w:t>PELICULA COEXTRUIDA DE BAJA CON PP.</w:t>
      </w:r>
    </w:p>
    <w:p w:rsidR="008646C5" w:rsidRDefault="008646C5" w:rsidP="008646C5">
      <w:r>
        <w:t>MEDIDA:</w:t>
      </w:r>
      <w:r>
        <w:tab/>
      </w:r>
      <w:r>
        <w:tab/>
      </w:r>
      <w:r>
        <w:rPr>
          <w:b/>
        </w:rPr>
        <w:t xml:space="preserve">34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8646C5" w:rsidRPr="006D12B2" w:rsidRDefault="008646C5" w:rsidP="008646C5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8646C5" w:rsidRDefault="008646C5" w:rsidP="008646C5">
      <w:r>
        <w:t>TRATADO:</w:t>
      </w:r>
      <w:r>
        <w:tab/>
      </w:r>
      <w:r>
        <w:tab/>
        <w:t>1  Cara</w:t>
      </w:r>
    </w:p>
    <w:p w:rsidR="008646C5" w:rsidRDefault="008646C5" w:rsidP="008646C5">
      <w:pPr>
        <w:rPr>
          <w:b/>
          <w:bCs/>
          <w:u w:val="single"/>
        </w:rPr>
      </w:pPr>
      <w:r>
        <w:t>CANTIDAD:</w:t>
      </w:r>
      <w:r>
        <w:tab/>
      </w:r>
      <w:r>
        <w:tab/>
        <w:t>2</w:t>
      </w:r>
      <w:r>
        <w:rPr>
          <w:b/>
        </w:rPr>
        <w:t xml:space="preserve">50  </w:t>
      </w:r>
      <w:r w:rsidRPr="00900A5A">
        <w:rPr>
          <w:b/>
        </w:rPr>
        <w:t xml:space="preserve">  Kg</w:t>
      </w:r>
      <w:r>
        <w:t>.</w:t>
      </w:r>
    </w:p>
    <w:p w:rsidR="008646C5" w:rsidRDefault="008646C5" w:rsidP="008646C5">
      <w:r>
        <w:t>COLORES:</w:t>
      </w:r>
      <w:r>
        <w:tab/>
      </w:r>
      <w:r>
        <w:tab/>
        <w:t xml:space="preserve">5      </w:t>
      </w:r>
    </w:p>
    <w:p w:rsidR="008646C5" w:rsidRDefault="008646C5" w:rsidP="008646C5">
      <w:r>
        <w:t>CARAS:</w:t>
      </w:r>
      <w:r>
        <w:tab/>
      </w:r>
      <w:r>
        <w:tab/>
        <w:t>1  ( 5 x 1  )</w:t>
      </w:r>
    </w:p>
    <w:p w:rsidR="008646C5" w:rsidRDefault="008646C5" w:rsidP="008646C5">
      <w:r>
        <w:t>REPETICIÓN:</w:t>
      </w:r>
      <w:r>
        <w:tab/>
        <w:t xml:space="preserve">26    Cms   </w:t>
      </w:r>
    </w:p>
    <w:p w:rsidR="008646C5" w:rsidRPr="00900A5A" w:rsidRDefault="008646C5" w:rsidP="008646C5">
      <w:pPr>
        <w:rPr>
          <w:b/>
        </w:rPr>
      </w:pPr>
      <w:r>
        <w:t xml:space="preserve">RODILLO  :               </w:t>
      </w:r>
      <w:r>
        <w:rPr>
          <w:b/>
        </w:rPr>
        <w:t>26</w:t>
      </w:r>
    </w:p>
    <w:p w:rsidR="008646C5" w:rsidRDefault="008646C5" w:rsidP="008646C5">
      <w:r>
        <w:t>LAMINA:</w:t>
      </w:r>
      <w:r>
        <w:tab/>
      </w:r>
      <w:r>
        <w:tab/>
        <w:t xml:space="preserve">34    cms    </w:t>
      </w:r>
    </w:p>
    <w:p w:rsidR="008646C5" w:rsidRDefault="008646C5" w:rsidP="008646C5">
      <w:r>
        <w:t>FOTOCAELDA:</w:t>
      </w:r>
      <w:r>
        <w:tab/>
        <w:t>Según muestra con doble  color</w:t>
      </w:r>
    </w:p>
    <w:p w:rsidR="008646C5" w:rsidRDefault="008646C5" w:rsidP="008646C5">
      <w:pPr>
        <w:rPr>
          <w:b/>
        </w:rPr>
      </w:pPr>
      <w:r>
        <w:t>REFERENCIA:</w:t>
      </w:r>
      <w:r>
        <w:tab/>
      </w:r>
      <w:r>
        <w:rPr>
          <w:b/>
        </w:rPr>
        <w:t>EL SEMBRADOR  MANGO  397   gms.</w:t>
      </w:r>
    </w:p>
    <w:p w:rsidR="008646C5" w:rsidRDefault="008646C5" w:rsidP="008646C5">
      <w:r>
        <w:tab/>
      </w:r>
      <w:r>
        <w:tab/>
      </w:r>
      <w:r>
        <w:tab/>
      </w:r>
    </w:p>
    <w:p w:rsidR="008646C5" w:rsidRDefault="008646C5" w:rsidP="008646C5">
      <w:pPr>
        <w:jc w:val="right"/>
      </w:pPr>
    </w:p>
    <w:p w:rsidR="008646C5" w:rsidRDefault="008646C5" w:rsidP="008646C5">
      <w:r>
        <w:rPr>
          <w:b/>
          <w:bCs/>
          <w:u w:val="single"/>
        </w:rPr>
        <w:t>NOTA:</w:t>
      </w:r>
      <w:r>
        <w:t xml:space="preserve">            - Cyreles   en  su planta</w:t>
      </w:r>
    </w:p>
    <w:p w:rsidR="008646C5" w:rsidRDefault="008646C5" w:rsidP="008646C5">
      <w:pPr>
        <w:pStyle w:val="Prrafodelista"/>
        <w:numPr>
          <w:ilvl w:val="0"/>
          <w:numId w:val="2"/>
        </w:numPr>
      </w:pPr>
      <w:r>
        <w:t xml:space="preserve"> Se envía  material.</w:t>
      </w:r>
    </w:p>
    <w:p w:rsidR="008646C5" w:rsidRDefault="008646C5" w:rsidP="008646C5">
      <w:pPr>
        <w:pStyle w:val="Prrafodelista"/>
        <w:numPr>
          <w:ilvl w:val="0"/>
          <w:numId w:val="2"/>
        </w:numPr>
      </w:pPr>
      <w:r>
        <w:t>SE  APRUEBA  IMPRESIÓN.</w:t>
      </w:r>
    </w:p>
    <w:p w:rsidR="008646C5" w:rsidRPr="00E62549" w:rsidRDefault="008646C5" w:rsidP="008646C5">
      <w:pPr>
        <w:pStyle w:val="Prrafodelista"/>
        <w:ind w:left="1500"/>
        <w:rPr>
          <w:b/>
          <w:sz w:val="28"/>
          <w:szCs w:val="28"/>
        </w:rPr>
      </w:pPr>
    </w:p>
    <w:p w:rsidR="008646C5" w:rsidRDefault="008646C5" w:rsidP="008646C5"/>
    <w:p w:rsidR="008646C5" w:rsidRDefault="008646C5" w:rsidP="008646C5"/>
    <w:p w:rsidR="008646C5" w:rsidRDefault="008646C5" w:rsidP="008646C5">
      <w:r>
        <w:t>Agradezco la atención y colaboración prestada.</w:t>
      </w:r>
    </w:p>
    <w:p w:rsidR="008646C5" w:rsidRDefault="008646C5" w:rsidP="008646C5"/>
    <w:p w:rsidR="008646C5" w:rsidRDefault="008646C5" w:rsidP="008646C5"/>
    <w:p w:rsidR="008646C5" w:rsidRDefault="008646C5" w:rsidP="008646C5">
      <w:r>
        <w:t>Cordialmente,</w:t>
      </w:r>
    </w:p>
    <w:p w:rsidR="008646C5" w:rsidRDefault="008646C5" w:rsidP="008646C5"/>
    <w:p w:rsidR="008646C5" w:rsidRPr="00F4077E" w:rsidRDefault="008646C5" w:rsidP="008646C5">
      <w:pPr>
        <w:rPr>
          <w:b/>
        </w:rPr>
      </w:pPr>
    </w:p>
    <w:p w:rsidR="008646C5" w:rsidRDefault="008646C5" w:rsidP="008646C5"/>
    <w:p w:rsidR="008646C5" w:rsidRDefault="008646C5" w:rsidP="008646C5">
      <w:r>
        <w:t>RICARDO CASAS ZAPATA</w:t>
      </w:r>
    </w:p>
    <w:p w:rsidR="008646C5" w:rsidRDefault="008646C5" w:rsidP="008646C5">
      <w:r>
        <w:t>Director</w:t>
      </w:r>
    </w:p>
    <w:p w:rsidR="008646C5" w:rsidRDefault="008646C5" w:rsidP="0042659C">
      <w:pPr>
        <w:rPr>
          <w:b/>
        </w:rPr>
      </w:pPr>
    </w:p>
    <w:p w:rsidR="00B51D26" w:rsidRDefault="00B51D26" w:rsidP="0042659C">
      <w:pPr>
        <w:rPr>
          <w:b/>
        </w:rPr>
      </w:pPr>
    </w:p>
    <w:p w:rsidR="00B51D26" w:rsidRDefault="00B51D26" w:rsidP="00B51D26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B51D26" w:rsidRDefault="00B51D26" w:rsidP="00B51D26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B51D26" w:rsidRDefault="00B51D26" w:rsidP="00B51D26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B51D26" w:rsidRDefault="00B51D26" w:rsidP="00B51D26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B51D26" w:rsidRDefault="00B51D26" w:rsidP="00B51D26"/>
    <w:p w:rsidR="00B51D26" w:rsidRDefault="00B51D26" w:rsidP="00B51D26">
      <w:pPr>
        <w:pStyle w:val="Ttulo1"/>
      </w:pPr>
      <w:r>
        <w:t>ORD EN DE TRABAJO  N°      08207</w:t>
      </w:r>
    </w:p>
    <w:p w:rsidR="00B51D26" w:rsidRDefault="00B51D26" w:rsidP="00B51D26"/>
    <w:p w:rsidR="00B51D26" w:rsidRDefault="0064356E" w:rsidP="00B51D26">
      <w:r>
        <w:t>FECHA:</w:t>
      </w:r>
      <w:r>
        <w:tab/>
        <w:t>Medellín,  Abril  08   de   2011</w:t>
      </w:r>
    </w:p>
    <w:p w:rsidR="00B51D26" w:rsidRDefault="00B51D26" w:rsidP="00B51D26">
      <w:r>
        <w:t>PARA:</w:t>
      </w:r>
      <w:r>
        <w:tab/>
      </w:r>
      <w:r>
        <w:tab/>
        <w:t>PLÁSTICOS DARMA</w:t>
      </w:r>
    </w:p>
    <w:p w:rsidR="00B51D26" w:rsidRDefault="00B51D26" w:rsidP="00B51D26">
      <w:r>
        <w:t>ATENCIÓN:</w:t>
      </w:r>
      <w:r>
        <w:tab/>
        <w:t>Sr. Darío Jaramillo</w:t>
      </w:r>
    </w:p>
    <w:p w:rsidR="00B51D26" w:rsidRDefault="00B51D26" w:rsidP="00B51D26">
      <w:r>
        <w:tab/>
      </w:r>
      <w:r>
        <w:tab/>
        <w:t>Gerente.</w:t>
      </w:r>
    </w:p>
    <w:p w:rsidR="00B51D26" w:rsidRDefault="00B51D26" w:rsidP="00B51D26"/>
    <w:p w:rsidR="00B51D26" w:rsidRDefault="00B51D26" w:rsidP="00B51D26">
      <w:r>
        <w:t>Apreciado Don Darío:</w:t>
      </w:r>
    </w:p>
    <w:p w:rsidR="00B51D26" w:rsidRDefault="00B51D26" w:rsidP="00B51D26"/>
    <w:p w:rsidR="00B51D26" w:rsidRPr="0096137E" w:rsidRDefault="00B51D26" w:rsidP="00B51D26">
      <w:pPr>
        <w:rPr>
          <w:b/>
        </w:rPr>
      </w:pPr>
      <w:r>
        <w:t>Con la presente estamos solicitando el siguiente Material :</w:t>
      </w:r>
    </w:p>
    <w:p w:rsidR="00B51D26" w:rsidRDefault="00B51D26" w:rsidP="00B51D26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B51D26" w:rsidRDefault="00B51D26" w:rsidP="00B51D26"/>
    <w:p w:rsidR="00B51D26" w:rsidRDefault="00B51D26" w:rsidP="00B51D26">
      <w:r>
        <w:t>MATERIAL:</w:t>
      </w:r>
      <w:r>
        <w:tab/>
      </w:r>
      <w:r>
        <w:tab/>
        <w:t xml:space="preserve">Polietileno Alta Densidad Pigmentado </w:t>
      </w:r>
      <w:r w:rsidRPr="00496357">
        <w:rPr>
          <w:b/>
        </w:rPr>
        <w:t xml:space="preserve">NEGRO </w:t>
      </w:r>
    </w:p>
    <w:p w:rsidR="00B51D26" w:rsidRDefault="00B51D26" w:rsidP="00B51D26">
      <w:r>
        <w:t>MEDIDA:</w:t>
      </w:r>
      <w:r>
        <w:tab/>
      </w:r>
      <w:r>
        <w:tab/>
      </w:r>
      <w:r>
        <w:rPr>
          <w:b/>
        </w:rPr>
        <w:t>4</w:t>
      </w:r>
      <w:r w:rsidR="00DF558A">
        <w:rPr>
          <w:b/>
        </w:rPr>
        <w:t>8</w:t>
      </w:r>
      <w:r>
        <w:t xml:space="preserve">  Cms.</w:t>
      </w:r>
    </w:p>
    <w:p w:rsidR="00B51D26" w:rsidRDefault="00B51D26" w:rsidP="00B51D26">
      <w:pPr>
        <w:rPr>
          <w:b/>
          <w:bCs/>
        </w:rPr>
      </w:pPr>
      <w:r>
        <w:t>CALIBRE:</w:t>
      </w:r>
      <w:r>
        <w:tab/>
      </w:r>
      <w:r>
        <w:tab/>
      </w:r>
      <w:r>
        <w:rPr>
          <w:b/>
        </w:rPr>
        <w:t>2.</w:t>
      </w:r>
      <w:r w:rsidR="00DF558A">
        <w:rPr>
          <w:b/>
        </w:rPr>
        <w:t>2</w:t>
      </w:r>
      <w:r w:rsidRPr="00553674">
        <w:rPr>
          <w:b/>
          <w:bCs/>
        </w:rPr>
        <w:t xml:space="preserve"> </w:t>
      </w:r>
      <w:r>
        <w:rPr>
          <w:b/>
          <w:bCs/>
        </w:rPr>
        <w:t xml:space="preserve"> ”</w:t>
      </w:r>
    </w:p>
    <w:p w:rsidR="00B51D26" w:rsidRDefault="00B51D26" w:rsidP="00B51D26">
      <w:r>
        <w:t>CO</w:t>
      </w:r>
      <w:r w:rsidR="00DF558A">
        <w:t>LOR:</w:t>
      </w:r>
      <w:r w:rsidR="00DF558A">
        <w:tab/>
      </w:r>
      <w:r w:rsidR="00DF558A">
        <w:tab/>
        <w:t xml:space="preserve">NEGRO  </w:t>
      </w:r>
    </w:p>
    <w:p w:rsidR="00B51D26" w:rsidRDefault="00B51D26" w:rsidP="00B51D26">
      <w:r>
        <w:t>TRATADO:</w:t>
      </w:r>
      <w:r>
        <w:tab/>
      </w:r>
      <w:r>
        <w:tab/>
        <w:t>2 Caras.</w:t>
      </w:r>
    </w:p>
    <w:p w:rsidR="00B51D26" w:rsidRDefault="00B51D26" w:rsidP="00B51D26">
      <w:pPr>
        <w:rPr>
          <w:b/>
          <w:bCs/>
        </w:rPr>
      </w:pPr>
      <w:r>
        <w:t>CANTIDAD:</w:t>
      </w:r>
      <w:r>
        <w:tab/>
      </w:r>
      <w:r>
        <w:tab/>
      </w:r>
      <w:r w:rsidR="00DF558A">
        <w:rPr>
          <w:b/>
        </w:rPr>
        <w:t>170</w:t>
      </w:r>
      <w:r>
        <w:rPr>
          <w:b/>
        </w:rPr>
        <w:t xml:space="preserve"> </w:t>
      </w:r>
      <w:r w:rsidRPr="00212963">
        <w:rPr>
          <w:b/>
        </w:rPr>
        <w:t xml:space="preserve">   Kg.</w:t>
      </w:r>
    </w:p>
    <w:p w:rsidR="00B51D26" w:rsidRDefault="00B51D26" w:rsidP="00B51D26">
      <w:r>
        <w:t>REFERENCIA:</w:t>
      </w:r>
      <w:r>
        <w:tab/>
      </w:r>
      <w:r w:rsidR="00DF558A">
        <w:rPr>
          <w:b/>
        </w:rPr>
        <w:t>GEORDI  ALMACEN  MEDIANA</w:t>
      </w:r>
    </w:p>
    <w:p w:rsidR="00B51D26" w:rsidRDefault="00B51D26" w:rsidP="00B51D26">
      <w:r>
        <w:t>COLORES:</w:t>
      </w:r>
      <w:r>
        <w:tab/>
      </w:r>
      <w:r>
        <w:tab/>
        <w:t>1 ( Plata  )</w:t>
      </w:r>
    </w:p>
    <w:p w:rsidR="00B51D26" w:rsidRDefault="00B51D26" w:rsidP="00B51D26">
      <w:r>
        <w:t>CARAS:</w:t>
      </w:r>
      <w:r>
        <w:tab/>
      </w:r>
      <w:r>
        <w:tab/>
        <w:t>2</w:t>
      </w:r>
    </w:p>
    <w:p w:rsidR="00B51D26" w:rsidRDefault="00B51D26" w:rsidP="00B51D26">
      <w:r>
        <w:t>REPETICIÓN:</w:t>
      </w:r>
      <w:r>
        <w:tab/>
        <w:t>32</w:t>
      </w:r>
    </w:p>
    <w:p w:rsidR="00B51D26" w:rsidRDefault="00B51D26" w:rsidP="00B51D26">
      <w:r>
        <w:t>RODILLO:</w:t>
      </w:r>
      <w:r>
        <w:tab/>
      </w:r>
      <w:r>
        <w:tab/>
        <w:t>32</w:t>
      </w:r>
    </w:p>
    <w:p w:rsidR="00B51D26" w:rsidRDefault="00B51D26" w:rsidP="00B51D26">
      <w:r>
        <w:t>BOLSA:</w:t>
      </w:r>
      <w:r>
        <w:tab/>
      </w:r>
      <w:r>
        <w:tab/>
      </w:r>
      <w:r w:rsidRPr="0067498C">
        <w:rPr>
          <w:b/>
        </w:rPr>
        <w:t>32  x  40</w:t>
      </w:r>
      <w:r w:rsidR="00DF558A">
        <w:rPr>
          <w:b/>
        </w:rPr>
        <w:t xml:space="preserve"> + 8</w:t>
      </w:r>
      <w:r>
        <w:t xml:space="preserve">    cms </w:t>
      </w:r>
      <w:r w:rsidR="00DF558A">
        <w:t xml:space="preserve"> </w:t>
      </w:r>
      <w:r>
        <w:t xml:space="preserve"> con Troquel  rinon</w:t>
      </w:r>
    </w:p>
    <w:p w:rsidR="00B51D26" w:rsidRDefault="00B51D26" w:rsidP="00B51D26">
      <w:r>
        <w:t>SELLADO:</w:t>
      </w:r>
      <w:r>
        <w:tab/>
      </w:r>
      <w:r>
        <w:tab/>
        <w:t>Para selle  Lateral</w:t>
      </w:r>
    </w:p>
    <w:p w:rsidR="00B51D26" w:rsidRDefault="00B51D26" w:rsidP="00B51D26"/>
    <w:p w:rsidR="00B51D26" w:rsidRDefault="00B51D26" w:rsidP="00B51D26"/>
    <w:p w:rsidR="00B51D26" w:rsidRDefault="00B51D26" w:rsidP="00B51D26">
      <w:r>
        <w:rPr>
          <w:b/>
          <w:bCs/>
          <w:u w:val="single"/>
        </w:rPr>
        <w:t>NOTA:</w:t>
      </w:r>
      <w:r>
        <w:t xml:space="preserve">  * Los cyreles </w:t>
      </w:r>
      <w:r w:rsidR="00DF558A">
        <w:t>LOS ENVIA  GRAFIFLEX</w:t>
      </w:r>
    </w:p>
    <w:p w:rsidR="00B51D26" w:rsidRDefault="00B51D26" w:rsidP="00B51D26">
      <w:pPr>
        <w:numPr>
          <w:ilvl w:val="0"/>
          <w:numId w:val="1"/>
        </w:numPr>
      </w:pPr>
      <w:r>
        <w:t xml:space="preserve">Se envían muestra física  para tonos , alturas  y </w:t>
      </w:r>
      <w:r w:rsidR="00DF558A">
        <w:t>pigmentación</w:t>
      </w:r>
    </w:p>
    <w:p w:rsidR="00B51D26" w:rsidRDefault="00B51D26" w:rsidP="00B51D26">
      <w:pPr>
        <w:numPr>
          <w:ilvl w:val="0"/>
          <w:numId w:val="1"/>
        </w:numPr>
      </w:pPr>
      <w:r>
        <w:t>Colocar pie de imprenta de Plasticos Union.</w:t>
      </w:r>
    </w:p>
    <w:p w:rsidR="00B51D26" w:rsidRDefault="00B51D26" w:rsidP="00B51D26">
      <w:pPr>
        <w:ind w:left="885"/>
      </w:pPr>
    </w:p>
    <w:p w:rsidR="00B51D26" w:rsidRDefault="00B51D26" w:rsidP="00B51D26">
      <w:pPr>
        <w:ind w:left="885"/>
      </w:pPr>
    </w:p>
    <w:p w:rsidR="00B51D26" w:rsidRPr="0098114D" w:rsidRDefault="00B51D26" w:rsidP="00B51D26">
      <w:pPr>
        <w:rPr>
          <w:b/>
          <w:u w:val="single"/>
        </w:rPr>
      </w:pPr>
    </w:p>
    <w:p w:rsidR="00B51D26" w:rsidRDefault="00B51D26" w:rsidP="00B51D26">
      <w:r>
        <w:t>Agradezco la atención y colaboración prestada.</w:t>
      </w:r>
    </w:p>
    <w:p w:rsidR="00B51D26" w:rsidRDefault="00B51D26" w:rsidP="00B51D26"/>
    <w:p w:rsidR="00B51D26" w:rsidRDefault="00B51D26" w:rsidP="00B51D26"/>
    <w:p w:rsidR="00B51D26" w:rsidRDefault="00B51D26" w:rsidP="00B51D26">
      <w:r>
        <w:t>Cordialmente,</w:t>
      </w:r>
    </w:p>
    <w:p w:rsidR="00B51D26" w:rsidRDefault="00B51D26" w:rsidP="00B51D26"/>
    <w:p w:rsidR="00B51D26" w:rsidRDefault="00B51D26" w:rsidP="00B51D26"/>
    <w:p w:rsidR="00B51D26" w:rsidRDefault="00B51D26" w:rsidP="00B51D26">
      <w:r>
        <w:t>RICARDO CASAS ZAPATA</w:t>
      </w:r>
    </w:p>
    <w:p w:rsidR="00B51D26" w:rsidRDefault="00B51D26" w:rsidP="00B51D26">
      <w:r>
        <w:t>Director.</w:t>
      </w:r>
    </w:p>
    <w:p w:rsidR="00B51D26" w:rsidRDefault="00B51D26" w:rsidP="00B51D26">
      <w:pPr>
        <w:rPr>
          <w:b/>
        </w:rPr>
      </w:pPr>
    </w:p>
    <w:p w:rsidR="00B51D26" w:rsidRDefault="00B51D26" w:rsidP="00B51D26">
      <w:pPr>
        <w:rPr>
          <w:b/>
        </w:rPr>
      </w:pPr>
    </w:p>
    <w:p w:rsidR="00B51D26" w:rsidRDefault="00B51D26" w:rsidP="00B51D26">
      <w:pPr>
        <w:rPr>
          <w:b/>
        </w:rPr>
      </w:pPr>
    </w:p>
    <w:p w:rsidR="00B51D26" w:rsidRDefault="00B51D26" w:rsidP="0042659C">
      <w:pPr>
        <w:rPr>
          <w:b/>
        </w:rPr>
      </w:pPr>
    </w:p>
    <w:p w:rsidR="00B54052" w:rsidRDefault="00B54052" w:rsidP="0042659C">
      <w:pPr>
        <w:rPr>
          <w:b/>
        </w:rPr>
      </w:pPr>
    </w:p>
    <w:p w:rsidR="00B54052" w:rsidRDefault="00B54052" w:rsidP="00B54052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B54052" w:rsidRDefault="00B54052" w:rsidP="00B54052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B54052" w:rsidRDefault="00B54052" w:rsidP="00B54052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B54052" w:rsidRDefault="00B54052" w:rsidP="00B54052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B54052" w:rsidRDefault="00B54052" w:rsidP="00B54052">
      <w:pPr>
        <w:rPr>
          <w:b/>
          <w:bCs/>
        </w:rPr>
      </w:pPr>
    </w:p>
    <w:p w:rsidR="00B54052" w:rsidRDefault="00B54052" w:rsidP="00B54052">
      <w:pPr>
        <w:pStyle w:val="Ttulo1"/>
      </w:pPr>
    </w:p>
    <w:p w:rsidR="00B54052" w:rsidRDefault="00B54052" w:rsidP="00B54052">
      <w:pPr>
        <w:pStyle w:val="Ttulo1"/>
      </w:pPr>
      <w:r>
        <w:t>ORDEN DE TRABAJO  N °      07553</w:t>
      </w:r>
    </w:p>
    <w:p w:rsidR="00B54052" w:rsidRDefault="00B54052" w:rsidP="00B54052"/>
    <w:p w:rsidR="00B54052" w:rsidRDefault="00B54052" w:rsidP="00B54052">
      <w:r>
        <w:t>FECHA:</w:t>
      </w:r>
      <w:r>
        <w:tab/>
        <w:t>Medellín, Marzo  28    de   2011</w:t>
      </w:r>
    </w:p>
    <w:p w:rsidR="00B54052" w:rsidRDefault="00B54052" w:rsidP="00B54052">
      <w:r>
        <w:t>PARA:</w:t>
      </w:r>
      <w:r>
        <w:tab/>
      </w:r>
      <w:r>
        <w:tab/>
        <w:t>PLÁSTICOS DARMA</w:t>
      </w:r>
    </w:p>
    <w:p w:rsidR="00B54052" w:rsidRDefault="00B54052" w:rsidP="00B54052">
      <w:r>
        <w:t>ATENCIÓN:</w:t>
      </w:r>
      <w:r>
        <w:tab/>
        <w:t>Sr. Darío Jaramillo</w:t>
      </w:r>
    </w:p>
    <w:p w:rsidR="00B54052" w:rsidRDefault="00B54052" w:rsidP="00B54052">
      <w:r>
        <w:tab/>
      </w:r>
      <w:r>
        <w:tab/>
        <w:t>Gerente.</w:t>
      </w:r>
    </w:p>
    <w:p w:rsidR="00B54052" w:rsidRDefault="00B54052" w:rsidP="00B54052"/>
    <w:p w:rsidR="00B54052" w:rsidRDefault="00B54052" w:rsidP="00B54052">
      <w:r>
        <w:t>Apreciado Don Darío:</w:t>
      </w:r>
    </w:p>
    <w:p w:rsidR="00B54052" w:rsidRDefault="00B54052" w:rsidP="00B54052"/>
    <w:p w:rsidR="00B54052" w:rsidRDefault="00B54052" w:rsidP="00B54052">
      <w:r>
        <w:t>Con la presente estamos solicitando el siguiente servicio de  IMPRESIÓN:</w:t>
      </w:r>
    </w:p>
    <w:p w:rsidR="00B54052" w:rsidRDefault="00B54052" w:rsidP="00B54052"/>
    <w:p w:rsidR="00B54052" w:rsidRDefault="00B54052" w:rsidP="00B54052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B54052" w:rsidRDefault="00B54052" w:rsidP="00B54052">
      <w:r>
        <w:t xml:space="preserve">MATERIAL   :           Polipropileno   Tubular   de   </w:t>
      </w:r>
      <w:r>
        <w:rPr>
          <w:b/>
        </w:rPr>
        <w:t>30</w:t>
      </w:r>
      <w:r>
        <w:t xml:space="preserve">    cms</w:t>
      </w:r>
    </w:p>
    <w:p w:rsidR="00B54052" w:rsidRDefault="00B54052" w:rsidP="00B54052">
      <w:r>
        <w:t>CALIBRE      :           1.5  ”</w:t>
      </w:r>
    </w:p>
    <w:p w:rsidR="00B54052" w:rsidRPr="00AD5DCF" w:rsidRDefault="00B54052" w:rsidP="00B54052">
      <w:pPr>
        <w:rPr>
          <w:b/>
        </w:rPr>
      </w:pPr>
      <w:r>
        <w:t>REFERENCIA:</w:t>
      </w:r>
      <w:r>
        <w:tab/>
      </w:r>
      <w:r>
        <w:rPr>
          <w:b/>
        </w:rPr>
        <w:t>TEENS  2</w:t>
      </w:r>
    </w:p>
    <w:p w:rsidR="00B54052" w:rsidRDefault="00B54052" w:rsidP="00B54052">
      <w:r>
        <w:t>CANTIDAD    :          100   Kg</w:t>
      </w:r>
    </w:p>
    <w:p w:rsidR="00B54052" w:rsidRDefault="00B54052" w:rsidP="00B54052">
      <w:r>
        <w:t>COLORES:</w:t>
      </w:r>
      <w:r>
        <w:tab/>
      </w:r>
      <w:r>
        <w:tab/>
        <w:t xml:space="preserve">2     </w:t>
      </w:r>
      <w:r w:rsidRPr="007F1676">
        <w:rPr>
          <w:b/>
        </w:rPr>
        <w:t>(BLANCO - RODAMINA )</w:t>
      </w:r>
    </w:p>
    <w:p w:rsidR="00B54052" w:rsidRDefault="00B54052" w:rsidP="00B54052">
      <w:r>
        <w:t>CARAS:</w:t>
      </w:r>
      <w:r>
        <w:tab/>
      </w:r>
      <w:r>
        <w:tab/>
        <w:t xml:space="preserve">1  </w:t>
      </w:r>
    </w:p>
    <w:p w:rsidR="00B54052" w:rsidRDefault="00B54052" w:rsidP="00B54052">
      <w:r>
        <w:t>REPETICIÓN:</w:t>
      </w:r>
      <w:r>
        <w:tab/>
        <w:t>24.5</w:t>
      </w:r>
    </w:p>
    <w:p w:rsidR="00B54052" w:rsidRPr="007E24E2" w:rsidRDefault="00B54052" w:rsidP="00B54052">
      <w:pPr>
        <w:rPr>
          <w:b/>
        </w:rPr>
      </w:pPr>
      <w:r>
        <w:t>RODILLO:</w:t>
      </w:r>
      <w:r>
        <w:tab/>
      </w:r>
      <w:r>
        <w:tab/>
      </w:r>
      <w:r>
        <w:rPr>
          <w:b/>
        </w:rPr>
        <w:t>25</w:t>
      </w:r>
    </w:p>
    <w:p w:rsidR="00B54052" w:rsidRDefault="00B54052" w:rsidP="00B54052">
      <w:r>
        <w:t>BOLSA:</w:t>
      </w:r>
      <w:r>
        <w:tab/>
      </w:r>
      <w:r>
        <w:tab/>
        <w:t>24.5  X  28 + 5    cms   de  Solapa Interna.</w:t>
      </w:r>
    </w:p>
    <w:p w:rsidR="00B54052" w:rsidRDefault="00B54052" w:rsidP="00B54052">
      <w:r>
        <w:t>SELLADO:</w:t>
      </w:r>
      <w:r>
        <w:tab/>
      </w:r>
      <w:r>
        <w:tab/>
        <w:t>Para selle lateral.</w:t>
      </w:r>
    </w:p>
    <w:p w:rsidR="00B54052" w:rsidRDefault="00B54052" w:rsidP="00B54052"/>
    <w:p w:rsidR="00B54052" w:rsidRDefault="00B54052" w:rsidP="00B54052"/>
    <w:p w:rsidR="00B54052" w:rsidRDefault="00B54052" w:rsidP="00B54052">
      <w:r>
        <w:rPr>
          <w:b/>
          <w:bCs/>
          <w:u w:val="single"/>
        </w:rPr>
        <w:t>NOTA:</w:t>
      </w:r>
      <w:r>
        <w:t xml:space="preserve">  *   Los cyreles   NUEVOS EN SU PLANTA</w:t>
      </w:r>
    </w:p>
    <w:p w:rsidR="00B54052" w:rsidRDefault="00B54052" w:rsidP="00B54052">
      <w:pPr>
        <w:numPr>
          <w:ilvl w:val="0"/>
          <w:numId w:val="1"/>
        </w:numPr>
      </w:pPr>
      <w:r>
        <w:t>Se envían ARTE    para tonos y alturas</w:t>
      </w:r>
    </w:p>
    <w:p w:rsidR="00B54052" w:rsidRPr="00B11BD2" w:rsidRDefault="00B54052" w:rsidP="00B54052">
      <w:pPr>
        <w:numPr>
          <w:ilvl w:val="0"/>
          <w:numId w:val="2"/>
        </w:numPr>
      </w:pPr>
      <w:r>
        <w:t xml:space="preserve">Se  envía el material de PP </w:t>
      </w:r>
      <w:r>
        <w:rPr>
          <w:b/>
        </w:rPr>
        <w:t xml:space="preserve">de  30 </w:t>
      </w:r>
      <w:r w:rsidRPr="00AD5DCF">
        <w:rPr>
          <w:b/>
        </w:rPr>
        <w:t xml:space="preserve">  cms</w:t>
      </w:r>
    </w:p>
    <w:p w:rsidR="00B54052" w:rsidRPr="005574BF" w:rsidRDefault="00B54052" w:rsidP="00B54052">
      <w:pPr>
        <w:ind w:left="1500"/>
      </w:pPr>
    </w:p>
    <w:p w:rsidR="00B54052" w:rsidRPr="00150D1A" w:rsidRDefault="00B54052" w:rsidP="00B54052">
      <w:pPr>
        <w:ind w:left="1860"/>
      </w:pPr>
    </w:p>
    <w:p w:rsidR="00B54052" w:rsidRDefault="00B54052" w:rsidP="00B54052">
      <w:pPr>
        <w:ind w:left="885"/>
      </w:pPr>
    </w:p>
    <w:p w:rsidR="00B54052" w:rsidRDefault="00B54052" w:rsidP="00B54052">
      <w:pPr>
        <w:ind w:left="885"/>
      </w:pPr>
    </w:p>
    <w:p w:rsidR="00B54052" w:rsidRDefault="00B54052" w:rsidP="00B54052">
      <w:r>
        <w:t>Agradezco la atención y colaboración prestada.</w:t>
      </w:r>
    </w:p>
    <w:p w:rsidR="00B54052" w:rsidRDefault="00B54052" w:rsidP="00B54052"/>
    <w:p w:rsidR="00B54052" w:rsidRDefault="00B54052" w:rsidP="00B54052"/>
    <w:p w:rsidR="00B54052" w:rsidRDefault="00B54052" w:rsidP="00B54052">
      <w:r>
        <w:t>Cordialmente,</w:t>
      </w:r>
    </w:p>
    <w:p w:rsidR="00B54052" w:rsidRDefault="00B54052" w:rsidP="00B54052"/>
    <w:p w:rsidR="00B54052" w:rsidRDefault="00B54052" w:rsidP="00B54052"/>
    <w:p w:rsidR="00B54052" w:rsidRDefault="00B54052" w:rsidP="00B54052"/>
    <w:p w:rsidR="00B54052" w:rsidRDefault="00B54052" w:rsidP="00B54052">
      <w:r>
        <w:t>RICARDO CASAS ZAPATA</w:t>
      </w:r>
    </w:p>
    <w:p w:rsidR="00B54052" w:rsidRDefault="00B54052" w:rsidP="00B54052">
      <w:r>
        <w:t>Director</w:t>
      </w:r>
    </w:p>
    <w:p w:rsidR="00B54052" w:rsidRDefault="00B54052" w:rsidP="00B54052">
      <w:pPr>
        <w:rPr>
          <w:b/>
        </w:rPr>
      </w:pPr>
    </w:p>
    <w:p w:rsidR="00B54052" w:rsidRDefault="00B54052" w:rsidP="0042659C">
      <w:pPr>
        <w:rPr>
          <w:b/>
        </w:rPr>
      </w:pPr>
    </w:p>
    <w:p w:rsidR="00B54052" w:rsidRDefault="00B54052" w:rsidP="0042659C">
      <w:pPr>
        <w:rPr>
          <w:b/>
        </w:rPr>
      </w:pPr>
    </w:p>
    <w:p w:rsidR="00B54052" w:rsidRDefault="00B54052" w:rsidP="0042659C">
      <w:pPr>
        <w:rPr>
          <w:b/>
        </w:rPr>
      </w:pPr>
    </w:p>
    <w:p w:rsidR="00B54052" w:rsidRDefault="00B54052" w:rsidP="0042659C">
      <w:pPr>
        <w:rPr>
          <w:b/>
        </w:rPr>
      </w:pPr>
    </w:p>
    <w:p w:rsidR="00B54052" w:rsidRDefault="00B54052" w:rsidP="00B54052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B54052" w:rsidRDefault="00B54052" w:rsidP="00B54052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B54052" w:rsidRDefault="00B54052" w:rsidP="00B54052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B54052" w:rsidRDefault="00B54052" w:rsidP="00B54052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B54052" w:rsidRDefault="00B54052" w:rsidP="00B54052">
      <w:pPr>
        <w:rPr>
          <w:b/>
          <w:bCs/>
        </w:rPr>
      </w:pPr>
    </w:p>
    <w:p w:rsidR="00B54052" w:rsidRDefault="00B54052" w:rsidP="00B54052"/>
    <w:p w:rsidR="00B54052" w:rsidRDefault="00B54052" w:rsidP="00B54052">
      <w:pPr>
        <w:pStyle w:val="Ttulo1"/>
      </w:pPr>
      <w:r>
        <w:t>ORDEN DE TRABAJO    N°      08087</w:t>
      </w:r>
    </w:p>
    <w:p w:rsidR="00B54052" w:rsidRDefault="00B54052" w:rsidP="00B54052"/>
    <w:p w:rsidR="00B54052" w:rsidRDefault="00B54052" w:rsidP="00B54052"/>
    <w:p w:rsidR="00B54052" w:rsidRDefault="00B54052" w:rsidP="00B54052">
      <w:r>
        <w:t>FECHA:</w:t>
      </w:r>
      <w:r>
        <w:tab/>
        <w:t>Itagui, M</w:t>
      </w:r>
      <w:r w:rsidR="007643BD">
        <w:t>arzo 28</w:t>
      </w:r>
      <w:r>
        <w:t xml:space="preserve">  de  2011</w:t>
      </w:r>
    </w:p>
    <w:p w:rsidR="00B54052" w:rsidRDefault="00B54052" w:rsidP="00B54052">
      <w:r>
        <w:t>PARA:</w:t>
      </w:r>
      <w:r>
        <w:tab/>
      </w:r>
      <w:r>
        <w:tab/>
        <w:t>PLÁSTICOS DARMA</w:t>
      </w:r>
    </w:p>
    <w:p w:rsidR="00B54052" w:rsidRDefault="00B54052" w:rsidP="00B54052">
      <w:r>
        <w:t>ATENCIÓN:</w:t>
      </w:r>
      <w:r>
        <w:tab/>
        <w:t>Sr. DARIO JARAMILLO</w:t>
      </w:r>
    </w:p>
    <w:p w:rsidR="00B54052" w:rsidRDefault="00B54052" w:rsidP="00B54052"/>
    <w:p w:rsidR="00B54052" w:rsidRDefault="00B54052" w:rsidP="00B54052"/>
    <w:p w:rsidR="00B54052" w:rsidRDefault="00B54052" w:rsidP="00B54052">
      <w:r>
        <w:t xml:space="preserve"> Apreciado Dn DARIO:</w:t>
      </w:r>
    </w:p>
    <w:p w:rsidR="00B54052" w:rsidRDefault="00B54052" w:rsidP="00B54052"/>
    <w:p w:rsidR="00B54052" w:rsidRDefault="00B54052" w:rsidP="00B54052">
      <w:r>
        <w:t>Con la presente estamos solicitando el siguiente material  :</w:t>
      </w:r>
    </w:p>
    <w:p w:rsidR="00B54052" w:rsidRDefault="00B54052" w:rsidP="00B54052"/>
    <w:p w:rsidR="00B54052" w:rsidRDefault="00B54052" w:rsidP="00B54052">
      <w:r>
        <w:rPr>
          <w:b/>
          <w:bCs/>
          <w:u w:val="single"/>
        </w:rPr>
        <w:t>EXTRUSION</w:t>
      </w:r>
      <w:r>
        <w:t>:</w:t>
      </w:r>
    </w:p>
    <w:p w:rsidR="00B54052" w:rsidRDefault="00B54052" w:rsidP="00B54052"/>
    <w:p w:rsidR="00B54052" w:rsidRDefault="00B54052" w:rsidP="00B54052"/>
    <w:tbl>
      <w:tblPr>
        <w:tblW w:w="9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994"/>
        <w:gridCol w:w="1672"/>
        <w:gridCol w:w="1847"/>
        <w:gridCol w:w="1784"/>
        <w:gridCol w:w="1953"/>
      </w:tblGrid>
      <w:tr w:rsidR="00B54052" w:rsidTr="00787821">
        <w:tc>
          <w:tcPr>
            <w:tcW w:w="1994" w:type="dxa"/>
          </w:tcPr>
          <w:p w:rsidR="00B54052" w:rsidRDefault="00B54052" w:rsidP="00787821">
            <w:r>
              <w:t>MEDIDA EN  CENTIMETROS</w:t>
            </w:r>
          </w:p>
        </w:tc>
        <w:tc>
          <w:tcPr>
            <w:tcW w:w="1672" w:type="dxa"/>
          </w:tcPr>
          <w:p w:rsidR="00B54052" w:rsidRDefault="00B54052" w:rsidP="00787821">
            <w:r>
              <w:t>CALIBRE</w:t>
            </w:r>
          </w:p>
        </w:tc>
        <w:tc>
          <w:tcPr>
            <w:tcW w:w="1847" w:type="dxa"/>
          </w:tcPr>
          <w:p w:rsidR="00B54052" w:rsidRDefault="00B54052" w:rsidP="00787821">
            <w:r>
              <w:t>FORMA</w:t>
            </w:r>
          </w:p>
        </w:tc>
        <w:tc>
          <w:tcPr>
            <w:tcW w:w="1784" w:type="dxa"/>
          </w:tcPr>
          <w:p w:rsidR="00B54052" w:rsidRDefault="00B54052" w:rsidP="00787821">
            <w:r>
              <w:t>CANTIDAD EN KILOS</w:t>
            </w:r>
          </w:p>
        </w:tc>
        <w:tc>
          <w:tcPr>
            <w:tcW w:w="1953" w:type="dxa"/>
          </w:tcPr>
          <w:p w:rsidR="00B54052" w:rsidRDefault="00B54052" w:rsidP="00787821">
            <w:r>
              <w:t>MATERIAL</w:t>
            </w:r>
          </w:p>
        </w:tc>
      </w:tr>
      <w:tr w:rsidR="00B54052" w:rsidTr="00787821">
        <w:tc>
          <w:tcPr>
            <w:tcW w:w="1994" w:type="dxa"/>
          </w:tcPr>
          <w:p w:rsidR="00B54052" w:rsidRPr="00D23B0D" w:rsidRDefault="00B54052" w:rsidP="00787821">
            <w:pPr>
              <w:jc w:val="center"/>
              <w:rPr>
                <w:b/>
              </w:rPr>
            </w:pPr>
            <w:r>
              <w:rPr>
                <w:b/>
              </w:rPr>
              <w:t>70</w:t>
            </w:r>
          </w:p>
        </w:tc>
        <w:tc>
          <w:tcPr>
            <w:tcW w:w="1672" w:type="dxa"/>
          </w:tcPr>
          <w:p w:rsidR="00B54052" w:rsidRPr="00D23B0D" w:rsidRDefault="00B54052" w:rsidP="00787821">
            <w:pPr>
              <w:jc w:val="center"/>
              <w:rPr>
                <w:b/>
              </w:rPr>
            </w:pPr>
            <w:r>
              <w:rPr>
                <w:b/>
              </w:rPr>
              <w:t>2.9</w:t>
            </w:r>
            <w:r w:rsidRPr="00D23B0D">
              <w:rPr>
                <w:b/>
              </w:rPr>
              <w:t xml:space="preserve">  ”</w:t>
            </w:r>
          </w:p>
        </w:tc>
        <w:tc>
          <w:tcPr>
            <w:tcW w:w="1847" w:type="dxa"/>
          </w:tcPr>
          <w:p w:rsidR="00B54052" w:rsidRPr="00D23B0D" w:rsidRDefault="00B54052" w:rsidP="00787821">
            <w:pPr>
              <w:jc w:val="center"/>
              <w:rPr>
                <w:b/>
              </w:rPr>
            </w:pPr>
            <w:r>
              <w:rPr>
                <w:b/>
              </w:rPr>
              <w:t>LAMINA</w:t>
            </w:r>
            <w:r w:rsidRPr="00D23B0D">
              <w:rPr>
                <w:b/>
              </w:rPr>
              <w:t xml:space="preserve">  </w:t>
            </w:r>
          </w:p>
        </w:tc>
        <w:tc>
          <w:tcPr>
            <w:tcW w:w="1784" w:type="dxa"/>
          </w:tcPr>
          <w:p w:rsidR="00B54052" w:rsidRPr="00D23B0D" w:rsidRDefault="00B54052" w:rsidP="00787821">
            <w:pPr>
              <w:jc w:val="center"/>
              <w:rPr>
                <w:b/>
              </w:rPr>
            </w:pPr>
            <w:r>
              <w:rPr>
                <w:b/>
              </w:rPr>
              <w:t>150</w:t>
            </w:r>
          </w:p>
        </w:tc>
        <w:tc>
          <w:tcPr>
            <w:tcW w:w="1953" w:type="dxa"/>
          </w:tcPr>
          <w:p w:rsidR="00B54052" w:rsidRPr="00D23B0D" w:rsidRDefault="00B54052" w:rsidP="00787821">
            <w:pPr>
              <w:jc w:val="center"/>
              <w:rPr>
                <w:b/>
              </w:rPr>
            </w:pPr>
            <w:r w:rsidRPr="00D23B0D">
              <w:rPr>
                <w:b/>
              </w:rPr>
              <w:t>BAJA   TPTE</w:t>
            </w:r>
          </w:p>
        </w:tc>
      </w:tr>
    </w:tbl>
    <w:p w:rsidR="00B54052" w:rsidRDefault="00B54052" w:rsidP="00B54052">
      <w:pPr>
        <w:pStyle w:val="Ttulo2"/>
      </w:pPr>
    </w:p>
    <w:p w:rsidR="00B54052" w:rsidRDefault="00B54052" w:rsidP="00B54052"/>
    <w:p w:rsidR="00B54052" w:rsidRDefault="00B54052" w:rsidP="00B54052">
      <w:pPr>
        <w:rPr>
          <w:b/>
          <w:bCs/>
          <w:u w:val="single"/>
        </w:rPr>
      </w:pPr>
    </w:p>
    <w:p w:rsidR="00B54052" w:rsidRDefault="00B54052" w:rsidP="00B54052">
      <w:r w:rsidRPr="0026453F">
        <w:rPr>
          <w:b/>
          <w:u w:val="single"/>
        </w:rPr>
        <w:t xml:space="preserve">MEZCLA </w:t>
      </w:r>
      <w:r>
        <w:t xml:space="preserve">  :     25     BAJA</w:t>
      </w:r>
    </w:p>
    <w:p w:rsidR="00B54052" w:rsidRDefault="00B54052" w:rsidP="00B54052">
      <w:r>
        <w:t xml:space="preserve">                         </w:t>
      </w:r>
      <w:r w:rsidR="007D6C5B">
        <w:t xml:space="preserve"> </w:t>
      </w:r>
      <w:r>
        <w:t xml:space="preserve"> 8        LINEAL</w:t>
      </w:r>
    </w:p>
    <w:p w:rsidR="00B54052" w:rsidRDefault="00B54052" w:rsidP="00B54052">
      <w:pPr>
        <w:rPr>
          <w:b/>
          <w:bCs/>
          <w:u w:val="single"/>
        </w:rPr>
      </w:pPr>
      <w:r>
        <w:t xml:space="preserve"> </w:t>
      </w:r>
      <w:r>
        <w:tab/>
      </w:r>
      <w:r>
        <w:tab/>
      </w:r>
    </w:p>
    <w:p w:rsidR="00B54052" w:rsidRDefault="00B54052" w:rsidP="00B54052"/>
    <w:p w:rsidR="00B54052" w:rsidRDefault="00B54052" w:rsidP="00B54052"/>
    <w:p w:rsidR="00B54052" w:rsidRDefault="00B54052" w:rsidP="00B54052">
      <w:r>
        <w:t xml:space="preserve">Agradezco </w:t>
      </w:r>
      <w:smartTag w:uri="urn:schemas-microsoft-com:office:smarttags" w:element="PersonName">
        <w:smartTagPr>
          <w:attr w:name="ProductID" w:val="la Amable"/>
        </w:smartTagPr>
        <w:r>
          <w:t>la Amable</w:t>
        </w:r>
      </w:smartTag>
      <w:r>
        <w:t xml:space="preserve"> colaboración.</w:t>
      </w:r>
    </w:p>
    <w:p w:rsidR="00B54052" w:rsidRDefault="00B54052" w:rsidP="00B54052"/>
    <w:p w:rsidR="00B54052" w:rsidRDefault="00B54052" w:rsidP="00B54052"/>
    <w:p w:rsidR="00B54052" w:rsidRDefault="00B54052" w:rsidP="00B54052"/>
    <w:p w:rsidR="00B54052" w:rsidRDefault="00B54052" w:rsidP="00B54052">
      <w:r>
        <w:t>Cordialmente</w:t>
      </w:r>
    </w:p>
    <w:p w:rsidR="00B54052" w:rsidRDefault="00B54052" w:rsidP="00B54052"/>
    <w:p w:rsidR="00B54052" w:rsidRDefault="00B54052" w:rsidP="00B54052"/>
    <w:p w:rsidR="00B54052" w:rsidRDefault="00B54052" w:rsidP="00B54052"/>
    <w:p w:rsidR="00B54052" w:rsidRDefault="00B54052" w:rsidP="00B54052">
      <w:r>
        <w:t>RICARDO CASAS ZAPATA</w:t>
      </w:r>
    </w:p>
    <w:p w:rsidR="00B54052" w:rsidRDefault="00B54052" w:rsidP="00B54052">
      <w:r>
        <w:t>Director</w:t>
      </w:r>
    </w:p>
    <w:p w:rsidR="00B54052" w:rsidRDefault="00B54052" w:rsidP="00B54052">
      <w:pPr>
        <w:rPr>
          <w:b/>
        </w:rPr>
      </w:pPr>
    </w:p>
    <w:p w:rsidR="00B54052" w:rsidRDefault="00B54052" w:rsidP="0042659C">
      <w:pPr>
        <w:rPr>
          <w:b/>
        </w:rPr>
      </w:pPr>
    </w:p>
    <w:p w:rsidR="00EB3124" w:rsidRDefault="00EB3124" w:rsidP="0042659C">
      <w:pPr>
        <w:rPr>
          <w:b/>
        </w:rPr>
      </w:pPr>
    </w:p>
    <w:p w:rsidR="00EB3124" w:rsidRDefault="00EB3124" w:rsidP="0042659C">
      <w:pPr>
        <w:rPr>
          <w:b/>
        </w:rPr>
      </w:pPr>
    </w:p>
    <w:p w:rsidR="00EB3124" w:rsidRDefault="00EB3124" w:rsidP="0042659C">
      <w:pPr>
        <w:rPr>
          <w:b/>
        </w:rPr>
      </w:pPr>
    </w:p>
    <w:p w:rsidR="00EB3124" w:rsidRDefault="00EB3124" w:rsidP="0042659C">
      <w:pPr>
        <w:rPr>
          <w:b/>
        </w:rPr>
      </w:pPr>
    </w:p>
    <w:p w:rsidR="00EB3124" w:rsidRDefault="00EB3124" w:rsidP="0042659C">
      <w:pPr>
        <w:rPr>
          <w:b/>
        </w:rPr>
      </w:pPr>
    </w:p>
    <w:p w:rsidR="00EB3124" w:rsidRDefault="00EB3124" w:rsidP="0042659C">
      <w:pPr>
        <w:rPr>
          <w:b/>
        </w:rPr>
      </w:pPr>
    </w:p>
    <w:p w:rsidR="00EB3124" w:rsidRDefault="00EB3124" w:rsidP="00EB3124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EB3124" w:rsidRDefault="00EB3124" w:rsidP="00EB3124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EB3124" w:rsidRDefault="00EB3124" w:rsidP="00EB3124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EB3124" w:rsidRDefault="00EB3124" w:rsidP="00EB3124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EB3124" w:rsidRDefault="00EB3124" w:rsidP="00EB3124">
      <w:pPr>
        <w:rPr>
          <w:b/>
          <w:bCs/>
        </w:rPr>
      </w:pPr>
    </w:p>
    <w:p w:rsidR="00EB3124" w:rsidRDefault="00EB3124" w:rsidP="00EB3124"/>
    <w:p w:rsidR="00EB3124" w:rsidRDefault="00EB3124" w:rsidP="00EB3124">
      <w:pPr>
        <w:pStyle w:val="Ttulo1"/>
      </w:pPr>
      <w:r>
        <w:t>ORDEN DE TRABAJO    N°      08164</w:t>
      </w:r>
    </w:p>
    <w:p w:rsidR="00EB3124" w:rsidRDefault="00EB3124" w:rsidP="00EB3124"/>
    <w:p w:rsidR="00EB3124" w:rsidRDefault="00EB3124" w:rsidP="00EB3124"/>
    <w:p w:rsidR="00EB3124" w:rsidRDefault="00EB3124" w:rsidP="00EB3124">
      <w:r>
        <w:t>FECHA:</w:t>
      </w:r>
      <w:r>
        <w:tab/>
        <w:t>Itagui,  Marzo 31  de  2011</w:t>
      </w:r>
    </w:p>
    <w:p w:rsidR="00EB3124" w:rsidRDefault="00EB3124" w:rsidP="00EB3124">
      <w:r>
        <w:t>PARA:</w:t>
      </w:r>
      <w:r>
        <w:tab/>
      </w:r>
      <w:r>
        <w:tab/>
        <w:t>PLÁSTICOS DARMA</w:t>
      </w:r>
    </w:p>
    <w:p w:rsidR="00EB3124" w:rsidRDefault="00EB3124" w:rsidP="00EB3124">
      <w:r>
        <w:t>ATENCIÓN:</w:t>
      </w:r>
      <w:r>
        <w:tab/>
        <w:t>Sr. DARIO JARAMILLO</w:t>
      </w:r>
    </w:p>
    <w:p w:rsidR="00EB3124" w:rsidRDefault="00EB3124" w:rsidP="00EB3124"/>
    <w:p w:rsidR="00EB3124" w:rsidRDefault="00EB3124" w:rsidP="00EB3124"/>
    <w:p w:rsidR="00EB3124" w:rsidRDefault="00EB3124" w:rsidP="00EB3124">
      <w:r>
        <w:t xml:space="preserve"> Apreciado Dn DARIO:</w:t>
      </w:r>
    </w:p>
    <w:p w:rsidR="00EB3124" w:rsidRDefault="00EB3124" w:rsidP="00EB3124"/>
    <w:p w:rsidR="00EB3124" w:rsidRDefault="00EB3124" w:rsidP="00EB3124">
      <w:r>
        <w:t>Con la presente estamos solicitando el siguiente material  :</w:t>
      </w:r>
    </w:p>
    <w:p w:rsidR="00EB3124" w:rsidRDefault="00EB3124" w:rsidP="00EB3124"/>
    <w:p w:rsidR="00EB3124" w:rsidRDefault="00EB3124" w:rsidP="00EB3124">
      <w:r>
        <w:rPr>
          <w:b/>
          <w:bCs/>
          <w:u w:val="single"/>
        </w:rPr>
        <w:t>EXTRUSION</w:t>
      </w:r>
      <w:r>
        <w:t>:</w:t>
      </w:r>
    </w:p>
    <w:p w:rsidR="00EB3124" w:rsidRDefault="00EB3124" w:rsidP="00EB3124"/>
    <w:p w:rsidR="00EB3124" w:rsidRDefault="00EB3124" w:rsidP="00EB3124"/>
    <w:tbl>
      <w:tblPr>
        <w:tblW w:w="9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994"/>
        <w:gridCol w:w="1672"/>
        <w:gridCol w:w="1847"/>
        <w:gridCol w:w="1784"/>
        <w:gridCol w:w="1953"/>
      </w:tblGrid>
      <w:tr w:rsidR="00EB3124" w:rsidTr="00787821">
        <w:tc>
          <w:tcPr>
            <w:tcW w:w="1994" w:type="dxa"/>
          </w:tcPr>
          <w:p w:rsidR="00EB3124" w:rsidRDefault="00EB3124" w:rsidP="00787821">
            <w:r>
              <w:t>MEDIDA EN  CENTIMETROS</w:t>
            </w:r>
          </w:p>
        </w:tc>
        <w:tc>
          <w:tcPr>
            <w:tcW w:w="1672" w:type="dxa"/>
          </w:tcPr>
          <w:p w:rsidR="00EB3124" w:rsidRDefault="00EB3124" w:rsidP="00787821">
            <w:r>
              <w:t>CALIBRE</w:t>
            </w:r>
          </w:p>
        </w:tc>
        <w:tc>
          <w:tcPr>
            <w:tcW w:w="1847" w:type="dxa"/>
          </w:tcPr>
          <w:p w:rsidR="00EB3124" w:rsidRDefault="00EB3124" w:rsidP="00787821">
            <w:r>
              <w:t>FORMA</w:t>
            </w:r>
          </w:p>
        </w:tc>
        <w:tc>
          <w:tcPr>
            <w:tcW w:w="1784" w:type="dxa"/>
          </w:tcPr>
          <w:p w:rsidR="00EB3124" w:rsidRDefault="00EB3124" w:rsidP="00787821">
            <w:r>
              <w:t>CANTIDAD EN KILOS</w:t>
            </w:r>
          </w:p>
        </w:tc>
        <w:tc>
          <w:tcPr>
            <w:tcW w:w="1953" w:type="dxa"/>
          </w:tcPr>
          <w:p w:rsidR="00EB3124" w:rsidRDefault="00EB3124" w:rsidP="00787821">
            <w:r>
              <w:t>MATERIAL</w:t>
            </w:r>
          </w:p>
        </w:tc>
      </w:tr>
      <w:tr w:rsidR="00EB3124" w:rsidTr="00787821">
        <w:tc>
          <w:tcPr>
            <w:tcW w:w="1994" w:type="dxa"/>
          </w:tcPr>
          <w:p w:rsidR="00EB3124" w:rsidRPr="00D23B0D" w:rsidRDefault="00EB3124" w:rsidP="00787821">
            <w:pPr>
              <w:jc w:val="center"/>
              <w:rPr>
                <w:b/>
              </w:rPr>
            </w:pPr>
            <w:r>
              <w:rPr>
                <w:b/>
              </w:rPr>
              <w:t>70</w:t>
            </w:r>
          </w:p>
        </w:tc>
        <w:tc>
          <w:tcPr>
            <w:tcW w:w="1672" w:type="dxa"/>
          </w:tcPr>
          <w:p w:rsidR="00EB3124" w:rsidRPr="00D23B0D" w:rsidRDefault="00EB3124" w:rsidP="00787821">
            <w:pPr>
              <w:jc w:val="center"/>
              <w:rPr>
                <w:b/>
              </w:rPr>
            </w:pPr>
            <w:r>
              <w:rPr>
                <w:b/>
              </w:rPr>
              <w:t>2.5</w:t>
            </w:r>
            <w:r w:rsidRPr="00D23B0D">
              <w:rPr>
                <w:b/>
              </w:rPr>
              <w:t xml:space="preserve">  ”</w:t>
            </w:r>
          </w:p>
        </w:tc>
        <w:tc>
          <w:tcPr>
            <w:tcW w:w="1847" w:type="dxa"/>
          </w:tcPr>
          <w:p w:rsidR="00EB3124" w:rsidRPr="00D23B0D" w:rsidRDefault="00EB3124" w:rsidP="00787821">
            <w:pPr>
              <w:jc w:val="center"/>
              <w:rPr>
                <w:b/>
              </w:rPr>
            </w:pPr>
            <w:r>
              <w:rPr>
                <w:b/>
              </w:rPr>
              <w:t>LAMINA</w:t>
            </w:r>
            <w:r w:rsidRPr="00D23B0D">
              <w:rPr>
                <w:b/>
              </w:rPr>
              <w:t xml:space="preserve">  </w:t>
            </w:r>
          </w:p>
        </w:tc>
        <w:tc>
          <w:tcPr>
            <w:tcW w:w="1784" w:type="dxa"/>
          </w:tcPr>
          <w:p w:rsidR="00EB3124" w:rsidRPr="00D23B0D" w:rsidRDefault="00EB3124" w:rsidP="00787821">
            <w:pPr>
              <w:jc w:val="center"/>
              <w:rPr>
                <w:b/>
              </w:rPr>
            </w:pPr>
            <w:r>
              <w:rPr>
                <w:b/>
              </w:rPr>
              <w:t>130</w:t>
            </w:r>
          </w:p>
        </w:tc>
        <w:tc>
          <w:tcPr>
            <w:tcW w:w="1953" w:type="dxa"/>
          </w:tcPr>
          <w:p w:rsidR="00EB3124" w:rsidRPr="00D23B0D" w:rsidRDefault="00EB3124" w:rsidP="00787821">
            <w:pPr>
              <w:jc w:val="center"/>
              <w:rPr>
                <w:b/>
              </w:rPr>
            </w:pPr>
            <w:r w:rsidRPr="00D23B0D">
              <w:rPr>
                <w:b/>
              </w:rPr>
              <w:t>BAJA   TPTE</w:t>
            </w:r>
          </w:p>
        </w:tc>
      </w:tr>
    </w:tbl>
    <w:p w:rsidR="00EB3124" w:rsidRDefault="00EB3124" w:rsidP="00EB3124">
      <w:pPr>
        <w:pStyle w:val="Ttulo2"/>
      </w:pPr>
    </w:p>
    <w:p w:rsidR="00EB3124" w:rsidRDefault="00EB3124" w:rsidP="00EB3124"/>
    <w:p w:rsidR="00EB3124" w:rsidRDefault="00EB3124" w:rsidP="00EB3124">
      <w:pPr>
        <w:rPr>
          <w:b/>
          <w:bCs/>
          <w:u w:val="single"/>
        </w:rPr>
      </w:pPr>
    </w:p>
    <w:p w:rsidR="00EB3124" w:rsidRDefault="00EB3124" w:rsidP="00EB3124">
      <w:r w:rsidRPr="0026453F">
        <w:rPr>
          <w:b/>
          <w:u w:val="single"/>
        </w:rPr>
        <w:t xml:space="preserve">MEZCLA </w:t>
      </w:r>
      <w:r>
        <w:t xml:space="preserve">  :     25     BAJA</w:t>
      </w:r>
    </w:p>
    <w:p w:rsidR="00EB3124" w:rsidRDefault="00EB3124" w:rsidP="00EB3124">
      <w:r>
        <w:t xml:space="preserve">                           8        LINEAL</w:t>
      </w:r>
    </w:p>
    <w:p w:rsidR="00EB3124" w:rsidRDefault="00EB3124" w:rsidP="00EB3124">
      <w:pPr>
        <w:rPr>
          <w:b/>
          <w:bCs/>
          <w:u w:val="single"/>
        </w:rPr>
      </w:pPr>
      <w:r>
        <w:t xml:space="preserve"> </w:t>
      </w:r>
      <w:r>
        <w:tab/>
      </w:r>
      <w:r>
        <w:tab/>
      </w:r>
    </w:p>
    <w:p w:rsidR="00EB3124" w:rsidRDefault="00EB3124" w:rsidP="00EB3124"/>
    <w:p w:rsidR="00EB3124" w:rsidRDefault="00EB3124" w:rsidP="00EB3124"/>
    <w:p w:rsidR="00EB3124" w:rsidRDefault="00EB3124" w:rsidP="00EB3124">
      <w:r>
        <w:t xml:space="preserve">Agradezco </w:t>
      </w:r>
      <w:smartTag w:uri="urn:schemas-microsoft-com:office:smarttags" w:element="PersonName">
        <w:smartTagPr>
          <w:attr w:name="ProductID" w:val="la Amable"/>
        </w:smartTagPr>
        <w:r>
          <w:t>la Amable</w:t>
        </w:r>
      </w:smartTag>
      <w:r>
        <w:t xml:space="preserve"> colaboración.</w:t>
      </w:r>
    </w:p>
    <w:p w:rsidR="00EB3124" w:rsidRDefault="00EB3124" w:rsidP="00EB3124"/>
    <w:p w:rsidR="00EB3124" w:rsidRDefault="00EB3124" w:rsidP="00EB3124"/>
    <w:p w:rsidR="00EB3124" w:rsidRDefault="00EB3124" w:rsidP="00EB3124"/>
    <w:p w:rsidR="00EB3124" w:rsidRDefault="00EB3124" w:rsidP="00EB3124">
      <w:r>
        <w:t>Cordialmente</w:t>
      </w:r>
    </w:p>
    <w:p w:rsidR="00EB3124" w:rsidRDefault="00EB3124" w:rsidP="00EB3124"/>
    <w:p w:rsidR="00EB3124" w:rsidRDefault="00EB3124" w:rsidP="00EB3124"/>
    <w:p w:rsidR="00EB3124" w:rsidRDefault="00EB3124" w:rsidP="00EB3124"/>
    <w:p w:rsidR="00EB3124" w:rsidRDefault="00EB3124" w:rsidP="00EB3124">
      <w:r>
        <w:t>RICARDO CASAS ZAPATA</w:t>
      </w:r>
    </w:p>
    <w:p w:rsidR="00EB3124" w:rsidRDefault="00EB3124" w:rsidP="00EB3124">
      <w:r>
        <w:t>Director</w:t>
      </w:r>
    </w:p>
    <w:p w:rsidR="00EB3124" w:rsidRDefault="00EB3124" w:rsidP="00EB3124">
      <w:pPr>
        <w:rPr>
          <w:b/>
        </w:rPr>
      </w:pPr>
    </w:p>
    <w:p w:rsidR="00EB3124" w:rsidRDefault="00EB3124" w:rsidP="0042659C">
      <w:pPr>
        <w:rPr>
          <w:b/>
        </w:rPr>
      </w:pPr>
    </w:p>
    <w:p w:rsidR="00CC0EC5" w:rsidRDefault="00CC0EC5" w:rsidP="0042659C">
      <w:pPr>
        <w:rPr>
          <w:b/>
        </w:rPr>
      </w:pPr>
    </w:p>
    <w:p w:rsidR="00CC0EC5" w:rsidRDefault="00CC0EC5" w:rsidP="0042659C">
      <w:pPr>
        <w:rPr>
          <w:b/>
        </w:rPr>
      </w:pPr>
    </w:p>
    <w:p w:rsidR="00CC0EC5" w:rsidRDefault="00CC0EC5" w:rsidP="0042659C">
      <w:pPr>
        <w:rPr>
          <w:b/>
        </w:rPr>
      </w:pPr>
    </w:p>
    <w:p w:rsidR="00CC0EC5" w:rsidRDefault="00CC0EC5" w:rsidP="0042659C">
      <w:pPr>
        <w:rPr>
          <w:b/>
        </w:rPr>
      </w:pPr>
    </w:p>
    <w:p w:rsidR="00CC0EC5" w:rsidRDefault="00CC0EC5" w:rsidP="0042659C">
      <w:pPr>
        <w:rPr>
          <w:b/>
        </w:rPr>
      </w:pPr>
    </w:p>
    <w:p w:rsidR="00CC0EC5" w:rsidRDefault="00CC0EC5" w:rsidP="0042659C">
      <w:pPr>
        <w:rPr>
          <w:b/>
        </w:rPr>
      </w:pPr>
    </w:p>
    <w:p w:rsidR="00CC0EC5" w:rsidRDefault="00CC0EC5" w:rsidP="00CC0EC5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CC0EC5" w:rsidRDefault="00CC0EC5" w:rsidP="00CC0EC5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CC0EC5" w:rsidRDefault="00CC0EC5" w:rsidP="00CC0EC5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CC0EC5" w:rsidRDefault="00CC0EC5" w:rsidP="00CC0EC5">
      <w:pPr>
        <w:rPr>
          <w:b/>
          <w:bCs/>
          <w:sz w:val="20"/>
        </w:rPr>
      </w:pPr>
      <w:r>
        <w:rPr>
          <w:b/>
          <w:bCs/>
          <w:sz w:val="20"/>
        </w:rPr>
        <w:t>TEL:  4 44 46 64  ITAGUI.</w:t>
      </w:r>
    </w:p>
    <w:p w:rsidR="00CC0EC5" w:rsidRDefault="00CC0EC5" w:rsidP="00CC0EC5">
      <w:pPr>
        <w:rPr>
          <w:b/>
          <w:bCs/>
        </w:rPr>
      </w:pPr>
    </w:p>
    <w:p w:rsidR="00CC0EC5" w:rsidRDefault="00CC0EC5" w:rsidP="00CC0EC5">
      <w:pPr>
        <w:rPr>
          <w:b/>
          <w:bCs/>
        </w:rPr>
      </w:pPr>
    </w:p>
    <w:p w:rsidR="00CC0EC5" w:rsidRDefault="00CC0EC5" w:rsidP="00CC0EC5">
      <w:pPr>
        <w:pStyle w:val="Ttulo1"/>
      </w:pPr>
      <w:r>
        <w:t>ORDEN DE TRABAJO        N°      07562</w:t>
      </w:r>
    </w:p>
    <w:p w:rsidR="00CC0EC5" w:rsidRDefault="00CC0EC5" w:rsidP="00CC0EC5"/>
    <w:p w:rsidR="00CC0EC5" w:rsidRDefault="00CC0EC5" w:rsidP="00CC0EC5">
      <w:r>
        <w:t>FECHA:</w:t>
      </w:r>
      <w:r>
        <w:tab/>
        <w:t>Medellín, Marzo    31    de    2011</w:t>
      </w:r>
    </w:p>
    <w:p w:rsidR="00CC0EC5" w:rsidRDefault="00CC0EC5" w:rsidP="00CC0EC5">
      <w:r>
        <w:t>PARA:</w:t>
      </w:r>
      <w:r>
        <w:tab/>
      </w:r>
      <w:r>
        <w:tab/>
        <w:t>PLÁSTICOS DARMA</w:t>
      </w:r>
    </w:p>
    <w:p w:rsidR="00CC0EC5" w:rsidRDefault="00CC0EC5" w:rsidP="00CC0EC5">
      <w:r>
        <w:t>ATENCIÓN:</w:t>
      </w:r>
      <w:r>
        <w:tab/>
        <w:t>Sr. Darío Jaramillo</w:t>
      </w:r>
    </w:p>
    <w:p w:rsidR="00CC0EC5" w:rsidRDefault="00CC0EC5" w:rsidP="00CC0EC5">
      <w:r>
        <w:tab/>
      </w:r>
      <w:r>
        <w:tab/>
        <w:t>Gerente.</w:t>
      </w:r>
    </w:p>
    <w:p w:rsidR="00CC0EC5" w:rsidRDefault="00CC0EC5" w:rsidP="00CC0EC5"/>
    <w:p w:rsidR="00CC0EC5" w:rsidRDefault="00CC0EC5" w:rsidP="00CC0EC5">
      <w:r>
        <w:t>Apreciado Don Darío:</w:t>
      </w:r>
    </w:p>
    <w:p w:rsidR="00CC0EC5" w:rsidRDefault="00CC0EC5" w:rsidP="00CC0EC5"/>
    <w:p w:rsidR="00CC0EC5" w:rsidRDefault="00CC0EC5" w:rsidP="00CC0EC5">
      <w:r>
        <w:t>Con la presente estamos solicitando el siguiente material    :</w:t>
      </w:r>
    </w:p>
    <w:p w:rsidR="00CC0EC5" w:rsidRDefault="00CC0EC5" w:rsidP="00CC0EC5"/>
    <w:p w:rsidR="00CC0EC5" w:rsidRDefault="00CC0EC5" w:rsidP="00CC0EC5">
      <w:pPr>
        <w:rPr>
          <w:b/>
          <w:bCs/>
          <w:u w:val="single"/>
        </w:rPr>
      </w:pPr>
      <w:r>
        <w:rPr>
          <w:b/>
          <w:bCs/>
          <w:u w:val="single"/>
        </w:rPr>
        <w:t>IMPRESIÓN  :</w:t>
      </w:r>
    </w:p>
    <w:p w:rsidR="00CC0EC5" w:rsidRDefault="00CC0EC5" w:rsidP="00CC0EC5"/>
    <w:p w:rsidR="00CC0EC5" w:rsidRDefault="00CC0EC5" w:rsidP="00CC0EC5">
      <w:r>
        <w:t>MATERIAL:</w:t>
      </w:r>
      <w:r>
        <w:tab/>
      </w:r>
      <w:r>
        <w:tab/>
      </w:r>
      <w:r>
        <w:rPr>
          <w:b/>
        </w:rPr>
        <w:t>Lamina  BIO PP de   61</w:t>
      </w:r>
      <w:r w:rsidRPr="00FE4325">
        <w:rPr>
          <w:b/>
        </w:rPr>
        <w:t xml:space="preserve">   cms</w:t>
      </w:r>
    </w:p>
    <w:p w:rsidR="00CC0EC5" w:rsidRDefault="00CC0EC5" w:rsidP="00CC0EC5">
      <w:r>
        <w:t>CALIBRE:</w:t>
      </w:r>
      <w:r>
        <w:tab/>
      </w:r>
      <w:r>
        <w:tab/>
      </w:r>
      <w:r>
        <w:rPr>
          <w:b/>
        </w:rPr>
        <w:t>30</w:t>
      </w:r>
      <w:r w:rsidRPr="00FE4325">
        <w:rPr>
          <w:b/>
        </w:rPr>
        <w:t xml:space="preserve">  micras</w:t>
      </w:r>
      <w:r>
        <w:t xml:space="preserve"> </w:t>
      </w:r>
    </w:p>
    <w:p w:rsidR="00CC0EC5" w:rsidRDefault="00CC0EC5" w:rsidP="00CC0EC5">
      <w:r>
        <w:t>CANTIDAD:</w:t>
      </w:r>
      <w:r>
        <w:tab/>
      </w:r>
      <w:r>
        <w:tab/>
        <w:t>150    Kg</w:t>
      </w:r>
    </w:p>
    <w:p w:rsidR="00CC0EC5" w:rsidRDefault="00CC0EC5" w:rsidP="00CC0EC5">
      <w:r>
        <w:t>REFERENCIA</w:t>
      </w:r>
      <w:r>
        <w:tab/>
        <w:t>VIENESA  CONTINUA</w:t>
      </w:r>
    </w:p>
    <w:p w:rsidR="00CC0EC5" w:rsidRDefault="00CC0EC5" w:rsidP="00CC0EC5">
      <w:r>
        <w:t>REPETICIÓN:</w:t>
      </w:r>
      <w:r>
        <w:tab/>
        <w:t>Continua</w:t>
      </w:r>
    </w:p>
    <w:p w:rsidR="00CC0EC5" w:rsidRDefault="00CC0EC5" w:rsidP="00CC0EC5">
      <w:r>
        <w:t xml:space="preserve">RODILLO  :               </w:t>
      </w:r>
      <w:r>
        <w:rPr>
          <w:b/>
        </w:rPr>
        <w:t>30</w:t>
      </w:r>
    </w:p>
    <w:p w:rsidR="00CC0EC5" w:rsidRDefault="00CC0EC5" w:rsidP="00CC0EC5">
      <w:r>
        <w:t>IMPRESIÓN:</w:t>
      </w:r>
      <w:r>
        <w:tab/>
      </w:r>
      <w:r>
        <w:tab/>
        <w:t xml:space="preserve">1 cara   Lamina </w:t>
      </w:r>
    </w:p>
    <w:p w:rsidR="00CC0EC5" w:rsidRDefault="00CC0EC5" w:rsidP="00CC0EC5">
      <w:r>
        <w:t>COLORES:</w:t>
      </w:r>
      <w:r>
        <w:tab/>
      </w:r>
      <w:r>
        <w:tab/>
        <w:t>4  (  SEGÚN  MUESTRA )</w:t>
      </w:r>
    </w:p>
    <w:p w:rsidR="00CC0EC5" w:rsidRDefault="00CC0EC5" w:rsidP="00CC0EC5">
      <w:r>
        <w:t>REFILADO:</w:t>
      </w:r>
      <w:r>
        <w:tab/>
      </w:r>
      <w:r>
        <w:tab/>
        <w:t xml:space="preserve">30.5     cms   </w:t>
      </w:r>
    </w:p>
    <w:p w:rsidR="00CC0EC5" w:rsidRDefault="00CC0EC5" w:rsidP="00CC0EC5">
      <w:r>
        <w:t>ROLLOS :</w:t>
      </w:r>
      <w:r>
        <w:tab/>
      </w:r>
      <w:r>
        <w:tab/>
        <w:t>Empaquetadora</w:t>
      </w:r>
    </w:p>
    <w:p w:rsidR="00CC0EC5" w:rsidRDefault="00CC0EC5" w:rsidP="00CC0EC5"/>
    <w:p w:rsidR="00CC0EC5" w:rsidRDefault="00CC0EC5" w:rsidP="00CC0EC5"/>
    <w:p w:rsidR="00CC0EC5" w:rsidRDefault="00CC0EC5" w:rsidP="00CC0EC5">
      <w:r>
        <w:rPr>
          <w:b/>
          <w:bCs/>
          <w:u w:val="single"/>
        </w:rPr>
        <w:t>NOTA:</w:t>
      </w:r>
      <w:r>
        <w:t xml:space="preserve">  - Se  envía muestra física para los tonos y alturas  de impresión.</w:t>
      </w:r>
    </w:p>
    <w:p w:rsidR="00CC0EC5" w:rsidRDefault="00CC0EC5" w:rsidP="00CC0EC5">
      <w:pPr>
        <w:numPr>
          <w:ilvl w:val="0"/>
          <w:numId w:val="2"/>
        </w:numPr>
      </w:pPr>
      <w:r>
        <w:t>Se aprueba Impresión</w:t>
      </w:r>
    </w:p>
    <w:p w:rsidR="00CC0EC5" w:rsidRDefault="00CC0EC5" w:rsidP="00CC0EC5">
      <w:pPr>
        <w:numPr>
          <w:ilvl w:val="0"/>
          <w:numId w:val="2"/>
        </w:numPr>
      </w:pPr>
      <w:r>
        <w:t>CYRELES LOS ENVIA GRAFIFLEX</w:t>
      </w:r>
    </w:p>
    <w:p w:rsidR="00CC0EC5" w:rsidRDefault="00CC0EC5" w:rsidP="00CC0EC5">
      <w:pPr>
        <w:numPr>
          <w:ilvl w:val="0"/>
          <w:numId w:val="2"/>
        </w:numPr>
      </w:pPr>
      <w:r>
        <w:t>SE APRUEBA IMPRESION</w:t>
      </w:r>
    </w:p>
    <w:p w:rsidR="00CC0EC5" w:rsidRDefault="00CC0EC5" w:rsidP="00CC0EC5"/>
    <w:p w:rsidR="00CC0EC5" w:rsidRDefault="00CC0EC5" w:rsidP="00CC0EC5"/>
    <w:p w:rsidR="00CC0EC5" w:rsidRDefault="00CC0EC5" w:rsidP="00CC0EC5"/>
    <w:p w:rsidR="00CC0EC5" w:rsidRDefault="00CC0EC5" w:rsidP="00CC0EC5">
      <w:r>
        <w:t>Agradezco la atención y colaboración prestada.</w:t>
      </w:r>
    </w:p>
    <w:p w:rsidR="00CC0EC5" w:rsidRDefault="00CC0EC5" w:rsidP="00CC0EC5"/>
    <w:p w:rsidR="00CC0EC5" w:rsidRDefault="00CC0EC5" w:rsidP="00CC0EC5"/>
    <w:p w:rsidR="00CC0EC5" w:rsidRDefault="00CC0EC5" w:rsidP="00CC0EC5"/>
    <w:p w:rsidR="00CC0EC5" w:rsidRDefault="00CC0EC5" w:rsidP="00CC0EC5"/>
    <w:p w:rsidR="00CC0EC5" w:rsidRDefault="00CC0EC5" w:rsidP="00CC0EC5">
      <w:r>
        <w:t>Cordialmente,</w:t>
      </w:r>
    </w:p>
    <w:p w:rsidR="00CC0EC5" w:rsidRDefault="00CC0EC5" w:rsidP="00CC0EC5"/>
    <w:p w:rsidR="00CC0EC5" w:rsidRDefault="00CC0EC5" w:rsidP="00CC0EC5"/>
    <w:p w:rsidR="00CC0EC5" w:rsidRDefault="00CC0EC5" w:rsidP="00CC0EC5">
      <w:r>
        <w:t>RICARDO CASAS ZAPATA</w:t>
      </w:r>
    </w:p>
    <w:p w:rsidR="00CC0EC5" w:rsidRDefault="00CC0EC5" w:rsidP="00CC0EC5">
      <w:r>
        <w:t>Director.</w:t>
      </w:r>
    </w:p>
    <w:p w:rsidR="00CC0EC5" w:rsidRDefault="00CC0EC5" w:rsidP="0042659C">
      <w:pPr>
        <w:rPr>
          <w:b/>
        </w:rPr>
      </w:pPr>
    </w:p>
    <w:p w:rsidR="00787821" w:rsidRDefault="00787821" w:rsidP="0042659C">
      <w:pPr>
        <w:rPr>
          <w:b/>
        </w:rPr>
      </w:pPr>
    </w:p>
    <w:p w:rsidR="00787821" w:rsidRDefault="00787821" w:rsidP="0042659C">
      <w:pPr>
        <w:rPr>
          <w:b/>
        </w:rPr>
      </w:pPr>
    </w:p>
    <w:p w:rsidR="00787821" w:rsidRDefault="00787821" w:rsidP="00787821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787821" w:rsidRDefault="00787821" w:rsidP="00787821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787821" w:rsidRDefault="00787821" w:rsidP="00787821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787821" w:rsidRDefault="00787821" w:rsidP="00787821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787821" w:rsidRDefault="00787821" w:rsidP="00787821">
      <w:pPr>
        <w:pStyle w:val="Ttulo1"/>
      </w:pPr>
    </w:p>
    <w:p w:rsidR="00787821" w:rsidRDefault="00787821" w:rsidP="00787821">
      <w:pPr>
        <w:pStyle w:val="Ttulo1"/>
      </w:pPr>
      <w:r>
        <w:t>ORDEN DE TRABAJO     N°   07567</w:t>
      </w:r>
    </w:p>
    <w:p w:rsidR="00787821" w:rsidRDefault="00787821" w:rsidP="00787821"/>
    <w:p w:rsidR="00787821" w:rsidRDefault="00787821" w:rsidP="00787821">
      <w:r>
        <w:t>FECHA:</w:t>
      </w:r>
      <w:r>
        <w:tab/>
        <w:t>Medellín, Abril  01    de     2011</w:t>
      </w:r>
    </w:p>
    <w:p w:rsidR="00787821" w:rsidRDefault="00787821" w:rsidP="00787821">
      <w:r>
        <w:t>PARA:</w:t>
      </w:r>
      <w:r>
        <w:tab/>
      </w:r>
      <w:r>
        <w:tab/>
        <w:t>PLÁSTICOS DARMA</w:t>
      </w:r>
    </w:p>
    <w:p w:rsidR="00787821" w:rsidRDefault="00787821" w:rsidP="00787821">
      <w:r>
        <w:t>ATENCIÓN:</w:t>
      </w:r>
      <w:r>
        <w:tab/>
        <w:t>Sr. Darío Jaramillo</w:t>
      </w:r>
    </w:p>
    <w:p w:rsidR="00787821" w:rsidRDefault="00787821" w:rsidP="00787821">
      <w:r>
        <w:tab/>
      </w:r>
      <w:r>
        <w:tab/>
        <w:t>Gerente.</w:t>
      </w:r>
    </w:p>
    <w:p w:rsidR="00787821" w:rsidRDefault="00787821" w:rsidP="00787821"/>
    <w:p w:rsidR="00787821" w:rsidRDefault="00787821" w:rsidP="00787821">
      <w:r>
        <w:t>Apreciado Don Darío :</w:t>
      </w:r>
    </w:p>
    <w:p w:rsidR="00787821" w:rsidRDefault="00787821" w:rsidP="00787821">
      <w:r>
        <w:t xml:space="preserve"> </w:t>
      </w:r>
    </w:p>
    <w:p w:rsidR="00787821" w:rsidRDefault="00787821" w:rsidP="00787821">
      <w:r>
        <w:t>Con la presente estamos solicitando el siguiente servicio de  IMPRESION:</w:t>
      </w:r>
    </w:p>
    <w:p w:rsidR="00787821" w:rsidRDefault="00787821" w:rsidP="00787821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787821" w:rsidRDefault="00787821" w:rsidP="00787821">
      <w:pPr>
        <w:rPr>
          <w:b/>
          <w:bCs/>
          <w:u w:val="single"/>
        </w:rPr>
      </w:pPr>
    </w:p>
    <w:p w:rsidR="00787821" w:rsidRDefault="00787821" w:rsidP="00787821">
      <w:r>
        <w:t>MATERIAL:</w:t>
      </w:r>
      <w:r>
        <w:tab/>
      </w:r>
      <w:r>
        <w:tab/>
        <w:t>Polietileno BAJA   Tubular</w:t>
      </w:r>
    </w:p>
    <w:p w:rsidR="00787821" w:rsidRDefault="00787821" w:rsidP="00787821">
      <w:r>
        <w:t>MEDIDA:</w:t>
      </w:r>
      <w:r>
        <w:tab/>
      </w:r>
      <w:r>
        <w:tab/>
        <w:t>37    Cms.</w:t>
      </w:r>
    </w:p>
    <w:p w:rsidR="00787821" w:rsidRDefault="00787821" w:rsidP="00787821">
      <w:r>
        <w:t>CALIBRE:</w:t>
      </w:r>
      <w:r>
        <w:tab/>
      </w:r>
      <w:r>
        <w:tab/>
      </w:r>
      <w:r w:rsidRPr="00E42796">
        <w:rPr>
          <w:b/>
        </w:rPr>
        <w:t>2</w:t>
      </w:r>
      <w:r>
        <w:rPr>
          <w:b/>
        </w:rPr>
        <w:t xml:space="preserve">.0 </w:t>
      </w:r>
      <w:r>
        <w:t xml:space="preserve">  ”</w:t>
      </w:r>
    </w:p>
    <w:p w:rsidR="00787821" w:rsidRDefault="00787821" w:rsidP="00787821">
      <w:r>
        <w:t>COLOR:</w:t>
      </w:r>
      <w:r>
        <w:tab/>
      </w:r>
      <w:r>
        <w:tab/>
        <w:t>Transparente</w:t>
      </w:r>
    </w:p>
    <w:p w:rsidR="00787821" w:rsidRDefault="00787821" w:rsidP="00787821">
      <w:r>
        <w:t>TRATADO:</w:t>
      </w:r>
      <w:r>
        <w:tab/>
      </w:r>
      <w:r>
        <w:tab/>
        <w:t>1  Cara</w:t>
      </w:r>
    </w:p>
    <w:p w:rsidR="00787821" w:rsidRDefault="00787821" w:rsidP="00787821">
      <w:pPr>
        <w:rPr>
          <w:b/>
          <w:bCs/>
          <w:u w:val="single"/>
        </w:rPr>
      </w:pPr>
      <w:r>
        <w:t>CANTIDAD:</w:t>
      </w:r>
      <w:r>
        <w:tab/>
      </w:r>
      <w:r>
        <w:tab/>
        <w:t>70</w:t>
      </w:r>
      <w:r w:rsidRPr="00521768">
        <w:rPr>
          <w:b/>
        </w:rPr>
        <w:t xml:space="preserve">  </w:t>
      </w:r>
      <w:r>
        <w:t xml:space="preserve"> Kg.</w:t>
      </w:r>
    </w:p>
    <w:p w:rsidR="00787821" w:rsidRDefault="00787821" w:rsidP="00787821">
      <w:r>
        <w:t>COLORES:</w:t>
      </w:r>
      <w:r>
        <w:tab/>
      </w:r>
      <w:r>
        <w:tab/>
        <w:t>3    (   Blanco   – Negro    )</w:t>
      </w:r>
    </w:p>
    <w:p w:rsidR="00787821" w:rsidRDefault="00787821" w:rsidP="00787821">
      <w:r>
        <w:t>CARAS:</w:t>
      </w:r>
      <w:r>
        <w:tab/>
      </w:r>
      <w:r>
        <w:tab/>
        <w:t xml:space="preserve">1  ( 1 x 2 ) </w:t>
      </w:r>
    </w:p>
    <w:p w:rsidR="00787821" w:rsidRDefault="00787821" w:rsidP="00787821">
      <w:r>
        <w:t>REPETICIÓN:</w:t>
      </w:r>
      <w:r>
        <w:tab/>
        <w:t xml:space="preserve">18.5    Cms. </w:t>
      </w:r>
    </w:p>
    <w:p w:rsidR="00787821" w:rsidRDefault="00787821" w:rsidP="00787821">
      <w:r>
        <w:t>RODILLO :                38</w:t>
      </w:r>
    </w:p>
    <w:p w:rsidR="00787821" w:rsidRDefault="00787821" w:rsidP="00787821">
      <w:r>
        <w:t>SELLADO:</w:t>
      </w:r>
      <w:r>
        <w:tab/>
      </w:r>
      <w:r>
        <w:tab/>
        <w:t>Lateral</w:t>
      </w:r>
    </w:p>
    <w:p w:rsidR="00787821" w:rsidRDefault="00787821" w:rsidP="00787821">
      <w:pPr>
        <w:rPr>
          <w:b/>
        </w:rPr>
      </w:pPr>
      <w:r>
        <w:t>REFERENCIA:</w:t>
      </w:r>
      <w:r>
        <w:tab/>
      </w:r>
      <w:r>
        <w:rPr>
          <w:b/>
        </w:rPr>
        <w:t>SIXPACK  CODIGO DE BARRAS CONSUMO</w:t>
      </w:r>
    </w:p>
    <w:p w:rsidR="00787821" w:rsidRDefault="00787821" w:rsidP="00787821">
      <w:pPr>
        <w:rPr>
          <w:b/>
        </w:rPr>
      </w:pPr>
      <w:r>
        <w:rPr>
          <w:b/>
        </w:rPr>
        <w:tab/>
      </w:r>
      <w:r>
        <w:rPr>
          <w:b/>
        </w:rPr>
        <w:tab/>
      </w:r>
    </w:p>
    <w:p w:rsidR="00787821" w:rsidRDefault="00787821" w:rsidP="00787821"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787821" w:rsidRDefault="00787821" w:rsidP="00787821">
      <w:r>
        <w:rPr>
          <w:b/>
          <w:bCs/>
          <w:u w:val="single"/>
        </w:rPr>
        <w:t>NOTA:</w:t>
      </w:r>
      <w:r>
        <w:t xml:space="preserve">             - Los cyreles  en su planta</w:t>
      </w:r>
    </w:p>
    <w:p w:rsidR="00787821" w:rsidRDefault="00787821" w:rsidP="00787821">
      <w:pPr>
        <w:numPr>
          <w:ilvl w:val="0"/>
          <w:numId w:val="2"/>
        </w:numPr>
      </w:pPr>
      <w:r>
        <w:t xml:space="preserve">Altura y tonos según   Muestra  </w:t>
      </w:r>
      <w:r w:rsidR="009B5AFE">
        <w:t>Física</w:t>
      </w:r>
    </w:p>
    <w:p w:rsidR="00787821" w:rsidRDefault="00787821" w:rsidP="00787821">
      <w:pPr>
        <w:numPr>
          <w:ilvl w:val="0"/>
          <w:numId w:val="2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No tratar en la perte donde va la solapa superior</w:t>
      </w:r>
    </w:p>
    <w:p w:rsidR="00787821" w:rsidRPr="0090312C" w:rsidRDefault="00787821" w:rsidP="00787821">
      <w:pPr>
        <w:numPr>
          <w:ilvl w:val="0"/>
          <w:numId w:val="2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Código   7705061035079</w:t>
      </w:r>
    </w:p>
    <w:p w:rsidR="00787821" w:rsidRDefault="00787821" w:rsidP="00787821"/>
    <w:p w:rsidR="00787821" w:rsidRDefault="00787821" w:rsidP="00787821"/>
    <w:p w:rsidR="00787821" w:rsidRDefault="00787821" w:rsidP="00787821">
      <w:r>
        <w:t>Agradezco la atención y colaboración prestada.</w:t>
      </w:r>
    </w:p>
    <w:p w:rsidR="00787821" w:rsidRDefault="00787821" w:rsidP="00787821"/>
    <w:p w:rsidR="00787821" w:rsidRDefault="00787821" w:rsidP="00787821"/>
    <w:p w:rsidR="00787821" w:rsidRDefault="00787821" w:rsidP="00787821">
      <w:r>
        <w:t>Cordialmente,</w:t>
      </w:r>
    </w:p>
    <w:p w:rsidR="00787821" w:rsidRDefault="00787821" w:rsidP="00787821"/>
    <w:p w:rsidR="00787821" w:rsidRDefault="00787821" w:rsidP="00787821"/>
    <w:p w:rsidR="00787821" w:rsidRDefault="00787821" w:rsidP="00787821">
      <w:r>
        <w:t>RICARDO CASAS ZAPATA</w:t>
      </w:r>
    </w:p>
    <w:p w:rsidR="00787821" w:rsidRDefault="00787821" w:rsidP="00787821">
      <w:r>
        <w:t>Director.</w:t>
      </w:r>
    </w:p>
    <w:p w:rsidR="00787821" w:rsidRDefault="00787821" w:rsidP="00787821">
      <w:pPr>
        <w:rPr>
          <w:b/>
        </w:rPr>
      </w:pPr>
    </w:p>
    <w:p w:rsidR="00787821" w:rsidRDefault="00787821" w:rsidP="0042659C">
      <w:pPr>
        <w:rPr>
          <w:b/>
        </w:rPr>
      </w:pPr>
    </w:p>
    <w:p w:rsidR="00651F54" w:rsidRDefault="00651F54" w:rsidP="0042659C">
      <w:pPr>
        <w:rPr>
          <w:b/>
        </w:rPr>
      </w:pPr>
    </w:p>
    <w:p w:rsidR="00651F54" w:rsidRDefault="00651F54" w:rsidP="0042659C">
      <w:pPr>
        <w:rPr>
          <w:b/>
        </w:rPr>
      </w:pPr>
    </w:p>
    <w:p w:rsidR="00651F54" w:rsidRDefault="00651F54" w:rsidP="0042659C">
      <w:pPr>
        <w:rPr>
          <w:b/>
        </w:rPr>
      </w:pPr>
    </w:p>
    <w:p w:rsidR="00651F54" w:rsidRDefault="00651F54" w:rsidP="00651F54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651F54" w:rsidRDefault="00651F54" w:rsidP="00651F54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651F54" w:rsidRDefault="00651F54" w:rsidP="00651F54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651F54" w:rsidRDefault="00651F54" w:rsidP="00651F54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651F54" w:rsidRDefault="00651F54" w:rsidP="00651F54">
      <w:pPr>
        <w:rPr>
          <w:b/>
          <w:bCs/>
        </w:rPr>
      </w:pPr>
    </w:p>
    <w:p w:rsidR="00651F54" w:rsidRDefault="00651F54" w:rsidP="00651F54">
      <w:pPr>
        <w:pStyle w:val="Ttulo1"/>
      </w:pPr>
      <w:r>
        <w:t>ORDEN DE TRABAJO    N°      07571</w:t>
      </w:r>
    </w:p>
    <w:p w:rsidR="00651F54" w:rsidRDefault="00651F54" w:rsidP="00651F54"/>
    <w:p w:rsidR="00651F54" w:rsidRDefault="00651F54" w:rsidP="00651F54">
      <w:r>
        <w:t>FECHA:</w:t>
      </w:r>
      <w:r>
        <w:tab/>
        <w:t>Medellín,  Abril  04  de  2011</w:t>
      </w:r>
    </w:p>
    <w:p w:rsidR="00651F54" w:rsidRDefault="00651F54" w:rsidP="00651F54">
      <w:r>
        <w:t>PARA:</w:t>
      </w:r>
      <w:r>
        <w:tab/>
      </w:r>
      <w:r>
        <w:tab/>
        <w:t>PLÁSTICOS DARMA</w:t>
      </w:r>
    </w:p>
    <w:p w:rsidR="00651F54" w:rsidRDefault="00651F54" w:rsidP="00651F54">
      <w:r>
        <w:t>ATENCIÓN:</w:t>
      </w:r>
      <w:r>
        <w:tab/>
        <w:t>Sr. Darío Jaramillo</w:t>
      </w:r>
    </w:p>
    <w:p w:rsidR="00651F54" w:rsidRDefault="00651F54" w:rsidP="00651F54">
      <w:r>
        <w:tab/>
      </w:r>
      <w:r>
        <w:tab/>
        <w:t>Gerente.</w:t>
      </w:r>
    </w:p>
    <w:p w:rsidR="00651F54" w:rsidRDefault="00651F54" w:rsidP="00651F54"/>
    <w:p w:rsidR="00651F54" w:rsidRDefault="00651F54" w:rsidP="00651F54">
      <w:r>
        <w:t>Apreciado Don Darío:</w:t>
      </w:r>
    </w:p>
    <w:p w:rsidR="00651F54" w:rsidRDefault="00651F54" w:rsidP="00651F54"/>
    <w:p w:rsidR="00651F54" w:rsidRDefault="00651F54" w:rsidP="00651F54">
      <w:r>
        <w:t>Con la presente estamos solicitando el siguiente servicio de  IMPRESION:</w:t>
      </w:r>
    </w:p>
    <w:p w:rsidR="00651F54" w:rsidRDefault="00651F54" w:rsidP="00651F54"/>
    <w:p w:rsidR="00651F54" w:rsidRDefault="00651F54" w:rsidP="00651F54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651F54" w:rsidRDefault="00651F54" w:rsidP="00651F54">
      <w:pPr>
        <w:rPr>
          <w:b/>
        </w:rPr>
      </w:pPr>
      <w:r>
        <w:t xml:space="preserve">MATERIAL   :           Polipropileno Tubular de    </w:t>
      </w:r>
      <w:r>
        <w:rPr>
          <w:b/>
        </w:rPr>
        <w:t>45  cms</w:t>
      </w:r>
    </w:p>
    <w:p w:rsidR="00651F54" w:rsidRDefault="00651F54" w:rsidP="00651F54">
      <w:r>
        <w:t>CLIBRE      :               1.4 ”</w:t>
      </w:r>
    </w:p>
    <w:p w:rsidR="00651F54" w:rsidRDefault="00651F54" w:rsidP="00651F54">
      <w:r>
        <w:t>REFERENCIA:</w:t>
      </w:r>
      <w:r>
        <w:tab/>
      </w:r>
      <w:r>
        <w:rPr>
          <w:b/>
        </w:rPr>
        <w:t>PAN  TAJADO   TULIPAN</w:t>
      </w:r>
    </w:p>
    <w:p w:rsidR="00651F54" w:rsidRDefault="00651F54" w:rsidP="00651F54">
      <w:r>
        <w:t>CANTIDAD    :          100    Kg</w:t>
      </w:r>
    </w:p>
    <w:p w:rsidR="00651F54" w:rsidRDefault="00651F54" w:rsidP="00651F54">
      <w:r>
        <w:t>COLORES:</w:t>
      </w:r>
      <w:r>
        <w:tab/>
      </w:r>
      <w:r>
        <w:tab/>
        <w:t xml:space="preserve">3 </w:t>
      </w:r>
    </w:p>
    <w:p w:rsidR="00651F54" w:rsidRDefault="00651F54" w:rsidP="00651F54">
      <w:r>
        <w:t>CARAS:</w:t>
      </w:r>
      <w:r>
        <w:tab/>
      </w:r>
      <w:r>
        <w:tab/>
        <w:t>2</w:t>
      </w:r>
    </w:p>
    <w:p w:rsidR="00651F54" w:rsidRDefault="00651F54" w:rsidP="00651F54">
      <w:r>
        <w:t>REPETICIÓN:</w:t>
      </w:r>
      <w:r>
        <w:tab/>
        <w:t>20</w:t>
      </w:r>
    </w:p>
    <w:p w:rsidR="00651F54" w:rsidRDefault="00651F54" w:rsidP="00651F54">
      <w:r>
        <w:t>RODILLO:</w:t>
      </w:r>
      <w:r>
        <w:tab/>
      </w:r>
      <w:r>
        <w:tab/>
        <w:t>40</w:t>
      </w:r>
    </w:p>
    <w:p w:rsidR="00651F54" w:rsidRDefault="00651F54" w:rsidP="00651F54">
      <w:r>
        <w:t>BOLSA:</w:t>
      </w:r>
      <w:r>
        <w:tab/>
      </w:r>
      <w:r>
        <w:tab/>
        <w:t xml:space="preserve">20  x 41  +  4  cms  FF </w:t>
      </w:r>
    </w:p>
    <w:p w:rsidR="00651F54" w:rsidRDefault="00651F54" w:rsidP="00651F54">
      <w:r>
        <w:t>SELLADO:</w:t>
      </w:r>
      <w:r>
        <w:tab/>
      </w:r>
      <w:r>
        <w:tab/>
        <w:t>Para selle lateral.</w:t>
      </w:r>
    </w:p>
    <w:p w:rsidR="00651F54" w:rsidRDefault="00651F54" w:rsidP="00651F54"/>
    <w:p w:rsidR="00651F54" w:rsidRDefault="00651F54" w:rsidP="00651F54"/>
    <w:p w:rsidR="00651F54" w:rsidRDefault="00651F54" w:rsidP="00651F54">
      <w:r>
        <w:rPr>
          <w:b/>
          <w:bCs/>
          <w:u w:val="single"/>
        </w:rPr>
        <w:t>NOTA:</w:t>
      </w:r>
      <w:r>
        <w:t xml:space="preserve">  * Los cyreles se encuentran en su planta</w:t>
      </w:r>
    </w:p>
    <w:p w:rsidR="00651F54" w:rsidRDefault="00651F54" w:rsidP="00651F54">
      <w:pPr>
        <w:numPr>
          <w:ilvl w:val="0"/>
          <w:numId w:val="17"/>
        </w:numPr>
      </w:pPr>
      <w:r>
        <w:t>Se envían  Arte para  tonos y alturas</w:t>
      </w:r>
    </w:p>
    <w:p w:rsidR="00651F54" w:rsidRDefault="00651F54" w:rsidP="00651F54">
      <w:pPr>
        <w:ind w:left="885"/>
      </w:pPr>
      <w:r>
        <w:t xml:space="preserve">-   Se  envía el material de PP de </w:t>
      </w:r>
      <w:r>
        <w:rPr>
          <w:b/>
        </w:rPr>
        <w:t>45  cms</w:t>
      </w:r>
    </w:p>
    <w:p w:rsidR="00651F54" w:rsidRDefault="00651F54" w:rsidP="00651F54">
      <w:pPr>
        <w:ind w:left="885"/>
      </w:pPr>
    </w:p>
    <w:p w:rsidR="00651F54" w:rsidRDefault="00651F54" w:rsidP="00651F54">
      <w:pPr>
        <w:ind w:left="885"/>
      </w:pPr>
    </w:p>
    <w:p w:rsidR="00651F54" w:rsidRDefault="00651F54" w:rsidP="00651F54">
      <w:r>
        <w:t>Agradezco la atención y colaboración prestada</w:t>
      </w:r>
    </w:p>
    <w:p w:rsidR="00651F54" w:rsidRDefault="00651F54" w:rsidP="00651F54"/>
    <w:p w:rsidR="00651F54" w:rsidRDefault="00651F54" w:rsidP="00651F54"/>
    <w:p w:rsidR="00651F54" w:rsidRDefault="00651F54" w:rsidP="00651F54">
      <w:r>
        <w:t>Cordialmente,</w:t>
      </w:r>
    </w:p>
    <w:p w:rsidR="00651F54" w:rsidRDefault="00651F54" w:rsidP="00651F54"/>
    <w:p w:rsidR="00651F54" w:rsidRDefault="00651F54" w:rsidP="00651F54"/>
    <w:p w:rsidR="00651F54" w:rsidRDefault="00651F54" w:rsidP="00651F54"/>
    <w:p w:rsidR="00651F54" w:rsidRDefault="00651F54" w:rsidP="00651F54">
      <w:r>
        <w:t>RICARDO CASAS ZAPATA</w:t>
      </w:r>
    </w:p>
    <w:p w:rsidR="00651F54" w:rsidRDefault="00651F54" w:rsidP="00651F54">
      <w:r>
        <w:t>Director.</w:t>
      </w:r>
    </w:p>
    <w:p w:rsidR="00651F54" w:rsidRDefault="00651F54" w:rsidP="00651F54">
      <w:pPr>
        <w:rPr>
          <w:b/>
        </w:rPr>
      </w:pPr>
    </w:p>
    <w:p w:rsidR="00651F54" w:rsidRDefault="00651F54" w:rsidP="0042659C">
      <w:pPr>
        <w:rPr>
          <w:b/>
        </w:rPr>
      </w:pPr>
    </w:p>
    <w:p w:rsidR="00963D77" w:rsidRDefault="00963D77" w:rsidP="0042659C">
      <w:pPr>
        <w:rPr>
          <w:b/>
        </w:rPr>
      </w:pPr>
    </w:p>
    <w:p w:rsidR="00963D77" w:rsidRDefault="00963D77" w:rsidP="0042659C">
      <w:pPr>
        <w:rPr>
          <w:b/>
        </w:rPr>
      </w:pPr>
    </w:p>
    <w:p w:rsidR="00963D77" w:rsidRDefault="00963D77" w:rsidP="0042659C">
      <w:pPr>
        <w:rPr>
          <w:b/>
        </w:rPr>
      </w:pPr>
    </w:p>
    <w:p w:rsidR="00963D77" w:rsidRDefault="00963D77" w:rsidP="0042659C">
      <w:pPr>
        <w:rPr>
          <w:b/>
        </w:rPr>
      </w:pPr>
    </w:p>
    <w:p w:rsidR="00963D77" w:rsidRDefault="00963D77" w:rsidP="0042659C">
      <w:pPr>
        <w:rPr>
          <w:b/>
        </w:rPr>
      </w:pPr>
    </w:p>
    <w:p w:rsidR="00963D77" w:rsidRDefault="00963D77" w:rsidP="0042659C">
      <w:pPr>
        <w:rPr>
          <w:b/>
        </w:rPr>
      </w:pPr>
    </w:p>
    <w:p w:rsidR="00963D77" w:rsidRDefault="00963D77" w:rsidP="00963D77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963D77" w:rsidRDefault="00963D77" w:rsidP="00963D77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963D77" w:rsidRDefault="00963D77" w:rsidP="00963D77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963D77" w:rsidRDefault="00963D77" w:rsidP="00963D77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963D77" w:rsidRDefault="00963D77" w:rsidP="00963D77">
      <w:pPr>
        <w:rPr>
          <w:b/>
          <w:bCs/>
        </w:rPr>
      </w:pPr>
    </w:p>
    <w:p w:rsidR="00963D77" w:rsidRDefault="00963D77" w:rsidP="00963D77"/>
    <w:p w:rsidR="00963D77" w:rsidRDefault="00963D77" w:rsidP="00963D77">
      <w:pPr>
        <w:pStyle w:val="Ttulo1"/>
      </w:pPr>
      <w:r>
        <w:t>ORDEN DE TRABAJO    N°      08213</w:t>
      </w:r>
    </w:p>
    <w:p w:rsidR="00963D77" w:rsidRDefault="00963D77" w:rsidP="00963D77"/>
    <w:p w:rsidR="00963D77" w:rsidRDefault="00963D77" w:rsidP="00963D77"/>
    <w:p w:rsidR="00963D77" w:rsidRDefault="00963D77" w:rsidP="00963D77">
      <w:r>
        <w:t>FECHA:</w:t>
      </w:r>
      <w:r>
        <w:tab/>
        <w:t>Itagui,  Abril  04   de  2011</w:t>
      </w:r>
    </w:p>
    <w:p w:rsidR="00963D77" w:rsidRDefault="00963D77" w:rsidP="00963D77">
      <w:r>
        <w:t>PARA:</w:t>
      </w:r>
      <w:r>
        <w:tab/>
      </w:r>
      <w:r>
        <w:tab/>
        <w:t>PLÁSTICOS DARMA</w:t>
      </w:r>
    </w:p>
    <w:p w:rsidR="00963D77" w:rsidRDefault="00963D77" w:rsidP="00963D77">
      <w:r>
        <w:t>ATENCIÓN:</w:t>
      </w:r>
      <w:r>
        <w:tab/>
        <w:t>Sr. DARIO JARAMILLO</w:t>
      </w:r>
    </w:p>
    <w:p w:rsidR="00963D77" w:rsidRDefault="00963D77" w:rsidP="00963D77"/>
    <w:p w:rsidR="00963D77" w:rsidRDefault="00963D77" w:rsidP="00963D77"/>
    <w:p w:rsidR="00963D77" w:rsidRDefault="00963D77" w:rsidP="00963D77">
      <w:r>
        <w:t xml:space="preserve"> Apreciado Dn DARIO:</w:t>
      </w:r>
    </w:p>
    <w:p w:rsidR="00963D77" w:rsidRDefault="00963D77" w:rsidP="00963D77"/>
    <w:p w:rsidR="00963D77" w:rsidRDefault="00963D77" w:rsidP="00963D77">
      <w:r>
        <w:t>Con la presente estamos solicitando el siguiente material  :</w:t>
      </w:r>
    </w:p>
    <w:p w:rsidR="00963D77" w:rsidRDefault="00963D77" w:rsidP="00963D77"/>
    <w:p w:rsidR="00963D77" w:rsidRDefault="00963D77" w:rsidP="00963D77">
      <w:r>
        <w:rPr>
          <w:b/>
          <w:bCs/>
          <w:u w:val="single"/>
        </w:rPr>
        <w:t>EXTRUSION</w:t>
      </w:r>
      <w:r>
        <w:t>:</w:t>
      </w:r>
    </w:p>
    <w:p w:rsidR="00963D77" w:rsidRDefault="00963D77" w:rsidP="00963D77"/>
    <w:p w:rsidR="00963D77" w:rsidRDefault="00963D77" w:rsidP="00963D77"/>
    <w:tbl>
      <w:tblPr>
        <w:tblW w:w="9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994"/>
        <w:gridCol w:w="1672"/>
        <w:gridCol w:w="1847"/>
        <w:gridCol w:w="1784"/>
        <w:gridCol w:w="1953"/>
      </w:tblGrid>
      <w:tr w:rsidR="00963D77" w:rsidTr="00BB34AF">
        <w:tc>
          <w:tcPr>
            <w:tcW w:w="1994" w:type="dxa"/>
          </w:tcPr>
          <w:p w:rsidR="00963D77" w:rsidRDefault="00963D77" w:rsidP="00BB34AF">
            <w:r>
              <w:t>MEDIDA EN  CENTIMETROS</w:t>
            </w:r>
          </w:p>
        </w:tc>
        <w:tc>
          <w:tcPr>
            <w:tcW w:w="1672" w:type="dxa"/>
          </w:tcPr>
          <w:p w:rsidR="00963D77" w:rsidRDefault="00963D77" w:rsidP="00BB34AF">
            <w:r>
              <w:t>CALIBRE</w:t>
            </w:r>
          </w:p>
        </w:tc>
        <w:tc>
          <w:tcPr>
            <w:tcW w:w="1847" w:type="dxa"/>
          </w:tcPr>
          <w:p w:rsidR="00963D77" w:rsidRDefault="00963D77" w:rsidP="00BB34AF">
            <w:r>
              <w:t>FORMA</w:t>
            </w:r>
          </w:p>
        </w:tc>
        <w:tc>
          <w:tcPr>
            <w:tcW w:w="1784" w:type="dxa"/>
          </w:tcPr>
          <w:p w:rsidR="00963D77" w:rsidRDefault="00963D77" w:rsidP="00BB34AF">
            <w:r>
              <w:t>CANTIDAD EN KILOS</w:t>
            </w:r>
          </w:p>
        </w:tc>
        <w:tc>
          <w:tcPr>
            <w:tcW w:w="1953" w:type="dxa"/>
          </w:tcPr>
          <w:p w:rsidR="00963D77" w:rsidRDefault="00963D77" w:rsidP="00BB34AF">
            <w:r>
              <w:t>MATERIAL</w:t>
            </w:r>
          </w:p>
        </w:tc>
      </w:tr>
      <w:tr w:rsidR="00963D77" w:rsidTr="00BB34AF">
        <w:tc>
          <w:tcPr>
            <w:tcW w:w="1994" w:type="dxa"/>
          </w:tcPr>
          <w:p w:rsidR="00963D77" w:rsidRPr="00D23B0D" w:rsidRDefault="00963D77" w:rsidP="00BB34AF">
            <w:pPr>
              <w:jc w:val="center"/>
              <w:rPr>
                <w:b/>
              </w:rPr>
            </w:pPr>
            <w:r>
              <w:rPr>
                <w:b/>
              </w:rPr>
              <w:t>75</w:t>
            </w:r>
          </w:p>
        </w:tc>
        <w:tc>
          <w:tcPr>
            <w:tcW w:w="1672" w:type="dxa"/>
          </w:tcPr>
          <w:p w:rsidR="00963D77" w:rsidRPr="00D23B0D" w:rsidRDefault="00963D77" w:rsidP="00BB34AF">
            <w:pPr>
              <w:jc w:val="center"/>
              <w:rPr>
                <w:b/>
              </w:rPr>
            </w:pPr>
            <w:r>
              <w:rPr>
                <w:b/>
              </w:rPr>
              <w:t>1.5</w:t>
            </w:r>
            <w:r w:rsidRPr="00D23B0D">
              <w:rPr>
                <w:b/>
              </w:rPr>
              <w:t xml:space="preserve">  ”</w:t>
            </w:r>
          </w:p>
        </w:tc>
        <w:tc>
          <w:tcPr>
            <w:tcW w:w="1847" w:type="dxa"/>
          </w:tcPr>
          <w:p w:rsidR="00963D77" w:rsidRPr="00D23B0D" w:rsidRDefault="00963D77" w:rsidP="00BB34AF">
            <w:pPr>
              <w:jc w:val="center"/>
              <w:rPr>
                <w:b/>
              </w:rPr>
            </w:pPr>
            <w:r>
              <w:rPr>
                <w:b/>
              </w:rPr>
              <w:t>TUBULAR</w:t>
            </w:r>
            <w:r w:rsidRPr="00D23B0D">
              <w:rPr>
                <w:b/>
              </w:rPr>
              <w:t xml:space="preserve"> </w:t>
            </w:r>
          </w:p>
        </w:tc>
        <w:tc>
          <w:tcPr>
            <w:tcW w:w="1784" w:type="dxa"/>
          </w:tcPr>
          <w:p w:rsidR="00963D77" w:rsidRPr="00D23B0D" w:rsidRDefault="00963D77" w:rsidP="00BB34AF">
            <w:pPr>
              <w:jc w:val="center"/>
              <w:rPr>
                <w:b/>
              </w:rPr>
            </w:pPr>
            <w:r>
              <w:rPr>
                <w:b/>
              </w:rPr>
              <w:t>160</w:t>
            </w:r>
          </w:p>
        </w:tc>
        <w:tc>
          <w:tcPr>
            <w:tcW w:w="1953" w:type="dxa"/>
          </w:tcPr>
          <w:p w:rsidR="00963D77" w:rsidRPr="00D23B0D" w:rsidRDefault="00963D77" w:rsidP="00BB34AF">
            <w:pPr>
              <w:jc w:val="center"/>
              <w:rPr>
                <w:b/>
              </w:rPr>
            </w:pPr>
            <w:r w:rsidRPr="00D23B0D">
              <w:rPr>
                <w:b/>
              </w:rPr>
              <w:t>BAJA   TPTE</w:t>
            </w:r>
          </w:p>
        </w:tc>
      </w:tr>
    </w:tbl>
    <w:p w:rsidR="00963D77" w:rsidRDefault="00963D77" w:rsidP="00963D77">
      <w:pPr>
        <w:pStyle w:val="Ttulo2"/>
      </w:pPr>
    </w:p>
    <w:p w:rsidR="00963D77" w:rsidRDefault="00963D77" w:rsidP="00963D77">
      <w:r>
        <w:t>TRATADO  2  CARAS</w:t>
      </w:r>
    </w:p>
    <w:p w:rsidR="00963D77" w:rsidRDefault="00963D77" w:rsidP="00963D77">
      <w:pPr>
        <w:rPr>
          <w:b/>
          <w:bCs/>
          <w:u w:val="single"/>
        </w:rPr>
      </w:pPr>
    </w:p>
    <w:p w:rsidR="00963D77" w:rsidRDefault="00963D77" w:rsidP="00963D77">
      <w:r w:rsidRPr="0026453F">
        <w:rPr>
          <w:b/>
          <w:u w:val="single"/>
        </w:rPr>
        <w:t xml:space="preserve">MEZCLA </w:t>
      </w:r>
      <w:r>
        <w:t xml:space="preserve">  :     25     BAJA</w:t>
      </w:r>
    </w:p>
    <w:p w:rsidR="00963D77" w:rsidRDefault="00963D77" w:rsidP="00963D77">
      <w:r>
        <w:t xml:space="preserve">                           8        LINEAL</w:t>
      </w:r>
    </w:p>
    <w:p w:rsidR="0045587E" w:rsidRDefault="0045587E" w:rsidP="00963D77"/>
    <w:p w:rsidR="0045587E" w:rsidRPr="00763912" w:rsidRDefault="0045587E" w:rsidP="00963D77">
      <w:pPr>
        <w:rPr>
          <w:b/>
          <w:sz w:val="32"/>
          <w:szCs w:val="32"/>
        </w:rPr>
      </w:pPr>
      <w:r w:rsidRPr="00763912">
        <w:rPr>
          <w:b/>
          <w:sz w:val="32"/>
          <w:szCs w:val="32"/>
        </w:rPr>
        <w:t>NOTA: PARA IMPRIMIR ALMOHADA AMERICANA</w:t>
      </w:r>
    </w:p>
    <w:p w:rsidR="00963D77" w:rsidRDefault="00963D77" w:rsidP="00963D77">
      <w:r w:rsidRPr="0045587E">
        <w:rPr>
          <w:sz w:val="32"/>
          <w:szCs w:val="32"/>
        </w:rPr>
        <w:t xml:space="preserve"> </w:t>
      </w:r>
      <w:r w:rsidRPr="0045587E">
        <w:rPr>
          <w:sz w:val="32"/>
          <w:szCs w:val="32"/>
        </w:rPr>
        <w:tab/>
      </w:r>
      <w:r w:rsidRPr="0045587E">
        <w:rPr>
          <w:sz w:val="32"/>
          <w:szCs w:val="32"/>
        </w:rPr>
        <w:tab/>
      </w:r>
    </w:p>
    <w:p w:rsidR="00963D77" w:rsidRDefault="00963D77" w:rsidP="00963D77"/>
    <w:p w:rsidR="00963D77" w:rsidRDefault="00963D77" w:rsidP="00963D77">
      <w:r>
        <w:t xml:space="preserve">Agradezco </w:t>
      </w:r>
      <w:smartTag w:uri="urn:schemas-microsoft-com:office:smarttags" w:element="PersonName">
        <w:smartTagPr>
          <w:attr w:name="ProductID" w:val="la Amable"/>
        </w:smartTagPr>
        <w:r>
          <w:t>la Amable</w:t>
        </w:r>
      </w:smartTag>
      <w:r>
        <w:t xml:space="preserve"> colaboración.</w:t>
      </w:r>
    </w:p>
    <w:p w:rsidR="00963D77" w:rsidRDefault="00963D77" w:rsidP="00963D77"/>
    <w:p w:rsidR="00963D77" w:rsidRDefault="00963D77" w:rsidP="00963D77"/>
    <w:p w:rsidR="00963D77" w:rsidRDefault="00963D77" w:rsidP="00963D77"/>
    <w:p w:rsidR="00963D77" w:rsidRDefault="00963D77" w:rsidP="00963D77">
      <w:r>
        <w:t>Cordialmente</w:t>
      </w:r>
    </w:p>
    <w:p w:rsidR="00963D77" w:rsidRDefault="00963D77" w:rsidP="00963D77"/>
    <w:p w:rsidR="00963D77" w:rsidRDefault="00963D77" w:rsidP="00963D77"/>
    <w:p w:rsidR="00963D77" w:rsidRDefault="00963D77" w:rsidP="00963D77"/>
    <w:p w:rsidR="00963D77" w:rsidRDefault="00963D77" w:rsidP="00963D77">
      <w:r>
        <w:t>RICARDO CASAS ZAPATA</w:t>
      </w:r>
    </w:p>
    <w:p w:rsidR="00963D77" w:rsidRDefault="00963D77" w:rsidP="00963D77">
      <w:r>
        <w:t>Director</w:t>
      </w:r>
    </w:p>
    <w:p w:rsidR="00963D77" w:rsidRDefault="00963D77" w:rsidP="00963D77">
      <w:pPr>
        <w:rPr>
          <w:b/>
        </w:rPr>
      </w:pPr>
    </w:p>
    <w:p w:rsidR="00963D77" w:rsidRDefault="00963D77" w:rsidP="0042659C">
      <w:pPr>
        <w:rPr>
          <w:b/>
        </w:rPr>
      </w:pPr>
    </w:p>
    <w:p w:rsidR="00F2424C" w:rsidRDefault="00F2424C" w:rsidP="0042659C">
      <w:pPr>
        <w:rPr>
          <w:b/>
        </w:rPr>
      </w:pPr>
    </w:p>
    <w:p w:rsidR="00F2424C" w:rsidRDefault="00F2424C" w:rsidP="0042659C">
      <w:pPr>
        <w:rPr>
          <w:b/>
        </w:rPr>
      </w:pPr>
    </w:p>
    <w:p w:rsidR="00F2424C" w:rsidRDefault="00F2424C" w:rsidP="0042659C">
      <w:pPr>
        <w:rPr>
          <w:b/>
        </w:rPr>
      </w:pPr>
    </w:p>
    <w:p w:rsidR="00F2424C" w:rsidRDefault="00F2424C" w:rsidP="0042659C">
      <w:pPr>
        <w:rPr>
          <w:b/>
        </w:rPr>
      </w:pPr>
    </w:p>
    <w:p w:rsidR="00F2424C" w:rsidRDefault="00F2424C" w:rsidP="0042659C">
      <w:pPr>
        <w:rPr>
          <w:b/>
        </w:rPr>
      </w:pPr>
    </w:p>
    <w:p w:rsidR="00F2424C" w:rsidRDefault="00F2424C" w:rsidP="00F2424C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F2424C" w:rsidRDefault="00F2424C" w:rsidP="00F2424C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F2424C" w:rsidRDefault="00F2424C" w:rsidP="00F2424C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F2424C" w:rsidRDefault="00F2424C" w:rsidP="00F2424C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F2424C" w:rsidRDefault="00F2424C" w:rsidP="00F2424C">
      <w:pPr>
        <w:rPr>
          <w:b/>
          <w:bCs/>
        </w:rPr>
      </w:pPr>
    </w:p>
    <w:p w:rsidR="00F2424C" w:rsidRDefault="00F2424C" w:rsidP="00F2424C">
      <w:pPr>
        <w:pStyle w:val="Ttulo1"/>
      </w:pPr>
    </w:p>
    <w:p w:rsidR="00F2424C" w:rsidRDefault="00F2424C" w:rsidP="00F2424C">
      <w:pPr>
        <w:pStyle w:val="Ttulo1"/>
      </w:pPr>
      <w:r>
        <w:t>ORDEN DE TRABAJO  N °      07574</w:t>
      </w:r>
    </w:p>
    <w:p w:rsidR="00F2424C" w:rsidRDefault="00F2424C" w:rsidP="00F2424C"/>
    <w:p w:rsidR="00F2424C" w:rsidRDefault="00F2424C" w:rsidP="00F2424C">
      <w:r>
        <w:t>FECHA:</w:t>
      </w:r>
      <w:r>
        <w:tab/>
        <w:t>Medellín,  Abril  04   de   2011</w:t>
      </w:r>
    </w:p>
    <w:p w:rsidR="00F2424C" w:rsidRDefault="00F2424C" w:rsidP="00F2424C">
      <w:r>
        <w:t>PARA:</w:t>
      </w:r>
      <w:r>
        <w:tab/>
      </w:r>
      <w:r>
        <w:tab/>
        <w:t>PLÁSTICOS DARMA</w:t>
      </w:r>
    </w:p>
    <w:p w:rsidR="00F2424C" w:rsidRDefault="00F2424C" w:rsidP="00F2424C">
      <w:r>
        <w:t>ATENCIÓN:</w:t>
      </w:r>
      <w:r>
        <w:tab/>
        <w:t>Sr. Darío Jaramillo</w:t>
      </w:r>
    </w:p>
    <w:p w:rsidR="00F2424C" w:rsidRDefault="00F2424C" w:rsidP="00F2424C">
      <w:r>
        <w:tab/>
      </w:r>
      <w:r>
        <w:tab/>
        <w:t>Gerente.</w:t>
      </w:r>
    </w:p>
    <w:p w:rsidR="00F2424C" w:rsidRDefault="00F2424C" w:rsidP="00F2424C"/>
    <w:p w:rsidR="00F2424C" w:rsidRDefault="00F2424C" w:rsidP="00F2424C">
      <w:r>
        <w:t>Apreciado Don Darío:</w:t>
      </w:r>
    </w:p>
    <w:p w:rsidR="00F2424C" w:rsidRDefault="00F2424C" w:rsidP="00F2424C"/>
    <w:p w:rsidR="00F2424C" w:rsidRDefault="00F2424C" w:rsidP="00F2424C">
      <w:r>
        <w:t>Con la presente estamos solicitando el siguiente servicio de  IMPRESIÓN:</w:t>
      </w:r>
    </w:p>
    <w:p w:rsidR="00F2424C" w:rsidRDefault="00F2424C" w:rsidP="00F2424C"/>
    <w:p w:rsidR="00F2424C" w:rsidRDefault="00F2424C" w:rsidP="00F2424C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F2424C" w:rsidRDefault="00F2424C" w:rsidP="00F2424C">
      <w:r>
        <w:t xml:space="preserve">MATERIAL   :           Polipropileno   Tubular   de   </w:t>
      </w:r>
      <w:r>
        <w:rPr>
          <w:b/>
        </w:rPr>
        <w:t>30</w:t>
      </w:r>
      <w:r>
        <w:t xml:space="preserve">    cms</w:t>
      </w:r>
    </w:p>
    <w:p w:rsidR="00F2424C" w:rsidRDefault="00F2424C" w:rsidP="00F2424C">
      <w:r>
        <w:t>CALIBRE      :           1.5  ”</w:t>
      </w:r>
    </w:p>
    <w:p w:rsidR="00F2424C" w:rsidRPr="00AD5DCF" w:rsidRDefault="00F2424C" w:rsidP="00F2424C">
      <w:pPr>
        <w:rPr>
          <w:b/>
        </w:rPr>
      </w:pPr>
      <w:r>
        <w:t>REFERENCIA:</w:t>
      </w:r>
      <w:r>
        <w:tab/>
      </w:r>
      <w:r>
        <w:rPr>
          <w:b/>
        </w:rPr>
        <w:t>TEENS  2</w:t>
      </w:r>
    </w:p>
    <w:p w:rsidR="00F2424C" w:rsidRDefault="00F2424C" w:rsidP="00F2424C">
      <w:r>
        <w:t>CANTIDAD    :          200   Kg</w:t>
      </w:r>
    </w:p>
    <w:p w:rsidR="00F2424C" w:rsidRDefault="00F2424C" w:rsidP="00F2424C">
      <w:r>
        <w:t>COLORES:</w:t>
      </w:r>
      <w:r>
        <w:tab/>
      </w:r>
      <w:r>
        <w:tab/>
        <w:t xml:space="preserve">2     </w:t>
      </w:r>
      <w:r w:rsidRPr="007F1676">
        <w:rPr>
          <w:b/>
        </w:rPr>
        <w:t>(BLANCO - RODAMINA )</w:t>
      </w:r>
    </w:p>
    <w:p w:rsidR="00F2424C" w:rsidRDefault="00F2424C" w:rsidP="00F2424C">
      <w:r>
        <w:t>CARAS:</w:t>
      </w:r>
      <w:r>
        <w:tab/>
      </w:r>
      <w:r>
        <w:tab/>
        <w:t xml:space="preserve">1  </w:t>
      </w:r>
    </w:p>
    <w:p w:rsidR="00F2424C" w:rsidRDefault="00F2424C" w:rsidP="00F2424C">
      <w:r>
        <w:t>REPETICIÓN:</w:t>
      </w:r>
      <w:r>
        <w:tab/>
        <w:t>24.5</w:t>
      </w:r>
    </w:p>
    <w:p w:rsidR="00F2424C" w:rsidRPr="007E24E2" w:rsidRDefault="00F2424C" w:rsidP="00F2424C">
      <w:pPr>
        <w:rPr>
          <w:b/>
        </w:rPr>
      </w:pPr>
      <w:r>
        <w:t>RODILLO:</w:t>
      </w:r>
      <w:r>
        <w:tab/>
      </w:r>
      <w:r>
        <w:tab/>
      </w:r>
      <w:r>
        <w:rPr>
          <w:b/>
        </w:rPr>
        <w:t>25</w:t>
      </w:r>
    </w:p>
    <w:p w:rsidR="00F2424C" w:rsidRDefault="00F2424C" w:rsidP="00F2424C">
      <w:r>
        <w:t>BOLSA:</w:t>
      </w:r>
      <w:r>
        <w:tab/>
      </w:r>
      <w:r>
        <w:tab/>
        <w:t>24.5  X  28 + 5    cms   de  Solapa Interna.</w:t>
      </w:r>
    </w:p>
    <w:p w:rsidR="00F2424C" w:rsidRDefault="00F2424C" w:rsidP="00F2424C">
      <w:r>
        <w:t>SELLADO:</w:t>
      </w:r>
      <w:r>
        <w:tab/>
      </w:r>
      <w:r>
        <w:tab/>
        <w:t>Para selle lateral.</w:t>
      </w:r>
    </w:p>
    <w:p w:rsidR="00F2424C" w:rsidRDefault="00F2424C" w:rsidP="00F2424C"/>
    <w:p w:rsidR="00F2424C" w:rsidRDefault="00F2424C" w:rsidP="00F2424C"/>
    <w:p w:rsidR="00F2424C" w:rsidRDefault="00F2424C" w:rsidP="00F2424C">
      <w:r>
        <w:rPr>
          <w:b/>
          <w:bCs/>
          <w:u w:val="single"/>
        </w:rPr>
        <w:t>NOTA:</w:t>
      </w:r>
      <w:r>
        <w:t xml:space="preserve">  *   Los cyreles   NUEVOS EN SU PLANTA</w:t>
      </w:r>
    </w:p>
    <w:p w:rsidR="00F2424C" w:rsidRDefault="00F2424C" w:rsidP="00F2424C">
      <w:pPr>
        <w:numPr>
          <w:ilvl w:val="0"/>
          <w:numId w:val="1"/>
        </w:numPr>
      </w:pPr>
      <w:r>
        <w:t>Se envían ARTE    para tonos y alturas</w:t>
      </w:r>
    </w:p>
    <w:p w:rsidR="00F2424C" w:rsidRPr="00B11BD2" w:rsidRDefault="00F2424C" w:rsidP="00F2424C">
      <w:pPr>
        <w:numPr>
          <w:ilvl w:val="0"/>
          <w:numId w:val="2"/>
        </w:numPr>
      </w:pPr>
      <w:r>
        <w:t xml:space="preserve">Se  envía el material de PP </w:t>
      </w:r>
      <w:r>
        <w:rPr>
          <w:b/>
        </w:rPr>
        <w:t xml:space="preserve">de  30 </w:t>
      </w:r>
      <w:r w:rsidRPr="00AD5DCF">
        <w:rPr>
          <w:b/>
        </w:rPr>
        <w:t xml:space="preserve">  cms</w:t>
      </w:r>
    </w:p>
    <w:p w:rsidR="00F2424C" w:rsidRPr="005574BF" w:rsidRDefault="00F2424C" w:rsidP="00F2424C">
      <w:pPr>
        <w:ind w:left="1500"/>
      </w:pPr>
    </w:p>
    <w:p w:rsidR="00F2424C" w:rsidRPr="00150D1A" w:rsidRDefault="00F2424C" w:rsidP="00F2424C">
      <w:pPr>
        <w:ind w:left="1860"/>
      </w:pPr>
    </w:p>
    <w:p w:rsidR="00F2424C" w:rsidRDefault="00F2424C" w:rsidP="00F2424C">
      <w:pPr>
        <w:ind w:left="885"/>
      </w:pPr>
    </w:p>
    <w:p w:rsidR="00F2424C" w:rsidRDefault="00F2424C" w:rsidP="00F2424C">
      <w:pPr>
        <w:ind w:left="885"/>
      </w:pPr>
    </w:p>
    <w:p w:rsidR="00F2424C" w:rsidRDefault="00F2424C" w:rsidP="00F2424C">
      <w:r>
        <w:t>Agradezco la atención y colaboración prestada.</w:t>
      </w:r>
    </w:p>
    <w:p w:rsidR="00F2424C" w:rsidRDefault="00F2424C" w:rsidP="00F2424C"/>
    <w:p w:rsidR="00F2424C" w:rsidRDefault="00F2424C" w:rsidP="00F2424C"/>
    <w:p w:rsidR="00F2424C" w:rsidRDefault="00F2424C" w:rsidP="00F2424C">
      <w:r>
        <w:t>Cordialmente,</w:t>
      </w:r>
    </w:p>
    <w:p w:rsidR="00F2424C" w:rsidRDefault="00F2424C" w:rsidP="00F2424C"/>
    <w:p w:rsidR="00F2424C" w:rsidRDefault="00F2424C" w:rsidP="00F2424C"/>
    <w:p w:rsidR="00F2424C" w:rsidRDefault="00F2424C" w:rsidP="00F2424C"/>
    <w:p w:rsidR="00F2424C" w:rsidRDefault="00F2424C" w:rsidP="00F2424C">
      <w:r>
        <w:t>RICARDO CASAS ZAPATA</w:t>
      </w:r>
    </w:p>
    <w:p w:rsidR="00F2424C" w:rsidRDefault="00F2424C" w:rsidP="00F2424C">
      <w:r>
        <w:t>Director</w:t>
      </w:r>
    </w:p>
    <w:p w:rsidR="00F2424C" w:rsidRDefault="00F2424C" w:rsidP="0042659C">
      <w:pPr>
        <w:rPr>
          <w:b/>
        </w:rPr>
      </w:pPr>
    </w:p>
    <w:p w:rsidR="00771C5C" w:rsidRDefault="00771C5C" w:rsidP="0042659C">
      <w:pPr>
        <w:rPr>
          <w:b/>
        </w:rPr>
      </w:pPr>
    </w:p>
    <w:p w:rsidR="00771C5C" w:rsidRDefault="00771C5C" w:rsidP="0042659C">
      <w:pPr>
        <w:rPr>
          <w:b/>
        </w:rPr>
      </w:pPr>
    </w:p>
    <w:p w:rsidR="00771C5C" w:rsidRDefault="00771C5C" w:rsidP="0042659C">
      <w:pPr>
        <w:rPr>
          <w:b/>
        </w:rPr>
      </w:pPr>
    </w:p>
    <w:p w:rsidR="00771C5C" w:rsidRDefault="00771C5C" w:rsidP="00771C5C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771C5C" w:rsidRDefault="00771C5C" w:rsidP="00771C5C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771C5C" w:rsidRDefault="00771C5C" w:rsidP="00771C5C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771C5C" w:rsidRDefault="00771C5C" w:rsidP="00771C5C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771C5C" w:rsidRDefault="00771C5C" w:rsidP="00771C5C">
      <w:pPr>
        <w:rPr>
          <w:b/>
          <w:bCs/>
        </w:rPr>
      </w:pPr>
    </w:p>
    <w:p w:rsidR="00771C5C" w:rsidRDefault="00771C5C" w:rsidP="00771C5C">
      <w:pPr>
        <w:pStyle w:val="Ttulo1"/>
      </w:pPr>
    </w:p>
    <w:p w:rsidR="00771C5C" w:rsidRDefault="00771C5C" w:rsidP="00771C5C">
      <w:pPr>
        <w:pStyle w:val="Ttulo1"/>
      </w:pPr>
      <w:r>
        <w:t>ORDEN DE TRABAJO  N °      07578</w:t>
      </w:r>
    </w:p>
    <w:p w:rsidR="00771C5C" w:rsidRDefault="00771C5C" w:rsidP="00771C5C"/>
    <w:p w:rsidR="00771C5C" w:rsidRDefault="00771C5C" w:rsidP="00771C5C">
      <w:r>
        <w:t>FECHA:</w:t>
      </w:r>
      <w:r>
        <w:tab/>
        <w:t>Medellín,  Abril  05     de  2011</w:t>
      </w:r>
    </w:p>
    <w:p w:rsidR="00771C5C" w:rsidRDefault="00771C5C" w:rsidP="00771C5C">
      <w:r>
        <w:t>PARA:</w:t>
      </w:r>
      <w:r>
        <w:tab/>
      </w:r>
      <w:r>
        <w:tab/>
        <w:t>PLÁSTICOS DARMA</w:t>
      </w:r>
    </w:p>
    <w:p w:rsidR="00771C5C" w:rsidRDefault="00771C5C" w:rsidP="00771C5C">
      <w:r>
        <w:t>ATENCIÓN:</w:t>
      </w:r>
      <w:r>
        <w:tab/>
        <w:t>Sr. Darío Jaramillo</w:t>
      </w:r>
    </w:p>
    <w:p w:rsidR="00771C5C" w:rsidRDefault="00771C5C" w:rsidP="00771C5C">
      <w:r>
        <w:tab/>
      </w:r>
      <w:r>
        <w:tab/>
        <w:t>Gerente.</w:t>
      </w:r>
    </w:p>
    <w:p w:rsidR="00771C5C" w:rsidRDefault="00771C5C" w:rsidP="00771C5C"/>
    <w:p w:rsidR="00771C5C" w:rsidRDefault="00771C5C" w:rsidP="00771C5C">
      <w:r>
        <w:t>Apreciado Don Darío:</w:t>
      </w:r>
    </w:p>
    <w:p w:rsidR="00771C5C" w:rsidRDefault="00771C5C" w:rsidP="00771C5C"/>
    <w:p w:rsidR="00771C5C" w:rsidRDefault="00771C5C" w:rsidP="00771C5C">
      <w:r>
        <w:t>Con la presente estamos solicitando el siguiente servicio de  IMPRESIÓN :</w:t>
      </w:r>
    </w:p>
    <w:p w:rsidR="00771C5C" w:rsidRDefault="00771C5C" w:rsidP="00771C5C"/>
    <w:p w:rsidR="00771C5C" w:rsidRDefault="00771C5C" w:rsidP="00771C5C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771C5C" w:rsidRDefault="00771C5C" w:rsidP="00771C5C">
      <w:r>
        <w:t xml:space="preserve">MATERIAL   :           Polipropileno  Lamina  Mono  de  </w:t>
      </w:r>
      <w:r w:rsidRPr="0080544B">
        <w:rPr>
          <w:b/>
        </w:rPr>
        <w:t>30     cms</w:t>
      </w:r>
    </w:p>
    <w:p w:rsidR="00771C5C" w:rsidRDefault="00771C5C" w:rsidP="00771C5C">
      <w:r>
        <w:t>CLIBRE      :               1.5  ”</w:t>
      </w:r>
    </w:p>
    <w:p w:rsidR="00771C5C" w:rsidRPr="00AD5DCF" w:rsidRDefault="00771C5C" w:rsidP="00771C5C">
      <w:pPr>
        <w:rPr>
          <w:b/>
        </w:rPr>
      </w:pPr>
      <w:r>
        <w:t>REFERENCIA:</w:t>
      </w:r>
      <w:r>
        <w:tab/>
      </w:r>
      <w:r>
        <w:rPr>
          <w:b/>
        </w:rPr>
        <w:t xml:space="preserve">LA  VICTORIA   30   cm </w:t>
      </w:r>
    </w:p>
    <w:p w:rsidR="00771C5C" w:rsidRDefault="00771C5C" w:rsidP="00771C5C">
      <w:r>
        <w:t>CANTIDAD    :          400    Kg</w:t>
      </w:r>
    </w:p>
    <w:p w:rsidR="00771C5C" w:rsidRDefault="00771C5C" w:rsidP="00771C5C">
      <w:r>
        <w:t>COLORES:</w:t>
      </w:r>
      <w:r>
        <w:tab/>
      </w:r>
      <w:r>
        <w:tab/>
        <w:t>1 ( Según  arte )</w:t>
      </w:r>
    </w:p>
    <w:p w:rsidR="00771C5C" w:rsidRDefault="00771C5C" w:rsidP="00771C5C">
      <w:r>
        <w:t>CARAS:</w:t>
      </w:r>
      <w:r>
        <w:tab/>
      </w:r>
      <w:r>
        <w:tab/>
        <w:t xml:space="preserve">1  </w:t>
      </w:r>
    </w:p>
    <w:p w:rsidR="00771C5C" w:rsidRDefault="00771C5C" w:rsidP="00771C5C">
      <w:r>
        <w:t>REPETICIÓN:</w:t>
      </w:r>
      <w:r>
        <w:tab/>
        <w:t>Continua</w:t>
      </w:r>
    </w:p>
    <w:p w:rsidR="00771C5C" w:rsidRDefault="00771C5C" w:rsidP="00771C5C">
      <w:r>
        <w:t>RODILLO:</w:t>
      </w:r>
      <w:r>
        <w:tab/>
      </w:r>
      <w:r>
        <w:tab/>
        <w:t>Según  Plano</w:t>
      </w:r>
    </w:p>
    <w:p w:rsidR="00771C5C" w:rsidRDefault="00771C5C" w:rsidP="00771C5C">
      <w:r>
        <w:t>LAMINA:</w:t>
      </w:r>
      <w:r>
        <w:tab/>
      </w:r>
      <w:r>
        <w:tab/>
        <w:t>30    cms   Impresión  Continua.</w:t>
      </w:r>
    </w:p>
    <w:p w:rsidR="00771C5C" w:rsidRDefault="00771C5C" w:rsidP="00771C5C"/>
    <w:p w:rsidR="00771C5C" w:rsidRDefault="00771C5C" w:rsidP="00771C5C"/>
    <w:p w:rsidR="00771C5C" w:rsidRDefault="00771C5C" w:rsidP="00771C5C">
      <w:r>
        <w:rPr>
          <w:b/>
          <w:bCs/>
          <w:u w:val="single"/>
        </w:rPr>
        <w:t>NOTA:</w:t>
      </w:r>
      <w:r>
        <w:t xml:space="preserve">  *   Los cyreles se encuentran en su  planta</w:t>
      </w:r>
    </w:p>
    <w:p w:rsidR="00771C5C" w:rsidRDefault="00771C5C" w:rsidP="00771C5C">
      <w:pPr>
        <w:numPr>
          <w:ilvl w:val="0"/>
          <w:numId w:val="1"/>
        </w:numPr>
      </w:pPr>
      <w:r>
        <w:t>Se envían ARTE    para tonos y alturas</w:t>
      </w:r>
    </w:p>
    <w:p w:rsidR="00771C5C" w:rsidRPr="00307118" w:rsidRDefault="00771C5C" w:rsidP="00771C5C">
      <w:pPr>
        <w:numPr>
          <w:ilvl w:val="0"/>
          <w:numId w:val="2"/>
        </w:numPr>
      </w:pPr>
      <w:r>
        <w:t xml:space="preserve">Se  envía el material de PP </w:t>
      </w:r>
      <w:r>
        <w:rPr>
          <w:b/>
        </w:rPr>
        <w:t xml:space="preserve">de  30 </w:t>
      </w:r>
      <w:r w:rsidRPr="00AD5DCF">
        <w:rPr>
          <w:b/>
        </w:rPr>
        <w:t xml:space="preserve">  cms</w:t>
      </w:r>
      <w:r>
        <w:rPr>
          <w:b/>
        </w:rPr>
        <w:t xml:space="preserve">   Lamina</w:t>
      </w:r>
    </w:p>
    <w:p w:rsidR="00771C5C" w:rsidRPr="007A4344" w:rsidRDefault="00771C5C" w:rsidP="00771C5C">
      <w:pPr>
        <w:ind w:left="1500"/>
        <w:rPr>
          <w:sz w:val="28"/>
          <w:szCs w:val="28"/>
        </w:rPr>
      </w:pPr>
      <w:r>
        <w:rPr>
          <w:b/>
        </w:rPr>
        <w:t xml:space="preserve"> </w:t>
      </w:r>
    </w:p>
    <w:p w:rsidR="00771C5C" w:rsidRDefault="00771C5C" w:rsidP="00771C5C">
      <w:pPr>
        <w:ind w:left="885"/>
      </w:pPr>
    </w:p>
    <w:p w:rsidR="00771C5C" w:rsidRDefault="00771C5C" w:rsidP="00771C5C">
      <w:pPr>
        <w:ind w:left="885"/>
      </w:pPr>
    </w:p>
    <w:p w:rsidR="00771C5C" w:rsidRDefault="00771C5C" w:rsidP="00771C5C">
      <w:r>
        <w:t>Agradezco la atención y colaboración prestada.</w:t>
      </w:r>
    </w:p>
    <w:p w:rsidR="00771C5C" w:rsidRDefault="00771C5C" w:rsidP="00771C5C"/>
    <w:p w:rsidR="00771C5C" w:rsidRDefault="00771C5C" w:rsidP="00771C5C"/>
    <w:p w:rsidR="00771C5C" w:rsidRDefault="00771C5C" w:rsidP="00771C5C">
      <w:r>
        <w:t>Cordialmente,</w:t>
      </w:r>
    </w:p>
    <w:p w:rsidR="00771C5C" w:rsidRDefault="00771C5C" w:rsidP="00771C5C"/>
    <w:p w:rsidR="00771C5C" w:rsidRDefault="00771C5C" w:rsidP="00771C5C"/>
    <w:p w:rsidR="00771C5C" w:rsidRDefault="00771C5C" w:rsidP="00771C5C"/>
    <w:p w:rsidR="00771C5C" w:rsidRDefault="00771C5C" w:rsidP="00771C5C">
      <w:r>
        <w:t>RICARDO CASAS ZAPATA</w:t>
      </w:r>
    </w:p>
    <w:p w:rsidR="00771C5C" w:rsidRDefault="00771C5C" w:rsidP="00771C5C">
      <w:r>
        <w:t>Director.</w:t>
      </w:r>
    </w:p>
    <w:p w:rsidR="00771C5C" w:rsidRDefault="00771C5C" w:rsidP="0042659C">
      <w:pPr>
        <w:rPr>
          <w:b/>
        </w:rPr>
      </w:pPr>
    </w:p>
    <w:p w:rsidR="00771C5C" w:rsidRDefault="00771C5C" w:rsidP="0042659C">
      <w:pPr>
        <w:rPr>
          <w:b/>
        </w:rPr>
      </w:pPr>
    </w:p>
    <w:p w:rsidR="00771C5C" w:rsidRDefault="00771C5C" w:rsidP="0042659C">
      <w:pPr>
        <w:rPr>
          <w:b/>
        </w:rPr>
      </w:pPr>
    </w:p>
    <w:p w:rsidR="00771C5C" w:rsidRDefault="00771C5C" w:rsidP="0042659C">
      <w:pPr>
        <w:rPr>
          <w:b/>
        </w:rPr>
      </w:pPr>
    </w:p>
    <w:p w:rsidR="00771C5C" w:rsidRDefault="00771C5C" w:rsidP="0042659C">
      <w:pPr>
        <w:rPr>
          <w:b/>
        </w:rPr>
      </w:pPr>
    </w:p>
    <w:p w:rsidR="00771C5C" w:rsidRDefault="00771C5C" w:rsidP="0042659C">
      <w:pPr>
        <w:rPr>
          <w:b/>
        </w:rPr>
      </w:pPr>
    </w:p>
    <w:p w:rsidR="00771C5C" w:rsidRDefault="00771C5C" w:rsidP="0042659C">
      <w:pPr>
        <w:rPr>
          <w:b/>
        </w:rPr>
      </w:pPr>
    </w:p>
    <w:p w:rsidR="00771C5C" w:rsidRDefault="00771C5C" w:rsidP="00771C5C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771C5C" w:rsidRDefault="00771C5C" w:rsidP="00771C5C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771C5C" w:rsidRDefault="00771C5C" w:rsidP="00771C5C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771C5C" w:rsidRDefault="00771C5C" w:rsidP="00771C5C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771C5C" w:rsidRDefault="00771C5C" w:rsidP="00771C5C">
      <w:pPr>
        <w:rPr>
          <w:b/>
          <w:bCs/>
        </w:rPr>
      </w:pPr>
    </w:p>
    <w:p w:rsidR="00771C5C" w:rsidRDefault="00771C5C" w:rsidP="00771C5C">
      <w:pPr>
        <w:pStyle w:val="Ttulo1"/>
      </w:pPr>
      <w:r>
        <w:t>ORDEN DE TRABAJO N°      07575</w:t>
      </w:r>
    </w:p>
    <w:p w:rsidR="00771C5C" w:rsidRDefault="00771C5C" w:rsidP="00771C5C"/>
    <w:p w:rsidR="00771C5C" w:rsidRDefault="00771C5C" w:rsidP="00771C5C"/>
    <w:p w:rsidR="00771C5C" w:rsidRDefault="00771C5C" w:rsidP="00771C5C">
      <w:r>
        <w:t>FECHA:</w:t>
      </w:r>
      <w:r>
        <w:tab/>
        <w:t>Medellín, Abril  05    de    2011</w:t>
      </w:r>
    </w:p>
    <w:p w:rsidR="00771C5C" w:rsidRDefault="00771C5C" w:rsidP="00771C5C">
      <w:r>
        <w:t>PARA:</w:t>
      </w:r>
      <w:r>
        <w:tab/>
      </w:r>
      <w:r>
        <w:tab/>
        <w:t>PLÁSTICOS DARMA</w:t>
      </w:r>
    </w:p>
    <w:p w:rsidR="00771C5C" w:rsidRDefault="00771C5C" w:rsidP="00771C5C">
      <w:r>
        <w:t>ATENCIÓN:</w:t>
      </w:r>
      <w:r>
        <w:tab/>
        <w:t>Sr. Darío Jaramillo</w:t>
      </w:r>
    </w:p>
    <w:p w:rsidR="00771C5C" w:rsidRDefault="00771C5C" w:rsidP="00771C5C">
      <w:r>
        <w:tab/>
      </w:r>
      <w:r>
        <w:tab/>
        <w:t>Gerente.</w:t>
      </w:r>
    </w:p>
    <w:p w:rsidR="00771C5C" w:rsidRDefault="00771C5C" w:rsidP="00771C5C"/>
    <w:p w:rsidR="00771C5C" w:rsidRDefault="00771C5C" w:rsidP="00771C5C">
      <w:r>
        <w:t>Apreciado Don Darío :</w:t>
      </w:r>
    </w:p>
    <w:p w:rsidR="00771C5C" w:rsidRDefault="00771C5C" w:rsidP="00771C5C">
      <w:r>
        <w:t xml:space="preserve"> </w:t>
      </w:r>
    </w:p>
    <w:p w:rsidR="00771C5C" w:rsidRDefault="00771C5C" w:rsidP="00771C5C">
      <w:r>
        <w:t>Con la presente estamos solicitando el siguiente servicio de   IMPRESIÓN  :</w:t>
      </w:r>
    </w:p>
    <w:p w:rsidR="00771C5C" w:rsidRDefault="00771C5C" w:rsidP="00771C5C"/>
    <w:p w:rsidR="00771C5C" w:rsidRDefault="00771C5C" w:rsidP="00771C5C">
      <w:pPr>
        <w:rPr>
          <w:b/>
          <w:bCs/>
          <w:u w:val="single"/>
        </w:rPr>
      </w:pPr>
    </w:p>
    <w:p w:rsidR="00771C5C" w:rsidRDefault="00771C5C" w:rsidP="00771C5C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771C5C" w:rsidRDefault="00771C5C" w:rsidP="00771C5C"/>
    <w:p w:rsidR="00771C5C" w:rsidRPr="00235ED8" w:rsidRDefault="00771C5C" w:rsidP="00771C5C">
      <w:pPr>
        <w:rPr>
          <w:u w:val="single"/>
        </w:rPr>
      </w:pPr>
      <w:r>
        <w:t>MATERIAL:</w:t>
      </w:r>
      <w:r>
        <w:tab/>
      </w:r>
      <w:r>
        <w:tab/>
        <w:t xml:space="preserve">Polietileno     Lamina    Transparente  </w:t>
      </w:r>
      <w:r w:rsidRPr="00235ED8">
        <w:rPr>
          <w:u w:val="single"/>
        </w:rPr>
        <w:t>TRICAPA</w:t>
      </w:r>
    </w:p>
    <w:p w:rsidR="00771C5C" w:rsidRDefault="00771C5C" w:rsidP="00771C5C">
      <w:r>
        <w:t>MEDIDA:</w:t>
      </w:r>
      <w:r>
        <w:tab/>
      </w:r>
      <w:r>
        <w:tab/>
      </w:r>
      <w:r>
        <w:rPr>
          <w:b/>
        </w:rPr>
        <w:t xml:space="preserve">34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771C5C" w:rsidRPr="006D12B2" w:rsidRDefault="00771C5C" w:rsidP="00771C5C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771C5C" w:rsidRDefault="00771C5C" w:rsidP="00771C5C">
      <w:r>
        <w:t>TRATADO:</w:t>
      </w:r>
      <w:r>
        <w:tab/>
      </w:r>
      <w:r>
        <w:tab/>
        <w:t>1  Cara</w:t>
      </w:r>
    </w:p>
    <w:p w:rsidR="00771C5C" w:rsidRDefault="00771C5C" w:rsidP="00771C5C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>
        <w:rPr>
          <w:b/>
        </w:rPr>
        <w:t xml:space="preserve">250  </w:t>
      </w:r>
      <w:r w:rsidRPr="00900A5A">
        <w:rPr>
          <w:b/>
        </w:rPr>
        <w:t xml:space="preserve">  Kg</w:t>
      </w:r>
      <w:r>
        <w:t>.</w:t>
      </w:r>
    </w:p>
    <w:p w:rsidR="00771C5C" w:rsidRDefault="00771C5C" w:rsidP="00771C5C">
      <w:r>
        <w:t>COLORES:</w:t>
      </w:r>
      <w:r>
        <w:tab/>
      </w:r>
      <w:r>
        <w:tab/>
        <w:t xml:space="preserve">5      </w:t>
      </w:r>
    </w:p>
    <w:p w:rsidR="00771C5C" w:rsidRDefault="00771C5C" w:rsidP="00771C5C">
      <w:r>
        <w:t>CARAS:</w:t>
      </w:r>
      <w:r>
        <w:tab/>
      </w:r>
      <w:r>
        <w:tab/>
        <w:t>1  ( 5 x 1  )</w:t>
      </w:r>
    </w:p>
    <w:p w:rsidR="00771C5C" w:rsidRDefault="00771C5C" w:rsidP="00771C5C">
      <w:r>
        <w:t>REPETICIÓN:</w:t>
      </w:r>
      <w:r>
        <w:tab/>
        <w:t xml:space="preserve">26    Cms   </w:t>
      </w:r>
    </w:p>
    <w:p w:rsidR="00771C5C" w:rsidRPr="00900A5A" w:rsidRDefault="00771C5C" w:rsidP="00771C5C">
      <w:pPr>
        <w:rPr>
          <w:b/>
        </w:rPr>
      </w:pPr>
      <w:r>
        <w:t xml:space="preserve">RODILLO  :               </w:t>
      </w:r>
      <w:r>
        <w:rPr>
          <w:b/>
        </w:rPr>
        <w:t>26</w:t>
      </w:r>
    </w:p>
    <w:p w:rsidR="00771C5C" w:rsidRDefault="00771C5C" w:rsidP="00771C5C">
      <w:r>
        <w:t>LAMINA:</w:t>
      </w:r>
      <w:r>
        <w:tab/>
      </w:r>
      <w:r>
        <w:tab/>
        <w:t>34    Cms    REFILADA PARA EMPAQUETADORA</w:t>
      </w:r>
    </w:p>
    <w:p w:rsidR="00771C5C" w:rsidRDefault="00771C5C" w:rsidP="00771C5C">
      <w:r>
        <w:t>FOTOCAELDA:</w:t>
      </w:r>
      <w:r>
        <w:tab/>
        <w:t>Según muestra con doble  color</w:t>
      </w:r>
    </w:p>
    <w:p w:rsidR="00771C5C" w:rsidRDefault="00771C5C" w:rsidP="00771C5C">
      <w:pPr>
        <w:rPr>
          <w:b/>
        </w:rPr>
      </w:pPr>
      <w:r>
        <w:t>REFERENCIA:</w:t>
      </w:r>
      <w:r>
        <w:tab/>
      </w:r>
      <w:r>
        <w:rPr>
          <w:b/>
        </w:rPr>
        <w:t>EL SEMBRADOR MORA  397 gms</w:t>
      </w:r>
      <w:r>
        <w:rPr>
          <w:b/>
        </w:rPr>
        <w:tab/>
      </w:r>
      <w:r>
        <w:rPr>
          <w:b/>
        </w:rPr>
        <w:tab/>
      </w:r>
    </w:p>
    <w:p w:rsidR="00771C5C" w:rsidRPr="00146B92" w:rsidRDefault="00771C5C" w:rsidP="00771C5C">
      <w:pPr>
        <w:rPr>
          <w:b/>
        </w:rPr>
      </w:pPr>
    </w:p>
    <w:p w:rsidR="00771C5C" w:rsidRPr="00E43DA8" w:rsidRDefault="00771C5C" w:rsidP="00771C5C">
      <w:pPr>
        <w:rPr>
          <w:b/>
        </w:rPr>
      </w:pPr>
      <w:r>
        <w:tab/>
      </w:r>
      <w:r>
        <w:tab/>
      </w:r>
      <w:r>
        <w:tab/>
      </w:r>
    </w:p>
    <w:p w:rsidR="00771C5C" w:rsidRDefault="00771C5C" w:rsidP="00771C5C">
      <w:r>
        <w:rPr>
          <w:b/>
          <w:bCs/>
          <w:u w:val="single"/>
        </w:rPr>
        <w:t>NOTA:</w:t>
      </w:r>
      <w:r>
        <w:t xml:space="preserve"> </w:t>
      </w:r>
      <w:r>
        <w:tab/>
        <w:t xml:space="preserve"> - Cyreles   en  su planta</w:t>
      </w:r>
    </w:p>
    <w:p w:rsidR="00771C5C" w:rsidRDefault="00771C5C" w:rsidP="00771C5C">
      <w:pPr>
        <w:pStyle w:val="Prrafodelista"/>
        <w:numPr>
          <w:ilvl w:val="0"/>
          <w:numId w:val="2"/>
        </w:numPr>
      </w:pPr>
      <w:r>
        <w:t xml:space="preserve"> Se envía  material.</w:t>
      </w:r>
    </w:p>
    <w:p w:rsidR="00771C5C" w:rsidRDefault="00771C5C" w:rsidP="00771C5C">
      <w:pPr>
        <w:pStyle w:val="Prrafodelista"/>
        <w:ind w:left="1860"/>
      </w:pPr>
    </w:p>
    <w:p w:rsidR="00771C5C" w:rsidRDefault="00771C5C" w:rsidP="00771C5C"/>
    <w:p w:rsidR="00771C5C" w:rsidRDefault="00771C5C" w:rsidP="00771C5C">
      <w:r>
        <w:t>Agradezco la atención y colaboración prestada.</w:t>
      </w:r>
    </w:p>
    <w:p w:rsidR="00771C5C" w:rsidRDefault="00771C5C" w:rsidP="00771C5C"/>
    <w:p w:rsidR="00771C5C" w:rsidRDefault="00771C5C" w:rsidP="00771C5C">
      <w:r>
        <w:t>Cordialmente,</w:t>
      </w:r>
    </w:p>
    <w:p w:rsidR="00771C5C" w:rsidRPr="00F4077E" w:rsidRDefault="00771C5C" w:rsidP="00771C5C">
      <w:pPr>
        <w:rPr>
          <w:b/>
        </w:rPr>
      </w:pPr>
    </w:p>
    <w:p w:rsidR="00771C5C" w:rsidRDefault="00771C5C" w:rsidP="00771C5C"/>
    <w:p w:rsidR="00771C5C" w:rsidRDefault="00771C5C" w:rsidP="00771C5C">
      <w:r>
        <w:t>RICARDO CASAS ZAPATA</w:t>
      </w:r>
    </w:p>
    <w:p w:rsidR="00771C5C" w:rsidRDefault="00771C5C" w:rsidP="00771C5C">
      <w:r>
        <w:t>Director</w:t>
      </w:r>
    </w:p>
    <w:p w:rsidR="00771C5C" w:rsidRDefault="00771C5C" w:rsidP="0042659C">
      <w:pPr>
        <w:rPr>
          <w:b/>
        </w:rPr>
      </w:pPr>
    </w:p>
    <w:p w:rsidR="00DD5A02" w:rsidRDefault="00DD5A02" w:rsidP="0042659C">
      <w:pPr>
        <w:rPr>
          <w:b/>
        </w:rPr>
      </w:pPr>
    </w:p>
    <w:p w:rsidR="00DD5A02" w:rsidRDefault="00DD5A02" w:rsidP="0042659C">
      <w:pPr>
        <w:rPr>
          <w:b/>
        </w:rPr>
      </w:pPr>
    </w:p>
    <w:p w:rsidR="00DD5A02" w:rsidRDefault="00DD5A02" w:rsidP="0042659C">
      <w:pPr>
        <w:rPr>
          <w:b/>
        </w:rPr>
      </w:pPr>
    </w:p>
    <w:p w:rsidR="00DD5A02" w:rsidRDefault="00DD5A02" w:rsidP="0042659C">
      <w:pPr>
        <w:rPr>
          <w:b/>
        </w:rPr>
      </w:pPr>
    </w:p>
    <w:p w:rsidR="00DD5A02" w:rsidRDefault="00DD5A02" w:rsidP="00DD5A02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DD5A02" w:rsidRDefault="00DD5A02" w:rsidP="00DD5A02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DD5A02" w:rsidRDefault="00DD5A02" w:rsidP="00DD5A02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DD5A02" w:rsidRDefault="00DD5A02" w:rsidP="00DD5A02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DD5A02" w:rsidRDefault="00DD5A02" w:rsidP="00DD5A02"/>
    <w:p w:rsidR="00DD5A02" w:rsidRDefault="00DD5A02" w:rsidP="00DD5A02">
      <w:pPr>
        <w:pStyle w:val="Ttulo1"/>
      </w:pPr>
      <w:r>
        <w:t>ORDEN DE TRABAJO   N°      07576</w:t>
      </w:r>
    </w:p>
    <w:p w:rsidR="00DD5A02" w:rsidRDefault="00DD5A02" w:rsidP="00DD5A02"/>
    <w:p w:rsidR="00DD5A02" w:rsidRDefault="00DD5A02" w:rsidP="00DD5A02">
      <w:r>
        <w:t>FECHA:</w:t>
      </w:r>
      <w:r>
        <w:tab/>
        <w:t>Medellín,  Abril  06    de   2011</w:t>
      </w:r>
    </w:p>
    <w:p w:rsidR="00DD5A02" w:rsidRDefault="00DD5A02" w:rsidP="00DD5A02">
      <w:r>
        <w:t>PARA:</w:t>
      </w:r>
      <w:r>
        <w:tab/>
      </w:r>
      <w:r>
        <w:tab/>
        <w:t>PLÁSTICOS   DARMA</w:t>
      </w:r>
    </w:p>
    <w:p w:rsidR="00DD5A02" w:rsidRDefault="00DD5A02" w:rsidP="00DD5A02">
      <w:r>
        <w:t>ATENCIÓN:</w:t>
      </w:r>
      <w:r>
        <w:tab/>
        <w:t>Sr. DARIO JARAMILLO</w:t>
      </w:r>
    </w:p>
    <w:p w:rsidR="00DD5A02" w:rsidRDefault="00DD5A02" w:rsidP="00DD5A02"/>
    <w:p w:rsidR="00DD5A02" w:rsidRDefault="00DD5A02" w:rsidP="00DD5A02">
      <w:r>
        <w:t>Apreciado Dn DARIO:</w:t>
      </w:r>
    </w:p>
    <w:p w:rsidR="00DD5A02" w:rsidRDefault="00DD5A02" w:rsidP="00DD5A02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DD5A02" w:rsidRDefault="00DD5A02" w:rsidP="00DD5A02"/>
    <w:p w:rsidR="00DD5A02" w:rsidRDefault="00DD5A02" w:rsidP="00DD5A02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DD5A02" w:rsidRDefault="00DD5A02" w:rsidP="00DD5A02"/>
    <w:p w:rsidR="00DD5A02" w:rsidRDefault="00DD5A02" w:rsidP="00DD5A02">
      <w:r>
        <w:t>MATERIAL :</w:t>
      </w:r>
      <w:r>
        <w:tab/>
      </w:r>
      <w:r>
        <w:tab/>
        <w:t>Polietileno de Baja  densidad   Blanco  Tubular</w:t>
      </w:r>
    </w:p>
    <w:p w:rsidR="00DD5A02" w:rsidRDefault="00DD5A02" w:rsidP="00DD5A02">
      <w:r>
        <w:t>MEDIDA:</w:t>
      </w:r>
      <w:r>
        <w:tab/>
      </w:r>
      <w:r>
        <w:tab/>
      </w:r>
      <w:r>
        <w:rPr>
          <w:b/>
        </w:rPr>
        <w:t>35</w:t>
      </w:r>
      <w:r>
        <w:t xml:space="preserve">   cms   </w:t>
      </w:r>
    </w:p>
    <w:p w:rsidR="00DD5A02" w:rsidRDefault="00DD5A02" w:rsidP="00DD5A02">
      <w:r>
        <w:t>CALIBRE :</w:t>
      </w:r>
      <w:r>
        <w:tab/>
      </w:r>
      <w:r>
        <w:tab/>
      </w:r>
      <w:r w:rsidRPr="008D3CB8">
        <w:rPr>
          <w:b/>
        </w:rPr>
        <w:t>4.8</w:t>
      </w:r>
      <w:r>
        <w:t xml:space="preserve">   “</w:t>
      </w:r>
    </w:p>
    <w:p w:rsidR="00DD5A02" w:rsidRDefault="00DD5A02" w:rsidP="00DD5A02">
      <w:r>
        <w:t>COLOR :</w:t>
      </w:r>
      <w:r>
        <w:tab/>
      </w:r>
      <w:r>
        <w:tab/>
        <w:t>Blanco</w:t>
      </w:r>
    </w:p>
    <w:p w:rsidR="00DD5A02" w:rsidRPr="0007721A" w:rsidRDefault="00DD5A02" w:rsidP="00DD5A02">
      <w:r>
        <w:t xml:space="preserve">TRATADO : </w:t>
      </w:r>
      <w:r>
        <w:tab/>
      </w:r>
      <w:r>
        <w:tab/>
        <w:t>1  cara</w:t>
      </w:r>
    </w:p>
    <w:p w:rsidR="00DD5A02" w:rsidRDefault="00DD5A02" w:rsidP="00DD5A02">
      <w:r>
        <w:t xml:space="preserve">CANTIDAD : </w:t>
      </w:r>
      <w:r>
        <w:tab/>
      </w:r>
      <w:r>
        <w:rPr>
          <w:b/>
        </w:rPr>
        <w:t>480</w:t>
      </w:r>
      <w:r>
        <w:t xml:space="preserve">    kg</w:t>
      </w:r>
    </w:p>
    <w:p w:rsidR="00DD5A02" w:rsidRDefault="00DD5A02" w:rsidP="00DD5A02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>2 ( Según muestra  )  ( Azul – Azul )</w:t>
      </w:r>
    </w:p>
    <w:p w:rsidR="00DD5A02" w:rsidRDefault="00DD5A02" w:rsidP="00DD5A02">
      <w:r>
        <w:t xml:space="preserve">CARAS : </w:t>
      </w:r>
      <w:r>
        <w:tab/>
      </w:r>
      <w:r>
        <w:tab/>
        <w:t>2  ( 2  x  1  )</w:t>
      </w:r>
    </w:p>
    <w:p w:rsidR="00DD5A02" w:rsidRDefault="00DD5A02" w:rsidP="00DD5A02">
      <w:r>
        <w:t xml:space="preserve">REPETICIÓN : </w:t>
      </w:r>
      <w:r>
        <w:tab/>
        <w:t>60   cms</w:t>
      </w:r>
    </w:p>
    <w:p w:rsidR="00DD5A02" w:rsidRDefault="00DD5A02" w:rsidP="00DD5A02">
      <w:r>
        <w:t>RODILLO :</w:t>
      </w:r>
      <w:r>
        <w:tab/>
      </w:r>
      <w:r>
        <w:tab/>
        <w:t>60</w:t>
      </w:r>
    </w:p>
    <w:p w:rsidR="00DD5A02" w:rsidRDefault="00DD5A02" w:rsidP="00DD5A02">
      <w:r>
        <w:t>BOLSA  :</w:t>
      </w:r>
      <w:r>
        <w:tab/>
      </w:r>
      <w:r>
        <w:tab/>
      </w:r>
      <w:r>
        <w:rPr>
          <w:b/>
        </w:rPr>
        <w:t>35  x  60</w:t>
      </w:r>
      <w:r w:rsidRPr="00336CAC">
        <w:rPr>
          <w:b/>
        </w:rPr>
        <w:t xml:space="preserve">   cm</w:t>
      </w:r>
      <w:r>
        <w:t xml:space="preserve">    </w:t>
      </w:r>
    </w:p>
    <w:p w:rsidR="00DD5A02" w:rsidRDefault="00DD5A02" w:rsidP="00DD5A02">
      <w:r>
        <w:t>SELLADO .</w:t>
      </w:r>
      <w:r>
        <w:tab/>
      </w:r>
      <w:r>
        <w:tab/>
        <w:t xml:space="preserve">Fondo  Tipo  Servo </w:t>
      </w:r>
    </w:p>
    <w:p w:rsidR="00DD5A02" w:rsidRDefault="00DD5A02" w:rsidP="00DD5A02">
      <w:r>
        <w:t>REFERENCIA :</w:t>
      </w:r>
      <w:r>
        <w:tab/>
      </w:r>
      <w:r>
        <w:rPr>
          <w:b/>
        </w:rPr>
        <w:t xml:space="preserve">TECNAS   10 </w:t>
      </w:r>
      <w:r w:rsidRPr="00F553FA">
        <w:rPr>
          <w:b/>
        </w:rPr>
        <w:t xml:space="preserve">  KILOS</w:t>
      </w:r>
    </w:p>
    <w:p w:rsidR="00DD5A02" w:rsidRDefault="00DD5A02" w:rsidP="00DD5A02"/>
    <w:p w:rsidR="00DD5A02" w:rsidRDefault="00DD5A02" w:rsidP="00DD5A02"/>
    <w:p w:rsidR="00DD5A02" w:rsidRDefault="00DD5A02" w:rsidP="00DD5A02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 w:rsidRPr="00F553FA">
        <w:rPr>
          <w:bCs/>
        </w:rPr>
        <w:t>Cyreles en su planta</w:t>
      </w:r>
      <w:r>
        <w:rPr>
          <w:b/>
          <w:bCs/>
        </w:rPr>
        <w:t>.</w:t>
      </w:r>
    </w:p>
    <w:p w:rsidR="00DD5A02" w:rsidRDefault="00DD5A02" w:rsidP="00DD5A02">
      <w:r>
        <w:t xml:space="preserve">                   -   Anexo muestra física para   alturas y Tonos.</w:t>
      </w:r>
    </w:p>
    <w:p w:rsidR="00DD5A02" w:rsidRDefault="00DD5A02" w:rsidP="00DD5A02">
      <w:r>
        <w:tab/>
        <w:t xml:space="preserve">        -  No colocar pie de Imprenta.</w:t>
      </w:r>
    </w:p>
    <w:p w:rsidR="00DD5A02" w:rsidRDefault="00DD5A02" w:rsidP="00DD5A02">
      <w:pPr>
        <w:rPr>
          <w:b/>
          <w:u w:val="single"/>
        </w:rPr>
      </w:pPr>
      <w:r>
        <w:tab/>
        <w:t xml:space="preserve">        </w:t>
      </w:r>
      <w:r w:rsidRPr="00F553FA">
        <w:rPr>
          <w:b/>
        </w:rPr>
        <w:t xml:space="preserve">-   </w:t>
      </w:r>
      <w:r w:rsidRPr="00F553FA">
        <w:rPr>
          <w:b/>
          <w:u w:val="single"/>
        </w:rPr>
        <w:t>Utilizar tinta especial</w:t>
      </w:r>
      <w:r>
        <w:rPr>
          <w:b/>
          <w:u w:val="single"/>
        </w:rPr>
        <w:t xml:space="preserve">    </w:t>
      </w:r>
    </w:p>
    <w:p w:rsidR="00DD5A02" w:rsidRDefault="00DD5A02" w:rsidP="00DD5A02">
      <w:pPr>
        <w:rPr>
          <w:b/>
        </w:rPr>
      </w:pP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DD5A02" w:rsidRPr="0066704D" w:rsidRDefault="00DD5A02" w:rsidP="00DD5A02">
      <w:pPr>
        <w:rPr>
          <w:b/>
          <w:u w:val="single"/>
        </w:rPr>
      </w:pPr>
      <w:r>
        <w:rPr>
          <w:b/>
        </w:rPr>
        <w:tab/>
        <w:t xml:space="preserve">        -  EL MATERIAL LO ENVIA  P.U .</w:t>
      </w:r>
    </w:p>
    <w:p w:rsidR="00DD5A02" w:rsidRPr="0066704D" w:rsidRDefault="00DD5A02" w:rsidP="00DD5A02">
      <w:pPr>
        <w:rPr>
          <w:b/>
        </w:rPr>
      </w:pPr>
    </w:p>
    <w:p w:rsidR="00DD5A02" w:rsidRDefault="00DD5A02" w:rsidP="00DD5A02">
      <w:r>
        <w:tab/>
      </w:r>
      <w:r>
        <w:tab/>
      </w:r>
    </w:p>
    <w:p w:rsidR="00DD5A02" w:rsidRDefault="00DD5A02" w:rsidP="00DD5A02">
      <w:r>
        <w:t>Agradezco la atención y colaboración prestada.</w:t>
      </w:r>
    </w:p>
    <w:p w:rsidR="00DD5A02" w:rsidRDefault="00DD5A02" w:rsidP="00DD5A02"/>
    <w:p w:rsidR="00DD5A02" w:rsidRDefault="00DD5A02" w:rsidP="00DD5A02"/>
    <w:p w:rsidR="00DD5A02" w:rsidRDefault="00DD5A02" w:rsidP="00DD5A02"/>
    <w:p w:rsidR="00DD5A02" w:rsidRDefault="00DD5A02" w:rsidP="00DD5A02">
      <w:r>
        <w:t>Cordialmente</w:t>
      </w:r>
    </w:p>
    <w:p w:rsidR="00DD5A02" w:rsidRDefault="00DD5A02" w:rsidP="00DD5A02"/>
    <w:p w:rsidR="00DD5A02" w:rsidRDefault="00DD5A02" w:rsidP="00DD5A02"/>
    <w:p w:rsidR="00DD5A02" w:rsidRDefault="00DD5A02" w:rsidP="00DD5A02">
      <w:r>
        <w:t>RICARDO CASAS ZAPATA</w:t>
      </w:r>
    </w:p>
    <w:p w:rsidR="00DD5A02" w:rsidRDefault="00DD5A02" w:rsidP="00DD5A02">
      <w:r>
        <w:t>Director.</w:t>
      </w:r>
    </w:p>
    <w:p w:rsidR="00DD5A02" w:rsidRDefault="00DD5A02" w:rsidP="00DD5A02">
      <w:pPr>
        <w:rPr>
          <w:b/>
        </w:rPr>
      </w:pPr>
    </w:p>
    <w:p w:rsidR="00DD5A02" w:rsidRDefault="00DD5A02" w:rsidP="0042659C">
      <w:pPr>
        <w:rPr>
          <w:b/>
        </w:rPr>
      </w:pPr>
    </w:p>
    <w:p w:rsidR="00D67C11" w:rsidRDefault="00D67C11" w:rsidP="0042659C">
      <w:pPr>
        <w:rPr>
          <w:b/>
        </w:rPr>
      </w:pPr>
    </w:p>
    <w:p w:rsidR="00D67C11" w:rsidRDefault="00D67C11" w:rsidP="00D67C11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D67C11" w:rsidRDefault="00D67C11" w:rsidP="00D67C11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D67C11" w:rsidRDefault="00D67C11" w:rsidP="00D67C11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D67C11" w:rsidRDefault="00D67C11" w:rsidP="00D67C11">
      <w:pPr>
        <w:rPr>
          <w:b/>
          <w:bCs/>
          <w:sz w:val="20"/>
        </w:rPr>
      </w:pPr>
      <w:r>
        <w:rPr>
          <w:b/>
          <w:bCs/>
          <w:sz w:val="20"/>
        </w:rPr>
        <w:t>TEL:  4 44 46 64  ITAGUI.</w:t>
      </w:r>
    </w:p>
    <w:p w:rsidR="00D67C11" w:rsidRDefault="00D67C11" w:rsidP="00D67C11">
      <w:pPr>
        <w:rPr>
          <w:b/>
          <w:bCs/>
        </w:rPr>
      </w:pPr>
    </w:p>
    <w:p w:rsidR="00D67C11" w:rsidRDefault="00D67C11" w:rsidP="00D67C11">
      <w:pPr>
        <w:rPr>
          <w:b/>
          <w:bCs/>
        </w:rPr>
      </w:pPr>
    </w:p>
    <w:p w:rsidR="00D67C11" w:rsidRDefault="00D67C11" w:rsidP="00D67C11">
      <w:pPr>
        <w:pStyle w:val="Ttulo1"/>
      </w:pPr>
      <w:r>
        <w:t>ORDEN DE TRABAJO        N°      07594</w:t>
      </w:r>
    </w:p>
    <w:p w:rsidR="00D67C11" w:rsidRDefault="00D67C11" w:rsidP="00D67C11"/>
    <w:p w:rsidR="00D67C11" w:rsidRDefault="00D67C11" w:rsidP="00D67C11">
      <w:r>
        <w:t>FECHA:</w:t>
      </w:r>
      <w:r>
        <w:tab/>
        <w:t>Medellín,   Abril  11   de  2011</w:t>
      </w:r>
    </w:p>
    <w:p w:rsidR="00D67C11" w:rsidRDefault="00D67C11" w:rsidP="00D67C11">
      <w:r>
        <w:t>PARA:</w:t>
      </w:r>
      <w:r>
        <w:tab/>
      </w:r>
      <w:r>
        <w:tab/>
        <w:t>PLÁSTICOS DARMA</w:t>
      </w:r>
    </w:p>
    <w:p w:rsidR="00D67C11" w:rsidRDefault="00D67C11" w:rsidP="00D67C11">
      <w:r>
        <w:t>ATENCIÓN:</w:t>
      </w:r>
      <w:r>
        <w:tab/>
        <w:t>Sr. Darío Jaramillo</w:t>
      </w:r>
    </w:p>
    <w:p w:rsidR="00D67C11" w:rsidRDefault="00D67C11" w:rsidP="00D67C11">
      <w:r>
        <w:tab/>
      </w:r>
      <w:r>
        <w:tab/>
        <w:t>Gerente.</w:t>
      </w:r>
    </w:p>
    <w:p w:rsidR="00D67C11" w:rsidRDefault="00D67C11" w:rsidP="00D67C11"/>
    <w:p w:rsidR="00D67C11" w:rsidRDefault="00D67C11" w:rsidP="00D67C11">
      <w:r>
        <w:t>Apreciado Don Darío:</w:t>
      </w:r>
    </w:p>
    <w:p w:rsidR="00D67C11" w:rsidRDefault="00D67C11" w:rsidP="00D67C11"/>
    <w:p w:rsidR="00D67C11" w:rsidRDefault="00D67C11" w:rsidP="00D67C11">
      <w:r>
        <w:t>Con la presente estamos solicitando el siguiente material    :</w:t>
      </w:r>
    </w:p>
    <w:p w:rsidR="00D67C11" w:rsidRDefault="00D67C11" w:rsidP="00D67C11"/>
    <w:p w:rsidR="00D67C11" w:rsidRDefault="00D67C11" w:rsidP="00D67C11">
      <w:pPr>
        <w:rPr>
          <w:b/>
          <w:bCs/>
          <w:u w:val="single"/>
        </w:rPr>
      </w:pPr>
      <w:r>
        <w:rPr>
          <w:b/>
          <w:bCs/>
          <w:u w:val="single"/>
        </w:rPr>
        <w:t>IMPRESIÓN  :</w:t>
      </w:r>
    </w:p>
    <w:p w:rsidR="00D67C11" w:rsidRDefault="00D67C11" w:rsidP="00D67C11"/>
    <w:p w:rsidR="00D67C11" w:rsidRDefault="00D67C11" w:rsidP="00D67C11">
      <w:r>
        <w:t>MATERIAL:</w:t>
      </w:r>
      <w:r>
        <w:tab/>
      </w:r>
      <w:r>
        <w:tab/>
        <w:t>P.P  Lamina    48   cms</w:t>
      </w:r>
    </w:p>
    <w:p w:rsidR="00D67C11" w:rsidRDefault="00D67C11" w:rsidP="00D67C11">
      <w:r>
        <w:t>CALIBRE:</w:t>
      </w:r>
      <w:r>
        <w:tab/>
      </w:r>
      <w:r>
        <w:tab/>
        <w:t>2.0  ”</w:t>
      </w:r>
    </w:p>
    <w:p w:rsidR="00D67C11" w:rsidRDefault="00D67C11" w:rsidP="00D67C11">
      <w:r>
        <w:t>CANTIDAD:</w:t>
      </w:r>
      <w:r>
        <w:tab/>
      </w:r>
      <w:r>
        <w:tab/>
        <w:t>70    Kg</w:t>
      </w:r>
    </w:p>
    <w:p w:rsidR="00D67C11" w:rsidRDefault="00D67C11" w:rsidP="00D67C11">
      <w:r>
        <w:t>REFERENCIA:</w:t>
      </w:r>
      <w:r>
        <w:tab/>
      </w:r>
      <w:r>
        <w:rPr>
          <w:b/>
        </w:rPr>
        <w:t>BOCADILLOS   DON JOSE</w:t>
      </w:r>
    </w:p>
    <w:p w:rsidR="00D67C11" w:rsidRDefault="00D67C11" w:rsidP="00D67C11">
      <w:r>
        <w:t>REPETICIÓN:</w:t>
      </w:r>
      <w:r>
        <w:tab/>
        <w:t>15   Cms.</w:t>
      </w:r>
    </w:p>
    <w:p w:rsidR="00D67C11" w:rsidRDefault="00D67C11" w:rsidP="00D67C11">
      <w:r>
        <w:t>RODILLO  :               30</w:t>
      </w:r>
    </w:p>
    <w:p w:rsidR="00D67C11" w:rsidRDefault="00D67C11" w:rsidP="00D67C11">
      <w:r>
        <w:t>IMPRESIÓN:</w:t>
      </w:r>
      <w:r>
        <w:tab/>
      </w:r>
      <w:r>
        <w:tab/>
        <w:t xml:space="preserve">2 Caras  </w:t>
      </w:r>
    </w:p>
    <w:p w:rsidR="00D67C11" w:rsidRDefault="00D67C11" w:rsidP="00D67C11">
      <w:r>
        <w:t>COLORES:</w:t>
      </w:r>
      <w:r>
        <w:tab/>
      </w:r>
      <w:r>
        <w:tab/>
        <w:t>4  (SEGÚN  MUESTRA )</w:t>
      </w:r>
    </w:p>
    <w:p w:rsidR="00D67C11" w:rsidRDefault="00D67C11" w:rsidP="00D67C11">
      <w:r>
        <w:t>BOLSA:</w:t>
      </w:r>
      <w:r>
        <w:tab/>
      </w:r>
      <w:r>
        <w:tab/>
        <w:t xml:space="preserve">15  X  24    cms   </w:t>
      </w:r>
    </w:p>
    <w:p w:rsidR="00D67C11" w:rsidRDefault="00D67C11" w:rsidP="00D67C11">
      <w:r>
        <w:t>SELLADO :</w:t>
      </w:r>
      <w:r>
        <w:tab/>
      </w:r>
      <w:r>
        <w:tab/>
        <w:t>Lateral</w:t>
      </w:r>
    </w:p>
    <w:p w:rsidR="00D67C11" w:rsidRDefault="00D67C11" w:rsidP="00D67C11"/>
    <w:p w:rsidR="00D67C11" w:rsidRDefault="00D67C11" w:rsidP="00D67C11"/>
    <w:p w:rsidR="00D67C11" w:rsidRDefault="00D67C11" w:rsidP="00D67C11">
      <w:r>
        <w:rPr>
          <w:b/>
          <w:bCs/>
          <w:u w:val="single"/>
        </w:rPr>
        <w:t>NOTA:</w:t>
      </w:r>
      <w:r>
        <w:t xml:space="preserve">  - Se  envía muestra física para los tonos y alturas  de impresión.</w:t>
      </w:r>
    </w:p>
    <w:p w:rsidR="00D67C11" w:rsidRDefault="00D67C11" w:rsidP="00D67C11">
      <w:pPr>
        <w:numPr>
          <w:ilvl w:val="0"/>
          <w:numId w:val="18"/>
        </w:numPr>
      </w:pPr>
      <w:r>
        <w:t>Se aprueba Impresión</w:t>
      </w:r>
    </w:p>
    <w:p w:rsidR="00D67C11" w:rsidRDefault="00D67C11" w:rsidP="00D67C11">
      <w:pPr>
        <w:numPr>
          <w:ilvl w:val="0"/>
          <w:numId w:val="18"/>
        </w:numPr>
      </w:pPr>
      <w:r>
        <w:t>Cyreles  en su  planta ( Grafiflex  envía  cambios )</w:t>
      </w:r>
    </w:p>
    <w:p w:rsidR="00D67C11" w:rsidRPr="00D67C11" w:rsidRDefault="00D67C11" w:rsidP="00D67C11">
      <w:pPr>
        <w:numPr>
          <w:ilvl w:val="0"/>
          <w:numId w:val="18"/>
        </w:numPr>
        <w:rPr>
          <w:b/>
          <w:sz w:val="32"/>
          <w:szCs w:val="32"/>
        </w:rPr>
      </w:pPr>
      <w:r w:rsidRPr="00D67C11">
        <w:rPr>
          <w:b/>
          <w:sz w:val="32"/>
          <w:szCs w:val="32"/>
        </w:rPr>
        <w:t>CAMBIO EN EL CYREL PO LA DIREECCION</w:t>
      </w:r>
    </w:p>
    <w:p w:rsidR="00D67C11" w:rsidRDefault="00D67C11" w:rsidP="00D67C11"/>
    <w:p w:rsidR="00D67C11" w:rsidRDefault="00D67C11" w:rsidP="00D67C11">
      <w:pPr>
        <w:ind w:left="1500"/>
        <w:rPr>
          <w:bCs/>
        </w:rPr>
      </w:pPr>
    </w:p>
    <w:p w:rsidR="00D67C11" w:rsidRDefault="00D67C11" w:rsidP="00D67C11"/>
    <w:p w:rsidR="00D67C11" w:rsidRDefault="00D67C11" w:rsidP="00D67C11">
      <w:r>
        <w:t>Agradezco la atención y colaboración prestada.</w:t>
      </w:r>
    </w:p>
    <w:p w:rsidR="00D67C11" w:rsidRDefault="00D67C11" w:rsidP="00D67C11"/>
    <w:p w:rsidR="00D67C11" w:rsidRDefault="00D67C11" w:rsidP="00D67C11"/>
    <w:p w:rsidR="00D67C11" w:rsidRDefault="00D67C11" w:rsidP="00D67C11"/>
    <w:p w:rsidR="00D67C11" w:rsidRDefault="00D67C11" w:rsidP="00D67C11"/>
    <w:p w:rsidR="00D67C11" w:rsidRDefault="00D67C11" w:rsidP="00D67C11">
      <w:r>
        <w:t>Cordialmente,</w:t>
      </w:r>
    </w:p>
    <w:p w:rsidR="00D67C11" w:rsidRDefault="00D67C11" w:rsidP="00D67C11"/>
    <w:p w:rsidR="00D67C11" w:rsidRDefault="00D67C11" w:rsidP="00D67C11"/>
    <w:p w:rsidR="00D67C11" w:rsidRDefault="00D67C11" w:rsidP="00D67C11">
      <w:r>
        <w:t>RICARDO CASAS ZAPATA</w:t>
      </w:r>
    </w:p>
    <w:p w:rsidR="00D67C11" w:rsidRDefault="00D67C11" w:rsidP="00D67C11">
      <w:r>
        <w:t>Director.</w:t>
      </w:r>
    </w:p>
    <w:p w:rsidR="00D67C11" w:rsidRDefault="00D67C11" w:rsidP="00D67C11"/>
    <w:p w:rsidR="00D67C11" w:rsidRDefault="00D67C11" w:rsidP="0042659C">
      <w:pPr>
        <w:rPr>
          <w:b/>
        </w:rPr>
      </w:pPr>
    </w:p>
    <w:p w:rsidR="00755EDC" w:rsidRDefault="00755EDC" w:rsidP="00755EDC">
      <w:pPr>
        <w:rPr>
          <w:b/>
        </w:rPr>
      </w:pPr>
    </w:p>
    <w:p w:rsidR="00755EDC" w:rsidRDefault="00755EDC" w:rsidP="00755EDC">
      <w:pPr>
        <w:rPr>
          <w:b/>
        </w:rPr>
      </w:pPr>
    </w:p>
    <w:p w:rsidR="00755EDC" w:rsidRDefault="00755EDC" w:rsidP="00755EDC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755EDC" w:rsidRDefault="00755EDC" w:rsidP="00755EDC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755EDC" w:rsidRDefault="00755EDC" w:rsidP="00755EDC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755EDC" w:rsidRDefault="00755EDC" w:rsidP="00755EDC">
      <w:pPr>
        <w:rPr>
          <w:b/>
          <w:bCs/>
          <w:sz w:val="20"/>
        </w:rPr>
      </w:pPr>
      <w:r>
        <w:rPr>
          <w:b/>
          <w:bCs/>
          <w:sz w:val="20"/>
        </w:rPr>
        <w:t>TEL:  4 44 46 64  ITAGUI.</w:t>
      </w:r>
    </w:p>
    <w:p w:rsidR="00755EDC" w:rsidRDefault="00755EDC" w:rsidP="00755EDC">
      <w:pPr>
        <w:rPr>
          <w:b/>
          <w:bCs/>
        </w:rPr>
      </w:pPr>
    </w:p>
    <w:p w:rsidR="00755EDC" w:rsidRDefault="00755EDC" w:rsidP="00755EDC">
      <w:pPr>
        <w:rPr>
          <w:b/>
        </w:rPr>
      </w:pPr>
    </w:p>
    <w:p w:rsidR="00755EDC" w:rsidRDefault="00755EDC" w:rsidP="00755EDC">
      <w:pPr>
        <w:pStyle w:val="Ttulo1"/>
      </w:pPr>
      <w:r>
        <w:t>ORDEN DE TRABAJO    N°      07584</w:t>
      </w:r>
    </w:p>
    <w:p w:rsidR="00755EDC" w:rsidRDefault="00755EDC" w:rsidP="00755EDC"/>
    <w:p w:rsidR="00755EDC" w:rsidRDefault="00755EDC" w:rsidP="00755EDC">
      <w:r>
        <w:t>FECHA:</w:t>
      </w:r>
      <w:r>
        <w:tab/>
        <w:t>Medellín,  Abril    11   de  2011</w:t>
      </w:r>
    </w:p>
    <w:p w:rsidR="00755EDC" w:rsidRDefault="00755EDC" w:rsidP="00755EDC">
      <w:r>
        <w:t>PARA:</w:t>
      </w:r>
      <w:r>
        <w:tab/>
      </w:r>
      <w:r>
        <w:tab/>
        <w:t>PLÁSTICOS DAR MA</w:t>
      </w:r>
    </w:p>
    <w:p w:rsidR="00755EDC" w:rsidRDefault="00755EDC" w:rsidP="00755EDC">
      <w:r>
        <w:t>ATENCIÓN:</w:t>
      </w:r>
      <w:r>
        <w:tab/>
        <w:t>Sr. Darío Jaramillo</w:t>
      </w:r>
    </w:p>
    <w:p w:rsidR="00755EDC" w:rsidRDefault="00755EDC" w:rsidP="00755EDC">
      <w:r>
        <w:tab/>
      </w:r>
      <w:r>
        <w:tab/>
        <w:t>Gerente.</w:t>
      </w:r>
    </w:p>
    <w:p w:rsidR="00755EDC" w:rsidRDefault="00755EDC" w:rsidP="00755EDC"/>
    <w:p w:rsidR="00755EDC" w:rsidRDefault="00755EDC" w:rsidP="00755EDC">
      <w:r>
        <w:t>Apreciado Don Darío :</w:t>
      </w:r>
    </w:p>
    <w:p w:rsidR="00755EDC" w:rsidRDefault="00755EDC" w:rsidP="00755EDC">
      <w:r>
        <w:t xml:space="preserve"> </w:t>
      </w:r>
    </w:p>
    <w:p w:rsidR="00755EDC" w:rsidRDefault="00755EDC" w:rsidP="00755EDC">
      <w:r>
        <w:t>Con la presente estamos solicitando el siguiente servicio de EXTRUSION E IMPRESION:</w:t>
      </w:r>
    </w:p>
    <w:p w:rsidR="00755EDC" w:rsidRDefault="00755EDC" w:rsidP="00755EDC"/>
    <w:p w:rsidR="00755EDC" w:rsidRDefault="00755EDC" w:rsidP="00755EDC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755EDC" w:rsidRDefault="00755EDC" w:rsidP="00755EDC">
      <w:pPr>
        <w:rPr>
          <w:b/>
          <w:bCs/>
          <w:u w:val="single"/>
        </w:rPr>
      </w:pPr>
    </w:p>
    <w:p w:rsidR="00755EDC" w:rsidRPr="005B5BD2" w:rsidRDefault="00755EDC" w:rsidP="00755EDC">
      <w:pPr>
        <w:rPr>
          <w:b/>
        </w:rPr>
      </w:pPr>
      <w:r>
        <w:t>MATERIAL:</w:t>
      </w:r>
      <w:r>
        <w:tab/>
      </w:r>
      <w:r>
        <w:tab/>
        <w:t>Polietileno  Baja Lamina</w:t>
      </w:r>
    </w:p>
    <w:p w:rsidR="00755EDC" w:rsidRPr="005B5BD2" w:rsidRDefault="00755EDC" w:rsidP="00755EDC">
      <w:pPr>
        <w:rPr>
          <w:b/>
        </w:rPr>
      </w:pPr>
      <w:r>
        <w:t>MEDIDA:</w:t>
      </w:r>
      <w:r>
        <w:tab/>
      </w:r>
      <w:r>
        <w:tab/>
      </w:r>
      <w:r>
        <w:rPr>
          <w:b/>
        </w:rPr>
        <w:t>54   c</w:t>
      </w:r>
      <w:r w:rsidRPr="005B5BD2">
        <w:rPr>
          <w:b/>
        </w:rPr>
        <w:t>ms.</w:t>
      </w:r>
    </w:p>
    <w:p w:rsidR="00755EDC" w:rsidRPr="00263031" w:rsidRDefault="00755EDC" w:rsidP="00755EDC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3.4 </w:t>
      </w:r>
      <w:r w:rsidRPr="00263031">
        <w:rPr>
          <w:b/>
        </w:rPr>
        <w:t xml:space="preserve">  ”</w:t>
      </w:r>
    </w:p>
    <w:p w:rsidR="00755EDC" w:rsidRDefault="00755EDC" w:rsidP="00755EDC">
      <w:r>
        <w:t>COLOR:</w:t>
      </w:r>
      <w:r>
        <w:tab/>
      </w:r>
      <w:r>
        <w:tab/>
        <w:t>Transparente</w:t>
      </w:r>
    </w:p>
    <w:p w:rsidR="00755EDC" w:rsidRDefault="00755EDC" w:rsidP="00755EDC">
      <w:r>
        <w:t>TRATADO:</w:t>
      </w:r>
      <w:r>
        <w:tab/>
      </w:r>
      <w:r>
        <w:tab/>
        <w:t>2  Caras.</w:t>
      </w:r>
    </w:p>
    <w:p w:rsidR="00755EDC" w:rsidRDefault="00755EDC" w:rsidP="00755EDC">
      <w:r>
        <w:t>CANTIDAD:</w:t>
      </w:r>
      <w:r>
        <w:tab/>
      </w:r>
      <w:r>
        <w:tab/>
      </w:r>
      <w:r>
        <w:rPr>
          <w:b/>
        </w:rPr>
        <w:t>130</w:t>
      </w:r>
      <w:r>
        <w:t xml:space="preserve">   Kg.</w:t>
      </w:r>
    </w:p>
    <w:p w:rsidR="00755EDC" w:rsidRDefault="00755EDC" w:rsidP="00755EDC">
      <w:r>
        <w:t>COLORES:</w:t>
      </w:r>
      <w:r>
        <w:tab/>
      </w:r>
      <w:r>
        <w:tab/>
        <w:t>4  ( Azul  – Verde – Blanco – Rojo )</w:t>
      </w:r>
    </w:p>
    <w:p w:rsidR="00755EDC" w:rsidRDefault="00755EDC" w:rsidP="00755EDC">
      <w:r>
        <w:t>CARAS:</w:t>
      </w:r>
      <w:r>
        <w:tab/>
      </w:r>
      <w:r>
        <w:tab/>
        <w:t xml:space="preserve">2  </w:t>
      </w:r>
    </w:p>
    <w:p w:rsidR="00755EDC" w:rsidRDefault="00394FAF" w:rsidP="00755EDC">
      <w:r>
        <w:t>REPETICIÓN:</w:t>
      </w:r>
      <w:r>
        <w:tab/>
        <w:t>20</w:t>
      </w:r>
      <w:r w:rsidR="00755EDC">
        <w:t xml:space="preserve">  Cms. </w:t>
      </w:r>
    </w:p>
    <w:p w:rsidR="00755EDC" w:rsidRDefault="00394FAF" w:rsidP="00755EDC">
      <w:r>
        <w:t>BOLSA:</w:t>
      </w:r>
      <w:r>
        <w:tab/>
      </w:r>
      <w:r>
        <w:tab/>
        <w:t>20  X  27</w:t>
      </w:r>
      <w:r w:rsidR="00755EDC">
        <w:t xml:space="preserve">   Cms .    </w:t>
      </w:r>
    </w:p>
    <w:p w:rsidR="00755EDC" w:rsidRDefault="00394FAF" w:rsidP="00755EDC">
      <w:r>
        <w:t>RODILLO :                40</w:t>
      </w:r>
    </w:p>
    <w:p w:rsidR="00755EDC" w:rsidRDefault="00755EDC" w:rsidP="00755EDC">
      <w:r>
        <w:t>SELLADO:</w:t>
      </w:r>
      <w:r>
        <w:tab/>
      </w:r>
      <w:r>
        <w:tab/>
        <w:t xml:space="preserve">Lateral </w:t>
      </w:r>
    </w:p>
    <w:p w:rsidR="00755EDC" w:rsidRDefault="00755EDC" w:rsidP="00755EDC">
      <w:r>
        <w:t>REFERENCIA:</w:t>
      </w:r>
      <w:r>
        <w:tab/>
      </w:r>
      <w:r w:rsidR="00394FAF">
        <w:rPr>
          <w:b/>
          <w:sz w:val="28"/>
          <w:szCs w:val="28"/>
        </w:rPr>
        <w:t>CHULETA APADANA X 10    ( EVELMAR )</w:t>
      </w:r>
    </w:p>
    <w:p w:rsidR="00755EDC" w:rsidRDefault="00755EDC" w:rsidP="00755EDC">
      <w:r>
        <w:tab/>
      </w:r>
      <w:r>
        <w:tab/>
      </w:r>
      <w:r>
        <w:tab/>
      </w:r>
    </w:p>
    <w:p w:rsidR="00755EDC" w:rsidRDefault="00755EDC" w:rsidP="00755EDC">
      <w:r>
        <w:rPr>
          <w:b/>
          <w:bCs/>
          <w:u w:val="single"/>
        </w:rPr>
        <w:t>NOTA:</w:t>
      </w:r>
      <w:r>
        <w:t xml:space="preserve">  - Los cyreles se encuentran en su planta..</w:t>
      </w:r>
    </w:p>
    <w:p w:rsidR="00755EDC" w:rsidRDefault="00755EDC" w:rsidP="00755EDC">
      <w:pPr>
        <w:numPr>
          <w:ilvl w:val="0"/>
          <w:numId w:val="2"/>
        </w:numPr>
      </w:pPr>
      <w:r>
        <w:t>Tonos de impresión igual al último montaje.</w:t>
      </w:r>
    </w:p>
    <w:p w:rsidR="00755EDC" w:rsidRDefault="00755EDC" w:rsidP="00755EDC">
      <w:pPr>
        <w:numPr>
          <w:ilvl w:val="0"/>
          <w:numId w:val="2"/>
        </w:numPr>
      </w:pPr>
      <w:r>
        <w:t>Colocar pie de imprenta de P:U.</w:t>
      </w:r>
    </w:p>
    <w:p w:rsidR="00755EDC" w:rsidRPr="00727EFE" w:rsidRDefault="00755EDC" w:rsidP="00755EDC">
      <w:pPr>
        <w:ind w:left="1500"/>
        <w:rPr>
          <w:b/>
          <w:u w:val="single"/>
        </w:rPr>
      </w:pPr>
    </w:p>
    <w:p w:rsidR="00755EDC" w:rsidRPr="007B67F6" w:rsidRDefault="00755EDC" w:rsidP="00755EDC">
      <w:pPr>
        <w:rPr>
          <w:b/>
          <w:u w:val="single"/>
        </w:rPr>
      </w:pPr>
    </w:p>
    <w:p w:rsidR="00755EDC" w:rsidRDefault="00755EDC" w:rsidP="00755EDC">
      <w:r>
        <w:t>Agradezco la atención y colaboración prestada.</w:t>
      </w:r>
    </w:p>
    <w:p w:rsidR="00755EDC" w:rsidRDefault="00755EDC" w:rsidP="00755EDC"/>
    <w:p w:rsidR="00755EDC" w:rsidRDefault="00755EDC" w:rsidP="00755EDC">
      <w:r>
        <w:t>Cordialmente,</w:t>
      </w:r>
    </w:p>
    <w:p w:rsidR="00755EDC" w:rsidRDefault="00755EDC" w:rsidP="00755EDC"/>
    <w:p w:rsidR="00755EDC" w:rsidRDefault="00755EDC" w:rsidP="00755EDC"/>
    <w:p w:rsidR="00755EDC" w:rsidRDefault="00755EDC" w:rsidP="00755EDC"/>
    <w:p w:rsidR="00755EDC" w:rsidRDefault="00755EDC" w:rsidP="00755EDC">
      <w:r>
        <w:t>RICARDO CASAS ZAPATA</w:t>
      </w:r>
    </w:p>
    <w:p w:rsidR="00755EDC" w:rsidRDefault="00755EDC" w:rsidP="00755EDC">
      <w:pPr>
        <w:rPr>
          <w:b/>
        </w:rPr>
      </w:pPr>
      <w:r>
        <w:t>Director.</w:t>
      </w:r>
    </w:p>
    <w:p w:rsidR="00755EDC" w:rsidRDefault="00755EDC" w:rsidP="0042659C">
      <w:pPr>
        <w:rPr>
          <w:b/>
        </w:rPr>
      </w:pPr>
    </w:p>
    <w:p w:rsidR="00E24D08" w:rsidRDefault="00E24D08" w:rsidP="0042659C">
      <w:pPr>
        <w:rPr>
          <w:b/>
        </w:rPr>
      </w:pPr>
    </w:p>
    <w:p w:rsidR="00E24D08" w:rsidRDefault="00E24D08" w:rsidP="00E24D08">
      <w:pPr>
        <w:rPr>
          <w:b/>
        </w:rPr>
      </w:pPr>
    </w:p>
    <w:p w:rsidR="00E24D08" w:rsidRDefault="00E24D08" w:rsidP="00E24D08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E24D08" w:rsidRDefault="00E24D08" w:rsidP="00E24D08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E24D08" w:rsidRDefault="00E24D08" w:rsidP="00E24D08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E24D08" w:rsidRDefault="00E24D08" w:rsidP="00E24D08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E24D08" w:rsidRDefault="00E24D08" w:rsidP="00E24D08">
      <w:pPr>
        <w:rPr>
          <w:b/>
        </w:rPr>
      </w:pPr>
    </w:p>
    <w:p w:rsidR="00E24D08" w:rsidRDefault="00E24D08" w:rsidP="00E24D08">
      <w:pPr>
        <w:rPr>
          <w:b/>
          <w:bCs/>
        </w:rPr>
      </w:pPr>
    </w:p>
    <w:p w:rsidR="00E24D08" w:rsidRDefault="00E24D08" w:rsidP="00E24D08">
      <w:pPr>
        <w:pStyle w:val="Ttulo1"/>
      </w:pPr>
      <w:r>
        <w:t>ORDEN DE TRABAJO   N°      08226</w:t>
      </w:r>
    </w:p>
    <w:p w:rsidR="00E24D08" w:rsidRDefault="00E24D08" w:rsidP="00E24D08"/>
    <w:p w:rsidR="00E24D08" w:rsidRDefault="00E24D08" w:rsidP="00E24D08">
      <w:r>
        <w:t>FECHA:</w:t>
      </w:r>
      <w:r>
        <w:tab/>
        <w:t>Medellín,   Abril    11   de  2011</w:t>
      </w:r>
    </w:p>
    <w:p w:rsidR="00E24D08" w:rsidRDefault="00E24D08" w:rsidP="00E24D08">
      <w:r>
        <w:t>PARA:</w:t>
      </w:r>
      <w:r>
        <w:tab/>
      </w:r>
      <w:r>
        <w:tab/>
        <w:t>PLÁSTICOS   DARMA</w:t>
      </w:r>
    </w:p>
    <w:p w:rsidR="00E24D08" w:rsidRDefault="00E24D08" w:rsidP="00E24D08">
      <w:r>
        <w:t>ATENCIÓN:</w:t>
      </w:r>
      <w:r>
        <w:tab/>
        <w:t>Sr. DARIO JARAMILLO</w:t>
      </w:r>
    </w:p>
    <w:p w:rsidR="00E24D08" w:rsidRDefault="00E24D08" w:rsidP="00E24D08"/>
    <w:p w:rsidR="00E24D08" w:rsidRDefault="00E24D08" w:rsidP="00E24D08">
      <w:r>
        <w:t>Apreciado Dn DARIO:</w:t>
      </w:r>
    </w:p>
    <w:p w:rsidR="00E24D08" w:rsidRDefault="00E24D08" w:rsidP="00E24D08">
      <w:r>
        <w:t>Con la presente estamos solicitando el siguiente servicio de extrusión e impresión</w:t>
      </w:r>
    </w:p>
    <w:p w:rsidR="00E24D08" w:rsidRDefault="00E24D08" w:rsidP="00E24D08"/>
    <w:p w:rsidR="00E24D08" w:rsidRDefault="00E24D08" w:rsidP="00E24D08">
      <w:r>
        <w:rPr>
          <w:b/>
          <w:bCs/>
          <w:u w:val="single"/>
        </w:rPr>
        <w:t>EXTRUSION</w:t>
      </w:r>
      <w:r>
        <w:t>:</w:t>
      </w:r>
    </w:p>
    <w:p w:rsidR="00E24D08" w:rsidRPr="00822A2D" w:rsidRDefault="00E24D08" w:rsidP="00E24D08">
      <w:pPr>
        <w:rPr>
          <w:b/>
        </w:rPr>
      </w:pPr>
      <w:r w:rsidRPr="00822A2D">
        <w:rPr>
          <w:b/>
        </w:rPr>
        <w:t>MATERIAL :</w:t>
      </w:r>
      <w:r w:rsidRPr="00822A2D">
        <w:rPr>
          <w:b/>
        </w:rPr>
        <w:tab/>
        <w:t>Polietileno de Baja  densidad   Blanco  Tubular</w:t>
      </w:r>
    </w:p>
    <w:p w:rsidR="00E24D08" w:rsidRPr="00822A2D" w:rsidRDefault="00E24D08" w:rsidP="00E24D08">
      <w:pPr>
        <w:rPr>
          <w:b/>
        </w:rPr>
      </w:pPr>
      <w:r w:rsidRPr="00822A2D">
        <w:rPr>
          <w:b/>
        </w:rPr>
        <w:t>MEDIDA:</w:t>
      </w:r>
      <w:r w:rsidRPr="00822A2D">
        <w:rPr>
          <w:b/>
        </w:rPr>
        <w:tab/>
      </w:r>
      <w:r w:rsidRPr="00822A2D">
        <w:rPr>
          <w:b/>
        </w:rPr>
        <w:tab/>
        <w:t xml:space="preserve">15.3     cms   </w:t>
      </w:r>
    </w:p>
    <w:p w:rsidR="00E24D08" w:rsidRPr="00822A2D" w:rsidRDefault="00E24D08" w:rsidP="00E24D08">
      <w:pPr>
        <w:rPr>
          <w:b/>
        </w:rPr>
      </w:pPr>
      <w:r w:rsidRPr="00822A2D">
        <w:rPr>
          <w:b/>
        </w:rPr>
        <w:t>CALIBRE :</w:t>
      </w:r>
      <w:r w:rsidRPr="00822A2D">
        <w:rPr>
          <w:b/>
        </w:rPr>
        <w:tab/>
      </w:r>
      <w:r w:rsidRPr="00822A2D">
        <w:rPr>
          <w:b/>
        </w:rPr>
        <w:tab/>
        <w:t>4.0   “</w:t>
      </w:r>
    </w:p>
    <w:p w:rsidR="00E24D08" w:rsidRPr="00822A2D" w:rsidRDefault="00E24D08" w:rsidP="00E24D08">
      <w:pPr>
        <w:rPr>
          <w:b/>
        </w:rPr>
      </w:pPr>
      <w:r w:rsidRPr="00822A2D">
        <w:rPr>
          <w:b/>
        </w:rPr>
        <w:t>COLOR :</w:t>
      </w:r>
      <w:r w:rsidRPr="00822A2D">
        <w:rPr>
          <w:b/>
        </w:rPr>
        <w:tab/>
      </w:r>
      <w:r w:rsidRPr="00822A2D">
        <w:rPr>
          <w:b/>
        </w:rPr>
        <w:tab/>
        <w:t>Blanco</w:t>
      </w:r>
    </w:p>
    <w:p w:rsidR="00E24D08" w:rsidRPr="00822A2D" w:rsidRDefault="00E24D08" w:rsidP="00E24D08">
      <w:pPr>
        <w:rPr>
          <w:b/>
        </w:rPr>
      </w:pPr>
      <w:r w:rsidRPr="00822A2D">
        <w:rPr>
          <w:b/>
        </w:rPr>
        <w:t xml:space="preserve">TRATADO : </w:t>
      </w:r>
      <w:r w:rsidRPr="00822A2D">
        <w:rPr>
          <w:b/>
        </w:rPr>
        <w:tab/>
      </w:r>
      <w:r w:rsidRPr="00822A2D">
        <w:rPr>
          <w:b/>
        </w:rPr>
        <w:tab/>
        <w:t>1  cara</w:t>
      </w:r>
    </w:p>
    <w:p w:rsidR="00E24D08" w:rsidRPr="00822A2D" w:rsidRDefault="00E24D08" w:rsidP="00E24D08">
      <w:pPr>
        <w:rPr>
          <w:b/>
        </w:rPr>
      </w:pPr>
      <w:r w:rsidRPr="00822A2D">
        <w:rPr>
          <w:b/>
        </w:rPr>
        <w:t xml:space="preserve">MEZCLA :   </w:t>
      </w:r>
      <w:r w:rsidRPr="00822A2D">
        <w:rPr>
          <w:b/>
        </w:rPr>
        <w:tab/>
      </w:r>
      <w:r w:rsidRPr="00822A2D">
        <w:rPr>
          <w:b/>
        </w:rPr>
        <w:tab/>
        <w:t xml:space="preserve">Baja   </w:t>
      </w:r>
      <w:smartTag w:uri="urn:schemas-microsoft-com:office:smarttags" w:element="metricconverter">
        <w:smartTagPr>
          <w:attr w:name="ProductID" w:val="25 kg"/>
        </w:smartTagPr>
        <w:r w:rsidRPr="00822A2D">
          <w:rPr>
            <w:b/>
          </w:rPr>
          <w:t>25 kg</w:t>
        </w:r>
      </w:smartTag>
      <w:r w:rsidRPr="00822A2D">
        <w:rPr>
          <w:b/>
        </w:rPr>
        <w:t xml:space="preserve"> – Lineal   12.5   kg – Pigmento Blanco  5 %</w:t>
      </w:r>
    </w:p>
    <w:p w:rsidR="00E24D08" w:rsidRPr="00822A2D" w:rsidRDefault="00E24D08" w:rsidP="00E24D08">
      <w:pPr>
        <w:rPr>
          <w:b/>
        </w:rPr>
      </w:pPr>
      <w:r>
        <w:rPr>
          <w:b/>
        </w:rPr>
        <w:t xml:space="preserve">CANTIDAD : </w:t>
      </w:r>
      <w:r>
        <w:rPr>
          <w:b/>
        </w:rPr>
        <w:tab/>
        <w:t>60</w:t>
      </w:r>
      <w:r w:rsidRPr="00822A2D">
        <w:rPr>
          <w:b/>
        </w:rPr>
        <w:t xml:space="preserve">    kg</w:t>
      </w:r>
    </w:p>
    <w:p w:rsidR="00E24D08" w:rsidRPr="00822A2D" w:rsidRDefault="00E24D08" w:rsidP="00E24D08">
      <w:pPr>
        <w:rPr>
          <w:b/>
        </w:rPr>
      </w:pPr>
    </w:p>
    <w:p w:rsidR="00E24D08" w:rsidRPr="00822A2D" w:rsidRDefault="00E24D08" w:rsidP="00E24D08">
      <w:pPr>
        <w:rPr>
          <w:b/>
          <w:bCs/>
          <w:u w:val="single"/>
        </w:rPr>
      </w:pPr>
      <w:r w:rsidRPr="00822A2D">
        <w:rPr>
          <w:b/>
          <w:bCs/>
          <w:u w:val="single"/>
        </w:rPr>
        <w:t>IMPRESIÓN :</w:t>
      </w:r>
    </w:p>
    <w:p w:rsidR="00E24D08" w:rsidRPr="00822A2D" w:rsidRDefault="00E24D08" w:rsidP="00E24D08">
      <w:pPr>
        <w:rPr>
          <w:b/>
        </w:rPr>
      </w:pPr>
      <w:r w:rsidRPr="00822A2D">
        <w:rPr>
          <w:b/>
        </w:rPr>
        <w:t xml:space="preserve">COLORES </w:t>
      </w:r>
      <w:r w:rsidRPr="00822A2D">
        <w:rPr>
          <w:b/>
          <w:bCs/>
        </w:rPr>
        <w:t>:</w:t>
      </w:r>
      <w:r w:rsidRPr="00822A2D">
        <w:rPr>
          <w:b/>
          <w:bCs/>
        </w:rPr>
        <w:tab/>
      </w:r>
      <w:r w:rsidRPr="00822A2D">
        <w:rPr>
          <w:b/>
        </w:rPr>
        <w:tab/>
        <w:t xml:space="preserve">2 ( </w:t>
      </w:r>
      <w:r>
        <w:rPr>
          <w:b/>
        </w:rPr>
        <w:t>Según muestra  )  (  Azul</w:t>
      </w:r>
      <w:r w:rsidRPr="00822A2D">
        <w:rPr>
          <w:b/>
        </w:rPr>
        <w:t xml:space="preserve">  – Negro  )</w:t>
      </w:r>
    </w:p>
    <w:p w:rsidR="00E24D08" w:rsidRPr="00822A2D" w:rsidRDefault="00E24D08" w:rsidP="00E24D08">
      <w:pPr>
        <w:rPr>
          <w:b/>
        </w:rPr>
      </w:pPr>
      <w:r w:rsidRPr="00822A2D">
        <w:rPr>
          <w:b/>
        </w:rPr>
        <w:t xml:space="preserve">CARAS : </w:t>
      </w:r>
      <w:r w:rsidRPr="00822A2D">
        <w:rPr>
          <w:b/>
        </w:rPr>
        <w:tab/>
      </w:r>
      <w:r w:rsidRPr="00822A2D">
        <w:rPr>
          <w:b/>
        </w:rPr>
        <w:tab/>
        <w:t>1  ( 2  x  1  )</w:t>
      </w:r>
    </w:p>
    <w:p w:rsidR="00E24D08" w:rsidRPr="00822A2D" w:rsidRDefault="00E24D08" w:rsidP="00E24D08">
      <w:pPr>
        <w:rPr>
          <w:b/>
        </w:rPr>
      </w:pPr>
      <w:r w:rsidRPr="00822A2D">
        <w:rPr>
          <w:b/>
        </w:rPr>
        <w:t xml:space="preserve">REPETICIÓN : </w:t>
      </w:r>
      <w:r w:rsidRPr="00822A2D">
        <w:rPr>
          <w:b/>
        </w:rPr>
        <w:tab/>
        <w:t>23   cms</w:t>
      </w:r>
    </w:p>
    <w:p w:rsidR="00E24D08" w:rsidRPr="00822A2D" w:rsidRDefault="00E24D08" w:rsidP="00E24D08">
      <w:pPr>
        <w:rPr>
          <w:b/>
        </w:rPr>
      </w:pPr>
      <w:r w:rsidRPr="00822A2D">
        <w:rPr>
          <w:b/>
        </w:rPr>
        <w:t>RODILLO :</w:t>
      </w:r>
      <w:r w:rsidRPr="00822A2D">
        <w:rPr>
          <w:b/>
        </w:rPr>
        <w:tab/>
      </w:r>
      <w:r w:rsidRPr="00822A2D">
        <w:rPr>
          <w:b/>
        </w:rPr>
        <w:tab/>
        <w:t>46</w:t>
      </w:r>
    </w:p>
    <w:p w:rsidR="00E24D08" w:rsidRPr="00822A2D" w:rsidRDefault="00E24D08" w:rsidP="00E24D08">
      <w:pPr>
        <w:rPr>
          <w:b/>
        </w:rPr>
      </w:pPr>
      <w:r w:rsidRPr="00822A2D">
        <w:rPr>
          <w:b/>
        </w:rPr>
        <w:t>REFERENCIA :</w:t>
      </w:r>
      <w:r w:rsidRPr="00822A2D">
        <w:rPr>
          <w:b/>
        </w:rPr>
        <w:tab/>
        <w:t>LECHE LA FLORIDA</w:t>
      </w:r>
    </w:p>
    <w:p w:rsidR="00E24D08" w:rsidRPr="00822A2D" w:rsidRDefault="00E24D08" w:rsidP="00E24D08">
      <w:pPr>
        <w:rPr>
          <w:b/>
        </w:rPr>
      </w:pPr>
    </w:p>
    <w:p w:rsidR="00E24D08" w:rsidRDefault="00E24D08" w:rsidP="00E24D08"/>
    <w:p w:rsidR="00E24D08" w:rsidRDefault="00E24D08" w:rsidP="00E24D08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>
        <w:rPr>
          <w:bCs/>
        </w:rPr>
        <w:tab/>
        <w:t>Cyreles en su planta</w:t>
      </w:r>
    </w:p>
    <w:p w:rsidR="00E24D08" w:rsidRDefault="00E24D08" w:rsidP="00E24D08">
      <w:r>
        <w:t xml:space="preserve">                   -   Anexo muestra física para   alturas y Tonos.</w:t>
      </w:r>
    </w:p>
    <w:p w:rsidR="00E24D08" w:rsidRDefault="00E24D08" w:rsidP="00E24D08">
      <w:r>
        <w:tab/>
        <w:t xml:space="preserve">        -   Colocar  pie de imprenta</w:t>
      </w:r>
    </w:p>
    <w:p w:rsidR="00E24D08" w:rsidRDefault="00E24D08" w:rsidP="00E24D08">
      <w:pPr>
        <w:rPr>
          <w:b/>
          <w:u w:val="single"/>
        </w:rPr>
      </w:pPr>
      <w:r>
        <w:tab/>
        <w:t xml:space="preserve">        </w:t>
      </w:r>
      <w:r w:rsidRPr="00F553FA">
        <w:rPr>
          <w:b/>
        </w:rPr>
        <w:t xml:space="preserve">-   </w:t>
      </w:r>
      <w:r w:rsidRPr="00F553FA">
        <w:rPr>
          <w:b/>
          <w:u w:val="single"/>
        </w:rPr>
        <w:t>Utilizar tinta especial</w:t>
      </w:r>
      <w:r>
        <w:rPr>
          <w:b/>
          <w:u w:val="single"/>
        </w:rPr>
        <w:t xml:space="preserve">  ( ANTIGRASA )  </w:t>
      </w:r>
    </w:p>
    <w:p w:rsidR="00E24D08" w:rsidRDefault="00E24D08" w:rsidP="00E24D08">
      <w:pPr>
        <w:rPr>
          <w:b/>
          <w:u w:val="single"/>
        </w:rPr>
      </w:pPr>
      <w:r>
        <w:rPr>
          <w:b/>
          <w:u w:val="single"/>
        </w:rPr>
        <w:t xml:space="preserve">                    -  MUY IMPORTANTE </w:t>
      </w:r>
      <w:smartTag w:uri="urn:schemas-microsoft-com:office:smarttags" w:element="PersonName">
        <w:smartTagPr>
          <w:attr w:name="ProductID" w:val="LA MEZCLA CON"/>
        </w:smartTagPr>
        <w:smartTag w:uri="urn:schemas-microsoft-com:office:smarttags" w:element="PersonName">
          <w:smartTagPr>
            <w:attr w:name="ProductID" w:val="LA MEZCLA"/>
          </w:smartTagPr>
          <w:r>
            <w:rPr>
              <w:b/>
              <w:u w:val="single"/>
            </w:rPr>
            <w:t>LA MEZCLA</w:t>
          </w:r>
        </w:smartTag>
        <w:r>
          <w:rPr>
            <w:b/>
            <w:u w:val="single"/>
          </w:rPr>
          <w:t xml:space="preserve"> CON</w:t>
        </w:r>
      </w:smartTag>
      <w:r>
        <w:rPr>
          <w:b/>
          <w:u w:val="single"/>
        </w:rPr>
        <w:t xml:space="preserve"> EL LINEAL y </w:t>
      </w:r>
      <w:smartTag w:uri="urn:schemas-microsoft-com:office:smarttags" w:element="PersonName">
        <w:smartTagPr>
          <w:attr w:name="ProductID" w:val="LA TINTA ANTIGRASA"/>
        </w:smartTagPr>
        <w:r>
          <w:rPr>
            <w:b/>
            <w:u w:val="single"/>
          </w:rPr>
          <w:t>LA TINTA ANTIGRASA</w:t>
        </w:r>
      </w:smartTag>
    </w:p>
    <w:p w:rsidR="00E24D08" w:rsidRPr="00F512F0" w:rsidRDefault="00E24D08" w:rsidP="00E24D08">
      <w:pPr>
        <w:rPr>
          <w:b/>
          <w:u w:val="single"/>
        </w:rPr>
      </w:pPr>
      <w:r>
        <w:rPr>
          <w:b/>
          <w:u w:val="single"/>
        </w:rPr>
        <w:t xml:space="preserve">-CONTROLAR MUY  BIEN </w:t>
      </w:r>
      <w:smartTag w:uri="urn:schemas-microsoft-com:office:smarttags" w:element="PersonName">
        <w:smartTagPr>
          <w:attr w:name="ProductID" w:val="LA MEDIDA"/>
        </w:smartTagPr>
        <w:r>
          <w:rPr>
            <w:b/>
            <w:u w:val="single"/>
          </w:rPr>
          <w:t>LA MEDIDA</w:t>
        </w:r>
      </w:smartTag>
    </w:p>
    <w:p w:rsidR="00E24D08" w:rsidRDefault="00E24D08" w:rsidP="00E24D08">
      <w:r>
        <w:tab/>
      </w:r>
      <w:r>
        <w:tab/>
      </w:r>
    </w:p>
    <w:p w:rsidR="00E24D08" w:rsidRDefault="00E24D08" w:rsidP="00E24D08"/>
    <w:p w:rsidR="00E24D08" w:rsidRDefault="00E24D08" w:rsidP="00E24D08">
      <w:r>
        <w:t>Agradezco la atención y colaboración prestada.</w:t>
      </w:r>
    </w:p>
    <w:p w:rsidR="00E24D08" w:rsidRDefault="00E24D08" w:rsidP="00E24D08"/>
    <w:p w:rsidR="00E24D08" w:rsidRDefault="00E24D08" w:rsidP="00E24D08"/>
    <w:p w:rsidR="00E24D08" w:rsidRDefault="00E24D08" w:rsidP="00E24D08">
      <w:r>
        <w:t xml:space="preserve">Cordialmente </w:t>
      </w:r>
    </w:p>
    <w:p w:rsidR="00E24D08" w:rsidRDefault="00E24D08" w:rsidP="00E24D08"/>
    <w:p w:rsidR="00E24D08" w:rsidRDefault="00E24D08" w:rsidP="00E24D08"/>
    <w:p w:rsidR="00E24D08" w:rsidRDefault="00E24D08" w:rsidP="00E24D08">
      <w:r>
        <w:t>RICARDO CASAS ZAPATA</w:t>
      </w:r>
    </w:p>
    <w:p w:rsidR="00E24D08" w:rsidRDefault="00E24D08" w:rsidP="00E24D08">
      <w:r>
        <w:t>Director.</w:t>
      </w:r>
    </w:p>
    <w:p w:rsidR="00E24D08" w:rsidRDefault="00E24D08" w:rsidP="00E24D08">
      <w:pPr>
        <w:rPr>
          <w:b/>
        </w:rPr>
      </w:pPr>
    </w:p>
    <w:p w:rsidR="00E24D08" w:rsidRDefault="00E24D08" w:rsidP="0042659C">
      <w:pPr>
        <w:rPr>
          <w:b/>
        </w:rPr>
      </w:pPr>
    </w:p>
    <w:p w:rsidR="00D637A5" w:rsidRDefault="00D637A5" w:rsidP="00D637A5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D637A5" w:rsidRDefault="00D637A5" w:rsidP="00D637A5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D637A5" w:rsidRDefault="00D637A5" w:rsidP="00D637A5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D637A5" w:rsidRDefault="00D637A5" w:rsidP="00D637A5">
      <w:pPr>
        <w:rPr>
          <w:b/>
          <w:bCs/>
          <w:sz w:val="20"/>
        </w:rPr>
      </w:pPr>
      <w:r>
        <w:rPr>
          <w:b/>
          <w:bCs/>
          <w:sz w:val="20"/>
        </w:rPr>
        <w:t>TEL:  4 44 46 64  ITAGUI.</w:t>
      </w:r>
    </w:p>
    <w:p w:rsidR="00D637A5" w:rsidRDefault="00D637A5" w:rsidP="00D637A5">
      <w:pPr>
        <w:rPr>
          <w:b/>
          <w:bCs/>
        </w:rPr>
      </w:pPr>
    </w:p>
    <w:p w:rsidR="00D637A5" w:rsidRDefault="00D637A5" w:rsidP="00D637A5">
      <w:pPr>
        <w:rPr>
          <w:b/>
        </w:rPr>
      </w:pPr>
    </w:p>
    <w:p w:rsidR="00D637A5" w:rsidRDefault="00D637A5" w:rsidP="00D637A5">
      <w:pPr>
        <w:pStyle w:val="Ttulo1"/>
      </w:pPr>
      <w:r>
        <w:t>O</w:t>
      </w:r>
      <w:r w:rsidR="00A77E6A">
        <w:t>RDEN DE TRABAJO    N°      07580</w:t>
      </w:r>
    </w:p>
    <w:p w:rsidR="00D637A5" w:rsidRDefault="00D637A5" w:rsidP="00D637A5"/>
    <w:p w:rsidR="00D637A5" w:rsidRDefault="00A77E6A" w:rsidP="00D637A5">
      <w:r>
        <w:t>FECHA:</w:t>
      </w:r>
      <w:r>
        <w:tab/>
        <w:t>Medellín,  Abril    11</w:t>
      </w:r>
      <w:r w:rsidR="00D637A5">
        <w:t xml:space="preserve">   de  2011</w:t>
      </w:r>
    </w:p>
    <w:p w:rsidR="00D637A5" w:rsidRDefault="00D637A5" w:rsidP="00D637A5">
      <w:r>
        <w:t>PARA:</w:t>
      </w:r>
      <w:r>
        <w:tab/>
      </w:r>
      <w:r>
        <w:tab/>
        <w:t>PLÁSTICOS DAR MA</w:t>
      </w:r>
    </w:p>
    <w:p w:rsidR="00D637A5" w:rsidRDefault="00D637A5" w:rsidP="00D637A5">
      <w:r>
        <w:t>ATENCIÓN:</w:t>
      </w:r>
      <w:r>
        <w:tab/>
        <w:t>Sr. Darío Jaramillo</w:t>
      </w:r>
    </w:p>
    <w:p w:rsidR="00D637A5" w:rsidRDefault="00D637A5" w:rsidP="00D637A5">
      <w:r>
        <w:tab/>
      </w:r>
      <w:r>
        <w:tab/>
        <w:t>Gerente.</w:t>
      </w:r>
    </w:p>
    <w:p w:rsidR="00D637A5" w:rsidRDefault="00D637A5" w:rsidP="00D637A5"/>
    <w:p w:rsidR="00D637A5" w:rsidRDefault="00D637A5" w:rsidP="00D637A5">
      <w:r>
        <w:t>Apreciado Don Darío :</w:t>
      </w:r>
    </w:p>
    <w:p w:rsidR="00D637A5" w:rsidRDefault="00D637A5" w:rsidP="00D637A5">
      <w:r>
        <w:t xml:space="preserve"> </w:t>
      </w:r>
    </w:p>
    <w:p w:rsidR="00D637A5" w:rsidRDefault="00D637A5" w:rsidP="00D637A5">
      <w:r>
        <w:t>Con la presente estamos solicitando el siguiente servicio de EXTRUSION E IMPRESION:</w:t>
      </w:r>
    </w:p>
    <w:p w:rsidR="00D637A5" w:rsidRDefault="00D637A5" w:rsidP="00D637A5"/>
    <w:p w:rsidR="00D637A5" w:rsidRDefault="00D637A5" w:rsidP="00D637A5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D637A5" w:rsidRDefault="00D637A5" w:rsidP="00D637A5">
      <w:pPr>
        <w:rPr>
          <w:b/>
          <w:bCs/>
          <w:u w:val="single"/>
        </w:rPr>
      </w:pPr>
    </w:p>
    <w:p w:rsidR="00D637A5" w:rsidRPr="005B5BD2" w:rsidRDefault="00D637A5" w:rsidP="00D637A5">
      <w:pPr>
        <w:rPr>
          <w:b/>
        </w:rPr>
      </w:pPr>
      <w:r>
        <w:t>MAT</w:t>
      </w:r>
      <w:r w:rsidR="00A77E6A">
        <w:t>ERIAL:</w:t>
      </w:r>
      <w:r w:rsidR="00A77E6A">
        <w:tab/>
      </w:r>
      <w:r w:rsidR="00A77E6A">
        <w:tab/>
        <w:t>Polietileno  Baja  Semitubular</w:t>
      </w:r>
    </w:p>
    <w:p w:rsidR="00D637A5" w:rsidRPr="005B5BD2" w:rsidRDefault="00D637A5" w:rsidP="00D637A5">
      <w:pPr>
        <w:rPr>
          <w:b/>
        </w:rPr>
      </w:pPr>
      <w:r>
        <w:t>MEDIDA:</w:t>
      </w:r>
      <w:r>
        <w:tab/>
      </w:r>
      <w:r>
        <w:tab/>
      </w:r>
      <w:r>
        <w:rPr>
          <w:b/>
        </w:rPr>
        <w:t>21.5 + 6   c</w:t>
      </w:r>
      <w:r w:rsidRPr="005B5BD2">
        <w:rPr>
          <w:b/>
        </w:rPr>
        <w:t>ms.</w:t>
      </w:r>
    </w:p>
    <w:p w:rsidR="00D637A5" w:rsidRPr="00263031" w:rsidRDefault="00D637A5" w:rsidP="00D637A5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2.4 </w:t>
      </w:r>
      <w:r w:rsidRPr="00263031">
        <w:rPr>
          <w:b/>
        </w:rPr>
        <w:t xml:space="preserve">  ”</w:t>
      </w:r>
    </w:p>
    <w:p w:rsidR="00D637A5" w:rsidRDefault="00D637A5" w:rsidP="00D637A5">
      <w:r>
        <w:t>COLOR:</w:t>
      </w:r>
      <w:r>
        <w:tab/>
      </w:r>
      <w:r>
        <w:tab/>
        <w:t>Transparente</w:t>
      </w:r>
    </w:p>
    <w:p w:rsidR="00D637A5" w:rsidRDefault="00D637A5" w:rsidP="00D637A5">
      <w:r>
        <w:t>TRATADO:</w:t>
      </w:r>
      <w:r>
        <w:tab/>
      </w:r>
      <w:r>
        <w:tab/>
        <w:t>1  Cara.</w:t>
      </w:r>
    </w:p>
    <w:p w:rsidR="00D637A5" w:rsidRDefault="00D637A5" w:rsidP="00D637A5">
      <w:r>
        <w:t>CANTIDAD:</w:t>
      </w:r>
      <w:r>
        <w:tab/>
      </w:r>
      <w:r>
        <w:tab/>
      </w:r>
      <w:r w:rsidR="00A77E6A">
        <w:rPr>
          <w:b/>
        </w:rPr>
        <w:t>90</w:t>
      </w:r>
      <w:r>
        <w:t xml:space="preserve">   Kg.</w:t>
      </w:r>
    </w:p>
    <w:p w:rsidR="00D637A5" w:rsidRDefault="00D637A5" w:rsidP="00D637A5">
      <w:r>
        <w:t>COLORES:</w:t>
      </w:r>
      <w:r>
        <w:tab/>
      </w:r>
      <w:r>
        <w:tab/>
        <w:t xml:space="preserve">3  </w:t>
      </w:r>
    </w:p>
    <w:p w:rsidR="00D637A5" w:rsidRDefault="00D637A5" w:rsidP="00D637A5">
      <w:r>
        <w:t>CARAS:</w:t>
      </w:r>
      <w:r>
        <w:tab/>
      </w:r>
      <w:r>
        <w:tab/>
        <w:t>1</w:t>
      </w:r>
    </w:p>
    <w:p w:rsidR="00D637A5" w:rsidRDefault="00D637A5" w:rsidP="00D637A5">
      <w:r>
        <w:t>REPETICIÓN:</w:t>
      </w:r>
      <w:r>
        <w:tab/>
        <w:t xml:space="preserve">27.3  Cms. </w:t>
      </w:r>
    </w:p>
    <w:p w:rsidR="00D637A5" w:rsidRDefault="00D637A5" w:rsidP="00D637A5">
      <w:r>
        <w:t>BOLSA:</w:t>
      </w:r>
      <w:r>
        <w:tab/>
      </w:r>
      <w:r>
        <w:tab/>
        <w:t xml:space="preserve">27.3  X  21.5 + 6   Cms .    </w:t>
      </w:r>
    </w:p>
    <w:p w:rsidR="00D637A5" w:rsidRDefault="00D637A5" w:rsidP="00D637A5">
      <w:r>
        <w:t>RODILLO :                55</w:t>
      </w:r>
    </w:p>
    <w:p w:rsidR="00D637A5" w:rsidRDefault="00D637A5" w:rsidP="00D637A5">
      <w:r>
        <w:t>SELLADO:</w:t>
      </w:r>
      <w:r>
        <w:tab/>
      </w:r>
      <w:r>
        <w:tab/>
        <w:t xml:space="preserve">Lateral </w:t>
      </w:r>
    </w:p>
    <w:p w:rsidR="00D637A5" w:rsidRDefault="00D637A5" w:rsidP="00D637A5">
      <w:r>
        <w:t>REFERENCIA:</w:t>
      </w:r>
      <w:r>
        <w:tab/>
      </w:r>
      <w:r w:rsidR="00ED14CE">
        <w:t>CAMISETA ESQUELETO CUELLO REDONDO H</w:t>
      </w:r>
      <w:r w:rsidR="00ED14CE">
        <w:tab/>
        <w:t>20</w:t>
      </w:r>
      <w:r w:rsidR="00A77E6A">
        <w:t xml:space="preserve"> KG</w:t>
      </w:r>
    </w:p>
    <w:p w:rsidR="00D637A5" w:rsidRDefault="00D637A5" w:rsidP="00D637A5">
      <w:r>
        <w:tab/>
      </w:r>
      <w:r>
        <w:tab/>
      </w:r>
      <w:r>
        <w:tab/>
        <w:t>MANGA CORTA CUELLO REDONDO HOMBRE</w:t>
      </w:r>
      <w:r w:rsidR="00ED14CE">
        <w:tab/>
        <w:t>70</w:t>
      </w:r>
      <w:r w:rsidR="00A77E6A">
        <w:t xml:space="preserve"> KG</w:t>
      </w:r>
    </w:p>
    <w:p w:rsidR="00D637A5" w:rsidRDefault="00D637A5" w:rsidP="00D637A5">
      <w:r>
        <w:tab/>
      </w:r>
      <w:r>
        <w:tab/>
      </w:r>
      <w:r>
        <w:tab/>
      </w:r>
    </w:p>
    <w:p w:rsidR="00D637A5" w:rsidRDefault="00D637A5" w:rsidP="00D637A5">
      <w:r>
        <w:rPr>
          <w:b/>
          <w:bCs/>
          <w:u w:val="single"/>
        </w:rPr>
        <w:t>NOTA:</w:t>
      </w:r>
      <w:r>
        <w:t xml:space="preserve">  - los cyreles los envía GRAFIFLEX</w:t>
      </w:r>
    </w:p>
    <w:p w:rsidR="00D637A5" w:rsidRDefault="00D637A5" w:rsidP="00D637A5">
      <w:pPr>
        <w:numPr>
          <w:ilvl w:val="0"/>
          <w:numId w:val="2"/>
        </w:numPr>
      </w:pPr>
      <w:r>
        <w:t>Tonos de impresión igual al último montaje.</w:t>
      </w:r>
    </w:p>
    <w:p w:rsidR="00D637A5" w:rsidRDefault="00D637A5" w:rsidP="00D637A5">
      <w:pPr>
        <w:numPr>
          <w:ilvl w:val="0"/>
          <w:numId w:val="2"/>
        </w:numPr>
      </w:pPr>
      <w:r>
        <w:t>Colocar pie de imprenta de P:U.</w:t>
      </w:r>
    </w:p>
    <w:p w:rsidR="00D637A5" w:rsidRDefault="00D637A5" w:rsidP="00D637A5">
      <w:pPr>
        <w:numPr>
          <w:ilvl w:val="0"/>
          <w:numId w:val="2"/>
        </w:numPr>
      </w:pPr>
      <w:r>
        <w:t>SE APRUEBA IMPRESION</w:t>
      </w:r>
    </w:p>
    <w:p w:rsidR="00D637A5" w:rsidRPr="00727EFE" w:rsidRDefault="00D637A5" w:rsidP="00D637A5">
      <w:pPr>
        <w:ind w:left="1500"/>
        <w:rPr>
          <w:b/>
          <w:u w:val="single"/>
        </w:rPr>
      </w:pPr>
    </w:p>
    <w:p w:rsidR="00D637A5" w:rsidRPr="007B67F6" w:rsidRDefault="00D637A5" w:rsidP="00D637A5">
      <w:pPr>
        <w:rPr>
          <w:b/>
          <w:u w:val="single"/>
        </w:rPr>
      </w:pPr>
    </w:p>
    <w:p w:rsidR="00D637A5" w:rsidRDefault="00D637A5" w:rsidP="00D637A5">
      <w:r>
        <w:t>Agradezco la atención y colaboración prestada.</w:t>
      </w:r>
    </w:p>
    <w:p w:rsidR="00D637A5" w:rsidRDefault="00D637A5" w:rsidP="00D637A5"/>
    <w:p w:rsidR="00D637A5" w:rsidRDefault="00D637A5" w:rsidP="00D637A5">
      <w:r>
        <w:t>Cordialmente,</w:t>
      </w:r>
    </w:p>
    <w:p w:rsidR="00D637A5" w:rsidRDefault="00D637A5" w:rsidP="00D637A5"/>
    <w:p w:rsidR="00D637A5" w:rsidRDefault="00D637A5" w:rsidP="00D637A5"/>
    <w:p w:rsidR="00D637A5" w:rsidRDefault="00D637A5" w:rsidP="00D637A5"/>
    <w:p w:rsidR="00D637A5" w:rsidRDefault="00D637A5" w:rsidP="00D637A5">
      <w:r>
        <w:t>RICARDO CASAS ZAPATA</w:t>
      </w:r>
    </w:p>
    <w:p w:rsidR="00D637A5" w:rsidRDefault="00D637A5" w:rsidP="00D637A5">
      <w:r>
        <w:t>Director.</w:t>
      </w:r>
    </w:p>
    <w:p w:rsidR="00D637A5" w:rsidRDefault="00D637A5" w:rsidP="00D637A5">
      <w:pPr>
        <w:rPr>
          <w:b/>
        </w:rPr>
      </w:pPr>
    </w:p>
    <w:p w:rsidR="00D637A5" w:rsidRDefault="00D637A5" w:rsidP="00D637A5">
      <w:pPr>
        <w:rPr>
          <w:b/>
        </w:rPr>
      </w:pPr>
    </w:p>
    <w:p w:rsidR="006329FD" w:rsidRDefault="006329FD" w:rsidP="006329FD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6329FD" w:rsidRDefault="006329FD" w:rsidP="006329FD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6329FD" w:rsidRDefault="006329FD" w:rsidP="006329FD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6329FD" w:rsidRDefault="006329FD" w:rsidP="006329FD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6329FD" w:rsidRDefault="006329FD" w:rsidP="006329FD">
      <w:pPr>
        <w:rPr>
          <w:b/>
          <w:bCs/>
        </w:rPr>
      </w:pPr>
    </w:p>
    <w:p w:rsidR="006329FD" w:rsidRDefault="006329FD" w:rsidP="006329FD">
      <w:pPr>
        <w:pStyle w:val="Ttulo1"/>
      </w:pPr>
    </w:p>
    <w:p w:rsidR="006329FD" w:rsidRDefault="006329FD" w:rsidP="006329FD">
      <w:pPr>
        <w:pStyle w:val="Ttulo1"/>
      </w:pPr>
      <w:r>
        <w:t>ORDEN DE TRABAJO   N °      08227</w:t>
      </w:r>
    </w:p>
    <w:p w:rsidR="006329FD" w:rsidRDefault="006329FD" w:rsidP="006329FD"/>
    <w:p w:rsidR="006329FD" w:rsidRDefault="006329FD" w:rsidP="006329FD">
      <w:r>
        <w:t>FECHA:</w:t>
      </w:r>
      <w:r>
        <w:tab/>
        <w:t>Medellín,   Abril    11   de   2011</w:t>
      </w:r>
    </w:p>
    <w:p w:rsidR="006329FD" w:rsidRDefault="006329FD" w:rsidP="006329FD">
      <w:r>
        <w:t>PARA:</w:t>
      </w:r>
      <w:r>
        <w:tab/>
      </w:r>
      <w:r>
        <w:tab/>
        <w:t>PLÁSTICOS DARMA</w:t>
      </w:r>
    </w:p>
    <w:p w:rsidR="006329FD" w:rsidRDefault="006329FD" w:rsidP="006329FD">
      <w:r>
        <w:t>ATENCIÓN:</w:t>
      </w:r>
      <w:r>
        <w:tab/>
        <w:t>Sr. Darío Jaramillo</w:t>
      </w:r>
    </w:p>
    <w:p w:rsidR="006329FD" w:rsidRDefault="006329FD" w:rsidP="006329FD">
      <w:r>
        <w:tab/>
      </w:r>
      <w:r>
        <w:tab/>
        <w:t>Gerente.</w:t>
      </w:r>
    </w:p>
    <w:p w:rsidR="006329FD" w:rsidRDefault="006329FD" w:rsidP="006329FD"/>
    <w:p w:rsidR="006329FD" w:rsidRDefault="006329FD" w:rsidP="006329FD">
      <w:r>
        <w:t>Apreciado Don Darío:</w:t>
      </w:r>
    </w:p>
    <w:p w:rsidR="006329FD" w:rsidRDefault="006329FD" w:rsidP="006329FD"/>
    <w:p w:rsidR="006329FD" w:rsidRDefault="006329FD" w:rsidP="006329FD">
      <w:r>
        <w:t>Con la presente estamos solicitando el siguiente servicio de  IMPRESIÓN :</w:t>
      </w:r>
    </w:p>
    <w:p w:rsidR="006329FD" w:rsidRDefault="006329FD" w:rsidP="006329FD"/>
    <w:p w:rsidR="006329FD" w:rsidRDefault="006329FD" w:rsidP="006329FD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6329FD" w:rsidRDefault="006329FD" w:rsidP="006329FD">
      <w:r>
        <w:t xml:space="preserve">MATERIAL   :           Polipropileno  Semi-Tubular   de  </w:t>
      </w:r>
      <w:r w:rsidRPr="002720AA">
        <w:rPr>
          <w:b/>
        </w:rPr>
        <w:t>20 + 4</w:t>
      </w:r>
      <w:r>
        <w:t xml:space="preserve">     cms</w:t>
      </w:r>
    </w:p>
    <w:p w:rsidR="006329FD" w:rsidRDefault="006329FD" w:rsidP="006329FD">
      <w:r>
        <w:t>CLIBRE      :               1.4  ”</w:t>
      </w:r>
    </w:p>
    <w:p w:rsidR="006329FD" w:rsidRPr="00AD5DCF" w:rsidRDefault="006329FD" w:rsidP="006329FD">
      <w:pPr>
        <w:rPr>
          <w:b/>
        </w:rPr>
      </w:pPr>
      <w:r>
        <w:t>REFERENCIA:</w:t>
      </w:r>
      <w:r>
        <w:tab/>
      </w:r>
      <w:r>
        <w:rPr>
          <w:b/>
        </w:rPr>
        <w:t>CARMEL  INTERIOR  GRANDE  2</w:t>
      </w:r>
    </w:p>
    <w:p w:rsidR="006329FD" w:rsidRDefault="006329FD" w:rsidP="006329FD">
      <w:r>
        <w:t>CANTIDAD    :          110    Kg</w:t>
      </w:r>
    </w:p>
    <w:p w:rsidR="006329FD" w:rsidRDefault="006329FD" w:rsidP="006329FD">
      <w:r>
        <w:t>COLORES:</w:t>
      </w:r>
      <w:r>
        <w:tab/>
      </w:r>
      <w:r>
        <w:tab/>
        <w:t>2    (  BLANCO -  PANTONE  246 C  )</w:t>
      </w:r>
    </w:p>
    <w:p w:rsidR="006329FD" w:rsidRDefault="006329FD" w:rsidP="006329FD">
      <w:r>
        <w:t>CARAS:</w:t>
      </w:r>
      <w:r>
        <w:tab/>
      </w:r>
      <w:r>
        <w:tab/>
        <w:t>2  ( 2X2 – 2X2 )</w:t>
      </w:r>
    </w:p>
    <w:p w:rsidR="006329FD" w:rsidRDefault="006329FD" w:rsidP="006329FD">
      <w:r>
        <w:t>REPETICIÓN:</w:t>
      </w:r>
      <w:r>
        <w:tab/>
        <w:t>18</w:t>
      </w:r>
    </w:p>
    <w:p w:rsidR="006329FD" w:rsidRPr="007E24E2" w:rsidRDefault="006329FD" w:rsidP="006329FD">
      <w:pPr>
        <w:rPr>
          <w:b/>
        </w:rPr>
      </w:pPr>
      <w:r>
        <w:t>RODILLO:</w:t>
      </w:r>
      <w:r>
        <w:tab/>
      </w:r>
      <w:r>
        <w:tab/>
      </w:r>
      <w:r>
        <w:rPr>
          <w:b/>
        </w:rPr>
        <w:t>36</w:t>
      </w:r>
    </w:p>
    <w:p w:rsidR="006329FD" w:rsidRDefault="006329FD" w:rsidP="006329FD">
      <w:r>
        <w:t>BOLSA:</w:t>
      </w:r>
      <w:r>
        <w:tab/>
      </w:r>
      <w:r>
        <w:tab/>
        <w:t>18  X  20 + 4    cms de solapa  volada</w:t>
      </w:r>
    </w:p>
    <w:p w:rsidR="006329FD" w:rsidRDefault="006329FD" w:rsidP="006329FD">
      <w:r>
        <w:t>SELLADO:</w:t>
      </w:r>
      <w:r>
        <w:tab/>
      </w:r>
      <w:r>
        <w:tab/>
        <w:t>Para selle lateral.</w:t>
      </w:r>
    </w:p>
    <w:p w:rsidR="006329FD" w:rsidRDefault="006329FD" w:rsidP="006329FD"/>
    <w:p w:rsidR="006329FD" w:rsidRDefault="006329FD" w:rsidP="006329FD"/>
    <w:p w:rsidR="006329FD" w:rsidRDefault="006329FD" w:rsidP="006329FD">
      <w:r>
        <w:rPr>
          <w:b/>
          <w:bCs/>
          <w:u w:val="single"/>
        </w:rPr>
        <w:t>NOTA:</w:t>
      </w:r>
      <w:r>
        <w:t xml:space="preserve">  *   Los cyreles   EN SU PLANTA</w:t>
      </w:r>
    </w:p>
    <w:p w:rsidR="006329FD" w:rsidRDefault="006329FD" w:rsidP="006329FD">
      <w:pPr>
        <w:numPr>
          <w:ilvl w:val="0"/>
          <w:numId w:val="1"/>
        </w:numPr>
      </w:pPr>
      <w:r>
        <w:t>Se envían ARTE    para tonos y alturas</w:t>
      </w:r>
    </w:p>
    <w:p w:rsidR="006329FD" w:rsidRPr="00307118" w:rsidRDefault="006329FD" w:rsidP="006329FD">
      <w:pPr>
        <w:numPr>
          <w:ilvl w:val="0"/>
          <w:numId w:val="2"/>
        </w:numPr>
      </w:pPr>
      <w:r>
        <w:t xml:space="preserve">Se  envía el material de PP </w:t>
      </w:r>
      <w:r>
        <w:rPr>
          <w:b/>
        </w:rPr>
        <w:t xml:space="preserve">de  20 + 4 </w:t>
      </w:r>
      <w:r w:rsidRPr="00AD5DCF">
        <w:rPr>
          <w:b/>
        </w:rPr>
        <w:t xml:space="preserve">  cms</w:t>
      </w:r>
    </w:p>
    <w:p w:rsidR="006329FD" w:rsidRPr="00150D1A" w:rsidRDefault="006329FD" w:rsidP="006329FD">
      <w:pPr>
        <w:ind w:left="1860"/>
      </w:pPr>
    </w:p>
    <w:p w:rsidR="006329FD" w:rsidRDefault="006329FD" w:rsidP="006329FD">
      <w:pPr>
        <w:ind w:left="885"/>
      </w:pPr>
    </w:p>
    <w:p w:rsidR="006329FD" w:rsidRDefault="006329FD" w:rsidP="006329FD">
      <w:pPr>
        <w:ind w:left="885"/>
      </w:pPr>
    </w:p>
    <w:p w:rsidR="006329FD" w:rsidRDefault="006329FD" w:rsidP="006329FD">
      <w:r>
        <w:t>Agradezco la atención y colaboración prestada.</w:t>
      </w:r>
    </w:p>
    <w:p w:rsidR="006329FD" w:rsidRDefault="006329FD" w:rsidP="006329FD"/>
    <w:p w:rsidR="006329FD" w:rsidRDefault="006329FD" w:rsidP="006329FD"/>
    <w:p w:rsidR="006329FD" w:rsidRDefault="006329FD" w:rsidP="006329FD">
      <w:r>
        <w:t>Cordialmente,</w:t>
      </w:r>
    </w:p>
    <w:p w:rsidR="006329FD" w:rsidRDefault="006329FD" w:rsidP="006329FD"/>
    <w:p w:rsidR="006329FD" w:rsidRDefault="006329FD" w:rsidP="006329FD"/>
    <w:p w:rsidR="006329FD" w:rsidRDefault="006329FD" w:rsidP="006329FD"/>
    <w:p w:rsidR="006329FD" w:rsidRDefault="006329FD" w:rsidP="006329FD">
      <w:r>
        <w:t>RICARDO CASAS ZAPATA</w:t>
      </w:r>
    </w:p>
    <w:p w:rsidR="006329FD" w:rsidRDefault="006329FD" w:rsidP="006329FD">
      <w:r>
        <w:t>Director.</w:t>
      </w:r>
    </w:p>
    <w:p w:rsidR="006329FD" w:rsidRDefault="006329FD" w:rsidP="006329FD">
      <w:pPr>
        <w:rPr>
          <w:b/>
        </w:rPr>
      </w:pPr>
    </w:p>
    <w:p w:rsidR="006329FD" w:rsidRDefault="006329FD" w:rsidP="006329FD">
      <w:pPr>
        <w:rPr>
          <w:b/>
        </w:rPr>
      </w:pPr>
    </w:p>
    <w:p w:rsidR="00D637A5" w:rsidRDefault="00D637A5" w:rsidP="0042659C">
      <w:pPr>
        <w:rPr>
          <w:b/>
        </w:rPr>
      </w:pPr>
    </w:p>
    <w:p w:rsidR="006C2BD7" w:rsidRDefault="006C2BD7" w:rsidP="0042659C">
      <w:pPr>
        <w:rPr>
          <w:b/>
        </w:rPr>
      </w:pPr>
    </w:p>
    <w:p w:rsidR="006C2BD7" w:rsidRDefault="006C2BD7" w:rsidP="0042659C">
      <w:pPr>
        <w:rPr>
          <w:b/>
        </w:rPr>
      </w:pPr>
    </w:p>
    <w:p w:rsidR="006C2BD7" w:rsidRDefault="006C2BD7" w:rsidP="006C2BD7">
      <w:pPr>
        <w:rPr>
          <w:b/>
          <w:bCs/>
          <w:sz w:val="20"/>
        </w:rPr>
      </w:pPr>
    </w:p>
    <w:p w:rsidR="006C2BD7" w:rsidRDefault="006C2BD7" w:rsidP="006C2BD7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6C2BD7" w:rsidRDefault="006C2BD7" w:rsidP="006C2BD7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6C2BD7" w:rsidRDefault="006C2BD7" w:rsidP="006C2BD7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6C2BD7" w:rsidRDefault="006C2BD7" w:rsidP="006C2BD7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6C2BD7" w:rsidRDefault="006C2BD7" w:rsidP="006C2BD7"/>
    <w:p w:rsidR="006C2BD7" w:rsidRDefault="006C2BD7" w:rsidP="006C2BD7">
      <w:pPr>
        <w:pStyle w:val="Ttulo1"/>
      </w:pPr>
      <w:r>
        <w:t>ORDEN DE TRABAJO    N°     08232</w:t>
      </w:r>
    </w:p>
    <w:p w:rsidR="006C2BD7" w:rsidRDefault="006C2BD7" w:rsidP="006C2BD7"/>
    <w:p w:rsidR="006C2BD7" w:rsidRDefault="006C2BD7" w:rsidP="006C2BD7">
      <w:r>
        <w:t>FECHA:</w:t>
      </w:r>
      <w:r>
        <w:tab/>
        <w:t>Medellín,  Abril   12   de  2011</w:t>
      </w:r>
    </w:p>
    <w:p w:rsidR="006C2BD7" w:rsidRDefault="006C2BD7" w:rsidP="006C2BD7">
      <w:r>
        <w:t>PARA:</w:t>
      </w:r>
      <w:r>
        <w:tab/>
      </w:r>
      <w:r>
        <w:tab/>
        <w:t>PLÁSTICOS DARMA</w:t>
      </w:r>
    </w:p>
    <w:p w:rsidR="006C2BD7" w:rsidRDefault="006C2BD7" w:rsidP="006C2BD7">
      <w:r>
        <w:t>ATENCIÓN:</w:t>
      </w:r>
      <w:r>
        <w:tab/>
        <w:t>Sr. Darío Jaramillo</w:t>
      </w:r>
    </w:p>
    <w:p w:rsidR="006C2BD7" w:rsidRDefault="006C2BD7" w:rsidP="006C2BD7">
      <w:r>
        <w:tab/>
      </w:r>
      <w:r>
        <w:tab/>
        <w:t>Gerente.</w:t>
      </w:r>
    </w:p>
    <w:p w:rsidR="006C2BD7" w:rsidRDefault="006C2BD7" w:rsidP="006C2BD7"/>
    <w:p w:rsidR="006C2BD7" w:rsidRDefault="006C2BD7" w:rsidP="006C2BD7">
      <w:r>
        <w:t>Apreciado Don Darío  :</w:t>
      </w:r>
    </w:p>
    <w:p w:rsidR="006C2BD7" w:rsidRDefault="006C2BD7" w:rsidP="006C2BD7">
      <w:r>
        <w:t xml:space="preserve"> </w:t>
      </w:r>
    </w:p>
    <w:p w:rsidR="006C2BD7" w:rsidRDefault="006C2BD7" w:rsidP="006C2BD7">
      <w:r>
        <w:t>Con la presente estamos solicitando el siguiente servicio de  IMPRESION:</w:t>
      </w:r>
    </w:p>
    <w:p w:rsidR="006C2BD7" w:rsidRDefault="006C2BD7" w:rsidP="006C2BD7"/>
    <w:p w:rsidR="006C2BD7" w:rsidRDefault="006C2BD7" w:rsidP="006C2BD7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6C2BD7" w:rsidRDefault="006C2BD7" w:rsidP="006C2BD7">
      <w:pPr>
        <w:rPr>
          <w:b/>
          <w:bCs/>
          <w:u w:val="single"/>
        </w:rPr>
      </w:pPr>
    </w:p>
    <w:p w:rsidR="006C2BD7" w:rsidRDefault="006C2BD7" w:rsidP="006C2BD7">
      <w:r>
        <w:t>MATERIAL:</w:t>
      </w:r>
      <w:r>
        <w:tab/>
      </w:r>
      <w:r>
        <w:tab/>
        <w:t xml:space="preserve">Polietileno BAJA    </w:t>
      </w:r>
      <w:r>
        <w:rPr>
          <w:u w:val="single"/>
        </w:rPr>
        <w:t>Lamina</w:t>
      </w:r>
    </w:p>
    <w:p w:rsidR="006C2BD7" w:rsidRPr="003F0627" w:rsidRDefault="006C2BD7" w:rsidP="006C2BD7">
      <w:pPr>
        <w:rPr>
          <w:b/>
        </w:rPr>
      </w:pPr>
      <w:r>
        <w:t>MEDIDA:</w:t>
      </w:r>
      <w:r>
        <w:tab/>
      </w:r>
      <w:r>
        <w:tab/>
      </w:r>
      <w:r>
        <w:rPr>
          <w:b/>
        </w:rPr>
        <w:t>63</w:t>
      </w:r>
      <w:r w:rsidRPr="00743DF3">
        <w:rPr>
          <w:b/>
        </w:rPr>
        <w:t xml:space="preserve">     Cms</w:t>
      </w:r>
      <w:r>
        <w:t xml:space="preserve">.    </w:t>
      </w:r>
    </w:p>
    <w:p w:rsidR="006C2BD7" w:rsidRDefault="006C2BD7" w:rsidP="006C2BD7">
      <w:r>
        <w:t>CALIBRE:</w:t>
      </w:r>
      <w:r>
        <w:tab/>
      </w:r>
      <w:r>
        <w:tab/>
      </w:r>
      <w:r w:rsidRPr="000D4E06">
        <w:rPr>
          <w:b/>
        </w:rPr>
        <w:t>2.5</w:t>
      </w:r>
      <w:r w:rsidRPr="00BB2CA5">
        <w:rPr>
          <w:b/>
        </w:rPr>
        <w:t xml:space="preserve">  ”</w:t>
      </w:r>
    </w:p>
    <w:p w:rsidR="006C2BD7" w:rsidRDefault="006C2BD7" w:rsidP="006C2BD7">
      <w:r>
        <w:t>COLOR:</w:t>
      </w:r>
      <w:r>
        <w:tab/>
      </w:r>
      <w:r>
        <w:tab/>
        <w:t>Transparente</w:t>
      </w:r>
    </w:p>
    <w:p w:rsidR="006C2BD7" w:rsidRPr="00B24386" w:rsidRDefault="006C2BD7" w:rsidP="006C2BD7">
      <w:pPr>
        <w:rPr>
          <w:b/>
        </w:rPr>
      </w:pPr>
      <w:r>
        <w:t>TRATADO:</w:t>
      </w:r>
      <w:r>
        <w:tab/>
      </w:r>
      <w:r>
        <w:tab/>
        <w:t>1  Cara.</w:t>
      </w:r>
    </w:p>
    <w:p w:rsidR="006C2BD7" w:rsidRDefault="006C2BD7" w:rsidP="006C2BD7">
      <w:pPr>
        <w:rPr>
          <w:b/>
          <w:bCs/>
        </w:rPr>
      </w:pPr>
      <w:r>
        <w:t>CANTIDAD:</w:t>
      </w:r>
      <w:r>
        <w:tab/>
      </w:r>
      <w:r>
        <w:tab/>
      </w:r>
      <w:r>
        <w:rPr>
          <w:b/>
        </w:rPr>
        <w:t>200</w:t>
      </w:r>
      <w:r>
        <w:t xml:space="preserve">     Kg.</w:t>
      </w:r>
    </w:p>
    <w:p w:rsidR="006C2BD7" w:rsidRDefault="006C2BD7" w:rsidP="006C2BD7">
      <w:r>
        <w:t>COLORES:</w:t>
      </w:r>
      <w:r>
        <w:tab/>
      </w:r>
      <w:r>
        <w:tab/>
        <w:t>2  (  Negro -  Blanco  )</w:t>
      </w:r>
    </w:p>
    <w:p w:rsidR="006C2BD7" w:rsidRDefault="006C2BD7" w:rsidP="006C2BD7">
      <w:r>
        <w:t>CARAS:</w:t>
      </w:r>
      <w:r>
        <w:tab/>
      </w:r>
      <w:r>
        <w:tab/>
        <w:t>1  (2 x 1 )</w:t>
      </w:r>
    </w:p>
    <w:p w:rsidR="006C2BD7" w:rsidRDefault="006C2BD7" w:rsidP="006C2BD7">
      <w:r>
        <w:t>LAMINA:</w:t>
      </w:r>
      <w:r>
        <w:tab/>
      </w:r>
      <w:r>
        <w:tab/>
        <w:t xml:space="preserve">31   Cms  Refilada  </w:t>
      </w:r>
    </w:p>
    <w:p w:rsidR="006C2BD7" w:rsidRDefault="006C2BD7" w:rsidP="006C2BD7">
      <w:r>
        <w:t>RODILLO :                32</w:t>
      </w:r>
    </w:p>
    <w:p w:rsidR="006C2BD7" w:rsidRDefault="006C2BD7" w:rsidP="006C2BD7">
      <w:r>
        <w:t>REFILADO:</w:t>
      </w:r>
      <w:r>
        <w:tab/>
      </w:r>
      <w:r>
        <w:tab/>
        <w:t xml:space="preserve">31  cm  </w:t>
      </w:r>
    </w:p>
    <w:p w:rsidR="006C2BD7" w:rsidRPr="00523A67" w:rsidRDefault="006C2BD7" w:rsidP="006C2BD7">
      <w:pPr>
        <w:rPr>
          <w:sz w:val="22"/>
        </w:rPr>
      </w:pPr>
      <w:r>
        <w:t>FOTOCEL :</w:t>
      </w:r>
      <w:r>
        <w:tab/>
      </w:r>
      <w:r>
        <w:tab/>
        <w:t>Derecha</w:t>
      </w:r>
    </w:p>
    <w:p w:rsidR="006C2BD7" w:rsidRPr="00523A67" w:rsidRDefault="006C2BD7" w:rsidP="006C2BD7">
      <w:pPr>
        <w:rPr>
          <w:sz w:val="22"/>
        </w:rPr>
      </w:pPr>
      <w:r w:rsidRPr="00523A67">
        <w:rPr>
          <w:sz w:val="22"/>
        </w:rPr>
        <w:t>EMBOBINADO:</w:t>
      </w:r>
      <w:r w:rsidRPr="00523A67">
        <w:rPr>
          <w:sz w:val="22"/>
        </w:rPr>
        <w:tab/>
        <w:t xml:space="preserve">Numero  uno  </w:t>
      </w:r>
    </w:p>
    <w:p w:rsidR="006C2BD7" w:rsidRPr="00523A67" w:rsidRDefault="006C2BD7" w:rsidP="006C2BD7">
      <w:pPr>
        <w:rPr>
          <w:sz w:val="22"/>
        </w:rPr>
      </w:pPr>
      <w:r w:rsidRPr="00523A67">
        <w:rPr>
          <w:sz w:val="22"/>
        </w:rPr>
        <w:t>REFERENCIA:</w:t>
      </w:r>
      <w:r w:rsidRPr="00523A67">
        <w:rPr>
          <w:sz w:val="22"/>
        </w:rPr>
        <w:tab/>
      </w:r>
      <w:r w:rsidRPr="00523A67">
        <w:rPr>
          <w:b/>
          <w:sz w:val="22"/>
        </w:rPr>
        <w:t>FOTOCELDA PARA EMPAQUE</w:t>
      </w:r>
    </w:p>
    <w:p w:rsidR="006C2BD7" w:rsidRPr="00523A67" w:rsidRDefault="006C2BD7" w:rsidP="006C2BD7">
      <w:pPr>
        <w:rPr>
          <w:sz w:val="22"/>
        </w:rPr>
      </w:pPr>
    </w:p>
    <w:p w:rsidR="006C2BD7" w:rsidRPr="00523A67" w:rsidRDefault="006C2BD7" w:rsidP="006C2BD7">
      <w:pPr>
        <w:rPr>
          <w:sz w:val="22"/>
        </w:rPr>
      </w:pPr>
      <w:r w:rsidRPr="00523A67">
        <w:rPr>
          <w:b/>
          <w:sz w:val="22"/>
        </w:rPr>
        <w:tab/>
      </w:r>
      <w:r w:rsidRPr="00523A67">
        <w:rPr>
          <w:b/>
          <w:sz w:val="22"/>
        </w:rPr>
        <w:tab/>
      </w:r>
      <w:r w:rsidRPr="00523A67">
        <w:rPr>
          <w:b/>
          <w:sz w:val="22"/>
        </w:rPr>
        <w:tab/>
      </w:r>
    </w:p>
    <w:p w:rsidR="006C2BD7" w:rsidRPr="00523A67" w:rsidRDefault="006C2BD7" w:rsidP="006C2BD7">
      <w:pPr>
        <w:rPr>
          <w:sz w:val="22"/>
        </w:rPr>
      </w:pPr>
      <w:r w:rsidRPr="00523A67">
        <w:rPr>
          <w:b/>
          <w:bCs/>
          <w:sz w:val="22"/>
          <w:u w:val="single"/>
        </w:rPr>
        <w:t>NOTA:</w:t>
      </w:r>
      <w:r w:rsidRPr="00523A67">
        <w:rPr>
          <w:sz w:val="22"/>
        </w:rPr>
        <w:t xml:space="preserve">  - Los cyreles  se encuentran en su planta</w:t>
      </w:r>
    </w:p>
    <w:p w:rsidR="006C2BD7" w:rsidRDefault="006C2BD7" w:rsidP="006C2BD7">
      <w:pPr>
        <w:numPr>
          <w:ilvl w:val="0"/>
          <w:numId w:val="2"/>
        </w:numPr>
      </w:pPr>
      <w:r>
        <w:t>Altura  para empaquetadora automática</w:t>
      </w:r>
    </w:p>
    <w:p w:rsidR="006C2BD7" w:rsidRDefault="006C2BD7" w:rsidP="006C2BD7">
      <w:pPr>
        <w:numPr>
          <w:ilvl w:val="0"/>
          <w:numId w:val="2"/>
        </w:numPr>
      </w:pPr>
      <w:r>
        <w:t>Se envía  película en  lamina</w:t>
      </w:r>
    </w:p>
    <w:p w:rsidR="006C2BD7" w:rsidRDefault="006C2BD7" w:rsidP="006C2BD7">
      <w:pPr>
        <w:ind w:left="1860"/>
      </w:pPr>
    </w:p>
    <w:p w:rsidR="006C2BD7" w:rsidRDefault="006C2BD7" w:rsidP="006C2BD7">
      <w:pPr>
        <w:ind w:left="1500"/>
        <w:rPr>
          <w:b/>
        </w:rPr>
      </w:pPr>
    </w:p>
    <w:p w:rsidR="006C2BD7" w:rsidRDefault="006C2BD7" w:rsidP="006C2BD7">
      <w:r>
        <w:t>Agradezco la atención y colaboración prestada.</w:t>
      </w:r>
    </w:p>
    <w:p w:rsidR="006C2BD7" w:rsidRDefault="006C2BD7" w:rsidP="006C2BD7"/>
    <w:p w:rsidR="006C2BD7" w:rsidRDefault="006C2BD7" w:rsidP="006C2BD7"/>
    <w:p w:rsidR="006C2BD7" w:rsidRDefault="006C2BD7" w:rsidP="006C2BD7">
      <w:r>
        <w:t>Cordialmente,</w:t>
      </w:r>
    </w:p>
    <w:p w:rsidR="006C2BD7" w:rsidRDefault="006C2BD7" w:rsidP="006C2BD7"/>
    <w:p w:rsidR="006C2BD7" w:rsidRDefault="006C2BD7" w:rsidP="006C2BD7"/>
    <w:p w:rsidR="006C2BD7" w:rsidRDefault="006C2BD7" w:rsidP="006C2BD7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6C2BD7" w:rsidRDefault="006C2BD7" w:rsidP="006C2BD7">
      <w:r>
        <w:t>Director.</w:t>
      </w:r>
    </w:p>
    <w:p w:rsidR="006C2BD7" w:rsidRDefault="006C2BD7" w:rsidP="0042659C">
      <w:pPr>
        <w:rPr>
          <w:b/>
        </w:rPr>
      </w:pPr>
    </w:p>
    <w:p w:rsidR="007A259B" w:rsidRDefault="007A259B" w:rsidP="0042659C">
      <w:pPr>
        <w:rPr>
          <w:b/>
        </w:rPr>
      </w:pPr>
    </w:p>
    <w:p w:rsidR="007A259B" w:rsidRDefault="007A259B" w:rsidP="0042659C">
      <w:pPr>
        <w:rPr>
          <w:b/>
        </w:rPr>
      </w:pPr>
    </w:p>
    <w:p w:rsidR="007A259B" w:rsidRDefault="007A259B" w:rsidP="007A259B">
      <w:pPr>
        <w:rPr>
          <w:b/>
        </w:rPr>
      </w:pPr>
    </w:p>
    <w:p w:rsidR="007A259B" w:rsidRDefault="007A259B" w:rsidP="007A259B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7A259B" w:rsidRDefault="007A259B" w:rsidP="007A259B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7A259B" w:rsidRDefault="007A259B" w:rsidP="007A259B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– 144 </w:t>
      </w:r>
    </w:p>
    <w:p w:rsidR="007A259B" w:rsidRDefault="007A259B" w:rsidP="007A259B">
      <w:pPr>
        <w:rPr>
          <w:b/>
          <w:bCs/>
          <w:sz w:val="20"/>
        </w:rPr>
      </w:pPr>
      <w:r>
        <w:rPr>
          <w:b/>
          <w:bCs/>
          <w:sz w:val="20"/>
        </w:rPr>
        <w:t xml:space="preserve">TEL:   4 44 46 64  ITAGUI                                      </w:t>
      </w:r>
    </w:p>
    <w:p w:rsidR="007A259B" w:rsidRDefault="007A259B" w:rsidP="007A259B"/>
    <w:p w:rsidR="007A259B" w:rsidRDefault="007A259B" w:rsidP="007A259B">
      <w:pPr>
        <w:pStyle w:val="Ttulo1"/>
      </w:pPr>
      <w:r>
        <w:t>ORDEN DE TRABAJO N°      08231</w:t>
      </w:r>
    </w:p>
    <w:p w:rsidR="007A259B" w:rsidRPr="002E6298" w:rsidRDefault="007A259B" w:rsidP="007A259B"/>
    <w:p w:rsidR="007A259B" w:rsidRDefault="007A259B" w:rsidP="007A259B">
      <w:r>
        <w:t>FECHA:</w:t>
      </w:r>
      <w:r>
        <w:tab/>
        <w:t>Medellín, Abril   12   de  2011</w:t>
      </w:r>
    </w:p>
    <w:p w:rsidR="007A259B" w:rsidRDefault="007A259B" w:rsidP="007A259B">
      <w:r>
        <w:t>PARA:</w:t>
      </w:r>
      <w:r>
        <w:tab/>
      </w:r>
      <w:r>
        <w:tab/>
        <w:t>PLÁSTICOS DARMA</w:t>
      </w:r>
    </w:p>
    <w:p w:rsidR="007A259B" w:rsidRDefault="007A259B" w:rsidP="007A259B">
      <w:r>
        <w:t>ATENCIÓN:</w:t>
      </w:r>
      <w:r>
        <w:tab/>
        <w:t>Sr. Darío Jaramillo</w:t>
      </w:r>
    </w:p>
    <w:p w:rsidR="007A259B" w:rsidRDefault="007A259B" w:rsidP="007A259B">
      <w:r>
        <w:tab/>
      </w:r>
      <w:r>
        <w:tab/>
        <w:t>Gerente.</w:t>
      </w:r>
    </w:p>
    <w:p w:rsidR="007A259B" w:rsidRDefault="007A259B" w:rsidP="007A259B"/>
    <w:p w:rsidR="007A259B" w:rsidRDefault="007A259B" w:rsidP="007A259B">
      <w:r>
        <w:t>Apreciado Don Darío:</w:t>
      </w:r>
    </w:p>
    <w:p w:rsidR="007A259B" w:rsidRDefault="007A259B" w:rsidP="007A259B"/>
    <w:p w:rsidR="007A259B" w:rsidRDefault="007A259B" w:rsidP="007A259B">
      <w:r>
        <w:t>Con la presente estamos solicitando el siguiente servicio de  IMPRESION:</w:t>
      </w:r>
    </w:p>
    <w:p w:rsidR="007A259B" w:rsidRDefault="007A259B" w:rsidP="007A259B"/>
    <w:p w:rsidR="007A259B" w:rsidRDefault="007A259B" w:rsidP="007A259B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7A259B" w:rsidRDefault="007A259B" w:rsidP="007A259B">
      <w:r>
        <w:t xml:space="preserve">MATERIAL   :           Polipropileno LAMINA  de  </w:t>
      </w:r>
      <w:r>
        <w:rPr>
          <w:b/>
        </w:rPr>
        <w:t>66</w:t>
      </w:r>
      <w:r w:rsidRPr="001F09F9">
        <w:rPr>
          <w:b/>
        </w:rPr>
        <w:t xml:space="preserve"> </w:t>
      </w:r>
      <w:r w:rsidRPr="002830A8">
        <w:rPr>
          <w:b/>
        </w:rPr>
        <w:t xml:space="preserve"> </w:t>
      </w:r>
      <w:r>
        <w:t>cms</w:t>
      </w:r>
    </w:p>
    <w:p w:rsidR="007A259B" w:rsidRDefault="007A259B" w:rsidP="007A259B">
      <w:r>
        <w:t xml:space="preserve">CLIBRE      :               1.4  ” </w:t>
      </w:r>
    </w:p>
    <w:p w:rsidR="007A259B" w:rsidRDefault="007A259B" w:rsidP="007A259B">
      <w:r>
        <w:t>REFERENCIA:</w:t>
      </w:r>
      <w:r>
        <w:tab/>
      </w:r>
      <w:r>
        <w:rPr>
          <w:b/>
        </w:rPr>
        <w:t xml:space="preserve">PANECITOS </w:t>
      </w:r>
      <w:r w:rsidRPr="00883836">
        <w:rPr>
          <w:b/>
        </w:rPr>
        <w:t xml:space="preserve">  SOL DE ORIENTE</w:t>
      </w:r>
      <w:r>
        <w:rPr>
          <w:b/>
        </w:rPr>
        <w:tab/>
      </w:r>
      <w:r>
        <w:rPr>
          <w:b/>
        </w:rPr>
        <w:tab/>
      </w:r>
    </w:p>
    <w:p w:rsidR="007A259B" w:rsidRDefault="007A259B" w:rsidP="007A259B">
      <w:r>
        <w:t>CANTIDAD    :          70    Kg</w:t>
      </w:r>
    </w:p>
    <w:p w:rsidR="007A259B" w:rsidRDefault="007A259B" w:rsidP="007A259B">
      <w:r>
        <w:t>COLORES:</w:t>
      </w:r>
      <w:r>
        <w:tab/>
      </w:r>
      <w:r>
        <w:tab/>
        <w:t>5 (  según muestra )</w:t>
      </w:r>
    </w:p>
    <w:p w:rsidR="007A259B" w:rsidRDefault="007A259B" w:rsidP="007A259B">
      <w:r>
        <w:t>CARAS:</w:t>
      </w:r>
      <w:r>
        <w:tab/>
      </w:r>
      <w:r>
        <w:tab/>
        <w:t>2</w:t>
      </w:r>
    </w:p>
    <w:p w:rsidR="007A259B" w:rsidRDefault="007A259B" w:rsidP="007A259B">
      <w:r>
        <w:t>REPETICIÓN:</w:t>
      </w:r>
      <w:r>
        <w:tab/>
        <w:t>23  cms</w:t>
      </w:r>
    </w:p>
    <w:p w:rsidR="007A259B" w:rsidRDefault="007A259B" w:rsidP="007A259B">
      <w:r>
        <w:t>RODILLO:</w:t>
      </w:r>
      <w:r>
        <w:tab/>
      </w:r>
      <w:r>
        <w:tab/>
        <w:t>48</w:t>
      </w:r>
    </w:p>
    <w:p w:rsidR="007A259B" w:rsidRDefault="007A259B" w:rsidP="007A259B">
      <w:r>
        <w:t>BOLSA:</w:t>
      </w:r>
      <w:r>
        <w:tab/>
      </w:r>
      <w:r>
        <w:tab/>
      </w:r>
      <w:r>
        <w:rPr>
          <w:b/>
        </w:rPr>
        <w:t>23 x 30  + 2.5</w:t>
      </w:r>
      <w:r>
        <w:t xml:space="preserve">  cms     fuelle de  fondo</w:t>
      </w:r>
    </w:p>
    <w:p w:rsidR="007A259B" w:rsidRDefault="007A259B" w:rsidP="007A259B">
      <w:r>
        <w:t>SELLADO:</w:t>
      </w:r>
      <w:r>
        <w:tab/>
      </w:r>
      <w:r>
        <w:tab/>
        <w:t>Para selle lateral.</w:t>
      </w:r>
    </w:p>
    <w:p w:rsidR="007A259B" w:rsidRDefault="007A259B" w:rsidP="007A259B"/>
    <w:p w:rsidR="007A259B" w:rsidRDefault="007A259B" w:rsidP="007A259B"/>
    <w:p w:rsidR="007A259B" w:rsidRDefault="007A259B" w:rsidP="007A259B">
      <w:r>
        <w:rPr>
          <w:b/>
          <w:bCs/>
          <w:u w:val="single"/>
        </w:rPr>
        <w:t>NOTA:</w:t>
      </w:r>
      <w:r>
        <w:t xml:space="preserve">  * Los cyreles se encuentran  en su planta</w:t>
      </w:r>
    </w:p>
    <w:p w:rsidR="007A259B" w:rsidRDefault="007A259B" w:rsidP="007A259B">
      <w:pPr>
        <w:numPr>
          <w:ilvl w:val="0"/>
          <w:numId w:val="1"/>
        </w:numPr>
      </w:pPr>
      <w:r>
        <w:t>Se envían Plano  para tonos y alturas</w:t>
      </w:r>
    </w:p>
    <w:p w:rsidR="007A259B" w:rsidRDefault="007A259B" w:rsidP="007A259B">
      <w:pPr>
        <w:numPr>
          <w:ilvl w:val="0"/>
          <w:numId w:val="1"/>
        </w:numPr>
      </w:pPr>
      <w:r>
        <w:t>Colocar pie de imprenta</w:t>
      </w:r>
    </w:p>
    <w:p w:rsidR="007A259B" w:rsidRDefault="007A259B" w:rsidP="007A259B">
      <w:pPr>
        <w:numPr>
          <w:ilvl w:val="0"/>
          <w:numId w:val="1"/>
        </w:numPr>
        <w:rPr>
          <w:b/>
        </w:rPr>
      </w:pPr>
      <w:r>
        <w:rPr>
          <w:b/>
        </w:rPr>
        <w:t>Igual  ultima  Impresión</w:t>
      </w:r>
    </w:p>
    <w:p w:rsidR="007A259B" w:rsidRPr="00EA0244" w:rsidRDefault="007A259B" w:rsidP="007A259B">
      <w:pPr>
        <w:numPr>
          <w:ilvl w:val="0"/>
          <w:numId w:val="1"/>
        </w:numPr>
        <w:rPr>
          <w:b/>
        </w:rPr>
      </w:pPr>
      <w:r>
        <w:rPr>
          <w:b/>
        </w:rPr>
        <w:t xml:space="preserve">Se envía LAMINA  de  </w:t>
      </w:r>
      <w:smartTag w:uri="urn:schemas-microsoft-com:office:smarttags" w:element="metricconverter">
        <w:smartTagPr>
          <w:attr w:name="ProductID" w:val="66 cm"/>
        </w:smartTagPr>
        <w:r>
          <w:rPr>
            <w:b/>
          </w:rPr>
          <w:t>66 cm</w:t>
        </w:r>
      </w:smartTag>
      <w:r>
        <w:rPr>
          <w:b/>
        </w:rPr>
        <w:t xml:space="preserve">  </w:t>
      </w:r>
    </w:p>
    <w:p w:rsidR="007A259B" w:rsidRDefault="007A259B" w:rsidP="007A259B">
      <w:pPr>
        <w:ind w:left="1125"/>
        <w:rPr>
          <w:b/>
          <w:bCs/>
          <w:u w:val="single"/>
        </w:rPr>
      </w:pPr>
    </w:p>
    <w:p w:rsidR="007A259B" w:rsidRDefault="007A259B" w:rsidP="007A259B">
      <w:pPr>
        <w:ind w:left="885"/>
        <w:rPr>
          <w:b/>
          <w:bCs/>
          <w:u w:val="single"/>
        </w:rPr>
      </w:pPr>
    </w:p>
    <w:p w:rsidR="007A259B" w:rsidRDefault="007A259B" w:rsidP="007A259B">
      <w:r>
        <w:t>Agradezco la atención y colaboración prestada.</w:t>
      </w:r>
    </w:p>
    <w:p w:rsidR="007A259B" w:rsidRDefault="007A259B" w:rsidP="007A259B"/>
    <w:p w:rsidR="007A259B" w:rsidRDefault="007A259B" w:rsidP="007A259B"/>
    <w:p w:rsidR="007A259B" w:rsidRDefault="007A259B" w:rsidP="007A259B">
      <w:r>
        <w:t>Cordialmente,</w:t>
      </w:r>
    </w:p>
    <w:p w:rsidR="007A259B" w:rsidRDefault="007A259B" w:rsidP="007A259B"/>
    <w:p w:rsidR="007A259B" w:rsidRDefault="007A259B" w:rsidP="007A259B"/>
    <w:p w:rsidR="007A259B" w:rsidRDefault="007A259B" w:rsidP="007A259B"/>
    <w:p w:rsidR="007A259B" w:rsidRDefault="007A259B" w:rsidP="007A259B">
      <w:r>
        <w:t>RICARDO CASAS ZAPATA</w:t>
      </w:r>
    </w:p>
    <w:p w:rsidR="007A259B" w:rsidRDefault="007A259B" w:rsidP="007A259B">
      <w:r>
        <w:t>Director.</w:t>
      </w:r>
    </w:p>
    <w:p w:rsidR="007A259B" w:rsidRDefault="007A259B" w:rsidP="007A259B">
      <w:pPr>
        <w:rPr>
          <w:b/>
        </w:rPr>
      </w:pPr>
    </w:p>
    <w:p w:rsidR="007A259B" w:rsidRDefault="007A259B" w:rsidP="0042659C">
      <w:pPr>
        <w:rPr>
          <w:b/>
        </w:rPr>
      </w:pPr>
    </w:p>
    <w:p w:rsidR="002F768A" w:rsidRDefault="002F768A" w:rsidP="0042659C">
      <w:pPr>
        <w:rPr>
          <w:b/>
        </w:rPr>
      </w:pPr>
    </w:p>
    <w:p w:rsidR="002F768A" w:rsidRDefault="002F768A" w:rsidP="0042659C">
      <w:pPr>
        <w:rPr>
          <w:b/>
        </w:rPr>
      </w:pPr>
    </w:p>
    <w:p w:rsidR="002F768A" w:rsidRDefault="002F768A" w:rsidP="0042659C">
      <w:pPr>
        <w:rPr>
          <w:b/>
        </w:rPr>
      </w:pPr>
    </w:p>
    <w:p w:rsidR="002F768A" w:rsidRDefault="002F768A" w:rsidP="002F768A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2F768A" w:rsidRDefault="002F768A" w:rsidP="002F768A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2F768A" w:rsidRDefault="002F768A" w:rsidP="002F768A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2F768A" w:rsidRDefault="002F768A" w:rsidP="002F768A">
      <w:pPr>
        <w:rPr>
          <w:b/>
          <w:bCs/>
          <w:sz w:val="20"/>
        </w:rPr>
      </w:pPr>
      <w:r>
        <w:rPr>
          <w:b/>
          <w:bCs/>
          <w:sz w:val="20"/>
        </w:rPr>
        <w:t>TEL:  4 44 46 64  ITAGUI.</w:t>
      </w:r>
    </w:p>
    <w:p w:rsidR="002F768A" w:rsidRDefault="002F768A" w:rsidP="002F768A">
      <w:pPr>
        <w:rPr>
          <w:b/>
          <w:bCs/>
        </w:rPr>
      </w:pPr>
    </w:p>
    <w:p w:rsidR="002F768A" w:rsidRDefault="002F768A" w:rsidP="002F768A">
      <w:pPr>
        <w:rPr>
          <w:b/>
          <w:bCs/>
        </w:rPr>
      </w:pPr>
    </w:p>
    <w:p w:rsidR="002F768A" w:rsidRDefault="002F768A" w:rsidP="002F768A">
      <w:pPr>
        <w:pStyle w:val="Ttulo1"/>
      </w:pPr>
      <w:r>
        <w:t>ORDEN DE TRABAJO        N°      07585</w:t>
      </w:r>
    </w:p>
    <w:p w:rsidR="002F768A" w:rsidRDefault="002F768A" w:rsidP="002F768A"/>
    <w:p w:rsidR="002F768A" w:rsidRDefault="002F768A" w:rsidP="002F768A">
      <w:r>
        <w:t>FECHA:</w:t>
      </w:r>
      <w:r>
        <w:tab/>
        <w:t>Medellín, Abril  12   de   2011</w:t>
      </w:r>
    </w:p>
    <w:p w:rsidR="002F768A" w:rsidRDefault="002F768A" w:rsidP="002F768A">
      <w:r>
        <w:t>PARA:</w:t>
      </w:r>
      <w:r>
        <w:tab/>
      </w:r>
      <w:r>
        <w:tab/>
        <w:t>PLÁSTICOS DARMA</w:t>
      </w:r>
    </w:p>
    <w:p w:rsidR="002F768A" w:rsidRDefault="002F768A" w:rsidP="002F768A">
      <w:r>
        <w:t>ATENCIÓN:</w:t>
      </w:r>
      <w:r>
        <w:tab/>
        <w:t>Sr. Darío Jaramillo</w:t>
      </w:r>
    </w:p>
    <w:p w:rsidR="002F768A" w:rsidRDefault="002F768A" w:rsidP="002F768A">
      <w:r>
        <w:tab/>
      </w:r>
      <w:r>
        <w:tab/>
        <w:t>Gerente.</w:t>
      </w:r>
    </w:p>
    <w:p w:rsidR="002F768A" w:rsidRDefault="002F768A" w:rsidP="002F768A"/>
    <w:p w:rsidR="002F768A" w:rsidRDefault="002F768A" w:rsidP="002F768A">
      <w:r>
        <w:t>Apreciado Don Darío:</w:t>
      </w:r>
    </w:p>
    <w:p w:rsidR="002F768A" w:rsidRDefault="002F768A" w:rsidP="002F768A"/>
    <w:p w:rsidR="002F768A" w:rsidRDefault="002F768A" w:rsidP="002F768A">
      <w:r>
        <w:t>Con la presente estamos solicitando el siguiente material    :</w:t>
      </w:r>
    </w:p>
    <w:p w:rsidR="002F768A" w:rsidRDefault="002F768A" w:rsidP="002F768A"/>
    <w:p w:rsidR="002F768A" w:rsidRDefault="002F768A" w:rsidP="002F768A">
      <w:pPr>
        <w:rPr>
          <w:b/>
          <w:bCs/>
          <w:u w:val="single"/>
        </w:rPr>
      </w:pPr>
      <w:r>
        <w:rPr>
          <w:b/>
          <w:bCs/>
          <w:u w:val="single"/>
        </w:rPr>
        <w:t>IMPRESIÓN  :</w:t>
      </w:r>
    </w:p>
    <w:p w:rsidR="002F768A" w:rsidRDefault="002F768A" w:rsidP="002F768A"/>
    <w:p w:rsidR="002F768A" w:rsidRDefault="002F768A" w:rsidP="002F768A">
      <w:r>
        <w:t>MATERIAL:</w:t>
      </w:r>
      <w:r>
        <w:tab/>
      </w:r>
      <w:r>
        <w:tab/>
      </w:r>
      <w:r w:rsidRPr="00FE4325">
        <w:rPr>
          <w:b/>
        </w:rPr>
        <w:t>Lamina  BIO PP de   44   cms</w:t>
      </w:r>
    </w:p>
    <w:p w:rsidR="002F768A" w:rsidRDefault="002F768A" w:rsidP="002F768A">
      <w:r>
        <w:t>CALIBRE:</w:t>
      </w:r>
      <w:r>
        <w:tab/>
      </w:r>
      <w:r>
        <w:tab/>
      </w:r>
      <w:r w:rsidRPr="00FE4325">
        <w:rPr>
          <w:b/>
        </w:rPr>
        <w:t>25  micras</w:t>
      </w:r>
      <w:r>
        <w:t xml:space="preserve"> </w:t>
      </w:r>
    </w:p>
    <w:p w:rsidR="002F768A" w:rsidRDefault="002F768A" w:rsidP="002F768A">
      <w:r>
        <w:t>CANTIDAD:</w:t>
      </w:r>
      <w:r>
        <w:tab/>
      </w:r>
      <w:r>
        <w:tab/>
        <w:t>100    Kg</w:t>
      </w:r>
    </w:p>
    <w:p w:rsidR="002F768A" w:rsidRDefault="002F768A" w:rsidP="002F768A">
      <w:pPr>
        <w:rPr>
          <w:b/>
        </w:rPr>
      </w:pPr>
      <w:r>
        <w:t>REFERENCIA:</w:t>
      </w:r>
      <w:r>
        <w:tab/>
      </w:r>
      <w:r>
        <w:rPr>
          <w:b/>
        </w:rPr>
        <w:t>PAN  LECHE   SOL  DE  ORIENTE</w:t>
      </w:r>
    </w:p>
    <w:p w:rsidR="002F768A" w:rsidRDefault="002F768A" w:rsidP="002F768A">
      <w:r>
        <w:t>REPETICIÓN:</w:t>
      </w:r>
      <w:r>
        <w:tab/>
        <w:t>26     Cms.</w:t>
      </w:r>
    </w:p>
    <w:p w:rsidR="002F768A" w:rsidRDefault="002F768A" w:rsidP="002F768A">
      <w:r>
        <w:t xml:space="preserve">RODILLO  :               </w:t>
      </w:r>
      <w:r>
        <w:rPr>
          <w:b/>
        </w:rPr>
        <w:t>26</w:t>
      </w:r>
    </w:p>
    <w:p w:rsidR="002F768A" w:rsidRDefault="002F768A" w:rsidP="002F768A">
      <w:r>
        <w:t>IMPRESIÓN:</w:t>
      </w:r>
      <w:r>
        <w:tab/>
      </w:r>
      <w:r>
        <w:tab/>
        <w:t xml:space="preserve">1 cara   Lamina </w:t>
      </w:r>
    </w:p>
    <w:p w:rsidR="002F768A" w:rsidRDefault="002F768A" w:rsidP="002F768A">
      <w:r>
        <w:t>COLORES:</w:t>
      </w:r>
      <w:r>
        <w:tab/>
      </w:r>
      <w:r>
        <w:tab/>
        <w:t>4  (  SEGÚN  MUESTRA )</w:t>
      </w:r>
    </w:p>
    <w:p w:rsidR="002F768A" w:rsidRPr="00867012" w:rsidRDefault="002F768A" w:rsidP="002F768A">
      <w:pPr>
        <w:rPr>
          <w:b/>
        </w:rPr>
      </w:pPr>
      <w:r>
        <w:t>REFILADO:</w:t>
      </w:r>
      <w:r>
        <w:tab/>
      </w:r>
      <w:r>
        <w:tab/>
      </w:r>
      <w:r w:rsidRPr="00867012">
        <w:rPr>
          <w:b/>
        </w:rPr>
        <w:t xml:space="preserve">42.5     cms   </w:t>
      </w:r>
    </w:p>
    <w:p w:rsidR="002F768A" w:rsidRDefault="002F768A" w:rsidP="002F768A">
      <w:r>
        <w:t>ROLLOS :</w:t>
      </w:r>
      <w:r>
        <w:tab/>
      </w:r>
      <w:r>
        <w:tab/>
        <w:t>Empaquetadora</w:t>
      </w:r>
    </w:p>
    <w:p w:rsidR="002F768A" w:rsidRDefault="002F768A" w:rsidP="002F768A"/>
    <w:p w:rsidR="002F768A" w:rsidRDefault="002F768A" w:rsidP="002F768A"/>
    <w:p w:rsidR="002F768A" w:rsidRDefault="002F768A" w:rsidP="002F768A">
      <w:r>
        <w:rPr>
          <w:b/>
          <w:bCs/>
          <w:u w:val="single"/>
        </w:rPr>
        <w:t>NOTA:</w:t>
      </w:r>
      <w:r>
        <w:t xml:space="preserve">  - Se  envía muestra física para los tonos y alturas  de impresión.</w:t>
      </w:r>
    </w:p>
    <w:p w:rsidR="002F768A" w:rsidRDefault="002F768A" w:rsidP="002F768A">
      <w:pPr>
        <w:numPr>
          <w:ilvl w:val="0"/>
          <w:numId w:val="2"/>
        </w:numPr>
      </w:pPr>
      <w:r>
        <w:t>Se aprueba Impresión</w:t>
      </w:r>
    </w:p>
    <w:p w:rsidR="002F768A" w:rsidRDefault="002F768A" w:rsidP="002F768A">
      <w:pPr>
        <w:numPr>
          <w:ilvl w:val="0"/>
          <w:numId w:val="2"/>
        </w:numPr>
      </w:pPr>
      <w:r>
        <w:t>Cyreles  en  su  planta</w:t>
      </w:r>
    </w:p>
    <w:p w:rsidR="002F768A" w:rsidRDefault="002F768A" w:rsidP="002F768A">
      <w:pPr>
        <w:numPr>
          <w:ilvl w:val="0"/>
          <w:numId w:val="2"/>
        </w:numPr>
      </w:pPr>
    </w:p>
    <w:p w:rsidR="002F768A" w:rsidRPr="0093563A" w:rsidRDefault="002F768A" w:rsidP="002F768A">
      <w:pPr>
        <w:numPr>
          <w:ilvl w:val="0"/>
          <w:numId w:val="2"/>
        </w:numPr>
        <w:rPr>
          <w:b/>
        </w:rPr>
      </w:pPr>
      <w:r w:rsidRPr="0093563A">
        <w:rPr>
          <w:b/>
        </w:rPr>
        <w:t>CENTRAR EL LOGO EN LA FOTOCELDA</w:t>
      </w:r>
    </w:p>
    <w:p w:rsidR="002F768A" w:rsidRDefault="002F768A" w:rsidP="002F768A"/>
    <w:p w:rsidR="002F768A" w:rsidRDefault="002F768A" w:rsidP="002F768A"/>
    <w:p w:rsidR="002F768A" w:rsidRDefault="002F768A" w:rsidP="002F768A">
      <w:r>
        <w:t>Agradezco la atención y colaboración prestada.</w:t>
      </w:r>
    </w:p>
    <w:p w:rsidR="002F768A" w:rsidRDefault="002F768A" w:rsidP="002F768A"/>
    <w:p w:rsidR="002F768A" w:rsidRDefault="002F768A" w:rsidP="002F768A"/>
    <w:p w:rsidR="002F768A" w:rsidRDefault="002F768A" w:rsidP="002F768A"/>
    <w:p w:rsidR="002F768A" w:rsidRDefault="002F768A" w:rsidP="002F768A">
      <w:r>
        <w:t>Cordialmente,</w:t>
      </w:r>
    </w:p>
    <w:p w:rsidR="002F768A" w:rsidRDefault="002F768A" w:rsidP="002F768A"/>
    <w:p w:rsidR="002F768A" w:rsidRDefault="002F768A" w:rsidP="002F768A"/>
    <w:p w:rsidR="002F768A" w:rsidRDefault="002F768A" w:rsidP="002F768A">
      <w:r>
        <w:t>RICARDO CASAS ZAPATA</w:t>
      </w:r>
    </w:p>
    <w:p w:rsidR="002F768A" w:rsidRDefault="002F768A" w:rsidP="002F768A">
      <w:r>
        <w:t>Director.</w:t>
      </w:r>
    </w:p>
    <w:p w:rsidR="002F768A" w:rsidRDefault="002F768A" w:rsidP="0042659C">
      <w:pPr>
        <w:rPr>
          <w:b/>
        </w:rPr>
      </w:pPr>
    </w:p>
    <w:p w:rsidR="00F45A99" w:rsidRDefault="00F45A99" w:rsidP="0042659C">
      <w:pPr>
        <w:rPr>
          <w:b/>
        </w:rPr>
      </w:pPr>
    </w:p>
    <w:p w:rsidR="00F45A99" w:rsidRDefault="00F45A99" w:rsidP="0042659C">
      <w:pPr>
        <w:rPr>
          <w:b/>
        </w:rPr>
      </w:pPr>
    </w:p>
    <w:p w:rsidR="00F45A99" w:rsidRDefault="00F45A99" w:rsidP="00F45A99">
      <w:pPr>
        <w:rPr>
          <w:b/>
        </w:rPr>
      </w:pPr>
    </w:p>
    <w:p w:rsidR="00F45A99" w:rsidRDefault="00F45A99" w:rsidP="00F45A99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F45A99" w:rsidRDefault="00F45A99" w:rsidP="00F45A99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F45A99" w:rsidRDefault="00F45A99" w:rsidP="00F45A99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F45A99" w:rsidRDefault="00F45A99" w:rsidP="00F45A99">
      <w:pPr>
        <w:rPr>
          <w:b/>
          <w:bCs/>
          <w:sz w:val="20"/>
        </w:rPr>
      </w:pPr>
      <w:r>
        <w:rPr>
          <w:b/>
          <w:bCs/>
          <w:sz w:val="20"/>
        </w:rPr>
        <w:t>TEL:  4 44 46 64  ITAGUI.</w:t>
      </w:r>
    </w:p>
    <w:p w:rsidR="00F45A99" w:rsidRDefault="00F45A99" w:rsidP="00F45A99">
      <w:pPr>
        <w:rPr>
          <w:b/>
          <w:bCs/>
        </w:rPr>
      </w:pPr>
    </w:p>
    <w:p w:rsidR="00F45A99" w:rsidRDefault="00F45A99" w:rsidP="00F45A99">
      <w:pPr>
        <w:rPr>
          <w:b/>
          <w:bCs/>
        </w:rPr>
      </w:pPr>
    </w:p>
    <w:p w:rsidR="00F45A99" w:rsidRDefault="00F45A99" w:rsidP="00F45A99">
      <w:pPr>
        <w:pStyle w:val="Ttulo1"/>
      </w:pPr>
      <w:r>
        <w:t>ORDEN DE TRABAJO        N°      07586</w:t>
      </w:r>
    </w:p>
    <w:p w:rsidR="00F45A99" w:rsidRDefault="00F45A99" w:rsidP="00F45A99"/>
    <w:p w:rsidR="00F45A99" w:rsidRDefault="00F45A99" w:rsidP="00F45A99">
      <w:r>
        <w:t>FECHA:</w:t>
      </w:r>
      <w:r>
        <w:tab/>
        <w:t>Me</w:t>
      </w:r>
      <w:r w:rsidR="00FB22D4">
        <w:t>dellín, Abril   12   de    2011</w:t>
      </w:r>
    </w:p>
    <w:p w:rsidR="00F45A99" w:rsidRDefault="00F45A99" w:rsidP="00F45A99">
      <w:r>
        <w:t>PARA:</w:t>
      </w:r>
      <w:r>
        <w:tab/>
      </w:r>
      <w:r>
        <w:tab/>
        <w:t>PLÁSTICOS DARMA</w:t>
      </w:r>
    </w:p>
    <w:p w:rsidR="00F45A99" w:rsidRDefault="00F45A99" w:rsidP="00F45A99">
      <w:r>
        <w:t>ATENCIÓN:</w:t>
      </w:r>
      <w:r>
        <w:tab/>
        <w:t>Sr. Darío Jaramillo</w:t>
      </w:r>
    </w:p>
    <w:p w:rsidR="00F45A99" w:rsidRDefault="00F45A99" w:rsidP="00F45A99">
      <w:r>
        <w:tab/>
      </w:r>
      <w:r>
        <w:tab/>
        <w:t>Gerente.</w:t>
      </w:r>
    </w:p>
    <w:p w:rsidR="00F45A99" w:rsidRDefault="00F45A99" w:rsidP="00F45A99"/>
    <w:p w:rsidR="00F45A99" w:rsidRDefault="00F45A99" w:rsidP="00F45A99">
      <w:r>
        <w:t>Apreciado Don Darío:</w:t>
      </w:r>
    </w:p>
    <w:p w:rsidR="00F45A99" w:rsidRDefault="00F45A99" w:rsidP="00F45A99"/>
    <w:p w:rsidR="00F45A99" w:rsidRDefault="00F45A99" w:rsidP="00F45A99">
      <w:r>
        <w:t>Con la presente estamos solicitando el siguiente material    :</w:t>
      </w:r>
    </w:p>
    <w:p w:rsidR="00F45A99" w:rsidRDefault="00F45A99" w:rsidP="00F45A99"/>
    <w:p w:rsidR="00F45A99" w:rsidRDefault="00F45A99" w:rsidP="00F45A99">
      <w:pPr>
        <w:rPr>
          <w:b/>
          <w:bCs/>
          <w:u w:val="single"/>
        </w:rPr>
      </w:pPr>
      <w:r>
        <w:rPr>
          <w:b/>
          <w:bCs/>
          <w:u w:val="single"/>
        </w:rPr>
        <w:t>IMPRESIÓN  :</w:t>
      </w:r>
    </w:p>
    <w:p w:rsidR="00F45A99" w:rsidRDefault="00F45A99" w:rsidP="00F45A99"/>
    <w:p w:rsidR="00F45A99" w:rsidRDefault="00F45A99" w:rsidP="00F45A99">
      <w:r>
        <w:t>MATERIAL:</w:t>
      </w:r>
      <w:r>
        <w:tab/>
      </w:r>
      <w:r>
        <w:tab/>
      </w:r>
      <w:r w:rsidRPr="00FE4325">
        <w:rPr>
          <w:b/>
        </w:rPr>
        <w:t>Lamina  BIO PP de   44   cms</w:t>
      </w:r>
    </w:p>
    <w:p w:rsidR="00F45A99" w:rsidRDefault="00F45A99" w:rsidP="00F45A99">
      <w:r>
        <w:t>CALIBRE:</w:t>
      </w:r>
      <w:r>
        <w:tab/>
      </w:r>
      <w:r>
        <w:tab/>
      </w:r>
      <w:r w:rsidRPr="00FE4325">
        <w:rPr>
          <w:b/>
        </w:rPr>
        <w:t>25  micras</w:t>
      </w:r>
      <w:r>
        <w:t xml:space="preserve"> </w:t>
      </w:r>
    </w:p>
    <w:p w:rsidR="00F45A99" w:rsidRDefault="00FB22D4" w:rsidP="00F45A99">
      <w:r>
        <w:t>CANTIDAD:</w:t>
      </w:r>
      <w:r>
        <w:tab/>
      </w:r>
      <w:r>
        <w:tab/>
        <w:t>12</w:t>
      </w:r>
      <w:r w:rsidR="00F45A99">
        <w:t>0    Kg</w:t>
      </w:r>
    </w:p>
    <w:p w:rsidR="00F45A99" w:rsidRDefault="00F45A99" w:rsidP="00F45A99">
      <w:r>
        <w:t>REFERENCIA:</w:t>
      </w:r>
      <w:r>
        <w:tab/>
      </w:r>
      <w:r>
        <w:rPr>
          <w:b/>
        </w:rPr>
        <w:t>PAN QUESO SOL   DE ORIENTE</w:t>
      </w:r>
    </w:p>
    <w:p w:rsidR="00F45A99" w:rsidRDefault="00F45A99" w:rsidP="00F45A99">
      <w:r>
        <w:t>REPETICIÓN:</w:t>
      </w:r>
      <w:r>
        <w:tab/>
        <w:t>26     Cms.</w:t>
      </w:r>
    </w:p>
    <w:p w:rsidR="00F45A99" w:rsidRDefault="00F45A99" w:rsidP="00F45A99">
      <w:r>
        <w:t xml:space="preserve">RODILLO  :               </w:t>
      </w:r>
      <w:r>
        <w:rPr>
          <w:b/>
        </w:rPr>
        <w:t>26</w:t>
      </w:r>
    </w:p>
    <w:p w:rsidR="00F45A99" w:rsidRDefault="00F45A99" w:rsidP="00F45A99">
      <w:r>
        <w:t>IMPRESIÓN:</w:t>
      </w:r>
      <w:r>
        <w:tab/>
      </w:r>
      <w:r>
        <w:tab/>
        <w:t xml:space="preserve">1 cara   Lamina </w:t>
      </w:r>
    </w:p>
    <w:p w:rsidR="00F45A99" w:rsidRDefault="00F45A99" w:rsidP="00F45A99">
      <w:r>
        <w:t>COLORES:</w:t>
      </w:r>
      <w:r>
        <w:tab/>
      </w:r>
      <w:r>
        <w:tab/>
        <w:t>4  (  SEGÚN  MUESTRA )</w:t>
      </w:r>
    </w:p>
    <w:p w:rsidR="00F45A99" w:rsidRDefault="00F45A99" w:rsidP="00F45A99">
      <w:r>
        <w:t>REFILADO:</w:t>
      </w:r>
      <w:r>
        <w:tab/>
      </w:r>
      <w:r>
        <w:tab/>
        <w:t xml:space="preserve">43.5     cms   </w:t>
      </w:r>
    </w:p>
    <w:p w:rsidR="00F45A99" w:rsidRDefault="00F45A99" w:rsidP="00F45A99">
      <w:r>
        <w:t>ROLLOS :</w:t>
      </w:r>
      <w:r>
        <w:tab/>
      </w:r>
      <w:r>
        <w:tab/>
        <w:t>Empaquetadora</w:t>
      </w:r>
    </w:p>
    <w:p w:rsidR="00F45A99" w:rsidRDefault="00F45A99" w:rsidP="00F45A99"/>
    <w:p w:rsidR="00F45A99" w:rsidRDefault="00F45A99" w:rsidP="00F45A99"/>
    <w:p w:rsidR="00F45A99" w:rsidRDefault="00F45A99" w:rsidP="00F45A99">
      <w:r>
        <w:rPr>
          <w:b/>
          <w:bCs/>
          <w:u w:val="single"/>
        </w:rPr>
        <w:t>NOTA:</w:t>
      </w:r>
      <w:r>
        <w:t xml:space="preserve">  - Se  envía muestra física para los tonos y alturas  de impresión.</w:t>
      </w:r>
    </w:p>
    <w:p w:rsidR="00F45A99" w:rsidRDefault="00F45A99" w:rsidP="00F45A99">
      <w:pPr>
        <w:numPr>
          <w:ilvl w:val="0"/>
          <w:numId w:val="2"/>
        </w:numPr>
      </w:pPr>
      <w:r>
        <w:t>Se aprueba Impresión</w:t>
      </w:r>
    </w:p>
    <w:p w:rsidR="00F45A99" w:rsidRDefault="00F45A99" w:rsidP="00F45A99">
      <w:pPr>
        <w:numPr>
          <w:ilvl w:val="0"/>
          <w:numId w:val="2"/>
        </w:numPr>
      </w:pPr>
      <w:r>
        <w:t>Cyreles  en su  planta</w:t>
      </w:r>
    </w:p>
    <w:p w:rsidR="00BB34AF" w:rsidRDefault="00BB34AF" w:rsidP="00F45A99">
      <w:pPr>
        <w:numPr>
          <w:ilvl w:val="0"/>
          <w:numId w:val="2"/>
        </w:numPr>
      </w:pPr>
      <w:r>
        <w:t>IGUAL  ULTIMA IMPRESION</w:t>
      </w:r>
    </w:p>
    <w:p w:rsidR="00F45A99" w:rsidRDefault="00F45A99" w:rsidP="00F45A99"/>
    <w:p w:rsidR="00F45A99" w:rsidRDefault="00F45A99" w:rsidP="00F45A99"/>
    <w:p w:rsidR="00F45A99" w:rsidRDefault="00F45A99" w:rsidP="00F45A99"/>
    <w:p w:rsidR="00F45A99" w:rsidRDefault="00F45A99" w:rsidP="00F45A99">
      <w:r>
        <w:t>Agradezco la atención y colaboración prestada.</w:t>
      </w:r>
    </w:p>
    <w:p w:rsidR="00F45A99" w:rsidRDefault="00F45A99" w:rsidP="00F45A99"/>
    <w:p w:rsidR="00F45A99" w:rsidRDefault="00F45A99" w:rsidP="00F45A99"/>
    <w:p w:rsidR="00F45A99" w:rsidRDefault="00F45A99" w:rsidP="00F45A99"/>
    <w:p w:rsidR="00F45A99" w:rsidRDefault="00F45A99" w:rsidP="00F45A99"/>
    <w:p w:rsidR="00F45A99" w:rsidRDefault="00F45A99" w:rsidP="00F45A99">
      <w:r>
        <w:t>Cordialmente,</w:t>
      </w:r>
    </w:p>
    <w:p w:rsidR="00F45A99" w:rsidRDefault="00F45A99" w:rsidP="00F45A99"/>
    <w:p w:rsidR="00F45A99" w:rsidRDefault="00F45A99" w:rsidP="00F45A99"/>
    <w:p w:rsidR="00F45A99" w:rsidRDefault="00F45A99" w:rsidP="00F45A99">
      <w:r>
        <w:t>RICARDO CASAS ZAPATA</w:t>
      </w:r>
    </w:p>
    <w:p w:rsidR="00F45A99" w:rsidRDefault="00F45A99" w:rsidP="00F45A99">
      <w:r>
        <w:t>Director.</w:t>
      </w:r>
    </w:p>
    <w:p w:rsidR="00F45A99" w:rsidRDefault="00F45A99" w:rsidP="0042659C">
      <w:pPr>
        <w:rPr>
          <w:b/>
        </w:rPr>
      </w:pPr>
    </w:p>
    <w:p w:rsidR="00653D06" w:rsidRDefault="00653D06" w:rsidP="0042659C">
      <w:pPr>
        <w:rPr>
          <w:b/>
        </w:rPr>
      </w:pPr>
    </w:p>
    <w:p w:rsidR="00653D06" w:rsidRDefault="00653D06" w:rsidP="00653D06">
      <w:pPr>
        <w:rPr>
          <w:b/>
        </w:rPr>
      </w:pPr>
    </w:p>
    <w:p w:rsidR="00653D06" w:rsidRDefault="00653D06" w:rsidP="00653D06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653D06" w:rsidRDefault="00653D06" w:rsidP="00653D06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653D06" w:rsidRDefault="00653D06" w:rsidP="00653D06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653D06" w:rsidRDefault="00653D06" w:rsidP="00653D06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653D06" w:rsidRDefault="00653D06" w:rsidP="00653D06">
      <w:pPr>
        <w:rPr>
          <w:b/>
          <w:bCs/>
        </w:rPr>
      </w:pPr>
    </w:p>
    <w:p w:rsidR="00653D06" w:rsidRDefault="00653D06" w:rsidP="00653D06">
      <w:pPr>
        <w:pStyle w:val="Ttulo1"/>
      </w:pPr>
    </w:p>
    <w:p w:rsidR="00653D06" w:rsidRDefault="00653D06" w:rsidP="00653D06">
      <w:pPr>
        <w:pStyle w:val="Ttulo1"/>
      </w:pPr>
      <w:r>
        <w:t>ORDEN DE TRABAJO   N °      08241</w:t>
      </w:r>
    </w:p>
    <w:p w:rsidR="00653D06" w:rsidRDefault="00653D06" w:rsidP="00653D06"/>
    <w:p w:rsidR="00653D06" w:rsidRDefault="00653D06" w:rsidP="00653D06">
      <w:r>
        <w:t>FECHA:</w:t>
      </w:r>
      <w:r>
        <w:tab/>
        <w:t>Medellín,  Abril  14    de   2011</w:t>
      </w:r>
    </w:p>
    <w:p w:rsidR="00653D06" w:rsidRDefault="00653D06" w:rsidP="00653D06">
      <w:r>
        <w:t>PARA:</w:t>
      </w:r>
      <w:r>
        <w:tab/>
      </w:r>
      <w:r>
        <w:tab/>
        <w:t>PLÁSTICOS DARMA</w:t>
      </w:r>
    </w:p>
    <w:p w:rsidR="00653D06" w:rsidRDefault="00653D06" w:rsidP="00653D06">
      <w:r>
        <w:t>ATENCIÓN:</w:t>
      </w:r>
      <w:r>
        <w:tab/>
        <w:t>Sr. Darío Jaramillo</w:t>
      </w:r>
    </w:p>
    <w:p w:rsidR="00653D06" w:rsidRDefault="00653D06" w:rsidP="00653D06">
      <w:r>
        <w:tab/>
      </w:r>
      <w:r>
        <w:tab/>
        <w:t>Gerente.</w:t>
      </w:r>
    </w:p>
    <w:p w:rsidR="00653D06" w:rsidRDefault="00653D06" w:rsidP="00653D06"/>
    <w:p w:rsidR="00653D06" w:rsidRDefault="00653D06" w:rsidP="00653D06">
      <w:r>
        <w:t>Apreciado Don Darío:</w:t>
      </w:r>
    </w:p>
    <w:p w:rsidR="00653D06" w:rsidRPr="00D8653D" w:rsidRDefault="00653D06" w:rsidP="00653D06"/>
    <w:p w:rsidR="00653D06" w:rsidRDefault="00653D06" w:rsidP="00653D06">
      <w:r>
        <w:t>Con la presente estamos solicitando el siguiente servicio de  IMPRESIÓN :</w:t>
      </w:r>
    </w:p>
    <w:p w:rsidR="00653D06" w:rsidRDefault="00653D06" w:rsidP="00653D06"/>
    <w:p w:rsidR="00653D06" w:rsidRDefault="00653D06" w:rsidP="00653D06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653D06" w:rsidRDefault="00653D06" w:rsidP="00653D06">
      <w:pPr>
        <w:rPr>
          <w:b/>
          <w:bCs/>
        </w:rPr>
      </w:pPr>
    </w:p>
    <w:p w:rsidR="00653D06" w:rsidRPr="008249ED" w:rsidRDefault="00653D06" w:rsidP="00653D06">
      <w:pPr>
        <w:rPr>
          <w:b/>
        </w:rPr>
      </w:pPr>
      <w:r>
        <w:t xml:space="preserve">MATERIAL   :           Polipropileno  Tubular   de  </w:t>
      </w:r>
      <w:r w:rsidRPr="008249ED">
        <w:rPr>
          <w:b/>
        </w:rPr>
        <w:t>30    cms</w:t>
      </w:r>
    </w:p>
    <w:p w:rsidR="00653D06" w:rsidRDefault="00653D06" w:rsidP="00653D06">
      <w:r>
        <w:t>CLIBRE      :               1.4  ”</w:t>
      </w:r>
    </w:p>
    <w:p w:rsidR="00653D06" w:rsidRPr="00AD5DCF" w:rsidRDefault="00653D06" w:rsidP="00653D06">
      <w:pPr>
        <w:rPr>
          <w:b/>
        </w:rPr>
      </w:pPr>
      <w:r>
        <w:t>REFERENCIA:</w:t>
      </w:r>
      <w:r>
        <w:tab/>
      </w:r>
      <w:r>
        <w:rPr>
          <w:b/>
        </w:rPr>
        <w:t>CARMEL  MEDIANA 2</w:t>
      </w:r>
    </w:p>
    <w:p w:rsidR="00653D06" w:rsidRPr="00936C49" w:rsidRDefault="00653D06" w:rsidP="00653D06">
      <w:pPr>
        <w:rPr>
          <w:b/>
        </w:rPr>
      </w:pPr>
      <w:r>
        <w:t>CANTIDAD    :         500</w:t>
      </w:r>
      <w:r w:rsidRPr="00936C49">
        <w:rPr>
          <w:b/>
        </w:rPr>
        <w:t xml:space="preserve">   Kg</w:t>
      </w:r>
    </w:p>
    <w:p w:rsidR="00653D06" w:rsidRDefault="00653D06" w:rsidP="00653D06">
      <w:r>
        <w:t>COLORES:</w:t>
      </w:r>
      <w:r>
        <w:tab/>
      </w:r>
      <w:r>
        <w:tab/>
        <w:t>2   ( BLANCO – RUBINE RED C )</w:t>
      </w:r>
    </w:p>
    <w:p w:rsidR="00653D06" w:rsidRDefault="00653D06" w:rsidP="00653D06">
      <w:r>
        <w:t>CARAS:</w:t>
      </w:r>
      <w:r>
        <w:tab/>
      </w:r>
      <w:r>
        <w:tab/>
        <w:t>2  ( 2X2-2X2 )</w:t>
      </w:r>
    </w:p>
    <w:p w:rsidR="00653D06" w:rsidRDefault="00653D06" w:rsidP="00653D06">
      <w:r>
        <w:t>REPETICIÓN:</w:t>
      </w:r>
      <w:r>
        <w:tab/>
        <w:t>24.5</w:t>
      </w:r>
    </w:p>
    <w:p w:rsidR="00653D06" w:rsidRDefault="00653D06" w:rsidP="00653D06">
      <w:r>
        <w:t>RODILLO:</w:t>
      </w:r>
      <w:r>
        <w:tab/>
      </w:r>
      <w:r>
        <w:tab/>
        <w:t>25</w:t>
      </w:r>
    </w:p>
    <w:p w:rsidR="00653D06" w:rsidRDefault="00653D06" w:rsidP="00653D06">
      <w:r>
        <w:t>BOLSA:</w:t>
      </w:r>
      <w:r>
        <w:tab/>
      </w:r>
      <w:r>
        <w:tab/>
      </w:r>
      <w:r w:rsidRPr="008249ED">
        <w:rPr>
          <w:b/>
        </w:rPr>
        <w:t>24.5    X  28   +  5</w:t>
      </w:r>
      <w:r>
        <w:t xml:space="preserve">    cms  de solapa   Interna  pegada</w:t>
      </w:r>
    </w:p>
    <w:p w:rsidR="00653D06" w:rsidRDefault="00653D06" w:rsidP="00653D06">
      <w:r>
        <w:t>SELLADO:</w:t>
      </w:r>
      <w:r>
        <w:tab/>
      </w:r>
      <w:r>
        <w:tab/>
        <w:t>Para selle lateral.</w:t>
      </w:r>
    </w:p>
    <w:p w:rsidR="00653D06" w:rsidRDefault="00653D06" w:rsidP="00653D06"/>
    <w:p w:rsidR="00653D06" w:rsidRDefault="00653D06" w:rsidP="00653D06"/>
    <w:p w:rsidR="00653D06" w:rsidRDefault="00653D06" w:rsidP="00653D06">
      <w:r>
        <w:rPr>
          <w:b/>
          <w:bCs/>
          <w:u w:val="single"/>
        </w:rPr>
        <w:t>NOTA:</w:t>
      </w:r>
      <w:r>
        <w:t xml:space="preserve">  *   Los cyreles   EN SU  PLANTA</w:t>
      </w:r>
    </w:p>
    <w:p w:rsidR="00653D06" w:rsidRDefault="00653D06" w:rsidP="00653D06">
      <w:pPr>
        <w:numPr>
          <w:ilvl w:val="0"/>
          <w:numId w:val="1"/>
        </w:numPr>
      </w:pPr>
      <w:r>
        <w:t>Se envían ARTE    para tonos y alturas</w:t>
      </w:r>
    </w:p>
    <w:p w:rsidR="00653D06" w:rsidRPr="00307118" w:rsidRDefault="00653D06" w:rsidP="00653D06">
      <w:pPr>
        <w:numPr>
          <w:ilvl w:val="0"/>
          <w:numId w:val="2"/>
        </w:numPr>
      </w:pPr>
      <w:r>
        <w:t xml:space="preserve">Se  envía el material de PP </w:t>
      </w:r>
      <w:r>
        <w:rPr>
          <w:b/>
        </w:rPr>
        <w:t xml:space="preserve">de  30 </w:t>
      </w:r>
      <w:r w:rsidRPr="00AD5DCF">
        <w:rPr>
          <w:b/>
        </w:rPr>
        <w:t xml:space="preserve">  cms</w:t>
      </w:r>
    </w:p>
    <w:p w:rsidR="00653D06" w:rsidRDefault="00653D06" w:rsidP="00653D06">
      <w:pPr>
        <w:ind w:left="885"/>
      </w:pPr>
    </w:p>
    <w:p w:rsidR="00653D06" w:rsidRDefault="00653D06" w:rsidP="00653D06">
      <w:pPr>
        <w:ind w:left="885"/>
      </w:pPr>
    </w:p>
    <w:p w:rsidR="00653D06" w:rsidRDefault="00653D06" w:rsidP="00653D06">
      <w:r>
        <w:t>Agradezco la atención y colaboración prestada.</w:t>
      </w:r>
    </w:p>
    <w:p w:rsidR="00653D06" w:rsidRDefault="00653D06" w:rsidP="00653D06"/>
    <w:p w:rsidR="00653D06" w:rsidRDefault="00653D06" w:rsidP="00653D06"/>
    <w:p w:rsidR="00653D06" w:rsidRDefault="00653D06" w:rsidP="00653D06">
      <w:r>
        <w:t>Cordialmente,</w:t>
      </w:r>
    </w:p>
    <w:p w:rsidR="00653D06" w:rsidRDefault="00653D06" w:rsidP="00653D06"/>
    <w:p w:rsidR="00653D06" w:rsidRDefault="00653D06" w:rsidP="00653D06"/>
    <w:p w:rsidR="00653D06" w:rsidRDefault="00653D06" w:rsidP="00653D06"/>
    <w:p w:rsidR="00653D06" w:rsidRDefault="00653D06" w:rsidP="00653D06">
      <w:r>
        <w:t>RICARDO CASAS ZAPATA</w:t>
      </w:r>
    </w:p>
    <w:p w:rsidR="00653D06" w:rsidRDefault="00653D06" w:rsidP="00653D06">
      <w:r>
        <w:t>Director.</w:t>
      </w:r>
    </w:p>
    <w:p w:rsidR="00653D06" w:rsidRDefault="00653D06" w:rsidP="00653D06">
      <w:pPr>
        <w:rPr>
          <w:b/>
        </w:rPr>
      </w:pPr>
    </w:p>
    <w:p w:rsidR="00653D06" w:rsidRDefault="00653D06" w:rsidP="00653D06">
      <w:pPr>
        <w:rPr>
          <w:b/>
        </w:rPr>
      </w:pPr>
    </w:p>
    <w:p w:rsidR="00653D06" w:rsidRDefault="00653D06" w:rsidP="0042659C">
      <w:pPr>
        <w:rPr>
          <w:b/>
        </w:rPr>
      </w:pPr>
    </w:p>
    <w:p w:rsidR="00D740C1" w:rsidRDefault="00D740C1" w:rsidP="0042659C">
      <w:pPr>
        <w:rPr>
          <w:b/>
        </w:rPr>
      </w:pPr>
    </w:p>
    <w:p w:rsidR="00D740C1" w:rsidRDefault="00D740C1" w:rsidP="0042659C">
      <w:pPr>
        <w:rPr>
          <w:b/>
        </w:rPr>
      </w:pPr>
    </w:p>
    <w:p w:rsidR="00D740C1" w:rsidRDefault="00D740C1" w:rsidP="00D740C1">
      <w:pPr>
        <w:rPr>
          <w:b/>
        </w:rPr>
      </w:pPr>
    </w:p>
    <w:p w:rsidR="00D740C1" w:rsidRDefault="00D740C1" w:rsidP="00D740C1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D740C1" w:rsidRDefault="00D740C1" w:rsidP="00D740C1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D740C1" w:rsidRDefault="00D740C1" w:rsidP="00D740C1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D740C1" w:rsidRDefault="00D740C1" w:rsidP="00D740C1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D740C1" w:rsidRDefault="00D740C1" w:rsidP="00D740C1"/>
    <w:p w:rsidR="00D740C1" w:rsidRDefault="00D740C1" w:rsidP="00D740C1">
      <w:pPr>
        <w:pStyle w:val="Ttulo1"/>
      </w:pPr>
      <w:r>
        <w:t>ORDEN DE TRABAJO  N°     08253</w:t>
      </w:r>
    </w:p>
    <w:p w:rsidR="00D740C1" w:rsidRDefault="00D740C1" w:rsidP="00D740C1"/>
    <w:p w:rsidR="00D740C1" w:rsidRDefault="00D740C1" w:rsidP="00D740C1">
      <w:r>
        <w:t>FECHA:</w:t>
      </w:r>
      <w:r>
        <w:tab/>
        <w:t>Medellín,   Abril   15    de    2011</w:t>
      </w:r>
    </w:p>
    <w:p w:rsidR="00D740C1" w:rsidRDefault="00D740C1" w:rsidP="00D740C1">
      <w:r>
        <w:t>PARA:</w:t>
      </w:r>
      <w:r>
        <w:tab/>
      </w:r>
      <w:r>
        <w:tab/>
        <w:t>PLÁSTICOS DARMA</w:t>
      </w:r>
    </w:p>
    <w:p w:rsidR="00D740C1" w:rsidRDefault="00D740C1" w:rsidP="00D740C1">
      <w:r>
        <w:t>ATENCIÓN:</w:t>
      </w:r>
      <w:r>
        <w:tab/>
        <w:t>Sr. Darío Jaramillo</w:t>
      </w:r>
    </w:p>
    <w:p w:rsidR="00D740C1" w:rsidRDefault="00D740C1" w:rsidP="00D740C1">
      <w:r>
        <w:tab/>
      </w:r>
      <w:r>
        <w:tab/>
        <w:t>Gerente.</w:t>
      </w:r>
    </w:p>
    <w:p w:rsidR="00D740C1" w:rsidRDefault="00D740C1" w:rsidP="00D740C1"/>
    <w:p w:rsidR="00D740C1" w:rsidRDefault="00D740C1" w:rsidP="00D740C1">
      <w:r>
        <w:t>Apreciado Don Darío :</w:t>
      </w:r>
    </w:p>
    <w:p w:rsidR="00D740C1" w:rsidRDefault="00D740C1" w:rsidP="00D740C1">
      <w:r>
        <w:t xml:space="preserve"> </w:t>
      </w:r>
    </w:p>
    <w:p w:rsidR="00D740C1" w:rsidRDefault="00D740C1" w:rsidP="00D740C1">
      <w:r>
        <w:t>Con la presente estamos solicitando el siguiente servicio de EXTRUSION E IMPRESION:</w:t>
      </w:r>
    </w:p>
    <w:p w:rsidR="00D740C1" w:rsidRDefault="00D740C1" w:rsidP="00D740C1"/>
    <w:p w:rsidR="00D740C1" w:rsidRDefault="00D740C1" w:rsidP="00D740C1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D740C1" w:rsidRDefault="00D740C1" w:rsidP="00D740C1">
      <w:pPr>
        <w:rPr>
          <w:b/>
          <w:bCs/>
          <w:u w:val="single"/>
        </w:rPr>
      </w:pPr>
    </w:p>
    <w:p w:rsidR="00D740C1" w:rsidRDefault="00D740C1" w:rsidP="00D740C1">
      <w:r>
        <w:t>MATERIAL:</w:t>
      </w:r>
      <w:r>
        <w:tab/>
      </w:r>
      <w:r>
        <w:tab/>
        <w:t>Polietileno BAJA  lamina</w:t>
      </w:r>
    </w:p>
    <w:p w:rsidR="00D740C1" w:rsidRPr="003F0627" w:rsidRDefault="00D740C1" w:rsidP="00D740C1">
      <w:pPr>
        <w:rPr>
          <w:b/>
        </w:rPr>
      </w:pPr>
      <w:r>
        <w:t>MEDIDA:</w:t>
      </w:r>
      <w:r>
        <w:tab/>
      </w:r>
      <w:r>
        <w:tab/>
      </w:r>
      <w:r>
        <w:rPr>
          <w:b/>
        </w:rPr>
        <w:t>81  cm</w:t>
      </w:r>
    </w:p>
    <w:p w:rsidR="00D740C1" w:rsidRDefault="00D740C1" w:rsidP="00D740C1">
      <w:r>
        <w:t>CALIBRE:</w:t>
      </w:r>
      <w:r>
        <w:tab/>
      </w:r>
      <w:r>
        <w:tab/>
      </w:r>
      <w:r>
        <w:rPr>
          <w:b/>
        </w:rPr>
        <w:t xml:space="preserve">1.0   </w:t>
      </w:r>
      <w:r w:rsidRPr="00BB2CA5">
        <w:rPr>
          <w:b/>
        </w:rPr>
        <w:t>”</w:t>
      </w:r>
    </w:p>
    <w:p w:rsidR="00D740C1" w:rsidRDefault="00D740C1" w:rsidP="00D740C1">
      <w:r>
        <w:t>COLOR:</w:t>
      </w:r>
      <w:r>
        <w:tab/>
      </w:r>
      <w:r>
        <w:tab/>
        <w:t>Transparente</w:t>
      </w:r>
    </w:p>
    <w:p w:rsidR="00D740C1" w:rsidRDefault="00D740C1" w:rsidP="00D740C1">
      <w:r>
        <w:t>TRATADO:</w:t>
      </w:r>
      <w:r>
        <w:tab/>
      </w:r>
      <w:r>
        <w:tab/>
        <w:t>1  Cara.</w:t>
      </w:r>
    </w:p>
    <w:p w:rsidR="00D740C1" w:rsidRDefault="00D740C1" w:rsidP="00D740C1">
      <w:pPr>
        <w:rPr>
          <w:b/>
          <w:bCs/>
        </w:rPr>
      </w:pPr>
      <w:r>
        <w:t>CANTIDAD:</w:t>
      </w:r>
      <w:r>
        <w:tab/>
      </w:r>
      <w:r>
        <w:tab/>
        <w:t>500</w:t>
      </w:r>
      <w:r>
        <w:rPr>
          <w:b/>
        </w:rPr>
        <w:t xml:space="preserve"> </w:t>
      </w:r>
      <w:r>
        <w:t xml:space="preserve">    Kg.</w:t>
      </w:r>
      <w:r>
        <w:rPr>
          <w:b/>
          <w:bCs/>
        </w:rPr>
        <w:tab/>
      </w:r>
    </w:p>
    <w:p w:rsidR="00D740C1" w:rsidRDefault="00D740C1" w:rsidP="00D740C1">
      <w:r>
        <w:t>COLORES:</w:t>
      </w:r>
      <w:r>
        <w:tab/>
      </w:r>
      <w:r>
        <w:tab/>
        <w:t xml:space="preserve">3     (  Azul  </w:t>
      </w:r>
      <w:smartTag w:uri="urn:schemas-microsoft-com:office:smarttags" w:element="metricconverter">
        <w:smartTagPr>
          <w:attr w:name="ProductID" w:val="300 C"/>
        </w:smartTagPr>
        <w:r>
          <w:t>300 C</w:t>
        </w:r>
      </w:smartTag>
      <w:r>
        <w:t xml:space="preserve">  -  Blanco  -   Amarillo 109  C     )</w:t>
      </w:r>
    </w:p>
    <w:p w:rsidR="00D740C1" w:rsidRDefault="00D740C1" w:rsidP="00D740C1">
      <w:r>
        <w:t>CARAS:</w:t>
      </w:r>
      <w:r>
        <w:tab/>
      </w:r>
      <w:r>
        <w:tab/>
        <w:t>2  (  3 x 1  )</w:t>
      </w:r>
    </w:p>
    <w:p w:rsidR="00D740C1" w:rsidRDefault="00D740C1" w:rsidP="00D740C1">
      <w:r>
        <w:t>REPETICIÓN:</w:t>
      </w:r>
      <w:r>
        <w:tab/>
        <w:t xml:space="preserve">29    Cms. </w:t>
      </w:r>
    </w:p>
    <w:p w:rsidR="00D740C1" w:rsidRDefault="00D740C1" w:rsidP="00D740C1">
      <w:r>
        <w:t>BOLSA:</w:t>
      </w:r>
      <w:r>
        <w:tab/>
      </w:r>
      <w:r>
        <w:tab/>
        <w:t xml:space="preserve">29   X   40.5   cm  </w:t>
      </w:r>
    </w:p>
    <w:p w:rsidR="00D740C1" w:rsidRDefault="00D740C1" w:rsidP="00D740C1">
      <w:r>
        <w:t>RODILLO :                30</w:t>
      </w:r>
    </w:p>
    <w:p w:rsidR="00D740C1" w:rsidRDefault="00D740C1" w:rsidP="00D740C1">
      <w:r>
        <w:t>SELLADO:</w:t>
      </w:r>
      <w:r>
        <w:tab/>
      </w:r>
      <w:r>
        <w:tab/>
        <w:t xml:space="preserve">Lateral  </w:t>
      </w:r>
    </w:p>
    <w:p w:rsidR="00D740C1" w:rsidRPr="001F34F2" w:rsidRDefault="00D740C1" w:rsidP="00D740C1">
      <w:r w:rsidRPr="001F34F2">
        <w:t>REFERENCIA:</w:t>
      </w:r>
      <w:r w:rsidRPr="001F34F2">
        <w:tab/>
      </w:r>
      <w:r>
        <w:rPr>
          <w:b/>
        </w:rPr>
        <w:t>CHIQUITA  PREMIUM</w:t>
      </w:r>
    </w:p>
    <w:p w:rsidR="00D740C1" w:rsidRPr="001F34F2" w:rsidRDefault="00D740C1" w:rsidP="00D740C1"/>
    <w:p w:rsidR="00D740C1" w:rsidRPr="001F34F2" w:rsidRDefault="00D740C1" w:rsidP="00D740C1">
      <w:r w:rsidRPr="001F34F2">
        <w:rPr>
          <w:b/>
        </w:rPr>
        <w:tab/>
      </w:r>
      <w:r w:rsidRPr="001F34F2">
        <w:rPr>
          <w:b/>
        </w:rPr>
        <w:tab/>
      </w:r>
      <w:r w:rsidRPr="001F34F2">
        <w:rPr>
          <w:b/>
        </w:rPr>
        <w:tab/>
      </w:r>
    </w:p>
    <w:p w:rsidR="00D740C1" w:rsidRDefault="00D740C1" w:rsidP="00D740C1">
      <w:r>
        <w:rPr>
          <w:b/>
          <w:bCs/>
          <w:u w:val="single"/>
        </w:rPr>
        <w:t>NOTA:</w:t>
      </w:r>
      <w:r>
        <w:t xml:space="preserve">  - Los cyreles se  encuentran  en  su  planta.</w:t>
      </w:r>
    </w:p>
    <w:p w:rsidR="00D740C1" w:rsidRPr="00D41261" w:rsidRDefault="00D740C1" w:rsidP="00D740C1">
      <w:pPr>
        <w:numPr>
          <w:ilvl w:val="0"/>
          <w:numId w:val="2"/>
        </w:numPr>
        <w:ind w:left="1500"/>
        <w:rPr>
          <w:b/>
        </w:rPr>
      </w:pPr>
      <w:r>
        <w:t>Altura y tonos según   Arte</w:t>
      </w:r>
    </w:p>
    <w:p w:rsidR="00D740C1" w:rsidRDefault="00D740C1" w:rsidP="00D740C1">
      <w:pPr>
        <w:numPr>
          <w:ilvl w:val="0"/>
          <w:numId w:val="2"/>
        </w:numPr>
        <w:rPr>
          <w:b/>
        </w:rPr>
      </w:pPr>
      <w:r>
        <w:rPr>
          <w:b/>
        </w:rPr>
        <w:t>Colocar pie de Imprenta de P.U.</w:t>
      </w:r>
    </w:p>
    <w:p w:rsidR="00D740C1" w:rsidRDefault="00D740C1" w:rsidP="00D740C1">
      <w:pPr>
        <w:ind w:left="1860"/>
        <w:rPr>
          <w:b/>
          <w:sz w:val="28"/>
          <w:szCs w:val="28"/>
        </w:rPr>
      </w:pPr>
    </w:p>
    <w:p w:rsidR="00D740C1" w:rsidRDefault="00D740C1" w:rsidP="00D740C1">
      <w:pPr>
        <w:numPr>
          <w:ilvl w:val="0"/>
          <w:numId w:val="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Se  envía  película de PU.</w:t>
      </w:r>
    </w:p>
    <w:p w:rsidR="00D740C1" w:rsidRDefault="00D740C1" w:rsidP="00D740C1"/>
    <w:p w:rsidR="00D740C1" w:rsidRDefault="00D740C1" w:rsidP="00D740C1"/>
    <w:p w:rsidR="00D740C1" w:rsidRPr="00465B97" w:rsidRDefault="00D740C1" w:rsidP="00D740C1"/>
    <w:p w:rsidR="00D740C1" w:rsidRDefault="00D740C1" w:rsidP="00D740C1">
      <w:r>
        <w:t>Agradezco la atención y colaboración prestada.</w:t>
      </w:r>
    </w:p>
    <w:p w:rsidR="00D740C1" w:rsidRDefault="00D740C1" w:rsidP="00D740C1"/>
    <w:p w:rsidR="00D740C1" w:rsidRDefault="00D740C1" w:rsidP="00D740C1">
      <w:r>
        <w:t>Cordialmente,</w:t>
      </w:r>
    </w:p>
    <w:p w:rsidR="00D740C1" w:rsidRDefault="00D740C1" w:rsidP="00D740C1"/>
    <w:p w:rsidR="00D740C1" w:rsidRDefault="00D740C1" w:rsidP="00D740C1"/>
    <w:p w:rsidR="00D740C1" w:rsidRDefault="00D740C1" w:rsidP="00D740C1">
      <w:r>
        <w:t>RICARDO CASAS ZAPATA</w:t>
      </w:r>
    </w:p>
    <w:p w:rsidR="00D740C1" w:rsidRDefault="00D740C1" w:rsidP="00D740C1">
      <w:r>
        <w:t>Director.</w:t>
      </w:r>
    </w:p>
    <w:p w:rsidR="0041046F" w:rsidRDefault="0041046F" w:rsidP="0041046F">
      <w:pPr>
        <w:rPr>
          <w:b/>
        </w:rPr>
      </w:pPr>
    </w:p>
    <w:p w:rsidR="0041046F" w:rsidRDefault="0041046F" w:rsidP="0041046F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41046F" w:rsidRDefault="0041046F" w:rsidP="0041046F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41046F" w:rsidRDefault="0041046F" w:rsidP="0041046F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41046F" w:rsidRDefault="0041046F" w:rsidP="0041046F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41046F" w:rsidRDefault="0041046F" w:rsidP="0041046F">
      <w:pPr>
        <w:rPr>
          <w:b/>
          <w:bCs/>
        </w:rPr>
      </w:pPr>
    </w:p>
    <w:p w:rsidR="0041046F" w:rsidRDefault="0041046F" w:rsidP="0041046F">
      <w:pPr>
        <w:pStyle w:val="Ttulo1"/>
      </w:pPr>
    </w:p>
    <w:p w:rsidR="0041046F" w:rsidRDefault="0041046F" w:rsidP="0041046F">
      <w:pPr>
        <w:pStyle w:val="Ttulo1"/>
      </w:pPr>
      <w:r>
        <w:t>ORDEN DE TRABAJO  N °      08249</w:t>
      </w:r>
    </w:p>
    <w:p w:rsidR="0041046F" w:rsidRDefault="0041046F" w:rsidP="0041046F"/>
    <w:p w:rsidR="0041046F" w:rsidRDefault="0041046F" w:rsidP="0041046F">
      <w:r>
        <w:t>FECHA:</w:t>
      </w:r>
      <w:r>
        <w:tab/>
        <w:t>Medellín,  Abril  15   de   2011</w:t>
      </w:r>
    </w:p>
    <w:p w:rsidR="0041046F" w:rsidRDefault="0041046F" w:rsidP="0041046F">
      <w:r>
        <w:t>PARA:</w:t>
      </w:r>
      <w:r>
        <w:tab/>
      </w:r>
      <w:r>
        <w:tab/>
        <w:t>PLÁSTICOS DARMA</w:t>
      </w:r>
    </w:p>
    <w:p w:rsidR="0041046F" w:rsidRDefault="0041046F" w:rsidP="0041046F">
      <w:r>
        <w:t>ATENCIÓN:</w:t>
      </w:r>
      <w:r>
        <w:tab/>
        <w:t>Sr. Darío Jaramillo</w:t>
      </w:r>
    </w:p>
    <w:p w:rsidR="0041046F" w:rsidRDefault="0041046F" w:rsidP="0041046F">
      <w:r>
        <w:tab/>
      </w:r>
      <w:r>
        <w:tab/>
        <w:t>Gerente.</w:t>
      </w:r>
    </w:p>
    <w:p w:rsidR="0041046F" w:rsidRDefault="0041046F" w:rsidP="0041046F"/>
    <w:p w:rsidR="0041046F" w:rsidRDefault="0041046F" w:rsidP="0041046F">
      <w:r>
        <w:t>Apreciado Don Darío:</w:t>
      </w:r>
    </w:p>
    <w:p w:rsidR="0041046F" w:rsidRDefault="0041046F" w:rsidP="0041046F"/>
    <w:p w:rsidR="0041046F" w:rsidRDefault="0041046F" w:rsidP="0041046F">
      <w:r>
        <w:t>Con la presente estamos solicitando el siguiente servicio de  IMPRESIÓN:</w:t>
      </w:r>
    </w:p>
    <w:p w:rsidR="0041046F" w:rsidRDefault="0041046F" w:rsidP="0041046F"/>
    <w:p w:rsidR="0041046F" w:rsidRDefault="0041046F" w:rsidP="0041046F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41046F" w:rsidRDefault="0041046F" w:rsidP="0041046F">
      <w:r>
        <w:t xml:space="preserve">MATERIAL   :           Polipropileno   Tubular   de   </w:t>
      </w:r>
      <w:r>
        <w:rPr>
          <w:b/>
        </w:rPr>
        <w:t>30</w:t>
      </w:r>
      <w:r>
        <w:t xml:space="preserve">    cms</w:t>
      </w:r>
    </w:p>
    <w:p w:rsidR="0041046F" w:rsidRDefault="0041046F" w:rsidP="0041046F">
      <w:r>
        <w:t>CALIBRE      :           1.5  ”</w:t>
      </w:r>
    </w:p>
    <w:p w:rsidR="0041046F" w:rsidRPr="00AD5DCF" w:rsidRDefault="0041046F" w:rsidP="0041046F">
      <w:pPr>
        <w:rPr>
          <w:b/>
        </w:rPr>
      </w:pPr>
      <w:r>
        <w:t>REFERENCIA:</w:t>
      </w:r>
      <w:r>
        <w:tab/>
      </w:r>
      <w:r>
        <w:rPr>
          <w:b/>
        </w:rPr>
        <w:t>TEENS  2</w:t>
      </w:r>
    </w:p>
    <w:p w:rsidR="0041046F" w:rsidRDefault="0041046F" w:rsidP="0041046F">
      <w:pPr>
        <w:tabs>
          <w:tab w:val="left" w:pos="6663"/>
        </w:tabs>
      </w:pPr>
      <w:r>
        <w:t>CANTIDAD    :          300    Kg</w:t>
      </w:r>
    </w:p>
    <w:p w:rsidR="0041046F" w:rsidRDefault="0041046F" w:rsidP="0041046F">
      <w:r>
        <w:t>COLORES:</w:t>
      </w:r>
      <w:r>
        <w:tab/>
      </w:r>
      <w:r>
        <w:tab/>
        <w:t xml:space="preserve">2     </w:t>
      </w:r>
      <w:r w:rsidRPr="007F1676">
        <w:rPr>
          <w:b/>
        </w:rPr>
        <w:t>(BLANCO - RODAMINA )</w:t>
      </w:r>
    </w:p>
    <w:p w:rsidR="0041046F" w:rsidRDefault="0041046F" w:rsidP="0041046F">
      <w:r>
        <w:t>CARAS:</w:t>
      </w:r>
      <w:r>
        <w:tab/>
      </w:r>
      <w:r>
        <w:tab/>
        <w:t xml:space="preserve">1  </w:t>
      </w:r>
    </w:p>
    <w:p w:rsidR="0041046F" w:rsidRDefault="0041046F" w:rsidP="0041046F">
      <w:r>
        <w:t>REPETICIÓN:</w:t>
      </w:r>
      <w:r>
        <w:tab/>
        <w:t>24.5</w:t>
      </w:r>
    </w:p>
    <w:p w:rsidR="0041046F" w:rsidRPr="007E24E2" w:rsidRDefault="0041046F" w:rsidP="0041046F">
      <w:pPr>
        <w:rPr>
          <w:b/>
        </w:rPr>
      </w:pPr>
      <w:r>
        <w:t>RODILLO:</w:t>
      </w:r>
      <w:r>
        <w:tab/>
      </w:r>
      <w:r>
        <w:tab/>
      </w:r>
      <w:r>
        <w:rPr>
          <w:b/>
        </w:rPr>
        <w:t>25</w:t>
      </w:r>
    </w:p>
    <w:p w:rsidR="0041046F" w:rsidRDefault="0041046F" w:rsidP="0041046F">
      <w:r>
        <w:t>BOLSA:</w:t>
      </w:r>
      <w:r>
        <w:tab/>
      </w:r>
      <w:r>
        <w:tab/>
        <w:t>24.5  X  28 + 5    cms   de  Solapa Interna.</w:t>
      </w:r>
    </w:p>
    <w:p w:rsidR="0041046F" w:rsidRDefault="0041046F" w:rsidP="0041046F">
      <w:r>
        <w:t>SELLADO:</w:t>
      </w:r>
      <w:r>
        <w:tab/>
      </w:r>
      <w:r>
        <w:tab/>
        <w:t>Para selle lateral.</w:t>
      </w:r>
    </w:p>
    <w:p w:rsidR="0041046F" w:rsidRDefault="0041046F" w:rsidP="0041046F"/>
    <w:p w:rsidR="0041046F" w:rsidRDefault="0041046F" w:rsidP="0041046F"/>
    <w:p w:rsidR="0041046F" w:rsidRDefault="0041046F" w:rsidP="0041046F">
      <w:r>
        <w:rPr>
          <w:b/>
          <w:bCs/>
          <w:u w:val="single"/>
        </w:rPr>
        <w:t>NOTA:</w:t>
      </w:r>
      <w:r>
        <w:t xml:space="preserve">  *   Los cyreles   NUEVOS EN SU PLANTA</w:t>
      </w:r>
    </w:p>
    <w:p w:rsidR="0041046F" w:rsidRDefault="0041046F" w:rsidP="0041046F">
      <w:pPr>
        <w:numPr>
          <w:ilvl w:val="0"/>
          <w:numId w:val="1"/>
        </w:numPr>
      </w:pPr>
      <w:r>
        <w:t>Se envían ARTE    para tonos y alturas</w:t>
      </w:r>
    </w:p>
    <w:p w:rsidR="0041046F" w:rsidRPr="00B11BD2" w:rsidRDefault="0041046F" w:rsidP="0041046F">
      <w:pPr>
        <w:numPr>
          <w:ilvl w:val="0"/>
          <w:numId w:val="2"/>
        </w:numPr>
      </w:pPr>
      <w:r>
        <w:t xml:space="preserve">Se  envía el material de PP </w:t>
      </w:r>
      <w:r>
        <w:rPr>
          <w:b/>
        </w:rPr>
        <w:t xml:space="preserve">de  30 </w:t>
      </w:r>
      <w:r w:rsidRPr="00AD5DCF">
        <w:rPr>
          <w:b/>
        </w:rPr>
        <w:t xml:space="preserve">  cms</w:t>
      </w:r>
    </w:p>
    <w:p w:rsidR="0041046F" w:rsidRPr="005574BF" w:rsidRDefault="0041046F" w:rsidP="0041046F">
      <w:pPr>
        <w:ind w:left="1500"/>
      </w:pPr>
    </w:p>
    <w:p w:rsidR="0041046F" w:rsidRPr="00150D1A" w:rsidRDefault="0041046F" w:rsidP="0041046F">
      <w:pPr>
        <w:ind w:left="1860"/>
      </w:pPr>
    </w:p>
    <w:p w:rsidR="0041046F" w:rsidRDefault="0041046F" w:rsidP="0041046F">
      <w:pPr>
        <w:ind w:left="885"/>
      </w:pPr>
    </w:p>
    <w:p w:rsidR="0041046F" w:rsidRDefault="0041046F" w:rsidP="0041046F">
      <w:pPr>
        <w:ind w:left="885"/>
      </w:pPr>
    </w:p>
    <w:p w:rsidR="0041046F" w:rsidRDefault="0041046F" w:rsidP="0041046F">
      <w:r>
        <w:t>Agradezco la atención y colaboración prestada.</w:t>
      </w:r>
    </w:p>
    <w:p w:rsidR="0041046F" w:rsidRDefault="0041046F" w:rsidP="0041046F"/>
    <w:p w:rsidR="0041046F" w:rsidRDefault="0041046F" w:rsidP="0041046F"/>
    <w:p w:rsidR="0041046F" w:rsidRDefault="0041046F" w:rsidP="0041046F">
      <w:r>
        <w:t>Cordialmente,</w:t>
      </w:r>
    </w:p>
    <w:p w:rsidR="0041046F" w:rsidRDefault="0041046F" w:rsidP="0041046F"/>
    <w:p w:rsidR="0041046F" w:rsidRDefault="0041046F" w:rsidP="0041046F"/>
    <w:p w:rsidR="0041046F" w:rsidRDefault="0041046F" w:rsidP="0041046F"/>
    <w:p w:rsidR="0041046F" w:rsidRDefault="0041046F" w:rsidP="0041046F">
      <w:r>
        <w:t>RICARDO CASAS ZAPATA</w:t>
      </w:r>
    </w:p>
    <w:p w:rsidR="0041046F" w:rsidRDefault="0041046F" w:rsidP="0041046F">
      <w:r>
        <w:t>Director</w:t>
      </w:r>
    </w:p>
    <w:p w:rsidR="0041046F" w:rsidRDefault="0041046F" w:rsidP="0041046F">
      <w:pPr>
        <w:rPr>
          <w:b/>
        </w:rPr>
      </w:pPr>
    </w:p>
    <w:p w:rsidR="0041046F" w:rsidRDefault="0041046F" w:rsidP="0041046F">
      <w:pPr>
        <w:rPr>
          <w:b/>
        </w:rPr>
      </w:pPr>
    </w:p>
    <w:p w:rsidR="00D740C1" w:rsidRDefault="00D740C1" w:rsidP="0042659C">
      <w:pPr>
        <w:rPr>
          <w:b/>
        </w:rPr>
      </w:pPr>
    </w:p>
    <w:p w:rsidR="003D4BBA" w:rsidRDefault="003D4BBA" w:rsidP="0042659C">
      <w:pPr>
        <w:rPr>
          <w:b/>
        </w:rPr>
      </w:pPr>
    </w:p>
    <w:p w:rsidR="003D4BBA" w:rsidRDefault="003D4BBA" w:rsidP="003D4BBA">
      <w:pPr>
        <w:tabs>
          <w:tab w:val="left" w:pos="2340"/>
        </w:tabs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3D4BBA" w:rsidRDefault="003D4BBA" w:rsidP="003D4BBA">
      <w:pPr>
        <w:tabs>
          <w:tab w:val="left" w:pos="2340"/>
        </w:tabs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3D4BBA" w:rsidRDefault="003D4BBA" w:rsidP="003D4BBA">
      <w:pPr>
        <w:tabs>
          <w:tab w:val="left" w:pos="2340"/>
        </w:tabs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3D4BBA" w:rsidRDefault="003D4BBA" w:rsidP="003D4BBA">
      <w:pPr>
        <w:tabs>
          <w:tab w:val="left" w:pos="2340"/>
        </w:tabs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3D4BBA" w:rsidRDefault="003D4BBA" w:rsidP="003D4BBA">
      <w:pPr>
        <w:tabs>
          <w:tab w:val="left" w:pos="2340"/>
        </w:tabs>
        <w:rPr>
          <w:b/>
          <w:bCs/>
        </w:rPr>
      </w:pPr>
    </w:p>
    <w:p w:rsidR="003D4BBA" w:rsidRDefault="003D4BBA" w:rsidP="003D4BBA">
      <w:pPr>
        <w:pStyle w:val="Ttulo1"/>
      </w:pPr>
    </w:p>
    <w:p w:rsidR="003D4BBA" w:rsidRDefault="003D4BBA" w:rsidP="003D4BBA">
      <w:pPr>
        <w:pStyle w:val="Ttulo1"/>
      </w:pPr>
      <w:r>
        <w:t>ORDEN DE TRABAJO  N°     08167.2</w:t>
      </w:r>
    </w:p>
    <w:p w:rsidR="003D4BBA" w:rsidRDefault="003D4BBA" w:rsidP="003D4BBA"/>
    <w:p w:rsidR="003D4BBA" w:rsidRDefault="003D4BBA" w:rsidP="003D4BBA">
      <w:r>
        <w:t>FECHA:</w:t>
      </w:r>
      <w:r>
        <w:tab/>
        <w:t>Medellín,  Abril   15   de   2011</w:t>
      </w:r>
    </w:p>
    <w:p w:rsidR="003D4BBA" w:rsidRDefault="003D4BBA" w:rsidP="003D4BBA">
      <w:r>
        <w:t>PARA:</w:t>
      </w:r>
      <w:r>
        <w:tab/>
      </w:r>
      <w:r>
        <w:tab/>
        <w:t>PLÁSTICOS DARMA</w:t>
      </w:r>
    </w:p>
    <w:p w:rsidR="003D4BBA" w:rsidRDefault="003D4BBA" w:rsidP="003D4BBA">
      <w:r>
        <w:t>ATENCIÓN:</w:t>
      </w:r>
      <w:r>
        <w:tab/>
        <w:t>Sr. Darío Jaramillo</w:t>
      </w:r>
    </w:p>
    <w:p w:rsidR="003D4BBA" w:rsidRDefault="003D4BBA" w:rsidP="003D4BBA">
      <w:r>
        <w:tab/>
      </w:r>
      <w:r>
        <w:tab/>
        <w:t>Gerente.</w:t>
      </w:r>
    </w:p>
    <w:p w:rsidR="003D4BBA" w:rsidRDefault="003D4BBA" w:rsidP="003D4BBA"/>
    <w:p w:rsidR="003D4BBA" w:rsidRDefault="003D4BBA" w:rsidP="003D4BBA">
      <w:r>
        <w:t>Apreciado Don Darío :</w:t>
      </w:r>
    </w:p>
    <w:p w:rsidR="003D4BBA" w:rsidRDefault="003D4BBA" w:rsidP="003D4BBA">
      <w:r>
        <w:t xml:space="preserve"> </w:t>
      </w:r>
    </w:p>
    <w:p w:rsidR="003D4BBA" w:rsidRDefault="003D4BBA" w:rsidP="003D4BBA">
      <w:r>
        <w:t xml:space="preserve">Con la presente estamos solicitando el siguiente servicio de  </w:t>
      </w:r>
      <w:r w:rsidRPr="0021495C">
        <w:rPr>
          <w:u w:val="single"/>
        </w:rPr>
        <w:t>IMPRESION</w:t>
      </w:r>
      <w:r>
        <w:t>:</w:t>
      </w:r>
    </w:p>
    <w:p w:rsidR="003D4BBA" w:rsidRDefault="003D4BBA" w:rsidP="003D4BBA"/>
    <w:p w:rsidR="003D4BBA" w:rsidRDefault="003D4BBA" w:rsidP="003D4BBA">
      <w:pPr>
        <w:rPr>
          <w:b/>
          <w:bCs/>
          <w:u w:val="single"/>
        </w:rPr>
      </w:pPr>
    </w:p>
    <w:p w:rsidR="003D4BBA" w:rsidRDefault="003D4BBA" w:rsidP="003D4BBA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3D4BBA" w:rsidRDefault="003D4BBA" w:rsidP="003D4BBA"/>
    <w:p w:rsidR="003D4BBA" w:rsidRDefault="003D4BBA" w:rsidP="003D4BBA">
      <w:r>
        <w:t>MATERIAL:</w:t>
      </w:r>
      <w:r>
        <w:tab/>
      </w:r>
      <w:r>
        <w:tab/>
        <w:t>Polietileno BAJA  LAMINA</w:t>
      </w:r>
    </w:p>
    <w:p w:rsidR="003D4BBA" w:rsidRPr="003F0627" w:rsidRDefault="003D4BBA" w:rsidP="003D4BBA">
      <w:pPr>
        <w:rPr>
          <w:b/>
        </w:rPr>
      </w:pPr>
      <w:r>
        <w:t>MEDIDA:</w:t>
      </w:r>
      <w:r>
        <w:tab/>
      </w:r>
      <w:r>
        <w:tab/>
      </w:r>
      <w:r>
        <w:rPr>
          <w:b/>
        </w:rPr>
        <w:t>46</w:t>
      </w:r>
      <w:r w:rsidRPr="00743DF3">
        <w:rPr>
          <w:b/>
        </w:rPr>
        <w:t xml:space="preserve">    Cms</w:t>
      </w:r>
      <w:r>
        <w:t xml:space="preserve">. </w:t>
      </w:r>
    </w:p>
    <w:p w:rsidR="003D4BBA" w:rsidRDefault="003D4BBA" w:rsidP="003D4BBA">
      <w:r>
        <w:t>CALIBRE:</w:t>
      </w:r>
      <w:r>
        <w:tab/>
      </w:r>
      <w:r>
        <w:tab/>
      </w:r>
      <w:r>
        <w:rPr>
          <w:b/>
        </w:rPr>
        <w:t xml:space="preserve">3.0 </w:t>
      </w:r>
      <w:r w:rsidRPr="00BB2CA5">
        <w:rPr>
          <w:b/>
        </w:rPr>
        <w:t xml:space="preserve">  ”</w:t>
      </w:r>
    </w:p>
    <w:p w:rsidR="003D4BBA" w:rsidRPr="00C56E9F" w:rsidRDefault="003D4BBA" w:rsidP="003D4BBA">
      <w:pPr>
        <w:rPr>
          <w:b/>
        </w:rPr>
      </w:pPr>
      <w:r>
        <w:t>COLOR:</w:t>
      </w:r>
      <w:r>
        <w:tab/>
      </w:r>
      <w:r>
        <w:tab/>
        <w:t>Transparente</w:t>
      </w:r>
    </w:p>
    <w:p w:rsidR="003D4BBA" w:rsidRDefault="003D4BBA" w:rsidP="003D4BBA">
      <w:r>
        <w:t>CANTIDAD:</w:t>
      </w:r>
      <w:r>
        <w:tab/>
      </w:r>
      <w:r>
        <w:tab/>
      </w:r>
      <w:r>
        <w:rPr>
          <w:b/>
        </w:rPr>
        <w:t>40</w:t>
      </w:r>
      <w:r w:rsidRPr="0029142F">
        <w:rPr>
          <w:b/>
        </w:rPr>
        <w:t xml:space="preserve"> </w:t>
      </w:r>
      <w:r w:rsidRPr="00CE3FFA">
        <w:rPr>
          <w:b/>
        </w:rPr>
        <w:t xml:space="preserve">  </w:t>
      </w:r>
      <w:r>
        <w:t xml:space="preserve">  Kg</w:t>
      </w:r>
    </w:p>
    <w:p w:rsidR="003D4BBA" w:rsidRDefault="003D4BBA" w:rsidP="003D4BBA">
      <w:r>
        <w:t>COLORES:</w:t>
      </w:r>
      <w:r>
        <w:tab/>
      </w:r>
      <w:r>
        <w:tab/>
        <w:t>4  ( Blanco – Rojo – Amarillo - Verde  )</w:t>
      </w:r>
    </w:p>
    <w:p w:rsidR="003D4BBA" w:rsidRDefault="003D4BBA" w:rsidP="003D4BBA">
      <w:r>
        <w:t>CARAS:</w:t>
      </w:r>
      <w:r>
        <w:tab/>
      </w:r>
      <w:r>
        <w:tab/>
        <w:t>2</w:t>
      </w:r>
    </w:p>
    <w:p w:rsidR="003D4BBA" w:rsidRDefault="003D4BBA" w:rsidP="003D4BBA">
      <w:r>
        <w:t>REPETICIÓN:</w:t>
      </w:r>
      <w:r>
        <w:tab/>
        <w:t xml:space="preserve">17    Cms. </w:t>
      </w:r>
    </w:p>
    <w:p w:rsidR="003D4BBA" w:rsidRDefault="003D4BBA" w:rsidP="003D4BBA">
      <w:r>
        <w:t>BOLSA:</w:t>
      </w:r>
      <w:r>
        <w:tab/>
      </w:r>
      <w:r>
        <w:tab/>
        <w:t xml:space="preserve">17   X   23    Cms  </w:t>
      </w:r>
    </w:p>
    <w:p w:rsidR="003D4BBA" w:rsidRDefault="003D4BBA" w:rsidP="003D4BBA">
      <w:r>
        <w:t xml:space="preserve">RODILLO :                </w:t>
      </w:r>
      <w:r>
        <w:rPr>
          <w:b/>
        </w:rPr>
        <w:t>35            Tambor  Central</w:t>
      </w:r>
    </w:p>
    <w:p w:rsidR="003D4BBA" w:rsidRDefault="003D4BBA" w:rsidP="003D4BBA">
      <w:r>
        <w:t>SELLADO:</w:t>
      </w:r>
      <w:r>
        <w:tab/>
      </w:r>
      <w:r>
        <w:tab/>
        <w:t xml:space="preserve">Lateral  </w:t>
      </w:r>
    </w:p>
    <w:p w:rsidR="003D4BBA" w:rsidRPr="001F34F2" w:rsidRDefault="003D4BBA" w:rsidP="003D4BBA">
      <w:r w:rsidRPr="001F34F2">
        <w:t>REFERENCIA:</w:t>
      </w:r>
      <w:r w:rsidRPr="001F34F2">
        <w:tab/>
      </w:r>
      <w:r>
        <w:t>PALMAS TOMATE DE A</w:t>
      </w:r>
      <w:r w:rsidR="00DD1245">
        <w:t>RBOL   397 g</w:t>
      </w:r>
      <w:r w:rsidR="00DD1245">
        <w:tab/>
      </w:r>
    </w:p>
    <w:p w:rsidR="003D4BBA" w:rsidRPr="001F34F2" w:rsidRDefault="003D4BBA" w:rsidP="003D4BBA"/>
    <w:p w:rsidR="003D4BBA" w:rsidRDefault="003D4BBA" w:rsidP="003D4BBA">
      <w:pPr>
        <w:rPr>
          <w:b/>
        </w:rPr>
      </w:pPr>
      <w:r w:rsidRPr="001F34F2">
        <w:rPr>
          <w:b/>
        </w:rPr>
        <w:tab/>
      </w:r>
      <w:r w:rsidRPr="001F34F2">
        <w:rPr>
          <w:b/>
        </w:rPr>
        <w:tab/>
      </w:r>
      <w:r w:rsidRPr="001F34F2">
        <w:rPr>
          <w:b/>
        </w:rPr>
        <w:tab/>
      </w:r>
    </w:p>
    <w:p w:rsidR="003D4BBA" w:rsidRDefault="003D4BBA" w:rsidP="003D4BBA">
      <w:r>
        <w:rPr>
          <w:b/>
          <w:bCs/>
          <w:u w:val="single"/>
        </w:rPr>
        <w:t>NOTA:</w:t>
      </w:r>
      <w:r>
        <w:t xml:space="preserve">  - Los cyreles  se encuentran  en   su   planta.</w:t>
      </w:r>
    </w:p>
    <w:p w:rsidR="003D4BBA" w:rsidRDefault="003D4BBA" w:rsidP="003D4BBA">
      <w:pPr>
        <w:numPr>
          <w:ilvl w:val="0"/>
          <w:numId w:val="2"/>
        </w:numPr>
      </w:pPr>
      <w:r>
        <w:t>Altura y tonos según  Muestra</w:t>
      </w:r>
    </w:p>
    <w:p w:rsidR="003D4BBA" w:rsidRDefault="003D4BBA" w:rsidP="003D4BBA">
      <w:pPr>
        <w:numPr>
          <w:ilvl w:val="0"/>
          <w:numId w:val="2"/>
        </w:numPr>
        <w:rPr>
          <w:b/>
        </w:rPr>
      </w:pPr>
      <w:smartTag w:uri="urn:schemas-microsoft-com:office:smarttags" w:element="PersonName">
        <w:smartTagPr>
          <w:attr w:name="ProductID" w:val="PLASTICOS UNION"/>
        </w:smartTagPr>
        <w:r>
          <w:rPr>
            <w:b/>
          </w:rPr>
          <w:t>PLASTICOS UNION</w:t>
        </w:r>
      </w:smartTag>
      <w:r>
        <w:rPr>
          <w:b/>
        </w:rPr>
        <w:t xml:space="preserve"> </w:t>
      </w:r>
      <w:r w:rsidR="00CB4158">
        <w:rPr>
          <w:b/>
        </w:rPr>
        <w:t xml:space="preserve">  </w:t>
      </w:r>
      <w:r>
        <w:rPr>
          <w:b/>
        </w:rPr>
        <w:t>ENVIA EL MATERIAL</w:t>
      </w:r>
    </w:p>
    <w:p w:rsidR="003D4BBA" w:rsidRPr="00230C30" w:rsidRDefault="003D4BBA" w:rsidP="003D4BBA">
      <w:pPr>
        <w:numPr>
          <w:ilvl w:val="0"/>
          <w:numId w:val="2"/>
        </w:numPr>
        <w:ind w:left="1500"/>
        <w:rPr>
          <w:b/>
        </w:rPr>
      </w:pPr>
      <w:r w:rsidRPr="00230C30">
        <w:rPr>
          <w:b/>
        </w:rPr>
        <w:t>SE   APRUEBA  IMPRESION</w:t>
      </w:r>
    </w:p>
    <w:p w:rsidR="003D4BBA" w:rsidRDefault="003D4BBA" w:rsidP="003D4BBA"/>
    <w:p w:rsidR="003D4BBA" w:rsidRPr="00465B97" w:rsidRDefault="003D4BBA" w:rsidP="003D4BBA"/>
    <w:p w:rsidR="003D4BBA" w:rsidRDefault="003D4BBA" w:rsidP="003D4BBA">
      <w:r>
        <w:t>Agradezco la atención y colaboración prestada.</w:t>
      </w:r>
    </w:p>
    <w:p w:rsidR="003D4BBA" w:rsidRDefault="003D4BBA" w:rsidP="003D4BBA"/>
    <w:p w:rsidR="003D4BBA" w:rsidRDefault="003D4BBA" w:rsidP="003D4BBA"/>
    <w:p w:rsidR="003D4BBA" w:rsidRDefault="003D4BBA" w:rsidP="003D4BBA">
      <w:r>
        <w:t>Cordialmente,</w:t>
      </w:r>
    </w:p>
    <w:p w:rsidR="003D4BBA" w:rsidRDefault="003D4BBA" w:rsidP="003D4BBA"/>
    <w:p w:rsidR="003D4BBA" w:rsidRDefault="003D4BBA" w:rsidP="003D4BBA"/>
    <w:p w:rsidR="003D4BBA" w:rsidRDefault="003D4BBA" w:rsidP="003D4BBA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3D4BBA" w:rsidRDefault="003D4BBA" w:rsidP="003D4BBA">
      <w:r>
        <w:t>Director.</w:t>
      </w:r>
    </w:p>
    <w:p w:rsidR="003D4BBA" w:rsidRDefault="003D4BBA" w:rsidP="0042659C">
      <w:pPr>
        <w:rPr>
          <w:b/>
        </w:rPr>
      </w:pPr>
    </w:p>
    <w:p w:rsidR="009B5AFE" w:rsidRDefault="009B5AFE" w:rsidP="0042659C">
      <w:pPr>
        <w:rPr>
          <w:b/>
        </w:rPr>
      </w:pPr>
    </w:p>
    <w:p w:rsidR="009B5AFE" w:rsidRDefault="009B5AFE" w:rsidP="0042659C">
      <w:pPr>
        <w:rPr>
          <w:b/>
        </w:rPr>
      </w:pPr>
    </w:p>
    <w:p w:rsidR="009B5AFE" w:rsidRDefault="009B5AFE" w:rsidP="009B5AFE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9B5AFE" w:rsidRDefault="009B5AFE" w:rsidP="009B5AFE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9B5AFE" w:rsidRDefault="009B5AFE" w:rsidP="009B5AFE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9B5AFE" w:rsidRDefault="009B5AFE" w:rsidP="009B5AFE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9B5AFE" w:rsidRDefault="009B5AFE" w:rsidP="009B5AFE">
      <w:pPr>
        <w:pStyle w:val="Ttulo1"/>
      </w:pPr>
    </w:p>
    <w:p w:rsidR="009B5AFE" w:rsidRDefault="009B5AFE" w:rsidP="009B5AFE">
      <w:pPr>
        <w:pStyle w:val="Ttulo1"/>
      </w:pPr>
      <w:r>
        <w:t>ORDEN DE TRABAJO   N °      07817-1</w:t>
      </w:r>
    </w:p>
    <w:p w:rsidR="009B5AFE" w:rsidRDefault="009B5AFE" w:rsidP="009B5AFE"/>
    <w:p w:rsidR="009B5AFE" w:rsidRDefault="009B5AFE" w:rsidP="009B5AFE">
      <w:r>
        <w:t>FECHA:</w:t>
      </w:r>
      <w:r>
        <w:tab/>
        <w:t>Medellín,  Abril  15   de   2011</w:t>
      </w:r>
    </w:p>
    <w:p w:rsidR="009B5AFE" w:rsidRDefault="009B5AFE" w:rsidP="009B5AFE">
      <w:r>
        <w:t>PARA:</w:t>
      </w:r>
      <w:r>
        <w:tab/>
      </w:r>
      <w:r>
        <w:tab/>
        <w:t>PLÁSTICOS DARMA</w:t>
      </w:r>
    </w:p>
    <w:p w:rsidR="009B5AFE" w:rsidRDefault="009B5AFE" w:rsidP="009B5AFE">
      <w:r>
        <w:t>ATENCIÓN:</w:t>
      </w:r>
      <w:r>
        <w:tab/>
        <w:t>Sr. Darío Jaramillo</w:t>
      </w:r>
    </w:p>
    <w:p w:rsidR="009B5AFE" w:rsidRDefault="009B5AFE" w:rsidP="009B5AFE">
      <w:r>
        <w:tab/>
      </w:r>
      <w:r>
        <w:tab/>
        <w:t>Gerente.</w:t>
      </w:r>
    </w:p>
    <w:p w:rsidR="009B5AFE" w:rsidRDefault="009B5AFE" w:rsidP="009B5AFE"/>
    <w:p w:rsidR="009B5AFE" w:rsidRDefault="009B5AFE" w:rsidP="009B5AFE">
      <w:r>
        <w:t>Apreciado Don Darío:</w:t>
      </w:r>
    </w:p>
    <w:p w:rsidR="009B5AFE" w:rsidRDefault="009B5AFE" w:rsidP="009B5AFE"/>
    <w:p w:rsidR="009B5AFE" w:rsidRDefault="009B5AFE" w:rsidP="009B5AFE">
      <w:r>
        <w:t>Con la presente estamos solicitando el siguiente servicio de  IMPRESIÓN :</w:t>
      </w:r>
    </w:p>
    <w:p w:rsidR="009B5AFE" w:rsidRDefault="009B5AFE" w:rsidP="009B5AFE"/>
    <w:p w:rsidR="009B5AFE" w:rsidRDefault="009B5AFE" w:rsidP="009B5AFE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9B5AFE" w:rsidRDefault="009B5AFE" w:rsidP="009B5AFE">
      <w:r>
        <w:t xml:space="preserve">MATERIAL   :           Polipropileno Tubular de </w:t>
      </w:r>
      <w:r>
        <w:rPr>
          <w:b/>
        </w:rPr>
        <w:t>40</w:t>
      </w:r>
      <w:r>
        <w:t xml:space="preserve"> cms</w:t>
      </w:r>
    </w:p>
    <w:p w:rsidR="009B5AFE" w:rsidRDefault="009B5AFE" w:rsidP="009B5AFE">
      <w:r>
        <w:t xml:space="preserve">CLIBRE      :               </w:t>
      </w:r>
      <w:r>
        <w:rPr>
          <w:b/>
        </w:rPr>
        <w:t>2.0  ”</w:t>
      </w:r>
    </w:p>
    <w:p w:rsidR="009B5AFE" w:rsidRDefault="009B5AFE" w:rsidP="009B5AFE">
      <w:r>
        <w:t>REFERENCIA:</w:t>
      </w:r>
      <w:r>
        <w:tab/>
      </w:r>
      <w:r>
        <w:rPr>
          <w:b/>
        </w:rPr>
        <w:t>CARMEL  JEAN   2</w:t>
      </w:r>
    </w:p>
    <w:p w:rsidR="009B5AFE" w:rsidRDefault="009B5AFE" w:rsidP="009B5AFE">
      <w:r>
        <w:t>CANTIDAD    :          120    Kg</w:t>
      </w:r>
    </w:p>
    <w:p w:rsidR="009B5AFE" w:rsidRDefault="009B5AFE" w:rsidP="009B5AFE">
      <w:r>
        <w:t>COLORES:</w:t>
      </w:r>
      <w:r>
        <w:tab/>
      </w:r>
      <w:r>
        <w:tab/>
        <w:t xml:space="preserve">2 (  </w:t>
      </w:r>
      <w:r w:rsidRPr="00E12213">
        <w:rPr>
          <w:b/>
        </w:rPr>
        <w:t xml:space="preserve">BLANCO </w:t>
      </w:r>
      <w:r>
        <w:t xml:space="preserve">– </w:t>
      </w:r>
      <w:r w:rsidRPr="00B11BD2">
        <w:rPr>
          <w:b/>
        </w:rPr>
        <w:t>RUBINE RED C</w:t>
      </w:r>
      <w:r>
        <w:t xml:space="preserve">  )</w:t>
      </w:r>
    </w:p>
    <w:p w:rsidR="009B5AFE" w:rsidRDefault="009B5AFE" w:rsidP="009B5AFE">
      <w:r>
        <w:t>CARAS:</w:t>
      </w:r>
      <w:r>
        <w:tab/>
      </w:r>
      <w:r>
        <w:tab/>
        <w:t>2</w:t>
      </w:r>
    </w:p>
    <w:p w:rsidR="009B5AFE" w:rsidRDefault="009B5AFE" w:rsidP="009B5AFE">
      <w:r>
        <w:t>REPETICIÓN:</w:t>
      </w:r>
      <w:r>
        <w:tab/>
        <w:t>30</w:t>
      </w:r>
    </w:p>
    <w:p w:rsidR="009B5AFE" w:rsidRDefault="009B5AFE" w:rsidP="009B5AFE">
      <w:r>
        <w:t>RODILLO:</w:t>
      </w:r>
      <w:r>
        <w:tab/>
      </w:r>
      <w:r>
        <w:tab/>
        <w:t>30</w:t>
      </w:r>
    </w:p>
    <w:p w:rsidR="009B5AFE" w:rsidRDefault="009B5AFE" w:rsidP="009B5AFE">
      <w:r>
        <w:t>BOLSA:</w:t>
      </w:r>
      <w:r>
        <w:tab/>
      </w:r>
      <w:r>
        <w:tab/>
      </w:r>
      <w:r>
        <w:rPr>
          <w:b/>
        </w:rPr>
        <w:t>30  x  38 + 5</w:t>
      </w:r>
      <w:r>
        <w:t xml:space="preserve">  solapa interna  cms</w:t>
      </w:r>
    </w:p>
    <w:p w:rsidR="009B5AFE" w:rsidRDefault="009B5AFE" w:rsidP="009B5AFE">
      <w:r>
        <w:t>SELLADO:</w:t>
      </w:r>
      <w:r>
        <w:tab/>
      </w:r>
      <w:r>
        <w:tab/>
        <w:t>Para selle lateral.</w:t>
      </w:r>
    </w:p>
    <w:p w:rsidR="009B5AFE" w:rsidRDefault="009B5AFE" w:rsidP="009B5AFE"/>
    <w:p w:rsidR="009B5AFE" w:rsidRDefault="009B5AFE" w:rsidP="009B5AFE">
      <w:r>
        <w:rPr>
          <w:b/>
          <w:bCs/>
          <w:u w:val="single"/>
        </w:rPr>
        <w:t>NOTA:</w:t>
      </w:r>
      <w:r>
        <w:t xml:space="preserve">  </w:t>
      </w:r>
      <w:r>
        <w:rPr>
          <w:b/>
          <w:sz w:val="28"/>
          <w:szCs w:val="28"/>
          <w:u w:val="single"/>
        </w:rPr>
        <w:t>* Cyreles EN SU PLANTA</w:t>
      </w:r>
    </w:p>
    <w:p w:rsidR="009B5AFE" w:rsidRDefault="009B5AFE" w:rsidP="009B5AFE">
      <w:pPr>
        <w:numPr>
          <w:ilvl w:val="0"/>
          <w:numId w:val="3"/>
        </w:numPr>
      </w:pPr>
      <w:r>
        <w:t>Se envían muestra física  para tonos y alturas</w:t>
      </w:r>
    </w:p>
    <w:p w:rsidR="009B5AFE" w:rsidRDefault="009B5AFE" w:rsidP="009B5AFE">
      <w:pPr>
        <w:numPr>
          <w:ilvl w:val="0"/>
          <w:numId w:val="4"/>
        </w:numPr>
        <w:rPr>
          <w:b/>
        </w:rPr>
      </w:pPr>
      <w:r>
        <w:t xml:space="preserve">Se  envía el material de PP de </w:t>
      </w:r>
      <w:r>
        <w:rPr>
          <w:b/>
        </w:rPr>
        <w:t xml:space="preserve">40 </w:t>
      </w:r>
      <w:r>
        <w:t xml:space="preserve"> </w:t>
      </w:r>
      <w:r>
        <w:rPr>
          <w:b/>
        </w:rPr>
        <w:t>cms</w:t>
      </w:r>
    </w:p>
    <w:p w:rsidR="009B5AFE" w:rsidRDefault="009B5AFE" w:rsidP="009B5AFE">
      <w:pPr>
        <w:numPr>
          <w:ilvl w:val="0"/>
          <w:numId w:val="4"/>
        </w:numPr>
        <w:rPr>
          <w:b/>
        </w:rPr>
      </w:pPr>
      <w:r>
        <w:rPr>
          <w:b/>
        </w:rPr>
        <w:t>SE APRUEBA IMPRESION</w:t>
      </w:r>
    </w:p>
    <w:p w:rsidR="009B5AFE" w:rsidRDefault="009B5AFE" w:rsidP="009B5AFE">
      <w:pPr>
        <w:ind w:left="885"/>
      </w:pPr>
    </w:p>
    <w:p w:rsidR="009B5AFE" w:rsidRDefault="009B5AFE" w:rsidP="009B5AFE">
      <w:pPr>
        <w:ind w:left="885"/>
      </w:pPr>
    </w:p>
    <w:p w:rsidR="009B5AFE" w:rsidRDefault="009B5AFE" w:rsidP="009B5AFE">
      <w:r>
        <w:t>Agradezco la atención y colaboración prestada.</w:t>
      </w:r>
    </w:p>
    <w:p w:rsidR="009B5AFE" w:rsidRDefault="009B5AFE" w:rsidP="009B5AFE"/>
    <w:p w:rsidR="009B5AFE" w:rsidRDefault="009B5AFE" w:rsidP="009B5AFE"/>
    <w:p w:rsidR="009B5AFE" w:rsidRDefault="009B5AFE" w:rsidP="009B5AFE">
      <w:r>
        <w:t>Cordialmente,</w:t>
      </w:r>
    </w:p>
    <w:p w:rsidR="009B5AFE" w:rsidRDefault="009B5AFE" w:rsidP="009B5AFE"/>
    <w:p w:rsidR="009B5AFE" w:rsidRDefault="009B5AFE" w:rsidP="009B5AFE"/>
    <w:p w:rsidR="009B5AFE" w:rsidRDefault="009B5AFE" w:rsidP="009B5AFE"/>
    <w:p w:rsidR="009B5AFE" w:rsidRDefault="009B5AFE" w:rsidP="009B5AFE">
      <w:r>
        <w:t>RICARDO CASAS ZAPATA</w:t>
      </w:r>
    </w:p>
    <w:p w:rsidR="009B5AFE" w:rsidRDefault="009B5AFE" w:rsidP="009B5AFE">
      <w:r>
        <w:t>Director.</w:t>
      </w:r>
    </w:p>
    <w:p w:rsidR="009B5AFE" w:rsidRDefault="009B5AFE" w:rsidP="0042659C">
      <w:pPr>
        <w:rPr>
          <w:b/>
        </w:rPr>
      </w:pPr>
    </w:p>
    <w:p w:rsidR="00196D86" w:rsidRDefault="00196D86" w:rsidP="0042659C">
      <w:pPr>
        <w:rPr>
          <w:b/>
        </w:rPr>
      </w:pPr>
    </w:p>
    <w:p w:rsidR="00196D86" w:rsidRDefault="00196D86" w:rsidP="0042659C">
      <w:pPr>
        <w:rPr>
          <w:b/>
        </w:rPr>
      </w:pPr>
    </w:p>
    <w:p w:rsidR="00196D86" w:rsidRDefault="00196D86" w:rsidP="0042659C">
      <w:pPr>
        <w:rPr>
          <w:b/>
        </w:rPr>
      </w:pPr>
    </w:p>
    <w:p w:rsidR="00196D86" w:rsidRDefault="00196D86" w:rsidP="0042659C">
      <w:pPr>
        <w:rPr>
          <w:b/>
        </w:rPr>
      </w:pPr>
    </w:p>
    <w:p w:rsidR="00196D86" w:rsidRDefault="00196D86" w:rsidP="0042659C">
      <w:pPr>
        <w:rPr>
          <w:b/>
        </w:rPr>
      </w:pPr>
    </w:p>
    <w:p w:rsidR="00196D86" w:rsidRDefault="00196D86" w:rsidP="0042659C">
      <w:pPr>
        <w:rPr>
          <w:b/>
        </w:rPr>
      </w:pPr>
    </w:p>
    <w:p w:rsidR="00196D86" w:rsidRDefault="00196D86" w:rsidP="0042659C">
      <w:pPr>
        <w:rPr>
          <w:b/>
        </w:rPr>
      </w:pPr>
    </w:p>
    <w:p w:rsidR="00196D86" w:rsidRDefault="00196D86" w:rsidP="00196D86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196D86" w:rsidRDefault="00196D86" w:rsidP="00196D86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196D86" w:rsidRDefault="00196D86" w:rsidP="00196D86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196D86" w:rsidRDefault="00196D86" w:rsidP="00196D86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196D86" w:rsidRDefault="00196D86" w:rsidP="00196D86">
      <w:pPr>
        <w:pStyle w:val="Ttulo1"/>
      </w:pPr>
    </w:p>
    <w:p w:rsidR="00196D86" w:rsidRDefault="00196D86" w:rsidP="00196D86">
      <w:pPr>
        <w:pStyle w:val="Ttulo1"/>
      </w:pPr>
      <w:r>
        <w:t>ORDEN DE TRABAJO   N °      08248</w:t>
      </w:r>
    </w:p>
    <w:p w:rsidR="00196D86" w:rsidRDefault="00196D86" w:rsidP="00196D86"/>
    <w:p w:rsidR="00196D86" w:rsidRDefault="00196D86" w:rsidP="00196D86">
      <w:r>
        <w:t>FECHA:</w:t>
      </w:r>
      <w:r>
        <w:tab/>
        <w:t>Medellín,  Abril  15   de   2011</w:t>
      </w:r>
    </w:p>
    <w:p w:rsidR="00196D86" w:rsidRDefault="00196D86" w:rsidP="00196D86">
      <w:r>
        <w:t>PARA:</w:t>
      </w:r>
      <w:r>
        <w:tab/>
      </w:r>
      <w:r>
        <w:tab/>
        <w:t>PLÁSTICOS DARMA</w:t>
      </w:r>
    </w:p>
    <w:p w:rsidR="00196D86" w:rsidRDefault="00196D86" w:rsidP="00196D86">
      <w:r>
        <w:t>ATENCIÓN:</w:t>
      </w:r>
      <w:r>
        <w:tab/>
        <w:t>Sr. Darío Jaramillo</w:t>
      </w:r>
    </w:p>
    <w:p w:rsidR="00196D86" w:rsidRDefault="00196D86" w:rsidP="00196D86">
      <w:r>
        <w:tab/>
      </w:r>
      <w:r>
        <w:tab/>
        <w:t>Gerente.</w:t>
      </w:r>
    </w:p>
    <w:p w:rsidR="00196D86" w:rsidRDefault="00196D86" w:rsidP="00196D86"/>
    <w:p w:rsidR="00196D86" w:rsidRDefault="00196D86" w:rsidP="00196D86">
      <w:r>
        <w:t>Apreciado Don Darío:</w:t>
      </w:r>
    </w:p>
    <w:p w:rsidR="00196D86" w:rsidRDefault="00196D86" w:rsidP="00196D86"/>
    <w:p w:rsidR="00196D86" w:rsidRDefault="00196D86" w:rsidP="00196D86">
      <w:r>
        <w:t>Con la presente estamos solicitando el siguiente servicio de  IMPRESIÓN :</w:t>
      </w:r>
    </w:p>
    <w:p w:rsidR="00196D86" w:rsidRDefault="00196D86" w:rsidP="00196D86"/>
    <w:p w:rsidR="00196D86" w:rsidRDefault="00196D86" w:rsidP="00196D86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196D86" w:rsidRDefault="00196D86" w:rsidP="00196D86">
      <w:r>
        <w:t xml:space="preserve">MATERIAL   :           Polipropileno Tubular de </w:t>
      </w:r>
      <w:r>
        <w:rPr>
          <w:b/>
        </w:rPr>
        <w:t>40</w:t>
      </w:r>
      <w:r>
        <w:t xml:space="preserve"> cms</w:t>
      </w:r>
    </w:p>
    <w:p w:rsidR="00196D86" w:rsidRDefault="00196D86" w:rsidP="00196D86">
      <w:r>
        <w:t xml:space="preserve">CLIBRE      :               </w:t>
      </w:r>
      <w:r>
        <w:rPr>
          <w:b/>
        </w:rPr>
        <w:t>2.0  ”</w:t>
      </w:r>
    </w:p>
    <w:p w:rsidR="00196D86" w:rsidRDefault="00196D86" w:rsidP="00196D86">
      <w:r>
        <w:t>REFERENCIA:</w:t>
      </w:r>
      <w:r>
        <w:tab/>
      </w:r>
      <w:r>
        <w:rPr>
          <w:b/>
        </w:rPr>
        <w:t>CARMEL  JEAN   2</w:t>
      </w:r>
    </w:p>
    <w:p w:rsidR="00196D86" w:rsidRDefault="00196D86" w:rsidP="00196D86">
      <w:r>
        <w:t>CANTIDAD    :          240    Kg</w:t>
      </w:r>
    </w:p>
    <w:p w:rsidR="00196D86" w:rsidRDefault="00196D86" w:rsidP="00196D86">
      <w:r>
        <w:t>COLORES:</w:t>
      </w:r>
      <w:r>
        <w:tab/>
      </w:r>
      <w:r>
        <w:tab/>
        <w:t xml:space="preserve">2 (  </w:t>
      </w:r>
      <w:r w:rsidRPr="00E12213">
        <w:rPr>
          <w:b/>
        </w:rPr>
        <w:t xml:space="preserve">BLANCO </w:t>
      </w:r>
      <w:r>
        <w:t xml:space="preserve">– </w:t>
      </w:r>
      <w:r w:rsidRPr="00B11BD2">
        <w:rPr>
          <w:b/>
        </w:rPr>
        <w:t>RUBINE RED C</w:t>
      </w:r>
      <w:r>
        <w:t xml:space="preserve">  )</w:t>
      </w:r>
    </w:p>
    <w:p w:rsidR="00196D86" w:rsidRDefault="00196D86" w:rsidP="00196D86">
      <w:r>
        <w:t>CARAS:</w:t>
      </w:r>
      <w:r>
        <w:tab/>
      </w:r>
      <w:r>
        <w:tab/>
        <w:t>2</w:t>
      </w:r>
    </w:p>
    <w:p w:rsidR="00196D86" w:rsidRDefault="00196D86" w:rsidP="00196D86">
      <w:r>
        <w:t>REPETICIÓN:</w:t>
      </w:r>
      <w:r>
        <w:tab/>
        <w:t>30</w:t>
      </w:r>
    </w:p>
    <w:p w:rsidR="00196D86" w:rsidRDefault="00196D86" w:rsidP="00196D86">
      <w:r>
        <w:t>RODILLO:</w:t>
      </w:r>
      <w:r>
        <w:tab/>
      </w:r>
      <w:r>
        <w:tab/>
        <w:t>30</w:t>
      </w:r>
    </w:p>
    <w:p w:rsidR="00196D86" w:rsidRDefault="00196D86" w:rsidP="00196D86">
      <w:r>
        <w:t>BOLSA:</w:t>
      </w:r>
      <w:r>
        <w:tab/>
      </w:r>
      <w:r>
        <w:tab/>
      </w:r>
      <w:r>
        <w:rPr>
          <w:b/>
        </w:rPr>
        <w:t>30  x  38 + 5</w:t>
      </w:r>
      <w:r>
        <w:t xml:space="preserve">  solapa interna  cms</w:t>
      </w:r>
    </w:p>
    <w:p w:rsidR="00196D86" w:rsidRDefault="00196D86" w:rsidP="00196D86">
      <w:r>
        <w:t>SELLADO:</w:t>
      </w:r>
      <w:r>
        <w:tab/>
      </w:r>
      <w:r>
        <w:tab/>
        <w:t>Para selle lateral.</w:t>
      </w:r>
    </w:p>
    <w:p w:rsidR="00196D86" w:rsidRDefault="00196D86" w:rsidP="00196D86"/>
    <w:p w:rsidR="00196D86" w:rsidRDefault="00196D86" w:rsidP="00196D86">
      <w:r>
        <w:rPr>
          <w:b/>
          <w:bCs/>
          <w:u w:val="single"/>
        </w:rPr>
        <w:t>NOTA:</w:t>
      </w:r>
      <w:r>
        <w:t xml:space="preserve">  </w:t>
      </w:r>
      <w:r>
        <w:rPr>
          <w:b/>
          <w:sz w:val="28"/>
          <w:szCs w:val="28"/>
          <w:u w:val="single"/>
        </w:rPr>
        <w:t>* Cyreles EN SU PLANTA</w:t>
      </w:r>
    </w:p>
    <w:p w:rsidR="00196D86" w:rsidRDefault="00196D86" w:rsidP="00196D86">
      <w:pPr>
        <w:numPr>
          <w:ilvl w:val="0"/>
          <w:numId w:val="3"/>
        </w:numPr>
      </w:pPr>
      <w:r>
        <w:t>Se envían muestra física  para tonos y alturas</w:t>
      </w:r>
    </w:p>
    <w:p w:rsidR="00196D86" w:rsidRDefault="00196D86" w:rsidP="00196D86">
      <w:pPr>
        <w:numPr>
          <w:ilvl w:val="0"/>
          <w:numId w:val="4"/>
        </w:numPr>
        <w:rPr>
          <w:b/>
        </w:rPr>
      </w:pPr>
      <w:r>
        <w:t xml:space="preserve">Se  envía el material de PP de </w:t>
      </w:r>
      <w:r>
        <w:rPr>
          <w:b/>
        </w:rPr>
        <w:t xml:space="preserve">40 </w:t>
      </w:r>
      <w:r>
        <w:t xml:space="preserve"> </w:t>
      </w:r>
      <w:r>
        <w:rPr>
          <w:b/>
        </w:rPr>
        <w:t>cms</w:t>
      </w:r>
    </w:p>
    <w:p w:rsidR="00196D86" w:rsidRDefault="00196D86" w:rsidP="00196D86">
      <w:pPr>
        <w:numPr>
          <w:ilvl w:val="0"/>
          <w:numId w:val="4"/>
        </w:numPr>
        <w:rPr>
          <w:b/>
        </w:rPr>
      </w:pPr>
      <w:r>
        <w:rPr>
          <w:b/>
        </w:rPr>
        <w:t>SE APRUEBA IMPRESION</w:t>
      </w:r>
    </w:p>
    <w:p w:rsidR="00196D86" w:rsidRDefault="00196D86" w:rsidP="00196D86">
      <w:pPr>
        <w:ind w:left="885"/>
      </w:pPr>
    </w:p>
    <w:p w:rsidR="00196D86" w:rsidRDefault="00196D86" w:rsidP="00196D86">
      <w:pPr>
        <w:ind w:left="885"/>
      </w:pPr>
    </w:p>
    <w:p w:rsidR="00196D86" w:rsidRDefault="00196D86" w:rsidP="00196D86">
      <w:r>
        <w:t>Agradezco la atención y colaboración prestada.</w:t>
      </w:r>
    </w:p>
    <w:p w:rsidR="00196D86" w:rsidRDefault="00196D86" w:rsidP="00196D86"/>
    <w:p w:rsidR="00196D86" w:rsidRDefault="00196D86" w:rsidP="00196D86"/>
    <w:p w:rsidR="00196D86" w:rsidRDefault="00196D86" w:rsidP="00196D86">
      <w:r>
        <w:t>Cordialmente,</w:t>
      </w:r>
    </w:p>
    <w:p w:rsidR="00196D86" w:rsidRDefault="00196D86" w:rsidP="00196D86"/>
    <w:p w:rsidR="00196D86" w:rsidRDefault="00196D86" w:rsidP="00196D86"/>
    <w:p w:rsidR="00196D86" w:rsidRDefault="00196D86" w:rsidP="00196D86"/>
    <w:p w:rsidR="00196D86" w:rsidRDefault="00196D86" w:rsidP="00196D86">
      <w:r>
        <w:t>RICARDO CASAS ZAPATA</w:t>
      </w:r>
    </w:p>
    <w:p w:rsidR="00196D86" w:rsidRDefault="00196D86" w:rsidP="00196D86">
      <w:r>
        <w:t>Director.</w:t>
      </w:r>
    </w:p>
    <w:p w:rsidR="00196D86" w:rsidRPr="001B2201" w:rsidRDefault="00196D86" w:rsidP="00196D86">
      <w:pPr>
        <w:rPr>
          <w:b/>
        </w:rPr>
      </w:pPr>
    </w:p>
    <w:p w:rsidR="00196D86" w:rsidRDefault="00196D86" w:rsidP="0042659C">
      <w:pPr>
        <w:rPr>
          <w:b/>
        </w:rPr>
      </w:pPr>
    </w:p>
    <w:p w:rsidR="003F5D3A" w:rsidRDefault="003F5D3A" w:rsidP="0042659C">
      <w:pPr>
        <w:rPr>
          <w:b/>
        </w:rPr>
      </w:pPr>
    </w:p>
    <w:p w:rsidR="003F5D3A" w:rsidRDefault="003F5D3A" w:rsidP="0042659C">
      <w:pPr>
        <w:rPr>
          <w:b/>
        </w:rPr>
      </w:pPr>
    </w:p>
    <w:p w:rsidR="003F5D3A" w:rsidRDefault="003F5D3A" w:rsidP="0042659C">
      <w:pPr>
        <w:rPr>
          <w:b/>
        </w:rPr>
      </w:pPr>
    </w:p>
    <w:p w:rsidR="003F5D3A" w:rsidRDefault="003F5D3A" w:rsidP="0042659C">
      <w:pPr>
        <w:rPr>
          <w:b/>
        </w:rPr>
      </w:pPr>
    </w:p>
    <w:p w:rsidR="003F5D3A" w:rsidRDefault="003F5D3A" w:rsidP="003F5D3A">
      <w:pPr>
        <w:rPr>
          <w:b/>
        </w:rPr>
      </w:pPr>
    </w:p>
    <w:p w:rsidR="003F5D3A" w:rsidRDefault="003F5D3A" w:rsidP="003F5D3A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3F5D3A" w:rsidRDefault="003F5D3A" w:rsidP="003F5D3A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3F5D3A" w:rsidRDefault="003F5D3A" w:rsidP="003F5D3A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3F5D3A" w:rsidRDefault="003F5D3A" w:rsidP="003F5D3A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3F5D3A" w:rsidRDefault="003F5D3A" w:rsidP="003F5D3A"/>
    <w:p w:rsidR="003F5D3A" w:rsidRDefault="003F5D3A" w:rsidP="003F5D3A">
      <w:pPr>
        <w:pStyle w:val="Ttulo1"/>
      </w:pPr>
      <w:r>
        <w:t>ORDEN DE TRABAJO    N°      08243</w:t>
      </w:r>
    </w:p>
    <w:p w:rsidR="003F5D3A" w:rsidRDefault="003F5D3A" w:rsidP="003F5D3A"/>
    <w:p w:rsidR="003F5D3A" w:rsidRDefault="003F5D3A" w:rsidP="003F5D3A">
      <w:r>
        <w:t>FECHA:</w:t>
      </w:r>
      <w:r>
        <w:tab/>
        <w:t>Medellín,    Abril   16    de   2011</w:t>
      </w:r>
    </w:p>
    <w:p w:rsidR="003F5D3A" w:rsidRDefault="003F5D3A" w:rsidP="003F5D3A">
      <w:r>
        <w:t>PARA:</w:t>
      </w:r>
      <w:r>
        <w:tab/>
      </w:r>
      <w:r>
        <w:tab/>
        <w:t>PLÁSTICOS DARMA</w:t>
      </w:r>
    </w:p>
    <w:p w:rsidR="003F5D3A" w:rsidRDefault="003F5D3A" w:rsidP="003F5D3A">
      <w:r>
        <w:t>ATENCIÓN:</w:t>
      </w:r>
      <w:r>
        <w:tab/>
        <w:t>Sr. DARIO JARAMILLO</w:t>
      </w:r>
    </w:p>
    <w:p w:rsidR="003F5D3A" w:rsidRDefault="003F5D3A" w:rsidP="003F5D3A"/>
    <w:p w:rsidR="003F5D3A" w:rsidRDefault="003F5D3A" w:rsidP="003F5D3A">
      <w:r>
        <w:t>Apreciado Dn DARIO:</w:t>
      </w:r>
    </w:p>
    <w:p w:rsidR="003F5D3A" w:rsidRDefault="003F5D3A" w:rsidP="003F5D3A">
      <w:r>
        <w:t>Con la presente estamos solicitando el siguiente servicio de extrusión e impresión</w:t>
      </w:r>
    </w:p>
    <w:p w:rsidR="003F5D3A" w:rsidRDefault="003F5D3A" w:rsidP="003F5D3A"/>
    <w:p w:rsidR="003F5D3A" w:rsidRDefault="003F5D3A" w:rsidP="003F5D3A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3F5D3A" w:rsidRDefault="003F5D3A" w:rsidP="003F5D3A"/>
    <w:p w:rsidR="003F5D3A" w:rsidRDefault="003F5D3A" w:rsidP="003F5D3A">
      <w:r>
        <w:t>MATERIAL :</w:t>
      </w:r>
      <w:r>
        <w:tab/>
      </w:r>
      <w:r>
        <w:tab/>
        <w:t xml:space="preserve">Polietileno de Baja  densidad   </w:t>
      </w:r>
      <w:r>
        <w:rPr>
          <w:b/>
        </w:rPr>
        <w:t>Transparente</w:t>
      </w:r>
      <w:r>
        <w:t xml:space="preserve">  Tubular</w:t>
      </w:r>
    </w:p>
    <w:p w:rsidR="003F5D3A" w:rsidRDefault="003F5D3A" w:rsidP="003F5D3A">
      <w:r>
        <w:t>MEDIDA:</w:t>
      </w:r>
      <w:r>
        <w:tab/>
      </w:r>
      <w:r>
        <w:tab/>
      </w:r>
      <w:r w:rsidRPr="007673F0">
        <w:rPr>
          <w:b/>
        </w:rPr>
        <w:t>50</w:t>
      </w:r>
      <w:r>
        <w:t xml:space="preserve">   cms   </w:t>
      </w:r>
    </w:p>
    <w:p w:rsidR="003F5D3A" w:rsidRDefault="003F5D3A" w:rsidP="003F5D3A">
      <w:r>
        <w:t>CALIBRE :</w:t>
      </w:r>
      <w:r>
        <w:tab/>
      </w:r>
      <w:r>
        <w:tab/>
      </w:r>
      <w:r w:rsidRPr="007673F0">
        <w:rPr>
          <w:b/>
        </w:rPr>
        <w:t>2.</w:t>
      </w:r>
      <w:r>
        <w:rPr>
          <w:b/>
        </w:rPr>
        <w:t>0</w:t>
      </w:r>
      <w:r>
        <w:t xml:space="preserve">   “</w:t>
      </w:r>
    </w:p>
    <w:p w:rsidR="003F5D3A" w:rsidRDefault="003F5D3A" w:rsidP="003F5D3A">
      <w:r>
        <w:t>COLOR :</w:t>
      </w:r>
      <w:r>
        <w:tab/>
      </w:r>
      <w:r>
        <w:tab/>
        <w:t>Transparente</w:t>
      </w:r>
    </w:p>
    <w:p w:rsidR="003F5D3A" w:rsidRDefault="003F5D3A" w:rsidP="003F5D3A">
      <w:r>
        <w:t xml:space="preserve">TRATADO : </w:t>
      </w:r>
      <w:r>
        <w:tab/>
      </w:r>
      <w:r>
        <w:tab/>
        <w:t>2  caras</w:t>
      </w:r>
    </w:p>
    <w:p w:rsidR="003F5D3A" w:rsidRDefault="003F5D3A" w:rsidP="003F5D3A">
      <w:pPr>
        <w:rPr>
          <w:b/>
          <w:bCs/>
          <w:u w:val="single"/>
        </w:rPr>
      </w:pPr>
      <w:r>
        <w:t xml:space="preserve">CANTIDAD : </w:t>
      </w:r>
      <w:r>
        <w:tab/>
      </w:r>
      <w:r>
        <w:rPr>
          <w:b/>
        </w:rPr>
        <w:t xml:space="preserve">190 </w:t>
      </w:r>
      <w:r>
        <w:t xml:space="preserve">   kg</w:t>
      </w:r>
    </w:p>
    <w:p w:rsidR="003F5D3A" w:rsidRDefault="003F5D3A" w:rsidP="003F5D3A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>2 ( Según  arte )</w:t>
      </w:r>
    </w:p>
    <w:p w:rsidR="003F5D3A" w:rsidRDefault="003F5D3A" w:rsidP="003F5D3A">
      <w:r>
        <w:t xml:space="preserve">REPETICIÓN : </w:t>
      </w:r>
      <w:r>
        <w:tab/>
        <w:t>40  cms</w:t>
      </w:r>
    </w:p>
    <w:p w:rsidR="003F5D3A" w:rsidRDefault="003F5D3A" w:rsidP="003F5D3A">
      <w:r>
        <w:t>RODILLO :</w:t>
      </w:r>
      <w:r>
        <w:tab/>
      </w:r>
      <w:r>
        <w:tab/>
        <w:t>40</w:t>
      </w:r>
    </w:p>
    <w:p w:rsidR="003F5D3A" w:rsidRDefault="003F5D3A" w:rsidP="003F5D3A">
      <w:r>
        <w:t>BOLSA  :</w:t>
      </w:r>
      <w:r>
        <w:tab/>
      </w:r>
      <w:r>
        <w:tab/>
        <w:t xml:space="preserve">40 X 50    cm    </w:t>
      </w:r>
    </w:p>
    <w:p w:rsidR="003F5D3A" w:rsidRDefault="003F5D3A" w:rsidP="003F5D3A">
      <w:r>
        <w:t>SELLADO .</w:t>
      </w:r>
      <w:r>
        <w:tab/>
      </w:r>
      <w:r>
        <w:tab/>
        <w:t>Lateral</w:t>
      </w:r>
    </w:p>
    <w:p w:rsidR="003F5D3A" w:rsidRPr="0051457F" w:rsidRDefault="003F5D3A" w:rsidP="003F5D3A">
      <w:pPr>
        <w:rPr>
          <w:b/>
        </w:rPr>
      </w:pPr>
      <w:r>
        <w:t>REFERENCIA :</w:t>
      </w:r>
      <w:r>
        <w:tab/>
      </w:r>
      <w:r w:rsidRPr="0051457F">
        <w:rPr>
          <w:b/>
        </w:rPr>
        <w:t>PAQUETE  SORPRESA</w:t>
      </w:r>
    </w:p>
    <w:p w:rsidR="003F5D3A" w:rsidRDefault="003F5D3A" w:rsidP="003F5D3A"/>
    <w:p w:rsidR="003F5D3A" w:rsidRDefault="003F5D3A" w:rsidP="003F5D3A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>:     - Los cyreles  en su planta</w:t>
      </w:r>
    </w:p>
    <w:p w:rsidR="003F5D3A" w:rsidRDefault="003F5D3A" w:rsidP="003F5D3A">
      <w:r>
        <w:t xml:space="preserve">                   -   Anexo muestra física para   alturas y Tonos.</w:t>
      </w:r>
    </w:p>
    <w:p w:rsidR="003F5D3A" w:rsidRDefault="003F5D3A" w:rsidP="003F5D3A">
      <w:pPr>
        <w:rPr>
          <w:b/>
        </w:rPr>
      </w:pPr>
      <w:r>
        <w:tab/>
        <w:t xml:space="preserve">        - </w:t>
      </w:r>
      <w:r>
        <w:rPr>
          <w:b/>
        </w:rPr>
        <w:t>Colocar pie de Imprenta-  Se aprueba impresión</w:t>
      </w:r>
    </w:p>
    <w:p w:rsidR="003F5D3A" w:rsidRDefault="003F5D3A" w:rsidP="003F5D3A">
      <w:pPr>
        <w:rPr>
          <w:b/>
        </w:rPr>
      </w:pPr>
      <w:r>
        <w:rPr>
          <w:b/>
        </w:rPr>
        <w:t xml:space="preserve">                    </w:t>
      </w:r>
    </w:p>
    <w:p w:rsidR="003F5D3A" w:rsidRDefault="003F5D3A" w:rsidP="003F5D3A">
      <w:r>
        <w:rPr>
          <w:b/>
        </w:rPr>
        <w:tab/>
      </w:r>
      <w:r>
        <w:tab/>
      </w:r>
    </w:p>
    <w:p w:rsidR="003F5D3A" w:rsidRDefault="003F5D3A" w:rsidP="003F5D3A">
      <w:pPr>
        <w:rPr>
          <w:b/>
          <w:u w:val="single"/>
        </w:rPr>
      </w:pPr>
    </w:p>
    <w:p w:rsidR="003F5D3A" w:rsidRDefault="003F5D3A" w:rsidP="003F5D3A">
      <w:r>
        <w:t>Agradezco la atención y colaboración prestada.</w:t>
      </w:r>
    </w:p>
    <w:p w:rsidR="003F5D3A" w:rsidRDefault="003F5D3A" w:rsidP="003F5D3A"/>
    <w:p w:rsidR="003F5D3A" w:rsidRDefault="003F5D3A" w:rsidP="003F5D3A"/>
    <w:p w:rsidR="003F5D3A" w:rsidRDefault="003F5D3A" w:rsidP="003F5D3A">
      <w:r>
        <w:t xml:space="preserve">Cordialmente </w:t>
      </w:r>
    </w:p>
    <w:p w:rsidR="003F5D3A" w:rsidRDefault="003F5D3A" w:rsidP="003F5D3A"/>
    <w:p w:rsidR="003F5D3A" w:rsidRDefault="003F5D3A" w:rsidP="003F5D3A"/>
    <w:p w:rsidR="003F5D3A" w:rsidRDefault="003F5D3A" w:rsidP="003F5D3A"/>
    <w:p w:rsidR="003F5D3A" w:rsidRDefault="003F5D3A" w:rsidP="003F5D3A">
      <w:r>
        <w:t>RICARDO CASAS ZAPATA</w:t>
      </w:r>
    </w:p>
    <w:p w:rsidR="003F5D3A" w:rsidRDefault="003F5D3A" w:rsidP="003F5D3A">
      <w:r>
        <w:t>Director.</w:t>
      </w:r>
    </w:p>
    <w:p w:rsidR="003F5D3A" w:rsidRDefault="003F5D3A" w:rsidP="003F5D3A">
      <w:pPr>
        <w:rPr>
          <w:b/>
        </w:rPr>
      </w:pPr>
    </w:p>
    <w:p w:rsidR="003F5D3A" w:rsidRDefault="003F5D3A" w:rsidP="0042659C">
      <w:pPr>
        <w:rPr>
          <w:b/>
        </w:rPr>
      </w:pPr>
    </w:p>
    <w:p w:rsidR="0047619C" w:rsidRDefault="0047619C" w:rsidP="0042659C">
      <w:pPr>
        <w:rPr>
          <w:b/>
        </w:rPr>
      </w:pPr>
    </w:p>
    <w:p w:rsidR="0047619C" w:rsidRDefault="0047619C" w:rsidP="0042659C">
      <w:pPr>
        <w:rPr>
          <w:b/>
        </w:rPr>
      </w:pPr>
    </w:p>
    <w:p w:rsidR="0047619C" w:rsidRDefault="0047619C" w:rsidP="0042659C">
      <w:pPr>
        <w:rPr>
          <w:b/>
        </w:rPr>
      </w:pPr>
    </w:p>
    <w:p w:rsidR="0047619C" w:rsidRDefault="0047619C" w:rsidP="0042659C">
      <w:pPr>
        <w:rPr>
          <w:b/>
        </w:rPr>
      </w:pPr>
    </w:p>
    <w:p w:rsidR="0047619C" w:rsidRDefault="0047619C" w:rsidP="0047619C">
      <w:pPr>
        <w:rPr>
          <w:b/>
        </w:rPr>
      </w:pPr>
    </w:p>
    <w:p w:rsidR="0047619C" w:rsidRDefault="0047619C" w:rsidP="0047619C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47619C" w:rsidRDefault="0047619C" w:rsidP="0047619C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47619C" w:rsidRDefault="0047619C" w:rsidP="0047619C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47619C" w:rsidRDefault="0047619C" w:rsidP="0047619C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47619C" w:rsidRDefault="0047619C" w:rsidP="0047619C"/>
    <w:p w:rsidR="0047619C" w:rsidRDefault="0047619C" w:rsidP="0047619C">
      <w:pPr>
        <w:pStyle w:val="Ttulo1"/>
      </w:pPr>
      <w:r>
        <w:t>ORDEN DE TRABAJO   N°      08244</w:t>
      </w:r>
    </w:p>
    <w:p w:rsidR="0047619C" w:rsidRDefault="0047619C" w:rsidP="0047619C"/>
    <w:p w:rsidR="0047619C" w:rsidRDefault="0047619C" w:rsidP="0047619C">
      <w:r>
        <w:t>FECHA:</w:t>
      </w:r>
      <w:r>
        <w:tab/>
        <w:t>Medellín, Abril   16   de  2011</w:t>
      </w:r>
    </w:p>
    <w:p w:rsidR="0047619C" w:rsidRDefault="0047619C" w:rsidP="0047619C">
      <w:r>
        <w:t>PARA:</w:t>
      </w:r>
      <w:r>
        <w:tab/>
      </w:r>
      <w:r>
        <w:tab/>
        <w:t>PLÁSTICOS DARMA</w:t>
      </w:r>
    </w:p>
    <w:p w:rsidR="0047619C" w:rsidRDefault="0047619C" w:rsidP="0047619C">
      <w:r>
        <w:t>ATENCIÓN:</w:t>
      </w:r>
      <w:r>
        <w:tab/>
        <w:t>Sr. Darío Jaramillo</w:t>
      </w:r>
    </w:p>
    <w:p w:rsidR="0047619C" w:rsidRDefault="0047619C" w:rsidP="0047619C">
      <w:r>
        <w:tab/>
      </w:r>
      <w:r>
        <w:tab/>
        <w:t>Gerente.</w:t>
      </w:r>
    </w:p>
    <w:p w:rsidR="0047619C" w:rsidRDefault="0047619C" w:rsidP="0047619C"/>
    <w:p w:rsidR="0047619C" w:rsidRDefault="0047619C" w:rsidP="0047619C">
      <w:r>
        <w:t>Apreciado Don Darío:</w:t>
      </w:r>
    </w:p>
    <w:p w:rsidR="0047619C" w:rsidRDefault="0047619C" w:rsidP="0047619C"/>
    <w:p w:rsidR="0047619C" w:rsidRDefault="0047619C" w:rsidP="0047619C">
      <w:r>
        <w:t>Con la presente estamos solicitando el siguiente Material   :</w:t>
      </w:r>
    </w:p>
    <w:p w:rsidR="0047619C" w:rsidRDefault="0047619C" w:rsidP="0047619C"/>
    <w:p w:rsidR="0047619C" w:rsidRDefault="0047619C" w:rsidP="0047619C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47619C" w:rsidRDefault="0047619C" w:rsidP="0047619C">
      <w:pPr>
        <w:rPr>
          <w:b/>
          <w:bCs/>
          <w:u w:val="single"/>
        </w:rPr>
      </w:pPr>
      <w:r>
        <w:rPr>
          <w:b/>
          <w:bCs/>
        </w:rPr>
        <w:tab/>
      </w:r>
    </w:p>
    <w:p w:rsidR="0047619C" w:rsidRDefault="0047619C" w:rsidP="0047619C">
      <w:r>
        <w:t>MATERIAL:</w:t>
      </w:r>
      <w:r>
        <w:tab/>
      </w:r>
      <w:r>
        <w:tab/>
        <w:t>Polietileno Alta Densidad Pigmentado BLANCO Tubular.</w:t>
      </w:r>
    </w:p>
    <w:p w:rsidR="0047619C" w:rsidRDefault="0047619C" w:rsidP="0047619C">
      <w:r>
        <w:t>MEDIDA:</w:t>
      </w:r>
      <w:r>
        <w:tab/>
      </w:r>
      <w:r>
        <w:tab/>
      </w:r>
      <w:r w:rsidRPr="00444F82">
        <w:rPr>
          <w:b/>
        </w:rPr>
        <w:t xml:space="preserve">43 </w:t>
      </w:r>
      <w:r>
        <w:rPr>
          <w:b/>
        </w:rPr>
        <w:t xml:space="preserve"> </w:t>
      </w:r>
      <w:r w:rsidRPr="00444F82">
        <w:rPr>
          <w:b/>
        </w:rPr>
        <w:t xml:space="preserve"> Cms</w:t>
      </w:r>
      <w:r>
        <w:t>.</w:t>
      </w:r>
    </w:p>
    <w:p w:rsidR="0047619C" w:rsidRPr="005C3173" w:rsidRDefault="0047619C" w:rsidP="0047619C">
      <w:pPr>
        <w:rPr>
          <w:b/>
          <w:bCs/>
        </w:rPr>
      </w:pPr>
      <w:r>
        <w:t>CALIBRE:</w:t>
      </w:r>
      <w:r>
        <w:tab/>
      </w:r>
      <w:r>
        <w:tab/>
      </w:r>
      <w:r w:rsidRPr="005C3173">
        <w:rPr>
          <w:b/>
        </w:rPr>
        <w:t xml:space="preserve">2.5 </w:t>
      </w:r>
      <w:r w:rsidRPr="005C3173">
        <w:rPr>
          <w:b/>
          <w:bCs/>
        </w:rPr>
        <w:t xml:space="preserve">  ”</w:t>
      </w:r>
    </w:p>
    <w:p w:rsidR="0047619C" w:rsidRDefault="0047619C" w:rsidP="0047619C">
      <w:r>
        <w:t>COLOR:</w:t>
      </w:r>
      <w:r>
        <w:tab/>
      </w:r>
      <w:r>
        <w:tab/>
        <w:t>BLANCO  ( Según muestra  )</w:t>
      </w:r>
    </w:p>
    <w:p w:rsidR="0047619C" w:rsidRDefault="0047619C" w:rsidP="0047619C">
      <w:r>
        <w:t>TRATADO:</w:t>
      </w:r>
      <w:r>
        <w:tab/>
      </w:r>
      <w:r>
        <w:tab/>
        <w:t>2 Caras.</w:t>
      </w:r>
    </w:p>
    <w:p w:rsidR="0047619C" w:rsidRDefault="0047619C" w:rsidP="0047619C">
      <w:pPr>
        <w:rPr>
          <w:b/>
          <w:bCs/>
        </w:rPr>
      </w:pPr>
      <w:r>
        <w:t>CANTIDAD:</w:t>
      </w:r>
      <w:r>
        <w:tab/>
      </w:r>
      <w:r>
        <w:tab/>
      </w:r>
      <w:r>
        <w:rPr>
          <w:b/>
        </w:rPr>
        <w:t xml:space="preserve">240 </w:t>
      </w:r>
      <w:r>
        <w:t xml:space="preserve">   Kg</w:t>
      </w:r>
    </w:p>
    <w:p w:rsidR="0047619C" w:rsidRDefault="0047619C" w:rsidP="0047619C">
      <w:r>
        <w:t>REFERENCIA:</w:t>
      </w:r>
      <w:r>
        <w:tab/>
      </w:r>
      <w:r>
        <w:rPr>
          <w:b/>
        </w:rPr>
        <w:t>PLASTIQUIMICA   MEDIANA</w:t>
      </w:r>
    </w:p>
    <w:p w:rsidR="0047619C" w:rsidRDefault="0047619C" w:rsidP="0047619C">
      <w:r>
        <w:t>COLORES:</w:t>
      </w:r>
      <w:r>
        <w:tab/>
      </w:r>
      <w:r>
        <w:tab/>
        <w:t>2 ( Gris -  Rojo)</w:t>
      </w:r>
    </w:p>
    <w:p w:rsidR="0047619C" w:rsidRDefault="0047619C" w:rsidP="0047619C">
      <w:r>
        <w:t>CARAS:</w:t>
      </w:r>
      <w:r>
        <w:tab/>
      </w:r>
      <w:r>
        <w:tab/>
        <w:t>2</w:t>
      </w:r>
    </w:p>
    <w:p w:rsidR="0047619C" w:rsidRDefault="0047619C" w:rsidP="0047619C">
      <w:r>
        <w:t>REPETICIÓN:</w:t>
      </w:r>
      <w:r>
        <w:tab/>
        <w:t>Continua</w:t>
      </w:r>
    </w:p>
    <w:p w:rsidR="0047619C" w:rsidRDefault="0047619C" w:rsidP="0047619C">
      <w:r>
        <w:t>RODILLO:</w:t>
      </w:r>
      <w:r>
        <w:tab/>
      </w:r>
      <w:r>
        <w:tab/>
        <w:t>38</w:t>
      </w:r>
    </w:p>
    <w:p w:rsidR="0047619C" w:rsidRDefault="0047619C" w:rsidP="0047619C">
      <w:r>
        <w:t>BOLSA:</w:t>
      </w:r>
      <w:r>
        <w:tab/>
      </w:r>
      <w:r>
        <w:tab/>
      </w:r>
      <w:r w:rsidRPr="003B158B">
        <w:rPr>
          <w:b/>
        </w:rPr>
        <w:t>43 x  190  cms</w:t>
      </w:r>
    </w:p>
    <w:p w:rsidR="0047619C" w:rsidRDefault="0047619C" w:rsidP="0047619C">
      <w:r>
        <w:t>SELLADO:</w:t>
      </w:r>
      <w:r>
        <w:tab/>
      </w:r>
      <w:r>
        <w:tab/>
        <w:t>Para selle de Fondo.</w:t>
      </w:r>
    </w:p>
    <w:p w:rsidR="0047619C" w:rsidRDefault="0047619C" w:rsidP="0047619C"/>
    <w:p w:rsidR="0047619C" w:rsidRDefault="0047619C" w:rsidP="0047619C"/>
    <w:p w:rsidR="0047619C" w:rsidRDefault="0047619C" w:rsidP="0047619C">
      <w:r>
        <w:rPr>
          <w:b/>
          <w:bCs/>
          <w:u w:val="single"/>
        </w:rPr>
        <w:t>NOTA:</w:t>
      </w:r>
      <w:r>
        <w:t xml:space="preserve">  * Los cyreles   Se encuentran en su planta</w:t>
      </w:r>
    </w:p>
    <w:p w:rsidR="0047619C" w:rsidRDefault="0047619C" w:rsidP="0047619C">
      <w:pPr>
        <w:numPr>
          <w:ilvl w:val="0"/>
          <w:numId w:val="1"/>
        </w:numPr>
      </w:pPr>
      <w:r>
        <w:t>Se envían muestra física  para tonos , alturas  y pigmentación</w:t>
      </w:r>
    </w:p>
    <w:p w:rsidR="0047619C" w:rsidRDefault="0047619C" w:rsidP="0047619C">
      <w:pPr>
        <w:ind w:left="885"/>
      </w:pPr>
    </w:p>
    <w:p w:rsidR="0047619C" w:rsidRPr="00315AED" w:rsidRDefault="0047619C" w:rsidP="0047619C">
      <w:pPr>
        <w:numPr>
          <w:ilvl w:val="0"/>
          <w:numId w:val="1"/>
        </w:numPr>
      </w:pPr>
      <w:r w:rsidRPr="00393DAD">
        <w:rPr>
          <w:b/>
          <w:u w:val="single"/>
        </w:rPr>
        <w:t>Utilizar tinta negra</w:t>
      </w:r>
      <w:r>
        <w:t xml:space="preserve">   </w:t>
      </w:r>
      <w:r w:rsidRPr="00393DAD">
        <w:rPr>
          <w:b/>
          <w:u w:val="single"/>
        </w:rPr>
        <w:t>ANTIGRASA</w:t>
      </w:r>
    </w:p>
    <w:p w:rsidR="0047619C" w:rsidRDefault="0047619C" w:rsidP="0047619C"/>
    <w:p w:rsidR="0047619C" w:rsidRPr="0098114D" w:rsidRDefault="0047619C" w:rsidP="0047619C">
      <w:pPr>
        <w:rPr>
          <w:b/>
          <w:u w:val="single"/>
        </w:rPr>
      </w:pPr>
    </w:p>
    <w:p w:rsidR="0047619C" w:rsidRDefault="0047619C" w:rsidP="0047619C">
      <w:r>
        <w:t>Agradezco la atención y colaboración prestada.</w:t>
      </w:r>
    </w:p>
    <w:p w:rsidR="0047619C" w:rsidRDefault="0047619C" w:rsidP="0047619C"/>
    <w:p w:rsidR="0047619C" w:rsidRDefault="0047619C" w:rsidP="0047619C">
      <w:r>
        <w:t>Cordialmente,</w:t>
      </w:r>
    </w:p>
    <w:p w:rsidR="0047619C" w:rsidRDefault="0047619C" w:rsidP="0047619C"/>
    <w:p w:rsidR="0047619C" w:rsidRPr="008D4091" w:rsidRDefault="0047619C" w:rsidP="0047619C">
      <w:pPr>
        <w:rPr>
          <w:b/>
        </w:rPr>
      </w:pPr>
    </w:p>
    <w:p w:rsidR="0047619C" w:rsidRDefault="0047619C" w:rsidP="0047619C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47619C" w:rsidRDefault="0047619C" w:rsidP="0047619C">
      <w:r>
        <w:t>Director.</w:t>
      </w:r>
    </w:p>
    <w:p w:rsidR="0047619C" w:rsidRDefault="0047619C" w:rsidP="0042659C">
      <w:pPr>
        <w:rPr>
          <w:b/>
        </w:rPr>
      </w:pPr>
    </w:p>
    <w:p w:rsidR="00667EA8" w:rsidRDefault="00667EA8" w:rsidP="0042659C">
      <w:pPr>
        <w:rPr>
          <w:b/>
        </w:rPr>
      </w:pPr>
    </w:p>
    <w:p w:rsidR="00667EA8" w:rsidRDefault="00667EA8" w:rsidP="0042659C">
      <w:pPr>
        <w:rPr>
          <w:b/>
        </w:rPr>
      </w:pPr>
    </w:p>
    <w:p w:rsidR="00667EA8" w:rsidRDefault="00667EA8" w:rsidP="0042659C">
      <w:pPr>
        <w:rPr>
          <w:b/>
        </w:rPr>
      </w:pPr>
    </w:p>
    <w:p w:rsidR="00667EA8" w:rsidRDefault="00667EA8" w:rsidP="00667EA8">
      <w:pPr>
        <w:rPr>
          <w:b/>
        </w:rPr>
      </w:pPr>
    </w:p>
    <w:p w:rsidR="00667EA8" w:rsidRDefault="00667EA8" w:rsidP="00667EA8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667EA8" w:rsidRDefault="00667EA8" w:rsidP="00667EA8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667EA8" w:rsidRDefault="00667EA8" w:rsidP="00667EA8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667EA8" w:rsidRDefault="00667EA8" w:rsidP="00667EA8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667EA8" w:rsidRDefault="00667EA8" w:rsidP="00667EA8"/>
    <w:p w:rsidR="00667EA8" w:rsidRDefault="00667EA8" w:rsidP="00667EA8"/>
    <w:p w:rsidR="00667EA8" w:rsidRDefault="00667EA8" w:rsidP="00667EA8">
      <w:pPr>
        <w:pStyle w:val="Ttulo1"/>
      </w:pPr>
      <w:r>
        <w:t>ORD EN DE TRABAJO    N°      08246</w:t>
      </w:r>
    </w:p>
    <w:p w:rsidR="00667EA8" w:rsidRDefault="00667EA8" w:rsidP="00667EA8"/>
    <w:p w:rsidR="00667EA8" w:rsidRDefault="00667EA8" w:rsidP="00667EA8">
      <w:r>
        <w:t>FECHA:</w:t>
      </w:r>
      <w:r>
        <w:tab/>
        <w:t>Medellín,   Abril   16   de   2011</w:t>
      </w:r>
    </w:p>
    <w:p w:rsidR="00667EA8" w:rsidRDefault="00667EA8" w:rsidP="00667EA8">
      <w:r>
        <w:t>PARA:</w:t>
      </w:r>
      <w:r>
        <w:tab/>
      </w:r>
      <w:r>
        <w:tab/>
        <w:t>PLÁSTICOS DARMA</w:t>
      </w:r>
    </w:p>
    <w:p w:rsidR="00667EA8" w:rsidRDefault="00667EA8" w:rsidP="00667EA8">
      <w:r>
        <w:t>ATENCIÓN:</w:t>
      </w:r>
      <w:r>
        <w:tab/>
        <w:t>Sr. Darío Jaramillo</w:t>
      </w:r>
    </w:p>
    <w:p w:rsidR="00667EA8" w:rsidRDefault="00667EA8" w:rsidP="00667EA8">
      <w:r>
        <w:tab/>
      </w:r>
      <w:r>
        <w:tab/>
        <w:t>Gerente.</w:t>
      </w:r>
    </w:p>
    <w:p w:rsidR="00667EA8" w:rsidRDefault="00667EA8" w:rsidP="00667EA8"/>
    <w:p w:rsidR="00667EA8" w:rsidRDefault="00667EA8" w:rsidP="00667EA8">
      <w:r>
        <w:t>Apreciado Don Darío:</w:t>
      </w:r>
    </w:p>
    <w:p w:rsidR="00667EA8" w:rsidRDefault="00667EA8" w:rsidP="00667EA8"/>
    <w:p w:rsidR="00667EA8" w:rsidRDefault="00667EA8" w:rsidP="00667EA8">
      <w:r>
        <w:t>Con la presente estamos solicitando el siguiente Material   :</w:t>
      </w:r>
    </w:p>
    <w:p w:rsidR="00667EA8" w:rsidRDefault="00667EA8" w:rsidP="00667EA8"/>
    <w:p w:rsidR="00667EA8" w:rsidRDefault="00667EA8" w:rsidP="00667EA8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667EA8" w:rsidRDefault="00667EA8" w:rsidP="00667EA8">
      <w:pPr>
        <w:rPr>
          <w:b/>
          <w:bCs/>
          <w:u w:val="single"/>
        </w:rPr>
      </w:pPr>
    </w:p>
    <w:p w:rsidR="00667EA8" w:rsidRDefault="00667EA8" w:rsidP="00667EA8">
      <w:r>
        <w:t>MATERIAL:</w:t>
      </w:r>
      <w:r>
        <w:tab/>
      </w:r>
      <w:r>
        <w:tab/>
        <w:t>Polietileno Alta Densidad Pigmentado BLANCO Tubular.</w:t>
      </w:r>
    </w:p>
    <w:p w:rsidR="00667EA8" w:rsidRDefault="00667EA8" w:rsidP="00667EA8">
      <w:r>
        <w:t>MEDIDA:</w:t>
      </w:r>
      <w:r>
        <w:tab/>
      </w:r>
      <w:r>
        <w:tab/>
      </w:r>
      <w:r>
        <w:rPr>
          <w:b/>
        </w:rPr>
        <w:t>35</w:t>
      </w:r>
      <w:r w:rsidRPr="00444F82">
        <w:rPr>
          <w:b/>
        </w:rPr>
        <w:t xml:space="preserve">  Cms</w:t>
      </w:r>
      <w:r>
        <w:t>.</w:t>
      </w:r>
    </w:p>
    <w:p w:rsidR="00667EA8" w:rsidRDefault="00667EA8" w:rsidP="00667EA8">
      <w:pPr>
        <w:rPr>
          <w:b/>
          <w:bCs/>
        </w:rPr>
      </w:pPr>
      <w:r>
        <w:t>CALIBRE:</w:t>
      </w:r>
      <w:r>
        <w:tab/>
      </w:r>
      <w:r>
        <w:tab/>
      </w:r>
      <w:r w:rsidRPr="00B460D7">
        <w:rPr>
          <w:b/>
        </w:rPr>
        <w:t>2.5</w:t>
      </w:r>
      <w:r>
        <w:t xml:space="preserve"> </w:t>
      </w:r>
      <w:r>
        <w:rPr>
          <w:b/>
          <w:bCs/>
        </w:rPr>
        <w:t xml:space="preserve">  ”</w:t>
      </w:r>
    </w:p>
    <w:p w:rsidR="00667EA8" w:rsidRDefault="00667EA8" w:rsidP="00667EA8">
      <w:r>
        <w:t>COLOR:</w:t>
      </w:r>
      <w:r>
        <w:tab/>
      </w:r>
      <w:r>
        <w:tab/>
        <w:t>BLANCO  ( Según muestra  )</w:t>
      </w:r>
    </w:p>
    <w:p w:rsidR="00667EA8" w:rsidRDefault="00667EA8" w:rsidP="00667EA8">
      <w:r>
        <w:t>TRATADO:</w:t>
      </w:r>
      <w:r>
        <w:tab/>
      </w:r>
      <w:r>
        <w:tab/>
        <w:t>2 Caras.</w:t>
      </w:r>
    </w:p>
    <w:p w:rsidR="00667EA8" w:rsidRDefault="00667EA8" w:rsidP="00667EA8">
      <w:pPr>
        <w:rPr>
          <w:b/>
          <w:bCs/>
        </w:rPr>
      </w:pPr>
      <w:r>
        <w:t>CANTIDAD:</w:t>
      </w:r>
      <w:r>
        <w:tab/>
        <w:t xml:space="preserve">            160 </w:t>
      </w:r>
      <w:r>
        <w:rPr>
          <w:b/>
        </w:rPr>
        <w:t xml:space="preserve"> </w:t>
      </w:r>
      <w:r>
        <w:t xml:space="preserve">  Kg.</w:t>
      </w:r>
      <w:r>
        <w:rPr>
          <w:b/>
          <w:bCs/>
        </w:rPr>
        <w:t xml:space="preserve"> </w:t>
      </w:r>
    </w:p>
    <w:p w:rsidR="00667EA8" w:rsidRDefault="00667EA8" w:rsidP="00667EA8">
      <w:r>
        <w:t>REFERENCIA:</w:t>
      </w:r>
      <w:r>
        <w:tab/>
      </w:r>
      <w:r>
        <w:rPr>
          <w:b/>
        </w:rPr>
        <w:t>PLASTIQUIMICA  PEQUEÑA</w:t>
      </w:r>
    </w:p>
    <w:p w:rsidR="00667EA8" w:rsidRDefault="00667EA8" w:rsidP="00667EA8">
      <w:r>
        <w:t>COLORES:</w:t>
      </w:r>
      <w:r>
        <w:tab/>
      </w:r>
      <w:r>
        <w:tab/>
        <w:t>2 ( Gris -  Rojo)</w:t>
      </w:r>
    </w:p>
    <w:p w:rsidR="00667EA8" w:rsidRDefault="00667EA8" w:rsidP="00667EA8">
      <w:r>
        <w:t>CARAS:</w:t>
      </w:r>
      <w:r>
        <w:tab/>
      </w:r>
      <w:r>
        <w:tab/>
        <w:t>2</w:t>
      </w:r>
    </w:p>
    <w:p w:rsidR="00667EA8" w:rsidRDefault="00667EA8" w:rsidP="00667EA8">
      <w:r>
        <w:t>REPETICIÓN:</w:t>
      </w:r>
      <w:r>
        <w:tab/>
        <w:t>Continua</w:t>
      </w:r>
    </w:p>
    <w:p w:rsidR="00667EA8" w:rsidRDefault="00667EA8" w:rsidP="00667EA8">
      <w:r>
        <w:t>RODILLO:</w:t>
      </w:r>
      <w:r>
        <w:tab/>
      </w:r>
      <w:r>
        <w:tab/>
      </w:r>
      <w:r w:rsidRPr="001D3669">
        <w:rPr>
          <w:b/>
        </w:rPr>
        <w:t>38</w:t>
      </w:r>
    </w:p>
    <w:p w:rsidR="00667EA8" w:rsidRPr="006537EA" w:rsidRDefault="00667EA8" w:rsidP="00667EA8">
      <w:pPr>
        <w:rPr>
          <w:b/>
        </w:rPr>
      </w:pPr>
      <w:r>
        <w:t>BOLSA:</w:t>
      </w:r>
      <w:r>
        <w:tab/>
      </w:r>
      <w:r>
        <w:tab/>
      </w:r>
      <w:r w:rsidRPr="006537EA">
        <w:rPr>
          <w:b/>
        </w:rPr>
        <w:t xml:space="preserve">35  x  175  </w:t>
      </w:r>
      <w:r>
        <w:rPr>
          <w:b/>
        </w:rPr>
        <w:t xml:space="preserve">  </w:t>
      </w:r>
      <w:r w:rsidRPr="006537EA">
        <w:rPr>
          <w:b/>
        </w:rPr>
        <w:t>cms</w:t>
      </w:r>
    </w:p>
    <w:p w:rsidR="00667EA8" w:rsidRDefault="00667EA8" w:rsidP="00667EA8">
      <w:r>
        <w:t>SELLADO:</w:t>
      </w:r>
      <w:r>
        <w:tab/>
      </w:r>
      <w:r>
        <w:tab/>
        <w:t>Para selle de Fondo.</w:t>
      </w:r>
    </w:p>
    <w:p w:rsidR="00667EA8" w:rsidRDefault="00667EA8" w:rsidP="00667EA8"/>
    <w:p w:rsidR="00667EA8" w:rsidRDefault="00667EA8" w:rsidP="00667EA8"/>
    <w:p w:rsidR="00667EA8" w:rsidRDefault="00667EA8" w:rsidP="00667EA8">
      <w:r>
        <w:rPr>
          <w:b/>
          <w:bCs/>
          <w:u w:val="single"/>
        </w:rPr>
        <w:t>NOTA:</w:t>
      </w:r>
      <w:r>
        <w:t xml:space="preserve">  * Los cyreles   Se encuentran en su planta</w:t>
      </w:r>
    </w:p>
    <w:p w:rsidR="00667EA8" w:rsidRDefault="00667EA8" w:rsidP="00667EA8">
      <w:pPr>
        <w:numPr>
          <w:ilvl w:val="0"/>
          <w:numId w:val="1"/>
        </w:numPr>
      </w:pPr>
      <w:r>
        <w:t>Se envían muestra física  para tonos , alturas  y  pigmentación</w:t>
      </w:r>
    </w:p>
    <w:p w:rsidR="00667EA8" w:rsidRDefault="00667EA8" w:rsidP="00667EA8"/>
    <w:p w:rsidR="00667EA8" w:rsidRPr="00315AED" w:rsidRDefault="00667EA8" w:rsidP="00667EA8">
      <w:pPr>
        <w:numPr>
          <w:ilvl w:val="0"/>
          <w:numId w:val="1"/>
        </w:numPr>
      </w:pPr>
      <w:r w:rsidRPr="00393DAD">
        <w:rPr>
          <w:b/>
          <w:u w:val="single"/>
        </w:rPr>
        <w:t>Utilizar tinta negra</w:t>
      </w:r>
      <w:r>
        <w:t xml:space="preserve"> </w:t>
      </w:r>
      <w:r w:rsidRPr="00393DAD">
        <w:rPr>
          <w:b/>
          <w:u w:val="single"/>
        </w:rPr>
        <w:t>ANTIGRASA</w:t>
      </w:r>
    </w:p>
    <w:p w:rsidR="00667EA8" w:rsidRDefault="00667EA8" w:rsidP="00667EA8"/>
    <w:p w:rsidR="00667EA8" w:rsidRPr="0098114D" w:rsidRDefault="00667EA8" w:rsidP="00667EA8">
      <w:pPr>
        <w:rPr>
          <w:b/>
          <w:u w:val="single"/>
        </w:rPr>
      </w:pPr>
    </w:p>
    <w:p w:rsidR="00667EA8" w:rsidRDefault="00667EA8" w:rsidP="00667EA8">
      <w:r>
        <w:t>Agradezco la atención y colaboración prestada.</w:t>
      </w:r>
    </w:p>
    <w:p w:rsidR="00667EA8" w:rsidRDefault="00667EA8" w:rsidP="00667EA8"/>
    <w:p w:rsidR="00667EA8" w:rsidRDefault="00667EA8" w:rsidP="00667EA8"/>
    <w:p w:rsidR="00667EA8" w:rsidRDefault="00667EA8" w:rsidP="00667EA8">
      <w:r>
        <w:t>Cordialmente</w:t>
      </w:r>
    </w:p>
    <w:p w:rsidR="00667EA8" w:rsidRDefault="00667EA8" w:rsidP="00667EA8"/>
    <w:p w:rsidR="00667EA8" w:rsidRDefault="00667EA8" w:rsidP="00667EA8"/>
    <w:p w:rsidR="00667EA8" w:rsidRDefault="00667EA8" w:rsidP="00667EA8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667EA8" w:rsidRDefault="00667EA8" w:rsidP="00667EA8">
      <w:r>
        <w:t>Director.</w:t>
      </w:r>
    </w:p>
    <w:p w:rsidR="00667EA8" w:rsidRDefault="00667EA8" w:rsidP="00667EA8">
      <w:pPr>
        <w:rPr>
          <w:b/>
        </w:rPr>
      </w:pPr>
    </w:p>
    <w:p w:rsidR="00667EA8" w:rsidRDefault="00667EA8" w:rsidP="0042659C">
      <w:pPr>
        <w:rPr>
          <w:b/>
        </w:rPr>
      </w:pPr>
    </w:p>
    <w:p w:rsidR="006A40B7" w:rsidRDefault="006A40B7" w:rsidP="006A40B7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6A40B7" w:rsidRDefault="006A40B7" w:rsidP="006A40B7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6A40B7" w:rsidRDefault="006A40B7" w:rsidP="006A40B7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6A40B7" w:rsidRDefault="006A40B7" w:rsidP="006A40B7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6A40B7" w:rsidRDefault="006A40B7" w:rsidP="006A40B7"/>
    <w:p w:rsidR="006A40B7" w:rsidRDefault="006A40B7" w:rsidP="006A40B7">
      <w:pPr>
        <w:pStyle w:val="Ttulo1"/>
      </w:pPr>
      <w:r>
        <w:t>ORDEN DE TRABAJO   N°      08256</w:t>
      </w:r>
    </w:p>
    <w:p w:rsidR="006A40B7" w:rsidRDefault="006A40B7" w:rsidP="006A40B7"/>
    <w:p w:rsidR="006A40B7" w:rsidRDefault="006A40B7" w:rsidP="006A40B7">
      <w:r>
        <w:t>FECHA:</w:t>
      </w:r>
      <w:r>
        <w:tab/>
        <w:t>Medellín, Abril   18    de   2011</w:t>
      </w:r>
    </w:p>
    <w:p w:rsidR="006A40B7" w:rsidRDefault="006A40B7" w:rsidP="006A40B7">
      <w:r>
        <w:t>PARA:</w:t>
      </w:r>
      <w:r>
        <w:tab/>
      </w:r>
      <w:r>
        <w:tab/>
        <w:t>PLÁSTICOS   DARMA</w:t>
      </w:r>
    </w:p>
    <w:p w:rsidR="006A40B7" w:rsidRDefault="006A40B7" w:rsidP="006A40B7">
      <w:r>
        <w:t>ATENCIÓN:</w:t>
      </w:r>
      <w:r>
        <w:tab/>
        <w:t>Sr. DARIO JARAMILLO</w:t>
      </w:r>
    </w:p>
    <w:p w:rsidR="006A40B7" w:rsidRDefault="006A40B7" w:rsidP="006A40B7"/>
    <w:p w:rsidR="006A40B7" w:rsidRDefault="006A40B7" w:rsidP="006A40B7">
      <w:r>
        <w:t>Apreciado Dn DARIO:</w:t>
      </w:r>
    </w:p>
    <w:p w:rsidR="006A40B7" w:rsidRDefault="006A40B7" w:rsidP="006A40B7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6A40B7" w:rsidRDefault="006A40B7" w:rsidP="006A40B7"/>
    <w:p w:rsidR="006A40B7" w:rsidRDefault="006A40B7" w:rsidP="006A40B7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6A40B7" w:rsidRDefault="006A40B7" w:rsidP="006A40B7"/>
    <w:p w:rsidR="006A40B7" w:rsidRDefault="006A40B7" w:rsidP="006A40B7">
      <w:r>
        <w:t>MATERIAL :</w:t>
      </w:r>
      <w:r>
        <w:tab/>
      </w:r>
      <w:r>
        <w:tab/>
        <w:t xml:space="preserve">Polietileno de Baja  densidad   </w:t>
      </w:r>
      <w:r>
        <w:rPr>
          <w:b/>
          <w:u w:val="single"/>
        </w:rPr>
        <w:t xml:space="preserve">Blanco  </w:t>
      </w:r>
      <w:r>
        <w:t xml:space="preserve"> Lamina</w:t>
      </w:r>
    </w:p>
    <w:p w:rsidR="006A40B7" w:rsidRDefault="006A40B7" w:rsidP="006A40B7">
      <w:r>
        <w:t>MEDIDA:</w:t>
      </w:r>
      <w:r>
        <w:tab/>
      </w:r>
      <w:r>
        <w:tab/>
      </w:r>
      <w:r>
        <w:rPr>
          <w:b/>
        </w:rPr>
        <w:t>42</w:t>
      </w:r>
      <w:r>
        <w:t xml:space="preserve">   cms   </w:t>
      </w:r>
    </w:p>
    <w:p w:rsidR="006A40B7" w:rsidRDefault="006A40B7" w:rsidP="006A40B7">
      <w:r>
        <w:t>CALIBRE :</w:t>
      </w:r>
      <w:r>
        <w:tab/>
      </w:r>
      <w:r>
        <w:tab/>
      </w:r>
      <w:r>
        <w:rPr>
          <w:b/>
        </w:rPr>
        <w:t xml:space="preserve">1.5 </w:t>
      </w:r>
      <w:r>
        <w:t xml:space="preserve">   “</w:t>
      </w:r>
    </w:p>
    <w:p w:rsidR="006A40B7" w:rsidRDefault="006A40B7" w:rsidP="006A40B7">
      <w:r>
        <w:t>COLOR :</w:t>
      </w:r>
      <w:r>
        <w:tab/>
      </w:r>
      <w:r>
        <w:tab/>
        <w:t xml:space="preserve">Blanco </w:t>
      </w:r>
    </w:p>
    <w:p w:rsidR="006A40B7" w:rsidRPr="0007721A" w:rsidRDefault="006A40B7" w:rsidP="006A40B7">
      <w:r>
        <w:t xml:space="preserve">TRATADO : </w:t>
      </w:r>
      <w:r>
        <w:tab/>
      </w:r>
      <w:r>
        <w:tab/>
        <w:t>1  cara</w:t>
      </w:r>
    </w:p>
    <w:p w:rsidR="006A40B7" w:rsidRDefault="006A40B7" w:rsidP="006A40B7">
      <w:r>
        <w:t xml:space="preserve">CANTIDAD : </w:t>
      </w:r>
      <w:r>
        <w:tab/>
        <w:t>110    kg</w:t>
      </w:r>
    </w:p>
    <w:p w:rsidR="006A40B7" w:rsidRDefault="006A40B7" w:rsidP="006A40B7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 xml:space="preserve">1     (   VERDE )  </w:t>
      </w:r>
    </w:p>
    <w:p w:rsidR="006A40B7" w:rsidRDefault="006A40B7" w:rsidP="006A40B7">
      <w:r>
        <w:t xml:space="preserve">CARAS : </w:t>
      </w:r>
      <w:r>
        <w:tab/>
      </w:r>
      <w:r>
        <w:tab/>
        <w:t>1    ( 1  x  1  )</w:t>
      </w:r>
    </w:p>
    <w:p w:rsidR="006A40B7" w:rsidRDefault="006A40B7" w:rsidP="006A40B7">
      <w:r>
        <w:t>REPETICIÓN :</w:t>
      </w:r>
      <w:r>
        <w:tab/>
        <w:t>27.5   cms</w:t>
      </w:r>
    </w:p>
    <w:p w:rsidR="006A40B7" w:rsidRDefault="006A40B7" w:rsidP="006A40B7">
      <w:r>
        <w:t>RODILLO :</w:t>
      </w:r>
      <w:r>
        <w:tab/>
      </w:r>
      <w:r>
        <w:tab/>
        <w:t>56</w:t>
      </w:r>
    </w:p>
    <w:p w:rsidR="006A40B7" w:rsidRDefault="006A40B7" w:rsidP="006A40B7">
      <w:r w:rsidRPr="006A40B7">
        <w:rPr>
          <w:b/>
        </w:rPr>
        <w:t xml:space="preserve">LAMINA  </w:t>
      </w:r>
      <w:r>
        <w:t>:</w:t>
      </w:r>
      <w:r>
        <w:tab/>
      </w:r>
      <w:r>
        <w:tab/>
      </w:r>
      <w:r>
        <w:rPr>
          <w:b/>
        </w:rPr>
        <w:t xml:space="preserve">21 x 27.5 </w:t>
      </w:r>
      <w:r w:rsidRPr="00336CAC">
        <w:rPr>
          <w:b/>
        </w:rPr>
        <w:t xml:space="preserve">   cm</w:t>
      </w:r>
      <w:r>
        <w:t xml:space="preserve">    </w:t>
      </w:r>
    </w:p>
    <w:p w:rsidR="006A40B7" w:rsidRDefault="006A40B7" w:rsidP="006A40B7">
      <w:r>
        <w:t>SELLADO .</w:t>
      </w:r>
      <w:r>
        <w:tab/>
      </w:r>
      <w:r>
        <w:tab/>
        <w:t>Lateral</w:t>
      </w:r>
    </w:p>
    <w:p w:rsidR="006A40B7" w:rsidRDefault="006A40B7" w:rsidP="006A40B7">
      <w:r>
        <w:t>REFERENCIA :</w:t>
      </w:r>
      <w:r>
        <w:tab/>
      </w:r>
      <w:r>
        <w:rPr>
          <w:b/>
        </w:rPr>
        <w:t>QUESITO RIONEGRO  250   gm</w:t>
      </w:r>
    </w:p>
    <w:p w:rsidR="006A40B7" w:rsidRDefault="006A40B7" w:rsidP="006A40B7"/>
    <w:p w:rsidR="006A40B7" w:rsidRDefault="006A40B7" w:rsidP="006A40B7"/>
    <w:p w:rsidR="006A40B7" w:rsidRDefault="006A40B7" w:rsidP="006A40B7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>
        <w:rPr>
          <w:bCs/>
        </w:rPr>
        <w:t>Cyreles   los envía  GRAFIFLEX</w:t>
      </w:r>
    </w:p>
    <w:p w:rsidR="006A40B7" w:rsidRDefault="006A40B7" w:rsidP="006A40B7">
      <w:pPr>
        <w:rPr>
          <w:b/>
        </w:rPr>
      </w:pPr>
      <w:r>
        <w:t xml:space="preserve">                   -   Anexo  Arte  para   alturas y Tonos.</w:t>
      </w:r>
      <w:r>
        <w:tab/>
        <w:t xml:space="preserve">        </w:t>
      </w:r>
      <w:r>
        <w:tab/>
        <w:t xml:space="preserve">        </w:t>
      </w: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6A40B7" w:rsidRDefault="006A40B7" w:rsidP="006A40B7">
      <w:pPr>
        <w:rPr>
          <w:b/>
        </w:rPr>
      </w:pPr>
      <w:r>
        <w:rPr>
          <w:b/>
        </w:rPr>
        <w:tab/>
        <w:t xml:space="preserve">        -  EL MATERIAL  LO ENVIA  P.U </w:t>
      </w:r>
    </w:p>
    <w:p w:rsidR="006A40B7" w:rsidRDefault="006A40B7" w:rsidP="006A40B7">
      <w:pPr>
        <w:rPr>
          <w:b/>
        </w:rPr>
      </w:pPr>
      <w:r>
        <w:rPr>
          <w:b/>
        </w:rPr>
        <w:tab/>
        <w:t xml:space="preserve">        - colocar  pie de  imprenta</w:t>
      </w:r>
    </w:p>
    <w:p w:rsidR="006A40B7" w:rsidRPr="00F50B40" w:rsidRDefault="006A40B7" w:rsidP="006A40B7">
      <w:pPr>
        <w:rPr>
          <w:b/>
          <w:sz w:val="28"/>
          <w:szCs w:val="28"/>
        </w:rPr>
      </w:pPr>
      <w:r>
        <w:rPr>
          <w:b/>
        </w:rPr>
        <w:tab/>
        <w:t xml:space="preserve">        - CODIGO BARRAS  </w:t>
      </w:r>
      <w:r w:rsidRPr="00F50B40">
        <w:rPr>
          <w:b/>
          <w:sz w:val="28"/>
          <w:szCs w:val="28"/>
        </w:rPr>
        <w:t>7703686701126</w:t>
      </w:r>
    </w:p>
    <w:p w:rsidR="006A40B7" w:rsidRDefault="006A40B7" w:rsidP="006A40B7">
      <w:r>
        <w:rPr>
          <w:b/>
        </w:rPr>
        <w:tab/>
        <w:t xml:space="preserve">       </w:t>
      </w:r>
    </w:p>
    <w:p w:rsidR="006A40B7" w:rsidRDefault="006A40B7" w:rsidP="006A40B7">
      <w:r>
        <w:tab/>
      </w:r>
    </w:p>
    <w:p w:rsidR="006A40B7" w:rsidRDefault="006A40B7" w:rsidP="006A40B7">
      <w:r>
        <w:t>Agradezco la atención y colaboración prestada.</w:t>
      </w:r>
    </w:p>
    <w:p w:rsidR="006A40B7" w:rsidRDefault="006A40B7" w:rsidP="006A40B7"/>
    <w:p w:rsidR="006A40B7" w:rsidRDefault="006A40B7" w:rsidP="006A40B7"/>
    <w:p w:rsidR="006A40B7" w:rsidRDefault="006A40B7" w:rsidP="006A40B7">
      <w:r>
        <w:t>Cordialmente</w:t>
      </w:r>
    </w:p>
    <w:p w:rsidR="006A40B7" w:rsidRDefault="006A40B7" w:rsidP="006A40B7"/>
    <w:p w:rsidR="006A40B7" w:rsidRDefault="006A40B7" w:rsidP="006A40B7"/>
    <w:p w:rsidR="006A40B7" w:rsidRDefault="006A40B7" w:rsidP="006A40B7">
      <w:r>
        <w:t>RICARDO CASAS ZAPATA</w:t>
      </w:r>
    </w:p>
    <w:p w:rsidR="006A40B7" w:rsidRDefault="006A40B7" w:rsidP="006A40B7">
      <w:r>
        <w:t>Director.</w:t>
      </w:r>
    </w:p>
    <w:p w:rsidR="006A40B7" w:rsidRDefault="006A40B7" w:rsidP="0042659C">
      <w:pPr>
        <w:rPr>
          <w:b/>
        </w:rPr>
      </w:pPr>
    </w:p>
    <w:p w:rsidR="00154A58" w:rsidRDefault="00154A58" w:rsidP="0042659C">
      <w:pPr>
        <w:rPr>
          <w:b/>
        </w:rPr>
      </w:pPr>
    </w:p>
    <w:p w:rsidR="00154A58" w:rsidRDefault="00154A58" w:rsidP="0042659C">
      <w:pPr>
        <w:rPr>
          <w:b/>
        </w:rPr>
      </w:pPr>
    </w:p>
    <w:p w:rsidR="00154A58" w:rsidRDefault="00154A58" w:rsidP="0042659C">
      <w:pPr>
        <w:rPr>
          <w:b/>
        </w:rPr>
      </w:pPr>
    </w:p>
    <w:p w:rsidR="00154A58" w:rsidRDefault="00154A58" w:rsidP="0042659C">
      <w:pPr>
        <w:rPr>
          <w:b/>
        </w:rPr>
      </w:pPr>
    </w:p>
    <w:p w:rsidR="00154A58" w:rsidRDefault="00154A58" w:rsidP="00154A58">
      <w:pPr>
        <w:rPr>
          <w:b/>
        </w:rPr>
      </w:pPr>
    </w:p>
    <w:p w:rsidR="00154A58" w:rsidRDefault="00154A58" w:rsidP="00154A58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154A58" w:rsidRDefault="00154A58" w:rsidP="00154A58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154A58" w:rsidRDefault="00154A58" w:rsidP="00154A58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154A58" w:rsidRDefault="00154A58" w:rsidP="00154A58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154A58" w:rsidRDefault="00154A58" w:rsidP="00154A58">
      <w:pPr>
        <w:rPr>
          <w:b/>
          <w:bCs/>
        </w:rPr>
      </w:pPr>
    </w:p>
    <w:p w:rsidR="00154A58" w:rsidRDefault="00154A58" w:rsidP="00154A58">
      <w:pPr>
        <w:pStyle w:val="Ttulo1"/>
      </w:pPr>
    </w:p>
    <w:p w:rsidR="00154A58" w:rsidRDefault="00154A58" w:rsidP="00154A58">
      <w:pPr>
        <w:pStyle w:val="Ttulo1"/>
      </w:pPr>
      <w:r>
        <w:t>ORDEN DE TRABAJO   N °      08241</w:t>
      </w:r>
      <w:r w:rsidR="00741B1B">
        <w:t>-1</w:t>
      </w:r>
    </w:p>
    <w:p w:rsidR="00154A58" w:rsidRDefault="00154A58" w:rsidP="00154A58"/>
    <w:p w:rsidR="00154A58" w:rsidRDefault="00741B1B" w:rsidP="00154A58">
      <w:r>
        <w:t>FECHA:</w:t>
      </w:r>
      <w:r>
        <w:tab/>
        <w:t>Medellín,  Abril  25</w:t>
      </w:r>
      <w:r w:rsidR="00154A58">
        <w:t xml:space="preserve">    de   2011</w:t>
      </w:r>
    </w:p>
    <w:p w:rsidR="00154A58" w:rsidRDefault="00154A58" w:rsidP="00154A58">
      <w:r>
        <w:t>PARA:</w:t>
      </w:r>
      <w:r>
        <w:tab/>
      </w:r>
      <w:r>
        <w:tab/>
        <w:t>PLÁSTICOS DARMA</w:t>
      </w:r>
    </w:p>
    <w:p w:rsidR="00154A58" w:rsidRDefault="00154A58" w:rsidP="00154A58">
      <w:r>
        <w:t>ATENCIÓN:</w:t>
      </w:r>
      <w:r>
        <w:tab/>
        <w:t>Sr. Darío Jaramillo</w:t>
      </w:r>
    </w:p>
    <w:p w:rsidR="00154A58" w:rsidRDefault="00154A58" w:rsidP="00154A58">
      <w:r>
        <w:tab/>
      </w:r>
      <w:r>
        <w:tab/>
        <w:t>Gerente.</w:t>
      </w:r>
    </w:p>
    <w:p w:rsidR="00154A58" w:rsidRDefault="00154A58" w:rsidP="00154A58"/>
    <w:p w:rsidR="00154A58" w:rsidRDefault="00154A58" w:rsidP="00154A58">
      <w:r>
        <w:t>Apreciado Don Darío:</w:t>
      </w:r>
    </w:p>
    <w:p w:rsidR="00154A58" w:rsidRPr="00D8653D" w:rsidRDefault="00154A58" w:rsidP="00154A58"/>
    <w:p w:rsidR="00154A58" w:rsidRDefault="00154A58" w:rsidP="00154A58">
      <w:r>
        <w:t>Con la presente estamos solicitando el siguiente servicio de  IMPRESIÓN :</w:t>
      </w:r>
    </w:p>
    <w:p w:rsidR="00154A58" w:rsidRDefault="00154A58" w:rsidP="00154A58"/>
    <w:p w:rsidR="00154A58" w:rsidRDefault="00154A58" w:rsidP="00154A58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154A58" w:rsidRDefault="00154A58" w:rsidP="00154A58">
      <w:pPr>
        <w:rPr>
          <w:b/>
          <w:bCs/>
        </w:rPr>
      </w:pPr>
    </w:p>
    <w:p w:rsidR="00154A58" w:rsidRPr="008249ED" w:rsidRDefault="00154A58" w:rsidP="00154A58">
      <w:pPr>
        <w:rPr>
          <w:b/>
        </w:rPr>
      </w:pPr>
      <w:r>
        <w:t xml:space="preserve">MATERIAL   :           Polipropileno  Tubular   de  </w:t>
      </w:r>
      <w:r w:rsidRPr="008249ED">
        <w:rPr>
          <w:b/>
        </w:rPr>
        <w:t>30    cms</w:t>
      </w:r>
    </w:p>
    <w:p w:rsidR="00154A58" w:rsidRDefault="00154A58" w:rsidP="00154A58">
      <w:r>
        <w:t>CLIBRE      :               1.4  ”</w:t>
      </w:r>
    </w:p>
    <w:p w:rsidR="00154A58" w:rsidRPr="00AD5DCF" w:rsidRDefault="00154A58" w:rsidP="00154A58">
      <w:pPr>
        <w:rPr>
          <w:b/>
        </w:rPr>
      </w:pPr>
      <w:r>
        <w:t>REFERENCIA:</w:t>
      </w:r>
      <w:r>
        <w:tab/>
      </w:r>
      <w:r>
        <w:rPr>
          <w:b/>
        </w:rPr>
        <w:t>CARMEL  MEDIANA 2</w:t>
      </w:r>
    </w:p>
    <w:p w:rsidR="00154A58" w:rsidRPr="00936C49" w:rsidRDefault="00741B1B" w:rsidP="00154A58">
      <w:pPr>
        <w:rPr>
          <w:b/>
        </w:rPr>
      </w:pPr>
      <w:r>
        <w:t>CANTIDAD    :         2</w:t>
      </w:r>
      <w:r w:rsidR="00154A58">
        <w:t>00</w:t>
      </w:r>
      <w:r w:rsidR="00154A58" w:rsidRPr="00936C49">
        <w:rPr>
          <w:b/>
        </w:rPr>
        <w:t xml:space="preserve">   Kg</w:t>
      </w:r>
    </w:p>
    <w:p w:rsidR="00154A58" w:rsidRDefault="00154A58" w:rsidP="00154A58">
      <w:r>
        <w:t>COLORES:</w:t>
      </w:r>
      <w:r>
        <w:tab/>
      </w:r>
      <w:r>
        <w:tab/>
        <w:t>2   ( BLANCO – RUBINE RED C )</w:t>
      </w:r>
    </w:p>
    <w:p w:rsidR="00154A58" w:rsidRDefault="00154A58" w:rsidP="00154A58">
      <w:r>
        <w:t>CARAS:</w:t>
      </w:r>
      <w:r>
        <w:tab/>
      </w:r>
      <w:r>
        <w:tab/>
        <w:t>2  ( 2X2-2X2 )</w:t>
      </w:r>
    </w:p>
    <w:p w:rsidR="00154A58" w:rsidRDefault="00154A58" w:rsidP="00154A58">
      <w:r>
        <w:t>REPETICIÓN:</w:t>
      </w:r>
      <w:r>
        <w:tab/>
        <w:t>24.5</w:t>
      </w:r>
    </w:p>
    <w:p w:rsidR="00154A58" w:rsidRDefault="00154A58" w:rsidP="00154A58">
      <w:r>
        <w:t>RODILLO:</w:t>
      </w:r>
      <w:r>
        <w:tab/>
      </w:r>
      <w:r>
        <w:tab/>
        <w:t>25</w:t>
      </w:r>
    </w:p>
    <w:p w:rsidR="00154A58" w:rsidRDefault="00154A58" w:rsidP="00154A58">
      <w:r>
        <w:t>BOLSA:</w:t>
      </w:r>
      <w:r>
        <w:tab/>
      </w:r>
      <w:r>
        <w:tab/>
      </w:r>
      <w:r w:rsidRPr="008249ED">
        <w:rPr>
          <w:b/>
        </w:rPr>
        <w:t>24.5    X  28   +  5</w:t>
      </w:r>
      <w:r>
        <w:t xml:space="preserve">    cms  de solapa   Interna  pegada</w:t>
      </w:r>
    </w:p>
    <w:p w:rsidR="00154A58" w:rsidRDefault="00154A58" w:rsidP="00154A58">
      <w:r>
        <w:t>SELLADO:</w:t>
      </w:r>
      <w:r>
        <w:tab/>
      </w:r>
      <w:r>
        <w:tab/>
        <w:t>Para selle lateral.</w:t>
      </w:r>
    </w:p>
    <w:p w:rsidR="00154A58" w:rsidRDefault="00154A58" w:rsidP="00154A58"/>
    <w:p w:rsidR="00154A58" w:rsidRDefault="00154A58" w:rsidP="00154A58"/>
    <w:p w:rsidR="00154A58" w:rsidRDefault="00154A58" w:rsidP="00154A58">
      <w:r>
        <w:rPr>
          <w:b/>
          <w:bCs/>
          <w:u w:val="single"/>
        </w:rPr>
        <w:t>NOTA:</w:t>
      </w:r>
      <w:r>
        <w:t xml:space="preserve">  *   Los cyreles   EN SU  PLANTA</w:t>
      </w:r>
    </w:p>
    <w:p w:rsidR="00154A58" w:rsidRDefault="00154A58" w:rsidP="00154A58">
      <w:pPr>
        <w:numPr>
          <w:ilvl w:val="0"/>
          <w:numId w:val="1"/>
        </w:numPr>
      </w:pPr>
      <w:r>
        <w:t>Se envían ARTE    para tonos y alturas</w:t>
      </w:r>
    </w:p>
    <w:p w:rsidR="00154A58" w:rsidRPr="00307118" w:rsidRDefault="00154A58" w:rsidP="00154A58">
      <w:pPr>
        <w:numPr>
          <w:ilvl w:val="0"/>
          <w:numId w:val="2"/>
        </w:numPr>
      </w:pPr>
      <w:r>
        <w:t xml:space="preserve">Se  envía el material de PP </w:t>
      </w:r>
      <w:r>
        <w:rPr>
          <w:b/>
        </w:rPr>
        <w:t xml:space="preserve">de  30 </w:t>
      </w:r>
      <w:r w:rsidRPr="00AD5DCF">
        <w:rPr>
          <w:b/>
        </w:rPr>
        <w:t xml:space="preserve">  cms</w:t>
      </w:r>
    </w:p>
    <w:p w:rsidR="00154A58" w:rsidRDefault="00154A58" w:rsidP="00154A58">
      <w:pPr>
        <w:ind w:left="885"/>
      </w:pPr>
    </w:p>
    <w:p w:rsidR="00154A58" w:rsidRDefault="00154A58" w:rsidP="00154A58">
      <w:pPr>
        <w:ind w:left="885"/>
      </w:pPr>
    </w:p>
    <w:p w:rsidR="00154A58" w:rsidRDefault="00154A58" w:rsidP="00154A58">
      <w:r>
        <w:t>Agradezco la atención y colaboración prestada.</w:t>
      </w:r>
    </w:p>
    <w:p w:rsidR="00154A58" w:rsidRDefault="00154A58" w:rsidP="00154A58"/>
    <w:p w:rsidR="00154A58" w:rsidRDefault="00154A58" w:rsidP="00154A58"/>
    <w:p w:rsidR="00154A58" w:rsidRDefault="00154A58" w:rsidP="00154A58">
      <w:r>
        <w:t>Cordialmente,</w:t>
      </w:r>
    </w:p>
    <w:p w:rsidR="00154A58" w:rsidRDefault="00154A58" w:rsidP="00154A58"/>
    <w:p w:rsidR="00154A58" w:rsidRDefault="00154A58" w:rsidP="00154A58"/>
    <w:p w:rsidR="00154A58" w:rsidRDefault="00154A58" w:rsidP="00154A58"/>
    <w:p w:rsidR="00154A58" w:rsidRDefault="00154A58" w:rsidP="00154A58">
      <w:r>
        <w:t>RICARDO CASAS ZAPATA</w:t>
      </w:r>
    </w:p>
    <w:p w:rsidR="00154A58" w:rsidRDefault="00154A58" w:rsidP="00154A58">
      <w:r>
        <w:t>Director.</w:t>
      </w:r>
    </w:p>
    <w:p w:rsidR="00154A58" w:rsidRDefault="00154A58" w:rsidP="00154A58">
      <w:pPr>
        <w:rPr>
          <w:b/>
        </w:rPr>
      </w:pPr>
    </w:p>
    <w:p w:rsidR="00154A58" w:rsidRDefault="00154A58" w:rsidP="0042659C">
      <w:pPr>
        <w:rPr>
          <w:b/>
        </w:rPr>
      </w:pPr>
    </w:p>
    <w:p w:rsidR="00F2028F" w:rsidRDefault="00F2028F" w:rsidP="0042659C">
      <w:pPr>
        <w:rPr>
          <w:b/>
        </w:rPr>
      </w:pPr>
    </w:p>
    <w:p w:rsidR="00F2028F" w:rsidRDefault="00F2028F" w:rsidP="0042659C">
      <w:pPr>
        <w:rPr>
          <w:b/>
        </w:rPr>
      </w:pPr>
    </w:p>
    <w:p w:rsidR="00F2028F" w:rsidRDefault="00F2028F" w:rsidP="0042659C">
      <w:pPr>
        <w:rPr>
          <w:b/>
        </w:rPr>
      </w:pPr>
    </w:p>
    <w:p w:rsidR="00F2028F" w:rsidRDefault="00F2028F" w:rsidP="00F2028F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F2028F" w:rsidRDefault="00F2028F" w:rsidP="00F2028F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F2028F" w:rsidRDefault="00F2028F" w:rsidP="00F2028F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F2028F" w:rsidRDefault="00F2028F" w:rsidP="00F2028F">
      <w:pPr>
        <w:rPr>
          <w:b/>
          <w:bCs/>
          <w:sz w:val="20"/>
        </w:rPr>
      </w:pPr>
      <w:r>
        <w:rPr>
          <w:b/>
          <w:bCs/>
          <w:sz w:val="20"/>
        </w:rPr>
        <w:t>TEL:  4 44 46 64  ITAGUI.</w:t>
      </w:r>
    </w:p>
    <w:p w:rsidR="00F2028F" w:rsidRDefault="00F2028F" w:rsidP="00F2028F">
      <w:pPr>
        <w:rPr>
          <w:b/>
          <w:bCs/>
        </w:rPr>
      </w:pPr>
    </w:p>
    <w:p w:rsidR="00F2028F" w:rsidRDefault="00F2028F" w:rsidP="00F2028F">
      <w:pPr>
        <w:rPr>
          <w:b/>
        </w:rPr>
      </w:pPr>
    </w:p>
    <w:p w:rsidR="00F2028F" w:rsidRDefault="00F2028F" w:rsidP="00F2028F">
      <w:pPr>
        <w:pStyle w:val="Ttulo1"/>
      </w:pPr>
      <w:r>
        <w:t>ORDEN DE TRABAJO    N°      08272</w:t>
      </w:r>
    </w:p>
    <w:p w:rsidR="00F2028F" w:rsidRDefault="00F2028F" w:rsidP="00F2028F"/>
    <w:p w:rsidR="00F2028F" w:rsidRDefault="00F2028F" w:rsidP="00F2028F">
      <w:r>
        <w:t>FECHA:</w:t>
      </w:r>
      <w:r>
        <w:tab/>
        <w:t>Medellín,  Abril  25   de  2011</w:t>
      </w:r>
    </w:p>
    <w:p w:rsidR="00F2028F" w:rsidRDefault="00F2028F" w:rsidP="00F2028F">
      <w:r>
        <w:t>PARA:</w:t>
      </w:r>
      <w:r>
        <w:tab/>
      </w:r>
      <w:r>
        <w:tab/>
        <w:t>PLÁSTICOS DAR MA</w:t>
      </w:r>
    </w:p>
    <w:p w:rsidR="00F2028F" w:rsidRDefault="00F2028F" w:rsidP="00F2028F">
      <w:r>
        <w:t>ATENCIÓN:</w:t>
      </w:r>
      <w:r>
        <w:tab/>
        <w:t>Sr. Darío Jaramillo</w:t>
      </w:r>
    </w:p>
    <w:p w:rsidR="00F2028F" w:rsidRDefault="00F2028F" w:rsidP="00F2028F">
      <w:r>
        <w:tab/>
      </w:r>
      <w:r>
        <w:tab/>
        <w:t>Gerente.</w:t>
      </w:r>
    </w:p>
    <w:p w:rsidR="00F2028F" w:rsidRDefault="00F2028F" w:rsidP="00F2028F"/>
    <w:p w:rsidR="00F2028F" w:rsidRDefault="00F2028F" w:rsidP="00F2028F">
      <w:r>
        <w:t>Apreciado Don Darío :</w:t>
      </w:r>
    </w:p>
    <w:p w:rsidR="00F2028F" w:rsidRDefault="00F2028F" w:rsidP="00F2028F">
      <w:r>
        <w:t xml:space="preserve"> </w:t>
      </w:r>
    </w:p>
    <w:p w:rsidR="00F2028F" w:rsidRDefault="00F2028F" w:rsidP="00F2028F">
      <w:r>
        <w:t>Con la presente estamos solicitando el siguiente servicio de EXTRUSION E IMPRESION:</w:t>
      </w:r>
    </w:p>
    <w:p w:rsidR="00F2028F" w:rsidRDefault="00F2028F" w:rsidP="00F2028F"/>
    <w:p w:rsidR="00F2028F" w:rsidRDefault="00F2028F" w:rsidP="00F2028F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F2028F" w:rsidRDefault="00F2028F" w:rsidP="00F2028F">
      <w:pPr>
        <w:rPr>
          <w:b/>
          <w:bCs/>
          <w:u w:val="single"/>
        </w:rPr>
      </w:pPr>
    </w:p>
    <w:p w:rsidR="00F2028F" w:rsidRPr="005B5BD2" w:rsidRDefault="00F2028F" w:rsidP="00F2028F">
      <w:pPr>
        <w:rPr>
          <w:b/>
        </w:rPr>
      </w:pPr>
      <w:r>
        <w:t>MATERIAL:</w:t>
      </w:r>
      <w:r>
        <w:tab/>
      </w:r>
      <w:r>
        <w:tab/>
        <w:t>Polietileno  Baja Semitubular</w:t>
      </w:r>
    </w:p>
    <w:p w:rsidR="00F2028F" w:rsidRPr="005B5BD2" w:rsidRDefault="00F2028F" w:rsidP="00F2028F">
      <w:pPr>
        <w:rPr>
          <w:b/>
        </w:rPr>
      </w:pPr>
      <w:r>
        <w:t>MEDIDA:</w:t>
      </w:r>
      <w:r>
        <w:tab/>
      </w:r>
      <w:r>
        <w:tab/>
      </w:r>
      <w:r>
        <w:rPr>
          <w:b/>
        </w:rPr>
        <w:t>28   c</w:t>
      </w:r>
      <w:r w:rsidRPr="005B5BD2">
        <w:rPr>
          <w:b/>
        </w:rPr>
        <w:t>ms.</w:t>
      </w:r>
    </w:p>
    <w:p w:rsidR="00F2028F" w:rsidRPr="00263031" w:rsidRDefault="00F2028F" w:rsidP="00F2028F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2.4 </w:t>
      </w:r>
      <w:r w:rsidRPr="00263031">
        <w:rPr>
          <w:b/>
        </w:rPr>
        <w:t xml:space="preserve">  ”</w:t>
      </w:r>
    </w:p>
    <w:p w:rsidR="00F2028F" w:rsidRDefault="00F2028F" w:rsidP="00F2028F">
      <w:r>
        <w:t>COLOR:</w:t>
      </w:r>
      <w:r>
        <w:tab/>
      </w:r>
      <w:r>
        <w:tab/>
        <w:t>Transparente</w:t>
      </w:r>
    </w:p>
    <w:p w:rsidR="00F2028F" w:rsidRDefault="00F2028F" w:rsidP="00F2028F">
      <w:r>
        <w:t>TRATADO:</w:t>
      </w:r>
      <w:r>
        <w:tab/>
      </w:r>
      <w:r>
        <w:tab/>
        <w:t>1  Caras.</w:t>
      </w:r>
    </w:p>
    <w:p w:rsidR="00F2028F" w:rsidRDefault="00F2028F" w:rsidP="00F2028F">
      <w:r>
        <w:t>CANTIDAD:</w:t>
      </w:r>
      <w:r>
        <w:tab/>
      </w:r>
      <w:r>
        <w:tab/>
      </w:r>
      <w:r>
        <w:rPr>
          <w:b/>
        </w:rPr>
        <w:t>230</w:t>
      </w:r>
      <w:r>
        <w:t xml:space="preserve">   Kg.</w:t>
      </w:r>
    </w:p>
    <w:p w:rsidR="00F2028F" w:rsidRDefault="00F2028F" w:rsidP="00F2028F">
      <w:r>
        <w:t>COLORES:</w:t>
      </w:r>
      <w:r>
        <w:tab/>
      </w:r>
      <w:r>
        <w:tab/>
        <w:t>4  ( Azul  – Verde – Blanco – Rojo )</w:t>
      </w:r>
    </w:p>
    <w:p w:rsidR="00F2028F" w:rsidRDefault="00F2028F" w:rsidP="00F2028F">
      <w:r>
        <w:t>CARAS:</w:t>
      </w:r>
      <w:r>
        <w:tab/>
      </w:r>
      <w:r>
        <w:tab/>
        <w:t xml:space="preserve">1  </w:t>
      </w:r>
    </w:p>
    <w:p w:rsidR="00F2028F" w:rsidRDefault="00F2028F" w:rsidP="00F2028F">
      <w:r>
        <w:t>REPETICIÓN:</w:t>
      </w:r>
      <w:r>
        <w:tab/>
        <w:t xml:space="preserve">17.5  Cms. </w:t>
      </w:r>
    </w:p>
    <w:p w:rsidR="00F2028F" w:rsidRDefault="00F2028F" w:rsidP="00F2028F">
      <w:r>
        <w:t>BOLSA:</w:t>
      </w:r>
      <w:r>
        <w:tab/>
      </w:r>
      <w:r>
        <w:tab/>
        <w:t xml:space="preserve">17.5  X  28  Cms .    </w:t>
      </w:r>
    </w:p>
    <w:p w:rsidR="00F2028F" w:rsidRDefault="00F2028F" w:rsidP="00F2028F">
      <w:r>
        <w:t>RODILLO :                35</w:t>
      </w:r>
    </w:p>
    <w:p w:rsidR="00F2028F" w:rsidRDefault="00F2028F" w:rsidP="00F2028F">
      <w:r>
        <w:t>SELLADO:</w:t>
      </w:r>
      <w:r>
        <w:tab/>
      </w:r>
      <w:r>
        <w:tab/>
        <w:t xml:space="preserve">Lateral </w:t>
      </w:r>
    </w:p>
    <w:p w:rsidR="00F2028F" w:rsidRDefault="00F2028F" w:rsidP="00F2028F">
      <w:r>
        <w:t>REFERENCIA:</w:t>
      </w:r>
      <w:r>
        <w:tab/>
      </w:r>
      <w:r w:rsidRPr="00C2571A">
        <w:rPr>
          <w:b/>
          <w:sz w:val="28"/>
          <w:szCs w:val="28"/>
        </w:rPr>
        <w:t>GENERICA   DITRIBUIDORA   EVELMAR  Grande</w:t>
      </w:r>
    </w:p>
    <w:p w:rsidR="00F2028F" w:rsidRDefault="00F2028F" w:rsidP="00F2028F">
      <w:r>
        <w:tab/>
      </w:r>
      <w:r>
        <w:tab/>
      </w:r>
      <w:r>
        <w:tab/>
      </w:r>
    </w:p>
    <w:p w:rsidR="00F2028F" w:rsidRDefault="00F2028F" w:rsidP="00F2028F">
      <w:r>
        <w:rPr>
          <w:b/>
          <w:bCs/>
          <w:u w:val="single"/>
        </w:rPr>
        <w:t>NOTA:</w:t>
      </w:r>
      <w:r>
        <w:t xml:space="preserve">  - Los cyreles se encuentran en su planta..</w:t>
      </w:r>
    </w:p>
    <w:p w:rsidR="00F2028F" w:rsidRDefault="00F2028F" w:rsidP="00F2028F">
      <w:pPr>
        <w:numPr>
          <w:ilvl w:val="0"/>
          <w:numId w:val="2"/>
        </w:numPr>
      </w:pPr>
      <w:r>
        <w:t>Tonos de impresión igual al ultimo montaje.</w:t>
      </w:r>
    </w:p>
    <w:p w:rsidR="00F2028F" w:rsidRDefault="00F2028F" w:rsidP="00F2028F">
      <w:pPr>
        <w:numPr>
          <w:ilvl w:val="0"/>
          <w:numId w:val="2"/>
        </w:numPr>
      </w:pPr>
      <w:r>
        <w:t>Colocar pie de imprenta de P:U.</w:t>
      </w:r>
    </w:p>
    <w:p w:rsidR="00F2028F" w:rsidRDefault="00F2028F" w:rsidP="00F2028F">
      <w:pPr>
        <w:numPr>
          <w:ilvl w:val="0"/>
          <w:numId w:val="2"/>
        </w:numPr>
        <w:rPr>
          <w:b/>
          <w:u w:val="single"/>
        </w:rPr>
      </w:pPr>
      <w:r>
        <w:rPr>
          <w:b/>
          <w:u w:val="single"/>
        </w:rPr>
        <w:t xml:space="preserve">YA ESTAN LOS   ANEXOS  QUE DICEN     </w:t>
      </w:r>
    </w:p>
    <w:p w:rsidR="00F2028F" w:rsidRPr="007B67F6" w:rsidRDefault="00F2028F" w:rsidP="00F2028F">
      <w:pPr>
        <w:ind w:left="1860"/>
        <w:rPr>
          <w:b/>
          <w:u w:val="single"/>
        </w:rPr>
      </w:pPr>
      <w:r>
        <w:rPr>
          <w:b/>
          <w:u w:val="single"/>
        </w:rPr>
        <w:t xml:space="preserve">  DISTRIBUIDORA EVELMAR</w:t>
      </w:r>
    </w:p>
    <w:p w:rsidR="00F2028F" w:rsidRPr="007B67F6" w:rsidRDefault="00F2028F" w:rsidP="00F2028F">
      <w:pPr>
        <w:rPr>
          <w:b/>
          <w:u w:val="single"/>
        </w:rPr>
      </w:pPr>
    </w:p>
    <w:p w:rsidR="00F2028F" w:rsidRDefault="00F2028F" w:rsidP="00F2028F">
      <w:r>
        <w:t>Agradezco la atención y colaboración prestada.</w:t>
      </w:r>
    </w:p>
    <w:p w:rsidR="00F2028F" w:rsidRDefault="00F2028F" w:rsidP="00F2028F"/>
    <w:p w:rsidR="00F2028F" w:rsidRDefault="00F2028F" w:rsidP="00F2028F">
      <w:r>
        <w:t>Cordialmente,</w:t>
      </w:r>
    </w:p>
    <w:p w:rsidR="00F2028F" w:rsidRDefault="00F2028F" w:rsidP="00F2028F"/>
    <w:p w:rsidR="00F2028F" w:rsidRDefault="00F2028F" w:rsidP="00F2028F"/>
    <w:p w:rsidR="00F2028F" w:rsidRDefault="00F2028F" w:rsidP="00F2028F"/>
    <w:p w:rsidR="00F2028F" w:rsidRDefault="00F2028F" w:rsidP="00F2028F">
      <w:r>
        <w:t>RICARDO CASAS ZAPATA</w:t>
      </w:r>
    </w:p>
    <w:p w:rsidR="00F2028F" w:rsidRDefault="00F2028F" w:rsidP="00F2028F">
      <w:r>
        <w:t>Director.</w:t>
      </w:r>
    </w:p>
    <w:p w:rsidR="00F2028F" w:rsidRDefault="00F2028F" w:rsidP="0042659C">
      <w:pPr>
        <w:rPr>
          <w:b/>
        </w:rPr>
      </w:pPr>
    </w:p>
    <w:p w:rsidR="00F36839" w:rsidRDefault="00F36839" w:rsidP="0042659C">
      <w:pPr>
        <w:rPr>
          <w:b/>
        </w:rPr>
      </w:pPr>
    </w:p>
    <w:p w:rsidR="00F36839" w:rsidRDefault="00F36839" w:rsidP="0042659C">
      <w:pPr>
        <w:rPr>
          <w:b/>
        </w:rPr>
      </w:pPr>
    </w:p>
    <w:p w:rsidR="00F36839" w:rsidRDefault="00F36839" w:rsidP="00F36839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F36839" w:rsidRDefault="00F36839" w:rsidP="00F36839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F36839" w:rsidRDefault="00F36839" w:rsidP="00F36839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F36839" w:rsidRDefault="00F36839" w:rsidP="00F36839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F36839" w:rsidRDefault="00F36839" w:rsidP="00F36839">
      <w:pPr>
        <w:rPr>
          <w:b/>
          <w:bCs/>
        </w:rPr>
      </w:pPr>
    </w:p>
    <w:p w:rsidR="00F36839" w:rsidRDefault="00F36839" w:rsidP="00F36839">
      <w:pPr>
        <w:pStyle w:val="Ttulo1"/>
      </w:pPr>
    </w:p>
    <w:p w:rsidR="00F36839" w:rsidRDefault="00F36839" w:rsidP="00F36839">
      <w:pPr>
        <w:pStyle w:val="Ttulo1"/>
      </w:pPr>
      <w:r>
        <w:t>ORDEN DE TRABAJO  N °      08274</w:t>
      </w:r>
    </w:p>
    <w:p w:rsidR="00F36839" w:rsidRDefault="00F36839" w:rsidP="00F36839">
      <w:r>
        <w:t xml:space="preserve"> </w:t>
      </w:r>
    </w:p>
    <w:p w:rsidR="00F36839" w:rsidRDefault="00F36839" w:rsidP="00F36839">
      <w:r>
        <w:t>FECHA:</w:t>
      </w:r>
      <w:r>
        <w:tab/>
        <w:t>Medellín, Enero  25   de  2011</w:t>
      </w:r>
    </w:p>
    <w:p w:rsidR="00F36839" w:rsidRDefault="00F36839" w:rsidP="00F36839">
      <w:r>
        <w:t>PARA:</w:t>
      </w:r>
      <w:r>
        <w:tab/>
      </w:r>
      <w:r>
        <w:tab/>
        <w:t>PLÁSTICOS DARMA</w:t>
      </w:r>
    </w:p>
    <w:p w:rsidR="00F36839" w:rsidRDefault="00F36839" w:rsidP="00F36839">
      <w:r>
        <w:t>ATENCIÓN:</w:t>
      </w:r>
      <w:r>
        <w:tab/>
        <w:t>Sr. Darío Jaramillo</w:t>
      </w:r>
    </w:p>
    <w:p w:rsidR="00F36839" w:rsidRDefault="00F36839" w:rsidP="00F36839">
      <w:r>
        <w:tab/>
      </w:r>
      <w:r>
        <w:tab/>
        <w:t>Gerente.</w:t>
      </w:r>
    </w:p>
    <w:p w:rsidR="00F36839" w:rsidRDefault="00F36839" w:rsidP="00F36839"/>
    <w:p w:rsidR="00F36839" w:rsidRDefault="00F36839" w:rsidP="00F36839">
      <w:r>
        <w:t>Apreciado Don Darío:</w:t>
      </w:r>
    </w:p>
    <w:p w:rsidR="00F36839" w:rsidRDefault="00F36839" w:rsidP="00F36839"/>
    <w:p w:rsidR="00F36839" w:rsidRDefault="00F36839" w:rsidP="00F36839">
      <w:r>
        <w:t>Con la presente estamos solicitando el siguiente servicio de  IMPRESIÓN :</w:t>
      </w:r>
    </w:p>
    <w:p w:rsidR="00F36839" w:rsidRDefault="00F36839" w:rsidP="00F36839"/>
    <w:p w:rsidR="00F36839" w:rsidRDefault="00F36839" w:rsidP="00F36839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F36839" w:rsidRDefault="00F36839" w:rsidP="00F36839">
      <w:r>
        <w:t xml:space="preserve">MATERIAL   :           Polipropileno  Lamina  Mono  de  </w:t>
      </w:r>
      <w:r>
        <w:rPr>
          <w:b/>
        </w:rPr>
        <w:t>46</w:t>
      </w:r>
      <w:r w:rsidRPr="0080544B">
        <w:rPr>
          <w:b/>
        </w:rPr>
        <w:t xml:space="preserve">     cms</w:t>
      </w:r>
    </w:p>
    <w:p w:rsidR="00F36839" w:rsidRDefault="00F36839" w:rsidP="00F36839">
      <w:r>
        <w:t>CLIBRE      :               1.5  ”</w:t>
      </w:r>
    </w:p>
    <w:p w:rsidR="00F36839" w:rsidRPr="00AD5DCF" w:rsidRDefault="00F36839" w:rsidP="00F36839">
      <w:pPr>
        <w:rPr>
          <w:b/>
        </w:rPr>
      </w:pPr>
      <w:r>
        <w:t>REFERENCIA:</w:t>
      </w:r>
      <w:r>
        <w:tab/>
      </w:r>
      <w:r>
        <w:rPr>
          <w:b/>
        </w:rPr>
        <w:t xml:space="preserve">LA   VICTORIA   23  cm </w:t>
      </w:r>
    </w:p>
    <w:p w:rsidR="00F36839" w:rsidRDefault="00F36839" w:rsidP="00F36839">
      <w:r>
        <w:t xml:space="preserve">CANTIDAD    :          </w:t>
      </w:r>
      <w:r w:rsidR="009F56E7">
        <w:rPr>
          <w:b/>
        </w:rPr>
        <w:t>4</w:t>
      </w:r>
      <w:r>
        <w:rPr>
          <w:b/>
        </w:rPr>
        <w:t>00</w:t>
      </w:r>
      <w:r>
        <w:t xml:space="preserve">    Kg</w:t>
      </w:r>
    </w:p>
    <w:p w:rsidR="00F36839" w:rsidRDefault="00F36839" w:rsidP="00F36839">
      <w:r>
        <w:t>COLORES:</w:t>
      </w:r>
      <w:r>
        <w:tab/>
      </w:r>
      <w:r>
        <w:tab/>
        <w:t>1 ( Según  arte )</w:t>
      </w:r>
    </w:p>
    <w:p w:rsidR="00F36839" w:rsidRDefault="00F36839" w:rsidP="00F36839">
      <w:r>
        <w:t>CARAS:</w:t>
      </w:r>
      <w:r>
        <w:tab/>
      </w:r>
      <w:r>
        <w:tab/>
        <w:t xml:space="preserve">1  </w:t>
      </w:r>
    </w:p>
    <w:p w:rsidR="00F36839" w:rsidRDefault="00F36839" w:rsidP="00F36839">
      <w:r>
        <w:t>REPETICIÓN:</w:t>
      </w:r>
      <w:r>
        <w:tab/>
        <w:t>Continua</w:t>
      </w:r>
    </w:p>
    <w:p w:rsidR="00F36839" w:rsidRDefault="00F36839" w:rsidP="00F36839">
      <w:r>
        <w:t>RODILLO:</w:t>
      </w:r>
      <w:r>
        <w:tab/>
      </w:r>
      <w:r>
        <w:tab/>
        <w:t>Según  Plano</w:t>
      </w:r>
    </w:p>
    <w:p w:rsidR="00F36839" w:rsidRDefault="00F36839" w:rsidP="00F36839">
      <w:r>
        <w:t>LAMINA:</w:t>
      </w:r>
      <w:r>
        <w:tab/>
      </w:r>
      <w:r>
        <w:tab/>
      </w:r>
      <w:r w:rsidRPr="00121544">
        <w:rPr>
          <w:b/>
        </w:rPr>
        <w:t xml:space="preserve">23 </w:t>
      </w:r>
      <w:r>
        <w:t xml:space="preserve">   cms   Impresión  Continua.</w:t>
      </w:r>
    </w:p>
    <w:p w:rsidR="00F36839" w:rsidRDefault="00F36839" w:rsidP="00F36839"/>
    <w:p w:rsidR="00F36839" w:rsidRDefault="00F36839" w:rsidP="00F36839"/>
    <w:p w:rsidR="00F36839" w:rsidRDefault="00F36839" w:rsidP="00F36839">
      <w:r>
        <w:rPr>
          <w:b/>
          <w:bCs/>
          <w:u w:val="single"/>
        </w:rPr>
        <w:t>NOTA:</w:t>
      </w:r>
      <w:r>
        <w:t xml:space="preserve">  *   Los cyreles   se encuentran en su   planta</w:t>
      </w:r>
    </w:p>
    <w:p w:rsidR="00F36839" w:rsidRDefault="00F36839" w:rsidP="00F36839">
      <w:pPr>
        <w:numPr>
          <w:ilvl w:val="0"/>
          <w:numId w:val="1"/>
        </w:numPr>
      </w:pPr>
      <w:r>
        <w:t>Se envían ARTE    para tonos y alturas</w:t>
      </w:r>
    </w:p>
    <w:p w:rsidR="00F36839" w:rsidRPr="00307118" w:rsidRDefault="00F36839" w:rsidP="00F36839">
      <w:pPr>
        <w:numPr>
          <w:ilvl w:val="0"/>
          <w:numId w:val="2"/>
        </w:numPr>
      </w:pPr>
      <w:r>
        <w:t xml:space="preserve">Se  envía el material de PP </w:t>
      </w:r>
      <w:r>
        <w:rPr>
          <w:b/>
        </w:rPr>
        <w:t xml:space="preserve">de  46 </w:t>
      </w:r>
      <w:r w:rsidRPr="00AD5DCF">
        <w:rPr>
          <w:b/>
        </w:rPr>
        <w:t xml:space="preserve">  cms</w:t>
      </w:r>
      <w:r>
        <w:rPr>
          <w:b/>
        </w:rPr>
        <w:t xml:space="preserve">   Lamina</w:t>
      </w:r>
    </w:p>
    <w:p w:rsidR="00F36839" w:rsidRPr="007A4344" w:rsidRDefault="00F36839" w:rsidP="00F36839">
      <w:pPr>
        <w:ind w:left="1500"/>
        <w:rPr>
          <w:sz w:val="28"/>
          <w:szCs w:val="28"/>
        </w:rPr>
      </w:pPr>
      <w:r>
        <w:rPr>
          <w:b/>
        </w:rPr>
        <w:t xml:space="preserve"> </w:t>
      </w:r>
    </w:p>
    <w:p w:rsidR="00F36839" w:rsidRDefault="00F36839" w:rsidP="00F36839">
      <w:pPr>
        <w:ind w:left="885"/>
      </w:pPr>
    </w:p>
    <w:p w:rsidR="00F36839" w:rsidRDefault="00F36839" w:rsidP="00F36839">
      <w:pPr>
        <w:ind w:left="885"/>
      </w:pPr>
    </w:p>
    <w:p w:rsidR="00F36839" w:rsidRDefault="00F36839" w:rsidP="00F36839">
      <w:r>
        <w:t>Agradezco la atención y colaboración prestada.</w:t>
      </w:r>
    </w:p>
    <w:p w:rsidR="00F36839" w:rsidRDefault="00F36839" w:rsidP="00F36839"/>
    <w:p w:rsidR="00F36839" w:rsidRDefault="00F36839" w:rsidP="00F36839"/>
    <w:p w:rsidR="00F36839" w:rsidRDefault="00F36839" w:rsidP="00F36839">
      <w:r>
        <w:t>Cordialmente,</w:t>
      </w:r>
    </w:p>
    <w:p w:rsidR="00F36839" w:rsidRDefault="00F36839" w:rsidP="00F36839"/>
    <w:p w:rsidR="00F36839" w:rsidRDefault="00F36839" w:rsidP="00F36839"/>
    <w:p w:rsidR="00F36839" w:rsidRDefault="00F36839" w:rsidP="00F36839"/>
    <w:p w:rsidR="00F36839" w:rsidRDefault="00F36839" w:rsidP="00F36839">
      <w:r>
        <w:t>RICARDO CASAS ZAPATA</w:t>
      </w:r>
    </w:p>
    <w:p w:rsidR="00F36839" w:rsidRDefault="00F36839" w:rsidP="00F36839">
      <w:r>
        <w:t>Director.</w:t>
      </w:r>
    </w:p>
    <w:p w:rsidR="00F36839" w:rsidRDefault="00F36839" w:rsidP="00F36839">
      <w:pPr>
        <w:rPr>
          <w:b/>
        </w:rPr>
      </w:pPr>
    </w:p>
    <w:p w:rsidR="00F36839" w:rsidRDefault="00F36839" w:rsidP="0042659C">
      <w:pPr>
        <w:rPr>
          <w:b/>
        </w:rPr>
      </w:pPr>
    </w:p>
    <w:p w:rsidR="009F56E7" w:rsidRDefault="009F56E7" w:rsidP="0042659C">
      <w:pPr>
        <w:rPr>
          <w:b/>
        </w:rPr>
      </w:pPr>
    </w:p>
    <w:p w:rsidR="009F56E7" w:rsidRDefault="009F56E7" w:rsidP="0042659C">
      <w:pPr>
        <w:rPr>
          <w:b/>
        </w:rPr>
      </w:pPr>
    </w:p>
    <w:p w:rsidR="009F56E7" w:rsidRDefault="009F56E7" w:rsidP="0042659C">
      <w:pPr>
        <w:rPr>
          <w:b/>
        </w:rPr>
      </w:pPr>
    </w:p>
    <w:p w:rsidR="009F56E7" w:rsidRDefault="009F56E7" w:rsidP="0042659C">
      <w:pPr>
        <w:rPr>
          <w:b/>
        </w:rPr>
      </w:pPr>
    </w:p>
    <w:p w:rsidR="009F56E7" w:rsidRDefault="009F56E7" w:rsidP="0042659C">
      <w:pPr>
        <w:rPr>
          <w:b/>
        </w:rPr>
      </w:pPr>
    </w:p>
    <w:p w:rsidR="009F56E7" w:rsidRDefault="009F56E7" w:rsidP="009F56E7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9F56E7" w:rsidRDefault="009F56E7" w:rsidP="009F56E7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9F56E7" w:rsidRDefault="009F56E7" w:rsidP="009F56E7">
      <w:pPr>
        <w:rPr>
          <w:b/>
          <w:bCs/>
          <w:sz w:val="20"/>
        </w:rPr>
      </w:pPr>
      <w:r>
        <w:rPr>
          <w:b/>
          <w:bCs/>
          <w:sz w:val="20"/>
        </w:rPr>
        <w:t>CALLE  76 No 46 - 23</w:t>
      </w:r>
    </w:p>
    <w:p w:rsidR="009F56E7" w:rsidRDefault="009F56E7" w:rsidP="009F56E7">
      <w:pPr>
        <w:rPr>
          <w:b/>
          <w:bCs/>
          <w:sz w:val="20"/>
        </w:rPr>
      </w:pPr>
      <w:r>
        <w:rPr>
          <w:b/>
          <w:bCs/>
          <w:sz w:val="20"/>
        </w:rPr>
        <w:t>TEL:  3 721134  ITAGUI.</w:t>
      </w:r>
    </w:p>
    <w:p w:rsidR="009F56E7" w:rsidRDefault="009F56E7" w:rsidP="009F56E7">
      <w:pPr>
        <w:rPr>
          <w:b/>
          <w:bCs/>
          <w:sz w:val="20"/>
        </w:rPr>
      </w:pPr>
    </w:p>
    <w:p w:rsidR="009F56E7" w:rsidRDefault="009F56E7" w:rsidP="009F56E7">
      <w:pPr>
        <w:rPr>
          <w:b/>
          <w:bCs/>
        </w:rPr>
      </w:pPr>
    </w:p>
    <w:p w:rsidR="009F56E7" w:rsidRDefault="009F56E7" w:rsidP="009F56E7">
      <w:pPr>
        <w:pStyle w:val="Ttulo1"/>
      </w:pPr>
      <w:r>
        <w:t>ORDEN DE TRABAJO  N °      08268</w:t>
      </w:r>
    </w:p>
    <w:p w:rsidR="009F56E7" w:rsidRDefault="009F56E7" w:rsidP="009F56E7"/>
    <w:p w:rsidR="009F56E7" w:rsidRDefault="009F56E7" w:rsidP="009F56E7"/>
    <w:p w:rsidR="009F56E7" w:rsidRDefault="009F56E7" w:rsidP="009F56E7">
      <w:r>
        <w:t>FECHA:</w:t>
      </w:r>
      <w:r>
        <w:tab/>
        <w:t>Medellín,  Abril     25   de  2011</w:t>
      </w:r>
    </w:p>
    <w:p w:rsidR="009F56E7" w:rsidRDefault="009F56E7" w:rsidP="009F56E7">
      <w:r>
        <w:t>PARA:</w:t>
      </w:r>
      <w:r>
        <w:tab/>
      </w:r>
      <w:r>
        <w:tab/>
        <w:t>PLÁSTICOS DARMA</w:t>
      </w:r>
    </w:p>
    <w:p w:rsidR="009F56E7" w:rsidRDefault="009F56E7" w:rsidP="009F56E7">
      <w:r>
        <w:t>ATENCIÓN:</w:t>
      </w:r>
      <w:r>
        <w:tab/>
        <w:t>Sr. Darío Jaramillo</w:t>
      </w:r>
    </w:p>
    <w:p w:rsidR="009F56E7" w:rsidRDefault="009F56E7" w:rsidP="009F56E7">
      <w:r>
        <w:tab/>
      </w:r>
      <w:r>
        <w:tab/>
        <w:t>Gerente.</w:t>
      </w:r>
    </w:p>
    <w:p w:rsidR="009F56E7" w:rsidRDefault="009F56E7" w:rsidP="009F56E7"/>
    <w:p w:rsidR="009F56E7" w:rsidRDefault="009F56E7" w:rsidP="009F56E7"/>
    <w:p w:rsidR="009F56E7" w:rsidRDefault="009F56E7" w:rsidP="009F56E7">
      <w:r>
        <w:t>Apreciado Don Darío:</w:t>
      </w:r>
    </w:p>
    <w:p w:rsidR="009F56E7" w:rsidRDefault="009F56E7" w:rsidP="009F56E7"/>
    <w:p w:rsidR="009F56E7" w:rsidRDefault="009F56E7" w:rsidP="009F56E7">
      <w:r>
        <w:t>Con la presente estamos solicitando el siguiente Servicio de Impresión :</w:t>
      </w:r>
    </w:p>
    <w:p w:rsidR="009F56E7" w:rsidRDefault="009F56E7" w:rsidP="009F56E7"/>
    <w:p w:rsidR="009F56E7" w:rsidRDefault="009F56E7" w:rsidP="009F56E7">
      <w:r>
        <w:t>MATERIAL:</w:t>
      </w:r>
      <w:r>
        <w:tab/>
      </w:r>
      <w:r>
        <w:tab/>
        <w:t>P.P Tubular de    35  Cms.</w:t>
      </w:r>
    </w:p>
    <w:p w:rsidR="009F56E7" w:rsidRDefault="009F56E7" w:rsidP="009F56E7">
      <w:r>
        <w:t>CALIBRE:</w:t>
      </w:r>
      <w:r>
        <w:tab/>
      </w:r>
      <w:r>
        <w:tab/>
        <w:t>1.50  “</w:t>
      </w:r>
    </w:p>
    <w:p w:rsidR="009F56E7" w:rsidRDefault="009F56E7" w:rsidP="009F56E7">
      <w:r>
        <w:t>CANTIDAD:</w:t>
      </w:r>
      <w:r>
        <w:tab/>
      </w:r>
      <w:r>
        <w:tab/>
        <w:t>130    Kg.</w:t>
      </w:r>
    </w:p>
    <w:p w:rsidR="009F56E7" w:rsidRPr="00842B11" w:rsidRDefault="009F56E7" w:rsidP="009F56E7">
      <w:pPr>
        <w:rPr>
          <w:b/>
        </w:rPr>
      </w:pPr>
      <w:r>
        <w:t>REFERENCIA:</w:t>
      </w:r>
      <w:r>
        <w:tab/>
      </w:r>
      <w:r w:rsidRPr="00842B11">
        <w:rPr>
          <w:b/>
        </w:rPr>
        <w:t>PRODUCTOS INTEGRALES EL JARDIN</w:t>
      </w:r>
    </w:p>
    <w:p w:rsidR="009F56E7" w:rsidRDefault="009F56E7" w:rsidP="009F56E7">
      <w:r>
        <w:t>REPETICIÓN:</w:t>
      </w:r>
      <w:r>
        <w:tab/>
        <w:t>20    Cms.</w:t>
      </w:r>
    </w:p>
    <w:p w:rsidR="009F56E7" w:rsidRDefault="009F56E7" w:rsidP="009F56E7">
      <w:r>
        <w:t>RODILLO :</w:t>
      </w:r>
      <w:r>
        <w:tab/>
      </w:r>
      <w:r>
        <w:tab/>
        <w:t>40</w:t>
      </w:r>
    </w:p>
    <w:p w:rsidR="009F56E7" w:rsidRDefault="009F56E7" w:rsidP="009F56E7">
      <w:r>
        <w:t>IMPRESIÓN:</w:t>
      </w:r>
      <w:r>
        <w:tab/>
      </w:r>
      <w:r>
        <w:tab/>
        <w:t>2 Caras ( 4X1 -  2X1 )</w:t>
      </w:r>
    </w:p>
    <w:p w:rsidR="009F56E7" w:rsidRDefault="009F56E7" w:rsidP="009F56E7">
      <w:r>
        <w:t>COLORES:</w:t>
      </w:r>
      <w:r>
        <w:tab/>
      </w:r>
      <w:r>
        <w:tab/>
        <w:t>Según Arte.</w:t>
      </w:r>
    </w:p>
    <w:p w:rsidR="009F56E7" w:rsidRDefault="009F56E7" w:rsidP="009F56E7">
      <w:r>
        <w:t>BOLSA:</w:t>
      </w:r>
      <w:r>
        <w:tab/>
      </w:r>
      <w:r>
        <w:tab/>
        <w:t>Para  20 X  31  + 4  F F    Cms.</w:t>
      </w:r>
    </w:p>
    <w:p w:rsidR="009F56E7" w:rsidRDefault="009F56E7" w:rsidP="009F56E7"/>
    <w:p w:rsidR="009F56E7" w:rsidRDefault="009F56E7" w:rsidP="009F56E7"/>
    <w:p w:rsidR="009F56E7" w:rsidRDefault="009F56E7" w:rsidP="009F56E7">
      <w:r w:rsidRPr="00912A9F">
        <w:rPr>
          <w:b/>
          <w:u w:val="single"/>
        </w:rPr>
        <w:t>NOTA</w:t>
      </w:r>
      <w:r>
        <w:t>:  - Los cyreles   en su planta</w:t>
      </w:r>
    </w:p>
    <w:p w:rsidR="009F56E7" w:rsidRDefault="009F56E7" w:rsidP="009F56E7">
      <w:pPr>
        <w:numPr>
          <w:ilvl w:val="0"/>
          <w:numId w:val="2"/>
        </w:numPr>
      </w:pPr>
      <w:r>
        <w:t>Se envía tubular de PP de  35  cms</w:t>
      </w:r>
    </w:p>
    <w:p w:rsidR="009F56E7" w:rsidRDefault="009F56E7" w:rsidP="009F56E7">
      <w:pPr>
        <w:numPr>
          <w:ilvl w:val="0"/>
          <w:numId w:val="2"/>
        </w:numPr>
      </w:pPr>
      <w:r>
        <w:t>Colores y alturas según arte.</w:t>
      </w:r>
    </w:p>
    <w:p w:rsidR="009F56E7" w:rsidRDefault="009F56E7" w:rsidP="009F56E7"/>
    <w:p w:rsidR="009F56E7" w:rsidRDefault="009F56E7" w:rsidP="009F56E7">
      <w:pPr>
        <w:ind w:firstLine="708"/>
      </w:pPr>
      <w:r>
        <w:t>.</w:t>
      </w:r>
    </w:p>
    <w:p w:rsidR="009F56E7" w:rsidRDefault="009F56E7" w:rsidP="009F56E7"/>
    <w:p w:rsidR="009F56E7" w:rsidRDefault="009F56E7" w:rsidP="009F56E7">
      <w:r>
        <w:t>Agradezco la atención y colaboración prestada.</w:t>
      </w:r>
    </w:p>
    <w:p w:rsidR="009F56E7" w:rsidRDefault="009F56E7" w:rsidP="009F56E7"/>
    <w:p w:rsidR="009F56E7" w:rsidRDefault="009F56E7" w:rsidP="009F56E7"/>
    <w:p w:rsidR="009F56E7" w:rsidRDefault="009F56E7" w:rsidP="009F56E7"/>
    <w:p w:rsidR="009F56E7" w:rsidRDefault="009F56E7" w:rsidP="009F56E7">
      <w:r>
        <w:t>Cordialmente,</w:t>
      </w:r>
    </w:p>
    <w:p w:rsidR="009F56E7" w:rsidRDefault="009F56E7" w:rsidP="009F56E7"/>
    <w:p w:rsidR="009F56E7" w:rsidRDefault="009F56E7" w:rsidP="009F56E7"/>
    <w:p w:rsidR="009F56E7" w:rsidRDefault="009F56E7" w:rsidP="009F56E7"/>
    <w:p w:rsidR="009F56E7" w:rsidRDefault="009F56E7" w:rsidP="009F56E7">
      <w:r>
        <w:t>RICARDO CASAS ZAPATA</w:t>
      </w:r>
    </w:p>
    <w:p w:rsidR="009F56E7" w:rsidRDefault="009F56E7" w:rsidP="009F56E7">
      <w:r>
        <w:t>Director.</w:t>
      </w:r>
    </w:p>
    <w:p w:rsidR="009F56E7" w:rsidRDefault="009F56E7" w:rsidP="009F56E7"/>
    <w:p w:rsidR="009F56E7" w:rsidRDefault="009F56E7" w:rsidP="0042659C">
      <w:pPr>
        <w:rPr>
          <w:b/>
        </w:rPr>
      </w:pPr>
    </w:p>
    <w:p w:rsidR="00F47D70" w:rsidRDefault="00F47D70" w:rsidP="0042659C">
      <w:pPr>
        <w:rPr>
          <w:b/>
        </w:rPr>
      </w:pPr>
    </w:p>
    <w:p w:rsidR="00F47D70" w:rsidRDefault="00F47D70" w:rsidP="0042659C">
      <w:pPr>
        <w:rPr>
          <w:b/>
        </w:rPr>
      </w:pPr>
    </w:p>
    <w:p w:rsidR="00F47D70" w:rsidRDefault="00F47D70" w:rsidP="00F47D70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F47D70" w:rsidRDefault="00F47D70" w:rsidP="00F47D70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F47D70" w:rsidRDefault="00F47D70" w:rsidP="00F47D70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F47D70" w:rsidRDefault="00F47D70" w:rsidP="00F47D70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F47D70" w:rsidRDefault="00F47D70" w:rsidP="00F47D70">
      <w:pPr>
        <w:rPr>
          <w:b/>
          <w:bCs/>
        </w:rPr>
      </w:pPr>
    </w:p>
    <w:p w:rsidR="00F47D70" w:rsidRDefault="00F47D70" w:rsidP="00F47D70">
      <w:pPr>
        <w:pStyle w:val="Ttulo1"/>
      </w:pPr>
      <w:r>
        <w:t>ORDEN DE TRABAJO   N°      08270</w:t>
      </w:r>
    </w:p>
    <w:p w:rsidR="00F47D70" w:rsidRDefault="00F47D70" w:rsidP="00F47D70"/>
    <w:p w:rsidR="00F47D70" w:rsidRDefault="00F47D70" w:rsidP="00F47D70"/>
    <w:p w:rsidR="00F47D70" w:rsidRDefault="00F47D70" w:rsidP="00F47D70">
      <w:r>
        <w:t>FECHA:</w:t>
      </w:r>
      <w:r>
        <w:tab/>
        <w:t>Medellín,  Abril   25    de  2011</w:t>
      </w:r>
    </w:p>
    <w:p w:rsidR="00F47D70" w:rsidRDefault="00F47D70" w:rsidP="00F47D70">
      <w:r>
        <w:t>PARA:</w:t>
      </w:r>
      <w:r>
        <w:tab/>
      </w:r>
      <w:r>
        <w:tab/>
        <w:t>PLÁSTICOS DARMA</w:t>
      </w:r>
    </w:p>
    <w:p w:rsidR="00F47D70" w:rsidRDefault="00F47D70" w:rsidP="00F47D70">
      <w:r>
        <w:t>ATENCIÓN:</w:t>
      </w:r>
      <w:r>
        <w:tab/>
        <w:t>Sr. Darío Jaramillo</w:t>
      </w:r>
    </w:p>
    <w:p w:rsidR="00F47D70" w:rsidRDefault="00F47D70" w:rsidP="00F47D70">
      <w:r>
        <w:tab/>
      </w:r>
      <w:r>
        <w:tab/>
        <w:t>Gerente.</w:t>
      </w:r>
    </w:p>
    <w:p w:rsidR="00F47D70" w:rsidRDefault="00F47D70" w:rsidP="00F47D70"/>
    <w:p w:rsidR="00F47D70" w:rsidRDefault="00F47D70" w:rsidP="00F47D70">
      <w:r>
        <w:t>Apreciado Don Darío :</w:t>
      </w:r>
    </w:p>
    <w:p w:rsidR="00F47D70" w:rsidRDefault="00F47D70" w:rsidP="00F47D70">
      <w:r>
        <w:t xml:space="preserve"> </w:t>
      </w:r>
    </w:p>
    <w:p w:rsidR="00F47D70" w:rsidRDefault="00F47D70" w:rsidP="00F47D70">
      <w:r>
        <w:t>Con la presente estamos solicitando el siguiente servicio de IMPRESION:</w:t>
      </w:r>
    </w:p>
    <w:p w:rsidR="00F47D70" w:rsidRDefault="00F47D70" w:rsidP="00F47D70"/>
    <w:p w:rsidR="00F47D70" w:rsidRDefault="00F47D70" w:rsidP="00F47D70">
      <w:pPr>
        <w:rPr>
          <w:b/>
          <w:bCs/>
          <w:u w:val="single"/>
        </w:rPr>
      </w:pPr>
    </w:p>
    <w:p w:rsidR="00F47D70" w:rsidRDefault="00F47D70" w:rsidP="00F47D70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F47D70" w:rsidRDefault="00F47D70" w:rsidP="00F47D70"/>
    <w:p w:rsidR="00F47D70" w:rsidRDefault="00F47D70" w:rsidP="00F47D70">
      <w:r>
        <w:t>MATERIAL:</w:t>
      </w:r>
      <w:r>
        <w:tab/>
      </w:r>
      <w:r>
        <w:tab/>
        <w:t>Polietileno   ALTA    Tubular  Transparente</w:t>
      </w:r>
    </w:p>
    <w:p w:rsidR="00F47D70" w:rsidRDefault="00F47D70" w:rsidP="00F47D70">
      <w:r>
        <w:t>MEDIDA:</w:t>
      </w:r>
      <w:r>
        <w:tab/>
      </w:r>
      <w:r>
        <w:tab/>
      </w:r>
      <w:r>
        <w:rPr>
          <w:b/>
        </w:rPr>
        <w:t xml:space="preserve">53 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F47D70" w:rsidRPr="006D12B2" w:rsidRDefault="00F47D70" w:rsidP="00F47D70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3.5 </w:t>
      </w:r>
      <w:r w:rsidRPr="006D12B2">
        <w:rPr>
          <w:b/>
        </w:rPr>
        <w:t xml:space="preserve"> “ </w:t>
      </w:r>
    </w:p>
    <w:p w:rsidR="00F47D70" w:rsidRDefault="00F47D70" w:rsidP="00F47D70">
      <w:r>
        <w:t>TRATADO:</w:t>
      </w:r>
      <w:r>
        <w:tab/>
      </w:r>
      <w:r>
        <w:tab/>
        <w:t>2  Caras.</w:t>
      </w:r>
    </w:p>
    <w:p w:rsidR="00F47D70" w:rsidRDefault="00F47D70" w:rsidP="00F47D70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>
        <w:rPr>
          <w:b/>
        </w:rPr>
        <w:t xml:space="preserve">600  </w:t>
      </w:r>
      <w:r w:rsidRPr="00900A5A">
        <w:rPr>
          <w:b/>
        </w:rPr>
        <w:t xml:space="preserve">  Kg</w:t>
      </w:r>
      <w:r>
        <w:t>.</w:t>
      </w:r>
    </w:p>
    <w:p w:rsidR="00F47D70" w:rsidRDefault="00F47D70" w:rsidP="00F47D70">
      <w:r>
        <w:t>COLORES:</w:t>
      </w:r>
      <w:r>
        <w:tab/>
      </w:r>
      <w:r>
        <w:tab/>
        <w:t xml:space="preserve">1  ( Azul    )   </w:t>
      </w:r>
      <w:r w:rsidRPr="007A0566">
        <w:rPr>
          <w:b/>
        </w:rPr>
        <w:t>ANTIALKALI</w:t>
      </w:r>
    </w:p>
    <w:p w:rsidR="00F47D70" w:rsidRDefault="00F47D70" w:rsidP="00F47D70">
      <w:r>
        <w:t>CARAS:</w:t>
      </w:r>
      <w:r>
        <w:tab/>
      </w:r>
      <w:r>
        <w:tab/>
        <w:t>1  (1 x 1  )</w:t>
      </w:r>
    </w:p>
    <w:p w:rsidR="00F47D70" w:rsidRDefault="00F47D70" w:rsidP="00F47D70">
      <w:r>
        <w:t>REPETICIÓN:</w:t>
      </w:r>
      <w:r>
        <w:tab/>
        <w:t>80   Cms.    ( Dos  Impresiones  x  bolsa  )</w:t>
      </w:r>
    </w:p>
    <w:p w:rsidR="00F47D70" w:rsidRPr="00900A5A" w:rsidRDefault="00F47D70" w:rsidP="00F47D70">
      <w:pPr>
        <w:rPr>
          <w:b/>
        </w:rPr>
      </w:pPr>
      <w:r>
        <w:t xml:space="preserve">RODILLO  :               </w:t>
      </w:r>
      <w:r>
        <w:rPr>
          <w:b/>
        </w:rPr>
        <w:t>40</w:t>
      </w:r>
    </w:p>
    <w:p w:rsidR="00F47D70" w:rsidRDefault="00F47D70" w:rsidP="00F47D70">
      <w:r>
        <w:t>BOLSA:</w:t>
      </w:r>
      <w:r>
        <w:tab/>
      </w:r>
      <w:r>
        <w:tab/>
        <w:t xml:space="preserve">53   x  80    Cms  </w:t>
      </w:r>
    </w:p>
    <w:p w:rsidR="00F47D70" w:rsidRDefault="00F47D70" w:rsidP="00F47D70">
      <w:r>
        <w:t>SELLADO:</w:t>
      </w:r>
      <w:r>
        <w:tab/>
      </w:r>
      <w:r>
        <w:tab/>
        <w:t>Lateral</w:t>
      </w:r>
    </w:p>
    <w:p w:rsidR="00F47D70" w:rsidRPr="00146B92" w:rsidRDefault="00F47D70" w:rsidP="00F47D70">
      <w:pPr>
        <w:rPr>
          <w:b/>
        </w:rPr>
      </w:pPr>
      <w:r>
        <w:t>REFERENCIA:</w:t>
      </w:r>
      <w:r>
        <w:tab/>
      </w:r>
      <w:r w:rsidRPr="00146B92">
        <w:rPr>
          <w:b/>
        </w:rPr>
        <w:t>ANHIDRO</w:t>
      </w:r>
    </w:p>
    <w:p w:rsidR="00F47D70" w:rsidRDefault="00F47D70" w:rsidP="00F47D70">
      <w:r>
        <w:tab/>
      </w:r>
      <w:r>
        <w:tab/>
      </w:r>
      <w:r>
        <w:tab/>
      </w:r>
    </w:p>
    <w:p w:rsidR="00F47D70" w:rsidRDefault="00F47D70" w:rsidP="00F47D70"/>
    <w:p w:rsidR="00F47D70" w:rsidRDefault="00F47D70" w:rsidP="00F47D70">
      <w:r>
        <w:rPr>
          <w:b/>
          <w:bCs/>
          <w:u w:val="single"/>
        </w:rPr>
        <w:t>NOTA:</w:t>
      </w:r>
      <w:r>
        <w:t xml:space="preserve">  - Cyreles  en  su  Planta</w:t>
      </w:r>
    </w:p>
    <w:p w:rsidR="00F47D70" w:rsidRDefault="00F47D70" w:rsidP="00F47D70">
      <w:pPr>
        <w:numPr>
          <w:ilvl w:val="0"/>
          <w:numId w:val="2"/>
        </w:numPr>
      </w:pPr>
      <w:r>
        <w:t>Se anexa arte para tonos y  alturas</w:t>
      </w:r>
    </w:p>
    <w:p w:rsidR="00F47D70" w:rsidRDefault="00F47D70" w:rsidP="00F47D70">
      <w:pPr>
        <w:numPr>
          <w:ilvl w:val="0"/>
          <w:numId w:val="2"/>
        </w:numPr>
      </w:pPr>
      <w:r>
        <w:t>Se  aprueba  Impresión</w:t>
      </w:r>
    </w:p>
    <w:p w:rsidR="00F47D70" w:rsidRPr="00C17EF0" w:rsidRDefault="00F47D70" w:rsidP="00F47D70">
      <w:pPr>
        <w:numPr>
          <w:ilvl w:val="0"/>
          <w:numId w:val="2"/>
        </w:numPr>
        <w:rPr>
          <w:b/>
        </w:rPr>
      </w:pPr>
      <w:r w:rsidRPr="00C17EF0">
        <w:rPr>
          <w:b/>
        </w:rPr>
        <w:t>TINTA  ESPECIAL</w:t>
      </w:r>
    </w:p>
    <w:p w:rsidR="00F47D70" w:rsidRDefault="00F47D70" w:rsidP="00F47D70"/>
    <w:p w:rsidR="00F47D70" w:rsidRDefault="00F47D70" w:rsidP="00F47D70"/>
    <w:p w:rsidR="00F47D70" w:rsidRDefault="00F47D70" w:rsidP="00F47D70">
      <w:r>
        <w:t>Agradezco la atención y colaboración prestada.</w:t>
      </w:r>
    </w:p>
    <w:p w:rsidR="00F47D70" w:rsidRDefault="00F47D70" w:rsidP="00F47D70"/>
    <w:p w:rsidR="00F47D70" w:rsidRDefault="00F47D70" w:rsidP="00F47D70">
      <w:r>
        <w:t>Cordialmente,</w:t>
      </w:r>
    </w:p>
    <w:p w:rsidR="00F47D70" w:rsidRDefault="00F47D70" w:rsidP="00F47D70"/>
    <w:p w:rsidR="00F47D70" w:rsidRPr="00F4077E" w:rsidRDefault="00F47D70" w:rsidP="00F47D70">
      <w:pPr>
        <w:rPr>
          <w:b/>
        </w:rPr>
      </w:pPr>
    </w:p>
    <w:p w:rsidR="00F47D70" w:rsidRDefault="00F47D70" w:rsidP="00F47D70"/>
    <w:p w:rsidR="00F47D70" w:rsidRDefault="00F47D70" w:rsidP="00F47D70">
      <w:r>
        <w:t>RICARDO CASAS ZAPATA</w:t>
      </w:r>
    </w:p>
    <w:p w:rsidR="00F47D70" w:rsidRDefault="00F47D70" w:rsidP="00F47D70">
      <w:r>
        <w:t>Director</w:t>
      </w:r>
    </w:p>
    <w:p w:rsidR="00F47D70" w:rsidRDefault="00F47D70" w:rsidP="00F47D70"/>
    <w:p w:rsidR="00F47D70" w:rsidRDefault="00F47D70" w:rsidP="00F47D70"/>
    <w:p w:rsidR="00F47D70" w:rsidRDefault="00F47D70" w:rsidP="00F47D70"/>
    <w:p w:rsidR="00F47D70" w:rsidRDefault="00F47D70" w:rsidP="00F47D70">
      <w:pPr>
        <w:rPr>
          <w:b/>
        </w:rPr>
      </w:pPr>
    </w:p>
    <w:p w:rsidR="00F47D70" w:rsidRDefault="00F47D70" w:rsidP="00F47D70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F47D70" w:rsidRDefault="00F47D70" w:rsidP="00F47D70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F47D70" w:rsidRDefault="00F47D70" w:rsidP="00F47D70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F47D70" w:rsidRDefault="00F47D70" w:rsidP="00F47D70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F47D70" w:rsidRDefault="00F47D70" w:rsidP="00F47D70"/>
    <w:p w:rsidR="00F47D70" w:rsidRDefault="00F47D70" w:rsidP="00F47D70">
      <w:pPr>
        <w:pStyle w:val="Ttulo1"/>
      </w:pPr>
      <w:r>
        <w:t>ORDEN DE TRABAJO   N°      08264</w:t>
      </w:r>
    </w:p>
    <w:p w:rsidR="00F47D70" w:rsidRDefault="00F47D70" w:rsidP="00F47D70"/>
    <w:p w:rsidR="00F47D70" w:rsidRDefault="00F47D70" w:rsidP="00F47D70">
      <w:r>
        <w:t>FECHA:</w:t>
      </w:r>
      <w:r>
        <w:tab/>
        <w:t>Medellín, Noviembre  25   de   2011</w:t>
      </w:r>
    </w:p>
    <w:p w:rsidR="00F47D70" w:rsidRDefault="00F47D70" w:rsidP="00F47D70">
      <w:r>
        <w:t>PARA:</w:t>
      </w:r>
      <w:r>
        <w:tab/>
      </w:r>
      <w:r>
        <w:tab/>
        <w:t>PLÁSTICOS   DARMA</w:t>
      </w:r>
    </w:p>
    <w:p w:rsidR="00F47D70" w:rsidRDefault="00F47D70" w:rsidP="00F47D70">
      <w:r>
        <w:t>ATENCIÓN:</w:t>
      </w:r>
      <w:r>
        <w:tab/>
        <w:t>Sr. DARIO JARAMILLO</w:t>
      </w:r>
    </w:p>
    <w:p w:rsidR="00F47D70" w:rsidRDefault="00F47D70" w:rsidP="00F47D70"/>
    <w:p w:rsidR="00F47D70" w:rsidRDefault="00F47D70" w:rsidP="00F47D70">
      <w:r>
        <w:t>Apreciado Dn DARIO:</w:t>
      </w:r>
    </w:p>
    <w:p w:rsidR="00F47D70" w:rsidRDefault="00F47D70" w:rsidP="00F47D70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F47D70" w:rsidRDefault="00F47D70" w:rsidP="00F47D70"/>
    <w:p w:rsidR="00F47D70" w:rsidRDefault="00F47D70" w:rsidP="00F47D70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F47D70" w:rsidRDefault="00F47D70" w:rsidP="00F47D70"/>
    <w:p w:rsidR="00F47D70" w:rsidRDefault="00F47D70" w:rsidP="00F47D70">
      <w:r>
        <w:t>MATERIAL :</w:t>
      </w:r>
      <w:r>
        <w:tab/>
      </w:r>
      <w:r>
        <w:tab/>
        <w:t>Polietileno de Baja  densidad   Transparente  Tubular</w:t>
      </w:r>
    </w:p>
    <w:p w:rsidR="00F47D70" w:rsidRDefault="00F47D70" w:rsidP="00F47D70">
      <w:r>
        <w:t>MEDIDA:</w:t>
      </w:r>
      <w:r>
        <w:tab/>
      </w:r>
      <w:r>
        <w:tab/>
      </w:r>
      <w:r>
        <w:rPr>
          <w:b/>
        </w:rPr>
        <w:t>21 + 8 + 8</w:t>
      </w:r>
      <w:r>
        <w:t xml:space="preserve">   cms   </w:t>
      </w:r>
    </w:p>
    <w:p w:rsidR="00F47D70" w:rsidRDefault="00F47D70" w:rsidP="00F47D70">
      <w:r>
        <w:t>CALIBRE :</w:t>
      </w:r>
      <w:r>
        <w:tab/>
      </w:r>
      <w:r>
        <w:tab/>
      </w:r>
      <w:r>
        <w:rPr>
          <w:b/>
        </w:rPr>
        <w:t>2.0</w:t>
      </w:r>
      <w:r>
        <w:t xml:space="preserve">   “</w:t>
      </w:r>
    </w:p>
    <w:p w:rsidR="00F47D70" w:rsidRDefault="00F47D70" w:rsidP="00F47D70">
      <w:r>
        <w:t>COLOR :</w:t>
      </w:r>
      <w:r>
        <w:tab/>
      </w:r>
      <w:r>
        <w:tab/>
        <w:t>Tpte</w:t>
      </w:r>
    </w:p>
    <w:p w:rsidR="00F47D70" w:rsidRPr="0007721A" w:rsidRDefault="00F47D70" w:rsidP="00F47D70">
      <w:r>
        <w:t xml:space="preserve">TRATADO : </w:t>
      </w:r>
      <w:r>
        <w:tab/>
      </w:r>
      <w:r>
        <w:tab/>
        <w:t>2  caras</w:t>
      </w:r>
    </w:p>
    <w:p w:rsidR="00F47D70" w:rsidRDefault="00F47D70" w:rsidP="00F47D70">
      <w:r>
        <w:t xml:space="preserve">CANTIDAD : </w:t>
      </w:r>
      <w:r>
        <w:tab/>
      </w:r>
      <w:r>
        <w:rPr>
          <w:b/>
        </w:rPr>
        <w:t xml:space="preserve">600 </w:t>
      </w:r>
      <w:r>
        <w:t xml:space="preserve">    kg</w:t>
      </w:r>
    </w:p>
    <w:p w:rsidR="00F47D70" w:rsidRDefault="00F47D70" w:rsidP="00F47D70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 xml:space="preserve">2 ( Según muestra  )        (  Blanco  – Rojo  </w:t>
      </w:r>
      <w:smartTag w:uri="urn:schemas-microsoft-com:office:smarttags" w:element="metricconverter">
        <w:smartTagPr>
          <w:attr w:name="ProductID" w:val="485 C"/>
        </w:smartTagPr>
        <w:r w:rsidRPr="009A0954">
          <w:rPr>
            <w:b/>
          </w:rPr>
          <w:t>485 C</w:t>
        </w:r>
      </w:smartTag>
      <w:r>
        <w:t xml:space="preserve">  )</w:t>
      </w:r>
    </w:p>
    <w:p w:rsidR="00F47D70" w:rsidRDefault="00F47D70" w:rsidP="00F47D70">
      <w:r>
        <w:t xml:space="preserve">CARAS : </w:t>
      </w:r>
      <w:r>
        <w:tab/>
      </w:r>
      <w:r>
        <w:tab/>
        <w:t>2  ( 2  x  2  )</w:t>
      </w:r>
    </w:p>
    <w:p w:rsidR="00F47D70" w:rsidRDefault="00F47D70" w:rsidP="00F47D70">
      <w:r>
        <w:t xml:space="preserve">REPETICIÓN : </w:t>
      </w:r>
      <w:r>
        <w:tab/>
        <w:t>60   cms</w:t>
      </w:r>
    </w:p>
    <w:p w:rsidR="00F47D70" w:rsidRDefault="00F47D70" w:rsidP="00F47D70">
      <w:r>
        <w:t>RODILLO :</w:t>
      </w:r>
      <w:r>
        <w:tab/>
      </w:r>
      <w:r>
        <w:tab/>
        <w:t>60</w:t>
      </w:r>
    </w:p>
    <w:p w:rsidR="00F47D70" w:rsidRDefault="00F47D70" w:rsidP="00F47D70">
      <w:r>
        <w:t>BOLSA  :</w:t>
      </w:r>
      <w:r>
        <w:tab/>
      </w:r>
      <w:r>
        <w:tab/>
      </w:r>
      <w:r>
        <w:rPr>
          <w:b/>
        </w:rPr>
        <w:t>21 + 8 + 8   x  60</w:t>
      </w:r>
      <w:r w:rsidRPr="00336CAC">
        <w:rPr>
          <w:b/>
        </w:rPr>
        <w:t xml:space="preserve">   cm</w:t>
      </w:r>
      <w:r>
        <w:t xml:space="preserve">    </w:t>
      </w:r>
    </w:p>
    <w:p w:rsidR="00F47D70" w:rsidRDefault="00F47D70" w:rsidP="00F47D70">
      <w:r>
        <w:t>SELLADO .</w:t>
      </w:r>
      <w:r>
        <w:tab/>
      </w:r>
      <w:r>
        <w:tab/>
        <w:t xml:space="preserve">Fondo  Tipo  Servo </w:t>
      </w:r>
    </w:p>
    <w:p w:rsidR="00F47D70" w:rsidRDefault="00F47D70" w:rsidP="00F47D70">
      <w:r>
        <w:t>REFERENCIA :</w:t>
      </w:r>
      <w:r>
        <w:tab/>
      </w:r>
      <w:r>
        <w:rPr>
          <w:b/>
        </w:rPr>
        <w:t>ARROBERA  460 gms     ABURRA</w:t>
      </w:r>
    </w:p>
    <w:p w:rsidR="00F47D70" w:rsidRDefault="00F47D70" w:rsidP="00F47D70"/>
    <w:p w:rsidR="00F47D70" w:rsidRDefault="00F47D70" w:rsidP="00F47D70"/>
    <w:p w:rsidR="00F47D70" w:rsidRDefault="00F47D70" w:rsidP="00F47D70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 </w:t>
      </w:r>
      <w:r>
        <w:rPr>
          <w:bCs/>
        </w:rPr>
        <w:t>Cyreles  en su  planta.</w:t>
      </w:r>
    </w:p>
    <w:p w:rsidR="00F47D70" w:rsidRDefault="00F47D70" w:rsidP="00F47D70">
      <w:r>
        <w:t xml:space="preserve">                   -   Anexo muestra física para   alturas y Tonos.        </w:t>
      </w:r>
    </w:p>
    <w:p w:rsidR="00F47D70" w:rsidRPr="00A721EF" w:rsidRDefault="00F47D70" w:rsidP="00F47D70">
      <w:pPr>
        <w:rPr>
          <w:b/>
          <w:bCs/>
          <w:sz w:val="20"/>
        </w:rPr>
      </w:pPr>
      <w:r>
        <w:tab/>
        <w:t xml:space="preserve"> </w:t>
      </w:r>
    </w:p>
    <w:p w:rsidR="00F47D70" w:rsidRDefault="00F47D70" w:rsidP="00F47D70">
      <w:pPr>
        <w:rPr>
          <w:b/>
        </w:rPr>
      </w:pPr>
      <w:r>
        <w:tab/>
        <w:t xml:space="preserve">        </w:t>
      </w:r>
      <w:r>
        <w:tab/>
        <w:t xml:space="preserve">        </w:t>
      </w: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F47D70" w:rsidRPr="0066704D" w:rsidRDefault="00F47D70" w:rsidP="00F47D70">
      <w:pPr>
        <w:rPr>
          <w:b/>
          <w:u w:val="single"/>
        </w:rPr>
      </w:pPr>
      <w:r>
        <w:rPr>
          <w:b/>
        </w:rPr>
        <w:tab/>
        <w:t xml:space="preserve">        -  EL MATERIAL LO ENVIA  P.U .</w:t>
      </w:r>
    </w:p>
    <w:p w:rsidR="00F47D70" w:rsidRPr="0066704D" w:rsidRDefault="00F47D70" w:rsidP="00F47D70">
      <w:pPr>
        <w:rPr>
          <w:b/>
        </w:rPr>
      </w:pPr>
    </w:p>
    <w:p w:rsidR="00F47D70" w:rsidRDefault="00F47D70" w:rsidP="00F47D70">
      <w:r>
        <w:tab/>
      </w:r>
      <w:r>
        <w:tab/>
      </w:r>
    </w:p>
    <w:p w:rsidR="00F47D70" w:rsidRDefault="00F47D70" w:rsidP="00F47D70">
      <w:r>
        <w:t>Agradezco la atención y colaboración prestada.</w:t>
      </w:r>
    </w:p>
    <w:p w:rsidR="00F47D70" w:rsidRDefault="00F47D70" w:rsidP="00F47D70"/>
    <w:p w:rsidR="00F47D70" w:rsidRDefault="00F47D70" w:rsidP="00F47D70"/>
    <w:p w:rsidR="00F47D70" w:rsidRDefault="00F47D70" w:rsidP="00F47D70"/>
    <w:p w:rsidR="00F47D70" w:rsidRDefault="00F47D70" w:rsidP="00F47D70">
      <w:r>
        <w:t>Cordialmente</w:t>
      </w:r>
    </w:p>
    <w:p w:rsidR="00F47D70" w:rsidRDefault="00F47D70" w:rsidP="00F47D70"/>
    <w:p w:rsidR="00F47D70" w:rsidRDefault="00F47D70" w:rsidP="00F47D70"/>
    <w:p w:rsidR="00F47D70" w:rsidRDefault="00F47D70" w:rsidP="00F47D70">
      <w:r>
        <w:t>RICARDO CASAS ZAPATA</w:t>
      </w:r>
    </w:p>
    <w:p w:rsidR="00F47D70" w:rsidRDefault="00F47D70" w:rsidP="00F47D70">
      <w:r>
        <w:t>Director.</w:t>
      </w:r>
    </w:p>
    <w:p w:rsidR="00F47D70" w:rsidRDefault="00F47D70" w:rsidP="00F47D70"/>
    <w:p w:rsidR="000B4A1A" w:rsidRDefault="000B4A1A" w:rsidP="00F47D70"/>
    <w:p w:rsidR="000B4A1A" w:rsidRDefault="000B4A1A" w:rsidP="00F47D70"/>
    <w:p w:rsidR="000B4A1A" w:rsidRDefault="000B4A1A" w:rsidP="000B4A1A">
      <w:pPr>
        <w:rPr>
          <w:b/>
        </w:rPr>
      </w:pPr>
    </w:p>
    <w:p w:rsidR="000B4A1A" w:rsidRDefault="000B4A1A" w:rsidP="000B4A1A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0B4A1A" w:rsidRDefault="000B4A1A" w:rsidP="000B4A1A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0B4A1A" w:rsidRDefault="000B4A1A" w:rsidP="000B4A1A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0B4A1A" w:rsidRDefault="000B4A1A" w:rsidP="000B4A1A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0B4A1A" w:rsidRDefault="000B4A1A" w:rsidP="000B4A1A"/>
    <w:p w:rsidR="000B4A1A" w:rsidRDefault="000B4A1A" w:rsidP="000B4A1A">
      <w:pPr>
        <w:pStyle w:val="Ttulo1"/>
      </w:pPr>
      <w:r>
        <w:t>ORDEN DE TRABAJO   N°      08271</w:t>
      </w:r>
    </w:p>
    <w:p w:rsidR="000B4A1A" w:rsidRDefault="000B4A1A" w:rsidP="000B4A1A"/>
    <w:p w:rsidR="000B4A1A" w:rsidRDefault="000B4A1A" w:rsidP="000B4A1A">
      <w:r>
        <w:t>FECHA:</w:t>
      </w:r>
      <w:r>
        <w:tab/>
        <w:t>Medellín,  Abril   25   de   2011</w:t>
      </w:r>
    </w:p>
    <w:p w:rsidR="000B4A1A" w:rsidRDefault="000B4A1A" w:rsidP="000B4A1A">
      <w:r>
        <w:t>PARA:</w:t>
      </w:r>
      <w:r>
        <w:tab/>
      </w:r>
      <w:r>
        <w:tab/>
        <w:t>PLÁSTICOS   DARMA</w:t>
      </w:r>
    </w:p>
    <w:p w:rsidR="000B4A1A" w:rsidRDefault="000B4A1A" w:rsidP="000B4A1A">
      <w:r>
        <w:t>ATENCIÓN:</w:t>
      </w:r>
      <w:r>
        <w:tab/>
        <w:t>Sr. DARIO JARAMILLO</w:t>
      </w:r>
    </w:p>
    <w:p w:rsidR="000B4A1A" w:rsidRDefault="000B4A1A" w:rsidP="000B4A1A"/>
    <w:p w:rsidR="000B4A1A" w:rsidRDefault="000B4A1A" w:rsidP="000B4A1A">
      <w:r>
        <w:t>Apreciado Dn DARIO:</w:t>
      </w:r>
    </w:p>
    <w:p w:rsidR="000B4A1A" w:rsidRDefault="000B4A1A" w:rsidP="000B4A1A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0B4A1A" w:rsidRDefault="000B4A1A" w:rsidP="000B4A1A"/>
    <w:p w:rsidR="000B4A1A" w:rsidRDefault="000B4A1A" w:rsidP="000B4A1A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0B4A1A" w:rsidRDefault="000B4A1A" w:rsidP="000B4A1A"/>
    <w:p w:rsidR="000B4A1A" w:rsidRDefault="000B4A1A" w:rsidP="000B4A1A">
      <w:r>
        <w:t>MATERIAL :</w:t>
      </w:r>
      <w:r>
        <w:tab/>
      </w:r>
      <w:r>
        <w:tab/>
        <w:t xml:space="preserve">Polietileno de Baja  densidad   </w:t>
      </w:r>
      <w:r>
        <w:rPr>
          <w:b/>
          <w:u w:val="single"/>
        </w:rPr>
        <w:t xml:space="preserve">Transparente </w:t>
      </w:r>
      <w:r>
        <w:t xml:space="preserve"> Tubular</w:t>
      </w:r>
    </w:p>
    <w:p w:rsidR="000B4A1A" w:rsidRDefault="000B4A1A" w:rsidP="000B4A1A">
      <w:r>
        <w:t>MEDIDA:</w:t>
      </w:r>
      <w:r>
        <w:tab/>
      </w:r>
      <w:r>
        <w:tab/>
      </w:r>
      <w:r>
        <w:rPr>
          <w:b/>
        </w:rPr>
        <w:t>75</w:t>
      </w:r>
      <w:r>
        <w:t xml:space="preserve">   cms   </w:t>
      </w:r>
    </w:p>
    <w:p w:rsidR="000B4A1A" w:rsidRDefault="000B4A1A" w:rsidP="000B4A1A">
      <w:r>
        <w:t>CALIBRE :</w:t>
      </w:r>
      <w:r>
        <w:tab/>
      </w:r>
      <w:r>
        <w:tab/>
      </w:r>
      <w:r>
        <w:rPr>
          <w:b/>
        </w:rPr>
        <w:t xml:space="preserve">1.5 </w:t>
      </w:r>
      <w:r>
        <w:t xml:space="preserve">   “</w:t>
      </w:r>
    </w:p>
    <w:p w:rsidR="000B4A1A" w:rsidRDefault="000B4A1A" w:rsidP="000B4A1A">
      <w:r>
        <w:t>COLOR :</w:t>
      </w:r>
      <w:r>
        <w:tab/>
      </w:r>
      <w:r>
        <w:tab/>
        <w:t>Transparente</w:t>
      </w:r>
    </w:p>
    <w:p w:rsidR="000B4A1A" w:rsidRPr="0007721A" w:rsidRDefault="000B4A1A" w:rsidP="000B4A1A">
      <w:r>
        <w:t xml:space="preserve">TRATADO : </w:t>
      </w:r>
      <w:r>
        <w:tab/>
      </w:r>
      <w:r>
        <w:tab/>
        <w:t>1  cara</w:t>
      </w:r>
    </w:p>
    <w:p w:rsidR="000B4A1A" w:rsidRDefault="00871B4F" w:rsidP="000B4A1A">
      <w:r>
        <w:t xml:space="preserve">CANTIDAD : </w:t>
      </w:r>
      <w:r>
        <w:tab/>
        <w:t>90</w:t>
      </w:r>
      <w:r w:rsidR="000B4A1A">
        <w:t xml:space="preserve">    kg</w:t>
      </w:r>
    </w:p>
    <w:p w:rsidR="000B4A1A" w:rsidRDefault="000B4A1A" w:rsidP="000B4A1A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 xml:space="preserve">3  </w:t>
      </w:r>
    </w:p>
    <w:p w:rsidR="000B4A1A" w:rsidRDefault="000B4A1A" w:rsidP="000B4A1A">
      <w:r>
        <w:t xml:space="preserve">CARAS : </w:t>
      </w:r>
      <w:r>
        <w:tab/>
      </w:r>
      <w:r>
        <w:tab/>
        <w:t>1    ( 4  x  1  )</w:t>
      </w:r>
    </w:p>
    <w:p w:rsidR="000B4A1A" w:rsidRDefault="000B4A1A" w:rsidP="000B4A1A">
      <w:r>
        <w:t xml:space="preserve">REPETICIÓN : </w:t>
      </w:r>
      <w:r>
        <w:tab/>
        <w:t>50   cms</w:t>
      </w:r>
    </w:p>
    <w:p w:rsidR="000B4A1A" w:rsidRDefault="000B4A1A" w:rsidP="000B4A1A">
      <w:r>
        <w:t>RODILLO :</w:t>
      </w:r>
      <w:r>
        <w:tab/>
      </w:r>
      <w:r>
        <w:tab/>
        <w:t>50</w:t>
      </w:r>
    </w:p>
    <w:p w:rsidR="000B4A1A" w:rsidRDefault="000B4A1A" w:rsidP="000B4A1A">
      <w:r>
        <w:t>BOLSA  :</w:t>
      </w:r>
      <w:r>
        <w:tab/>
      </w:r>
      <w:r>
        <w:tab/>
      </w:r>
      <w:r>
        <w:rPr>
          <w:b/>
        </w:rPr>
        <w:t xml:space="preserve">50  x  70 </w:t>
      </w:r>
      <w:r w:rsidRPr="00314872">
        <w:rPr>
          <w:b/>
        </w:rPr>
        <w:t xml:space="preserve"> +  10</w:t>
      </w:r>
      <w:r w:rsidRPr="00336CAC">
        <w:rPr>
          <w:b/>
        </w:rPr>
        <w:t xml:space="preserve">   cm</w:t>
      </w:r>
      <w:r>
        <w:t xml:space="preserve">    </w:t>
      </w:r>
    </w:p>
    <w:p w:rsidR="000B4A1A" w:rsidRDefault="000B4A1A" w:rsidP="000B4A1A">
      <w:r>
        <w:t>SELLADO .</w:t>
      </w:r>
      <w:r>
        <w:tab/>
      </w:r>
      <w:r>
        <w:tab/>
        <w:t>Lateral</w:t>
      </w:r>
    </w:p>
    <w:p w:rsidR="000B4A1A" w:rsidRDefault="000B4A1A" w:rsidP="000B4A1A">
      <w:r>
        <w:t>REFERENCIA :</w:t>
      </w:r>
      <w:r>
        <w:tab/>
      </w:r>
      <w:r>
        <w:rPr>
          <w:b/>
        </w:rPr>
        <w:t>CUBRELECHO   EKONO</w:t>
      </w:r>
    </w:p>
    <w:p w:rsidR="000B4A1A" w:rsidRDefault="000B4A1A" w:rsidP="000B4A1A"/>
    <w:p w:rsidR="000B4A1A" w:rsidRDefault="000B4A1A" w:rsidP="000B4A1A"/>
    <w:p w:rsidR="000B4A1A" w:rsidRDefault="000B4A1A" w:rsidP="000B4A1A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>
        <w:rPr>
          <w:bCs/>
        </w:rPr>
        <w:t>Cyreles  se  encuentran en su  planta</w:t>
      </w:r>
    </w:p>
    <w:p w:rsidR="000B4A1A" w:rsidRDefault="000B4A1A" w:rsidP="000B4A1A">
      <w:r>
        <w:t xml:space="preserve">                   -   Anexo  Arte  para   alturas y Tonos.</w:t>
      </w:r>
    </w:p>
    <w:p w:rsidR="000B4A1A" w:rsidRDefault="000B4A1A" w:rsidP="000B4A1A">
      <w:pPr>
        <w:rPr>
          <w:b/>
        </w:rPr>
      </w:pPr>
      <w:r>
        <w:tab/>
        <w:t xml:space="preserve">        </w:t>
      </w:r>
      <w:r>
        <w:tab/>
        <w:t xml:space="preserve">        </w:t>
      </w: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0B4A1A" w:rsidRDefault="000B4A1A" w:rsidP="000B4A1A">
      <w:pPr>
        <w:rPr>
          <w:b/>
        </w:rPr>
      </w:pPr>
      <w:r>
        <w:rPr>
          <w:b/>
        </w:rPr>
        <w:tab/>
        <w:t xml:space="preserve">        -  EL MATERIAL  LO ENVIA  P.U </w:t>
      </w:r>
    </w:p>
    <w:p w:rsidR="000B4A1A" w:rsidRDefault="000B4A1A" w:rsidP="000B4A1A">
      <w:pPr>
        <w:rPr>
          <w:b/>
        </w:rPr>
      </w:pPr>
      <w:r>
        <w:rPr>
          <w:b/>
        </w:rPr>
        <w:tab/>
        <w:t xml:space="preserve">        - colocar  pie de  imprenta</w:t>
      </w:r>
    </w:p>
    <w:p w:rsidR="000B4A1A" w:rsidRDefault="000B4A1A" w:rsidP="000B4A1A">
      <w:pPr>
        <w:rPr>
          <w:b/>
        </w:rPr>
      </w:pPr>
      <w:r>
        <w:rPr>
          <w:b/>
        </w:rPr>
        <w:tab/>
        <w:t xml:space="preserve">       </w:t>
      </w:r>
    </w:p>
    <w:p w:rsidR="000B4A1A" w:rsidRDefault="000B4A1A" w:rsidP="000B4A1A"/>
    <w:p w:rsidR="000B4A1A" w:rsidRDefault="000B4A1A" w:rsidP="000B4A1A">
      <w:r>
        <w:tab/>
      </w:r>
    </w:p>
    <w:p w:rsidR="000B4A1A" w:rsidRDefault="000B4A1A" w:rsidP="000B4A1A">
      <w:r>
        <w:t>Agradezco la atención y colaboración prestada.</w:t>
      </w:r>
    </w:p>
    <w:p w:rsidR="000B4A1A" w:rsidRDefault="000B4A1A" w:rsidP="000B4A1A"/>
    <w:p w:rsidR="000B4A1A" w:rsidRDefault="000B4A1A" w:rsidP="000B4A1A"/>
    <w:p w:rsidR="000B4A1A" w:rsidRDefault="000B4A1A" w:rsidP="000B4A1A">
      <w:r>
        <w:t>Cordialmente</w:t>
      </w:r>
    </w:p>
    <w:p w:rsidR="000B4A1A" w:rsidRDefault="000B4A1A" w:rsidP="000B4A1A"/>
    <w:p w:rsidR="000B4A1A" w:rsidRDefault="000B4A1A" w:rsidP="000B4A1A"/>
    <w:p w:rsidR="000B4A1A" w:rsidRDefault="000B4A1A" w:rsidP="000B4A1A">
      <w:r>
        <w:t>RICARDO CASAS ZAPATA</w:t>
      </w:r>
    </w:p>
    <w:p w:rsidR="000B4A1A" w:rsidRDefault="000B4A1A" w:rsidP="000B4A1A">
      <w:r>
        <w:t>Director.</w:t>
      </w:r>
    </w:p>
    <w:p w:rsidR="000B4A1A" w:rsidRDefault="000B4A1A" w:rsidP="000B4A1A">
      <w:pPr>
        <w:rPr>
          <w:b/>
        </w:rPr>
      </w:pPr>
    </w:p>
    <w:p w:rsidR="000B4A1A" w:rsidRDefault="000B4A1A" w:rsidP="00F47D70"/>
    <w:p w:rsidR="00635E4C" w:rsidRDefault="00635E4C" w:rsidP="00F47D70"/>
    <w:p w:rsidR="00635E4C" w:rsidRDefault="00635E4C" w:rsidP="00635E4C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635E4C" w:rsidRDefault="00635E4C" w:rsidP="00635E4C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635E4C" w:rsidRDefault="00635E4C" w:rsidP="00635E4C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635E4C" w:rsidRDefault="00635E4C" w:rsidP="00635E4C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635E4C" w:rsidRDefault="00635E4C" w:rsidP="00635E4C">
      <w:pPr>
        <w:pStyle w:val="Ttulo1"/>
      </w:pPr>
    </w:p>
    <w:p w:rsidR="00635E4C" w:rsidRDefault="00635E4C" w:rsidP="00635E4C">
      <w:pPr>
        <w:pStyle w:val="Ttulo1"/>
      </w:pPr>
      <w:r>
        <w:t>ORDEN DE TRABAJO     N°   08259</w:t>
      </w:r>
    </w:p>
    <w:p w:rsidR="00635E4C" w:rsidRDefault="00635E4C" w:rsidP="00635E4C"/>
    <w:p w:rsidR="00635E4C" w:rsidRDefault="00635E4C" w:rsidP="00635E4C">
      <w:r>
        <w:t>FECHA:</w:t>
      </w:r>
      <w:r>
        <w:tab/>
        <w:t>Medellín,  Abril  26   de     2011</w:t>
      </w:r>
    </w:p>
    <w:p w:rsidR="00635E4C" w:rsidRDefault="00635E4C" w:rsidP="00635E4C">
      <w:r>
        <w:t>PARA:</w:t>
      </w:r>
      <w:r>
        <w:tab/>
      </w:r>
      <w:r>
        <w:tab/>
        <w:t>PLÁSTICOS DARMA</w:t>
      </w:r>
    </w:p>
    <w:p w:rsidR="00635E4C" w:rsidRDefault="00635E4C" w:rsidP="00635E4C">
      <w:r>
        <w:t>ATENCIÓN:</w:t>
      </w:r>
      <w:r>
        <w:tab/>
        <w:t>Sr. Darío Jaramillo</w:t>
      </w:r>
    </w:p>
    <w:p w:rsidR="00635E4C" w:rsidRDefault="00635E4C" w:rsidP="00635E4C">
      <w:r>
        <w:tab/>
      </w:r>
      <w:r>
        <w:tab/>
        <w:t>Gerente.</w:t>
      </w:r>
    </w:p>
    <w:p w:rsidR="00635E4C" w:rsidRDefault="00635E4C" w:rsidP="00635E4C"/>
    <w:p w:rsidR="00635E4C" w:rsidRDefault="00635E4C" w:rsidP="00635E4C">
      <w:r>
        <w:t>Apreciado Don Darío :</w:t>
      </w:r>
    </w:p>
    <w:p w:rsidR="00635E4C" w:rsidRDefault="00635E4C" w:rsidP="00635E4C">
      <w:r>
        <w:t xml:space="preserve"> </w:t>
      </w:r>
    </w:p>
    <w:p w:rsidR="00635E4C" w:rsidRDefault="00635E4C" w:rsidP="00635E4C">
      <w:r>
        <w:t>Con la presente estamos solicitando el siguiente servicio de EXTRUSION E IMPRESION:</w:t>
      </w:r>
    </w:p>
    <w:p w:rsidR="00635E4C" w:rsidRDefault="00635E4C" w:rsidP="00635E4C"/>
    <w:p w:rsidR="00635E4C" w:rsidRDefault="00635E4C" w:rsidP="00635E4C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635E4C" w:rsidRDefault="00635E4C" w:rsidP="00635E4C">
      <w:r>
        <w:t>MATERIAL:</w:t>
      </w:r>
      <w:r>
        <w:tab/>
      </w:r>
      <w:r>
        <w:tab/>
        <w:t>Polietileno BAJA   Semi-</w:t>
      </w:r>
      <w:r>
        <w:rPr>
          <w:u w:val="single"/>
        </w:rPr>
        <w:t xml:space="preserve">Tubular </w:t>
      </w:r>
    </w:p>
    <w:p w:rsidR="00635E4C" w:rsidRDefault="00635E4C" w:rsidP="00635E4C">
      <w:r>
        <w:t>MEDIDA:</w:t>
      </w:r>
      <w:r>
        <w:tab/>
      </w:r>
      <w:r>
        <w:tab/>
        <w:t>37    Cms.</w:t>
      </w:r>
    </w:p>
    <w:p w:rsidR="00635E4C" w:rsidRDefault="00635E4C" w:rsidP="00635E4C">
      <w:r>
        <w:t>CALIBRE:</w:t>
      </w:r>
      <w:r>
        <w:tab/>
      </w:r>
      <w:r>
        <w:tab/>
      </w:r>
      <w:r w:rsidRPr="00E42796">
        <w:rPr>
          <w:b/>
        </w:rPr>
        <w:t>2</w:t>
      </w:r>
      <w:r>
        <w:rPr>
          <w:b/>
        </w:rPr>
        <w:t xml:space="preserve">.0 </w:t>
      </w:r>
      <w:r>
        <w:t xml:space="preserve">  ”</w:t>
      </w:r>
    </w:p>
    <w:p w:rsidR="00635E4C" w:rsidRDefault="00635E4C" w:rsidP="00635E4C">
      <w:r>
        <w:t>COLOR:</w:t>
      </w:r>
      <w:r>
        <w:tab/>
      </w:r>
      <w:r>
        <w:tab/>
        <w:t>Transparente</w:t>
      </w:r>
    </w:p>
    <w:p w:rsidR="00635E4C" w:rsidRDefault="00635E4C" w:rsidP="00635E4C">
      <w:r>
        <w:t>TRATADO:</w:t>
      </w:r>
      <w:r>
        <w:tab/>
      </w:r>
      <w:r>
        <w:tab/>
        <w:t>2  Caras.</w:t>
      </w:r>
    </w:p>
    <w:p w:rsidR="00635E4C" w:rsidRDefault="00B67981" w:rsidP="00635E4C">
      <w:pPr>
        <w:rPr>
          <w:b/>
          <w:bCs/>
        </w:rPr>
      </w:pPr>
      <w:r>
        <w:t>CANTIDAD:</w:t>
      </w:r>
      <w:r>
        <w:tab/>
      </w:r>
      <w:r>
        <w:tab/>
        <w:t>130</w:t>
      </w:r>
      <w:r w:rsidR="00635E4C" w:rsidRPr="00521768">
        <w:rPr>
          <w:b/>
        </w:rPr>
        <w:t xml:space="preserve">  </w:t>
      </w:r>
      <w:r w:rsidR="00635E4C">
        <w:t xml:space="preserve"> Kg.</w:t>
      </w:r>
      <w:r w:rsidR="00635E4C">
        <w:rPr>
          <w:b/>
          <w:bCs/>
        </w:rPr>
        <w:tab/>
      </w:r>
    </w:p>
    <w:p w:rsidR="00635E4C" w:rsidRDefault="00635E4C" w:rsidP="00635E4C">
      <w:r>
        <w:t>COLORES:</w:t>
      </w:r>
      <w:r>
        <w:tab/>
      </w:r>
      <w:r>
        <w:tab/>
        <w:t>3    (   Blanco   – Negro – Rojo   )</w:t>
      </w:r>
    </w:p>
    <w:p w:rsidR="00635E4C" w:rsidRDefault="00635E4C" w:rsidP="00635E4C">
      <w:r>
        <w:t>CARAS:</w:t>
      </w:r>
      <w:r>
        <w:tab/>
      </w:r>
      <w:r>
        <w:tab/>
        <w:t xml:space="preserve">1  ( 1 x 3 ) </w:t>
      </w:r>
    </w:p>
    <w:p w:rsidR="00635E4C" w:rsidRDefault="00635E4C" w:rsidP="00635E4C">
      <w:r>
        <w:t>REPETICIÓN:</w:t>
      </w:r>
      <w:r>
        <w:tab/>
        <w:t xml:space="preserve">19.5    Cms. </w:t>
      </w:r>
    </w:p>
    <w:p w:rsidR="00635E4C" w:rsidRDefault="00635E4C" w:rsidP="00635E4C">
      <w:r>
        <w:t>RODILLO :                40</w:t>
      </w:r>
    </w:p>
    <w:p w:rsidR="00635E4C" w:rsidRDefault="00635E4C" w:rsidP="00635E4C">
      <w:r>
        <w:t>SELLADO:</w:t>
      </w:r>
      <w:r>
        <w:tab/>
      </w:r>
      <w:r>
        <w:tab/>
        <w:t>Lateral</w:t>
      </w:r>
    </w:p>
    <w:p w:rsidR="00635E4C" w:rsidRDefault="00635E4C" w:rsidP="00635E4C">
      <w:pPr>
        <w:rPr>
          <w:b/>
        </w:rPr>
      </w:pPr>
      <w:r>
        <w:t>REFERENCIA:</w:t>
      </w:r>
      <w:r>
        <w:tab/>
      </w:r>
      <w:r>
        <w:rPr>
          <w:b/>
        </w:rPr>
        <w:t>SIXPACK  RIONEGRO</w:t>
      </w:r>
    </w:p>
    <w:p w:rsidR="00635E4C" w:rsidRDefault="00635E4C" w:rsidP="00635E4C">
      <w:pPr>
        <w:rPr>
          <w:b/>
        </w:rPr>
      </w:pPr>
      <w:r>
        <w:rPr>
          <w:b/>
        </w:rPr>
        <w:tab/>
      </w:r>
      <w:r>
        <w:rPr>
          <w:b/>
        </w:rPr>
        <w:tab/>
      </w:r>
    </w:p>
    <w:p w:rsidR="00635E4C" w:rsidRDefault="00635E4C" w:rsidP="00635E4C"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635E4C" w:rsidRDefault="00635E4C" w:rsidP="00635E4C">
      <w:r>
        <w:rPr>
          <w:b/>
          <w:bCs/>
          <w:u w:val="single"/>
        </w:rPr>
        <w:t>NOTA:</w:t>
      </w:r>
      <w:r>
        <w:t xml:space="preserve">             - Los cyreles  en su planta</w:t>
      </w:r>
    </w:p>
    <w:p w:rsidR="00635E4C" w:rsidRPr="001B627F" w:rsidRDefault="00635E4C" w:rsidP="00635E4C">
      <w:pPr>
        <w:numPr>
          <w:ilvl w:val="0"/>
          <w:numId w:val="2"/>
        </w:numPr>
        <w:ind w:left="1500"/>
        <w:rPr>
          <w:b/>
          <w:sz w:val="32"/>
          <w:szCs w:val="32"/>
        </w:rPr>
      </w:pPr>
      <w:r>
        <w:t>Altura y tonos según   Muestra  Física</w:t>
      </w:r>
    </w:p>
    <w:p w:rsidR="00635E4C" w:rsidRPr="000209EC" w:rsidRDefault="00635E4C" w:rsidP="00635E4C">
      <w:pPr>
        <w:numPr>
          <w:ilvl w:val="0"/>
          <w:numId w:val="2"/>
        </w:numPr>
        <w:ind w:left="1500"/>
        <w:rPr>
          <w:b/>
          <w:sz w:val="28"/>
          <w:szCs w:val="28"/>
        </w:rPr>
      </w:pPr>
      <w:r>
        <w:t xml:space="preserve">CODIGO  </w:t>
      </w:r>
      <w:r w:rsidRPr="000209EC">
        <w:rPr>
          <w:b/>
          <w:sz w:val="28"/>
          <w:szCs w:val="28"/>
        </w:rPr>
        <w:t>7703686703113</w:t>
      </w:r>
    </w:p>
    <w:p w:rsidR="00635E4C" w:rsidRPr="0090312C" w:rsidRDefault="00635E4C" w:rsidP="00635E4C">
      <w:pPr>
        <w:rPr>
          <w:b/>
          <w:sz w:val="32"/>
          <w:szCs w:val="32"/>
        </w:rPr>
      </w:pPr>
    </w:p>
    <w:p w:rsidR="00635E4C" w:rsidRDefault="00635E4C" w:rsidP="00635E4C"/>
    <w:p w:rsidR="00635E4C" w:rsidRDefault="00635E4C" w:rsidP="00635E4C">
      <w:r>
        <w:t>Agradezco la atención y colaboración prestada.</w:t>
      </w:r>
    </w:p>
    <w:p w:rsidR="00635E4C" w:rsidRDefault="00635E4C" w:rsidP="00635E4C"/>
    <w:p w:rsidR="00635E4C" w:rsidRDefault="00635E4C" w:rsidP="00635E4C"/>
    <w:p w:rsidR="00635E4C" w:rsidRDefault="00635E4C" w:rsidP="00635E4C">
      <w:r>
        <w:t>Cordialmente,</w:t>
      </w:r>
    </w:p>
    <w:p w:rsidR="00635E4C" w:rsidRDefault="00635E4C" w:rsidP="00635E4C"/>
    <w:p w:rsidR="00635E4C" w:rsidRDefault="00635E4C" w:rsidP="00635E4C"/>
    <w:p w:rsidR="00635E4C" w:rsidRDefault="00635E4C" w:rsidP="00635E4C">
      <w:r>
        <w:t>RICARDO CASAS ZAPATA</w:t>
      </w:r>
    </w:p>
    <w:p w:rsidR="00635E4C" w:rsidRDefault="00635E4C" w:rsidP="00635E4C">
      <w:r>
        <w:t>Director.</w:t>
      </w:r>
    </w:p>
    <w:p w:rsidR="00635E4C" w:rsidRDefault="00635E4C" w:rsidP="00635E4C">
      <w:pPr>
        <w:rPr>
          <w:b/>
        </w:rPr>
      </w:pPr>
    </w:p>
    <w:p w:rsidR="00635E4C" w:rsidRDefault="00635E4C" w:rsidP="00F47D70"/>
    <w:p w:rsidR="00CC1BC2" w:rsidRDefault="00CC1BC2" w:rsidP="00F47D70"/>
    <w:p w:rsidR="00CC1BC2" w:rsidRDefault="00CC1BC2" w:rsidP="00F47D70"/>
    <w:p w:rsidR="00CC1BC2" w:rsidRDefault="00CC1BC2" w:rsidP="00F47D70"/>
    <w:p w:rsidR="00CC1BC2" w:rsidRDefault="00CC1BC2" w:rsidP="00CC1BC2">
      <w:pPr>
        <w:rPr>
          <w:b/>
        </w:rPr>
      </w:pPr>
    </w:p>
    <w:p w:rsidR="00CC1BC2" w:rsidRDefault="00CC1BC2" w:rsidP="00CC1BC2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CC1BC2" w:rsidRDefault="00CC1BC2" w:rsidP="00CC1BC2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CC1BC2" w:rsidRDefault="00CC1BC2" w:rsidP="00CC1BC2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CC1BC2" w:rsidRDefault="00CC1BC2" w:rsidP="00CC1BC2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CC1BC2" w:rsidRDefault="00CC1BC2" w:rsidP="00CC1BC2">
      <w:pPr>
        <w:rPr>
          <w:b/>
          <w:bCs/>
        </w:rPr>
      </w:pPr>
    </w:p>
    <w:p w:rsidR="00CC1BC2" w:rsidRDefault="00CC1BC2" w:rsidP="00CC1BC2">
      <w:pPr>
        <w:pStyle w:val="Ttulo1"/>
      </w:pPr>
    </w:p>
    <w:p w:rsidR="00CC1BC2" w:rsidRDefault="00CC1BC2" w:rsidP="00CC1BC2">
      <w:pPr>
        <w:pStyle w:val="Ttulo1"/>
      </w:pPr>
      <w:r>
        <w:t>ORDEN DE TRABAJO   N °      08267</w:t>
      </w:r>
    </w:p>
    <w:p w:rsidR="00CC1BC2" w:rsidRDefault="00CC1BC2" w:rsidP="00CC1BC2"/>
    <w:p w:rsidR="00CC1BC2" w:rsidRDefault="00CC1BC2" w:rsidP="00CC1BC2">
      <w:r>
        <w:t>FECHA:</w:t>
      </w:r>
      <w:r>
        <w:tab/>
        <w:t>Medellín,  Abril  26    de   2011</w:t>
      </w:r>
    </w:p>
    <w:p w:rsidR="00CC1BC2" w:rsidRDefault="00CC1BC2" w:rsidP="00CC1BC2">
      <w:r>
        <w:t>PARA:</w:t>
      </w:r>
      <w:r>
        <w:tab/>
      </w:r>
      <w:r>
        <w:tab/>
        <w:t>PLÁSTICOS DARMA</w:t>
      </w:r>
    </w:p>
    <w:p w:rsidR="00CC1BC2" w:rsidRDefault="00CC1BC2" w:rsidP="00CC1BC2">
      <w:r>
        <w:t>ATENCIÓN:</w:t>
      </w:r>
      <w:r>
        <w:tab/>
        <w:t>Sr. Darío Jaramillo</w:t>
      </w:r>
    </w:p>
    <w:p w:rsidR="00CC1BC2" w:rsidRDefault="00CC1BC2" w:rsidP="00CC1BC2">
      <w:r>
        <w:tab/>
      </w:r>
      <w:r>
        <w:tab/>
        <w:t>Gerente.</w:t>
      </w:r>
    </w:p>
    <w:p w:rsidR="00CC1BC2" w:rsidRDefault="00CC1BC2" w:rsidP="00CC1BC2"/>
    <w:p w:rsidR="00CC1BC2" w:rsidRDefault="00CC1BC2" w:rsidP="00CC1BC2">
      <w:r>
        <w:t>Apreciado Don Darío:</w:t>
      </w:r>
    </w:p>
    <w:p w:rsidR="00CC1BC2" w:rsidRPr="00D8653D" w:rsidRDefault="00CC1BC2" w:rsidP="00CC1BC2"/>
    <w:p w:rsidR="00CC1BC2" w:rsidRDefault="00CC1BC2" w:rsidP="00CC1BC2">
      <w:r>
        <w:t>Con la presente estamos solicitando el siguiente servicio de  IMPRESIÓN :</w:t>
      </w:r>
    </w:p>
    <w:p w:rsidR="00CC1BC2" w:rsidRDefault="00CC1BC2" w:rsidP="00CC1BC2"/>
    <w:p w:rsidR="00CC1BC2" w:rsidRDefault="00CC1BC2" w:rsidP="00CC1BC2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CC1BC2" w:rsidRDefault="00CC1BC2" w:rsidP="00CC1BC2">
      <w:pPr>
        <w:rPr>
          <w:b/>
          <w:bCs/>
        </w:rPr>
      </w:pPr>
    </w:p>
    <w:p w:rsidR="00CC1BC2" w:rsidRPr="008249ED" w:rsidRDefault="00CC1BC2" w:rsidP="00CC1BC2">
      <w:pPr>
        <w:rPr>
          <w:b/>
        </w:rPr>
      </w:pPr>
      <w:r>
        <w:t xml:space="preserve">MATERIAL   :           Polipropileno  Tubular   de  </w:t>
      </w:r>
      <w:r w:rsidRPr="008249ED">
        <w:rPr>
          <w:b/>
        </w:rPr>
        <w:t>30    cms</w:t>
      </w:r>
    </w:p>
    <w:p w:rsidR="00CC1BC2" w:rsidRDefault="00CC1BC2" w:rsidP="00CC1BC2">
      <w:r>
        <w:t>CLIBRE      :               1.2  ”</w:t>
      </w:r>
    </w:p>
    <w:p w:rsidR="00CC1BC2" w:rsidRPr="00AD5DCF" w:rsidRDefault="00CC1BC2" w:rsidP="00CC1BC2">
      <w:pPr>
        <w:rPr>
          <w:b/>
        </w:rPr>
      </w:pPr>
      <w:r>
        <w:t>REFERENCIA:</w:t>
      </w:r>
      <w:r>
        <w:tab/>
      </w:r>
      <w:r>
        <w:rPr>
          <w:b/>
        </w:rPr>
        <w:t>CAMISETA  COCOA</w:t>
      </w:r>
    </w:p>
    <w:p w:rsidR="00CC1BC2" w:rsidRPr="00936C49" w:rsidRDefault="00CC1BC2" w:rsidP="00CC1BC2">
      <w:pPr>
        <w:rPr>
          <w:b/>
        </w:rPr>
      </w:pPr>
      <w:r>
        <w:t>CANTIDAD    :         80</w:t>
      </w:r>
      <w:r w:rsidRPr="00936C49">
        <w:rPr>
          <w:b/>
        </w:rPr>
        <w:t xml:space="preserve">   Kg</w:t>
      </w:r>
    </w:p>
    <w:p w:rsidR="00CC1BC2" w:rsidRDefault="00CC1BC2" w:rsidP="00CC1BC2">
      <w:r>
        <w:t>COLOR</w:t>
      </w:r>
      <w:r w:rsidR="00936A21">
        <w:t>ES:</w:t>
      </w:r>
      <w:r w:rsidR="00936A21">
        <w:tab/>
      </w:r>
      <w:r w:rsidR="00936A21">
        <w:tab/>
        <w:t>1</w:t>
      </w:r>
      <w:r>
        <w:t xml:space="preserve">   (  ROJO )</w:t>
      </w:r>
    </w:p>
    <w:p w:rsidR="00CC1BC2" w:rsidRDefault="00936A21" w:rsidP="00CC1BC2">
      <w:r>
        <w:t>CARAS:</w:t>
      </w:r>
      <w:r>
        <w:tab/>
      </w:r>
      <w:r>
        <w:tab/>
        <w:t>1</w:t>
      </w:r>
    </w:p>
    <w:p w:rsidR="00CC1BC2" w:rsidRDefault="00936A21" w:rsidP="00CC1BC2">
      <w:r>
        <w:t>REPETICIÓN:</w:t>
      </w:r>
      <w:r>
        <w:tab/>
        <w:t>23</w:t>
      </w:r>
    </w:p>
    <w:p w:rsidR="00CC1BC2" w:rsidRDefault="00936A21" w:rsidP="00CC1BC2">
      <w:r>
        <w:t>RODILLO:</w:t>
      </w:r>
      <w:r>
        <w:tab/>
      </w:r>
      <w:r>
        <w:tab/>
        <w:t>46</w:t>
      </w:r>
    </w:p>
    <w:p w:rsidR="00CC1BC2" w:rsidRDefault="00CC1BC2" w:rsidP="00CC1BC2">
      <w:r>
        <w:t>BOLSA:</w:t>
      </w:r>
      <w:r>
        <w:tab/>
      </w:r>
      <w:r>
        <w:tab/>
      </w:r>
      <w:r w:rsidR="00936A21">
        <w:rPr>
          <w:b/>
        </w:rPr>
        <w:t>23    X  30</w:t>
      </w:r>
      <w:r>
        <w:t xml:space="preserve">    cms  </w:t>
      </w:r>
    </w:p>
    <w:p w:rsidR="00CC1BC2" w:rsidRDefault="00CC1BC2" w:rsidP="00CC1BC2">
      <w:r>
        <w:t>SELLADO:</w:t>
      </w:r>
      <w:r>
        <w:tab/>
      </w:r>
      <w:r>
        <w:tab/>
        <w:t>Para selle lateral.</w:t>
      </w:r>
    </w:p>
    <w:p w:rsidR="00CC1BC2" w:rsidRDefault="00CC1BC2" w:rsidP="00CC1BC2"/>
    <w:p w:rsidR="00CC1BC2" w:rsidRDefault="00CC1BC2" w:rsidP="00CC1BC2"/>
    <w:p w:rsidR="00CC1BC2" w:rsidRDefault="00CC1BC2" w:rsidP="00CC1BC2">
      <w:r>
        <w:rPr>
          <w:b/>
          <w:bCs/>
          <w:u w:val="single"/>
        </w:rPr>
        <w:t>NOTA:</w:t>
      </w:r>
      <w:r>
        <w:t xml:space="preserve"> </w:t>
      </w:r>
      <w:r w:rsidR="00936A21">
        <w:t xml:space="preserve"> *   Los cyreles   LOS ENVIA  GRAFIFLEX</w:t>
      </w:r>
    </w:p>
    <w:p w:rsidR="00CC1BC2" w:rsidRDefault="00CC1BC2" w:rsidP="00CC1BC2">
      <w:pPr>
        <w:numPr>
          <w:ilvl w:val="0"/>
          <w:numId w:val="1"/>
        </w:numPr>
      </w:pPr>
      <w:r>
        <w:t>Se envían ARTE    para tonos y alturas</w:t>
      </w:r>
    </w:p>
    <w:p w:rsidR="00CC1BC2" w:rsidRPr="00307118" w:rsidRDefault="00CC1BC2" w:rsidP="00CC1BC2">
      <w:pPr>
        <w:numPr>
          <w:ilvl w:val="0"/>
          <w:numId w:val="2"/>
        </w:numPr>
      </w:pPr>
      <w:r>
        <w:t xml:space="preserve">Se  envía el material de PP </w:t>
      </w:r>
      <w:r>
        <w:rPr>
          <w:b/>
        </w:rPr>
        <w:t xml:space="preserve">de  30 </w:t>
      </w:r>
      <w:r w:rsidRPr="00AD5DCF">
        <w:rPr>
          <w:b/>
        </w:rPr>
        <w:t xml:space="preserve">  cms</w:t>
      </w:r>
    </w:p>
    <w:p w:rsidR="00CC1BC2" w:rsidRDefault="00CC1BC2" w:rsidP="00CC1BC2">
      <w:pPr>
        <w:ind w:left="885"/>
      </w:pPr>
    </w:p>
    <w:p w:rsidR="00CC1BC2" w:rsidRDefault="00CC1BC2" w:rsidP="00CC1BC2">
      <w:pPr>
        <w:ind w:left="885"/>
      </w:pPr>
    </w:p>
    <w:p w:rsidR="00CC1BC2" w:rsidRDefault="00CC1BC2" w:rsidP="00CC1BC2">
      <w:r>
        <w:t>Agradezco la atención y colaboración prestada.</w:t>
      </w:r>
    </w:p>
    <w:p w:rsidR="00CC1BC2" w:rsidRDefault="00CC1BC2" w:rsidP="00CC1BC2"/>
    <w:p w:rsidR="00CC1BC2" w:rsidRDefault="00CC1BC2" w:rsidP="00CC1BC2"/>
    <w:p w:rsidR="00CC1BC2" w:rsidRDefault="00CC1BC2" w:rsidP="00CC1BC2">
      <w:r>
        <w:t>Cordialmente,</w:t>
      </w:r>
    </w:p>
    <w:p w:rsidR="00CC1BC2" w:rsidRDefault="00CC1BC2" w:rsidP="00CC1BC2"/>
    <w:p w:rsidR="00CC1BC2" w:rsidRDefault="00CC1BC2" w:rsidP="00CC1BC2"/>
    <w:p w:rsidR="00CC1BC2" w:rsidRDefault="00CC1BC2" w:rsidP="00CC1BC2"/>
    <w:p w:rsidR="00CC1BC2" w:rsidRDefault="00CC1BC2" w:rsidP="00CC1BC2">
      <w:r>
        <w:t>RICARDO CASAS ZAPATA</w:t>
      </w:r>
    </w:p>
    <w:p w:rsidR="00CC1BC2" w:rsidRDefault="00CC1BC2" w:rsidP="00CC1BC2">
      <w:r>
        <w:t>Director.</w:t>
      </w:r>
    </w:p>
    <w:p w:rsidR="00CC1BC2" w:rsidRDefault="00CC1BC2" w:rsidP="00CC1BC2">
      <w:pPr>
        <w:rPr>
          <w:b/>
        </w:rPr>
      </w:pPr>
    </w:p>
    <w:p w:rsidR="00CC1BC2" w:rsidRDefault="00CC1BC2" w:rsidP="00CC1BC2">
      <w:pPr>
        <w:rPr>
          <w:b/>
        </w:rPr>
      </w:pPr>
    </w:p>
    <w:p w:rsidR="00CC1BC2" w:rsidRDefault="00CC1BC2" w:rsidP="00F47D70"/>
    <w:p w:rsidR="00434E20" w:rsidRDefault="00434E20" w:rsidP="00F47D70"/>
    <w:p w:rsidR="00434E20" w:rsidRDefault="00434E20" w:rsidP="00F47D70"/>
    <w:p w:rsidR="00434E20" w:rsidRDefault="00434E20" w:rsidP="00434E20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434E20" w:rsidRDefault="00434E20" w:rsidP="00434E20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434E20" w:rsidRDefault="00434E20" w:rsidP="00434E20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434E20" w:rsidRDefault="00434E20" w:rsidP="00434E20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434E20" w:rsidRDefault="00434E20" w:rsidP="00434E20">
      <w:pPr>
        <w:rPr>
          <w:b/>
          <w:bCs/>
        </w:rPr>
      </w:pPr>
    </w:p>
    <w:p w:rsidR="00434E20" w:rsidRDefault="00434E20" w:rsidP="00434E20">
      <w:pPr>
        <w:pStyle w:val="Ttulo1"/>
      </w:pPr>
    </w:p>
    <w:p w:rsidR="00434E20" w:rsidRDefault="00434E20" w:rsidP="00434E20">
      <w:pPr>
        <w:pStyle w:val="Ttulo1"/>
      </w:pPr>
      <w:r>
        <w:t>ORDEN DE TRABAJO  N °      07747</w:t>
      </w:r>
    </w:p>
    <w:p w:rsidR="00434E20" w:rsidRDefault="00434E20" w:rsidP="00434E20"/>
    <w:p w:rsidR="00434E20" w:rsidRDefault="00434E20" w:rsidP="00434E20">
      <w:r>
        <w:t>FECHA:</w:t>
      </w:r>
      <w:r>
        <w:tab/>
        <w:t>Medellín,  Abril   27    de   2011</w:t>
      </w:r>
    </w:p>
    <w:p w:rsidR="00434E20" w:rsidRDefault="00434E20" w:rsidP="00434E20">
      <w:r>
        <w:t>PARA:</w:t>
      </w:r>
      <w:r>
        <w:tab/>
      </w:r>
      <w:r>
        <w:tab/>
        <w:t>PLÁSTICOS DARMA</w:t>
      </w:r>
    </w:p>
    <w:p w:rsidR="00434E20" w:rsidRDefault="00434E20" w:rsidP="00434E20">
      <w:r>
        <w:t>ATENCIÓN:</w:t>
      </w:r>
      <w:r>
        <w:tab/>
        <w:t>Sr. Darío Jaramillo</w:t>
      </w:r>
    </w:p>
    <w:p w:rsidR="00434E20" w:rsidRDefault="00434E20" w:rsidP="00434E20">
      <w:r>
        <w:tab/>
      </w:r>
      <w:r>
        <w:tab/>
        <w:t>Gerente.</w:t>
      </w:r>
    </w:p>
    <w:p w:rsidR="00434E20" w:rsidRDefault="00434E20" w:rsidP="00434E20"/>
    <w:p w:rsidR="00434E20" w:rsidRDefault="00434E20" w:rsidP="00434E20">
      <w:r>
        <w:t>Apreciado Don Darío:</w:t>
      </w:r>
    </w:p>
    <w:p w:rsidR="00434E20" w:rsidRDefault="00434E20" w:rsidP="00434E20"/>
    <w:p w:rsidR="00434E20" w:rsidRDefault="00434E20" w:rsidP="00434E20">
      <w:r>
        <w:t>Con la presente estamos solicitando el siguiente servicio de  IMPRESIÓN  :</w:t>
      </w:r>
    </w:p>
    <w:p w:rsidR="00434E20" w:rsidRDefault="00434E20" w:rsidP="00434E20"/>
    <w:p w:rsidR="00434E20" w:rsidRDefault="00434E20" w:rsidP="00434E20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434E20" w:rsidRDefault="00434E20" w:rsidP="00434E20">
      <w:r>
        <w:t xml:space="preserve">MATERIAL   :           Polipropileno   Lamina   de   </w:t>
      </w:r>
      <w:r>
        <w:rPr>
          <w:b/>
        </w:rPr>
        <w:t>50</w:t>
      </w:r>
      <w:r>
        <w:t xml:space="preserve">    cms</w:t>
      </w:r>
    </w:p>
    <w:p w:rsidR="00434E20" w:rsidRDefault="00434E20" w:rsidP="00434E20">
      <w:r>
        <w:t>CLIBRE      :               2.4  ”</w:t>
      </w:r>
    </w:p>
    <w:p w:rsidR="00434E20" w:rsidRPr="00AD5DCF" w:rsidRDefault="00434E20" w:rsidP="00434E20">
      <w:pPr>
        <w:rPr>
          <w:b/>
        </w:rPr>
      </w:pPr>
      <w:r>
        <w:t>REFERENCIA:</w:t>
      </w:r>
      <w:r>
        <w:tab/>
      </w:r>
      <w:r>
        <w:rPr>
          <w:b/>
        </w:rPr>
        <w:t>GEORDI   HOMBRE</w:t>
      </w:r>
    </w:p>
    <w:p w:rsidR="00434E20" w:rsidRDefault="00434E20" w:rsidP="00434E20">
      <w:r>
        <w:t>CANTIDAD    :          400    Kg</w:t>
      </w:r>
    </w:p>
    <w:p w:rsidR="00434E20" w:rsidRDefault="00434E20" w:rsidP="00434E20">
      <w:r>
        <w:t>COLORES:</w:t>
      </w:r>
      <w:r>
        <w:tab/>
      </w:r>
      <w:r>
        <w:tab/>
        <w:t>3  ( Según  arte )</w:t>
      </w:r>
    </w:p>
    <w:p w:rsidR="00434E20" w:rsidRDefault="00434E20" w:rsidP="00434E20">
      <w:r>
        <w:t>CARAS:</w:t>
      </w:r>
      <w:r>
        <w:tab/>
      </w:r>
      <w:r>
        <w:tab/>
        <w:t xml:space="preserve">2 </w:t>
      </w:r>
    </w:p>
    <w:p w:rsidR="00434E20" w:rsidRDefault="00434E20" w:rsidP="00434E20">
      <w:r>
        <w:t>REPETICIÓN:</w:t>
      </w:r>
      <w:r>
        <w:tab/>
        <w:t>28</w:t>
      </w:r>
    </w:p>
    <w:p w:rsidR="00434E20" w:rsidRPr="007E24E2" w:rsidRDefault="00434E20" w:rsidP="00434E20">
      <w:pPr>
        <w:rPr>
          <w:b/>
        </w:rPr>
      </w:pPr>
      <w:r>
        <w:t>RODILLO:</w:t>
      </w:r>
      <w:r>
        <w:tab/>
      </w:r>
      <w:r>
        <w:tab/>
      </w:r>
      <w:r>
        <w:rPr>
          <w:b/>
        </w:rPr>
        <w:t>56</w:t>
      </w:r>
    </w:p>
    <w:p w:rsidR="00434E20" w:rsidRDefault="00434E20" w:rsidP="00434E20">
      <w:r>
        <w:t>BOLSA:</w:t>
      </w:r>
      <w:r>
        <w:tab/>
      </w:r>
      <w:r>
        <w:tab/>
        <w:t>22.5 + 5 X 28    cms   de  Solapa Interna. Con Gancho</w:t>
      </w:r>
    </w:p>
    <w:p w:rsidR="00434E20" w:rsidRDefault="00434E20" w:rsidP="00434E20">
      <w:r>
        <w:t>SELLADO:</w:t>
      </w:r>
      <w:r>
        <w:tab/>
      </w:r>
      <w:r>
        <w:tab/>
        <w:t>Para selle lateral.</w:t>
      </w:r>
    </w:p>
    <w:p w:rsidR="00434E20" w:rsidRDefault="00434E20" w:rsidP="00434E20"/>
    <w:p w:rsidR="00434E20" w:rsidRDefault="00434E20" w:rsidP="00434E20"/>
    <w:p w:rsidR="00434E20" w:rsidRDefault="00434E20" w:rsidP="00434E20">
      <w:r>
        <w:rPr>
          <w:b/>
          <w:bCs/>
          <w:u w:val="single"/>
        </w:rPr>
        <w:t>NOTA:</w:t>
      </w:r>
      <w:r w:rsidR="00E955AD">
        <w:t xml:space="preserve">  *   Los cyreles en su planta</w:t>
      </w:r>
    </w:p>
    <w:p w:rsidR="00434E20" w:rsidRDefault="00434E20" w:rsidP="00434E20">
      <w:pPr>
        <w:numPr>
          <w:ilvl w:val="0"/>
          <w:numId w:val="1"/>
        </w:numPr>
      </w:pPr>
      <w:r>
        <w:t>Se envían muestra   para tonos y alturas</w:t>
      </w:r>
    </w:p>
    <w:p w:rsidR="00434E20" w:rsidRPr="002F17AC" w:rsidRDefault="00434E20" w:rsidP="00434E20">
      <w:pPr>
        <w:numPr>
          <w:ilvl w:val="0"/>
          <w:numId w:val="2"/>
        </w:numPr>
      </w:pPr>
      <w:r>
        <w:t xml:space="preserve">Se  envía el material de PP </w:t>
      </w:r>
      <w:r>
        <w:rPr>
          <w:b/>
        </w:rPr>
        <w:t xml:space="preserve">de  50 </w:t>
      </w:r>
      <w:r w:rsidRPr="00AD5DCF">
        <w:rPr>
          <w:b/>
        </w:rPr>
        <w:t xml:space="preserve">  cms</w:t>
      </w:r>
    </w:p>
    <w:p w:rsidR="00434E20" w:rsidRPr="00491829" w:rsidRDefault="00434E20" w:rsidP="00434E20">
      <w:pPr>
        <w:numPr>
          <w:ilvl w:val="0"/>
          <w:numId w:val="2"/>
        </w:numPr>
      </w:pPr>
      <w:r>
        <w:rPr>
          <w:b/>
        </w:rPr>
        <w:t>DISEÑO  NUEVO</w:t>
      </w:r>
    </w:p>
    <w:p w:rsidR="00434E20" w:rsidRPr="00E955AD" w:rsidRDefault="00434E20" w:rsidP="00434E20">
      <w:pPr>
        <w:numPr>
          <w:ilvl w:val="0"/>
          <w:numId w:val="2"/>
        </w:numPr>
      </w:pPr>
      <w:r w:rsidRPr="00491829">
        <w:rPr>
          <w:b/>
        </w:rPr>
        <w:t xml:space="preserve">SE APRUEBA </w:t>
      </w:r>
      <w:r w:rsidR="00E955AD">
        <w:rPr>
          <w:b/>
        </w:rPr>
        <w:t>IMPRESIÓN</w:t>
      </w:r>
    </w:p>
    <w:p w:rsidR="00E955AD" w:rsidRPr="00E955AD" w:rsidRDefault="00E955AD" w:rsidP="00434E20">
      <w:pPr>
        <w:numPr>
          <w:ilvl w:val="0"/>
          <w:numId w:val="2"/>
        </w:numPr>
        <w:rPr>
          <w:sz w:val="44"/>
          <w:szCs w:val="44"/>
        </w:rPr>
      </w:pPr>
      <w:r w:rsidRPr="00E955AD">
        <w:rPr>
          <w:b/>
          <w:sz w:val="44"/>
          <w:szCs w:val="44"/>
        </w:rPr>
        <w:t>FAVOR  CONTROLAR EL CALCAMIENTO</w:t>
      </w:r>
    </w:p>
    <w:p w:rsidR="00434E20" w:rsidRDefault="00434E20" w:rsidP="00434E20">
      <w:pPr>
        <w:ind w:left="885"/>
      </w:pPr>
    </w:p>
    <w:p w:rsidR="00434E20" w:rsidRDefault="00434E20" w:rsidP="00434E20">
      <w:pPr>
        <w:ind w:left="885"/>
      </w:pPr>
    </w:p>
    <w:p w:rsidR="00434E20" w:rsidRDefault="00434E20" w:rsidP="00434E20">
      <w:r>
        <w:t>Agradezco la atención y colaboración prestada.</w:t>
      </w:r>
    </w:p>
    <w:p w:rsidR="00434E20" w:rsidRDefault="00434E20" w:rsidP="00434E20"/>
    <w:p w:rsidR="00434E20" w:rsidRDefault="00434E20" w:rsidP="00434E20"/>
    <w:p w:rsidR="00434E20" w:rsidRDefault="00434E20" w:rsidP="00434E20">
      <w:r>
        <w:t>Cordialmente,</w:t>
      </w:r>
    </w:p>
    <w:p w:rsidR="00434E20" w:rsidRDefault="00434E20" w:rsidP="00434E20"/>
    <w:p w:rsidR="00434E20" w:rsidRDefault="00434E20" w:rsidP="00434E20"/>
    <w:p w:rsidR="00434E20" w:rsidRDefault="00434E20" w:rsidP="00434E20"/>
    <w:p w:rsidR="00434E20" w:rsidRDefault="00434E20" w:rsidP="00434E20">
      <w:r>
        <w:t>RICARDO CASAS ZAPATA</w:t>
      </w:r>
    </w:p>
    <w:p w:rsidR="00434E20" w:rsidRDefault="00434E20" w:rsidP="00434E20">
      <w:r>
        <w:t>Director</w:t>
      </w:r>
    </w:p>
    <w:p w:rsidR="00434E20" w:rsidRDefault="00434E20" w:rsidP="00434E20">
      <w:pPr>
        <w:rPr>
          <w:b/>
        </w:rPr>
      </w:pPr>
    </w:p>
    <w:p w:rsidR="0046724C" w:rsidRDefault="0046724C" w:rsidP="0046724C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46724C" w:rsidRDefault="0046724C" w:rsidP="0046724C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46724C" w:rsidRDefault="0046724C" w:rsidP="0046724C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46724C" w:rsidRDefault="0046724C" w:rsidP="0046724C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46724C" w:rsidRDefault="0046724C" w:rsidP="0046724C">
      <w:pPr>
        <w:rPr>
          <w:b/>
          <w:bCs/>
        </w:rPr>
      </w:pPr>
    </w:p>
    <w:p w:rsidR="0046724C" w:rsidRDefault="0046724C" w:rsidP="0046724C">
      <w:pPr>
        <w:pStyle w:val="Ttulo1"/>
      </w:pPr>
    </w:p>
    <w:p w:rsidR="0046724C" w:rsidRDefault="0046724C" w:rsidP="0046724C">
      <w:pPr>
        <w:pStyle w:val="Ttulo1"/>
      </w:pPr>
      <w:r>
        <w:t>ORDEN DE TRABAJO  N °      07748</w:t>
      </w:r>
    </w:p>
    <w:p w:rsidR="0046724C" w:rsidRDefault="0046724C" w:rsidP="0046724C"/>
    <w:p w:rsidR="0046724C" w:rsidRDefault="0046724C" w:rsidP="0046724C">
      <w:r>
        <w:t>FECHA:</w:t>
      </w:r>
      <w:r>
        <w:tab/>
        <w:t>Medellín,   Abril   27   de   2011</w:t>
      </w:r>
    </w:p>
    <w:p w:rsidR="0046724C" w:rsidRDefault="0046724C" w:rsidP="0046724C">
      <w:r>
        <w:t>PARA:</w:t>
      </w:r>
      <w:r>
        <w:tab/>
      </w:r>
      <w:r>
        <w:tab/>
        <w:t>PLÁSTICOS DARMA</w:t>
      </w:r>
    </w:p>
    <w:p w:rsidR="0046724C" w:rsidRDefault="0046724C" w:rsidP="0046724C">
      <w:r>
        <w:t>ATENCIÓN:</w:t>
      </w:r>
      <w:r>
        <w:tab/>
        <w:t>Sr. Darío Jaramillo</w:t>
      </w:r>
    </w:p>
    <w:p w:rsidR="0046724C" w:rsidRDefault="0046724C" w:rsidP="0046724C">
      <w:r>
        <w:tab/>
      </w:r>
      <w:r>
        <w:tab/>
        <w:t>Gerente.</w:t>
      </w:r>
    </w:p>
    <w:p w:rsidR="0046724C" w:rsidRDefault="0046724C" w:rsidP="0046724C"/>
    <w:p w:rsidR="0046724C" w:rsidRDefault="0046724C" w:rsidP="0046724C">
      <w:r>
        <w:t>Apreciado Don Darío:</w:t>
      </w:r>
    </w:p>
    <w:p w:rsidR="0046724C" w:rsidRDefault="0046724C" w:rsidP="0046724C"/>
    <w:p w:rsidR="0046724C" w:rsidRDefault="0046724C" w:rsidP="0046724C">
      <w:r>
        <w:t>Con la presente estamos solicitando el siguiente servicio de  IMPRESIÓN  :</w:t>
      </w:r>
    </w:p>
    <w:p w:rsidR="0046724C" w:rsidRDefault="0046724C" w:rsidP="0046724C"/>
    <w:p w:rsidR="0046724C" w:rsidRDefault="0046724C" w:rsidP="0046724C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46724C" w:rsidRDefault="0046724C" w:rsidP="0046724C">
      <w:r>
        <w:t xml:space="preserve">MATERIAL   :           Polipropileno   Lamina   de   </w:t>
      </w:r>
      <w:r>
        <w:rPr>
          <w:b/>
        </w:rPr>
        <w:t>45</w:t>
      </w:r>
      <w:r>
        <w:t xml:space="preserve">    cms</w:t>
      </w:r>
    </w:p>
    <w:p w:rsidR="0046724C" w:rsidRDefault="0046724C" w:rsidP="0046724C">
      <w:r>
        <w:t>CLIBRE      :               2.4  ”</w:t>
      </w:r>
    </w:p>
    <w:p w:rsidR="0046724C" w:rsidRPr="00AD5DCF" w:rsidRDefault="0046724C" w:rsidP="0046724C">
      <w:pPr>
        <w:rPr>
          <w:b/>
        </w:rPr>
      </w:pPr>
      <w:r>
        <w:t>REFERENCIA:</w:t>
      </w:r>
      <w:r>
        <w:tab/>
      </w:r>
      <w:r>
        <w:rPr>
          <w:b/>
        </w:rPr>
        <w:t>GEORDI  GENERICO</w:t>
      </w:r>
    </w:p>
    <w:p w:rsidR="0046724C" w:rsidRDefault="0046724C" w:rsidP="0046724C">
      <w:r>
        <w:t>CANTIDAD    :          100   Kg</w:t>
      </w:r>
    </w:p>
    <w:p w:rsidR="0046724C" w:rsidRDefault="0046724C" w:rsidP="0046724C">
      <w:r>
        <w:t>COLORES:</w:t>
      </w:r>
      <w:r>
        <w:tab/>
      </w:r>
      <w:r>
        <w:tab/>
        <w:t>3  ( Según  arte )</w:t>
      </w:r>
    </w:p>
    <w:p w:rsidR="0046724C" w:rsidRDefault="0046724C" w:rsidP="0046724C">
      <w:r>
        <w:t>CARAS:</w:t>
      </w:r>
      <w:r>
        <w:tab/>
      </w:r>
      <w:r>
        <w:tab/>
        <w:t xml:space="preserve">2 </w:t>
      </w:r>
    </w:p>
    <w:p w:rsidR="0046724C" w:rsidRDefault="0046724C" w:rsidP="0046724C">
      <w:r>
        <w:t>REPETICIÓN:</w:t>
      </w:r>
      <w:r>
        <w:tab/>
        <w:t>19.5</w:t>
      </w:r>
    </w:p>
    <w:p w:rsidR="0046724C" w:rsidRPr="007E24E2" w:rsidRDefault="0046724C" w:rsidP="0046724C">
      <w:pPr>
        <w:rPr>
          <w:b/>
        </w:rPr>
      </w:pPr>
      <w:r>
        <w:t>RODILLO:</w:t>
      </w:r>
      <w:r>
        <w:tab/>
      </w:r>
      <w:r>
        <w:tab/>
      </w:r>
      <w:r>
        <w:rPr>
          <w:b/>
        </w:rPr>
        <w:t>40</w:t>
      </w:r>
    </w:p>
    <w:p w:rsidR="0046724C" w:rsidRDefault="0046724C" w:rsidP="0046724C">
      <w:r>
        <w:t>BOLSA:</w:t>
      </w:r>
      <w:r>
        <w:tab/>
      </w:r>
      <w:r>
        <w:tab/>
        <w:t>19.5 + 5 X 19.5    cms   de  Solapa Interna. Con Gancho</w:t>
      </w:r>
    </w:p>
    <w:p w:rsidR="0046724C" w:rsidRDefault="0046724C" w:rsidP="0046724C">
      <w:r>
        <w:t>SELLADO:</w:t>
      </w:r>
      <w:r>
        <w:tab/>
      </w:r>
      <w:r>
        <w:tab/>
        <w:t>Para selle lateral.</w:t>
      </w:r>
    </w:p>
    <w:p w:rsidR="0046724C" w:rsidRDefault="0046724C" w:rsidP="0046724C"/>
    <w:p w:rsidR="0046724C" w:rsidRDefault="0046724C" w:rsidP="0046724C"/>
    <w:p w:rsidR="0046724C" w:rsidRPr="00FC5F19" w:rsidRDefault="0046724C" w:rsidP="0046724C">
      <w:pPr>
        <w:rPr>
          <w:b/>
        </w:rPr>
      </w:pPr>
      <w:r>
        <w:rPr>
          <w:b/>
          <w:bCs/>
          <w:u w:val="single"/>
        </w:rPr>
        <w:t>NOTA:</w:t>
      </w:r>
      <w:r>
        <w:t xml:space="preserve">  *   </w:t>
      </w:r>
      <w:r w:rsidRPr="00FC5F19">
        <w:rPr>
          <w:b/>
        </w:rPr>
        <w:t>Los cyreles  los envía   GRAFIFLEX</w:t>
      </w:r>
    </w:p>
    <w:p w:rsidR="0046724C" w:rsidRDefault="0046724C" w:rsidP="0046724C">
      <w:pPr>
        <w:numPr>
          <w:ilvl w:val="0"/>
          <w:numId w:val="1"/>
        </w:numPr>
      </w:pPr>
      <w:r>
        <w:t>Se envían muestra   para tonos y alturas</w:t>
      </w:r>
    </w:p>
    <w:p w:rsidR="0046724C" w:rsidRPr="00D41D9B" w:rsidRDefault="0046724C" w:rsidP="0046724C">
      <w:pPr>
        <w:numPr>
          <w:ilvl w:val="0"/>
          <w:numId w:val="2"/>
        </w:numPr>
      </w:pPr>
      <w:r>
        <w:t xml:space="preserve">Se  envía el material de PP </w:t>
      </w:r>
      <w:r>
        <w:rPr>
          <w:b/>
        </w:rPr>
        <w:t xml:space="preserve">de  45 </w:t>
      </w:r>
      <w:r w:rsidRPr="00AD5DCF">
        <w:rPr>
          <w:b/>
        </w:rPr>
        <w:t xml:space="preserve">  cms</w:t>
      </w:r>
    </w:p>
    <w:p w:rsidR="00D41D9B" w:rsidRPr="00D41D9B" w:rsidRDefault="00D41D9B" w:rsidP="0046724C">
      <w:pPr>
        <w:numPr>
          <w:ilvl w:val="0"/>
          <w:numId w:val="2"/>
        </w:numPr>
        <w:rPr>
          <w:sz w:val="40"/>
          <w:szCs w:val="40"/>
        </w:rPr>
      </w:pPr>
      <w:r w:rsidRPr="00D41D9B">
        <w:rPr>
          <w:b/>
          <w:sz w:val="40"/>
          <w:szCs w:val="40"/>
        </w:rPr>
        <w:t>FAVOR CONTROLAR EL CALCAMIENTO</w:t>
      </w:r>
    </w:p>
    <w:p w:rsidR="0046724C" w:rsidRPr="00150D1A" w:rsidRDefault="0046724C" w:rsidP="0046724C">
      <w:pPr>
        <w:ind w:left="1860"/>
      </w:pPr>
    </w:p>
    <w:p w:rsidR="0046724C" w:rsidRDefault="0046724C" w:rsidP="0046724C">
      <w:pPr>
        <w:ind w:left="885"/>
      </w:pPr>
    </w:p>
    <w:p w:rsidR="0046724C" w:rsidRDefault="0046724C" w:rsidP="0046724C">
      <w:pPr>
        <w:ind w:left="885"/>
      </w:pPr>
    </w:p>
    <w:p w:rsidR="0046724C" w:rsidRDefault="0046724C" w:rsidP="0046724C">
      <w:r>
        <w:t>Agradezco la atención y colaboración prestada.</w:t>
      </w:r>
    </w:p>
    <w:p w:rsidR="0046724C" w:rsidRDefault="0046724C" w:rsidP="0046724C"/>
    <w:p w:rsidR="0046724C" w:rsidRDefault="0046724C" w:rsidP="0046724C"/>
    <w:p w:rsidR="0046724C" w:rsidRDefault="0046724C" w:rsidP="0046724C">
      <w:r>
        <w:t>Cordialmente,</w:t>
      </w:r>
    </w:p>
    <w:p w:rsidR="0046724C" w:rsidRDefault="0046724C" w:rsidP="0046724C"/>
    <w:p w:rsidR="0046724C" w:rsidRDefault="0046724C" w:rsidP="0046724C"/>
    <w:p w:rsidR="0046724C" w:rsidRDefault="0046724C" w:rsidP="0046724C"/>
    <w:p w:rsidR="0046724C" w:rsidRDefault="0046724C" w:rsidP="0046724C">
      <w:r>
        <w:t>RICARDO CASAS ZAPATA</w:t>
      </w:r>
    </w:p>
    <w:p w:rsidR="0046724C" w:rsidRDefault="0046724C" w:rsidP="0046724C">
      <w:r>
        <w:t>Director</w:t>
      </w:r>
    </w:p>
    <w:p w:rsidR="00434E20" w:rsidRDefault="00434E20" w:rsidP="00F47D70"/>
    <w:p w:rsidR="00D41D9B" w:rsidRDefault="00D41D9B" w:rsidP="00F47D70"/>
    <w:p w:rsidR="00D41D9B" w:rsidRDefault="00D41D9B" w:rsidP="00D41D9B">
      <w:pPr>
        <w:rPr>
          <w:b/>
        </w:rPr>
      </w:pPr>
    </w:p>
    <w:p w:rsidR="00D41D9B" w:rsidRDefault="00D41D9B" w:rsidP="00D41D9B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D41D9B" w:rsidRDefault="00D41D9B" w:rsidP="00D41D9B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D41D9B" w:rsidRDefault="00D41D9B" w:rsidP="00D41D9B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D41D9B" w:rsidRDefault="00D41D9B" w:rsidP="00D41D9B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D41D9B" w:rsidRDefault="00D41D9B" w:rsidP="00D41D9B">
      <w:pPr>
        <w:pStyle w:val="Ttulo1"/>
      </w:pPr>
    </w:p>
    <w:p w:rsidR="00D41D9B" w:rsidRDefault="00D41D9B" w:rsidP="00D41D9B">
      <w:pPr>
        <w:pStyle w:val="Ttulo1"/>
      </w:pPr>
      <w:r>
        <w:t>ORDEN DE TRABAJO   N °      07750</w:t>
      </w:r>
    </w:p>
    <w:p w:rsidR="00D41D9B" w:rsidRDefault="00D41D9B" w:rsidP="00D41D9B"/>
    <w:p w:rsidR="00D41D9B" w:rsidRDefault="00D41D9B" w:rsidP="00D41D9B">
      <w:r>
        <w:t>FECHA:</w:t>
      </w:r>
      <w:r>
        <w:tab/>
        <w:t>Medellín,  ABRIL  27   de   2011</w:t>
      </w:r>
    </w:p>
    <w:p w:rsidR="00D41D9B" w:rsidRDefault="00D41D9B" w:rsidP="00D41D9B">
      <w:r>
        <w:t>PARA:</w:t>
      </w:r>
      <w:r>
        <w:tab/>
      </w:r>
      <w:r>
        <w:tab/>
        <w:t>PLÁSTICOS DARMA</w:t>
      </w:r>
    </w:p>
    <w:p w:rsidR="00D41D9B" w:rsidRDefault="00D41D9B" w:rsidP="00D41D9B">
      <w:r>
        <w:t>ATENCIÓN:</w:t>
      </w:r>
      <w:r>
        <w:tab/>
        <w:t>Sr. Darío Jaramillo</w:t>
      </w:r>
    </w:p>
    <w:p w:rsidR="00D41D9B" w:rsidRDefault="00D41D9B" w:rsidP="00D41D9B">
      <w:r>
        <w:tab/>
      </w:r>
      <w:r>
        <w:tab/>
        <w:t>Gerente.</w:t>
      </w:r>
    </w:p>
    <w:p w:rsidR="00D41D9B" w:rsidRDefault="00D41D9B" w:rsidP="00D41D9B"/>
    <w:p w:rsidR="00D41D9B" w:rsidRDefault="00D41D9B" w:rsidP="00D41D9B">
      <w:r>
        <w:t>Apreciado Don Darío:</w:t>
      </w:r>
    </w:p>
    <w:p w:rsidR="00D41D9B" w:rsidRDefault="00D41D9B" w:rsidP="00D41D9B"/>
    <w:p w:rsidR="00D41D9B" w:rsidRDefault="00D41D9B" w:rsidP="00D41D9B">
      <w:r>
        <w:t>Con la presente estamos solicitando el siguiente servicio de  IMPRESIÓN :</w:t>
      </w:r>
    </w:p>
    <w:p w:rsidR="00D41D9B" w:rsidRDefault="00D41D9B" w:rsidP="00D41D9B"/>
    <w:p w:rsidR="00D41D9B" w:rsidRDefault="00D41D9B" w:rsidP="00D41D9B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D41D9B" w:rsidRDefault="00D41D9B" w:rsidP="00D41D9B">
      <w:r>
        <w:t xml:space="preserve">MATERIAL   :           Polipropileno Tubular de </w:t>
      </w:r>
      <w:r>
        <w:rPr>
          <w:b/>
        </w:rPr>
        <w:t>40</w:t>
      </w:r>
      <w:r>
        <w:t xml:space="preserve"> cms</w:t>
      </w:r>
    </w:p>
    <w:p w:rsidR="00D41D9B" w:rsidRDefault="00D41D9B" w:rsidP="00D41D9B">
      <w:r>
        <w:t xml:space="preserve">CLIBRE      :               </w:t>
      </w:r>
      <w:r>
        <w:rPr>
          <w:b/>
        </w:rPr>
        <w:t>2.0  ”</w:t>
      </w:r>
    </w:p>
    <w:p w:rsidR="00D41D9B" w:rsidRDefault="00D41D9B" w:rsidP="00D41D9B">
      <w:r>
        <w:t>REFERENCIA:</w:t>
      </w:r>
      <w:r>
        <w:tab/>
      </w:r>
      <w:r>
        <w:rPr>
          <w:b/>
        </w:rPr>
        <w:t>CARMEL  JEAN   2</w:t>
      </w:r>
    </w:p>
    <w:p w:rsidR="00D41D9B" w:rsidRDefault="00553B02" w:rsidP="00D41D9B">
      <w:r>
        <w:t xml:space="preserve">CANTIDAD    :          </w:t>
      </w:r>
      <w:r w:rsidRPr="002D5085">
        <w:rPr>
          <w:b/>
        </w:rPr>
        <w:t>5</w:t>
      </w:r>
      <w:r w:rsidR="00D41D9B" w:rsidRPr="002D5085">
        <w:rPr>
          <w:b/>
        </w:rPr>
        <w:t xml:space="preserve">00  </w:t>
      </w:r>
      <w:r w:rsidR="00D41D9B">
        <w:t xml:space="preserve">  Kg</w:t>
      </w:r>
    </w:p>
    <w:p w:rsidR="00D41D9B" w:rsidRDefault="00D41D9B" w:rsidP="00D41D9B">
      <w:r>
        <w:t>COLORES:</w:t>
      </w:r>
      <w:r>
        <w:tab/>
      </w:r>
      <w:r>
        <w:tab/>
        <w:t xml:space="preserve">2 (  </w:t>
      </w:r>
      <w:r w:rsidRPr="00E12213">
        <w:rPr>
          <w:b/>
        </w:rPr>
        <w:t xml:space="preserve">BLANCO </w:t>
      </w:r>
      <w:r>
        <w:t xml:space="preserve">– </w:t>
      </w:r>
      <w:r w:rsidRPr="00B11BD2">
        <w:rPr>
          <w:b/>
        </w:rPr>
        <w:t>RUBINE RED C</w:t>
      </w:r>
      <w:r>
        <w:t xml:space="preserve">  )</w:t>
      </w:r>
    </w:p>
    <w:p w:rsidR="00D41D9B" w:rsidRDefault="00D41D9B" w:rsidP="00D41D9B">
      <w:r>
        <w:t>CARAS:</w:t>
      </w:r>
      <w:r>
        <w:tab/>
      </w:r>
      <w:r>
        <w:tab/>
        <w:t>2</w:t>
      </w:r>
    </w:p>
    <w:p w:rsidR="00D41D9B" w:rsidRDefault="00D41D9B" w:rsidP="00D41D9B">
      <w:r>
        <w:t>REPETICIÓN:</w:t>
      </w:r>
      <w:r>
        <w:tab/>
        <w:t>30</w:t>
      </w:r>
    </w:p>
    <w:p w:rsidR="00D41D9B" w:rsidRDefault="00D41D9B" w:rsidP="00D41D9B">
      <w:r>
        <w:t>RODILLO:</w:t>
      </w:r>
      <w:r>
        <w:tab/>
      </w:r>
      <w:r>
        <w:tab/>
        <w:t>30</w:t>
      </w:r>
    </w:p>
    <w:p w:rsidR="00D41D9B" w:rsidRDefault="00D41D9B" w:rsidP="00D41D9B">
      <w:r>
        <w:t>BOLSA:</w:t>
      </w:r>
      <w:r>
        <w:tab/>
      </w:r>
      <w:r>
        <w:tab/>
      </w:r>
      <w:r>
        <w:rPr>
          <w:b/>
        </w:rPr>
        <w:t>30  x  38 + 5</w:t>
      </w:r>
      <w:r>
        <w:t xml:space="preserve">  solapa interna  cms</w:t>
      </w:r>
    </w:p>
    <w:p w:rsidR="00D41D9B" w:rsidRDefault="00D41D9B" w:rsidP="00D41D9B">
      <w:r>
        <w:t>SELLADO:</w:t>
      </w:r>
      <w:r>
        <w:tab/>
      </w:r>
      <w:r>
        <w:tab/>
        <w:t>Para selle lateral.</w:t>
      </w:r>
    </w:p>
    <w:p w:rsidR="00D41D9B" w:rsidRDefault="00D41D9B" w:rsidP="00D41D9B"/>
    <w:p w:rsidR="00D41D9B" w:rsidRDefault="00D41D9B" w:rsidP="00D41D9B">
      <w:r>
        <w:rPr>
          <w:b/>
          <w:bCs/>
          <w:u w:val="single"/>
        </w:rPr>
        <w:t>NOTA:</w:t>
      </w:r>
      <w:r>
        <w:t xml:space="preserve">  </w:t>
      </w:r>
      <w:r>
        <w:rPr>
          <w:b/>
          <w:sz w:val="28"/>
          <w:szCs w:val="28"/>
          <w:u w:val="single"/>
        </w:rPr>
        <w:t>* Cyreles EN SU PLANTA</w:t>
      </w:r>
    </w:p>
    <w:p w:rsidR="00D41D9B" w:rsidRDefault="00D41D9B" w:rsidP="00D41D9B">
      <w:pPr>
        <w:numPr>
          <w:ilvl w:val="0"/>
          <w:numId w:val="3"/>
        </w:numPr>
      </w:pPr>
      <w:r>
        <w:t>Se envían muestra física  para tonos y alturas</w:t>
      </w:r>
    </w:p>
    <w:p w:rsidR="00D41D9B" w:rsidRDefault="00D41D9B" w:rsidP="00D41D9B">
      <w:pPr>
        <w:numPr>
          <w:ilvl w:val="0"/>
          <w:numId w:val="4"/>
        </w:numPr>
        <w:rPr>
          <w:b/>
        </w:rPr>
      </w:pPr>
      <w:r>
        <w:t xml:space="preserve">Se  envía el material de PP de </w:t>
      </w:r>
      <w:r>
        <w:rPr>
          <w:b/>
        </w:rPr>
        <w:t xml:space="preserve">40 </w:t>
      </w:r>
      <w:r>
        <w:t xml:space="preserve"> </w:t>
      </w:r>
      <w:r>
        <w:rPr>
          <w:b/>
        </w:rPr>
        <w:t>cms</w:t>
      </w:r>
    </w:p>
    <w:p w:rsidR="00D41D9B" w:rsidRDefault="00D41D9B" w:rsidP="00D41D9B">
      <w:pPr>
        <w:numPr>
          <w:ilvl w:val="0"/>
          <w:numId w:val="4"/>
        </w:numPr>
        <w:rPr>
          <w:b/>
        </w:rPr>
      </w:pPr>
      <w:r>
        <w:rPr>
          <w:b/>
        </w:rPr>
        <w:t>SE APRUEBA IMPRESION</w:t>
      </w:r>
    </w:p>
    <w:p w:rsidR="00D41D9B" w:rsidRDefault="00D41D9B" w:rsidP="00D41D9B">
      <w:pPr>
        <w:ind w:left="885"/>
      </w:pPr>
    </w:p>
    <w:p w:rsidR="00D41D9B" w:rsidRDefault="00D41D9B" w:rsidP="00D41D9B">
      <w:pPr>
        <w:ind w:left="885"/>
      </w:pPr>
    </w:p>
    <w:p w:rsidR="00D41D9B" w:rsidRDefault="00D41D9B" w:rsidP="00D41D9B">
      <w:r>
        <w:t>Agradezco la atención y colaboración prestada.</w:t>
      </w:r>
    </w:p>
    <w:p w:rsidR="00D41D9B" w:rsidRDefault="00D41D9B" w:rsidP="00D41D9B"/>
    <w:p w:rsidR="00D41D9B" w:rsidRDefault="00D41D9B" w:rsidP="00D41D9B"/>
    <w:p w:rsidR="00D41D9B" w:rsidRDefault="00D41D9B" w:rsidP="00D41D9B">
      <w:r>
        <w:t>Cordialmente,</w:t>
      </w:r>
    </w:p>
    <w:p w:rsidR="00D41D9B" w:rsidRDefault="00D41D9B" w:rsidP="00D41D9B"/>
    <w:p w:rsidR="00D41D9B" w:rsidRDefault="00D41D9B" w:rsidP="00D41D9B"/>
    <w:p w:rsidR="00D41D9B" w:rsidRDefault="00D41D9B" w:rsidP="00D41D9B"/>
    <w:p w:rsidR="00D41D9B" w:rsidRDefault="00D41D9B" w:rsidP="00D41D9B">
      <w:r>
        <w:t>RICARDO CASAS ZAPATA</w:t>
      </w:r>
    </w:p>
    <w:p w:rsidR="00D41D9B" w:rsidRDefault="00D41D9B" w:rsidP="00D41D9B">
      <w:r>
        <w:t>Director.</w:t>
      </w:r>
    </w:p>
    <w:p w:rsidR="00D41D9B" w:rsidRPr="001B2201" w:rsidRDefault="00D41D9B" w:rsidP="00D41D9B">
      <w:pPr>
        <w:rPr>
          <w:b/>
        </w:rPr>
      </w:pPr>
    </w:p>
    <w:p w:rsidR="00D41D9B" w:rsidRDefault="00D41D9B" w:rsidP="00D41D9B">
      <w:pPr>
        <w:rPr>
          <w:b/>
        </w:rPr>
      </w:pPr>
    </w:p>
    <w:p w:rsidR="00D41D9B" w:rsidRDefault="00D41D9B" w:rsidP="00F47D70"/>
    <w:p w:rsidR="00C82108" w:rsidRDefault="00C82108" w:rsidP="00F47D70"/>
    <w:p w:rsidR="00C82108" w:rsidRDefault="00C82108" w:rsidP="00F47D70"/>
    <w:p w:rsidR="00C82108" w:rsidRDefault="00C82108" w:rsidP="00F47D70"/>
    <w:p w:rsidR="00C82108" w:rsidRDefault="00C82108" w:rsidP="00F47D70"/>
    <w:p w:rsidR="00C82108" w:rsidRDefault="00C82108" w:rsidP="00C82108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C82108" w:rsidRDefault="00C82108" w:rsidP="00C82108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C82108" w:rsidRDefault="00C82108" w:rsidP="00C82108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C82108" w:rsidRDefault="00C82108" w:rsidP="00C82108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C82108" w:rsidRDefault="00C82108" w:rsidP="00C82108">
      <w:pPr>
        <w:pStyle w:val="Ttulo1"/>
      </w:pPr>
    </w:p>
    <w:p w:rsidR="00C82108" w:rsidRPr="009505B0" w:rsidRDefault="00C82108" w:rsidP="00C82108"/>
    <w:p w:rsidR="00C82108" w:rsidRDefault="00C82108" w:rsidP="00C82108">
      <w:pPr>
        <w:pStyle w:val="Ttulo1"/>
      </w:pPr>
      <w:r>
        <w:t>ORDEN DE TRABAJO    N °      07744</w:t>
      </w:r>
    </w:p>
    <w:p w:rsidR="00C82108" w:rsidRDefault="00C82108" w:rsidP="00C82108"/>
    <w:p w:rsidR="00C82108" w:rsidRDefault="00C82108" w:rsidP="00C82108">
      <w:r>
        <w:t>FECHA:</w:t>
      </w:r>
      <w:r>
        <w:tab/>
        <w:t>Medellín, Abril   27   de  2011</w:t>
      </w:r>
    </w:p>
    <w:p w:rsidR="00C82108" w:rsidRDefault="00C82108" w:rsidP="00C82108">
      <w:r>
        <w:t>PARA:</w:t>
      </w:r>
      <w:r>
        <w:tab/>
      </w:r>
      <w:r>
        <w:tab/>
        <w:t>PLÁSTICOS DARMA</w:t>
      </w:r>
    </w:p>
    <w:p w:rsidR="00C82108" w:rsidRDefault="00C82108" w:rsidP="00C82108">
      <w:r>
        <w:t>ATENCIÓN:</w:t>
      </w:r>
      <w:r>
        <w:tab/>
        <w:t>Sr. Darío Jaramillo</w:t>
      </w:r>
    </w:p>
    <w:p w:rsidR="00C82108" w:rsidRDefault="00C82108" w:rsidP="00C82108">
      <w:r>
        <w:tab/>
      </w:r>
      <w:r>
        <w:tab/>
        <w:t>Gerente.</w:t>
      </w:r>
    </w:p>
    <w:p w:rsidR="00C82108" w:rsidRDefault="00C82108" w:rsidP="00C82108"/>
    <w:p w:rsidR="00C82108" w:rsidRDefault="00C82108" w:rsidP="00C82108">
      <w:r>
        <w:t>Apreciado Don Darío:</w:t>
      </w:r>
    </w:p>
    <w:p w:rsidR="00C82108" w:rsidRDefault="00C82108" w:rsidP="00C82108"/>
    <w:p w:rsidR="00C82108" w:rsidRDefault="00C82108" w:rsidP="00C82108">
      <w:r>
        <w:t>Con la presente estamos solicitando el siguiente servicio de    IMPRESIÓN  :</w:t>
      </w:r>
    </w:p>
    <w:p w:rsidR="00C82108" w:rsidRDefault="00C82108" w:rsidP="00C82108"/>
    <w:p w:rsidR="00C82108" w:rsidRDefault="00C82108" w:rsidP="00C82108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C82108" w:rsidRDefault="00C82108" w:rsidP="00C82108">
      <w:r>
        <w:t xml:space="preserve">MATERIAL   :           Polipropileno Tubular   </w:t>
      </w:r>
      <w:r w:rsidRPr="00F6186B">
        <w:rPr>
          <w:b/>
          <w:u w:val="single"/>
        </w:rPr>
        <w:t>de 30  cms</w:t>
      </w:r>
    </w:p>
    <w:p w:rsidR="00C82108" w:rsidRDefault="00C82108" w:rsidP="00C82108">
      <w:r>
        <w:t xml:space="preserve">CALIBRE      :           </w:t>
      </w:r>
      <w:r>
        <w:rPr>
          <w:b/>
        </w:rPr>
        <w:t>2.4</w:t>
      </w:r>
      <w:r>
        <w:t xml:space="preserve">  ”</w:t>
      </w:r>
    </w:p>
    <w:p w:rsidR="00C82108" w:rsidRPr="0009079B" w:rsidRDefault="00C82108" w:rsidP="00C82108">
      <w:pPr>
        <w:rPr>
          <w:b/>
        </w:rPr>
      </w:pPr>
      <w:r>
        <w:t>REFERENCIA:</w:t>
      </w:r>
      <w:r>
        <w:tab/>
      </w:r>
      <w:r w:rsidRPr="0009079B">
        <w:rPr>
          <w:b/>
        </w:rPr>
        <w:t>D  FRUTA</w:t>
      </w:r>
      <w:r>
        <w:rPr>
          <w:b/>
        </w:rPr>
        <w:t xml:space="preserve">  GRANDE</w:t>
      </w:r>
    </w:p>
    <w:p w:rsidR="00C82108" w:rsidRDefault="00C82108" w:rsidP="00C82108">
      <w:r>
        <w:t xml:space="preserve">CANTIDAD    :          </w:t>
      </w:r>
      <w:r>
        <w:rPr>
          <w:b/>
        </w:rPr>
        <w:t>100</w:t>
      </w:r>
      <w:r w:rsidRPr="00F06B36">
        <w:rPr>
          <w:b/>
        </w:rPr>
        <w:t xml:space="preserve">    Kg</w:t>
      </w:r>
    </w:p>
    <w:p w:rsidR="00C82108" w:rsidRDefault="00C82108" w:rsidP="00C82108">
      <w:r>
        <w:t>COLORES:</w:t>
      </w:r>
      <w:r>
        <w:tab/>
      </w:r>
      <w:r>
        <w:tab/>
        <w:t>4   (   Según Muestra  )</w:t>
      </w:r>
    </w:p>
    <w:p w:rsidR="00C82108" w:rsidRDefault="00C82108" w:rsidP="00C82108">
      <w:r>
        <w:t>CARAS:</w:t>
      </w:r>
      <w:r>
        <w:tab/>
      </w:r>
      <w:r>
        <w:tab/>
        <w:t>2</w:t>
      </w:r>
    </w:p>
    <w:p w:rsidR="00C82108" w:rsidRDefault="00C82108" w:rsidP="00C82108">
      <w:r>
        <w:t>R EPETICIÓN:</w:t>
      </w:r>
      <w:r>
        <w:tab/>
        <w:t>17    cms</w:t>
      </w:r>
    </w:p>
    <w:p w:rsidR="00C82108" w:rsidRDefault="00C82108" w:rsidP="00C82108">
      <w:r>
        <w:t>RODILLO:</w:t>
      </w:r>
      <w:r>
        <w:tab/>
      </w:r>
      <w:r>
        <w:tab/>
      </w:r>
      <w:r>
        <w:rPr>
          <w:b/>
        </w:rPr>
        <w:t>35</w:t>
      </w:r>
    </w:p>
    <w:p w:rsidR="00C82108" w:rsidRDefault="00C82108" w:rsidP="00C82108">
      <w:r>
        <w:t>LAMINA:</w:t>
      </w:r>
      <w:r>
        <w:tab/>
      </w:r>
      <w:r>
        <w:tab/>
      </w:r>
      <w:r w:rsidRPr="002E48D3">
        <w:rPr>
          <w:b/>
        </w:rPr>
        <w:t xml:space="preserve">17 </w:t>
      </w:r>
      <w:r w:rsidRPr="00AF3152">
        <w:rPr>
          <w:b/>
        </w:rPr>
        <w:t xml:space="preserve">X </w:t>
      </w:r>
      <w:r>
        <w:rPr>
          <w:b/>
        </w:rPr>
        <w:t>3</w:t>
      </w:r>
      <w:r w:rsidRPr="00AF3152">
        <w:rPr>
          <w:b/>
        </w:rPr>
        <w:t>0</w:t>
      </w:r>
      <w:r>
        <w:t xml:space="preserve">   cms</w:t>
      </w:r>
    </w:p>
    <w:p w:rsidR="00C82108" w:rsidRDefault="00C82108" w:rsidP="00C82108">
      <w:r>
        <w:t>SELLADO:</w:t>
      </w:r>
      <w:r>
        <w:tab/>
      </w:r>
      <w:r>
        <w:tab/>
        <w:t>Para selle lateral.</w:t>
      </w:r>
    </w:p>
    <w:p w:rsidR="00C82108" w:rsidRDefault="00C82108" w:rsidP="00C82108">
      <w:r>
        <w:t xml:space="preserve"> </w:t>
      </w:r>
    </w:p>
    <w:p w:rsidR="00C82108" w:rsidRDefault="00C82108" w:rsidP="00C82108"/>
    <w:p w:rsidR="00C82108" w:rsidRDefault="00C82108" w:rsidP="00C82108">
      <w:r>
        <w:rPr>
          <w:b/>
          <w:bCs/>
          <w:u w:val="single"/>
        </w:rPr>
        <w:t>NOTA:</w:t>
      </w:r>
      <w:r>
        <w:t xml:space="preserve">  * Los cyreles  se  encuentran en su planta</w:t>
      </w:r>
    </w:p>
    <w:p w:rsidR="00C82108" w:rsidRDefault="00C82108" w:rsidP="00C82108">
      <w:pPr>
        <w:numPr>
          <w:ilvl w:val="0"/>
          <w:numId w:val="1"/>
        </w:numPr>
      </w:pPr>
      <w:r>
        <w:t>Colores  y alturas igual  Arte</w:t>
      </w:r>
    </w:p>
    <w:p w:rsidR="00C82108" w:rsidRDefault="00C82108" w:rsidP="00C82108">
      <w:pPr>
        <w:numPr>
          <w:ilvl w:val="0"/>
          <w:numId w:val="1"/>
        </w:numPr>
      </w:pPr>
      <w:r>
        <w:t>Se aprueba  Impresion</w:t>
      </w:r>
    </w:p>
    <w:p w:rsidR="00C82108" w:rsidRDefault="00C82108" w:rsidP="00C82108">
      <w:pPr>
        <w:ind w:left="1500"/>
        <w:rPr>
          <w:u w:val="single"/>
        </w:rPr>
      </w:pPr>
    </w:p>
    <w:p w:rsidR="00C82108" w:rsidRDefault="00C82108" w:rsidP="00C82108">
      <w:pPr>
        <w:ind w:left="1500"/>
        <w:rPr>
          <w:u w:val="single"/>
        </w:rPr>
      </w:pPr>
    </w:p>
    <w:p w:rsidR="00C82108" w:rsidRDefault="00C82108" w:rsidP="00C82108"/>
    <w:p w:rsidR="00C82108" w:rsidRDefault="00C82108" w:rsidP="00C82108">
      <w:r>
        <w:t>Agradezco la atención y colaboración prestada.</w:t>
      </w:r>
    </w:p>
    <w:p w:rsidR="00C82108" w:rsidRDefault="00C82108" w:rsidP="00C82108"/>
    <w:p w:rsidR="00C82108" w:rsidRDefault="00C82108" w:rsidP="00C82108"/>
    <w:p w:rsidR="00C82108" w:rsidRDefault="00C82108" w:rsidP="00C82108"/>
    <w:p w:rsidR="00C82108" w:rsidRDefault="00C82108" w:rsidP="00C82108">
      <w:r>
        <w:t>Cordialmente</w:t>
      </w:r>
    </w:p>
    <w:p w:rsidR="00C82108" w:rsidRDefault="00C82108" w:rsidP="00C82108"/>
    <w:p w:rsidR="00C82108" w:rsidRDefault="00C82108" w:rsidP="00C82108"/>
    <w:p w:rsidR="00C82108" w:rsidRDefault="00C82108" w:rsidP="00C82108">
      <w:r>
        <w:t>RICARDO CASAS ZAPATA</w:t>
      </w:r>
    </w:p>
    <w:p w:rsidR="00C82108" w:rsidRDefault="00C82108" w:rsidP="00C82108">
      <w:r>
        <w:t>Director.</w:t>
      </w:r>
    </w:p>
    <w:p w:rsidR="00C82108" w:rsidRDefault="00C82108" w:rsidP="00C82108"/>
    <w:p w:rsidR="00C82108" w:rsidRDefault="00C82108" w:rsidP="00F47D70"/>
    <w:p w:rsidR="00C82108" w:rsidRDefault="00C82108" w:rsidP="00F47D70"/>
    <w:p w:rsidR="00B14CCB" w:rsidRDefault="00B14CCB" w:rsidP="00F47D70"/>
    <w:p w:rsidR="00B14CCB" w:rsidRDefault="00B14CCB" w:rsidP="00B14CCB">
      <w:pPr>
        <w:rPr>
          <w:b/>
        </w:rPr>
      </w:pPr>
    </w:p>
    <w:p w:rsidR="00B14CCB" w:rsidRDefault="00B14CCB" w:rsidP="00B14CCB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B14CCB" w:rsidRDefault="00B14CCB" w:rsidP="00B14CCB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B14CCB" w:rsidRDefault="00B14CCB" w:rsidP="00B14CCB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B14CCB" w:rsidRDefault="00B14CCB" w:rsidP="00B14CCB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B14CCB" w:rsidRDefault="00B14CCB" w:rsidP="00B14CCB">
      <w:pPr>
        <w:rPr>
          <w:b/>
          <w:bCs/>
        </w:rPr>
      </w:pPr>
    </w:p>
    <w:p w:rsidR="00B14CCB" w:rsidRDefault="00B14CCB" w:rsidP="00B14CCB"/>
    <w:p w:rsidR="00B14CCB" w:rsidRDefault="00B14CCB" w:rsidP="00B14CCB">
      <w:pPr>
        <w:pStyle w:val="Ttulo1"/>
      </w:pPr>
      <w:r>
        <w:t>O</w:t>
      </w:r>
      <w:r w:rsidR="00E764ED">
        <w:t>RDEN  DE TRABAJO   N°      08277</w:t>
      </w:r>
    </w:p>
    <w:p w:rsidR="00B14CCB" w:rsidRDefault="00B14CCB" w:rsidP="00B14CCB"/>
    <w:p w:rsidR="00B14CCB" w:rsidRDefault="00B14CCB" w:rsidP="00B14CCB">
      <w:r>
        <w:t xml:space="preserve"> </w:t>
      </w:r>
    </w:p>
    <w:p w:rsidR="00B14CCB" w:rsidRDefault="00E764ED" w:rsidP="00B14CCB">
      <w:r>
        <w:t>FECHA:</w:t>
      </w:r>
      <w:r>
        <w:tab/>
        <w:t>Medellín, Abril   27</w:t>
      </w:r>
      <w:r w:rsidR="00B14CCB">
        <w:t xml:space="preserve">    de  </w:t>
      </w:r>
      <w:r>
        <w:t xml:space="preserve"> </w:t>
      </w:r>
      <w:r w:rsidR="00B14CCB">
        <w:t>2010</w:t>
      </w:r>
    </w:p>
    <w:p w:rsidR="00B14CCB" w:rsidRDefault="00B14CCB" w:rsidP="00B14CCB">
      <w:r>
        <w:t>PARA:</w:t>
      </w:r>
      <w:r>
        <w:tab/>
      </w:r>
      <w:r>
        <w:tab/>
        <w:t>PLÁSTICOS DARMA</w:t>
      </w:r>
    </w:p>
    <w:p w:rsidR="00B14CCB" w:rsidRDefault="00B14CCB" w:rsidP="00B14CCB">
      <w:r>
        <w:t>ATENCIÓN:</w:t>
      </w:r>
      <w:r>
        <w:tab/>
        <w:t>Sr. Darío Jaramillo</w:t>
      </w:r>
    </w:p>
    <w:p w:rsidR="00B14CCB" w:rsidRDefault="00B14CCB" w:rsidP="00B14CCB">
      <w:r>
        <w:tab/>
      </w:r>
      <w:r>
        <w:tab/>
        <w:t>Gerente.</w:t>
      </w:r>
    </w:p>
    <w:p w:rsidR="00B14CCB" w:rsidRDefault="00B14CCB" w:rsidP="00B14CCB"/>
    <w:p w:rsidR="00B14CCB" w:rsidRDefault="00B14CCB" w:rsidP="00B14CCB"/>
    <w:p w:rsidR="00B14CCB" w:rsidRDefault="00B14CCB" w:rsidP="00B14CCB">
      <w:r>
        <w:t>Apreciado Don Darío:</w:t>
      </w:r>
    </w:p>
    <w:p w:rsidR="00B14CCB" w:rsidRDefault="00B14CCB" w:rsidP="00B14CCB"/>
    <w:p w:rsidR="00B14CCB" w:rsidRDefault="00B14CCB" w:rsidP="00B14CCB">
      <w:r>
        <w:t>Con la presente estamos solicitando el siguiente Servicio de Impresión :</w:t>
      </w:r>
    </w:p>
    <w:p w:rsidR="00B14CCB" w:rsidRDefault="00B14CCB" w:rsidP="00B14CCB"/>
    <w:p w:rsidR="00B14CCB" w:rsidRDefault="00B14CCB" w:rsidP="00B14CCB">
      <w:r>
        <w:t>MATERIAL:</w:t>
      </w:r>
      <w:r>
        <w:tab/>
      </w:r>
      <w:r>
        <w:tab/>
        <w:t>P.P Lamina 40  Cms</w:t>
      </w:r>
    </w:p>
    <w:p w:rsidR="00B14CCB" w:rsidRDefault="00B14CCB" w:rsidP="00B14CCB">
      <w:r>
        <w:t>CALIBRE:</w:t>
      </w:r>
      <w:r>
        <w:tab/>
      </w:r>
      <w:r>
        <w:tab/>
        <w:t>1.50 “</w:t>
      </w:r>
    </w:p>
    <w:p w:rsidR="00B14CCB" w:rsidRDefault="00C744FA" w:rsidP="00B14CCB">
      <w:r>
        <w:t>CANTIDAD:</w:t>
      </w:r>
      <w:r>
        <w:tab/>
      </w:r>
      <w:r>
        <w:tab/>
        <w:t>15</w:t>
      </w:r>
      <w:r w:rsidR="00B14CCB">
        <w:t>0   Kg.</w:t>
      </w:r>
    </w:p>
    <w:p w:rsidR="00B14CCB" w:rsidRDefault="00B14CCB" w:rsidP="00B14CCB">
      <w:r>
        <w:t>REFERENCIA:</w:t>
      </w:r>
      <w:r>
        <w:tab/>
      </w:r>
      <w:r w:rsidRPr="00D25481">
        <w:rPr>
          <w:b/>
        </w:rPr>
        <w:t>PHYSALIS   CARIBEAN</w:t>
      </w:r>
      <w:r>
        <w:t xml:space="preserve"> </w:t>
      </w:r>
    </w:p>
    <w:p w:rsidR="00B14CCB" w:rsidRDefault="00B14CCB" w:rsidP="00B14CCB">
      <w:r>
        <w:t>REPETICIÓN:</w:t>
      </w:r>
      <w:r>
        <w:tab/>
        <w:t>16   Cms.</w:t>
      </w:r>
    </w:p>
    <w:p w:rsidR="00B14CCB" w:rsidRDefault="00B14CCB" w:rsidP="00B14CCB">
      <w:r>
        <w:t xml:space="preserve">RODILLO  : </w:t>
      </w:r>
      <w:r>
        <w:tab/>
      </w:r>
      <w:r>
        <w:tab/>
        <w:t>32</w:t>
      </w:r>
    </w:p>
    <w:p w:rsidR="00B14CCB" w:rsidRDefault="00B14CCB" w:rsidP="00B14CCB">
      <w:r>
        <w:t>IMPRESIÓN:</w:t>
      </w:r>
      <w:r>
        <w:tab/>
      </w:r>
      <w:r>
        <w:tab/>
        <w:t>2 Caras</w:t>
      </w:r>
    </w:p>
    <w:p w:rsidR="00B14CCB" w:rsidRDefault="00B14CCB" w:rsidP="00B14CCB">
      <w:r>
        <w:t>COLORES:</w:t>
      </w:r>
      <w:r>
        <w:tab/>
      </w:r>
      <w:r>
        <w:tab/>
        <w:t>5  ( blanco-negro-amarillo-azul-verde )   según muestra.</w:t>
      </w:r>
    </w:p>
    <w:p w:rsidR="00B14CCB" w:rsidRDefault="00B14CCB" w:rsidP="00B14CCB">
      <w:r>
        <w:t>BOLSA:</w:t>
      </w:r>
      <w:r>
        <w:tab/>
      </w:r>
      <w:r>
        <w:tab/>
        <w:t>16 x 20  Cms.</w:t>
      </w:r>
    </w:p>
    <w:p w:rsidR="00B14CCB" w:rsidRDefault="00B14CCB" w:rsidP="00B14CCB"/>
    <w:p w:rsidR="00B14CCB" w:rsidRDefault="00B14CCB" w:rsidP="00B14CCB"/>
    <w:p w:rsidR="00B14CCB" w:rsidRDefault="00B14CCB" w:rsidP="00B14CCB">
      <w:r w:rsidRPr="00912A9F">
        <w:rPr>
          <w:b/>
          <w:u w:val="single"/>
        </w:rPr>
        <w:t>NOTA</w:t>
      </w:r>
      <w:r>
        <w:t>:  -  Cyreles en su planta</w:t>
      </w:r>
    </w:p>
    <w:p w:rsidR="00B14CCB" w:rsidRDefault="00B14CCB" w:rsidP="00B14CCB">
      <w:pPr>
        <w:numPr>
          <w:ilvl w:val="0"/>
          <w:numId w:val="2"/>
        </w:numPr>
      </w:pPr>
      <w:r>
        <w:t xml:space="preserve">Se  envía el material de PP en </w:t>
      </w:r>
      <w:r w:rsidRPr="00D25481">
        <w:rPr>
          <w:b/>
        </w:rPr>
        <w:t>lamina de 40  cms</w:t>
      </w:r>
    </w:p>
    <w:p w:rsidR="00B14CCB" w:rsidRDefault="00B14CCB" w:rsidP="00B14CCB">
      <w:pPr>
        <w:numPr>
          <w:ilvl w:val="0"/>
          <w:numId w:val="2"/>
        </w:numPr>
      </w:pPr>
      <w:r>
        <w:t>Producir igual a la ultima impresión</w:t>
      </w:r>
    </w:p>
    <w:p w:rsidR="00B14CCB" w:rsidRDefault="00C744FA" w:rsidP="00B14CCB">
      <w:pPr>
        <w:numPr>
          <w:ilvl w:val="0"/>
          <w:numId w:val="2"/>
        </w:numPr>
      </w:pPr>
      <w:r w:rsidRPr="00C744FA">
        <w:rPr>
          <w:sz w:val="36"/>
          <w:szCs w:val="36"/>
        </w:rPr>
        <w:t>LLEVA CAMBIOS EN LA DIRECCION</w:t>
      </w:r>
    </w:p>
    <w:p w:rsidR="00B14CCB" w:rsidRPr="00D25481" w:rsidRDefault="00B14CCB" w:rsidP="00B14CCB"/>
    <w:p w:rsidR="00B14CCB" w:rsidRDefault="00B14CCB" w:rsidP="00B14CCB"/>
    <w:p w:rsidR="00B14CCB" w:rsidRDefault="00B14CCB" w:rsidP="00B14CCB">
      <w:r>
        <w:t>Agradezco la atención y colaboración prestada.</w:t>
      </w:r>
    </w:p>
    <w:p w:rsidR="00B14CCB" w:rsidRDefault="00B14CCB" w:rsidP="00B14CCB"/>
    <w:p w:rsidR="00B14CCB" w:rsidRDefault="00B14CCB" w:rsidP="00B14CCB"/>
    <w:p w:rsidR="00B14CCB" w:rsidRDefault="00B14CCB" w:rsidP="00B14CCB">
      <w:r>
        <w:t>Cordialmente,</w:t>
      </w:r>
    </w:p>
    <w:p w:rsidR="00B14CCB" w:rsidRDefault="00B14CCB" w:rsidP="00B14CCB"/>
    <w:p w:rsidR="00B14CCB" w:rsidRDefault="00B14CCB" w:rsidP="00B14CCB"/>
    <w:p w:rsidR="00B14CCB" w:rsidRDefault="00B14CCB" w:rsidP="00B14CCB"/>
    <w:p w:rsidR="00B14CCB" w:rsidRDefault="00B14CCB" w:rsidP="00B14CCB">
      <w:r>
        <w:t>RICARDO CASAS ZAPATA</w:t>
      </w:r>
    </w:p>
    <w:p w:rsidR="00B14CCB" w:rsidRDefault="00B14CCB" w:rsidP="00B14CCB">
      <w:r>
        <w:t>Director</w:t>
      </w:r>
    </w:p>
    <w:p w:rsidR="00B14CCB" w:rsidRDefault="00B14CCB" w:rsidP="00B14CCB">
      <w:pPr>
        <w:rPr>
          <w:b/>
        </w:rPr>
      </w:pPr>
    </w:p>
    <w:p w:rsidR="00B14CCB" w:rsidRDefault="00B14CCB" w:rsidP="00F47D70"/>
    <w:p w:rsidR="00C744FA" w:rsidRDefault="00C744FA" w:rsidP="00F47D70"/>
    <w:p w:rsidR="00C744FA" w:rsidRDefault="00C744FA" w:rsidP="00F47D70"/>
    <w:p w:rsidR="00C744FA" w:rsidRDefault="00C744FA" w:rsidP="00C744FA"/>
    <w:p w:rsidR="00C744FA" w:rsidRDefault="00C744FA" w:rsidP="00C744FA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C744FA" w:rsidRDefault="00C744FA" w:rsidP="00C744FA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C744FA" w:rsidRDefault="00C744FA" w:rsidP="00C744FA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C744FA" w:rsidRDefault="00C744FA" w:rsidP="00C744FA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C744FA" w:rsidRDefault="00C744FA" w:rsidP="00C744FA"/>
    <w:p w:rsidR="00C744FA" w:rsidRDefault="00C744FA" w:rsidP="00C744FA">
      <w:pPr>
        <w:pStyle w:val="Ttulo1"/>
      </w:pPr>
      <w:r>
        <w:t xml:space="preserve">   ORDEN DE TRABA</w:t>
      </w:r>
      <w:r w:rsidR="005A0D18">
        <w:t>|</w:t>
      </w:r>
      <w:r>
        <w:t xml:space="preserve">JO  </w:t>
      </w:r>
      <w:r w:rsidR="002A0A4C">
        <w:t xml:space="preserve"> </w:t>
      </w:r>
      <w:r>
        <w:t xml:space="preserve"> N°      08276</w:t>
      </w:r>
    </w:p>
    <w:p w:rsidR="00C744FA" w:rsidRDefault="00C744FA" w:rsidP="00C744FA"/>
    <w:p w:rsidR="00C744FA" w:rsidRPr="006E74B0" w:rsidRDefault="00C744FA" w:rsidP="00C744FA"/>
    <w:p w:rsidR="00C744FA" w:rsidRDefault="00C744FA" w:rsidP="00C744FA">
      <w:r>
        <w:t>FECHA:</w:t>
      </w:r>
      <w:r>
        <w:tab/>
        <w:t>Medellín,   Abril  27   de  2011</w:t>
      </w:r>
    </w:p>
    <w:p w:rsidR="00C744FA" w:rsidRDefault="00C744FA" w:rsidP="00C744FA">
      <w:r>
        <w:t>PARA:</w:t>
      </w:r>
      <w:r>
        <w:tab/>
      </w:r>
      <w:r>
        <w:tab/>
        <w:t>PLÁSTICOS DARMA</w:t>
      </w:r>
    </w:p>
    <w:p w:rsidR="00C744FA" w:rsidRDefault="00C744FA" w:rsidP="00C744FA">
      <w:r>
        <w:t>ATENCIÓN:</w:t>
      </w:r>
      <w:r>
        <w:tab/>
        <w:t>Sr. Darío Jaramillo</w:t>
      </w:r>
    </w:p>
    <w:p w:rsidR="00C744FA" w:rsidRDefault="00C744FA" w:rsidP="00C744FA">
      <w:r>
        <w:tab/>
      </w:r>
      <w:r>
        <w:tab/>
        <w:t>Gerente.</w:t>
      </w:r>
    </w:p>
    <w:p w:rsidR="00C744FA" w:rsidRDefault="00C744FA" w:rsidP="00C744FA"/>
    <w:p w:rsidR="00C744FA" w:rsidRDefault="00C744FA" w:rsidP="00C744FA">
      <w:r>
        <w:t>Apreciado Don Darío:</w:t>
      </w:r>
    </w:p>
    <w:p w:rsidR="00C744FA" w:rsidRDefault="00C744FA" w:rsidP="00C744FA"/>
    <w:p w:rsidR="00C744FA" w:rsidRDefault="00C744FA" w:rsidP="00C744FA">
      <w:r>
        <w:t>Con la presente estamos solicitando el siguiente servicio de  IMPRESION:</w:t>
      </w:r>
    </w:p>
    <w:p w:rsidR="00C744FA" w:rsidRDefault="00C744FA" w:rsidP="00C744FA"/>
    <w:p w:rsidR="00C744FA" w:rsidRDefault="00C744FA" w:rsidP="00C744FA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C744FA" w:rsidRDefault="00C744FA" w:rsidP="00C744FA">
      <w:r>
        <w:t>MATERIAL   :           Polipropileno Lamina de 40  cms</w:t>
      </w:r>
    </w:p>
    <w:p w:rsidR="00C744FA" w:rsidRDefault="00C744FA" w:rsidP="00C744FA">
      <w:r>
        <w:t>CLIBRE      :               2.0  ”</w:t>
      </w:r>
    </w:p>
    <w:p w:rsidR="00C744FA" w:rsidRDefault="00C744FA" w:rsidP="00C744FA">
      <w:r>
        <w:t>REFERENCIA:</w:t>
      </w:r>
      <w:r>
        <w:tab/>
      </w:r>
      <w:r w:rsidRPr="00F3739F">
        <w:rPr>
          <w:b/>
        </w:rPr>
        <w:t>PHYSALIS  CARIBEAN  EXOTICS</w:t>
      </w:r>
    </w:p>
    <w:p w:rsidR="00C744FA" w:rsidRDefault="00C744FA" w:rsidP="00C744FA">
      <w:r>
        <w:t>CANTIDAD    :          140     Kg</w:t>
      </w:r>
    </w:p>
    <w:p w:rsidR="00C744FA" w:rsidRDefault="00C744FA" w:rsidP="00C744FA">
      <w:r>
        <w:t>COLORES:</w:t>
      </w:r>
      <w:r>
        <w:tab/>
      </w:r>
      <w:r>
        <w:tab/>
        <w:t>5   (   Según Muestra  )</w:t>
      </w:r>
    </w:p>
    <w:p w:rsidR="00C744FA" w:rsidRDefault="00C744FA" w:rsidP="00C744FA">
      <w:r>
        <w:t>CARAS:</w:t>
      </w:r>
      <w:r>
        <w:tab/>
      </w:r>
      <w:r>
        <w:tab/>
        <w:t>1</w:t>
      </w:r>
    </w:p>
    <w:p w:rsidR="00C744FA" w:rsidRDefault="00C744FA" w:rsidP="00C744FA">
      <w:r>
        <w:t>R EPETICIÓN:</w:t>
      </w:r>
      <w:r>
        <w:tab/>
        <w:t>20  cms</w:t>
      </w:r>
    </w:p>
    <w:p w:rsidR="00C744FA" w:rsidRDefault="00C744FA" w:rsidP="00C744FA">
      <w:r>
        <w:t>RODILLO:</w:t>
      </w:r>
      <w:r>
        <w:tab/>
      </w:r>
      <w:r>
        <w:tab/>
        <w:t>40</w:t>
      </w:r>
    </w:p>
    <w:p w:rsidR="00C744FA" w:rsidRDefault="00C744FA" w:rsidP="00C744FA">
      <w:r>
        <w:t>LAMINA:</w:t>
      </w:r>
      <w:r>
        <w:tab/>
      </w:r>
      <w:r>
        <w:tab/>
        <w:t>20 X 20   cms</w:t>
      </w:r>
    </w:p>
    <w:p w:rsidR="00C744FA" w:rsidRDefault="00C744FA" w:rsidP="00C744FA">
      <w:r>
        <w:t>SELLADO:</w:t>
      </w:r>
      <w:r>
        <w:tab/>
      </w:r>
      <w:r>
        <w:tab/>
        <w:t>Para sacar 2  laminas por golpe</w:t>
      </w:r>
    </w:p>
    <w:p w:rsidR="00C744FA" w:rsidRDefault="00C744FA" w:rsidP="00C744FA">
      <w:r>
        <w:t xml:space="preserve"> </w:t>
      </w:r>
    </w:p>
    <w:p w:rsidR="00C744FA" w:rsidRDefault="00C744FA" w:rsidP="00C744FA">
      <w:r>
        <w:rPr>
          <w:b/>
          <w:bCs/>
          <w:u w:val="single"/>
        </w:rPr>
        <w:t>NOTA:</w:t>
      </w:r>
      <w:r>
        <w:t xml:space="preserve">  * Los cyreles  se encuentran en su planta</w:t>
      </w:r>
    </w:p>
    <w:p w:rsidR="00C744FA" w:rsidRPr="00D04067" w:rsidRDefault="00C744FA" w:rsidP="00C744FA">
      <w:pPr>
        <w:numPr>
          <w:ilvl w:val="0"/>
          <w:numId w:val="1"/>
        </w:numPr>
        <w:rPr>
          <w:u w:val="single"/>
        </w:rPr>
      </w:pPr>
      <w:r>
        <w:t xml:space="preserve">Colores igual muestra </w:t>
      </w:r>
    </w:p>
    <w:p w:rsidR="00C744FA" w:rsidRPr="00D96F5C" w:rsidRDefault="00C744FA" w:rsidP="00C744FA">
      <w:pPr>
        <w:numPr>
          <w:ilvl w:val="0"/>
          <w:numId w:val="1"/>
        </w:numPr>
        <w:rPr>
          <w:u w:val="single"/>
        </w:rPr>
      </w:pPr>
      <w:r>
        <w:t>Se aprueba montaje</w:t>
      </w:r>
    </w:p>
    <w:p w:rsidR="00C744FA" w:rsidRPr="00D96F5C" w:rsidRDefault="00C744FA" w:rsidP="00C744FA">
      <w:pPr>
        <w:ind w:left="1245"/>
        <w:rPr>
          <w:u w:val="single"/>
        </w:rPr>
      </w:pPr>
    </w:p>
    <w:p w:rsidR="00C744FA" w:rsidRPr="00DB0681" w:rsidRDefault="00C744FA" w:rsidP="00C744FA">
      <w:pPr>
        <w:numPr>
          <w:ilvl w:val="0"/>
          <w:numId w:val="1"/>
        </w:numPr>
        <w:rPr>
          <w:u w:val="single"/>
        </w:rPr>
      </w:pPr>
      <w:r>
        <w:t xml:space="preserve">IMPRIMIR CON  GGN </w:t>
      </w:r>
    </w:p>
    <w:p w:rsidR="00C744FA" w:rsidRPr="00FE51A5" w:rsidRDefault="00C744FA" w:rsidP="00C744FA">
      <w:pPr>
        <w:ind w:left="885"/>
        <w:rPr>
          <w:b/>
          <w:u w:val="single"/>
        </w:rPr>
      </w:pPr>
    </w:p>
    <w:p w:rsidR="00C744FA" w:rsidRDefault="00C744FA" w:rsidP="00C744FA"/>
    <w:p w:rsidR="00C744FA" w:rsidRDefault="00C744FA" w:rsidP="00C744FA"/>
    <w:p w:rsidR="00C744FA" w:rsidRPr="005478F9" w:rsidRDefault="00C744FA" w:rsidP="00C744FA">
      <w:pPr>
        <w:rPr>
          <w:b/>
          <w:sz w:val="32"/>
          <w:szCs w:val="32"/>
          <w:u w:val="single"/>
        </w:rPr>
      </w:pPr>
      <w:r w:rsidRPr="005478F9">
        <w:rPr>
          <w:b/>
          <w:sz w:val="32"/>
          <w:szCs w:val="32"/>
          <w:u w:val="single"/>
        </w:rPr>
        <w:t>LOTE      41366</w:t>
      </w:r>
    </w:p>
    <w:p w:rsidR="00C744FA" w:rsidRDefault="00C744FA" w:rsidP="00C744FA"/>
    <w:p w:rsidR="00C744FA" w:rsidRDefault="00C744FA" w:rsidP="00C744FA"/>
    <w:p w:rsidR="00C744FA" w:rsidRDefault="00C744FA" w:rsidP="00C744FA">
      <w:r>
        <w:t>Agradezco la atención y colaboración prestada.</w:t>
      </w:r>
    </w:p>
    <w:p w:rsidR="00C744FA" w:rsidRDefault="00C744FA" w:rsidP="00C744FA"/>
    <w:p w:rsidR="00C744FA" w:rsidRDefault="00C744FA" w:rsidP="00C744FA"/>
    <w:p w:rsidR="00C744FA" w:rsidRDefault="00C744FA" w:rsidP="00C744FA"/>
    <w:p w:rsidR="00C744FA" w:rsidRDefault="00C744FA" w:rsidP="00C744FA">
      <w:r>
        <w:t>Cordialmente</w:t>
      </w:r>
    </w:p>
    <w:p w:rsidR="00C744FA" w:rsidRDefault="00C744FA" w:rsidP="00C744FA"/>
    <w:p w:rsidR="00C744FA" w:rsidRDefault="00C744FA" w:rsidP="00C744FA"/>
    <w:p w:rsidR="00C744FA" w:rsidRDefault="00C744FA" w:rsidP="00C744FA">
      <w:r>
        <w:t>RICARDO CASAS ZAPATA</w:t>
      </w:r>
    </w:p>
    <w:p w:rsidR="00C744FA" w:rsidRDefault="00C744FA" w:rsidP="00C744FA">
      <w:r>
        <w:t>Director.</w:t>
      </w:r>
    </w:p>
    <w:p w:rsidR="00C744FA" w:rsidRDefault="00C744FA" w:rsidP="00C744FA">
      <w:pPr>
        <w:rPr>
          <w:b/>
          <w:bCs/>
          <w:sz w:val="20"/>
        </w:rPr>
      </w:pPr>
    </w:p>
    <w:p w:rsidR="005A0D18" w:rsidRDefault="005A0D18" w:rsidP="005A0D18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5A0D18" w:rsidRDefault="005A0D18" w:rsidP="005A0D18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5A0D18" w:rsidRDefault="005A0D18" w:rsidP="005A0D18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5A0D18" w:rsidRDefault="005A0D18" w:rsidP="005A0D18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5A0D18" w:rsidRDefault="005A0D18" w:rsidP="005A0D18">
      <w:pPr>
        <w:rPr>
          <w:b/>
          <w:bCs/>
        </w:rPr>
      </w:pPr>
    </w:p>
    <w:p w:rsidR="005A0D18" w:rsidRDefault="005A0D18" w:rsidP="005A0D18">
      <w:pPr>
        <w:pStyle w:val="Ttulo1"/>
      </w:pPr>
      <w:r>
        <w:t>ORDEN DE TRABAJO    N°      08299</w:t>
      </w:r>
    </w:p>
    <w:p w:rsidR="005A0D18" w:rsidRDefault="005A0D18" w:rsidP="005A0D18"/>
    <w:p w:rsidR="005A0D18" w:rsidRDefault="005A0D18" w:rsidP="005A0D18"/>
    <w:p w:rsidR="005A0D18" w:rsidRDefault="005A0D18" w:rsidP="005A0D18">
      <w:pPr>
        <w:ind w:left="708" w:hanging="708"/>
      </w:pPr>
      <w:r>
        <w:t>FECHA:</w:t>
      </w:r>
      <w:r>
        <w:tab/>
        <w:t>Medellín, Abril   27   de  2011</w:t>
      </w:r>
    </w:p>
    <w:p w:rsidR="005A0D18" w:rsidRDefault="005A0D18" w:rsidP="005A0D18">
      <w:r>
        <w:t>PARA:</w:t>
      </w:r>
      <w:r>
        <w:tab/>
      </w:r>
      <w:r>
        <w:tab/>
        <w:t>PLÁSTICOS DARMA</w:t>
      </w:r>
    </w:p>
    <w:p w:rsidR="005A0D18" w:rsidRDefault="005A0D18" w:rsidP="005A0D18">
      <w:r>
        <w:t>ATENCIÓN:</w:t>
      </w:r>
      <w:r>
        <w:tab/>
        <w:t>Sr. Darío Jaramillo</w:t>
      </w:r>
    </w:p>
    <w:p w:rsidR="005A0D18" w:rsidRDefault="005A0D18" w:rsidP="005A0D18">
      <w:r>
        <w:tab/>
      </w:r>
      <w:r>
        <w:tab/>
        <w:t>Gerente.</w:t>
      </w:r>
    </w:p>
    <w:p w:rsidR="005A0D18" w:rsidRDefault="005A0D18" w:rsidP="005A0D18"/>
    <w:p w:rsidR="005A0D18" w:rsidRDefault="005A0D18" w:rsidP="005A0D18">
      <w:r>
        <w:t>Apreciado Don Darío :</w:t>
      </w:r>
    </w:p>
    <w:p w:rsidR="005A0D18" w:rsidRDefault="005A0D18" w:rsidP="005A0D18">
      <w:r>
        <w:t xml:space="preserve"> </w:t>
      </w:r>
    </w:p>
    <w:p w:rsidR="005A0D18" w:rsidRDefault="005A0D18" w:rsidP="005A0D18">
      <w:r>
        <w:t>Con la presente estamos solicitando el siguiente servicio de   IMPRESIÓN  :</w:t>
      </w:r>
    </w:p>
    <w:p w:rsidR="005A0D18" w:rsidRDefault="005A0D18" w:rsidP="005A0D18"/>
    <w:p w:rsidR="005A0D18" w:rsidRDefault="005A0D18" w:rsidP="005A0D18">
      <w:pPr>
        <w:rPr>
          <w:b/>
          <w:bCs/>
          <w:u w:val="single"/>
        </w:rPr>
      </w:pPr>
    </w:p>
    <w:p w:rsidR="005A0D18" w:rsidRDefault="005A0D18" w:rsidP="005A0D18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5A0D18" w:rsidRDefault="005A0D18" w:rsidP="005A0D18"/>
    <w:p w:rsidR="005A0D18" w:rsidRDefault="005A0D18" w:rsidP="005A0D18">
      <w:r>
        <w:t>MATERIAL:</w:t>
      </w:r>
      <w:r>
        <w:tab/>
      </w:r>
      <w:r>
        <w:tab/>
        <w:t>PELICULA COEXTRUIDA DE BAJA CON PP.</w:t>
      </w:r>
    </w:p>
    <w:p w:rsidR="005A0D18" w:rsidRDefault="005A0D18" w:rsidP="005A0D18">
      <w:r>
        <w:t>MEDIDA:</w:t>
      </w:r>
      <w:r>
        <w:tab/>
      </w:r>
      <w:r>
        <w:tab/>
      </w:r>
      <w:r>
        <w:rPr>
          <w:b/>
        </w:rPr>
        <w:t xml:space="preserve">34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5A0D18" w:rsidRPr="006D12B2" w:rsidRDefault="005A0D18" w:rsidP="005A0D18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5A0D18" w:rsidRDefault="005A0D18" w:rsidP="005A0D18">
      <w:r>
        <w:t>TRATADO:</w:t>
      </w:r>
      <w:r>
        <w:tab/>
      </w:r>
      <w:r>
        <w:tab/>
        <w:t>1  Cara</w:t>
      </w:r>
    </w:p>
    <w:p w:rsidR="005A0D18" w:rsidRDefault="005A0D18" w:rsidP="005A0D18">
      <w:pPr>
        <w:rPr>
          <w:b/>
          <w:bCs/>
          <w:u w:val="single"/>
        </w:rPr>
      </w:pPr>
      <w:r>
        <w:t>CANTIDAD:</w:t>
      </w:r>
      <w:r>
        <w:tab/>
      </w:r>
      <w:r>
        <w:tab/>
        <w:t>30</w:t>
      </w:r>
      <w:r>
        <w:rPr>
          <w:b/>
        </w:rPr>
        <w:t xml:space="preserve">0  </w:t>
      </w:r>
      <w:r w:rsidRPr="00900A5A">
        <w:rPr>
          <w:b/>
        </w:rPr>
        <w:t xml:space="preserve">  Kg</w:t>
      </w:r>
      <w:r>
        <w:t>.</w:t>
      </w:r>
    </w:p>
    <w:p w:rsidR="005A0D18" w:rsidRDefault="005A0D18" w:rsidP="005A0D18">
      <w:r>
        <w:t>COLORES:</w:t>
      </w:r>
      <w:r>
        <w:tab/>
      </w:r>
      <w:r>
        <w:tab/>
        <w:t xml:space="preserve">5      </w:t>
      </w:r>
    </w:p>
    <w:p w:rsidR="005A0D18" w:rsidRDefault="005A0D18" w:rsidP="005A0D18">
      <w:r>
        <w:t>CARAS:</w:t>
      </w:r>
      <w:r>
        <w:tab/>
      </w:r>
      <w:r>
        <w:tab/>
        <w:t>1  ( 5 x 1  )</w:t>
      </w:r>
    </w:p>
    <w:p w:rsidR="005A0D18" w:rsidRDefault="005A0D18" w:rsidP="005A0D18">
      <w:r>
        <w:t>REPETICIÓN:</w:t>
      </w:r>
      <w:r>
        <w:tab/>
        <w:t xml:space="preserve">26    Cms   </w:t>
      </w:r>
    </w:p>
    <w:p w:rsidR="005A0D18" w:rsidRPr="00900A5A" w:rsidRDefault="005A0D18" w:rsidP="005A0D18">
      <w:pPr>
        <w:rPr>
          <w:b/>
        </w:rPr>
      </w:pPr>
      <w:r>
        <w:t xml:space="preserve">RODILLO  :               </w:t>
      </w:r>
      <w:r>
        <w:rPr>
          <w:b/>
        </w:rPr>
        <w:t>26</w:t>
      </w:r>
    </w:p>
    <w:p w:rsidR="005A0D18" w:rsidRDefault="005A0D18" w:rsidP="005A0D18">
      <w:r>
        <w:t>LAMINA:</w:t>
      </w:r>
      <w:r>
        <w:tab/>
      </w:r>
      <w:r>
        <w:tab/>
        <w:t xml:space="preserve">34    cms    </w:t>
      </w:r>
    </w:p>
    <w:p w:rsidR="005A0D18" w:rsidRDefault="005A0D18" w:rsidP="005A0D18">
      <w:r>
        <w:t>FOTOCAELDA:</w:t>
      </w:r>
      <w:r>
        <w:tab/>
        <w:t>Según muestra con doble  color</w:t>
      </w:r>
    </w:p>
    <w:p w:rsidR="005A0D18" w:rsidRDefault="005A0D18" w:rsidP="005A0D18">
      <w:pPr>
        <w:rPr>
          <w:b/>
        </w:rPr>
      </w:pPr>
      <w:r>
        <w:t>REFERENCIA:</w:t>
      </w:r>
      <w:r>
        <w:tab/>
      </w:r>
      <w:r>
        <w:rPr>
          <w:b/>
        </w:rPr>
        <w:t>EL SEMBRADOR  MANGO  397   gms.</w:t>
      </w:r>
    </w:p>
    <w:p w:rsidR="005A0D18" w:rsidRDefault="005A0D18" w:rsidP="005A0D18">
      <w:r>
        <w:tab/>
      </w:r>
      <w:r>
        <w:tab/>
      </w:r>
      <w:r>
        <w:tab/>
      </w:r>
    </w:p>
    <w:p w:rsidR="005A0D18" w:rsidRDefault="005A0D18" w:rsidP="005A0D18">
      <w:pPr>
        <w:jc w:val="right"/>
      </w:pPr>
    </w:p>
    <w:p w:rsidR="005A0D18" w:rsidRDefault="005A0D18" w:rsidP="005A0D18">
      <w:r>
        <w:rPr>
          <w:b/>
          <w:bCs/>
          <w:u w:val="single"/>
        </w:rPr>
        <w:t>NOTA:</w:t>
      </w:r>
      <w:r>
        <w:t xml:space="preserve">            - Cyreles   en  su planta</w:t>
      </w:r>
    </w:p>
    <w:p w:rsidR="005A0D18" w:rsidRDefault="005A0D18" w:rsidP="005A0D18">
      <w:pPr>
        <w:pStyle w:val="Prrafodelista"/>
        <w:numPr>
          <w:ilvl w:val="0"/>
          <w:numId w:val="2"/>
        </w:numPr>
      </w:pPr>
      <w:r>
        <w:t xml:space="preserve"> Se envía  material.</w:t>
      </w:r>
    </w:p>
    <w:p w:rsidR="005A0D18" w:rsidRDefault="005A0D18" w:rsidP="005A0D18">
      <w:pPr>
        <w:pStyle w:val="Prrafodelista"/>
        <w:numPr>
          <w:ilvl w:val="0"/>
          <w:numId w:val="2"/>
        </w:numPr>
      </w:pPr>
      <w:r>
        <w:t>SE  APRUEBA  IMPRESIÓN.</w:t>
      </w:r>
    </w:p>
    <w:p w:rsidR="005A0D18" w:rsidRPr="00E62549" w:rsidRDefault="005A0D18" w:rsidP="005A0D18">
      <w:pPr>
        <w:pStyle w:val="Prrafodelista"/>
        <w:ind w:left="1500"/>
        <w:rPr>
          <w:b/>
          <w:sz w:val="28"/>
          <w:szCs w:val="28"/>
        </w:rPr>
      </w:pPr>
    </w:p>
    <w:p w:rsidR="005A0D18" w:rsidRDefault="005A0D18" w:rsidP="005A0D18"/>
    <w:p w:rsidR="005A0D18" w:rsidRDefault="005A0D18" w:rsidP="005A0D18"/>
    <w:p w:rsidR="005A0D18" w:rsidRDefault="005A0D18" w:rsidP="005A0D18">
      <w:r>
        <w:t>Agradezco la atención y colaboración prestada.</w:t>
      </w:r>
    </w:p>
    <w:p w:rsidR="005A0D18" w:rsidRDefault="005A0D18" w:rsidP="005A0D18"/>
    <w:p w:rsidR="005A0D18" w:rsidRDefault="005A0D18" w:rsidP="005A0D18"/>
    <w:p w:rsidR="005A0D18" w:rsidRDefault="005A0D18" w:rsidP="005A0D18">
      <w:r>
        <w:t>Cordialmente,</w:t>
      </w:r>
    </w:p>
    <w:p w:rsidR="005A0D18" w:rsidRDefault="005A0D18" w:rsidP="005A0D18"/>
    <w:p w:rsidR="005A0D18" w:rsidRPr="00F4077E" w:rsidRDefault="005A0D18" w:rsidP="005A0D18">
      <w:pPr>
        <w:rPr>
          <w:b/>
        </w:rPr>
      </w:pPr>
    </w:p>
    <w:p w:rsidR="005A0D18" w:rsidRDefault="005A0D18" w:rsidP="005A0D18"/>
    <w:p w:rsidR="005A0D18" w:rsidRDefault="005A0D18" w:rsidP="005A0D18">
      <w:r>
        <w:t>RICARDO CASAS ZAPATA</w:t>
      </w:r>
    </w:p>
    <w:p w:rsidR="005A0D18" w:rsidRDefault="005A0D18" w:rsidP="005A0D18">
      <w:r>
        <w:t>Director</w:t>
      </w:r>
    </w:p>
    <w:p w:rsidR="005A0D18" w:rsidRDefault="005A0D18" w:rsidP="005A0D18">
      <w:pPr>
        <w:rPr>
          <w:b/>
        </w:rPr>
      </w:pPr>
    </w:p>
    <w:p w:rsidR="007A009E" w:rsidRDefault="007A009E" w:rsidP="007A009E">
      <w:pPr>
        <w:rPr>
          <w:b/>
        </w:rPr>
      </w:pPr>
    </w:p>
    <w:p w:rsidR="007A009E" w:rsidRDefault="007A009E" w:rsidP="007A009E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7A009E" w:rsidRDefault="007A009E" w:rsidP="007A009E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7A009E" w:rsidRDefault="007A009E" w:rsidP="007A009E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7A009E" w:rsidRDefault="007A009E" w:rsidP="007A009E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7A009E" w:rsidRDefault="007A009E" w:rsidP="007A009E"/>
    <w:p w:rsidR="007A009E" w:rsidRDefault="007A009E" w:rsidP="007A009E">
      <w:pPr>
        <w:pStyle w:val="Ttulo1"/>
      </w:pPr>
      <w:r>
        <w:t>ORDEN DE TRABAJO     N °      07758</w:t>
      </w:r>
    </w:p>
    <w:p w:rsidR="007A009E" w:rsidRPr="00DA7CB5" w:rsidRDefault="007A009E" w:rsidP="007A009E"/>
    <w:p w:rsidR="007A009E" w:rsidRDefault="007A009E" w:rsidP="007A009E">
      <w:r>
        <w:t>FECHA:</w:t>
      </w:r>
      <w:r>
        <w:tab/>
        <w:t>Medellín,  Abril   27    de  2011</w:t>
      </w:r>
    </w:p>
    <w:p w:rsidR="007A009E" w:rsidRDefault="007A009E" w:rsidP="007A009E">
      <w:r>
        <w:t>PARA:</w:t>
      </w:r>
      <w:r>
        <w:tab/>
      </w:r>
      <w:r>
        <w:tab/>
        <w:t>PLÁSTICOS DARMA</w:t>
      </w:r>
    </w:p>
    <w:p w:rsidR="007A009E" w:rsidRDefault="007A009E" w:rsidP="007A009E">
      <w:r>
        <w:t>ATENCIÓN:</w:t>
      </w:r>
      <w:r>
        <w:tab/>
        <w:t>Sr. DARIO JARAMILLO</w:t>
      </w:r>
    </w:p>
    <w:p w:rsidR="007A009E" w:rsidRDefault="007A009E" w:rsidP="007A009E"/>
    <w:p w:rsidR="007A009E" w:rsidRDefault="007A009E" w:rsidP="007A009E">
      <w:r>
        <w:t>Apreciado Dn DARIO:</w:t>
      </w:r>
    </w:p>
    <w:p w:rsidR="007A009E" w:rsidRDefault="007A009E" w:rsidP="007A009E">
      <w:r>
        <w:t>Con la presente estamos solicitando el siguiente servicio de extrusión e impresión</w:t>
      </w:r>
    </w:p>
    <w:p w:rsidR="007A009E" w:rsidRDefault="007A009E" w:rsidP="007A009E"/>
    <w:p w:rsidR="007A009E" w:rsidRDefault="007A009E" w:rsidP="007A009E">
      <w:r>
        <w:rPr>
          <w:b/>
          <w:bCs/>
          <w:u w:val="single"/>
        </w:rPr>
        <w:t>IMPRESIÓN :</w:t>
      </w:r>
    </w:p>
    <w:p w:rsidR="007A009E" w:rsidRDefault="007A009E" w:rsidP="007A009E"/>
    <w:p w:rsidR="007A009E" w:rsidRDefault="007A009E" w:rsidP="007A009E">
      <w:r>
        <w:t>MATERIAL :</w:t>
      </w:r>
      <w:r>
        <w:tab/>
      </w:r>
      <w:r>
        <w:tab/>
        <w:t>Polietileno de Baja  Densidad Blanco Tubular</w:t>
      </w:r>
    </w:p>
    <w:p w:rsidR="007A009E" w:rsidRDefault="007A009E" w:rsidP="007A009E">
      <w:r>
        <w:t>MEDIDA:</w:t>
      </w:r>
      <w:r>
        <w:tab/>
      </w:r>
      <w:r>
        <w:tab/>
      </w:r>
      <w:r w:rsidRPr="0067768C">
        <w:rPr>
          <w:b/>
        </w:rPr>
        <w:t>35 + 7 + 7   cms</w:t>
      </w:r>
      <w:r>
        <w:t xml:space="preserve">   </w:t>
      </w:r>
    </w:p>
    <w:p w:rsidR="007A009E" w:rsidRDefault="007A009E" w:rsidP="007A009E">
      <w:r>
        <w:t>CALIBRE :</w:t>
      </w:r>
      <w:r>
        <w:tab/>
      </w:r>
      <w:r>
        <w:tab/>
      </w:r>
      <w:r w:rsidRPr="009E0EF5">
        <w:rPr>
          <w:b/>
        </w:rPr>
        <w:t>1.9   “</w:t>
      </w:r>
    </w:p>
    <w:p w:rsidR="007A009E" w:rsidRDefault="007A009E" w:rsidP="007A009E">
      <w:r>
        <w:t>COLOR :</w:t>
      </w:r>
      <w:r>
        <w:tab/>
      </w:r>
      <w:r>
        <w:tab/>
        <w:t>Blanco</w:t>
      </w:r>
    </w:p>
    <w:p w:rsidR="007A009E" w:rsidRPr="00F512F0" w:rsidRDefault="007A009E" w:rsidP="007A009E">
      <w:pPr>
        <w:rPr>
          <w:b/>
        </w:rPr>
      </w:pPr>
      <w:r>
        <w:t xml:space="preserve">TRATADO : </w:t>
      </w:r>
      <w:r>
        <w:tab/>
      </w:r>
      <w:r>
        <w:tab/>
        <w:t>1  cara</w:t>
      </w:r>
    </w:p>
    <w:p w:rsidR="007A009E" w:rsidRDefault="007A009E" w:rsidP="007A009E">
      <w:pPr>
        <w:rPr>
          <w:b/>
          <w:bCs/>
          <w:u w:val="single"/>
        </w:rPr>
      </w:pPr>
      <w:r>
        <w:t xml:space="preserve">CANTIDAD : </w:t>
      </w:r>
      <w:r>
        <w:tab/>
      </w:r>
      <w:r>
        <w:rPr>
          <w:b/>
        </w:rPr>
        <w:t>11</w:t>
      </w:r>
      <w:r w:rsidRPr="00F93C0F">
        <w:rPr>
          <w:b/>
        </w:rPr>
        <w:t xml:space="preserve">0 </w:t>
      </w:r>
      <w:r>
        <w:t xml:space="preserve">   kg</w:t>
      </w:r>
    </w:p>
    <w:p w:rsidR="007A009E" w:rsidRDefault="007A009E" w:rsidP="007A009E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 xml:space="preserve">2    ( según muestra  ) </w:t>
      </w:r>
    </w:p>
    <w:p w:rsidR="007A009E" w:rsidRDefault="007A009E" w:rsidP="007A009E">
      <w:r>
        <w:t xml:space="preserve">CARAS : </w:t>
      </w:r>
      <w:r>
        <w:tab/>
      </w:r>
      <w:r>
        <w:tab/>
        <w:t>1  ( 2  x  1 )</w:t>
      </w:r>
    </w:p>
    <w:p w:rsidR="007A009E" w:rsidRDefault="007A009E" w:rsidP="007A009E">
      <w:r>
        <w:t xml:space="preserve">REPETICIÓN : </w:t>
      </w:r>
      <w:r>
        <w:tab/>
        <w:t>60  cms</w:t>
      </w:r>
    </w:p>
    <w:p w:rsidR="007A009E" w:rsidRDefault="007A009E" w:rsidP="007A009E">
      <w:r>
        <w:t>RODILLO :</w:t>
      </w:r>
      <w:r>
        <w:tab/>
      </w:r>
      <w:r>
        <w:tab/>
        <w:t>60</w:t>
      </w:r>
    </w:p>
    <w:p w:rsidR="007A009E" w:rsidRDefault="007A009E" w:rsidP="007A009E">
      <w:r>
        <w:t>BOLSA  :</w:t>
      </w:r>
      <w:r>
        <w:tab/>
      </w:r>
      <w:r>
        <w:tab/>
        <w:t xml:space="preserve">35 +7 + 7 x 60   cm    </w:t>
      </w:r>
    </w:p>
    <w:p w:rsidR="007A009E" w:rsidRDefault="007A009E" w:rsidP="007A009E">
      <w:r>
        <w:t>SELLADO .</w:t>
      </w:r>
      <w:r>
        <w:tab/>
      </w:r>
      <w:r>
        <w:tab/>
        <w:t xml:space="preserve">Fondo </w:t>
      </w:r>
    </w:p>
    <w:p w:rsidR="007A009E" w:rsidRPr="009104F9" w:rsidRDefault="007A009E" w:rsidP="007A009E">
      <w:pPr>
        <w:rPr>
          <w:b/>
        </w:rPr>
      </w:pPr>
      <w:r>
        <w:t>REFERENCIA :</w:t>
      </w:r>
      <w:r>
        <w:tab/>
      </w:r>
      <w:r w:rsidRPr="009104F9">
        <w:rPr>
          <w:b/>
        </w:rPr>
        <w:t xml:space="preserve">ROCA PUNTO DE VENTA GRANDE </w:t>
      </w:r>
    </w:p>
    <w:p w:rsidR="007A009E" w:rsidRPr="009104F9" w:rsidRDefault="007A009E" w:rsidP="007A009E">
      <w:pPr>
        <w:rPr>
          <w:b/>
        </w:rPr>
      </w:pPr>
    </w:p>
    <w:p w:rsidR="007A009E" w:rsidRDefault="007A009E" w:rsidP="007A009E"/>
    <w:p w:rsidR="007A009E" w:rsidRDefault="007A009E" w:rsidP="007A009E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>
        <w:rPr>
          <w:bCs/>
        </w:rPr>
        <w:t>Cyreles se encuentran en su planta</w:t>
      </w:r>
    </w:p>
    <w:p w:rsidR="007A009E" w:rsidRDefault="007A009E" w:rsidP="007A009E">
      <w:r>
        <w:t xml:space="preserve">                   -   Anexo muestra física para   alturas y Tonos   .(según Arte )</w:t>
      </w:r>
    </w:p>
    <w:p w:rsidR="007A009E" w:rsidRDefault="007A009E" w:rsidP="007A009E">
      <w:r>
        <w:tab/>
        <w:t xml:space="preserve">       -   Se envía   Tubular</w:t>
      </w:r>
    </w:p>
    <w:p w:rsidR="007A009E" w:rsidRDefault="007A009E" w:rsidP="007A009E">
      <w:r>
        <w:tab/>
        <w:t xml:space="preserve">       -   Colocar  pie de imprenta de PU</w:t>
      </w:r>
      <w:r>
        <w:tab/>
      </w:r>
    </w:p>
    <w:p w:rsidR="007A009E" w:rsidRDefault="007A009E" w:rsidP="007A009E">
      <w:r>
        <w:t xml:space="preserve">        </w:t>
      </w:r>
    </w:p>
    <w:p w:rsidR="007A009E" w:rsidRPr="00F512F0" w:rsidRDefault="007A009E" w:rsidP="007A009E">
      <w:pPr>
        <w:rPr>
          <w:b/>
          <w:u w:val="single"/>
        </w:rPr>
      </w:pPr>
    </w:p>
    <w:p w:rsidR="007A009E" w:rsidRDefault="007A009E" w:rsidP="007A009E">
      <w:r>
        <w:tab/>
      </w:r>
      <w:r>
        <w:tab/>
      </w:r>
    </w:p>
    <w:p w:rsidR="007A009E" w:rsidRDefault="007A009E" w:rsidP="007A009E">
      <w:r>
        <w:t>Agradezco la atención y colaboración prestada.</w:t>
      </w:r>
    </w:p>
    <w:p w:rsidR="007A009E" w:rsidRDefault="007A009E" w:rsidP="007A009E"/>
    <w:p w:rsidR="007A009E" w:rsidRDefault="007A009E" w:rsidP="007A009E"/>
    <w:p w:rsidR="007A009E" w:rsidRDefault="007A009E" w:rsidP="007A009E"/>
    <w:p w:rsidR="007A009E" w:rsidRDefault="007A009E" w:rsidP="007A009E">
      <w:r>
        <w:t xml:space="preserve">Cordialmente </w:t>
      </w:r>
    </w:p>
    <w:p w:rsidR="007A009E" w:rsidRDefault="007A009E" w:rsidP="007A009E"/>
    <w:p w:rsidR="007A009E" w:rsidRDefault="007A009E" w:rsidP="007A009E"/>
    <w:p w:rsidR="007A009E" w:rsidRDefault="007A009E" w:rsidP="007A009E">
      <w:r>
        <w:t>RICARDO CASAS ZAPATA</w:t>
      </w:r>
    </w:p>
    <w:p w:rsidR="007A009E" w:rsidRDefault="007A009E" w:rsidP="007A009E">
      <w:r>
        <w:t>Director.</w:t>
      </w:r>
    </w:p>
    <w:p w:rsidR="007A009E" w:rsidRDefault="007A009E" w:rsidP="007A009E">
      <w:pPr>
        <w:rPr>
          <w:b/>
        </w:rPr>
      </w:pPr>
    </w:p>
    <w:p w:rsidR="00C744FA" w:rsidRDefault="00C744FA" w:rsidP="00F47D70"/>
    <w:p w:rsidR="00801641" w:rsidRDefault="00801641" w:rsidP="00F47D70"/>
    <w:p w:rsidR="00801641" w:rsidRDefault="00801641" w:rsidP="00801641">
      <w:pPr>
        <w:rPr>
          <w:b/>
        </w:rPr>
      </w:pPr>
    </w:p>
    <w:p w:rsidR="00801641" w:rsidRDefault="00801641" w:rsidP="00801641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801641" w:rsidRDefault="00801641" w:rsidP="00801641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801641" w:rsidRDefault="00801641" w:rsidP="00801641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801641" w:rsidRDefault="00801641" w:rsidP="00801641">
      <w:pPr>
        <w:rPr>
          <w:b/>
          <w:bCs/>
          <w:sz w:val="20"/>
        </w:rPr>
      </w:pPr>
      <w:r>
        <w:rPr>
          <w:b/>
          <w:bCs/>
          <w:sz w:val="20"/>
        </w:rPr>
        <w:t>TEL:  4 44 46 64  ITAGUI.</w:t>
      </w:r>
    </w:p>
    <w:p w:rsidR="00801641" w:rsidRDefault="00801641" w:rsidP="00801641">
      <w:pPr>
        <w:rPr>
          <w:b/>
          <w:bCs/>
        </w:rPr>
      </w:pPr>
    </w:p>
    <w:p w:rsidR="00801641" w:rsidRDefault="00801641" w:rsidP="00801641">
      <w:pPr>
        <w:rPr>
          <w:b/>
        </w:rPr>
      </w:pPr>
    </w:p>
    <w:p w:rsidR="00801641" w:rsidRDefault="00801641" w:rsidP="00801641">
      <w:pPr>
        <w:pStyle w:val="Ttulo1"/>
      </w:pPr>
      <w:r>
        <w:t>ORDEN DE TRABAJO    N°      08273</w:t>
      </w:r>
    </w:p>
    <w:p w:rsidR="00801641" w:rsidRDefault="00801641" w:rsidP="00801641"/>
    <w:p w:rsidR="00801641" w:rsidRDefault="00244425" w:rsidP="00801641">
      <w:r>
        <w:t>FECHA:</w:t>
      </w:r>
      <w:r>
        <w:tab/>
        <w:t>Medellín,  Mayo  02</w:t>
      </w:r>
      <w:r w:rsidR="00801641">
        <w:t xml:space="preserve">    de   2011</w:t>
      </w:r>
    </w:p>
    <w:p w:rsidR="00801641" w:rsidRDefault="00801641" w:rsidP="00801641">
      <w:r>
        <w:t>PARA:</w:t>
      </w:r>
      <w:r>
        <w:tab/>
      </w:r>
      <w:r>
        <w:tab/>
        <w:t>PLÁSTICOS DAR MA</w:t>
      </w:r>
    </w:p>
    <w:p w:rsidR="00801641" w:rsidRDefault="00801641" w:rsidP="00801641">
      <w:r>
        <w:t>ATENCIÓN:</w:t>
      </w:r>
      <w:r>
        <w:tab/>
        <w:t>Sr. Darío Jaramillo</w:t>
      </w:r>
    </w:p>
    <w:p w:rsidR="00801641" w:rsidRDefault="00801641" w:rsidP="00801641">
      <w:r>
        <w:tab/>
      </w:r>
      <w:r>
        <w:tab/>
        <w:t>Gerente.</w:t>
      </w:r>
    </w:p>
    <w:p w:rsidR="00801641" w:rsidRDefault="00801641" w:rsidP="00801641"/>
    <w:p w:rsidR="00801641" w:rsidRDefault="00801641" w:rsidP="00801641">
      <w:r>
        <w:t>Apreciado Don Darío :</w:t>
      </w:r>
    </w:p>
    <w:p w:rsidR="00801641" w:rsidRDefault="00801641" w:rsidP="00801641">
      <w:r>
        <w:t xml:space="preserve"> </w:t>
      </w:r>
    </w:p>
    <w:p w:rsidR="00801641" w:rsidRDefault="00801641" w:rsidP="00801641">
      <w:r>
        <w:t>Con la presente estamos solicitando el siguiente servicio de EXTRUSION E IMPRESION:</w:t>
      </w:r>
    </w:p>
    <w:p w:rsidR="00801641" w:rsidRDefault="00801641" w:rsidP="00801641"/>
    <w:p w:rsidR="00801641" w:rsidRDefault="00801641" w:rsidP="00801641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801641" w:rsidRDefault="00801641" w:rsidP="00801641">
      <w:pPr>
        <w:rPr>
          <w:b/>
          <w:bCs/>
          <w:u w:val="single"/>
        </w:rPr>
      </w:pPr>
    </w:p>
    <w:p w:rsidR="00801641" w:rsidRPr="005B5BD2" w:rsidRDefault="00801641" w:rsidP="00801641">
      <w:pPr>
        <w:rPr>
          <w:b/>
        </w:rPr>
      </w:pPr>
      <w:r>
        <w:t>MATERIAL:</w:t>
      </w:r>
      <w:r>
        <w:tab/>
      </w:r>
      <w:r>
        <w:tab/>
        <w:t>Polietileno  Baja Lamina</w:t>
      </w:r>
    </w:p>
    <w:p w:rsidR="00801641" w:rsidRPr="005B5BD2" w:rsidRDefault="00801641" w:rsidP="00801641">
      <w:pPr>
        <w:rPr>
          <w:b/>
        </w:rPr>
      </w:pPr>
      <w:r>
        <w:t>MEDIDA:</w:t>
      </w:r>
      <w:r>
        <w:tab/>
      </w:r>
      <w:r>
        <w:tab/>
      </w:r>
      <w:r>
        <w:rPr>
          <w:b/>
        </w:rPr>
        <w:t>59   c</w:t>
      </w:r>
      <w:r w:rsidRPr="005B5BD2">
        <w:rPr>
          <w:b/>
        </w:rPr>
        <w:t>ms.</w:t>
      </w:r>
    </w:p>
    <w:p w:rsidR="00801641" w:rsidRPr="00263031" w:rsidRDefault="00801641" w:rsidP="00801641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3.4 </w:t>
      </w:r>
      <w:r w:rsidRPr="00263031">
        <w:rPr>
          <w:b/>
        </w:rPr>
        <w:t xml:space="preserve">  ”</w:t>
      </w:r>
    </w:p>
    <w:p w:rsidR="00801641" w:rsidRDefault="00801641" w:rsidP="00801641">
      <w:r>
        <w:t>COLOR:</w:t>
      </w:r>
      <w:r>
        <w:tab/>
      </w:r>
      <w:r>
        <w:tab/>
        <w:t>Transparente</w:t>
      </w:r>
    </w:p>
    <w:p w:rsidR="00801641" w:rsidRDefault="00801641" w:rsidP="00801641">
      <w:r>
        <w:t>TRATADO:</w:t>
      </w:r>
      <w:r>
        <w:tab/>
      </w:r>
      <w:r>
        <w:tab/>
        <w:t>2  Caras.</w:t>
      </w:r>
    </w:p>
    <w:p w:rsidR="00801641" w:rsidRDefault="00801641" w:rsidP="00801641">
      <w:r>
        <w:t>CANTIDAD:</w:t>
      </w:r>
      <w:r>
        <w:tab/>
      </w:r>
      <w:r>
        <w:tab/>
      </w:r>
      <w:r>
        <w:rPr>
          <w:b/>
        </w:rPr>
        <w:t>200</w:t>
      </w:r>
      <w:r>
        <w:t xml:space="preserve">   Kg.</w:t>
      </w:r>
    </w:p>
    <w:p w:rsidR="00801641" w:rsidRDefault="00801641" w:rsidP="00801641">
      <w:r>
        <w:t>COLORES:</w:t>
      </w:r>
      <w:r>
        <w:tab/>
      </w:r>
      <w:r>
        <w:tab/>
        <w:t>4  ( Azul  – Verde – Blanco – Rojo )</w:t>
      </w:r>
    </w:p>
    <w:p w:rsidR="00801641" w:rsidRDefault="00801641" w:rsidP="00801641">
      <w:r>
        <w:t>CARAS:</w:t>
      </w:r>
      <w:r>
        <w:tab/>
      </w:r>
      <w:r>
        <w:tab/>
        <w:t xml:space="preserve">2  </w:t>
      </w:r>
    </w:p>
    <w:p w:rsidR="00801641" w:rsidRDefault="00D530C3" w:rsidP="00801641">
      <w:r>
        <w:t>REPETICIÓN:</w:t>
      </w:r>
      <w:r>
        <w:tab/>
        <w:t xml:space="preserve">13.8 </w:t>
      </w:r>
      <w:r w:rsidR="00801641">
        <w:t xml:space="preserve">  Cms. </w:t>
      </w:r>
    </w:p>
    <w:p w:rsidR="00801641" w:rsidRDefault="00244425" w:rsidP="00801641">
      <w:r>
        <w:t>BOLSA:</w:t>
      </w:r>
      <w:r>
        <w:tab/>
      </w:r>
      <w:r>
        <w:tab/>
        <w:t>13.8</w:t>
      </w:r>
      <w:r w:rsidR="00801641">
        <w:t xml:space="preserve">  X  27   Cms .    </w:t>
      </w:r>
    </w:p>
    <w:p w:rsidR="00801641" w:rsidRDefault="00244425" w:rsidP="00801641">
      <w:r>
        <w:t>RODILLO :                50</w:t>
      </w:r>
    </w:p>
    <w:p w:rsidR="00801641" w:rsidRDefault="00801641" w:rsidP="00801641">
      <w:r>
        <w:t>SELLADO:</w:t>
      </w:r>
      <w:r>
        <w:tab/>
      </w:r>
      <w:r>
        <w:tab/>
        <w:t xml:space="preserve">Lateral </w:t>
      </w:r>
    </w:p>
    <w:p w:rsidR="00801641" w:rsidRDefault="00801641" w:rsidP="00801641">
      <w:r>
        <w:t>REFERENCIA:</w:t>
      </w:r>
      <w:r>
        <w:tab/>
      </w:r>
      <w:r>
        <w:rPr>
          <w:b/>
          <w:sz w:val="28"/>
          <w:szCs w:val="28"/>
        </w:rPr>
        <w:t>TORTA  DE  CARNE  X  8    ( EVELMAR )</w:t>
      </w:r>
    </w:p>
    <w:p w:rsidR="00801641" w:rsidRDefault="00801641" w:rsidP="00801641">
      <w:r>
        <w:tab/>
      </w:r>
      <w:r>
        <w:tab/>
      </w:r>
      <w:r>
        <w:tab/>
      </w:r>
    </w:p>
    <w:p w:rsidR="00801641" w:rsidRDefault="00801641" w:rsidP="00801641">
      <w:r>
        <w:rPr>
          <w:b/>
          <w:bCs/>
          <w:u w:val="single"/>
        </w:rPr>
        <w:t>NOTA:</w:t>
      </w:r>
      <w:r>
        <w:t xml:space="preserve">  - Los cyre</w:t>
      </w:r>
      <w:r w:rsidR="00AA575D">
        <w:t>les NUEVOS LOS ENVIA GRAFIFLEX</w:t>
      </w:r>
    </w:p>
    <w:p w:rsidR="00801641" w:rsidRDefault="00801641" w:rsidP="00801641">
      <w:pPr>
        <w:numPr>
          <w:ilvl w:val="0"/>
          <w:numId w:val="2"/>
        </w:numPr>
      </w:pPr>
      <w:r>
        <w:t>Tonos de impresión igual al último montaje.</w:t>
      </w:r>
    </w:p>
    <w:p w:rsidR="00801641" w:rsidRDefault="00801641" w:rsidP="00801641">
      <w:pPr>
        <w:numPr>
          <w:ilvl w:val="0"/>
          <w:numId w:val="2"/>
        </w:numPr>
      </w:pPr>
      <w:r>
        <w:t>Colocar pie de imprenta de P:U.</w:t>
      </w:r>
    </w:p>
    <w:p w:rsidR="00FF5761" w:rsidRDefault="00FF5761" w:rsidP="00801641">
      <w:pPr>
        <w:numPr>
          <w:ilvl w:val="0"/>
          <w:numId w:val="2"/>
        </w:numPr>
      </w:pPr>
      <w:r>
        <w:t>SE APRUEBA IMPRESION</w:t>
      </w:r>
    </w:p>
    <w:p w:rsidR="00801641" w:rsidRPr="00727EFE" w:rsidRDefault="00801641" w:rsidP="00801641">
      <w:pPr>
        <w:ind w:left="1500"/>
        <w:rPr>
          <w:b/>
          <w:u w:val="single"/>
        </w:rPr>
      </w:pPr>
    </w:p>
    <w:p w:rsidR="00801641" w:rsidRPr="007B67F6" w:rsidRDefault="00801641" w:rsidP="00801641">
      <w:pPr>
        <w:rPr>
          <w:b/>
          <w:u w:val="single"/>
        </w:rPr>
      </w:pPr>
    </w:p>
    <w:p w:rsidR="00801641" w:rsidRDefault="00801641" w:rsidP="00801641">
      <w:r>
        <w:t>Agradezco la atención y colaboración prestada.</w:t>
      </w:r>
    </w:p>
    <w:p w:rsidR="00801641" w:rsidRDefault="00801641" w:rsidP="00801641"/>
    <w:p w:rsidR="00801641" w:rsidRDefault="00801641" w:rsidP="00801641">
      <w:r>
        <w:t>Cordialmente,</w:t>
      </w:r>
    </w:p>
    <w:p w:rsidR="00801641" w:rsidRDefault="00801641" w:rsidP="00801641"/>
    <w:p w:rsidR="00801641" w:rsidRDefault="00801641" w:rsidP="00801641"/>
    <w:p w:rsidR="00801641" w:rsidRDefault="00801641" w:rsidP="00801641"/>
    <w:p w:rsidR="00801641" w:rsidRDefault="00801641" w:rsidP="00801641">
      <w:r>
        <w:t>RICARDO CASAS ZAPATA</w:t>
      </w:r>
    </w:p>
    <w:p w:rsidR="00801641" w:rsidRDefault="00801641" w:rsidP="00801641">
      <w:pPr>
        <w:rPr>
          <w:b/>
        </w:rPr>
      </w:pPr>
      <w:r>
        <w:t>Director.</w:t>
      </w:r>
    </w:p>
    <w:p w:rsidR="00801641" w:rsidRDefault="00801641" w:rsidP="00801641">
      <w:pPr>
        <w:rPr>
          <w:b/>
        </w:rPr>
      </w:pPr>
    </w:p>
    <w:p w:rsidR="00801641" w:rsidRDefault="00801641" w:rsidP="00801641">
      <w:pPr>
        <w:rPr>
          <w:b/>
        </w:rPr>
      </w:pPr>
    </w:p>
    <w:p w:rsidR="00DC27AF" w:rsidRDefault="00DC27AF" w:rsidP="00DC27AF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DC27AF" w:rsidRDefault="00DC27AF" w:rsidP="00DC27AF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DC27AF" w:rsidRDefault="00DC27AF" w:rsidP="00DC27AF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DC27AF" w:rsidRDefault="00DC27AF" w:rsidP="00DC27AF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DC27AF" w:rsidRDefault="00DC27AF" w:rsidP="00DC27AF">
      <w:pPr>
        <w:rPr>
          <w:b/>
          <w:bCs/>
        </w:rPr>
      </w:pPr>
    </w:p>
    <w:p w:rsidR="00DC27AF" w:rsidRDefault="00DC27AF" w:rsidP="00DC27AF">
      <w:pPr>
        <w:pStyle w:val="Ttulo1"/>
      </w:pPr>
    </w:p>
    <w:p w:rsidR="00DC27AF" w:rsidRDefault="00DC27AF" w:rsidP="00DC27AF">
      <w:pPr>
        <w:pStyle w:val="Ttulo1"/>
      </w:pPr>
      <w:r>
        <w:t>ORDEN DE TRABAJO  N °      07548</w:t>
      </w:r>
    </w:p>
    <w:p w:rsidR="00DC27AF" w:rsidRDefault="00DC27AF" w:rsidP="00DC27AF"/>
    <w:p w:rsidR="00DC27AF" w:rsidRDefault="00DC27AF" w:rsidP="00DC27AF">
      <w:r>
        <w:t>FECHA:</w:t>
      </w:r>
      <w:r>
        <w:tab/>
        <w:t>Medellín, Abril  29   de   2011</w:t>
      </w:r>
    </w:p>
    <w:p w:rsidR="00DC27AF" w:rsidRDefault="00DC27AF" w:rsidP="00DC27AF">
      <w:r>
        <w:t>PARA:</w:t>
      </w:r>
      <w:r>
        <w:tab/>
      </w:r>
      <w:r>
        <w:tab/>
        <w:t>PLÁSTICOS DARMA</w:t>
      </w:r>
    </w:p>
    <w:p w:rsidR="00DC27AF" w:rsidRDefault="00DC27AF" w:rsidP="00DC27AF">
      <w:r>
        <w:t>ATENCIÓN:</w:t>
      </w:r>
      <w:r>
        <w:tab/>
        <w:t>Sr. Darío Jaramillo</w:t>
      </w:r>
    </w:p>
    <w:p w:rsidR="00DC27AF" w:rsidRDefault="00DC27AF" w:rsidP="00DC27AF">
      <w:r>
        <w:tab/>
      </w:r>
      <w:r>
        <w:tab/>
        <w:t>Gerente.</w:t>
      </w:r>
    </w:p>
    <w:p w:rsidR="00DC27AF" w:rsidRDefault="00DC27AF" w:rsidP="00DC27AF"/>
    <w:p w:rsidR="00DC27AF" w:rsidRDefault="00DC27AF" w:rsidP="00DC27AF">
      <w:r>
        <w:t>Apreciado Don Darío:</w:t>
      </w:r>
    </w:p>
    <w:p w:rsidR="00DC27AF" w:rsidRDefault="00DC27AF" w:rsidP="00DC27AF"/>
    <w:p w:rsidR="00DC27AF" w:rsidRDefault="00DC27AF" w:rsidP="00DC27AF">
      <w:r>
        <w:t>Con la presente estamos solicitando el siguiente servicio de  IMPRESIÓN :</w:t>
      </w:r>
    </w:p>
    <w:p w:rsidR="00DC27AF" w:rsidRDefault="00DC27AF" w:rsidP="00DC27AF"/>
    <w:p w:rsidR="00DC27AF" w:rsidRDefault="00DC27AF" w:rsidP="00DC27AF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DC27AF" w:rsidRDefault="00DC27AF" w:rsidP="00DC27AF">
      <w:r>
        <w:t>MATERIAL   :           Polipropileno Tubular   de  44     cms</w:t>
      </w:r>
    </w:p>
    <w:p w:rsidR="00DC27AF" w:rsidRDefault="00DC27AF" w:rsidP="00DC27AF">
      <w:r>
        <w:t>CLIBRE      :               1.0 ”</w:t>
      </w:r>
    </w:p>
    <w:p w:rsidR="00DC27AF" w:rsidRPr="004D5CEB" w:rsidRDefault="00DC27AF" w:rsidP="00DC27AF">
      <w:pPr>
        <w:rPr>
          <w:b/>
        </w:rPr>
      </w:pPr>
      <w:r>
        <w:t>REFERENCIA:</w:t>
      </w:r>
      <w:r>
        <w:tab/>
      </w:r>
      <w:r w:rsidRPr="004D5CEB">
        <w:rPr>
          <w:b/>
        </w:rPr>
        <w:t>CLUSTER  FANCY</w:t>
      </w:r>
    </w:p>
    <w:p w:rsidR="00DC27AF" w:rsidRDefault="00DC27AF" w:rsidP="00DC27AF">
      <w:r>
        <w:t>CANTIDAD    :          850   Kg</w:t>
      </w:r>
    </w:p>
    <w:p w:rsidR="00DC27AF" w:rsidRDefault="00DC27AF" w:rsidP="00DC27AF">
      <w:r>
        <w:t>COLORES:</w:t>
      </w:r>
      <w:r>
        <w:tab/>
      </w:r>
      <w:r>
        <w:tab/>
        <w:t>2 ( BLANCO –  NEGRO  )</w:t>
      </w:r>
    </w:p>
    <w:p w:rsidR="00DC27AF" w:rsidRDefault="00DC27AF" w:rsidP="00DC27AF">
      <w:r>
        <w:t>CARAS:</w:t>
      </w:r>
      <w:r>
        <w:tab/>
      </w:r>
      <w:r>
        <w:tab/>
        <w:t>1  ( 2X1  )</w:t>
      </w:r>
    </w:p>
    <w:p w:rsidR="00DC27AF" w:rsidRDefault="00DC27AF" w:rsidP="00DC27AF">
      <w:r>
        <w:t>REPETICIÓN:</w:t>
      </w:r>
      <w:r>
        <w:tab/>
        <w:t>26</w:t>
      </w:r>
    </w:p>
    <w:p w:rsidR="00DC27AF" w:rsidRDefault="00DC27AF" w:rsidP="00DC27AF">
      <w:r>
        <w:t>RODILLO:</w:t>
      </w:r>
      <w:r>
        <w:tab/>
      </w:r>
      <w:r>
        <w:tab/>
        <w:t>52</w:t>
      </w:r>
    </w:p>
    <w:p w:rsidR="00DC27AF" w:rsidRDefault="00DC27AF" w:rsidP="00DC27AF">
      <w:r>
        <w:t>BOLSA:</w:t>
      </w:r>
      <w:r>
        <w:tab/>
      </w:r>
      <w:r>
        <w:tab/>
        <w:t>26  X  44    cms</w:t>
      </w:r>
    </w:p>
    <w:p w:rsidR="00DC27AF" w:rsidRDefault="00DC27AF" w:rsidP="00DC27AF">
      <w:r>
        <w:t>SELLADO:</w:t>
      </w:r>
      <w:r>
        <w:tab/>
      </w:r>
      <w:r>
        <w:tab/>
        <w:t>Para selle lateral.</w:t>
      </w:r>
    </w:p>
    <w:p w:rsidR="00DC27AF" w:rsidRDefault="00DC27AF" w:rsidP="00DC27AF"/>
    <w:p w:rsidR="00DC27AF" w:rsidRDefault="00DC27AF" w:rsidP="00DC27AF"/>
    <w:p w:rsidR="00DC27AF" w:rsidRDefault="00DC27AF" w:rsidP="00DC27AF">
      <w:r>
        <w:rPr>
          <w:b/>
          <w:bCs/>
          <w:u w:val="single"/>
        </w:rPr>
        <w:t>NOTA:</w:t>
      </w:r>
      <w:r>
        <w:t xml:space="preserve">  *   Los cyreles  EN SU PLANTA</w:t>
      </w:r>
    </w:p>
    <w:p w:rsidR="00DC27AF" w:rsidRDefault="00DC27AF" w:rsidP="00DC27AF">
      <w:pPr>
        <w:numPr>
          <w:ilvl w:val="0"/>
          <w:numId w:val="1"/>
        </w:numPr>
      </w:pPr>
      <w:r>
        <w:t>Se envían ARTE    para tonos y alturas</w:t>
      </w:r>
    </w:p>
    <w:p w:rsidR="00DC27AF" w:rsidRPr="00307118" w:rsidRDefault="00DC27AF" w:rsidP="00DC27AF">
      <w:pPr>
        <w:numPr>
          <w:ilvl w:val="0"/>
          <w:numId w:val="2"/>
        </w:numPr>
      </w:pPr>
      <w:r>
        <w:t xml:space="preserve">Se  envía el material de PP </w:t>
      </w:r>
      <w:r>
        <w:rPr>
          <w:b/>
        </w:rPr>
        <w:t xml:space="preserve">de  44 </w:t>
      </w:r>
      <w:r w:rsidRPr="00AD5DCF">
        <w:rPr>
          <w:b/>
        </w:rPr>
        <w:t xml:space="preserve">  cms</w:t>
      </w:r>
    </w:p>
    <w:p w:rsidR="00DC27AF" w:rsidRPr="00150D1A" w:rsidRDefault="00DC27AF" w:rsidP="00DC27AF">
      <w:pPr>
        <w:ind w:left="1860"/>
      </w:pPr>
    </w:p>
    <w:p w:rsidR="00DC27AF" w:rsidRDefault="00DC27AF" w:rsidP="00DC27AF">
      <w:pPr>
        <w:ind w:left="885"/>
      </w:pPr>
    </w:p>
    <w:p w:rsidR="00DC27AF" w:rsidRDefault="00DC27AF" w:rsidP="00DC27AF">
      <w:pPr>
        <w:ind w:left="885"/>
      </w:pPr>
    </w:p>
    <w:p w:rsidR="00DC27AF" w:rsidRDefault="00DC27AF" w:rsidP="00DC27AF">
      <w:r>
        <w:t>Agradezco la atención y colaboración prestada.</w:t>
      </w:r>
    </w:p>
    <w:p w:rsidR="00DC27AF" w:rsidRDefault="00DC27AF" w:rsidP="00DC27AF"/>
    <w:p w:rsidR="00DC27AF" w:rsidRDefault="00DC27AF" w:rsidP="00DC27AF"/>
    <w:p w:rsidR="00DC27AF" w:rsidRDefault="00DC27AF" w:rsidP="00DC27AF">
      <w:r>
        <w:t>Cordialmente,</w:t>
      </w:r>
    </w:p>
    <w:p w:rsidR="00DC27AF" w:rsidRDefault="00DC27AF" w:rsidP="00DC27AF"/>
    <w:p w:rsidR="00DC27AF" w:rsidRDefault="00DC27AF" w:rsidP="00DC27AF"/>
    <w:p w:rsidR="00DC27AF" w:rsidRDefault="00DC27AF" w:rsidP="00DC27AF"/>
    <w:p w:rsidR="00DC27AF" w:rsidRDefault="00DC27AF" w:rsidP="00DC27AF">
      <w:r>
        <w:t>RICARDO CASAS ZAPATA</w:t>
      </w:r>
    </w:p>
    <w:p w:rsidR="00DC27AF" w:rsidRDefault="00DC27AF" w:rsidP="00DC27AF">
      <w:r>
        <w:t>Director.</w:t>
      </w:r>
    </w:p>
    <w:p w:rsidR="00801641" w:rsidRDefault="00801641" w:rsidP="00F47D70"/>
    <w:p w:rsidR="00D530C3" w:rsidRDefault="00D530C3" w:rsidP="00F47D70"/>
    <w:p w:rsidR="00D530C3" w:rsidRDefault="00D530C3" w:rsidP="00F47D70"/>
    <w:p w:rsidR="00D530C3" w:rsidRDefault="00D530C3" w:rsidP="00F47D70"/>
    <w:p w:rsidR="00D530C3" w:rsidRDefault="00D530C3" w:rsidP="00F47D70"/>
    <w:p w:rsidR="00D530C3" w:rsidRDefault="00D530C3" w:rsidP="00F47D70"/>
    <w:p w:rsidR="00D530C3" w:rsidRDefault="00D530C3" w:rsidP="00D530C3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D530C3" w:rsidRDefault="00D530C3" w:rsidP="00D530C3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D530C3" w:rsidRDefault="00D530C3" w:rsidP="00D530C3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D530C3" w:rsidRDefault="00D530C3" w:rsidP="00D530C3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D530C3" w:rsidRDefault="00D530C3" w:rsidP="00D530C3">
      <w:pPr>
        <w:rPr>
          <w:b/>
          <w:bCs/>
        </w:rPr>
      </w:pPr>
    </w:p>
    <w:p w:rsidR="00D530C3" w:rsidRDefault="00D530C3" w:rsidP="00D530C3">
      <w:pPr>
        <w:pStyle w:val="Ttulo1"/>
      </w:pPr>
    </w:p>
    <w:p w:rsidR="00D530C3" w:rsidRDefault="00D530C3" w:rsidP="00D530C3">
      <w:pPr>
        <w:pStyle w:val="Ttulo1"/>
      </w:pPr>
      <w:r>
        <w:t>ORDEN DE TRABAJO   N °      07768</w:t>
      </w:r>
    </w:p>
    <w:p w:rsidR="00D530C3" w:rsidRDefault="00D530C3" w:rsidP="00D530C3"/>
    <w:p w:rsidR="00D530C3" w:rsidRDefault="00D530C3" w:rsidP="00D530C3">
      <w:r>
        <w:t>FECHA:</w:t>
      </w:r>
      <w:r>
        <w:tab/>
        <w:t>Medellín,   Mayo   02   de   2011</w:t>
      </w:r>
    </w:p>
    <w:p w:rsidR="00D530C3" w:rsidRDefault="00D530C3" w:rsidP="00D530C3">
      <w:r>
        <w:t>PARA:</w:t>
      </w:r>
      <w:r>
        <w:tab/>
      </w:r>
      <w:r>
        <w:tab/>
        <w:t>PLÁSTICOS DARMA</w:t>
      </w:r>
    </w:p>
    <w:p w:rsidR="00D530C3" w:rsidRDefault="00D530C3" w:rsidP="00D530C3">
      <w:r>
        <w:t>ATENCIÓN:</w:t>
      </w:r>
      <w:r>
        <w:tab/>
        <w:t>Sr. Darío Jaramillo</w:t>
      </w:r>
    </w:p>
    <w:p w:rsidR="00D530C3" w:rsidRDefault="00D530C3" w:rsidP="00D530C3">
      <w:r>
        <w:tab/>
      </w:r>
      <w:r>
        <w:tab/>
        <w:t>Gerente.</w:t>
      </w:r>
    </w:p>
    <w:p w:rsidR="00D530C3" w:rsidRDefault="00D530C3" w:rsidP="00D530C3"/>
    <w:p w:rsidR="00D530C3" w:rsidRDefault="00D530C3" w:rsidP="00D530C3">
      <w:r>
        <w:t>Apreciado Don Darío:</w:t>
      </w:r>
    </w:p>
    <w:p w:rsidR="00D530C3" w:rsidRDefault="00D530C3" w:rsidP="00D530C3"/>
    <w:p w:rsidR="00D530C3" w:rsidRDefault="00D530C3" w:rsidP="00D530C3">
      <w:r>
        <w:t>Con la presente estamos solicitando el siguiente servicio de  IMPRESIÓN :</w:t>
      </w:r>
    </w:p>
    <w:p w:rsidR="00D530C3" w:rsidRDefault="00D530C3" w:rsidP="00D530C3"/>
    <w:p w:rsidR="00D530C3" w:rsidRDefault="00D530C3" w:rsidP="00D530C3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D530C3" w:rsidRDefault="00D530C3" w:rsidP="00D530C3">
      <w:r>
        <w:t xml:space="preserve">MATERIAL   :           Polipropileno  Semi-Tubular   de  </w:t>
      </w:r>
      <w:r w:rsidRPr="002720AA">
        <w:rPr>
          <w:b/>
        </w:rPr>
        <w:t>20 + 4</w:t>
      </w:r>
      <w:r>
        <w:t xml:space="preserve">     cms</w:t>
      </w:r>
    </w:p>
    <w:p w:rsidR="00D530C3" w:rsidRDefault="00D530C3" w:rsidP="00D530C3">
      <w:r>
        <w:t>CLIBRE      :               1.4  ”</w:t>
      </w:r>
    </w:p>
    <w:p w:rsidR="00D530C3" w:rsidRPr="00AD5DCF" w:rsidRDefault="00D530C3" w:rsidP="00D530C3">
      <w:pPr>
        <w:rPr>
          <w:b/>
        </w:rPr>
      </w:pPr>
      <w:r>
        <w:t>REFERENCIA:</w:t>
      </w:r>
      <w:r>
        <w:tab/>
      </w:r>
      <w:r>
        <w:rPr>
          <w:b/>
        </w:rPr>
        <w:t>CARMEL  INTERIOR  GRANDE  2</w:t>
      </w:r>
    </w:p>
    <w:p w:rsidR="00D530C3" w:rsidRDefault="00D530C3" w:rsidP="00D530C3">
      <w:r>
        <w:t>CANTIDAD    :          110    Kg</w:t>
      </w:r>
    </w:p>
    <w:p w:rsidR="00D530C3" w:rsidRDefault="00D530C3" w:rsidP="00D530C3">
      <w:r>
        <w:t>COLORES:</w:t>
      </w:r>
      <w:r>
        <w:tab/>
      </w:r>
      <w:r>
        <w:tab/>
        <w:t>2    (  BLANCO -  PANTONE  246 C  )</w:t>
      </w:r>
    </w:p>
    <w:p w:rsidR="00D530C3" w:rsidRDefault="00D530C3" w:rsidP="00D530C3">
      <w:r>
        <w:t>CARAS:</w:t>
      </w:r>
      <w:r>
        <w:tab/>
      </w:r>
      <w:r>
        <w:tab/>
        <w:t>2  ( 2X2 – 2X2 )</w:t>
      </w:r>
    </w:p>
    <w:p w:rsidR="00D530C3" w:rsidRDefault="00D530C3" w:rsidP="00D530C3">
      <w:r>
        <w:t>REPETICIÓN:</w:t>
      </w:r>
      <w:r>
        <w:tab/>
        <w:t>18</w:t>
      </w:r>
    </w:p>
    <w:p w:rsidR="00D530C3" w:rsidRPr="007E24E2" w:rsidRDefault="00D530C3" w:rsidP="00D530C3">
      <w:pPr>
        <w:rPr>
          <w:b/>
        </w:rPr>
      </w:pPr>
      <w:r>
        <w:t>RODILLO:</w:t>
      </w:r>
      <w:r>
        <w:tab/>
      </w:r>
      <w:r>
        <w:tab/>
      </w:r>
      <w:r>
        <w:rPr>
          <w:b/>
        </w:rPr>
        <w:t>36</w:t>
      </w:r>
    </w:p>
    <w:p w:rsidR="00D530C3" w:rsidRDefault="00D530C3" w:rsidP="00D530C3">
      <w:r>
        <w:t>BOLSA:</w:t>
      </w:r>
      <w:r>
        <w:tab/>
      </w:r>
      <w:r>
        <w:tab/>
        <w:t>18  X  20 + 4    cms de solapa  volada</w:t>
      </w:r>
    </w:p>
    <w:p w:rsidR="00D530C3" w:rsidRDefault="00D530C3" w:rsidP="00D530C3">
      <w:r>
        <w:t>SELLADO:</w:t>
      </w:r>
      <w:r>
        <w:tab/>
      </w:r>
      <w:r>
        <w:tab/>
        <w:t>Para selle lateral.</w:t>
      </w:r>
    </w:p>
    <w:p w:rsidR="00D530C3" w:rsidRDefault="00D530C3" w:rsidP="00D530C3"/>
    <w:p w:rsidR="00D530C3" w:rsidRDefault="00D530C3" w:rsidP="00D530C3"/>
    <w:p w:rsidR="00D530C3" w:rsidRDefault="00D530C3" w:rsidP="00D530C3">
      <w:r>
        <w:rPr>
          <w:b/>
          <w:bCs/>
          <w:u w:val="single"/>
        </w:rPr>
        <w:t>NOTA:</w:t>
      </w:r>
      <w:r>
        <w:t xml:space="preserve">  *   Los cyreles   EN SU PLANTA</w:t>
      </w:r>
    </w:p>
    <w:p w:rsidR="00D530C3" w:rsidRDefault="00D530C3" w:rsidP="00D530C3">
      <w:pPr>
        <w:numPr>
          <w:ilvl w:val="0"/>
          <w:numId w:val="1"/>
        </w:numPr>
      </w:pPr>
      <w:r>
        <w:t>Se envían ARTE    para tonos y alturas</w:t>
      </w:r>
    </w:p>
    <w:p w:rsidR="00D530C3" w:rsidRPr="00307118" w:rsidRDefault="00D530C3" w:rsidP="00D530C3">
      <w:pPr>
        <w:numPr>
          <w:ilvl w:val="0"/>
          <w:numId w:val="2"/>
        </w:numPr>
      </w:pPr>
      <w:r>
        <w:t xml:space="preserve">Se  envía el material de PP </w:t>
      </w:r>
      <w:r>
        <w:rPr>
          <w:b/>
        </w:rPr>
        <w:t xml:space="preserve">de  20 + 4 </w:t>
      </w:r>
      <w:r w:rsidRPr="00AD5DCF">
        <w:rPr>
          <w:b/>
        </w:rPr>
        <w:t xml:space="preserve">  cms</w:t>
      </w:r>
    </w:p>
    <w:p w:rsidR="00D530C3" w:rsidRPr="00150D1A" w:rsidRDefault="00D530C3" w:rsidP="00D530C3">
      <w:pPr>
        <w:ind w:left="1860"/>
      </w:pPr>
    </w:p>
    <w:p w:rsidR="00D530C3" w:rsidRDefault="00D530C3" w:rsidP="00D530C3">
      <w:pPr>
        <w:ind w:left="885"/>
      </w:pPr>
    </w:p>
    <w:p w:rsidR="00D530C3" w:rsidRDefault="00D530C3" w:rsidP="00D530C3">
      <w:pPr>
        <w:ind w:left="885"/>
      </w:pPr>
    </w:p>
    <w:p w:rsidR="00D530C3" w:rsidRDefault="00D530C3" w:rsidP="00D530C3">
      <w:r>
        <w:t>Agradezco la atención y colaboración prestada.</w:t>
      </w:r>
    </w:p>
    <w:p w:rsidR="00D530C3" w:rsidRDefault="00D530C3" w:rsidP="00D530C3"/>
    <w:p w:rsidR="00D530C3" w:rsidRDefault="00D530C3" w:rsidP="00D530C3"/>
    <w:p w:rsidR="00D530C3" w:rsidRDefault="00D530C3" w:rsidP="00D530C3">
      <w:r>
        <w:t>Cordialmente,</w:t>
      </w:r>
    </w:p>
    <w:p w:rsidR="00D530C3" w:rsidRDefault="00D530C3" w:rsidP="00D530C3"/>
    <w:p w:rsidR="00D530C3" w:rsidRDefault="00D530C3" w:rsidP="00D530C3"/>
    <w:p w:rsidR="00D530C3" w:rsidRDefault="00D530C3" w:rsidP="00D530C3"/>
    <w:p w:rsidR="00D530C3" w:rsidRDefault="00D530C3" w:rsidP="00D530C3">
      <w:r>
        <w:t>RICARDO CASAS ZAPATA</w:t>
      </w:r>
    </w:p>
    <w:p w:rsidR="00D530C3" w:rsidRDefault="00D530C3" w:rsidP="00D530C3">
      <w:r>
        <w:t>Director.</w:t>
      </w:r>
    </w:p>
    <w:p w:rsidR="00D530C3" w:rsidRDefault="00D530C3" w:rsidP="00F47D70"/>
    <w:p w:rsidR="00D530C3" w:rsidRDefault="00D530C3" w:rsidP="00F47D70"/>
    <w:p w:rsidR="00D530C3" w:rsidRDefault="00D530C3" w:rsidP="00F47D70"/>
    <w:p w:rsidR="00D530C3" w:rsidRDefault="00D530C3" w:rsidP="00F47D70"/>
    <w:p w:rsidR="00D530C3" w:rsidRDefault="00D530C3" w:rsidP="00F47D70"/>
    <w:p w:rsidR="00D530C3" w:rsidRDefault="00D530C3" w:rsidP="00F47D70"/>
    <w:p w:rsidR="00D530C3" w:rsidRDefault="00D530C3" w:rsidP="00D530C3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D530C3" w:rsidRDefault="00D530C3" w:rsidP="00D530C3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D530C3" w:rsidRDefault="00D530C3" w:rsidP="00D530C3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D530C3" w:rsidRDefault="00D530C3" w:rsidP="00D530C3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D530C3" w:rsidRDefault="00D530C3" w:rsidP="00D530C3"/>
    <w:p w:rsidR="00D530C3" w:rsidRDefault="00D530C3" w:rsidP="00D530C3">
      <w:pPr>
        <w:pStyle w:val="Ttulo1"/>
      </w:pPr>
      <w:r>
        <w:t>ORDEN DE TRABAJO   N°      08244-1</w:t>
      </w:r>
    </w:p>
    <w:p w:rsidR="00D530C3" w:rsidRDefault="00D530C3" w:rsidP="00D530C3"/>
    <w:p w:rsidR="00D530C3" w:rsidRDefault="00D530C3" w:rsidP="00D530C3">
      <w:r>
        <w:t>FECHA:</w:t>
      </w:r>
      <w:r>
        <w:tab/>
        <w:t>Medellín, Mayo  02   de   2011</w:t>
      </w:r>
    </w:p>
    <w:p w:rsidR="00D530C3" w:rsidRDefault="00D530C3" w:rsidP="00D530C3">
      <w:r>
        <w:t>PARA:</w:t>
      </w:r>
      <w:r>
        <w:tab/>
      </w:r>
      <w:r>
        <w:tab/>
        <w:t>PLÁSTICOS DARMA</w:t>
      </w:r>
    </w:p>
    <w:p w:rsidR="00D530C3" w:rsidRDefault="00D530C3" w:rsidP="00D530C3">
      <w:r>
        <w:t>ATENCIÓN:</w:t>
      </w:r>
      <w:r>
        <w:tab/>
        <w:t>Sr. Darío Jaramillo</w:t>
      </w:r>
    </w:p>
    <w:p w:rsidR="00D530C3" w:rsidRDefault="00D530C3" w:rsidP="00D530C3">
      <w:r>
        <w:tab/>
      </w:r>
      <w:r>
        <w:tab/>
        <w:t>Gerente.</w:t>
      </w:r>
    </w:p>
    <w:p w:rsidR="00D530C3" w:rsidRDefault="00D530C3" w:rsidP="00D530C3"/>
    <w:p w:rsidR="00D530C3" w:rsidRDefault="00D530C3" w:rsidP="00D530C3">
      <w:r>
        <w:t>Apreciado Don Darío:</w:t>
      </w:r>
    </w:p>
    <w:p w:rsidR="00D530C3" w:rsidRDefault="00D530C3" w:rsidP="00D530C3"/>
    <w:p w:rsidR="00D530C3" w:rsidRDefault="00D530C3" w:rsidP="00D530C3">
      <w:r>
        <w:t>Con la presente estamos solicitando el siguiente Material   :</w:t>
      </w:r>
    </w:p>
    <w:p w:rsidR="00D530C3" w:rsidRDefault="00D530C3" w:rsidP="00D530C3"/>
    <w:p w:rsidR="00D530C3" w:rsidRDefault="00D530C3" w:rsidP="00D530C3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D530C3" w:rsidRDefault="00D530C3" w:rsidP="00D530C3">
      <w:pPr>
        <w:rPr>
          <w:b/>
          <w:bCs/>
          <w:u w:val="single"/>
        </w:rPr>
      </w:pPr>
      <w:r>
        <w:rPr>
          <w:b/>
          <w:bCs/>
        </w:rPr>
        <w:tab/>
      </w:r>
    </w:p>
    <w:p w:rsidR="00D530C3" w:rsidRDefault="00D530C3" w:rsidP="00D530C3">
      <w:r>
        <w:t>MATERIAL:</w:t>
      </w:r>
      <w:r>
        <w:tab/>
      </w:r>
      <w:r>
        <w:tab/>
        <w:t>Polietileno Alta Densidad Pigmentado BLANCO Tubular.</w:t>
      </w:r>
    </w:p>
    <w:p w:rsidR="00D530C3" w:rsidRDefault="00D530C3" w:rsidP="00D530C3">
      <w:r>
        <w:t>MEDIDA:</w:t>
      </w:r>
      <w:r>
        <w:tab/>
      </w:r>
      <w:r>
        <w:tab/>
      </w:r>
      <w:r w:rsidRPr="00444F82">
        <w:rPr>
          <w:b/>
        </w:rPr>
        <w:t xml:space="preserve">43 </w:t>
      </w:r>
      <w:r>
        <w:rPr>
          <w:b/>
        </w:rPr>
        <w:t xml:space="preserve"> </w:t>
      </w:r>
      <w:r w:rsidRPr="00444F82">
        <w:rPr>
          <w:b/>
        </w:rPr>
        <w:t xml:space="preserve"> Cms</w:t>
      </w:r>
      <w:r>
        <w:t>.</w:t>
      </w:r>
    </w:p>
    <w:p w:rsidR="00D530C3" w:rsidRPr="005C3173" w:rsidRDefault="00D530C3" w:rsidP="00D530C3">
      <w:pPr>
        <w:rPr>
          <w:b/>
          <w:bCs/>
        </w:rPr>
      </w:pPr>
      <w:r>
        <w:t>CALIBRE:</w:t>
      </w:r>
      <w:r>
        <w:tab/>
      </w:r>
      <w:r>
        <w:tab/>
      </w:r>
      <w:r w:rsidRPr="005C3173">
        <w:rPr>
          <w:b/>
        </w:rPr>
        <w:t xml:space="preserve">2.5 </w:t>
      </w:r>
      <w:r w:rsidRPr="005C3173">
        <w:rPr>
          <w:b/>
          <w:bCs/>
        </w:rPr>
        <w:t xml:space="preserve">  ”</w:t>
      </w:r>
    </w:p>
    <w:p w:rsidR="00D530C3" w:rsidRDefault="00D530C3" w:rsidP="00D530C3">
      <w:r>
        <w:t>COLOR:</w:t>
      </w:r>
      <w:r>
        <w:tab/>
      </w:r>
      <w:r>
        <w:tab/>
        <w:t>BLANCO  ( Según muestra  )</w:t>
      </w:r>
    </w:p>
    <w:p w:rsidR="00D530C3" w:rsidRDefault="00D530C3" w:rsidP="00D530C3">
      <w:r>
        <w:t>TRATADO:</w:t>
      </w:r>
      <w:r>
        <w:tab/>
      </w:r>
      <w:r>
        <w:tab/>
        <w:t>2 Caras.</w:t>
      </w:r>
    </w:p>
    <w:p w:rsidR="00D530C3" w:rsidRDefault="00D530C3" w:rsidP="00D530C3">
      <w:pPr>
        <w:rPr>
          <w:b/>
          <w:bCs/>
        </w:rPr>
      </w:pPr>
      <w:r>
        <w:t>CANTIDAD:</w:t>
      </w:r>
      <w:r>
        <w:tab/>
      </w:r>
      <w:r>
        <w:tab/>
      </w:r>
      <w:r>
        <w:rPr>
          <w:b/>
        </w:rPr>
        <w:t xml:space="preserve">240 </w:t>
      </w:r>
      <w:r>
        <w:t xml:space="preserve">   Kg</w:t>
      </w:r>
    </w:p>
    <w:p w:rsidR="00D530C3" w:rsidRDefault="00D530C3" w:rsidP="00D530C3">
      <w:r>
        <w:t>REFERENCIA:</w:t>
      </w:r>
      <w:r>
        <w:tab/>
      </w:r>
      <w:r>
        <w:rPr>
          <w:b/>
        </w:rPr>
        <w:t>PLASTIQUIMICA   MEDIANA</w:t>
      </w:r>
    </w:p>
    <w:p w:rsidR="00D530C3" w:rsidRDefault="00D530C3" w:rsidP="00D530C3">
      <w:r>
        <w:t>COLORES:</w:t>
      </w:r>
      <w:r>
        <w:tab/>
      </w:r>
      <w:r>
        <w:tab/>
        <w:t>2 ( Gris -  Rojo)</w:t>
      </w:r>
    </w:p>
    <w:p w:rsidR="00D530C3" w:rsidRDefault="00D530C3" w:rsidP="00D530C3">
      <w:r>
        <w:t>CARAS:</w:t>
      </w:r>
      <w:r>
        <w:tab/>
      </w:r>
      <w:r>
        <w:tab/>
        <w:t>2</w:t>
      </w:r>
    </w:p>
    <w:p w:rsidR="00D530C3" w:rsidRDefault="00D530C3" w:rsidP="00D530C3">
      <w:r>
        <w:t>REPETICIÓN:</w:t>
      </w:r>
      <w:r>
        <w:tab/>
        <w:t>Continua</w:t>
      </w:r>
    </w:p>
    <w:p w:rsidR="00D530C3" w:rsidRDefault="00D530C3" w:rsidP="00D530C3">
      <w:r>
        <w:t>RODILLO:</w:t>
      </w:r>
      <w:r>
        <w:tab/>
      </w:r>
      <w:r>
        <w:tab/>
        <w:t>38</w:t>
      </w:r>
    </w:p>
    <w:p w:rsidR="00D530C3" w:rsidRDefault="00D530C3" w:rsidP="00D530C3">
      <w:r>
        <w:t>BOLSA:</w:t>
      </w:r>
      <w:r>
        <w:tab/>
      </w:r>
      <w:r>
        <w:tab/>
      </w:r>
      <w:r w:rsidRPr="003B158B">
        <w:rPr>
          <w:b/>
        </w:rPr>
        <w:t>43 x  190  cms</w:t>
      </w:r>
    </w:p>
    <w:p w:rsidR="00D530C3" w:rsidRDefault="00D530C3" w:rsidP="00D530C3">
      <w:r>
        <w:t>SELLADO:</w:t>
      </w:r>
      <w:r>
        <w:tab/>
      </w:r>
      <w:r>
        <w:tab/>
        <w:t>Para selle de Fondo.</w:t>
      </w:r>
    </w:p>
    <w:p w:rsidR="00D530C3" w:rsidRDefault="00D530C3" w:rsidP="00D530C3"/>
    <w:p w:rsidR="00D530C3" w:rsidRDefault="00D530C3" w:rsidP="00D530C3"/>
    <w:p w:rsidR="00D530C3" w:rsidRDefault="00D530C3" w:rsidP="00D530C3">
      <w:r>
        <w:rPr>
          <w:b/>
          <w:bCs/>
          <w:u w:val="single"/>
        </w:rPr>
        <w:t>NOTA:</w:t>
      </w:r>
      <w:r>
        <w:t xml:space="preserve">  * Los cyreles   Se encuentran en su planta</w:t>
      </w:r>
    </w:p>
    <w:p w:rsidR="00D530C3" w:rsidRDefault="00D530C3" w:rsidP="00D530C3">
      <w:pPr>
        <w:numPr>
          <w:ilvl w:val="0"/>
          <w:numId w:val="1"/>
        </w:numPr>
      </w:pPr>
      <w:r>
        <w:t>Se envían muestra física  para tonos , alturas  y pigmentación</w:t>
      </w:r>
    </w:p>
    <w:p w:rsidR="00D530C3" w:rsidRDefault="00D530C3" w:rsidP="00D530C3">
      <w:pPr>
        <w:ind w:left="885"/>
      </w:pPr>
    </w:p>
    <w:p w:rsidR="00D530C3" w:rsidRPr="00315AED" w:rsidRDefault="00D530C3" w:rsidP="00D530C3">
      <w:pPr>
        <w:numPr>
          <w:ilvl w:val="0"/>
          <w:numId w:val="1"/>
        </w:numPr>
      </w:pPr>
      <w:r w:rsidRPr="00393DAD">
        <w:rPr>
          <w:b/>
          <w:u w:val="single"/>
        </w:rPr>
        <w:t>Utilizar tinta negra</w:t>
      </w:r>
      <w:r>
        <w:t xml:space="preserve">   </w:t>
      </w:r>
      <w:r w:rsidRPr="00393DAD">
        <w:rPr>
          <w:b/>
          <w:u w:val="single"/>
        </w:rPr>
        <w:t>ANTIGRASA</w:t>
      </w:r>
    </w:p>
    <w:p w:rsidR="00D530C3" w:rsidRDefault="00D530C3" w:rsidP="00D530C3"/>
    <w:p w:rsidR="00D530C3" w:rsidRPr="0098114D" w:rsidRDefault="00D530C3" w:rsidP="00D530C3">
      <w:pPr>
        <w:rPr>
          <w:b/>
          <w:u w:val="single"/>
        </w:rPr>
      </w:pPr>
    </w:p>
    <w:p w:rsidR="00D530C3" w:rsidRDefault="00D530C3" w:rsidP="00D530C3">
      <w:r>
        <w:t>Agradezco la atención y colaboración prestada.</w:t>
      </w:r>
    </w:p>
    <w:p w:rsidR="00D530C3" w:rsidRDefault="00D530C3" w:rsidP="00D530C3"/>
    <w:p w:rsidR="00D530C3" w:rsidRDefault="00D530C3" w:rsidP="00D530C3">
      <w:r>
        <w:t>Cordialmente,</w:t>
      </w:r>
    </w:p>
    <w:p w:rsidR="00D530C3" w:rsidRDefault="00D530C3" w:rsidP="00D530C3"/>
    <w:p w:rsidR="00D530C3" w:rsidRPr="008D4091" w:rsidRDefault="00D530C3" w:rsidP="00D530C3">
      <w:pPr>
        <w:rPr>
          <w:b/>
        </w:rPr>
      </w:pPr>
    </w:p>
    <w:p w:rsidR="00D530C3" w:rsidRDefault="00D530C3" w:rsidP="00D530C3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D530C3" w:rsidRDefault="00D530C3" w:rsidP="00D530C3">
      <w:r>
        <w:t>Director.</w:t>
      </w:r>
    </w:p>
    <w:p w:rsidR="00D530C3" w:rsidRDefault="00D530C3" w:rsidP="00F47D70"/>
    <w:p w:rsidR="0061274A" w:rsidRDefault="0061274A" w:rsidP="00F47D70"/>
    <w:p w:rsidR="0061274A" w:rsidRDefault="0061274A" w:rsidP="00F47D70"/>
    <w:p w:rsidR="0061274A" w:rsidRDefault="0061274A" w:rsidP="00F47D70"/>
    <w:p w:rsidR="0061274A" w:rsidRDefault="0061274A" w:rsidP="00F47D70"/>
    <w:p w:rsidR="0061274A" w:rsidRDefault="0061274A" w:rsidP="0061274A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61274A" w:rsidRDefault="0061274A" w:rsidP="0061274A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61274A" w:rsidRDefault="0061274A" w:rsidP="0061274A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61274A" w:rsidRDefault="0061274A" w:rsidP="0061274A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61274A" w:rsidRDefault="0061274A" w:rsidP="0061274A"/>
    <w:p w:rsidR="0061274A" w:rsidRDefault="0061274A" w:rsidP="0061274A">
      <w:pPr>
        <w:pStyle w:val="Ttulo1"/>
      </w:pPr>
      <w:r>
        <w:t>ORDEN DE TRABAJO   N°      08256</w:t>
      </w:r>
    </w:p>
    <w:p w:rsidR="0061274A" w:rsidRDefault="0061274A" w:rsidP="0061274A"/>
    <w:p w:rsidR="0061274A" w:rsidRDefault="0061274A" w:rsidP="0061274A">
      <w:r>
        <w:t>FECHA:</w:t>
      </w:r>
      <w:r>
        <w:tab/>
        <w:t>Medellín, Abril   18    de   2011</w:t>
      </w:r>
    </w:p>
    <w:p w:rsidR="0061274A" w:rsidRDefault="0061274A" w:rsidP="0061274A">
      <w:r>
        <w:t>PARA:</w:t>
      </w:r>
      <w:r>
        <w:tab/>
      </w:r>
      <w:r>
        <w:tab/>
        <w:t>PLÁSTICOS   DARMA</w:t>
      </w:r>
    </w:p>
    <w:p w:rsidR="0061274A" w:rsidRDefault="0061274A" w:rsidP="0061274A">
      <w:r>
        <w:t>ATENCIÓN:</w:t>
      </w:r>
      <w:r>
        <w:tab/>
        <w:t>Sr. DARIO JARAMILLO</w:t>
      </w:r>
    </w:p>
    <w:p w:rsidR="0061274A" w:rsidRDefault="0061274A" w:rsidP="0061274A"/>
    <w:p w:rsidR="0061274A" w:rsidRDefault="0061274A" w:rsidP="0061274A">
      <w:r>
        <w:t>Apreciado Dn DARIO:</w:t>
      </w:r>
    </w:p>
    <w:p w:rsidR="0061274A" w:rsidRDefault="0061274A" w:rsidP="0061274A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61274A" w:rsidRDefault="0061274A" w:rsidP="0061274A"/>
    <w:p w:rsidR="0061274A" w:rsidRDefault="0061274A" w:rsidP="0061274A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61274A" w:rsidRDefault="0061274A" w:rsidP="0061274A"/>
    <w:p w:rsidR="0061274A" w:rsidRDefault="0061274A" w:rsidP="0061274A">
      <w:r>
        <w:t>MATERIAL :</w:t>
      </w:r>
      <w:r>
        <w:tab/>
      </w:r>
      <w:r>
        <w:tab/>
        <w:t xml:space="preserve">Polietileno de Baja  densidad   </w:t>
      </w:r>
      <w:r>
        <w:rPr>
          <w:b/>
          <w:u w:val="single"/>
        </w:rPr>
        <w:t xml:space="preserve">Blanco  </w:t>
      </w:r>
      <w:r>
        <w:t xml:space="preserve"> Lamina</w:t>
      </w:r>
    </w:p>
    <w:p w:rsidR="0061274A" w:rsidRDefault="0061274A" w:rsidP="0061274A">
      <w:r>
        <w:t>MEDIDA:</w:t>
      </w:r>
      <w:r>
        <w:tab/>
      </w:r>
      <w:r>
        <w:tab/>
      </w:r>
      <w:r>
        <w:rPr>
          <w:b/>
        </w:rPr>
        <w:t>42</w:t>
      </w:r>
      <w:r>
        <w:t xml:space="preserve">   cms   </w:t>
      </w:r>
    </w:p>
    <w:p w:rsidR="0061274A" w:rsidRDefault="0061274A" w:rsidP="0061274A">
      <w:r>
        <w:t>CALIBRE :</w:t>
      </w:r>
      <w:r>
        <w:tab/>
      </w:r>
      <w:r>
        <w:tab/>
      </w:r>
      <w:r>
        <w:rPr>
          <w:b/>
        </w:rPr>
        <w:t xml:space="preserve">1.5 </w:t>
      </w:r>
      <w:r>
        <w:t xml:space="preserve">   “</w:t>
      </w:r>
    </w:p>
    <w:p w:rsidR="0061274A" w:rsidRDefault="0061274A" w:rsidP="0061274A">
      <w:r>
        <w:t>COLOR :</w:t>
      </w:r>
      <w:r>
        <w:tab/>
      </w:r>
      <w:r>
        <w:tab/>
        <w:t xml:space="preserve">Blanco </w:t>
      </w:r>
    </w:p>
    <w:p w:rsidR="0061274A" w:rsidRPr="0007721A" w:rsidRDefault="0061274A" w:rsidP="0061274A">
      <w:r>
        <w:t xml:space="preserve">TRATADO : </w:t>
      </w:r>
      <w:r>
        <w:tab/>
      </w:r>
      <w:r>
        <w:tab/>
        <w:t>1  cara</w:t>
      </w:r>
    </w:p>
    <w:p w:rsidR="0061274A" w:rsidRDefault="0061274A" w:rsidP="0061274A">
      <w:r>
        <w:t xml:space="preserve">CANTIDAD : </w:t>
      </w:r>
      <w:r>
        <w:tab/>
        <w:t>100    kg</w:t>
      </w:r>
    </w:p>
    <w:p w:rsidR="0061274A" w:rsidRDefault="0061274A" w:rsidP="0061274A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 xml:space="preserve">1     (   VERDE )  </w:t>
      </w:r>
    </w:p>
    <w:p w:rsidR="0061274A" w:rsidRDefault="0061274A" w:rsidP="0061274A">
      <w:r>
        <w:t xml:space="preserve">CARAS : </w:t>
      </w:r>
      <w:r>
        <w:tab/>
      </w:r>
      <w:r>
        <w:tab/>
        <w:t>1    ( 1  x  1  )</w:t>
      </w:r>
    </w:p>
    <w:p w:rsidR="0061274A" w:rsidRDefault="0061274A" w:rsidP="0061274A">
      <w:r>
        <w:t>REPETICIÓN :</w:t>
      </w:r>
      <w:r>
        <w:tab/>
        <w:t>27.5   cms</w:t>
      </w:r>
    </w:p>
    <w:p w:rsidR="0061274A" w:rsidRDefault="0061274A" w:rsidP="0061274A">
      <w:r>
        <w:t>RODILLO :</w:t>
      </w:r>
      <w:r>
        <w:tab/>
      </w:r>
      <w:r>
        <w:tab/>
        <w:t>56</w:t>
      </w:r>
    </w:p>
    <w:p w:rsidR="0061274A" w:rsidRDefault="0061274A" w:rsidP="0061274A">
      <w:r w:rsidRPr="006A40B7">
        <w:rPr>
          <w:b/>
        </w:rPr>
        <w:t xml:space="preserve">LAMINA  </w:t>
      </w:r>
      <w:r>
        <w:t>:</w:t>
      </w:r>
      <w:r>
        <w:tab/>
      </w:r>
      <w:r>
        <w:tab/>
      </w:r>
      <w:r>
        <w:rPr>
          <w:b/>
        </w:rPr>
        <w:t xml:space="preserve">21 x 27.5 </w:t>
      </w:r>
      <w:r w:rsidRPr="00336CAC">
        <w:rPr>
          <w:b/>
        </w:rPr>
        <w:t xml:space="preserve">   cm</w:t>
      </w:r>
      <w:r>
        <w:t xml:space="preserve">    </w:t>
      </w:r>
    </w:p>
    <w:p w:rsidR="0061274A" w:rsidRDefault="0061274A" w:rsidP="0061274A">
      <w:r>
        <w:t>SELLADO .</w:t>
      </w:r>
      <w:r>
        <w:tab/>
      </w:r>
      <w:r>
        <w:tab/>
        <w:t>Lateral</w:t>
      </w:r>
    </w:p>
    <w:p w:rsidR="0061274A" w:rsidRDefault="0061274A" w:rsidP="0061274A">
      <w:r>
        <w:t>REFERENCIA :</w:t>
      </w:r>
      <w:r>
        <w:tab/>
      </w:r>
      <w:r>
        <w:rPr>
          <w:b/>
        </w:rPr>
        <w:t>QUESITO RIONEGRO  250   gm</w:t>
      </w:r>
    </w:p>
    <w:p w:rsidR="0061274A" w:rsidRDefault="0061274A" w:rsidP="0061274A"/>
    <w:p w:rsidR="0061274A" w:rsidRDefault="0061274A" w:rsidP="0061274A"/>
    <w:p w:rsidR="0061274A" w:rsidRDefault="0061274A" w:rsidP="0061274A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>
        <w:rPr>
          <w:bCs/>
        </w:rPr>
        <w:t>Cyreles   los envía  GRAFIFLEX</w:t>
      </w:r>
    </w:p>
    <w:p w:rsidR="0061274A" w:rsidRDefault="0061274A" w:rsidP="0061274A">
      <w:pPr>
        <w:rPr>
          <w:b/>
        </w:rPr>
      </w:pPr>
      <w:r>
        <w:t xml:space="preserve">                   -   Anexo  Arte  para   alturas y Tonos.</w:t>
      </w:r>
      <w:r>
        <w:tab/>
        <w:t xml:space="preserve">        </w:t>
      </w:r>
      <w:r>
        <w:tab/>
        <w:t xml:space="preserve">        </w:t>
      </w: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61274A" w:rsidRDefault="0061274A" w:rsidP="0061274A">
      <w:pPr>
        <w:rPr>
          <w:b/>
        </w:rPr>
      </w:pPr>
      <w:r>
        <w:rPr>
          <w:b/>
        </w:rPr>
        <w:tab/>
        <w:t xml:space="preserve">        -  EL MATERIAL  LO ENVIA  P.U </w:t>
      </w:r>
    </w:p>
    <w:p w:rsidR="0061274A" w:rsidRDefault="0061274A" w:rsidP="0061274A">
      <w:pPr>
        <w:rPr>
          <w:b/>
        </w:rPr>
      </w:pPr>
      <w:r>
        <w:rPr>
          <w:b/>
        </w:rPr>
        <w:tab/>
        <w:t xml:space="preserve">        - colocar  pie de  imprenta</w:t>
      </w:r>
    </w:p>
    <w:p w:rsidR="0061274A" w:rsidRPr="00F50B40" w:rsidRDefault="0061274A" w:rsidP="0061274A">
      <w:pPr>
        <w:rPr>
          <w:b/>
          <w:sz w:val="28"/>
          <w:szCs w:val="28"/>
        </w:rPr>
      </w:pPr>
      <w:r>
        <w:rPr>
          <w:b/>
        </w:rPr>
        <w:tab/>
        <w:t xml:space="preserve">        - CODIGO BARRAS  </w:t>
      </w:r>
      <w:r w:rsidRPr="0061274A">
        <w:rPr>
          <w:b/>
          <w:sz w:val="28"/>
          <w:szCs w:val="28"/>
          <w:u w:val="single"/>
        </w:rPr>
        <w:t>7703686701126</w:t>
      </w:r>
    </w:p>
    <w:p w:rsidR="0061274A" w:rsidRDefault="0061274A" w:rsidP="0061274A">
      <w:r>
        <w:rPr>
          <w:b/>
        </w:rPr>
        <w:tab/>
        <w:t xml:space="preserve">       </w:t>
      </w:r>
    </w:p>
    <w:p w:rsidR="0061274A" w:rsidRDefault="0061274A" w:rsidP="0061274A">
      <w:r>
        <w:tab/>
      </w:r>
    </w:p>
    <w:p w:rsidR="0061274A" w:rsidRDefault="0061274A" w:rsidP="0061274A">
      <w:r>
        <w:t>Agradezco la atención y colaboración prestada.</w:t>
      </w:r>
    </w:p>
    <w:p w:rsidR="0061274A" w:rsidRDefault="0061274A" w:rsidP="0061274A"/>
    <w:p w:rsidR="0061274A" w:rsidRDefault="0061274A" w:rsidP="0061274A"/>
    <w:p w:rsidR="0061274A" w:rsidRDefault="0061274A" w:rsidP="0061274A">
      <w:r>
        <w:t>Cordialmente</w:t>
      </w:r>
    </w:p>
    <w:p w:rsidR="0061274A" w:rsidRDefault="0061274A" w:rsidP="0061274A"/>
    <w:p w:rsidR="0061274A" w:rsidRDefault="0061274A" w:rsidP="0061274A"/>
    <w:p w:rsidR="0061274A" w:rsidRDefault="0061274A" w:rsidP="0061274A">
      <w:r>
        <w:t>RICARDO CASAS ZAPATA</w:t>
      </w:r>
    </w:p>
    <w:p w:rsidR="0061274A" w:rsidRDefault="0061274A" w:rsidP="0061274A">
      <w:r>
        <w:t>Director.</w:t>
      </w:r>
    </w:p>
    <w:p w:rsidR="0061274A" w:rsidRDefault="0061274A" w:rsidP="0061274A">
      <w:pPr>
        <w:rPr>
          <w:b/>
        </w:rPr>
      </w:pPr>
    </w:p>
    <w:p w:rsidR="0061274A" w:rsidRDefault="0061274A" w:rsidP="00F47D70"/>
    <w:p w:rsidR="0061274A" w:rsidRDefault="0061274A" w:rsidP="00F47D70"/>
    <w:p w:rsidR="0061274A" w:rsidRDefault="0061274A" w:rsidP="00F47D70"/>
    <w:p w:rsidR="0061274A" w:rsidRDefault="0061274A" w:rsidP="00F47D70"/>
    <w:p w:rsidR="0061274A" w:rsidRDefault="0061274A" w:rsidP="0061274A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61274A" w:rsidRDefault="0061274A" w:rsidP="0061274A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61274A" w:rsidRDefault="0061274A" w:rsidP="0061274A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61274A" w:rsidRDefault="0061274A" w:rsidP="0061274A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61274A" w:rsidRDefault="0061274A" w:rsidP="0061274A"/>
    <w:p w:rsidR="0061274A" w:rsidRDefault="0061274A" w:rsidP="0061274A">
      <w:pPr>
        <w:pStyle w:val="Ttulo1"/>
      </w:pPr>
      <w:r>
        <w:t>ORDEN DE TRABAJO   N°      08257</w:t>
      </w:r>
    </w:p>
    <w:p w:rsidR="0061274A" w:rsidRDefault="0061274A" w:rsidP="0061274A"/>
    <w:p w:rsidR="0061274A" w:rsidRDefault="0061274A" w:rsidP="0061274A">
      <w:r>
        <w:t>FECHA:</w:t>
      </w:r>
      <w:r>
        <w:tab/>
        <w:t>Medellín,  Mayo  02   de   2011</w:t>
      </w:r>
    </w:p>
    <w:p w:rsidR="0061274A" w:rsidRDefault="0061274A" w:rsidP="0061274A">
      <w:r>
        <w:t>PARA:</w:t>
      </w:r>
      <w:r>
        <w:tab/>
      </w:r>
      <w:r>
        <w:tab/>
        <w:t>PLÁSTICOS   DARMA</w:t>
      </w:r>
    </w:p>
    <w:p w:rsidR="0061274A" w:rsidRDefault="0061274A" w:rsidP="0061274A">
      <w:r>
        <w:t>ATENCIÓN:</w:t>
      </w:r>
      <w:r>
        <w:tab/>
        <w:t>Sr. DARIO JARAMILLO</w:t>
      </w:r>
    </w:p>
    <w:p w:rsidR="0061274A" w:rsidRDefault="0061274A" w:rsidP="0061274A"/>
    <w:p w:rsidR="0061274A" w:rsidRDefault="0061274A" w:rsidP="0061274A">
      <w:r>
        <w:t>Apreciado Dn DARIO:</w:t>
      </w:r>
    </w:p>
    <w:p w:rsidR="0061274A" w:rsidRDefault="0061274A" w:rsidP="0061274A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61274A" w:rsidRDefault="0061274A" w:rsidP="0061274A"/>
    <w:p w:rsidR="0061274A" w:rsidRDefault="0061274A" w:rsidP="0061274A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61274A" w:rsidRDefault="0061274A" w:rsidP="0061274A"/>
    <w:p w:rsidR="0061274A" w:rsidRDefault="0061274A" w:rsidP="0061274A">
      <w:r>
        <w:t>MATERIAL :</w:t>
      </w:r>
      <w:r>
        <w:tab/>
      </w:r>
      <w:r>
        <w:tab/>
        <w:t>Polietileno de Baja  densidad  Lamina</w:t>
      </w:r>
      <w:r>
        <w:rPr>
          <w:b/>
          <w:u w:val="single"/>
        </w:rPr>
        <w:t xml:space="preserve">  </w:t>
      </w:r>
      <w:r>
        <w:t xml:space="preserve"> Tpte</w:t>
      </w:r>
    </w:p>
    <w:p w:rsidR="0061274A" w:rsidRDefault="0061274A" w:rsidP="0061274A">
      <w:r>
        <w:t>MEDIDA:</w:t>
      </w:r>
      <w:r>
        <w:tab/>
      </w:r>
      <w:r>
        <w:tab/>
      </w:r>
      <w:r w:rsidR="00E058BD">
        <w:rPr>
          <w:b/>
        </w:rPr>
        <w:t>44</w:t>
      </w:r>
      <w:r>
        <w:t xml:space="preserve">   cms   </w:t>
      </w:r>
    </w:p>
    <w:p w:rsidR="0061274A" w:rsidRDefault="0061274A" w:rsidP="0061274A">
      <w:r>
        <w:t>CALIBRE :</w:t>
      </w:r>
      <w:r>
        <w:tab/>
      </w:r>
      <w:r>
        <w:tab/>
      </w:r>
      <w:r>
        <w:rPr>
          <w:b/>
        </w:rPr>
        <w:t xml:space="preserve">1.4 </w:t>
      </w:r>
      <w:r>
        <w:t xml:space="preserve">   “</w:t>
      </w:r>
    </w:p>
    <w:p w:rsidR="0061274A" w:rsidRDefault="0061274A" w:rsidP="0061274A">
      <w:r>
        <w:t>COLOR :</w:t>
      </w:r>
      <w:r>
        <w:tab/>
      </w:r>
      <w:r>
        <w:tab/>
        <w:t>Transparente</w:t>
      </w:r>
    </w:p>
    <w:p w:rsidR="0061274A" w:rsidRPr="0007721A" w:rsidRDefault="0061274A" w:rsidP="0061274A">
      <w:r>
        <w:t xml:space="preserve">TRATADO : </w:t>
      </w:r>
      <w:r>
        <w:tab/>
      </w:r>
      <w:r>
        <w:tab/>
        <w:t>1  cara</w:t>
      </w:r>
    </w:p>
    <w:p w:rsidR="0061274A" w:rsidRDefault="0061274A" w:rsidP="0061274A">
      <w:r>
        <w:t xml:space="preserve">CANTIDAD : </w:t>
      </w:r>
      <w:r>
        <w:tab/>
        <w:t>190    kg</w:t>
      </w:r>
    </w:p>
    <w:p w:rsidR="0061274A" w:rsidRDefault="0061274A" w:rsidP="0061274A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 xml:space="preserve">4  </w:t>
      </w:r>
    </w:p>
    <w:p w:rsidR="0061274A" w:rsidRDefault="0061274A" w:rsidP="0061274A">
      <w:r>
        <w:t xml:space="preserve">CARAS : </w:t>
      </w:r>
      <w:r>
        <w:tab/>
      </w:r>
      <w:r>
        <w:tab/>
        <w:t>2</w:t>
      </w:r>
    </w:p>
    <w:p w:rsidR="0061274A" w:rsidRDefault="0061274A" w:rsidP="0061274A">
      <w:r>
        <w:t>REPETICIÓN :</w:t>
      </w:r>
      <w:r>
        <w:tab/>
        <w:t>15   cms</w:t>
      </w:r>
    </w:p>
    <w:p w:rsidR="0061274A" w:rsidRDefault="0061274A" w:rsidP="0061274A">
      <w:r>
        <w:t>RODILLO :</w:t>
      </w:r>
      <w:r>
        <w:tab/>
      </w:r>
      <w:r>
        <w:tab/>
        <w:t>30</w:t>
      </w:r>
    </w:p>
    <w:p w:rsidR="0061274A" w:rsidRDefault="0061274A" w:rsidP="0061274A">
      <w:r>
        <w:t>LAMINA  :</w:t>
      </w:r>
      <w:r>
        <w:tab/>
      </w:r>
      <w:r>
        <w:tab/>
        <w:t xml:space="preserve">15 </w:t>
      </w:r>
      <w:r w:rsidR="00B30FFA">
        <w:rPr>
          <w:b/>
        </w:rPr>
        <w:t xml:space="preserve"> x  19.5</w:t>
      </w:r>
      <w:r>
        <w:rPr>
          <w:b/>
        </w:rPr>
        <w:t xml:space="preserve"> + 2.5 </w:t>
      </w:r>
      <w:r w:rsidRPr="00336CAC">
        <w:rPr>
          <w:b/>
        </w:rPr>
        <w:t xml:space="preserve">   cm</w:t>
      </w:r>
      <w:r>
        <w:t xml:space="preserve">     Fuelle de fondo</w:t>
      </w:r>
    </w:p>
    <w:p w:rsidR="0061274A" w:rsidRDefault="0061274A" w:rsidP="0061274A">
      <w:r>
        <w:t>SELLADO .</w:t>
      </w:r>
      <w:r>
        <w:tab/>
      </w:r>
      <w:r>
        <w:tab/>
        <w:t>Lateral</w:t>
      </w:r>
    </w:p>
    <w:p w:rsidR="0061274A" w:rsidRPr="0061274A" w:rsidRDefault="0061274A" w:rsidP="0061274A">
      <w:pPr>
        <w:rPr>
          <w:sz w:val="36"/>
          <w:szCs w:val="36"/>
        </w:rPr>
      </w:pPr>
      <w:r>
        <w:t>REFERENCIA :</w:t>
      </w:r>
      <w:r>
        <w:tab/>
      </w:r>
      <w:r>
        <w:rPr>
          <w:b/>
        </w:rPr>
        <w:t xml:space="preserve">QUESITO   RIONEGRO  400   gm </w:t>
      </w:r>
      <w:r w:rsidRPr="0061274A">
        <w:rPr>
          <w:b/>
          <w:sz w:val="36"/>
          <w:szCs w:val="36"/>
        </w:rPr>
        <w:t>( verde – rojo )</w:t>
      </w:r>
    </w:p>
    <w:p w:rsidR="0061274A" w:rsidRDefault="0061274A" w:rsidP="0061274A"/>
    <w:p w:rsidR="0061274A" w:rsidRDefault="0061274A" w:rsidP="0061274A"/>
    <w:p w:rsidR="0061274A" w:rsidRDefault="0061274A" w:rsidP="0061274A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>
        <w:rPr>
          <w:bCs/>
        </w:rPr>
        <w:t>Cyreles  en su planta</w:t>
      </w:r>
    </w:p>
    <w:p w:rsidR="0061274A" w:rsidRDefault="0061274A" w:rsidP="0061274A">
      <w:pPr>
        <w:rPr>
          <w:b/>
        </w:rPr>
      </w:pPr>
      <w:r>
        <w:t xml:space="preserve">                   -   Anexo  Arte  para   alturas y Tonos.</w:t>
      </w:r>
      <w:r>
        <w:tab/>
        <w:t xml:space="preserve">        </w:t>
      </w:r>
      <w:r>
        <w:tab/>
        <w:t xml:space="preserve">        </w:t>
      </w: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61274A" w:rsidRDefault="0061274A" w:rsidP="0061274A">
      <w:pPr>
        <w:rPr>
          <w:b/>
        </w:rPr>
      </w:pPr>
      <w:r>
        <w:rPr>
          <w:b/>
        </w:rPr>
        <w:tab/>
        <w:t xml:space="preserve">        -  EL MATERIAL  LO ENVIA  P.U </w:t>
      </w:r>
    </w:p>
    <w:p w:rsidR="0061274A" w:rsidRDefault="0061274A" w:rsidP="0061274A">
      <w:pPr>
        <w:rPr>
          <w:b/>
        </w:rPr>
      </w:pPr>
      <w:r>
        <w:rPr>
          <w:b/>
        </w:rPr>
        <w:tab/>
        <w:t xml:space="preserve">        - colocar  pie de  imprenta</w:t>
      </w:r>
    </w:p>
    <w:p w:rsidR="0061274A" w:rsidRDefault="0061274A" w:rsidP="0061274A">
      <w:pPr>
        <w:rPr>
          <w:b/>
          <w:sz w:val="28"/>
          <w:szCs w:val="28"/>
        </w:rPr>
      </w:pPr>
      <w:r>
        <w:rPr>
          <w:b/>
        </w:rPr>
        <w:tab/>
        <w:t xml:space="preserve">       - CODIGO BARRAS   </w:t>
      </w:r>
      <w:r>
        <w:rPr>
          <w:b/>
          <w:sz w:val="28"/>
          <w:szCs w:val="28"/>
        </w:rPr>
        <w:t>770368</w:t>
      </w:r>
      <w:r w:rsidR="0010110E">
        <w:rPr>
          <w:b/>
          <w:sz w:val="28"/>
          <w:szCs w:val="28"/>
        </w:rPr>
        <w:t>6</w:t>
      </w:r>
      <w:r>
        <w:rPr>
          <w:b/>
          <w:sz w:val="28"/>
          <w:szCs w:val="28"/>
        </w:rPr>
        <w:t>7</w:t>
      </w:r>
      <w:r w:rsidRPr="003578A4">
        <w:rPr>
          <w:b/>
          <w:sz w:val="28"/>
          <w:szCs w:val="28"/>
        </w:rPr>
        <w:t>01256</w:t>
      </w:r>
    </w:p>
    <w:p w:rsidR="00B30FFA" w:rsidRDefault="00B30FFA" w:rsidP="0061274A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 xml:space="preserve">     - CABIO MEDIDA A  15 X 19.5 + 2.5 CM</w:t>
      </w:r>
    </w:p>
    <w:p w:rsidR="00B30FFA" w:rsidRDefault="00B30FFA" w:rsidP="0061274A">
      <w:pPr>
        <w:rPr>
          <w:b/>
        </w:rPr>
      </w:pPr>
    </w:p>
    <w:p w:rsidR="0061274A" w:rsidRDefault="0061274A" w:rsidP="0061274A">
      <w:r>
        <w:rPr>
          <w:b/>
        </w:rPr>
        <w:tab/>
        <w:t xml:space="preserve">       </w:t>
      </w:r>
    </w:p>
    <w:p w:rsidR="0061274A" w:rsidRDefault="0061274A" w:rsidP="0061274A">
      <w:r>
        <w:tab/>
      </w:r>
    </w:p>
    <w:p w:rsidR="0061274A" w:rsidRDefault="0061274A" w:rsidP="0061274A">
      <w:r>
        <w:t>Agradezco la atención y colaboración prestada.</w:t>
      </w:r>
    </w:p>
    <w:p w:rsidR="0061274A" w:rsidRDefault="0061274A" w:rsidP="0061274A"/>
    <w:p w:rsidR="0061274A" w:rsidRDefault="0061274A" w:rsidP="0061274A"/>
    <w:p w:rsidR="0061274A" w:rsidRDefault="0061274A" w:rsidP="0061274A">
      <w:r>
        <w:t>Cordialmente</w:t>
      </w:r>
    </w:p>
    <w:p w:rsidR="0061274A" w:rsidRDefault="0061274A" w:rsidP="0061274A"/>
    <w:p w:rsidR="0061274A" w:rsidRDefault="0061274A" w:rsidP="0061274A"/>
    <w:p w:rsidR="0061274A" w:rsidRDefault="0061274A" w:rsidP="0061274A">
      <w:r>
        <w:t>RICARDO CASAS ZAPATA</w:t>
      </w:r>
    </w:p>
    <w:p w:rsidR="0061274A" w:rsidRDefault="0061274A" w:rsidP="0061274A">
      <w:r>
        <w:t>Director.</w:t>
      </w:r>
    </w:p>
    <w:p w:rsidR="0061274A" w:rsidRDefault="0061274A" w:rsidP="0061274A">
      <w:pPr>
        <w:rPr>
          <w:b/>
        </w:rPr>
      </w:pPr>
    </w:p>
    <w:p w:rsidR="0061274A" w:rsidRDefault="0061274A" w:rsidP="00F47D70"/>
    <w:p w:rsidR="00FA6EFB" w:rsidRDefault="00FA6EFB" w:rsidP="00FA6EFB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FA6EFB" w:rsidRDefault="00FA6EFB" w:rsidP="00FA6EFB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FA6EFB" w:rsidRDefault="00FA6EFB" w:rsidP="00FA6EFB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FA6EFB" w:rsidRDefault="00FA6EFB" w:rsidP="00FA6EFB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FA6EFB" w:rsidRDefault="00FA6EFB" w:rsidP="00FA6EFB"/>
    <w:p w:rsidR="00FA6EFB" w:rsidRDefault="00FA6EFB" w:rsidP="00FA6EFB">
      <w:pPr>
        <w:pStyle w:val="Ttulo1"/>
      </w:pPr>
      <w:r>
        <w:t>ORDEN DE TRABAJO   N°      08260</w:t>
      </w:r>
    </w:p>
    <w:p w:rsidR="00FA6EFB" w:rsidRDefault="00FA6EFB" w:rsidP="00FA6EFB"/>
    <w:p w:rsidR="00FA6EFB" w:rsidRDefault="00FA6EFB" w:rsidP="00FA6EFB">
      <w:r>
        <w:t>FECHA:</w:t>
      </w:r>
      <w:r>
        <w:tab/>
        <w:t>Medellín,  Mayo   02    de   2011</w:t>
      </w:r>
    </w:p>
    <w:p w:rsidR="00FA6EFB" w:rsidRDefault="00FA6EFB" w:rsidP="00FA6EFB">
      <w:r>
        <w:t>PARA:</w:t>
      </w:r>
      <w:r>
        <w:tab/>
      </w:r>
      <w:r>
        <w:tab/>
        <w:t>PLÁSTICOS   DARMA</w:t>
      </w:r>
    </w:p>
    <w:p w:rsidR="00FA6EFB" w:rsidRDefault="00FA6EFB" w:rsidP="00FA6EFB">
      <w:r>
        <w:t>ATENCIÓN:</w:t>
      </w:r>
      <w:r>
        <w:tab/>
        <w:t>Sr. DARIO JARAMILLO</w:t>
      </w:r>
    </w:p>
    <w:p w:rsidR="00FA6EFB" w:rsidRDefault="00FA6EFB" w:rsidP="00FA6EFB"/>
    <w:p w:rsidR="00FA6EFB" w:rsidRDefault="00FA6EFB" w:rsidP="00FA6EFB">
      <w:r>
        <w:t>Apreciado Dn DARIO:</w:t>
      </w:r>
    </w:p>
    <w:p w:rsidR="00FA6EFB" w:rsidRDefault="00FA6EFB" w:rsidP="00FA6EFB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FA6EFB" w:rsidRDefault="00FA6EFB" w:rsidP="00FA6EFB"/>
    <w:p w:rsidR="00FA6EFB" w:rsidRDefault="00FA6EFB" w:rsidP="00FA6EFB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FA6EFB" w:rsidRDefault="00FA6EFB" w:rsidP="00FA6EFB"/>
    <w:p w:rsidR="00FA6EFB" w:rsidRDefault="00FA6EFB" w:rsidP="00FA6EFB">
      <w:r>
        <w:t>MATERIAL :</w:t>
      </w:r>
      <w:r>
        <w:tab/>
      </w:r>
      <w:r>
        <w:tab/>
        <w:t>Polietileno de Baja  densidad  Lamina</w:t>
      </w:r>
      <w:r>
        <w:rPr>
          <w:b/>
          <w:u w:val="single"/>
        </w:rPr>
        <w:t xml:space="preserve">  </w:t>
      </w:r>
      <w:r>
        <w:t xml:space="preserve"> BLANCA</w:t>
      </w:r>
    </w:p>
    <w:p w:rsidR="00FA6EFB" w:rsidRDefault="00FA6EFB" w:rsidP="00FA6EFB">
      <w:r>
        <w:t>MEDIDA:</w:t>
      </w:r>
      <w:r>
        <w:tab/>
      </w:r>
      <w:r>
        <w:tab/>
      </w:r>
      <w:r>
        <w:rPr>
          <w:b/>
        </w:rPr>
        <w:t>44</w:t>
      </w:r>
      <w:r>
        <w:t xml:space="preserve">   cms   </w:t>
      </w:r>
    </w:p>
    <w:p w:rsidR="00FA6EFB" w:rsidRDefault="00FA6EFB" w:rsidP="00FA6EFB">
      <w:r>
        <w:t>CALIBRE :</w:t>
      </w:r>
      <w:r>
        <w:tab/>
      </w:r>
      <w:r>
        <w:tab/>
      </w:r>
      <w:r>
        <w:rPr>
          <w:b/>
        </w:rPr>
        <w:t>1.2</w:t>
      </w:r>
      <w:r>
        <w:t xml:space="preserve">   “</w:t>
      </w:r>
    </w:p>
    <w:p w:rsidR="00FA6EFB" w:rsidRDefault="00FA6EFB" w:rsidP="00FA6EFB">
      <w:r>
        <w:t>COLOR :</w:t>
      </w:r>
      <w:r>
        <w:tab/>
      </w:r>
      <w:r>
        <w:tab/>
        <w:t>BLANCA</w:t>
      </w:r>
    </w:p>
    <w:p w:rsidR="00FA6EFB" w:rsidRPr="0007721A" w:rsidRDefault="00FA6EFB" w:rsidP="00FA6EFB">
      <w:r>
        <w:t xml:space="preserve">TRATADO : </w:t>
      </w:r>
      <w:r>
        <w:tab/>
      </w:r>
      <w:r>
        <w:tab/>
        <w:t>1  cara</w:t>
      </w:r>
    </w:p>
    <w:p w:rsidR="00FA6EFB" w:rsidRDefault="00FA6EFB" w:rsidP="00FA6EFB">
      <w:r>
        <w:t xml:space="preserve">CANTIDAD : </w:t>
      </w:r>
      <w:r>
        <w:tab/>
        <w:t>120    kg</w:t>
      </w:r>
    </w:p>
    <w:p w:rsidR="00FA6EFB" w:rsidRDefault="00FA6EFB" w:rsidP="00FA6EFB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 xml:space="preserve">3  ( Negro – rojo – verde ) </w:t>
      </w:r>
    </w:p>
    <w:p w:rsidR="00FA6EFB" w:rsidRDefault="00FA6EFB" w:rsidP="00FA6EFB">
      <w:r>
        <w:t xml:space="preserve">CARAS : </w:t>
      </w:r>
      <w:r>
        <w:tab/>
      </w:r>
      <w:r>
        <w:tab/>
        <w:t>1</w:t>
      </w:r>
    </w:p>
    <w:p w:rsidR="00FA6EFB" w:rsidRDefault="00FA6EFB" w:rsidP="00FA6EFB">
      <w:r>
        <w:t>REPETICIÓN :</w:t>
      </w:r>
      <w:r>
        <w:tab/>
        <w:t>22   cms</w:t>
      </w:r>
    </w:p>
    <w:p w:rsidR="00FA6EFB" w:rsidRDefault="00FA6EFB" w:rsidP="00FA6EFB">
      <w:r>
        <w:t>RODILLO :</w:t>
      </w:r>
      <w:r>
        <w:tab/>
      </w:r>
      <w:r>
        <w:tab/>
        <w:t>24.5</w:t>
      </w:r>
    </w:p>
    <w:p w:rsidR="00FA6EFB" w:rsidRDefault="00FA6EFB" w:rsidP="00FA6EFB">
      <w:r>
        <w:t>LAMINA  :</w:t>
      </w:r>
      <w:r>
        <w:tab/>
      </w:r>
      <w:r>
        <w:tab/>
        <w:t xml:space="preserve">22 </w:t>
      </w:r>
      <w:r>
        <w:rPr>
          <w:b/>
        </w:rPr>
        <w:t xml:space="preserve"> x  24.5 </w:t>
      </w:r>
      <w:r w:rsidRPr="00336CAC">
        <w:rPr>
          <w:b/>
        </w:rPr>
        <w:t xml:space="preserve">   cm</w:t>
      </w:r>
      <w:r>
        <w:t xml:space="preserve">     </w:t>
      </w:r>
    </w:p>
    <w:p w:rsidR="00FA6EFB" w:rsidRDefault="00FA6EFB" w:rsidP="00FA6EFB">
      <w:r>
        <w:t>SELLADO .</w:t>
      </w:r>
      <w:r>
        <w:tab/>
      </w:r>
      <w:r>
        <w:tab/>
        <w:t>Lateral</w:t>
      </w:r>
    </w:p>
    <w:p w:rsidR="00FA6EFB" w:rsidRDefault="00FA6EFB" w:rsidP="00FA6EFB">
      <w:r>
        <w:t>REFERENCIA :</w:t>
      </w:r>
      <w:r>
        <w:tab/>
      </w:r>
      <w:r>
        <w:rPr>
          <w:b/>
        </w:rPr>
        <w:t xml:space="preserve">QUESITO    RIONEGRO  220   gm  </w:t>
      </w:r>
    </w:p>
    <w:p w:rsidR="00FA6EFB" w:rsidRDefault="00FA6EFB" w:rsidP="00FA6EFB"/>
    <w:p w:rsidR="00FA6EFB" w:rsidRDefault="00FA6EFB" w:rsidP="00FA6EFB"/>
    <w:p w:rsidR="00FA6EFB" w:rsidRDefault="00FA6EFB" w:rsidP="00FA6EFB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>
        <w:rPr>
          <w:bCs/>
        </w:rPr>
        <w:t>Cyreles   en  su planta</w:t>
      </w:r>
    </w:p>
    <w:p w:rsidR="00FA6EFB" w:rsidRDefault="00FA6EFB" w:rsidP="00FA6EFB">
      <w:pPr>
        <w:rPr>
          <w:b/>
        </w:rPr>
      </w:pPr>
      <w:r>
        <w:t xml:space="preserve">                   -   Anexo  Arte  para   alturas y Tonos.</w:t>
      </w:r>
      <w:r>
        <w:tab/>
        <w:t xml:space="preserve">        </w:t>
      </w:r>
      <w:r>
        <w:tab/>
        <w:t xml:space="preserve">        </w:t>
      </w: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FA6EFB" w:rsidRDefault="00FA6EFB" w:rsidP="00FA6EFB">
      <w:pPr>
        <w:rPr>
          <w:b/>
        </w:rPr>
      </w:pPr>
      <w:r>
        <w:rPr>
          <w:b/>
        </w:rPr>
        <w:tab/>
        <w:t xml:space="preserve">        -  EL MATERIAL  LO ENVIA  P.U</w:t>
      </w:r>
    </w:p>
    <w:p w:rsidR="00FA6EFB" w:rsidRDefault="00FA6EFB" w:rsidP="00FA6EFB">
      <w:pPr>
        <w:rPr>
          <w:b/>
        </w:rPr>
      </w:pPr>
      <w:r>
        <w:rPr>
          <w:b/>
        </w:rPr>
        <w:tab/>
        <w:t xml:space="preserve">        -  CODIGO    </w:t>
      </w:r>
      <w:r w:rsidRPr="00FC6897">
        <w:rPr>
          <w:b/>
          <w:sz w:val="32"/>
          <w:szCs w:val="32"/>
        </w:rPr>
        <w:t>7703686701072</w:t>
      </w:r>
    </w:p>
    <w:p w:rsidR="00FA6EFB" w:rsidRDefault="00FA6EFB" w:rsidP="00FA6EFB">
      <w:pPr>
        <w:rPr>
          <w:b/>
        </w:rPr>
      </w:pPr>
      <w:r>
        <w:rPr>
          <w:b/>
        </w:rPr>
        <w:tab/>
        <w:t xml:space="preserve">        </w:t>
      </w:r>
      <w:r>
        <w:rPr>
          <w:b/>
        </w:rPr>
        <w:tab/>
        <w:t xml:space="preserve">      </w:t>
      </w:r>
    </w:p>
    <w:p w:rsidR="00FA6EFB" w:rsidRDefault="00FA6EFB" w:rsidP="00FA6EFB"/>
    <w:p w:rsidR="00FA6EFB" w:rsidRDefault="00FA6EFB" w:rsidP="00FA6EFB">
      <w:r>
        <w:tab/>
      </w:r>
    </w:p>
    <w:p w:rsidR="00FA6EFB" w:rsidRDefault="00FA6EFB" w:rsidP="00FA6EFB">
      <w:r>
        <w:t>Agradezco la atención y colaboración prestada.</w:t>
      </w:r>
    </w:p>
    <w:p w:rsidR="00FA6EFB" w:rsidRDefault="00FA6EFB" w:rsidP="00FA6EFB"/>
    <w:p w:rsidR="00FA6EFB" w:rsidRDefault="00FA6EFB" w:rsidP="00FA6EFB"/>
    <w:p w:rsidR="00FA6EFB" w:rsidRDefault="00FA6EFB" w:rsidP="00FA6EFB">
      <w:r>
        <w:t>Cordialmente</w:t>
      </w:r>
    </w:p>
    <w:p w:rsidR="00FA6EFB" w:rsidRDefault="00FA6EFB" w:rsidP="00FA6EFB"/>
    <w:p w:rsidR="00FA6EFB" w:rsidRDefault="00FA6EFB" w:rsidP="00FA6EFB"/>
    <w:p w:rsidR="00FA6EFB" w:rsidRDefault="00FA6EFB" w:rsidP="00FA6EFB">
      <w:r>
        <w:t>RICARDO CASAS ZAPATA</w:t>
      </w:r>
    </w:p>
    <w:p w:rsidR="00FA6EFB" w:rsidRDefault="00FA6EFB" w:rsidP="00FA6EFB">
      <w:r>
        <w:t>Director.</w:t>
      </w:r>
    </w:p>
    <w:p w:rsidR="00FA6EFB" w:rsidRDefault="00FA6EFB" w:rsidP="00F47D70"/>
    <w:p w:rsidR="00FC4786" w:rsidRDefault="00FC4786" w:rsidP="00F47D70"/>
    <w:p w:rsidR="00FC4786" w:rsidRDefault="00FC4786" w:rsidP="00F47D70"/>
    <w:p w:rsidR="00FC4786" w:rsidRDefault="00FC4786" w:rsidP="00F47D70"/>
    <w:p w:rsidR="00FC4786" w:rsidRDefault="00FC4786" w:rsidP="00FC4786">
      <w:pPr>
        <w:rPr>
          <w:b/>
        </w:rPr>
      </w:pPr>
    </w:p>
    <w:p w:rsidR="00FC4786" w:rsidRDefault="00FC4786" w:rsidP="00FC4786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FC4786" w:rsidRDefault="00FC4786" w:rsidP="00FC4786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FC4786" w:rsidRDefault="00FC4786" w:rsidP="00FC4786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FC4786" w:rsidRDefault="00FC4786" w:rsidP="00FC4786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FC4786" w:rsidRDefault="00FC4786" w:rsidP="00FC4786"/>
    <w:p w:rsidR="00FC4786" w:rsidRDefault="00FC4786" w:rsidP="00FC4786">
      <w:pPr>
        <w:pStyle w:val="Ttulo1"/>
      </w:pPr>
      <w:r>
        <w:t>ORDEN DE TRABAJO   N°      08258</w:t>
      </w:r>
    </w:p>
    <w:p w:rsidR="00FC4786" w:rsidRDefault="00FC4786" w:rsidP="00FC4786"/>
    <w:p w:rsidR="00FC4786" w:rsidRDefault="00FC4786" w:rsidP="00FC4786">
      <w:r>
        <w:t>FECHA:</w:t>
      </w:r>
      <w:r>
        <w:tab/>
        <w:t>Medellín,  Mayo  02    de   2011</w:t>
      </w:r>
    </w:p>
    <w:p w:rsidR="00FC4786" w:rsidRDefault="00FC4786" w:rsidP="00FC4786">
      <w:r>
        <w:t>PARA:</w:t>
      </w:r>
      <w:r>
        <w:tab/>
      </w:r>
      <w:r>
        <w:tab/>
        <w:t>PLÁSTICOS   DARMA</w:t>
      </w:r>
    </w:p>
    <w:p w:rsidR="00FC4786" w:rsidRDefault="00FC4786" w:rsidP="00FC4786">
      <w:r>
        <w:t>ATENCIÓN:</w:t>
      </w:r>
      <w:r>
        <w:tab/>
        <w:t>Sr. DARIO JARAMILLO</w:t>
      </w:r>
    </w:p>
    <w:p w:rsidR="00FC4786" w:rsidRDefault="00FC4786" w:rsidP="00FC4786"/>
    <w:p w:rsidR="00FC4786" w:rsidRDefault="00FC4786" w:rsidP="00FC4786">
      <w:r>
        <w:t>Apreciado Dn DARIO:</w:t>
      </w:r>
    </w:p>
    <w:p w:rsidR="00FC4786" w:rsidRDefault="00FC4786" w:rsidP="00FC4786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FC4786" w:rsidRDefault="00FC4786" w:rsidP="00FC4786"/>
    <w:p w:rsidR="00FC4786" w:rsidRDefault="00FC4786" w:rsidP="00FC4786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FC4786" w:rsidRDefault="00FC4786" w:rsidP="00FC4786"/>
    <w:p w:rsidR="00FC4786" w:rsidRDefault="00FC4786" w:rsidP="00FC4786">
      <w:r>
        <w:t>MATERIAL :</w:t>
      </w:r>
      <w:r>
        <w:tab/>
      </w:r>
      <w:r>
        <w:tab/>
        <w:t>Polietileno de Baja  densidad  Lamina</w:t>
      </w:r>
      <w:r>
        <w:rPr>
          <w:b/>
          <w:u w:val="single"/>
        </w:rPr>
        <w:t xml:space="preserve">  </w:t>
      </w:r>
      <w:r>
        <w:t xml:space="preserve"> Tpte</w:t>
      </w:r>
    </w:p>
    <w:p w:rsidR="00FC4786" w:rsidRDefault="00FC4786" w:rsidP="00FC4786">
      <w:r>
        <w:t>MEDIDA:</w:t>
      </w:r>
      <w:r>
        <w:tab/>
      </w:r>
      <w:r>
        <w:tab/>
      </w:r>
      <w:r>
        <w:rPr>
          <w:b/>
        </w:rPr>
        <w:t>52</w:t>
      </w:r>
      <w:r>
        <w:t xml:space="preserve">   cms   </w:t>
      </w:r>
    </w:p>
    <w:p w:rsidR="00FC4786" w:rsidRDefault="00FC4786" w:rsidP="00FC4786">
      <w:r>
        <w:t>CALIBRE :</w:t>
      </w:r>
      <w:r>
        <w:tab/>
      </w:r>
      <w:r>
        <w:tab/>
      </w:r>
      <w:r>
        <w:rPr>
          <w:b/>
        </w:rPr>
        <w:t xml:space="preserve">1.5 </w:t>
      </w:r>
      <w:r>
        <w:t xml:space="preserve">   “</w:t>
      </w:r>
    </w:p>
    <w:p w:rsidR="00FC4786" w:rsidRDefault="00FC4786" w:rsidP="00FC4786">
      <w:r>
        <w:t>COLOR :</w:t>
      </w:r>
      <w:r>
        <w:tab/>
      </w:r>
      <w:r>
        <w:tab/>
        <w:t>Transparente</w:t>
      </w:r>
    </w:p>
    <w:p w:rsidR="00FC4786" w:rsidRPr="0007721A" w:rsidRDefault="00FC4786" w:rsidP="00FC4786">
      <w:r>
        <w:t xml:space="preserve">TRATADO : </w:t>
      </w:r>
      <w:r>
        <w:tab/>
      </w:r>
      <w:r>
        <w:tab/>
        <w:t>1  cara</w:t>
      </w:r>
    </w:p>
    <w:p w:rsidR="00FC4786" w:rsidRDefault="00FC4786" w:rsidP="00FC4786">
      <w:r>
        <w:t xml:space="preserve">CANTIDAD : </w:t>
      </w:r>
      <w:r>
        <w:tab/>
        <w:t>210    kg</w:t>
      </w:r>
    </w:p>
    <w:p w:rsidR="00FC4786" w:rsidRDefault="00FC4786" w:rsidP="00FC4786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>4    ( blanco-verde-rojo-negro )</w:t>
      </w:r>
    </w:p>
    <w:p w:rsidR="00FC4786" w:rsidRDefault="00FC4786" w:rsidP="00FC4786">
      <w:r>
        <w:t xml:space="preserve">CARAS : </w:t>
      </w:r>
      <w:r>
        <w:tab/>
      </w:r>
      <w:r>
        <w:tab/>
        <w:t>2</w:t>
      </w:r>
    </w:p>
    <w:p w:rsidR="00FC4786" w:rsidRDefault="00FC4786" w:rsidP="00FC4786">
      <w:r>
        <w:t>REPETICIÓN :</w:t>
      </w:r>
      <w:r>
        <w:tab/>
        <w:t>15.5   cms</w:t>
      </w:r>
    </w:p>
    <w:p w:rsidR="00FC4786" w:rsidRDefault="00FC4786" w:rsidP="00FC4786">
      <w:r>
        <w:t>RODILLO :</w:t>
      </w:r>
      <w:r>
        <w:tab/>
      </w:r>
      <w:r>
        <w:tab/>
        <w:t>32</w:t>
      </w:r>
    </w:p>
    <w:p w:rsidR="00FC4786" w:rsidRDefault="00FC4786" w:rsidP="00FC4786">
      <w:r>
        <w:t>LAMINA  :</w:t>
      </w:r>
      <w:r>
        <w:tab/>
      </w:r>
      <w:r>
        <w:tab/>
        <w:t xml:space="preserve">15.5 </w:t>
      </w:r>
      <w:r>
        <w:rPr>
          <w:b/>
        </w:rPr>
        <w:t xml:space="preserve"> x  23 + 3 </w:t>
      </w:r>
      <w:r w:rsidRPr="00336CAC">
        <w:rPr>
          <w:b/>
        </w:rPr>
        <w:t xml:space="preserve">   cm</w:t>
      </w:r>
      <w:r>
        <w:t xml:space="preserve">     Fuelle de fondo</w:t>
      </w:r>
    </w:p>
    <w:p w:rsidR="00FC4786" w:rsidRDefault="00FC4786" w:rsidP="00FC4786">
      <w:r>
        <w:t>SELLADO .</w:t>
      </w:r>
      <w:r>
        <w:tab/>
      </w:r>
      <w:r>
        <w:tab/>
        <w:t>Lateral</w:t>
      </w:r>
    </w:p>
    <w:p w:rsidR="00FC4786" w:rsidRDefault="00FC4786" w:rsidP="00FC4786">
      <w:r>
        <w:t>REFERENCIA :</w:t>
      </w:r>
      <w:r>
        <w:tab/>
      </w:r>
      <w:r>
        <w:rPr>
          <w:b/>
        </w:rPr>
        <w:t>CUAJADA    RIONEGRO  500   gm  (  OVALO  VERDE )</w:t>
      </w:r>
    </w:p>
    <w:p w:rsidR="00FC4786" w:rsidRDefault="00FC4786" w:rsidP="00FC4786"/>
    <w:p w:rsidR="00FC4786" w:rsidRDefault="00FC4786" w:rsidP="00FC4786"/>
    <w:p w:rsidR="00FC4786" w:rsidRDefault="00FC4786" w:rsidP="00FC4786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>
        <w:rPr>
          <w:bCs/>
        </w:rPr>
        <w:t>Cyreles   en  su planta</w:t>
      </w:r>
    </w:p>
    <w:p w:rsidR="00FC4786" w:rsidRDefault="00FC4786" w:rsidP="00FC4786">
      <w:r>
        <w:t xml:space="preserve">                   -   Anexo  Arte  para   alturas y Tonos.</w:t>
      </w:r>
    </w:p>
    <w:p w:rsidR="00FC4786" w:rsidRDefault="00FC4786" w:rsidP="00FC4786">
      <w:pPr>
        <w:rPr>
          <w:b/>
        </w:rPr>
      </w:pPr>
      <w:r>
        <w:tab/>
        <w:t xml:space="preserve">        -  </w:t>
      </w:r>
      <w:r w:rsidRPr="00B879F4">
        <w:rPr>
          <w:b/>
        </w:rPr>
        <w:t>SE  APRUEBA  IMPRESIÓN</w:t>
      </w:r>
      <w:r>
        <w:t xml:space="preserve">  </w:t>
      </w:r>
      <w:r>
        <w:tab/>
        <w:t xml:space="preserve">        </w:t>
      </w: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FC4786" w:rsidRDefault="00FC4786" w:rsidP="00FC4786">
      <w:pPr>
        <w:rPr>
          <w:b/>
        </w:rPr>
      </w:pPr>
      <w:r>
        <w:rPr>
          <w:b/>
        </w:rPr>
        <w:tab/>
        <w:t xml:space="preserve">        -  EL MATERIAL  LO ENVIA  P.U </w:t>
      </w:r>
    </w:p>
    <w:p w:rsidR="00FC4786" w:rsidRDefault="00FC4786" w:rsidP="00FC4786">
      <w:pPr>
        <w:rPr>
          <w:b/>
        </w:rPr>
      </w:pPr>
      <w:r>
        <w:rPr>
          <w:b/>
        </w:rPr>
        <w:tab/>
        <w:t xml:space="preserve">        - colocar  pie de  imprenta</w:t>
      </w:r>
    </w:p>
    <w:p w:rsidR="00FC4786" w:rsidRDefault="00FC4786" w:rsidP="00FC4786">
      <w:pPr>
        <w:rPr>
          <w:b/>
        </w:rPr>
      </w:pPr>
      <w:r>
        <w:rPr>
          <w:b/>
        </w:rPr>
        <w:tab/>
        <w:t xml:space="preserve">        -  CODIGO     </w:t>
      </w:r>
      <w:r w:rsidRPr="00A152AF">
        <w:rPr>
          <w:b/>
          <w:sz w:val="32"/>
          <w:szCs w:val="32"/>
        </w:rPr>
        <w:t xml:space="preserve">7703686701089   </w:t>
      </w:r>
    </w:p>
    <w:p w:rsidR="00FC4786" w:rsidRDefault="00FC4786" w:rsidP="00FC4786">
      <w:pPr>
        <w:rPr>
          <w:b/>
        </w:rPr>
      </w:pPr>
      <w:r>
        <w:rPr>
          <w:b/>
        </w:rPr>
        <w:t xml:space="preserve">       </w:t>
      </w:r>
    </w:p>
    <w:p w:rsidR="00FC4786" w:rsidRDefault="00FC4786" w:rsidP="00FC4786">
      <w:r>
        <w:tab/>
      </w:r>
    </w:p>
    <w:p w:rsidR="00FC4786" w:rsidRDefault="00FC4786" w:rsidP="00FC4786">
      <w:r>
        <w:t>Agradezco la atención y colaboración prestada.</w:t>
      </w:r>
    </w:p>
    <w:p w:rsidR="00FC4786" w:rsidRDefault="00FC4786" w:rsidP="00FC4786"/>
    <w:p w:rsidR="00FC4786" w:rsidRDefault="00FC4786" w:rsidP="00FC4786"/>
    <w:p w:rsidR="00FC4786" w:rsidRDefault="00FC4786" w:rsidP="00FC4786">
      <w:r>
        <w:t>Cordialmente</w:t>
      </w:r>
    </w:p>
    <w:p w:rsidR="00FC4786" w:rsidRDefault="00FC4786" w:rsidP="00FC4786"/>
    <w:p w:rsidR="00FC4786" w:rsidRDefault="00FC4786" w:rsidP="00FC4786"/>
    <w:p w:rsidR="00FC4786" w:rsidRDefault="00FC4786" w:rsidP="00FC4786">
      <w:r>
        <w:t>RICARDO CASAS ZAPATA</w:t>
      </w:r>
    </w:p>
    <w:p w:rsidR="00FC4786" w:rsidRDefault="00FC4786" w:rsidP="00FC4786">
      <w:r>
        <w:t>Director.</w:t>
      </w:r>
    </w:p>
    <w:p w:rsidR="00FC4786" w:rsidRDefault="00FC4786" w:rsidP="00FC4786">
      <w:pPr>
        <w:rPr>
          <w:b/>
          <w:bCs/>
          <w:sz w:val="20"/>
        </w:rPr>
      </w:pPr>
    </w:p>
    <w:p w:rsidR="00FC4786" w:rsidRDefault="00FC4786" w:rsidP="00FC4786">
      <w:pPr>
        <w:rPr>
          <w:b/>
        </w:rPr>
      </w:pPr>
    </w:p>
    <w:p w:rsidR="00FC4786" w:rsidRDefault="00FC4786" w:rsidP="00F47D70"/>
    <w:p w:rsidR="000F1DFC" w:rsidRDefault="000F1DFC" w:rsidP="000F1DFC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0F1DFC" w:rsidRDefault="000F1DFC" w:rsidP="000F1DFC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0F1DFC" w:rsidRDefault="000F1DFC" w:rsidP="000F1DFC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0F1DFC" w:rsidRDefault="000F1DFC" w:rsidP="000F1DFC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0F1DFC" w:rsidRDefault="000F1DFC" w:rsidP="000F1DFC">
      <w:pPr>
        <w:rPr>
          <w:b/>
          <w:bCs/>
        </w:rPr>
      </w:pPr>
    </w:p>
    <w:p w:rsidR="000F1DFC" w:rsidRDefault="000F1DFC" w:rsidP="000F1DFC">
      <w:pPr>
        <w:pStyle w:val="Ttulo1"/>
      </w:pPr>
      <w:r>
        <w:t>ORDEN DE TRABAJO N°      08297</w:t>
      </w:r>
    </w:p>
    <w:p w:rsidR="000F1DFC" w:rsidRDefault="000F1DFC" w:rsidP="000F1DFC"/>
    <w:p w:rsidR="000F1DFC" w:rsidRDefault="000F1DFC" w:rsidP="000F1DFC"/>
    <w:p w:rsidR="000F1DFC" w:rsidRDefault="000F1DFC" w:rsidP="000F1DFC">
      <w:r>
        <w:t>FECHA:</w:t>
      </w:r>
      <w:r>
        <w:tab/>
        <w:t>Medellín,  Mayo  02    de    2011</w:t>
      </w:r>
    </w:p>
    <w:p w:rsidR="000F1DFC" w:rsidRDefault="000F1DFC" w:rsidP="000F1DFC">
      <w:r>
        <w:t>PARA:</w:t>
      </w:r>
      <w:r>
        <w:tab/>
      </w:r>
      <w:r>
        <w:tab/>
        <w:t>PLÁSTICOS DARMA</w:t>
      </w:r>
    </w:p>
    <w:p w:rsidR="000F1DFC" w:rsidRDefault="000F1DFC" w:rsidP="000F1DFC">
      <w:r>
        <w:t>ATENCIÓN:</w:t>
      </w:r>
      <w:r>
        <w:tab/>
        <w:t>Sr. Darío Jaramillo</w:t>
      </w:r>
    </w:p>
    <w:p w:rsidR="000F1DFC" w:rsidRDefault="000F1DFC" w:rsidP="000F1DFC">
      <w:r>
        <w:tab/>
      </w:r>
      <w:r>
        <w:tab/>
        <w:t>Gerente.</w:t>
      </w:r>
    </w:p>
    <w:p w:rsidR="000F1DFC" w:rsidRDefault="000F1DFC" w:rsidP="000F1DFC"/>
    <w:p w:rsidR="000F1DFC" w:rsidRDefault="000F1DFC" w:rsidP="000F1DFC">
      <w:r>
        <w:t>Apreciado Don Darío :</w:t>
      </w:r>
    </w:p>
    <w:p w:rsidR="000F1DFC" w:rsidRDefault="000F1DFC" w:rsidP="000F1DFC">
      <w:r>
        <w:t xml:space="preserve"> </w:t>
      </w:r>
    </w:p>
    <w:p w:rsidR="000F1DFC" w:rsidRDefault="000F1DFC" w:rsidP="000F1DFC">
      <w:r>
        <w:t>Con la presente estamos solicitando el siguiente servicio de   IMPRESIÓN  :</w:t>
      </w:r>
    </w:p>
    <w:p w:rsidR="000F1DFC" w:rsidRDefault="000F1DFC" w:rsidP="000F1DFC"/>
    <w:p w:rsidR="000F1DFC" w:rsidRDefault="000F1DFC" w:rsidP="000F1DFC">
      <w:pPr>
        <w:rPr>
          <w:b/>
          <w:bCs/>
          <w:u w:val="single"/>
        </w:rPr>
      </w:pPr>
    </w:p>
    <w:p w:rsidR="000F1DFC" w:rsidRDefault="000F1DFC" w:rsidP="000F1DFC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0F1DFC" w:rsidRDefault="000F1DFC" w:rsidP="000F1DFC"/>
    <w:p w:rsidR="000F1DFC" w:rsidRPr="00235ED8" w:rsidRDefault="000F1DFC" w:rsidP="000F1DFC">
      <w:pPr>
        <w:rPr>
          <w:u w:val="single"/>
        </w:rPr>
      </w:pPr>
      <w:r>
        <w:t>MATERIAL:</w:t>
      </w:r>
      <w:r>
        <w:tab/>
      </w:r>
      <w:r>
        <w:tab/>
        <w:t xml:space="preserve">Polietileno     Lamina    Transparente  </w:t>
      </w:r>
      <w:r w:rsidRPr="00235ED8">
        <w:rPr>
          <w:u w:val="single"/>
        </w:rPr>
        <w:t>TRICAPA</w:t>
      </w:r>
    </w:p>
    <w:p w:rsidR="000F1DFC" w:rsidRDefault="000F1DFC" w:rsidP="000F1DFC">
      <w:r>
        <w:t>MEDIDA:</w:t>
      </w:r>
      <w:r>
        <w:tab/>
      </w:r>
      <w:r>
        <w:tab/>
      </w:r>
      <w:r>
        <w:rPr>
          <w:b/>
        </w:rPr>
        <w:t xml:space="preserve">34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0F1DFC" w:rsidRPr="006D12B2" w:rsidRDefault="000F1DFC" w:rsidP="000F1DFC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0F1DFC" w:rsidRDefault="000F1DFC" w:rsidP="000F1DFC">
      <w:r>
        <w:t>TRATADO:</w:t>
      </w:r>
      <w:r>
        <w:tab/>
      </w:r>
      <w:r>
        <w:tab/>
        <w:t>1  Cara</w:t>
      </w:r>
    </w:p>
    <w:p w:rsidR="000F1DFC" w:rsidRDefault="000F1DFC" w:rsidP="000F1DFC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 w:rsidR="00695982">
        <w:rPr>
          <w:b/>
        </w:rPr>
        <w:t>250</w:t>
      </w:r>
      <w:r>
        <w:rPr>
          <w:b/>
        </w:rPr>
        <w:t xml:space="preserve">  </w:t>
      </w:r>
      <w:r w:rsidRPr="00900A5A">
        <w:rPr>
          <w:b/>
        </w:rPr>
        <w:t xml:space="preserve">  Kg</w:t>
      </w:r>
      <w:r>
        <w:t>.</w:t>
      </w:r>
    </w:p>
    <w:p w:rsidR="000F1DFC" w:rsidRDefault="000F1DFC" w:rsidP="000F1DFC">
      <w:r>
        <w:t>COLORES:</w:t>
      </w:r>
      <w:r>
        <w:tab/>
      </w:r>
      <w:r>
        <w:tab/>
        <w:t xml:space="preserve">5      </w:t>
      </w:r>
    </w:p>
    <w:p w:rsidR="000F1DFC" w:rsidRDefault="000F1DFC" w:rsidP="000F1DFC">
      <w:r>
        <w:t>CARAS:</w:t>
      </w:r>
      <w:r>
        <w:tab/>
      </w:r>
      <w:r>
        <w:tab/>
        <w:t>1  ( 5 x 1  )</w:t>
      </w:r>
    </w:p>
    <w:p w:rsidR="000F1DFC" w:rsidRDefault="000F1DFC" w:rsidP="000F1DFC">
      <w:r>
        <w:t>REPETICIÓN:</w:t>
      </w:r>
      <w:r>
        <w:tab/>
        <w:t xml:space="preserve">26    Cms   </w:t>
      </w:r>
    </w:p>
    <w:p w:rsidR="000F1DFC" w:rsidRPr="00900A5A" w:rsidRDefault="000F1DFC" w:rsidP="000F1DFC">
      <w:pPr>
        <w:rPr>
          <w:b/>
        </w:rPr>
      </w:pPr>
      <w:r>
        <w:t xml:space="preserve">RODILLO  :               </w:t>
      </w:r>
      <w:r>
        <w:rPr>
          <w:b/>
        </w:rPr>
        <w:t>26</w:t>
      </w:r>
    </w:p>
    <w:p w:rsidR="000F1DFC" w:rsidRDefault="000F1DFC" w:rsidP="000F1DFC">
      <w:r>
        <w:t>LAMINA:</w:t>
      </w:r>
      <w:r>
        <w:tab/>
      </w:r>
      <w:r>
        <w:tab/>
        <w:t>34    Cms    REFILADA PARA EMPAQUETADORA</w:t>
      </w:r>
    </w:p>
    <w:p w:rsidR="000F1DFC" w:rsidRDefault="000F1DFC" w:rsidP="000F1DFC">
      <w:r>
        <w:t>FOTOCAELDA:</w:t>
      </w:r>
      <w:r>
        <w:tab/>
        <w:t>Según muestra con doble  color</w:t>
      </w:r>
    </w:p>
    <w:p w:rsidR="000F1DFC" w:rsidRDefault="000F1DFC" w:rsidP="000F1DFC">
      <w:pPr>
        <w:rPr>
          <w:b/>
        </w:rPr>
      </w:pPr>
      <w:r>
        <w:t>REFERENCIA:</w:t>
      </w:r>
      <w:r>
        <w:tab/>
      </w:r>
      <w:r>
        <w:rPr>
          <w:b/>
        </w:rPr>
        <w:t>EL SEM</w:t>
      </w:r>
      <w:r w:rsidR="00695982">
        <w:rPr>
          <w:b/>
        </w:rPr>
        <w:t>BRADOR GUANABANA 397  gms</w:t>
      </w:r>
      <w:r w:rsidR="00695982">
        <w:rPr>
          <w:b/>
        </w:rPr>
        <w:tab/>
      </w:r>
    </w:p>
    <w:p w:rsidR="000F1DFC" w:rsidRPr="00146B92" w:rsidRDefault="000F1DFC" w:rsidP="000F1DFC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0F1DFC" w:rsidRPr="00E43DA8" w:rsidRDefault="000F1DFC" w:rsidP="000F1DFC">
      <w:pPr>
        <w:rPr>
          <w:b/>
        </w:rPr>
      </w:pPr>
      <w:r>
        <w:tab/>
      </w:r>
      <w:r>
        <w:tab/>
      </w:r>
      <w:r>
        <w:tab/>
      </w:r>
    </w:p>
    <w:p w:rsidR="000F1DFC" w:rsidRDefault="000F1DFC" w:rsidP="000F1DFC">
      <w:r>
        <w:rPr>
          <w:b/>
          <w:bCs/>
          <w:u w:val="single"/>
        </w:rPr>
        <w:t>NOTA:</w:t>
      </w:r>
      <w:r>
        <w:t xml:space="preserve"> </w:t>
      </w:r>
      <w:r>
        <w:tab/>
        <w:t xml:space="preserve"> - Cyreles   en  su planta</w:t>
      </w:r>
    </w:p>
    <w:p w:rsidR="000F1DFC" w:rsidRDefault="000F1DFC" w:rsidP="000F1DFC">
      <w:pPr>
        <w:pStyle w:val="Prrafodelista"/>
        <w:numPr>
          <w:ilvl w:val="0"/>
          <w:numId w:val="2"/>
        </w:numPr>
      </w:pPr>
      <w:r>
        <w:t xml:space="preserve"> Se envía  material.</w:t>
      </w:r>
    </w:p>
    <w:p w:rsidR="000F1DFC" w:rsidRDefault="000F1DFC" w:rsidP="000F1DFC">
      <w:pPr>
        <w:pStyle w:val="Prrafodelista"/>
        <w:ind w:left="1860"/>
      </w:pPr>
    </w:p>
    <w:p w:rsidR="000F1DFC" w:rsidRDefault="000F1DFC" w:rsidP="000F1DFC"/>
    <w:p w:rsidR="000F1DFC" w:rsidRDefault="000F1DFC" w:rsidP="000F1DFC">
      <w:r>
        <w:t>Agradezco la atención y colaboración prestada.</w:t>
      </w:r>
    </w:p>
    <w:p w:rsidR="000F1DFC" w:rsidRDefault="000F1DFC" w:rsidP="000F1DFC"/>
    <w:p w:rsidR="000F1DFC" w:rsidRDefault="000F1DFC" w:rsidP="000F1DFC">
      <w:r>
        <w:t>Cordialmente,</w:t>
      </w:r>
    </w:p>
    <w:p w:rsidR="000F1DFC" w:rsidRPr="00F4077E" w:rsidRDefault="000F1DFC" w:rsidP="000F1DFC">
      <w:pPr>
        <w:rPr>
          <w:b/>
        </w:rPr>
      </w:pPr>
    </w:p>
    <w:p w:rsidR="000F1DFC" w:rsidRDefault="000F1DFC" w:rsidP="000F1DFC"/>
    <w:p w:rsidR="000F1DFC" w:rsidRDefault="000F1DFC" w:rsidP="000F1DFC">
      <w:r>
        <w:t>RICARDO CASAS ZAPATA</w:t>
      </w:r>
    </w:p>
    <w:p w:rsidR="000F1DFC" w:rsidRDefault="000F1DFC" w:rsidP="000F1DFC">
      <w:r>
        <w:t>Director</w:t>
      </w:r>
    </w:p>
    <w:p w:rsidR="00FC4786" w:rsidRDefault="00FC4786" w:rsidP="00F47D70"/>
    <w:p w:rsidR="00F46181" w:rsidRDefault="00F46181" w:rsidP="00F47D70"/>
    <w:p w:rsidR="00F46181" w:rsidRDefault="00F46181" w:rsidP="00F47D70"/>
    <w:p w:rsidR="00F46181" w:rsidRDefault="00F46181" w:rsidP="00F47D70"/>
    <w:p w:rsidR="00F46181" w:rsidRDefault="00F46181" w:rsidP="00F47D70"/>
    <w:p w:rsidR="00F46181" w:rsidRDefault="00F46181" w:rsidP="00F47D70"/>
    <w:p w:rsidR="00F46181" w:rsidRDefault="00F46181" w:rsidP="00F46181">
      <w:pPr>
        <w:rPr>
          <w:b/>
        </w:rPr>
      </w:pPr>
    </w:p>
    <w:p w:rsidR="00F46181" w:rsidRDefault="00F46181" w:rsidP="00F46181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F46181" w:rsidRDefault="00F46181" w:rsidP="00F46181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F46181" w:rsidRDefault="00F46181" w:rsidP="00F46181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F46181" w:rsidRDefault="00F46181" w:rsidP="00F46181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F46181" w:rsidRDefault="00F46181" w:rsidP="00F46181">
      <w:pPr>
        <w:rPr>
          <w:b/>
          <w:bCs/>
        </w:rPr>
      </w:pPr>
    </w:p>
    <w:p w:rsidR="00F46181" w:rsidRDefault="00F46181" w:rsidP="00F46181">
      <w:pPr>
        <w:pStyle w:val="Ttulo1"/>
      </w:pPr>
      <w:r>
        <w:t>ORDEN DE TRABAJO N°      08298</w:t>
      </w:r>
    </w:p>
    <w:p w:rsidR="00F46181" w:rsidRDefault="00F46181" w:rsidP="00F46181"/>
    <w:p w:rsidR="00F46181" w:rsidRDefault="00F46181" w:rsidP="00F46181"/>
    <w:p w:rsidR="00F46181" w:rsidRDefault="00F46181" w:rsidP="00F46181">
      <w:r>
        <w:t>FECHA:</w:t>
      </w:r>
      <w:r>
        <w:tab/>
        <w:t>Medellín,  Mayo  02    de    2011</w:t>
      </w:r>
    </w:p>
    <w:p w:rsidR="00F46181" w:rsidRDefault="00F46181" w:rsidP="00F46181">
      <w:r>
        <w:t>PARA:</w:t>
      </w:r>
      <w:r>
        <w:tab/>
      </w:r>
      <w:r>
        <w:tab/>
        <w:t>PLÁSTICOS DARMA</w:t>
      </w:r>
    </w:p>
    <w:p w:rsidR="00F46181" w:rsidRDefault="00F46181" w:rsidP="00F46181">
      <w:r>
        <w:t>ATENCIÓN:</w:t>
      </w:r>
      <w:r>
        <w:tab/>
        <w:t>Sr. Darío Jaramillo</w:t>
      </w:r>
    </w:p>
    <w:p w:rsidR="00F46181" w:rsidRDefault="00F46181" w:rsidP="00F46181">
      <w:r>
        <w:tab/>
      </w:r>
      <w:r>
        <w:tab/>
        <w:t>Gerente.</w:t>
      </w:r>
    </w:p>
    <w:p w:rsidR="00F46181" w:rsidRDefault="00F46181" w:rsidP="00F46181"/>
    <w:p w:rsidR="00F46181" w:rsidRDefault="00F46181" w:rsidP="00F46181">
      <w:r>
        <w:t>Apreciado Don Darío :</w:t>
      </w:r>
    </w:p>
    <w:p w:rsidR="00F46181" w:rsidRDefault="00F46181" w:rsidP="00F46181">
      <w:r>
        <w:t xml:space="preserve"> </w:t>
      </w:r>
    </w:p>
    <w:p w:rsidR="00F46181" w:rsidRDefault="00F46181" w:rsidP="00F46181">
      <w:r>
        <w:t>Con la presente estamos solicitando el siguiente servicio de   IMPRESIÓN  :</w:t>
      </w:r>
    </w:p>
    <w:p w:rsidR="00F46181" w:rsidRDefault="00F46181" w:rsidP="00F46181"/>
    <w:p w:rsidR="00F46181" w:rsidRDefault="00F46181" w:rsidP="00F46181">
      <w:pPr>
        <w:rPr>
          <w:b/>
          <w:bCs/>
          <w:u w:val="single"/>
        </w:rPr>
      </w:pPr>
    </w:p>
    <w:p w:rsidR="00F46181" w:rsidRDefault="00F46181" w:rsidP="00F46181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F46181" w:rsidRDefault="00F46181" w:rsidP="00F46181"/>
    <w:p w:rsidR="00F46181" w:rsidRPr="00235ED8" w:rsidRDefault="00F46181" w:rsidP="00F46181">
      <w:pPr>
        <w:rPr>
          <w:u w:val="single"/>
        </w:rPr>
      </w:pPr>
      <w:r>
        <w:t>MATERIAL:</w:t>
      </w:r>
      <w:r>
        <w:tab/>
      </w:r>
      <w:r>
        <w:tab/>
        <w:t xml:space="preserve">Polietileno     Lamina    Transparente  </w:t>
      </w:r>
      <w:r w:rsidRPr="00235ED8">
        <w:rPr>
          <w:u w:val="single"/>
        </w:rPr>
        <w:t>TRICAPA</w:t>
      </w:r>
    </w:p>
    <w:p w:rsidR="00F46181" w:rsidRDefault="00F46181" w:rsidP="00F46181">
      <w:r>
        <w:t>MEDIDA:</w:t>
      </w:r>
      <w:r>
        <w:tab/>
      </w:r>
      <w:r>
        <w:tab/>
      </w:r>
      <w:r>
        <w:rPr>
          <w:b/>
        </w:rPr>
        <w:t xml:space="preserve">34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F46181" w:rsidRPr="006D12B2" w:rsidRDefault="00F46181" w:rsidP="00F46181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F46181" w:rsidRDefault="00F46181" w:rsidP="00F46181">
      <w:r>
        <w:t>TRATADO:</w:t>
      </w:r>
      <w:r>
        <w:tab/>
      </w:r>
      <w:r>
        <w:tab/>
        <w:t>1  Cara</w:t>
      </w:r>
    </w:p>
    <w:p w:rsidR="00F46181" w:rsidRDefault="00F46181" w:rsidP="00F46181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>
        <w:rPr>
          <w:b/>
        </w:rPr>
        <w:t xml:space="preserve">200  </w:t>
      </w:r>
      <w:r w:rsidRPr="00900A5A">
        <w:rPr>
          <w:b/>
        </w:rPr>
        <w:t xml:space="preserve">  Kg</w:t>
      </w:r>
      <w:r>
        <w:t>.</w:t>
      </w:r>
    </w:p>
    <w:p w:rsidR="00F46181" w:rsidRDefault="00F46181" w:rsidP="00F46181">
      <w:r>
        <w:t>COLORES:</w:t>
      </w:r>
      <w:r>
        <w:tab/>
      </w:r>
      <w:r>
        <w:tab/>
        <w:t xml:space="preserve">5      </w:t>
      </w:r>
    </w:p>
    <w:p w:rsidR="00F46181" w:rsidRDefault="00F46181" w:rsidP="00F46181">
      <w:r>
        <w:t>CARAS:</w:t>
      </w:r>
      <w:r>
        <w:tab/>
      </w:r>
      <w:r>
        <w:tab/>
        <w:t>1  ( 5 x 1  )</w:t>
      </w:r>
    </w:p>
    <w:p w:rsidR="00F46181" w:rsidRDefault="00F46181" w:rsidP="00F46181">
      <w:r>
        <w:t>REPETICIÓN:</w:t>
      </w:r>
      <w:r>
        <w:tab/>
        <w:t xml:space="preserve">26    Cms   </w:t>
      </w:r>
    </w:p>
    <w:p w:rsidR="00F46181" w:rsidRPr="00900A5A" w:rsidRDefault="00F46181" w:rsidP="00F46181">
      <w:pPr>
        <w:rPr>
          <w:b/>
        </w:rPr>
      </w:pPr>
      <w:r>
        <w:t xml:space="preserve">RODILLO  :               </w:t>
      </w:r>
      <w:r>
        <w:rPr>
          <w:b/>
        </w:rPr>
        <w:t>26</w:t>
      </w:r>
    </w:p>
    <w:p w:rsidR="00F46181" w:rsidRDefault="00F46181" w:rsidP="00F46181">
      <w:r>
        <w:t>LAMINA:</w:t>
      </w:r>
      <w:r>
        <w:tab/>
      </w:r>
      <w:r>
        <w:tab/>
        <w:t>34    Cms    REFILADA PARA EMPAQUETADORA</w:t>
      </w:r>
    </w:p>
    <w:p w:rsidR="00F46181" w:rsidRDefault="00F46181" w:rsidP="00F46181">
      <w:r>
        <w:t>FOTOCAELDA:</w:t>
      </w:r>
      <w:r>
        <w:tab/>
        <w:t>Según muestra con doble  color</w:t>
      </w:r>
    </w:p>
    <w:p w:rsidR="00F46181" w:rsidRDefault="00F46181" w:rsidP="00F46181">
      <w:pPr>
        <w:rPr>
          <w:b/>
        </w:rPr>
      </w:pPr>
      <w:r>
        <w:t>REFERENCIA:</w:t>
      </w:r>
      <w:r>
        <w:tab/>
      </w:r>
      <w:r>
        <w:rPr>
          <w:b/>
        </w:rPr>
        <w:t>EL  SEMBRADOR  LULO    397  gms.</w:t>
      </w:r>
      <w:r>
        <w:rPr>
          <w:b/>
        </w:rPr>
        <w:tab/>
      </w:r>
    </w:p>
    <w:p w:rsidR="00F46181" w:rsidRPr="00146B92" w:rsidRDefault="00F46181" w:rsidP="00F46181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F46181" w:rsidRPr="00E43DA8" w:rsidRDefault="00F46181" w:rsidP="00F46181">
      <w:pPr>
        <w:rPr>
          <w:b/>
        </w:rPr>
      </w:pPr>
      <w:r>
        <w:tab/>
      </w:r>
      <w:r>
        <w:tab/>
      </w:r>
      <w:r>
        <w:tab/>
      </w:r>
    </w:p>
    <w:p w:rsidR="00F46181" w:rsidRDefault="00F46181" w:rsidP="00F46181">
      <w:r>
        <w:rPr>
          <w:b/>
          <w:bCs/>
          <w:u w:val="single"/>
        </w:rPr>
        <w:t>NOTA:</w:t>
      </w:r>
      <w:r>
        <w:t xml:space="preserve"> </w:t>
      </w:r>
      <w:r>
        <w:tab/>
        <w:t xml:space="preserve"> - Cyreles   en  su planta</w:t>
      </w:r>
    </w:p>
    <w:p w:rsidR="00F46181" w:rsidRDefault="00F46181" w:rsidP="00F46181">
      <w:pPr>
        <w:pStyle w:val="Prrafodelista"/>
        <w:numPr>
          <w:ilvl w:val="0"/>
          <w:numId w:val="2"/>
        </w:numPr>
      </w:pPr>
      <w:r>
        <w:t xml:space="preserve"> Se envía  material.</w:t>
      </w:r>
    </w:p>
    <w:p w:rsidR="00F46181" w:rsidRDefault="00F46181" w:rsidP="00F46181">
      <w:pPr>
        <w:pStyle w:val="Prrafodelista"/>
        <w:ind w:left="1860"/>
      </w:pPr>
    </w:p>
    <w:p w:rsidR="00F46181" w:rsidRDefault="00F46181" w:rsidP="00F46181"/>
    <w:p w:rsidR="00F46181" w:rsidRDefault="00F46181" w:rsidP="00F46181">
      <w:r>
        <w:t>Agradezco la atención y colaboración prestada.</w:t>
      </w:r>
    </w:p>
    <w:p w:rsidR="00F46181" w:rsidRDefault="00F46181" w:rsidP="00F46181"/>
    <w:p w:rsidR="00F46181" w:rsidRDefault="00F46181" w:rsidP="00F46181">
      <w:r>
        <w:t>Cordialmente,</w:t>
      </w:r>
    </w:p>
    <w:p w:rsidR="00F46181" w:rsidRPr="00F4077E" w:rsidRDefault="00F46181" w:rsidP="00F46181">
      <w:pPr>
        <w:rPr>
          <w:b/>
        </w:rPr>
      </w:pPr>
    </w:p>
    <w:p w:rsidR="00F46181" w:rsidRDefault="00F46181" w:rsidP="00F46181"/>
    <w:p w:rsidR="00F46181" w:rsidRDefault="00F46181" w:rsidP="00F46181">
      <w:r>
        <w:t>RICARDO CASAS ZAPATA</w:t>
      </w:r>
    </w:p>
    <w:p w:rsidR="00F46181" w:rsidRDefault="00F46181" w:rsidP="00F46181">
      <w:r>
        <w:t>Director</w:t>
      </w:r>
    </w:p>
    <w:p w:rsidR="00F46181" w:rsidRDefault="00F46181" w:rsidP="00F47D70"/>
    <w:p w:rsidR="00B403D9" w:rsidRDefault="00B403D9" w:rsidP="00F47D70"/>
    <w:p w:rsidR="00B403D9" w:rsidRDefault="00B403D9" w:rsidP="00F47D70"/>
    <w:p w:rsidR="00B403D9" w:rsidRDefault="00B403D9" w:rsidP="00F47D70"/>
    <w:p w:rsidR="00B403D9" w:rsidRDefault="00B403D9" w:rsidP="00F47D70"/>
    <w:p w:rsidR="00B403D9" w:rsidRDefault="00B403D9" w:rsidP="00B403D9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B403D9" w:rsidRDefault="00B403D9" w:rsidP="00B403D9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B403D9" w:rsidRDefault="00B403D9" w:rsidP="00B403D9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B403D9" w:rsidRDefault="00B403D9" w:rsidP="00B403D9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B403D9" w:rsidRDefault="00B403D9" w:rsidP="00B403D9">
      <w:pPr>
        <w:rPr>
          <w:b/>
          <w:bCs/>
        </w:rPr>
      </w:pPr>
    </w:p>
    <w:p w:rsidR="00B403D9" w:rsidRDefault="00B403D9" w:rsidP="00B403D9">
      <w:pPr>
        <w:pStyle w:val="Ttulo1"/>
      </w:pPr>
      <w:r>
        <w:t>ORDEN DE TRABAJO N°      08300</w:t>
      </w:r>
    </w:p>
    <w:p w:rsidR="00B403D9" w:rsidRDefault="00B403D9" w:rsidP="00B403D9"/>
    <w:p w:rsidR="00B403D9" w:rsidRDefault="00B403D9" w:rsidP="00B403D9"/>
    <w:p w:rsidR="00B403D9" w:rsidRDefault="00B403D9" w:rsidP="00B403D9">
      <w:r>
        <w:t>FECHA:</w:t>
      </w:r>
      <w:r>
        <w:tab/>
        <w:t>Medellín, Mayo  02    de    2011</w:t>
      </w:r>
    </w:p>
    <w:p w:rsidR="00B403D9" w:rsidRDefault="00B403D9" w:rsidP="00B403D9">
      <w:r>
        <w:t>PARA:</w:t>
      </w:r>
      <w:r>
        <w:tab/>
      </w:r>
      <w:r>
        <w:tab/>
        <w:t>PLÁSTICOS DARMA</w:t>
      </w:r>
    </w:p>
    <w:p w:rsidR="00B403D9" w:rsidRDefault="00B403D9" w:rsidP="00B403D9">
      <w:r>
        <w:t>ATENCIÓN:</w:t>
      </w:r>
      <w:r>
        <w:tab/>
        <w:t>Sr. Darío Jaramillo</w:t>
      </w:r>
    </w:p>
    <w:p w:rsidR="00B403D9" w:rsidRDefault="00B403D9" w:rsidP="00B403D9">
      <w:r>
        <w:tab/>
      </w:r>
      <w:r>
        <w:tab/>
        <w:t>Gerente.</w:t>
      </w:r>
    </w:p>
    <w:p w:rsidR="00B403D9" w:rsidRDefault="00B403D9" w:rsidP="00B403D9"/>
    <w:p w:rsidR="00B403D9" w:rsidRDefault="00B403D9" w:rsidP="00B403D9">
      <w:r>
        <w:t>Apreciado Don Darío :</w:t>
      </w:r>
    </w:p>
    <w:p w:rsidR="00B403D9" w:rsidRDefault="00B403D9" w:rsidP="00B403D9">
      <w:r>
        <w:t xml:space="preserve"> </w:t>
      </w:r>
    </w:p>
    <w:p w:rsidR="00B403D9" w:rsidRDefault="00B403D9" w:rsidP="00B403D9">
      <w:r>
        <w:t>Con la presente estamos solicitando el siguiente servicio de   IMPRESIÓN  :</w:t>
      </w:r>
    </w:p>
    <w:p w:rsidR="00B403D9" w:rsidRDefault="00B403D9" w:rsidP="00B403D9"/>
    <w:p w:rsidR="00B403D9" w:rsidRDefault="00B403D9" w:rsidP="00B403D9">
      <w:pPr>
        <w:rPr>
          <w:b/>
          <w:bCs/>
          <w:u w:val="single"/>
        </w:rPr>
      </w:pPr>
    </w:p>
    <w:p w:rsidR="00B403D9" w:rsidRDefault="00B403D9" w:rsidP="00B403D9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B403D9" w:rsidRDefault="00B403D9" w:rsidP="00B403D9"/>
    <w:p w:rsidR="00B403D9" w:rsidRPr="00235ED8" w:rsidRDefault="00B403D9" w:rsidP="00B403D9">
      <w:pPr>
        <w:rPr>
          <w:u w:val="single"/>
        </w:rPr>
      </w:pPr>
      <w:r>
        <w:t>MATERIAL:</w:t>
      </w:r>
      <w:r>
        <w:tab/>
      </w:r>
      <w:r>
        <w:tab/>
        <w:t xml:space="preserve">Polietileno     Lamina    Transparente  </w:t>
      </w:r>
      <w:r w:rsidRPr="00235ED8">
        <w:rPr>
          <w:u w:val="single"/>
        </w:rPr>
        <w:t>TRICAPA</w:t>
      </w:r>
    </w:p>
    <w:p w:rsidR="00B403D9" w:rsidRDefault="00B403D9" w:rsidP="00B403D9">
      <w:r>
        <w:t>MEDIDA:</w:t>
      </w:r>
      <w:r>
        <w:tab/>
      </w:r>
      <w:r>
        <w:tab/>
      </w:r>
      <w:r>
        <w:rPr>
          <w:b/>
        </w:rPr>
        <w:t xml:space="preserve">34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B403D9" w:rsidRPr="006D12B2" w:rsidRDefault="00B403D9" w:rsidP="00B403D9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B403D9" w:rsidRDefault="00B403D9" w:rsidP="00B403D9">
      <w:r>
        <w:t>TRATADO:</w:t>
      </w:r>
      <w:r>
        <w:tab/>
      </w:r>
      <w:r>
        <w:tab/>
        <w:t>1  Cara</w:t>
      </w:r>
    </w:p>
    <w:p w:rsidR="00B403D9" w:rsidRDefault="00B403D9" w:rsidP="00B403D9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>
        <w:rPr>
          <w:b/>
        </w:rPr>
        <w:t xml:space="preserve">200  </w:t>
      </w:r>
      <w:r w:rsidRPr="00900A5A">
        <w:rPr>
          <w:b/>
        </w:rPr>
        <w:t xml:space="preserve">  Kg</w:t>
      </w:r>
      <w:r>
        <w:t>.</w:t>
      </w:r>
    </w:p>
    <w:p w:rsidR="00B403D9" w:rsidRDefault="00B403D9" w:rsidP="00B403D9">
      <w:r>
        <w:t>COLORES:</w:t>
      </w:r>
      <w:r>
        <w:tab/>
      </w:r>
      <w:r>
        <w:tab/>
        <w:t xml:space="preserve">5      </w:t>
      </w:r>
    </w:p>
    <w:p w:rsidR="00B403D9" w:rsidRDefault="00B403D9" w:rsidP="00B403D9">
      <w:r>
        <w:t>CARAS:</w:t>
      </w:r>
      <w:r>
        <w:tab/>
      </w:r>
      <w:r>
        <w:tab/>
        <w:t>1  ( 5 x 1  )</w:t>
      </w:r>
    </w:p>
    <w:p w:rsidR="00B403D9" w:rsidRDefault="00B403D9" w:rsidP="00B403D9">
      <w:r>
        <w:t>REPETICIÓN:</w:t>
      </w:r>
      <w:r>
        <w:tab/>
        <w:t xml:space="preserve">26    Cms   </w:t>
      </w:r>
    </w:p>
    <w:p w:rsidR="00B403D9" w:rsidRPr="00900A5A" w:rsidRDefault="00B403D9" w:rsidP="00B403D9">
      <w:pPr>
        <w:rPr>
          <w:b/>
        </w:rPr>
      </w:pPr>
      <w:r>
        <w:t xml:space="preserve">RODILLO  :               </w:t>
      </w:r>
      <w:r>
        <w:rPr>
          <w:b/>
        </w:rPr>
        <w:t>26</w:t>
      </w:r>
    </w:p>
    <w:p w:rsidR="00B403D9" w:rsidRDefault="00B403D9" w:rsidP="00B403D9">
      <w:r>
        <w:t>LAMINA:</w:t>
      </w:r>
      <w:r>
        <w:tab/>
      </w:r>
      <w:r>
        <w:tab/>
        <w:t>34    Cms    REFILADA PARA EMPAQUETADORA</w:t>
      </w:r>
    </w:p>
    <w:p w:rsidR="00B403D9" w:rsidRDefault="00B403D9" w:rsidP="00B403D9">
      <w:r>
        <w:t>FOTOCAELDA:</w:t>
      </w:r>
      <w:r>
        <w:tab/>
        <w:t>Según muestra con doble  color</w:t>
      </w:r>
    </w:p>
    <w:p w:rsidR="00B403D9" w:rsidRDefault="00B403D9" w:rsidP="00B403D9">
      <w:pPr>
        <w:rPr>
          <w:b/>
        </w:rPr>
      </w:pPr>
      <w:r>
        <w:t>REFERENCIA:</w:t>
      </w:r>
      <w:r>
        <w:tab/>
      </w:r>
      <w:r>
        <w:rPr>
          <w:b/>
        </w:rPr>
        <w:t>EL SEMBRADOR MORA  397 gms</w:t>
      </w:r>
      <w:r>
        <w:rPr>
          <w:b/>
        </w:rPr>
        <w:tab/>
      </w:r>
      <w:r>
        <w:rPr>
          <w:b/>
        </w:rPr>
        <w:tab/>
      </w:r>
    </w:p>
    <w:p w:rsidR="00B403D9" w:rsidRPr="00146B92" w:rsidRDefault="00B403D9" w:rsidP="00B403D9">
      <w:pPr>
        <w:rPr>
          <w:b/>
        </w:rPr>
      </w:pPr>
    </w:p>
    <w:p w:rsidR="00B403D9" w:rsidRPr="00E43DA8" w:rsidRDefault="00B403D9" w:rsidP="00B403D9">
      <w:pPr>
        <w:rPr>
          <w:b/>
        </w:rPr>
      </w:pPr>
      <w:r>
        <w:tab/>
      </w:r>
      <w:r>
        <w:tab/>
      </w:r>
      <w:r>
        <w:tab/>
      </w:r>
    </w:p>
    <w:p w:rsidR="00B403D9" w:rsidRDefault="00B403D9" w:rsidP="00B403D9">
      <w:r>
        <w:rPr>
          <w:b/>
          <w:bCs/>
          <w:u w:val="single"/>
        </w:rPr>
        <w:t>NOTA:</w:t>
      </w:r>
      <w:r>
        <w:t xml:space="preserve"> </w:t>
      </w:r>
      <w:r>
        <w:tab/>
        <w:t xml:space="preserve"> - Cyreles   en  su planta</w:t>
      </w:r>
    </w:p>
    <w:p w:rsidR="00B403D9" w:rsidRDefault="00B403D9" w:rsidP="00B403D9">
      <w:pPr>
        <w:pStyle w:val="Prrafodelista"/>
        <w:numPr>
          <w:ilvl w:val="0"/>
          <w:numId w:val="2"/>
        </w:numPr>
      </w:pPr>
      <w:r>
        <w:t xml:space="preserve"> Se envía  material.</w:t>
      </w:r>
    </w:p>
    <w:p w:rsidR="00B403D9" w:rsidRDefault="00B403D9" w:rsidP="00B403D9">
      <w:pPr>
        <w:pStyle w:val="Prrafodelista"/>
        <w:ind w:left="1860"/>
      </w:pPr>
    </w:p>
    <w:p w:rsidR="00B403D9" w:rsidRDefault="00B403D9" w:rsidP="00B403D9"/>
    <w:p w:rsidR="00B403D9" w:rsidRDefault="00B403D9" w:rsidP="00B403D9">
      <w:r>
        <w:t>Agradezco la atención y colaboración prestada.</w:t>
      </w:r>
    </w:p>
    <w:p w:rsidR="00B403D9" w:rsidRDefault="00B403D9" w:rsidP="00B403D9"/>
    <w:p w:rsidR="00B403D9" w:rsidRDefault="00B403D9" w:rsidP="00B403D9">
      <w:r>
        <w:t>Cordialmente,</w:t>
      </w:r>
    </w:p>
    <w:p w:rsidR="00B403D9" w:rsidRPr="00F4077E" w:rsidRDefault="00B403D9" w:rsidP="00B403D9">
      <w:pPr>
        <w:rPr>
          <w:b/>
        </w:rPr>
      </w:pPr>
    </w:p>
    <w:p w:rsidR="00B403D9" w:rsidRDefault="00B403D9" w:rsidP="00B403D9"/>
    <w:p w:rsidR="00B403D9" w:rsidRDefault="00B403D9" w:rsidP="00B403D9">
      <w:r>
        <w:t>RICARDO CASAS ZAPATA</w:t>
      </w:r>
    </w:p>
    <w:p w:rsidR="00B403D9" w:rsidRDefault="00B403D9" w:rsidP="00B403D9">
      <w:r>
        <w:t>Director</w:t>
      </w:r>
    </w:p>
    <w:p w:rsidR="00B403D9" w:rsidRDefault="00B403D9" w:rsidP="00B403D9">
      <w:pPr>
        <w:rPr>
          <w:b/>
        </w:rPr>
      </w:pPr>
    </w:p>
    <w:p w:rsidR="00B403D9" w:rsidRDefault="00B403D9" w:rsidP="00F47D70"/>
    <w:p w:rsidR="007B7283" w:rsidRDefault="007B7283" w:rsidP="00F47D70"/>
    <w:p w:rsidR="007B7283" w:rsidRDefault="007B7283" w:rsidP="00F47D70"/>
    <w:p w:rsidR="007B7283" w:rsidRDefault="007B7283" w:rsidP="00F47D70"/>
    <w:p w:rsidR="007B7283" w:rsidRDefault="007B7283" w:rsidP="00F47D70"/>
    <w:p w:rsidR="007B7283" w:rsidRDefault="007B7283" w:rsidP="007B7283">
      <w:pPr>
        <w:rPr>
          <w:b/>
        </w:rPr>
      </w:pPr>
    </w:p>
    <w:p w:rsidR="007B7283" w:rsidRDefault="007B7283" w:rsidP="007B7283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7B7283" w:rsidRDefault="007B7283" w:rsidP="007B7283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7B7283" w:rsidRDefault="007B7283" w:rsidP="007B7283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7B7283" w:rsidRDefault="007B7283" w:rsidP="007B7283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7B7283" w:rsidRDefault="007B7283" w:rsidP="007B7283">
      <w:pPr>
        <w:rPr>
          <w:b/>
          <w:bCs/>
        </w:rPr>
      </w:pPr>
    </w:p>
    <w:p w:rsidR="007B7283" w:rsidRDefault="007B7283" w:rsidP="007B7283">
      <w:pPr>
        <w:pStyle w:val="Ttulo1"/>
      </w:pPr>
      <w:r>
        <w:t>ORDEN DE TRABAJO    N°      07738</w:t>
      </w:r>
    </w:p>
    <w:p w:rsidR="007B7283" w:rsidRDefault="007B7283" w:rsidP="007B7283"/>
    <w:p w:rsidR="007B7283" w:rsidRDefault="007B7283" w:rsidP="007B7283"/>
    <w:p w:rsidR="007B7283" w:rsidRDefault="007B7283" w:rsidP="007B7283">
      <w:r>
        <w:t>FECHA:</w:t>
      </w:r>
      <w:r>
        <w:tab/>
        <w:t>Medellín,  Mayo  02    de  2011</w:t>
      </w:r>
    </w:p>
    <w:p w:rsidR="007B7283" w:rsidRDefault="007B7283" w:rsidP="007B7283">
      <w:r>
        <w:t>PARA:</w:t>
      </w:r>
      <w:r>
        <w:tab/>
      </w:r>
      <w:r>
        <w:tab/>
        <w:t>PLÁSTICOS DARMA</w:t>
      </w:r>
    </w:p>
    <w:p w:rsidR="007B7283" w:rsidRDefault="007B7283" w:rsidP="007B7283">
      <w:r>
        <w:t>ATENCIÓN:</w:t>
      </w:r>
      <w:r>
        <w:tab/>
        <w:t>Sr. Darío Jaramillo</w:t>
      </w:r>
    </w:p>
    <w:p w:rsidR="007B7283" w:rsidRDefault="007B7283" w:rsidP="007B7283">
      <w:r>
        <w:tab/>
      </w:r>
      <w:r>
        <w:tab/>
        <w:t>Gerente.</w:t>
      </w:r>
    </w:p>
    <w:p w:rsidR="007B7283" w:rsidRDefault="007B7283" w:rsidP="007B7283"/>
    <w:p w:rsidR="007B7283" w:rsidRDefault="007B7283" w:rsidP="007B7283">
      <w:r>
        <w:t>Apreciado Don Darío :</w:t>
      </w:r>
    </w:p>
    <w:p w:rsidR="007B7283" w:rsidRDefault="007B7283" w:rsidP="007B7283">
      <w:r>
        <w:t xml:space="preserve"> </w:t>
      </w:r>
    </w:p>
    <w:p w:rsidR="007B7283" w:rsidRDefault="007B7283" w:rsidP="007B7283">
      <w:r>
        <w:t>Con la presente estamos solicitando el siguiente servicio de   IMPRESIÓN  :</w:t>
      </w:r>
    </w:p>
    <w:p w:rsidR="007B7283" w:rsidRDefault="007B7283" w:rsidP="007B7283"/>
    <w:p w:rsidR="007B7283" w:rsidRDefault="007B7283" w:rsidP="007B7283">
      <w:pPr>
        <w:rPr>
          <w:b/>
          <w:bCs/>
          <w:u w:val="single"/>
        </w:rPr>
      </w:pPr>
    </w:p>
    <w:p w:rsidR="007B7283" w:rsidRDefault="007B7283" w:rsidP="007B7283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7B7283" w:rsidRDefault="007B7283" w:rsidP="007B7283"/>
    <w:p w:rsidR="007B7283" w:rsidRDefault="007B7283" w:rsidP="007B7283">
      <w:r>
        <w:t>MATERIAL:</w:t>
      </w:r>
      <w:r>
        <w:tab/>
      </w:r>
      <w:r>
        <w:tab/>
        <w:t>Polietileno     Lamina    Transparente COEXTRUIDA</w:t>
      </w:r>
    </w:p>
    <w:p w:rsidR="007B7283" w:rsidRDefault="007B7283" w:rsidP="007B7283">
      <w:r>
        <w:t>MEDIDA:</w:t>
      </w:r>
      <w:r>
        <w:tab/>
      </w:r>
      <w:r>
        <w:tab/>
      </w:r>
      <w:r>
        <w:rPr>
          <w:b/>
        </w:rPr>
        <w:t xml:space="preserve">32.5 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7B7283" w:rsidRPr="006D12B2" w:rsidRDefault="007B7283" w:rsidP="007B7283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7B7283" w:rsidRDefault="007B7283" w:rsidP="007B7283">
      <w:r>
        <w:t>TRATADO:</w:t>
      </w:r>
      <w:r>
        <w:tab/>
      </w:r>
      <w:r>
        <w:tab/>
        <w:t>1  Cara</w:t>
      </w:r>
    </w:p>
    <w:p w:rsidR="007B7283" w:rsidRDefault="007B7283" w:rsidP="007B7283">
      <w:pPr>
        <w:rPr>
          <w:b/>
          <w:bCs/>
          <w:u w:val="single"/>
        </w:rPr>
      </w:pPr>
      <w:r>
        <w:t>CANTIDAD:</w:t>
      </w:r>
      <w:r>
        <w:tab/>
      </w:r>
      <w:r>
        <w:tab/>
        <w:t>2</w:t>
      </w:r>
      <w:r>
        <w:rPr>
          <w:b/>
        </w:rPr>
        <w:t xml:space="preserve">00  </w:t>
      </w:r>
      <w:r w:rsidRPr="00900A5A">
        <w:rPr>
          <w:b/>
        </w:rPr>
        <w:t xml:space="preserve">  Kg</w:t>
      </w:r>
      <w:r>
        <w:t>.</w:t>
      </w:r>
    </w:p>
    <w:p w:rsidR="007B7283" w:rsidRDefault="007B7283" w:rsidP="007B7283">
      <w:r>
        <w:t>COLORES:</w:t>
      </w:r>
      <w:r>
        <w:tab/>
      </w:r>
      <w:r>
        <w:tab/>
        <w:t xml:space="preserve">3      (   Blanco – Negro - Verde   )   </w:t>
      </w:r>
    </w:p>
    <w:p w:rsidR="007B7283" w:rsidRDefault="007B7283" w:rsidP="007B7283">
      <w:r>
        <w:t>CARAS:</w:t>
      </w:r>
      <w:r>
        <w:tab/>
      </w:r>
      <w:r>
        <w:tab/>
        <w:t>1  (3 x 1  )</w:t>
      </w:r>
    </w:p>
    <w:p w:rsidR="007B7283" w:rsidRDefault="007B7283" w:rsidP="007B7283">
      <w:r>
        <w:t>REPETICIÓN:</w:t>
      </w:r>
      <w:r>
        <w:tab/>
        <w:t xml:space="preserve">11   Cms   </w:t>
      </w:r>
    </w:p>
    <w:p w:rsidR="007B7283" w:rsidRPr="00900A5A" w:rsidRDefault="007B7283" w:rsidP="007B7283">
      <w:pPr>
        <w:rPr>
          <w:b/>
        </w:rPr>
      </w:pPr>
      <w:r>
        <w:t xml:space="preserve">RODILLO  :               </w:t>
      </w:r>
      <w:r>
        <w:rPr>
          <w:b/>
        </w:rPr>
        <w:t>45</w:t>
      </w:r>
    </w:p>
    <w:p w:rsidR="007B7283" w:rsidRDefault="007B7283" w:rsidP="007B7283">
      <w:r>
        <w:t>LAMINA:</w:t>
      </w:r>
      <w:r>
        <w:tab/>
      </w:r>
      <w:r>
        <w:tab/>
        <w:t>15.5    Cms    REFILADA PARA EMPAQUETADORA</w:t>
      </w:r>
    </w:p>
    <w:p w:rsidR="007B7283" w:rsidRDefault="007B7283" w:rsidP="007B7283">
      <w:r>
        <w:t>FOTOCAELDA:</w:t>
      </w:r>
      <w:r>
        <w:tab/>
        <w:t>Según muestra con doble  color</w:t>
      </w:r>
    </w:p>
    <w:p w:rsidR="007B7283" w:rsidRPr="00146B92" w:rsidRDefault="007B7283" w:rsidP="007B7283">
      <w:pPr>
        <w:rPr>
          <w:b/>
        </w:rPr>
      </w:pPr>
      <w:r>
        <w:t>REFERENCIA:</w:t>
      </w:r>
      <w:r>
        <w:tab/>
      </w:r>
      <w:r>
        <w:rPr>
          <w:b/>
        </w:rPr>
        <w:t xml:space="preserve">PULPA    </w:t>
      </w:r>
      <w:r>
        <w:rPr>
          <w:b/>
          <w:u w:val="single"/>
        </w:rPr>
        <w:t>GUANABANA</w:t>
      </w:r>
      <w:r>
        <w:rPr>
          <w:b/>
        </w:rPr>
        <w:t xml:space="preserve">    90  GMS</w:t>
      </w:r>
    </w:p>
    <w:p w:rsidR="007B7283" w:rsidRDefault="007B7283" w:rsidP="007B7283">
      <w:r>
        <w:tab/>
      </w:r>
      <w:r>
        <w:tab/>
      </w:r>
      <w:r>
        <w:tab/>
      </w:r>
    </w:p>
    <w:p w:rsidR="007B7283" w:rsidRDefault="007B7283" w:rsidP="007B7283"/>
    <w:p w:rsidR="007B7283" w:rsidRDefault="007B7283" w:rsidP="007B7283">
      <w:r>
        <w:rPr>
          <w:b/>
          <w:bCs/>
          <w:u w:val="single"/>
        </w:rPr>
        <w:t>NOTA:</w:t>
      </w:r>
      <w:r>
        <w:t xml:space="preserve">  </w:t>
      </w:r>
      <w:r>
        <w:tab/>
        <w:t>- Cyreles   en  su planta.</w:t>
      </w:r>
      <w:r>
        <w:tab/>
      </w:r>
    </w:p>
    <w:p w:rsidR="007B7283" w:rsidRDefault="007B7283" w:rsidP="007B7283">
      <w:pPr>
        <w:pStyle w:val="Prrafodelista"/>
        <w:numPr>
          <w:ilvl w:val="0"/>
          <w:numId w:val="2"/>
        </w:numPr>
      </w:pPr>
      <w:r>
        <w:t xml:space="preserve"> Se aprueba  impresión</w:t>
      </w:r>
    </w:p>
    <w:p w:rsidR="007B7283" w:rsidRDefault="007B7283" w:rsidP="007B7283">
      <w:pPr>
        <w:pStyle w:val="Prrafodelista"/>
        <w:numPr>
          <w:ilvl w:val="0"/>
          <w:numId w:val="2"/>
        </w:numPr>
        <w:rPr>
          <w:b/>
        </w:rPr>
      </w:pPr>
      <w:r w:rsidRPr="00B17D3F">
        <w:rPr>
          <w:b/>
        </w:rPr>
        <w:t>UTILIZAR  TINTAS ANTIGRASA</w:t>
      </w:r>
    </w:p>
    <w:p w:rsidR="007B7283" w:rsidRDefault="007B7283" w:rsidP="007B7283">
      <w:pPr>
        <w:pStyle w:val="Prrafodelista"/>
        <w:numPr>
          <w:ilvl w:val="0"/>
          <w:numId w:val="2"/>
        </w:numPr>
        <w:rPr>
          <w:b/>
        </w:rPr>
      </w:pPr>
      <w:r>
        <w:rPr>
          <w:b/>
        </w:rPr>
        <w:t>CONTROLAR DESPRENDIMIENTO DE TINTA</w:t>
      </w:r>
    </w:p>
    <w:p w:rsidR="007B7283" w:rsidRPr="007B7283" w:rsidRDefault="007B7283" w:rsidP="007B7283">
      <w:pPr>
        <w:pStyle w:val="Prrafodelista"/>
        <w:numPr>
          <w:ilvl w:val="0"/>
          <w:numId w:val="2"/>
        </w:numPr>
        <w:rPr>
          <w:b/>
          <w:sz w:val="44"/>
          <w:szCs w:val="44"/>
        </w:rPr>
      </w:pPr>
      <w:r w:rsidRPr="007B7283">
        <w:rPr>
          <w:b/>
          <w:sz w:val="44"/>
          <w:szCs w:val="44"/>
        </w:rPr>
        <w:t>CYRELES NUEVOS</w:t>
      </w:r>
      <w:r>
        <w:rPr>
          <w:b/>
          <w:sz w:val="44"/>
          <w:szCs w:val="44"/>
        </w:rPr>
        <w:t xml:space="preserve"> (cambios )</w:t>
      </w:r>
    </w:p>
    <w:p w:rsidR="007B7283" w:rsidRPr="007B7283" w:rsidRDefault="007B7283" w:rsidP="007B7283">
      <w:pPr>
        <w:rPr>
          <w:sz w:val="44"/>
          <w:szCs w:val="44"/>
        </w:rPr>
      </w:pPr>
    </w:p>
    <w:p w:rsidR="007B7283" w:rsidRDefault="007B7283" w:rsidP="007B7283"/>
    <w:p w:rsidR="007B7283" w:rsidRDefault="007B7283" w:rsidP="007B7283">
      <w:r>
        <w:t>Agradezco la atención y colaboración prestada.</w:t>
      </w:r>
    </w:p>
    <w:p w:rsidR="007B7283" w:rsidRDefault="007B7283" w:rsidP="007B7283"/>
    <w:p w:rsidR="007B7283" w:rsidRDefault="007B7283" w:rsidP="007B7283">
      <w:r>
        <w:t>Cordialmente,</w:t>
      </w:r>
    </w:p>
    <w:p w:rsidR="007B7283" w:rsidRPr="00F4077E" w:rsidRDefault="007B7283" w:rsidP="007B7283">
      <w:pPr>
        <w:rPr>
          <w:b/>
        </w:rPr>
      </w:pPr>
    </w:p>
    <w:p w:rsidR="007B7283" w:rsidRDefault="007B7283" w:rsidP="007B7283"/>
    <w:p w:rsidR="007B7283" w:rsidRDefault="007B7283" w:rsidP="007B7283">
      <w:r>
        <w:t>RICARDO CASAS ZAPATA</w:t>
      </w:r>
    </w:p>
    <w:p w:rsidR="007B7283" w:rsidRDefault="007B7283" w:rsidP="007B7283">
      <w:r>
        <w:t>Director.</w:t>
      </w:r>
    </w:p>
    <w:p w:rsidR="00574AE2" w:rsidRDefault="00574AE2" w:rsidP="00574AE2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574AE2" w:rsidRDefault="00574AE2" w:rsidP="00574AE2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574AE2" w:rsidRDefault="00574AE2" w:rsidP="00574AE2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574AE2" w:rsidRDefault="00574AE2" w:rsidP="00574AE2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574AE2" w:rsidRDefault="00574AE2" w:rsidP="00574AE2">
      <w:pPr>
        <w:rPr>
          <w:b/>
          <w:bCs/>
        </w:rPr>
      </w:pPr>
    </w:p>
    <w:p w:rsidR="00574AE2" w:rsidRDefault="00574AE2" w:rsidP="00574AE2">
      <w:pPr>
        <w:pStyle w:val="Ttulo1"/>
      </w:pPr>
      <w:r>
        <w:t>ORDEN DE TRABAJO N°      07739</w:t>
      </w:r>
    </w:p>
    <w:p w:rsidR="00574AE2" w:rsidRDefault="00574AE2" w:rsidP="00574AE2"/>
    <w:p w:rsidR="00574AE2" w:rsidRDefault="00574AE2" w:rsidP="00574AE2"/>
    <w:p w:rsidR="00574AE2" w:rsidRDefault="00574AE2" w:rsidP="00574AE2">
      <w:r>
        <w:t>FECHA:</w:t>
      </w:r>
      <w:r>
        <w:tab/>
        <w:t>Medellín,   Mayo   02    de   2011</w:t>
      </w:r>
    </w:p>
    <w:p w:rsidR="00574AE2" w:rsidRDefault="00574AE2" w:rsidP="00574AE2">
      <w:r>
        <w:t>PARA:</w:t>
      </w:r>
      <w:r>
        <w:tab/>
      </w:r>
      <w:r>
        <w:tab/>
        <w:t>PLÁSTICOS DARMA</w:t>
      </w:r>
    </w:p>
    <w:p w:rsidR="00574AE2" w:rsidRDefault="00574AE2" w:rsidP="00574AE2">
      <w:r>
        <w:t>ATENCIÓN:</w:t>
      </w:r>
      <w:r>
        <w:tab/>
        <w:t>Sr. Darío Jaramillo</w:t>
      </w:r>
    </w:p>
    <w:p w:rsidR="00574AE2" w:rsidRDefault="00574AE2" w:rsidP="00574AE2">
      <w:r>
        <w:tab/>
      </w:r>
      <w:r>
        <w:tab/>
        <w:t>Gerente.</w:t>
      </w:r>
    </w:p>
    <w:p w:rsidR="00574AE2" w:rsidRDefault="00574AE2" w:rsidP="00574AE2"/>
    <w:p w:rsidR="00574AE2" w:rsidRDefault="00574AE2" w:rsidP="00574AE2">
      <w:r>
        <w:t>Apreciado Don Darío :</w:t>
      </w:r>
    </w:p>
    <w:p w:rsidR="00574AE2" w:rsidRDefault="00574AE2" w:rsidP="00574AE2">
      <w:r>
        <w:t xml:space="preserve"> </w:t>
      </w:r>
    </w:p>
    <w:p w:rsidR="00574AE2" w:rsidRDefault="00574AE2" w:rsidP="00574AE2">
      <w:r>
        <w:t>Con la presente estamos solicitando el siguiente servicio de   IMPRESIÓN  :</w:t>
      </w:r>
    </w:p>
    <w:p w:rsidR="00574AE2" w:rsidRDefault="00574AE2" w:rsidP="00574AE2"/>
    <w:p w:rsidR="00574AE2" w:rsidRDefault="00574AE2" w:rsidP="00574AE2">
      <w:pPr>
        <w:rPr>
          <w:b/>
          <w:bCs/>
          <w:u w:val="single"/>
        </w:rPr>
      </w:pPr>
    </w:p>
    <w:p w:rsidR="00574AE2" w:rsidRDefault="00574AE2" w:rsidP="00574AE2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574AE2" w:rsidRDefault="00574AE2" w:rsidP="00574AE2"/>
    <w:p w:rsidR="00574AE2" w:rsidRDefault="00574AE2" w:rsidP="00574AE2">
      <w:r>
        <w:t>MATERIAL:</w:t>
      </w:r>
      <w:r>
        <w:tab/>
      </w:r>
      <w:r>
        <w:tab/>
        <w:t>Polietileno     Lamina    Transparente COEXTRUIDA</w:t>
      </w:r>
    </w:p>
    <w:p w:rsidR="00574AE2" w:rsidRDefault="00574AE2" w:rsidP="00574AE2">
      <w:r>
        <w:t>MEDIDA:</w:t>
      </w:r>
      <w:r>
        <w:tab/>
      </w:r>
      <w:r>
        <w:tab/>
      </w:r>
      <w:r>
        <w:rPr>
          <w:b/>
        </w:rPr>
        <w:t xml:space="preserve">32.5 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574AE2" w:rsidRPr="006D12B2" w:rsidRDefault="00574AE2" w:rsidP="00574AE2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574AE2" w:rsidRDefault="00574AE2" w:rsidP="00574AE2">
      <w:r>
        <w:t>TRATADO:</w:t>
      </w:r>
      <w:r>
        <w:tab/>
      </w:r>
      <w:r>
        <w:tab/>
        <w:t>1  Cara</w:t>
      </w:r>
    </w:p>
    <w:p w:rsidR="00574AE2" w:rsidRDefault="00574AE2" w:rsidP="00574AE2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>
        <w:rPr>
          <w:b/>
        </w:rPr>
        <w:t xml:space="preserve">250  </w:t>
      </w:r>
      <w:r w:rsidRPr="00900A5A">
        <w:rPr>
          <w:b/>
        </w:rPr>
        <w:t xml:space="preserve">  Kg</w:t>
      </w:r>
      <w:r>
        <w:t>.</w:t>
      </w:r>
    </w:p>
    <w:p w:rsidR="00574AE2" w:rsidRDefault="00574AE2" w:rsidP="00574AE2">
      <w:r>
        <w:t>COLORES:</w:t>
      </w:r>
      <w:r>
        <w:tab/>
      </w:r>
      <w:r>
        <w:tab/>
        <w:t xml:space="preserve">3    ( Blanco – Negro - Verde   )   </w:t>
      </w:r>
    </w:p>
    <w:p w:rsidR="00574AE2" w:rsidRDefault="00574AE2" w:rsidP="00574AE2">
      <w:r>
        <w:t>CARAS:</w:t>
      </w:r>
      <w:r>
        <w:tab/>
      </w:r>
      <w:r>
        <w:tab/>
        <w:t>1  (3 x 1  )</w:t>
      </w:r>
    </w:p>
    <w:p w:rsidR="00574AE2" w:rsidRDefault="00574AE2" w:rsidP="00574AE2">
      <w:r>
        <w:t>REPETICIÓN:</w:t>
      </w:r>
      <w:r>
        <w:tab/>
        <w:t xml:space="preserve">11   Cms   </w:t>
      </w:r>
    </w:p>
    <w:p w:rsidR="00574AE2" w:rsidRPr="00900A5A" w:rsidRDefault="00574AE2" w:rsidP="00574AE2">
      <w:pPr>
        <w:rPr>
          <w:b/>
        </w:rPr>
      </w:pPr>
      <w:r>
        <w:t xml:space="preserve">RODILLO  :               </w:t>
      </w:r>
      <w:r>
        <w:rPr>
          <w:b/>
        </w:rPr>
        <w:t>45</w:t>
      </w:r>
    </w:p>
    <w:p w:rsidR="00574AE2" w:rsidRDefault="00574AE2" w:rsidP="00574AE2">
      <w:r>
        <w:t>LAMINA:</w:t>
      </w:r>
      <w:r>
        <w:tab/>
      </w:r>
      <w:r>
        <w:tab/>
        <w:t xml:space="preserve">15.5    Cms    </w:t>
      </w:r>
    </w:p>
    <w:p w:rsidR="00574AE2" w:rsidRDefault="00574AE2" w:rsidP="00574AE2">
      <w:r>
        <w:t>FOTOCAELDA:</w:t>
      </w:r>
      <w:r>
        <w:tab/>
        <w:t>Según muestra con doble  color</w:t>
      </w:r>
    </w:p>
    <w:p w:rsidR="00574AE2" w:rsidRPr="00146B92" w:rsidRDefault="00574AE2" w:rsidP="00574AE2">
      <w:pPr>
        <w:rPr>
          <w:b/>
        </w:rPr>
      </w:pPr>
      <w:r>
        <w:t>REFERENCIA:</w:t>
      </w:r>
      <w:r>
        <w:tab/>
      </w:r>
      <w:r>
        <w:rPr>
          <w:b/>
        </w:rPr>
        <w:t xml:space="preserve">PULPA    </w:t>
      </w:r>
      <w:r>
        <w:rPr>
          <w:b/>
          <w:u w:val="single"/>
        </w:rPr>
        <w:t>LULO</w:t>
      </w:r>
      <w:r>
        <w:rPr>
          <w:b/>
        </w:rPr>
        <w:t xml:space="preserve">    90  GMS</w:t>
      </w:r>
    </w:p>
    <w:p w:rsidR="00574AE2" w:rsidRDefault="00574AE2" w:rsidP="00574AE2">
      <w:r>
        <w:tab/>
      </w:r>
      <w:r>
        <w:tab/>
      </w:r>
      <w:r>
        <w:tab/>
      </w:r>
    </w:p>
    <w:p w:rsidR="00574AE2" w:rsidRDefault="00574AE2" w:rsidP="00574AE2"/>
    <w:p w:rsidR="00574AE2" w:rsidRDefault="00574AE2" w:rsidP="00574AE2">
      <w:r>
        <w:rPr>
          <w:b/>
          <w:bCs/>
          <w:u w:val="single"/>
        </w:rPr>
        <w:t>NOTA:</w:t>
      </w:r>
      <w:r>
        <w:t xml:space="preserve">  - Cyreles   en  su planta</w:t>
      </w:r>
      <w:r>
        <w:tab/>
      </w:r>
    </w:p>
    <w:p w:rsidR="00574AE2" w:rsidRDefault="00574AE2" w:rsidP="00574AE2">
      <w:pPr>
        <w:pStyle w:val="Prrafodelista"/>
        <w:numPr>
          <w:ilvl w:val="0"/>
          <w:numId w:val="2"/>
        </w:numPr>
      </w:pPr>
      <w:r>
        <w:t xml:space="preserve"> Se aprueba  impresión</w:t>
      </w:r>
    </w:p>
    <w:p w:rsidR="00574AE2" w:rsidRDefault="00574AE2" w:rsidP="00574AE2">
      <w:pPr>
        <w:pStyle w:val="Prrafodelista"/>
        <w:numPr>
          <w:ilvl w:val="0"/>
          <w:numId w:val="2"/>
        </w:numPr>
      </w:pPr>
      <w:r>
        <w:t>UTILIZAR  TINTAS ANTIGRASA</w:t>
      </w:r>
    </w:p>
    <w:p w:rsidR="00574AE2" w:rsidRPr="00574AE2" w:rsidRDefault="00574AE2" w:rsidP="00574AE2">
      <w:pPr>
        <w:pStyle w:val="Prrafodelista"/>
        <w:numPr>
          <w:ilvl w:val="0"/>
          <w:numId w:val="2"/>
        </w:numPr>
        <w:ind w:left="1500"/>
        <w:rPr>
          <w:b/>
          <w:sz w:val="44"/>
          <w:szCs w:val="44"/>
        </w:rPr>
      </w:pPr>
      <w:r w:rsidRPr="00574AE2">
        <w:rPr>
          <w:sz w:val="44"/>
          <w:szCs w:val="44"/>
        </w:rPr>
        <w:t>CYRELES NUEVOS (  cambios )</w:t>
      </w:r>
    </w:p>
    <w:p w:rsidR="00574AE2" w:rsidRDefault="00574AE2" w:rsidP="00574AE2"/>
    <w:p w:rsidR="00574AE2" w:rsidRDefault="00574AE2" w:rsidP="00574AE2"/>
    <w:p w:rsidR="00574AE2" w:rsidRDefault="00574AE2" w:rsidP="00574AE2">
      <w:r>
        <w:t>Agradezco la atención y colaboración prestada.</w:t>
      </w:r>
    </w:p>
    <w:p w:rsidR="00574AE2" w:rsidRDefault="00574AE2" w:rsidP="00574AE2"/>
    <w:p w:rsidR="00574AE2" w:rsidRDefault="00574AE2" w:rsidP="00574AE2">
      <w:r>
        <w:t>Cordialmente,</w:t>
      </w:r>
    </w:p>
    <w:p w:rsidR="00574AE2" w:rsidRDefault="00574AE2" w:rsidP="00574AE2"/>
    <w:p w:rsidR="00574AE2" w:rsidRPr="00F4077E" w:rsidRDefault="00574AE2" w:rsidP="00574AE2">
      <w:pPr>
        <w:rPr>
          <w:b/>
        </w:rPr>
      </w:pPr>
    </w:p>
    <w:p w:rsidR="00574AE2" w:rsidRDefault="00574AE2" w:rsidP="00574AE2"/>
    <w:p w:rsidR="00574AE2" w:rsidRDefault="00574AE2" w:rsidP="00574AE2">
      <w:r>
        <w:t>RICARDO CASAS ZAPATA</w:t>
      </w:r>
    </w:p>
    <w:p w:rsidR="00574AE2" w:rsidRDefault="00574AE2" w:rsidP="00574AE2">
      <w:r>
        <w:t>Director.</w:t>
      </w:r>
    </w:p>
    <w:p w:rsidR="007B7283" w:rsidRDefault="007B7283" w:rsidP="00F47D70"/>
    <w:p w:rsidR="00294639" w:rsidRDefault="00294639" w:rsidP="00F47D70"/>
    <w:p w:rsidR="00294639" w:rsidRDefault="00294639" w:rsidP="00F47D70"/>
    <w:p w:rsidR="00294639" w:rsidRDefault="00294639" w:rsidP="00294639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294639" w:rsidRDefault="00294639" w:rsidP="00294639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294639" w:rsidRDefault="00294639" w:rsidP="00294639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294639" w:rsidRDefault="00294639" w:rsidP="00294639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294639" w:rsidRDefault="00294639" w:rsidP="00294639">
      <w:pPr>
        <w:rPr>
          <w:b/>
          <w:bCs/>
        </w:rPr>
      </w:pPr>
    </w:p>
    <w:p w:rsidR="00294639" w:rsidRDefault="00294639" w:rsidP="00294639">
      <w:pPr>
        <w:pStyle w:val="Ttulo1"/>
      </w:pPr>
      <w:r>
        <w:t>ORDEN DE TRABAJO   N°      07741</w:t>
      </w:r>
    </w:p>
    <w:p w:rsidR="00294639" w:rsidRDefault="00294639" w:rsidP="00294639"/>
    <w:p w:rsidR="00294639" w:rsidRDefault="00294639" w:rsidP="00294639"/>
    <w:p w:rsidR="00294639" w:rsidRDefault="00294639" w:rsidP="00294639">
      <w:r>
        <w:t>FECHA:</w:t>
      </w:r>
      <w:r>
        <w:tab/>
        <w:t>Medellín,  Mayo  02    de  2011</w:t>
      </w:r>
    </w:p>
    <w:p w:rsidR="00294639" w:rsidRDefault="00294639" w:rsidP="00294639">
      <w:r>
        <w:t>PARA:</w:t>
      </w:r>
      <w:r>
        <w:tab/>
      </w:r>
      <w:r>
        <w:tab/>
        <w:t>PLÁSTICOS DARMA</w:t>
      </w:r>
    </w:p>
    <w:p w:rsidR="00294639" w:rsidRDefault="00294639" w:rsidP="00294639">
      <w:r>
        <w:t>ATENCIÓN:</w:t>
      </w:r>
      <w:r>
        <w:tab/>
        <w:t>Sr. Darío Jaramillo</w:t>
      </w:r>
    </w:p>
    <w:p w:rsidR="00294639" w:rsidRDefault="00294639" w:rsidP="00294639">
      <w:r>
        <w:tab/>
      </w:r>
      <w:r>
        <w:tab/>
        <w:t>Gerente.</w:t>
      </w:r>
    </w:p>
    <w:p w:rsidR="00294639" w:rsidRDefault="00294639" w:rsidP="00294639"/>
    <w:p w:rsidR="00294639" w:rsidRDefault="00294639" w:rsidP="00294639">
      <w:r>
        <w:t>Apreciado Don Darío :</w:t>
      </w:r>
    </w:p>
    <w:p w:rsidR="00294639" w:rsidRDefault="00294639" w:rsidP="00294639">
      <w:r>
        <w:t xml:space="preserve"> </w:t>
      </w:r>
    </w:p>
    <w:p w:rsidR="00294639" w:rsidRDefault="00294639" w:rsidP="00294639">
      <w:r>
        <w:t>Con la presente estamos solicitando el siguiente servicio de   IMPRESIÓN  :</w:t>
      </w:r>
    </w:p>
    <w:p w:rsidR="00294639" w:rsidRDefault="00294639" w:rsidP="00294639"/>
    <w:p w:rsidR="00294639" w:rsidRDefault="00294639" w:rsidP="00294639">
      <w:pPr>
        <w:rPr>
          <w:b/>
          <w:bCs/>
          <w:u w:val="single"/>
        </w:rPr>
      </w:pPr>
    </w:p>
    <w:p w:rsidR="00294639" w:rsidRDefault="00294639" w:rsidP="00294639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294639" w:rsidRDefault="00294639" w:rsidP="00294639"/>
    <w:p w:rsidR="00294639" w:rsidRDefault="00294639" w:rsidP="00294639">
      <w:r>
        <w:t>MATERIAL:</w:t>
      </w:r>
      <w:r>
        <w:tab/>
      </w:r>
      <w:r>
        <w:tab/>
        <w:t>Polietileno     Lamina    Transparente COEXTRUIDA</w:t>
      </w:r>
    </w:p>
    <w:p w:rsidR="00294639" w:rsidRDefault="00294639" w:rsidP="00294639">
      <w:r>
        <w:t>MEDIDA:</w:t>
      </w:r>
      <w:r>
        <w:tab/>
      </w:r>
      <w:r>
        <w:tab/>
      </w:r>
      <w:r>
        <w:rPr>
          <w:b/>
        </w:rPr>
        <w:t xml:space="preserve">32.5 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294639" w:rsidRPr="006D12B2" w:rsidRDefault="00294639" w:rsidP="00294639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294639" w:rsidRDefault="00294639" w:rsidP="00294639">
      <w:r>
        <w:t>TRATADO:</w:t>
      </w:r>
      <w:r>
        <w:tab/>
      </w:r>
      <w:r>
        <w:tab/>
        <w:t>1  Cara</w:t>
      </w:r>
    </w:p>
    <w:p w:rsidR="00294639" w:rsidRDefault="00294639" w:rsidP="00294639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>
        <w:rPr>
          <w:b/>
        </w:rPr>
        <w:t xml:space="preserve">400  </w:t>
      </w:r>
      <w:r w:rsidRPr="00900A5A">
        <w:rPr>
          <w:b/>
        </w:rPr>
        <w:t xml:space="preserve">  Kg</w:t>
      </w:r>
      <w:r>
        <w:t>.</w:t>
      </w:r>
    </w:p>
    <w:p w:rsidR="00294639" w:rsidRDefault="00294639" w:rsidP="00294639">
      <w:r>
        <w:t>COLORES:</w:t>
      </w:r>
      <w:r>
        <w:tab/>
      </w:r>
      <w:r>
        <w:tab/>
        <w:t xml:space="preserve">3    ( Blanco – Negro - Verde   )   </w:t>
      </w:r>
    </w:p>
    <w:p w:rsidR="00294639" w:rsidRDefault="00294639" w:rsidP="00294639">
      <w:r>
        <w:t>CARAS:</w:t>
      </w:r>
      <w:r>
        <w:tab/>
      </w:r>
      <w:r>
        <w:tab/>
        <w:t>1  (3 x 1  )</w:t>
      </w:r>
    </w:p>
    <w:p w:rsidR="00294639" w:rsidRDefault="00294639" w:rsidP="00294639">
      <w:r>
        <w:t>REPETICIÓN:</w:t>
      </w:r>
      <w:r>
        <w:tab/>
        <w:t xml:space="preserve">11   Cms   </w:t>
      </w:r>
    </w:p>
    <w:p w:rsidR="00294639" w:rsidRPr="00900A5A" w:rsidRDefault="00294639" w:rsidP="00294639">
      <w:pPr>
        <w:rPr>
          <w:b/>
        </w:rPr>
      </w:pPr>
      <w:r>
        <w:t xml:space="preserve">RODILLO  :               </w:t>
      </w:r>
      <w:r>
        <w:rPr>
          <w:b/>
        </w:rPr>
        <w:t>45</w:t>
      </w:r>
    </w:p>
    <w:p w:rsidR="00294639" w:rsidRDefault="00294639" w:rsidP="00294639">
      <w:r>
        <w:t>LAMINA:</w:t>
      </w:r>
      <w:r>
        <w:tab/>
      </w:r>
      <w:r>
        <w:tab/>
        <w:t>15.5    Cms    REFILADA PARA EMPAQUETADORA</w:t>
      </w:r>
    </w:p>
    <w:p w:rsidR="00294639" w:rsidRDefault="00294639" w:rsidP="00294639">
      <w:r>
        <w:t>FOTOCAELDA:</w:t>
      </w:r>
      <w:r>
        <w:tab/>
        <w:t>Según muestra con doble  color</w:t>
      </w:r>
    </w:p>
    <w:p w:rsidR="00294639" w:rsidRPr="00146B92" w:rsidRDefault="00294639" w:rsidP="00294639">
      <w:pPr>
        <w:rPr>
          <w:b/>
        </w:rPr>
      </w:pPr>
      <w:r>
        <w:t>REFERENCIA:</w:t>
      </w:r>
      <w:r>
        <w:tab/>
      </w:r>
      <w:r>
        <w:rPr>
          <w:b/>
        </w:rPr>
        <w:t xml:space="preserve">PULPA    </w:t>
      </w:r>
      <w:r>
        <w:rPr>
          <w:b/>
          <w:u w:val="single"/>
        </w:rPr>
        <w:t>MANGO</w:t>
      </w:r>
      <w:r>
        <w:rPr>
          <w:b/>
        </w:rPr>
        <w:t xml:space="preserve">    90  GMS</w:t>
      </w:r>
    </w:p>
    <w:p w:rsidR="00294639" w:rsidRDefault="00294639" w:rsidP="00294639">
      <w:r>
        <w:tab/>
      </w:r>
      <w:r>
        <w:tab/>
      </w:r>
      <w:r>
        <w:tab/>
      </w:r>
    </w:p>
    <w:p w:rsidR="00294639" w:rsidRDefault="00294639" w:rsidP="00294639"/>
    <w:p w:rsidR="00294639" w:rsidRDefault="00294639" w:rsidP="00294639">
      <w:r>
        <w:rPr>
          <w:b/>
          <w:bCs/>
          <w:u w:val="single"/>
        </w:rPr>
        <w:t>NOTA:</w:t>
      </w:r>
      <w:r>
        <w:t xml:space="preserve">  - Cyreles  en su planta</w:t>
      </w:r>
      <w:r>
        <w:tab/>
      </w:r>
    </w:p>
    <w:p w:rsidR="00294639" w:rsidRDefault="00294639" w:rsidP="00294639">
      <w:pPr>
        <w:pStyle w:val="Prrafodelista"/>
        <w:numPr>
          <w:ilvl w:val="0"/>
          <w:numId w:val="2"/>
        </w:numPr>
      </w:pPr>
      <w:r>
        <w:t xml:space="preserve"> Se aprueba  impresión</w:t>
      </w:r>
    </w:p>
    <w:p w:rsidR="00294639" w:rsidRDefault="00294639" w:rsidP="00294639">
      <w:pPr>
        <w:pStyle w:val="Prrafodelista"/>
        <w:numPr>
          <w:ilvl w:val="0"/>
          <w:numId w:val="2"/>
        </w:numPr>
      </w:pPr>
      <w:r>
        <w:t>UTILIZAR  TINTAS ANTIGRASA</w:t>
      </w:r>
    </w:p>
    <w:p w:rsidR="00294639" w:rsidRDefault="00294639" w:rsidP="00294639">
      <w:pPr>
        <w:pStyle w:val="Prrafodelista"/>
        <w:numPr>
          <w:ilvl w:val="0"/>
          <w:numId w:val="2"/>
        </w:numPr>
      </w:pPr>
      <w:r>
        <w:t>C ONTROLAR DESPRENDIMIENTO DE TINTA</w:t>
      </w:r>
    </w:p>
    <w:p w:rsidR="00294639" w:rsidRPr="00294639" w:rsidRDefault="00294639" w:rsidP="00294639">
      <w:pPr>
        <w:pStyle w:val="Prrafodelista"/>
        <w:numPr>
          <w:ilvl w:val="0"/>
          <w:numId w:val="2"/>
        </w:numPr>
        <w:ind w:left="1500"/>
        <w:rPr>
          <w:b/>
          <w:sz w:val="44"/>
          <w:szCs w:val="44"/>
        </w:rPr>
      </w:pPr>
      <w:r w:rsidRPr="00294639">
        <w:rPr>
          <w:sz w:val="44"/>
          <w:szCs w:val="44"/>
        </w:rPr>
        <w:t>CYRELES NUVOS (cambios )</w:t>
      </w:r>
    </w:p>
    <w:p w:rsidR="00294639" w:rsidRDefault="00294639" w:rsidP="00294639"/>
    <w:p w:rsidR="00294639" w:rsidRDefault="00294639" w:rsidP="00294639"/>
    <w:p w:rsidR="00294639" w:rsidRDefault="00294639" w:rsidP="00294639">
      <w:r>
        <w:t>Agradezco la atención y colaboración prestada.</w:t>
      </w:r>
    </w:p>
    <w:p w:rsidR="00294639" w:rsidRDefault="00294639" w:rsidP="00294639"/>
    <w:p w:rsidR="00294639" w:rsidRDefault="00294639" w:rsidP="00294639">
      <w:r>
        <w:t>Cordialmente,</w:t>
      </w:r>
    </w:p>
    <w:p w:rsidR="00294639" w:rsidRDefault="00294639" w:rsidP="00294639"/>
    <w:p w:rsidR="00294639" w:rsidRPr="00F4077E" w:rsidRDefault="00294639" w:rsidP="00294639">
      <w:pPr>
        <w:rPr>
          <w:b/>
        </w:rPr>
      </w:pPr>
    </w:p>
    <w:p w:rsidR="00294639" w:rsidRDefault="00294639" w:rsidP="00294639"/>
    <w:p w:rsidR="00294639" w:rsidRDefault="00294639" w:rsidP="00294639">
      <w:r>
        <w:t>RICARDO CASAS ZAPATA</w:t>
      </w:r>
    </w:p>
    <w:p w:rsidR="00294639" w:rsidRDefault="00294639" w:rsidP="00294639">
      <w:r>
        <w:t>Director.</w:t>
      </w:r>
    </w:p>
    <w:p w:rsidR="00A474A1" w:rsidRDefault="00A474A1" w:rsidP="00A474A1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A474A1" w:rsidRDefault="00A474A1" w:rsidP="00A474A1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A474A1" w:rsidRDefault="00A474A1" w:rsidP="00A474A1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A474A1" w:rsidRDefault="00A474A1" w:rsidP="00A474A1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A474A1" w:rsidRDefault="00A474A1" w:rsidP="00A474A1">
      <w:pPr>
        <w:rPr>
          <w:b/>
          <w:bCs/>
        </w:rPr>
      </w:pPr>
    </w:p>
    <w:p w:rsidR="00A474A1" w:rsidRDefault="00A474A1" w:rsidP="00A474A1">
      <w:pPr>
        <w:pStyle w:val="Ttulo1"/>
      </w:pPr>
      <w:r>
        <w:t>ORDEN DE TRABAJO      N°      08176</w:t>
      </w:r>
    </w:p>
    <w:p w:rsidR="00A474A1" w:rsidRDefault="00A474A1" w:rsidP="00A474A1"/>
    <w:p w:rsidR="00A474A1" w:rsidRDefault="00A474A1" w:rsidP="00A474A1"/>
    <w:p w:rsidR="00A474A1" w:rsidRDefault="00A474A1" w:rsidP="00A474A1">
      <w:r>
        <w:t>FECHA:</w:t>
      </w:r>
      <w:r>
        <w:tab/>
        <w:t>Medellín,  Marzo  16    de  2011</w:t>
      </w:r>
    </w:p>
    <w:p w:rsidR="00A474A1" w:rsidRDefault="00A474A1" w:rsidP="00A474A1">
      <w:r>
        <w:t>PARA:</w:t>
      </w:r>
      <w:r>
        <w:tab/>
      </w:r>
      <w:r>
        <w:tab/>
        <w:t>PLÁSTICOS DARMA</w:t>
      </w:r>
    </w:p>
    <w:p w:rsidR="00A474A1" w:rsidRDefault="00A474A1" w:rsidP="00A474A1">
      <w:r>
        <w:t>ATENCIÓN:</w:t>
      </w:r>
      <w:r>
        <w:tab/>
        <w:t>Sr. Darío Jaramillo</w:t>
      </w:r>
    </w:p>
    <w:p w:rsidR="00A474A1" w:rsidRDefault="00A474A1" w:rsidP="00A474A1">
      <w:r>
        <w:tab/>
      </w:r>
      <w:r>
        <w:tab/>
        <w:t>Gerente.</w:t>
      </w:r>
    </w:p>
    <w:p w:rsidR="00A474A1" w:rsidRDefault="00A474A1" w:rsidP="00A474A1"/>
    <w:p w:rsidR="00A474A1" w:rsidRDefault="00A474A1" w:rsidP="00A474A1">
      <w:r>
        <w:t>Apreciado Don Darío :</w:t>
      </w:r>
    </w:p>
    <w:p w:rsidR="00A474A1" w:rsidRDefault="00A474A1" w:rsidP="00A474A1">
      <w:r>
        <w:t xml:space="preserve"> </w:t>
      </w:r>
    </w:p>
    <w:p w:rsidR="00A474A1" w:rsidRDefault="00A474A1" w:rsidP="00A474A1">
      <w:r>
        <w:t>Con la presente estamos solicitando el siguiente servicio de   IMPRESIÓN  :</w:t>
      </w:r>
    </w:p>
    <w:p w:rsidR="00A474A1" w:rsidRDefault="00A474A1" w:rsidP="00A474A1"/>
    <w:p w:rsidR="00A474A1" w:rsidRDefault="00A474A1" w:rsidP="00A474A1">
      <w:pPr>
        <w:rPr>
          <w:b/>
          <w:bCs/>
          <w:u w:val="single"/>
        </w:rPr>
      </w:pPr>
    </w:p>
    <w:p w:rsidR="00A474A1" w:rsidRDefault="00A474A1" w:rsidP="00A474A1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A474A1" w:rsidRDefault="00A474A1" w:rsidP="00A474A1"/>
    <w:p w:rsidR="00A474A1" w:rsidRDefault="00A474A1" w:rsidP="00A474A1">
      <w:r>
        <w:t>MATERIAL:</w:t>
      </w:r>
      <w:r>
        <w:tab/>
      </w:r>
      <w:r>
        <w:tab/>
        <w:t>Polietileno     Lamina    Transparente COEXTRUIDA</w:t>
      </w:r>
    </w:p>
    <w:p w:rsidR="00A474A1" w:rsidRDefault="00A474A1" w:rsidP="00A474A1">
      <w:r>
        <w:t>MEDIDA:</w:t>
      </w:r>
      <w:r>
        <w:tab/>
      </w:r>
      <w:r>
        <w:tab/>
      </w:r>
      <w:r>
        <w:rPr>
          <w:b/>
        </w:rPr>
        <w:t xml:space="preserve">32.5 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A474A1" w:rsidRPr="006D12B2" w:rsidRDefault="00A474A1" w:rsidP="00A474A1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A474A1" w:rsidRDefault="00A474A1" w:rsidP="00A474A1">
      <w:r>
        <w:t>TRATADO:</w:t>
      </w:r>
      <w:r>
        <w:tab/>
      </w:r>
      <w:r>
        <w:tab/>
        <w:t>1  Cara</w:t>
      </w:r>
    </w:p>
    <w:p w:rsidR="00A474A1" w:rsidRDefault="00A474A1" w:rsidP="00A474A1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>
        <w:rPr>
          <w:b/>
        </w:rPr>
        <w:t xml:space="preserve">200  </w:t>
      </w:r>
      <w:r w:rsidRPr="00900A5A">
        <w:rPr>
          <w:b/>
        </w:rPr>
        <w:t xml:space="preserve">  Kg</w:t>
      </w:r>
      <w:r>
        <w:t>.</w:t>
      </w:r>
    </w:p>
    <w:p w:rsidR="00A474A1" w:rsidRDefault="00A474A1" w:rsidP="00A474A1">
      <w:r>
        <w:t>COLORES:</w:t>
      </w:r>
      <w:r>
        <w:tab/>
      </w:r>
      <w:r>
        <w:tab/>
        <w:t xml:space="preserve">3    (  Blanco – Negro - Verde   )   </w:t>
      </w:r>
    </w:p>
    <w:p w:rsidR="00A474A1" w:rsidRDefault="00A474A1" w:rsidP="00A474A1">
      <w:r>
        <w:t>CARAS:</w:t>
      </w:r>
      <w:r>
        <w:tab/>
      </w:r>
      <w:r>
        <w:tab/>
        <w:t>1  (3 x 1  )</w:t>
      </w:r>
    </w:p>
    <w:p w:rsidR="00A474A1" w:rsidRDefault="00A474A1" w:rsidP="00A474A1">
      <w:r>
        <w:t>REPETICIÓN:</w:t>
      </w:r>
      <w:r>
        <w:tab/>
        <w:t xml:space="preserve">11   Cms   </w:t>
      </w:r>
    </w:p>
    <w:p w:rsidR="00A474A1" w:rsidRPr="00900A5A" w:rsidRDefault="00A474A1" w:rsidP="00A474A1">
      <w:pPr>
        <w:rPr>
          <w:b/>
        </w:rPr>
      </w:pPr>
      <w:r>
        <w:t xml:space="preserve">RODILLO  :               </w:t>
      </w:r>
      <w:r>
        <w:rPr>
          <w:b/>
        </w:rPr>
        <w:t>45</w:t>
      </w:r>
    </w:p>
    <w:p w:rsidR="00A474A1" w:rsidRDefault="00A474A1" w:rsidP="00A474A1">
      <w:r>
        <w:t>LAMINA:</w:t>
      </w:r>
      <w:r>
        <w:tab/>
      </w:r>
      <w:r>
        <w:tab/>
        <w:t>15.5    Cms    REFILADA PARA EMPAQUETADORA</w:t>
      </w:r>
    </w:p>
    <w:p w:rsidR="00A474A1" w:rsidRDefault="00A474A1" w:rsidP="00A474A1">
      <w:r>
        <w:t>FOTOCAELDA:</w:t>
      </w:r>
      <w:r>
        <w:tab/>
        <w:t>Según muestra con doble  color</w:t>
      </w:r>
    </w:p>
    <w:p w:rsidR="00A474A1" w:rsidRPr="00146B92" w:rsidRDefault="00A474A1" w:rsidP="00A474A1">
      <w:pPr>
        <w:rPr>
          <w:b/>
        </w:rPr>
      </w:pPr>
      <w:r>
        <w:t>REFERENCIA:</w:t>
      </w:r>
      <w:r>
        <w:tab/>
      </w:r>
      <w:r>
        <w:rPr>
          <w:b/>
        </w:rPr>
        <w:t xml:space="preserve">PULPA    </w:t>
      </w:r>
      <w:r>
        <w:rPr>
          <w:b/>
          <w:u w:val="single"/>
        </w:rPr>
        <w:t>MORA</w:t>
      </w:r>
      <w:r>
        <w:rPr>
          <w:b/>
        </w:rPr>
        <w:t xml:space="preserve">    90  GMS</w:t>
      </w:r>
    </w:p>
    <w:p w:rsidR="00A474A1" w:rsidRDefault="00A474A1" w:rsidP="00A474A1">
      <w:r>
        <w:tab/>
      </w:r>
      <w:r>
        <w:tab/>
      </w:r>
      <w:r>
        <w:tab/>
      </w:r>
    </w:p>
    <w:p w:rsidR="00A474A1" w:rsidRDefault="00A474A1" w:rsidP="00A474A1"/>
    <w:p w:rsidR="00A474A1" w:rsidRDefault="00A474A1" w:rsidP="00A474A1">
      <w:r>
        <w:rPr>
          <w:b/>
          <w:bCs/>
          <w:u w:val="single"/>
        </w:rPr>
        <w:t>NOTA:</w:t>
      </w:r>
      <w:r>
        <w:t xml:space="preserve">  - Cyreles  en  su  planta</w:t>
      </w:r>
      <w:r>
        <w:tab/>
      </w:r>
    </w:p>
    <w:p w:rsidR="00A474A1" w:rsidRDefault="00A474A1" w:rsidP="00A474A1">
      <w:pPr>
        <w:pStyle w:val="Prrafodelista"/>
        <w:numPr>
          <w:ilvl w:val="0"/>
          <w:numId w:val="2"/>
        </w:numPr>
      </w:pPr>
      <w:r>
        <w:t xml:space="preserve"> Se aprueba  impresión</w:t>
      </w:r>
    </w:p>
    <w:p w:rsidR="00A474A1" w:rsidRDefault="00A474A1" w:rsidP="00A474A1">
      <w:pPr>
        <w:pStyle w:val="Prrafodelista"/>
        <w:numPr>
          <w:ilvl w:val="0"/>
          <w:numId w:val="2"/>
        </w:numPr>
      </w:pPr>
      <w:r>
        <w:t>UTILIZAR  TINTAS ANTIGRASA</w:t>
      </w:r>
    </w:p>
    <w:p w:rsidR="00A474A1" w:rsidRPr="009F3C73" w:rsidRDefault="00A474A1" w:rsidP="00A474A1">
      <w:pPr>
        <w:pStyle w:val="Prrafodelista"/>
        <w:numPr>
          <w:ilvl w:val="0"/>
          <w:numId w:val="2"/>
        </w:numPr>
        <w:rPr>
          <w:sz w:val="32"/>
          <w:szCs w:val="32"/>
        </w:rPr>
      </w:pPr>
      <w:r w:rsidRPr="009F3C73">
        <w:rPr>
          <w:sz w:val="32"/>
          <w:szCs w:val="32"/>
        </w:rPr>
        <w:t>OJO    CAMBIO EN EL CYREL</w:t>
      </w:r>
    </w:p>
    <w:p w:rsidR="00A474A1" w:rsidRPr="00492713" w:rsidRDefault="00A474A1" w:rsidP="00A474A1">
      <w:pPr>
        <w:ind w:left="1500"/>
        <w:rPr>
          <w:b/>
          <w:sz w:val="28"/>
          <w:szCs w:val="28"/>
        </w:rPr>
      </w:pPr>
    </w:p>
    <w:p w:rsidR="00A474A1" w:rsidRDefault="00A474A1" w:rsidP="00A474A1"/>
    <w:p w:rsidR="00A474A1" w:rsidRDefault="00A474A1" w:rsidP="00A474A1"/>
    <w:p w:rsidR="00A474A1" w:rsidRDefault="00A474A1" w:rsidP="00A474A1">
      <w:r>
        <w:t>Agradezco la atención y colaboración prestada.</w:t>
      </w:r>
    </w:p>
    <w:p w:rsidR="00A474A1" w:rsidRDefault="00A474A1" w:rsidP="00A474A1"/>
    <w:p w:rsidR="00A474A1" w:rsidRDefault="00A474A1" w:rsidP="00A474A1">
      <w:r>
        <w:t>Cordialmente,</w:t>
      </w:r>
    </w:p>
    <w:p w:rsidR="00A474A1" w:rsidRDefault="00A474A1" w:rsidP="00A474A1"/>
    <w:p w:rsidR="00A474A1" w:rsidRPr="00F4077E" w:rsidRDefault="00A474A1" w:rsidP="00A474A1">
      <w:pPr>
        <w:rPr>
          <w:b/>
        </w:rPr>
      </w:pPr>
    </w:p>
    <w:p w:rsidR="00A474A1" w:rsidRDefault="00A474A1" w:rsidP="00A474A1"/>
    <w:p w:rsidR="00A474A1" w:rsidRDefault="00A474A1" w:rsidP="00A474A1">
      <w:r>
        <w:t>RICARDO CASAS ZAPATA</w:t>
      </w:r>
    </w:p>
    <w:p w:rsidR="00A474A1" w:rsidRDefault="00A474A1" w:rsidP="00A474A1">
      <w:r>
        <w:t>Director.</w:t>
      </w:r>
    </w:p>
    <w:p w:rsidR="00294639" w:rsidRDefault="00294639" w:rsidP="00F47D70"/>
    <w:p w:rsidR="00320D4D" w:rsidRDefault="00320D4D" w:rsidP="00320D4D">
      <w:pPr>
        <w:rPr>
          <w:b/>
        </w:rPr>
      </w:pPr>
    </w:p>
    <w:p w:rsidR="00320D4D" w:rsidRDefault="00320D4D" w:rsidP="00320D4D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320D4D" w:rsidRDefault="00320D4D" w:rsidP="00320D4D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320D4D" w:rsidRDefault="00320D4D" w:rsidP="00320D4D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320D4D" w:rsidRDefault="00320D4D" w:rsidP="00320D4D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320D4D" w:rsidRDefault="00320D4D" w:rsidP="00320D4D">
      <w:pPr>
        <w:rPr>
          <w:b/>
          <w:bCs/>
        </w:rPr>
      </w:pPr>
    </w:p>
    <w:p w:rsidR="00320D4D" w:rsidRDefault="00320D4D" w:rsidP="00320D4D">
      <w:pPr>
        <w:rPr>
          <w:b/>
          <w:bCs/>
        </w:rPr>
      </w:pPr>
    </w:p>
    <w:p w:rsidR="00320D4D" w:rsidRDefault="00320D4D" w:rsidP="00320D4D">
      <w:pPr>
        <w:pStyle w:val="Ttulo1"/>
      </w:pPr>
      <w:r>
        <w:t>ORDEN DE TRABAJO   N°      07759</w:t>
      </w:r>
    </w:p>
    <w:p w:rsidR="00320D4D" w:rsidRDefault="00320D4D" w:rsidP="00320D4D"/>
    <w:p w:rsidR="00320D4D" w:rsidRDefault="00320D4D" w:rsidP="00320D4D">
      <w:r>
        <w:t>FECHA:</w:t>
      </w:r>
      <w:r>
        <w:tab/>
        <w:t>Medellín,  Mayo  03    de   2011</w:t>
      </w:r>
    </w:p>
    <w:p w:rsidR="00320D4D" w:rsidRDefault="00320D4D" w:rsidP="00320D4D">
      <w:r>
        <w:t>PARA:</w:t>
      </w:r>
      <w:r>
        <w:tab/>
      </w:r>
      <w:r>
        <w:tab/>
        <w:t>PLÁSTICOS DARMA</w:t>
      </w:r>
    </w:p>
    <w:p w:rsidR="00320D4D" w:rsidRDefault="00320D4D" w:rsidP="00320D4D">
      <w:r>
        <w:t>ATENCIÓN:</w:t>
      </w:r>
      <w:r>
        <w:tab/>
        <w:t>Sr. Darío Jaramillo</w:t>
      </w:r>
    </w:p>
    <w:p w:rsidR="00320D4D" w:rsidRDefault="00320D4D" w:rsidP="00320D4D">
      <w:r>
        <w:tab/>
      </w:r>
      <w:r>
        <w:tab/>
        <w:t>Gerente.</w:t>
      </w:r>
    </w:p>
    <w:p w:rsidR="00320D4D" w:rsidRDefault="00320D4D" w:rsidP="00320D4D"/>
    <w:p w:rsidR="00320D4D" w:rsidRDefault="00320D4D" w:rsidP="00320D4D">
      <w:r>
        <w:t>Apreciado Don Darío:</w:t>
      </w:r>
    </w:p>
    <w:p w:rsidR="00320D4D" w:rsidRDefault="00320D4D" w:rsidP="00320D4D">
      <w:r>
        <w:t xml:space="preserve"> </w:t>
      </w:r>
    </w:p>
    <w:p w:rsidR="00320D4D" w:rsidRDefault="00320D4D" w:rsidP="00320D4D">
      <w:r>
        <w:t>Con la presente estamos solicitando el siguiente servicio de  IMPRESION:</w:t>
      </w:r>
    </w:p>
    <w:p w:rsidR="00320D4D" w:rsidRDefault="00320D4D" w:rsidP="00320D4D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320D4D" w:rsidRDefault="00320D4D" w:rsidP="00320D4D">
      <w:pPr>
        <w:rPr>
          <w:b/>
          <w:bCs/>
          <w:u w:val="single"/>
        </w:rPr>
      </w:pPr>
    </w:p>
    <w:p w:rsidR="00320D4D" w:rsidRDefault="00320D4D" w:rsidP="00320D4D">
      <w:r>
        <w:t>MATERIAL:</w:t>
      </w:r>
      <w:r>
        <w:tab/>
      </w:r>
      <w:r>
        <w:tab/>
        <w:t>Polietileno Alta Densidad Pigmentado Blanco  Tubular.</w:t>
      </w:r>
    </w:p>
    <w:p w:rsidR="00320D4D" w:rsidRDefault="00320D4D" w:rsidP="00320D4D">
      <w:r>
        <w:t>MEDIDA:</w:t>
      </w:r>
      <w:r>
        <w:tab/>
      </w:r>
      <w:r>
        <w:tab/>
      </w:r>
      <w:r>
        <w:rPr>
          <w:b/>
        </w:rPr>
        <w:t>20   +  6 +  6</w:t>
      </w:r>
      <w:r>
        <w:t xml:space="preserve">         Cms.</w:t>
      </w:r>
    </w:p>
    <w:p w:rsidR="00320D4D" w:rsidRPr="00A86E29" w:rsidRDefault="00320D4D" w:rsidP="00320D4D">
      <w:pPr>
        <w:rPr>
          <w:b/>
          <w:bCs/>
        </w:rPr>
      </w:pPr>
      <w:r>
        <w:t>CALIBRE:</w:t>
      </w:r>
      <w:r>
        <w:tab/>
      </w:r>
      <w:r>
        <w:tab/>
      </w:r>
      <w:r>
        <w:rPr>
          <w:b/>
        </w:rPr>
        <w:t>1.5</w:t>
      </w:r>
      <w:r w:rsidRPr="00A86E29">
        <w:rPr>
          <w:b/>
        </w:rPr>
        <w:t xml:space="preserve"> </w:t>
      </w:r>
      <w:r w:rsidRPr="00A86E29">
        <w:rPr>
          <w:b/>
          <w:bCs/>
        </w:rPr>
        <w:t xml:space="preserve"> ”</w:t>
      </w:r>
    </w:p>
    <w:p w:rsidR="00320D4D" w:rsidRDefault="00320D4D" w:rsidP="00320D4D">
      <w:r>
        <w:t>COLOR:</w:t>
      </w:r>
      <w:r>
        <w:tab/>
      </w:r>
      <w:r>
        <w:tab/>
        <w:t>BLANCO</w:t>
      </w:r>
    </w:p>
    <w:p w:rsidR="00320D4D" w:rsidRDefault="00320D4D" w:rsidP="00320D4D">
      <w:r>
        <w:t>TRATADO:</w:t>
      </w:r>
      <w:r>
        <w:tab/>
      </w:r>
      <w:r>
        <w:tab/>
        <w:t>2 Caras._</w:t>
      </w:r>
    </w:p>
    <w:p w:rsidR="00320D4D" w:rsidRDefault="00320D4D" w:rsidP="00320D4D">
      <w:pPr>
        <w:rPr>
          <w:b/>
          <w:bCs/>
        </w:rPr>
      </w:pPr>
      <w:r>
        <w:t>CANTIDAD:</w:t>
      </w:r>
      <w:r>
        <w:tab/>
      </w:r>
      <w:r>
        <w:tab/>
      </w:r>
      <w:r>
        <w:rPr>
          <w:b/>
        </w:rPr>
        <w:t xml:space="preserve">100 </w:t>
      </w:r>
      <w:r w:rsidRPr="00DC521A">
        <w:rPr>
          <w:b/>
        </w:rPr>
        <w:t xml:space="preserve">   Kg.</w:t>
      </w:r>
      <w:r>
        <w:rPr>
          <w:b/>
          <w:bCs/>
        </w:rPr>
        <w:tab/>
      </w:r>
    </w:p>
    <w:p w:rsidR="00320D4D" w:rsidRDefault="00320D4D" w:rsidP="00320D4D">
      <w:r>
        <w:t>COLORES:</w:t>
      </w:r>
      <w:r>
        <w:tab/>
      </w:r>
      <w:r>
        <w:tab/>
        <w:t>3</w:t>
      </w:r>
    </w:p>
    <w:p w:rsidR="00320D4D" w:rsidRDefault="00320D4D" w:rsidP="00320D4D">
      <w:r>
        <w:t>CARAS:</w:t>
      </w:r>
      <w:r>
        <w:tab/>
      </w:r>
      <w:r>
        <w:tab/>
        <w:t xml:space="preserve">2 </w:t>
      </w:r>
    </w:p>
    <w:p w:rsidR="00320D4D" w:rsidRDefault="00320D4D" w:rsidP="00320D4D">
      <w:r>
        <w:t>REPETICIÓN:</w:t>
      </w:r>
      <w:r>
        <w:tab/>
        <w:t>44   Cms.</w:t>
      </w:r>
    </w:p>
    <w:p w:rsidR="00320D4D" w:rsidRDefault="00320D4D" w:rsidP="00320D4D">
      <w:r>
        <w:t xml:space="preserve">RODILLO  :    </w:t>
      </w:r>
      <w:r>
        <w:tab/>
        <w:t>44</w:t>
      </w:r>
      <w:r>
        <w:tab/>
      </w:r>
    </w:p>
    <w:p w:rsidR="00320D4D" w:rsidRDefault="00320D4D" w:rsidP="00320D4D">
      <w:r>
        <w:t>BOLSA:</w:t>
      </w:r>
      <w:r>
        <w:tab/>
      </w:r>
      <w:r>
        <w:tab/>
        <w:t>2</w:t>
      </w:r>
      <w:r>
        <w:rPr>
          <w:b/>
        </w:rPr>
        <w:t>0   +  6  +  6</w:t>
      </w:r>
      <w:r w:rsidRPr="00604B26">
        <w:rPr>
          <w:b/>
        </w:rPr>
        <w:t xml:space="preserve">  X  </w:t>
      </w:r>
      <w:r>
        <w:rPr>
          <w:b/>
        </w:rPr>
        <w:t>44</w:t>
      </w:r>
      <w:r>
        <w:t xml:space="preserve">   </w:t>
      </w:r>
      <w:r w:rsidRPr="00604B26">
        <w:rPr>
          <w:b/>
        </w:rPr>
        <w:t>Cms</w:t>
      </w:r>
      <w:r>
        <w:t>.     Con  troquel camiseta</w:t>
      </w:r>
    </w:p>
    <w:p w:rsidR="00320D4D" w:rsidRDefault="00320D4D" w:rsidP="00320D4D">
      <w:r>
        <w:t>SELLADO:</w:t>
      </w:r>
      <w:r>
        <w:tab/>
      </w:r>
      <w:r>
        <w:tab/>
        <w:t>fondo</w:t>
      </w:r>
    </w:p>
    <w:p w:rsidR="00320D4D" w:rsidRDefault="00320D4D" w:rsidP="00320D4D">
      <w:r>
        <w:t>REFERENCIA:</w:t>
      </w:r>
      <w:r>
        <w:tab/>
      </w:r>
      <w:r>
        <w:rPr>
          <w:b/>
        </w:rPr>
        <w:t>PUNTO DE VENTA  LACTEOS</w:t>
      </w:r>
    </w:p>
    <w:p w:rsidR="00320D4D" w:rsidRDefault="00320D4D" w:rsidP="00320D4D">
      <w:r>
        <w:tab/>
      </w:r>
      <w:r>
        <w:tab/>
      </w:r>
    </w:p>
    <w:p w:rsidR="00320D4D" w:rsidRDefault="00320D4D" w:rsidP="00320D4D">
      <w:r>
        <w:tab/>
      </w:r>
    </w:p>
    <w:p w:rsidR="00320D4D" w:rsidRDefault="00320D4D" w:rsidP="00320D4D">
      <w:r>
        <w:rPr>
          <w:b/>
          <w:bCs/>
          <w:u w:val="single"/>
        </w:rPr>
        <w:t>NOTA</w:t>
      </w:r>
      <w:r>
        <w:t>:  - Los Cyreles  los envía  Grafiflex</w:t>
      </w:r>
    </w:p>
    <w:p w:rsidR="00320D4D" w:rsidRPr="00F75AA7" w:rsidRDefault="00320D4D" w:rsidP="00320D4D">
      <w:pPr>
        <w:rPr>
          <w:b/>
          <w:sz w:val="28"/>
          <w:szCs w:val="28"/>
        </w:rPr>
      </w:pPr>
      <w:r>
        <w:tab/>
      </w:r>
      <w:r>
        <w:rPr>
          <w:b/>
          <w:sz w:val="28"/>
          <w:szCs w:val="28"/>
        </w:rPr>
        <w:t>-  SE  APRUEBA  IMPRESION</w:t>
      </w:r>
    </w:p>
    <w:p w:rsidR="00320D4D" w:rsidRDefault="00320D4D" w:rsidP="00320D4D"/>
    <w:p w:rsidR="00320D4D" w:rsidRDefault="00320D4D" w:rsidP="00320D4D">
      <w:pPr>
        <w:numPr>
          <w:ilvl w:val="0"/>
          <w:numId w:val="2"/>
        </w:numPr>
      </w:pPr>
      <w:r>
        <w:t>Colocar pie de imprenta de Plásticos Unión</w:t>
      </w:r>
    </w:p>
    <w:p w:rsidR="00320D4D" w:rsidRPr="003F2090" w:rsidRDefault="00320D4D" w:rsidP="00320D4D">
      <w:pPr>
        <w:rPr>
          <w:b/>
        </w:rPr>
      </w:pPr>
    </w:p>
    <w:p w:rsidR="00320D4D" w:rsidRDefault="00320D4D" w:rsidP="00320D4D"/>
    <w:p w:rsidR="00320D4D" w:rsidRDefault="00320D4D" w:rsidP="00320D4D">
      <w:r>
        <w:t>Agradezco la atención y colaboración prestada.</w:t>
      </w:r>
    </w:p>
    <w:p w:rsidR="00320D4D" w:rsidRDefault="00320D4D" w:rsidP="00320D4D"/>
    <w:p w:rsidR="00320D4D" w:rsidRDefault="00320D4D" w:rsidP="00320D4D"/>
    <w:p w:rsidR="00320D4D" w:rsidRDefault="00320D4D" w:rsidP="00320D4D"/>
    <w:p w:rsidR="00320D4D" w:rsidRDefault="00320D4D" w:rsidP="00320D4D"/>
    <w:p w:rsidR="00320D4D" w:rsidRDefault="00320D4D" w:rsidP="00320D4D">
      <w:r>
        <w:t>Cordialmente,</w:t>
      </w:r>
    </w:p>
    <w:p w:rsidR="00320D4D" w:rsidRDefault="00320D4D" w:rsidP="00320D4D"/>
    <w:p w:rsidR="00320D4D" w:rsidRDefault="00320D4D" w:rsidP="00320D4D"/>
    <w:p w:rsidR="00320D4D" w:rsidRDefault="00320D4D" w:rsidP="00320D4D">
      <w:r>
        <w:t>RICARDO CASAS ZAPATA</w:t>
      </w:r>
    </w:p>
    <w:p w:rsidR="00320D4D" w:rsidRDefault="00320D4D" w:rsidP="00320D4D">
      <w:r>
        <w:t>Director.</w:t>
      </w:r>
    </w:p>
    <w:p w:rsidR="00320D4D" w:rsidRDefault="00320D4D" w:rsidP="00F47D70"/>
    <w:p w:rsidR="005963B8" w:rsidRDefault="005963B8" w:rsidP="005963B8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5963B8" w:rsidRDefault="005963B8" w:rsidP="005963B8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5963B8" w:rsidRDefault="005963B8" w:rsidP="005963B8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5963B8" w:rsidRDefault="005963B8" w:rsidP="005963B8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5963B8" w:rsidRDefault="005963B8" w:rsidP="005963B8">
      <w:pPr>
        <w:rPr>
          <w:b/>
          <w:bCs/>
        </w:rPr>
      </w:pPr>
    </w:p>
    <w:p w:rsidR="005963B8" w:rsidRDefault="005963B8" w:rsidP="005963B8">
      <w:pPr>
        <w:rPr>
          <w:b/>
          <w:bCs/>
        </w:rPr>
      </w:pPr>
    </w:p>
    <w:p w:rsidR="005963B8" w:rsidRDefault="005963B8" w:rsidP="005963B8">
      <w:pPr>
        <w:pStyle w:val="Ttulo1"/>
      </w:pPr>
      <w:r>
        <w:t>ORDEN DE TRABAJO   N°      07760</w:t>
      </w:r>
    </w:p>
    <w:p w:rsidR="005963B8" w:rsidRDefault="005963B8" w:rsidP="005963B8"/>
    <w:p w:rsidR="005963B8" w:rsidRDefault="005963B8" w:rsidP="005963B8">
      <w:r>
        <w:t>FECHA:</w:t>
      </w:r>
      <w:r>
        <w:tab/>
        <w:t>Medellín, Mayo  03    de   2011</w:t>
      </w:r>
    </w:p>
    <w:p w:rsidR="005963B8" w:rsidRDefault="005963B8" w:rsidP="005963B8">
      <w:r>
        <w:t>PARA:</w:t>
      </w:r>
      <w:r>
        <w:tab/>
      </w:r>
      <w:r>
        <w:tab/>
        <w:t>PLÁSTICOS DARMA</w:t>
      </w:r>
    </w:p>
    <w:p w:rsidR="005963B8" w:rsidRDefault="005963B8" w:rsidP="005963B8">
      <w:r>
        <w:t>ATENCIÓN:</w:t>
      </w:r>
      <w:r>
        <w:tab/>
        <w:t>Sr. Darío Jaramillo</w:t>
      </w:r>
    </w:p>
    <w:p w:rsidR="005963B8" w:rsidRDefault="005963B8" w:rsidP="005963B8">
      <w:r>
        <w:tab/>
      </w:r>
      <w:r>
        <w:tab/>
        <w:t>Gerente.</w:t>
      </w:r>
    </w:p>
    <w:p w:rsidR="005963B8" w:rsidRDefault="005963B8" w:rsidP="005963B8"/>
    <w:p w:rsidR="005963B8" w:rsidRDefault="005963B8" w:rsidP="005963B8">
      <w:r>
        <w:t>Apreciado Don Darío:</w:t>
      </w:r>
    </w:p>
    <w:p w:rsidR="005963B8" w:rsidRDefault="005963B8" w:rsidP="005963B8">
      <w:r>
        <w:t xml:space="preserve"> </w:t>
      </w:r>
    </w:p>
    <w:p w:rsidR="005963B8" w:rsidRDefault="005963B8" w:rsidP="005963B8">
      <w:r>
        <w:t>Con la presente estamos solicitando el siguiente servicio de  IMPRESION:</w:t>
      </w:r>
    </w:p>
    <w:p w:rsidR="005963B8" w:rsidRDefault="005963B8" w:rsidP="005963B8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5963B8" w:rsidRDefault="005963B8" w:rsidP="005963B8">
      <w:pPr>
        <w:rPr>
          <w:b/>
          <w:bCs/>
          <w:u w:val="single"/>
        </w:rPr>
      </w:pPr>
    </w:p>
    <w:p w:rsidR="005963B8" w:rsidRDefault="005963B8" w:rsidP="005963B8">
      <w:r>
        <w:t>MATERIAL:</w:t>
      </w:r>
      <w:r>
        <w:tab/>
      </w:r>
      <w:r>
        <w:tab/>
        <w:t>Polietileno Alta Densidad Pigmentado Blanco  Tubular.</w:t>
      </w:r>
    </w:p>
    <w:p w:rsidR="005963B8" w:rsidRDefault="005963B8" w:rsidP="005963B8">
      <w:r>
        <w:t>MEDIDA:</w:t>
      </w:r>
      <w:r>
        <w:tab/>
      </w:r>
      <w:r>
        <w:tab/>
      </w:r>
      <w:r>
        <w:rPr>
          <w:b/>
        </w:rPr>
        <w:t>30   +  7 +  7</w:t>
      </w:r>
      <w:r>
        <w:t xml:space="preserve">           Cms.</w:t>
      </w:r>
    </w:p>
    <w:p w:rsidR="005963B8" w:rsidRPr="00A86E29" w:rsidRDefault="005963B8" w:rsidP="005963B8">
      <w:pPr>
        <w:rPr>
          <w:b/>
          <w:bCs/>
        </w:rPr>
      </w:pPr>
      <w:r>
        <w:t>CALIBRE:</w:t>
      </w:r>
      <w:r>
        <w:tab/>
      </w:r>
      <w:r>
        <w:tab/>
      </w:r>
      <w:r>
        <w:rPr>
          <w:b/>
        </w:rPr>
        <w:t>1.5</w:t>
      </w:r>
      <w:r w:rsidRPr="00A86E29">
        <w:rPr>
          <w:b/>
        </w:rPr>
        <w:t xml:space="preserve"> </w:t>
      </w:r>
      <w:r w:rsidRPr="00A86E29">
        <w:rPr>
          <w:b/>
          <w:bCs/>
        </w:rPr>
        <w:t xml:space="preserve"> ”</w:t>
      </w:r>
    </w:p>
    <w:p w:rsidR="005963B8" w:rsidRDefault="005963B8" w:rsidP="005963B8">
      <w:r>
        <w:t>COLOR:</w:t>
      </w:r>
      <w:r>
        <w:tab/>
      </w:r>
      <w:r>
        <w:tab/>
        <w:t>BLANCO</w:t>
      </w:r>
    </w:p>
    <w:p w:rsidR="005963B8" w:rsidRDefault="005963B8" w:rsidP="005963B8">
      <w:r>
        <w:t>TRATADO:</w:t>
      </w:r>
      <w:r>
        <w:tab/>
      </w:r>
      <w:r>
        <w:tab/>
        <w:t>2 Caras._</w:t>
      </w:r>
    </w:p>
    <w:p w:rsidR="005963B8" w:rsidRDefault="005963B8" w:rsidP="005963B8">
      <w:pPr>
        <w:rPr>
          <w:b/>
          <w:bCs/>
        </w:rPr>
      </w:pPr>
      <w:r>
        <w:t>CANTIDAD:</w:t>
      </w:r>
      <w:r>
        <w:tab/>
      </w:r>
      <w:r>
        <w:tab/>
      </w:r>
      <w:r>
        <w:rPr>
          <w:b/>
        </w:rPr>
        <w:t xml:space="preserve">100 </w:t>
      </w:r>
      <w:r w:rsidRPr="00DC521A">
        <w:rPr>
          <w:b/>
        </w:rPr>
        <w:t xml:space="preserve">   Kg.</w:t>
      </w:r>
      <w:r>
        <w:rPr>
          <w:b/>
          <w:bCs/>
        </w:rPr>
        <w:tab/>
      </w:r>
    </w:p>
    <w:p w:rsidR="005963B8" w:rsidRDefault="005963B8" w:rsidP="005963B8">
      <w:r>
        <w:t>COLORES:</w:t>
      </w:r>
      <w:r>
        <w:tab/>
      </w:r>
      <w:r>
        <w:tab/>
        <w:t>3</w:t>
      </w:r>
    </w:p>
    <w:p w:rsidR="005963B8" w:rsidRDefault="005963B8" w:rsidP="005963B8">
      <w:r>
        <w:t>CARAS:</w:t>
      </w:r>
      <w:r>
        <w:tab/>
      </w:r>
      <w:r>
        <w:tab/>
        <w:t xml:space="preserve">2 </w:t>
      </w:r>
    </w:p>
    <w:p w:rsidR="005963B8" w:rsidRDefault="005963B8" w:rsidP="005963B8">
      <w:r>
        <w:t>REPETICIÓN:</w:t>
      </w:r>
      <w:r>
        <w:tab/>
        <w:t>55 Cms.</w:t>
      </w:r>
    </w:p>
    <w:p w:rsidR="005963B8" w:rsidRDefault="005963B8" w:rsidP="005963B8">
      <w:r>
        <w:t xml:space="preserve">RODILLO  :    </w:t>
      </w:r>
      <w:r>
        <w:tab/>
        <w:t>55</w:t>
      </w:r>
      <w:r>
        <w:tab/>
      </w:r>
    </w:p>
    <w:p w:rsidR="005963B8" w:rsidRDefault="005963B8" w:rsidP="005963B8">
      <w:r>
        <w:t>BOLSA:</w:t>
      </w:r>
      <w:r>
        <w:tab/>
      </w:r>
      <w:r>
        <w:tab/>
      </w:r>
      <w:r w:rsidRPr="00604B26">
        <w:rPr>
          <w:b/>
        </w:rPr>
        <w:t>30   +  7  +  7  X  55</w:t>
      </w:r>
      <w:r>
        <w:t xml:space="preserve">   </w:t>
      </w:r>
      <w:r w:rsidRPr="00604B26">
        <w:rPr>
          <w:b/>
        </w:rPr>
        <w:t>Cms</w:t>
      </w:r>
      <w:r>
        <w:t>.     Con  troquel camiseta</w:t>
      </w:r>
    </w:p>
    <w:p w:rsidR="005963B8" w:rsidRDefault="005963B8" w:rsidP="005963B8">
      <w:r>
        <w:t>SELLADO:</w:t>
      </w:r>
      <w:r>
        <w:tab/>
      </w:r>
      <w:r>
        <w:tab/>
        <w:t>fondo</w:t>
      </w:r>
    </w:p>
    <w:p w:rsidR="005963B8" w:rsidRDefault="005963B8" w:rsidP="005963B8">
      <w:r>
        <w:t>REFERENCIA:</w:t>
      </w:r>
      <w:r>
        <w:tab/>
      </w:r>
      <w:r>
        <w:rPr>
          <w:b/>
        </w:rPr>
        <w:t>PUNTO DE VENTA  LACTEOS</w:t>
      </w:r>
    </w:p>
    <w:p w:rsidR="005963B8" w:rsidRDefault="005963B8" w:rsidP="005963B8">
      <w:r>
        <w:tab/>
      </w:r>
      <w:r>
        <w:tab/>
      </w:r>
    </w:p>
    <w:p w:rsidR="005963B8" w:rsidRDefault="005963B8" w:rsidP="005963B8">
      <w:r>
        <w:tab/>
      </w:r>
    </w:p>
    <w:p w:rsidR="005963B8" w:rsidRDefault="005963B8" w:rsidP="005963B8">
      <w:r>
        <w:rPr>
          <w:b/>
          <w:bCs/>
          <w:u w:val="single"/>
        </w:rPr>
        <w:t>NOTA</w:t>
      </w:r>
      <w:r>
        <w:t>:  - Los Cyreles  los envía  Grafiflex</w:t>
      </w:r>
    </w:p>
    <w:p w:rsidR="005963B8" w:rsidRDefault="005963B8" w:rsidP="005963B8">
      <w:pPr>
        <w:rPr>
          <w:b/>
          <w:sz w:val="28"/>
          <w:szCs w:val="28"/>
        </w:rPr>
      </w:pPr>
      <w:r>
        <w:tab/>
      </w:r>
      <w:r>
        <w:rPr>
          <w:b/>
          <w:sz w:val="28"/>
          <w:szCs w:val="28"/>
        </w:rPr>
        <w:t xml:space="preserve">-  SE  APRUEBA  </w:t>
      </w:r>
      <w:r w:rsidR="00844590">
        <w:rPr>
          <w:b/>
          <w:sz w:val="28"/>
          <w:szCs w:val="28"/>
        </w:rPr>
        <w:t>IMPRESIÓN</w:t>
      </w:r>
    </w:p>
    <w:p w:rsidR="00844590" w:rsidRPr="00844590" w:rsidRDefault="00844590" w:rsidP="005963B8">
      <w:pPr>
        <w:rPr>
          <w:b/>
          <w:sz w:val="40"/>
          <w:szCs w:val="40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Pr="00844590">
        <w:rPr>
          <w:b/>
          <w:sz w:val="40"/>
          <w:szCs w:val="40"/>
        </w:rPr>
        <w:t>ARTE  NUEVO</w:t>
      </w:r>
    </w:p>
    <w:p w:rsidR="005963B8" w:rsidRDefault="005963B8" w:rsidP="005963B8"/>
    <w:p w:rsidR="005963B8" w:rsidRDefault="005963B8" w:rsidP="005963B8">
      <w:pPr>
        <w:numPr>
          <w:ilvl w:val="0"/>
          <w:numId w:val="2"/>
        </w:numPr>
      </w:pPr>
      <w:r>
        <w:t>Colocar pie de imprenta de Plásticos Unión</w:t>
      </w:r>
    </w:p>
    <w:p w:rsidR="005963B8" w:rsidRPr="003F2090" w:rsidRDefault="005963B8" w:rsidP="005963B8">
      <w:pPr>
        <w:rPr>
          <w:b/>
        </w:rPr>
      </w:pPr>
    </w:p>
    <w:p w:rsidR="005963B8" w:rsidRDefault="005963B8" w:rsidP="005963B8"/>
    <w:p w:rsidR="005963B8" w:rsidRDefault="005963B8" w:rsidP="005963B8">
      <w:r>
        <w:t>Agradezco la atención y colaboración prestada.</w:t>
      </w:r>
    </w:p>
    <w:p w:rsidR="005963B8" w:rsidRDefault="005963B8" w:rsidP="005963B8"/>
    <w:p w:rsidR="005963B8" w:rsidRDefault="005963B8" w:rsidP="005963B8"/>
    <w:p w:rsidR="005963B8" w:rsidRDefault="005963B8" w:rsidP="005963B8"/>
    <w:p w:rsidR="005963B8" w:rsidRDefault="005963B8" w:rsidP="005963B8"/>
    <w:p w:rsidR="005963B8" w:rsidRDefault="005963B8" w:rsidP="005963B8">
      <w:r>
        <w:t>Cordialmente,</w:t>
      </w:r>
    </w:p>
    <w:p w:rsidR="005963B8" w:rsidRDefault="005963B8" w:rsidP="005963B8"/>
    <w:p w:rsidR="005963B8" w:rsidRDefault="005963B8" w:rsidP="005963B8"/>
    <w:p w:rsidR="005963B8" w:rsidRDefault="005963B8" w:rsidP="005963B8">
      <w:r>
        <w:t>RICARDO CASAS ZAPATA</w:t>
      </w:r>
    </w:p>
    <w:p w:rsidR="005963B8" w:rsidRDefault="005963B8" w:rsidP="005963B8">
      <w:r>
        <w:t>Director.</w:t>
      </w:r>
    </w:p>
    <w:p w:rsidR="00E862C9" w:rsidRDefault="00E862C9" w:rsidP="00E862C9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E862C9" w:rsidRDefault="00E862C9" w:rsidP="00E862C9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E862C9" w:rsidRDefault="00E862C9" w:rsidP="00E862C9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E862C9" w:rsidRDefault="00E862C9" w:rsidP="00E862C9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E862C9" w:rsidRDefault="00E862C9" w:rsidP="00E862C9"/>
    <w:p w:rsidR="00E862C9" w:rsidRDefault="00E862C9" w:rsidP="00E862C9">
      <w:pPr>
        <w:rPr>
          <w:b/>
          <w:bCs/>
        </w:rPr>
      </w:pPr>
    </w:p>
    <w:p w:rsidR="00E862C9" w:rsidRDefault="00E862C9" w:rsidP="00E862C9">
      <w:pPr>
        <w:pStyle w:val="Ttulo1"/>
      </w:pPr>
      <w:r>
        <w:t>ORDEN DE TRABAJO    N °      07772</w:t>
      </w:r>
    </w:p>
    <w:p w:rsidR="00E862C9" w:rsidRDefault="00E862C9" w:rsidP="00E862C9"/>
    <w:p w:rsidR="00E862C9" w:rsidRDefault="00E862C9" w:rsidP="00E862C9">
      <w:r>
        <w:t>FECHA:</w:t>
      </w:r>
      <w:r>
        <w:tab/>
        <w:t>Medellín, Mayo   03   de   2011</w:t>
      </w:r>
    </w:p>
    <w:p w:rsidR="00E862C9" w:rsidRDefault="00E862C9" w:rsidP="00E862C9">
      <w:r>
        <w:t>PARA:</w:t>
      </w:r>
      <w:r>
        <w:tab/>
      </w:r>
      <w:r>
        <w:tab/>
        <w:t>PLÁSTICOS DARMA</w:t>
      </w:r>
    </w:p>
    <w:p w:rsidR="00E862C9" w:rsidRDefault="00E862C9" w:rsidP="00E862C9">
      <w:r>
        <w:t>ATENCIÓN:</w:t>
      </w:r>
      <w:r>
        <w:tab/>
        <w:t>Sr. Darío Jaramillo</w:t>
      </w:r>
    </w:p>
    <w:p w:rsidR="00E862C9" w:rsidRDefault="00E862C9" w:rsidP="00E862C9">
      <w:r>
        <w:tab/>
      </w:r>
      <w:r>
        <w:tab/>
        <w:t>Gerente.</w:t>
      </w:r>
    </w:p>
    <w:p w:rsidR="00E862C9" w:rsidRDefault="00E862C9" w:rsidP="00E862C9"/>
    <w:p w:rsidR="00E862C9" w:rsidRDefault="00E862C9" w:rsidP="00E862C9">
      <w:r>
        <w:t>Apreciado Don Darío:</w:t>
      </w:r>
    </w:p>
    <w:p w:rsidR="00E862C9" w:rsidRDefault="00E862C9" w:rsidP="00E862C9"/>
    <w:p w:rsidR="00E862C9" w:rsidRDefault="00E862C9" w:rsidP="00E862C9">
      <w:r>
        <w:t>Con la presente estamos solicitando el siguiente servicio de    IMPRESIÓN :</w:t>
      </w:r>
    </w:p>
    <w:p w:rsidR="00E862C9" w:rsidRDefault="00E862C9" w:rsidP="00E862C9"/>
    <w:p w:rsidR="00E862C9" w:rsidRDefault="00E862C9" w:rsidP="00E862C9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E862C9" w:rsidRDefault="00E862C9" w:rsidP="00E862C9">
      <w:r>
        <w:t>MATERIAL   :           Polipropileno Lamina de 40  cms</w:t>
      </w:r>
    </w:p>
    <w:p w:rsidR="00E862C9" w:rsidRDefault="00E862C9" w:rsidP="00E862C9">
      <w:r>
        <w:t>CLIBRE      :               2.0  ”</w:t>
      </w:r>
    </w:p>
    <w:p w:rsidR="00E862C9" w:rsidRDefault="00E862C9" w:rsidP="00E862C9">
      <w:pPr>
        <w:rPr>
          <w:b/>
        </w:rPr>
      </w:pPr>
      <w:r>
        <w:t>REFERENCIA:</w:t>
      </w:r>
      <w:r>
        <w:tab/>
      </w:r>
      <w:r>
        <w:rPr>
          <w:b/>
        </w:rPr>
        <w:t xml:space="preserve">TUCAN </w:t>
      </w:r>
    </w:p>
    <w:p w:rsidR="00E862C9" w:rsidRDefault="00E862C9" w:rsidP="00E862C9">
      <w:r>
        <w:t>CANTIDAD    :          90    Kg</w:t>
      </w:r>
    </w:p>
    <w:p w:rsidR="00E862C9" w:rsidRDefault="00E862C9" w:rsidP="00E862C9">
      <w:r>
        <w:t>COLORES:</w:t>
      </w:r>
      <w:r>
        <w:tab/>
      </w:r>
      <w:r>
        <w:tab/>
        <w:t>4   (   Según   Arte  )</w:t>
      </w:r>
    </w:p>
    <w:p w:rsidR="00E862C9" w:rsidRDefault="00E862C9" w:rsidP="00E862C9">
      <w:r>
        <w:t>CARAS:</w:t>
      </w:r>
      <w:r>
        <w:tab/>
      </w:r>
      <w:r>
        <w:tab/>
        <w:t>1</w:t>
      </w:r>
    </w:p>
    <w:p w:rsidR="00E862C9" w:rsidRDefault="00E862C9" w:rsidP="00E862C9">
      <w:r>
        <w:t>R EPETICIÓN:</w:t>
      </w:r>
      <w:r>
        <w:tab/>
        <w:t>9.5    cms</w:t>
      </w:r>
    </w:p>
    <w:p w:rsidR="00E862C9" w:rsidRDefault="00E862C9" w:rsidP="00E862C9">
      <w:r>
        <w:t>RODILLO:</w:t>
      </w:r>
      <w:r>
        <w:tab/>
      </w:r>
      <w:r>
        <w:tab/>
        <w:t>30</w:t>
      </w:r>
    </w:p>
    <w:p w:rsidR="00E862C9" w:rsidRDefault="00E862C9" w:rsidP="00E862C9">
      <w:pPr>
        <w:rPr>
          <w:b/>
        </w:rPr>
      </w:pPr>
      <w:r>
        <w:t>LAMINA:</w:t>
      </w:r>
      <w:r>
        <w:tab/>
      </w:r>
      <w:r>
        <w:tab/>
      </w:r>
      <w:r>
        <w:rPr>
          <w:b/>
        </w:rPr>
        <w:t>9.5 X 20   cms</w:t>
      </w:r>
    </w:p>
    <w:p w:rsidR="00E862C9" w:rsidRDefault="00E862C9" w:rsidP="00E862C9">
      <w:r>
        <w:t>SELLADO:</w:t>
      </w:r>
      <w:r>
        <w:tab/>
      </w:r>
      <w:r>
        <w:tab/>
        <w:t>Para selle lateral.</w:t>
      </w:r>
    </w:p>
    <w:p w:rsidR="00E862C9" w:rsidRDefault="00E862C9" w:rsidP="00E862C9">
      <w:r>
        <w:t xml:space="preserve"> </w:t>
      </w:r>
    </w:p>
    <w:p w:rsidR="00E862C9" w:rsidRDefault="00E862C9" w:rsidP="00E862C9"/>
    <w:p w:rsidR="00E862C9" w:rsidRDefault="00E862C9" w:rsidP="00E862C9">
      <w:r>
        <w:rPr>
          <w:b/>
          <w:bCs/>
          <w:u w:val="single"/>
        </w:rPr>
        <w:t>NOTA:</w:t>
      </w:r>
      <w:r>
        <w:t xml:space="preserve">  * Colores igual  muestras y pantones </w:t>
      </w:r>
    </w:p>
    <w:p w:rsidR="00E862C9" w:rsidRDefault="00E862C9" w:rsidP="00E862C9">
      <w:pPr>
        <w:numPr>
          <w:ilvl w:val="0"/>
          <w:numId w:val="3"/>
        </w:numPr>
        <w:rPr>
          <w:b/>
        </w:rPr>
      </w:pPr>
      <w:r>
        <w:rPr>
          <w:b/>
        </w:rPr>
        <w:t xml:space="preserve">CONTROLAR EL ENBOTAMIENTO DE </w:t>
      </w:r>
      <w:smartTag w:uri="urn:schemas-microsoft-com:office:smarttags" w:element="PersonName">
        <w:smartTagPr>
          <w:attr w:name="ProductID" w:val="LA TINTA"/>
        </w:smartTagPr>
        <w:r>
          <w:rPr>
            <w:b/>
          </w:rPr>
          <w:t>LA TINTA</w:t>
        </w:r>
      </w:smartTag>
    </w:p>
    <w:p w:rsidR="00E862C9" w:rsidRDefault="00E862C9" w:rsidP="00E862C9">
      <w:pPr>
        <w:ind w:left="885"/>
      </w:pPr>
    </w:p>
    <w:p w:rsidR="00E862C9" w:rsidRDefault="00E862C9" w:rsidP="00E862C9">
      <w:pPr>
        <w:numPr>
          <w:ilvl w:val="0"/>
          <w:numId w:val="4"/>
        </w:numPr>
        <w:rPr>
          <w:b/>
          <w:u w:val="single"/>
        </w:rPr>
      </w:pPr>
      <w:r>
        <w:rPr>
          <w:b/>
          <w:u w:val="single"/>
        </w:rPr>
        <w:t>Se deben imprimir en 1 lote todo el material</w:t>
      </w:r>
    </w:p>
    <w:p w:rsidR="00E862C9" w:rsidRDefault="00E862C9" w:rsidP="00E862C9">
      <w:pPr>
        <w:ind w:left="1500"/>
        <w:rPr>
          <w:u w:val="single"/>
        </w:rPr>
      </w:pPr>
    </w:p>
    <w:p w:rsidR="00E862C9" w:rsidRDefault="00E862C9" w:rsidP="00E862C9">
      <w:pPr>
        <w:ind w:left="1500"/>
        <w:rPr>
          <w:u w:val="single"/>
        </w:rPr>
      </w:pPr>
    </w:p>
    <w:p w:rsidR="00E862C9" w:rsidRDefault="00E862C9" w:rsidP="00E862C9">
      <w:pPr>
        <w:ind w:left="1500"/>
        <w:rPr>
          <w:b/>
          <w:u w:val="single"/>
        </w:rPr>
      </w:pPr>
      <w:r>
        <w:rPr>
          <w:b/>
          <w:u w:val="single"/>
        </w:rPr>
        <w:tab/>
      </w:r>
      <w:r>
        <w:rPr>
          <w:b/>
          <w:u w:val="single"/>
        </w:rPr>
        <w:tab/>
        <w:t xml:space="preserve">-  </w:t>
      </w:r>
      <w:r w:rsidRPr="006D6245">
        <w:rPr>
          <w:b/>
          <w:sz w:val="36"/>
          <w:szCs w:val="36"/>
          <w:u w:val="single"/>
        </w:rPr>
        <w:t>L      4003</w:t>
      </w:r>
      <w:r>
        <w:rPr>
          <w:b/>
          <w:sz w:val="36"/>
          <w:szCs w:val="36"/>
          <w:u w:val="single"/>
        </w:rPr>
        <w:t>4</w:t>
      </w:r>
    </w:p>
    <w:p w:rsidR="00E862C9" w:rsidRDefault="00E862C9" w:rsidP="00E862C9">
      <w:pPr>
        <w:rPr>
          <w:b/>
          <w:u w:val="single"/>
        </w:rPr>
      </w:pPr>
    </w:p>
    <w:p w:rsidR="00E862C9" w:rsidRDefault="00E862C9" w:rsidP="00E862C9">
      <w:pPr>
        <w:ind w:left="885"/>
      </w:pPr>
    </w:p>
    <w:p w:rsidR="00E862C9" w:rsidRDefault="00E862C9" w:rsidP="00E862C9">
      <w:pPr>
        <w:ind w:left="1500"/>
        <w:rPr>
          <w:u w:val="single"/>
        </w:rPr>
      </w:pPr>
    </w:p>
    <w:p w:rsidR="00E862C9" w:rsidRDefault="00E862C9" w:rsidP="00E862C9">
      <w:r>
        <w:t>Agradezco la atención y colaboración prestada.</w:t>
      </w:r>
    </w:p>
    <w:p w:rsidR="00E862C9" w:rsidRDefault="00E862C9" w:rsidP="00E862C9"/>
    <w:p w:rsidR="00E862C9" w:rsidRDefault="00E862C9" w:rsidP="00E862C9">
      <w:r>
        <w:t>Cordialmente</w:t>
      </w:r>
    </w:p>
    <w:p w:rsidR="00E862C9" w:rsidRDefault="00E862C9" w:rsidP="00E862C9"/>
    <w:p w:rsidR="00E862C9" w:rsidRDefault="00E862C9" w:rsidP="00E862C9"/>
    <w:p w:rsidR="00E862C9" w:rsidRDefault="00E862C9" w:rsidP="00E862C9">
      <w:r>
        <w:t>RICARDO CASAS ZAPATA</w:t>
      </w:r>
    </w:p>
    <w:p w:rsidR="00E862C9" w:rsidRDefault="00E862C9" w:rsidP="00E862C9">
      <w:r>
        <w:t>Director.</w:t>
      </w:r>
    </w:p>
    <w:p w:rsidR="005963B8" w:rsidRDefault="005963B8" w:rsidP="00F47D70"/>
    <w:p w:rsidR="0046241D" w:rsidRDefault="0046241D" w:rsidP="00F47D70"/>
    <w:p w:rsidR="0046241D" w:rsidRDefault="0046241D" w:rsidP="00F47D70"/>
    <w:p w:rsidR="0046241D" w:rsidRDefault="0046241D" w:rsidP="0046241D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46241D" w:rsidRDefault="0046241D" w:rsidP="0046241D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46241D" w:rsidRDefault="0046241D" w:rsidP="0046241D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46241D" w:rsidRDefault="0046241D" w:rsidP="0046241D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46241D" w:rsidRDefault="0046241D" w:rsidP="0046241D"/>
    <w:p w:rsidR="0046241D" w:rsidRDefault="0046241D" w:rsidP="0046241D">
      <w:pPr>
        <w:pStyle w:val="Ttulo1"/>
      </w:pPr>
      <w:r>
        <w:t>ORDEN DE TRABAJO    N °      07771</w:t>
      </w:r>
    </w:p>
    <w:p w:rsidR="0046241D" w:rsidRDefault="0046241D" w:rsidP="0046241D"/>
    <w:p w:rsidR="0046241D" w:rsidRDefault="0046241D" w:rsidP="0046241D">
      <w:r>
        <w:t>FECHA:</w:t>
      </w:r>
      <w:r>
        <w:tab/>
        <w:t>Medellín,  Mayo   03    de   2011</w:t>
      </w:r>
    </w:p>
    <w:p w:rsidR="0046241D" w:rsidRDefault="0046241D" w:rsidP="0046241D">
      <w:r>
        <w:t>PARA:</w:t>
      </w:r>
      <w:r>
        <w:tab/>
      </w:r>
      <w:r>
        <w:tab/>
        <w:t>PLÁSTICOS DARMA</w:t>
      </w:r>
    </w:p>
    <w:p w:rsidR="0046241D" w:rsidRDefault="0046241D" w:rsidP="0046241D">
      <w:r>
        <w:t>ATENCIÓN:</w:t>
      </w:r>
      <w:r>
        <w:tab/>
        <w:t>Sr. Darío Jaramillo</w:t>
      </w:r>
    </w:p>
    <w:p w:rsidR="0046241D" w:rsidRDefault="0046241D" w:rsidP="0046241D">
      <w:r>
        <w:tab/>
      </w:r>
      <w:r>
        <w:tab/>
        <w:t>Gerente.</w:t>
      </w:r>
    </w:p>
    <w:p w:rsidR="0046241D" w:rsidRDefault="0046241D" w:rsidP="0046241D"/>
    <w:p w:rsidR="0046241D" w:rsidRDefault="0046241D" w:rsidP="0046241D">
      <w:r>
        <w:t>Apreciado Don Darío:</w:t>
      </w:r>
    </w:p>
    <w:p w:rsidR="0046241D" w:rsidRDefault="0046241D" w:rsidP="0046241D"/>
    <w:p w:rsidR="0046241D" w:rsidRDefault="0046241D" w:rsidP="0046241D">
      <w:r>
        <w:t>Con la presente estamos solicitando el siguiente servicio de    IMPRESIÓN  :</w:t>
      </w:r>
    </w:p>
    <w:p w:rsidR="0046241D" w:rsidRDefault="0046241D" w:rsidP="0046241D"/>
    <w:p w:rsidR="0046241D" w:rsidRDefault="0046241D" w:rsidP="0046241D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46241D" w:rsidRDefault="0046241D" w:rsidP="0046241D">
      <w:r>
        <w:t xml:space="preserve">MATERIAL   :           Polipropileno Lamina </w:t>
      </w:r>
      <w:r w:rsidR="004306D4">
        <w:t xml:space="preserve"> </w:t>
      </w:r>
      <w:r>
        <w:t>de   40  cms</w:t>
      </w:r>
    </w:p>
    <w:p w:rsidR="0046241D" w:rsidRDefault="0046241D" w:rsidP="0046241D">
      <w:r>
        <w:t xml:space="preserve">CALIBRE      :           </w:t>
      </w:r>
      <w:r w:rsidRPr="00FB6911">
        <w:rPr>
          <w:b/>
        </w:rPr>
        <w:t>2.0</w:t>
      </w:r>
      <w:r>
        <w:t xml:space="preserve">  ”</w:t>
      </w:r>
    </w:p>
    <w:p w:rsidR="0046241D" w:rsidRPr="00F36A72" w:rsidRDefault="0046241D" w:rsidP="0046241D">
      <w:pPr>
        <w:rPr>
          <w:b/>
        </w:rPr>
      </w:pPr>
      <w:r>
        <w:t>REFERENCIA:</w:t>
      </w:r>
      <w:r>
        <w:tab/>
      </w:r>
      <w:r>
        <w:rPr>
          <w:b/>
        </w:rPr>
        <w:t xml:space="preserve">DON   LIMON </w:t>
      </w:r>
    </w:p>
    <w:p w:rsidR="0046241D" w:rsidRDefault="0046241D" w:rsidP="0046241D">
      <w:r>
        <w:t>CANTIDAD    :         90</w:t>
      </w:r>
      <w:r w:rsidRPr="00F06B36">
        <w:rPr>
          <w:b/>
        </w:rPr>
        <w:t xml:space="preserve">    Kg</w:t>
      </w:r>
    </w:p>
    <w:p w:rsidR="0046241D" w:rsidRDefault="0046241D" w:rsidP="0046241D">
      <w:r>
        <w:t>COLORES:</w:t>
      </w:r>
      <w:r>
        <w:tab/>
      </w:r>
      <w:r>
        <w:tab/>
        <w:t>3   (   Según Muestra  )</w:t>
      </w:r>
    </w:p>
    <w:p w:rsidR="0046241D" w:rsidRDefault="0046241D" w:rsidP="0046241D">
      <w:r>
        <w:t>CARAS:</w:t>
      </w:r>
      <w:r>
        <w:tab/>
      </w:r>
      <w:r>
        <w:tab/>
        <w:t>1</w:t>
      </w:r>
    </w:p>
    <w:p w:rsidR="0046241D" w:rsidRDefault="0046241D" w:rsidP="0046241D">
      <w:r>
        <w:t xml:space="preserve">R EPETICIÓN:  </w:t>
      </w:r>
      <w:r>
        <w:tab/>
        <w:t>9.5    cms</w:t>
      </w:r>
    </w:p>
    <w:p w:rsidR="0046241D" w:rsidRDefault="0046241D" w:rsidP="0046241D">
      <w:r>
        <w:t>RODILLO:</w:t>
      </w:r>
      <w:r>
        <w:tab/>
      </w:r>
      <w:r>
        <w:tab/>
      </w:r>
      <w:r w:rsidRPr="007C0A03">
        <w:rPr>
          <w:b/>
        </w:rPr>
        <w:t>30</w:t>
      </w:r>
    </w:p>
    <w:p w:rsidR="0046241D" w:rsidRDefault="0046241D" w:rsidP="0046241D">
      <w:r>
        <w:t>LAMINA:</w:t>
      </w:r>
      <w:r>
        <w:tab/>
      </w:r>
      <w:r>
        <w:tab/>
        <w:t>9.5 X 20   cms</w:t>
      </w:r>
    </w:p>
    <w:p w:rsidR="0046241D" w:rsidRDefault="0046241D" w:rsidP="0046241D">
      <w:r>
        <w:t>SELLADO:</w:t>
      </w:r>
      <w:r>
        <w:tab/>
      </w:r>
      <w:r>
        <w:tab/>
        <w:t>Para selle lateral.</w:t>
      </w:r>
    </w:p>
    <w:p w:rsidR="0046241D" w:rsidRDefault="0046241D" w:rsidP="0046241D">
      <w:r>
        <w:t xml:space="preserve"> </w:t>
      </w:r>
    </w:p>
    <w:p w:rsidR="0046241D" w:rsidRDefault="0046241D" w:rsidP="0046241D"/>
    <w:p w:rsidR="0046241D" w:rsidRDefault="0046241D" w:rsidP="0046241D">
      <w:r>
        <w:rPr>
          <w:b/>
          <w:bCs/>
          <w:u w:val="single"/>
        </w:rPr>
        <w:t>NOTA:</w:t>
      </w:r>
      <w:r>
        <w:t xml:space="preserve">  * Los cyreles   se  encuentran en su planta</w:t>
      </w:r>
    </w:p>
    <w:p w:rsidR="0046241D" w:rsidRDefault="0046241D" w:rsidP="0046241D">
      <w:pPr>
        <w:numPr>
          <w:ilvl w:val="0"/>
          <w:numId w:val="1"/>
        </w:numPr>
      </w:pPr>
      <w:r>
        <w:t>Colores igual  pantones</w:t>
      </w:r>
    </w:p>
    <w:p w:rsidR="0046241D" w:rsidRDefault="0046241D" w:rsidP="0046241D"/>
    <w:p w:rsidR="0046241D" w:rsidRDefault="0046241D" w:rsidP="0046241D">
      <w:pPr>
        <w:ind w:left="885"/>
      </w:pPr>
    </w:p>
    <w:p w:rsidR="0046241D" w:rsidRPr="00DC02C1" w:rsidRDefault="0046241D" w:rsidP="0046241D">
      <w:pPr>
        <w:numPr>
          <w:ilvl w:val="0"/>
          <w:numId w:val="2"/>
        </w:numPr>
        <w:rPr>
          <w:b/>
          <w:u w:val="single"/>
        </w:rPr>
      </w:pPr>
      <w:r>
        <w:rPr>
          <w:b/>
          <w:u w:val="single"/>
        </w:rPr>
        <w:t>Se deben imprimir en  1  lote todo el  material</w:t>
      </w:r>
    </w:p>
    <w:p w:rsidR="0046241D" w:rsidRDefault="0046241D" w:rsidP="0046241D">
      <w:pPr>
        <w:ind w:left="1500"/>
        <w:rPr>
          <w:u w:val="single"/>
        </w:rPr>
      </w:pPr>
    </w:p>
    <w:p w:rsidR="0046241D" w:rsidRDefault="0046241D" w:rsidP="0046241D">
      <w:pPr>
        <w:ind w:left="1500"/>
        <w:rPr>
          <w:u w:val="single"/>
        </w:rPr>
      </w:pPr>
    </w:p>
    <w:p w:rsidR="0046241D" w:rsidRPr="00995CA5" w:rsidRDefault="0046241D" w:rsidP="0046241D">
      <w:pPr>
        <w:numPr>
          <w:ilvl w:val="0"/>
          <w:numId w:val="2"/>
        </w:num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 xml:space="preserve">Lote  </w:t>
      </w:r>
      <w:r>
        <w:rPr>
          <w:b/>
          <w:sz w:val="36"/>
          <w:szCs w:val="36"/>
          <w:u w:val="single"/>
        </w:rPr>
        <w:tab/>
      </w:r>
      <w:r>
        <w:rPr>
          <w:b/>
          <w:sz w:val="36"/>
          <w:szCs w:val="36"/>
          <w:u w:val="single"/>
        </w:rPr>
        <w:tab/>
      </w:r>
      <w:r>
        <w:rPr>
          <w:b/>
          <w:sz w:val="36"/>
          <w:szCs w:val="36"/>
          <w:u w:val="single"/>
        </w:rPr>
        <w:tab/>
        <w:t>42043</w:t>
      </w:r>
    </w:p>
    <w:p w:rsidR="0046241D" w:rsidRDefault="0046241D" w:rsidP="0046241D">
      <w:pPr>
        <w:ind w:left="1500"/>
        <w:rPr>
          <w:u w:val="single"/>
        </w:rPr>
      </w:pPr>
    </w:p>
    <w:p w:rsidR="0046241D" w:rsidRDefault="0046241D" w:rsidP="0046241D">
      <w:pPr>
        <w:ind w:left="1500"/>
        <w:rPr>
          <w:u w:val="single"/>
        </w:rPr>
      </w:pPr>
    </w:p>
    <w:p w:rsidR="0046241D" w:rsidRDefault="0046241D" w:rsidP="0046241D">
      <w:r>
        <w:t>Agradezco la atención y colaboración prestada.</w:t>
      </w:r>
    </w:p>
    <w:p w:rsidR="0046241D" w:rsidRDefault="0046241D" w:rsidP="0046241D"/>
    <w:p w:rsidR="0046241D" w:rsidRDefault="0046241D" w:rsidP="0046241D">
      <w:r>
        <w:t>Cordialmente</w:t>
      </w:r>
    </w:p>
    <w:p w:rsidR="0046241D" w:rsidRDefault="0046241D" w:rsidP="0046241D"/>
    <w:p w:rsidR="0046241D" w:rsidRDefault="0046241D" w:rsidP="0046241D"/>
    <w:p w:rsidR="0046241D" w:rsidRDefault="0046241D" w:rsidP="0046241D">
      <w:r>
        <w:t>RICARDO CASAS ZAPATA</w:t>
      </w:r>
    </w:p>
    <w:p w:rsidR="0046241D" w:rsidRDefault="0046241D" w:rsidP="0046241D">
      <w:r>
        <w:t>Director.</w:t>
      </w:r>
    </w:p>
    <w:p w:rsidR="0046241D" w:rsidRDefault="0046241D" w:rsidP="00F47D70"/>
    <w:p w:rsidR="0083039B" w:rsidRDefault="0083039B" w:rsidP="00F47D70"/>
    <w:p w:rsidR="0083039B" w:rsidRDefault="0083039B" w:rsidP="00F47D70"/>
    <w:p w:rsidR="0083039B" w:rsidRDefault="0083039B" w:rsidP="00F47D70"/>
    <w:p w:rsidR="0083039B" w:rsidRDefault="0083039B" w:rsidP="0083039B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83039B" w:rsidRDefault="0083039B" w:rsidP="0083039B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83039B" w:rsidRDefault="0083039B" w:rsidP="0083039B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83039B" w:rsidRDefault="0083039B" w:rsidP="0083039B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83039B" w:rsidRDefault="0083039B" w:rsidP="0083039B">
      <w:pPr>
        <w:rPr>
          <w:b/>
          <w:bCs/>
        </w:rPr>
      </w:pPr>
    </w:p>
    <w:p w:rsidR="0083039B" w:rsidRDefault="0083039B" w:rsidP="0083039B">
      <w:pPr>
        <w:pStyle w:val="Ttulo1"/>
      </w:pPr>
      <w:r>
        <w:t>ORDEN DE TRABAJO      N°      07742</w:t>
      </w:r>
    </w:p>
    <w:p w:rsidR="0083039B" w:rsidRDefault="0083039B" w:rsidP="0083039B"/>
    <w:p w:rsidR="0083039B" w:rsidRDefault="0083039B" w:rsidP="0083039B"/>
    <w:p w:rsidR="0083039B" w:rsidRDefault="0083039B" w:rsidP="0083039B">
      <w:r>
        <w:t>FECHA:</w:t>
      </w:r>
      <w:r>
        <w:tab/>
        <w:t>Medellín,  Mayo  03   de  2011</w:t>
      </w:r>
    </w:p>
    <w:p w:rsidR="0083039B" w:rsidRDefault="0083039B" w:rsidP="0083039B">
      <w:r>
        <w:t>PARA:</w:t>
      </w:r>
      <w:r>
        <w:tab/>
      </w:r>
      <w:r>
        <w:tab/>
        <w:t>PLÁSTICOS DARMA</w:t>
      </w:r>
    </w:p>
    <w:p w:rsidR="0083039B" w:rsidRDefault="0083039B" w:rsidP="0083039B">
      <w:r>
        <w:t>ATENCIÓN:</w:t>
      </w:r>
      <w:r>
        <w:tab/>
        <w:t>Sr. Darío Jaramillo</w:t>
      </w:r>
    </w:p>
    <w:p w:rsidR="0083039B" w:rsidRDefault="0083039B" w:rsidP="0083039B">
      <w:r>
        <w:tab/>
      </w:r>
      <w:r>
        <w:tab/>
        <w:t>Gerente.</w:t>
      </w:r>
    </w:p>
    <w:p w:rsidR="0083039B" w:rsidRDefault="0083039B" w:rsidP="0083039B"/>
    <w:p w:rsidR="0083039B" w:rsidRDefault="0083039B" w:rsidP="0083039B">
      <w:r>
        <w:t>Apreciado Don Darío :</w:t>
      </w:r>
    </w:p>
    <w:p w:rsidR="0083039B" w:rsidRDefault="0083039B" w:rsidP="0083039B">
      <w:r>
        <w:t xml:space="preserve"> </w:t>
      </w:r>
    </w:p>
    <w:p w:rsidR="0083039B" w:rsidRDefault="0083039B" w:rsidP="0083039B">
      <w:r>
        <w:t>Con la presente estamos solicitando el siguiente servicio de   IMPRESIÓN  :</w:t>
      </w:r>
    </w:p>
    <w:p w:rsidR="0083039B" w:rsidRDefault="0083039B" w:rsidP="0083039B"/>
    <w:p w:rsidR="0083039B" w:rsidRDefault="0083039B" w:rsidP="0083039B">
      <w:pPr>
        <w:rPr>
          <w:b/>
          <w:bCs/>
          <w:u w:val="single"/>
        </w:rPr>
      </w:pPr>
    </w:p>
    <w:p w:rsidR="0083039B" w:rsidRDefault="0083039B" w:rsidP="0083039B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83039B" w:rsidRDefault="0083039B" w:rsidP="0083039B"/>
    <w:p w:rsidR="0083039B" w:rsidRDefault="0083039B" w:rsidP="0083039B">
      <w:r>
        <w:t>MATERIAL:</w:t>
      </w:r>
      <w:r>
        <w:tab/>
      </w:r>
      <w:r>
        <w:tab/>
        <w:t>Polietileno     Lamina    Transparente COEXTRUIDA</w:t>
      </w:r>
    </w:p>
    <w:p w:rsidR="0083039B" w:rsidRDefault="0083039B" w:rsidP="0083039B">
      <w:r>
        <w:t>MEDIDA:</w:t>
      </w:r>
      <w:r>
        <w:tab/>
      </w:r>
      <w:r>
        <w:tab/>
      </w:r>
      <w:r>
        <w:rPr>
          <w:b/>
        </w:rPr>
        <w:t xml:space="preserve">32.5 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83039B" w:rsidRPr="006D12B2" w:rsidRDefault="0083039B" w:rsidP="0083039B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83039B" w:rsidRDefault="0083039B" w:rsidP="0083039B">
      <w:r>
        <w:t>TRATADO:</w:t>
      </w:r>
      <w:r>
        <w:tab/>
      </w:r>
      <w:r>
        <w:tab/>
        <w:t>1  Cara</w:t>
      </w:r>
    </w:p>
    <w:p w:rsidR="0083039B" w:rsidRDefault="0083039B" w:rsidP="0083039B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>
        <w:rPr>
          <w:b/>
        </w:rPr>
        <w:t xml:space="preserve">200  </w:t>
      </w:r>
      <w:r w:rsidRPr="00900A5A">
        <w:rPr>
          <w:b/>
        </w:rPr>
        <w:t xml:space="preserve">  Kg</w:t>
      </w:r>
      <w:r>
        <w:t>.</w:t>
      </w:r>
    </w:p>
    <w:p w:rsidR="0083039B" w:rsidRDefault="0083039B" w:rsidP="0083039B">
      <w:r>
        <w:t>COLORES:</w:t>
      </w:r>
      <w:r>
        <w:tab/>
      </w:r>
      <w:r>
        <w:tab/>
        <w:t xml:space="preserve">3    (  Blanco – Negro - Verde   )   </w:t>
      </w:r>
    </w:p>
    <w:p w:rsidR="0083039B" w:rsidRDefault="0083039B" w:rsidP="0083039B">
      <w:r>
        <w:t>CARAS:</w:t>
      </w:r>
      <w:r>
        <w:tab/>
      </w:r>
      <w:r>
        <w:tab/>
        <w:t>1  (3 x 1  )</w:t>
      </w:r>
    </w:p>
    <w:p w:rsidR="0083039B" w:rsidRDefault="0083039B" w:rsidP="0083039B">
      <w:r>
        <w:t>REPETICIÓN:</w:t>
      </w:r>
      <w:r>
        <w:tab/>
        <w:t xml:space="preserve">11   Cms   </w:t>
      </w:r>
    </w:p>
    <w:p w:rsidR="0083039B" w:rsidRPr="00900A5A" w:rsidRDefault="0083039B" w:rsidP="0083039B">
      <w:pPr>
        <w:rPr>
          <w:b/>
        </w:rPr>
      </w:pPr>
      <w:r>
        <w:t xml:space="preserve">RODILLO  :               </w:t>
      </w:r>
      <w:r>
        <w:rPr>
          <w:b/>
        </w:rPr>
        <w:t>45</w:t>
      </w:r>
    </w:p>
    <w:p w:rsidR="0083039B" w:rsidRDefault="0083039B" w:rsidP="0083039B">
      <w:r>
        <w:t>LAMINA:</w:t>
      </w:r>
      <w:r>
        <w:tab/>
      </w:r>
      <w:r>
        <w:tab/>
        <w:t>15.5    Cms    REFILADA PARA EMPAQUETADORA</w:t>
      </w:r>
    </w:p>
    <w:p w:rsidR="0083039B" w:rsidRDefault="0083039B" w:rsidP="0083039B">
      <w:r>
        <w:t>FOTOCAELDA:</w:t>
      </w:r>
      <w:r>
        <w:tab/>
        <w:t>Según muestra con doble  color</w:t>
      </w:r>
    </w:p>
    <w:p w:rsidR="0083039B" w:rsidRPr="00146B92" w:rsidRDefault="0083039B" w:rsidP="0083039B">
      <w:pPr>
        <w:rPr>
          <w:b/>
        </w:rPr>
      </w:pPr>
      <w:r>
        <w:t>REFERENCIA:</w:t>
      </w:r>
      <w:r>
        <w:tab/>
      </w:r>
      <w:r>
        <w:rPr>
          <w:b/>
        </w:rPr>
        <w:t xml:space="preserve">PULPA    </w:t>
      </w:r>
      <w:r>
        <w:rPr>
          <w:b/>
          <w:u w:val="single"/>
        </w:rPr>
        <w:t>MORA</w:t>
      </w:r>
      <w:r>
        <w:rPr>
          <w:b/>
        </w:rPr>
        <w:t xml:space="preserve">    90  GMS</w:t>
      </w:r>
    </w:p>
    <w:p w:rsidR="0083039B" w:rsidRDefault="0083039B" w:rsidP="0083039B">
      <w:r>
        <w:tab/>
      </w:r>
      <w:r>
        <w:tab/>
      </w:r>
      <w:r>
        <w:tab/>
      </w:r>
    </w:p>
    <w:p w:rsidR="0083039B" w:rsidRDefault="0083039B" w:rsidP="0083039B"/>
    <w:p w:rsidR="0083039B" w:rsidRDefault="0083039B" w:rsidP="0083039B">
      <w:r>
        <w:rPr>
          <w:b/>
          <w:bCs/>
          <w:u w:val="single"/>
        </w:rPr>
        <w:t>NOTA:</w:t>
      </w:r>
      <w:r>
        <w:t xml:space="preserve">  - Cyreles  en  su  planta</w:t>
      </w:r>
      <w:r>
        <w:tab/>
      </w:r>
    </w:p>
    <w:p w:rsidR="0083039B" w:rsidRDefault="0083039B" w:rsidP="0083039B">
      <w:pPr>
        <w:pStyle w:val="Prrafodelista"/>
        <w:numPr>
          <w:ilvl w:val="0"/>
          <w:numId w:val="2"/>
        </w:numPr>
      </w:pPr>
      <w:r>
        <w:t xml:space="preserve"> Se aprueba  impresión</w:t>
      </w:r>
    </w:p>
    <w:p w:rsidR="0083039B" w:rsidRDefault="0083039B" w:rsidP="0083039B">
      <w:pPr>
        <w:pStyle w:val="Prrafodelista"/>
        <w:numPr>
          <w:ilvl w:val="0"/>
          <w:numId w:val="2"/>
        </w:numPr>
      </w:pPr>
      <w:r>
        <w:t>UTILIZAR  TINTAS ANTIGRASA</w:t>
      </w:r>
    </w:p>
    <w:p w:rsidR="0083039B" w:rsidRDefault="0083039B" w:rsidP="0083039B"/>
    <w:p w:rsidR="009E631B" w:rsidRDefault="009E631B" w:rsidP="0083039B"/>
    <w:p w:rsidR="0083039B" w:rsidRDefault="0083039B" w:rsidP="0083039B"/>
    <w:p w:rsidR="0083039B" w:rsidRDefault="0083039B" w:rsidP="0083039B">
      <w:r>
        <w:t>Agradezco la atención y colaboración prestada.</w:t>
      </w:r>
    </w:p>
    <w:p w:rsidR="0083039B" w:rsidRDefault="0083039B" w:rsidP="0083039B"/>
    <w:p w:rsidR="0083039B" w:rsidRDefault="0083039B" w:rsidP="0083039B">
      <w:r>
        <w:t>Cordialmente,</w:t>
      </w:r>
    </w:p>
    <w:p w:rsidR="0083039B" w:rsidRDefault="0083039B" w:rsidP="0083039B"/>
    <w:p w:rsidR="0083039B" w:rsidRPr="00F4077E" w:rsidRDefault="0083039B" w:rsidP="0083039B">
      <w:pPr>
        <w:rPr>
          <w:b/>
        </w:rPr>
      </w:pPr>
    </w:p>
    <w:p w:rsidR="0083039B" w:rsidRDefault="0083039B" w:rsidP="0083039B"/>
    <w:p w:rsidR="0083039B" w:rsidRDefault="0083039B" w:rsidP="0083039B">
      <w:r>
        <w:t>RICARDO CASAS ZAPATA</w:t>
      </w:r>
    </w:p>
    <w:p w:rsidR="0083039B" w:rsidRDefault="0083039B" w:rsidP="0083039B">
      <w:r>
        <w:t>Director.</w:t>
      </w:r>
    </w:p>
    <w:p w:rsidR="0083039B" w:rsidRDefault="0083039B" w:rsidP="00F47D70"/>
    <w:p w:rsidR="00C82526" w:rsidRDefault="00C82526" w:rsidP="00C82526">
      <w:pPr>
        <w:rPr>
          <w:b/>
        </w:rPr>
      </w:pPr>
    </w:p>
    <w:p w:rsidR="00C82526" w:rsidRDefault="00C82526" w:rsidP="00C82526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C82526" w:rsidRDefault="00C82526" w:rsidP="00C82526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NIT: 811.040.799-9</w:t>
      </w:r>
    </w:p>
    <w:p w:rsidR="00C82526" w:rsidRDefault="00C82526" w:rsidP="00C82526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C82526" w:rsidRDefault="00C82526" w:rsidP="00C82526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C82526" w:rsidRDefault="00C82526" w:rsidP="00C82526"/>
    <w:p w:rsidR="00C82526" w:rsidRDefault="00C82526" w:rsidP="00C82526">
      <w:pPr>
        <w:pStyle w:val="Ttulo1"/>
      </w:pPr>
      <w:r>
        <w:t>ORD EN DE TRABAJO  N°      07770</w:t>
      </w:r>
    </w:p>
    <w:p w:rsidR="00C82526" w:rsidRDefault="00C82526" w:rsidP="00C82526"/>
    <w:p w:rsidR="00C82526" w:rsidRDefault="00C82526" w:rsidP="00C82526">
      <w:r>
        <w:t>FECHA:</w:t>
      </w:r>
      <w:r>
        <w:tab/>
        <w:t>Medellín,  Mayo   03    de  2011</w:t>
      </w:r>
    </w:p>
    <w:p w:rsidR="00C82526" w:rsidRDefault="00C82526" w:rsidP="00C82526">
      <w:r>
        <w:t>PARA:</w:t>
      </w:r>
      <w:r>
        <w:tab/>
      </w:r>
      <w:r>
        <w:tab/>
        <w:t>PLÁSTICOS DARMA</w:t>
      </w:r>
    </w:p>
    <w:p w:rsidR="00C82526" w:rsidRDefault="00C82526" w:rsidP="00C82526">
      <w:r>
        <w:t>ATENCIÓN:</w:t>
      </w:r>
      <w:r>
        <w:tab/>
        <w:t>Sr. Darío Jaramillo</w:t>
      </w:r>
    </w:p>
    <w:p w:rsidR="00C82526" w:rsidRDefault="00C82526" w:rsidP="00C82526">
      <w:r>
        <w:tab/>
      </w:r>
      <w:r>
        <w:tab/>
        <w:t>Gerente.</w:t>
      </w:r>
    </w:p>
    <w:p w:rsidR="00C82526" w:rsidRDefault="00C82526" w:rsidP="00C82526"/>
    <w:p w:rsidR="00C82526" w:rsidRDefault="00C82526" w:rsidP="00C82526">
      <w:r>
        <w:t>Apreciado Don Darío:</w:t>
      </w:r>
    </w:p>
    <w:p w:rsidR="00C82526" w:rsidRDefault="00C82526" w:rsidP="00C82526"/>
    <w:p w:rsidR="00C82526" w:rsidRDefault="00C82526" w:rsidP="00C82526">
      <w:r>
        <w:t>Con la presente estamos solicitando el siguiente Material :</w:t>
      </w:r>
    </w:p>
    <w:p w:rsidR="00C82526" w:rsidRDefault="00C82526" w:rsidP="00C82526"/>
    <w:p w:rsidR="00C82526" w:rsidRDefault="00C82526" w:rsidP="00C82526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C82526" w:rsidRDefault="00C82526" w:rsidP="00C82526">
      <w:pPr>
        <w:rPr>
          <w:b/>
          <w:bCs/>
          <w:u w:val="single"/>
        </w:rPr>
      </w:pPr>
    </w:p>
    <w:p w:rsidR="00C82526" w:rsidRDefault="00C82526" w:rsidP="00C82526">
      <w:r>
        <w:t>MATERIAL:</w:t>
      </w:r>
      <w:r>
        <w:tab/>
      </w:r>
      <w:r>
        <w:tab/>
        <w:t>Polietileno Alta Densidad Pigmentado NEGRO LAMINA</w:t>
      </w:r>
    </w:p>
    <w:p w:rsidR="00C82526" w:rsidRDefault="00C82526" w:rsidP="00C82526">
      <w:r>
        <w:t>MEDIDA:</w:t>
      </w:r>
      <w:r>
        <w:tab/>
      </w:r>
      <w:r>
        <w:tab/>
        <w:t>60  Cms.</w:t>
      </w:r>
    </w:p>
    <w:p w:rsidR="00C82526" w:rsidRDefault="00C82526" w:rsidP="00C82526">
      <w:pPr>
        <w:rPr>
          <w:b/>
          <w:bCs/>
        </w:rPr>
      </w:pPr>
      <w:r>
        <w:t>CALIBRE:</w:t>
      </w:r>
      <w:r>
        <w:tab/>
      </w:r>
      <w:r>
        <w:tab/>
      </w:r>
      <w:r>
        <w:rPr>
          <w:b/>
        </w:rPr>
        <w:t>3.5</w:t>
      </w:r>
      <w:r>
        <w:t xml:space="preserve"> </w:t>
      </w:r>
      <w:r>
        <w:rPr>
          <w:b/>
          <w:bCs/>
        </w:rPr>
        <w:t xml:space="preserve">  ”</w:t>
      </w:r>
    </w:p>
    <w:p w:rsidR="00C82526" w:rsidRDefault="00C82526" w:rsidP="00C82526">
      <w:r>
        <w:t>COLOR:</w:t>
      </w:r>
      <w:r>
        <w:tab/>
      </w:r>
      <w:r>
        <w:tab/>
        <w:t>NEGRO  ( Según muestra  ).</w:t>
      </w:r>
    </w:p>
    <w:p w:rsidR="00C82526" w:rsidRDefault="00C82526" w:rsidP="00C82526">
      <w:r>
        <w:t>TRATADO:</w:t>
      </w:r>
      <w:r>
        <w:tab/>
      </w:r>
      <w:r>
        <w:tab/>
        <w:t>2 Caras.</w:t>
      </w:r>
    </w:p>
    <w:p w:rsidR="00C82526" w:rsidRDefault="00C82526" w:rsidP="00C82526">
      <w:pPr>
        <w:rPr>
          <w:b/>
          <w:bCs/>
        </w:rPr>
      </w:pPr>
      <w:r>
        <w:t>CANTIDAD:</w:t>
      </w:r>
      <w:r>
        <w:tab/>
      </w:r>
      <w:r>
        <w:tab/>
      </w:r>
      <w:r>
        <w:rPr>
          <w:b/>
        </w:rPr>
        <w:t>130</w:t>
      </w:r>
      <w:r w:rsidRPr="006202ED">
        <w:rPr>
          <w:b/>
        </w:rPr>
        <w:t xml:space="preserve">   Kg.</w:t>
      </w:r>
      <w:r>
        <w:rPr>
          <w:b/>
          <w:bCs/>
        </w:rPr>
        <w:t xml:space="preserve"> </w:t>
      </w:r>
    </w:p>
    <w:p w:rsidR="00C82526" w:rsidRDefault="00C82526" w:rsidP="00C82526">
      <w:r>
        <w:t>REFERENCIA:</w:t>
      </w:r>
      <w:r>
        <w:tab/>
      </w:r>
      <w:r>
        <w:rPr>
          <w:b/>
        </w:rPr>
        <w:t>QUIK  SILVER PEQUEÑA</w:t>
      </w:r>
    </w:p>
    <w:p w:rsidR="00C82526" w:rsidRDefault="00C82526" w:rsidP="00C82526">
      <w:r>
        <w:t>COLORES:</w:t>
      </w:r>
      <w:r>
        <w:tab/>
      </w:r>
      <w:r>
        <w:tab/>
        <w:t>3 ( Gris-blanco- rojo  )</w:t>
      </w:r>
    </w:p>
    <w:p w:rsidR="00C82526" w:rsidRDefault="00C82526" w:rsidP="00C82526">
      <w:r>
        <w:t>CARAS:</w:t>
      </w:r>
      <w:r>
        <w:tab/>
      </w:r>
      <w:r>
        <w:tab/>
        <w:t>2</w:t>
      </w:r>
    </w:p>
    <w:p w:rsidR="00C82526" w:rsidRDefault="00C82526" w:rsidP="00C82526">
      <w:r>
        <w:t>REPETICIÓN:</w:t>
      </w:r>
      <w:r>
        <w:tab/>
        <w:t>40</w:t>
      </w:r>
    </w:p>
    <w:p w:rsidR="00C82526" w:rsidRDefault="00C82526" w:rsidP="00C82526">
      <w:r>
        <w:t>RODILLO:</w:t>
      </w:r>
      <w:r>
        <w:tab/>
      </w:r>
      <w:r>
        <w:tab/>
        <w:t>40</w:t>
      </w:r>
    </w:p>
    <w:p w:rsidR="00C82526" w:rsidRDefault="00C82526" w:rsidP="00C82526">
      <w:r>
        <w:t>BOLSA:</w:t>
      </w:r>
      <w:r>
        <w:tab/>
      </w:r>
      <w:r>
        <w:tab/>
      </w:r>
      <w:r>
        <w:rPr>
          <w:b/>
        </w:rPr>
        <w:t xml:space="preserve">40  x  30  </w:t>
      </w:r>
      <w:r w:rsidRPr="00531792">
        <w:rPr>
          <w:b/>
        </w:rPr>
        <w:t xml:space="preserve"> cms</w:t>
      </w:r>
      <w:r>
        <w:t xml:space="preserve">  con  manija  plástica</w:t>
      </w:r>
    </w:p>
    <w:p w:rsidR="00C82526" w:rsidRDefault="00C82526" w:rsidP="00C82526">
      <w:r>
        <w:t>SELLADO:</w:t>
      </w:r>
      <w:r>
        <w:tab/>
      </w:r>
      <w:r>
        <w:tab/>
        <w:t>Para selle  Lateral</w:t>
      </w:r>
    </w:p>
    <w:p w:rsidR="00C82526" w:rsidRDefault="00C82526" w:rsidP="00C82526"/>
    <w:p w:rsidR="00C82526" w:rsidRDefault="00C82526" w:rsidP="00C82526">
      <w:r>
        <w:rPr>
          <w:b/>
          <w:bCs/>
          <w:u w:val="single"/>
        </w:rPr>
        <w:t>NOTA:</w:t>
      </w:r>
      <w:r>
        <w:t xml:space="preserve">  * Los cyreles en su planta.</w:t>
      </w:r>
    </w:p>
    <w:p w:rsidR="00C82526" w:rsidRDefault="00C82526" w:rsidP="00C82526">
      <w:pPr>
        <w:numPr>
          <w:ilvl w:val="0"/>
          <w:numId w:val="1"/>
        </w:numPr>
      </w:pPr>
      <w:r>
        <w:t>Se envían muestra física  para tonos , alturas  y pigmentación</w:t>
      </w:r>
    </w:p>
    <w:p w:rsidR="00C82526" w:rsidRDefault="00C82526" w:rsidP="00C82526">
      <w:pPr>
        <w:numPr>
          <w:ilvl w:val="0"/>
          <w:numId w:val="1"/>
        </w:numPr>
      </w:pPr>
      <w:r>
        <w:t>Colocar pie de imprenta de Plasticos Union.</w:t>
      </w:r>
    </w:p>
    <w:p w:rsidR="00C82526" w:rsidRPr="006A078B" w:rsidRDefault="00C82526" w:rsidP="00C82526">
      <w:pPr>
        <w:numPr>
          <w:ilvl w:val="0"/>
          <w:numId w:val="1"/>
        </w:numPr>
        <w:rPr>
          <w:b/>
        </w:rPr>
      </w:pPr>
      <w:r>
        <w:rPr>
          <w:b/>
        </w:rPr>
        <w:t>SE  APRUEBA IMPRESIÓN.</w:t>
      </w:r>
    </w:p>
    <w:p w:rsidR="00C82526" w:rsidRDefault="00C82526" w:rsidP="00C82526">
      <w:pPr>
        <w:ind w:left="885"/>
      </w:pPr>
    </w:p>
    <w:p w:rsidR="00C82526" w:rsidRPr="0098114D" w:rsidRDefault="00C82526" w:rsidP="00C82526">
      <w:pPr>
        <w:rPr>
          <w:b/>
          <w:u w:val="single"/>
        </w:rPr>
      </w:pPr>
    </w:p>
    <w:p w:rsidR="00C82526" w:rsidRDefault="00C82526" w:rsidP="00C82526">
      <w:r>
        <w:t>Agradezco la atención y colaboración prestada.</w:t>
      </w:r>
    </w:p>
    <w:p w:rsidR="00C82526" w:rsidRDefault="00C82526" w:rsidP="00C82526"/>
    <w:p w:rsidR="00C82526" w:rsidRDefault="00C82526" w:rsidP="00C82526"/>
    <w:p w:rsidR="00C82526" w:rsidRDefault="00C82526" w:rsidP="00C82526">
      <w:r>
        <w:t>Cordialmente,</w:t>
      </w:r>
    </w:p>
    <w:p w:rsidR="00C82526" w:rsidRDefault="00C82526" w:rsidP="00C82526"/>
    <w:p w:rsidR="00C82526" w:rsidRDefault="00C82526" w:rsidP="00C82526"/>
    <w:p w:rsidR="00C82526" w:rsidRDefault="00C82526" w:rsidP="00C82526">
      <w:r>
        <w:t>RICARDO CASAS ZAPATA</w:t>
      </w:r>
    </w:p>
    <w:p w:rsidR="00C82526" w:rsidRDefault="00C82526" w:rsidP="00C82526">
      <w:r>
        <w:t>Director.</w:t>
      </w:r>
    </w:p>
    <w:p w:rsidR="00C82526" w:rsidRDefault="00C82526" w:rsidP="00F47D70"/>
    <w:p w:rsidR="00A903FE" w:rsidRDefault="00A903FE" w:rsidP="00F47D70"/>
    <w:p w:rsidR="00A903FE" w:rsidRDefault="00A903FE" w:rsidP="00F47D70"/>
    <w:p w:rsidR="00A903FE" w:rsidRDefault="00A903FE" w:rsidP="00F47D70"/>
    <w:p w:rsidR="00A903FE" w:rsidRDefault="00A903FE" w:rsidP="00A903FE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A903FE" w:rsidRDefault="00A903FE" w:rsidP="00A903FE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A903FE" w:rsidRDefault="00A903FE" w:rsidP="00A903FE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A903FE" w:rsidRDefault="00A903FE" w:rsidP="00A903FE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A903FE" w:rsidRDefault="00A903FE" w:rsidP="00A903FE">
      <w:pPr>
        <w:rPr>
          <w:b/>
          <w:bCs/>
        </w:rPr>
      </w:pPr>
    </w:p>
    <w:p w:rsidR="00A903FE" w:rsidRDefault="00A903FE" w:rsidP="00A903FE"/>
    <w:p w:rsidR="00A903FE" w:rsidRDefault="00A903FE" w:rsidP="00A903FE">
      <w:pPr>
        <w:pStyle w:val="Ttulo1"/>
      </w:pPr>
      <w:r>
        <w:t>O</w:t>
      </w:r>
      <w:r w:rsidR="003B240F">
        <w:t>RDEN DE TRABAJO    N°      07784</w:t>
      </w:r>
    </w:p>
    <w:p w:rsidR="00A903FE" w:rsidRDefault="00A903FE" w:rsidP="00A903FE"/>
    <w:p w:rsidR="00A903FE" w:rsidRDefault="00A903FE" w:rsidP="00A903FE"/>
    <w:p w:rsidR="00A903FE" w:rsidRDefault="003B240F" w:rsidP="00A903FE">
      <w:r>
        <w:t>FECHA:</w:t>
      </w:r>
      <w:r>
        <w:tab/>
        <w:t>Itagui,  Mayo   05</w:t>
      </w:r>
      <w:r w:rsidR="00A903FE">
        <w:t xml:space="preserve">   de  2011</w:t>
      </w:r>
    </w:p>
    <w:p w:rsidR="00A903FE" w:rsidRDefault="00A903FE" w:rsidP="00A903FE">
      <w:r>
        <w:t>PARA:</w:t>
      </w:r>
      <w:r>
        <w:tab/>
      </w:r>
      <w:r>
        <w:tab/>
        <w:t>PLÁSTICOS DARMA</w:t>
      </w:r>
    </w:p>
    <w:p w:rsidR="00A903FE" w:rsidRDefault="00A903FE" w:rsidP="00A903FE">
      <w:r>
        <w:t>ATENCIÓN:</w:t>
      </w:r>
      <w:r>
        <w:tab/>
        <w:t>Sr. DARIO JARAMILLO</w:t>
      </w:r>
    </w:p>
    <w:p w:rsidR="00A903FE" w:rsidRDefault="00A903FE" w:rsidP="00A903FE"/>
    <w:p w:rsidR="00A903FE" w:rsidRDefault="00A903FE" w:rsidP="00A903FE"/>
    <w:p w:rsidR="00A903FE" w:rsidRDefault="00A903FE" w:rsidP="00A903FE">
      <w:r>
        <w:t xml:space="preserve"> Apreciado Dn DARIO:</w:t>
      </w:r>
    </w:p>
    <w:p w:rsidR="00A903FE" w:rsidRDefault="00A903FE" w:rsidP="00A903FE"/>
    <w:p w:rsidR="00A903FE" w:rsidRDefault="00A903FE" w:rsidP="00A903FE">
      <w:r>
        <w:t>Con la presente estamos solicitando el siguiente material  :</w:t>
      </w:r>
    </w:p>
    <w:p w:rsidR="00A903FE" w:rsidRDefault="00A903FE" w:rsidP="00A903FE"/>
    <w:p w:rsidR="00A903FE" w:rsidRDefault="00A903FE" w:rsidP="00A903FE">
      <w:r>
        <w:rPr>
          <w:b/>
          <w:bCs/>
          <w:u w:val="single"/>
        </w:rPr>
        <w:t>EXTRUSION</w:t>
      </w:r>
      <w:r>
        <w:t>:</w:t>
      </w:r>
    </w:p>
    <w:p w:rsidR="00A903FE" w:rsidRDefault="00A903FE" w:rsidP="00A903FE"/>
    <w:p w:rsidR="00A903FE" w:rsidRDefault="00A903FE" w:rsidP="00A903FE"/>
    <w:tbl>
      <w:tblPr>
        <w:tblW w:w="9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994"/>
        <w:gridCol w:w="1672"/>
        <w:gridCol w:w="1847"/>
        <w:gridCol w:w="1784"/>
        <w:gridCol w:w="1953"/>
      </w:tblGrid>
      <w:tr w:rsidR="00A903FE" w:rsidTr="00155EE3">
        <w:tc>
          <w:tcPr>
            <w:tcW w:w="1994" w:type="dxa"/>
          </w:tcPr>
          <w:p w:rsidR="00A903FE" w:rsidRDefault="00A903FE" w:rsidP="00155EE3">
            <w:r>
              <w:t>MEDIDA EN  CENTIMETROS</w:t>
            </w:r>
          </w:p>
        </w:tc>
        <w:tc>
          <w:tcPr>
            <w:tcW w:w="1672" w:type="dxa"/>
          </w:tcPr>
          <w:p w:rsidR="00A903FE" w:rsidRDefault="00A903FE" w:rsidP="00155EE3">
            <w:r>
              <w:t>CALIBRE</w:t>
            </w:r>
          </w:p>
        </w:tc>
        <w:tc>
          <w:tcPr>
            <w:tcW w:w="1847" w:type="dxa"/>
          </w:tcPr>
          <w:p w:rsidR="00A903FE" w:rsidRDefault="00A903FE" w:rsidP="00155EE3">
            <w:r>
              <w:t>FORMA</w:t>
            </w:r>
          </w:p>
        </w:tc>
        <w:tc>
          <w:tcPr>
            <w:tcW w:w="1784" w:type="dxa"/>
          </w:tcPr>
          <w:p w:rsidR="00A903FE" w:rsidRDefault="00A903FE" w:rsidP="00155EE3">
            <w:r>
              <w:t>CANTIDAD EN KILOS</w:t>
            </w:r>
          </w:p>
        </w:tc>
        <w:tc>
          <w:tcPr>
            <w:tcW w:w="1953" w:type="dxa"/>
          </w:tcPr>
          <w:p w:rsidR="00A903FE" w:rsidRDefault="00A903FE" w:rsidP="00155EE3">
            <w:r>
              <w:t>MATERIAL</w:t>
            </w:r>
          </w:p>
        </w:tc>
      </w:tr>
      <w:tr w:rsidR="00A903FE" w:rsidTr="00155EE3">
        <w:tc>
          <w:tcPr>
            <w:tcW w:w="1994" w:type="dxa"/>
          </w:tcPr>
          <w:p w:rsidR="00A903FE" w:rsidRPr="00D23B0D" w:rsidRDefault="00A903FE" w:rsidP="00155EE3">
            <w:pPr>
              <w:jc w:val="center"/>
              <w:rPr>
                <w:b/>
              </w:rPr>
            </w:pPr>
            <w:r>
              <w:rPr>
                <w:b/>
              </w:rPr>
              <w:t>77</w:t>
            </w:r>
          </w:p>
        </w:tc>
        <w:tc>
          <w:tcPr>
            <w:tcW w:w="1672" w:type="dxa"/>
          </w:tcPr>
          <w:p w:rsidR="00A903FE" w:rsidRPr="00D23B0D" w:rsidRDefault="00A903FE" w:rsidP="00155EE3">
            <w:pPr>
              <w:jc w:val="center"/>
              <w:rPr>
                <w:b/>
              </w:rPr>
            </w:pPr>
            <w:r>
              <w:rPr>
                <w:b/>
              </w:rPr>
              <w:t>1.5</w:t>
            </w:r>
            <w:r w:rsidRPr="00D23B0D">
              <w:rPr>
                <w:b/>
              </w:rPr>
              <w:t xml:space="preserve">  ”</w:t>
            </w:r>
          </w:p>
        </w:tc>
        <w:tc>
          <w:tcPr>
            <w:tcW w:w="1847" w:type="dxa"/>
          </w:tcPr>
          <w:p w:rsidR="00A903FE" w:rsidRPr="00D23B0D" w:rsidRDefault="00A903FE" w:rsidP="00155EE3">
            <w:pPr>
              <w:jc w:val="center"/>
              <w:rPr>
                <w:b/>
              </w:rPr>
            </w:pPr>
            <w:r>
              <w:rPr>
                <w:b/>
              </w:rPr>
              <w:t>LAMINA</w:t>
            </w:r>
            <w:r w:rsidRPr="00D23B0D">
              <w:rPr>
                <w:b/>
              </w:rPr>
              <w:t xml:space="preserve"> </w:t>
            </w:r>
          </w:p>
        </w:tc>
        <w:tc>
          <w:tcPr>
            <w:tcW w:w="1784" w:type="dxa"/>
          </w:tcPr>
          <w:p w:rsidR="00A903FE" w:rsidRPr="00D23B0D" w:rsidRDefault="00A903FE" w:rsidP="00155EE3">
            <w:pPr>
              <w:jc w:val="center"/>
              <w:rPr>
                <w:b/>
              </w:rPr>
            </w:pPr>
            <w:r>
              <w:rPr>
                <w:b/>
              </w:rPr>
              <w:t>550</w:t>
            </w:r>
          </w:p>
        </w:tc>
        <w:tc>
          <w:tcPr>
            <w:tcW w:w="1953" w:type="dxa"/>
          </w:tcPr>
          <w:p w:rsidR="00A903FE" w:rsidRPr="00D23B0D" w:rsidRDefault="00A903FE" w:rsidP="00155EE3">
            <w:pPr>
              <w:jc w:val="center"/>
              <w:rPr>
                <w:b/>
              </w:rPr>
            </w:pPr>
            <w:r w:rsidRPr="00D23B0D">
              <w:rPr>
                <w:b/>
              </w:rPr>
              <w:t>BAJA   TPTE</w:t>
            </w:r>
          </w:p>
        </w:tc>
      </w:tr>
    </w:tbl>
    <w:p w:rsidR="00A903FE" w:rsidRDefault="00A903FE" w:rsidP="00A903FE">
      <w:pPr>
        <w:pStyle w:val="Ttulo2"/>
      </w:pPr>
    </w:p>
    <w:p w:rsidR="00A903FE" w:rsidRDefault="00A903FE" w:rsidP="00A903FE"/>
    <w:p w:rsidR="00A903FE" w:rsidRDefault="00A903FE" w:rsidP="00A903FE">
      <w:pPr>
        <w:rPr>
          <w:b/>
          <w:bCs/>
          <w:u w:val="single"/>
        </w:rPr>
      </w:pPr>
    </w:p>
    <w:p w:rsidR="00A903FE" w:rsidRDefault="00A903FE" w:rsidP="00A903FE">
      <w:r w:rsidRPr="0026453F">
        <w:rPr>
          <w:b/>
          <w:u w:val="single"/>
        </w:rPr>
        <w:t xml:space="preserve">MEZCLA </w:t>
      </w:r>
      <w:r>
        <w:t xml:space="preserve">  :     25     BAJA</w:t>
      </w:r>
    </w:p>
    <w:p w:rsidR="00A903FE" w:rsidRDefault="00A903FE" w:rsidP="00A903FE">
      <w:r>
        <w:t xml:space="preserve">                           8        </w:t>
      </w:r>
      <w:r w:rsidRPr="00A903FE">
        <w:rPr>
          <w:b/>
        </w:rPr>
        <w:t>LINEAL 2601  DOW</w:t>
      </w:r>
    </w:p>
    <w:p w:rsidR="00A903FE" w:rsidRDefault="00A903FE" w:rsidP="00A903FE"/>
    <w:p w:rsidR="00155EE3" w:rsidRDefault="00155EE3" w:rsidP="00A903FE"/>
    <w:p w:rsidR="00A903FE" w:rsidRPr="00763912" w:rsidRDefault="00A903FE" w:rsidP="00A903FE">
      <w:pPr>
        <w:rPr>
          <w:b/>
          <w:sz w:val="32"/>
          <w:szCs w:val="32"/>
        </w:rPr>
      </w:pPr>
      <w:r w:rsidRPr="00763912">
        <w:rPr>
          <w:b/>
          <w:sz w:val="32"/>
          <w:szCs w:val="32"/>
        </w:rPr>
        <w:t xml:space="preserve">NOTA: </w:t>
      </w:r>
      <w:r>
        <w:rPr>
          <w:b/>
          <w:sz w:val="32"/>
          <w:szCs w:val="32"/>
        </w:rPr>
        <w:t xml:space="preserve">  MATERIAL   TRATADO</w:t>
      </w:r>
    </w:p>
    <w:p w:rsidR="00A903FE" w:rsidRDefault="00A903FE" w:rsidP="00A903FE">
      <w:r w:rsidRPr="0045587E">
        <w:rPr>
          <w:sz w:val="32"/>
          <w:szCs w:val="32"/>
        </w:rPr>
        <w:t xml:space="preserve"> </w:t>
      </w:r>
      <w:r w:rsidRPr="0045587E">
        <w:rPr>
          <w:sz w:val="32"/>
          <w:szCs w:val="32"/>
        </w:rPr>
        <w:tab/>
      </w:r>
      <w:r w:rsidRPr="0045587E">
        <w:rPr>
          <w:sz w:val="32"/>
          <w:szCs w:val="32"/>
        </w:rPr>
        <w:tab/>
      </w:r>
    </w:p>
    <w:p w:rsidR="00A903FE" w:rsidRDefault="00A903FE" w:rsidP="00A903FE"/>
    <w:p w:rsidR="00A903FE" w:rsidRDefault="00A903FE" w:rsidP="00A903FE">
      <w:r>
        <w:t xml:space="preserve">Agradezco </w:t>
      </w:r>
      <w:smartTag w:uri="urn:schemas-microsoft-com:office:smarttags" w:element="PersonName">
        <w:smartTagPr>
          <w:attr w:name="ProductID" w:val="la Amable"/>
        </w:smartTagPr>
        <w:r>
          <w:t>la Amable</w:t>
        </w:r>
      </w:smartTag>
      <w:r>
        <w:t xml:space="preserve"> colaboración.</w:t>
      </w:r>
    </w:p>
    <w:p w:rsidR="00A903FE" w:rsidRDefault="00A903FE" w:rsidP="00A903FE"/>
    <w:p w:rsidR="00A903FE" w:rsidRDefault="00A903FE" w:rsidP="00A903FE"/>
    <w:p w:rsidR="00A903FE" w:rsidRDefault="00A903FE" w:rsidP="00A903FE"/>
    <w:p w:rsidR="00A903FE" w:rsidRDefault="00A903FE" w:rsidP="00A903FE">
      <w:r>
        <w:t>Cordialmente</w:t>
      </w:r>
    </w:p>
    <w:p w:rsidR="00A903FE" w:rsidRDefault="00A903FE" w:rsidP="00A903FE"/>
    <w:p w:rsidR="00A903FE" w:rsidRDefault="00A903FE" w:rsidP="00A903FE"/>
    <w:p w:rsidR="00A903FE" w:rsidRDefault="00A903FE" w:rsidP="00A903FE"/>
    <w:p w:rsidR="00A903FE" w:rsidRDefault="00A903FE" w:rsidP="00A903FE">
      <w:r>
        <w:t>RICARDO CASAS ZAPATA</w:t>
      </w:r>
    </w:p>
    <w:p w:rsidR="00A903FE" w:rsidRDefault="00A903FE" w:rsidP="00A903FE">
      <w:r>
        <w:t>Director</w:t>
      </w:r>
    </w:p>
    <w:p w:rsidR="00A903FE" w:rsidRDefault="00A903FE" w:rsidP="00F47D70"/>
    <w:p w:rsidR="00A60586" w:rsidRDefault="00A60586" w:rsidP="00F47D70"/>
    <w:p w:rsidR="00A60586" w:rsidRDefault="00A60586" w:rsidP="00F47D70"/>
    <w:p w:rsidR="00A60586" w:rsidRDefault="00A60586" w:rsidP="00F47D70"/>
    <w:p w:rsidR="00A60586" w:rsidRDefault="00A60586" w:rsidP="00F47D70"/>
    <w:p w:rsidR="00A60586" w:rsidRDefault="00A60586" w:rsidP="00A60586">
      <w:pPr>
        <w:rPr>
          <w:b/>
        </w:rPr>
      </w:pPr>
    </w:p>
    <w:p w:rsidR="00A60586" w:rsidRDefault="00A60586" w:rsidP="00A60586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A60586" w:rsidRDefault="00A60586" w:rsidP="00A60586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NIT: 811.040.799-9</w:t>
      </w:r>
    </w:p>
    <w:p w:rsidR="00A60586" w:rsidRDefault="00A60586" w:rsidP="00A60586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A60586" w:rsidRDefault="00A60586" w:rsidP="00A60586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A60586" w:rsidRDefault="00A60586" w:rsidP="00A60586">
      <w:pPr>
        <w:rPr>
          <w:b/>
          <w:bCs/>
        </w:rPr>
      </w:pPr>
    </w:p>
    <w:p w:rsidR="00A60586" w:rsidRDefault="00A60586" w:rsidP="00A60586">
      <w:pPr>
        <w:pStyle w:val="Ttulo1"/>
      </w:pPr>
      <w:r>
        <w:t>ORDEN DE TRABAJO   N°      08303</w:t>
      </w:r>
    </w:p>
    <w:p w:rsidR="00A60586" w:rsidRDefault="00A60586" w:rsidP="00A60586"/>
    <w:p w:rsidR="00A60586" w:rsidRDefault="00A60586" w:rsidP="00A60586">
      <w:r>
        <w:t>FECHA:</w:t>
      </w:r>
      <w:r>
        <w:tab/>
        <w:t xml:space="preserve">Medellín, </w:t>
      </w:r>
      <w:r w:rsidR="009054DA">
        <w:t xml:space="preserve">Mayo </w:t>
      </w:r>
      <w:r>
        <w:t xml:space="preserve">   05   de  2011</w:t>
      </w:r>
    </w:p>
    <w:p w:rsidR="00A60586" w:rsidRDefault="00A60586" w:rsidP="00A60586">
      <w:r>
        <w:t>PARA:</w:t>
      </w:r>
      <w:r>
        <w:tab/>
      </w:r>
      <w:r>
        <w:tab/>
        <w:t>PLÁSTICOS DARMA</w:t>
      </w:r>
    </w:p>
    <w:p w:rsidR="00A60586" w:rsidRDefault="00A60586" w:rsidP="00A60586">
      <w:r>
        <w:t>ATENCIÓN:</w:t>
      </w:r>
      <w:r>
        <w:tab/>
        <w:t>Sr. Darío Jaramillo</w:t>
      </w:r>
    </w:p>
    <w:p w:rsidR="00A60586" w:rsidRDefault="00A60586" w:rsidP="00A60586">
      <w:r>
        <w:tab/>
      </w:r>
      <w:r>
        <w:tab/>
        <w:t>Gerente.</w:t>
      </w:r>
    </w:p>
    <w:p w:rsidR="00A60586" w:rsidRDefault="00A60586" w:rsidP="00A60586"/>
    <w:p w:rsidR="00A60586" w:rsidRDefault="00A60586" w:rsidP="00A60586">
      <w:r>
        <w:t>Apreciado Don Darío:</w:t>
      </w:r>
    </w:p>
    <w:p w:rsidR="00A60586" w:rsidRDefault="00A60586" w:rsidP="00A60586">
      <w:r>
        <w:t xml:space="preserve"> </w:t>
      </w:r>
    </w:p>
    <w:p w:rsidR="00A60586" w:rsidRDefault="00A60586" w:rsidP="00A60586">
      <w:r>
        <w:t>Con la presente estamos solicitando el siguiente servicio de EXTRUSION E IMPRESION:</w:t>
      </w:r>
    </w:p>
    <w:p w:rsidR="00A60586" w:rsidRDefault="00A60586" w:rsidP="00A60586"/>
    <w:p w:rsidR="00A60586" w:rsidRDefault="00A60586" w:rsidP="00A60586">
      <w:pPr>
        <w:rPr>
          <w:b/>
          <w:bCs/>
          <w:u w:val="single"/>
        </w:rPr>
      </w:pPr>
    </w:p>
    <w:p w:rsidR="00A60586" w:rsidRDefault="00A60586" w:rsidP="00A60586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A60586" w:rsidRDefault="00A60586" w:rsidP="00A60586">
      <w:pPr>
        <w:rPr>
          <w:b/>
          <w:bCs/>
          <w:u w:val="single"/>
        </w:rPr>
      </w:pPr>
    </w:p>
    <w:p w:rsidR="00A60586" w:rsidRDefault="00A60586" w:rsidP="00A60586">
      <w:r>
        <w:t>MATERIAL:</w:t>
      </w:r>
      <w:r>
        <w:tab/>
      </w:r>
      <w:r>
        <w:tab/>
        <w:t>Polietileno Baja Densidad Pigmentado Blanco Tubular.</w:t>
      </w:r>
    </w:p>
    <w:p w:rsidR="00A60586" w:rsidRDefault="00A60586" w:rsidP="00A60586">
      <w:r>
        <w:t>MEDIDA:</w:t>
      </w:r>
      <w:r>
        <w:tab/>
      </w:r>
      <w:r>
        <w:tab/>
      </w:r>
      <w:r w:rsidRPr="00F4765B">
        <w:rPr>
          <w:b/>
        </w:rPr>
        <w:t>27</w:t>
      </w:r>
      <w:r>
        <w:t xml:space="preserve">   cms</w:t>
      </w:r>
    </w:p>
    <w:p w:rsidR="00A60586" w:rsidRDefault="00A60586" w:rsidP="00A60586">
      <w:r>
        <w:t>CALIBRE:</w:t>
      </w:r>
      <w:r>
        <w:tab/>
      </w:r>
      <w:r>
        <w:tab/>
      </w:r>
      <w:smartTag w:uri="urn:schemas-microsoft-com:office:smarttags" w:element="metricconverter">
        <w:smartTagPr>
          <w:attr w:name="ProductID" w:val="4.5 ”"/>
        </w:smartTagPr>
        <w:r>
          <w:rPr>
            <w:b/>
            <w:bCs/>
          </w:rPr>
          <w:t>4.5</w:t>
        </w:r>
        <w:r>
          <w:t xml:space="preserve"> ”</w:t>
        </w:r>
      </w:smartTag>
    </w:p>
    <w:p w:rsidR="00A60586" w:rsidRDefault="00A60586" w:rsidP="00A60586">
      <w:r>
        <w:t>COLOR:</w:t>
      </w:r>
      <w:r>
        <w:tab/>
      </w:r>
      <w:r>
        <w:tab/>
        <w:t>Blanco.(Fuerte)</w:t>
      </w:r>
    </w:p>
    <w:p w:rsidR="00A60586" w:rsidRDefault="00A60586" w:rsidP="00A60586">
      <w:r>
        <w:t>TRATADO:</w:t>
      </w:r>
      <w:r>
        <w:tab/>
      </w:r>
      <w:r>
        <w:tab/>
        <w:t>2 Caras.</w:t>
      </w:r>
    </w:p>
    <w:p w:rsidR="00A60586" w:rsidRDefault="00A60586" w:rsidP="00A60586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>
        <w:rPr>
          <w:b/>
        </w:rPr>
        <w:t>6</w:t>
      </w:r>
      <w:r w:rsidR="00CD3266">
        <w:rPr>
          <w:b/>
        </w:rPr>
        <w:t>5</w:t>
      </w:r>
      <w:r w:rsidRPr="00F4765B">
        <w:rPr>
          <w:b/>
        </w:rPr>
        <w:t xml:space="preserve"> </w:t>
      </w:r>
      <w:r>
        <w:t xml:space="preserve">  Kg.</w:t>
      </w:r>
    </w:p>
    <w:p w:rsidR="00A60586" w:rsidRDefault="00A60586" w:rsidP="00A60586">
      <w:r>
        <w:t>COLORES:</w:t>
      </w:r>
      <w:r>
        <w:tab/>
      </w:r>
      <w:r>
        <w:tab/>
        <w:t>2 ( Rojo - Gris )</w:t>
      </w:r>
    </w:p>
    <w:p w:rsidR="00A60586" w:rsidRDefault="00A60586" w:rsidP="00A60586">
      <w:r>
        <w:t>CARAS:</w:t>
      </w:r>
      <w:r>
        <w:tab/>
      </w:r>
      <w:r>
        <w:tab/>
        <w:t>2 ( 2 x 1 – 2 x 1 )</w:t>
      </w:r>
    </w:p>
    <w:p w:rsidR="00A60586" w:rsidRDefault="00A60586" w:rsidP="00A60586">
      <w:r>
        <w:t>REPETICIÓN:</w:t>
      </w:r>
      <w:r>
        <w:tab/>
        <w:t>38   Cms.</w:t>
      </w:r>
    </w:p>
    <w:p w:rsidR="00A60586" w:rsidRDefault="00A60586" w:rsidP="00A60586">
      <w:r>
        <w:t>RODILLO :</w:t>
      </w:r>
      <w:r>
        <w:tab/>
      </w:r>
      <w:r>
        <w:tab/>
      </w:r>
      <w:r w:rsidRPr="00A7563A">
        <w:rPr>
          <w:b/>
        </w:rPr>
        <w:t>38</w:t>
      </w:r>
    </w:p>
    <w:p w:rsidR="00A60586" w:rsidRDefault="00A60586" w:rsidP="00A60586">
      <w:r>
        <w:t>BOLSA:</w:t>
      </w:r>
      <w:r>
        <w:tab/>
      </w:r>
      <w:r>
        <w:tab/>
        <w:t>27 x 38  Cms.</w:t>
      </w:r>
    </w:p>
    <w:p w:rsidR="00A60586" w:rsidRDefault="00A60586" w:rsidP="00A60586">
      <w:r>
        <w:t>SELLADO:</w:t>
      </w:r>
      <w:r>
        <w:tab/>
      </w:r>
      <w:r>
        <w:tab/>
        <w:t>De fondo  Servo</w:t>
      </w:r>
    </w:p>
    <w:p w:rsidR="00A60586" w:rsidRDefault="00A60586" w:rsidP="00A60586">
      <w:r>
        <w:t>REFERENCIA:</w:t>
      </w:r>
      <w:r>
        <w:tab/>
      </w:r>
      <w:r w:rsidRPr="00C4710F">
        <w:rPr>
          <w:b/>
        </w:rPr>
        <w:t xml:space="preserve">MORTERO COLOR </w:t>
      </w:r>
      <w:r>
        <w:rPr>
          <w:b/>
        </w:rPr>
        <w:t xml:space="preserve"> </w:t>
      </w:r>
      <w:r w:rsidRPr="00C4710F">
        <w:rPr>
          <w:b/>
        </w:rPr>
        <w:t xml:space="preserve">ROCA </w:t>
      </w:r>
      <w:r>
        <w:rPr>
          <w:b/>
        </w:rPr>
        <w:t xml:space="preserve">   </w:t>
      </w:r>
      <w:r w:rsidRPr="00C4710F">
        <w:rPr>
          <w:b/>
        </w:rPr>
        <w:t>5</w:t>
      </w:r>
      <w:r>
        <w:rPr>
          <w:b/>
        </w:rPr>
        <w:t xml:space="preserve"> </w:t>
      </w:r>
      <w:r w:rsidRPr="00C4710F">
        <w:rPr>
          <w:b/>
        </w:rPr>
        <w:t xml:space="preserve"> KG</w:t>
      </w:r>
    </w:p>
    <w:p w:rsidR="00A60586" w:rsidRDefault="00A60586" w:rsidP="00A60586">
      <w:r>
        <w:tab/>
      </w:r>
      <w:r>
        <w:tab/>
      </w:r>
      <w:r>
        <w:tab/>
      </w:r>
    </w:p>
    <w:p w:rsidR="00A60586" w:rsidRDefault="00A60586" w:rsidP="00A60586">
      <w:r>
        <w:rPr>
          <w:b/>
          <w:bCs/>
          <w:u w:val="single"/>
        </w:rPr>
        <w:t>NOTA</w:t>
      </w:r>
      <w:r>
        <w:t>:  -   Cyreles en su planta</w:t>
      </w:r>
    </w:p>
    <w:p w:rsidR="00A60586" w:rsidRDefault="00A60586" w:rsidP="00A60586">
      <w:pPr>
        <w:numPr>
          <w:ilvl w:val="0"/>
          <w:numId w:val="2"/>
        </w:numPr>
      </w:pPr>
      <w:r>
        <w:t xml:space="preserve">Se </w:t>
      </w:r>
      <w:r w:rsidR="009054DA">
        <w:t>anexa</w:t>
      </w:r>
      <w:r>
        <w:t xml:space="preserve"> plano </w:t>
      </w:r>
      <w:r w:rsidR="009054DA">
        <w:t>mecánico</w:t>
      </w:r>
      <w:r>
        <w:t xml:space="preserve"> para alturas y centros.</w:t>
      </w:r>
    </w:p>
    <w:p w:rsidR="00A60586" w:rsidRDefault="00A60586" w:rsidP="00A60586">
      <w:pPr>
        <w:numPr>
          <w:ilvl w:val="0"/>
          <w:numId w:val="2"/>
        </w:numPr>
      </w:pPr>
      <w:r>
        <w:rPr>
          <w:b/>
          <w:bCs/>
        </w:rPr>
        <w:t>Colocar pie de imprenta de PLÁSTICOS  UNION  LTDA</w:t>
      </w:r>
      <w:r>
        <w:t>.</w:t>
      </w:r>
    </w:p>
    <w:p w:rsidR="00A60586" w:rsidRDefault="00A60586" w:rsidP="00A60586">
      <w:pPr>
        <w:ind w:left="1860"/>
      </w:pPr>
    </w:p>
    <w:p w:rsidR="00A60586" w:rsidRDefault="00A60586" w:rsidP="00A60586"/>
    <w:p w:rsidR="00A60586" w:rsidRDefault="00A60586" w:rsidP="00A60586">
      <w:r>
        <w:t>Agradezco la atención y colaboración prestada.</w:t>
      </w:r>
    </w:p>
    <w:p w:rsidR="00A60586" w:rsidRDefault="00A60586" w:rsidP="00A60586"/>
    <w:p w:rsidR="00A60586" w:rsidRDefault="00A60586" w:rsidP="00A60586">
      <w:r>
        <w:t>Cordialmente,</w:t>
      </w:r>
    </w:p>
    <w:p w:rsidR="00A60586" w:rsidRDefault="00A60586" w:rsidP="00A60586"/>
    <w:p w:rsidR="00A60586" w:rsidRDefault="00A60586" w:rsidP="00A60586"/>
    <w:p w:rsidR="00A60586" w:rsidRDefault="00A60586" w:rsidP="00A60586">
      <w:r>
        <w:t>RICARDO CASAS ZAPATA</w:t>
      </w:r>
    </w:p>
    <w:p w:rsidR="00A60586" w:rsidRDefault="00A60586" w:rsidP="00A60586">
      <w:r>
        <w:t>Director.</w:t>
      </w:r>
    </w:p>
    <w:p w:rsidR="00A60586" w:rsidRDefault="00A60586" w:rsidP="00A60586">
      <w:pPr>
        <w:rPr>
          <w:b/>
        </w:rPr>
      </w:pPr>
    </w:p>
    <w:p w:rsidR="00A60586" w:rsidRDefault="00A60586" w:rsidP="00F47D70"/>
    <w:p w:rsidR="00386845" w:rsidRDefault="00386845" w:rsidP="00F47D70"/>
    <w:p w:rsidR="00386845" w:rsidRDefault="00386845" w:rsidP="00F47D70"/>
    <w:p w:rsidR="00386845" w:rsidRDefault="00386845" w:rsidP="00386845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386845" w:rsidRDefault="00386845" w:rsidP="00386845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386845" w:rsidRDefault="00386845" w:rsidP="00386845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386845" w:rsidRDefault="00386845" w:rsidP="00386845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386845" w:rsidRDefault="00386845" w:rsidP="00386845">
      <w:pPr>
        <w:rPr>
          <w:b/>
          <w:bCs/>
        </w:rPr>
      </w:pPr>
    </w:p>
    <w:p w:rsidR="00386845" w:rsidRDefault="00386845" w:rsidP="00386845">
      <w:pPr>
        <w:rPr>
          <w:b/>
          <w:bCs/>
        </w:rPr>
      </w:pPr>
    </w:p>
    <w:p w:rsidR="00386845" w:rsidRDefault="00386845" w:rsidP="00386845">
      <w:pPr>
        <w:pStyle w:val="Ttulo1"/>
      </w:pPr>
      <w:r>
        <w:t>ORDEN DE TRABAJO     N°      08302</w:t>
      </w:r>
    </w:p>
    <w:p w:rsidR="00386845" w:rsidRDefault="00386845" w:rsidP="00386845"/>
    <w:p w:rsidR="00386845" w:rsidRDefault="00386845" w:rsidP="00386845">
      <w:r>
        <w:t>FECHA:</w:t>
      </w:r>
      <w:r>
        <w:tab/>
        <w:t>Medellín, Mayo   05    de   2011</w:t>
      </w:r>
    </w:p>
    <w:p w:rsidR="00386845" w:rsidRDefault="00386845" w:rsidP="00386845">
      <w:r>
        <w:t>PARA:</w:t>
      </w:r>
      <w:r>
        <w:tab/>
      </w:r>
      <w:r>
        <w:tab/>
        <w:t>PLÁSTICOS DARMA</w:t>
      </w:r>
    </w:p>
    <w:p w:rsidR="00386845" w:rsidRDefault="00386845" w:rsidP="00386845">
      <w:r>
        <w:t>ATENCIÓN:</w:t>
      </w:r>
      <w:r>
        <w:tab/>
        <w:t>Sr. Darío Jaramillo</w:t>
      </w:r>
    </w:p>
    <w:p w:rsidR="00386845" w:rsidRDefault="00386845" w:rsidP="00386845">
      <w:r>
        <w:tab/>
      </w:r>
      <w:r>
        <w:tab/>
        <w:t>Gerente.</w:t>
      </w:r>
    </w:p>
    <w:p w:rsidR="00386845" w:rsidRDefault="00386845" w:rsidP="00386845"/>
    <w:p w:rsidR="00386845" w:rsidRDefault="00386845" w:rsidP="00386845">
      <w:r>
        <w:t>Apreciado Don Darío:</w:t>
      </w:r>
    </w:p>
    <w:p w:rsidR="00386845" w:rsidRDefault="00386845" w:rsidP="00386845">
      <w:r>
        <w:t xml:space="preserve"> </w:t>
      </w:r>
    </w:p>
    <w:p w:rsidR="00386845" w:rsidRPr="00C52565" w:rsidRDefault="00386845" w:rsidP="00386845">
      <w:pPr>
        <w:rPr>
          <w:sz w:val="36"/>
          <w:szCs w:val="36"/>
        </w:rPr>
      </w:pPr>
      <w:r>
        <w:t xml:space="preserve">Con la presente estamos solicitando el siguiente servicio de </w:t>
      </w:r>
      <w:r w:rsidRPr="00C52565">
        <w:rPr>
          <w:sz w:val="36"/>
          <w:szCs w:val="36"/>
        </w:rPr>
        <w:t>EXTRUSION E IMPRESION:</w:t>
      </w:r>
    </w:p>
    <w:p w:rsidR="00386845" w:rsidRDefault="00386845" w:rsidP="00386845"/>
    <w:p w:rsidR="00386845" w:rsidRDefault="00386845" w:rsidP="00386845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386845" w:rsidRDefault="00386845" w:rsidP="00386845"/>
    <w:p w:rsidR="00386845" w:rsidRDefault="00386845" w:rsidP="00386845">
      <w:r>
        <w:t>MATERIAL:</w:t>
      </w:r>
      <w:r>
        <w:tab/>
      </w:r>
      <w:r>
        <w:tab/>
        <w:t>Polietileno Baja  Densidad   Pigmentado  Blanco  Tubular.</w:t>
      </w:r>
    </w:p>
    <w:p w:rsidR="00386845" w:rsidRDefault="00386845" w:rsidP="00386845">
      <w:r>
        <w:t>MEDIDA:</w:t>
      </w:r>
      <w:r>
        <w:tab/>
      </w:r>
      <w:r>
        <w:tab/>
      </w:r>
      <w:r w:rsidRPr="00504FAD">
        <w:rPr>
          <w:b/>
        </w:rPr>
        <w:t>32</w:t>
      </w:r>
      <w:r>
        <w:t xml:space="preserve">   cms</w:t>
      </w:r>
    </w:p>
    <w:p w:rsidR="00386845" w:rsidRDefault="00386845" w:rsidP="00386845">
      <w:r>
        <w:t>CALIBRE:</w:t>
      </w:r>
      <w:r>
        <w:tab/>
      </w:r>
      <w:r>
        <w:tab/>
      </w:r>
      <w:smartTag w:uri="urn:schemas-microsoft-com:office:smarttags" w:element="metricconverter">
        <w:smartTagPr>
          <w:attr w:name="ProductID" w:val="4.5 ”"/>
        </w:smartTagPr>
        <w:r>
          <w:rPr>
            <w:b/>
            <w:bCs/>
          </w:rPr>
          <w:t>4.5</w:t>
        </w:r>
        <w:r>
          <w:t xml:space="preserve"> ”</w:t>
        </w:r>
      </w:smartTag>
    </w:p>
    <w:p w:rsidR="00386845" w:rsidRDefault="00386845" w:rsidP="00386845">
      <w:r>
        <w:t>COLOR:</w:t>
      </w:r>
      <w:r>
        <w:tab/>
      </w:r>
      <w:r>
        <w:tab/>
        <w:t>Blanco.(Fuerte)</w:t>
      </w:r>
    </w:p>
    <w:p w:rsidR="00386845" w:rsidRDefault="00386845" w:rsidP="00386845">
      <w:r>
        <w:t>TRATADO:</w:t>
      </w:r>
      <w:r>
        <w:tab/>
      </w:r>
      <w:r>
        <w:tab/>
        <w:t>2 Caras.</w:t>
      </w:r>
    </w:p>
    <w:p w:rsidR="00386845" w:rsidRDefault="00386845" w:rsidP="00386845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 w:rsidR="00C52565">
        <w:rPr>
          <w:b/>
        </w:rPr>
        <w:t>110</w:t>
      </w:r>
      <w:r w:rsidRPr="00504FAD">
        <w:rPr>
          <w:b/>
        </w:rPr>
        <w:t xml:space="preserve"> </w:t>
      </w:r>
      <w:r>
        <w:t xml:space="preserve">  Kg.</w:t>
      </w:r>
    </w:p>
    <w:p w:rsidR="00386845" w:rsidRDefault="00386845" w:rsidP="00386845">
      <w:r>
        <w:t>COLORES:</w:t>
      </w:r>
      <w:r>
        <w:tab/>
      </w:r>
      <w:r>
        <w:tab/>
        <w:t>2 ( Rojo - Gris )</w:t>
      </w:r>
    </w:p>
    <w:p w:rsidR="00386845" w:rsidRDefault="00386845" w:rsidP="00386845">
      <w:r>
        <w:t>CARAS:</w:t>
      </w:r>
      <w:r>
        <w:tab/>
      </w:r>
      <w:r>
        <w:tab/>
        <w:t>1 ( 2 x 1 -  2 x 1 )</w:t>
      </w:r>
    </w:p>
    <w:p w:rsidR="00386845" w:rsidRDefault="00386845" w:rsidP="00386845">
      <w:r>
        <w:t>REPETICIÓN:</w:t>
      </w:r>
      <w:r>
        <w:tab/>
        <w:t>45   Cms.</w:t>
      </w:r>
    </w:p>
    <w:p w:rsidR="00386845" w:rsidRDefault="00386845" w:rsidP="00386845">
      <w:r>
        <w:t>BOLSA:</w:t>
      </w:r>
      <w:r>
        <w:tab/>
      </w:r>
      <w:r>
        <w:tab/>
      </w:r>
      <w:r w:rsidRPr="00504FAD">
        <w:rPr>
          <w:b/>
        </w:rPr>
        <w:t>32  x 45</w:t>
      </w:r>
      <w:r>
        <w:t xml:space="preserve">   Cms.</w:t>
      </w:r>
    </w:p>
    <w:p w:rsidR="00386845" w:rsidRDefault="00386845" w:rsidP="00386845">
      <w:r>
        <w:t>SELLADO:</w:t>
      </w:r>
      <w:r>
        <w:tab/>
      </w:r>
      <w:r>
        <w:tab/>
        <w:t>De fondo Servo</w:t>
      </w:r>
    </w:p>
    <w:p w:rsidR="00386845" w:rsidRPr="001148A8" w:rsidRDefault="00386845" w:rsidP="00386845">
      <w:pPr>
        <w:rPr>
          <w:b/>
        </w:rPr>
      </w:pPr>
      <w:r>
        <w:t>REFERENCIA:</w:t>
      </w:r>
      <w:r>
        <w:tab/>
      </w:r>
      <w:r w:rsidRPr="001148A8">
        <w:rPr>
          <w:b/>
        </w:rPr>
        <w:t xml:space="preserve">PEGA   ROCA  X </w:t>
      </w:r>
      <w:smartTag w:uri="urn:schemas-microsoft-com:office:smarttags" w:element="metricconverter">
        <w:smartTagPr>
          <w:attr w:name="ProductID" w:val="10 kg"/>
        </w:smartTagPr>
        <w:r w:rsidRPr="001148A8">
          <w:rPr>
            <w:b/>
          </w:rPr>
          <w:t>10 KG</w:t>
        </w:r>
      </w:smartTag>
    </w:p>
    <w:p w:rsidR="00386845" w:rsidRDefault="00386845" w:rsidP="00386845">
      <w:r>
        <w:t xml:space="preserve"> </w:t>
      </w:r>
      <w:r>
        <w:tab/>
      </w:r>
      <w:r>
        <w:tab/>
      </w:r>
      <w:r>
        <w:tab/>
      </w:r>
    </w:p>
    <w:p w:rsidR="00386845" w:rsidRDefault="00386845" w:rsidP="00386845"/>
    <w:p w:rsidR="00386845" w:rsidRDefault="00386845" w:rsidP="00386845">
      <w:r>
        <w:rPr>
          <w:b/>
          <w:bCs/>
          <w:u w:val="single"/>
        </w:rPr>
        <w:t>NOTA</w:t>
      </w:r>
      <w:r>
        <w:t>:  -    Cyreles en su planta</w:t>
      </w:r>
    </w:p>
    <w:p w:rsidR="00386845" w:rsidRDefault="00386845" w:rsidP="00386845">
      <w:pPr>
        <w:numPr>
          <w:ilvl w:val="0"/>
          <w:numId w:val="2"/>
        </w:numPr>
      </w:pPr>
      <w:r>
        <w:t>Se enexa plano mecanico para alturas y centros.</w:t>
      </w:r>
    </w:p>
    <w:p w:rsidR="00386845" w:rsidRDefault="00386845" w:rsidP="00386845">
      <w:pPr>
        <w:numPr>
          <w:ilvl w:val="0"/>
          <w:numId w:val="2"/>
        </w:numPr>
      </w:pPr>
      <w:r>
        <w:rPr>
          <w:b/>
          <w:bCs/>
        </w:rPr>
        <w:t>Colocar pie de imprenta de PLÁSTICOS  UNION  LTDA</w:t>
      </w:r>
      <w:r>
        <w:t>.</w:t>
      </w:r>
    </w:p>
    <w:p w:rsidR="00386845" w:rsidRDefault="00386845" w:rsidP="00386845">
      <w:pPr>
        <w:ind w:left="1860"/>
      </w:pPr>
    </w:p>
    <w:p w:rsidR="00386845" w:rsidRDefault="00386845" w:rsidP="00386845"/>
    <w:p w:rsidR="00386845" w:rsidRDefault="00386845" w:rsidP="00386845"/>
    <w:p w:rsidR="00386845" w:rsidRDefault="00386845" w:rsidP="00386845">
      <w:r>
        <w:t>Agradezco la atención y colaboración prestada.</w:t>
      </w:r>
    </w:p>
    <w:p w:rsidR="00386845" w:rsidRDefault="00386845" w:rsidP="00386845"/>
    <w:p w:rsidR="00386845" w:rsidRDefault="00386845" w:rsidP="00386845">
      <w:r>
        <w:t>Cordialmente,</w:t>
      </w:r>
    </w:p>
    <w:p w:rsidR="00386845" w:rsidRDefault="00386845" w:rsidP="00386845"/>
    <w:p w:rsidR="00386845" w:rsidRDefault="00386845" w:rsidP="00386845"/>
    <w:p w:rsidR="00386845" w:rsidRDefault="00386845" w:rsidP="00386845">
      <w:r>
        <w:t>RICARDO CASAS ZAPATA</w:t>
      </w:r>
    </w:p>
    <w:p w:rsidR="00386845" w:rsidRDefault="00386845" w:rsidP="00386845">
      <w:r>
        <w:t>Director.</w:t>
      </w:r>
    </w:p>
    <w:p w:rsidR="00386845" w:rsidRDefault="00386845" w:rsidP="00386845">
      <w:pPr>
        <w:rPr>
          <w:b/>
        </w:rPr>
      </w:pPr>
    </w:p>
    <w:p w:rsidR="00386845" w:rsidRDefault="00386845" w:rsidP="00F47D70"/>
    <w:p w:rsidR="00D04766" w:rsidRDefault="00D04766" w:rsidP="00F47D70"/>
    <w:p w:rsidR="00D04766" w:rsidRDefault="00D04766" w:rsidP="00D04766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D04766" w:rsidRDefault="00D04766" w:rsidP="00D04766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D04766" w:rsidRDefault="00D04766" w:rsidP="00D04766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D04766" w:rsidRDefault="00D04766" w:rsidP="00D04766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D04766" w:rsidRDefault="00D04766" w:rsidP="00D04766"/>
    <w:p w:rsidR="00D04766" w:rsidRDefault="00D04766" w:rsidP="00D04766">
      <w:pPr>
        <w:pStyle w:val="Ttulo1"/>
      </w:pPr>
      <w:r>
        <w:t>ORDEN DE TRABAJO    N°     08327</w:t>
      </w:r>
    </w:p>
    <w:p w:rsidR="00D04766" w:rsidRDefault="00D04766" w:rsidP="00D04766"/>
    <w:p w:rsidR="00D04766" w:rsidRDefault="00D04766" w:rsidP="00D04766">
      <w:r>
        <w:t>FECHA:</w:t>
      </w:r>
      <w:r>
        <w:tab/>
        <w:t>Medellín,  Mayo  09    de  2011</w:t>
      </w:r>
    </w:p>
    <w:p w:rsidR="00D04766" w:rsidRDefault="00D04766" w:rsidP="00D04766">
      <w:r>
        <w:t>PARA:</w:t>
      </w:r>
      <w:r>
        <w:tab/>
      </w:r>
      <w:r>
        <w:tab/>
        <w:t>PLÁSTICOS DARMA</w:t>
      </w:r>
    </w:p>
    <w:p w:rsidR="00D04766" w:rsidRDefault="00D04766" w:rsidP="00D04766">
      <w:r>
        <w:t>ATENCIÓN:</w:t>
      </w:r>
      <w:r>
        <w:tab/>
        <w:t>Sr. Darío Jaramillo</w:t>
      </w:r>
    </w:p>
    <w:p w:rsidR="00D04766" w:rsidRDefault="00D04766" w:rsidP="00D04766">
      <w:r>
        <w:tab/>
      </w:r>
      <w:r>
        <w:tab/>
        <w:t>Gerente.</w:t>
      </w:r>
    </w:p>
    <w:p w:rsidR="00D04766" w:rsidRDefault="00D04766" w:rsidP="00D04766"/>
    <w:p w:rsidR="00D04766" w:rsidRDefault="00D04766" w:rsidP="00D04766">
      <w:r>
        <w:t>Apreciado Don Darío :</w:t>
      </w:r>
    </w:p>
    <w:p w:rsidR="00D04766" w:rsidRDefault="00D04766" w:rsidP="00D04766">
      <w:r>
        <w:t xml:space="preserve"> </w:t>
      </w:r>
    </w:p>
    <w:p w:rsidR="00D04766" w:rsidRDefault="00D04766" w:rsidP="00D04766">
      <w:r>
        <w:t xml:space="preserve">Con la presente estamos solicitando el siguiente servicio de  </w:t>
      </w:r>
      <w:r w:rsidRPr="00F3741C">
        <w:rPr>
          <w:u w:val="single"/>
        </w:rPr>
        <w:t>IMPRESION</w:t>
      </w:r>
      <w:r>
        <w:t>:</w:t>
      </w:r>
    </w:p>
    <w:p w:rsidR="00D04766" w:rsidRDefault="00D04766" w:rsidP="00D04766"/>
    <w:p w:rsidR="00D04766" w:rsidRDefault="00D04766" w:rsidP="00D04766">
      <w:pPr>
        <w:rPr>
          <w:b/>
          <w:bCs/>
          <w:u w:val="single"/>
        </w:rPr>
      </w:pPr>
    </w:p>
    <w:p w:rsidR="00D04766" w:rsidRDefault="00D04766" w:rsidP="00D04766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D04766" w:rsidRDefault="00D04766" w:rsidP="00D04766"/>
    <w:p w:rsidR="00D04766" w:rsidRDefault="00D04766" w:rsidP="00D04766">
      <w:r>
        <w:t>MATERIAL:</w:t>
      </w:r>
      <w:r>
        <w:tab/>
      </w:r>
      <w:r>
        <w:tab/>
        <w:t>Polietileno BAJA  Tubular</w:t>
      </w:r>
    </w:p>
    <w:p w:rsidR="00D04766" w:rsidRPr="003F0627" w:rsidRDefault="00D04766" w:rsidP="00D04766">
      <w:pPr>
        <w:rPr>
          <w:b/>
        </w:rPr>
      </w:pPr>
      <w:r>
        <w:t>MEDIDA:</w:t>
      </w:r>
      <w:r>
        <w:tab/>
      </w:r>
      <w:r>
        <w:tab/>
      </w:r>
      <w:r>
        <w:rPr>
          <w:b/>
        </w:rPr>
        <w:t>88  cm</w:t>
      </w:r>
    </w:p>
    <w:p w:rsidR="00D04766" w:rsidRDefault="00D04766" w:rsidP="00D04766">
      <w:r>
        <w:t>CALIBRE:</w:t>
      </w:r>
      <w:r>
        <w:tab/>
      </w:r>
      <w:r>
        <w:tab/>
      </w:r>
      <w:r w:rsidRPr="000852A2">
        <w:rPr>
          <w:b/>
          <w:sz w:val="28"/>
          <w:szCs w:val="28"/>
        </w:rPr>
        <w:t>1.0   ”</w:t>
      </w:r>
    </w:p>
    <w:p w:rsidR="00D04766" w:rsidRDefault="00D04766" w:rsidP="00D04766">
      <w:r>
        <w:t>COLOR:</w:t>
      </w:r>
      <w:r>
        <w:tab/>
      </w:r>
      <w:r>
        <w:tab/>
        <w:t>Transparente</w:t>
      </w:r>
    </w:p>
    <w:p w:rsidR="00D04766" w:rsidRDefault="00D04766" w:rsidP="00D04766">
      <w:pPr>
        <w:rPr>
          <w:b/>
          <w:bCs/>
        </w:rPr>
      </w:pPr>
      <w:r>
        <w:t>CANTIDAD:</w:t>
      </w:r>
      <w:r>
        <w:tab/>
      </w:r>
      <w:r>
        <w:tab/>
      </w:r>
      <w:r w:rsidR="008366AD">
        <w:rPr>
          <w:b/>
        </w:rPr>
        <w:t>50</w:t>
      </w:r>
      <w:r>
        <w:rPr>
          <w:b/>
        </w:rPr>
        <w:t>0</w:t>
      </w:r>
      <w:r>
        <w:t xml:space="preserve">    Kg.</w:t>
      </w:r>
    </w:p>
    <w:p w:rsidR="00D04766" w:rsidRDefault="00D04766" w:rsidP="00D04766">
      <w:pPr>
        <w:rPr>
          <w:b/>
        </w:rPr>
      </w:pPr>
      <w:r>
        <w:t>COLORES:</w:t>
      </w:r>
      <w:r>
        <w:tab/>
      </w:r>
      <w:r>
        <w:tab/>
        <w:t xml:space="preserve">2  </w:t>
      </w:r>
    </w:p>
    <w:p w:rsidR="00D04766" w:rsidRPr="00D04766" w:rsidRDefault="00D04766" w:rsidP="00D04766">
      <w:pPr>
        <w:rPr>
          <w:b/>
        </w:rPr>
      </w:pPr>
      <w:r>
        <w:t>CARAS:</w:t>
      </w:r>
      <w:r>
        <w:tab/>
      </w:r>
      <w:r>
        <w:tab/>
        <w:t>1  (2x 1 )</w:t>
      </w:r>
    </w:p>
    <w:p w:rsidR="00D04766" w:rsidRDefault="00D04766" w:rsidP="00D04766">
      <w:r>
        <w:t>REPETICIÓN:</w:t>
      </w:r>
      <w:r>
        <w:tab/>
        <w:t xml:space="preserve">26    Cms. </w:t>
      </w:r>
    </w:p>
    <w:p w:rsidR="00D04766" w:rsidRDefault="00D04766" w:rsidP="00D04766">
      <w:r>
        <w:t>BOLSA:</w:t>
      </w:r>
      <w:r>
        <w:tab/>
      </w:r>
      <w:r>
        <w:tab/>
        <w:t xml:space="preserve">26   X   44  cm  </w:t>
      </w:r>
    </w:p>
    <w:p w:rsidR="00D04766" w:rsidRDefault="00D04766" w:rsidP="00D04766">
      <w:r>
        <w:t>RODILLO :                52</w:t>
      </w:r>
    </w:p>
    <w:p w:rsidR="00D04766" w:rsidRDefault="00D04766" w:rsidP="00D04766">
      <w:r>
        <w:t>SELLADO:</w:t>
      </w:r>
      <w:r>
        <w:tab/>
      </w:r>
      <w:r>
        <w:tab/>
        <w:t xml:space="preserve">Lateral  </w:t>
      </w:r>
    </w:p>
    <w:p w:rsidR="00D04766" w:rsidRPr="001F34F2" w:rsidRDefault="00D04766" w:rsidP="00D04766">
      <w:r w:rsidRPr="001F34F2">
        <w:t>REFERENCIA:</w:t>
      </w:r>
      <w:r w:rsidRPr="001F34F2">
        <w:tab/>
      </w:r>
      <w:r>
        <w:rPr>
          <w:b/>
        </w:rPr>
        <w:t>TESCO  BANACOL</w:t>
      </w:r>
    </w:p>
    <w:p w:rsidR="00D04766" w:rsidRPr="001F34F2" w:rsidRDefault="00D04766" w:rsidP="00D04766"/>
    <w:p w:rsidR="00D04766" w:rsidRPr="001F34F2" w:rsidRDefault="00D04766" w:rsidP="00D04766">
      <w:r w:rsidRPr="001F34F2">
        <w:rPr>
          <w:b/>
        </w:rPr>
        <w:tab/>
      </w:r>
      <w:r w:rsidRPr="001F34F2">
        <w:rPr>
          <w:b/>
        </w:rPr>
        <w:tab/>
      </w:r>
      <w:r w:rsidRPr="001F34F2">
        <w:rPr>
          <w:b/>
        </w:rPr>
        <w:tab/>
      </w:r>
    </w:p>
    <w:p w:rsidR="00D04766" w:rsidRDefault="00D04766" w:rsidP="00D04766">
      <w:r>
        <w:rPr>
          <w:b/>
          <w:bCs/>
          <w:u w:val="single"/>
        </w:rPr>
        <w:t>NOTA:</w:t>
      </w:r>
      <w:r>
        <w:t xml:space="preserve">  - Los cyreles  los envia  Grafiflex</w:t>
      </w:r>
    </w:p>
    <w:p w:rsidR="00D04766" w:rsidRDefault="00D04766" w:rsidP="00D04766">
      <w:pPr>
        <w:numPr>
          <w:ilvl w:val="0"/>
          <w:numId w:val="2"/>
        </w:numPr>
      </w:pPr>
      <w:r>
        <w:t>Altura y tonos según   Arte</w:t>
      </w:r>
    </w:p>
    <w:p w:rsidR="00D04766" w:rsidRDefault="00D04766" w:rsidP="00D04766">
      <w:pPr>
        <w:numPr>
          <w:ilvl w:val="0"/>
          <w:numId w:val="2"/>
        </w:numPr>
        <w:rPr>
          <w:b/>
        </w:rPr>
      </w:pPr>
      <w:r>
        <w:rPr>
          <w:b/>
        </w:rPr>
        <w:t>SE DEBEN SACAR ROLLOS PARTIDOS EN IMPRESIÓN</w:t>
      </w:r>
    </w:p>
    <w:p w:rsidR="00D04766" w:rsidRDefault="00D04766" w:rsidP="00D04766">
      <w:pPr>
        <w:numPr>
          <w:ilvl w:val="0"/>
          <w:numId w:val="2"/>
        </w:numPr>
        <w:rPr>
          <w:b/>
          <w:sz w:val="28"/>
          <w:szCs w:val="28"/>
        </w:rPr>
      </w:pPr>
      <w:r w:rsidRPr="00D128D6">
        <w:rPr>
          <w:b/>
          <w:sz w:val="28"/>
          <w:szCs w:val="28"/>
        </w:rPr>
        <w:t xml:space="preserve">COLOCAR GUIA EN </w:t>
      </w:r>
      <w:smartTag w:uri="urn:schemas-microsoft-com:office:smarttags" w:element="PersonName">
        <w:smartTagPr>
          <w:attr w:name="ProductID" w:val="LA PARTE INFERIOR"/>
        </w:smartTagPr>
        <w:smartTag w:uri="urn:schemas-microsoft-com:office:smarttags" w:element="PersonName">
          <w:smartTagPr>
            <w:attr w:name="ProductID" w:val="LA PARTE"/>
          </w:smartTagPr>
          <w:r w:rsidRPr="00D128D6">
            <w:rPr>
              <w:b/>
              <w:sz w:val="28"/>
              <w:szCs w:val="28"/>
            </w:rPr>
            <w:t>LA PARTE</w:t>
          </w:r>
        </w:smartTag>
        <w:r w:rsidRPr="00D128D6">
          <w:rPr>
            <w:b/>
            <w:sz w:val="28"/>
            <w:szCs w:val="28"/>
          </w:rPr>
          <w:t xml:space="preserve"> INFERIOR</w:t>
        </w:r>
      </w:smartTag>
    </w:p>
    <w:p w:rsidR="00D04766" w:rsidRDefault="00D04766" w:rsidP="00D04766">
      <w:pPr>
        <w:numPr>
          <w:ilvl w:val="0"/>
          <w:numId w:val="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P.U.  ENVIA EL TUBULAR</w:t>
      </w:r>
    </w:p>
    <w:p w:rsidR="00D04766" w:rsidRDefault="00D04766" w:rsidP="00D04766">
      <w:pPr>
        <w:numPr>
          <w:ilvl w:val="0"/>
          <w:numId w:val="2"/>
        </w:numPr>
        <w:rPr>
          <w:b/>
          <w:sz w:val="32"/>
          <w:szCs w:val="32"/>
        </w:rPr>
      </w:pPr>
      <w:r w:rsidRPr="0047438F">
        <w:rPr>
          <w:b/>
          <w:sz w:val="32"/>
          <w:szCs w:val="32"/>
        </w:rPr>
        <w:t xml:space="preserve">SE  APRUEBA  </w:t>
      </w:r>
      <w:r>
        <w:rPr>
          <w:b/>
          <w:sz w:val="32"/>
          <w:szCs w:val="32"/>
        </w:rPr>
        <w:t>IMPRESIÓN</w:t>
      </w:r>
    </w:p>
    <w:p w:rsidR="00D04766" w:rsidRPr="00465B97" w:rsidRDefault="00D04766" w:rsidP="00D04766"/>
    <w:p w:rsidR="00D04766" w:rsidRDefault="00D04766" w:rsidP="00D04766">
      <w:r>
        <w:t>Agradezco la atención y colaboración prestada.</w:t>
      </w:r>
    </w:p>
    <w:p w:rsidR="00D04766" w:rsidRDefault="00D04766" w:rsidP="00D04766"/>
    <w:p w:rsidR="00D04766" w:rsidRDefault="00D04766" w:rsidP="00D04766">
      <w:r>
        <w:t>Cordialmente,</w:t>
      </w:r>
    </w:p>
    <w:p w:rsidR="00D04766" w:rsidRDefault="00D04766" w:rsidP="00D04766"/>
    <w:p w:rsidR="00D04766" w:rsidRDefault="00D04766" w:rsidP="00D04766"/>
    <w:p w:rsidR="00D04766" w:rsidRDefault="00D04766" w:rsidP="00D04766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D04766" w:rsidRDefault="00D04766" w:rsidP="00D04766">
      <w:r>
        <w:t>Director.</w:t>
      </w:r>
    </w:p>
    <w:p w:rsidR="00D04766" w:rsidRDefault="00D04766" w:rsidP="00F47D70"/>
    <w:p w:rsidR="00826192" w:rsidRDefault="00826192" w:rsidP="00F47D70"/>
    <w:p w:rsidR="00826192" w:rsidRDefault="00826192" w:rsidP="00F47D70"/>
    <w:p w:rsidR="00826192" w:rsidRDefault="00826192" w:rsidP="00826192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826192" w:rsidRDefault="00826192" w:rsidP="00826192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826192" w:rsidRDefault="00826192" w:rsidP="00826192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826192" w:rsidRDefault="00826192" w:rsidP="00826192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826192" w:rsidRDefault="00826192" w:rsidP="00826192"/>
    <w:p w:rsidR="00826192" w:rsidRDefault="00826192" w:rsidP="00826192">
      <w:pPr>
        <w:pStyle w:val="Ttulo1"/>
      </w:pPr>
      <w:r>
        <w:t>ORDEN DE TRABAJO   N°      08326</w:t>
      </w:r>
    </w:p>
    <w:p w:rsidR="00826192" w:rsidRDefault="00826192" w:rsidP="00826192"/>
    <w:p w:rsidR="00826192" w:rsidRDefault="00826192" w:rsidP="00826192">
      <w:r>
        <w:t>FECHA:</w:t>
      </w:r>
      <w:r>
        <w:tab/>
        <w:t>Medellín,  Mayo  09   de  2011</w:t>
      </w:r>
    </w:p>
    <w:p w:rsidR="00826192" w:rsidRDefault="00826192" w:rsidP="00826192">
      <w:r>
        <w:t>PARA:</w:t>
      </w:r>
      <w:r>
        <w:tab/>
      </w:r>
      <w:r>
        <w:tab/>
        <w:t>PLÁSTICOS   DARMA</w:t>
      </w:r>
    </w:p>
    <w:p w:rsidR="00826192" w:rsidRDefault="00826192" w:rsidP="00826192">
      <w:r>
        <w:t>ATENCIÓN:</w:t>
      </w:r>
      <w:r>
        <w:tab/>
        <w:t>Sr. DARIO JARAMILLO</w:t>
      </w:r>
    </w:p>
    <w:p w:rsidR="00826192" w:rsidRDefault="00826192" w:rsidP="00826192"/>
    <w:p w:rsidR="00826192" w:rsidRDefault="00826192" w:rsidP="00826192">
      <w:r>
        <w:t>Apreciado Dn DARIO:</w:t>
      </w:r>
    </w:p>
    <w:p w:rsidR="00826192" w:rsidRDefault="00826192" w:rsidP="00826192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826192" w:rsidRDefault="00826192" w:rsidP="00826192"/>
    <w:p w:rsidR="00826192" w:rsidRDefault="00826192" w:rsidP="00826192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826192" w:rsidRDefault="00826192" w:rsidP="00826192"/>
    <w:p w:rsidR="00826192" w:rsidRDefault="00826192" w:rsidP="00826192">
      <w:r>
        <w:t>MATERIAL :</w:t>
      </w:r>
      <w:r>
        <w:tab/>
      </w:r>
      <w:r>
        <w:tab/>
        <w:t xml:space="preserve">Polietileno de Baja  densidad   </w:t>
      </w:r>
      <w:r>
        <w:rPr>
          <w:b/>
          <w:u w:val="single"/>
        </w:rPr>
        <w:t xml:space="preserve">Transparente </w:t>
      </w:r>
      <w:r>
        <w:t xml:space="preserve">  SemiTubular</w:t>
      </w:r>
    </w:p>
    <w:p w:rsidR="00826192" w:rsidRDefault="00826192" w:rsidP="00826192">
      <w:r>
        <w:t>MEDIDA:</w:t>
      </w:r>
      <w:r>
        <w:tab/>
      </w:r>
      <w:r>
        <w:tab/>
      </w:r>
      <w:r>
        <w:rPr>
          <w:b/>
        </w:rPr>
        <w:t>43</w:t>
      </w:r>
      <w:r>
        <w:t xml:space="preserve">   cms   </w:t>
      </w:r>
    </w:p>
    <w:p w:rsidR="00826192" w:rsidRDefault="00826192" w:rsidP="00826192">
      <w:r>
        <w:t>CALIBRE :</w:t>
      </w:r>
      <w:r>
        <w:tab/>
      </w:r>
      <w:r>
        <w:tab/>
      </w:r>
      <w:r w:rsidRPr="00BB33FF">
        <w:rPr>
          <w:b/>
        </w:rPr>
        <w:t>1.</w:t>
      </w:r>
      <w:r>
        <w:rPr>
          <w:b/>
        </w:rPr>
        <w:t>5</w:t>
      </w:r>
      <w:r>
        <w:t xml:space="preserve">   “</w:t>
      </w:r>
    </w:p>
    <w:p w:rsidR="00826192" w:rsidRDefault="00826192" w:rsidP="00826192">
      <w:r>
        <w:t>COLOR :</w:t>
      </w:r>
      <w:r>
        <w:tab/>
      </w:r>
      <w:r>
        <w:tab/>
        <w:t>Transparente</w:t>
      </w:r>
    </w:p>
    <w:p w:rsidR="00826192" w:rsidRPr="0007721A" w:rsidRDefault="00826192" w:rsidP="00826192">
      <w:r>
        <w:t xml:space="preserve">TRATADO : </w:t>
      </w:r>
      <w:r>
        <w:tab/>
      </w:r>
      <w:r>
        <w:tab/>
        <w:t>1  cara</w:t>
      </w:r>
    </w:p>
    <w:p w:rsidR="00826192" w:rsidRDefault="00826192" w:rsidP="00826192">
      <w:r>
        <w:t xml:space="preserve">CANTIDAD : </w:t>
      </w:r>
      <w:r>
        <w:tab/>
      </w:r>
      <w:r>
        <w:rPr>
          <w:b/>
        </w:rPr>
        <w:t>80</w:t>
      </w:r>
      <w:r>
        <w:t xml:space="preserve">    kg</w:t>
      </w:r>
    </w:p>
    <w:p w:rsidR="00826192" w:rsidRDefault="00826192" w:rsidP="00826192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 xml:space="preserve">3 (  Azul – Blanco – Verde     ) </w:t>
      </w:r>
    </w:p>
    <w:p w:rsidR="00826192" w:rsidRDefault="00826192" w:rsidP="00826192">
      <w:r>
        <w:t xml:space="preserve">CARAS : </w:t>
      </w:r>
      <w:r>
        <w:tab/>
      </w:r>
      <w:r>
        <w:tab/>
        <w:t>1  ( 3  x  1  )</w:t>
      </w:r>
    </w:p>
    <w:p w:rsidR="00826192" w:rsidRDefault="00826192" w:rsidP="00826192">
      <w:r>
        <w:t xml:space="preserve">REPETICIÓN : </w:t>
      </w:r>
      <w:r>
        <w:tab/>
        <w:t>41   cms</w:t>
      </w:r>
    </w:p>
    <w:p w:rsidR="00826192" w:rsidRDefault="00826192" w:rsidP="00826192">
      <w:r>
        <w:t>RODILLO :</w:t>
      </w:r>
      <w:r>
        <w:tab/>
      </w:r>
      <w:r>
        <w:tab/>
        <w:t>42</w:t>
      </w:r>
    </w:p>
    <w:p w:rsidR="00826192" w:rsidRDefault="00826192" w:rsidP="00826192">
      <w:r>
        <w:t>BOLSA  :</w:t>
      </w:r>
      <w:r>
        <w:tab/>
      </w:r>
      <w:r>
        <w:tab/>
      </w:r>
      <w:r>
        <w:rPr>
          <w:b/>
        </w:rPr>
        <w:t>41</w:t>
      </w:r>
      <w:r w:rsidRPr="00912C7E">
        <w:rPr>
          <w:b/>
        </w:rPr>
        <w:t xml:space="preserve">  x</w:t>
      </w:r>
      <w:r>
        <w:rPr>
          <w:b/>
        </w:rPr>
        <w:t xml:space="preserve">  43</w:t>
      </w:r>
      <w:r w:rsidRPr="00336CAC">
        <w:rPr>
          <w:b/>
        </w:rPr>
        <w:t xml:space="preserve">   cm</w:t>
      </w:r>
      <w:r>
        <w:t xml:space="preserve">    </w:t>
      </w:r>
    </w:p>
    <w:p w:rsidR="00826192" w:rsidRDefault="00826192" w:rsidP="00826192">
      <w:r>
        <w:t>SELLADO .</w:t>
      </w:r>
      <w:r>
        <w:tab/>
      </w:r>
      <w:r>
        <w:tab/>
        <w:t>Lateral</w:t>
      </w:r>
    </w:p>
    <w:p w:rsidR="00826192" w:rsidRPr="00C60C5B" w:rsidRDefault="00826192" w:rsidP="00826192">
      <w:pPr>
        <w:rPr>
          <w:b/>
        </w:rPr>
      </w:pPr>
      <w:r>
        <w:t xml:space="preserve">REFERENCIA </w:t>
      </w:r>
      <w:r>
        <w:tab/>
      </w:r>
      <w:r w:rsidRPr="00C60C5B">
        <w:rPr>
          <w:b/>
        </w:rPr>
        <w:t>COJIN  BASIC  DAYS</w:t>
      </w:r>
    </w:p>
    <w:p w:rsidR="00826192" w:rsidRDefault="00826192" w:rsidP="00826192"/>
    <w:p w:rsidR="00826192" w:rsidRDefault="00826192" w:rsidP="00826192"/>
    <w:p w:rsidR="00826192" w:rsidRDefault="00826192" w:rsidP="00826192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>
        <w:rPr>
          <w:bCs/>
        </w:rPr>
        <w:t>Cyreles  en  su planta</w:t>
      </w:r>
    </w:p>
    <w:p w:rsidR="00826192" w:rsidRDefault="00826192" w:rsidP="00826192">
      <w:r>
        <w:t xml:space="preserve">                   -   Anexo  Arte  para   alturas y Tonos</w:t>
      </w:r>
    </w:p>
    <w:p w:rsidR="00826192" w:rsidRDefault="00826192" w:rsidP="00826192">
      <w:r>
        <w:tab/>
        <w:t xml:space="preserve">       -  Anexo  muestra  Física</w:t>
      </w:r>
    </w:p>
    <w:p w:rsidR="00826192" w:rsidRDefault="00826192" w:rsidP="00826192">
      <w:r>
        <w:tab/>
        <w:t xml:space="preserve">        -  </w:t>
      </w:r>
      <w:r w:rsidRPr="00B879F4">
        <w:rPr>
          <w:b/>
        </w:rPr>
        <w:t>SE  APRUEBA  IMPRESIÓN</w:t>
      </w:r>
      <w:r>
        <w:t xml:space="preserve">  </w:t>
      </w:r>
    </w:p>
    <w:p w:rsidR="00826192" w:rsidRDefault="00826192" w:rsidP="00826192">
      <w:pPr>
        <w:rPr>
          <w:b/>
        </w:rPr>
      </w:pPr>
      <w:r>
        <w:tab/>
        <w:t xml:space="preserve">        </w:t>
      </w: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826192" w:rsidRPr="0066704D" w:rsidRDefault="00826192" w:rsidP="00826192">
      <w:pPr>
        <w:rPr>
          <w:b/>
          <w:u w:val="single"/>
        </w:rPr>
      </w:pPr>
      <w:r>
        <w:rPr>
          <w:b/>
        </w:rPr>
        <w:tab/>
        <w:t xml:space="preserve">        -  EL MATERIAL  LO ENVIA  P.U .</w:t>
      </w:r>
    </w:p>
    <w:p w:rsidR="00826192" w:rsidRPr="0066704D" w:rsidRDefault="00826192" w:rsidP="00826192">
      <w:pPr>
        <w:rPr>
          <w:b/>
        </w:rPr>
      </w:pPr>
    </w:p>
    <w:p w:rsidR="00826192" w:rsidRDefault="00826192" w:rsidP="00826192">
      <w:r>
        <w:tab/>
      </w:r>
    </w:p>
    <w:p w:rsidR="00826192" w:rsidRDefault="00826192" w:rsidP="00826192">
      <w:r>
        <w:tab/>
      </w:r>
    </w:p>
    <w:p w:rsidR="00826192" w:rsidRDefault="00826192" w:rsidP="00826192">
      <w:r>
        <w:t>Agradezco la atención y colaboración prestada.</w:t>
      </w:r>
    </w:p>
    <w:p w:rsidR="00826192" w:rsidRDefault="00826192" w:rsidP="00826192"/>
    <w:p w:rsidR="00826192" w:rsidRDefault="00826192" w:rsidP="00826192"/>
    <w:p w:rsidR="00826192" w:rsidRDefault="00826192" w:rsidP="00826192">
      <w:r>
        <w:t>Cordialmente</w:t>
      </w:r>
    </w:p>
    <w:p w:rsidR="00826192" w:rsidRDefault="00826192" w:rsidP="00826192"/>
    <w:p w:rsidR="00826192" w:rsidRDefault="00826192" w:rsidP="00826192"/>
    <w:p w:rsidR="00826192" w:rsidRDefault="00826192" w:rsidP="00826192">
      <w:r>
        <w:t>RICARDO CASAS ZAPATA</w:t>
      </w:r>
    </w:p>
    <w:p w:rsidR="00826192" w:rsidRDefault="00826192" w:rsidP="00826192">
      <w:r>
        <w:t>Director.</w:t>
      </w:r>
    </w:p>
    <w:p w:rsidR="00826192" w:rsidRDefault="00826192" w:rsidP="00826192">
      <w:pPr>
        <w:rPr>
          <w:b/>
        </w:rPr>
      </w:pPr>
    </w:p>
    <w:p w:rsidR="00826192" w:rsidRDefault="00826192" w:rsidP="00826192">
      <w:pPr>
        <w:rPr>
          <w:b/>
        </w:rPr>
      </w:pPr>
    </w:p>
    <w:p w:rsidR="00826192" w:rsidRDefault="00826192" w:rsidP="00F47D70"/>
    <w:p w:rsidR="00560683" w:rsidRDefault="00560683" w:rsidP="00560683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560683" w:rsidRDefault="00560683" w:rsidP="00560683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560683" w:rsidRDefault="00560683" w:rsidP="00560683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560683" w:rsidRDefault="00560683" w:rsidP="00560683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560683" w:rsidRDefault="00560683" w:rsidP="00560683">
      <w:pPr>
        <w:rPr>
          <w:b/>
          <w:bCs/>
        </w:rPr>
      </w:pPr>
    </w:p>
    <w:p w:rsidR="00560683" w:rsidRDefault="00560683" w:rsidP="00560683">
      <w:pPr>
        <w:pStyle w:val="Ttulo1"/>
      </w:pPr>
    </w:p>
    <w:p w:rsidR="00560683" w:rsidRDefault="00560683" w:rsidP="00560683">
      <w:pPr>
        <w:pStyle w:val="Ttulo1"/>
      </w:pPr>
      <w:r>
        <w:t>ORDEN DE TRABAJO  N °      08332</w:t>
      </w:r>
    </w:p>
    <w:p w:rsidR="00560683" w:rsidRDefault="00560683" w:rsidP="00560683"/>
    <w:p w:rsidR="00560683" w:rsidRDefault="00560683" w:rsidP="00560683">
      <w:r>
        <w:t>FECHA:</w:t>
      </w:r>
      <w:r>
        <w:tab/>
        <w:t>Medellín, Mayo  09  de  2011</w:t>
      </w:r>
    </w:p>
    <w:p w:rsidR="00560683" w:rsidRDefault="00560683" w:rsidP="00560683">
      <w:r>
        <w:t>PARA:</w:t>
      </w:r>
      <w:r>
        <w:tab/>
      </w:r>
      <w:r>
        <w:tab/>
        <w:t>PLÁSTICOS DARMA</w:t>
      </w:r>
    </w:p>
    <w:p w:rsidR="00560683" w:rsidRDefault="00560683" w:rsidP="00560683">
      <w:r>
        <w:t>ATENCIÓN:</w:t>
      </w:r>
      <w:r>
        <w:tab/>
        <w:t>Sr. Darío Jaramillo</w:t>
      </w:r>
    </w:p>
    <w:p w:rsidR="00560683" w:rsidRDefault="00560683" w:rsidP="00560683">
      <w:r>
        <w:tab/>
      </w:r>
      <w:r>
        <w:tab/>
        <w:t>Gerente.</w:t>
      </w:r>
    </w:p>
    <w:p w:rsidR="00560683" w:rsidRDefault="00560683" w:rsidP="00560683"/>
    <w:p w:rsidR="00560683" w:rsidRDefault="00560683" w:rsidP="00560683">
      <w:r>
        <w:t>Apreciado Don Darío:</w:t>
      </w:r>
    </w:p>
    <w:p w:rsidR="00560683" w:rsidRDefault="00560683" w:rsidP="00560683"/>
    <w:p w:rsidR="00560683" w:rsidRDefault="00560683" w:rsidP="00560683">
      <w:r>
        <w:t>Con la presente estamos solicitando el siguiente servicio de  IMPRESIÓN :</w:t>
      </w:r>
    </w:p>
    <w:p w:rsidR="00560683" w:rsidRDefault="00560683" w:rsidP="00560683"/>
    <w:p w:rsidR="00560683" w:rsidRDefault="00560683" w:rsidP="00560683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560683" w:rsidRDefault="00560683" w:rsidP="00560683">
      <w:r>
        <w:t xml:space="preserve">MATERIAL   :           Polipropileno Semi-Tubular   de  </w:t>
      </w:r>
      <w:r w:rsidRPr="00B24285">
        <w:rPr>
          <w:b/>
        </w:rPr>
        <w:t>13 + 4</w:t>
      </w:r>
      <w:r>
        <w:t xml:space="preserve">     cms</w:t>
      </w:r>
    </w:p>
    <w:p w:rsidR="00560683" w:rsidRDefault="00560683" w:rsidP="00560683">
      <w:r>
        <w:t>CLIBRE      :               1.5  ”</w:t>
      </w:r>
    </w:p>
    <w:p w:rsidR="00560683" w:rsidRPr="00AD5DCF" w:rsidRDefault="00560683" w:rsidP="00560683">
      <w:pPr>
        <w:rPr>
          <w:b/>
        </w:rPr>
      </w:pPr>
      <w:r>
        <w:t>REFERENCIA:</w:t>
      </w:r>
      <w:r>
        <w:tab/>
      </w:r>
      <w:r>
        <w:rPr>
          <w:b/>
        </w:rPr>
        <w:t>CARMEL  INTERIOR  PEQUENA  2</w:t>
      </w:r>
    </w:p>
    <w:p w:rsidR="00560683" w:rsidRDefault="00560683" w:rsidP="00560683">
      <w:r>
        <w:t>CANTIDAD    :          80    Kg</w:t>
      </w:r>
    </w:p>
    <w:p w:rsidR="00560683" w:rsidRDefault="00560683" w:rsidP="00560683">
      <w:r>
        <w:t>COLORES:</w:t>
      </w:r>
      <w:r>
        <w:tab/>
      </w:r>
      <w:r>
        <w:tab/>
        <w:t>2 ( BLANCO – PANTONE 246  C  )</w:t>
      </w:r>
    </w:p>
    <w:p w:rsidR="00560683" w:rsidRDefault="00560683" w:rsidP="00560683">
      <w:r>
        <w:t>CARAS:</w:t>
      </w:r>
      <w:r>
        <w:tab/>
      </w:r>
      <w:r>
        <w:tab/>
        <w:t>2  ( 2X2 – 2X2 )</w:t>
      </w:r>
    </w:p>
    <w:p w:rsidR="00560683" w:rsidRDefault="00560683" w:rsidP="00560683">
      <w:r>
        <w:t>REPETICIÓN:</w:t>
      </w:r>
      <w:r>
        <w:tab/>
        <w:t>14</w:t>
      </w:r>
    </w:p>
    <w:p w:rsidR="00560683" w:rsidRDefault="00560683" w:rsidP="00560683">
      <w:r>
        <w:t>RODILLO:</w:t>
      </w:r>
      <w:r>
        <w:tab/>
      </w:r>
      <w:r>
        <w:tab/>
        <w:t>29</w:t>
      </w:r>
    </w:p>
    <w:p w:rsidR="00560683" w:rsidRDefault="00560683" w:rsidP="00560683">
      <w:r>
        <w:t>BOLSA:</w:t>
      </w:r>
      <w:r>
        <w:tab/>
      </w:r>
      <w:r>
        <w:tab/>
        <w:t>14  X  13 + 4    cms de solapa  volada</w:t>
      </w:r>
    </w:p>
    <w:p w:rsidR="00560683" w:rsidRDefault="00560683" w:rsidP="00560683">
      <w:r>
        <w:t>SELLADO:</w:t>
      </w:r>
      <w:r>
        <w:tab/>
      </w:r>
      <w:r>
        <w:tab/>
        <w:t>Para selle lateral.</w:t>
      </w:r>
    </w:p>
    <w:p w:rsidR="00560683" w:rsidRDefault="00560683" w:rsidP="00560683"/>
    <w:p w:rsidR="00560683" w:rsidRDefault="00560683" w:rsidP="00560683"/>
    <w:p w:rsidR="00560683" w:rsidRDefault="00560683" w:rsidP="00560683">
      <w:r>
        <w:rPr>
          <w:b/>
          <w:bCs/>
          <w:u w:val="single"/>
        </w:rPr>
        <w:t>NOTA:</w:t>
      </w:r>
      <w:r>
        <w:t xml:space="preserve">  *   Los cyreles  EN SU PLANTA</w:t>
      </w:r>
    </w:p>
    <w:p w:rsidR="00560683" w:rsidRDefault="00560683" w:rsidP="00560683">
      <w:pPr>
        <w:numPr>
          <w:ilvl w:val="0"/>
          <w:numId w:val="1"/>
        </w:numPr>
      </w:pPr>
      <w:r>
        <w:t>Se envían ARTE    para tonos y alturas</w:t>
      </w:r>
    </w:p>
    <w:p w:rsidR="00560683" w:rsidRPr="00307118" w:rsidRDefault="00560683" w:rsidP="00560683">
      <w:pPr>
        <w:numPr>
          <w:ilvl w:val="0"/>
          <w:numId w:val="2"/>
        </w:numPr>
      </w:pPr>
      <w:r>
        <w:t xml:space="preserve">Se  envia el material de PP </w:t>
      </w:r>
      <w:r>
        <w:rPr>
          <w:b/>
        </w:rPr>
        <w:t xml:space="preserve">de  13 + 4 </w:t>
      </w:r>
      <w:r w:rsidRPr="00AD5DCF">
        <w:rPr>
          <w:b/>
        </w:rPr>
        <w:t xml:space="preserve">  cms</w:t>
      </w:r>
    </w:p>
    <w:p w:rsidR="00560683" w:rsidRPr="00150D1A" w:rsidRDefault="00560683" w:rsidP="00560683">
      <w:pPr>
        <w:ind w:left="1860"/>
      </w:pPr>
    </w:p>
    <w:p w:rsidR="00560683" w:rsidRDefault="00560683" w:rsidP="00560683">
      <w:pPr>
        <w:ind w:left="885"/>
      </w:pPr>
    </w:p>
    <w:p w:rsidR="00560683" w:rsidRDefault="00560683" w:rsidP="00560683">
      <w:pPr>
        <w:ind w:left="885"/>
      </w:pPr>
    </w:p>
    <w:p w:rsidR="00560683" w:rsidRDefault="00560683" w:rsidP="00560683">
      <w:r>
        <w:t>Agradezco la atención y colaboración prestada.</w:t>
      </w:r>
    </w:p>
    <w:p w:rsidR="00560683" w:rsidRDefault="00560683" w:rsidP="00560683"/>
    <w:p w:rsidR="00560683" w:rsidRDefault="00560683" w:rsidP="00560683"/>
    <w:p w:rsidR="00560683" w:rsidRDefault="00560683" w:rsidP="00560683">
      <w:r>
        <w:t>Cordialmente,</w:t>
      </w:r>
    </w:p>
    <w:p w:rsidR="00560683" w:rsidRDefault="00560683" w:rsidP="00560683"/>
    <w:p w:rsidR="00560683" w:rsidRDefault="00560683" w:rsidP="00560683"/>
    <w:p w:rsidR="00560683" w:rsidRDefault="00560683" w:rsidP="00560683"/>
    <w:p w:rsidR="00560683" w:rsidRDefault="00560683" w:rsidP="00560683">
      <w:r>
        <w:t>RICARDO CASAS ZAPATA</w:t>
      </w:r>
    </w:p>
    <w:p w:rsidR="00560683" w:rsidRDefault="00560683" w:rsidP="00560683">
      <w:r>
        <w:t>Director.</w:t>
      </w:r>
    </w:p>
    <w:p w:rsidR="00560683" w:rsidRDefault="00560683" w:rsidP="00F47D70"/>
    <w:p w:rsidR="00C640B4" w:rsidRDefault="00C640B4" w:rsidP="00F47D70"/>
    <w:p w:rsidR="00C640B4" w:rsidRDefault="00C640B4" w:rsidP="00F47D70"/>
    <w:p w:rsidR="00C640B4" w:rsidRDefault="00C640B4" w:rsidP="00F47D70"/>
    <w:p w:rsidR="00C640B4" w:rsidRDefault="00C640B4" w:rsidP="00F47D70"/>
    <w:p w:rsidR="00C640B4" w:rsidRDefault="00C640B4" w:rsidP="00F47D70"/>
    <w:p w:rsidR="00C640B4" w:rsidRDefault="00C640B4" w:rsidP="00C640B4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C640B4" w:rsidRDefault="00C640B4" w:rsidP="00C640B4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C640B4" w:rsidRDefault="00C640B4" w:rsidP="00C640B4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C640B4" w:rsidRDefault="00C640B4" w:rsidP="00C640B4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C640B4" w:rsidRDefault="00C640B4" w:rsidP="00C640B4">
      <w:pPr>
        <w:rPr>
          <w:b/>
          <w:bCs/>
        </w:rPr>
      </w:pPr>
    </w:p>
    <w:p w:rsidR="00C640B4" w:rsidRDefault="00C640B4" w:rsidP="00C640B4">
      <w:pPr>
        <w:pStyle w:val="Ttulo1"/>
      </w:pPr>
      <w:r>
        <w:t>ORDEN DE TRABAJO   N°      08306</w:t>
      </w:r>
    </w:p>
    <w:p w:rsidR="00C640B4" w:rsidRDefault="00C640B4" w:rsidP="00C640B4"/>
    <w:p w:rsidR="00C640B4" w:rsidRDefault="00C640B4" w:rsidP="00C640B4"/>
    <w:p w:rsidR="00C640B4" w:rsidRDefault="00C640B4" w:rsidP="00C640B4">
      <w:r>
        <w:t>FECHA:</w:t>
      </w:r>
      <w:r>
        <w:tab/>
        <w:t>Medellín,   Mayo  09   de  2011</w:t>
      </w:r>
    </w:p>
    <w:p w:rsidR="00C640B4" w:rsidRDefault="00C640B4" w:rsidP="00C640B4">
      <w:r>
        <w:t>PARA:</w:t>
      </w:r>
      <w:r>
        <w:tab/>
      </w:r>
      <w:r>
        <w:tab/>
        <w:t>PLÁSTICOS DARMA</w:t>
      </w:r>
    </w:p>
    <w:p w:rsidR="00C640B4" w:rsidRDefault="00C640B4" w:rsidP="00C640B4">
      <w:r>
        <w:t>ATENCIÓN:</w:t>
      </w:r>
      <w:r>
        <w:tab/>
        <w:t>Sr. Darío Jaramillo</w:t>
      </w:r>
    </w:p>
    <w:p w:rsidR="00C640B4" w:rsidRDefault="00C640B4" w:rsidP="00C640B4">
      <w:r>
        <w:tab/>
      </w:r>
      <w:r>
        <w:tab/>
        <w:t>Gerente.</w:t>
      </w:r>
    </w:p>
    <w:p w:rsidR="00C640B4" w:rsidRDefault="00C640B4" w:rsidP="00C640B4"/>
    <w:p w:rsidR="00C640B4" w:rsidRDefault="00C640B4" w:rsidP="00C640B4">
      <w:r>
        <w:t>Apreciado Don Darío :</w:t>
      </w:r>
    </w:p>
    <w:p w:rsidR="00C640B4" w:rsidRDefault="00C640B4" w:rsidP="00C640B4">
      <w:r>
        <w:t xml:space="preserve"> </w:t>
      </w:r>
    </w:p>
    <w:p w:rsidR="00C640B4" w:rsidRDefault="00C640B4" w:rsidP="00C640B4">
      <w:r>
        <w:t>Con la presente estamos solicitando el siguiente servicio de   IMPRESIÓN  :</w:t>
      </w:r>
    </w:p>
    <w:p w:rsidR="00C640B4" w:rsidRDefault="00C640B4" w:rsidP="00C640B4"/>
    <w:p w:rsidR="00C640B4" w:rsidRDefault="00C640B4" w:rsidP="00C640B4">
      <w:pPr>
        <w:rPr>
          <w:b/>
          <w:bCs/>
          <w:u w:val="single"/>
        </w:rPr>
      </w:pPr>
    </w:p>
    <w:p w:rsidR="00C640B4" w:rsidRDefault="00C640B4" w:rsidP="00C640B4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C640B4" w:rsidRDefault="00C640B4" w:rsidP="00C640B4"/>
    <w:p w:rsidR="00C640B4" w:rsidRDefault="00C640B4" w:rsidP="00C640B4">
      <w:r>
        <w:t>MATERIAL:</w:t>
      </w:r>
      <w:r>
        <w:tab/>
      </w:r>
      <w:r>
        <w:tab/>
        <w:t>Polietileno     Lamina    Transparente COEXTRUIDA</w:t>
      </w:r>
    </w:p>
    <w:p w:rsidR="00C640B4" w:rsidRDefault="00C640B4" w:rsidP="00C640B4">
      <w:r>
        <w:t>MEDIDA:</w:t>
      </w:r>
      <w:r>
        <w:tab/>
      </w:r>
      <w:r>
        <w:tab/>
      </w:r>
      <w:r>
        <w:rPr>
          <w:b/>
        </w:rPr>
        <w:t xml:space="preserve">32.5 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C640B4" w:rsidRPr="006D12B2" w:rsidRDefault="00C640B4" w:rsidP="00C640B4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C640B4" w:rsidRDefault="00C640B4" w:rsidP="00C640B4">
      <w:r>
        <w:t>TRATADO:</w:t>
      </w:r>
      <w:r>
        <w:tab/>
      </w:r>
      <w:r>
        <w:tab/>
        <w:t>1  Cara</w:t>
      </w:r>
    </w:p>
    <w:p w:rsidR="00C640B4" w:rsidRDefault="00C640B4" w:rsidP="00C640B4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>
        <w:rPr>
          <w:b/>
        </w:rPr>
        <w:t xml:space="preserve">350  </w:t>
      </w:r>
      <w:r w:rsidRPr="00900A5A">
        <w:rPr>
          <w:b/>
        </w:rPr>
        <w:t xml:space="preserve">  Kg</w:t>
      </w:r>
      <w:r>
        <w:t>.</w:t>
      </w:r>
    </w:p>
    <w:p w:rsidR="00C640B4" w:rsidRDefault="00C640B4" w:rsidP="00C640B4">
      <w:r>
        <w:t>COLORES:</w:t>
      </w:r>
      <w:r>
        <w:tab/>
      </w:r>
      <w:r>
        <w:tab/>
        <w:t xml:space="preserve">3    ( Blanco – Negro - Verde   )   </w:t>
      </w:r>
    </w:p>
    <w:p w:rsidR="00C640B4" w:rsidRDefault="00C640B4" w:rsidP="00C640B4">
      <w:r>
        <w:t>CARAS:</w:t>
      </w:r>
      <w:r>
        <w:tab/>
      </w:r>
      <w:r>
        <w:tab/>
        <w:t>1  (3 x 1  )</w:t>
      </w:r>
    </w:p>
    <w:p w:rsidR="00C640B4" w:rsidRDefault="00C640B4" w:rsidP="00C640B4">
      <w:r>
        <w:t>REPETICIÓN:</w:t>
      </w:r>
      <w:r>
        <w:tab/>
        <w:t xml:space="preserve">11   Cms   </w:t>
      </w:r>
    </w:p>
    <w:p w:rsidR="00C640B4" w:rsidRPr="00900A5A" w:rsidRDefault="00C640B4" w:rsidP="00C640B4">
      <w:pPr>
        <w:rPr>
          <w:b/>
        </w:rPr>
      </w:pPr>
      <w:r>
        <w:t xml:space="preserve">RODILLO  :               </w:t>
      </w:r>
      <w:r>
        <w:rPr>
          <w:b/>
        </w:rPr>
        <w:t>45</w:t>
      </w:r>
    </w:p>
    <w:p w:rsidR="00C640B4" w:rsidRDefault="00C640B4" w:rsidP="00C640B4">
      <w:r>
        <w:t>LAMINA:</w:t>
      </w:r>
      <w:r>
        <w:tab/>
      </w:r>
      <w:r>
        <w:tab/>
        <w:t xml:space="preserve">15.5    Cms   </w:t>
      </w:r>
    </w:p>
    <w:p w:rsidR="00C640B4" w:rsidRDefault="00C640B4" w:rsidP="00C640B4">
      <w:r>
        <w:t>FOTOCAELDA:</w:t>
      </w:r>
      <w:r>
        <w:tab/>
        <w:t>Según muestra con doble  color</w:t>
      </w:r>
    </w:p>
    <w:p w:rsidR="00C640B4" w:rsidRPr="00146B92" w:rsidRDefault="00C640B4" w:rsidP="00C640B4">
      <w:pPr>
        <w:rPr>
          <w:b/>
        </w:rPr>
      </w:pPr>
      <w:r>
        <w:t>REFERENCIA:</w:t>
      </w:r>
      <w:r>
        <w:tab/>
      </w:r>
      <w:r>
        <w:rPr>
          <w:b/>
        </w:rPr>
        <w:t xml:space="preserve">PULPA    </w:t>
      </w:r>
      <w:r>
        <w:rPr>
          <w:b/>
          <w:u w:val="single"/>
        </w:rPr>
        <w:t>MARACUYA</w:t>
      </w:r>
      <w:r>
        <w:rPr>
          <w:b/>
        </w:rPr>
        <w:t xml:space="preserve">    90  GMS</w:t>
      </w:r>
    </w:p>
    <w:p w:rsidR="00C640B4" w:rsidRDefault="00C640B4" w:rsidP="00C640B4">
      <w:r>
        <w:tab/>
      </w:r>
      <w:r>
        <w:tab/>
      </w:r>
      <w:r>
        <w:tab/>
      </w:r>
    </w:p>
    <w:p w:rsidR="00C640B4" w:rsidRDefault="00C640B4" w:rsidP="00C640B4"/>
    <w:p w:rsidR="00C640B4" w:rsidRDefault="00C640B4" w:rsidP="00C640B4">
      <w:r>
        <w:rPr>
          <w:b/>
          <w:bCs/>
          <w:u w:val="single"/>
        </w:rPr>
        <w:t>NOTA:</w:t>
      </w:r>
      <w:r>
        <w:t xml:space="preserve">  - Cyreles   </w:t>
      </w:r>
      <w:r w:rsidRPr="00C640B4">
        <w:rPr>
          <w:b/>
        </w:rPr>
        <w:t>NUEVOS DE GRAFIFLEX</w:t>
      </w:r>
    </w:p>
    <w:p w:rsidR="00C640B4" w:rsidRDefault="00C640B4" w:rsidP="00C640B4">
      <w:pPr>
        <w:pStyle w:val="Prrafodelista"/>
        <w:numPr>
          <w:ilvl w:val="0"/>
          <w:numId w:val="2"/>
        </w:numPr>
      </w:pPr>
      <w:r>
        <w:t xml:space="preserve"> Se aprueba  impresión</w:t>
      </w:r>
    </w:p>
    <w:p w:rsidR="00C640B4" w:rsidRDefault="00C640B4" w:rsidP="00C640B4">
      <w:pPr>
        <w:pStyle w:val="Prrafodelista"/>
        <w:numPr>
          <w:ilvl w:val="0"/>
          <w:numId w:val="2"/>
        </w:numPr>
      </w:pPr>
      <w:r>
        <w:t>UTILIZAR  TINTAS ANTIGRASA</w:t>
      </w:r>
    </w:p>
    <w:p w:rsidR="00C640B4" w:rsidRDefault="00C640B4" w:rsidP="00C640B4">
      <w:pPr>
        <w:pStyle w:val="Prrafodelista"/>
        <w:numPr>
          <w:ilvl w:val="0"/>
          <w:numId w:val="2"/>
        </w:numPr>
      </w:pPr>
      <w:r>
        <w:t>CONTROLAR DESPRENDIMIENTO</w:t>
      </w:r>
    </w:p>
    <w:p w:rsidR="00C640B4" w:rsidRDefault="00C640B4" w:rsidP="00C640B4"/>
    <w:p w:rsidR="00C640B4" w:rsidRDefault="00C640B4" w:rsidP="00C640B4"/>
    <w:p w:rsidR="00C640B4" w:rsidRDefault="00C640B4" w:rsidP="00C640B4">
      <w:r>
        <w:t>Agradezco la atención y colaboración prestada.</w:t>
      </w:r>
    </w:p>
    <w:p w:rsidR="00C640B4" w:rsidRDefault="00C640B4" w:rsidP="00C640B4"/>
    <w:p w:rsidR="00C640B4" w:rsidRDefault="00C640B4" w:rsidP="00C640B4">
      <w:r>
        <w:t>Cordialmente,</w:t>
      </w:r>
    </w:p>
    <w:p w:rsidR="00C640B4" w:rsidRDefault="00C640B4" w:rsidP="00C640B4"/>
    <w:p w:rsidR="00C640B4" w:rsidRPr="00F4077E" w:rsidRDefault="00C640B4" w:rsidP="00C640B4">
      <w:pPr>
        <w:rPr>
          <w:b/>
        </w:rPr>
      </w:pPr>
    </w:p>
    <w:p w:rsidR="00C640B4" w:rsidRDefault="00C640B4" w:rsidP="00C640B4"/>
    <w:p w:rsidR="00C640B4" w:rsidRDefault="00C640B4" w:rsidP="00C640B4">
      <w:r>
        <w:t>RICARDO CASAS ZAPATA</w:t>
      </w:r>
    </w:p>
    <w:p w:rsidR="00C640B4" w:rsidRDefault="00C640B4" w:rsidP="00C640B4">
      <w:r>
        <w:t>Director.</w:t>
      </w:r>
    </w:p>
    <w:p w:rsidR="00C640B4" w:rsidRDefault="00C640B4" w:rsidP="00F47D70"/>
    <w:p w:rsidR="00412C62" w:rsidRDefault="00412C62" w:rsidP="00F47D70"/>
    <w:p w:rsidR="00412C62" w:rsidRDefault="00412C62" w:rsidP="00F47D70"/>
    <w:p w:rsidR="00412C62" w:rsidRDefault="00412C62" w:rsidP="00412C62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412C62" w:rsidRDefault="00412C62" w:rsidP="00412C62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412C62" w:rsidRDefault="00412C62" w:rsidP="00412C62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412C62" w:rsidRDefault="00412C62" w:rsidP="00412C62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412C62" w:rsidRDefault="00412C62" w:rsidP="00412C62">
      <w:pPr>
        <w:rPr>
          <w:b/>
          <w:bCs/>
        </w:rPr>
      </w:pPr>
    </w:p>
    <w:p w:rsidR="00412C62" w:rsidRDefault="00412C62" w:rsidP="00412C62">
      <w:pPr>
        <w:pStyle w:val="Ttulo1"/>
      </w:pPr>
      <w:r>
        <w:t>ORDEN DE TRABAJO N°      088314</w:t>
      </w:r>
    </w:p>
    <w:p w:rsidR="00412C62" w:rsidRDefault="00412C62" w:rsidP="00412C62"/>
    <w:p w:rsidR="00412C62" w:rsidRDefault="00412C62" w:rsidP="00412C62"/>
    <w:p w:rsidR="00412C62" w:rsidRDefault="00412C62" w:rsidP="00412C62">
      <w:r>
        <w:t>FECHA:</w:t>
      </w:r>
      <w:r>
        <w:tab/>
        <w:t>Medellín,  Mayo  09   de    2011</w:t>
      </w:r>
    </w:p>
    <w:p w:rsidR="00412C62" w:rsidRDefault="00412C62" w:rsidP="00412C62">
      <w:r>
        <w:t>PARA:</w:t>
      </w:r>
      <w:r>
        <w:tab/>
      </w:r>
      <w:r>
        <w:tab/>
        <w:t>PLÁSTICOS DARMA</w:t>
      </w:r>
    </w:p>
    <w:p w:rsidR="00412C62" w:rsidRDefault="00412C62" w:rsidP="00412C62">
      <w:r>
        <w:t>ATENCIÓN:</w:t>
      </w:r>
      <w:r>
        <w:tab/>
        <w:t>Sr. Darío Jaramillo</w:t>
      </w:r>
    </w:p>
    <w:p w:rsidR="00412C62" w:rsidRDefault="00412C62" w:rsidP="00412C62">
      <w:r>
        <w:tab/>
      </w:r>
      <w:r>
        <w:tab/>
        <w:t>Gerente.</w:t>
      </w:r>
    </w:p>
    <w:p w:rsidR="00412C62" w:rsidRDefault="00412C62" w:rsidP="00412C62"/>
    <w:p w:rsidR="00412C62" w:rsidRDefault="00412C62" w:rsidP="00412C62">
      <w:r>
        <w:t>Apreciado Don Darío :</w:t>
      </w:r>
    </w:p>
    <w:p w:rsidR="00412C62" w:rsidRDefault="00412C62" w:rsidP="00412C62">
      <w:r>
        <w:t xml:space="preserve"> </w:t>
      </w:r>
    </w:p>
    <w:p w:rsidR="00412C62" w:rsidRDefault="00412C62" w:rsidP="00412C62">
      <w:r>
        <w:t>Con la presente estamos solicitando el siguiente servicio de   IMPRESIÓN  :</w:t>
      </w:r>
    </w:p>
    <w:p w:rsidR="00412C62" w:rsidRDefault="00412C62" w:rsidP="00412C62"/>
    <w:p w:rsidR="00412C62" w:rsidRDefault="00412C62" w:rsidP="00412C62">
      <w:pPr>
        <w:rPr>
          <w:b/>
          <w:bCs/>
          <w:u w:val="single"/>
        </w:rPr>
      </w:pPr>
    </w:p>
    <w:p w:rsidR="00412C62" w:rsidRDefault="00412C62" w:rsidP="00412C62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412C62" w:rsidRDefault="00412C62" w:rsidP="00412C62"/>
    <w:p w:rsidR="00412C62" w:rsidRPr="00235ED8" w:rsidRDefault="00412C62" w:rsidP="00412C62">
      <w:pPr>
        <w:rPr>
          <w:u w:val="single"/>
        </w:rPr>
      </w:pPr>
      <w:r>
        <w:t>MATERIAL:</w:t>
      </w:r>
      <w:r>
        <w:tab/>
      </w:r>
      <w:r>
        <w:tab/>
        <w:t xml:space="preserve">Polietileno     Lamina    Transparente  </w:t>
      </w:r>
      <w:r w:rsidRPr="00235ED8">
        <w:rPr>
          <w:u w:val="single"/>
        </w:rPr>
        <w:t>TRICAPA</w:t>
      </w:r>
    </w:p>
    <w:p w:rsidR="00412C62" w:rsidRDefault="00412C62" w:rsidP="00412C62">
      <w:r>
        <w:t>MEDIDA:</w:t>
      </w:r>
      <w:r>
        <w:tab/>
      </w:r>
      <w:r>
        <w:tab/>
      </w:r>
      <w:r>
        <w:rPr>
          <w:b/>
        </w:rPr>
        <w:t xml:space="preserve">34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412C62" w:rsidRPr="006D12B2" w:rsidRDefault="00412C62" w:rsidP="00412C62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412C62" w:rsidRDefault="00412C62" w:rsidP="00412C62">
      <w:r>
        <w:t>TRATADO:</w:t>
      </w:r>
      <w:r>
        <w:tab/>
      </w:r>
      <w:r>
        <w:tab/>
        <w:t>1  Cara</w:t>
      </w:r>
    </w:p>
    <w:p w:rsidR="00412C62" w:rsidRDefault="00412C62" w:rsidP="00412C62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>
        <w:rPr>
          <w:b/>
        </w:rPr>
        <w:t xml:space="preserve">250  </w:t>
      </w:r>
      <w:r w:rsidRPr="00900A5A">
        <w:rPr>
          <w:b/>
        </w:rPr>
        <w:t xml:space="preserve">  Kg</w:t>
      </w:r>
      <w:r>
        <w:t>.</w:t>
      </w:r>
    </w:p>
    <w:p w:rsidR="00412C62" w:rsidRDefault="00412C62" w:rsidP="00412C62">
      <w:r>
        <w:t>COLORES:</w:t>
      </w:r>
      <w:r>
        <w:tab/>
      </w:r>
      <w:r>
        <w:tab/>
        <w:t xml:space="preserve">5      </w:t>
      </w:r>
    </w:p>
    <w:p w:rsidR="00412C62" w:rsidRDefault="00412C62" w:rsidP="00412C62">
      <w:r>
        <w:t>CARAS:</w:t>
      </w:r>
      <w:r>
        <w:tab/>
      </w:r>
      <w:r>
        <w:tab/>
        <w:t>1  ( 5 x 1  )</w:t>
      </w:r>
    </w:p>
    <w:p w:rsidR="00412C62" w:rsidRDefault="00412C62" w:rsidP="00412C62">
      <w:r>
        <w:t>REPETICIÓN:</w:t>
      </w:r>
      <w:r>
        <w:tab/>
        <w:t xml:space="preserve">26    Cms   </w:t>
      </w:r>
    </w:p>
    <w:p w:rsidR="00412C62" w:rsidRPr="00900A5A" w:rsidRDefault="00412C62" w:rsidP="00412C62">
      <w:pPr>
        <w:rPr>
          <w:b/>
        </w:rPr>
      </w:pPr>
      <w:r>
        <w:t xml:space="preserve">RODILLO  :               </w:t>
      </w:r>
      <w:r>
        <w:rPr>
          <w:b/>
        </w:rPr>
        <w:t>26</w:t>
      </w:r>
    </w:p>
    <w:p w:rsidR="00412C62" w:rsidRDefault="00412C62" w:rsidP="00412C62">
      <w:r>
        <w:t>LAMINA:</w:t>
      </w:r>
      <w:r>
        <w:tab/>
      </w:r>
      <w:r>
        <w:tab/>
        <w:t>34    Cms    REFILADA PARA EMPAQUETADORA</w:t>
      </w:r>
    </w:p>
    <w:p w:rsidR="00412C62" w:rsidRDefault="00412C62" w:rsidP="00412C62">
      <w:r>
        <w:t>FOTOCAELDA:</w:t>
      </w:r>
      <w:r>
        <w:tab/>
        <w:t>Según muestra con doble  color</w:t>
      </w:r>
    </w:p>
    <w:p w:rsidR="00412C62" w:rsidRDefault="00412C62" w:rsidP="00412C62">
      <w:pPr>
        <w:rPr>
          <w:b/>
        </w:rPr>
      </w:pPr>
      <w:r>
        <w:t>REFERENCIA:</w:t>
      </w:r>
      <w:r>
        <w:tab/>
      </w:r>
      <w:r>
        <w:rPr>
          <w:b/>
        </w:rPr>
        <w:t>EL SEMBRADOR GUANABANA 397  gms</w:t>
      </w:r>
      <w:r>
        <w:rPr>
          <w:b/>
        </w:rPr>
        <w:tab/>
      </w:r>
    </w:p>
    <w:p w:rsidR="00412C62" w:rsidRPr="00146B92" w:rsidRDefault="00412C62" w:rsidP="00412C62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412C62" w:rsidRPr="00E43DA8" w:rsidRDefault="00412C62" w:rsidP="00412C62">
      <w:pPr>
        <w:rPr>
          <w:b/>
        </w:rPr>
      </w:pPr>
      <w:r>
        <w:tab/>
      </w:r>
      <w:r>
        <w:tab/>
      </w:r>
      <w:r>
        <w:tab/>
      </w:r>
    </w:p>
    <w:p w:rsidR="00412C62" w:rsidRDefault="00412C62" w:rsidP="00412C62">
      <w:r>
        <w:rPr>
          <w:b/>
          <w:bCs/>
          <w:u w:val="single"/>
        </w:rPr>
        <w:t>NOTA:</w:t>
      </w:r>
      <w:r>
        <w:t xml:space="preserve"> </w:t>
      </w:r>
      <w:r>
        <w:tab/>
        <w:t xml:space="preserve"> - Cyreles   en  su planta</w:t>
      </w:r>
    </w:p>
    <w:p w:rsidR="00412C62" w:rsidRDefault="00412C62" w:rsidP="00412C62">
      <w:pPr>
        <w:pStyle w:val="Prrafodelista"/>
        <w:numPr>
          <w:ilvl w:val="0"/>
          <w:numId w:val="2"/>
        </w:numPr>
      </w:pPr>
      <w:r>
        <w:t xml:space="preserve"> Se envía  material.</w:t>
      </w:r>
    </w:p>
    <w:p w:rsidR="00412C62" w:rsidRDefault="00412C62" w:rsidP="00412C62">
      <w:pPr>
        <w:pStyle w:val="Prrafodelista"/>
        <w:ind w:left="1860"/>
      </w:pPr>
    </w:p>
    <w:p w:rsidR="00412C62" w:rsidRDefault="00412C62" w:rsidP="00412C62"/>
    <w:p w:rsidR="00412C62" w:rsidRDefault="00412C62" w:rsidP="00412C62">
      <w:r>
        <w:t>Agradezco la atención y colaboración prestada.</w:t>
      </w:r>
    </w:p>
    <w:p w:rsidR="00412C62" w:rsidRDefault="00412C62" w:rsidP="00412C62"/>
    <w:p w:rsidR="00412C62" w:rsidRDefault="00412C62" w:rsidP="00412C62">
      <w:r>
        <w:t>Cordialmente,</w:t>
      </w:r>
    </w:p>
    <w:p w:rsidR="00412C62" w:rsidRPr="00F4077E" w:rsidRDefault="00412C62" w:rsidP="00412C62">
      <w:pPr>
        <w:rPr>
          <w:b/>
        </w:rPr>
      </w:pPr>
    </w:p>
    <w:p w:rsidR="00412C62" w:rsidRDefault="00412C62" w:rsidP="00412C62"/>
    <w:p w:rsidR="00412C62" w:rsidRDefault="00412C62" w:rsidP="00412C62">
      <w:r>
        <w:t>RICARDO CASAS ZAPATA</w:t>
      </w:r>
    </w:p>
    <w:p w:rsidR="00412C62" w:rsidRDefault="00412C62" w:rsidP="00412C62">
      <w:r>
        <w:t>Director</w:t>
      </w:r>
    </w:p>
    <w:p w:rsidR="00412C62" w:rsidRDefault="00412C62" w:rsidP="00412C62"/>
    <w:p w:rsidR="00412C62" w:rsidRDefault="00412C62" w:rsidP="00F47D70"/>
    <w:p w:rsidR="00412C62" w:rsidRDefault="00412C62" w:rsidP="00F47D70"/>
    <w:p w:rsidR="00412C62" w:rsidRDefault="00412C62" w:rsidP="00F47D70"/>
    <w:p w:rsidR="00412C62" w:rsidRDefault="00412C62" w:rsidP="00F47D70"/>
    <w:p w:rsidR="00412C62" w:rsidRDefault="00412C62" w:rsidP="00F47D70"/>
    <w:p w:rsidR="00412C62" w:rsidRDefault="00412C62" w:rsidP="00412C62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412C62" w:rsidRDefault="00412C62" w:rsidP="00412C62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412C62" w:rsidRDefault="00412C62" w:rsidP="00412C62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412C62" w:rsidRDefault="00412C62" w:rsidP="00412C62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412C62" w:rsidRDefault="00412C62" w:rsidP="00412C62">
      <w:pPr>
        <w:rPr>
          <w:b/>
          <w:bCs/>
        </w:rPr>
      </w:pPr>
    </w:p>
    <w:p w:rsidR="00412C62" w:rsidRDefault="00412C62" w:rsidP="00412C62">
      <w:pPr>
        <w:pStyle w:val="Ttulo1"/>
      </w:pPr>
      <w:r>
        <w:t>ORDEN DE TRABAJO N°      08315</w:t>
      </w:r>
    </w:p>
    <w:p w:rsidR="00412C62" w:rsidRDefault="00412C62" w:rsidP="00412C62"/>
    <w:p w:rsidR="00412C62" w:rsidRDefault="00412C62" w:rsidP="00412C62"/>
    <w:p w:rsidR="00412C62" w:rsidRDefault="00412C62" w:rsidP="00412C62">
      <w:r>
        <w:t>FECHA:</w:t>
      </w:r>
      <w:r>
        <w:tab/>
        <w:t>Medellín,  Mayo  09    de    2011</w:t>
      </w:r>
    </w:p>
    <w:p w:rsidR="00412C62" w:rsidRDefault="00412C62" w:rsidP="00412C62">
      <w:r>
        <w:t>PARA:</w:t>
      </w:r>
      <w:r>
        <w:tab/>
      </w:r>
      <w:r>
        <w:tab/>
        <w:t>PLÁSTICOS DARMA</w:t>
      </w:r>
    </w:p>
    <w:p w:rsidR="00412C62" w:rsidRDefault="00412C62" w:rsidP="00412C62">
      <w:r>
        <w:t>ATENCIÓN:</w:t>
      </w:r>
      <w:r>
        <w:tab/>
        <w:t>Sr. Darío Jaramillo</w:t>
      </w:r>
    </w:p>
    <w:p w:rsidR="00412C62" w:rsidRDefault="00412C62" w:rsidP="00412C62">
      <w:r>
        <w:tab/>
      </w:r>
      <w:r>
        <w:tab/>
        <w:t>Gerente.</w:t>
      </w:r>
    </w:p>
    <w:p w:rsidR="00412C62" w:rsidRDefault="00412C62" w:rsidP="00412C62"/>
    <w:p w:rsidR="00412C62" w:rsidRDefault="00412C62" w:rsidP="00412C62">
      <w:r>
        <w:t>Apreciado Don Darío :</w:t>
      </w:r>
    </w:p>
    <w:p w:rsidR="00412C62" w:rsidRDefault="00412C62" w:rsidP="00412C62">
      <w:r>
        <w:t xml:space="preserve"> </w:t>
      </w:r>
    </w:p>
    <w:p w:rsidR="00412C62" w:rsidRDefault="00412C62" w:rsidP="00412C62">
      <w:r>
        <w:t>Con la presente estamos solicitando el siguiente servicio de   IMPRESIÓN  :</w:t>
      </w:r>
    </w:p>
    <w:p w:rsidR="00412C62" w:rsidRDefault="00412C62" w:rsidP="00412C62"/>
    <w:p w:rsidR="00412C62" w:rsidRDefault="00412C62" w:rsidP="00412C62">
      <w:pPr>
        <w:rPr>
          <w:b/>
          <w:bCs/>
          <w:u w:val="single"/>
        </w:rPr>
      </w:pPr>
    </w:p>
    <w:p w:rsidR="00412C62" w:rsidRDefault="00412C62" w:rsidP="00412C62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412C62" w:rsidRDefault="00412C62" w:rsidP="00412C62"/>
    <w:p w:rsidR="00412C62" w:rsidRPr="00235ED8" w:rsidRDefault="00412C62" w:rsidP="00412C62">
      <w:pPr>
        <w:rPr>
          <w:u w:val="single"/>
        </w:rPr>
      </w:pPr>
      <w:r>
        <w:t>MATERIAL:</w:t>
      </w:r>
      <w:r>
        <w:tab/>
      </w:r>
      <w:r>
        <w:tab/>
        <w:t xml:space="preserve">Polietileno     Lamina    Transparente  </w:t>
      </w:r>
      <w:r w:rsidRPr="00235ED8">
        <w:rPr>
          <w:u w:val="single"/>
        </w:rPr>
        <w:t>TRICAPA</w:t>
      </w:r>
    </w:p>
    <w:p w:rsidR="00412C62" w:rsidRDefault="00412C62" w:rsidP="00412C62">
      <w:r>
        <w:t>MEDIDA:</w:t>
      </w:r>
      <w:r>
        <w:tab/>
      </w:r>
      <w:r>
        <w:tab/>
      </w:r>
      <w:r>
        <w:rPr>
          <w:b/>
        </w:rPr>
        <w:t xml:space="preserve">34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412C62" w:rsidRPr="006D12B2" w:rsidRDefault="00412C62" w:rsidP="00412C62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412C62" w:rsidRDefault="00412C62" w:rsidP="00412C62">
      <w:r>
        <w:t>TRATADO:</w:t>
      </w:r>
      <w:r>
        <w:tab/>
      </w:r>
      <w:r>
        <w:tab/>
        <w:t>1  Cara</w:t>
      </w:r>
    </w:p>
    <w:p w:rsidR="00412C62" w:rsidRDefault="00412C62" w:rsidP="00412C62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>
        <w:rPr>
          <w:b/>
        </w:rPr>
        <w:t xml:space="preserve">200  </w:t>
      </w:r>
      <w:r w:rsidRPr="00900A5A">
        <w:rPr>
          <w:b/>
        </w:rPr>
        <w:t xml:space="preserve">  Kg</w:t>
      </w:r>
      <w:r>
        <w:t>.</w:t>
      </w:r>
    </w:p>
    <w:p w:rsidR="00412C62" w:rsidRDefault="00412C62" w:rsidP="00412C62">
      <w:r>
        <w:t>COLORES:</w:t>
      </w:r>
      <w:r>
        <w:tab/>
      </w:r>
      <w:r>
        <w:tab/>
        <w:t xml:space="preserve">5      </w:t>
      </w:r>
    </w:p>
    <w:p w:rsidR="00412C62" w:rsidRDefault="00412C62" w:rsidP="00412C62">
      <w:r>
        <w:t>CARAS:</w:t>
      </w:r>
      <w:r>
        <w:tab/>
      </w:r>
      <w:r>
        <w:tab/>
        <w:t>1  ( 5 x 1  )</w:t>
      </w:r>
    </w:p>
    <w:p w:rsidR="00412C62" w:rsidRDefault="00412C62" w:rsidP="00412C62">
      <w:r>
        <w:t>REPETICIÓN:</w:t>
      </w:r>
      <w:r>
        <w:tab/>
        <w:t xml:space="preserve">26    Cms   </w:t>
      </w:r>
    </w:p>
    <w:p w:rsidR="00412C62" w:rsidRPr="00900A5A" w:rsidRDefault="00412C62" w:rsidP="00412C62">
      <w:pPr>
        <w:rPr>
          <w:b/>
        </w:rPr>
      </w:pPr>
      <w:r>
        <w:t xml:space="preserve">RODILLO  :               </w:t>
      </w:r>
      <w:r>
        <w:rPr>
          <w:b/>
        </w:rPr>
        <w:t>26</w:t>
      </w:r>
    </w:p>
    <w:p w:rsidR="00412C62" w:rsidRDefault="00412C62" w:rsidP="00412C62">
      <w:r>
        <w:t>LAMINA:</w:t>
      </w:r>
      <w:r>
        <w:tab/>
      </w:r>
      <w:r>
        <w:tab/>
        <w:t>34    Cms    REFILADA PARA EMPAQUETADORA</w:t>
      </w:r>
    </w:p>
    <w:p w:rsidR="00412C62" w:rsidRDefault="00412C62" w:rsidP="00412C62">
      <w:r>
        <w:t>FOTOCAELDA:</w:t>
      </w:r>
      <w:r>
        <w:tab/>
        <w:t>Según muestra con doble  color</w:t>
      </w:r>
    </w:p>
    <w:p w:rsidR="00412C62" w:rsidRDefault="00412C62" w:rsidP="00412C62">
      <w:pPr>
        <w:rPr>
          <w:b/>
        </w:rPr>
      </w:pPr>
      <w:r>
        <w:t>REFERENCIA:</w:t>
      </w:r>
      <w:r>
        <w:tab/>
      </w:r>
      <w:r>
        <w:rPr>
          <w:b/>
        </w:rPr>
        <w:t>EL  SEMBRADOR  LULO    397  gms.</w:t>
      </w:r>
      <w:r>
        <w:rPr>
          <w:b/>
        </w:rPr>
        <w:tab/>
      </w:r>
    </w:p>
    <w:p w:rsidR="00412C62" w:rsidRPr="00146B92" w:rsidRDefault="00412C62" w:rsidP="00412C62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412C62" w:rsidRPr="00E43DA8" w:rsidRDefault="00412C62" w:rsidP="00412C62">
      <w:pPr>
        <w:rPr>
          <w:b/>
        </w:rPr>
      </w:pPr>
      <w:r>
        <w:tab/>
      </w:r>
      <w:r>
        <w:tab/>
      </w:r>
      <w:r>
        <w:tab/>
      </w:r>
    </w:p>
    <w:p w:rsidR="00412C62" w:rsidRDefault="00412C62" w:rsidP="00412C62">
      <w:r>
        <w:rPr>
          <w:b/>
          <w:bCs/>
          <w:u w:val="single"/>
        </w:rPr>
        <w:t>NOTA:</w:t>
      </w:r>
      <w:r>
        <w:t xml:space="preserve"> </w:t>
      </w:r>
      <w:r>
        <w:tab/>
        <w:t xml:space="preserve"> - Cyreles   en  su planta</w:t>
      </w:r>
    </w:p>
    <w:p w:rsidR="00412C62" w:rsidRDefault="00412C62" w:rsidP="00412C62">
      <w:pPr>
        <w:pStyle w:val="Prrafodelista"/>
        <w:numPr>
          <w:ilvl w:val="0"/>
          <w:numId w:val="2"/>
        </w:numPr>
      </w:pPr>
      <w:r>
        <w:t xml:space="preserve"> Se envía  material.</w:t>
      </w:r>
    </w:p>
    <w:p w:rsidR="00412C62" w:rsidRDefault="00412C62" w:rsidP="00412C62">
      <w:pPr>
        <w:pStyle w:val="Prrafodelista"/>
        <w:ind w:left="1860"/>
      </w:pPr>
    </w:p>
    <w:p w:rsidR="00412C62" w:rsidRDefault="00412C62" w:rsidP="00412C62"/>
    <w:p w:rsidR="00412C62" w:rsidRDefault="00412C62" w:rsidP="00412C62">
      <w:r>
        <w:t>Agradezco la atención y colaboración prestada.</w:t>
      </w:r>
    </w:p>
    <w:p w:rsidR="00412C62" w:rsidRDefault="00412C62" w:rsidP="00412C62"/>
    <w:p w:rsidR="00412C62" w:rsidRDefault="00412C62" w:rsidP="00412C62">
      <w:r>
        <w:t>Cordialmente,</w:t>
      </w:r>
    </w:p>
    <w:p w:rsidR="00412C62" w:rsidRPr="00F4077E" w:rsidRDefault="00412C62" w:rsidP="00412C62">
      <w:pPr>
        <w:rPr>
          <w:b/>
        </w:rPr>
      </w:pPr>
    </w:p>
    <w:p w:rsidR="00412C62" w:rsidRDefault="00412C62" w:rsidP="00412C62"/>
    <w:p w:rsidR="00412C62" w:rsidRDefault="00412C62" w:rsidP="00412C62">
      <w:r>
        <w:t>RICARDO CASAS ZAPATA</w:t>
      </w:r>
    </w:p>
    <w:p w:rsidR="00412C62" w:rsidRDefault="00412C62" w:rsidP="00412C62">
      <w:r>
        <w:t>Director</w:t>
      </w:r>
    </w:p>
    <w:p w:rsidR="00412C62" w:rsidRDefault="00412C62" w:rsidP="00412C62"/>
    <w:p w:rsidR="00412C62" w:rsidRDefault="00412C62" w:rsidP="00F47D70"/>
    <w:p w:rsidR="00412C62" w:rsidRDefault="00412C62" w:rsidP="00F47D70"/>
    <w:p w:rsidR="00412C62" w:rsidRDefault="00412C62" w:rsidP="00F47D70"/>
    <w:p w:rsidR="00412C62" w:rsidRDefault="00412C62" w:rsidP="00F47D70"/>
    <w:p w:rsidR="00412C62" w:rsidRDefault="00412C62" w:rsidP="00F47D70"/>
    <w:p w:rsidR="00412C62" w:rsidRDefault="00412C62" w:rsidP="00412C62">
      <w:pPr>
        <w:rPr>
          <w:b/>
          <w:bCs/>
          <w:sz w:val="20"/>
        </w:rPr>
      </w:pPr>
    </w:p>
    <w:p w:rsidR="00412C62" w:rsidRDefault="00412C62" w:rsidP="00412C62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412C62" w:rsidRDefault="00412C62" w:rsidP="00412C62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NIT: 811.040.799-9</w:t>
      </w:r>
    </w:p>
    <w:p w:rsidR="00412C62" w:rsidRDefault="00412C62" w:rsidP="00412C62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412C62" w:rsidRDefault="00412C62" w:rsidP="00412C62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412C62" w:rsidRDefault="00412C62" w:rsidP="00412C62">
      <w:pPr>
        <w:rPr>
          <w:b/>
          <w:bCs/>
        </w:rPr>
      </w:pPr>
    </w:p>
    <w:p w:rsidR="00412C62" w:rsidRDefault="00412C62" w:rsidP="00412C62">
      <w:pPr>
        <w:pStyle w:val="Ttulo1"/>
      </w:pPr>
      <w:r>
        <w:t>ORDEN DE TRABAJO    N°      08316</w:t>
      </w:r>
    </w:p>
    <w:p w:rsidR="00412C62" w:rsidRDefault="00412C62" w:rsidP="00412C62"/>
    <w:p w:rsidR="00412C62" w:rsidRDefault="00412C62" w:rsidP="00412C62"/>
    <w:p w:rsidR="00412C62" w:rsidRDefault="00412C62" w:rsidP="00412C62">
      <w:pPr>
        <w:ind w:left="708" w:hanging="708"/>
      </w:pPr>
      <w:r>
        <w:t>FECHA:</w:t>
      </w:r>
      <w:r>
        <w:tab/>
        <w:t>Medellín, Mayo  09   de  2011</w:t>
      </w:r>
    </w:p>
    <w:p w:rsidR="00412C62" w:rsidRDefault="00412C62" w:rsidP="00412C62">
      <w:r>
        <w:t>PARA:</w:t>
      </w:r>
      <w:r>
        <w:tab/>
      </w:r>
      <w:r>
        <w:tab/>
        <w:t>PLÁSTICOS DARMA</w:t>
      </w:r>
    </w:p>
    <w:p w:rsidR="00412C62" w:rsidRDefault="00412C62" w:rsidP="00412C62">
      <w:r>
        <w:t>ATENCIÓN:</w:t>
      </w:r>
      <w:r>
        <w:tab/>
        <w:t>Sr. Darío Jaramillo</w:t>
      </w:r>
    </w:p>
    <w:p w:rsidR="00412C62" w:rsidRDefault="00412C62" w:rsidP="00412C62">
      <w:r>
        <w:tab/>
      </w:r>
      <w:r>
        <w:tab/>
        <w:t>Gerente.</w:t>
      </w:r>
    </w:p>
    <w:p w:rsidR="00412C62" w:rsidRDefault="00412C62" w:rsidP="00412C62"/>
    <w:p w:rsidR="00412C62" w:rsidRDefault="00412C62" w:rsidP="00412C62">
      <w:r>
        <w:t>Apreciado Don Darío :</w:t>
      </w:r>
    </w:p>
    <w:p w:rsidR="00412C62" w:rsidRDefault="00412C62" w:rsidP="00412C62">
      <w:r>
        <w:t xml:space="preserve"> </w:t>
      </w:r>
    </w:p>
    <w:p w:rsidR="00412C62" w:rsidRDefault="00412C62" w:rsidP="00412C62">
      <w:r>
        <w:t>Con la presente estamos solicitando el siguiente servicio de   IMPRESIÓN  :</w:t>
      </w:r>
    </w:p>
    <w:p w:rsidR="00412C62" w:rsidRDefault="00412C62" w:rsidP="00412C62"/>
    <w:p w:rsidR="00412C62" w:rsidRDefault="00412C62" w:rsidP="00412C62">
      <w:pPr>
        <w:rPr>
          <w:b/>
          <w:bCs/>
          <w:u w:val="single"/>
        </w:rPr>
      </w:pPr>
    </w:p>
    <w:p w:rsidR="00412C62" w:rsidRDefault="00412C62" w:rsidP="00412C62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412C62" w:rsidRDefault="00412C62" w:rsidP="00412C62"/>
    <w:p w:rsidR="00412C62" w:rsidRDefault="00412C62" w:rsidP="00412C62">
      <w:r>
        <w:t>MATERIAL:</w:t>
      </w:r>
      <w:r>
        <w:tab/>
      </w:r>
      <w:r>
        <w:tab/>
        <w:t>PELICULA COEXTRUIDA DE BAJA CON PP.</w:t>
      </w:r>
    </w:p>
    <w:p w:rsidR="00412C62" w:rsidRDefault="00412C62" w:rsidP="00412C62">
      <w:r>
        <w:t>MEDIDA:</w:t>
      </w:r>
      <w:r>
        <w:tab/>
      </w:r>
      <w:r>
        <w:tab/>
      </w:r>
      <w:r>
        <w:rPr>
          <w:b/>
        </w:rPr>
        <w:t xml:space="preserve">34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412C62" w:rsidRPr="006D12B2" w:rsidRDefault="00412C62" w:rsidP="00412C62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412C62" w:rsidRDefault="00412C62" w:rsidP="00412C62">
      <w:r>
        <w:t>TRATADO:</w:t>
      </w:r>
      <w:r>
        <w:tab/>
      </w:r>
      <w:r>
        <w:tab/>
        <w:t>1  Cara</w:t>
      </w:r>
    </w:p>
    <w:p w:rsidR="00412C62" w:rsidRDefault="00412C62" w:rsidP="00412C62">
      <w:pPr>
        <w:rPr>
          <w:b/>
          <w:bCs/>
          <w:u w:val="single"/>
        </w:rPr>
      </w:pPr>
      <w:r>
        <w:t>CANTIDAD:</w:t>
      </w:r>
      <w:r>
        <w:tab/>
      </w:r>
      <w:r>
        <w:tab/>
        <w:t>30</w:t>
      </w:r>
      <w:r>
        <w:rPr>
          <w:b/>
        </w:rPr>
        <w:t xml:space="preserve">0  </w:t>
      </w:r>
      <w:r w:rsidRPr="00900A5A">
        <w:rPr>
          <w:b/>
        </w:rPr>
        <w:t xml:space="preserve">  Kg</w:t>
      </w:r>
      <w:r>
        <w:t>.</w:t>
      </w:r>
    </w:p>
    <w:p w:rsidR="00412C62" w:rsidRDefault="00412C62" w:rsidP="00412C62">
      <w:r>
        <w:t>COLORES:</w:t>
      </w:r>
      <w:r>
        <w:tab/>
      </w:r>
      <w:r>
        <w:tab/>
        <w:t xml:space="preserve">5      </w:t>
      </w:r>
    </w:p>
    <w:p w:rsidR="00412C62" w:rsidRDefault="00412C62" w:rsidP="00412C62">
      <w:r>
        <w:t>CARAS:</w:t>
      </w:r>
      <w:r>
        <w:tab/>
      </w:r>
      <w:r>
        <w:tab/>
        <w:t>1  ( 5 x 1  )</w:t>
      </w:r>
    </w:p>
    <w:p w:rsidR="00412C62" w:rsidRDefault="00412C62" w:rsidP="00412C62">
      <w:r>
        <w:t>REPETICIÓN:</w:t>
      </w:r>
      <w:r>
        <w:tab/>
        <w:t xml:space="preserve">26    Cms   </w:t>
      </w:r>
    </w:p>
    <w:p w:rsidR="00412C62" w:rsidRPr="00900A5A" w:rsidRDefault="00412C62" w:rsidP="00412C62">
      <w:pPr>
        <w:rPr>
          <w:b/>
        </w:rPr>
      </w:pPr>
      <w:r>
        <w:t xml:space="preserve">RODILLO  :               </w:t>
      </w:r>
      <w:r>
        <w:rPr>
          <w:b/>
        </w:rPr>
        <w:t>26</w:t>
      </w:r>
    </w:p>
    <w:p w:rsidR="00412C62" w:rsidRDefault="00412C62" w:rsidP="00412C62">
      <w:r>
        <w:t>LAMINA:</w:t>
      </w:r>
      <w:r>
        <w:tab/>
      </w:r>
      <w:r>
        <w:tab/>
        <w:t xml:space="preserve">34    cms    </w:t>
      </w:r>
    </w:p>
    <w:p w:rsidR="00412C62" w:rsidRDefault="00412C62" w:rsidP="00412C62">
      <w:r>
        <w:t>FOTOCAELDA:</w:t>
      </w:r>
      <w:r>
        <w:tab/>
        <w:t>Según muestra con doble  color</w:t>
      </w:r>
    </w:p>
    <w:p w:rsidR="00412C62" w:rsidRDefault="00412C62" w:rsidP="00412C62">
      <w:pPr>
        <w:rPr>
          <w:b/>
        </w:rPr>
      </w:pPr>
      <w:r>
        <w:t>REFERENCIA:</w:t>
      </w:r>
      <w:r>
        <w:tab/>
      </w:r>
      <w:r>
        <w:rPr>
          <w:b/>
        </w:rPr>
        <w:t>EL SEMBRADOR  MANGO  397   gms.</w:t>
      </w:r>
    </w:p>
    <w:p w:rsidR="00412C62" w:rsidRDefault="00412C62" w:rsidP="00412C62">
      <w:r>
        <w:tab/>
      </w:r>
      <w:r>
        <w:tab/>
      </w:r>
      <w:r>
        <w:tab/>
      </w:r>
    </w:p>
    <w:p w:rsidR="00412C62" w:rsidRDefault="00412C62" w:rsidP="00412C62">
      <w:pPr>
        <w:jc w:val="right"/>
      </w:pPr>
    </w:p>
    <w:p w:rsidR="00412C62" w:rsidRDefault="00412C62" w:rsidP="00412C62">
      <w:r>
        <w:rPr>
          <w:b/>
          <w:bCs/>
          <w:u w:val="single"/>
        </w:rPr>
        <w:t>NOTA:</w:t>
      </w:r>
      <w:r>
        <w:t xml:space="preserve">            - Cyreles   en  su planta</w:t>
      </w:r>
    </w:p>
    <w:p w:rsidR="00412C62" w:rsidRDefault="00412C62" w:rsidP="00412C62">
      <w:pPr>
        <w:pStyle w:val="Prrafodelista"/>
        <w:numPr>
          <w:ilvl w:val="0"/>
          <w:numId w:val="2"/>
        </w:numPr>
      </w:pPr>
      <w:r>
        <w:t xml:space="preserve"> Se envía  material.</w:t>
      </w:r>
    </w:p>
    <w:p w:rsidR="00412C62" w:rsidRDefault="00412C62" w:rsidP="00412C62">
      <w:pPr>
        <w:pStyle w:val="Prrafodelista"/>
        <w:numPr>
          <w:ilvl w:val="0"/>
          <w:numId w:val="2"/>
        </w:numPr>
      </w:pPr>
      <w:r>
        <w:t>SE  APRUEBA  IMPRESIÓN.</w:t>
      </w:r>
    </w:p>
    <w:p w:rsidR="00412C62" w:rsidRPr="00E62549" w:rsidRDefault="00412C62" w:rsidP="00412C62">
      <w:pPr>
        <w:pStyle w:val="Prrafodelista"/>
        <w:ind w:left="1500"/>
        <w:rPr>
          <w:b/>
          <w:sz w:val="28"/>
          <w:szCs w:val="28"/>
        </w:rPr>
      </w:pPr>
    </w:p>
    <w:p w:rsidR="00412C62" w:rsidRDefault="00412C62" w:rsidP="00412C62"/>
    <w:p w:rsidR="00412C62" w:rsidRDefault="00412C62" w:rsidP="00412C62"/>
    <w:p w:rsidR="00412C62" w:rsidRDefault="00412C62" w:rsidP="00412C62">
      <w:r>
        <w:t>Agradezco la atención y colaboración prestada.</w:t>
      </w:r>
    </w:p>
    <w:p w:rsidR="00412C62" w:rsidRDefault="00412C62" w:rsidP="00412C62"/>
    <w:p w:rsidR="00412C62" w:rsidRDefault="00412C62" w:rsidP="00412C62"/>
    <w:p w:rsidR="00412C62" w:rsidRDefault="00412C62" w:rsidP="00412C62">
      <w:r>
        <w:t>Cordialmente,</w:t>
      </w:r>
    </w:p>
    <w:p w:rsidR="00412C62" w:rsidRDefault="00412C62" w:rsidP="00412C62"/>
    <w:p w:rsidR="00412C62" w:rsidRPr="00F4077E" w:rsidRDefault="00412C62" w:rsidP="00412C62">
      <w:pPr>
        <w:rPr>
          <w:b/>
        </w:rPr>
      </w:pPr>
    </w:p>
    <w:p w:rsidR="00412C62" w:rsidRDefault="00412C62" w:rsidP="00412C62"/>
    <w:p w:rsidR="00412C62" w:rsidRDefault="00412C62" w:rsidP="00412C62">
      <w:r>
        <w:t>RICARDO CASAS ZAPATA</w:t>
      </w:r>
    </w:p>
    <w:p w:rsidR="00412C62" w:rsidRDefault="00412C62" w:rsidP="00412C62">
      <w:r>
        <w:t>Director</w:t>
      </w:r>
    </w:p>
    <w:p w:rsidR="00412C62" w:rsidRDefault="00412C62" w:rsidP="00412C62">
      <w:pPr>
        <w:rPr>
          <w:b/>
        </w:rPr>
      </w:pPr>
    </w:p>
    <w:p w:rsidR="00412C62" w:rsidRDefault="00412C62" w:rsidP="00412C62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412C62" w:rsidRDefault="00412C62" w:rsidP="00412C62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412C62" w:rsidRDefault="00412C62" w:rsidP="00412C62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412C62" w:rsidRDefault="00412C62" w:rsidP="00412C62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412C62" w:rsidRDefault="00412C62" w:rsidP="00412C62">
      <w:pPr>
        <w:rPr>
          <w:b/>
          <w:bCs/>
        </w:rPr>
      </w:pPr>
    </w:p>
    <w:p w:rsidR="00412C62" w:rsidRDefault="00412C62" w:rsidP="00412C62">
      <w:pPr>
        <w:pStyle w:val="Ttulo1"/>
      </w:pPr>
      <w:r>
        <w:t>ORDEN DE TRABAJO N°      08317</w:t>
      </w:r>
    </w:p>
    <w:p w:rsidR="00412C62" w:rsidRDefault="00412C62" w:rsidP="00412C62"/>
    <w:p w:rsidR="00412C62" w:rsidRDefault="00412C62" w:rsidP="00412C62"/>
    <w:p w:rsidR="00412C62" w:rsidRDefault="00412C62" w:rsidP="00412C62">
      <w:r>
        <w:t>FECHA:</w:t>
      </w:r>
      <w:r>
        <w:tab/>
        <w:t>Medellín, Mayo  09    de    2011</w:t>
      </w:r>
    </w:p>
    <w:p w:rsidR="00412C62" w:rsidRDefault="00412C62" w:rsidP="00412C62">
      <w:r>
        <w:t>PARA:</w:t>
      </w:r>
      <w:r>
        <w:tab/>
      </w:r>
      <w:r>
        <w:tab/>
        <w:t>PLÁSTICOS DARMA</w:t>
      </w:r>
    </w:p>
    <w:p w:rsidR="00412C62" w:rsidRDefault="00412C62" w:rsidP="00412C62">
      <w:r>
        <w:t>ATENCIÓN:</w:t>
      </w:r>
      <w:r>
        <w:tab/>
        <w:t>Sr. Darío Jaramillo</w:t>
      </w:r>
    </w:p>
    <w:p w:rsidR="00412C62" w:rsidRDefault="00412C62" w:rsidP="00412C62">
      <w:r>
        <w:tab/>
      </w:r>
      <w:r>
        <w:tab/>
        <w:t>Gerente.</w:t>
      </w:r>
    </w:p>
    <w:p w:rsidR="00412C62" w:rsidRDefault="00412C62" w:rsidP="00412C62"/>
    <w:p w:rsidR="00412C62" w:rsidRDefault="00412C62" w:rsidP="00412C62">
      <w:r>
        <w:t>Apreciado Don Darío :</w:t>
      </w:r>
    </w:p>
    <w:p w:rsidR="00412C62" w:rsidRDefault="00412C62" w:rsidP="00412C62">
      <w:r>
        <w:t xml:space="preserve"> </w:t>
      </w:r>
    </w:p>
    <w:p w:rsidR="00412C62" w:rsidRDefault="00412C62" w:rsidP="00412C62">
      <w:r>
        <w:t>Con la presente estamos solicitando el siguiente servicio de   IMPRESIÓN  :</w:t>
      </w:r>
    </w:p>
    <w:p w:rsidR="00412C62" w:rsidRDefault="00412C62" w:rsidP="00412C62"/>
    <w:p w:rsidR="00412C62" w:rsidRDefault="00412C62" w:rsidP="00412C62">
      <w:pPr>
        <w:rPr>
          <w:b/>
          <w:bCs/>
          <w:u w:val="single"/>
        </w:rPr>
      </w:pPr>
    </w:p>
    <w:p w:rsidR="00412C62" w:rsidRDefault="00412C62" w:rsidP="00412C62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412C62" w:rsidRDefault="00412C62" w:rsidP="00412C62"/>
    <w:p w:rsidR="00412C62" w:rsidRPr="00235ED8" w:rsidRDefault="00412C62" w:rsidP="00412C62">
      <w:pPr>
        <w:rPr>
          <w:u w:val="single"/>
        </w:rPr>
      </w:pPr>
      <w:r>
        <w:t>MATERIAL:</w:t>
      </w:r>
      <w:r>
        <w:tab/>
      </w:r>
      <w:r>
        <w:tab/>
        <w:t xml:space="preserve">Polietileno     Lamina    Transparente  </w:t>
      </w:r>
      <w:r w:rsidRPr="00235ED8">
        <w:rPr>
          <w:u w:val="single"/>
        </w:rPr>
        <w:t>TRICAPA</w:t>
      </w:r>
    </w:p>
    <w:p w:rsidR="00412C62" w:rsidRDefault="00412C62" w:rsidP="00412C62">
      <w:r>
        <w:t>MEDIDA:</w:t>
      </w:r>
      <w:r>
        <w:tab/>
      </w:r>
      <w:r>
        <w:tab/>
      </w:r>
      <w:r>
        <w:rPr>
          <w:b/>
        </w:rPr>
        <w:t xml:space="preserve">34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412C62" w:rsidRPr="006D12B2" w:rsidRDefault="00412C62" w:rsidP="00412C62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412C62" w:rsidRDefault="00412C62" w:rsidP="00412C62">
      <w:r>
        <w:t>TRATADO:</w:t>
      </w:r>
      <w:r>
        <w:tab/>
      </w:r>
      <w:r>
        <w:tab/>
        <w:t>1  Cara</w:t>
      </w:r>
    </w:p>
    <w:p w:rsidR="00412C62" w:rsidRDefault="00412C62" w:rsidP="00412C62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>
        <w:rPr>
          <w:b/>
        </w:rPr>
        <w:t xml:space="preserve">200  </w:t>
      </w:r>
      <w:r w:rsidRPr="00900A5A">
        <w:rPr>
          <w:b/>
        </w:rPr>
        <w:t xml:space="preserve">  Kg</w:t>
      </w:r>
      <w:r>
        <w:t>.</w:t>
      </w:r>
    </w:p>
    <w:p w:rsidR="00412C62" w:rsidRDefault="00412C62" w:rsidP="00412C62">
      <w:r>
        <w:t>COLORES:</w:t>
      </w:r>
      <w:r>
        <w:tab/>
      </w:r>
      <w:r>
        <w:tab/>
        <w:t xml:space="preserve">5      </w:t>
      </w:r>
    </w:p>
    <w:p w:rsidR="00412C62" w:rsidRDefault="00412C62" w:rsidP="00412C62">
      <w:r>
        <w:t>CARAS:</w:t>
      </w:r>
      <w:r>
        <w:tab/>
      </w:r>
      <w:r>
        <w:tab/>
        <w:t>1  ( 5 x 1  )</w:t>
      </w:r>
    </w:p>
    <w:p w:rsidR="00412C62" w:rsidRDefault="00412C62" w:rsidP="00412C62">
      <w:r>
        <w:t>REPETICIÓN:</w:t>
      </w:r>
      <w:r>
        <w:tab/>
        <w:t xml:space="preserve">26    Cms   </w:t>
      </w:r>
    </w:p>
    <w:p w:rsidR="00412C62" w:rsidRPr="00900A5A" w:rsidRDefault="00412C62" w:rsidP="00412C62">
      <w:pPr>
        <w:rPr>
          <w:b/>
        </w:rPr>
      </w:pPr>
      <w:r>
        <w:t xml:space="preserve">RODILLO  :               </w:t>
      </w:r>
      <w:r>
        <w:rPr>
          <w:b/>
        </w:rPr>
        <w:t>26</w:t>
      </w:r>
    </w:p>
    <w:p w:rsidR="00412C62" w:rsidRDefault="00412C62" w:rsidP="00412C62">
      <w:r>
        <w:t>LAMINA:</w:t>
      </w:r>
      <w:r>
        <w:tab/>
      </w:r>
      <w:r>
        <w:tab/>
        <w:t>34    Cms    REFILADA PARA EMPAQUETADORA</w:t>
      </w:r>
    </w:p>
    <w:p w:rsidR="00412C62" w:rsidRDefault="00412C62" w:rsidP="00412C62">
      <w:r>
        <w:t>FOTOCAELDA:</w:t>
      </w:r>
      <w:r>
        <w:tab/>
        <w:t>Según muestra con doble  color</w:t>
      </w:r>
    </w:p>
    <w:p w:rsidR="00412C62" w:rsidRDefault="00412C62" w:rsidP="00412C62">
      <w:pPr>
        <w:rPr>
          <w:b/>
        </w:rPr>
      </w:pPr>
      <w:r>
        <w:t>REFERENCIA:</w:t>
      </w:r>
      <w:r>
        <w:tab/>
      </w:r>
      <w:r>
        <w:rPr>
          <w:b/>
        </w:rPr>
        <w:t>EL SEMBRADOR MORA  397 gms</w:t>
      </w:r>
      <w:r>
        <w:rPr>
          <w:b/>
        </w:rPr>
        <w:tab/>
      </w:r>
      <w:r>
        <w:rPr>
          <w:b/>
        </w:rPr>
        <w:tab/>
      </w:r>
    </w:p>
    <w:p w:rsidR="00412C62" w:rsidRPr="00146B92" w:rsidRDefault="00412C62" w:rsidP="00412C62">
      <w:pPr>
        <w:rPr>
          <w:b/>
        </w:rPr>
      </w:pPr>
    </w:p>
    <w:p w:rsidR="00412C62" w:rsidRPr="00E43DA8" w:rsidRDefault="00412C62" w:rsidP="00412C62">
      <w:pPr>
        <w:rPr>
          <w:b/>
        </w:rPr>
      </w:pPr>
      <w:r>
        <w:tab/>
      </w:r>
      <w:r>
        <w:tab/>
      </w:r>
      <w:r>
        <w:tab/>
      </w:r>
    </w:p>
    <w:p w:rsidR="00412C62" w:rsidRDefault="00412C62" w:rsidP="00412C62">
      <w:r>
        <w:rPr>
          <w:b/>
          <w:bCs/>
          <w:u w:val="single"/>
        </w:rPr>
        <w:t>NOTA:</w:t>
      </w:r>
      <w:r>
        <w:t xml:space="preserve"> </w:t>
      </w:r>
      <w:r>
        <w:tab/>
        <w:t xml:space="preserve"> - Cyreles   en  su planta</w:t>
      </w:r>
    </w:p>
    <w:p w:rsidR="00412C62" w:rsidRDefault="00412C62" w:rsidP="00412C62">
      <w:pPr>
        <w:pStyle w:val="Prrafodelista"/>
        <w:numPr>
          <w:ilvl w:val="0"/>
          <w:numId w:val="2"/>
        </w:numPr>
      </w:pPr>
      <w:r>
        <w:t xml:space="preserve"> Se envía  material.</w:t>
      </w:r>
    </w:p>
    <w:p w:rsidR="00412C62" w:rsidRDefault="00412C62" w:rsidP="00412C62">
      <w:pPr>
        <w:pStyle w:val="Prrafodelista"/>
        <w:ind w:left="1860"/>
      </w:pPr>
    </w:p>
    <w:p w:rsidR="00412C62" w:rsidRDefault="00412C62" w:rsidP="00412C62"/>
    <w:p w:rsidR="00412C62" w:rsidRDefault="00412C62" w:rsidP="00412C62">
      <w:r>
        <w:t>Agradezco la atención y colaboración prestada.</w:t>
      </w:r>
    </w:p>
    <w:p w:rsidR="00412C62" w:rsidRDefault="00412C62" w:rsidP="00412C62"/>
    <w:p w:rsidR="00412C62" w:rsidRDefault="00412C62" w:rsidP="00412C62">
      <w:r>
        <w:t>Cordialmente,</w:t>
      </w:r>
    </w:p>
    <w:p w:rsidR="00412C62" w:rsidRPr="00F4077E" w:rsidRDefault="00412C62" w:rsidP="00412C62">
      <w:pPr>
        <w:rPr>
          <w:b/>
        </w:rPr>
      </w:pPr>
    </w:p>
    <w:p w:rsidR="00412C62" w:rsidRDefault="00412C62" w:rsidP="00412C62"/>
    <w:p w:rsidR="00412C62" w:rsidRDefault="00412C62" w:rsidP="00412C62">
      <w:r>
        <w:t>RICARDO CASAS ZAPATA</w:t>
      </w:r>
    </w:p>
    <w:p w:rsidR="00412C62" w:rsidRDefault="00412C62" w:rsidP="00412C62">
      <w:r>
        <w:t>Director</w:t>
      </w:r>
    </w:p>
    <w:p w:rsidR="00412C62" w:rsidRDefault="00412C62" w:rsidP="00412C62">
      <w:pPr>
        <w:rPr>
          <w:b/>
        </w:rPr>
      </w:pPr>
    </w:p>
    <w:p w:rsidR="00412C62" w:rsidRDefault="00412C62" w:rsidP="00412C62"/>
    <w:p w:rsidR="00412C62" w:rsidRDefault="00412C62" w:rsidP="00F47D70"/>
    <w:p w:rsidR="00412C62" w:rsidRDefault="00412C62" w:rsidP="00F47D70"/>
    <w:p w:rsidR="00412C62" w:rsidRDefault="00412C62" w:rsidP="00F47D70"/>
    <w:p w:rsidR="00412C62" w:rsidRDefault="00412C62" w:rsidP="00F47D70"/>
    <w:p w:rsidR="00412C62" w:rsidRDefault="00412C62" w:rsidP="00412C62">
      <w:pPr>
        <w:rPr>
          <w:b/>
        </w:rPr>
      </w:pPr>
    </w:p>
    <w:p w:rsidR="00412C62" w:rsidRDefault="00412C62" w:rsidP="00412C62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412C62" w:rsidRDefault="00412C62" w:rsidP="00412C62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NIT: 811.040.799-9</w:t>
      </w:r>
    </w:p>
    <w:p w:rsidR="00412C62" w:rsidRDefault="00412C62" w:rsidP="00412C62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412C62" w:rsidRDefault="00412C62" w:rsidP="00412C62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412C62" w:rsidRDefault="00412C62" w:rsidP="00412C62">
      <w:pPr>
        <w:rPr>
          <w:b/>
          <w:bCs/>
        </w:rPr>
      </w:pPr>
    </w:p>
    <w:p w:rsidR="00412C62" w:rsidRDefault="00412C62" w:rsidP="00412C62">
      <w:pPr>
        <w:pStyle w:val="Ttulo1"/>
      </w:pPr>
      <w:r>
        <w:t>ORDEN DE TRABAJO    N°      08318</w:t>
      </w:r>
    </w:p>
    <w:p w:rsidR="00412C62" w:rsidRDefault="00412C62" w:rsidP="00412C62"/>
    <w:p w:rsidR="00412C62" w:rsidRDefault="00412C62" w:rsidP="00412C62"/>
    <w:p w:rsidR="00412C62" w:rsidRDefault="00412C62" w:rsidP="00412C62">
      <w:r>
        <w:t>FECHA:</w:t>
      </w:r>
      <w:r>
        <w:tab/>
        <w:t>Medellín,  Mayo  09    de  2011</w:t>
      </w:r>
    </w:p>
    <w:p w:rsidR="00412C62" w:rsidRDefault="00412C62" w:rsidP="00412C62">
      <w:r>
        <w:t>PARA:</w:t>
      </w:r>
      <w:r>
        <w:tab/>
      </w:r>
      <w:r>
        <w:tab/>
        <w:t>PLÁSTICOS DARMA</w:t>
      </w:r>
    </w:p>
    <w:p w:rsidR="00412C62" w:rsidRDefault="00412C62" w:rsidP="00412C62">
      <w:r>
        <w:t>ATENCIÓN:</w:t>
      </w:r>
      <w:r>
        <w:tab/>
        <w:t>Sr. Darío Jaramillo</w:t>
      </w:r>
    </w:p>
    <w:p w:rsidR="00412C62" w:rsidRDefault="00412C62" w:rsidP="00412C62">
      <w:r>
        <w:tab/>
      </w:r>
      <w:r>
        <w:tab/>
        <w:t>Gerente.</w:t>
      </w:r>
    </w:p>
    <w:p w:rsidR="00412C62" w:rsidRDefault="00412C62" w:rsidP="00412C62"/>
    <w:p w:rsidR="00412C62" w:rsidRDefault="00412C62" w:rsidP="00412C62">
      <w:r>
        <w:t>Apreciado Don Darío :</w:t>
      </w:r>
    </w:p>
    <w:p w:rsidR="00412C62" w:rsidRDefault="00412C62" w:rsidP="00412C62">
      <w:r>
        <w:t xml:space="preserve"> </w:t>
      </w:r>
    </w:p>
    <w:p w:rsidR="00412C62" w:rsidRDefault="00412C62" w:rsidP="00412C62">
      <w:r>
        <w:t>Con la presente estamos solicitando el siguiente servicio de   IMPRESIÓN  :</w:t>
      </w:r>
    </w:p>
    <w:p w:rsidR="00412C62" w:rsidRDefault="00412C62" w:rsidP="00412C62"/>
    <w:p w:rsidR="00412C62" w:rsidRDefault="00412C62" w:rsidP="00412C62">
      <w:pPr>
        <w:rPr>
          <w:b/>
          <w:bCs/>
          <w:u w:val="single"/>
        </w:rPr>
      </w:pPr>
    </w:p>
    <w:p w:rsidR="00412C62" w:rsidRDefault="00412C62" w:rsidP="00412C62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412C62" w:rsidRDefault="00412C62" w:rsidP="00412C62"/>
    <w:p w:rsidR="00412C62" w:rsidRDefault="00412C62" w:rsidP="00412C62">
      <w:r>
        <w:t>MATERIAL:</w:t>
      </w:r>
      <w:r>
        <w:tab/>
      </w:r>
      <w:r>
        <w:tab/>
        <w:t>Polietileno     Lamina    Transparente COEXTRUIDA</w:t>
      </w:r>
    </w:p>
    <w:p w:rsidR="00412C62" w:rsidRDefault="00412C62" w:rsidP="00412C62">
      <w:r>
        <w:t>MEDIDA:</w:t>
      </w:r>
      <w:r>
        <w:tab/>
      </w:r>
      <w:r>
        <w:tab/>
      </w:r>
      <w:r>
        <w:rPr>
          <w:b/>
        </w:rPr>
        <w:t xml:space="preserve">32.5 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412C62" w:rsidRPr="006D12B2" w:rsidRDefault="00412C62" w:rsidP="00412C62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412C62" w:rsidRDefault="00412C62" w:rsidP="00412C62">
      <w:r>
        <w:t>TRATADO:</w:t>
      </w:r>
      <w:r>
        <w:tab/>
      </w:r>
      <w:r>
        <w:tab/>
        <w:t>1  Cara</w:t>
      </w:r>
    </w:p>
    <w:p w:rsidR="00412C62" w:rsidRDefault="00412C62" w:rsidP="00412C62">
      <w:pPr>
        <w:rPr>
          <w:b/>
          <w:bCs/>
          <w:u w:val="single"/>
        </w:rPr>
      </w:pPr>
      <w:r>
        <w:t>CANTIDAD:</w:t>
      </w:r>
      <w:r>
        <w:tab/>
      </w:r>
      <w:r>
        <w:tab/>
        <w:t>2</w:t>
      </w:r>
      <w:r>
        <w:rPr>
          <w:b/>
        </w:rPr>
        <w:t xml:space="preserve">00  </w:t>
      </w:r>
      <w:r w:rsidRPr="00900A5A">
        <w:rPr>
          <w:b/>
        </w:rPr>
        <w:t xml:space="preserve">  Kg</w:t>
      </w:r>
      <w:r>
        <w:t>.</w:t>
      </w:r>
    </w:p>
    <w:p w:rsidR="00412C62" w:rsidRDefault="00412C62" w:rsidP="00412C62">
      <w:r>
        <w:t>COLORES:</w:t>
      </w:r>
      <w:r>
        <w:tab/>
      </w:r>
      <w:r>
        <w:tab/>
        <w:t xml:space="preserve">3      (   Blanco – Negro - Verde   )   </w:t>
      </w:r>
    </w:p>
    <w:p w:rsidR="00412C62" w:rsidRDefault="00412C62" w:rsidP="00412C62">
      <w:r>
        <w:t>CARAS:</w:t>
      </w:r>
      <w:r>
        <w:tab/>
      </w:r>
      <w:r>
        <w:tab/>
        <w:t>1  (3 x 1  )</w:t>
      </w:r>
    </w:p>
    <w:p w:rsidR="00412C62" w:rsidRDefault="00412C62" w:rsidP="00412C62">
      <w:r>
        <w:t>REPETICIÓN:</w:t>
      </w:r>
      <w:r>
        <w:tab/>
        <w:t xml:space="preserve">11   Cms   </w:t>
      </w:r>
    </w:p>
    <w:p w:rsidR="00412C62" w:rsidRPr="00900A5A" w:rsidRDefault="00412C62" w:rsidP="00412C62">
      <w:pPr>
        <w:rPr>
          <w:b/>
        </w:rPr>
      </w:pPr>
      <w:r>
        <w:t xml:space="preserve">RODILLO  :               </w:t>
      </w:r>
      <w:r>
        <w:rPr>
          <w:b/>
        </w:rPr>
        <w:t>45</w:t>
      </w:r>
    </w:p>
    <w:p w:rsidR="00412C62" w:rsidRDefault="00412C62" w:rsidP="00412C62">
      <w:r>
        <w:t>LAMINA:</w:t>
      </w:r>
      <w:r>
        <w:tab/>
      </w:r>
      <w:r>
        <w:tab/>
        <w:t>15.5    Cms    REFILADA PARA EMPAQUETADORA</w:t>
      </w:r>
    </w:p>
    <w:p w:rsidR="00412C62" w:rsidRDefault="00412C62" w:rsidP="00412C62">
      <w:r>
        <w:t>FOTOCAELDA:</w:t>
      </w:r>
      <w:r>
        <w:tab/>
        <w:t>Según muestra con doble  color</w:t>
      </w:r>
    </w:p>
    <w:p w:rsidR="00412C62" w:rsidRPr="00146B92" w:rsidRDefault="00412C62" w:rsidP="00412C62">
      <w:pPr>
        <w:rPr>
          <w:b/>
        </w:rPr>
      </w:pPr>
      <w:r>
        <w:t>REFERENCIA:</w:t>
      </w:r>
      <w:r>
        <w:tab/>
      </w:r>
      <w:r>
        <w:rPr>
          <w:b/>
        </w:rPr>
        <w:t xml:space="preserve">PULPA    </w:t>
      </w:r>
      <w:r>
        <w:rPr>
          <w:b/>
          <w:u w:val="single"/>
        </w:rPr>
        <w:t>GUANABANA</w:t>
      </w:r>
      <w:r>
        <w:rPr>
          <w:b/>
        </w:rPr>
        <w:t xml:space="preserve">    90  GMS</w:t>
      </w:r>
    </w:p>
    <w:p w:rsidR="00412C62" w:rsidRDefault="00412C62" w:rsidP="00412C62">
      <w:r>
        <w:tab/>
      </w:r>
      <w:r>
        <w:tab/>
      </w:r>
      <w:r>
        <w:tab/>
      </w:r>
    </w:p>
    <w:p w:rsidR="00412C62" w:rsidRDefault="00412C62" w:rsidP="00412C62"/>
    <w:p w:rsidR="00412C62" w:rsidRDefault="00412C62" w:rsidP="00412C62">
      <w:r>
        <w:rPr>
          <w:b/>
          <w:bCs/>
          <w:u w:val="single"/>
        </w:rPr>
        <w:t>NOTA:</w:t>
      </w:r>
      <w:r>
        <w:t xml:space="preserve">  </w:t>
      </w:r>
      <w:r>
        <w:tab/>
        <w:t>- Cyreles   en  su planta.</w:t>
      </w:r>
      <w:r>
        <w:tab/>
      </w:r>
    </w:p>
    <w:p w:rsidR="00412C62" w:rsidRDefault="00412C62" w:rsidP="00412C62">
      <w:pPr>
        <w:pStyle w:val="Prrafodelista"/>
        <w:numPr>
          <w:ilvl w:val="0"/>
          <w:numId w:val="2"/>
        </w:numPr>
      </w:pPr>
      <w:r>
        <w:t xml:space="preserve"> Se aprueba  impresión</w:t>
      </w:r>
    </w:p>
    <w:p w:rsidR="00412C62" w:rsidRDefault="00412C62" w:rsidP="00412C62">
      <w:pPr>
        <w:pStyle w:val="Prrafodelista"/>
        <w:numPr>
          <w:ilvl w:val="0"/>
          <w:numId w:val="2"/>
        </w:numPr>
        <w:rPr>
          <w:b/>
        </w:rPr>
      </w:pPr>
      <w:r w:rsidRPr="00B17D3F">
        <w:rPr>
          <w:b/>
        </w:rPr>
        <w:t>UTILIZAR  TINTAS ANTIGRASA</w:t>
      </w:r>
    </w:p>
    <w:p w:rsidR="00412C62" w:rsidRDefault="00412C62" w:rsidP="00412C62">
      <w:pPr>
        <w:pStyle w:val="Prrafodelista"/>
        <w:numPr>
          <w:ilvl w:val="0"/>
          <w:numId w:val="2"/>
        </w:numPr>
        <w:rPr>
          <w:b/>
        </w:rPr>
      </w:pPr>
      <w:r>
        <w:rPr>
          <w:b/>
        </w:rPr>
        <w:t>CONTROLAR DESPRENDIMIENTO DE TINTA</w:t>
      </w:r>
    </w:p>
    <w:p w:rsidR="00412C62" w:rsidRPr="007B7283" w:rsidRDefault="00412C62" w:rsidP="00412C62">
      <w:pPr>
        <w:pStyle w:val="Prrafodelista"/>
        <w:numPr>
          <w:ilvl w:val="0"/>
          <w:numId w:val="2"/>
        </w:numPr>
        <w:rPr>
          <w:b/>
          <w:sz w:val="44"/>
          <w:szCs w:val="44"/>
        </w:rPr>
      </w:pPr>
      <w:r w:rsidRPr="007B7283">
        <w:rPr>
          <w:b/>
          <w:sz w:val="44"/>
          <w:szCs w:val="44"/>
        </w:rPr>
        <w:t>CYRELES NUEVOS</w:t>
      </w:r>
      <w:r>
        <w:rPr>
          <w:b/>
          <w:sz w:val="44"/>
          <w:szCs w:val="44"/>
        </w:rPr>
        <w:t xml:space="preserve"> (cambios )</w:t>
      </w:r>
    </w:p>
    <w:p w:rsidR="00412C62" w:rsidRPr="007B7283" w:rsidRDefault="00412C62" w:rsidP="00412C62">
      <w:pPr>
        <w:rPr>
          <w:sz w:val="44"/>
          <w:szCs w:val="44"/>
        </w:rPr>
      </w:pPr>
    </w:p>
    <w:p w:rsidR="00412C62" w:rsidRDefault="00412C62" w:rsidP="00412C62"/>
    <w:p w:rsidR="00412C62" w:rsidRDefault="00412C62" w:rsidP="00412C62">
      <w:r>
        <w:t>Agradezco la atención y colaboración prestada.</w:t>
      </w:r>
    </w:p>
    <w:p w:rsidR="00412C62" w:rsidRDefault="00412C62" w:rsidP="00412C62"/>
    <w:p w:rsidR="00412C62" w:rsidRDefault="00412C62" w:rsidP="00412C62">
      <w:r>
        <w:t>Cordialmente,</w:t>
      </w:r>
    </w:p>
    <w:p w:rsidR="00412C62" w:rsidRPr="00F4077E" w:rsidRDefault="00412C62" w:rsidP="00412C62">
      <w:pPr>
        <w:rPr>
          <w:b/>
        </w:rPr>
      </w:pPr>
    </w:p>
    <w:p w:rsidR="00412C62" w:rsidRDefault="00412C62" w:rsidP="00412C62"/>
    <w:p w:rsidR="00412C62" w:rsidRDefault="00412C62" w:rsidP="00412C62">
      <w:r>
        <w:t>RICARDO CASAS ZAPATA</w:t>
      </w:r>
    </w:p>
    <w:p w:rsidR="00412C62" w:rsidRDefault="00412C62" w:rsidP="00412C62">
      <w:r>
        <w:t>Director.</w:t>
      </w:r>
    </w:p>
    <w:p w:rsidR="009651D6" w:rsidRDefault="009651D6" w:rsidP="009651D6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9651D6" w:rsidRDefault="009651D6" w:rsidP="009651D6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9651D6" w:rsidRDefault="009651D6" w:rsidP="009651D6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9651D6" w:rsidRDefault="009651D6" w:rsidP="009651D6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9651D6" w:rsidRDefault="009651D6" w:rsidP="009651D6">
      <w:pPr>
        <w:rPr>
          <w:b/>
          <w:bCs/>
        </w:rPr>
      </w:pPr>
    </w:p>
    <w:p w:rsidR="009651D6" w:rsidRDefault="009651D6" w:rsidP="009651D6">
      <w:pPr>
        <w:pStyle w:val="Ttulo1"/>
      </w:pPr>
      <w:r>
        <w:t>ORDEN DE TRABAJO N°      08319</w:t>
      </w:r>
    </w:p>
    <w:p w:rsidR="009651D6" w:rsidRDefault="009651D6" w:rsidP="009651D6"/>
    <w:p w:rsidR="009651D6" w:rsidRDefault="009651D6" w:rsidP="009651D6"/>
    <w:p w:rsidR="009651D6" w:rsidRDefault="009651D6" w:rsidP="009651D6">
      <w:r>
        <w:t>FECHA:</w:t>
      </w:r>
      <w:r>
        <w:tab/>
        <w:t>Medellín,   Mayo   09    de   2011</w:t>
      </w:r>
    </w:p>
    <w:p w:rsidR="009651D6" w:rsidRDefault="009651D6" w:rsidP="009651D6">
      <w:r>
        <w:t>PARA:</w:t>
      </w:r>
      <w:r>
        <w:tab/>
      </w:r>
      <w:r>
        <w:tab/>
        <w:t>PLÁSTICOS DARMA</w:t>
      </w:r>
    </w:p>
    <w:p w:rsidR="009651D6" w:rsidRDefault="009651D6" w:rsidP="009651D6">
      <w:r>
        <w:t>ATENCIÓN:</w:t>
      </w:r>
      <w:r>
        <w:tab/>
        <w:t>Sr. Darío Jaramillo</w:t>
      </w:r>
    </w:p>
    <w:p w:rsidR="009651D6" w:rsidRDefault="009651D6" w:rsidP="009651D6">
      <w:r>
        <w:tab/>
      </w:r>
      <w:r>
        <w:tab/>
        <w:t>Gerente.</w:t>
      </w:r>
    </w:p>
    <w:p w:rsidR="009651D6" w:rsidRDefault="009651D6" w:rsidP="009651D6"/>
    <w:p w:rsidR="009651D6" w:rsidRDefault="009651D6" w:rsidP="009651D6">
      <w:r>
        <w:t>Apreciado Don Darío :</w:t>
      </w:r>
    </w:p>
    <w:p w:rsidR="009651D6" w:rsidRDefault="009651D6" w:rsidP="009651D6">
      <w:r>
        <w:t xml:space="preserve"> </w:t>
      </w:r>
    </w:p>
    <w:p w:rsidR="009651D6" w:rsidRDefault="009651D6" w:rsidP="009651D6">
      <w:r>
        <w:t>Con la presente estamos solicitando el siguiente servicio de   IMPRESIÓN  :</w:t>
      </w:r>
    </w:p>
    <w:p w:rsidR="009651D6" w:rsidRDefault="009651D6" w:rsidP="009651D6"/>
    <w:p w:rsidR="009651D6" w:rsidRDefault="009651D6" w:rsidP="009651D6">
      <w:pPr>
        <w:rPr>
          <w:b/>
          <w:bCs/>
          <w:u w:val="single"/>
        </w:rPr>
      </w:pPr>
    </w:p>
    <w:p w:rsidR="009651D6" w:rsidRDefault="009651D6" w:rsidP="009651D6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9651D6" w:rsidRDefault="009651D6" w:rsidP="009651D6"/>
    <w:p w:rsidR="009651D6" w:rsidRDefault="009651D6" w:rsidP="009651D6">
      <w:r>
        <w:t>MATERIAL:</w:t>
      </w:r>
      <w:r>
        <w:tab/>
      </w:r>
      <w:r>
        <w:tab/>
        <w:t>Polietileno     Lamina    Transparente COEXTRUIDA</w:t>
      </w:r>
    </w:p>
    <w:p w:rsidR="009651D6" w:rsidRDefault="009651D6" w:rsidP="009651D6">
      <w:r>
        <w:t>MEDIDA:</w:t>
      </w:r>
      <w:r>
        <w:tab/>
      </w:r>
      <w:r>
        <w:tab/>
      </w:r>
      <w:r>
        <w:rPr>
          <w:b/>
        </w:rPr>
        <w:t xml:space="preserve">32.5 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9651D6" w:rsidRPr="006D12B2" w:rsidRDefault="009651D6" w:rsidP="009651D6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9651D6" w:rsidRDefault="009651D6" w:rsidP="009651D6">
      <w:r>
        <w:t>TRATADO:</w:t>
      </w:r>
      <w:r>
        <w:tab/>
      </w:r>
      <w:r>
        <w:tab/>
        <w:t>1  Cara</w:t>
      </w:r>
    </w:p>
    <w:p w:rsidR="009651D6" w:rsidRDefault="009651D6" w:rsidP="009651D6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>
        <w:rPr>
          <w:b/>
        </w:rPr>
        <w:t xml:space="preserve">250  </w:t>
      </w:r>
      <w:r w:rsidRPr="00900A5A">
        <w:rPr>
          <w:b/>
        </w:rPr>
        <w:t xml:space="preserve">  Kg</w:t>
      </w:r>
      <w:r>
        <w:t>.</w:t>
      </w:r>
    </w:p>
    <w:p w:rsidR="009651D6" w:rsidRDefault="009651D6" w:rsidP="009651D6">
      <w:r>
        <w:t>COLORES:</w:t>
      </w:r>
      <w:r>
        <w:tab/>
      </w:r>
      <w:r>
        <w:tab/>
        <w:t xml:space="preserve">3    ( Blanco – Negro - Verde   )   </w:t>
      </w:r>
    </w:p>
    <w:p w:rsidR="009651D6" w:rsidRDefault="009651D6" w:rsidP="009651D6">
      <w:r>
        <w:t>CARAS:</w:t>
      </w:r>
      <w:r>
        <w:tab/>
      </w:r>
      <w:r>
        <w:tab/>
        <w:t>1  (3 x 1  )</w:t>
      </w:r>
    </w:p>
    <w:p w:rsidR="009651D6" w:rsidRDefault="009651D6" w:rsidP="009651D6">
      <w:r>
        <w:t>REPETICIÓN:</w:t>
      </w:r>
      <w:r>
        <w:tab/>
        <w:t xml:space="preserve">11   Cms   </w:t>
      </w:r>
    </w:p>
    <w:p w:rsidR="009651D6" w:rsidRPr="00900A5A" w:rsidRDefault="009651D6" w:rsidP="009651D6">
      <w:pPr>
        <w:rPr>
          <w:b/>
        </w:rPr>
      </w:pPr>
      <w:r>
        <w:t xml:space="preserve">RODILLO  :               </w:t>
      </w:r>
      <w:r>
        <w:rPr>
          <w:b/>
        </w:rPr>
        <w:t>45</w:t>
      </w:r>
    </w:p>
    <w:p w:rsidR="009651D6" w:rsidRDefault="009651D6" w:rsidP="009651D6">
      <w:r>
        <w:t>LAMINA:</w:t>
      </w:r>
      <w:r>
        <w:tab/>
      </w:r>
      <w:r>
        <w:tab/>
        <w:t xml:space="preserve">15.5    Cms    </w:t>
      </w:r>
    </w:p>
    <w:p w:rsidR="009651D6" w:rsidRDefault="009651D6" w:rsidP="009651D6">
      <w:r>
        <w:t>FOTOCAELDA:</w:t>
      </w:r>
      <w:r>
        <w:tab/>
        <w:t>Según muestra con doble  color</w:t>
      </w:r>
    </w:p>
    <w:p w:rsidR="009651D6" w:rsidRPr="00146B92" w:rsidRDefault="009651D6" w:rsidP="009651D6">
      <w:pPr>
        <w:rPr>
          <w:b/>
        </w:rPr>
      </w:pPr>
      <w:r>
        <w:t>REFERENCIA:</w:t>
      </w:r>
      <w:r>
        <w:tab/>
      </w:r>
      <w:r>
        <w:rPr>
          <w:b/>
        </w:rPr>
        <w:t xml:space="preserve">PULPA    </w:t>
      </w:r>
      <w:r>
        <w:rPr>
          <w:b/>
          <w:u w:val="single"/>
        </w:rPr>
        <w:t>LULO</w:t>
      </w:r>
      <w:r>
        <w:rPr>
          <w:b/>
        </w:rPr>
        <w:t xml:space="preserve">    90  GMS</w:t>
      </w:r>
    </w:p>
    <w:p w:rsidR="009651D6" w:rsidRDefault="009651D6" w:rsidP="009651D6">
      <w:r>
        <w:tab/>
      </w:r>
      <w:r>
        <w:tab/>
      </w:r>
      <w:r>
        <w:tab/>
      </w:r>
    </w:p>
    <w:p w:rsidR="009651D6" w:rsidRDefault="009651D6" w:rsidP="009651D6"/>
    <w:p w:rsidR="009651D6" w:rsidRDefault="009651D6" w:rsidP="009651D6">
      <w:r>
        <w:rPr>
          <w:b/>
          <w:bCs/>
          <w:u w:val="single"/>
        </w:rPr>
        <w:t>NOTA:</w:t>
      </w:r>
      <w:r>
        <w:t xml:space="preserve">  - Cyreles   en  su planta</w:t>
      </w:r>
      <w:r>
        <w:tab/>
      </w:r>
    </w:p>
    <w:p w:rsidR="009651D6" w:rsidRDefault="009651D6" w:rsidP="009651D6">
      <w:pPr>
        <w:pStyle w:val="Prrafodelista"/>
        <w:numPr>
          <w:ilvl w:val="0"/>
          <w:numId w:val="2"/>
        </w:numPr>
      </w:pPr>
      <w:r>
        <w:t xml:space="preserve"> Se aprueba  impresión</w:t>
      </w:r>
    </w:p>
    <w:p w:rsidR="009651D6" w:rsidRDefault="009651D6" w:rsidP="009651D6">
      <w:pPr>
        <w:pStyle w:val="Prrafodelista"/>
        <w:numPr>
          <w:ilvl w:val="0"/>
          <w:numId w:val="2"/>
        </w:numPr>
      </w:pPr>
      <w:r>
        <w:t>UTILIZAR  TINTAS ANTIGRASA</w:t>
      </w:r>
    </w:p>
    <w:p w:rsidR="009651D6" w:rsidRPr="00574AE2" w:rsidRDefault="009651D6" w:rsidP="009651D6">
      <w:pPr>
        <w:pStyle w:val="Prrafodelista"/>
        <w:numPr>
          <w:ilvl w:val="0"/>
          <w:numId w:val="2"/>
        </w:numPr>
        <w:ind w:left="1500"/>
        <w:rPr>
          <w:b/>
          <w:sz w:val="44"/>
          <w:szCs w:val="44"/>
        </w:rPr>
      </w:pPr>
      <w:r w:rsidRPr="00574AE2">
        <w:rPr>
          <w:sz w:val="44"/>
          <w:szCs w:val="44"/>
        </w:rPr>
        <w:t>CYRELES NUEVOS (  cambios )</w:t>
      </w:r>
    </w:p>
    <w:p w:rsidR="009651D6" w:rsidRDefault="009651D6" w:rsidP="009651D6"/>
    <w:p w:rsidR="009651D6" w:rsidRDefault="009651D6" w:rsidP="009651D6"/>
    <w:p w:rsidR="009651D6" w:rsidRDefault="009651D6" w:rsidP="009651D6">
      <w:r>
        <w:t>Agradezco la atención y colaboración prestada.</w:t>
      </w:r>
    </w:p>
    <w:p w:rsidR="009651D6" w:rsidRDefault="009651D6" w:rsidP="009651D6"/>
    <w:p w:rsidR="009651D6" w:rsidRDefault="009651D6" w:rsidP="009651D6">
      <w:r>
        <w:t>Cordialmente,</w:t>
      </w:r>
    </w:p>
    <w:p w:rsidR="009651D6" w:rsidRDefault="009651D6" w:rsidP="009651D6"/>
    <w:p w:rsidR="009651D6" w:rsidRPr="00F4077E" w:rsidRDefault="009651D6" w:rsidP="009651D6">
      <w:pPr>
        <w:rPr>
          <w:b/>
        </w:rPr>
      </w:pPr>
    </w:p>
    <w:p w:rsidR="009651D6" w:rsidRDefault="009651D6" w:rsidP="009651D6"/>
    <w:p w:rsidR="009651D6" w:rsidRDefault="009651D6" w:rsidP="009651D6">
      <w:r>
        <w:t>RICARDO CASAS ZAPATA</w:t>
      </w:r>
    </w:p>
    <w:p w:rsidR="009651D6" w:rsidRDefault="009651D6" w:rsidP="009651D6">
      <w:r>
        <w:t>Director.</w:t>
      </w:r>
    </w:p>
    <w:p w:rsidR="00412C62" w:rsidRDefault="00412C62" w:rsidP="00F47D70"/>
    <w:p w:rsidR="009651D6" w:rsidRDefault="009651D6" w:rsidP="00F47D70"/>
    <w:p w:rsidR="009651D6" w:rsidRDefault="009651D6" w:rsidP="009651D6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9651D6" w:rsidRDefault="009651D6" w:rsidP="009651D6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9651D6" w:rsidRDefault="009651D6" w:rsidP="009651D6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9651D6" w:rsidRDefault="009651D6" w:rsidP="009651D6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9651D6" w:rsidRDefault="009651D6" w:rsidP="009651D6">
      <w:pPr>
        <w:rPr>
          <w:b/>
          <w:bCs/>
        </w:rPr>
      </w:pPr>
    </w:p>
    <w:p w:rsidR="009651D6" w:rsidRDefault="009651D6" w:rsidP="009651D6">
      <w:pPr>
        <w:pStyle w:val="Ttulo1"/>
      </w:pPr>
      <w:r>
        <w:t>ORDEN DE TRABAJO   N°      08320</w:t>
      </w:r>
    </w:p>
    <w:p w:rsidR="009651D6" w:rsidRDefault="009651D6" w:rsidP="009651D6"/>
    <w:p w:rsidR="009651D6" w:rsidRDefault="009651D6" w:rsidP="009651D6"/>
    <w:p w:rsidR="009651D6" w:rsidRDefault="009651D6" w:rsidP="009651D6">
      <w:r>
        <w:t>FECHA:</w:t>
      </w:r>
      <w:r>
        <w:tab/>
        <w:t>Medellín,  Mayo  02    de  2011</w:t>
      </w:r>
    </w:p>
    <w:p w:rsidR="009651D6" w:rsidRDefault="009651D6" w:rsidP="009651D6">
      <w:r>
        <w:t>PARA:</w:t>
      </w:r>
      <w:r>
        <w:tab/>
      </w:r>
      <w:r>
        <w:tab/>
        <w:t>PLÁSTICOS DARMA</w:t>
      </w:r>
    </w:p>
    <w:p w:rsidR="009651D6" w:rsidRDefault="009651D6" w:rsidP="009651D6">
      <w:r>
        <w:t>ATENCIÓN:</w:t>
      </w:r>
      <w:r>
        <w:tab/>
        <w:t>Sr. Darío Jaramillo</w:t>
      </w:r>
    </w:p>
    <w:p w:rsidR="009651D6" w:rsidRDefault="009651D6" w:rsidP="009651D6">
      <w:r>
        <w:tab/>
      </w:r>
      <w:r>
        <w:tab/>
        <w:t>Gerente.</w:t>
      </w:r>
    </w:p>
    <w:p w:rsidR="009651D6" w:rsidRDefault="009651D6" w:rsidP="009651D6"/>
    <w:p w:rsidR="009651D6" w:rsidRDefault="009651D6" w:rsidP="009651D6">
      <w:r>
        <w:t>Apreciado Don Darío :</w:t>
      </w:r>
    </w:p>
    <w:p w:rsidR="009651D6" w:rsidRDefault="009651D6" w:rsidP="009651D6">
      <w:r>
        <w:t xml:space="preserve"> </w:t>
      </w:r>
    </w:p>
    <w:p w:rsidR="009651D6" w:rsidRDefault="009651D6" w:rsidP="009651D6">
      <w:r>
        <w:t>Con la presente estamos solicitando el siguiente servicio de   IMPRESIÓN  :</w:t>
      </w:r>
    </w:p>
    <w:p w:rsidR="009651D6" w:rsidRDefault="009651D6" w:rsidP="009651D6"/>
    <w:p w:rsidR="009651D6" w:rsidRDefault="009651D6" w:rsidP="009651D6">
      <w:pPr>
        <w:rPr>
          <w:b/>
          <w:bCs/>
          <w:u w:val="single"/>
        </w:rPr>
      </w:pPr>
    </w:p>
    <w:p w:rsidR="009651D6" w:rsidRDefault="009651D6" w:rsidP="009651D6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9651D6" w:rsidRDefault="009651D6" w:rsidP="009651D6"/>
    <w:p w:rsidR="009651D6" w:rsidRDefault="009651D6" w:rsidP="009651D6">
      <w:r>
        <w:t>MATERIAL:</w:t>
      </w:r>
      <w:r>
        <w:tab/>
      </w:r>
      <w:r>
        <w:tab/>
        <w:t>Polietileno     Lamina    Transparente COEXTRUIDA</w:t>
      </w:r>
    </w:p>
    <w:p w:rsidR="009651D6" w:rsidRDefault="009651D6" w:rsidP="009651D6">
      <w:r>
        <w:t>MEDIDA:</w:t>
      </w:r>
      <w:r>
        <w:tab/>
      </w:r>
      <w:r>
        <w:tab/>
      </w:r>
      <w:r>
        <w:rPr>
          <w:b/>
        </w:rPr>
        <w:t xml:space="preserve">32.5 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9651D6" w:rsidRPr="006D12B2" w:rsidRDefault="009651D6" w:rsidP="009651D6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9651D6" w:rsidRDefault="009651D6" w:rsidP="009651D6">
      <w:r>
        <w:t>TRATADO:</w:t>
      </w:r>
      <w:r>
        <w:tab/>
      </w:r>
      <w:r>
        <w:tab/>
        <w:t>1  Cara</w:t>
      </w:r>
    </w:p>
    <w:p w:rsidR="009651D6" w:rsidRDefault="009651D6" w:rsidP="009651D6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>
        <w:rPr>
          <w:b/>
        </w:rPr>
        <w:t xml:space="preserve">400  </w:t>
      </w:r>
      <w:r w:rsidRPr="00900A5A">
        <w:rPr>
          <w:b/>
        </w:rPr>
        <w:t xml:space="preserve">  Kg</w:t>
      </w:r>
      <w:r>
        <w:t>.</w:t>
      </w:r>
    </w:p>
    <w:p w:rsidR="009651D6" w:rsidRDefault="009651D6" w:rsidP="009651D6">
      <w:r>
        <w:t>COLORES:</w:t>
      </w:r>
      <w:r>
        <w:tab/>
      </w:r>
      <w:r>
        <w:tab/>
        <w:t xml:space="preserve">3    ( Blanco – Negro - Verde   )   </w:t>
      </w:r>
    </w:p>
    <w:p w:rsidR="009651D6" w:rsidRDefault="009651D6" w:rsidP="009651D6">
      <w:r>
        <w:t>CARAS:</w:t>
      </w:r>
      <w:r>
        <w:tab/>
      </w:r>
      <w:r>
        <w:tab/>
        <w:t>1  (3 x 1  )</w:t>
      </w:r>
    </w:p>
    <w:p w:rsidR="009651D6" w:rsidRDefault="009651D6" w:rsidP="009651D6">
      <w:r>
        <w:t>REPETICIÓN:</w:t>
      </w:r>
      <w:r>
        <w:tab/>
        <w:t xml:space="preserve">11   Cms   </w:t>
      </w:r>
    </w:p>
    <w:p w:rsidR="009651D6" w:rsidRPr="00900A5A" w:rsidRDefault="009651D6" w:rsidP="009651D6">
      <w:pPr>
        <w:rPr>
          <w:b/>
        </w:rPr>
      </w:pPr>
      <w:r>
        <w:t xml:space="preserve">RODILLO  :               </w:t>
      </w:r>
      <w:r>
        <w:rPr>
          <w:b/>
        </w:rPr>
        <w:t>45</w:t>
      </w:r>
    </w:p>
    <w:p w:rsidR="009651D6" w:rsidRDefault="009651D6" w:rsidP="009651D6">
      <w:r>
        <w:t>LAMINA:</w:t>
      </w:r>
      <w:r>
        <w:tab/>
      </w:r>
      <w:r>
        <w:tab/>
        <w:t>15.5    Cms    REFILADA PARA EMPAQUETADORA</w:t>
      </w:r>
    </w:p>
    <w:p w:rsidR="009651D6" w:rsidRDefault="009651D6" w:rsidP="009651D6">
      <w:r>
        <w:t>FOTOCAELDA:</w:t>
      </w:r>
      <w:r>
        <w:tab/>
        <w:t>Según muestra con doble  color</w:t>
      </w:r>
    </w:p>
    <w:p w:rsidR="009651D6" w:rsidRPr="00146B92" w:rsidRDefault="009651D6" w:rsidP="009651D6">
      <w:pPr>
        <w:rPr>
          <w:b/>
        </w:rPr>
      </w:pPr>
      <w:r>
        <w:t>REFERENCIA:</w:t>
      </w:r>
      <w:r>
        <w:tab/>
      </w:r>
      <w:r>
        <w:rPr>
          <w:b/>
        </w:rPr>
        <w:t xml:space="preserve">PULPA    </w:t>
      </w:r>
      <w:r>
        <w:rPr>
          <w:b/>
          <w:u w:val="single"/>
        </w:rPr>
        <w:t>MANGO</w:t>
      </w:r>
      <w:r>
        <w:rPr>
          <w:b/>
        </w:rPr>
        <w:t xml:space="preserve">    90  GMS</w:t>
      </w:r>
    </w:p>
    <w:p w:rsidR="009651D6" w:rsidRDefault="009651D6" w:rsidP="009651D6">
      <w:r>
        <w:tab/>
      </w:r>
      <w:r>
        <w:tab/>
      </w:r>
      <w:r>
        <w:tab/>
      </w:r>
    </w:p>
    <w:p w:rsidR="009651D6" w:rsidRDefault="009651D6" w:rsidP="009651D6"/>
    <w:p w:rsidR="009651D6" w:rsidRDefault="009651D6" w:rsidP="009651D6">
      <w:r>
        <w:rPr>
          <w:b/>
          <w:bCs/>
          <w:u w:val="single"/>
        </w:rPr>
        <w:t>NOTA:</w:t>
      </w:r>
      <w:r>
        <w:t xml:space="preserve">  - Cyreles  en su planta</w:t>
      </w:r>
      <w:r>
        <w:tab/>
      </w:r>
    </w:p>
    <w:p w:rsidR="009651D6" w:rsidRDefault="009651D6" w:rsidP="009651D6">
      <w:pPr>
        <w:pStyle w:val="Prrafodelista"/>
        <w:numPr>
          <w:ilvl w:val="0"/>
          <w:numId w:val="2"/>
        </w:numPr>
      </w:pPr>
      <w:r>
        <w:t xml:space="preserve"> Se aprueba  impresión</w:t>
      </w:r>
    </w:p>
    <w:p w:rsidR="009651D6" w:rsidRDefault="009651D6" w:rsidP="009651D6">
      <w:pPr>
        <w:pStyle w:val="Prrafodelista"/>
        <w:numPr>
          <w:ilvl w:val="0"/>
          <w:numId w:val="2"/>
        </w:numPr>
      </w:pPr>
      <w:r>
        <w:t>UTILIZAR  TINTAS ANTIGRASA</w:t>
      </w:r>
    </w:p>
    <w:p w:rsidR="009651D6" w:rsidRDefault="009651D6" w:rsidP="009651D6">
      <w:pPr>
        <w:pStyle w:val="Prrafodelista"/>
        <w:numPr>
          <w:ilvl w:val="0"/>
          <w:numId w:val="2"/>
        </w:numPr>
      </w:pPr>
      <w:r>
        <w:t>C ONTROLAR DESPRENDIMIENTO DE TINTA</w:t>
      </w:r>
    </w:p>
    <w:p w:rsidR="009651D6" w:rsidRPr="00294639" w:rsidRDefault="009651D6" w:rsidP="009651D6">
      <w:pPr>
        <w:pStyle w:val="Prrafodelista"/>
        <w:numPr>
          <w:ilvl w:val="0"/>
          <w:numId w:val="2"/>
        </w:numPr>
        <w:ind w:left="1500"/>
        <w:rPr>
          <w:b/>
          <w:sz w:val="44"/>
          <w:szCs w:val="44"/>
        </w:rPr>
      </w:pPr>
      <w:r w:rsidRPr="00294639">
        <w:rPr>
          <w:sz w:val="44"/>
          <w:szCs w:val="44"/>
        </w:rPr>
        <w:t>CYRELES NUVOS (cambios )</w:t>
      </w:r>
    </w:p>
    <w:p w:rsidR="009651D6" w:rsidRDefault="009651D6" w:rsidP="009651D6"/>
    <w:p w:rsidR="009651D6" w:rsidRDefault="009651D6" w:rsidP="009651D6"/>
    <w:p w:rsidR="009651D6" w:rsidRDefault="009651D6" w:rsidP="009651D6">
      <w:r>
        <w:t>Agradezco la atención y colaboración prestada.</w:t>
      </w:r>
    </w:p>
    <w:p w:rsidR="009651D6" w:rsidRDefault="009651D6" w:rsidP="009651D6"/>
    <w:p w:rsidR="009651D6" w:rsidRDefault="009651D6" w:rsidP="009651D6">
      <w:r>
        <w:t>Cordialmente,</w:t>
      </w:r>
    </w:p>
    <w:p w:rsidR="009651D6" w:rsidRDefault="009651D6" w:rsidP="009651D6"/>
    <w:p w:rsidR="009651D6" w:rsidRPr="00F4077E" w:rsidRDefault="009651D6" w:rsidP="009651D6">
      <w:pPr>
        <w:rPr>
          <w:b/>
        </w:rPr>
      </w:pPr>
    </w:p>
    <w:p w:rsidR="009651D6" w:rsidRDefault="009651D6" w:rsidP="009651D6"/>
    <w:p w:rsidR="009651D6" w:rsidRDefault="009651D6" w:rsidP="009651D6">
      <w:r>
        <w:t>RICARDO CASAS ZAPATA</w:t>
      </w:r>
    </w:p>
    <w:p w:rsidR="009651D6" w:rsidRDefault="009651D6" w:rsidP="009651D6">
      <w:r>
        <w:t>Director.</w:t>
      </w:r>
    </w:p>
    <w:p w:rsidR="009651D6" w:rsidRDefault="009651D6" w:rsidP="00F47D70"/>
    <w:p w:rsidR="009651D6" w:rsidRDefault="009651D6" w:rsidP="009651D6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9651D6" w:rsidRDefault="009651D6" w:rsidP="009651D6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9651D6" w:rsidRDefault="009651D6" w:rsidP="009651D6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9651D6" w:rsidRDefault="009651D6" w:rsidP="009651D6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9651D6" w:rsidRDefault="009651D6" w:rsidP="009651D6">
      <w:pPr>
        <w:rPr>
          <w:b/>
          <w:bCs/>
        </w:rPr>
      </w:pPr>
    </w:p>
    <w:p w:rsidR="009651D6" w:rsidRDefault="009651D6" w:rsidP="009651D6">
      <w:pPr>
        <w:pStyle w:val="Ttulo1"/>
      </w:pPr>
      <w:r>
        <w:t>ORDEN DE TRABAJO   N°      08321</w:t>
      </w:r>
    </w:p>
    <w:p w:rsidR="009651D6" w:rsidRDefault="009651D6" w:rsidP="009651D6"/>
    <w:p w:rsidR="009651D6" w:rsidRDefault="009651D6" w:rsidP="009651D6"/>
    <w:p w:rsidR="009651D6" w:rsidRDefault="009651D6" w:rsidP="009651D6">
      <w:r>
        <w:t>FECHA:</w:t>
      </w:r>
      <w:r>
        <w:tab/>
        <w:t>Medellín,   Mayo  10   de  2011</w:t>
      </w:r>
    </w:p>
    <w:p w:rsidR="009651D6" w:rsidRDefault="009651D6" w:rsidP="009651D6">
      <w:r>
        <w:t>PARA:</w:t>
      </w:r>
      <w:r>
        <w:tab/>
      </w:r>
      <w:r>
        <w:tab/>
        <w:t>PLÁSTICOS DARMA</w:t>
      </w:r>
    </w:p>
    <w:p w:rsidR="009651D6" w:rsidRDefault="009651D6" w:rsidP="009651D6">
      <w:r>
        <w:t>ATENCIÓN:</w:t>
      </w:r>
      <w:r>
        <w:tab/>
        <w:t>Sr. Darío Jaramillo</w:t>
      </w:r>
    </w:p>
    <w:p w:rsidR="009651D6" w:rsidRDefault="009651D6" w:rsidP="009651D6">
      <w:r>
        <w:tab/>
      </w:r>
      <w:r>
        <w:tab/>
        <w:t>Gerente.</w:t>
      </w:r>
    </w:p>
    <w:p w:rsidR="009651D6" w:rsidRDefault="009651D6" w:rsidP="009651D6"/>
    <w:p w:rsidR="009651D6" w:rsidRDefault="009651D6" w:rsidP="009651D6">
      <w:r>
        <w:t>Apreciado Don Darío :</w:t>
      </w:r>
    </w:p>
    <w:p w:rsidR="009651D6" w:rsidRDefault="009651D6" w:rsidP="009651D6">
      <w:r>
        <w:t xml:space="preserve"> </w:t>
      </w:r>
    </w:p>
    <w:p w:rsidR="009651D6" w:rsidRDefault="009651D6" w:rsidP="009651D6">
      <w:r>
        <w:t>Con la presente estamos solicitando el siguiente servicio de   IMPRESIÓN  :</w:t>
      </w:r>
    </w:p>
    <w:p w:rsidR="009651D6" w:rsidRDefault="009651D6" w:rsidP="009651D6"/>
    <w:p w:rsidR="009651D6" w:rsidRDefault="009651D6" w:rsidP="009651D6">
      <w:pPr>
        <w:rPr>
          <w:b/>
          <w:bCs/>
          <w:u w:val="single"/>
        </w:rPr>
      </w:pPr>
    </w:p>
    <w:p w:rsidR="009651D6" w:rsidRDefault="009651D6" w:rsidP="009651D6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9651D6" w:rsidRDefault="009651D6" w:rsidP="009651D6"/>
    <w:p w:rsidR="009651D6" w:rsidRDefault="009651D6" w:rsidP="009651D6">
      <w:r>
        <w:t>MATERIAL:</w:t>
      </w:r>
      <w:r>
        <w:tab/>
      </w:r>
      <w:r>
        <w:tab/>
        <w:t>Polietileno     Lamina    Transparente COEXTRUIDA</w:t>
      </w:r>
    </w:p>
    <w:p w:rsidR="009651D6" w:rsidRDefault="009651D6" w:rsidP="009651D6">
      <w:r>
        <w:t>MEDIDA:</w:t>
      </w:r>
      <w:r>
        <w:tab/>
      </w:r>
      <w:r>
        <w:tab/>
      </w:r>
      <w:r>
        <w:rPr>
          <w:b/>
        </w:rPr>
        <w:t xml:space="preserve">32.5 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9651D6" w:rsidRPr="006D12B2" w:rsidRDefault="009651D6" w:rsidP="009651D6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9651D6" w:rsidRDefault="009651D6" w:rsidP="009651D6">
      <w:r>
        <w:t>TRATADO:</w:t>
      </w:r>
      <w:r>
        <w:tab/>
      </w:r>
      <w:r>
        <w:tab/>
        <w:t>1  Cara</w:t>
      </w:r>
    </w:p>
    <w:p w:rsidR="009651D6" w:rsidRDefault="009651D6" w:rsidP="009651D6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>
        <w:rPr>
          <w:b/>
        </w:rPr>
        <w:t xml:space="preserve">350  </w:t>
      </w:r>
      <w:r w:rsidRPr="00900A5A">
        <w:rPr>
          <w:b/>
        </w:rPr>
        <w:t xml:space="preserve">  Kg</w:t>
      </w:r>
      <w:r>
        <w:t>.</w:t>
      </w:r>
    </w:p>
    <w:p w:rsidR="009651D6" w:rsidRDefault="009651D6" w:rsidP="009651D6">
      <w:r>
        <w:t>COLORES:</w:t>
      </w:r>
      <w:r>
        <w:tab/>
      </w:r>
      <w:r>
        <w:tab/>
        <w:t xml:space="preserve">3    ( Blanco – Negro - Verde   )   </w:t>
      </w:r>
    </w:p>
    <w:p w:rsidR="009651D6" w:rsidRDefault="009651D6" w:rsidP="009651D6">
      <w:r>
        <w:t>CARAS:</w:t>
      </w:r>
      <w:r>
        <w:tab/>
      </w:r>
      <w:r>
        <w:tab/>
        <w:t>1  (3 x 1  )</w:t>
      </w:r>
    </w:p>
    <w:p w:rsidR="009651D6" w:rsidRDefault="009651D6" w:rsidP="009651D6">
      <w:r>
        <w:t>REPETICIÓN:</w:t>
      </w:r>
      <w:r>
        <w:tab/>
        <w:t xml:space="preserve">11   Cms   </w:t>
      </w:r>
    </w:p>
    <w:p w:rsidR="009651D6" w:rsidRPr="00900A5A" w:rsidRDefault="009651D6" w:rsidP="009651D6">
      <w:pPr>
        <w:rPr>
          <w:b/>
        </w:rPr>
      </w:pPr>
      <w:r>
        <w:t xml:space="preserve">RODILLO  :               </w:t>
      </w:r>
      <w:r>
        <w:rPr>
          <w:b/>
        </w:rPr>
        <w:t>45</w:t>
      </w:r>
    </w:p>
    <w:p w:rsidR="009651D6" w:rsidRDefault="009651D6" w:rsidP="009651D6">
      <w:r>
        <w:t>LAMINA:</w:t>
      </w:r>
      <w:r>
        <w:tab/>
      </w:r>
      <w:r>
        <w:tab/>
        <w:t xml:space="preserve">15.5    Cms   </w:t>
      </w:r>
    </w:p>
    <w:p w:rsidR="009651D6" w:rsidRDefault="009651D6" w:rsidP="009651D6">
      <w:r>
        <w:t>FOTOCAELDA:</w:t>
      </w:r>
      <w:r>
        <w:tab/>
        <w:t>Según muestra con doble  color</w:t>
      </w:r>
    </w:p>
    <w:p w:rsidR="009651D6" w:rsidRPr="00146B92" w:rsidRDefault="009651D6" w:rsidP="009651D6">
      <w:pPr>
        <w:rPr>
          <w:b/>
        </w:rPr>
      </w:pPr>
      <w:r>
        <w:t>REFERENCIA:</w:t>
      </w:r>
      <w:r>
        <w:tab/>
      </w:r>
      <w:r>
        <w:rPr>
          <w:b/>
        </w:rPr>
        <w:t xml:space="preserve">PULPA    </w:t>
      </w:r>
      <w:r>
        <w:rPr>
          <w:b/>
          <w:u w:val="single"/>
        </w:rPr>
        <w:t>MARACUYA</w:t>
      </w:r>
      <w:r>
        <w:rPr>
          <w:b/>
        </w:rPr>
        <w:t xml:space="preserve">    90  GMS</w:t>
      </w:r>
    </w:p>
    <w:p w:rsidR="009651D6" w:rsidRDefault="009651D6" w:rsidP="009651D6">
      <w:r>
        <w:tab/>
      </w:r>
      <w:r>
        <w:tab/>
      </w:r>
      <w:r>
        <w:tab/>
      </w:r>
    </w:p>
    <w:p w:rsidR="009651D6" w:rsidRDefault="009651D6" w:rsidP="009651D6"/>
    <w:p w:rsidR="009651D6" w:rsidRDefault="009651D6" w:rsidP="009651D6">
      <w:r>
        <w:rPr>
          <w:b/>
          <w:bCs/>
          <w:u w:val="single"/>
        </w:rPr>
        <w:t>NOTA:</w:t>
      </w:r>
      <w:r>
        <w:t xml:space="preserve">  - Cyreles   </w:t>
      </w:r>
      <w:r w:rsidRPr="00C640B4">
        <w:rPr>
          <w:b/>
        </w:rPr>
        <w:t>NUEVOS DE GRAFIFLEX</w:t>
      </w:r>
    </w:p>
    <w:p w:rsidR="009651D6" w:rsidRDefault="009651D6" w:rsidP="009651D6">
      <w:pPr>
        <w:pStyle w:val="Prrafodelista"/>
        <w:numPr>
          <w:ilvl w:val="0"/>
          <w:numId w:val="2"/>
        </w:numPr>
      </w:pPr>
      <w:r>
        <w:t xml:space="preserve"> Se aprueba  impresión</w:t>
      </w:r>
    </w:p>
    <w:p w:rsidR="009651D6" w:rsidRDefault="009651D6" w:rsidP="009651D6">
      <w:pPr>
        <w:pStyle w:val="Prrafodelista"/>
        <w:numPr>
          <w:ilvl w:val="0"/>
          <w:numId w:val="2"/>
        </w:numPr>
      </w:pPr>
      <w:r>
        <w:t>UTILIZAR  TINTAS ANTIGRASA</w:t>
      </w:r>
    </w:p>
    <w:p w:rsidR="009651D6" w:rsidRDefault="009651D6" w:rsidP="009651D6">
      <w:pPr>
        <w:pStyle w:val="Prrafodelista"/>
        <w:numPr>
          <w:ilvl w:val="0"/>
          <w:numId w:val="2"/>
        </w:numPr>
      </w:pPr>
      <w:r>
        <w:t>CONTROLAR DESPRENDIMIENTO</w:t>
      </w:r>
    </w:p>
    <w:p w:rsidR="009651D6" w:rsidRDefault="009651D6" w:rsidP="009651D6"/>
    <w:p w:rsidR="009651D6" w:rsidRDefault="009651D6" w:rsidP="009651D6"/>
    <w:p w:rsidR="009651D6" w:rsidRDefault="009651D6" w:rsidP="009651D6">
      <w:r>
        <w:t>Agradezco la atención y colaboración prestada.</w:t>
      </w:r>
    </w:p>
    <w:p w:rsidR="009651D6" w:rsidRDefault="009651D6" w:rsidP="009651D6"/>
    <w:p w:rsidR="009651D6" w:rsidRDefault="009651D6" w:rsidP="009651D6">
      <w:r>
        <w:t>Cordialmente,</w:t>
      </w:r>
    </w:p>
    <w:p w:rsidR="009651D6" w:rsidRDefault="009651D6" w:rsidP="009651D6"/>
    <w:p w:rsidR="009651D6" w:rsidRPr="00F4077E" w:rsidRDefault="009651D6" w:rsidP="009651D6">
      <w:pPr>
        <w:rPr>
          <w:b/>
        </w:rPr>
      </w:pPr>
    </w:p>
    <w:p w:rsidR="009651D6" w:rsidRDefault="009651D6" w:rsidP="009651D6"/>
    <w:p w:rsidR="009651D6" w:rsidRDefault="009651D6" w:rsidP="009651D6">
      <w:r>
        <w:t>RICARDO CASAS ZAPATA</w:t>
      </w:r>
    </w:p>
    <w:p w:rsidR="009651D6" w:rsidRDefault="009651D6" w:rsidP="009651D6">
      <w:r>
        <w:t>Director.</w:t>
      </w:r>
    </w:p>
    <w:p w:rsidR="009651D6" w:rsidRDefault="009651D6" w:rsidP="00F47D70"/>
    <w:p w:rsidR="00437F7B" w:rsidRDefault="00437F7B" w:rsidP="00F47D70"/>
    <w:p w:rsidR="00437F7B" w:rsidRDefault="00437F7B" w:rsidP="00F47D70"/>
    <w:p w:rsidR="00437F7B" w:rsidRDefault="00437F7B" w:rsidP="00437F7B">
      <w:pPr>
        <w:rPr>
          <w:b/>
        </w:rPr>
      </w:pPr>
    </w:p>
    <w:p w:rsidR="00437F7B" w:rsidRDefault="00437F7B" w:rsidP="00437F7B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437F7B" w:rsidRDefault="00437F7B" w:rsidP="00437F7B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NIT: 811.040.799-9</w:t>
      </w:r>
    </w:p>
    <w:p w:rsidR="00437F7B" w:rsidRDefault="00437F7B" w:rsidP="00437F7B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437F7B" w:rsidRDefault="00437F7B" w:rsidP="00437F7B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437F7B" w:rsidRDefault="00437F7B" w:rsidP="00437F7B">
      <w:pPr>
        <w:rPr>
          <w:b/>
          <w:bCs/>
        </w:rPr>
      </w:pPr>
    </w:p>
    <w:p w:rsidR="00437F7B" w:rsidRDefault="00437F7B" w:rsidP="00437F7B">
      <w:pPr>
        <w:pStyle w:val="Ttulo1"/>
      </w:pPr>
      <w:r>
        <w:t>ORDEN  DE TRABAJO     N°      08340</w:t>
      </w:r>
    </w:p>
    <w:p w:rsidR="00437F7B" w:rsidRDefault="00437F7B" w:rsidP="00437F7B"/>
    <w:p w:rsidR="00437F7B" w:rsidRDefault="00437F7B" w:rsidP="00437F7B">
      <w:r>
        <w:t>FECHA:</w:t>
      </w:r>
      <w:r>
        <w:tab/>
        <w:t>Medellín,  Mayo   11   de  2011</w:t>
      </w:r>
    </w:p>
    <w:p w:rsidR="00437F7B" w:rsidRDefault="00437F7B" w:rsidP="00437F7B">
      <w:r>
        <w:t>PARA:</w:t>
      </w:r>
      <w:r>
        <w:tab/>
      </w:r>
      <w:r>
        <w:tab/>
        <w:t>PLÁSTICOS   DARMA</w:t>
      </w:r>
    </w:p>
    <w:p w:rsidR="00437F7B" w:rsidRDefault="00437F7B" w:rsidP="00437F7B">
      <w:r>
        <w:t>ATENCIÓN:</w:t>
      </w:r>
      <w:r>
        <w:tab/>
        <w:t>Sr. Darío Jaramillo</w:t>
      </w:r>
    </w:p>
    <w:p w:rsidR="00437F7B" w:rsidRDefault="00437F7B" w:rsidP="00437F7B">
      <w:r>
        <w:tab/>
      </w:r>
      <w:r>
        <w:tab/>
        <w:t>Gerente.</w:t>
      </w:r>
    </w:p>
    <w:p w:rsidR="00437F7B" w:rsidRDefault="00437F7B" w:rsidP="00437F7B"/>
    <w:p w:rsidR="00437F7B" w:rsidRDefault="00437F7B" w:rsidP="00437F7B">
      <w:r>
        <w:t>Apreciado Don Darío  :</w:t>
      </w:r>
    </w:p>
    <w:p w:rsidR="00437F7B" w:rsidRDefault="00437F7B" w:rsidP="00437F7B"/>
    <w:p w:rsidR="00437F7B" w:rsidRDefault="00437F7B" w:rsidP="00437F7B">
      <w:r>
        <w:t>Con la presente estamos solicitando el siguiente servicio de  IMPRESIÓN   :</w:t>
      </w:r>
    </w:p>
    <w:p w:rsidR="00437F7B" w:rsidRDefault="00437F7B" w:rsidP="00437F7B"/>
    <w:p w:rsidR="00437F7B" w:rsidRDefault="00437F7B" w:rsidP="00437F7B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437F7B" w:rsidRDefault="00437F7B" w:rsidP="00437F7B">
      <w:r>
        <w:t>MATERIAL   :           Polipropileno  Tubular  de  40</w:t>
      </w:r>
      <w:r w:rsidRPr="00086293">
        <w:rPr>
          <w:b/>
        </w:rPr>
        <w:t xml:space="preserve">  cms</w:t>
      </w:r>
    </w:p>
    <w:p w:rsidR="00437F7B" w:rsidRDefault="00437F7B" w:rsidP="00437F7B">
      <w:r>
        <w:t xml:space="preserve">CLIBRE      :               </w:t>
      </w:r>
      <w:r>
        <w:rPr>
          <w:b/>
        </w:rPr>
        <w:t>1.2</w:t>
      </w:r>
      <w:r w:rsidRPr="00612C78">
        <w:rPr>
          <w:b/>
        </w:rPr>
        <w:t xml:space="preserve">  ”</w:t>
      </w:r>
    </w:p>
    <w:p w:rsidR="00437F7B" w:rsidRPr="00437F7B" w:rsidRDefault="00437F7B" w:rsidP="00437F7B">
      <w:pPr>
        <w:rPr>
          <w:b/>
        </w:rPr>
      </w:pPr>
      <w:r>
        <w:t>REFERENCIA:</w:t>
      </w:r>
      <w:r>
        <w:tab/>
        <w:t xml:space="preserve">JEAN  IMPRESA  </w:t>
      </w:r>
      <w:r w:rsidRPr="00437F7B">
        <w:rPr>
          <w:b/>
        </w:rPr>
        <w:t>COCOA</w:t>
      </w:r>
    </w:p>
    <w:p w:rsidR="00437F7B" w:rsidRDefault="00437F7B" w:rsidP="00437F7B">
      <w:r>
        <w:t xml:space="preserve">CANTIDAD    :          </w:t>
      </w:r>
      <w:r>
        <w:rPr>
          <w:b/>
        </w:rPr>
        <w:t>100</w:t>
      </w:r>
      <w:r w:rsidRPr="00612C78">
        <w:rPr>
          <w:b/>
        </w:rPr>
        <w:t xml:space="preserve">   Kg</w:t>
      </w:r>
    </w:p>
    <w:p w:rsidR="00437F7B" w:rsidRDefault="00437F7B" w:rsidP="00437F7B">
      <w:r>
        <w:t>COLORES:</w:t>
      </w:r>
      <w:r>
        <w:tab/>
      </w:r>
      <w:r>
        <w:tab/>
        <w:t>1  (   Según arte  )</w:t>
      </w:r>
    </w:p>
    <w:p w:rsidR="00437F7B" w:rsidRDefault="00437F7B" w:rsidP="00437F7B">
      <w:r>
        <w:t>CARAS:</w:t>
      </w:r>
      <w:r>
        <w:tab/>
      </w:r>
      <w:r>
        <w:tab/>
        <w:t>1  (  1x1  )</w:t>
      </w:r>
    </w:p>
    <w:p w:rsidR="00437F7B" w:rsidRDefault="00437F7B" w:rsidP="00437F7B">
      <w:r>
        <w:t>REPETICIÓN:</w:t>
      </w:r>
      <w:r>
        <w:tab/>
        <w:t>30   cms</w:t>
      </w:r>
    </w:p>
    <w:p w:rsidR="00437F7B" w:rsidRPr="00D05CA7" w:rsidRDefault="00437F7B" w:rsidP="00437F7B">
      <w:pPr>
        <w:rPr>
          <w:b/>
        </w:rPr>
      </w:pPr>
      <w:r>
        <w:t>RODILLO:</w:t>
      </w:r>
      <w:r>
        <w:tab/>
      </w:r>
      <w:r>
        <w:tab/>
      </w:r>
      <w:r>
        <w:rPr>
          <w:b/>
        </w:rPr>
        <w:t>30</w:t>
      </w:r>
    </w:p>
    <w:p w:rsidR="00437F7B" w:rsidRDefault="00437F7B" w:rsidP="00437F7B">
      <w:r>
        <w:t>SELLADO:</w:t>
      </w:r>
      <w:r>
        <w:tab/>
      </w:r>
      <w:r>
        <w:tab/>
      </w:r>
      <w:r>
        <w:rPr>
          <w:b/>
        </w:rPr>
        <w:t>30 x 38 + 5</w:t>
      </w:r>
      <w:r w:rsidRPr="00844F83">
        <w:rPr>
          <w:b/>
        </w:rPr>
        <w:t xml:space="preserve">   cm</w:t>
      </w:r>
      <w:r>
        <w:t xml:space="preserve">   ( Solapa  Interna   Pegada   Lateral  )</w:t>
      </w:r>
    </w:p>
    <w:p w:rsidR="00437F7B" w:rsidRDefault="00437F7B" w:rsidP="00437F7B">
      <w:r>
        <w:t xml:space="preserve"> </w:t>
      </w:r>
    </w:p>
    <w:p w:rsidR="00437F7B" w:rsidRDefault="00437F7B" w:rsidP="00437F7B"/>
    <w:p w:rsidR="00437F7B" w:rsidRPr="008861B9" w:rsidRDefault="00437F7B" w:rsidP="00437F7B">
      <w:pPr>
        <w:rPr>
          <w:b/>
        </w:rPr>
      </w:pPr>
      <w:r>
        <w:rPr>
          <w:b/>
          <w:bCs/>
          <w:u w:val="single"/>
        </w:rPr>
        <w:t>NOTA:</w:t>
      </w:r>
      <w:r>
        <w:t xml:space="preserve">  * Los cyreles   en su planta , repeticion</w:t>
      </w:r>
    </w:p>
    <w:p w:rsidR="00437F7B" w:rsidRPr="00D04067" w:rsidRDefault="00437F7B" w:rsidP="00437F7B">
      <w:pPr>
        <w:numPr>
          <w:ilvl w:val="0"/>
          <w:numId w:val="1"/>
        </w:numPr>
        <w:rPr>
          <w:u w:val="single"/>
        </w:rPr>
      </w:pPr>
      <w:r>
        <w:t>Se anexa arte para alturas y colores</w:t>
      </w:r>
    </w:p>
    <w:p w:rsidR="00437F7B" w:rsidRPr="00896A27" w:rsidRDefault="00437F7B" w:rsidP="00437F7B">
      <w:pPr>
        <w:numPr>
          <w:ilvl w:val="0"/>
          <w:numId w:val="1"/>
        </w:numPr>
        <w:rPr>
          <w:b/>
          <w:u w:val="single"/>
        </w:rPr>
      </w:pPr>
      <w:r w:rsidRPr="00896A27">
        <w:rPr>
          <w:b/>
          <w:u w:val="single"/>
        </w:rPr>
        <w:t>SE APRUEBA IMPRESION</w:t>
      </w:r>
    </w:p>
    <w:p w:rsidR="00437F7B" w:rsidRDefault="00437F7B" w:rsidP="00437F7B"/>
    <w:p w:rsidR="00437F7B" w:rsidRDefault="00437F7B" w:rsidP="00437F7B"/>
    <w:p w:rsidR="00437F7B" w:rsidRDefault="00437F7B" w:rsidP="00437F7B"/>
    <w:p w:rsidR="00437F7B" w:rsidRDefault="00437F7B" w:rsidP="00437F7B">
      <w:r>
        <w:t>Agradezco la atención y colaboración prestada.</w:t>
      </w:r>
    </w:p>
    <w:p w:rsidR="00437F7B" w:rsidRDefault="00437F7B" w:rsidP="00437F7B"/>
    <w:p w:rsidR="00437F7B" w:rsidRDefault="00437F7B" w:rsidP="00437F7B"/>
    <w:p w:rsidR="00437F7B" w:rsidRDefault="00437F7B" w:rsidP="00437F7B"/>
    <w:p w:rsidR="00437F7B" w:rsidRDefault="00437F7B" w:rsidP="00437F7B">
      <w:r>
        <w:t>Cordialmente</w:t>
      </w:r>
    </w:p>
    <w:p w:rsidR="00437F7B" w:rsidRDefault="00437F7B" w:rsidP="00437F7B"/>
    <w:p w:rsidR="00437F7B" w:rsidRDefault="00437F7B" w:rsidP="00437F7B"/>
    <w:p w:rsidR="00437F7B" w:rsidRDefault="00437F7B" w:rsidP="00437F7B">
      <w:r>
        <w:t>RICARDO CASAS ZAPATA</w:t>
      </w:r>
    </w:p>
    <w:p w:rsidR="00437F7B" w:rsidRDefault="00437F7B" w:rsidP="00437F7B">
      <w:r>
        <w:t>Gerente</w:t>
      </w:r>
    </w:p>
    <w:p w:rsidR="00437F7B" w:rsidRDefault="00437F7B" w:rsidP="00437F7B">
      <w:pPr>
        <w:rPr>
          <w:b/>
        </w:rPr>
      </w:pPr>
    </w:p>
    <w:p w:rsidR="00437F7B" w:rsidRDefault="00437F7B" w:rsidP="00437F7B">
      <w:pPr>
        <w:rPr>
          <w:b/>
        </w:rPr>
      </w:pPr>
    </w:p>
    <w:p w:rsidR="00437F7B" w:rsidRDefault="00437F7B" w:rsidP="00F47D70"/>
    <w:p w:rsidR="00940752" w:rsidRDefault="00940752" w:rsidP="00F47D70"/>
    <w:p w:rsidR="00940752" w:rsidRDefault="00940752" w:rsidP="00F47D70"/>
    <w:p w:rsidR="00940752" w:rsidRDefault="00940752" w:rsidP="00F47D70"/>
    <w:p w:rsidR="00940752" w:rsidRDefault="00940752" w:rsidP="00F47D70"/>
    <w:p w:rsidR="00940752" w:rsidRDefault="00940752" w:rsidP="00940752">
      <w:pPr>
        <w:rPr>
          <w:b/>
        </w:rPr>
      </w:pPr>
    </w:p>
    <w:p w:rsidR="00940752" w:rsidRDefault="00940752" w:rsidP="00940752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940752" w:rsidRDefault="00940752" w:rsidP="00940752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NIT: 811.040.799-9</w:t>
      </w:r>
    </w:p>
    <w:p w:rsidR="00940752" w:rsidRDefault="00940752" w:rsidP="00940752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940752" w:rsidRDefault="00940752" w:rsidP="00940752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940752" w:rsidRDefault="00940752" w:rsidP="00940752"/>
    <w:p w:rsidR="00940752" w:rsidRDefault="00940752" w:rsidP="00940752"/>
    <w:p w:rsidR="00940752" w:rsidRDefault="00940752" w:rsidP="00940752">
      <w:pPr>
        <w:pStyle w:val="Ttulo1"/>
      </w:pPr>
      <w:r>
        <w:t>ORD EN DE TRABAJO  N°      08325</w:t>
      </w:r>
    </w:p>
    <w:p w:rsidR="00940752" w:rsidRDefault="00940752" w:rsidP="00940752"/>
    <w:p w:rsidR="00940752" w:rsidRDefault="00940752" w:rsidP="00940752">
      <w:r>
        <w:t>FECHA:</w:t>
      </w:r>
      <w:r>
        <w:tab/>
        <w:t>Medellín,  Mayo   11   de   2011</w:t>
      </w:r>
    </w:p>
    <w:p w:rsidR="00940752" w:rsidRDefault="00940752" w:rsidP="00940752">
      <w:r>
        <w:t>PARA:</w:t>
      </w:r>
      <w:r>
        <w:tab/>
      </w:r>
      <w:r>
        <w:tab/>
        <w:t>PLÁSTICOS DARMA</w:t>
      </w:r>
    </w:p>
    <w:p w:rsidR="00940752" w:rsidRDefault="00940752" w:rsidP="00940752">
      <w:r>
        <w:t>ATENCIÓN:</w:t>
      </w:r>
      <w:r>
        <w:tab/>
        <w:t>Sr. Darío Jaramillo</w:t>
      </w:r>
    </w:p>
    <w:p w:rsidR="00940752" w:rsidRDefault="00940752" w:rsidP="00940752">
      <w:r>
        <w:tab/>
      </w:r>
      <w:r>
        <w:tab/>
        <w:t>Gerente.</w:t>
      </w:r>
    </w:p>
    <w:p w:rsidR="00940752" w:rsidRDefault="00940752" w:rsidP="00940752"/>
    <w:p w:rsidR="00940752" w:rsidRDefault="00940752" w:rsidP="00940752">
      <w:r>
        <w:t>Apreciado Don Darío:</w:t>
      </w:r>
    </w:p>
    <w:p w:rsidR="00940752" w:rsidRDefault="00940752" w:rsidP="00940752"/>
    <w:p w:rsidR="00940752" w:rsidRDefault="00940752" w:rsidP="00940752">
      <w:r>
        <w:t>Con la presente estamos solicitando el siguiente Material :</w:t>
      </w:r>
    </w:p>
    <w:p w:rsidR="00940752" w:rsidRDefault="00940752" w:rsidP="00940752"/>
    <w:p w:rsidR="00940752" w:rsidRDefault="00940752" w:rsidP="00940752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940752" w:rsidRDefault="00940752" w:rsidP="00940752">
      <w:pPr>
        <w:rPr>
          <w:b/>
          <w:bCs/>
          <w:u w:val="single"/>
        </w:rPr>
      </w:pPr>
    </w:p>
    <w:p w:rsidR="00940752" w:rsidRDefault="00940752" w:rsidP="00940752">
      <w:r>
        <w:t>MATERIAL:</w:t>
      </w:r>
      <w:r>
        <w:tab/>
      </w:r>
      <w:r>
        <w:tab/>
        <w:t>Polietileno Alta Densidad  BLANCA  LAMINA</w:t>
      </w:r>
    </w:p>
    <w:p w:rsidR="00940752" w:rsidRDefault="00940752" w:rsidP="00940752">
      <w:r>
        <w:t>MEDIDA:</w:t>
      </w:r>
      <w:r>
        <w:tab/>
      </w:r>
      <w:r>
        <w:tab/>
      </w:r>
      <w:r w:rsidRPr="00744106">
        <w:rPr>
          <w:b/>
        </w:rPr>
        <w:t>80   Cms.</w:t>
      </w:r>
    </w:p>
    <w:p w:rsidR="00940752" w:rsidRDefault="00940752" w:rsidP="00940752">
      <w:pPr>
        <w:rPr>
          <w:b/>
          <w:bCs/>
        </w:rPr>
      </w:pPr>
      <w:r>
        <w:t>CALIBRE:</w:t>
      </w:r>
      <w:r>
        <w:tab/>
      </w:r>
      <w:r>
        <w:tab/>
      </w:r>
      <w:r w:rsidRPr="00744106">
        <w:rPr>
          <w:b/>
        </w:rPr>
        <w:t xml:space="preserve">2.0 </w:t>
      </w:r>
      <w:r w:rsidRPr="00744106">
        <w:rPr>
          <w:b/>
          <w:bCs/>
        </w:rPr>
        <w:t xml:space="preserve">  ”</w:t>
      </w:r>
    </w:p>
    <w:p w:rsidR="00940752" w:rsidRDefault="00940752" w:rsidP="00940752">
      <w:r>
        <w:t>COLOR:</w:t>
      </w:r>
      <w:r>
        <w:tab/>
      </w:r>
      <w:r>
        <w:tab/>
        <w:t>BLANCA</w:t>
      </w:r>
      <w:r w:rsidRPr="000F0005">
        <w:rPr>
          <w:b/>
        </w:rPr>
        <w:t xml:space="preserve"> </w:t>
      </w:r>
      <w:r>
        <w:t xml:space="preserve"> </w:t>
      </w:r>
    </w:p>
    <w:p w:rsidR="00940752" w:rsidRDefault="00940752" w:rsidP="00940752">
      <w:r>
        <w:t>TRATADO:</w:t>
      </w:r>
      <w:r>
        <w:tab/>
      </w:r>
      <w:r>
        <w:tab/>
        <w:t>2 Caras.</w:t>
      </w:r>
    </w:p>
    <w:p w:rsidR="00940752" w:rsidRDefault="00940752" w:rsidP="00940752">
      <w:pPr>
        <w:rPr>
          <w:b/>
          <w:bCs/>
        </w:rPr>
      </w:pPr>
      <w:r>
        <w:t>CANTIDAD:</w:t>
      </w:r>
      <w:r>
        <w:tab/>
      </w:r>
      <w:r>
        <w:tab/>
        <w:t>160   Kg.</w:t>
      </w:r>
      <w:r>
        <w:rPr>
          <w:b/>
          <w:bCs/>
        </w:rPr>
        <w:tab/>
        <w:t xml:space="preserve"> </w:t>
      </w:r>
    </w:p>
    <w:p w:rsidR="00940752" w:rsidRDefault="00940752" w:rsidP="00940752">
      <w:r>
        <w:t>REFERENCIA:</w:t>
      </w:r>
      <w:r>
        <w:tab/>
      </w:r>
      <w:r w:rsidRPr="0083571E">
        <w:rPr>
          <w:b/>
        </w:rPr>
        <w:t>MADE IN COLOMBIA</w:t>
      </w:r>
    </w:p>
    <w:p w:rsidR="00940752" w:rsidRDefault="00940752" w:rsidP="00940752">
      <w:r>
        <w:t>COLORES:</w:t>
      </w:r>
      <w:r>
        <w:tab/>
      </w:r>
      <w:r>
        <w:tab/>
        <w:t>3 ( Rojo – Azul - Amarillo )</w:t>
      </w:r>
    </w:p>
    <w:p w:rsidR="00940752" w:rsidRDefault="00940752" w:rsidP="00940752">
      <w:r>
        <w:t>CARAS:</w:t>
      </w:r>
      <w:r>
        <w:tab/>
      </w:r>
      <w:r>
        <w:tab/>
        <w:t>2  ( 3 X 1 – 3 X 1 )</w:t>
      </w:r>
    </w:p>
    <w:p w:rsidR="00940752" w:rsidRDefault="00940752" w:rsidP="00940752">
      <w:r>
        <w:t>REPETICIÓN:</w:t>
      </w:r>
      <w:r>
        <w:tab/>
        <w:t>38</w:t>
      </w:r>
    </w:p>
    <w:p w:rsidR="00940752" w:rsidRDefault="00940752" w:rsidP="00940752">
      <w:r>
        <w:t>RODILLO:</w:t>
      </w:r>
      <w:r>
        <w:tab/>
      </w:r>
      <w:r>
        <w:tab/>
        <w:t>38</w:t>
      </w:r>
    </w:p>
    <w:p w:rsidR="00940752" w:rsidRDefault="00940752" w:rsidP="00940752">
      <w:r>
        <w:t>BOLSA:</w:t>
      </w:r>
      <w:r>
        <w:tab/>
      </w:r>
      <w:r>
        <w:tab/>
        <w:t xml:space="preserve">38 x 40     cms    ( con tira plastica roja ) </w:t>
      </w:r>
    </w:p>
    <w:p w:rsidR="00940752" w:rsidRDefault="00940752" w:rsidP="00940752">
      <w:r>
        <w:t>SELLADO:</w:t>
      </w:r>
      <w:r>
        <w:tab/>
      </w:r>
      <w:r>
        <w:tab/>
        <w:t>Lateral</w:t>
      </w:r>
    </w:p>
    <w:p w:rsidR="00940752" w:rsidRDefault="00940752" w:rsidP="00940752"/>
    <w:p w:rsidR="00940752" w:rsidRDefault="00940752" w:rsidP="00940752">
      <w:r>
        <w:rPr>
          <w:b/>
          <w:bCs/>
          <w:u w:val="single"/>
        </w:rPr>
        <w:t>NOTA:</w:t>
      </w:r>
      <w:r>
        <w:t xml:space="preserve">  * Los cyreles  LOS </w:t>
      </w:r>
      <w:r w:rsidRPr="00940752">
        <w:rPr>
          <w:b/>
        </w:rPr>
        <w:t>ENVIA  GRAFIFLEX</w:t>
      </w:r>
    </w:p>
    <w:p w:rsidR="00940752" w:rsidRDefault="00940752" w:rsidP="00940752">
      <w:pPr>
        <w:numPr>
          <w:ilvl w:val="0"/>
          <w:numId w:val="1"/>
        </w:numPr>
      </w:pPr>
      <w:r>
        <w:t>Se envían Arte  para tonos   y  alturas</w:t>
      </w:r>
    </w:p>
    <w:p w:rsidR="00940752" w:rsidRPr="006E425A" w:rsidRDefault="00940752" w:rsidP="00940752">
      <w:pPr>
        <w:numPr>
          <w:ilvl w:val="0"/>
          <w:numId w:val="1"/>
        </w:numPr>
        <w:rPr>
          <w:b/>
          <w:sz w:val="22"/>
          <w:szCs w:val="22"/>
          <w:u w:val="single"/>
        </w:rPr>
      </w:pPr>
      <w:r w:rsidRPr="006E425A">
        <w:rPr>
          <w:b/>
          <w:sz w:val="22"/>
          <w:szCs w:val="22"/>
          <w:u w:val="single"/>
        </w:rPr>
        <w:t>SE APRUEBA MONTAJE DE IMPRESIÓN</w:t>
      </w:r>
    </w:p>
    <w:p w:rsidR="00940752" w:rsidRPr="00A94B54" w:rsidRDefault="00940752" w:rsidP="00940752">
      <w:pPr>
        <w:numPr>
          <w:ilvl w:val="0"/>
          <w:numId w:val="1"/>
        </w:num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CAMBIOS EN LA  IMPRESION</w:t>
      </w:r>
    </w:p>
    <w:p w:rsidR="00940752" w:rsidRDefault="00940752" w:rsidP="00940752">
      <w:pPr>
        <w:ind w:left="885"/>
      </w:pPr>
    </w:p>
    <w:p w:rsidR="00940752" w:rsidRPr="0098114D" w:rsidRDefault="00940752" w:rsidP="00940752">
      <w:pPr>
        <w:rPr>
          <w:b/>
          <w:u w:val="single"/>
        </w:rPr>
      </w:pPr>
    </w:p>
    <w:p w:rsidR="00940752" w:rsidRDefault="00940752" w:rsidP="00940752">
      <w:r>
        <w:t>Agradezco la atención y colaboración prestada.</w:t>
      </w:r>
    </w:p>
    <w:p w:rsidR="00940752" w:rsidRDefault="00940752" w:rsidP="00940752"/>
    <w:p w:rsidR="00940752" w:rsidRDefault="00940752" w:rsidP="00940752">
      <w:r>
        <w:t>Cordialmente</w:t>
      </w:r>
    </w:p>
    <w:p w:rsidR="00940752" w:rsidRDefault="00940752" w:rsidP="00940752"/>
    <w:p w:rsidR="00940752" w:rsidRDefault="00940752" w:rsidP="00940752"/>
    <w:p w:rsidR="00940752" w:rsidRDefault="00940752" w:rsidP="00940752">
      <w:r>
        <w:t>RICARDO CASAS ZAPATA</w:t>
      </w:r>
    </w:p>
    <w:p w:rsidR="00940752" w:rsidRDefault="00940752" w:rsidP="00940752">
      <w:r>
        <w:t>Director.</w:t>
      </w:r>
    </w:p>
    <w:p w:rsidR="00940752" w:rsidRDefault="00940752" w:rsidP="00F47D70"/>
    <w:p w:rsidR="00FF4F30" w:rsidRDefault="00FF4F30" w:rsidP="00F47D70"/>
    <w:p w:rsidR="00FF4F30" w:rsidRDefault="00FF4F30" w:rsidP="00F47D70"/>
    <w:p w:rsidR="00FF4F30" w:rsidRDefault="00FF4F30" w:rsidP="00FF4F30">
      <w:pPr>
        <w:rPr>
          <w:b/>
        </w:rPr>
      </w:pPr>
    </w:p>
    <w:p w:rsidR="00FF4F30" w:rsidRDefault="00FF4F30" w:rsidP="00FF4F30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FF4F30" w:rsidRDefault="00FF4F30" w:rsidP="00FF4F30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FF4F30" w:rsidRDefault="00FF4F30" w:rsidP="00FF4F30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FF4F30" w:rsidRDefault="00FF4F30" w:rsidP="00FF4F30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FF4F30" w:rsidRDefault="00FF4F30" w:rsidP="00FF4F30"/>
    <w:p w:rsidR="00FF4F30" w:rsidRDefault="00FF4F30" w:rsidP="00FF4F30"/>
    <w:p w:rsidR="00FF4F30" w:rsidRDefault="00FF4F30" w:rsidP="00FF4F30">
      <w:pPr>
        <w:pStyle w:val="Ttulo1"/>
      </w:pPr>
      <w:r>
        <w:t>ORD EN DE TRABAJO    N°      08246-1</w:t>
      </w:r>
    </w:p>
    <w:p w:rsidR="00FF4F30" w:rsidRDefault="00FF4F30" w:rsidP="00FF4F30"/>
    <w:p w:rsidR="00FF4F30" w:rsidRDefault="00FF4F30" w:rsidP="00FF4F30">
      <w:r>
        <w:t>FECHA:</w:t>
      </w:r>
      <w:r>
        <w:tab/>
        <w:t>Medellín,   Mayo  13   de   2011</w:t>
      </w:r>
    </w:p>
    <w:p w:rsidR="00FF4F30" w:rsidRDefault="00FF4F30" w:rsidP="00FF4F30">
      <w:r>
        <w:t>PARA:</w:t>
      </w:r>
      <w:r>
        <w:tab/>
      </w:r>
      <w:r>
        <w:tab/>
        <w:t>PLÁSTICOS DARMA</w:t>
      </w:r>
    </w:p>
    <w:p w:rsidR="00FF4F30" w:rsidRDefault="00FF4F30" w:rsidP="00FF4F30">
      <w:r>
        <w:t>ATENCIÓN:</w:t>
      </w:r>
      <w:r>
        <w:tab/>
        <w:t>Sr. Darío Jaramillo</w:t>
      </w:r>
    </w:p>
    <w:p w:rsidR="00FF4F30" w:rsidRDefault="00FF4F30" w:rsidP="00FF4F30">
      <w:r>
        <w:tab/>
      </w:r>
      <w:r>
        <w:tab/>
        <w:t>Gerente.</w:t>
      </w:r>
    </w:p>
    <w:p w:rsidR="00FF4F30" w:rsidRDefault="00FF4F30" w:rsidP="00FF4F30"/>
    <w:p w:rsidR="00FF4F30" w:rsidRDefault="00FF4F30" w:rsidP="00FF4F30">
      <w:r>
        <w:t>Apreciado Don Darío:</w:t>
      </w:r>
    </w:p>
    <w:p w:rsidR="00FF4F30" w:rsidRDefault="00FF4F30" w:rsidP="00FF4F30"/>
    <w:p w:rsidR="00FF4F30" w:rsidRDefault="00FF4F30" w:rsidP="00FF4F30">
      <w:r>
        <w:t>Con la presente estamos solicitando el siguiente Material   :</w:t>
      </w:r>
    </w:p>
    <w:p w:rsidR="00FF4F30" w:rsidRDefault="00FF4F30" w:rsidP="00FF4F30"/>
    <w:p w:rsidR="00FF4F30" w:rsidRDefault="00FF4F30" w:rsidP="00FF4F30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FF4F30" w:rsidRDefault="00FF4F30" w:rsidP="00FF4F30">
      <w:pPr>
        <w:rPr>
          <w:b/>
          <w:bCs/>
          <w:u w:val="single"/>
        </w:rPr>
      </w:pPr>
    </w:p>
    <w:p w:rsidR="00FF4F30" w:rsidRDefault="00FF4F30" w:rsidP="00FF4F30">
      <w:r>
        <w:t>MATERIAL:</w:t>
      </w:r>
      <w:r>
        <w:tab/>
      </w:r>
      <w:r>
        <w:tab/>
        <w:t>Polietileno Alta Densidad Pigmentado BLANCO Tubular.</w:t>
      </w:r>
    </w:p>
    <w:p w:rsidR="00FF4F30" w:rsidRDefault="00FF4F30" w:rsidP="00FF4F30">
      <w:r>
        <w:t>MEDIDA:</w:t>
      </w:r>
      <w:r>
        <w:tab/>
      </w:r>
      <w:r>
        <w:tab/>
      </w:r>
      <w:r>
        <w:rPr>
          <w:b/>
        </w:rPr>
        <w:t>35</w:t>
      </w:r>
      <w:r w:rsidRPr="00444F82">
        <w:rPr>
          <w:b/>
        </w:rPr>
        <w:t xml:space="preserve">  Cms</w:t>
      </w:r>
      <w:r>
        <w:t>.</w:t>
      </w:r>
    </w:p>
    <w:p w:rsidR="00FF4F30" w:rsidRDefault="00FF4F30" w:rsidP="00FF4F30">
      <w:pPr>
        <w:rPr>
          <w:b/>
          <w:bCs/>
        </w:rPr>
      </w:pPr>
      <w:r>
        <w:t>CALIBRE:</w:t>
      </w:r>
      <w:r>
        <w:tab/>
      </w:r>
      <w:r>
        <w:tab/>
      </w:r>
      <w:r w:rsidRPr="00B460D7">
        <w:rPr>
          <w:b/>
        </w:rPr>
        <w:t>2.5</w:t>
      </w:r>
      <w:r>
        <w:t xml:space="preserve"> </w:t>
      </w:r>
      <w:r>
        <w:rPr>
          <w:b/>
          <w:bCs/>
        </w:rPr>
        <w:t xml:space="preserve">  ”</w:t>
      </w:r>
    </w:p>
    <w:p w:rsidR="00FF4F30" w:rsidRDefault="00FF4F30" w:rsidP="00FF4F30">
      <w:r>
        <w:t>COLOR:</w:t>
      </w:r>
      <w:r>
        <w:tab/>
      </w:r>
      <w:r>
        <w:tab/>
        <w:t>BLANCO  ( Según muestra  )</w:t>
      </w:r>
    </w:p>
    <w:p w:rsidR="00FF4F30" w:rsidRDefault="00FF4F30" w:rsidP="00FF4F30">
      <w:r>
        <w:t>TRATADO:</w:t>
      </w:r>
      <w:r>
        <w:tab/>
      </w:r>
      <w:r>
        <w:tab/>
        <w:t>2 Caras.</w:t>
      </w:r>
    </w:p>
    <w:p w:rsidR="00FF4F30" w:rsidRDefault="00FF4F30" w:rsidP="00FF4F30">
      <w:pPr>
        <w:rPr>
          <w:b/>
          <w:bCs/>
        </w:rPr>
      </w:pPr>
      <w:r>
        <w:t>CANTIDAD:</w:t>
      </w:r>
      <w:r>
        <w:tab/>
        <w:t xml:space="preserve">            200 </w:t>
      </w:r>
      <w:r>
        <w:rPr>
          <w:b/>
        </w:rPr>
        <w:t xml:space="preserve"> </w:t>
      </w:r>
      <w:r>
        <w:t xml:space="preserve">  Kg.</w:t>
      </w:r>
      <w:r>
        <w:rPr>
          <w:b/>
          <w:bCs/>
        </w:rPr>
        <w:t xml:space="preserve"> </w:t>
      </w:r>
    </w:p>
    <w:p w:rsidR="00FF4F30" w:rsidRDefault="00FF4F30" w:rsidP="00FF4F30">
      <w:r>
        <w:t>REFERENCIA:</w:t>
      </w:r>
      <w:r>
        <w:tab/>
      </w:r>
      <w:r>
        <w:rPr>
          <w:b/>
        </w:rPr>
        <w:t>PLASTIQUIMICA  PEQUEÑA</w:t>
      </w:r>
    </w:p>
    <w:p w:rsidR="00FF4F30" w:rsidRDefault="00FF4F30" w:rsidP="00FF4F30">
      <w:r>
        <w:t>COLORES:</w:t>
      </w:r>
      <w:r>
        <w:tab/>
      </w:r>
      <w:r>
        <w:tab/>
        <w:t>2 ( Gris -  Rojo)</w:t>
      </w:r>
    </w:p>
    <w:p w:rsidR="00FF4F30" w:rsidRDefault="00FF4F30" w:rsidP="00FF4F30">
      <w:r>
        <w:t>CARAS:</w:t>
      </w:r>
      <w:r>
        <w:tab/>
      </w:r>
      <w:r>
        <w:tab/>
        <w:t>2</w:t>
      </w:r>
    </w:p>
    <w:p w:rsidR="00FF4F30" w:rsidRDefault="00FF4F30" w:rsidP="00FF4F30">
      <w:r>
        <w:t>REPETICIÓN:</w:t>
      </w:r>
      <w:r>
        <w:tab/>
        <w:t>Continua</w:t>
      </w:r>
    </w:p>
    <w:p w:rsidR="00FF4F30" w:rsidRDefault="00FF4F30" w:rsidP="00FF4F30">
      <w:r>
        <w:t>RODILLO:</w:t>
      </w:r>
      <w:r>
        <w:tab/>
      </w:r>
      <w:r>
        <w:tab/>
      </w:r>
      <w:r w:rsidRPr="001D3669">
        <w:rPr>
          <w:b/>
        </w:rPr>
        <w:t>38</w:t>
      </w:r>
    </w:p>
    <w:p w:rsidR="00FF4F30" w:rsidRPr="006537EA" w:rsidRDefault="00FF4F30" w:rsidP="00FF4F30">
      <w:pPr>
        <w:rPr>
          <w:b/>
        </w:rPr>
      </w:pPr>
      <w:r>
        <w:t>BOLSA:</w:t>
      </w:r>
      <w:r>
        <w:tab/>
      </w:r>
      <w:r>
        <w:tab/>
      </w:r>
      <w:r w:rsidRPr="006537EA">
        <w:rPr>
          <w:b/>
        </w:rPr>
        <w:t xml:space="preserve">35  x  175  </w:t>
      </w:r>
      <w:r>
        <w:rPr>
          <w:b/>
        </w:rPr>
        <w:t xml:space="preserve">  </w:t>
      </w:r>
      <w:r w:rsidRPr="006537EA">
        <w:rPr>
          <w:b/>
        </w:rPr>
        <w:t>cms</w:t>
      </w:r>
    </w:p>
    <w:p w:rsidR="00FF4F30" w:rsidRDefault="00FF4F30" w:rsidP="00FF4F30">
      <w:r>
        <w:t>SELLADO:</w:t>
      </w:r>
      <w:r>
        <w:tab/>
      </w:r>
      <w:r>
        <w:tab/>
        <w:t>Para selle de Fondo.</w:t>
      </w:r>
    </w:p>
    <w:p w:rsidR="00FF4F30" w:rsidRDefault="00FF4F30" w:rsidP="00FF4F30"/>
    <w:p w:rsidR="00FF4F30" w:rsidRDefault="00FF4F30" w:rsidP="00FF4F30"/>
    <w:p w:rsidR="00FF4F30" w:rsidRDefault="00FF4F30" w:rsidP="00FF4F30">
      <w:r>
        <w:rPr>
          <w:b/>
          <w:bCs/>
          <w:u w:val="single"/>
        </w:rPr>
        <w:t>NOTA:</w:t>
      </w:r>
      <w:r>
        <w:t xml:space="preserve">  * Los cyreles   Se encuentran en su planta</w:t>
      </w:r>
    </w:p>
    <w:p w:rsidR="00FF4F30" w:rsidRDefault="00FF4F30" w:rsidP="00FF4F30">
      <w:pPr>
        <w:numPr>
          <w:ilvl w:val="0"/>
          <w:numId w:val="1"/>
        </w:numPr>
      </w:pPr>
      <w:r>
        <w:t>Se envían muestra física  para tonos , alturas  y  pigmentación</w:t>
      </w:r>
    </w:p>
    <w:p w:rsidR="00FF4F30" w:rsidRDefault="00FF4F30" w:rsidP="00FF4F30"/>
    <w:p w:rsidR="00FF4F30" w:rsidRPr="00315AED" w:rsidRDefault="00FF4F30" w:rsidP="00FF4F30">
      <w:pPr>
        <w:numPr>
          <w:ilvl w:val="0"/>
          <w:numId w:val="1"/>
        </w:numPr>
      </w:pPr>
      <w:r w:rsidRPr="00393DAD">
        <w:rPr>
          <w:b/>
          <w:u w:val="single"/>
        </w:rPr>
        <w:t>Utilizar tinta negra</w:t>
      </w:r>
      <w:r>
        <w:t xml:space="preserve"> </w:t>
      </w:r>
      <w:r w:rsidRPr="00393DAD">
        <w:rPr>
          <w:b/>
          <w:u w:val="single"/>
        </w:rPr>
        <w:t>ANTIGRASA</w:t>
      </w:r>
    </w:p>
    <w:p w:rsidR="00FF4F30" w:rsidRDefault="00FF4F30" w:rsidP="00FF4F30"/>
    <w:p w:rsidR="00FF4F30" w:rsidRPr="0098114D" w:rsidRDefault="00FF4F30" w:rsidP="00FF4F30">
      <w:pPr>
        <w:rPr>
          <w:b/>
          <w:u w:val="single"/>
        </w:rPr>
      </w:pPr>
    </w:p>
    <w:p w:rsidR="00FF4F30" w:rsidRDefault="00FF4F30" w:rsidP="00FF4F30">
      <w:r>
        <w:t>Agradezco la atención y colaboración prestada.</w:t>
      </w:r>
    </w:p>
    <w:p w:rsidR="00FF4F30" w:rsidRDefault="00FF4F30" w:rsidP="00FF4F30"/>
    <w:p w:rsidR="00FF4F30" w:rsidRDefault="00FF4F30" w:rsidP="00FF4F30"/>
    <w:p w:rsidR="00FF4F30" w:rsidRDefault="00FF4F30" w:rsidP="00FF4F30">
      <w:r>
        <w:t>Cordialmente</w:t>
      </w:r>
    </w:p>
    <w:p w:rsidR="00FF4F30" w:rsidRDefault="00FF4F30" w:rsidP="00FF4F30"/>
    <w:p w:rsidR="00FF4F30" w:rsidRDefault="00FF4F30" w:rsidP="00FF4F30"/>
    <w:p w:rsidR="00FF4F30" w:rsidRDefault="00FF4F30" w:rsidP="00FF4F30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FF4F30" w:rsidRDefault="00FF4F30" w:rsidP="00FF4F30">
      <w:r>
        <w:t>Director.</w:t>
      </w:r>
    </w:p>
    <w:p w:rsidR="00FF4F30" w:rsidRDefault="00FF4F30" w:rsidP="00F47D70"/>
    <w:p w:rsidR="005E1E48" w:rsidRDefault="005E1E48" w:rsidP="00F47D70"/>
    <w:p w:rsidR="005E1E48" w:rsidRDefault="005E1E48" w:rsidP="005E1E48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5E1E48" w:rsidRDefault="005E1E48" w:rsidP="005E1E48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5E1E48" w:rsidRDefault="005E1E48" w:rsidP="005E1E48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5E1E48" w:rsidRDefault="005E1E48" w:rsidP="005E1E48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5E1E48" w:rsidRDefault="005E1E48" w:rsidP="005E1E48"/>
    <w:p w:rsidR="005E1E48" w:rsidRDefault="005E1E48" w:rsidP="005E1E48">
      <w:pPr>
        <w:pStyle w:val="Ttulo1"/>
      </w:pPr>
      <w:r>
        <w:t>ORDEN DE TRABAJO   N°      08244</w:t>
      </w:r>
    </w:p>
    <w:p w:rsidR="005E1E48" w:rsidRDefault="005E1E48" w:rsidP="005E1E48"/>
    <w:p w:rsidR="005E1E48" w:rsidRDefault="00E95C8B" w:rsidP="005E1E48">
      <w:r>
        <w:t>FECHA:</w:t>
      </w:r>
      <w:r>
        <w:tab/>
        <w:t xml:space="preserve">Medellín, Mayo  13 </w:t>
      </w:r>
      <w:r w:rsidR="005E1E48">
        <w:t xml:space="preserve">  de  2011</w:t>
      </w:r>
    </w:p>
    <w:p w:rsidR="005E1E48" w:rsidRDefault="005E1E48" w:rsidP="005E1E48">
      <w:r>
        <w:t>PARA:</w:t>
      </w:r>
      <w:r>
        <w:tab/>
      </w:r>
      <w:r>
        <w:tab/>
        <w:t>PLÁSTICOS DARMA</w:t>
      </w:r>
    </w:p>
    <w:p w:rsidR="005E1E48" w:rsidRDefault="005E1E48" w:rsidP="005E1E48">
      <w:r>
        <w:t>ATENCIÓN:</w:t>
      </w:r>
      <w:r>
        <w:tab/>
        <w:t>Sr. Darío Jaramillo</w:t>
      </w:r>
    </w:p>
    <w:p w:rsidR="005E1E48" w:rsidRDefault="005E1E48" w:rsidP="005E1E48">
      <w:r>
        <w:tab/>
      </w:r>
      <w:r>
        <w:tab/>
        <w:t>Gerente.</w:t>
      </w:r>
    </w:p>
    <w:p w:rsidR="005E1E48" w:rsidRDefault="005E1E48" w:rsidP="005E1E48"/>
    <w:p w:rsidR="005E1E48" w:rsidRDefault="005E1E48" w:rsidP="005E1E48">
      <w:r>
        <w:t>Apreciado Don Darío:</w:t>
      </w:r>
    </w:p>
    <w:p w:rsidR="005E1E48" w:rsidRDefault="005E1E48" w:rsidP="005E1E48"/>
    <w:p w:rsidR="005E1E48" w:rsidRDefault="005E1E48" w:rsidP="005E1E48">
      <w:r>
        <w:t>Con la presente estamos solicitando el siguiente Material   :</w:t>
      </w:r>
    </w:p>
    <w:p w:rsidR="005E1E48" w:rsidRDefault="005E1E48" w:rsidP="005E1E48"/>
    <w:p w:rsidR="005E1E48" w:rsidRDefault="005E1E48" w:rsidP="005E1E48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5E1E48" w:rsidRDefault="005E1E48" w:rsidP="005E1E48">
      <w:pPr>
        <w:rPr>
          <w:b/>
          <w:bCs/>
          <w:u w:val="single"/>
        </w:rPr>
      </w:pPr>
      <w:r>
        <w:rPr>
          <w:b/>
          <w:bCs/>
        </w:rPr>
        <w:tab/>
      </w:r>
    </w:p>
    <w:p w:rsidR="005E1E48" w:rsidRDefault="005E1E48" w:rsidP="005E1E48">
      <w:r>
        <w:t>MATERIAL:</w:t>
      </w:r>
      <w:r>
        <w:tab/>
      </w:r>
      <w:r>
        <w:tab/>
        <w:t>Polietileno Alta Densidad Pigmentado BLANCO Tubular.</w:t>
      </w:r>
    </w:p>
    <w:p w:rsidR="005E1E48" w:rsidRDefault="005E1E48" w:rsidP="005E1E48">
      <w:r>
        <w:t>MEDIDA:</w:t>
      </w:r>
      <w:r>
        <w:tab/>
      </w:r>
      <w:r>
        <w:tab/>
      </w:r>
      <w:r w:rsidRPr="00444F82">
        <w:rPr>
          <w:b/>
        </w:rPr>
        <w:t xml:space="preserve">43 </w:t>
      </w:r>
      <w:r>
        <w:rPr>
          <w:b/>
        </w:rPr>
        <w:t xml:space="preserve"> </w:t>
      </w:r>
      <w:r w:rsidRPr="00444F82">
        <w:rPr>
          <w:b/>
        </w:rPr>
        <w:t xml:space="preserve"> Cms</w:t>
      </w:r>
      <w:r>
        <w:t>.</w:t>
      </w:r>
    </w:p>
    <w:p w:rsidR="005E1E48" w:rsidRPr="005C3173" w:rsidRDefault="005E1E48" w:rsidP="005E1E48">
      <w:pPr>
        <w:rPr>
          <w:b/>
          <w:bCs/>
        </w:rPr>
      </w:pPr>
      <w:r>
        <w:t>CALIBRE:</w:t>
      </w:r>
      <w:r>
        <w:tab/>
      </w:r>
      <w:r>
        <w:tab/>
      </w:r>
      <w:r w:rsidRPr="005C3173">
        <w:rPr>
          <w:b/>
        </w:rPr>
        <w:t xml:space="preserve">2.5 </w:t>
      </w:r>
      <w:r w:rsidRPr="005C3173">
        <w:rPr>
          <w:b/>
          <w:bCs/>
        </w:rPr>
        <w:t xml:space="preserve">  ”</w:t>
      </w:r>
    </w:p>
    <w:p w:rsidR="005E1E48" w:rsidRDefault="005E1E48" w:rsidP="005E1E48">
      <w:r>
        <w:t>COLOR:</w:t>
      </w:r>
      <w:r>
        <w:tab/>
      </w:r>
      <w:r>
        <w:tab/>
        <w:t>BLANCO  ( Según muestra  )</w:t>
      </w:r>
    </w:p>
    <w:p w:rsidR="005E1E48" w:rsidRDefault="005E1E48" w:rsidP="005E1E48">
      <w:r>
        <w:t>TRATADO:</w:t>
      </w:r>
      <w:r>
        <w:tab/>
      </w:r>
      <w:r>
        <w:tab/>
        <w:t>2 Caras.</w:t>
      </w:r>
    </w:p>
    <w:p w:rsidR="005E1E48" w:rsidRDefault="005E1E48" w:rsidP="005E1E48">
      <w:pPr>
        <w:rPr>
          <w:b/>
          <w:bCs/>
        </w:rPr>
      </w:pPr>
      <w:r>
        <w:t>CANTIDAD:</w:t>
      </w:r>
      <w:r>
        <w:tab/>
      </w:r>
      <w:r>
        <w:tab/>
      </w:r>
      <w:r>
        <w:rPr>
          <w:b/>
        </w:rPr>
        <w:t xml:space="preserve">300 </w:t>
      </w:r>
      <w:r>
        <w:t xml:space="preserve">   Kg</w:t>
      </w:r>
    </w:p>
    <w:p w:rsidR="005E1E48" w:rsidRDefault="005E1E48" w:rsidP="005E1E48">
      <w:r>
        <w:t>REFERENCIA:</w:t>
      </w:r>
      <w:r>
        <w:tab/>
      </w:r>
      <w:r>
        <w:rPr>
          <w:b/>
        </w:rPr>
        <w:t>PLASTIQUIMICA   MEDIANA</w:t>
      </w:r>
    </w:p>
    <w:p w:rsidR="005E1E48" w:rsidRDefault="005E1E48" w:rsidP="005E1E48">
      <w:r>
        <w:t>COLORES:</w:t>
      </w:r>
      <w:r>
        <w:tab/>
      </w:r>
      <w:r>
        <w:tab/>
        <w:t>2 ( Gris -  Rojo)</w:t>
      </w:r>
    </w:p>
    <w:p w:rsidR="005E1E48" w:rsidRDefault="005E1E48" w:rsidP="005E1E48">
      <w:r>
        <w:t>CARAS:</w:t>
      </w:r>
      <w:r>
        <w:tab/>
      </w:r>
      <w:r>
        <w:tab/>
        <w:t>2</w:t>
      </w:r>
    </w:p>
    <w:p w:rsidR="005E1E48" w:rsidRDefault="005E1E48" w:rsidP="005E1E48">
      <w:r>
        <w:t>REPETICIÓN:</w:t>
      </w:r>
      <w:r>
        <w:tab/>
        <w:t>Continua</w:t>
      </w:r>
    </w:p>
    <w:p w:rsidR="005E1E48" w:rsidRDefault="005E1E48" w:rsidP="005E1E48">
      <w:r>
        <w:t>RODILLO:</w:t>
      </w:r>
      <w:r>
        <w:tab/>
      </w:r>
      <w:r>
        <w:tab/>
        <w:t>38</w:t>
      </w:r>
    </w:p>
    <w:p w:rsidR="005E1E48" w:rsidRDefault="005E1E48" w:rsidP="005E1E48">
      <w:r>
        <w:t>BOLSA:</w:t>
      </w:r>
      <w:r>
        <w:tab/>
      </w:r>
      <w:r>
        <w:tab/>
      </w:r>
      <w:r w:rsidRPr="003B158B">
        <w:rPr>
          <w:b/>
        </w:rPr>
        <w:t>43 x  190  cms</w:t>
      </w:r>
    </w:p>
    <w:p w:rsidR="005E1E48" w:rsidRDefault="005E1E48" w:rsidP="005E1E48">
      <w:r>
        <w:t>SELLADO:</w:t>
      </w:r>
      <w:r>
        <w:tab/>
      </w:r>
      <w:r>
        <w:tab/>
        <w:t>Para selle de Fondo.</w:t>
      </w:r>
    </w:p>
    <w:p w:rsidR="005E1E48" w:rsidRDefault="005E1E48" w:rsidP="005E1E48"/>
    <w:p w:rsidR="005E1E48" w:rsidRDefault="005E1E48" w:rsidP="005E1E48"/>
    <w:p w:rsidR="005E1E48" w:rsidRDefault="005E1E48" w:rsidP="005E1E48">
      <w:r>
        <w:rPr>
          <w:b/>
          <w:bCs/>
          <w:u w:val="single"/>
        </w:rPr>
        <w:t>NOTA:</w:t>
      </w:r>
      <w:r>
        <w:t xml:space="preserve">  * Los cyreles   Se encuentran en su planta</w:t>
      </w:r>
    </w:p>
    <w:p w:rsidR="005E1E48" w:rsidRDefault="005E1E48" w:rsidP="005E1E48">
      <w:pPr>
        <w:numPr>
          <w:ilvl w:val="0"/>
          <w:numId w:val="1"/>
        </w:numPr>
      </w:pPr>
      <w:r>
        <w:t>Se envían muestra física  para tonos , alturas  y pigmentación</w:t>
      </w:r>
    </w:p>
    <w:p w:rsidR="005E1E48" w:rsidRDefault="005E1E48" w:rsidP="005E1E48">
      <w:pPr>
        <w:ind w:left="885"/>
      </w:pPr>
    </w:p>
    <w:p w:rsidR="005E1E48" w:rsidRPr="00315AED" w:rsidRDefault="005E1E48" w:rsidP="005E1E48">
      <w:pPr>
        <w:numPr>
          <w:ilvl w:val="0"/>
          <w:numId w:val="1"/>
        </w:numPr>
      </w:pPr>
      <w:r w:rsidRPr="00393DAD">
        <w:rPr>
          <w:b/>
          <w:u w:val="single"/>
        </w:rPr>
        <w:t>Utilizar tinta negra</w:t>
      </w:r>
      <w:r>
        <w:t xml:space="preserve">   </w:t>
      </w:r>
      <w:r w:rsidRPr="00393DAD">
        <w:rPr>
          <w:b/>
          <w:u w:val="single"/>
        </w:rPr>
        <w:t>ANTIGRASA</w:t>
      </w:r>
    </w:p>
    <w:p w:rsidR="005E1E48" w:rsidRDefault="005E1E48" w:rsidP="005E1E48"/>
    <w:p w:rsidR="005E1E48" w:rsidRPr="0098114D" w:rsidRDefault="005E1E48" w:rsidP="005E1E48">
      <w:pPr>
        <w:rPr>
          <w:b/>
          <w:u w:val="single"/>
        </w:rPr>
      </w:pPr>
    </w:p>
    <w:p w:rsidR="005E1E48" w:rsidRDefault="005E1E48" w:rsidP="005E1E48">
      <w:r>
        <w:t>Agradezco la atención y colaboración prestada.</w:t>
      </w:r>
    </w:p>
    <w:p w:rsidR="005E1E48" w:rsidRDefault="005E1E48" w:rsidP="005E1E48"/>
    <w:p w:rsidR="005E1E48" w:rsidRDefault="005E1E48" w:rsidP="005E1E48">
      <w:r>
        <w:t>Cordialmente,</w:t>
      </w:r>
    </w:p>
    <w:p w:rsidR="005E1E48" w:rsidRDefault="005E1E48" w:rsidP="005E1E48"/>
    <w:p w:rsidR="005E1E48" w:rsidRPr="008D4091" w:rsidRDefault="005E1E48" w:rsidP="005E1E48">
      <w:pPr>
        <w:rPr>
          <w:b/>
        </w:rPr>
      </w:pPr>
    </w:p>
    <w:p w:rsidR="005E1E48" w:rsidRDefault="005E1E48" w:rsidP="005E1E48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5E1E48" w:rsidRDefault="005E1E48" w:rsidP="005E1E48">
      <w:r>
        <w:t>Director.</w:t>
      </w:r>
    </w:p>
    <w:p w:rsidR="005E1E48" w:rsidRDefault="005E1E48" w:rsidP="005E1E48">
      <w:pPr>
        <w:rPr>
          <w:b/>
        </w:rPr>
      </w:pPr>
    </w:p>
    <w:p w:rsidR="005E1E48" w:rsidRDefault="005E1E48" w:rsidP="00F47D70"/>
    <w:p w:rsidR="00A76203" w:rsidRDefault="00A76203" w:rsidP="00F47D70"/>
    <w:p w:rsidR="00A76203" w:rsidRDefault="00A76203" w:rsidP="00F47D70"/>
    <w:p w:rsidR="00A76203" w:rsidRDefault="00A76203" w:rsidP="00F47D70"/>
    <w:p w:rsidR="00A76203" w:rsidRDefault="00A76203" w:rsidP="00A76203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A76203" w:rsidRDefault="00A76203" w:rsidP="00A76203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A76203" w:rsidRDefault="00A76203" w:rsidP="00A76203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A76203" w:rsidRDefault="00A76203" w:rsidP="00A76203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A76203" w:rsidRDefault="00A76203" w:rsidP="00A76203"/>
    <w:p w:rsidR="00A76203" w:rsidRDefault="00A76203" w:rsidP="00A76203">
      <w:pPr>
        <w:pStyle w:val="Ttulo1"/>
      </w:pPr>
      <w:r>
        <w:t>ORDEN DE TRABAJO   N°      08348</w:t>
      </w:r>
    </w:p>
    <w:p w:rsidR="00A76203" w:rsidRDefault="00A76203" w:rsidP="00A76203"/>
    <w:p w:rsidR="00A76203" w:rsidRDefault="00A76203" w:rsidP="00A76203">
      <w:r>
        <w:t>FECHA:</w:t>
      </w:r>
      <w:r>
        <w:tab/>
        <w:t>Medellín,  Mayo   13    de   2011</w:t>
      </w:r>
    </w:p>
    <w:p w:rsidR="00A76203" w:rsidRDefault="00A76203" w:rsidP="00A76203">
      <w:r>
        <w:t>PARA:</w:t>
      </w:r>
      <w:r>
        <w:tab/>
      </w:r>
      <w:r>
        <w:tab/>
        <w:t>PLÁSTICOS DARMA</w:t>
      </w:r>
    </w:p>
    <w:p w:rsidR="00A76203" w:rsidRDefault="00A76203" w:rsidP="00A76203">
      <w:r>
        <w:t>ATENCIÓN:</w:t>
      </w:r>
      <w:r>
        <w:tab/>
        <w:t>Sr. Darío Jaramillo</w:t>
      </w:r>
    </w:p>
    <w:p w:rsidR="00A76203" w:rsidRDefault="00A76203" w:rsidP="00A76203">
      <w:r>
        <w:tab/>
      </w:r>
      <w:r>
        <w:tab/>
        <w:t>Gerente.</w:t>
      </w:r>
    </w:p>
    <w:p w:rsidR="00A76203" w:rsidRDefault="00A76203" w:rsidP="00A76203"/>
    <w:p w:rsidR="00A76203" w:rsidRDefault="00A76203" w:rsidP="00A76203">
      <w:r>
        <w:t>Apreciado Don Darío:</w:t>
      </w:r>
    </w:p>
    <w:p w:rsidR="00A76203" w:rsidRDefault="00A76203" w:rsidP="00A76203"/>
    <w:p w:rsidR="00A76203" w:rsidRDefault="00A76203" w:rsidP="00A76203">
      <w:r>
        <w:t>Con la presente estamos solicitando el siguiente Material   :</w:t>
      </w:r>
    </w:p>
    <w:p w:rsidR="00A76203" w:rsidRDefault="00A76203" w:rsidP="00A76203"/>
    <w:p w:rsidR="00A76203" w:rsidRDefault="00A76203" w:rsidP="00A76203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A76203" w:rsidRDefault="00A76203" w:rsidP="00A76203">
      <w:pPr>
        <w:rPr>
          <w:b/>
          <w:bCs/>
          <w:u w:val="single"/>
        </w:rPr>
      </w:pPr>
      <w:r>
        <w:rPr>
          <w:b/>
          <w:bCs/>
        </w:rPr>
        <w:tab/>
      </w:r>
    </w:p>
    <w:p w:rsidR="00A76203" w:rsidRDefault="00A76203" w:rsidP="00A76203">
      <w:r>
        <w:t>MATERIAL:</w:t>
      </w:r>
      <w:r>
        <w:tab/>
      </w:r>
      <w:r>
        <w:tab/>
        <w:t>Polietileno Alta Densidad Pigmentado BLANCO Lamina</w:t>
      </w:r>
    </w:p>
    <w:p w:rsidR="00A76203" w:rsidRDefault="00A76203" w:rsidP="00A76203">
      <w:r>
        <w:t>MEDIDA:</w:t>
      </w:r>
      <w:r>
        <w:tab/>
      </w:r>
      <w:r>
        <w:tab/>
      </w:r>
      <w:r>
        <w:rPr>
          <w:b/>
        </w:rPr>
        <w:t>84</w:t>
      </w:r>
      <w:r w:rsidRPr="00444F82">
        <w:rPr>
          <w:b/>
        </w:rPr>
        <w:t xml:space="preserve"> </w:t>
      </w:r>
      <w:r>
        <w:rPr>
          <w:b/>
        </w:rPr>
        <w:t xml:space="preserve"> </w:t>
      </w:r>
      <w:r w:rsidRPr="00444F82">
        <w:rPr>
          <w:b/>
        </w:rPr>
        <w:t xml:space="preserve"> Cms</w:t>
      </w:r>
      <w:r>
        <w:t>.</w:t>
      </w:r>
    </w:p>
    <w:p w:rsidR="00A76203" w:rsidRPr="005C3173" w:rsidRDefault="00A76203" w:rsidP="00A76203">
      <w:pPr>
        <w:rPr>
          <w:b/>
          <w:bCs/>
        </w:rPr>
      </w:pPr>
      <w:r>
        <w:t>CALIBRE:</w:t>
      </w:r>
      <w:r>
        <w:tab/>
      </w:r>
      <w:r>
        <w:tab/>
      </w:r>
      <w:r w:rsidR="000A4751">
        <w:rPr>
          <w:b/>
        </w:rPr>
        <w:t>2.5</w:t>
      </w:r>
      <w:r w:rsidRPr="005C3173">
        <w:rPr>
          <w:b/>
        </w:rPr>
        <w:t xml:space="preserve"> </w:t>
      </w:r>
      <w:r w:rsidRPr="005C3173">
        <w:rPr>
          <w:b/>
          <w:bCs/>
        </w:rPr>
        <w:t xml:space="preserve">  ”</w:t>
      </w:r>
    </w:p>
    <w:p w:rsidR="00A76203" w:rsidRDefault="00A76203" w:rsidP="00A76203">
      <w:r>
        <w:t>COLOR:</w:t>
      </w:r>
      <w:r>
        <w:tab/>
      </w:r>
      <w:r>
        <w:tab/>
        <w:t xml:space="preserve">BLANCO  </w:t>
      </w:r>
    </w:p>
    <w:p w:rsidR="00A76203" w:rsidRDefault="00A76203" w:rsidP="00A76203">
      <w:r>
        <w:t>TRATADO:</w:t>
      </w:r>
      <w:r>
        <w:tab/>
      </w:r>
      <w:r>
        <w:tab/>
        <w:t>1 cara</w:t>
      </w:r>
    </w:p>
    <w:p w:rsidR="00A76203" w:rsidRPr="00CA4A3B" w:rsidRDefault="00A76203" w:rsidP="00A76203">
      <w:pPr>
        <w:rPr>
          <w:b/>
        </w:rPr>
      </w:pPr>
      <w:r>
        <w:t>CANTIDAD:</w:t>
      </w:r>
      <w:r>
        <w:tab/>
      </w:r>
      <w:r>
        <w:tab/>
      </w:r>
      <w:r w:rsidR="00230758">
        <w:rPr>
          <w:b/>
        </w:rPr>
        <w:t>1</w:t>
      </w:r>
      <w:r>
        <w:rPr>
          <w:b/>
        </w:rPr>
        <w:t xml:space="preserve">90 </w:t>
      </w:r>
      <w:r>
        <w:t xml:space="preserve">   Kg</w:t>
      </w:r>
    </w:p>
    <w:p w:rsidR="00A76203" w:rsidRDefault="00A76203" w:rsidP="00A76203">
      <w:r>
        <w:t>REFERENCIA:</w:t>
      </w:r>
      <w:r>
        <w:tab/>
      </w:r>
      <w:r>
        <w:rPr>
          <w:b/>
        </w:rPr>
        <w:t>PIGMENTO  REGALO</w:t>
      </w:r>
    </w:p>
    <w:p w:rsidR="00A76203" w:rsidRDefault="00A76203" w:rsidP="00A76203">
      <w:r>
        <w:t>COLORES:</w:t>
      </w:r>
      <w:r>
        <w:tab/>
      </w:r>
      <w:r>
        <w:tab/>
        <w:t>5</w:t>
      </w:r>
    </w:p>
    <w:p w:rsidR="00A76203" w:rsidRDefault="00A76203" w:rsidP="00A76203">
      <w:r>
        <w:t>CARAS:</w:t>
      </w:r>
      <w:r>
        <w:tab/>
      </w:r>
      <w:r>
        <w:tab/>
        <w:t>2</w:t>
      </w:r>
    </w:p>
    <w:p w:rsidR="00A76203" w:rsidRDefault="00A76203" w:rsidP="00A76203">
      <w:r>
        <w:t>REPETICIÓN:</w:t>
      </w:r>
      <w:r>
        <w:tab/>
        <w:t>34</w:t>
      </w:r>
    </w:p>
    <w:p w:rsidR="00A76203" w:rsidRDefault="00A76203" w:rsidP="00A76203">
      <w:r>
        <w:t>RODILLO:</w:t>
      </w:r>
      <w:r>
        <w:tab/>
      </w:r>
      <w:r>
        <w:tab/>
        <w:t>34</w:t>
      </w:r>
    </w:p>
    <w:p w:rsidR="00A76203" w:rsidRDefault="00A76203" w:rsidP="00A76203">
      <w:r>
        <w:t>BOLSA:</w:t>
      </w:r>
      <w:r>
        <w:tab/>
      </w:r>
      <w:r>
        <w:tab/>
      </w:r>
      <w:r>
        <w:rPr>
          <w:b/>
        </w:rPr>
        <w:t xml:space="preserve">34  x  40 + 4  </w:t>
      </w:r>
      <w:r w:rsidRPr="003B158B">
        <w:rPr>
          <w:b/>
        </w:rPr>
        <w:t xml:space="preserve">  cms</w:t>
      </w:r>
      <w:r w:rsidR="00230758">
        <w:rPr>
          <w:b/>
        </w:rPr>
        <w:t xml:space="preserve">     TROQUEL  RIÑON</w:t>
      </w:r>
    </w:p>
    <w:p w:rsidR="00A76203" w:rsidRDefault="00A76203" w:rsidP="00A76203">
      <w:r>
        <w:t>SELLADO:</w:t>
      </w:r>
      <w:r>
        <w:tab/>
      </w:r>
      <w:r>
        <w:tab/>
        <w:t>Lateral</w:t>
      </w:r>
    </w:p>
    <w:p w:rsidR="00A76203" w:rsidRDefault="00A76203" w:rsidP="00A76203"/>
    <w:p w:rsidR="00A76203" w:rsidRDefault="00A76203" w:rsidP="00A76203"/>
    <w:p w:rsidR="00A76203" w:rsidRDefault="00A76203" w:rsidP="00A76203">
      <w:r>
        <w:rPr>
          <w:b/>
          <w:bCs/>
          <w:u w:val="single"/>
        </w:rPr>
        <w:t>NOTA:</w:t>
      </w:r>
      <w:r>
        <w:t xml:space="preserve">  * Los cyre</w:t>
      </w:r>
      <w:r w:rsidR="00CE10D3">
        <w:t>les  en  su planta.</w:t>
      </w:r>
    </w:p>
    <w:p w:rsidR="00A76203" w:rsidRDefault="00A76203" w:rsidP="00A76203">
      <w:pPr>
        <w:numPr>
          <w:ilvl w:val="0"/>
          <w:numId w:val="1"/>
        </w:numPr>
        <w:ind w:left="885"/>
      </w:pPr>
      <w:r>
        <w:t>Se aprueba impresión.</w:t>
      </w:r>
    </w:p>
    <w:p w:rsidR="00313B0C" w:rsidRDefault="00313B0C" w:rsidP="00A76203">
      <w:pPr>
        <w:numPr>
          <w:ilvl w:val="0"/>
          <w:numId w:val="1"/>
        </w:numPr>
        <w:ind w:left="885"/>
      </w:pPr>
      <w:r>
        <w:t>BIODEGRADABLE</w:t>
      </w:r>
    </w:p>
    <w:p w:rsidR="00A76203" w:rsidRPr="003910ED" w:rsidRDefault="00CE10D3" w:rsidP="00A76203">
      <w:pPr>
        <w:numPr>
          <w:ilvl w:val="0"/>
          <w:numId w:val="1"/>
        </w:numPr>
        <w:rPr>
          <w:b/>
          <w:u w:val="single"/>
        </w:rPr>
      </w:pPr>
      <w:r w:rsidRPr="003910ED">
        <w:rPr>
          <w:b/>
          <w:u w:val="single"/>
        </w:rPr>
        <w:t>CAMBIA EL CENTRO DE LA IMPRESION</w:t>
      </w:r>
    </w:p>
    <w:p w:rsidR="00A76203" w:rsidRDefault="00A76203" w:rsidP="00A76203"/>
    <w:p w:rsidR="00A76203" w:rsidRPr="0098114D" w:rsidRDefault="00A76203" w:rsidP="00A76203">
      <w:pPr>
        <w:rPr>
          <w:b/>
          <w:u w:val="single"/>
        </w:rPr>
      </w:pPr>
    </w:p>
    <w:p w:rsidR="00A76203" w:rsidRDefault="00A76203" w:rsidP="00A76203">
      <w:r>
        <w:t>Agradezco la atención y colaboración prestada.</w:t>
      </w:r>
    </w:p>
    <w:p w:rsidR="00A76203" w:rsidRDefault="00A76203" w:rsidP="00A76203"/>
    <w:p w:rsidR="00A76203" w:rsidRDefault="00A76203" w:rsidP="00A76203">
      <w:r>
        <w:t>Cordialmente,</w:t>
      </w:r>
    </w:p>
    <w:p w:rsidR="00A76203" w:rsidRDefault="00A76203" w:rsidP="00A76203"/>
    <w:p w:rsidR="00A76203" w:rsidRPr="008D4091" w:rsidRDefault="00A76203" w:rsidP="00A76203">
      <w:pPr>
        <w:rPr>
          <w:b/>
        </w:rPr>
      </w:pPr>
    </w:p>
    <w:p w:rsidR="00A76203" w:rsidRDefault="00A76203" w:rsidP="00A76203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A76203" w:rsidRDefault="00A76203" w:rsidP="00A76203">
      <w:r>
        <w:t>Director.</w:t>
      </w:r>
    </w:p>
    <w:p w:rsidR="00A76203" w:rsidRDefault="00A76203" w:rsidP="00A76203">
      <w:pPr>
        <w:rPr>
          <w:b/>
        </w:rPr>
      </w:pPr>
    </w:p>
    <w:p w:rsidR="00A76203" w:rsidRDefault="00A76203" w:rsidP="00F47D70"/>
    <w:p w:rsidR="000A4751" w:rsidRDefault="000A4751" w:rsidP="00F47D70"/>
    <w:p w:rsidR="000A4751" w:rsidRDefault="000A4751" w:rsidP="00F47D70"/>
    <w:p w:rsidR="000A4751" w:rsidRDefault="000A4751" w:rsidP="00F47D70"/>
    <w:p w:rsidR="000A4751" w:rsidRDefault="000A4751" w:rsidP="000A4751">
      <w:pPr>
        <w:rPr>
          <w:b/>
        </w:rPr>
      </w:pPr>
    </w:p>
    <w:p w:rsidR="000A4751" w:rsidRDefault="000A4751" w:rsidP="000A4751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0A4751" w:rsidRDefault="000A4751" w:rsidP="000A4751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NIT: 811.040.799-9</w:t>
      </w:r>
    </w:p>
    <w:p w:rsidR="000A4751" w:rsidRDefault="000A4751" w:rsidP="000A4751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0A4751" w:rsidRDefault="000A4751" w:rsidP="000A4751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0A4751" w:rsidRDefault="000A4751" w:rsidP="000A4751">
      <w:pPr>
        <w:rPr>
          <w:b/>
          <w:bCs/>
        </w:rPr>
      </w:pPr>
    </w:p>
    <w:p w:rsidR="000A4751" w:rsidRDefault="000A4751" w:rsidP="000A4751">
      <w:pPr>
        <w:pStyle w:val="Ttulo1"/>
      </w:pPr>
      <w:r>
        <w:t>ORDEN  DE TRABAJO     N°      08348</w:t>
      </w:r>
    </w:p>
    <w:p w:rsidR="000A4751" w:rsidRDefault="000A4751" w:rsidP="000A4751"/>
    <w:p w:rsidR="000A4751" w:rsidRDefault="000A4751" w:rsidP="000A4751">
      <w:r>
        <w:t>FECHA:</w:t>
      </w:r>
      <w:r>
        <w:tab/>
        <w:t>Medellín,  Mayo  13    de  2011</w:t>
      </w:r>
    </w:p>
    <w:p w:rsidR="000A4751" w:rsidRDefault="000A4751" w:rsidP="000A4751">
      <w:r>
        <w:t>PARA:</w:t>
      </w:r>
      <w:r>
        <w:tab/>
      </w:r>
      <w:r>
        <w:tab/>
        <w:t>PLÁSTICOS   DARMA</w:t>
      </w:r>
    </w:p>
    <w:p w:rsidR="000A4751" w:rsidRDefault="000A4751" w:rsidP="000A4751">
      <w:r>
        <w:t>ATENCIÓN:</w:t>
      </w:r>
      <w:r>
        <w:tab/>
        <w:t>Sr. Darío Jaramillo</w:t>
      </w:r>
    </w:p>
    <w:p w:rsidR="000A4751" w:rsidRDefault="000A4751" w:rsidP="000A4751">
      <w:r>
        <w:tab/>
      </w:r>
      <w:r>
        <w:tab/>
        <w:t>Gerente.</w:t>
      </w:r>
    </w:p>
    <w:p w:rsidR="000A4751" w:rsidRDefault="000A4751" w:rsidP="000A4751"/>
    <w:p w:rsidR="000A4751" w:rsidRDefault="000A4751" w:rsidP="000A4751">
      <w:r>
        <w:t>Apreciado Don Darío  :</w:t>
      </w:r>
    </w:p>
    <w:p w:rsidR="000A4751" w:rsidRDefault="000A4751" w:rsidP="000A4751"/>
    <w:p w:rsidR="000A4751" w:rsidRDefault="000A4751" w:rsidP="000A4751">
      <w:r>
        <w:t>Con la presente estamos solicitando el siguiente servicio de  IMPRESIÓN   :</w:t>
      </w:r>
    </w:p>
    <w:p w:rsidR="000A4751" w:rsidRDefault="000A4751" w:rsidP="000A4751"/>
    <w:p w:rsidR="000A4751" w:rsidRDefault="000A4751" w:rsidP="000A4751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0A4751" w:rsidRDefault="000A4751" w:rsidP="000A4751">
      <w:r>
        <w:t xml:space="preserve">MATERIAL   :           Polipropileno  LAMINA  </w:t>
      </w:r>
      <w:r w:rsidRPr="00086293">
        <w:rPr>
          <w:b/>
        </w:rPr>
        <w:t xml:space="preserve"> </w:t>
      </w:r>
      <w:r>
        <w:rPr>
          <w:b/>
        </w:rPr>
        <w:t xml:space="preserve"> 45 </w:t>
      </w:r>
      <w:r w:rsidRPr="00086293">
        <w:rPr>
          <w:b/>
        </w:rPr>
        <w:t xml:space="preserve">   cms</w:t>
      </w:r>
    </w:p>
    <w:p w:rsidR="000A4751" w:rsidRDefault="000A4751" w:rsidP="000A4751">
      <w:r>
        <w:t xml:space="preserve">CLIBRE      :               </w:t>
      </w:r>
      <w:r>
        <w:rPr>
          <w:b/>
        </w:rPr>
        <w:t>1.4</w:t>
      </w:r>
      <w:r w:rsidRPr="00612C78">
        <w:rPr>
          <w:b/>
        </w:rPr>
        <w:t xml:space="preserve">  ”</w:t>
      </w:r>
    </w:p>
    <w:p w:rsidR="000A4751" w:rsidRDefault="000A4751" w:rsidP="000A4751">
      <w:r>
        <w:t>REFERENCIA:</w:t>
      </w:r>
      <w:r>
        <w:tab/>
      </w:r>
      <w:r w:rsidRPr="00F23B26">
        <w:rPr>
          <w:b/>
        </w:rPr>
        <w:t>NEUTRO</w:t>
      </w:r>
    </w:p>
    <w:p w:rsidR="000A4751" w:rsidRDefault="000A4751" w:rsidP="000A4751">
      <w:r>
        <w:t xml:space="preserve">CANTIDAD    :         </w:t>
      </w:r>
      <w:r>
        <w:rPr>
          <w:b/>
        </w:rPr>
        <w:t>80</w:t>
      </w:r>
      <w:r w:rsidRPr="00612C78">
        <w:rPr>
          <w:b/>
        </w:rPr>
        <w:t xml:space="preserve">   Kg</w:t>
      </w:r>
    </w:p>
    <w:p w:rsidR="000A4751" w:rsidRDefault="000A4751" w:rsidP="000A4751">
      <w:r>
        <w:t>COLORES:</w:t>
      </w:r>
      <w:r>
        <w:tab/>
      </w:r>
      <w:r>
        <w:tab/>
        <w:t>2  (   Según Muestra  )</w:t>
      </w:r>
    </w:p>
    <w:p w:rsidR="000A4751" w:rsidRDefault="000A4751" w:rsidP="000A4751">
      <w:r>
        <w:t>CARAS:</w:t>
      </w:r>
      <w:r>
        <w:tab/>
      </w:r>
      <w:r>
        <w:tab/>
        <w:t>2  ( 2x1 – 2x1  )</w:t>
      </w:r>
    </w:p>
    <w:p w:rsidR="000A4751" w:rsidRDefault="000A4751" w:rsidP="000A4751">
      <w:r>
        <w:t>REPETICIÓN:</w:t>
      </w:r>
      <w:r>
        <w:tab/>
        <w:t>27.5   cms</w:t>
      </w:r>
    </w:p>
    <w:p w:rsidR="000A4751" w:rsidRPr="00D05CA7" w:rsidRDefault="000A4751" w:rsidP="000A4751">
      <w:pPr>
        <w:rPr>
          <w:b/>
        </w:rPr>
      </w:pPr>
      <w:r>
        <w:t>RODILLO:</w:t>
      </w:r>
      <w:r>
        <w:tab/>
      </w:r>
      <w:r>
        <w:tab/>
      </w:r>
      <w:r>
        <w:rPr>
          <w:b/>
        </w:rPr>
        <w:t>56</w:t>
      </w:r>
    </w:p>
    <w:p w:rsidR="000A4751" w:rsidRDefault="000A4751" w:rsidP="000A4751">
      <w:r>
        <w:t>SELLADO:</w:t>
      </w:r>
      <w:r>
        <w:tab/>
      </w:r>
      <w:r>
        <w:tab/>
        <w:t xml:space="preserve">27.5 </w:t>
      </w:r>
      <w:r>
        <w:rPr>
          <w:b/>
        </w:rPr>
        <w:t xml:space="preserve"> X  20 + 5</w:t>
      </w:r>
      <w:r w:rsidRPr="00844F83">
        <w:rPr>
          <w:b/>
        </w:rPr>
        <w:t xml:space="preserve">   cm</w:t>
      </w:r>
      <w:r>
        <w:t xml:space="preserve">   ( Solapa  Interna   Pegada   Lateral  )</w:t>
      </w:r>
    </w:p>
    <w:p w:rsidR="000A4751" w:rsidRDefault="000A4751" w:rsidP="000A4751">
      <w:r>
        <w:t xml:space="preserve"> </w:t>
      </w:r>
    </w:p>
    <w:p w:rsidR="000A4751" w:rsidRDefault="000A4751" w:rsidP="000A4751"/>
    <w:p w:rsidR="000A4751" w:rsidRPr="008861B9" w:rsidRDefault="000A4751" w:rsidP="000A4751">
      <w:pPr>
        <w:rPr>
          <w:b/>
        </w:rPr>
      </w:pPr>
      <w:r>
        <w:rPr>
          <w:b/>
          <w:bCs/>
          <w:u w:val="single"/>
        </w:rPr>
        <w:t>NOTA:</w:t>
      </w:r>
      <w:r>
        <w:t xml:space="preserve">  * Los cyreles   los envía GRAFIFLEX</w:t>
      </w:r>
    </w:p>
    <w:p w:rsidR="000A4751" w:rsidRPr="00D04067" w:rsidRDefault="000A4751" w:rsidP="000A4751">
      <w:pPr>
        <w:numPr>
          <w:ilvl w:val="0"/>
          <w:numId w:val="1"/>
        </w:numPr>
        <w:rPr>
          <w:u w:val="single"/>
        </w:rPr>
      </w:pPr>
      <w:r>
        <w:t>Se anexa arte para alturas y colores</w:t>
      </w:r>
    </w:p>
    <w:p w:rsidR="000A4751" w:rsidRDefault="000A4751" w:rsidP="000A4751">
      <w:pPr>
        <w:numPr>
          <w:ilvl w:val="0"/>
          <w:numId w:val="1"/>
        </w:numPr>
        <w:rPr>
          <w:b/>
          <w:u w:val="single"/>
        </w:rPr>
      </w:pPr>
      <w:r w:rsidRPr="00896A27">
        <w:rPr>
          <w:b/>
          <w:u w:val="single"/>
        </w:rPr>
        <w:t xml:space="preserve">SE APRUEBA </w:t>
      </w:r>
      <w:r>
        <w:rPr>
          <w:b/>
          <w:u w:val="single"/>
        </w:rPr>
        <w:t>IMPRESIÓN</w:t>
      </w:r>
    </w:p>
    <w:p w:rsidR="000A4751" w:rsidRPr="00896A27" w:rsidRDefault="000A4751" w:rsidP="000A4751">
      <w:pPr>
        <w:numPr>
          <w:ilvl w:val="0"/>
          <w:numId w:val="1"/>
        </w:numPr>
        <w:rPr>
          <w:b/>
          <w:u w:val="single"/>
        </w:rPr>
      </w:pPr>
      <w:r>
        <w:rPr>
          <w:b/>
          <w:u w:val="single"/>
        </w:rPr>
        <w:t>DISEÑO  NUEVO</w:t>
      </w:r>
    </w:p>
    <w:p w:rsidR="000A4751" w:rsidRDefault="000A4751" w:rsidP="000A4751"/>
    <w:p w:rsidR="000A4751" w:rsidRDefault="000A4751" w:rsidP="000A4751"/>
    <w:p w:rsidR="000A4751" w:rsidRDefault="000A4751" w:rsidP="000A4751"/>
    <w:p w:rsidR="000A4751" w:rsidRDefault="000A4751" w:rsidP="000A4751">
      <w:r>
        <w:t>Agradezco la atención y colaboración prestada.</w:t>
      </w:r>
    </w:p>
    <w:p w:rsidR="000A4751" w:rsidRDefault="000A4751" w:rsidP="000A4751"/>
    <w:p w:rsidR="000A4751" w:rsidRDefault="000A4751" w:rsidP="000A4751"/>
    <w:p w:rsidR="000A4751" w:rsidRDefault="000A4751" w:rsidP="000A4751"/>
    <w:p w:rsidR="000A4751" w:rsidRDefault="000A4751" w:rsidP="000A4751">
      <w:r>
        <w:t>Cordialmente</w:t>
      </w:r>
    </w:p>
    <w:p w:rsidR="000A4751" w:rsidRDefault="000A4751" w:rsidP="000A4751"/>
    <w:p w:rsidR="000A4751" w:rsidRDefault="000A4751" w:rsidP="000A4751"/>
    <w:p w:rsidR="000A4751" w:rsidRDefault="000A4751" w:rsidP="000A4751">
      <w:r>
        <w:t>RICARDO CASAS ZAPATA</w:t>
      </w:r>
    </w:p>
    <w:p w:rsidR="000A4751" w:rsidRDefault="000A4751" w:rsidP="000A4751">
      <w:r>
        <w:t>Gerente</w:t>
      </w:r>
    </w:p>
    <w:p w:rsidR="000A4751" w:rsidRDefault="000A4751" w:rsidP="000A4751">
      <w:pPr>
        <w:rPr>
          <w:b/>
        </w:rPr>
      </w:pPr>
    </w:p>
    <w:p w:rsidR="000A4751" w:rsidRDefault="000A4751" w:rsidP="00F47D70"/>
    <w:p w:rsidR="006571F4" w:rsidRDefault="006571F4" w:rsidP="00F47D70"/>
    <w:p w:rsidR="006571F4" w:rsidRDefault="006571F4" w:rsidP="00F47D70"/>
    <w:p w:rsidR="006571F4" w:rsidRDefault="006571F4" w:rsidP="00F47D70"/>
    <w:p w:rsidR="006571F4" w:rsidRDefault="006571F4" w:rsidP="00F47D70"/>
    <w:p w:rsidR="00656135" w:rsidRDefault="00656135" w:rsidP="00F47D70"/>
    <w:p w:rsidR="00656135" w:rsidRDefault="00656135" w:rsidP="00F47D70"/>
    <w:p w:rsidR="006571F4" w:rsidRDefault="006571F4" w:rsidP="006571F4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6571F4" w:rsidRDefault="006571F4" w:rsidP="006571F4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6571F4" w:rsidRDefault="006571F4" w:rsidP="006571F4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6571F4" w:rsidRDefault="006571F4" w:rsidP="006571F4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6571F4" w:rsidRDefault="006571F4" w:rsidP="006571F4"/>
    <w:p w:rsidR="006571F4" w:rsidRDefault="006571F4" w:rsidP="006571F4">
      <w:pPr>
        <w:pStyle w:val="Ttulo1"/>
      </w:pPr>
      <w:r>
        <w:t>ORDEN DE TRABAJO   N°      07781</w:t>
      </w:r>
    </w:p>
    <w:p w:rsidR="006571F4" w:rsidRDefault="006571F4" w:rsidP="006571F4"/>
    <w:p w:rsidR="006571F4" w:rsidRDefault="006571F4" w:rsidP="006571F4">
      <w:r>
        <w:t>FECHA:</w:t>
      </w:r>
      <w:r>
        <w:tab/>
        <w:t>Medellín, Mayo  13    de   2011</w:t>
      </w:r>
    </w:p>
    <w:p w:rsidR="006571F4" w:rsidRDefault="006571F4" w:rsidP="006571F4">
      <w:r>
        <w:t>PARA:</w:t>
      </w:r>
      <w:r>
        <w:tab/>
      </w:r>
      <w:r>
        <w:tab/>
        <w:t>PLÁSTICOS   DARMA</w:t>
      </w:r>
    </w:p>
    <w:p w:rsidR="006571F4" w:rsidRDefault="006571F4" w:rsidP="006571F4">
      <w:r>
        <w:t>ATENCIÓN:</w:t>
      </w:r>
      <w:r>
        <w:tab/>
        <w:t>Sr. DARIO JARAMILLO</w:t>
      </w:r>
    </w:p>
    <w:p w:rsidR="006571F4" w:rsidRDefault="006571F4" w:rsidP="006571F4"/>
    <w:p w:rsidR="006571F4" w:rsidRDefault="006571F4" w:rsidP="006571F4">
      <w:r>
        <w:t>Apreciado Dn DARIO:</w:t>
      </w:r>
    </w:p>
    <w:p w:rsidR="006571F4" w:rsidRDefault="006571F4" w:rsidP="006571F4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6571F4" w:rsidRDefault="006571F4" w:rsidP="006571F4"/>
    <w:p w:rsidR="006571F4" w:rsidRDefault="006571F4" w:rsidP="006571F4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6571F4" w:rsidRDefault="006571F4" w:rsidP="006571F4"/>
    <w:p w:rsidR="006571F4" w:rsidRDefault="006571F4" w:rsidP="006571F4">
      <w:r>
        <w:t>MATERIAL :</w:t>
      </w:r>
      <w:r>
        <w:tab/>
      </w:r>
      <w:r>
        <w:tab/>
        <w:t>Polietileno de Baja  densidad   Blanco  Tubular</w:t>
      </w:r>
    </w:p>
    <w:p w:rsidR="006571F4" w:rsidRDefault="006571F4" w:rsidP="006571F4">
      <w:r>
        <w:t>MEDIDA:</w:t>
      </w:r>
      <w:r>
        <w:tab/>
      </w:r>
      <w:r>
        <w:tab/>
      </w:r>
      <w:r w:rsidRPr="008D3CB8">
        <w:rPr>
          <w:b/>
        </w:rPr>
        <w:t>30</w:t>
      </w:r>
      <w:r>
        <w:t xml:space="preserve">   cms   </w:t>
      </w:r>
    </w:p>
    <w:p w:rsidR="006571F4" w:rsidRDefault="006571F4" w:rsidP="006571F4">
      <w:r>
        <w:t>CALIBRE :</w:t>
      </w:r>
      <w:r>
        <w:tab/>
      </w:r>
      <w:r>
        <w:tab/>
      </w:r>
      <w:r w:rsidRPr="008D3CB8">
        <w:rPr>
          <w:b/>
        </w:rPr>
        <w:t>4.8</w:t>
      </w:r>
      <w:r>
        <w:t xml:space="preserve">   “</w:t>
      </w:r>
    </w:p>
    <w:p w:rsidR="006571F4" w:rsidRDefault="006571F4" w:rsidP="006571F4">
      <w:r>
        <w:t>COLOR :</w:t>
      </w:r>
      <w:r>
        <w:tab/>
      </w:r>
      <w:r>
        <w:tab/>
        <w:t>Blanco</w:t>
      </w:r>
    </w:p>
    <w:p w:rsidR="006571F4" w:rsidRPr="0007721A" w:rsidRDefault="006571F4" w:rsidP="006571F4">
      <w:r>
        <w:t xml:space="preserve">TRATADO : </w:t>
      </w:r>
      <w:r>
        <w:tab/>
      </w:r>
      <w:r>
        <w:tab/>
        <w:t>1  cara</w:t>
      </w:r>
    </w:p>
    <w:p w:rsidR="006571F4" w:rsidRDefault="006571F4" w:rsidP="006571F4">
      <w:r>
        <w:t xml:space="preserve">CANTIDAD : </w:t>
      </w:r>
      <w:r>
        <w:tab/>
      </w:r>
      <w:r>
        <w:rPr>
          <w:b/>
        </w:rPr>
        <w:t>28</w:t>
      </w:r>
      <w:r w:rsidRPr="001C4A3E">
        <w:rPr>
          <w:b/>
        </w:rPr>
        <w:t>0</w:t>
      </w:r>
      <w:r>
        <w:t xml:space="preserve">    kg</w:t>
      </w:r>
    </w:p>
    <w:p w:rsidR="006571F4" w:rsidRDefault="006571F4" w:rsidP="006571F4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>2 ( Según muestra  )  ( Azul – Azul )</w:t>
      </w:r>
    </w:p>
    <w:p w:rsidR="006571F4" w:rsidRDefault="006571F4" w:rsidP="006571F4">
      <w:r>
        <w:t xml:space="preserve">CARAS : </w:t>
      </w:r>
      <w:r>
        <w:tab/>
      </w:r>
      <w:r>
        <w:tab/>
        <w:t>2  ( 2  x  1  )</w:t>
      </w:r>
    </w:p>
    <w:p w:rsidR="006571F4" w:rsidRDefault="006571F4" w:rsidP="006571F4">
      <w:r>
        <w:t xml:space="preserve">REPETICIÓN : </w:t>
      </w:r>
      <w:r>
        <w:tab/>
        <w:t>40   cms</w:t>
      </w:r>
    </w:p>
    <w:p w:rsidR="006571F4" w:rsidRDefault="006571F4" w:rsidP="006571F4">
      <w:r>
        <w:t>RODILLO :</w:t>
      </w:r>
      <w:r>
        <w:tab/>
      </w:r>
      <w:r>
        <w:tab/>
        <w:t>40</w:t>
      </w:r>
    </w:p>
    <w:p w:rsidR="006571F4" w:rsidRDefault="006571F4" w:rsidP="006571F4">
      <w:r>
        <w:t>BOLSA  :</w:t>
      </w:r>
      <w:r>
        <w:tab/>
      </w:r>
      <w:r>
        <w:tab/>
      </w:r>
      <w:r w:rsidRPr="00336CAC">
        <w:rPr>
          <w:b/>
        </w:rPr>
        <w:t>30  x  40   cm</w:t>
      </w:r>
      <w:r>
        <w:t xml:space="preserve">    </w:t>
      </w:r>
    </w:p>
    <w:p w:rsidR="006571F4" w:rsidRDefault="006571F4" w:rsidP="006571F4">
      <w:r>
        <w:t>SELLADO .</w:t>
      </w:r>
      <w:r>
        <w:tab/>
      </w:r>
      <w:r>
        <w:tab/>
        <w:t xml:space="preserve">Fondo  Tipo  Servo </w:t>
      </w:r>
    </w:p>
    <w:p w:rsidR="006571F4" w:rsidRDefault="006571F4" w:rsidP="006571F4">
      <w:r>
        <w:t>REFERENCIA :</w:t>
      </w:r>
      <w:r>
        <w:tab/>
      </w:r>
      <w:r w:rsidRPr="00F553FA">
        <w:rPr>
          <w:b/>
        </w:rPr>
        <w:t>TECNAS   5  KILOS</w:t>
      </w:r>
    </w:p>
    <w:p w:rsidR="006571F4" w:rsidRDefault="006571F4" w:rsidP="006571F4"/>
    <w:p w:rsidR="006571F4" w:rsidRDefault="006571F4" w:rsidP="006571F4"/>
    <w:p w:rsidR="006571F4" w:rsidRDefault="006571F4" w:rsidP="006571F4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 w:rsidRPr="00F553FA">
        <w:rPr>
          <w:bCs/>
        </w:rPr>
        <w:t>Cyreles en su planta</w:t>
      </w:r>
      <w:r>
        <w:rPr>
          <w:b/>
          <w:bCs/>
        </w:rPr>
        <w:t>.</w:t>
      </w:r>
    </w:p>
    <w:p w:rsidR="006571F4" w:rsidRDefault="006571F4" w:rsidP="006571F4">
      <w:r>
        <w:t xml:space="preserve">                   -   Anexo muestra física para   alturas y Tonos.</w:t>
      </w:r>
    </w:p>
    <w:p w:rsidR="006571F4" w:rsidRDefault="006571F4" w:rsidP="006571F4">
      <w:r>
        <w:tab/>
        <w:t xml:space="preserve">        -  No colocar pie de Imprenta.</w:t>
      </w:r>
    </w:p>
    <w:p w:rsidR="006571F4" w:rsidRDefault="006571F4" w:rsidP="006571F4">
      <w:pPr>
        <w:rPr>
          <w:b/>
          <w:u w:val="single"/>
        </w:rPr>
      </w:pPr>
      <w:r>
        <w:tab/>
        <w:t xml:space="preserve">        </w:t>
      </w:r>
      <w:r w:rsidRPr="00F553FA">
        <w:rPr>
          <w:b/>
        </w:rPr>
        <w:t xml:space="preserve">-   </w:t>
      </w:r>
      <w:r w:rsidRPr="00F553FA">
        <w:rPr>
          <w:b/>
          <w:u w:val="single"/>
        </w:rPr>
        <w:t>Utilizar tinta especial</w:t>
      </w:r>
      <w:r>
        <w:rPr>
          <w:b/>
          <w:u w:val="single"/>
        </w:rPr>
        <w:t xml:space="preserve">    </w:t>
      </w:r>
    </w:p>
    <w:p w:rsidR="006571F4" w:rsidRDefault="006571F4" w:rsidP="006571F4">
      <w:pPr>
        <w:rPr>
          <w:b/>
        </w:rPr>
      </w:pP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6571F4" w:rsidRPr="0066704D" w:rsidRDefault="006571F4" w:rsidP="006571F4">
      <w:pPr>
        <w:rPr>
          <w:b/>
          <w:u w:val="single"/>
        </w:rPr>
      </w:pPr>
      <w:r>
        <w:rPr>
          <w:b/>
        </w:rPr>
        <w:tab/>
        <w:t xml:space="preserve">        -  EL MATERIAL LO ENVIA  P.U .</w:t>
      </w:r>
    </w:p>
    <w:p w:rsidR="006571F4" w:rsidRPr="0066704D" w:rsidRDefault="006571F4" w:rsidP="006571F4">
      <w:pPr>
        <w:rPr>
          <w:b/>
        </w:rPr>
      </w:pPr>
    </w:p>
    <w:p w:rsidR="006571F4" w:rsidRDefault="006571F4" w:rsidP="006571F4">
      <w:r>
        <w:tab/>
      </w:r>
      <w:r>
        <w:tab/>
      </w:r>
    </w:p>
    <w:p w:rsidR="006571F4" w:rsidRDefault="006571F4" w:rsidP="006571F4">
      <w:r>
        <w:t>Agradezco la atención y colaboración prestada.</w:t>
      </w:r>
    </w:p>
    <w:p w:rsidR="006571F4" w:rsidRDefault="006571F4" w:rsidP="006571F4"/>
    <w:p w:rsidR="006571F4" w:rsidRDefault="006571F4" w:rsidP="006571F4"/>
    <w:p w:rsidR="006571F4" w:rsidRDefault="006571F4" w:rsidP="006571F4"/>
    <w:p w:rsidR="006571F4" w:rsidRDefault="006571F4" w:rsidP="006571F4">
      <w:r>
        <w:t>Cordialmente</w:t>
      </w:r>
    </w:p>
    <w:p w:rsidR="006571F4" w:rsidRDefault="006571F4" w:rsidP="006571F4"/>
    <w:p w:rsidR="006571F4" w:rsidRDefault="006571F4" w:rsidP="006571F4"/>
    <w:p w:rsidR="006571F4" w:rsidRDefault="006571F4" w:rsidP="006571F4">
      <w:r>
        <w:t>RICARDO CASAS ZAPATA</w:t>
      </w:r>
    </w:p>
    <w:p w:rsidR="006571F4" w:rsidRDefault="006571F4" w:rsidP="006571F4">
      <w:r>
        <w:t>Director.</w:t>
      </w:r>
    </w:p>
    <w:p w:rsidR="006571F4" w:rsidRDefault="006571F4" w:rsidP="00F47D70"/>
    <w:p w:rsidR="005E1834" w:rsidRDefault="005E1834" w:rsidP="00F47D70"/>
    <w:p w:rsidR="005E1834" w:rsidRDefault="005E1834" w:rsidP="00F47D70"/>
    <w:p w:rsidR="005E1834" w:rsidRDefault="005E1834" w:rsidP="005E1834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5E1834" w:rsidRDefault="005E1834" w:rsidP="005E1834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5E1834" w:rsidRDefault="005E1834" w:rsidP="005E1834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5E1834" w:rsidRDefault="005E1834" w:rsidP="005E1834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5E1834" w:rsidRDefault="005E1834" w:rsidP="005E1834">
      <w:pPr>
        <w:rPr>
          <w:b/>
          <w:bCs/>
        </w:rPr>
      </w:pPr>
    </w:p>
    <w:p w:rsidR="005E1834" w:rsidRDefault="005E1834" w:rsidP="005E1834">
      <w:pPr>
        <w:pStyle w:val="Ttulo1"/>
      </w:pPr>
      <w:r>
        <w:t>ORDEN DE TRABAJO    N°      07780</w:t>
      </w:r>
    </w:p>
    <w:p w:rsidR="005E1834" w:rsidRDefault="005E1834" w:rsidP="005E1834"/>
    <w:p w:rsidR="005E1834" w:rsidRDefault="005E1834" w:rsidP="005E1834">
      <w:r>
        <w:t>FECHA:</w:t>
      </w:r>
      <w:r>
        <w:tab/>
        <w:t>Medellín,  Mayo   13  de  2011</w:t>
      </w:r>
    </w:p>
    <w:p w:rsidR="005E1834" w:rsidRDefault="005E1834" w:rsidP="005E1834">
      <w:r>
        <w:t>PARA:</w:t>
      </w:r>
      <w:r>
        <w:tab/>
      </w:r>
      <w:r>
        <w:tab/>
        <w:t>PLÁSTICOS DARMA</w:t>
      </w:r>
    </w:p>
    <w:p w:rsidR="005E1834" w:rsidRDefault="005E1834" w:rsidP="005E1834">
      <w:r>
        <w:t>ATENCIÓN:</w:t>
      </w:r>
      <w:r>
        <w:tab/>
        <w:t>Sr. Darío Jaramillo</w:t>
      </w:r>
    </w:p>
    <w:p w:rsidR="005E1834" w:rsidRDefault="005E1834" w:rsidP="005E1834">
      <w:r>
        <w:tab/>
      </w:r>
      <w:r>
        <w:tab/>
        <w:t>Gerente.</w:t>
      </w:r>
    </w:p>
    <w:p w:rsidR="005E1834" w:rsidRDefault="005E1834" w:rsidP="005E1834"/>
    <w:p w:rsidR="005E1834" w:rsidRDefault="005E1834" w:rsidP="005E1834">
      <w:r>
        <w:t>Apreciado Don Darío:</w:t>
      </w:r>
    </w:p>
    <w:p w:rsidR="005E1834" w:rsidRDefault="005E1834" w:rsidP="005E1834"/>
    <w:p w:rsidR="005E1834" w:rsidRDefault="005E1834" w:rsidP="005E1834">
      <w:r>
        <w:t>Con la presente estamos solicitando el siguiente servicio de  IMPRESION:</w:t>
      </w:r>
    </w:p>
    <w:p w:rsidR="005E1834" w:rsidRDefault="005E1834" w:rsidP="005E1834"/>
    <w:p w:rsidR="005E1834" w:rsidRDefault="005E1834" w:rsidP="005E1834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5E1834" w:rsidRDefault="005E1834" w:rsidP="005E1834">
      <w:pPr>
        <w:rPr>
          <w:b/>
        </w:rPr>
      </w:pPr>
      <w:r>
        <w:t xml:space="preserve">MATERIAL   :           Polipropileno Tubular de    </w:t>
      </w:r>
      <w:r>
        <w:rPr>
          <w:b/>
        </w:rPr>
        <w:t>45  cms</w:t>
      </w:r>
    </w:p>
    <w:p w:rsidR="005E1834" w:rsidRDefault="005E1834" w:rsidP="005E1834">
      <w:r>
        <w:t>CLIBRE      :               1.4 ”</w:t>
      </w:r>
    </w:p>
    <w:p w:rsidR="005E1834" w:rsidRDefault="005E1834" w:rsidP="005E1834">
      <w:r>
        <w:t>REFERENCIA:</w:t>
      </w:r>
      <w:r>
        <w:tab/>
      </w:r>
      <w:r>
        <w:rPr>
          <w:b/>
        </w:rPr>
        <w:t>PAN  TAJADO   TULIPAN</w:t>
      </w:r>
    </w:p>
    <w:p w:rsidR="005E1834" w:rsidRDefault="005E1834" w:rsidP="005E1834">
      <w:r>
        <w:t>CANTIDAD    :          100    Kg</w:t>
      </w:r>
    </w:p>
    <w:p w:rsidR="005E1834" w:rsidRDefault="005E1834" w:rsidP="005E1834">
      <w:r>
        <w:t>COLORES:</w:t>
      </w:r>
      <w:r>
        <w:tab/>
      </w:r>
      <w:r>
        <w:tab/>
        <w:t xml:space="preserve">3 </w:t>
      </w:r>
    </w:p>
    <w:p w:rsidR="005E1834" w:rsidRDefault="005E1834" w:rsidP="005E1834">
      <w:r>
        <w:t>CARAS:</w:t>
      </w:r>
      <w:r>
        <w:tab/>
      </w:r>
      <w:r>
        <w:tab/>
        <w:t>2</w:t>
      </w:r>
    </w:p>
    <w:p w:rsidR="005E1834" w:rsidRDefault="005E1834" w:rsidP="005E1834">
      <w:r>
        <w:t>REPETICIÓN:</w:t>
      </w:r>
      <w:r>
        <w:tab/>
        <w:t>20</w:t>
      </w:r>
    </w:p>
    <w:p w:rsidR="005E1834" w:rsidRDefault="005E1834" w:rsidP="005E1834">
      <w:r>
        <w:t>RODILLO:</w:t>
      </w:r>
      <w:r>
        <w:tab/>
      </w:r>
      <w:r>
        <w:tab/>
        <w:t>40</w:t>
      </w:r>
    </w:p>
    <w:p w:rsidR="005E1834" w:rsidRDefault="005E1834" w:rsidP="005E1834">
      <w:r>
        <w:t>BOLSA:</w:t>
      </w:r>
      <w:r>
        <w:tab/>
      </w:r>
      <w:r>
        <w:tab/>
        <w:t xml:space="preserve">20  x 41  +  4  cms  FF </w:t>
      </w:r>
    </w:p>
    <w:p w:rsidR="005E1834" w:rsidRDefault="005E1834" w:rsidP="005E1834">
      <w:r>
        <w:t>SELLADO:</w:t>
      </w:r>
      <w:r>
        <w:tab/>
      </w:r>
      <w:r>
        <w:tab/>
        <w:t>Para selle lateral.</w:t>
      </w:r>
    </w:p>
    <w:p w:rsidR="005E1834" w:rsidRDefault="005E1834" w:rsidP="005E1834"/>
    <w:p w:rsidR="005E1834" w:rsidRDefault="005E1834" w:rsidP="005E1834"/>
    <w:p w:rsidR="005E1834" w:rsidRDefault="005E1834" w:rsidP="005E1834">
      <w:r>
        <w:rPr>
          <w:b/>
          <w:bCs/>
          <w:u w:val="single"/>
        </w:rPr>
        <w:t>NOTA:</w:t>
      </w:r>
      <w:r>
        <w:t xml:space="preserve">  * Los cyreles se encuentran en su planta</w:t>
      </w:r>
    </w:p>
    <w:p w:rsidR="005E1834" w:rsidRDefault="005E1834" w:rsidP="005E1834">
      <w:pPr>
        <w:numPr>
          <w:ilvl w:val="0"/>
          <w:numId w:val="17"/>
        </w:numPr>
      </w:pPr>
      <w:r>
        <w:t>Se envían  Arte para  tonos y alturas</w:t>
      </w:r>
    </w:p>
    <w:p w:rsidR="005E1834" w:rsidRDefault="005E1834" w:rsidP="005E1834">
      <w:pPr>
        <w:ind w:left="885"/>
      </w:pPr>
      <w:r>
        <w:t xml:space="preserve">-   Se  envía el material de PP de </w:t>
      </w:r>
      <w:r>
        <w:rPr>
          <w:b/>
        </w:rPr>
        <w:t>45  cms</w:t>
      </w:r>
    </w:p>
    <w:p w:rsidR="005E1834" w:rsidRDefault="005E1834" w:rsidP="005E1834">
      <w:pPr>
        <w:ind w:left="885"/>
      </w:pPr>
    </w:p>
    <w:p w:rsidR="005E1834" w:rsidRDefault="005E1834" w:rsidP="005E1834">
      <w:pPr>
        <w:ind w:left="885"/>
      </w:pPr>
    </w:p>
    <w:p w:rsidR="005E1834" w:rsidRDefault="005E1834" w:rsidP="005E1834">
      <w:r>
        <w:t>Agradezco la atención y colaboración prestada</w:t>
      </w:r>
    </w:p>
    <w:p w:rsidR="005E1834" w:rsidRDefault="005E1834" w:rsidP="005E1834"/>
    <w:p w:rsidR="005E1834" w:rsidRDefault="005E1834" w:rsidP="005E1834"/>
    <w:p w:rsidR="005E1834" w:rsidRDefault="005E1834" w:rsidP="005E1834">
      <w:r>
        <w:t>Cordialmente,</w:t>
      </w:r>
    </w:p>
    <w:p w:rsidR="005E1834" w:rsidRDefault="005E1834" w:rsidP="005E1834"/>
    <w:p w:rsidR="005E1834" w:rsidRDefault="005E1834" w:rsidP="005E1834"/>
    <w:p w:rsidR="005E1834" w:rsidRDefault="005E1834" w:rsidP="005E1834"/>
    <w:p w:rsidR="005E1834" w:rsidRDefault="005E1834" w:rsidP="005E1834">
      <w:r>
        <w:t>RICARDO CASAS ZAPATA</w:t>
      </w:r>
    </w:p>
    <w:p w:rsidR="005E1834" w:rsidRDefault="005E1834" w:rsidP="005E1834">
      <w:r>
        <w:t>Director.</w:t>
      </w:r>
    </w:p>
    <w:p w:rsidR="005E1834" w:rsidRDefault="005E1834" w:rsidP="005E1834">
      <w:pPr>
        <w:rPr>
          <w:b/>
        </w:rPr>
      </w:pPr>
    </w:p>
    <w:p w:rsidR="005E1834" w:rsidRDefault="005E1834" w:rsidP="00F47D70"/>
    <w:p w:rsidR="00583F32" w:rsidRDefault="00583F32" w:rsidP="00F47D70"/>
    <w:p w:rsidR="00583F32" w:rsidRDefault="00583F32" w:rsidP="00F47D70"/>
    <w:p w:rsidR="00583F32" w:rsidRDefault="00583F32" w:rsidP="00F47D70"/>
    <w:p w:rsidR="00583F32" w:rsidRDefault="00583F32" w:rsidP="00F47D70"/>
    <w:p w:rsidR="00583F32" w:rsidRDefault="00583F32" w:rsidP="00F47D70"/>
    <w:p w:rsidR="00583F32" w:rsidRDefault="00583F32" w:rsidP="00F47D70"/>
    <w:p w:rsidR="00583F32" w:rsidRDefault="00583F32" w:rsidP="00583F32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583F32" w:rsidRDefault="00583F32" w:rsidP="00583F32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583F32" w:rsidRDefault="00583F32" w:rsidP="00583F32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583F32" w:rsidRDefault="00583F32" w:rsidP="00583F32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583F32" w:rsidRDefault="00583F32" w:rsidP="00583F32">
      <w:pPr>
        <w:rPr>
          <w:b/>
          <w:bCs/>
        </w:rPr>
      </w:pPr>
    </w:p>
    <w:p w:rsidR="00583F32" w:rsidRDefault="00583F32" w:rsidP="00583F32">
      <w:pPr>
        <w:pStyle w:val="Ttulo1"/>
      </w:pPr>
      <w:r>
        <w:t>ORDEN  DE TRABAJO     N°      08347</w:t>
      </w:r>
    </w:p>
    <w:p w:rsidR="00583F32" w:rsidRDefault="00583F32" w:rsidP="00583F32"/>
    <w:p w:rsidR="00583F32" w:rsidRDefault="00583F32" w:rsidP="00583F32">
      <w:r>
        <w:t>FECHA:</w:t>
      </w:r>
      <w:r>
        <w:tab/>
        <w:t>Medellín,  Mayo   13   de  2011</w:t>
      </w:r>
    </w:p>
    <w:p w:rsidR="00583F32" w:rsidRDefault="00583F32" w:rsidP="00583F32">
      <w:r>
        <w:t>PARA:</w:t>
      </w:r>
      <w:r>
        <w:tab/>
      </w:r>
      <w:r>
        <w:tab/>
        <w:t>PLÁSTICOS   DARMA</w:t>
      </w:r>
    </w:p>
    <w:p w:rsidR="00583F32" w:rsidRDefault="00583F32" w:rsidP="00583F32">
      <w:r>
        <w:t>ATENCIÓN:</w:t>
      </w:r>
      <w:r>
        <w:tab/>
        <w:t>Sr. Darío Jaramillo</w:t>
      </w:r>
    </w:p>
    <w:p w:rsidR="00583F32" w:rsidRDefault="00583F32" w:rsidP="00583F32">
      <w:r>
        <w:tab/>
      </w:r>
      <w:r>
        <w:tab/>
        <w:t>Gerente.</w:t>
      </w:r>
    </w:p>
    <w:p w:rsidR="00583F32" w:rsidRDefault="00583F32" w:rsidP="00583F32"/>
    <w:p w:rsidR="00583F32" w:rsidRDefault="00583F32" w:rsidP="00583F32">
      <w:r>
        <w:t>Apreciado Don Darío  :</w:t>
      </w:r>
    </w:p>
    <w:p w:rsidR="00583F32" w:rsidRDefault="00583F32" w:rsidP="00583F32"/>
    <w:p w:rsidR="00583F32" w:rsidRDefault="00583F32" w:rsidP="00583F32">
      <w:r>
        <w:t>Con la presente estamos solicitando el siguiente servicio de  IMPRESIÓN   :</w:t>
      </w:r>
    </w:p>
    <w:p w:rsidR="00583F32" w:rsidRDefault="00583F32" w:rsidP="00583F32"/>
    <w:p w:rsidR="00583F32" w:rsidRDefault="00583F32" w:rsidP="00583F32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583F32" w:rsidRDefault="00583F32" w:rsidP="00583F32">
      <w:r>
        <w:t>MATERIAL   :           Polipropileno  Tubular  de  40</w:t>
      </w:r>
      <w:r w:rsidRPr="00086293">
        <w:rPr>
          <w:b/>
        </w:rPr>
        <w:t xml:space="preserve">  cms</w:t>
      </w:r>
    </w:p>
    <w:p w:rsidR="00583F32" w:rsidRDefault="00583F32" w:rsidP="00583F32">
      <w:r>
        <w:t xml:space="preserve">CLIBRE      :               </w:t>
      </w:r>
      <w:r>
        <w:rPr>
          <w:b/>
        </w:rPr>
        <w:t>1.5</w:t>
      </w:r>
      <w:r w:rsidRPr="00612C78">
        <w:rPr>
          <w:b/>
        </w:rPr>
        <w:t xml:space="preserve">  ”</w:t>
      </w:r>
    </w:p>
    <w:p w:rsidR="00583F32" w:rsidRPr="00437F7B" w:rsidRDefault="00583F32" w:rsidP="00583F32">
      <w:pPr>
        <w:rPr>
          <w:b/>
        </w:rPr>
      </w:pPr>
      <w:r>
        <w:t>REFERENCIA:</w:t>
      </w:r>
      <w:r>
        <w:tab/>
        <w:t>RCACHE  JEANS</w:t>
      </w:r>
    </w:p>
    <w:p w:rsidR="00583F32" w:rsidRDefault="00583F32" w:rsidP="00583F32">
      <w:r>
        <w:t xml:space="preserve">CANTIDAD    :          </w:t>
      </w:r>
      <w:r>
        <w:rPr>
          <w:b/>
        </w:rPr>
        <w:t>120</w:t>
      </w:r>
      <w:r w:rsidRPr="00612C78">
        <w:rPr>
          <w:b/>
        </w:rPr>
        <w:t xml:space="preserve">   Kg</w:t>
      </w:r>
    </w:p>
    <w:p w:rsidR="00583F32" w:rsidRDefault="00583F32" w:rsidP="00583F32">
      <w:r>
        <w:t>COLORES:</w:t>
      </w:r>
      <w:r>
        <w:tab/>
      </w:r>
      <w:r>
        <w:tab/>
        <w:t>2  (   Según arte  )</w:t>
      </w:r>
    </w:p>
    <w:p w:rsidR="00583F32" w:rsidRDefault="00583F32" w:rsidP="00583F32">
      <w:r>
        <w:t>CARAS:</w:t>
      </w:r>
      <w:r>
        <w:tab/>
      </w:r>
      <w:r>
        <w:tab/>
        <w:t xml:space="preserve">1  </w:t>
      </w:r>
    </w:p>
    <w:p w:rsidR="00583F32" w:rsidRDefault="00583F32" w:rsidP="00583F32">
      <w:r>
        <w:t>REPETICIÓN:</w:t>
      </w:r>
      <w:r>
        <w:tab/>
        <w:t>30   cms</w:t>
      </w:r>
    </w:p>
    <w:p w:rsidR="00583F32" w:rsidRPr="00D05CA7" w:rsidRDefault="00583F32" w:rsidP="00583F32">
      <w:pPr>
        <w:rPr>
          <w:b/>
        </w:rPr>
      </w:pPr>
      <w:r>
        <w:t>RODILLO:</w:t>
      </w:r>
      <w:r>
        <w:tab/>
      </w:r>
      <w:r>
        <w:tab/>
      </w:r>
      <w:r>
        <w:rPr>
          <w:b/>
        </w:rPr>
        <w:t>30</w:t>
      </w:r>
    </w:p>
    <w:p w:rsidR="00583F32" w:rsidRDefault="00583F32" w:rsidP="00583F32">
      <w:r>
        <w:t>SELLADO:</w:t>
      </w:r>
      <w:r>
        <w:tab/>
      </w:r>
      <w:r>
        <w:tab/>
      </w:r>
      <w:r>
        <w:rPr>
          <w:b/>
        </w:rPr>
        <w:t>30 x 38 + 5</w:t>
      </w:r>
      <w:r w:rsidRPr="00844F83">
        <w:rPr>
          <w:b/>
        </w:rPr>
        <w:t xml:space="preserve">   cm</w:t>
      </w:r>
      <w:r>
        <w:t xml:space="preserve">   ( Solapa  Interna   Pegada   Lateral  )</w:t>
      </w:r>
    </w:p>
    <w:p w:rsidR="00583F32" w:rsidRDefault="00583F32" w:rsidP="00583F32">
      <w:r>
        <w:t xml:space="preserve"> </w:t>
      </w:r>
    </w:p>
    <w:p w:rsidR="00583F32" w:rsidRDefault="00583F32" w:rsidP="00583F32"/>
    <w:p w:rsidR="00583F32" w:rsidRPr="008861B9" w:rsidRDefault="00583F32" w:rsidP="00583F32">
      <w:pPr>
        <w:rPr>
          <w:b/>
        </w:rPr>
      </w:pPr>
      <w:r>
        <w:rPr>
          <w:b/>
          <w:bCs/>
          <w:u w:val="single"/>
        </w:rPr>
        <w:t>NOTA:</w:t>
      </w:r>
      <w:r>
        <w:t xml:space="preserve">  * Los cyreles  los envía  GRAFIFLEX</w:t>
      </w:r>
    </w:p>
    <w:p w:rsidR="00583F32" w:rsidRPr="00D04067" w:rsidRDefault="00583F32" w:rsidP="00583F32">
      <w:pPr>
        <w:numPr>
          <w:ilvl w:val="0"/>
          <w:numId w:val="1"/>
        </w:numPr>
        <w:rPr>
          <w:u w:val="single"/>
        </w:rPr>
      </w:pPr>
      <w:r>
        <w:t>Se anexa arte para alturas y colores</w:t>
      </w:r>
    </w:p>
    <w:p w:rsidR="00583F32" w:rsidRPr="00896A27" w:rsidRDefault="00583F32" w:rsidP="00583F32">
      <w:pPr>
        <w:numPr>
          <w:ilvl w:val="0"/>
          <w:numId w:val="1"/>
        </w:numPr>
        <w:rPr>
          <w:b/>
          <w:u w:val="single"/>
        </w:rPr>
      </w:pPr>
      <w:r w:rsidRPr="00896A27">
        <w:rPr>
          <w:b/>
          <w:u w:val="single"/>
        </w:rPr>
        <w:t>SE APRUEBA IMPRESION</w:t>
      </w:r>
    </w:p>
    <w:p w:rsidR="00583F32" w:rsidRDefault="00583F32" w:rsidP="00583F32"/>
    <w:p w:rsidR="00583F32" w:rsidRDefault="00583F32" w:rsidP="00583F32"/>
    <w:p w:rsidR="00583F32" w:rsidRDefault="00583F32" w:rsidP="00583F32"/>
    <w:p w:rsidR="00583F32" w:rsidRDefault="00583F32" w:rsidP="00583F32">
      <w:r>
        <w:t>Agradezco la atención y colaboración prestada.</w:t>
      </w:r>
    </w:p>
    <w:p w:rsidR="00583F32" w:rsidRDefault="00583F32" w:rsidP="00583F32"/>
    <w:p w:rsidR="00583F32" w:rsidRDefault="00583F32" w:rsidP="00583F32"/>
    <w:p w:rsidR="00583F32" w:rsidRDefault="00583F32" w:rsidP="00583F32"/>
    <w:p w:rsidR="00583F32" w:rsidRDefault="00583F32" w:rsidP="00583F32">
      <w:r>
        <w:t>Cordialmente</w:t>
      </w:r>
    </w:p>
    <w:p w:rsidR="00583F32" w:rsidRDefault="00583F32" w:rsidP="00583F32"/>
    <w:p w:rsidR="00583F32" w:rsidRDefault="00583F32" w:rsidP="00583F32"/>
    <w:p w:rsidR="00583F32" w:rsidRDefault="00583F32" w:rsidP="00583F32">
      <w:r>
        <w:t>RICARDO CASAS ZAPATA</w:t>
      </w:r>
    </w:p>
    <w:p w:rsidR="00583F32" w:rsidRDefault="00583F32" w:rsidP="00583F32">
      <w:r>
        <w:t>Gerente</w:t>
      </w:r>
    </w:p>
    <w:p w:rsidR="00583F32" w:rsidRDefault="00583F32" w:rsidP="00583F32">
      <w:pPr>
        <w:rPr>
          <w:b/>
        </w:rPr>
      </w:pPr>
    </w:p>
    <w:p w:rsidR="00583F32" w:rsidRDefault="00583F32" w:rsidP="00583F32">
      <w:pPr>
        <w:rPr>
          <w:b/>
        </w:rPr>
      </w:pPr>
    </w:p>
    <w:p w:rsidR="00583F32" w:rsidRDefault="00583F32" w:rsidP="00F47D70"/>
    <w:p w:rsidR="008901EB" w:rsidRDefault="008901EB" w:rsidP="00F47D70"/>
    <w:p w:rsidR="008901EB" w:rsidRDefault="008901EB" w:rsidP="00F47D70"/>
    <w:p w:rsidR="008901EB" w:rsidRDefault="008901EB" w:rsidP="00F47D70"/>
    <w:p w:rsidR="008901EB" w:rsidRDefault="008901EB" w:rsidP="00F47D70"/>
    <w:p w:rsidR="008901EB" w:rsidRDefault="008901EB" w:rsidP="00F47D70"/>
    <w:p w:rsidR="008901EB" w:rsidRDefault="008901EB" w:rsidP="008901EB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8901EB" w:rsidRDefault="008901EB" w:rsidP="008901EB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8901EB" w:rsidRDefault="008901EB" w:rsidP="008901EB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8901EB" w:rsidRDefault="008901EB" w:rsidP="008901EB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8901EB" w:rsidRDefault="008901EB" w:rsidP="008901EB">
      <w:pPr>
        <w:rPr>
          <w:b/>
          <w:bCs/>
        </w:rPr>
      </w:pPr>
    </w:p>
    <w:p w:rsidR="008901EB" w:rsidRDefault="008901EB" w:rsidP="008901EB">
      <w:pPr>
        <w:pStyle w:val="Ttulo1"/>
      </w:pPr>
    </w:p>
    <w:p w:rsidR="008901EB" w:rsidRDefault="008901EB" w:rsidP="008901EB">
      <w:pPr>
        <w:pStyle w:val="Ttulo1"/>
      </w:pPr>
      <w:r>
        <w:t>ORDEN DE TRABAJO  N °      08363</w:t>
      </w:r>
    </w:p>
    <w:p w:rsidR="008901EB" w:rsidRDefault="008901EB" w:rsidP="008901EB"/>
    <w:p w:rsidR="008901EB" w:rsidRDefault="008901EB" w:rsidP="008901EB">
      <w:r>
        <w:t>FECHA:</w:t>
      </w:r>
      <w:r>
        <w:tab/>
        <w:t>Medellín,  Mayo   13    de   2011</w:t>
      </w:r>
    </w:p>
    <w:p w:rsidR="008901EB" w:rsidRDefault="008901EB" w:rsidP="008901EB">
      <w:r>
        <w:t>PARA:</w:t>
      </w:r>
      <w:r>
        <w:tab/>
      </w:r>
      <w:r>
        <w:tab/>
        <w:t>PLÁSTICOS DARMA</w:t>
      </w:r>
    </w:p>
    <w:p w:rsidR="008901EB" w:rsidRDefault="008901EB" w:rsidP="008901EB">
      <w:r>
        <w:t>ATENCIÓN:</w:t>
      </w:r>
      <w:r>
        <w:tab/>
        <w:t>Sr. Darío Jaramillo</w:t>
      </w:r>
    </w:p>
    <w:p w:rsidR="008901EB" w:rsidRDefault="008901EB" w:rsidP="008901EB">
      <w:r>
        <w:tab/>
      </w:r>
      <w:r>
        <w:tab/>
        <w:t>Gerente.</w:t>
      </w:r>
    </w:p>
    <w:p w:rsidR="008901EB" w:rsidRDefault="008901EB" w:rsidP="008901EB"/>
    <w:p w:rsidR="008901EB" w:rsidRDefault="008901EB" w:rsidP="008901EB">
      <w:r>
        <w:t>Apreciado Don Darío:</w:t>
      </w:r>
    </w:p>
    <w:p w:rsidR="008901EB" w:rsidRDefault="008901EB" w:rsidP="008901EB"/>
    <w:p w:rsidR="008901EB" w:rsidRDefault="008901EB" w:rsidP="008901EB">
      <w:r>
        <w:t>Con la presente estamos solicitando el siguiente servicio de  IMPRESIÓN  :</w:t>
      </w:r>
    </w:p>
    <w:p w:rsidR="008901EB" w:rsidRDefault="008901EB" w:rsidP="008901EB"/>
    <w:p w:rsidR="008901EB" w:rsidRDefault="008901EB" w:rsidP="008901EB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8901EB" w:rsidRDefault="008901EB" w:rsidP="008901EB">
      <w:r>
        <w:t xml:space="preserve">MATERIAL   :           Polipropileno   Lamina   de   </w:t>
      </w:r>
      <w:r>
        <w:rPr>
          <w:b/>
        </w:rPr>
        <w:t>50</w:t>
      </w:r>
      <w:r>
        <w:t xml:space="preserve">    cms</w:t>
      </w:r>
    </w:p>
    <w:p w:rsidR="008901EB" w:rsidRDefault="008901EB" w:rsidP="008901EB">
      <w:r>
        <w:t>CLIBRE      :               2.4  ”</w:t>
      </w:r>
    </w:p>
    <w:p w:rsidR="008901EB" w:rsidRPr="00AD5DCF" w:rsidRDefault="008901EB" w:rsidP="008901EB">
      <w:pPr>
        <w:rPr>
          <w:b/>
        </w:rPr>
      </w:pPr>
      <w:r>
        <w:t>REFERENCIA:</w:t>
      </w:r>
      <w:r>
        <w:tab/>
      </w:r>
      <w:r>
        <w:rPr>
          <w:b/>
        </w:rPr>
        <w:t>GEORDI   HOMBRE</w:t>
      </w:r>
    </w:p>
    <w:p w:rsidR="008901EB" w:rsidRDefault="008901EB" w:rsidP="008901EB">
      <w:r>
        <w:t>CANTIDAD    :          400    Kg</w:t>
      </w:r>
    </w:p>
    <w:p w:rsidR="008901EB" w:rsidRDefault="008901EB" w:rsidP="008901EB">
      <w:r>
        <w:t>COLORES:</w:t>
      </w:r>
      <w:r>
        <w:tab/>
      </w:r>
      <w:r>
        <w:tab/>
        <w:t>3  ( Según  arte )</w:t>
      </w:r>
    </w:p>
    <w:p w:rsidR="008901EB" w:rsidRDefault="008901EB" w:rsidP="008901EB">
      <w:r>
        <w:t>CARAS:</w:t>
      </w:r>
      <w:r>
        <w:tab/>
      </w:r>
      <w:r>
        <w:tab/>
        <w:t xml:space="preserve">2 </w:t>
      </w:r>
    </w:p>
    <w:p w:rsidR="008901EB" w:rsidRDefault="008901EB" w:rsidP="008901EB">
      <w:r>
        <w:t>REPETICIÓN:</w:t>
      </w:r>
      <w:r>
        <w:tab/>
        <w:t>28</w:t>
      </w:r>
    </w:p>
    <w:p w:rsidR="008901EB" w:rsidRPr="007E24E2" w:rsidRDefault="008901EB" w:rsidP="008901EB">
      <w:pPr>
        <w:rPr>
          <w:b/>
        </w:rPr>
      </w:pPr>
      <w:r>
        <w:t>RODILLO:</w:t>
      </w:r>
      <w:r>
        <w:tab/>
      </w:r>
      <w:r>
        <w:tab/>
      </w:r>
      <w:r>
        <w:rPr>
          <w:b/>
        </w:rPr>
        <w:t>56</w:t>
      </w:r>
    </w:p>
    <w:p w:rsidR="008901EB" w:rsidRDefault="008901EB" w:rsidP="008901EB">
      <w:r>
        <w:t>BOLSA:</w:t>
      </w:r>
      <w:r>
        <w:tab/>
      </w:r>
      <w:r>
        <w:tab/>
        <w:t>22.5 + 5 X 28    cms   de  Solapa Interna. Con Gancho</w:t>
      </w:r>
    </w:p>
    <w:p w:rsidR="008901EB" w:rsidRDefault="008901EB" w:rsidP="008901EB">
      <w:r>
        <w:t>SELLADO:</w:t>
      </w:r>
      <w:r>
        <w:tab/>
      </w:r>
      <w:r>
        <w:tab/>
        <w:t>Para selle lateral.</w:t>
      </w:r>
    </w:p>
    <w:p w:rsidR="008901EB" w:rsidRDefault="008901EB" w:rsidP="008901EB"/>
    <w:p w:rsidR="008901EB" w:rsidRDefault="008901EB" w:rsidP="008901EB"/>
    <w:p w:rsidR="008901EB" w:rsidRDefault="008901EB" w:rsidP="008901EB">
      <w:r>
        <w:rPr>
          <w:b/>
          <w:bCs/>
          <w:u w:val="single"/>
        </w:rPr>
        <w:t>NOTA:</w:t>
      </w:r>
      <w:r>
        <w:t xml:space="preserve">  *   Los cyreles en su planta</w:t>
      </w:r>
    </w:p>
    <w:p w:rsidR="008901EB" w:rsidRDefault="008901EB" w:rsidP="008901EB">
      <w:pPr>
        <w:numPr>
          <w:ilvl w:val="0"/>
          <w:numId w:val="1"/>
        </w:numPr>
      </w:pPr>
      <w:r>
        <w:t>Se envían muestra   para tonos y alturas</w:t>
      </w:r>
    </w:p>
    <w:p w:rsidR="008901EB" w:rsidRPr="002F17AC" w:rsidRDefault="008901EB" w:rsidP="008901EB">
      <w:pPr>
        <w:numPr>
          <w:ilvl w:val="0"/>
          <w:numId w:val="2"/>
        </w:numPr>
      </w:pPr>
      <w:r>
        <w:t xml:space="preserve">Se  envía el material de PP </w:t>
      </w:r>
      <w:r>
        <w:rPr>
          <w:b/>
        </w:rPr>
        <w:t xml:space="preserve">de  50 </w:t>
      </w:r>
      <w:r w:rsidRPr="00AD5DCF">
        <w:rPr>
          <w:b/>
        </w:rPr>
        <w:t xml:space="preserve">  cms</w:t>
      </w:r>
    </w:p>
    <w:p w:rsidR="008901EB" w:rsidRPr="00491829" w:rsidRDefault="008901EB" w:rsidP="008901EB">
      <w:pPr>
        <w:numPr>
          <w:ilvl w:val="0"/>
          <w:numId w:val="2"/>
        </w:numPr>
      </w:pPr>
      <w:r>
        <w:rPr>
          <w:b/>
        </w:rPr>
        <w:t>DISEÑO  NUEVO</w:t>
      </w:r>
    </w:p>
    <w:p w:rsidR="008901EB" w:rsidRPr="00E955AD" w:rsidRDefault="008901EB" w:rsidP="008901EB">
      <w:pPr>
        <w:numPr>
          <w:ilvl w:val="0"/>
          <w:numId w:val="2"/>
        </w:numPr>
      </w:pPr>
      <w:r w:rsidRPr="00491829">
        <w:rPr>
          <w:b/>
        </w:rPr>
        <w:t xml:space="preserve">SE APRUEBA </w:t>
      </w:r>
      <w:r>
        <w:rPr>
          <w:b/>
        </w:rPr>
        <w:t>IMPRESIÓN</w:t>
      </w:r>
    </w:p>
    <w:p w:rsidR="008901EB" w:rsidRPr="00E955AD" w:rsidRDefault="008901EB" w:rsidP="008901EB">
      <w:pPr>
        <w:numPr>
          <w:ilvl w:val="0"/>
          <w:numId w:val="2"/>
        </w:numPr>
        <w:rPr>
          <w:sz w:val="44"/>
          <w:szCs w:val="44"/>
        </w:rPr>
      </w:pPr>
      <w:r w:rsidRPr="00E955AD">
        <w:rPr>
          <w:b/>
          <w:sz w:val="44"/>
          <w:szCs w:val="44"/>
        </w:rPr>
        <w:t>FAVOR  CONTROLAR EL CALCAMIENTO</w:t>
      </w:r>
    </w:p>
    <w:p w:rsidR="008901EB" w:rsidRDefault="008901EB" w:rsidP="008901EB">
      <w:pPr>
        <w:ind w:left="885"/>
      </w:pPr>
    </w:p>
    <w:p w:rsidR="008901EB" w:rsidRDefault="008901EB" w:rsidP="008901EB">
      <w:pPr>
        <w:ind w:left="885"/>
      </w:pPr>
    </w:p>
    <w:p w:rsidR="008901EB" w:rsidRDefault="008901EB" w:rsidP="008901EB">
      <w:r>
        <w:t>Agradezco la atención y colaboración prestada.</w:t>
      </w:r>
    </w:p>
    <w:p w:rsidR="008901EB" w:rsidRDefault="008901EB" w:rsidP="008901EB"/>
    <w:p w:rsidR="008901EB" w:rsidRDefault="008901EB" w:rsidP="008901EB"/>
    <w:p w:rsidR="008901EB" w:rsidRDefault="008901EB" w:rsidP="008901EB">
      <w:r>
        <w:t>Cordialmente,</w:t>
      </w:r>
    </w:p>
    <w:p w:rsidR="008901EB" w:rsidRDefault="008901EB" w:rsidP="008901EB"/>
    <w:p w:rsidR="008901EB" w:rsidRDefault="008901EB" w:rsidP="008901EB"/>
    <w:p w:rsidR="008901EB" w:rsidRDefault="008901EB" w:rsidP="008901EB"/>
    <w:p w:rsidR="008901EB" w:rsidRDefault="008901EB" w:rsidP="008901EB">
      <w:r>
        <w:t>RICARDO CASAS ZAPATA</w:t>
      </w:r>
    </w:p>
    <w:p w:rsidR="008901EB" w:rsidRDefault="008901EB" w:rsidP="008901EB">
      <w:r>
        <w:t>Director</w:t>
      </w:r>
    </w:p>
    <w:p w:rsidR="008901EB" w:rsidRDefault="008901EB" w:rsidP="00F47D70"/>
    <w:p w:rsidR="00032600" w:rsidRDefault="00032600" w:rsidP="00032600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032600" w:rsidRDefault="00032600" w:rsidP="00032600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032600" w:rsidRDefault="00032600" w:rsidP="00032600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032600" w:rsidRDefault="00032600" w:rsidP="00032600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032600" w:rsidRDefault="00032600" w:rsidP="00032600"/>
    <w:p w:rsidR="00032600" w:rsidRDefault="00032600" w:rsidP="00032600">
      <w:pPr>
        <w:pStyle w:val="Ttulo1"/>
      </w:pPr>
      <w:r>
        <w:t>ORDEN DE TRABAJO   N°      08365</w:t>
      </w:r>
    </w:p>
    <w:p w:rsidR="00032600" w:rsidRDefault="00032600" w:rsidP="00032600"/>
    <w:p w:rsidR="00032600" w:rsidRDefault="00032600" w:rsidP="00032600">
      <w:r>
        <w:t>FECHA:</w:t>
      </w:r>
      <w:r>
        <w:tab/>
        <w:t>Medellín, Mayo  13    de   2011</w:t>
      </w:r>
    </w:p>
    <w:p w:rsidR="00032600" w:rsidRDefault="00032600" w:rsidP="00032600">
      <w:r>
        <w:t>PARA:</w:t>
      </w:r>
      <w:r>
        <w:tab/>
      </w:r>
      <w:r>
        <w:tab/>
        <w:t>PLÁSTICOS DARMA</w:t>
      </w:r>
    </w:p>
    <w:p w:rsidR="00032600" w:rsidRDefault="00032600" w:rsidP="00032600">
      <w:r>
        <w:t>ATENCIÓN:</w:t>
      </w:r>
      <w:r>
        <w:tab/>
        <w:t>Sr. Darío Jaramillo</w:t>
      </w:r>
    </w:p>
    <w:p w:rsidR="00032600" w:rsidRDefault="00032600" w:rsidP="00032600">
      <w:r>
        <w:tab/>
      </w:r>
      <w:r>
        <w:tab/>
        <w:t>Gerente.</w:t>
      </w:r>
    </w:p>
    <w:p w:rsidR="00032600" w:rsidRDefault="00032600" w:rsidP="00032600"/>
    <w:p w:rsidR="00032600" w:rsidRDefault="00032600" w:rsidP="00032600">
      <w:r>
        <w:t>Apreciado Don Darío:</w:t>
      </w:r>
    </w:p>
    <w:p w:rsidR="00032600" w:rsidRDefault="00032600" w:rsidP="00032600"/>
    <w:p w:rsidR="00032600" w:rsidRDefault="00032600" w:rsidP="00032600">
      <w:r>
        <w:t>Con la presente estamos solicitando el siguiente Material   :</w:t>
      </w:r>
    </w:p>
    <w:p w:rsidR="00032600" w:rsidRDefault="00032600" w:rsidP="00032600"/>
    <w:p w:rsidR="00032600" w:rsidRDefault="00032600" w:rsidP="00032600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032600" w:rsidRDefault="00032600" w:rsidP="00032600">
      <w:pPr>
        <w:rPr>
          <w:b/>
          <w:bCs/>
          <w:u w:val="single"/>
        </w:rPr>
      </w:pPr>
      <w:r>
        <w:rPr>
          <w:b/>
          <w:bCs/>
        </w:rPr>
        <w:tab/>
      </w:r>
    </w:p>
    <w:p w:rsidR="00032600" w:rsidRDefault="00032600" w:rsidP="00032600">
      <w:r>
        <w:t>MATERIAL:</w:t>
      </w:r>
      <w:r>
        <w:tab/>
      </w:r>
      <w:r>
        <w:tab/>
        <w:t>Polietileno Alta Densidad Pigmentado BLANCO Tubular.</w:t>
      </w:r>
    </w:p>
    <w:p w:rsidR="00032600" w:rsidRDefault="00032600" w:rsidP="00032600">
      <w:r>
        <w:t>MEDIDA:</w:t>
      </w:r>
      <w:r>
        <w:tab/>
      </w:r>
      <w:r>
        <w:tab/>
      </w:r>
      <w:r w:rsidRPr="00444F82">
        <w:rPr>
          <w:b/>
        </w:rPr>
        <w:t xml:space="preserve">43 </w:t>
      </w:r>
      <w:r>
        <w:rPr>
          <w:b/>
        </w:rPr>
        <w:t xml:space="preserve"> </w:t>
      </w:r>
      <w:r w:rsidRPr="00444F82">
        <w:rPr>
          <w:b/>
        </w:rPr>
        <w:t xml:space="preserve"> Cms</w:t>
      </w:r>
      <w:r>
        <w:t>.</w:t>
      </w:r>
    </w:p>
    <w:p w:rsidR="00032600" w:rsidRPr="005C3173" w:rsidRDefault="00032600" w:rsidP="00032600">
      <w:pPr>
        <w:rPr>
          <w:b/>
          <w:bCs/>
        </w:rPr>
      </w:pPr>
      <w:r>
        <w:t>CALIBRE:</w:t>
      </w:r>
      <w:r>
        <w:tab/>
      </w:r>
      <w:r>
        <w:tab/>
      </w:r>
      <w:r w:rsidRPr="005C3173">
        <w:rPr>
          <w:b/>
        </w:rPr>
        <w:t xml:space="preserve">2.5 </w:t>
      </w:r>
      <w:r w:rsidRPr="005C3173">
        <w:rPr>
          <w:b/>
          <w:bCs/>
        </w:rPr>
        <w:t xml:space="preserve">  ”</w:t>
      </w:r>
    </w:p>
    <w:p w:rsidR="00032600" w:rsidRDefault="00032600" w:rsidP="00032600">
      <w:r>
        <w:t>COLOR:</w:t>
      </w:r>
      <w:r>
        <w:tab/>
      </w:r>
      <w:r>
        <w:tab/>
        <w:t>BLANCO  ( Según muestra  )</w:t>
      </w:r>
    </w:p>
    <w:p w:rsidR="00032600" w:rsidRDefault="00032600" w:rsidP="00032600">
      <w:r>
        <w:t>TRATADO:</w:t>
      </w:r>
      <w:r>
        <w:tab/>
      </w:r>
      <w:r>
        <w:tab/>
        <w:t>2 Caras.</w:t>
      </w:r>
    </w:p>
    <w:p w:rsidR="00032600" w:rsidRDefault="00032600" w:rsidP="00032600">
      <w:pPr>
        <w:rPr>
          <w:b/>
          <w:bCs/>
        </w:rPr>
      </w:pPr>
      <w:r>
        <w:t>CANTIDAD:</w:t>
      </w:r>
      <w:r>
        <w:tab/>
      </w:r>
      <w:r>
        <w:tab/>
      </w:r>
      <w:r w:rsidR="00D554B1">
        <w:rPr>
          <w:b/>
        </w:rPr>
        <w:t>600</w:t>
      </w:r>
      <w:r>
        <w:rPr>
          <w:b/>
        </w:rPr>
        <w:t xml:space="preserve"> </w:t>
      </w:r>
      <w:r>
        <w:t xml:space="preserve">   Kg</w:t>
      </w:r>
    </w:p>
    <w:p w:rsidR="00032600" w:rsidRDefault="00032600" w:rsidP="00032600">
      <w:r>
        <w:t>REFERENCIA:</w:t>
      </w:r>
      <w:r>
        <w:tab/>
      </w:r>
      <w:r>
        <w:rPr>
          <w:b/>
        </w:rPr>
        <w:t>PLASTIQUIMICA   MEDIANA</w:t>
      </w:r>
    </w:p>
    <w:p w:rsidR="00032600" w:rsidRDefault="00032600" w:rsidP="00032600">
      <w:r>
        <w:t>COLORES:</w:t>
      </w:r>
      <w:r>
        <w:tab/>
      </w:r>
      <w:r>
        <w:tab/>
        <w:t>2 ( Gris -  Rojo)</w:t>
      </w:r>
    </w:p>
    <w:p w:rsidR="00032600" w:rsidRDefault="00032600" w:rsidP="00032600">
      <w:r>
        <w:t>CARAS:</w:t>
      </w:r>
      <w:r>
        <w:tab/>
      </w:r>
      <w:r>
        <w:tab/>
        <w:t>2</w:t>
      </w:r>
    </w:p>
    <w:p w:rsidR="00032600" w:rsidRDefault="00032600" w:rsidP="00032600">
      <w:r>
        <w:t>REPETICIÓN:</w:t>
      </w:r>
      <w:r>
        <w:tab/>
        <w:t>Continua</w:t>
      </w:r>
    </w:p>
    <w:p w:rsidR="00032600" w:rsidRDefault="00032600" w:rsidP="00032600">
      <w:r>
        <w:t>RODILLO:</w:t>
      </w:r>
      <w:r>
        <w:tab/>
      </w:r>
      <w:r>
        <w:tab/>
        <w:t>38</w:t>
      </w:r>
    </w:p>
    <w:p w:rsidR="00032600" w:rsidRDefault="00032600" w:rsidP="00032600">
      <w:r>
        <w:t>BOLSA:</w:t>
      </w:r>
      <w:r>
        <w:tab/>
      </w:r>
      <w:r>
        <w:tab/>
      </w:r>
      <w:r w:rsidRPr="003B158B">
        <w:rPr>
          <w:b/>
        </w:rPr>
        <w:t>43 x  190  cms</w:t>
      </w:r>
    </w:p>
    <w:p w:rsidR="00032600" w:rsidRDefault="00032600" w:rsidP="00032600">
      <w:r>
        <w:t>SELLADO:</w:t>
      </w:r>
      <w:r>
        <w:tab/>
      </w:r>
      <w:r>
        <w:tab/>
        <w:t>Para selle de Fondo.</w:t>
      </w:r>
    </w:p>
    <w:p w:rsidR="00032600" w:rsidRDefault="00032600" w:rsidP="00032600"/>
    <w:p w:rsidR="00032600" w:rsidRDefault="00032600" w:rsidP="00032600"/>
    <w:p w:rsidR="00032600" w:rsidRDefault="00032600" w:rsidP="00032600">
      <w:r>
        <w:rPr>
          <w:b/>
          <w:bCs/>
          <w:u w:val="single"/>
        </w:rPr>
        <w:t>NOTA:</w:t>
      </w:r>
      <w:r>
        <w:t xml:space="preserve">  * Los cyreles   Se encuentran en su planta</w:t>
      </w:r>
    </w:p>
    <w:p w:rsidR="00032600" w:rsidRDefault="00032600" w:rsidP="00032600">
      <w:pPr>
        <w:numPr>
          <w:ilvl w:val="0"/>
          <w:numId w:val="1"/>
        </w:numPr>
      </w:pPr>
      <w:r>
        <w:t>Se envían muestra física  para tonos , alturas  y pigmentación</w:t>
      </w:r>
    </w:p>
    <w:p w:rsidR="00032600" w:rsidRDefault="00032600" w:rsidP="00032600">
      <w:pPr>
        <w:ind w:left="885"/>
      </w:pPr>
    </w:p>
    <w:p w:rsidR="00032600" w:rsidRPr="00315AED" w:rsidRDefault="00032600" w:rsidP="00032600">
      <w:pPr>
        <w:numPr>
          <w:ilvl w:val="0"/>
          <w:numId w:val="1"/>
        </w:numPr>
      </w:pPr>
      <w:r w:rsidRPr="00393DAD">
        <w:rPr>
          <w:b/>
          <w:u w:val="single"/>
        </w:rPr>
        <w:t>Utilizar tinta negra</w:t>
      </w:r>
      <w:r>
        <w:t xml:space="preserve">   </w:t>
      </w:r>
      <w:r w:rsidRPr="00393DAD">
        <w:rPr>
          <w:b/>
          <w:u w:val="single"/>
        </w:rPr>
        <w:t>ANTIGRASA</w:t>
      </w:r>
    </w:p>
    <w:p w:rsidR="00032600" w:rsidRDefault="00032600" w:rsidP="00032600"/>
    <w:p w:rsidR="00032600" w:rsidRPr="0098114D" w:rsidRDefault="00032600" w:rsidP="00032600">
      <w:pPr>
        <w:rPr>
          <w:b/>
          <w:u w:val="single"/>
        </w:rPr>
      </w:pPr>
    </w:p>
    <w:p w:rsidR="00032600" w:rsidRDefault="00032600" w:rsidP="00032600">
      <w:r>
        <w:t>Agradezco la atención y colaboración prestada.</w:t>
      </w:r>
    </w:p>
    <w:p w:rsidR="00032600" w:rsidRDefault="00032600" w:rsidP="00032600"/>
    <w:p w:rsidR="00032600" w:rsidRDefault="00032600" w:rsidP="00032600">
      <w:r>
        <w:t>Cordialmente,</w:t>
      </w:r>
    </w:p>
    <w:p w:rsidR="00032600" w:rsidRDefault="00032600" w:rsidP="00032600"/>
    <w:p w:rsidR="00032600" w:rsidRPr="008D4091" w:rsidRDefault="00032600" w:rsidP="00032600">
      <w:pPr>
        <w:rPr>
          <w:b/>
        </w:rPr>
      </w:pPr>
    </w:p>
    <w:p w:rsidR="00032600" w:rsidRDefault="00032600" w:rsidP="00032600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032600" w:rsidRDefault="00032600" w:rsidP="00032600">
      <w:r>
        <w:t>Director.</w:t>
      </w:r>
    </w:p>
    <w:p w:rsidR="00032600" w:rsidRDefault="00032600" w:rsidP="00032600"/>
    <w:p w:rsidR="00032600" w:rsidRDefault="00032600" w:rsidP="00F47D70"/>
    <w:p w:rsidR="00BB68C8" w:rsidRDefault="00BB68C8" w:rsidP="00F47D70"/>
    <w:p w:rsidR="00BB68C8" w:rsidRDefault="00BB68C8" w:rsidP="00F47D70"/>
    <w:p w:rsidR="00BB68C8" w:rsidRDefault="00BB68C8" w:rsidP="00F47D70"/>
    <w:p w:rsidR="00BB68C8" w:rsidRDefault="00BB68C8" w:rsidP="00BB68C8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BB68C8" w:rsidRDefault="00BB68C8" w:rsidP="00BB68C8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BB68C8" w:rsidRDefault="00BB68C8" w:rsidP="00BB68C8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BB68C8" w:rsidRDefault="00BB68C8" w:rsidP="00BB68C8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BB68C8" w:rsidRDefault="00BB68C8" w:rsidP="00BB68C8"/>
    <w:p w:rsidR="00BB68C8" w:rsidRDefault="00BB68C8" w:rsidP="00BB68C8">
      <w:pPr>
        <w:pStyle w:val="Ttulo1"/>
      </w:pPr>
      <w:r>
        <w:t>ORDEN DE TRABAJO   N°      08358</w:t>
      </w:r>
    </w:p>
    <w:p w:rsidR="00BB68C8" w:rsidRDefault="00BB68C8" w:rsidP="00BB68C8"/>
    <w:p w:rsidR="00BB68C8" w:rsidRDefault="00BB68C8" w:rsidP="00BB68C8">
      <w:r>
        <w:t>FECHA:</w:t>
      </w:r>
      <w:r>
        <w:tab/>
        <w:t>Medellín,  Mayo  13   de   2011</w:t>
      </w:r>
    </w:p>
    <w:p w:rsidR="00BB68C8" w:rsidRDefault="00BB68C8" w:rsidP="00BB68C8">
      <w:r>
        <w:t>PARA:</w:t>
      </w:r>
      <w:r>
        <w:tab/>
      </w:r>
      <w:r>
        <w:tab/>
        <w:t>PLÁSTICOS   DARMA</w:t>
      </w:r>
    </w:p>
    <w:p w:rsidR="00BB68C8" w:rsidRDefault="00BB68C8" w:rsidP="00BB68C8">
      <w:r>
        <w:t>ATENCIÓN:</w:t>
      </w:r>
      <w:r>
        <w:tab/>
        <w:t>Sr. DARIO JARAMILLO</w:t>
      </w:r>
    </w:p>
    <w:p w:rsidR="00BB68C8" w:rsidRDefault="00BB68C8" w:rsidP="00BB68C8"/>
    <w:p w:rsidR="00BB68C8" w:rsidRDefault="00BB68C8" w:rsidP="00BB68C8">
      <w:r>
        <w:t>Apreciado Dn DARIO:</w:t>
      </w:r>
    </w:p>
    <w:p w:rsidR="00BB68C8" w:rsidRDefault="00BB68C8" w:rsidP="00BB68C8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BB68C8" w:rsidRDefault="00BB68C8" w:rsidP="00BB68C8"/>
    <w:p w:rsidR="00BB68C8" w:rsidRDefault="00BB68C8" w:rsidP="00BB68C8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BB68C8" w:rsidRDefault="00BB68C8" w:rsidP="00BB68C8"/>
    <w:p w:rsidR="00BB68C8" w:rsidRDefault="00BB68C8" w:rsidP="00BB68C8">
      <w:r>
        <w:t>MATERIAL :</w:t>
      </w:r>
      <w:r>
        <w:tab/>
      </w:r>
      <w:r>
        <w:tab/>
        <w:t>Polietileno de Baja  densidad  Lamina</w:t>
      </w:r>
      <w:r>
        <w:rPr>
          <w:b/>
          <w:u w:val="single"/>
        </w:rPr>
        <w:t xml:space="preserve">  </w:t>
      </w:r>
      <w:r>
        <w:t xml:space="preserve"> Tpte</w:t>
      </w:r>
    </w:p>
    <w:p w:rsidR="00BB68C8" w:rsidRDefault="00BB68C8" w:rsidP="00BB68C8">
      <w:r>
        <w:t>MEDIDA:</w:t>
      </w:r>
      <w:r>
        <w:tab/>
      </w:r>
      <w:r>
        <w:tab/>
      </w:r>
      <w:r>
        <w:rPr>
          <w:b/>
        </w:rPr>
        <w:t>46</w:t>
      </w:r>
      <w:r>
        <w:t xml:space="preserve">   cms   </w:t>
      </w:r>
    </w:p>
    <w:p w:rsidR="00BB68C8" w:rsidRDefault="00BB68C8" w:rsidP="00BB68C8">
      <w:r>
        <w:t>CALIBRE :</w:t>
      </w:r>
      <w:r>
        <w:tab/>
      </w:r>
      <w:r>
        <w:tab/>
      </w:r>
      <w:r>
        <w:rPr>
          <w:b/>
        </w:rPr>
        <w:t xml:space="preserve">1.0 </w:t>
      </w:r>
      <w:r>
        <w:t xml:space="preserve">   “</w:t>
      </w:r>
    </w:p>
    <w:p w:rsidR="00BB68C8" w:rsidRDefault="00BB68C8" w:rsidP="00BB68C8">
      <w:r>
        <w:t>COLOR :</w:t>
      </w:r>
      <w:r>
        <w:tab/>
      </w:r>
      <w:r>
        <w:tab/>
        <w:t>Transparente</w:t>
      </w:r>
    </w:p>
    <w:p w:rsidR="00BB68C8" w:rsidRPr="0007721A" w:rsidRDefault="00BB68C8" w:rsidP="00BB68C8">
      <w:r>
        <w:t xml:space="preserve">TRATADO : </w:t>
      </w:r>
      <w:r>
        <w:tab/>
      </w:r>
      <w:r>
        <w:tab/>
        <w:t>1  cara</w:t>
      </w:r>
    </w:p>
    <w:p w:rsidR="00BB68C8" w:rsidRDefault="00BB68C8" w:rsidP="00BB68C8">
      <w:r>
        <w:t xml:space="preserve">CANTIDAD : </w:t>
      </w:r>
      <w:r>
        <w:tab/>
        <w:t>100    kg</w:t>
      </w:r>
    </w:p>
    <w:p w:rsidR="00BB68C8" w:rsidRDefault="00BB68C8" w:rsidP="00BB68C8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 xml:space="preserve">según arte  </w:t>
      </w:r>
    </w:p>
    <w:p w:rsidR="00BB68C8" w:rsidRDefault="00BB68C8" w:rsidP="00BB68C8">
      <w:r>
        <w:t xml:space="preserve">CARAS : </w:t>
      </w:r>
      <w:r>
        <w:tab/>
      </w:r>
      <w:r>
        <w:tab/>
        <w:t>2</w:t>
      </w:r>
    </w:p>
    <w:p w:rsidR="00BB68C8" w:rsidRDefault="00BB68C8" w:rsidP="00BB68C8">
      <w:r>
        <w:t>REPETICIÓN :</w:t>
      </w:r>
      <w:r>
        <w:tab/>
        <w:t>15   cms</w:t>
      </w:r>
    </w:p>
    <w:p w:rsidR="00BB68C8" w:rsidRDefault="00BB68C8" w:rsidP="00BB68C8">
      <w:r>
        <w:t>RODILLO :</w:t>
      </w:r>
      <w:r>
        <w:tab/>
      </w:r>
      <w:r>
        <w:tab/>
        <w:t>30</w:t>
      </w:r>
    </w:p>
    <w:p w:rsidR="00BB68C8" w:rsidRDefault="00BB68C8" w:rsidP="00BB68C8">
      <w:r>
        <w:t>LAMINA  :</w:t>
      </w:r>
      <w:r>
        <w:tab/>
      </w:r>
      <w:r>
        <w:tab/>
        <w:t xml:space="preserve">15 </w:t>
      </w:r>
      <w:r>
        <w:rPr>
          <w:b/>
        </w:rPr>
        <w:t xml:space="preserve"> x  23</w:t>
      </w:r>
      <w:r w:rsidRPr="00336CAC">
        <w:rPr>
          <w:b/>
        </w:rPr>
        <w:t xml:space="preserve">   cm</w:t>
      </w:r>
      <w:r>
        <w:t xml:space="preserve">    </w:t>
      </w:r>
    </w:p>
    <w:p w:rsidR="00BB68C8" w:rsidRDefault="00BB68C8" w:rsidP="00BB68C8">
      <w:r>
        <w:t>SELLADO .</w:t>
      </w:r>
      <w:r>
        <w:tab/>
      </w:r>
      <w:r>
        <w:tab/>
        <w:t>Lateral</w:t>
      </w:r>
    </w:p>
    <w:p w:rsidR="00BB68C8" w:rsidRPr="0061274A" w:rsidRDefault="00BB68C8" w:rsidP="00BB68C8">
      <w:pPr>
        <w:rPr>
          <w:sz w:val="36"/>
          <w:szCs w:val="36"/>
        </w:rPr>
      </w:pPr>
      <w:r>
        <w:t>REFERENCIA :</w:t>
      </w:r>
      <w:r>
        <w:tab/>
      </w:r>
      <w:r>
        <w:rPr>
          <w:b/>
        </w:rPr>
        <w:t>BOLSA  QUESITO  310 G  . DON ALEJO.</w:t>
      </w:r>
    </w:p>
    <w:p w:rsidR="00BB68C8" w:rsidRDefault="00BB68C8" w:rsidP="00BB68C8"/>
    <w:p w:rsidR="00BB68C8" w:rsidRDefault="00BB68C8" w:rsidP="00BB68C8"/>
    <w:p w:rsidR="00BB68C8" w:rsidRDefault="00BB68C8" w:rsidP="00BB68C8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 w:rsidR="004D7010">
        <w:rPr>
          <w:bCs/>
        </w:rPr>
        <w:t>Cyreles   LOS ENVIA  GRAFIFLEX</w:t>
      </w:r>
    </w:p>
    <w:p w:rsidR="00BB68C8" w:rsidRDefault="00BB68C8" w:rsidP="00BB68C8">
      <w:pPr>
        <w:rPr>
          <w:b/>
        </w:rPr>
      </w:pPr>
      <w:r>
        <w:t xml:space="preserve">                   -   Anexo  Arte  para   alturas y Tonos.</w:t>
      </w:r>
      <w:r>
        <w:tab/>
        <w:t xml:space="preserve">        </w:t>
      </w:r>
      <w:r>
        <w:tab/>
        <w:t xml:space="preserve">        </w:t>
      </w: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BB68C8" w:rsidRDefault="00BB68C8" w:rsidP="00BB68C8">
      <w:pPr>
        <w:rPr>
          <w:b/>
          <w:sz w:val="28"/>
          <w:szCs w:val="28"/>
        </w:rPr>
      </w:pPr>
      <w:r>
        <w:rPr>
          <w:b/>
        </w:rPr>
        <w:tab/>
        <w:t xml:space="preserve">        -  EL MATERIAL  LO ENVIA  P.U </w:t>
      </w:r>
      <w:r>
        <w:rPr>
          <w:b/>
        </w:rPr>
        <w:tab/>
        <w:t xml:space="preserve">   </w:t>
      </w:r>
      <w:r w:rsidR="004D7010">
        <w:rPr>
          <w:b/>
        </w:rPr>
        <w:t xml:space="preserve">     </w:t>
      </w:r>
      <w:r w:rsidR="004D7010">
        <w:rPr>
          <w:b/>
        </w:rPr>
        <w:tab/>
        <w:t xml:space="preserve">       </w:t>
      </w:r>
    </w:p>
    <w:p w:rsidR="00BB68C8" w:rsidRDefault="004C6C7A" w:rsidP="00BB68C8">
      <w:pPr>
        <w:rPr>
          <w:b/>
        </w:rPr>
      </w:pPr>
      <w:r>
        <w:rPr>
          <w:b/>
          <w:sz w:val="28"/>
          <w:szCs w:val="28"/>
        </w:rPr>
        <w:tab/>
        <w:t xml:space="preserve">     </w:t>
      </w:r>
    </w:p>
    <w:p w:rsidR="00BB68C8" w:rsidRDefault="00BB68C8" w:rsidP="00BB68C8">
      <w:r>
        <w:rPr>
          <w:b/>
        </w:rPr>
        <w:tab/>
        <w:t xml:space="preserve">       </w:t>
      </w:r>
    </w:p>
    <w:p w:rsidR="00BB68C8" w:rsidRDefault="00BB68C8" w:rsidP="00BB68C8">
      <w:r>
        <w:tab/>
      </w:r>
    </w:p>
    <w:p w:rsidR="00BB68C8" w:rsidRDefault="00BB68C8" w:rsidP="00BB68C8">
      <w:r>
        <w:t>Agradezco la atención y colaboración prestada.</w:t>
      </w:r>
    </w:p>
    <w:p w:rsidR="00BB68C8" w:rsidRDefault="00BB68C8" w:rsidP="00BB68C8"/>
    <w:p w:rsidR="00BB68C8" w:rsidRDefault="00BB68C8" w:rsidP="00BB68C8"/>
    <w:p w:rsidR="00BB68C8" w:rsidRDefault="00BB68C8" w:rsidP="00BB68C8">
      <w:r>
        <w:t>Cordialmente</w:t>
      </w:r>
    </w:p>
    <w:p w:rsidR="00BB68C8" w:rsidRDefault="00BB68C8" w:rsidP="00BB68C8"/>
    <w:p w:rsidR="00BB68C8" w:rsidRDefault="00BB68C8" w:rsidP="00BB68C8"/>
    <w:p w:rsidR="00BB68C8" w:rsidRDefault="00BB68C8" w:rsidP="00BB68C8">
      <w:r>
        <w:t>RICARDO CASAS ZAPATA</w:t>
      </w:r>
    </w:p>
    <w:p w:rsidR="00BB68C8" w:rsidRDefault="00BB68C8" w:rsidP="00BB68C8">
      <w:r>
        <w:t>Director.</w:t>
      </w:r>
    </w:p>
    <w:p w:rsidR="00BB68C8" w:rsidRDefault="00BB68C8" w:rsidP="00BB68C8">
      <w:pPr>
        <w:rPr>
          <w:b/>
        </w:rPr>
      </w:pPr>
    </w:p>
    <w:p w:rsidR="00BB68C8" w:rsidRDefault="00BB68C8" w:rsidP="00F47D70"/>
    <w:p w:rsidR="00EB7F99" w:rsidRDefault="00EB7F99" w:rsidP="00F47D70"/>
    <w:p w:rsidR="00EB7F99" w:rsidRDefault="00EB7F99" w:rsidP="00F47D70"/>
    <w:p w:rsidR="00EB7F99" w:rsidRDefault="00EB7F99" w:rsidP="00F47D70"/>
    <w:p w:rsidR="00EB7F99" w:rsidRDefault="00EB7F99" w:rsidP="00EB7F99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EB7F99" w:rsidRDefault="00EB7F99" w:rsidP="00EB7F99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EB7F99" w:rsidRDefault="00EB7F99" w:rsidP="00EB7F99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EB7F99" w:rsidRDefault="00EB7F99" w:rsidP="00EB7F99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EB7F99" w:rsidRDefault="00EB7F99" w:rsidP="00EB7F99"/>
    <w:p w:rsidR="00EB7F99" w:rsidRDefault="00EB7F99" w:rsidP="00EB7F99">
      <w:pPr>
        <w:pStyle w:val="Ttulo1"/>
      </w:pPr>
      <w:r>
        <w:t>ORDEN DE TRABAJO    N°     08327-1</w:t>
      </w:r>
    </w:p>
    <w:p w:rsidR="00EB7F99" w:rsidRDefault="00EB7F99" w:rsidP="00EB7F99"/>
    <w:p w:rsidR="00EB7F99" w:rsidRDefault="00EB7F99" w:rsidP="00EB7F99">
      <w:r>
        <w:t>FECHA:</w:t>
      </w:r>
      <w:r>
        <w:tab/>
        <w:t>Medellín,  Mayo  13    de  2011</w:t>
      </w:r>
    </w:p>
    <w:p w:rsidR="00EB7F99" w:rsidRDefault="00EB7F99" w:rsidP="00EB7F99">
      <w:r>
        <w:t>PARA:</w:t>
      </w:r>
      <w:r>
        <w:tab/>
      </w:r>
      <w:r>
        <w:tab/>
        <w:t>PLÁSTICOS DARMA</w:t>
      </w:r>
    </w:p>
    <w:p w:rsidR="00EB7F99" w:rsidRDefault="00EB7F99" w:rsidP="00EB7F99">
      <w:r>
        <w:t>ATENCIÓN:</w:t>
      </w:r>
      <w:r>
        <w:tab/>
        <w:t>Sr. Darío Jaramillo</w:t>
      </w:r>
    </w:p>
    <w:p w:rsidR="00EB7F99" w:rsidRDefault="00EB7F99" w:rsidP="00EB7F99">
      <w:r>
        <w:tab/>
      </w:r>
      <w:r>
        <w:tab/>
        <w:t>Gerente.</w:t>
      </w:r>
    </w:p>
    <w:p w:rsidR="00EB7F99" w:rsidRDefault="00EB7F99" w:rsidP="00EB7F99"/>
    <w:p w:rsidR="00EB7F99" w:rsidRDefault="00EB7F99" w:rsidP="00EB7F99">
      <w:r>
        <w:t>Apreciado Don Darío :</w:t>
      </w:r>
    </w:p>
    <w:p w:rsidR="00EB7F99" w:rsidRDefault="00EB7F99" w:rsidP="00EB7F99">
      <w:r>
        <w:t xml:space="preserve"> </w:t>
      </w:r>
    </w:p>
    <w:p w:rsidR="00EB7F99" w:rsidRDefault="00EB7F99" w:rsidP="00EB7F99">
      <w:r>
        <w:t xml:space="preserve">Con la presente estamos solicitando el siguiente servicio de  </w:t>
      </w:r>
      <w:r w:rsidRPr="00F3741C">
        <w:rPr>
          <w:u w:val="single"/>
        </w:rPr>
        <w:t>IMPRESION</w:t>
      </w:r>
      <w:r>
        <w:t>:</w:t>
      </w:r>
    </w:p>
    <w:p w:rsidR="00EB7F99" w:rsidRDefault="00EB7F99" w:rsidP="00EB7F99"/>
    <w:p w:rsidR="00EB7F99" w:rsidRDefault="00EB7F99" w:rsidP="00EB7F99">
      <w:pPr>
        <w:rPr>
          <w:b/>
          <w:bCs/>
          <w:u w:val="single"/>
        </w:rPr>
      </w:pPr>
    </w:p>
    <w:p w:rsidR="00EB7F99" w:rsidRDefault="00EB7F99" w:rsidP="00EB7F99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EB7F99" w:rsidRDefault="00EB7F99" w:rsidP="00EB7F99"/>
    <w:p w:rsidR="00EB7F99" w:rsidRDefault="00EB7F99" w:rsidP="00EB7F99">
      <w:r>
        <w:t>MATERIAL:</w:t>
      </w:r>
      <w:r>
        <w:tab/>
      </w:r>
      <w:r>
        <w:tab/>
        <w:t>Polietileno BAJA  Tubular</w:t>
      </w:r>
    </w:p>
    <w:p w:rsidR="00EB7F99" w:rsidRPr="003F0627" w:rsidRDefault="00EB7F99" w:rsidP="00EB7F99">
      <w:pPr>
        <w:rPr>
          <w:b/>
        </w:rPr>
      </w:pPr>
      <w:r>
        <w:t>MEDIDA:</w:t>
      </w:r>
      <w:r>
        <w:tab/>
      </w:r>
      <w:r>
        <w:tab/>
      </w:r>
      <w:r>
        <w:rPr>
          <w:b/>
        </w:rPr>
        <w:t>88  cm</w:t>
      </w:r>
    </w:p>
    <w:p w:rsidR="00EB7F99" w:rsidRDefault="00EB7F99" w:rsidP="00EB7F99">
      <w:r>
        <w:t>CALIBRE:</w:t>
      </w:r>
      <w:r>
        <w:tab/>
      </w:r>
      <w:r>
        <w:tab/>
      </w:r>
      <w:r w:rsidRPr="000852A2">
        <w:rPr>
          <w:b/>
          <w:sz w:val="28"/>
          <w:szCs w:val="28"/>
        </w:rPr>
        <w:t>1.0   ”</w:t>
      </w:r>
    </w:p>
    <w:p w:rsidR="00EB7F99" w:rsidRDefault="00EB7F99" w:rsidP="00EB7F99">
      <w:r>
        <w:t>COLOR:</w:t>
      </w:r>
      <w:r>
        <w:tab/>
      </w:r>
      <w:r>
        <w:tab/>
        <w:t>Transparente</w:t>
      </w:r>
    </w:p>
    <w:p w:rsidR="00EB7F99" w:rsidRDefault="00EB7F99" w:rsidP="00EB7F99">
      <w:pPr>
        <w:rPr>
          <w:b/>
          <w:bCs/>
        </w:rPr>
      </w:pPr>
      <w:r>
        <w:t>CANTIDAD:</w:t>
      </w:r>
      <w:r>
        <w:tab/>
      </w:r>
      <w:r>
        <w:tab/>
      </w:r>
      <w:r>
        <w:rPr>
          <w:b/>
        </w:rPr>
        <w:t>550</w:t>
      </w:r>
      <w:r>
        <w:t xml:space="preserve">    Kg.</w:t>
      </w:r>
    </w:p>
    <w:p w:rsidR="00EB7F99" w:rsidRDefault="00EB7F99" w:rsidP="00EB7F99">
      <w:pPr>
        <w:rPr>
          <w:b/>
        </w:rPr>
      </w:pPr>
      <w:r>
        <w:t>COLORES:</w:t>
      </w:r>
      <w:r>
        <w:tab/>
      </w:r>
      <w:r>
        <w:tab/>
        <w:t xml:space="preserve">2  </w:t>
      </w:r>
    </w:p>
    <w:p w:rsidR="00EB7F99" w:rsidRPr="00D04766" w:rsidRDefault="00EB7F99" w:rsidP="00EB7F99">
      <w:pPr>
        <w:rPr>
          <w:b/>
        </w:rPr>
      </w:pPr>
      <w:r>
        <w:t>CARAS:</w:t>
      </w:r>
      <w:r>
        <w:tab/>
      </w:r>
      <w:r>
        <w:tab/>
        <w:t>1  (2x 1 )</w:t>
      </w:r>
    </w:p>
    <w:p w:rsidR="00EB7F99" w:rsidRDefault="00EB7F99" w:rsidP="00EB7F99">
      <w:r>
        <w:t>REPETICIÓN:</w:t>
      </w:r>
      <w:r>
        <w:tab/>
        <w:t xml:space="preserve">26    Cms. </w:t>
      </w:r>
    </w:p>
    <w:p w:rsidR="00EB7F99" w:rsidRDefault="00EB7F99" w:rsidP="00EB7F99">
      <w:r>
        <w:t>BOLSA:</w:t>
      </w:r>
      <w:r>
        <w:tab/>
      </w:r>
      <w:r>
        <w:tab/>
        <w:t xml:space="preserve">26   X   44  cm  </w:t>
      </w:r>
    </w:p>
    <w:p w:rsidR="00EB7F99" w:rsidRDefault="00EB7F99" w:rsidP="00EB7F99">
      <w:r>
        <w:t>RODILLO :                52</w:t>
      </w:r>
    </w:p>
    <w:p w:rsidR="00EB7F99" w:rsidRDefault="00EB7F99" w:rsidP="00EB7F99">
      <w:r>
        <w:t>SELLADO:</w:t>
      </w:r>
      <w:r>
        <w:tab/>
      </w:r>
      <w:r>
        <w:tab/>
        <w:t xml:space="preserve">Lateral  </w:t>
      </w:r>
    </w:p>
    <w:p w:rsidR="00EB7F99" w:rsidRPr="001F34F2" w:rsidRDefault="00EB7F99" w:rsidP="00EB7F99">
      <w:r w:rsidRPr="001F34F2">
        <w:t>REFERENCIA:</w:t>
      </w:r>
      <w:r w:rsidRPr="001F34F2">
        <w:tab/>
      </w:r>
      <w:r>
        <w:rPr>
          <w:b/>
        </w:rPr>
        <w:t>TESCO  BANACOL</w:t>
      </w:r>
    </w:p>
    <w:p w:rsidR="00EB7F99" w:rsidRPr="001F34F2" w:rsidRDefault="00EB7F99" w:rsidP="00EB7F99"/>
    <w:p w:rsidR="00EB7F99" w:rsidRPr="001F34F2" w:rsidRDefault="00EB7F99" w:rsidP="00EB7F99">
      <w:r w:rsidRPr="001F34F2">
        <w:rPr>
          <w:b/>
        </w:rPr>
        <w:tab/>
      </w:r>
      <w:r w:rsidRPr="001F34F2">
        <w:rPr>
          <w:b/>
        </w:rPr>
        <w:tab/>
      </w:r>
      <w:r w:rsidRPr="001F34F2">
        <w:rPr>
          <w:b/>
        </w:rPr>
        <w:tab/>
      </w:r>
    </w:p>
    <w:p w:rsidR="00EB7F99" w:rsidRDefault="00EB7F99" w:rsidP="00EB7F99">
      <w:r>
        <w:rPr>
          <w:b/>
          <w:bCs/>
          <w:u w:val="single"/>
        </w:rPr>
        <w:t>NOTA:</w:t>
      </w:r>
      <w:r>
        <w:t xml:space="preserve">  - Los cyreles   en su planta</w:t>
      </w:r>
    </w:p>
    <w:p w:rsidR="00EB7F99" w:rsidRDefault="00EB7F99" w:rsidP="00EB7F99">
      <w:pPr>
        <w:numPr>
          <w:ilvl w:val="0"/>
          <w:numId w:val="2"/>
        </w:numPr>
      </w:pPr>
      <w:r>
        <w:t>Altura y tonos según   Arte</w:t>
      </w:r>
    </w:p>
    <w:p w:rsidR="00EB7F99" w:rsidRDefault="00EB7F99" w:rsidP="00EB7F99">
      <w:pPr>
        <w:numPr>
          <w:ilvl w:val="0"/>
          <w:numId w:val="2"/>
        </w:numPr>
        <w:rPr>
          <w:b/>
        </w:rPr>
      </w:pPr>
      <w:r>
        <w:rPr>
          <w:b/>
        </w:rPr>
        <w:t>SE DEBEN SACAR ROLLOS PARTIDOS EN IMPRESIÓN</w:t>
      </w:r>
    </w:p>
    <w:p w:rsidR="00EB7F99" w:rsidRDefault="00EB7F99" w:rsidP="00EB7F99">
      <w:pPr>
        <w:numPr>
          <w:ilvl w:val="0"/>
          <w:numId w:val="2"/>
        </w:numPr>
        <w:rPr>
          <w:b/>
          <w:sz w:val="28"/>
          <w:szCs w:val="28"/>
        </w:rPr>
      </w:pPr>
      <w:r w:rsidRPr="00D128D6">
        <w:rPr>
          <w:b/>
          <w:sz w:val="28"/>
          <w:szCs w:val="28"/>
        </w:rPr>
        <w:t xml:space="preserve">COLOCAR GUIA EN </w:t>
      </w:r>
      <w:smartTag w:uri="urn:schemas-microsoft-com:office:smarttags" w:element="PersonName">
        <w:smartTagPr>
          <w:attr w:name="ProductID" w:val="LA PARTE INFERIOR"/>
        </w:smartTagPr>
        <w:smartTag w:uri="urn:schemas-microsoft-com:office:smarttags" w:element="PersonName">
          <w:smartTagPr>
            <w:attr w:name="ProductID" w:val="LA PARTE"/>
          </w:smartTagPr>
          <w:r w:rsidRPr="00D128D6">
            <w:rPr>
              <w:b/>
              <w:sz w:val="28"/>
              <w:szCs w:val="28"/>
            </w:rPr>
            <w:t>LA PARTE</w:t>
          </w:r>
        </w:smartTag>
        <w:r w:rsidRPr="00D128D6">
          <w:rPr>
            <w:b/>
            <w:sz w:val="28"/>
            <w:szCs w:val="28"/>
          </w:rPr>
          <w:t xml:space="preserve"> INFERIOR</w:t>
        </w:r>
      </w:smartTag>
    </w:p>
    <w:p w:rsidR="00EB7F99" w:rsidRDefault="00EB7F99" w:rsidP="00EB7F99">
      <w:pPr>
        <w:numPr>
          <w:ilvl w:val="0"/>
          <w:numId w:val="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P.U.  ENVIA EL TUBULAR</w:t>
      </w:r>
    </w:p>
    <w:p w:rsidR="00EB7F99" w:rsidRPr="00465B97" w:rsidRDefault="00EB7F99" w:rsidP="00EB7F99"/>
    <w:p w:rsidR="00EB7F99" w:rsidRDefault="00EB7F99" w:rsidP="00EB7F99">
      <w:r>
        <w:t>Agradezco la atención y colaboración prestada.</w:t>
      </w:r>
    </w:p>
    <w:p w:rsidR="00EB7F99" w:rsidRDefault="00EB7F99" w:rsidP="00EB7F99"/>
    <w:p w:rsidR="00EB7F99" w:rsidRDefault="00EB7F99" w:rsidP="00EB7F99">
      <w:r>
        <w:t>Cordialmente,</w:t>
      </w:r>
    </w:p>
    <w:p w:rsidR="00EB7F99" w:rsidRDefault="00EB7F99" w:rsidP="00EB7F99"/>
    <w:p w:rsidR="00EB7F99" w:rsidRDefault="00EB7F99" w:rsidP="00EB7F99"/>
    <w:p w:rsidR="00EB7F99" w:rsidRDefault="00EB7F99" w:rsidP="00EB7F99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EB7F99" w:rsidRDefault="00EB7F99" w:rsidP="00EB7F99">
      <w:r>
        <w:t>Director.</w:t>
      </w:r>
    </w:p>
    <w:p w:rsidR="00EB7F99" w:rsidRDefault="00EB7F99" w:rsidP="00EB7F99"/>
    <w:p w:rsidR="00EB7F99" w:rsidRDefault="00EB7F99" w:rsidP="00F47D70"/>
    <w:p w:rsidR="004B274D" w:rsidRDefault="004B274D" w:rsidP="00F47D70"/>
    <w:p w:rsidR="004B274D" w:rsidRDefault="004B274D" w:rsidP="00F47D70"/>
    <w:p w:rsidR="004B274D" w:rsidRDefault="004B274D" w:rsidP="004B274D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4B274D" w:rsidRDefault="004B274D" w:rsidP="004B274D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4B274D" w:rsidRDefault="004B274D" w:rsidP="004B274D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4B274D" w:rsidRDefault="004B274D" w:rsidP="004B274D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4B274D" w:rsidRDefault="004B274D" w:rsidP="004B274D"/>
    <w:p w:rsidR="004B274D" w:rsidRDefault="004B274D" w:rsidP="004B274D">
      <w:pPr>
        <w:pStyle w:val="Ttulo1"/>
      </w:pPr>
      <w:r>
        <w:t>ORDEN DE TRABAJO  N°     08370</w:t>
      </w:r>
    </w:p>
    <w:p w:rsidR="004B274D" w:rsidRDefault="004B274D" w:rsidP="004B274D"/>
    <w:p w:rsidR="004B274D" w:rsidRDefault="004B274D" w:rsidP="004B274D">
      <w:r>
        <w:t>FECHA:</w:t>
      </w:r>
      <w:r>
        <w:tab/>
        <w:t>Medellín,  Mayo    16    de    2011</w:t>
      </w:r>
    </w:p>
    <w:p w:rsidR="004B274D" w:rsidRDefault="004B274D" w:rsidP="004B274D">
      <w:r>
        <w:t>PARA:</w:t>
      </w:r>
      <w:r>
        <w:tab/>
      </w:r>
      <w:r>
        <w:tab/>
        <w:t>PLÁSTICOS DARMA</w:t>
      </w:r>
    </w:p>
    <w:p w:rsidR="004B274D" w:rsidRDefault="004B274D" w:rsidP="004B274D">
      <w:r>
        <w:t>ATENCIÓN:</w:t>
      </w:r>
      <w:r>
        <w:tab/>
        <w:t>Sr. Darío Jaramillo</w:t>
      </w:r>
    </w:p>
    <w:p w:rsidR="004B274D" w:rsidRDefault="004B274D" w:rsidP="004B274D">
      <w:r>
        <w:tab/>
      </w:r>
      <w:r>
        <w:tab/>
        <w:t>Gerente.</w:t>
      </w:r>
    </w:p>
    <w:p w:rsidR="004B274D" w:rsidRDefault="004B274D" w:rsidP="004B274D"/>
    <w:p w:rsidR="004B274D" w:rsidRDefault="004B274D" w:rsidP="004B274D">
      <w:r>
        <w:t>Apreciado Don Darío :</w:t>
      </w:r>
    </w:p>
    <w:p w:rsidR="004B274D" w:rsidRDefault="004B274D" w:rsidP="004B274D">
      <w:r>
        <w:t xml:space="preserve"> </w:t>
      </w:r>
    </w:p>
    <w:p w:rsidR="004B274D" w:rsidRDefault="004B274D" w:rsidP="004B274D">
      <w:r>
        <w:t>Con la presente estamos solicitando el siguiente servicio de EXTRUSION E IMPRESION:</w:t>
      </w:r>
    </w:p>
    <w:p w:rsidR="004B274D" w:rsidRDefault="004B274D" w:rsidP="004B274D"/>
    <w:p w:rsidR="004B274D" w:rsidRDefault="004B274D" w:rsidP="004B274D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4B274D" w:rsidRDefault="004B274D" w:rsidP="004B274D">
      <w:pPr>
        <w:rPr>
          <w:b/>
          <w:bCs/>
          <w:u w:val="single"/>
        </w:rPr>
      </w:pPr>
    </w:p>
    <w:p w:rsidR="004B274D" w:rsidRDefault="004B274D" w:rsidP="004B274D">
      <w:r>
        <w:t>MATERIAL:</w:t>
      </w:r>
      <w:r>
        <w:tab/>
      </w:r>
      <w:r>
        <w:tab/>
        <w:t>Polietileno BAJA  lamina</w:t>
      </w:r>
    </w:p>
    <w:p w:rsidR="004B274D" w:rsidRPr="003F0627" w:rsidRDefault="004B274D" w:rsidP="004B274D">
      <w:pPr>
        <w:rPr>
          <w:b/>
        </w:rPr>
      </w:pPr>
      <w:r>
        <w:t>MEDIDA:</w:t>
      </w:r>
      <w:r>
        <w:tab/>
      </w:r>
      <w:r>
        <w:tab/>
      </w:r>
      <w:r>
        <w:rPr>
          <w:b/>
        </w:rPr>
        <w:t>81  cm</w:t>
      </w:r>
    </w:p>
    <w:p w:rsidR="004B274D" w:rsidRDefault="004B274D" w:rsidP="004B274D">
      <w:r>
        <w:t>CALIBRE:</w:t>
      </w:r>
      <w:r>
        <w:tab/>
      </w:r>
      <w:r>
        <w:tab/>
      </w:r>
      <w:r>
        <w:rPr>
          <w:b/>
        </w:rPr>
        <w:t xml:space="preserve">1.0   </w:t>
      </w:r>
      <w:r w:rsidRPr="00BB2CA5">
        <w:rPr>
          <w:b/>
        </w:rPr>
        <w:t>”</w:t>
      </w:r>
    </w:p>
    <w:p w:rsidR="004B274D" w:rsidRDefault="004B274D" w:rsidP="004B274D">
      <w:r>
        <w:t>COLOR:</w:t>
      </w:r>
      <w:r>
        <w:tab/>
      </w:r>
      <w:r>
        <w:tab/>
        <w:t>Transparente</w:t>
      </w:r>
    </w:p>
    <w:p w:rsidR="004B274D" w:rsidRDefault="004B274D" w:rsidP="004B274D">
      <w:r>
        <w:t>TRATADO:</w:t>
      </w:r>
      <w:r>
        <w:tab/>
      </w:r>
      <w:r>
        <w:tab/>
        <w:t>1  Cara.</w:t>
      </w:r>
    </w:p>
    <w:p w:rsidR="004B274D" w:rsidRDefault="004B274D" w:rsidP="004B274D">
      <w:pPr>
        <w:rPr>
          <w:b/>
          <w:bCs/>
        </w:rPr>
      </w:pPr>
      <w:r>
        <w:t>CANTIDAD:</w:t>
      </w:r>
      <w:r>
        <w:tab/>
      </w:r>
      <w:r>
        <w:tab/>
        <w:t>500</w:t>
      </w:r>
      <w:r>
        <w:rPr>
          <w:b/>
        </w:rPr>
        <w:t xml:space="preserve"> </w:t>
      </w:r>
      <w:r>
        <w:t xml:space="preserve">    Kg.</w:t>
      </w:r>
      <w:r>
        <w:rPr>
          <w:b/>
          <w:bCs/>
        </w:rPr>
        <w:tab/>
      </w:r>
    </w:p>
    <w:p w:rsidR="004B274D" w:rsidRDefault="004B274D" w:rsidP="004B274D">
      <w:r>
        <w:t>COLORES:</w:t>
      </w:r>
      <w:r>
        <w:tab/>
      </w:r>
      <w:r>
        <w:tab/>
        <w:t xml:space="preserve">3     (  Azul  </w:t>
      </w:r>
      <w:smartTag w:uri="urn:schemas-microsoft-com:office:smarttags" w:element="metricconverter">
        <w:smartTagPr>
          <w:attr w:name="ProductID" w:val="300 C"/>
        </w:smartTagPr>
        <w:r>
          <w:t>300 C</w:t>
        </w:r>
      </w:smartTag>
      <w:r>
        <w:t xml:space="preserve">  -  Blanco  -   Amarillo 109  C     )</w:t>
      </w:r>
    </w:p>
    <w:p w:rsidR="004B274D" w:rsidRDefault="004B274D" w:rsidP="004B274D">
      <w:r>
        <w:t>CARAS:</w:t>
      </w:r>
      <w:r>
        <w:tab/>
      </w:r>
      <w:r>
        <w:tab/>
        <w:t>2  (  3 x 1  )</w:t>
      </w:r>
    </w:p>
    <w:p w:rsidR="004B274D" w:rsidRDefault="004B274D" w:rsidP="004B274D">
      <w:r>
        <w:t>REPETICIÓN:</w:t>
      </w:r>
      <w:r>
        <w:tab/>
        <w:t xml:space="preserve">29    Cms. </w:t>
      </w:r>
    </w:p>
    <w:p w:rsidR="004B274D" w:rsidRDefault="004B274D" w:rsidP="004B274D">
      <w:r>
        <w:t>BOLSA:</w:t>
      </w:r>
      <w:r>
        <w:tab/>
      </w:r>
      <w:r>
        <w:tab/>
        <w:t xml:space="preserve">29   X   40.5   cm  </w:t>
      </w:r>
    </w:p>
    <w:p w:rsidR="004B274D" w:rsidRDefault="004B274D" w:rsidP="004B274D">
      <w:r>
        <w:t>RODILLO :                30</w:t>
      </w:r>
    </w:p>
    <w:p w:rsidR="004B274D" w:rsidRDefault="004B274D" w:rsidP="004B274D">
      <w:r>
        <w:t>SELLADO:</w:t>
      </w:r>
      <w:r>
        <w:tab/>
      </w:r>
      <w:r>
        <w:tab/>
        <w:t xml:space="preserve">Lateral  </w:t>
      </w:r>
    </w:p>
    <w:p w:rsidR="004B274D" w:rsidRPr="001F34F2" w:rsidRDefault="004B274D" w:rsidP="004B274D">
      <w:r w:rsidRPr="001F34F2">
        <w:t>REFERENCIA:</w:t>
      </w:r>
      <w:r w:rsidRPr="001F34F2">
        <w:tab/>
      </w:r>
      <w:r>
        <w:rPr>
          <w:b/>
        </w:rPr>
        <w:t>CHIQUITA  PREMIUM</w:t>
      </w:r>
    </w:p>
    <w:p w:rsidR="004B274D" w:rsidRPr="001F34F2" w:rsidRDefault="004B274D" w:rsidP="004B274D"/>
    <w:p w:rsidR="004B274D" w:rsidRPr="001F34F2" w:rsidRDefault="004B274D" w:rsidP="004B274D">
      <w:r w:rsidRPr="001F34F2">
        <w:rPr>
          <w:b/>
        </w:rPr>
        <w:tab/>
      </w:r>
      <w:r w:rsidRPr="001F34F2">
        <w:rPr>
          <w:b/>
        </w:rPr>
        <w:tab/>
      </w:r>
      <w:r w:rsidRPr="001F34F2">
        <w:rPr>
          <w:b/>
        </w:rPr>
        <w:tab/>
      </w:r>
    </w:p>
    <w:p w:rsidR="004B274D" w:rsidRDefault="004B274D" w:rsidP="004B274D">
      <w:r>
        <w:rPr>
          <w:b/>
          <w:bCs/>
          <w:u w:val="single"/>
        </w:rPr>
        <w:t>NOTA:</w:t>
      </w:r>
      <w:r>
        <w:t xml:space="preserve">  - Los cyreles se  encuentran  en  su  planta.</w:t>
      </w:r>
    </w:p>
    <w:p w:rsidR="004B274D" w:rsidRPr="00D41261" w:rsidRDefault="004B274D" w:rsidP="004B274D">
      <w:pPr>
        <w:numPr>
          <w:ilvl w:val="0"/>
          <w:numId w:val="2"/>
        </w:numPr>
        <w:ind w:left="1500"/>
        <w:rPr>
          <w:b/>
        </w:rPr>
      </w:pPr>
      <w:r>
        <w:t>Altura y tonos según   Arte</w:t>
      </w:r>
    </w:p>
    <w:p w:rsidR="004B274D" w:rsidRDefault="004B274D" w:rsidP="004B274D">
      <w:pPr>
        <w:numPr>
          <w:ilvl w:val="0"/>
          <w:numId w:val="2"/>
        </w:numPr>
        <w:rPr>
          <w:b/>
        </w:rPr>
      </w:pPr>
      <w:r>
        <w:rPr>
          <w:b/>
        </w:rPr>
        <w:t>Colocar pie de Imprenta de P.U.</w:t>
      </w:r>
    </w:p>
    <w:p w:rsidR="004B274D" w:rsidRDefault="004B274D" w:rsidP="004B274D">
      <w:pPr>
        <w:ind w:left="1860"/>
        <w:rPr>
          <w:b/>
          <w:sz w:val="28"/>
          <w:szCs w:val="28"/>
        </w:rPr>
      </w:pPr>
    </w:p>
    <w:p w:rsidR="004B274D" w:rsidRDefault="004B274D" w:rsidP="004B274D">
      <w:pPr>
        <w:numPr>
          <w:ilvl w:val="0"/>
          <w:numId w:val="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Se  envía  película de PU.</w:t>
      </w:r>
    </w:p>
    <w:p w:rsidR="004B274D" w:rsidRDefault="004B274D" w:rsidP="004B274D"/>
    <w:p w:rsidR="004B274D" w:rsidRDefault="004B274D" w:rsidP="004B274D"/>
    <w:p w:rsidR="004B274D" w:rsidRPr="00465B97" w:rsidRDefault="004B274D" w:rsidP="004B274D"/>
    <w:p w:rsidR="004B274D" w:rsidRDefault="004B274D" w:rsidP="004B274D">
      <w:r>
        <w:t>Agradezco la atención y colaboración prestada.</w:t>
      </w:r>
    </w:p>
    <w:p w:rsidR="004B274D" w:rsidRDefault="004B274D" w:rsidP="004B274D"/>
    <w:p w:rsidR="004B274D" w:rsidRDefault="004B274D" w:rsidP="004B274D">
      <w:r>
        <w:t>Cordialmente,</w:t>
      </w:r>
    </w:p>
    <w:p w:rsidR="004B274D" w:rsidRDefault="004B274D" w:rsidP="004B274D"/>
    <w:p w:rsidR="004B274D" w:rsidRDefault="004B274D" w:rsidP="004B274D"/>
    <w:p w:rsidR="004B274D" w:rsidRDefault="004B274D" w:rsidP="004B274D">
      <w:r>
        <w:t>RICARDO CASAS ZAPATA</w:t>
      </w:r>
    </w:p>
    <w:p w:rsidR="004B274D" w:rsidRDefault="004B274D" w:rsidP="004B274D">
      <w:r>
        <w:t>Director.</w:t>
      </w:r>
    </w:p>
    <w:p w:rsidR="004B274D" w:rsidRDefault="004B274D" w:rsidP="00F47D70"/>
    <w:p w:rsidR="002A5B6B" w:rsidRDefault="002A5B6B" w:rsidP="00F47D70"/>
    <w:p w:rsidR="002A5B6B" w:rsidRDefault="002A5B6B" w:rsidP="002A5B6B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2A5B6B" w:rsidRDefault="002A5B6B" w:rsidP="002A5B6B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2A5B6B" w:rsidRDefault="002A5B6B" w:rsidP="002A5B6B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2A5B6B" w:rsidRDefault="002A5B6B" w:rsidP="002A5B6B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2A5B6B" w:rsidRDefault="002A5B6B" w:rsidP="002A5B6B">
      <w:pPr>
        <w:rPr>
          <w:b/>
          <w:bCs/>
        </w:rPr>
      </w:pPr>
    </w:p>
    <w:p w:rsidR="002A5B6B" w:rsidRDefault="002A5B6B" w:rsidP="002A5B6B"/>
    <w:p w:rsidR="002A5B6B" w:rsidRDefault="002A5B6B" w:rsidP="002A5B6B">
      <w:pPr>
        <w:pStyle w:val="Ttulo1"/>
      </w:pPr>
      <w:r>
        <w:t>ORDEN DE TRABAJO    N°      08364</w:t>
      </w:r>
    </w:p>
    <w:p w:rsidR="002A5B6B" w:rsidRDefault="002A5B6B" w:rsidP="002A5B6B"/>
    <w:p w:rsidR="002A5B6B" w:rsidRDefault="002A5B6B" w:rsidP="002A5B6B"/>
    <w:p w:rsidR="002A5B6B" w:rsidRDefault="002A5B6B" w:rsidP="002A5B6B">
      <w:r>
        <w:t>FECHA:</w:t>
      </w:r>
      <w:r>
        <w:tab/>
        <w:t>Itagui,  Mayo   16   de  2011</w:t>
      </w:r>
    </w:p>
    <w:p w:rsidR="002A5B6B" w:rsidRDefault="002A5B6B" w:rsidP="002A5B6B">
      <w:r>
        <w:t>PARA:</w:t>
      </w:r>
      <w:r>
        <w:tab/>
      </w:r>
      <w:r>
        <w:tab/>
        <w:t>PLÁSTICOS DARMA</w:t>
      </w:r>
    </w:p>
    <w:p w:rsidR="002A5B6B" w:rsidRDefault="002A5B6B" w:rsidP="002A5B6B">
      <w:r>
        <w:t>ATENCIÓN:</w:t>
      </w:r>
      <w:r>
        <w:tab/>
        <w:t>Sr. DARIO JARAMILLO</w:t>
      </w:r>
    </w:p>
    <w:p w:rsidR="002A5B6B" w:rsidRDefault="002A5B6B" w:rsidP="002A5B6B"/>
    <w:p w:rsidR="002A5B6B" w:rsidRDefault="002A5B6B" w:rsidP="002A5B6B"/>
    <w:p w:rsidR="002A5B6B" w:rsidRDefault="002A5B6B" w:rsidP="002A5B6B">
      <w:r>
        <w:t xml:space="preserve"> Apreciado Dn DARIO:</w:t>
      </w:r>
    </w:p>
    <w:p w:rsidR="002A5B6B" w:rsidRDefault="002A5B6B" w:rsidP="002A5B6B"/>
    <w:p w:rsidR="002A5B6B" w:rsidRDefault="002A5B6B" w:rsidP="002A5B6B">
      <w:r>
        <w:t>Con la presente estamos solicitando el siguiente material  :</w:t>
      </w:r>
    </w:p>
    <w:p w:rsidR="002A5B6B" w:rsidRDefault="002A5B6B" w:rsidP="002A5B6B"/>
    <w:p w:rsidR="002A5B6B" w:rsidRDefault="002A5B6B" w:rsidP="002A5B6B">
      <w:r>
        <w:rPr>
          <w:b/>
          <w:bCs/>
          <w:u w:val="single"/>
        </w:rPr>
        <w:t>EXTRUSION</w:t>
      </w:r>
      <w:r>
        <w:t>:</w:t>
      </w:r>
    </w:p>
    <w:p w:rsidR="002A5B6B" w:rsidRDefault="002A5B6B" w:rsidP="002A5B6B"/>
    <w:p w:rsidR="002A5B6B" w:rsidRDefault="002A5B6B" w:rsidP="002A5B6B"/>
    <w:tbl>
      <w:tblPr>
        <w:tblW w:w="9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994"/>
        <w:gridCol w:w="1672"/>
        <w:gridCol w:w="1847"/>
        <w:gridCol w:w="1784"/>
        <w:gridCol w:w="1953"/>
      </w:tblGrid>
      <w:tr w:rsidR="002A5B6B" w:rsidTr="00F9602C">
        <w:tc>
          <w:tcPr>
            <w:tcW w:w="1994" w:type="dxa"/>
          </w:tcPr>
          <w:p w:rsidR="002A5B6B" w:rsidRDefault="002A5B6B" w:rsidP="00F9602C">
            <w:r>
              <w:t>MEDIDA EN  CENTIMETROS</w:t>
            </w:r>
          </w:p>
        </w:tc>
        <w:tc>
          <w:tcPr>
            <w:tcW w:w="1672" w:type="dxa"/>
          </w:tcPr>
          <w:p w:rsidR="002A5B6B" w:rsidRDefault="002A5B6B" w:rsidP="00F9602C">
            <w:r>
              <w:t>CALIBRE</w:t>
            </w:r>
          </w:p>
        </w:tc>
        <w:tc>
          <w:tcPr>
            <w:tcW w:w="1847" w:type="dxa"/>
          </w:tcPr>
          <w:p w:rsidR="002A5B6B" w:rsidRDefault="002A5B6B" w:rsidP="00F9602C">
            <w:r>
              <w:t>FORMA</w:t>
            </w:r>
          </w:p>
        </w:tc>
        <w:tc>
          <w:tcPr>
            <w:tcW w:w="1784" w:type="dxa"/>
          </w:tcPr>
          <w:p w:rsidR="002A5B6B" w:rsidRDefault="002A5B6B" w:rsidP="00F9602C">
            <w:r>
              <w:t>CANTIDAD EN KILOS</w:t>
            </w:r>
          </w:p>
        </w:tc>
        <w:tc>
          <w:tcPr>
            <w:tcW w:w="1953" w:type="dxa"/>
          </w:tcPr>
          <w:p w:rsidR="002A5B6B" w:rsidRDefault="002A5B6B" w:rsidP="00F9602C">
            <w:r>
              <w:t>MATERIAL</w:t>
            </w:r>
          </w:p>
        </w:tc>
      </w:tr>
      <w:tr w:rsidR="002A5B6B" w:rsidTr="00F9602C">
        <w:tc>
          <w:tcPr>
            <w:tcW w:w="1994" w:type="dxa"/>
          </w:tcPr>
          <w:p w:rsidR="002A5B6B" w:rsidRPr="00D23B0D" w:rsidRDefault="002A5B6B" w:rsidP="00F9602C">
            <w:pPr>
              <w:jc w:val="center"/>
              <w:rPr>
                <w:b/>
              </w:rPr>
            </w:pPr>
            <w:r>
              <w:rPr>
                <w:b/>
              </w:rPr>
              <w:t xml:space="preserve">70 + 15 + 15 </w:t>
            </w:r>
          </w:p>
        </w:tc>
        <w:tc>
          <w:tcPr>
            <w:tcW w:w="1672" w:type="dxa"/>
          </w:tcPr>
          <w:p w:rsidR="002A5B6B" w:rsidRPr="00D23B0D" w:rsidRDefault="002A5B6B" w:rsidP="00F9602C">
            <w:pPr>
              <w:jc w:val="center"/>
              <w:rPr>
                <w:b/>
              </w:rPr>
            </w:pPr>
            <w:r>
              <w:rPr>
                <w:b/>
              </w:rPr>
              <w:t>1.0</w:t>
            </w:r>
            <w:r w:rsidRPr="00D23B0D">
              <w:rPr>
                <w:b/>
              </w:rPr>
              <w:t xml:space="preserve">  ”</w:t>
            </w:r>
          </w:p>
        </w:tc>
        <w:tc>
          <w:tcPr>
            <w:tcW w:w="1847" w:type="dxa"/>
          </w:tcPr>
          <w:p w:rsidR="002A5B6B" w:rsidRPr="00D23B0D" w:rsidRDefault="004E32DC" w:rsidP="00F9602C">
            <w:pPr>
              <w:jc w:val="center"/>
              <w:rPr>
                <w:b/>
              </w:rPr>
            </w:pPr>
            <w:r>
              <w:rPr>
                <w:b/>
              </w:rPr>
              <w:t>TUBULAR</w:t>
            </w:r>
          </w:p>
        </w:tc>
        <w:tc>
          <w:tcPr>
            <w:tcW w:w="1784" w:type="dxa"/>
          </w:tcPr>
          <w:p w:rsidR="002A5B6B" w:rsidRPr="00D23B0D" w:rsidRDefault="002A5B6B" w:rsidP="00F9602C">
            <w:pPr>
              <w:jc w:val="center"/>
              <w:rPr>
                <w:b/>
              </w:rPr>
            </w:pPr>
            <w:r>
              <w:rPr>
                <w:b/>
              </w:rPr>
              <w:t>280</w:t>
            </w:r>
          </w:p>
        </w:tc>
        <w:tc>
          <w:tcPr>
            <w:tcW w:w="1953" w:type="dxa"/>
          </w:tcPr>
          <w:p w:rsidR="002A5B6B" w:rsidRPr="00D23B0D" w:rsidRDefault="002A5B6B" w:rsidP="00F9602C">
            <w:pPr>
              <w:jc w:val="center"/>
              <w:rPr>
                <w:b/>
              </w:rPr>
            </w:pPr>
            <w:r w:rsidRPr="00D23B0D">
              <w:rPr>
                <w:b/>
              </w:rPr>
              <w:t>BAJA   TPTE</w:t>
            </w:r>
          </w:p>
        </w:tc>
      </w:tr>
    </w:tbl>
    <w:p w:rsidR="002A5B6B" w:rsidRDefault="002A5B6B" w:rsidP="002A5B6B">
      <w:pPr>
        <w:pStyle w:val="Ttulo2"/>
      </w:pPr>
    </w:p>
    <w:p w:rsidR="002A5B6B" w:rsidRDefault="002A5B6B" w:rsidP="002A5B6B"/>
    <w:p w:rsidR="002A5B6B" w:rsidRDefault="002A5B6B" w:rsidP="002A5B6B">
      <w:pPr>
        <w:rPr>
          <w:b/>
          <w:bCs/>
          <w:u w:val="single"/>
        </w:rPr>
      </w:pPr>
    </w:p>
    <w:p w:rsidR="002A5B6B" w:rsidRDefault="002A5B6B" w:rsidP="002A5B6B">
      <w:r w:rsidRPr="0026453F">
        <w:rPr>
          <w:b/>
          <w:u w:val="single"/>
        </w:rPr>
        <w:t xml:space="preserve">MEZCLA </w:t>
      </w:r>
      <w:r>
        <w:t xml:space="preserve">  :     25     BAJA</w:t>
      </w:r>
    </w:p>
    <w:p w:rsidR="002A5B6B" w:rsidRDefault="002A5B6B" w:rsidP="002A5B6B">
      <w:r>
        <w:t xml:space="preserve">                           6</w:t>
      </w:r>
      <w:r>
        <w:tab/>
        <w:t>LINEAL</w:t>
      </w:r>
    </w:p>
    <w:p w:rsidR="002A5B6B" w:rsidRDefault="002A5B6B" w:rsidP="002A5B6B"/>
    <w:p w:rsidR="002A5B6B" w:rsidRDefault="002A5B6B" w:rsidP="002A5B6B"/>
    <w:p w:rsidR="002A5B6B" w:rsidRPr="00763912" w:rsidRDefault="002A5B6B" w:rsidP="002A5B6B">
      <w:pPr>
        <w:rPr>
          <w:b/>
          <w:sz w:val="32"/>
          <w:szCs w:val="32"/>
        </w:rPr>
      </w:pPr>
      <w:r w:rsidRPr="00763912">
        <w:rPr>
          <w:b/>
          <w:sz w:val="32"/>
          <w:szCs w:val="32"/>
        </w:rPr>
        <w:t xml:space="preserve">NOTA: </w:t>
      </w:r>
      <w:r>
        <w:rPr>
          <w:b/>
          <w:sz w:val="32"/>
          <w:szCs w:val="32"/>
        </w:rPr>
        <w:t xml:space="preserve">  MATERIAL   SIN  TRATAR</w:t>
      </w:r>
    </w:p>
    <w:p w:rsidR="002A5B6B" w:rsidRDefault="002A5B6B" w:rsidP="002A5B6B">
      <w:r w:rsidRPr="0045587E">
        <w:rPr>
          <w:sz w:val="32"/>
          <w:szCs w:val="32"/>
        </w:rPr>
        <w:t xml:space="preserve"> </w:t>
      </w:r>
      <w:r w:rsidRPr="0045587E">
        <w:rPr>
          <w:sz w:val="32"/>
          <w:szCs w:val="32"/>
        </w:rPr>
        <w:tab/>
      </w:r>
      <w:r w:rsidRPr="0045587E">
        <w:rPr>
          <w:sz w:val="32"/>
          <w:szCs w:val="32"/>
        </w:rPr>
        <w:tab/>
      </w:r>
    </w:p>
    <w:p w:rsidR="002A5B6B" w:rsidRDefault="002A5B6B" w:rsidP="002A5B6B"/>
    <w:p w:rsidR="002A5B6B" w:rsidRDefault="002A5B6B" w:rsidP="002A5B6B">
      <w:r>
        <w:t xml:space="preserve">Agradezco </w:t>
      </w:r>
      <w:smartTag w:uri="urn:schemas-microsoft-com:office:smarttags" w:element="PersonName">
        <w:smartTagPr>
          <w:attr w:name="ProductID" w:val="la Amable"/>
        </w:smartTagPr>
        <w:r>
          <w:t>la Amable</w:t>
        </w:r>
      </w:smartTag>
      <w:r>
        <w:t xml:space="preserve"> colaboración.</w:t>
      </w:r>
    </w:p>
    <w:p w:rsidR="002A5B6B" w:rsidRDefault="002A5B6B" w:rsidP="002A5B6B"/>
    <w:p w:rsidR="002A5B6B" w:rsidRDefault="002A5B6B" w:rsidP="002A5B6B"/>
    <w:p w:rsidR="002A5B6B" w:rsidRDefault="002A5B6B" w:rsidP="002A5B6B"/>
    <w:p w:rsidR="002A5B6B" w:rsidRDefault="002A5B6B" w:rsidP="002A5B6B">
      <w:r>
        <w:t>Cordialmente</w:t>
      </w:r>
    </w:p>
    <w:p w:rsidR="002A5B6B" w:rsidRDefault="002A5B6B" w:rsidP="002A5B6B"/>
    <w:p w:rsidR="002A5B6B" w:rsidRDefault="002A5B6B" w:rsidP="002A5B6B"/>
    <w:p w:rsidR="002A5B6B" w:rsidRDefault="002A5B6B" w:rsidP="002A5B6B"/>
    <w:p w:rsidR="002A5B6B" w:rsidRDefault="002A5B6B" w:rsidP="002A5B6B">
      <w:r>
        <w:t>RICARDO CASAS ZAPATA</w:t>
      </w:r>
    </w:p>
    <w:p w:rsidR="002A5B6B" w:rsidRDefault="002A5B6B" w:rsidP="002A5B6B">
      <w:r>
        <w:t>Director</w:t>
      </w:r>
    </w:p>
    <w:p w:rsidR="002A5B6B" w:rsidRDefault="002A5B6B" w:rsidP="00F47D70"/>
    <w:p w:rsidR="00262E3A" w:rsidRDefault="00262E3A" w:rsidP="00F47D70"/>
    <w:p w:rsidR="00262E3A" w:rsidRDefault="00262E3A" w:rsidP="00F47D70"/>
    <w:p w:rsidR="00262E3A" w:rsidRDefault="00262E3A" w:rsidP="00F47D70"/>
    <w:p w:rsidR="00262E3A" w:rsidRDefault="00262E3A" w:rsidP="00F47D70"/>
    <w:p w:rsidR="00262E3A" w:rsidRDefault="00262E3A" w:rsidP="00262E3A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262E3A" w:rsidRDefault="00262E3A" w:rsidP="00262E3A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262E3A" w:rsidRDefault="00262E3A" w:rsidP="00262E3A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262E3A" w:rsidRDefault="00262E3A" w:rsidP="00262E3A">
      <w:pPr>
        <w:rPr>
          <w:b/>
          <w:bCs/>
          <w:sz w:val="20"/>
        </w:rPr>
      </w:pPr>
      <w:r>
        <w:rPr>
          <w:b/>
          <w:bCs/>
          <w:sz w:val="20"/>
        </w:rPr>
        <w:t>TEL:  4 44 46 64  ITAGUI.</w:t>
      </w:r>
    </w:p>
    <w:p w:rsidR="00262E3A" w:rsidRDefault="00262E3A" w:rsidP="00262E3A">
      <w:pPr>
        <w:rPr>
          <w:b/>
          <w:bCs/>
        </w:rPr>
      </w:pPr>
    </w:p>
    <w:p w:rsidR="00262E3A" w:rsidRDefault="00262E3A" w:rsidP="00262E3A">
      <w:pPr>
        <w:rPr>
          <w:b/>
        </w:rPr>
      </w:pPr>
    </w:p>
    <w:p w:rsidR="00262E3A" w:rsidRDefault="00262E3A" w:rsidP="00262E3A">
      <w:pPr>
        <w:pStyle w:val="Ttulo1"/>
      </w:pPr>
      <w:r>
        <w:t>ORDEN DE TRABAJO    N°      08372</w:t>
      </w:r>
    </w:p>
    <w:p w:rsidR="00262E3A" w:rsidRDefault="00262E3A" w:rsidP="00262E3A"/>
    <w:p w:rsidR="00262E3A" w:rsidRDefault="00262E3A" w:rsidP="00262E3A">
      <w:r>
        <w:t>FECHA:</w:t>
      </w:r>
      <w:r>
        <w:tab/>
        <w:t>Medellín, Mayo    17   de  2011</w:t>
      </w:r>
    </w:p>
    <w:p w:rsidR="00262E3A" w:rsidRDefault="00262E3A" w:rsidP="00262E3A">
      <w:r>
        <w:t>PARA:</w:t>
      </w:r>
      <w:r>
        <w:tab/>
      </w:r>
      <w:r>
        <w:tab/>
        <w:t>PLÁSTICOS DAR MA</w:t>
      </w:r>
    </w:p>
    <w:p w:rsidR="00262E3A" w:rsidRDefault="00262E3A" w:rsidP="00262E3A">
      <w:r>
        <w:t>ATENCIÓN:</w:t>
      </w:r>
      <w:r>
        <w:tab/>
        <w:t>Sr. Darío Jaramillo</w:t>
      </w:r>
    </w:p>
    <w:p w:rsidR="00262E3A" w:rsidRDefault="00262E3A" w:rsidP="00262E3A">
      <w:r>
        <w:tab/>
      </w:r>
      <w:r>
        <w:tab/>
        <w:t>Gerente.</w:t>
      </w:r>
    </w:p>
    <w:p w:rsidR="00262E3A" w:rsidRDefault="00262E3A" w:rsidP="00262E3A"/>
    <w:p w:rsidR="00262E3A" w:rsidRDefault="00262E3A" w:rsidP="00262E3A">
      <w:r>
        <w:t>Apreciado Don Darío :</w:t>
      </w:r>
    </w:p>
    <w:p w:rsidR="00262E3A" w:rsidRDefault="00262E3A" w:rsidP="00262E3A">
      <w:r>
        <w:t xml:space="preserve"> </w:t>
      </w:r>
    </w:p>
    <w:p w:rsidR="00262E3A" w:rsidRDefault="00262E3A" w:rsidP="00262E3A">
      <w:r>
        <w:t>Con la presente estamos solicitando el siguiente servicio de EXTRUSION E IMPRESION:</w:t>
      </w:r>
    </w:p>
    <w:p w:rsidR="00262E3A" w:rsidRDefault="00262E3A" w:rsidP="00262E3A"/>
    <w:p w:rsidR="00262E3A" w:rsidRDefault="00262E3A" w:rsidP="00262E3A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262E3A" w:rsidRDefault="00262E3A" w:rsidP="00262E3A">
      <w:pPr>
        <w:rPr>
          <w:b/>
          <w:bCs/>
          <w:u w:val="single"/>
        </w:rPr>
      </w:pPr>
    </w:p>
    <w:p w:rsidR="00262E3A" w:rsidRPr="005B5BD2" w:rsidRDefault="00262E3A" w:rsidP="00262E3A">
      <w:pPr>
        <w:rPr>
          <w:b/>
        </w:rPr>
      </w:pPr>
      <w:r>
        <w:t>MATERIAL:</w:t>
      </w:r>
      <w:r>
        <w:tab/>
      </w:r>
      <w:r>
        <w:tab/>
        <w:t>Polietileno  Baja  Semitubular</w:t>
      </w:r>
    </w:p>
    <w:p w:rsidR="00262E3A" w:rsidRPr="005B5BD2" w:rsidRDefault="00262E3A" w:rsidP="00262E3A">
      <w:pPr>
        <w:rPr>
          <w:b/>
        </w:rPr>
      </w:pPr>
      <w:r>
        <w:t>MEDIDA:</w:t>
      </w:r>
      <w:r>
        <w:tab/>
      </w:r>
      <w:r>
        <w:tab/>
      </w:r>
      <w:r>
        <w:rPr>
          <w:b/>
        </w:rPr>
        <w:t>21.5 + 6   c</w:t>
      </w:r>
      <w:r w:rsidRPr="005B5BD2">
        <w:rPr>
          <w:b/>
        </w:rPr>
        <w:t>ms.</w:t>
      </w:r>
    </w:p>
    <w:p w:rsidR="00262E3A" w:rsidRPr="00263031" w:rsidRDefault="00262E3A" w:rsidP="00262E3A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2.4 </w:t>
      </w:r>
      <w:r w:rsidRPr="00263031">
        <w:rPr>
          <w:b/>
        </w:rPr>
        <w:t xml:space="preserve">  ”</w:t>
      </w:r>
    </w:p>
    <w:p w:rsidR="00262E3A" w:rsidRDefault="00262E3A" w:rsidP="00262E3A">
      <w:r>
        <w:t>COLOR:</w:t>
      </w:r>
      <w:r>
        <w:tab/>
      </w:r>
      <w:r>
        <w:tab/>
        <w:t>Transparente</w:t>
      </w:r>
    </w:p>
    <w:p w:rsidR="00262E3A" w:rsidRDefault="00262E3A" w:rsidP="00262E3A">
      <w:r>
        <w:t>TRATADO:</w:t>
      </w:r>
      <w:r>
        <w:tab/>
      </w:r>
      <w:r>
        <w:tab/>
        <w:t>1  Cara.</w:t>
      </w:r>
    </w:p>
    <w:p w:rsidR="00262E3A" w:rsidRDefault="00262E3A" w:rsidP="00262E3A">
      <w:r>
        <w:t>CANTIDAD:</w:t>
      </w:r>
      <w:r>
        <w:tab/>
      </w:r>
      <w:r>
        <w:tab/>
      </w:r>
      <w:r>
        <w:rPr>
          <w:b/>
        </w:rPr>
        <w:t>80</w:t>
      </w:r>
      <w:r>
        <w:t xml:space="preserve">   Kg.</w:t>
      </w:r>
    </w:p>
    <w:p w:rsidR="00262E3A" w:rsidRDefault="00262E3A" w:rsidP="00262E3A">
      <w:r>
        <w:t>COLORES:</w:t>
      </w:r>
      <w:r>
        <w:tab/>
      </w:r>
      <w:r>
        <w:tab/>
        <w:t xml:space="preserve">3  </w:t>
      </w:r>
    </w:p>
    <w:p w:rsidR="00262E3A" w:rsidRDefault="00262E3A" w:rsidP="00262E3A">
      <w:r>
        <w:t>CARAS:</w:t>
      </w:r>
      <w:r>
        <w:tab/>
      </w:r>
      <w:r>
        <w:tab/>
        <w:t>1</w:t>
      </w:r>
    </w:p>
    <w:p w:rsidR="00262E3A" w:rsidRDefault="00262E3A" w:rsidP="00262E3A">
      <w:r>
        <w:t>REPETICIÓN:</w:t>
      </w:r>
      <w:r>
        <w:tab/>
        <w:t xml:space="preserve">27.3  Cms. </w:t>
      </w:r>
    </w:p>
    <w:p w:rsidR="00262E3A" w:rsidRDefault="00262E3A" w:rsidP="00262E3A">
      <w:r>
        <w:t>BOLSA:</w:t>
      </w:r>
      <w:r>
        <w:tab/>
      </w:r>
      <w:r>
        <w:tab/>
        <w:t xml:space="preserve">27.3  X  21.5 + 6   Cms .    </w:t>
      </w:r>
    </w:p>
    <w:p w:rsidR="00262E3A" w:rsidRDefault="00262E3A" w:rsidP="00262E3A">
      <w:r>
        <w:t>RODILLO :                55</w:t>
      </w:r>
    </w:p>
    <w:p w:rsidR="00262E3A" w:rsidRDefault="00262E3A" w:rsidP="00262E3A">
      <w:r>
        <w:t>SELLADO:</w:t>
      </w:r>
      <w:r>
        <w:tab/>
      </w:r>
      <w:r>
        <w:tab/>
        <w:t xml:space="preserve">Lateral </w:t>
      </w:r>
    </w:p>
    <w:p w:rsidR="00262E3A" w:rsidRDefault="00262E3A" w:rsidP="00262E3A">
      <w:r>
        <w:t>REFERENCIA:</w:t>
      </w:r>
      <w:r>
        <w:tab/>
        <w:t>CAMISETA ESQUELETO CUELLO REDONDO H</w:t>
      </w:r>
      <w:r>
        <w:tab/>
      </w:r>
    </w:p>
    <w:p w:rsidR="00262E3A" w:rsidRDefault="00262E3A" w:rsidP="00262E3A">
      <w:r>
        <w:tab/>
      </w:r>
      <w:r>
        <w:tab/>
      </w:r>
      <w:r>
        <w:tab/>
      </w:r>
    </w:p>
    <w:p w:rsidR="00262E3A" w:rsidRDefault="00262E3A" w:rsidP="00262E3A">
      <w:r>
        <w:tab/>
      </w:r>
      <w:r>
        <w:tab/>
      </w:r>
      <w:r>
        <w:tab/>
      </w:r>
    </w:p>
    <w:p w:rsidR="00262E3A" w:rsidRDefault="00262E3A" w:rsidP="00262E3A">
      <w:r>
        <w:rPr>
          <w:b/>
          <w:bCs/>
          <w:u w:val="single"/>
        </w:rPr>
        <w:t>NOTA:</w:t>
      </w:r>
      <w:r>
        <w:t xml:space="preserve">  - los cyreles los envía GRAFIFLEX</w:t>
      </w:r>
    </w:p>
    <w:p w:rsidR="00262E3A" w:rsidRDefault="00262E3A" w:rsidP="00262E3A">
      <w:pPr>
        <w:numPr>
          <w:ilvl w:val="0"/>
          <w:numId w:val="2"/>
        </w:numPr>
      </w:pPr>
      <w:r>
        <w:t>Tonos de impresión igual al último montaje.</w:t>
      </w:r>
    </w:p>
    <w:p w:rsidR="00262E3A" w:rsidRDefault="00262E3A" w:rsidP="00262E3A">
      <w:pPr>
        <w:numPr>
          <w:ilvl w:val="0"/>
          <w:numId w:val="2"/>
        </w:numPr>
      </w:pPr>
      <w:r>
        <w:t>Colocar pie de imprenta de P:U.</w:t>
      </w:r>
    </w:p>
    <w:p w:rsidR="00262E3A" w:rsidRDefault="00262E3A" w:rsidP="00262E3A">
      <w:pPr>
        <w:numPr>
          <w:ilvl w:val="0"/>
          <w:numId w:val="2"/>
        </w:numPr>
      </w:pPr>
      <w:r>
        <w:t>SE APRUEBA IMPRESION</w:t>
      </w:r>
    </w:p>
    <w:p w:rsidR="00262E3A" w:rsidRPr="00727EFE" w:rsidRDefault="00262E3A" w:rsidP="00262E3A">
      <w:pPr>
        <w:ind w:left="1500"/>
        <w:rPr>
          <w:b/>
          <w:u w:val="single"/>
        </w:rPr>
      </w:pPr>
    </w:p>
    <w:p w:rsidR="00262E3A" w:rsidRPr="007B67F6" w:rsidRDefault="00262E3A" w:rsidP="00262E3A">
      <w:pPr>
        <w:rPr>
          <w:b/>
          <w:u w:val="single"/>
        </w:rPr>
      </w:pPr>
    </w:p>
    <w:p w:rsidR="00262E3A" w:rsidRDefault="00262E3A" w:rsidP="00262E3A">
      <w:r>
        <w:t>Agradezco la atención y colaboración prestada.</w:t>
      </w:r>
    </w:p>
    <w:p w:rsidR="00262E3A" w:rsidRDefault="00262E3A" w:rsidP="00262E3A"/>
    <w:p w:rsidR="00262E3A" w:rsidRDefault="00262E3A" w:rsidP="00262E3A">
      <w:r>
        <w:t>Cordialmente,</w:t>
      </w:r>
    </w:p>
    <w:p w:rsidR="00262E3A" w:rsidRDefault="00262E3A" w:rsidP="00262E3A"/>
    <w:p w:rsidR="00262E3A" w:rsidRDefault="00262E3A" w:rsidP="00262E3A"/>
    <w:p w:rsidR="00262E3A" w:rsidRDefault="00262E3A" w:rsidP="00262E3A"/>
    <w:p w:rsidR="00262E3A" w:rsidRDefault="00262E3A" w:rsidP="00262E3A">
      <w:r>
        <w:t>RICARDO CASAS ZAPATA</w:t>
      </w:r>
    </w:p>
    <w:p w:rsidR="00262E3A" w:rsidRDefault="00262E3A" w:rsidP="00262E3A">
      <w:r>
        <w:t>Director.</w:t>
      </w:r>
    </w:p>
    <w:p w:rsidR="00262E3A" w:rsidRDefault="00262E3A" w:rsidP="00262E3A">
      <w:pPr>
        <w:rPr>
          <w:b/>
        </w:rPr>
      </w:pPr>
    </w:p>
    <w:p w:rsidR="0043697C" w:rsidRDefault="0043697C" w:rsidP="0043697C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43697C" w:rsidRDefault="0043697C" w:rsidP="0043697C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43697C" w:rsidRDefault="0043697C" w:rsidP="0043697C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43697C" w:rsidRDefault="0043697C" w:rsidP="0043697C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43697C" w:rsidRDefault="0043697C" w:rsidP="0043697C"/>
    <w:p w:rsidR="0043697C" w:rsidRDefault="0043697C" w:rsidP="0043697C">
      <w:pPr>
        <w:pStyle w:val="Ttulo1"/>
      </w:pPr>
      <w:r>
        <w:t>ORD EN DE TRABAJO  N°      08380</w:t>
      </w:r>
    </w:p>
    <w:p w:rsidR="0043697C" w:rsidRDefault="0043697C" w:rsidP="0043697C"/>
    <w:p w:rsidR="0043697C" w:rsidRDefault="0043697C" w:rsidP="0043697C">
      <w:r>
        <w:t>FECHA:</w:t>
      </w:r>
      <w:r>
        <w:tab/>
        <w:t>Medellín,  Mayo  18   de   2011</w:t>
      </w:r>
    </w:p>
    <w:p w:rsidR="0043697C" w:rsidRDefault="0043697C" w:rsidP="0043697C">
      <w:r>
        <w:t>PARA:</w:t>
      </w:r>
      <w:r>
        <w:tab/>
      </w:r>
      <w:r>
        <w:tab/>
        <w:t>PLÁSTICOS DARMA</w:t>
      </w:r>
    </w:p>
    <w:p w:rsidR="0043697C" w:rsidRDefault="0043697C" w:rsidP="0043697C">
      <w:r>
        <w:t>ATENCIÓN:</w:t>
      </w:r>
      <w:r>
        <w:tab/>
        <w:t>Sr. Darío Jaramillo</w:t>
      </w:r>
    </w:p>
    <w:p w:rsidR="0043697C" w:rsidRDefault="0043697C" w:rsidP="0043697C">
      <w:r>
        <w:tab/>
      </w:r>
      <w:r>
        <w:tab/>
        <w:t>Gerente.</w:t>
      </w:r>
    </w:p>
    <w:p w:rsidR="0043697C" w:rsidRDefault="0043697C" w:rsidP="0043697C"/>
    <w:p w:rsidR="0043697C" w:rsidRDefault="0043697C" w:rsidP="0043697C">
      <w:r>
        <w:t>Apreciado Don Darío:</w:t>
      </w:r>
    </w:p>
    <w:p w:rsidR="0043697C" w:rsidRDefault="0043697C" w:rsidP="0043697C"/>
    <w:p w:rsidR="0043697C" w:rsidRPr="0096137E" w:rsidRDefault="0043697C" w:rsidP="0043697C">
      <w:pPr>
        <w:rPr>
          <w:b/>
        </w:rPr>
      </w:pPr>
      <w:r>
        <w:t>Con la presente estamos solicitando el siguiente Material :</w:t>
      </w:r>
    </w:p>
    <w:p w:rsidR="0043697C" w:rsidRDefault="0043697C" w:rsidP="0043697C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43697C" w:rsidRDefault="0043697C" w:rsidP="0043697C"/>
    <w:p w:rsidR="0043697C" w:rsidRDefault="0043697C" w:rsidP="0043697C">
      <w:r>
        <w:t>MATERIAL:</w:t>
      </w:r>
      <w:r>
        <w:tab/>
      </w:r>
      <w:r>
        <w:tab/>
        <w:t xml:space="preserve">Polietileno Alta Densidad Pigmentado </w:t>
      </w:r>
      <w:r w:rsidRPr="00496357">
        <w:rPr>
          <w:b/>
        </w:rPr>
        <w:t xml:space="preserve">NEGRO </w:t>
      </w:r>
    </w:p>
    <w:p w:rsidR="0043697C" w:rsidRDefault="0043697C" w:rsidP="0043697C">
      <w:r>
        <w:t>MEDIDA:</w:t>
      </w:r>
      <w:r>
        <w:tab/>
      </w:r>
      <w:r>
        <w:tab/>
      </w:r>
      <w:r>
        <w:rPr>
          <w:b/>
        </w:rPr>
        <w:t>48</w:t>
      </w:r>
      <w:r>
        <w:t xml:space="preserve">  Cms.</w:t>
      </w:r>
    </w:p>
    <w:p w:rsidR="0043697C" w:rsidRDefault="0043697C" w:rsidP="0043697C">
      <w:pPr>
        <w:rPr>
          <w:b/>
          <w:bCs/>
        </w:rPr>
      </w:pPr>
      <w:r>
        <w:t>CALIBRE:</w:t>
      </w:r>
      <w:r>
        <w:tab/>
      </w:r>
      <w:r>
        <w:tab/>
      </w:r>
      <w:r>
        <w:rPr>
          <w:b/>
        </w:rPr>
        <w:t>2.2</w:t>
      </w:r>
      <w:r w:rsidRPr="00553674">
        <w:rPr>
          <w:b/>
          <w:bCs/>
        </w:rPr>
        <w:t xml:space="preserve"> </w:t>
      </w:r>
      <w:r>
        <w:rPr>
          <w:b/>
          <w:bCs/>
        </w:rPr>
        <w:t xml:space="preserve"> ”</w:t>
      </w:r>
    </w:p>
    <w:p w:rsidR="0043697C" w:rsidRDefault="0043697C" w:rsidP="0043697C">
      <w:r>
        <w:t>COLOR:</w:t>
      </w:r>
      <w:r>
        <w:tab/>
      </w:r>
      <w:r>
        <w:tab/>
        <w:t xml:space="preserve">NEGRO  </w:t>
      </w:r>
    </w:p>
    <w:p w:rsidR="0043697C" w:rsidRDefault="0043697C" w:rsidP="0043697C">
      <w:r>
        <w:t>TRATADO:</w:t>
      </w:r>
      <w:r>
        <w:tab/>
      </w:r>
      <w:r>
        <w:tab/>
        <w:t>2 Caras.</w:t>
      </w:r>
    </w:p>
    <w:p w:rsidR="0043697C" w:rsidRDefault="0043697C" w:rsidP="0043697C">
      <w:pPr>
        <w:rPr>
          <w:b/>
          <w:bCs/>
        </w:rPr>
      </w:pPr>
      <w:r>
        <w:t>CANTIDAD:</w:t>
      </w:r>
      <w:r>
        <w:tab/>
      </w:r>
      <w:r>
        <w:tab/>
      </w:r>
      <w:r>
        <w:rPr>
          <w:b/>
        </w:rPr>
        <w:t xml:space="preserve">170 </w:t>
      </w:r>
      <w:r w:rsidRPr="00212963">
        <w:rPr>
          <w:b/>
        </w:rPr>
        <w:t xml:space="preserve">   Kg.</w:t>
      </w:r>
    </w:p>
    <w:p w:rsidR="0043697C" w:rsidRDefault="0043697C" w:rsidP="0043697C">
      <w:r>
        <w:t>REFERENCIA:</w:t>
      </w:r>
      <w:r>
        <w:tab/>
      </w:r>
      <w:r>
        <w:rPr>
          <w:b/>
        </w:rPr>
        <w:t>GEORDI  ALMACEN  MEDIANA</w:t>
      </w:r>
    </w:p>
    <w:p w:rsidR="0043697C" w:rsidRDefault="0043697C" w:rsidP="0043697C">
      <w:r>
        <w:t>COLORES:</w:t>
      </w:r>
      <w:r>
        <w:tab/>
      </w:r>
      <w:r>
        <w:tab/>
        <w:t>1 ( Plata  )</w:t>
      </w:r>
    </w:p>
    <w:p w:rsidR="0043697C" w:rsidRDefault="0043697C" w:rsidP="0043697C">
      <w:r>
        <w:t>CARAS:</w:t>
      </w:r>
      <w:r>
        <w:tab/>
      </w:r>
      <w:r>
        <w:tab/>
        <w:t>2</w:t>
      </w:r>
    </w:p>
    <w:p w:rsidR="0043697C" w:rsidRDefault="0043697C" w:rsidP="0043697C">
      <w:r>
        <w:t>REPETICIÓN:</w:t>
      </w:r>
      <w:r>
        <w:tab/>
        <w:t>32</w:t>
      </w:r>
    </w:p>
    <w:p w:rsidR="0043697C" w:rsidRDefault="0043697C" w:rsidP="0043697C">
      <w:r>
        <w:t>RODILLO:</w:t>
      </w:r>
      <w:r>
        <w:tab/>
      </w:r>
      <w:r>
        <w:tab/>
        <w:t>32</w:t>
      </w:r>
    </w:p>
    <w:p w:rsidR="0043697C" w:rsidRDefault="0043697C" w:rsidP="0043697C">
      <w:r>
        <w:t>BOLSA:</w:t>
      </w:r>
      <w:r>
        <w:tab/>
      </w:r>
      <w:r>
        <w:tab/>
      </w:r>
      <w:r w:rsidRPr="0067498C">
        <w:rPr>
          <w:b/>
        </w:rPr>
        <w:t>32  x  40</w:t>
      </w:r>
      <w:r>
        <w:rPr>
          <w:b/>
        </w:rPr>
        <w:t xml:space="preserve"> + 8</w:t>
      </w:r>
      <w:r>
        <w:t xml:space="preserve">    cms   con Troquel  rinon</w:t>
      </w:r>
    </w:p>
    <w:p w:rsidR="0043697C" w:rsidRDefault="0043697C" w:rsidP="0043697C">
      <w:r>
        <w:t>SELLADO:</w:t>
      </w:r>
      <w:r>
        <w:tab/>
      </w:r>
      <w:r>
        <w:tab/>
        <w:t>Para selle  Lateral</w:t>
      </w:r>
    </w:p>
    <w:p w:rsidR="0043697C" w:rsidRDefault="0043697C" w:rsidP="0043697C"/>
    <w:p w:rsidR="0043697C" w:rsidRDefault="0043697C" w:rsidP="0043697C"/>
    <w:p w:rsidR="0043697C" w:rsidRDefault="0043697C" w:rsidP="0043697C">
      <w:r>
        <w:rPr>
          <w:b/>
          <w:bCs/>
          <w:u w:val="single"/>
        </w:rPr>
        <w:t>NOTA:</w:t>
      </w:r>
      <w:r>
        <w:t xml:space="preserve">  * Los cyreles en su planta</w:t>
      </w:r>
    </w:p>
    <w:p w:rsidR="0043697C" w:rsidRDefault="0043697C" w:rsidP="0043697C"/>
    <w:p w:rsidR="0043697C" w:rsidRDefault="0043697C" w:rsidP="0043697C">
      <w:pPr>
        <w:numPr>
          <w:ilvl w:val="0"/>
          <w:numId w:val="1"/>
        </w:numPr>
      </w:pPr>
      <w:r>
        <w:t>Colocar pie de imprenta de Plasticos Union.</w:t>
      </w:r>
    </w:p>
    <w:p w:rsidR="0043697C" w:rsidRDefault="0043697C" w:rsidP="0043697C">
      <w:pPr>
        <w:ind w:left="885"/>
      </w:pPr>
    </w:p>
    <w:p w:rsidR="0043697C" w:rsidRDefault="0043697C" w:rsidP="0043697C">
      <w:pPr>
        <w:ind w:left="885"/>
      </w:pPr>
    </w:p>
    <w:p w:rsidR="0043697C" w:rsidRPr="0098114D" w:rsidRDefault="0043697C" w:rsidP="0043697C">
      <w:pPr>
        <w:rPr>
          <w:b/>
          <w:u w:val="single"/>
        </w:rPr>
      </w:pPr>
    </w:p>
    <w:p w:rsidR="0043697C" w:rsidRDefault="0043697C" w:rsidP="0043697C">
      <w:r>
        <w:t>Agradezco la atención y colaboración prestada.</w:t>
      </w:r>
    </w:p>
    <w:p w:rsidR="0043697C" w:rsidRDefault="0043697C" w:rsidP="0043697C"/>
    <w:p w:rsidR="0043697C" w:rsidRDefault="0043697C" w:rsidP="0043697C"/>
    <w:p w:rsidR="0043697C" w:rsidRDefault="0043697C" w:rsidP="0043697C">
      <w:r>
        <w:t>Cordialmente,</w:t>
      </w:r>
    </w:p>
    <w:p w:rsidR="0043697C" w:rsidRDefault="0043697C" w:rsidP="0043697C"/>
    <w:p w:rsidR="0043697C" w:rsidRDefault="0043697C" w:rsidP="0043697C"/>
    <w:p w:rsidR="0043697C" w:rsidRDefault="0043697C" w:rsidP="0043697C">
      <w:r>
        <w:t>RICARDO CASAS ZAPATA</w:t>
      </w:r>
    </w:p>
    <w:p w:rsidR="0043697C" w:rsidRDefault="0043697C" w:rsidP="0043697C">
      <w:r>
        <w:t>Director.</w:t>
      </w:r>
    </w:p>
    <w:p w:rsidR="00262E3A" w:rsidRDefault="00262E3A" w:rsidP="00F47D70"/>
    <w:p w:rsidR="00680F1E" w:rsidRDefault="00680F1E" w:rsidP="00F47D70"/>
    <w:p w:rsidR="00680F1E" w:rsidRDefault="00680F1E" w:rsidP="00F47D70"/>
    <w:p w:rsidR="00680F1E" w:rsidRDefault="00680F1E" w:rsidP="00F47D70"/>
    <w:p w:rsidR="00680F1E" w:rsidRDefault="00680F1E" w:rsidP="00F47D70"/>
    <w:p w:rsidR="00680F1E" w:rsidRDefault="00680F1E" w:rsidP="00680F1E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680F1E" w:rsidRDefault="00680F1E" w:rsidP="00680F1E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680F1E" w:rsidRDefault="00680F1E" w:rsidP="00680F1E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680F1E" w:rsidRDefault="00680F1E" w:rsidP="00680F1E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680F1E" w:rsidRDefault="00680F1E" w:rsidP="00680F1E"/>
    <w:p w:rsidR="00680F1E" w:rsidRDefault="00680F1E" w:rsidP="00680F1E">
      <w:pPr>
        <w:pStyle w:val="Ttulo1"/>
      </w:pPr>
      <w:r>
        <w:t>ORD EN DE TRABAJO  N°      08381</w:t>
      </w:r>
    </w:p>
    <w:p w:rsidR="00680F1E" w:rsidRDefault="00680F1E" w:rsidP="00680F1E"/>
    <w:p w:rsidR="00680F1E" w:rsidRDefault="00680F1E" w:rsidP="00680F1E">
      <w:r>
        <w:t>FECHA:</w:t>
      </w:r>
      <w:r>
        <w:tab/>
        <w:t>Medellín,  Mayo  18   de   2011</w:t>
      </w:r>
    </w:p>
    <w:p w:rsidR="00680F1E" w:rsidRDefault="00680F1E" w:rsidP="00680F1E">
      <w:r>
        <w:t>PARA:</w:t>
      </w:r>
      <w:r>
        <w:tab/>
      </w:r>
      <w:r>
        <w:tab/>
        <w:t>PLÁSTICOS DARMA</w:t>
      </w:r>
    </w:p>
    <w:p w:rsidR="00680F1E" w:rsidRDefault="00680F1E" w:rsidP="00680F1E">
      <w:r>
        <w:t>ATENCIÓN:</w:t>
      </w:r>
      <w:r>
        <w:tab/>
        <w:t>Sr. Darío Jaramillo</w:t>
      </w:r>
    </w:p>
    <w:p w:rsidR="00680F1E" w:rsidRDefault="00680F1E" w:rsidP="00680F1E">
      <w:r>
        <w:tab/>
      </w:r>
      <w:r>
        <w:tab/>
        <w:t>Gerente.</w:t>
      </w:r>
    </w:p>
    <w:p w:rsidR="00680F1E" w:rsidRDefault="00680F1E" w:rsidP="00680F1E"/>
    <w:p w:rsidR="00680F1E" w:rsidRDefault="00680F1E" w:rsidP="00680F1E">
      <w:r>
        <w:t>Apreciado Don Darío:</w:t>
      </w:r>
    </w:p>
    <w:p w:rsidR="00680F1E" w:rsidRDefault="00680F1E" w:rsidP="00680F1E"/>
    <w:p w:rsidR="00680F1E" w:rsidRPr="0096137E" w:rsidRDefault="00680F1E" w:rsidP="00680F1E">
      <w:pPr>
        <w:rPr>
          <w:b/>
        </w:rPr>
      </w:pPr>
      <w:r>
        <w:t>Con la presente estamos solicitando el siguiente Material :</w:t>
      </w:r>
    </w:p>
    <w:p w:rsidR="00680F1E" w:rsidRDefault="00680F1E" w:rsidP="00680F1E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680F1E" w:rsidRDefault="00680F1E" w:rsidP="00680F1E"/>
    <w:p w:rsidR="00680F1E" w:rsidRDefault="00680F1E" w:rsidP="00680F1E">
      <w:r>
        <w:t>MATERIAL:</w:t>
      </w:r>
      <w:r>
        <w:tab/>
      </w:r>
      <w:r>
        <w:tab/>
        <w:t xml:space="preserve">Polietileno Alta Densidad Pigmentado </w:t>
      </w:r>
      <w:r w:rsidRPr="00496357">
        <w:rPr>
          <w:b/>
        </w:rPr>
        <w:t xml:space="preserve">NEGRO </w:t>
      </w:r>
    </w:p>
    <w:p w:rsidR="00680F1E" w:rsidRDefault="00680F1E" w:rsidP="00680F1E">
      <w:r>
        <w:t>MEDIDA:</w:t>
      </w:r>
      <w:r>
        <w:tab/>
      </w:r>
      <w:r>
        <w:tab/>
      </w:r>
      <w:r>
        <w:rPr>
          <w:b/>
        </w:rPr>
        <w:t>30</w:t>
      </w:r>
      <w:r>
        <w:t xml:space="preserve">  Cms.</w:t>
      </w:r>
    </w:p>
    <w:p w:rsidR="00680F1E" w:rsidRDefault="00680F1E" w:rsidP="00680F1E">
      <w:pPr>
        <w:rPr>
          <w:b/>
          <w:bCs/>
        </w:rPr>
      </w:pPr>
      <w:r>
        <w:t>CALIBRE:</w:t>
      </w:r>
      <w:r>
        <w:tab/>
      </w:r>
      <w:r>
        <w:tab/>
      </w:r>
      <w:r>
        <w:rPr>
          <w:b/>
        </w:rPr>
        <w:t>2.2</w:t>
      </w:r>
      <w:r w:rsidRPr="00553674">
        <w:rPr>
          <w:b/>
          <w:bCs/>
        </w:rPr>
        <w:t xml:space="preserve"> </w:t>
      </w:r>
      <w:r>
        <w:rPr>
          <w:b/>
          <w:bCs/>
        </w:rPr>
        <w:t xml:space="preserve"> ”</w:t>
      </w:r>
    </w:p>
    <w:p w:rsidR="00680F1E" w:rsidRDefault="00680F1E" w:rsidP="00680F1E">
      <w:r>
        <w:t>COLOR:</w:t>
      </w:r>
      <w:r>
        <w:tab/>
      </w:r>
      <w:r>
        <w:tab/>
        <w:t xml:space="preserve">NEGRO  </w:t>
      </w:r>
    </w:p>
    <w:p w:rsidR="00680F1E" w:rsidRDefault="00680F1E" w:rsidP="00680F1E">
      <w:r>
        <w:t>TRATADO:</w:t>
      </w:r>
      <w:r>
        <w:tab/>
      </w:r>
      <w:r>
        <w:tab/>
        <w:t>2 Caras.</w:t>
      </w:r>
    </w:p>
    <w:p w:rsidR="00680F1E" w:rsidRDefault="00680F1E" w:rsidP="00680F1E">
      <w:pPr>
        <w:rPr>
          <w:b/>
          <w:bCs/>
        </w:rPr>
      </w:pPr>
      <w:r>
        <w:t>CANTIDAD:</w:t>
      </w:r>
      <w:r>
        <w:tab/>
      </w:r>
      <w:r>
        <w:tab/>
      </w:r>
      <w:r>
        <w:rPr>
          <w:b/>
        </w:rPr>
        <w:t xml:space="preserve">150 </w:t>
      </w:r>
      <w:r w:rsidRPr="00212963">
        <w:rPr>
          <w:b/>
        </w:rPr>
        <w:t xml:space="preserve">   Kg.</w:t>
      </w:r>
    </w:p>
    <w:p w:rsidR="00680F1E" w:rsidRDefault="00680F1E" w:rsidP="00680F1E">
      <w:r>
        <w:t>REFERENCIA:</w:t>
      </w:r>
      <w:r>
        <w:tab/>
      </w:r>
      <w:r>
        <w:rPr>
          <w:b/>
        </w:rPr>
        <w:t>GEORDI  ALMACEN  PEQUEÑA</w:t>
      </w:r>
    </w:p>
    <w:p w:rsidR="00680F1E" w:rsidRDefault="00680F1E" w:rsidP="00680F1E">
      <w:r>
        <w:t>COLORES:</w:t>
      </w:r>
      <w:r>
        <w:tab/>
      </w:r>
      <w:r>
        <w:tab/>
        <w:t>1 ( Plata  )</w:t>
      </w:r>
    </w:p>
    <w:p w:rsidR="00680F1E" w:rsidRDefault="00680F1E" w:rsidP="00680F1E">
      <w:r>
        <w:t>CARAS:</w:t>
      </w:r>
      <w:r>
        <w:tab/>
      </w:r>
      <w:r>
        <w:tab/>
        <w:t>2</w:t>
      </w:r>
    </w:p>
    <w:p w:rsidR="00680F1E" w:rsidRDefault="00F9602C" w:rsidP="00680F1E">
      <w:r>
        <w:t>REPETICIÓN:</w:t>
      </w:r>
      <w:r>
        <w:tab/>
        <w:t>22.5</w:t>
      </w:r>
    </w:p>
    <w:p w:rsidR="00680F1E" w:rsidRDefault="00F9602C" w:rsidP="00680F1E">
      <w:r>
        <w:t>RODILLO:</w:t>
      </w:r>
      <w:r>
        <w:tab/>
      </w:r>
      <w:r>
        <w:tab/>
        <w:t>45</w:t>
      </w:r>
    </w:p>
    <w:p w:rsidR="00680F1E" w:rsidRDefault="00680F1E" w:rsidP="00680F1E">
      <w:r>
        <w:t>BOLSA:</w:t>
      </w:r>
      <w:r>
        <w:tab/>
      </w:r>
      <w:r>
        <w:tab/>
      </w:r>
      <w:r w:rsidR="00F9602C">
        <w:rPr>
          <w:b/>
        </w:rPr>
        <w:t>22.5  x  30</w:t>
      </w:r>
      <w:r>
        <w:t xml:space="preserve">    cms   con Troquel  </w:t>
      </w:r>
      <w:r w:rsidR="00F9602C">
        <w:t>riñón</w:t>
      </w:r>
    </w:p>
    <w:p w:rsidR="00680F1E" w:rsidRDefault="00680F1E" w:rsidP="00680F1E">
      <w:r>
        <w:t>SELLADO:</w:t>
      </w:r>
      <w:r>
        <w:tab/>
      </w:r>
      <w:r>
        <w:tab/>
        <w:t>Para selle  Lateral</w:t>
      </w:r>
    </w:p>
    <w:p w:rsidR="00680F1E" w:rsidRDefault="00680F1E" w:rsidP="00680F1E"/>
    <w:p w:rsidR="00680F1E" w:rsidRDefault="00680F1E" w:rsidP="00680F1E"/>
    <w:p w:rsidR="00680F1E" w:rsidRDefault="00680F1E" w:rsidP="00680F1E">
      <w:r>
        <w:rPr>
          <w:b/>
          <w:bCs/>
          <w:u w:val="single"/>
        </w:rPr>
        <w:t>NOTA:</w:t>
      </w:r>
      <w:r>
        <w:t xml:space="preserve">  * Los cyreles </w:t>
      </w:r>
      <w:r w:rsidR="00F9602C">
        <w:t xml:space="preserve"> LOS ENVIA  GRAFIFLEX</w:t>
      </w:r>
    </w:p>
    <w:p w:rsidR="00680F1E" w:rsidRDefault="00680F1E" w:rsidP="00680F1E"/>
    <w:p w:rsidR="00680F1E" w:rsidRDefault="00680F1E" w:rsidP="00680F1E">
      <w:pPr>
        <w:numPr>
          <w:ilvl w:val="0"/>
          <w:numId w:val="1"/>
        </w:numPr>
      </w:pPr>
      <w:r>
        <w:t>Colocar pie de imprenta de Plasticos Union.</w:t>
      </w:r>
    </w:p>
    <w:p w:rsidR="00680F1E" w:rsidRDefault="00680F1E" w:rsidP="00680F1E">
      <w:pPr>
        <w:ind w:left="885"/>
      </w:pPr>
    </w:p>
    <w:p w:rsidR="00680F1E" w:rsidRDefault="00680F1E" w:rsidP="00680F1E">
      <w:pPr>
        <w:ind w:left="885"/>
      </w:pPr>
    </w:p>
    <w:p w:rsidR="00680F1E" w:rsidRPr="0098114D" w:rsidRDefault="00680F1E" w:rsidP="00680F1E">
      <w:pPr>
        <w:rPr>
          <w:b/>
          <w:u w:val="single"/>
        </w:rPr>
      </w:pPr>
    </w:p>
    <w:p w:rsidR="00680F1E" w:rsidRDefault="00680F1E" w:rsidP="00680F1E">
      <w:r>
        <w:t>Agradezco la atención y colaboración prestada.</w:t>
      </w:r>
    </w:p>
    <w:p w:rsidR="00680F1E" w:rsidRDefault="00680F1E" w:rsidP="00680F1E"/>
    <w:p w:rsidR="00680F1E" w:rsidRDefault="00680F1E" w:rsidP="00680F1E"/>
    <w:p w:rsidR="00680F1E" w:rsidRDefault="00680F1E" w:rsidP="00680F1E">
      <w:r>
        <w:t>Cordialmente,</w:t>
      </w:r>
    </w:p>
    <w:p w:rsidR="00680F1E" w:rsidRDefault="00680F1E" w:rsidP="00680F1E"/>
    <w:p w:rsidR="00680F1E" w:rsidRDefault="00680F1E" w:rsidP="00680F1E"/>
    <w:p w:rsidR="00680F1E" w:rsidRDefault="00680F1E" w:rsidP="00680F1E">
      <w:r>
        <w:t>RICARDO CASAS ZAPATA</w:t>
      </w:r>
    </w:p>
    <w:p w:rsidR="00680F1E" w:rsidRDefault="00680F1E" w:rsidP="00680F1E">
      <w:r>
        <w:t>Director.</w:t>
      </w:r>
    </w:p>
    <w:p w:rsidR="00680F1E" w:rsidRPr="00F47D70" w:rsidRDefault="00680F1E" w:rsidP="00680F1E"/>
    <w:p w:rsidR="00680F1E" w:rsidRDefault="00680F1E" w:rsidP="00F47D70"/>
    <w:p w:rsidR="00280724" w:rsidRDefault="00280724" w:rsidP="00F47D70"/>
    <w:p w:rsidR="00280724" w:rsidRDefault="00280724" w:rsidP="00F47D70"/>
    <w:p w:rsidR="00280724" w:rsidRDefault="00280724" w:rsidP="00F47D70"/>
    <w:p w:rsidR="00280724" w:rsidRDefault="00280724" w:rsidP="00280724">
      <w:pPr>
        <w:rPr>
          <w:b/>
        </w:rPr>
      </w:pPr>
    </w:p>
    <w:p w:rsidR="00280724" w:rsidRDefault="00280724" w:rsidP="00280724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280724" w:rsidRDefault="00280724" w:rsidP="00280724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280724" w:rsidRDefault="00280724" w:rsidP="00280724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280724" w:rsidRDefault="00280724" w:rsidP="00280724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280724" w:rsidRDefault="00280724" w:rsidP="00280724">
      <w:pPr>
        <w:rPr>
          <w:b/>
          <w:bCs/>
        </w:rPr>
      </w:pPr>
    </w:p>
    <w:p w:rsidR="00280724" w:rsidRDefault="00280724" w:rsidP="00280724">
      <w:pPr>
        <w:pStyle w:val="Ttulo1"/>
      </w:pPr>
    </w:p>
    <w:p w:rsidR="00280724" w:rsidRDefault="00280724" w:rsidP="00280724">
      <w:pPr>
        <w:pStyle w:val="Ttulo1"/>
      </w:pPr>
      <w:r>
        <w:t>ORDEN DE TRABAJO  N °      08378</w:t>
      </w:r>
    </w:p>
    <w:p w:rsidR="00280724" w:rsidRDefault="00280724" w:rsidP="00280724"/>
    <w:p w:rsidR="00280724" w:rsidRDefault="00280724" w:rsidP="00280724">
      <w:r>
        <w:t>FECHA:</w:t>
      </w:r>
      <w:r>
        <w:tab/>
        <w:t>Medellín, Mayo   18   de   2011</w:t>
      </w:r>
    </w:p>
    <w:p w:rsidR="00280724" w:rsidRDefault="00280724" w:rsidP="00280724">
      <w:r>
        <w:t>PARA:</w:t>
      </w:r>
      <w:r>
        <w:tab/>
      </w:r>
      <w:r>
        <w:tab/>
        <w:t>PLÁSTICOS DARMA</w:t>
      </w:r>
    </w:p>
    <w:p w:rsidR="00280724" w:rsidRDefault="00280724" w:rsidP="00280724">
      <w:r>
        <w:t>ATENCIÓN:</w:t>
      </w:r>
      <w:r>
        <w:tab/>
        <w:t>Sr. Darío Jaramillo</w:t>
      </w:r>
    </w:p>
    <w:p w:rsidR="00280724" w:rsidRDefault="00280724" w:rsidP="00280724">
      <w:r>
        <w:tab/>
      </w:r>
      <w:r>
        <w:tab/>
        <w:t>Gerente.</w:t>
      </w:r>
    </w:p>
    <w:p w:rsidR="00280724" w:rsidRDefault="00280724" w:rsidP="00280724"/>
    <w:p w:rsidR="00280724" w:rsidRDefault="00280724" w:rsidP="00280724">
      <w:r>
        <w:t>Apreciado Don Darío:</w:t>
      </w:r>
    </w:p>
    <w:p w:rsidR="00280724" w:rsidRDefault="00280724" w:rsidP="00280724"/>
    <w:p w:rsidR="00280724" w:rsidRDefault="00280724" w:rsidP="00280724">
      <w:r>
        <w:t>Con la presente estamos solicitando el siguiente servicio de  IMPRESIÓN:</w:t>
      </w:r>
    </w:p>
    <w:p w:rsidR="00280724" w:rsidRDefault="00280724" w:rsidP="00280724"/>
    <w:p w:rsidR="00280724" w:rsidRDefault="00280724" w:rsidP="00280724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280724" w:rsidRDefault="00280724" w:rsidP="00280724">
      <w:r>
        <w:t xml:space="preserve">MATERIAL   :           Polipropileno   Tubular   de   </w:t>
      </w:r>
      <w:r>
        <w:rPr>
          <w:b/>
        </w:rPr>
        <w:t>30</w:t>
      </w:r>
      <w:r>
        <w:t xml:space="preserve">    cms</w:t>
      </w:r>
    </w:p>
    <w:p w:rsidR="00280724" w:rsidRDefault="00280724" w:rsidP="00280724">
      <w:r>
        <w:t>CALIBRE      :           1.5  ”</w:t>
      </w:r>
    </w:p>
    <w:p w:rsidR="00280724" w:rsidRPr="00AD5DCF" w:rsidRDefault="00280724" w:rsidP="00280724">
      <w:pPr>
        <w:rPr>
          <w:b/>
        </w:rPr>
      </w:pPr>
      <w:r>
        <w:t>REFERENCIA:</w:t>
      </w:r>
      <w:r>
        <w:tab/>
      </w:r>
      <w:r>
        <w:rPr>
          <w:b/>
        </w:rPr>
        <w:t>TEENS  2</w:t>
      </w:r>
    </w:p>
    <w:p w:rsidR="00280724" w:rsidRDefault="00280724" w:rsidP="00280724">
      <w:pPr>
        <w:tabs>
          <w:tab w:val="left" w:pos="6663"/>
        </w:tabs>
      </w:pPr>
      <w:r>
        <w:t xml:space="preserve">CANTIDAD    :          </w:t>
      </w:r>
      <w:r w:rsidR="008F55E2">
        <w:t>2</w:t>
      </w:r>
      <w:r>
        <w:t>00    Kg</w:t>
      </w:r>
    </w:p>
    <w:p w:rsidR="00280724" w:rsidRDefault="00280724" w:rsidP="00280724">
      <w:r>
        <w:t>COLORES:</w:t>
      </w:r>
      <w:r>
        <w:tab/>
      </w:r>
      <w:r>
        <w:tab/>
        <w:t xml:space="preserve">2     </w:t>
      </w:r>
      <w:r w:rsidRPr="007F1676">
        <w:rPr>
          <w:b/>
        </w:rPr>
        <w:t>(BLANCO - RODAMINA )</w:t>
      </w:r>
    </w:p>
    <w:p w:rsidR="00280724" w:rsidRDefault="00280724" w:rsidP="00280724">
      <w:r>
        <w:t>CARAS:</w:t>
      </w:r>
      <w:r>
        <w:tab/>
      </w:r>
      <w:r>
        <w:tab/>
        <w:t xml:space="preserve">1  </w:t>
      </w:r>
    </w:p>
    <w:p w:rsidR="00280724" w:rsidRDefault="00280724" w:rsidP="00280724">
      <w:r>
        <w:t>REPETICIÓN:</w:t>
      </w:r>
      <w:r>
        <w:tab/>
        <w:t>24.5</w:t>
      </w:r>
    </w:p>
    <w:p w:rsidR="00280724" w:rsidRPr="007E24E2" w:rsidRDefault="00280724" w:rsidP="00280724">
      <w:pPr>
        <w:rPr>
          <w:b/>
        </w:rPr>
      </w:pPr>
      <w:r>
        <w:t>RODILLO:</w:t>
      </w:r>
      <w:r>
        <w:tab/>
      </w:r>
      <w:r>
        <w:tab/>
      </w:r>
      <w:r>
        <w:rPr>
          <w:b/>
        </w:rPr>
        <w:t>25</w:t>
      </w:r>
    </w:p>
    <w:p w:rsidR="00280724" w:rsidRDefault="00280724" w:rsidP="00280724">
      <w:r>
        <w:t>BOLSA:</w:t>
      </w:r>
      <w:r>
        <w:tab/>
      </w:r>
      <w:r>
        <w:tab/>
        <w:t>24.5  X  28 + 5    cms   de  Solapa Interna.</w:t>
      </w:r>
    </w:p>
    <w:p w:rsidR="00280724" w:rsidRDefault="00280724" w:rsidP="00280724">
      <w:r>
        <w:t>SELLADO:</w:t>
      </w:r>
      <w:r>
        <w:tab/>
      </w:r>
      <w:r>
        <w:tab/>
        <w:t>Para selle lateral.</w:t>
      </w:r>
    </w:p>
    <w:p w:rsidR="00280724" w:rsidRDefault="00280724" w:rsidP="00280724"/>
    <w:p w:rsidR="00280724" w:rsidRDefault="00280724" w:rsidP="00280724"/>
    <w:p w:rsidR="00280724" w:rsidRDefault="00280724" w:rsidP="00280724">
      <w:r>
        <w:rPr>
          <w:b/>
          <w:bCs/>
          <w:u w:val="single"/>
        </w:rPr>
        <w:t>NOTA:</w:t>
      </w:r>
      <w:r>
        <w:t xml:space="preserve">  *   Los cyreles   NUEVOS EN SU PLANTA</w:t>
      </w:r>
    </w:p>
    <w:p w:rsidR="00280724" w:rsidRDefault="00280724" w:rsidP="00280724">
      <w:pPr>
        <w:numPr>
          <w:ilvl w:val="0"/>
          <w:numId w:val="1"/>
        </w:numPr>
      </w:pPr>
      <w:r>
        <w:t>Se envían ARTE    para tonos y alturas</w:t>
      </w:r>
    </w:p>
    <w:p w:rsidR="00280724" w:rsidRPr="00B11BD2" w:rsidRDefault="00280724" w:rsidP="00280724">
      <w:pPr>
        <w:numPr>
          <w:ilvl w:val="0"/>
          <w:numId w:val="2"/>
        </w:numPr>
      </w:pPr>
      <w:r>
        <w:t xml:space="preserve">Se  envía el material de PP </w:t>
      </w:r>
      <w:r>
        <w:rPr>
          <w:b/>
        </w:rPr>
        <w:t xml:space="preserve">de  30 </w:t>
      </w:r>
      <w:r w:rsidRPr="00AD5DCF">
        <w:rPr>
          <w:b/>
        </w:rPr>
        <w:t xml:space="preserve">  cms</w:t>
      </w:r>
    </w:p>
    <w:p w:rsidR="00280724" w:rsidRPr="005574BF" w:rsidRDefault="00280724" w:rsidP="00280724">
      <w:pPr>
        <w:ind w:left="1500"/>
      </w:pPr>
    </w:p>
    <w:p w:rsidR="00280724" w:rsidRPr="00150D1A" w:rsidRDefault="00280724" w:rsidP="00280724">
      <w:pPr>
        <w:ind w:left="1860"/>
      </w:pPr>
    </w:p>
    <w:p w:rsidR="00280724" w:rsidRDefault="00280724" w:rsidP="00280724">
      <w:pPr>
        <w:ind w:left="885"/>
      </w:pPr>
    </w:p>
    <w:p w:rsidR="00280724" w:rsidRDefault="00280724" w:rsidP="00280724">
      <w:pPr>
        <w:ind w:left="885"/>
      </w:pPr>
    </w:p>
    <w:p w:rsidR="00280724" w:rsidRDefault="00280724" w:rsidP="00280724">
      <w:r>
        <w:t>Agradezco la atención y colaboración prestada.</w:t>
      </w:r>
    </w:p>
    <w:p w:rsidR="00280724" w:rsidRDefault="00280724" w:rsidP="00280724"/>
    <w:p w:rsidR="00280724" w:rsidRDefault="00280724" w:rsidP="00280724"/>
    <w:p w:rsidR="00280724" w:rsidRDefault="00280724" w:rsidP="00280724">
      <w:r>
        <w:t>Cordialmente,</w:t>
      </w:r>
    </w:p>
    <w:p w:rsidR="00280724" w:rsidRDefault="00280724" w:rsidP="00280724"/>
    <w:p w:rsidR="00280724" w:rsidRDefault="00280724" w:rsidP="00280724"/>
    <w:p w:rsidR="00280724" w:rsidRDefault="00280724" w:rsidP="00280724"/>
    <w:p w:rsidR="00280724" w:rsidRDefault="00280724" w:rsidP="00280724">
      <w:r>
        <w:t>RICARDO CASAS ZAPATA</w:t>
      </w:r>
    </w:p>
    <w:p w:rsidR="00280724" w:rsidRDefault="00280724" w:rsidP="00280724">
      <w:r>
        <w:t>Director</w:t>
      </w:r>
    </w:p>
    <w:p w:rsidR="00C93545" w:rsidRDefault="00C93545" w:rsidP="00280724"/>
    <w:p w:rsidR="00C93545" w:rsidRDefault="00C93545" w:rsidP="00280724"/>
    <w:p w:rsidR="00C93545" w:rsidRDefault="00C93545" w:rsidP="00280724"/>
    <w:p w:rsidR="00C93545" w:rsidRDefault="00C93545" w:rsidP="00280724"/>
    <w:p w:rsidR="00C93545" w:rsidRDefault="00C93545" w:rsidP="00C93545">
      <w:pPr>
        <w:rPr>
          <w:b/>
        </w:rPr>
      </w:pPr>
    </w:p>
    <w:p w:rsidR="00C93545" w:rsidRDefault="00C93545" w:rsidP="00C93545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C93545" w:rsidRDefault="00C93545" w:rsidP="00C93545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C93545" w:rsidRDefault="00C93545" w:rsidP="00C93545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C93545" w:rsidRDefault="00C93545" w:rsidP="00C93545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C93545" w:rsidRDefault="00C93545" w:rsidP="00C93545">
      <w:pPr>
        <w:pStyle w:val="Ttulo1"/>
      </w:pPr>
    </w:p>
    <w:p w:rsidR="00C93545" w:rsidRDefault="00C93545" w:rsidP="00C93545">
      <w:pPr>
        <w:pStyle w:val="Ttulo1"/>
      </w:pPr>
      <w:r>
        <w:t>ORDEN DE TRABAJO   N °      08379</w:t>
      </w:r>
    </w:p>
    <w:p w:rsidR="00C93545" w:rsidRDefault="00C93545" w:rsidP="00C93545"/>
    <w:p w:rsidR="00C93545" w:rsidRDefault="00C93545" w:rsidP="00C93545">
      <w:r>
        <w:t>FECHA:</w:t>
      </w:r>
      <w:r>
        <w:tab/>
        <w:t>Medellín,  Mayo  17   de   2011</w:t>
      </w:r>
    </w:p>
    <w:p w:rsidR="00C93545" w:rsidRDefault="00C93545" w:rsidP="00C93545">
      <w:r>
        <w:t>PARA:</w:t>
      </w:r>
      <w:r>
        <w:tab/>
      </w:r>
      <w:r>
        <w:tab/>
        <w:t>PLÁSTICOS DARMA</w:t>
      </w:r>
    </w:p>
    <w:p w:rsidR="00C93545" w:rsidRDefault="00C93545" w:rsidP="00C93545">
      <w:r>
        <w:t>ATENCIÓN:</w:t>
      </w:r>
      <w:r>
        <w:tab/>
        <w:t>Sr. Darío Jaramillo</w:t>
      </w:r>
    </w:p>
    <w:p w:rsidR="00C93545" w:rsidRDefault="00C93545" w:rsidP="00C93545">
      <w:r>
        <w:tab/>
      </w:r>
      <w:r>
        <w:tab/>
        <w:t>Gerente.</w:t>
      </w:r>
    </w:p>
    <w:p w:rsidR="00C93545" w:rsidRDefault="00C93545" w:rsidP="00C93545"/>
    <w:p w:rsidR="00C93545" w:rsidRDefault="00C93545" w:rsidP="00C93545">
      <w:r>
        <w:t>Apreciado Don Darío:</w:t>
      </w:r>
    </w:p>
    <w:p w:rsidR="00C93545" w:rsidRDefault="00C93545" w:rsidP="00C93545"/>
    <w:p w:rsidR="00C93545" w:rsidRDefault="00C93545" w:rsidP="00C93545">
      <w:r>
        <w:t>Con la presente estamos solicitando el siguiente servicio de  IMPRESIÓN :</w:t>
      </w:r>
    </w:p>
    <w:p w:rsidR="00C93545" w:rsidRDefault="00C93545" w:rsidP="00C93545"/>
    <w:p w:rsidR="00C93545" w:rsidRDefault="00C93545" w:rsidP="00C93545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C93545" w:rsidRDefault="00C93545" w:rsidP="00C93545">
      <w:r>
        <w:t xml:space="preserve">MATERIAL   :           Polipropileno Tubular de </w:t>
      </w:r>
      <w:r>
        <w:rPr>
          <w:b/>
        </w:rPr>
        <w:t>40</w:t>
      </w:r>
      <w:r>
        <w:t xml:space="preserve"> cms</w:t>
      </w:r>
    </w:p>
    <w:p w:rsidR="00C93545" w:rsidRDefault="00C93545" w:rsidP="00C93545">
      <w:r>
        <w:t xml:space="preserve">CLIBRE      :               </w:t>
      </w:r>
      <w:r>
        <w:rPr>
          <w:b/>
        </w:rPr>
        <w:t>2.0  ”</w:t>
      </w:r>
    </w:p>
    <w:p w:rsidR="00C93545" w:rsidRDefault="00C93545" w:rsidP="00C93545">
      <w:r>
        <w:t>REFERENCIA:</w:t>
      </w:r>
      <w:r>
        <w:tab/>
      </w:r>
      <w:r>
        <w:rPr>
          <w:b/>
        </w:rPr>
        <w:t>CARMEL  JEAN   2</w:t>
      </w:r>
    </w:p>
    <w:p w:rsidR="00C93545" w:rsidRDefault="00C93545" w:rsidP="00C93545">
      <w:r>
        <w:t xml:space="preserve">CANTIDAD    :          </w:t>
      </w:r>
      <w:r>
        <w:rPr>
          <w:b/>
        </w:rPr>
        <w:t>6</w:t>
      </w:r>
      <w:r w:rsidRPr="002D5085">
        <w:rPr>
          <w:b/>
        </w:rPr>
        <w:t xml:space="preserve">00  </w:t>
      </w:r>
      <w:r>
        <w:t xml:space="preserve">  Kg</w:t>
      </w:r>
    </w:p>
    <w:p w:rsidR="00C93545" w:rsidRDefault="00C93545" w:rsidP="00C93545">
      <w:r>
        <w:t>COLORES:</w:t>
      </w:r>
      <w:r>
        <w:tab/>
      </w:r>
      <w:r>
        <w:tab/>
        <w:t xml:space="preserve">2 (  </w:t>
      </w:r>
      <w:r w:rsidRPr="00E12213">
        <w:rPr>
          <w:b/>
        </w:rPr>
        <w:t xml:space="preserve">BLANCO </w:t>
      </w:r>
      <w:r>
        <w:t xml:space="preserve">– </w:t>
      </w:r>
      <w:r w:rsidRPr="00B11BD2">
        <w:rPr>
          <w:b/>
        </w:rPr>
        <w:t>RUBINE RED C</w:t>
      </w:r>
      <w:r>
        <w:t xml:space="preserve">  )</w:t>
      </w:r>
    </w:p>
    <w:p w:rsidR="00C93545" w:rsidRDefault="00C93545" w:rsidP="00C93545">
      <w:r>
        <w:t>CARAS:</w:t>
      </w:r>
      <w:r>
        <w:tab/>
      </w:r>
      <w:r>
        <w:tab/>
        <w:t>2</w:t>
      </w:r>
    </w:p>
    <w:p w:rsidR="00C93545" w:rsidRDefault="00C93545" w:rsidP="00C93545">
      <w:r>
        <w:t>REPETICIÓN:</w:t>
      </w:r>
      <w:r>
        <w:tab/>
        <w:t>30</w:t>
      </w:r>
    </w:p>
    <w:p w:rsidR="00C93545" w:rsidRDefault="00C93545" w:rsidP="00C93545">
      <w:r>
        <w:t>RODILLO:</w:t>
      </w:r>
      <w:r>
        <w:tab/>
      </w:r>
      <w:r>
        <w:tab/>
        <w:t>30</w:t>
      </w:r>
    </w:p>
    <w:p w:rsidR="00C93545" w:rsidRDefault="00C93545" w:rsidP="00C93545">
      <w:r>
        <w:t>BOLSA:</w:t>
      </w:r>
      <w:r>
        <w:tab/>
      </w:r>
      <w:r>
        <w:tab/>
      </w:r>
      <w:r>
        <w:rPr>
          <w:b/>
        </w:rPr>
        <w:t>30  x  38 + 5</w:t>
      </w:r>
      <w:r>
        <w:t xml:space="preserve">  solapa interna  cms</w:t>
      </w:r>
    </w:p>
    <w:p w:rsidR="00C93545" w:rsidRDefault="00C93545" w:rsidP="00C93545">
      <w:r>
        <w:t>SELLADO:</w:t>
      </w:r>
      <w:r>
        <w:tab/>
      </w:r>
      <w:r>
        <w:tab/>
        <w:t>Para selle lateral.</w:t>
      </w:r>
    </w:p>
    <w:p w:rsidR="00C93545" w:rsidRDefault="00C93545" w:rsidP="00C93545"/>
    <w:p w:rsidR="00C93545" w:rsidRDefault="00C93545" w:rsidP="00C93545">
      <w:r>
        <w:rPr>
          <w:b/>
          <w:bCs/>
          <w:u w:val="single"/>
        </w:rPr>
        <w:t>NOTA:</w:t>
      </w:r>
      <w:r>
        <w:t xml:space="preserve">  </w:t>
      </w:r>
      <w:r>
        <w:rPr>
          <w:b/>
          <w:sz w:val="28"/>
          <w:szCs w:val="28"/>
          <w:u w:val="single"/>
        </w:rPr>
        <w:t>* Cyreles EN SU PLANTA</w:t>
      </w:r>
    </w:p>
    <w:p w:rsidR="00C93545" w:rsidRDefault="00C93545" w:rsidP="00C93545">
      <w:pPr>
        <w:numPr>
          <w:ilvl w:val="0"/>
          <w:numId w:val="3"/>
        </w:numPr>
      </w:pPr>
      <w:r>
        <w:t>Se envían muestra física  para tonos y alturas</w:t>
      </w:r>
    </w:p>
    <w:p w:rsidR="00C93545" w:rsidRDefault="00C93545" w:rsidP="00C93545">
      <w:pPr>
        <w:numPr>
          <w:ilvl w:val="0"/>
          <w:numId w:val="4"/>
        </w:numPr>
        <w:rPr>
          <w:b/>
        </w:rPr>
      </w:pPr>
      <w:r>
        <w:t xml:space="preserve">Se  envía el material de PP de </w:t>
      </w:r>
      <w:r>
        <w:rPr>
          <w:b/>
        </w:rPr>
        <w:t xml:space="preserve">40 </w:t>
      </w:r>
      <w:r>
        <w:t xml:space="preserve"> </w:t>
      </w:r>
      <w:r>
        <w:rPr>
          <w:b/>
        </w:rPr>
        <w:t>cms</w:t>
      </w:r>
    </w:p>
    <w:p w:rsidR="00C93545" w:rsidRDefault="00C93545" w:rsidP="00C93545">
      <w:pPr>
        <w:numPr>
          <w:ilvl w:val="0"/>
          <w:numId w:val="4"/>
        </w:numPr>
        <w:rPr>
          <w:b/>
        </w:rPr>
      </w:pPr>
      <w:r>
        <w:rPr>
          <w:b/>
        </w:rPr>
        <w:t>SE APRUEBA IMPRESION</w:t>
      </w:r>
    </w:p>
    <w:p w:rsidR="00C93545" w:rsidRDefault="00C93545" w:rsidP="00C93545">
      <w:pPr>
        <w:ind w:left="885"/>
      </w:pPr>
    </w:p>
    <w:p w:rsidR="00C93545" w:rsidRDefault="00C93545" w:rsidP="00C93545">
      <w:pPr>
        <w:ind w:left="885"/>
      </w:pPr>
    </w:p>
    <w:p w:rsidR="00C93545" w:rsidRDefault="00C93545" w:rsidP="00C93545">
      <w:r>
        <w:t>Agradezco la atención y colaboración prestada.</w:t>
      </w:r>
    </w:p>
    <w:p w:rsidR="00C93545" w:rsidRDefault="00C93545" w:rsidP="00C93545"/>
    <w:p w:rsidR="00C93545" w:rsidRDefault="00C93545" w:rsidP="00C93545"/>
    <w:p w:rsidR="00C93545" w:rsidRDefault="00C93545" w:rsidP="00C93545">
      <w:r>
        <w:t>Cordialmente,</w:t>
      </w:r>
    </w:p>
    <w:p w:rsidR="00C93545" w:rsidRDefault="00C93545" w:rsidP="00C93545"/>
    <w:p w:rsidR="00C93545" w:rsidRDefault="00C93545" w:rsidP="00C93545"/>
    <w:p w:rsidR="00C93545" w:rsidRDefault="00C93545" w:rsidP="00C93545"/>
    <w:p w:rsidR="00C93545" w:rsidRDefault="00C93545" w:rsidP="00C93545">
      <w:r>
        <w:t>RICARDO CASAS ZAPATA</w:t>
      </w:r>
    </w:p>
    <w:p w:rsidR="00C93545" w:rsidRDefault="00C93545" w:rsidP="00C93545">
      <w:r>
        <w:t>Director.</w:t>
      </w:r>
    </w:p>
    <w:p w:rsidR="00C93545" w:rsidRDefault="00C93545" w:rsidP="00280724"/>
    <w:p w:rsidR="009D3323" w:rsidRDefault="009D3323" w:rsidP="00280724"/>
    <w:p w:rsidR="009D3323" w:rsidRDefault="009D3323" w:rsidP="00280724"/>
    <w:p w:rsidR="009D3323" w:rsidRDefault="009D3323" w:rsidP="00280724"/>
    <w:p w:rsidR="009D3323" w:rsidRDefault="009D3323" w:rsidP="00280724"/>
    <w:p w:rsidR="009D3323" w:rsidRDefault="009D3323" w:rsidP="00280724"/>
    <w:p w:rsidR="009D3323" w:rsidRDefault="009D3323" w:rsidP="00280724"/>
    <w:p w:rsidR="009D3323" w:rsidRDefault="009D3323" w:rsidP="009D3323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9D3323" w:rsidRDefault="009D3323" w:rsidP="009D3323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9D3323" w:rsidRDefault="009D3323" w:rsidP="009D3323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9D3323" w:rsidRDefault="009D3323" w:rsidP="009D3323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9D3323" w:rsidRDefault="009D3323" w:rsidP="009D3323">
      <w:pPr>
        <w:rPr>
          <w:b/>
          <w:bCs/>
        </w:rPr>
      </w:pPr>
    </w:p>
    <w:p w:rsidR="009D3323" w:rsidRDefault="009D3323" w:rsidP="009D3323">
      <w:pPr>
        <w:pStyle w:val="Ttulo1"/>
      </w:pPr>
    </w:p>
    <w:p w:rsidR="009D3323" w:rsidRDefault="009D3323" w:rsidP="009D3323">
      <w:pPr>
        <w:pStyle w:val="Ttulo1"/>
      </w:pPr>
      <w:r>
        <w:t>ORDEN DE TRABAJO  N °      08376</w:t>
      </w:r>
    </w:p>
    <w:p w:rsidR="009D3323" w:rsidRDefault="009D3323" w:rsidP="009D3323">
      <w:r>
        <w:t xml:space="preserve"> </w:t>
      </w:r>
    </w:p>
    <w:p w:rsidR="009D3323" w:rsidRDefault="009D3323" w:rsidP="009D3323">
      <w:r>
        <w:t>FECHA:</w:t>
      </w:r>
      <w:r>
        <w:tab/>
        <w:t>Medellín,  Mayo  18    de  2011</w:t>
      </w:r>
    </w:p>
    <w:p w:rsidR="009D3323" w:rsidRDefault="009D3323" w:rsidP="009D3323">
      <w:r>
        <w:t>PARA:</w:t>
      </w:r>
      <w:r>
        <w:tab/>
      </w:r>
      <w:r>
        <w:tab/>
        <w:t>PLÁSTICOS DARMA</w:t>
      </w:r>
    </w:p>
    <w:p w:rsidR="009D3323" w:rsidRDefault="009D3323" w:rsidP="009D3323">
      <w:r>
        <w:t>ATENCIÓN:</w:t>
      </w:r>
      <w:r>
        <w:tab/>
        <w:t>Sr. Darío Jaramillo</w:t>
      </w:r>
    </w:p>
    <w:p w:rsidR="009D3323" w:rsidRDefault="009D3323" w:rsidP="009D3323">
      <w:r>
        <w:tab/>
      </w:r>
      <w:r>
        <w:tab/>
        <w:t>Gerente.</w:t>
      </w:r>
    </w:p>
    <w:p w:rsidR="009D3323" w:rsidRDefault="009D3323" w:rsidP="009D3323"/>
    <w:p w:rsidR="009D3323" w:rsidRDefault="009D3323" w:rsidP="009D3323">
      <w:r>
        <w:t>Apreciado Don Darío:</w:t>
      </w:r>
    </w:p>
    <w:p w:rsidR="009D3323" w:rsidRDefault="009D3323" w:rsidP="009D3323"/>
    <w:p w:rsidR="009D3323" w:rsidRDefault="009D3323" w:rsidP="009D3323">
      <w:r>
        <w:t>Con la presente estamos solicitando el siguiente servicio de  IMPRESIÓN :</w:t>
      </w:r>
    </w:p>
    <w:p w:rsidR="009D3323" w:rsidRDefault="009D3323" w:rsidP="009D3323"/>
    <w:p w:rsidR="009D3323" w:rsidRDefault="009D3323" w:rsidP="009D3323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9D3323" w:rsidRDefault="009D3323" w:rsidP="009D3323">
      <w:r>
        <w:t xml:space="preserve">MATERIAL   :           Polipropileno  Lamina  Mono  de  </w:t>
      </w:r>
      <w:r>
        <w:rPr>
          <w:b/>
        </w:rPr>
        <w:t>46</w:t>
      </w:r>
      <w:r w:rsidRPr="0080544B">
        <w:rPr>
          <w:b/>
        </w:rPr>
        <w:t xml:space="preserve">     cms</w:t>
      </w:r>
    </w:p>
    <w:p w:rsidR="009D3323" w:rsidRDefault="009D3323" w:rsidP="009D3323">
      <w:r>
        <w:t>CLIBRE      :               1.5  ”</w:t>
      </w:r>
    </w:p>
    <w:p w:rsidR="009D3323" w:rsidRPr="00AD5DCF" w:rsidRDefault="009D3323" w:rsidP="009D3323">
      <w:pPr>
        <w:rPr>
          <w:b/>
        </w:rPr>
      </w:pPr>
      <w:r>
        <w:t>REFERENCIA:</w:t>
      </w:r>
      <w:r>
        <w:tab/>
      </w:r>
      <w:r>
        <w:rPr>
          <w:b/>
        </w:rPr>
        <w:t xml:space="preserve">LA   VICTORIA   23  cm </w:t>
      </w:r>
    </w:p>
    <w:p w:rsidR="009D3323" w:rsidRDefault="009D3323" w:rsidP="009D3323">
      <w:r>
        <w:t xml:space="preserve">CANTIDAD    :          </w:t>
      </w:r>
      <w:r>
        <w:rPr>
          <w:b/>
        </w:rPr>
        <w:t>400</w:t>
      </w:r>
      <w:r>
        <w:t xml:space="preserve">    Kg</w:t>
      </w:r>
    </w:p>
    <w:p w:rsidR="009D3323" w:rsidRDefault="009D3323" w:rsidP="009D3323">
      <w:r>
        <w:t>COLORES:</w:t>
      </w:r>
      <w:r>
        <w:tab/>
      </w:r>
      <w:r>
        <w:tab/>
        <w:t>1 ( Según  arte )</w:t>
      </w:r>
    </w:p>
    <w:p w:rsidR="009D3323" w:rsidRDefault="009D3323" w:rsidP="009D3323">
      <w:r>
        <w:t>CARAS:</w:t>
      </w:r>
      <w:r>
        <w:tab/>
      </w:r>
      <w:r>
        <w:tab/>
        <w:t xml:space="preserve">1  </w:t>
      </w:r>
    </w:p>
    <w:p w:rsidR="009D3323" w:rsidRDefault="009D3323" w:rsidP="009D3323">
      <w:r>
        <w:t>REPETICIÓN:</w:t>
      </w:r>
      <w:r>
        <w:tab/>
        <w:t>Continua</w:t>
      </w:r>
    </w:p>
    <w:p w:rsidR="009D3323" w:rsidRDefault="009D3323" w:rsidP="009D3323">
      <w:r>
        <w:t>RODILLO:</w:t>
      </w:r>
      <w:r>
        <w:tab/>
      </w:r>
      <w:r>
        <w:tab/>
        <w:t>Según  Plano</w:t>
      </w:r>
    </w:p>
    <w:p w:rsidR="009D3323" w:rsidRDefault="009D3323" w:rsidP="009D3323">
      <w:r>
        <w:t>LAMINA:</w:t>
      </w:r>
      <w:r>
        <w:tab/>
      </w:r>
      <w:r>
        <w:tab/>
      </w:r>
      <w:r w:rsidRPr="00121544">
        <w:rPr>
          <w:b/>
        </w:rPr>
        <w:t xml:space="preserve">23 </w:t>
      </w:r>
      <w:r>
        <w:t xml:space="preserve">   cms   Impresión  Continua.</w:t>
      </w:r>
    </w:p>
    <w:p w:rsidR="009D3323" w:rsidRDefault="009D3323" w:rsidP="009D3323"/>
    <w:p w:rsidR="009D3323" w:rsidRDefault="009D3323" w:rsidP="009D3323"/>
    <w:p w:rsidR="009D3323" w:rsidRDefault="009D3323" w:rsidP="009D3323">
      <w:r>
        <w:rPr>
          <w:b/>
          <w:bCs/>
          <w:u w:val="single"/>
        </w:rPr>
        <w:t>NOTA:</w:t>
      </w:r>
      <w:r>
        <w:t xml:space="preserve">  *   Los cyreles   se encuentran en su   planta</w:t>
      </w:r>
    </w:p>
    <w:p w:rsidR="009D3323" w:rsidRDefault="009D3323" w:rsidP="009D3323">
      <w:pPr>
        <w:numPr>
          <w:ilvl w:val="0"/>
          <w:numId w:val="1"/>
        </w:numPr>
      </w:pPr>
      <w:r>
        <w:t>Se envían ARTE    para tonos y alturas</w:t>
      </w:r>
    </w:p>
    <w:p w:rsidR="009D3323" w:rsidRPr="00307118" w:rsidRDefault="009D3323" w:rsidP="009D3323">
      <w:pPr>
        <w:numPr>
          <w:ilvl w:val="0"/>
          <w:numId w:val="2"/>
        </w:numPr>
      </w:pPr>
      <w:r>
        <w:t xml:space="preserve">Se  envía el material de PP </w:t>
      </w:r>
      <w:r>
        <w:rPr>
          <w:b/>
        </w:rPr>
        <w:t xml:space="preserve">de  46 </w:t>
      </w:r>
      <w:r w:rsidRPr="00AD5DCF">
        <w:rPr>
          <w:b/>
        </w:rPr>
        <w:t xml:space="preserve">  cms</w:t>
      </w:r>
      <w:r>
        <w:rPr>
          <w:b/>
        </w:rPr>
        <w:t xml:space="preserve">   Lamina</w:t>
      </w:r>
    </w:p>
    <w:p w:rsidR="009D3323" w:rsidRPr="007A4344" w:rsidRDefault="009D3323" w:rsidP="009D3323">
      <w:pPr>
        <w:ind w:left="1500"/>
        <w:rPr>
          <w:sz w:val="28"/>
          <w:szCs w:val="28"/>
        </w:rPr>
      </w:pPr>
      <w:r>
        <w:rPr>
          <w:b/>
        </w:rPr>
        <w:t xml:space="preserve"> </w:t>
      </w:r>
    </w:p>
    <w:p w:rsidR="009D3323" w:rsidRDefault="009D3323" w:rsidP="009D3323">
      <w:pPr>
        <w:ind w:left="885"/>
      </w:pPr>
    </w:p>
    <w:p w:rsidR="009D3323" w:rsidRDefault="009D3323" w:rsidP="009D3323">
      <w:pPr>
        <w:ind w:left="885"/>
      </w:pPr>
    </w:p>
    <w:p w:rsidR="009D3323" w:rsidRDefault="009D3323" w:rsidP="009D3323">
      <w:r>
        <w:t>Agradezco la atención y colaboración prestada.</w:t>
      </w:r>
    </w:p>
    <w:p w:rsidR="009D3323" w:rsidRDefault="009D3323" w:rsidP="009D3323"/>
    <w:p w:rsidR="009D3323" w:rsidRDefault="009D3323" w:rsidP="009D3323"/>
    <w:p w:rsidR="009D3323" w:rsidRDefault="009D3323" w:rsidP="009D3323">
      <w:r>
        <w:t>Cordialmente,</w:t>
      </w:r>
    </w:p>
    <w:p w:rsidR="009D3323" w:rsidRDefault="009D3323" w:rsidP="009D3323"/>
    <w:p w:rsidR="009D3323" w:rsidRDefault="009D3323" w:rsidP="009D3323"/>
    <w:p w:rsidR="009D3323" w:rsidRDefault="009D3323" w:rsidP="009D3323"/>
    <w:p w:rsidR="009D3323" w:rsidRDefault="009D3323" w:rsidP="009D3323">
      <w:r>
        <w:t>RICARDO CASAS ZAPATA</w:t>
      </w:r>
    </w:p>
    <w:p w:rsidR="009D3323" w:rsidRDefault="009D3323" w:rsidP="009D3323">
      <w:r>
        <w:t>Director.</w:t>
      </w:r>
    </w:p>
    <w:p w:rsidR="009D3323" w:rsidRDefault="009D3323" w:rsidP="00280724"/>
    <w:p w:rsidR="009D3323" w:rsidRDefault="009D3323" w:rsidP="00280724"/>
    <w:p w:rsidR="009D3323" w:rsidRDefault="009D3323" w:rsidP="00280724"/>
    <w:p w:rsidR="009D3323" w:rsidRDefault="009D3323" w:rsidP="00280724"/>
    <w:p w:rsidR="009D3323" w:rsidRDefault="009D3323" w:rsidP="00280724"/>
    <w:p w:rsidR="009D3323" w:rsidRDefault="009D3323" w:rsidP="00280724"/>
    <w:p w:rsidR="009D3323" w:rsidRDefault="009D3323" w:rsidP="009D3323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9D3323" w:rsidRDefault="009D3323" w:rsidP="009D3323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9D3323" w:rsidRDefault="009D3323" w:rsidP="009D3323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9D3323" w:rsidRDefault="009D3323" w:rsidP="009D3323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9D3323" w:rsidRDefault="009D3323" w:rsidP="009D3323">
      <w:pPr>
        <w:rPr>
          <w:b/>
          <w:bCs/>
        </w:rPr>
      </w:pPr>
    </w:p>
    <w:p w:rsidR="009D3323" w:rsidRDefault="009D3323" w:rsidP="009D3323">
      <w:pPr>
        <w:pStyle w:val="Ttulo1"/>
      </w:pPr>
    </w:p>
    <w:p w:rsidR="009D3323" w:rsidRDefault="009D3323" w:rsidP="009D3323">
      <w:pPr>
        <w:pStyle w:val="Ttulo1"/>
      </w:pPr>
      <w:r>
        <w:t>ORDEN DE TRABAJO  N °      08375</w:t>
      </w:r>
    </w:p>
    <w:p w:rsidR="009D3323" w:rsidRDefault="009D3323" w:rsidP="009D3323"/>
    <w:p w:rsidR="009D3323" w:rsidRDefault="009D3323" w:rsidP="009D3323">
      <w:r>
        <w:t>FECHA:</w:t>
      </w:r>
      <w:r>
        <w:tab/>
        <w:t>Medellín,  Mayo  18     de  2011</w:t>
      </w:r>
    </w:p>
    <w:p w:rsidR="009D3323" w:rsidRDefault="009D3323" w:rsidP="009D3323">
      <w:r>
        <w:t>PARA:</w:t>
      </w:r>
      <w:r>
        <w:tab/>
      </w:r>
      <w:r>
        <w:tab/>
        <w:t>PLÁSTICOS DARMA</w:t>
      </w:r>
    </w:p>
    <w:p w:rsidR="009D3323" w:rsidRDefault="009D3323" w:rsidP="009D3323">
      <w:r>
        <w:t>ATENCIÓN:</w:t>
      </w:r>
      <w:r>
        <w:tab/>
        <w:t>Sr. Darío Jaramillo</w:t>
      </w:r>
    </w:p>
    <w:p w:rsidR="009D3323" w:rsidRDefault="009D3323" w:rsidP="009D3323">
      <w:r>
        <w:tab/>
      </w:r>
      <w:r>
        <w:tab/>
        <w:t>Gerente.</w:t>
      </w:r>
    </w:p>
    <w:p w:rsidR="009D3323" w:rsidRDefault="009D3323" w:rsidP="009D3323"/>
    <w:p w:rsidR="009D3323" w:rsidRDefault="009D3323" w:rsidP="009D3323">
      <w:r>
        <w:t>Apreciado Don Darío:</w:t>
      </w:r>
    </w:p>
    <w:p w:rsidR="009D3323" w:rsidRDefault="009D3323" w:rsidP="009D3323"/>
    <w:p w:rsidR="009D3323" w:rsidRDefault="009D3323" w:rsidP="009D3323">
      <w:r>
        <w:t>Con la presente estamos solicitando el siguiente servicio de  IMPRESIÓN :</w:t>
      </w:r>
    </w:p>
    <w:p w:rsidR="009D3323" w:rsidRDefault="009D3323" w:rsidP="009D3323"/>
    <w:p w:rsidR="009D3323" w:rsidRDefault="009D3323" w:rsidP="009D3323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9D3323" w:rsidRDefault="009D3323" w:rsidP="009D3323">
      <w:r>
        <w:t xml:space="preserve">MATERIAL   :           Polipropileno  Lamina  Mono  de  </w:t>
      </w:r>
      <w:r w:rsidRPr="0080544B">
        <w:rPr>
          <w:b/>
        </w:rPr>
        <w:t>30     cms</w:t>
      </w:r>
    </w:p>
    <w:p w:rsidR="009D3323" w:rsidRDefault="009D3323" w:rsidP="009D3323">
      <w:r>
        <w:t>CLIBRE      :               1.5  ”</w:t>
      </w:r>
    </w:p>
    <w:p w:rsidR="009D3323" w:rsidRPr="00AD5DCF" w:rsidRDefault="009D3323" w:rsidP="009D3323">
      <w:pPr>
        <w:rPr>
          <w:b/>
        </w:rPr>
      </w:pPr>
      <w:r>
        <w:t>REFERENCIA:</w:t>
      </w:r>
      <w:r>
        <w:tab/>
      </w:r>
      <w:r>
        <w:rPr>
          <w:b/>
        </w:rPr>
        <w:t xml:space="preserve">LA  VICTORIA   30   cm </w:t>
      </w:r>
    </w:p>
    <w:p w:rsidR="009D3323" w:rsidRDefault="009D3323" w:rsidP="009D3323">
      <w:r>
        <w:t>CANTIDAD    :          400    Kg</w:t>
      </w:r>
    </w:p>
    <w:p w:rsidR="009D3323" w:rsidRDefault="009D3323" w:rsidP="009D3323">
      <w:r>
        <w:t>COLORES:</w:t>
      </w:r>
      <w:r>
        <w:tab/>
      </w:r>
      <w:r>
        <w:tab/>
        <w:t>1 ( Según  arte )</w:t>
      </w:r>
    </w:p>
    <w:p w:rsidR="009D3323" w:rsidRDefault="009D3323" w:rsidP="009D3323">
      <w:r>
        <w:t>CARAS:</w:t>
      </w:r>
      <w:r>
        <w:tab/>
      </w:r>
      <w:r>
        <w:tab/>
        <w:t xml:space="preserve">1  </w:t>
      </w:r>
    </w:p>
    <w:p w:rsidR="009D3323" w:rsidRDefault="009D3323" w:rsidP="009D3323">
      <w:r>
        <w:t>REPETICIÓN:</w:t>
      </w:r>
      <w:r>
        <w:tab/>
        <w:t>Continua</w:t>
      </w:r>
    </w:p>
    <w:p w:rsidR="009D3323" w:rsidRDefault="009D3323" w:rsidP="009D3323">
      <w:r>
        <w:t>RODILLO:</w:t>
      </w:r>
      <w:r>
        <w:tab/>
      </w:r>
      <w:r>
        <w:tab/>
        <w:t>Según  Plano</w:t>
      </w:r>
    </w:p>
    <w:p w:rsidR="009D3323" w:rsidRDefault="009D3323" w:rsidP="009D3323">
      <w:r>
        <w:t>LAMINA:</w:t>
      </w:r>
      <w:r>
        <w:tab/>
      </w:r>
      <w:r>
        <w:tab/>
        <w:t>30    cms   Impresión  Continua.</w:t>
      </w:r>
    </w:p>
    <w:p w:rsidR="009D3323" w:rsidRDefault="009D3323" w:rsidP="009D3323"/>
    <w:p w:rsidR="009D3323" w:rsidRDefault="009D3323" w:rsidP="009D3323"/>
    <w:p w:rsidR="009D3323" w:rsidRDefault="009D3323" w:rsidP="009D3323">
      <w:r>
        <w:rPr>
          <w:b/>
          <w:bCs/>
          <w:u w:val="single"/>
        </w:rPr>
        <w:t>NOTA:</w:t>
      </w:r>
      <w:r>
        <w:t xml:space="preserve">  *   Los cyreles se encuentran en su  planta</w:t>
      </w:r>
    </w:p>
    <w:p w:rsidR="009D3323" w:rsidRDefault="009D3323" w:rsidP="009D3323">
      <w:pPr>
        <w:numPr>
          <w:ilvl w:val="0"/>
          <w:numId w:val="1"/>
        </w:numPr>
      </w:pPr>
      <w:r>
        <w:t>Se envían ARTE    para tonos y alturas</w:t>
      </w:r>
    </w:p>
    <w:p w:rsidR="009D3323" w:rsidRPr="00307118" w:rsidRDefault="009D3323" w:rsidP="009D3323">
      <w:pPr>
        <w:numPr>
          <w:ilvl w:val="0"/>
          <w:numId w:val="2"/>
        </w:numPr>
      </w:pPr>
      <w:r>
        <w:t xml:space="preserve">Se  envía el material de PP </w:t>
      </w:r>
      <w:r>
        <w:rPr>
          <w:b/>
        </w:rPr>
        <w:t xml:space="preserve">de  30 </w:t>
      </w:r>
      <w:r w:rsidRPr="00AD5DCF">
        <w:rPr>
          <w:b/>
        </w:rPr>
        <w:t xml:space="preserve">  cms</w:t>
      </w:r>
      <w:r>
        <w:rPr>
          <w:b/>
        </w:rPr>
        <w:t xml:space="preserve">   Lamina</w:t>
      </w:r>
    </w:p>
    <w:p w:rsidR="009D3323" w:rsidRPr="007A4344" w:rsidRDefault="009D3323" w:rsidP="009D3323">
      <w:pPr>
        <w:ind w:left="1500"/>
        <w:rPr>
          <w:sz w:val="28"/>
          <w:szCs w:val="28"/>
        </w:rPr>
      </w:pPr>
      <w:r>
        <w:rPr>
          <w:b/>
        </w:rPr>
        <w:t xml:space="preserve"> </w:t>
      </w:r>
    </w:p>
    <w:p w:rsidR="009D3323" w:rsidRDefault="009D3323" w:rsidP="009D3323">
      <w:pPr>
        <w:ind w:left="885"/>
      </w:pPr>
    </w:p>
    <w:p w:rsidR="009D3323" w:rsidRDefault="009D3323" w:rsidP="009D3323">
      <w:pPr>
        <w:ind w:left="885"/>
      </w:pPr>
    </w:p>
    <w:p w:rsidR="009D3323" w:rsidRDefault="009D3323" w:rsidP="009D3323">
      <w:r>
        <w:t>Agradezco la atención y colaboración prestada.</w:t>
      </w:r>
    </w:p>
    <w:p w:rsidR="009D3323" w:rsidRDefault="009D3323" w:rsidP="009D3323"/>
    <w:p w:rsidR="009D3323" w:rsidRDefault="009D3323" w:rsidP="009D3323"/>
    <w:p w:rsidR="009D3323" w:rsidRDefault="009D3323" w:rsidP="009D3323">
      <w:r>
        <w:t>Cordialmente,</w:t>
      </w:r>
    </w:p>
    <w:p w:rsidR="009D3323" w:rsidRDefault="009D3323" w:rsidP="009D3323"/>
    <w:p w:rsidR="009D3323" w:rsidRDefault="009D3323" w:rsidP="009D3323"/>
    <w:p w:rsidR="009D3323" w:rsidRDefault="009D3323" w:rsidP="009D3323"/>
    <w:p w:rsidR="009D3323" w:rsidRDefault="009D3323" w:rsidP="009D3323">
      <w:r>
        <w:t>RICARDO CASAS ZAPATA</w:t>
      </w:r>
    </w:p>
    <w:p w:rsidR="009D3323" w:rsidRDefault="009D3323" w:rsidP="009D3323">
      <w:r>
        <w:t>Director.</w:t>
      </w:r>
    </w:p>
    <w:p w:rsidR="009D3323" w:rsidRDefault="009D3323" w:rsidP="00280724"/>
    <w:p w:rsidR="008C5305" w:rsidRDefault="008C5305" w:rsidP="00280724"/>
    <w:p w:rsidR="008C5305" w:rsidRDefault="008C5305" w:rsidP="00280724"/>
    <w:p w:rsidR="008C5305" w:rsidRDefault="008C5305" w:rsidP="00280724"/>
    <w:p w:rsidR="008C5305" w:rsidRDefault="008C5305" w:rsidP="00280724"/>
    <w:p w:rsidR="008C5305" w:rsidRDefault="008C5305" w:rsidP="00280724"/>
    <w:p w:rsidR="008C5305" w:rsidRDefault="008C5305" w:rsidP="00280724"/>
    <w:p w:rsidR="008C5305" w:rsidRDefault="008C5305" w:rsidP="00280724"/>
    <w:p w:rsidR="008C5305" w:rsidRDefault="008C5305" w:rsidP="00280724"/>
    <w:p w:rsidR="008C5305" w:rsidRDefault="008C5305" w:rsidP="008C5305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8C5305" w:rsidRDefault="008C5305" w:rsidP="008C5305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8C5305" w:rsidRDefault="008C5305" w:rsidP="008C5305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8C5305" w:rsidRDefault="008C5305" w:rsidP="008C5305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8C5305" w:rsidRDefault="008C5305" w:rsidP="008C5305">
      <w:pPr>
        <w:rPr>
          <w:b/>
        </w:rPr>
      </w:pPr>
    </w:p>
    <w:p w:rsidR="008C5305" w:rsidRDefault="008C5305" w:rsidP="008C5305">
      <w:pPr>
        <w:rPr>
          <w:b/>
          <w:bCs/>
        </w:rPr>
      </w:pPr>
    </w:p>
    <w:p w:rsidR="008C5305" w:rsidRDefault="008C5305" w:rsidP="008C5305">
      <w:pPr>
        <w:pStyle w:val="Ttulo1"/>
      </w:pPr>
      <w:r>
        <w:t>ORDEN DE TRABAJO   N°      08386</w:t>
      </w:r>
    </w:p>
    <w:p w:rsidR="008C5305" w:rsidRDefault="008C5305" w:rsidP="008C5305"/>
    <w:p w:rsidR="008C5305" w:rsidRDefault="008C5305" w:rsidP="008C5305">
      <w:r>
        <w:t>FECHA:</w:t>
      </w:r>
      <w:r>
        <w:tab/>
        <w:t>Medellín,  Mayo  18   de  2011</w:t>
      </w:r>
    </w:p>
    <w:p w:rsidR="008C5305" w:rsidRDefault="008C5305" w:rsidP="008C5305">
      <w:r>
        <w:t>PARA:</w:t>
      </w:r>
      <w:r>
        <w:tab/>
      </w:r>
      <w:r>
        <w:tab/>
        <w:t>PLÁSTICOS   DARMA</w:t>
      </w:r>
    </w:p>
    <w:p w:rsidR="008C5305" w:rsidRDefault="008C5305" w:rsidP="008C5305">
      <w:r>
        <w:t>ATENCIÓN:</w:t>
      </w:r>
      <w:r>
        <w:tab/>
        <w:t>Sr. DARIO JARAMILLO</w:t>
      </w:r>
    </w:p>
    <w:p w:rsidR="008C5305" w:rsidRDefault="008C5305" w:rsidP="008C5305"/>
    <w:p w:rsidR="008C5305" w:rsidRDefault="008C5305" w:rsidP="008C5305">
      <w:r>
        <w:t>Apreciado Dn DARIO:</w:t>
      </w:r>
    </w:p>
    <w:p w:rsidR="008C5305" w:rsidRDefault="008C5305" w:rsidP="008C5305">
      <w:r>
        <w:t>Con la presente estamos solicitando el siguiente servicio de extrusión e impresión</w:t>
      </w:r>
    </w:p>
    <w:p w:rsidR="008C5305" w:rsidRDefault="008C5305" w:rsidP="008C5305"/>
    <w:p w:rsidR="008C5305" w:rsidRDefault="008C5305" w:rsidP="008C5305">
      <w:r>
        <w:rPr>
          <w:b/>
          <w:bCs/>
          <w:u w:val="single"/>
        </w:rPr>
        <w:t>EXTRUSION</w:t>
      </w:r>
      <w:r>
        <w:t>:</w:t>
      </w:r>
    </w:p>
    <w:p w:rsidR="008C5305" w:rsidRPr="00822A2D" w:rsidRDefault="008C5305" w:rsidP="008C5305">
      <w:pPr>
        <w:rPr>
          <w:b/>
        </w:rPr>
      </w:pPr>
      <w:r w:rsidRPr="00822A2D">
        <w:rPr>
          <w:b/>
        </w:rPr>
        <w:t>MATERIAL :</w:t>
      </w:r>
      <w:r w:rsidRPr="00822A2D">
        <w:rPr>
          <w:b/>
        </w:rPr>
        <w:tab/>
        <w:t>Polietileno de Baja  densidad   Blanco  Tubular</w:t>
      </w:r>
    </w:p>
    <w:p w:rsidR="008C5305" w:rsidRPr="00822A2D" w:rsidRDefault="008C5305" w:rsidP="008C5305">
      <w:pPr>
        <w:rPr>
          <w:b/>
        </w:rPr>
      </w:pPr>
      <w:r w:rsidRPr="00822A2D">
        <w:rPr>
          <w:b/>
        </w:rPr>
        <w:t>MEDIDA:</w:t>
      </w:r>
      <w:r w:rsidRPr="00822A2D">
        <w:rPr>
          <w:b/>
        </w:rPr>
        <w:tab/>
      </w:r>
      <w:r w:rsidRPr="00822A2D">
        <w:rPr>
          <w:b/>
        </w:rPr>
        <w:tab/>
        <w:t xml:space="preserve">15.3     cms   </w:t>
      </w:r>
    </w:p>
    <w:p w:rsidR="008C5305" w:rsidRPr="00822A2D" w:rsidRDefault="008C5305" w:rsidP="008C5305">
      <w:pPr>
        <w:rPr>
          <w:b/>
        </w:rPr>
      </w:pPr>
      <w:r w:rsidRPr="00822A2D">
        <w:rPr>
          <w:b/>
        </w:rPr>
        <w:t>CALIBRE :</w:t>
      </w:r>
      <w:r w:rsidRPr="00822A2D">
        <w:rPr>
          <w:b/>
        </w:rPr>
        <w:tab/>
      </w:r>
      <w:r w:rsidRPr="00822A2D">
        <w:rPr>
          <w:b/>
        </w:rPr>
        <w:tab/>
        <w:t>4.0   “</w:t>
      </w:r>
    </w:p>
    <w:p w:rsidR="008C5305" w:rsidRPr="00822A2D" w:rsidRDefault="008C5305" w:rsidP="008C5305">
      <w:pPr>
        <w:rPr>
          <w:b/>
        </w:rPr>
      </w:pPr>
      <w:r w:rsidRPr="00822A2D">
        <w:rPr>
          <w:b/>
        </w:rPr>
        <w:t>COLOR :</w:t>
      </w:r>
      <w:r w:rsidRPr="00822A2D">
        <w:rPr>
          <w:b/>
        </w:rPr>
        <w:tab/>
      </w:r>
      <w:r w:rsidRPr="00822A2D">
        <w:rPr>
          <w:b/>
        </w:rPr>
        <w:tab/>
        <w:t>Blanco</w:t>
      </w:r>
    </w:p>
    <w:p w:rsidR="008C5305" w:rsidRPr="00822A2D" w:rsidRDefault="008C5305" w:rsidP="008C5305">
      <w:pPr>
        <w:rPr>
          <w:b/>
        </w:rPr>
      </w:pPr>
      <w:r w:rsidRPr="00822A2D">
        <w:rPr>
          <w:b/>
        </w:rPr>
        <w:t xml:space="preserve">TRATADO : </w:t>
      </w:r>
      <w:r w:rsidRPr="00822A2D">
        <w:rPr>
          <w:b/>
        </w:rPr>
        <w:tab/>
      </w:r>
      <w:r w:rsidRPr="00822A2D">
        <w:rPr>
          <w:b/>
        </w:rPr>
        <w:tab/>
        <w:t>1  cara</w:t>
      </w:r>
    </w:p>
    <w:p w:rsidR="008C5305" w:rsidRPr="00822A2D" w:rsidRDefault="008C5305" w:rsidP="008C5305">
      <w:pPr>
        <w:rPr>
          <w:b/>
        </w:rPr>
      </w:pPr>
      <w:r w:rsidRPr="00822A2D">
        <w:rPr>
          <w:b/>
        </w:rPr>
        <w:t xml:space="preserve">MEZCLA :   </w:t>
      </w:r>
      <w:r w:rsidRPr="00822A2D">
        <w:rPr>
          <w:b/>
        </w:rPr>
        <w:tab/>
      </w:r>
      <w:r w:rsidRPr="00822A2D">
        <w:rPr>
          <w:b/>
        </w:rPr>
        <w:tab/>
        <w:t xml:space="preserve">Baja   </w:t>
      </w:r>
      <w:smartTag w:uri="urn:schemas-microsoft-com:office:smarttags" w:element="metricconverter">
        <w:smartTagPr>
          <w:attr w:name="ProductID" w:val="25 kg"/>
        </w:smartTagPr>
        <w:r w:rsidRPr="00822A2D">
          <w:rPr>
            <w:b/>
          </w:rPr>
          <w:t>25 kg</w:t>
        </w:r>
      </w:smartTag>
      <w:r w:rsidRPr="00822A2D">
        <w:rPr>
          <w:b/>
        </w:rPr>
        <w:t xml:space="preserve"> – Lineal   12.5   kg – Pigmento Blanco  5 %</w:t>
      </w:r>
    </w:p>
    <w:p w:rsidR="008C5305" w:rsidRPr="00822A2D" w:rsidRDefault="008C5305" w:rsidP="008C5305">
      <w:pPr>
        <w:rPr>
          <w:b/>
        </w:rPr>
      </w:pPr>
      <w:r>
        <w:rPr>
          <w:b/>
        </w:rPr>
        <w:t xml:space="preserve">CANTIDAD : </w:t>
      </w:r>
      <w:r>
        <w:rPr>
          <w:b/>
        </w:rPr>
        <w:tab/>
        <w:t>100</w:t>
      </w:r>
      <w:r w:rsidRPr="00822A2D">
        <w:rPr>
          <w:b/>
        </w:rPr>
        <w:t xml:space="preserve">    kg</w:t>
      </w:r>
    </w:p>
    <w:p w:rsidR="008C5305" w:rsidRPr="00822A2D" w:rsidRDefault="008C5305" w:rsidP="008C5305">
      <w:pPr>
        <w:rPr>
          <w:b/>
        </w:rPr>
      </w:pPr>
    </w:p>
    <w:p w:rsidR="008C5305" w:rsidRPr="00822A2D" w:rsidRDefault="008C5305" w:rsidP="008C5305">
      <w:pPr>
        <w:rPr>
          <w:b/>
          <w:bCs/>
          <w:u w:val="single"/>
        </w:rPr>
      </w:pPr>
      <w:r w:rsidRPr="00822A2D">
        <w:rPr>
          <w:b/>
          <w:bCs/>
          <w:u w:val="single"/>
        </w:rPr>
        <w:t>IMPRESIÓN :</w:t>
      </w:r>
    </w:p>
    <w:p w:rsidR="008C5305" w:rsidRPr="00822A2D" w:rsidRDefault="008C5305" w:rsidP="008C5305">
      <w:pPr>
        <w:rPr>
          <w:b/>
        </w:rPr>
      </w:pPr>
      <w:r w:rsidRPr="00822A2D">
        <w:rPr>
          <w:b/>
        </w:rPr>
        <w:t xml:space="preserve">COLORES </w:t>
      </w:r>
      <w:r w:rsidRPr="00822A2D">
        <w:rPr>
          <w:b/>
          <w:bCs/>
        </w:rPr>
        <w:t>:</w:t>
      </w:r>
      <w:r w:rsidRPr="00822A2D">
        <w:rPr>
          <w:b/>
          <w:bCs/>
        </w:rPr>
        <w:tab/>
      </w:r>
      <w:r w:rsidRPr="00822A2D">
        <w:rPr>
          <w:b/>
        </w:rPr>
        <w:tab/>
        <w:t xml:space="preserve">2 ( </w:t>
      </w:r>
      <w:r>
        <w:rPr>
          <w:b/>
        </w:rPr>
        <w:t>Según muestra  )  (  Azul</w:t>
      </w:r>
      <w:r w:rsidRPr="00822A2D">
        <w:rPr>
          <w:b/>
        </w:rPr>
        <w:t xml:space="preserve">  – Negro  )</w:t>
      </w:r>
    </w:p>
    <w:p w:rsidR="008C5305" w:rsidRPr="00822A2D" w:rsidRDefault="008C5305" w:rsidP="008C5305">
      <w:pPr>
        <w:rPr>
          <w:b/>
        </w:rPr>
      </w:pPr>
      <w:r w:rsidRPr="00822A2D">
        <w:rPr>
          <w:b/>
        </w:rPr>
        <w:t xml:space="preserve">CARAS : </w:t>
      </w:r>
      <w:r w:rsidRPr="00822A2D">
        <w:rPr>
          <w:b/>
        </w:rPr>
        <w:tab/>
      </w:r>
      <w:r w:rsidRPr="00822A2D">
        <w:rPr>
          <w:b/>
        </w:rPr>
        <w:tab/>
        <w:t>1  ( 2  x  1  )</w:t>
      </w:r>
    </w:p>
    <w:p w:rsidR="008C5305" w:rsidRPr="00822A2D" w:rsidRDefault="008C5305" w:rsidP="008C5305">
      <w:pPr>
        <w:rPr>
          <w:b/>
        </w:rPr>
      </w:pPr>
      <w:r w:rsidRPr="00822A2D">
        <w:rPr>
          <w:b/>
        </w:rPr>
        <w:t xml:space="preserve">REPETICIÓN : </w:t>
      </w:r>
      <w:r w:rsidRPr="00822A2D">
        <w:rPr>
          <w:b/>
        </w:rPr>
        <w:tab/>
        <w:t>23   cms</w:t>
      </w:r>
    </w:p>
    <w:p w:rsidR="008C5305" w:rsidRPr="00822A2D" w:rsidRDefault="008C5305" w:rsidP="008C5305">
      <w:pPr>
        <w:rPr>
          <w:b/>
        </w:rPr>
      </w:pPr>
      <w:r w:rsidRPr="00822A2D">
        <w:rPr>
          <w:b/>
        </w:rPr>
        <w:t>RODILLO :</w:t>
      </w:r>
      <w:r w:rsidRPr="00822A2D">
        <w:rPr>
          <w:b/>
        </w:rPr>
        <w:tab/>
      </w:r>
      <w:r w:rsidRPr="00822A2D">
        <w:rPr>
          <w:b/>
        </w:rPr>
        <w:tab/>
        <w:t>46</w:t>
      </w:r>
    </w:p>
    <w:p w:rsidR="008C5305" w:rsidRPr="00822A2D" w:rsidRDefault="008C5305" w:rsidP="008C5305">
      <w:pPr>
        <w:rPr>
          <w:b/>
        </w:rPr>
      </w:pPr>
      <w:r w:rsidRPr="00822A2D">
        <w:rPr>
          <w:b/>
        </w:rPr>
        <w:t>REFERENCIA :</w:t>
      </w:r>
      <w:r w:rsidRPr="00822A2D">
        <w:rPr>
          <w:b/>
        </w:rPr>
        <w:tab/>
        <w:t>LECHE LA FLORIDA</w:t>
      </w:r>
    </w:p>
    <w:p w:rsidR="008C5305" w:rsidRPr="00822A2D" w:rsidRDefault="008C5305" w:rsidP="008C5305">
      <w:pPr>
        <w:rPr>
          <w:b/>
        </w:rPr>
      </w:pPr>
    </w:p>
    <w:p w:rsidR="008C5305" w:rsidRDefault="008C5305" w:rsidP="008C5305"/>
    <w:p w:rsidR="008C5305" w:rsidRDefault="008C5305" w:rsidP="008C5305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>
        <w:rPr>
          <w:bCs/>
        </w:rPr>
        <w:tab/>
        <w:t>Cyreles en su planta</w:t>
      </w:r>
    </w:p>
    <w:p w:rsidR="008C5305" w:rsidRDefault="008C5305" w:rsidP="008C5305">
      <w:r>
        <w:t xml:space="preserve">                   -   Anexo muestra física para   alturas y Tonos.</w:t>
      </w:r>
    </w:p>
    <w:p w:rsidR="008C5305" w:rsidRDefault="008C5305" w:rsidP="008C5305">
      <w:r>
        <w:tab/>
        <w:t xml:space="preserve">        -   Colocar  pie de imprenta</w:t>
      </w:r>
    </w:p>
    <w:p w:rsidR="008C5305" w:rsidRDefault="008C5305" w:rsidP="008C5305">
      <w:pPr>
        <w:rPr>
          <w:b/>
          <w:u w:val="single"/>
        </w:rPr>
      </w:pPr>
      <w:r>
        <w:tab/>
        <w:t xml:space="preserve">        </w:t>
      </w:r>
      <w:r w:rsidRPr="00F553FA">
        <w:rPr>
          <w:b/>
        </w:rPr>
        <w:t xml:space="preserve">-   </w:t>
      </w:r>
      <w:r w:rsidRPr="00F553FA">
        <w:rPr>
          <w:b/>
          <w:u w:val="single"/>
        </w:rPr>
        <w:t>Utilizar tinta especial</w:t>
      </w:r>
      <w:r>
        <w:rPr>
          <w:b/>
          <w:u w:val="single"/>
        </w:rPr>
        <w:t xml:space="preserve">  ( ANTIGRASA )  </w:t>
      </w:r>
    </w:p>
    <w:p w:rsidR="008C5305" w:rsidRDefault="008C5305" w:rsidP="008C5305">
      <w:pPr>
        <w:rPr>
          <w:b/>
          <w:u w:val="single"/>
        </w:rPr>
      </w:pPr>
      <w:r>
        <w:rPr>
          <w:b/>
          <w:u w:val="single"/>
        </w:rPr>
        <w:t xml:space="preserve">                    -  MUY IMPORTANTE </w:t>
      </w:r>
      <w:smartTag w:uri="urn:schemas-microsoft-com:office:smarttags" w:element="PersonName">
        <w:smartTagPr>
          <w:attr w:name="ProductID" w:val="LA MEZCLA CON"/>
        </w:smartTagPr>
        <w:smartTag w:uri="urn:schemas-microsoft-com:office:smarttags" w:element="PersonName">
          <w:smartTagPr>
            <w:attr w:name="ProductID" w:val="LA MEZCLA"/>
          </w:smartTagPr>
          <w:r>
            <w:rPr>
              <w:b/>
              <w:u w:val="single"/>
            </w:rPr>
            <w:t>LA MEZCLA</w:t>
          </w:r>
        </w:smartTag>
        <w:r>
          <w:rPr>
            <w:b/>
            <w:u w:val="single"/>
          </w:rPr>
          <w:t xml:space="preserve"> CON</w:t>
        </w:r>
      </w:smartTag>
      <w:r>
        <w:rPr>
          <w:b/>
          <w:u w:val="single"/>
        </w:rPr>
        <w:t xml:space="preserve"> EL LINEAL y </w:t>
      </w:r>
      <w:smartTag w:uri="urn:schemas-microsoft-com:office:smarttags" w:element="PersonName">
        <w:smartTagPr>
          <w:attr w:name="ProductID" w:val="LA TINTA ANTIGRASA"/>
        </w:smartTagPr>
        <w:r>
          <w:rPr>
            <w:b/>
            <w:u w:val="single"/>
          </w:rPr>
          <w:t>LA TINTA ANTIGRASA</w:t>
        </w:r>
      </w:smartTag>
    </w:p>
    <w:p w:rsidR="008C5305" w:rsidRPr="00F512F0" w:rsidRDefault="008C5305" w:rsidP="008C5305">
      <w:pPr>
        <w:rPr>
          <w:b/>
          <w:u w:val="single"/>
        </w:rPr>
      </w:pPr>
      <w:r>
        <w:rPr>
          <w:b/>
          <w:u w:val="single"/>
        </w:rPr>
        <w:t xml:space="preserve">-CONTROLAR MUY  BIEN </w:t>
      </w:r>
      <w:smartTag w:uri="urn:schemas-microsoft-com:office:smarttags" w:element="PersonName">
        <w:smartTagPr>
          <w:attr w:name="ProductID" w:val="LA MEDIDA"/>
        </w:smartTagPr>
        <w:r>
          <w:rPr>
            <w:b/>
            <w:u w:val="single"/>
          </w:rPr>
          <w:t>LA MEDIDA</w:t>
        </w:r>
      </w:smartTag>
    </w:p>
    <w:p w:rsidR="008C5305" w:rsidRDefault="008C5305" w:rsidP="008C5305">
      <w:r>
        <w:tab/>
      </w:r>
      <w:r>
        <w:tab/>
      </w:r>
    </w:p>
    <w:p w:rsidR="008C5305" w:rsidRDefault="008C5305" w:rsidP="008C5305"/>
    <w:p w:rsidR="008C5305" w:rsidRDefault="008C5305" w:rsidP="008C5305">
      <w:r>
        <w:t>Agradezco la atención y colaboración prestada.</w:t>
      </w:r>
    </w:p>
    <w:p w:rsidR="008C5305" w:rsidRDefault="008C5305" w:rsidP="008C5305"/>
    <w:p w:rsidR="008C5305" w:rsidRDefault="008C5305" w:rsidP="008C5305"/>
    <w:p w:rsidR="008C5305" w:rsidRDefault="008C5305" w:rsidP="008C5305">
      <w:r>
        <w:t xml:space="preserve">Cordialmente </w:t>
      </w:r>
    </w:p>
    <w:p w:rsidR="008C5305" w:rsidRDefault="008C5305" w:rsidP="008C5305"/>
    <w:p w:rsidR="008C5305" w:rsidRDefault="008C5305" w:rsidP="008C5305"/>
    <w:p w:rsidR="008C5305" w:rsidRDefault="008C5305" w:rsidP="008C5305">
      <w:r>
        <w:lastRenderedPageBreak/>
        <w:t>RICARDO CASAS ZAPATA</w:t>
      </w:r>
    </w:p>
    <w:p w:rsidR="008C5305" w:rsidRDefault="008C5305" w:rsidP="008C5305">
      <w:r>
        <w:t>Director.</w:t>
      </w:r>
    </w:p>
    <w:p w:rsidR="008C5305" w:rsidRDefault="008C5305" w:rsidP="00280724"/>
    <w:p w:rsidR="007226C7" w:rsidRDefault="007226C7" w:rsidP="00280724"/>
    <w:p w:rsidR="007226C7" w:rsidRDefault="007226C7" w:rsidP="007226C7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7226C7" w:rsidRDefault="007226C7" w:rsidP="007226C7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7226C7" w:rsidRDefault="007226C7" w:rsidP="007226C7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7226C7" w:rsidRDefault="007226C7" w:rsidP="007226C7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7226C7" w:rsidRDefault="007226C7" w:rsidP="007226C7">
      <w:pPr>
        <w:rPr>
          <w:b/>
          <w:bCs/>
        </w:rPr>
      </w:pPr>
    </w:p>
    <w:p w:rsidR="007226C7" w:rsidRDefault="007226C7" w:rsidP="007226C7">
      <w:pPr>
        <w:pStyle w:val="Ttulo1"/>
      </w:pPr>
    </w:p>
    <w:p w:rsidR="007226C7" w:rsidRDefault="007226C7" w:rsidP="007226C7">
      <w:pPr>
        <w:pStyle w:val="Ttulo1"/>
      </w:pPr>
      <w:r>
        <w:t>ORDEN DE TRABAJO   N °      08394</w:t>
      </w:r>
    </w:p>
    <w:p w:rsidR="007226C7" w:rsidRDefault="007226C7" w:rsidP="007226C7"/>
    <w:p w:rsidR="007226C7" w:rsidRDefault="007226C7" w:rsidP="007226C7">
      <w:r>
        <w:t>FECHA:</w:t>
      </w:r>
      <w:r>
        <w:tab/>
        <w:t>Medellín,  Abril  25    de   2011</w:t>
      </w:r>
    </w:p>
    <w:p w:rsidR="007226C7" w:rsidRDefault="007226C7" w:rsidP="007226C7">
      <w:r>
        <w:t>PARA:</w:t>
      </w:r>
      <w:r>
        <w:tab/>
      </w:r>
      <w:r>
        <w:tab/>
        <w:t>PLÁSTICOS DARMA</w:t>
      </w:r>
    </w:p>
    <w:p w:rsidR="007226C7" w:rsidRDefault="007226C7" w:rsidP="007226C7">
      <w:r>
        <w:t>ATENCIÓN:</w:t>
      </w:r>
      <w:r>
        <w:tab/>
        <w:t>Sr. Darío Jaramillo</w:t>
      </w:r>
    </w:p>
    <w:p w:rsidR="007226C7" w:rsidRDefault="007226C7" w:rsidP="007226C7">
      <w:r>
        <w:tab/>
      </w:r>
      <w:r>
        <w:tab/>
        <w:t>Gerente.</w:t>
      </w:r>
    </w:p>
    <w:p w:rsidR="007226C7" w:rsidRDefault="007226C7" w:rsidP="007226C7"/>
    <w:p w:rsidR="007226C7" w:rsidRDefault="007226C7" w:rsidP="007226C7">
      <w:r>
        <w:t>Apreciado Don Darío:</w:t>
      </w:r>
    </w:p>
    <w:p w:rsidR="007226C7" w:rsidRPr="00D8653D" w:rsidRDefault="007226C7" w:rsidP="007226C7"/>
    <w:p w:rsidR="007226C7" w:rsidRDefault="007226C7" w:rsidP="007226C7">
      <w:r>
        <w:t>Con la presente estamos solicitando el siguiente servicio de  IMPRESIÓN :</w:t>
      </w:r>
    </w:p>
    <w:p w:rsidR="007226C7" w:rsidRDefault="007226C7" w:rsidP="007226C7"/>
    <w:p w:rsidR="007226C7" w:rsidRDefault="007226C7" w:rsidP="007226C7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7226C7" w:rsidRDefault="007226C7" w:rsidP="007226C7">
      <w:pPr>
        <w:rPr>
          <w:b/>
          <w:bCs/>
        </w:rPr>
      </w:pPr>
    </w:p>
    <w:p w:rsidR="007226C7" w:rsidRPr="008249ED" w:rsidRDefault="007226C7" w:rsidP="007226C7">
      <w:pPr>
        <w:rPr>
          <w:b/>
        </w:rPr>
      </w:pPr>
      <w:r>
        <w:t xml:space="preserve">MATERIAL   :           Polipropileno  Tubular   de  </w:t>
      </w:r>
      <w:r w:rsidRPr="008249ED">
        <w:rPr>
          <w:b/>
        </w:rPr>
        <w:t>30    cms</w:t>
      </w:r>
    </w:p>
    <w:p w:rsidR="007226C7" w:rsidRDefault="007226C7" w:rsidP="007226C7">
      <w:r>
        <w:t>CLIBRE      :               1.4  ”</w:t>
      </w:r>
    </w:p>
    <w:p w:rsidR="007226C7" w:rsidRPr="00AD5DCF" w:rsidRDefault="007226C7" w:rsidP="007226C7">
      <w:pPr>
        <w:rPr>
          <w:b/>
        </w:rPr>
      </w:pPr>
      <w:r>
        <w:t>REFERENCIA:</w:t>
      </w:r>
      <w:r>
        <w:tab/>
      </w:r>
      <w:r>
        <w:rPr>
          <w:b/>
        </w:rPr>
        <w:t>CARMEL  MEDIANA 2</w:t>
      </w:r>
    </w:p>
    <w:p w:rsidR="007226C7" w:rsidRPr="00936C49" w:rsidRDefault="00884A11" w:rsidP="007226C7">
      <w:pPr>
        <w:rPr>
          <w:b/>
        </w:rPr>
      </w:pPr>
      <w:r>
        <w:t>CANTIDAD    :         430</w:t>
      </w:r>
      <w:r w:rsidR="007226C7" w:rsidRPr="00936C49">
        <w:rPr>
          <w:b/>
        </w:rPr>
        <w:t xml:space="preserve">   Kg</w:t>
      </w:r>
    </w:p>
    <w:p w:rsidR="007226C7" w:rsidRDefault="007226C7" w:rsidP="007226C7">
      <w:r>
        <w:t>COLORES:</w:t>
      </w:r>
      <w:r>
        <w:tab/>
      </w:r>
      <w:r>
        <w:tab/>
        <w:t>2   ( BLANCO – RUBINE RED C )</w:t>
      </w:r>
    </w:p>
    <w:p w:rsidR="007226C7" w:rsidRDefault="007226C7" w:rsidP="007226C7">
      <w:r>
        <w:t>CARAS:</w:t>
      </w:r>
      <w:r>
        <w:tab/>
      </w:r>
      <w:r>
        <w:tab/>
        <w:t>2  ( 2X2-2X2 )</w:t>
      </w:r>
    </w:p>
    <w:p w:rsidR="007226C7" w:rsidRDefault="007226C7" w:rsidP="007226C7">
      <w:r>
        <w:t>REPETICIÓN:</w:t>
      </w:r>
      <w:r>
        <w:tab/>
        <w:t>24.5</w:t>
      </w:r>
    </w:p>
    <w:p w:rsidR="007226C7" w:rsidRDefault="007226C7" w:rsidP="007226C7">
      <w:r>
        <w:t>RODILLO:</w:t>
      </w:r>
      <w:r>
        <w:tab/>
      </w:r>
      <w:r>
        <w:tab/>
        <w:t>25</w:t>
      </w:r>
    </w:p>
    <w:p w:rsidR="007226C7" w:rsidRDefault="007226C7" w:rsidP="007226C7">
      <w:r>
        <w:t>BOLSA:</w:t>
      </w:r>
      <w:r>
        <w:tab/>
      </w:r>
      <w:r>
        <w:tab/>
      </w:r>
      <w:r w:rsidRPr="008249ED">
        <w:rPr>
          <w:b/>
        </w:rPr>
        <w:t>24.5    X  28   +  5</w:t>
      </w:r>
      <w:r>
        <w:t xml:space="preserve">    cms  de solapa   Interna  pegada</w:t>
      </w:r>
    </w:p>
    <w:p w:rsidR="007226C7" w:rsidRDefault="007226C7" w:rsidP="007226C7">
      <w:r>
        <w:t>SELLADO:</w:t>
      </w:r>
      <w:r>
        <w:tab/>
      </w:r>
      <w:r>
        <w:tab/>
        <w:t>Para selle lateral.</w:t>
      </w:r>
    </w:p>
    <w:p w:rsidR="007226C7" w:rsidRDefault="007226C7" w:rsidP="007226C7"/>
    <w:p w:rsidR="007226C7" w:rsidRDefault="007226C7" w:rsidP="007226C7"/>
    <w:p w:rsidR="007226C7" w:rsidRDefault="007226C7" w:rsidP="007226C7">
      <w:r>
        <w:rPr>
          <w:b/>
          <w:bCs/>
          <w:u w:val="single"/>
        </w:rPr>
        <w:t>NOTA:</w:t>
      </w:r>
      <w:r>
        <w:t xml:space="preserve">  *   Los cyreles   EN SU  PLANTA</w:t>
      </w:r>
    </w:p>
    <w:p w:rsidR="007226C7" w:rsidRDefault="007226C7" w:rsidP="007226C7">
      <w:pPr>
        <w:numPr>
          <w:ilvl w:val="0"/>
          <w:numId w:val="1"/>
        </w:numPr>
      </w:pPr>
      <w:r>
        <w:t>Se envían ARTE    para tonos y alturas</w:t>
      </w:r>
    </w:p>
    <w:p w:rsidR="007226C7" w:rsidRPr="00307118" w:rsidRDefault="007226C7" w:rsidP="007226C7">
      <w:pPr>
        <w:numPr>
          <w:ilvl w:val="0"/>
          <w:numId w:val="2"/>
        </w:numPr>
      </w:pPr>
      <w:r>
        <w:t xml:space="preserve">Se  envía el material de PP </w:t>
      </w:r>
      <w:r>
        <w:rPr>
          <w:b/>
        </w:rPr>
        <w:t xml:space="preserve">de  30 </w:t>
      </w:r>
      <w:r w:rsidRPr="00AD5DCF">
        <w:rPr>
          <w:b/>
        </w:rPr>
        <w:t xml:space="preserve">  cms</w:t>
      </w:r>
    </w:p>
    <w:p w:rsidR="007226C7" w:rsidRDefault="007226C7" w:rsidP="007226C7">
      <w:pPr>
        <w:ind w:left="885"/>
      </w:pPr>
    </w:p>
    <w:p w:rsidR="007226C7" w:rsidRDefault="007226C7" w:rsidP="007226C7">
      <w:pPr>
        <w:ind w:left="885"/>
      </w:pPr>
    </w:p>
    <w:p w:rsidR="007226C7" w:rsidRDefault="007226C7" w:rsidP="007226C7">
      <w:r>
        <w:t>Agradezco la atención y colaboración prestada.</w:t>
      </w:r>
    </w:p>
    <w:p w:rsidR="007226C7" w:rsidRDefault="007226C7" w:rsidP="007226C7"/>
    <w:p w:rsidR="007226C7" w:rsidRDefault="007226C7" w:rsidP="007226C7"/>
    <w:p w:rsidR="007226C7" w:rsidRDefault="007226C7" w:rsidP="007226C7">
      <w:r>
        <w:t>Cordialmente,</w:t>
      </w:r>
    </w:p>
    <w:p w:rsidR="007226C7" w:rsidRDefault="007226C7" w:rsidP="007226C7"/>
    <w:p w:rsidR="007226C7" w:rsidRDefault="007226C7" w:rsidP="007226C7"/>
    <w:p w:rsidR="007226C7" w:rsidRDefault="007226C7" w:rsidP="007226C7"/>
    <w:p w:rsidR="007226C7" w:rsidRDefault="007226C7" w:rsidP="007226C7">
      <w:r>
        <w:t>RICARDO CASAS ZAPATA</w:t>
      </w:r>
    </w:p>
    <w:p w:rsidR="007226C7" w:rsidRDefault="007226C7" w:rsidP="007226C7">
      <w:r>
        <w:t>Director.</w:t>
      </w:r>
    </w:p>
    <w:p w:rsidR="007226C7" w:rsidRDefault="007226C7" w:rsidP="00280724"/>
    <w:p w:rsidR="00FF1B85" w:rsidRDefault="00FF1B85" w:rsidP="00280724"/>
    <w:p w:rsidR="00FF1B85" w:rsidRDefault="00FF1B85" w:rsidP="00280724"/>
    <w:p w:rsidR="00FF1B85" w:rsidRDefault="00FF1B85" w:rsidP="00280724"/>
    <w:p w:rsidR="00FF1B85" w:rsidRDefault="00FF1B85" w:rsidP="00280724"/>
    <w:p w:rsidR="00FF1B85" w:rsidRDefault="00FF1B85" w:rsidP="00280724"/>
    <w:p w:rsidR="00FF1B85" w:rsidRDefault="00FF1B85" w:rsidP="00FF1B85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FF1B85" w:rsidRDefault="00FF1B85" w:rsidP="00FF1B85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FF1B85" w:rsidRDefault="00FF1B85" w:rsidP="00FF1B85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FF1B85" w:rsidRDefault="00FF1B85" w:rsidP="00FF1B85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FF1B85" w:rsidRDefault="00FF1B85" w:rsidP="00FF1B85"/>
    <w:p w:rsidR="00FF1B85" w:rsidRDefault="00FF1B85" w:rsidP="00FF1B85">
      <w:pPr>
        <w:pStyle w:val="Ttulo1"/>
      </w:pPr>
      <w:r>
        <w:t>ORDEN DE TRABAJO    N°      08392</w:t>
      </w:r>
    </w:p>
    <w:p w:rsidR="00FF1B85" w:rsidRDefault="00FF1B85" w:rsidP="00FF1B85"/>
    <w:p w:rsidR="00FF1B85" w:rsidRDefault="00FF1B85" w:rsidP="00FF1B85">
      <w:r>
        <w:t>FECHA:</w:t>
      </w:r>
      <w:r>
        <w:tab/>
        <w:t>Medellín,  Mayo  23   de  2011</w:t>
      </w:r>
    </w:p>
    <w:p w:rsidR="00FF1B85" w:rsidRDefault="00FF1B85" w:rsidP="00FF1B85">
      <w:r>
        <w:t>PARA:</w:t>
      </w:r>
      <w:r>
        <w:tab/>
      </w:r>
      <w:r>
        <w:tab/>
        <w:t>PLÁSTICOS DARMA</w:t>
      </w:r>
    </w:p>
    <w:p w:rsidR="00FF1B85" w:rsidRDefault="00FF1B85" w:rsidP="00FF1B85">
      <w:r>
        <w:t>ATENCIÓN:</w:t>
      </w:r>
      <w:r>
        <w:tab/>
        <w:t>Sr. Darío Jaramillo</w:t>
      </w:r>
    </w:p>
    <w:p w:rsidR="00FF1B85" w:rsidRDefault="00FF1B85" w:rsidP="00FF1B85">
      <w:r>
        <w:tab/>
      </w:r>
      <w:r>
        <w:tab/>
        <w:t>Gerente.</w:t>
      </w:r>
    </w:p>
    <w:p w:rsidR="00FF1B85" w:rsidRDefault="00FF1B85" w:rsidP="00FF1B85"/>
    <w:p w:rsidR="00FF1B85" w:rsidRDefault="00FF1B85" w:rsidP="00FF1B85">
      <w:r>
        <w:t>Apreciado Don Darío:</w:t>
      </w:r>
    </w:p>
    <w:p w:rsidR="00FF1B85" w:rsidRDefault="00FF1B85" w:rsidP="00FF1B85"/>
    <w:p w:rsidR="00FF1B85" w:rsidRDefault="00FF1B85" w:rsidP="00FF1B85">
      <w:r>
        <w:t>Con la presente estamos solicitando el siguiente servicio de    IMPRESIÓN  :</w:t>
      </w:r>
    </w:p>
    <w:p w:rsidR="00FF1B85" w:rsidRDefault="00FF1B85" w:rsidP="00FF1B85"/>
    <w:p w:rsidR="00FF1B85" w:rsidRDefault="00FF1B85" w:rsidP="00FF1B85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FF1B85" w:rsidRDefault="00FF1B85" w:rsidP="00FF1B85">
      <w:r>
        <w:t>MATERIAL   :           Polipropileno Lamina de   40  cms</w:t>
      </w:r>
    </w:p>
    <w:p w:rsidR="00FF1B85" w:rsidRDefault="00FF1B85" w:rsidP="00FF1B85">
      <w:r>
        <w:t xml:space="preserve">CALIBRE      :           </w:t>
      </w:r>
      <w:r w:rsidRPr="00910E52">
        <w:rPr>
          <w:b/>
        </w:rPr>
        <w:t>2.0</w:t>
      </w:r>
      <w:r>
        <w:t xml:space="preserve">  ”</w:t>
      </w:r>
    </w:p>
    <w:p w:rsidR="00FF1B85" w:rsidRPr="00F36A72" w:rsidRDefault="00FF1B85" w:rsidP="00FF1B85">
      <w:pPr>
        <w:rPr>
          <w:b/>
        </w:rPr>
      </w:pPr>
      <w:r>
        <w:t>REFERENCIA:</w:t>
      </w:r>
      <w:r>
        <w:tab/>
      </w:r>
      <w:r>
        <w:rPr>
          <w:b/>
        </w:rPr>
        <w:t xml:space="preserve">LAMINA ROSADA </w:t>
      </w:r>
      <w:r w:rsidRPr="001D4335">
        <w:rPr>
          <w:b/>
          <w:sz w:val="28"/>
          <w:szCs w:val="28"/>
        </w:rPr>
        <w:t>SIN  SELLO</w:t>
      </w:r>
    </w:p>
    <w:p w:rsidR="00FF1B85" w:rsidRDefault="00FF1B85" w:rsidP="00FF1B85">
      <w:r>
        <w:t xml:space="preserve">CANTIDAD    :          </w:t>
      </w:r>
      <w:r>
        <w:rPr>
          <w:b/>
        </w:rPr>
        <w:t>60</w:t>
      </w:r>
      <w:r w:rsidRPr="00F06B36">
        <w:rPr>
          <w:b/>
        </w:rPr>
        <w:t xml:space="preserve">    Kg</w:t>
      </w:r>
    </w:p>
    <w:p w:rsidR="00FF1B85" w:rsidRDefault="00FF1B85" w:rsidP="00FF1B85">
      <w:r>
        <w:t>COLORES:</w:t>
      </w:r>
      <w:r>
        <w:tab/>
      </w:r>
      <w:r>
        <w:tab/>
        <w:t>5    (  Según Muestra  )</w:t>
      </w:r>
    </w:p>
    <w:p w:rsidR="00FF1B85" w:rsidRDefault="00FF1B85" w:rsidP="00FF1B85">
      <w:r>
        <w:t>CARAS:</w:t>
      </w:r>
      <w:r>
        <w:tab/>
      </w:r>
      <w:r>
        <w:tab/>
        <w:t>1</w:t>
      </w:r>
    </w:p>
    <w:p w:rsidR="00FF1B85" w:rsidRDefault="00FF1B85" w:rsidP="00FF1B85">
      <w:r>
        <w:t>R EPETICIÓN:</w:t>
      </w:r>
      <w:r>
        <w:tab/>
        <w:t>9.5    cms</w:t>
      </w:r>
    </w:p>
    <w:p w:rsidR="00FF1B85" w:rsidRDefault="00FF1B85" w:rsidP="00FF1B85">
      <w:r>
        <w:t>RODILLO:</w:t>
      </w:r>
      <w:r>
        <w:tab/>
      </w:r>
      <w:r>
        <w:tab/>
      </w:r>
      <w:r w:rsidRPr="007C0A03">
        <w:rPr>
          <w:b/>
        </w:rPr>
        <w:t>30</w:t>
      </w:r>
    </w:p>
    <w:p w:rsidR="00FF1B85" w:rsidRDefault="00FF1B85" w:rsidP="00FF1B85">
      <w:r>
        <w:t>LAMINA:</w:t>
      </w:r>
      <w:r>
        <w:tab/>
      </w:r>
      <w:r>
        <w:tab/>
        <w:t>9.5 X 20   cms</w:t>
      </w:r>
    </w:p>
    <w:p w:rsidR="00FF1B85" w:rsidRDefault="00FF1B85" w:rsidP="00FF1B85">
      <w:r>
        <w:t>SELLADO:</w:t>
      </w:r>
      <w:r>
        <w:tab/>
      </w:r>
      <w:r>
        <w:tab/>
        <w:t>Para selle lateral.</w:t>
      </w:r>
    </w:p>
    <w:p w:rsidR="00FF1B85" w:rsidRDefault="00FF1B85" w:rsidP="00FF1B85">
      <w:r>
        <w:t xml:space="preserve"> </w:t>
      </w:r>
    </w:p>
    <w:p w:rsidR="00FF1B85" w:rsidRDefault="00FF1B85" w:rsidP="00FF1B85"/>
    <w:p w:rsidR="00FF1B85" w:rsidRDefault="00FF1B85" w:rsidP="00FF1B85">
      <w:r>
        <w:rPr>
          <w:b/>
          <w:bCs/>
          <w:u w:val="single"/>
        </w:rPr>
        <w:t>NOTA:</w:t>
      </w:r>
      <w:r>
        <w:t xml:space="preserve">  * Los cyreles en su planta</w:t>
      </w:r>
    </w:p>
    <w:p w:rsidR="00FF1B85" w:rsidRDefault="00FF1B85" w:rsidP="00FF1B85">
      <w:pPr>
        <w:numPr>
          <w:ilvl w:val="0"/>
          <w:numId w:val="1"/>
        </w:numPr>
      </w:pPr>
      <w:r>
        <w:t>Colores igual muestra anterior</w:t>
      </w:r>
    </w:p>
    <w:p w:rsidR="00FF1B85" w:rsidRDefault="00FF1B85" w:rsidP="00FF1B85">
      <w:pPr>
        <w:numPr>
          <w:ilvl w:val="0"/>
          <w:numId w:val="1"/>
        </w:numPr>
      </w:pPr>
      <w:r>
        <w:t>SE APRUEBA  IMPRESIÓN</w:t>
      </w:r>
    </w:p>
    <w:p w:rsidR="00FF1B85" w:rsidRPr="00AF4F6F" w:rsidRDefault="00FF1B85" w:rsidP="00FF1B85">
      <w:pPr>
        <w:ind w:left="1860"/>
        <w:rPr>
          <w:b/>
          <w:u w:val="single"/>
        </w:rPr>
      </w:pPr>
    </w:p>
    <w:p w:rsidR="00FF1B85" w:rsidRPr="00AF4F6F" w:rsidRDefault="00FF1B85" w:rsidP="00FF1B85">
      <w:pPr>
        <w:numPr>
          <w:ilvl w:val="0"/>
          <w:numId w:val="2"/>
        </w:num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L      41377</w:t>
      </w:r>
    </w:p>
    <w:p w:rsidR="00FF1B85" w:rsidRDefault="00FF1B85" w:rsidP="00FF1B85">
      <w:pPr>
        <w:ind w:left="1500"/>
        <w:rPr>
          <w:b/>
          <w:u w:val="single"/>
        </w:rPr>
      </w:pPr>
    </w:p>
    <w:p w:rsidR="00FF1B85" w:rsidRPr="00D74513" w:rsidRDefault="00FF1B85" w:rsidP="00FF1B85">
      <w:pPr>
        <w:ind w:left="1500"/>
        <w:rPr>
          <w:b/>
          <w:u w:val="single"/>
        </w:rPr>
      </w:pPr>
    </w:p>
    <w:p w:rsidR="00FF1B85" w:rsidRDefault="00FF1B85" w:rsidP="00FF1B85">
      <w:pPr>
        <w:ind w:left="1500"/>
        <w:rPr>
          <w:u w:val="single"/>
        </w:rPr>
      </w:pPr>
    </w:p>
    <w:p w:rsidR="00FF1B85" w:rsidRDefault="00FF1B85" w:rsidP="00FF1B85">
      <w:r>
        <w:t>Agradezco la atención y colaboración prestada.</w:t>
      </w:r>
    </w:p>
    <w:p w:rsidR="00FF1B85" w:rsidRDefault="00FF1B85" w:rsidP="00FF1B85"/>
    <w:p w:rsidR="00FF1B85" w:rsidRDefault="00FF1B85" w:rsidP="00FF1B85">
      <w:r>
        <w:t>Cordialmente</w:t>
      </w:r>
    </w:p>
    <w:p w:rsidR="00FF1B85" w:rsidRDefault="00FF1B85" w:rsidP="00FF1B85"/>
    <w:p w:rsidR="00FF1B85" w:rsidRDefault="00FF1B85" w:rsidP="00FF1B85"/>
    <w:p w:rsidR="00FF1B85" w:rsidRDefault="00FF1B85" w:rsidP="00FF1B85"/>
    <w:p w:rsidR="00FF1B85" w:rsidRDefault="00FF1B85" w:rsidP="00FF1B85">
      <w:r>
        <w:t>RICARDO CASAS ZAPATA</w:t>
      </w:r>
    </w:p>
    <w:p w:rsidR="00FF1B85" w:rsidRDefault="00FF1B85" w:rsidP="00FF1B85">
      <w:r>
        <w:t>Director</w:t>
      </w:r>
    </w:p>
    <w:p w:rsidR="00FF1B85" w:rsidRDefault="00FF1B85" w:rsidP="00FF1B85">
      <w:pPr>
        <w:rPr>
          <w:b/>
        </w:rPr>
      </w:pPr>
    </w:p>
    <w:p w:rsidR="00FF1B85" w:rsidRDefault="00FF1B85" w:rsidP="00280724"/>
    <w:p w:rsidR="00206ACE" w:rsidRDefault="00206ACE" w:rsidP="00280724"/>
    <w:p w:rsidR="00206ACE" w:rsidRDefault="00206ACE" w:rsidP="00280724"/>
    <w:p w:rsidR="00206ACE" w:rsidRDefault="00206ACE" w:rsidP="00280724"/>
    <w:p w:rsidR="00206ACE" w:rsidRDefault="00206ACE" w:rsidP="00206ACE">
      <w:pPr>
        <w:rPr>
          <w:b/>
          <w:bCs/>
          <w:sz w:val="20"/>
        </w:rPr>
      </w:pPr>
      <w:r>
        <w:rPr>
          <w:b/>
          <w:bCs/>
          <w:sz w:val="20"/>
        </w:rPr>
        <w:t>PLÁSTICOS UNION LTDA</w:t>
      </w:r>
    </w:p>
    <w:p w:rsidR="00206ACE" w:rsidRDefault="00206ACE" w:rsidP="00206ACE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206ACE" w:rsidRDefault="00206ACE" w:rsidP="00206ACE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76 N 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206ACE" w:rsidRDefault="00206ACE" w:rsidP="00206ACE">
      <w:pPr>
        <w:rPr>
          <w:b/>
          <w:bCs/>
          <w:sz w:val="20"/>
        </w:rPr>
      </w:pPr>
      <w:r>
        <w:rPr>
          <w:b/>
          <w:bCs/>
          <w:sz w:val="20"/>
        </w:rPr>
        <w:t>TEL: 4 44 46 64   ITAGUI.</w:t>
      </w:r>
    </w:p>
    <w:p w:rsidR="00206ACE" w:rsidRDefault="00206ACE" w:rsidP="00206ACE">
      <w:pPr>
        <w:rPr>
          <w:b/>
          <w:bCs/>
          <w:sz w:val="20"/>
        </w:rPr>
      </w:pPr>
    </w:p>
    <w:p w:rsidR="00206ACE" w:rsidRDefault="00206ACE" w:rsidP="00206ACE">
      <w:pPr>
        <w:rPr>
          <w:b/>
        </w:rPr>
      </w:pPr>
    </w:p>
    <w:p w:rsidR="00206ACE" w:rsidRDefault="00206ACE" w:rsidP="00206ACE">
      <w:pPr>
        <w:pStyle w:val="Ttulo1"/>
      </w:pPr>
      <w:r>
        <w:t>ORDEN DE TRABAJO    N°      08371</w:t>
      </w:r>
    </w:p>
    <w:p w:rsidR="00206ACE" w:rsidRDefault="00206ACE" w:rsidP="00206ACE"/>
    <w:p w:rsidR="00206ACE" w:rsidRDefault="00206ACE" w:rsidP="00206ACE">
      <w:r>
        <w:t>FECHA:</w:t>
      </w:r>
      <w:r>
        <w:tab/>
        <w:t>Medellín,  Mayo  23   de   2011</w:t>
      </w:r>
    </w:p>
    <w:p w:rsidR="00206ACE" w:rsidRDefault="00206ACE" w:rsidP="00206ACE">
      <w:r>
        <w:t>PARA:</w:t>
      </w:r>
      <w:r>
        <w:tab/>
      </w:r>
      <w:r>
        <w:tab/>
        <w:t>PLASTICOS DARMA S.A.</w:t>
      </w:r>
    </w:p>
    <w:p w:rsidR="00206ACE" w:rsidRDefault="00206ACE" w:rsidP="00206ACE">
      <w:r>
        <w:t>ATENCIÓN:</w:t>
      </w:r>
      <w:r>
        <w:tab/>
        <w:t>Sr. Dario Jaramillo</w:t>
      </w:r>
    </w:p>
    <w:p w:rsidR="00206ACE" w:rsidRDefault="00206ACE" w:rsidP="00206ACE">
      <w:r>
        <w:tab/>
      </w:r>
      <w:r>
        <w:tab/>
        <w:t>Gerente</w:t>
      </w:r>
    </w:p>
    <w:p w:rsidR="00206ACE" w:rsidRDefault="00206ACE" w:rsidP="00206ACE"/>
    <w:p w:rsidR="00206ACE" w:rsidRDefault="00206ACE" w:rsidP="00206ACE">
      <w:r>
        <w:t>Apreciado  Don Darío:</w:t>
      </w:r>
    </w:p>
    <w:p w:rsidR="00206ACE" w:rsidRDefault="00206ACE" w:rsidP="00206ACE">
      <w:r>
        <w:t xml:space="preserve"> </w:t>
      </w:r>
    </w:p>
    <w:p w:rsidR="00206ACE" w:rsidRDefault="00206ACE" w:rsidP="00206ACE">
      <w:r>
        <w:t>Con la presente estamos solicitando el siguiente   Material   :</w:t>
      </w:r>
    </w:p>
    <w:p w:rsidR="00206ACE" w:rsidRDefault="00206ACE" w:rsidP="00206ACE"/>
    <w:p w:rsidR="00206ACE" w:rsidRDefault="00206ACE" w:rsidP="00206ACE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206ACE" w:rsidRDefault="00206ACE" w:rsidP="00206ACE">
      <w:pPr>
        <w:rPr>
          <w:b/>
          <w:bCs/>
          <w:u w:val="single"/>
        </w:rPr>
      </w:pPr>
    </w:p>
    <w:p w:rsidR="00206ACE" w:rsidRDefault="00206ACE" w:rsidP="00206ACE">
      <w:r>
        <w:t>MATERIAL:</w:t>
      </w:r>
      <w:r>
        <w:tab/>
      </w:r>
      <w:r>
        <w:tab/>
        <w:t>Polietileno Baja Densidad    Blanco  TUBULAR</w:t>
      </w:r>
    </w:p>
    <w:p w:rsidR="00206ACE" w:rsidRDefault="00206ACE" w:rsidP="00206ACE">
      <w:r>
        <w:t>MEDIDA:</w:t>
      </w:r>
      <w:r>
        <w:tab/>
      </w:r>
      <w:r>
        <w:tab/>
        <w:t xml:space="preserve">42 + 5 + 7 </w:t>
      </w:r>
      <w:r w:rsidRPr="007317E8">
        <w:rPr>
          <w:b/>
        </w:rPr>
        <w:t xml:space="preserve">    </w:t>
      </w:r>
      <w:r>
        <w:t>Cms.</w:t>
      </w:r>
    </w:p>
    <w:p w:rsidR="00206ACE" w:rsidRDefault="00206ACE" w:rsidP="00206ACE">
      <w:pPr>
        <w:rPr>
          <w:b/>
          <w:bCs/>
        </w:rPr>
      </w:pPr>
      <w:r>
        <w:t>CALIBRE:</w:t>
      </w:r>
      <w:r>
        <w:tab/>
      </w:r>
      <w:r>
        <w:tab/>
        <w:t>2.0</w:t>
      </w:r>
      <w:r>
        <w:rPr>
          <w:b/>
        </w:rPr>
        <w:t xml:space="preserve"> </w:t>
      </w:r>
      <w:r w:rsidRPr="007317E8">
        <w:rPr>
          <w:b/>
        </w:rPr>
        <w:t xml:space="preserve"> </w:t>
      </w:r>
      <w:r w:rsidRPr="007317E8">
        <w:rPr>
          <w:b/>
          <w:bCs/>
        </w:rPr>
        <w:t xml:space="preserve"> ”</w:t>
      </w:r>
    </w:p>
    <w:p w:rsidR="00206ACE" w:rsidRDefault="00206ACE" w:rsidP="00206ACE">
      <w:r>
        <w:t>COLOR:</w:t>
      </w:r>
      <w:r>
        <w:tab/>
      </w:r>
      <w:r>
        <w:tab/>
        <w:t>Blanco</w:t>
      </w:r>
    </w:p>
    <w:p w:rsidR="00206ACE" w:rsidRPr="00874A16" w:rsidRDefault="00206ACE" w:rsidP="00206ACE">
      <w:r>
        <w:t>TRATADO:</w:t>
      </w:r>
      <w:r>
        <w:tab/>
      </w:r>
      <w:r>
        <w:tab/>
        <w:t>2  Caras.</w:t>
      </w:r>
    </w:p>
    <w:p w:rsidR="00206ACE" w:rsidRDefault="00206ACE" w:rsidP="00206ACE">
      <w:pPr>
        <w:rPr>
          <w:b/>
          <w:bCs/>
        </w:rPr>
      </w:pPr>
      <w:r>
        <w:t>CANTIDAD:</w:t>
      </w:r>
      <w:r>
        <w:tab/>
      </w:r>
      <w:r>
        <w:tab/>
        <w:t>130    Kg.</w:t>
      </w:r>
      <w:r>
        <w:rPr>
          <w:b/>
          <w:bCs/>
        </w:rPr>
        <w:tab/>
      </w:r>
    </w:p>
    <w:p w:rsidR="00206ACE" w:rsidRDefault="00206ACE" w:rsidP="00206ACE">
      <w:r>
        <w:t>COLORES:</w:t>
      </w:r>
      <w:r>
        <w:tab/>
      </w:r>
      <w:r>
        <w:tab/>
        <w:t xml:space="preserve">3   (   Rojo – amarillo – azul    )   </w:t>
      </w:r>
    </w:p>
    <w:p w:rsidR="00206ACE" w:rsidRDefault="00206ACE" w:rsidP="00206ACE">
      <w:r>
        <w:t>CARAS:</w:t>
      </w:r>
      <w:r>
        <w:tab/>
      </w:r>
      <w:r>
        <w:tab/>
        <w:t xml:space="preserve">2 </w:t>
      </w:r>
    </w:p>
    <w:p w:rsidR="00206ACE" w:rsidRDefault="00206ACE" w:rsidP="00206ACE">
      <w:r>
        <w:t>REPETICIÓN:</w:t>
      </w:r>
      <w:r>
        <w:tab/>
        <w:t>36    Cms.</w:t>
      </w:r>
    </w:p>
    <w:p w:rsidR="00206ACE" w:rsidRDefault="00206ACE" w:rsidP="00206ACE">
      <w:r>
        <w:t xml:space="preserve">RODILLO  :    </w:t>
      </w:r>
      <w:r>
        <w:tab/>
        <w:t>36</w:t>
      </w:r>
      <w:r>
        <w:tab/>
      </w:r>
    </w:p>
    <w:p w:rsidR="00206ACE" w:rsidRDefault="00206ACE" w:rsidP="00206ACE">
      <w:r>
        <w:t>BOLSA:</w:t>
      </w:r>
      <w:r>
        <w:tab/>
      </w:r>
      <w:r>
        <w:tab/>
        <w:t>36  x  42 + 5 + 7     cms            Con  troquel    Riñón.</w:t>
      </w:r>
    </w:p>
    <w:p w:rsidR="00206ACE" w:rsidRDefault="00206ACE" w:rsidP="00206ACE">
      <w:r>
        <w:t>SELLADO:</w:t>
      </w:r>
      <w:r>
        <w:tab/>
      </w:r>
      <w:r>
        <w:tab/>
        <w:t>Lateral</w:t>
      </w:r>
    </w:p>
    <w:p w:rsidR="00206ACE" w:rsidRDefault="00206ACE" w:rsidP="00206ACE">
      <w:r>
        <w:t>REFERENCIA:</w:t>
      </w:r>
      <w:r>
        <w:tab/>
      </w:r>
      <w:r>
        <w:rPr>
          <w:b/>
        </w:rPr>
        <w:t>EXPO MODA</w:t>
      </w:r>
    </w:p>
    <w:p w:rsidR="00206ACE" w:rsidRDefault="00206ACE" w:rsidP="00206ACE">
      <w:r>
        <w:tab/>
      </w:r>
      <w:r>
        <w:tab/>
      </w:r>
      <w:r>
        <w:tab/>
      </w:r>
    </w:p>
    <w:p w:rsidR="00206ACE" w:rsidRDefault="00206ACE" w:rsidP="00206ACE"/>
    <w:p w:rsidR="00206ACE" w:rsidRDefault="00206ACE" w:rsidP="00206ACE">
      <w:r>
        <w:rPr>
          <w:b/>
          <w:bCs/>
          <w:u w:val="single"/>
        </w:rPr>
        <w:t>NOTA</w:t>
      </w:r>
      <w:r>
        <w:t xml:space="preserve">: </w:t>
      </w:r>
      <w:r>
        <w:tab/>
        <w:t xml:space="preserve"> - Cyreles  en su planta.</w:t>
      </w:r>
    </w:p>
    <w:p w:rsidR="00206ACE" w:rsidRPr="001B3E70" w:rsidRDefault="00206ACE" w:rsidP="00206ACE">
      <w:pPr>
        <w:numPr>
          <w:ilvl w:val="0"/>
          <w:numId w:val="2"/>
        </w:numPr>
        <w:rPr>
          <w:b/>
          <w:u w:val="single"/>
        </w:rPr>
      </w:pPr>
      <w:r>
        <w:t>Colores y alturas de impresión  según    Muestra.</w:t>
      </w:r>
    </w:p>
    <w:p w:rsidR="00206ACE" w:rsidRDefault="00206ACE" w:rsidP="00206ACE">
      <w:pPr>
        <w:numPr>
          <w:ilvl w:val="0"/>
          <w:numId w:val="2"/>
        </w:numPr>
        <w:rPr>
          <w:b/>
          <w:u w:val="single"/>
        </w:rPr>
      </w:pPr>
      <w:r>
        <w:rPr>
          <w:b/>
          <w:u w:val="single"/>
        </w:rPr>
        <w:t>CAMBIOS EN LA MEDIDA Y EL CYREL</w:t>
      </w:r>
    </w:p>
    <w:p w:rsidR="00206ACE" w:rsidRPr="000E3688" w:rsidRDefault="00206ACE" w:rsidP="00206ACE">
      <w:pPr>
        <w:ind w:left="1500"/>
      </w:pPr>
    </w:p>
    <w:p w:rsidR="00206ACE" w:rsidRPr="000E3688" w:rsidRDefault="00206ACE" w:rsidP="00206ACE">
      <w:pPr>
        <w:rPr>
          <w:b/>
        </w:rPr>
      </w:pPr>
    </w:p>
    <w:p w:rsidR="00206ACE" w:rsidRPr="000E3688" w:rsidRDefault="00206ACE" w:rsidP="00206ACE">
      <w:pPr>
        <w:rPr>
          <w:b/>
        </w:rPr>
      </w:pPr>
    </w:p>
    <w:p w:rsidR="00206ACE" w:rsidRDefault="00206ACE" w:rsidP="00206ACE">
      <w:r>
        <w:t>Agradezco la atención y colaboración prestada.</w:t>
      </w:r>
    </w:p>
    <w:p w:rsidR="00206ACE" w:rsidRDefault="00206ACE" w:rsidP="00206ACE"/>
    <w:p w:rsidR="00206ACE" w:rsidRDefault="00206ACE" w:rsidP="00206ACE"/>
    <w:p w:rsidR="00206ACE" w:rsidRDefault="00206ACE" w:rsidP="00206ACE">
      <w:r>
        <w:t>Cordialmente,</w:t>
      </w:r>
    </w:p>
    <w:p w:rsidR="00206ACE" w:rsidRDefault="00206ACE" w:rsidP="00206ACE"/>
    <w:p w:rsidR="00206ACE" w:rsidRDefault="00206ACE" w:rsidP="00206ACE"/>
    <w:p w:rsidR="00206ACE" w:rsidRDefault="00206ACE" w:rsidP="00206ACE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206ACE" w:rsidRDefault="00206ACE" w:rsidP="00206ACE">
      <w:r>
        <w:lastRenderedPageBreak/>
        <w:t>Director</w:t>
      </w:r>
    </w:p>
    <w:p w:rsidR="00206ACE" w:rsidRDefault="00206ACE" w:rsidP="00280724"/>
    <w:p w:rsidR="00A648D8" w:rsidRDefault="00A648D8" w:rsidP="00280724"/>
    <w:p w:rsidR="00A648D8" w:rsidRDefault="00A648D8" w:rsidP="00280724"/>
    <w:p w:rsidR="00A648D8" w:rsidRDefault="00A648D8" w:rsidP="00A648D8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A648D8" w:rsidRDefault="00A648D8" w:rsidP="00A648D8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A648D8" w:rsidRDefault="00A648D8" w:rsidP="00A648D8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A648D8" w:rsidRDefault="00A648D8" w:rsidP="00A648D8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A648D8" w:rsidRDefault="00A648D8" w:rsidP="00A648D8">
      <w:pPr>
        <w:rPr>
          <w:b/>
          <w:bCs/>
        </w:rPr>
      </w:pPr>
    </w:p>
    <w:p w:rsidR="00A648D8" w:rsidRDefault="00A648D8" w:rsidP="00A648D8">
      <w:pPr>
        <w:pStyle w:val="Ttulo1"/>
      </w:pPr>
    </w:p>
    <w:p w:rsidR="00A648D8" w:rsidRDefault="00A648D8" w:rsidP="00A648D8">
      <w:pPr>
        <w:pStyle w:val="Ttulo1"/>
      </w:pPr>
      <w:r>
        <w:t>ORDEN DE TRABAJO  N °      08384</w:t>
      </w:r>
    </w:p>
    <w:p w:rsidR="00A648D8" w:rsidRDefault="00A648D8" w:rsidP="00A648D8"/>
    <w:p w:rsidR="00A648D8" w:rsidRDefault="00A648D8" w:rsidP="00A648D8">
      <w:r>
        <w:t>FECHA:</w:t>
      </w:r>
      <w:r>
        <w:tab/>
        <w:t>Medellín,  Mayo   23    de   2011</w:t>
      </w:r>
    </w:p>
    <w:p w:rsidR="00A648D8" w:rsidRDefault="00A648D8" w:rsidP="00A648D8">
      <w:r>
        <w:t>PARA:</w:t>
      </w:r>
      <w:r>
        <w:tab/>
      </w:r>
      <w:r>
        <w:tab/>
        <w:t xml:space="preserve">PLÁSTICOS </w:t>
      </w:r>
      <w:r w:rsidR="00A33BBD">
        <w:t xml:space="preserve"> </w:t>
      </w:r>
      <w:r>
        <w:t>DARMA</w:t>
      </w:r>
    </w:p>
    <w:p w:rsidR="00A648D8" w:rsidRDefault="00A648D8" w:rsidP="00A648D8">
      <w:r>
        <w:t>ATENCIÓN:</w:t>
      </w:r>
      <w:r>
        <w:tab/>
        <w:t>Sr. Darío Jaramillo</w:t>
      </w:r>
    </w:p>
    <w:p w:rsidR="00A648D8" w:rsidRDefault="00A648D8" w:rsidP="00A648D8">
      <w:r>
        <w:tab/>
      </w:r>
      <w:r>
        <w:tab/>
        <w:t>Gerente.</w:t>
      </w:r>
    </w:p>
    <w:p w:rsidR="00A648D8" w:rsidRDefault="00A648D8" w:rsidP="00A648D8"/>
    <w:p w:rsidR="00A648D8" w:rsidRDefault="00A648D8" w:rsidP="00A648D8">
      <w:r>
        <w:t>Apreciado Don Darío:</w:t>
      </w:r>
    </w:p>
    <w:p w:rsidR="00A648D8" w:rsidRDefault="00A648D8" w:rsidP="00A648D8"/>
    <w:p w:rsidR="00A648D8" w:rsidRDefault="00A648D8" w:rsidP="00A648D8">
      <w:r>
        <w:t>Con la presente estamos solicitando el siguiente servicio de  IMPRESIÓN  :</w:t>
      </w:r>
    </w:p>
    <w:p w:rsidR="00A648D8" w:rsidRDefault="00A648D8" w:rsidP="00A648D8"/>
    <w:p w:rsidR="00A648D8" w:rsidRDefault="00A648D8" w:rsidP="00A648D8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A648D8" w:rsidRDefault="00A648D8" w:rsidP="00A648D8">
      <w:r>
        <w:t xml:space="preserve">MATERIAL   :           Polipropileno   Lamina   de   </w:t>
      </w:r>
      <w:r>
        <w:rPr>
          <w:b/>
        </w:rPr>
        <w:t>40</w:t>
      </w:r>
      <w:r>
        <w:t xml:space="preserve">    cms</w:t>
      </w:r>
    </w:p>
    <w:p w:rsidR="00A648D8" w:rsidRDefault="00A648D8" w:rsidP="00A648D8">
      <w:r>
        <w:t>CLIBRE      :               2.0  ”</w:t>
      </w:r>
    </w:p>
    <w:p w:rsidR="00A648D8" w:rsidRPr="00AD5DCF" w:rsidRDefault="00A648D8" w:rsidP="00A648D8">
      <w:pPr>
        <w:rPr>
          <w:b/>
        </w:rPr>
      </w:pPr>
      <w:r>
        <w:t>REFERENCIA:</w:t>
      </w:r>
      <w:r>
        <w:tab/>
      </w:r>
      <w:r>
        <w:rPr>
          <w:b/>
        </w:rPr>
        <w:t>GEORDI   HOMBRE</w:t>
      </w:r>
    </w:p>
    <w:p w:rsidR="00A648D8" w:rsidRDefault="00A648D8" w:rsidP="00A648D8">
      <w:r>
        <w:t>CANTIDAD    :          130    Kg</w:t>
      </w:r>
    </w:p>
    <w:p w:rsidR="00A648D8" w:rsidRDefault="00A648D8" w:rsidP="00A648D8">
      <w:r>
        <w:t>COLORES:</w:t>
      </w:r>
      <w:r>
        <w:tab/>
      </w:r>
      <w:r>
        <w:tab/>
        <w:t>3  ( Según  arte )</w:t>
      </w:r>
    </w:p>
    <w:p w:rsidR="00A648D8" w:rsidRDefault="00A648D8" w:rsidP="00A648D8">
      <w:r>
        <w:t>CARAS:</w:t>
      </w:r>
      <w:r>
        <w:tab/>
      </w:r>
      <w:r>
        <w:tab/>
        <w:t xml:space="preserve">2 </w:t>
      </w:r>
    </w:p>
    <w:p w:rsidR="00A648D8" w:rsidRDefault="001E5217" w:rsidP="00A648D8">
      <w:r>
        <w:t>REPETICIÓN:</w:t>
      </w:r>
      <w:r>
        <w:tab/>
        <w:t>17.5</w:t>
      </w:r>
    </w:p>
    <w:p w:rsidR="00A648D8" w:rsidRPr="007E24E2" w:rsidRDefault="00A648D8" w:rsidP="00A648D8">
      <w:pPr>
        <w:rPr>
          <w:b/>
        </w:rPr>
      </w:pPr>
      <w:r>
        <w:t>RODILLO:</w:t>
      </w:r>
      <w:r>
        <w:tab/>
      </w:r>
      <w:r>
        <w:tab/>
      </w:r>
      <w:r w:rsidR="001E5217">
        <w:rPr>
          <w:b/>
        </w:rPr>
        <w:t>36</w:t>
      </w:r>
    </w:p>
    <w:p w:rsidR="00A648D8" w:rsidRDefault="001E5217" w:rsidP="00A648D8">
      <w:r>
        <w:t>BOLSA:</w:t>
      </w:r>
      <w:r>
        <w:tab/>
      </w:r>
      <w:r>
        <w:tab/>
        <w:t>17.5  X  17.5 + 5</w:t>
      </w:r>
      <w:r w:rsidR="00A648D8">
        <w:t xml:space="preserve">    cms </w:t>
      </w:r>
      <w:r>
        <w:t xml:space="preserve">  de  Solapa  Volada</w:t>
      </w:r>
    </w:p>
    <w:p w:rsidR="00A648D8" w:rsidRDefault="00A648D8" w:rsidP="00A648D8">
      <w:r>
        <w:t>SELLADO:</w:t>
      </w:r>
      <w:r>
        <w:tab/>
      </w:r>
      <w:r>
        <w:tab/>
        <w:t>Para selle lateral.</w:t>
      </w:r>
    </w:p>
    <w:p w:rsidR="00A648D8" w:rsidRDefault="00A648D8" w:rsidP="00A648D8"/>
    <w:p w:rsidR="00A648D8" w:rsidRDefault="00A648D8" w:rsidP="00A648D8"/>
    <w:p w:rsidR="00A648D8" w:rsidRDefault="00A648D8" w:rsidP="00A648D8">
      <w:r>
        <w:rPr>
          <w:b/>
          <w:bCs/>
          <w:u w:val="single"/>
        </w:rPr>
        <w:t>NOTA:</w:t>
      </w:r>
      <w:r>
        <w:t xml:space="preserve">  *   Los  Cyreles los envía  Grafiflex.</w:t>
      </w:r>
    </w:p>
    <w:p w:rsidR="00A648D8" w:rsidRDefault="00A648D8" w:rsidP="00A648D8">
      <w:pPr>
        <w:numPr>
          <w:ilvl w:val="0"/>
          <w:numId w:val="1"/>
        </w:numPr>
      </w:pPr>
      <w:r>
        <w:t>Se envían muestra   para tonos y alturas</w:t>
      </w:r>
    </w:p>
    <w:p w:rsidR="00A648D8" w:rsidRPr="002F17AC" w:rsidRDefault="00A648D8" w:rsidP="00A648D8">
      <w:pPr>
        <w:numPr>
          <w:ilvl w:val="0"/>
          <w:numId w:val="2"/>
        </w:numPr>
      </w:pPr>
      <w:r>
        <w:t xml:space="preserve">Se  envía el material de PP </w:t>
      </w:r>
      <w:r>
        <w:rPr>
          <w:b/>
        </w:rPr>
        <w:t xml:space="preserve">de  40 </w:t>
      </w:r>
      <w:r w:rsidRPr="00AD5DCF">
        <w:rPr>
          <w:b/>
        </w:rPr>
        <w:t xml:space="preserve">  cms</w:t>
      </w:r>
    </w:p>
    <w:p w:rsidR="00A648D8" w:rsidRPr="00491829" w:rsidRDefault="00A648D8" w:rsidP="00A648D8">
      <w:pPr>
        <w:numPr>
          <w:ilvl w:val="0"/>
          <w:numId w:val="2"/>
        </w:numPr>
      </w:pPr>
      <w:r>
        <w:rPr>
          <w:b/>
        </w:rPr>
        <w:t>DISEÑO  NUEVO</w:t>
      </w:r>
    </w:p>
    <w:p w:rsidR="00A648D8" w:rsidRPr="00E955AD" w:rsidRDefault="00A648D8" w:rsidP="00A648D8">
      <w:pPr>
        <w:numPr>
          <w:ilvl w:val="0"/>
          <w:numId w:val="2"/>
        </w:numPr>
      </w:pPr>
      <w:r w:rsidRPr="00491829">
        <w:rPr>
          <w:b/>
        </w:rPr>
        <w:t xml:space="preserve">SE APRUEBA </w:t>
      </w:r>
      <w:r>
        <w:rPr>
          <w:b/>
        </w:rPr>
        <w:t>IMPRESIÓN</w:t>
      </w:r>
    </w:p>
    <w:p w:rsidR="00A648D8" w:rsidRPr="00E955AD" w:rsidRDefault="00A648D8" w:rsidP="00A648D8">
      <w:pPr>
        <w:numPr>
          <w:ilvl w:val="0"/>
          <w:numId w:val="2"/>
        </w:numPr>
        <w:rPr>
          <w:sz w:val="44"/>
          <w:szCs w:val="44"/>
        </w:rPr>
      </w:pPr>
      <w:r w:rsidRPr="00E955AD">
        <w:rPr>
          <w:b/>
          <w:sz w:val="44"/>
          <w:szCs w:val="44"/>
        </w:rPr>
        <w:t>FAVOR  CONTROLAR EL CALCAMIENTO</w:t>
      </w:r>
    </w:p>
    <w:p w:rsidR="00A648D8" w:rsidRDefault="00A648D8" w:rsidP="00A648D8">
      <w:pPr>
        <w:ind w:left="885"/>
      </w:pPr>
    </w:p>
    <w:p w:rsidR="00A648D8" w:rsidRDefault="00A648D8" w:rsidP="00A648D8">
      <w:pPr>
        <w:ind w:left="885"/>
      </w:pPr>
    </w:p>
    <w:p w:rsidR="00A648D8" w:rsidRDefault="00A648D8" w:rsidP="00A648D8">
      <w:r>
        <w:t>Agradezco la atención y colaboración prestada.</w:t>
      </w:r>
    </w:p>
    <w:p w:rsidR="00A648D8" w:rsidRDefault="00A648D8" w:rsidP="00A648D8"/>
    <w:p w:rsidR="00A648D8" w:rsidRDefault="00A648D8" w:rsidP="00A648D8"/>
    <w:p w:rsidR="00A648D8" w:rsidRDefault="00A648D8" w:rsidP="00A648D8">
      <w:r>
        <w:t>Cordialmente,</w:t>
      </w:r>
    </w:p>
    <w:p w:rsidR="00A648D8" w:rsidRDefault="00A648D8" w:rsidP="00A648D8"/>
    <w:p w:rsidR="00A648D8" w:rsidRDefault="00A648D8" w:rsidP="00A648D8"/>
    <w:p w:rsidR="00A648D8" w:rsidRDefault="00A648D8" w:rsidP="00A648D8"/>
    <w:p w:rsidR="00A648D8" w:rsidRDefault="00A648D8" w:rsidP="00A648D8">
      <w:r>
        <w:t>RICARDO CASAS ZAPATA</w:t>
      </w:r>
    </w:p>
    <w:p w:rsidR="00A648D8" w:rsidRDefault="00A648D8" w:rsidP="00A648D8">
      <w:r>
        <w:t>Director</w:t>
      </w:r>
    </w:p>
    <w:p w:rsidR="00A648D8" w:rsidRDefault="00A648D8" w:rsidP="00280724"/>
    <w:p w:rsidR="00031FAB" w:rsidRDefault="00031FAB" w:rsidP="00031FAB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031FAB" w:rsidRDefault="00031FAB" w:rsidP="00031FAB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031FAB" w:rsidRDefault="00031FAB" w:rsidP="00031FAB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031FAB" w:rsidRDefault="00031FAB" w:rsidP="00031FAB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031FAB" w:rsidRDefault="00031FAB" w:rsidP="00031FAB"/>
    <w:p w:rsidR="00031FAB" w:rsidRDefault="00031FAB" w:rsidP="00031FAB">
      <w:pPr>
        <w:pStyle w:val="Ttulo1"/>
      </w:pPr>
      <w:r>
        <w:t>ORDEN DE TRABAJO   N°      08410</w:t>
      </w:r>
    </w:p>
    <w:p w:rsidR="00031FAB" w:rsidRDefault="00031FAB" w:rsidP="00031FAB"/>
    <w:p w:rsidR="00031FAB" w:rsidRDefault="00031FAB" w:rsidP="00031FAB">
      <w:r>
        <w:t>FECHA:</w:t>
      </w:r>
      <w:r>
        <w:tab/>
        <w:t>Medellín, Mayo  27     de  2011</w:t>
      </w:r>
    </w:p>
    <w:p w:rsidR="00031FAB" w:rsidRDefault="00031FAB" w:rsidP="00031FAB">
      <w:r>
        <w:t>PARA:</w:t>
      </w:r>
      <w:r>
        <w:tab/>
      </w:r>
      <w:r>
        <w:tab/>
        <w:t>PLÁSTICOS   DARMA</w:t>
      </w:r>
    </w:p>
    <w:p w:rsidR="00031FAB" w:rsidRDefault="00031FAB" w:rsidP="00031FAB">
      <w:r>
        <w:t>ATENCIÓN:</w:t>
      </w:r>
      <w:r>
        <w:tab/>
        <w:t>Sr. DARIO JARAMILLO</w:t>
      </w:r>
    </w:p>
    <w:p w:rsidR="00031FAB" w:rsidRDefault="00031FAB" w:rsidP="00031FAB"/>
    <w:p w:rsidR="00031FAB" w:rsidRDefault="00031FAB" w:rsidP="00031FAB">
      <w:r>
        <w:t>Apreciado Dn DARIO:</w:t>
      </w:r>
    </w:p>
    <w:p w:rsidR="00031FAB" w:rsidRDefault="00031FAB" w:rsidP="00031FAB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031FAB" w:rsidRDefault="00031FAB" w:rsidP="00031FAB"/>
    <w:p w:rsidR="00031FAB" w:rsidRDefault="00031FAB" w:rsidP="00031FAB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031FAB" w:rsidRDefault="00031FAB" w:rsidP="00031FAB"/>
    <w:p w:rsidR="00031FAB" w:rsidRDefault="00031FAB" w:rsidP="00031FAB">
      <w:r>
        <w:t>MATERIAL :</w:t>
      </w:r>
      <w:r>
        <w:tab/>
      </w:r>
      <w:r>
        <w:tab/>
        <w:t xml:space="preserve">Polietileno de Baja  densidad   </w:t>
      </w:r>
      <w:r>
        <w:rPr>
          <w:b/>
          <w:u w:val="single"/>
        </w:rPr>
        <w:t xml:space="preserve">Transparente </w:t>
      </w:r>
      <w:r>
        <w:t xml:space="preserve"> Tubular</w:t>
      </w:r>
    </w:p>
    <w:p w:rsidR="00031FAB" w:rsidRDefault="00031FAB" w:rsidP="00031FAB">
      <w:r>
        <w:t>MEDIDA:</w:t>
      </w:r>
      <w:r>
        <w:tab/>
      </w:r>
      <w:r>
        <w:tab/>
      </w:r>
      <w:r>
        <w:rPr>
          <w:b/>
        </w:rPr>
        <w:t>77.5</w:t>
      </w:r>
      <w:r>
        <w:t xml:space="preserve">   cms   </w:t>
      </w:r>
    </w:p>
    <w:p w:rsidR="00031FAB" w:rsidRDefault="00031FAB" w:rsidP="00031FAB">
      <w:r>
        <w:t>CALIBRE :</w:t>
      </w:r>
      <w:r>
        <w:tab/>
      </w:r>
      <w:r>
        <w:tab/>
      </w:r>
      <w:r w:rsidRPr="00BB33FF">
        <w:rPr>
          <w:b/>
        </w:rPr>
        <w:t>1.</w:t>
      </w:r>
      <w:r>
        <w:rPr>
          <w:b/>
        </w:rPr>
        <w:t>7</w:t>
      </w:r>
      <w:r>
        <w:t xml:space="preserve">   “</w:t>
      </w:r>
    </w:p>
    <w:p w:rsidR="00031FAB" w:rsidRDefault="00031FAB" w:rsidP="00031FAB">
      <w:r>
        <w:t>COLOR :</w:t>
      </w:r>
      <w:r>
        <w:tab/>
      </w:r>
      <w:r>
        <w:tab/>
        <w:t>Transparente</w:t>
      </w:r>
    </w:p>
    <w:p w:rsidR="00031FAB" w:rsidRPr="0007721A" w:rsidRDefault="00031FAB" w:rsidP="00031FAB">
      <w:r>
        <w:t xml:space="preserve">TRATADO : </w:t>
      </w:r>
      <w:r>
        <w:tab/>
      </w:r>
      <w:r>
        <w:tab/>
        <w:t>2  cara</w:t>
      </w:r>
    </w:p>
    <w:p w:rsidR="00031FAB" w:rsidRDefault="00031FAB" w:rsidP="00031FAB">
      <w:r>
        <w:t xml:space="preserve">CANTIDAD : </w:t>
      </w:r>
      <w:r>
        <w:tab/>
        <w:t>10</w:t>
      </w:r>
      <w:r w:rsidRPr="00AD0457">
        <w:rPr>
          <w:b/>
        </w:rPr>
        <w:t>0</w:t>
      </w:r>
      <w:r>
        <w:t xml:space="preserve">    kg</w:t>
      </w:r>
    </w:p>
    <w:p w:rsidR="00031FAB" w:rsidRDefault="00031FAB" w:rsidP="00031FAB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>2</w:t>
      </w:r>
    </w:p>
    <w:p w:rsidR="00031FAB" w:rsidRDefault="00031FAB" w:rsidP="00031FAB">
      <w:r>
        <w:t xml:space="preserve">CARAS : </w:t>
      </w:r>
      <w:r>
        <w:tab/>
      </w:r>
      <w:r>
        <w:tab/>
        <w:t>2  ( 2  x  2  )</w:t>
      </w:r>
    </w:p>
    <w:p w:rsidR="00031FAB" w:rsidRDefault="00031FAB" w:rsidP="00031FAB">
      <w:r>
        <w:t xml:space="preserve">REPETICIÓN : </w:t>
      </w:r>
      <w:r>
        <w:tab/>
        <w:t>50   cms</w:t>
      </w:r>
    </w:p>
    <w:p w:rsidR="00031FAB" w:rsidRDefault="00031FAB" w:rsidP="00031FAB">
      <w:r>
        <w:t>RODILLO :</w:t>
      </w:r>
      <w:r>
        <w:tab/>
      </w:r>
      <w:r>
        <w:tab/>
        <w:t>50</w:t>
      </w:r>
    </w:p>
    <w:p w:rsidR="00031FAB" w:rsidRDefault="00031FAB" w:rsidP="00031FAB">
      <w:r>
        <w:t>BOLSA  :</w:t>
      </w:r>
      <w:r>
        <w:tab/>
      </w:r>
      <w:r>
        <w:tab/>
      </w:r>
      <w:r>
        <w:rPr>
          <w:b/>
        </w:rPr>
        <w:t>50</w:t>
      </w:r>
      <w:r w:rsidRPr="00912C7E">
        <w:rPr>
          <w:b/>
        </w:rPr>
        <w:t xml:space="preserve">  x</w:t>
      </w:r>
      <w:r>
        <w:rPr>
          <w:b/>
        </w:rPr>
        <w:t xml:space="preserve">  7</w:t>
      </w:r>
      <w:r w:rsidRPr="00336CAC">
        <w:rPr>
          <w:b/>
        </w:rPr>
        <w:t>0</w:t>
      </w:r>
      <w:r>
        <w:rPr>
          <w:b/>
        </w:rPr>
        <w:t xml:space="preserve"> + 15 </w:t>
      </w:r>
      <w:r w:rsidRPr="00336CAC">
        <w:rPr>
          <w:b/>
        </w:rPr>
        <w:t xml:space="preserve">   cm</w:t>
      </w:r>
      <w:r>
        <w:t xml:space="preserve">     de  solapa interna</w:t>
      </w:r>
    </w:p>
    <w:p w:rsidR="00031FAB" w:rsidRDefault="00031FAB" w:rsidP="00031FAB">
      <w:r>
        <w:t>SELLADO .</w:t>
      </w:r>
      <w:r>
        <w:tab/>
      </w:r>
      <w:r>
        <w:tab/>
        <w:t>Lateral</w:t>
      </w:r>
    </w:p>
    <w:p w:rsidR="00031FAB" w:rsidRDefault="00031FAB" w:rsidP="00031FAB">
      <w:r>
        <w:t>REFERENCIA :</w:t>
      </w:r>
      <w:r>
        <w:tab/>
      </w:r>
      <w:r w:rsidRPr="00823B3E">
        <w:rPr>
          <w:b/>
        </w:rPr>
        <w:t>ALMOHADA</w:t>
      </w:r>
      <w:r>
        <w:rPr>
          <w:b/>
        </w:rPr>
        <w:t xml:space="preserve">  SILVIA T.</w:t>
      </w:r>
    </w:p>
    <w:p w:rsidR="00031FAB" w:rsidRDefault="00031FAB" w:rsidP="00031FAB"/>
    <w:p w:rsidR="00031FAB" w:rsidRDefault="00031FAB" w:rsidP="00031FAB"/>
    <w:p w:rsidR="00031FAB" w:rsidRDefault="00031FAB" w:rsidP="00031FAB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>
        <w:rPr>
          <w:bCs/>
        </w:rPr>
        <w:t>Cyreles   LOS ENVIA GRAFIFLEX</w:t>
      </w:r>
    </w:p>
    <w:p w:rsidR="00031FAB" w:rsidRDefault="00031FAB" w:rsidP="00031FAB">
      <w:r>
        <w:t xml:space="preserve">                   -   Anexo  Arte  para   alturas y Tonos.</w:t>
      </w:r>
    </w:p>
    <w:p w:rsidR="00031FAB" w:rsidRDefault="00031FAB" w:rsidP="00031FAB">
      <w:pPr>
        <w:rPr>
          <w:b/>
        </w:rPr>
      </w:pPr>
      <w:r>
        <w:tab/>
        <w:t xml:space="preserve">        -  </w:t>
      </w:r>
      <w:r w:rsidRPr="00B879F4">
        <w:rPr>
          <w:b/>
        </w:rPr>
        <w:t>SE  APRUEBA  IMPRESIÓN</w:t>
      </w:r>
    </w:p>
    <w:p w:rsidR="00031FAB" w:rsidRDefault="00031FAB" w:rsidP="00031FAB">
      <w:pPr>
        <w:rPr>
          <w:b/>
        </w:rPr>
      </w:pPr>
      <w:r>
        <w:tab/>
        <w:t xml:space="preserve">        </w:t>
      </w: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031FAB" w:rsidRDefault="00031FAB" w:rsidP="00031FAB">
      <w:pPr>
        <w:rPr>
          <w:b/>
        </w:rPr>
      </w:pPr>
      <w:r>
        <w:rPr>
          <w:b/>
        </w:rPr>
        <w:tab/>
        <w:t xml:space="preserve">        -  EL MATERIAL  LO ENVIA  P.U .</w:t>
      </w:r>
    </w:p>
    <w:p w:rsidR="00031FAB" w:rsidRDefault="00031FAB" w:rsidP="00E52CAC">
      <w:pPr>
        <w:rPr>
          <w:b/>
          <w:u w:val="single"/>
        </w:rPr>
      </w:pPr>
    </w:p>
    <w:p w:rsidR="00F21AD1" w:rsidRPr="00E52CAC" w:rsidRDefault="00F21AD1" w:rsidP="00E52CAC">
      <w:pPr>
        <w:rPr>
          <w:b/>
        </w:rPr>
      </w:pPr>
    </w:p>
    <w:p w:rsidR="00031FAB" w:rsidRDefault="00031FAB" w:rsidP="00031FAB">
      <w:r>
        <w:tab/>
      </w:r>
    </w:p>
    <w:p w:rsidR="00031FAB" w:rsidRDefault="00031FAB" w:rsidP="00031FAB">
      <w:r>
        <w:tab/>
      </w:r>
    </w:p>
    <w:p w:rsidR="00031FAB" w:rsidRDefault="00031FAB" w:rsidP="00031FAB">
      <w:r>
        <w:t>Agradezco la atención y colaboración prestada.</w:t>
      </w:r>
    </w:p>
    <w:p w:rsidR="00031FAB" w:rsidRDefault="00031FAB" w:rsidP="00031FAB"/>
    <w:p w:rsidR="00031FAB" w:rsidRDefault="00031FAB" w:rsidP="00031FAB"/>
    <w:p w:rsidR="00031FAB" w:rsidRDefault="00031FAB" w:rsidP="00031FAB">
      <w:r>
        <w:t>Cordialmente</w:t>
      </w:r>
    </w:p>
    <w:p w:rsidR="00031FAB" w:rsidRDefault="00031FAB" w:rsidP="00031FAB"/>
    <w:p w:rsidR="00031FAB" w:rsidRDefault="00031FAB" w:rsidP="00031FAB"/>
    <w:p w:rsidR="00031FAB" w:rsidRDefault="00031FAB" w:rsidP="00031FAB">
      <w:r>
        <w:t>RICARDO CASAS ZAPATA</w:t>
      </w:r>
    </w:p>
    <w:p w:rsidR="00031FAB" w:rsidRDefault="00031FAB" w:rsidP="00031FAB">
      <w:r>
        <w:lastRenderedPageBreak/>
        <w:t>Director.</w:t>
      </w:r>
    </w:p>
    <w:p w:rsidR="00031FAB" w:rsidRDefault="00031FAB" w:rsidP="00031FAB">
      <w:pPr>
        <w:rPr>
          <w:b/>
        </w:rPr>
      </w:pPr>
    </w:p>
    <w:p w:rsidR="00031FAB" w:rsidRDefault="00031FAB" w:rsidP="00280724"/>
    <w:p w:rsidR="00D030BE" w:rsidRDefault="00D030BE" w:rsidP="00280724"/>
    <w:p w:rsidR="0020204F" w:rsidRDefault="0020204F" w:rsidP="00280724"/>
    <w:p w:rsidR="0020204F" w:rsidRDefault="0020204F" w:rsidP="0020204F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20204F" w:rsidRDefault="0020204F" w:rsidP="0020204F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20204F" w:rsidRDefault="0020204F" w:rsidP="0020204F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20204F" w:rsidRDefault="0020204F" w:rsidP="0020204F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20204F" w:rsidRDefault="0020204F" w:rsidP="0020204F">
      <w:pPr>
        <w:rPr>
          <w:b/>
          <w:bCs/>
        </w:rPr>
      </w:pPr>
    </w:p>
    <w:p w:rsidR="0020204F" w:rsidRDefault="0020204F" w:rsidP="0020204F">
      <w:pPr>
        <w:pStyle w:val="Ttulo1"/>
      </w:pPr>
    </w:p>
    <w:p w:rsidR="0020204F" w:rsidRDefault="0020204F" w:rsidP="0020204F">
      <w:pPr>
        <w:pStyle w:val="Ttulo1"/>
      </w:pPr>
      <w:r>
        <w:t>ORDEN DE TRABAJO   N °      08424</w:t>
      </w:r>
    </w:p>
    <w:p w:rsidR="0020204F" w:rsidRDefault="0020204F" w:rsidP="0020204F"/>
    <w:p w:rsidR="0020204F" w:rsidRDefault="0020204F" w:rsidP="0020204F">
      <w:r>
        <w:t>FECHA:</w:t>
      </w:r>
      <w:r>
        <w:tab/>
        <w:t>Medellín,  Mayo  30    de   2011</w:t>
      </w:r>
    </w:p>
    <w:p w:rsidR="0020204F" w:rsidRDefault="0020204F" w:rsidP="0020204F">
      <w:r>
        <w:t>PARA:</w:t>
      </w:r>
      <w:r>
        <w:tab/>
      </w:r>
      <w:r>
        <w:tab/>
        <w:t>PLÁSTICOS DARMA</w:t>
      </w:r>
    </w:p>
    <w:p w:rsidR="0020204F" w:rsidRDefault="0020204F" w:rsidP="0020204F">
      <w:r>
        <w:t>ATENCIÓN:</w:t>
      </w:r>
      <w:r>
        <w:tab/>
        <w:t>Sr. Darío Jaramillo</w:t>
      </w:r>
    </w:p>
    <w:p w:rsidR="0020204F" w:rsidRDefault="0020204F" w:rsidP="0020204F">
      <w:r>
        <w:tab/>
      </w:r>
      <w:r>
        <w:tab/>
        <w:t>Gerente.</w:t>
      </w:r>
    </w:p>
    <w:p w:rsidR="0020204F" w:rsidRDefault="0020204F" w:rsidP="0020204F"/>
    <w:p w:rsidR="0020204F" w:rsidRDefault="0020204F" w:rsidP="0020204F">
      <w:r>
        <w:t>Apreciado Don Darío:</w:t>
      </w:r>
    </w:p>
    <w:p w:rsidR="0020204F" w:rsidRPr="00D8653D" w:rsidRDefault="0020204F" w:rsidP="0020204F"/>
    <w:p w:rsidR="0020204F" w:rsidRDefault="0020204F" w:rsidP="0020204F">
      <w:r>
        <w:t>Con la presente estamos solicitando el siguiente servicio de  IMPRESIÓN :</w:t>
      </w:r>
    </w:p>
    <w:p w:rsidR="0020204F" w:rsidRDefault="0020204F" w:rsidP="0020204F"/>
    <w:p w:rsidR="0020204F" w:rsidRDefault="0020204F" w:rsidP="0020204F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20204F" w:rsidRDefault="0020204F" w:rsidP="0020204F">
      <w:pPr>
        <w:rPr>
          <w:b/>
          <w:bCs/>
        </w:rPr>
      </w:pPr>
    </w:p>
    <w:p w:rsidR="0020204F" w:rsidRPr="008249ED" w:rsidRDefault="0020204F" w:rsidP="0020204F">
      <w:pPr>
        <w:rPr>
          <w:b/>
        </w:rPr>
      </w:pPr>
      <w:r>
        <w:t xml:space="preserve">MATERIAL   :           Polipropileno  Tubular   de  </w:t>
      </w:r>
      <w:r w:rsidRPr="008249ED">
        <w:rPr>
          <w:b/>
        </w:rPr>
        <w:t>30    cms</w:t>
      </w:r>
    </w:p>
    <w:p w:rsidR="0020204F" w:rsidRDefault="0020204F" w:rsidP="0020204F">
      <w:r>
        <w:t>CLIBRE      :               1.4  ”</w:t>
      </w:r>
    </w:p>
    <w:p w:rsidR="0020204F" w:rsidRPr="00AD5DCF" w:rsidRDefault="0020204F" w:rsidP="0020204F">
      <w:pPr>
        <w:rPr>
          <w:b/>
        </w:rPr>
      </w:pPr>
      <w:r>
        <w:t>REFERENCIA:</w:t>
      </w:r>
      <w:r>
        <w:tab/>
      </w:r>
      <w:r>
        <w:rPr>
          <w:b/>
        </w:rPr>
        <w:t>CARMEL  MEDIANA 2</w:t>
      </w:r>
    </w:p>
    <w:p w:rsidR="0020204F" w:rsidRPr="00936C49" w:rsidRDefault="00826CC2" w:rsidP="0020204F">
      <w:pPr>
        <w:rPr>
          <w:b/>
        </w:rPr>
      </w:pPr>
      <w:r>
        <w:t>CANTIDAD    :         5</w:t>
      </w:r>
      <w:r w:rsidR="0020204F">
        <w:t>00</w:t>
      </w:r>
      <w:r w:rsidR="0020204F" w:rsidRPr="00936C49">
        <w:rPr>
          <w:b/>
        </w:rPr>
        <w:t xml:space="preserve">   Kg</w:t>
      </w:r>
    </w:p>
    <w:p w:rsidR="0020204F" w:rsidRDefault="0020204F" w:rsidP="0020204F">
      <w:r>
        <w:t>COLORES:</w:t>
      </w:r>
      <w:r>
        <w:tab/>
      </w:r>
      <w:r>
        <w:tab/>
        <w:t>2   ( BLANCO – RUBINE RED C )</w:t>
      </w:r>
    </w:p>
    <w:p w:rsidR="0020204F" w:rsidRDefault="0020204F" w:rsidP="0020204F">
      <w:r>
        <w:t>CARAS:</w:t>
      </w:r>
      <w:r>
        <w:tab/>
      </w:r>
      <w:r>
        <w:tab/>
        <w:t>2  ( 2X2-2X2 )</w:t>
      </w:r>
    </w:p>
    <w:p w:rsidR="0020204F" w:rsidRDefault="0020204F" w:rsidP="0020204F">
      <w:r>
        <w:t>REPETICIÓN:</w:t>
      </w:r>
      <w:r>
        <w:tab/>
        <w:t>24.5</w:t>
      </w:r>
    </w:p>
    <w:p w:rsidR="0020204F" w:rsidRDefault="0020204F" w:rsidP="0020204F">
      <w:r>
        <w:t>RODILLO:</w:t>
      </w:r>
      <w:r>
        <w:tab/>
      </w:r>
      <w:r>
        <w:tab/>
        <w:t>25</w:t>
      </w:r>
    </w:p>
    <w:p w:rsidR="0020204F" w:rsidRDefault="0020204F" w:rsidP="0020204F">
      <w:r>
        <w:t>BOLSA:</w:t>
      </w:r>
      <w:r>
        <w:tab/>
      </w:r>
      <w:r>
        <w:tab/>
      </w:r>
      <w:r w:rsidRPr="008249ED">
        <w:rPr>
          <w:b/>
        </w:rPr>
        <w:t>24.5    X  28   +  5</w:t>
      </w:r>
      <w:r>
        <w:t xml:space="preserve">    cms  de solapa   Interna  pegada</w:t>
      </w:r>
    </w:p>
    <w:p w:rsidR="0020204F" w:rsidRDefault="0020204F" w:rsidP="0020204F">
      <w:r>
        <w:t>SELLADO:</w:t>
      </w:r>
      <w:r>
        <w:tab/>
      </w:r>
      <w:r>
        <w:tab/>
        <w:t>Para selle lateral.</w:t>
      </w:r>
    </w:p>
    <w:p w:rsidR="0020204F" w:rsidRDefault="0020204F" w:rsidP="0020204F"/>
    <w:p w:rsidR="0020204F" w:rsidRDefault="0020204F" w:rsidP="0020204F"/>
    <w:p w:rsidR="0020204F" w:rsidRDefault="0020204F" w:rsidP="0020204F">
      <w:r>
        <w:rPr>
          <w:b/>
          <w:bCs/>
          <w:u w:val="single"/>
        </w:rPr>
        <w:t>NOTA:</w:t>
      </w:r>
      <w:r>
        <w:t xml:space="preserve">  *   Los cyreles   EN SU  PLANTA</w:t>
      </w:r>
    </w:p>
    <w:p w:rsidR="0020204F" w:rsidRDefault="0020204F" w:rsidP="0020204F">
      <w:pPr>
        <w:numPr>
          <w:ilvl w:val="0"/>
          <w:numId w:val="1"/>
        </w:numPr>
      </w:pPr>
      <w:r>
        <w:t>Se envían ARTE    para tonos y alturas</w:t>
      </w:r>
    </w:p>
    <w:p w:rsidR="0020204F" w:rsidRPr="00307118" w:rsidRDefault="0020204F" w:rsidP="0020204F">
      <w:pPr>
        <w:numPr>
          <w:ilvl w:val="0"/>
          <w:numId w:val="2"/>
        </w:numPr>
      </w:pPr>
      <w:r>
        <w:t xml:space="preserve">Se  envía el material de PP </w:t>
      </w:r>
      <w:r>
        <w:rPr>
          <w:b/>
        </w:rPr>
        <w:t xml:space="preserve">de  30 </w:t>
      </w:r>
      <w:r w:rsidRPr="00AD5DCF">
        <w:rPr>
          <w:b/>
        </w:rPr>
        <w:t xml:space="preserve">  cms</w:t>
      </w:r>
    </w:p>
    <w:p w:rsidR="0020204F" w:rsidRDefault="0020204F" w:rsidP="0020204F">
      <w:pPr>
        <w:ind w:left="885"/>
      </w:pPr>
    </w:p>
    <w:p w:rsidR="0020204F" w:rsidRDefault="0020204F" w:rsidP="0020204F">
      <w:pPr>
        <w:ind w:left="885"/>
      </w:pPr>
    </w:p>
    <w:p w:rsidR="0020204F" w:rsidRDefault="0020204F" w:rsidP="0020204F">
      <w:r>
        <w:t>Agradezco la atención y colaboración prestada.</w:t>
      </w:r>
    </w:p>
    <w:p w:rsidR="0020204F" w:rsidRDefault="0020204F" w:rsidP="0020204F"/>
    <w:p w:rsidR="0020204F" w:rsidRDefault="0020204F" w:rsidP="0020204F"/>
    <w:p w:rsidR="0020204F" w:rsidRDefault="0020204F" w:rsidP="0020204F">
      <w:r>
        <w:t>Cordialmente,</w:t>
      </w:r>
    </w:p>
    <w:p w:rsidR="0020204F" w:rsidRDefault="0020204F" w:rsidP="0020204F"/>
    <w:p w:rsidR="0020204F" w:rsidRDefault="0020204F" w:rsidP="0020204F"/>
    <w:p w:rsidR="0020204F" w:rsidRDefault="0020204F" w:rsidP="0020204F"/>
    <w:p w:rsidR="0020204F" w:rsidRDefault="0020204F" w:rsidP="0020204F">
      <w:r>
        <w:t>RICARDO CASAS ZAPATA</w:t>
      </w:r>
    </w:p>
    <w:p w:rsidR="0020204F" w:rsidRDefault="0020204F" w:rsidP="0020204F">
      <w:r>
        <w:t>Director.</w:t>
      </w:r>
    </w:p>
    <w:p w:rsidR="0020204F" w:rsidRDefault="0020204F" w:rsidP="0020204F"/>
    <w:p w:rsidR="0020204F" w:rsidRDefault="0020204F" w:rsidP="00280724"/>
    <w:p w:rsidR="000B5192" w:rsidRDefault="000B5192" w:rsidP="00280724"/>
    <w:p w:rsidR="000B5192" w:rsidRDefault="000B5192" w:rsidP="00280724"/>
    <w:p w:rsidR="000B5192" w:rsidRDefault="000B5192" w:rsidP="00280724"/>
    <w:p w:rsidR="000B5192" w:rsidRDefault="000B5192" w:rsidP="00280724"/>
    <w:p w:rsidR="000B5192" w:rsidRDefault="000B5192" w:rsidP="000B5192"/>
    <w:p w:rsidR="000B5192" w:rsidRDefault="000B5192" w:rsidP="000B5192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0B5192" w:rsidRDefault="000B5192" w:rsidP="000B5192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0B5192" w:rsidRDefault="000B5192" w:rsidP="000B5192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0B5192" w:rsidRDefault="000B5192" w:rsidP="000B5192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0B5192" w:rsidRDefault="000B5192" w:rsidP="000B5192"/>
    <w:p w:rsidR="000B5192" w:rsidRDefault="009E631B" w:rsidP="000B5192">
      <w:pPr>
        <w:pStyle w:val="Ttulo1"/>
      </w:pPr>
      <w:r>
        <w:t>ORDEN DE TRABAJO   N°      08421</w:t>
      </w:r>
    </w:p>
    <w:p w:rsidR="000B5192" w:rsidRDefault="000B5192" w:rsidP="000B5192"/>
    <w:p w:rsidR="000B5192" w:rsidRDefault="009E631B" w:rsidP="000B5192">
      <w:r>
        <w:t>FECHA:</w:t>
      </w:r>
      <w:r>
        <w:tab/>
        <w:t>Medellín,  Mayo  30</w:t>
      </w:r>
      <w:r w:rsidR="000B5192">
        <w:t xml:space="preserve">   de  2011</w:t>
      </w:r>
    </w:p>
    <w:p w:rsidR="000B5192" w:rsidRDefault="000B5192" w:rsidP="000B5192">
      <w:r>
        <w:t>PARA:</w:t>
      </w:r>
      <w:r>
        <w:tab/>
      </w:r>
      <w:r>
        <w:tab/>
        <w:t>PLÁSTICOS   DARMA</w:t>
      </w:r>
    </w:p>
    <w:p w:rsidR="000B5192" w:rsidRDefault="000B5192" w:rsidP="000B5192">
      <w:r>
        <w:t>ATENCIÓN:</w:t>
      </w:r>
      <w:r>
        <w:tab/>
        <w:t>Sr. DARIO JARAMILLO</w:t>
      </w:r>
    </w:p>
    <w:p w:rsidR="000B5192" w:rsidRDefault="000B5192" w:rsidP="000B5192"/>
    <w:p w:rsidR="000B5192" w:rsidRDefault="000B5192" w:rsidP="000B5192">
      <w:r>
        <w:t>Apreciado Dn DARIO:</w:t>
      </w:r>
    </w:p>
    <w:p w:rsidR="000B5192" w:rsidRDefault="000B5192" w:rsidP="000B5192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0B5192" w:rsidRDefault="000B5192" w:rsidP="000B5192"/>
    <w:p w:rsidR="000B5192" w:rsidRDefault="000B5192" w:rsidP="000B5192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0B5192" w:rsidRDefault="000B5192" w:rsidP="000B5192"/>
    <w:p w:rsidR="000B5192" w:rsidRDefault="000B5192" w:rsidP="000B5192">
      <w:r>
        <w:t>MATERIAL :</w:t>
      </w:r>
      <w:r>
        <w:tab/>
      </w:r>
      <w:r>
        <w:tab/>
        <w:t xml:space="preserve">Polietileno de Baja  densidad   </w:t>
      </w:r>
      <w:r>
        <w:rPr>
          <w:b/>
          <w:u w:val="single"/>
        </w:rPr>
        <w:t xml:space="preserve">Transparente </w:t>
      </w:r>
      <w:r>
        <w:t xml:space="preserve"> Tubular</w:t>
      </w:r>
    </w:p>
    <w:p w:rsidR="000B5192" w:rsidRDefault="000B5192" w:rsidP="000B5192">
      <w:r>
        <w:t>MEDIDA:</w:t>
      </w:r>
      <w:r>
        <w:tab/>
      </w:r>
      <w:r>
        <w:tab/>
      </w:r>
      <w:r>
        <w:rPr>
          <w:b/>
        </w:rPr>
        <w:t>71</w:t>
      </w:r>
      <w:r>
        <w:t xml:space="preserve">   cms   </w:t>
      </w:r>
    </w:p>
    <w:p w:rsidR="000B5192" w:rsidRDefault="000B5192" w:rsidP="000B5192">
      <w:r>
        <w:t>CALIBRE :</w:t>
      </w:r>
      <w:r>
        <w:tab/>
      </w:r>
      <w:r>
        <w:tab/>
      </w:r>
      <w:r w:rsidRPr="00BB33FF">
        <w:rPr>
          <w:b/>
        </w:rPr>
        <w:t>1.</w:t>
      </w:r>
      <w:r>
        <w:rPr>
          <w:b/>
        </w:rPr>
        <w:t>5</w:t>
      </w:r>
      <w:r>
        <w:t xml:space="preserve">   “</w:t>
      </w:r>
    </w:p>
    <w:p w:rsidR="000B5192" w:rsidRDefault="000B5192" w:rsidP="000B5192">
      <w:r>
        <w:t>COLOR :</w:t>
      </w:r>
      <w:r>
        <w:tab/>
      </w:r>
      <w:r>
        <w:tab/>
        <w:t>Transparente</w:t>
      </w:r>
    </w:p>
    <w:p w:rsidR="000B5192" w:rsidRPr="0007721A" w:rsidRDefault="000B5192" w:rsidP="000B5192">
      <w:r>
        <w:t xml:space="preserve">TRATADO : </w:t>
      </w:r>
      <w:r>
        <w:tab/>
      </w:r>
      <w:r>
        <w:tab/>
        <w:t>1  cara</w:t>
      </w:r>
    </w:p>
    <w:p w:rsidR="000B5192" w:rsidRDefault="000B5192" w:rsidP="000B5192">
      <w:r>
        <w:t xml:space="preserve">CANTIDAD : </w:t>
      </w:r>
      <w:r>
        <w:tab/>
      </w:r>
      <w:r>
        <w:rPr>
          <w:b/>
        </w:rPr>
        <w:t>8</w:t>
      </w:r>
      <w:r w:rsidRPr="00AD0457">
        <w:rPr>
          <w:b/>
        </w:rPr>
        <w:t>0</w:t>
      </w:r>
      <w:r>
        <w:t xml:space="preserve">    kg</w:t>
      </w:r>
    </w:p>
    <w:p w:rsidR="000B5192" w:rsidRDefault="000B5192" w:rsidP="000B5192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 xml:space="preserve">3 (  Negro – Dorado - Blanco   ) </w:t>
      </w:r>
    </w:p>
    <w:p w:rsidR="000B5192" w:rsidRDefault="000B5192" w:rsidP="000B5192">
      <w:r>
        <w:t xml:space="preserve">CARAS : </w:t>
      </w:r>
      <w:r>
        <w:tab/>
      </w:r>
      <w:r>
        <w:tab/>
        <w:t>1  ( 3  x  1  )</w:t>
      </w:r>
    </w:p>
    <w:p w:rsidR="000B5192" w:rsidRDefault="000B5192" w:rsidP="000B5192">
      <w:r>
        <w:t xml:space="preserve">REPETICIÓN : </w:t>
      </w:r>
      <w:r>
        <w:tab/>
        <w:t>50   cms</w:t>
      </w:r>
    </w:p>
    <w:p w:rsidR="000B5192" w:rsidRDefault="000B5192" w:rsidP="000B5192">
      <w:r>
        <w:t>RODILLO :</w:t>
      </w:r>
      <w:r>
        <w:tab/>
      </w:r>
      <w:r>
        <w:tab/>
        <w:t>50</w:t>
      </w:r>
    </w:p>
    <w:p w:rsidR="000B5192" w:rsidRDefault="000B5192" w:rsidP="000B5192">
      <w:r>
        <w:t>BOLSA  :</w:t>
      </w:r>
      <w:r>
        <w:tab/>
      </w:r>
      <w:r>
        <w:tab/>
      </w:r>
      <w:r w:rsidRPr="00912C7E">
        <w:rPr>
          <w:b/>
        </w:rPr>
        <w:t>50  x</w:t>
      </w:r>
      <w:r>
        <w:rPr>
          <w:b/>
        </w:rPr>
        <w:t xml:space="preserve">  71</w:t>
      </w:r>
      <w:r w:rsidRPr="00336CAC">
        <w:rPr>
          <w:b/>
        </w:rPr>
        <w:t xml:space="preserve">   cm</w:t>
      </w:r>
      <w:r>
        <w:t xml:space="preserve">    </w:t>
      </w:r>
    </w:p>
    <w:p w:rsidR="000B5192" w:rsidRDefault="000B5192" w:rsidP="000B5192">
      <w:r>
        <w:t>SELLADO .</w:t>
      </w:r>
      <w:r>
        <w:tab/>
      </w:r>
      <w:r>
        <w:tab/>
        <w:t>Lateral</w:t>
      </w:r>
    </w:p>
    <w:p w:rsidR="000B5192" w:rsidRDefault="000B5192" w:rsidP="000B5192">
      <w:r>
        <w:t>REFERENCIA :</w:t>
      </w:r>
      <w:r>
        <w:tab/>
      </w:r>
      <w:r>
        <w:rPr>
          <w:b/>
        </w:rPr>
        <w:t xml:space="preserve">SLEEPLINE   </w:t>
      </w:r>
      <w:r w:rsidRPr="00823B3E">
        <w:rPr>
          <w:b/>
        </w:rPr>
        <w:t xml:space="preserve">  ALMOHADA</w:t>
      </w:r>
    </w:p>
    <w:p w:rsidR="000B5192" w:rsidRDefault="000B5192" w:rsidP="000B5192"/>
    <w:p w:rsidR="000B5192" w:rsidRDefault="000B5192" w:rsidP="000B5192"/>
    <w:p w:rsidR="000B5192" w:rsidRDefault="000B5192" w:rsidP="000B5192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>
        <w:rPr>
          <w:bCs/>
        </w:rPr>
        <w:t>Cyreles  en su planta</w:t>
      </w:r>
    </w:p>
    <w:p w:rsidR="000B5192" w:rsidRDefault="000B5192" w:rsidP="000B5192">
      <w:r>
        <w:t xml:space="preserve">                   -   Anexo  Arte  para   alturas y Tonos.</w:t>
      </w:r>
      <w:r>
        <w:tab/>
        <w:t xml:space="preserve">         </w:t>
      </w:r>
    </w:p>
    <w:p w:rsidR="000B5192" w:rsidRDefault="000B5192" w:rsidP="000B5192">
      <w:pPr>
        <w:rPr>
          <w:b/>
        </w:rPr>
      </w:pPr>
      <w:r>
        <w:tab/>
        <w:t xml:space="preserve">        </w:t>
      </w: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0B5192" w:rsidRPr="0066704D" w:rsidRDefault="000B5192" w:rsidP="000B5192">
      <w:pPr>
        <w:rPr>
          <w:b/>
          <w:u w:val="single"/>
        </w:rPr>
      </w:pPr>
      <w:r>
        <w:rPr>
          <w:b/>
        </w:rPr>
        <w:tab/>
        <w:t xml:space="preserve">        -  EL MATERIAL  LO ENVIA  P.U .</w:t>
      </w:r>
    </w:p>
    <w:p w:rsidR="000B5192" w:rsidRPr="0066704D" w:rsidRDefault="000B5192" w:rsidP="000B5192">
      <w:pPr>
        <w:rPr>
          <w:b/>
        </w:rPr>
      </w:pPr>
    </w:p>
    <w:p w:rsidR="000B5192" w:rsidRDefault="000B5192" w:rsidP="000B5192">
      <w:r>
        <w:tab/>
      </w:r>
    </w:p>
    <w:p w:rsidR="000B5192" w:rsidRDefault="000B5192" w:rsidP="000B5192">
      <w:r>
        <w:tab/>
      </w:r>
    </w:p>
    <w:p w:rsidR="000B5192" w:rsidRDefault="000B5192" w:rsidP="000B5192">
      <w:r>
        <w:t>Agradezco la atención y colaboración prestada.</w:t>
      </w:r>
    </w:p>
    <w:p w:rsidR="000B5192" w:rsidRDefault="000B5192" w:rsidP="000B5192"/>
    <w:p w:rsidR="000B5192" w:rsidRDefault="000B5192" w:rsidP="000B5192"/>
    <w:p w:rsidR="000B5192" w:rsidRDefault="000B5192" w:rsidP="000B5192">
      <w:r>
        <w:t>Cordialmente</w:t>
      </w:r>
    </w:p>
    <w:p w:rsidR="000B5192" w:rsidRDefault="000B5192" w:rsidP="000B5192"/>
    <w:p w:rsidR="000B5192" w:rsidRDefault="000B5192" w:rsidP="000B5192"/>
    <w:p w:rsidR="000B5192" w:rsidRDefault="000B5192" w:rsidP="000B5192">
      <w:r>
        <w:t>RICARDO CASAS ZAPATA</w:t>
      </w:r>
    </w:p>
    <w:p w:rsidR="000B5192" w:rsidRDefault="000B5192" w:rsidP="000B5192">
      <w:r>
        <w:lastRenderedPageBreak/>
        <w:t>Director.</w:t>
      </w:r>
    </w:p>
    <w:p w:rsidR="000B5192" w:rsidRDefault="000B5192" w:rsidP="00280724"/>
    <w:p w:rsidR="00315A26" w:rsidRDefault="00315A26" w:rsidP="00280724"/>
    <w:p w:rsidR="00315A26" w:rsidRDefault="00315A26" w:rsidP="00280724"/>
    <w:p w:rsidR="00315A26" w:rsidRDefault="00315A26" w:rsidP="00280724"/>
    <w:p w:rsidR="00315A26" w:rsidRDefault="00315A26" w:rsidP="00315A26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315A26" w:rsidRDefault="00315A26" w:rsidP="00315A26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315A26" w:rsidRDefault="00315A26" w:rsidP="00315A26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315A26" w:rsidRDefault="00315A26" w:rsidP="00315A26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315A26" w:rsidRDefault="00315A26" w:rsidP="00315A26">
      <w:pPr>
        <w:rPr>
          <w:b/>
          <w:bCs/>
        </w:rPr>
      </w:pPr>
    </w:p>
    <w:p w:rsidR="00315A26" w:rsidRDefault="00315A26" w:rsidP="00315A26">
      <w:pPr>
        <w:pStyle w:val="Ttulo1"/>
      </w:pPr>
      <w:r>
        <w:t>ORD</w:t>
      </w:r>
      <w:r w:rsidR="00D030BE">
        <w:t>EN DE TRABAJO      N°      08322</w:t>
      </w:r>
    </w:p>
    <w:p w:rsidR="00315A26" w:rsidRDefault="00315A26" w:rsidP="00315A26"/>
    <w:p w:rsidR="00315A26" w:rsidRDefault="00315A26" w:rsidP="00315A26"/>
    <w:p w:rsidR="00315A26" w:rsidRDefault="00D030BE" w:rsidP="00315A26">
      <w:r>
        <w:t>FECHA:</w:t>
      </w:r>
      <w:r>
        <w:tab/>
        <w:t>Medellín,  Mayo  20</w:t>
      </w:r>
      <w:r w:rsidR="00315A26">
        <w:t xml:space="preserve">   de  2011</w:t>
      </w:r>
    </w:p>
    <w:p w:rsidR="00315A26" w:rsidRDefault="00315A26" w:rsidP="00315A26">
      <w:r>
        <w:t>PARA:</w:t>
      </w:r>
      <w:r>
        <w:tab/>
      </w:r>
      <w:r>
        <w:tab/>
        <w:t>PLÁSTICOS DARMA</w:t>
      </w:r>
    </w:p>
    <w:p w:rsidR="00315A26" w:rsidRDefault="00315A26" w:rsidP="00315A26">
      <w:r>
        <w:t>ATENCIÓN:</w:t>
      </w:r>
      <w:r>
        <w:tab/>
        <w:t>Sr. Darío Jaramillo</w:t>
      </w:r>
    </w:p>
    <w:p w:rsidR="00315A26" w:rsidRDefault="00315A26" w:rsidP="00315A26">
      <w:r>
        <w:tab/>
      </w:r>
      <w:r>
        <w:tab/>
        <w:t>Gerente.</w:t>
      </w:r>
    </w:p>
    <w:p w:rsidR="00315A26" w:rsidRDefault="00315A26" w:rsidP="00315A26"/>
    <w:p w:rsidR="00315A26" w:rsidRDefault="00315A26" w:rsidP="00315A26">
      <w:r>
        <w:t>Apreciado Don Darío :</w:t>
      </w:r>
    </w:p>
    <w:p w:rsidR="00315A26" w:rsidRDefault="00315A26" w:rsidP="00315A26">
      <w:r>
        <w:t xml:space="preserve"> </w:t>
      </w:r>
    </w:p>
    <w:p w:rsidR="00315A26" w:rsidRDefault="00315A26" w:rsidP="00315A26">
      <w:r>
        <w:t>Con la presente estamos solicitando el siguiente servicio de   IMPRESIÓN  :</w:t>
      </w:r>
    </w:p>
    <w:p w:rsidR="00315A26" w:rsidRDefault="00315A26" w:rsidP="00315A26"/>
    <w:p w:rsidR="00315A26" w:rsidRDefault="00315A26" w:rsidP="00315A26">
      <w:pPr>
        <w:rPr>
          <w:b/>
          <w:bCs/>
          <w:u w:val="single"/>
        </w:rPr>
      </w:pPr>
    </w:p>
    <w:p w:rsidR="00315A26" w:rsidRDefault="00315A26" w:rsidP="00315A26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315A26" w:rsidRDefault="00315A26" w:rsidP="00315A26"/>
    <w:p w:rsidR="00315A26" w:rsidRDefault="00315A26" w:rsidP="00315A26">
      <w:r>
        <w:t>MATERIAL:</w:t>
      </w:r>
      <w:r>
        <w:tab/>
      </w:r>
      <w:r>
        <w:tab/>
        <w:t>Polietileno     Lamina    Transparente COEXTRUIDA</w:t>
      </w:r>
    </w:p>
    <w:p w:rsidR="00315A26" w:rsidRDefault="00315A26" w:rsidP="00315A26">
      <w:r>
        <w:t>MEDIDA:</w:t>
      </w:r>
      <w:r>
        <w:tab/>
      </w:r>
      <w:r>
        <w:tab/>
      </w:r>
      <w:r>
        <w:rPr>
          <w:b/>
        </w:rPr>
        <w:t xml:space="preserve">32.5 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315A26" w:rsidRPr="006D12B2" w:rsidRDefault="00315A26" w:rsidP="00315A26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315A26" w:rsidRDefault="00315A26" w:rsidP="00315A26">
      <w:r>
        <w:t>TRATADO:</w:t>
      </w:r>
      <w:r>
        <w:tab/>
      </w:r>
      <w:r>
        <w:tab/>
        <w:t>1  Cara</w:t>
      </w:r>
    </w:p>
    <w:p w:rsidR="00315A26" w:rsidRDefault="00315A26" w:rsidP="00315A26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>
        <w:rPr>
          <w:b/>
        </w:rPr>
        <w:t xml:space="preserve">200  </w:t>
      </w:r>
      <w:r w:rsidRPr="00900A5A">
        <w:rPr>
          <w:b/>
        </w:rPr>
        <w:t xml:space="preserve">  Kg</w:t>
      </w:r>
      <w:r>
        <w:t>.</w:t>
      </w:r>
    </w:p>
    <w:p w:rsidR="00315A26" w:rsidRDefault="00315A26" w:rsidP="00315A26">
      <w:r>
        <w:t>COLORES:</w:t>
      </w:r>
      <w:r>
        <w:tab/>
      </w:r>
      <w:r>
        <w:tab/>
        <w:t xml:space="preserve">3    (  Blanco – Negro - Verde   )   </w:t>
      </w:r>
    </w:p>
    <w:p w:rsidR="00315A26" w:rsidRDefault="00315A26" w:rsidP="00315A26">
      <w:r>
        <w:t>CARAS:</w:t>
      </w:r>
      <w:r>
        <w:tab/>
      </w:r>
      <w:r>
        <w:tab/>
        <w:t>1  (3 x 1  )</w:t>
      </w:r>
    </w:p>
    <w:p w:rsidR="00315A26" w:rsidRDefault="00315A26" w:rsidP="00315A26">
      <w:r>
        <w:t>REPETICIÓN:</w:t>
      </w:r>
      <w:r>
        <w:tab/>
        <w:t xml:space="preserve">11   Cms   </w:t>
      </w:r>
    </w:p>
    <w:p w:rsidR="00315A26" w:rsidRPr="00900A5A" w:rsidRDefault="00315A26" w:rsidP="00315A26">
      <w:pPr>
        <w:rPr>
          <w:b/>
        </w:rPr>
      </w:pPr>
      <w:r>
        <w:t xml:space="preserve">RODILLO  :               </w:t>
      </w:r>
      <w:r>
        <w:rPr>
          <w:b/>
        </w:rPr>
        <w:t>45</w:t>
      </w:r>
    </w:p>
    <w:p w:rsidR="00315A26" w:rsidRDefault="00315A26" w:rsidP="00315A26">
      <w:r>
        <w:t>LAMINA:</w:t>
      </w:r>
      <w:r>
        <w:tab/>
      </w:r>
      <w:r>
        <w:tab/>
        <w:t>15.5    Cms    REFILADA PARA EMPAQUETADORA</w:t>
      </w:r>
    </w:p>
    <w:p w:rsidR="00315A26" w:rsidRDefault="00315A26" w:rsidP="00315A26">
      <w:r>
        <w:t>FOTOCAELDA:</w:t>
      </w:r>
      <w:r>
        <w:tab/>
        <w:t>Según muestra con doble  color</w:t>
      </w:r>
    </w:p>
    <w:p w:rsidR="00315A26" w:rsidRPr="00146B92" w:rsidRDefault="00315A26" w:rsidP="00315A26">
      <w:pPr>
        <w:rPr>
          <w:b/>
        </w:rPr>
      </w:pPr>
      <w:r>
        <w:t>REFERENCIA:</w:t>
      </w:r>
      <w:r>
        <w:tab/>
      </w:r>
      <w:r>
        <w:rPr>
          <w:b/>
        </w:rPr>
        <w:t xml:space="preserve">PULPA    </w:t>
      </w:r>
      <w:r>
        <w:rPr>
          <w:b/>
          <w:u w:val="single"/>
        </w:rPr>
        <w:t>MORA</w:t>
      </w:r>
      <w:r>
        <w:rPr>
          <w:b/>
        </w:rPr>
        <w:t xml:space="preserve">    90  GMS</w:t>
      </w:r>
    </w:p>
    <w:p w:rsidR="00315A26" w:rsidRDefault="00315A26" w:rsidP="00315A26">
      <w:r>
        <w:tab/>
      </w:r>
      <w:r>
        <w:tab/>
      </w:r>
      <w:r>
        <w:tab/>
      </w:r>
    </w:p>
    <w:p w:rsidR="00315A26" w:rsidRDefault="00315A26" w:rsidP="00315A26"/>
    <w:p w:rsidR="00315A26" w:rsidRDefault="00315A26" w:rsidP="00315A26">
      <w:r>
        <w:rPr>
          <w:b/>
          <w:bCs/>
          <w:u w:val="single"/>
        </w:rPr>
        <w:t>NOTA:</w:t>
      </w:r>
      <w:r>
        <w:t xml:space="preserve">  - Cyreles  en  su  planta</w:t>
      </w:r>
      <w:r>
        <w:tab/>
      </w:r>
    </w:p>
    <w:p w:rsidR="00315A26" w:rsidRDefault="00315A26" w:rsidP="00315A26">
      <w:pPr>
        <w:pStyle w:val="Prrafodelista"/>
        <w:numPr>
          <w:ilvl w:val="0"/>
          <w:numId w:val="2"/>
        </w:numPr>
      </w:pPr>
      <w:r>
        <w:t xml:space="preserve"> Se aprueba  impresión</w:t>
      </w:r>
    </w:p>
    <w:p w:rsidR="00315A26" w:rsidRDefault="00315A26" w:rsidP="00315A26">
      <w:pPr>
        <w:pStyle w:val="Prrafodelista"/>
        <w:numPr>
          <w:ilvl w:val="0"/>
          <w:numId w:val="2"/>
        </w:numPr>
      </w:pPr>
      <w:r>
        <w:t>UTILIZAR  TINTAS ANTIGRASA</w:t>
      </w:r>
    </w:p>
    <w:p w:rsidR="00315A26" w:rsidRDefault="00315A26" w:rsidP="00315A26"/>
    <w:p w:rsidR="00315A26" w:rsidRDefault="00315A26" w:rsidP="00315A26"/>
    <w:p w:rsidR="00315A26" w:rsidRDefault="00315A26" w:rsidP="00315A26"/>
    <w:p w:rsidR="00315A26" w:rsidRDefault="00315A26" w:rsidP="00315A26">
      <w:r>
        <w:t>Agradezco la atención y colaboración prestada.</w:t>
      </w:r>
    </w:p>
    <w:p w:rsidR="00315A26" w:rsidRDefault="00315A26" w:rsidP="00315A26"/>
    <w:p w:rsidR="00315A26" w:rsidRDefault="00315A26" w:rsidP="00315A26">
      <w:r>
        <w:t>Cordialmente,</w:t>
      </w:r>
    </w:p>
    <w:p w:rsidR="00315A26" w:rsidRDefault="00315A26" w:rsidP="00315A26"/>
    <w:p w:rsidR="00315A26" w:rsidRPr="00F4077E" w:rsidRDefault="00315A26" w:rsidP="00315A26">
      <w:pPr>
        <w:rPr>
          <w:b/>
        </w:rPr>
      </w:pPr>
    </w:p>
    <w:p w:rsidR="00315A26" w:rsidRDefault="00315A26" w:rsidP="00315A26"/>
    <w:p w:rsidR="00315A26" w:rsidRDefault="00315A26" w:rsidP="00315A26">
      <w:r>
        <w:lastRenderedPageBreak/>
        <w:t>RICARDO CASAS ZAPATA</w:t>
      </w:r>
    </w:p>
    <w:p w:rsidR="00315A26" w:rsidRDefault="00315A26" w:rsidP="00315A26">
      <w:r>
        <w:t>Director.</w:t>
      </w:r>
    </w:p>
    <w:p w:rsidR="00315A26" w:rsidRDefault="00315A26" w:rsidP="00280724">
      <w:pPr>
        <w:rPr>
          <w:b/>
        </w:rPr>
      </w:pPr>
    </w:p>
    <w:p w:rsidR="00D030BE" w:rsidRDefault="00D030BE" w:rsidP="00280724">
      <w:pPr>
        <w:rPr>
          <w:b/>
        </w:rPr>
      </w:pPr>
    </w:p>
    <w:p w:rsidR="00D030BE" w:rsidRDefault="00D030BE" w:rsidP="00280724">
      <w:pPr>
        <w:rPr>
          <w:b/>
        </w:rPr>
      </w:pPr>
    </w:p>
    <w:p w:rsidR="00D030BE" w:rsidRDefault="00D030BE" w:rsidP="00D030BE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D030BE" w:rsidRDefault="00D030BE" w:rsidP="00D030BE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D030BE" w:rsidRDefault="00D030BE" w:rsidP="00D030BE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D030BE" w:rsidRDefault="00D030BE" w:rsidP="00D030BE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D030BE" w:rsidRDefault="00D030BE" w:rsidP="00D030BE">
      <w:pPr>
        <w:rPr>
          <w:b/>
          <w:bCs/>
        </w:rPr>
      </w:pPr>
    </w:p>
    <w:p w:rsidR="00D030BE" w:rsidRDefault="00D030BE" w:rsidP="00D030BE">
      <w:pPr>
        <w:pStyle w:val="Ttulo1"/>
      </w:pPr>
    </w:p>
    <w:p w:rsidR="00D030BE" w:rsidRDefault="00D030BE" w:rsidP="00D030BE">
      <w:pPr>
        <w:pStyle w:val="Ttulo1"/>
      </w:pPr>
      <w:r>
        <w:t>ORDEN DE TRABAJO  N °      08429</w:t>
      </w:r>
    </w:p>
    <w:p w:rsidR="00D030BE" w:rsidRDefault="00D030BE" w:rsidP="00D030BE"/>
    <w:p w:rsidR="00D030BE" w:rsidRDefault="00D030BE" w:rsidP="00D030BE">
      <w:r>
        <w:t>FECHA:</w:t>
      </w:r>
      <w:r>
        <w:tab/>
        <w:t>Medellín, Mayo   30    de   2011</w:t>
      </w:r>
    </w:p>
    <w:p w:rsidR="00D030BE" w:rsidRDefault="00D030BE" w:rsidP="00D030BE">
      <w:r>
        <w:t>PARA:</w:t>
      </w:r>
      <w:r>
        <w:tab/>
      </w:r>
      <w:r>
        <w:tab/>
        <w:t>PLÁSTICOS DARMA</w:t>
      </w:r>
    </w:p>
    <w:p w:rsidR="00D030BE" w:rsidRDefault="00D030BE" w:rsidP="00D030BE">
      <w:r>
        <w:t>ATENCIÓN:</w:t>
      </w:r>
      <w:r>
        <w:tab/>
        <w:t>Sr. Darío Jaramillo</w:t>
      </w:r>
    </w:p>
    <w:p w:rsidR="00D030BE" w:rsidRDefault="00D030BE" w:rsidP="00D030BE">
      <w:r>
        <w:tab/>
      </w:r>
      <w:r>
        <w:tab/>
        <w:t>Gerente.</w:t>
      </w:r>
    </w:p>
    <w:p w:rsidR="00D030BE" w:rsidRDefault="00D030BE" w:rsidP="00D030BE"/>
    <w:p w:rsidR="00D030BE" w:rsidRDefault="00D030BE" w:rsidP="00D030BE">
      <w:r>
        <w:t>Apreciado Don Darío:</w:t>
      </w:r>
    </w:p>
    <w:p w:rsidR="00D030BE" w:rsidRDefault="00D030BE" w:rsidP="00D030BE"/>
    <w:p w:rsidR="00D030BE" w:rsidRDefault="00D030BE" w:rsidP="00D030BE">
      <w:r>
        <w:t>Con la presente estamos solicitando el siguiente servicio de  IMPRESIÓN:</w:t>
      </w:r>
    </w:p>
    <w:p w:rsidR="00D030BE" w:rsidRDefault="00D030BE" w:rsidP="00D030BE"/>
    <w:p w:rsidR="00D030BE" w:rsidRDefault="00D030BE" w:rsidP="00D030BE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D030BE" w:rsidRDefault="00D030BE" w:rsidP="00D030BE">
      <w:r>
        <w:t xml:space="preserve">MATERIAL   :           Polipropileno   Tubular   de   </w:t>
      </w:r>
      <w:r>
        <w:rPr>
          <w:b/>
        </w:rPr>
        <w:t>30</w:t>
      </w:r>
      <w:r>
        <w:t xml:space="preserve">    cms</w:t>
      </w:r>
    </w:p>
    <w:p w:rsidR="00D030BE" w:rsidRDefault="00D030BE" w:rsidP="00D030BE">
      <w:r>
        <w:t>CALIBRE      :           1.5  ”</w:t>
      </w:r>
    </w:p>
    <w:p w:rsidR="00D030BE" w:rsidRPr="00AD5DCF" w:rsidRDefault="00D030BE" w:rsidP="00D030BE">
      <w:pPr>
        <w:rPr>
          <w:b/>
        </w:rPr>
      </w:pPr>
      <w:r>
        <w:t>REFERENCIA:</w:t>
      </w:r>
      <w:r>
        <w:tab/>
      </w:r>
      <w:r>
        <w:rPr>
          <w:b/>
        </w:rPr>
        <w:t>TEENS  2</w:t>
      </w:r>
    </w:p>
    <w:p w:rsidR="00D030BE" w:rsidRDefault="00D030BE" w:rsidP="00D030BE">
      <w:pPr>
        <w:tabs>
          <w:tab w:val="left" w:pos="6663"/>
        </w:tabs>
      </w:pPr>
      <w:r>
        <w:t>CANTIDAD    :          250    Kg</w:t>
      </w:r>
    </w:p>
    <w:p w:rsidR="00D030BE" w:rsidRDefault="00D030BE" w:rsidP="00D030BE">
      <w:r>
        <w:t>COLORES:</w:t>
      </w:r>
      <w:r>
        <w:tab/>
      </w:r>
      <w:r>
        <w:tab/>
        <w:t xml:space="preserve">2     </w:t>
      </w:r>
      <w:r w:rsidRPr="007F1676">
        <w:rPr>
          <w:b/>
        </w:rPr>
        <w:t>(BLANCO - RODAMINA )</w:t>
      </w:r>
    </w:p>
    <w:p w:rsidR="00D030BE" w:rsidRDefault="00D030BE" w:rsidP="00D030BE">
      <w:r>
        <w:t>CARAS:</w:t>
      </w:r>
      <w:r>
        <w:tab/>
      </w:r>
      <w:r>
        <w:tab/>
        <w:t xml:space="preserve">1  </w:t>
      </w:r>
    </w:p>
    <w:p w:rsidR="00D030BE" w:rsidRDefault="00D030BE" w:rsidP="00D030BE">
      <w:r>
        <w:t>REPETICIÓN:</w:t>
      </w:r>
      <w:r>
        <w:tab/>
        <w:t>24.5</w:t>
      </w:r>
    </w:p>
    <w:p w:rsidR="00D030BE" w:rsidRPr="007E24E2" w:rsidRDefault="00D030BE" w:rsidP="00D030BE">
      <w:pPr>
        <w:rPr>
          <w:b/>
        </w:rPr>
      </w:pPr>
      <w:r>
        <w:t>RODILLO:</w:t>
      </w:r>
      <w:r>
        <w:tab/>
      </w:r>
      <w:r>
        <w:tab/>
      </w:r>
      <w:r>
        <w:rPr>
          <w:b/>
        </w:rPr>
        <w:t>25</w:t>
      </w:r>
    </w:p>
    <w:p w:rsidR="00D030BE" w:rsidRDefault="00D030BE" w:rsidP="00D030BE">
      <w:r>
        <w:t>BOLSA:</w:t>
      </w:r>
      <w:r>
        <w:tab/>
      </w:r>
      <w:r>
        <w:tab/>
        <w:t>24.5  X  28 + 5    cms   de  Solapa Interna.</w:t>
      </w:r>
    </w:p>
    <w:p w:rsidR="00D030BE" w:rsidRDefault="00D030BE" w:rsidP="00D030BE">
      <w:r>
        <w:t>SELLADO:</w:t>
      </w:r>
      <w:r>
        <w:tab/>
      </w:r>
      <w:r>
        <w:tab/>
        <w:t>Para selle lateral.</w:t>
      </w:r>
    </w:p>
    <w:p w:rsidR="00D030BE" w:rsidRDefault="00D030BE" w:rsidP="00D030BE"/>
    <w:p w:rsidR="00D030BE" w:rsidRDefault="00D030BE" w:rsidP="00D030BE"/>
    <w:p w:rsidR="00D030BE" w:rsidRDefault="00D030BE" w:rsidP="00D030BE">
      <w:r>
        <w:rPr>
          <w:b/>
          <w:bCs/>
          <w:u w:val="single"/>
        </w:rPr>
        <w:t>NOTA:</w:t>
      </w:r>
      <w:r>
        <w:t xml:space="preserve">  *   Los cyreles   NUEVOS EN SU PLANTA</w:t>
      </w:r>
    </w:p>
    <w:p w:rsidR="00D030BE" w:rsidRDefault="00D030BE" w:rsidP="00D030BE">
      <w:pPr>
        <w:numPr>
          <w:ilvl w:val="0"/>
          <w:numId w:val="1"/>
        </w:numPr>
      </w:pPr>
      <w:r>
        <w:t>Se envían ARTE    para tonos y alturas</w:t>
      </w:r>
    </w:p>
    <w:p w:rsidR="00D030BE" w:rsidRPr="00B11BD2" w:rsidRDefault="00D030BE" w:rsidP="00D030BE">
      <w:pPr>
        <w:numPr>
          <w:ilvl w:val="0"/>
          <w:numId w:val="2"/>
        </w:numPr>
      </w:pPr>
      <w:r>
        <w:t xml:space="preserve">Se  envía el material de PP </w:t>
      </w:r>
      <w:r>
        <w:rPr>
          <w:b/>
        </w:rPr>
        <w:t xml:space="preserve">de  30 </w:t>
      </w:r>
      <w:r w:rsidRPr="00AD5DCF">
        <w:rPr>
          <w:b/>
        </w:rPr>
        <w:t xml:space="preserve">  cms</w:t>
      </w:r>
    </w:p>
    <w:p w:rsidR="00D030BE" w:rsidRPr="005574BF" w:rsidRDefault="00D030BE" w:rsidP="00D030BE">
      <w:pPr>
        <w:ind w:left="1500"/>
      </w:pPr>
    </w:p>
    <w:p w:rsidR="00D030BE" w:rsidRPr="00150D1A" w:rsidRDefault="00D030BE" w:rsidP="00D030BE">
      <w:pPr>
        <w:ind w:left="1860"/>
      </w:pPr>
    </w:p>
    <w:p w:rsidR="00D030BE" w:rsidRDefault="00D030BE" w:rsidP="00D030BE">
      <w:pPr>
        <w:ind w:left="885"/>
      </w:pPr>
    </w:p>
    <w:p w:rsidR="00D030BE" w:rsidRDefault="00D030BE" w:rsidP="00D030BE">
      <w:pPr>
        <w:ind w:left="885"/>
      </w:pPr>
    </w:p>
    <w:p w:rsidR="00D030BE" w:rsidRDefault="00D030BE" w:rsidP="00D030BE">
      <w:r>
        <w:t>Agradezco la atención y colaboración prestada.</w:t>
      </w:r>
    </w:p>
    <w:p w:rsidR="00D030BE" w:rsidRDefault="00D030BE" w:rsidP="00D030BE"/>
    <w:p w:rsidR="00D030BE" w:rsidRDefault="00D030BE" w:rsidP="00D030BE"/>
    <w:p w:rsidR="00D030BE" w:rsidRDefault="00D030BE" w:rsidP="00D030BE">
      <w:r>
        <w:t>Cordialmente,</w:t>
      </w:r>
    </w:p>
    <w:p w:rsidR="00D030BE" w:rsidRDefault="00D030BE" w:rsidP="00D030BE"/>
    <w:p w:rsidR="00D030BE" w:rsidRDefault="00D030BE" w:rsidP="00D030BE"/>
    <w:p w:rsidR="00D030BE" w:rsidRDefault="00D030BE" w:rsidP="00D030BE"/>
    <w:p w:rsidR="00D030BE" w:rsidRDefault="00D030BE" w:rsidP="00D030BE">
      <w:r>
        <w:t>RICARDO CASAS ZAPATA</w:t>
      </w:r>
    </w:p>
    <w:p w:rsidR="00D030BE" w:rsidRDefault="00D030BE" w:rsidP="00D030BE">
      <w:r>
        <w:t>Director</w:t>
      </w:r>
    </w:p>
    <w:p w:rsidR="00D030BE" w:rsidRDefault="00D030BE" w:rsidP="00280724">
      <w:pPr>
        <w:rPr>
          <w:b/>
        </w:rPr>
      </w:pPr>
    </w:p>
    <w:p w:rsidR="00DA77A3" w:rsidRDefault="00DA77A3" w:rsidP="00280724">
      <w:pPr>
        <w:rPr>
          <w:b/>
        </w:rPr>
      </w:pPr>
    </w:p>
    <w:p w:rsidR="00DA77A3" w:rsidRDefault="00DA77A3" w:rsidP="00280724">
      <w:pPr>
        <w:rPr>
          <w:b/>
        </w:rPr>
      </w:pPr>
    </w:p>
    <w:p w:rsidR="00DA77A3" w:rsidRDefault="00DA77A3" w:rsidP="00280724">
      <w:pPr>
        <w:rPr>
          <w:b/>
        </w:rPr>
      </w:pPr>
    </w:p>
    <w:p w:rsidR="00DA77A3" w:rsidRDefault="00DA77A3" w:rsidP="00280724">
      <w:pPr>
        <w:rPr>
          <w:b/>
        </w:rPr>
      </w:pPr>
    </w:p>
    <w:p w:rsidR="00DA77A3" w:rsidRDefault="00DA77A3" w:rsidP="00DA77A3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DA77A3" w:rsidRDefault="00DA77A3" w:rsidP="00DA77A3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DA77A3" w:rsidRDefault="00DA77A3" w:rsidP="00DA77A3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DA77A3" w:rsidRDefault="00DA77A3" w:rsidP="00DA77A3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DA77A3" w:rsidRDefault="00DA77A3" w:rsidP="00DA77A3"/>
    <w:p w:rsidR="00DA77A3" w:rsidRDefault="00DA77A3" w:rsidP="00DA77A3">
      <w:pPr>
        <w:pStyle w:val="Ttulo1"/>
      </w:pPr>
      <w:r>
        <w:t>ORDEN DE TRABAJO   N°      08420</w:t>
      </w:r>
    </w:p>
    <w:p w:rsidR="00DA77A3" w:rsidRDefault="00DA77A3" w:rsidP="00DA77A3"/>
    <w:p w:rsidR="00DA77A3" w:rsidRDefault="00DA77A3" w:rsidP="00DA77A3">
      <w:r>
        <w:t>FECHA:</w:t>
      </w:r>
      <w:r>
        <w:tab/>
        <w:t>Medellín,  Mayo    30   de   2011</w:t>
      </w:r>
    </w:p>
    <w:p w:rsidR="00DA77A3" w:rsidRDefault="00DA77A3" w:rsidP="00DA77A3">
      <w:r>
        <w:t>PARA:</w:t>
      </w:r>
      <w:r>
        <w:tab/>
      </w:r>
      <w:r>
        <w:tab/>
        <w:t>PLÁSTICOS   DARMA</w:t>
      </w:r>
    </w:p>
    <w:p w:rsidR="00DA77A3" w:rsidRDefault="00DA77A3" w:rsidP="00DA77A3">
      <w:r>
        <w:t>ATENCIÓN:</w:t>
      </w:r>
      <w:r>
        <w:tab/>
        <w:t>Sr. DARIO JARAMILLO</w:t>
      </w:r>
    </w:p>
    <w:p w:rsidR="00DA77A3" w:rsidRDefault="00DA77A3" w:rsidP="00DA77A3"/>
    <w:p w:rsidR="00DA77A3" w:rsidRDefault="00DA77A3" w:rsidP="00DA77A3">
      <w:r>
        <w:t>Apreciado Dn DARIO:</w:t>
      </w:r>
    </w:p>
    <w:p w:rsidR="00DA77A3" w:rsidRDefault="00DA77A3" w:rsidP="00DA77A3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DA77A3" w:rsidRDefault="00DA77A3" w:rsidP="00DA77A3"/>
    <w:p w:rsidR="00DA77A3" w:rsidRDefault="00DA77A3" w:rsidP="00DA77A3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DA77A3" w:rsidRDefault="00DA77A3" w:rsidP="00DA77A3"/>
    <w:p w:rsidR="00DA77A3" w:rsidRDefault="00DA77A3" w:rsidP="00DA77A3">
      <w:r>
        <w:t>MATERIAL :</w:t>
      </w:r>
      <w:r>
        <w:tab/>
      </w:r>
      <w:r>
        <w:tab/>
        <w:t xml:space="preserve">Polietileno de Baja  densidad   </w:t>
      </w:r>
      <w:r>
        <w:rPr>
          <w:b/>
          <w:u w:val="single"/>
        </w:rPr>
        <w:t xml:space="preserve">Transparente </w:t>
      </w:r>
      <w:r>
        <w:t xml:space="preserve"> Tubular</w:t>
      </w:r>
    </w:p>
    <w:p w:rsidR="00DA77A3" w:rsidRDefault="00DA77A3" w:rsidP="00DA77A3">
      <w:r>
        <w:t>MEDIDA:</w:t>
      </w:r>
      <w:r>
        <w:tab/>
      </w:r>
      <w:r>
        <w:tab/>
      </w:r>
      <w:r>
        <w:rPr>
          <w:b/>
        </w:rPr>
        <w:t>75</w:t>
      </w:r>
      <w:r>
        <w:t xml:space="preserve">   cms   </w:t>
      </w:r>
    </w:p>
    <w:p w:rsidR="00DA77A3" w:rsidRDefault="00DA77A3" w:rsidP="00DA77A3">
      <w:r>
        <w:t>CALIBRE :</w:t>
      </w:r>
      <w:r>
        <w:tab/>
      </w:r>
      <w:r>
        <w:tab/>
      </w:r>
      <w:r>
        <w:rPr>
          <w:b/>
        </w:rPr>
        <w:t xml:space="preserve">1.5 </w:t>
      </w:r>
      <w:r>
        <w:t xml:space="preserve">   “</w:t>
      </w:r>
    </w:p>
    <w:p w:rsidR="00DA77A3" w:rsidRDefault="00DA77A3" w:rsidP="00DA77A3">
      <w:r>
        <w:t>COLOR :</w:t>
      </w:r>
      <w:r>
        <w:tab/>
      </w:r>
      <w:r>
        <w:tab/>
        <w:t>Transparente</w:t>
      </w:r>
    </w:p>
    <w:p w:rsidR="00DA77A3" w:rsidRPr="0007721A" w:rsidRDefault="00DA77A3" w:rsidP="00DA77A3">
      <w:r>
        <w:t xml:space="preserve">TRATADO : </w:t>
      </w:r>
      <w:r>
        <w:tab/>
      </w:r>
      <w:r>
        <w:tab/>
        <w:t>1  cara</w:t>
      </w:r>
    </w:p>
    <w:p w:rsidR="00DA77A3" w:rsidRDefault="00416FEC" w:rsidP="00DA77A3">
      <w:r>
        <w:t xml:space="preserve">CANTIDAD : </w:t>
      </w:r>
      <w:r>
        <w:tab/>
        <w:t>10</w:t>
      </w:r>
      <w:r w:rsidR="00DA77A3">
        <w:t>0    kg</w:t>
      </w:r>
    </w:p>
    <w:p w:rsidR="00DA77A3" w:rsidRDefault="00DA77A3" w:rsidP="00DA77A3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 xml:space="preserve">3  </w:t>
      </w:r>
    </w:p>
    <w:p w:rsidR="00DA77A3" w:rsidRDefault="00DA77A3" w:rsidP="00DA77A3">
      <w:r>
        <w:t xml:space="preserve">CARAS : </w:t>
      </w:r>
      <w:r>
        <w:tab/>
      </w:r>
      <w:r>
        <w:tab/>
        <w:t>1    ( 4  x  1  )</w:t>
      </w:r>
    </w:p>
    <w:p w:rsidR="00DA77A3" w:rsidRDefault="00DA77A3" w:rsidP="00DA77A3">
      <w:r>
        <w:t xml:space="preserve">REPETICIÓN : </w:t>
      </w:r>
      <w:r>
        <w:tab/>
        <w:t>50   cms</w:t>
      </w:r>
    </w:p>
    <w:p w:rsidR="00DA77A3" w:rsidRDefault="00DA77A3" w:rsidP="00DA77A3">
      <w:r>
        <w:t>RODILLO :</w:t>
      </w:r>
      <w:r>
        <w:tab/>
      </w:r>
      <w:r>
        <w:tab/>
        <w:t>50</w:t>
      </w:r>
    </w:p>
    <w:p w:rsidR="00DA77A3" w:rsidRDefault="00DA77A3" w:rsidP="00DA77A3">
      <w:r>
        <w:t>BOLSA  :</w:t>
      </w:r>
      <w:r>
        <w:tab/>
      </w:r>
      <w:r>
        <w:tab/>
      </w:r>
      <w:r>
        <w:rPr>
          <w:b/>
        </w:rPr>
        <w:t xml:space="preserve">50  x  70 </w:t>
      </w:r>
      <w:r w:rsidRPr="00314872">
        <w:rPr>
          <w:b/>
        </w:rPr>
        <w:t xml:space="preserve"> +  10</w:t>
      </w:r>
      <w:r w:rsidRPr="00336CAC">
        <w:rPr>
          <w:b/>
        </w:rPr>
        <w:t xml:space="preserve">   cm</w:t>
      </w:r>
      <w:r>
        <w:t xml:space="preserve">    </w:t>
      </w:r>
    </w:p>
    <w:p w:rsidR="00DA77A3" w:rsidRDefault="00DA77A3" w:rsidP="00DA77A3">
      <w:r>
        <w:t>SELLADO .</w:t>
      </w:r>
      <w:r>
        <w:tab/>
      </w:r>
      <w:r>
        <w:tab/>
        <w:t>Lateral</w:t>
      </w:r>
    </w:p>
    <w:p w:rsidR="00DA77A3" w:rsidRDefault="00DA77A3" w:rsidP="00DA77A3">
      <w:r>
        <w:t>REFERENCIA :</w:t>
      </w:r>
      <w:r>
        <w:tab/>
      </w:r>
      <w:r>
        <w:rPr>
          <w:b/>
        </w:rPr>
        <w:t>CUBRELECHO   EKONO</w:t>
      </w:r>
    </w:p>
    <w:p w:rsidR="00DA77A3" w:rsidRDefault="00DA77A3" w:rsidP="00DA77A3"/>
    <w:p w:rsidR="00DA77A3" w:rsidRDefault="00DA77A3" w:rsidP="00DA77A3"/>
    <w:p w:rsidR="00DA77A3" w:rsidRDefault="00DA77A3" w:rsidP="00DA77A3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>
        <w:rPr>
          <w:bCs/>
        </w:rPr>
        <w:t>Cyreles  se  encuentran en su  planta</w:t>
      </w:r>
    </w:p>
    <w:p w:rsidR="00DA77A3" w:rsidRDefault="00DA77A3" w:rsidP="00DA77A3">
      <w:r>
        <w:t xml:space="preserve">                   -   Anexo  Arte  para   alturas y Tonos.</w:t>
      </w:r>
    </w:p>
    <w:p w:rsidR="00DA77A3" w:rsidRDefault="00DA77A3" w:rsidP="00DA77A3">
      <w:pPr>
        <w:rPr>
          <w:b/>
        </w:rPr>
      </w:pPr>
      <w:r>
        <w:tab/>
        <w:t xml:space="preserve">        </w:t>
      </w:r>
      <w:r>
        <w:tab/>
        <w:t xml:space="preserve">        </w:t>
      </w: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DA77A3" w:rsidRDefault="00DA77A3" w:rsidP="00DA77A3">
      <w:pPr>
        <w:rPr>
          <w:b/>
        </w:rPr>
      </w:pPr>
      <w:r>
        <w:rPr>
          <w:b/>
        </w:rPr>
        <w:tab/>
        <w:t xml:space="preserve">        -  EL MATERIAL  LO ENVIA  P.U </w:t>
      </w:r>
    </w:p>
    <w:p w:rsidR="00DA77A3" w:rsidRDefault="00DA77A3" w:rsidP="00DA77A3">
      <w:pPr>
        <w:rPr>
          <w:b/>
        </w:rPr>
      </w:pPr>
      <w:r>
        <w:rPr>
          <w:b/>
        </w:rPr>
        <w:tab/>
        <w:t xml:space="preserve">        - colocar  pie de  imprenta</w:t>
      </w:r>
    </w:p>
    <w:p w:rsidR="00DA77A3" w:rsidRDefault="00DA77A3" w:rsidP="00DA77A3">
      <w:pPr>
        <w:rPr>
          <w:b/>
        </w:rPr>
      </w:pPr>
      <w:r>
        <w:rPr>
          <w:b/>
        </w:rPr>
        <w:tab/>
        <w:t xml:space="preserve">       </w:t>
      </w:r>
    </w:p>
    <w:p w:rsidR="00DA77A3" w:rsidRDefault="00DA77A3" w:rsidP="00DA77A3"/>
    <w:p w:rsidR="00DA77A3" w:rsidRDefault="00DA77A3" w:rsidP="00DA77A3">
      <w:r>
        <w:tab/>
      </w:r>
    </w:p>
    <w:p w:rsidR="00DA77A3" w:rsidRDefault="00DA77A3" w:rsidP="00DA77A3">
      <w:r>
        <w:t>Agradezco la atención y colaboración prestada.</w:t>
      </w:r>
    </w:p>
    <w:p w:rsidR="00DA77A3" w:rsidRDefault="00DA77A3" w:rsidP="00DA77A3"/>
    <w:p w:rsidR="00DA77A3" w:rsidRDefault="00DA77A3" w:rsidP="00DA77A3"/>
    <w:p w:rsidR="00DA77A3" w:rsidRDefault="00DA77A3" w:rsidP="00DA77A3">
      <w:r>
        <w:t>Cordialmente</w:t>
      </w:r>
    </w:p>
    <w:p w:rsidR="00DA77A3" w:rsidRDefault="00DA77A3" w:rsidP="00DA77A3"/>
    <w:p w:rsidR="00DA77A3" w:rsidRDefault="00DA77A3" w:rsidP="00DA77A3"/>
    <w:p w:rsidR="00DA77A3" w:rsidRDefault="00DA77A3" w:rsidP="00DA77A3">
      <w:r>
        <w:t>RICARDO CASAS ZAPATA</w:t>
      </w:r>
    </w:p>
    <w:p w:rsidR="00DA77A3" w:rsidRDefault="00DA77A3" w:rsidP="00DA77A3">
      <w:r>
        <w:lastRenderedPageBreak/>
        <w:t>Director.</w:t>
      </w:r>
    </w:p>
    <w:p w:rsidR="00DA77A3" w:rsidRDefault="00DA77A3" w:rsidP="00DA77A3">
      <w:pPr>
        <w:rPr>
          <w:b/>
        </w:rPr>
      </w:pPr>
    </w:p>
    <w:p w:rsidR="00DA77A3" w:rsidRDefault="00DA77A3" w:rsidP="00280724">
      <w:pPr>
        <w:rPr>
          <w:b/>
        </w:rPr>
      </w:pPr>
    </w:p>
    <w:p w:rsidR="00DC7E16" w:rsidRDefault="00DC7E16" w:rsidP="00280724">
      <w:pPr>
        <w:rPr>
          <w:b/>
        </w:rPr>
      </w:pPr>
    </w:p>
    <w:p w:rsidR="00DC7E16" w:rsidRDefault="00DC7E16" w:rsidP="00280724">
      <w:pPr>
        <w:rPr>
          <w:b/>
        </w:rPr>
      </w:pPr>
    </w:p>
    <w:p w:rsidR="00DC7E16" w:rsidRDefault="00DC7E16" w:rsidP="00DC7E16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DC7E16" w:rsidRDefault="00DC7E16" w:rsidP="00DC7E16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DC7E16" w:rsidRDefault="00DC7E16" w:rsidP="00DC7E16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DC7E16" w:rsidRDefault="00DC7E16" w:rsidP="00DC7E16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DC7E16" w:rsidRDefault="00DC7E16" w:rsidP="00DC7E16">
      <w:pPr>
        <w:rPr>
          <w:b/>
          <w:bCs/>
        </w:rPr>
      </w:pPr>
    </w:p>
    <w:p w:rsidR="00DC7E16" w:rsidRDefault="00DC7E16" w:rsidP="00DC7E16">
      <w:pPr>
        <w:pStyle w:val="Ttulo1"/>
      </w:pPr>
      <w:r>
        <w:t>ORDEN DE TRABAJO   N°      08448</w:t>
      </w:r>
    </w:p>
    <w:p w:rsidR="00DC7E16" w:rsidRDefault="00DC7E16" w:rsidP="00DC7E16"/>
    <w:p w:rsidR="00DC7E16" w:rsidRDefault="00DC7E16" w:rsidP="00DC7E16"/>
    <w:p w:rsidR="00DC7E16" w:rsidRDefault="00DC7E16" w:rsidP="00DC7E16">
      <w:r>
        <w:t>FECHA:</w:t>
      </w:r>
      <w:r>
        <w:tab/>
        <w:t>Medellín,  Junio   03    de    2011</w:t>
      </w:r>
    </w:p>
    <w:p w:rsidR="00DC7E16" w:rsidRDefault="00DC7E16" w:rsidP="00DC7E16">
      <w:r>
        <w:t>PARA:</w:t>
      </w:r>
      <w:r>
        <w:tab/>
      </w:r>
      <w:r>
        <w:tab/>
        <w:t>PLÁSTICOS DARMAD</w:t>
      </w:r>
    </w:p>
    <w:p w:rsidR="00DC7E16" w:rsidRDefault="00DC7E16" w:rsidP="00DC7E16">
      <w:r>
        <w:t>ATENCIÓN:</w:t>
      </w:r>
      <w:r>
        <w:tab/>
        <w:t>Sr. Darío Jaramillo</w:t>
      </w:r>
    </w:p>
    <w:p w:rsidR="00DC7E16" w:rsidRDefault="00DC7E16" w:rsidP="00DC7E16">
      <w:r>
        <w:tab/>
      </w:r>
      <w:r>
        <w:tab/>
        <w:t>Gerente.</w:t>
      </w:r>
    </w:p>
    <w:p w:rsidR="00DC7E16" w:rsidRDefault="00DC7E16" w:rsidP="00DC7E16"/>
    <w:p w:rsidR="00DC7E16" w:rsidRDefault="00DC7E16" w:rsidP="00DC7E16">
      <w:r>
        <w:t>Apreciado Don Darío :</w:t>
      </w:r>
    </w:p>
    <w:p w:rsidR="00DC7E16" w:rsidRDefault="00DC7E16" w:rsidP="00DC7E16">
      <w:r>
        <w:t xml:space="preserve"> </w:t>
      </w:r>
    </w:p>
    <w:p w:rsidR="00DC7E16" w:rsidRDefault="00DC7E16" w:rsidP="00DC7E16">
      <w:r>
        <w:t>Con la presente estamos solicitando el siguiente servicio de   IMPRESIÓN  :</w:t>
      </w:r>
    </w:p>
    <w:p w:rsidR="00DC7E16" w:rsidRDefault="00DC7E16" w:rsidP="00DC7E16"/>
    <w:p w:rsidR="00DC7E16" w:rsidRDefault="00DC7E16" w:rsidP="00DC7E16">
      <w:pPr>
        <w:rPr>
          <w:b/>
          <w:bCs/>
          <w:u w:val="single"/>
        </w:rPr>
      </w:pPr>
    </w:p>
    <w:p w:rsidR="00DC7E16" w:rsidRDefault="00DC7E16" w:rsidP="00DC7E16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DC7E16" w:rsidRDefault="00DC7E16" w:rsidP="00DC7E16"/>
    <w:p w:rsidR="00DC7E16" w:rsidRDefault="00DC7E16" w:rsidP="00DC7E16">
      <w:r>
        <w:t>MATERIAL:</w:t>
      </w:r>
      <w:r>
        <w:tab/>
      </w:r>
      <w:r>
        <w:tab/>
        <w:t>Polietileno     Lamina    Transparente COEXTRUIDA</w:t>
      </w:r>
    </w:p>
    <w:p w:rsidR="00DC7E16" w:rsidRDefault="00DC7E16" w:rsidP="00DC7E16">
      <w:r>
        <w:t>MEDIDA:</w:t>
      </w:r>
      <w:r>
        <w:tab/>
      </w:r>
      <w:r>
        <w:tab/>
      </w:r>
      <w:r>
        <w:rPr>
          <w:b/>
        </w:rPr>
        <w:t xml:space="preserve">32.5 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DC7E16" w:rsidRPr="006D12B2" w:rsidRDefault="00DC7E16" w:rsidP="00DC7E16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DC7E16" w:rsidRDefault="00DC7E16" w:rsidP="00DC7E16">
      <w:r>
        <w:t>TRATADO:</w:t>
      </w:r>
      <w:r>
        <w:tab/>
      </w:r>
      <w:r>
        <w:tab/>
        <w:t>1  Cara</w:t>
      </w:r>
    </w:p>
    <w:p w:rsidR="00DC7E16" w:rsidRDefault="00DC7E16" w:rsidP="00DC7E16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>
        <w:rPr>
          <w:b/>
        </w:rPr>
        <w:t xml:space="preserve">200  </w:t>
      </w:r>
      <w:r w:rsidRPr="00900A5A">
        <w:rPr>
          <w:b/>
        </w:rPr>
        <w:t xml:space="preserve">  Kg</w:t>
      </w:r>
      <w:r>
        <w:t>.</w:t>
      </w:r>
    </w:p>
    <w:p w:rsidR="00DC7E16" w:rsidRDefault="00DC7E16" w:rsidP="00DC7E16">
      <w:r>
        <w:t>COLORES:</w:t>
      </w:r>
      <w:r>
        <w:tab/>
      </w:r>
      <w:r>
        <w:tab/>
        <w:t xml:space="preserve">3    ( Blanco – Negro - Verde   )   </w:t>
      </w:r>
    </w:p>
    <w:p w:rsidR="00DC7E16" w:rsidRDefault="00DC7E16" w:rsidP="00DC7E16">
      <w:r>
        <w:t>CARAS:</w:t>
      </w:r>
      <w:r>
        <w:tab/>
      </w:r>
      <w:r>
        <w:tab/>
        <w:t>1  (3 x 1  )</w:t>
      </w:r>
    </w:p>
    <w:p w:rsidR="00DC7E16" w:rsidRDefault="00DC7E16" w:rsidP="00DC7E16">
      <w:r>
        <w:t>REPETICIÓN:</w:t>
      </w:r>
      <w:r>
        <w:tab/>
        <w:t xml:space="preserve">11   Cms   </w:t>
      </w:r>
    </w:p>
    <w:p w:rsidR="00DC7E16" w:rsidRPr="00900A5A" w:rsidRDefault="00DC7E16" w:rsidP="00DC7E16">
      <w:pPr>
        <w:rPr>
          <w:b/>
        </w:rPr>
      </w:pPr>
      <w:r>
        <w:t xml:space="preserve">RODILLO  :               </w:t>
      </w:r>
      <w:r>
        <w:rPr>
          <w:b/>
        </w:rPr>
        <w:t>45</w:t>
      </w:r>
    </w:p>
    <w:p w:rsidR="00DC7E16" w:rsidRDefault="00DC7E16" w:rsidP="00DC7E16">
      <w:r>
        <w:t>LAMINA:</w:t>
      </w:r>
      <w:r>
        <w:tab/>
      </w:r>
      <w:r>
        <w:tab/>
        <w:t>15.5    Cms    REFILADA PARA EMPAQUETADORA</w:t>
      </w:r>
    </w:p>
    <w:p w:rsidR="00DC7E16" w:rsidRDefault="00DC7E16" w:rsidP="00DC7E16">
      <w:r>
        <w:t>FOTOCAELDA:</w:t>
      </w:r>
      <w:r>
        <w:tab/>
        <w:t>Según muestra con doble  color</w:t>
      </w:r>
    </w:p>
    <w:p w:rsidR="00DC7E16" w:rsidRPr="00146B92" w:rsidRDefault="00DC7E16" w:rsidP="00DC7E16">
      <w:pPr>
        <w:rPr>
          <w:b/>
        </w:rPr>
      </w:pPr>
      <w:r>
        <w:t>REFERENCIA:</w:t>
      </w:r>
      <w:r>
        <w:tab/>
      </w:r>
      <w:r>
        <w:rPr>
          <w:b/>
        </w:rPr>
        <w:t xml:space="preserve">PULPA    </w:t>
      </w:r>
      <w:r>
        <w:rPr>
          <w:b/>
          <w:u w:val="single"/>
        </w:rPr>
        <w:t>GENERICA</w:t>
      </w:r>
      <w:r>
        <w:rPr>
          <w:b/>
        </w:rPr>
        <w:t xml:space="preserve">    90  GMS</w:t>
      </w:r>
    </w:p>
    <w:p w:rsidR="00DC7E16" w:rsidRDefault="00DC7E16" w:rsidP="00DC7E16">
      <w:r>
        <w:tab/>
      </w:r>
      <w:r>
        <w:tab/>
      </w:r>
      <w:r>
        <w:tab/>
      </w:r>
    </w:p>
    <w:p w:rsidR="00DC7E16" w:rsidRDefault="00DC7E16" w:rsidP="00DC7E16"/>
    <w:p w:rsidR="00DC7E16" w:rsidRDefault="00DC7E16" w:rsidP="00DC7E16">
      <w:r>
        <w:rPr>
          <w:b/>
          <w:bCs/>
          <w:u w:val="single"/>
        </w:rPr>
        <w:t>NOTA:</w:t>
      </w:r>
      <w:r>
        <w:t xml:space="preserve">  - Cyreles   en su   planta</w:t>
      </w:r>
      <w:r>
        <w:tab/>
      </w:r>
    </w:p>
    <w:p w:rsidR="00DC7E16" w:rsidRDefault="00DC7E16" w:rsidP="00DC7E16">
      <w:pPr>
        <w:pStyle w:val="Prrafodelista"/>
        <w:numPr>
          <w:ilvl w:val="0"/>
          <w:numId w:val="2"/>
        </w:numPr>
      </w:pPr>
      <w:r>
        <w:t xml:space="preserve"> Se aprueba  impresión</w:t>
      </w:r>
    </w:p>
    <w:p w:rsidR="00DC7E16" w:rsidRDefault="00DC7E16" w:rsidP="00DC7E16">
      <w:pPr>
        <w:pStyle w:val="Prrafodelista"/>
        <w:numPr>
          <w:ilvl w:val="0"/>
          <w:numId w:val="2"/>
        </w:numPr>
      </w:pPr>
      <w:r>
        <w:t>UTILIZAR  TINTAS ANTIGRASA</w:t>
      </w:r>
    </w:p>
    <w:p w:rsidR="00DC7E16" w:rsidRPr="00492713" w:rsidRDefault="00DC7E16" w:rsidP="00DC7E16">
      <w:pPr>
        <w:ind w:left="1500"/>
        <w:rPr>
          <w:b/>
          <w:sz w:val="28"/>
          <w:szCs w:val="28"/>
        </w:rPr>
      </w:pPr>
    </w:p>
    <w:p w:rsidR="00DC7E16" w:rsidRDefault="00DC7E16" w:rsidP="00DC7E16"/>
    <w:p w:rsidR="00DC7E16" w:rsidRDefault="00DC7E16" w:rsidP="00DC7E16"/>
    <w:p w:rsidR="00DC7E16" w:rsidRDefault="00DC7E16" w:rsidP="00DC7E16">
      <w:r>
        <w:t>Agradezco la atención y colaboración prestada.</w:t>
      </w:r>
    </w:p>
    <w:p w:rsidR="00DC7E16" w:rsidRDefault="00DC7E16" w:rsidP="00DC7E16"/>
    <w:p w:rsidR="00DC7E16" w:rsidRDefault="00DC7E16" w:rsidP="00DC7E16">
      <w:r>
        <w:t>Cordialmente,</w:t>
      </w:r>
    </w:p>
    <w:p w:rsidR="00DC7E16" w:rsidRDefault="00DC7E16" w:rsidP="00DC7E16"/>
    <w:p w:rsidR="00DC7E16" w:rsidRPr="00F4077E" w:rsidRDefault="00DC7E16" w:rsidP="00DC7E16">
      <w:pPr>
        <w:rPr>
          <w:b/>
        </w:rPr>
      </w:pPr>
    </w:p>
    <w:p w:rsidR="00DC7E16" w:rsidRDefault="00DC7E16" w:rsidP="00DC7E16"/>
    <w:p w:rsidR="00DC7E16" w:rsidRDefault="00DC7E16" w:rsidP="00DC7E16">
      <w:r>
        <w:lastRenderedPageBreak/>
        <w:t>RICARDO CASAS ZAPATA</w:t>
      </w:r>
    </w:p>
    <w:p w:rsidR="00DC7E16" w:rsidRDefault="00DC7E16" w:rsidP="00DC7E16">
      <w:r>
        <w:t>Director.</w:t>
      </w:r>
    </w:p>
    <w:p w:rsidR="00DC7E16" w:rsidRDefault="00DC7E16" w:rsidP="00280724">
      <w:pPr>
        <w:rPr>
          <w:b/>
        </w:rPr>
      </w:pPr>
    </w:p>
    <w:p w:rsidR="00DC7E16" w:rsidRDefault="00DC7E16" w:rsidP="00280724">
      <w:pPr>
        <w:rPr>
          <w:b/>
        </w:rPr>
      </w:pPr>
    </w:p>
    <w:p w:rsidR="00DC7E16" w:rsidRDefault="00DC7E16" w:rsidP="00280724">
      <w:pPr>
        <w:rPr>
          <w:b/>
        </w:rPr>
      </w:pPr>
    </w:p>
    <w:p w:rsidR="00DC7E16" w:rsidRDefault="00DC7E16" w:rsidP="00DC7E16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DC7E16" w:rsidRDefault="00DC7E16" w:rsidP="00DC7E16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DC7E16" w:rsidRDefault="00DC7E16" w:rsidP="00DC7E16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DC7E16" w:rsidRDefault="00DC7E16" w:rsidP="00DC7E16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DC7E16" w:rsidRDefault="00DC7E16" w:rsidP="00DC7E16">
      <w:pPr>
        <w:rPr>
          <w:b/>
          <w:bCs/>
        </w:rPr>
      </w:pPr>
    </w:p>
    <w:p w:rsidR="00DC7E16" w:rsidRDefault="00DC7E16" w:rsidP="00DC7E16">
      <w:pPr>
        <w:pStyle w:val="Ttulo1"/>
      </w:pPr>
      <w:r>
        <w:t>ORDEN DE TRABAJO   N°      08443</w:t>
      </w:r>
    </w:p>
    <w:p w:rsidR="00DC7E16" w:rsidRDefault="00DC7E16" w:rsidP="00DC7E16"/>
    <w:p w:rsidR="00DC7E16" w:rsidRDefault="00DC7E16" w:rsidP="00DC7E16"/>
    <w:p w:rsidR="00DC7E16" w:rsidRDefault="00DC7E16" w:rsidP="00DC7E16">
      <w:r>
        <w:t>FECHA:</w:t>
      </w:r>
      <w:r>
        <w:tab/>
        <w:t>Medellín,   Junio   03   de  2011</w:t>
      </w:r>
    </w:p>
    <w:p w:rsidR="00DC7E16" w:rsidRDefault="00DC7E16" w:rsidP="00DC7E16">
      <w:r>
        <w:t>PARA:</w:t>
      </w:r>
      <w:r>
        <w:tab/>
      </w:r>
      <w:r>
        <w:tab/>
        <w:t>PLÁSTICOS DARMA</w:t>
      </w:r>
    </w:p>
    <w:p w:rsidR="00DC7E16" w:rsidRDefault="00DC7E16" w:rsidP="00DC7E16">
      <w:r>
        <w:t>ATENCIÓN:</w:t>
      </w:r>
      <w:r>
        <w:tab/>
        <w:t>Sr. Darío Jaramillo</w:t>
      </w:r>
    </w:p>
    <w:p w:rsidR="00DC7E16" w:rsidRDefault="00DC7E16" w:rsidP="00DC7E16">
      <w:r>
        <w:tab/>
      </w:r>
      <w:r>
        <w:tab/>
        <w:t>Gerente.</w:t>
      </w:r>
    </w:p>
    <w:p w:rsidR="00DC7E16" w:rsidRDefault="00DC7E16" w:rsidP="00DC7E16"/>
    <w:p w:rsidR="00DC7E16" w:rsidRDefault="00DC7E16" w:rsidP="00DC7E16">
      <w:r>
        <w:t>Apreciado Don Darío :</w:t>
      </w:r>
    </w:p>
    <w:p w:rsidR="00DC7E16" w:rsidRDefault="00DC7E16" w:rsidP="00DC7E16">
      <w:r>
        <w:t xml:space="preserve"> </w:t>
      </w:r>
    </w:p>
    <w:p w:rsidR="00DC7E16" w:rsidRDefault="00DC7E16" w:rsidP="00DC7E16">
      <w:r>
        <w:t>Con la presente estamos solicitando el siguiente servicio de   IMPRESIÓN  :</w:t>
      </w:r>
    </w:p>
    <w:p w:rsidR="00DC7E16" w:rsidRDefault="00DC7E16" w:rsidP="00DC7E16"/>
    <w:p w:rsidR="00DC7E16" w:rsidRDefault="00DC7E16" w:rsidP="00DC7E16">
      <w:pPr>
        <w:rPr>
          <w:b/>
          <w:bCs/>
          <w:u w:val="single"/>
        </w:rPr>
      </w:pPr>
    </w:p>
    <w:p w:rsidR="00DC7E16" w:rsidRDefault="00DC7E16" w:rsidP="00DC7E16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DC7E16" w:rsidRDefault="00DC7E16" w:rsidP="00DC7E16"/>
    <w:p w:rsidR="00DC7E16" w:rsidRDefault="00DC7E16" w:rsidP="00DC7E16">
      <w:r>
        <w:t>MATERIAL:</w:t>
      </w:r>
      <w:r>
        <w:tab/>
      </w:r>
      <w:r>
        <w:tab/>
        <w:t>Polietileno     Lamina    Transparente COEXTRUIDA</w:t>
      </w:r>
    </w:p>
    <w:p w:rsidR="00DC7E16" w:rsidRDefault="00DC7E16" w:rsidP="00DC7E16">
      <w:r>
        <w:t>MEDIDA:</w:t>
      </w:r>
      <w:r>
        <w:tab/>
      </w:r>
      <w:r>
        <w:tab/>
      </w:r>
      <w:r>
        <w:rPr>
          <w:b/>
        </w:rPr>
        <w:t xml:space="preserve">32.5 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DC7E16" w:rsidRPr="006D12B2" w:rsidRDefault="00DC7E16" w:rsidP="00DC7E16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DC7E16" w:rsidRDefault="00DC7E16" w:rsidP="00DC7E16">
      <w:r>
        <w:t>TRATADO:</w:t>
      </w:r>
      <w:r>
        <w:tab/>
      </w:r>
      <w:r>
        <w:tab/>
        <w:t>1  Cara</w:t>
      </w:r>
    </w:p>
    <w:p w:rsidR="00DC7E16" w:rsidRDefault="00DC7E16" w:rsidP="00DC7E16">
      <w:pPr>
        <w:rPr>
          <w:b/>
          <w:bCs/>
          <w:u w:val="single"/>
        </w:rPr>
      </w:pPr>
      <w:r>
        <w:t>CANTIDAD:</w:t>
      </w:r>
      <w:r>
        <w:tab/>
      </w:r>
      <w:r>
        <w:tab/>
        <w:t>20</w:t>
      </w:r>
      <w:r>
        <w:rPr>
          <w:b/>
        </w:rPr>
        <w:t xml:space="preserve">0  </w:t>
      </w:r>
      <w:r w:rsidRPr="00900A5A">
        <w:rPr>
          <w:b/>
        </w:rPr>
        <w:t xml:space="preserve">  Kg</w:t>
      </w:r>
      <w:r>
        <w:t>.</w:t>
      </w:r>
    </w:p>
    <w:p w:rsidR="00DC7E16" w:rsidRDefault="00DC7E16" w:rsidP="00DC7E16">
      <w:r>
        <w:t>COLORES:</w:t>
      </w:r>
      <w:r>
        <w:tab/>
      </w:r>
      <w:r>
        <w:tab/>
        <w:t xml:space="preserve">3    ( Blanco – Negro - Verde   )   </w:t>
      </w:r>
    </w:p>
    <w:p w:rsidR="00DC7E16" w:rsidRDefault="00DC7E16" w:rsidP="00DC7E16">
      <w:r>
        <w:t>CARAS:</w:t>
      </w:r>
      <w:r>
        <w:tab/>
      </w:r>
      <w:r>
        <w:tab/>
        <w:t>1  (3 x 1  )</w:t>
      </w:r>
    </w:p>
    <w:p w:rsidR="00DC7E16" w:rsidRDefault="00DC7E16" w:rsidP="00DC7E16">
      <w:r>
        <w:t>REPETICIÓN:</w:t>
      </w:r>
      <w:r>
        <w:tab/>
        <w:t xml:space="preserve">11   Cms   </w:t>
      </w:r>
    </w:p>
    <w:p w:rsidR="00DC7E16" w:rsidRPr="00900A5A" w:rsidRDefault="00DC7E16" w:rsidP="00DC7E16">
      <w:pPr>
        <w:rPr>
          <w:b/>
        </w:rPr>
      </w:pPr>
      <w:r>
        <w:t xml:space="preserve">RODILLO  :               </w:t>
      </w:r>
      <w:r>
        <w:rPr>
          <w:b/>
        </w:rPr>
        <w:t>45</w:t>
      </w:r>
    </w:p>
    <w:p w:rsidR="00DC7E16" w:rsidRDefault="00DC7E16" w:rsidP="00DC7E16">
      <w:r>
        <w:t>LAMINA:</w:t>
      </w:r>
      <w:r>
        <w:tab/>
      </w:r>
      <w:r>
        <w:tab/>
        <w:t xml:space="preserve">15.5    Cms   </w:t>
      </w:r>
    </w:p>
    <w:p w:rsidR="00DC7E16" w:rsidRDefault="00DC7E16" w:rsidP="00DC7E16">
      <w:r>
        <w:t>FOTOCAELDA:</w:t>
      </w:r>
      <w:r>
        <w:tab/>
        <w:t>Según muestra con doble  color</w:t>
      </w:r>
    </w:p>
    <w:p w:rsidR="00DC7E16" w:rsidRPr="00146B92" w:rsidRDefault="00DC7E16" w:rsidP="00DC7E16">
      <w:pPr>
        <w:rPr>
          <w:b/>
        </w:rPr>
      </w:pPr>
      <w:r>
        <w:t>REFERENCIA:</w:t>
      </w:r>
      <w:r>
        <w:tab/>
      </w:r>
      <w:r>
        <w:rPr>
          <w:b/>
        </w:rPr>
        <w:t xml:space="preserve">PULPA    </w:t>
      </w:r>
      <w:r>
        <w:rPr>
          <w:b/>
          <w:u w:val="single"/>
        </w:rPr>
        <w:t>MARACUYA</w:t>
      </w:r>
      <w:r>
        <w:rPr>
          <w:b/>
        </w:rPr>
        <w:t xml:space="preserve">    90  GMS</w:t>
      </w:r>
    </w:p>
    <w:p w:rsidR="00DC7E16" w:rsidRDefault="00DC7E16" w:rsidP="00DC7E16">
      <w:r>
        <w:tab/>
      </w:r>
      <w:r>
        <w:tab/>
      </w:r>
      <w:r>
        <w:tab/>
      </w:r>
    </w:p>
    <w:p w:rsidR="00DC7E16" w:rsidRDefault="00DC7E16" w:rsidP="00DC7E16"/>
    <w:p w:rsidR="00DC7E16" w:rsidRDefault="00DC7E16" w:rsidP="00DC7E16">
      <w:r>
        <w:rPr>
          <w:b/>
          <w:bCs/>
          <w:u w:val="single"/>
        </w:rPr>
        <w:t>NOTA:</w:t>
      </w:r>
      <w:r>
        <w:t xml:space="preserve">  - Cyreles   </w:t>
      </w:r>
      <w:r>
        <w:rPr>
          <w:b/>
        </w:rPr>
        <w:t>en su planta</w:t>
      </w:r>
    </w:p>
    <w:p w:rsidR="00DC7E16" w:rsidRDefault="00DC7E16" w:rsidP="00DC7E16">
      <w:pPr>
        <w:pStyle w:val="Prrafodelista"/>
        <w:numPr>
          <w:ilvl w:val="0"/>
          <w:numId w:val="2"/>
        </w:numPr>
      </w:pPr>
      <w:r>
        <w:t xml:space="preserve"> Se aprueba  impresión</w:t>
      </w:r>
    </w:p>
    <w:p w:rsidR="00DC7E16" w:rsidRDefault="00DC7E16" w:rsidP="00DC7E16">
      <w:pPr>
        <w:pStyle w:val="Prrafodelista"/>
        <w:numPr>
          <w:ilvl w:val="0"/>
          <w:numId w:val="2"/>
        </w:numPr>
      </w:pPr>
      <w:r>
        <w:t>UTILIZAR  TINTAS ANTIGRASA</w:t>
      </w:r>
    </w:p>
    <w:p w:rsidR="00DC7E16" w:rsidRDefault="00DC7E16" w:rsidP="00DC7E16">
      <w:pPr>
        <w:pStyle w:val="Prrafodelista"/>
        <w:numPr>
          <w:ilvl w:val="0"/>
          <w:numId w:val="2"/>
        </w:numPr>
      </w:pPr>
      <w:r>
        <w:t>CONTROLAR DESPRENDIMIENTO</w:t>
      </w:r>
    </w:p>
    <w:p w:rsidR="00DC7E16" w:rsidRDefault="00DC7E16" w:rsidP="00DC7E16"/>
    <w:p w:rsidR="00DC7E16" w:rsidRDefault="00DC7E16" w:rsidP="00DC7E16"/>
    <w:p w:rsidR="00DC7E16" w:rsidRDefault="00DC7E16" w:rsidP="00DC7E16">
      <w:r>
        <w:t>Agradezco la atención y colaboración prestada.</w:t>
      </w:r>
    </w:p>
    <w:p w:rsidR="00DC7E16" w:rsidRDefault="00DC7E16" w:rsidP="00DC7E16"/>
    <w:p w:rsidR="00DC7E16" w:rsidRDefault="00DC7E16" w:rsidP="00DC7E16">
      <w:r>
        <w:t>Cordialmente,</w:t>
      </w:r>
    </w:p>
    <w:p w:rsidR="00DC7E16" w:rsidRDefault="00DC7E16" w:rsidP="00DC7E16"/>
    <w:p w:rsidR="00DC7E16" w:rsidRPr="00F4077E" w:rsidRDefault="00DC7E16" w:rsidP="00DC7E16">
      <w:pPr>
        <w:rPr>
          <w:b/>
        </w:rPr>
      </w:pPr>
    </w:p>
    <w:p w:rsidR="00DC7E16" w:rsidRDefault="00DC7E16" w:rsidP="00DC7E16"/>
    <w:p w:rsidR="00DC7E16" w:rsidRDefault="00DC7E16" w:rsidP="00DC7E16">
      <w:r>
        <w:lastRenderedPageBreak/>
        <w:t>RICARDO CASAS ZAPATA</w:t>
      </w:r>
    </w:p>
    <w:p w:rsidR="00DC7E16" w:rsidRDefault="00DC7E16" w:rsidP="00DC7E16">
      <w:r>
        <w:t>Director.</w:t>
      </w:r>
    </w:p>
    <w:p w:rsidR="00DC7E16" w:rsidRDefault="00DC7E16" w:rsidP="00DC7E16"/>
    <w:p w:rsidR="00DC7E16" w:rsidRDefault="00DC7E16" w:rsidP="00280724">
      <w:pPr>
        <w:rPr>
          <w:b/>
        </w:rPr>
      </w:pPr>
    </w:p>
    <w:p w:rsidR="00E36B19" w:rsidRDefault="00E36B19" w:rsidP="00280724">
      <w:pPr>
        <w:rPr>
          <w:b/>
        </w:rPr>
      </w:pPr>
    </w:p>
    <w:p w:rsidR="00E36B19" w:rsidRDefault="00E36B19" w:rsidP="00E36B19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E36B19" w:rsidRDefault="00E36B19" w:rsidP="00E36B19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E36B19" w:rsidRDefault="00E36B19" w:rsidP="00E36B19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E36B19" w:rsidRDefault="00E36B19" w:rsidP="00E36B19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E36B19" w:rsidRDefault="00E36B19" w:rsidP="00E36B19">
      <w:pPr>
        <w:rPr>
          <w:b/>
          <w:bCs/>
        </w:rPr>
      </w:pPr>
    </w:p>
    <w:p w:rsidR="00E36B19" w:rsidRDefault="00E36B19" w:rsidP="00E36B19">
      <w:pPr>
        <w:pStyle w:val="Ttulo1"/>
      </w:pPr>
      <w:r>
        <w:t>ORDEN DE TRABAJO      N°      08442</w:t>
      </w:r>
    </w:p>
    <w:p w:rsidR="00E36B19" w:rsidRDefault="00E36B19" w:rsidP="00E36B19"/>
    <w:p w:rsidR="00E36B19" w:rsidRDefault="00E36B19" w:rsidP="00E36B19"/>
    <w:p w:rsidR="00E36B19" w:rsidRDefault="00E36B19" w:rsidP="00E36B19">
      <w:r>
        <w:t>FECHA:</w:t>
      </w:r>
      <w:r>
        <w:tab/>
        <w:t>Medellín,  Junio    07   de  2011</w:t>
      </w:r>
    </w:p>
    <w:p w:rsidR="00E36B19" w:rsidRDefault="00E36B19" w:rsidP="00E36B19">
      <w:r>
        <w:t>PARA:</w:t>
      </w:r>
      <w:r>
        <w:tab/>
      </w:r>
      <w:r>
        <w:tab/>
        <w:t>PLÁSTICOS DARMA</w:t>
      </w:r>
    </w:p>
    <w:p w:rsidR="00E36B19" w:rsidRDefault="00E36B19" w:rsidP="00E36B19">
      <w:r>
        <w:t>ATENCIÓN:</w:t>
      </w:r>
      <w:r>
        <w:tab/>
        <w:t>Sr. Darío Jaramillo</w:t>
      </w:r>
    </w:p>
    <w:p w:rsidR="00E36B19" w:rsidRDefault="00E36B19" w:rsidP="00E36B19">
      <w:r>
        <w:tab/>
      </w:r>
      <w:r>
        <w:tab/>
        <w:t>Gerente.</w:t>
      </w:r>
    </w:p>
    <w:p w:rsidR="00E36B19" w:rsidRDefault="00E36B19" w:rsidP="00E36B19"/>
    <w:p w:rsidR="00E36B19" w:rsidRDefault="00E36B19" w:rsidP="00E36B19">
      <w:r>
        <w:t>Apreciado Don Darío :</w:t>
      </w:r>
    </w:p>
    <w:p w:rsidR="00E36B19" w:rsidRDefault="00E36B19" w:rsidP="00E36B19">
      <w:r>
        <w:t xml:space="preserve"> </w:t>
      </w:r>
    </w:p>
    <w:p w:rsidR="00E36B19" w:rsidRDefault="00E36B19" w:rsidP="00E36B19">
      <w:r>
        <w:t>Con la presente estamos solicitando el siguiente servicio de   IMPRESIÓN  :</w:t>
      </w:r>
    </w:p>
    <w:p w:rsidR="00E36B19" w:rsidRDefault="00E36B19" w:rsidP="00E36B19"/>
    <w:p w:rsidR="00E36B19" w:rsidRDefault="00E36B19" w:rsidP="00E36B19">
      <w:pPr>
        <w:rPr>
          <w:b/>
          <w:bCs/>
          <w:u w:val="single"/>
        </w:rPr>
      </w:pPr>
    </w:p>
    <w:p w:rsidR="00E36B19" w:rsidRDefault="00E36B19" w:rsidP="00E36B19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E36B19" w:rsidRDefault="00E36B19" w:rsidP="00E36B19"/>
    <w:p w:rsidR="00E36B19" w:rsidRDefault="00E36B19" w:rsidP="00E36B19">
      <w:r>
        <w:t>MATERIAL:</w:t>
      </w:r>
      <w:r>
        <w:tab/>
      </w:r>
      <w:r>
        <w:tab/>
        <w:t>Polietileno     Lamina    Transparente COEXTRUIDA</w:t>
      </w:r>
    </w:p>
    <w:p w:rsidR="00E36B19" w:rsidRDefault="00E36B19" w:rsidP="00E36B19">
      <w:r>
        <w:t>MEDIDA:</w:t>
      </w:r>
      <w:r>
        <w:tab/>
      </w:r>
      <w:r>
        <w:tab/>
      </w:r>
      <w:r>
        <w:rPr>
          <w:b/>
        </w:rPr>
        <w:t xml:space="preserve">32.5 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E36B19" w:rsidRPr="006D12B2" w:rsidRDefault="00E36B19" w:rsidP="00E36B19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E36B19" w:rsidRDefault="00E36B19" w:rsidP="00E36B19">
      <w:r>
        <w:t>TRATADO:</w:t>
      </w:r>
      <w:r>
        <w:tab/>
      </w:r>
      <w:r>
        <w:tab/>
        <w:t>1  Cara</w:t>
      </w:r>
    </w:p>
    <w:p w:rsidR="00E36B19" w:rsidRDefault="00E36B19" w:rsidP="00E36B19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>
        <w:rPr>
          <w:b/>
        </w:rPr>
        <w:t xml:space="preserve">200  </w:t>
      </w:r>
      <w:r w:rsidRPr="00900A5A">
        <w:rPr>
          <w:b/>
        </w:rPr>
        <w:t xml:space="preserve">  Kg</w:t>
      </w:r>
      <w:r>
        <w:t>.</w:t>
      </w:r>
    </w:p>
    <w:p w:rsidR="00E36B19" w:rsidRDefault="00E36B19" w:rsidP="00E36B19">
      <w:r>
        <w:t>COLORES:</w:t>
      </w:r>
      <w:r>
        <w:tab/>
      </w:r>
      <w:r>
        <w:tab/>
        <w:t xml:space="preserve">3    (  Blanco – Negro - Verde   )   </w:t>
      </w:r>
    </w:p>
    <w:p w:rsidR="00E36B19" w:rsidRDefault="00E36B19" w:rsidP="00E36B19">
      <w:r>
        <w:t>CARAS:</w:t>
      </w:r>
      <w:r>
        <w:tab/>
      </w:r>
      <w:r>
        <w:tab/>
        <w:t>1  (3 x 1  )</w:t>
      </w:r>
    </w:p>
    <w:p w:rsidR="00E36B19" w:rsidRDefault="00E36B19" w:rsidP="00E36B19">
      <w:r>
        <w:t>REPETICIÓN:</w:t>
      </w:r>
      <w:r>
        <w:tab/>
        <w:t xml:space="preserve">11   Cms   </w:t>
      </w:r>
    </w:p>
    <w:p w:rsidR="00E36B19" w:rsidRPr="00900A5A" w:rsidRDefault="00E36B19" w:rsidP="00E36B19">
      <w:pPr>
        <w:rPr>
          <w:b/>
        </w:rPr>
      </w:pPr>
      <w:r>
        <w:t xml:space="preserve">RODILLO  :               </w:t>
      </w:r>
      <w:r>
        <w:rPr>
          <w:b/>
        </w:rPr>
        <w:t>45</w:t>
      </w:r>
    </w:p>
    <w:p w:rsidR="00E36B19" w:rsidRDefault="00E36B19" w:rsidP="00E36B19">
      <w:r>
        <w:t>LAMINA:</w:t>
      </w:r>
      <w:r>
        <w:tab/>
      </w:r>
      <w:r>
        <w:tab/>
        <w:t>15.5    Cms    REFILADA PARA EMPAQUETADORA</w:t>
      </w:r>
    </w:p>
    <w:p w:rsidR="00E36B19" w:rsidRDefault="00E36B19" w:rsidP="00E36B19">
      <w:r>
        <w:t>FOTOCAELDA:</w:t>
      </w:r>
      <w:r>
        <w:tab/>
        <w:t>Según muestra con doble  color</w:t>
      </w:r>
    </w:p>
    <w:p w:rsidR="00E36B19" w:rsidRPr="00146B92" w:rsidRDefault="00E36B19" w:rsidP="00E36B19">
      <w:pPr>
        <w:rPr>
          <w:b/>
        </w:rPr>
      </w:pPr>
      <w:r>
        <w:t>REFERENCIA:</w:t>
      </w:r>
      <w:r>
        <w:tab/>
      </w:r>
      <w:r>
        <w:rPr>
          <w:b/>
        </w:rPr>
        <w:t xml:space="preserve">PULPA    </w:t>
      </w:r>
      <w:r>
        <w:rPr>
          <w:b/>
          <w:u w:val="single"/>
        </w:rPr>
        <w:t>MORA</w:t>
      </w:r>
      <w:r>
        <w:rPr>
          <w:b/>
        </w:rPr>
        <w:t xml:space="preserve">    90  GMS</w:t>
      </w:r>
    </w:p>
    <w:p w:rsidR="00E36B19" w:rsidRDefault="00E36B19" w:rsidP="00E36B19">
      <w:r>
        <w:tab/>
      </w:r>
      <w:r>
        <w:tab/>
      </w:r>
      <w:r>
        <w:tab/>
      </w:r>
    </w:p>
    <w:p w:rsidR="00E36B19" w:rsidRDefault="00E36B19" w:rsidP="00E36B19"/>
    <w:p w:rsidR="00E36B19" w:rsidRDefault="00E36B19" w:rsidP="00E36B19">
      <w:r>
        <w:rPr>
          <w:b/>
          <w:bCs/>
          <w:u w:val="single"/>
        </w:rPr>
        <w:t>NOTA:</w:t>
      </w:r>
      <w:r>
        <w:t xml:space="preserve">  - Cyreles  en  su  planta</w:t>
      </w:r>
      <w:r>
        <w:tab/>
      </w:r>
    </w:p>
    <w:p w:rsidR="00E36B19" w:rsidRDefault="00E36B19" w:rsidP="00E36B19">
      <w:pPr>
        <w:pStyle w:val="Prrafodelista"/>
        <w:numPr>
          <w:ilvl w:val="0"/>
          <w:numId w:val="2"/>
        </w:numPr>
      </w:pPr>
      <w:r>
        <w:t xml:space="preserve"> Se aprueba  impresión</w:t>
      </w:r>
    </w:p>
    <w:p w:rsidR="00E36B19" w:rsidRDefault="00E36B19" w:rsidP="00E36B19">
      <w:pPr>
        <w:pStyle w:val="Prrafodelista"/>
        <w:numPr>
          <w:ilvl w:val="0"/>
          <w:numId w:val="2"/>
        </w:numPr>
      </w:pPr>
      <w:r>
        <w:t>UTILIZAR  TINTAS ANTIGRASA</w:t>
      </w:r>
    </w:p>
    <w:p w:rsidR="00E36B19" w:rsidRDefault="00E36B19" w:rsidP="00E36B19"/>
    <w:p w:rsidR="00E36B19" w:rsidRDefault="00E36B19" w:rsidP="00E36B19"/>
    <w:p w:rsidR="00E36B19" w:rsidRDefault="00E36B19" w:rsidP="00E36B19"/>
    <w:p w:rsidR="00E36B19" w:rsidRDefault="00E36B19" w:rsidP="00E36B19">
      <w:r>
        <w:t>Agradezco la atención y colaboración prestada.</w:t>
      </w:r>
    </w:p>
    <w:p w:rsidR="00E36B19" w:rsidRDefault="00E36B19" w:rsidP="00E36B19"/>
    <w:p w:rsidR="00E36B19" w:rsidRDefault="00E36B19" w:rsidP="00E36B19">
      <w:r>
        <w:t>Cordialmente,</w:t>
      </w:r>
    </w:p>
    <w:p w:rsidR="00E36B19" w:rsidRDefault="00E36B19" w:rsidP="00E36B19"/>
    <w:p w:rsidR="00E36B19" w:rsidRPr="00F4077E" w:rsidRDefault="00E36B19" w:rsidP="00E36B19">
      <w:pPr>
        <w:rPr>
          <w:b/>
        </w:rPr>
      </w:pPr>
    </w:p>
    <w:p w:rsidR="00E36B19" w:rsidRDefault="00E36B19" w:rsidP="00E36B19"/>
    <w:p w:rsidR="00E36B19" w:rsidRDefault="00E36B19" w:rsidP="00E36B19">
      <w:r>
        <w:lastRenderedPageBreak/>
        <w:t>RICARDO CASAS ZAPATA</w:t>
      </w:r>
    </w:p>
    <w:p w:rsidR="00E36B19" w:rsidRDefault="00E36B19" w:rsidP="00E36B19">
      <w:r>
        <w:t>Director.</w:t>
      </w:r>
    </w:p>
    <w:p w:rsidR="00E36B19" w:rsidRDefault="00E36B19" w:rsidP="00280724">
      <w:pPr>
        <w:rPr>
          <w:b/>
        </w:rPr>
      </w:pPr>
    </w:p>
    <w:p w:rsidR="00E36B19" w:rsidRDefault="00E36B19" w:rsidP="00280724">
      <w:pPr>
        <w:rPr>
          <w:b/>
        </w:rPr>
      </w:pPr>
    </w:p>
    <w:p w:rsidR="00E36B19" w:rsidRDefault="00E36B19" w:rsidP="00280724">
      <w:pPr>
        <w:rPr>
          <w:b/>
        </w:rPr>
      </w:pPr>
    </w:p>
    <w:p w:rsidR="00E36B19" w:rsidRDefault="00E36B19" w:rsidP="00E36B19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E36B19" w:rsidRDefault="00E36B19" w:rsidP="00E36B19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E36B19" w:rsidRDefault="00E36B19" w:rsidP="00E36B19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E36B19" w:rsidRDefault="00E36B19" w:rsidP="00E36B19">
      <w:pPr>
        <w:rPr>
          <w:b/>
          <w:bCs/>
          <w:sz w:val="20"/>
        </w:rPr>
      </w:pPr>
      <w:r>
        <w:rPr>
          <w:b/>
          <w:bCs/>
          <w:sz w:val="20"/>
        </w:rPr>
        <w:t>TEL:  4 44 46 64  ITAGUI.</w:t>
      </w:r>
    </w:p>
    <w:p w:rsidR="00E36B19" w:rsidRDefault="00E36B19" w:rsidP="00E36B19">
      <w:pPr>
        <w:rPr>
          <w:b/>
          <w:bCs/>
        </w:rPr>
      </w:pPr>
    </w:p>
    <w:p w:rsidR="00E36B19" w:rsidRDefault="00E36B19" w:rsidP="00E36B19">
      <w:pPr>
        <w:rPr>
          <w:b/>
        </w:rPr>
      </w:pPr>
    </w:p>
    <w:p w:rsidR="00E36B19" w:rsidRDefault="00E36B19" w:rsidP="00E36B19">
      <w:pPr>
        <w:pStyle w:val="Ttulo1"/>
      </w:pPr>
      <w:r>
        <w:t>ORDEN DE TRABAJO    N°      08444</w:t>
      </w:r>
    </w:p>
    <w:p w:rsidR="00E36B19" w:rsidRDefault="00E36B19" w:rsidP="00E36B19"/>
    <w:p w:rsidR="00E36B19" w:rsidRDefault="00E36B19" w:rsidP="00E36B19">
      <w:r>
        <w:t>FECHA:</w:t>
      </w:r>
      <w:r>
        <w:tab/>
        <w:t>Medellín,  Junio   07   de   2010</w:t>
      </w:r>
    </w:p>
    <w:p w:rsidR="00E36B19" w:rsidRDefault="00E36B19" w:rsidP="00E36B19">
      <w:r>
        <w:t>PARA:</w:t>
      </w:r>
      <w:r>
        <w:tab/>
      </w:r>
      <w:r>
        <w:tab/>
        <w:t>PLÁSTICOS DAR MA</w:t>
      </w:r>
    </w:p>
    <w:p w:rsidR="00E36B19" w:rsidRDefault="00E36B19" w:rsidP="00E36B19">
      <w:r>
        <w:t>ATENCIÓN:</w:t>
      </w:r>
      <w:r>
        <w:tab/>
        <w:t>Sr. Darío Jaramillo</w:t>
      </w:r>
    </w:p>
    <w:p w:rsidR="00E36B19" w:rsidRDefault="00E36B19" w:rsidP="00E36B19">
      <w:r>
        <w:tab/>
      </w:r>
      <w:r>
        <w:tab/>
        <w:t>Gerente.</w:t>
      </w:r>
    </w:p>
    <w:p w:rsidR="00E36B19" w:rsidRDefault="00E36B19" w:rsidP="00E36B19"/>
    <w:p w:rsidR="00E36B19" w:rsidRDefault="00E36B19" w:rsidP="00E36B19">
      <w:r>
        <w:t>Apreciado Don Darío :</w:t>
      </w:r>
    </w:p>
    <w:p w:rsidR="00E36B19" w:rsidRDefault="00E36B19" w:rsidP="00E36B19">
      <w:r>
        <w:t xml:space="preserve"> </w:t>
      </w:r>
    </w:p>
    <w:p w:rsidR="00E36B19" w:rsidRDefault="00E36B19" w:rsidP="00E36B19">
      <w:r>
        <w:t>Con la presente estamos solicitando el siguiente servicio de EXTRUSION E IMPRESION:</w:t>
      </w:r>
    </w:p>
    <w:p w:rsidR="00E36B19" w:rsidRDefault="00E36B19" w:rsidP="00E36B19"/>
    <w:p w:rsidR="00E36B19" w:rsidRDefault="00E36B19" w:rsidP="00E36B19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E36B19" w:rsidRDefault="00E36B19" w:rsidP="00E36B19">
      <w:pPr>
        <w:rPr>
          <w:b/>
          <w:bCs/>
          <w:u w:val="single"/>
        </w:rPr>
      </w:pPr>
    </w:p>
    <w:p w:rsidR="00E36B19" w:rsidRPr="005B5BD2" w:rsidRDefault="00E36B19" w:rsidP="00E36B19">
      <w:pPr>
        <w:rPr>
          <w:b/>
        </w:rPr>
      </w:pPr>
      <w:r>
        <w:t>MATERIAL:</w:t>
      </w:r>
      <w:r>
        <w:tab/>
      </w:r>
      <w:r>
        <w:tab/>
        <w:t>Polietileno  BAJA   LAMINA</w:t>
      </w:r>
    </w:p>
    <w:p w:rsidR="00E36B19" w:rsidRPr="005B5BD2" w:rsidRDefault="00E36B19" w:rsidP="00E36B19">
      <w:pPr>
        <w:rPr>
          <w:b/>
        </w:rPr>
      </w:pPr>
      <w:r>
        <w:t>MEDIDA:</w:t>
      </w:r>
      <w:r>
        <w:tab/>
      </w:r>
      <w:r>
        <w:tab/>
      </w:r>
      <w:r>
        <w:rPr>
          <w:b/>
        </w:rPr>
        <w:t>61   c</w:t>
      </w:r>
      <w:r w:rsidRPr="005B5BD2">
        <w:rPr>
          <w:b/>
        </w:rPr>
        <w:t>ms.</w:t>
      </w:r>
    </w:p>
    <w:p w:rsidR="00E36B19" w:rsidRPr="00263031" w:rsidRDefault="00E36B19" w:rsidP="00E36B19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>3.4</w:t>
      </w:r>
      <w:r w:rsidRPr="00263031">
        <w:rPr>
          <w:b/>
        </w:rPr>
        <w:t xml:space="preserve">  ”</w:t>
      </w:r>
    </w:p>
    <w:p w:rsidR="00E36B19" w:rsidRDefault="00E36B19" w:rsidP="00E36B19">
      <w:r>
        <w:t>COLOR:</w:t>
      </w:r>
      <w:r>
        <w:tab/>
      </w:r>
      <w:r>
        <w:tab/>
        <w:t>Transparente</w:t>
      </w:r>
    </w:p>
    <w:p w:rsidR="00E36B19" w:rsidRDefault="00E36B19" w:rsidP="00E36B19">
      <w:r>
        <w:t>TRATADO:</w:t>
      </w:r>
      <w:r>
        <w:tab/>
      </w:r>
      <w:r>
        <w:tab/>
        <w:t>1  Caras.</w:t>
      </w:r>
    </w:p>
    <w:p w:rsidR="00E36B19" w:rsidRDefault="00E36B19" w:rsidP="00E36B19">
      <w:r>
        <w:t>CANTIDAD:</w:t>
      </w:r>
      <w:r>
        <w:tab/>
      </w:r>
      <w:r>
        <w:tab/>
        <w:t>470    Kg.</w:t>
      </w:r>
    </w:p>
    <w:p w:rsidR="00E36B19" w:rsidRDefault="00E36B19" w:rsidP="00E36B19">
      <w:r>
        <w:t>COLORES:</w:t>
      </w:r>
      <w:r>
        <w:tab/>
      </w:r>
      <w:r>
        <w:tab/>
        <w:t>4  ( Según  Arte )</w:t>
      </w:r>
    </w:p>
    <w:p w:rsidR="00E36B19" w:rsidRDefault="00E36B19" w:rsidP="00E36B19">
      <w:r>
        <w:t>CARAS:</w:t>
      </w:r>
      <w:r>
        <w:tab/>
      </w:r>
      <w:r>
        <w:tab/>
        <w:t xml:space="preserve">1  </w:t>
      </w:r>
    </w:p>
    <w:p w:rsidR="00E36B19" w:rsidRDefault="00E36B19" w:rsidP="00E36B19">
      <w:r>
        <w:t>REPETICIÓN:</w:t>
      </w:r>
      <w:r>
        <w:tab/>
        <w:t xml:space="preserve">16   Cms. </w:t>
      </w:r>
    </w:p>
    <w:p w:rsidR="00E36B19" w:rsidRDefault="00E36B19" w:rsidP="00E36B19">
      <w:r>
        <w:t>BOLSA:</w:t>
      </w:r>
      <w:r>
        <w:tab/>
      </w:r>
      <w:r>
        <w:tab/>
        <w:t xml:space="preserve">16  X  30.5    Cms .    </w:t>
      </w:r>
    </w:p>
    <w:p w:rsidR="00E36B19" w:rsidRDefault="00E36B19" w:rsidP="00E36B19">
      <w:r>
        <w:t>RODILLO :                32</w:t>
      </w:r>
    </w:p>
    <w:p w:rsidR="00E36B19" w:rsidRDefault="00E36B19" w:rsidP="00E36B19">
      <w:r>
        <w:t>SELLADO:</w:t>
      </w:r>
      <w:r>
        <w:tab/>
      </w:r>
      <w:r>
        <w:tab/>
        <w:t xml:space="preserve">Lateral </w:t>
      </w:r>
    </w:p>
    <w:p w:rsidR="00E36B19" w:rsidRDefault="00E36B19" w:rsidP="00E36B19">
      <w:r>
        <w:t>REFERENCIA:</w:t>
      </w:r>
      <w:r>
        <w:tab/>
      </w:r>
      <w:r>
        <w:rPr>
          <w:b/>
        </w:rPr>
        <w:t>BUEN  SABOR    EVELMAR  LTDA</w:t>
      </w:r>
    </w:p>
    <w:p w:rsidR="00E36B19" w:rsidRDefault="00E36B19" w:rsidP="00E36B19">
      <w:r>
        <w:tab/>
      </w:r>
      <w:r>
        <w:tab/>
      </w:r>
      <w:r>
        <w:tab/>
      </w:r>
    </w:p>
    <w:p w:rsidR="00E36B19" w:rsidRDefault="00E36B19" w:rsidP="00E36B19">
      <w:r>
        <w:rPr>
          <w:b/>
          <w:bCs/>
          <w:u w:val="single"/>
        </w:rPr>
        <w:t>NOTA:</w:t>
      </w:r>
      <w:r>
        <w:t xml:space="preserve">  - Los cyreles   se  encuentran   en   su  Planta</w:t>
      </w:r>
    </w:p>
    <w:p w:rsidR="00E36B19" w:rsidRDefault="00E36B19" w:rsidP="00E36B19">
      <w:pPr>
        <w:numPr>
          <w:ilvl w:val="0"/>
          <w:numId w:val="2"/>
        </w:numPr>
      </w:pPr>
      <w:r>
        <w:t>SE  APRUEBA  IMPRESIÓN.</w:t>
      </w:r>
    </w:p>
    <w:p w:rsidR="00E36B19" w:rsidRDefault="00E36B19" w:rsidP="00E36B19">
      <w:pPr>
        <w:numPr>
          <w:ilvl w:val="0"/>
          <w:numId w:val="2"/>
        </w:numPr>
      </w:pPr>
      <w:r>
        <w:t>Colocar pie de imprenta de P:U.</w:t>
      </w:r>
    </w:p>
    <w:p w:rsidR="00E36B19" w:rsidRPr="007B67F6" w:rsidRDefault="00E36B19" w:rsidP="00E36B19">
      <w:pPr>
        <w:ind w:left="1500"/>
        <w:rPr>
          <w:b/>
          <w:u w:val="single"/>
        </w:rPr>
      </w:pPr>
    </w:p>
    <w:p w:rsidR="00E36B19" w:rsidRPr="007B67F6" w:rsidRDefault="00E36B19" w:rsidP="00E36B19">
      <w:pPr>
        <w:rPr>
          <w:b/>
          <w:u w:val="single"/>
        </w:rPr>
      </w:pPr>
    </w:p>
    <w:p w:rsidR="00E36B19" w:rsidRDefault="00E36B19" w:rsidP="00E36B19">
      <w:r>
        <w:t>Agradezco la atención y colaboración prestada.</w:t>
      </w:r>
    </w:p>
    <w:p w:rsidR="00E36B19" w:rsidRDefault="00E36B19" w:rsidP="00E36B19"/>
    <w:p w:rsidR="00E36B19" w:rsidRDefault="00E36B19" w:rsidP="00E36B19">
      <w:r>
        <w:t>Cordialmente,</w:t>
      </w:r>
    </w:p>
    <w:p w:rsidR="00E36B19" w:rsidRDefault="00E36B19" w:rsidP="00E36B19"/>
    <w:p w:rsidR="00E36B19" w:rsidRDefault="00E36B19" w:rsidP="00E36B19"/>
    <w:p w:rsidR="00E36B19" w:rsidRDefault="00E36B19" w:rsidP="00E36B19">
      <w:r>
        <w:t>RICARDO CASAS ZAPATA</w:t>
      </w:r>
    </w:p>
    <w:p w:rsidR="00E36B19" w:rsidRDefault="00E36B19" w:rsidP="00E36B19">
      <w:r>
        <w:t>Director.</w:t>
      </w:r>
    </w:p>
    <w:p w:rsidR="00E36B19" w:rsidRDefault="00E36B19" w:rsidP="00E36B19"/>
    <w:p w:rsidR="00E36B19" w:rsidRDefault="00E36B19" w:rsidP="00280724">
      <w:pPr>
        <w:rPr>
          <w:b/>
        </w:rPr>
      </w:pPr>
    </w:p>
    <w:p w:rsidR="0010110E" w:rsidRDefault="0010110E" w:rsidP="00280724">
      <w:pPr>
        <w:rPr>
          <w:b/>
        </w:rPr>
      </w:pPr>
    </w:p>
    <w:p w:rsidR="0010110E" w:rsidRDefault="0010110E" w:rsidP="00280724">
      <w:pPr>
        <w:rPr>
          <w:b/>
        </w:rPr>
      </w:pPr>
    </w:p>
    <w:p w:rsidR="0010110E" w:rsidRDefault="0010110E" w:rsidP="00280724">
      <w:pPr>
        <w:rPr>
          <w:b/>
        </w:rPr>
      </w:pPr>
    </w:p>
    <w:p w:rsidR="0010110E" w:rsidRDefault="0010110E" w:rsidP="0010110E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10110E" w:rsidRDefault="0010110E" w:rsidP="0010110E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10110E" w:rsidRDefault="0010110E" w:rsidP="0010110E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10110E" w:rsidRDefault="0010110E" w:rsidP="0010110E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10110E" w:rsidRDefault="0010110E" w:rsidP="0010110E">
      <w:pPr>
        <w:rPr>
          <w:b/>
          <w:bCs/>
        </w:rPr>
      </w:pPr>
    </w:p>
    <w:p w:rsidR="0010110E" w:rsidRDefault="0010110E" w:rsidP="0010110E">
      <w:pPr>
        <w:pStyle w:val="Ttulo1"/>
      </w:pPr>
      <w:r>
        <w:t>ORDEN DE TRABAJO   N°      08443</w:t>
      </w:r>
    </w:p>
    <w:p w:rsidR="0010110E" w:rsidRDefault="0010110E" w:rsidP="0010110E"/>
    <w:p w:rsidR="0010110E" w:rsidRDefault="0010110E" w:rsidP="0010110E"/>
    <w:p w:rsidR="0010110E" w:rsidRDefault="0010110E" w:rsidP="0010110E">
      <w:r>
        <w:t>FECHA:</w:t>
      </w:r>
      <w:r>
        <w:tab/>
        <w:t>Medellín,   Junio   03   de  2011</w:t>
      </w:r>
    </w:p>
    <w:p w:rsidR="0010110E" w:rsidRDefault="0010110E" w:rsidP="0010110E">
      <w:r>
        <w:t>PARA:</w:t>
      </w:r>
      <w:r>
        <w:tab/>
      </w:r>
      <w:r>
        <w:tab/>
        <w:t>PLÁSTICOS DARMA</w:t>
      </w:r>
    </w:p>
    <w:p w:rsidR="0010110E" w:rsidRDefault="0010110E" w:rsidP="0010110E">
      <w:r>
        <w:t>ATENCIÓN:</w:t>
      </w:r>
      <w:r>
        <w:tab/>
        <w:t>Sr. Darío Jaramillo</w:t>
      </w:r>
    </w:p>
    <w:p w:rsidR="0010110E" w:rsidRDefault="0010110E" w:rsidP="0010110E">
      <w:r>
        <w:tab/>
      </w:r>
      <w:r>
        <w:tab/>
        <w:t>Gerente.</w:t>
      </w:r>
    </w:p>
    <w:p w:rsidR="0010110E" w:rsidRDefault="0010110E" w:rsidP="0010110E"/>
    <w:p w:rsidR="0010110E" w:rsidRDefault="0010110E" w:rsidP="0010110E">
      <w:r>
        <w:t>Apreciado Don Darío :</w:t>
      </w:r>
    </w:p>
    <w:p w:rsidR="0010110E" w:rsidRDefault="0010110E" w:rsidP="0010110E">
      <w:r>
        <w:t xml:space="preserve"> </w:t>
      </w:r>
    </w:p>
    <w:p w:rsidR="0010110E" w:rsidRDefault="0010110E" w:rsidP="0010110E">
      <w:r>
        <w:t>Con la presente estamos solicitando el siguiente servicio de   IMPRESIÓN  :</w:t>
      </w:r>
    </w:p>
    <w:p w:rsidR="0010110E" w:rsidRDefault="0010110E" w:rsidP="0010110E"/>
    <w:p w:rsidR="0010110E" w:rsidRDefault="0010110E" w:rsidP="0010110E">
      <w:pPr>
        <w:rPr>
          <w:b/>
          <w:bCs/>
          <w:u w:val="single"/>
        </w:rPr>
      </w:pPr>
    </w:p>
    <w:p w:rsidR="0010110E" w:rsidRDefault="0010110E" w:rsidP="0010110E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10110E" w:rsidRDefault="0010110E" w:rsidP="0010110E"/>
    <w:p w:rsidR="0010110E" w:rsidRDefault="0010110E" w:rsidP="0010110E">
      <w:r>
        <w:t>MATERIAL:</w:t>
      </w:r>
      <w:r>
        <w:tab/>
      </w:r>
      <w:r>
        <w:tab/>
        <w:t>Polietileno     Lamina    Transparente COEXTRUIDA</w:t>
      </w:r>
    </w:p>
    <w:p w:rsidR="0010110E" w:rsidRDefault="0010110E" w:rsidP="0010110E">
      <w:r>
        <w:t>MEDIDA:</w:t>
      </w:r>
      <w:r>
        <w:tab/>
      </w:r>
      <w:r>
        <w:tab/>
      </w:r>
      <w:r>
        <w:rPr>
          <w:b/>
        </w:rPr>
        <w:t xml:space="preserve">32.5 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10110E" w:rsidRPr="006D12B2" w:rsidRDefault="0010110E" w:rsidP="0010110E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10110E" w:rsidRDefault="0010110E" w:rsidP="0010110E">
      <w:r>
        <w:t>TRATADO:</w:t>
      </w:r>
      <w:r>
        <w:tab/>
      </w:r>
      <w:r>
        <w:tab/>
        <w:t>1  Cara</w:t>
      </w:r>
    </w:p>
    <w:p w:rsidR="0010110E" w:rsidRDefault="0010110E" w:rsidP="0010110E">
      <w:pPr>
        <w:rPr>
          <w:b/>
          <w:bCs/>
          <w:u w:val="single"/>
        </w:rPr>
      </w:pPr>
      <w:r>
        <w:t>CANTIDAD:</w:t>
      </w:r>
      <w:r>
        <w:tab/>
      </w:r>
      <w:r>
        <w:tab/>
        <w:t>20</w:t>
      </w:r>
      <w:r>
        <w:rPr>
          <w:b/>
        </w:rPr>
        <w:t xml:space="preserve">0  </w:t>
      </w:r>
      <w:r w:rsidRPr="00900A5A">
        <w:rPr>
          <w:b/>
        </w:rPr>
        <w:t xml:space="preserve">  Kg</w:t>
      </w:r>
      <w:r>
        <w:t>.</w:t>
      </w:r>
    </w:p>
    <w:p w:rsidR="0010110E" w:rsidRDefault="0010110E" w:rsidP="0010110E">
      <w:r>
        <w:t>COLORES:</w:t>
      </w:r>
      <w:r>
        <w:tab/>
      </w:r>
      <w:r>
        <w:tab/>
        <w:t xml:space="preserve">3    ( Blanco – Negro - Verde   )   </w:t>
      </w:r>
    </w:p>
    <w:p w:rsidR="0010110E" w:rsidRDefault="0010110E" w:rsidP="0010110E">
      <w:r>
        <w:t>CARAS:</w:t>
      </w:r>
      <w:r>
        <w:tab/>
      </w:r>
      <w:r>
        <w:tab/>
        <w:t>1  (3 x 1  )</w:t>
      </w:r>
    </w:p>
    <w:p w:rsidR="0010110E" w:rsidRDefault="0010110E" w:rsidP="0010110E">
      <w:r>
        <w:t>REPETICIÓN:</w:t>
      </w:r>
      <w:r>
        <w:tab/>
        <w:t xml:space="preserve">11   Cms   </w:t>
      </w:r>
    </w:p>
    <w:p w:rsidR="0010110E" w:rsidRPr="00900A5A" w:rsidRDefault="0010110E" w:rsidP="0010110E">
      <w:pPr>
        <w:rPr>
          <w:b/>
        </w:rPr>
      </w:pPr>
      <w:r>
        <w:t xml:space="preserve">RODILLO  :               </w:t>
      </w:r>
      <w:r>
        <w:rPr>
          <w:b/>
        </w:rPr>
        <w:t>45</w:t>
      </w:r>
    </w:p>
    <w:p w:rsidR="0010110E" w:rsidRDefault="0010110E" w:rsidP="0010110E">
      <w:r>
        <w:t>LAMINA:</w:t>
      </w:r>
      <w:r>
        <w:tab/>
      </w:r>
      <w:r>
        <w:tab/>
        <w:t xml:space="preserve">15.5    Cms   </w:t>
      </w:r>
    </w:p>
    <w:p w:rsidR="0010110E" w:rsidRDefault="0010110E" w:rsidP="0010110E">
      <w:r>
        <w:t>FOTOCAELDA:</w:t>
      </w:r>
      <w:r>
        <w:tab/>
        <w:t>Según muestra con doble  color</w:t>
      </w:r>
    </w:p>
    <w:p w:rsidR="0010110E" w:rsidRPr="00146B92" w:rsidRDefault="0010110E" w:rsidP="0010110E">
      <w:pPr>
        <w:rPr>
          <w:b/>
        </w:rPr>
      </w:pPr>
      <w:r>
        <w:t>REFERENCIA:</w:t>
      </w:r>
      <w:r>
        <w:tab/>
      </w:r>
      <w:r>
        <w:rPr>
          <w:b/>
        </w:rPr>
        <w:t xml:space="preserve">PULPA    </w:t>
      </w:r>
      <w:r>
        <w:rPr>
          <w:b/>
          <w:u w:val="single"/>
        </w:rPr>
        <w:t>MARACUYA</w:t>
      </w:r>
      <w:r>
        <w:rPr>
          <w:b/>
        </w:rPr>
        <w:t xml:space="preserve">    90  GMS</w:t>
      </w:r>
    </w:p>
    <w:p w:rsidR="0010110E" w:rsidRDefault="0010110E" w:rsidP="0010110E">
      <w:r>
        <w:tab/>
      </w:r>
      <w:r>
        <w:tab/>
      </w:r>
      <w:r>
        <w:tab/>
      </w:r>
    </w:p>
    <w:p w:rsidR="0010110E" w:rsidRDefault="0010110E" w:rsidP="0010110E"/>
    <w:p w:rsidR="0010110E" w:rsidRDefault="0010110E" w:rsidP="0010110E">
      <w:r>
        <w:rPr>
          <w:b/>
          <w:bCs/>
          <w:u w:val="single"/>
        </w:rPr>
        <w:t>NOTA:</w:t>
      </w:r>
      <w:r>
        <w:t xml:space="preserve">  - Cyreles   </w:t>
      </w:r>
      <w:r>
        <w:rPr>
          <w:b/>
        </w:rPr>
        <w:t>en su planta</w:t>
      </w:r>
    </w:p>
    <w:p w:rsidR="0010110E" w:rsidRDefault="0010110E" w:rsidP="0010110E">
      <w:pPr>
        <w:pStyle w:val="Prrafodelista"/>
        <w:numPr>
          <w:ilvl w:val="0"/>
          <w:numId w:val="2"/>
        </w:numPr>
      </w:pPr>
      <w:r>
        <w:t xml:space="preserve"> Se aprueba  impresión</w:t>
      </w:r>
    </w:p>
    <w:p w:rsidR="0010110E" w:rsidRDefault="0010110E" w:rsidP="0010110E">
      <w:pPr>
        <w:pStyle w:val="Prrafodelista"/>
        <w:numPr>
          <w:ilvl w:val="0"/>
          <w:numId w:val="2"/>
        </w:numPr>
      </w:pPr>
      <w:r>
        <w:t>UTILIZAR  TINTAS ANTIGRASA</w:t>
      </w:r>
    </w:p>
    <w:p w:rsidR="0010110E" w:rsidRDefault="0010110E" w:rsidP="0010110E">
      <w:pPr>
        <w:pStyle w:val="Prrafodelista"/>
        <w:numPr>
          <w:ilvl w:val="0"/>
          <w:numId w:val="2"/>
        </w:numPr>
      </w:pPr>
      <w:r>
        <w:t>CONTROLAR DESPRENDIMIENTO</w:t>
      </w:r>
    </w:p>
    <w:p w:rsidR="0010110E" w:rsidRDefault="0010110E" w:rsidP="0010110E"/>
    <w:p w:rsidR="0010110E" w:rsidRDefault="0010110E" w:rsidP="0010110E"/>
    <w:p w:rsidR="0010110E" w:rsidRDefault="0010110E" w:rsidP="0010110E">
      <w:r>
        <w:t>Agradezco la atención y colaboración prestada.</w:t>
      </w:r>
    </w:p>
    <w:p w:rsidR="0010110E" w:rsidRDefault="0010110E" w:rsidP="0010110E"/>
    <w:p w:rsidR="0010110E" w:rsidRDefault="0010110E" w:rsidP="0010110E">
      <w:r>
        <w:t>Cordialmente,</w:t>
      </w:r>
    </w:p>
    <w:p w:rsidR="0010110E" w:rsidRDefault="0010110E" w:rsidP="0010110E"/>
    <w:p w:rsidR="0010110E" w:rsidRPr="00F4077E" w:rsidRDefault="0010110E" w:rsidP="0010110E">
      <w:pPr>
        <w:rPr>
          <w:b/>
        </w:rPr>
      </w:pPr>
    </w:p>
    <w:p w:rsidR="0010110E" w:rsidRDefault="0010110E" w:rsidP="0010110E"/>
    <w:p w:rsidR="0010110E" w:rsidRDefault="0010110E" w:rsidP="0010110E">
      <w:r>
        <w:lastRenderedPageBreak/>
        <w:t>RICARDO CASAS ZAPATA</w:t>
      </w:r>
    </w:p>
    <w:p w:rsidR="0010110E" w:rsidRDefault="0010110E" w:rsidP="0010110E">
      <w:r>
        <w:t>Director.</w:t>
      </w:r>
    </w:p>
    <w:p w:rsidR="0010110E" w:rsidRDefault="0010110E" w:rsidP="00280724">
      <w:pPr>
        <w:rPr>
          <w:b/>
        </w:rPr>
      </w:pPr>
    </w:p>
    <w:p w:rsidR="0010110E" w:rsidRDefault="0010110E" w:rsidP="00280724">
      <w:pPr>
        <w:rPr>
          <w:b/>
        </w:rPr>
      </w:pPr>
    </w:p>
    <w:p w:rsidR="0010110E" w:rsidRDefault="0010110E" w:rsidP="00280724">
      <w:pPr>
        <w:rPr>
          <w:b/>
        </w:rPr>
      </w:pPr>
    </w:p>
    <w:p w:rsidR="0010110E" w:rsidRDefault="0010110E" w:rsidP="0010110E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10110E" w:rsidRDefault="0010110E" w:rsidP="0010110E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10110E" w:rsidRDefault="0010110E" w:rsidP="0010110E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10110E" w:rsidRDefault="0010110E" w:rsidP="0010110E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10110E" w:rsidRDefault="0010110E" w:rsidP="0010110E"/>
    <w:p w:rsidR="0010110E" w:rsidRDefault="0010110E" w:rsidP="0010110E">
      <w:pPr>
        <w:pStyle w:val="Ttulo1"/>
      </w:pPr>
      <w:r>
        <w:t>ORDEN DE TRABAJO   N°      08412</w:t>
      </w:r>
    </w:p>
    <w:p w:rsidR="0010110E" w:rsidRDefault="0010110E" w:rsidP="0010110E"/>
    <w:p w:rsidR="0010110E" w:rsidRDefault="0010110E" w:rsidP="0010110E">
      <w:r>
        <w:t>FECHA:</w:t>
      </w:r>
      <w:r>
        <w:tab/>
        <w:t>Medellín,  Junio  07    de   2011</w:t>
      </w:r>
    </w:p>
    <w:p w:rsidR="0010110E" w:rsidRDefault="0010110E" w:rsidP="0010110E">
      <w:r>
        <w:t>PARA:</w:t>
      </w:r>
      <w:r>
        <w:tab/>
      </w:r>
      <w:r>
        <w:tab/>
        <w:t>PLÁSTICOS   DARMA</w:t>
      </w:r>
    </w:p>
    <w:p w:rsidR="0010110E" w:rsidRDefault="0010110E" w:rsidP="0010110E">
      <w:r>
        <w:t>ATENCIÓN:</w:t>
      </w:r>
      <w:r>
        <w:tab/>
        <w:t>Sr. DARIO JARAMILLO</w:t>
      </w:r>
    </w:p>
    <w:p w:rsidR="0010110E" w:rsidRDefault="0010110E" w:rsidP="0010110E"/>
    <w:p w:rsidR="0010110E" w:rsidRDefault="0010110E" w:rsidP="0010110E">
      <w:r>
        <w:t>Apreciado Dn DARIO:</w:t>
      </w:r>
    </w:p>
    <w:p w:rsidR="0010110E" w:rsidRDefault="0010110E" w:rsidP="0010110E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10110E" w:rsidRDefault="0010110E" w:rsidP="0010110E"/>
    <w:p w:rsidR="0010110E" w:rsidRDefault="0010110E" w:rsidP="0010110E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10110E" w:rsidRDefault="0010110E" w:rsidP="0010110E"/>
    <w:p w:rsidR="0010110E" w:rsidRDefault="0010110E" w:rsidP="0010110E">
      <w:r>
        <w:t>MATERIAL :</w:t>
      </w:r>
      <w:r>
        <w:tab/>
      </w:r>
      <w:r>
        <w:tab/>
        <w:t>Polietileno de Baja  densidad  Lamina</w:t>
      </w:r>
      <w:r>
        <w:rPr>
          <w:b/>
          <w:u w:val="single"/>
        </w:rPr>
        <w:t xml:space="preserve">  </w:t>
      </w:r>
      <w:r>
        <w:t xml:space="preserve"> Tpte</w:t>
      </w:r>
    </w:p>
    <w:p w:rsidR="0010110E" w:rsidRDefault="0010110E" w:rsidP="0010110E">
      <w:r>
        <w:t>MEDIDA:</w:t>
      </w:r>
      <w:r>
        <w:tab/>
      </w:r>
      <w:r>
        <w:tab/>
      </w:r>
      <w:r>
        <w:rPr>
          <w:b/>
        </w:rPr>
        <w:t>44</w:t>
      </w:r>
      <w:r>
        <w:t xml:space="preserve">   cms   </w:t>
      </w:r>
    </w:p>
    <w:p w:rsidR="0010110E" w:rsidRDefault="0010110E" w:rsidP="0010110E">
      <w:r>
        <w:t>CALIBRE :</w:t>
      </w:r>
      <w:r>
        <w:tab/>
      </w:r>
      <w:r>
        <w:tab/>
      </w:r>
      <w:r>
        <w:rPr>
          <w:b/>
        </w:rPr>
        <w:t xml:space="preserve">1.4 </w:t>
      </w:r>
      <w:r>
        <w:t xml:space="preserve">   “</w:t>
      </w:r>
    </w:p>
    <w:p w:rsidR="0010110E" w:rsidRDefault="0010110E" w:rsidP="0010110E">
      <w:r>
        <w:t>COLOR :</w:t>
      </w:r>
      <w:r>
        <w:tab/>
      </w:r>
      <w:r>
        <w:tab/>
        <w:t>Transparente</w:t>
      </w:r>
    </w:p>
    <w:p w:rsidR="0010110E" w:rsidRPr="0007721A" w:rsidRDefault="0010110E" w:rsidP="0010110E">
      <w:r>
        <w:t xml:space="preserve">TRATADO : </w:t>
      </w:r>
      <w:r>
        <w:tab/>
      </w:r>
      <w:r>
        <w:tab/>
        <w:t>1  cara</w:t>
      </w:r>
    </w:p>
    <w:p w:rsidR="0010110E" w:rsidRDefault="0010110E" w:rsidP="0010110E">
      <w:r>
        <w:t xml:space="preserve">CANTIDAD : </w:t>
      </w:r>
      <w:r>
        <w:tab/>
        <w:t>180    kg</w:t>
      </w:r>
    </w:p>
    <w:p w:rsidR="0010110E" w:rsidRDefault="0010110E" w:rsidP="0010110E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 xml:space="preserve">4  </w:t>
      </w:r>
    </w:p>
    <w:p w:rsidR="0010110E" w:rsidRDefault="0010110E" w:rsidP="0010110E">
      <w:r>
        <w:t xml:space="preserve">CARAS : </w:t>
      </w:r>
      <w:r>
        <w:tab/>
      </w:r>
      <w:r>
        <w:tab/>
        <w:t>2</w:t>
      </w:r>
    </w:p>
    <w:p w:rsidR="0010110E" w:rsidRDefault="0010110E" w:rsidP="0010110E">
      <w:r>
        <w:t>REPETICIÓN :</w:t>
      </w:r>
      <w:r>
        <w:tab/>
        <w:t>15   cms</w:t>
      </w:r>
    </w:p>
    <w:p w:rsidR="0010110E" w:rsidRDefault="0010110E" w:rsidP="0010110E">
      <w:r>
        <w:t>RODILLO :</w:t>
      </w:r>
      <w:r>
        <w:tab/>
      </w:r>
      <w:r>
        <w:tab/>
        <w:t>30</w:t>
      </w:r>
    </w:p>
    <w:p w:rsidR="0010110E" w:rsidRDefault="0010110E" w:rsidP="0010110E">
      <w:r>
        <w:t>LAMINA  :</w:t>
      </w:r>
      <w:r>
        <w:tab/>
      </w:r>
      <w:r>
        <w:tab/>
        <w:t xml:space="preserve">15 </w:t>
      </w:r>
      <w:r>
        <w:rPr>
          <w:b/>
        </w:rPr>
        <w:t xml:space="preserve"> x  19.5 + 2.5 </w:t>
      </w:r>
      <w:r w:rsidRPr="00336CAC">
        <w:rPr>
          <w:b/>
        </w:rPr>
        <w:t xml:space="preserve">   cm</w:t>
      </w:r>
      <w:r>
        <w:t xml:space="preserve">     Fuelle de fondo</w:t>
      </w:r>
    </w:p>
    <w:p w:rsidR="0010110E" w:rsidRDefault="0010110E" w:rsidP="0010110E">
      <w:r>
        <w:t>SELLADO .</w:t>
      </w:r>
      <w:r>
        <w:tab/>
      </w:r>
      <w:r>
        <w:tab/>
        <w:t>Lateral</w:t>
      </w:r>
    </w:p>
    <w:p w:rsidR="0010110E" w:rsidRPr="0061274A" w:rsidRDefault="0010110E" w:rsidP="0010110E">
      <w:pPr>
        <w:rPr>
          <w:sz w:val="36"/>
          <w:szCs w:val="36"/>
        </w:rPr>
      </w:pPr>
      <w:r>
        <w:t>REFERENCIA :</w:t>
      </w:r>
      <w:r>
        <w:tab/>
      </w:r>
      <w:r>
        <w:rPr>
          <w:b/>
        </w:rPr>
        <w:t xml:space="preserve">QUESITO   RIONEGRO  400   gm </w:t>
      </w:r>
      <w:r w:rsidRPr="0061274A">
        <w:rPr>
          <w:b/>
          <w:sz w:val="36"/>
          <w:szCs w:val="36"/>
        </w:rPr>
        <w:t>( verde – rojo )</w:t>
      </w:r>
    </w:p>
    <w:p w:rsidR="0010110E" w:rsidRDefault="0010110E" w:rsidP="0010110E"/>
    <w:p w:rsidR="0010110E" w:rsidRDefault="0010110E" w:rsidP="0010110E"/>
    <w:p w:rsidR="0010110E" w:rsidRDefault="0010110E" w:rsidP="0010110E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>
        <w:rPr>
          <w:bCs/>
        </w:rPr>
        <w:t>Cyreles  en su planta</w:t>
      </w:r>
    </w:p>
    <w:p w:rsidR="0010110E" w:rsidRDefault="0010110E" w:rsidP="0010110E">
      <w:pPr>
        <w:rPr>
          <w:b/>
        </w:rPr>
      </w:pPr>
      <w:r>
        <w:t xml:space="preserve">                   -   Anexo  Arte  para   alturas y Tonos.</w:t>
      </w:r>
      <w:r>
        <w:tab/>
        <w:t xml:space="preserve">        </w:t>
      </w:r>
      <w:r>
        <w:tab/>
        <w:t xml:space="preserve">        </w:t>
      </w: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10110E" w:rsidRDefault="0010110E" w:rsidP="0010110E">
      <w:pPr>
        <w:rPr>
          <w:b/>
        </w:rPr>
      </w:pPr>
      <w:r>
        <w:rPr>
          <w:b/>
        </w:rPr>
        <w:tab/>
        <w:t xml:space="preserve">        -  EL MATERIAL  LO ENVIA  P.U </w:t>
      </w:r>
    </w:p>
    <w:p w:rsidR="0010110E" w:rsidRDefault="0010110E" w:rsidP="0010110E">
      <w:pPr>
        <w:rPr>
          <w:b/>
        </w:rPr>
      </w:pPr>
      <w:r>
        <w:rPr>
          <w:b/>
        </w:rPr>
        <w:tab/>
        <w:t xml:space="preserve">        - colocar  pie de  imprenta</w:t>
      </w:r>
    </w:p>
    <w:p w:rsidR="0010110E" w:rsidRDefault="0010110E" w:rsidP="0010110E">
      <w:pPr>
        <w:rPr>
          <w:b/>
          <w:sz w:val="28"/>
          <w:szCs w:val="28"/>
        </w:rPr>
      </w:pPr>
      <w:r>
        <w:rPr>
          <w:b/>
        </w:rPr>
        <w:tab/>
        <w:t xml:space="preserve">       - CODIGO BARRAS   </w:t>
      </w:r>
      <w:r>
        <w:rPr>
          <w:b/>
          <w:sz w:val="28"/>
          <w:szCs w:val="28"/>
        </w:rPr>
        <w:t>77036867</w:t>
      </w:r>
      <w:r w:rsidRPr="003578A4">
        <w:rPr>
          <w:b/>
          <w:sz w:val="28"/>
          <w:szCs w:val="28"/>
        </w:rPr>
        <w:t>01256</w:t>
      </w:r>
    </w:p>
    <w:p w:rsidR="0010110E" w:rsidRDefault="0010110E" w:rsidP="0010110E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 xml:space="preserve">     - CABIO MEDIDA A  15 X 19.5 + 2.5 CM</w:t>
      </w:r>
    </w:p>
    <w:p w:rsidR="0010110E" w:rsidRDefault="0010110E" w:rsidP="0010110E">
      <w:r>
        <w:rPr>
          <w:b/>
        </w:rPr>
        <w:tab/>
        <w:t xml:space="preserve">       </w:t>
      </w:r>
    </w:p>
    <w:p w:rsidR="0010110E" w:rsidRDefault="0010110E" w:rsidP="0010110E">
      <w:r>
        <w:tab/>
      </w:r>
    </w:p>
    <w:p w:rsidR="0010110E" w:rsidRDefault="0010110E" w:rsidP="0010110E">
      <w:r>
        <w:t>Agradezco la atención y colaboración prestada.</w:t>
      </w:r>
    </w:p>
    <w:p w:rsidR="0010110E" w:rsidRDefault="0010110E" w:rsidP="0010110E"/>
    <w:p w:rsidR="0010110E" w:rsidRDefault="0010110E" w:rsidP="0010110E"/>
    <w:p w:rsidR="0010110E" w:rsidRDefault="0010110E" w:rsidP="0010110E">
      <w:r>
        <w:t>Cordialmente</w:t>
      </w:r>
    </w:p>
    <w:p w:rsidR="0010110E" w:rsidRDefault="0010110E" w:rsidP="0010110E"/>
    <w:p w:rsidR="0010110E" w:rsidRDefault="0010110E" w:rsidP="0010110E"/>
    <w:p w:rsidR="0010110E" w:rsidRDefault="0010110E" w:rsidP="0010110E">
      <w:r>
        <w:lastRenderedPageBreak/>
        <w:t>RICARDO CASAS ZAPATA</w:t>
      </w:r>
    </w:p>
    <w:p w:rsidR="0010110E" w:rsidRDefault="0010110E" w:rsidP="0010110E">
      <w:r>
        <w:t>Director.</w:t>
      </w:r>
    </w:p>
    <w:p w:rsidR="0010110E" w:rsidRDefault="0010110E" w:rsidP="00280724">
      <w:pPr>
        <w:rPr>
          <w:b/>
        </w:rPr>
      </w:pPr>
    </w:p>
    <w:p w:rsidR="00BF506A" w:rsidRDefault="00BF506A" w:rsidP="00280724">
      <w:pPr>
        <w:rPr>
          <w:b/>
        </w:rPr>
      </w:pPr>
    </w:p>
    <w:p w:rsidR="00BF506A" w:rsidRDefault="00BF506A" w:rsidP="00280724">
      <w:pPr>
        <w:rPr>
          <w:b/>
        </w:rPr>
      </w:pPr>
    </w:p>
    <w:p w:rsidR="00BF506A" w:rsidRDefault="00BF506A" w:rsidP="00BF506A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BF506A" w:rsidRDefault="00BF506A" w:rsidP="00BF506A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BF506A" w:rsidRDefault="00BF506A" w:rsidP="00BF506A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BF506A" w:rsidRDefault="00BF506A" w:rsidP="00BF506A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BF506A" w:rsidRDefault="00BF506A" w:rsidP="00BF506A"/>
    <w:p w:rsidR="00BF506A" w:rsidRDefault="00BF506A" w:rsidP="00BF506A">
      <w:pPr>
        <w:pStyle w:val="Ttulo1"/>
      </w:pPr>
      <w:r>
        <w:t>ORDEN DE TRABAJO   N°      08414</w:t>
      </w:r>
    </w:p>
    <w:p w:rsidR="00BF506A" w:rsidRDefault="00BF506A" w:rsidP="00BF506A"/>
    <w:p w:rsidR="00BF506A" w:rsidRDefault="00BF506A" w:rsidP="00BF506A">
      <w:r>
        <w:t>FECHA:</w:t>
      </w:r>
      <w:r>
        <w:tab/>
        <w:t>Medellín,  Junio   07    de   2011</w:t>
      </w:r>
    </w:p>
    <w:p w:rsidR="00BF506A" w:rsidRDefault="00BF506A" w:rsidP="00BF506A">
      <w:r>
        <w:t>PARA:</w:t>
      </w:r>
      <w:r>
        <w:tab/>
      </w:r>
      <w:r>
        <w:tab/>
        <w:t>PLÁSTICOS   DARMA</w:t>
      </w:r>
    </w:p>
    <w:p w:rsidR="00BF506A" w:rsidRDefault="00BF506A" w:rsidP="00BF506A">
      <w:r>
        <w:t>ATENCIÓN:</w:t>
      </w:r>
      <w:r>
        <w:tab/>
        <w:t>Sr. DARIO JARAMILLO</w:t>
      </w:r>
    </w:p>
    <w:p w:rsidR="00BF506A" w:rsidRDefault="00BF506A" w:rsidP="00BF506A"/>
    <w:p w:rsidR="00BF506A" w:rsidRDefault="00BF506A" w:rsidP="00BF506A">
      <w:r>
        <w:t>Apreciado Dn DARIO:</w:t>
      </w:r>
    </w:p>
    <w:p w:rsidR="00BF506A" w:rsidRDefault="00BF506A" w:rsidP="00BF506A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BF506A" w:rsidRDefault="00BF506A" w:rsidP="00BF506A"/>
    <w:p w:rsidR="00BF506A" w:rsidRDefault="00BF506A" w:rsidP="00BF506A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BF506A" w:rsidRDefault="00BF506A" w:rsidP="00BF506A"/>
    <w:p w:rsidR="00BF506A" w:rsidRDefault="00BF506A" w:rsidP="00BF506A">
      <w:r>
        <w:t>MATERIAL :</w:t>
      </w:r>
      <w:r>
        <w:tab/>
      </w:r>
      <w:r>
        <w:tab/>
        <w:t>Polietileno de Baja  densidad  Lamina</w:t>
      </w:r>
      <w:r>
        <w:rPr>
          <w:b/>
          <w:u w:val="single"/>
        </w:rPr>
        <w:t xml:space="preserve">  </w:t>
      </w:r>
      <w:r>
        <w:t xml:space="preserve"> BLANCA</w:t>
      </w:r>
    </w:p>
    <w:p w:rsidR="00BF506A" w:rsidRDefault="00BF506A" w:rsidP="00BF506A">
      <w:r>
        <w:t>MEDIDA:</w:t>
      </w:r>
      <w:r>
        <w:tab/>
      </w:r>
      <w:r>
        <w:tab/>
      </w:r>
      <w:r>
        <w:rPr>
          <w:b/>
        </w:rPr>
        <w:t>44</w:t>
      </w:r>
      <w:r>
        <w:t xml:space="preserve">   cms   </w:t>
      </w:r>
    </w:p>
    <w:p w:rsidR="00BF506A" w:rsidRDefault="00BF506A" w:rsidP="00BF506A">
      <w:r>
        <w:t>CALIBRE :</w:t>
      </w:r>
      <w:r>
        <w:tab/>
      </w:r>
      <w:r>
        <w:tab/>
      </w:r>
      <w:r>
        <w:rPr>
          <w:b/>
        </w:rPr>
        <w:t>1.2</w:t>
      </w:r>
      <w:r>
        <w:t xml:space="preserve">   “</w:t>
      </w:r>
    </w:p>
    <w:p w:rsidR="00BF506A" w:rsidRDefault="00BF506A" w:rsidP="00BF506A">
      <w:r>
        <w:t>COLOR :</w:t>
      </w:r>
      <w:r>
        <w:tab/>
      </w:r>
      <w:r>
        <w:tab/>
        <w:t>BLANCA</w:t>
      </w:r>
    </w:p>
    <w:p w:rsidR="00BF506A" w:rsidRPr="0007721A" w:rsidRDefault="00BF506A" w:rsidP="00BF506A">
      <w:r>
        <w:t xml:space="preserve">TRATADO : </w:t>
      </w:r>
      <w:r>
        <w:tab/>
      </w:r>
      <w:r>
        <w:tab/>
        <w:t>1  cara</w:t>
      </w:r>
    </w:p>
    <w:p w:rsidR="00BF506A" w:rsidRDefault="00BF506A" w:rsidP="00BF506A">
      <w:r>
        <w:t xml:space="preserve">CANTIDAD : </w:t>
      </w:r>
      <w:r>
        <w:tab/>
        <w:t>120    kg</w:t>
      </w:r>
    </w:p>
    <w:p w:rsidR="00BF506A" w:rsidRDefault="00BF506A" w:rsidP="00BF506A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 xml:space="preserve">3  ( Negro – rojo – verde ) </w:t>
      </w:r>
    </w:p>
    <w:p w:rsidR="00BF506A" w:rsidRDefault="00BF506A" w:rsidP="00BF506A">
      <w:r>
        <w:t xml:space="preserve">CARAS : </w:t>
      </w:r>
      <w:r>
        <w:tab/>
      </w:r>
      <w:r>
        <w:tab/>
        <w:t>1</w:t>
      </w:r>
    </w:p>
    <w:p w:rsidR="00BF506A" w:rsidRDefault="00BF506A" w:rsidP="00BF506A">
      <w:r>
        <w:t>REPETICIÓN :</w:t>
      </w:r>
      <w:r>
        <w:tab/>
        <w:t>22   cms</w:t>
      </w:r>
    </w:p>
    <w:p w:rsidR="00BF506A" w:rsidRDefault="00BF506A" w:rsidP="00BF506A">
      <w:r>
        <w:t>RODILLO :</w:t>
      </w:r>
      <w:r>
        <w:tab/>
      </w:r>
      <w:r>
        <w:tab/>
        <w:t>24.5</w:t>
      </w:r>
    </w:p>
    <w:p w:rsidR="00BF506A" w:rsidRDefault="00BF506A" w:rsidP="00BF506A">
      <w:r>
        <w:t>LAMINA  :</w:t>
      </w:r>
      <w:r>
        <w:tab/>
      </w:r>
      <w:r>
        <w:tab/>
        <w:t xml:space="preserve">22 </w:t>
      </w:r>
      <w:r>
        <w:rPr>
          <w:b/>
        </w:rPr>
        <w:t xml:space="preserve"> x  24.5 </w:t>
      </w:r>
      <w:r w:rsidRPr="00336CAC">
        <w:rPr>
          <w:b/>
        </w:rPr>
        <w:t xml:space="preserve">   cm</w:t>
      </w:r>
      <w:r>
        <w:t xml:space="preserve">     </w:t>
      </w:r>
    </w:p>
    <w:p w:rsidR="00BF506A" w:rsidRDefault="00BF506A" w:rsidP="00BF506A">
      <w:r>
        <w:t>SELLADO .</w:t>
      </w:r>
      <w:r>
        <w:tab/>
      </w:r>
      <w:r>
        <w:tab/>
        <w:t>Lateral</w:t>
      </w:r>
    </w:p>
    <w:p w:rsidR="00BF506A" w:rsidRDefault="00BF506A" w:rsidP="00BF506A">
      <w:r>
        <w:t>REFERENCIA :</w:t>
      </w:r>
      <w:r>
        <w:tab/>
      </w:r>
      <w:r>
        <w:rPr>
          <w:b/>
        </w:rPr>
        <w:t xml:space="preserve">QUESITO    RIONEGRO  220   gm  </w:t>
      </w:r>
    </w:p>
    <w:p w:rsidR="00BF506A" w:rsidRDefault="00BF506A" w:rsidP="00BF506A"/>
    <w:p w:rsidR="00BF506A" w:rsidRDefault="00BF506A" w:rsidP="00BF506A"/>
    <w:p w:rsidR="00BF506A" w:rsidRDefault="00BF506A" w:rsidP="00BF506A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>
        <w:rPr>
          <w:bCs/>
        </w:rPr>
        <w:t>Cyreles   en  su planta</w:t>
      </w:r>
    </w:p>
    <w:p w:rsidR="00BF506A" w:rsidRDefault="00BF506A" w:rsidP="00BF506A">
      <w:pPr>
        <w:rPr>
          <w:b/>
        </w:rPr>
      </w:pPr>
      <w:r>
        <w:t xml:space="preserve">                   -   Anexo  Arte  para   alturas y Tonos.</w:t>
      </w:r>
      <w:r>
        <w:tab/>
        <w:t xml:space="preserve">        </w:t>
      </w:r>
      <w:r>
        <w:tab/>
        <w:t xml:space="preserve">        </w:t>
      </w: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BF506A" w:rsidRDefault="00BF506A" w:rsidP="00BF506A">
      <w:pPr>
        <w:rPr>
          <w:b/>
        </w:rPr>
      </w:pPr>
      <w:r>
        <w:rPr>
          <w:b/>
        </w:rPr>
        <w:tab/>
        <w:t xml:space="preserve">        -  EL MATERIAL  LO ENVIA  P.U</w:t>
      </w:r>
    </w:p>
    <w:p w:rsidR="00BF506A" w:rsidRDefault="00BF506A" w:rsidP="00BF506A">
      <w:pPr>
        <w:rPr>
          <w:b/>
        </w:rPr>
      </w:pPr>
      <w:r>
        <w:rPr>
          <w:b/>
        </w:rPr>
        <w:tab/>
        <w:t xml:space="preserve">        -  CODIGO    </w:t>
      </w:r>
      <w:r w:rsidRPr="00FC6897">
        <w:rPr>
          <w:b/>
          <w:sz w:val="32"/>
          <w:szCs w:val="32"/>
        </w:rPr>
        <w:t>7703686701072</w:t>
      </w:r>
    </w:p>
    <w:p w:rsidR="00BF506A" w:rsidRDefault="00BF506A" w:rsidP="00BF506A">
      <w:pPr>
        <w:rPr>
          <w:b/>
        </w:rPr>
      </w:pPr>
      <w:r>
        <w:rPr>
          <w:b/>
        </w:rPr>
        <w:tab/>
        <w:t xml:space="preserve">        </w:t>
      </w:r>
      <w:r>
        <w:rPr>
          <w:b/>
        </w:rPr>
        <w:tab/>
        <w:t xml:space="preserve">      </w:t>
      </w:r>
    </w:p>
    <w:p w:rsidR="00BF506A" w:rsidRDefault="00BF506A" w:rsidP="00BF506A"/>
    <w:p w:rsidR="00BF506A" w:rsidRDefault="00BF506A" w:rsidP="00BF506A">
      <w:r>
        <w:tab/>
      </w:r>
    </w:p>
    <w:p w:rsidR="00BF506A" w:rsidRDefault="00BF506A" w:rsidP="00BF506A">
      <w:r>
        <w:t>Agradezco la atención y colaboración prestada.</w:t>
      </w:r>
    </w:p>
    <w:p w:rsidR="00BF506A" w:rsidRDefault="00BF506A" w:rsidP="00BF506A"/>
    <w:p w:rsidR="00BF506A" w:rsidRDefault="00BF506A" w:rsidP="00BF506A"/>
    <w:p w:rsidR="00BF506A" w:rsidRDefault="00BF506A" w:rsidP="00BF506A">
      <w:r>
        <w:t>Cordialmente</w:t>
      </w:r>
    </w:p>
    <w:p w:rsidR="00BF506A" w:rsidRDefault="00BF506A" w:rsidP="00BF506A"/>
    <w:p w:rsidR="00BF506A" w:rsidRDefault="00BF506A" w:rsidP="00BF506A"/>
    <w:p w:rsidR="00BF506A" w:rsidRDefault="00BF506A" w:rsidP="00BF506A">
      <w:r>
        <w:t>RICARDO CASAS ZAPATA</w:t>
      </w:r>
    </w:p>
    <w:p w:rsidR="00BF506A" w:rsidRDefault="00BF506A" w:rsidP="00BF506A">
      <w:r>
        <w:lastRenderedPageBreak/>
        <w:t>Director.</w:t>
      </w:r>
    </w:p>
    <w:p w:rsidR="00BF506A" w:rsidRDefault="00BF506A" w:rsidP="00BF506A"/>
    <w:p w:rsidR="00BF506A" w:rsidRDefault="00BF506A" w:rsidP="00280724">
      <w:pPr>
        <w:rPr>
          <w:b/>
        </w:rPr>
      </w:pPr>
    </w:p>
    <w:p w:rsidR="00FB5D73" w:rsidRDefault="00FB5D73" w:rsidP="00280724">
      <w:pPr>
        <w:rPr>
          <w:b/>
        </w:rPr>
      </w:pPr>
    </w:p>
    <w:p w:rsidR="00FB5D73" w:rsidRDefault="00FB5D73" w:rsidP="00280724">
      <w:pPr>
        <w:rPr>
          <w:b/>
        </w:rPr>
      </w:pPr>
    </w:p>
    <w:p w:rsidR="00FB5D73" w:rsidRDefault="00FB5D73" w:rsidP="00280724">
      <w:pPr>
        <w:rPr>
          <w:b/>
        </w:rPr>
      </w:pPr>
    </w:p>
    <w:p w:rsidR="00FB5D73" w:rsidRDefault="00FB5D73" w:rsidP="00FB5D73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FB5D73" w:rsidRDefault="00FB5D73" w:rsidP="00FB5D73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FB5D73" w:rsidRDefault="00FB5D73" w:rsidP="00FB5D73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FB5D73" w:rsidRDefault="00FB5D73" w:rsidP="00FB5D73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FB5D73" w:rsidRDefault="00FB5D73" w:rsidP="00FB5D73">
      <w:pPr>
        <w:rPr>
          <w:b/>
          <w:bCs/>
        </w:rPr>
      </w:pPr>
    </w:p>
    <w:p w:rsidR="00FB5D73" w:rsidRDefault="00FB5D73" w:rsidP="00FB5D73">
      <w:pPr>
        <w:pStyle w:val="Ttulo1"/>
      </w:pPr>
      <w:r>
        <w:t>ORDEN DE TRABAJO      N°      08442</w:t>
      </w:r>
      <w:r w:rsidR="00CE5EE1">
        <w:t>-1</w:t>
      </w:r>
    </w:p>
    <w:p w:rsidR="00FB5D73" w:rsidRDefault="00FB5D73" w:rsidP="00FB5D73"/>
    <w:p w:rsidR="00FB5D73" w:rsidRDefault="00FB5D73" w:rsidP="00FB5D73"/>
    <w:p w:rsidR="00FB5D73" w:rsidRDefault="00FB5D73" w:rsidP="00FB5D73">
      <w:r>
        <w:t>FECHA:</w:t>
      </w:r>
      <w:r>
        <w:tab/>
        <w:t>Medellín,  Junio    07   de  2011</w:t>
      </w:r>
    </w:p>
    <w:p w:rsidR="00FB5D73" w:rsidRDefault="00FB5D73" w:rsidP="00FB5D73">
      <w:r>
        <w:t>PARA:</w:t>
      </w:r>
      <w:r>
        <w:tab/>
      </w:r>
      <w:r>
        <w:tab/>
        <w:t>PLÁSTICOS DARMA</w:t>
      </w:r>
    </w:p>
    <w:p w:rsidR="00FB5D73" w:rsidRDefault="00FB5D73" w:rsidP="00FB5D73">
      <w:r>
        <w:t>ATENCIÓN:</w:t>
      </w:r>
      <w:r>
        <w:tab/>
        <w:t>Sr. Darío Jaramillo</w:t>
      </w:r>
    </w:p>
    <w:p w:rsidR="00FB5D73" w:rsidRDefault="00FB5D73" w:rsidP="00FB5D73">
      <w:r>
        <w:tab/>
      </w:r>
      <w:r>
        <w:tab/>
        <w:t>Gerente.</w:t>
      </w:r>
    </w:p>
    <w:p w:rsidR="00FB5D73" w:rsidRDefault="00FB5D73" w:rsidP="00FB5D73"/>
    <w:p w:rsidR="00FB5D73" w:rsidRDefault="00FB5D73" w:rsidP="00FB5D73">
      <w:r>
        <w:t>Apreciado Don Darío :</w:t>
      </w:r>
    </w:p>
    <w:p w:rsidR="00FB5D73" w:rsidRDefault="00FB5D73" w:rsidP="00FB5D73">
      <w:r>
        <w:t xml:space="preserve"> </w:t>
      </w:r>
    </w:p>
    <w:p w:rsidR="00FB5D73" w:rsidRDefault="00FB5D73" w:rsidP="00FB5D73">
      <w:r>
        <w:t>Con la presente estamos solicitando el siguiente servicio de   IMPRESIÓN  :</w:t>
      </w:r>
    </w:p>
    <w:p w:rsidR="00FB5D73" w:rsidRDefault="00FB5D73" w:rsidP="00FB5D73"/>
    <w:p w:rsidR="00FB5D73" w:rsidRDefault="00FB5D73" w:rsidP="00FB5D73">
      <w:pPr>
        <w:rPr>
          <w:b/>
          <w:bCs/>
          <w:u w:val="single"/>
        </w:rPr>
      </w:pPr>
    </w:p>
    <w:p w:rsidR="00FB5D73" w:rsidRDefault="00FB5D73" w:rsidP="00FB5D73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FB5D73" w:rsidRDefault="00FB5D73" w:rsidP="00FB5D73"/>
    <w:p w:rsidR="00FB5D73" w:rsidRDefault="00FB5D73" w:rsidP="00FB5D73">
      <w:r>
        <w:t>MATERIAL:</w:t>
      </w:r>
      <w:r>
        <w:tab/>
      </w:r>
      <w:r>
        <w:tab/>
        <w:t>Polietileno     Lamina    Transparente COEXTRUIDA</w:t>
      </w:r>
    </w:p>
    <w:p w:rsidR="00FB5D73" w:rsidRDefault="00FB5D73" w:rsidP="00FB5D73">
      <w:r>
        <w:t>MEDIDA:</w:t>
      </w:r>
      <w:r>
        <w:tab/>
      </w:r>
      <w:r>
        <w:tab/>
      </w:r>
      <w:r>
        <w:rPr>
          <w:b/>
        </w:rPr>
        <w:t xml:space="preserve">32.5 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FB5D73" w:rsidRPr="006D12B2" w:rsidRDefault="00FB5D73" w:rsidP="00FB5D73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FB5D73" w:rsidRDefault="00FB5D73" w:rsidP="00FB5D73">
      <w:r>
        <w:t>TRATADO:</w:t>
      </w:r>
      <w:r>
        <w:tab/>
      </w:r>
      <w:r>
        <w:tab/>
        <w:t>1  Cara</w:t>
      </w:r>
    </w:p>
    <w:p w:rsidR="00FB5D73" w:rsidRDefault="00FB5D73" w:rsidP="00FB5D73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>
        <w:rPr>
          <w:b/>
        </w:rPr>
        <w:t xml:space="preserve">200  </w:t>
      </w:r>
      <w:r w:rsidRPr="00900A5A">
        <w:rPr>
          <w:b/>
        </w:rPr>
        <w:t xml:space="preserve">  Kg</w:t>
      </w:r>
      <w:r>
        <w:t>.</w:t>
      </w:r>
    </w:p>
    <w:p w:rsidR="00FB5D73" w:rsidRDefault="00FB5D73" w:rsidP="00FB5D73">
      <w:r>
        <w:t>COLORES:</w:t>
      </w:r>
      <w:r>
        <w:tab/>
      </w:r>
      <w:r>
        <w:tab/>
        <w:t xml:space="preserve">3    (  Blanco – Negro - Verde   )   </w:t>
      </w:r>
    </w:p>
    <w:p w:rsidR="00FB5D73" w:rsidRDefault="00FB5D73" w:rsidP="00FB5D73">
      <w:r>
        <w:t>CARAS:</w:t>
      </w:r>
      <w:r>
        <w:tab/>
      </w:r>
      <w:r>
        <w:tab/>
        <w:t>1  (3 x 1  )</w:t>
      </w:r>
    </w:p>
    <w:p w:rsidR="00FB5D73" w:rsidRDefault="00FB5D73" w:rsidP="00FB5D73">
      <w:r>
        <w:t>REPETICIÓN:</w:t>
      </w:r>
      <w:r>
        <w:tab/>
        <w:t xml:space="preserve">11   Cms   </w:t>
      </w:r>
    </w:p>
    <w:p w:rsidR="00FB5D73" w:rsidRPr="00900A5A" w:rsidRDefault="00FB5D73" w:rsidP="00FB5D73">
      <w:pPr>
        <w:rPr>
          <w:b/>
        </w:rPr>
      </w:pPr>
      <w:r>
        <w:t xml:space="preserve">RODILLO  :               </w:t>
      </w:r>
      <w:r>
        <w:rPr>
          <w:b/>
        </w:rPr>
        <w:t>45</w:t>
      </w:r>
    </w:p>
    <w:p w:rsidR="00FB5D73" w:rsidRDefault="00FB5D73" w:rsidP="00FB5D73">
      <w:r>
        <w:t>LAMINA:</w:t>
      </w:r>
      <w:r>
        <w:tab/>
      </w:r>
      <w:r>
        <w:tab/>
        <w:t>15.5    Cms    REFILADA PARA EMPAQUETADORA</w:t>
      </w:r>
    </w:p>
    <w:p w:rsidR="00FB5D73" w:rsidRDefault="00FB5D73" w:rsidP="00FB5D73">
      <w:r>
        <w:t>FOTOCAELDA:</w:t>
      </w:r>
      <w:r>
        <w:tab/>
        <w:t>Según muestra con doble  color</w:t>
      </w:r>
    </w:p>
    <w:p w:rsidR="00FB5D73" w:rsidRPr="00146B92" w:rsidRDefault="00FB5D73" w:rsidP="00FB5D73">
      <w:pPr>
        <w:rPr>
          <w:b/>
        </w:rPr>
      </w:pPr>
      <w:r>
        <w:t>REFERENCIA:</w:t>
      </w:r>
      <w:r>
        <w:tab/>
      </w:r>
      <w:r>
        <w:rPr>
          <w:b/>
        </w:rPr>
        <w:t xml:space="preserve">PULPA    </w:t>
      </w:r>
      <w:r w:rsidR="00CE5EE1">
        <w:rPr>
          <w:b/>
          <w:u w:val="single"/>
        </w:rPr>
        <w:t>GUAYABA</w:t>
      </w:r>
      <w:r>
        <w:rPr>
          <w:b/>
        </w:rPr>
        <w:t xml:space="preserve">   90  GMS</w:t>
      </w:r>
    </w:p>
    <w:p w:rsidR="00FB5D73" w:rsidRDefault="00FB5D73" w:rsidP="00FB5D73">
      <w:r>
        <w:tab/>
      </w:r>
      <w:r>
        <w:tab/>
      </w:r>
      <w:r>
        <w:tab/>
      </w:r>
    </w:p>
    <w:p w:rsidR="00FB5D73" w:rsidRDefault="00FB5D73" w:rsidP="00FB5D73"/>
    <w:p w:rsidR="00FB5D73" w:rsidRDefault="00FB5D73" w:rsidP="00FB5D73">
      <w:r>
        <w:rPr>
          <w:b/>
          <w:bCs/>
          <w:u w:val="single"/>
        </w:rPr>
        <w:t>NOTA:</w:t>
      </w:r>
      <w:r w:rsidR="00CE5EE1">
        <w:t xml:space="preserve">  - Cyreles  LOS  ENVIA  GRAFYFLEX</w:t>
      </w:r>
    </w:p>
    <w:p w:rsidR="00FB5D73" w:rsidRDefault="00FB5D73" w:rsidP="00FB5D73">
      <w:pPr>
        <w:pStyle w:val="Prrafodelista"/>
        <w:numPr>
          <w:ilvl w:val="0"/>
          <w:numId w:val="2"/>
        </w:numPr>
      </w:pPr>
      <w:r>
        <w:t xml:space="preserve"> Se aprueba  impresión</w:t>
      </w:r>
    </w:p>
    <w:p w:rsidR="00FB5D73" w:rsidRDefault="00FB5D73" w:rsidP="00FB5D73">
      <w:pPr>
        <w:pStyle w:val="Prrafodelista"/>
        <w:numPr>
          <w:ilvl w:val="0"/>
          <w:numId w:val="2"/>
        </w:numPr>
      </w:pPr>
      <w:r>
        <w:t>UTILIZAR  TINTAS ANTIGRASA</w:t>
      </w:r>
    </w:p>
    <w:p w:rsidR="00FB5D73" w:rsidRDefault="00FB5D73" w:rsidP="00FB5D73"/>
    <w:p w:rsidR="00FB5D73" w:rsidRDefault="00FB5D73" w:rsidP="00FB5D73"/>
    <w:p w:rsidR="00FB5D73" w:rsidRDefault="00FB5D73" w:rsidP="00FB5D73"/>
    <w:p w:rsidR="00FB5D73" w:rsidRDefault="00FB5D73" w:rsidP="00FB5D73">
      <w:r>
        <w:t>Agradezco la atención y colaboración prestada.</w:t>
      </w:r>
    </w:p>
    <w:p w:rsidR="00FB5D73" w:rsidRDefault="00FB5D73" w:rsidP="00FB5D73"/>
    <w:p w:rsidR="00FB5D73" w:rsidRDefault="00FB5D73" w:rsidP="00FB5D73">
      <w:r>
        <w:t>Cordialmente,</w:t>
      </w:r>
    </w:p>
    <w:p w:rsidR="00FB5D73" w:rsidRDefault="00FB5D73" w:rsidP="00FB5D73"/>
    <w:p w:rsidR="00FB5D73" w:rsidRPr="00F4077E" w:rsidRDefault="00FB5D73" w:rsidP="00FB5D73">
      <w:pPr>
        <w:rPr>
          <w:b/>
        </w:rPr>
      </w:pPr>
    </w:p>
    <w:p w:rsidR="00FB5D73" w:rsidRDefault="00FB5D73" w:rsidP="00FB5D73"/>
    <w:p w:rsidR="00FB5D73" w:rsidRDefault="00FB5D73" w:rsidP="00FB5D73">
      <w:r>
        <w:t>RICARDO CASAS ZAPATA</w:t>
      </w:r>
    </w:p>
    <w:p w:rsidR="00FB5D73" w:rsidRDefault="00FB5D73" w:rsidP="00FB5D73">
      <w:r>
        <w:t>Director.</w:t>
      </w:r>
    </w:p>
    <w:p w:rsidR="00FB5D73" w:rsidRDefault="00FB5D73" w:rsidP="00FB5D73">
      <w:pPr>
        <w:rPr>
          <w:b/>
        </w:rPr>
      </w:pPr>
    </w:p>
    <w:p w:rsidR="00FB5D73" w:rsidRDefault="00FB5D73" w:rsidP="00280724">
      <w:pPr>
        <w:rPr>
          <w:b/>
        </w:rPr>
      </w:pPr>
    </w:p>
    <w:p w:rsidR="003F46D8" w:rsidRDefault="003F46D8" w:rsidP="003F46D8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3F46D8" w:rsidRDefault="003F46D8" w:rsidP="003F46D8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3F46D8" w:rsidRDefault="003F46D8" w:rsidP="003F46D8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3F46D8" w:rsidRDefault="003F46D8" w:rsidP="003F46D8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3F46D8" w:rsidRDefault="003F46D8" w:rsidP="003F46D8">
      <w:pPr>
        <w:pStyle w:val="Ttulo1"/>
      </w:pPr>
    </w:p>
    <w:p w:rsidR="003F46D8" w:rsidRDefault="003F46D8" w:rsidP="003F46D8">
      <w:pPr>
        <w:pStyle w:val="Ttulo1"/>
      </w:pPr>
      <w:r>
        <w:t>ORDEN DE TRABAJO     N°   08450</w:t>
      </w:r>
    </w:p>
    <w:p w:rsidR="003F46D8" w:rsidRDefault="003F46D8" w:rsidP="003F46D8"/>
    <w:p w:rsidR="003F46D8" w:rsidRDefault="003F46D8" w:rsidP="003F46D8">
      <w:r>
        <w:t>FECHA:</w:t>
      </w:r>
      <w:r>
        <w:tab/>
        <w:t>Medellín,  Junio  07     de     2011</w:t>
      </w:r>
    </w:p>
    <w:p w:rsidR="003F46D8" w:rsidRDefault="003F46D8" w:rsidP="003F46D8">
      <w:r>
        <w:t>PARA:</w:t>
      </w:r>
      <w:r>
        <w:tab/>
      </w:r>
      <w:r>
        <w:tab/>
        <w:t>PLÁSTICOS DARMA</w:t>
      </w:r>
    </w:p>
    <w:p w:rsidR="003F46D8" w:rsidRDefault="003F46D8" w:rsidP="003F46D8">
      <w:r>
        <w:t>ATENCIÓN:</w:t>
      </w:r>
      <w:r>
        <w:tab/>
        <w:t>Sr. Darío Jaramillo</w:t>
      </w:r>
    </w:p>
    <w:p w:rsidR="003F46D8" w:rsidRDefault="003F46D8" w:rsidP="003F46D8">
      <w:r>
        <w:tab/>
      </w:r>
      <w:r>
        <w:tab/>
        <w:t>Gerente.</w:t>
      </w:r>
    </w:p>
    <w:p w:rsidR="003F46D8" w:rsidRDefault="003F46D8" w:rsidP="003F46D8"/>
    <w:p w:rsidR="003F46D8" w:rsidRDefault="003F46D8" w:rsidP="003F46D8">
      <w:r>
        <w:t>Apreciado Don Darío :</w:t>
      </w:r>
    </w:p>
    <w:p w:rsidR="003F46D8" w:rsidRDefault="003F46D8" w:rsidP="003F46D8">
      <w:r>
        <w:t xml:space="preserve"> </w:t>
      </w:r>
    </w:p>
    <w:p w:rsidR="003F46D8" w:rsidRDefault="003F46D8" w:rsidP="003F46D8">
      <w:r>
        <w:t>Con la presente estamos solicitando el siguiente servicio de EXTRUSION E IMPRESION:</w:t>
      </w:r>
    </w:p>
    <w:p w:rsidR="003F46D8" w:rsidRDefault="003F46D8" w:rsidP="003F46D8"/>
    <w:p w:rsidR="003F46D8" w:rsidRDefault="003F46D8" w:rsidP="003F46D8">
      <w:pPr>
        <w:rPr>
          <w:b/>
          <w:bCs/>
          <w:u w:val="single"/>
        </w:rPr>
      </w:pPr>
      <w:r>
        <w:rPr>
          <w:b/>
          <w:bCs/>
          <w:u w:val="single"/>
        </w:rPr>
        <w:t>EXTRUSIÓN:</w:t>
      </w:r>
    </w:p>
    <w:p w:rsidR="003F46D8" w:rsidRDefault="003F46D8" w:rsidP="003F46D8">
      <w:r>
        <w:t>MATERIAL:</w:t>
      </w:r>
      <w:r>
        <w:tab/>
      </w:r>
      <w:r>
        <w:tab/>
        <w:t xml:space="preserve">Polietileno BAJA  </w:t>
      </w:r>
      <w:r>
        <w:rPr>
          <w:u w:val="single"/>
        </w:rPr>
        <w:t xml:space="preserve">Tubular </w:t>
      </w:r>
    </w:p>
    <w:p w:rsidR="003F46D8" w:rsidRDefault="003F46D8" w:rsidP="003F46D8">
      <w:r>
        <w:t>MEDIDA:</w:t>
      </w:r>
      <w:r>
        <w:tab/>
      </w:r>
      <w:r>
        <w:tab/>
      </w:r>
      <w:r>
        <w:rPr>
          <w:b/>
        </w:rPr>
        <w:t>16</w:t>
      </w:r>
      <w:r>
        <w:t xml:space="preserve">    Cms.</w:t>
      </w:r>
    </w:p>
    <w:p w:rsidR="003F46D8" w:rsidRDefault="003F46D8" w:rsidP="003F46D8">
      <w:r>
        <w:t>CALIBRE:</w:t>
      </w:r>
      <w:r>
        <w:tab/>
      </w:r>
      <w:r>
        <w:tab/>
      </w:r>
      <w:r w:rsidR="00FD5570">
        <w:rPr>
          <w:b/>
        </w:rPr>
        <w:t>2.5</w:t>
      </w:r>
      <w:r>
        <w:rPr>
          <w:b/>
        </w:rPr>
        <w:t xml:space="preserve"> </w:t>
      </w:r>
      <w:r>
        <w:t xml:space="preserve">  ”</w:t>
      </w:r>
    </w:p>
    <w:p w:rsidR="003F46D8" w:rsidRDefault="003F46D8" w:rsidP="003F46D8">
      <w:r>
        <w:t>COLOR:</w:t>
      </w:r>
      <w:r>
        <w:tab/>
      </w:r>
      <w:r>
        <w:tab/>
        <w:t>Transparente</w:t>
      </w:r>
    </w:p>
    <w:p w:rsidR="003F46D8" w:rsidRDefault="003F46D8" w:rsidP="003F46D8">
      <w:r>
        <w:t>TRATADO:</w:t>
      </w:r>
      <w:r>
        <w:tab/>
      </w:r>
      <w:r>
        <w:tab/>
        <w:t>2  Caras.</w:t>
      </w:r>
    </w:p>
    <w:p w:rsidR="003F46D8" w:rsidRDefault="003F46D8" w:rsidP="003F46D8">
      <w:r>
        <w:t>MEZCLA:</w:t>
      </w:r>
      <w:r>
        <w:tab/>
      </w:r>
      <w:r>
        <w:tab/>
        <w:t xml:space="preserve">Baja  25  kg – Lineal  7.5  </w:t>
      </w:r>
    </w:p>
    <w:p w:rsidR="003F46D8" w:rsidRDefault="003F46D8" w:rsidP="003F46D8">
      <w:r>
        <w:t>CANTIDAD:</w:t>
      </w:r>
      <w:r>
        <w:tab/>
      </w:r>
      <w:r>
        <w:tab/>
        <w:t>80</w:t>
      </w:r>
      <w:r w:rsidRPr="00521768">
        <w:rPr>
          <w:b/>
        </w:rPr>
        <w:t xml:space="preserve">  </w:t>
      </w:r>
      <w:r>
        <w:t xml:space="preserve"> Kg.</w:t>
      </w:r>
    </w:p>
    <w:p w:rsidR="003F46D8" w:rsidRDefault="003F46D8" w:rsidP="003F46D8">
      <w:pPr>
        <w:rPr>
          <w:b/>
          <w:bCs/>
          <w:u w:val="single"/>
        </w:rPr>
      </w:pPr>
    </w:p>
    <w:p w:rsidR="003F46D8" w:rsidRDefault="003F46D8" w:rsidP="003F46D8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3F46D8" w:rsidRDefault="003F46D8" w:rsidP="003F46D8">
      <w:r>
        <w:t>COLORES:</w:t>
      </w:r>
      <w:r>
        <w:tab/>
      </w:r>
      <w:r>
        <w:tab/>
        <w:t>5   (   Blanco   – Amarillo – Verde  - Negro – Naranja   )</w:t>
      </w:r>
    </w:p>
    <w:p w:rsidR="003F46D8" w:rsidRDefault="003F46D8" w:rsidP="003F46D8">
      <w:r>
        <w:t>CARAS:</w:t>
      </w:r>
      <w:r>
        <w:tab/>
      </w:r>
      <w:r>
        <w:tab/>
        <w:t>2  ( 4  x 2  - 4 x 2 ) Tambor  Central con angulo</w:t>
      </w:r>
    </w:p>
    <w:p w:rsidR="003F46D8" w:rsidRDefault="003F46D8" w:rsidP="003F46D8">
      <w:r>
        <w:t>REPETICIÓN:</w:t>
      </w:r>
      <w:r>
        <w:tab/>
        <w:t xml:space="preserve">35    Cms. </w:t>
      </w:r>
    </w:p>
    <w:p w:rsidR="003F46D8" w:rsidRDefault="003F46D8" w:rsidP="003F46D8">
      <w:r>
        <w:t>RODILLO :                35</w:t>
      </w:r>
    </w:p>
    <w:p w:rsidR="003F46D8" w:rsidRDefault="003F46D8" w:rsidP="003F46D8">
      <w:r>
        <w:t>SELLADO:</w:t>
      </w:r>
      <w:r>
        <w:tab/>
      </w:r>
      <w:r>
        <w:tab/>
        <w:t>Fondo</w:t>
      </w:r>
    </w:p>
    <w:p w:rsidR="003F46D8" w:rsidRDefault="003F46D8" w:rsidP="003F46D8">
      <w:pPr>
        <w:rPr>
          <w:b/>
        </w:rPr>
      </w:pPr>
      <w:r>
        <w:t>REFERENCIA:</w:t>
      </w:r>
      <w:r>
        <w:tab/>
      </w:r>
      <w:r>
        <w:rPr>
          <w:b/>
        </w:rPr>
        <w:t>CANOA   PIÑA    900    gms</w:t>
      </w:r>
    </w:p>
    <w:p w:rsidR="003F46D8" w:rsidRDefault="003F46D8" w:rsidP="003F46D8">
      <w:pPr>
        <w:rPr>
          <w:b/>
        </w:rPr>
      </w:pPr>
      <w:r>
        <w:rPr>
          <w:b/>
        </w:rPr>
        <w:tab/>
      </w:r>
      <w:r>
        <w:rPr>
          <w:b/>
        </w:rPr>
        <w:tab/>
      </w:r>
    </w:p>
    <w:p w:rsidR="003F46D8" w:rsidRDefault="003F46D8" w:rsidP="003F46D8"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3F46D8" w:rsidRDefault="003F46D8" w:rsidP="003F46D8">
      <w:r>
        <w:rPr>
          <w:b/>
          <w:bCs/>
          <w:u w:val="single"/>
        </w:rPr>
        <w:t>NOTA:</w:t>
      </w:r>
      <w:r>
        <w:t xml:space="preserve">             - L</w:t>
      </w:r>
      <w:r w:rsidR="00CF4059">
        <w:t>os cyreles   en  su planta</w:t>
      </w:r>
    </w:p>
    <w:p w:rsidR="003F46D8" w:rsidRDefault="003F46D8" w:rsidP="003F46D8">
      <w:pPr>
        <w:numPr>
          <w:ilvl w:val="0"/>
          <w:numId w:val="2"/>
        </w:numPr>
      </w:pPr>
      <w:r>
        <w:t>Altura y tonos según   Muestra  Fisica</w:t>
      </w:r>
    </w:p>
    <w:p w:rsidR="003F46D8" w:rsidRDefault="003F46D8" w:rsidP="003F46D8">
      <w:pPr>
        <w:numPr>
          <w:ilvl w:val="0"/>
          <w:numId w:val="2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CONTROLA  BIEN  LA MEDIDA</w:t>
      </w:r>
    </w:p>
    <w:p w:rsidR="003F46D8" w:rsidRPr="00547F4C" w:rsidRDefault="003F46D8" w:rsidP="003F46D8">
      <w:pPr>
        <w:rPr>
          <w:sz w:val="40"/>
          <w:szCs w:val="40"/>
        </w:rPr>
      </w:pPr>
    </w:p>
    <w:p w:rsidR="003F46D8" w:rsidRDefault="003F46D8" w:rsidP="003F46D8">
      <w:r>
        <w:t>Agradezco la atención y colaboración prestada.</w:t>
      </w:r>
    </w:p>
    <w:p w:rsidR="003F46D8" w:rsidRDefault="003F46D8" w:rsidP="003F46D8"/>
    <w:p w:rsidR="003F46D8" w:rsidRDefault="003F46D8" w:rsidP="003F46D8"/>
    <w:p w:rsidR="003F46D8" w:rsidRDefault="003F46D8" w:rsidP="003F46D8">
      <w:r>
        <w:t>Cordialmente,</w:t>
      </w:r>
    </w:p>
    <w:p w:rsidR="003F46D8" w:rsidRDefault="003F46D8" w:rsidP="003F46D8"/>
    <w:p w:rsidR="003F46D8" w:rsidRDefault="003F46D8" w:rsidP="003F46D8"/>
    <w:p w:rsidR="003F46D8" w:rsidRDefault="003F46D8" w:rsidP="003F46D8">
      <w:r>
        <w:lastRenderedPageBreak/>
        <w:t>RICARDO CASAS ZAPATA</w:t>
      </w:r>
    </w:p>
    <w:p w:rsidR="003F46D8" w:rsidRDefault="003F46D8" w:rsidP="003F46D8">
      <w:r>
        <w:t>Director.</w:t>
      </w:r>
    </w:p>
    <w:p w:rsidR="00FB5D73" w:rsidRDefault="00FB5D73" w:rsidP="00280724">
      <w:pPr>
        <w:rPr>
          <w:b/>
        </w:rPr>
      </w:pPr>
    </w:p>
    <w:p w:rsidR="00A34FB0" w:rsidRDefault="00A34FB0" w:rsidP="00280724">
      <w:pPr>
        <w:rPr>
          <w:b/>
        </w:rPr>
      </w:pPr>
    </w:p>
    <w:p w:rsidR="00A34FB0" w:rsidRDefault="00A34FB0" w:rsidP="00280724">
      <w:pPr>
        <w:rPr>
          <w:b/>
        </w:rPr>
      </w:pPr>
    </w:p>
    <w:p w:rsidR="00A34FB0" w:rsidRDefault="00A34FB0" w:rsidP="00A34FB0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A34FB0" w:rsidRDefault="00A34FB0" w:rsidP="00A34FB0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A34FB0" w:rsidRDefault="00A34FB0" w:rsidP="00A34FB0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A34FB0" w:rsidRDefault="00A34FB0" w:rsidP="00A34FB0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A34FB0" w:rsidRDefault="00A34FB0" w:rsidP="00A34FB0"/>
    <w:p w:rsidR="00A34FB0" w:rsidRDefault="00A34FB0" w:rsidP="00A34FB0">
      <w:pPr>
        <w:pStyle w:val="Ttulo1"/>
      </w:pPr>
      <w:r>
        <w:t>ORDEN DE TRABAJO    N°     08327</w:t>
      </w:r>
    </w:p>
    <w:p w:rsidR="00A34FB0" w:rsidRDefault="00A34FB0" w:rsidP="00A34FB0"/>
    <w:p w:rsidR="00A34FB0" w:rsidRDefault="00A34FB0" w:rsidP="00A34FB0">
      <w:r>
        <w:t>FECHA:</w:t>
      </w:r>
      <w:r>
        <w:tab/>
        <w:t>Medellín,  Junio   08   de  2011</w:t>
      </w:r>
    </w:p>
    <w:p w:rsidR="00A34FB0" w:rsidRDefault="00A34FB0" w:rsidP="00A34FB0">
      <w:r>
        <w:t>PARA:</w:t>
      </w:r>
      <w:r>
        <w:tab/>
      </w:r>
      <w:r>
        <w:tab/>
        <w:t>PLÁSTICOS DARMA</w:t>
      </w:r>
    </w:p>
    <w:p w:rsidR="00A34FB0" w:rsidRDefault="00A34FB0" w:rsidP="00A34FB0">
      <w:r>
        <w:t>ATENCIÓN:</w:t>
      </w:r>
      <w:r>
        <w:tab/>
        <w:t>Sr. Darío Jaramillo</w:t>
      </w:r>
    </w:p>
    <w:p w:rsidR="00A34FB0" w:rsidRDefault="00A34FB0" w:rsidP="00A34FB0">
      <w:r>
        <w:tab/>
      </w:r>
      <w:r>
        <w:tab/>
        <w:t>Gerente.</w:t>
      </w:r>
    </w:p>
    <w:p w:rsidR="00A34FB0" w:rsidRDefault="00A34FB0" w:rsidP="00A34FB0"/>
    <w:p w:rsidR="00A34FB0" w:rsidRDefault="00A34FB0" w:rsidP="00A34FB0">
      <w:r>
        <w:t>Apreciado Don Darío :</w:t>
      </w:r>
    </w:p>
    <w:p w:rsidR="00A34FB0" w:rsidRDefault="00A34FB0" w:rsidP="00A34FB0">
      <w:r>
        <w:t xml:space="preserve"> </w:t>
      </w:r>
    </w:p>
    <w:p w:rsidR="00A34FB0" w:rsidRDefault="00A34FB0" w:rsidP="00A34FB0">
      <w:r>
        <w:t xml:space="preserve">Con la presente estamos solicitando el siguiente servicio de  </w:t>
      </w:r>
      <w:r w:rsidRPr="00F3741C">
        <w:rPr>
          <w:u w:val="single"/>
        </w:rPr>
        <w:t>IMPRESION</w:t>
      </w:r>
      <w:r>
        <w:t>:</w:t>
      </w:r>
    </w:p>
    <w:p w:rsidR="00A34FB0" w:rsidRDefault="00A34FB0" w:rsidP="00A34FB0"/>
    <w:p w:rsidR="00A34FB0" w:rsidRDefault="00A34FB0" w:rsidP="00A34FB0">
      <w:pPr>
        <w:rPr>
          <w:b/>
          <w:bCs/>
          <w:u w:val="single"/>
        </w:rPr>
      </w:pPr>
    </w:p>
    <w:p w:rsidR="00A34FB0" w:rsidRDefault="00A34FB0" w:rsidP="00A34FB0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A34FB0" w:rsidRDefault="00A34FB0" w:rsidP="00A34FB0"/>
    <w:p w:rsidR="00A34FB0" w:rsidRDefault="00A34FB0" w:rsidP="00A34FB0">
      <w:r>
        <w:t>MATERIAL:</w:t>
      </w:r>
      <w:r>
        <w:tab/>
      </w:r>
      <w:r>
        <w:tab/>
        <w:t>Polietileno BAJA  Tubular</w:t>
      </w:r>
    </w:p>
    <w:p w:rsidR="00A34FB0" w:rsidRPr="003F0627" w:rsidRDefault="00A34FB0" w:rsidP="00A34FB0">
      <w:pPr>
        <w:rPr>
          <w:b/>
        </w:rPr>
      </w:pPr>
      <w:r>
        <w:t>MEDIDA:</w:t>
      </w:r>
      <w:r>
        <w:tab/>
      </w:r>
      <w:r>
        <w:tab/>
      </w:r>
      <w:r>
        <w:rPr>
          <w:b/>
        </w:rPr>
        <w:t>88  cm</w:t>
      </w:r>
    </w:p>
    <w:p w:rsidR="00A34FB0" w:rsidRDefault="00A34FB0" w:rsidP="00A34FB0">
      <w:r>
        <w:t>CALIBRE:</w:t>
      </w:r>
      <w:r>
        <w:tab/>
      </w:r>
      <w:r>
        <w:tab/>
      </w:r>
      <w:r w:rsidRPr="000852A2">
        <w:rPr>
          <w:b/>
          <w:sz w:val="28"/>
          <w:szCs w:val="28"/>
        </w:rPr>
        <w:t>1.0   ”</w:t>
      </w:r>
    </w:p>
    <w:p w:rsidR="00A34FB0" w:rsidRDefault="00A34FB0" w:rsidP="00A34FB0">
      <w:r>
        <w:t>COLOR:</w:t>
      </w:r>
      <w:r>
        <w:tab/>
      </w:r>
      <w:r>
        <w:tab/>
        <w:t>Transparente</w:t>
      </w:r>
    </w:p>
    <w:p w:rsidR="00A34FB0" w:rsidRDefault="00A34FB0" w:rsidP="00A34FB0">
      <w:pPr>
        <w:rPr>
          <w:b/>
          <w:bCs/>
        </w:rPr>
      </w:pPr>
      <w:r>
        <w:t>CANTIDAD:</w:t>
      </w:r>
      <w:r>
        <w:tab/>
      </w:r>
      <w:r>
        <w:tab/>
      </w:r>
      <w:r>
        <w:rPr>
          <w:b/>
        </w:rPr>
        <w:t>1.300</w:t>
      </w:r>
      <w:r>
        <w:t xml:space="preserve">    Kg.</w:t>
      </w:r>
    </w:p>
    <w:p w:rsidR="00A34FB0" w:rsidRDefault="00A34FB0" w:rsidP="00A34FB0">
      <w:pPr>
        <w:rPr>
          <w:b/>
        </w:rPr>
      </w:pPr>
      <w:r>
        <w:t>COLORES:</w:t>
      </w:r>
      <w:r>
        <w:tab/>
      </w:r>
      <w:r>
        <w:tab/>
        <w:t xml:space="preserve">2  </w:t>
      </w:r>
    </w:p>
    <w:p w:rsidR="00A34FB0" w:rsidRPr="00D04766" w:rsidRDefault="00A34FB0" w:rsidP="00A34FB0">
      <w:pPr>
        <w:rPr>
          <w:b/>
        </w:rPr>
      </w:pPr>
      <w:r>
        <w:t>CARAS:</w:t>
      </w:r>
      <w:r>
        <w:tab/>
      </w:r>
      <w:r>
        <w:tab/>
        <w:t>1  (2x 1 )</w:t>
      </w:r>
    </w:p>
    <w:p w:rsidR="00A34FB0" w:rsidRDefault="00A34FB0" w:rsidP="00A34FB0">
      <w:r>
        <w:t>REPETICIÓN:</w:t>
      </w:r>
      <w:r>
        <w:tab/>
        <w:t xml:space="preserve">26    Cms. </w:t>
      </w:r>
    </w:p>
    <w:p w:rsidR="00A34FB0" w:rsidRDefault="00A34FB0" w:rsidP="00A34FB0">
      <w:r>
        <w:t>BOLSA:</w:t>
      </w:r>
      <w:r>
        <w:tab/>
      </w:r>
      <w:r>
        <w:tab/>
        <w:t xml:space="preserve">26   X   44  cm  </w:t>
      </w:r>
    </w:p>
    <w:p w:rsidR="00A34FB0" w:rsidRDefault="00A34FB0" w:rsidP="00A34FB0">
      <w:r>
        <w:t>RODILLO :                52</w:t>
      </w:r>
    </w:p>
    <w:p w:rsidR="00A34FB0" w:rsidRDefault="00A34FB0" w:rsidP="00A34FB0">
      <w:r>
        <w:t>SELLADO:</w:t>
      </w:r>
      <w:r>
        <w:tab/>
      </w:r>
      <w:r>
        <w:tab/>
        <w:t xml:space="preserve">Lateral  </w:t>
      </w:r>
    </w:p>
    <w:p w:rsidR="00A34FB0" w:rsidRPr="001F34F2" w:rsidRDefault="00A34FB0" w:rsidP="00A34FB0">
      <w:r w:rsidRPr="001F34F2">
        <w:t>REFERENCIA:</w:t>
      </w:r>
      <w:r w:rsidRPr="001F34F2">
        <w:tab/>
      </w:r>
      <w:r>
        <w:rPr>
          <w:b/>
        </w:rPr>
        <w:t>TESCO  BANACOL</w:t>
      </w:r>
    </w:p>
    <w:p w:rsidR="00A34FB0" w:rsidRPr="001F34F2" w:rsidRDefault="00A34FB0" w:rsidP="00A34FB0"/>
    <w:p w:rsidR="00A34FB0" w:rsidRPr="001F34F2" w:rsidRDefault="00A34FB0" w:rsidP="00A34FB0">
      <w:r w:rsidRPr="001F34F2">
        <w:rPr>
          <w:b/>
        </w:rPr>
        <w:tab/>
      </w:r>
      <w:r w:rsidRPr="001F34F2">
        <w:rPr>
          <w:b/>
        </w:rPr>
        <w:tab/>
      </w:r>
      <w:r w:rsidRPr="001F34F2">
        <w:rPr>
          <w:b/>
        </w:rPr>
        <w:tab/>
      </w:r>
    </w:p>
    <w:p w:rsidR="00A34FB0" w:rsidRDefault="00A34FB0" w:rsidP="00A34FB0">
      <w:r>
        <w:rPr>
          <w:b/>
          <w:bCs/>
          <w:u w:val="single"/>
        </w:rPr>
        <w:t>NOTA:</w:t>
      </w:r>
      <w:r>
        <w:t xml:space="preserve">  - Los cyreles  los envia  Grafiflex</w:t>
      </w:r>
    </w:p>
    <w:p w:rsidR="00A34FB0" w:rsidRDefault="00A34FB0" w:rsidP="00A34FB0">
      <w:pPr>
        <w:numPr>
          <w:ilvl w:val="0"/>
          <w:numId w:val="2"/>
        </w:numPr>
      </w:pPr>
      <w:r>
        <w:t>Altura y tonos según   Arte</w:t>
      </w:r>
    </w:p>
    <w:p w:rsidR="00A34FB0" w:rsidRDefault="00A34FB0" w:rsidP="00A34FB0">
      <w:pPr>
        <w:numPr>
          <w:ilvl w:val="0"/>
          <w:numId w:val="2"/>
        </w:numPr>
        <w:rPr>
          <w:b/>
        </w:rPr>
      </w:pPr>
      <w:r>
        <w:rPr>
          <w:b/>
        </w:rPr>
        <w:t>SE DEBEN SACAR ROLLOS PARTIDOS EN IMPRESIÓN</w:t>
      </w:r>
    </w:p>
    <w:p w:rsidR="00A34FB0" w:rsidRDefault="00A34FB0" w:rsidP="00A34FB0">
      <w:pPr>
        <w:numPr>
          <w:ilvl w:val="0"/>
          <w:numId w:val="2"/>
        </w:numPr>
        <w:rPr>
          <w:b/>
          <w:sz w:val="28"/>
          <w:szCs w:val="28"/>
        </w:rPr>
      </w:pPr>
      <w:r w:rsidRPr="00D128D6">
        <w:rPr>
          <w:b/>
          <w:sz w:val="28"/>
          <w:szCs w:val="28"/>
        </w:rPr>
        <w:t xml:space="preserve">COLOCAR GUIA EN </w:t>
      </w:r>
      <w:smartTag w:uri="urn:schemas-microsoft-com:office:smarttags" w:element="PersonName">
        <w:smartTagPr>
          <w:attr w:name="ProductID" w:val="LA PARTE INFERIOR"/>
        </w:smartTagPr>
        <w:smartTag w:uri="urn:schemas-microsoft-com:office:smarttags" w:element="PersonName">
          <w:smartTagPr>
            <w:attr w:name="ProductID" w:val="LA PARTE"/>
          </w:smartTagPr>
          <w:r w:rsidRPr="00D128D6">
            <w:rPr>
              <w:b/>
              <w:sz w:val="28"/>
              <w:szCs w:val="28"/>
            </w:rPr>
            <w:t>LA PARTE</w:t>
          </w:r>
        </w:smartTag>
        <w:r w:rsidRPr="00D128D6">
          <w:rPr>
            <w:b/>
            <w:sz w:val="28"/>
            <w:szCs w:val="28"/>
          </w:rPr>
          <w:t xml:space="preserve"> INFERIOR</w:t>
        </w:r>
      </w:smartTag>
    </w:p>
    <w:p w:rsidR="00A34FB0" w:rsidRDefault="00A34FB0" w:rsidP="00A34FB0">
      <w:pPr>
        <w:numPr>
          <w:ilvl w:val="0"/>
          <w:numId w:val="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P.U.  ENVIA EL TUBULAR</w:t>
      </w:r>
    </w:p>
    <w:p w:rsidR="00A34FB0" w:rsidRDefault="00A34FB0" w:rsidP="00A34FB0">
      <w:pPr>
        <w:ind w:left="1500"/>
        <w:rPr>
          <w:b/>
          <w:sz w:val="32"/>
          <w:szCs w:val="32"/>
        </w:rPr>
      </w:pPr>
    </w:p>
    <w:p w:rsidR="00A34FB0" w:rsidRPr="00465B97" w:rsidRDefault="00A34FB0" w:rsidP="00A34FB0"/>
    <w:p w:rsidR="00A34FB0" w:rsidRDefault="00A34FB0" w:rsidP="00A34FB0">
      <w:r>
        <w:t>Agradezco la atención y colaboración prestada.</w:t>
      </w:r>
    </w:p>
    <w:p w:rsidR="00A34FB0" w:rsidRDefault="00A34FB0" w:rsidP="00A34FB0"/>
    <w:p w:rsidR="00A34FB0" w:rsidRDefault="00A34FB0" w:rsidP="00A34FB0">
      <w:r>
        <w:t>Cordialmente,</w:t>
      </w:r>
    </w:p>
    <w:p w:rsidR="00A34FB0" w:rsidRDefault="00A34FB0" w:rsidP="00A34FB0"/>
    <w:p w:rsidR="00A34FB0" w:rsidRDefault="00A34FB0" w:rsidP="00A34FB0"/>
    <w:p w:rsidR="00A34FB0" w:rsidRDefault="00A34FB0" w:rsidP="00A34FB0">
      <w:smartTag w:uri="urn:schemas-microsoft-com:office:smarttags" w:element="PersonName">
        <w:smartTagPr>
          <w:attr w:name="ProductID" w:val="RICARDO CASAS ZAPATA"/>
        </w:smartTagPr>
        <w:r>
          <w:lastRenderedPageBreak/>
          <w:t>RICARDO CASAS ZAPATA</w:t>
        </w:r>
      </w:smartTag>
    </w:p>
    <w:p w:rsidR="00A34FB0" w:rsidRDefault="00A34FB0" w:rsidP="00A34FB0">
      <w:r>
        <w:t>Director.</w:t>
      </w:r>
    </w:p>
    <w:p w:rsidR="00A34FB0" w:rsidRDefault="00A34FB0" w:rsidP="00280724">
      <w:pPr>
        <w:rPr>
          <w:b/>
        </w:rPr>
      </w:pPr>
    </w:p>
    <w:p w:rsidR="00FA32DF" w:rsidRDefault="00FA32DF" w:rsidP="00280724">
      <w:pPr>
        <w:rPr>
          <w:b/>
        </w:rPr>
      </w:pPr>
    </w:p>
    <w:p w:rsidR="00FA32DF" w:rsidRDefault="00FA32DF" w:rsidP="00280724">
      <w:pPr>
        <w:rPr>
          <w:b/>
        </w:rPr>
      </w:pPr>
    </w:p>
    <w:p w:rsidR="00FA32DF" w:rsidRDefault="00FA32DF" w:rsidP="00FA32DF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FA32DF" w:rsidRDefault="00FA32DF" w:rsidP="00FA32DF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FA32DF" w:rsidRDefault="00FA32DF" w:rsidP="00FA32DF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FA32DF" w:rsidRDefault="00FA32DF" w:rsidP="00FA32DF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FA32DF" w:rsidRDefault="00FA32DF" w:rsidP="00FA32DF">
      <w:pPr>
        <w:rPr>
          <w:b/>
          <w:bCs/>
        </w:rPr>
      </w:pPr>
    </w:p>
    <w:p w:rsidR="00FA32DF" w:rsidRDefault="00FA32DF" w:rsidP="00FA32DF">
      <w:pPr>
        <w:pStyle w:val="Ttulo1"/>
      </w:pPr>
      <w:r>
        <w:t>ORDEN DE TRABAJO    N°      08464</w:t>
      </w:r>
    </w:p>
    <w:p w:rsidR="00FA32DF" w:rsidRDefault="00FA32DF" w:rsidP="00FA32DF"/>
    <w:p w:rsidR="00FA32DF" w:rsidRDefault="00FA32DF" w:rsidP="00FA32DF"/>
    <w:p w:rsidR="00FA32DF" w:rsidRDefault="00FA32DF" w:rsidP="00FA32DF">
      <w:pPr>
        <w:ind w:left="708" w:hanging="708"/>
      </w:pPr>
      <w:r>
        <w:t>FECHA:</w:t>
      </w:r>
      <w:r>
        <w:tab/>
        <w:t>Medellín, Junio  09   de   2011</w:t>
      </w:r>
    </w:p>
    <w:p w:rsidR="00FA32DF" w:rsidRDefault="00FA32DF" w:rsidP="00FA32DF">
      <w:r>
        <w:t>PARA:</w:t>
      </w:r>
      <w:r>
        <w:tab/>
      </w:r>
      <w:r>
        <w:tab/>
        <w:t>PLÁSTICOS DARMA</w:t>
      </w:r>
    </w:p>
    <w:p w:rsidR="00FA32DF" w:rsidRDefault="00FA32DF" w:rsidP="00FA32DF">
      <w:r>
        <w:t>ATENCIÓN:</w:t>
      </w:r>
      <w:r>
        <w:tab/>
        <w:t>Sr. Darío Jaramillo</w:t>
      </w:r>
    </w:p>
    <w:p w:rsidR="00FA32DF" w:rsidRDefault="00FA32DF" w:rsidP="00FA32DF">
      <w:r>
        <w:tab/>
      </w:r>
      <w:r>
        <w:tab/>
        <w:t>Gerente.</w:t>
      </w:r>
    </w:p>
    <w:p w:rsidR="00FA32DF" w:rsidRDefault="00FA32DF" w:rsidP="00FA32DF"/>
    <w:p w:rsidR="00FA32DF" w:rsidRDefault="00FA32DF" w:rsidP="00FA32DF">
      <w:r>
        <w:t>Apreciado Don Darío :</w:t>
      </w:r>
    </w:p>
    <w:p w:rsidR="00FA32DF" w:rsidRDefault="00FA32DF" w:rsidP="00FA32DF">
      <w:r>
        <w:t xml:space="preserve"> </w:t>
      </w:r>
    </w:p>
    <w:p w:rsidR="00FA32DF" w:rsidRDefault="00FA32DF" w:rsidP="00FA32DF">
      <w:r>
        <w:t>Con la presente estamos solicitando el siguiente servicio de   IMPRESIÓN  :</w:t>
      </w:r>
    </w:p>
    <w:p w:rsidR="00FA32DF" w:rsidRDefault="00FA32DF" w:rsidP="00FA32DF"/>
    <w:p w:rsidR="00FA32DF" w:rsidRDefault="00FA32DF" w:rsidP="00FA32DF">
      <w:pPr>
        <w:rPr>
          <w:b/>
          <w:bCs/>
          <w:u w:val="single"/>
        </w:rPr>
      </w:pPr>
    </w:p>
    <w:p w:rsidR="00FA32DF" w:rsidRDefault="00FA32DF" w:rsidP="00FA32DF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FA32DF" w:rsidRDefault="00FA32DF" w:rsidP="00FA32DF"/>
    <w:p w:rsidR="00FA32DF" w:rsidRDefault="00FA32DF" w:rsidP="00FA32DF">
      <w:r>
        <w:t>MATERIAL:</w:t>
      </w:r>
      <w:r>
        <w:tab/>
      </w:r>
      <w:r>
        <w:tab/>
        <w:t>PELICULA COEXTRUIDA DE BAJA CON PP.</w:t>
      </w:r>
    </w:p>
    <w:p w:rsidR="00FA32DF" w:rsidRDefault="00FA32DF" w:rsidP="00FA32DF">
      <w:r>
        <w:t>MEDIDA:</w:t>
      </w:r>
      <w:r>
        <w:tab/>
      </w:r>
      <w:r>
        <w:tab/>
      </w:r>
      <w:r>
        <w:rPr>
          <w:b/>
        </w:rPr>
        <w:t xml:space="preserve">34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FA32DF" w:rsidRPr="006D12B2" w:rsidRDefault="00FA32DF" w:rsidP="00FA32DF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FA32DF" w:rsidRDefault="00FA32DF" w:rsidP="00FA32DF">
      <w:r>
        <w:t>TRATADO:</w:t>
      </w:r>
      <w:r>
        <w:tab/>
      </w:r>
      <w:r>
        <w:tab/>
        <w:t>1  Cara</w:t>
      </w:r>
    </w:p>
    <w:p w:rsidR="00FA32DF" w:rsidRDefault="00FA32DF" w:rsidP="00FA32DF">
      <w:pPr>
        <w:rPr>
          <w:b/>
          <w:bCs/>
          <w:u w:val="single"/>
        </w:rPr>
      </w:pPr>
      <w:r>
        <w:t>CANTIDAD:</w:t>
      </w:r>
      <w:r>
        <w:tab/>
      </w:r>
      <w:r>
        <w:tab/>
        <w:t>30</w:t>
      </w:r>
      <w:r>
        <w:rPr>
          <w:b/>
        </w:rPr>
        <w:t xml:space="preserve">0  </w:t>
      </w:r>
      <w:r w:rsidRPr="00900A5A">
        <w:rPr>
          <w:b/>
        </w:rPr>
        <w:t xml:space="preserve">  Kg</w:t>
      </w:r>
      <w:r>
        <w:t>.</w:t>
      </w:r>
    </w:p>
    <w:p w:rsidR="00FA32DF" w:rsidRDefault="00FA32DF" w:rsidP="00FA32DF">
      <w:r>
        <w:t>COLORES:</w:t>
      </w:r>
      <w:r>
        <w:tab/>
      </w:r>
      <w:r>
        <w:tab/>
        <w:t xml:space="preserve">5      </w:t>
      </w:r>
    </w:p>
    <w:p w:rsidR="00FA32DF" w:rsidRDefault="00FA32DF" w:rsidP="00FA32DF">
      <w:r>
        <w:t>CARAS:</w:t>
      </w:r>
      <w:r>
        <w:tab/>
      </w:r>
      <w:r>
        <w:tab/>
        <w:t>1  ( 5 x 1  )</w:t>
      </w:r>
    </w:p>
    <w:p w:rsidR="00FA32DF" w:rsidRDefault="00FA32DF" w:rsidP="00FA32DF">
      <w:r>
        <w:t>REPETICIÓN:</w:t>
      </w:r>
      <w:r>
        <w:tab/>
        <w:t xml:space="preserve">26    Cms   </w:t>
      </w:r>
    </w:p>
    <w:p w:rsidR="00FA32DF" w:rsidRPr="00900A5A" w:rsidRDefault="00FA32DF" w:rsidP="00FA32DF">
      <w:pPr>
        <w:rPr>
          <w:b/>
        </w:rPr>
      </w:pPr>
      <w:r>
        <w:t xml:space="preserve">RODILLO  :               </w:t>
      </w:r>
      <w:r>
        <w:rPr>
          <w:b/>
        </w:rPr>
        <w:t>26</w:t>
      </w:r>
    </w:p>
    <w:p w:rsidR="00FA32DF" w:rsidRDefault="00FA32DF" w:rsidP="00FA32DF">
      <w:r>
        <w:t>LAMINA:</w:t>
      </w:r>
      <w:r>
        <w:tab/>
      </w:r>
      <w:r>
        <w:tab/>
        <w:t xml:space="preserve">34    cms    </w:t>
      </w:r>
    </w:p>
    <w:p w:rsidR="00FA32DF" w:rsidRDefault="00FA32DF" w:rsidP="00FA32DF">
      <w:r>
        <w:t>FOTOCAELDA:</w:t>
      </w:r>
      <w:r>
        <w:tab/>
        <w:t>Según muestra con doble  color</w:t>
      </w:r>
    </w:p>
    <w:p w:rsidR="00FA32DF" w:rsidRDefault="00FA32DF" w:rsidP="00FA32DF">
      <w:pPr>
        <w:rPr>
          <w:b/>
        </w:rPr>
      </w:pPr>
      <w:r>
        <w:t>REFERENCIA:</w:t>
      </w:r>
      <w:r>
        <w:tab/>
      </w:r>
      <w:r>
        <w:rPr>
          <w:b/>
        </w:rPr>
        <w:t>EL SEMBRADOR  MANGO  397   gms.</w:t>
      </w:r>
    </w:p>
    <w:p w:rsidR="00FA32DF" w:rsidRDefault="00FA32DF" w:rsidP="00FA32DF">
      <w:r>
        <w:tab/>
      </w:r>
      <w:r>
        <w:tab/>
      </w:r>
      <w:r>
        <w:tab/>
      </w:r>
    </w:p>
    <w:p w:rsidR="00FA32DF" w:rsidRDefault="00FA32DF" w:rsidP="00FA32DF">
      <w:pPr>
        <w:jc w:val="right"/>
      </w:pPr>
    </w:p>
    <w:p w:rsidR="00FA32DF" w:rsidRDefault="00FA32DF" w:rsidP="00FA32DF">
      <w:r>
        <w:rPr>
          <w:b/>
          <w:bCs/>
          <w:u w:val="single"/>
        </w:rPr>
        <w:t>NOTA:</w:t>
      </w:r>
      <w:r>
        <w:t xml:space="preserve">            - Cyreles   en  su planta</w:t>
      </w:r>
    </w:p>
    <w:p w:rsidR="00FA32DF" w:rsidRDefault="00FA32DF" w:rsidP="00FA32DF">
      <w:pPr>
        <w:pStyle w:val="Prrafodelista"/>
        <w:numPr>
          <w:ilvl w:val="0"/>
          <w:numId w:val="2"/>
        </w:numPr>
      </w:pPr>
      <w:r>
        <w:t xml:space="preserve"> Se envía  material.</w:t>
      </w:r>
    </w:p>
    <w:p w:rsidR="00FA32DF" w:rsidRPr="00E62549" w:rsidRDefault="00FA32DF" w:rsidP="00FA32DF">
      <w:pPr>
        <w:pStyle w:val="Prrafodelista"/>
        <w:ind w:left="1500"/>
        <w:rPr>
          <w:b/>
          <w:sz w:val="28"/>
          <w:szCs w:val="28"/>
        </w:rPr>
      </w:pPr>
    </w:p>
    <w:p w:rsidR="00FA32DF" w:rsidRDefault="00FA32DF" w:rsidP="00FA32DF"/>
    <w:p w:rsidR="00FA32DF" w:rsidRDefault="00FA32DF" w:rsidP="00FA32DF"/>
    <w:p w:rsidR="00FA32DF" w:rsidRDefault="00FA32DF" w:rsidP="00FA32DF">
      <w:r>
        <w:t>Agradezco la atención y colaboración prestada.</w:t>
      </w:r>
    </w:p>
    <w:p w:rsidR="00FA32DF" w:rsidRDefault="00FA32DF" w:rsidP="00FA32DF"/>
    <w:p w:rsidR="00FA32DF" w:rsidRDefault="00FA32DF" w:rsidP="00FA32DF"/>
    <w:p w:rsidR="00FA32DF" w:rsidRDefault="00FA32DF" w:rsidP="00FA32DF">
      <w:r>
        <w:t>Cordialmente,</w:t>
      </w:r>
    </w:p>
    <w:p w:rsidR="00FA32DF" w:rsidRDefault="00FA32DF" w:rsidP="00FA32DF"/>
    <w:p w:rsidR="00FA32DF" w:rsidRPr="00F4077E" w:rsidRDefault="00FA32DF" w:rsidP="00FA32DF">
      <w:pPr>
        <w:rPr>
          <w:b/>
        </w:rPr>
      </w:pPr>
    </w:p>
    <w:p w:rsidR="00FA32DF" w:rsidRDefault="00FA32DF" w:rsidP="00FA32DF"/>
    <w:p w:rsidR="00FA32DF" w:rsidRDefault="00FA32DF" w:rsidP="00FA32DF">
      <w:r>
        <w:lastRenderedPageBreak/>
        <w:t>RICARDO CASAS ZAPATA</w:t>
      </w:r>
    </w:p>
    <w:p w:rsidR="00FA32DF" w:rsidRDefault="00FA32DF" w:rsidP="00FA32DF">
      <w:r>
        <w:t>Director</w:t>
      </w:r>
    </w:p>
    <w:p w:rsidR="00FA32DF" w:rsidRDefault="00FA32DF" w:rsidP="00280724">
      <w:pPr>
        <w:rPr>
          <w:b/>
        </w:rPr>
      </w:pPr>
    </w:p>
    <w:p w:rsidR="00257B9C" w:rsidRDefault="00257B9C" w:rsidP="00280724">
      <w:pPr>
        <w:rPr>
          <w:b/>
        </w:rPr>
      </w:pPr>
    </w:p>
    <w:p w:rsidR="00257B9C" w:rsidRDefault="00257B9C" w:rsidP="00280724">
      <w:pPr>
        <w:rPr>
          <w:b/>
        </w:rPr>
      </w:pPr>
    </w:p>
    <w:p w:rsidR="00257B9C" w:rsidRDefault="00257B9C" w:rsidP="00257B9C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257B9C" w:rsidRDefault="00257B9C" w:rsidP="00257B9C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257B9C" w:rsidRDefault="00257B9C" w:rsidP="00257B9C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257B9C" w:rsidRDefault="00257B9C" w:rsidP="00257B9C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257B9C" w:rsidRDefault="00257B9C" w:rsidP="00257B9C">
      <w:pPr>
        <w:pStyle w:val="Ttulo1"/>
      </w:pPr>
    </w:p>
    <w:p w:rsidR="00257B9C" w:rsidRDefault="00636B51" w:rsidP="00257B9C">
      <w:pPr>
        <w:pStyle w:val="Ttulo1"/>
      </w:pPr>
      <w:r>
        <w:t>ORDEN DE TRABAJO     N°   08418</w:t>
      </w:r>
    </w:p>
    <w:p w:rsidR="00257B9C" w:rsidRDefault="00257B9C" w:rsidP="00257B9C"/>
    <w:p w:rsidR="00257B9C" w:rsidRDefault="00257B9C" w:rsidP="00257B9C">
      <w:r>
        <w:t>FECHA:</w:t>
      </w:r>
      <w:r>
        <w:tab/>
        <w:t>Medellín,   Junio   10    de     2011</w:t>
      </w:r>
    </w:p>
    <w:p w:rsidR="00257B9C" w:rsidRDefault="00257B9C" w:rsidP="00257B9C">
      <w:r>
        <w:t>PARA:</w:t>
      </w:r>
      <w:r>
        <w:tab/>
      </w:r>
      <w:r>
        <w:tab/>
        <w:t>PLÁSTICOS DARMA</w:t>
      </w:r>
    </w:p>
    <w:p w:rsidR="00257B9C" w:rsidRDefault="00257B9C" w:rsidP="00257B9C">
      <w:r>
        <w:t>ATENCIÓN:</w:t>
      </w:r>
      <w:r>
        <w:tab/>
        <w:t>Sr. Darío Jaramillo</w:t>
      </w:r>
    </w:p>
    <w:p w:rsidR="00257B9C" w:rsidRDefault="00257B9C" w:rsidP="00257B9C">
      <w:r>
        <w:tab/>
      </w:r>
      <w:r>
        <w:tab/>
        <w:t>Gerente.</w:t>
      </w:r>
    </w:p>
    <w:p w:rsidR="00257B9C" w:rsidRDefault="00257B9C" w:rsidP="00257B9C"/>
    <w:p w:rsidR="00257B9C" w:rsidRDefault="00257B9C" w:rsidP="00257B9C">
      <w:r>
        <w:t>Apreciado Don Darío :</w:t>
      </w:r>
    </w:p>
    <w:p w:rsidR="00257B9C" w:rsidRDefault="00257B9C" w:rsidP="00257B9C">
      <w:r>
        <w:t xml:space="preserve"> </w:t>
      </w:r>
    </w:p>
    <w:p w:rsidR="00257B9C" w:rsidRDefault="00257B9C" w:rsidP="00257B9C">
      <w:r>
        <w:t>Con la presente estamos solicitando el siguiente servicio de EXTRUSION E IMPRESION:</w:t>
      </w:r>
    </w:p>
    <w:p w:rsidR="00257B9C" w:rsidRDefault="00257B9C" w:rsidP="00257B9C"/>
    <w:p w:rsidR="00257B9C" w:rsidRDefault="00257B9C" w:rsidP="00257B9C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257B9C" w:rsidRDefault="00257B9C" w:rsidP="00257B9C">
      <w:r>
        <w:t>MATERIAL:</w:t>
      </w:r>
      <w:r>
        <w:tab/>
      </w:r>
      <w:r>
        <w:tab/>
        <w:t>Polietileno BAJA   Semi-</w:t>
      </w:r>
      <w:r>
        <w:rPr>
          <w:u w:val="single"/>
        </w:rPr>
        <w:t xml:space="preserve">Tubular </w:t>
      </w:r>
    </w:p>
    <w:p w:rsidR="00257B9C" w:rsidRDefault="00257B9C" w:rsidP="00257B9C">
      <w:r>
        <w:t>MEDIDA:</w:t>
      </w:r>
      <w:r>
        <w:tab/>
      </w:r>
      <w:r>
        <w:tab/>
        <w:t>37    Cms.</w:t>
      </w:r>
    </w:p>
    <w:p w:rsidR="00257B9C" w:rsidRDefault="00257B9C" w:rsidP="00257B9C">
      <w:r>
        <w:t>CALIBRE:</w:t>
      </w:r>
      <w:r>
        <w:tab/>
      </w:r>
      <w:r>
        <w:tab/>
      </w:r>
      <w:r w:rsidRPr="00E42796">
        <w:rPr>
          <w:b/>
        </w:rPr>
        <w:t>2</w:t>
      </w:r>
      <w:r>
        <w:rPr>
          <w:b/>
        </w:rPr>
        <w:t xml:space="preserve">.0 </w:t>
      </w:r>
      <w:r>
        <w:t xml:space="preserve">  ”</w:t>
      </w:r>
    </w:p>
    <w:p w:rsidR="00257B9C" w:rsidRDefault="00257B9C" w:rsidP="00257B9C">
      <w:r>
        <w:t>COLOR:</w:t>
      </w:r>
      <w:r>
        <w:tab/>
      </w:r>
      <w:r>
        <w:tab/>
        <w:t>Transparente</w:t>
      </w:r>
    </w:p>
    <w:p w:rsidR="00257B9C" w:rsidRDefault="00257B9C" w:rsidP="00257B9C">
      <w:r>
        <w:t>TRATADO:</w:t>
      </w:r>
      <w:r>
        <w:tab/>
      </w:r>
      <w:r>
        <w:tab/>
        <w:t>2  Caras.</w:t>
      </w:r>
    </w:p>
    <w:p w:rsidR="00257B9C" w:rsidRDefault="00257B9C" w:rsidP="00257B9C">
      <w:pPr>
        <w:rPr>
          <w:b/>
          <w:bCs/>
        </w:rPr>
      </w:pPr>
      <w:r>
        <w:t>CANTIDAD:</w:t>
      </w:r>
      <w:r>
        <w:tab/>
      </w:r>
      <w:r>
        <w:tab/>
        <w:t>130</w:t>
      </w:r>
      <w:r w:rsidRPr="00521768">
        <w:rPr>
          <w:b/>
        </w:rPr>
        <w:t xml:space="preserve">  </w:t>
      </w:r>
      <w:r>
        <w:t xml:space="preserve"> Kg.</w:t>
      </w:r>
      <w:r>
        <w:rPr>
          <w:b/>
          <w:bCs/>
        </w:rPr>
        <w:tab/>
      </w:r>
    </w:p>
    <w:p w:rsidR="00257B9C" w:rsidRDefault="00257B9C" w:rsidP="00257B9C">
      <w:r>
        <w:t>COLORES:</w:t>
      </w:r>
      <w:r>
        <w:tab/>
      </w:r>
      <w:r>
        <w:tab/>
        <w:t>3    (   Blanco   – Negro – Rojo   )</w:t>
      </w:r>
    </w:p>
    <w:p w:rsidR="00257B9C" w:rsidRDefault="00257B9C" w:rsidP="00257B9C">
      <w:r>
        <w:t>CARAS:</w:t>
      </w:r>
      <w:r>
        <w:tab/>
      </w:r>
      <w:r>
        <w:tab/>
        <w:t xml:space="preserve">1  ( 1 x 3 ) </w:t>
      </w:r>
    </w:p>
    <w:p w:rsidR="00257B9C" w:rsidRDefault="00257B9C" w:rsidP="00257B9C">
      <w:r>
        <w:t>REPETICIÓN:</w:t>
      </w:r>
      <w:r>
        <w:tab/>
        <w:t xml:space="preserve">19.5    Cms. </w:t>
      </w:r>
    </w:p>
    <w:p w:rsidR="00257B9C" w:rsidRDefault="00257B9C" w:rsidP="00257B9C">
      <w:r>
        <w:t>RODILLO :                40</w:t>
      </w:r>
    </w:p>
    <w:p w:rsidR="00257B9C" w:rsidRDefault="00257B9C" w:rsidP="00257B9C">
      <w:r>
        <w:t>SELLADO:</w:t>
      </w:r>
      <w:r>
        <w:tab/>
      </w:r>
      <w:r>
        <w:tab/>
        <w:t>Lateral</w:t>
      </w:r>
    </w:p>
    <w:p w:rsidR="00257B9C" w:rsidRDefault="00257B9C" w:rsidP="00257B9C">
      <w:pPr>
        <w:rPr>
          <w:b/>
        </w:rPr>
      </w:pPr>
      <w:r>
        <w:t>REFERENCIA:</w:t>
      </w:r>
      <w:r>
        <w:tab/>
      </w:r>
      <w:r>
        <w:rPr>
          <w:b/>
        </w:rPr>
        <w:t>SIXPACK  RIONEGRO</w:t>
      </w:r>
    </w:p>
    <w:p w:rsidR="00257B9C" w:rsidRDefault="00257B9C" w:rsidP="00257B9C">
      <w:pPr>
        <w:rPr>
          <w:b/>
        </w:rPr>
      </w:pPr>
      <w:r>
        <w:rPr>
          <w:b/>
        </w:rPr>
        <w:tab/>
      </w:r>
      <w:r>
        <w:rPr>
          <w:b/>
        </w:rPr>
        <w:tab/>
      </w:r>
    </w:p>
    <w:p w:rsidR="00257B9C" w:rsidRDefault="00257B9C" w:rsidP="00257B9C"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257B9C" w:rsidRDefault="00257B9C" w:rsidP="00257B9C">
      <w:r>
        <w:rPr>
          <w:b/>
          <w:bCs/>
          <w:u w:val="single"/>
        </w:rPr>
        <w:t>NOTA:</w:t>
      </w:r>
      <w:r>
        <w:t xml:space="preserve">             - Los cyreles  en su planta</w:t>
      </w:r>
    </w:p>
    <w:p w:rsidR="00257B9C" w:rsidRPr="001B627F" w:rsidRDefault="00257B9C" w:rsidP="00257B9C">
      <w:pPr>
        <w:numPr>
          <w:ilvl w:val="0"/>
          <w:numId w:val="2"/>
        </w:numPr>
        <w:ind w:left="1500"/>
        <w:rPr>
          <w:b/>
          <w:sz w:val="32"/>
          <w:szCs w:val="32"/>
        </w:rPr>
      </w:pPr>
      <w:r>
        <w:t>Altura y tonos según   Muestra  Física</w:t>
      </w:r>
    </w:p>
    <w:p w:rsidR="00257B9C" w:rsidRPr="000209EC" w:rsidRDefault="00257B9C" w:rsidP="00257B9C">
      <w:pPr>
        <w:numPr>
          <w:ilvl w:val="0"/>
          <w:numId w:val="2"/>
        </w:numPr>
        <w:ind w:left="1500"/>
        <w:rPr>
          <w:b/>
          <w:sz w:val="28"/>
          <w:szCs w:val="28"/>
        </w:rPr>
      </w:pPr>
      <w:r>
        <w:t xml:space="preserve">CODIGO  </w:t>
      </w:r>
      <w:r w:rsidRPr="000209EC">
        <w:rPr>
          <w:b/>
          <w:sz w:val="28"/>
          <w:szCs w:val="28"/>
        </w:rPr>
        <w:t>7703686703113</w:t>
      </w:r>
    </w:p>
    <w:p w:rsidR="00257B9C" w:rsidRPr="0090312C" w:rsidRDefault="00257B9C" w:rsidP="00257B9C">
      <w:pPr>
        <w:rPr>
          <w:b/>
          <w:sz w:val="32"/>
          <w:szCs w:val="32"/>
        </w:rPr>
      </w:pPr>
    </w:p>
    <w:p w:rsidR="00257B9C" w:rsidRDefault="00257B9C" w:rsidP="00257B9C"/>
    <w:p w:rsidR="00257B9C" w:rsidRDefault="00257B9C" w:rsidP="00257B9C">
      <w:r>
        <w:t>Agradezco la atención y colaboración prestada.</w:t>
      </w:r>
    </w:p>
    <w:p w:rsidR="00257B9C" w:rsidRDefault="00257B9C" w:rsidP="00257B9C"/>
    <w:p w:rsidR="00257B9C" w:rsidRDefault="00257B9C" w:rsidP="00257B9C"/>
    <w:p w:rsidR="00257B9C" w:rsidRDefault="00257B9C" w:rsidP="00257B9C">
      <w:r>
        <w:t>Cordialmente,</w:t>
      </w:r>
    </w:p>
    <w:p w:rsidR="00257B9C" w:rsidRDefault="00257B9C" w:rsidP="00257B9C"/>
    <w:p w:rsidR="00257B9C" w:rsidRDefault="00257B9C" w:rsidP="00257B9C"/>
    <w:p w:rsidR="00257B9C" w:rsidRDefault="00257B9C" w:rsidP="00257B9C">
      <w:r>
        <w:t>RICARDO CASAS ZAPATA</w:t>
      </w:r>
    </w:p>
    <w:p w:rsidR="00257B9C" w:rsidRDefault="00257B9C" w:rsidP="00257B9C">
      <w:r>
        <w:t>Director.</w:t>
      </w:r>
    </w:p>
    <w:p w:rsidR="00257B9C" w:rsidRDefault="00257B9C" w:rsidP="00280724">
      <w:pPr>
        <w:rPr>
          <w:b/>
        </w:rPr>
      </w:pPr>
    </w:p>
    <w:p w:rsidR="00D92791" w:rsidRDefault="00D92791" w:rsidP="00280724">
      <w:pPr>
        <w:rPr>
          <w:b/>
        </w:rPr>
      </w:pPr>
    </w:p>
    <w:p w:rsidR="00D92791" w:rsidRDefault="00D92791" w:rsidP="00280724">
      <w:pPr>
        <w:rPr>
          <w:b/>
        </w:rPr>
      </w:pPr>
    </w:p>
    <w:p w:rsidR="00D92791" w:rsidRDefault="00D92791" w:rsidP="00280724">
      <w:pPr>
        <w:rPr>
          <w:b/>
        </w:rPr>
      </w:pPr>
    </w:p>
    <w:p w:rsidR="00D92791" w:rsidRDefault="00D92791" w:rsidP="00280724">
      <w:pPr>
        <w:rPr>
          <w:b/>
        </w:rPr>
      </w:pPr>
    </w:p>
    <w:p w:rsidR="00D92791" w:rsidRDefault="00D92791" w:rsidP="00D92791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D92791" w:rsidRDefault="00D92791" w:rsidP="00D92791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D92791" w:rsidRDefault="00D92791" w:rsidP="00D92791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D92791" w:rsidRDefault="00D92791" w:rsidP="00D92791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D92791" w:rsidRDefault="00D92791" w:rsidP="00D92791"/>
    <w:p w:rsidR="00D92791" w:rsidRDefault="00D92791" w:rsidP="00D92791">
      <w:pPr>
        <w:pStyle w:val="Ttulo1"/>
      </w:pPr>
      <w:r>
        <w:t>ORDEN DE TRABAJO   N°      08417</w:t>
      </w:r>
    </w:p>
    <w:p w:rsidR="00D92791" w:rsidRDefault="00D92791" w:rsidP="00D92791"/>
    <w:p w:rsidR="00D92791" w:rsidRDefault="00D92791" w:rsidP="00D92791">
      <w:r>
        <w:t>FECHA:</w:t>
      </w:r>
      <w:r>
        <w:tab/>
        <w:t>Medellín,  Junio  10   de   2011</w:t>
      </w:r>
    </w:p>
    <w:p w:rsidR="00D92791" w:rsidRDefault="00D92791" w:rsidP="00D92791">
      <w:r>
        <w:t>PARA:</w:t>
      </w:r>
      <w:r>
        <w:tab/>
      </w:r>
      <w:r>
        <w:tab/>
        <w:t>PLÁSTICOS   DARMA</w:t>
      </w:r>
    </w:p>
    <w:p w:rsidR="00D92791" w:rsidRDefault="00D92791" w:rsidP="00D92791">
      <w:r>
        <w:t>ATENCIÓN:</w:t>
      </w:r>
      <w:r>
        <w:tab/>
        <w:t>Sr. DARIO JARAMILLO</w:t>
      </w:r>
    </w:p>
    <w:p w:rsidR="00D92791" w:rsidRDefault="00D92791" w:rsidP="00D92791"/>
    <w:p w:rsidR="00D92791" w:rsidRDefault="00D92791" w:rsidP="00D92791">
      <w:r>
        <w:t>Apreciado Dn DARIO:</w:t>
      </w:r>
    </w:p>
    <w:p w:rsidR="00D92791" w:rsidRDefault="00D92791" w:rsidP="00D92791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D92791" w:rsidRDefault="00D92791" w:rsidP="00D92791"/>
    <w:p w:rsidR="00D92791" w:rsidRDefault="00D92791" w:rsidP="00D92791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D92791" w:rsidRDefault="00D92791" w:rsidP="00D92791"/>
    <w:p w:rsidR="00D92791" w:rsidRDefault="00D92791" w:rsidP="00D92791">
      <w:r>
        <w:t>MATERIAL :</w:t>
      </w:r>
      <w:r>
        <w:tab/>
      </w:r>
      <w:r>
        <w:tab/>
        <w:t>Polietileno de Baja  densidad   Tpte  Lamina</w:t>
      </w:r>
    </w:p>
    <w:p w:rsidR="00D92791" w:rsidRDefault="00D92791" w:rsidP="00D92791">
      <w:r>
        <w:t>MEDIDA:</w:t>
      </w:r>
      <w:r>
        <w:tab/>
      </w:r>
      <w:r>
        <w:tab/>
      </w:r>
      <w:r>
        <w:rPr>
          <w:b/>
        </w:rPr>
        <w:t>52</w:t>
      </w:r>
      <w:r>
        <w:t xml:space="preserve">   cms   </w:t>
      </w:r>
    </w:p>
    <w:p w:rsidR="00D92791" w:rsidRDefault="00D92791" w:rsidP="00D92791">
      <w:r>
        <w:t>CALIBRE :</w:t>
      </w:r>
      <w:r>
        <w:tab/>
      </w:r>
      <w:r>
        <w:tab/>
      </w:r>
      <w:r>
        <w:rPr>
          <w:b/>
        </w:rPr>
        <w:t>1.5</w:t>
      </w:r>
      <w:r>
        <w:t xml:space="preserve">   “</w:t>
      </w:r>
    </w:p>
    <w:p w:rsidR="00D92791" w:rsidRDefault="00D92791" w:rsidP="00D92791">
      <w:r>
        <w:t>COLOR :</w:t>
      </w:r>
      <w:r>
        <w:tab/>
      </w:r>
      <w:r>
        <w:tab/>
        <w:t>Transparente</w:t>
      </w:r>
    </w:p>
    <w:p w:rsidR="00D92791" w:rsidRPr="0007721A" w:rsidRDefault="00D92791" w:rsidP="00D92791">
      <w:r>
        <w:t xml:space="preserve">TRATADO : </w:t>
      </w:r>
      <w:r>
        <w:tab/>
      </w:r>
      <w:r>
        <w:tab/>
        <w:t>1  cara</w:t>
      </w:r>
    </w:p>
    <w:p w:rsidR="00D92791" w:rsidRDefault="00D92791" w:rsidP="00D92791">
      <w:r>
        <w:t xml:space="preserve">CANTIDAD : </w:t>
      </w:r>
      <w:r>
        <w:tab/>
      </w:r>
      <w:r>
        <w:rPr>
          <w:b/>
        </w:rPr>
        <w:t>100</w:t>
      </w:r>
      <w:r>
        <w:t xml:space="preserve">    kg</w:t>
      </w:r>
    </w:p>
    <w:p w:rsidR="00D92791" w:rsidRDefault="00D92791" w:rsidP="00D92791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>5     ( Según   muestra  )</w:t>
      </w:r>
    </w:p>
    <w:p w:rsidR="00D92791" w:rsidRDefault="00D92791" w:rsidP="00D92791">
      <w:r>
        <w:t xml:space="preserve">CARAS : </w:t>
      </w:r>
      <w:r>
        <w:tab/>
      </w:r>
      <w:r>
        <w:tab/>
        <w:t xml:space="preserve">2  </w:t>
      </w:r>
    </w:p>
    <w:p w:rsidR="00D92791" w:rsidRDefault="00D92791" w:rsidP="00D92791">
      <w:r>
        <w:t xml:space="preserve">REPETICIÓN : </w:t>
      </w:r>
      <w:r>
        <w:tab/>
        <w:t>13.5    cms</w:t>
      </w:r>
    </w:p>
    <w:p w:rsidR="00D92791" w:rsidRDefault="00D92791" w:rsidP="00D92791">
      <w:r>
        <w:t>RODILLO :</w:t>
      </w:r>
      <w:r>
        <w:tab/>
      </w:r>
      <w:r>
        <w:tab/>
        <w:t>40</w:t>
      </w:r>
    </w:p>
    <w:p w:rsidR="00D92791" w:rsidRDefault="00D92791" w:rsidP="00D92791">
      <w:r>
        <w:t>BOLSA  :</w:t>
      </w:r>
      <w:r>
        <w:tab/>
      </w:r>
      <w:r>
        <w:tab/>
      </w:r>
      <w:r>
        <w:rPr>
          <w:b/>
        </w:rPr>
        <w:t>13.5  x  23.5  +  2.5</w:t>
      </w:r>
      <w:r w:rsidRPr="00336CAC">
        <w:rPr>
          <w:b/>
        </w:rPr>
        <w:t xml:space="preserve">   cm</w:t>
      </w:r>
      <w:r>
        <w:t xml:space="preserve">    </w:t>
      </w:r>
    </w:p>
    <w:p w:rsidR="00D92791" w:rsidRDefault="00D92791" w:rsidP="00D92791">
      <w:r>
        <w:t>SELLADO .</w:t>
      </w:r>
      <w:r>
        <w:tab/>
      </w:r>
      <w:r>
        <w:tab/>
        <w:t xml:space="preserve">Lateral  </w:t>
      </w:r>
    </w:p>
    <w:p w:rsidR="00D92791" w:rsidRDefault="00D92791" w:rsidP="00D92791">
      <w:r>
        <w:t>REFERENCIA :</w:t>
      </w:r>
      <w:r>
        <w:tab/>
      </w:r>
      <w:r w:rsidRPr="00D92791">
        <w:rPr>
          <w:b/>
        </w:rPr>
        <w:t>CONSUMO  CUAJADA  400 gr</w:t>
      </w:r>
    </w:p>
    <w:p w:rsidR="00D92791" w:rsidRDefault="00D92791" w:rsidP="00D92791"/>
    <w:p w:rsidR="00D92791" w:rsidRDefault="00D92791" w:rsidP="00D92791"/>
    <w:p w:rsidR="00D92791" w:rsidRDefault="00D92791" w:rsidP="00D92791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>
        <w:rPr>
          <w:bCs/>
        </w:rPr>
        <w:t>Cyreles  E en su planta</w:t>
      </w:r>
    </w:p>
    <w:p w:rsidR="00D92791" w:rsidRDefault="00D92791" w:rsidP="00D92791">
      <w:r>
        <w:t xml:space="preserve">                   -   Anexo muestra física para   alturas y Tonos.</w:t>
      </w:r>
    </w:p>
    <w:p w:rsidR="00D92791" w:rsidRDefault="00D92791" w:rsidP="00D92791">
      <w:r>
        <w:tab/>
        <w:t xml:space="preserve">        -  No colocar pie de Imprenta.</w:t>
      </w:r>
    </w:p>
    <w:p w:rsidR="00D92791" w:rsidRDefault="00D92791" w:rsidP="00D92791">
      <w:r>
        <w:tab/>
        <w:t xml:space="preserve">-   CODIGO  </w:t>
      </w:r>
      <w:r w:rsidRPr="00D92791">
        <w:rPr>
          <w:b/>
          <w:sz w:val="28"/>
          <w:szCs w:val="28"/>
        </w:rPr>
        <w:t>7705061023403</w:t>
      </w:r>
    </w:p>
    <w:p w:rsidR="00D92791" w:rsidRDefault="00D92791" w:rsidP="00D92791">
      <w:pPr>
        <w:rPr>
          <w:b/>
          <w:u w:val="single"/>
        </w:rPr>
      </w:pPr>
      <w:r>
        <w:tab/>
        <w:t xml:space="preserve">        </w:t>
      </w:r>
    </w:p>
    <w:p w:rsidR="00D92791" w:rsidRDefault="00D92791" w:rsidP="00D92791">
      <w:pPr>
        <w:rPr>
          <w:b/>
        </w:rPr>
      </w:pP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D92791" w:rsidRPr="0066704D" w:rsidRDefault="00D92791" w:rsidP="00D92791">
      <w:pPr>
        <w:rPr>
          <w:b/>
          <w:u w:val="single"/>
        </w:rPr>
      </w:pPr>
      <w:r>
        <w:rPr>
          <w:b/>
        </w:rPr>
        <w:tab/>
        <w:t xml:space="preserve">        -  EL MATERIAL LO ENVIA  P.U .</w:t>
      </w:r>
    </w:p>
    <w:p w:rsidR="00D92791" w:rsidRPr="0066704D" w:rsidRDefault="00D92791" w:rsidP="00D92791">
      <w:pPr>
        <w:rPr>
          <w:b/>
        </w:rPr>
      </w:pPr>
    </w:p>
    <w:p w:rsidR="00D92791" w:rsidRDefault="00D92791" w:rsidP="00D92791">
      <w:r>
        <w:tab/>
      </w:r>
      <w:r>
        <w:tab/>
      </w:r>
    </w:p>
    <w:p w:rsidR="00D92791" w:rsidRDefault="00D92791" w:rsidP="00D92791">
      <w:r>
        <w:t>Agradezco la atención y colaboración prestada.</w:t>
      </w:r>
    </w:p>
    <w:p w:rsidR="00D92791" w:rsidRDefault="00D92791" w:rsidP="00D92791"/>
    <w:p w:rsidR="00D92791" w:rsidRDefault="00D92791" w:rsidP="00D92791"/>
    <w:p w:rsidR="00D92791" w:rsidRDefault="00D92791" w:rsidP="00D92791"/>
    <w:p w:rsidR="00D92791" w:rsidRDefault="00D92791" w:rsidP="00D92791">
      <w:r>
        <w:t>Cordialmente</w:t>
      </w:r>
    </w:p>
    <w:p w:rsidR="00D92791" w:rsidRDefault="00D92791" w:rsidP="00D92791"/>
    <w:p w:rsidR="00D92791" w:rsidRDefault="00D92791" w:rsidP="00D92791"/>
    <w:p w:rsidR="00D92791" w:rsidRDefault="00D92791" w:rsidP="00D92791">
      <w:r>
        <w:t>RICARDO CASAS ZAPATA</w:t>
      </w:r>
    </w:p>
    <w:p w:rsidR="00D92791" w:rsidRDefault="00D92791" w:rsidP="00D92791">
      <w:r>
        <w:t>Director.</w:t>
      </w:r>
    </w:p>
    <w:p w:rsidR="00D92791" w:rsidRDefault="00D92791" w:rsidP="00280724">
      <w:pPr>
        <w:rPr>
          <w:b/>
        </w:rPr>
      </w:pPr>
    </w:p>
    <w:p w:rsidR="00520577" w:rsidRDefault="00520577" w:rsidP="00280724">
      <w:pPr>
        <w:rPr>
          <w:b/>
        </w:rPr>
      </w:pPr>
    </w:p>
    <w:p w:rsidR="00520577" w:rsidRDefault="00520577" w:rsidP="00520577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520577" w:rsidRDefault="00520577" w:rsidP="00520577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520577" w:rsidRDefault="00520577" w:rsidP="00520577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520577" w:rsidRDefault="00520577" w:rsidP="00520577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520577" w:rsidRDefault="00520577" w:rsidP="00520577"/>
    <w:p w:rsidR="00520577" w:rsidRDefault="00520577" w:rsidP="00520577">
      <w:pPr>
        <w:pStyle w:val="Ttulo1"/>
      </w:pPr>
      <w:r>
        <w:t>ORDEN DE TRABAJO   N°      08415</w:t>
      </w:r>
    </w:p>
    <w:p w:rsidR="00520577" w:rsidRDefault="00520577" w:rsidP="00520577"/>
    <w:p w:rsidR="00520577" w:rsidRDefault="00520577" w:rsidP="00520577">
      <w:r>
        <w:t>FECHA:</w:t>
      </w:r>
      <w:r>
        <w:tab/>
        <w:t>Medellín,  Junio  10   de   2010</w:t>
      </w:r>
    </w:p>
    <w:p w:rsidR="00520577" w:rsidRDefault="00520577" w:rsidP="00520577">
      <w:r>
        <w:t>PARA:</w:t>
      </w:r>
      <w:r>
        <w:tab/>
      </w:r>
      <w:r>
        <w:tab/>
        <w:t>PLÁSTICOS   DARMA</w:t>
      </w:r>
    </w:p>
    <w:p w:rsidR="00520577" w:rsidRDefault="00520577" w:rsidP="00520577">
      <w:r>
        <w:t>ATENCIÓN:</w:t>
      </w:r>
      <w:r>
        <w:tab/>
        <w:t>Sr. DARIO JARAMILLO</w:t>
      </w:r>
    </w:p>
    <w:p w:rsidR="00520577" w:rsidRDefault="00520577" w:rsidP="00520577"/>
    <w:p w:rsidR="00520577" w:rsidRDefault="00520577" w:rsidP="00520577">
      <w:r>
        <w:t>Apreciado Dn DARIO:</w:t>
      </w:r>
    </w:p>
    <w:p w:rsidR="00520577" w:rsidRDefault="00520577" w:rsidP="00520577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520577" w:rsidRDefault="00520577" w:rsidP="00520577"/>
    <w:p w:rsidR="00520577" w:rsidRDefault="00520577" w:rsidP="00520577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520577" w:rsidRDefault="00520577" w:rsidP="00520577"/>
    <w:p w:rsidR="00520577" w:rsidRDefault="00520577" w:rsidP="00520577">
      <w:r>
        <w:t>MATERIAL :</w:t>
      </w:r>
      <w:r>
        <w:tab/>
      </w:r>
      <w:r>
        <w:tab/>
        <w:t>Polietileno de Baja  densidad  Lamina</w:t>
      </w:r>
      <w:r>
        <w:rPr>
          <w:b/>
          <w:u w:val="single"/>
        </w:rPr>
        <w:t xml:space="preserve">  </w:t>
      </w:r>
      <w:r>
        <w:t xml:space="preserve"> Tpte</w:t>
      </w:r>
    </w:p>
    <w:p w:rsidR="00520577" w:rsidRDefault="00520577" w:rsidP="00520577">
      <w:r>
        <w:t>MEDIDA:</w:t>
      </w:r>
      <w:r>
        <w:tab/>
      </w:r>
      <w:r>
        <w:tab/>
      </w:r>
      <w:r>
        <w:rPr>
          <w:b/>
        </w:rPr>
        <w:t>52</w:t>
      </w:r>
      <w:r>
        <w:t xml:space="preserve">   cms   </w:t>
      </w:r>
    </w:p>
    <w:p w:rsidR="00520577" w:rsidRDefault="00520577" w:rsidP="00520577">
      <w:r>
        <w:t>CALIBRE :</w:t>
      </w:r>
      <w:r>
        <w:tab/>
      </w:r>
      <w:r>
        <w:tab/>
      </w:r>
      <w:r>
        <w:rPr>
          <w:b/>
        </w:rPr>
        <w:t xml:space="preserve">1.4 </w:t>
      </w:r>
      <w:r>
        <w:t xml:space="preserve">   “</w:t>
      </w:r>
    </w:p>
    <w:p w:rsidR="00520577" w:rsidRDefault="00520577" w:rsidP="00520577">
      <w:r>
        <w:t>COLOR :</w:t>
      </w:r>
      <w:r>
        <w:tab/>
      </w:r>
      <w:r>
        <w:tab/>
        <w:t>Transparente</w:t>
      </w:r>
    </w:p>
    <w:p w:rsidR="00520577" w:rsidRPr="0007721A" w:rsidRDefault="00520577" w:rsidP="00520577">
      <w:r>
        <w:t xml:space="preserve">TRATADO : </w:t>
      </w:r>
      <w:r>
        <w:tab/>
      </w:r>
      <w:r>
        <w:tab/>
        <w:t>1  cara</w:t>
      </w:r>
    </w:p>
    <w:p w:rsidR="00520577" w:rsidRDefault="00520577" w:rsidP="00520577">
      <w:r>
        <w:t xml:space="preserve">CANTIDAD : </w:t>
      </w:r>
      <w:r>
        <w:tab/>
        <w:t xml:space="preserve"> 100   kg</w:t>
      </w:r>
    </w:p>
    <w:p w:rsidR="00520577" w:rsidRDefault="00520577" w:rsidP="00520577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>4    ( rojo – negro – verde – blanco )</w:t>
      </w:r>
    </w:p>
    <w:p w:rsidR="00520577" w:rsidRDefault="00520577" w:rsidP="00520577">
      <w:r>
        <w:t xml:space="preserve">CARAS : </w:t>
      </w:r>
      <w:r>
        <w:tab/>
      </w:r>
      <w:r>
        <w:tab/>
        <w:t>2</w:t>
      </w:r>
    </w:p>
    <w:p w:rsidR="00520577" w:rsidRDefault="00520577" w:rsidP="00520577">
      <w:r>
        <w:t>REPETICIÓN :</w:t>
      </w:r>
      <w:r>
        <w:tab/>
        <w:t>15   cms</w:t>
      </w:r>
    </w:p>
    <w:p w:rsidR="00520577" w:rsidRDefault="00520577" w:rsidP="00520577">
      <w:r>
        <w:t>RODILLO :</w:t>
      </w:r>
      <w:r>
        <w:tab/>
      </w:r>
      <w:r>
        <w:tab/>
        <w:t>32</w:t>
      </w:r>
    </w:p>
    <w:p w:rsidR="00520577" w:rsidRDefault="00520577" w:rsidP="00520577">
      <w:r>
        <w:t>LAMINA  :</w:t>
      </w:r>
      <w:r>
        <w:tab/>
      </w:r>
      <w:r>
        <w:tab/>
        <w:t xml:space="preserve">15 </w:t>
      </w:r>
      <w:r>
        <w:rPr>
          <w:b/>
        </w:rPr>
        <w:t xml:space="preserve"> x  23 + 3 </w:t>
      </w:r>
      <w:r w:rsidRPr="00336CAC">
        <w:rPr>
          <w:b/>
        </w:rPr>
        <w:t xml:space="preserve">   cm</w:t>
      </w:r>
      <w:r>
        <w:t xml:space="preserve">     Fuelle de fondo</w:t>
      </w:r>
    </w:p>
    <w:p w:rsidR="00520577" w:rsidRDefault="00520577" w:rsidP="00520577">
      <w:r>
        <w:t>SELLADO .</w:t>
      </w:r>
      <w:r>
        <w:tab/>
      </w:r>
      <w:r>
        <w:tab/>
        <w:t>Lateral</w:t>
      </w:r>
    </w:p>
    <w:p w:rsidR="00520577" w:rsidRDefault="00520577" w:rsidP="00520577">
      <w:r>
        <w:t>REFERENCIA :</w:t>
      </w:r>
      <w:r>
        <w:tab/>
      </w:r>
      <w:r>
        <w:rPr>
          <w:b/>
        </w:rPr>
        <w:t>QUESO   RIONEGRO  450   gm ( VERDE – ROJO )</w:t>
      </w:r>
    </w:p>
    <w:p w:rsidR="00520577" w:rsidRDefault="00520577" w:rsidP="00520577"/>
    <w:p w:rsidR="00520577" w:rsidRDefault="00520577" w:rsidP="00520577"/>
    <w:p w:rsidR="00520577" w:rsidRDefault="00520577" w:rsidP="00520577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>
        <w:rPr>
          <w:bCs/>
        </w:rPr>
        <w:t>Cyreles en  su planta</w:t>
      </w:r>
    </w:p>
    <w:p w:rsidR="00520577" w:rsidRDefault="00520577" w:rsidP="00520577">
      <w:r>
        <w:t xml:space="preserve">                   -   Anexo  Arte  para   alturas y Tonos.</w:t>
      </w:r>
    </w:p>
    <w:p w:rsidR="00520577" w:rsidRDefault="00520577" w:rsidP="00520577">
      <w:pPr>
        <w:rPr>
          <w:b/>
        </w:rPr>
      </w:pPr>
      <w:r>
        <w:tab/>
        <w:t xml:space="preserve">        -  </w:t>
      </w:r>
      <w:r w:rsidRPr="00B879F4">
        <w:rPr>
          <w:b/>
        </w:rPr>
        <w:t>SE  APRUEBA  IMPRESIÓN</w:t>
      </w:r>
      <w:r>
        <w:t xml:space="preserve">  </w:t>
      </w:r>
      <w:r>
        <w:tab/>
        <w:t xml:space="preserve">        </w:t>
      </w: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520577" w:rsidRDefault="00520577" w:rsidP="00520577">
      <w:pPr>
        <w:rPr>
          <w:b/>
        </w:rPr>
      </w:pPr>
      <w:r>
        <w:rPr>
          <w:b/>
        </w:rPr>
        <w:tab/>
        <w:t xml:space="preserve">        -  EL MATERIAL  LO ENVIA  P.U </w:t>
      </w:r>
    </w:p>
    <w:p w:rsidR="00520577" w:rsidRDefault="00520577" w:rsidP="00520577">
      <w:pPr>
        <w:rPr>
          <w:b/>
        </w:rPr>
      </w:pPr>
      <w:r>
        <w:rPr>
          <w:b/>
        </w:rPr>
        <w:tab/>
        <w:t xml:space="preserve">        - colocar  pie de  imprenta</w:t>
      </w:r>
    </w:p>
    <w:p w:rsidR="00520577" w:rsidRDefault="00520577" w:rsidP="00520577">
      <w:pPr>
        <w:rPr>
          <w:b/>
        </w:rPr>
      </w:pPr>
    </w:p>
    <w:p w:rsidR="00520577" w:rsidRDefault="00520577" w:rsidP="00520577">
      <w:pPr>
        <w:rPr>
          <w:b/>
        </w:rPr>
      </w:pPr>
      <w:r>
        <w:rPr>
          <w:b/>
        </w:rPr>
        <w:t xml:space="preserve">CODIGO    </w:t>
      </w:r>
      <w:r w:rsidRPr="00520577">
        <w:rPr>
          <w:b/>
          <w:sz w:val="28"/>
          <w:szCs w:val="28"/>
        </w:rPr>
        <w:t>7703656704509</w:t>
      </w:r>
      <w:r w:rsidRPr="00520577">
        <w:rPr>
          <w:b/>
          <w:sz w:val="28"/>
          <w:szCs w:val="28"/>
        </w:rPr>
        <w:tab/>
      </w:r>
      <w:r>
        <w:rPr>
          <w:b/>
        </w:rPr>
        <w:t xml:space="preserve">       </w:t>
      </w:r>
    </w:p>
    <w:p w:rsidR="00520577" w:rsidRDefault="00520577" w:rsidP="00520577"/>
    <w:p w:rsidR="00520577" w:rsidRDefault="00520577" w:rsidP="00520577">
      <w:r>
        <w:tab/>
      </w:r>
    </w:p>
    <w:p w:rsidR="00520577" w:rsidRDefault="00520577" w:rsidP="00520577">
      <w:r>
        <w:t>Agradezco la atención y colaboración prestada.</w:t>
      </w:r>
    </w:p>
    <w:p w:rsidR="00520577" w:rsidRDefault="00520577" w:rsidP="00520577"/>
    <w:p w:rsidR="00520577" w:rsidRDefault="00520577" w:rsidP="00520577"/>
    <w:p w:rsidR="00520577" w:rsidRDefault="00520577" w:rsidP="00520577">
      <w:r>
        <w:t>Cordialmente</w:t>
      </w:r>
    </w:p>
    <w:p w:rsidR="00520577" w:rsidRDefault="00520577" w:rsidP="00520577"/>
    <w:p w:rsidR="00520577" w:rsidRDefault="00520577" w:rsidP="00520577"/>
    <w:p w:rsidR="00520577" w:rsidRDefault="00520577" w:rsidP="00520577">
      <w:r>
        <w:lastRenderedPageBreak/>
        <w:t>RICARDO CASAS ZAPATA</w:t>
      </w:r>
    </w:p>
    <w:p w:rsidR="00520577" w:rsidRDefault="00520577" w:rsidP="00520577">
      <w:r>
        <w:t>Director.</w:t>
      </w:r>
    </w:p>
    <w:p w:rsidR="00520577" w:rsidRDefault="00520577" w:rsidP="00520577">
      <w:pPr>
        <w:rPr>
          <w:b/>
        </w:rPr>
      </w:pPr>
    </w:p>
    <w:p w:rsidR="00520577" w:rsidRDefault="00520577" w:rsidP="00520577">
      <w:pPr>
        <w:rPr>
          <w:b/>
        </w:rPr>
      </w:pPr>
    </w:p>
    <w:p w:rsidR="00520577" w:rsidRDefault="00520577" w:rsidP="00280724">
      <w:pPr>
        <w:rPr>
          <w:b/>
        </w:rPr>
      </w:pPr>
    </w:p>
    <w:p w:rsidR="00DC69B4" w:rsidRDefault="00DC69B4" w:rsidP="00DC69B4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DC69B4" w:rsidRDefault="00DC69B4" w:rsidP="00DC69B4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DC69B4" w:rsidRDefault="00DC69B4" w:rsidP="00DC69B4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DC69B4" w:rsidRDefault="00DC69B4" w:rsidP="00DC69B4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DC69B4" w:rsidRDefault="00DC69B4" w:rsidP="00DC69B4">
      <w:pPr>
        <w:rPr>
          <w:b/>
          <w:bCs/>
        </w:rPr>
      </w:pPr>
    </w:p>
    <w:p w:rsidR="00DC69B4" w:rsidRDefault="00DC69B4" w:rsidP="00DC69B4">
      <w:pPr>
        <w:pStyle w:val="Ttulo1"/>
      </w:pPr>
      <w:r>
        <w:t>ORDEN DE TRABAJO    N°      08467</w:t>
      </w:r>
    </w:p>
    <w:p w:rsidR="00DC69B4" w:rsidRDefault="00DC69B4" w:rsidP="00DC69B4"/>
    <w:p w:rsidR="00DC69B4" w:rsidRDefault="00DC69B4" w:rsidP="00DC69B4"/>
    <w:p w:rsidR="00DC69B4" w:rsidRDefault="00DC69B4" w:rsidP="00DC69B4">
      <w:r>
        <w:t>FECHA:</w:t>
      </w:r>
      <w:r>
        <w:tab/>
        <w:t>Medellín,  Junio  10    de  2011</w:t>
      </w:r>
    </w:p>
    <w:p w:rsidR="00DC69B4" w:rsidRDefault="00DC69B4" w:rsidP="00DC69B4">
      <w:r>
        <w:t>PARA:</w:t>
      </w:r>
      <w:r>
        <w:tab/>
      </w:r>
      <w:r>
        <w:tab/>
        <w:t>PLÁSTICOS DARMA</w:t>
      </w:r>
    </w:p>
    <w:p w:rsidR="00DC69B4" w:rsidRDefault="00DC69B4" w:rsidP="00DC69B4">
      <w:r>
        <w:t>ATENCIÓN:</w:t>
      </w:r>
      <w:r>
        <w:tab/>
        <w:t>Sr. Darío Jaramillo</w:t>
      </w:r>
    </w:p>
    <w:p w:rsidR="00DC69B4" w:rsidRDefault="00DC69B4" w:rsidP="00DC69B4">
      <w:r>
        <w:tab/>
      </w:r>
      <w:r>
        <w:tab/>
        <w:t>Gerente.</w:t>
      </w:r>
    </w:p>
    <w:p w:rsidR="00DC69B4" w:rsidRDefault="00DC69B4" w:rsidP="00DC69B4"/>
    <w:p w:rsidR="00DC69B4" w:rsidRDefault="00DC69B4" w:rsidP="00DC69B4">
      <w:r>
        <w:t>Apreciado Don Darío :</w:t>
      </w:r>
    </w:p>
    <w:p w:rsidR="00DC69B4" w:rsidRDefault="00DC69B4" w:rsidP="00DC69B4">
      <w:r>
        <w:t xml:space="preserve"> </w:t>
      </w:r>
    </w:p>
    <w:p w:rsidR="00DC69B4" w:rsidRDefault="00DC69B4" w:rsidP="00DC69B4">
      <w:r>
        <w:t>Con la presente estamos solicitando el siguiente servicio de   IMPRESIÓN  :</w:t>
      </w:r>
    </w:p>
    <w:p w:rsidR="00DC69B4" w:rsidRDefault="00DC69B4" w:rsidP="00DC69B4"/>
    <w:p w:rsidR="00DC69B4" w:rsidRDefault="00DC69B4" w:rsidP="00DC69B4">
      <w:pPr>
        <w:rPr>
          <w:b/>
          <w:bCs/>
          <w:u w:val="single"/>
        </w:rPr>
      </w:pPr>
    </w:p>
    <w:p w:rsidR="00DC69B4" w:rsidRDefault="00DC69B4" w:rsidP="00DC69B4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DC69B4" w:rsidRDefault="00DC69B4" w:rsidP="00DC69B4"/>
    <w:p w:rsidR="00DC69B4" w:rsidRDefault="00DC69B4" w:rsidP="00DC69B4">
      <w:r>
        <w:t>MATERIAL:</w:t>
      </w:r>
      <w:r>
        <w:tab/>
      </w:r>
      <w:r>
        <w:tab/>
        <w:t>Polietileno     Lamina    Transparente COEXTRUIDA</w:t>
      </w:r>
    </w:p>
    <w:p w:rsidR="00DC69B4" w:rsidRDefault="00DC69B4" w:rsidP="00DC69B4">
      <w:r>
        <w:t>MEDIDA:</w:t>
      </w:r>
      <w:r>
        <w:tab/>
      </w:r>
      <w:r>
        <w:tab/>
      </w:r>
      <w:r>
        <w:rPr>
          <w:b/>
        </w:rPr>
        <w:t xml:space="preserve">32.5 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DC69B4" w:rsidRPr="006D12B2" w:rsidRDefault="00DC69B4" w:rsidP="00DC69B4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DC69B4" w:rsidRDefault="00DC69B4" w:rsidP="00DC69B4">
      <w:r>
        <w:t>TRATADO:</w:t>
      </w:r>
      <w:r>
        <w:tab/>
      </w:r>
      <w:r>
        <w:tab/>
        <w:t>1  Cara</w:t>
      </w:r>
    </w:p>
    <w:p w:rsidR="00DC69B4" w:rsidRDefault="00DC69B4" w:rsidP="00DC69B4">
      <w:pPr>
        <w:rPr>
          <w:b/>
          <w:bCs/>
          <w:u w:val="single"/>
        </w:rPr>
      </w:pPr>
      <w:r>
        <w:t>CANTIDAD:</w:t>
      </w:r>
      <w:r>
        <w:tab/>
      </w:r>
      <w:r>
        <w:tab/>
        <w:t>3</w:t>
      </w:r>
      <w:r>
        <w:rPr>
          <w:b/>
        </w:rPr>
        <w:t xml:space="preserve">00  </w:t>
      </w:r>
      <w:r w:rsidRPr="00900A5A">
        <w:rPr>
          <w:b/>
        </w:rPr>
        <w:t xml:space="preserve">  Kg</w:t>
      </w:r>
      <w:r>
        <w:t>.</w:t>
      </w:r>
    </w:p>
    <w:p w:rsidR="00DC69B4" w:rsidRDefault="00DC69B4" w:rsidP="00DC69B4">
      <w:r>
        <w:t>COLORES:</w:t>
      </w:r>
      <w:r>
        <w:tab/>
      </w:r>
      <w:r>
        <w:tab/>
        <w:t xml:space="preserve">3      (   Blanco – Negro - Verde   )   </w:t>
      </w:r>
    </w:p>
    <w:p w:rsidR="00DC69B4" w:rsidRDefault="00DC69B4" w:rsidP="00DC69B4">
      <w:r>
        <w:t>CARAS:</w:t>
      </w:r>
      <w:r>
        <w:tab/>
      </w:r>
      <w:r>
        <w:tab/>
        <w:t>1  (3 x 1  )</w:t>
      </w:r>
    </w:p>
    <w:p w:rsidR="00DC69B4" w:rsidRDefault="00DC69B4" w:rsidP="00DC69B4">
      <w:r>
        <w:t>REPETICIÓN:</w:t>
      </w:r>
      <w:r>
        <w:tab/>
        <w:t xml:space="preserve">11   Cms   </w:t>
      </w:r>
    </w:p>
    <w:p w:rsidR="00DC69B4" w:rsidRPr="00900A5A" w:rsidRDefault="00DC69B4" w:rsidP="00DC69B4">
      <w:pPr>
        <w:rPr>
          <w:b/>
        </w:rPr>
      </w:pPr>
      <w:r>
        <w:t xml:space="preserve">RODILLO  :               </w:t>
      </w:r>
      <w:r>
        <w:rPr>
          <w:b/>
        </w:rPr>
        <w:t>45</w:t>
      </w:r>
    </w:p>
    <w:p w:rsidR="00DC69B4" w:rsidRDefault="00DC69B4" w:rsidP="00DC69B4">
      <w:r>
        <w:t>LAMINA:</w:t>
      </w:r>
      <w:r>
        <w:tab/>
      </w:r>
      <w:r>
        <w:tab/>
        <w:t>15.5    Cms    REFILADA PARA EMPAQUETADORA</w:t>
      </w:r>
    </w:p>
    <w:p w:rsidR="00DC69B4" w:rsidRDefault="00DC69B4" w:rsidP="00DC69B4">
      <w:r>
        <w:t>FOTOCAELDA:</w:t>
      </w:r>
      <w:r>
        <w:tab/>
        <w:t>Según muestra con doble  color</w:t>
      </w:r>
    </w:p>
    <w:p w:rsidR="00DC69B4" w:rsidRPr="00146B92" w:rsidRDefault="00DC69B4" w:rsidP="00DC69B4">
      <w:pPr>
        <w:rPr>
          <w:b/>
        </w:rPr>
      </w:pPr>
      <w:r>
        <w:t>REFERENCIA:</w:t>
      </w:r>
      <w:r>
        <w:tab/>
      </w:r>
      <w:r>
        <w:rPr>
          <w:b/>
        </w:rPr>
        <w:t xml:space="preserve">PULPA    </w:t>
      </w:r>
      <w:r>
        <w:rPr>
          <w:b/>
          <w:u w:val="single"/>
        </w:rPr>
        <w:t>GUANABANA</w:t>
      </w:r>
      <w:r>
        <w:rPr>
          <w:b/>
        </w:rPr>
        <w:t xml:space="preserve">    90  GMS</w:t>
      </w:r>
    </w:p>
    <w:p w:rsidR="00DC69B4" w:rsidRDefault="00DC69B4" w:rsidP="00DC69B4">
      <w:r>
        <w:tab/>
      </w:r>
      <w:r>
        <w:tab/>
      </w:r>
      <w:r>
        <w:tab/>
      </w:r>
    </w:p>
    <w:p w:rsidR="00DC69B4" w:rsidRDefault="00DC69B4" w:rsidP="00DC69B4"/>
    <w:p w:rsidR="00DC69B4" w:rsidRDefault="00DC69B4" w:rsidP="00DC69B4">
      <w:r>
        <w:rPr>
          <w:b/>
          <w:bCs/>
          <w:u w:val="single"/>
        </w:rPr>
        <w:t>NOTA:</w:t>
      </w:r>
      <w:r>
        <w:t xml:space="preserve">  </w:t>
      </w:r>
      <w:r>
        <w:tab/>
        <w:t>- Cyreles   en  su planta.</w:t>
      </w:r>
      <w:r>
        <w:tab/>
      </w:r>
    </w:p>
    <w:p w:rsidR="00DC69B4" w:rsidRDefault="00DC69B4" w:rsidP="00DC69B4">
      <w:pPr>
        <w:pStyle w:val="Prrafodelista"/>
        <w:numPr>
          <w:ilvl w:val="0"/>
          <w:numId w:val="2"/>
        </w:numPr>
      </w:pPr>
      <w:r>
        <w:t xml:space="preserve"> Se aprueba  impresión</w:t>
      </w:r>
    </w:p>
    <w:p w:rsidR="00DC69B4" w:rsidRDefault="00DC69B4" w:rsidP="00DC69B4">
      <w:pPr>
        <w:pStyle w:val="Prrafodelista"/>
        <w:numPr>
          <w:ilvl w:val="0"/>
          <w:numId w:val="2"/>
        </w:numPr>
        <w:rPr>
          <w:b/>
        </w:rPr>
      </w:pPr>
      <w:r w:rsidRPr="00B17D3F">
        <w:rPr>
          <w:b/>
        </w:rPr>
        <w:t>UTILIZAR  TINTAS ANTIGRASA</w:t>
      </w:r>
    </w:p>
    <w:p w:rsidR="00DC69B4" w:rsidRDefault="00DC69B4" w:rsidP="00DC69B4">
      <w:pPr>
        <w:pStyle w:val="Prrafodelista"/>
        <w:numPr>
          <w:ilvl w:val="0"/>
          <w:numId w:val="2"/>
        </w:numPr>
        <w:rPr>
          <w:b/>
        </w:rPr>
      </w:pPr>
      <w:r>
        <w:rPr>
          <w:b/>
        </w:rPr>
        <w:t>CONTROLAR DESPRENDIMIENTO DE TINTA</w:t>
      </w:r>
    </w:p>
    <w:p w:rsidR="00DC69B4" w:rsidRPr="007B7283" w:rsidRDefault="00DC69B4" w:rsidP="00DC69B4">
      <w:pPr>
        <w:rPr>
          <w:sz w:val="44"/>
          <w:szCs w:val="44"/>
        </w:rPr>
      </w:pPr>
    </w:p>
    <w:p w:rsidR="00DC69B4" w:rsidRDefault="00DC69B4" w:rsidP="00DC69B4"/>
    <w:p w:rsidR="00DC69B4" w:rsidRDefault="00DC69B4" w:rsidP="00DC69B4">
      <w:r>
        <w:t>Agradezco la atención y colaboración prestada.</w:t>
      </w:r>
    </w:p>
    <w:p w:rsidR="00DC69B4" w:rsidRDefault="00DC69B4" w:rsidP="00DC69B4"/>
    <w:p w:rsidR="00DC69B4" w:rsidRDefault="00DC69B4" w:rsidP="00DC69B4">
      <w:r>
        <w:t>Cordialmente,</w:t>
      </w:r>
    </w:p>
    <w:p w:rsidR="00DC69B4" w:rsidRPr="00F4077E" w:rsidRDefault="00DC69B4" w:rsidP="00DC69B4">
      <w:pPr>
        <w:rPr>
          <w:b/>
        </w:rPr>
      </w:pPr>
    </w:p>
    <w:p w:rsidR="00DC69B4" w:rsidRDefault="00DC69B4" w:rsidP="00DC69B4"/>
    <w:p w:rsidR="00DC69B4" w:rsidRDefault="00DC69B4" w:rsidP="00DC69B4">
      <w:r>
        <w:lastRenderedPageBreak/>
        <w:t>RICARDO CASAS ZAPATA</w:t>
      </w:r>
    </w:p>
    <w:p w:rsidR="00DC69B4" w:rsidRDefault="00DC69B4" w:rsidP="00DC69B4">
      <w:r>
        <w:t>Director.</w:t>
      </w:r>
    </w:p>
    <w:p w:rsidR="00DC69B4" w:rsidRDefault="00DC69B4" w:rsidP="00280724">
      <w:pPr>
        <w:rPr>
          <w:b/>
        </w:rPr>
      </w:pPr>
    </w:p>
    <w:p w:rsidR="00581B09" w:rsidRDefault="00581B09" w:rsidP="00280724">
      <w:pPr>
        <w:rPr>
          <w:b/>
        </w:rPr>
      </w:pPr>
    </w:p>
    <w:p w:rsidR="00581B09" w:rsidRDefault="00581B09" w:rsidP="00280724">
      <w:pPr>
        <w:rPr>
          <w:b/>
        </w:rPr>
      </w:pPr>
    </w:p>
    <w:p w:rsidR="00581B09" w:rsidRDefault="00581B09" w:rsidP="00581B09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581B09" w:rsidRDefault="00581B09" w:rsidP="00581B09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581B09" w:rsidRDefault="00581B09" w:rsidP="00581B09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581B09" w:rsidRDefault="00581B09" w:rsidP="00581B09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581B09" w:rsidRDefault="00581B09" w:rsidP="00581B09">
      <w:pPr>
        <w:rPr>
          <w:b/>
          <w:bCs/>
        </w:rPr>
      </w:pPr>
    </w:p>
    <w:p w:rsidR="00581B09" w:rsidRDefault="00581B09" w:rsidP="00581B09">
      <w:pPr>
        <w:pStyle w:val="Ttulo1"/>
      </w:pPr>
    </w:p>
    <w:p w:rsidR="00581B09" w:rsidRDefault="00581B09" w:rsidP="00581B09">
      <w:pPr>
        <w:pStyle w:val="Ttulo1"/>
      </w:pPr>
      <w:r>
        <w:t>ORDEN DE TRABAJO   N °      08462</w:t>
      </w:r>
    </w:p>
    <w:p w:rsidR="00581B09" w:rsidRDefault="00581B09" w:rsidP="00581B09"/>
    <w:p w:rsidR="00581B09" w:rsidRDefault="00581B09" w:rsidP="00581B09">
      <w:r>
        <w:t>FECHA:</w:t>
      </w:r>
      <w:r>
        <w:tab/>
        <w:t>Medellín,  Junio  10    de   2011</w:t>
      </w:r>
    </w:p>
    <w:p w:rsidR="00581B09" w:rsidRDefault="00581B09" w:rsidP="00581B09">
      <w:r>
        <w:t>PARA:</w:t>
      </w:r>
      <w:r>
        <w:tab/>
      </w:r>
      <w:r>
        <w:tab/>
        <w:t>PLÁSTICOS DARMA</w:t>
      </w:r>
    </w:p>
    <w:p w:rsidR="00581B09" w:rsidRDefault="00581B09" w:rsidP="00581B09">
      <w:r>
        <w:t>ATENCIÓN:</w:t>
      </w:r>
      <w:r>
        <w:tab/>
        <w:t>Sr. Darío Jaramillo</w:t>
      </w:r>
    </w:p>
    <w:p w:rsidR="00581B09" w:rsidRDefault="00581B09" w:rsidP="00581B09">
      <w:r>
        <w:tab/>
      </w:r>
      <w:r>
        <w:tab/>
        <w:t>Gerente.</w:t>
      </w:r>
    </w:p>
    <w:p w:rsidR="00581B09" w:rsidRDefault="00581B09" w:rsidP="00581B09"/>
    <w:p w:rsidR="00581B09" w:rsidRDefault="00581B09" w:rsidP="00581B09">
      <w:r>
        <w:t>Apreciado Don Darío:</w:t>
      </w:r>
    </w:p>
    <w:p w:rsidR="00581B09" w:rsidRPr="00D8653D" w:rsidRDefault="00581B09" w:rsidP="00581B09"/>
    <w:p w:rsidR="00581B09" w:rsidRDefault="00581B09" w:rsidP="00581B09">
      <w:r>
        <w:t>Con la presente estamos solicitando el siguiente servicio de  IMPRESIÓN :</w:t>
      </w:r>
    </w:p>
    <w:p w:rsidR="00581B09" w:rsidRDefault="00581B09" w:rsidP="00581B09"/>
    <w:p w:rsidR="00581B09" w:rsidRDefault="00581B09" w:rsidP="00581B09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581B09" w:rsidRDefault="00581B09" w:rsidP="00581B09">
      <w:pPr>
        <w:rPr>
          <w:b/>
          <w:bCs/>
        </w:rPr>
      </w:pPr>
    </w:p>
    <w:p w:rsidR="00581B09" w:rsidRPr="008249ED" w:rsidRDefault="00581B09" w:rsidP="00581B09">
      <w:pPr>
        <w:rPr>
          <w:b/>
        </w:rPr>
      </w:pPr>
      <w:r>
        <w:t xml:space="preserve">MATERIAL   :           Polipropileno  Tubular   de  </w:t>
      </w:r>
      <w:r w:rsidRPr="008249ED">
        <w:rPr>
          <w:b/>
        </w:rPr>
        <w:t>30    cms</w:t>
      </w:r>
    </w:p>
    <w:p w:rsidR="00581B09" w:rsidRDefault="00581B09" w:rsidP="00581B09">
      <w:r>
        <w:t>CLIBRE      :               1.4  ”</w:t>
      </w:r>
    </w:p>
    <w:p w:rsidR="00581B09" w:rsidRPr="00AD5DCF" w:rsidRDefault="00581B09" w:rsidP="00581B09">
      <w:pPr>
        <w:rPr>
          <w:b/>
        </w:rPr>
      </w:pPr>
      <w:r>
        <w:t>REFERENCIA:</w:t>
      </w:r>
      <w:r>
        <w:tab/>
      </w:r>
      <w:r>
        <w:rPr>
          <w:b/>
        </w:rPr>
        <w:t>CARMEL  MEDIANA 2</w:t>
      </w:r>
    </w:p>
    <w:p w:rsidR="00581B09" w:rsidRPr="00936C49" w:rsidRDefault="00581B09" w:rsidP="00581B09">
      <w:pPr>
        <w:rPr>
          <w:b/>
        </w:rPr>
      </w:pPr>
      <w:r>
        <w:t>CANTIDAD    :         150</w:t>
      </w:r>
      <w:r w:rsidRPr="00936C49">
        <w:rPr>
          <w:b/>
        </w:rPr>
        <w:t xml:space="preserve">   Kg</w:t>
      </w:r>
    </w:p>
    <w:p w:rsidR="00581B09" w:rsidRDefault="00581B09" w:rsidP="00581B09">
      <w:r>
        <w:t>COLORES:</w:t>
      </w:r>
      <w:r>
        <w:tab/>
      </w:r>
      <w:r>
        <w:tab/>
        <w:t>2   ( BLANCO – RUBINE RED C )</w:t>
      </w:r>
    </w:p>
    <w:p w:rsidR="00581B09" w:rsidRDefault="00581B09" w:rsidP="00581B09">
      <w:r>
        <w:t>CARAS:</w:t>
      </w:r>
      <w:r>
        <w:tab/>
      </w:r>
      <w:r>
        <w:tab/>
        <w:t>2  ( 2X2-2X2 )</w:t>
      </w:r>
    </w:p>
    <w:p w:rsidR="00581B09" w:rsidRDefault="00581B09" w:rsidP="00581B09">
      <w:r>
        <w:t>REPETICIÓN:</w:t>
      </w:r>
      <w:r>
        <w:tab/>
        <w:t>24.5</w:t>
      </w:r>
    </w:p>
    <w:p w:rsidR="00581B09" w:rsidRDefault="00581B09" w:rsidP="00581B09">
      <w:r>
        <w:t>RODILLO:</w:t>
      </w:r>
      <w:r>
        <w:tab/>
      </w:r>
      <w:r>
        <w:tab/>
        <w:t>25</w:t>
      </w:r>
    </w:p>
    <w:p w:rsidR="00581B09" w:rsidRDefault="00581B09" w:rsidP="00581B09">
      <w:r>
        <w:t>BOLSA:</w:t>
      </w:r>
      <w:r>
        <w:tab/>
      </w:r>
      <w:r>
        <w:tab/>
      </w:r>
      <w:r w:rsidRPr="008249ED">
        <w:rPr>
          <w:b/>
        </w:rPr>
        <w:t>24.5    X  28   +  5</w:t>
      </w:r>
      <w:r>
        <w:t xml:space="preserve">    cms  de solapa   Interna  pegada</w:t>
      </w:r>
    </w:p>
    <w:p w:rsidR="00581B09" w:rsidRDefault="00581B09" w:rsidP="00581B09">
      <w:r>
        <w:t>SELLADO:</w:t>
      </w:r>
      <w:r>
        <w:tab/>
      </w:r>
      <w:r>
        <w:tab/>
        <w:t>Para selle lateral.</w:t>
      </w:r>
    </w:p>
    <w:p w:rsidR="00581B09" w:rsidRDefault="00581B09" w:rsidP="00581B09"/>
    <w:p w:rsidR="00581B09" w:rsidRDefault="00581B09" w:rsidP="00581B09"/>
    <w:p w:rsidR="00581B09" w:rsidRDefault="00581B09" w:rsidP="00581B09">
      <w:r>
        <w:rPr>
          <w:b/>
          <w:bCs/>
          <w:u w:val="single"/>
        </w:rPr>
        <w:t>NOTA:</w:t>
      </w:r>
      <w:r>
        <w:t xml:space="preserve">  *   Los cyreles   EN SU  PLANTA</w:t>
      </w:r>
    </w:p>
    <w:p w:rsidR="00581B09" w:rsidRDefault="00581B09" w:rsidP="00581B09">
      <w:pPr>
        <w:numPr>
          <w:ilvl w:val="0"/>
          <w:numId w:val="1"/>
        </w:numPr>
      </w:pPr>
      <w:r>
        <w:t>Se envían ARTE    para tonos y alturas</w:t>
      </w:r>
    </w:p>
    <w:p w:rsidR="00581B09" w:rsidRPr="00307118" w:rsidRDefault="00581B09" w:rsidP="00581B09">
      <w:pPr>
        <w:numPr>
          <w:ilvl w:val="0"/>
          <w:numId w:val="2"/>
        </w:numPr>
      </w:pPr>
      <w:r>
        <w:t xml:space="preserve">Se  envía el material de PP </w:t>
      </w:r>
      <w:r>
        <w:rPr>
          <w:b/>
        </w:rPr>
        <w:t xml:space="preserve">de  30 </w:t>
      </w:r>
      <w:r w:rsidRPr="00AD5DCF">
        <w:rPr>
          <w:b/>
        </w:rPr>
        <w:t xml:space="preserve">  cms</w:t>
      </w:r>
    </w:p>
    <w:p w:rsidR="00581B09" w:rsidRDefault="00581B09" w:rsidP="00581B09">
      <w:pPr>
        <w:ind w:left="885"/>
      </w:pPr>
    </w:p>
    <w:p w:rsidR="00581B09" w:rsidRDefault="00581B09" w:rsidP="00581B09">
      <w:pPr>
        <w:ind w:left="885"/>
      </w:pPr>
    </w:p>
    <w:p w:rsidR="00581B09" w:rsidRDefault="00581B09" w:rsidP="00581B09">
      <w:r>
        <w:t>Agradezco la atención y colaboración prestada.</w:t>
      </w:r>
    </w:p>
    <w:p w:rsidR="00581B09" w:rsidRDefault="00581B09" w:rsidP="00581B09"/>
    <w:p w:rsidR="00581B09" w:rsidRDefault="00581B09" w:rsidP="00581B09"/>
    <w:p w:rsidR="00581B09" w:rsidRDefault="00581B09" w:rsidP="00581B09">
      <w:r>
        <w:t>Cordialmente,</w:t>
      </w:r>
    </w:p>
    <w:p w:rsidR="00581B09" w:rsidRDefault="00581B09" w:rsidP="00581B09"/>
    <w:p w:rsidR="00581B09" w:rsidRDefault="00581B09" w:rsidP="00581B09"/>
    <w:p w:rsidR="00581B09" w:rsidRDefault="00581B09" w:rsidP="00581B09"/>
    <w:p w:rsidR="00581B09" w:rsidRDefault="00581B09" w:rsidP="00581B09">
      <w:r>
        <w:t>RICARDO CASAS ZAPATA</w:t>
      </w:r>
    </w:p>
    <w:p w:rsidR="00581B09" w:rsidRDefault="00581B09" w:rsidP="00581B09">
      <w:r>
        <w:t>Director.</w:t>
      </w:r>
    </w:p>
    <w:p w:rsidR="00581B09" w:rsidRDefault="00581B09" w:rsidP="00581B09"/>
    <w:p w:rsidR="00581B09" w:rsidRDefault="00581B09" w:rsidP="00280724">
      <w:pPr>
        <w:rPr>
          <w:b/>
        </w:rPr>
      </w:pPr>
    </w:p>
    <w:p w:rsidR="00581B09" w:rsidRDefault="00581B09" w:rsidP="00280724">
      <w:pPr>
        <w:rPr>
          <w:b/>
        </w:rPr>
      </w:pPr>
    </w:p>
    <w:p w:rsidR="00581B09" w:rsidRDefault="00581B09" w:rsidP="00280724">
      <w:pPr>
        <w:rPr>
          <w:b/>
        </w:rPr>
      </w:pPr>
    </w:p>
    <w:p w:rsidR="00581B09" w:rsidRDefault="00581B09" w:rsidP="00280724">
      <w:pPr>
        <w:rPr>
          <w:b/>
        </w:rPr>
      </w:pPr>
    </w:p>
    <w:p w:rsidR="00581B09" w:rsidRDefault="00581B09" w:rsidP="00280724">
      <w:pPr>
        <w:rPr>
          <w:b/>
        </w:rPr>
      </w:pPr>
    </w:p>
    <w:p w:rsidR="00581B09" w:rsidRDefault="00581B09" w:rsidP="00581B09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581B09" w:rsidRDefault="00581B09" w:rsidP="00581B09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581B09" w:rsidRDefault="00581B09" w:rsidP="00581B09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581B09" w:rsidRDefault="00581B09" w:rsidP="00581B09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581B09" w:rsidRDefault="00581B09" w:rsidP="00581B09">
      <w:pPr>
        <w:rPr>
          <w:b/>
          <w:bCs/>
        </w:rPr>
      </w:pPr>
    </w:p>
    <w:p w:rsidR="00581B09" w:rsidRDefault="00581B09" w:rsidP="00581B09">
      <w:pPr>
        <w:pStyle w:val="Ttulo1"/>
      </w:pPr>
    </w:p>
    <w:p w:rsidR="00581B09" w:rsidRDefault="00581B09" w:rsidP="00581B09">
      <w:pPr>
        <w:pStyle w:val="Ttulo1"/>
      </w:pPr>
      <w:r>
        <w:t>ORDEN DE TRABAJO  N °      08463</w:t>
      </w:r>
    </w:p>
    <w:p w:rsidR="00581B09" w:rsidRPr="00581B09" w:rsidRDefault="00581B09" w:rsidP="00581B09"/>
    <w:p w:rsidR="00581B09" w:rsidRDefault="00581B09" w:rsidP="00581B09">
      <w:r>
        <w:t>FECHA:</w:t>
      </w:r>
      <w:r>
        <w:tab/>
        <w:t>Medellín,  Junio   10   de   2011</w:t>
      </w:r>
    </w:p>
    <w:p w:rsidR="00581B09" w:rsidRDefault="00581B09" w:rsidP="00581B09">
      <w:r>
        <w:t>PARA:</w:t>
      </w:r>
      <w:r>
        <w:tab/>
      </w:r>
      <w:r>
        <w:tab/>
        <w:t>PLÁSTICOS DARMA</w:t>
      </w:r>
    </w:p>
    <w:p w:rsidR="00581B09" w:rsidRDefault="00581B09" w:rsidP="00581B09">
      <w:r>
        <w:t>ATENCIÓN:</w:t>
      </w:r>
      <w:r>
        <w:tab/>
        <w:t>Sr. Darío Jaramillo</w:t>
      </w:r>
    </w:p>
    <w:p w:rsidR="00581B09" w:rsidRDefault="00581B09" w:rsidP="00581B09">
      <w:r>
        <w:tab/>
      </w:r>
      <w:r>
        <w:tab/>
        <w:t>Gerente.</w:t>
      </w:r>
    </w:p>
    <w:p w:rsidR="00581B09" w:rsidRDefault="00581B09" w:rsidP="00581B09"/>
    <w:p w:rsidR="00581B09" w:rsidRDefault="00581B09" w:rsidP="00581B09">
      <w:r>
        <w:t>Apreciado Don Darío:</w:t>
      </w:r>
    </w:p>
    <w:p w:rsidR="00581B09" w:rsidRDefault="00581B09" w:rsidP="00581B09"/>
    <w:p w:rsidR="00581B09" w:rsidRDefault="00581B09" w:rsidP="00581B09">
      <w:r>
        <w:t>Con la presente estamos solicitando el siguiente servicio de  IMPRESIÓN:</w:t>
      </w:r>
    </w:p>
    <w:p w:rsidR="00581B09" w:rsidRDefault="00581B09" w:rsidP="00581B09"/>
    <w:p w:rsidR="00581B09" w:rsidRDefault="00581B09" w:rsidP="00581B09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581B09" w:rsidRDefault="00581B09" w:rsidP="00581B09">
      <w:r>
        <w:t xml:space="preserve">MATERIAL   :           Polipropileno   Tubular   de   </w:t>
      </w:r>
      <w:r>
        <w:rPr>
          <w:b/>
        </w:rPr>
        <w:t>30</w:t>
      </w:r>
      <w:r>
        <w:t xml:space="preserve">    cms</w:t>
      </w:r>
    </w:p>
    <w:p w:rsidR="00581B09" w:rsidRDefault="00581B09" w:rsidP="00581B09">
      <w:r>
        <w:t>CALIBRE      :           1.5  ”</w:t>
      </w:r>
    </w:p>
    <w:p w:rsidR="00581B09" w:rsidRPr="00AD5DCF" w:rsidRDefault="00581B09" w:rsidP="00581B09">
      <w:pPr>
        <w:rPr>
          <w:b/>
        </w:rPr>
      </w:pPr>
      <w:r>
        <w:t>REFERENCIA:</w:t>
      </w:r>
      <w:r>
        <w:tab/>
      </w:r>
      <w:r>
        <w:rPr>
          <w:b/>
        </w:rPr>
        <w:t>TEENS  2</w:t>
      </w:r>
    </w:p>
    <w:p w:rsidR="00581B09" w:rsidRDefault="009D68F0" w:rsidP="00581B09">
      <w:pPr>
        <w:tabs>
          <w:tab w:val="left" w:pos="6663"/>
        </w:tabs>
      </w:pPr>
      <w:r>
        <w:t>CANTIDAD    :          1</w:t>
      </w:r>
      <w:r w:rsidR="00581B09">
        <w:t>50    Kg</w:t>
      </w:r>
    </w:p>
    <w:p w:rsidR="00581B09" w:rsidRDefault="00581B09" w:rsidP="00581B09">
      <w:r>
        <w:t>COLORES:</w:t>
      </w:r>
      <w:r>
        <w:tab/>
      </w:r>
      <w:r>
        <w:tab/>
        <w:t xml:space="preserve">2     </w:t>
      </w:r>
      <w:r w:rsidRPr="007F1676">
        <w:rPr>
          <w:b/>
        </w:rPr>
        <w:t>(BLANCO - RODAMINA )</w:t>
      </w:r>
    </w:p>
    <w:p w:rsidR="00581B09" w:rsidRDefault="00581B09" w:rsidP="00581B09">
      <w:r>
        <w:t>CARAS:</w:t>
      </w:r>
      <w:r>
        <w:tab/>
      </w:r>
      <w:r>
        <w:tab/>
        <w:t xml:space="preserve">1  </w:t>
      </w:r>
    </w:p>
    <w:p w:rsidR="00581B09" w:rsidRDefault="00581B09" w:rsidP="00581B09">
      <w:r>
        <w:t>REPETICIÓN:</w:t>
      </w:r>
      <w:r>
        <w:tab/>
        <w:t>24.5</w:t>
      </w:r>
    </w:p>
    <w:p w:rsidR="00581B09" w:rsidRPr="007E24E2" w:rsidRDefault="00581B09" w:rsidP="00581B09">
      <w:pPr>
        <w:rPr>
          <w:b/>
        </w:rPr>
      </w:pPr>
      <w:r>
        <w:t>RODILLO:</w:t>
      </w:r>
      <w:r>
        <w:tab/>
      </w:r>
      <w:r>
        <w:tab/>
      </w:r>
      <w:r>
        <w:rPr>
          <w:b/>
        </w:rPr>
        <w:t>25</w:t>
      </w:r>
    </w:p>
    <w:p w:rsidR="00581B09" w:rsidRDefault="00581B09" w:rsidP="00581B09">
      <w:r>
        <w:t>BOLSA:</w:t>
      </w:r>
      <w:r>
        <w:tab/>
      </w:r>
      <w:r>
        <w:tab/>
        <w:t>24.5  X  28 + 5    cms   de  Solapa Interna.</w:t>
      </w:r>
    </w:p>
    <w:p w:rsidR="00581B09" w:rsidRDefault="00581B09" w:rsidP="00581B09">
      <w:r>
        <w:t>SELLADO:</w:t>
      </w:r>
      <w:r>
        <w:tab/>
      </w:r>
      <w:r>
        <w:tab/>
        <w:t>Para selle lateral.</w:t>
      </w:r>
    </w:p>
    <w:p w:rsidR="00581B09" w:rsidRDefault="00581B09" w:rsidP="00581B09"/>
    <w:p w:rsidR="00581B09" w:rsidRDefault="00581B09" w:rsidP="00581B09"/>
    <w:p w:rsidR="00581B09" w:rsidRDefault="00581B09" w:rsidP="00581B09">
      <w:r>
        <w:rPr>
          <w:b/>
          <w:bCs/>
          <w:u w:val="single"/>
        </w:rPr>
        <w:t>NOTA:</w:t>
      </w:r>
      <w:r>
        <w:t xml:space="preserve">  *   Los cyreles   NUEVOS EN SU PLANTA</w:t>
      </w:r>
    </w:p>
    <w:p w:rsidR="00581B09" w:rsidRDefault="00581B09" w:rsidP="00581B09">
      <w:pPr>
        <w:numPr>
          <w:ilvl w:val="0"/>
          <w:numId w:val="1"/>
        </w:numPr>
      </w:pPr>
      <w:r>
        <w:t>Se envían ARTE    para tonos y alturas</w:t>
      </w:r>
    </w:p>
    <w:p w:rsidR="00581B09" w:rsidRPr="00B11BD2" w:rsidRDefault="00581B09" w:rsidP="00581B09">
      <w:pPr>
        <w:numPr>
          <w:ilvl w:val="0"/>
          <w:numId w:val="2"/>
        </w:numPr>
      </w:pPr>
      <w:r>
        <w:t xml:space="preserve">Se  envía el material de PP </w:t>
      </w:r>
      <w:r>
        <w:rPr>
          <w:b/>
        </w:rPr>
        <w:t xml:space="preserve">de  30 </w:t>
      </w:r>
      <w:r w:rsidRPr="00AD5DCF">
        <w:rPr>
          <w:b/>
        </w:rPr>
        <w:t xml:space="preserve">  cms</w:t>
      </w:r>
    </w:p>
    <w:p w:rsidR="00581B09" w:rsidRPr="005574BF" w:rsidRDefault="00581B09" w:rsidP="00581B09">
      <w:pPr>
        <w:ind w:left="1500"/>
      </w:pPr>
    </w:p>
    <w:p w:rsidR="00581B09" w:rsidRDefault="00581B09" w:rsidP="00581B09">
      <w:pPr>
        <w:ind w:left="885"/>
      </w:pPr>
    </w:p>
    <w:p w:rsidR="00581B09" w:rsidRDefault="00581B09" w:rsidP="00581B09">
      <w:pPr>
        <w:ind w:left="885"/>
      </w:pPr>
    </w:p>
    <w:p w:rsidR="00581B09" w:rsidRDefault="00581B09" w:rsidP="00581B09">
      <w:r>
        <w:t>Agradezco la atención y colaboración prestada.</w:t>
      </w:r>
    </w:p>
    <w:p w:rsidR="00581B09" w:rsidRDefault="00581B09" w:rsidP="00581B09"/>
    <w:p w:rsidR="00581B09" w:rsidRDefault="00581B09" w:rsidP="00581B09"/>
    <w:p w:rsidR="00581B09" w:rsidRDefault="00581B09" w:rsidP="00581B09">
      <w:r>
        <w:t>Cordialmente,</w:t>
      </w:r>
    </w:p>
    <w:p w:rsidR="00581B09" w:rsidRDefault="00581B09" w:rsidP="00581B09"/>
    <w:p w:rsidR="00581B09" w:rsidRDefault="00581B09" w:rsidP="00581B09"/>
    <w:p w:rsidR="00581B09" w:rsidRDefault="00581B09" w:rsidP="00581B09"/>
    <w:p w:rsidR="00581B09" w:rsidRDefault="00581B09" w:rsidP="00581B09">
      <w:r>
        <w:t>RICARDO CASAS ZAPATA</w:t>
      </w:r>
    </w:p>
    <w:p w:rsidR="00581B09" w:rsidRDefault="00581B09" w:rsidP="00581B09">
      <w:r>
        <w:t>Director</w:t>
      </w:r>
    </w:p>
    <w:p w:rsidR="00581B09" w:rsidRDefault="00581B09" w:rsidP="00581B09">
      <w:pPr>
        <w:rPr>
          <w:b/>
        </w:rPr>
      </w:pPr>
    </w:p>
    <w:p w:rsidR="00581B09" w:rsidRDefault="00581B09" w:rsidP="00280724">
      <w:pPr>
        <w:rPr>
          <w:b/>
        </w:rPr>
      </w:pPr>
    </w:p>
    <w:p w:rsidR="009D68F0" w:rsidRDefault="009D68F0" w:rsidP="00280724">
      <w:pPr>
        <w:rPr>
          <w:b/>
        </w:rPr>
      </w:pPr>
    </w:p>
    <w:p w:rsidR="009D68F0" w:rsidRDefault="009D68F0" w:rsidP="00280724">
      <w:pPr>
        <w:rPr>
          <w:b/>
        </w:rPr>
      </w:pPr>
    </w:p>
    <w:p w:rsidR="009D68F0" w:rsidRDefault="009D68F0" w:rsidP="00280724">
      <w:pPr>
        <w:rPr>
          <w:b/>
        </w:rPr>
      </w:pPr>
    </w:p>
    <w:p w:rsidR="009D68F0" w:rsidRDefault="009D68F0" w:rsidP="00280724">
      <w:pPr>
        <w:rPr>
          <w:b/>
        </w:rPr>
      </w:pPr>
    </w:p>
    <w:p w:rsidR="009D68F0" w:rsidRDefault="009D68F0" w:rsidP="009D68F0">
      <w:pPr>
        <w:rPr>
          <w:b/>
        </w:rPr>
      </w:pPr>
    </w:p>
    <w:p w:rsidR="009D68F0" w:rsidRDefault="009D68F0" w:rsidP="009D68F0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9D68F0" w:rsidRDefault="009D68F0" w:rsidP="009D68F0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9D68F0" w:rsidRDefault="009D68F0" w:rsidP="009D68F0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9D68F0" w:rsidRDefault="009D68F0" w:rsidP="009D68F0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9D68F0" w:rsidRDefault="009D68F0" w:rsidP="009D68F0">
      <w:pPr>
        <w:rPr>
          <w:b/>
          <w:bCs/>
        </w:rPr>
      </w:pPr>
    </w:p>
    <w:p w:rsidR="009D68F0" w:rsidRDefault="009D68F0" w:rsidP="009D68F0">
      <w:pPr>
        <w:pStyle w:val="Ttulo1"/>
      </w:pPr>
      <w:r>
        <w:t>ORDEN DE TRABAJO N°      08459</w:t>
      </w:r>
    </w:p>
    <w:p w:rsidR="009D68F0" w:rsidRDefault="009D68F0" w:rsidP="009D68F0"/>
    <w:p w:rsidR="009D68F0" w:rsidRDefault="009D68F0" w:rsidP="009D68F0"/>
    <w:p w:rsidR="009D68F0" w:rsidRDefault="009D68F0" w:rsidP="009D68F0">
      <w:r>
        <w:t>FECHA:</w:t>
      </w:r>
      <w:r>
        <w:tab/>
        <w:t>Medellín,   Junio  10   de  2011</w:t>
      </w:r>
    </w:p>
    <w:p w:rsidR="009D68F0" w:rsidRDefault="009D68F0" w:rsidP="009D68F0">
      <w:r>
        <w:t>PARA:</w:t>
      </w:r>
      <w:r>
        <w:tab/>
      </w:r>
      <w:r>
        <w:tab/>
        <w:t>PLÁSTICOS DARMA</w:t>
      </w:r>
    </w:p>
    <w:p w:rsidR="009D68F0" w:rsidRDefault="009D68F0" w:rsidP="009D68F0">
      <w:r>
        <w:t>ATENCIÓN:</w:t>
      </w:r>
      <w:r>
        <w:tab/>
        <w:t>Sr. Darío Jaramillo</w:t>
      </w:r>
    </w:p>
    <w:p w:rsidR="009D68F0" w:rsidRDefault="009D68F0" w:rsidP="009D68F0">
      <w:r>
        <w:tab/>
      </w:r>
      <w:r>
        <w:tab/>
        <w:t>Gerente.</w:t>
      </w:r>
    </w:p>
    <w:p w:rsidR="009D68F0" w:rsidRDefault="009D68F0" w:rsidP="009D68F0"/>
    <w:p w:rsidR="009D68F0" w:rsidRDefault="009D68F0" w:rsidP="009D68F0">
      <w:r>
        <w:t>Apreciado Don Darío :</w:t>
      </w:r>
    </w:p>
    <w:p w:rsidR="009D68F0" w:rsidRDefault="009D68F0" w:rsidP="009D68F0">
      <w:r>
        <w:t xml:space="preserve"> </w:t>
      </w:r>
    </w:p>
    <w:p w:rsidR="009D68F0" w:rsidRDefault="009D68F0" w:rsidP="009D68F0">
      <w:r>
        <w:t>Con la presente estamos solicitando el siguiente servicio de   IMPRESIÓN  :</w:t>
      </w:r>
    </w:p>
    <w:p w:rsidR="009D68F0" w:rsidRDefault="009D68F0" w:rsidP="009D68F0"/>
    <w:p w:rsidR="009D68F0" w:rsidRDefault="009D68F0" w:rsidP="009D68F0">
      <w:pPr>
        <w:rPr>
          <w:b/>
          <w:bCs/>
          <w:u w:val="single"/>
        </w:rPr>
      </w:pPr>
    </w:p>
    <w:p w:rsidR="009D68F0" w:rsidRDefault="009D68F0" w:rsidP="009D68F0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9D68F0" w:rsidRDefault="009D68F0" w:rsidP="009D68F0"/>
    <w:p w:rsidR="009D68F0" w:rsidRDefault="009D68F0" w:rsidP="009D68F0">
      <w:r>
        <w:t>MATERIAL:</w:t>
      </w:r>
      <w:r>
        <w:tab/>
      </w:r>
      <w:r>
        <w:tab/>
        <w:t>Polietileno     Lamina    Transparente  BD</w:t>
      </w:r>
    </w:p>
    <w:p w:rsidR="009D68F0" w:rsidRDefault="009D68F0" w:rsidP="009D68F0">
      <w:r>
        <w:t>MEDIDA:</w:t>
      </w:r>
      <w:r>
        <w:tab/>
      </w:r>
      <w:r>
        <w:tab/>
      </w:r>
      <w:r>
        <w:rPr>
          <w:b/>
        </w:rPr>
        <w:t xml:space="preserve">34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9D68F0" w:rsidRPr="006D12B2" w:rsidRDefault="009D68F0" w:rsidP="009D68F0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9D68F0" w:rsidRDefault="009D68F0" w:rsidP="009D68F0">
      <w:r>
        <w:t>TRATADO:</w:t>
      </w:r>
      <w:r>
        <w:tab/>
      </w:r>
      <w:r>
        <w:tab/>
        <w:t>1  Cara</w:t>
      </w:r>
    </w:p>
    <w:p w:rsidR="009D68F0" w:rsidRDefault="009D68F0" w:rsidP="009D68F0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>
        <w:rPr>
          <w:b/>
        </w:rPr>
        <w:t xml:space="preserve">150  </w:t>
      </w:r>
      <w:r w:rsidRPr="00900A5A">
        <w:rPr>
          <w:b/>
        </w:rPr>
        <w:t xml:space="preserve">  Kg</w:t>
      </w:r>
      <w:r>
        <w:t>.</w:t>
      </w:r>
    </w:p>
    <w:p w:rsidR="009D68F0" w:rsidRDefault="009D68F0" w:rsidP="009D68F0">
      <w:r>
        <w:t>COLORES:</w:t>
      </w:r>
      <w:r>
        <w:tab/>
      </w:r>
      <w:r>
        <w:tab/>
        <w:t xml:space="preserve">5      </w:t>
      </w:r>
    </w:p>
    <w:p w:rsidR="009D68F0" w:rsidRDefault="009D68F0" w:rsidP="009D68F0">
      <w:r>
        <w:t>CARAS:</w:t>
      </w:r>
      <w:r>
        <w:tab/>
      </w:r>
      <w:r>
        <w:tab/>
        <w:t>1  ( 5 x 1  )</w:t>
      </w:r>
    </w:p>
    <w:p w:rsidR="009D68F0" w:rsidRDefault="009D68F0" w:rsidP="009D68F0">
      <w:r>
        <w:t>REPETICIÓN:</w:t>
      </w:r>
      <w:r>
        <w:tab/>
        <w:t xml:space="preserve">26    Cms   </w:t>
      </w:r>
    </w:p>
    <w:p w:rsidR="009D68F0" w:rsidRPr="00900A5A" w:rsidRDefault="009D68F0" w:rsidP="009D68F0">
      <w:pPr>
        <w:rPr>
          <w:b/>
        </w:rPr>
      </w:pPr>
      <w:r>
        <w:t xml:space="preserve">RODILLO  :               </w:t>
      </w:r>
      <w:r>
        <w:rPr>
          <w:b/>
        </w:rPr>
        <w:t>26</w:t>
      </w:r>
    </w:p>
    <w:p w:rsidR="009D68F0" w:rsidRDefault="009D68F0" w:rsidP="009D68F0">
      <w:r>
        <w:t>LAMINA:</w:t>
      </w:r>
      <w:r>
        <w:tab/>
      </w:r>
      <w:r>
        <w:tab/>
        <w:t xml:space="preserve">34    Cms    </w:t>
      </w:r>
    </w:p>
    <w:p w:rsidR="009D68F0" w:rsidRDefault="009D68F0" w:rsidP="009D68F0">
      <w:r>
        <w:t>FOTOCAELDA:</w:t>
      </w:r>
      <w:r>
        <w:tab/>
        <w:t>Según muestra con doble  color</w:t>
      </w:r>
    </w:p>
    <w:p w:rsidR="009D68F0" w:rsidRDefault="009D68F0" w:rsidP="009D68F0">
      <w:pPr>
        <w:rPr>
          <w:b/>
        </w:rPr>
      </w:pPr>
      <w:r>
        <w:t>REFERENCIA:</w:t>
      </w:r>
      <w:r>
        <w:tab/>
      </w:r>
      <w:r>
        <w:rPr>
          <w:b/>
        </w:rPr>
        <w:t>EL   SEMBRADOR    GUAYABA   397  gms.</w:t>
      </w:r>
    </w:p>
    <w:p w:rsidR="009D68F0" w:rsidRPr="00146B92" w:rsidRDefault="009D68F0" w:rsidP="009D68F0">
      <w:pPr>
        <w:rPr>
          <w:b/>
        </w:rPr>
      </w:pPr>
    </w:p>
    <w:p w:rsidR="009D68F0" w:rsidRDefault="009D68F0" w:rsidP="009D68F0">
      <w:r>
        <w:tab/>
      </w:r>
      <w:r>
        <w:tab/>
      </w:r>
      <w:r>
        <w:tab/>
      </w:r>
    </w:p>
    <w:p w:rsidR="009D68F0" w:rsidRPr="00E43DA8" w:rsidRDefault="009D68F0" w:rsidP="009D68F0">
      <w:pPr>
        <w:rPr>
          <w:b/>
        </w:rPr>
      </w:pPr>
    </w:p>
    <w:p w:rsidR="009D68F0" w:rsidRDefault="009D68F0" w:rsidP="009D68F0">
      <w:r>
        <w:rPr>
          <w:b/>
          <w:bCs/>
          <w:u w:val="single"/>
        </w:rPr>
        <w:t>NOTA:</w:t>
      </w:r>
      <w:r>
        <w:t xml:space="preserve">  - Cyreles en  su  planta</w:t>
      </w:r>
    </w:p>
    <w:p w:rsidR="009D68F0" w:rsidRDefault="009D68F0" w:rsidP="009D68F0">
      <w:pPr>
        <w:pStyle w:val="Prrafodelista"/>
        <w:numPr>
          <w:ilvl w:val="0"/>
          <w:numId w:val="2"/>
        </w:numPr>
      </w:pPr>
      <w:r>
        <w:t xml:space="preserve"> Se envía  material.</w:t>
      </w:r>
    </w:p>
    <w:p w:rsidR="009D68F0" w:rsidRDefault="009D68F0" w:rsidP="009D68F0">
      <w:pPr>
        <w:pStyle w:val="Prrafodelista"/>
        <w:numPr>
          <w:ilvl w:val="0"/>
          <w:numId w:val="2"/>
        </w:numPr>
      </w:pPr>
      <w:r>
        <w:t>SE  APRUEBA  IMPRESIÓN.</w:t>
      </w:r>
    </w:p>
    <w:p w:rsidR="009D68F0" w:rsidRDefault="009D68F0" w:rsidP="009D68F0"/>
    <w:p w:rsidR="009D68F0" w:rsidRDefault="009D68F0" w:rsidP="009D68F0"/>
    <w:p w:rsidR="009D68F0" w:rsidRDefault="009D68F0" w:rsidP="009D68F0">
      <w:r>
        <w:t>Agradezco la atención y colaboración prestada.</w:t>
      </w:r>
    </w:p>
    <w:p w:rsidR="009D68F0" w:rsidRDefault="009D68F0" w:rsidP="009D68F0"/>
    <w:p w:rsidR="009D68F0" w:rsidRDefault="009D68F0" w:rsidP="009D68F0"/>
    <w:p w:rsidR="009D68F0" w:rsidRDefault="009D68F0" w:rsidP="009D68F0">
      <w:r>
        <w:t>Cordialmente,</w:t>
      </w:r>
    </w:p>
    <w:p w:rsidR="009D68F0" w:rsidRDefault="009D68F0" w:rsidP="009D68F0"/>
    <w:p w:rsidR="009D68F0" w:rsidRPr="00F4077E" w:rsidRDefault="009D68F0" w:rsidP="009D68F0">
      <w:pPr>
        <w:rPr>
          <w:b/>
        </w:rPr>
      </w:pPr>
    </w:p>
    <w:p w:rsidR="009D68F0" w:rsidRDefault="009D68F0" w:rsidP="009D68F0"/>
    <w:p w:rsidR="009D68F0" w:rsidRDefault="009D68F0" w:rsidP="009D68F0">
      <w:r>
        <w:t>RICARDO CASAS ZAPATA</w:t>
      </w:r>
    </w:p>
    <w:p w:rsidR="009D68F0" w:rsidRDefault="009D68F0" w:rsidP="009D68F0">
      <w:r>
        <w:t>Director</w:t>
      </w:r>
    </w:p>
    <w:p w:rsidR="009D68F0" w:rsidRDefault="009D68F0" w:rsidP="00280724">
      <w:pPr>
        <w:rPr>
          <w:b/>
        </w:rPr>
      </w:pPr>
    </w:p>
    <w:p w:rsidR="0056224C" w:rsidRDefault="0056224C" w:rsidP="00280724">
      <w:pPr>
        <w:rPr>
          <w:b/>
        </w:rPr>
      </w:pPr>
    </w:p>
    <w:p w:rsidR="0056224C" w:rsidRDefault="0056224C" w:rsidP="0056224C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56224C" w:rsidRDefault="0056224C" w:rsidP="0056224C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56224C" w:rsidRDefault="0056224C" w:rsidP="0056224C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56224C" w:rsidRDefault="0056224C" w:rsidP="0056224C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56224C" w:rsidRDefault="0056224C" w:rsidP="0056224C">
      <w:pPr>
        <w:pStyle w:val="Ttulo1"/>
      </w:pPr>
    </w:p>
    <w:p w:rsidR="0056224C" w:rsidRDefault="0056224C" w:rsidP="0056224C">
      <w:pPr>
        <w:pStyle w:val="Ttulo1"/>
      </w:pPr>
      <w:r>
        <w:t>ORDEN DE TRABAJO     N°      08457</w:t>
      </w:r>
    </w:p>
    <w:p w:rsidR="0056224C" w:rsidRDefault="0056224C" w:rsidP="0056224C"/>
    <w:p w:rsidR="0056224C" w:rsidRDefault="0056224C" w:rsidP="0056224C">
      <w:r>
        <w:t>FECHA:</w:t>
      </w:r>
      <w:r>
        <w:tab/>
        <w:t>Medellín,  Junio   10    de  2011</w:t>
      </w:r>
    </w:p>
    <w:p w:rsidR="0056224C" w:rsidRDefault="0056224C" w:rsidP="0056224C">
      <w:r>
        <w:t>PARA:</w:t>
      </w:r>
      <w:r>
        <w:tab/>
      </w:r>
      <w:r>
        <w:tab/>
        <w:t>PLÁSTICOS DARMA</w:t>
      </w:r>
    </w:p>
    <w:p w:rsidR="0056224C" w:rsidRDefault="0056224C" w:rsidP="0056224C">
      <w:r>
        <w:t>ATENCIÓN:</w:t>
      </w:r>
      <w:r>
        <w:tab/>
        <w:t>Sr. Darío Jaramillo</w:t>
      </w:r>
    </w:p>
    <w:p w:rsidR="0056224C" w:rsidRDefault="0056224C" w:rsidP="0056224C">
      <w:r>
        <w:tab/>
      </w:r>
      <w:r>
        <w:tab/>
        <w:t>Gerente.</w:t>
      </w:r>
    </w:p>
    <w:p w:rsidR="0056224C" w:rsidRDefault="0056224C" w:rsidP="0056224C"/>
    <w:p w:rsidR="0056224C" w:rsidRDefault="0056224C" w:rsidP="0056224C">
      <w:r>
        <w:t>Apreciado Don Darío:</w:t>
      </w:r>
    </w:p>
    <w:p w:rsidR="0056224C" w:rsidRDefault="0056224C" w:rsidP="0056224C"/>
    <w:p w:rsidR="0056224C" w:rsidRDefault="0056224C" w:rsidP="0056224C">
      <w:r>
        <w:t>Con la presente estamos solicitando el siguiente Material   :</w:t>
      </w:r>
    </w:p>
    <w:p w:rsidR="0056224C" w:rsidRDefault="0056224C" w:rsidP="0056224C"/>
    <w:p w:rsidR="0056224C" w:rsidRDefault="0056224C" w:rsidP="0056224C">
      <w:pPr>
        <w:rPr>
          <w:b/>
          <w:bCs/>
          <w:u w:val="single"/>
        </w:rPr>
      </w:pPr>
      <w:r>
        <w:rPr>
          <w:b/>
          <w:bCs/>
          <w:u w:val="single"/>
        </w:rPr>
        <w:t>EXTRUSION E  IMPRESIÓN :</w:t>
      </w:r>
    </w:p>
    <w:p w:rsidR="0056224C" w:rsidRDefault="0056224C" w:rsidP="0056224C">
      <w:pPr>
        <w:rPr>
          <w:b/>
          <w:bCs/>
          <w:u w:val="single"/>
        </w:rPr>
      </w:pPr>
    </w:p>
    <w:p w:rsidR="0056224C" w:rsidRDefault="0056224C" w:rsidP="0056224C">
      <w:r>
        <w:t>MATERIAL:</w:t>
      </w:r>
      <w:r>
        <w:tab/>
      </w:r>
      <w:r>
        <w:tab/>
        <w:t>Polietileno Baja  Densidad Pigmentado AMARILLO Tubular.</w:t>
      </w:r>
    </w:p>
    <w:p w:rsidR="0056224C" w:rsidRDefault="0056224C" w:rsidP="0056224C">
      <w:r>
        <w:t>MEDIDA:</w:t>
      </w:r>
      <w:r>
        <w:tab/>
      </w:r>
      <w:r>
        <w:tab/>
      </w:r>
      <w:r w:rsidR="00FD5570">
        <w:rPr>
          <w:b/>
        </w:rPr>
        <w:t>12</w:t>
      </w:r>
      <w:r w:rsidRPr="00657B35">
        <w:rPr>
          <w:b/>
        </w:rPr>
        <w:t xml:space="preserve">  Cms</w:t>
      </w:r>
      <w:r>
        <w:t>.</w:t>
      </w:r>
    </w:p>
    <w:p w:rsidR="0056224C" w:rsidRPr="005660D5" w:rsidRDefault="0056224C" w:rsidP="0056224C">
      <w:pPr>
        <w:rPr>
          <w:b/>
          <w:bCs/>
        </w:rPr>
      </w:pPr>
      <w:r>
        <w:t>CALIBRE:</w:t>
      </w:r>
      <w:r>
        <w:tab/>
      </w:r>
      <w:r>
        <w:tab/>
      </w:r>
      <w:r w:rsidR="006E74D2">
        <w:t>2.9</w:t>
      </w:r>
      <w:r w:rsidRPr="005660D5">
        <w:rPr>
          <w:b/>
        </w:rPr>
        <w:t xml:space="preserve"> </w:t>
      </w:r>
      <w:r w:rsidRPr="005660D5">
        <w:rPr>
          <w:b/>
          <w:bCs/>
        </w:rPr>
        <w:t xml:space="preserve">  ”</w:t>
      </w:r>
    </w:p>
    <w:p w:rsidR="0056224C" w:rsidRDefault="0056224C" w:rsidP="0056224C">
      <w:r>
        <w:t>COL</w:t>
      </w:r>
      <w:r w:rsidR="00FE2F61">
        <w:t>OR:</w:t>
      </w:r>
      <w:r w:rsidR="00FE2F61">
        <w:tab/>
      </w:r>
      <w:r w:rsidR="00FE2F61">
        <w:tab/>
        <w:t>AMARILLO   ( Económico )</w:t>
      </w:r>
    </w:p>
    <w:p w:rsidR="0056224C" w:rsidRDefault="0056224C" w:rsidP="0056224C">
      <w:r>
        <w:t>TRATADO:</w:t>
      </w:r>
      <w:r>
        <w:tab/>
      </w:r>
      <w:r>
        <w:tab/>
        <w:t>2 Caras.</w:t>
      </w:r>
    </w:p>
    <w:p w:rsidR="0056224C" w:rsidRDefault="0056224C" w:rsidP="0056224C">
      <w:r>
        <w:t>CANTIDAD:</w:t>
      </w:r>
      <w:r>
        <w:tab/>
      </w:r>
      <w:r>
        <w:tab/>
      </w:r>
      <w:r>
        <w:rPr>
          <w:b/>
        </w:rPr>
        <w:t xml:space="preserve">50 </w:t>
      </w:r>
      <w:r>
        <w:t xml:space="preserve">   Kg.</w:t>
      </w:r>
    </w:p>
    <w:p w:rsidR="0056224C" w:rsidRDefault="0056224C" w:rsidP="0056224C">
      <w:r>
        <w:t>REFERENCIA:</w:t>
      </w:r>
      <w:r>
        <w:tab/>
      </w:r>
      <w:r w:rsidR="00341564">
        <w:rPr>
          <w:b/>
        </w:rPr>
        <w:t>BATE  ROOTT + CO</w:t>
      </w:r>
    </w:p>
    <w:p w:rsidR="0056224C" w:rsidRDefault="0056224C" w:rsidP="0056224C">
      <w:r>
        <w:t>COLORE</w:t>
      </w:r>
      <w:r w:rsidR="00FE2F61">
        <w:t>S:</w:t>
      </w:r>
      <w:r w:rsidR="00FE2F61">
        <w:tab/>
      </w:r>
      <w:r w:rsidR="00FE2F61">
        <w:tab/>
        <w:t>1</w:t>
      </w:r>
    </w:p>
    <w:p w:rsidR="0056224C" w:rsidRDefault="0056224C" w:rsidP="0056224C">
      <w:r>
        <w:t>CARAS:</w:t>
      </w:r>
      <w:r>
        <w:tab/>
      </w:r>
      <w:r>
        <w:tab/>
        <w:t>2</w:t>
      </w:r>
    </w:p>
    <w:p w:rsidR="0056224C" w:rsidRDefault="0056224C" w:rsidP="0056224C">
      <w:r>
        <w:t>REPETICIÓN:</w:t>
      </w:r>
      <w:r>
        <w:tab/>
        <w:t>55</w:t>
      </w:r>
    </w:p>
    <w:p w:rsidR="0056224C" w:rsidRDefault="0056224C" w:rsidP="0056224C">
      <w:r>
        <w:t>RODILLO:</w:t>
      </w:r>
      <w:r>
        <w:tab/>
      </w:r>
      <w:r>
        <w:tab/>
        <w:t>55</w:t>
      </w:r>
    </w:p>
    <w:p w:rsidR="0056224C" w:rsidRPr="003B158B" w:rsidRDefault="0056224C" w:rsidP="0056224C">
      <w:pPr>
        <w:rPr>
          <w:b/>
        </w:rPr>
      </w:pPr>
      <w:r>
        <w:t>BOLSA:</w:t>
      </w:r>
      <w:r>
        <w:tab/>
      </w:r>
      <w:r>
        <w:tab/>
      </w:r>
      <w:r w:rsidR="006E74D2">
        <w:rPr>
          <w:b/>
        </w:rPr>
        <w:t>12</w:t>
      </w:r>
      <w:r w:rsidRPr="003B158B">
        <w:rPr>
          <w:b/>
        </w:rPr>
        <w:t xml:space="preserve"> x</w:t>
      </w:r>
      <w:r>
        <w:rPr>
          <w:b/>
        </w:rPr>
        <w:t xml:space="preserve"> 55 </w:t>
      </w:r>
      <w:r w:rsidRPr="003B158B">
        <w:rPr>
          <w:b/>
        </w:rPr>
        <w:t xml:space="preserve">  cms</w:t>
      </w:r>
    </w:p>
    <w:p w:rsidR="0056224C" w:rsidRDefault="0056224C" w:rsidP="0056224C">
      <w:r>
        <w:t>SELLADO:</w:t>
      </w:r>
      <w:r>
        <w:tab/>
      </w:r>
      <w:r>
        <w:tab/>
        <w:t>Para selle de Fondo.</w:t>
      </w:r>
    </w:p>
    <w:p w:rsidR="0056224C" w:rsidRDefault="0056224C" w:rsidP="0056224C"/>
    <w:p w:rsidR="0056224C" w:rsidRDefault="0056224C" w:rsidP="0056224C"/>
    <w:p w:rsidR="0056224C" w:rsidRDefault="0056224C" w:rsidP="0056224C">
      <w:r>
        <w:rPr>
          <w:b/>
          <w:bCs/>
          <w:u w:val="single"/>
        </w:rPr>
        <w:t>NOTA:</w:t>
      </w:r>
      <w:r>
        <w:t xml:space="preserve">  * Los cyreles  los envía  GRAFIFLEX</w:t>
      </w:r>
    </w:p>
    <w:p w:rsidR="0056224C" w:rsidRDefault="0056224C" w:rsidP="0056224C">
      <w:pPr>
        <w:numPr>
          <w:ilvl w:val="0"/>
          <w:numId w:val="1"/>
        </w:numPr>
      </w:pPr>
      <w:r>
        <w:t>Se envían muestra física  para tonos , alturas  y pigmentación</w:t>
      </w:r>
    </w:p>
    <w:p w:rsidR="0056224C" w:rsidRPr="00315AED" w:rsidRDefault="0056224C" w:rsidP="0056224C"/>
    <w:p w:rsidR="0056224C" w:rsidRDefault="0056224C" w:rsidP="0056224C">
      <w:pPr>
        <w:ind w:left="885"/>
      </w:pPr>
    </w:p>
    <w:p w:rsidR="0056224C" w:rsidRPr="0098114D" w:rsidRDefault="0056224C" w:rsidP="0056224C">
      <w:pPr>
        <w:rPr>
          <w:b/>
          <w:u w:val="single"/>
        </w:rPr>
      </w:pPr>
    </w:p>
    <w:p w:rsidR="0056224C" w:rsidRDefault="0056224C" w:rsidP="0056224C">
      <w:r>
        <w:t>Agradezco la atención y colaboración prestada.</w:t>
      </w:r>
    </w:p>
    <w:p w:rsidR="0056224C" w:rsidRDefault="0056224C" w:rsidP="0056224C"/>
    <w:p w:rsidR="0056224C" w:rsidRDefault="0056224C" w:rsidP="0056224C"/>
    <w:p w:rsidR="0056224C" w:rsidRDefault="0056224C" w:rsidP="0056224C">
      <w:r>
        <w:t>Cordialmente,</w:t>
      </w:r>
    </w:p>
    <w:p w:rsidR="0056224C" w:rsidRDefault="0056224C" w:rsidP="0056224C"/>
    <w:p w:rsidR="0056224C" w:rsidRDefault="0056224C" w:rsidP="0056224C"/>
    <w:p w:rsidR="0056224C" w:rsidRDefault="0056224C" w:rsidP="0056224C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56224C" w:rsidRDefault="0056224C" w:rsidP="0056224C">
      <w:pPr>
        <w:tabs>
          <w:tab w:val="left" w:pos="1980"/>
        </w:tabs>
      </w:pPr>
      <w:r>
        <w:lastRenderedPageBreak/>
        <w:t>Director.</w:t>
      </w:r>
    </w:p>
    <w:p w:rsidR="0056224C" w:rsidRDefault="0056224C" w:rsidP="00280724">
      <w:pPr>
        <w:rPr>
          <w:b/>
        </w:rPr>
      </w:pPr>
    </w:p>
    <w:p w:rsidR="00602EEA" w:rsidRDefault="00602EEA" w:rsidP="00280724">
      <w:pPr>
        <w:rPr>
          <w:b/>
        </w:rPr>
      </w:pPr>
    </w:p>
    <w:p w:rsidR="00602EEA" w:rsidRDefault="00602EEA" w:rsidP="00280724">
      <w:pPr>
        <w:rPr>
          <w:b/>
        </w:rPr>
      </w:pPr>
    </w:p>
    <w:p w:rsidR="00602EEA" w:rsidRDefault="00602EEA" w:rsidP="00280724">
      <w:pPr>
        <w:rPr>
          <w:b/>
        </w:rPr>
      </w:pPr>
    </w:p>
    <w:p w:rsidR="00602EEA" w:rsidRDefault="00602EEA" w:rsidP="00602EEA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602EEA" w:rsidRDefault="00602EEA" w:rsidP="00602EEA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602EEA" w:rsidRDefault="00602EEA" w:rsidP="00602EEA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602EEA" w:rsidRDefault="00602EEA" w:rsidP="00602EEA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602EEA" w:rsidRDefault="00602EEA" w:rsidP="00602EEA">
      <w:pPr>
        <w:rPr>
          <w:b/>
          <w:bCs/>
        </w:rPr>
      </w:pPr>
    </w:p>
    <w:p w:rsidR="00602EEA" w:rsidRDefault="00602EEA" w:rsidP="00602EEA">
      <w:pPr>
        <w:rPr>
          <w:b/>
          <w:bCs/>
        </w:rPr>
      </w:pPr>
    </w:p>
    <w:p w:rsidR="00602EEA" w:rsidRDefault="00602EEA" w:rsidP="00602EEA">
      <w:pPr>
        <w:pStyle w:val="Ttulo1"/>
      </w:pPr>
      <w:r>
        <w:t>ORDEN DE TRABAJO   N°      08454</w:t>
      </w:r>
    </w:p>
    <w:p w:rsidR="00602EEA" w:rsidRDefault="00602EEA" w:rsidP="00602EEA"/>
    <w:p w:rsidR="00602EEA" w:rsidRDefault="00602EEA" w:rsidP="00602EEA">
      <w:r>
        <w:t>FECHA:</w:t>
      </w:r>
      <w:r>
        <w:tab/>
        <w:t>Medellín, Junio  10    de  2011</w:t>
      </w:r>
    </w:p>
    <w:p w:rsidR="00602EEA" w:rsidRDefault="00602EEA" w:rsidP="00602EEA">
      <w:r>
        <w:t>PARA:</w:t>
      </w:r>
      <w:r>
        <w:tab/>
      </w:r>
      <w:r>
        <w:tab/>
        <w:t>PLÁSTICOS DARMA</w:t>
      </w:r>
    </w:p>
    <w:p w:rsidR="00602EEA" w:rsidRDefault="00602EEA" w:rsidP="00602EEA">
      <w:r>
        <w:t>ATENCIÓN:</w:t>
      </w:r>
      <w:r>
        <w:tab/>
        <w:t>Sr. Darío Jaramillo</w:t>
      </w:r>
    </w:p>
    <w:p w:rsidR="00602EEA" w:rsidRDefault="00602EEA" w:rsidP="00602EEA">
      <w:r>
        <w:tab/>
      </w:r>
      <w:r>
        <w:tab/>
        <w:t>Gerente.</w:t>
      </w:r>
    </w:p>
    <w:p w:rsidR="00602EEA" w:rsidRDefault="00602EEA" w:rsidP="00602EEA"/>
    <w:p w:rsidR="00602EEA" w:rsidRDefault="00602EEA" w:rsidP="00602EEA">
      <w:r>
        <w:t>Apreciado Don Darío:</w:t>
      </w:r>
    </w:p>
    <w:p w:rsidR="00602EEA" w:rsidRDefault="00602EEA" w:rsidP="00602EEA">
      <w:r>
        <w:t xml:space="preserve"> </w:t>
      </w:r>
    </w:p>
    <w:p w:rsidR="00602EEA" w:rsidRDefault="00602EEA" w:rsidP="00602EEA">
      <w:r>
        <w:t>Con la presente estamos solicitando el siguiente servicio de  IMPRESION:</w:t>
      </w:r>
    </w:p>
    <w:p w:rsidR="00602EEA" w:rsidRDefault="00602EEA" w:rsidP="00602EEA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602EEA" w:rsidRDefault="00602EEA" w:rsidP="00602EEA">
      <w:pPr>
        <w:rPr>
          <w:b/>
          <w:bCs/>
          <w:u w:val="single"/>
        </w:rPr>
      </w:pPr>
    </w:p>
    <w:p w:rsidR="00602EEA" w:rsidRDefault="00602EEA" w:rsidP="00602EEA">
      <w:r>
        <w:t>MATERIAL:</w:t>
      </w:r>
      <w:r>
        <w:tab/>
      </w:r>
      <w:r>
        <w:tab/>
        <w:t>Polietileno Alta Densidad Pigmentado Blanco  Tubular.</w:t>
      </w:r>
    </w:p>
    <w:p w:rsidR="00602EEA" w:rsidRDefault="00602EEA" w:rsidP="00602EEA">
      <w:r>
        <w:t>MEDIDA:</w:t>
      </w:r>
      <w:r>
        <w:tab/>
      </w:r>
      <w:r>
        <w:tab/>
      </w:r>
      <w:r>
        <w:rPr>
          <w:b/>
        </w:rPr>
        <w:t>30   +  7 +  7</w:t>
      </w:r>
      <w:r>
        <w:t xml:space="preserve">           Cms.</w:t>
      </w:r>
    </w:p>
    <w:p w:rsidR="00602EEA" w:rsidRPr="00A86E29" w:rsidRDefault="00602EEA" w:rsidP="00602EEA">
      <w:pPr>
        <w:rPr>
          <w:b/>
          <w:bCs/>
        </w:rPr>
      </w:pPr>
      <w:r>
        <w:t>CALIBRE:</w:t>
      </w:r>
      <w:r>
        <w:tab/>
      </w:r>
      <w:r>
        <w:tab/>
      </w:r>
      <w:r>
        <w:rPr>
          <w:b/>
        </w:rPr>
        <w:t>1.3</w:t>
      </w:r>
      <w:r w:rsidRPr="00A86E29">
        <w:rPr>
          <w:b/>
        </w:rPr>
        <w:t xml:space="preserve"> </w:t>
      </w:r>
      <w:r w:rsidRPr="00A86E29">
        <w:rPr>
          <w:b/>
          <w:bCs/>
        </w:rPr>
        <w:t xml:space="preserve"> ”</w:t>
      </w:r>
    </w:p>
    <w:p w:rsidR="00602EEA" w:rsidRDefault="00602EEA" w:rsidP="00602EEA">
      <w:r>
        <w:t>COLOR:</w:t>
      </w:r>
      <w:r>
        <w:tab/>
      </w:r>
      <w:r>
        <w:tab/>
        <w:t>BLANCO</w:t>
      </w:r>
    </w:p>
    <w:p w:rsidR="00602EEA" w:rsidRDefault="00602EEA" w:rsidP="00602EEA">
      <w:r>
        <w:t>TRATADO:</w:t>
      </w:r>
      <w:r>
        <w:tab/>
      </w:r>
      <w:r>
        <w:tab/>
        <w:t>2 Caras._</w:t>
      </w:r>
    </w:p>
    <w:p w:rsidR="00602EEA" w:rsidRDefault="00602EEA" w:rsidP="00602EEA">
      <w:pPr>
        <w:rPr>
          <w:b/>
          <w:bCs/>
        </w:rPr>
      </w:pPr>
      <w:r>
        <w:t>CANTIDAD:</w:t>
      </w:r>
      <w:r>
        <w:tab/>
      </w:r>
      <w:r>
        <w:tab/>
      </w:r>
      <w:r>
        <w:rPr>
          <w:b/>
        </w:rPr>
        <w:t xml:space="preserve">320 </w:t>
      </w:r>
      <w:r w:rsidRPr="00DC521A">
        <w:rPr>
          <w:b/>
        </w:rPr>
        <w:t xml:space="preserve">   Kg.</w:t>
      </w:r>
      <w:r>
        <w:rPr>
          <w:b/>
          <w:bCs/>
        </w:rPr>
        <w:tab/>
      </w:r>
    </w:p>
    <w:p w:rsidR="00602EEA" w:rsidRDefault="00602EEA" w:rsidP="00602EEA">
      <w:r>
        <w:t>COLORES:</w:t>
      </w:r>
      <w:r>
        <w:tab/>
      </w:r>
      <w:r>
        <w:tab/>
        <w:t>1 (  Azul   )</w:t>
      </w:r>
    </w:p>
    <w:p w:rsidR="00602EEA" w:rsidRDefault="00602EEA" w:rsidP="00602EEA">
      <w:r>
        <w:t>CARAS:</w:t>
      </w:r>
      <w:r>
        <w:tab/>
      </w:r>
      <w:r>
        <w:tab/>
        <w:t>1 ( 1  )</w:t>
      </w:r>
    </w:p>
    <w:p w:rsidR="00602EEA" w:rsidRDefault="00602EEA" w:rsidP="00602EEA">
      <w:r>
        <w:t>REPETICIÓN:</w:t>
      </w:r>
      <w:r>
        <w:tab/>
        <w:t>55 Cms.</w:t>
      </w:r>
    </w:p>
    <w:p w:rsidR="00602EEA" w:rsidRDefault="00602EEA" w:rsidP="00602EEA">
      <w:r>
        <w:t xml:space="preserve">RODILLO  :    </w:t>
      </w:r>
      <w:r>
        <w:tab/>
        <w:t>55</w:t>
      </w:r>
      <w:r>
        <w:tab/>
      </w:r>
    </w:p>
    <w:p w:rsidR="00602EEA" w:rsidRDefault="00602EEA" w:rsidP="00602EEA">
      <w:r>
        <w:t>BOLSA:</w:t>
      </w:r>
      <w:r>
        <w:tab/>
      </w:r>
      <w:r>
        <w:tab/>
      </w:r>
      <w:r w:rsidRPr="00604B26">
        <w:rPr>
          <w:b/>
        </w:rPr>
        <w:t>30   +  7  +  7  X  55</w:t>
      </w:r>
      <w:r>
        <w:t xml:space="preserve">   </w:t>
      </w:r>
      <w:r w:rsidRPr="00604B26">
        <w:rPr>
          <w:b/>
        </w:rPr>
        <w:t>Cms</w:t>
      </w:r>
      <w:r>
        <w:t>.   Con  troquel camiseta</w:t>
      </w:r>
    </w:p>
    <w:p w:rsidR="00602EEA" w:rsidRDefault="00602EEA" w:rsidP="00602EEA">
      <w:r>
        <w:t>SELLADO:</w:t>
      </w:r>
      <w:r>
        <w:tab/>
      </w:r>
      <w:r>
        <w:tab/>
        <w:t>fondo</w:t>
      </w:r>
    </w:p>
    <w:p w:rsidR="00602EEA" w:rsidRDefault="00602EEA" w:rsidP="00602EEA">
      <w:r>
        <w:t>REFERENCIA:</w:t>
      </w:r>
      <w:r>
        <w:tab/>
      </w:r>
      <w:r>
        <w:rPr>
          <w:b/>
        </w:rPr>
        <w:t>TECNAS PUNTO DE  VENTA  GRANDE</w:t>
      </w:r>
    </w:p>
    <w:p w:rsidR="00602EEA" w:rsidRDefault="00602EEA" w:rsidP="00602EEA">
      <w:r>
        <w:tab/>
      </w:r>
      <w:r>
        <w:tab/>
      </w:r>
    </w:p>
    <w:p w:rsidR="00602EEA" w:rsidRDefault="00602EEA" w:rsidP="00602EEA">
      <w:r>
        <w:tab/>
      </w:r>
    </w:p>
    <w:p w:rsidR="00602EEA" w:rsidRDefault="00602EEA" w:rsidP="00602EEA">
      <w:r>
        <w:rPr>
          <w:b/>
          <w:bCs/>
          <w:u w:val="single"/>
        </w:rPr>
        <w:t>NOTA</w:t>
      </w:r>
      <w:r>
        <w:t>:  - Los Cyreles  se encuentran en su planta.</w:t>
      </w:r>
    </w:p>
    <w:p w:rsidR="00602EEA" w:rsidRPr="00F75AA7" w:rsidRDefault="00602EEA" w:rsidP="00602EEA">
      <w:pPr>
        <w:rPr>
          <w:b/>
          <w:sz w:val="28"/>
          <w:szCs w:val="28"/>
        </w:rPr>
      </w:pPr>
      <w:r>
        <w:tab/>
      </w:r>
      <w:r>
        <w:rPr>
          <w:b/>
          <w:sz w:val="28"/>
          <w:szCs w:val="28"/>
        </w:rPr>
        <w:t>-  IGUAL  ULTIMA  IMPRESION</w:t>
      </w:r>
    </w:p>
    <w:p w:rsidR="00602EEA" w:rsidRDefault="00602EEA" w:rsidP="00602EEA"/>
    <w:p w:rsidR="00602EEA" w:rsidRDefault="00602EEA" w:rsidP="00602EEA">
      <w:pPr>
        <w:numPr>
          <w:ilvl w:val="0"/>
          <w:numId w:val="2"/>
        </w:numPr>
      </w:pPr>
      <w:r>
        <w:t>Colocar pie de imprenta de Plásticos Unión</w:t>
      </w:r>
    </w:p>
    <w:p w:rsidR="00602EEA" w:rsidRPr="003F2090" w:rsidRDefault="00602EEA" w:rsidP="00602EEA">
      <w:pPr>
        <w:rPr>
          <w:b/>
        </w:rPr>
      </w:pPr>
    </w:p>
    <w:p w:rsidR="00602EEA" w:rsidRDefault="00602EEA" w:rsidP="00602EEA"/>
    <w:p w:rsidR="00602EEA" w:rsidRDefault="00602EEA" w:rsidP="00602EEA">
      <w:r>
        <w:t>Agradezco la atención y colaboración prestada.</w:t>
      </w:r>
    </w:p>
    <w:p w:rsidR="00602EEA" w:rsidRDefault="00602EEA" w:rsidP="00602EEA"/>
    <w:p w:rsidR="00602EEA" w:rsidRDefault="00602EEA" w:rsidP="00602EEA"/>
    <w:p w:rsidR="00602EEA" w:rsidRDefault="00602EEA" w:rsidP="00602EEA"/>
    <w:p w:rsidR="00602EEA" w:rsidRDefault="00602EEA" w:rsidP="00602EEA"/>
    <w:p w:rsidR="00602EEA" w:rsidRDefault="00602EEA" w:rsidP="00602EEA">
      <w:r>
        <w:t>Cordialmente,</w:t>
      </w:r>
    </w:p>
    <w:p w:rsidR="00602EEA" w:rsidRDefault="00602EEA" w:rsidP="00602EEA"/>
    <w:p w:rsidR="00602EEA" w:rsidRDefault="00602EEA" w:rsidP="00602EEA"/>
    <w:p w:rsidR="00602EEA" w:rsidRDefault="00602EEA" w:rsidP="00602EEA">
      <w:r>
        <w:t>RICARDO CASAS ZAPATA</w:t>
      </w:r>
    </w:p>
    <w:p w:rsidR="00602EEA" w:rsidRDefault="00602EEA" w:rsidP="00602EEA">
      <w:r>
        <w:t>Director.</w:t>
      </w:r>
    </w:p>
    <w:p w:rsidR="00602EEA" w:rsidRDefault="00602EEA" w:rsidP="00280724">
      <w:pPr>
        <w:rPr>
          <w:b/>
        </w:rPr>
      </w:pPr>
    </w:p>
    <w:p w:rsidR="00602EEA" w:rsidRDefault="00602EEA" w:rsidP="00280724">
      <w:pPr>
        <w:rPr>
          <w:b/>
        </w:rPr>
      </w:pPr>
    </w:p>
    <w:p w:rsidR="00602EEA" w:rsidRDefault="00602EEA" w:rsidP="00602EEA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602EEA" w:rsidRDefault="00602EEA" w:rsidP="00602EEA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602EEA" w:rsidRDefault="00602EEA" w:rsidP="00602EEA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602EEA" w:rsidRDefault="00602EEA" w:rsidP="00602EEA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602EEA" w:rsidRDefault="00602EEA" w:rsidP="00602EEA">
      <w:pPr>
        <w:rPr>
          <w:b/>
          <w:bCs/>
        </w:rPr>
      </w:pPr>
    </w:p>
    <w:p w:rsidR="00602EEA" w:rsidRDefault="00602EEA" w:rsidP="00602EEA">
      <w:pPr>
        <w:pStyle w:val="Ttulo1"/>
      </w:pPr>
      <w:r>
        <w:t>ORDEN DE TRABAJO   N°      08453</w:t>
      </w:r>
    </w:p>
    <w:p w:rsidR="00602EEA" w:rsidRDefault="00602EEA" w:rsidP="00602EEA"/>
    <w:p w:rsidR="00602EEA" w:rsidRDefault="00602EEA" w:rsidP="00602EEA">
      <w:r>
        <w:t>FECHA:</w:t>
      </w:r>
      <w:r>
        <w:tab/>
        <w:t>Medellín,  Junio  10   de  2011</w:t>
      </w:r>
    </w:p>
    <w:p w:rsidR="00602EEA" w:rsidRDefault="00602EEA" w:rsidP="00602EEA">
      <w:r>
        <w:t>PARA:</w:t>
      </w:r>
      <w:r>
        <w:tab/>
      </w:r>
      <w:r>
        <w:tab/>
        <w:t>PLÁSTICOS DARMA</w:t>
      </w:r>
    </w:p>
    <w:p w:rsidR="00602EEA" w:rsidRDefault="00602EEA" w:rsidP="00602EEA">
      <w:r>
        <w:t>ATENCIÓN:</w:t>
      </w:r>
      <w:r>
        <w:tab/>
        <w:t>Sr. Darío Jaramillo</w:t>
      </w:r>
    </w:p>
    <w:p w:rsidR="00602EEA" w:rsidRDefault="00602EEA" w:rsidP="00602EEA">
      <w:r>
        <w:tab/>
      </w:r>
      <w:r>
        <w:tab/>
        <w:t>Gerente.</w:t>
      </w:r>
    </w:p>
    <w:p w:rsidR="00602EEA" w:rsidRDefault="00602EEA" w:rsidP="00602EEA"/>
    <w:p w:rsidR="00602EEA" w:rsidRDefault="00602EEA" w:rsidP="00602EEA">
      <w:r>
        <w:t>Apreciado Don Darío:</w:t>
      </w:r>
    </w:p>
    <w:p w:rsidR="00602EEA" w:rsidRDefault="00602EEA" w:rsidP="00602EEA">
      <w:r>
        <w:t xml:space="preserve"> </w:t>
      </w:r>
    </w:p>
    <w:p w:rsidR="00602EEA" w:rsidRDefault="00602EEA" w:rsidP="00602EEA">
      <w:r>
        <w:t>Con la presente estamos solicitando el siguiente servicio de EXTRUSION E IMPRESION:</w:t>
      </w:r>
    </w:p>
    <w:p w:rsidR="00602EEA" w:rsidRDefault="00602EEA" w:rsidP="00602EEA"/>
    <w:p w:rsidR="00602EEA" w:rsidRDefault="00602EEA" w:rsidP="00602EEA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602EEA" w:rsidRDefault="00602EEA" w:rsidP="00602EEA">
      <w:r>
        <w:t>MATERIAL:</w:t>
      </w:r>
      <w:r>
        <w:tab/>
      </w:r>
      <w:r>
        <w:tab/>
        <w:t>Polietileno Alta Densidad Pigmentado Blanco  Tubular.</w:t>
      </w:r>
    </w:p>
    <w:p w:rsidR="00602EEA" w:rsidRDefault="00602EEA" w:rsidP="00602EEA">
      <w:r>
        <w:t>MEDIDA:</w:t>
      </w:r>
      <w:r>
        <w:tab/>
      </w:r>
      <w:r>
        <w:tab/>
      </w:r>
      <w:r>
        <w:rPr>
          <w:b/>
        </w:rPr>
        <w:t>20   +  6  +  6</w:t>
      </w:r>
      <w:r>
        <w:t xml:space="preserve">           Cms.</w:t>
      </w:r>
    </w:p>
    <w:p w:rsidR="00602EEA" w:rsidRPr="00A86E29" w:rsidRDefault="00602EEA" w:rsidP="00602EEA">
      <w:pPr>
        <w:rPr>
          <w:b/>
          <w:bCs/>
        </w:rPr>
      </w:pPr>
      <w:r>
        <w:t>CALIBRE:</w:t>
      </w:r>
      <w:r>
        <w:tab/>
      </w:r>
      <w:r>
        <w:tab/>
      </w:r>
      <w:r>
        <w:rPr>
          <w:b/>
        </w:rPr>
        <w:t>1.0</w:t>
      </w:r>
      <w:r w:rsidRPr="00A86E29">
        <w:rPr>
          <w:b/>
        </w:rPr>
        <w:t xml:space="preserve"> </w:t>
      </w:r>
      <w:r w:rsidRPr="00A86E29">
        <w:rPr>
          <w:b/>
          <w:bCs/>
        </w:rPr>
        <w:t xml:space="preserve"> ”</w:t>
      </w:r>
    </w:p>
    <w:p w:rsidR="00602EEA" w:rsidRDefault="00602EEA" w:rsidP="00602EEA">
      <w:r>
        <w:t>COLOR:</w:t>
      </w:r>
      <w:r>
        <w:tab/>
      </w:r>
      <w:r>
        <w:tab/>
        <w:t>BLANCO</w:t>
      </w:r>
    </w:p>
    <w:p w:rsidR="00602EEA" w:rsidRPr="000739CD" w:rsidRDefault="00602EEA" w:rsidP="00602EEA">
      <w:pPr>
        <w:rPr>
          <w:b/>
        </w:rPr>
      </w:pPr>
      <w:r>
        <w:t>TRATADO:</w:t>
      </w:r>
      <w:r>
        <w:tab/>
      </w:r>
      <w:r>
        <w:tab/>
        <w:t>2 Caras.</w:t>
      </w:r>
    </w:p>
    <w:p w:rsidR="00602EEA" w:rsidRDefault="00602EEA" w:rsidP="00602EEA">
      <w:pPr>
        <w:rPr>
          <w:b/>
          <w:bCs/>
        </w:rPr>
      </w:pPr>
      <w:r>
        <w:t>CANTIDAD:</w:t>
      </w:r>
      <w:r>
        <w:tab/>
      </w:r>
      <w:r>
        <w:tab/>
      </w:r>
      <w:r>
        <w:rPr>
          <w:b/>
        </w:rPr>
        <w:t>70</w:t>
      </w:r>
      <w:r w:rsidRPr="00DC521A">
        <w:rPr>
          <w:b/>
        </w:rPr>
        <w:t xml:space="preserve">   Kg.</w:t>
      </w:r>
      <w:r>
        <w:rPr>
          <w:b/>
          <w:bCs/>
        </w:rPr>
        <w:tab/>
      </w:r>
    </w:p>
    <w:p w:rsidR="00602EEA" w:rsidRDefault="00602EEA" w:rsidP="00602EEA">
      <w:r>
        <w:t>COLORES:</w:t>
      </w:r>
      <w:r>
        <w:tab/>
      </w:r>
      <w:r>
        <w:tab/>
        <w:t>1 (  Azul   )</w:t>
      </w:r>
    </w:p>
    <w:p w:rsidR="00602EEA" w:rsidRDefault="00602EEA" w:rsidP="00602EEA">
      <w:r>
        <w:t>CARAS:</w:t>
      </w:r>
      <w:r>
        <w:tab/>
      </w:r>
      <w:r>
        <w:tab/>
        <w:t>1 ( 1  )</w:t>
      </w:r>
    </w:p>
    <w:p w:rsidR="00602EEA" w:rsidRDefault="00602EEA" w:rsidP="00602EEA">
      <w:r>
        <w:t>REPETICIÓN:</w:t>
      </w:r>
      <w:r>
        <w:tab/>
        <w:t>44   Cms.</w:t>
      </w:r>
    </w:p>
    <w:p w:rsidR="00602EEA" w:rsidRDefault="00602EEA" w:rsidP="00602EEA">
      <w:r>
        <w:t xml:space="preserve">RODILLO  :    </w:t>
      </w:r>
      <w:r>
        <w:tab/>
        <w:t>44</w:t>
      </w:r>
      <w:r>
        <w:tab/>
      </w:r>
    </w:p>
    <w:p w:rsidR="00602EEA" w:rsidRDefault="00602EEA" w:rsidP="00602EEA">
      <w:r>
        <w:t>BOLSA:</w:t>
      </w:r>
      <w:r>
        <w:tab/>
      </w:r>
      <w:r>
        <w:tab/>
        <w:t>20   +  6  +  6  X  44   Cms.   Con  troquel camiseta</w:t>
      </w:r>
    </w:p>
    <w:p w:rsidR="00602EEA" w:rsidRDefault="00602EEA" w:rsidP="00602EEA">
      <w:r>
        <w:t>SELLADO:</w:t>
      </w:r>
      <w:r>
        <w:tab/>
      </w:r>
      <w:r>
        <w:tab/>
        <w:t>fondo</w:t>
      </w:r>
    </w:p>
    <w:p w:rsidR="00602EEA" w:rsidRDefault="00602EEA" w:rsidP="00602EEA">
      <w:r>
        <w:t>REFERENCIA:</w:t>
      </w:r>
      <w:r>
        <w:tab/>
      </w:r>
      <w:r>
        <w:rPr>
          <w:b/>
        </w:rPr>
        <w:t>TECNAS PUNTO DE  VENTA  PEQUENA</w:t>
      </w:r>
    </w:p>
    <w:p w:rsidR="00602EEA" w:rsidRDefault="00602EEA" w:rsidP="00602EEA">
      <w:r>
        <w:tab/>
      </w:r>
      <w:r>
        <w:tab/>
      </w:r>
      <w:r>
        <w:tab/>
      </w:r>
    </w:p>
    <w:p w:rsidR="00602EEA" w:rsidRDefault="00602EEA" w:rsidP="00602EEA">
      <w:r>
        <w:rPr>
          <w:b/>
          <w:bCs/>
          <w:u w:val="single"/>
        </w:rPr>
        <w:t>NOTA</w:t>
      </w:r>
      <w:r>
        <w:t>:  - Los Cyreles se  encuentran en su   planta.</w:t>
      </w:r>
    </w:p>
    <w:p w:rsidR="00602EEA" w:rsidRDefault="00602EEA" w:rsidP="00602EEA">
      <w:r>
        <w:tab/>
        <w:t>-</w:t>
      </w:r>
      <w:r>
        <w:tab/>
        <w:t>Pigmentación  Según Muestra</w:t>
      </w:r>
    </w:p>
    <w:p w:rsidR="00602EEA" w:rsidRDefault="00602EEA" w:rsidP="00602EEA">
      <w:pPr>
        <w:numPr>
          <w:ilvl w:val="0"/>
          <w:numId w:val="2"/>
        </w:numPr>
      </w:pPr>
      <w:r>
        <w:t>Colocar pie de imprenta de Plásticos Unión</w:t>
      </w:r>
    </w:p>
    <w:p w:rsidR="00602EEA" w:rsidRPr="003F2090" w:rsidRDefault="00602EEA" w:rsidP="00602EEA">
      <w:pPr>
        <w:rPr>
          <w:b/>
        </w:rPr>
      </w:pPr>
    </w:p>
    <w:p w:rsidR="00602EEA" w:rsidRDefault="00602EEA" w:rsidP="00602EEA"/>
    <w:p w:rsidR="00602EEA" w:rsidRDefault="00602EEA" w:rsidP="00602EEA">
      <w:r>
        <w:t>Agradezco la atención y colaboración prestada.</w:t>
      </w:r>
    </w:p>
    <w:p w:rsidR="00602EEA" w:rsidRDefault="00602EEA" w:rsidP="00602EEA"/>
    <w:p w:rsidR="00602EEA" w:rsidRDefault="00602EEA" w:rsidP="00602EEA"/>
    <w:p w:rsidR="00602EEA" w:rsidRDefault="00602EEA" w:rsidP="00602EEA">
      <w:r>
        <w:t>Cordialmente,</w:t>
      </w:r>
    </w:p>
    <w:p w:rsidR="00602EEA" w:rsidRDefault="00602EEA" w:rsidP="00602EEA"/>
    <w:p w:rsidR="00602EEA" w:rsidRDefault="00602EEA" w:rsidP="00602EEA"/>
    <w:p w:rsidR="00602EEA" w:rsidRDefault="00602EEA" w:rsidP="00602EEA">
      <w:r>
        <w:t>RICARDO CASAS ZAPATA</w:t>
      </w:r>
    </w:p>
    <w:p w:rsidR="00602EEA" w:rsidRDefault="00602EEA" w:rsidP="00602EEA">
      <w:r>
        <w:t>Director.</w:t>
      </w:r>
    </w:p>
    <w:p w:rsidR="00602EEA" w:rsidRDefault="00602EEA" w:rsidP="00602EEA">
      <w:pPr>
        <w:rPr>
          <w:b/>
        </w:rPr>
      </w:pPr>
    </w:p>
    <w:p w:rsidR="00602EEA" w:rsidRDefault="00602EEA" w:rsidP="00280724">
      <w:pPr>
        <w:rPr>
          <w:b/>
        </w:rPr>
      </w:pPr>
    </w:p>
    <w:p w:rsidR="00CF6041" w:rsidRDefault="00CF6041" w:rsidP="00280724">
      <w:pPr>
        <w:rPr>
          <w:b/>
        </w:rPr>
      </w:pPr>
    </w:p>
    <w:p w:rsidR="00CF6041" w:rsidRDefault="00CF6041" w:rsidP="00280724">
      <w:pPr>
        <w:rPr>
          <w:b/>
        </w:rPr>
      </w:pPr>
    </w:p>
    <w:p w:rsidR="00CF6041" w:rsidRDefault="00CF6041" w:rsidP="00280724">
      <w:pPr>
        <w:rPr>
          <w:b/>
        </w:rPr>
      </w:pPr>
    </w:p>
    <w:p w:rsidR="00CF6041" w:rsidRDefault="00CF6041" w:rsidP="00280724">
      <w:pPr>
        <w:rPr>
          <w:b/>
        </w:rPr>
      </w:pPr>
    </w:p>
    <w:p w:rsidR="00CF6041" w:rsidRDefault="00CF6041" w:rsidP="00CF6041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CF6041" w:rsidRDefault="00CF6041" w:rsidP="00CF6041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CF6041" w:rsidRDefault="00CF6041" w:rsidP="00CF6041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CF6041" w:rsidRDefault="00CF6041" w:rsidP="00CF6041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CF6041" w:rsidRDefault="00CF6041" w:rsidP="00CF6041">
      <w:pPr>
        <w:rPr>
          <w:b/>
          <w:bCs/>
        </w:rPr>
      </w:pPr>
    </w:p>
    <w:p w:rsidR="00CF6041" w:rsidRDefault="00CF6041" w:rsidP="00CF6041">
      <w:pPr>
        <w:pStyle w:val="Ttulo1"/>
      </w:pPr>
    </w:p>
    <w:p w:rsidR="00CF6041" w:rsidRDefault="00CF6041" w:rsidP="00CF6041">
      <w:pPr>
        <w:pStyle w:val="Ttulo1"/>
      </w:pPr>
      <w:r>
        <w:t>ORDEN DE TRABAJO   N °      08460</w:t>
      </w:r>
    </w:p>
    <w:p w:rsidR="00CF6041" w:rsidRDefault="00CF6041" w:rsidP="00CF6041"/>
    <w:p w:rsidR="00CF6041" w:rsidRDefault="00CF6041" w:rsidP="00CF6041">
      <w:r>
        <w:t>FECHA:</w:t>
      </w:r>
      <w:r>
        <w:tab/>
        <w:t>Medellín,   Junio   13   de   2011</w:t>
      </w:r>
    </w:p>
    <w:p w:rsidR="00CF6041" w:rsidRDefault="00CF6041" w:rsidP="00CF6041">
      <w:r>
        <w:t>PARA:</w:t>
      </w:r>
      <w:r>
        <w:tab/>
      </w:r>
      <w:r>
        <w:tab/>
        <w:t>PLÁSTICOS DARMA</w:t>
      </w:r>
    </w:p>
    <w:p w:rsidR="00CF6041" w:rsidRDefault="00CF6041" w:rsidP="00CF6041">
      <w:r>
        <w:t>ATENCIÓN:</w:t>
      </w:r>
      <w:r>
        <w:tab/>
        <w:t>Sr. Darío Jaramillo</w:t>
      </w:r>
    </w:p>
    <w:p w:rsidR="00CF6041" w:rsidRDefault="00CF6041" w:rsidP="00CF6041">
      <w:r>
        <w:tab/>
      </w:r>
      <w:r>
        <w:tab/>
        <w:t>Gerente.</w:t>
      </w:r>
    </w:p>
    <w:p w:rsidR="00CF6041" w:rsidRDefault="00CF6041" w:rsidP="00CF6041"/>
    <w:p w:rsidR="00CF6041" w:rsidRDefault="00CF6041" w:rsidP="00CF6041">
      <w:r>
        <w:t>Apreciado Don Darío:</w:t>
      </w:r>
    </w:p>
    <w:p w:rsidR="00CF6041" w:rsidRDefault="00CF6041" w:rsidP="00CF6041"/>
    <w:p w:rsidR="00CF6041" w:rsidRDefault="00CF6041" w:rsidP="00CF6041">
      <w:r>
        <w:t>Con la presente estamos solicitando el siguiente servicio de  IMPRESIÓN :</w:t>
      </w:r>
    </w:p>
    <w:p w:rsidR="00CF6041" w:rsidRDefault="00CF6041" w:rsidP="00CF6041"/>
    <w:p w:rsidR="00CF6041" w:rsidRDefault="00CF6041" w:rsidP="00CF6041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CF6041" w:rsidRDefault="00CF6041" w:rsidP="00CF6041">
      <w:r>
        <w:t xml:space="preserve">MATERIAL   :           Polipropileno  Semi-Tubular   de  </w:t>
      </w:r>
      <w:r w:rsidRPr="002720AA">
        <w:rPr>
          <w:b/>
        </w:rPr>
        <w:t>20 + 4</w:t>
      </w:r>
      <w:r>
        <w:t xml:space="preserve">     cms</w:t>
      </w:r>
    </w:p>
    <w:p w:rsidR="00CF6041" w:rsidRDefault="00CF6041" w:rsidP="00CF6041">
      <w:r>
        <w:t>CLIBRE      :               1.4  ”</w:t>
      </w:r>
    </w:p>
    <w:p w:rsidR="00CF6041" w:rsidRPr="00AD5DCF" w:rsidRDefault="00CF6041" w:rsidP="00CF6041">
      <w:pPr>
        <w:rPr>
          <w:b/>
        </w:rPr>
      </w:pPr>
      <w:r>
        <w:t>REFERENCIA:</w:t>
      </w:r>
      <w:r>
        <w:tab/>
      </w:r>
      <w:r>
        <w:rPr>
          <w:b/>
        </w:rPr>
        <w:t>CARMEL  INTERIOR  GRANDE  2</w:t>
      </w:r>
    </w:p>
    <w:p w:rsidR="00CF6041" w:rsidRDefault="00CF6041" w:rsidP="00CF6041">
      <w:r>
        <w:t>CANTIDAD    :          130    Kg</w:t>
      </w:r>
    </w:p>
    <w:p w:rsidR="00CF6041" w:rsidRDefault="00CF6041" w:rsidP="00CF6041">
      <w:r>
        <w:t>COLORES:</w:t>
      </w:r>
      <w:r>
        <w:tab/>
      </w:r>
      <w:r>
        <w:tab/>
        <w:t>2    (  BLANCO -  PANTONE  246 C  )</w:t>
      </w:r>
    </w:p>
    <w:p w:rsidR="00CF6041" w:rsidRDefault="00CF6041" w:rsidP="00CF6041">
      <w:r>
        <w:t>CARAS:</w:t>
      </w:r>
      <w:r>
        <w:tab/>
      </w:r>
      <w:r>
        <w:tab/>
        <w:t>2  ( 2X2 – 2X2 )</w:t>
      </w:r>
    </w:p>
    <w:p w:rsidR="00CF6041" w:rsidRDefault="00CF6041" w:rsidP="00CF6041">
      <w:r>
        <w:t>REPETICIÓN:</w:t>
      </w:r>
      <w:r>
        <w:tab/>
        <w:t>18</w:t>
      </w:r>
    </w:p>
    <w:p w:rsidR="00CF6041" w:rsidRPr="007E24E2" w:rsidRDefault="00CF6041" w:rsidP="00CF6041">
      <w:pPr>
        <w:rPr>
          <w:b/>
        </w:rPr>
      </w:pPr>
      <w:r>
        <w:t>RODILLO:</w:t>
      </w:r>
      <w:r>
        <w:tab/>
      </w:r>
      <w:r>
        <w:tab/>
      </w:r>
      <w:r>
        <w:rPr>
          <w:b/>
        </w:rPr>
        <w:t>36</w:t>
      </w:r>
    </w:p>
    <w:p w:rsidR="00CF6041" w:rsidRDefault="00CF6041" w:rsidP="00CF6041">
      <w:r>
        <w:t>BOLSA:</w:t>
      </w:r>
      <w:r>
        <w:tab/>
      </w:r>
      <w:r>
        <w:tab/>
        <w:t>18  X  20 + 4    cms de solapa  volada</w:t>
      </w:r>
    </w:p>
    <w:p w:rsidR="00CF6041" w:rsidRDefault="00CF6041" w:rsidP="00CF6041">
      <w:r>
        <w:t>SELLADO:</w:t>
      </w:r>
      <w:r>
        <w:tab/>
      </w:r>
      <w:r>
        <w:tab/>
        <w:t>Para selle lateral.</w:t>
      </w:r>
    </w:p>
    <w:p w:rsidR="00CF6041" w:rsidRDefault="00CF6041" w:rsidP="00CF6041"/>
    <w:p w:rsidR="00CF6041" w:rsidRDefault="00CF6041" w:rsidP="00CF6041"/>
    <w:p w:rsidR="00CF6041" w:rsidRDefault="00CF6041" w:rsidP="00CF6041">
      <w:r>
        <w:rPr>
          <w:b/>
          <w:bCs/>
          <w:u w:val="single"/>
        </w:rPr>
        <w:t>NOTA:</w:t>
      </w:r>
      <w:r>
        <w:t xml:space="preserve">  *   Los cyreles   EN SU PLANTA</w:t>
      </w:r>
    </w:p>
    <w:p w:rsidR="00CF6041" w:rsidRDefault="00CF6041" w:rsidP="00CF6041">
      <w:pPr>
        <w:numPr>
          <w:ilvl w:val="0"/>
          <w:numId w:val="1"/>
        </w:numPr>
      </w:pPr>
      <w:r>
        <w:t>Se envían ARTE    para tonos y alturas</w:t>
      </w:r>
    </w:p>
    <w:p w:rsidR="00CF6041" w:rsidRPr="00307118" w:rsidRDefault="00CF6041" w:rsidP="00CF6041">
      <w:pPr>
        <w:numPr>
          <w:ilvl w:val="0"/>
          <w:numId w:val="2"/>
        </w:numPr>
      </w:pPr>
      <w:r>
        <w:t xml:space="preserve">Se  envía el material de PP </w:t>
      </w:r>
      <w:r>
        <w:rPr>
          <w:b/>
        </w:rPr>
        <w:t xml:space="preserve">de  20 + 4 </w:t>
      </w:r>
      <w:r w:rsidRPr="00AD5DCF">
        <w:rPr>
          <w:b/>
        </w:rPr>
        <w:t xml:space="preserve">  cms</w:t>
      </w:r>
    </w:p>
    <w:p w:rsidR="00CF6041" w:rsidRPr="00150D1A" w:rsidRDefault="00CF6041" w:rsidP="00CF6041">
      <w:pPr>
        <w:ind w:left="1860"/>
      </w:pPr>
    </w:p>
    <w:p w:rsidR="00CF6041" w:rsidRDefault="00CF6041" w:rsidP="00CF6041">
      <w:pPr>
        <w:ind w:left="885"/>
      </w:pPr>
    </w:p>
    <w:p w:rsidR="00CF6041" w:rsidRDefault="00CF6041" w:rsidP="00CF6041">
      <w:pPr>
        <w:ind w:left="885"/>
      </w:pPr>
    </w:p>
    <w:p w:rsidR="00CF6041" w:rsidRDefault="00CF6041" w:rsidP="00CF6041">
      <w:r>
        <w:t>Agradezco la atención y colaboración prestada.</w:t>
      </w:r>
    </w:p>
    <w:p w:rsidR="00CF6041" w:rsidRDefault="00CF6041" w:rsidP="00CF6041"/>
    <w:p w:rsidR="00CF6041" w:rsidRDefault="00CF6041" w:rsidP="00CF6041"/>
    <w:p w:rsidR="00CF6041" w:rsidRDefault="00CF6041" w:rsidP="00CF6041">
      <w:r>
        <w:t>Cordialmente,</w:t>
      </w:r>
    </w:p>
    <w:p w:rsidR="00CF6041" w:rsidRDefault="00CF6041" w:rsidP="00CF6041"/>
    <w:p w:rsidR="00CF6041" w:rsidRDefault="00CF6041" w:rsidP="00CF6041"/>
    <w:p w:rsidR="00CF6041" w:rsidRDefault="00CF6041" w:rsidP="00CF6041"/>
    <w:p w:rsidR="00CF6041" w:rsidRDefault="00CF6041" w:rsidP="00CF6041">
      <w:r>
        <w:t>RICARDO CASAS ZAPATA</w:t>
      </w:r>
    </w:p>
    <w:p w:rsidR="00CF6041" w:rsidRDefault="00CF6041" w:rsidP="00CF6041">
      <w:r>
        <w:t>Director.</w:t>
      </w:r>
    </w:p>
    <w:p w:rsidR="00CF6041" w:rsidRDefault="00CF6041" w:rsidP="00280724">
      <w:pPr>
        <w:rPr>
          <w:b/>
        </w:rPr>
      </w:pPr>
    </w:p>
    <w:p w:rsidR="00F878B6" w:rsidRDefault="00F878B6" w:rsidP="00280724">
      <w:pPr>
        <w:rPr>
          <w:b/>
        </w:rPr>
      </w:pPr>
    </w:p>
    <w:p w:rsidR="00F878B6" w:rsidRDefault="00F878B6" w:rsidP="00280724">
      <w:pPr>
        <w:rPr>
          <w:b/>
        </w:rPr>
      </w:pPr>
    </w:p>
    <w:p w:rsidR="00F878B6" w:rsidRDefault="00F878B6" w:rsidP="00280724">
      <w:pPr>
        <w:rPr>
          <w:b/>
        </w:rPr>
      </w:pPr>
    </w:p>
    <w:p w:rsidR="00F878B6" w:rsidRDefault="00F878B6" w:rsidP="00280724">
      <w:pPr>
        <w:rPr>
          <w:b/>
        </w:rPr>
      </w:pPr>
    </w:p>
    <w:p w:rsidR="00F878B6" w:rsidRDefault="00F878B6" w:rsidP="00280724">
      <w:pPr>
        <w:rPr>
          <w:b/>
        </w:rPr>
      </w:pPr>
    </w:p>
    <w:p w:rsidR="00F878B6" w:rsidRDefault="00F878B6" w:rsidP="00F878B6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F878B6" w:rsidRDefault="00F878B6" w:rsidP="00F878B6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F878B6" w:rsidRDefault="00F878B6" w:rsidP="00F878B6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F878B6" w:rsidRDefault="00F878B6" w:rsidP="00F878B6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F878B6" w:rsidRDefault="00F878B6" w:rsidP="00F878B6">
      <w:pPr>
        <w:rPr>
          <w:b/>
          <w:bCs/>
        </w:rPr>
      </w:pPr>
    </w:p>
    <w:p w:rsidR="00F878B6" w:rsidRDefault="00F878B6" w:rsidP="00F878B6">
      <w:pPr>
        <w:pStyle w:val="Ttulo1"/>
      </w:pPr>
    </w:p>
    <w:p w:rsidR="00F878B6" w:rsidRDefault="00FD2C30" w:rsidP="00F878B6">
      <w:pPr>
        <w:pStyle w:val="Ttulo1"/>
      </w:pPr>
      <w:r>
        <w:t>ORDEN DE TRABAJO  N °      08461</w:t>
      </w:r>
    </w:p>
    <w:p w:rsidR="00F878B6" w:rsidRDefault="00F878B6" w:rsidP="00F878B6"/>
    <w:p w:rsidR="00F878B6" w:rsidRDefault="00FD2C30" w:rsidP="00F878B6">
      <w:r>
        <w:t>FECHA:</w:t>
      </w:r>
      <w:r>
        <w:tab/>
        <w:t xml:space="preserve">Medellín,  Junio    13 </w:t>
      </w:r>
      <w:r w:rsidR="00F878B6">
        <w:t xml:space="preserve">  de  2011</w:t>
      </w:r>
    </w:p>
    <w:p w:rsidR="00F878B6" w:rsidRDefault="00F878B6" w:rsidP="00F878B6">
      <w:r>
        <w:t>PARA:</w:t>
      </w:r>
      <w:r>
        <w:tab/>
      </w:r>
      <w:r>
        <w:tab/>
        <w:t>PLÁSTICOS DARMA</w:t>
      </w:r>
    </w:p>
    <w:p w:rsidR="00F878B6" w:rsidRDefault="00F878B6" w:rsidP="00F878B6">
      <w:r>
        <w:t>ATENCIÓN:</w:t>
      </w:r>
      <w:r>
        <w:tab/>
        <w:t>Sr. Darío Jaramillo</w:t>
      </w:r>
    </w:p>
    <w:p w:rsidR="00F878B6" w:rsidRDefault="00F878B6" w:rsidP="00F878B6">
      <w:r>
        <w:tab/>
      </w:r>
      <w:r>
        <w:tab/>
        <w:t>Gerente.</w:t>
      </w:r>
    </w:p>
    <w:p w:rsidR="00F878B6" w:rsidRDefault="00F878B6" w:rsidP="00F878B6"/>
    <w:p w:rsidR="00F878B6" w:rsidRDefault="00F878B6" w:rsidP="00F878B6">
      <w:r>
        <w:t>Apreciado Don Darío:</w:t>
      </w:r>
    </w:p>
    <w:p w:rsidR="00F878B6" w:rsidRDefault="00F878B6" w:rsidP="00F878B6"/>
    <w:p w:rsidR="00F878B6" w:rsidRDefault="00F878B6" w:rsidP="00F878B6">
      <w:r>
        <w:t>Con la presente estamos solicitando el siguiente servicio de  IMPRESIÓN :</w:t>
      </w:r>
    </w:p>
    <w:p w:rsidR="00F878B6" w:rsidRDefault="00F878B6" w:rsidP="00F878B6"/>
    <w:p w:rsidR="00F878B6" w:rsidRDefault="00F878B6" w:rsidP="00F878B6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F878B6" w:rsidRDefault="00F878B6" w:rsidP="00F878B6">
      <w:r>
        <w:t>MATERIAL   :           P</w:t>
      </w:r>
      <w:r w:rsidR="00011150">
        <w:t>olipropileno   LAMINA  de  30</w:t>
      </w:r>
      <w:r>
        <w:t xml:space="preserve">     cms</w:t>
      </w:r>
    </w:p>
    <w:p w:rsidR="00F878B6" w:rsidRDefault="00F878B6" w:rsidP="00F878B6">
      <w:r>
        <w:t>CLIBRE      :               1.5  ”</w:t>
      </w:r>
    </w:p>
    <w:p w:rsidR="00F878B6" w:rsidRPr="00AD5DCF" w:rsidRDefault="00F878B6" w:rsidP="00F878B6">
      <w:pPr>
        <w:rPr>
          <w:b/>
        </w:rPr>
      </w:pPr>
      <w:r>
        <w:t>REFERENCIA:</w:t>
      </w:r>
      <w:r>
        <w:tab/>
      </w:r>
      <w:r>
        <w:rPr>
          <w:b/>
        </w:rPr>
        <w:t>CARMEL  INTERIOR  PEQUENA  2</w:t>
      </w:r>
    </w:p>
    <w:p w:rsidR="00F878B6" w:rsidRDefault="00F878B6" w:rsidP="00F878B6">
      <w:r>
        <w:t>CANTIDAD    :          80    Kg</w:t>
      </w:r>
    </w:p>
    <w:p w:rsidR="00F878B6" w:rsidRDefault="00F878B6" w:rsidP="00F878B6">
      <w:r>
        <w:t>COLORES:</w:t>
      </w:r>
      <w:r>
        <w:tab/>
      </w:r>
      <w:r>
        <w:tab/>
        <w:t>2 ( BLANCO – PANTONE 246  C  )</w:t>
      </w:r>
    </w:p>
    <w:p w:rsidR="00F878B6" w:rsidRDefault="00F878B6" w:rsidP="00F878B6">
      <w:r>
        <w:t>CARAS:</w:t>
      </w:r>
      <w:r>
        <w:tab/>
      </w:r>
      <w:r>
        <w:tab/>
        <w:t>2  ( 2X2 – 2X2 )</w:t>
      </w:r>
    </w:p>
    <w:p w:rsidR="00F878B6" w:rsidRDefault="00F878B6" w:rsidP="00F878B6">
      <w:r>
        <w:t>REPETICIÓN:</w:t>
      </w:r>
      <w:r>
        <w:tab/>
        <w:t>14</w:t>
      </w:r>
    </w:p>
    <w:p w:rsidR="00F878B6" w:rsidRDefault="00F878B6" w:rsidP="00F878B6">
      <w:r>
        <w:t>RODILLO:</w:t>
      </w:r>
      <w:r>
        <w:tab/>
      </w:r>
      <w:r>
        <w:tab/>
        <w:t>29</w:t>
      </w:r>
    </w:p>
    <w:p w:rsidR="00F878B6" w:rsidRDefault="00F878B6" w:rsidP="00F878B6">
      <w:r>
        <w:t>BOLSA:</w:t>
      </w:r>
      <w:r>
        <w:tab/>
      </w:r>
      <w:r>
        <w:tab/>
        <w:t>14  X  13 + 4    cms de solapa  volada</w:t>
      </w:r>
    </w:p>
    <w:p w:rsidR="00F878B6" w:rsidRDefault="00F878B6" w:rsidP="00F878B6">
      <w:r>
        <w:t>SELLADO:</w:t>
      </w:r>
      <w:r>
        <w:tab/>
      </w:r>
      <w:r>
        <w:tab/>
        <w:t>Para selle lateral.</w:t>
      </w:r>
    </w:p>
    <w:p w:rsidR="00F878B6" w:rsidRDefault="00F878B6" w:rsidP="00F878B6"/>
    <w:p w:rsidR="00F878B6" w:rsidRDefault="00F878B6" w:rsidP="00F878B6"/>
    <w:p w:rsidR="00F878B6" w:rsidRDefault="00F878B6" w:rsidP="00F878B6">
      <w:r>
        <w:rPr>
          <w:b/>
          <w:bCs/>
          <w:u w:val="single"/>
        </w:rPr>
        <w:t>NOTA:</w:t>
      </w:r>
      <w:r>
        <w:t xml:space="preserve">  *   Los cyreles  EN SU PLANTA</w:t>
      </w:r>
    </w:p>
    <w:p w:rsidR="00F878B6" w:rsidRDefault="00F878B6" w:rsidP="00F878B6">
      <w:pPr>
        <w:numPr>
          <w:ilvl w:val="0"/>
          <w:numId w:val="1"/>
        </w:numPr>
      </w:pPr>
      <w:r>
        <w:t>Se envían ARTE    para tonos y alturas</w:t>
      </w:r>
    </w:p>
    <w:p w:rsidR="00F878B6" w:rsidRPr="00A374BF" w:rsidRDefault="00011150" w:rsidP="00F878B6">
      <w:pPr>
        <w:numPr>
          <w:ilvl w:val="0"/>
          <w:numId w:val="2"/>
        </w:numPr>
      </w:pPr>
      <w:r>
        <w:t>Se  envía el material de PP  en lamina de  30</w:t>
      </w:r>
      <w:r w:rsidR="00F878B6">
        <w:rPr>
          <w:b/>
        </w:rPr>
        <w:t xml:space="preserve"> </w:t>
      </w:r>
      <w:r w:rsidR="00F878B6" w:rsidRPr="00AD5DCF">
        <w:rPr>
          <w:b/>
        </w:rPr>
        <w:t xml:space="preserve">  cms</w:t>
      </w:r>
    </w:p>
    <w:p w:rsidR="00A374BF" w:rsidRPr="00307118" w:rsidRDefault="00A374BF" w:rsidP="00F878B6">
      <w:pPr>
        <w:numPr>
          <w:ilvl w:val="0"/>
          <w:numId w:val="2"/>
        </w:numPr>
      </w:pPr>
      <w:r>
        <w:rPr>
          <w:b/>
        </w:rPr>
        <w:t>SE CAMBIO MATERIAL A LAMINA PARA EVITAR EL CALCAMIENTO</w:t>
      </w:r>
    </w:p>
    <w:p w:rsidR="00F878B6" w:rsidRPr="00150D1A" w:rsidRDefault="00F878B6" w:rsidP="00F878B6">
      <w:pPr>
        <w:ind w:left="1860"/>
      </w:pPr>
    </w:p>
    <w:p w:rsidR="00F878B6" w:rsidRDefault="00F878B6" w:rsidP="00F878B6">
      <w:pPr>
        <w:ind w:left="885"/>
      </w:pPr>
    </w:p>
    <w:p w:rsidR="00F878B6" w:rsidRDefault="00F878B6" w:rsidP="00F878B6">
      <w:pPr>
        <w:ind w:left="885"/>
      </w:pPr>
    </w:p>
    <w:p w:rsidR="00F878B6" w:rsidRDefault="00F878B6" w:rsidP="00F878B6">
      <w:r>
        <w:t>Agradezco la atención y colaboración prestada.</w:t>
      </w:r>
    </w:p>
    <w:p w:rsidR="00F878B6" w:rsidRDefault="00F878B6" w:rsidP="00F878B6"/>
    <w:p w:rsidR="00F878B6" w:rsidRDefault="00F878B6" w:rsidP="00F878B6"/>
    <w:p w:rsidR="00F878B6" w:rsidRDefault="00F878B6" w:rsidP="00F878B6">
      <w:r>
        <w:t>Cordialmente,</w:t>
      </w:r>
    </w:p>
    <w:p w:rsidR="00F878B6" w:rsidRDefault="00F878B6" w:rsidP="00F878B6"/>
    <w:p w:rsidR="00F878B6" w:rsidRDefault="00F878B6" w:rsidP="00F878B6"/>
    <w:p w:rsidR="00F878B6" w:rsidRDefault="00F878B6" w:rsidP="00F878B6"/>
    <w:p w:rsidR="00F878B6" w:rsidRDefault="00F878B6" w:rsidP="00F878B6">
      <w:r>
        <w:t>RICARDO CASAS ZAPATA</w:t>
      </w:r>
    </w:p>
    <w:p w:rsidR="00F878B6" w:rsidRDefault="00F878B6" w:rsidP="00F878B6">
      <w:r>
        <w:lastRenderedPageBreak/>
        <w:t>Director.</w:t>
      </w:r>
    </w:p>
    <w:p w:rsidR="00F878B6" w:rsidRDefault="00F878B6" w:rsidP="00F878B6"/>
    <w:p w:rsidR="00F878B6" w:rsidRDefault="00F878B6" w:rsidP="00F878B6"/>
    <w:p w:rsidR="00F878B6" w:rsidRDefault="00F878B6" w:rsidP="00280724">
      <w:pPr>
        <w:rPr>
          <w:b/>
        </w:rPr>
      </w:pPr>
    </w:p>
    <w:p w:rsidR="003E010D" w:rsidRDefault="003E010D" w:rsidP="00280724">
      <w:pPr>
        <w:rPr>
          <w:b/>
        </w:rPr>
      </w:pPr>
    </w:p>
    <w:p w:rsidR="003E010D" w:rsidRDefault="003E010D" w:rsidP="003E010D">
      <w:pPr>
        <w:rPr>
          <w:b/>
          <w:bCs/>
          <w:sz w:val="20"/>
        </w:rPr>
      </w:pPr>
      <w:r>
        <w:rPr>
          <w:b/>
          <w:bCs/>
          <w:sz w:val="20"/>
        </w:rPr>
        <w:t xml:space="preserve">PLÁSTICOS UNION  LTDA.  </w:t>
      </w:r>
    </w:p>
    <w:p w:rsidR="003E010D" w:rsidRDefault="003E010D" w:rsidP="003E010D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3E010D" w:rsidRDefault="003E010D" w:rsidP="003E010D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3E010D" w:rsidRDefault="003E010D" w:rsidP="003E010D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3E010D" w:rsidRDefault="003E010D" w:rsidP="003E010D">
      <w:pPr>
        <w:rPr>
          <w:b/>
          <w:bCs/>
        </w:rPr>
      </w:pPr>
    </w:p>
    <w:p w:rsidR="003E010D" w:rsidRDefault="003E010D" w:rsidP="003E010D"/>
    <w:p w:rsidR="003E010D" w:rsidRDefault="003E010D" w:rsidP="003E010D">
      <w:pPr>
        <w:pStyle w:val="Ttulo1"/>
      </w:pPr>
      <w:r>
        <w:t>ORDEN DE TRABAJO    N°      08481</w:t>
      </w:r>
    </w:p>
    <w:p w:rsidR="003E010D" w:rsidRDefault="003E010D" w:rsidP="003E010D"/>
    <w:p w:rsidR="003E010D" w:rsidRDefault="003E010D" w:rsidP="003E010D"/>
    <w:p w:rsidR="003E010D" w:rsidRDefault="003E010D" w:rsidP="003E010D">
      <w:r>
        <w:t>FECHA:</w:t>
      </w:r>
      <w:r>
        <w:tab/>
        <w:t>Itagui, Junio   13   de   2011</w:t>
      </w:r>
    </w:p>
    <w:p w:rsidR="003E010D" w:rsidRDefault="003E010D" w:rsidP="003E010D">
      <w:r>
        <w:t>PARA:</w:t>
      </w:r>
      <w:r>
        <w:tab/>
      </w:r>
      <w:r>
        <w:tab/>
        <w:t>PLÁSTICOS DARMA</w:t>
      </w:r>
    </w:p>
    <w:p w:rsidR="003E010D" w:rsidRDefault="003E010D" w:rsidP="003E010D">
      <w:r>
        <w:t>ATENCIÓN:</w:t>
      </w:r>
      <w:r>
        <w:tab/>
        <w:t>Sr. DARIO JARAMILLO</w:t>
      </w:r>
    </w:p>
    <w:p w:rsidR="003E010D" w:rsidRDefault="003E010D" w:rsidP="003E010D"/>
    <w:p w:rsidR="003E010D" w:rsidRDefault="003E010D" w:rsidP="003E010D"/>
    <w:p w:rsidR="003E010D" w:rsidRDefault="003E010D" w:rsidP="003E010D">
      <w:r>
        <w:t xml:space="preserve"> Apreciado Dn DARIO:</w:t>
      </w:r>
    </w:p>
    <w:p w:rsidR="003E010D" w:rsidRDefault="003E010D" w:rsidP="003E010D"/>
    <w:p w:rsidR="003E010D" w:rsidRDefault="003E010D" w:rsidP="003E010D">
      <w:r>
        <w:t>Con la presente estamos solicitando el siguiente material  :</w:t>
      </w:r>
    </w:p>
    <w:p w:rsidR="003E010D" w:rsidRDefault="003E010D" w:rsidP="003E010D"/>
    <w:p w:rsidR="003E010D" w:rsidRDefault="003E010D" w:rsidP="003E010D">
      <w:r>
        <w:rPr>
          <w:b/>
          <w:bCs/>
          <w:u w:val="single"/>
        </w:rPr>
        <w:t>EXTRUSION</w:t>
      </w:r>
      <w:r>
        <w:t>:</w:t>
      </w:r>
    </w:p>
    <w:p w:rsidR="003E010D" w:rsidRDefault="003E010D" w:rsidP="003E010D"/>
    <w:p w:rsidR="003E010D" w:rsidRDefault="003E010D" w:rsidP="003E010D"/>
    <w:tbl>
      <w:tblPr>
        <w:tblW w:w="9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994"/>
        <w:gridCol w:w="1672"/>
        <w:gridCol w:w="1847"/>
        <w:gridCol w:w="1784"/>
        <w:gridCol w:w="1953"/>
      </w:tblGrid>
      <w:tr w:rsidR="003E010D" w:rsidTr="00583EF8">
        <w:tc>
          <w:tcPr>
            <w:tcW w:w="1994" w:type="dxa"/>
          </w:tcPr>
          <w:p w:rsidR="003E010D" w:rsidRDefault="003E010D" w:rsidP="00583EF8">
            <w:r>
              <w:t>MEDIDA EN  CENTIMETROS</w:t>
            </w:r>
          </w:p>
        </w:tc>
        <w:tc>
          <w:tcPr>
            <w:tcW w:w="1672" w:type="dxa"/>
          </w:tcPr>
          <w:p w:rsidR="003E010D" w:rsidRDefault="003E010D" w:rsidP="00583EF8">
            <w:r>
              <w:t>CALIBRE</w:t>
            </w:r>
          </w:p>
        </w:tc>
        <w:tc>
          <w:tcPr>
            <w:tcW w:w="1847" w:type="dxa"/>
          </w:tcPr>
          <w:p w:rsidR="003E010D" w:rsidRDefault="003E010D" w:rsidP="00583EF8">
            <w:pPr>
              <w:jc w:val="center"/>
            </w:pPr>
            <w:r>
              <w:t>FORMA</w:t>
            </w:r>
          </w:p>
        </w:tc>
        <w:tc>
          <w:tcPr>
            <w:tcW w:w="1784" w:type="dxa"/>
          </w:tcPr>
          <w:p w:rsidR="003E010D" w:rsidRDefault="003E010D" w:rsidP="00583EF8">
            <w:r>
              <w:t>CANTIDAD EN KILOS</w:t>
            </w:r>
          </w:p>
        </w:tc>
        <w:tc>
          <w:tcPr>
            <w:tcW w:w="1953" w:type="dxa"/>
          </w:tcPr>
          <w:p w:rsidR="003E010D" w:rsidRDefault="003E010D" w:rsidP="00583EF8">
            <w:r>
              <w:t>MATERIAL</w:t>
            </w:r>
          </w:p>
        </w:tc>
      </w:tr>
      <w:tr w:rsidR="003E010D" w:rsidTr="00583EF8">
        <w:tc>
          <w:tcPr>
            <w:tcW w:w="1994" w:type="dxa"/>
          </w:tcPr>
          <w:p w:rsidR="003E010D" w:rsidRPr="00D23B0D" w:rsidRDefault="003E010D" w:rsidP="00583EF8">
            <w:pPr>
              <w:jc w:val="center"/>
              <w:rPr>
                <w:b/>
              </w:rPr>
            </w:pPr>
            <w:r>
              <w:rPr>
                <w:b/>
              </w:rPr>
              <w:t>15</w:t>
            </w:r>
          </w:p>
        </w:tc>
        <w:tc>
          <w:tcPr>
            <w:tcW w:w="1672" w:type="dxa"/>
          </w:tcPr>
          <w:p w:rsidR="003E010D" w:rsidRPr="00D23B0D" w:rsidRDefault="003E010D" w:rsidP="00583EF8">
            <w:pPr>
              <w:jc w:val="center"/>
              <w:rPr>
                <w:b/>
              </w:rPr>
            </w:pPr>
            <w:r>
              <w:rPr>
                <w:b/>
              </w:rPr>
              <w:t>3.8</w:t>
            </w:r>
            <w:r w:rsidRPr="00D23B0D">
              <w:rPr>
                <w:b/>
              </w:rPr>
              <w:t xml:space="preserve">  ”</w:t>
            </w:r>
          </w:p>
        </w:tc>
        <w:tc>
          <w:tcPr>
            <w:tcW w:w="1847" w:type="dxa"/>
          </w:tcPr>
          <w:p w:rsidR="003E010D" w:rsidRPr="00D23B0D" w:rsidRDefault="003E010D" w:rsidP="00583EF8">
            <w:pPr>
              <w:jc w:val="center"/>
              <w:rPr>
                <w:b/>
              </w:rPr>
            </w:pPr>
            <w:r>
              <w:rPr>
                <w:b/>
              </w:rPr>
              <w:t>TUBULAR</w:t>
            </w:r>
          </w:p>
        </w:tc>
        <w:tc>
          <w:tcPr>
            <w:tcW w:w="1784" w:type="dxa"/>
          </w:tcPr>
          <w:p w:rsidR="003E010D" w:rsidRPr="00D23B0D" w:rsidRDefault="003E010D" w:rsidP="00583EF8">
            <w:pPr>
              <w:jc w:val="center"/>
              <w:rPr>
                <w:b/>
              </w:rPr>
            </w:pPr>
            <w:r>
              <w:rPr>
                <w:b/>
              </w:rPr>
              <w:t>20</w:t>
            </w:r>
          </w:p>
        </w:tc>
        <w:tc>
          <w:tcPr>
            <w:tcW w:w="1953" w:type="dxa"/>
          </w:tcPr>
          <w:p w:rsidR="003E010D" w:rsidRPr="00D23B0D" w:rsidRDefault="003E010D" w:rsidP="00583EF8">
            <w:pPr>
              <w:jc w:val="center"/>
              <w:rPr>
                <w:b/>
              </w:rPr>
            </w:pPr>
            <w:r w:rsidRPr="00D23B0D">
              <w:rPr>
                <w:b/>
              </w:rPr>
              <w:t>BAJA   TPTE</w:t>
            </w:r>
          </w:p>
        </w:tc>
      </w:tr>
    </w:tbl>
    <w:p w:rsidR="003E010D" w:rsidRDefault="003E010D" w:rsidP="003E010D">
      <w:pPr>
        <w:rPr>
          <w:b/>
          <w:bCs/>
          <w:u w:val="single"/>
        </w:rPr>
      </w:pPr>
    </w:p>
    <w:p w:rsidR="003E010D" w:rsidRDefault="003E010D" w:rsidP="003E010D">
      <w:pPr>
        <w:rPr>
          <w:b/>
          <w:bCs/>
          <w:u w:val="single"/>
        </w:rPr>
      </w:pPr>
    </w:p>
    <w:p w:rsidR="003E010D" w:rsidRDefault="003E010D" w:rsidP="003E010D">
      <w:pPr>
        <w:rPr>
          <w:b/>
          <w:bCs/>
          <w:u w:val="single"/>
        </w:rPr>
      </w:pPr>
    </w:p>
    <w:p w:rsidR="003E010D" w:rsidRDefault="003E010D" w:rsidP="003E010D">
      <w:r w:rsidRPr="0026453F">
        <w:rPr>
          <w:b/>
          <w:u w:val="single"/>
        </w:rPr>
        <w:t xml:space="preserve">MEZCLA </w:t>
      </w:r>
      <w:r>
        <w:t xml:space="preserve">  :     25     BAJA</w:t>
      </w:r>
    </w:p>
    <w:p w:rsidR="003E010D" w:rsidRDefault="003E010D" w:rsidP="003E010D">
      <w:r>
        <w:t xml:space="preserve">                          5        LINEAL</w:t>
      </w:r>
    </w:p>
    <w:p w:rsidR="003E010D" w:rsidRDefault="003E010D" w:rsidP="003E010D">
      <w:pPr>
        <w:rPr>
          <w:b/>
          <w:bCs/>
          <w:u w:val="single"/>
        </w:rPr>
      </w:pPr>
      <w:r>
        <w:t xml:space="preserve"> </w:t>
      </w:r>
      <w:r>
        <w:tab/>
      </w:r>
      <w:r>
        <w:tab/>
      </w:r>
    </w:p>
    <w:p w:rsidR="003E010D" w:rsidRDefault="003E010D" w:rsidP="003E010D"/>
    <w:p w:rsidR="003E010D" w:rsidRDefault="003E010D" w:rsidP="003E010D">
      <w:r>
        <w:t>MATERIAL  SIN  TRATAR</w:t>
      </w:r>
    </w:p>
    <w:p w:rsidR="003E010D" w:rsidRDefault="003E010D" w:rsidP="003E010D"/>
    <w:p w:rsidR="003E010D" w:rsidRDefault="003E010D" w:rsidP="003E010D"/>
    <w:p w:rsidR="003E010D" w:rsidRDefault="003E010D" w:rsidP="003E010D">
      <w:r>
        <w:t xml:space="preserve">Agradezco </w:t>
      </w:r>
      <w:smartTag w:uri="urn:schemas-microsoft-com:office:smarttags" w:element="PersonName">
        <w:smartTagPr>
          <w:attr w:name="ProductID" w:val="la Amable"/>
        </w:smartTagPr>
        <w:r>
          <w:t>la Amable</w:t>
        </w:r>
      </w:smartTag>
      <w:r>
        <w:t xml:space="preserve"> colaboración.</w:t>
      </w:r>
    </w:p>
    <w:p w:rsidR="003E010D" w:rsidRDefault="003E010D" w:rsidP="003E010D"/>
    <w:p w:rsidR="003E010D" w:rsidRDefault="003E010D" w:rsidP="003E010D"/>
    <w:p w:rsidR="003E010D" w:rsidRDefault="003E010D" w:rsidP="003E010D"/>
    <w:p w:rsidR="003E010D" w:rsidRDefault="003E010D" w:rsidP="003E010D">
      <w:r>
        <w:t>Cordialmente</w:t>
      </w:r>
    </w:p>
    <w:p w:rsidR="003E010D" w:rsidRDefault="003E010D" w:rsidP="003E010D"/>
    <w:p w:rsidR="003E010D" w:rsidRDefault="003E010D" w:rsidP="003E010D"/>
    <w:p w:rsidR="003E010D" w:rsidRDefault="003E010D" w:rsidP="003E010D"/>
    <w:p w:rsidR="003E010D" w:rsidRDefault="003E010D" w:rsidP="003E010D">
      <w:r>
        <w:t>RICARDO CASAS ZAPATA</w:t>
      </w:r>
    </w:p>
    <w:p w:rsidR="003E010D" w:rsidRDefault="003E010D" w:rsidP="003E010D">
      <w:r>
        <w:t>Director</w:t>
      </w:r>
    </w:p>
    <w:p w:rsidR="003E010D" w:rsidRDefault="003E010D" w:rsidP="003E010D">
      <w:pPr>
        <w:rPr>
          <w:b/>
        </w:rPr>
      </w:pPr>
    </w:p>
    <w:p w:rsidR="003E010D" w:rsidRDefault="003E010D" w:rsidP="00280724">
      <w:pPr>
        <w:rPr>
          <w:b/>
        </w:rPr>
      </w:pPr>
    </w:p>
    <w:p w:rsidR="00990296" w:rsidRDefault="00990296" w:rsidP="00280724">
      <w:pPr>
        <w:rPr>
          <w:b/>
        </w:rPr>
      </w:pPr>
    </w:p>
    <w:p w:rsidR="00990296" w:rsidRDefault="00990296" w:rsidP="00280724">
      <w:pPr>
        <w:rPr>
          <w:b/>
        </w:rPr>
      </w:pPr>
    </w:p>
    <w:p w:rsidR="00990296" w:rsidRDefault="00990296" w:rsidP="00280724">
      <w:pPr>
        <w:rPr>
          <w:b/>
        </w:rPr>
      </w:pPr>
    </w:p>
    <w:p w:rsidR="00990296" w:rsidRDefault="00990296" w:rsidP="00280724">
      <w:pPr>
        <w:rPr>
          <w:b/>
        </w:rPr>
      </w:pPr>
    </w:p>
    <w:p w:rsidR="00990296" w:rsidRDefault="00990296" w:rsidP="00280724">
      <w:pPr>
        <w:rPr>
          <w:b/>
        </w:rPr>
      </w:pPr>
    </w:p>
    <w:p w:rsidR="00990296" w:rsidRDefault="00990296" w:rsidP="00990296">
      <w:pPr>
        <w:rPr>
          <w:b/>
          <w:bCs/>
          <w:sz w:val="20"/>
        </w:rPr>
      </w:pPr>
      <w:r>
        <w:rPr>
          <w:b/>
          <w:bCs/>
          <w:sz w:val="20"/>
        </w:rPr>
        <w:t xml:space="preserve">PLÁSTICOS UNION  LTDA.  </w:t>
      </w:r>
    </w:p>
    <w:p w:rsidR="00990296" w:rsidRDefault="00990296" w:rsidP="00990296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990296" w:rsidRDefault="00990296" w:rsidP="00990296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990296" w:rsidRDefault="00990296" w:rsidP="00990296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990296" w:rsidRDefault="00990296" w:rsidP="00990296">
      <w:pPr>
        <w:rPr>
          <w:b/>
          <w:bCs/>
        </w:rPr>
      </w:pPr>
    </w:p>
    <w:p w:rsidR="00990296" w:rsidRDefault="00990296" w:rsidP="00990296"/>
    <w:p w:rsidR="00990296" w:rsidRDefault="00990296" w:rsidP="00990296">
      <w:pPr>
        <w:pStyle w:val="Ttulo1"/>
      </w:pPr>
      <w:r>
        <w:t>ORDEN DE TRABAJO    N°      08480</w:t>
      </w:r>
    </w:p>
    <w:p w:rsidR="00990296" w:rsidRDefault="00990296" w:rsidP="00990296"/>
    <w:p w:rsidR="00990296" w:rsidRDefault="00990296" w:rsidP="00990296"/>
    <w:p w:rsidR="00990296" w:rsidRDefault="00990296" w:rsidP="00990296">
      <w:r>
        <w:t>FECHA:</w:t>
      </w:r>
      <w:r>
        <w:tab/>
        <w:t>Itagui, Junio   13   de   2011</w:t>
      </w:r>
    </w:p>
    <w:p w:rsidR="00990296" w:rsidRDefault="00990296" w:rsidP="00990296">
      <w:r>
        <w:t>PARA:</w:t>
      </w:r>
      <w:r>
        <w:tab/>
      </w:r>
      <w:r>
        <w:tab/>
        <w:t>PLÁSTICOS DARMA</w:t>
      </w:r>
    </w:p>
    <w:p w:rsidR="00990296" w:rsidRDefault="00990296" w:rsidP="00990296">
      <w:r>
        <w:t>ATENCIÓN:</w:t>
      </w:r>
      <w:r>
        <w:tab/>
        <w:t>Sr. DARIO JARAMILLO</w:t>
      </w:r>
    </w:p>
    <w:p w:rsidR="00990296" w:rsidRDefault="00990296" w:rsidP="00990296"/>
    <w:p w:rsidR="00990296" w:rsidRDefault="00990296" w:rsidP="00990296"/>
    <w:p w:rsidR="00990296" w:rsidRDefault="00990296" w:rsidP="00990296">
      <w:r>
        <w:t xml:space="preserve"> Apreciado Dn DARIO:</w:t>
      </w:r>
    </w:p>
    <w:p w:rsidR="00990296" w:rsidRDefault="00990296" w:rsidP="00990296"/>
    <w:p w:rsidR="00990296" w:rsidRDefault="00990296" w:rsidP="00990296">
      <w:r>
        <w:t>Con la presente estamos solicitando el siguiente material  :</w:t>
      </w:r>
    </w:p>
    <w:p w:rsidR="00990296" w:rsidRDefault="00990296" w:rsidP="00990296"/>
    <w:p w:rsidR="00990296" w:rsidRDefault="00990296" w:rsidP="00990296">
      <w:r>
        <w:rPr>
          <w:b/>
          <w:bCs/>
          <w:u w:val="single"/>
        </w:rPr>
        <w:t>EXTRUSION</w:t>
      </w:r>
      <w:r>
        <w:t>:</w:t>
      </w:r>
    </w:p>
    <w:p w:rsidR="00990296" w:rsidRDefault="00990296" w:rsidP="00990296"/>
    <w:p w:rsidR="00990296" w:rsidRDefault="00990296" w:rsidP="00990296"/>
    <w:tbl>
      <w:tblPr>
        <w:tblW w:w="9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994"/>
        <w:gridCol w:w="1672"/>
        <w:gridCol w:w="1847"/>
        <w:gridCol w:w="1784"/>
        <w:gridCol w:w="1953"/>
      </w:tblGrid>
      <w:tr w:rsidR="00990296" w:rsidTr="00583EF8">
        <w:tc>
          <w:tcPr>
            <w:tcW w:w="1994" w:type="dxa"/>
          </w:tcPr>
          <w:p w:rsidR="00990296" w:rsidRDefault="00990296" w:rsidP="00583EF8">
            <w:r>
              <w:t>MEDIDA EN  CENTIMETROS</w:t>
            </w:r>
          </w:p>
        </w:tc>
        <w:tc>
          <w:tcPr>
            <w:tcW w:w="1672" w:type="dxa"/>
          </w:tcPr>
          <w:p w:rsidR="00990296" w:rsidRDefault="00990296" w:rsidP="00583EF8">
            <w:r>
              <w:t>CALIBRE</w:t>
            </w:r>
          </w:p>
        </w:tc>
        <w:tc>
          <w:tcPr>
            <w:tcW w:w="1847" w:type="dxa"/>
          </w:tcPr>
          <w:p w:rsidR="00990296" w:rsidRDefault="00990296" w:rsidP="00583EF8">
            <w:pPr>
              <w:jc w:val="center"/>
            </w:pPr>
            <w:r>
              <w:t>FORMA</w:t>
            </w:r>
          </w:p>
        </w:tc>
        <w:tc>
          <w:tcPr>
            <w:tcW w:w="1784" w:type="dxa"/>
          </w:tcPr>
          <w:p w:rsidR="00990296" w:rsidRDefault="00990296" w:rsidP="00583EF8">
            <w:r>
              <w:t>CANTIDAD EN KILOS</w:t>
            </w:r>
          </w:p>
        </w:tc>
        <w:tc>
          <w:tcPr>
            <w:tcW w:w="1953" w:type="dxa"/>
          </w:tcPr>
          <w:p w:rsidR="00990296" w:rsidRDefault="00990296" w:rsidP="00583EF8">
            <w:r>
              <w:t>MATERIAL</w:t>
            </w:r>
          </w:p>
        </w:tc>
      </w:tr>
      <w:tr w:rsidR="00990296" w:rsidTr="00583EF8">
        <w:tc>
          <w:tcPr>
            <w:tcW w:w="1994" w:type="dxa"/>
          </w:tcPr>
          <w:p w:rsidR="00990296" w:rsidRPr="00D23B0D" w:rsidRDefault="00990296" w:rsidP="00583EF8">
            <w:pPr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1672" w:type="dxa"/>
          </w:tcPr>
          <w:p w:rsidR="00990296" w:rsidRPr="00D23B0D" w:rsidRDefault="00990296" w:rsidP="00583EF8">
            <w:pPr>
              <w:jc w:val="center"/>
              <w:rPr>
                <w:b/>
              </w:rPr>
            </w:pPr>
            <w:r>
              <w:rPr>
                <w:b/>
              </w:rPr>
              <w:t>3.8</w:t>
            </w:r>
            <w:r w:rsidRPr="00D23B0D">
              <w:rPr>
                <w:b/>
              </w:rPr>
              <w:t xml:space="preserve">  ”</w:t>
            </w:r>
          </w:p>
        </w:tc>
        <w:tc>
          <w:tcPr>
            <w:tcW w:w="1847" w:type="dxa"/>
          </w:tcPr>
          <w:p w:rsidR="00990296" w:rsidRPr="00D23B0D" w:rsidRDefault="00990296" w:rsidP="00583EF8">
            <w:pPr>
              <w:jc w:val="center"/>
              <w:rPr>
                <w:b/>
              </w:rPr>
            </w:pPr>
            <w:r>
              <w:rPr>
                <w:b/>
              </w:rPr>
              <w:t>TUBULAR</w:t>
            </w:r>
          </w:p>
        </w:tc>
        <w:tc>
          <w:tcPr>
            <w:tcW w:w="1784" w:type="dxa"/>
          </w:tcPr>
          <w:p w:rsidR="00990296" w:rsidRPr="00D23B0D" w:rsidRDefault="00990296" w:rsidP="00583EF8">
            <w:pPr>
              <w:jc w:val="center"/>
              <w:rPr>
                <w:b/>
              </w:rPr>
            </w:pPr>
            <w:r>
              <w:rPr>
                <w:b/>
              </w:rPr>
              <w:t>20</w:t>
            </w:r>
          </w:p>
        </w:tc>
        <w:tc>
          <w:tcPr>
            <w:tcW w:w="1953" w:type="dxa"/>
          </w:tcPr>
          <w:p w:rsidR="00990296" w:rsidRPr="00D23B0D" w:rsidRDefault="00990296" w:rsidP="00583EF8">
            <w:pPr>
              <w:jc w:val="center"/>
              <w:rPr>
                <w:b/>
              </w:rPr>
            </w:pPr>
            <w:r w:rsidRPr="00D23B0D">
              <w:rPr>
                <w:b/>
              </w:rPr>
              <w:t>BAJA   TPTE</w:t>
            </w:r>
          </w:p>
        </w:tc>
      </w:tr>
      <w:tr w:rsidR="00990296" w:rsidTr="00583EF8">
        <w:tc>
          <w:tcPr>
            <w:tcW w:w="1994" w:type="dxa"/>
          </w:tcPr>
          <w:p w:rsidR="00990296" w:rsidRDefault="00990296" w:rsidP="00583EF8">
            <w:pPr>
              <w:jc w:val="center"/>
              <w:rPr>
                <w:b/>
              </w:rPr>
            </w:pPr>
            <w:r>
              <w:rPr>
                <w:b/>
              </w:rPr>
              <w:t>30</w:t>
            </w:r>
          </w:p>
        </w:tc>
        <w:tc>
          <w:tcPr>
            <w:tcW w:w="1672" w:type="dxa"/>
          </w:tcPr>
          <w:p w:rsidR="00990296" w:rsidRDefault="00990296" w:rsidP="00583EF8">
            <w:pPr>
              <w:jc w:val="center"/>
              <w:rPr>
                <w:b/>
              </w:rPr>
            </w:pPr>
            <w:r>
              <w:rPr>
                <w:b/>
              </w:rPr>
              <w:t>3.8 “</w:t>
            </w:r>
          </w:p>
        </w:tc>
        <w:tc>
          <w:tcPr>
            <w:tcW w:w="1847" w:type="dxa"/>
          </w:tcPr>
          <w:p w:rsidR="00990296" w:rsidRDefault="00990296" w:rsidP="00583EF8">
            <w:pPr>
              <w:jc w:val="center"/>
              <w:rPr>
                <w:b/>
              </w:rPr>
            </w:pPr>
            <w:r>
              <w:rPr>
                <w:b/>
              </w:rPr>
              <w:t>TUBULAR</w:t>
            </w:r>
          </w:p>
        </w:tc>
        <w:tc>
          <w:tcPr>
            <w:tcW w:w="1784" w:type="dxa"/>
          </w:tcPr>
          <w:p w:rsidR="00990296" w:rsidRDefault="00990296" w:rsidP="00583EF8">
            <w:pPr>
              <w:jc w:val="center"/>
              <w:rPr>
                <w:b/>
              </w:rPr>
            </w:pPr>
            <w:r>
              <w:rPr>
                <w:b/>
              </w:rPr>
              <w:t>110</w:t>
            </w:r>
          </w:p>
        </w:tc>
        <w:tc>
          <w:tcPr>
            <w:tcW w:w="1953" w:type="dxa"/>
          </w:tcPr>
          <w:p w:rsidR="00990296" w:rsidRPr="00D23B0D" w:rsidRDefault="00990296" w:rsidP="00583EF8">
            <w:pPr>
              <w:jc w:val="center"/>
              <w:rPr>
                <w:b/>
              </w:rPr>
            </w:pPr>
            <w:r>
              <w:rPr>
                <w:b/>
              </w:rPr>
              <w:t>BAJA  TPTE</w:t>
            </w:r>
          </w:p>
        </w:tc>
      </w:tr>
    </w:tbl>
    <w:p w:rsidR="00990296" w:rsidRDefault="00990296" w:rsidP="00990296">
      <w:pPr>
        <w:rPr>
          <w:b/>
          <w:bCs/>
          <w:u w:val="single"/>
        </w:rPr>
      </w:pPr>
    </w:p>
    <w:p w:rsidR="00990296" w:rsidRDefault="00990296" w:rsidP="00990296">
      <w:pPr>
        <w:rPr>
          <w:b/>
          <w:bCs/>
          <w:u w:val="single"/>
        </w:rPr>
      </w:pPr>
    </w:p>
    <w:p w:rsidR="00990296" w:rsidRDefault="00990296" w:rsidP="00990296">
      <w:pPr>
        <w:rPr>
          <w:b/>
          <w:bCs/>
          <w:u w:val="single"/>
        </w:rPr>
      </w:pPr>
    </w:p>
    <w:p w:rsidR="00990296" w:rsidRDefault="00990296" w:rsidP="00990296">
      <w:r w:rsidRPr="0026453F">
        <w:rPr>
          <w:b/>
          <w:u w:val="single"/>
        </w:rPr>
        <w:t xml:space="preserve">MEZCLA </w:t>
      </w:r>
      <w:r>
        <w:t xml:space="preserve">  :     25     BAJA</w:t>
      </w:r>
    </w:p>
    <w:p w:rsidR="00990296" w:rsidRDefault="00990296" w:rsidP="00990296">
      <w:r>
        <w:t xml:space="preserve">                          5        LINEAL</w:t>
      </w:r>
    </w:p>
    <w:p w:rsidR="00990296" w:rsidRDefault="00990296" w:rsidP="00990296">
      <w:pPr>
        <w:rPr>
          <w:b/>
          <w:bCs/>
          <w:u w:val="single"/>
        </w:rPr>
      </w:pPr>
      <w:r>
        <w:t xml:space="preserve"> </w:t>
      </w:r>
      <w:r>
        <w:tab/>
      </w:r>
      <w:r>
        <w:tab/>
      </w:r>
    </w:p>
    <w:p w:rsidR="00990296" w:rsidRDefault="00990296" w:rsidP="00990296"/>
    <w:p w:rsidR="00990296" w:rsidRDefault="00990296" w:rsidP="00990296">
      <w:r>
        <w:t>MATERIAL  SIN  TRATAR</w:t>
      </w:r>
    </w:p>
    <w:p w:rsidR="00990296" w:rsidRDefault="00990296" w:rsidP="00990296"/>
    <w:p w:rsidR="00990296" w:rsidRDefault="00990296" w:rsidP="00990296"/>
    <w:p w:rsidR="00990296" w:rsidRDefault="00990296" w:rsidP="00990296">
      <w:r>
        <w:t xml:space="preserve">Agradezco </w:t>
      </w:r>
      <w:smartTag w:uri="urn:schemas-microsoft-com:office:smarttags" w:element="PersonName">
        <w:smartTagPr>
          <w:attr w:name="ProductID" w:val="la Amable"/>
        </w:smartTagPr>
        <w:r>
          <w:t>la Amable</w:t>
        </w:r>
      </w:smartTag>
      <w:r>
        <w:t xml:space="preserve"> colaboración.</w:t>
      </w:r>
    </w:p>
    <w:p w:rsidR="00990296" w:rsidRDefault="00990296" w:rsidP="00990296"/>
    <w:p w:rsidR="00990296" w:rsidRDefault="00990296" w:rsidP="00990296"/>
    <w:p w:rsidR="00990296" w:rsidRDefault="00990296" w:rsidP="00990296"/>
    <w:p w:rsidR="00990296" w:rsidRDefault="00990296" w:rsidP="00990296">
      <w:r>
        <w:t>Cordialmente</w:t>
      </w:r>
    </w:p>
    <w:p w:rsidR="00990296" w:rsidRDefault="00990296" w:rsidP="00990296"/>
    <w:p w:rsidR="00990296" w:rsidRDefault="00990296" w:rsidP="00990296"/>
    <w:p w:rsidR="00990296" w:rsidRDefault="00990296" w:rsidP="00990296"/>
    <w:p w:rsidR="00990296" w:rsidRDefault="00990296" w:rsidP="00990296">
      <w:r>
        <w:t>RICARDO CASAS ZAPATA</w:t>
      </w:r>
    </w:p>
    <w:p w:rsidR="00990296" w:rsidRDefault="00990296" w:rsidP="00990296">
      <w:r>
        <w:t>Director</w:t>
      </w:r>
    </w:p>
    <w:p w:rsidR="00990296" w:rsidRDefault="00990296" w:rsidP="00280724">
      <w:pPr>
        <w:rPr>
          <w:b/>
        </w:rPr>
      </w:pPr>
    </w:p>
    <w:p w:rsidR="00A501DC" w:rsidRDefault="00A501DC" w:rsidP="00280724">
      <w:pPr>
        <w:rPr>
          <w:b/>
        </w:rPr>
      </w:pPr>
    </w:p>
    <w:p w:rsidR="00A501DC" w:rsidRDefault="00A501DC" w:rsidP="00280724">
      <w:pPr>
        <w:rPr>
          <w:b/>
        </w:rPr>
      </w:pPr>
    </w:p>
    <w:p w:rsidR="00A501DC" w:rsidRDefault="00A501DC" w:rsidP="00280724">
      <w:pPr>
        <w:rPr>
          <w:b/>
        </w:rPr>
      </w:pPr>
    </w:p>
    <w:p w:rsidR="00A501DC" w:rsidRDefault="00A501DC" w:rsidP="00280724">
      <w:pPr>
        <w:rPr>
          <w:b/>
        </w:rPr>
      </w:pPr>
    </w:p>
    <w:p w:rsidR="00A501DC" w:rsidRDefault="00A501DC" w:rsidP="00280724">
      <w:pPr>
        <w:rPr>
          <w:b/>
        </w:rPr>
      </w:pPr>
    </w:p>
    <w:p w:rsidR="00A501DC" w:rsidRDefault="00A501DC" w:rsidP="00A501DC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A501DC" w:rsidRDefault="00A501DC" w:rsidP="00A501DC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A501DC" w:rsidRDefault="00A501DC" w:rsidP="00A501DC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– 144 </w:t>
      </w:r>
    </w:p>
    <w:p w:rsidR="00A501DC" w:rsidRDefault="00A501DC" w:rsidP="00A501DC">
      <w:pPr>
        <w:rPr>
          <w:b/>
          <w:bCs/>
          <w:sz w:val="20"/>
        </w:rPr>
      </w:pPr>
      <w:r>
        <w:rPr>
          <w:b/>
          <w:bCs/>
          <w:sz w:val="20"/>
        </w:rPr>
        <w:t xml:space="preserve">TEL:   4 44 46 64  ITAGUI                                      </w:t>
      </w:r>
    </w:p>
    <w:p w:rsidR="00A501DC" w:rsidRDefault="00A501DC" w:rsidP="00A501DC"/>
    <w:p w:rsidR="00A501DC" w:rsidRDefault="00A501DC" w:rsidP="00A501DC"/>
    <w:p w:rsidR="00A501DC" w:rsidRDefault="00A501DC" w:rsidP="00A501DC">
      <w:pPr>
        <w:pStyle w:val="Ttulo1"/>
      </w:pPr>
      <w:r>
        <w:t>ORDEN DE TRABAJO   N°      08452</w:t>
      </w:r>
    </w:p>
    <w:p w:rsidR="00A501DC" w:rsidRPr="002E6298" w:rsidRDefault="00A501DC" w:rsidP="00A501DC"/>
    <w:p w:rsidR="00A501DC" w:rsidRDefault="00A501DC" w:rsidP="00A501DC">
      <w:r>
        <w:t>FECHA:</w:t>
      </w:r>
      <w:r>
        <w:tab/>
        <w:t>Medellín,   Junio   14   de    2011</w:t>
      </w:r>
    </w:p>
    <w:p w:rsidR="00A501DC" w:rsidRDefault="00A501DC" w:rsidP="00A501DC">
      <w:r>
        <w:t>PARA:</w:t>
      </w:r>
      <w:r>
        <w:tab/>
      </w:r>
      <w:r>
        <w:tab/>
        <w:t>PLÁSTICOS DARMA</w:t>
      </w:r>
    </w:p>
    <w:p w:rsidR="00A501DC" w:rsidRDefault="00A501DC" w:rsidP="00A501DC">
      <w:r>
        <w:t>ATENCIÓN:</w:t>
      </w:r>
      <w:r>
        <w:tab/>
        <w:t>Sr. Darío Jaramillo</w:t>
      </w:r>
    </w:p>
    <w:p w:rsidR="00A501DC" w:rsidRDefault="00A501DC" w:rsidP="00A501DC">
      <w:r>
        <w:tab/>
      </w:r>
      <w:r>
        <w:tab/>
        <w:t>Gerente.</w:t>
      </w:r>
    </w:p>
    <w:p w:rsidR="00A501DC" w:rsidRDefault="00A501DC" w:rsidP="00A501DC"/>
    <w:p w:rsidR="00A501DC" w:rsidRDefault="00A501DC" w:rsidP="00A501DC">
      <w:r>
        <w:t>Apreciado Don Darío:</w:t>
      </w:r>
    </w:p>
    <w:p w:rsidR="00A501DC" w:rsidRDefault="00A501DC" w:rsidP="00A501DC"/>
    <w:p w:rsidR="00A501DC" w:rsidRDefault="00A501DC" w:rsidP="00A501DC">
      <w:r>
        <w:t>Con la presente estamos solicitando el siguiente servicio de  IMPRESION:</w:t>
      </w:r>
    </w:p>
    <w:p w:rsidR="00A501DC" w:rsidRDefault="00A501DC" w:rsidP="00A501DC"/>
    <w:p w:rsidR="00A501DC" w:rsidRDefault="00A501DC" w:rsidP="00A501DC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A501DC" w:rsidRDefault="00A501DC" w:rsidP="00A501DC">
      <w:r>
        <w:t xml:space="preserve">MATERIAL   :           Polipropileno LAMINA  de   60 </w:t>
      </w:r>
      <w:r>
        <w:rPr>
          <w:b/>
        </w:rPr>
        <w:t xml:space="preserve"> </w:t>
      </w:r>
      <w:r w:rsidRPr="001F09F9">
        <w:rPr>
          <w:b/>
        </w:rPr>
        <w:t xml:space="preserve"> </w:t>
      </w:r>
      <w:r w:rsidRPr="002830A8">
        <w:rPr>
          <w:b/>
        </w:rPr>
        <w:t xml:space="preserve"> </w:t>
      </w:r>
      <w:r>
        <w:t>cms</w:t>
      </w:r>
    </w:p>
    <w:p w:rsidR="00A501DC" w:rsidRDefault="00A501DC" w:rsidP="00A501DC">
      <w:r>
        <w:t xml:space="preserve">CLIBRE      :               1.4   ” </w:t>
      </w:r>
    </w:p>
    <w:p w:rsidR="00A501DC" w:rsidRDefault="00A501DC" w:rsidP="00A501DC">
      <w:pPr>
        <w:rPr>
          <w:b/>
        </w:rPr>
      </w:pPr>
      <w:r>
        <w:t>REFERENCIA:</w:t>
      </w:r>
      <w:r>
        <w:tab/>
      </w:r>
      <w:r>
        <w:rPr>
          <w:b/>
        </w:rPr>
        <w:t>PASABOQUITAS SOL DE ORIENTE</w:t>
      </w:r>
      <w:r>
        <w:rPr>
          <w:b/>
        </w:rPr>
        <w:tab/>
        <w:t>60 kg</w:t>
      </w:r>
    </w:p>
    <w:p w:rsidR="00A501DC" w:rsidRDefault="00A501DC" w:rsidP="00A501DC">
      <w:r>
        <w:rPr>
          <w:b/>
        </w:rPr>
        <w:tab/>
      </w:r>
      <w:r>
        <w:rPr>
          <w:b/>
        </w:rPr>
        <w:tab/>
      </w:r>
      <w:r>
        <w:rPr>
          <w:b/>
        </w:rPr>
        <w:tab/>
        <w:t>TROCILLOS SOL DE ORIENTE</w:t>
      </w:r>
      <w:r>
        <w:rPr>
          <w:b/>
        </w:rPr>
        <w:tab/>
      </w:r>
      <w:r>
        <w:rPr>
          <w:b/>
        </w:rPr>
        <w:tab/>
        <w:t>30 kg</w:t>
      </w:r>
      <w:r>
        <w:rPr>
          <w:b/>
        </w:rPr>
        <w:tab/>
      </w:r>
    </w:p>
    <w:p w:rsidR="00A501DC" w:rsidRDefault="00A501DC" w:rsidP="00A501DC">
      <w:r>
        <w:t>CANTIDAD    :          90    Kg</w:t>
      </w:r>
    </w:p>
    <w:p w:rsidR="00A501DC" w:rsidRDefault="00A501DC" w:rsidP="00A501DC">
      <w:r>
        <w:t>COLORES:</w:t>
      </w:r>
      <w:r>
        <w:tab/>
      </w:r>
      <w:r>
        <w:tab/>
        <w:t>4 (  según muestra )</w:t>
      </w:r>
    </w:p>
    <w:p w:rsidR="00A501DC" w:rsidRDefault="00A501DC" w:rsidP="00A501DC">
      <w:r>
        <w:t>CARAS:</w:t>
      </w:r>
      <w:r>
        <w:tab/>
      </w:r>
      <w:r>
        <w:tab/>
        <w:t>2</w:t>
      </w:r>
    </w:p>
    <w:p w:rsidR="00A501DC" w:rsidRDefault="00A501DC" w:rsidP="00A501DC">
      <w:r>
        <w:t>REPETICIÓN:</w:t>
      </w:r>
      <w:r>
        <w:tab/>
        <w:t>17.5  cms</w:t>
      </w:r>
    </w:p>
    <w:p w:rsidR="00A501DC" w:rsidRDefault="00A501DC" w:rsidP="00A501DC">
      <w:r>
        <w:t>BOLSA:</w:t>
      </w:r>
      <w:r>
        <w:tab/>
      </w:r>
      <w:r>
        <w:tab/>
      </w:r>
      <w:r>
        <w:rPr>
          <w:b/>
        </w:rPr>
        <w:t>17.5  x  30</w:t>
      </w:r>
      <w:r>
        <w:t xml:space="preserve">  cms     </w:t>
      </w:r>
    </w:p>
    <w:p w:rsidR="00A501DC" w:rsidRDefault="00A501DC" w:rsidP="00A501DC">
      <w:r>
        <w:t>SELLADO:</w:t>
      </w:r>
      <w:r>
        <w:tab/>
      </w:r>
      <w:r>
        <w:tab/>
        <w:t>Para selle lateral.</w:t>
      </w:r>
    </w:p>
    <w:p w:rsidR="00A501DC" w:rsidRDefault="00A501DC" w:rsidP="00A501DC"/>
    <w:p w:rsidR="00A501DC" w:rsidRDefault="00A501DC" w:rsidP="00A501DC"/>
    <w:p w:rsidR="00A501DC" w:rsidRDefault="00A501DC" w:rsidP="00A501DC">
      <w:r>
        <w:rPr>
          <w:b/>
          <w:bCs/>
          <w:u w:val="single"/>
        </w:rPr>
        <w:t>NOTA:</w:t>
      </w:r>
      <w:r>
        <w:t xml:space="preserve">  *   cyreles  en  su planta</w:t>
      </w:r>
    </w:p>
    <w:p w:rsidR="00A501DC" w:rsidRDefault="00A501DC" w:rsidP="00A501DC">
      <w:pPr>
        <w:numPr>
          <w:ilvl w:val="0"/>
          <w:numId w:val="1"/>
        </w:numPr>
      </w:pPr>
      <w:r>
        <w:t>Se envía  Muestra   para tonos y alturas</w:t>
      </w:r>
    </w:p>
    <w:p w:rsidR="00A501DC" w:rsidRDefault="00A501DC" w:rsidP="00A501DC">
      <w:pPr>
        <w:numPr>
          <w:ilvl w:val="0"/>
          <w:numId w:val="1"/>
        </w:numPr>
      </w:pPr>
      <w:r>
        <w:t>Colocar pie de imprenta</w:t>
      </w:r>
    </w:p>
    <w:p w:rsidR="00A501DC" w:rsidRDefault="00A501DC" w:rsidP="00A501DC">
      <w:pPr>
        <w:ind w:left="1245"/>
        <w:rPr>
          <w:b/>
          <w:u w:val="single"/>
        </w:rPr>
      </w:pPr>
    </w:p>
    <w:p w:rsidR="00A501DC" w:rsidRDefault="00A501DC" w:rsidP="00A501DC">
      <w:pPr>
        <w:ind w:left="885"/>
        <w:rPr>
          <w:b/>
          <w:bCs/>
          <w:u w:val="single"/>
        </w:rPr>
      </w:pPr>
    </w:p>
    <w:p w:rsidR="00A501DC" w:rsidRDefault="00A501DC" w:rsidP="00A501DC">
      <w:r>
        <w:t>Agradezco la atención y colaboración prestada.</w:t>
      </w:r>
    </w:p>
    <w:p w:rsidR="00A501DC" w:rsidRDefault="00A501DC" w:rsidP="00A501DC"/>
    <w:p w:rsidR="00A501DC" w:rsidRDefault="00A501DC" w:rsidP="00A501DC"/>
    <w:p w:rsidR="00A501DC" w:rsidRDefault="00A501DC" w:rsidP="00A501DC">
      <w:r>
        <w:t>Cordialmente,</w:t>
      </w:r>
    </w:p>
    <w:p w:rsidR="00A501DC" w:rsidRDefault="00A501DC" w:rsidP="00A501DC"/>
    <w:p w:rsidR="00A501DC" w:rsidRDefault="00A501DC" w:rsidP="00A501DC"/>
    <w:p w:rsidR="00A501DC" w:rsidRDefault="00A501DC" w:rsidP="00A501DC"/>
    <w:p w:rsidR="00A501DC" w:rsidRDefault="00A501DC" w:rsidP="00A501DC">
      <w:pPr>
        <w:tabs>
          <w:tab w:val="left" w:pos="7032"/>
        </w:tabs>
      </w:pPr>
      <w:r>
        <w:t>RICARDO CASAS ZAPATA</w:t>
      </w:r>
      <w:r>
        <w:tab/>
      </w:r>
    </w:p>
    <w:p w:rsidR="00A501DC" w:rsidRDefault="00A501DC" w:rsidP="00A501DC">
      <w:r>
        <w:t>Director.</w:t>
      </w:r>
    </w:p>
    <w:p w:rsidR="00A501DC" w:rsidRDefault="00A501DC" w:rsidP="00A501DC">
      <w:pPr>
        <w:rPr>
          <w:b/>
        </w:rPr>
      </w:pPr>
    </w:p>
    <w:p w:rsidR="00A501DC" w:rsidRDefault="00A501DC" w:rsidP="00A501DC">
      <w:pPr>
        <w:rPr>
          <w:b/>
        </w:rPr>
      </w:pPr>
    </w:p>
    <w:p w:rsidR="00A501DC" w:rsidRDefault="00A501DC" w:rsidP="00280724">
      <w:pPr>
        <w:rPr>
          <w:b/>
        </w:rPr>
      </w:pPr>
    </w:p>
    <w:p w:rsidR="000647B8" w:rsidRDefault="000647B8" w:rsidP="00280724">
      <w:pPr>
        <w:rPr>
          <w:b/>
        </w:rPr>
      </w:pPr>
    </w:p>
    <w:p w:rsidR="000647B8" w:rsidRDefault="000647B8" w:rsidP="00280724">
      <w:pPr>
        <w:rPr>
          <w:b/>
        </w:rPr>
      </w:pPr>
    </w:p>
    <w:p w:rsidR="000647B8" w:rsidRDefault="000647B8" w:rsidP="00280724">
      <w:pPr>
        <w:rPr>
          <w:b/>
        </w:rPr>
      </w:pPr>
    </w:p>
    <w:p w:rsidR="000647B8" w:rsidRDefault="000647B8" w:rsidP="00280724">
      <w:pPr>
        <w:rPr>
          <w:b/>
        </w:rPr>
      </w:pPr>
    </w:p>
    <w:p w:rsidR="000647B8" w:rsidRDefault="000647B8" w:rsidP="00280724">
      <w:pPr>
        <w:rPr>
          <w:b/>
        </w:rPr>
      </w:pPr>
    </w:p>
    <w:p w:rsidR="000647B8" w:rsidRDefault="000647B8" w:rsidP="000647B8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0647B8" w:rsidRDefault="000647B8" w:rsidP="000647B8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0647B8" w:rsidRDefault="000647B8" w:rsidP="000647B8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0647B8" w:rsidRDefault="000647B8" w:rsidP="000647B8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0647B8" w:rsidRDefault="000647B8" w:rsidP="000647B8">
      <w:pPr>
        <w:rPr>
          <w:b/>
          <w:bCs/>
        </w:rPr>
      </w:pPr>
    </w:p>
    <w:p w:rsidR="000647B8" w:rsidRDefault="000647B8" w:rsidP="000647B8">
      <w:pPr>
        <w:pStyle w:val="Ttulo1"/>
      </w:pPr>
      <w:r>
        <w:t>ORDEN DE TRABAJO   N°      08476</w:t>
      </w:r>
    </w:p>
    <w:p w:rsidR="000647B8" w:rsidRDefault="000647B8" w:rsidP="000647B8"/>
    <w:p w:rsidR="000647B8" w:rsidRDefault="000647B8" w:rsidP="000647B8"/>
    <w:p w:rsidR="000647B8" w:rsidRDefault="000647B8" w:rsidP="000647B8">
      <w:r>
        <w:t>FECHA:</w:t>
      </w:r>
      <w:r>
        <w:tab/>
        <w:t>Medellín,   Junio   15   de  2011</w:t>
      </w:r>
    </w:p>
    <w:p w:rsidR="000647B8" w:rsidRDefault="000647B8" w:rsidP="000647B8">
      <w:r>
        <w:t>PARA:</w:t>
      </w:r>
      <w:r>
        <w:tab/>
      </w:r>
      <w:r>
        <w:tab/>
        <w:t>PLÁSTICOS DARMA</w:t>
      </w:r>
    </w:p>
    <w:p w:rsidR="000647B8" w:rsidRDefault="000647B8" w:rsidP="000647B8">
      <w:r>
        <w:t>ATENCIÓN:</w:t>
      </w:r>
      <w:r>
        <w:tab/>
        <w:t>Sr. Darío Jaramillo</w:t>
      </w:r>
    </w:p>
    <w:p w:rsidR="000647B8" w:rsidRDefault="000647B8" w:rsidP="000647B8">
      <w:r>
        <w:tab/>
      </w:r>
      <w:r>
        <w:tab/>
        <w:t>Gerente.</w:t>
      </w:r>
    </w:p>
    <w:p w:rsidR="000647B8" w:rsidRDefault="000647B8" w:rsidP="000647B8"/>
    <w:p w:rsidR="000647B8" w:rsidRDefault="000647B8" w:rsidP="000647B8">
      <w:r>
        <w:t>Apreciado Don Darío :</w:t>
      </w:r>
    </w:p>
    <w:p w:rsidR="000647B8" w:rsidRDefault="000647B8" w:rsidP="000647B8">
      <w:r>
        <w:t xml:space="preserve"> </w:t>
      </w:r>
    </w:p>
    <w:p w:rsidR="000647B8" w:rsidRDefault="000647B8" w:rsidP="000647B8">
      <w:r>
        <w:t>Con la presente estamos solicitando el siguiente servicio de   IMPRESIÓN  :</w:t>
      </w:r>
    </w:p>
    <w:p w:rsidR="000647B8" w:rsidRDefault="000647B8" w:rsidP="000647B8"/>
    <w:p w:rsidR="000647B8" w:rsidRDefault="000647B8" w:rsidP="000647B8">
      <w:pPr>
        <w:rPr>
          <w:b/>
          <w:bCs/>
          <w:u w:val="single"/>
        </w:rPr>
      </w:pPr>
    </w:p>
    <w:p w:rsidR="000647B8" w:rsidRDefault="000647B8" w:rsidP="000647B8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0647B8" w:rsidRDefault="000647B8" w:rsidP="000647B8"/>
    <w:p w:rsidR="000647B8" w:rsidRDefault="000647B8" w:rsidP="000647B8">
      <w:r>
        <w:t>MATERIAL:</w:t>
      </w:r>
      <w:r>
        <w:tab/>
      </w:r>
      <w:r>
        <w:tab/>
        <w:t>Polietileno     Lamina    Transparente COEXTRUIDA</w:t>
      </w:r>
    </w:p>
    <w:p w:rsidR="000647B8" w:rsidRDefault="000647B8" w:rsidP="000647B8">
      <w:r>
        <w:t>MEDIDA:</w:t>
      </w:r>
      <w:r>
        <w:tab/>
      </w:r>
      <w:r>
        <w:tab/>
      </w:r>
      <w:r>
        <w:rPr>
          <w:b/>
        </w:rPr>
        <w:t xml:space="preserve">32.5 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0647B8" w:rsidRPr="006D12B2" w:rsidRDefault="000647B8" w:rsidP="000647B8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0647B8" w:rsidRDefault="000647B8" w:rsidP="000647B8">
      <w:r>
        <w:t>TRATADO:</w:t>
      </w:r>
      <w:r>
        <w:tab/>
      </w:r>
      <w:r>
        <w:tab/>
        <w:t>1  Cara</w:t>
      </w:r>
    </w:p>
    <w:p w:rsidR="000647B8" w:rsidRDefault="000647B8" w:rsidP="000647B8">
      <w:pPr>
        <w:rPr>
          <w:b/>
          <w:bCs/>
          <w:u w:val="single"/>
        </w:rPr>
      </w:pPr>
      <w:r>
        <w:t>CANTIDAD:</w:t>
      </w:r>
      <w:r>
        <w:tab/>
      </w:r>
      <w:r>
        <w:tab/>
        <w:t>20</w:t>
      </w:r>
      <w:r>
        <w:rPr>
          <w:b/>
        </w:rPr>
        <w:t xml:space="preserve">0  </w:t>
      </w:r>
      <w:r w:rsidRPr="00900A5A">
        <w:rPr>
          <w:b/>
        </w:rPr>
        <w:t xml:space="preserve">  Kg</w:t>
      </w:r>
      <w:r>
        <w:t>.</w:t>
      </w:r>
    </w:p>
    <w:p w:rsidR="000647B8" w:rsidRDefault="000647B8" w:rsidP="000647B8">
      <w:r>
        <w:t>COLORES:</w:t>
      </w:r>
      <w:r>
        <w:tab/>
      </w:r>
      <w:r>
        <w:tab/>
        <w:t xml:space="preserve">3    ( Blanco – Negro - Verde   )   </w:t>
      </w:r>
    </w:p>
    <w:p w:rsidR="000647B8" w:rsidRDefault="000647B8" w:rsidP="000647B8">
      <w:r>
        <w:t>CARAS:</w:t>
      </w:r>
      <w:r>
        <w:tab/>
      </w:r>
      <w:r>
        <w:tab/>
        <w:t>1  (3 x 1  )</w:t>
      </w:r>
    </w:p>
    <w:p w:rsidR="000647B8" w:rsidRDefault="000647B8" w:rsidP="000647B8">
      <w:r>
        <w:t>REPETICIÓN:</w:t>
      </w:r>
      <w:r>
        <w:tab/>
        <w:t xml:space="preserve">11   Cms   </w:t>
      </w:r>
    </w:p>
    <w:p w:rsidR="000647B8" w:rsidRPr="00900A5A" w:rsidRDefault="000647B8" w:rsidP="000647B8">
      <w:pPr>
        <w:rPr>
          <w:b/>
        </w:rPr>
      </w:pPr>
      <w:r>
        <w:t xml:space="preserve">RODILLO  :               </w:t>
      </w:r>
      <w:r>
        <w:rPr>
          <w:b/>
        </w:rPr>
        <w:t>45</w:t>
      </w:r>
    </w:p>
    <w:p w:rsidR="000647B8" w:rsidRDefault="000647B8" w:rsidP="000647B8">
      <w:r>
        <w:t>LAMINA:</w:t>
      </w:r>
      <w:r>
        <w:tab/>
      </w:r>
      <w:r>
        <w:tab/>
        <w:t xml:space="preserve">15.5    Cms   </w:t>
      </w:r>
    </w:p>
    <w:p w:rsidR="000647B8" w:rsidRDefault="000647B8" w:rsidP="000647B8">
      <w:r>
        <w:t>FOTOCAELDA:</w:t>
      </w:r>
      <w:r>
        <w:tab/>
        <w:t>Según muestra con doble  color</w:t>
      </w:r>
    </w:p>
    <w:p w:rsidR="000647B8" w:rsidRPr="00146B92" w:rsidRDefault="000647B8" w:rsidP="000647B8">
      <w:pPr>
        <w:rPr>
          <w:b/>
        </w:rPr>
      </w:pPr>
      <w:r>
        <w:t>REFERENCIA:</w:t>
      </w:r>
      <w:r>
        <w:tab/>
      </w:r>
      <w:r>
        <w:rPr>
          <w:b/>
        </w:rPr>
        <w:t xml:space="preserve">PULPA    </w:t>
      </w:r>
      <w:r>
        <w:rPr>
          <w:b/>
          <w:u w:val="single"/>
        </w:rPr>
        <w:t>MARACUYA</w:t>
      </w:r>
      <w:r>
        <w:rPr>
          <w:b/>
        </w:rPr>
        <w:t xml:space="preserve">    90  GMS</w:t>
      </w:r>
    </w:p>
    <w:p w:rsidR="000647B8" w:rsidRDefault="000647B8" w:rsidP="000647B8">
      <w:r>
        <w:tab/>
      </w:r>
      <w:r>
        <w:tab/>
      </w:r>
      <w:r>
        <w:tab/>
      </w:r>
    </w:p>
    <w:p w:rsidR="000647B8" w:rsidRDefault="000647B8" w:rsidP="000647B8"/>
    <w:p w:rsidR="000647B8" w:rsidRDefault="000647B8" w:rsidP="000647B8">
      <w:r>
        <w:rPr>
          <w:b/>
          <w:bCs/>
          <w:u w:val="single"/>
        </w:rPr>
        <w:t>NOTA:</w:t>
      </w:r>
      <w:r>
        <w:t xml:space="preserve">  - Cyreles   </w:t>
      </w:r>
      <w:r>
        <w:rPr>
          <w:b/>
        </w:rPr>
        <w:t>en su planta</w:t>
      </w:r>
    </w:p>
    <w:p w:rsidR="000647B8" w:rsidRDefault="000647B8" w:rsidP="000647B8">
      <w:pPr>
        <w:pStyle w:val="Prrafodelista"/>
        <w:numPr>
          <w:ilvl w:val="0"/>
          <w:numId w:val="2"/>
        </w:numPr>
      </w:pPr>
      <w:r>
        <w:t xml:space="preserve"> Se aprueba  impresión</w:t>
      </w:r>
    </w:p>
    <w:p w:rsidR="000647B8" w:rsidRDefault="000647B8" w:rsidP="000647B8">
      <w:pPr>
        <w:pStyle w:val="Prrafodelista"/>
        <w:numPr>
          <w:ilvl w:val="0"/>
          <w:numId w:val="2"/>
        </w:numPr>
      </w:pPr>
      <w:r>
        <w:t>UTILIZAR  TINTAS ANTIGRASA</w:t>
      </w:r>
    </w:p>
    <w:p w:rsidR="000647B8" w:rsidRDefault="000647B8" w:rsidP="000647B8">
      <w:pPr>
        <w:pStyle w:val="Prrafodelista"/>
        <w:numPr>
          <w:ilvl w:val="0"/>
          <w:numId w:val="2"/>
        </w:numPr>
      </w:pPr>
      <w:r>
        <w:t>CONTROLAR DESPRENDIMIENTO</w:t>
      </w:r>
    </w:p>
    <w:p w:rsidR="000647B8" w:rsidRDefault="000647B8" w:rsidP="000647B8"/>
    <w:p w:rsidR="000647B8" w:rsidRDefault="000647B8" w:rsidP="000647B8"/>
    <w:p w:rsidR="000647B8" w:rsidRDefault="000647B8" w:rsidP="000647B8">
      <w:r>
        <w:t>Agradezco la atención y colaboración prestada.</w:t>
      </w:r>
    </w:p>
    <w:p w:rsidR="000647B8" w:rsidRDefault="000647B8" w:rsidP="000647B8"/>
    <w:p w:rsidR="000647B8" w:rsidRDefault="000647B8" w:rsidP="000647B8">
      <w:r>
        <w:t>Cordialmente,</w:t>
      </w:r>
    </w:p>
    <w:p w:rsidR="000647B8" w:rsidRDefault="000647B8" w:rsidP="000647B8"/>
    <w:p w:rsidR="000647B8" w:rsidRPr="00F4077E" w:rsidRDefault="000647B8" w:rsidP="000647B8">
      <w:pPr>
        <w:rPr>
          <w:b/>
        </w:rPr>
      </w:pPr>
    </w:p>
    <w:p w:rsidR="000647B8" w:rsidRDefault="000647B8" w:rsidP="000647B8"/>
    <w:p w:rsidR="000647B8" w:rsidRDefault="000647B8" w:rsidP="000647B8">
      <w:r>
        <w:t>RICARDO CASAS ZAPATA</w:t>
      </w:r>
    </w:p>
    <w:p w:rsidR="000647B8" w:rsidRDefault="000647B8" w:rsidP="000647B8">
      <w:r>
        <w:t>Director.</w:t>
      </w:r>
    </w:p>
    <w:p w:rsidR="000647B8" w:rsidRDefault="000647B8" w:rsidP="000647B8">
      <w:pPr>
        <w:rPr>
          <w:b/>
        </w:rPr>
      </w:pPr>
    </w:p>
    <w:p w:rsidR="000647B8" w:rsidRDefault="000647B8" w:rsidP="000647B8">
      <w:pPr>
        <w:rPr>
          <w:b/>
        </w:rPr>
      </w:pPr>
    </w:p>
    <w:p w:rsidR="00583EF8" w:rsidRDefault="00583EF8" w:rsidP="00583EF8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583EF8" w:rsidRDefault="00583EF8" w:rsidP="00583EF8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583EF8" w:rsidRDefault="00583EF8" w:rsidP="00583EF8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583EF8" w:rsidRDefault="00583EF8" w:rsidP="00583EF8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583EF8" w:rsidRDefault="00583EF8" w:rsidP="00583EF8">
      <w:pPr>
        <w:rPr>
          <w:b/>
          <w:bCs/>
        </w:rPr>
      </w:pPr>
    </w:p>
    <w:p w:rsidR="00583EF8" w:rsidRDefault="00583EF8" w:rsidP="00583EF8">
      <w:pPr>
        <w:pStyle w:val="Ttulo1"/>
      </w:pPr>
      <w:r>
        <w:t>ORDEN DE TRABAJO N°      08477</w:t>
      </w:r>
    </w:p>
    <w:p w:rsidR="00583EF8" w:rsidRDefault="00583EF8" w:rsidP="00583EF8"/>
    <w:p w:rsidR="00583EF8" w:rsidRDefault="00583EF8" w:rsidP="00583EF8"/>
    <w:p w:rsidR="00583EF8" w:rsidRDefault="00583EF8" w:rsidP="00583EF8">
      <w:r>
        <w:t>FECHA:</w:t>
      </w:r>
      <w:r>
        <w:tab/>
        <w:t>Medellín,   Junio  16    de   2011</w:t>
      </w:r>
    </w:p>
    <w:p w:rsidR="00583EF8" w:rsidRDefault="00583EF8" w:rsidP="00583EF8">
      <w:r>
        <w:t>PARA:</w:t>
      </w:r>
      <w:r>
        <w:tab/>
      </w:r>
      <w:r>
        <w:tab/>
        <w:t>PLÁSTICOS DARMA</w:t>
      </w:r>
    </w:p>
    <w:p w:rsidR="00583EF8" w:rsidRDefault="00583EF8" w:rsidP="00583EF8">
      <w:r>
        <w:t>ATENCIÓN:</w:t>
      </w:r>
      <w:r>
        <w:tab/>
        <w:t>Sr. Darío Jaramillo</w:t>
      </w:r>
    </w:p>
    <w:p w:rsidR="00583EF8" w:rsidRDefault="00583EF8" w:rsidP="00583EF8">
      <w:r>
        <w:tab/>
      </w:r>
      <w:r>
        <w:tab/>
        <w:t>Gerente.</w:t>
      </w:r>
    </w:p>
    <w:p w:rsidR="00583EF8" w:rsidRDefault="00583EF8" w:rsidP="00583EF8"/>
    <w:p w:rsidR="00583EF8" w:rsidRDefault="00583EF8" w:rsidP="00583EF8">
      <w:r>
        <w:t>Apreciado Don Darío :</w:t>
      </w:r>
    </w:p>
    <w:p w:rsidR="00583EF8" w:rsidRDefault="00583EF8" w:rsidP="00583EF8">
      <w:r>
        <w:t xml:space="preserve"> </w:t>
      </w:r>
    </w:p>
    <w:p w:rsidR="00583EF8" w:rsidRDefault="00583EF8" w:rsidP="00583EF8">
      <w:r>
        <w:t>Con la presente estamos solicitando el siguiente servicio de   IMPRESIÓN  :</w:t>
      </w:r>
    </w:p>
    <w:p w:rsidR="00583EF8" w:rsidRDefault="00583EF8" w:rsidP="00583EF8"/>
    <w:p w:rsidR="00583EF8" w:rsidRDefault="00583EF8" w:rsidP="00583EF8">
      <w:pPr>
        <w:rPr>
          <w:b/>
          <w:bCs/>
          <w:u w:val="single"/>
        </w:rPr>
      </w:pPr>
    </w:p>
    <w:p w:rsidR="00583EF8" w:rsidRDefault="00583EF8" w:rsidP="00583EF8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583EF8" w:rsidRDefault="00583EF8" w:rsidP="00583EF8"/>
    <w:p w:rsidR="00583EF8" w:rsidRDefault="00583EF8" w:rsidP="00583EF8">
      <w:r>
        <w:t>MATERIAL:</w:t>
      </w:r>
      <w:r>
        <w:tab/>
      </w:r>
      <w:r>
        <w:tab/>
        <w:t>Polietileno     Lamina    Transparente COEXTRUIDA</w:t>
      </w:r>
    </w:p>
    <w:p w:rsidR="00583EF8" w:rsidRDefault="00583EF8" w:rsidP="00583EF8">
      <w:r>
        <w:t>MEDIDA:</w:t>
      </w:r>
      <w:r>
        <w:tab/>
      </w:r>
      <w:r>
        <w:tab/>
      </w:r>
      <w:r>
        <w:rPr>
          <w:b/>
        </w:rPr>
        <w:t xml:space="preserve">32.5 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583EF8" w:rsidRPr="006D12B2" w:rsidRDefault="00583EF8" w:rsidP="00583EF8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583EF8" w:rsidRDefault="00583EF8" w:rsidP="00583EF8">
      <w:r>
        <w:t>TRATADO:</w:t>
      </w:r>
      <w:r>
        <w:tab/>
      </w:r>
      <w:r>
        <w:tab/>
        <w:t>1  Cara</w:t>
      </w:r>
    </w:p>
    <w:p w:rsidR="00583EF8" w:rsidRDefault="00583EF8" w:rsidP="00583EF8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>
        <w:rPr>
          <w:b/>
        </w:rPr>
        <w:t xml:space="preserve">200  </w:t>
      </w:r>
      <w:r w:rsidRPr="00900A5A">
        <w:rPr>
          <w:b/>
        </w:rPr>
        <w:t xml:space="preserve">  Kg</w:t>
      </w:r>
      <w:r>
        <w:t>.</w:t>
      </w:r>
    </w:p>
    <w:p w:rsidR="00583EF8" w:rsidRDefault="00583EF8" w:rsidP="00583EF8">
      <w:r>
        <w:t>COLORES:</w:t>
      </w:r>
      <w:r>
        <w:tab/>
      </w:r>
      <w:r>
        <w:tab/>
        <w:t xml:space="preserve">3    ( Blanco – Negro - Verde   )   </w:t>
      </w:r>
    </w:p>
    <w:p w:rsidR="00583EF8" w:rsidRDefault="00583EF8" w:rsidP="00583EF8">
      <w:r>
        <w:t>CARAS:</w:t>
      </w:r>
      <w:r>
        <w:tab/>
      </w:r>
      <w:r>
        <w:tab/>
        <w:t>1  (3 x 1  )</w:t>
      </w:r>
    </w:p>
    <w:p w:rsidR="00583EF8" w:rsidRDefault="00583EF8" w:rsidP="00583EF8">
      <w:r>
        <w:t>REPETICIÓN:</w:t>
      </w:r>
      <w:r>
        <w:tab/>
        <w:t xml:space="preserve">11   Cms   </w:t>
      </w:r>
    </w:p>
    <w:p w:rsidR="00583EF8" w:rsidRPr="00900A5A" w:rsidRDefault="00583EF8" w:rsidP="00583EF8">
      <w:pPr>
        <w:rPr>
          <w:b/>
        </w:rPr>
      </w:pPr>
      <w:r>
        <w:t xml:space="preserve">RODILLO  :               </w:t>
      </w:r>
      <w:r>
        <w:rPr>
          <w:b/>
        </w:rPr>
        <w:t>45</w:t>
      </w:r>
    </w:p>
    <w:p w:rsidR="00583EF8" w:rsidRDefault="00583EF8" w:rsidP="00583EF8">
      <w:r>
        <w:t>LAMINA:</w:t>
      </w:r>
      <w:r>
        <w:tab/>
      </w:r>
      <w:r>
        <w:tab/>
        <w:t xml:space="preserve">15.5    Cms    </w:t>
      </w:r>
    </w:p>
    <w:p w:rsidR="00583EF8" w:rsidRDefault="00583EF8" w:rsidP="00583EF8">
      <w:r>
        <w:t>FOTOCAELDA:</w:t>
      </w:r>
      <w:r>
        <w:tab/>
        <w:t>Según muestra con doble  color</w:t>
      </w:r>
    </w:p>
    <w:p w:rsidR="00583EF8" w:rsidRPr="00146B92" w:rsidRDefault="00583EF8" w:rsidP="00583EF8">
      <w:pPr>
        <w:rPr>
          <w:b/>
        </w:rPr>
      </w:pPr>
      <w:r>
        <w:t>REFERENCIA:</w:t>
      </w:r>
      <w:r>
        <w:tab/>
      </w:r>
      <w:r>
        <w:rPr>
          <w:b/>
        </w:rPr>
        <w:t xml:space="preserve">PULPA    </w:t>
      </w:r>
      <w:r>
        <w:rPr>
          <w:b/>
          <w:u w:val="single"/>
        </w:rPr>
        <w:t>LULO</w:t>
      </w:r>
      <w:r>
        <w:rPr>
          <w:b/>
        </w:rPr>
        <w:t xml:space="preserve">    90  GMS</w:t>
      </w:r>
    </w:p>
    <w:p w:rsidR="00583EF8" w:rsidRDefault="00583EF8" w:rsidP="00583EF8">
      <w:r>
        <w:tab/>
      </w:r>
      <w:r>
        <w:tab/>
      </w:r>
      <w:r>
        <w:tab/>
      </w:r>
    </w:p>
    <w:p w:rsidR="00583EF8" w:rsidRDefault="00583EF8" w:rsidP="00583EF8"/>
    <w:p w:rsidR="00583EF8" w:rsidRDefault="00583EF8" w:rsidP="00583EF8">
      <w:r>
        <w:rPr>
          <w:b/>
          <w:bCs/>
          <w:u w:val="single"/>
        </w:rPr>
        <w:t>NOTA:</w:t>
      </w:r>
      <w:r>
        <w:t xml:space="preserve">  - Cyreles   en  su planta</w:t>
      </w:r>
      <w:r>
        <w:tab/>
      </w:r>
    </w:p>
    <w:p w:rsidR="00583EF8" w:rsidRDefault="00583EF8" w:rsidP="00583EF8">
      <w:pPr>
        <w:pStyle w:val="Prrafodelista"/>
        <w:numPr>
          <w:ilvl w:val="0"/>
          <w:numId w:val="2"/>
        </w:numPr>
      </w:pPr>
      <w:r>
        <w:t xml:space="preserve"> Se aprueba  impresión</w:t>
      </w:r>
    </w:p>
    <w:p w:rsidR="00583EF8" w:rsidRDefault="00583EF8" w:rsidP="00583EF8">
      <w:pPr>
        <w:pStyle w:val="Prrafodelista"/>
        <w:numPr>
          <w:ilvl w:val="0"/>
          <w:numId w:val="2"/>
        </w:numPr>
      </w:pPr>
      <w:r>
        <w:t>UTILIZAR  TINTAS ANTIGRASA</w:t>
      </w:r>
    </w:p>
    <w:p w:rsidR="00583EF8" w:rsidRPr="00574AE2" w:rsidRDefault="00583EF8" w:rsidP="00583EF8">
      <w:pPr>
        <w:pStyle w:val="Prrafodelista"/>
        <w:numPr>
          <w:ilvl w:val="0"/>
          <w:numId w:val="2"/>
        </w:numPr>
        <w:rPr>
          <w:b/>
          <w:sz w:val="44"/>
          <w:szCs w:val="44"/>
        </w:rPr>
      </w:pPr>
      <w:r>
        <w:rPr>
          <w:sz w:val="44"/>
          <w:szCs w:val="44"/>
        </w:rPr>
        <w:t>Cyreles en su planta</w:t>
      </w:r>
    </w:p>
    <w:p w:rsidR="00583EF8" w:rsidRDefault="00583EF8" w:rsidP="00583EF8"/>
    <w:p w:rsidR="00583EF8" w:rsidRDefault="00583EF8" w:rsidP="00583EF8"/>
    <w:p w:rsidR="00583EF8" w:rsidRDefault="00583EF8" w:rsidP="00583EF8">
      <w:r>
        <w:t>Agradezco la atención y colaboración prestada.</w:t>
      </w:r>
    </w:p>
    <w:p w:rsidR="00583EF8" w:rsidRDefault="00583EF8" w:rsidP="00583EF8"/>
    <w:p w:rsidR="00583EF8" w:rsidRDefault="00583EF8" w:rsidP="00583EF8">
      <w:r>
        <w:t>Cordialmente,</w:t>
      </w:r>
    </w:p>
    <w:p w:rsidR="00583EF8" w:rsidRDefault="00583EF8" w:rsidP="00583EF8"/>
    <w:p w:rsidR="00583EF8" w:rsidRPr="00F4077E" w:rsidRDefault="00583EF8" w:rsidP="00583EF8">
      <w:pPr>
        <w:rPr>
          <w:b/>
        </w:rPr>
      </w:pPr>
    </w:p>
    <w:p w:rsidR="00583EF8" w:rsidRDefault="00583EF8" w:rsidP="00583EF8"/>
    <w:p w:rsidR="00583EF8" w:rsidRDefault="00583EF8" w:rsidP="00583EF8">
      <w:r>
        <w:t>RICARDO CASAS ZAPATA</w:t>
      </w:r>
    </w:p>
    <w:p w:rsidR="00583EF8" w:rsidRDefault="00583EF8" w:rsidP="00583EF8">
      <w:r>
        <w:t>Director.</w:t>
      </w:r>
    </w:p>
    <w:p w:rsidR="00583EF8" w:rsidRDefault="00583EF8" w:rsidP="00583EF8"/>
    <w:p w:rsidR="000647B8" w:rsidRDefault="000647B8" w:rsidP="00280724">
      <w:pPr>
        <w:rPr>
          <w:b/>
        </w:rPr>
      </w:pPr>
    </w:p>
    <w:p w:rsidR="00977F28" w:rsidRDefault="00977F28" w:rsidP="00977F28">
      <w:pPr>
        <w:rPr>
          <w:b/>
        </w:rPr>
      </w:pPr>
    </w:p>
    <w:p w:rsidR="00977F28" w:rsidRDefault="00977F28" w:rsidP="00977F28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977F28" w:rsidRDefault="00977F28" w:rsidP="00977F28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977F28" w:rsidRDefault="00977F28" w:rsidP="00977F28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977F28" w:rsidRDefault="00977F28" w:rsidP="00977F28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977F28" w:rsidRDefault="00977F28" w:rsidP="00977F28">
      <w:pPr>
        <w:rPr>
          <w:b/>
          <w:bCs/>
        </w:rPr>
      </w:pPr>
    </w:p>
    <w:p w:rsidR="00977F28" w:rsidRDefault="00977F28" w:rsidP="00977F28">
      <w:pPr>
        <w:pStyle w:val="Ttulo1"/>
      </w:pPr>
      <w:r>
        <w:t>ORDEN DE TRABAJO      N°      08477-1</w:t>
      </w:r>
    </w:p>
    <w:p w:rsidR="00977F28" w:rsidRDefault="00977F28" w:rsidP="00977F28"/>
    <w:p w:rsidR="00977F28" w:rsidRDefault="00977F28" w:rsidP="00977F28"/>
    <w:p w:rsidR="00977F28" w:rsidRDefault="00977F28" w:rsidP="00977F28">
      <w:r>
        <w:t>FECHA:</w:t>
      </w:r>
      <w:r>
        <w:tab/>
        <w:t>Medellín,  Junio    16   de  2011</w:t>
      </w:r>
    </w:p>
    <w:p w:rsidR="00977F28" w:rsidRDefault="00977F28" w:rsidP="00977F28">
      <w:r>
        <w:t>PARA:</w:t>
      </w:r>
      <w:r>
        <w:tab/>
      </w:r>
      <w:r>
        <w:tab/>
        <w:t>PLÁSTICOS DARMA</w:t>
      </w:r>
    </w:p>
    <w:p w:rsidR="00977F28" w:rsidRDefault="00977F28" w:rsidP="00977F28">
      <w:r>
        <w:t>ATENCIÓN:</w:t>
      </w:r>
      <w:r>
        <w:tab/>
        <w:t>Sr. Darío Jaramillo</w:t>
      </w:r>
    </w:p>
    <w:p w:rsidR="00977F28" w:rsidRDefault="00977F28" w:rsidP="00977F28">
      <w:r>
        <w:tab/>
      </w:r>
      <w:r>
        <w:tab/>
        <w:t>Gerente.</w:t>
      </w:r>
    </w:p>
    <w:p w:rsidR="00977F28" w:rsidRDefault="00977F28" w:rsidP="00977F28"/>
    <w:p w:rsidR="00977F28" w:rsidRDefault="00977F28" w:rsidP="00977F28">
      <w:r>
        <w:t>Apreciado Don Darío :</w:t>
      </w:r>
    </w:p>
    <w:p w:rsidR="00977F28" w:rsidRDefault="00977F28" w:rsidP="00977F28">
      <w:r>
        <w:t xml:space="preserve"> </w:t>
      </w:r>
    </w:p>
    <w:p w:rsidR="00977F28" w:rsidRDefault="00977F28" w:rsidP="00977F28">
      <w:r>
        <w:t>Con la presente estamos solicitando el siguiente servicio de   IMPRESIÓN  :</w:t>
      </w:r>
    </w:p>
    <w:p w:rsidR="00977F28" w:rsidRDefault="00977F28" w:rsidP="00977F28"/>
    <w:p w:rsidR="00977F28" w:rsidRDefault="00977F28" w:rsidP="00977F28">
      <w:pPr>
        <w:rPr>
          <w:b/>
          <w:bCs/>
          <w:u w:val="single"/>
        </w:rPr>
      </w:pPr>
    </w:p>
    <w:p w:rsidR="00977F28" w:rsidRDefault="00977F28" w:rsidP="00977F28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977F28" w:rsidRDefault="00977F28" w:rsidP="00977F28"/>
    <w:p w:rsidR="00977F28" w:rsidRDefault="00977F28" w:rsidP="00977F28">
      <w:r>
        <w:t>MATERIAL:</w:t>
      </w:r>
      <w:r>
        <w:tab/>
      </w:r>
      <w:r>
        <w:tab/>
        <w:t>Polietileno     Lamina    Transparente COEXTRUIDA</w:t>
      </w:r>
    </w:p>
    <w:p w:rsidR="00977F28" w:rsidRDefault="00977F28" w:rsidP="00977F28">
      <w:r>
        <w:t>MEDIDA:</w:t>
      </w:r>
      <w:r>
        <w:tab/>
      </w:r>
      <w:r>
        <w:tab/>
      </w:r>
      <w:r>
        <w:rPr>
          <w:b/>
        </w:rPr>
        <w:t xml:space="preserve">32.5 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977F28" w:rsidRPr="006D12B2" w:rsidRDefault="00977F28" w:rsidP="00977F28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977F28" w:rsidRDefault="00977F28" w:rsidP="00977F28">
      <w:r>
        <w:t>TRATADO:</w:t>
      </w:r>
      <w:r>
        <w:tab/>
      </w:r>
      <w:r>
        <w:tab/>
        <w:t>1  Cara</w:t>
      </w:r>
    </w:p>
    <w:p w:rsidR="00977F28" w:rsidRDefault="00977F28" w:rsidP="00977F28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>
        <w:rPr>
          <w:b/>
        </w:rPr>
        <w:t xml:space="preserve">200  </w:t>
      </w:r>
      <w:r w:rsidRPr="00900A5A">
        <w:rPr>
          <w:b/>
        </w:rPr>
        <w:t xml:space="preserve">  Kg</w:t>
      </w:r>
      <w:r>
        <w:t>.</w:t>
      </w:r>
    </w:p>
    <w:p w:rsidR="00977F28" w:rsidRDefault="00977F28" w:rsidP="00977F28">
      <w:r>
        <w:t>COLORES:</w:t>
      </w:r>
      <w:r>
        <w:tab/>
      </w:r>
      <w:r>
        <w:tab/>
        <w:t xml:space="preserve">3    (  Blanco – Negro - Verde   )   </w:t>
      </w:r>
    </w:p>
    <w:p w:rsidR="00977F28" w:rsidRDefault="00977F28" w:rsidP="00977F28">
      <w:r>
        <w:t>CARAS:</w:t>
      </w:r>
      <w:r>
        <w:tab/>
      </w:r>
      <w:r>
        <w:tab/>
        <w:t>1  (3 x 1  )</w:t>
      </w:r>
    </w:p>
    <w:p w:rsidR="00977F28" w:rsidRDefault="00977F28" w:rsidP="00977F28">
      <w:r>
        <w:t>REPETICIÓN:</w:t>
      </w:r>
      <w:r>
        <w:tab/>
        <w:t xml:space="preserve">11   Cms   </w:t>
      </w:r>
    </w:p>
    <w:p w:rsidR="00977F28" w:rsidRPr="00900A5A" w:rsidRDefault="00977F28" w:rsidP="00977F28">
      <w:pPr>
        <w:rPr>
          <w:b/>
        </w:rPr>
      </w:pPr>
      <w:r>
        <w:t xml:space="preserve">RODILLO  :               </w:t>
      </w:r>
      <w:r>
        <w:rPr>
          <w:b/>
        </w:rPr>
        <w:t>45</w:t>
      </w:r>
    </w:p>
    <w:p w:rsidR="00977F28" w:rsidRDefault="00977F28" w:rsidP="00977F28">
      <w:r>
        <w:t>LAMINA:</w:t>
      </w:r>
      <w:r>
        <w:tab/>
      </w:r>
      <w:r>
        <w:tab/>
        <w:t>15.5    Cms    REFILADA PARA EMPAQUETADORA</w:t>
      </w:r>
    </w:p>
    <w:p w:rsidR="00977F28" w:rsidRDefault="00977F28" w:rsidP="00977F28">
      <w:r>
        <w:t>FOTOCAELDA:</w:t>
      </w:r>
      <w:r>
        <w:tab/>
        <w:t>Según muestra con doble  color</w:t>
      </w:r>
    </w:p>
    <w:p w:rsidR="00977F28" w:rsidRPr="00146B92" w:rsidRDefault="00977F28" w:rsidP="00977F28">
      <w:pPr>
        <w:rPr>
          <w:b/>
        </w:rPr>
      </w:pPr>
      <w:r>
        <w:t>REFERENCIA:</w:t>
      </w:r>
      <w:r>
        <w:tab/>
      </w:r>
      <w:r>
        <w:rPr>
          <w:b/>
        </w:rPr>
        <w:t xml:space="preserve">PULPA    </w:t>
      </w:r>
      <w:r>
        <w:rPr>
          <w:b/>
          <w:u w:val="single"/>
        </w:rPr>
        <w:t>GUAYABA</w:t>
      </w:r>
      <w:r>
        <w:rPr>
          <w:b/>
        </w:rPr>
        <w:t xml:space="preserve">   90  GMS</w:t>
      </w:r>
    </w:p>
    <w:p w:rsidR="00977F28" w:rsidRDefault="00977F28" w:rsidP="00977F28">
      <w:r>
        <w:tab/>
      </w:r>
      <w:r>
        <w:tab/>
      </w:r>
      <w:r>
        <w:tab/>
      </w:r>
    </w:p>
    <w:p w:rsidR="00977F28" w:rsidRDefault="00977F28" w:rsidP="00977F28"/>
    <w:p w:rsidR="00977F28" w:rsidRDefault="00977F28" w:rsidP="00977F28">
      <w:r>
        <w:rPr>
          <w:b/>
          <w:bCs/>
          <w:u w:val="single"/>
        </w:rPr>
        <w:t>NOTA:</w:t>
      </w:r>
      <w:r>
        <w:t xml:space="preserve">  - Cyreles  LOS  ENVIA  GRAFYFLEX  </w:t>
      </w:r>
      <w:r w:rsidRPr="00977F28">
        <w:rPr>
          <w:sz w:val="28"/>
          <w:szCs w:val="28"/>
        </w:rPr>
        <w:t>( NUEVOS )</w:t>
      </w:r>
    </w:p>
    <w:p w:rsidR="00977F28" w:rsidRDefault="00977F28" w:rsidP="00977F28">
      <w:pPr>
        <w:pStyle w:val="Prrafodelista"/>
        <w:numPr>
          <w:ilvl w:val="0"/>
          <w:numId w:val="2"/>
        </w:numPr>
      </w:pPr>
      <w:r>
        <w:t xml:space="preserve"> Se aprueba  impresión</w:t>
      </w:r>
    </w:p>
    <w:p w:rsidR="00977F28" w:rsidRDefault="00977F28" w:rsidP="00977F28">
      <w:pPr>
        <w:pStyle w:val="Prrafodelista"/>
        <w:numPr>
          <w:ilvl w:val="0"/>
          <w:numId w:val="2"/>
        </w:numPr>
      </w:pPr>
      <w:r>
        <w:t>UTILIZAR  TINTAS ANTIGRASA</w:t>
      </w:r>
    </w:p>
    <w:p w:rsidR="00977F28" w:rsidRDefault="00977F28" w:rsidP="00977F28"/>
    <w:p w:rsidR="00977F28" w:rsidRDefault="00977F28" w:rsidP="00977F28"/>
    <w:p w:rsidR="00977F28" w:rsidRDefault="00977F28" w:rsidP="00977F28"/>
    <w:p w:rsidR="00977F28" w:rsidRDefault="00977F28" w:rsidP="00977F28">
      <w:r>
        <w:t>Agradezco la atención y colaboración prestada.</w:t>
      </w:r>
    </w:p>
    <w:p w:rsidR="00977F28" w:rsidRDefault="00977F28" w:rsidP="00977F28"/>
    <w:p w:rsidR="00977F28" w:rsidRDefault="00977F28" w:rsidP="00977F28">
      <w:r>
        <w:t>Cordialmente,</w:t>
      </w:r>
    </w:p>
    <w:p w:rsidR="00977F28" w:rsidRDefault="00977F28" w:rsidP="00977F28"/>
    <w:p w:rsidR="00977F28" w:rsidRPr="00F4077E" w:rsidRDefault="00977F28" w:rsidP="00977F28">
      <w:pPr>
        <w:rPr>
          <w:b/>
        </w:rPr>
      </w:pPr>
    </w:p>
    <w:p w:rsidR="00977F28" w:rsidRDefault="00977F28" w:rsidP="00977F28"/>
    <w:p w:rsidR="00977F28" w:rsidRDefault="00977F28" w:rsidP="00977F28">
      <w:r>
        <w:t>RICARDO CASAS ZAPATA</w:t>
      </w:r>
    </w:p>
    <w:p w:rsidR="00977F28" w:rsidRDefault="00977F28" w:rsidP="00977F28">
      <w:r>
        <w:t>Director.</w:t>
      </w:r>
    </w:p>
    <w:p w:rsidR="00977F28" w:rsidRDefault="00977F28" w:rsidP="00280724">
      <w:pPr>
        <w:rPr>
          <w:b/>
        </w:rPr>
      </w:pPr>
    </w:p>
    <w:p w:rsidR="00D54199" w:rsidRDefault="00D54199" w:rsidP="00280724">
      <w:pPr>
        <w:rPr>
          <w:b/>
        </w:rPr>
      </w:pPr>
    </w:p>
    <w:p w:rsidR="00D54199" w:rsidRDefault="00D54199" w:rsidP="00D54199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D54199" w:rsidRDefault="00D54199" w:rsidP="00D54199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D54199" w:rsidRDefault="00D54199" w:rsidP="00D54199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D54199" w:rsidRDefault="00D54199" w:rsidP="00D54199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D54199" w:rsidRDefault="00D54199" w:rsidP="00D54199">
      <w:pPr>
        <w:rPr>
          <w:b/>
          <w:bCs/>
        </w:rPr>
      </w:pPr>
    </w:p>
    <w:p w:rsidR="00D54199" w:rsidRDefault="00D54199" w:rsidP="00D54199">
      <w:pPr>
        <w:pStyle w:val="Ttulo1"/>
      </w:pPr>
      <w:r>
        <w:t>ORDEN DE TRABAJO N°      06315</w:t>
      </w:r>
    </w:p>
    <w:p w:rsidR="00D54199" w:rsidRDefault="00D54199" w:rsidP="00D54199"/>
    <w:p w:rsidR="00D54199" w:rsidRDefault="00D54199" w:rsidP="00D54199"/>
    <w:p w:rsidR="00D54199" w:rsidRDefault="00D54199" w:rsidP="00D54199">
      <w:r>
        <w:t>FECHA:</w:t>
      </w:r>
      <w:r>
        <w:tab/>
        <w:t>Medellín,  Junio    16    de 2010</w:t>
      </w:r>
    </w:p>
    <w:p w:rsidR="00D54199" w:rsidRDefault="00D54199" w:rsidP="00D54199">
      <w:r>
        <w:t>PARA:</w:t>
      </w:r>
      <w:r>
        <w:tab/>
      </w:r>
      <w:r>
        <w:tab/>
        <w:t>PLÁSTICOS DARMA</w:t>
      </w:r>
    </w:p>
    <w:p w:rsidR="00D54199" w:rsidRDefault="00D54199" w:rsidP="00D54199">
      <w:r>
        <w:t>ATENCIÓN:</w:t>
      </w:r>
      <w:r>
        <w:tab/>
        <w:t>Sr. Darío Jaramillo</w:t>
      </w:r>
    </w:p>
    <w:p w:rsidR="00D54199" w:rsidRDefault="00D54199" w:rsidP="00D54199">
      <w:r>
        <w:tab/>
      </w:r>
      <w:r>
        <w:tab/>
        <w:t>Gerente.</w:t>
      </w:r>
    </w:p>
    <w:p w:rsidR="00D54199" w:rsidRDefault="00D54199" w:rsidP="00D54199"/>
    <w:p w:rsidR="00D54199" w:rsidRDefault="00D54199" w:rsidP="00D54199">
      <w:r>
        <w:t>Apreciado Don Darío :</w:t>
      </w:r>
    </w:p>
    <w:p w:rsidR="00D54199" w:rsidRDefault="00D54199" w:rsidP="00D54199">
      <w:r>
        <w:t xml:space="preserve"> </w:t>
      </w:r>
    </w:p>
    <w:p w:rsidR="00D54199" w:rsidRDefault="00D54199" w:rsidP="00D54199">
      <w:r>
        <w:t>Con la presente estamos solicitando el siguiente servicio de   IMPRESIÓN  :</w:t>
      </w:r>
    </w:p>
    <w:p w:rsidR="00D54199" w:rsidRDefault="00D54199" w:rsidP="00D54199"/>
    <w:p w:rsidR="00D54199" w:rsidRDefault="00D54199" w:rsidP="00D54199">
      <w:pPr>
        <w:rPr>
          <w:b/>
          <w:bCs/>
          <w:u w:val="single"/>
        </w:rPr>
      </w:pPr>
    </w:p>
    <w:p w:rsidR="00D54199" w:rsidRDefault="00D54199" w:rsidP="00D54199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D54199" w:rsidRDefault="00D54199" w:rsidP="00D54199"/>
    <w:p w:rsidR="00D54199" w:rsidRDefault="00D54199" w:rsidP="00D54199">
      <w:r>
        <w:t>MATERIAL:</w:t>
      </w:r>
      <w:r>
        <w:tab/>
      </w:r>
      <w:r>
        <w:tab/>
        <w:t>Polietileno     Lamina    Transparente COEXTRUIDA</w:t>
      </w:r>
    </w:p>
    <w:p w:rsidR="00D54199" w:rsidRDefault="00D54199" w:rsidP="00D54199">
      <w:r>
        <w:t>MEDIDA:</w:t>
      </w:r>
      <w:r>
        <w:tab/>
      </w:r>
      <w:r>
        <w:tab/>
      </w:r>
      <w:r>
        <w:rPr>
          <w:b/>
        </w:rPr>
        <w:t xml:space="preserve">32.5 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D54199" w:rsidRPr="006D12B2" w:rsidRDefault="00D54199" w:rsidP="00D54199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D54199" w:rsidRDefault="00D54199" w:rsidP="00D54199">
      <w:r>
        <w:t>TRATADO:</w:t>
      </w:r>
      <w:r>
        <w:tab/>
      </w:r>
      <w:r>
        <w:tab/>
        <w:t>1  Cara</w:t>
      </w:r>
    </w:p>
    <w:p w:rsidR="00D54199" w:rsidRDefault="00D54199" w:rsidP="00D54199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>
        <w:rPr>
          <w:b/>
        </w:rPr>
        <w:t xml:space="preserve">200  </w:t>
      </w:r>
      <w:r w:rsidRPr="00900A5A">
        <w:rPr>
          <w:b/>
        </w:rPr>
        <w:t xml:space="preserve">  Kg</w:t>
      </w:r>
      <w:r>
        <w:t>.</w:t>
      </w:r>
    </w:p>
    <w:p w:rsidR="00D54199" w:rsidRDefault="00D54199" w:rsidP="00D54199">
      <w:r>
        <w:t>COLORES:</w:t>
      </w:r>
      <w:r>
        <w:tab/>
      </w:r>
      <w:r>
        <w:tab/>
        <w:t xml:space="preserve">3    ( Blanco – Negro - Verde   )   </w:t>
      </w:r>
    </w:p>
    <w:p w:rsidR="00D54199" w:rsidRDefault="00D54199" w:rsidP="00D54199">
      <w:r>
        <w:t>CARAS:</w:t>
      </w:r>
      <w:r>
        <w:tab/>
      </w:r>
      <w:r>
        <w:tab/>
        <w:t>1  (3 x 1  )</w:t>
      </w:r>
    </w:p>
    <w:p w:rsidR="00D54199" w:rsidRDefault="00D54199" w:rsidP="00D54199">
      <w:r>
        <w:t>REPETICIÓN:</w:t>
      </w:r>
      <w:r>
        <w:tab/>
        <w:t xml:space="preserve">11   Cms   </w:t>
      </w:r>
    </w:p>
    <w:p w:rsidR="00D54199" w:rsidRPr="00900A5A" w:rsidRDefault="00D54199" w:rsidP="00D54199">
      <w:pPr>
        <w:rPr>
          <w:b/>
        </w:rPr>
      </w:pPr>
      <w:r>
        <w:t xml:space="preserve">RODILLO  :               </w:t>
      </w:r>
      <w:r>
        <w:rPr>
          <w:b/>
        </w:rPr>
        <w:t>45</w:t>
      </w:r>
    </w:p>
    <w:p w:rsidR="00D54199" w:rsidRDefault="00D54199" w:rsidP="00D54199">
      <w:r>
        <w:t>LAMINA:</w:t>
      </w:r>
      <w:r>
        <w:tab/>
      </w:r>
      <w:r>
        <w:tab/>
        <w:t>15.5    Cms    REFILADA PARA EMPAQUETADORA</w:t>
      </w:r>
    </w:p>
    <w:p w:rsidR="00D54199" w:rsidRDefault="00D54199" w:rsidP="00D54199">
      <w:r>
        <w:t>FOTOCAELDA:</w:t>
      </w:r>
      <w:r>
        <w:tab/>
        <w:t>Según muestra con doble  color</w:t>
      </w:r>
    </w:p>
    <w:p w:rsidR="00D54199" w:rsidRPr="00146B92" w:rsidRDefault="00D54199" w:rsidP="00D54199">
      <w:pPr>
        <w:rPr>
          <w:b/>
        </w:rPr>
      </w:pPr>
      <w:r>
        <w:t>REFERENCIA:</w:t>
      </w:r>
      <w:r>
        <w:tab/>
      </w:r>
      <w:r>
        <w:rPr>
          <w:b/>
        </w:rPr>
        <w:t xml:space="preserve">PULPA    </w:t>
      </w:r>
      <w:r>
        <w:rPr>
          <w:b/>
          <w:u w:val="single"/>
        </w:rPr>
        <w:t>PIÑA</w:t>
      </w:r>
      <w:r>
        <w:rPr>
          <w:b/>
        </w:rPr>
        <w:t xml:space="preserve">    90  GMS</w:t>
      </w:r>
    </w:p>
    <w:p w:rsidR="00D54199" w:rsidRDefault="00D54199" w:rsidP="00D54199">
      <w:r>
        <w:tab/>
      </w:r>
      <w:r>
        <w:tab/>
      </w:r>
      <w:r>
        <w:tab/>
      </w:r>
    </w:p>
    <w:p w:rsidR="00D54199" w:rsidRDefault="00D54199" w:rsidP="00D54199"/>
    <w:p w:rsidR="00D54199" w:rsidRDefault="00D54199" w:rsidP="00D54199">
      <w:r>
        <w:rPr>
          <w:b/>
          <w:bCs/>
          <w:u w:val="single"/>
        </w:rPr>
        <w:t>NOTA:</w:t>
      </w:r>
      <w:r>
        <w:t xml:space="preserve">  - Cyreles   en  su planta</w:t>
      </w:r>
      <w:r>
        <w:tab/>
      </w:r>
    </w:p>
    <w:p w:rsidR="00D54199" w:rsidRDefault="00D54199" w:rsidP="00D54199">
      <w:pPr>
        <w:pStyle w:val="Prrafodelista"/>
        <w:numPr>
          <w:ilvl w:val="0"/>
          <w:numId w:val="2"/>
        </w:numPr>
      </w:pPr>
      <w:r>
        <w:t xml:space="preserve"> Se aprueba  impresión</w:t>
      </w:r>
    </w:p>
    <w:p w:rsidR="00D54199" w:rsidRDefault="00D54199" w:rsidP="00D54199">
      <w:pPr>
        <w:pStyle w:val="Prrafodelista"/>
        <w:numPr>
          <w:ilvl w:val="0"/>
          <w:numId w:val="2"/>
        </w:numPr>
      </w:pPr>
      <w:r>
        <w:t>UTILIZAR  TINTAS ANTIGRASA</w:t>
      </w:r>
    </w:p>
    <w:p w:rsidR="00D54199" w:rsidRPr="00492713" w:rsidRDefault="00D54199" w:rsidP="00D54199">
      <w:pPr>
        <w:ind w:left="1500"/>
        <w:rPr>
          <w:b/>
          <w:sz w:val="28"/>
          <w:szCs w:val="28"/>
        </w:rPr>
      </w:pPr>
    </w:p>
    <w:p w:rsidR="00D54199" w:rsidRDefault="00D54199" w:rsidP="00D54199"/>
    <w:p w:rsidR="00D54199" w:rsidRDefault="00D54199" w:rsidP="00D54199"/>
    <w:p w:rsidR="00D54199" w:rsidRDefault="00D54199" w:rsidP="00D54199">
      <w:r>
        <w:t>Agradezco la atención y colaboración prestada.</w:t>
      </w:r>
    </w:p>
    <w:p w:rsidR="00D54199" w:rsidRDefault="00D54199" w:rsidP="00D54199"/>
    <w:p w:rsidR="00D54199" w:rsidRDefault="00D54199" w:rsidP="00D54199">
      <w:r>
        <w:t>Cordialmente,</w:t>
      </w:r>
    </w:p>
    <w:p w:rsidR="00D54199" w:rsidRDefault="00D54199" w:rsidP="00D54199"/>
    <w:p w:rsidR="00D54199" w:rsidRPr="00F4077E" w:rsidRDefault="00D54199" w:rsidP="00D54199">
      <w:pPr>
        <w:rPr>
          <w:b/>
        </w:rPr>
      </w:pPr>
    </w:p>
    <w:p w:rsidR="00D54199" w:rsidRDefault="00D54199" w:rsidP="00D54199"/>
    <w:p w:rsidR="00D54199" w:rsidRDefault="00D54199" w:rsidP="00D54199">
      <w:r>
        <w:lastRenderedPageBreak/>
        <w:t>RICARDO CASAS ZAPATA</w:t>
      </w:r>
    </w:p>
    <w:p w:rsidR="00D54199" w:rsidRDefault="00D54199" w:rsidP="00D54199">
      <w:r>
        <w:t>Director.</w:t>
      </w:r>
    </w:p>
    <w:p w:rsidR="00D54199" w:rsidRPr="00456798" w:rsidRDefault="00D54199" w:rsidP="00D54199">
      <w:pPr>
        <w:rPr>
          <w:b/>
        </w:rPr>
      </w:pPr>
    </w:p>
    <w:p w:rsidR="00D54199" w:rsidRDefault="00D54199" w:rsidP="00280724">
      <w:pPr>
        <w:rPr>
          <w:b/>
        </w:rPr>
      </w:pPr>
    </w:p>
    <w:p w:rsidR="00314FE9" w:rsidRDefault="00314FE9" w:rsidP="00280724">
      <w:pPr>
        <w:rPr>
          <w:b/>
        </w:rPr>
      </w:pPr>
    </w:p>
    <w:p w:rsidR="00314FE9" w:rsidRDefault="00314FE9" w:rsidP="00314FE9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314FE9" w:rsidRDefault="00314FE9" w:rsidP="00314FE9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314FE9" w:rsidRDefault="00314FE9" w:rsidP="00314FE9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314FE9" w:rsidRDefault="00314FE9" w:rsidP="00314FE9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314FE9" w:rsidRDefault="00314FE9" w:rsidP="00314FE9">
      <w:pPr>
        <w:rPr>
          <w:b/>
          <w:bCs/>
        </w:rPr>
      </w:pPr>
    </w:p>
    <w:p w:rsidR="00314FE9" w:rsidRDefault="00314FE9" w:rsidP="00314FE9">
      <w:pPr>
        <w:pStyle w:val="Ttulo1"/>
      </w:pPr>
      <w:r>
        <w:t>ORDEN DE TRABAJO      N°      08478</w:t>
      </w:r>
    </w:p>
    <w:p w:rsidR="00314FE9" w:rsidRDefault="00314FE9" w:rsidP="00314FE9"/>
    <w:p w:rsidR="00314FE9" w:rsidRDefault="00314FE9" w:rsidP="00314FE9"/>
    <w:p w:rsidR="00314FE9" w:rsidRDefault="00314FE9" w:rsidP="00314FE9">
      <w:r>
        <w:t>FECHA:</w:t>
      </w:r>
      <w:r>
        <w:tab/>
        <w:t>Medellín,  Junio    16    de  2011</w:t>
      </w:r>
    </w:p>
    <w:p w:rsidR="00314FE9" w:rsidRDefault="00314FE9" w:rsidP="00314FE9">
      <w:r>
        <w:t>PAR</w:t>
      </w:r>
      <w:r w:rsidR="008B3905">
        <w:t>|</w:t>
      </w:r>
      <w:r>
        <w:t>A:</w:t>
      </w:r>
      <w:r>
        <w:tab/>
      </w:r>
      <w:r>
        <w:tab/>
        <w:t>PLÁSTICOS DARMA</w:t>
      </w:r>
    </w:p>
    <w:p w:rsidR="00314FE9" w:rsidRDefault="00314FE9" w:rsidP="00314FE9">
      <w:r>
        <w:t>ATENCIÓN:</w:t>
      </w:r>
      <w:r>
        <w:tab/>
        <w:t>Sr. Darío Jaramillo</w:t>
      </w:r>
    </w:p>
    <w:p w:rsidR="00314FE9" w:rsidRDefault="00314FE9" w:rsidP="00314FE9">
      <w:r>
        <w:tab/>
      </w:r>
      <w:r>
        <w:tab/>
        <w:t>Gerente.</w:t>
      </w:r>
    </w:p>
    <w:p w:rsidR="00314FE9" w:rsidRDefault="00314FE9" w:rsidP="00314FE9"/>
    <w:p w:rsidR="00314FE9" w:rsidRDefault="00314FE9" w:rsidP="00314FE9">
      <w:r>
        <w:t>Apreciado Don Darío :</w:t>
      </w:r>
    </w:p>
    <w:p w:rsidR="00314FE9" w:rsidRDefault="00314FE9" w:rsidP="00314FE9">
      <w:r>
        <w:t xml:space="preserve"> </w:t>
      </w:r>
    </w:p>
    <w:p w:rsidR="00314FE9" w:rsidRDefault="00314FE9" w:rsidP="00314FE9">
      <w:r>
        <w:t>Con la presente estamos solicitando el siguiente servicio de   IMPRESIÓN  :</w:t>
      </w:r>
    </w:p>
    <w:p w:rsidR="00314FE9" w:rsidRDefault="00314FE9" w:rsidP="00314FE9"/>
    <w:p w:rsidR="00314FE9" w:rsidRDefault="00314FE9" w:rsidP="00314FE9">
      <w:pPr>
        <w:rPr>
          <w:b/>
          <w:bCs/>
          <w:u w:val="single"/>
        </w:rPr>
      </w:pPr>
    </w:p>
    <w:p w:rsidR="00314FE9" w:rsidRDefault="00314FE9" w:rsidP="00314FE9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314FE9" w:rsidRDefault="00314FE9" w:rsidP="00314FE9"/>
    <w:p w:rsidR="00314FE9" w:rsidRDefault="00314FE9" w:rsidP="00314FE9">
      <w:r>
        <w:t>MATERIAL:</w:t>
      </w:r>
      <w:r>
        <w:tab/>
      </w:r>
      <w:r>
        <w:tab/>
        <w:t>Polietileno     Lamina    Transparente COEXTRUIDA</w:t>
      </w:r>
    </w:p>
    <w:p w:rsidR="00314FE9" w:rsidRDefault="00314FE9" w:rsidP="00314FE9">
      <w:r>
        <w:t>MEDIDA:</w:t>
      </w:r>
      <w:r>
        <w:tab/>
      </w:r>
      <w:r>
        <w:tab/>
      </w:r>
      <w:r>
        <w:rPr>
          <w:b/>
        </w:rPr>
        <w:t xml:space="preserve">32.5 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314FE9" w:rsidRPr="006D12B2" w:rsidRDefault="00314FE9" w:rsidP="00314FE9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314FE9" w:rsidRDefault="00314FE9" w:rsidP="00314FE9">
      <w:r>
        <w:t>TRATADO:</w:t>
      </w:r>
      <w:r>
        <w:tab/>
      </w:r>
      <w:r>
        <w:tab/>
        <w:t>1  Cara</w:t>
      </w:r>
    </w:p>
    <w:p w:rsidR="00314FE9" w:rsidRDefault="00314FE9" w:rsidP="00314FE9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 w:rsidR="00BB6E64">
        <w:rPr>
          <w:b/>
        </w:rPr>
        <w:t>3</w:t>
      </w:r>
      <w:r>
        <w:rPr>
          <w:b/>
        </w:rPr>
        <w:t xml:space="preserve">00  </w:t>
      </w:r>
      <w:r w:rsidRPr="00900A5A">
        <w:rPr>
          <w:b/>
        </w:rPr>
        <w:t xml:space="preserve">  Kg</w:t>
      </w:r>
      <w:r>
        <w:t>.</w:t>
      </w:r>
    </w:p>
    <w:p w:rsidR="00314FE9" w:rsidRDefault="00314FE9" w:rsidP="00314FE9">
      <w:r>
        <w:t>COLORES:</w:t>
      </w:r>
      <w:r>
        <w:tab/>
      </w:r>
      <w:r>
        <w:tab/>
        <w:t xml:space="preserve">3    (  Blanco – Negro - Verde   )   </w:t>
      </w:r>
    </w:p>
    <w:p w:rsidR="00314FE9" w:rsidRDefault="00314FE9" w:rsidP="00314FE9">
      <w:r>
        <w:t>CARAS:</w:t>
      </w:r>
      <w:r>
        <w:tab/>
      </w:r>
      <w:r>
        <w:tab/>
        <w:t>1  (3 x 1  )</w:t>
      </w:r>
    </w:p>
    <w:p w:rsidR="00314FE9" w:rsidRDefault="00314FE9" w:rsidP="00314FE9">
      <w:r>
        <w:t>REPETICIÓN:</w:t>
      </w:r>
      <w:r>
        <w:tab/>
        <w:t xml:space="preserve">11   Cms   </w:t>
      </w:r>
    </w:p>
    <w:p w:rsidR="00314FE9" w:rsidRPr="00900A5A" w:rsidRDefault="00314FE9" w:rsidP="00314FE9">
      <w:pPr>
        <w:rPr>
          <w:b/>
        </w:rPr>
      </w:pPr>
      <w:r>
        <w:t xml:space="preserve">RODILLO  :               </w:t>
      </w:r>
      <w:r>
        <w:rPr>
          <w:b/>
        </w:rPr>
        <w:t>45</w:t>
      </w:r>
    </w:p>
    <w:p w:rsidR="00314FE9" w:rsidRDefault="00314FE9" w:rsidP="00314FE9">
      <w:r>
        <w:t>LAMINA:</w:t>
      </w:r>
      <w:r>
        <w:tab/>
      </w:r>
      <w:r>
        <w:tab/>
        <w:t>15.5    Cms    REFILADA PARA EMPAQUETADORA</w:t>
      </w:r>
    </w:p>
    <w:p w:rsidR="00314FE9" w:rsidRDefault="00314FE9" w:rsidP="00314FE9">
      <w:r>
        <w:t>FOTOCAELDA:</w:t>
      </w:r>
      <w:r>
        <w:tab/>
        <w:t>Según muestra con doble  color</w:t>
      </w:r>
    </w:p>
    <w:p w:rsidR="00314FE9" w:rsidRPr="00146B92" w:rsidRDefault="00314FE9" w:rsidP="00314FE9">
      <w:pPr>
        <w:rPr>
          <w:b/>
        </w:rPr>
      </w:pPr>
      <w:r>
        <w:t>REFERENCIA:</w:t>
      </w:r>
      <w:r>
        <w:tab/>
      </w:r>
      <w:r>
        <w:rPr>
          <w:b/>
        </w:rPr>
        <w:t xml:space="preserve">PULPA    </w:t>
      </w:r>
      <w:r>
        <w:rPr>
          <w:b/>
          <w:u w:val="single"/>
        </w:rPr>
        <w:t>MORA</w:t>
      </w:r>
      <w:r>
        <w:rPr>
          <w:b/>
        </w:rPr>
        <w:t xml:space="preserve">    90  GMS</w:t>
      </w:r>
    </w:p>
    <w:p w:rsidR="00314FE9" w:rsidRDefault="00314FE9" w:rsidP="00314FE9">
      <w:r>
        <w:tab/>
      </w:r>
      <w:r>
        <w:tab/>
      </w:r>
      <w:r>
        <w:tab/>
      </w:r>
    </w:p>
    <w:p w:rsidR="00314FE9" w:rsidRDefault="00314FE9" w:rsidP="00314FE9"/>
    <w:p w:rsidR="00314FE9" w:rsidRDefault="00314FE9" w:rsidP="00314FE9">
      <w:r>
        <w:rPr>
          <w:b/>
          <w:bCs/>
          <w:u w:val="single"/>
        </w:rPr>
        <w:t>NOTA:</w:t>
      </w:r>
      <w:r>
        <w:t xml:space="preserve">  - Cyreles  en  su  planta</w:t>
      </w:r>
      <w:r>
        <w:tab/>
      </w:r>
    </w:p>
    <w:p w:rsidR="00314FE9" w:rsidRDefault="00314FE9" w:rsidP="00314FE9">
      <w:pPr>
        <w:pStyle w:val="Prrafodelista"/>
        <w:numPr>
          <w:ilvl w:val="0"/>
          <w:numId w:val="2"/>
        </w:numPr>
      </w:pPr>
      <w:r>
        <w:t xml:space="preserve"> Se aprueba  impresión</w:t>
      </w:r>
    </w:p>
    <w:p w:rsidR="00314FE9" w:rsidRDefault="00314FE9" w:rsidP="00314FE9">
      <w:pPr>
        <w:pStyle w:val="Prrafodelista"/>
        <w:numPr>
          <w:ilvl w:val="0"/>
          <w:numId w:val="2"/>
        </w:numPr>
      </w:pPr>
      <w:r>
        <w:t>UTILIZAR  TINTAS ANTIGRASA</w:t>
      </w:r>
    </w:p>
    <w:p w:rsidR="00314FE9" w:rsidRDefault="00314FE9" w:rsidP="00314FE9"/>
    <w:p w:rsidR="00314FE9" w:rsidRDefault="00314FE9" w:rsidP="00314FE9"/>
    <w:p w:rsidR="00314FE9" w:rsidRDefault="00314FE9" w:rsidP="00314FE9"/>
    <w:p w:rsidR="00314FE9" w:rsidRDefault="00314FE9" w:rsidP="00314FE9">
      <w:r>
        <w:t>Agradezco la atención y colaboración prestada.</w:t>
      </w:r>
    </w:p>
    <w:p w:rsidR="00314FE9" w:rsidRDefault="00314FE9" w:rsidP="00314FE9"/>
    <w:p w:rsidR="00314FE9" w:rsidRDefault="00314FE9" w:rsidP="00314FE9">
      <w:r>
        <w:t>Cordialmente,</w:t>
      </w:r>
    </w:p>
    <w:p w:rsidR="00314FE9" w:rsidRDefault="00314FE9" w:rsidP="00314FE9"/>
    <w:p w:rsidR="00314FE9" w:rsidRPr="00F4077E" w:rsidRDefault="00314FE9" w:rsidP="00314FE9">
      <w:pPr>
        <w:rPr>
          <w:b/>
        </w:rPr>
      </w:pPr>
    </w:p>
    <w:p w:rsidR="00314FE9" w:rsidRDefault="00314FE9" w:rsidP="00314FE9"/>
    <w:p w:rsidR="00314FE9" w:rsidRDefault="00314FE9" w:rsidP="00314FE9">
      <w:r>
        <w:lastRenderedPageBreak/>
        <w:t>RICARDO CASAS ZAPATA</w:t>
      </w:r>
    </w:p>
    <w:p w:rsidR="00314FE9" w:rsidRDefault="00314FE9" w:rsidP="00314FE9">
      <w:r>
        <w:t>Director.</w:t>
      </w:r>
    </w:p>
    <w:p w:rsidR="00314FE9" w:rsidRDefault="00314FE9" w:rsidP="00280724">
      <w:pPr>
        <w:rPr>
          <w:b/>
        </w:rPr>
      </w:pPr>
    </w:p>
    <w:p w:rsidR="00F85000" w:rsidRDefault="00F85000" w:rsidP="00280724">
      <w:pPr>
        <w:rPr>
          <w:b/>
        </w:rPr>
      </w:pPr>
    </w:p>
    <w:p w:rsidR="00F85000" w:rsidRDefault="00F85000" w:rsidP="00280724">
      <w:pPr>
        <w:rPr>
          <w:b/>
        </w:rPr>
      </w:pPr>
    </w:p>
    <w:p w:rsidR="00F85000" w:rsidRDefault="00F85000" w:rsidP="00F85000"/>
    <w:p w:rsidR="00F85000" w:rsidRDefault="00F85000" w:rsidP="00F85000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F85000" w:rsidRDefault="00F85000" w:rsidP="00F85000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F85000" w:rsidRDefault="00F85000" w:rsidP="00F85000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F85000" w:rsidRDefault="00F85000" w:rsidP="00F85000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F85000" w:rsidRDefault="00F85000" w:rsidP="00F85000">
      <w:pPr>
        <w:rPr>
          <w:b/>
          <w:bCs/>
        </w:rPr>
      </w:pPr>
    </w:p>
    <w:p w:rsidR="00F85000" w:rsidRDefault="00D755F2" w:rsidP="00F85000">
      <w:pPr>
        <w:pStyle w:val="Ttulo1"/>
      </w:pPr>
      <w:r>
        <w:t>ORDEN DE TRABAJO   N°      08478-1</w:t>
      </w:r>
    </w:p>
    <w:p w:rsidR="00F85000" w:rsidRDefault="00F85000" w:rsidP="00F85000"/>
    <w:p w:rsidR="00F85000" w:rsidRDefault="00F85000" w:rsidP="00F85000"/>
    <w:p w:rsidR="00F85000" w:rsidRDefault="00F85000" w:rsidP="00F85000">
      <w:r>
        <w:t>FECHA:</w:t>
      </w:r>
      <w:r>
        <w:tab/>
        <w:t>Medellín,  Mayo  02    de  2011</w:t>
      </w:r>
    </w:p>
    <w:p w:rsidR="00F85000" w:rsidRDefault="00F85000" w:rsidP="00F85000">
      <w:r>
        <w:t>PARA:</w:t>
      </w:r>
      <w:r>
        <w:tab/>
      </w:r>
      <w:r>
        <w:tab/>
        <w:t>PLÁSTICOS DARMA</w:t>
      </w:r>
    </w:p>
    <w:p w:rsidR="00F85000" w:rsidRDefault="00F85000" w:rsidP="00F85000">
      <w:r>
        <w:t>ATENCIÓN:</w:t>
      </w:r>
      <w:r>
        <w:tab/>
        <w:t>Sr. Darío Jaramillo</w:t>
      </w:r>
    </w:p>
    <w:p w:rsidR="00F85000" w:rsidRDefault="00F85000" w:rsidP="00F85000">
      <w:r>
        <w:tab/>
      </w:r>
      <w:r>
        <w:tab/>
        <w:t>Gerente.</w:t>
      </w:r>
    </w:p>
    <w:p w:rsidR="00F85000" w:rsidRDefault="00F85000" w:rsidP="00F85000"/>
    <w:p w:rsidR="00F85000" w:rsidRDefault="00F85000" w:rsidP="00F85000">
      <w:r>
        <w:t>Apreciado Don Darío :</w:t>
      </w:r>
    </w:p>
    <w:p w:rsidR="00F85000" w:rsidRDefault="00F85000" w:rsidP="00F85000">
      <w:r>
        <w:t xml:space="preserve"> </w:t>
      </w:r>
    </w:p>
    <w:p w:rsidR="00F85000" w:rsidRDefault="00F85000" w:rsidP="00F85000">
      <w:r>
        <w:t>Con la presente estamos solicitando el siguiente servicio de   IMPRESIÓN  :</w:t>
      </w:r>
    </w:p>
    <w:p w:rsidR="00F85000" w:rsidRDefault="00F85000" w:rsidP="00F85000"/>
    <w:p w:rsidR="00F85000" w:rsidRDefault="00F85000" w:rsidP="00F85000">
      <w:pPr>
        <w:rPr>
          <w:b/>
          <w:bCs/>
          <w:u w:val="single"/>
        </w:rPr>
      </w:pPr>
    </w:p>
    <w:p w:rsidR="00F85000" w:rsidRDefault="00F85000" w:rsidP="00F85000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F85000" w:rsidRDefault="00F85000" w:rsidP="00F85000"/>
    <w:p w:rsidR="00F85000" w:rsidRDefault="00F85000" w:rsidP="00F85000">
      <w:r>
        <w:t>MATERIAL:</w:t>
      </w:r>
      <w:r>
        <w:tab/>
      </w:r>
      <w:r>
        <w:tab/>
        <w:t>Polietileno     Lamina    Transparente COEXTRUIDA</w:t>
      </w:r>
    </w:p>
    <w:p w:rsidR="00F85000" w:rsidRDefault="00F85000" w:rsidP="00F85000">
      <w:r>
        <w:t>MEDIDA:</w:t>
      </w:r>
      <w:r>
        <w:tab/>
      </w:r>
      <w:r>
        <w:tab/>
      </w:r>
      <w:r>
        <w:rPr>
          <w:b/>
        </w:rPr>
        <w:t xml:space="preserve">32.5 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F85000" w:rsidRPr="006D12B2" w:rsidRDefault="00F85000" w:rsidP="00F85000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F85000" w:rsidRDefault="00F85000" w:rsidP="00F85000">
      <w:r>
        <w:t>TRATADO:</w:t>
      </w:r>
      <w:r>
        <w:tab/>
      </w:r>
      <w:r>
        <w:tab/>
        <w:t>1  Cara</w:t>
      </w:r>
    </w:p>
    <w:p w:rsidR="00F85000" w:rsidRDefault="00F85000" w:rsidP="00F85000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>
        <w:rPr>
          <w:b/>
        </w:rPr>
        <w:t xml:space="preserve">300  </w:t>
      </w:r>
      <w:r w:rsidRPr="00900A5A">
        <w:rPr>
          <w:b/>
        </w:rPr>
        <w:t xml:space="preserve">  Kg</w:t>
      </w:r>
      <w:r>
        <w:t>.</w:t>
      </w:r>
    </w:p>
    <w:p w:rsidR="00F85000" w:rsidRDefault="00F85000" w:rsidP="00F85000">
      <w:r>
        <w:t>COLORES:</w:t>
      </w:r>
      <w:r>
        <w:tab/>
      </w:r>
      <w:r>
        <w:tab/>
        <w:t xml:space="preserve">3    ( Blanco – Negro - Verde   )   </w:t>
      </w:r>
    </w:p>
    <w:p w:rsidR="00F85000" w:rsidRDefault="00F85000" w:rsidP="00F85000">
      <w:r>
        <w:t>CARAS:</w:t>
      </w:r>
      <w:r>
        <w:tab/>
      </w:r>
      <w:r>
        <w:tab/>
        <w:t>1  (3 x 1  )</w:t>
      </w:r>
    </w:p>
    <w:p w:rsidR="00F85000" w:rsidRDefault="00F85000" w:rsidP="00F85000">
      <w:r>
        <w:t>REPETICIÓN:</w:t>
      </w:r>
      <w:r>
        <w:tab/>
        <w:t xml:space="preserve">11   Cms   </w:t>
      </w:r>
    </w:p>
    <w:p w:rsidR="00F85000" w:rsidRPr="00900A5A" w:rsidRDefault="00F85000" w:rsidP="00F85000">
      <w:pPr>
        <w:rPr>
          <w:b/>
        </w:rPr>
      </w:pPr>
      <w:r>
        <w:t xml:space="preserve">RODILLO  :               </w:t>
      </w:r>
      <w:r>
        <w:rPr>
          <w:b/>
        </w:rPr>
        <w:t>45</w:t>
      </w:r>
    </w:p>
    <w:p w:rsidR="00F85000" w:rsidRDefault="00F85000" w:rsidP="00F85000">
      <w:r>
        <w:t>LAMINA:</w:t>
      </w:r>
      <w:r>
        <w:tab/>
      </w:r>
      <w:r>
        <w:tab/>
        <w:t>15.5    Cms    REFILADA PARA EMPAQUETADORA</w:t>
      </w:r>
    </w:p>
    <w:p w:rsidR="00F85000" w:rsidRDefault="00F85000" w:rsidP="00F85000">
      <w:r>
        <w:t>FOTOCAELDA:</w:t>
      </w:r>
      <w:r>
        <w:tab/>
        <w:t>Según muestra con doble  color</w:t>
      </w:r>
    </w:p>
    <w:p w:rsidR="00F85000" w:rsidRPr="00146B92" w:rsidRDefault="00F85000" w:rsidP="00F85000">
      <w:pPr>
        <w:rPr>
          <w:b/>
        </w:rPr>
      </w:pPr>
      <w:r>
        <w:t>REFERENCIA:</w:t>
      </w:r>
      <w:r>
        <w:tab/>
      </w:r>
      <w:r>
        <w:rPr>
          <w:b/>
        </w:rPr>
        <w:t xml:space="preserve">PULPA    </w:t>
      </w:r>
      <w:r>
        <w:rPr>
          <w:b/>
          <w:u w:val="single"/>
        </w:rPr>
        <w:t>MANGO</w:t>
      </w:r>
      <w:r>
        <w:rPr>
          <w:b/>
        </w:rPr>
        <w:t xml:space="preserve">    90  GMS</w:t>
      </w:r>
    </w:p>
    <w:p w:rsidR="00F85000" w:rsidRDefault="00F85000" w:rsidP="00F85000">
      <w:r>
        <w:tab/>
      </w:r>
      <w:r>
        <w:tab/>
      </w:r>
      <w:r>
        <w:tab/>
      </w:r>
    </w:p>
    <w:p w:rsidR="00F85000" w:rsidRDefault="00F85000" w:rsidP="00F85000"/>
    <w:p w:rsidR="00F85000" w:rsidRDefault="00F85000" w:rsidP="00F85000">
      <w:r>
        <w:rPr>
          <w:b/>
          <w:bCs/>
          <w:u w:val="single"/>
        </w:rPr>
        <w:t>NOTA:</w:t>
      </w:r>
      <w:r>
        <w:t xml:space="preserve">  - Cyreles  en su planta</w:t>
      </w:r>
      <w:r>
        <w:tab/>
      </w:r>
    </w:p>
    <w:p w:rsidR="00F85000" w:rsidRDefault="00F85000" w:rsidP="00F85000">
      <w:pPr>
        <w:pStyle w:val="Prrafodelista"/>
        <w:numPr>
          <w:ilvl w:val="0"/>
          <w:numId w:val="2"/>
        </w:numPr>
      </w:pPr>
      <w:r>
        <w:t xml:space="preserve"> Se aprueba  impresión</w:t>
      </w:r>
    </w:p>
    <w:p w:rsidR="00F85000" w:rsidRDefault="00F85000" w:rsidP="00F85000">
      <w:pPr>
        <w:pStyle w:val="Prrafodelista"/>
        <w:numPr>
          <w:ilvl w:val="0"/>
          <w:numId w:val="2"/>
        </w:numPr>
      </w:pPr>
      <w:r>
        <w:t>UTILIZAR  TINTAS ANTIGRASA</w:t>
      </w:r>
    </w:p>
    <w:p w:rsidR="00F85000" w:rsidRDefault="00F85000" w:rsidP="00F85000">
      <w:pPr>
        <w:pStyle w:val="Prrafodelista"/>
        <w:numPr>
          <w:ilvl w:val="0"/>
          <w:numId w:val="2"/>
        </w:numPr>
      </w:pPr>
      <w:r>
        <w:t>C ONTROLAR DESPRENDIMIENTO DE TINTA</w:t>
      </w:r>
    </w:p>
    <w:p w:rsidR="00F85000" w:rsidRDefault="00F85000" w:rsidP="00F85000"/>
    <w:p w:rsidR="00F85000" w:rsidRDefault="00F85000" w:rsidP="00F85000"/>
    <w:p w:rsidR="00F85000" w:rsidRDefault="00F85000" w:rsidP="00F85000">
      <w:r>
        <w:t>Agradezco la atención y colaboración prestada.</w:t>
      </w:r>
    </w:p>
    <w:p w:rsidR="00F85000" w:rsidRDefault="00F85000" w:rsidP="00F85000"/>
    <w:p w:rsidR="00F85000" w:rsidRDefault="00F85000" w:rsidP="00F85000">
      <w:r>
        <w:t>Cordialmente,</w:t>
      </w:r>
    </w:p>
    <w:p w:rsidR="00F85000" w:rsidRDefault="00F85000" w:rsidP="00F85000"/>
    <w:p w:rsidR="00F85000" w:rsidRPr="00F4077E" w:rsidRDefault="00F85000" w:rsidP="00F85000">
      <w:pPr>
        <w:rPr>
          <w:b/>
        </w:rPr>
      </w:pPr>
    </w:p>
    <w:p w:rsidR="00F85000" w:rsidRDefault="00F85000" w:rsidP="00F85000"/>
    <w:p w:rsidR="00F85000" w:rsidRDefault="00F85000" w:rsidP="00F85000">
      <w:r>
        <w:t>RICARDO CASAS ZAPATA</w:t>
      </w:r>
    </w:p>
    <w:p w:rsidR="00F85000" w:rsidRDefault="00F85000" w:rsidP="00F85000">
      <w:r>
        <w:t>Director.</w:t>
      </w:r>
    </w:p>
    <w:p w:rsidR="00F85000" w:rsidRDefault="00F85000" w:rsidP="00280724">
      <w:pPr>
        <w:rPr>
          <w:b/>
        </w:rPr>
      </w:pPr>
    </w:p>
    <w:p w:rsidR="00D755F2" w:rsidRDefault="00D755F2" w:rsidP="00280724">
      <w:pPr>
        <w:rPr>
          <w:b/>
        </w:rPr>
      </w:pPr>
    </w:p>
    <w:p w:rsidR="00D755F2" w:rsidRDefault="00D755F2" w:rsidP="00D755F2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D755F2" w:rsidRDefault="00D755F2" w:rsidP="00D755F2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D755F2" w:rsidRDefault="00D755F2" w:rsidP="00D755F2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D755F2" w:rsidRDefault="00D755F2" w:rsidP="00D755F2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D755F2" w:rsidRDefault="00D755F2" w:rsidP="00D755F2">
      <w:pPr>
        <w:rPr>
          <w:b/>
          <w:bCs/>
        </w:rPr>
      </w:pPr>
    </w:p>
    <w:p w:rsidR="00D755F2" w:rsidRDefault="00D755F2" w:rsidP="00D755F2">
      <w:pPr>
        <w:pStyle w:val="Ttulo1"/>
      </w:pPr>
      <w:r>
        <w:t>ORDEN DE TRABAJO    N°      08478-2</w:t>
      </w:r>
    </w:p>
    <w:p w:rsidR="00D755F2" w:rsidRDefault="00D755F2" w:rsidP="00D755F2"/>
    <w:p w:rsidR="00D755F2" w:rsidRDefault="00D755F2" w:rsidP="00D755F2"/>
    <w:p w:rsidR="00D755F2" w:rsidRDefault="00D755F2" w:rsidP="00D755F2">
      <w:r>
        <w:t>FECHA:</w:t>
      </w:r>
      <w:r>
        <w:tab/>
        <w:t>Medellín,  Junio  16    de  2011</w:t>
      </w:r>
    </w:p>
    <w:p w:rsidR="00D755F2" w:rsidRDefault="00D755F2" w:rsidP="00D755F2">
      <w:r>
        <w:t>PARA:</w:t>
      </w:r>
      <w:r>
        <w:tab/>
      </w:r>
      <w:r>
        <w:tab/>
        <w:t>PLÁSTICOS DARMA</w:t>
      </w:r>
    </w:p>
    <w:p w:rsidR="00D755F2" w:rsidRDefault="00D755F2" w:rsidP="00D755F2">
      <w:r>
        <w:t>ATENCIÓN:</w:t>
      </w:r>
      <w:r>
        <w:tab/>
        <w:t>Sr. Darío Jaramillo</w:t>
      </w:r>
    </w:p>
    <w:p w:rsidR="00D755F2" w:rsidRDefault="00D755F2" w:rsidP="00D755F2">
      <w:r>
        <w:tab/>
      </w:r>
      <w:r>
        <w:tab/>
        <w:t>Gerente.</w:t>
      </w:r>
    </w:p>
    <w:p w:rsidR="00D755F2" w:rsidRDefault="00D755F2" w:rsidP="00D755F2"/>
    <w:p w:rsidR="00D755F2" w:rsidRDefault="00D755F2" w:rsidP="00D755F2">
      <w:r>
        <w:t>Apreciado Don Darío :</w:t>
      </w:r>
    </w:p>
    <w:p w:rsidR="00D755F2" w:rsidRDefault="00D755F2" w:rsidP="00D755F2">
      <w:r>
        <w:t xml:space="preserve"> </w:t>
      </w:r>
    </w:p>
    <w:p w:rsidR="00D755F2" w:rsidRDefault="00D755F2" w:rsidP="00D755F2">
      <w:r>
        <w:t>Con la presente estamos solicitando el siguiente servicio de   IMPRESIÓN  :</w:t>
      </w:r>
    </w:p>
    <w:p w:rsidR="00D755F2" w:rsidRDefault="00D755F2" w:rsidP="00D755F2"/>
    <w:p w:rsidR="00D755F2" w:rsidRDefault="00D755F2" w:rsidP="00D755F2">
      <w:pPr>
        <w:rPr>
          <w:b/>
          <w:bCs/>
          <w:u w:val="single"/>
        </w:rPr>
      </w:pPr>
    </w:p>
    <w:p w:rsidR="00D755F2" w:rsidRDefault="00D755F2" w:rsidP="00D755F2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D755F2" w:rsidRDefault="00D755F2" w:rsidP="00D755F2"/>
    <w:p w:rsidR="00D755F2" w:rsidRDefault="00D755F2" w:rsidP="00D755F2">
      <w:r>
        <w:t>MATERIAL:</w:t>
      </w:r>
      <w:r>
        <w:tab/>
      </w:r>
      <w:r>
        <w:tab/>
        <w:t>Polietileno     Lamina    Transparente COEXTRUIDA</w:t>
      </w:r>
    </w:p>
    <w:p w:rsidR="00D755F2" w:rsidRDefault="00D755F2" w:rsidP="00D755F2">
      <w:r>
        <w:t>MEDIDA:</w:t>
      </w:r>
      <w:r>
        <w:tab/>
      </w:r>
      <w:r>
        <w:tab/>
      </w:r>
      <w:r>
        <w:rPr>
          <w:b/>
        </w:rPr>
        <w:t xml:space="preserve">32.5 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D755F2" w:rsidRPr="006D12B2" w:rsidRDefault="00D755F2" w:rsidP="00D755F2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D755F2" w:rsidRDefault="00D755F2" w:rsidP="00D755F2">
      <w:r>
        <w:t>TRATADO:</w:t>
      </w:r>
      <w:r>
        <w:tab/>
      </w:r>
      <w:r>
        <w:tab/>
        <w:t>1  Cara</w:t>
      </w:r>
    </w:p>
    <w:p w:rsidR="00D755F2" w:rsidRDefault="00D755F2" w:rsidP="00D755F2">
      <w:pPr>
        <w:rPr>
          <w:b/>
          <w:bCs/>
          <w:u w:val="single"/>
        </w:rPr>
      </w:pPr>
      <w:r>
        <w:t>CANTIDAD:</w:t>
      </w:r>
      <w:r>
        <w:tab/>
      </w:r>
      <w:r>
        <w:tab/>
        <w:t>25</w:t>
      </w:r>
      <w:r>
        <w:rPr>
          <w:b/>
        </w:rPr>
        <w:t xml:space="preserve">0  </w:t>
      </w:r>
      <w:r w:rsidRPr="00900A5A">
        <w:rPr>
          <w:b/>
        </w:rPr>
        <w:t xml:space="preserve">  Kg</w:t>
      </w:r>
      <w:r>
        <w:t>.</w:t>
      </w:r>
    </w:p>
    <w:p w:rsidR="00D755F2" w:rsidRDefault="00D755F2" w:rsidP="00D755F2">
      <w:r>
        <w:t>COLORES:</w:t>
      </w:r>
      <w:r>
        <w:tab/>
      </w:r>
      <w:r>
        <w:tab/>
        <w:t xml:space="preserve">3      (   Blanco – Negro - Verde   )   </w:t>
      </w:r>
    </w:p>
    <w:p w:rsidR="00D755F2" w:rsidRDefault="00D755F2" w:rsidP="00D755F2">
      <w:r>
        <w:t>CARAS:</w:t>
      </w:r>
      <w:r>
        <w:tab/>
      </w:r>
      <w:r>
        <w:tab/>
        <w:t>1  (3 x 1  )</w:t>
      </w:r>
    </w:p>
    <w:p w:rsidR="00D755F2" w:rsidRDefault="00D755F2" w:rsidP="00D755F2">
      <w:r>
        <w:t>REPETICIÓN:</w:t>
      </w:r>
      <w:r>
        <w:tab/>
        <w:t xml:space="preserve">11   Cms   </w:t>
      </w:r>
    </w:p>
    <w:p w:rsidR="00D755F2" w:rsidRPr="00900A5A" w:rsidRDefault="00D755F2" w:rsidP="00D755F2">
      <w:pPr>
        <w:rPr>
          <w:b/>
        </w:rPr>
      </w:pPr>
      <w:r>
        <w:t xml:space="preserve">RODILLO  :               </w:t>
      </w:r>
      <w:r>
        <w:rPr>
          <w:b/>
        </w:rPr>
        <w:t>45</w:t>
      </w:r>
    </w:p>
    <w:p w:rsidR="00D755F2" w:rsidRDefault="00D755F2" w:rsidP="00D755F2">
      <w:r>
        <w:t>LAMINA:</w:t>
      </w:r>
      <w:r>
        <w:tab/>
      </w:r>
      <w:r>
        <w:tab/>
        <w:t>15.5    Cms    REFILADA PARA EMPAQUETADORA</w:t>
      </w:r>
    </w:p>
    <w:p w:rsidR="00D755F2" w:rsidRDefault="00D755F2" w:rsidP="00D755F2">
      <w:r>
        <w:t>FOTOCAELDA:</w:t>
      </w:r>
      <w:r>
        <w:tab/>
        <w:t>Según muestra con doble  color</w:t>
      </w:r>
    </w:p>
    <w:p w:rsidR="00D755F2" w:rsidRPr="00146B92" w:rsidRDefault="00D755F2" w:rsidP="00D755F2">
      <w:pPr>
        <w:rPr>
          <w:b/>
        </w:rPr>
      </w:pPr>
      <w:r>
        <w:t>REFERENCIA:</w:t>
      </w:r>
      <w:r>
        <w:tab/>
      </w:r>
      <w:r>
        <w:rPr>
          <w:b/>
        </w:rPr>
        <w:t xml:space="preserve">PULPA    </w:t>
      </w:r>
      <w:r>
        <w:rPr>
          <w:b/>
          <w:u w:val="single"/>
        </w:rPr>
        <w:t>GUANABANA</w:t>
      </w:r>
      <w:r>
        <w:rPr>
          <w:b/>
        </w:rPr>
        <w:t xml:space="preserve">    90  GMS</w:t>
      </w:r>
    </w:p>
    <w:p w:rsidR="00D755F2" w:rsidRDefault="00D755F2" w:rsidP="00D755F2">
      <w:r>
        <w:tab/>
      </w:r>
      <w:r>
        <w:tab/>
      </w:r>
      <w:r>
        <w:tab/>
      </w:r>
    </w:p>
    <w:p w:rsidR="00D755F2" w:rsidRDefault="00D755F2" w:rsidP="00D755F2"/>
    <w:p w:rsidR="00D755F2" w:rsidRDefault="00D755F2" w:rsidP="00D755F2">
      <w:r>
        <w:rPr>
          <w:b/>
          <w:bCs/>
          <w:u w:val="single"/>
        </w:rPr>
        <w:t>NOTA:</w:t>
      </w:r>
      <w:r>
        <w:t xml:space="preserve">  </w:t>
      </w:r>
      <w:r>
        <w:tab/>
        <w:t>- Cyreles   en  su planta.</w:t>
      </w:r>
      <w:r>
        <w:tab/>
      </w:r>
    </w:p>
    <w:p w:rsidR="00D755F2" w:rsidRDefault="00D755F2" w:rsidP="00D755F2">
      <w:pPr>
        <w:pStyle w:val="Prrafodelista"/>
        <w:numPr>
          <w:ilvl w:val="0"/>
          <w:numId w:val="2"/>
        </w:numPr>
      </w:pPr>
      <w:r>
        <w:t xml:space="preserve"> Se aprueba  impresión</w:t>
      </w:r>
    </w:p>
    <w:p w:rsidR="00D755F2" w:rsidRDefault="00D755F2" w:rsidP="00D755F2">
      <w:pPr>
        <w:pStyle w:val="Prrafodelista"/>
        <w:numPr>
          <w:ilvl w:val="0"/>
          <w:numId w:val="2"/>
        </w:numPr>
        <w:rPr>
          <w:b/>
        </w:rPr>
      </w:pPr>
      <w:r w:rsidRPr="00B17D3F">
        <w:rPr>
          <w:b/>
        </w:rPr>
        <w:t>UTILIZAR  TINTAS ANTIGRASA</w:t>
      </w:r>
    </w:p>
    <w:p w:rsidR="00D755F2" w:rsidRDefault="00D755F2" w:rsidP="00D755F2">
      <w:pPr>
        <w:pStyle w:val="Prrafodelista"/>
        <w:numPr>
          <w:ilvl w:val="0"/>
          <w:numId w:val="2"/>
        </w:numPr>
        <w:rPr>
          <w:b/>
        </w:rPr>
      </w:pPr>
      <w:r>
        <w:rPr>
          <w:b/>
        </w:rPr>
        <w:t>CONTROLAR DESPRENDIMIENTO DE TINTA</w:t>
      </w:r>
    </w:p>
    <w:p w:rsidR="00D755F2" w:rsidRPr="007B7283" w:rsidRDefault="00D755F2" w:rsidP="00D755F2">
      <w:pPr>
        <w:rPr>
          <w:sz w:val="44"/>
          <w:szCs w:val="44"/>
        </w:rPr>
      </w:pPr>
    </w:p>
    <w:p w:rsidR="00D755F2" w:rsidRDefault="00D755F2" w:rsidP="00D755F2"/>
    <w:p w:rsidR="00D755F2" w:rsidRDefault="00D755F2" w:rsidP="00D755F2">
      <w:r>
        <w:t>Agradezco la atención y colaboración prestada.</w:t>
      </w:r>
    </w:p>
    <w:p w:rsidR="00D755F2" w:rsidRDefault="00D755F2" w:rsidP="00D755F2"/>
    <w:p w:rsidR="00D755F2" w:rsidRDefault="00D755F2" w:rsidP="00D755F2">
      <w:r>
        <w:t>Cordialmente,</w:t>
      </w:r>
    </w:p>
    <w:p w:rsidR="00D755F2" w:rsidRPr="00F4077E" w:rsidRDefault="00D755F2" w:rsidP="00D755F2">
      <w:pPr>
        <w:rPr>
          <w:b/>
        </w:rPr>
      </w:pPr>
    </w:p>
    <w:p w:rsidR="00D755F2" w:rsidRDefault="00D755F2" w:rsidP="00D755F2"/>
    <w:p w:rsidR="00D755F2" w:rsidRDefault="00D755F2" w:rsidP="00D755F2">
      <w:r>
        <w:lastRenderedPageBreak/>
        <w:t>RICARDO CASAS ZAPATA</w:t>
      </w:r>
    </w:p>
    <w:p w:rsidR="00D755F2" w:rsidRDefault="00D755F2" w:rsidP="00D755F2">
      <w:r>
        <w:t>Director.</w:t>
      </w:r>
    </w:p>
    <w:p w:rsidR="00D755F2" w:rsidRDefault="00D755F2" w:rsidP="00D755F2">
      <w:pPr>
        <w:rPr>
          <w:b/>
        </w:rPr>
      </w:pPr>
    </w:p>
    <w:p w:rsidR="00D755F2" w:rsidRDefault="00D755F2" w:rsidP="00280724">
      <w:pPr>
        <w:rPr>
          <w:b/>
        </w:rPr>
      </w:pPr>
    </w:p>
    <w:p w:rsidR="00A80CCD" w:rsidRDefault="00A80CCD" w:rsidP="00280724">
      <w:pPr>
        <w:rPr>
          <w:b/>
        </w:rPr>
      </w:pPr>
    </w:p>
    <w:p w:rsidR="00A80CCD" w:rsidRDefault="00A80CCD" w:rsidP="00A80CCD">
      <w:pPr>
        <w:rPr>
          <w:b/>
        </w:rPr>
      </w:pPr>
    </w:p>
    <w:p w:rsidR="00A80CCD" w:rsidRDefault="00A80CCD" w:rsidP="00A80CCD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A80CCD" w:rsidRDefault="00A80CCD" w:rsidP="00A80CCD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A80CCD" w:rsidRDefault="00A80CCD" w:rsidP="00A80CCD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A80CCD" w:rsidRDefault="00A80CCD" w:rsidP="00A80CCD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A80CCD" w:rsidRDefault="00A80CCD" w:rsidP="00A80CCD"/>
    <w:p w:rsidR="00A80CCD" w:rsidRDefault="00A80CCD" w:rsidP="00A80CCD"/>
    <w:p w:rsidR="00A80CCD" w:rsidRDefault="00A80CCD" w:rsidP="00A80CCD">
      <w:pPr>
        <w:pStyle w:val="Ttulo1"/>
      </w:pPr>
      <w:r>
        <w:t>ORD EN DE TRABAJO    N°      08510</w:t>
      </w:r>
    </w:p>
    <w:p w:rsidR="00A80CCD" w:rsidRDefault="00A80CCD" w:rsidP="00A80CCD"/>
    <w:p w:rsidR="00A80CCD" w:rsidRDefault="00A80CCD" w:rsidP="00A80CCD">
      <w:r>
        <w:t>FECHA:</w:t>
      </w:r>
      <w:r>
        <w:tab/>
        <w:t>Medellín,   Junio   20   de   2011</w:t>
      </w:r>
    </w:p>
    <w:p w:rsidR="00A80CCD" w:rsidRDefault="00A80CCD" w:rsidP="00A80CCD">
      <w:r>
        <w:t>PARA:</w:t>
      </w:r>
      <w:r>
        <w:tab/>
      </w:r>
      <w:r>
        <w:tab/>
        <w:t>PLÁSTICOS DARMA</w:t>
      </w:r>
    </w:p>
    <w:p w:rsidR="00A80CCD" w:rsidRDefault="00A80CCD" w:rsidP="00A80CCD">
      <w:r>
        <w:t>ATENCIÓN:</w:t>
      </w:r>
      <w:r>
        <w:tab/>
        <w:t>Sr. Darío Jaramillo</w:t>
      </w:r>
    </w:p>
    <w:p w:rsidR="00A80CCD" w:rsidRDefault="00A80CCD" w:rsidP="00A80CCD">
      <w:r>
        <w:tab/>
      </w:r>
      <w:r>
        <w:tab/>
        <w:t>Gerente.</w:t>
      </w:r>
    </w:p>
    <w:p w:rsidR="00A80CCD" w:rsidRDefault="00A80CCD" w:rsidP="00A80CCD"/>
    <w:p w:rsidR="00A80CCD" w:rsidRDefault="00A80CCD" w:rsidP="00A80CCD">
      <w:r>
        <w:t>Apreciado Don Darío:</w:t>
      </w:r>
    </w:p>
    <w:p w:rsidR="00A80CCD" w:rsidRDefault="00A80CCD" w:rsidP="00A80CCD"/>
    <w:p w:rsidR="00A80CCD" w:rsidRDefault="00A80CCD" w:rsidP="00A80CCD">
      <w:r>
        <w:t>Con la presente estamos solicitando el siguiente Material   :</w:t>
      </w:r>
    </w:p>
    <w:p w:rsidR="00A80CCD" w:rsidRDefault="00A80CCD" w:rsidP="00A80CCD"/>
    <w:p w:rsidR="00A80CCD" w:rsidRDefault="00A80CCD" w:rsidP="00A80CCD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A80CCD" w:rsidRDefault="00A80CCD" w:rsidP="00A80CCD">
      <w:pPr>
        <w:rPr>
          <w:b/>
          <w:bCs/>
          <w:u w:val="single"/>
        </w:rPr>
      </w:pPr>
    </w:p>
    <w:p w:rsidR="00A80CCD" w:rsidRDefault="00A80CCD" w:rsidP="00A80CCD">
      <w:r>
        <w:t>MATERIAL:</w:t>
      </w:r>
      <w:r>
        <w:tab/>
      </w:r>
      <w:r>
        <w:tab/>
        <w:t>Polietileno Alta Densidad Pigmentado BLANCO Tubular.</w:t>
      </w:r>
    </w:p>
    <w:p w:rsidR="00A80CCD" w:rsidRDefault="00A80CCD" w:rsidP="00A80CCD">
      <w:r>
        <w:t>MEDIDA:</w:t>
      </w:r>
      <w:r>
        <w:tab/>
      </w:r>
      <w:r>
        <w:tab/>
      </w:r>
      <w:r>
        <w:rPr>
          <w:b/>
        </w:rPr>
        <w:t>35</w:t>
      </w:r>
      <w:r w:rsidRPr="00444F82">
        <w:rPr>
          <w:b/>
        </w:rPr>
        <w:t xml:space="preserve">  Cms</w:t>
      </w:r>
      <w:r>
        <w:t>.</w:t>
      </w:r>
    </w:p>
    <w:p w:rsidR="00A80CCD" w:rsidRDefault="00A80CCD" w:rsidP="00A80CCD">
      <w:pPr>
        <w:rPr>
          <w:b/>
          <w:bCs/>
        </w:rPr>
      </w:pPr>
      <w:r>
        <w:t>CALIBRE:</w:t>
      </w:r>
      <w:r>
        <w:tab/>
      </w:r>
      <w:r>
        <w:tab/>
      </w:r>
      <w:r w:rsidRPr="00B460D7">
        <w:rPr>
          <w:b/>
        </w:rPr>
        <w:t>2.5</w:t>
      </w:r>
      <w:r>
        <w:t xml:space="preserve"> </w:t>
      </w:r>
      <w:r>
        <w:rPr>
          <w:b/>
          <w:bCs/>
        </w:rPr>
        <w:t xml:space="preserve">  ”</w:t>
      </w:r>
    </w:p>
    <w:p w:rsidR="00A80CCD" w:rsidRDefault="00A80CCD" w:rsidP="00A80CCD">
      <w:r>
        <w:t>COLOR:</w:t>
      </w:r>
      <w:r>
        <w:tab/>
      </w:r>
      <w:r>
        <w:tab/>
        <w:t>BLANCO  ( Según muestra  )</w:t>
      </w:r>
    </w:p>
    <w:p w:rsidR="00A80CCD" w:rsidRDefault="00A80CCD" w:rsidP="00A80CCD">
      <w:r>
        <w:t>TRATADO:</w:t>
      </w:r>
      <w:r>
        <w:tab/>
      </w:r>
      <w:r>
        <w:tab/>
        <w:t>2 Caras.</w:t>
      </w:r>
    </w:p>
    <w:p w:rsidR="00A80CCD" w:rsidRDefault="00A80CCD" w:rsidP="00A80CCD">
      <w:pPr>
        <w:rPr>
          <w:b/>
          <w:bCs/>
        </w:rPr>
      </w:pPr>
      <w:r>
        <w:t>CANTIDAD:</w:t>
      </w:r>
      <w:r>
        <w:tab/>
        <w:t xml:space="preserve">            190 </w:t>
      </w:r>
      <w:r>
        <w:rPr>
          <w:b/>
        </w:rPr>
        <w:t xml:space="preserve"> </w:t>
      </w:r>
      <w:r>
        <w:t xml:space="preserve">  Kg.</w:t>
      </w:r>
      <w:r>
        <w:rPr>
          <w:b/>
          <w:bCs/>
        </w:rPr>
        <w:t xml:space="preserve"> </w:t>
      </w:r>
    </w:p>
    <w:p w:rsidR="00A80CCD" w:rsidRDefault="00A80CCD" w:rsidP="00A80CCD">
      <w:r>
        <w:t>REFERENCIA:</w:t>
      </w:r>
      <w:r>
        <w:tab/>
      </w:r>
      <w:r>
        <w:rPr>
          <w:b/>
        </w:rPr>
        <w:t>PLASTIQUIMICA  PEQUEÑA</w:t>
      </w:r>
    </w:p>
    <w:p w:rsidR="00A80CCD" w:rsidRDefault="00A80CCD" w:rsidP="00A80CCD">
      <w:r>
        <w:t>COLORES:</w:t>
      </w:r>
      <w:r>
        <w:tab/>
      </w:r>
      <w:r>
        <w:tab/>
        <w:t>2 ( Gris -  Rojo)</w:t>
      </w:r>
    </w:p>
    <w:p w:rsidR="00A80CCD" w:rsidRDefault="00A80CCD" w:rsidP="00A80CCD">
      <w:r>
        <w:t>CARAS:</w:t>
      </w:r>
      <w:r>
        <w:tab/>
      </w:r>
      <w:r>
        <w:tab/>
        <w:t>2</w:t>
      </w:r>
    </w:p>
    <w:p w:rsidR="00A80CCD" w:rsidRDefault="00A80CCD" w:rsidP="00A80CCD">
      <w:r>
        <w:t>REPETICIÓN:</w:t>
      </w:r>
      <w:r>
        <w:tab/>
        <w:t>Continua</w:t>
      </w:r>
    </w:p>
    <w:p w:rsidR="00A80CCD" w:rsidRDefault="00A80CCD" w:rsidP="00A80CCD">
      <w:r>
        <w:t>RODILLO:</w:t>
      </w:r>
      <w:r>
        <w:tab/>
      </w:r>
      <w:r>
        <w:tab/>
      </w:r>
      <w:r w:rsidRPr="001D3669">
        <w:rPr>
          <w:b/>
        </w:rPr>
        <w:t>38</w:t>
      </w:r>
    </w:p>
    <w:p w:rsidR="00A80CCD" w:rsidRPr="006537EA" w:rsidRDefault="00A80CCD" w:rsidP="00A80CCD">
      <w:pPr>
        <w:rPr>
          <w:b/>
        </w:rPr>
      </w:pPr>
      <w:r>
        <w:t>BOLSA:</w:t>
      </w:r>
      <w:r>
        <w:tab/>
      </w:r>
      <w:r>
        <w:tab/>
      </w:r>
      <w:r w:rsidRPr="006537EA">
        <w:rPr>
          <w:b/>
        </w:rPr>
        <w:t xml:space="preserve">35  x  175  </w:t>
      </w:r>
      <w:r>
        <w:rPr>
          <w:b/>
        </w:rPr>
        <w:t xml:space="preserve">  </w:t>
      </w:r>
      <w:r w:rsidRPr="006537EA">
        <w:rPr>
          <w:b/>
        </w:rPr>
        <w:t>cms</w:t>
      </w:r>
    </w:p>
    <w:p w:rsidR="00A80CCD" w:rsidRDefault="00A80CCD" w:rsidP="00A80CCD">
      <w:r>
        <w:t>SELLADO:</w:t>
      </w:r>
      <w:r>
        <w:tab/>
      </w:r>
      <w:r>
        <w:tab/>
        <w:t>Para selle de Fondo.</w:t>
      </w:r>
    </w:p>
    <w:p w:rsidR="00A80CCD" w:rsidRDefault="00A80CCD" w:rsidP="00A80CCD"/>
    <w:p w:rsidR="00A80CCD" w:rsidRDefault="00A80CCD" w:rsidP="00A80CCD"/>
    <w:p w:rsidR="00A80CCD" w:rsidRDefault="00A80CCD" w:rsidP="00A80CCD">
      <w:r>
        <w:rPr>
          <w:b/>
          <w:bCs/>
          <w:u w:val="single"/>
        </w:rPr>
        <w:t>NOTA:</w:t>
      </w:r>
      <w:r>
        <w:t xml:space="preserve">  * Los cyreles   Se encuentran en su planta</w:t>
      </w:r>
    </w:p>
    <w:p w:rsidR="00A80CCD" w:rsidRDefault="00A80CCD" w:rsidP="00A80CCD">
      <w:pPr>
        <w:numPr>
          <w:ilvl w:val="0"/>
          <w:numId w:val="1"/>
        </w:numPr>
      </w:pPr>
      <w:r>
        <w:t>Se envían muestra física  para tonos , alturas  y  pigmentación</w:t>
      </w:r>
    </w:p>
    <w:p w:rsidR="00A80CCD" w:rsidRDefault="00A80CCD" w:rsidP="00A80CCD"/>
    <w:p w:rsidR="00A80CCD" w:rsidRPr="00315AED" w:rsidRDefault="00A80CCD" w:rsidP="00A80CCD">
      <w:pPr>
        <w:numPr>
          <w:ilvl w:val="0"/>
          <w:numId w:val="1"/>
        </w:numPr>
      </w:pPr>
      <w:r w:rsidRPr="00393DAD">
        <w:rPr>
          <w:b/>
          <w:u w:val="single"/>
        </w:rPr>
        <w:t>Utilizar tinta negra</w:t>
      </w:r>
      <w:r>
        <w:t xml:space="preserve"> </w:t>
      </w:r>
      <w:r w:rsidRPr="00393DAD">
        <w:rPr>
          <w:b/>
          <w:u w:val="single"/>
        </w:rPr>
        <w:t>ANTIGRASA</w:t>
      </w:r>
    </w:p>
    <w:p w:rsidR="00A80CCD" w:rsidRDefault="00A80CCD" w:rsidP="00A80CCD"/>
    <w:p w:rsidR="00A80CCD" w:rsidRPr="0098114D" w:rsidRDefault="00A80CCD" w:rsidP="00A80CCD">
      <w:pPr>
        <w:rPr>
          <w:b/>
          <w:u w:val="single"/>
        </w:rPr>
      </w:pPr>
    </w:p>
    <w:p w:rsidR="00A80CCD" w:rsidRDefault="00A80CCD" w:rsidP="00A80CCD">
      <w:r>
        <w:t>Agradezco la atención y colaboración prestada.</w:t>
      </w:r>
    </w:p>
    <w:p w:rsidR="00A80CCD" w:rsidRDefault="00A80CCD" w:rsidP="00A80CCD"/>
    <w:p w:rsidR="00A80CCD" w:rsidRDefault="00A80CCD" w:rsidP="00A80CCD"/>
    <w:p w:rsidR="00A80CCD" w:rsidRDefault="00A80CCD" w:rsidP="00A80CCD">
      <w:r>
        <w:t>Cordialmente</w:t>
      </w:r>
    </w:p>
    <w:p w:rsidR="00A80CCD" w:rsidRDefault="00A80CCD" w:rsidP="00A80CCD"/>
    <w:p w:rsidR="00A80CCD" w:rsidRDefault="00A80CCD" w:rsidP="00A80CCD"/>
    <w:p w:rsidR="00A80CCD" w:rsidRDefault="00A80CCD" w:rsidP="00A80CCD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A80CCD" w:rsidRDefault="00A80CCD" w:rsidP="00A80CCD">
      <w:r>
        <w:t>Director.</w:t>
      </w:r>
    </w:p>
    <w:p w:rsidR="00A80CCD" w:rsidRDefault="00A80CCD" w:rsidP="00280724">
      <w:pPr>
        <w:rPr>
          <w:b/>
        </w:rPr>
      </w:pPr>
    </w:p>
    <w:p w:rsidR="0036588E" w:rsidRDefault="0036588E" w:rsidP="00280724">
      <w:pPr>
        <w:rPr>
          <w:b/>
        </w:rPr>
      </w:pPr>
    </w:p>
    <w:p w:rsidR="0036588E" w:rsidRDefault="0036588E" w:rsidP="0036588E"/>
    <w:p w:rsidR="0036588E" w:rsidRDefault="0036588E" w:rsidP="0036588E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36588E" w:rsidRDefault="0036588E" w:rsidP="0036588E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36588E" w:rsidRDefault="0036588E" w:rsidP="0036588E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36588E" w:rsidRDefault="0036588E" w:rsidP="0036588E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36588E" w:rsidRDefault="0036588E" w:rsidP="0036588E"/>
    <w:p w:rsidR="0036588E" w:rsidRDefault="0036588E" w:rsidP="0036588E">
      <w:pPr>
        <w:pStyle w:val="Ttulo1"/>
      </w:pPr>
      <w:r>
        <w:t>ORDEN DE TRABAJO   N°      08508</w:t>
      </w:r>
    </w:p>
    <w:p w:rsidR="0036588E" w:rsidRDefault="0036588E" w:rsidP="0036588E"/>
    <w:p w:rsidR="0036588E" w:rsidRDefault="0036588E" w:rsidP="0036588E">
      <w:r>
        <w:t>FECHA:</w:t>
      </w:r>
      <w:r>
        <w:tab/>
        <w:t>Medellín,  Junio    20    de   2011</w:t>
      </w:r>
    </w:p>
    <w:p w:rsidR="0036588E" w:rsidRDefault="0036588E" w:rsidP="0036588E">
      <w:r>
        <w:t>PARA:</w:t>
      </w:r>
      <w:r>
        <w:tab/>
      </w:r>
      <w:r>
        <w:tab/>
        <w:t>PLÁSTICOS DARMA</w:t>
      </w:r>
    </w:p>
    <w:p w:rsidR="0036588E" w:rsidRDefault="0036588E" w:rsidP="0036588E">
      <w:r>
        <w:t>ATENCIÓN:</w:t>
      </w:r>
      <w:r>
        <w:tab/>
        <w:t>Sr. Darío Jaramillo</w:t>
      </w:r>
    </w:p>
    <w:p w:rsidR="0036588E" w:rsidRDefault="0036588E" w:rsidP="0036588E">
      <w:r>
        <w:tab/>
      </w:r>
      <w:r>
        <w:tab/>
        <w:t>Gerente.</w:t>
      </w:r>
    </w:p>
    <w:p w:rsidR="0036588E" w:rsidRDefault="0036588E" w:rsidP="0036588E"/>
    <w:p w:rsidR="0036588E" w:rsidRDefault="0036588E" w:rsidP="0036588E">
      <w:r>
        <w:t>Apreciado Don Darío:</w:t>
      </w:r>
    </w:p>
    <w:p w:rsidR="0036588E" w:rsidRDefault="0036588E" w:rsidP="0036588E"/>
    <w:p w:rsidR="0036588E" w:rsidRDefault="0036588E" w:rsidP="0036588E">
      <w:r>
        <w:t>Con la presente estamos solicitando el siguiente Material   :</w:t>
      </w:r>
    </w:p>
    <w:p w:rsidR="0036588E" w:rsidRDefault="0036588E" w:rsidP="0036588E"/>
    <w:p w:rsidR="0036588E" w:rsidRDefault="0036588E" w:rsidP="0036588E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36588E" w:rsidRDefault="0036588E" w:rsidP="0036588E">
      <w:pPr>
        <w:rPr>
          <w:b/>
          <w:bCs/>
          <w:u w:val="single"/>
        </w:rPr>
      </w:pPr>
      <w:r>
        <w:rPr>
          <w:b/>
          <w:bCs/>
        </w:rPr>
        <w:tab/>
      </w:r>
    </w:p>
    <w:p w:rsidR="0036588E" w:rsidRDefault="0036588E" w:rsidP="0036588E">
      <w:r>
        <w:t>MATERIAL:</w:t>
      </w:r>
      <w:r>
        <w:tab/>
      </w:r>
      <w:r>
        <w:tab/>
        <w:t>Polietileno Alta Densidad Pigmentado BLANCO Tubular.</w:t>
      </w:r>
    </w:p>
    <w:p w:rsidR="0036588E" w:rsidRDefault="0036588E" w:rsidP="0036588E">
      <w:r>
        <w:t>MEDIDA:</w:t>
      </w:r>
      <w:r>
        <w:tab/>
      </w:r>
      <w:r>
        <w:tab/>
      </w:r>
      <w:r w:rsidRPr="00444F82">
        <w:rPr>
          <w:b/>
        </w:rPr>
        <w:t xml:space="preserve">43 </w:t>
      </w:r>
      <w:r>
        <w:rPr>
          <w:b/>
        </w:rPr>
        <w:t xml:space="preserve"> </w:t>
      </w:r>
      <w:r w:rsidRPr="00444F82">
        <w:rPr>
          <w:b/>
        </w:rPr>
        <w:t xml:space="preserve"> Cms</w:t>
      </w:r>
      <w:r>
        <w:t>.</w:t>
      </w:r>
    </w:p>
    <w:p w:rsidR="0036588E" w:rsidRPr="005C3173" w:rsidRDefault="0036588E" w:rsidP="0036588E">
      <w:pPr>
        <w:rPr>
          <w:b/>
          <w:bCs/>
        </w:rPr>
      </w:pPr>
      <w:r>
        <w:t>CALIBRE:</w:t>
      </w:r>
      <w:r>
        <w:tab/>
      </w:r>
      <w:r>
        <w:tab/>
      </w:r>
      <w:r w:rsidRPr="005C3173">
        <w:rPr>
          <w:b/>
        </w:rPr>
        <w:t xml:space="preserve">2.5 </w:t>
      </w:r>
      <w:r w:rsidRPr="005C3173">
        <w:rPr>
          <w:b/>
          <w:bCs/>
        </w:rPr>
        <w:t xml:space="preserve">  ”</w:t>
      </w:r>
    </w:p>
    <w:p w:rsidR="0036588E" w:rsidRDefault="0036588E" w:rsidP="0036588E">
      <w:r>
        <w:t>COLOR:</w:t>
      </w:r>
      <w:r>
        <w:tab/>
      </w:r>
      <w:r>
        <w:tab/>
        <w:t>BLANCO  ( Según muestra  )</w:t>
      </w:r>
    </w:p>
    <w:p w:rsidR="0036588E" w:rsidRDefault="0036588E" w:rsidP="0036588E">
      <w:r>
        <w:t>TRATADO:</w:t>
      </w:r>
      <w:r>
        <w:tab/>
      </w:r>
      <w:r>
        <w:tab/>
        <w:t>2 Caras.</w:t>
      </w:r>
    </w:p>
    <w:p w:rsidR="0036588E" w:rsidRDefault="0036588E" w:rsidP="0036588E">
      <w:pPr>
        <w:rPr>
          <w:b/>
          <w:bCs/>
        </w:rPr>
      </w:pPr>
      <w:r>
        <w:t>CANTIDAD:</w:t>
      </w:r>
      <w:r>
        <w:tab/>
      </w:r>
      <w:r>
        <w:tab/>
      </w:r>
      <w:r>
        <w:rPr>
          <w:b/>
        </w:rPr>
        <w:t xml:space="preserve">120 </w:t>
      </w:r>
      <w:r>
        <w:t xml:space="preserve">   Kg</w:t>
      </w:r>
    </w:p>
    <w:p w:rsidR="0036588E" w:rsidRDefault="0036588E" w:rsidP="0036588E">
      <w:r>
        <w:t>REFERENCIA:</w:t>
      </w:r>
      <w:r>
        <w:tab/>
      </w:r>
      <w:r>
        <w:rPr>
          <w:b/>
        </w:rPr>
        <w:t>PLASTIQUIMICA   MEDIANA</w:t>
      </w:r>
    </w:p>
    <w:p w:rsidR="0036588E" w:rsidRDefault="0036588E" w:rsidP="0036588E">
      <w:r>
        <w:t>COLORES:</w:t>
      </w:r>
      <w:r>
        <w:tab/>
      </w:r>
      <w:r>
        <w:tab/>
        <w:t>2 ( Gris -  Rojo)</w:t>
      </w:r>
    </w:p>
    <w:p w:rsidR="0036588E" w:rsidRDefault="0036588E" w:rsidP="0036588E">
      <w:r>
        <w:t>CARAS:</w:t>
      </w:r>
      <w:r>
        <w:tab/>
      </w:r>
      <w:r>
        <w:tab/>
        <w:t>2</w:t>
      </w:r>
    </w:p>
    <w:p w:rsidR="0036588E" w:rsidRDefault="0036588E" w:rsidP="0036588E">
      <w:r>
        <w:t>REPETICIÓN:</w:t>
      </w:r>
      <w:r>
        <w:tab/>
        <w:t>Continua</w:t>
      </w:r>
    </w:p>
    <w:p w:rsidR="0036588E" w:rsidRDefault="0036588E" w:rsidP="0036588E">
      <w:r>
        <w:t>RODILLO:</w:t>
      </w:r>
      <w:r>
        <w:tab/>
      </w:r>
      <w:r>
        <w:tab/>
        <w:t>38</w:t>
      </w:r>
    </w:p>
    <w:p w:rsidR="0036588E" w:rsidRDefault="0036588E" w:rsidP="0036588E">
      <w:r>
        <w:t>BOLSA:</w:t>
      </w:r>
      <w:r>
        <w:tab/>
      </w:r>
      <w:r>
        <w:tab/>
      </w:r>
      <w:r w:rsidRPr="003B158B">
        <w:rPr>
          <w:b/>
        </w:rPr>
        <w:t>43 x  190  cms</w:t>
      </w:r>
    </w:p>
    <w:p w:rsidR="0036588E" w:rsidRDefault="0036588E" w:rsidP="0036588E">
      <w:r>
        <w:t>SELLADO:</w:t>
      </w:r>
      <w:r>
        <w:tab/>
      </w:r>
      <w:r>
        <w:tab/>
        <w:t>Para selle de Fondo.</w:t>
      </w:r>
    </w:p>
    <w:p w:rsidR="0036588E" w:rsidRDefault="0036588E" w:rsidP="0036588E"/>
    <w:p w:rsidR="0036588E" w:rsidRDefault="0036588E" w:rsidP="0036588E"/>
    <w:p w:rsidR="0036588E" w:rsidRDefault="0036588E" w:rsidP="0036588E">
      <w:r>
        <w:rPr>
          <w:b/>
          <w:bCs/>
          <w:u w:val="single"/>
        </w:rPr>
        <w:t>NOTA:</w:t>
      </w:r>
      <w:r>
        <w:t xml:space="preserve">  * Los cyreles   Se encuentran en su planta</w:t>
      </w:r>
    </w:p>
    <w:p w:rsidR="0036588E" w:rsidRDefault="0036588E" w:rsidP="0036588E">
      <w:pPr>
        <w:numPr>
          <w:ilvl w:val="0"/>
          <w:numId w:val="1"/>
        </w:numPr>
      </w:pPr>
      <w:r>
        <w:t>Se envían muestra física  para tonos , alturas  y pigmentación</w:t>
      </w:r>
    </w:p>
    <w:p w:rsidR="0036588E" w:rsidRDefault="0036588E" w:rsidP="0036588E">
      <w:pPr>
        <w:ind w:left="885"/>
      </w:pPr>
    </w:p>
    <w:p w:rsidR="0036588E" w:rsidRPr="00315AED" w:rsidRDefault="0036588E" w:rsidP="0036588E">
      <w:pPr>
        <w:numPr>
          <w:ilvl w:val="0"/>
          <w:numId w:val="1"/>
        </w:numPr>
      </w:pPr>
      <w:r w:rsidRPr="00393DAD">
        <w:rPr>
          <w:b/>
          <w:u w:val="single"/>
        </w:rPr>
        <w:t>Utilizar tinta negra</w:t>
      </w:r>
      <w:r>
        <w:t xml:space="preserve">   </w:t>
      </w:r>
      <w:r w:rsidRPr="00393DAD">
        <w:rPr>
          <w:b/>
          <w:u w:val="single"/>
        </w:rPr>
        <w:t>ANTIGRASA</w:t>
      </w:r>
    </w:p>
    <w:p w:rsidR="0036588E" w:rsidRDefault="0036588E" w:rsidP="0036588E"/>
    <w:p w:rsidR="0036588E" w:rsidRPr="0098114D" w:rsidRDefault="0036588E" w:rsidP="0036588E">
      <w:pPr>
        <w:rPr>
          <w:b/>
          <w:u w:val="single"/>
        </w:rPr>
      </w:pPr>
    </w:p>
    <w:p w:rsidR="0036588E" w:rsidRDefault="0036588E" w:rsidP="0036588E">
      <w:r>
        <w:t>Agradezco la atención y colaboración prestada.</w:t>
      </w:r>
    </w:p>
    <w:p w:rsidR="0036588E" w:rsidRDefault="0036588E" w:rsidP="0036588E"/>
    <w:p w:rsidR="0036588E" w:rsidRDefault="0036588E" w:rsidP="0036588E">
      <w:r>
        <w:t>Cordialmente,</w:t>
      </w:r>
    </w:p>
    <w:p w:rsidR="0036588E" w:rsidRDefault="0036588E" w:rsidP="0036588E"/>
    <w:p w:rsidR="0036588E" w:rsidRPr="008D4091" w:rsidRDefault="0036588E" w:rsidP="0036588E">
      <w:pPr>
        <w:rPr>
          <w:b/>
        </w:rPr>
      </w:pPr>
    </w:p>
    <w:p w:rsidR="0036588E" w:rsidRDefault="0036588E" w:rsidP="0036588E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36588E" w:rsidRDefault="0036588E" w:rsidP="0036588E">
      <w:r>
        <w:lastRenderedPageBreak/>
        <w:t>Director.</w:t>
      </w:r>
    </w:p>
    <w:p w:rsidR="0036588E" w:rsidRDefault="0036588E" w:rsidP="00280724">
      <w:pPr>
        <w:rPr>
          <w:b/>
        </w:rPr>
      </w:pPr>
    </w:p>
    <w:p w:rsidR="0036588E" w:rsidRDefault="0036588E" w:rsidP="00280724">
      <w:pPr>
        <w:rPr>
          <w:b/>
        </w:rPr>
      </w:pPr>
    </w:p>
    <w:p w:rsidR="0036588E" w:rsidRDefault="0036588E" w:rsidP="00280724">
      <w:pPr>
        <w:rPr>
          <w:b/>
        </w:rPr>
      </w:pPr>
    </w:p>
    <w:p w:rsidR="0036588E" w:rsidRDefault="0036588E" w:rsidP="00280724">
      <w:pPr>
        <w:rPr>
          <w:b/>
        </w:rPr>
      </w:pPr>
    </w:p>
    <w:p w:rsidR="0036588E" w:rsidRDefault="0036588E" w:rsidP="0036588E">
      <w:pPr>
        <w:rPr>
          <w:b/>
        </w:rPr>
      </w:pPr>
    </w:p>
    <w:p w:rsidR="0036588E" w:rsidRDefault="0036588E" w:rsidP="0036588E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36588E" w:rsidRDefault="0036588E" w:rsidP="0036588E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36588E" w:rsidRDefault="0036588E" w:rsidP="0036588E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36588E" w:rsidRDefault="0036588E" w:rsidP="0036588E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36588E" w:rsidRDefault="0036588E" w:rsidP="0036588E">
      <w:pPr>
        <w:pStyle w:val="Ttulo1"/>
      </w:pPr>
    </w:p>
    <w:p w:rsidR="0036588E" w:rsidRDefault="0036588E" w:rsidP="0036588E">
      <w:pPr>
        <w:pStyle w:val="Ttulo1"/>
      </w:pPr>
      <w:r>
        <w:t>ORDEN DE TRABAJO   N °      08515</w:t>
      </w:r>
    </w:p>
    <w:p w:rsidR="0036588E" w:rsidRDefault="0036588E" w:rsidP="0036588E"/>
    <w:p w:rsidR="0036588E" w:rsidRDefault="0036588E" w:rsidP="0036588E">
      <w:r>
        <w:t>FECHA:</w:t>
      </w:r>
      <w:r>
        <w:tab/>
        <w:t>Medellín,  Junio   21   de   2011</w:t>
      </w:r>
    </w:p>
    <w:p w:rsidR="0036588E" w:rsidRDefault="0036588E" w:rsidP="0036588E">
      <w:r>
        <w:t>PARA:</w:t>
      </w:r>
      <w:r>
        <w:tab/>
      </w:r>
      <w:r>
        <w:tab/>
        <w:t>PLÁSTICOS DARMA</w:t>
      </w:r>
    </w:p>
    <w:p w:rsidR="0036588E" w:rsidRDefault="0036588E" w:rsidP="0036588E">
      <w:r>
        <w:t>ATENCIÓN:</w:t>
      </w:r>
      <w:r>
        <w:tab/>
        <w:t>Sr. Darío Jaramillo</w:t>
      </w:r>
    </w:p>
    <w:p w:rsidR="0036588E" w:rsidRDefault="0036588E" w:rsidP="0036588E">
      <w:r>
        <w:tab/>
      </w:r>
      <w:r>
        <w:tab/>
        <w:t>Gerente.</w:t>
      </w:r>
    </w:p>
    <w:p w:rsidR="0036588E" w:rsidRDefault="0036588E" w:rsidP="0036588E"/>
    <w:p w:rsidR="0036588E" w:rsidRDefault="0036588E" w:rsidP="0036588E">
      <w:r>
        <w:t>Apreciado Don Darío:</w:t>
      </w:r>
    </w:p>
    <w:p w:rsidR="0036588E" w:rsidRDefault="0036588E" w:rsidP="0036588E"/>
    <w:p w:rsidR="0036588E" w:rsidRDefault="0036588E" w:rsidP="0036588E">
      <w:r>
        <w:t>Con la presente estamos solicitando el siguiente servicio de  IMPRESIÓN :</w:t>
      </w:r>
    </w:p>
    <w:p w:rsidR="0036588E" w:rsidRDefault="0036588E" w:rsidP="0036588E"/>
    <w:p w:rsidR="0036588E" w:rsidRDefault="0036588E" w:rsidP="0036588E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36588E" w:rsidRDefault="0036588E" w:rsidP="0036588E">
      <w:r>
        <w:t xml:space="preserve">MATERIAL   :           Polipropileno Tubular de </w:t>
      </w:r>
      <w:r>
        <w:rPr>
          <w:b/>
        </w:rPr>
        <w:t>40</w:t>
      </w:r>
      <w:r>
        <w:t xml:space="preserve"> cms</w:t>
      </w:r>
    </w:p>
    <w:p w:rsidR="0036588E" w:rsidRDefault="0036588E" w:rsidP="0036588E">
      <w:r>
        <w:t xml:space="preserve">CLIBRE      :               </w:t>
      </w:r>
      <w:r>
        <w:rPr>
          <w:b/>
        </w:rPr>
        <w:t>2.0  ”</w:t>
      </w:r>
    </w:p>
    <w:p w:rsidR="0036588E" w:rsidRDefault="0036588E" w:rsidP="0036588E">
      <w:r>
        <w:t>REFERENCIA:</w:t>
      </w:r>
      <w:r>
        <w:tab/>
      </w:r>
      <w:r>
        <w:rPr>
          <w:b/>
        </w:rPr>
        <w:t>CARMEL  JEAN   2</w:t>
      </w:r>
    </w:p>
    <w:p w:rsidR="0036588E" w:rsidRDefault="0036588E" w:rsidP="0036588E">
      <w:r>
        <w:t>CANTIDAD    :          750</w:t>
      </w:r>
      <w:r w:rsidRPr="002D5085">
        <w:rPr>
          <w:b/>
        </w:rPr>
        <w:t xml:space="preserve">  </w:t>
      </w:r>
      <w:r>
        <w:t xml:space="preserve">  Kg</w:t>
      </w:r>
    </w:p>
    <w:p w:rsidR="0036588E" w:rsidRDefault="0036588E" w:rsidP="0036588E">
      <w:r>
        <w:t>COLORES:</w:t>
      </w:r>
      <w:r>
        <w:tab/>
      </w:r>
      <w:r>
        <w:tab/>
        <w:t xml:space="preserve">2 (  </w:t>
      </w:r>
      <w:r w:rsidRPr="00E12213">
        <w:rPr>
          <w:b/>
        </w:rPr>
        <w:t xml:space="preserve">BLANCO </w:t>
      </w:r>
      <w:r>
        <w:t xml:space="preserve">– </w:t>
      </w:r>
      <w:r w:rsidRPr="00B11BD2">
        <w:rPr>
          <w:b/>
        </w:rPr>
        <w:t>RUBINE RED C</w:t>
      </w:r>
      <w:r>
        <w:t xml:space="preserve">  )</w:t>
      </w:r>
    </w:p>
    <w:p w:rsidR="0036588E" w:rsidRDefault="0036588E" w:rsidP="0036588E">
      <w:r>
        <w:t>CARAS:</w:t>
      </w:r>
      <w:r>
        <w:tab/>
      </w:r>
      <w:r>
        <w:tab/>
        <w:t>2</w:t>
      </w:r>
    </w:p>
    <w:p w:rsidR="0036588E" w:rsidRDefault="0036588E" w:rsidP="0036588E">
      <w:r>
        <w:t>REPETICIÓN:</w:t>
      </w:r>
      <w:r>
        <w:tab/>
        <w:t>30</w:t>
      </w:r>
    </w:p>
    <w:p w:rsidR="0036588E" w:rsidRDefault="0036588E" w:rsidP="0036588E">
      <w:r>
        <w:t>RODILLO:</w:t>
      </w:r>
      <w:r>
        <w:tab/>
      </w:r>
      <w:r>
        <w:tab/>
        <w:t>30</w:t>
      </w:r>
    </w:p>
    <w:p w:rsidR="0036588E" w:rsidRDefault="0036588E" w:rsidP="0036588E">
      <w:r>
        <w:t>BOLSA:</w:t>
      </w:r>
      <w:r>
        <w:tab/>
      </w:r>
      <w:r>
        <w:tab/>
      </w:r>
      <w:r>
        <w:rPr>
          <w:b/>
        </w:rPr>
        <w:t>30  x  38 + 5</w:t>
      </w:r>
      <w:r>
        <w:t xml:space="preserve">  solapa interna  cms</w:t>
      </w:r>
    </w:p>
    <w:p w:rsidR="0036588E" w:rsidRDefault="0036588E" w:rsidP="0036588E">
      <w:r>
        <w:t>SELLADO:</w:t>
      </w:r>
      <w:r>
        <w:tab/>
      </w:r>
      <w:r>
        <w:tab/>
        <w:t>Para selle lateral.</w:t>
      </w:r>
    </w:p>
    <w:p w:rsidR="0036588E" w:rsidRDefault="0036588E" w:rsidP="0036588E"/>
    <w:p w:rsidR="0036588E" w:rsidRDefault="0036588E" w:rsidP="0036588E">
      <w:r>
        <w:rPr>
          <w:b/>
          <w:bCs/>
          <w:u w:val="single"/>
        </w:rPr>
        <w:t>NOTA:</w:t>
      </w:r>
      <w:r>
        <w:t xml:space="preserve">  </w:t>
      </w:r>
      <w:r>
        <w:rPr>
          <w:b/>
          <w:sz w:val="28"/>
          <w:szCs w:val="28"/>
          <w:u w:val="single"/>
        </w:rPr>
        <w:t>* Cyreles EN SU PLANTA</w:t>
      </w:r>
    </w:p>
    <w:p w:rsidR="0036588E" w:rsidRDefault="0036588E" w:rsidP="0036588E">
      <w:pPr>
        <w:numPr>
          <w:ilvl w:val="0"/>
          <w:numId w:val="3"/>
        </w:numPr>
      </w:pPr>
      <w:r>
        <w:t>Se envían muestra física  para tonos y alturas</w:t>
      </w:r>
    </w:p>
    <w:p w:rsidR="0036588E" w:rsidRDefault="0036588E" w:rsidP="0036588E">
      <w:pPr>
        <w:numPr>
          <w:ilvl w:val="0"/>
          <w:numId w:val="4"/>
        </w:numPr>
        <w:rPr>
          <w:b/>
        </w:rPr>
      </w:pPr>
      <w:r>
        <w:t xml:space="preserve">Se  envía el material de PP de </w:t>
      </w:r>
      <w:r>
        <w:rPr>
          <w:b/>
        </w:rPr>
        <w:t xml:space="preserve">40 </w:t>
      </w:r>
      <w:r>
        <w:t xml:space="preserve"> </w:t>
      </w:r>
      <w:r>
        <w:rPr>
          <w:b/>
        </w:rPr>
        <w:t>cms</w:t>
      </w:r>
    </w:p>
    <w:p w:rsidR="0036588E" w:rsidRDefault="0036588E" w:rsidP="0036588E">
      <w:pPr>
        <w:numPr>
          <w:ilvl w:val="0"/>
          <w:numId w:val="4"/>
        </w:numPr>
        <w:rPr>
          <w:b/>
        </w:rPr>
      </w:pPr>
      <w:r>
        <w:rPr>
          <w:b/>
        </w:rPr>
        <w:t>SE APRUEBA IMPRESION</w:t>
      </w:r>
    </w:p>
    <w:p w:rsidR="0036588E" w:rsidRDefault="0036588E" w:rsidP="0036588E">
      <w:pPr>
        <w:ind w:left="885"/>
      </w:pPr>
    </w:p>
    <w:p w:rsidR="0036588E" w:rsidRDefault="0036588E" w:rsidP="0036588E">
      <w:pPr>
        <w:ind w:left="885"/>
      </w:pPr>
    </w:p>
    <w:p w:rsidR="0036588E" w:rsidRDefault="0036588E" w:rsidP="0036588E">
      <w:r>
        <w:t>Agradezco la atención y colaboración prestada.</w:t>
      </w:r>
    </w:p>
    <w:p w:rsidR="0036588E" w:rsidRDefault="0036588E" w:rsidP="0036588E"/>
    <w:p w:rsidR="0036588E" w:rsidRDefault="0036588E" w:rsidP="0036588E"/>
    <w:p w:rsidR="0036588E" w:rsidRDefault="0036588E" w:rsidP="0036588E">
      <w:r>
        <w:t>Cordialmente,</w:t>
      </w:r>
    </w:p>
    <w:p w:rsidR="0036588E" w:rsidRDefault="0036588E" w:rsidP="0036588E"/>
    <w:p w:rsidR="0036588E" w:rsidRDefault="0036588E" w:rsidP="0036588E"/>
    <w:p w:rsidR="0036588E" w:rsidRDefault="0036588E" w:rsidP="0036588E"/>
    <w:p w:rsidR="0036588E" w:rsidRDefault="0036588E" w:rsidP="0036588E">
      <w:r>
        <w:t>RICARDO CASAS ZAPATA</w:t>
      </w:r>
    </w:p>
    <w:p w:rsidR="0036588E" w:rsidRDefault="0036588E" w:rsidP="0036588E">
      <w:r>
        <w:t>Director.</w:t>
      </w:r>
    </w:p>
    <w:p w:rsidR="0036588E" w:rsidRDefault="0036588E" w:rsidP="0036588E"/>
    <w:p w:rsidR="0036588E" w:rsidRDefault="0036588E" w:rsidP="00280724">
      <w:pPr>
        <w:rPr>
          <w:b/>
        </w:rPr>
      </w:pPr>
    </w:p>
    <w:p w:rsidR="00434DA7" w:rsidRDefault="00434DA7" w:rsidP="00280724">
      <w:pPr>
        <w:rPr>
          <w:b/>
        </w:rPr>
      </w:pPr>
    </w:p>
    <w:p w:rsidR="00434DA7" w:rsidRDefault="00434DA7" w:rsidP="00280724">
      <w:pPr>
        <w:rPr>
          <w:b/>
        </w:rPr>
      </w:pPr>
    </w:p>
    <w:p w:rsidR="00434DA7" w:rsidRDefault="00434DA7" w:rsidP="00280724">
      <w:pPr>
        <w:rPr>
          <w:b/>
        </w:rPr>
      </w:pPr>
    </w:p>
    <w:p w:rsidR="00434DA7" w:rsidRDefault="00434DA7" w:rsidP="00280724">
      <w:pPr>
        <w:rPr>
          <w:b/>
        </w:rPr>
      </w:pPr>
    </w:p>
    <w:p w:rsidR="00457C46" w:rsidRDefault="00457C46" w:rsidP="00434DA7">
      <w:pPr>
        <w:rPr>
          <w:b/>
          <w:bCs/>
          <w:sz w:val="20"/>
        </w:rPr>
      </w:pPr>
    </w:p>
    <w:p w:rsidR="00434DA7" w:rsidRDefault="00434DA7" w:rsidP="00434DA7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434DA7" w:rsidRDefault="00434DA7" w:rsidP="00434DA7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434DA7" w:rsidRDefault="00434DA7" w:rsidP="00434DA7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434DA7" w:rsidRDefault="00434DA7" w:rsidP="00434DA7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434DA7" w:rsidRDefault="00434DA7" w:rsidP="00434DA7"/>
    <w:p w:rsidR="00434DA7" w:rsidRDefault="00434DA7" w:rsidP="00434DA7">
      <w:pPr>
        <w:rPr>
          <w:bCs/>
        </w:rPr>
      </w:pPr>
    </w:p>
    <w:p w:rsidR="00434DA7" w:rsidRDefault="00457C46" w:rsidP="00434DA7">
      <w:pPr>
        <w:pStyle w:val="Ttulo1"/>
      </w:pPr>
      <w:r>
        <w:t>ORDEN DE TRABAJO   N°      08517</w:t>
      </w:r>
    </w:p>
    <w:p w:rsidR="00434DA7" w:rsidRDefault="00434DA7" w:rsidP="00434DA7"/>
    <w:p w:rsidR="00434DA7" w:rsidRDefault="00434DA7" w:rsidP="00434DA7">
      <w:r>
        <w:t>FECHA:</w:t>
      </w:r>
      <w:r>
        <w:tab/>
        <w:t>Medellín,  Junio   21  de  2010</w:t>
      </w:r>
    </w:p>
    <w:p w:rsidR="00434DA7" w:rsidRDefault="00434DA7" w:rsidP="00434DA7">
      <w:r>
        <w:t>PARA:</w:t>
      </w:r>
      <w:r>
        <w:tab/>
      </w:r>
      <w:r>
        <w:tab/>
        <w:t>PLÁSTICOS DARMA</w:t>
      </w:r>
    </w:p>
    <w:p w:rsidR="00434DA7" w:rsidRDefault="00434DA7" w:rsidP="00434DA7">
      <w:r>
        <w:t>ATENCIÓN:</w:t>
      </w:r>
      <w:r>
        <w:tab/>
        <w:t>Sr. DARIO JARAMILLO</w:t>
      </w:r>
    </w:p>
    <w:p w:rsidR="00434DA7" w:rsidRDefault="00434DA7" w:rsidP="00434DA7"/>
    <w:p w:rsidR="00434DA7" w:rsidRDefault="00434DA7" w:rsidP="00434DA7">
      <w:r>
        <w:t>Apreciado Dn DARIO:</w:t>
      </w:r>
    </w:p>
    <w:p w:rsidR="00434DA7" w:rsidRDefault="00434DA7" w:rsidP="00434DA7"/>
    <w:p w:rsidR="00434DA7" w:rsidRDefault="00434DA7" w:rsidP="00434DA7">
      <w:r>
        <w:t>Con la presente estamos solicitando el siguiente servicio de extrusión e impresión</w:t>
      </w:r>
    </w:p>
    <w:p w:rsidR="00434DA7" w:rsidRDefault="00434DA7" w:rsidP="00434DA7"/>
    <w:p w:rsidR="00457C46" w:rsidRDefault="00457C46" w:rsidP="00457C46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434DA7" w:rsidRDefault="00434DA7" w:rsidP="00434DA7"/>
    <w:p w:rsidR="00434DA7" w:rsidRDefault="00434DA7" w:rsidP="00434DA7">
      <w:r>
        <w:t>MATERIAL :</w:t>
      </w:r>
      <w:r>
        <w:tab/>
      </w:r>
      <w:r>
        <w:tab/>
        <w:t>Polietileno de Alta  densidad Blanco  Tubular</w:t>
      </w:r>
    </w:p>
    <w:p w:rsidR="00434DA7" w:rsidRDefault="00434DA7" w:rsidP="00434DA7">
      <w:r>
        <w:t>MEDIDA:</w:t>
      </w:r>
      <w:r>
        <w:tab/>
      </w:r>
      <w:r>
        <w:tab/>
      </w:r>
      <w:r w:rsidRPr="009E0DA3">
        <w:rPr>
          <w:b/>
        </w:rPr>
        <w:t>30 + 8 + 8</w:t>
      </w:r>
      <w:r>
        <w:t xml:space="preserve">   cms   </w:t>
      </w:r>
    </w:p>
    <w:p w:rsidR="00434DA7" w:rsidRDefault="00434DA7" w:rsidP="00434DA7">
      <w:r>
        <w:t>CALIBRE :</w:t>
      </w:r>
      <w:r>
        <w:tab/>
      </w:r>
      <w:r>
        <w:tab/>
        <w:t>0.90   “</w:t>
      </w:r>
    </w:p>
    <w:p w:rsidR="00434DA7" w:rsidRDefault="00434DA7" w:rsidP="00434DA7">
      <w:r>
        <w:t>COLOR :</w:t>
      </w:r>
      <w:r>
        <w:tab/>
      </w:r>
      <w:r>
        <w:tab/>
        <w:t>Blanco</w:t>
      </w:r>
    </w:p>
    <w:p w:rsidR="00434DA7" w:rsidRDefault="00434DA7" w:rsidP="00434DA7">
      <w:r>
        <w:t xml:space="preserve">TRATADO : </w:t>
      </w:r>
      <w:r>
        <w:tab/>
      </w:r>
      <w:r>
        <w:tab/>
        <w:t>2  caras</w:t>
      </w:r>
    </w:p>
    <w:p w:rsidR="00434DA7" w:rsidRDefault="00434DA7" w:rsidP="00434DA7">
      <w:pPr>
        <w:rPr>
          <w:b/>
          <w:bCs/>
          <w:u w:val="single"/>
        </w:rPr>
      </w:pPr>
      <w:r>
        <w:t xml:space="preserve">CANTIDAD : </w:t>
      </w:r>
      <w:r>
        <w:tab/>
      </w:r>
      <w:r w:rsidR="00457C46">
        <w:rPr>
          <w:b/>
        </w:rPr>
        <w:t xml:space="preserve"> 180</w:t>
      </w:r>
    </w:p>
    <w:p w:rsidR="00434DA7" w:rsidRDefault="00434DA7" w:rsidP="00434DA7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>5 ( Según muestra  )</w:t>
      </w:r>
    </w:p>
    <w:p w:rsidR="00434DA7" w:rsidRDefault="00434DA7" w:rsidP="00434DA7">
      <w:r>
        <w:t>CARAS</w:t>
      </w:r>
      <w:r w:rsidR="00457C46">
        <w:t xml:space="preserve"> : </w:t>
      </w:r>
      <w:r w:rsidR="00457C46">
        <w:tab/>
      </w:r>
      <w:r w:rsidR="00457C46">
        <w:tab/>
        <w:t>2</w:t>
      </w:r>
    </w:p>
    <w:p w:rsidR="00434DA7" w:rsidRDefault="00434DA7" w:rsidP="00434DA7">
      <w:r>
        <w:t xml:space="preserve">REPETICIÓN : </w:t>
      </w:r>
      <w:r>
        <w:tab/>
        <w:t>55  cms</w:t>
      </w:r>
    </w:p>
    <w:p w:rsidR="00434DA7" w:rsidRDefault="00434DA7" w:rsidP="00434DA7">
      <w:r>
        <w:t>RODILLO :</w:t>
      </w:r>
      <w:r>
        <w:tab/>
      </w:r>
      <w:r>
        <w:tab/>
        <w:t>56</w:t>
      </w:r>
    </w:p>
    <w:p w:rsidR="00434DA7" w:rsidRDefault="00434DA7" w:rsidP="00434DA7">
      <w:r>
        <w:t>BOLSA  :</w:t>
      </w:r>
      <w:r>
        <w:tab/>
      </w:r>
      <w:r>
        <w:tab/>
      </w:r>
      <w:r w:rsidRPr="00806B6C">
        <w:rPr>
          <w:b/>
        </w:rPr>
        <w:t>30 + 8 + 8 x 55</w:t>
      </w:r>
      <w:r>
        <w:t xml:space="preserve">  cm    </w:t>
      </w:r>
    </w:p>
    <w:p w:rsidR="00434DA7" w:rsidRDefault="00434DA7" w:rsidP="00434DA7">
      <w:r>
        <w:t>SELLADO .</w:t>
      </w:r>
      <w:r>
        <w:tab/>
      </w:r>
      <w:r>
        <w:tab/>
        <w:t>Fondo  ( para servo )</w:t>
      </w:r>
    </w:p>
    <w:p w:rsidR="00434DA7" w:rsidRDefault="00434DA7" w:rsidP="00434DA7">
      <w:r>
        <w:t>REFERENCIA :</w:t>
      </w:r>
      <w:r>
        <w:tab/>
      </w:r>
      <w:r>
        <w:rPr>
          <w:b/>
        </w:rPr>
        <w:t>FERNANDEZ  Y  CIA      Grande</w:t>
      </w:r>
    </w:p>
    <w:p w:rsidR="00434DA7" w:rsidRDefault="00434DA7" w:rsidP="00434DA7"/>
    <w:p w:rsidR="00457C46" w:rsidRDefault="00457C46" w:rsidP="00434DA7"/>
    <w:p w:rsidR="00434DA7" w:rsidRDefault="00434DA7" w:rsidP="00434DA7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>:     - Los cyreles  los  envía  Grafiflex</w:t>
      </w:r>
    </w:p>
    <w:p w:rsidR="00434DA7" w:rsidRDefault="00434DA7" w:rsidP="00434DA7">
      <w:r>
        <w:t xml:space="preserve">                   -   Anexo muestra física para   alturas y Tonos.</w:t>
      </w:r>
    </w:p>
    <w:p w:rsidR="00434DA7" w:rsidRDefault="00457C46" w:rsidP="00434DA7">
      <w:pPr>
        <w:rPr>
          <w:b/>
          <w:sz w:val="32"/>
          <w:szCs w:val="32"/>
        </w:rPr>
      </w:pPr>
      <w:r>
        <w:tab/>
        <w:t xml:space="preserve">       -  SE APRUEBA IMPRESION</w:t>
      </w:r>
    </w:p>
    <w:p w:rsidR="00434DA7" w:rsidRDefault="00434DA7" w:rsidP="00434DA7">
      <w:pPr>
        <w:rPr>
          <w:b/>
          <w:sz w:val="32"/>
          <w:szCs w:val="32"/>
        </w:rPr>
      </w:pPr>
    </w:p>
    <w:p w:rsidR="00434DA7" w:rsidRDefault="00434DA7" w:rsidP="00434DA7">
      <w:r>
        <w:rPr>
          <w:b/>
          <w:sz w:val="32"/>
          <w:szCs w:val="32"/>
        </w:rPr>
        <w:tab/>
        <w:t xml:space="preserve">     </w:t>
      </w:r>
      <w:r>
        <w:t xml:space="preserve">    </w:t>
      </w:r>
      <w:r>
        <w:tab/>
        <w:t xml:space="preserve">       </w:t>
      </w:r>
      <w:r>
        <w:tab/>
      </w:r>
      <w:r>
        <w:tab/>
      </w:r>
    </w:p>
    <w:p w:rsidR="00434DA7" w:rsidRDefault="00434DA7" w:rsidP="00434DA7">
      <w:r>
        <w:t>Agradezco la atención y colaboración prestada.</w:t>
      </w:r>
    </w:p>
    <w:p w:rsidR="00434DA7" w:rsidRDefault="00434DA7" w:rsidP="00434DA7"/>
    <w:p w:rsidR="00434DA7" w:rsidRDefault="00434DA7" w:rsidP="00434DA7">
      <w:r>
        <w:t xml:space="preserve">Cordialmente </w:t>
      </w:r>
    </w:p>
    <w:p w:rsidR="00434DA7" w:rsidRDefault="00434DA7" w:rsidP="00434DA7"/>
    <w:p w:rsidR="00434DA7" w:rsidRDefault="00434DA7" w:rsidP="00434DA7">
      <w:r>
        <w:t>RICARDO CASAS ZAPATA</w:t>
      </w:r>
    </w:p>
    <w:p w:rsidR="00434DA7" w:rsidRDefault="00434DA7" w:rsidP="00434DA7">
      <w:pPr>
        <w:rPr>
          <w:b/>
          <w:bCs/>
        </w:rPr>
      </w:pPr>
      <w:r>
        <w:t>Director</w:t>
      </w:r>
    </w:p>
    <w:p w:rsidR="00434DA7" w:rsidRDefault="00434DA7" w:rsidP="00434DA7">
      <w:pPr>
        <w:rPr>
          <w:b/>
        </w:rPr>
      </w:pPr>
    </w:p>
    <w:p w:rsidR="00434DA7" w:rsidRDefault="00434DA7" w:rsidP="00280724">
      <w:pPr>
        <w:rPr>
          <w:b/>
        </w:rPr>
      </w:pPr>
    </w:p>
    <w:p w:rsidR="00434DA7" w:rsidRDefault="00434DA7" w:rsidP="00280724">
      <w:pPr>
        <w:rPr>
          <w:b/>
        </w:rPr>
      </w:pPr>
    </w:p>
    <w:p w:rsidR="004A283B" w:rsidRDefault="004A283B" w:rsidP="00280724">
      <w:pPr>
        <w:rPr>
          <w:b/>
        </w:rPr>
      </w:pPr>
    </w:p>
    <w:p w:rsidR="004A283B" w:rsidRDefault="004A283B" w:rsidP="00280724">
      <w:pPr>
        <w:rPr>
          <w:b/>
        </w:rPr>
      </w:pPr>
    </w:p>
    <w:p w:rsidR="004A283B" w:rsidRDefault="004A283B" w:rsidP="00280724">
      <w:pPr>
        <w:rPr>
          <w:b/>
        </w:rPr>
      </w:pPr>
    </w:p>
    <w:p w:rsidR="004A283B" w:rsidRDefault="004A283B" w:rsidP="00280724">
      <w:pPr>
        <w:rPr>
          <w:b/>
        </w:rPr>
      </w:pPr>
    </w:p>
    <w:p w:rsidR="004A283B" w:rsidRDefault="004A283B" w:rsidP="004A283B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4A283B" w:rsidRDefault="004A283B" w:rsidP="004A283B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4A283B" w:rsidRDefault="004A283B" w:rsidP="004A283B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4A283B" w:rsidRDefault="004A283B" w:rsidP="004A283B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4A283B" w:rsidRDefault="004A283B" w:rsidP="004A283B"/>
    <w:p w:rsidR="004A283B" w:rsidRDefault="004A283B" w:rsidP="004A283B">
      <w:pPr>
        <w:rPr>
          <w:bCs/>
        </w:rPr>
      </w:pPr>
    </w:p>
    <w:p w:rsidR="004A283B" w:rsidRDefault="004A283B" w:rsidP="004A283B">
      <w:pPr>
        <w:pStyle w:val="Ttulo1"/>
      </w:pPr>
      <w:r>
        <w:t>ORDEN DE TRABAJO   N°      08518</w:t>
      </w:r>
    </w:p>
    <w:p w:rsidR="004A283B" w:rsidRDefault="004A283B" w:rsidP="004A283B"/>
    <w:p w:rsidR="004A283B" w:rsidRDefault="004A283B" w:rsidP="004A283B">
      <w:r>
        <w:t>FECHA:</w:t>
      </w:r>
      <w:r>
        <w:tab/>
        <w:t>Medellín,  Junio   21  de  2010</w:t>
      </w:r>
    </w:p>
    <w:p w:rsidR="004A283B" w:rsidRDefault="004A283B" w:rsidP="004A283B">
      <w:r>
        <w:t>PARA:</w:t>
      </w:r>
      <w:r>
        <w:tab/>
      </w:r>
      <w:r>
        <w:tab/>
        <w:t>PLÁSTICOS DARMA</w:t>
      </w:r>
    </w:p>
    <w:p w:rsidR="004A283B" w:rsidRDefault="004A283B" w:rsidP="004A283B">
      <w:r>
        <w:t>ATENCIÓN:</w:t>
      </w:r>
      <w:r>
        <w:tab/>
        <w:t>Sr. DARIO JARAMILLO</w:t>
      </w:r>
    </w:p>
    <w:p w:rsidR="004A283B" w:rsidRDefault="004A283B" w:rsidP="004A283B"/>
    <w:p w:rsidR="004A283B" w:rsidRDefault="004A283B" w:rsidP="004A283B">
      <w:r>
        <w:t>Apreciado Dn DARIO:</w:t>
      </w:r>
    </w:p>
    <w:p w:rsidR="004A283B" w:rsidRDefault="004A283B" w:rsidP="004A283B"/>
    <w:p w:rsidR="004A283B" w:rsidRDefault="004A283B" w:rsidP="004A283B">
      <w:r>
        <w:t>Con la presente estamos solicitando el siguiente servicio de extrusión e impresión</w:t>
      </w:r>
    </w:p>
    <w:p w:rsidR="004A283B" w:rsidRDefault="004A283B" w:rsidP="004A283B"/>
    <w:p w:rsidR="004A283B" w:rsidRDefault="004A283B" w:rsidP="004A283B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4A283B" w:rsidRDefault="004A283B" w:rsidP="004A283B"/>
    <w:p w:rsidR="004A283B" w:rsidRDefault="004A283B" w:rsidP="004A283B">
      <w:r>
        <w:t>MATERIAL :</w:t>
      </w:r>
      <w:r>
        <w:tab/>
      </w:r>
      <w:r>
        <w:tab/>
        <w:t>Polietileno de Alta  densidad Blanco  Tubular</w:t>
      </w:r>
    </w:p>
    <w:p w:rsidR="004A283B" w:rsidRDefault="004A283B" w:rsidP="004A283B">
      <w:r>
        <w:t>MEDIDA:</w:t>
      </w:r>
      <w:r>
        <w:tab/>
      </w:r>
      <w:r>
        <w:tab/>
      </w:r>
      <w:r>
        <w:rPr>
          <w:b/>
        </w:rPr>
        <w:t>24 + 5</w:t>
      </w:r>
      <w:r w:rsidRPr="009E0DA3">
        <w:rPr>
          <w:b/>
        </w:rPr>
        <w:t xml:space="preserve"> + </w:t>
      </w:r>
      <w:r>
        <w:rPr>
          <w:b/>
        </w:rPr>
        <w:t>5</w:t>
      </w:r>
      <w:r>
        <w:t xml:space="preserve">   cms   </w:t>
      </w:r>
    </w:p>
    <w:p w:rsidR="004A283B" w:rsidRDefault="004A283B" w:rsidP="004A283B">
      <w:r>
        <w:t>CALIBRE :</w:t>
      </w:r>
      <w:r>
        <w:tab/>
      </w:r>
      <w:r>
        <w:tab/>
        <w:t>0.90   “</w:t>
      </w:r>
    </w:p>
    <w:p w:rsidR="004A283B" w:rsidRDefault="004A283B" w:rsidP="004A283B">
      <w:r>
        <w:t>COLOR :</w:t>
      </w:r>
      <w:r>
        <w:tab/>
      </w:r>
      <w:r>
        <w:tab/>
        <w:t>Blanco</w:t>
      </w:r>
    </w:p>
    <w:p w:rsidR="004A283B" w:rsidRDefault="004A283B" w:rsidP="004A283B">
      <w:r>
        <w:t xml:space="preserve">TRATADO : </w:t>
      </w:r>
      <w:r>
        <w:tab/>
      </w:r>
      <w:r>
        <w:tab/>
        <w:t>2  caras</w:t>
      </w:r>
    </w:p>
    <w:p w:rsidR="004A283B" w:rsidRDefault="004A283B" w:rsidP="004A283B">
      <w:pPr>
        <w:rPr>
          <w:b/>
          <w:bCs/>
          <w:u w:val="single"/>
        </w:rPr>
      </w:pPr>
      <w:r>
        <w:t xml:space="preserve">CANTIDAD : </w:t>
      </w:r>
      <w:r>
        <w:tab/>
      </w:r>
      <w:r>
        <w:rPr>
          <w:b/>
        </w:rPr>
        <w:t>110</w:t>
      </w:r>
    </w:p>
    <w:p w:rsidR="004A283B" w:rsidRDefault="004A283B" w:rsidP="004A283B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>5 ( Según muestra  )</w:t>
      </w:r>
    </w:p>
    <w:p w:rsidR="004A283B" w:rsidRDefault="004A283B" w:rsidP="004A283B">
      <w:r>
        <w:t xml:space="preserve">CARAS : </w:t>
      </w:r>
      <w:r>
        <w:tab/>
      </w:r>
      <w:r>
        <w:tab/>
        <w:t>2</w:t>
      </w:r>
    </w:p>
    <w:p w:rsidR="004A283B" w:rsidRDefault="004A283B" w:rsidP="004A283B">
      <w:r>
        <w:t xml:space="preserve">REPETICIÓN : </w:t>
      </w:r>
      <w:r>
        <w:tab/>
        <w:t>35  cms</w:t>
      </w:r>
    </w:p>
    <w:p w:rsidR="004A283B" w:rsidRDefault="004A283B" w:rsidP="004A283B">
      <w:r>
        <w:t>RODILLO :</w:t>
      </w:r>
      <w:r>
        <w:tab/>
      </w:r>
      <w:r>
        <w:tab/>
        <w:t>35</w:t>
      </w:r>
    </w:p>
    <w:p w:rsidR="004A283B" w:rsidRDefault="004A283B" w:rsidP="004A283B">
      <w:r>
        <w:t>BOLSA  :</w:t>
      </w:r>
      <w:r>
        <w:tab/>
      </w:r>
      <w:r>
        <w:tab/>
      </w:r>
      <w:r>
        <w:rPr>
          <w:b/>
        </w:rPr>
        <w:t>24 + 5 + 5 x  3</w:t>
      </w:r>
      <w:r w:rsidRPr="00806B6C">
        <w:rPr>
          <w:b/>
        </w:rPr>
        <w:t>5</w:t>
      </w:r>
      <w:r>
        <w:t xml:space="preserve">  cm    </w:t>
      </w:r>
    </w:p>
    <w:p w:rsidR="004A283B" w:rsidRDefault="004A283B" w:rsidP="004A283B">
      <w:r>
        <w:t>SELLADO .</w:t>
      </w:r>
      <w:r>
        <w:tab/>
      </w:r>
      <w:r>
        <w:tab/>
        <w:t>Fondo  ( para servo )</w:t>
      </w:r>
    </w:p>
    <w:p w:rsidR="004A283B" w:rsidRDefault="004A283B" w:rsidP="004A283B">
      <w:r>
        <w:t>REFERENCIA :</w:t>
      </w:r>
      <w:r>
        <w:tab/>
      </w:r>
      <w:r>
        <w:rPr>
          <w:b/>
        </w:rPr>
        <w:t>FERNANDEZ  Y  CIA      Grande</w:t>
      </w:r>
    </w:p>
    <w:p w:rsidR="004A283B" w:rsidRDefault="004A283B" w:rsidP="004A283B"/>
    <w:p w:rsidR="004A283B" w:rsidRDefault="004A283B" w:rsidP="004A283B"/>
    <w:p w:rsidR="004A283B" w:rsidRDefault="004A283B" w:rsidP="004A283B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>:     - Los cyreles  los  envía  Grafiflex</w:t>
      </w:r>
    </w:p>
    <w:p w:rsidR="004A283B" w:rsidRDefault="004A283B" w:rsidP="004A283B">
      <w:r>
        <w:t xml:space="preserve">                   -   Anexo muestra física para   alturas y Tonos.</w:t>
      </w:r>
    </w:p>
    <w:p w:rsidR="004A283B" w:rsidRDefault="004A283B" w:rsidP="004A283B">
      <w:pPr>
        <w:rPr>
          <w:b/>
          <w:sz w:val="32"/>
          <w:szCs w:val="32"/>
        </w:rPr>
      </w:pPr>
      <w:r>
        <w:tab/>
        <w:t xml:space="preserve">       -  SE APRUEBA IMPRESION</w:t>
      </w:r>
    </w:p>
    <w:p w:rsidR="004A283B" w:rsidRDefault="004A283B" w:rsidP="004A283B">
      <w:pPr>
        <w:rPr>
          <w:b/>
          <w:sz w:val="32"/>
          <w:szCs w:val="32"/>
        </w:rPr>
      </w:pPr>
    </w:p>
    <w:p w:rsidR="004A283B" w:rsidRDefault="004A283B" w:rsidP="004A283B">
      <w:r>
        <w:rPr>
          <w:b/>
          <w:sz w:val="32"/>
          <w:szCs w:val="32"/>
        </w:rPr>
        <w:tab/>
        <w:t xml:space="preserve">     </w:t>
      </w:r>
      <w:r>
        <w:t xml:space="preserve">    </w:t>
      </w:r>
      <w:r>
        <w:tab/>
        <w:t xml:space="preserve">       </w:t>
      </w:r>
      <w:r>
        <w:tab/>
      </w:r>
      <w:r>
        <w:tab/>
      </w:r>
    </w:p>
    <w:p w:rsidR="004A283B" w:rsidRDefault="004A283B" w:rsidP="004A283B">
      <w:r>
        <w:t>Agradezco la atención y colaboración prestada.</w:t>
      </w:r>
    </w:p>
    <w:p w:rsidR="004A283B" w:rsidRDefault="004A283B" w:rsidP="004A283B"/>
    <w:p w:rsidR="004A283B" w:rsidRDefault="004A283B" w:rsidP="004A283B">
      <w:r>
        <w:t xml:space="preserve">Cordialmente </w:t>
      </w:r>
    </w:p>
    <w:p w:rsidR="004A283B" w:rsidRDefault="004A283B" w:rsidP="004A283B"/>
    <w:p w:rsidR="004A283B" w:rsidRDefault="004A283B" w:rsidP="004A283B">
      <w:r>
        <w:t>RICARDO CASAS ZAPATA</w:t>
      </w:r>
    </w:p>
    <w:p w:rsidR="004A283B" w:rsidRDefault="004A283B" w:rsidP="004A283B">
      <w:pPr>
        <w:rPr>
          <w:b/>
          <w:bCs/>
        </w:rPr>
      </w:pPr>
      <w:r>
        <w:t>Director</w:t>
      </w:r>
    </w:p>
    <w:p w:rsidR="004A283B" w:rsidRDefault="004A283B" w:rsidP="004A283B">
      <w:pPr>
        <w:rPr>
          <w:b/>
        </w:rPr>
      </w:pPr>
    </w:p>
    <w:p w:rsidR="004A283B" w:rsidRDefault="004A283B" w:rsidP="00280724">
      <w:pPr>
        <w:rPr>
          <w:b/>
        </w:rPr>
      </w:pPr>
    </w:p>
    <w:p w:rsidR="00BB0FAD" w:rsidRDefault="00BB0FAD" w:rsidP="00280724">
      <w:pPr>
        <w:rPr>
          <w:b/>
        </w:rPr>
      </w:pPr>
    </w:p>
    <w:p w:rsidR="00BB0FAD" w:rsidRDefault="00BB0FAD" w:rsidP="00280724">
      <w:pPr>
        <w:rPr>
          <w:b/>
        </w:rPr>
      </w:pPr>
    </w:p>
    <w:p w:rsidR="00BB0FAD" w:rsidRDefault="00BB0FAD" w:rsidP="00280724">
      <w:pPr>
        <w:rPr>
          <w:b/>
        </w:rPr>
      </w:pPr>
    </w:p>
    <w:p w:rsidR="00BB0FAD" w:rsidRDefault="00BB0FAD" w:rsidP="00280724">
      <w:pPr>
        <w:rPr>
          <w:b/>
        </w:rPr>
      </w:pPr>
    </w:p>
    <w:p w:rsidR="00BB0FAD" w:rsidRDefault="00BB0FAD" w:rsidP="00BB0FAD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BB0FAD" w:rsidRDefault="00BB0FAD" w:rsidP="00BB0FAD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BB0FAD" w:rsidRDefault="00BB0FAD" w:rsidP="00BB0FAD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 - 144</w:t>
      </w:r>
    </w:p>
    <w:p w:rsidR="00BB0FAD" w:rsidRDefault="00BB0FAD" w:rsidP="00BB0FAD">
      <w:pPr>
        <w:rPr>
          <w:b/>
          <w:bCs/>
          <w:sz w:val="20"/>
        </w:rPr>
      </w:pPr>
      <w:r>
        <w:rPr>
          <w:b/>
          <w:bCs/>
          <w:sz w:val="20"/>
        </w:rPr>
        <w:t>TEL:   4 44 46 64  ITAGUI.</w:t>
      </w:r>
    </w:p>
    <w:p w:rsidR="00BB0FAD" w:rsidRDefault="00BB0FAD" w:rsidP="00BB0FAD">
      <w:pPr>
        <w:rPr>
          <w:b/>
          <w:bCs/>
          <w:sz w:val="20"/>
        </w:rPr>
      </w:pPr>
    </w:p>
    <w:p w:rsidR="00BB0FAD" w:rsidRDefault="00BB0FAD" w:rsidP="00BB0FAD">
      <w:pPr>
        <w:rPr>
          <w:b/>
          <w:bCs/>
        </w:rPr>
      </w:pPr>
    </w:p>
    <w:p w:rsidR="00BB0FAD" w:rsidRDefault="00BB0FAD" w:rsidP="00BB0FAD">
      <w:pPr>
        <w:rPr>
          <w:b/>
          <w:bCs/>
        </w:rPr>
      </w:pPr>
    </w:p>
    <w:p w:rsidR="00BB0FAD" w:rsidRDefault="00BB0FAD" w:rsidP="00BB0FAD">
      <w:pPr>
        <w:pStyle w:val="Ttulo1"/>
      </w:pPr>
      <w:r>
        <w:t>ORDEN DE  TRABAJO   N°   08487</w:t>
      </w:r>
    </w:p>
    <w:p w:rsidR="00BB0FAD" w:rsidRDefault="00BB0FAD" w:rsidP="00BB0FAD"/>
    <w:p w:rsidR="00BB0FAD" w:rsidRDefault="00BB0FAD" w:rsidP="00BB0FAD">
      <w:r>
        <w:t>FECHA:</w:t>
      </w:r>
      <w:r>
        <w:tab/>
        <w:t>Medellín,   Junio    de   2011</w:t>
      </w:r>
    </w:p>
    <w:p w:rsidR="00BB0FAD" w:rsidRDefault="00BB0FAD" w:rsidP="00BB0FAD">
      <w:r>
        <w:t>PARA:</w:t>
      </w:r>
      <w:r>
        <w:tab/>
      </w:r>
      <w:r>
        <w:tab/>
        <w:t>PLÁSTICOS DARMA</w:t>
      </w:r>
    </w:p>
    <w:p w:rsidR="00BB0FAD" w:rsidRDefault="00BB0FAD" w:rsidP="00BB0FAD">
      <w:r>
        <w:t>ATENCIÓN:</w:t>
      </w:r>
      <w:r>
        <w:tab/>
        <w:t>Sr. Darío Jaramillo</w:t>
      </w:r>
    </w:p>
    <w:p w:rsidR="00BB0FAD" w:rsidRDefault="00BB0FAD" w:rsidP="00BB0FAD">
      <w:r>
        <w:tab/>
      </w:r>
      <w:r>
        <w:tab/>
        <w:t>Gerente.</w:t>
      </w:r>
    </w:p>
    <w:p w:rsidR="00BB0FAD" w:rsidRDefault="00BB0FAD" w:rsidP="00BB0FAD"/>
    <w:p w:rsidR="00BB0FAD" w:rsidRDefault="00BB0FAD" w:rsidP="00BB0FAD">
      <w:r>
        <w:t>Apreciado Don Darío:</w:t>
      </w:r>
    </w:p>
    <w:p w:rsidR="00BB0FAD" w:rsidRDefault="00BB0FAD" w:rsidP="00BB0FAD"/>
    <w:p w:rsidR="00BB0FAD" w:rsidRDefault="00BB0FAD" w:rsidP="00BB0FAD">
      <w:r>
        <w:t>Con la presente estamos solicitando el siguiente servicio de  IMPRESION:</w:t>
      </w:r>
    </w:p>
    <w:p w:rsidR="00BB0FAD" w:rsidRDefault="00BB0FAD" w:rsidP="00BB0FAD"/>
    <w:p w:rsidR="00BB0FAD" w:rsidRDefault="00BB0FAD" w:rsidP="00BB0FAD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BB0FAD" w:rsidRDefault="00BB0FAD" w:rsidP="00BB0FAD">
      <w:r>
        <w:t xml:space="preserve">MATERIAL   :           Polipropileno  Lamina  de    </w:t>
      </w:r>
      <w:r>
        <w:rPr>
          <w:b/>
        </w:rPr>
        <w:t>80</w:t>
      </w:r>
      <w:r w:rsidRPr="00911319">
        <w:rPr>
          <w:b/>
        </w:rPr>
        <w:t xml:space="preserve"> </w:t>
      </w:r>
      <w:r>
        <w:t xml:space="preserve"> cms</w:t>
      </w:r>
    </w:p>
    <w:p w:rsidR="00BB0FAD" w:rsidRDefault="00BB0FAD" w:rsidP="00BB0FAD">
      <w:r>
        <w:t>CLIBRE      :               1</w:t>
      </w:r>
      <w:r>
        <w:rPr>
          <w:b/>
        </w:rPr>
        <w:t>.5</w:t>
      </w:r>
      <w:r w:rsidRPr="00F877C0">
        <w:rPr>
          <w:b/>
        </w:rPr>
        <w:t xml:space="preserve"> </w:t>
      </w:r>
      <w:r>
        <w:rPr>
          <w:b/>
        </w:rPr>
        <w:t xml:space="preserve"> </w:t>
      </w:r>
      <w:r w:rsidRPr="00F877C0">
        <w:rPr>
          <w:b/>
        </w:rPr>
        <w:t>”</w:t>
      </w:r>
    </w:p>
    <w:p w:rsidR="00BB0FAD" w:rsidRDefault="00BB0FAD" w:rsidP="00BB0FAD">
      <w:r>
        <w:t>REFERENCIA:</w:t>
      </w:r>
      <w:r>
        <w:tab/>
      </w:r>
      <w:r>
        <w:rPr>
          <w:b/>
        </w:rPr>
        <w:t>TOSTADA  X  15   RAKAMANDAKA</w:t>
      </w:r>
    </w:p>
    <w:p w:rsidR="00BB0FAD" w:rsidRDefault="00BB0FAD" w:rsidP="00BB0FAD">
      <w:r>
        <w:t>CANTIDAD    :          130    Kg</w:t>
      </w:r>
    </w:p>
    <w:p w:rsidR="00BB0FAD" w:rsidRDefault="00BB0FAD" w:rsidP="00BB0FAD">
      <w:r>
        <w:t>COLORES:</w:t>
      </w:r>
      <w:r>
        <w:tab/>
      </w:r>
      <w:r>
        <w:tab/>
        <w:t>4 (   Según  Muestra   )</w:t>
      </w:r>
    </w:p>
    <w:p w:rsidR="00BB0FAD" w:rsidRDefault="00BB0FAD" w:rsidP="00BB0FAD">
      <w:r>
        <w:t>CARAS:</w:t>
      </w:r>
      <w:r>
        <w:tab/>
      </w:r>
      <w:r>
        <w:tab/>
        <w:t>2</w:t>
      </w:r>
    </w:p>
    <w:p w:rsidR="00BB0FAD" w:rsidRDefault="00BB0FAD" w:rsidP="00BB0FAD">
      <w:r>
        <w:t>REPETICIÓN:</w:t>
      </w:r>
      <w:r>
        <w:tab/>
        <w:t>25</w:t>
      </w:r>
    </w:p>
    <w:p w:rsidR="00BB0FAD" w:rsidRDefault="00BB0FAD" w:rsidP="00BB0FAD">
      <w:r>
        <w:t>RODILLO:</w:t>
      </w:r>
      <w:r>
        <w:tab/>
      </w:r>
      <w:r>
        <w:tab/>
        <w:t>50</w:t>
      </w:r>
    </w:p>
    <w:p w:rsidR="00BB0FAD" w:rsidRPr="009A4BD3" w:rsidRDefault="00BB0FAD" w:rsidP="00BB0FAD">
      <w:pPr>
        <w:rPr>
          <w:b/>
        </w:rPr>
      </w:pPr>
      <w:r>
        <w:t>BOLSA:</w:t>
      </w:r>
      <w:r>
        <w:tab/>
      </w:r>
      <w:r>
        <w:tab/>
      </w:r>
      <w:r>
        <w:rPr>
          <w:b/>
        </w:rPr>
        <w:t xml:space="preserve">25  x  36 + 4 </w:t>
      </w:r>
      <w:r w:rsidRPr="009A4BD3">
        <w:rPr>
          <w:b/>
        </w:rPr>
        <w:t xml:space="preserve">  cms</w:t>
      </w:r>
    </w:p>
    <w:p w:rsidR="00BB0FAD" w:rsidRDefault="00BB0FAD" w:rsidP="00BB0FAD">
      <w:r>
        <w:t>SELLADO:</w:t>
      </w:r>
      <w:r>
        <w:tab/>
      </w:r>
      <w:r>
        <w:tab/>
        <w:t>Para selle lateral.</w:t>
      </w:r>
    </w:p>
    <w:p w:rsidR="00BB0FAD" w:rsidRDefault="00BB0FAD" w:rsidP="00BB0FAD"/>
    <w:p w:rsidR="00BB0FAD" w:rsidRDefault="00BB0FAD" w:rsidP="00BB0FAD"/>
    <w:p w:rsidR="00BB0FAD" w:rsidRDefault="00BB0FAD" w:rsidP="00BB0FAD">
      <w:r>
        <w:rPr>
          <w:b/>
          <w:bCs/>
          <w:u w:val="single"/>
        </w:rPr>
        <w:t>NOTA:</w:t>
      </w:r>
      <w:r>
        <w:t xml:space="preserve">  *  Cyreles  los envía en su planta</w:t>
      </w:r>
    </w:p>
    <w:p w:rsidR="00BB0FAD" w:rsidRDefault="00BB0FAD" w:rsidP="00BB0FAD">
      <w:pPr>
        <w:numPr>
          <w:ilvl w:val="0"/>
          <w:numId w:val="1"/>
        </w:numPr>
      </w:pPr>
      <w:r>
        <w:t>Se envían muestra física  para tonos y alturas</w:t>
      </w:r>
    </w:p>
    <w:p w:rsidR="00BB0FAD" w:rsidRDefault="00BB0FAD" w:rsidP="00BB0FAD">
      <w:pPr>
        <w:numPr>
          <w:ilvl w:val="0"/>
          <w:numId w:val="2"/>
        </w:numPr>
        <w:rPr>
          <w:b/>
        </w:rPr>
      </w:pPr>
      <w:r w:rsidRPr="00764873">
        <w:rPr>
          <w:b/>
        </w:rPr>
        <w:t>Se</w:t>
      </w:r>
      <w:r>
        <w:rPr>
          <w:b/>
        </w:rPr>
        <w:t xml:space="preserve">   envía  el material de PP  de   80   cm  Lamina</w:t>
      </w:r>
    </w:p>
    <w:p w:rsidR="00BB0FAD" w:rsidRDefault="00BB0FAD" w:rsidP="00BB0FAD">
      <w:pPr>
        <w:numPr>
          <w:ilvl w:val="0"/>
          <w:numId w:val="2"/>
        </w:numPr>
        <w:rPr>
          <w:b/>
        </w:rPr>
      </w:pPr>
      <w:r>
        <w:rPr>
          <w:b/>
        </w:rPr>
        <w:t>SE APRUEBA IMPRESION</w:t>
      </w:r>
    </w:p>
    <w:p w:rsidR="00BB0FAD" w:rsidRDefault="00BB0FAD" w:rsidP="00BB0FAD">
      <w:pPr>
        <w:ind w:left="885"/>
      </w:pPr>
    </w:p>
    <w:p w:rsidR="00BB0FAD" w:rsidRDefault="00BB0FAD" w:rsidP="00BB0FAD">
      <w:pPr>
        <w:ind w:left="885"/>
      </w:pPr>
    </w:p>
    <w:p w:rsidR="00BB0FAD" w:rsidRDefault="00BB0FAD" w:rsidP="00BB0FAD">
      <w:pPr>
        <w:ind w:left="885"/>
      </w:pPr>
    </w:p>
    <w:p w:rsidR="00BB0FAD" w:rsidRDefault="00BB0FAD" w:rsidP="00BB0FAD">
      <w:r>
        <w:t>Agradezco la atención y colaboración prestada.</w:t>
      </w:r>
    </w:p>
    <w:p w:rsidR="00BB0FAD" w:rsidRDefault="00BB0FAD" w:rsidP="00BB0FAD"/>
    <w:p w:rsidR="00BB0FAD" w:rsidRDefault="00BB0FAD" w:rsidP="00BB0FAD"/>
    <w:p w:rsidR="00BB0FAD" w:rsidRDefault="00BB0FAD" w:rsidP="00BB0FAD"/>
    <w:p w:rsidR="00BB0FAD" w:rsidRDefault="00BB0FAD" w:rsidP="00BB0FAD">
      <w:r>
        <w:t xml:space="preserve">Cordialmente,                                                      </w:t>
      </w:r>
    </w:p>
    <w:p w:rsidR="00BB0FAD" w:rsidRDefault="00BB0FAD" w:rsidP="00BB0FAD"/>
    <w:p w:rsidR="00BB0FAD" w:rsidRDefault="00BB0FAD" w:rsidP="00BB0FAD"/>
    <w:p w:rsidR="00BB0FAD" w:rsidRDefault="00BB0FAD" w:rsidP="00BB0FAD"/>
    <w:p w:rsidR="00BB0FAD" w:rsidRDefault="00BB0FAD" w:rsidP="00BB0FAD">
      <w:r>
        <w:t>RICARDO CASAS ZAPATA</w:t>
      </w:r>
    </w:p>
    <w:p w:rsidR="00BB0FAD" w:rsidRDefault="00BB0FAD" w:rsidP="00BB0FAD">
      <w:r>
        <w:t>Director.</w:t>
      </w:r>
    </w:p>
    <w:p w:rsidR="00BB0FAD" w:rsidRDefault="00BB0FAD" w:rsidP="00280724">
      <w:pPr>
        <w:rPr>
          <w:b/>
        </w:rPr>
      </w:pPr>
    </w:p>
    <w:p w:rsidR="008B40D6" w:rsidRDefault="008B40D6" w:rsidP="00280724">
      <w:pPr>
        <w:rPr>
          <w:b/>
        </w:rPr>
      </w:pPr>
    </w:p>
    <w:p w:rsidR="008B40D6" w:rsidRDefault="008B40D6" w:rsidP="008B40D6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8B40D6" w:rsidRDefault="008B40D6" w:rsidP="008B40D6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8B40D6" w:rsidRDefault="008B40D6" w:rsidP="008B40D6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8B40D6" w:rsidRDefault="008B40D6" w:rsidP="008B40D6">
      <w:pPr>
        <w:rPr>
          <w:b/>
          <w:bCs/>
          <w:sz w:val="20"/>
        </w:rPr>
      </w:pPr>
      <w:r>
        <w:rPr>
          <w:b/>
          <w:bCs/>
          <w:sz w:val="20"/>
        </w:rPr>
        <w:t>TEL:  4 44 46 64  ITAGUI.</w:t>
      </w:r>
    </w:p>
    <w:p w:rsidR="008B40D6" w:rsidRDefault="008B40D6" w:rsidP="008B40D6">
      <w:pPr>
        <w:pStyle w:val="Ttulo1"/>
      </w:pPr>
    </w:p>
    <w:p w:rsidR="008B40D6" w:rsidRDefault="008B40D6" w:rsidP="008B40D6">
      <w:pPr>
        <w:pStyle w:val="Ttulo1"/>
      </w:pPr>
      <w:r>
        <w:t>ORDEN DE TRABAJO   N°      08488</w:t>
      </w:r>
    </w:p>
    <w:p w:rsidR="008B40D6" w:rsidRDefault="008B40D6" w:rsidP="008B40D6"/>
    <w:p w:rsidR="008B40D6" w:rsidRDefault="008B40D6" w:rsidP="008B40D6">
      <w:r>
        <w:t>FECHA:</w:t>
      </w:r>
      <w:r>
        <w:tab/>
        <w:t>Medellín,   Junio   21    de   2011</w:t>
      </w:r>
    </w:p>
    <w:p w:rsidR="008B40D6" w:rsidRDefault="008B40D6" w:rsidP="008B40D6">
      <w:r>
        <w:t>PARA:</w:t>
      </w:r>
      <w:r>
        <w:tab/>
      </w:r>
      <w:r>
        <w:tab/>
        <w:t>PLÁSTICOS   DARMA</w:t>
      </w:r>
    </w:p>
    <w:p w:rsidR="008B40D6" w:rsidRDefault="008B40D6" w:rsidP="008B40D6">
      <w:r>
        <w:t>ATENCIÓN:</w:t>
      </w:r>
      <w:r>
        <w:tab/>
        <w:t>Sr. DARIO JARAMILLO</w:t>
      </w:r>
    </w:p>
    <w:p w:rsidR="008B40D6" w:rsidRDefault="008B40D6" w:rsidP="008B40D6"/>
    <w:p w:rsidR="008B40D6" w:rsidRDefault="008B40D6" w:rsidP="008B40D6">
      <w:r>
        <w:t>Apreciado Dn DARIO:</w:t>
      </w:r>
    </w:p>
    <w:p w:rsidR="008B40D6" w:rsidRDefault="008B40D6" w:rsidP="008B40D6">
      <w:r>
        <w:t>Con la presente estamos solicitando el siguiente servicio de extrusión e impresión</w:t>
      </w:r>
    </w:p>
    <w:p w:rsidR="008B40D6" w:rsidRDefault="008B40D6" w:rsidP="008B40D6"/>
    <w:p w:rsidR="008B40D6" w:rsidRDefault="008B40D6" w:rsidP="008B40D6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8B40D6" w:rsidRDefault="008B40D6" w:rsidP="008B40D6"/>
    <w:p w:rsidR="008B40D6" w:rsidRDefault="008B40D6" w:rsidP="008B40D6">
      <w:r>
        <w:t>MATERIAL :</w:t>
      </w:r>
      <w:r>
        <w:tab/>
      </w:r>
      <w:r>
        <w:tab/>
        <w:t xml:space="preserve">Polietileno de Baja  densidad   Tpte  </w:t>
      </w:r>
      <w:r w:rsidRPr="00FC20D8">
        <w:rPr>
          <w:b/>
        </w:rPr>
        <w:t>LAMINA</w:t>
      </w:r>
    </w:p>
    <w:p w:rsidR="008B40D6" w:rsidRDefault="008B40D6" w:rsidP="008B40D6">
      <w:r>
        <w:t>MEDIDA:</w:t>
      </w:r>
      <w:r>
        <w:tab/>
      </w:r>
      <w:r>
        <w:tab/>
      </w:r>
      <w:r>
        <w:rPr>
          <w:b/>
        </w:rPr>
        <w:t>90</w:t>
      </w:r>
      <w:r w:rsidRPr="002246A6">
        <w:rPr>
          <w:b/>
        </w:rPr>
        <w:t xml:space="preserve"> </w:t>
      </w:r>
      <w:r>
        <w:t xml:space="preserve">  cms   </w:t>
      </w:r>
    </w:p>
    <w:p w:rsidR="008B40D6" w:rsidRDefault="008B40D6" w:rsidP="008B40D6">
      <w:r>
        <w:t>CALIBRE :</w:t>
      </w:r>
      <w:r>
        <w:tab/>
      </w:r>
      <w:r>
        <w:tab/>
        <w:t>1.25    “</w:t>
      </w:r>
    </w:p>
    <w:p w:rsidR="008B40D6" w:rsidRDefault="008B40D6" w:rsidP="008B40D6">
      <w:r>
        <w:t>COLOR :</w:t>
      </w:r>
      <w:r>
        <w:tab/>
      </w:r>
      <w:r>
        <w:tab/>
        <w:t>Transparente</w:t>
      </w:r>
    </w:p>
    <w:p w:rsidR="008B40D6" w:rsidRDefault="008B40D6" w:rsidP="008B40D6">
      <w:r>
        <w:t xml:space="preserve">CANTIDAD : </w:t>
      </w:r>
      <w:r>
        <w:tab/>
        <w:t>110    kg</w:t>
      </w:r>
    </w:p>
    <w:p w:rsidR="008B40D6" w:rsidRDefault="008B40D6" w:rsidP="008B40D6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 xml:space="preserve">5 ( Según  Arte  )  </w:t>
      </w:r>
    </w:p>
    <w:p w:rsidR="008B40D6" w:rsidRDefault="008B40D6" w:rsidP="008B40D6">
      <w:r>
        <w:t xml:space="preserve">CARAS : </w:t>
      </w:r>
      <w:r>
        <w:tab/>
      </w:r>
      <w:r>
        <w:tab/>
        <w:t>2  ( 5  x  2  )</w:t>
      </w:r>
    </w:p>
    <w:p w:rsidR="008B40D6" w:rsidRDefault="008B40D6" w:rsidP="008B40D6">
      <w:r>
        <w:t xml:space="preserve">REPETICIÓN : </w:t>
      </w:r>
      <w:r>
        <w:tab/>
        <w:t>20.5   cms</w:t>
      </w:r>
    </w:p>
    <w:p w:rsidR="008B40D6" w:rsidRDefault="008B40D6" w:rsidP="008B40D6">
      <w:r>
        <w:t>RODILLO :</w:t>
      </w:r>
      <w:r>
        <w:tab/>
      </w:r>
      <w:r>
        <w:tab/>
        <w:t>42</w:t>
      </w:r>
    </w:p>
    <w:p w:rsidR="008B40D6" w:rsidRDefault="008B40D6" w:rsidP="008B40D6">
      <w:r>
        <w:t>LAMINA  :</w:t>
      </w:r>
      <w:r>
        <w:tab/>
      </w:r>
      <w:r>
        <w:tab/>
        <w:t xml:space="preserve">20.5  x  41 + 4    cm    </w:t>
      </w:r>
    </w:p>
    <w:p w:rsidR="008B40D6" w:rsidRDefault="008B40D6" w:rsidP="008B40D6">
      <w:r>
        <w:t>SELLADO .</w:t>
      </w:r>
      <w:r>
        <w:tab/>
      </w:r>
      <w:r>
        <w:tab/>
        <w:t xml:space="preserve">Lateral </w:t>
      </w:r>
    </w:p>
    <w:p w:rsidR="008B40D6" w:rsidRDefault="008B40D6" w:rsidP="008B40D6">
      <w:r>
        <w:t>REFERENCIA :</w:t>
      </w:r>
      <w:r>
        <w:tab/>
      </w:r>
      <w:r>
        <w:rPr>
          <w:b/>
        </w:rPr>
        <w:t>PAN  CASERO  450  gms</w:t>
      </w:r>
    </w:p>
    <w:p w:rsidR="008B40D6" w:rsidRDefault="008B40D6" w:rsidP="008B40D6"/>
    <w:p w:rsidR="008B40D6" w:rsidRDefault="008B40D6" w:rsidP="008B40D6"/>
    <w:p w:rsidR="008B40D6" w:rsidRDefault="008B40D6" w:rsidP="008B40D6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>
        <w:rPr>
          <w:bCs/>
        </w:rPr>
        <w:t>Cyreles   en  su planta</w:t>
      </w:r>
    </w:p>
    <w:p w:rsidR="008B40D6" w:rsidRDefault="008B40D6" w:rsidP="008B40D6">
      <w:r>
        <w:t xml:space="preserve">                   -   Anexo ARTE   para   alturas y Tonos.</w:t>
      </w:r>
    </w:p>
    <w:p w:rsidR="008B40D6" w:rsidRDefault="008B40D6" w:rsidP="008B40D6">
      <w:r>
        <w:tab/>
        <w:t xml:space="preserve">        -  Colocar  pie de  imprenta</w:t>
      </w:r>
    </w:p>
    <w:p w:rsidR="008B40D6" w:rsidRDefault="008B40D6" w:rsidP="008B40D6">
      <w:r>
        <w:t xml:space="preserve">                   -   </w:t>
      </w:r>
      <w:r w:rsidRPr="0080111E">
        <w:rPr>
          <w:u w:val="single"/>
        </w:rPr>
        <w:t>Se  aprueba  impresión</w:t>
      </w:r>
    </w:p>
    <w:p w:rsidR="008B40D6" w:rsidRDefault="008B40D6" w:rsidP="008B40D6"/>
    <w:p w:rsidR="008B40D6" w:rsidRPr="0066704D" w:rsidRDefault="008B40D6" w:rsidP="008B40D6">
      <w:pPr>
        <w:rPr>
          <w:b/>
        </w:rPr>
      </w:pPr>
      <w:r>
        <w:tab/>
        <w:t xml:space="preserve">        </w:t>
      </w:r>
    </w:p>
    <w:p w:rsidR="008B40D6" w:rsidRDefault="008B40D6" w:rsidP="008B40D6">
      <w:r>
        <w:tab/>
      </w:r>
      <w:r>
        <w:tab/>
      </w:r>
    </w:p>
    <w:p w:rsidR="008B40D6" w:rsidRDefault="008B40D6" w:rsidP="008B40D6">
      <w:r>
        <w:t>Agradezco la atención y colaboración prestada.</w:t>
      </w:r>
    </w:p>
    <w:p w:rsidR="008B40D6" w:rsidRDefault="008B40D6" w:rsidP="008B40D6"/>
    <w:p w:rsidR="008B40D6" w:rsidRDefault="008B40D6" w:rsidP="008B40D6"/>
    <w:p w:rsidR="008B40D6" w:rsidRDefault="008B40D6" w:rsidP="008B40D6">
      <w:r>
        <w:t xml:space="preserve">Cordialmente </w:t>
      </w:r>
    </w:p>
    <w:p w:rsidR="008B40D6" w:rsidRDefault="008B40D6" w:rsidP="008B40D6"/>
    <w:p w:rsidR="008B40D6" w:rsidRDefault="008B40D6" w:rsidP="008B40D6"/>
    <w:p w:rsidR="008B40D6" w:rsidRDefault="008B40D6" w:rsidP="008B40D6">
      <w:r>
        <w:t>RICARDO CASAS ZAPATA</w:t>
      </w:r>
    </w:p>
    <w:p w:rsidR="008B40D6" w:rsidRDefault="008B40D6" w:rsidP="008B40D6">
      <w:r>
        <w:t>Director.</w:t>
      </w:r>
    </w:p>
    <w:p w:rsidR="008B40D6" w:rsidRDefault="008B40D6" w:rsidP="008B40D6"/>
    <w:p w:rsidR="008B40D6" w:rsidRDefault="008B40D6" w:rsidP="00280724">
      <w:pPr>
        <w:rPr>
          <w:b/>
        </w:rPr>
      </w:pPr>
    </w:p>
    <w:p w:rsidR="00EE24BC" w:rsidRDefault="00EE24BC" w:rsidP="00280724">
      <w:pPr>
        <w:rPr>
          <w:b/>
        </w:rPr>
      </w:pPr>
    </w:p>
    <w:p w:rsidR="00EE24BC" w:rsidRDefault="00EE24BC" w:rsidP="00280724">
      <w:pPr>
        <w:rPr>
          <w:b/>
        </w:rPr>
      </w:pPr>
    </w:p>
    <w:p w:rsidR="00EE24BC" w:rsidRDefault="00EE24BC" w:rsidP="00280724">
      <w:pPr>
        <w:rPr>
          <w:b/>
        </w:rPr>
      </w:pPr>
    </w:p>
    <w:p w:rsidR="00EE24BC" w:rsidRDefault="00EE24BC" w:rsidP="00280724">
      <w:pPr>
        <w:rPr>
          <w:b/>
        </w:rPr>
      </w:pPr>
    </w:p>
    <w:p w:rsidR="00EE24BC" w:rsidRDefault="00EE24BC" w:rsidP="00EE24BC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EE24BC" w:rsidRDefault="00EE24BC" w:rsidP="00EE24BC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EE24BC" w:rsidRDefault="00EE24BC" w:rsidP="00EE24BC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 - 144</w:t>
      </w:r>
    </w:p>
    <w:p w:rsidR="00EE24BC" w:rsidRDefault="00EE24BC" w:rsidP="00EE24BC">
      <w:pPr>
        <w:rPr>
          <w:b/>
          <w:bCs/>
          <w:sz w:val="20"/>
        </w:rPr>
      </w:pPr>
      <w:r>
        <w:rPr>
          <w:b/>
          <w:bCs/>
          <w:sz w:val="20"/>
        </w:rPr>
        <w:t>TEL:   4 44 46 64  ITAGUI.</w:t>
      </w:r>
    </w:p>
    <w:p w:rsidR="00EE24BC" w:rsidRDefault="00EE24BC" w:rsidP="00EE24BC">
      <w:pPr>
        <w:rPr>
          <w:b/>
          <w:bCs/>
          <w:sz w:val="20"/>
        </w:rPr>
      </w:pPr>
    </w:p>
    <w:p w:rsidR="00EE24BC" w:rsidRDefault="00EE24BC" w:rsidP="00EE24BC">
      <w:pPr>
        <w:rPr>
          <w:b/>
          <w:bCs/>
        </w:rPr>
      </w:pPr>
    </w:p>
    <w:p w:rsidR="00EE24BC" w:rsidRDefault="00EE24BC" w:rsidP="00EE24BC">
      <w:pPr>
        <w:rPr>
          <w:b/>
          <w:bCs/>
        </w:rPr>
      </w:pPr>
    </w:p>
    <w:p w:rsidR="00EE24BC" w:rsidRDefault="00EE24BC" w:rsidP="00EE24BC">
      <w:pPr>
        <w:pStyle w:val="Ttulo1"/>
      </w:pPr>
      <w:r>
        <w:t>ORDEN DE  TRABAJO   N°   08486</w:t>
      </w:r>
    </w:p>
    <w:p w:rsidR="00EE24BC" w:rsidRDefault="00EE24BC" w:rsidP="00EE24BC"/>
    <w:p w:rsidR="00EE24BC" w:rsidRDefault="00EE24BC" w:rsidP="00EE24BC">
      <w:r>
        <w:t>FECHA:</w:t>
      </w:r>
      <w:r>
        <w:tab/>
        <w:t>Medellín,   Junio  20    de  2011</w:t>
      </w:r>
    </w:p>
    <w:p w:rsidR="00EE24BC" w:rsidRDefault="00EE24BC" w:rsidP="00EE24BC">
      <w:r>
        <w:t>PARA:</w:t>
      </w:r>
      <w:r>
        <w:tab/>
      </w:r>
      <w:r>
        <w:tab/>
        <w:t>PLÁSTICOS DARMA</w:t>
      </w:r>
    </w:p>
    <w:p w:rsidR="00EE24BC" w:rsidRDefault="00EE24BC" w:rsidP="00EE24BC">
      <w:r>
        <w:t>ATENCIÓN:</w:t>
      </w:r>
      <w:r>
        <w:tab/>
        <w:t>Sr. Darío Jaramillo</w:t>
      </w:r>
    </w:p>
    <w:p w:rsidR="00EE24BC" w:rsidRDefault="00EE24BC" w:rsidP="00EE24BC">
      <w:r>
        <w:tab/>
      </w:r>
      <w:r>
        <w:tab/>
        <w:t>Gerente.</w:t>
      </w:r>
    </w:p>
    <w:p w:rsidR="00EE24BC" w:rsidRDefault="00EE24BC" w:rsidP="00EE24BC"/>
    <w:p w:rsidR="00EE24BC" w:rsidRDefault="00EE24BC" w:rsidP="00EE24BC">
      <w:r>
        <w:t>Apreciado Don Darío:</w:t>
      </w:r>
    </w:p>
    <w:p w:rsidR="00EE24BC" w:rsidRDefault="00EE24BC" w:rsidP="00EE24BC"/>
    <w:p w:rsidR="00EE24BC" w:rsidRDefault="00EE24BC" w:rsidP="00EE24BC">
      <w:r>
        <w:t>Con la presente estamos solicitando el siguiente servicio de  IMPRESION:</w:t>
      </w:r>
    </w:p>
    <w:p w:rsidR="00EE24BC" w:rsidRDefault="00EE24BC" w:rsidP="00EE24BC"/>
    <w:p w:rsidR="00EE24BC" w:rsidRDefault="00EE24BC" w:rsidP="00EE24BC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EE24BC" w:rsidRDefault="00EE24BC" w:rsidP="00EE24BC">
      <w:r>
        <w:t xml:space="preserve">MATERIAL   :           Polipropileno  Lamina  de    </w:t>
      </w:r>
      <w:r>
        <w:rPr>
          <w:b/>
        </w:rPr>
        <w:t>66</w:t>
      </w:r>
      <w:r w:rsidRPr="00911319">
        <w:rPr>
          <w:b/>
        </w:rPr>
        <w:t xml:space="preserve"> </w:t>
      </w:r>
      <w:r>
        <w:t xml:space="preserve"> cms</w:t>
      </w:r>
    </w:p>
    <w:p w:rsidR="00EE24BC" w:rsidRDefault="00EE24BC" w:rsidP="00EE24BC">
      <w:r>
        <w:t>CLIBRE      :               1</w:t>
      </w:r>
      <w:r>
        <w:rPr>
          <w:b/>
        </w:rPr>
        <w:t>.4</w:t>
      </w:r>
      <w:r w:rsidRPr="00F877C0">
        <w:rPr>
          <w:b/>
        </w:rPr>
        <w:t xml:space="preserve"> </w:t>
      </w:r>
      <w:r>
        <w:rPr>
          <w:b/>
        </w:rPr>
        <w:t xml:space="preserve"> </w:t>
      </w:r>
      <w:r w:rsidRPr="00F877C0">
        <w:rPr>
          <w:b/>
        </w:rPr>
        <w:t>”</w:t>
      </w:r>
    </w:p>
    <w:p w:rsidR="00EE24BC" w:rsidRDefault="00EE24BC" w:rsidP="00EE24BC">
      <w:r>
        <w:t>REFERENCIA:</w:t>
      </w:r>
      <w:r>
        <w:tab/>
      </w:r>
      <w:r>
        <w:rPr>
          <w:b/>
        </w:rPr>
        <w:t>GENERICA   RAKAMANDAKA</w:t>
      </w:r>
    </w:p>
    <w:p w:rsidR="00EE24BC" w:rsidRDefault="00EE24BC" w:rsidP="00EE24BC">
      <w:r>
        <w:t>CANTIDAD    :          100    Kg</w:t>
      </w:r>
    </w:p>
    <w:p w:rsidR="00EE24BC" w:rsidRDefault="00EE24BC" w:rsidP="00EE24BC">
      <w:r>
        <w:t>COLORES:</w:t>
      </w:r>
      <w:r>
        <w:tab/>
      </w:r>
      <w:r>
        <w:tab/>
        <w:t>4 (   Según  Muestra   )</w:t>
      </w:r>
    </w:p>
    <w:p w:rsidR="00EE24BC" w:rsidRDefault="00EE24BC" w:rsidP="00EE24BC">
      <w:r>
        <w:t>CARAS:</w:t>
      </w:r>
      <w:r>
        <w:tab/>
      </w:r>
      <w:r>
        <w:tab/>
        <w:t>2</w:t>
      </w:r>
    </w:p>
    <w:p w:rsidR="00EE24BC" w:rsidRDefault="00EE24BC" w:rsidP="00EE24BC">
      <w:r>
        <w:t>REPETICIÓN:</w:t>
      </w:r>
      <w:r>
        <w:tab/>
        <w:t>18</w:t>
      </w:r>
    </w:p>
    <w:p w:rsidR="00EE24BC" w:rsidRDefault="00EE24BC" w:rsidP="00EE24BC">
      <w:r>
        <w:t>RODILLO:</w:t>
      </w:r>
      <w:r>
        <w:tab/>
      </w:r>
      <w:r>
        <w:tab/>
        <w:t>36</w:t>
      </w:r>
    </w:p>
    <w:p w:rsidR="00EE24BC" w:rsidRPr="009A4BD3" w:rsidRDefault="00EE24BC" w:rsidP="00EE24BC">
      <w:pPr>
        <w:rPr>
          <w:b/>
        </w:rPr>
      </w:pPr>
      <w:r>
        <w:t>BOLSA:</w:t>
      </w:r>
      <w:r>
        <w:tab/>
      </w:r>
      <w:r>
        <w:tab/>
      </w:r>
      <w:r>
        <w:rPr>
          <w:b/>
        </w:rPr>
        <w:t xml:space="preserve">18  x  33 </w:t>
      </w:r>
      <w:r w:rsidRPr="009A4BD3">
        <w:rPr>
          <w:b/>
        </w:rPr>
        <w:t xml:space="preserve">  cms</w:t>
      </w:r>
    </w:p>
    <w:p w:rsidR="00EE24BC" w:rsidRDefault="00EE24BC" w:rsidP="00EE24BC">
      <w:r>
        <w:t>SELLADO:</w:t>
      </w:r>
      <w:r>
        <w:tab/>
      </w:r>
      <w:r>
        <w:tab/>
        <w:t>Para selle lateral.</w:t>
      </w:r>
    </w:p>
    <w:p w:rsidR="00EE24BC" w:rsidRDefault="00EE24BC" w:rsidP="00EE24BC"/>
    <w:p w:rsidR="00EE24BC" w:rsidRDefault="00EE24BC" w:rsidP="00EE24BC"/>
    <w:p w:rsidR="00EE24BC" w:rsidRDefault="00EE24BC" w:rsidP="00EE24BC">
      <w:r>
        <w:rPr>
          <w:b/>
          <w:bCs/>
          <w:u w:val="single"/>
        </w:rPr>
        <w:t>NOTA:</w:t>
      </w:r>
      <w:r>
        <w:t xml:space="preserve">  *  Cyreles  en  su planta</w:t>
      </w:r>
    </w:p>
    <w:p w:rsidR="00EE24BC" w:rsidRDefault="00EE24BC" w:rsidP="00EE24BC">
      <w:pPr>
        <w:numPr>
          <w:ilvl w:val="0"/>
          <w:numId w:val="1"/>
        </w:numPr>
      </w:pPr>
      <w:r>
        <w:t>Se envían muestra física  para tonos y alturas</w:t>
      </w:r>
    </w:p>
    <w:p w:rsidR="00EE24BC" w:rsidRDefault="00EE24BC" w:rsidP="00EE24BC">
      <w:pPr>
        <w:numPr>
          <w:ilvl w:val="0"/>
          <w:numId w:val="2"/>
        </w:numPr>
        <w:rPr>
          <w:b/>
        </w:rPr>
      </w:pPr>
      <w:r w:rsidRPr="00764873">
        <w:rPr>
          <w:b/>
        </w:rPr>
        <w:t>Se</w:t>
      </w:r>
      <w:r>
        <w:rPr>
          <w:b/>
        </w:rPr>
        <w:t xml:space="preserve">   envía  el material de PP  de   66  cm  Lamina</w:t>
      </w:r>
    </w:p>
    <w:p w:rsidR="00EE24BC" w:rsidRDefault="00EE24BC" w:rsidP="00EE24BC">
      <w:pPr>
        <w:numPr>
          <w:ilvl w:val="0"/>
          <w:numId w:val="2"/>
        </w:numPr>
        <w:rPr>
          <w:b/>
        </w:rPr>
      </w:pPr>
      <w:r>
        <w:rPr>
          <w:b/>
        </w:rPr>
        <w:t>SE APRUEBA IMPRESION</w:t>
      </w:r>
    </w:p>
    <w:p w:rsidR="00EE24BC" w:rsidRDefault="00EE24BC" w:rsidP="00EE24BC">
      <w:pPr>
        <w:ind w:left="885"/>
      </w:pPr>
    </w:p>
    <w:p w:rsidR="00EE24BC" w:rsidRDefault="00EE24BC" w:rsidP="00EE24BC">
      <w:pPr>
        <w:ind w:left="885"/>
      </w:pPr>
    </w:p>
    <w:p w:rsidR="00EE24BC" w:rsidRDefault="00EE24BC" w:rsidP="00EE24BC">
      <w:pPr>
        <w:ind w:left="885"/>
      </w:pPr>
    </w:p>
    <w:p w:rsidR="00EE24BC" w:rsidRDefault="00EE24BC" w:rsidP="00EE24BC">
      <w:r>
        <w:t>Agradezco la atención y colaboración prestada.</w:t>
      </w:r>
    </w:p>
    <w:p w:rsidR="00EE24BC" w:rsidRDefault="00EE24BC" w:rsidP="00EE24BC"/>
    <w:p w:rsidR="00EE24BC" w:rsidRDefault="00EE24BC" w:rsidP="00EE24BC"/>
    <w:p w:rsidR="00EE24BC" w:rsidRDefault="00EE24BC" w:rsidP="00EE24BC"/>
    <w:p w:rsidR="00EE24BC" w:rsidRDefault="00EE24BC" w:rsidP="00EE24BC">
      <w:r>
        <w:t xml:space="preserve">Cordialmente,                                                      </w:t>
      </w:r>
    </w:p>
    <w:p w:rsidR="00EE24BC" w:rsidRDefault="00EE24BC" w:rsidP="00EE24BC"/>
    <w:p w:rsidR="00EE24BC" w:rsidRDefault="00EE24BC" w:rsidP="00EE24BC"/>
    <w:p w:rsidR="00EE24BC" w:rsidRDefault="00EE24BC" w:rsidP="00EE24BC"/>
    <w:p w:rsidR="00EE24BC" w:rsidRDefault="00EE24BC" w:rsidP="00EE24BC">
      <w:r>
        <w:lastRenderedPageBreak/>
        <w:t>RICARDO CASAS ZAPATA</w:t>
      </w:r>
    </w:p>
    <w:p w:rsidR="00EE24BC" w:rsidRDefault="00EE24BC" w:rsidP="00EE24BC">
      <w:r>
        <w:t>Director.</w:t>
      </w:r>
    </w:p>
    <w:p w:rsidR="00EE24BC" w:rsidRDefault="00EE24BC" w:rsidP="00EE24BC">
      <w:pPr>
        <w:rPr>
          <w:b/>
        </w:rPr>
      </w:pPr>
    </w:p>
    <w:p w:rsidR="00EE24BC" w:rsidRDefault="00EE24BC" w:rsidP="00280724">
      <w:pPr>
        <w:rPr>
          <w:b/>
        </w:rPr>
      </w:pPr>
    </w:p>
    <w:p w:rsidR="004A5EB5" w:rsidRDefault="004A5EB5" w:rsidP="00280724">
      <w:pPr>
        <w:rPr>
          <w:b/>
        </w:rPr>
      </w:pPr>
    </w:p>
    <w:p w:rsidR="004A5EB5" w:rsidRDefault="004A5EB5" w:rsidP="00280724">
      <w:pPr>
        <w:rPr>
          <w:b/>
        </w:rPr>
      </w:pPr>
    </w:p>
    <w:p w:rsidR="004A5EB5" w:rsidRDefault="004A5EB5" w:rsidP="004A5EB5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4A5EB5" w:rsidRDefault="004A5EB5" w:rsidP="004A5EB5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4A5EB5" w:rsidRDefault="004A5EB5" w:rsidP="004A5EB5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4A5EB5" w:rsidRDefault="004A5EB5" w:rsidP="004A5EB5">
      <w:pPr>
        <w:rPr>
          <w:b/>
          <w:bCs/>
          <w:sz w:val="20"/>
        </w:rPr>
      </w:pPr>
      <w:r>
        <w:rPr>
          <w:b/>
          <w:bCs/>
          <w:sz w:val="20"/>
        </w:rPr>
        <w:t>TEL:  4 44 46 64  ITAGUI.</w:t>
      </w:r>
    </w:p>
    <w:p w:rsidR="004A5EB5" w:rsidRDefault="004A5EB5" w:rsidP="004A5EB5">
      <w:pPr>
        <w:rPr>
          <w:b/>
          <w:bCs/>
        </w:rPr>
      </w:pPr>
    </w:p>
    <w:p w:rsidR="004A5EB5" w:rsidRDefault="004A5EB5" w:rsidP="004A5EB5">
      <w:pPr>
        <w:rPr>
          <w:b/>
        </w:rPr>
      </w:pPr>
    </w:p>
    <w:p w:rsidR="004A5EB5" w:rsidRDefault="004A5EB5" w:rsidP="004A5EB5">
      <w:pPr>
        <w:pStyle w:val="Ttulo1"/>
      </w:pPr>
      <w:r>
        <w:t>ORDEN DE TRABAJO    N°      08489</w:t>
      </w:r>
    </w:p>
    <w:p w:rsidR="004A5EB5" w:rsidRDefault="004A5EB5" w:rsidP="004A5EB5"/>
    <w:p w:rsidR="004A5EB5" w:rsidRDefault="004A5EB5" w:rsidP="004A5EB5">
      <w:r>
        <w:t>FECHA:</w:t>
      </w:r>
      <w:r>
        <w:tab/>
        <w:t>Medellín, Junio   21    de   2011</w:t>
      </w:r>
    </w:p>
    <w:p w:rsidR="004A5EB5" w:rsidRDefault="004A5EB5" w:rsidP="004A5EB5">
      <w:r>
        <w:t>PARA:</w:t>
      </w:r>
      <w:r>
        <w:tab/>
      </w:r>
      <w:r>
        <w:tab/>
        <w:t>PLÁSTICOS DAR MA</w:t>
      </w:r>
    </w:p>
    <w:p w:rsidR="004A5EB5" w:rsidRDefault="004A5EB5" w:rsidP="004A5EB5">
      <w:r>
        <w:t>ATENCIÓN:</w:t>
      </w:r>
      <w:r>
        <w:tab/>
        <w:t>Sr. Darío Jaramillo</w:t>
      </w:r>
    </w:p>
    <w:p w:rsidR="004A5EB5" w:rsidRDefault="004A5EB5" w:rsidP="004A5EB5">
      <w:r>
        <w:tab/>
      </w:r>
      <w:r>
        <w:tab/>
        <w:t>Gerente.</w:t>
      </w:r>
    </w:p>
    <w:p w:rsidR="004A5EB5" w:rsidRDefault="004A5EB5" w:rsidP="004A5EB5"/>
    <w:p w:rsidR="004A5EB5" w:rsidRDefault="004A5EB5" w:rsidP="004A5EB5">
      <w:r>
        <w:t>Apreciado Don Darío :</w:t>
      </w:r>
    </w:p>
    <w:p w:rsidR="004A5EB5" w:rsidRDefault="004A5EB5" w:rsidP="004A5EB5">
      <w:r>
        <w:t xml:space="preserve"> </w:t>
      </w:r>
    </w:p>
    <w:p w:rsidR="004A5EB5" w:rsidRDefault="004A5EB5" w:rsidP="004A5EB5">
      <w:r>
        <w:t>Con la presente estamos solicitando el siguiente servicio de EXTRUSION E IMPRESION:</w:t>
      </w:r>
    </w:p>
    <w:p w:rsidR="004A5EB5" w:rsidRDefault="004A5EB5" w:rsidP="004A5EB5"/>
    <w:p w:rsidR="004A5EB5" w:rsidRDefault="004A5EB5" w:rsidP="004A5EB5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4A5EB5" w:rsidRDefault="004A5EB5" w:rsidP="004A5EB5">
      <w:pPr>
        <w:rPr>
          <w:b/>
          <w:bCs/>
          <w:u w:val="single"/>
        </w:rPr>
      </w:pPr>
    </w:p>
    <w:p w:rsidR="004A5EB5" w:rsidRPr="005B5BD2" w:rsidRDefault="004A5EB5" w:rsidP="004A5EB5">
      <w:pPr>
        <w:rPr>
          <w:b/>
        </w:rPr>
      </w:pPr>
      <w:r>
        <w:t>MATERIAL:</w:t>
      </w:r>
      <w:r>
        <w:tab/>
      </w:r>
      <w:r>
        <w:tab/>
        <w:t>Polietileno  Baja Lamina</w:t>
      </w:r>
    </w:p>
    <w:p w:rsidR="004A5EB5" w:rsidRPr="005B5BD2" w:rsidRDefault="004A5EB5" w:rsidP="004A5EB5">
      <w:pPr>
        <w:rPr>
          <w:b/>
        </w:rPr>
      </w:pPr>
      <w:r>
        <w:t>MEDIDA:</w:t>
      </w:r>
      <w:r>
        <w:tab/>
      </w:r>
      <w:r>
        <w:tab/>
      </w:r>
      <w:r>
        <w:rPr>
          <w:b/>
        </w:rPr>
        <w:t>21.5 + 6   c</w:t>
      </w:r>
      <w:r w:rsidRPr="005B5BD2">
        <w:rPr>
          <w:b/>
        </w:rPr>
        <w:t>ms.</w:t>
      </w:r>
    </w:p>
    <w:p w:rsidR="004A5EB5" w:rsidRPr="00263031" w:rsidRDefault="004A5EB5" w:rsidP="004A5EB5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2.4 </w:t>
      </w:r>
      <w:r w:rsidRPr="00263031">
        <w:rPr>
          <w:b/>
        </w:rPr>
        <w:t xml:space="preserve">  ”</w:t>
      </w:r>
    </w:p>
    <w:p w:rsidR="004A5EB5" w:rsidRDefault="004A5EB5" w:rsidP="004A5EB5">
      <w:r>
        <w:t>COLOR:</w:t>
      </w:r>
      <w:r>
        <w:tab/>
      </w:r>
      <w:r>
        <w:tab/>
        <w:t>Transparente</w:t>
      </w:r>
    </w:p>
    <w:p w:rsidR="004A5EB5" w:rsidRDefault="004A5EB5" w:rsidP="004A5EB5">
      <w:r>
        <w:t>TRATADO:</w:t>
      </w:r>
      <w:r>
        <w:tab/>
      </w:r>
      <w:r>
        <w:tab/>
        <w:t>1  Cara.</w:t>
      </w:r>
    </w:p>
    <w:p w:rsidR="004A5EB5" w:rsidRDefault="004A5EB5" w:rsidP="004A5EB5">
      <w:r>
        <w:t>CANTIDAD:</w:t>
      </w:r>
      <w:r>
        <w:tab/>
      </w:r>
      <w:r>
        <w:tab/>
      </w:r>
      <w:r w:rsidR="003E7406">
        <w:rPr>
          <w:b/>
        </w:rPr>
        <w:t xml:space="preserve">80 </w:t>
      </w:r>
      <w:r>
        <w:t xml:space="preserve">  Kg.</w:t>
      </w:r>
    </w:p>
    <w:p w:rsidR="004A5EB5" w:rsidRDefault="004A5EB5" w:rsidP="004A5EB5">
      <w:r>
        <w:t>COLORES:</w:t>
      </w:r>
      <w:r>
        <w:tab/>
      </w:r>
      <w:r>
        <w:tab/>
        <w:t xml:space="preserve">3  </w:t>
      </w:r>
    </w:p>
    <w:p w:rsidR="004A5EB5" w:rsidRDefault="004A5EB5" w:rsidP="004A5EB5">
      <w:r>
        <w:t>CARAS:</w:t>
      </w:r>
      <w:r>
        <w:tab/>
      </w:r>
      <w:r>
        <w:tab/>
        <w:t>1</w:t>
      </w:r>
    </w:p>
    <w:p w:rsidR="004A5EB5" w:rsidRDefault="004A5EB5" w:rsidP="004A5EB5">
      <w:r>
        <w:t>REPETICIÓN:</w:t>
      </w:r>
      <w:r>
        <w:tab/>
        <w:t xml:space="preserve">27.3  Cms. </w:t>
      </w:r>
    </w:p>
    <w:p w:rsidR="004A5EB5" w:rsidRDefault="004A5EB5" w:rsidP="004A5EB5">
      <w:r>
        <w:t>BOLSA:</w:t>
      </w:r>
      <w:r>
        <w:tab/>
      </w:r>
      <w:r>
        <w:tab/>
        <w:t xml:space="preserve">27.3  X  21.5 + 6   Cms .    </w:t>
      </w:r>
    </w:p>
    <w:p w:rsidR="004A5EB5" w:rsidRDefault="004A5EB5" w:rsidP="004A5EB5">
      <w:r>
        <w:t>RODILLO :                55</w:t>
      </w:r>
    </w:p>
    <w:p w:rsidR="004A5EB5" w:rsidRDefault="004A5EB5" w:rsidP="004A5EB5">
      <w:r>
        <w:t>SELLADO:</w:t>
      </w:r>
      <w:r>
        <w:tab/>
      </w:r>
      <w:r>
        <w:tab/>
        <w:t xml:space="preserve">Lateral </w:t>
      </w:r>
    </w:p>
    <w:p w:rsidR="004A5EB5" w:rsidRDefault="004A5EB5" w:rsidP="004A5EB5">
      <w:r>
        <w:t>REFERENCIA:</w:t>
      </w:r>
      <w:r>
        <w:tab/>
        <w:t>MANGA CORTA CUELLO REDONDO HOMBRE</w:t>
      </w:r>
    </w:p>
    <w:p w:rsidR="004A5EB5" w:rsidRDefault="004A5EB5" w:rsidP="004A5EB5">
      <w:r>
        <w:tab/>
      </w:r>
      <w:r>
        <w:tab/>
      </w:r>
      <w:r>
        <w:tab/>
      </w:r>
    </w:p>
    <w:p w:rsidR="004A5EB5" w:rsidRDefault="004A5EB5" w:rsidP="004A5EB5">
      <w:r>
        <w:rPr>
          <w:b/>
          <w:bCs/>
          <w:u w:val="single"/>
        </w:rPr>
        <w:t>NOTA:</w:t>
      </w:r>
      <w:r>
        <w:t xml:space="preserve">  - los cyreles  en su planta</w:t>
      </w:r>
    </w:p>
    <w:p w:rsidR="004A5EB5" w:rsidRDefault="004A5EB5" w:rsidP="004A5EB5">
      <w:pPr>
        <w:numPr>
          <w:ilvl w:val="0"/>
          <w:numId w:val="2"/>
        </w:numPr>
      </w:pPr>
      <w:r>
        <w:t>Tonos de impresión igual al último montaje.</w:t>
      </w:r>
    </w:p>
    <w:p w:rsidR="004A5EB5" w:rsidRDefault="004A5EB5" w:rsidP="004A5EB5">
      <w:pPr>
        <w:numPr>
          <w:ilvl w:val="0"/>
          <w:numId w:val="2"/>
        </w:numPr>
      </w:pPr>
      <w:r>
        <w:t>Colocar pie de imprenta de P:U.</w:t>
      </w:r>
    </w:p>
    <w:p w:rsidR="004A5EB5" w:rsidRDefault="004A5EB5" w:rsidP="004A5EB5">
      <w:pPr>
        <w:numPr>
          <w:ilvl w:val="0"/>
          <w:numId w:val="2"/>
        </w:numPr>
      </w:pPr>
      <w:r>
        <w:t>SE APRUEBA IMPRESION</w:t>
      </w:r>
    </w:p>
    <w:p w:rsidR="004A5EB5" w:rsidRPr="00727EFE" w:rsidRDefault="004A5EB5" w:rsidP="004A5EB5">
      <w:pPr>
        <w:ind w:left="1500"/>
        <w:rPr>
          <w:b/>
          <w:u w:val="single"/>
        </w:rPr>
      </w:pPr>
    </w:p>
    <w:p w:rsidR="004A5EB5" w:rsidRPr="007B67F6" w:rsidRDefault="004A5EB5" w:rsidP="004A5EB5">
      <w:pPr>
        <w:rPr>
          <w:b/>
          <w:u w:val="single"/>
        </w:rPr>
      </w:pPr>
    </w:p>
    <w:p w:rsidR="004A5EB5" w:rsidRDefault="004A5EB5" w:rsidP="004A5EB5">
      <w:r>
        <w:t>Agradezco la atención y colaboración prestada.</w:t>
      </w:r>
    </w:p>
    <w:p w:rsidR="004A5EB5" w:rsidRDefault="004A5EB5" w:rsidP="004A5EB5"/>
    <w:p w:rsidR="004A5EB5" w:rsidRDefault="004A5EB5" w:rsidP="004A5EB5">
      <w:r>
        <w:t>Cordialmente,</w:t>
      </w:r>
    </w:p>
    <w:p w:rsidR="004A5EB5" w:rsidRDefault="004A5EB5" w:rsidP="004A5EB5">
      <w:r>
        <w:t>ICARDO CASAS ZAPATA</w:t>
      </w:r>
    </w:p>
    <w:p w:rsidR="004A5EB5" w:rsidRDefault="004A5EB5" w:rsidP="004A5EB5">
      <w:r>
        <w:t>Director.</w:t>
      </w:r>
    </w:p>
    <w:p w:rsidR="004A5EB5" w:rsidRDefault="004A5EB5" w:rsidP="004A5EB5">
      <w:pPr>
        <w:rPr>
          <w:b/>
        </w:rPr>
      </w:pPr>
    </w:p>
    <w:p w:rsidR="004A5EB5" w:rsidRDefault="004A5EB5" w:rsidP="00280724">
      <w:pPr>
        <w:rPr>
          <w:b/>
        </w:rPr>
      </w:pPr>
    </w:p>
    <w:p w:rsidR="00A4374F" w:rsidRDefault="00A4374F" w:rsidP="00A4374F">
      <w:pPr>
        <w:rPr>
          <w:b/>
        </w:rPr>
      </w:pPr>
    </w:p>
    <w:p w:rsidR="00A4374F" w:rsidRDefault="00A4374F" w:rsidP="00A4374F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A4374F" w:rsidRDefault="00A4374F" w:rsidP="00A4374F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A4374F" w:rsidRDefault="00A4374F" w:rsidP="00A4374F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A4374F" w:rsidRDefault="00A4374F" w:rsidP="00A4374F">
      <w:pPr>
        <w:rPr>
          <w:b/>
          <w:bCs/>
          <w:sz w:val="20"/>
        </w:rPr>
      </w:pPr>
      <w:r>
        <w:rPr>
          <w:b/>
          <w:bCs/>
          <w:sz w:val="20"/>
        </w:rPr>
        <w:t>TEL:  4 44 46 64  ITAGUI.</w:t>
      </w:r>
    </w:p>
    <w:p w:rsidR="00A4374F" w:rsidRDefault="00A4374F" w:rsidP="00A4374F">
      <w:pPr>
        <w:rPr>
          <w:b/>
          <w:bCs/>
        </w:rPr>
      </w:pPr>
    </w:p>
    <w:p w:rsidR="00A4374F" w:rsidRDefault="00A4374F" w:rsidP="00A4374F">
      <w:pPr>
        <w:rPr>
          <w:b/>
          <w:bCs/>
        </w:rPr>
      </w:pPr>
    </w:p>
    <w:p w:rsidR="00A4374F" w:rsidRDefault="00A4374F" w:rsidP="00A4374F">
      <w:pPr>
        <w:pStyle w:val="Ttulo1"/>
      </w:pPr>
      <w:r>
        <w:t>ORDEN DE TRABAJO        N°      08492</w:t>
      </w:r>
    </w:p>
    <w:p w:rsidR="00A4374F" w:rsidRDefault="00A4374F" w:rsidP="00A4374F"/>
    <w:p w:rsidR="00A4374F" w:rsidRDefault="00A4374F" w:rsidP="00A4374F">
      <w:r>
        <w:t>FECHA:</w:t>
      </w:r>
      <w:r>
        <w:tab/>
        <w:t>Medellín,  Junio    21   de    2011</w:t>
      </w:r>
    </w:p>
    <w:p w:rsidR="00A4374F" w:rsidRDefault="00A4374F" w:rsidP="00A4374F">
      <w:r>
        <w:t>PARA:</w:t>
      </w:r>
      <w:r>
        <w:tab/>
      </w:r>
      <w:r>
        <w:tab/>
        <w:t>PLÁSTICOS DARMA</w:t>
      </w:r>
    </w:p>
    <w:p w:rsidR="00A4374F" w:rsidRDefault="00A4374F" w:rsidP="00A4374F">
      <w:r>
        <w:t>ATENCIÓN:</w:t>
      </w:r>
      <w:r>
        <w:tab/>
        <w:t>Sr. Darío Jaramillo</w:t>
      </w:r>
    </w:p>
    <w:p w:rsidR="00A4374F" w:rsidRDefault="00A4374F" w:rsidP="00A4374F">
      <w:r>
        <w:tab/>
      </w:r>
      <w:r>
        <w:tab/>
        <w:t>Gerente.</w:t>
      </w:r>
    </w:p>
    <w:p w:rsidR="00A4374F" w:rsidRDefault="00A4374F" w:rsidP="00A4374F"/>
    <w:p w:rsidR="00A4374F" w:rsidRDefault="00A4374F" w:rsidP="00A4374F">
      <w:r>
        <w:t>Apreciado Don Darío:</w:t>
      </w:r>
    </w:p>
    <w:p w:rsidR="00A4374F" w:rsidRDefault="00A4374F" w:rsidP="00A4374F"/>
    <w:p w:rsidR="00A4374F" w:rsidRDefault="00A4374F" w:rsidP="00A4374F">
      <w:r>
        <w:t>Con la presente estamos solicitando el siguiente material    :</w:t>
      </w:r>
    </w:p>
    <w:p w:rsidR="00A4374F" w:rsidRDefault="00A4374F" w:rsidP="00A4374F"/>
    <w:p w:rsidR="00A4374F" w:rsidRDefault="00A4374F" w:rsidP="00A4374F">
      <w:pPr>
        <w:rPr>
          <w:b/>
          <w:bCs/>
          <w:u w:val="single"/>
        </w:rPr>
      </w:pPr>
      <w:r>
        <w:rPr>
          <w:b/>
          <w:bCs/>
          <w:u w:val="single"/>
        </w:rPr>
        <w:t>IMPRESIÓN  :</w:t>
      </w:r>
    </w:p>
    <w:p w:rsidR="00A4374F" w:rsidRDefault="00A4374F" w:rsidP="00A4374F"/>
    <w:p w:rsidR="00A4374F" w:rsidRDefault="00A4374F" w:rsidP="00A4374F">
      <w:r>
        <w:t>MATERIAL:</w:t>
      </w:r>
      <w:r>
        <w:tab/>
      </w:r>
      <w:r>
        <w:tab/>
      </w:r>
      <w:r w:rsidR="00B14262">
        <w:rPr>
          <w:b/>
        </w:rPr>
        <w:t>Lamina  BIO PP de   37</w:t>
      </w:r>
      <w:r w:rsidRPr="00FE4325">
        <w:rPr>
          <w:b/>
        </w:rPr>
        <w:t xml:space="preserve">   cms</w:t>
      </w:r>
    </w:p>
    <w:p w:rsidR="00A4374F" w:rsidRDefault="00A4374F" w:rsidP="00A4374F">
      <w:r>
        <w:t>CALIBRE:</w:t>
      </w:r>
      <w:r>
        <w:tab/>
      </w:r>
      <w:r>
        <w:tab/>
      </w:r>
      <w:r w:rsidRPr="00FE4325">
        <w:rPr>
          <w:b/>
        </w:rPr>
        <w:t>25  micras</w:t>
      </w:r>
      <w:r>
        <w:t xml:space="preserve"> </w:t>
      </w:r>
    </w:p>
    <w:p w:rsidR="00A4374F" w:rsidRDefault="00A4374F" w:rsidP="00A4374F">
      <w:r>
        <w:t>CANTIDAD:</w:t>
      </w:r>
      <w:r>
        <w:tab/>
      </w:r>
      <w:r>
        <w:tab/>
        <w:t>100    Kg</w:t>
      </w:r>
    </w:p>
    <w:p w:rsidR="00A4374F" w:rsidRDefault="00A4374F" w:rsidP="00A4374F">
      <w:r>
        <w:t>REFERENCIA:</w:t>
      </w:r>
      <w:r>
        <w:tab/>
      </w:r>
      <w:r w:rsidR="00B14262">
        <w:rPr>
          <w:b/>
        </w:rPr>
        <w:t>GENERICA   SIMONA</w:t>
      </w:r>
    </w:p>
    <w:p w:rsidR="00A4374F" w:rsidRDefault="00A4374F" w:rsidP="00A4374F">
      <w:r>
        <w:t>REPETICIÓN:</w:t>
      </w:r>
      <w:r>
        <w:tab/>
        <w:t>26     Cms.</w:t>
      </w:r>
    </w:p>
    <w:p w:rsidR="00A4374F" w:rsidRDefault="00A4374F" w:rsidP="00A4374F">
      <w:r>
        <w:t xml:space="preserve">RODILLO  :               </w:t>
      </w:r>
      <w:r>
        <w:rPr>
          <w:b/>
        </w:rPr>
        <w:t>26</w:t>
      </w:r>
    </w:p>
    <w:p w:rsidR="00A4374F" w:rsidRDefault="00A4374F" w:rsidP="00A4374F">
      <w:r>
        <w:t>IMPRESIÓN:</w:t>
      </w:r>
      <w:r>
        <w:tab/>
      </w:r>
      <w:r>
        <w:tab/>
        <w:t xml:space="preserve">1 cara   Lamina </w:t>
      </w:r>
    </w:p>
    <w:p w:rsidR="00A4374F" w:rsidRDefault="00B14262" w:rsidP="00A4374F">
      <w:r>
        <w:t>COLORES:</w:t>
      </w:r>
      <w:r>
        <w:tab/>
      </w:r>
      <w:r>
        <w:tab/>
        <w:t>3</w:t>
      </w:r>
    </w:p>
    <w:p w:rsidR="00A4374F" w:rsidRDefault="00A4374F" w:rsidP="00A4374F">
      <w:r>
        <w:t>REFILADO:</w:t>
      </w:r>
      <w:r>
        <w:tab/>
      </w:r>
      <w:r>
        <w:tab/>
        <w:t xml:space="preserve">43.5     cms   </w:t>
      </w:r>
    </w:p>
    <w:p w:rsidR="00A4374F" w:rsidRDefault="00A4374F" w:rsidP="00A4374F">
      <w:r>
        <w:t>ROLLOS :</w:t>
      </w:r>
      <w:r>
        <w:tab/>
      </w:r>
      <w:r>
        <w:tab/>
        <w:t>Empaquetadora</w:t>
      </w:r>
    </w:p>
    <w:p w:rsidR="00A4374F" w:rsidRDefault="00A4374F" w:rsidP="00A4374F"/>
    <w:p w:rsidR="00A4374F" w:rsidRDefault="00A4374F" w:rsidP="00A4374F"/>
    <w:p w:rsidR="00A4374F" w:rsidRDefault="00A4374F" w:rsidP="00A4374F">
      <w:r>
        <w:rPr>
          <w:b/>
          <w:bCs/>
          <w:u w:val="single"/>
        </w:rPr>
        <w:t>NOTA:</w:t>
      </w:r>
      <w:r>
        <w:t xml:space="preserve">  -  Los cyreles  los  envía   Grafiflex</w:t>
      </w:r>
    </w:p>
    <w:p w:rsidR="00A4374F" w:rsidRDefault="00A4374F" w:rsidP="00A4374F">
      <w:pPr>
        <w:numPr>
          <w:ilvl w:val="0"/>
          <w:numId w:val="2"/>
        </w:numPr>
      </w:pPr>
      <w:r>
        <w:t>Se aprueba Impresión</w:t>
      </w:r>
    </w:p>
    <w:p w:rsidR="00A4374F" w:rsidRDefault="00A4374F" w:rsidP="00A4374F">
      <w:pPr>
        <w:numPr>
          <w:ilvl w:val="0"/>
          <w:numId w:val="2"/>
        </w:numPr>
        <w:ind w:left="1500"/>
      </w:pPr>
      <w:r>
        <w:t>Se envía lamina de BIOPP</w:t>
      </w:r>
    </w:p>
    <w:p w:rsidR="00A4374F" w:rsidRDefault="00A4374F" w:rsidP="00A4374F"/>
    <w:p w:rsidR="00A4374F" w:rsidRDefault="00A4374F" w:rsidP="00A4374F"/>
    <w:p w:rsidR="00A4374F" w:rsidRDefault="00A4374F" w:rsidP="00A4374F">
      <w:r>
        <w:t>Agradezco la atención y colaboración prestada.</w:t>
      </w:r>
    </w:p>
    <w:p w:rsidR="00A4374F" w:rsidRDefault="00A4374F" w:rsidP="00A4374F"/>
    <w:p w:rsidR="00A4374F" w:rsidRDefault="00A4374F" w:rsidP="00A4374F"/>
    <w:p w:rsidR="00A4374F" w:rsidRDefault="00A4374F" w:rsidP="00A4374F"/>
    <w:p w:rsidR="00A4374F" w:rsidRDefault="00A4374F" w:rsidP="00A4374F">
      <w:r>
        <w:t>Cordialmente,</w:t>
      </w:r>
    </w:p>
    <w:p w:rsidR="00A4374F" w:rsidRDefault="00A4374F" w:rsidP="00A4374F"/>
    <w:p w:rsidR="00A4374F" w:rsidRDefault="00A4374F" w:rsidP="00A4374F"/>
    <w:p w:rsidR="00A4374F" w:rsidRDefault="00A4374F" w:rsidP="00A4374F">
      <w:r>
        <w:t>RICARDO CASAS ZAPATA</w:t>
      </w:r>
    </w:p>
    <w:p w:rsidR="00A4374F" w:rsidRDefault="00A4374F" w:rsidP="00A4374F">
      <w:r>
        <w:t>Director.</w:t>
      </w:r>
    </w:p>
    <w:p w:rsidR="002B0B32" w:rsidRDefault="002B0B32" w:rsidP="002B0B32">
      <w:pPr>
        <w:rPr>
          <w:b/>
        </w:rPr>
      </w:pPr>
    </w:p>
    <w:p w:rsidR="002B0B32" w:rsidRDefault="002B0B32" w:rsidP="002B0B32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2B0B32" w:rsidRDefault="002B0B32" w:rsidP="002B0B32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2B0B32" w:rsidRDefault="002B0B32" w:rsidP="002B0B32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2B0B32" w:rsidRDefault="002B0B32" w:rsidP="002B0B32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2B0B32" w:rsidRDefault="002B0B32" w:rsidP="002B0B32"/>
    <w:p w:rsidR="002B0B32" w:rsidRDefault="002B0B32" w:rsidP="002B0B32">
      <w:pPr>
        <w:pStyle w:val="Ttulo1"/>
      </w:pPr>
      <w:r>
        <w:t>ORDEN DE TRABAJO   N°      08484</w:t>
      </w:r>
    </w:p>
    <w:p w:rsidR="002B0B32" w:rsidRDefault="002B0B32" w:rsidP="002B0B32"/>
    <w:p w:rsidR="002B0B32" w:rsidRDefault="002B0B32" w:rsidP="002B0B32">
      <w:r>
        <w:t>FECHA:</w:t>
      </w:r>
      <w:r>
        <w:tab/>
        <w:t>Medellín,  Junio   22     de   2011</w:t>
      </w:r>
    </w:p>
    <w:p w:rsidR="002B0B32" w:rsidRDefault="002B0B32" w:rsidP="002B0B32">
      <w:r>
        <w:t>PARA:</w:t>
      </w:r>
      <w:r>
        <w:tab/>
      </w:r>
      <w:r>
        <w:tab/>
        <w:t>PLÁSTICOS   DARMA</w:t>
      </w:r>
    </w:p>
    <w:p w:rsidR="002B0B32" w:rsidRDefault="002B0B32" w:rsidP="002B0B32">
      <w:r>
        <w:t>ATENCIÓN:</w:t>
      </w:r>
      <w:r>
        <w:tab/>
        <w:t>Sr. DARIO JARAMILLO</w:t>
      </w:r>
    </w:p>
    <w:p w:rsidR="002B0B32" w:rsidRDefault="002B0B32" w:rsidP="002B0B32"/>
    <w:p w:rsidR="002B0B32" w:rsidRDefault="002B0B32" w:rsidP="002B0B32">
      <w:r>
        <w:t>Apreciado Dn DARIO:</w:t>
      </w:r>
    </w:p>
    <w:p w:rsidR="002B0B32" w:rsidRDefault="002B0B32" w:rsidP="002B0B32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2B0B32" w:rsidRDefault="002B0B32" w:rsidP="002B0B32"/>
    <w:p w:rsidR="002B0B32" w:rsidRDefault="002B0B32" w:rsidP="002B0B32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2B0B32" w:rsidRDefault="002B0B32" w:rsidP="002B0B32"/>
    <w:p w:rsidR="002B0B32" w:rsidRDefault="002B0B32" w:rsidP="002B0B32">
      <w:r>
        <w:t>MATERIAL :</w:t>
      </w:r>
      <w:r>
        <w:tab/>
      </w:r>
      <w:r>
        <w:tab/>
        <w:t>Polietileno de Baja  densidad  Lamina</w:t>
      </w:r>
      <w:r>
        <w:rPr>
          <w:b/>
          <w:u w:val="single"/>
        </w:rPr>
        <w:t xml:space="preserve">  </w:t>
      </w:r>
      <w:r>
        <w:t xml:space="preserve"> Tpte</w:t>
      </w:r>
    </w:p>
    <w:p w:rsidR="002B0B32" w:rsidRDefault="002B0B32" w:rsidP="002B0B32">
      <w:r>
        <w:t>MEDIDA:</w:t>
      </w:r>
      <w:r>
        <w:tab/>
      </w:r>
      <w:r>
        <w:tab/>
      </w:r>
      <w:r>
        <w:rPr>
          <w:b/>
        </w:rPr>
        <w:t>52</w:t>
      </w:r>
      <w:r>
        <w:t xml:space="preserve">   cms   </w:t>
      </w:r>
    </w:p>
    <w:p w:rsidR="002B0B32" w:rsidRDefault="002B0B32" w:rsidP="002B0B32">
      <w:r>
        <w:t>CALIBRE :</w:t>
      </w:r>
      <w:r>
        <w:tab/>
      </w:r>
      <w:r>
        <w:tab/>
      </w:r>
      <w:r>
        <w:rPr>
          <w:b/>
        </w:rPr>
        <w:t xml:space="preserve">1.5 </w:t>
      </w:r>
      <w:r>
        <w:t xml:space="preserve">   “</w:t>
      </w:r>
    </w:p>
    <w:p w:rsidR="002B0B32" w:rsidRDefault="002B0B32" w:rsidP="002B0B32">
      <w:r>
        <w:t>COLOR :</w:t>
      </w:r>
      <w:r>
        <w:tab/>
      </w:r>
      <w:r>
        <w:tab/>
        <w:t>Transparente</w:t>
      </w:r>
    </w:p>
    <w:p w:rsidR="002B0B32" w:rsidRPr="0007721A" w:rsidRDefault="002B0B32" w:rsidP="002B0B32">
      <w:r>
        <w:t xml:space="preserve">TRATADO : </w:t>
      </w:r>
      <w:r>
        <w:tab/>
      </w:r>
      <w:r>
        <w:tab/>
        <w:t>1  cara</w:t>
      </w:r>
    </w:p>
    <w:p w:rsidR="002B0B32" w:rsidRDefault="002B0B32" w:rsidP="002B0B32">
      <w:r>
        <w:t xml:space="preserve">CANTIDAD : </w:t>
      </w:r>
      <w:r>
        <w:tab/>
        <w:t>210    kg</w:t>
      </w:r>
    </w:p>
    <w:p w:rsidR="002B0B32" w:rsidRDefault="002B0B32" w:rsidP="002B0B32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>4    ( blanco-verde-rojo-negro )</w:t>
      </w:r>
    </w:p>
    <w:p w:rsidR="002B0B32" w:rsidRDefault="002B0B32" w:rsidP="002B0B32">
      <w:r>
        <w:t xml:space="preserve">CARAS : </w:t>
      </w:r>
      <w:r>
        <w:tab/>
      </w:r>
      <w:r>
        <w:tab/>
        <w:t>2</w:t>
      </w:r>
    </w:p>
    <w:p w:rsidR="002B0B32" w:rsidRDefault="002B0B32" w:rsidP="002B0B32">
      <w:r>
        <w:t>REPETICIÓN :</w:t>
      </w:r>
      <w:r>
        <w:tab/>
        <w:t>15.5   cms</w:t>
      </w:r>
    </w:p>
    <w:p w:rsidR="002B0B32" w:rsidRDefault="002B0B32" w:rsidP="002B0B32">
      <w:r>
        <w:t>RODILLO :</w:t>
      </w:r>
      <w:r>
        <w:tab/>
      </w:r>
      <w:r>
        <w:tab/>
        <w:t>32</w:t>
      </w:r>
    </w:p>
    <w:p w:rsidR="002B0B32" w:rsidRDefault="002B0B32" w:rsidP="002B0B32">
      <w:r>
        <w:t>LAMINA  :</w:t>
      </w:r>
      <w:r>
        <w:tab/>
      </w:r>
      <w:r>
        <w:tab/>
        <w:t xml:space="preserve">15.5 </w:t>
      </w:r>
      <w:r>
        <w:rPr>
          <w:b/>
        </w:rPr>
        <w:t xml:space="preserve"> x  23 + 3 </w:t>
      </w:r>
      <w:r w:rsidRPr="00336CAC">
        <w:rPr>
          <w:b/>
        </w:rPr>
        <w:t xml:space="preserve">   cm</w:t>
      </w:r>
      <w:r>
        <w:t xml:space="preserve">     Fuelle de fondo</w:t>
      </w:r>
    </w:p>
    <w:p w:rsidR="002B0B32" w:rsidRDefault="002B0B32" w:rsidP="002B0B32">
      <w:r>
        <w:t>SELLADO .</w:t>
      </w:r>
      <w:r>
        <w:tab/>
      </w:r>
      <w:r>
        <w:tab/>
        <w:t>Lateral</w:t>
      </w:r>
    </w:p>
    <w:p w:rsidR="002B0B32" w:rsidRDefault="002B0B32" w:rsidP="002B0B32">
      <w:r>
        <w:t>REFERENCIA :</w:t>
      </w:r>
      <w:r>
        <w:tab/>
      </w:r>
      <w:r>
        <w:rPr>
          <w:b/>
        </w:rPr>
        <w:t>CUAJADA    RIO</w:t>
      </w:r>
      <w:r w:rsidR="00890DCF">
        <w:rPr>
          <w:b/>
        </w:rPr>
        <w:t>NEGRO  500   gm  (  OVALO  ROJO</w:t>
      </w:r>
      <w:r>
        <w:rPr>
          <w:b/>
        </w:rPr>
        <w:t xml:space="preserve"> )</w:t>
      </w:r>
    </w:p>
    <w:p w:rsidR="002B0B32" w:rsidRDefault="002B0B32" w:rsidP="002B0B32"/>
    <w:p w:rsidR="002B0B32" w:rsidRDefault="002B0B32" w:rsidP="002B0B32"/>
    <w:p w:rsidR="002B0B32" w:rsidRDefault="002B0B32" w:rsidP="002B0B32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>
        <w:rPr>
          <w:bCs/>
        </w:rPr>
        <w:t>Cyreles   en  su planta</w:t>
      </w:r>
    </w:p>
    <w:p w:rsidR="002B0B32" w:rsidRDefault="002B0B32" w:rsidP="002B0B32">
      <w:pPr>
        <w:rPr>
          <w:b/>
        </w:rPr>
      </w:pPr>
      <w:r>
        <w:t xml:space="preserve">                   -   Anexo  Arte  para   alturas y Tonos.</w:t>
      </w:r>
      <w:r>
        <w:tab/>
        <w:t xml:space="preserve">          </w:t>
      </w:r>
      <w:r>
        <w:tab/>
        <w:t xml:space="preserve">        </w:t>
      </w: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2B0B32" w:rsidRDefault="002B0B32" w:rsidP="002B0B32">
      <w:pPr>
        <w:rPr>
          <w:b/>
        </w:rPr>
      </w:pPr>
      <w:r>
        <w:rPr>
          <w:b/>
        </w:rPr>
        <w:tab/>
        <w:t xml:space="preserve">        -  EL MATERIAL  LO ENVIA  P.U </w:t>
      </w:r>
    </w:p>
    <w:p w:rsidR="002B0B32" w:rsidRDefault="002B0B32" w:rsidP="002B0B32">
      <w:pPr>
        <w:rPr>
          <w:b/>
        </w:rPr>
      </w:pPr>
      <w:r>
        <w:rPr>
          <w:b/>
        </w:rPr>
        <w:tab/>
        <w:t xml:space="preserve">        - colocar  pie de  imprenta</w:t>
      </w:r>
    </w:p>
    <w:p w:rsidR="002B0B32" w:rsidRDefault="002B0B32" w:rsidP="002B0B32">
      <w:pPr>
        <w:rPr>
          <w:b/>
        </w:rPr>
      </w:pPr>
      <w:r>
        <w:rPr>
          <w:b/>
        </w:rPr>
        <w:tab/>
        <w:t xml:space="preserve">        -  CODIGO     </w:t>
      </w:r>
      <w:r w:rsidRPr="00A152AF">
        <w:rPr>
          <w:b/>
          <w:sz w:val="32"/>
          <w:szCs w:val="32"/>
        </w:rPr>
        <w:t xml:space="preserve">7703686701089   </w:t>
      </w:r>
    </w:p>
    <w:p w:rsidR="002B0B32" w:rsidRDefault="002B0B32" w:rsidP="002B0B32">
      <w:pPr>
        <w:rPr>
          <w:b/>
        </w:rPr>
      </w:pPr>
      <w:r>
        <w:rPr>
          <w:b/>
        </w:rPr>
        <w:t xml:space="preserve">       </w:t>
      </w:r>
    </w:p>
    <w:p w:rsidR="002B0B32" w:rsidRDefault="002B0B32" w:rsidP="002B0B32">
      <w:r>
        <w:tab/>
      </w:r>
    </w:p>
    <w:p w:rsidR="002B0B32" w:rsidRDefault="002B0B32" w:rsidP="002B0B32">
      <w:r>
        <w:t>Agradezco la atención y colaboración prestada.</w:t>
      </w:r>
    </w:p>
    <w:p w:rsidR="002B0B32" w:rsidRDefault="002B0B32" w:rsidP="002B0B32"/>
    <w:p w:rsidR="002B0B32" w:rsidRDefault="002B0B32" w:rsidP="002B0B32"/>
    <w:p w:rsidR="002B0B32" w:rsidRDefault="002B0B32" w:rsidP="002B0B32">
      <w:r>
        <w:t>Cordialmente</w:t>
      </w:r>
    </w:p>
    <w:p w:rsidR="002B0B32" w:rsidRDefault="002B0B32" w:rsidP="002B0B32"/>
    <w:p w:rsidR="002B0B32" w:rsidRDefault="002B0B32" w:rsidP="002B0B32"/>
    <w:p w:rsidR="002B0B32" w:rsidRDefault="002B0B32" w:rsidP="002B0B32">
      <w:r>
        <w:t>RICARDO CASAS ZAPATA</w:t>
      </w:r>
    </w:p>
    <w:p w:rsidR="002B0B32" w:rsidRDefault="002B0B32" w:rsidP="002B0B32">
      <w:r>
        <w:t>Director.</w:t>
      </w:r>
    </w:p>
    <w:p w:rsidR="00A4374F" w:rsidRDefault="00A4374F" w:rsidP="00280724">
      <w:pPr>
        <w:rPr>
          <w:b/>
        </w:rPr>
      </w:pPr>
    </w:p>
    <w:p w:rsidR="004D158C" w:rsidRDefault="004D158C" w:rsidP="00280724">
      <w:pPr>
        <w:rPr>
          <w:b/>
        </w:rPr>
      </w:pPr>
    </w:p>
    <w:p w:rsidR="004D158C" w:rsidRDefault="004D158C" w:rsidP="00280724">
      <w:pPr>
        <w:rPr>
          <w:b/>
        </w:rPr>
      </w:pPr>
    </w:p>
    <w:p w:rsidR="004D158C" w:rsidRDefault="004D158C" w:rsidP="004D158C"/>
    <w:p w:rsidR="004D158C" w:rsidRDefault="004D158C" w:rsidP="004D158C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4D158C" w:rsidRDefault="004D158C" w:rsidP="004D158C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4D158C" w:rsidRDefault="004D158C" w:rsidP="004D158C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4D158C" w:rsidRDefault="004D158C" w:rsidP="004D158C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4D158C" w:rsidRDefault="004D158C" w:rsidP="004D158C">
      <w:pPr>
        <w:rPr>
          <w:b/>
          <w:bCs/>
        </w:rPr>
      </w:pPr>
    </w:p>
    <w:p w:rsidR="004D158C" w:rsidRDefault="004D158C" w:rsidP="004D158C">
      <w:pPr>
        <w:pStyle w:val="Ttulo1"/>
      </w:pPr>
      <w:r>
        <w:t>ORDEN DE TRABAJO N°      08552</w:t>
      </w:r>
    </w:p>
    <w:p w:rsidR="004D158C" w:rsidRDefault="004D158C" w:rsidP="004D158C"/>
    <w:p w:rsidR="004D158C" w:rsidRDefault="004D158C" w:rsidP="004D158C"/>
    <w:p w:rsidR="004D158C" w:rsidRDefault="004D158C" w:rsidP="004D158C">
      <w:r>
        <w:t>FECHA:</w:t>
      </w:r>
      <w:r>
        <w:tab/>
        <w:t>Medellín,   Junio   28    de    2011</w:t>
      </w:r>
    </w:p>
    <w:p w:rsidR="004D158C" w:rsidRDefault="004D158C" w:rsidP="004D158C">
      <w:r>
        <w:t>PARA:</w:t>
      </w:r>
      <w:r>
        <w:tab/>
      </w:r>
      <w:r>
        <w:tab/>
        <w:t>PLÁSTICOS DARMA</w:t>
      </w:r>
    </w:p>
    <w:p w:rsidR="004D158C" w:rsidRDefault="004D158C" w:rsidP="004D158C">
      <w:r>
        <w:t>ATENCIÓN:</w:t>
      </w:r>
      <w:r>
        <w:tab/>
        <w:t>Sr. Darío Jaramillo</w:t>
      </w:r>
    </w:p>
    <w:p w:rsidR="004D158C" w:rsidRDefault="004D158C" w:rsidP="004D158C">
      <w:r>
        <w:tab/>
      </w:r>
      <w:r>
        <w:tab/>
        <w:t>Gerente.</w:t>
      </w:r>
    </w:p>
    <w:p w:rsidR="004D158C" w:rsidRDefault="004D158C" w:rsidP="004D158C"/>
    <w:p w:rsidR="004D158C" w:rsidRDefault="004D158C" w:rsidP="004D158C">
      <w:r>
        <w:t>Apreciado Don Darío :</w:t>
      </w:r>
    </w:p>
    <w:p w:rsidR="004D158C" w:rsidRDefault="004D158C" w:rsidP="004D158C">
      <w:r>
        <w:t xml:space="preserve"> </w:t>
      </w:r>
    </w:p>
    <w:p w:rsidR="004D158C" w:rsidRDefault="004D158C" w:rsidP="004D158C">
      <w:r>
        <w:t>Con la presente estamos solicitando el siguiente servicio de   IMPRESIÓN  :</w:t>
      </w:r>
    </w:p>
    <w:p w:rsidR="004D158C" w:rsidRDefault="004D158C" w:rsidP="004D158C"/>
    <w:p w:rsidR="004D158C" w:rsidRDefault="004D158C" w:rsidP="004D158C">
      <w:pPr>
        <w:rPr>
          <w:b/>
          <w:bCs/>
          <w:u w:val="single"/>
        </w:rPr>
      </w:pPr>
    </w:p>
    <w:p w:rsidR="004D158C" w:rsidRDefault="004D158C" w:rsidP="004D158C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4D158C" w:rsidRDefault="004D158C" w:rsidP="004D158C"/>
    <w:p w:rsidR="004D158C" w:rsidRPr="00235ED8" w:rsidRDefault="004D158C" w:rsidP="004D158C">
      <w:pPr>
        <w:rPr>
          <w:u w:val="single"/>
        </w:rPr>
      </w:pPr>
      <w:r>
        <w:t>MATERIAL:</w:t>
      </w:r>
      <w:r>
        <w:tab/>
      </w:r>
      <w:r>
        <w:tab/>
        <w:t xml:space="preserve">Polietileno     Lamina    Transparente  </w:t>
      </w:r>
      <w:r w:rsidRPr="00235ED8">
        <w:rPr>
          <w:u w:val="single"/>
        </w:rPr>
        <w:t>TRICAPA</w:t>
      </w:r>
    </w:p>
    <w:p w:rsidR="004D158C" w:rsidRDefault="004D158C" w:rsidP="004D158C">
      <w:r>
        <w:t>MEDIDA:</w:t>
      </w:r>
      <w:r>
        <w:tab/>
      </w:r>
      <w:r>
        <w:tab/>
      </w:r>
      <w:r>
        <w:rPr>
          <w:b/>
        </w:rPr>
        <w:t xml:space="preserve">34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4D158C" w:rsidRPr="006D12B2" w:rsidRDefault="004D158C" w:rsidP="004D158C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4D158C" w:rsidRDefault="004D158C" w:rsidP="004D158C">
      <w:r>
        <w:t>TRATADO:</w:t>
      </w:r>
      <w:r>
        <w:tab/>
      </w:r>
      <w:r>
        <w:tab/>
        <w:t>1  Cara</w:t>
      </w:r>
    </w:p>
    <w:p w:rsidR="004D158C" w:rsidRDefault="004D158C" w:rsidP="004D158C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>
        <w:rPr>
          <w:b/>
        </w:rPr>
        <w:t xml:space="preserve">200 </w:t>
      </w:r>
      <w:r w:rsidRPr="00900A5A">
        <w:rPr>
          <w:b/>
        </w:rPr>
        <w:t xml:space="preserve">  Kg</w:t>
      </w:r>
      <w:r>
        <w:t>.</w:t>
      </w:r>
    </w:p>
    <w:p w:rsidR="004D158C" w:rsidRDefault="004D158C" w:rsidP="004D158C">
      <w:r>
        <w:t>COLORES:</w:t>
      </w:r>
      <w:r>
        <w:tab/>
      </w:r>
      <w:r>
        <w:tab/>
        <w:t xml:space="preserve">5      </w:t>
      </w:r>
    </w:p>
    <w:p w:rsidR="004D158C" w:rsidRDefault="004D158C" w:rsidP="004D158C">
      <w:r>
        <w:t>CARAS:</w:t>
      </w:r>
      <w:r>
        <w:tab/>
      </w:r>
      <w:r>
        <w:tab/>
        <w:t>1  ( 5 x 1  )</w:t>
      </w:r>
    </w:p>
    <w:p w:rsidR="004D158C" w:rsidRDefault="004D158C" w:rsidP="004D158C">
      <w:r>
        <w:t>REPETICIÓN:</w:t>
      </w:r>
      <w:r>
        <w:tab/>
        <w:t xml:space="preserve">26    Cms   </w:t>
      </w:r>
    </w:p>
    <w:p w:rsidR="004D158C" w:rsidRPr="00900A5A" w:rsidRDefault="004D158C" w:rsidP="004D158C">
      <w:pPr>
        <w:rPr>
          <w:b/>
        </w:rPr>
      </w:pPr>
      <w:r>
        <w:t xml:space="preserve">RODILLO  :               </w:t>
      </w:r>
      <w:r>
        <w:rPr>
          <w:b/>
        </w:rPr>
        <w:t>26</w:t>
      </w:r>
    </w:p>
    <w:p w:rsidR="004D158C" w:rsidRDefault="004D158C" w:rsidP="004D158C">
      <w:r>
        <w:t>LAMINA:</w:t>
      </w:r>
      <w:r>
        <w:tab/>
      </w:r>
      <w:r>
        <w:tab/>
        <w:t>34    Cms    REFILADA PARA EMPAQUETADORA</w:t>
      </w:r>
    </w:p>
    <w:p w:rsidR="004D158C" w:rsidRDefault="004D158C" w:rsidP="004D158C">
      <w:r>
        <w:t>FOTOCAELDA:</w:t>
      </w:r>
      <w:r>
        <w:tab/>
        <w:t>Según muestra con  doble  color</w:t>
      </w:r>
    </w:p>
    <w:p w:rsidR="004D158C" w:rsidRDefault="004D158C" w:rsidP="004D158C">
      <w:pPr>
        <w:rPr>
          <w:b/>
        </w:rPr>
      </w:pPr>
      <w:r>
        <w:t>REFERENCIA:</w:t>
      </w:r>
      <w:r>
        <w:tab/>
      </w:r>
      <w:r>
        <w:rPr>
          <w:b/>
        </w:rPr>
        <w:t>EL SEMBRADOR GUANABANA 397  gms</w:t>
      </w:r>
      <w:r>
        <w:rPr>
          <w:b/>
        </w:rPr>
        <w:tab/>
      </w:r>
    </w:p>
    <w:p w:rsidR="004D158C" w:rsidRPr="00146B92" w:rsidRDefault="004D158C" w:rsidP="004D158C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4D158C" w:rsidRPr="00E43DA8" w:rsidRDefault="004D158C" w:rsidP="004D158C">
      <w:pPr>
        <w:rPr>
          <w:b/>
        </w:rPr>
      </w:pPr>
      <w:r>
        <w:tab/>
      </w:r>
      <w:r>
        <w:tab/>
      </w:r>
      <w:r>
        <w:tab/>
      </w:r>
    </w:p>
    <w:p w:rsidR="004D158C" w:rsidRDefault="004D158C" w:rsidP="004D158C">
      <w:r>
        <w:rPr>
          <w:b/>
          <w:bCs/>
          <w:u w:val="single"/>
        </w:rPr>
        <w:t>NOTA:</w:t>
      </w:r>
      <w:r>
        <w:t xml:space="preserve"> </w:t>
      </w:r>
      <w:r>
        <w:tab/>
        <w:t xml:space="preserve"> - Cyreles   en  su planta</w:t>
      </w:r>
    </w:p>
    <w:p w:rsidR="004D158C" w:rsidRDefault="004D158C" w:rsidP="004D158C">
      <w:pPr>
        <w:pStyle w:val="Prrafodelista"/>
        <w:numPr>
          <w:ilvl w:val="0"/>
          <w:numId w:val="2"/>
        </w:numPr>
      </w:pPr>
      <w:r>
        <w:t xml:space="preserve"> Se envía  material.</w:t>
      </w:r>
    </w:p>
    <w:p w:rsidR="004D158C" w:rsidRDefault="004D158C" w:rsidP="004D158C">
      <w:pPr>
        <w:pStyle w:val="Prrafodelista"/>
        <w:ind w:left="1860"/>
      </w:pPr>
    </w:p>
    <w:p w:rsidR="004D158C" w:rsidRDefault="004D158C" w:rsidP="004D158C"/>
    <w:p w:rsidR="004D158C" w:rsidRDefault="004D158C" w:rsidP="004D158C">
      <w:r>
        <w:t>Agradezco la atención y colaboración prestada.</w:t>
      </w:r>
    </w:p>
    <w:p w:rsidR="004D158C" w:rsidRDefault="004D158C" w:rsidP="004D158C"/>
    <w:p w:rsidR="004D158C" w:rsidRDefault="004D158C" w:rsidP="004D158C">
      <w:r>
        <w:t>Cordialmente,</w:t>
      </w:r>
    </w:p>
    <w:p w:rsidR="004D158C" w:rsidRPr="00F4077E" w:rsidRDefault="004D158C" w:rsidP="004D158C">
      <w:pPr>
        <w:rPr>
          <w:b/>
        </w:rPr>
      </w:pPr>
    </w:p>
    <w:p w:rsidR="004D158C" w:rsidRDefault="004D158C" w:rsidP="004D158C"/>
    <w:p w:rsidR="004D158C" w:rsidRDefault="004D158C" w:rsidP="004D158C">
      <w:r>
        <w:t>RICARDO CASAS ZAPATA</w:t>
      </w:r>
    </w:p>
    <w:p w:rsidR="004D158C" w:rsidRDefault="004D158C" w:rsidP="004D158C">
      <w:r>
        <w:t>Director</w:t>
      </w:r>
    </w:p>
    <w:p w:rsidR="004D158C" w:rsidRDefault="004D158C" w:rsidP="004D158C"/>
    <w:p w:rsidR="004D158C" w:rsidRDefault="004D158C" w:rsidP="00280724">
      <w:pPr>
        <w:rPr>
          <w:b/>
        </w:rPr>
      </w:pPr>
    </w:p>
    <w:p w:rsidR="004D158C" w:rsidRDefault="004D158C" w:rsidP="00280724">
      <w:pPr>
        <w:rPr>
          <w:b/>
        </w:rPr>
      </w:pPr>
    </w:p>
    <w:p w:rsidR="004D158C" w:rsidRDefault="004D158C" w:rsidP="00280724">
      <w:pPr>
        <w:rPr>
          <w:b/>
        </w:rPr>
      </w:pPr>
    </w:p>
    <w:p w:rsidR="004D158C" w:rsidRDefault="004D158C" w:rsidP="00280724">
      <w:pPr>
        <w:rPr>
          <w:b/>
        </w:rPr>
      </w:pPr>
    </w:p>
    <w:p w:rsidR="004D158C" w:rsidRDefault="004D158C" w:rsidP="004D158C">
      <w:pPr>
        <w:rPr>
          <w:b/>
        </w:rPr>
      </w:pPr>
    </w:p>
    <w:p w:rsidR="004D158C" w:rsidRDefault="004D158C" w:rsidP="004D158C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4D158C" w:rsidRDefault="004D158C" w:rsidP="004D158C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4D158C" w:rsidRDefault="004D158C" w:rsidP="004D158C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4D158C" w:rsidRDefault="004D158C" w:rsidP="004D158C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4D158C" w:rsidRDefault="004D158C" w:rsidP="004D158C">
      <w:pPr>
        <w:rPr>
          <w:b/>
          <w:bCs/>
        </w:rPr>
      </w:pPr>
    </w:p>
    <w:p w:rsidR="004D158C" w:rsidRDefault="004D158C" w:rsidP="004D158C">
      <w:pPr>
        <w:pStyle w:val="Ttulo1"/>
      </w:pPr>
      <w:r>
        <w:t>ORDEN DE TRABAJO N°      08547</w:t>
      </w:r>
    </w:p>
    <w:p w:rsidR="004D158C" w:rsidRDefault="004D158C" w:rsidP="004D158C"/>
    <w:p w:rsidR="004D158C" w:rsidRDefault="004D158C" w:rsidP="004D158C"/>
    <w:p w:rsidR="004D158C" w:rsidRDefault="004D158C" w:rsidP="004D158C">
      <w:r>
        <w:t>FECHA:</w:t>
      </w:r>
      <w:r>
        <w:tab/>
        <w:t>Medellín,   Junio  28    de  2011</w:t>
      </w:r>
    </w:p>
    <w:p w:rsidR="004D158C" w:rsidRDefault="004D158C" w:rsidP="004D158C">
      <w:r>
        <w:t>PARA:</w:t>
      </w:r>
      <w:r>
        <w:tab/>
      </w:r>
      <w:r>
        <w:tab/>
        <w:t>PLÁSTICOS DARMA</w:t>
      </w:r>
    </w:p>
    <w:p w:rsidR="004D158C" w:rsidRDefault="004D158C" w:rsidP="004D158C">
      <w:r>
        <w:t>ATENCIÓN:</w:t>
      </w:r>
      <w:r>
        <w:tab/>
        <w:t>Sr. Darío Jaramillo</w:t>
      </w:r>
    </w:p>
    <w:p w:rsidR="004D158C" w:rsidRDefault="004D158C" w:rsidP="004D158C">
      <w:r>
        <w:tab/>
      </w:r>
      <w:r>
        <w:tab/>
        <w:t>Gerente.</w:t>
      </w:r>
    </w:p>
    <w:p w:rsidR="004D158C" w:rsidRDefault="004D158C" w:rsidP="004D158C"/>
    <w:p w:rsidR="004D158C" w:rsidRDefault="004D158C" w:rsidP="004D158C">
      <w:r>
        <w:t>Apreciado Don Darío :</w:t>
      </w:r>
    </w:p>
    <w:p w:rsidR="004D158C" w:rsidRDefault="004D158C" w:rsidP="004D158C">
      <w:r>
        <w:t xml:space="preserve"> </w:t>
      </w:r>
    </w:p>
    <w:p w:rsidR="004D158C" w:rsidRDefault="004D158C" w:rsidP="004D158C">
      <w:r>
        <w:t>Con la presente estamos solicitando el siguiente servicio de   IMPRESIÓN  :</w:t>
      </w:r>
    </w:p>
    <w:p w:rsidR="004D158C" w:rsidRDefault="004D158C" w:rsidP="004D158C"/>
    <w:p w:rsidR="004D158C" w:rsidRDefault="004D158C" w:rsidP="004D158C">
      <w:pPr>
        <w:rPr>
          <w:b/>
          <w:bCs/>
          <w:u w:val="single"/>
        </w:rPr>
      </w:pPr>
    </w:p>
    <w:p w:rsidR="004D158C" w:rsidRDefault="004D158C" w:rsidP="004D158C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4D158C" w:rsidRDefault="004D158C" w:rsidP="004D158C"/>
    <w:p w:rsidR="004D158C" w:rsidRDefault="004D158C" w:rsidP="004D158C">
      <w:r>
        <w:t>MATERIAL:</w:t>
      </w:r>
      <w:r>
        <w:tab/>
      </w:r>
      <w:r>
        <w:tab/>
        <w:t>Polietilen</w:t>
      </w:r>
      <w:r w:rsidR="00755C3F">
        <w:t>o     Lamina    Transparente  Tricapa</w:t>
      </w:r>
    </w:p>
    <w:p w:rsidR="004D158C" w:rsidRDefault="004D158C" w:rsidP="004D158C">
      <w:r>
        <w:t>MEDIDA:</w:t>
      </w:r>
      <w:r>
        <w:tab/>
      </w:r>
      <w:r>
        <w:tab/>
      </w:r>
      <w:r>
        <w:rPr>
          <w:b/>
        </w:rPr>
        <w:t xml:space="preserve">34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4D158C" w:rsidRPr="006D12B2" w:rsidRDefault="004D158C" w:rsidP="004D158C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4D158C" w:rsidRDefault="004D158C" w:rsidP="004D158C">
      <w:r>
        <w:t>TRATADO:</w:t>
      </w:r>
      <w:r>
        <w:tab/>
      </w:r>
      <w:r>
        <w:tab/>
        <w:t>1  Cara</w:t>
      </w:r>
    </w:p>
    <w:p w:rsidR="004D158C" w:rsidRDefault="004D158C" w:rsidP="004D158C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>
        <w:rPr>
          <w:b/>
        </w:rPr>
        <w:t xml:space="preserve">200 </w:t>
      </w:r>
      <w:r w:rsidRPr="00900A5A">
        <w:rPr>
          <w:b/>
        </w:rPr>
        <w:t xml:space="preserve">  Kg</w:t>
      </w:r>
      <w:r>
        <w:t>.</w:t>
      </w:r>
    </w:p>
    <w:p w:rsidR="004D158C" w:rsidRDefault="004D158C" w:rsidP="004D158C">
      <w:r>
        <w:t>COLORES:</w:t>
      </w:r>
      <w:r>
        <w:tab/>
      </w:r>
      <w:r>
        <w:tab/>
        <w:t xml:space="preserve">5      </w:t>
      </w:r>
    </w:p>
    <w:p w:rsidR="004D158C" w:rsidRDefault="004D158C" w:rsidP="004D158C">
      <w:r>
        <w:t>CARAS:</w:t>
      </w:r>
      <w:r>
        <w:tab/>
      </w:r>
      <w:r>
        <w:tab/>
        <w:t>1  ( 5 x 1  )</w:t>
      </w:r>
    </w:p>
    <w:p w:rsidR="004D158C" w:rsidRDefault="004D158C" w:rsidP="004D158C">
      <w:r>
        <w:t>REPETICIÓN:</w:t>
      </w:r>
      <w:r>
        <w:tab/>
        <w:t xml:space="preserve">26    Cms   </w:t>
      </w:r>
    </w:p>
    <w:p w:rsidR="004D158C" w:rsidRPr="00900A5A" w:rsidRDefault="004D158C" w:rsidP="004D158C">
      <w:pPr>
        <w:rPr>
          <w:b/>
        </w:rPr>
      </w:pPr>
      <w:r>
        <w:t xml:space="preserve">RODILLO  :               </w:t>
      </w:r>
      <w:r>
        <w:rPr>
          <w:b/>
        </w:rPr>
        <w:t>26</w:t>
      </w:r>
    </w:p>
    <w:p w:rsidR="004D158C" w:rsidRDefault="004D158C" w:rsidP="004D158C">
      <w:r>
        <w:t>LAMINA:</w:t>
      </w:r>
      <w:r>
        <w:tab/>
      </w:r>
      <w:r>
        <w:tab/>
        <w:t xml:space="preserve">34    Cms    </w:t>
      </w:r>
    </w:p>
    <w:p w:rsidR="004D158C" w:rsidRDefault="004D158C" w:rsidP="004D158C">
      <w:r>
        <w:t>FOTOCAELDA:</w:t>
      </w:r>
      <w:r>
        <w:tab/>
        <w:t>Según muestra con doble  color</w:t>
      </w:r>
    </w:p>
    <w:p w:rsidR="004D158C" w:rsidRDefault="004D158C" w:rsidP="004D158C">
      <w:pPr>
        <w:rPr>
          <w:b/>
        </w:rPr>
      </w:pPr>
      <w:r>
        <w:t>REFERENCIA:</w:t>
      </w:r>
      <w:r>
        <w:tab/>
      </w:r>
      <w:r>
        <w:rPr>
          <w:b/>
        </w:rPr>
        <w:t>EL   SEMBRADOR    GUAYABA   397  gms.</w:t>
      </w:r>
    </w:p>
    <w:p w:rsidR="004D158C" w:rsidRPr="00146B92" w:rsidRDefault="004D158C" w:rsidP="004D158C">
      <w:pPr>
        <w:rPr>
          <w:b/>
        </w:rPr>
      </w:pPr>
    </w:p>
    <w:p w:rsidR="004D158C" w:rsidRDefault="004D158C" w:rsidP="004D158C">
      <w:r>
        <w:tab/>
      </w:r>
      <w:r>
        <w:tab/>
      </w:r>
      <w:r>
        <w:tab/>
      </w:r>
    </w:p>
    <w:p w:rsidR="004D158C" w:rsidRPr="00E43DA8" w:rsidRDefault="004D158C" w:rsidP="004D158C">
      <w:pPr>
        <w:rPr>
          <w:b/>
        </w:rPr>
      </w:pPr>
    </w:p>
    <w:p w:rsidR="004D158C" w:rsidRDefault="004D158C" w:rsidP="004D158C">
      <w:r>
        <w:rPr>
          <w:b/>
          <w:bCs/>
          <w:u w:val="single"/>
        </w:rPr>
        <w:t>NOTA:</w:t>
      </w:r>
      <w:r>
        <w:t xml:space="preserve">  - Cyreles en  su  planta</w:t>
      </w:r>
    </w:p>
    <w:p w:rsidR="004D158C" w:rsidRDefault="004D158C" w:rsidP="004D158C">
      <w:pPr>
        <w:pStyle w:val="Prrafodelista"/>
        <w:numPr>
          <w:ilvl w:val="0"/>
          <w:numId w:val="2"/>
        </w:numPr>
      </w:pPr>
      <w:r>
        <w:t xml:space="preserve"> Se envía  material.</w:t>
      </w:r>
    </w:p>
    <w:p w:rsidR="004D158C" w:rsidRDefault="004D158C" w:rsidP="004D158C"/>
    <w:p w:rsidR="004D158C" w:rsidRDefault="004D158C" w:rsidP="004D158C"/>
    <w:p w:rsidR="004D158C" w:rsidRDefault="004D158C" w:rsidP="004D158C">
      <w:r>
        <w:t>Agradezco la atención y colaboración prestada.</w:t>
      </w:r>
    </w:p>
    <w:p w:rsidR="004D158C" w:rsidRDefault="004D158C" w:rsidP="004D158C"/>
    <w:p w:rsidR="004D158C" w:rsidRDefault="004D158C" w:rsidP="004D158C"/>
    <w:p w:rsidR="004D158C" w:rsidRDefault="004D158C" w:rsidP="004D158C">
      <w:r>
        <w:t>Cordialmente,</w:t>
      </w:r>
    </w:p>
    <w:p w:rsidR="004D158C" w:rsidRDefault="004D158C" w:rsidP="004D158C"/>
    <w:p w:rsidR="004D158C" w:rsidRPr="00F4077E" w:rsidRDefault="004D158C" w:rsidP="004D158C">
      <w:pPr>
        <w:rPr>
          <w:b/>
        </w:rPr>
      </w:pPr>
    </w:p>
    <w:p w:rsidR="004D158C" w:rsidRDefault="004D158C" w:rsidP="004D158C"/>
    <w:p w:rsidR="004D158C" w:rsidRDefault="004D158C" w:rsidP="004D158C">
      <w:r>
        <w:t>RICARDO CASAS ZAPATA</w:t>
      </w:r>
    </w:p>
    <w:p w:rsidR="004D158C" w:rsidRDefault="004D158C" w:rsidP="004D158C">
      <w:r>
        <w:t>Director</w:t>
      </w:r>
    </w:p>
    <w:p w:rsidR="00BC53C2" w:rsidRDefault="00BC53C2" w:rsidP="004D158C"/>
    <w:p w:rsidR="00BC53C2" w:rsidRDefault="00BC53C2" w:rsidP="004D158C"/>
    <w:p w:rsidR="00BC53C2" w:rsidRDefault="00BC53C2" w:rsidP="00BC53C2"/>
    <w:p w:rsidR="00BC53C2" w:rsidRDefault="00BC53C2" w:rsidP="00BC53C2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BC53C2" w:rsidRDefault="00BC53C2" w:rsidP="00BC53C2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BC53C2" w:rsidRDefault="00BC53C2" w:rsidP="00BC53C2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BC53C2" w:rsidRDefault="00BC53C2" w:rsidP="00BC53C2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BC53C2" w:rsidRDefault="00BC53C2" w:rsidP="00BC53C2">
      <w:pPr>
        <w:rPr>
          <w:b/>
          <w:bCs/>
        </w:rPr>
      </w:pPr>
    </w:p>
    <w:p w:rsidR="00BC53C2" w:rsidRDefault="00BC53C2" w:rsidP="00BC53C2">
      <w:pPr>
        <w:pStyle w:val="Ttulo1"/>
      </w:pPr>
    </w:p>
    <w:p w:rsidR="00BC53C2" w:rsidRDefault="00757A45" w:rsidP="00BC53C2">
      <w:pPr>
        <w:pStyle w:val="Ttulo1"/>
      </w:pPr>
      <w:r>
        <w:t>ORDEN DE TRABAJO  N °      08543</w:t>
      </w:r>
    </w:p>
    <w:p w:rsidR="00BC53C2" w:rsidRDefault="00BC53C2" w:rsidP="00BC53C2"/>
    <w:p w:rsidR="00BC53C2" w:rsidRDefault="005247B0" w:rsidP="00BC53C2">
      <w:r>
        <w:t>FECHA:</w:t>
      </w:r>
      <w:r>
        <w:tab/>
        <w:t>Medellín,  Junio     28</w:t>
      </w:r>
      <w:r w:rsidR="00BC53C2">
        <w:t xml:space="preserve">    de   2011</w:t>
      </w:r>
    </w:p>
    <w:p w:rsidR="00BC53C2" w:rsidRDefault="00BC53C2" w:rsidP="00BC53C2">
      <w:r>
        <w:t>PARA:</w:t>
      </w:r>
      <w:r>
        <w:tab/>
      </w:r>
      <w:r>
        <w:tab/>
        <w:t>PLÁSTICOS DARMA</w:t>
      </w:r>
    </w:p>
    <w:p w:rsidR="00BC53C2" w:rsidRDefault="00BC53C2" w:rsidP="00BC53C2">
      <w:r>
        <w:t>ATENCIÓN:</w:t>
      </w:r>
      <w:r>
        <w:tab/>
        <w:t>Sr. Darío Jaramillo</w:t>
      </w:r>
    </w:p>
    <w:p w:rsidR="00BC53C2" w:rsidRDefault="00BC53C2" w:rsidP="00BC53C2">
      <w:r>
        <w:tab/>
      </w:r>
      <w:r>
        <w:tab/>
        <w:t>Gerente.</w:t>
      </w:r>
    </w:p>
    <w:p w:rsidR="00BC53C2" w:rsidRDefault="00BC53C2" w:rsidP="00BC53C2"/>
    <w:p w:rsidR="00BC53C2" w:rsidRDefault="00BC53C2" w:rsidP="00BC53C2">
      <w:r>
        <w:t>Apreciado Don Darío:</w:t>
      </w:r>
    </w:p>
    <w:p w:rsidR="00BC53C2" w:rsidRDefault="00BC53C2" w:rsidP="00BC53C2"/>
    <w:p w:rsidR="00BC53C2" w:rsidRDefault="00BC53C2" w:rsidP="00BC53C2">
      <w:r>
        <w:t>Con la presente estamos solicitando el siguiente servicio de  IMPRESIÓN  :</w:t>
      </w:r>
    </w:p>
    <w:p w:rsidR="00BC53C2" w:rsidRDefault="00BC53C2" w:rsidP="00BC53C2"/>
    <w:p w:rsidR="00BC53C2" w:rsidRDefault="00BC53C2" w:rsidP="00BC53C2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BC53C2" w:rsidRDefault="00BC53C2" w:rsidP="00BC53C2">
      <w:r>
        <w:t xml:space="preserve">MATERIAL   :           Polipropileno   Lamina   de   </w:t>
      </w:r>
      <w:r>
        <w:rPr>
          <w:b/>
        </w:rPr>
        <w:t>50</w:t>
      </w:r>
      <w:r>
        <w:t xml:space="preserve">    cms</w:t>
      </w:r>
    </w:p>
    <w:p w:rsidR="00BC53C2" w:rsidRDefault="00BC53C2" w:rsidP="00BC53C2">
      <w:r>
        <w:t>CLIBRE      :               2.4  ”</w:t>
      </w:r>
    </w:p>
    <w:p w:rsidR="00BC53C2" w:rsidRPr="00AD5DCF" w:rsidRDefault="00BC53C2" w:rsidP="00BC53C2">
      <w:pPr>
        <w:rPr>
          <w:b/>
        </w:rPr>
      </w:pPr>
      <w:r>
        <w:t>REFERENCIA:</w:t>
      </w:r>
      <w:r>
        <w:tab/>
      </w:r>
      <w:r>
        <w:rPr>
          <w:b/>
        </w:rPr>
        <w:t>GEORDI   HOMBRE</w:t>
      </w:r>
    </w:p>
    <w:p w:rsidR="00BC53C2" w:rsidRDefault="00BC53C2" w:rsidP="00BC53C2">
      <w:r>
        <w:t>CANTIDAD    :          400    Kg</w:t>
      </w:r>
    </w:p>
    <w:p w:rsidR="00BC53C2" w:rsidRDefault="00BC53C2" w:rsidP="00BC53C2">
      <w:r>
        <w:t>COLORES:</w:t>
      </w:r>
      <w:r>
        <w:tab/>
      </w:r>
      <w:r>
        <w:tab/>
        <w:t>3  ( Según  arte )</w:t>
      </w:r>
    </w:p>
    <w:p w:rsidR="00BC53C2" w:rsidRDefault="00BC53C2" w:rsidP="00BC53C2">
      <w:r>
        <w:t>CARAS:</w:t>
      </w:r>
      <w:r>
        <w:tab/>
      </w:r>
      <w:r>
        <w:tab/>
        <w:t xml:space="preserve">2 </w:t>
      </w:r>
    </w:p>
    <w:p w:rsidR="00BC53C2" w:rsidRDefault="00BC53C2" w:rsidP="00BC53C2">
      <w:r>
        <w:t>REPETICIÓN:</w:t>
      </w:r>
      <w:r>
        <w:tab/>
        <w:t>28</w:t>
      </w:r>
    </w:p>
    <w:p w:rsidR="00BC53C2" w:rsidRPr="007E24E2" w:rsidRDefault="00BC53C2" w:rsidP="00BC53C2">
      <w:pPr>
        <w:rPr>
          <w:b/>
        </w:rPr>
      </w:pPr>
      <w:r>
        <w:t>RODILLO:</w:t>
      </w:r>
      <w:r>
        <w:tab/>
      </w:r>
      <w:r>
        <w:tab/>
      </w:r>
      <w:r>
        <w:rPr>
          <w:b/>
        </w:rPr>
        <w:t>56</w:t>
      </w:r>
    </w:p>
    <w:p w:rsidR="00BC53C2" w:rsidRDefault="00BC53C2" w:rsidP="00BC53C2">
      <w:r>
        <w:t>BOLSA:</w:t>
      </w:r>
      <w:r>
        <w:tab/>
      </w:r>
      <w:r>
        <w:tab/>
        <w:t>22.5 + 5 X 28    cms   de  Solapa Interna. Con Gancho</w:t>
      </w:r>
    </w:p>
    <w:p w:rsidR="00BC53C2" w:rsidRDefault="00BC53C2" w:rsidP="00BC53C2">
      <w:r>
        <w:t>SELLADO:</w:t>
      </w:r>
      <w:r>
        <w:tab/>
      </w:r>
      <w:r>
        <w:tab/>
        <w:t>Para selle lateral.</w:t>
      </w:r>
    </w:p>
    <w:p w:rsidR="00BC53C2" w:rsidRDefault="00BC53C2" w:rsidP="00BC53C2"/>
    <w:p w:rsidR="00BC53C2" w:rsidRDefault="00BC53C2" w:rsidP="00BC53C2"/>
    <w:p w:rsidR="00BC53C2" w:rsidRDefault="00BC53C2" w:rsidP="00BC53C2">
      <w:r>
        <w:rPr>
          <w:b/>
          <w:bCs/>
          <w:u w:val="single"/>
        </w:rPr>
        <w:t>NOTA:</w:t>
      </w:r>
      <w:r>
        <w:t xml:space="preserve">  *   Los cyreles en su planta</w:t>
      </w:r>
    </w:p>
    <w:p w:rsidR="00BC53C2" w:rsidRDefault="00BC53C2" w:rsidP="00BC53C2">
      <w:pPr>
        <w:numPr>
          <w:ilvl w:val="0"/>
          <w:numId w:val="1"/>
        </w:numPr>
      </w:pPr>
      <w:r>
        <w:t>Se envían muestra   para tonos y alturas</w:t>
      </w:r>
    </w:p>
    <w:p w:rsidR="00BC53C2" w:rsidRPr="002F17AC" w:rsidRDefault="00BC53C2" w:rsidP="00BC53C2">
      <w:pPr>
        <w:numPr>
          <w:ilvl w:val="0"/>
          <w:numId w:val="2"/>
        </w:numPr>
      </w:pPr>
      <w:r>
        <w:t xml:space="preserve">Se  envía el material de PP </w:t>
      </w:r>
      <w:r>
        <w:rPr>
          <w:b/>
        </w:rPr>
        <w:t xml:space="preserve">de  50 </w:t>
      </w:r>
      <w:r w:rsidRPr="00AD5DCF">
        <w:rPr>
          <w:b/>
        </w:rPr>
        <w:t xml:space="preserve">  cms</w:t>
      </w:r>
    </w:p>
    <w:p w:rsidR="00BC53C2" w:rsidRPr="00491829" w:rsidRDefault="00BC53C2" w:rsidP="00BC53C2">
      <w:pPr>
        <w:numPr>
          <w:ilvl w:val="0"/>
          <w:numId w:val="2"/>
        </w:numPr>
      </w:pPr>
      <w:r>
        <w:rPr>
          <w:b/>
        </w:rPr>
        <w:t>DISEÑO  NUEVO</w:t>
      </w:r>
    </w:p>
    <w:p w:rsidR="00BC53C2" w:rsidRPr="00E955AD" w:rsidRDefault="00BC53C2" w:rsidP="00BC53C2">
      <w:pPr>
        <w:numPr>
          <w:ilvl w:val="0"/>
          <w:numId w:val="2"/>
        </w:numPr>
      </w:pPr>
      <w:r w:rsidRPr="00491829">
        <w:rPr>
          <w:b/>
        </w:rPr>
        <w:t xml:space="preserve">SE APRUEBA </w:t>
      </w:r>
      <w:r>
        <w:rPr>
          <w:b/>
        </w:rPr>
        <w:t>IMPRESIÓN</w:t>
      </w:r>
    </w:p>
    <w:p w:rsidR="00BC53C2" w:rsidRPr="00E955AD" w:rsidRDefault="00BC53C2" w:rsidP="00BC53C2">
      <w:pPr>
        <w:numPr>
          <w:ilvl w:val="0"/>
          <w:numId w:val="2"/>
        </w:numPr>
        <w:rPr>
          <w:sz w:val="44"/>
          <w:szCs w:val="44"/>
        </w:rPr>
      </w:pPr>
      <w:r w:rsidRPr="00E955AD">
        <w:rPr>
          <w:b/>
          <w:sz w:val="44"/>
          <w:szCs w:val="44"/>
        </w:rPr>
        <w:t>FAVOR  CONTROLAR EL CALCAMIENTO</w:t>
      </w:r>
    </w:p>
    <w:p w:rsidR="00BC53C2" w:rsidRDefault="00BC53C2" w:rsidP="00BC53C2">
      <w:pPr>
        <w:ind w:left="885"/>
      </w:pPr>
    </w:p>
    <w:p w:rsidR="00BC53C2" w:rsidRDefault="00BC53C2" w:rsidP="00BC53C2">
      <w:pPr>
        <w:ind w:left="885"/>
      </w:pPr>
    </w:p>
    <w:p w:rsidR="00BC53C2" w:rsidRDefault="00BC53C2" w:rsidP="00BC53C2">
      <w:r>
        <w:t>Agradezco la atención y colaboración prestada.</w:t>
      </w:r>
    </w:p>
    <w:p w:rsidR="00BC53C2" w:rsidRDefault="00BC53C2" w:rsidP="00BC53C2"/>
    <w:p w:rsidR="00BC53C2" w:rsidRDefault="00BC53C2" w:rsidP="00BC53C2"/>
    <w:p w:rsidR="00BC53C2" w:rsidRDefault="00BC53C2" w:rsidP="00BC53C2">
      <w:r>
        <w:t>Cordialmente,</w:t>
      </w:r>
    </w:p>
    <w:p w:rsidR="00BC53C2" w:rsidRDefault="00BC53C2" w:rsidP="00BC53C2"/>
    <w:p w:rsidR="00BC53C2" w:rsidRDefault="00BC53C2" w:rsidP="00BC53C2"/>
    <w:p w:rsidR="00BC53C2" w:rsidRDefault="00BC53C2" w:rsidP="00BC53C2"/>
    <w:p w:rsidR="00BC53C2" w:rsidRDefault="00BC53C2" w:rsidP="00BC53C2">
      <w:r>
        <w:t>RICARDO CASAS ZAPATA</w:t>
      </w:r>
    </w:p>
    <w:p w:rsidR="00BC53C2" w:rsidRDefault="00BC53C2" w:rsidP="00BC53C2">
      <w:r>
        <w:t>Director</w:t>
      </w:r>
    </w:p>
    <w:p w:rsidR="00BC53C2" w:rsidRDefault="00BC53C2" w:rsidP="004D158C"/>
    <w:p w:rsidR="004B71F6" w:rsidRDefault="004B71F6" w:rsidP="004B71F6"/>
    <w:p w:rsidR="004B71F6" w:rsidRDefault="004B71F6" w:rsidP="004B71F6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4B71F6" w:rsidRDefault="004B71F6" w:rsidP="004B71F6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4B71F6" w:rsidRDefault="004B71F6" w:rsidP="004B71F6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4B71F6" w:rsidRDefault="004B71F6" w:rsidP="004B71F6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4B71F6" w:rsidRDefault="004B71F6" w:rsidP="004B71F6">
      <w:pPr>
        <w:rPr>
          <w:b/>
        </w:rPr>
      </w:pPr>
    </w:p>
    <w:p w:rsidR="004B71F6" w:rsidRDefault="004B71F6" w:rsidP="004B71F6">
      <w:pPr>
        <w:rPr>
          <w:b/>
          <w:bCs/>
        </w:rPr>
      </w:pPr>
    </w:p>
    <w:p w:rsidR="004B71F6" w:rsidRDefault="004B71F6" w:rsidP="004B71F6">
      <w:pPr>
        <w:pStyle w:val="Ttulo1"/>
      </w:pPr>
      <w:r>
        <w:t>ORDEN DE TRABAJO   N°      08556</w:t>
      </w:r>
    </w:p>
    <w:p w:rsidR="004B71F6" w:rsidRDefault="004B71F6" w:rsidP="004B71F6"/>
    <w:p w:rsidR="004B71F6" w:rsidRDefault="004B71F6" w:rsidP="004B71F6">
      <w:r>
        <w:t>FECHA:</w:t>
      </w:r>
      <w:r>
        <w:tab/>
        <w:t>Medellín, Junio   28   de  2011</w:t>
      </w:r>
    </w:p>
    <w:p w:rsidR="004B71F6" w:rsidRDefault="004B71F6" w:rsidP="004B71F6">
      <w:r>
        <w:t>PARA:</w:t>
      </w:r>
      <w:r>
        <w:tab/>
      </w:r>
      <w:r>
        <w:tab/>
        <w:t>PLÁSTICOS   DARMA</w:t>
      </w:r>
    </w:p>
    <w:p w:rsidR="004B71F6" w:rsidRDefault="004B71F6" w:rsidP="004B71F6">
      <w:r>
        <w:t>ATENCIÓN:</w:t>
      </w:r>
      <w:r>
        <w:tab/>
        <w:t>Sr. DARIO JARAMILLO</w:t>
      </w:r>
    </w:p>
    <w:p w:rsidR="004B71F6" w:rsidRDefault="004B71F6" w:rsidP="004B71F6"/>
    <w:p w:rsidR="004B71F6" w:rsidRDefault="004B71F6" w:rsidP="004B71F6">
      <w:r>
        <w:t>Apreciado Dn DARIO:</w:t>
      </w:r>
    </w:p>
    <w:p w:rsidR="004B71F6" w:rsidRDefault="004B71F6" w:rsidP="004B71F6">
      <w:r>
        <w:t>Con la presente estamos solicitando el siguiente servicio de extrusión e impresión</w:t>
      </w:r>
    </w:p>
    <w:p w:rsidR="004B71F6" w:rsidRDefault="004B71F6" w:rsidP="004B71F6"/>
    <w:p w:rsidR="004B71F6" w:rsidRDefault="004B71F6" w:rsidP="004B71F6">
      <w:r>
        <w:rPr>
          <w:b/>
          <w:bCs/>
          <w:u w:val="single"/>
        </w:rPr>
        <w:t>EXTRUSION</w:t>
      </w:r>
      <w:r>
        <w:t>:</w:t>
      </w:r>
    </w:p>
    <w:p w:rsidR="004B71F6" w:rsidRPr="00822A2D" w:rsidRDefault="004B71F6" w:rsidP="004B71F6">
      <w:pPr>
        <w:rPr>
          <w:b/>
        </w:rPr>
      </w:pPr>
      <w:r w:rsidRPr="00822A2D">
        <w:rPr>
          <w:b/>
        </w:rPr>
        <w:t>MATERIAL :</w:t>
      </w:r>
      <w:r w:rsidRPr="00822A2D">
        <w:rPr>
          <w:b/>
        </w:rPr>
        <w:tab/>
        <w:t>Polietileno de Baja  densidad   Blanco  Tubular</w:t>
      </w:r>
    </w:p>
    <w:p w:rsidR="004B71F6" w:rsidRPr="00822A2D" w:rsidRDefault="004B71F6" w:rsidP="004B71F6">
      <w:pPr>
        <w:rPr>
          <w:b/>
        </w:rPr>
      </w:pPr>
      <w:r w:rsidRPr="00822A2D">
        <w:rPr>
          <w:b/>
        </w:rPr>
        <w:t>MEDIDA:</w:t>
      </w:r>
      <w:r w:rsidRPr="00822A2D">
        <w:rPr>
          <w:b/>
        </w:rPr>
        <w:tab/>
      </w:r>
      <w:r w:rsidRPr="00822A2D">
        <w:rPr>
          <w:b/>
        </w:rPr>
        <w:tab/>
        <w:t xml:space="preserve">15.3     cms   </w:t>
      </w:r>
    </w:p>
    <w:p w:rsidR="004B71F6" w:rsidRPr="00822A2D" w:rsidRDefault="004B71F6" w:rsidP="004B71F6">
      <w:pPr>
        <w:rPr>
          <w:b/>
        </w:rPr>
      </w:pPr>
      <w:r w:rsidRPr="00822A2D">
        <w:rPr>
          <w:b/>
        </w:rPr>
        <w:t>CALIBRE :</w:t>
      </w:r>
      <w:r w:rsidRPr="00822A2D">
        <w:rPr>
          <w:b/>
        </w:rPr>
        <w:tab/>
      </w:r>
      <w:r w:rsidRPr="00822A2D">
        <w:rPr>
          <w:b/>
        </w:rPr>
        <w:tab/>
        <w:t>4.0   “</w:t>
      </w:r>
    </w:p>
    <w:p w:rsidR="004B71F6" w:rsidRPr="00822A2D" w:rsidRDefault="004B71F6" w:rsidP="004B71F6">
      <w:pPr>
        <w:rPr>
          <w:b/>
        </w:rPr>
      </w:pPr>
      <w:r w:rsidRPr="00822A2D">
        <w:rPr>
          <w:b/>
        </w:rPr>
        <w:t>COLOR :</w:t>
      </w:r>
      <w:r w:rsidRPr="00822A2D">
        <w:rPr>
          <w:b/>
        </w:rPr>
        <w:tab/>
      </w:r>
      <w:r w:rsidRPr="00822A2D">
        <w:rPr>
          <w:b/>
        </w:rPr>
        <w:tab/>
        <w:t>Blanco</w:t>
      </w:r>
    </w:p>
    <w:p w:rsidR="004B71F6" w:rsidRPr="00822A2D" w:rsidRDefault="004B71F6" w:rsidP="004B71F6">
      <w:pPr>
        <w:rPr>
          <w:b/>
        </w:rPr>
      </w:pPr>
      <w:r w:rsidRPr="00822A2D">
        <w:rPr>
          <w:b/>
        </w:rPr>
        <w:t xml:space="preserve">TRATADO : </w:t>
      </w:r>
      <w:r w:rsidRPr="00822A2D">
        <w:rPr>
          <w:b/>
        </w:rPr>
        <w:tab/>
      </w:r>
      <w:r w:rsidRPr="00822A2D">
        <w:rPr>
          <w:b/>
        </w:rPr>
        <w:tab/>
        <w:t>1  cara</w:t>
      </w:r>
    </w:p>
    <w:p w:rsidR="004B71F6" w:rsidRPr="00822A2D" w:rsidRDefault="004B71F6" w:rsidP="004B71F6">
      <w:pPr>
        <w:rPr>
          <w:b/>
        </w:rPr>
      </w:pPr>
      <w:r w:rsidRPr="00822A2D">
        <w:rPr>
          <w:b/>
        </w:rPr>
        <w:t xml:space="preserve">MEZCLA :   </w:t>
      </w:r>
      <w:r w:rsidRPr="00822A2D">
        <w:rPr>
          <w:b/>
        </w:rPr>
        <w:tab/>
      </w:r>
      <w:r w:rsidRPr="00822A2D">
        <w:rPr>
          <w:b/>
        </w:rPr>
        <w:tab/>
        <w:t xml:space="preserve">Baja   </w:t>
      </w:r>
      <w:smartTag w:uri="urn:schemas-microsoft-com:office:smarttags" w:element="metricconverter">
        <w:smartTagPr>
          <w:attr w:name="ProductID" w:val="25 kg"/>
        </w:smartTagPr>
        <w:r w:rsidRPr="00822A2D">
          <w:rPr>
            <w:b/>
          </w:rPr>
          <w:t>25 kg</w:t>
        </w:r>
      </w:smartTag>
      <w:r w:rsidRPr="00822A2D">
        <w:rPr>
          <w:b/>
        </w:rPr>
        <w:t xml:space="preserve"> – Lineal   12.5   kg – Pigmento Blanco  5 %</w:t>
      </w:r>
    </w:p>
    <w:p w:rsidR="004B71F6" w:rsidRPr="00822A2D" w:rsidRDefault="004B71F6" w:rsidP="004B71F6">
      <w:pPr>
        <w:rPr>
          <w:b/>
        </w:rPr>
      </w:pPr>
      <w:r>
        <w:rPr>
          <w:b/>
        </w:rPr>
        <w:t xml:space="preserve">CANTIDAD : </w:t>
      </w:r>
      <w:r>
        <w:rPr>
          <w:b/>
        </w:rPr>
        <w:tab/>
        <w:t>100</w:t>
      </w:r>
      <w:r w:rsidRPr="00822A2D">
        <w:rPr>
          <w:b/>
        </w:rPr>
        <w:t xml:space="preserve">    kg</w:t>
      </w:r>
    </w:p>
    <w:p w:rsidR="004B71F6" w:rsidRPr="00822A2D" w:rsidRDefault="004B71F6" w:rsidP="004B71F6">
      <w:pPr>
        <w:rPr>
          <w:b/>
        </w:rPr>
      </w:pPr>
    </w:p>
    <w:p w:rsidR="004B71F6" w:rsidRPr="00822A2D" w:rsidRDefault="004B71F6" w:rsidP="004B71F6">
      <w:pPr>
        <w:rPr>
          <w:b/>
          <w:bCs/>
          <w:u w:val="single"/>
        </w:rPr>
      </w:pPr>
      <w:r w:rsidRPr="00822A2D">
        <w:rPr>
          <w:b/>
          <w:bCs/>
          <w:u w:val="single"/>
        </w:rPr>
        <w:t>IMPRESIÓN :</w:t>
      </w:r>
    </w:p>
    <w:p w:rsidR="004B71F6" w:rsidRPr="00822A2D" w:rsidRDefault="004B71F6" w:rsidP="004B71F6">
      <w:pPr>
        <w:rPr>
          <w:b/>
        </w:rPr>
      </w:pPr>
      <w:r w:rsidRPr="00822A2D">
        <w:rPr>
          <w:b/>
        </w:rPr>
        <w:t xml:space="preserve">COLORES </w:t>
      </w:r>
      <w:r w:rsidRPr="00822A2D">
        <w:rPr>
          <w:b/>
          <w:bCs/>
        </w:rPr>
        <w:t>:</w:t>
      </w:r>
      <w:r w:rsidRPr="00822A2D">
        <w:rPr>
          <w:b/>
          <w:bCs/>
        </w:rPr>
        <w:tab/>
      </w:r>
      <w:r w:rsidRPr="00822A2D">
        <w:rPr>
          <w:b/>
        </w:rPr>
        <w:tab/>
        <w:t xml:space="preserve">2 ( </w:t>
      </w:r>
      <w:r>
        <w:rPr>
          <w:b/>
        </w:rPr>
        <w:t>Según muestra  )  (  Azul</w:t>
      </w:r>
      <w:r w:rsidRPr="00822A2D">
        <w:rPr>
          <w:b/>
        </w:rPr>
        <w:t xml:space="preserve">  – Negro  )</w:t>
      </w:r>
    </w:p>
    <w:p w:rsidR="004B71F6" w:rsidRPr="00822A2D" w:rsidRDefault="004B71F6" w:rsidP="004B71F6">
      <w:pPr>
        <w:rPr>
          <w:b/>
        </w:rPr>
      </w:pPr>
      <w:r w:rsidRPr="00822A2D">
        <w:rPr>
          <w:b/>
        </w:rPr>
        <w:t xml:space="preserve">CARAS : </w:t>
      </w:r>
      <w:r w:rsidRPr="00822A2D">
        <w:rPr>
          <w:b/>
        </w:rPr>
        <w:tab/>
      </w:r>
      <w:r w:rsidRPr="00822A2D">
        <w:rPr>
          <w:b/>
        </w:rPr>
        <w:tab/>
        <w:t>1  ( 2  x  1  )</w:t>
      </w:r>
    </w:p>
    <w:p w:rsidR="004B71F6" w:rsidRPr="00822A2D" w:rsidRDefault="004B71F6" w:rsidP="004B71F6">
      <w:pPr>
        <w:rPr>
          <w:b/>
        </w:rPr>
      </w:pPr>
      <w:r w:rsidRPr="00822A2D">
        <w:rPr>
          <w:b/>
        </w:rPr>
        <w:t xml:space="preserve">REPETICIÓN : </w:t>
      </w:r>
      <w:r w:rsidRPr="00822A2D">
        <w:rPr>
          <w:b/>
        </w:rPr>
        <w:tab/>
        <w:t>23   cms</w:t>
      </w:r>
    </w:p>
    <w:p w:rsidR="004B71F6" w:rsidRPr="00822A2D" w:rsidRDefault="004B71F6" w:rsidP="004B71F6">
      <w:pPr>
        <w:rPr>
          <w:b/>
        </w:rPr>
      </w:pPr>
      <w:r w:rsidRPr="00822A2D">
        <w:rPr>
          <w:b/>
        </w:rPr>
        <w:t>RODILLO :</w:t>
      </w:r>
      <w:r w:rsidRPr="00822A2D">
        <w:rPr>
          <w:b/>
        </w:rPr>
        <w:tab/>
      </w:r>
      <w:r w:rsidRPr="00822A2D">
        <w:rPr>
          <w:b/>
        </w:rPr>
        <w:tab/>
        <w:t>46</w:t>
      </w:r>
    </w:p>
    <w:p w:rsidR="004B71F6" w:rsidRPr="00822A2D" w:rsidRDefault="004B71F6" w:rsidP="004B71F6">
      <w:pPr>
        <w:rPr>
          <w:b/>
        </w:rPr>
      </w:pPr>
      <w:r w:rsidRPr="00822A2D">
        <w:rPr>
          <w:b/>
        </w:rPr>
        <w:t>REFERENCIA :</w:t>
      </w:r>
      <w:r w:rsidRPr="00822A2D">
        <w:rPr>
          <w:b/>
        </w:rPr>
        <w:tab/>
        <w:t>LECHE LA FLORIDA</w:t>
      </w:r>
    </w:p>
    <w:p w:rsidR="004B71F6" w:rsidRPr="00822A2D" w:rsidRDefault="004B71F6" w:rsidP="004B71F6">
      <w:pPr>
        <w:rPr>
          <w:b/>
        </w:rPr>
      </w:pPr>
    </w:p>
    <w:p w:rsidR="004B71F6" w:rsidRDefault="004B71F6" w:rsidP="004B71F6"/>
    <w:p w:rsidR="004B71F6" w:rsidRDefault="004B71F6" w:rsidP="004B71F6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>
        <w:rPr>
          <w:bCs/>
        </w:rPr>
        <w:tab/>
        <w:t>Cyreles en su planta</w:t>
      </w:r>
    </w:p>
    <w:p w:rsidR="004B71F6" w:rsidRDefault="004B71F6" w:rsidP="004B71F6">
      <w:r>
        <w:t xml:space="preserve">                   -   Anexo muestra física para   alturas y Tonos.</w:t>
      </w:r>
    </w:p>
    <w:p w:rsidR="004B71F6" w:rsidRDefault="004B71F6" w:rsidP="004B71F6">
      <w:r>
        <w:tab/>
        <w:t xml:space="preserve">        -   Colocar  pie de imprenta</w:t>
      </w:r>
    </w:p>
    <w:p w:rsidR="004B71F6" w:rsidRDefault="004B71F6" w:rsidP="004B71F6">
      <w:pPr>
        <w:rPr>
          <w:b/>
          <w:u w:val="single"/>
        </w:rPr>
      </w:pPr>
      <w:r>
        <w:tab/>
        <w:t xml:space="preserve">        </w:t>
      </w:r>
      <w:r w:rsidRPr="00F553FA">
        <w:rPr>
          <w:b/>
        </w:rPr>
        <w:t xml:space="preserve">-   </w:t>
      </w:r>
      <w:r w:rsidRPr="00F553FA">
        <w:rPr>
          <w:b/>
          <w:u w:val="single"/>
        </w:rPr>
        <w:t>Utilizar tinta especial</w:t>
      </w:r>
      <w:r>
        <w:rPr>
          <w:b/>
          <w:u w:val="single"/>
        </w:rPr>
        <w:t xml:space="preserve">  ( ANTIGRASA )  </w:t>
      </w:r>
    </w:p>
    <w:p w:rsidR="004B71F6" w:rsidRDefault="004B71F6" w:rsidP="004B71F6">
      <w:pPr>
        <w:rPr>
          <w:b/>
          <w:u w:val="single"/>
        </w:rPr>
      </w:pPr>
      <w:r>
        <w:rPr>
          <w:b/>
          <w:u w:val="single"/>
        </w:rPr>
        <w:t xml:space="preserve">                    -  MUY IMPORTANTE </w:t>
      </w:r>
      <w:smartTag w:uri="urn:schemas-microsoft-com:office:smarttags" w:element="PersonName">
        <w:smartTagPr>
          <w:attr w:name="ProductID" w:val="LA MEZCLA CON"/>
        </w:smartTagPr>
        <w:smartTag w:uri="urn:schemas-microsoft-com:office:smarttags" w:element="PersonName">
          <w:smartTagPr>
            <w:attr w:name="ProductID" w:val="LA MEZCLA"/>
          </w:smartTagPr>
          <w:r>
            <w:rPr>
              <w:b/>
              <w:u w:val="single"/>
            </w:rPr>
            <w:t>LA MEZCLA</w:t>
          </w:r>
        </w:smartTag>
        <w:r>
          <w:rPr>
            <w:b/>
            <w:u w:val="single"/>
          </w:rPr>
          <w:t xml:space="preserve"> CON</w:t>
        </w:r>
      </w:smartTag>
      <w:r>
        <w:rPr>
          <w:b/>
          <w:u w:val="single"/>
        </w:rPr>
        <w:t xml:space="preserve"> EL LINEAL y </w:t>
      </w:r>
      <w:smartTag w:uri="urn:schemas-microsoft-com:office:smarttags" w:element="PersonName">
        <w:smartTagPr>
          <w:attr w:name="ProductID" w:val="LA TINTA ANTIGRASA"/>
        </w:smartTagPr>
        <w:r>
          <w:rPr>
            <w:b/>
            <w:u w:val="single"/>
          </w:rPr>
          <w:t>LA TINTA ANTIGRASA</w:t>
        </w:r>
      </w:smartTag>
    </w:p>
    <w:p w:rsidR="004B71F6" w:rsidRPr="00F512F0" w:rsidRDefault="004B71F6" w:rsidP="004B71F6">
      <w:pPr>
        <w:rPr>
          <w:b/>
          <w:u w:val="single"/>
        </w:rPr>
      </w:pPr>
      <w:r>
        <w:rPr>
          <w:b/>
          <w:u w:val="single"/>
        </w:rPr>
        <w:t xml:space="preserve">-CONTROLAR MUY  BIEN </w:t>
      </w:r>
      <w:smartTag w:uri="urn:schemas-microsoft-com:office:smarttags" w:element="PersonName">
        <w:smartTagPr>
          <w:attr w:name="ProductID" w:val="LA MEDIDA"/>
        </w:smartTagPr>
        <w:r>
          <w:rPr>
            <w:b/>
            <w:u w:val="single"/>
          </w:rPr>
          <w:t>LA MEDIDA</w:t>
        </w:r>
      </w:smartTag>
    </w:p>
    <w:p w:rsidR="004B71F6" w:rsidRDefault="004B71F6" w:rsidP="004B71F6">
      <w:r>
        <w:tab/>
      </w:r>
      <w:r>
        <w:tab/>
      </w:r>
    </w:p>
    <w:p w:rsidR="004B71F6" w:rsidRDefault="004B71F6" w:rsidP="004B71F6"/>
    <w:p w:rsidR="004B71F6" w:rsidRDefault="004B71F6" w:rsidP="004B71F6">
      <w:r>
        <w:t>Agradezco la atención y colaboración prestada.</w:t>
      </w:r>
    </w:p>
    <w:p w:rsidR="004B71F6" w:rsidRDefault="004B71F6" w:rsidP="004B71F6"/>
    <w:p w:rsidR="004B71F6" w:rsidRDefault="004B71F6" w:rsidP="004B71F6"/>
    <w:p w:rsidR="004B71F6" w:rsidRDefault="004B71F6" w:rsidP="004B71F6">
      <w:r>
        <w:t xml:space="preserve">Cordialmente </w:t>
      </w:r>
    </w:p>
    <w:p w:rsidR="004B71F6" w:rsidRDefault="004B71F6" w:rsidP="004B71F6"/>
    <w:p w:rsidR="004B71F6" w:rsidRDefault="004B71F6" w:rsidP="004B71F6"/>
    <w:p w:rsidR="004B71F6" w:rsidRDefault="004B71F6" w:rsidP="004B71F6">
      <w:r>
        <w:t>RICARDO CASAS ZAPATA</w:t>
      </w:r>
    </w:p>
    <w:p w:rsidR="004B71F6" w:rsidRDefault="004B71F6" w:rsidP="004B71F6">
      <w:r>
        <w:t>Director.</w:t>
      </w:r>
    </w:p>
    <w:p w:rsidR="001A383F" w:rsidRDefault="001A383F" w:rsidP="001A383F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1A383F" w:rsidRDefault="001A383F" w:rsidP="001A383F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1A383F" w:rsidRDefault="001A383F" w:rsidP="001A383F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1A383F" w:rsidRDefault="001A383F" w:rsidP="001A383F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1A383F" w:rsidRDefault="001A383F" w:rsidP="001A383F">
      <w:pPr>
        <w:rPr>
          <w:b/>
          <w:bCs/>
        </w:rPr>
      </w:pPr>
    </w:p>
    <w:p w:rsidR="001A383F" w:rsidRDefault="001A383F" w:rsidP="001A383F">
      <w:pPr>
        <w:pStyle w:val="Ttulo1"/>
      </w:pPr>
      <w:r>
        <w:t>O</w:t>
      </w:r>
      <w:r w:rsidR="008C3C58">
        <w:t>RDEN  DE TRABAJO     N°      085</w:t>
      </w:r>
      <w:r>
        <w:t>48</w:t>
      </w:r>
    </w:p>
    <w:p w:rsidR="001A383F" w:rsidRDefault="001A383F" w:rsidP="001A383F"/>
    <w:p w:rsidR="001A383F" w:rsidRDefault="008C3C58" w:rsidP="001A383F">
      <w:r>
        <w:t>FECHA:</w:t>
      </w:r>
      <w:r>
        <w:tab/>
        <w:t>Medellín,  Junio    29</w:t>
      </w:r>
      <w:r w:rsidR="001A383F">
        <w:t xml:space="preserve">    de  2011</w:t>
      </w:r>
    </w:p>
    <w:p w:rsidR="001A383F" w:rsidRDefault="001A383F" w:rsidP="001A383F">
      <w:r>
        <w:t>PARA:</w:t>
      </w:r>
      <w:r>
        <w:tab/>
      </w:r>
      <w:r>
        <w:tab/>
        <w:t>PLÁSTICOS   DARMA</w:t>
      </w:r>
    </w:p>
    <w:p w:rsidR="001A383F" w:rsidRDefault="001A383F" w:rsidP="001A383F">
      <w:r>
        <w:t>ATENCIÓN:</w:t>
      </w:r>
      <w:r>
        <w:tab/>
        <w:t>Sr. Darío Jaramillo</w:t>
      </w:r>
    </w:p>
    <w:p w:rsidR="001A383F" w:rsidRDefault="001A383F" w:rsidP="001A383F">
      <w:r>
        <w:tab/>
      </w:r>
      <w:r>
        <w:tab/>
        <w:t>Gerente.</w:t>
      </w:r>
    </w:p>
    <w:p w:rsidR="001A383F" w:rsidRDefault="001A383F" w:rsidP="001A383F"/>
    <w:p w:rsidR="001A383F" w:rsidRDefault="001A383F" w:rsidP="001A383F">
      <w:r>
        <w:t>Apreciado Don Darío  :</w:t>
      </w:r>
    </w:p>
    <w:p w:rsidR="001A383F" w:rsidRDefault="001A383F" w:rsidP="001A383F"/>
    <w:p w:rsidR="001A383F" w:rsidRDefault="001A383F" w:rsidP="001A383F">
      <w:r>
        <w:t>Con la presente estamos solicitando el siguiente servicio de  IMPRESIÓN   :</w:t>
      </w:r>
    </w:p>
    <w:p w:rsidR="001A383F" w:rsidRDefault="001A383F" w:rsidP="001A383F"/>
    <w:p w:rsidR="001A383F" w:rsidRDefault="001A383F" w:rsidP="001A383F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1A383F" w:rsidRDefault="001A383F" w:rsidP="001A383F">
      <w:r>
        <w:t xml:space="preserve">MATERIAL   :           Polipropileno  LAMINA  </w:t>
      </w:r>
      <w:r w:rsidRPr="00086293">
        <w:rPr>
          <w:b/>
        </w:rPr>
        <w:t xml:space="preserve"> </w:t>
      </w:r>
      <w:r>
        <w:rPr>
          <w:b/>
        </w:rPr>
        <w:t xml:space="preserve"> 45 </w:t>
      </w:r>
      <w:r w:rsidRPr="00086293">
        <w:rPr>
          <w:b/>
        </w:rPr>
        <w:t xml:space="preserve">   cms</w:t>
      </w:r>
    </w:p>
    <w:p w:rsidR="001A383F" w:rsidRDefault="001A383F" w:rsidP="001A383F">
      <w:r>
        <w:t xml:space="preserve">CLIBRE      :               </w:t>
      </w:r>
      <w:r>
        <w:rPr>
          <w:b/>
        </w:rPr>
        <w:t>1.4</w:t>
      </w:r>
      <w:r w:rsidRPr="00612C78">
        <w:rPr>
          <w:b/>
        </w:rPr>
        <w:t xml:space="preserve">  ”</w:t>
      </w:r>
    </w:p>
    <w:p w:rsidR="001A383F" w:rsidRDefault="001A383F" w:rsidP="001A383F">
      <w:r>
        <w:t>REFERENCIA:</w:t>
      </w:r>
      <w:r>
        <w:tab/>
      </w:r>
      <w:r w:rsidRPr="00F23B26">
        <w:rPr>
          <w:b/>
        </w:rPr>
        <w:t>NEUTRO</w:t>
      </w:r>
    </w:p>
    <w:p w:rsidR="001A383F" w:rsidRDefault="001A383F" w:rsidP="001A383F">
      <w:r>
        <w:t xml:space="preserve">CANTIDAD    :         </w:t>
      </w:r>
      <w:r>
        <w:rPr>
          <w:b/>
        </w:rPr>
        <w:t>80</w:t>
      </w:r>
      <w:r w:rsidRPr="00612C78">
        <w:rPr>
          <w:b/>
        </w:rPr>
        <w:t xml:space="preserve">   Kg</w:t>
      </w:r>
    </w:p>
    <w:p w:rsidR="001A383F" w:rsidRDefault="001A383F" w:rsidP="001A383F">
      <w:r>
        <w:t>COLORES:</w:t>
      </w:r>
      <w:r>
        <w:tab/>
      </w:r>
      <w:r>
        <w:tab/>
        <w:t>2  (   Según Muestra  )</w:t>
      </w:r>
    </w:p>
    <w:p w:rsidR="001A383F" w:rsidRDefault="001A383F" w:rsidP="001A383F">
      <w:r>
        <w:t>CARAS:</w:t>
      </w:r>
      <w:r>
        <w:tab/>
      </w:r>
      <w:r>
        <w:tab/>
        <w:t>2  ( 2x1 – 2x1  )</w:t>
      </w:r>
    </w:p>
    <w:p w:rsidR="001A383F" w:rsidRDefault="001A383F" w:rsidP="001A383F">
      <w:r>
        <w:t>REPETICIÓN:</w:t>
      </w:r>
      <w:r>
        <w:tab/>
        <w:t>27.5   cms</w:t>
      </w:r>
    </w:p>
    <w:p w:rsidR="001A383F" w:rsidRPr="00D05CA7" w:rsidRDefault="001A383F" w:rsidP="001A383F">
      <w:pPr>
        <w:rPr>
          <w:b/>
        </w:rPr>
      </w:pPr>
      <w:r>
        <w:t>RODILLO:</w:t>
      </w:r>
      <w:r>
        <w:tab/>
      </w:r>
      <w:r>
        <w:tab/>
      </w:r>
      <w:r>
        <w:rPr>
          <w:b/>
        </w:rPr>
        <w:t>56</w:t>
      </w:r>
    </w:p>
    <w:p w:rsidR="001A383F" w:rsidRDefault="001A383F" w:rsidP="001A383F">
      <w:r>
        <w:t>SELLADO:</w:t>
      </w:r>
      <w:r>
        <w:tab/>
      </w:r>
      <w:r>
        <w:tab/>
        <w:t xml:space="preserve">27.5 </w:t>
      </w:r>
      <w:r>
        <w:rPr>
          <w:b/>
        </w:rPr>
        <w:t xml:space="preserve"> X  20 + 5</w:t>
      </w:r>
      <w:r w:rsidRPr="00844F83">
        <w:rPr>
          <w:b/>
        </w:rPr>
        <w:t xml:space="preserve">   cm</w:t>
      </w:r>
      <w:r>
        <w:t xml:space="preserve">   ( Solapa  Interna   Pegada   Lateral  )</w:t>
      </w:r>
    </w:p>
    <w:p w:rsidR="001A383F" w:rsidRDefault="001A383F" w:rsidP="001A383F">
      <w:r>
        <w:t xml:space="preserve"> </w:t>
      </w:r>
    </w:p>
    <w:p w:rsidR="001A383F" w:rsidRDefault="001A383F" w:rsidP="001A383F"/>
    <w:p w:rsidR="001A383F" w:rsidRPr="008861B9" w:rsidRDefault="001A383F" w:rsidP="001A383F">
      <w:pPr>
        <w:rPr>
          <w:b/>
        </w:rPr>
      </w:pPr>
      <w:r>
        <w:rPr>
          <w:b/>
          <w:bCs/>
          <w:u w:val="single"/>
        </w:rPr>
        <w:t>NOTA:</w:t>
      </w:r>
      <w:r>
        <w:t xml:space="preserve">  * Los cyreles   los envía GRAFIFLEX</w:t>
      </w:r>
    </w:p>
    <w:p w:rsidR="001A383F" w:rsidRPr="00D04067" w:rsidRDefault="001A383F" w:rsidP="001A383F">
      <w:pPr>
        <w:numPr>
          <w:ilvl w:val="0"/>
          <w:numId w:val="1"/>
        </w:numPr>
        <w:rPr>
          <w:u w:val="single"/>
        </w:rPr>
      </w:pPr>
      <w:r>
        <w:t>Se anexa arte para alturas y colores</w:t>
      </w:r>
    </w:p>
    <w:p w:rsidR="001A383F" w:rsidRDefault="001A383F" w:rsidP="001A383F">
      <w:pPr>
        <w:numPr>
          <w:ilvl w:val="0"/>
          <w:numId w:val="1"/>
        </w:numPr>
        <w:rPr>
          <w:b/>
          <w:u w:val="single"/>
        </w:rPr>
      </w:pPr>
      <w:r w:rsidRPr="00896A27">
        <w:rPr>
          <w:b/>
          <w:u w:val="single"/>
        </w:rPr>
        <w:t xml:space="preserve">SE APRUEBA </w:t>
      </w:r>
      <w:r>
        <w:rPr>
          <w:b/>
          <w:u w:val="single"/>
        </w:rPr>
        <w:t>IMPRESIÓN</w:t>
      </w:r>
    </w:p>
    <w:p w:rsidR="001A383F" w:rsidRPr="00896A27" w:rsidRDefault="001A383F" w:rsidP="001A383F">
      <w:pPr>
        <w:numPr>
          <w:ilvl w:val="0"/>
          <w:numId w:val="1"/>
        </w:numPr>
        <w:rPr>
          <w:b/>
          <w:u w:val="single"/>
        </w:rPr>
      </w:pPr>
      <w:r>
        <w:rPr>
          <w:b/>
          <w:u w:val="single"/>
        </w:rPr>
        <w:t>DISEÑO  NUEVO</w:t>
      </w:r>
    </w:p>
    <w:p w:rsidR="001A383F" w:rsidRDefault="001A383F" w:rsidP="001A383F"/>
    <w:p w:rsidR="001A383F" w:rsidRDefault="001A383F" w:rsidP="001A383F"/>
    <w:p w:rsidR="001A383F" w:rsidRDefault="001A383F" w:rsidP="001A383F"/>
    <w:p w:rsidR="001A383F" w:rsidRDefault="001A383F" w:rsidP="001A383F">
      <w:r>
        <w:t>Agradezco la atención y colaboración prestada.</w:t>
      </w:r>
    </w:p>
    <w:p w:rsidR="001A383F" w:rsidRDefault="001A383F" w:rsidP="001A383F"/>
    <w:p w:rsidR="001A383F" w:rsidRDefault="001A383F" w:rsidP="001A383F"/>
    <w:p w:rsidR="001A383F" w:rsidRDefault="001A383F" w:rsidP="001A383F"/>
    <w:p w:rsidR="001A383F" w:rsidRDefault="001A383F" w:rsidP="001A383F">
      <w:r>
        <w:t>Cordialmente</w:t>
      </w:r>
    </w:p>
    <w:p w:rsidR="001A383F" w:rsidRDefault="001A383F" w:rsidP="001A383F"/>
    <w:p w:rsidR="001A383F" w:rsidRDefault="001A383F" w:rsidP="001A383F"/>
    <w:p w:rsidR="001A383F" w:rsidRDefault="001A383F" w:rsidP="001A383F">
      <w:r>
        <w:t>RICARDO CASAS ZAPATA</w:t>
      </w:r>
    </w:p>
    <w:p w:rsidR="001A383F" w:rsidRDefault="001A383F" w:rsidP="001A383F">
      <w:r>
        <w:t>Gerente</w:t>
      </w:r>
    </w:p>
    <w:p w:rsidR="001A383F" w:rsidRDefault="001A383F" w:rsidP="001A383F">
      <w:pPr>
        <w:rPr>
          <w:b/>
        </w:rPr>
      </w:pPr>
    </w:p>
    <w:p w:rsidR="004B71F6" w:rsidRDefault="004B71F6" w:rsidP="004B71F6"/>
    <w:p w:rsidR="004D158C" w:rsidRDefault="004D158C" w:rsidP="00280724">
      <w:pPr>
        <w:rPr>
          <w:b/>
        </w:rPr>
      </w:pPr>
    </w:p>
    <w:p w:rsidR="005B1250" w:rsidRDefault="005B1250" w:rsidP="00280724">
      <w:pPr>
        <w:rPr>
          <w:b/>
        </w:rPr>
      </w:pPr>
    </w:p>
    <w:p w:rsidR="005B1250" w:rsidRDefault="005B1250" w:rsidP="00280724">
      <w:pPr>
        <w:rPr>
          <w:b/>
        </w:rPr>
      </w:pPr>
    </w:p>
    <w:p w:rsidR="005B1250" w:rsidRDefault="005B1250" w:rsidP="00280724">
      <w:pPr>
        <w:rPr>
          <w:b/>
        </w:rPr>
      </w:pPr>
    </w:p>
    <w:p w:rsidR="005B1250" w:rsidRDefault="005B1250" w:rsidP="00280724">
      <w:pPr>
        <w:rPr>
          <w:b/>
        </w:rPr>
      </w:pPr>
    </w:p>
    <w:p w:rsidR="005B1250" w:rsidRDefault="005B1250" w:rsidP="005B1250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5B1250" w:rsidRDefault="005B1250" w:rsidP="005B1250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5B1250" w:rsidRDefault="005B1250" w:rsidP="005B1250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5B1250" w:rsidRDefault="005B1250" w:rsidP="005B1250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5B1250" w:rsidRDefault="005B1250" w:rsidP="005B1250">
      <w:pPr>
        <w:rPr>
          <w:b/>
          <w:bCs/>
        </w:rPr>
      </w:pPr>
    </w:p>
    <w:p w:rsidR="005B1250" w:rsidRDefault="005B1250" w:rsidP="005B1250">
      <w:pPr>
        <w:pStyle w:val="Ttulo1"/>
      </w:pPr>
      <w:r>
        <w:t>ORDEN DE TRABAJO   N°      08497</w:t>
      </w:r>
    </w:p>
    <w:p w:rsidR="005B1250" w:rsidRDefault="005B1250" w:rsidP="005B1250"/>
    <w:p w:rsidR="005B1250" w:rsidRDefault="005B1250" w:rsidP="005B1250"/>
    <w:p w:rsidR="005B1250" w:rsidRDefault="005B1250" w:rsidP="005B1250">
      <w:r>
        <w:t>FECHA:</w:t>
      </w:r>
      <w:r>
        <w:tab/>
        <w:t>Medellín,  Junio   30    de    2011</w:t>
      </w:r>
    </w:p>
    <w:p w:rsidR="005B1250" w:rsidRDefault="005B1250" w:rsidP="005B1250">
      <w:r>
        <w:t>PARA:</w:t>
      </w:r>
      <w:r>
        <w:tab/>
      </w:r>
      <w:r>
        <w:tab/>
        <w:t>PLÁSTICOS DARMAD</w:t>
      </w:r>
    </w:p>
    <w:p w:rsidR="005B1250" w:rsidRDefault="005B1250" w:rsidP="005B1250">
      <w:r>
        <w:t>ATENCIÓN:</w:t>
      </w:r>
      <w:r>
        <w:tab/>
        <w:t>Sr. Darío Jaramillo</w:t>
      </w:r>
    </w:p>
    <w:p w:rsidR="005B1250" w:rsidRDefault="005B1250" w:rsidP="005B1250">
      <w:r>
        <w:tab/>
      </w:r>
      <w:r>
        <w:tab/>
        <w:t>Gerente.</w:t>
      </w:r>
    </w:p>
    <w:p w:rsidR="005B1250" w:rsidRDefault="005B1250" w:rsidP="005B1250"/>
    <w:p w:rsidR="005B1250" w:rsidRDefault="005B1250" w:rsidP="005B1250">
      <w:r>
        <w:t>Apreciado Don Darío :</w:t>
      </w:r>
    </w:p>
    <w:p w:rsidR="005B1250" w:rsidRDefault="005B1250" w:rsidP="005B1250">
      <w:r>
        <w:t xml:space="preserve"> </w:t>
      </w:r>
    </w:p>
    <w:p w:rsidR="005B1250" w:rsidRDefault="005B1250" w:rsidP="005B1250">
      <w:r>
        <w:t>Con la presente estamos solicitando el siguiente servicio de   IMPRESIÓN  :</w:t>
      </w:r>
    </w:p>
    <w:p w:rsidR="005B1250" w:rsidRDefault="005B1250" w:rsidP="005B1250"/>
    <w:p w:rsidR="005B1250" w:rsidRDefault="005B1250" w:rsidP="005B1250">
      <w:pPr>
        <w:rPr>
          <w:b/>
          <w:bCs/>
          <w:u w:val="single"/>
        </w:rPr>
      </w:pPr>
    </w:p>
    <w:p w:rsidR="005B1250" w:rsidRDefault="005B1250" w:rsidP="005B1250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5B1250" w:rsidRDefault="005B1250" w:rsidP="005B1250"/>
    <w:p w:rsidR="005B1250" w:rsidRDefault="005B1250" w:rsidP="005B1250">
      <w:r>
        <w:t>MATERIAL:</w:t>
      </w:r>
      <w:r>
        <w:tab/>
      </w:r>
      <w:r>
        <w:tab/>
        <w:t>Polietileno     Lamina    Transparente COEXTRUIDA</w:t>
      </w:r>
    </w:p>
    <w:p w:rsidR="005B1250" w:rsidRDefault="005B1250" w:rsidP="005B1250">
      <w:r>
        <w:t>MEDIDA:</w:t>
      </w:r>
      <w:r>
        <w:tab/>
      </w:r>
      <w:r>
        <w:tab/>
      </w:r>
      <w:r>
        <w:rPr>
          <w:b/>
        </w:rPr>
        <w:t xml:space="preserve">32.5 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5B1250" w:rsidRPr="006D12B2" w:rsidRDefault="005B1250" w:rsidP="005B1250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5B1250" w:rsidRDefault="005B1250" w:rsidP="005B1250">
      <w:r>
        <w:t>TRATADO:</w:t>
      </w:r>
      <w:r>
        <w:tab/>
      </w:r>
      <w:r>
        <w:tab/>
        <w:t>1  Cara</w:t>
      </w:r>
    </w:p>
    <w:p w:rsidR="005B1250" w:rsidRDefault="005B1250" w:rsidP="005B1250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>
        <w:rPr>
          <w:b/>
        </w:rPr>
        <w:t xml:space="preserve">200  </w:t>
      </w:r>
      <w:r w:rsidRPr="00900A5A">
        <w:rPr>
          <w:b/>
        </w:rPr>
        <w:t xml:space="preserve">  Kg</w:t>
      </w:r>
      <w:r>
        <w:t>.</w:t>
      </w:r>
    </w:p>
    <w:p w:rsidR="005B1250" w:rsidRDefault="005B1250" w:rsidP="005B1250">
      <w:r>
        <w:t>COLORES:</w:t>
      </w:r>
      <w:r>
        <w:tab/>
      </w:r>
      <w:r>
        <w:tab/>
        <w:t xml:space="preserve">3    ( Blanco – Negro - Verde   )   </w:t>
      </w:r>
    </w:p>
    <w:p w:rsidR="005B1250" w:rsidRDefault="005B1250" w:rsidP="005B1250">
      <w:r>
        <w:t>CARAS:</w:t>
      </w:r>
      <w:r>
        <w:tab/>
      </w:r>
      <w:r>
        <w:tab/>
        <w:t>1  (3 x 1  )</w:t>
      </w:r>
    </w:p>
    <w:p w:rsidR="005B1250" w:rsidRDefault="005B1250" w:rsidP="005B1250">
      <w:r>
        <w:t>REPETICIÓN:</w:t>
      </w:r>
      <w:r>
        <w:tab/>
        <w:t xml:space="preserve">11   Cms   </w:t>
      </w:r>
    </w:p>
    <w:p w:rsidR="005B1250" w:rsidRPr="00900A5A" w:rsidRDefault="005B1250" w:rsidP="005B1250">
      <w:pPr>
        <w:rPr>
          <w:b/>
        </w:rPr>
      </w:pPr>
      <w:r>
        <w:t xml:space="preserve">RODILLO  :               </w:t>
      </w:r>
      <w:r>
        <w:rPr>
          <w:b/>
        </w:rPr>
        <w:t>45</w:t>
      </w:r>
    </w:p>
    <w:p w:rsidR="005B1250" w:rsidRDefault="005B1250" w:rsidP="005B1250">
      <w:r>
        <w:t>LAMINA:</w:t>
      </w:r>
      <w:r>
        <w:tab/>
      </w:r>
      <w:r>
        <w:tab/>
        <w:t>15.5    Cms    REFILADA PARA EMPAQUETADORA</w:t>
      </w:r>
    </w:p>
    <w:p w:rsidR="005B1250" w:rsidRDefault="005B1250" w:rsidP="005B1250">
      <w:r>
        <w:t>FOTOCAELDA:</w:t>
      </w:r>
      <w:r>
        <w:tab/>
        <w:t>Según muestra con doble  color</w:t>
      </w:r>
    </w:p>
    <w:p w:rsidR="005B1250" w:rsidRPr="00146B92" w:rsidRDefault="005B1250" w:rsidP="005B1250">
      <w:pPr>
        <w:rPr>
          <w:b/>
        </w:rPr>
      </w:pPr>
      <w:r>
        <w:t>REFERENCIA:</w:t>
      </w:r>
      <w:r>
        <w:tab/>
      </w:r>
      <w:r>
        <w:rPr>
          <w:b/>
        </w:rPr>
        <w:t xml:space="preserve">PULPA    </w:t>
      </w:r>
      <w:r>
        <w:rPr>
          <w:b/>
          <w:u w:val="single"/>
        </w:rPr>
        <w:t>GENERICA</w:t>
      </w:r>
      <w:r>
        <w:rPr>
          <w:b/>
        </w:rPr>
        <w:t xml:space="preserve">    90  GMS</w:t>
      </w:r>
    </w:p>
    <w:p w:rsidR="005B1250" w:rsidRDefault="005B1250" w:rsidP="005B1250">
      <w:r>
        <w:tab/>
      </w:r>
      <w:r>
        <w:tab/>
      </w:r>
      <w:r>
        <w:tab/>
      </w:r>
    </w:p>
    <w:p w:rsidR="005B1250" w:rsidRDefault="005B1250" w:rsidP="005B1250"/>
    <w:p w:rsidR="005B1250" w:rsidRDefault="005B1250" w:rsidP="005B1250">
      <w:r>
        <w:rPr>
          <w:b/>
          <w:bCs/>
          <w:u w:val="single"/>
        </w:rPr>
        <w:t>NOTA:</w:t>
      </w:r>
      <w:r>
        <w:t xml:space="preserve">  - Cyreles   en su   planta</w:t>
      </w:r>
      <w:r>
        <w:tab/>
      </w:r>
    </w:p>
    <w:p w:rsidR="005B1250" w:rsidRDefault="005B1250" w:rsidP="005B1250">
      <w:pPr>
        <w:pStyle w:val="Prrafodelista"/>
        <w:numPr>
          <w:ilvl w:val="0"/>
          <w:numId w:val="2"/>
        </w:numPr>
      </w:pPr>
      <w:r>
        <w:t xml:space="preserve"> Se aprueba  impresión</w:t>
      </w:r>
    </w:p>
    <w:p w:rsidR="005B1250" w:rsidRDefault="005B1250" w:rsidP="005B1250">
      <w:pPr>
        <w:pStyle w:val="Prrafodelista"/>
        <w:numPr>
          <w:ilvl w:val="0"/>
          <w:numId w:val="2"/>
        </w:numPr>
      </w:pPr>
      <w:r>
        <w:t>UTILIZAR  TINTAS ANTIGRASA</w:t>
      </w:r>
    </w:p>
    <w:p w:rsidR="005B1250" w:rsidRPr="00492713" w:rsidRDefault="005B1250" w:rsidP="005B1250">
      <w:pPr>
        <w:ind w:left="1500"/>
        <w:rPr>
          <w:b/>
          <w:sz w:val="28"/>
          <w:szCs w:val="28"/>
        </w:rPr>
      </w:pPr>
    </w:p>
    <w:p w:rsidR="005B1250" w:rsidRDefault="005B1250" w:rsidP="005B1250"/>
    <w:p w:rsidR="005B1250" w:rsidRDefault="005B1250" w:rsidP="005B1250"/>
    <w:p w:rsidR="005B1250" w:rsidRDefault="005B1250" w:rsidP="005B1250">
      <w:r>
        <w:t>Agradezco la atención y colaboración prestada.</w:t>
      </w:r>
    </w:p>
    <w:p w:rsidR="005B1250" w:rsidRDefault="005B1250" w:rsidP="005B1250"/>
    <w:p w:rsidR="005B1250" w:rsidRDefault="005B1250" w:rsidP="005B1250">
      <w:r>
        <w:t>Cordialmente,</w:t>
      </w:r>
    </w:p>
    <w:p w:rsidR="005B1250" w:rsidRDefault="005B1250" w:rsidP="005B1250"/>
    <w:p w:rsidR="005B1250" w:rsidRPr="00F4077E" w:rsidRDefault="005B1250" w:rsidP="005B1250">
      <w:pPr>
        <w:rPr>
          <w:b/>
        </w:rPr>
      </w:pPr>
    </w:p>
    <w:p w:rsidR="005B1250" w:rsidRDefault="005B1250" w:rsidP="005B1250"/>
    <w:p w:rsidR="005B1250" w:rsidRDefault="005B1250" w:rsidP="005B1250">
      <w:r>
        <w:t>RICARDO CASAS ZAPATA</w:t>
      </w:r>
    </w:p>
    <w:p w:rsidR="005B1250" w:rsidRDefault="005B1250" w:rsidP="005B1250">
      <w:r>
        <w:t>Director.</w:t>
      </w:r>
    </w:p>
    <w:p w:rsidR="005B1250" w:rsidRDefault="005B1250" w:rsidP="00280724">
      <w:pPr>
        <w:rPr>
          <w:b/>
        </w:rPr>
      </w:pPr>
    </w:p>
    <w:p w:rsidR="005B1250" w:rsidRDefault="005B1250" w:rsidP="00280724">
      <w:pPr>
        <w:rPr>
          <w:b/>
        </w:rPr>
      </w:pPr>
    </w:p>
    <w:p w:rsidR="005B1250" w:rsidRDefault="005B1250" w:rsidP="00280724">
      <w:pPr>
        <w:rPr>
          <w:b/>
        </w:rPr>
      </w:pPr>
    </w:p>
    <w:p w:rsidR="005B1250" w:rsidRDefault="005B1250" w:rsidP="005B1250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5B1250" w:rsidRDefault="005B1250" w:rsidP="005B1250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5B1250" w:rsidRDefault="005B1250" w:rsidP="005B1250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5B1250" w:rsidRDefault="005B1250" w:rsidP="005B1250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5B1250" w:rsidRDefault="005B1250" w:rsidP="005B1250"/>
    <w:p w:rsidR="005B1250" w:rsidRDefault="005B1250" w:rsidP="005B1250">
      <w:pPr>
        <w:rPr>
          <w:bCs/>
        </w:rPr>
      </w:pPr>
    </w:p>
    <w:p w:rsidR="005B1250" w:rsidRDefault="005B1250" w:rsidP="005B1250">
      <w:pPr>
        <w:pStyle w:val="Ttulo1"/>
      </w:pPr>
      <w:r>
        <w:t>ORDEN DE TRABAJO   N°      08538</w:t>
      </w:r>
    </w:p>
    <w:p w:rsidR="005B1250" w:rsidRDefault="005B1250" w:rsidP="005B1250"/>
    <w:p w:rsidR="005B1250" w:rsidRDefault="005B1250" w:rsidP="005B1250">
      <w:r>
        <w:t>FECHA:</w:t>
      </w:r>
      <w:r>
        <w:tab/>
        <w:t>Medellín,  Junio   30   de  2010</w:t>
      </w:r>
    </w:p>
    <w:p w:rsidR="005B1250" w:rsidRDefault="005B1250" w:rsidP="005B1250">
      <w:r>
        <w:t>PARA:</w:t>
      </w:r>
      <w:r>
        <w:tab/>
      </w:r>
      <w:r>
        <w:tab/>
        <w:t>PLÁSTICOS DARMA</w:t>
      </w:r>
    </w:p>
    <w:p w:rsidR="005B1250" w:rsidRDefault="005B1250" w:rsidP="005B1250">
      <w:r>
        <w:t>ATENCIÓN:</w:t>
      </w:r>
      <w:r>
        <w:tab/>
        <w:t>Sr. DARIO JARAMILLO</w:t>
      </w:r>
    </w:p>
    <w:p w:rsidR="005B1250" w:rsidRDefault="005B1250" w:rsidP="005B1250"/>
    <w:p w:rsidR="005B1250" w:rsidRDefault="005B1250" w:rsidP="005B1250">
      <w:r>
        <w:t>Apreciado Dn DARIO:</w:t>
      </w:r>
    </w:p>
    <w:p w:rsidR="005B1250" w:rsidRDefault="005B1250" w:rsidP="005B1250"/>
    <w:p w:rsidR="005B1250" w:rsidRDefault="005B1250" w:rsidP="005B1250">
      <w:r>
        <w:t>Con la presente estamos solicitando el siguiente servicio de extrusión e impresión</w:t>
      </w:r>
    </w:p>
    <w:p w:rsidR="005B1250" w:rsidRDefault="005B1250" w:rsidP="005B1250"/>
    <w:p w:rsidR="005B1250" w:rsidRDefault="005B1250" w:rsidP="005B1250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5B1250" w:rsidRDefault="005B1250" w:rsidP="005B1250"/>
    <w:p w:rsidR="005B1250" w:rsidRDefault="005B1250" w:rsidP="005B1250">
      <w:r>
        <w:t>MATERIAL :</w:t>
      </w:r>
      <w:r>
        <w:tab/>
      </w:r>
      <w:r>
        <w:tab/>
        <w:t xml:space="preserve">Polietileno de Alta  </w:t>
      </w:r>
    </w:p>
    <w:p w:rsidR="005B1250" w:rsidRDefault="005B1250" w:rsidP="005B1250">
      <w:r>
        <w:t>MEDIDA:</w:t>
      </w:r>
      <w:r>
        <w:tab/>
      </w:r>
      <w:r>
        <w:tab/>
      </w:r>
      <w:r>
        <w:rPr>
          <w:b/>
        </w:rPr>
        <w:t>50</w:t>
      </w:r>
      <w:r>
        <w:t xml:space="preserve">   cms   </w:t>
      </w:r>
    </w:p>
    <w:p w:rsidR="005B1250" w:rsidRDefault="005B1250" w:rsidP="005B1250">
      <w:r>
        <w:t>CALIBRE :</w:t>
      </w:r>
      <w:r>
        <w:tab/>
      </w:r>
      <w:r>
        <w:tab/>
        <w:t>2.5   “</w:t>
      </w:r>
    </w:p>
    <w:p w:rsidR="005B1250" w:rsidRDefault="005B1250" w:rsidP="005B1250">
      <w:r>
        <w:t>COLOR :</w:t>
      </w:r>
      <w:r>
        <w:tab/>
      </w:r>
      <w:r>
        <w:tab/>
        <w:t>Transparente</w:t>
      </w:r>
    </w:p>
    <w:p w:rsidR="005B1250" w:rsidRDefault="005B1250" w:rsidP="005B1250">
      <w:r>
        <w:t xml:space="preserve">TRATADO : </w:t>
      </w:r>
      <w:r>
        <w:tab/>
      </w:r>
      <w:r>
        <w:tab/>
        <w:t>2  caras</w:t>
      </w:r>
    </w:p>
    <w:p w:rsidR="005B1250" w:rsidRDefault="005B1250" w:rsidP="005B1250">
      <w:pPr>
        <w:rPr>
          <w:b/>
          <w:bCs/>
          <w:u w:val="single"/>
        </w:rPr>
      </w:pPr>
      <w:r>
        <w:t xml:space="preserve">CANTIDAD : </w:t>
      </w:r>
      <w:r>
        <w:tab/>
      </w:r>
      <w:r>
        <w:rPr>
          <w:b/>
        </w:rPr>
        <w:t>150</w:t>
      </w:r>
    </w:p>
    <w:p w:rsidR="005B1250" w:rsidRDefault="005B1250" w:rsidP="005B1250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>5 ( Según muestra  )</w:t>
      </w:r>
    </w:p>
    <w:p w:rsidR="005B1250" w:rsidRDefault="005B1250" w:rsidP="005B1250">
      <w:r>
        <w:t xml:space="preserve">CARAS : </w:t>
      </w:r>
      <w:r>
        <w:tab/>
      </w:r>
      <w:r>
        <w:tab/>
        <w:t>2</w:t>
      </w:r>
    </w:p>
    <w:p w:rsidR="002C5A63" w:rsidRDefault="002C5A63" w:rsidP="005B1250">
      <w:r>
        <w:t>IMPRESIÓN :</w:t>
      </w:r>
      <w:r>
        <w:tab/>
        <w:t>3X2  -   2X2</w:t>
      </w:r>
    </w:p>
    <w:p w:rsidR="005B1250" w:rsidRDefault="005B1250" w:rsidP="005B1250">
      <w:r>
        <w:t xml:space="preserve">REPETICIÓN : </w:t>
      </w:r>
      <w:r>
        <w:tab/>
        <w:t>40  cms</w:t>
      </w:r>
    </w:p>
    <w:p w:rsidR="005B1250" w:rsidRDefault="005B1250" w:rsidP="005B1250">
      <w:r>
        <w:t>RODILLO :</w:t>
      </w:r>
      <w:r>
        <w:tab/>
      </w:r>
      <w:r>
        <w:tab/>
        <w:t>40</w:t>
      </w:r>
    </w:p>
    <w:p w:rsidR="005B1250" w:rsidRDefault="005B1250" w:rsidP="005B1250">
      <w:r>
        <w:t>BOLSA  :</w:t>
      </w:r>
      <w:r>
        <w:tab/>
      </w:r>
      <w:r>
        <w:tab/>
      </w:r>
      <w:r>
        <w:rPr>
          <w:b/>
        </w:rPr>
        <w:t>40 x 50</w:t>
      </w:r>
      <w:r>
        <w:t xml:space="preserve">  cm    </w:t>
      </w:r>
    </w:p>
    <w:p w:rsidR="005B1250" w:rsidRPr="00264D70" w:rsidRDefault="005B1250" w:rsidP="005B1250">
      <w:pPr>
        <w:rPr>
          <w:lang w:val="es-CO"/>
        </w:rPr>
      </w:pPr>
      <w:r>
        <w:t>SELLADO .</w:t>
      </w:r>
      <w:r>
        <w:tab/>
      </w:r>
      <w:r>
        <w:tab/>
      </w:r>
      <w:r w:rsidRPr="00264D70">
        <w:rPr>
          <w:lang w:val="es-CO"/>
        </w:rPr>
        <w:t>lateral</w:t>
      </w:r>
    </w:p>
    <w:p w:rsidR="005B1250" w:rsidRPr="00264D70" w:rsidRDefault="005B1250" w:rsidP="005B1250">
      <w:pPr>
        <w:rPr>
          <w:lang w:val="es-CO"/>
        </w:rPr>
      </w:pPr>
      <w:r w:rsidRPr="00264D70">
        <w:rPr>
          <w:lang w:val="es-CO"/>
        </w:rPr>
        <w:t>REFERENCIA :</w:t>
      </w:r>
      <w:r w:rsidRPr="00264D70">
        <w:rPr>
          <w:lang w:val="es-CO"/>
        </w:rPr>
        <w:tab/>
      </w:r>
      <w:r w:rsidRPr="00264D70">
        <w:rPr>
          <w:b/>
          <w:lang w:val="es-CO"/>
        </w:rPr>
        <w:t>NAVY   STORE   JEAN</w:t>
      </w:r>
    </w:p>
    <w:p w:rsidR="005B1250" w:rsidRPr="00264D70" w:rsidRDefault="005B1250" w:rsidP="005B1250">
      <w:pPr>
        <w:rPr>
          <w:lang w:val="es-CO"/>
        </w:rPr>
      </w:pPr>
    </w:p>
    <w:p w:rsidR="005B1250" w:rsidRPr="00264D70" w:rsidRDefault="005B1250" w:rsidP="005B1250">
      <w:pPr>
        <w:rPr>
          <w:lang w:val="es-CO"/>
        </w:rPr>
      </w:pPr>
    </w:p>
    <w:p w:rsidR="005B1250" w:rsidRDefault="005B1250" w:rsidP="005B1250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>:     - Los cyreles  los  envía  Grafiflex</w:t>
      </w:r>
    </w:p>
    <w:p w:rsidR="005B1250" w:rsidRDefault="005B1250" w:rsidP="005B1250">
      <w:r>
        <w:t xml:space="preserve">                   -   Anexo  arte</w:t>
      </w:r>
    </w:p>
    <w:p w:rsidR="005B1250" w:rsidRDefault="005B1250" w:rsidP="005B1250">
      <w:pPr>
        <w:rPr>
          <w:b/>
          <w:sz w:val="32"/>
          <w:szCs w:val="32"/>
        </w:rPr>
      </w:pPr>
      <w:r>
        <w:tab/>
        <w:t xml:space="preserve">       -  SE APRUEBA IMPRESION</w:t>
      </w:r>
    </w:p>
    <w:p w:rsidR="005B1250" w:rsidRDefault="005B1250" w:rsidP="005B1250">
      <w:pPr>
        <w:rPr>
          <w:b/>
          <w:sz w:val="32"/>
          <w:szCs w:val="32"/>
        </w:rPr>
      </w:pPr>
    </w:p>
    <w:p w:rsidR="005B1250" w:rsidRDefault="005B1250" w:rsidP="005B1250">
      <w:r>
        <w:rPr>
          <w:b/>
          <w:sz w:val="32"/>
          <w:szCs w:val="32"/>
        </w:rPr>
        <w:tab/>
        <w:t xml:space="preserve">     </w:t>
      </w:r>
      <w:r>
        <w:t xml:space="preserve">    </w:t>
      </w:r>
      <w:r>
        <w:tab/>
        <w:t xml:space="preserve">       </w:t>
      </w:r>
      <w:r>
        <w:tab/>
      </w:r>
      <w:r>
        <w:tab/>
      </w:r>
    </w:p>
    <w:p w:rsidR="005B1250" w:rsidRDefault="005B1250" w:rsidP="005B1250">
      <w:r>
        <w:t>Agradezco la atención y colaboración prestada.</w:t>
      </w:r>
    </w:p>
    <w:p w:rsidR="005B1250" w:rsidRDefault="005B1250" w:rsidP="005B1250"/>
    <w:p w:rsidR="005B1250" w:rsidRDefault="005B1250" w:rsidP="005B1250"/>
    <w:p w:rsidR="005B1250" w:rsidRDefault="005B1250" w:rsidP="005B1250"/>
    <w:p w:rsidR="005B1250" w:rsidRDefault="005B1250" w:rsidP="005B1250">
      <w:r>
        <w:t xml:space="preserve">Cordialmente </w:t>
      </w:r>
    </w:p>
    <w:p w:rsidR="005B1250" w:rsidRDefault="005B1250" w:rsidP="005B1250"/>
    <w:p w:rsidR="005B1250" w:rsidRDefault="005B1250" w:rsidP="005B1250"/>
    <w:p w:rsidR="005B1250" w:rsidRDefault="005B1250" w:rsidP="005B1250">
      <w:r>
        <w:t>RICARDO CASAS ZAPATA</w:t>
      </w:r>
    </w:p>
    <w:p w:rsidR="005B1250" w:rsidRDefault="005B1250" w:rsidP="005B1250">
      <w:pPr>
        <w:rPr>
          <w:b/>
          <w:bCs/>
        </w:rPr>
      </w:pPr>
      <w:r>
        <w:t>Director</w:t>
      </w:r>
    </w:p>
    <w:p w:rsidR="005B1250" w:rsidRDefault="005B1250" w:rsidP="00280724">
      <w:pPr>
        <w:rPr>
          <w:b/>
        </w:rPr>
      </w:pPr>
    </w:p>
    <w:p w:rsidR="00264D70" w:rsidRDefault="00264D70" w:rsidP="00280724">
      <w:pPr>
        <w:rPr>
          <w:b/>
        </w:rPr>
      </w:pPr>
    </w:p>
    <w:p w:rsidR="0003388C" w:rsidRDefault="0003388C" w:rsidP="00280724">
      <w:pPr>
        <w:rPr>
          <w:b/>
        </w:rPr>
      </w:pPr>
    </w:p>
    <w:p w:rsidR="0003388C" w:rsidRDefault="0003388C" w:rsidP="0003388C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03388C" w:rsidRDefault="0003388C" w:rsidP="0003388C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03388C" w:rsidRDefault="0003388C" w:rsidP="0003388C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03388C" w:rsidRDefault="0003388C" w:rsidP="0003388C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4 44 46 64  ITAGUI.</w:t>
      </w:r>
    </w:p>
    <w:p w:rsidR="0003388C" w:rsidRDefault="0003388C" w:rsidP="0003388C">
      <w:pPr>
        <w:rPr>
          <w:b/>
          <w:bCs/>
        </w:rPr>
      </w:pPr>
    </w:p>
    <w:p w:rsidR="0003388C" w:rsidRDefault="0003388C" w:rsidP="0003388C">
      <w:pPr>
        <w:rPr>
          <w:b/>
        </w:rPr>
      </w:pPr>
    </w:p>
    <w:p w:rsidR="0003388C" w:rsidRDefault="0003388C" w:rsidP="0003388C">
      <w:pPr>
        <w:pStyle w:val="Ttulo1"/>
      </w:pPr>
      <w:r>
        <w:t>ORDEN DE TRABAJO    N°      08575</w:t>
      </w:r>
    </w:p>
    <w:p w:rsidR="0003388C" w:rsidRDefault="0003388C" w:rsidP="0003388C"/>
    <w:p w:rsidR="0003388C" w:rsidRDefault="0003388C" w:rsidP="0003388C">
      <w:r>
        <w:t>FECHA:</w:t>
      </w:r>
      <w:r>
        <w:tab/>
        <w:t>Medellín,  Julio    06    de    2011</w:t>
      </w:r>
    </w:p>
    <w:p w:rsidR="0003388C" w:rsidRDefault="0003388C" w:rsidP="0003388C">
      <w:r>
        <w:t>PARA:</w:t>
      </w:r>
      <w:r>
        <w:tab/>
      </w:r>
      <w:r>
        <w:tab/>
        <w:t>PLÁSTICOS DAR MA</w:t>
      </w:r>
    </w:p>
    <w:p w:rsidR="0003388C" w:rsidRDefault="0003388C" w:rsidP="0003388C">
      <w:r>
        <w:t>ATENCIÓN:</w:t>
      </w:r>
      <w:r>
        <w:tab/>
        <w:t>Sr. Darío Jaramillo</w:t>
      </w:r>
    </w:p>
    <w:p w:rsidR="0003388C" w:rsidRDefault="0003388C" w:rsidP="0003388C">
      <w:r>
        <w:tab/>
      </w:r>
      <w:r>
        <w:tab/>
        <w:t>Gerente.</w:t>
      </w:r>
    </w:p>
    <w:p w:rsidR="0003388C" w:rsidRDefault="0003388C" w:rsidP="0003388C"/>
    <w:p w:rsidR="0003388C" w:rsidRDefault="0003388C" w:rsidP="0003388C">
      <w:r>
        <w:t>Apreciado Don Darío :</w:t>
      </w:r>
    </w:p>
    <w:p w:rsidR="0003388C" w:rsidRDefault="0003388C" w:rsidP="0003388C">
      <w:r>
        <w:t xml:space="preserve"> </w:t>
      </w:r>
    </w:p>
    <w:p w:rsidR="0003388C" w:rsidRDefault="0003388C" w:rsidP="0003388C">
      <w:r>
        <w:t>Con la presente estamos solicitando el siguiente servicio de IMPRESION:</w:t>
      </w:r>
    </w:p>
    <w:p w:rsidR="0003388C" w:rsidRDefault="0003388C" w:rsidP="0003388C"/>
    <w:p w:rsidR="0003388C" w:rsidRDefault="0003388C" w:rsidP="0003388C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03388C" w:rsidRDefault="0003388C" w:rsidP="0003388C">
      <w:pPr>
        <w:rPr>
          <w:b/>
          <w:bCs/>
          <w:u w:val="single"/>
        </w:rPr>
      </w:pPr>
    </w:p>
    <w:p w:rsidR="0003388C" w:rsidRPr="005B5BD2" w:rsidRDefault="0003388C" w:rsidP="0003388C">
      <w:pPr>
        <w:rPr>
          <w:b/>
        </w:rPr>
      </w:pPr>
      <w:r>
        <w:t>MATERIAL:</w:t>
      </w:r>
      <w:r>
        <w:tab/>
      </w:r>
      <w:r>
        <w:tab/>
        <w:t>Polietileno  Baja Lamina</w:t>
      </w:r>
    </w:p>
    <w:p w:rsidR="0003388C" w:rsidRPr="005B5BD2" w:rsidRDefault="0003388C" w:rsidP="0003388C">
      <w:pPr>
        <w:rPr>
          <w:b/>
        </w:rPr>
      </w:pPr>
      <w:r>
        <w:t>MEDIDA:</w:t>
      </w:r>
      <w:r>
        <w:tab/>
      </w:r>
      <w:r>
        <w:tab/>
      </w:r>
      <w:r>
        <w:rPr>
          <w:b/>
        </w:rPr>
        <w:t>20.5 + 6   c</w:t>
      </w:r>
      <w:r w:rsidRPr="005B5BD2">
        <w:rPr>
          <w:b/>
        </w:rPr>
        <w:t>ms.</w:t>
      </w:r>
    </w:p>
    <w:p w:rsidR="0003388C" w:rsidRPr="00263031" w:rsidRDefault="0003388C" w:rsidP="0003388C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2.4 </w:t>
      </w:r>
      <w:r w:rsidRPr="00263031">
        <w:rPr>
          <w:b/>
        </w:rPr>
        <w:t xml:space="preserve">  ”</w:t>
      </w:r>
    </w:p>
    <w:p w:rsidR="0003388C" w:rsidRDefault="0003388C" w:rsidP="0003388C">
      <w:r>
        <w:t>COLOR:</w:t>
      </w:r>
      <w:r>
        <w:tab/>
      </w:r>
      <w:r>
        <w:tab/>
        <w:t>Transparente</w:t>
      </w:r>
    </w:p>
    <w:p w:rsidR="0003388C" w:rsidRDefault="0003388C" w:rsidP="0003388C">
      <w:r>
        <w:t>TRATADO:</w:t>
      </w:r>
      <w:r>
        <w:tab/>
      </w:r>
      <w:r>
        <w:tab/>
        <w:t>1  Cara.</w:t>
      </w:r>
    </w:p>
    <w:p w:rsidR="0003388C" w:rsidRDefault="0003388C" w:rsidP="0003388C">
      <w:r>
        <w:t>CANTIDAD:</w:t>
      </w:r>
      <w:r>
        <w:tab/>
      </w:r>
      <w:r>
        <w:tab/>
      </w:r>
      <w:r>
        <w:rPr>
          <w:b/>
        </w:rPr>
        <w:t>110</w:t>
      </w:r>
      <w:r>
        <w:t xml:space="preserve">   Kg.</w:t>
      </w:r>
    </w:p>
    <w:p w:rsidR="0003388C" w:rsidRDefault="0003388C" w:rsidP="0003388C">
      <w:r>
        <w:t>COLORES:</w:t>
      </w:r>
      <w:r>
        <w:tab/>
      </w:r>
      <w:r>
        <w:tab/>
        <w:t xml:space="preserve">3  </w:t>
      </w:r>
    </w:p>
    <w:p w:rsidR="0003388C" w:rsidRDefault="0003388C" w:rsidP="0003388C">
      <w:r>
        <w:t>CARAS:</w:t>
      </w:r>
      <w:r>
        <w:tab/>
      </w:r>
      <w:r>
        <w:tab/>
        <w:t>1</w:t>
      </w:r>
    </w:p>
    <w:p w:rsidR="0003388C" w:rsidRDefault="0003388C" w:rsidP="0003388C">
      <w:r>
        <w:t>REPETICIÓN:</w:t>
      </w:r>
      <w:r>
        <w:tab/>
        <w:t xml:space="preserve">20.5  Cms. </w:t>
      </w:r>
    </w:p>
    <w:p w:rsidR="0003388C" w:rsidRDefault="0003388C" w:rsidP="0003388C">
      <w:r>
        <w:t>BOLSA:</w:t>
      </w:r>
      <w:r>
        <w:tab/>
      </w:r>
      <w:r>
        <w:tab/>
        <w:t xml:space="preserve">20.5  X  20.5 + 6   Cms .    </w:t>
      </w:r>
    </w:p>
    <w:p w:rsidR="0003388C" w:rsidRDefault="0003388C" w:rsidP="0003388C">
      <w:r>
        <w:t>RODILLO :                42</w:t>
      </w:r>
    </w:p>
    <w:p w:rsidR="0003388C" w:rsidRDefault="0003388C" w:rsidP="0003388C">
      <w:r>
        <w:t>SELLADO:</w:t>
      </w:r>
      <w:r>
        <w:tab/>
      </w:r>
      <w:r>
        <w:tab/>
        <w:t xml:space="preserve">Lateral </w:t>
      </w:r>
    </w:p>
    <w:p w:rsidR="0003388C" w:rsidRDefault="0003388C" w:rsidP="0003388C">
      <w:r>
        <w:t>REFERENCIA:</w:t>
      </w:r>
      <w:r>
        <w:tab/>
        <w:t>MANGA CORTA CUELLO REDONDO NIÑO</w:t>
      </w:r>
      <w:r>
        <w:tab/>
      </w:r>
      <w:r>
        <w:tab/>
        <w:t>55  KG</w:t>
      </w:r>
      <w:r>
        <w:tab/>
      </w:r>
    </w:p>
    <w:p w:rsidR="0003388C" w:rsidRDefault="0003388C" w:rsidP="0003388C">
      <w:r>
        <w:tab/>
      </w:r>
      <w:r>
        <w:tab/>
      </w:r>
      <w:r>
        <w:tab/>
        <w:t>MANGA CORTA CUELLO REDONDO JUNIOR</w:t>
      </w:r>
      <w:r>
        <w:tab/>
      </w:r>
      <w:r>
        <w:tab/>
        <w:t>55  KG</w:t>
      </w:r>
    </w:p>
    <w:p w:rsidR="0003388C" w:rsidRDefault="0003388C" w:rsidP="0003388C">
      <w:r>
        <w:tab/>
      </w:r>
      <w:r>
        <w:tab/>
      </w:r>
      <w:r>
        <w:tab/>
      </w:r>
    </w:p>
    <w:p w:rsidR="0003388C" w:rsidRDefault="0003388C" w:rsidP="0003388C"/>
    <w:p w:rsidR="0003388C" w:rsidRDefault="0003388C" w:rsidP="0003388C">
      <w:r>
        <w:rPr>
          <w:b/>
          <w:bCs/>
          <w:u w:val="single"/>
        </w:rPr>
        <w:t>NOTA:</w:t>
      </w:r>
      <w:r>
        <w:t xml:space="preserve">  -</w:t>
      </w:r>
      <w:r w:rsidR="000C4B76">
        <w:t xml:space="preserve"> los cyreles los envía  en su planta</w:t>
      </w:r>
    </w:p>
    <w:p w:rsidR="0003388C" w:rsidRDefault="0003388C" w:rsidP="0003388C">
      <w:pPr>
        <w:numPr>
          <w:ilvl w:val="0"/>
          <w:numId w:val="2"/>
        </w:numPr>
      </w:pPr>
      <w:r>
        <w:t>Tonos de impresión igual al último montaje.</w:t>
      </w:r>
    </w:p>
    <w:p w:rsidR="0003388C" w:rsidRDefault="0003388C" w:rsidP="0003388C">
      <w:pPr>
        <w:numPr>
          <w:ilvl w:val="0"/>
          <w:numId w:val="2"/>
        </w:numPr>
      </w:pPr>
      <w:r>
        <w:t>Colocar pie de imprenta de P:U.</w:t>
      </w:r>
    </w:p>
    <w:p w:rsidR="0003388C" w:rsidRDefault="0003388C" w:rsidP="0003388C">
      <w:pPr>
        <w:numPr>
          <w:ilvl w:val="0"/>
          <w:numId w:val="2"/>
        </w:numPr>
      </w:pPr>
      <w:r>
        <w:t>SE APRUEBA IMPRESIÓN</w:t>
      </w:r>
    </w:p>
    <w:p w:rsidR="0003388C" w:rsidRDefault="0003388C" w:rsidP="0003388C">
      <w:pPr>
        <w:numPr>
          <w:ilvl w:val="0"/>
          <w:numId w:val="2"/>
        </w:numPr>
      </w:pPr>
      <w:r>
        <w:t>CANTIDADES IGUALES POR REFERENCIA</w:t>
      </w:r>
    </w:p>
    <w:p w:rsidR="0003388C" w:rsidRPr="00727EFE" w:rsidRDefault="0003388C" w:rsidP="0003388C">
      <w:pPr>
        <w:ind w:left="1500"/>
        <w:rPr>
          <w:b/>
          <w:u w:val="single"/>
        </w:rPr>
      </w:pPr>
    </w:p>
    <w:p w:rsidR="0003388C" w:rsidRPr="007B67F6" w:rsidRDefault="0003388C" w:rsidP="0003388C">
      <w:pPr>
        <w:rPr>
          <w:b/>
          <w:u w:val="single"/>
        </w:rPr>
      </w:pPr>
    </w:p>
    <w:p w:rsidR="0003388C" w:rsidRDefault="0003388C" w:rsidP="0003388C">
      <w:r>
        <w:t>Agradezco la atención y colaboración prestada.</w:t>
      </w:r>
    </w:p>
    <w:p w:rsidR="0003388C" w:rsidRDefault="0003388C" w:rsidP="0003388C"/>
    <w:p w:rsidR="0003388C" w:rsidRDefault="0003388C" w:rsidP="0003388C">
      <w:r>
        <w:t>Cordialmente,</w:t>
      </w:r>
    </w:p>
    <w:p w:rsidR="0003388C" w:rsidRDefault="0003388C" w:rsidP="0003388C"/>
    <w:p w:rsidR="0003388C" w:rsidRDefault="0003388C" w:rsidP="0003388C"/>
    <w:p w:rsidR="0003388C" w:rsidRDefault="0003388C" w:rsidP="0003388C"/>
    <w:p w:rsidR="0003388C" w:rsidRDefault="0003388C" w:rsidP="0003388C">
      <w:r>
        <w:t>RICARDO CASAS ZAPATA</w:t>
      </w:r>
    </w:p>
    <w:p w:rsidR="0003388C" w:rsidRDefault="0003388C" w:rsidP="0003388C">
      <w:r>
        <w:t>Director.</w:t>
      </w:r>
    </w:p>
    <w:p w:rsidR="0003388C" w:rsidRDefault="0003388C" w:rsidP="0003388C">
      <w:pPr>
        <w:rPr>
          <w:b/>
        </w:rPr>
      </w:pPr>
    </w:p>
    <w:p w:rsidR="000E1136" w:rsidRDefault="000E1136" w:rsidP="000E1136">
      <w:pPr>
        <w:rPr>
          <w:b/>
        </w:rPr>
      </w:pPr>
    </w:p>
    <w:p w:rsidR="000E1136" w:rsidRDefault="000E1136" w:rsidP="000E1136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0E1136" w:rsidRDefault="000E1136" w:rsidP="000E1136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0E1136" w:rsidRDefault="000E1136" w:rsidP="000E1136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0E1136" w:rsidRDefault="000E1136" w:rsidP="000E1136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0E1136" w:rsidRDefault="000E1136" w:rsidP="000E1136">
      <w:pPr>
        <w:pStyle w:val="Ttulo1"/>
      </w:pPr>
    </w:p>
    <w:p w:rsidR="000E1136" w:rsidRDefault="000E1136" w:rsidP="000E1136">
      <w:pPr>
        <w:pStyle w:val="Ttulo1"/>
      </w:pPr>
      <w:r>
        <w:t>ORDEN DE TRABAJO     N°      08496</w:t>
      </w:r>
    </w:p>
    <w:p w:rsidR="000E1136" w:rsidRDefault="000E1136" w:rsidP="000E1136"/>
    <w:p w:rsidR="000E1136" w:rsidRDefault="000E1136" w:rsidP="000E1136">
      <w:r>
        <w:t>FECHA:</w:t>
      </w:r>
      <w:r>
        <w:tab/>
        <w:t>Medellín,  Julio   06    de  2011</w:t>
      </w:r>
    </w:p>
    <w:p w:rsidR="000E1136" w:rsidRDefault="000E1136" w:rsidP="000E1136">
      <w:r>
        <w:t>PARA:</w:t>
      </w:r>
      <w:r>
        <w:tab/>
      </w:r>
      <w:r>
        <w:tab/>
        <w:t>PLÁSTICOS DARMA</w:t>
      </w:r>
    </w:p>
    <w:p w:rsidR="000E1136" w:rsidRDefault="000E1136" w:rsidP="000E1136">
      <w:r>
        <w:t>ATENCIÓN:</w:t>
      </w:r>
      <w:r>
        <w:tab/>
        <w:t>Sr. Darío Jaramillo</w:t>
      </w:r>
    </w:p>
    <w:p w:rsidR="000E1136" w:rsidRDefault="000E1136" w:rsidP="000E1136">
      <w:r>
        <w:tab/>
      </w:r>
      <w:r>
        <w:tab/>
        <w:t>Gerente.</w:t>
      </w:r>
    </w:p>
    <w:p w:rsidR="000E1136" w:rsidRDefault="000E1136" w:rsidP="000E1136"/>
    <w:p w:rsidR="000E1136" w:rsidRDefault="000E1136" w:rsidP="000E1136">
      <w:r>
        <w:t>Apreciado Don Darío:</w:t>
      </w:r>
    </w:p>
    <w:p w:rsidR="000E1136" w:rsidRDefault="000E1136" w:rsidP="000E1136"/>
    <w:p w:rsidR="000E1136" w:rsidRDefault="000E1136" w:rsidP="000E1136">
      <w:r>
        <w:t>Con la presente estamos solicitando el siguiente Material   :</w:t>
      </w:r>
    </w:p>
    <w:p w:rsidR="000E1136" w:rsidRDefault="000E1136" w:rsidP="000E1136"/>
    <w:p w:rsidR="000E1136" w:rsidRDefault="000E1136" w:rsidP="000E1136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0E1136" w:rsidRDefault="000E1136" w:rsidP="000E1136">
      <w:pPr>
        <w:rPr>
          <w:b/>
          <w:bCs/>
          <w:u w:val="single"/>
        </w:rPr>
      </w:pPr>
    </w:p>
    <w:p w:rsidR="000E1136" w:rsidRDefault="000E1136" w:rsidP="000E1136">
      <w:r>
        <w:t>MATERIAL:</w:t>
      </w:r>
      <w:r>
        <w:tab/>
      </w:r>
      <w:r>
        <w:tab/>
        <w:t>Polietileno Baja  Densidad  Tubular.</w:t>
      </w:r>
    </w:p>
    <w:p w:rsidR="000E1136" w:rsidRDefault="000E1136" w:rsidP="000E1136">
      <w:r>
        <w:t>MEDIDA:</w:t>
      </w:r>
      <w:r>
        <w:tab/>
      </w:r>
      <w:r>
        <w:tab/>
      </w:r>
      <w:r>
        <w:rPr>
          <w:b/>
        </w:rPr>
        <w:t>40</w:t>
      </w:r>
      <w:r w:rsidRPr="00657B35">
        <w:rPr>
          <w:b/>
        </w:rPr>
        <w:t xml:space="preserve">  Cms</w:t>
      </w:r>
      <w:r>
        <w:t>.</w:t>
      </w:r>
    </w:p>
    <w:p w:rsidR="000E1136" w:rsidRPr="005660D5" w:rsidRDefault="000E1136" w:rsidP="000E1136">
      <w:pPr>
        <w:rPr>
          <w:b/>
          <w:bCs/>
        </w:rPr>
      </w:pPr>
      <w:r>
        <w:t>CALIBRE:</w:t>
      </w:r>
      <w:r>
        <w:tab/>
      </w:r>
      <w:r>
        <w:tab/>
        <w:t>3.4</w:t>
      </w:r>
      <w:r w:rsidRPr="005660D5">
        <w:rPr>
          <w:b/>
          <w:bCs/>
        </w:rPr>
        <w:t xml:space="preserve">  ”</w:t>
      </w:r>
    </w:p>
    <w:p w:rsidR="000E1136" w:rsidRDefault="000E1136" w:rsidP="000E1136">
      <w:r>
        <w:t>COLOR:</w:t>
      </w:r>
      <w:r>
        <w:tab/>
      </w:r>
      <w:r>
        <w:tab/>
        <w:t>Tpte</w:t>
      </w:r>
    </w:p>
    <w:p w:rsidR="000E1136" w:rsidRDefault="000E1136" w:rsidP="000E1136">
      <w:r>
        <w:t>TRATADO:</w:t>
      </w:r>
      <w:r>
        <w:tab/>
      </w:r>
      <w:r>
        <w:tab/>
        <w:t>2 Caras.</w:t>
      </w:r>
    </w:p>
    <w:p w:rsidR="000E1136" w:rsidRDefault="000E1136" w:rsidP="000E1136">
      <w:r>
        <w:t>CANTIDAD:</w:t>
      </w:r>
      <w:r>
        <w:tab/>
      </w:r>
      <w:r>
        <w:tab/>
      </w:r>
      <w:r>
        <w:rPr>
          <w:b/>
        </w:rPr>
        <w:t xml:space="preserve">330 </w:t>
      </w:r>
      <w:r>
        <w:t xml:space="preserve">   Kg.</w:t>
      </w:r>
    </w:p>
    <w:p w:rsidR="000E1136" w:rsidRDefault="000E1136" w:rsidP="000E1136">
      <w:r>
        <w:t>REFERENCIA:</w:t>
      </w:r>
      <w:r>
        <w:tab/>
      </w:r>
      <w:r>
        <w:rPr>
          <w:b/>
        </w:rPr>
        <w:t>REVIEW  PEQUEÑA NUEVA IMAGEN</w:t>
      </w:r>
    </w:p>
    <w:p w:rsidR="000E1136" w:rsidRDefault="000E1136" w:rsidP="000E1136">
      <w:r>
        <w:t>COLORES:</w:t>
      </w:r>
      <w:r>
        <w:tab/>
      </w:r>
      <w:r>
        <w:tab/>
        <w:t xml:space="preserve">1    </w:t>
      </w:r>
    </w:p>
    <w:p w:rsidR="000E1136" w:rsidRDefault="000E1136" w:rsidP="000E1136">
      <w:r>
        <w:t>CARAS:</w:t>
      </w:r>
      <w:r>
        <w:tab/>
      </w:r>
      <w:r>
        <w:tab/>
        <w:t>2</w:t>
      </w:r>
    </w:p>
    <w:p w:rsidR="000E1136" w:rsidRDefault="000E1136" w:rsidP="000E1136">
      <w:r>
        <w:t>REPETICIÓN:</w:t>
      </w:r>
      <w:r>
        <w:tab/>
        <w:t>26</w:t>
      </w:r>
    </w:p>
    <w:p w:rsidR="000E1136" w:rsidRDefault="000E1136" w:rsidP="000E1136">
      <w:r>
        <w:t>RODILLO:</w:t>
      </w:r>
      <w:r>
        <w:tab/>
      </w:r>
      <w:r>
        <w:tab/>
        <w:t>26</w:t>
      </w:r>
    </w:p>
    <w:p w:rsidR="000E1136" w:rsidRPr="003B158B" w:rsidRDefault="000E1136" w:rsidP="000E1136">
      <w:pPr>
        <w:rPr>
          <w:b/>
        </w:rPr>
      </w:pPr>
      <w:r>
        <w:t>BOLSA:</w:t>
      </w:r>
      <w:r>
        <w:tab/>
      </w:r>
      <w:r>
        <w:tab/>
      </w:r>
      <w:r>
        <w:rPr>
          <w:b/>
        </w:rPr>
        <w:t xml:space="preserve">26   x  30 + 5 + 5  </w:t>
      </w:r>
      <w:r w:rsidRPr="003B158B">
        <w:rPr>
          <w:b/>
        </w:rPr>
        <w:t xml:space="preserve">  cms</w:t>
      </w:r>
      <w:r>
        <w:rPr>
          <w:b/>
        </w:rPr>
        <w:t xml:space="preserve">  tira  plástica</w:t>
      </w:r>
    </w:p>
    <w:p w:rsidR="000E1136" w:rsidRDefault="000E1136" w:rsidP="000E1136">
      <w:r>
        <w:t>SELLADO:</w:t>
      </w:r>
      <w:r>
        <w:tab/>
      </w:r>
      <w:r>
        <w:tab/>
        <w:t>Lateral</w:t>
      </w:r>
    </w:p>
    <w:p w:rsidR="000E1136" w:rsidRDefault="000E1136" w:rsidP="000E1136"/>
    <w:p w:rsidR="000E1136" w:rsidRDefault="000E1136" w:rsidP="000E1136"/>
    <w:p w:rsidR="000E1136" w:rsidRDefault="000E1136" w:rsidP="000E1136">
      <w:r>
        <w:rPr>
          <w:b/>
          <w:bCs/>
          <w:u w:val="single"/>
        </w:rPr>
        <w:t>NOTA:</w:t>
      </w:r>
      <w:r>
        <w:t xml:space="preserve">  * Los cyreles   LOS  ENVIA  GRAFIFLEX</w:t>
      </w:r>
    </w:p>
    <w:p w:rsidR="000E1136" w:rsidRDefault="000E1136" w:rsidP="000E1136">
      <w:pPr>
        <w:numPr>
          <w:ilvl w:val="0"/>
          <w:numId w:val="1"/>
        </w:numPr>
      </w:pPr>
      <w:r>
        <w:t xml:space="preserve">Se envía plano para tonos y  alturas </w:t>
      </w:r>
    </w:p>
    <w:p w:rsidR="000E1136" w:rsidRDefault="000E1136" w:rsidP="000E1136">
      <w:pPr>
        <w:numPr>
          <w:ilvl w:val="0"/>
          <w:numId w:val="1"/>
        </w:numPr>
        <w:ind w:left="885"/>
      </w:pPr>
      <w:r>
        <w:t>SE  APRUEBA IMPRESION</w:t>
      </w:r>
    </w:p>
    <w:p w:rsidR="000E1136" w:rsidRPr="00315AED" w:rsidRDefault="000E1136" w:rsidP="000E1136">
      <w:pPr>
        <w:ind w:left="1245"/>
      </w:pPr>
    </w:p>
    <w:p w:rsidR="000E1136" w:rsidRDefault="000E1136" w:rsidP="000E1136">
      <w:pPr>
        <w:ind w:left="885"/>
      </w:pPr>
    </w:p>
    <w:p w:rsidR="000E1136" w:rsidRPr="0098114D" w:rsidRDefault="000E1136" w:rsidP="000E1136">
      <w:pPr>
        <w:rPr>
          <w:b/>
          <w:u w:val="single"/>
        </w:rPr>
      </w:pPr>
    </w:p>
    <w:p w:rsidR="000E1136" w:rsidRDefault="000E1136" w:rsidP="000E1136">
      <w:r>
        <w:t>Agradezco la atención y colaboración prestada.</w:t>
      </w:r>
    </w:p>
    <w:p w:rsidR="000E1136" w:rsidRDefault="000E1136" w:rsidP="000E1136"/>
    <w:p w:rsidR="000E1136" w:rsidRDefault="000E1136" w:rsidP="000E1136"/>
    <w:p w:rsidR="000E1136" w:rsidRDefault="000E1136" w:rsidP="000E1136">
      <w:r>
        <w:t>Cordialmente,</w:t>
      </w:r>
    </w:p>
    <w:p w:rsidR="000E1136" w:rsidRDefault="000E1136" w:rsidP="000E1136"/>
    <w:p w:rsidR="000E1136" w:rsidRDefault="000E1136" w:rsidP="000E1136"/>
    <w:p w:rsidR="000E1136" w:rsidRDefault="000E1136" w:rsidP="000E1136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0E1136" w:rsidRDefault="000E1136" w:rsidP="000E1136">
      <w:pPr>
        <w:tabs>
          <w:tab w:val="left" w:pos="1980"/>
        </w:tabs>
      </w:pPr>
      <w:r>
        <w:t>Director.</w:t>
      </w:r>
    </w:p>
    <w:p w:rsidR="00264D70" w:rsidRDefault="00264D70" w:rsidP="00280724">
      <w:pPr>
        <w:rPr>
          <w:b/>
        </w:rPr>
      </w:pPr>
    </w:p>
    <w:p w:rsidR="000E1136" w:rsidRDefault="000E1136" w:rsidP="000E1136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0E1136" w:rsidRDefault="000E1136" w:rsidP="000E1136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0E1136" w:rsidRDefault="000E1136" w:rsidP="000E1136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0E1136" w:rsidRDefault="000E1136" w:rsidP="000E1136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0E1136" w:rsidRDefault="000E1136" w:rsidP="000E1136">
      <w:pPr>
        <w:pStyle w:val="Ttulo1"/>
      </w:pPr>
    </w:p>
    <w:p w:rsidR="000E1136" w:rsidRDefault="000E1136" w:rsidP="000E1136">
      <w:pPr>
        <w:pStyle w:val="Ttulo1"/>
      </w:pPr>
      <w:r>
        <w:t>ORDEN DE TRABAJO     N°      08214</w:t>
      </w:r>
    </w:p>
    <w:p w:rsidR="000E1136" w:rsidRDefault="000E1136" w:rsidP="000E1136"/>
    <w:p w:rsidR="000E1136" w:rsidRDefault="000E1136" w:rsidP="000E1136">
      <w:r>
        <w:t>FECHA:</w:t>
      </w:r>
      <w:r>
        <w:tab/>
        <w:t>Medellín,  Marzo   26   de  2011</w:t>
      </w:r>
    </w:p>
    <w:p w:rsidR="000E1136" w:rsidRDefault="000E1136" w:rsidP="000E1136">
      <w:r>
        <w:t>PARA:</w:t>
      </w:r>
      <w:r>
        <w:tab/>
      </w:r>
      <w:r>
        <w:tab/>
        <w:t>PLÁSTICOS DARMA</w:t>
      </w:r>
    </w:p>
    <w:p w:rsidR="000E1136" w:rsidRDefault="000E1136" w:rsidP="000E1136">
      <w:r>
        <w:t>ATENCIÓN:</w:t>
      </w:r>
      <w:r>
        <w:tab/>
        <w:t>Sr. Darío Jaramillo</w:t>
      </w:r>
    </w:p>
    <w:p w:rsidR="000E1136" w:rsidRDefault="000E1136" w:rsidP="000E1136">
      <w:r>
        <w:tab/>
      </w:r>
      <w:r>
        <w:tab/>
        <w:t>Gerente.</w:t>
      </w:r>
    </w:p>
    <w:p w:rsidR="000E1136" w:rsidRDefault="000E1136" w:rsidP="000E1136"/>
    <w:p w:rsidR="000E1136" w:rsidRDefault="000E1136" w:rsidP="000E1136">
      <w:r>
        <w:t>Apreciado Don Darío:</w:t>
      </w:r>
    </w:p>
    <w:p w:rsidR="000E1136" w:rsidRDefault="000E1136" w:rsidP="000E1136"/>
    <w:p w:rsidR="000E1136" w:rsidRDefault="000E1136" w:rsidP="000E1136">
      <w:r>
        <w:t>Con la presente estamos solicitando el siguiente Material   :</w:t>
      </w:r>
    </w:p>
    <w:p w:rsidR="000E1136" w:rsidRDefault="000E1136" w:rsidP="000E1136"/>
    <w:p w:rsidR="000E1136" w:rsidRDefault="000E1136" w:rsidP="000E1136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0E1136" w:rsidRDefault="000E1136" w:rsidP="000E1136">
      <w:pPr>
        <w:rPr>
          <w:b/>
          <w:bCs/>
          <w:u w:val="single"/>
        </w:rPr>
      </w:pPr>
    </w:p>
    <w:p w:rsidR="000E1136" w:rsidRDefault="000E1136" w:rsidP="000E1136">
      <w:r>
        <w:t>MATERIAL:</w:t>
      </w:r>
      <w:r>
        <w:tab/>
      </w:r>
      <w:r>
        <w:tab/>
        <w:t>Polietileno  Baja  Densidad  Tubular.</w:t>
      </w:r>
    </w:p>
    <w:p w:rsidR="000E1136" w:rsidRDefault="000E1136" w:rsidP="000E1136">
      <w:r>
        <w:t>MEDIDA:</w:t>
      </w:r>
      <w:r>
        <w:tab/>
      </w:r>
      <w:r>
        <w:tab/>
      </w:r>
      <w:r>
        <w:rPr>
          <w:b/>
        </w:rPr>
        <w:t xml:space="preserve">58 </w:t>
      </w:r>
      <w:r w:rsidRPr="00657B35">
        <w:rPr>
          <w:b/>
        </w:rPr>
        <w:t xml:space="preserve">  Cms</w:t>
      </w:r>
      <w:r>
        <w:t>.</w:t>
      </w:r>
    </w:p>
    <w:p w:rsidR="000E1136" w:rsidRPr="005660D5" w:rsidRDefault="000E1136" w:rsidP="000E1136">
      <w:pPr>
        <w:rPr>
          <w:b/>
          <w:bCs/>
        </w:rPr>
      </w:pPr>
      <w:r>
        <w:t>CALIBRE:</w:t>
      </w:r>
      <w:r>
        <w:tab/>
      </w:r>
      <w:r>
        <w:tab/>
        <w:t>3.4</w:t>
      </w:r>
      <w:r w:rsidRPr="005660D5">
        <w:rPr>
          <w:b/>
        </w:rPr>
        <w:t xml:space="preserve"> </w:t>
      </w:r>
      <w:r w:rsidRPr="005660D5">
        <w:rPr>
          <w:b/>
          <w:bCs/>
        </w:rPr>
        <w:t xml:space="preserve">  ”</w:t>
      </w:r>
    </w:p>
    <w:p w:rsidR="000E1136" w:rsidRDefault="000E1136" w:rsidP="000E1136">
      <w:r>
        <w:t>COLOR:</w:t>
      </w:r>
      <w:r>
        <w:tab/>
      </w:r>
      <w:r>
        <w:tab/>
        <w:t xml:space="preserve">Tpte  </w:t>
      </w:r>
    </w:p>
    <w:p w:rsidR="000E1136" w:rsidRDefault="000E1136" w:rsidP="000E1136">
      <w:r>
        <w:t>TRATADO:</w:t>
      </w:r>
      <w:r>
        <w:tab/>
      </w:r>
      <w:r>
        <w:tab/>
        <w:t>2   Caras.</w:t>
      </w:r>
    </w:p>
    <w:p w:rsidR="000E1136" w:rsidRDefault="000E1136" w:rsidP="000E1136">
      <w:r>
        <w:t>CANTIDAD:</w:t>
      </w:r>
      <w:r>
        <w:tab/>
      </w:r>
      <w:r>
        <w:tab/>
      </w:r>
      <w:r>
        <w:rPr>
          <w:b/>
        </w:rPr>
        <w:t xml:space="preserve">750 </w:t>
      </w:r>
      <w:r>
        <w:t xml:space="preserve">   Kg.</w:t>
      </w:r>
    </w:p>
    <w:p w:rsidR="000E1136" w:rsidRDefault="000E1136" w:rsidP="000E1136">
      <w:r>
        <w:t>REFERENCIA:</w:t>
      </w:r>
      <w:r>
        <w:tab/>
      </w:r>
      <w:r>
        <w:rPr>
          <w:b/>
        </w:rPr>
        <w:t>REVIEW   GRANDE NUEVA IMAGEN</w:t>
      </w:r>
    </w:p>
    <w:p w:rsidR="000E1136" w:rsidRDefault="000E1136" w:rsidP="000E1136">
      <w:r>
        <w:t>COLORES:</w:t>
      </w:r>
      <w:r>
        <w:tab/>
      </w:r>
      <w:r>
        <w:tab/>
        <w:t xml:space="preserve">1    </w:t>
      </w:r>
    </w:p>
    <w:p w:rsidR="000E1136" w:rsidRDefault="000E1136" w:rsidP="000E1136">
      <w:r>
        <w:t>CARAS:</w:t>
      </w:r>
      <w:r>
        <w:tab/>
      </w:r>
      <w:r>
        <w:tab/>
        <w:t>2</w:t>
      </w:r>
    </w:p>
    <w:p w:rsidR="000E1136" w:rsidRDefault="000E1136" w:rsidP="000E1136">
      <w:r>
        <w:t>REPETICIÓN:</w:t>
      </w:r>
      <w:r>
        <w:tab/>
        <w:t>40</w:t>
      </w:r>
    </w:p>
    <w:p w:rsidR="000E1136" w:rsidRDefault="000E1136" w:rsidP="000E1136">
      <w:r>
        <w:t>RODILLO:</w:t>
      </w:r>
      <w:r>
        <w:tab/>
      </w:r>
      <w:r>
        <w:tab/>
        <w:t>40</w:t>
      </w:r>
    </w:p>
    <w:p w:rsidR="000E1136" w:rsidRPr="003B158B" w:rsidRDefault="000E1136" w:rsidP="000E1136">
      <w:pPr>
        <w:rPr>
          <w:b/>
        </w:rPr>
      </w:pPr>
      <w:r>
        <w:t>BOLSA:</w:t>
      </w:r>
      <w:r>
        <w:tab/>
      </w:r>
      <w:r>
        <w:tab/>
      </w:r>
      <w:r>
        <w:rPr>
          <w:b/>
        </w:rPr>
        <w:t xml:space="preserve">40   x  45 + 7 + 6  </w:t>
      </w:r>
      <w:r w:rsidRPr="003B158B">
        <w:rPr>
          <w:b/>
        </w:rPr>
        <w:t xml:space="preserve">  cms</w:t>
      </w:r>
      <w:r>
        <w:rPr>
          <w:b/>
        </w:rPr>
        <w:t xml:space="preserve">   tira  plástica</w:t>
      </w:r>
    </w:p>
    <w:p w:rsidR="000E1136" w:rsidRDefault="000E1136" w:rsidP="000E1136">
      <w:r>
        <w:t>SELLADO:</w:t>
      </w:r>
      <w:r>
        <w:tab/>
      </w:r>
      <w:r>
        <w:tab/>
        <w:t>Lateral</w:t>
      </w:r>
    </w:p>
    <w:p w:rsidR="000E1136" w:rsidRDefault="000E1136" w:rsidP="000E1136"/>
    <w:p w:rsidR="000E1136" w:rsidRDefault="000E1136" w:rsidP="000E1136"/>
    <w:p w:rsidR="000E1136" w:rsidRDefault="000E1136" w:rsidP="000E1136">
      <w:r>
        <w:rPr>
          <w:b/>
          <w:bCs/>
          <w:u w:val="single"/>
        </w:rPr>
        <w:t>NOTA:</w:t>
      </w:r>
      <w:r>
        <w:t xml:space="preserve">  * Los cyreles   LOS ENVIA  GRAFIFLEX</w:t>
      </w:r>
    </w:p>
    <w:p w:rsidR="000E1136" w:rsidRDefault="000E1136" w:rsidP="000E1136">
      <w:pPr>
        <w:numPr>
          <w:ilvl w:val="0"/>
          <w:numId w:val="1"/>
        </w:numPr>
      </w:pPr>
      <w:r>
        <w:t xml:space="preserve">Se envía plano para tonos y  alturas </w:t>
      </w:r>
    </w:p>
    <w:p w:rsidR="000E1136" w:rsidRDefault="000E1136" w:rsidP="000E1136">
      <w:pPr>
        <w:numPr>
          <w:ilvl w:val="0"/>
          <w:numId w:val="1"/>
        </w:numPr>
        <w:ind w:left="885"/>
      </w:pPr>
      <w:r>
        <w:t>SE  APRUEBA IMPRESION</w:t>
      </w:r>
    </w:p>
    <w:p w:rsidR="000E1136" w:rsidRPr="00315AED" w:rsidRDefault="000E1136" w:rsidP="000E1136">
      <w:pPr>
        <w:ind w:left="1245"/>
      </w:pPr>
    </w:p>
    <w:p w:rsidR="000E1136" w:rsidRDefault="000E1136" w:rsidP="000E1136">
      <w:pPr>
        <w:ind w:left="885"/>
      </w:pPr>
    </w:p>
    <w:p w:rsidR="000E1136" w:rsidRPr="0098114D" w:rsidRDefault="000E1136" w:rsidP="000E1136">
      <w:pPr>
        <w:rPr>
          <w:b/>
          <w:u w:val="single"/>
        </w:rPr>
      </w:pPr>
    </w:p>
    <w:p w:rsidR="000E1136" w:rsidRDefault="000E1136" w:rsidP="000E1136">
      <w:r>
        <w:t>Agradezco la atención y colaboración prestada.</w:t>
      </w:r>
    </w:p>
    <w:p w:rsidR="000E1136" w:rsidRDefault="000E1136" w:rsidP="000E1136"/>
    <w:p w:rsidR="000E1136" w:rsidRDefault="000E1136" w:rsidP="000E1136"/>
    <w:p w:rsidR="000E1136" w:rsidRDefault="000E1136" w:rsidP="000E1136">
      <w:r>
        <w:t>Cordialmente,</w:t>
      </w:r>
    </w:p>
    <w:p w:rsidR="000E1136" w:rsidRDefault="000E1136" w:rsidP="000E1136"/>
    <w:p w:rsidR="000E1136" w:rsidRDefault="000E1136" w:rsidP="000E1136"/>
    <w:p w:rsidR="000E1136" w:rsidRDefault="000E1136" w:rsidP="000E1136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0E1136" w:rsidRDefault="000E1136" w:rsidP="000E1136">
      <w:pPr>
        <w:tabs>
          <w:tab w:val="left" w:pos="1980"/>
        </w:tabs>
      </w:pPr>
      <w:r>
        <w:t>Director.</w:t>
      </w:r>
    </w:p>
    <w:p w:rsidR="000E1136" w:rsidRDefault="000E1136" w:rsidP="000E1136"/>
    <w:p w:rsidR="000E1136" w:rsidRDefault="000E1136" w:rsidP="00280724">
      <w:pPr>
        <w:rPr>
          <w:b/>
        </w:rPr>
      </w:pPr>
    </w:p>
    <w:p w:rsidR="000E1136" w:rsidRDefault="000E1136" w:rsidP="00280724">
      <w:pPr>
        <w:rPr>
          <w:b/>
        </w:rPr>
      </w:pPr>
    </w:p>
    <w:p w:rsidR="000E1136" w:rsidRDefault="000E1136" w:rsidP="00280724">
      <w:pPr>
        <w:rPr>
          <w:b/>
        </w:rPr>
      </w:pPr>
    </w:p>
    <w:p w:rsidR="000E1136" w:rsidRDefault="000E1136" w:rsidP="000E1136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0E1136" w:rsidRDefault="000E1136" w:rsidP="000E1136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0E1136" w:rsidRDefault="000E1136" w:rsidP="000E1136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0E1136" w:rsidRDefault="000E1136" w:rsidP="000E1136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0E1136" w:rsidRDefault="000E1136" w:rsidP="000E1136">
      <w:pPr>
        <w:pStyle w:val="Ttulo1"/>
      </w:pPr>
    </w:p>
    <w:p w:rsidR="000E1136" w:rsidRDefault="000E1136" w:rsidP="000E1136">
      <w:pPr>
        <w:pStyle w:val="Ttulo1"/>
      </w:pPr>
      <w:r>
        <w:t>ORDEN DE TRABAJO     N°      08495</w:t>
      </w:r>
    </w:p>
    <w:p w:rsidR="000E1136" w:rsidRDefault="000E1136" w:rsidP="000E1136"/>
    <w:p w:rsidR="000E1136" w:rsidRDefault="000E1136" w:rsidP="000E1136">
      <w:r>
        <w:t>FECHA:</w:t>
      </w:r>
      <w:r>
        <w:tab/>
        <w:t>Medellín,  Julio  06   de  2011</w:t>
      </w:r>
    </w:p>
    <w:p w:rsidR="000E1136" w:rsidRDefault="000E1136" w:rsidP="000E1136">
      <w:r>
        <w:t>PARA:</w:t>
      </w:r>
      <w:r>
        <w:tab/>
      </w:r>
      <w:r>
        <w:tab/>
        <w:t>PLÁSTICOS DARMA</w:t>
      </w:r>
    </w:p>
    <w:p w:rsidR="000E1136" w:rsidRDefault="000E1136" w:rsidP="000E1136">
      <w:r>
        <w:t>ATENCIÓN:</w:t>
      </w:r>
      <w:r>
        <w:tab/>
        <w:t>Sr. Darío Jaramillo</w:t>
      </w:r>
    </w:p>
    <w:p w:rsidR="000E1136" w:rsidRDefault="000E1136" w:rsidP="000E1136">
      <w:r>
        <w:tab/>
      </w:r>
      <w:r>
        <w:tab/>
        <w:t>Gerente.</w:t>
      </w:r>
    </w:p>
    <w:p w:rsidR="000E1136" w:rsidRDefault="000E1136" w:rsidP="000E1136"/>
    <w:p w:rsidR="000E1136" w:rsidRDefault="000E1136" w:rsidP="000E1136">
      <w:r>
        <w:t>Apreciado Don Darío:</w:t>
      </w:r>
    </w:p>
    <w:p w:rsidR="000E1136" w:rsidRDefault="000E1136" w:rsidP="000E1136"/>
    <w:p w:rsidR="000E1136" w:rsidRDefault="000E1136" w:rsidP="000E1136">
      <w:r>
        <w:t>Con la presente estamos solicitando el siguiente Material   :</w:t>
      </w:r>
    </w:p>
    <w:p w:rsidR="000E1136" w:rsidRDefault="000E1136" w:rsidP="000E1136"/>
    <w:p w:rsidR="000E1136" w:rsidRDefault="000E1136" w:rsidP="000E1136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0E1136" w:rsidRDefault="000E1136" w:rsidP="000E1136">
      <w:pPr>
        <w:rPr>
          <w:b/>
          <w:bCs/>
          <w:u w:val="single"/>
        </w:rPr>
      </w:pPr>
    </w:p>
    <w:p w:rsidR="000E1136" w:rsidRDefault="000E1136" w:rsidP="000E1136">
      <w:r>
        <w:t>MATERIAL:</w:t>
      </w:r>
      <w:r>
        <w:tab/>
      </w:r>
      <w:r>
        <w:tab/>
        <w:t>Polietileno  Baja  Densidad  Tubular.</w:t>
      </w:r>
    </w:p>
    <w:p w:rsidR="000E1136" w:rsidRDefault="000E1136" w:rsidP="000E1136">
      <w:r>
        <w:t>MEDIDA:</w:t>
      </w:r>
      <w:r>
        <w:tab/>
      </w:r>
      <w:r>
        <w:tab/>
      </w:r>
      <w:r>
        <w:rPr>
          <w:b/>
        </w:rPr>
        <w:t xml:space="preserve">58 </w:t>
      </w:r>
      <w:r w:rsidRPr="00657B35">
        <w:rPr>
          <w:b/>
        </w:rPr>
        <w:t xml:space="preserve">  Cms</w:t>
      </w:r>
      <w:r>
        <w:t>.</w:t>
      </w:r>
    </w:p>
    <w:p w:rsidR="000E1136" w:rsidRPr="005660D5" w:rsidRDefault="000E1136" w:rsidP="000E1136">
      <w:pPr>
        <w:rPr>
          <w:b/>
          <w:bCs/>
        </w:rPr>
      </w:pPr>
      <w:r>
        <w:t>CALIBRE:</w:t>
      </w:r>
      <w:r>
        <w:tab/>
      </w:r>
      <w:r>
        <w:tab/>
        <w:t>3.4</w:t>
      </w:r>
      <w:r w:rsidRPr="005660D5">
        <w:rPr>
          <w:b/>
        </w:rPr>
        <w:t xml:space="preserve"> </w:t>
      </w:r>
      <w:r w:rsidRPr="005660D5">
        <w:rPr>
          <w:b/>
          <w:bCs/>
        </w:rPr>
        <w:t xml:space="preserve">  ”</w:t>
      </w:r>
    </w:p>
    <w:p w:rsidR="000E1136" w:rsidRDefault="000E1136" w:rsidP="000E1136">
      <w:r>
        <w:t>COLOR:</w:t>
      </w:r>
      <w:r>
        <w:tab/>
      </w:r>
      <w:r>
        <w:tab/>
        <w:t xml:space="preserve">Tpte  </w:t>
      </w:r>
    </w:p>
    <w:p w:rsidR="000E1136" w:rsidRDefault="000E1136" w:rsidP="000E1136">
      <w:r>
        <w:t>TRATADO:</w:t>
      </w:r>
      <w:r>
        <w:tab/>
      </w:r>
      <w:r>
        <w:tab/>
        <w:t>2   Caras.</w:t>
      </w:r>
    </w:p>
    <w:p w:rsidR="000E1136" w:rsidRDefault="000E1136" w:rsidP="000E1136">
      <w:r>
        <w:t>CANTIDAD:</w:t>
      </w:r>
      <w:r>
        <w:tab/>
      </w:r>
      <w:r>
        <w:tab/>
      </w:r>
      <w:r w:rsidR="005B7DB4">
        <w:rPr>
          <w:b/>
        </w:rPr>
        <w:t>370</w:t>
      </w:r>
      <w:r>
        <w:rPr>
          <w:b/>
        </w:rPr>
        <w:t xml:space="preserve"> </w:t>
      </w:r>
      <w:r>
        <w:t xml:space="preserve">   Kg.</w:t>
      </w:r>
    </w:p>
    <w:p w:rsidR="000E1136" w:rsidRDefault="000E1136" w:rsidP="000E1136">
      <w:r>
        <w:t>REFERENCIA:</w:t>
      </w:r>
      <w:r>
        <w:tab/>
      </w:r>
      <w:r>
        <w:rPr>
          <w:b/>
        </w:rPr>
        <w:t>REVIEW   GRANDE NUEVA IMAGEN</w:t>
      </w:r>
    </w:p>
    <w:p w:rsidR="000E1136" w:rsidRDefault="000E1136" w:rsidP="000E1136">
      <w:r>
        <w:t>COLORES:</w:t>
      </w:r>
      <w:r>
        <w:tab/>
      </w:r>
      <w:r>
        <w:tab/>
        <w:t xml:space="preserve">1    </w:t>
      </w:r>
    </w:p>
    <w:p w:rsidR="000E1136" w:rsidRDefault="000E1136" w:rsidP="000E1136">
      <w:r>
        <w:t>CARAS:</w:t>
      </w:r>
      <w:r>
        <w:tab/>
      </w:r>
      <w:r>
        <w:tab/>
        <w:t>2</w:t>
      </w:r>
    </w:p>
    <w:p w:rsidR="000E1136" w:rsidRDefault="000E1136" w:rsidP="000E1136">
      <w:r>
        <w:t>REPETICIÓN:</w:t>
      </w:r>
      <w:r>
        <w:tab/>
        <w:t>40</w:t>
      </w:r>
    </w:p>
    <w:p w:rsidR="000E1136" w:rsidRDefault="000E1136" w:rsidP="000E1136">
      <w:r>
        <w:t>RODILLO:</w:t>
      </w:r>
      <w:r>
        <w:tab/>
      </w:r>
      <w:r>
        <w:tab/>
        <w:t>40</w:t>
      </w:r>
    </w:p>
    <w:p w:rsidR="000E1136" w:rsidRPr="003B158B" w:rsidRDefault="000E1136" w:rsidP="000E1136">
      <w:pPr>
        <w:rPr>
          <w:b/>
        </w:rPr>
      </w:pPr>
      <w:r>
        <w:t>BOLSA:</w:t>
      </w:r>
      <w:r>
        <w:tab/>
      </w:r>
      <w:r>
        <w:tab/>
      </w:r>
      <w:r>
        <w:rPr>
          <w:b/>
        </w:rPr>
        <w:t xml:space="preserve">40   x  45 + 7 + 6  </w:t>
      </w:r>
      <w:r w:rsidRPr="003B158B">
        <w:rPr>
          <w:b/>
        </w:rPr>
        <w:t xml:space="preserve">  cms</w:t>
      </w:r>
      <w:r>
        <w:rPr>
          <w:b/>
        </w:rPr>
        <w:t xml:space="preserve">   tira  plástica</w:t>
      </w:r>
    </w:p>
    <w:p w:rsidR="000E1136" w:rsidRDefault="000E1136" w:rsidP="000E1136">
      <w:r>
        <w:t>SELLADO:</w:t>
      </w:r>
      <w:r>
        <w:tab/>
      </w:r>
      <w:r>
        <w:tab/>
        <w:t>Lateral</w:t>
      </w:r>
    </w:p>
    <w:p w:rsidR="000E1136" w:rsidRDefault="000E1136" w:rsidP="000E1136"/>
    <w:p w:rsidR="000E1136" w:rsidRDefault="000E1136" w:rsidP="000E1136"/>
    <w:p w:rsidR="000E1136" w:rsidRDefault="000E1136" w:rsidP="000E1136">
      <w:r>
        <w:rPr>
          <w:b/>
          <w:bCs/>
          <w:u w:val="single"/>
        </w:rPr>
        <w:t>NOTA:</w:t>
      </w:r>
      <w:r>
        <w:t xml:space="preserve">  * Lo</w:t>
      </w:r>
      <w:r w:rsidR="005B7DB4">
        <w:t>s cyreles   en su planta</w:t>
      </w:r>
    </w:p>
    <w:p w:rsidR="000E1136" w:rsidRDefault="000E1136" w:rsidP="000E1136">
      <w:pPr>
        <w:numPr>
          <w:ilvl w:val="0"/>
          <w:numId w:val="1"/>
        </w:numPr>
      </w:pPr>
      <w:r>
        <w:t xml:space="preserve">Se envía plano para tonos y  alturas </w:t>
      </w:r>
    </w:p>
    <w:p w:rsidR="000E1136" w:rsidRDefault="000E1136" w:rsidP="000E1136">
      <w:pPr>
        <w:numPr>
          <w:ilvl w:val="0"/>
          <w:numId w:val="1"/>
        </w:numPr>
        <w:ind w:left="885"/>
      </w:pPr>
      <w:r>
        <w:t>SE  APRUEBA IMPRESION</w:t>
      </w:r>
    </w:p>
    <w:p w:rsidR="000E1136" w:rsidRPr="00315AED" w:rsidRDefault="000E1136" w:rsidP="000E1136">
      <w:pPr>
        <w:ind w:left="1245"/>
      </w:pPr>
    </w:p>
    <w:p w:rsidR="000E1136" w:rsidRDefault="000E1136" w:rsidP="000E1136">
      <w:pPr>
        <w:ind w:left="885"/>
      </w:pPr>
    </w:p>
    <w:p w:rsidR="000E1136" w:rsidRPr="0098114D" w:rsidRDefault="000E1136" w:rsidP="000E1136">
      <w:pPr>
        <w:rPr>
          <w:b/>
          <w:u w:val="single"/>
        </w:rPr>
      </w:pPr>
    </w:p>
    <w:p w:rsidR="000E1136" w:rsidRDefault="000E1136" w:rsidP="000E1136">
      <w:r>
        <w:t>Agradezco la atención y colaboración prestada.</w:t>
      </w:r>
    </w:p>
    <w:p w:rsidR="000E1136" w:rsidRDefault="000E1136" w:rsidP="000E1136"/>
    <w:p w:rsidR="000E1136" w:rsidRDefault="000E1136" w:rsidP="000E1136"/>
    <w:p w:rsidR="000E1136" w:rsidRDefault="000E1136" w:rsidP="000E1136">
      <w:r>
        <w:t>Cordialmente,</w:t>
      </w:r>
    </w:p>
    <w:p w:rsidR="000E1136" w:rsidRDefault="000E1136" w:rsidP="000E1136"/>
    <w:p w:rsidR="000E1136" w:rsidRDefault="000E1136" w:rsidP="000E1136"/>
    <w:p w:rsidR="000E1136" w:rsidRDefault="000E1136" w:rsidP="000E1136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0E1136" w:rsidRDefault="000E1136" w:rsidP="000E1136">
      <w:pPr>
        <w:tabs>
          <w:tab w:val="left" w:pos="1980"/>
        </w:tabs>
      </w:pPr>
      <w:r>
        <w:t>Director.</w:t>
      </w:r>
    </w:p>
    <w:p w:rsidR="000E1136" w:rsidRDefault="000E1136" w:rsidP="00280724">
      <w:pPr>
        <w:rPr>
          <w:b/>
        </w:rPr>
      </w:pPr>
    </w:p>
    <w:p w:rsidR="000E1136" w:rsidRDefault="000E1136" w:rsidP="00280724">
      <w:pPr>
        <w:rPr>
          <w:b/>
        </w:rPr>
      </w:pPr>
    </w:p>
    <w:p w:rsidR="000E1136" w:rsidRDefault="000E1136" w:rsidP="00280724">
      <w:pPr>
        <w:rPr>
          <w:b/>
        </w:rPr>
      </w:pPr>
    </w:p>
    <w:p w:rsidR="000E1136" w:rsidRDefault="000E1136" w:rsidP="000E1136">
      <w:pPr>
        <w:rPr>
          <w:b/>
        </w:rPr>
      </w:pPr>
    </w:p>
    <w:p w:rsidR="000E1136" w:rsidRDefault="000E1136" w:rsidP="000E1136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0E1136" w:rsidRDefault="000E1136" w:rsidP="000E1136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0E1136" w:rsidRDefault="000E1136" w:rsidP="000E1136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0E1136" w:rsidRDefault="000E1136" w:rsidP="000E1136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0E1136" w:rsidRDefault="000E1136" w:rsidP="000E1136">
      <w:pPr>
        <w:pStyle w:val="Ttulo1"/>
      </w:pPr>
    </w:p>
    <w:p w:rsidR="000E1136" w:rsidRDefault="000E1136" w:rsidP="000E1136">
      <w:pPr>
        <w:pStyle w:val="Ttulo1"/>
      </w:pPr>
      <w:r>
        <w:t>ORDEN DE TRABAJO   N °      08571</w:t>
      </w:r>
    </w:p>
    <w:p w:rsidR="000E1136" w:rsidRDefault="000E1136" w:rsidP="000E1136"/>
    <w:p w:rsidR="000E1136" w:rsidRDefault="000E1136" w:rsidP="000E1136">
      <w:r>
        <w:t>FECHA:</w:t>
      </w:r>
      <w:r>
        <w:tab/>
        <w:t>Medellín,  Julio   06    de   2011</w:t>
      </w:r>
    </w:p>
    <w:p w:rsidR="000E1136" w:rsidRDefault="000E1136" w:rsidP="000E1136">
      <w:r>
        <w:t>PARA:</w:t>
      </w:r>
      <w:r>
        <w:tab/>
      </w:r>
      <w:r>
        <w:tab/>
        <w:t>PLÁSTICOS DARMA</w:t>
      </w:r>
    </w:p>
    <w:p w:rsidR="000E1136" w:rsidRDefault="000E1136" w:rsidP="000E1136">
      <w:r>
        <w:t>ATENCIÓN:</w:t>
      </w:r>
      <w:r>
        <w:tab/>
        <w:t>Sr. Darío Jaramillo</w:t>
      </w:r>
    </w:p>
    <w:p w:rsidR="000E1136" w:rsidRDefault="000E1136" w:rsidP="000E1136">
      <w:r>
        <w:tab/>
      </w:r>
      <w:r>
        <w:tab/>
        <w:t>Gerente.</w:t>
      </w:r>
    </w:p>
    <w:p w:rsidR="000E1136" w:rsidRDefault="000E1136" w:rsidP="000E1136"/>
    <w:p w:rsidR="000E1136" w:rsidRDefault="000E1136" w:rsidP="000E1136">
      <w:r>
        <w:t>Apreciado Don Darío:</w:t>
      </w:r>
    </w:p>
    <w:p w:rsidR="000E1136" w:rsidRDefault="000E1136" w:rsidP="000E1136"/>
    <w:p w:rsidR="000E1136" w:rsidRDefault="000E1136" w:rsidP="000E1136">
      <w:r>
        <w:t>Con la presente estamos solicitando el siguiente servicio de  IMPRESIÓN :</w:t>
      </w:r>
    </w:p>
    <w:p w:rsidR="000E1136" w:rsidRDefault="000E1136" w:rsidP="000E1136"/>
    <w:p w:rsidR="000E1136" w:rsidRDefault="000E1136" w:rsidP="000E1136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0E1136" w:rsidRDefault="000E1136" w:rsidP="000E1136">
      <w:r>
        <w:t xml:space="preserve">MATERIAL   :           Polipropileno Tubular de </w:t>
      </w:r>
      <w:r>
        <w:rPr>
          <w:b/>
        </w:rPr>
        <w:t>40</w:t>
      </w:r>
      <w:r>
        <w:t xml:space="preserve"> cms</w:t>
      </w:r>
    </w:p>
    <w:p w:rsidR="000E1136" w:rsidRDefault="000E1136" w:rsidP="000E1136">
      <w:r>
        <w:t xml:space="preserve">CLIBRE      :               </w:t>
      </w:r>
      <w:r>
        <w:rPr>
          <w:b/>
        </w:rPr>
        <w:t>2.0  ”</w:t>
      </w:r>
    </w:p>
    <w:p w:rsidR="000E1136" w:rsidRDefault="000E1136" w:rsidP="000E1136">
      <w:r>
        <w:t>REFERENCIA:</w:t>
      </w:r>
      <w:r>
        <w:tab/>
      </w:r>
      <w:r>
        <w:rPr>
          <w:b/>
        </w:rPr>
        <w:t>CARMEL  JEAN   2</w:t>
      </w:r>
    </w:p>
    <w:p w:rsidR="000E1136" w:rsidRDefault="000E1136" w:rsidP="000E1136">
      <w:r>
        <w:t>CANTIDAD    :          500</w:t>
      </w:r>
      <w:r w:rsidRPr="002D5085">
        <w:rPr>
          <w:b/>
        </w:rPr>
        <w:t xml:space="preserve">  </w:t>
      </w:r>
      <w:r>
        <w:t xml:space="preserve">  Kg</w:t>
      </w:r>
    </w:p>
    <w:p w:rsidR="000E1136" w:rsidRDefault="000E1136" w:rsidP="000E1136">
      <w:r>
        <w:t>COLORES:</w:t>
      </w:r>
      <w:r>
        <w:tab/>
      </w:r>
      <w:r>
        <w:tab/>
        <w:t xml:space="preserve">2 (  </w:t>
      </w:r>
      <w:r w:rsidRPr="00E12213">
        <w:rPr>
          <w:b/>
        </w:rPr>
        <w:t xml:space="preserve">BLANCO </w:t>
      </w:r>
      <w:r>
        <w:t xml:space="preserve">– </w:t>
      </w:r>
      <w:r w:rsidRPr="00B11BD2">
        <w:rPr>
          <w:b/>
        </w:rPr>
        <w:t>RUBINE RED C</w:t>
      </w:r>
      <w:r>
        <w:t xml:space="preserve">  )</w:t>
      </w:r>
    </w:p>
    <w:p w:rsidR="000E1136" w:rsidRDefault="000E1136" w:rsidP="000E1136">
      <w:r>
        <w:t>CARAS:</w:t>
      </w:r>
      <w:r>
        <w:tab/>
      </w:r>
      <w:r>
        <w:tab/>
        <w:t>2</w:t>
      </w:r>
    </w:p>
    <w:p w:rsidR="000E1136" w:rsidRDefault="000E1136" w:rsidP="000E1136">
      <w:r>
        <w:t>REPETICIÓN:</w:t>
      </w:r>
      <w:r>
        <w:tab/>
        <w:t>30</w:t>
      </w:r>
    </w:p>
    <w:p w:rsidR="000E1136" w:rsidRDefault="000E1136" w:rsidP="000E1136">
      <w:r>
        <w:t>RODILLO:</w:t>
      </w:r>
      <w:r>
        <w:tab/>
      </w:r>
      <w:r>
        <w:tab/>
        <w:t>30</w:t>
      </w:r>
    </w:p>
    <w:p w:rsidR="000E1136" w:rsidRDefault="000E1136" w:rsidP="000E1136">
      <w:r>
        <w:t>BOLSA:</w:t>
      </w:r>
      <w:r>
        <w:tab/>
      </w:r>
      <w:r>
        <w:tab/>
      </w:r>
      <w:r>
        <w:rPr>
          <w:b/>
        </w:rPr>
        <w:t>30  x  38 + 5</w:t>
      </w:r>
      <w:r>
        <w:t xml:space="preserve">  solapa interna  cms</w:t>
      </w:r>
    </w:p>
    <w:p w:rsidR="000E1136" w:rsidRDefault="000E1136" w:rsidP="000E1136">
      <w:r>
        <w:t>SELLADO:</w:t>
      </w:r>
      <w:r>
        <w:tab/>
      </w:r>
      <w:r>
        <w:tab/>
        <w:t>Para selle lateral.</w:t>
      </w:r>
    </w:p>
    <w:p w:rsidR="000E1136" w:rsidRDefault="000E1136" w:rsidP="000E1136"/>
    <w:p w:rsidR="000E1136" w:rsidRDefault="000E1136" w:rsidP="000E1136">
      <w:r>
        <w:rPr>
          <w:b/>
          <w:bCs/>
          <w:u w:val="single"/>
        </w:rPr>
        <w:t>NOTA:</w:t>
      </w:r>
      <w:r>
        <w:t xml:space="preserve">  </w:t>
      </w:r>
      <w:r>
        <w:rPr>
          <w:b/>
          <w:sz w:val="28"/>
          <w:szCs w:val="28"/>
          <w:u w:val="single"/>
        </w:rPr>
        <w:t>* Cyreles EN SU PLANTA</w:t>
      </w:r>
    </w:p>
    <w:p w:rsidR="000E1136" w:rsidRDefault="000E1136" w:rsidP="000E1136">
      <w:pPr>
        <w:numPr>
          <w:ilvl w:val="0"/>
          <w:numId w:val="3"/>
        </w:numPr>
      </w:pPr>
      <w:r>
        <w:t>Se envían muestra física  para tonos y alturas</w:t>
      </w:r>
    </w:p>
    <w:p w:rsidR="000E1136" w:rsidRDefault="000E1136" w:rsidP="000E1136">
      <w:pPr>
        <w:numPr>
          <w:ilvl w:val="0"/>
          <w:numId w:val="4"/>
        </w:numPr>
        <w:rPr>
          <w:b/>
        </w:rPr>
      </w:pPr>
      <w:r>
        <w:t xml:space="preserve">Se  envía el material de PP de </w:t>
      </w:r>
      <w:r>
        <w:rPr>
          <w:b/>
        </w:rPr>
        <w:t xml:space="preserve">40 </w:t>
      </w:r>
      <w:r>
        <w:t xml:space="preserve"> </w:t>
      </w:r>
      <w:r>
        <w:rPr>
          <w:b/>
        </w:rPr>
        <w:t>cms</w:t>
      </w:r>
    </w:p>
    <w:p w:rsidR="000E1136" w:rsidRDefault="000E1136" w:rsidP="000E1136">
      <w:pPr>
        <w:numPr>
          <w:ilvl w:val="0"/>
          <w:numId w:val="4"/>
        </w:numPr>
        <w:rPr>
          <w:b/>
        </w:rPr>
      </w:pPr>
      <w:r>
        <w:rPr>
          <w:b/>
        </w:rPr>
        <w:t>SE APRUEBA IMPRESION</w:t>
      </w:r>
    </w:p>
    <w:p w:rsidR="000E1136" w:rsidRDefault="000E1136" w:rsidP="000E1136">
      <w:pPr>
        <w:ind w:left="885"/>
      </w:pPr>
    </w:p>
    <w:p w:rsidR="000E1136" w:rsidRDefault="000E1136" w:rsidP="000E1136">
      <w:pPr>
        <w:ind w:left="885"/>
      </w:pPr>
    </w:p>
    <w:p w:rsidR="000E1136" w:rsidRDefault="000E1136" w:rsidP="000E1136">
      <w:r>
        <w:t>Agradezco la atención y colaboración prestada.</w:t>
      </w:r>
    </w:p>
    <w:p w:rsidR="000E1136" w:rsidRDefault="000E1136" w:rsidP="000E1136"/>
    <w:p w:rsidR="000E1136" w:rsidRDefault="000E1136" w:rsidP="000E1136"/>
    <w:p w:rsidR="000E1136" w:rsidRDefault="000E1136" w:rsidP="000E1136">
      <w:r>
        <w:t>Cordialmente,</w:t>
      </w:r>
    </w:p>
    <w:p w:rsidR="000E1136" w:rsidRDefault="000E1136" w:rsidP="000E1136"/>
    <w:p w:rsidR="000E1136" w:rsidRDefault="000E1136" w:rsidP="000E1136"/>
    <w:p w:rsidR="000E1136" w:rsidRDefault="000E1136" w:rsidP="000E1136"/>
    <w:p w:rsidR="000E1136" w:rsidRDefault="000E1136" w:rsidP="000E1136">
      <w:r>
        <w:t>RICARDO CASAS ZAPATA</w:t>
      </w:r>
    </w:p>
    <w:p w:rsidR="000E1136" w:rsidRDefault="000E1136" w:rsidP="000E1136">
      <w:r>
        <w:t>Director.</w:t>
      </w:r>
    </w:p>
    <w:p w:rsidR="000E1136" w:rsidRDefault="000E1136" w:rsidP="00280724">
      <w:pPr>
        <w:rPr>
          <w:b/>
        </w:rPr>
      </w:pPr>
    </w:p>
    <w:p w:rsidR="005B22C6" w:rsidRDefault="005B22C6" w:rsidP="00280724">
      <w:pPr>
        <w:rPr>
          <w:b/>
        </w:rPr>
      </w:pPr>
    </w:p>
    <w:p w:rsidR="005B22C6" w:rsidRDefault="005B22C6" w:rsidP="00280724">
      <w:pPr>
        <w:rPr>
          <w:b/>
        </w:rPr>
      </w:pPr>
    </w:p>
    <w:p w:rsidR="005B22C6" w:rsidRDefault="005B22C6" w:rsidP="00280724">
      <w:pPr>
        <w:rPr>
          <w:b/>
        </w:rPr>
      </w:pPr>
    </w:p>
    <w:p w:rsidR="005B22C6" w:rsidRDefault="005B22C6" w:rsidP="00280724">
      <w:pPr>
        <w:rPr>
          <w:b/>
        </w:rPr>
      </w:pPr>
    </w:p>
    <w:p w:rsidR="005B22C6" w:rsidRDefault="005B22C6" w:rsidP="00280724">
      <w:pPr>
        <w:rPr>
          <w:b/>
        </w:rPr>
      </w:pPr>
    </w:p>
    <w:p w:rsidR="005B22C6" w:rsidRDefault="005B22C6" w:rsidP="005B22C6">
      <w:pPr>
        <w:rPr>
          <w:b/>
        </w:rPr>
      </w:pPr>
    </w:p>
    <w:p w:rsidR="005B22C6" w:rsidRDefault="005B22C6" w:rsidP="005B22C6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5B22C6" w:rsidRDefault="005B22C6" w:rsidP="005B22C6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5B22C6" w:rsidRDefault="005B22C6" w:rsidP="005B22C6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5B22C6" w:rsidRDefault="005B22C6" w:rsidP="005B22C6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5B22C6" w:rsidRDefault="005B22C6" w:rsidP="005B22C6">
      <w:pPr>
        <w:rPr>
          <w:b/>
          <w:bCs/>
        </w:rPr>
      </w:pPr>
    </w:p>
    <w:p w:rsidR="005B22C6" w:rsidRDefault="005B22C6" w:rsidP="005B22C6">
      <w:pPr>
        <w:pStyle w:val="Ttulo1"/>
      </w:pPr>
    </w:p>
    <w:p w:rsidR="005B22C6" w:rsidRDefault="005B22C6" w:rsidP="005B22C6">
      <w:pPr>
        <w:pStyle w:val="Ttulo1"/>
      </w:pPr>
      <w:r>
        <w:t>ORDEN DE TRABAJO   N °      08601</w:t>
      </w:r>
    </w:p>
    <w:p w:rsidR="005B22C6" w:rsidRDefault="005B22C6" w:rsidP="005B22C6"/>
    <w:p w:rsidR="005B22C6" w:rsidRDefault="002F777D" w:rsidP="005B22C6">
      <w:r>
        <w:t>FECHA:</w:t>
      </w:r>
      <w:r>
        <w:tab/>
        <w:t>Medellín,  Julio   06</w:t>
      </w:r>
      <w:r w:rsidR="005B22C6">
        <w:t xml:space="preserve">   de   2011</w:t>
      </w:r>
    </w:p>
    <w:p w:rsidR="005B22C6" w:rsidRDefault="005B22C6" w:rsidP="005B22C6">
      <w:r>
        <w:t>PARA:</w:t>
      </w:r>
      <w:r>
        <w:tab/>
      </w:r>
      <w:r>
        <w:tab/>
        <w:t>PLÁSTICOS DARMA</w:t>
      </w:r>
    </w:p>
    <w:p w:rsidR="005B22C6" w:rsidRDefault="005B22C6" w:rsidP="005B22C6">
      <w:r>
        <w:t>ATENCIÓN:</w:t>
      </w:r>
      <w:r>
        <w:tab/>
        <w:t>Sr. Darío Jaramillo</w:t>
      </w:r>
    </w:p>
    <w:p w:rsidR="005B22C6" w:rsidRDefault="005B22C6" w:rsidP="005B22C6">
      <w:r>
        <w:tab/>
      </w:r>
      <w:r>
        <w:tab/>
        <w:t>Gerente.</w:t>
      </w:r>
    </w:p>
    <w:p w:rsidR="005B22C6" w:rsidRDefault="005B22C6" w:rsidP="005B22C6"/>
    <w:p w:rsidR="005B22C6" w:rsidRDefault="005B22C6" w:rsidP="005B22C6">
      <w:r>
        <w:t>Apreciado Don Darío:</w:t>
      </w:r>
    </w:p>
    <w:p w:rsidR="005B22C6" w:rsidRPr="00D8653D" w:rsidRDefault="005B22C6" w:rsidP="005B22C6"/>
    <w:p w:rsidR="005B22C6" w:rsidRDefault="005B22C6" w:rsidP="005B22C6">
      <w:r>
        <w:t>Con la presente estamos solicitando el siguiente servicio de  IMPRESIÓN :</w:t>
      </w:r>
    </w:p>
    <w:p w:rsidR="005B22C6" w:rsidRDefault="005B22C6" w:rsidP="005B22C6"/>
    <w:p w:rsidR="005B22C6" w:rsidRDefault="005B22C6" w:rsidP="005B22C6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5B22C6" w:rsidRDefault="005B22C6" w:rsidP="005B22C6">
      <w:pPr>
        <w:rPr>
          <w:b/>
          <w:bCs/>
        </w:rPr>
      </w:pPr>
    </w:p>
    <w:p w:rsidR="005B22C6" w:rsidRPr="008249ED" w:rsidRDefault="005B22C6" w:rsidP="005B22C6">
      <w:pPr>
        <w:rPr>
          <w:b/>
        </w:rPr>
      </w:pPr>
      <w:r>
        <w:t xml:space="preserve">MATERIAL   :           Polipropileno  Tubular   de  </w:t>
      </w:r>
      <w:r w:rsidRPr="008249ED">
        <w:rPr>
          <w:b/>
        </w:rPr>
        <w:t>30    cms</w:t>
      </w:r>
    </w:p>
    <w:p w:rsidR="005B22C6" w:rsidRDefault="005B22C6" w:rsidP="005B22C6">
      <w:r>
        <w:t>CLIBRE      :               1.4  ”</w:t>
      </w:r>
    </w:p>
    <w:p w:rsidR="005B22C6" w:rsidRPr="00AD5DCF" w:rsidRDefault="005B22C6" w:rsidP="005B22C6">
      <w:pPr>
        <w:rPr>
          <w:b/>
        </w:rPr>
      </w:pPr>
      <w:r>
        <w:t>REFERENCIA:</w:t>
      </w:r>
      <w:r>
        <w:tab/>
      </w:r>
      <w:r>
        <w:rPr>
          <w:b/>
        </w:rPr>
        <w:t>CARMEL  MEDIANA 2</w:t>
      </w:r>
    </w:p>
    <w:p w:rsidR="005B22C6" w:rsidRPr="00936C49" w:rsidRDefault="005B22C6" w:rsidP="005B22C6">
      <w:pPr>
        <w:rPr>
          <w:b/>
        </w:rPr>
      </w:pPr>
      <w:r>
        <w:t>CANTIDAD    :         600</w:t>
      </w:r>
      <w:r w:rsidRPr="00936C49">
        <w:rPr>
          <w:b/>
        </w:rPr>
        <w:t xml:space="preserve">   Kg</w:t>
      </w:r>
    </w:p>
    <w:p w:rsidR="005B22C6" w:rsidRDefault="005B22C6" w:rsidP="005B22C6">
      <w:r>
        <w:t>COLORES:</w:t>
      </w:r>
      <w:r>
        <w:tab/>
      </w:r>
      <w:r>
        <w:tab/>
        <w:t>2   ( BLANCO – RUBINE RED C )</w:t>
      </w:r>
    </w:p>
    <w:p w:rsidR="005B22C6" w:rsidRDefault="005B22C6" w:rsidP="005B22C6">
      <w:r>
        <w:t>CARAS:</w:t>
      </w:r>
      <w:r>
        <w:tab/>
      </w:r>
      <w:r>
        <w:tab/>
        <w:t>2  ( 2X2-2X2 )</w:t>
      </w:r>
    </w:p>
    <w:p w:rsidR="005B22C6" w:rsidRDefault="005B22C6" w:rsidP="005B22C6">
      <w:r>
        <w:t>REPETICIÓN:</w:t>
      </w:r>
      <w:r>
        <w:tab/>
        <w:t>24.5</w:t>
      </w:r>
    </w:p>
    <w:p w:rsidR="005B22C6" w:rsidRDefault="005B22C6" w:rsidP="005B22C6">
      <w:r>
        <w:t>RODILLO:</w:t>
      </w:r>
      <w:r>
        <w:tab/>
      </w:r>
      <w:r>
        <w:tab/>
        <w:t>25</w:t>
      </w:r>
    </w:p>
    <w:p w:rsidR="005B22C6" w:rsidRDefault="005B22C6" w:rsidP="005B22C6">
      <w:r>
        <w:t>BOLSA:</w:t>
      </w:r>
      <w:r>
        <w:tab/>
      </w:r>
      <w:r>
        <w:tab/>
      </w:r>
      <w:r w:rsidRPr="008249ED">
        <w:rPr>
          <w:b/>
        </w:rPr>
        <w:t>24.5    X  28   +  5</w:t>
      </w:r>
      <w:r>
        <w:t xml:space="preserve">    cms  de solapa   Interna  pegada</w:t>
      </w:r>
    </w:p>
    <w:p w:rsidR="005B22C6" w:rsidRDefault="005B22C6" w:rsidP="005B22C6">
      <w:r>
        <w:t>SELLADO:</w:t>
      </w:r>
      <w:r>
        <w:tab/>
      </w:r>
      <w:r>
        <w:tab/>
        <w:t>Para selle lateral.</w:t>
      </w:r>
    </w:p>
    <w:p w:rsidR="005B22C6" w:rsidRDefault="005B22C6" w:rsidP="005B22C6"/>
    <w:p w:rsidR="005B22C6" w:rsidRDefault="005B22C6" w:rsidP="005B22C6"/>
    <w:p w:rsidR="005B22C6" w:rsidRDefault="005B22C6" w:rsidP="005B22C6">
      <w:r>
        <w:rPr>
          <w:b/>
          <w:bCs/>
          <w:u w:val="single"/>
        </w:rPr>
        <w:t>NOTA:</w:t>
      </w:r>
      <w:r>
        <w:t xml:space="preserve">  *   Los cyreles   EN SU  PLANTA</w:t>
      </w:r>
    </w:p>
    <w:p w:rsidR="005B22C6" w:rsidRDefault="005B22C6" w:rsidP="005B22C6">
      <w:pPr>
        <w:numPr>
          <w:ilvl w:val="0"/>
          <w:numId w:val="1"/>
        </w:numPr>
      </w:pPr>
      <w:r>
        <w:t>Se envían ARTE    para tonos y alturas</w:t>
      </w:r>
    </w:p>
    <w:p w:rsidR="005B22C6" w:rsidRPr="00307118" w:rsidRDefault="005B22C6" w:rsidP="005B22C6">
      <w:pPr>
        <w:numPr>
          <w:ilvl w:val="0"/>
          <w:numId w:val="2"/>
        </w:numPr>
      </w:pPr>
      <w:r>
        <w:t xml:space="preserve">Se  envía el material de PP </w:t>
      </w:r>
      <w:r>
        <w:rPr>
          <w:b/>
        </w:rPr>
        <w:t xml:space="preserve">de  30 </w:t>
      </w:r>
      <w:r w:rsidRPr="00AD5DCF">
        <w:rPr>
          <w:b/>
        </w:rPr>
        <w:t xml:space="preserve">  cms</w:t>
      </w:r>
    </w:p>
    <w:p w:rsidR="005B22C6" w:rsidRDefault="005B22C6" w:rsidP="005B22C6">
      <w:pPr>
        <w:ind w:left="885"/>
      </w:pPr>
    </w:p>
    <w:p w:rsidR="005B22C6" w:rsidRDefault="005B22C6" w:rsidP="005B22C6">
      <w:pPr>
        <w:ind w:left="885"/>
      </w:pPr>
    </w:p>
    <w:p w:rsidR="005B22C6" w:rsidRDefault="005B22C6" w:rsidP="005B22C6">
      <w:r>
        <w:t>Agradezco la atención y colaboración prestada.</w:t>
      </w:r>
    </w:p>
    <w:p w:rsidR="005B22C6" w:rsidRDefault="005B22C6" w:rsidP="005B22C6"/>
    <w:p w:rsidR="005B22C6" w:rsidRDefault="005B22C6" w:rsidP="005B22C6"/>
    <w:p w:rsidR="005B22C6" w:rsidRDefault="005B22C6" w:rsidP="005B22C6">
      <w:r>
        <w:t>Cordialmente,</w:t>
      </w:r>
    </w:p>
    <w:p w:rsidR="005B22C6" w:rsidRDefault="005B22C6" w:rsidP="005B22C6"/>
    <w:p w:rsidR="005B22C6" w:rsidRDefault="005B22C6" w:rsidP="005B22C6"/>
    <w:p w:rsidR="005B22C6" w:rsidRDefault="005B22C6" w:rsidP="005B22C6"/>
    <w:p w:rsidR="005B22C6" w:rsidRDefault="005B22C6" w:rsidP="005B22C6">
      <w:r>
        <w:t>RICARDO CASAS ZAPATA</w:t>
      </w:r>
    </w:p>
    <w:p w:rsidR="005B22C6" w:rsidRDefault="005B22C6" w:rsidP="005B22C6">
      <w:r>
        <w:t>Director.</w:t>
      </w:r>
    </w:p>
    <w:p w:rsidR="005B22C6" w:rsidRDefault="005B22C6" w:rsidP="005B22C6"/>
    <w:p w:rsidR="005B22C6" w:rsidRDefault="005B22C6" w:rsidP="00280724">
      <w:pPr>
        <w:rPr>
          <w:b/>
        </w:rPr>
      </w:pPr>
    </w:p>
    <w:p w:rsidR="002F777D" w:rsidRDefault="002F777D" w:rsidP="00280724">
      <w:pPr>
        <w:rPr>
          <w:b/>
        </w:rPr>
      </w:pPr>
    </w:p>
    <w:p w:rsidR="002F777D" w:rsidRDefault="002F777D" w:rsidP="00280724">
      <w:pPr>
        <w:rPr>
          <w:b/>
        </w:rPr>
      </w:pPr>
    </w:p>
    <w:p w:rsidR="002F777D" w:rsidRDefault="002F777D" w:rsidP="00280724">
      <w:pPr>
        <w:rPr>
          <w:b/>
        </w:rPr>
      </w:pPr>
    </w:p>
    <w:p w:rsidR="002F777D" w:rsidRDefault="002F777D" w:rsidP="002F777D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2F777D" w:rsidRDefault="002F777D" w:rsidP="002F777D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2F777D" w:rsidRDefault="002F777D" w:rsidP="002F777D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2F777D" w:rsidRDefault="002F777D" w:rsidP="002F777D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2F777D" w:rsidRDefault="002F777D" w:rsidP="002F777D"/>
    <w:p w:rsidR="002F777D" w:rsidRDefault="002F777D" w:rsidP="002F777D">
      <w:pPr>
        <w:pStyle w:val="Ttulo1"/>
      </w:pPr>
      <w:r>
        <w:t xml:space="preserve">   ORDEN DE TRABA|JO    N°      08</w:t>
      </w:r>
      <w:r w:rsidR="0040481C">
        <w:t>570</w:t>
      </w:r>
    </w:p>
    <w:p w:rsidR="002F777D" w:rsidRDefault="002F777D" w:rsidP="002F777D"/>
    <w:p w:rsidR="002F777D" w:rsidRPr="006E74B0" w:rsidRDefault="002F777D" w:rsidP="002F777D"/>
    <w:p w:rsidR="002F777D" w:rsidRDefault="0040481C" w:rsidP="002F777D">
      <w:r>
        <w:t>FECHA:</w:t>
      </w:r>
      <w:r>
        <w:tab/>
        <w:t xml:space="preserve">Medellín,  Julio   06 </w:t>
      </w:r>
      <w:r w:rsidR="002F777D">
        <w:t xml:space="preserve">   de  2011</w:t>
      </w:r>
    </w:p>
    <w:p w:rsidR="002F777D" w:rsidRDefault="002F777D" w:rsidP="002F777D">
      <w:r>
        <w:t>PARA:</w:t>
      </w:r>
      <w:r>
        <w:tab/>
      </w:r>
      <w:r>
        <w:tab/>
        <w:t>PLÁSTICOS DARMA</w:t>
      </w:r>
    </w:p>
    <w:p w:rsidR="002F777D" w:rsidRDefault="002F777D" w:rsidP="002F777D">
      <w:r>
        <w:t>ATENCIÓN:</w:t>
      </w:r>
      <w:r>
        <w:tab/>
        <w:t>Sr. Darío Jaramillo</w:t>
      </w:r>
    </w:p>
    <w:p w:rsidR="002F777D" w:rsidRDefault="002F777D" w:rsidP="002F777D">
      <w:r>
        <w:tab/>
      </w:r>
      <w:r>
        <w:tab/>
        <w:t>Gerente.</w:t>
      </w:r>
    </w:p>
    <w:p w:rsidR="002F777D" w:rsidRDefault="002F777D" w:rsidP="002F777D"/>
    <w:p w:rsidR="002F777D" w:rsidRDefault="002F777D" w:rsidP="002F777D">
      <w:r>
        <w:t>Apreciado Don Darío:</w:t>
      </w:r>
    </w:p>
    <w:p w:rsidR="002F777D" w:rsidRDefault="002F777D" w:rsidP="002F777D"/>
    <w:p w:rsidR="002F777D" w:rsidRDefault="002F777D" w:rsidP="002F777D">
      <w:r>
        <w:t>Con la presente estamos solicitando el siguiente servicio de  IMPRESION:</w:t>
      </w:r>
    </w:p>
    <w:p w:rsidR="002F777D" w:rsidRDefault="002F777D" w:rsidP="002F777D"/>
    <w:p w:rsidR="002F777D" w:rsidRDefault="002F777D" w:rsidP="002F777D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2F777D" w:rsidRDefault="002F777D" w:rsidP="002F777D">
      <w:r>
        <w:t>MATERIAL   :           Polipropileno Lamina de 40  cms</w:t>
      </w:r>
    </w:p>
    <w:p w:rsidR="002F777D" w:rsidRDefault="002F777D" w:rsidP="002F777D">
      <w:r>
        <w:t>CLIBRE      :               2.0  ”</w:t>
      </w:r>
    </w:p>
    <w:p w:rsidR="002F777D" w:rsidRDefault="002F777D" w:rsidP="002F777D">
      <w:r>
        <w:t>REFERENCIA:</w:t>
      </w:r>
      <w:r>
        <w:tab/>
      </w:r>
      <w:r w:rsidRPr="00F3739F">
        <w:rPr>
          <w:b/>
        </w:rPr>
        <w:t>PHYSALIS  CARIBEAN  EXOTICS</w:t>
      </w:r>
    </w:p>
    <w:p w:rsidR="002F777D" w:rsidRDefault="002F777D" w:rsidP="002F777D">
      <w:r>
        <w:t>CANTIDAD    :          140     Kg</w:t>
      </w:r>
    </w:p>
    <w:p w:rsidR="002F777D" w:rsidRDefault="002F777D" w:rsidP="002F777D">
      <w:r>
        <w:t>COLORES:</w:t>
      </w:r>
      <w:r>
        <w:tab/>
      </w:r>
      <w:r>
        <w:tab/>
        <w:t>5   (   Según Muestra  )</w:t>
      </w:r>
    </w:p>
    <w:p w:rsidR="002F777D" w:rsidRDefault="002F777D" w:rsidP="002F777D">
      <w:r>
        <w:t>CARAS:</w:t>
      </w:r>
      <w:r>
        <w:tab/>
      </w:r>
      <w:r>
        <w:tab/>
        <w:t>1</w:t>
      </w:r>
    </w:p>
    <w:p w:rsidR="002F777D" w:rsidRDefault="002F777D" w:rsidP="002F777D">
      <w:r>
        <w:t>R EPETICIÓN:</w:t>
      </w:r>
      <w:r>
        <w:tab/>
        <w:t>20  cms</w:t>
      </w:r>
    </w:p>
    <w:p w:rsidR="002F777D" w:rsidRDefault="002F777D" w:rsidP="002F777D">
      <w:r>
        <w:t>RODILLO:</w:t>
      </w:r>
      <w:r>
        <w:tab/>
      </w:r>
      <w:r>
        <w:tab/>
        <w:t>40</w:t>
      </w:r>
    </w:p>
    <w:p w:rsidR="002F777D" w:rsidRDefault="002F777D" w:rsidP="002F777D">
      <w:r>
        <w:t>LAMINA:</w:t>
      </w:r>
      <w:r>
        <w:tab/>
      </w:r>
      <w:r>
        <w:tab/>
        <w:t>20 X 20   cms</w:t>
      </w:r>
    </w:p>
    <w:p w:rsidR="002F777D" w:rsidRDefault="002F777D" w:rsidP="002F777D">
      <w:r>
        <w:t>SELLADO:</w:t>
      </w:r>
      <w:r>
        <w:tab/>
      </w:r>
      <w:r>
        <w:tab/>
        <w:t>Para sacar 2  laminas por golpe</w:t>
      </w:r>
    </w:p>
    <w:p w:rsidR="002F777D" w:rsidRDefault="002F777D" w:rsidP="002F777D">
      <w:r>
        <w:t xml:space="preserve"> </w:t>
      </w:r>
    </w:p>
    <w:p w:rsidR="002F777D" w:rsidRDefault="002F777D" w:rsidP="002F777D">
      <w:r>
        <w:rPr>
          <w:b/>
          <w:bCs/>
          <w:u w:val="single"/>
        </w:rPr>
        <w:t>NOTA:</w:t>
      </w:r>
      <w:r>
        <w:t xml:space="preserve">  * Los cyreles  se encuentran en su planta</w:t>
      </w:r>
    </w:p>
    <w:p w:rsidR="002F777D" w:rsidRPr="00D04067" w:rsidRDefault="002F777D" w:rsidP="002F777D">
      <w:pPr>
        <w:numPr>
          <w:ilvl w:val="0"/>
          <w:numId w:val="1"/>
        </w:numPr>
        <w:rPr>
          <w:u w:val="single"/>
        </w:rPr>
      </w:pPr>
      <w:r>
        <w:t xml:space="preserve">Colores igual muestra </w:t>
      </w:r>
    </w:p>
    <w:p w:rsidR="002F777D" w:rsidRPr="00D96F5C" w:rsidRDefault="002F777D" w:rsidP="002F777D">
      <w:pPr>
        <w:numPr>
          <w:ilvl w:val="0"/>
          <w:numId w:val="1"/>
        </w:numPr>
        <w:rPr>
          <w:u w:val="single"/>
        </w:rPr>
      </w:pPr>
      <w:r>
        <w:t>Se aprueba montaje</w:t>
      </w:r>
    </w:p>
    <w:p w:rsidR="002F777D" w:rsidRPr="00D96F5C" w:rsidRDefault="002F777D" w:rsidP="002F777D">
      <w:pPr>
        <w:ind w:left="1245"/>
        <w:rPr>
          <w:u w:val="single"/>
        </w:rPr>
      </w:pPr>
    </w:p>
    <w:p w:rsidR="002F777D" w:rsidRPr="00DB0681" w:rsidRDefault="002F777D" w:rsidP="002F777D">
      <w:pPr>
        <w:numPr>
          <w:ilvl w:val="0"/>
          <w:numId w:val="1"/>
        </w:numPr>
        <w:rPr>
          <w:u w:val="single"/>
        </w:rPr>
      </w:pPr>
      <w:r>
        <w:t xml:space="preserve">IMPRIMIR CON  GGN </w:t>
      </w:r>
    </w:p>
    <w:p w:rsidR="002F777D" w:rsidRPr="00FE51A5" w:rsidRDefault="002F777D" w:rsidP="002F777D">
      <w:pPr>
        <w:ind w:left="885"/>
        <w:rPr>
          <w:b/>
          <w:u w:val="single"/>
        </w:rPr>
      </w:pPr>
    </w:p>
    <w:p w:rsidR="002F777D" w:rsidRDefault="002F777D" w:rsidP="002F777D"/>
    <w:p w:rsidR="002F777D" w:rsidRDefault="002F777D" w:rsidP="002F777D"/>
    <w:p w:rsidR="002F777D" w:rsidRPr="0040481C" w:rsidRDefault="0040481C" w:rsidP="002F777D">
      <w:pPr>
        <w:rPr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LOTE      41367</w:t>
      </w:r>
    </w:p>
    <w:p w:rsidR="002F777D" w:rsidRDefault="002F777D" w:rsidP="002F777D"/>
    <w:p w:rsidR="002F777D" w:rsidRDefault="002F777D" w:rsidP="002F777D"/>
    <w:p w:rsidR="002F777D" w:rsidRDefault="002F777D" w:rsidP="002F777D">
      <w:r>
        <w:t>Agradezco la atención y colaboración prestada.</w:t>
      </w:r>
    </w:p>
    <w:p w:rsidR="002F777D" w:rsidRDefault="002F777D" w:rsidP="002F777D"/>
    <w:p w:rsidR="002F777D" w:rsidRDefault="002F777D" w:rsidP="002F777D"/>
    <w:p w:rsidR="002F777D" w:rsidRDefault="002F777D" w:rsidP="002F777D"/>
    <w:p w:rsidR="002F777D" w:rsidRDefault="002F777D" w:rsidP="002F777D">
      <w:r>
        <w:t>Cordialmente</w:t>
      </w:r>
    </w:p>
    <w:p w:rsidR="002F777D" w:rsidRDefault="002F777D" w:rsidP="002F777D"/>
    <w:p w:rsidR="002F777D" w:rsidRDefault="002F777D" w:rsidP="002F777D"/>
    <w:p w:rsidR="002F777D" w:rsidRDefault="002F777D" w:rsidP="002F777D">
      <w:r>
        <w:t>RICARDO CASAS ZAPATA</w:t>
      </w:r>
    </w:p>
    <w:p w:rsidR="002F777D" w:rsidRDefault="002F777D" w:rsidP="002F777D">
      <w:r>
        <w:t>Director.</w:t>
      </w:r>
    </w:p>
    <w:p w:rsidR="002F777D" w:rsidRDefault="002F777D" w:rsidP="00280724">
      <w:pPr>
        <w:rPr>
          <w:b/>
        </w:rPr>
      </w:pPr>
    </w:p>
    <w:p w:rsidR="0040481C" w:rsidRDefault="0040481C" w:rsidP="00280724">
      <w:pPr>
        <w:rPr>
          <w:b/>
        </w:rPr>
      </w:pPr>
    </w:p>
    <w:p w:rsidR="0040481C" w:rsidRDefault="0040481C" w:rsidP="0040481C"/>
    <w:p w:rsidR="0040481C" w:rsidRDefault="0040481C" w:rsidP="0040481C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40481C" w:rsidRDefault="0040481C" w:rsidP="0040481C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40481C" w:rsidRDefault="0040481C" w:rsidP="0040481C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40481C" w:rsidRDefault="0040481C" w:rsidP="0040481C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40481C" w:rsidRDefault="0040481C" w:rsidP="0040481C"/>
    <w:p w:rsidR="0040481C" w:rsidRDefault="0040481C" w:rsidP="0040481C">
      <w:pPr>
        <w:pStyle w:val="Ttulo1"/>
      </w:pPr>
      <w:r>
        <w:t>ORDEN DE TRABAJO   N°      08562</w:t>
      </w:r>
    </w:p>
    <w:p w:rsidR="0040481C" w:rsidRDefault="0040481C" w:rsidP="0040481C"/>
    <w:p w:rsidR="0040481C" w:rsidRDefault="0040481C" w:rsidP="0040481C">
      <w:r>
        <w:t>FECHA:</w:t>
      </w:r>
      <w:r>
        <w:tab/>
        <w:t>Medellín, Julio  06    de   2011</w:t>
      </w:r>
    </w:p>
    <w:p w:rsidR="0040481C" w:rsidRDefault="0040481C" w:rsidP="0040481C">
      <w:r>
        <w:t>PARA:</w:t>
      </w:r>
      <w:r>
        <w:tab/>
      </w:r>
      <w:r>
        <w:tab/>
        <w:t>PLÁSTICOS   DARMA</w:t>
      </w:r>
    </w:p>
    <w:p w:rsidR="0040481C" w:rsidRDefault="0040481C" w:rsidP="0040481C">
      <w:r>
        <w:t>ATENCIÓN:</w:t>
      </w:r>
      <w:r>
        <w:tab/>
        <w:t>Sr. DARIO JARAMILLO</w:t>
      </w:r>
    </w:p>
    <w:p w:rsidR="0040481C" w:rsidRDefault="0040481C" w:rsidP="0040481C"/>
    <w:p w:rsidR="0040481C" w:rsidRDefault="0040481C" w:rsidP="0040481C">
      <w:r>
        <w:t>Apreciado Dn DARIO:</w:t>
      </w:r>
    </w:p>
    <w:p w:rsidR="0040481C" w:rsidRDefault="0040481C" w:rsidP="0040481C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40481C" w:rsidRDefault="0040481C" w:rsidP="0040481C"/>
    <w:p w:rsidR="0040481C" w:rsidRDefault="0040481C" w:rsidP="0040481C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40481C" w:rsidRDefault="0040481C" w:rsidP="0040481C"/>
    <w:p w:rsidR="0040481C" w:rsidRDefault="0040481C" w:rsidP="0040481C">
      <w:r>
        <w:t>MATERIAL :</w:t>
      </w:r>
      <w:r>
        <w:tab/>
      </w:r>
      <w:r>
        <w:tab/>
        <w:t>Polietileno de Baja  densidad   Blanco  Tubular</w:t>
      </w:r>
    </w:p>
    <w:p w:rsidR="0040481C" w:rsidRDefault="0040481C" w:rsidP="0040481C">
      <w:r>
        <w:t>MEDIDA:</w:t>
      </w:r>
      <w:r>
        <w:tab/>
      </w:r>
      <w:r>
        <w:tab/>
      </w:r>
      <w:r w:rsidRPr="008D3CB8">
        <w:rPr>
          <w:b/>
        </w:rPr>
        <w:t>30</w:t>
      </w:r>
      <w:r>
        <w:t xml:space="preserve">   cms   </w:t>
      </w:r>
    </w:p>
    <w:p w:rsidR="0040481C" w:rsidRDefault="0040481C" w:rsidP="0040481C">
      <w:r>
        <w:t>CALIBRE :</w:t>
      </w:r>
      <w:r>
        <w:tab/>
      </w:r>
      <w:r>
        <w:tab/>
      </w:r>
      <w:r w:rsidRPr="008D3CB8">
        <w:rPr>
          <w:b/>
        </w:rPr>
        <w:t>4.8</w:t>
      </w:r>
      <w:r>
        <w:t xml:space="preserve">   “</w:t>
      </w:r>
    </w:p>
    <w:p w:rsidR="0040481C" w:rsidRDefault="0040481C" w:rsidP="0040481C">
      <w:r>
        <w:t>COLOR :</w:t>
      </w:r>
      <w:r>
        <w:tab/>
      </w:r>
      <w:r>
        <w:tab/>
        <w:t>Blanco</w:t>
      </w:r>
    </w:p>
    <w:p w:rsidR="0040481C" w:rsidRPr="0007721A" w:rsidRDefault="0040481C" w:rsidP="0040481C">
      <w:r>
        <w:t xml:space="preserve">TRATADO : </w:t>
      </w:r>
      <w:r>
        <w:tab/>
      </w:r>
      <w:r>
        <w:tab/>
        <w:t>1  cara</w:t>
      </w:r>
    </w:p>
    <w:p w:rsidR="0040481C" w:rsidRDefault="0040481C" w:rsidP="0040481C">
      <w:r>
        <w:t xml:space="preserve">CANTIDAD : </w:t>
      </w:r>
      <w:r>
        <w:tab/>
      </w:r>
      <w:r>
        <w:rPr>
          <w:b/>
        </w:rPr>
        <w:t>28</w:t>
      </w:r>
      <w:r w:rsidRPr="001C4A3E">
        <w:rPr>
          <w:b/>
        </w:rPr>
        <w:t>0</w:t>
      </w:r>
      <w:r>
        <w:t xml:space="preserve">    kg</w:t>
      </w:r>
    </w:p>
    <w:p w:rsidR="0040481C" w:rsidRDefault="0040481C" w:rsidP="0040481C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>2 ( Según muestra  )  ( Azul – Azul )</w:t>
      </w:r>
    </w:p>
    <w:p w:rsidR="0040481C" w:rsidRDefault="0040481C" w:rsidP="0040481C">
      <w:r>
        <w:t xml:space="preserve">CARAS : </w:t>
      </w:r>
      <w:r>
        <w:tab/>
      </w:r>
      <w:r>
        <w:tab/>
        <w:t>2  ( 2  x  1  )</w:t>
      </w:r>
    </w:p>
    <w:p w:rsidR="0040481C" w:rsidRDefault="0040481C" w:rsidP="0040481C">
      <w:r>
        <w:t xml:space="preserve">REPETICIÓN : </w:t>
      </w:r>
      <w:r>
        <w:tab/>
        <w:t>40   cms</w:t>
      </w:r>
    </w:p>
    <w:p w:rsidR="0040481C" w:rsidRDefault="0040481C" w:rsidP="0040481C">
      <w:r>
        <w:t>RODILLO :</w:t>
      </w:r>
      <w:r>
        <w:tab/>
      </w:r>
      <w:r>
        <w:tab/>
        <w:t>40</w:t>
      </w:r>
    </w:p>
    <w:p w:rsidR="0040481C" w:rsidRDefault="0040481C" w:rsidP="0040481C">
      <w:r>
        <w:t>BOLSA  :</w:t>
      </w:r>
      <w:r>
        <w:tab/>
      </w:r>
      <w:r>
        <w:tab/>
      </w:r>
      <w:r w:rsidRPr="00336CAC">
        <w:rPr>
          <w:b/>
        </w:rPr>
        <w:t>30  x  40   cm</w:t>
      </w:r>
      <w:r>
        <w:t xml:space="preserve">    </w:t>
      </w:r>
    </w:p>
    <w:p w:rsidR="0040481C" w:rsidRDefault="0040481C" w:rsidP="0040481C">
      <w:r>
        <w:t>SELLADO .</w:t>
      </w:r>
      <w:r>
        <w:tab/>
      </w:r>
      <w:r>
        <w:tab/>
        <w:t xml:space="preserve">Fondo  Tipo  Servo </w:t>
      </w:r>
    </w:p>
    <w:p w:rsidR="0040481C" w:rsidRDefault="0040481C" w:rsidP="0040481C">
      <w:r>
        <w:t>REFERENCIA :</w:t>
      </w:r>
      <w:r>
        <w:tab/>
      </w:r>
      <w:r w:rsidRPr="00F553FA">
        <w:rPr>
          <w:b/>
        </w:rPr>
        <w:t>TECNAS   5  KILOS</w:t>
      </w:r>
    </w:p>
    <w:p w:rsidR="0040481C" w:rsidRDefault="0040481C" w:rsidP="0040481C"/>
    <w:p w:rsidR="0040481C" w:rsidRDefault="0040481C" w:rsidP="0040481C"/>
    <w:p w:rsidR="0040481C" w:rsidRDefault="0040481C" w:rsidP="0040481C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 w:rsidRPr="00F553FA">
        <w:rPr>
          <w:bCs/>
        </w:rPr>
        <w:t>Cyreles en su planta</w:t>
      </w:r>
      <w:r>
        <w:rPr>
          <w:b/>
          <w:bCs/>
        </w:rPr>
        <w:t>.</w:t>
      </w:r>
    </w:p>
    <w:p w:rsidR="0040481C" w:rsidRDefault="0040481C" w:rsidP="0040481C">
      <w:r>
        <w:t xml:space="preserve">                   -   Anexo muestra física para   alturas y Tonos.</w:t>
      </w:r>
    </w:p>
    <w:p w:rsidR="0040481C" w:rsidRDefault="0040481C" w:rsidP="0040481C">
      <w:r>
        <w:tab/>
        <w:t xml:space="preserve">        -  No colocar pie de Imprenta.</w:t>
      </w:r>
    </w:p>
    <w:p w:rsidR="0040481C" w:rsidRDefault="0040481C" w:rsidP="0040481C">
      <w:pPr>
        <w:rPr>
          <w:b/>
          <w:u w:val="single"/>
        </w:rPr>
      </w:pPr>
      <w:r>
        <w:tab/>
        <w:t xml:space="preserve">        </w:t>
      </w:r>
      <w:r w:rsidRPr="00F553FA">
        <w:rPr>
          <w:b/>
        </w:rPr>
        <w:t xml:space="preserve">-   </w:t>
      </w:r>
      <w:r w:rsidRPr="00F553FA">
        <w:rPr>
          <w:b/>
          <w:u w:val="single"/>
        </w:rPr>
        <w:t>Utilizar tinta especial</w:t>
      </w:r>
      <w:r>
        <w:rPr>
          <w:b/>
          <w:u w:val="single"/>
        </w:rPr>
        <w:t xml:space="preserve">    </w:t>
      </w:r>
    </w:p>
    <w:p w:rsidR="0040481C" w:rsidRDefault="0040481C" w:rsidP="0040481C">
      <w:pPr>
        <w:rPr>
          <w:b/>
        </w:rPr>
      </w:pP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40481C" w:rsidRPr="0066704D" w:rsidRDefault="0040481C" w:rsidP="0040481C">
      <w:pPr>
        <w:rPr>
          <w:b/>
          <w:u w:val="single"/>
        </w:rPr>
      </w:pPr>
      <w:r>
        <w:rPr>
          <w:b/>
        </w:rPr>
        <w:tab/>
        <w:t xml:space="preserve">        -  EL MATERIAL LO ENVIA  P.U .</w:t>
      </w:r>
    </w:p>
    <w:p w:rsidR="0040481C" w:rsidRPr="0066704D" w:rsidRDefault="0040481C" w:rsidP="0040481C">
      <w:pPr>
        <w:rPr>
          <w:b/>
        </w:rPr>
      </w:pPr>
    </w:p>
    <w:p w:rsidR="0040481C" w:rsidRDefault="0040481C" w:rsidP="0040481C">
      <w:r>
        <w:tab/>
      </w:r>
      <w:r>
        <w:tab/>
      </w:r>
    </w:p>
    <w:p w:rsidR="0040481C" w:rsidRDefault="0040481C" w:rsidP="0040481C">
      <w:r>
        <w:t>Agradezco la atención y colaboración prestada.</w:t>
      </w:r>
    </w:p>
    <w:p w:rsidR="0040481C" w:rsidRDefault="0040481C" w:rsidP="0040481C"/>
    <w:p w:rsidR="0040481C" w:rsidRDefault="0040481C" w:rsidP="0040481C"/>
    <w:p w:rsidR="0040481C" w:rsidRDefault="0040481C" w:rsidP="0040481C"/>
    <w:p w:rsidR="0040481C" w:rsidRDefault="0040481C" w:rsidP="0040481C">
      <w:r>
        <w:t>Cordialmente</w:t>
      </w:r>
    </w:p>
    <w:p w:rsidR="0040481C" w:rsidRDefault="0040481C" w:rsidP="0040481C"/>
    <w:p w:rsidR="0040481C" w:rsidRDefault="0040481C" w:rsidP="0040481C"/>
    <w:p w:rsidR="0040481C" w:rsidRDefault="0040481C" w:rsidP="0040481C">
      <w:r>
        <w:t>RICARDO CASAS ZAPATA</w:t>
      </w:r>
    </w:p>
    <w:p w:rsidR="0040481C" w:rsidRDefault="0040481C" w:rsidP="0040481C">
      <w:r>
        <w:t>Director.</w:t>
      </w:r>
    </w:p>
    <w:p w:rsidR="0040481C" w:rsidRDefault="0040481C" w:rsidP="0040481C"/>
    <w:p w:rsidR="0040481C" w:rsidRDefault="0040481C" w:rsidP="0040481C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40481C" w:rsidRDefault="0040481C" w:rsidP="0040481C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40481C" w:rsidRDefault="0040481C" w:rsidP="0040481C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40481C" w:rsidRDefault="0040481C" w:rsidP="0040481C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40481C" w:rsidRDefault="0040481C" w:rsidP="0040481C"/>
    <w:p w:rsidR="0040481C" w:rsidRDefault="0040481C" w:rsidP="0040481C">
      <w:pPr>
        <w:pStyle w:val="Ttulo1"/>
      </w:pPr>
      <w:r>
        <w:t>ORDEN DE TRABAJO   N°      08563</w:t>
      </w:r>
    </w:p>
    <w:p w:rsidR="0040481C" w:rsidRDefault="0040481C" w:rsidP="0040481C"/>
    <w:p w:rsidR="0040481C" w:rsidRDefault="0040481C" w:rsidP="0040481C">
      <w:r>
        <w:t>FECHA:</w:t>
      </w:r>
      <w:r>
        <w:tab/>
        <w:t>Medellín,  Julio   06    de   2011</w:t>
      </w:r>
    </w:p>
    <w:p w:rsidR="0040481C" w:rsidRDefault="0040481C" w:rsidP="0040481C">
      <w:r>
        <w:t>PARA:</w:t>
      </w:r>
      <w:r>
        <w:tab/>
      </w:r>
      <w:r>
        <w:tab/>
        <w:t>PLÁSTICOS   DARMA</w:t>
      </w:r>
    </w:p>
    <w:p w:rsidR="0040481C" w:rsidRDefault="0040481C" w:rsidP="0040481C">
      <w:r>
        <w:t>ATENCIÓN:</w:t>
      </w:r>
      <w:r>
        <w:tab/>
        <w:t>Sr. DARIO JARAMILLO</w:t>
      </w:r>
    </w:p>
    <w:p w:rsidR="0040481C" w:rsidRDefault="0040481C" w:rsidP="0040481C"/>
    <w:p w:rsidR="0040481C" w:rsidRDefault="0040481C" w:rsidP="0040481C">
      <w:r>
        <w:t>Apreciado Dn DARIO:</w:t>
      </w:r>
    </w:p>
    <w:p w:rsidR="0040481C" w:rsidRDefault="0040481C" w:rsidP="0040481C">
      <w:r>
        <w:t xml:space="preserve">Con la presente estamos solicitando el siguiente servicio de  </w:t>
      </w:r>
      <w:r w:rsidRPr="0007721A">
        <w:rPr>
          <w:b/>
        </w:rPr>
        <w:t>IMPRESIÓN:</w:t>
      </w:r>
    </w:p>
    <w:p w:rsidR="0040481C" w:rsidRDefault="0040481C" w:rsidP="0040481C"/>
    <w:p w:rsidR="0040481C" w:rsidRDefault="0040481C" w:rsidP="0040481C">
      <w:pPr>
        <w:rPr>
          <w:b/>
          <w:bCs/>
          <w:u w:val="single"/>
        </w:rPr>
      </w:pPr>
      <w:r>
        <w:rPr>
          <w:b/>
          <w:bCs/>
          <w:u w:val="single"/>
        </w:rPr>
        <w:t>IMPRESIÓN :</w:t>
      </w:r>
    </w:p>
    <w:p w:rsidR="0040481C" w:rsidRDefault="0040481C" w:rsidP="0040481C"/>
    <w:p w:rsidR="0040481C" w:rsidRDefault="0040481C" w:rsidP="0040481C">
      <w:r>
        <w:t>MATERIAL :</w:t>
      </w:r>
      <w:r>
        <w:tab/>
      </w:r>
      <w:r>
        <w:tab/>
        <w:t>Polietileno de Baja  densidad   Blanco  Tubular</w:t>
      </w:r>
    </w:p>
    <w:p w:rsidR="0040481C" w:rsidRDefault="0040481C" w:rsidP="0040481C">
      <w:r>
        <w:t>MEDIDA:</w:t>
      </w:r>
      <w:r>
        <w:tab/>
      </w:r>
      <w:r>
        <w:tab/>
      </w:r>
      <w:r>
        <w:rPr>
          <w:b/>
        </w:rPr>
        <w:t>35</w:t>
      </w:r>
      <w:r>
        <w:t xml:space="preserve">   cms   </w:t>
      </w:r>
    </w:p>
    <w:p w:rsidR="0040481C" w:rsidRDefault="0040481C" w:rsidP="0040481C">
      <w:r>
        <w:t>CALIBRE :</w:t>
      </w:r>
      <w:r>
        <w:tab/>
      </w:r>
      <w:r>
        <w:tab/>
      </w:r>
      <w:r w:rsidRPr="008D3CB8">
        <w:rPr>
          <w:b/>
        </w:rPr>
        <w:t>4.8</w:t>
      </w:r>
      <w:r>
        <w:t xml:space="preserve">   “</w:t>
      </w:r>
    </w:p>
    <w:p w:rsidR="0040481C" w:rsidRDefault="0040481C" w:rsidP="0040481C">
      <w:r>
        <w:t>COLOR :</w:t>
      </w:r>
      <w:r>
        <w:tab/>
      </w:r>
      <w:r>
        <w:tab/>
        <w:t>Blanco</w:t>
      </w:r>
    </w:p>
    <w:p w:rsidR="0040481C" w:rsidRPr="0007721A" w:rsidRDefault="0040481C" w:rsidP="0040481C">
      <w:r>
        <w:t xml:space="preserve">TRATADO : </w:t>
      </w:r>
      <w:r>
        <w:tab/>
      </w:r>
      <w:r>
        <w:tab/>
        <w:t>1  cara</w:t>
      </w:r>
    </w:p>
    <w:p w:rsidR="0040481C" w:rsidRDefault="0040481C" w:rsidP="0040481C">
      <w:r>
        <w:t xml:space="preserve">CANTIDAD : </w:t>
      </w:r>
      <w:r>
        <w:tab/>
      </w:r>
      <w:r>
        <w:rPr>
          <w:b/>
        </w:rPr>
        <w:t>480</w:t>
      </w:r>
      <w:r>
        <w:t xml:space="preserve">    kg</w:t>
      </w:r>
    </w:p>
    <w:p w:rsidR="0040481C" w:rsidRDefault="0040481C" w:rsidP="0040481C">
      <w:r>
        <w:t xml:space="preserve">COLORES </w:t>
      </w:r>
      <w:r>
        <w:rPr>
          <w:b/>
          <w:bCs/>
        </w:rPr>
        <w:t>:</w:t>
      </w:r>
      <w:r>
        <w:rPr>
          <w:b/>
          <w:bCs/>
        </w:rPr>
        <w:tab/>
      </w:r>
      <w:r>
        <w:tab/>
        <w:t>2 ( Según muestra  )  ( Azul – Azul )</w:t>
      </w:r>
    </w:p>
    <w:p w:rsidR="0040481C" w:rsidRDefault="0040481C" w:rsidP="0040481C">
      <w:r>
        <w:t xml:space="preserve">CARAS : </w:t>
      </w:r>
      <w:r>
        <w:tab/>
      </w:r>
      <w:r>
        <w:tab/>
        <w:t>2  ( 2  x  1  )</w:t>
      </w:r>
    </w:p>
    <w:p w:rsidR="0040481C" w:rsidRDefault="0040481C" w:rsidP="0040481C">
      <w:r>
        <w:t xml:space="preserve">REPETICIÓN : </w:t>
      </w:r>
      <w:r>
        <w:tab/>
        <w:t>60   cms</w:t>
      </w:r>
    </w:p>
    <w:p w:rsidR="0040481C" w:rsidRDefault="0040481C" w:rsidP="0040481C">
      <w:r>
        <w:t>RODILLO :</w:t>
      </w:r>
      <w:r>
        <w:tab/>
      </w:r>
      <w:r>
        <w:tab/>
        <w:t>60</w:t>
      </w:r>
    </w:p>
    <w:p w:rsidR="0040481C" w:rsidRDefault="0040481C" w:rsidP="0040481C">
      <w:r>
        <w:t>BOLSA  :</w:t>
      </w:r>
      <w:r>
        <w:tab/>
      </w:r>
      <w:r>
        <w:tab/>
      </w:r>
      <w:r>
        <w:rPr>
          <w:b/>
        </w:rPr>
        <w:t>35  x  60</w:t>
      </w:r>
      <w:r w:rsidRPr="00336CAC">
        <w:rPr>
          <w:b/>
        </w:rPr>
        <w:t xml:space="preserve">   cm</w:t>
      </w:r>
      <w:r>
        <w:t xml:space="preserve">    </w:t>
      </w:r>
    </w:p>
    <w:p w:rsidR="0040481C" w:rsidRDefault="0040481C" w:rsidP="0040481C">
      <w:r>
        <w:t>SELLADO .</w:t>
      </w:r>
      <w:r>
        <w:tab/>
      </w:r>
      <w:r>
        <w:tab/>
        <w:t xml:space="preserve">Fondo  Tipo  Servo </w:t>
      </w:r>
    </w:p>
    <w:p w:rsidR="0040481C" w:rsidRDefault="0040481C" w:rsidP="0040481C">
      <w:r>
        <w:t>REFERENCIA :</w:t>
      </w:r>
      <w:r>
        <w:tab/>
      </w:r>
      <w:r>
        <w:rPr>
          <w:b/>
        </w:rPr>
        <w:t xml:space="preserve">TECNAS   10 </w:t>
      </w:r>
      <w:r w:rsidRPr="00F553FA">
        <w:rPr>
          <w:b/>
        </w:rPr>
        <w:t xml:space="preserve">  KILOS</w:t>
      </w:r>
    </w:p>
    <w:p w:rsidR="0040481C" w:rsidRDefault="0040481C" w:rsidP="0040481C"/>
    <w:p w:rsidR="0040481C" w:rsidRDefault="0040481C" w:rsidP="0040481C"/>
    <w:p w:rsidR="0040481C" w:rsidRDefault="0040481C" w:rsidP="0040481C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 w:rsidRPr="00F553FA">
        <w:rPr>
          <w:bCs/>
        </w:rPr>
        <w:t>Cyreles en su planta</w:t>
      </w:r>
      <w:r>
        <w:rPr>
          <w:b/>
          <w:bCs/>
        </w:rPr>
        <w:t>.</w:t>
      </w:r>
    </w:p>
    <w:p w:rsidR="0040481C" w:rsidRDefault="0040481C" w:rsidP="0040481C">
      <w:r>
        <w:t xml:space="preserve">                   -   Anexo muestra física para   alturas y Tonos.</w:t>
      </w:r>
    </w:p>
    <w:p w:rsidR="0040481C" w:rsidRDefault="0040481C" w:rsidP="0040481C">
      <w:r>
        <w:tab/>
        <w:t xml:space="preserve">        -  No colocar pie de Imprenta.</w:t>
      </w:r>
    </w:p>
    <w:p w:rsidR="0040481C" w:rsidRDefault="0040481C" w:rsidP="0040481C">
      <w:pPr>
        <w:rPr>
          <w:b/>
          <w:u w:val="single"/>
        </w:rPr>
      </w:pPr>
      <w:r>
        <w:tab/>
        <w:t xml:space="preserve">        </w:t>
      </w:r>
      <w:r w:rsidRPr="00F553FA">
        <w:rPr>
          <w:b/>
        </w:rPr>
        <w:t xml:space="preserve">-   </w:t>
      </w:r>
      <w:r w:rsidRPr="00F553FA">
        <w:rPr>
          <w:b/>
          <w:u w:val="single"/>
        </w:rPr>
        <w:t>Utilizar tinta especial</w:t>
      </w:r>
      <w:r>
        <w:rPr>
          <w:b/>
          <w:u w:val="single"/>
        </w:rPr>
        <w:t xml:space="preserve">    </w:t>
      </w:r>
    </w:p>
    <w:p w:rsidR="0040481C" w:rsidRDefault="0040481C" w:rsidP="0040481C">
      <w:pPr>
        <w:rPr>
          <w:b/>
        </w:rPr>
      </w:pPr>
      <w:r w:rsidRPr="0066704D">
        <w:rPr>
          <w:b/>
        </w:rPr>
        <w:t xml:space="preserve">               </w:t>
      </w:r>
      <w:r>
        <w:rPr>
          <w:b/>
        </w:rPr>
        <w:t xml:space="preserve">     </w:t>
      </w:r>
    </w:p>
    <w:p w:rsidR="0040481C" w:rsidRPr="0066704D" w:rsidRDefault="0040481C" w:rsidP="0040481C">
      <w:pPr>
        <w:rPr>
          <w:b/>
          <w:u w:val="single"/>
        </w:rPr>
      </w:pPr>
      <w:r>
        <w:rPr>
          <w:b/>
        </w:rPr>
        <w:tab/>
        <w:t xml:space="preserve">        -  EL MATERIAL LO ENVIA  P.U .</w:t>
      </w:r>
    </w:p>
    <w:p w:rsidR="0040481C" w:rsidRPr="0066704D" w:rsidRDefault="0040481C" w:rsidP="0040481C">
      <w:pPr>
        <w:rPr>
          <w:b/>
        </w:rPr>
      </w:pPr>
    </w:p>
    <w:p w:rsidR="0040481C" w:rsidRDefault="0040481C" w:rsidP="0040481C">
      <w:r>
        <w:tab/>
      </w:r>
      <w:r>
        <w:tab/>
      </w:r>
    </w:p>
    <w:p w:rsidR="0040481C" w:rsidRDefault="0040481C" w:rsidP="0040481C">
      <w:r>
        <w:t>Agradezco la atención y colaboración prestada.</w:t>
      </w:r>
    </w:p>
    <w:p w:rsidR="0040481C" w:rsidRDefault="0040481C" w:rsidP="0040481C"/>
    <w:p w:rsidR="0040481C" w:rsidRDefault="0040481C" w:rsidP="0040481C"/>
    <w:p w:rsidR="0040481C" w:rsidRDefault="0040481C" w:rsidP="0040481C"/>
    <w:p w:rsidR="0040481C" w:rsidRDefault="0040481C" w:rsidP="0040481C">
      <w:r>
        <w:t>Cordialmente</w:t>
      </w:r>
    </w:p>
    <w:p w:rsidR="0040481C" w:rsidRDefault="0040481C" w:rsidP="0040481C"/>
    <w:p w:rsidR="0040481C" w:rsidRDefault="0040481C" w:rsidP="0040481C"/>
    <w:p w:rsidR="0040481C" w:rsidRDefault="0040481C" w:rsidP="0040481C">
      <w:r>
        <w:t>RICARDO CASAS ZAPATA</w:t>
      </w:r>
    </w:p>
    <w:p w:rsidR="0040481C" w:rsidRDefault="0040481C" w:rsidP="0040481C">
      <w:r>
        <w:t>Director.</w:t>
      </w:r>
    </w:p>
    <w:p w:rsidR="0040481C" w:rsidRDefault="0040481C" w:rsidP="0040481C">
      <w:pPr>
        <w:rPr>
          <w:b/>
        </w:rPr>
      </w:pPr>
    </w:p>
    <w:p w:rsidR="0040481C" w:rsidRDefault="0040481C" w:rsidP="0040481C"/>
    <w:p w:rsidR="0040481C" w:rsidRDefault="0040481C" w:rsidP="00280724">
      <w:pPr>
        <w:rPr>
          <w:b/>
        </w:rPr>
      </w:pPr>
    </w:p>
    <w:p w:rsidR="004C5A27" w:rsidRDefault="004C5A27" w:rsidP="004C5A27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4C5A27" w:rsidRDefault="004C5A27" w:rsidP="004C5A27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4C5A27" w:rsidRDefault="004C5A27" w:rsidP="004C5A27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4C5A27" w:rsidRDefault="004C5A27" w:rsidP="004C5A27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4C5A27" w:rsidRDefault="004C5A27" w:rsidP="004C5A27">
      <w:pPr>
        <w:rPr>
          <w:b/>
          <w:bCs/>
        </w:rPr>
      </w:pPr>
    </w:p>
    <w:p w:rsidR="004C5A27" w:rsidRDefault="004C5A27" w:rsidP="004C5A27">
      <w:pPr>
        <w:pStyle w:val="Ttulo1"/>
      </w:pPr>
      <w:r>
        <w:t>ORDEN DE TRABAJO   N°      08568</w:t>
      </w:r>
    </w:p>
    <w:p w:rsidR="004C5A27" w:rsidRDefault="004C5A27" w:rsidP="004C5A27"/>
    <w:p w:rsidR="004C5A27" w:rsidRDefault="004C5A27" w:rsidP="004C5A27"/>
    <w:p w:rsidR="004C5A27" w:rsidRDefault="004C5A27" w:rsidP="004C5A27">
      <w:r>
        <w:t>FECHA:</w:t>
      </w:r>
      <w:r>
        <w:tab/>
        <w:t>Medellín,  Julio  08    de    2011</w:t>
      </w:r>
    </w:p>
    <w:p w:rsidR="004C5A27" w:rsidRDefault="004C5A27" w:rsidP="004C5A27">
      <w:r>
        <w:t>PARA:</w:t>
      </w:r>
      <w:r>
        <w:tab/>
      </w:r>
      <w:r>
        <w:tab/>
        <w:t>PLÁSTICOS   DARMA</w:t>
      </w:r>
    </w:p>
    <w:p w:rsidR="004C5A27" w:rsidRDefault="004C5A27" w:rsidP="004C5A27">
      <w:r>
        <w:t>ATENCIÓN:</w:t>
      </w:r>
      <w:r>
        <w:tab/>
        <w:t>Sr. Darío Jaramillo</w:t>
      </w:r>
    </w:p>
    <w:p w:rsidR="004C5A27" w:rsidRDefault="004C5A27" w:rsidP="004C5A27">
      <w:r>
        <w:tab/>
      </w:r>
      <w:r>
        <w:tab/>
        <w:t>Gerente.</w:t>
      </w:r>
    </w:p>
    <w:p w:rsidR="004C5A27" w:rsidRDefault="004C5A27" w:rsidP="004C5A27"/>
    <w:p w:rsidR="004C5A27" w:rsidRDefault="004C5A27" w:rsidP="004C5A27">
      <w:r>
        <w:t>Apreciado Don Darío :</w:t>
      </w:r>
    </w:p>
    <w:p w:rsidR="004C5A27" w:rsidRDefault="004C5A27" w:rsidP="004C5A27">
      <w:r>
        <w:t xml:space="preserve"> </w:t>
      </w:r>
    </w:p>
    <w:p w:rsidR="004C5A27" w:rsidRDefault="004C5A27" w:rsidP="004C5A27">
      <w:r>
        <w:t>Con la presente estamos solicitando el siguiente servicio de   IMPRESIÓN  :</w:t>
      </w:r>
    </w:p>
    <w:p w:rsidR="004C5A27" w:rsidRDefault="004C5A27" w:rsidP="004C5A27"/>
    <w:p w:rsidR="004C5A27" w:rsidRDefault="004C5A27" w:rsidP="004C5A27">
      <w:pPr>
        <w:rPr>
          <w:b/>
          <w:bCs/>
          <w:u w:val="single"/>
        </w:rPr>
      </w:pPr>
    </w:p>
    <w:p w:rsidR="004C5A27" w:rsidRDefault="004C5A27" w:rsidP="004C5A27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4C5A27" w:rsidRDefault="004C5A27" w:rsidP="004C5A27"/>
    <w:p w:rsidR="004C5A27" w:rsidRDefault="004C5A27" w:rsidP="004C5A27">
      <w:r>
        <w:t>MATERIAL:</w:t>
      </w:r>
      <w:r>
        <w:tab/>
      </w:r>
      <w:r>
        <w:tab/>
        <w:t>Polietileno     Lamina    Transparente COEXTRUIDA</w:t>
      </w:r>
    </w:p>
    <w:p w:rsidR="004C5A27" w:rsidRDefault="004C5A27" w:rsidP="004C5A27">
      <w:r>
        <w:t>MEDIDA:</w:t>
      </w:r>
      <w:r>
        <w:tab/>
      </w:r>
      <w:r>
        <w:tab/>
      </w:r>
      <w:r>
        <w:rPr>
          <w:b/>
        </w:rPr>
        <w:t xml:space="preserve">32.5 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4C5A27" w:rsidRPr="006D12B2" w:rsidRDefault="004C5A27" w:rsidP="004C5A27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4C5A27" w:rsidRDefault="004C5A27" w:rsidP="004C5A27">
      <w:r>
        <w:t>TRATADO:</w:t>
      </w:r>
      <w:r>
        <w:tab/>
      </w:r>
      <w:r>
        <w:tab/>
        <w:t>1  Cara</w:t>
      </w:r>
    </w:p>
    <w:p w:rsidR="004C5A27" w:rsidRDefault="004C5A27" w:rsidP="004C5A27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 w:rsidR="00FB603C">
        <w:rPr>
          <w:b/>
        </w:rPr>
        <w:t>300</w:t>
      </w:r>
      <w:r>
        <w:rPr>
          <w:b/>
        </w:rPr>
        <w:t xml:space="preserve">  </w:t>
      </w:r>
      <w:r w:rsidRPr="00900A5A">
        <w:rPr>
          <w:b/>
        </w:rPr>
        <w:t xml:space="preserve">  Kg</w:t>
      </w:r>
      <w:r>
        <w:t>.</w:t>
      </w:r>
    </w:p>
    <w:p w:rsidR="004C5A27" w:rsidRDefault="004C5A27" w:rsidP="004C5A27">
      <w:r>
        <w:t>COLORES:</w:t>
      </w:r>
      <w:r>
        <w:tab/>
      </w:r>
      <w:r>
        <w:tab/>
        <w:t xml:space="preserve">3    ( Blanco – Negro - Verde   )   </w:t>
      </w:r>
    </w:p>
    <w:p w:rsidR="004C5A27" w:rsidRDefault="004C5A27" w:rsidP="004C5A27">
      <w:r>
        <w:t>CARAS:</w:t>
      </w:r>
      <w:r>
        <w:tab/>
      </w:r>
      <w:r>
        <w:tab/>
        <w:t>1  (3 x 1  )</w:t>
      </w:r>
    </w:p>
    <w:p w:rsidR="004C5A27" w:rsidRDefault="004C5A27" w:rsidP="004C5A27">
      <w:r>
        <w:t>REPETICIÓN:</w:t>
      </w:r>
      <w:r>
        <w:tab/>
        <w:t xml:space="preserve">11   Cms   </w:t>
      </w:r>
    </w:p>
    <w:p w:rsidR="004C5A27" w:rsidRPr="00900A5A" w:rsidRDefault="004C5A27" w:rsidP="004C5A27">
      <w:pPr>
        <w:rPr>
          <w:b/>
        </w:rPr>
      </w:pPr>
      <w:r>
        <w:t xml:space="preserve">RODILLO  :               </w:t>
      </w:r>
      <w:r>
        <w:rPr>
          <w:b/>
        </w:rPr>
        <w:t>45</w:t>
      </w:r>
    </w:p>
    <w:p w:rsidR="004C5A27" w:rsidRDefault="004C5A27" w:rsidP="004C5A27">
      <w:r>
        <w:t>LAMINA:</w:t>
      </w:r>
      <w:r>
        <w:tab/>
      </w:r>
      <w:r>
        <w:tab/>
        <w:t>15.5    Cms    REFILADA PARA EMPAQUETADORA</w:t>
      </w:r>
    </w:p>
    <w:p w:rsidR="004C5A27" w:rsidRDefault="004C5A27" w:rsidP="004C5A27">
      <w:r>
        <w:t>FOTOCAELDA:</w:t>
      </w:r>
      <w:r>
        <w:tab/>
        <w:t>Según muestra con doble  color</w:t>
      </w:r>
    </w:p>
    <w:p w:rsidR="004C5A27" w:rsidRPr="00146B92" w:rsidRDefault="004C5A27" w:rsidP="004C5A27">
      <w:pPr>
        <w:rPr>
          <w:b/>
        </w:rPr>
      </w:pPr>
      <w:r>
        <w:t>REFERENCIA:</w:t>
      </w:r>
      <w:r>
        <w:tab/>
      </w:r>
      <w:r>
        <w:rPr>
          <w:b/>
        </w:rPr>
        <w:t xml:space="preserve">PULPA    </w:t>
      </w:r>
      <w:r>
        <w:rPr>
          <w:b/>
          <w:u w:val="single"/>
        </w:rPr>
        <w:t>GENERICA</w:t>
      </w:r>
      <w:r>
        <w:rPr>
          <w:b/>
        </w:rPr>
        <w:t xml:space="preserve">    90  GMS</w:t>
      </w:r>
    </w:p>
    <w:p w:rsidR="004C5A27" w:rsidRDefault="004C5A27" w:rsidP="004C5A27">
      <w:r>
        <w:tab/>
      </w:r>
      <w:r>
        <w:tab/>
      </w:r>
      <w:r>
        <w:tab/>
      </w:r>
    </w:p>
    <w:p w:rsidR="004C5A27" w:rsidRDefault="004C5A27" w:rsidP="004C5A27"/>
    <w:p w:rsidR="004C5A27" w:rsidRDefault="004C5A27" w:rsidP="004C5A27">
      <w:r>
        <w:rPr>
          <w:b/>
          <w:bCs/>
          <w:u w:val="single"/>
        </w:rPr>
        <w:t>NOTA:</w:t>
      </w:r>
      <w:r>
        <w:t xml:space="preserve">  - Cyreles   en su   planta</w:t>
      </w:r>
      <w:r>
        <w:tab/>
      </w:r>
    </w:p>
    <w:p w:rsidR="004C5A27" w:rsidRDefault="004C5A27" w:rsidP="004C5A27">
      <w:pPr>
        <w:pStyle w:val="Prrafodelista"/>
        <w:numPr>
          <w:ilvl w:val="0"/>
          <w:numId w:val="2"/>
        </w:numPr>
      </w:pPr>
      <w:r>
        <w:t xml:space="preserve"> Se aprueba  impresión</w:t>
      </w:r>
    </w:p>
    <w:p w:rsidR="004C5A27" w:rsidRDefault="004C5A27" w:rsidP="004C5A27">
      <w:pPr>
        <w:pStyle w:val="Prrafodelista"/>
        <w:numPr>
          <w:ilvl w:val="0"/>
          <w:numId w:val="2"/>
        </w:numPr>
      </w:pPr>
      <w:r>
        <w:t>UTILIZAR  TINTAS ANTIGRASA</w:t>
      </w:r>
    </w:p>
    <w:p w:rsidR="004C5A27" w:rsidRPr="00492713" w:rsidRDefault="004C5A27" w:rsidP="004C5A27">
      <w:pPr>
        <w:ind w:left="1500"/>
        <w:rPr>
          <w:b/>
          <w:sz w:val="28"/>
          <w:szCs w:val="28"/>
        </w:rPr>
      </w:pPr>
    </w:p>
    <w:p w:rsidR="004C5A27" w:rsidRDefault="004C5A27" w:rsidP="004C5A27"/>
    <w:p w:rsidR="004C5A27" w:rsidRDefault="004C5A27" w:rsidP="004C5A27"/>
    <w:p w:rsidR="004C5A27" w:rsidRDefault="004C5A27" w:rsidP="004C5A27">
      <w:r>
        <w:t>Agradezco la atención y colaboración prestada.</w:t>
      </w:r>
    </w:p>
    <w:p w:rsidR="004C5A27" w:rsidRDefault="004C5A27" w:rsidP="004C5A27"/>
    <w:p w:rsidR="004C5A27" w:rsidRDefault="004C5A27" w:rsidP="004C5A27">
      <w:r>
        <w:t>Cordialmente,</w:t>
      </w:r>
    </w:p>
    <w:p w:rsidR="004C5A27" w:rsidRDefault="004C5A27" w:rsidP="004C5A27"/>
    <w:p w:rsidR="004C5A27" w:rsidRPr="00F4077E" w:rsidRDefault="004C5A27" w:rsidP="004C5A27">
      <w:pPr>
        <w:rPr>
          <w:b/>
        </w:rPr>
      </w:pPr>
    </w:p>
    <w:p w:rsidR="004C5A27" w:rsidRDefault="004C5A27" w:rsidP="004C5A27"/>
    <w:p w:rsidR="004C5A27" w:rsidRDefault="004C5A27" w:rsidP="004C5A27">
      <w:r>
        <w:t>RICARDO CASAS ZAPATA</w:t>
      </w:r>
    </w:p>
    <w:p w:rsidR="004C5A27" w:rsidRDefault="004C5A27" w:rsidP="004C5A27">
      <w:r>
        <w:t>Director.</w:t>
      </w:r>
    </w:p>
    <w:p w:rsidR="004C5A27" w:rsidRDefault="004C5A27" w:rsidP="00280724">
      <w:pPr>
        <w:rPr>
          <w:b/>
        </w:rPr>
      </w:pPr>
    </w:p>
    <w:p w:rsidR="00900C2D" w:rsidRDefault="00900C2D" w:rsidP="00280724">
      <w:pPr>
        <w:rPr>
          <w:b/>
        </w:rPr>
      </w:pPr>
    </w:p>
    <w:p w:rsidR="00900C2D" w:rsidRDefault="00900C2D" w:rsidP="00280724">
      <w:pPr>
        <w:rPr>
          <w:b/>
        </w:rPr>
      </w:pPr>
    </w:p>
    <w:p w:rsidR="00900C2D" w:rsidRDefault="00900C2D" w:rsidP="00900C2D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900C2D" w:rsidRDefault="00900C2D" w:rsidP="00900C2D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900C2D" w:rsidRDefault="00900C2D" w:rsidP="00900C2D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900C2D" w:rsidRDefault="00900C2D" w:rsidP="00900C2D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900C2D" w:rsidRDefault="00900C2D" w:rsidP="00900C2D">
      <w:pPr>
        <w:rPr>
          <w:b/>
          <w:bCs/>
        </w:rPr>
      </w:pPr>
    </w:p>
    <w:p w:rsidR="00900C2D" w:rsidRDefault="00900C2D" w:rsidP="00900C2D">
      <w:pPr>
        <w:pStyle w:val="Ttulo1"/>
      </w:pPr>
      <w:r>
        <w:t>ORDEN DE TRABAJO      N°      08568</w:t>
      </w:r>
    </w:p>
    <w:p w:rsidR="00900C2D" w:rsidRDefault="00900C2D" w:rsidP="00900C2D"/>
    <w:p w:rsidR="00900C2D" w:rsidRDefault="00900C2D" w:rsidP="00900C2D"/>
    <w:p w:rsidR="00900C2D" w:rsidRDefault="00900C2D" w:rsidP="00900C2D">
      <w:r>
        <w:t>FECHA:</w:t>
      </w:r>
      <w:r>
        <w:tab/>
        <w:t>Medellín,  Julio  08    de  2011</w:t>
      </w:r>
    </w:p>
    <w:p w:rsidR="00900C2D" w:rsidRDefault="00900C2D" w:rsidP="00900C2D">
      <w:r>
        <w:t>PAR|A:</w:t>
      </w:r>
      <w:r>
        <w:tab/>
      </w:r>
      <w:r>
        <w:tab/>
        <w:t>PLÁSTICOS DARMA</w:t>
      </w:r>
    </w:p>
    <w:p w:rsidR="00900C2D" w:rsidRDefault="00900C2D" w:rsidP="00900C2D">
      <w:r>
        <w:t>ATENCIÓN:</w:t>
      </w:r>
      <w:r>
        <w:tab/>
        <w:t>Sr. Darío Jaramillo</w:t>
      </w:r>
    </w:p>
    <w:p w:rsidR="00900C2D" w:rsidRDefault="00900C2D" w:rsidP="00900C2D">
      <w:r>
        <w:tab/>
      </w:r>
      <w:r>
        <w:tab/>
        <w:t>Gerente.</w:t>
      </w:r>
    </w:p>
    <w:p w:rsidR="00900C2D" w:rsidRDefault="00900C2D" w:rsidP="00900C2D"/>
    <w:p w:rsidR="00900C2D" w:rsidRDefault="00900C2D" w:rsidP="00900C2D">
      <w:r>
        <w:t>Apreciado Don Darío :</w:t>
      </w:r>
    </w:p>
    <w:p w:rsidR="00900C2D" w:rsidRDefault="00900C2D" w:rsidP="00900C2D">
      <w:r>
        <w:t xml:space="preserve"> </w:t>
      </w:r>
    </w:p>
    <w:p w:rsidR="00900C2D" w:rsidRDefault="00900C2D" w:rsidP="00900C2D">
      <w:r>
        <w:t>Con la presente estamos solicitando el siguiente servicio de   IMPRESIÓN  :</w:t>
      </w:r>
    </w:p>
    <w:p w:rsidR="00900C2D" w:rsidRDefault="00900C2D" w:rsidP="00900C2D"/>
    <w:p w:rsidR="00900C2D" w:rsidRDefault="00900C2D" w:rsidP="00900C2D">
      <w:pPr>
        <w:rPr>
          <w:b/>
          <w:bCs/>
          <w:u w:val="single"/>
        </w:rPr>
      </w:pPr>
    </w:p>
    <w:p w:rsidR="00900C2D" w:rsidRDefault="00900C2D" w:rsidP="00900C2D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900C2D" w:rsidRDefault="00900C2D" w:rsidP="00900C2D"/>
    <w:p w:rsidR="00900C2D" w:rsidRDefault="00900C2D" w:rsidP="00900C2D">
      <w:r>
        <w:t>MATERIAL:</w:t>
      </w:r>
      <w:r>
        <w:tab/>
      </w:r>
      <w:r>
        <w:tab/>
        <w:t>Polietileno     Lamina    Transparente COEXTRUIDA</w:t>
      </w:r>
    </w:p>
    <w:p w:rsidR="00900C2D" w:rsidRDefault="00900C2D" w:rsidP="00900C2D">
      <w:r>
        <w:t>MEDIDA:</w:t>
      </w:r>
      <w:r>
        <w:tab/>
      </w:r>
      <w:r>
        <w:tab/>
      </w:r>
      <w:r>
        <w:rPr>
          <w:b/>
        </w:rPr>
        <w:t xml:space="preserve">32.5 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900C2D" w:rsidRPr="006D12B2" w:rsidRDefault="00900C2D" w:rsidP="00900C2D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900C2D" w:rsidRDefault="00900C2D" w:rsidP="00900C2D">
      <w:r>
        <w:t>TRATADO:</w:t>
      </w:r>
      <w:r>
        <w:tab/>
      </w:r>
      <w:r>
        <w:tab/>
        <w:t>1  Cara</w:t>
      </w:r>
    </w:p>
    <w:p w:rsidR="00900C2D" w:rsidRDefault="00900C2D" w:rsidP="00900C2D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>
        <w:rPr>
          <w:b/>
        </w:rPr>
        <w:t xml:space="preserve">300  </w:t>
      </w:r>
      <w:r w:rsidRPr="00900A5A">
        <w:rPr>
          <w:b/>
        </w:rPr>
        <w:t xml:space="preserve">  Kg</w:t>
      </w:r>
      <w:r>
        <w:t>.</w:t>
      </w:r>
    </w:p>
    <w:p w:rsidR="00900C2D" w:rsidRDefault="00900C2D" w:rsidP="00900C2D">
      <w:r>
        <w:t>COLORES:</w:t>
      </w:r>
      <w:r>
        <w:tab/>
      </w:r>
      <w:r>
        <w:tab/>
        <w:t xml:space="preserve">3    (  Blanco – Negro - Verde   )   </w:t>
      </w:r>
    </w:p>
    <w:p w:rsidR="00900C2D" w:rsidRDefault="00900C2D" w:rsidP="00900C2D">
      <w:r>
        <w:t>CARAS:</w:t>
      </w:r>
      <w:r>
        <w:tab/>
      </w:r>
      <w:r>
        <w:tab/>
        <w:t>1  (3 x 1  )</w:t>
      </w:r>
    </w:p>
    <w:p w:rsidR="00900C2D" w:rsidRDefault="00900C2D" w:rsidP="00900C2D">
      <w:r>
        <w:t>REPETICIÓN:</w:t>
      </w:r>
      <w:r>
        <w:tab/>
        <w:t xml:space="preserve">11   Cms   </w:t>
      </w:r>
    </w:p>
    <w:p w:rsidR="00900C2D" w:rsidRPr="00900A5A" w:rsidRDefault="00900C2D" w:rsidP="00900C2D">
      <w:pPr>
        <w:rPr>
          <w:b/>
        </w:rPr>
      </w:pPr>
      <w:r>
        <w:t xml:space="preserve">RODILLO  :               </w:t>
      </w:r>
      <w:r>
        <w:rPr>
          <w:b/>
        </w:rPr>
        <w:t>45</w:t>
      </w:r>
    </w:p>
    <w:p w:rsidR="00900C2D" w:rsidRDefault="00900C2D" w:rsidP="00900C2D">
      <w:r>
        <w:t>LAMINA:</w:t>
      </w:r>
      <w:r>
        <w:tab/>
      </w:r>
      <w:r>
        <w:tab/>
        <w:t>15.5    Cms    REFILADA PARA EMPAQUETADORA</w:t>
      </w:r>
    </w:p>
    <w:p w:rsidR="00900C2D" w:rsidRDefault="00900C2D" w:rsidP="00900C2D">
      <w:r>
        <w:t>FOTOCAELDA:</w:t>
      </w:r>
      <w:r>
        <w:tab/>
        <w:t>Según muestra con doble  color</w:t>
      </w:r>
    </w:p>
    <w:p w:rsidR="00900C2D" w:rsidRPr="00146B92" w:rsidRDefault="00900C2D" w:rsidP="00900C2D">
      <w:pPr>
        <w:rPr>
          <w:b/>
        </w:rPr>
      </w:pPr>
      <w:r>
        <w:t>REFERENCIA:</w:t>
      </w:r>
      <w:r>
        <w:tab/>
      </w:r>
      <w:r>
        <w:rPr>
          <w:b/>
        </w:rPr>
        <w:t xml:space="preserve">PULPA    </w:t>
      </w:r>
      <w:r>
        <w:rPr>
          <w:b/>
          <w:u w:val="single"/>
        </w:rPr>
        <w:t>MORA</w:t>
      </w:r>
      <w:r>
        <w:rPr>
          <w:b/>
        </w:rPr>
        <w:t xml:space="preserve">    90  GMS</w:t>
      </w:r>
    </w:p>
    <w:p w:rsidR="00900C2D" w:rsidRDefault="00900C2D" w:rsidP="00900C2D">
      <w:r>
        <w:tab/>
      </w:r>
      <w:r>
        <w:tab/>
      </w:r>
      <w:r>
        <w:tab/>
      </w:r>
    </w:p>
    <w:p w:rsidR="00900C2D" w:rsidRDefault="00900C2D" w:rsidP="00900C2D"/>
    <w:p w:rsidR="00900C2D" w:rsidRDefault="00900C2D" w:rsidP="00900C2D">
      <w:r>
        <w:rPr>
          <w:b/>
          <w:bCs/>
          <w:u w:val="single"/>
        </w:rPr>
        <w:t>NOTA:</w:t>
      </w:r>
      <w:r>
        <w:t xml:space="preserve">  - Cyreles  en  su  planta</w:t>
      </w:r>
      <w:r>
        <w:tab/>
      </w:r>
    </w:p>
    <w:p w:rsidR="00900C2D" w:rsidRDefault="00900C2D" w:rsidP="00900C2D">
      <w:pPr>
        <w:pStyle w:val="Prrafodelista"/>
        <w:numPr>
          <w:ilvl w:val="0"/>
          <w:numId w:val="2"/>
        </w:numPr>
      </w:pPr>
      <w:r>
        <w:t xml:space="preserve"> Se aprueba  impresión</w:t>
      </w:r>
    </w:p>
    <w:p w:rsidR="00900C2D" w:rsidRDefault="00900C2D" w:rsidP="00900C2D">
      <w:pPr>
        <w:pStyle w:val="Prrafodelista"/>
        <w:numPr>
          <w:ilvl w:val="0"/>
          <w:numId w:val="2"/>
        </w:numPr>
      </w:pPr>
      <w:r>
        <w:t>UTILIZAR  TINTAS ANTIGRASA</w:t>
      </w:r>
    </w:p>
    <w:p w:rsidR="00900C2D" w:rsidRDefault="00900C2D" w:rsidP="00900C2D"/>
    <w:p w:rsidR="00900C2D" w:rsidRDefault="00900C2D" w:rsidP="00900C2D"/>
    <w:p w:rsidR="00900C2D" w:rsidRDefault="00900C2D" w:rsidP="00900C2D"/>
    <w:p w:rsidR="00900C2D" w:rsidRDefault="00900C2D" w:rsidP="00900C2D">
      <w:r>
        <w:t>Agradezco la atención y colaboración prestada.</w:t>
      </w:r>
    </w:p>
    <w:p w:rsidR="00900C2D" w:rsidRDefault="00900C2D" w:rsidP="00900C2D"/>
    <w:p w:rsidR="00900C2D" w:rsidRDefault="00900C2D" w:rsidP="00900C2D">
      <w:r>
        <w:t>Cordialmente,</w:t>
      </w:r>
    </w:p>
    <w:p w:rsidR="00900C2D" w:rsidRDefault="00900C2D" w:rsidP="00900C2D"/>
    <w:p w:rsidR="00900C2D" w:rsidRPr="00F4077E" w:rsidRDefault="00900C2D" w:rsidP="00900C2D">
      <w:pPr>
        <w:rPr>
          <w:b/>
        </w:rPr>
      </w:pPr>
    </w:p>
    <w:p w:rsidR="00900C2D" w:rsidRDefault="00900C2D" w:rsidP="00900C2D"/>
    <w:p w:rsidR="00900C2D" w:rsidRDefault="00900C2D" w:rsidP="00900C2D">
      <w:r>
        <w:t>RICARDO CASAS ZAPATA</w:t>
      </w:r>
    </w:p>
    <w:p w:rsidR="00900C2D" w:rsidRDefault="00900C2D" w:rsidP="00900C2D">
      <w:r>
        <w:t>Director.</w:t>
      </w:r>
    </w:p>
    <w:p w:rsidR="00900C2D" w:rsidRDefault="00900C2D" w:rsidP="00900C2D">
      <w:pPr>
        <w:rPr>
          <w:b/>
        </w:rPr>
      </w:pPr>
    </w:p>
    <w:p w:rsidR="00900C2D" w:rsidRDefault="00900C2D" w:rsidP="00280724">
      <w:pPr>
        <w:rPr>
          <w:b/>
        </w:rPr>
      </w:pPr>
    </w:p>
    <w:p w:rsidR="00900C2D" w:rsidRDefault="00900C2D" w:rsidP="00280724">
      <w:pPr>
        <w:rPr>
          <w:b/>
        </w:rPr>
      </w:pPr>
    </w:p>
    <w:p w:rsidR="00900C2D" w:rsidRDefault="00900C2D" w:rsidP="00900C2D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900C2D" w:rsidRDefault="00900C2D" w:rsidP="00900C2D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900C2D" w:rsidRDefault="00900C2D" w:rsidP="00900C2D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900C2D" w:rsidRDefault="00900C2D" w:rsidP="00900C2D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900C2D" w:rsidRDefault="00900C2D" w:rsidP="00900C2D">
      <w:pPr>
        <w:rPr>
          <w:b/>
          <w:bCs/>
        </w:rPr>
      </w:pPr>
    </w:p>
    <w:p w:rsidR="00900C2D" w:rsidRDefault="00900C2D" w:rsidP="00900C2D">
      <w:pPr>
        <w:pStyle w:val="Ttulo1"/>
      </w:pPr>
      <w:r>
        <w:t>ORDEN DE TRABAJO   N°      08568</w:t>
      </w:r>
    </w:p>
    <w:p w:rsidR="00900C2D" w:rsidRDefault="00900C2D" w:rsidP="00900C2D"/>
    <w:p w:rsidR="00900C2D" w:rsidRDefault="00900C2D" w:rsidP="00900C2D"/>
    <w:p w:rsidR="00900C2D" w:rsidRDefault="00900C2D" w:rsidP="00900C2D">
      <w:r>
        <w:t>FECHA:</w:t>
      </w:r>
      <w:r>
        <w:tab/>
        <w:t>Medellín,   Julio   08    de  2011</w:t>
      </w:r>
    </w:p>
    <w:p w:rsidR="00900C2D" w:rsidRDefault="00900C2D" w:rsidP="00900C2D">
      <w:r>
        <w:t>PARA:</w:t>
      </w:r>
      <w:r>
        <w:tab/>
      </w:r>
      <w:r>
        <w:tab/>
        <w:t>PLÁSTICOS DARMA</w:t>
      </w:r>
    </w:p>
    <w:p w:rsidR="00900C2D" w:rsidRDefault="00900C2D" w:rsidP="00900C2D">
      <w:r>
        <w:t>ATENCIÓN:</w:t>
      </w:r>
      <w:r>
        <w:tab/>
        <w:t>Sr. Darío Jaramillo</w:t>
      </w:r>
    </w:p>
    <w:p w:rsidR="00900C2D" w:rsidRDefault="00900C2D" w:rsidP="00900C2D">
      <w:r>
        <w:tab/>
      </w:r>
      <w:r>
        <w:tab/>
        <w:t>Gerente.</w:t>
      </w:r>
    </w:p>
    <w:p w:rsidR="00900C2D" w:rsidRDefault="00900C2D" w:rsidP="00900C2D"/>
    <w:p w:rsidR="00900C2D" w:rsidRDefault="00900C2D" w:rsidP="00900C2D">
      <w:r>
        <w:t>Apreciado Don Darío :</w:t>
      </w:r>
    </w:p>
    <w:p w:rsidR="00900C2D" w:rsidRDefault="00900C2D" w:rsidP="00900C2D">
      <w:r>
        <w:t xml:space="preserve"> </w:t>
      </w:r>
    </w:p>
    <w:p w:rsidR="00900C2D" w:rsidRDefault="00900C2D" w:rsidP="00900C2D">
      <w:r>
        <w:t>Con la presente estamos solicitando el siguiente servicio de   IMPRESIÓN  :</w:t>
      </w:r>
    </w:p>
    <w:p w:rsidR="00900C2D" w:rsidRDefault="00900C2D" w:rsidP="00900C2D"/>
    <w:p w:rsidR="00900C2D" w:rsidRDefault="00900C2D" w:rsidP="00900C2D">
      <w:pPr>
        <w:rPr>
          <w:b/>
          <w:bCs/>
          <w:u w:val="single"/>
        </w:rPr>
      </w:pPr>
    </w:p>
    <w:p w:rsidR="00900C2D" w:rsidRDefault="00900C2D" w:rsidP="00900C2D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900C2D" w:rsidRDefault="00900C2D" w:rsidP="00900C2D"/>
    <w:p w:rsidR="00900C2D" w:rsidRDefault="00900C2D" w:rsidP="00900C2D">
      <w:r>
        <w:t>MATERIAL:</w:t>
      </w:r>
      <w:r>
        <w:tab/>
      </w:r>
      <w:r>
        <w:tab/>
        <w:t>Polietileno     Lamina    Transparente COEXTRUIDA</w:t>
      </w:r>
    </w:p>
    <w:p w:rsidR="00900C2D" w:rsidRDefault="00900C2D" w:rsidP="00900C2D">
      <w:r>
        <w:t>MEDIDA:</w:t>
      </w:r>
      <w:r>
        <w:tab/>
      </w:r>
      <w:r>
        <w:tab/>
      </w:r>
      <w:r>
        <w:rPr>
          <w:b/>
        </w:rPr>
        <w:t xml:space="preserve">32.5 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900C2D" w:rsidRPr="006D12B2" w:rsidRDefault="00900C2D" w:rsidP="00900C2D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900C2D" w:rsidRDefault="00900C2D" w:rsidP="00900C2D">
      <w:r>
        <w:t>TRATADO:</w:t>
      </w:r>
      <w:r>
        <w:tab/>
      </w:r>
      <w:r>
        <w:tab/>
        <w:t>1  Cara</w:t>
      </w:r>
    </w:p>
    <w:p w:rsidR="00900C2D" w:rsidRDefault="00900C2D" w:rsidP="00900C2D">
      <w:pPr>
        <w:rPr>
          <w:b/>
          <w:bCs/>
          <w:u w:val="single"/>
        </w:rPr>
      </w:pPr>
      <w:r>
        <w:t>CANTIDAD:</w:t>
      </w:r>
      <w:r>
        <w:tab/>
      </w:r>
      <w:r>
        <w:tab/>
        <w:t>30</w:t>
      </w:r>
      <w:r>
        <w:rPr>
          <w:b/>
        </w:rPr>
        <w:t xml:space="preserve">0  </w:t>
      </w:r>
      <w:r w:rsidRPr="00900A5A">
        <w:rPr>
          <w:b/>
        </w:rPr>
        <w:t xml:space="preserve">  Kg</w:t>
      </w:r>
      <w:r>
        <w:t>.</w:t>
      </w:r>
    </w:p>
    <w:p w:rsidR="00900C2D" w:rsidRDefault="00900C2D" w:rsidP="00900C2D">
      <w:r>
        <w:t>COLORES:</w:t>
      </w:r>
      <w:r>
        <w:tab/>
      </w:r>
      <w:r>
        <w:tab/>
        <w:t xml:space="preserve">3    ( Blanco – Negro - Verde   )   </w:t>
      </w:r>
    </w:p>
    <w:p w:rsidR="00900C2D" w:rsidRDefault="00900C2D" w:rsidP="00900C2D">
      <w:r>
        <w:t>CARAS:</w:t>
      </w:r>
      <w:r>
        <w:tab/>
      </w:r>
      <w:r>
        <w:tab/>
        <w:t>1  (3 x 1  )</w:t>
      </w:r>
    </w:p>
    <w:p w:rsidR="00900C2D" w:rsidRDefault="00900C2D" w:rsidP="00900C2D">
      <w:r>
        <w:t>REPETICIÓN:</w:t>
      </w:r>
      <w:r>
        <w:tab/>
        <w:t xml:space="preserve">11   Cms   </w:t>
      </w:r>
    </w:p>
    <w:p w:rsidR="00900C2D" w:rsidRPr="00900A5A" w:rsidRDefault="00900C2D" w:rsidP="00900C2D">
      <w:pPr>
        <w:rPr>
          <w:b/>
        </w:rPr>
      </w:pPr>
      <w:r>
        <w:t xml:space="preserve">RODILLO  :               </w:t>
      </w:r>
      <w:r>
        <w:rPr>
          <w:b/>
        </w:rPr>
        <w:t>45</w:t>
      </w:r>
    </w:p>
    <w:p w:rsidR="00900C2D" w:rsidRDefault="00900C2D" w:rsidP="00900C2D">
      <w:r>
        <w:t>LAMINA:</w:t>
      </w:r>
      <w:r>
        <w:tab/>
      </w:r>
      <w:r>
        <w:tab/>
        <w:t xml:space="preserve">15.5    Cms   </w:t>
      </w:r>
    </w:p>
    <w:p w:rsidR="00900C2D" w:rsidRDefault="00900C2D" w:rsidP="00900C2D">
      <w:r>
        <w:t>FOTOCAELDA:</w:t>
      </w:r>
      <w:r>
        <w:tab/>
        <w:t>Según muestra con doble  color</w:t>
      </w:r>
    </w:p>
    <w:p w:rsidR="00900C2D" w:rsidRPr="00146B92" w:rsidRDefault="00900C2D" w:rsidP="00900C2D">
      <w:pPr>
        <w:rPr>
          <w:b/>
        </w:rPr>
      </w:pPr>
      <w:r>
        <w:t>REFERENCIA:</w:t>
      </w:r>
      <w:r>
        <w:tab/>
      </w:r>
      <w:r>
        <w:rPr>
          <w:b/>
        </w:rPr>
        <w:t xml:space="preserve">PULPA    </w:t>
      </w:r>
      <w:r>
        <w:rPr>
          <w:b/>
          <w:u w:val="single"/>
        </w:rPr>
        <w:t>MARACUYA</w:t>
      </w:r>
      <w:r>
        <w:rPr>
          <w:b/>
        </w:rPr>
        <w:t xml:space="preserve">    90  GMS</w:t>
      </w:r>
    </w:p>
    <w:p w:rsidR="00900C2D" w:rsidRDefault="00900C2D" w:rsidP="00900C2D">
      <w:r>
        <w:tab/>
      </w:r>
      <w:r>
        <w:tab/>
      </w:r>
      <w:r>
        <w:tab/>
      </w:r>
    </w:p>
    <w:p w:rsidR="00900C2D" w:rsidRDefault="00900C2D" w:rsidP="00900C2D"/>
    <w:p w:rsidR="00900C2D" w:rsidRDefault="00900C2D" w:rsidP="00900C2D">
      <w:r>
        <w:rPr>
          <w:b/>
          <w:bCs/>
          <w:u w:val="single"/>
        </w:rPr>
        <w:t>NOTA:</w:t>
      </w:r>
      <w:r>
        <w:t xml:space="preserve">  - Cyreles   </w:t>
      </w:r>
      <w:r>
        <w:rPr>
          <w:b/>
        </w:rPr>
        <w:t>en su planta</w:t>
      </w:r>
    </w:p>
    <w:p w:rsidR="00900C2D" w:rsidRDefault="00900C2D" w:rsidP="00900C2D">
      <w:pPr>
        <w:pStyle w:val="Prrafodelista"/>
        <w:numPr>
          <w:ilvl w:val="0"/>
          <w:numId w:val="2"/>
        </w:numPr>
      </w:pPr>
      <w:r>
        <w:t xml:space="preserve"> Se aprueba  impresión</w:t>
      </w:r>
    </w:p>
    <w:p w:rsidR="00900C2D" w:rsidRDefault="00900C2D" w:rsidP="00900C2D">
      <w:pPr>
        <w:pStyle w:val="Prrafodelista"/>
        <w:numPr>
          <w:ilvl w:val="0"/>
          <w:numId w:val="2"/>
        </w:numPr>
      </w:pPr>
      <w:r>
        <w:t>UTILIZAR  TINTAS ANTIGRASA</w:t>
      </w:r>
    </w:p>
    <w:p w:rsidR="00900C2D" w:rsidRDefault="00900C2D" w:rsidP="00900C2D">
      <w:pPr>
        <w:pStyle w:val="Prrafodelista"/>
        <w:numPr>
          <w:ilvl w:val="0"/>
          <w:numId w:val="2"/>
        </w:numPr>
      </w:pPr>
      <w:r>
        <w:t>CONTROLAR DESPRENDIMIENTO</w:t>
      </w:r>
    </w:p>
    <w:p w:rsidR="00900C2D" w:rsidRDefault="00900C2D" w:rsidP="00900C2D"/>
    <w:p w:rsidR="00900C2D" w:rsidRDefault="00900C2D" w:rsidP="00900C2D"/>
    <w:p w:rsidR="00900C2D" w:rsidRDefault="00900C2D" w:rsidP="00900C2D">
      <w:r>
        <w:t>Agradezco la atención y colaboración prestada.</w:t>
      </w:r>
    </w:p>
    <w:p w:rsidR="00900C2D" w:rsidRDefault="00900C2D" w:rsidP="00900C2D"/>
    <w:p w:rsidR="00900C2D" w:rsidRDefault="00900C2D" w:rsidP="00900C2D">
      <w:r>
        <w:t>Cordialmente,</w:t>
      </w:r>
    </w:p>
    <w:p w:rsidR="00900C2D" w:rsidRDefault="00900C2D" w:rsidP="00900C2D"/>
    <w:p w:rsidR="00900C2D" w:rsidRPr="00F4077E" w:rsidRDefault="00900C2D" w:rsidP="00900C2D">
      <w:pPr>
        <w:rPr>
          <w:b/>
        </w:rPr>
      </w:pPr>
    </w:p>
    <w:p w:rsidR="00900C2D" w:rsidRDefault="00900C2D" w:rsidP="00900C2D"/>
    <w:p w:rsidR="00900C2D" w:rsidRDefault="00900C2D" w:rsidP="00900C2D">
      <w:r>
        <w:t>RICARDO CASAS ZAPATA</w:t>
      </w:r>
    </w:p>
    <w:p w:rsidR="00900C2D" w:rsidRDefault="00900C2D" w:rsidP="00900C2D">
      <w:r>
        <w:t>Director.</w:t>
      </w:r>
    </w:p>
    <w:p w:rsidR="00900C2D" w:rsidRDefault="00900C2D" w:rsidP="00280724">
      <w:pPr>
        <w:rPr>
          <w:b/>
        </w:rPr>
      </w:pPr>
    </w:p>
    <w:p w:rsidR="00900C2D" w:rsidRDefault="00900C2D" w:rsidP="00280724">
      <w:pPr>
        <w:rPr>
          <w:b/>
        </w:rPr>
      </w:pPr>
    </w:p>
    <w:p w:rsidR="00900C2D" w:rsidRDefault="00900C2D" w:rsidP="00280724">
      <w:pPr>
        <w:rPr>
          <w:b/>
        </w:rPr>
      </w:pPr>
    </w:p>
    <w:p w:rsidR="00900C2D" w:rsidRDefault="00900C2D" w:rsidP="00900C2D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900C2D" w:rsidRDefault="00900C2D" w:rsidP="00900C2D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900C2D" w:rsidRDefault="00900C2D" w:rsidP="00900C2D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900C2D" w:rsidRDefault="00900C2D" w:rsidP="00900C2D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900C2D" w:rsidRDefault="00900C2D" w:rsidP="00900C2D">
      <w:pPr>
        <w:rPr>
          <w:b/>
          <w:bCs/>
        </w:rPr>
      </w:pPr>
    </w:p>
    <w:p w:rsidR="00900C2D" w:rsidRDefault="00900C2D" w:rsidP="00900C2D">
      <w:pPr>
        <w:pStyle w:val="Ttulo1"/>
      </w:pPr>
      <w:r>
        <w:t>ORDEN DE TRABAJO   N°      08569</w:t>
      </w:r>
    </w:p>
    <w:p w:rsidR="00900C2D" w:rsidRDefault="00900C2D" w:rsidP="00900C2D"/>
    <w:p w:rsidR="00900C2D" w:rsidRDefault="00900C2D" w:rsidP="00900C2D"/>
    <w:p w:rsidR="00900C2D" w:rsidRDefault="00900C2D" w:rsidP="00900C2D">
      <w:r>
        <w:t>FECHA:</w:t>
      </w:r>
      <w:r>
        <w:tab/>
        <w:t>Medellín,  Julio  08   de  2011</w:t>
      </w:r>
    </w:p>
    <w:p w:rsidR="00900C2D" w:rsidRDefault="00900C2D" w:rsidP="00900C2D">
      <w:r>
        <w:t>PARA:</w:t>
      </w:r>
      <w:r>
        <w:tab/>
      </w:r>
      <w:r>
        <w:tab/>
        <w:t>PLÁSTICOS DARMA</w:t>
      </w:r>
    </w:p>
    <w:p w:rsidR="00900C2D" w:rsidRDefault="00900C2D" w:rsidP="00900C2D">
      <w:r>
        <w:t>ATENCIÓN:</w:t>
      </w:r>
      <w:r>
        <w:tab/>
        <w:t>Sr. Darío Jaramillo</w:t>
      </w:r>
    </w:p>
    <w:p w:rsidR="00900C2D" w:rsidRDefault="00900C2D" w:rsidP="00900C2D">
      <w:r>
        <w:tab/>
      </w:r>
      <w:r>
        <w:tab/>
        <w:t>Gerente.</w:t>
      </w:r>
    </w:p>
    <w:p w:rsidR="00900C2D" w:rsidRDefault="00900C2D" w:rsidP="00900C2D"/>
    <w:p w:rsidR="00900C2D" w:rsidRDefault="00900C2D" w:rsidP="00900C2D">
      <w:r>
        <w:t>Apreciado Don Darío :</w:t>
      </w:r>
    </w:p>
    <w:p w:rsidR="00900C2D" w:rsidRDefault="00900C2D" w:rsidP="00900C2D">
      <w:r>
        <w:t xml:space="preserve"> </w:t>
      </w:r>
    </w:p>
    <w:p w:rsidR="00900C2D" w:rsidRDefault="00900C2D" w:rsidP="00900C2D">
      <w:r>
        <w:t>Con la presente estamos solicitando el siguiente servicio de   IMPRESIÓN  :</w:t>
      </w:r>
    </w:p>
    <w:p w:rsidR="00900C2D" w:rsidRDefault="00900C2D" w:rsidP="00900C2D"/>
    <w:p w:rsidR="00900C2D" w:rsidRDefault="00900C2D" w:rsidP="00900C2D">
      <w:pPr>
        <w:rPr>
          <w:b/>
          <w:bCs/>
          <w:u w:val="single"/>
        </w:rPr>
      </w:pPr>
    </w:p>
    <w:p w:rsidR="00900C2D" w:rsidRDefault="00900C2D" w:rsidP="00900C2D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900C2D" w:rsidRDefault="00900C2D" w:rsidP="00900C2D"/>
    <w:p w:rsidR="00900C2D" w:rsidRDefault="00900C2D" w:rsidP="00900C2D">
      <w:r>
        <w:t>MATERIAL:</w:t>
      </w:r>
      <w:r>
        <w:tab/>
      </w:r>
      <w:r>
        <w:tab/>
        <w:t>Polietileno     Lamina    Transparente COEXTRUIDA</w:t>
      </w:r>
    </w:p>
    <w:p w:rsidR="00900C2D" w:rsidRDefault="00900C2D" w:rsidP="00900C2D">
      <w:r>
        <w:t>MEDIDA:</w:t>
      </w:r>
      <w:r>
        <w:tab/>
      </w:r>
      <w:r>
        <w:tab/>
      </w:r>
      <w:r>
        <w:rPr>
          <w:b/>
        </w:rPr>
        <w:t xml:space="preserve">32.5 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900C2D" w:rsidRPr="006D12B2" w:rsidRDefault="00900C2D" w:rsidP="00900C2D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900C2D" w:rsidRDefault="00900C2D" w:rsidP="00900C2D">
      <w:r>
        <w:t>TRATADO:</w:t>
      </w:r>
      <w:r>
        <w:tab/>
      </w:r>
      <w:r>
        <w:tab/>
        <w:t>1  Cara</w:t>
      </w:r>
    </w:p>
    <w:p w:rsidR="00900C2D" w:rsidRDefault="00900C2D" w:rsidP="00900C2D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>
        <w:rPr>
          <w:b/>
        </w:rPr>
        <w:t xml:space="preserve">300  </w:t>
      </w:r>
      <w:r w:rsidRPr="00900A5A">
        <w:rPr>
          <w:b/>
        </w:rPr>
        <w:t xml:space="preserve">  Kg</w:t>
      </w:r>
      <w:r>
        <w:t>.</w:t>
      </w:r>
    </w:p>
    <w:p w:rsidR="00900C2D" w:rsidRDefault="00900C2D" w:rsidP="00900C2D">
      <w:r>
        <w:t>COLORES:</w:t>
      </w:r>
      <w:r>
        <w:tab/>
      </w:r>
      <w:r>
        <w:tab/>
        <w:t xml:space="preserve">3    ( Blanco – Negro - Verde   )   </w:t>
      </w:r>
    </w:p>
    <w:p w:rsidR="00900C2D" w:rsidRDefault="00900C2D" w:rsidP="00900C2D">
      <w:r>
        <w:t>CARAS:</w:t>
      </w:r>
      <w:r>
        <w:tab/>
      </w:r>
      <w:r>
        <w:tab/>
        <w:t>1  (3 x 1  )</w:t>
      </w:r>
    </w:p>
    <w:p w:rsidR="00900C2D" w:rsidRDefault="00900C2D" w:rsidP="00900C2D">
      <w:r>
        <w:t>REPETICIÓN:</w:t>
      </w:r>
      <w:r>
        <w:tab/>
        <w:t xml:space="preserve">11   Cms   </w:t>
      </w:r>
    </w:p>
    <w:p w:rsidR="00900C2D" w:rsidRPr="00900A5A" w:rsidRDefault="00900C2D" w:rsidP="00900C2D">
      <w:pPr>
        <w:rPr>
          <w:b/>
        </w:rPr>
      </w:pPr>
      <w:r>
        <w:t xml:space="preserve">RODILLO  :               </w:t>
      </w:r>
      <w:r>
        <w:rPr>
          <w:b/>
        </w:rPr>
        <w:t>45</w:t>
      </w:r>
    </w:p>
    <w:p w:rsidR="00900C2D" w:rsidRDefault="00900C2D" w:rsidP="00900C2D">
      <w:r>
        <w:t>LAMINA:</w:t>
      </w:r>
      <w:r>
        <w:tab/>
      </w:r>
      <w:r>
        <w:tab/>
        <w:t>15.5    Cms    REFILADA PARA EMPAQUETADORA</w:t>
      </w:r>
    </w:p>
    <w:p w:rsidR="00900C2D" w:rsidRDefault="00900C2D" w:rsidP="00900C2D">
      <w:r>
        <w:t>FOTOCAELDA:</w:t>
      </w:r>
      <w:r>
        <w:tab/>
        <w:t>Según muestra con doble  color</w:t>
      </w:r>
    </w:p>
    <w:p w:rsidR="00900C2D" w:rsidRPr="00146B92" w:rsidRDefault="00900C2D" w:rsidP="00900C2D">
      <w:pPr>
        <w:rPr>
          <w:b/>
        </w:rPr>
      </w:pPr>
      <w:r>
        <w:t>REFERENCIA:</w:t>
      </w:r>
      <w:r>
        <w:tab/>
      </w:r>
      <w:r>
        <w:rPr>
          <w:b/>
        </w:rPr>
        <w:t xml:space="preserve">PULPA    </w:t>
      </w:r>
      <w:r>
        <w:rPr>
          <w:b/>
          <w:u w:val="single"/>
        </w:rPr>
        <w:t>MANGO</w:t>
      </w:r>
      <w:r>
        <w:rPr>
          <w:b/>
        </w:rPr>
        <w:t xml:space="preserve">    90  GMS</w:t>
      </w:r>
    </w:p>
    <w:p w:rsidR="00900C2D" w:rsidRDefault="00900C2D" w:rsidP="00900C2D">
      <w:r>
        <w:tab/>
      </w:r>
      <w:r>
        <w:tab/>
      </w:r>
      <w:r>
        <w:tab/>
      </w:r>
    </w:p>
    <w:p w:rsidR="00900C2D" w:rsidRDefault="00900C2D" w:rsidP="00900C2D"/>
    <w:p w:rsidR="00900C2D" w:rsidRDefault="00900C2D" w:rsidP="00900C2D">
      <w:r>
        <w:rPr>
          <w:b/>
          <w:bCs/>
          <w:u w:val="single"/>
        </w:rPr>
        <w:t>NOTA:</w:t>
      </w:r>
      <w:r>
        <w:t xml:space="preserve">  - Cyreles  en su planta</w:t>
      </w:r>
      <w:r>
        <w:tab/>
      </w:r>
    </w:p>
    <w:p w:rsidR="00900C2D" w:rsidRDefault="00900C2D" w:rsidP="00900C2D">
      <w:pPr>
        <w:pStyle w:val="Prrafodelista"/>
        <w:numPr>
          <w:ilvl w:val="0"/>
          <w:numId w:val="2"/>
        </w:numPr>
      </w:pPr>
      <w:r>
        <w:t xml:space="preserve"> Se aprueba  impresión</w:t>
      </w:r>
    </w:p>
    <w:p w:rsidR="00900C2D" w:rsidRDefault="00900C2D" w:rsidP="00900C2D">
      <w:pPr>
        <w:pStyle w:val="Prrafodelista"/>
        <w:numPr>
          <w:ilvl w:val="0"/>
          <w:numId w:val="2"/>
        </w:numPr>
      </w:pPr>
      <w:r>
        <w:t>UTILIZAR  TINTAS ANTIGRASA</w:t>
      </w:r>
    </w:p>
    <w:p w:rsidR="00900C2D" w:rsidRDefault="00900C2D" w:rsidP="00900C2D">
      <w:pPr>
        <w:pStyle w:val="Prrafodelista"/>
        <w:numPr>
          <w:ilvl w:val="0"/>
          <w:numId w:val="2"/>
        </w:numPr>
      </w:pPr>
      <w:r>
        <w:t>C ONTROLAR DESPRENDIMIENTO DE TINTA</w:t>
      </w:r>
    </w:p>
    <w:p w:rsidR="00900C2D" w:rsidRDefault="00900C2D" w:rsidP="00900C2D"/>
    <w:p w:rsidR="00900C2D" w:rsidRDefault="00900C2D" w:rsidP="00900C2D"/>
    <w:p w:rsidR="00900C2D" w:rsidRDefault="00900C2D" w:rsidP="00900C2D">
      <w:r>
        <w:t>Agradezco la atención y colaboración prestada.</w:t>
      </w:r>
    </w:p>
    <w:p w:rsidR="00900C2D" w:rsidRDefault="00900C2D" w:rsidP="00900C2D"/>
    <w:p w:rsidR="00900C2D" w:rsidRDefault="00900C2D" w:rsidP="00900C2D">
      <w:r>
        <w:t>Cordialmente,</w:t>
      </w:r>
    </w:p>
    <w:p w:rsidR="00900C2D" w:rsidRDefault="00900C2D" w:rsidP="00900C2D"/>
    <w:p w:rsidR="00900C2D" w:rsidRPr="00F4077E" w:rsidRDefault="00900C2D" w:rsidP="00900C2D">
      <w:pPr>
        <w:rPr>
          <w:b/>
        </w:rPr>
      </w:pPr>
    </w:p>
    <w:p w:rsidR="00900C2D" w:rsidRDefault="00900C2D" w:rsidP="00900C2D"/>
    <w:p w:rsidR="00900C2D" w:rsidRDefault="00900C2D" w:rsidP="00900C2D">
      <w:r>
        <w:t>RICARDO CASAS ZAPATA</w:t>
      </w:r>
    </w:p>
    <w:p w:rsidR="00900C2D" w:rsidRDefault="00900C2D" w:rsidP="00900C2D">
      <w:r>
        <w:t>Director.</w:t>
      </w:r>
    </w:p>
    <w:p w:rsidR="00900C2D" w:rsidRDefault="00900C2D" w:rsidP="00900C2D">
      <w:pPr>
        <w:rPr>
          <w:b/>
        </w:rPr>
      </w:pPr>
    </w:p>
    <w:p w:rsidR="00900C2D" w:rsidRDefault="00900C2D" w:rsidP="00900C2D">
      <w:pPr>
        <w:rPr>
          <w:b/>
        </w:rPr>
      </w:pPr>
    </w:p>
    <w:p w:rsidR="00900C2D" w:rsidRDefault="00900C2D" w:rsidP="00280724">
      <w:pPr>
        <w:rPr>
          <w:b/>
        </w:rPr>
      </w:pPr>
    </w:p>
    <w:p w:rsidR="00900C2D" w:rsidRDefault="00900C2D" w:rsidP="00900C2D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900C2D" w:rsidRDefault="00900C2D" w:rsidP="00900C2D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900C2D" w:rsidRDefault="00900C2D" w:rsidP="00900C2D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900C2D" w:rsidRDefault="00900C2D" w:rsidP="00900C2D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900C2D" w:rsidRDefault="00900C2D" w:rsidP="00900C2D">
      <w:pPr>
        <w:rPr>
          <w:b/>
          <w:bCs/>
        </w:rPr>
      </w:pPr>
    </w:p>
    <w:p w:rsidR="00900C2D" w:rsidRDefault="00900C2D" w:rsidP="00900C2D">
      <w:pPr>
        <w:pStyle w:val="Ttulo1"/>
      </w:pPr>
      <w:r>
        <w:t>ORDEN DE TRABAJO    N°      08569</w:t>
      </w:r>
    </w:p>
    <w:p w:rsidR="00900C2D" w:rsidRDefault="00900C2D" w:rsidP="00900C2D"/>
    <w:p w:rsidR="00900C2D" w:rsidRDefault="00900C2D" w:rsidP="00900C2D"/>
    <w:p w:rsidR="00900C2D" w:rsidRDefault="00900C2D" w:rsidP="00900C2D">
      <w:r>
        <w:t>FECHA:</w:t>
      </w:r>
      <w:r>
        <w:tab/>
        <w:t>Medellín,  Julio  08    de   2011</w:t>
      </w:r>
    </w:p>
    <w:p w:rsidR="00900C2D" w:rsidRDefault="00900C2D" w:rsidP="00900C2D">
      <w:r>
        <w:t>PARA:</w:t>
      </w:r>
      <w:r>
        <w:tab/>
      </w:r>
      <w:r>
        <w:tab/>
        <w:t>PLÁSTICOS DARMA</w:t>
      </w:r>
    </w:p>
    <w:p w:rsidR="00900C2D" w:rsidRDefault="00900C2D" w:rsidP="00900C2D">
      <w:r>
        <w:t>ATENCIÓN:</w:t>
      </w:r>
      <w:r>
        <w:tab/>
        <w:t>Sr. Darío Jaramillo</w:t>
      </w:r>
    </w:p>
    <w:p w:rsidR="00900C2D" w:rsidRDefault="00900C2D" w:rsidP="00900C2D">
      <w:r>
        <w:tab/>
      </w:r>
      <w:r>
        <w:tab/>
        <w:t>Gerente.</w:t>
      </w:r>
    </w:p>
    <w:p w:rsidR="00900C2D" w:rsidRDefault="00900C2D" w:rsidP="00900C2D"/>
    <w:p w:rsidR="00900C2D" w:rsidRDefault="00900C2D" w:rsidP="00900C2D">
      <w:r>
        <w:t>Apreciado Don Darío :</w:t>
      </w:r>
    </w:p>
    <w:p w:rsidR="00900C2D" w:rsidRDefault="00900C2D" w:rsidP="00900C2D">
      <w:r>
        <w:t xml:space="preserve"> </w:t>
      </w:r>
    </w:p>
    <w:p w:rsidR="00900C2D" w:rsidRDefault="00900C2D" w:rsidP="00900C2D">
      <w:r>
        <w:t>Con la presente estamos solicitando el siguiente servicio de   IMPRESIÓN  :</w:t>
      </w:r>
    </w:p>
    <w:p w:rsidR="00900C2D" w:rsidRDefault="00900C2D" w:rsidP="00900C2D"/>
    <w:p w:rsidR="00900C2D" w:rsidRDefault="00900C2D" w:rsidP="00900C2D">
      <w:pPr>
        <w:rPr>
          <w:b/>
          <w:bCs/>
          <w:u w:val="single"/>
        </w:rPr>
      </w:pPr>
    </w:p>
    <w:p w:rsidR="00900C2D" w:rsidRDefault="00900C2D" w:rsidP="00900C2D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900C2D" w:rsidRDefault="00900C2D" w:rsidP="00900C2D"/>
    <w:p w:rsidR="00900C2D" w:rsidRDefault="00900C2D" w:rsidP="00900C2D">
      <w:r>
        <w:t>MATERIAL:</w:t>
      </w:r>
      <w:r>
        <w:tab/>
      </w:r>
      <w:r>
        <w:tab/>
        <w:t>Polietileno     Lamina    Transparente COEXTRUIDA</w:t>
      </w:r>
    </w:p>
    <w:p w:rsidR="00900C2D" w:rsidRDefault="00900C2D" w:rsidP="00900C2D">
      <w:r>
        <w:t>MEDIDA:</w:t>
      </w:r>
      <w:r>
        <w:tab/>
      </w:r>
      <w:r>
        <w:tab/>
      </w:r>
      <w:r>
        <w:rPr>
          <w:b/>
        </w:rPr>
        <w:t xml:space="preserve">32.5 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900C2D" w:rsidRPr="006D12B2" w:rsidRDefault="00900C2D" w:rsidP="00900C2D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900C2D" w:rsidRDefault="00900C2D" w:rsidP="00900C2D">
      <w:r>
        <w:t>TRATADO:</w:t>
      </w:r>
      <w:r>
        <w:tab/>
      </w:r>
      <w:r>
        <w:tab/>
        <w:t>1  Cara</w:t>
      </w:r>
    </w:p>
    <w:p w:rsidR="00900C2D" w:rsidRDefault="00900C2D" w:rsidP="00900C2D">
      <w:pPr>
        <w:rPr>
          <w:b/>
          <w:bCs/>
          <w:u w:val="single"/>
        </w:rPr>
      </w:pPr>
      <w:r>
        <w:t>CANTIDAD:</w:t>
      </w:r>
      <w:r>
        <w:tab/>
      </w:r>
      <w:r>
        <w:tab/>
        <w:t>25</w:t>
      </w:r>
      <w:r>
        <w:rPr>
          <w:b/>
        </w:rPr>
        <w:t xml:space="preserve">0  </w:t>
      </w:r>
      <w:r w:rsidRPr="00900A5A">
        <w:rPr>
          <w:b/>
        </w:rPr>
        <w:t xml:space="preserve">  Kg</w:t>
      </w:r>
      <w:r>
        <w:t>.</w:t>
      </w:r>
    </w:p>
    <w:p w:rsidR="00900C2D" w:rsidRDefault="00900C2D" w:rsidP="00900C2D">
      <w:r>
        <w:t>COLORES:</w:t>
      </w:r>
      <w:r>
        <w:tab/>
      </w:r>
      <w:r>
        <w:tab/>
        <w:t xml:space="preserve">3      (   Blanco – Negro - Verde   )   </w:t>
      </w:r>
    </w:p>
    <w:p w:rsidR="00900C2D" w:rsidRDefault="00900C2D" w:rsidP="00900C2D">
      <w:r>
        <w:t>CARAS:</w:t>
      </w:r>
      <w:r>
        <w:tab/>
      </w:r>
      <w:r>
        <w:tab/>
        <w:t>1  (3 x 1  )</w:t>
      </w:r>
    </w:p>
    <w:p w:rsidR="00900C2D" w:rsidRDefault="00900C2D" w:rsidP="00900C2D">
      <w:r>
        <w:t>REPETICIÓN:</w:t>
      </w:r>
      <w:r>
        <w:tab/>
        <w:t xml:space="preserve">11   Cms   </w:t>
      </w:r>
    </w:p>
    <w:p w:rsidR="00900C2D" w:rsidRPr="00900A5A" w:rsidRDefault="00900C2D" w:rsidP="00900C2D">
      <w:pPr>
        <w:rPr>
          <w:b/>
        </w:rPr>
      </w:pPr>
      <w:r>
        <w:t xml:space="preserve">RODILLO  :               </w:t>
      </w:r>
      <w:r>
        <w:rPr>
          <w:b/>
        </w:rPr>
        <w:t>45</w:t>
      </w:r>
    </w:p>
    <w:p w:rsidR="00900C2D" w:rsidRDefault="00900C2D" w:rsidP="00900C2D">
      <w:r>
        <w:t>LAMINA:</w:t>
      </w:r>
      <w:r>
        <w:tab/>
      </w:r>
      <w:r>
        <w:tab/>
        <w:t>15.5    Cms    REFILADA PARA EMPAQUETADORA</w:t>
      </w:r>
    </w:p>
    <w:p w:rsidR="00900C2D" w:rsidRDefault="00900C2D" w:rsidP="00900C2D">
      <w:r>
        <w:t>FOTOCAELDA:</w:t>
      </w:r>
      <w:r>
        <w:tab/>
        <w:t>Según muestra con doble  color</w:t>
      </w:r>
    </w:p>
    <w:p w:rsidR="00900C2D" w:rsidRPr="00146B92" w:rsidRDefault="00900C2D" w:rsidP="00900C2D">
      <w:pPr>
        <w:rPr>
          <w:b/>
        </w:rPr>
      </w:pPr>
      <w:r>
        <w:t>REFERENCIA:</w:t>
      </w:r>
      <w:r>
        <w:tab/>
      </w:r>
      <w:r>
        <w:rPr>
          <w:b/>
        </w:rPr>
        <w:t xml:space="preserve">PULPA    </w:t>
      </w:r>
      <w:r>
        <w:rPr>
          <w:b/>
          <w:u w:val="single"/>
        </w:rPr>
        <w:t>GUANABANA</w:t>
      </w:r>
      <w:r>
        <w:rPr>
          <w:b/>
        </w:rPr>
        <w:t xml:space="preserve">    90  GMS</w:t>
      </w:r>
    </w:p>
    <w:p w:rsidR="00900C2D" w:rsidRDefault="00900C2D" w:rsidP="00900C2D">
      <w:r>
        <w:tab/>
      </w:r>
      <w:r>
        <w:tab/>
      </w:r>
      <w:r>
        <w:tab/>
      </w:r>
    </w:p>
    <w:p w:rsidR="00900C2D" w:rsidRDefault="00900C2D" w:rsidP="00900C2D"/>
    <w:p w:rsidR="00900C2D" w:rsidRDefault="00900C2D" w:rsidP="00900C2D">
      <w:r>
        <w:rPr>
          <w:b/>
          <w:bCs/>
          <w:u w:val="single"/>
        </w:rPr>
        <w:t>NOTA:</w:t>
      </w:r>
      <w:r>
        <w:t xml:space="preserve">  </w:t>
      </w:r>
      <w:r>
        <w:tab/>
        <w:t>- Cyreles   en  su planta.</w:t>
      </w:r>
      <w:r>
        <w:tab/>
      </w:r>
    </w:p>
    <w:p w:rsidR="00900C2D" w:rsidRDefault="00900C2D" w:rsidP="00900C2D">
      <w:pPr>
        <w:pStyle w:val="Prrafodelista"/>
        <w:numPr>
          <w:ilvl w:val="0"/>
          <w:numId w:val="2"/>
        </w:numPr>
      </w:pPr>
      <w:r>
        <w:t xml:space="preserve"> Se aprueba  impresión</w:t>
      </w:r>
    </w:p>
    <w:p w:rsidR="00900C2D" w:rsidRDefault="00900C2D" w:rsidP="00900C2D">
      <w:pPr>
        <w:pStyle w:val="Prrafodelista"/>
        <w:numPr>
          <w:ilvl w:val="0"/>
          <w:numId w:val="2"/>
        </w:numPr>
        <w:rPr>
          <w:b/>
        </w:rPr>
      </w:pPr>
      <w:r w:rsidRPr="00B17D3F">
        <w:rPr>
          <w:b/>
        </w:rPr>
        <w:t>UTILIZAR  TINTAS ANTIGRASA</w:t>
      </w:r>
    </w:p>
    <w:p w:rsidR="00900C2D" w:rsidRDefault="00900C2D" w:rsidP="00900C2D">
      <w:pPr>
        <w:pStyle w:val="Prrafodelista"/>
        <w:numPr>
          <w:ilvl w:val="0"/>
          <w:numId w:val="2"/>
        </w:numPr>
        <w:rPr>
          <w:b/>
        </w:rPr>
      </w:pPr>
      <w:r>
        <w:rPr>
          <w:b/>
        </w:rPr>
        <w:t>CONTROLAR DESPRENDIMIENTO DE TINTA</w:t>
      </w:r>
    </w:p>
    <w:p w:rsidR="00900C2D" w:rsidRPr="007B7283" w:rsidRDefault="00900C2D" w:rsidP="00900C2D">
      <w:pPr>
        <w:rPr>
          <w:sz w:val="44"/>
          <w:szCs w:val="44"/>
        </w:rPr>
      </w:pPr>
    </w:p>
    <w:p w:rsidR="00900C2D" w:rsidRDefault="00900C2D" w:rsidP="00900C2D"/>
    <w:p w:rsidR="00900C2D" w:rsidRDefault="00900C2D" w:rsidP="00900C2D">
      <w:r>
        <w:t>Agradezco la atención y colaboración prestada.</w:t>
      </w:r>
    </w:p>
    <w:p w:rsidR="00900C2D" w:rsidRDefault="00900C2D" w:rsidP="00900C2D"/>
    <w:p w:rsidR="00900C2D" w:rsidRDefault="00900C2D" w:rsidP="00900C2D">
      <w:r>
        <w:t>Cordialmente,</w:t>
      </w:r>
    </w:p>
    <w:p w:rsidR="00900C2D" w:rsidRPr="00F4077E" w:rsidRDefault="00900C2D" w:rsidP="00900C2D">
      <w:pPr>
        <w:rPr>
          <w:b/>
        </w:rPr>
      </w:pPr>
    </w:p>
    <w:p w:rsidR="00900C2D" w:rsidRDefault="00900C2D" w:rsidP="00900C2D"/>
    <w:p w:rsidR="00900C2D" w:rsidRDefault="00900C2D" w:rsidP="00900C2D">
      <w:r>
        <w:t>RICARDO CASAS ZAPATA</w:t>
      </w:r>
    </w:p>
    <w:p w:rsidR="00900C2D" w:rsidRDefault="00900C2D" w:rsidP="00900C2D">
      <w:r>
        <w:t>Director.</w:t>
      </w:r>
    </w:p>
    <w:p w:rsidR="00900C2D" w:rsidRDefault="00900C2D" w:rsidP="00280724">
      <w:pPr>
        <w:rPr>
          <w:b/>
        </w:rPr>
      </w:pPr>
    </w:p>
    <w:p w:rsidR="00C03A77" w:rsidRDefault="00C03A77" w:rsidP="00280724">
      <w:pPr>
        <w:rPr>
          <w:b/>
        </w:rPr>
      </w:pPr>
    </w:p>
    <w:p w:rsidR="00C03A77" w:rsidRDefault="00C03A77" w:rsidP="00280724">
      <w:pPr>
        <w:rPr>
          <w:b/>
        </w:rPr>
      </w:pPr>
    </w:p>
    <w:p w:rsidR="00C03A77" w:rsidRDefault="00C03A77" w:rsidP="00C03A77"/>
    <w:p w:rsidR="00C03A77" w:rsidRDefault="00C03A77" w:rsidP="00C03A77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C03A77" w:rsidRDefault="00C03A77" w:rsidP="00C03A77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C03A77" w:rsidRDefault="00C03A77" w:rsidP="00C03A77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C03A77" w:rsidRDefault="00C03A77" w:rsidP="00C03A77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C03A77" w:rsidRDefault="00C03A77" w:rsidP="00C03A77">
      <w:pPr>
        <w:rPr>
          <w:b/>
        </w:rPr>
      </w:pPr>
    </w:p>
    <w:p w:rsidR="00C03A77" w:rsidRDefault="00C03A77" w:rsidP="00C03A77">
      <w:pPr>
        <w:rPr>
          <w:b/>
          <w:bCs/>
        </w:rPr>
      </w:pPr>
    </w:p>
    <w:p w:rsidR="00C03A77" w:rsidRDefault="00C03A77" w:rsidP="00C03A77">
      <w:pPr>
        <w:pStyle w:val="Ttulo1"/>
      </w:pPr>
      <w:r>
        <w:t>ORDEN DE TRABAJO   N°      08583</w:t>
      </w:r>
    </w:p>
    <w:p w:rsidR="00C03A77" w:rsidRDefault="00C03A77" w:rsidP="00C03A77"/>
    <w:p w:rsidR="00C03A77" w:rsidRDefault="00C03A77" w:rsidP="00C03A77">
      <w:r>
        <w:t>FECHA:</w:t>
      </w:r>
      <w:r>
        <w:tab/>
        <w:t>Medellín, Julio   08   de  2011</w:t>
      </w:r>
    </w:p>
    <w:p w:rsidR="00C03A77" w:rsidRDefault="00C03A77" w:rsidP="00C03A77">
      <w:r>
        <w:t>PARA:</w:t>
      </w:r>
      <w:r>
        <w:tab/>
      </w:r>
      <w:r>
        <w:tab/>
        <w:t>PLÁSTICOS   DARMA</w:t>
      </w:r>
    </w:p>
    <w:p w:rsidR="00C03A77" w:rsidRDefault="00C03A77" w:rsidP="00C03A77">
      <w:r>
        <w:t>ATENCIÓN:</w:t>
      </w:r>
      <w:r>
        <w:tab/>
        <w:t>Sr. DARIO JARAMILLO</w:t>
      </w:r>
    </w:p>
    <w:p w:rsidR="00C03A77" w:rsidRDefault="00C03A77" w:rsidP="00C03A77"/>
    <w:p w:rsidR="00C03A77" w:rsidRDefault="00C03A77" w:rsidP="00C03A77">
      <w:r>
        <w:t>Apreciado Dn DARIO:</w:t>
      </w:r>
    </w:p>
    <w:p w:rsidR="00C03A77" w:rsidRDefault="00C03A77" w:rsidP="00C03A77">
      <w:r>
        <w:t>Con la presente estamos solicitando el siguiente servicio de extrusión e impresión</w:t>
      </w:r>
    </w:p>
    <w:p w:rsidR="00C03A77" w:rsidRDefault="00C03A77" w:rsidP="00C03A77"/>
    <w:p w:rsidR="00C03A77" w:rsidRDefault="00C03A77" w:rsidP="00C03A77">
      <w:r>
        <w:rPr>
          <w:b/>
          <w:bCs/>
          <w:u w:val="single"/>
        </w:rPr>
        <w:t>EXTRUSION</w:t>
      </w:r>
      <w:r>
        <w:t>:</w:t>
      </w:r>
    </w:p>
    <w:p w:rsidR="00C03A77" w:rsidRPr="00822A2D" w:rsidRDefault="00C03A77" w:rsidP="00C03A77">
      <w:pPr>
        <w:rPr>
          <w:b/>
        </w:rPr>
      </w:pPr>
      <w:r w:rsidRPr="00822A2D">
        <w:rPr>
          <w:b/>
        </w:rPr>
        <w:t>MATERIAL :</w:t>
      </w:r>
      <w:r w:rsidRPr="00822A2D">
        <w:rPr>
          <w:b/>
        </w:rPr>
        <w:tab/>
        <w:t>Polietileno de Baja  densidad   Blanco  Tubular</w:t>
      </w:r>
    </w:p>
    <w:p w:rsidR="00C03A77" w:rsidRPr="00822A2D" w:rsidRDefault="00C03A77" w:rsidP="00C03A77">
      <w:pPr>
        <w:rPr>
          <w:b/>
        </w:rPr>
      </w:pPr>
      <w:r w:rsidRPr="00822A2D">
        <w:rPr>
          <w:b/>
        </w:rPr>
        <w:t>MEDIDA:</w:t>
      </w:r>
      <w:r w:rsidRPr="00822A2D">
        <w:rPr>
          <w:b/>
        </w:rPr>
        <w:tab/>
      </w:r>
      <w:r w:rsidRPr="00822A2D">
        <w:rPr>
          <w:b/>
        </w:rPr>
        <w:tab/>
        <w:t xml:space="preserve">15.3     cms   </w:t>
      </w:r>
    </w:p>
    <w:p w:rsidR="00C03A77" w:rsidRPr="00822A2D" w:rsidRDefault="00C03A77" w:rsidP="00C03A77">
      <w:pPr>
        <w:rPr>
          <w:b/>
        </w:rPr>
      </w:pPr>
      <w:r w:rsidRPr="00822A2D">
        <w:rPr>
          <w:b/>
        </w:rPr>
        <w:t>CALIBRE :</w:t>
      </w:r>
      <w:r w:rsidRPr="00822A2D">
        <w:rPr>
          <w:b/>
        </w:rPr>
        <w:tab/>
      </w:r>
      <w:r w:rsidRPr="00822A2D">
        <w:rPr>
          <w:b/>
        </w:rPr>
        <w:tab/>
        <w:t>4.0   “</w:t>
      </w:r>
    </w:p>
    <w:p w:rsidR="00C03A77" w:rsidRPr="00822A2D" w:rsidRDefault="00C03A77" w:rsidP="00C03A77">
      <w:pPr>
        <w:rPr>
          <w:b/>
        </w:rPr>
      </w:pPr>
      <w:r w:rsidRPr="00822A2D">
        <w:rPr>
          <w:b/>
        </w:rPr>
        <w:t>COLOR :</w:t>
      </w:r>
      <w:r w:rsidRPr="00822A2D">
        <w:rPr>
          <w:b/>
        </w:rPr>
        <w:tab/>
      </w:r>
      <w:r w:rsidRPr="00822A2D">
        <w:rPr>
          <w:b/>
        </w:rPr>
        <w:tab/>
        <w:t>Blanco</w:t>
      </w:r>
    </w:p>
    <w:p w:rsidR="00C03A77" w:rsidRPr="00822A2D" w:rsidRDefault="00C03A77" w:rsidP="00C03A77">
      <w:pPr>
        <w:rPr>
          <w:b/>
        </w:rPr>
      </w:pPr>
      <w:r w:rsidRPr="00822A2D">
        <w:rPr>
          <w:b/>
        </w:rPr>
        <w:t xml:space="preserve">TRATADO : </w:t>
      </w:r>
      <w:r w:rsidRPr="00822A2D">
        <w:rPr>
          <w:b/>
        </w:rPr>
        <w:tab/>
      </w:r>
      <w:r w:rsidRPr="00822A2D">
        <w:rPr>
          <w:b/>
        </w:rPr>
        <w:tab/>
        <w:t>1  cara</w:t>
      </w:r>
    </w:p>
    <w:p w:rsidR="00C03A77" w:rsidRPr="00822A2D" w:rsidRDefault="00C03A77" w:rsidP="00C03A77">
      <w:pPr>
        <w:rPr>
          <w:b/>
        </w:rPr>
      </w:pPr>
      <w:r w:rsidRPr="00822A2D">
        <w:rPr>
          <w:b/>
        </w:rPr>
        <w:t xml:space="preserve">MEZCLA :   </w:t>
      </w:r>
      <w:r w:rsidRPr="00822A2D">
        <w:rPr>
          <w:b/>
        </w:rPr>
        <w:tab/>
      </w:r>
      <w:r w:rsidRPr="00822A2D">
        <w:rPr>
          <w:b/>
        </w:rPr>
        <w:tab/>
        <w:t xml:space="preserve">Baja   </w:t>
      </w:r>
      <w:smartTag w:uri="urn:schemas-microsoft-com:office:smarttags" w:element="metricconverter">
        <w:smartTagPr>
          <w:attr w:name="ProductID" w:val="25 kg"/>
        </w:smartTagPr>
        <w:r w:rsidRPr="00822A2D">
          <w:rPr>
            <w:b/>
          </w:rPr>
          <w:t>25 kg</w:t>
        </w:r>
      </w:smartTag>
      <w:r w:rsidRPr="00822A2D">
        <w:rPr>
          <w:b/>
        </w:rPr>
        <w:t xml:space="preserve"> – Lineal   12.5   kg – Pigmento Blanco  5 %</w:t>
      </w:r>
    </w:p>
    <w:p w:rsidR="00C03A77" w:rsidRPr="00822A2D" w:rsidRDefault="00C03A77" w:rsidP="00C03A77">
      <w:pPr>
        <w:rPr>
          <w:b/>
        </w:rPr>
      </w:pPr>
      <w:r>
        <w:rPr>
          <w:b/>
        </w:rPr>
        <w:t xml:space="preserve">CANTIDAD : </w:t>
      </w:r>
      <w:r>
        <w:rPr>
          <w:b/>
        </w:rPr>
        <w:tab/>
        <w:t>200</w:t>
      </w:r>
      <w:r w:rsidRPr="00822A2D">
        <w:rPr>
          <w:b/>
        </w:rPr>
        <w:t xml:space="preserve">    kg</w:t>
      </w:r>
    </w:p>
    <w:p w:rsidR="00C03A77" w:rsidRPr="00822A2D" w:rsidRDefault="00C03A77" w:rsidP="00C03A77">
      <w:pPr>
        <w:rPr>
          <w:b/>
        </w:rPr>
      </w:pPr>
    </w:p>
    <w:p w:rsidR="00C03A77" w:rsidRPr="00822A2D" w:rsidRDefault="00C03A77" w:rsidP="00C03A77">
      <w:pPr>
        <w:rPr>
          <w:b/>
          <w:bCs/>
          <w:u w:val="single"/>
        </w:rPr>
      </w:pPr>
      <w:r w:rsidRPr="00822A2D">
        <w:rPr>
          <w:b/>
          <w:bCs/>
          <w:u w:val="single"/>
        </w:rPr>
        <w:t>IMPRESIÓN :</w:t>
      </w:r>
    </w:p>
    <w:p w:rsidR="00C03A77" w:rsidRPr="00822A2D" w:rsidRDefault="00C03A77" w:rsidP="00C03A77">
      <w:pPr>
        <w:rPr>
          <w:b/>
        </w:rPr>
      </w:pPr>
      <w:r w:rsidRPr="00822A2D">
        <w:rPr>
          <w:b/>
        </w:rPr>
        <w:t xml:space="preserve">COLORES </w:t>
      </w:r>
      <w:r w:rsidRPr="00822A2D">
        <w:rPr>
          <w:b/>
          <w:bCs/>
        </w:rPr>
        <w:t>:</w:t>
      </w:r>
      <w:r w:rsidRPr="00822A2D">
        <w:rPr>
          <w:b/>
          <w:bCs/>
        </w:rPr>
        <w:tab/>
      </w:r>
      <w:r w:rsidRPr="00822A2D">
        <w:rPr>
          <w:b/>
        </w:rPr>
        <w:tab/>
        <w:t xml:space="preserve">2 ( </w:t>
      </w:r>
      <w:r>
        <w:rPr>
          <w:b/>
        </w:rPr>
        <w:t>Según muestra  )  (  Azul</w:t>
      </w:r>
      <w:r w:rsidRPr="00822A2D">
        <w:rPr>
          <w:b/>
        </w:rPr>
        <w:t xml:space="preserve">  – Negro  )</w:t>
      </w:r>
    </w:p>
    <w:p w:rsidR="00C03A77" w:rsidRPr="00822A2D" w:rsidRDefault="00C03A77" w:rsidP="00C03A77">
      <w:pPr>
        <w:rPr>
          <w:b/>
        </w:rPr>
      </w:pPr>
      <w:r w:rsidRPr="00822A2D">
        <w:rPr>
          <w:b/>
        </w:rPr>
        <w:t xml:space="preserve">CARAS : </w:t>
      </w:r>
      <w:r w:rsidRPr="00822A2D">
        <w:rPr>
          <w:b/>
        </w:rPr>
        <w:tab/>
      </w:r>
      <w:r w:rsidRPr="00822A2D">
        <w:rPr>
          <w:b/>
        </w:rPr>
        <w:tab/>
        <w:t>1  ( 2  x  1  )</w:t>
      </w:r>
    </w:p>
    <w:p w:rsidR="00C03A77" w:rsidRPr="00822A2D" w:rsidRDefault="00C03A77" w:rsidP="00C03A77">
      <w:pPr>
        <w:rPr>
          <w:b/>
        </w:rPr>
      </w:pPr>
      <w:r w:rsidRPr="00822A2D">
        <w:rPr>
          <w:b/>
        </w:rPr>
        <w:t xml:space="preserve">REPETICIÓN : </w:t>
      </w:r>
      <w:r w:rsidRPr="00822A2D">
        <w:rPr>
          <w:b/>
        </w:rPr>
        <w:tab/>
        <w:t>23   cms</w:t>
      </w:r>
    </w:p>
    <w:p w:rsidR="00C03A77" w:rsidRPr="00822A2D" w:rsidRDefault="00C03A77" w:rsidP="00C03A77">
      <w:pPr>
        <w:rPr>
          <w:b/>
        </w:rPr>
      </w:pPr>
      <w:r w:rsidRPr="00822A2D">
        <w:rPr>
          <w:b/>
        </w:rPr>
        <w:t>RODILLO :</w:t>
      </w:r>
      <w:r w:rsidRPr="00822A2D">
        <w:rPr>
          <w:b/>
        </w:rPr>
        <w:tab/>
      </w:r>
      <w:r w:rsidRPr="00822A2D">
        <w:rPr>
          <w:b/>
        </w:rPr>
        <w:tab/>
        <w:t>46</w:t>
      </w:r>
    </w:p>
    <w:p w:rsidR="00C03A77" w:rsidRPr="00822A2D" w:rsidRDefault="00C03A77" w:rsidP="00C03A77">
      <w:pPr>
        <w:rPr>
          <w:b/>
        </w:rPr>
      </w:pPr>
      <w:r w:rsidRPr="00822A2D">
        <w:rPr>
          <w:b/>
        </w:rPr>
        <w:t>REFERENCIA :</w:t>
      </w:r>
      <w:r w:rsidRPr="00822A2D">
        <w:rPr>
          <w:b/>
        </w:rPr>
        <w:tab/>
        <w:t>LECHE LA FLORIDA</w:t>
      </w:r>
    </w:p>
    <w:p w:rsidR="00C03A77" w:rsidRPr="00822A2D" w:rsidRDefault="00C03A77" w:rsidP="00C03A77">
      <w:pPr>
        <w:rPr>
          <w:b/>
        </w:rPr>
      </w:pPr>
    </w:p>
    <w:p w:rsidR="00C03A77" w:rsidRDefault="00C03A77" w:rsidP="00C03A77"/>
    <w:p w:rsidR="00C03A77" w:rsidRDefault="00C03A77" w:rsidP="00C03A77">
      <w:pPr>
        <w:rPr>
          <w:b/>
          <w:bCs/>
        </w:rPr>
      </w:pPr>
      <w:r>
        <w:rPr>
          <w:b/>
          <w:bCs/>
          <w:u w:val="single"/>
        </w:rPr>
        <w:t xml:space="preserve">NOTA </w:t>
      </w:r>
      <w:r>
        <w:rPr>
          <w:b/>
          <w:bCs/>
        </w:rPr>
        <w:t xml:space="preserve">:     - </w:t>
      </w:r>
      <w:r>
        <w:rPr>
          <w:bCs/>
        </w:rPr>
        <w:tab/>
        <w:t>Cyreles en su planta</w:t>
      </w:r>
    </w:p>
    <w:p w:rsidR="00C03A77" w:rsidRDefault="00C03A77" w:rsidP="00C03A77">
      <w:r>
        <w:t xml:space="preserve">                   -   Anexo muestra física para   alturas y Tonos.</w:t>
      </w:r>
    </w:p>
    <w:p w:rsidR="00C03A77" w:rsidRDefault="00C03A77" w:rsidP="00C03A77">
      <w:r>
        <w:tab/>
        <w:t xml:space="preserve">        -   Colocar  pie de imprenta</w:t>
      </w:r>
    </w:p>
    <w:p w:rsidR="00C03A77" w:rsidRDefault="00C03A77" w:rsidP="00C03A77">
      <w:pPr>
        <w:rPr>
          <w:b/>
          <w:u w:val="single"/>
        </w:rPr>
      </w:pPr>
      <w:r>
        <w:tab/>
        <w:t xml:space="preserve">        </w:t>
      </w:r>
      <w:r w:rsidRPr="00F553FA">
        <w:rPr>
          <w:b/>
        </w:rPr>
        <w:t xml:space="preserve">-   </w:t>
      </w:r>
      <w:r w:rsidRPr="00F553FA">
        <w:rPr>
          <w:b/>
          <w:u w:val="single"/>
        </w:rPr>
        <w:t>Utilizar tinta especial</w:t>
      </w:r>
      <w:r>
        <w:rPr>
          <w:b/>
          <w:u w:val="single"/>
        </w:rPr>
        <w:t xml:space="preserve">  ( ANTIGRASA )  </w:t>
      </w:r>
    </w:p>
    <w:p w:rsidR="00C03A77" w:rsidRDefault="00C03A77" w:rsidP="00C03A77">
      <w:pPr>
        <w:rPr>
          <w:b/>
          <w:u w:val="single"/>
        </w:rPr>
      </w:pPr>
      <w:r>
        <w:rPr>
          <w:b/>
          <w:u w:val="single"/>
        </w:rPr>
        <w:t xml:space="preserve">                    -  MUY IMPORTANTE </w:t>
      </w:r>
      <w:smartTag w:uri="urn:schemas-microsoft-com:office:smarttags" w:element="PersonName">
        <w:smartTagPr>
          <w:attr w:name="ProductID" w:val="LA MEZCLA CON"/>
        </w:smartTagPr>
        <w:smartTag w:uri="urn:schemas-microsoft-com:office:smarttags" w:element="PersonName">
          <w:smartTagPr>
            <w:attr w:name="ProductID" w:val="LA MEZCLA"/>
          </w:smartTagPr>
          <w:r>
            <w:rPr>
              <w:b/>
              <w:u w:val="single"/>
            </w:rPr>
            <w:t>LA MEZCLA</w:t>
          </w:r>
        </w:smartTag>
        <w:r>
          <w:rPr>
            <w:b/>
            <w:u w:val="single"/>
          </w:rPr>
          <w:t xml:space="preserve"> CON</w:t>
        </w:r>
      </w:smartTag>
      <w:r>
        <w:rPr>
          <w:b/>
          <w:u w:val="single"/>
        </w:rPr>
        <w:t xml:space="preserve"> EL LINEAL y </w:t>
      </w:r>
      <w:smartTag w:uri="urn:schemas-microsoft-com:office:smarttags" w:element="PersonName">
        <w:smartTagPr>
          <w:attr w:name="ProductID" w:val="LA TINTA ANTIGRASA"/>
        </w:smartTagPr>
        <w:r>
          <w:rPr>
            <w:b/>
            <w:u w:val="single"/>
          </w:rPr>
          <w:t>LA TINTA ANTIGRASA</w:t>
        </w:r>
      </w:smartTag>
    </w:p>
    <w:p w:rsidR="00C03A77" w:rsidRPr="00F512F0" w:rsidRDefault="00C03A77" w:rsidP="00C03A77">
      <w:pPr>
        <w:rPr>
          <w:b/>
          <w:u w:val="single"/>
        </w:rPr>
      </w:pPr>
      <w:r>
        <w:rPr>
          <w:b/>
          <w:u w:val="single"/>
        </w:rPr>
        <w:t xml:space="preserve">-CONTROLAR MUY  BIEN </w:t>
      </w:r>
      <w:smartTag w:uri="urn:schemas-microsoft-com:office:smarttags" w:element="PersonName">
        <w:smartTagPr>
          <w:attr w:name="ProductID" w:val="LA MEDIDA"/>
        </w:smartTagPr>
        <w:r>
          <w:rPr>
            <w:b/>
            <w:u w:val="single"/>
          </w:rPr>
          <w:t>LA MEDIDA</w:t>
        </w:r>
      </w:smartTag>
    </w:p>
    <w:p w:rsidR="00C03A77" w:rsidRDefault="00C03A77" w:rsidP="00C03A77">
      <w:r>
        <w:tab/>
      </w:r>
      <w:r>
        <w:tab/>
      </w:r>
    </w:p>
    <w:p w:rsidR="00C03A77" w:rsidRDefault="00C03A77" w:rsidP="00C03A77"/>
    <w:p w:rsidR="00C03A77" w:rsidRDefault="00C03A77" w:rsidP="00C03A77">
      <w:r>
        <w:t>Agradezco la atención y colaboración prestada.</w:t>
      </w:r>
    </w:p>
    <w:p w:rsidR="00C03A77" w:rsidRDefault="00C03A77" w:rsidP="00C03A77"/>
    <w:p w:rsidR="00C03A77" w:rsidRDefault="00C03A77" w:rsidP="00C03A77"/>
    <w:p w:rsidR="00C03A77" w:rsidRDefault="00C03A77" w:rsidP="00C03A77">
      <w:r>
        <w:t xml:space="preserve">Cordialmente </w:t>
      </w:r>
    </w:p>
    <w:p w:rsidR="00C03A77" w:rsidRDefault="00C03A77" w:rsidP="00C03A77"/>
    <w:p w:rsidR="00C03A77" w:rsidRDefault="00C03A77" w:rsidP="00C03A77"/>
    <w:p w:rsidR="00C03A77" w:rsidRDefault="00C03A77" w:rsidP="00C03A77">
      <w:r>
        <w:t>RICARDO CASAS ZAPATA</w:t>
      </w:r>
    </w:p>
    <w:p w:rsidR="00C03A77" w:rsidRDefault="00C03A77" w:rsidP="00C03A77">
      <w:r>
        <w:t>Director.</w:t>
      </w:r>
    </w:p>
    <w:p w:rsidR="00C03A77" w:rsidRDefault="00C03A77" w:rsidP="00280724">
      <w:pPr>
        <w:rPr>
          <w:b/>
        </w:rPr>
      </w:pPr>
    </w:p>
    <w:p w:rsidR="00C03A77" w:rsidRDefault="00C03A77" w:rsidP="00280724">
      <w:pPr>
        <w:rPr>
          <w:b/>
        </w:rPr>
      </w:pPr>
    </w:p>
    <w:p w:rsidR="00C03A77" w:rsidRDefault="00C03A77" w:rsidP="00C03A77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C03A77" w:rsidRDefault="00C03A77" w:rsidP="00C03A77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C03A77" w:rsidRDefault="00C03A77" w:rsidP="00C03A77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C03A77" w:rsidRDefault="00C03A77" w:rsidP="00C03A77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C03A77" w:rsidRDefault="00C03A77" w:rsidP="00C03A77">
      <w:pPr>
        <w:pStyle w:val="Ttulo1"/>
      </w:pPr>
    </w:p>
    <w:p w:rsidR="00C03A77" w:rsidRDefault="00C03A77" w:rsidP="00C03A77">
      <w:pPr>
        <w:pStyle w:val="Ttulo1"/>
      </w:pPr>
      <w:r>
        <w:t>ORDEN DE TRABAJO     N°   08100</w:t>
      </w:r>
    </w:p>
    <w:p w:rsidR="00C03A77" w:rsidRDefault="00C03A77" w:rsidP="00C03A77"/>
    <w:p w:rsidR="00C03A77" w:rsidRDefault="00C03A77" w:rsidP="00C03A77">
      <w:r>
        <w:t>FECHA:</w:t>
      </w:r>
      <w:r>
        <w:tab/>
        <w:t>Medellín,   Febrero  24   de   2011</w:t>
      </w:r>
    </w:p>
    <w:p w:rsidR="00C03A77" w:rsidRDefault="00C03A77" w:rsidP="00C03A77">
      <w:r>
        <w:t>PARA:</w:t>
      </w:r>
      <w:r>
        <w:tab/>
      </w:r>
      <w:r>
        <w:tab/>
        <w:t>PLÁSTICOS DARMA</w:t>
      </w:r>
    </w:p>
    <w:p w:rsidR="00C03A77" w:rsidRDefault="00C03A77" w:rsidP="00C03A77">
      <w:r>
        <w:t>ATENCIÓN:</w:t>
      </w:r>
      <w:r>
        <w:tab/>
        <w:t>Sr. Darío Jaramillo</w:t>
      </w:r>
    </w:p>
    <w:p w:rsidR="00C03A77" w:rsidRDefault="00C03A77" w:rsidP="00C03A77">
      <w:r>
        <w:tab/>
      </w:r>
      <w:r>
        <w:tab/>
        <w:t>Gerente.</w:t>
      </w:r>
    </w:p>
    <w:p w:rsidR="00C03A77" w:rsidRDefault="00C03A77" w:rsidP="00C03A77"/>
    <w:p w:rsidR="00C03A77" w:rsidRDefault="00C03A77" w:rsidP="00C03A77">
      <w:r>
        <w:t>Apreciado Don Darío :</w:t>
      </w:r>
    </w:p>
    <w:p w:rsidR="00C03A77" w:rsidRDefault="00C03A77" w:rsidP="00C03A77">
      <w:r>
        <w:t xml:space="preserve"> </w:t>
      </w:r>
    </w:p>
    <w:p w:rsidR="00C03A77" w:rsidRDefault="00C03A77" w:rsidP="00C03A77">
      <w:r>
        <w:t>Con la presente estamos solicitando el siguiente servicio de IMPRESION:</w:t>
      </w:r>
    </w:p>
    <w:p w:rsidR="00C03A77" w:rsidRDefault="00C03A77" w:rsidP="00C03A77"/>
    <w:p w:rsidR="00C03A77" w:rsidRDefault="00C03A77" w:rsidP="00C03A77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C03A77" w:rsidRDefault="00C03A77" w:rsidP="00C03A77">
      <w:r>
        <w:t>MATERIAL:</w:t>
      </w:r>
      <w:r>
        <w:tab/>
      </w:r>
      <w:r>
        <w:tab/>
        <w:t xml:space="preserve">Polietileno de Baja Densidad  43  CM </w:t>
      </w:r>
    </w:p>
    <w:p w:rsidR="00C03A77" w:rsidRDefault="00C03A77" w:rsidP="00C03A77">
      <w:r>
        <w:t>COLOR:</w:t>
      </w:r>
      <w:r>
        <w:tab/>
      </w:r>
      <w:r>
        <w:tab/>
        <w:t>Blanco</w:t>
      </w:r>
    </w:p>
    <w:p w:rsidR="00C03A77" w:rsidRDefault="00C03A77" w:rsidP="00C03A77">
      <w:r>
        <w:t>CALIBRE:</w:t>
      </w:r>
      <w:r>
        <w:tab/>
      </w:r>
      <w:r>
        <w:tab/>
        <w:t>1.8</w:t>
      </w:r>
    </w:p>
    <w:p w:rsidR="00C03A77" w:rsidRDefault="00C03A77" w:rsidP="00C03A77">
      <w:r>
        <w:t>COLORES:</w:t>
      </w:r>
      <w:r>
        <w:tab/>
      </w:r>
      <w:r>
        <w:tab/>
        <w:t>2  ( ROJO – AZUL )</w:t>
      </w:r>
    </w:p>
    <w:p w:rsidR="00C03A77" w:rsidRDefault="00C03A77" w:rsidP="00C03A77">
      <w:r>
        <w:t>CARAS:</w:t>
      </w:r>
      <w:r>
        <w:tab/>
      </w:r>
      <w:r>
        <w:tab/>
        <w:t xml:space="preserve">2  </w:t>
      </w:r>
    </w:p>
    <w:p w:rsidR="00C03A77" w:rsidRDefault="00C03A77" w:rsidP="00C03A77">
      <w:r>
        <w:t>CANTIDAD:</w:t>
      </w:r>
      <w:r>
        <w:tab/>
      </w:r>
      <w:r>
        <w:tab/>
        <w:t>130    Kilos</w:t>
      </w:r>
    </w:p>
    <w:p w:rsidR="00C03A77" w:rsidRDefault="00C03A77" w:rsidP="00C03A77">
      <w:r>
        <w:t>REPETICIÓN:</w:t>
      </w:r>
      <w:r>
        <w:tab/>
        <w:t xml:space="preserve">24.5   Cms. </w:t>
      </w:r>
    </w:p>
    <w:p w:rsidR="00C03A77" w:rsidRDefault="00C03A77" w:rsidP="00C03A77">
      <w:r>
        <w:t>BOLSA:</w:t>
      </w:r>
      <w:r>
        <w:tab/>
      </w:r>
      <w:r>
        <w:tab/>
        <w:t>24 x 36 + 7   Cms   Solapa  Doble</w:t>
      </w:r>
    </w:p>
    <w:p w:rsidR="00C03A77" w:rsidRDefault="00C03A77" w:rsidP="00C03A77">
      <w:r>
        <w:t>RODILLO :                24.5</w:t>
      </w:r>
    </w:p>
    <w:p w:rsidR="00C03A77" w:rsidRDefault="00C03A77" w:rsidP="00C03A77">
      <w:pPr>
        <w:rPr>
          <w:b/>
        </w:rPr>
      </w:pPr>
      <w:r>
        <w:t>REFERENCIA:</w:t>
      </w:r>
      <w:r>
        <w:tab/>
      </w:r>
      <w:r>
        <w:rPr>
          <w:b/>
        </w:rPr>
        <w:t>HELPHARMA</w:t>
      </w:r>
    </w:p>
    <w:p w:rsidR="00C03A77" w:rsidRDefault="00C03A77" w:rsidP="00C03A77">
      <w:pPr>
        <w:rPr>
          <w:b/>
        </w:rPr>
      </w:pPr>
      <w:r>
        <w:rPr>
          <w:b/>
        </w:rPr>
        <w:tab/>
      </w:r>
      <w:r>
        <w:rPr>
          <w:b/>
        </w:rPr>
        <w:tab/>
      </w:r>
    </w:p>
    <w:p w:rsidR="00C03A77" w:rsidRDefault="00C03A77" w:rsidP="00C03A77"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C03A77" w:rsidRDefault="00C03A77" w:rsidP="00C03A77">
      <w:r>
        <w:rPr>
          <w:b/>
          <w:bCs/>
          <w:u w:val="single"/>
        </w:rPr>
        <w:t>NOTA:</w:t>
      </w:r>
      <w:r>
        <w:t xml:space="preserve">  </w:t>
      </w:r>
      <w:r>
        <w:tab/>
        <w:t xml:space="preserve"> - Los cyreles   en su planta.</w:t>
      </w:r>
    </w:p>
    <w:p w:rsidR="00C03A77" w:rsidRDefault="00C03A77" w:rsidP="00C03A77">
      <w:pPr>
        <w:ind w:left="1500"/>
      </w:pPr>
      <w:r>
        <w:t>- Altura y tonos según arte</w:t>
      </w:r>
    </w:p>
    <w:p w:rsidR="00C03A77" w:rsidRDefault="00C03A77" w:rsidP="00C03A77">
      <w:pPr>
        <w:ind w:left="1500"/>
      </w:pPr>
      <w:r>
        <w:t>- CONTROLAR  PRESIONES DE IMPRESIÓN.</w:t>
      </w:r>
    </w:p>
    <w:p w:rsidR="00A745A6" w:rsidRDefault="00A745A6" w:rsidP="00C03A77">
      <w:pPr>
        <w:ind w:left="1500"/>
      </w:pPr>
      <w:r>
        <w:t>Igual  ultima  impresion</w:t>
      </w:r>
    </w:p>
    <w:p w:rsidR="00C03A77" w:rsidRDefault="00C03A77" w:rsidP="00C03A77">
      <w:pPr>
        <w:ind w:left="1500"/>
      </w:pPr>
    </w:p>
    <w:p w:rsidR="00C03A77" w:rsidRDefault="00C03A77" w:rsidP="00C03A77"/>
    <w:p w:rsidR="00C03A77" w:rsidRDefault="00C03A77" w:rsidP="00C03A77">
      <w:r>
        <w:t>Agradezco la atención y colaboración prestada.</w:t>
      </w:r>
    </w:p>
    <w:p w:rsidR="00C03A77" w:rsidRDefault="00C03A77" w:rsidP="00C03A77"/>
    <w:p w:rsidR="00C03A77" w:rsidRDefault="00C03A77" w:rsidP="00C03A77"/>
    <w:p w:rsidR="00C03A77" w:rsidRDefault="00C03A77" w:rsidP="00C03A77"/>
    <w:p w:rsidR="00C03A77" w:rsidRDefault="00C03A77" w:rsidP="00C03A77">
      <w:r>
        <w:t>Cordialmente,</w:t>
      </w:r>
    </w:p>
    <w:p w:rsidR="00C03A77" w:rsidRDefault="00C03A77" w:rsidP="00C03A77"/>
    <w:p w:rsidR="00C03A77" w:rsidRDefault="00C03A77" w:rsidP="00C03A77"/>
    <w:p w:rsidR="00C03A77" w:rsidRDefault="00C03A77" w:rsidP="00C03A77">
      <w:r>
        <w:t>RICARDO CASAS ZAPATA</w:t>
      </w:r>
    </w:p>
    <w:p w:rsidR="00C03A77" w:rsidRDefault="00C03A77" w:rsidP="00C03A77">
      <w:r>
        <w:t>Director.</w:t>
      </w:r>
    </w:p>
    <w:p w:rsidR="00C03A77" w:rsidRDefault="00C03A77" w:rsidP="00C03A77">
      <w:pPr>
        <w:rPr>
          <w:b/>
        </w:rPr>
      </w:pPr>
    </w:p>
    <w:p w:rsidR="00C03A77" w:rsidRDefault="00C03A77" w:rsidP="00280724">
      <w:pPr>
        <w:rPr>
          <w:b/>
        </w:rPr>
      </w:pPr>
    </w:p>
    <w:p w:rsidR="003D2A94" w:rsidRDefault="003D2A94" w:rsidP="00280724">
      <w:pPr>
        <w:rPr>
          <w:b/>
        </w:rPr>
      </w:pPr>
    </w:p>
    <w:p w:rsidR="003D2A94" w:rsidRDefault="003D2A94" w:rsidP="00280724">
      <w:pPr>
        <w:rPr>
          <w:b/>
        </w:rPr>
      </w:pPr>
    </w:p>
    <w:p w:rsidR="003D2A94" w:rsidRDefault="003D2A94" w:rsidP="00280724">
      <w:pPr>
        <w:rPr>
          <w:b/>
        </w:rPr>
      </w:pPr>
    </w:p>
    <w:p w:rsidR="003D2A94" w:rsidRDefault="003D2A94" w:rsidP="00280724">
      <w:pPr>
        <w:rPr>
          <w:b/>
        </w:rPr>
      </w:pPr>
    </w:p>
    <w:p w:rsidR="003D2A94" w:rsidRDefault="003D2A94" w:rsidP="003D2A94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3D2A94" w:rsidRDefault="003D2A94" w:rsidP="003D2A94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3D2A94" w:rsidRDefault="003D2A94" w:rsidP="003D2A94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3D2A94" w:rsidRDefault="003D2A94" w:rsidP="003D2A94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3D2A94" w:rsidRDefault="003D2A94" w:rsidP="003D2A94">
      <w:pPr>
        <w:rPr>
          <w:b/>
          <w:bCs/>
        </w:rPr>
      </w:pPr>
    </w:p>
    <w:p w:rsidR="003D2A94" w:rsidRDefault="003D2A94" w:rsidP="003D2A94">
      <w:pPr>
        <w:pStyle w:val="Ttulo1"/>
      </w:pPr>
      <w:r>
        <w:t>ORDEN  DE TRABAJO     N°      08566</w:t>
      </w:r>
    </w:p>
    <w:p w:rsidR="003D2A94" w:rsidRDefault="003D2A94" w:rsidP="003D2A94"/>
    <w:p w:rsidR="003D2A94" w:rsidRDefault="003D2A94" w:rsidP="003D2A94">
      <w:r>
        <w:t>FECHA:</w:t>
      </w:r>
      <w:r>
        <w:tab/>
        <w:t>Medellín,  Julio    02    de  2011</w:t>
      </w:r>
    </w:p>
    <w:p w:rsidR="003D2A94" w:rsidRDefault="003D2A94" w:rsidP="003D2A94">
      <w:r>
        <w:t>PARA:</w:t>
      </w:r>
      <w:r>
        <w:tab/>
      </w:r>
      <w:r>
        <w:tab/>
        <w:t>PLÁSTICOS   DARMA</w:t>
      </w:r>
    </w:p>
    <w:p w:rsidR="003D2A94" w:rsidRDefault="003D2A94" w:rsidP="003D2A94">
      <w:r>
        <w:t>ATENCIÓN:</w:t>
      </w:r>
      <w:r>
        <w:tab/>
        <w:t>Sr. Darío Jaramillo</w:t>
      </w:r>
    </w:p>
    <w:p w:rsidR="003D2A94" w:rsidRDefault="003D2A94" w:rsidP="003D2A94">
      <w:r>
        <w:tab/>
      </w:r>
      <w:r>
        <w:tab/>
        <w:t>Gerente.</w:t>
      </w:r>
    </w:p>
    <w:p w:rsidR="003D2A94" w:rsidRDefault="003D2A94" w:rsidP="003D2A94"/>
    <w:p w:rsidR="003D2A94" w:rsidRDefault="003D2A94" w:rsidP="003D2A94">
      <w:r>
        <w:t>Apreciado Don Darío  :</w:t>
      </w:r>
    </w:p>
    <w:p w:rsidR="003D2A94" w:rsidRDefault="003D2A94" w:rsidP="003D2A94"/>
    <w:p w:rsidR="003D2A94" w:rsidRDefault="003D2A94" w:rsidP="003D2A94">
      <w:r>
        <w:t>Con la presente estamos solicitando el siguiente servicio de  IMPRESIÓN   :</w:t>
      </w:r>
    </w:p>
    <w:p w:rsidR="003D2A94" w:rsidRDefault="003D2A94" w:rsidP="003D2A94"/>
    <w:p w:rsidR="003D2A94" w:rsidRDefault="003D2A94" w:rsidP="003D2A94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3D2A94" w:rsidRDefault="003D2A94" w:rsidP="003D2A94">
      <w:r>
        <w:t>MATERIAL   :           Polipropileno  Lamina  56</w:t>
      </w:r>
      <w:r w:rsidRPr="00086293">
        <w:rPr>
          <w:b/>
        </w:rPr>
        <w:t xml:space="preserve">  cms</w:t>
      </w:r>
    </w:p>
    <w:p w:rsidR="003D2A94" w:rsidRDefault="003D2A94" w:rsidP="003D2A94">
      <w:r>
        <w:t xml:space="preserve">CLIBRE      :               </w:t>
      </w:r>
      <w:r>
        <w:rPr>
          <w:b/>
        </w:rPr>
        <w:t>2.4</w:t>
      </w:r>
      <w:r w:rsidRPr="00612C78">
        <w:rPr>
          <w:b/>
        </w:rPr>
        <w:t xml:space="preserve">  ”</w:t>
      </w:r>
    </w:p>
    <w:p w:rsidR="003D2A94" w:rsidRDefault="003D2A94" w:rsidP="003D2A94">
      <w:pPr>
        <w:rPr>
          <w:b/>
        </w:rPr>
      </w:pPr>
      <w:r>
        <w:t>REFERENCIA:</w:t>
      </w:r>
      <w:r>
        <w:tab/>
      </w:r>
      <w:r>
        <w:rPr>
          <w:b/>
        </w:rPr>
        <w:t>PIJAMA  GERPAR</w:t>
      </w:r>
    </w:p>
    <w:p w:rsidR="003D2A94" w:rsidRDefault="003D2A94" w:rsidP="003D2A94">
      <w:pPr>
        <w:rPr>
          <w:b/>
        </w:rPr>
      </w:pPr>
    </w:p>
    <w:p w:rsidR="003D2A94" w:rsidRDefault="003D2A94" w:rsidP="003D2A94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  <w:t>PANTALON  LARGO   100   KG</w:t>
      </w:r>
    </w:p>
    <w:p w:rsidR="003D2A94" w:rsidRDefault="003D2A94" w:rsidP="003D2A94">
      <w:r>
        <w:rPr>
          <w:b/>
        </w:rPr>
        <w:tab/>
      </w:r>
      <w:r>
        <w:rPr>
          <w:b/>
        </w:rPr>
        <w:tab/>
      </w:r>
      <w:r>
        <w:rPr>
          <w:b/>
        </w:rPr>
        <w:tab/>
        <w:t>PANTALON CORTO    80     KG</w:t>
      </w:r>
    </w:p>
    <w:p w:rsidR="003D2A94" w:rsidRDefault="003D2A94" w:rsidP="003D2A94">
      <w:r>
        <w:t xml:space="preserve">CANTIDAD    :          </w:t>
      </w:r>
      <w:r>
        <w:rPr>
          <w:b/>
        </w:rPr>
        <w:t>180</w:t>
      </w:r>
      <w:r w:rsidRPr="00612C78">
        <w:rPr>
          <w:b/>
        </w:rPr>
        <w:t xml:space="preserve">   Kg</w:t>
      </w:r>
    </w:p>
    <w:p w:rsidR="003D2A94" w:rsidRDefault="003D2A94" w:rsidP="003D2A94">
      <w:r>
        <w:t>COLORES:</w:t>
      </w:r>
      <w:r>
        <w:tab/>
      </w:r>
      <w:r>
        <w:tab/>
        <w:t>2  (   Según Muestra  )</w:t>
      </w:r>
    </w:p>
    <w:p w:rsidR="003D2A94" w:rsidRDefault="003D2A94" w:rsidP="003D2A94">
      <w:r>
        <w:t>CARAS:</w:t>
      </w:r>
      <w:r>
        <w:tab/>
      </w:r>
      <w:r>
        <w:tab/>
        <w:t>2  ( 2x1 – 2x1  )</w:t>
      </w:r>
    </w:p>
    <w:p w:rsidR="003D2A94" w:rsidRDefault="003D2A94" w:rsidP="003D2A94">
      <w:r>
        <w:t>REPETICIÓN:</w:t>
      </w:r>
      <w:r>
        <w:tab/>
        <w:t>30   cms</w:t>
      </w:r>
    </w:p>
    <w:p w:rsidR="003D2A94" w:rsidRPr="00D05CA7" w:rsidRDefault="003D2A94" w:rsidP="003D2A94">
      <w:pPr>
        <w:rPr>
          <w:b/>
        </w:rPr>
      </w:pPr>
      <w:r>
        <w:t>RODILLO:</w:t>
      </w:r>
      <w:r>
        <w:tab/>
      </w:r>
      <w:r>
        <w:tab/>
      </w:r>
      <w:r>
        <w:rPr>
          <w:b/>
        </w:rPr>
        <w:t>30</w:t>
      </w:r>
    </w:p>
    <w:p w:rsidR="003D2A94" w:rsidRDefault="003D2A94" w:rsidP="003D2A94">
      <w:r>
        <w:t>SELLADO:</w:t>
      </w:r>
      <w:r>
        <w:tab/>
      </w:r>
      <w:r>
        <w:tab/>
      </w:r>
      <w:r>
        <w:rPr>
          <w:b/>
        </w:rPr>
        <w:t>25 +  7  X  30</w:t>
      </w:r>
      <w:r w:rsidRPr="00844F83">
        <w:rPr>
          <w:b/>
        </w:rPr>
        <w:t xml:space="preserve">   cm</w:t>
      </w:r>
      <w:r>
        <w:t xml:space="preserve">   ( Solapa  Interna   Pegada   Lateral  )</w:t>
      </w:r>
    </w:p>
    <w:p w:rsidR="003D2A94" w:rsidRDefault="003D2A94" w:rsidP="003D2A94">
      <w:r>
        <w:t xml:space="preserve"> </w:t>
      </w:r>
    </w:p>
    <w:p w:rsidR="003D2A94" w:rsidRDefault="003D2A94" w:rsidP="003D2A94"/>
    <w:p w:rsidR="003D2A94" w:rsidRPr="008861B9" w:rsidRDefault="003D2A94" w:rsidP="003D2A94">
      <w:pPr>
        <w:rPr>
          <w:b/>
        </w:rPr>
      </w:pPr>
      <w:r>
        <w:rPr>
          <w:b/>
          <w:bCs/>
          <w:u w:val="single"/>
        </w:rPr>
        <w:t>NOTA:</w:t>
      </w:r>
      <w:r>
        <w:t xml:space="preserve">  * Los cyreles   se  encuentran  en su  planta</w:t>
      </w:r>
    </w:p>
    <w:p w:rsidR="003D2A94" w:rsidRPr="00D04067" w:rsidRDefault="003D2A94" w:rsidP="003D2A94">
      <w:pPr>
        <w:numPr>
          <w:ilvl w:val="0"/>
          <w:numId w:val="1"/>
        </w:numPr>
        <w:rPr>
          <w:u w:val="single"/>
        </w:rPr>
      </w:pPr>
      <w:r>
        <w:t>Se anexa arte para alturas y colores</w:t>
      </w:r>
    </w:p>
    <w:p w:rsidR="003D2A94" w:rsidRPr="00896A27" w:rsidRDefault="003D2A94" w:rsidP="003D2A94">
      <w:pPr>
        <w:numPr>
          <w:ilvl w:val="0"/>
          <w:numId w:val="1"/>
        </w:numPr>
        <w:rPr>
          <w:b/>
          <w:u w:val="single"/>
        </w:rPr>
      </w:pPr>
      <w:r w:rsidRPr="00896A27">
        <w:rPr>
          <w:b/>
          <w:u w:val="single"/>
        </w:rPr>
        <w:t>SE APRUEBA IMPRESION</w:t>
      </w:r>
    </w:p>
    <w:p w:rsidR="003D2A94" w:rsidRDefault="003D2A94" w:rsidP="003D2A94"/>
    <w:p w:rsidR="003D2A94" w:rsidRDefault="003D2A94" w:rsidP="003D2A94"/>
    <w:p w:rsidR="003D2A94" w:rsidRDefault="003D2A94" w:rsidP="003D2A94"/>
    <w:p w:rsidR="003D2A94" w:rsidRDefault="003D2A94" w:rsidP="003D2A94">
      <w:r>
        <w:t>Agradezco la atención y colaboración prestada.</w:t>
      </w:r>
    </w:p>
    <w:p w:rsidR="003D2A94" w:rsidRDefault="003D2A94" w:rsidP="003D2A94"/>
    <w:p w:rsidR="003D2A94" w:rsidRDefault="003D2A94" w:rsidP="003D2A94"/>
    <w:p w:rsidR="003D2A94" w:rsidRDefault="003D2A94" w:rsidP="003D2A94"/>
    <w:p w:rsidR="003D2A94" w:rsidRDefault="003D2A94" w:rsidP="003D2A94">
      <w:r>
        <w:t>Cordialmente</w:t>
      </w:r>
    </w:p>
    <w:p w:rsidR="003D2A94" w:rsidRDefault="003D2A94" w:rsidP="003D2A94"/>
    <w:p w:rsidR="003D2A94" w:rsidRDefault="003D2A94" w:rsidP="003D2A94"/>
    <w:p w:rsidR="003D2A94" w:rsidRDefault="003D2A94" w:rsidP="003D2A94">
      <w:r>
        <w:t>RICARDO CASAS ZAPATA</w:t>
      </w:r>
    </w:p>
    <w:p w:rsidR="003D2A94" w:rsidRDefault="003D2A94" w:rsidP="003D2A94">
      <w:r>
        <w:t>Gerente</w:t>
      </w:r>
    </w:p>
    <w:p w:rsidR="003D2A94" w:rsidRDefault="003D2A94" w:rsidP="00280724">
      <w:pPr>
        <w:rPr>
          <w:b/>
        </w:rPr>
      </w:pPr>
    </w:p>
    <w:p w:rsidR="00062320" w:rsidRDefault="00062320" w:rsidP="00280724">
      <w:pPr>
        <w:rPr>
          <w:b/>
        </w:rPr>
      </w:pPr>
    </w:p>
    <w:p w:rsidR="00062320" w:rsidRDefault="00062320" w:rsidP="00280724">
      <w:pPr>
        <w:rPr>
          <w:b/>
        </w:rPr>
      </w:pPr>
    </w:p>
    <w:p w:rsidR="00062320" w:rsidRDefault="00062320" w:rsidP="00280724">
      <w:pPr>
        <w:rPr>
          <w:b/>
        </w:rPr>
      </w:pPr>
    </w:p>
    <w:p w:rsidR="00062320" w:rsidRDefault="00062320" w:rsidP="00280724">
      <w:pPr>
        <w:rPr>
          <w:b/>
        </w:rPr>
      </w:pPr>
    </w:p>
    <w:p w:rsidR="00062320" w:rsidRDefault="00062320" w:rsidP="00280724">
      <w:pPr>
        <w:rPr>
          <w:b/>
        </w:rPr>
      </w:pPr>
    </w:p>
    <w:p w:rsidR="00062320" w:rsidRDefault="00062320" w:rsidP="00062320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062320" w:rsidRDefault="00062320" w:rsidP="00062320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062320" w:rsidRDefault="00062320" w:rsidP="00062320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062320" w:rsidRDefault="00062320" w:rsidP="00062320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062320" w:rsidRDefault="00062320" w:rsidP="00062320">
      <w:pPr>
        <w:rPr>
          <w:b/>
          <w:bCs/>
        </w:rPr>
      </w:pPr>
    </w:p>
    <w:p w:rsidR="00062320" w:rsidRDefault="00062320" w:rsidP="00062320">
      <w:pPr>
        <w:pStyle w:val="Ttulo1"/>
      </w:pPr>
    </w:p>
    <w:p w:rsidR="00062320" w:rsidRDefault="00062320" w:rsidP="00062320">
      <w:pPr>
        <w:pStyle w:val="Ttulo1"/>
      </w:pPr>
      <w:r>
        <w:t>ORDEN DE TRABAJO  N °      08573</w:t>
      </w:r>
    </w:p>
    <w:p w:rsidR="00062320" w:rsidRPr="00581B09" w:rsidRDefault="00062320" w:rsidP="00062320"/>
    <w:p w:rsidR="00062320" w:rsidRDefault="00062320" w:rsidP="00062320">
      <w:r>
        <w:t>FECHA:</w:t>
      </w:r>
      <w:r>
        <w:tab/>
        <w:t>Medellín,  Julio  09   de   2011</w:t>
      </w:r>
    </w:p>
    <w:p w:rsidR="00062320" w:rsidRDefault="00062320" w:rsidP="00062320">
      <w:r>
        <w:t>PARA:</w:t>
      </w:r>
      <w:r>
        <w:tab/>
      </w:r>
      <w:r>
        <w:tab/>
        <w:t>PLÁSTICOS DARMA</w:t>
      </w:r>
    </w:p>
    <w:p w:rsidR="00062320" w:rsidRDefault="00062320" w:rsidP="00062320">
      <w:r>
        <w:t>ATENCIÓN:</w:t>
      </w:r>
      <w:r>
        <w:tab/>
        <w:t>Sr. Darío Jaramillo</w:t>
      </w:r>
    </w:p>
    <w:p w:rsidR="00062320" w:rsidRDefault="00062320" w:rsidP="00062320">
      <w:r>
        <w:tab/>
      </w:r>
      <w:r>
        <w:tab/>
        <w:t>Gerente.</w:t>
      </w:r>
    </w:p>
    <w:p w:rsidR="00062320" w:rsidRDefault="00062320" w:rsidP="00062320"/>
    <w:p w:rsidR="00062320" w:rsidRDefault="00062320" w:rsidP="00062320">
      <w:r>
        <w:t>Apreciado Don Darío:</w:t>
      </w:r>
    </w:p>
    <w:p w:rsidR="00062320" w:rsidRDefault="00062320" w:rsidP="00062320"/>
    <w:p w:rsidR="00062320" w:rsidRDefault="00062320" w:rsidP="00062320">
      <w:r>
        <w:t>Con la presente estamos solicitando el siguiente servicio de  IMPRESIÓN:</w:t>
      </w:r>
    </w:p>
    <w:p w:rsidR="00062320" w:rsidRDefault="00062320" w:rsidP="00062320"/>
    <w:p w:rsidR="00062320" w:rsidRDefault="00062320" w:rsidP="00062320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062320" w:rsidRDefault="00062320" w:rsidP="00062320">
      <w:r>
        <w:t xml:space="preserve">MATERIAL   :           Polipropileno   Tubular   de   </w:t>
      </w:r>
      <w:r>
        <w:rPr>
          <w:b/>
        </w:rPr>
        <w:t>30</w:t>
      </w:r>
      <w:r>
        <w:t xml:space="preserve">    cms</w:t>
      </w:r>
    </w:p>
    <w:p w:rsidR="00062320" w:rsidRDefault="00062320" w:rsidP="00062320">
      <w:r>
        <w:t>CALIBRE      :           1.5  ”</w:t>
      </w:r>
    </w:p>
    <w:p w:rsidR="00062320" w:rsidRPr="00AD5DCF" w:rsidRDefault="00062320" w:rsidP="00062320">
      <w:pPr>
        <w:rPr>
          <w:b/>
        </w:rPr>
      </w:pPr>
      <w:r>
        <w:t>REFERENCIA:</w:t>
      </w:r>
      <w:r>
        <w:tab/>
      </w:r>
      <w:r>
        <w:rPr>
          <w:b/>
        </w:rPr>
        <w:t>TEENS  2</w:t>
      </w:r>
    </w:p>
    <w:p w:rsidR="00062320" w:rsidRDefault="00062320" w:rsidP="00062320">
      <w:pPr>
        <w:tabs>
          <w:tab w:val="left" w:pos="6663"/>
        </w:tabs>
      </w:pPr>
      <w:r>
        <w:t>CANTIDAD    :          250    Kg</w:t>
      </w:r>
    </w:p>
    <w:p w:rsidR="00062320" w:rsidRDefault="00062320" w:rsidP="00062320">
      <w:r>
        <w:t>COLORES:</w:t>
      </w:r>
      <w:r>
        <w:tab/>
      </w:r>
      <w:r>
        <w:tab/>
        <w:t xml:space="preserve">2     </w:t>
      </w:r>
      <w:r w:rsidRPr="007F1676">
        <w:rPr>
          <w:b/>
        </w:rPr>
        <w:t>(BLANCO - RODAMINA )</w:t>
      </w:r>
    </w:p>
    <w:p w:rsidR="00062320" w:rsidRDefault="00062320" w:rsidP="00062320">
      <w:r>
        <w:t>CARAS:</w:t>
      </w:r>
      <w:r>
        <w:tab/>
      </w:r>
      <w:r>
        <w:tab/>
        <w:t xml:space="preserve">1  </w:t>
      </w:r>
    </w:p>
    <w:p w:rsidR="00062320" w:rsidRDefault="00062320" w:rsidP="00062320">
      <w:r>
        <w:t>REPETICIÓN:</w:t>
      </w:r>
      <w:r>
        <w:tab/>
        <w:t>24.5</w:t>
      </w:r>
    </w:p>
    <w:p w:rsidR="00062320" w:rsidRPr="007E24E2" w:rsidRDefault="00062320" w:rsidP="00062320">
      <w:pPr>
        <w:rPr>
          <w:b/>
        </w:rPr>
      </w:pPr>
      <w:r>
        <w:t>RODILLO:</w:t>
      </w:r>
      <w:r>
        <w:tab/>
      </w:r>
      <w:r>
        <w:tab/>
      </w:r>
      <w:r>
        <w:rPr>
          <w:b/>
        </w:rPr>
        <w:t>25</w:t>
      </w:r>
    </w:p>
    <w:p w:rsidR="00062320" w:rsidRDefault="00062320" w:rsidP="00062320">
      <w:r>
        <w:t>BOLSA:</w:t>
      </w:r>
      <w:r>
        <w:tab/>
      </w:r>
      <w:r>
        <w:tab/>
        <w:t>24.5  X  28 + 5    cms   de  Solapa Interna.</w:t>
      </w:r>
    </w:p>
    <w:p w:rsidR="00062320" w:rsidRDefault="00062320" w:rsidP="00062320">
      <w:r>
        <w:t>SELLADO:</w:t>
      </w:r>
      <w:r>
        <w:tab/>
      </w:r>
      <w:r>
        <w:tab/>
        <w:t>Para selle lateral.</w:t>
      </w:r>
    </w:p>
    <w:p w:rsidR="00062320" w:rsidRDefault="00062320" w:rsidP="00062320"/>
    <w:p w:rsidR="00062320" w:rsidRDefault="00062320" w:rsidP="00062320"/>
    <w:p w:rsidR="00062320" w:rsidRDefault="00062320" w:rsidP="00062320">
      <w:r>
        <w:rPr>
          <w:b/>
          <w:bCs/>
          <w:u w:val="single"/>
        </w:rPr>
        <w:t>NOTA:</w:t>
      </w:r>
      <w:r>
        <w:t xml:space="preserve">  *   Los cyreles   NUEVOS EN SU PLANTA</w:t>
      </w:r>
    </w:p>
    <w:p w:rsidR="00062320" w:rsidRDefault="00062320" w:rsidP="00062320">
      <w:pPr>
        <w:numPr>
          <w:ilvl w:val="0"/>
          <w:numId w:val="1"/>
        </w:numPr>
      </w:pPr>
      <w:r>
        <w:t>Se envían ARTE    para tonos y alturas</w:t>
      </w:r>
    </w:p>
    <w:p w:rsidR="00062320" w:rsidRPr="00B11BD2" w:rsidRDefault="00062320" w:rsidP="00062320">
      <w:pPr>
        <w:numPr>
          <w:ilvl w:val="0"/>
          <w:numId w:val="2"/>
        </w:numPr>
      </w:pPr>
      <w:r>
        <w:t xml:space="preserve">Se  envía el material de PP </w:t>
      </w:r>
      <w:r>
        <w:rPr>
          <w:b/>
        </w:rPr>
        <w:t xml:space="preserve">de  30 </w:t>
      </w:r>
      <w:r w:rsidRPr="00AD5DCF">
        <w:rPr>
          <w:b/>
        </w:rPr>
        <w:t xml:space="preserve">  cms</w:t>
      </w:r>
    </w:p>
    <w:p w:rsidR="00062320" w:rsidRPr="005574BF" w:rsidRDefault="00062320" w:rsidP="00062320">
      <w:pPr>
        <w:ind w:left="1500"/>
      </w:pPr>
    </w:p>
    <w:p w:rsidR="00062320" w:rsidRDefault="00062320" w:rsidP="00062320">
      <w:pPr>
        <w:ind w:left="885"/>
      </w:pPr>
    </w:p>
    <w:p w:rsidR="00062320" w:rsidRDefault="00062320" w:rsidP="00062320">
      <w:pPr>
        <w:ind w:left="885"/>
      </w:pPr>
    </w:p>
    <w:p w:rsidR="00062320" w:rsidRDefault="00062320" w:rsidP="00062320">
      <w:r>
        <w:t>Agradezco la atención y colaboración prestada.</w:t>
      </w:r>
    </w:p>
    <w:p w:rsidR="00062320" w:rsidRDefault="00062320" w:rsidP="00062320"/>
    <w:p w:rsidR="00062320" w:rsidRDefault="00062320" w:rsidP="00062320"/>
    <w:p w:rsidR="00062320" w:rsidRDefault="00062320" w:rsidP="00062320">
      <w:r>
        <w:t>Cordialmente,</w:t>
      </w:r>
    </w:p>
    <w:p w:rsidR="00062320" w:rsidRDefault="00062320" w:rsidP="00062320"/>
    <w:p w:rsidR="00062320" w:rsidRDefault="00062320" w:rsidP="00062320"/>
    <w:p w:rsidR="00062320" w:rsidRDefault="00062320" w:rsidP="00062320"/>
    <w:p w:rsidR="00062320" w:rsidRDefault="00062320" w:rsidP="00062320">
      <w:r>
        <w:t>RICARDO CASAS ZAPATA</w:t>
      </w:r>
    </w:p>
    <w:p w:rsidR="00062320" w:rsidRDefault="00062320" w:rsidP="00062320">
      <w:r>
        <w:t>Director</w:t>
      </w:r>
    </w:p>
    <w:p w:rsidR="00062320" w:rsidRDefault="00062320" w:rsidP="00062320">
      <w:pPr>
        <w:rPr>
          <w:b/>
        </w:rPr>
      </w:pPr>
    </w:p>
    <w:p w:rsidR="00062320" w:rsidRDefault="00062320" w:rsidP="00280724">
      <w:pPr>
        <w:rPr>
          <w:b/>
        </w:rPr>
      </w:pPr>
    </w:p>
    <w:p w:rsidR="004A41E3" w:rsidRDefault="004A41E3" w:rsidP="00280724">
      <w:pPr>
        <w:rPr>
          <w:b/>
        </w:rPr>
      </w:pPr>
    </w:p>
    <w:p w:rsidR="004A41E3" w:rsidRDefault="004A41E3" w:rsidP="00280724">
      <w:pPr>
        <w:rPr>
          <w:b/>
        </w:rPr>
      </w:pPr>
    </w:p>
    <w:p w:rsidR="004A41E3" w:rsidRDefault="004A41E3" w:rsidP="00280724">
      <w:pPr>
        <w:rPr>
          <w:b/>
        </w:rPr>
      </w:pPr>
    </w:p>
    <w:p w:rsidR="004A41E3" w:rsidRDefault="004A41E3" w:rsidP="004A41E3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4A41E3" w:rsidRDefault="004A41E3" w:rsidP="004A41E3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4A41E3" w:rsidRDefault="004A41E3" w:rsidP="004A41E3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4A41E3" w:rsidRDefault="004A41E3" w:rsidP="004A41E3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4A41E3" w:rsidRDefault="004A41E3" w:rsidP="004A41E3">
      <w:pPr>
        <w:rPr>
          <w:b/>
          <w:bCs/>
        </w:rPr>
      </w:pPr>
    </w:p>
    <w:p w:rsidR="004A41E3" w:rsidRDefault="004A41E3" w:rsidP="004A41E3">
      <w:pPr>
        <w:pStyle w:val="Ttulo1"/>
      </w:pPr>
    </w:p>
    <w:p w:rsidR="004A41E3" w:rsidRDefault="004A41E3" w:rsidP="004A41E3">
      <w:pPr>
        <w:pStyle w:val="Ttulo1"/>
      </w:pPr>
      <w:r>
        <w:t>ORDEN DE TRABAJO   N °      08617</w:t>
      </w:r>
    </w:p>
    <w:p w:rsidR="004A41E3" w:rsidRDefault="004A41E3" w:rsidP="004A41E3"/>
    <w:p w:rsidR="004A41E3" w:rsidRDefault="004A41E3" w:rsidP="004A41E3">
      <w:r>
        <w:t>FECHA:</w:t>
      </w:r>
      <w:r>
        <w:tab/>
        <w:t>Medellín,   Julio  14   de   2011</w:t>
      </w:r>
    </w:p>
    <w:p w:rsidR="004A41E3" w:rsidRDefault="004A41E3" w:rsidP="004A41E3">
      <w:r>
        <w:t>PARA:</w:t>
      </w:r>
      <w:r>
        <w:tab/>
      </w:r>
      <w:r>
        <w:tab/>
        <w:t>PLÁSTICOS DARMA</w:t>
      </w:r>
    </w:p>
    <w:p w:rsidR="004A41E3" w:rsidRDefault="004A41E3" w:rsidP="004A41E3">
      <w:r>
        <w:t>ATENCIÓN:</w:t>
      </w:r>
      <w:r>
        <w:tab/>
        <w:t>Sr. Darío Jaramillo</w:t>
      </w:r>
    </w:p>
    <w:p w:rsidR="004A41E3" w:rsidRDefault="004A41E3" w:rsidP="004A41E3">
      <w:r>
        <w:tab/>
      </w:r>
      <w:r>
        <w:tab/>
        <w:t>Gerente.</w:t>
      </w:r>
    </w:p>
    <w:p w:rsidR="004A41E3" w:rsidRDefault="004A41E3" w:rsidP="004A41E3"/>
    <w:p w:rsidR="004A41E3" w:rsidRDefault="004A41E3" w:rsidP="004A41E3">
      <w:r>
        <w:t>Apreciado Don Darío:</w:t>
      </w:r>
    </w:p>
    <w:p w:rsidR="004A41E3" w:rsidRDefault="004A41E3" w:rsidP="004A41E3"/>
    <w:p w:rsidR="004A41E3" w:rsidRDefault="004A41E3" w:rsidP="004A41E3">
      <w:r>
        <w:t>Con la presente estamos solicitando el siguiente servicio de  IMPRESIÓN :</w:t>
      </w:r>
    </w:p>
    <w:p w:rsidR="004A41E3" w:rsidRDefault="004A41E3" w:rsidP="004A41E3"/>
    <w:p w:rsidR="004A41E3" w:rsidRDefault="004A41E3" w:rsidP="004A41E3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4A41E3" w:rsidRDefault="004A41E3" w:rsidP="004A41E3">
      <w:r>
        <w:t xml:space="preserve">MATERIAL   :           Polipropileno  Semi-Tubular   de  </w:t>
      </w:r>
      <w:r w:rsidRPr="002720AA">
        <w:rPr>
          <w:b/>
        </w:rPr>
        <w:t>20 + 4</w:t>
      </w:r>
      <w:r>
        <w:t xml:space="preserve">     cms</w:t>
      </w:r>
    </w:p>
    <w:p w:rsidR="004A41E3" w:rsidRDefault="004A41E3" w:rsidP="004A41E3">
      <w:r>
        <w:t>CLIBRE      :               1.4  ”</w:t>
      </w:r>
    </w:p>
    <w:p w:rsidR="004A41E3" w:rsidRPr="00AD5DCF" w:rsidRDefault="004A41E3" w:rsidP="004A41E3">
      <w:pPr>
        <w:rPr>
          <w:b/>
        </w:rPr>
      </w:pPr>
      <w:r>
        <w:t>REFERENCIA:</w:t>
      </w:r>
      <w:r>
        <w:tab/>
      </w:r>
      <w:r>
        <w:rPr>
          <w:b/>
        </w:rPr>
        <w:t>CARMEL  INTERIOR  GRANDE  2</w:t>
      </w:r>
    </w:p>
    <w:p w:rsidR="004A41E3" w:rsidRDefault="004A41E3" w:rsidP="004A41E3">
      <w:r>
        <w:t>CANTIDAD    :          130    Kg</w:t>
      </w:r>
    </w:p>
    <w:p w:rsidR="004A41E3" w:rsidRDefault="004A41E3" w:rsidP="004A41E3">
      <w:r>
        <w:t>COLORES:</w:t>
      </w:r>
      <w:r>
        <w:tab/>
      </w:r>
      <w:r>
        <w:tab/>
        <w:t>2    (  BLANCO -  PANTONE  246 C  )</w:t>
      </w:r>
    </w:p>
    <w:p w:rsidR="004A41E3" w:rsidRDefault="004A41E3" w:rsidP="004A41E3">
      <w:r>
        <w:t>CARAS:</w:t>
      </w:r>
      <w:r>
        <w:tab/>
      </w:r>
      <w:r>
        <w:tab/>
        <w:t>2  ( 2X2 – 2X2 )</w:t>
      </w:r>
    </w:p>
    <w:p w:rsidR="004A41E3" w:rsidRDefault="004A41E3" w:rsidP="004A41E3">
      <w:r>
        <w:t>REPETICIÓN:</w:t>
      </w:r>
      <w:r>
        <w:tab/>
        <w:t>18</w:t>
      </w:r>
    </w:p>
    <w:p w:rsidR="004A41E3" w:rsidRPr="007E24E2" w:rsidRDefault="004A41E3" w:rsidP="004A41E3">
      <w:pPr>
        <w:rPr>
          <w:b/>
        </w:rPr>
      </w:pPr>
      <w:r>
        <w:t>RODILLO:</w:t>
      </w:r>
      <w:r>
        <w:tab/>
      </w:r>
      <w:r>
        <w:tab/>
      </w:r>
      <w:r>
        <w:rPr>
          <w:b/>
        </w:rPr>
        <w:t>36</w:t>
      </w:r>
    </w:p>
    <w:p w:rsidR="004A41E3" w:rsidRDefault="004A41E3" w:rsidP="004A41E3">
      <w:r>
        <w:t>BOLSA:</w:t>
      </w:r>
      <w:r>
        <w:tab/>
      </w:r>
      <w:r>
        <w:tab/>
        <w:t>18  X  20 + 4    cms de solapa  volada</w:t>
      </w:r>
    </w:p>
    <w:p w:rsidR="004A41E3" w:rsidRDefault="004A41E3" w:rsidP="004A41E3">
      <w:r>
        <w:t>SELLADO:</w:t>
      </w:r>
      <w:r>
        <w:tab/>
      </w:r>
      <w:r>
        <w:tab/>
        <w:t>Para selle lateral.</w:t>
      </w:r>
    </w:p>
    <w:p w:rsidR="004A41E3" w:rsidRDefault="004A41E3" w:rsidP="004A41E3"/>
    <w:p w:rsidR="004A41E3" w:rsidRDefault="004A41E3" w:rsidP="004A41E3"/>
    <w:p w:rsidR="004A41E3" w:rsidRDefault="004A41E3" w:rsidP="004A41E3">
      <w:r>
        <w:rPr>
          <w:b/>
          <w:bCs/>
          <w:u w:val="single"/>
        </w:rPr>
        <w:t>NOTA:</w:t>
      </w:r>
      <w:r>
        <w:t xml:space="preserve">  *   Los cyreles   EN SU PLANTA</w:t>
      </w:r>
    </w:p>
    <w:p w:rsidR="004A41E3" w:rsidRDefault="004A41E3" w:rsidP="004A41E3">
      <w:pPr>
        <w:numPr>
          <w:ilvl w:val="0"/>
          <w:numId w:val="1"/>
        </w:numPr>
      </w:pPr>
      <w:r>
        <w:t>Se envían ARTE    para tonos y alturas</w:t>
      </w:r>
    </w:p>
    <w:p w:rsidR="004A41E3" w:rsidRPr="00307118" w:rsidRDefault="004A41E3" w:rsidP="004A41E3">
      <w:pPr>
        <w:numPr>
          <w:ilvl w:val="0"/>
          <w:numId w:val="2"/>
        </w:numPr>
      </w:pPr>
      <w:r>
        <w:t xml:space="preserve">Se  envía el material de PP </w:t>
      </w:r>
      <w:r>
        <w:rPr>
          <w:b/>
        </w:rPr>
        <w:t xml:space="preserve">de  20 + 4 </w:t>
      </w:r>
      <w:r w:rsidRPr="00AD5DCF">
        <w:rPr>
          <w:b/>
        </w:rPr>
        <w:t xml:space="preserve">  cms</w:t>
      </w:r>
    </w:p>
    <w:p w:rsidR="004A41E3" w:rsidRPr="00150D1A" w:rsidRDefault="004A41E3" w:rsidP="004A41E3">
      <w:pPr>
        <w:ind w:left="1860"/>
      </w:pPr>
    </w:p>
    <w:p w:rsidR="004A41E3" w:rsidRDefault="004A41E3" w:rsidP="004A41E3">
      <w:pPr>
        <w:ind w:left="885"/>
      </w:pPr>
    </w:p>
    <w:p w:rsidR="004A41E3" w:rsidRDefault="004A41E3" w:rsidP="004A41E3">
      <w:pPr>
        <w:ind w:left="885"/>
      </w:pPr>
    </w:p>
    <w:p w:rsidR="004A41E3" w:rsidRDefault="004A41E3" w:rsidP="004A41E3">
      <w:r>
        <w:t>Agradezco la atención y colaboración prestada.</w:t>
      </w:r>
    </w:p>
    <w:p w:rsidR="004A41E3" w:rsidRDefault="004A41E3" w:rsidP="004A41E3"/>
    <w:p w:rsidR="004A41E3" w:rsidRDefault="004A41E3" w:rsidP="004A41E3"/>
    <w:p w:rsidR="004A41E3" w:rsidRDefault="004A41E3" w:rsidP="004A41E3">
      <w:r>
        <w:t>Cordialmente,</w:t>
      </w:r>
    </w:p>
    <w:p w:rsidR="004A41E3" w:rsidRDefault="004A41E3" w:rsidP="004A41E3"/>
    <w:p w:rsidR="004A41E3" w:rsidRDefault="004A41E3" w:rsidP="004A41E3"/>
    <w:p w:rsidR="004A41E3" w:rsidRDefault="004A41E3" w:rsidP="004A41E3"/>
    <w:p w:rsidR="004A41E3" w:rsidRDefault="004A41E3" w:rsidP="004A41E3">
      <w:r>
        <w:t>RICARDO CASAS ZAPATA</w:t>
      </w:r>
    </w:p>
    <w:p w:rsidR="004A41E3" w:rsidRDefault="004A41E3" w:rsidP="004A41E3">
      <w:r>
        <w:t>Director.</w:t>
      </w:r>
    </w:p>
    <w:p w:rsidR="004A41E3" w:rsidRDefault="004A41E3" w:rsidP="00280724">
      <w:pPr>
        <w:rPr>
          <w:b/>
        </w:rPr>
      </w:pPr>
    </w:p>
    <w:p w:rsidR="00571ABD" w:rsidRDefault="00571ABD" w:rsidP="00280724">
      <w:pPr>
        <w:rPr>
          <w:b/>
        </w:rPr>
      </w:pPr>
    </w:p>
    <w:p w:rsidR="00571ABD" w:rsidRDefault="00571ABD" w:rsidP="00280724">
      <w:pPr>
        <w:rPr>
          <w:b/>
        </w:rPr>
      </w:pPr>
    </w:p>
    <w:p w:rsidR="00571ABD" w:rsidRDefault="00571ABD" w:rsidP="00280724">
      <w:pPr>
        <w:rPr>
          <w:b/>
        </w:rPr>
      </w:pPr>
    </w:p>
    <w:p w:rsidR="00571ABD" w:rsidRDefault="00571ABD" w:rsidP="00280724">
      <w:pPr>
        <w:rPr>
          <w:b/>
        </w:rPr>
      </w:pPr>
    </w:p>
    <w:p w:rsidR="00571ABD" w:rsidRDefault="00571ABD" w:rsidP="00280724">
      <w:pPr>
        <w:rPr>
          <w:b/>
        </w:rPr>
      </w:pPr>
    </w:p>
    <w:p w:rsidR="00571ABD" w:rsidRDefault="00571ABD" w:rsidP="00571ABD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571ABD" w:rsidRDefault="00571ABD" w:rsidP="00571ABD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571ABD" w:rsidRDefault="00571ABD" w:rsidP="00571ABD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571ABD" w:rsidRDefault="00571ABD" w:rsidP="00571ABD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TEL:   444 46 64  ITAGUI.</w:t>
      </w:r>
    </w:p>
    <w:p w:rsidR="00571ABD" w:rsidRDefault="00571ABD" w:rsidP="00571ABD">
      <w:pPr>
        <w:rPr>
          <w:b/>
          <w:bCs/>
        </w:rPr>
      </w:pPr>
    </w:p>
    <w:p w:rsidR="00571ABD" w:rsidRDefault="00571ABD" w:rsidP="00571ABD">
      <w:pPr>
        <w:pStyle w:val="Ttulo1"/>
      </w:pPr>
    </w:p>
    <w:p w:rsidR="00571ABD" w:rsidRDefault="00571ABD" w:rsidP="00571ABD">
      <w:pPr>
        <w:pStyle w:val="Ttulo1"/>
      </w:pPr>
      <w:r>
        <w:t>ORDEN DE TRABAJO  N °      08704</w:t>
      </w:r>
    </w:p>
    <w:p w:rsidR="00571ABD" w:rsidRDefault="00571ABD" w:rsidP="00571ABD"/>
    <w:p w:rsidR="00571ABD" w:rsidRDefault="00571ABD" w:rsidP="00571ABD">
      <w:r>
        <w:t>FECHA:</w:t>
      </w:r>
      <w:r>
        <w:tab/>
        <w:t>Medellín,  Julio    14    de   2011</w:t>
      </w:r>
    </w:p>
    <w:p w:rsidR="00571ABD" w:rsidRDefault="00571ABD" w:rsidP="00571ABD">
      <w:r>
        <w:t>PARA:</w:t>
      </w:r>
      <w:r>
        <w:tab/>
      </w:r>
      <w:r>
        <w:tab/>
        <w:t>PLÁSTICOS DARMA</w:t>
      </w:r>
    </w:p>
    <w:p w:rsidR="00571ABD" w:rsidRDefault="00571ABD" w:rsidP="00571ABD">
      <w:r>
        <w:t>ATENCIÓN:</w:t>
      </w:r>
      <w:r>
        <w:tab/>
        <w:t>Sr. Darío Jaramillo</w:t>
      </w:r>
    </w:p>
    <w:p w:rsidR="00571ABD" w:rsidRDefault="00571ABD" w:rsidP="00571ABD">
      <w:r>
        <w:tab/>
      </w:r>
      <w:r>
        <w:tab/>
        <w:t>Gerente.</w:t>
      </w:r>
    </w:p>
    <w:p w:rsidR="00571ABD" w:rsidRDefault="00571ABD" w:rsidP="00571ABD"/>
    <w:p w:rsidR="00571ABD" w:rsidRDefault="00571ABD" w:rsidP="00571ABD">
      <w:r>
        <w:t>Apreciado Don Darío:</w:t>
      </w:r>
    </w:p>
    <w:p w:rsidR="00571ABD" w:rsidRDefault="00571ABD" w:rsidP="00571ABD"/>
    <w:p w:rsidR="00571ABD" w:rsidRDefault="00571ABD" w:rsidP="00571ABD">
      <w:r>
        <w:t>Con la presente estamos solicitando el siguiente servicio de  IMPRESIÓN  :</w:t>
      </w:r>
    </w:p>
    <w:p w:rsidR="00571ABD" w:rsidRDefault="00571ABD" w:rsidP="00571ABD"/>
    <w:p w:rsidR="00571ABD" w:rsidRDefault="00571ABD" w:rsidP="00571ABD">
      <w:pPr>
        <w:rPr>
          <w:b/>
          <w:bCs/>
        </w:rPr>
      </w:pPr>
      <w:r>
        <w:rPr>
          <w:b/>
          <w:bCs/>
          <w:u w:val="single"/>
        </w:rPr>
        <w:t>IMPRESIÓN:</w:t>
      </w:r>
      <w:r>
        <w:rPr>
          <w:b/>
          <w:bCs/>
        </w:rPr>
        <w:tab/>
      </w:r>
    </w:p>
    <w:p w:rsidR="00571ABD" w:rsidRDefault="00571ABD" w:rsidP="00571ABD">
      <w:r>
        <w:t xml:space="preserve">MATERIAL   :           Polipropileno   Lamina   de   </w:t>
      </w:r>
      <w:r>
        <w:rPr>
          <w:b/>
        </w:rPr>
        <w:t>50</w:t>
      </w:r>
      <w:r>
        <w:t xml:space="preserve">    cms</w:t>
      </w:r>
    </w:p>
    <w:p w:rsidR="00571ABD" w:rsidRDefault="00571ABD" w:rsidP="00571ABD">
      <w:r>
        <w:t>CLIBRE      :               2.4  ”</w:t>
      </w:r>
    </w:p>
    <w:p w:rsidR="00571ABD" w:rsidRPr="00AD5DCF" w:rsidRDefault="00571ABD" w:rsidP="00571ABD">
      <w:pPr>
        <w:rPr>
          <w:b/>
        </w:rPr>
      </w:pPr>
      <w:r>
        <w:t>REFERENCIA:</w:t>
      </w:r>
      <w:r>
        <w:tab/>
      </w:r>
      <w:r>
        <w:rPr>
          <w:b/>
        </w:rPr>
        <w:t>GEORDI   HOMBRE</w:t>
      </w:r>
    </w:p>
    <w:p w:rsidR="00571ABD" w:rsidRDefault="00571ABD" w:rsidP="00571ABD">
      <w:r>
        <w:t>CANTIDAD    :          400    Kg</w:t>
      </w:r>
    </w:p>
    <w:p w:rsidR="00571ABD" w:rsidRDefault="00571ABD" w:rsidP="00571ABD">
      <w:r>
        <w:t>COLORES:</w:t>
      </w:r>
      <w:r>
        <w:tab/>
      </w:r>
      <w:r>
        <w:tab/>
        <w:t>3  ( Según  arte )</w:t>
      </w:r>
    </w:p>
    <w:p w:rsidR="00571ABD" w:rsidRDefault="00571ABD" w:rsidP="00571ABD">
      <w:r>
        <w:t>CARAS:</w:t>
      </w:r>
      <w:r>
        <w:tab/>
      </w:r>
      <w:r>
        <w:tab/>
        <w:t xml:space="preserve">2 </w:t>
      </w:r>
    </w:p>
    <w:p w:rsidR="00571ABD" w:rsidRDefault="00571ABD" w:rsidP="00571ABD">
      <w:r>
        <w:t>REPETICIÓN:</w:t>
      </w:r>
      <w:r>
        <w:tab/>
        <w:t>28</w:t>
      </w:r>
    </w:p>
    <w:p w:rsidR="00571ABD" w:rsidRPr="007E24E2" w:rsidRDefault="00571ABD" w:rsidP="00571ABD">
      <w:pPr>
        <w:rPr>
          <w:b/>
        </w:rPr>
      </w:pPr>
      <w:r>
        <w:t>RODILLO:</w:t>
      </w:r>
      <w:r>
        <w:tab/>
      </w:r>
      <w:r>
        <w:tab/>
      </w:r>
      <w:r>
        <w:rPr>
          <w:b/>
        </w:rPr>
        <w:t>56</w:t>
      </w:r>
    </w:p>
    <w:p w:rsidR="00571ABD" w:rsidRDefault="00571ABD" w:rsidP="00571ABD">
      <w:r>
        <w:t>BOLSA:</w:t>
      </w:r>
      <w:r>
        <w:tab/>
      </w:r>
      <w:r>
        <w:tab/>
        <w:t>22.5 + 5 X 28    cms   de  Solapa Interna. Con Gancho</w:t>
      </w:r>
    </w:p>
    <w:p w:rsidR="00571ABD" w:rsidRDefault="00571ABD" w:rsidP="00571ABD">
      <w:r>
        <w:t>SELLADO:</w:t>
      </w:r>
      <w:r>
        <w:tab/>
      </w:r>
      <w:r>
        <w:tab/>
        <w:t>Para selle lateral.</w:t>
      </w:r>
    </w:p>
    <w:p w:rsidR="00571ABD" w:rsidRDefault="00571ABD" w:rsidP="00571ABD"/>
    <w:p w:rsidR="00571ABD" w:rsidRDefault="00571ABD" w:rsidP="00571ABD"/>
    <w:p w:rsidR="00571ABD" w:rsidRDefault="00571ABD" w:rsidP="00571ABD">
      <w:r>
        <w:rPr>
          <w:b/>
          <w:bCs/>
          <w:u w:val="single"/>
        </w:rPr>
        <w:t>NOTA:</w:t>
      </w:r>
      <w:r>
        <w:t xml:space="preserve">  *   Los cyreles en su planta</w:t>
      </w:r>
    </w:p>
    <w:p w:rsidR="00571ABD" w:rsidRDefault="00571ABD" w:rsidP="00571ABD">
      <w:pPr>
        <w:numPr>
          <w:ilvl w:val="0"/>
          <w:numId w:val="1"/>
        </w:numPr>
      </w:pPr>
      <w:r>
        <w:t>Se envían muestra   para tonos y alturas</w:t>
      </w:r>
    </w:p>
    <w:p w:rsidR="00571ABD" w:rsidRPr="002F17AC" w:rsidRDefault="00571ABD" w:rsidP="00571ABD">
      <w:pPr>
        <w:numPr>
          <w:ilvl w:val="0"/>
          <w:numId w:val="2"/>
        </w:numPr>
      </w:pPr>
      <w:r>
        <w:t xml:space="preserve">Se  envía el material de PP </w:t>
      </w:r>
      <w:r>
        <w:rPr>
          <w:b/>
        </w:rPr>
        <w:t xml:space="preserve">de  50 </w:t>
      </w:r>
      <w:r w:rsidRPr="00AD5DCF">
        <w:rPr>
          <w:b/>
        </w:rPr>
        <w:t xml:space="preserve">  cms</w:t>
      </w:r>
    </w:p>
    <w:p w:rsidR="00571ABD" w:rsidRPr="00491829" w:rsidRDefault="00571ABD" w:rsidP="00571ABD">
      <w:pPr>
        <w:numPr>
          <w:ilvl w:val="0"/>
          <w:numId w:val="2"/>
        </w:numPr>
      </w:pPr>
      <w:r>
        <w:rPr>
          <w:b/>
        </w:rPr>
        <w:t>DISEÑO  NUEVO</w:t>
      </w:r>
    </w:p>
    <w:p w:rsidR="00571ABD" w:rsidRPr="00E955AD" w:rsidRDefault="00571ABD" w:rsidP="00571ABD">
      <w:pPr>
        <w:numPr>
          <w:ilvl w:val="0"/>
          <w:numId w:val="2"/>
        </w:numPr>
      </w:pPr>
      <w:r w:rsidRPr="00491829">
        <w:rPr>
          <w:b/>
        </w:rPr>
        <w:t xml:space="preserve">SE APRUEBA </w:t>
      </w:r>
      <w:r>
        <w:rPr>
          <w:b/>
        </w:rPr>
        <w:t>IMPRESIÓN</w:t>
      </w:r>
    </w:p>
    <w:p w:rsidR="00571ABD" w:rsidRPr="00E955AD" w:rsidRDefault="00571ABD" w:rsidP="00571ABD">
      <w:pPr>
        <w:numPr>
          <w:ilvl w:val="0"/>
          <w:numId w:val="2"/>
        </w:numPr>
        <w:rPr>
          <w:sz w:val="44"/>
          <w:szCs w:val="44"/>
        </w:rPr>
      </w:pPr>
      <w:r w:rsidRPr="00E955AD">
        <w:rPr>
          <w:b/>
          <w:sz w:val="44"/>
          <w:szCs w:val="44"/>
        </w:rPr>
        <w:t>FAVOR  CONTROLAR EL CALCAMIENTO</w:t>
      </w:r>
    </w:p>
    <w:p w:rsidR="00571ABD" w:rsidRDefault="00571ABD" w:rsidP="00571ABD">
      <w:pPr>
        <w:ind w:left="885"/>
      </w:pPr>
    </w:p>
    <w:p w:rsidR="00571ABD" w:rsidRDefault="00571ABD" w:rsidP="00571ABD">
      <w:pPr>
        <w:ind w:left="885"/>
      </w:pPr>
    </w:p>
    <w:p w:rsidR="00571ABD" w:rsidRDefault="00571ABD" w:rsidP="00571ABD">
      <w:r>
        <w:t>Agradezco la atención y colaboración prestada.</w:t>
      </w:r>
    </w:p>
    <w:p w:rsidR="00571ABD" w:rsidRDefault="00571ABD" w:rsidP="00571ABD"/>
    <w:p w:rsidR="00571ABD" w:rsidRDefault="00571ABD" w:rsidP="00571ABD"/>
    <w:p w:rsidR="00571ABD" w:rsidRDefault="00571ABD" w:rsidP="00571ABD">
      <w:r>
        <w:t>Cordialmente,</w:t>
      </w:r>
    </w:p>
    <w:p w:rsidR="00571ABD" w:rsidRDefault="00571ABD" w:rsidP="00571ABD"/>
    <w:p w:rsidR="00571ABD" w:rsidRDefault="00571ABD" w:rsidP="00571ABD"/>
    <w:p w:rsidR="00571ABD" w:rsidRDefault="00571ABD" w:rsidP="00571ABD"/>
    <w:p w:rsidR="00571ABD" w:rsidRDefault="00571ABD" w:rsidP="00571ABD">
      <w:r>
        <w:t>RICARDO CASAS ZAPATA</w:t>
      </w:r>
    </w:p>
    <w:p w:rsidR="00571ABD" w:rsidRDefault="00571ABD" w:rsidP="00571ABD">
      <w:r>
        <w:t>Director</w:t>
      </w:r>
    </w:p>
    <w:p w:rsidR="00571ABD" w:rsidRDefault="00571ABD" w:rsidP="00280724">
      <w:pPr>
        <w:rPr>
          <w:b/>
        </w:rPr>
      </w:pPr>
    </w:p>
    <w:p w:rsidR="001A5DE2" w:rsidRDefault="001A5DE2" w:rsidP="001A5DE2">
      <w:pPr>
        <w:rPr>
          <w:b/>
        </w:rPr>
      </w:pPr>
    </w:p>
    <w:p w:rsidR="001A5DE2" w:rsidRDefault="001A5DE2" w:rsidP="001A5DE2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1A5DE2" w:rsidRDefault="001A5DE2" w:rsidP="001A5DE2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1A5DE2" w:rsidRDefault="001A5DE2" w:rsidP="001A5DE2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1A5DE2" w:rsidRDefault="001A5DE2" w:rsidP="001A5DE2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1A5DE2" w:rsidRDefault="001A5DE2" w:rsidP="001A5DE2"/>
    <w:p w:rsidR="001A5DE2" w:rsidRDefault="001A5DE2" w:rsidP="001A5DE2"/>
    <w:p w:rsidR="001A5DE2" w:rsidRDefault="001A5DE2" w:rsidP="001A5DE2">
      <w:pPr>
        <w:pStyle w:val="Ttulo1"/>
      </w:pPr>
      <w:r>
        <w:t>ORD EN DE TRABAJO    N°      08649</w:t>
      </w:r>
    </w:p>
    <w:p w:rsidR="001A5DE2" w:rsidRDefault="001A5DE2" w:rsidP="001A5DE2"/>
    <w:p w:rsidR="001A5DE2" w:rsidRDefault="001A5DE2" w:rsidP="001A5DE2">
      <w:r>
        <w:t>FECHA:</w:t>
      </w:r>
      <w:r>
        <w:tab/>
        <w:t>Medellín,   Julio  23    de   2011</w:t>
      </w:r>
    </w:p>
    <w:p w:rsidR="001A5DE2" w:rsidRDefault="001A5DE2" w:rsidP="001A5DE2">
      <w:r>
        <w:t>PARA:</w:t>
      </w:r>
      <w:r>
        <w:tab/>
      </w:r>
      <w:r>
        <w:tab/>
        <w:t>PLÁSTICOS DARMA</w:t>
      </w:r>
    </w:p>
    <w:p w:rsidR="001A5DE2" w:rsidRDefault="001A5DE2" w:rsidP="001A5DE2">
      <w:r>
        <w:t>ATENCIÓN:</w:t>
      </w:r>
      <w:r>
        <w:tab/>
        <w:t>Sr. Darío Jaramillo</w:t>
      </w:r>
    </w:p>
    <w:p w:rsidR="001A5DE2" w:rsidRDefault="001A5DE2" w:rsidP="001A5DE2">
      <w:r>
        <w:tab/>
      </w:r>
      <w:r>
        <w:tab/>
        <w:t>Gerente.</w:t>
      </w:r>
    </w:p>
    <w:p w:rsidR="001A5DE2" w:rsidRDefault="001A5DE2" w:rsidP="001A5DE2"/>
    <w:p w:rsidR="001A5DE2" w:rsidRDefault="001A5DE2" w:rsidP="001A5DE2">
      <w:r>
        <w:t>Apreciado Don Darío:</w:t>
      </w:r>
    </w:p>
    <w:p w:rsidR="001A5DE2" w:rsidRDefault="001A5DE2" w:rsidP="001A5DE2"/>
    <w:p w:rsidR="001A5DE2" w:rsidRDefault="001A5DE2" w:rsidP="001A5DE2">
      <w:r>
        <w:t>Con la presente estamos solicitando el siguiente Material   :</w:t>
      </w:r>
    </w:p>
    <w:p w:rsidR="001A5DE2" w:rsidRDefault="001A5DE2" w:rsidP="001A5DE2"/>
    <w:p w:rsidR="001A5DE2" w:rsidRDefault="001A5DE2" w:rsidP="001A5DE2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1A5DE2" w:rsidRDefault="001A5DE2" w:rsidP="001A5DE2">
      <w:pPr>
        <w:rPr>
          <w:b/>
          <w:bCs/>
          <w:u w:val="single"/>
        </w:rPr>
      </w:pPr>
    </w:p>
    <w:p w:rsidR="001A5DE2" w:rsidRDefault="001A5DE2" w:rsidP="001A5DE2">
      <w:r>
        <w:t>MATERIAL:</w:t>
      </w:r>
      <w:r>
        <w:tab/>
      </w:r>
      <w:r>
        <w:tab/>
        <w:t>Polietileno Alta Densidad Pigmentado BLANCO Tubular.</w:t>
      </w:r>
    </w:p>
    <w:p w:rsidR="001A5DE2" w:rsidRDefault="001A5DE2" w:rsidP="001A5DE2">
      <w:r>
        <w:t>MEDIDA:</w:t>
      </w:r>
      <w:r>
        <w:tab/>
      </w:r>
      <w:r>
        <w:tab/>
      </w:r>
      <w:r>
        <w:rPr>
          <w:b/>
        </w:rPr>
        <w:t>35</w:t>
      </w:r>
      <w:r w:rsidRPr="00444F82">
        <w:rPr>
          <w:b/>
        </w:rPr>
        <w:t xml:space="preserve">  Cms</w:t>
      </w:r>
      <w:r>
        <w:t>.</w:t>
      </w:r>
    </w:p>
    <w:p w:rsidR="001A5DE2" w:rsidRDefault="001A5DE2" w:rsidP="001A5DE2">
      <w:pPr>
        <w:rPr>
          <w:b/>
          <w:bCs/>
        </w:rPr>
      </w:pPr>
      <w:r>
        <w:t>CALIBRE:</w:t>
      </w:r>
      <w:r>
        <w:tab/>
      </w:r>
      <w:r>
        <w:tab/>
      </w:r>
      <w:r w:rsidRPr="00B460D7">
        <w:rPr>
          <w:b/>
        </w:rPr>
        <w:t>2.5</w:t>
      </w:r>
      <w:r>
        <w:t xml:space="preserve"> </w:t>
      </w:r>
      <w:r>
        <w:rPr>
          <w:b/>
          <w:bCs/>
        </w:rPr>
        <w:t xml:space="preserve">  ”</w:t>
      </w:r>
    </w:p>
    <w:p w:rsidR="001A5DE2" w:rsidRDefault="001A5DE2" w:rsidP="001A5DE2">
      <w:r>
        <w:t>COLOR:</w:t>
      </w:r>
      <w:r>
        <w:tab/>
      </w:r>
      <w:r>
        <w:tab/>
        <w:t>BLANCO  ( Según muestra  )</w:t>
      </w:r>
    </w:p>
    <w:p w:rsidR="001A5DE2" w:rsidRDefault="001A5DE2" w:rsidP="001A5DE2">
      <w:r>
        <w:t>TRATADO:</w:t>
      </w:r>
      <w:r>
        <w:tab/>
      </w:r>
      <w:r>
        <w:tab/>
        <w:t>2 Caras.</w:t>
      </w:r>
    </w:p>
    <w:p w:rsidR="001A5DE2" w:rsidRDefault="001A5DE2" w:rsidP="001A5DE2">
      <w:pPr>
        <w:rPr>
          <w:b/>
          <w:bCs/>
        </w:rPr>
      </w:pPr>
      <w:r>
        <w:t>CANTIDAD:</w:t>
      </w:r>
      <w:r>
        <w:tab/>
        <w:t xml:space="preserve">            170 </w:t>
      </w:r>
      <w:r>
        <w:rPr>
          <w:b/>
        </w:rPr>
        <w:t xml:space="preserve"> </w:t>
      </w:r>
      <w:r>
        <w:t xml:space="preserve">  Kg.</w:t>
      </w:r>
      <w:r>
        <w:rPr>
          <w:b/>
          <w:bCs/>
        </w:rPr>
        <w:t xml:space="preserve"> </w:t>
      </w:r>
    </w:p>
    <w:p w:rsidR="001A5DE2" w:rsidRDefault="001A5DE2" w:rsidP="001A5DE2">
      <w:r>
        <w:t>REFERENCIA:</w:t>
      </w:r>
      <w:r>
        <w:tab/>
      </w:r>
      <w:r>
        <w:rPr>
          <w:b/>
        </w:rPr>
        <w:t>PLASTIQUIMICA  PEQUEÑA</w:t>
      </w:r>
    </w:p>
    <w:p w:rsidR="001A5DE2" w:rsidRDefault="001A5DE2" w:rsidP="001A5DE2">
      <w:r>
        <w:t>COLORES:</w:t>
      </w:r>
      <w:r>
        <w:tab/>
      </w:r>
      <w:r>
        <w:tab/>
        <w:t>2 ( Gris -  Rojo)</w:t>
      </w:r>
    </w:p>
    <w:p w:rsidR="001A5DE2" w:rsidRDefault="001A5DE2" w:rsidP="001A5DE2">
      <w:r>
        <w:t>CARAS:</w:t>
      </w:r>
      <w:r>
        <w:tab/>
      </w:r>
      <w:r>
        <w:tab/>
        <w:t>2</w:t>
      </w:r>
    </w:p>
    <w:p w:rsidR="001A5DE2" w:rsidRDefault="001A5DE2" w:rsidP="001A5DE2">
      <w:r>
        <w:t>REPETICIÓN:</w:t>
      </w:r>
      <w:r>
        <w:tab/>
        <w:t>Continua</w:t>
      </w:r>
    </w:p>
    <w:p w:rsidR="001A5DE2" w:rsidRDefault="001A5DE2" w:rsidP="001A5DE2">
      <w:r>
        <w:t>RODILLO:</w:t>
      </w:r>
      <w:r>
        <w:tab/>
      </w:r>
      <w:r>
        <w:tab/>
      </w:r>
      <w:r w:rsidRPr="001D3669">
        <w:rPr>
          <w:b/>
        </w:rPr>
        <w:t>38</w:t>
      </w:r>
    </w:p>
    <w:p w:rsidR="001A5DE2" w:rsidRPr="006537EA" w:rsidRDefault="001A5DE2" w:rsidP="001A5DE2">
      <w:pPr>
        <w:rPr>
          <w:b/>
        </w:rPr>
      </w:pPr>
      <w:r>
        <w:t>BOLSA:</w:t>
      </w:r>
      <w:r>
        <w:tab/>
      </w:r>
      <w:r>
        <w:tab/>
      </w:r>
      <w:r w:rsidRPr="006537EA">
        <w:rPr>
          <w:b/>
        </w:rPr>
        <w:t xml:space="preserve">35  x  175  </w:t>
      </w:r>
      <w:r>
        <w:rPr>
          <w:b/>
        </w:rPr>
        <w:t xml:space="preserve">  </w:t>
      </w:r>
      <w:r w:rsidRPr="006537EA">
        <w:rPr>
          <w:b/>
        </w:rPr>
        <w:t>cms</w:t>
      </w:r>
    </w:p>
    <w:p w:rsidR="001A5DE2" w:rsidRDefault="001A5DE2" w:rsidP="001A5DE2">
      <w:r>
        <w:t>SELLADO:</w:t>
      </w:r>
      <w:r>
        <w:tab/>
      </w:r>
      <w:r>
        <w:tab/>
        <w:t>Para selle de Fondo.</w:t>
      </w:r>
    </w:p>
    <w:p w:rsidR="001A5DE2" w:rsidRDefault="001A5DE2" w:rsidP="001A5DE2"/>
    <w:p w:rsidR="001A5DE2" w:rsidRDefault="001A5DE2" w:rsidP="001A5DE2"/>
    <w:p w:rsidR="001A5DE2" w:rsidRDefault="001A5DE2" w:rsidP="001A5DE2">
      <w:r>
        <w:rPr>
          <w:b/>
          <w:bCs/>
          <w:u w:val="single"/>
        </w:rPr>
        <w:t>NOTA:</w:t>
      </w:r>
      <w:r>
        <w:t xml:space="preserve">  * Los cyreles   Se encuentran en su planta</w:t>
      </w:r>
    </w:p>
    <w:p w:rsidR="001A5DE2" w:rsidRDefault="001A5DE2" w:rsidP="001A5DE2">
      <w:pPr>
        <w:numPr>
          <w:ilvl w:val="0"/>
          <w:numId w:val="1"/>
        </w:numPr>
      </w:pPr>
      <w:r>
        <w:t>Se envían muestra física  para tonos , alturas  y  pigmentación</w:t>
      </w:r>
    </w:p>
    <w:p w:rsidR="001A5DE2" w:rsidRDefault="001A5DE2" w:rsidP="001A5DE2"/>
    <w:p w:rsidR="001A5DE2" w:rsidRPr="00315AED" w:rsidRDefault="001A5DE2" w:rsidP="001A5DE2">
      <w:pPr>
        <w:numPr>
          <w:ilvl w:val="0"/>
          <w:numId w:val="1"/>
        </w:numPr>
      </w:pPr>
      <w:r w:rsidRPr="00393DAD">
        <w:rPr>
          <w:b/>
          <w:u w:val="single"/>
        </w:rPr>
        <w:t>Utilizar tinta negra</w:t>
      </w:r>
      <w:r>
        <w:t xml:space="preserve"> </w:t>
      </w:r>
      <w:r w:rsidRPr="00393DAD">
        <w:rPr>
          <w:b/>
          <w:u w:val="single"/>
        </w:rPr>
        <w:t>ANTIGRASA</w:t>
      </w:r>
    </w:p>
    <w:p w:rsidR="001A5DE2" w:rsidRDefault="001A5DE2" w:rsidP="001A5DE2"/>
    <w:p w:rsidR="001A5DE2" w:rsidRPr="0098114D" w:rsidRDefault="001A5DE2" w:rsidP="001A5DE2">
      <w:pPr>
        <w:rPr>
          <w:b/>
          <w:u w:val="single"/>
        </w:rPr>
      </w:pPr>
    </w:p>
    <w:p w:rsidR="001A5DE2" w:rsidRDefault="001A5DE2" w:rsidP="001A5DE2">
      <w:r>
        <w:t>Agradezco la atención y colaboración prestada.</w:t>
      </w:r>
    </w:p>
    <w:p w:rsidR="001A5DE2" w:rsidRDefault="001A5DE2" w:rsidP="001A5DE2"/>
    <w:p w:rsidR="001A5DE2" w:rsidRDefault="001A5DE2" w:rsidP="001A5DE2"/>
    <w:p w:rsidR="001A5DE2" w:rsidRDefault="001A5DE2" w:rsidP="001A5DE2">
      <w:r>
        <w:t>Cordialmente</w:t>
      </w:r>
    </w:p>
    <w:p w:rsidR="001A5DE2" w:rsidRDefault="001A5DE2" w:rsidP="001A5DE2"/>
    <w:p w:rsidR="001A5DE2" w:rsidRDefault="001A5DE2" w:rsidP="001A5DE2"/>
    <w:p w:rsidR="001A5DE2" w:rsidRDefault="001A5DE2" w:rsidP="001A5DE2">
      <w:smartTag w:uri="urn:schemas-microsoft-com:office:smarttags" w:element="PersonName">
        <w:smartTagPr>
          <w:attr w:name="ProductID" w:val="RICARDO CASAS ZAPATA"/>
        </w:smartTagPr>
        <w:r>
          <w:t>RICARDO CASAS ZAPATA</w:t>
        </w:r>
      </w:smartTag>
    </w:p>
    <w:p w:rsidR="001A5DE2" w:rsidRDefault="001A5DE2" w:rsidP="001A5DE2">
      <w:r>
        <w:t>Director.</w:t>
      </w:r>
    </w:p>
    <w:p w:rsidR="001A5DE2" w:rsidRDefault="001A5DE2" w:rsidP="00280724">
      <w:pPr>
        <w:rPr>
          <w:b/>
        </w:rPr>
      </w:pPr>
    </w:p>
    <w:p w:rsidR="005E5E85" w:rsidRDefault="005E5E85" w:rsidP="00280724">
      <w:pPr>
        <w:rPr>
          <w:b/>
        </w:rPr>
      </w:pPr>
    </w:p>
    <w:p w:rsidR="005E5E85" w:rsidRDefault="005E5E85" w:rsidP="00280724">
      <w:pPr>
        <w:rPr>
          <w:b/>
        </w:rPr>
      </w:pPr>
    </w:p>
    <w:p w:rsidR="005E5E85" w:rsidRDefault="005E5E85" w:rsidP="00280724">
      <w:pPr>
        <w:rPr>
          <w:b/>
        </w:rPr>
      </w:pPr>
    </w:p>
    <w:p w:rsidR="005E5E85" w:rsidRDefault="005E5E85" w:rsidP="005E5E85">
      <w:pPr>
        <w:rPr>
          <w:b/>
          <w:bCs/>
          <w:sz w:val="20"/>
        </w:rPr>
      </w:pPr>
      <w:r>
        <w:rPr>
          <w:b/>
          <w:bCs/>
          <w:sz w:val="20"/>
        </w:rPr>
        <w:lastRenderedPageBreak/>
        <w:t>PLÁSTICOS UNION  LTDA.</w:t>
      </w:r>
    </w:p>
    <w:p w:rsidR="005E5E85" w:rsidRDefault="005E5E85" w:rsidP="005E5E85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5E5E85" w:rsidRDefault="005E5E85" w:rsidP="005E5E85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5E5E85" w:rsidRDefault="005E5E85" w:rsidP="005E5E85">
      <w:pPr>
        <w:rPr>
          <w:b/>
          <w:bCs/>
          <w:sz w:val="20"/>
        </w:rPr>
      </w:pPr>
      <w:r>
        <w:rPr>
          <w:b/>
          <w:bCs/>
          <w:sz w:val="20"/>
        </w:rPr>
        <w:t>TEL:  4 44 46 64  ITAGUI.</w:t>
      </w:r>
    </w:p>
    <w:p w:rsidR="005E5E85" w:rsidRDefault="005E5E85" w:rsidP="005E5E85">
      <w:pPr>
        <w:rPr>
          <w:b/>
          <w:bCs/>
        </w:rPr>
      </w:pPr>
    </w:p>
    <w:p w:rsidR="005E5E85" w:rsidRDefault="005E5E85" w:rsidP="005E5E85">
      <w:pPr>
        <w:rPr>
          <w:b/>
          <w:bCs/>
        </w:rPr>
      </w:pPr>
    </w:p>
    <w:p w:rsidR="005E5E85" w:rsidRDefault="005E5E85" w:rsidP="005E5E85">
      <w:pPr>
        <w:pStyle w:val="Ttulo1"/>
      </w:pPr>
      <w:r>
        <w:t>ORDEN DE TRABAJO        N°      08540</w:t>
      </w:r>
    </w:p>
    <w:p w:rsidR="005E5E85" w:rsidRDefault="005E5E85" w:rsidP="005E5E85"/>
    <w:p w:rsidR="005E5E85" w:rsidRDefault="005E5E85" w:rsidP="005E5E85">
      <w:r>
        <w:t>FECHA:</w:t>
      </w:r>
      <w:r>
        <w:tab/>
        <w:t>Medellín,  julio 25   de    2011</w:t>
      </w:r>
    </w:p>
    <w:p w:rsidR="005E5E85" w:rsidRDefault="005E5E85" w:rsidP="005E5E85">
      <w:r>
        <w:t>PARA:</w:t>
      </w:r>
      <w:r>
        <w:tab/>
      </w:r>
      <w:r>
        <w:tab/>
        <w:t>PLÁSTICOS DARMA</w:t>
      </w:r>
    </w:p>
    <w:p w:rsidR="005E5E85" w:rsidRDefault="005E5E85" w:rsidP="005E5E85">
      <w:r>
        <w:t>ATENCIÓN:</w:t>
      </w:r>
      <w:r>
        <w:tab/>
        <w:t>Sr. Darío Jaramillo</w:t>
      </w:r>
    </w:p>
    <w:p w:rsidR="005E5E85" w:rsidRDefault="005E5E85" w:rsidP="005E5E85">
      <w:r>
        <w:tab/>
      </w:r>
      <w:r>
        <w:tab/>
        <w:t>Gerente.</w:t>
      </w:r>
    </w:p>
    <w:p w:rsidR="005E5E85" w:rsidRDefault="005E5E85" w:rsidP="005E5E85"/>
    <w:p w:rsidR="005E5E85" w:rsidRDefault="005E5E85" w:rsidP="005E5E85">
      <w:r>
        <w:t>Apreciado Don Darío:</w:t>
      </w:r>
    </w:p>
    <w:p w:rsidR="005E5E85" w:rsidRDefault="005E5E85" w:rsidP="005E5E85"/>
    <w:p w:rsidR="005E5E85" w:rsidRDefault="005E5E85" w:rsidP="005E5E85">
      <w:r>
        <w:t>Con la presente estamos solicitando el siguiente material    :</w:t>
      </w:r>
    </w:p>
    <w:p w:rsidR="005E5E85" w:rsidRDefault="005E5E85" w:rsidP="005E5E85"/>
    <w:p w:rsidR="005E5E85" w:rsidRDefault="005E5E85" w:rsidP="005E5E85">
      <w:pPr>
        <w:rPr>
          <w:b/>
          <w:bCs/>
          <w:u w:val="single"/>
        </w:rPr>
      </w:pPr>
      <w:r>
        <w:rPr>
          <w:b/>
          <w:bCs/>
          <w:u w:val="single"/>
        </w:rPr>
        <w:t>IMPRESIÓN  :</w:t>
      </w:r>
    </w:p>
    <w:p w:rsidR="005E5E85" w:rsidRDefault="005E5E85" w:rsidP="005E5E85"/>
    <w:p w:rsidR="005E5E85" w:rsidRDefault="005E5E85" w:rsidP="005E5E85">
      <w:r>
        <w:t>MATERIAL:</w:t>
      </w:r>
      <w:r>
        <w:tab/>
      </w:r>
      <w:r>
        <w:tab/>
      </w:r>
      <w:r>
        <w:rPr>
          <w:b/>
        </w:rPr>
        <w:t>Lamina  BIO PP de   37</w:t>
      </w:r>
      <w:r w:rsidRPr="00FE4325">
        <w:rPr>
          <w:b/>
        </w:rPr>
        <w:t xml:space="preserve">   cms</w:t>
      </w:r>
    </w:p>
    <w:p w:rsidR="005E5E85" w:rsidRDefault="005E5E85" w:rsidP="005E5E85">
      <w:r>
        <w:t>CALIBRE:</w:t>
      </w:r>
      <w:r>
        <w:tab/>
      </w:r>
      <w:r>
        <w:tab/>
      </w:r>
      <w:r w:rsidRPr="00FE4325">
        <w:rPr>
          <w:b/>
        </w:rPr>
        <w:t>25  micras</w:t>
      </w:r>
      <w:r>
        <w:t xml:space="preserve"> </w:t>
      </w:r>
    </w:p>
    <w:p w:rsidR="005E5E85" w:rsidRDefault="005E5E85" w:rsidP="005E5E85">
      <w:r>
        <w:t>CANTIDAD:</w:t>
      </w:r>
      <w:r>
        <w:tab/>
      </w:r>
      <w:r>
        <w:tab/>
        <w:t>100    Kg</w:t>
      </w:r>
    </w:p>
    <w:p w:rsidR="005E5E85" w:rsidRDefault="005E5E85" w:rsidP="005E5E85">
      <w:r>
        <w:t>REFERENCIA:</w:t>
      </w:r>
      <w:r>
        <w:tab/>
      </w:r>
      <w:r>
        <w:rPr>
          <w:b/>
        </w:rPr>
        <w:t>ALMIN GENERICA</w:t>
      </w:r>
    </w:p>
    <w:p w:rsidR="005E5E85" w:rsidRDefault="005E5E85" w:rsidP="005E5E85">
      <w:r>
        <w:t>REPETICIÓN:</w:t>
      </w:r>
      <w:r>
        <w:tab/>
        <w:t>26     Cms.</w:t>
      </w:r>
    </w:p>
    <w:p w:rsidR="005E5E85" w:rsidRDefault="005E5E85" w:rsidP="005E5E85">
      <w:r>
        <w:t xml:space="preserve">RODILLO  :               </w:t>
      </w:r>
      <w:r>
        <w:rPr>
          <w:b/>
        </w:rPr>
        <w:t>26</w:t>
      </w:r>
    </w:p>
    <w:p w:rsidR="005E5E85" w:rsidRDefault="005E5E85" w:rsidP="005E5E85">
      <w:r>
        <w:t>IMPRESIÓN:</w:t>
      </w:r>
      <w:r>
        <w:tab/>
      </w:r>
      <w:r>
        <w:tab/>
        <w:t xml:space="preserve">1 cara   Lamina </w:t>
      </w:r>
    </w:p>
    <w:p w:rsidR="005E5E85" w:rsidRDefault="005E5E85" w:rsidP="005E5E85">
      <w:r>
        <w:t>COLORES:</w:t>
      </w:r>
      <w:r>
        <w:tab/>
      </w:r>
      <w:r>
        <w:tab/>
        <w:t>3</w:t>
      </w:r>
    </w:p>
    <w:p w:rsidR="005E5E85" w:rsidRDefault="005E5E85" w:rsidP="005E5E85">
      <w:r>
        <w:t>REFILADO:</w:t>
      </w:r>
      <w:r>
        <w:tab/>
      </w:r>
      <w:r>
        <w:tab/>
        <w:t xml:space="preserve">43.5     cms   </w:t>
      </w:r>
    </w:p>
    <w:p w:rsidR="005E5E85" w:rsidRDefault="005E5E85" w:rsidP="005E5E85">
      <w:r>
        <w:t>ROLLOS :</w:t>
      </w:r>
      <w:r>
        <w:tab/>
      </w:r>
      <w:r>
        <w:tab/>
        <w:t>Empaquetadora</w:t>
      </w:r>
    </w:p>
    <w:p w:rsidR="005E5E85" w:rsidRDefault="005E5E85" w:rsidP="005E5E85"/>
    <w:p w:rsidR="005E5E85" w:rsidRDefault="005E5E85" w:rsidP="005E5E85"/>
    <w:p w:rsidR="005E5E85" w:rsidRDefault="005E5E85" w:rsidP="005E5E85">
      <w:r>
        <w:rPr>
          <w:b/>
          <w:bCs/>
          <w:u w:val="single"/>
        </w:rPr>
        <w:t>NOTA:</w:t>
      </w:r>
      <w:r>
        <w:t xml:space="preserve">  -  Los cyreles  los  envía   Grafiflex</w:t>
      </w:r>
    </w:p>
    <w:p w:rsidR="005E5E85" w:rsidRDefault="005E5E85" w:rsidP="005E5E85">
      <w:pPr>
        <w:numPr>
          <w:ilvl w:val="0"/>
          <w:numId w:val="2"/>
        </w:numPr>
      </w:pPr>
      <w:r>
        <w:t>Se aprueba Impresión</w:t>
      </w:r>
    </w:p>
    <w:p w:rsidR="005E5E85" w:rsidRDefault="005E5E85" w:rsidP="005E5E85">
      <w:pPr>
        <w:numPr>
          <w:ilvl w:val="0"/>
          <w:numId w:val="2"/>
        </w:numPr>
        <w:ind w:left="1500"/>
      </w:pPr>
      <w:r>
        <w:t>Se envía lamina de BIOPP</w:t>
      </w:r>
    </w:p>
    <w:p w:rsidR="005E5E85" w:rsidRDefault="005E5E85" w:rsidP="005E5E85"/>
    <w:p w:rsidR="005E5E85" w:rsidRDefault="005E5E85" w:rsidP="005E5E85"/>
    <w:p w:rsidR="005E5E85" w:rsidRDefault="005E5E85" w:rsidP="005E5E85">
      <w:r>
        <w:t>Agradezco la atención y colaboración prestada.</w:t>
      </w:r>
    </w:p>
    <w:p w:rsidR="005E5E85" w:rsidRDefault="005E5E85" w:rsidP="005E5E85"/>
    <w:p w:rsidR="005E5E85" w:rsidRDefault="005E5E85" w:rsidP="005E5E85"/>
    <w:p w:rsidR="005E5E85" w:rsidRDefault="005E5E85" w:rsidP="005E5E85"/>
    <w:p w:rsidR="005E5E85" w:rsidRDefault="005E5E85" w:rsidP="005E5E85">
      <w:r>
        <w:t>Cordialmente,</w:t>
      </w:r>
    </w:p>
    <w:p w:rsidR="005E5E85" w:rsidRDefault="005E5E85" w:rsidP="005E5E85"/>
    <w:p w:rsidR="005E5E85" w:rsidRDefault="005E5E85" w:rsidP="005E5E85"/>
    <w:p w:rsidR="005E5E85" w:rsidRDefault="005E5E85" w:rsidP="005E5E85">
      <w:r>
        <w:t>RICARDO CASAS ZAPATA</w:t>
      </w:r>
    </w:p>
    <w:p w:rsidR="005E5E85" w:rsidRDefault="005E5E85" w:rsidP="005E5E85">
      <w:r>
        <w:t>Director.</w:t>
      </w:r>
    </w:p>
    <w:p w:rsidR="005E5E85" w:rsidRDefault="005E5E85" w:rsidP="00280724">
      <w:pPr>
        <w:rPr>
          <w:b/>
        </w:rPr>
      </w:pPr>
    </w:p>
    <w:p w:rsidR="00192EB3" w:rsidRDefault="00192EB3" w:rsidP="00280724">
      <w:pPr>
        <w:rPr>
          <w:b/>
        </w:rPr>
      </w:pPr>
    </w:p>
    <w:p w:rsidR="00192EB3" w:rsidRDefault="00192EB3" w:rsidP="00280724">
      <w:pPr>
        <w:rPr>
          <w:b/>
        </w:rPr>
      </w:pPr>
    </w:p>
    <w:p w:rsidR="00192EB3" w:rsidRDefault="00192EB3" w:rsidP="00280724">
      <w:pPr>
        <w:rPr>
          <w:b/>
        </w:rPr>
      </w:pPr>
    </w:p>
    <w:p w:rsidR="00192EB3" w:rsidRDefault="00192EB3" w:rsidP="00280724">
      <w:pPr>
        <w:rPr>
          <w:b/>
        </w:rPr>
      </w:pPr>
    </w:p>
    <w:p w:rsidR="00192EB3" w:rsidRDefault="00192EB3" w:rsidP="00280724">
      <w:pPr>
        <w:rPr>
          <w:b/>
        </w:rPr>
      </w:pPr>
    </w:p>
    <w:p w:rsidR="00192EB3" w:rsidRDefault="00192EB3" w:rsidP="00192EB3">
      <w:pPr>
        <w:rPr>
          <w:b/>
        </w:rPr>
      </w:pPr>
    </w:p>
    <w:p w:rsidR="00192EB3" w:rsidRDefault="00192EB3" w:rsidP="00192EB3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192EB3" w:rsidRDefault="00192EB3" w:rsidP="00192EB3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192EB3" w:rsidRDefault="00192EB3" w:rsidP="00192EB3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– 144 </w:t>
      </w:r>
    </w:p>
    <w:p w:rsidR="00192EB3" w:rsidRDefault="00192EB3" w:rsidP="00192EB3">
      <w:pPr>
        <w:rPr>
          <w:b/>
          <w:bCs/>
          <w:sz w:val="20"/>
        </w:rPr>
      </w:pPr>
      <w:r>
        <w:rPr>
          <w:b/>
          <w:bCs/>
          <w:sz w:val="20"/>
        </w:rPr>
        <w:t xml:space="preserve">TEL:   4 44 46 64  ITAGUI                                      </w:t>
      </w:r>
    </w:p>
    <w:p w:rsidR="00192EB3" w:rsidRDefault="00192EB3" w:rsidP="00192EB3"/>
    <w:p w:rsidR="00192EB3" w:rsidRDefault="00192EB3" w:rsidP="00192EB3"/>
    <w:p w:rsidR="00192EB3" w:rsidRDefault="00192EB3" w:rsidP="00192EB3">
      <w:pPr>
        <w:pStyle w:val="Ttulo1"/>
      </w:pPr>
      <w:r>
        <w:t>ORDEN DE TRABAJO     N°      08632</w:t>
      </w:r>
    </w:p>
    <w:p w:rsidR="00192EB3" w:rsidRPr="00370A8E" w:rsidRDefault="00192EB3" w:rsidP="00192EB3"/>
    <w:p w:rsidR="00192EB3" w:rsidRDefault="00192EB3" w:rsidP="00192EB3">
      <w:r>
        <w:t>FECHA:</w:t>
      </w:r>
      <w:r>
        <w:tab/>
        <w:t>Medellín, Julio   28    de   2011</w:t>
      </w:r>
    </w:p>
    <w:p w:rsidR="00192EB3" w:rsidRDefault="00192EB3" w:rsidP="00192EB3">
      <w:r>
        <w:t>PARA:</w:t>
      </w:r>
      <w:r>
        <w:tab/>
      </w:r>
      <w:r>
        <w:tab/>
        <w:t>PLÁSTICOS DARMA</w:t>
      </w:r>
    </w:p>
    <w:p w:rsidR="00192EB3" w:rsidRDefault="00192EB3" w:rsidP="00192EB3">
      <w:r>
        <w:t>ATENCIÓN:</w:t>
      </w:r>
      <w:r>
        <w:tab/>
        <w:t>Sr. Darío Jaramillo</w:t>
      </w:r>
    </w:p>
    <w:p w:rsidR="00192EB3" w:rsidRDefault="00192EB3" w:rsidP="00192EB3">
      <w:r>
        <w:tab/>
      </w:r>
      <w:r>
        <w:tab/>
        <w:t>Gerente.</w:t>
      </w:r>
    </w:p>
    <w:p w:rsidR="00192EB3" w:rsidRDefault="00192EB3" w:rsidP="00192EB3"/>
    <w:p w:rsidR="00192EB3" w:rsidRDefault="00192EB3" w:rsidP="00192EB3"/>
    <w:p w:rsidR="00192EB3" w:rsidRDefault="00192EB3" w:rsidP="00192EB3">
      <w:r>
        <w:t>Apreciado Don Darío:</w:t>
      </w:r>
    </w:p>
    <w:p w:rsidR="00192EB3" w:rsidRDefault="00192EB3" w:rsidP="00192EB3"/>
    <w:p w:rsidR="00192EB3" w:rsidRDefault="00192EB3" w:rsidP="00192EB3">
      <w:r>
        <w:t>Con la presente estamos solicitando el siguiente material:</w:t>
      </w:r>
    </w:p>
    <w:p w:rsidR="00192EB3" w:rsidRDefault="00192EB3" w:rsidP="00192EB3"/>
    <w:p w:rsidR="00192EB3" w:rsidRDefault="00192EB3" w:rsidP="00192EB3">
      <w:pPr>
        <w:rPr>
          <w:b/>
          <w:bCs/>
          <w:u w:val="single"/>
        </w:rPr>
      </w:pPr>
      <w:r>
        <w:rPr>
          <w:b/>
          <w:bCs/>
          <w:u w:val="single"/>
        </w:rPr>
        <w:t>IMPRESIÓN  :</w:t>
      </w:r>
    </w:p>
    <w:p w:rsidR="00192EB3" w:rsidRDefault="00192EB3" w:rsidP="00192EB3"/>
    <w:p w:rsidR="00192EB3" w:rsidRDefault="00192EB3" w:rsidP="00192EB3">
      <w:r>
        <w:t>MATERIAL:</w:t>
      </w:r>
      <w:r>
        <w:tab/>
      </w:r>
      <w:r>
        <w:tab/>
        <w:t xml:space="preserve">P.P  Tubular   de    </w:t>
      </w:r>
      <w:r w:rsidRPr="000D6B93">
        <w:rPr>
          <w:b/>
        </w:rPr>
        <w:t xml:space="preserve">35  </w:t>
      </w:r>
      <w:r>
        <w:t xml:space="preserve">  Cms.</w:t>
      </w:r>
    </w:p>
    <w:p w:rsidR="00192EB3" w:rsidRDefault="00192EB3" w:rsidP="00192EB3">
      <w:r>
        <w:t>CALIBRE:</w:t>
      </w:r>
      <w:r>
        <w:tab/>
      </w:r>
      <w:r>
        <w:tab/>
      </w:r>
      <w:smartTag w:uri="urn:schemas-microsoft-com:office:smarttags" w:element="metricconverter">
        <w:smartTagPr>
          <w:attr w:name="ProductID" w:val="1.5 ”"/>
        </w:smartTagPr>
        <w:r>
          <w:t>1.5 ”</w:t>
        </w:r>
      </w:smartTag>
    </w:p>
    <w:p w:rsidR="00192EB3" w:rsidRDefault="00192EB3" w:rsidP="00192EB3">
      <w:r>
        <w:t>CANTIDAD:</w:t>
      </w:r>
      <w:r>
        <w:tab/>
      </w:r>
      <w:r>
        <w:tab/>
        <w:t>150  kg</w:t>
      </w:r>
    </w:p>
    <w:p w:rsidR="00192EB3" w:rsidRDefault="00192EB3" w:rsidP="00192EB3">
      <w:r>
        <w:t>REFERENCIA:</w:t>
      </w:r>
      <w:r>
        <w:tab/>
      </w:r>
      <w:r>
        <w:rPr>
          <w:b/>
        </w:rPr>
        <w:t xml:space="preserve">PAN  SUIZO </w:t>
      </w:r>
      <w:r w:rsidRPr="00201420">
        <w:rPr>
          <w:b/>
        </w:rPr>
        <w:t xml:space="preserve">  EL JARDIN</w:t>
      </w:r>
    </w:p>
    <w:p w:rsidR="00192EB3" w:rsidRDefault="00192EB3" w:rsidP="00192EB3">
      <w:r>
        <w:t>REPETICIÓN:</w:t>
      </w:r>
      <w:r>
        <w:tab/>
        <w:t>30 Cms.</w:t>
      </w:r>
    </w:p>
    <w:p w:rsidR="00192EB3" w:rsidRPr="009F7AE4" w:rsidRDefault="00192EB3" w:rsidP="00192EB3">
      <w:pPr>
        <w:rPr>
          <w:b/>
        </w:rPr>
      </w:pPr>
      <w:r>
        <w:t xml:space="preserve">RODILLO  :               </w:t>
      </w:r>
      <w:r w:rsidRPr="009F7AE4">
        <w:rPr>
          <w:b/>
        </w:rPr>
        <w:t>30</w:t>
      </w:r>
    </w:p>
    <w:p w:rsidR="00192EB3" w:rsidRDefault="00192EB3" w:rsidP="00192EB3">
      <w:r>
        <w:t>IMPRESIÓN:</w:t>
      </w:r>
      <w:r>
        <w:tab/>
      </w:r>
      <w:r>
        <w:tab/>
        <w:t xml:space="preserve">2  Caras  </w:t>
      </w:r>
    </w:p>
    <w:p w:rsidR="00192EB3" w:rsidRDefault="00192EB3" w:rsidP="00192EB3">
      <w:r>
        <w:t>COLORES:</w:t>
      </w:r>
      <w:r>
        <w:tab/>
      </w:r>
      <w:r>
        <w:tab/>
        <w:t>4 según muestra.</w:t>
      </w:r>
    </w:p>
    <w:p w:rsidR="00192EB3" w:rsidRDefault="00192EB3" w:rsidP="00192EB3">
      <w:r>
        <w:t>BOLSA:</w:t>
      </w:r>
      <w:r>
        <w:tab/>
      </w:r>
      <w:r>
        <w:tab/>
      </w:r>
      <w:r w:rsidRPr="00CD0BF9">
        <w:rPr>
          <w:b/>
        </w:rPr>
        <w:t xml:space="preserve">30  x  32 + </w:t>
      </w:r>
      <w:smartTag w:uri="urn:schemas-microsoft-com:office:smarttags" w:element="metricconverter">
        <w:smartTagPr>
          <w:attr w:name="ProductID" w:val="3 cm"/>
        </w:smartTagPr>
        <w:r w:rsidRPr="00CD0BF9">
          <w:rPr>
            <w:b/>
          </w:rPr>
          <w:t>3 cm</w:t>
        </w:r>
      </w:smartTag>
      <w:r w:rsidRPr="00CD0BF9">
        <w:rPr>
          <w:b/>
        </w:rPr>
        <w:t xml:space="preserve">  FF</w:t>
      </w:r>
      <w:r>
        <w:t xml:space="preserve"> </w:t>
      </w:r>
    </w:p>
    <w:p w:rsidR="00192EB3" w:rsidRDefault="00192EB3" w:rsidP="00192EB3"/>
    <w:p w:rsidR="00192EB3" w:rsidRDefault="00192EB3" w:rsidP="00192EB3"/>
    <w:p w:rsidR="00192EB3" w:rsidRDefault="00192EB3" w:rsidP="00192EB3">
      <w:r>
        <w:rPr>
          <w:b/>
          <w:bCs/>
          <w:u w:val="single"/>
        </w:rPr>
        <w:t>NOTA:</w:t>
      </w:r>
      <w:r>
        <w:t xml:space="preserve">  </w:t>
      </w:r>
      <w:r>
        <w:tab/>
        <w:t>- Se  envía muestra física para los tonos de impresión.</w:t>
      </w:r>
    </w:p>
    <w:p w:rsidR="00192EB3" w:rsidRDefault="00192EB3" w:rsidP="00192EB3">
      <w:pPr>
        <w:numPr>
          <w:ilvl w:val="0"/>
          <w:numId w:val="2"/>
        </w:numPr>
      </w:pPr>
      <w:r>
        <w:t xml:space="preserve">Se envía  </w:t>
      </w:r>
      <w:r>
        <w:rPr>
          <w:b/>
          <w:u w:val="single"/>
        </w:rPr>
        <w:t xml:space="preserve">TUBULAR DE 35  CM </w:t>
      </w:r>
    </w:p>
    <w:p w:rsidR="00192EB3" w:rsidRDefault="00192EB3" w:rsidP="00192EB3">
      <w:pPr>
        <w:numPr>
          <w:ilvl w:val="0"/>
          <w:numId w:val="2"/>
        </w:numPr>
      </w:pPr>
      <w:r>
        <w:t>Cyreles   en su planta</w:t>
      </w:r>
    </w:p>
    <w:p w:rsidR="00192EB3" w:rsidRDefault="00192EB3" w:rsidP="00192EB3">
      <w:pPr>
        <w:numPr>
          <w:ilvl w:val="0"/>
          <w:numId w:val="2"/>
        </w:numPr>
        <w:rPr>
          <w:b/>
        </w:rPr>
      </w:pPr>
      <w:r w:rsidRPr="00D369EA">
        <w:rPr>
          <w:b/>
        </w:rPr>
        <w:t>MONTAR  EN  RODILLO   30</w:t>
      </w:r>
    </w:p>
    <w:p w:rsidR="00192EB3" w:rsidRDefault="00192EB3" w:rsidP="00192EB3"/>
    <w:p w:rsidR="00192EB3" w:rsidRDefault="00192EB3" w:rsidP="00192EB3"/>
    <w:p w:rsidR="00192EB3" w:rsidRDefault="00192EB3" w:rsidP="00192EB3">
      <w:r>
        <w:t>Agradezco la atención y colaboración prestada.</w:t>
      </w:r>
    </w:p>
    <w:p w:rsidR="00192EB3" w:rsidRDefault="00192EB3" w:rsidP="00192EB3"/>
    <w:p w:rsidR="00192EB3" w:rsidRDefault="00192EB3" w:rsidP="00192EB3"/>
    <w:p w:rsidR="00192EB3" w:rsidRDefault="00192EB3" w:rsidP="00192EB3">
      <w:r>
        <w:t>Cordialmente,</w:t>
      </w:r>
    </w:p>
    <w:p w:rsidR="00192EB3" w:rsidRDefault="00192EB3" w:rsidP="00192EB3"/>
    <w:p w:rsidR="00192EB3" w:rsidRDefault="00192EB3" w:rsidP="00192EB3"/>
    <w:p w:rsidR="00192EB3" w:rsidRDefault="00192EB3" w:rsidP="00192EB3"/>
    <w:p w:rsidR="00192EB3" w:rsidRDefault="00192EB3" w:rsidP="00192EB3">
      <w:r>
        <w:t>RICARDO CASAS ZAPATA</w:t>
      </w:r>
    </w:p>
    <w:p w:rsidR="00192EB3" w:rsidRDefault="00192EB3" w:rsidP="00192EB3">
      <w:r>
        <w:t>Director.</w:t>
      </w:r>
    </w:p>
    <w:p w:rsidR="00192EB3" w:rsidRDefault="00192EB3" w:rsidP="00192EB3">
      <w:pPr>
        <w:rPr>
          <w:b/>
        </w:rPr>
      </w:pPr>
    </w:p>
    <w:p w:rsidR="00192EB3" w:rsidRDefault="00192EB3" w:rsidP="00280724">
      <w:pPr>
        <w:rPr>
          <w:b/>
        </w:rPr>
      </w:pPr>
    </w:p>
    <w:p w:rsidR="00B05EEC" w:rsidRDefault="00B05EEC" w:rsidP="00280724">
      <w:pPr>
        <w:rPr>
          <w:b/>
        </w:rPr>
      </w:pPr>
    </w:p>
    <w:p w:rsidR="00B05EEC" w:rsidRDefault="00B05EEC" w:rsidP="00280724">
      <w:pPr>
        <w:rPr>
          <w:b/>
        </w:rPr>
      </w:pPr>
    </w:p>
    <w:p w:rsidR="00B05EEC" w:rsidRDefault="00B05EEC" w:rsidP="00B05EEC"/>
    <w:p w:rsidR="00B05EEC" w:rsidRDefault="00B05EEC" w:rsidP="00B05EEC">
      <w:pPr>
        <w:rPr>
          <w:b/>
          <w:bCs/>
          <w:sz w:val="20"/>
        </w:rPr>
      </w:pPr>
      <w:r>
        <w:rPr>
          <w:b/>
          <w:bCs/>
          <w:sz w:val="20"/>
        </w:rPr>
        <w:t>PLÁSTICOS UNION  LTDA.</w:t>
      </w:r>
    </w:p>
    <w:p w:rsidR="00B05EEC" w:rsidRDefault="00B05EEC" w:rsidP="00B05EEC">
      <w:pPr>
        <w:rPr>
          <w:b/>
          <w:bCs/>
          <w:sz w:val="20"/>
        </w:rPr>
      </w:pPr>
      <w:r>
        <w:rPr>
          <w:b/>
          <w:bCs/>
          <w:sz w:val="20"/>
        </w:rPr>
        <w:t>NIT: 811.040.799-9</w:t>
      </w:r>
    </w:p>
    <w:p w:rsidR="00B05EEC" w:rsidRDefault="00B05EEC" w:rsidP="00B05EEC">
      <w:pPr>
        <w:rPr>
          <w:b/>
          <w:bCs/>
          <w:sz w:val="20"/>
        </w:rPr>
      </w:pPr>
      <w:r>
        <w:rPr>
          <w:b/>
          <w:bCs/>
          <w:sz w:val="20"/>
        </w:rPr>
        <w:t xml:space="preserve">CALLE  76 No </w:t>
      </w:r>
      <w:smartTag w:uri="urn:schemas-microsoft-com:office:smarttags" w:element="metricconverter">
        <w:smartTagPr>
          <w:attr w:name="ProductID" w:val="45 A"/>
        </w:smartTagPr>
        <w:r>
          <w:rPr>
            <w:b/>
            <w:bCs/>
            <w:sz w:val="20"/>
          </w:rPr>
          <w:t>45 A</w:t>
        </w:r>
      </w:smartTag>
      <w:r>
        <w:rPr>
          <w:b/>
          <w:bCs/>
          <w:sz w:val="20"/>
        </w:rPr>
        <w:t xml:space="preserve"> - 144</w:t>
      </w:r>
    </w:p>
    <w:p w:rsidR="00B05EEC" w:rsidRDefault="00B05EEC" w:rsidP="00B05EEC">
      <w:pPr>
        <w:rPr>
          <w:b/>
          <w:bCs/>
          <w:sz w:val="20"/>
        </w:rPr>
      </w:pPr>
      <w:r>
        <w:rPr>
          <w:b/>
          <w:bCs/>
          <w:sz w:val="20"/>
        </w:rPr>
        <w:t>TEL:   444 46 64  ITAGUI.</w:t>
      </w:r>
    </w:p>
    <w:p w:rsidR="00B05EEC" w:rsidRDefault="00B05EEC" w:rsidP="00B05EEC">
      <w:pPr>
        <w:rPr>
          <w:b/>
          <w:bCs/>
        </w:rPr>
      </w:pPr>
    </w:p>
    <w:p w:rsidR="00B05EEC" w:rsidRDefault="00B05EEC" w:rsidP="00B05EEC">
      <w:pPr>
        <w:pStyle w:val="Ttulo1"/>
      </w:pPr>
      <w:r>
        <w:t>ORDEN DE TRABAJO N°      08663</w:t>
      </w:r>
    </w:p>
    <w:p w:rsidR="00B05EEC" w:rsidRDefault="00B05EEC" w:rsidP="00B05EEC"/>
    <w:p w:rsidR="00B05EEC" w:rsidRDefault="00B05EEC" w:rsidP="00B05EEC"/>
    <w:p w:rsidR="00B05EEC" w:rsidRDefault="00B05EEC" w:rsidP="00B05EEC">
      <w:r>
        <w:t>FECHA:</w:t>
      </w:r>
      <w:r>
        <w:tab/>
        <w:t>Medellín,   Julio   28    de    2011</w:t>
      </w:r>
    </w:p>
    <w:p w:rsidR="00B05EEC" w:rsidRDefault="00B05EEC" w:rsidP="00B05EEC">
      <w:r>
        <w:t>PARA:</w:t>
      </w:r>
      <w:r>
        <w:tab/>
      </w:r>
      <w:r>
        <w:tab/>
        <w:t>PLÁSTICOS DARMA</w:t>
      </w:r>
    </w:p>
    <w:p w:rsidR="00B05EEC" w:rsidRDefault="00B05EEC" w:rsidP="00B05EEC">
      <w:r>
        <w:t>ATENCIÓN:</w:t>
      </w:r>
      <w:r>
        <w:tab/>
        <w:t>Sr. Darío Jaramillo</w:t>
      </w:r>
    </w:p>
    <w:p w:rsidR="00B05EEC" w:rsidRDefault="00B05EEC" w:rsidP="00B05EEC">
      <w:r>
        <w:tab/>
      </w:r>
      <w:r>
        <w:tab/>
        <w:t>Gerente.</w:t>
      </w:r>
    </w:p>
    <w:p w:rsidR="00B05EEC" w:rsidRDefault="00B05EEC" w:rsidP="00B05EEC"/>
    <w:p w:rsidR="00B05EEC" w:rsidRDefault="00B05EEC" w:rsidP="00B05EEC">
      <w:r>
        <w:t>Apreciado Don Darío :</w:t>
      </w:r>
    </w:p>
    <w:p w:rsidR="00B05EEC" w:rsidRDefault="00B05EEC" w:rsidP="00B05EEC">
      <w:r>
        <w:t xml:space="preserve"> </w:t>
      </w:r>
    </w:p>
    <w:p w:rsidR="00B05EEC" w:rsidRDefault="00B05EEC" w:rsidP="00B05EEC">
      <w:r>
        <w:t>Con la presente estamos solicitando el siguiente servicio de   IMPRESIÓN  :</w:t>
      </w:r>
    </w:p>
    <w:p w:rsidR="00B05EEC" w:rsidRDefault="00B05EEC" w:rsidP="00B05EEC"/>
    <w:p w:rsidR="00B05EEC" w:rsidRDefault="00B05EEC" w:rsidP="00B05EEC">
      <w:pPr>
        <w:rPr>
          <w:b/>
          <w:bCs/>
          <w:u w:val="single"/>
        </w:rPr>
      </w:pPr>
    </w:p>
    <w:p w:rsidR="00B05EEC" w:rsidRDefault="00B05EEC" w:rsidP="00B05EEC">
      <w:pPr>
        <w:rPr>
          <w:b/>
          <w:bCs/>
          <w:u w:val="single"/>
        </w:rPr>
      </w:pPr>
      <w:r>
        <w:rPr>
          <w:b/>
          <w:bCs/>
          <w:u w:val="single"/>
        </w:rPr>
        <w:t>IMPRESIÓN:</w:t>
      </w:r>
    </w:p>
    <w:p w:rsidR="00B05EEC" w:rsidRDefault="00B05EEC" w:rsidP="00B05EEC"/>
    <w:p w:rsidR="00B05EEC" w:rsidRPr="00235ED8" w:rsidRDefault="00B05EEC" w:rsidP="00B05EEC">
      <w:pPr>
        <w:rPr>
          <w:u w:val="single"/>
        </w:rPr>
      </w:pPr>
      <w:r>
        <w:t>MATERIAL:</w:t>
      </w:r>
      <w:r>
        <w:tab/>
      </w:r>
      <w:r>
        <w:tab/>
        <w:t xml:space="preserve">Polietileno     Lamina    Transparente  </w:t>
      </w:r>
      <w:r w:rsidRPr="00235ED8">
        <w:rPr>
          <w:u w:val="single"/>
        </w:rPr>
        <w:t>TRICAPA</w:t>
      </w:r>
    </w:p>
    <w:p w:rsidR="00B05EEC" w:rsidRDefault="00B05EEC" w:rsidP="00B05EEC">
      <w:r>
        <w:t>MEDIDA:</w:t>
      </w:r>
      <w:r>
        <w:tab/>
      </w:r>
      <w:r>
        <w:tab/>
      </w:r>
      <w:r>
        <w:rPr>
          <w:b/>
        </w:rPr>
        <w:t xml:space="preserve">34 </w:t>
      </w:r>
      <w:r w:rsidRPr="00900A5A">
        <w:rPr>
          <w:b/>
        </w:rPr>
        <w:t xml:space="preserve">  Cms.</w:t>
      </w:r>
      <w:r>
        <w:rPr>
          <w:b/>
        </w:rPr>
        <w:t xml:space="preserve"> </w:t>
      </w:r>
    </w:p>
    <w:p w:rsidR="00B05EEC" w:rsidRPr="006D12B2" w:rsidRDefault="00B05EEC" w:rsidP="00B05EEC">
      <w:pPr>
        <w:rPr>
          <w:b/>
        </w:rPr>
      </w:pPr>
      <w:r>
        <w:t>CALIBRE:</w:t>
      </w:r>
      <w:r>
        <w:tab/>
      </w:r>
      <w:r>
        <w:tab/>
      </w:r>
      <w:r>
        <w:rPr>
          <w:b/>
        </w:rPr>
        <w:t xml:space="preserve">2.7   </w:t>
      </w:r>
      <w:r w:rsidRPr="006D12B2">
        <w:rPr>
          <w:b/>
        </w:rPr>
        <w:t xml:space="preserve"> “ </w:t>
      </w:r>
    </w:p>
    <w:p w:rsidR="00B05EEC" w:rsidRDefault="00B05EEC" w:rsidP="00B05EEC">
      <w:r>
        <w:t>TRATADO:</w:t>
      </w:r>
      <w:r>
        <w:tab/>
      </w:r>
      <w:r>
        <w:tab/>
        <w:t>1  Cara</w:t>
      </w:r>
    </w:p>
    <w:p w:rsidR="00B05EEC" w:rsidRDefault="00B05EEC" w:rsidP="00B05EEC">
      <w:pPr>
        <w:rPr>
          <w:b/>
          <w:bCs/>
          <w:u w:val="single"/>
        </w:rPr>
      </w:pPr>
      <w:r>
        <w:t>CANTIDAD:</w:t>
      </w:r>
      <w:r>
        <w:tab/>
      </w:r>
      <w:r>
        <w:tab/>
      </w:r>
      <w:r>
        <w:rPr>
          <w:b/>
        </w:rPr>
        <w:t xml:space="preserve">200 </w:t>
      </w:r>
      <w:r w:rsidRPr="00900A5A">
        <w:rPr>
          <w:b/>
        </w:rPr>
        <w:t xml:space="preserve">  Kg</w:t>
      </w:r>
      <w:r>
        <w:t>.</w:t>
      </w:r>
    </w:p>
    <w:p w:rsidR="00B05EEC" w:rsidRDefault="00B05EEC" w:rsidP="00B05EEC">
      <w:r>
        <w:t>COLORES:</w:t>
      </w:r>
      <w:r>
        <w:tab/>
      </w:r>
      <w:r>
        <w:tab/>
        <w:t xml:space="preserve">5      </w:t>
      </w:r>
    </w:p>
    <w:p w:rsidR="00B05EEC" w:rsidRDefault="00B05EEC" w:rsidP="00B05EEC">
      <w:r>
        <w:t>CARAS:</w:t>
      </w:r>
      <w:r>
        <w:tab/>
      </w:r>
      <w:r>
        <w:tab/>
        <w:t>1  ( 5 x 1  )</w:t>
      </w:r>
    </w:p>
    <w:p w:rsidR="00B05EEC" w:rsidRDefault="00B05EEC" w:rsidP="00B05EEC">
      <w:r>
        <w:t>REPETICIÓN:</w:t>
      </w:r>
      <w:r>
        <w:tab/>
        <w:t xml:space="preserve">26    Cms   </w:t>
      </w:r>
    </w:p>
    <w:p w:rsidR="00B05EEC" w:rsidRPr="00900A5A" w:rsidRDefault="00B05EEC" w:rsidP="00B05EEC">
      <w:pPr>
        <w:rPr>
          <w:b/>
        </w:rPr>
      </w:pPr>
      <w:r>
        <w:t xml:space="preserve">RODILLO  :               </w:t>
      </w:r>
      <w:r>
        <w:rPr>
          <w:b/>
        </w:rPr>
        <w:t>26</w:t>
      </w:r>
    </w:p>
    <w:p w:rsidR="00B05EEC" w:rsidRDefault="00B05EEC" w:rsidP="00B05EEC">
      <w:r>
        <w:t>LAMINA:</w:t>
      </w:r>
      <w:r>
        <w:tab/>
      </w:r>
      <w:r>
        <w:tab/>
        <w:t>34    Cms    REFILADA PARA EMPAQUETADORA</w:t>
      </w:r>
    </w:p>
    <w:p w:rsidR="00B05EEC" w:rsidRDefault="00B05EEC" w:rsidP="00B05EEC">
      <w:r>
        <w:t>FOTOCAELDA:</w:t>
      </w:r>
      <w:r>
        <w:tab/>
        <w:t>Según muestra con  doble  color</w:t>
      </w:r>
    </w:p>
    <w:p w:rsidR="00B05EEC" w:rsidRDefault="00B05EEC" w:rsidP="00B05EEC">
      <w:pPr>
        <w:rPr>
          <w:b/>
        </w:rPr>
      </w:pPr>
      <w:r>
        <w:t>REFERENCIA:</w:t>
      </w:r>
      <w:r>
        <w:tab/>
      </w:r>
      <w:r>
        <w:rPr>
          <w:b/>
        </w:rPr>
        <w:t>EL SEMBRADOR GUANABANA 397  gms</w:t>
      </w:r>
      <w:r>
        <w:rPr>
          <w:b/>
        </w:rPr>
        <w:tab/>
      </w:r>
    </w:p>
    <w:p w:rsidR="00B05EEC" w:rsidRPr="00146B92" w:rsidRDefault="00B05EEC" w:rsidP="00B05EEC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B05EEC" w:rsidRPr="00E43DA8" w:rsidRDefault="00B05EEC" w:rsidP="00B05EEC">
      <w:pPr>
        <w:rPr>
          <w:b/>
        </w:rPr>
      </w:pPr>
      <w:r>
        <w:tab/>
      </w:r>
      <w:r>
        <w:tab/>
      </w:r>
      <w:r>
        <w:tab/>
      </w:r>
    </w:p>
    <w:p w:rsidR="00B05EEC" w:rsidRDefault="00B05EEC" w:rsidP="00B05EEC">
      <w:r>
        <w:rPr>
          <w:b/>
          <w:bCs/>
          <w:u w:val="single"/>
        </w:rPr>
        <w:t>NOTA:</w:t>
      </w:r>
      <w:r>
        <w:t xml:space="preserve"> </w:t>
      </w:r>
      <w:r>
        <w:tab/>
        <w:t xml:space="preserve"> - Cyreles   en  su planta</w:t>
      </w:r>
    </w:p>
    <w:p w:rsidR="00B05EEC" w:rsidRDefault="00B05EEC" w:rsidP="00B05EEC">
      <w:pPr>
        <w:pStyle w:val="Prrafodelista"/>
        <w:numPr>
          <w:ilvl w:val="0"/>
          <w:numId w:val="2"/>
        </w:numPr>
      </w:pPr>
      <w:r>
        <w:t xml:space="preserve"> Se envía  material.</w:t>
      </w:r>
    </w:p>
    <w:p w:rsidR="00B05EEC" w:rsidRDefault="00B05EEC" w:rsidP="00B05EEC">
      <w:pPr>
        <w:pStyle w:val="Prrafodelista"/>
        <w:ind w:left="1860"/>
      </w:pPr>
    </w:p>
    <w:p w:rsidR="00B05EEC" w:rsidRDefault="00B05EEC" w:rsidP="00B05EEC"/>
    <w:p w:rsidR="00B05EEC" w:rsidRDefault="00B05EEC" w:rsidP="00B05EEC">
      <w:r>
        <w:t>Agradezco la atención y colaboración prestada.</w:t>
      </w:r>
    </w:p>
    <w:p w:rsidR="00B05EEC" w:rsidRDefault="00B05EEC" w:rsidP="00B05EEC"/>
    <w:p w:rsidR="00B05EEC" w:rsidRDefault="00B05EEC" w:rsidP="00B05EEC">
      <w:r>
        <w:t>Cordialmente,</w:t>
      </w:r>
    </w:p>
    <w:p w:rsidR="00B05EEC" w:rsidRPr="00F4077E" w:rsidRDefault="00B05EEC" w:rsidP="00B05EEC">
      <w:pPr>
        <w:rPr>
          <w:b/>
        </w:rPr>
      </w:pPr>
    </w:p>
    <w:p w:rsidR="00B05EEC" w:rsidRDefault="00B05EEC" w:rsidP="00B05EEC"/>
    <w:p w:rsidR="00B05EEC" w:rsidRDefault="00B05EEC" w:rsidP="00B05EEC">
      <w:r>
        <w:t>RICARDO CASAS ZAPATA</w:t>
      </w:r>
    </w:p>
    <w:p w:rsidR="00B05EEC" w:rsidRDefault="00B05EEC" w:rsidP="00B05EEC">
      <w:r>
        <w:t>Director</w:t>
      </w:r>
    </w:p>
    <w:p w:rsidR="00B05EEC" w:rsidRPr="00D030BE" w:rsidRDefault="00B05EEC" w:rsidP="00280724">
      <w:pPr>
        <w:rPr>
          <w:b/>
        </w:rPr>
      </w:pPr>
    </w:p>
    <w:sectPr w:rsidR="00B05EEC" w:rsidRPr="00D030BE" w:rsidSect="00893BB3">
      <w:pgSz w:w="11906" w:h="16838"/>
      <w:pgMar w:top="1417" w:right="146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C0AB6" w:rsidRDefault="000C0AB6" w:rsidP="004B6C2F">
      <w:r>
        <w:separator/>
      </w:r>
    </w:p>
  </w:endnote>
  <w:endnote w:type="continuationSeparator" w:id="1">
    <w:p w:rsidR="000C0AB6" w:rsidRDefault="000C0AB6" w:rsidP="004B6C2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C0AB6" w:rsidRDefault="000C0AB6" w:rsidP="004B6C2F">
      <w:r>
        <w:separator/>
      </w:r>
    </w:p>
  </w:footnote>
  <w:footnote w:type="continuationSeparator" w:id="1">
    <w:p w:rsidR="000C0AB6" w:rsidRDefault="000C0AB6" w:rsidP="004B6C2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2"/>
    <w:multiLevelType w:val="singleLevel"/>
    <w:tmpl w:val="F8F6B8EE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B8261CB4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>
    <w:nsid w:val="FFFFFF89"/>
    <w:multiLevelType w:val="singleLevel"/>
    <w:tmpl w:val="C1043BC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nsid w:val="09012788"/>
    <w:multiLevelType w:val="hybridMultilevel"/>
    <w:tmpl w:val="0232784A"/>
    <w:lvl w:ilvl="0" w:tplc="C1509F04">
      <w:numFmt w:val="bullet"/>
      <w:lvlText w:val="-"/>
      <w:lvlJc w:val="left"/>
      <w:pPr>
        <w:tabs>
          <w:tab w:val="num" w:pos="1860"/>
        </w:tabs>
        <w:ind w:left="186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580"/>
        </w:tabs>
        <w:ind w:left="25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300"/>
        </w:tabs>
        <w:ind w:left="33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4020"/>
        </w:tabs>
        <w:ind w:left="40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740"/>
        </w:tabs>
        <w:ind w:left="47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460"/>
        </w:tabs>
        <w:ind w:left="54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180"/>
        </w:tabs>
        <w:ind w:left="61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900"/>
        </w:tabs>
        <w:ind w:left="69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620"/>
        </w:tabs>
        <w:ind w:left="7620" w:hanging="360"/>
      </w:pPr>
      <w:rPr>
        <w:rFonts w:ascii="Wingdings" w:hAnsi="Wingdings" w:hint="default"/>
      </w:rPr>
    </w:lvl>
  </w:abstractNum>
  <w:abstractNum w:abstractNumId="4">
    <w:nsid w:val="0F6F5341"/>
    <w:multiLevelType w:val="hybridMultilevel"/>
    <w:tmpl w:val="4342AE42"/>
    <w:lvl w:ilvl="0" w:tplc="2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>
    <w:nsid w:val="31D97CCF"/>
    <w:multiLevelType w:val="hybridMultilevel"/>
    <w:tmpl w:val="4978E6A8"/>
    <w:lvl w:ilvl="0" w:tplc="2B5E1BDC">
      <w:numFmt w:val="bullet"/>
      <w:lvlText w:val=""/>
      <w:lvlJc w:val="left"/>
      <w:pPr>
        <w:tabs>
          <w:tab w:val="num" w:pos="1245"/>
        </w:tabs>
        <w:ind w:left="1245" w:hanging="360"/>
      </w:pPr>
      <w:rPr>
        <w:rFonts w:ascii="Symbol" w:eastAsia="Times New Roman" w:hAnsi="Symbol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965"/>
        </w:tabs>
        <w:ind w:left="1965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685"/>
        </w:tabs>
        <w:ind w:left="268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405"/>
        </w:tabs>
        <w:ind w:left="340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125"/>
        </w:tabs>
        <w:ind w:left="412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45"/>
        </w:tabs>
        <w:ind w:left="484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65"/>
        </w:tabs>
        <w:ind w:left="556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85"/>
        </w:tabs>
        <w:ind w:left="628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005"/>
        </w:tabs>
        <w:ind w:left="7005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5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0"/>
  </w:num>
  <w:num w:numId="7">
    <w:abstractNumId w:val="5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</w:num>
  <w:num w:numId="15">
    <w:abstractNumId w:val="3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3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5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3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hideGrammaticalErrors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778DD"/>
    <w:rsid w:val="0000133C"/>
    <w:rsid w:val="00001402"/>
    <w:rsid w:val="000015D5"/>
    <w:rsid w:val="00001FF7"/>
    <w:rsid w:val="0000287D"/>
    <w:rsid w:val="00002BF6"/>
    <w:rsid w:val="00002CD9"/>
    <w:rsid w:val="00003209"/>
    <w:rsid w:val="000032F8"/>
    <w:rsid w:val="00003DFD"/>
    <w:rsid w:val="00004EFB"/>
    <w:rsid w:val="0000527E"/>
    <w:rsid w:val="000058FA"/>
    <w:rsid w:val="00006293"/>
    <w:rsid w:val="00007294"/>
    <w:rsid w:val="000078C1"/>
    <w:rsid w:val="00007B4F"/>
    <w:rsid w:val="00010F30"/>
    <w:rsid w:val="00011050"/>
    <w:rsid w:val="00011150"/>
    <w:rsid w:val="00011743"/>
    <w:rsid w:val="00012006"/>
    <w:rsid w:val="000129A5"/>
    <w:rsid w:val="00013718"/>
    <w:rsid w:val="00014933"/>
    <w:rsid w:val="00015B5A"/>
    <w:rsid w:val="00015BA2"/>
    <w:rsid w:val="00015F63"/>
    <w:rsid w:val="00016413"/>
    <w:rsid w:val="00016803"/>
    <w:rsid w:val="00016B6C"/>
    <w:rsid w:val="000171FF"/>
    <w:rsid w:val="000202B2"/>
    <w:rsid w:val="000203C8"/>
    <w:rsid w:val="000204B4"/>
    <w:rsid w:val="000204BC"/>
    <w:rsid w:val="000209EC"/>
    <w:rsid w:val="00020A83"/>
    <w:rsid w:val="00021AC1"/>
    <w:rsid w:val="00021B7F"/>
    <w:rsid w:val="000225C6"/>
    <w:rsid w:val="0002319B"/>
    <w:rsid w:val="000237D0"/>
    <w:rsid w:val="00024141"/>
    <w:rsid w:val="00024E57"/>
    <w:rsid w:val="00026327"/>
    <w:rsid w:val="000263FD"/>
    <w:rsid w:val="00027F9A"/>
    <w:rsid w:val="0003058A"/>
    <w:rsid w:val="000310F6"/>
    <w:rsid w:val="0003116C"/>
    <w:rsid w:val="000312A7"/>
    <w:rsid w:val="00031A1C"/>
    <w:rsid w:val="00031FAB"/>
    <w:rsid w:val="00032600"/>
    <w:rsid w:val="00032E66"/>
    <w:rsid w:val="0003388C"/>
    <w:rsid w:val="000342EE"/>
    <w:rsid w:val="00034317"/>
    <w:rsid w:val="0003498F"/>
    <w:rsid w:val="00034DB2"/>
    <w:rsid w:val="00034FDE"/>
    <w:rsid w:val="00036826"/>
    <w:rsid w:val="00036E12"/>
    <w:rsid w:val="00037966"/>
    <w:rsid w:val="00040819"/>
    <w:rsid w:val="0004188A"/>
    <w:rsid w:val="00042812"/>
    <w:rsid w:val="00042B6E"/>
    <w:rsid w:val="00042EDB"/>
    <w:rsid w:val="00042F7E"/>
    <w:rsid w:val="000432EC"/>
    <w:rsid w:val="00043687"/>
    <w:rsid w:val="00044535"/>
    <w:rsid w:val="00044684"/>
    <w:rsid w:val="0004489A"/>
    <w:rsid w:val="000452E2"/>
    <w:rsid w:val="00045A39"/>
    <w:rsid w:val="00047712"/>
    <w:rsid w:val="00047D2A"/>
    <w:rsid w:val="000505F1"/>
    <w:rsid w:val="00051511"/>
    <w:rsid w:val="0005342F"/>
    <w:rsid w:val="00053DF4"/>
    <w:rsid w:val="000550AC"/>
    <w:rsid w:val="000553FD"/>
    <w:rsid w:val="00055CAA"/>
    <w:rsid w:val="00056BED"/>
    <w:rsid w:val="00057D11"/>
    <w:rsid w:val="0006009B"/>
    <w:rsid w:val="00060311"/>
    <w:rsid w:val="0006035C"/>
    <w:rsid w:val="00061373"/>
    <w:rsid w:val="00062320"/>
    <w:rsid w:val="00062E86"/>
    <w:rsid w:val="00063B3C"/>
    <w:rsid w:val="00063C53"/>
    <w:rsid w:val="00063EA9"/>
    <w:rsid w:val="000641C5"/>
    <w:rsid w:val="000644A9"/>
    <w:rsid w:val="000647B8"/>
    <w:rsid w:val="00064B6E"/>
    <w:rsid w:val="00064CFF"/>
    <w:rsid w:val="00065278"/>
    <w:rsid w:val="00065684"/>
    <w:rsid w:val="0006586D"/>
    <w:rsid w:val="00065E9C"/>
    <w:rsid w:val="00066491"/>
    <w:rsid w:val="00066779"/>
    <w:rsid w:val="00066F03"/>
    <w:rsid w:val="0006735A"/>
    <w:rsid w:val="00067B74"/>
    <w:rsid w:val="00071290"/>
    <w:rsid w:val="00071765"/>
    <w:rsid w:val="00071CA2"/>
    <w:rsid w:val="000730B8"/>
    <w:rsid w:val="000733AA"/>
    <w:rsid w:val="00073829"/>
    <w:rsid w:val="00074137"/>
    <w:rsid w:val="00074207"/>
    <w:rsid w:val="00074340"/>
    <w:rsid w:val="0007438C"/>
    <w:rsid w:val="00074D07"/>
    <w:rsid w:val="00074D8D"/>
    <w:rsid w:val="000756D9"/>
    <w:rsid w:val="0007583E"/>
    <w:rsid w:val="00075DA3"/>
    <w:rsid w:val="00076873"/>
    <w:rsid w:val="0007790E"/>
    <w:rsid w:val="00080A24"/>
    <w:rsid w:val="00080D73"/>
    <w:rsid w:val="00080D83"/>
    <w:rsid w:val="000828C9"/>
    <w:rsid w:val="00082B40"/>
    <w:rsid w:val="00082F5B"/>
    <w:rsid w:val="00084E31"/>
    <w:rsid w:val="0008587D"/>
    <w:rsid w:val="00085BD9"/>
    <w:rsid w:val="000861F9"/>
    <w:rsid w:val="00086544"/>
    <w:rsid w:val="00087EE0"/>
    <w:rsid w:val="00087EE9"/>
    <w:rsid w:val="00090019"/>
    <w:rsid w:val="00090183"/>
    <w:rsid w:val="0009125D"/>
    <w:rsid w:val="00091C65"/>
    <w:rsid w:val="00091CE4"/>
    <w:rsid w:val="00091D0D"/>
    <w:rsid w:val="000921DC"/>
    <w:rsid w:val="000922AE"/>
    <w:rsid w:val="00092852"/>
    <w:rsid w:val="0009318B"/>
    <w:rsid w:val="000934F7"/>
    <w:rsid w:val="000944B7"/>
    <w:rsid w:val="0009509C"/>
    <w:rsid w:val="000951B9"/>
    <w:rsid w:val="000957E8"/>
    <w:rsid w:val="00095A94"/>
    <w:rsid w:val="000968AF"/>
    <w:rsid w:val="00097ABB"/>
    <w:rsid w:val="00097BCE"/>
    <w:rsid w:val="000A0254"/>
    <w:rsid w:val="000A045E"/>
    <w:rsid w:val="000A07B0"/>
    <w:rsid w:val="000A0D47"/>
    <w:rsid w:val="000A1C27"/>
    <w:rsid w:val="000A1C64"/>
    <w:rsid w:val="000A21BE"/>
    <w:rsid w:val="000A2307"/>
    <w:rsid w:val="000A2D99"/>
    <w:rsid w:val="000A3056"/>
    <w:rsid w:val="000A3DB5"/>
    <w:rsid w:val="000A3EE1"/>
    <w:rsid w:val="000A43D9"/>
    <w:rsid w:val="000A44D1"/>
    <w:rsid w:val="000A46F5"/>
    <w:rsid w:val="000A4751"/>
    <w:rsid w:val="000A4C20"/>
    <w:rsid w:val="000A5002"/>
    <w:rsid w:val="000A5820"/>
    <w:rsid w:val="000A5EA9"/>
    <w:rsid w:val="000A6D9E"/>
    <w:rsid w:val="000B0182"/>
    <w:rsid w:val="000B06E0"/>
    <w:rsid w:val="000B1AE1"/>
    <w:rsid w:val="000B1B1F"/>
    <w:rsid w:val="000B1C64"/>
    <w:rsid w:val="000B21EA"/>
    <w:rsid w:val="000B2482"/>
    <w:rsid w:val="000B260D"/>
    <w:rsid w:val="000B2805"/>
    <w:rsid w:val="000B307F"/>
    <w:rsid w:val="000B3309"/>
    <w:rsid w:val="000B36C2"/>
    <w:rsid w:val="000B37F9"/>
    <w:rsid w:val="000B3DC8"/>
    <w:rsid w:val="000B4A1A"/>
    <w:rsid w:val="000B5192"/>
    <w:rsid w:val="000B51BA"/>
    <w:rsid w:val="000B5221"/>
    <w:rsid w:val="000B5965"/>
    <w:rsid w:val="000B5D82"/>
    <w:rsid w:val="000B5DDB"/>
    <w:rsid w:val="000B61AF"/>
    <w:rsid w:val="000B6F2C"/>
    <w:rsid w:val="000C03E1"/>
    <w:rsid w:val="000C0AB6"/>
    <w:rsid w:val="000C1649"/>
    <w:rsid w:val="000C174F"/>
    <w:rsid w:val="000C20E1"/>
    <w:rsid w:val="000C258C"/>
    <w:rsid w:val="000C2A6E"/>
    <w:rsid w:val="000C372A"/>
    <w:rsid w:val="000C3A51"/>
    <w:rsid w:val="000C4B76"/>
    <w:rsid w:val="000C57DF"/>
    <w:rsid w:val="000C5946"/>
    <w:rsid w:val="000C5AF5"/>
    <w:rsid w:val="000C612F"/>
    <w:rsid w:val="000C676C"/>
    <w:rsid w:val="000C6FB9"/>
    <w:rsid w:val="000C779B"/>
    <w:rsid w:val="000D0A23"/>
    <w:rsid w:val="000D0C4A"/>
    <w:rsid w:val="000D1EE1"/>
    <w:rsid w:val="000D26C6"/>
    <w:rsid w:val="000D2A20"/>
    <w:rsid w:val="000D2A4A"/>
    <w:rsid w:val="000D2D78"/>
    <w:rsid w:val="000D3D64"/>
    <w:rsid w:val="000D4FCF"/>
    <w:rsid w:val="000D5F5F"/>
    <w:rsid w:val="000D63E3"/>
    <w:rsid w:val="000D65C2"/>
    <w:rsid w:val="000D67EF"/>
    <w:rsid w:val="000D70C1"/>
    <w:rsid w:val="000D7589"/>
    <w:rsid w:val="000E1136"/>
    <w:rsid w:val="000E3117"/>
    <w:rsid w:val="000E387A"/>
    <w:rsid w:val="000E3A9D"/>
    <w:rsid w:val="000E3D73"/>
    <w:rsid w:val="000E4079"/>
    <w:rsid w:val="000E527E"/>
    <w:rsid w:val="000E5658"/>
    <w:rsid w:val="000E653D"/>
    <w:rsid w:val="000E6D5B"/>
    <w:rsid w:val="000E7A5B"/>
    <w:rsid w:val="000E7A73"/>
    <w:rsid w:val="000F0F33"/>
    <w:rsid w:val="000F0FF6"/>
    <w:rsid w:val="000F1783"/>
    <w:rsid w:val="000F1DFC"/>
    <w:rsid w:val="000F240B"/>
    <w:rsid w:val="000F3947"/>
    <w:rsid w:val="000F57D1"/>
    <w:rsid w:val="000F5F60"/>
    <w:rsid w:val="000F612C"/>
    <w:rsid w:val="000F6591"/>
    <w:rsid w:val="000F6C21"/>
    <w:rsid w:val="001003C6"/>
    <w:rsid w:val="00100423"/>
    <w:rsid w:val="00100CFF"/>
    <w:rsid w:val="0010110E"/>
    <w:rsid w:val="0010181B"/>
    <w:rsid w:val="001021EA"/>
    <w:rsid w:val="00102779"/>
    <w:rsid w:val="00102D8C"/>
    <w:rsid w:val="0010351C"/>
    <w:rsid w:val="00103CBA"/>
    <w:rsid w:val="001047B9"/>
    <w:rsid w:val="00105690"/>
    <w:rsid w:val="00105C5A"/>
    <w:rsid w:val="00105DD7"/>
    <w:rsid w:val="001060AB"/>
    <w:rsid w:val="0010617F"/>
    <w:rsid w:val="001073FF"/>
    <w:rsid w:val="001075B1"/>
    <w:rsid w:val="00110770"/>
    <w:rsid w:val="00110F06"/>
    <w:rsid w:val="00111B9E"/>
    <w:rsid w:val="00112112"/>
    <w:rsid w:val="001121C1"/>
    <w:rsid w:val="00112370"/>
    <w:rsid w:val="00112AB6"/>
    <w:rsid w:val="001136B9"/>
    <w:rsid w:val="00113C9E"/>
    <w:rsid w:val="00113CFC"/>
    <w:rsid w:val="00113D93"/>
    <w:rsid w:val="001145C3"/>
    <w:rsid w:val="0011517F"/>
    <w:rsid w:val="001153B5"/>
    <w:rsid w:val="001158C8"/>
    <w:rsid w:val="00115956"/>
    <w:rsid w:val="00115C48"/>
    <w:rsid w:val="00115E03"/>
    <w:rsid w:val="001160F7"/>
    <w:rsid w:val="0011669F"/>
    <w:rsid w:val="00116888"/>
    <w:rsid w:val="00116923"/>
    <w:rsid w:val="001172BE"/>
    <w:rsid w:val="0012027E"/>
    <w:rsid w:val="00120436"/>
    <w:rsid w:val="00120514"/>
    <w:rsid w:val="0012082C"/>
    <w:rsid w:val="001210EF"/>
    <w:rsid w:val="001214DA"/>
    <w:rsid w:val="001215A6"/>
    <w:rsid w:val="00121E3E"/>
    <w:rsid w:val="001223F2"/>
    <w:rsid w:val="00122A4C"/>
    <w:rsid w:val="001243A7"/>
    <w:rsid w:val="00124D60"/>
    <w:rsid w:val="001251B3"/>
    <w:rsid w:val="00125544"/>
    <w:rsid w:val="00125B47"/>
    <w:rsid w:val="001267EC"/>
    <w:rsid w:val="00126882"/>
    <w:rsid w:val="00126945"/>
    <w:rsid w:val="001274F6"/>
    <w:rsid w:val="00130427"/>
    <w:rsid w:val="00131026"/>
    <w:rsid w:val="0013331F"/>
    <w:rsid w:val="00133AB0"/>
    <w:rsid w:val="001356E6"/>
    <w:rsid w:val="00135715"/>
    <w:rsid w:val="001363E0"/>
    <w:rsid w:val="00137285"/>
    <w:rsid w:val="00137A79"/>
    <w:rsid w:val="00140E55"/>
    <w:rsid w:val="00141439"/>
    <w:rsid w:val="001414D7"/>
    <w:rsid w:val="00141690"/>
    <w:rsid w:val="00141AEE"/>
    <w:rsid w:val="001421A0"/>
    <w:rsid w:val="001422D8"/>
    <w:rsid w:val="00142AD0"/>
    <w:rsid w:val="00143218"/>
    <w:rsid w:val="0014393E"/>
    <w:rsid w:val="00143E86"/>
    <w:rsid w:val="0014432E"/>
    <w:rsid w:val="001444C2"/>
    <w:rsid w:val="00145A61"/>
    <w:rsid w:val="00145AEF"/>
    <w:rsid w:val="00146E99"/>
    <w:rsid w:val="00146F1C"/>
    <w:rsid w:val="00147158"/>
    <w:rsid w:val="00147661"/>
    <w:rsid w:val="001500C9"/>
    <w:rsid w:val="001510B2"/>
    <w:rsid w:val="0015257F"/>
    <w:rsid w:val="001534CB"/>
    <w:rsid w:val="00153CE6"/>
    <w:rsid w:val="00153E7F"/>
    <w:rsid w:val="00154142"/>
    <w:rsid w:val="00154540"/>
    <w:rsid w:val="00154881"/>
    <w:rsid w:val="001548BB"/>
    <w:rsid w:val="00154A58"/>
    <w:rsid w:val="0015589E"/>
    <w:rsid w:val="00155EE3"/>
    <w:rsid w:val="00156CFE"/>
    <w:rsid w:val="00157208"/>
    <w:rsid w:val="00157382"/>
    <w:rsid w:val="00160265"/>
    <w:rsid w:val="0016046F"/>
    <w:rsid w:val="0016059E"/>
    <w:rsid w:val="00160A38"/>
    <w:rsid w:val="00160BBA"/>
    <w:rsid w:val="00160E33"/>
    <w:rsid w:val="00160E45"/>
    <w:rsid w:val="001619AE"/>
    <w:rsid w:val="00161EC8"/>
    <w:rsid w:val="00163A37"/>
    <w:rsid w:val="00163F2E"/>
    <w:rsid w:val="00164A63"/>
    <w:rsid w:val="00165073"/>
    <w:rsid w:val="001650F8"/>
    <w:rsid w:val="0016534B"/>
    <w:rsid w:val="001657DB"/>
    <w:rsid w:val="00165ED8"/>
    <w:rsid w:val="00166480"/>
    <w:rsid w:val="00166AA4"/>
    <w:rsid w:val="00166F0B"/>
    <w:rsid w:val="00167006"/>
    <w:rsid w:val="001675DB"/>
    <w:rsid w:val="00167F12"/>
    <w:rsid w:val="00167F65"/>
    <w:rsid w:val="001701A7"/>
    <w:rsid w:val="00171594"/>
    <w:rsid w:val="00171977"/>
    <w:rsid w:val="00172012"/>
    <w:rsid w:val="00172680"/>
    <w:rsid w:val="00172CE8"/>
    <w:rsid w:val="00172D30"/>
    <w:rsid w:val="00173FC0"/>
    <w:rsid w:val="00174563"/>
    <w:rsid w:val="00174CDF"/>
    <w:rsid w:val="00174E72"/>
    <w:rsid w:val="001755A2"/>
    <w:rsid w:val="00175CB1"/>
    <w:rsid w:val="00176305"/>
    <w:rsid w:val="0017668B"/>
    <w:rsid w:val="00176CF3"/>
    <w:rsid w:val="00177B63"/>
    <w:rsid w:val="00180A33"/>
    <w:rsid w:val="00180B7D"/>
    <w:rsid w:val="00181410"/>
    <w:rsid w:val="001814B7"/>
    <w:rsid w:val="00181DDD"/>
    <w:rsid w:val="00182977"/>
    <w:rsid w:val="00183DCE"/>
    <w:rsid w:val="00184BF7"/>
    <w:rsid w:val="00184F0D"/>
    <w:rsid w:val="00185917"/>
    <w:rsid w:val="00185B91"/>
    <w:rsid w:val="0018616C"/>
    <w:rsid w:val="0018618D"/>
    <w:rsid w:val="00186E12"/>
    <w:rsid w:val="001871EE"/>
    <w:rsid w:val="00187839"/>
    <w:rsid w:val="00190726"/>
    <w:rsid w:val="001915B3"/>
    <w:rsid w:val="00192616"/>
    <w:rsid w:val="00192C0E"/>
    <w:rsid w:val="00192EB3"/>
    <w:rsid w:val="001931E3"/>
    <w:rsid w:val="001936DD"/>
    <w:rsid w:val="0019372F"/>
    <w:rsid w:val="00193B32"/>
    <w:rsid w:val="001942BB"/>
    <w:rsid w:val="001964C9"/>
    <w:rsid w:val="0019669B"/>
    <w:rsid w:val="00196708"/>
    <w:rsid w:val="00196D54"/>
    <w:rsid w:val="00196D86"/>
    <w:rsid w:val="00197786"/>
    <w:rsid w:val="00197813"/>
    <w:rsid w:val="00197C63"/>
    <w:rsid w:val="001A116B"/>
    <w:rsid w:val="001A1A4D"/>
    <w:rsid w:val="001A1CD8"/>
    <w:rsid w:val="001A2250"/>
    <w:rsid w:val="001A259F"/>
    <w:rsid w:val="001A2668"/>
    <w:rsid w:val="001A2ABA"/>
    <w:rsid w:val="001A2F7A"/>
    <w:rsid w:val="001A32C0"/>
    <w:rsid w:val="001A383F"/>
    <w:rsid w:val="001A38B3"/>
    <w:rsid w:val="001A3BCF"/>
    <w:rsid w:val="001A3E29"/>
    <w:rsid w:val="001A4310"/>
    <w:rsid w:val="001A4DE3"/>
    <w:rsid w:val="001A5DE2"/>
    <w:rsid w:val="001A612D"/>
    <w:rsid w:val="001A65C4"/>
    <w:rsid w:val="001A685B"/>
    <w:rsid w:val="001A7403"/>
    <w:rsid w:val="001A7439"/>
    <w:rsid w:val="001A74A8"/>
    <w:rsid w:val="001A7BD8"/>
    <w:rsid w:val="001A7F59"/>
    <w:rsid w:val="001B095F"/>
    <w:rsid w:val="001B0CE2"/>
    <w:rsid w:val="001B0D43"/>
    <w:rsid w:val="001B120C"/>
    <w:rsid w:val="001B1B3B"/>
    <w:rsid w:val="001B2201"/>
    <w:rsid w:val="001B255F"/>
    <w:rsid w:val="001B3826"/>
    <w:rsid w:val="001B3AC0"/>
    <w:rsid w:val="001B3E70"/>
    <w:rsid w:val="001B4420"/>
    <w:rsid w:val="001B4BE8"/>
    <w:rsid w:val="001B4C42"/>
    <w:rsid w:val="001B4D4B"/>
    <w:rsid w:val="001B5ADB"/>
    <w:rsid w:val="001B627F"/>
    <w:rsid w:val="001B6A0D"/>
    <w:rsid w:val="001B70FD"/>
    <w:rsid w:val="001B725C"/>
    <w:rsid w:val="001B751F"/>
    <w:rsid w:val="001B76E3"/>
    <w:rsid w:val="001B797E"/>
    <w:rsid w:val="001C0138"/>
    <w:rsid w:val="001C059B"/>
    <w:rsid w:val="001C0814"/>
    <w:rsid w:val="001C1D7A"/>
    <w:rsid w:val="001C21A8"/>
    <w:rsid w:val="001C2523"/>
    <w:rsid w:val="001C2BB9"/>
    <w:rsid w:val="001C30FE"/>
    <w:rsid w:val="001C3A6B"/>
    <w:rsid w:val="001C3B3E"/>
    <w:rsid w:val="001C3DEB"/>
    <w:rsid w:val="001C4012"/>
    <w:rsid w:val="001C4273"/>
    <w:rsid w:val="001C46B1"/>
    <w:rsid w:val="001C551F"/>
    <w:rsid w:val="001C5788"/>
    <w:rsid w:val="001C5CE0"/>
    <w:rsid w:val="001C5CE9"/>
    <w:rsid w:val="001C5ED3"/>
    <w:rsid w:val="001C5F0F"/>
    <w:rsid w:val="001C6071"/>
    <w:rsid w:val="001C6195"/>
    <w:rsid w:val="001C64D0"/>
    <w:rsid w:val="001C6D23"/>
    <w:rsid w:val="001D1EE3"/>
    <w:rsid w:val="001D2E73"/>
    <w:rsid w:val="001D2F12"/>
    <w:rsid w:val="001D37C0"/>
    <w:rsid w:val="001D39AE"/>
    <w:rsid w:val="001D3BE3"/>
    <w:rsid w:val="001D4335"/>
    <w:rsid w:val="001D469E"/>
    <w:rsid w:val="001D4919"/>
    <w:rsid w:val="001D493A"/>
    <w:rsid w:val="001D543A"/>
    <w:rsid w:val="001D6857"/>
    <w:rsid w:val="001D6EC1"/>
    <w:rsid w:val="001D7229"/>
    <w:rsid w:val="001D7BF0"/>
    <w:rsid w:val="001E0176"/>
    <w:rsid w:val="001E0FF3"/>
    <w:rsid w:val="001E14DF"/>
    <w:rsid w:val="001E184D"/>
    <w:rsid w:val="001E2145"/>
    <w:rsid w:val="001E38CE"/>
    <w:rsid w:val="001E42A6"/>
    <w:rsid w:val="001E4EDD"/>
    <w:rsid w:val="001E5190"/>
    <w:rsid w:val="001E5217"/>
    <w:rsid w:val="001E58D6"/>
    <w:rsid w:val="001E62E1"/>
    <w:rsid w:val="001E663C"/>
    <w:rsid w:val="001E67FF"/>
    <w:rsid w:val="001E70E8"/>
    <w:rsid w:val="001E7259"/>
    <w:rsid w:val="001E7985"/>
    <w:rsid w:val="001E7FD2"/>
    <w:rsid w:val="001F0393"/>
    <w:rsid w:val="001F0E91"/>
    <w:rsid w:val="001F1D95"/>
    <w:rsid w:val="001F207C"/>
    <w:rsid w:val="001F28A6"/>
    <w:rsid w:val="001F3312"/>
    <w:rsid w:val="001F3BE1"/>
    <w:rsid w:val="001F3D2D"/>
    <w:rsid w:val="001F4058"/>
    <w:rsid w:val="001F4471"/>
    <w:rsid w:val="001F4A4E"/>
    <w:rsid w:val="001F4F2B"/>
    <w:rsid w:val="001F5241"/>
    <w:rsid w:val="001F55F5"/>
    <w:rsid w:val="001F5AE3"/>
    <w:rsid w:val="001F6215"/>
    <w:rsid w:val="001F64E4"/>
    <w:rsid w:val="001F66D6"/>
    <w:rsid w:val="001F6D5C"/>
    <w:rsid w:val="001F6DB4"/>
    <w:rsid w:val="001F7266"/>
    <w:rsid w:val="00200337"/>
    <w:rsid w:val="002006FA"/>
    <w:rsid w:val="00201C92"/>
    <w:rsid w:val="0020204F"/>
    <w:rsid w:val="00202084"/>
    <w:rsid w:val="00202A84"/>
    <w:rsid w:val="0020330B"/>
    <w:rsid w:val="00203584"/>
    <w:rsid w:val="002035BC"/>
    <w:rsid w:val="00204242"/>
    <w:rsid w:val="00204474"/>
    <w:rsid w:val="00204AA9"/>
    <w:rsid w:val="00205365"/>
    <w:rsid w:val="002059B4"/>
    <w:rsid w:val="00205DA5"/>
    <w:rsid w:val="002062D8"/>
    <w:rsid w:val="00206865"/>
    <w:rsid w:val="00206ACE"/>
    <w:rsid w:val="00206D1D"/>
    <w:rsid w:val="002070FB"/>
    <w:rsid w:val="00207460"/>
    <w:rsid w:val="00207F56"/>
    <w:rsid w:val="002125AA"/>
    <w:rsid w:val="00212C5F"/>
    <w:rsid w:val="00212D94"/>
    <w:rsid w:val="00212E33"/>
    <w:rsid w:val="00212F8D"/>
    <w:rsid w:val="00214049"/>
    <w:rsid w:val="002152EB"/>
    <w:rsid w:val="00215540"/>
    <w:rsid w:val="00215FDE"/>
    <w:rsid w:val="00216FB1"/>
    <w:rsid w:val="002176DB"/>
    <w:rsid w:val="002207EA"/>
    <w:rsid w:val="00220D10"/>
    <w:rsid w:val="00220E40"/>
    <w:rsid w:val="002210E1"/>
    <w:rsid w:val="00221213"/>
    <w:rsid w:val="00221C56"/>
    <w:rsid w:val="00222649"/>
    <w:rsid w:val="00222856"/>
    <w:rsid w:val="00223210"/>
    <w:rsid w:val="002235DF"/>
    <w:rsid w:val="00224715"/>
    <w:rsid w:val="00225486"/>
    <w:rsid w:val="00226A44"/>
    <w:rsid w:val="0022769C"/>
    <w:rsid w:val="00227D30"/>
    <w:rsid w:val="00227D9E"/>
    <w:rsid w:val="00230758"/>
    <w:rsid w:val="00230A7A"/>
    <w:rsid w:val="00230C30"/>
    <w:rsid w:val="00230DA6"/>
    <w:rsid w:val="002315FE"/>
    <w:rsid w:val="00231BB8"/>
    <w:rsid w:val="002320B9"/>
    <w:rsid w:val="002323AA"/>
    <w:rsid w:val="00232B78"/>
    <w:rsid w:val="00232E33"/>
    <w:rsid w:val="00233E99"/>
    <w:rsid w:val="00234680"/>
    <w:rsid w:val="002346C9"/>
    <w:rsid w:val="00234702"/>
    <w:rsid w:val="002350B2"/>
    <w:rsid w:val="00235152"/>
    <w:rsid w:val="0023534D"/>
    <w:rsid w:val="002353C3"/>
    <w:rsid w:val="00235ED8"/>
    <w:rsid w:val="0023700B"/>
    <w:rsid w:val="002373E8"/>
    <w:rsid w:val="00237A4B"/>
    <w:rsid w:val="00240143"/>
    <w:rsid w:val="0024076F"/>
    <w:rsid w:val="00241196"/>
    <w:rsid w:val="00242403"/>
    <w:rsid w:val="00242642"/>
    <w:rsid w:val="002437B2"/>
    <w:rsid w:val="002439B1"/>
    <w:rsid w:val="00244371"/>
    <w:rsid w:val="0024440E"/>
    <w:rsid w:val="00244425"/>
    <w:rsid w:val="002469C9"/>
    <w:rsid w:val="00246AA3"/>
    <w:rsid w:val="0024770E"/>
    <w:rsid w:val="00247BF6"/>
    <w:rsid w:val="002509D0"/>
    <w:rsid w:val="00250A7F"/>
    <w:rsid w:val="00250DBE"/>
    <w:rsid w:val="0025360D"/>
    <w:rsid w:val="00253A94"/>
    <w:rsid w:val="00254A4A"/>
    <w:rsid w:val="00254D4D"/>
    <w:rsid w:val="00254EA9"/>
    <w:rsid w:val="0025597A"/>
    <w:rsid w:val="00255EA9"/>
    <w:rsid w:val="0025635C"/>
    <w:rsid w:val="00256510"/>
    <w:rsid w:val="0025657E"/>
    <w:rsid w:val="00257AEC"/>
    <w:rsid w:val="00257B9C"/>
    <w:rsid w:val="00260C2B"/>
    <w:rsid w:val="0026100A"/>
    <w:rsid w:val="00261F7A"/>
    <w:rsid w:val="00262E3A"/>
    <w:rsid w:val="002633CF"/>
    <w:rsid w:val="00264D70"/>
    <w:rsid w:val="0026602E"/>
    <w:rsid w:val="0026689D"/>
    <w:rsid w:val="002672B9"/>
    <w:rsid w:val="002674BD"/>
    <w:rsid w:val="00267BF7"/>
    <w:rsid w:val="0027017B"/>
    <w:rsid w:val="00270656"/>
    <w:rsid w:val="00270D1E"/>
    <w:rsid w:val="00270E11"/>
    <w:rsid w:val="0027104B"/>
    <w:rsid w:val="00271651"/>
    <w:rsid w:val="00271A4D"/>
    <w:rsid w:val="00272302"/>
    <w:rsid w:val="002726E2"/>
    <w:rsid w:val="00272D59"/>
    <w:rsid w:val="00273484"/>
    <w:rsid w:val="002745DF"/>
    <w:rsid w:val="00274B88"/>
    <w:rsid w:val="00274DF0"/>
    <w:rsid w:val="002758B9"/>
    <w:rsid w:val="00275919"/>
    <w:rsid w:val="00276651"/>
    <w:rsid w:val="00276F04"/>
    <w:rsid w:val="002773C5"/>
    <w:rsid w:val="0027746A"/>
    <w:rsid w:val="002777F9"/>
    <w:rsid w:val="00277B80"/>
    <w:rsid w:val="0028012D"/>
    <w:rsid w:val="00280582"/>
    <w:rsid w:val="00280724"/>
    <w:rsid w:val="00281145"/>
    <w:rsid w:val="00281830"/>
    <w:rsid w:val="002818AD"/>
    <w:rsid w:val="00281BE7"/>
    <w:rsid w:val="002824C1"/>
    <w:rsid w:val="00282AB8"/>
    <w:rsid w:val="00283AB9"/>
    <w:rsid w:val="00284861"/>
    <w:rsid w:val="00286682"/>
    <w:rsid w:val="00286C36"/>
    <w:rsid w:val="0028730A"/>
    <w:rsid w:val="00290045"/>
    <w:rsid w:val="00290F6E"/>
    <w:rsid w:val="0029151E"/>
    <w:rsid w:val="00291857"/>
    <w:rsid w:val="00291A19"/>
    <w:rsid w:val="00291AE9"/>
    <w:rsid w:val="002921C5"/>
    <w:rsid w:val="002921D4"/>
    <w:rsid w:val="002926CA"/>
    <w:rsid w:val="00292BAE"/>
    <w:rsid w:val="0029342F"/>
    <w:rsid w:val="002941BB"/>
    <w:rsid w:val="00294639"/>
    <w:rsid w:val="002949F5"/>
    <w:rsid w:val="00294C75"/>
    <w:rsid w:val="0029569F"/>
    <w:rsid w:val="002958E7"/>
    <w:rsid w:val="002958F2"/>
    <w:rsid w:val="0029594F"/>
    <w:rsid w:val="00295A1C"/>
    <w:rsid w:val="00295A3E"/>
    <w:rsid w:val="00295F3B"/>
    <w:rsid w:val="0029641A"/>
    <w:rsid w:val="00296D81"/>
    <w:rsid w:val="00296DEF"/>
    <w:rsid w:val="00297D83"/>
    <w:rsid w:val="00297DF0"/>
    <w:rsid w:val="002A0312"/>
    <w:rsid w:val="002A03E8"/>
    <w:rsid w:val="002A07C0"/>
    <w:rsid w:val="002A0A27"/>
    <w:rsid w:val="002A0A4C"/>
    <w:rsid w:val="002A0DDF"/>
    <w:rsid w:val="002A0EE7"/>
    <w:rsid w:val="002A1CDB"/>
    <w:rsid w:val="002A1D59"/>
    <w:rsid w:val="002A2088"/>
    <w:rsid w:val="002A20A7"/>
    <w:rsid w:val="002A443C"/>
    <w:rsid w:val="002A4F95"/>
    <w:rsid w:val="002A5174"/>
    <w:rsid w:val="002A54D4"/>
    <w:rsid w:val="002A5722"/>
    <w:rsid w:val="002A5B6B"/>
    <w:rsid w:val="002A6368"/>
    <w:rsid w:val="002A673B"/>
    <w:rsid w:val="002A768D"/>
    <w:rsid w:val="002A77C9"/>
    <w:rsid w:val="002A7C2B"/>
    <w:rsid w:val="002A7CDB"/>
    <w:rsid w:val="002B0512"/>
    <w:rsid w:val="002B093A"/>
    <w:rsid w:val="002B0B32"/>
    <w:rsid w:val="002B1B90"/>
    <w:rsid w:val="002B271F"/>
    <w:rsid w:val="002B3BD3"/>
    <w:rsid w:val="002B4A6D"/>
    <w:rsid w:val="002B58BF"/>
    <w:rsid w:val="002B5969"/>
    <w:rsid w:val="002B65FE"/>
    <w:rsid w:val="002B69D3"/>
    <w:rsid w:val="002B6DE9"/>
    <w:rsid w:val="002B7574"/>
    <w:rsid w:val="002B7942"/>
    <w:rsid w:val="002C0704"/>
    <w:rsid w:val="002C0A2B"/>
    <w:rsid w:val="002C0F76"/>
    <w:rsid w:val="002C1144"/>
    <w:rsid w:val="002C133C"/>
    <w:rsid w:val="002C1495"/>
    <w:rsid w:val="002C1E5E"/>
    <w:rsid w:val="002C212B"/>
    <w:rsid w:val="002C21FE"/>
    <w:rsid w:val="002C224C"/>
    <w:rsid w:val="002C341E"/>
    <w:rsid w:val="002C4462"/>
    <w:rsid w:val="002C5565"/>
    <w:rsid w:val="002C58C7"/>
    <w:rsid w:val="002C5A63"/>
    <w:rsid w:val="002C5A94"/>
    <w:rsid w:val="002C6146"/>
    <w:rsid w:val="002C634F"/>
    <w:rsid w:val="002C6360"/>
    <w:rsid w:val="002D0073"/>
    <w:rsid w:val="002D01E0"/>
    <w:rsid w:val="002D0915"/>
    <w:rsid w:val="002D0D8A"/>
    <w:rsid w:val="002D18E8"/>
    <w:rsid w:val="002D210D"/>
    <w:rsid w:val="002D268C"/>
    <w:rsid w:val="002D3615"/>
    <w:rsid w:val="002D43D6"/>
    <w:rsid w:val="002D47FD"/>
    <w:rsid w:val="002D5085"/>
    <w:rsid w:val="002D5347"/>
    <w:rsid w:val="002D53DE"/>
    <w:rsid w:val="002D659E"/>
    <w:rsid w:val="002D65B0"/>
    <w:rsid w:val="002D6A46"/>
    <w:rsid w:val="002D6DEE"/>
    <w:rsid w:val="002D7994"/>
    <w:rsid w:val="002E172D"/>
    <w:rsid w:val="002E21EA"/>
    <w:rsid w:val="002E2301"/>
    <w:rsid w:val="002E2C65"/>
    <w:rsid w:val="002E3230"/>
    <w:rsid w:val="002E36C7"/>
    <w:rsid w:val="002E378D"/>
    <w:rsid w:val="002E38B1"/>
    <w:rsid w:val="002E4524"/>
    <w:rsid w:val="002E4C8D"/>
    <w:rsid w:val="002E5768"/>
    <w:rsid w:val="002E5E3C"/>
    <w:rsid w:val="002E6034"/>
    <w:rsid w:val="002E6504"/>
    <w:rsid w:val="002E77F3"/>
    <w:rsid w:val="002E7953"/>
    <w:rsid w:val="002E7C38"/>
    <w:rsid w:val="002E7D7F"/>
    <w:rsid w:val="002F0A5C"/>
    <w:rsid w:val="002F17AC"/>
    <w:rsid w:val="002F1FD3"/>
    <w:rsid w:val="002F21B7"/>
    <w:rsid w:val="002F228E"/>
    <w:rsid w:val="002F27EE"/>
    <w:rsid w:val="002F2F24"/>
    <w:rsid w:val="002F31BF"/>
    <w:rsid w:val="002F3C00"/>
    <w:rsid w:val="002F3CE2"/>
    <w:rsid w:val="002F44E8"/>
    <w:rsid w:val="002F495D"/>
    <w:rsid w:val="002F4C3D"/>
    <w:rsid w:val="002F5743"/>
    <w:rsid w:val="002F57CE"/>
    <w:rsid w:val="002F5826"/>
    <w:rsid w:val="002F5C30"/>
    <w:rsid w:val="002F5F03"/>
    <w:rsid w:val="002F69DA"/>
    <w:rsid w:val="002F6CA1"/>
    <w:rsid w:val="002F768A"/>
    <w:rsid w:val="002F777D"/>
    <w:rsid w:val="002F779C"/>
    <w:rsid w:val="0030043F"/>
    <w:rsid w:val="0030070D"/>
    <w:rsid w:val="003013B3"/>
    <w:rsid w:val="003013E8"/>
    <w:rsid w:val="00301B0F"/>
    <w:rsid w:val="00301BC1"/>
    <w:rsid w:val="00302B24"/>
    <w:rsid w:val="00302C96"/>
    <w:rsid w:val="00302EA6"/>
    <w:rsid w:val="00303250"/>
    <w:rsid w:val="003035C0"/>
    <w:rsid w:val="00303C2D"/>
    <w:rsid w:val="00304987"/>
    <w:rsid w:val="003065B3"/>
    <w:rsid w:val="003066D9"/>
    <w:rsid w:val="00306746"/>
    <w:rsid w:val="0030793E"/>
    <w:rsid w:val="00307FD1"/>
    <w:rsid w:val="003106FA"/>
    <w:rsid w:val="00310E81"/>
    <w:rsid w:val="00312123"/>
    <w:rsid w:val="00312393"/>
    <w:rsid w:val="00312D42"/>
    <w:rsid w:val="003136BE"/>
    <w:rsid w:val="00313AC8"/>
    <w:rsid w:val="00313B0C"/>
    <w:rsid w:val="00313C54"/>
    <w:rsid w:val="0031460D"/>
    <w:rsid w:val="003149A4"/>
    <w:rsid w:val="00314FE9"/>
    <w:rsid w:val="00315006"/>
    <w:rsid w:val="00315560"/>
    <w:rsid w:val="00315572"/>
    <w:rsid w:val="003156CB"/>
    <w:rsid w:val="00315A26"/>
    <w:rsid w:val="00315A8D"/>
    <w:rsid w:val="0031631C"/>
    <w:rsid w:val="003169C9"/>
    <w:rsid w:val="003178B1"/>
    <w:rsid w:val="003201AE"/>
    <w:rsid w:val="00320973"/>
    <w:rsid w:val="00320D4D"/>
    <w:rsid w:val="00320D9E"/>
    <w:rsid w:val="00320E9D"/>
    <w:rsid w:val="00321F53"/>
    <w:rsid w:val="0032382A"/>
    <w:rsid w:val="00323977"/>
    <w:rsid w:val="00323DD6"/>
    <w:rsid w:val="00323E56"/>
    <w:rsid w:val="003246AA"/>
    <w:rsid w:val="0032470F"/>
    <w:rsid w:val="00325071"/>
    <w:rsid w:val="00325E94"/>
    <w:rsid w:val="003260DC"/>
    <w:rsid w:val="00326618"/>
    <w:rsid w:val="0032667E"/>
    <w:rsid w:val="003269AF"/>
    <w:rsid w:val="0032735B"/>
    <w:rsid w:val="00327AC4"/>
    <w:rsid w:val="00327BFE"/>
    <w:rsid w:val="00327FC3"/>
    <w:rsid w:val="00330974"/>
    <w:rsid w:val="003310FA"/>
    <w:rsid w:val="00331DE4"/>
    <w:rsid w:val="0033202E"/>
    <w:rsid w:val="003326DE"/>
    <w:rsid w:val="0033279D"/>
    <w:rsid w:val="00332B73"/>
    <w:rsid w:val="00333698"/>
    <w:rsid w:val="00333951"/>
    <w:rsid w:val="003339DE"/>
    <w:rsid w:val="00333BBA"/>
    <w:rsid w:val="00334A74"/>
    <w:rsid w:val="0033548C"/>
    <w:rsid w:val="00336862"/>
    <w:rsid w:val="00336A3E"/>
    <w:rsid w:val="003371B1"/>
    <w:rsid w:val="0034068C"/>
    <w:rsid w:val="00340A11"/>
    <w:rsid w:val="00340D2C"/>
    <w:rsid w:val="003412AF"/>
    <w:rsid w:val="00341564"/>
    <w:rsid w:val="00342205"/>
    <w:rsid w:val="003425A6"/>
    <w:rsid w:val="00342E6E"/>
    <w:rsid w:val="003439BC"/>
    <w:rsid w:val="00343A0E"/>
    <w:rsid w:val="00343ED9"/>
    <w:rsid w:val="003442CB"/>
    <w:rsid w:val="0034519B"/>
    <w:rsid w:val="00346039"/>
    <w:rsid w:val="003462C1"/>
    <w:rsid w:val="00346A87"/>
    <w:rsid w:val="00346F52"/>
    <w:rsid w:val="00347AC9"/>
    <w:rsid w:val="003503D7"/>
    <w:rsid w:val="0035096E"/>
    <w:rsid w:val="00350AAC"/>
    <w:rsid w:val="00351FA2"/>
    <w:rsid w:val="003531F0"/>
    <w:rsid w:val="0035419D"/>
    <w:rsid w:val="00354F02"/>
    <w:rsid w:val="003553E2"/>
    <w:rsid w:val="00355E7D"/>
    <w:rsid w:val="00355F2F"/>
    <w:rsid w:val="00356045"/>
    <w:rsid w:val="0035611A"/>
    <w:rsid w:val="003564F1"/>
    <w:rsid w:val="003567B1"/>
    <w:rsid w:val="0035680B"/>
    <w:rsid w:val="0035714A"/>
    <w:rsid w:val="003577E9"/>
    <w:rsid w:val="003578A4"/>
    <w:rsid w:val="0036079A"/>
    <w:rsid w:val="003607DC"/>
    <w:rsid w:val="00361C86"/>
    <w:rsid w:val="00361EAA"/>
    <w:rsid w:val="003626C5"/>
    <w:rsid w:val="00362C80"/>
    <w:rsid w:val="00365260"/>
    <w:rsid w:val="0036588E"/>
    <w:rsid w:val="00366007"/>
    <w:rsid w:val="00366C2F"/>
    <w:rsid w:val="00366F0A"/>
    <w:rsid w:val="003673CD"/>
    <w:rsid w:val="00367BCF"/>
    <w:rsid w:val="00367C24"/>
    <w:rsid w:val="00370222"/>
    <w:rsid w:val="00370876"/>
    <w:rsid w:val="00370A8E"/>
    <w:rsid w:val="00373567"/>
    <w:rsid w:val="0037386E"/>
    <w:rsid w:val="00373953"/>
    <w:rsid w:val="00373DD8"/>
    <w:rsid w:val="00374547"/>
    <w:rsid w:val="003745E7"/>
    <w:rsid w:val="00374A1B"/>
    <w:rsid w:val="00374F00"/>
    <w:rsid w:val="00374F90"/>
    <w:rsid w:val="00375C04"/>
    <w:rsid w:val="00375E5C"/>
    <w:rsid w:val="00376943"/>
    <w:rsid w:val="00376AA5"/>
    <w:rsid w:val="003775F9"/>
    <w:rsid w:val="00377849"/>
    <w:rsid w:val="0037784D"/>
    <w:rsid w:val="003778DD"/>
    <w:rsid w:val="0038003C"/>
    <w:rsid w:val="0038035C"/>
    <w:rsid w:val="003806B1"/>
    <w:rsid w:val="00380D87"/>
    <w:rsid w:val="00381E00"/>
    <w:rsid w:val="00382732"/>
    <w:rsid w:val="00382FBD"/>
    <w:rsid w:val="00383C44"/>
    <w:rsid w:val="00383F33"/>
    <w:rsid w:val="00384E97"/>
    <w:rsid w:val="00385499"/>
    <w:rsid w:val="00386756"/>
    <w:rsid w:val="00386845"/>
    <w:rsid w:val="00386862"/>
    <w:rsid w:val="00387E8D"/>
    <w:rsid w:val="00387FA9"/>
    <w:rsid w:val="003905D3"/>
    <w:rsid w:val="003908C0"/>
    <w:rsid w:val="00390B10"/>
    <w:rsid w:val="003910ED"/>
    <w:rsid w:val="0039119D"/>
    <w:rsid w:val="003920E2"/>
    <w:rsid w:val="003929AD"/>
    <w:rsid w:val="00392CF6"/>
    <w:rsid w:val="00393115"/>
    <w:rsid w:val="00393995"/>
    <w:rsid w:val="00394FA4"/>
    <w:rsid w:val="00394FAF"/>
    <w:rsid w:val="003955DD"/>
    <w:rsid w:val="003957C7"/>
    <w:rsid w:val="003959E4"/>
    <w:rsid w:val="003975C2"/>
    <w:rsid w:val="00397933"/>
    <w:rsid w:val="00397ED9"/>
    <w:rsid w:val="003A08B9"/>
    <w:rsid w:val="003A1482"/>
    <w:rsid w:val="003A29FC"/>
    <w:rsid w:val="003A314F"/>
    <w:rsid w:val="003A3414"/>
    <w:rsid w:val="003A3E8E"/>
    <w:rsid w:val="003A3EEE"/>
    <w:rsid w:val="003A4732"/>
    <w:rsid w:val="003A47B6"/>
    <w:rsid w:val="003A4BB3"/>
    <w:rsid w:val="003A4C41"/>
    <w:rsid w:val="003A5811"/>
    <w:rsid w:val="003A645C"/>
    <w:rsid w:val="003A6824"/>
    <w:rsid w:val="003A6F1C"/>
    <w:rsid w:val="003A7153"/>
    <w:rsid w:val="003A724E"/>
    <w:rsid w:val="003A733D"/>
    <w:rsid w:val="003A789B"/>
    <w:rsid w:val="003A7AAF"/>
    <w:rsid w:val="003A7BD9"/>
    <w:rsid w:val="003B0604"/>
    <w:rsid w:val="003B222D"/>
    <w:rsid w:val="003B240F"/>
    <w:rsid w:val="003B27DC"/>
    <w:rsid w:val="003B2BD3"/>
    <w:rsid w:val="003B2D74"/>
    <w:rsid w:val="003B3467"/>
    <w:rsid w:val="003B38EF"/>
    <w:rsid w:val="003B3E4E"/>
    <w:rsid w:val="003B3F39"/>
    <w:rsid w:val="003B4ABD"/>
    <w:rsid w:val="003B64E1"/>
    <w:rsid w:val="003B6B36"/>
    <w:rsid w:val="003B756C"/>
    <w:rsid w:val="003B7B0B"/>
    <w:rsid w:val="003B7DC1"/>
    <w:rsid w:val="003C080C"/>
    <w:rsid w:val="003C095E"/>
    <w:rsid w:val="003C2C4B"/>
    <w:rsid w:val="003C31D9"/>
    <w:rsid w:val="003C31F1"/>
    <w:rsid w:val="003C3CB9"/>
    <w:rsid w:val="003C486A"/>
    <w:rsid w:val="003C5B80"/>
    <w:rsid w:val="003C5C32"/>
    <w:rsid w:val="003C60BE"/>
    <w:rsid w:val="003D00BF"/>
    <w:rsid w:val="003D03E9"/>
    <w:rsid w:val="003D0670"/>
    <w:rsid w:val="003D07CC"/>
    <w:rsid w:val="003D0A93"/>
    <w:rsid w:val="003D114E"/>
    <w:rsid w:val="003D1B98"/>
    <w:rsid w:val="003D1C7F"/>
    <w:rsid w:val="003D1D87"/>
    <w:rsid w:val="003D1DF6"/>
    <w:rsid w:val="003D1F7F"/>
    <w:rsid w:val="003D226D"/>
    <w:rsid w:val="003D2A94"/>
    <w:rsid w:val="003D2AB5"/>
    <w:rsid w:val="003D2E79"/>
    <w:rsid w:val="003D32AC"/>
    <w:rsid w:val="003D3721"/>
    <w:rsid w:val="003D3A5E"/>
    <w:rsid w:val="003D3DB9"/>
    <w:rsid w:val="003D4BA5"/>
    <w:rsid w:val="003D4BBA"/>
    <w:rsid w:val="003D64EE"/>
    <w:rsid w:val="003D66CC"/>
    <w:rsid w:val="003D6C1C"/>
    <w:rsid w:val="003E010D"/>
    <w:rsid w:val="003E10C4"/>
    <w:rsid w:val="003E1253"/>
    <w:rsid w:val="003E249C"/>
    <w:rsid w:val="003E2D57"/>
    <w:rsid w:val="003E31D2"/>
    <w:rsid w:val="003E3DD3"/>
    <w:rsid w:val="003E41BA"/>
    <w:rsid w:val="003E440B"/>
    <w:rsid w:val="003E44F0"/>
    <w:rsid w:val="003E468A"/>
    <w:rsid w:val="003E553B"/>
    <w:rsid w:val="003E5CB8"/>
    <w:rsid w:val="003E6E17"/>
    <w:rsid w:val="003E72C5"/>
    <w:rsid w:val="003E73A7"/>
    <w:rsid w:val="003E7406"/>
    <w:rsid w:val="003E7551"/>
    <w:rsid w:val="003E7F8B"/>
    <w:rsid w:val="003F012D"/>
    <w:rsid w:val="003F035A"/>
    <w:rsid w:val="003F0504"/>
    <w:rsid w:val="003F06AA"/>
    <w:rsid w:val="003F07E8"/>
    <w:rsid w:val="003F0EAF"/>
    <w:rsid w:val="003F14BA"/>
    <w:rsid w:val="003F15AC"/>
    <w:rsid w:val="003F1D79"/>
    <w:rsid w:val="003F2C7D"/>
    <w:rsid w:val="003F2C8E"/>
    <w:rsid w:val="003F3834"/>
    <w:rsid w:val="003F3B97"/>
    <w:rsid w:val="003F3F1F"/>
    <w:rsid w:val="003F3F3D"/>
    <w:rsid w:val="003F40DA"/>
    <w:rsid w:val="003F41FA"/>
    <w:rsid w:val="003F452F"/>
    <w:rsid w:val="003F46D8"/>
    <w:rsid w:val="003F53F2"/>
    <w:rsid w:val="003F5D3A"/>
    <w:rsid w:val="003F75D1"/>
    <w:rsid w:val="003F7AF1"/>
    <w:rsid w:val="00400B08"/>
    <w:rsid w:val="00400B9A"/>
    <w:rsid w:val="00401CA3"/>
    <w:rsid w:val="00401FE0"/>
    <w:rsid w:val="004023D6"/>
    <w:rsid w:val="00402E37"/>
    <w:rsid w:val="00403740"/>
    <w:rsid w:val="00403A90"/>
    <w:rsid w:val="00403B98"/>
    <w:rsid w:val="0040408D"/>
    <w:rsid w:val="0040410C"/>
    <w:rsid w:val="0040481C"/>
    <w:rsid w:val="00404E55"/>
    <w:rsid w:val="004056BB"/>
    <w:rsid w:val="004075E5"/>
    <w:rsid w:val="004077C4"/>
    <w:rsid w:val="00407A6F"/>
    <w:rsid w:val="0041046F"/>
    <w:rsid w:val="0041074B"/>
    <w:rsid w:val="00410F64"/>
    <w:rsid w:val="00411B02"/>
    <w:rsid w:val="00412007"/>
    <w:rsid w:val="00412411"/>
    <w:rsid w:val="00412C62"/>
    <w:rsid w:val="004133AD"/>
    <w:rsid w:val="0041473E"/>
    <w:rsid w:val="00414769"/>
    <w:rsid w:val="00414EBF"/>
    <w:rsid w:val="004162E6"/>
    <w:rsid w:val="00416FEC"/>
    <w:rsid w:val="00417BB8"/>
    <w:rsid w:val="004207EB"/>
    <w:rsid w:val="00421899"/>
    <w:rsid w:val="0042189A"/>
    <w:rsid w:val="00421F25"/>
    <w:rsid w:val="00422056"/>
    <w:rsid w:val="00422478"/>
    <w:rsid w:val="00422877"/>
    <w:rsid w:val="00423404"/>
    <w:rsid w:val="00423D70"/>
    <w:rsid w:val="00423DD4"/>
    <w:rsid w:val="0042447A"/>
    <w:rsid w:val="00424ADF"/>
    <w:rsid w:val="00425434"/>
    <w:rsid w:val="004262E2"/>
    <w:rsid w:val="0042659C"/>
    <w:rsid w:val="0042665F"/>
    <w:rsid w:val="00426A64"/>
    <w:rsid w:val="00430012"/>
    <w:rsid w:val="004306D4"/>
    <w:rsid w:val="00430F1A"/>
    <w:rsid w:val="004310E8"/>
    <w:rsid w:val="004312B0"/>
    <w:rsid w:val="0043166A"/>
    <w:rsid w:val="00432341"/>
    <w:rsid w:val="004324A3"/>
    <w:rsid w:val="00432A1C"/>
    <w:rsid w:val="00432BF6"/>
    <w:rsid w:val="004333D1"/>
    <w:rsid w:val="0043363C"/>
    <w:rsid w:val="004337CB"/>
    <w:rsid w:val="00433CD4"/>
    <w:rsid w:val="00433FC9"/>
    <w:rsid w:val="00434778"/>
    <w:rsid w:val="00434DA7"/>
    <w:rsid w:val="00434E20"/>
    <w:rsid w:val="00435122"/>
    <w:rsid w:val="004359EB"/>
    <w:rsid w:val="00435ED3"/>
    <w:rsid w:val="004363F8"/>
    <w:rsid w:val="00436785"/>
    <w:rsid w:val="0043697C"/>
    <w:rsid w:val="0043740F"/>
    <w:rsid w:val="004377CD"/>
    <w:rsid w:val="00437A9E"/>
    <w:rsid w:val="00437F7B"/>
    <w:rsid w:val="0044007F"/>
    <w:rsid w:val="00441313"/>
    <w:rsid w:val="004414C3"/>
    <w:rsid w:val="004422BE"/>
    <w:rsid w:val="00442BDB"/>
    <w:rsid w:val="0044336B"/>
    <w:rsid w:val="00444C77"/>
    <w:rsid w:val="0044582A"/>
    <w:rsid w:val="004458E3"/>
    <w:rsid w:val="00445FAB"/>
    <w:rsid w:val="0044727D"/>
    <w:rsid w:val="00450378"/>
    <w:rsid w:val="0045444B"/>
    <w:rsid w:val="004549DF"/>
    <w:rsid w:val="00454E33"/>
    <w:rsid w:val="00455276"/>
    <w:rsid w:val="0045535B"/>
    <w:rsid w:val="004554CE"/>
    <w:rsid w:val="0045587E"/>
    <w:rsid w:val="004558E6"/>
    <w:rsid w:val="00456798"/>
    <w:rsid w:val="00457A0D"/>
    <w:rsid w:val="00457C46"/>
    <w:rsid w:val="0046009F"/>
    <w:rsid w:val="00460822"/>
    <w:rsid w:val="00460D06"/>
    <w:rsid w:val="004613D8"/>
    <w:rsid w:val="00461988"/>
    <w:rsid w:val="00461EF4"/>
    <w:rsid w:val="0046239A"/>
    <w:rsid w:val="0046241D"/>
    <w:rsid w:val="0046260F"/>
    <w:rsid w:val="00462865"/>
    <w:rsid w:val="00462CF0"/>
    <w:rsid w:val="00462E3A"/>
    <w:rsid w:val="00462E45"/>
    <w:rsid w:val="00462E80"/>
    <w:rsid w:val="00463249"/>
    <w:rsid w:val="004638B3"/>
    <w:rsid w:val="00463E4A"/>
    <w:rsid w:val="00464608"/>
    <w:rsid w:val="004652F5"/>
    <w:rsid w:val="00465F28"/>
    <w:rsid w:val="0046616F"/>
    <w:rsid w:val="004667FC"/>
    <w:rsid w:val="0046724C"/>
    <w:rsid w:val="0046741D"/>
    <w:rsid w:val="00467679"/>
    <w:rsid w:val="00470DEC"/>
    <w:rsid w:val="00471139"/>
    <w:rsid w:val="00471468"/>
    <w:rsid w:val="0047284F"/>
    <w:rsid w:val="00472A32"/>
    <w:rsid w:val="00472EE3"/>
    <w:rsid w:val="0047347D"/>
    <w:rsid w:val="004734C6"/>
    <w:rsid w:val="00473AF2"/>
    <w:rsid w:val="00474A43"/>
    <w:rsid w:val="004753BF"/>
    <w:rsid w:val="00475430"/>
    <w:rsid w:val="0047599A"/>
    <w:rsid w:val="00475EC9"/>
    <w:rsid w:val="0047619C"/>
    <w:rsid w:val="00476E3E"/>
    <w:rsid w:val="00477575"/>
    <w:rsid w:val="00477F56"/>
    <w:rsid w:val="00480B3A"/>
    <w:rsid w:val="00480C37"/>
    <w:rsid w:val="00480C3C"/>
    <w:rsid w:val="00480FE1"/>
    <w:rsid w:val="004810DD"/>
    <w:rsid w:val="0048116A"/>
    <w:rsid w:val="0048151F"/>
    <w:rsid w:val="0048381C"/>
    <w:rsid w:val="0048562E"/>
    <w:rsid w:val="004859BA"/>
    <w:rsid w:val="00485E6C"/>
    <w:rsid w:val="00486362"/>
    <w:rsid w:val="0048641C"/>
    <w:rsid w:val="004866F8"/>
    <w:rsid w:val="00486820"/>
    <w:rsid w:val="00487196"/>
    <w:rsid w:val="00487FBF"/>
    <w:rsid w:val="00490893"/>
    <w:rsid w:val="00491829"/>
    <w:rsid w:val="00494C48"/>
    <w:rsid w:val="004960B6"/>
    <w:rsid w:val="00496978"/>
    <w:rsid w:val="00496C7A"/>
    <w:rsid w:val="00496DA4"/>
    <w:rsid w:val="004971BC"/>
    <w:rsid w:val="00497271"/>
    <w:rsid w:val="004A09F4"/>
    <w:rsid w:val="004A1456"/>
    <w:rsid w:val="004A1A47"/>
    <w:rsid w:val="004A2145"/>
    <w:rsid w:val="004A283B"/>
    <w:rsid w:val="004A2ABC"/>
    <w:rsid w:val="004A3038"/>
    <w:rsid w:val="004A35A0"/>
    <w:rsid w:val="004A41E3"/>
    <w:rsid w:val="004A45DC"/>
    <w:rsid w:val="004A4A58"/>
    <w:rsid w:val="004A4AAD"/>
    <w:rsid w:val="004A5AEB"/>
    <w:rsid w:val="004A5D71"/>
    <w:rsid w:val="004A5DC7"/>
    <w:rsid w:val="004A5EB5"/>
    <w:rsid w:val="004A62DC"/>
    <w:rsid w:val="004A656D"/>
    <w:rsid w:val="004A6DEE"/>
    <w:rsid w:val="004A74B2"/>
    <w:rsid w:val="004A75DB"/>
    <w:rsid w:val="004A7F77"/>
    <w:rsid w:val="004A7FDE"/>
    <w:rsid w:val="004B0EB8"/>
    <w:rsid w:val="004B0FD3"/>
    <w:rsid w:val="004B13A1"/>
    <w:rsid w:val="004B154F"/>
    <w:rsid w:val="004B274D"/>
    <w:rsid w:val="004B27A0"/>
    <w:rsid w:val="004B2E43"/>
    <w:rsid w:val="004B3029"/>
    <w:rsid w:val="004B30FE"/>
    <w:rsid w:val="004B3685"/>
    <w:rsid w:val="004B41B6"/>
    <w:rsid w:val="004B55F9"/>
    <w:rsid w:val="004B59EE"/>
    <w:rsid w:val="004B5DD6"/>
    <w:rsid w:val="004B5FE1"/>
    <w:rsid w:val="004B677F"/>
    <w:rsid w:val="004B6C2F"/>
    <w:rsid w:val="004B6DCD"/>
    <w:rsid w:val="004B71F6"/>
    <w:rsid w:val="004B720C"/>
    <w:rsid w:val="004C004A"/>
    <w:rsid w:val="004C0315"/>
    <w:rsid w:val="004C0CB8"/>
    <w:rsid w:val="004C13A4"/>
    <w:rsid w:val="004C1E3F"/>
    <w:rsid w:val="004C2331"/>
    <w:rsid w:val="004C298D"/>
    <w:rsid w:val="004C3F76"/>
    <w:rsid w:val="004C4292"/>
    <w:rsid w:val="004C43A7"/>
    <w:rsid w:val="004C477F"/>
    <w:rsid w:val="004C49C2"/>
    <w:rsid w:val="004C54CA"/>
    <w:rsid w:val="004C5A27"/>
    <w:rsid w:val="004C6A49"/>
    <w:rsid w:val="004C6A98"/>
    <w:rsid w:val="004C6C70"/>
    <w:rsid w:val="004C6C7A"/>
    <w:rsid w:val="004C7FD7"/>
    <w:rsid w:val="004D09F6"/>
    <w:rsid w:val="004D0C21"/>
    <w:rsid w:val="004D0F5C"/>
    <w:rsid w:val="004D158C"/>
    <w:rsid w:val="004D3019"/>
    <w:rsid w:val="004D31A6"/>
    <w:rsid w:val="004D3867"/>
    <w:rsid w:val="004D3B5A"/>
    <w:rsid w:val="004D3BB3"/>
    <w:rsid w:val="004D516E"/>
    <w:rsid w:val="004D5C00"/>
    <w:rsid w:val="004D5CEB"/>
    <w:rsid w:val="004D5EEF"/>
    <w:rsid w:val="004D6B1E"/>
    <w:rsid w:val="004D6CFE"/>
    <w:rsid w:val="004D7010"/>
    <w:rsid w:val="004D7460"/>
    <w:rsid w:val="004E0008"/>
    <w:rsid w:val="004E0DAA"/>
    <w:rsid w:val="004E12BE"/>
    <w:rsid w:val="004E19C1"/>
    <w:rsid w:val="004E1C65"/>
    <w:rsid w:val="004E27E5"/>
    <w:rsid w:val="004E2C9C"/>
    <w:rsid w:val="004E32DC"/>
    <w:rsid w:val="004E34E5"/>
    <w:rsid w:val="004E3D10"/>
    <w:rsid w:val="004E4388"/>
    <w:rsid w:val="004E4596"/>
    <w:rsid w:val="004E4950"/>
    <w:rsid w:val="004E5CFE"/>
    <w:rsid w:val="004E629A"/>
    <w:rsid w:val="004E6C5D"/>
    <w:rsid w:val="004E7096"/>
    <w:rsid w:val="004E7335"/>
    <w:rsid w:val="004E7380"/>
    <w:rsid w:val="004F0C90"/>
    <w:rsid w:val="004F0F87"/>
    <w:rsid w:val="004F1BD7"/>
    <w:rsid w:val="004F2090"/>
    <w:rsid w:val="004F23E2"/>
    <w:rsid w:val="004F39AE"/>
    <w:rsid w:val="004F4C94"/>
    <w:rsid w:val="004F4EFB"/>
    <w:rsid w:val="004F655F"/>
    <w:rsid w:val="004F6873"/>
    <w:rsid w:val="004F6AB7"/>
    <w:rsid w:val="004F6B9B"/>
    <w:rsid w:val="004F7112"/>
    <w:rsid w:val="004F7AD8"/>
    <w:rsid w:val="0050095F"/>
    <w:rsid w:val="00501763"/>
    <w:rsid w:val="00502354"/>
    <w:rsid w:val="00502945"/>
    <w:rsid w:val="00502A4C"/>
    <w:rsid w:val="00502ABD"/>
    <w:rsid w:val="00503AC9"/>
    <w:rsid w:val="00504F08"/>
    <w:rsid w:val="00505AF5"/>
    <w:rsid w:val="00505C20"/>
    <w:rsid w:val="00505EA6"/>
    <w:rsid w:val="005071DF"/>
    <w:rsid w:val="00507F8E"/>
    <w:rsid w:val="005111F1"/>
    <w:rsid w:val="005117FF"/>
    <w:rsid w:val="00511AD6"/>
    <w:rsid w:val="00511EA5"/>
    <w:rsid w:val="00511FB6"/>
    <w:rsid w:val="00512DD3"/>
    <w:rsid w:val="005132C2"/>
    <w:rsid w:val="00513328"/>
    <w:rsid w:val="0051334A"/>
    <w:rsid w:val="0051376A"/>
    <w:rsid w:val="00513C85"/>
    <w:rsid w:val="0051415A"/>
    <w:rsid w:val="005145D8"/>
    <w:rsid w:val="0051467B"/>
    <w:rsid w:val="00514DF7"/>
    <w:rsid w:val="00515B77"/>
    <w:rsid w:val="00515B99"/>
    <w:rsid w:val="00516940"/>
    <w:rsid w:val="005172FD"/>
    <w:rsid w:val="00517C62"/>
    <w:rsid w:val="00517ED3"/>
    <w:rsid w:val="00520577"/>
    <w:rsid w:val="005211D0"/>
    <w:rsid w:val="00521443"/>
    <w:rsid w:val="005217B6"/>
    <w:rsid w:val="00521FF2"/>
    <w:rsid w:val="00523A67"/>
    <w:rsid w:val="005245CF"/>
    <w:rsid w:val="005247B0"/>
    <w:rsid w:val="00525BFD"/>
    <w:rsid w:val="00525E7A"/>
    <w:rsid w:val="0052615F"/>
    <w:rsid w:val="0052644C"/>
    <w:rsid w:val="00526E10"/>
    <w:rsid w:val="00527CF8"/>
    <w:rsid w:val="0053119F"/>
    <w:rsid w:val="005311F8"/>
    <w:rsid w:val="00531224"/>
    <w:rsid w:val="005312CC"/>
    <w:rsid w:val="00531937"/>
    <w:rsid w:val="00531A78"/>
    <w:rsid w:val="0053209F"/>
    <w:rsid w:val="00532B76"/>
    <w:rsid w:val="00533A5C"/>
    <w:rsid w:val="00533B05"/>
    <w:rsid w:val="00534076"/>
    <w:rsid w:val="00534442"/>
    <w:rsid w:val="00534565"/>
    <w:rsid w:val="00534733"/>
    <w:rsid w:val="005355D0"/>
    <w:rsid w:val="005359F6"/>
    <w:rsid w:val="0053606A"/>
    <w:rsid w:val="00536ECB"/>
    <w:rsid w:val="00537256"/>
    <w:rsid w:val="00537558"/>
    <w:rsid w:val="005376B8"/>
    <w:rsid w:val="00537794"/>
    <w:rsid w:val="00540287"/>
    <w:rsid w:val="00540DF1"/>
    <w:rsid w:val="005412CC"/>
    <w:rsid w:val="00541857"/>
    <w:rsid w:val="00541D9E"/>
    <w:rsid w:val="00542BDD"/>
    <w:rsid w:val="00543442"/>
    <w:rsid w:val="005437E1"/>
    <w:rsid w:val="00543A25"/>
    <w:rsid w:val="005440F6"/>
    <w:rsid w:val="00544521"/>
    <w:rsid w:val="005450D8"/>
    <w:rsid w:val="005451F6"/>
    <w:rsid w:val="00545288"/>
    <w:rsid w:val="00545B6C"/>
    <w:rsid w:val="00545D91"/>
    <w:rsid w:val="00545F29"/>
    <w:rsid w:val="00546C58"/>
    <w:rsid w:val="00546D05"/>
    <w:rsid w:val="005478F9"/>
    <w:rsid w:val="00547980"/>
    <w:rsid w:val="005479C8"/>
    <w:rsid w:val="00551397"/>
    <w:rsid w:val="005515FE"/>
    <w:rsid w:val="005525E9"/>
    <w:rsid w:val="0055308D"/>
    <w:rsid w:val="005530C0"/>
    <w:rsid w:val="00553B02"/>
    <w:rsid w:val="00553D36"/>
    <w:rsid w:val="005542F0"/>
    <w:rsid w:val="00554B08"/>
    <w:rsid w:val="00554B5B"/>
    <w:rsid w:val="00555D71"/>
    <w:rsid w:val="00555F55"/>
    <w:rsid w:val="00557640"/>
    <w:rsid w:val="00557695"/>
    <w:rsid w:val="00560683"/>
    <w:rsid w:val="005612B7"/>
    <w:rsid w:val="0056224C"/>
    <w:rsid w:val="0056274D"/>
    <w:rsid w:val="00562ADA"/>
    <w:rsid w:val="005632A4"/>
    <w:rsid w:val="00563AB5"/>
    <w:rsid w:val="00565BAD"/>
    <w:rsid w:val="005663BF"/>
    <w:rsid w:val="005664B9"/>
    <w:rsid w:val="00566BFF"/>
    <w:rsid w:val="00566DF7"/>
    <w:rsid w:val="005705DE"/>
    <w:rsid w:val="005706EA"/>
    <w:rsid w:val="00571A5E"/>
    <w:rsid w:val="00571ABD"/>
    <w:rsid w:val="00572227"/>
    <w:rsid w:val="00572681"/>
    <w:rsid w:val="00572C02"/>
    <w:rsid w:val="00572DD4"/>
    <w:rsid w:val="00572EFF"/>
    <w:rsid w:val="00573750"/>
    <w:rsid w:val="005742CE"/>
    <w:rsid w:val="00574AE2"/>
    <w:rsid w:val="0057647B"/>
    <w:rsid w:val="00576F0E"/>
    <w:rsid w:val="00576F1C"/>
    <w:rsid w:val="005770B8"/>
    <w:rsid w:val="00577441"/>
    <w:rsid w:val="00580179"/>
    <w:rsid w:val="005801D8"/>
    <w:rsid w:val="00580513"/>
    <w:rsid w:val="00580ADF"/>
    <w:rsid w:val="00580F25"/>
    <w:rsid w:val="00581429"/>
    <w:rsid w:val="0058153D"/>
    <w:rsid w:val="00581B09"/>
    <w:rsid w:val="00582A83"/>
    <w:rsid w:val="00583EF8"/>
    <w:rsid w:val="00583F32"/>
    <w:rsid w:val="00584B67"/>
    <w:rsid w:val="00584E7C"/>
    <w:rsid w:val="00585340"/>
    <w:rsid w:val="00585541"/>
    <w:rsid w:val="00591445"/>
    <w:rsid w:val="00591CFC"/>
    <w:rsid w:val="00592BA3"/>
    <w:rsid w:val="005958CE"/>
    <w:rsid w:val="00595C6D"/>
    <w:rsid w:val="00596206"/>
    <w:rsid w:val="005963B8"/>
    <w:rsid w:val="0059644B"/>
    <w:rsid w:val="00596A89"/>
    <w:rsid w:val="0059753E"/>
    <w:rsid w:val="005A08DB"/>
    <w:rsid w:val="005A08FE"/>
    <w:rsid w:val="005A09C9"/>
    <w:rsid w:val="005A0D18"/>
    <w:rsid w:val="005A12C5"/>
    <w:rsid w:val="005A12CB"/>
    <w:rsid w:val="005A1531"/>
    <w:rsid w:val="005A16C7"/>
    <w:rsid w:val="005A1D42"/>
    <w:rsid w:val="005A25F3"/>
    <w:rsid w:val="005A2748"/>
    <w:rsid w:val="005A284C"/>
    <w:rsid w:val="005A2D73"/>
    <w:rsid w:val="005A30A5"/>
    <w:rsid w:val="005A34EE"/>
    <w:rsid w:val="005A3CB9"/>
    <w:rsid w:val="005A46B6"/>
    <w:rsid w:val="005A5039"/>
    <w:rsid w:val="005A5304"/>
    <w:rsid w:val="005A5590"/>
    <w:rsid w:val="005A5BC5"/>
    <w:rsid w:val="005A69C7"/>
    <w:rsid w:val="005A6BB9"/>
    <w:rsid w:val="005A70E6"/>
    <w:rsid w:val="005A74AC"/>
    <w:rsid w:val="005A751D"/>
    <w:rsid w:val="005B071C"/>
    <w:rsid w:val="005B0DC9"/>
    <w:rsid w:val="005B1250"/>
    <w:rsid w:val="005B149D"/>
    <w:rsid w:val="005B15B2"/>
    <w:rsid w:val="005B20E0"/>
    <w:rsid w:val="005B22C6"/>
    <w:rsid w:val="005B2C1C"/>
    <w:rsid w:val="005B3ABD"/>
    <w:rsid w:val="005B3D41"/>
    <w:rsid w:val="005B3D8C"/>
    <w:rsid w:val="005B433D"/>
    <w:rsid w:val="005B48C0"/>
    <w:rsid w:val="005B5577"/>
    <w:rsid w:val="005B588A"/>
    <w:rsid w:val="005B5BD2"/>
    <w:rsid w:val="005B5C4E"/>
    <w:rsid w:val="005B5F5B"/>
    <w:rsid w:val="005B6F94"/>
    <w:rsid w:val="005B7084"/>
    <w:rsid w:val="005B722D"/>
    <w:rsid w:val="005B775F"/>
    <w:rsid w:val="005B7825"/>
    <w:rsid w:val="005B78ED"/>
    <w:rsid w:val="005B7DB4"/>
    <w:rsid w:val="005C068C"/>
    <w:rsid w:val="005C0A69"/>
    <w:rsid w:val="005C1BC7"/>
    <w:rsid w:val="005C1ED0"/>
    <w:rsid w:val="005C22F9"/>
    <w:rsid w:val="005C24C4"/>
    <w:rsid w:val="005C25B0"/>
    <w:rsid w:val="005C2C93"/>
    <w:rsid w:val="005C34BE"/>
    <w:rsid w:val="005C42A3"/>
    <w:rsid w:val="005C443D"/>
    <w:rsid w:val="005C4A05"/>
    <w:rsid w:val="005C4D5F"/>
    <w:rsid w:val="005C4EB3"/>
    <w:rsid w:val="005C4FAC"/>
    <w:rsid w:val="005C505E"/>
    <w:rsid w:val="005C52F0"/>
    <w:rsid w:val="005C5326"/>
    <w:rsid w:val="005C5638"/>
    <w:rsid w:val="005C5BC5"/>
    <w:rsid w:val="005C6218"/>
    <w:rsid w:val="005C70FA"/>
    <w:rsid w:val="005C7D04"/>
    <w:rsid w:val="005D0240"/>
    <w:rsid w:val="005D0528"/>
    <w:rsid w:val="005D0989"/>
    <w:rsid w:val="005D0F53"/>
    <w:rsid w:val="005D1BB7"/>
    <w:rsid w:val="005D2051"/>
    <w:rsid w:val="005D214E"/>
    <w:rsid w:val="005D2355"/>
    <w:rsid w:val="005D2D27"/>
    <w:rsid w:val="005D35BD"/>
    <w:rsid w:val="005D3A28"/>
    <w:rsid w:val="005D3A72"/>
    <w:rsid w:val="005D3AC4"/>
    <w:rsid w:val="005D3D5D"/>
    <w:rsid w:val="005D3D96"/>
    <w:rsid w:val="005D4208"/>
    <w:rsid w:val="005D42C4"/>
    <w:rsid w:val="005D4BEA"/>
    <w:rsid w:val="005D4F0E"/>
    <w:rsid w:val="005D5AFC"/>
    <w:rsid w:val="005D613A"/>
    <w:rsid w:val="005D63B4"/>
    <w:rsid w:val="005D698D"/>
    <w:rsid w:val="005E00DD"/>
    <w:rsid w:val="005E0411"/>
    <w:rsid w:val="005E1834"/>
    <w:rsid w:val="005E1E48"/>
    <w:rsid w:val="005E227A"/>
    <w:rsid w:val="005E2EE5"/>
    <w:rsid w:val="005E351C"/>
    <w:rsid w:val="005E3665"/>
    <w:rsid w:val="005E36A4"/>
    <w:rsid w:val="005E3C6C"/>
    <w:rsid w:val="005E4482"/>
    <w:rsid w:val="005E449F"/>
    <w:rsid w:val="005E45AD"/>
    <w:rsid w:val="005E4A29"/>
    <w:rsid w:val="005E5D6D"/>
    <w:rsid w:val="005E5E7E"/>
    <w:rsid w:val="005E5E85"/>
    <w:rsid w:val="005E6111"/>
    <w:rsid w:val="005E6262"/>
    <w:rsid w:val="005E6385"/>
    <w:rsid w:val="005E65B4"/>
    <w:rsid w:val="005E6ADF"/>
    <w:rsid w:val="005E738B"/>
    <w:rsid w:val="005E7413"/>
    <w:rsid w:val="005F005C"/>
    <w:rsid w:val="005F0526"/>
    <w:rsid w:val="005F055B"/>
    <w:rsid w:val="005F05EF"/>
    <w:rsid w:val="005F0D8E"/>
    <w:rsid w:val="005F15D5"/>
    <w:rsid w:val="005F1F3B"/>
    <w:rsid w:val="005F37E6"/>
    <w:rsid w:val="005F3A16"/>
    <w:rsid w:val="005F42E6"/>
    <w:rsid w:val="005F441D"/>
    <w:rsid w:val="005F44A3"/>
    <w:rsid w:val="005F4C4D"/>
    <w:rsid w:val="005F57F8"/>
    <w:rsid w:val="005F5AD2"/>
    <w:rsid w:val="005F5BF5"/>
    <w:rsid w:val="005F5C6A"/>
    <w:rsid w:val="005F61E8"/>
    <w:rsid w:val="005F6734"/>
    <w:rsid w:val="005F67F5"/>
    <w:rsid w:val="005F69A3"/>
    <w:rsid w:val="005F6CD4"/>
    <w:rsid w:val="005F7ADC"/>
    <w:rsid w:val="005F7F52"/>
    <w:rsid w:val="00600A40"/>
    <w:rsid w:val="0060192A"/>
    <w:rsid w:val="00602770"/>
    <w:rsid w:val="00602794"/>
    <w:rsid w:val="00602B8E"/>
    <w:rsid w:val="00602EEA"/>
    <w:rsid w:val="0060422C"/>
    <w:rsid w:val="00604E06"/>
    <w:rsid w:val="006054FB"/>
    <w:rsid w:val="0060666E"/>
    <w:rsid w:val="00607340"/>
    <w:rsid w:val="006079D9"/>
    <w:rsid w:val="006115E8"/>
    <w:rsid w:val="00612402"/>
    <w:rsid w:val="0061274A"/>
    <w:rsid w:val="00613FDE"/>
    <w:rsid w:val="00614187"/>
    <w:rsid w:val="00614817"/>
    <w:rsid w:val="00615EF2"/>
    <w:rsid w:val="00616B5F"/>
    <w:rsid w:val="00616ECF"/>
    <w:rsid w:val="00617E36"/>
    <w:rsid w:val="0062263D"/>
    <w:rsid w:val="00622861"/>
    <w:rsid w:val="006230A3"/>
    <w:rsid w:val="006230D3"/>
    <w:rsid w:val="0062374D"/>
    <w:rsid w:val="00623781"/>
    <w:rsid w:val="006239AC"/>
    <w:rsid w:val="0062428E"/>
    <w:rsid w:val="006251E9"/>
    <w:rsid w:val="00625532"/>
    <w:rsid w:val="0062559C"/>
    <w:rsid w:val="00627010"/>
    <w:rsid w:val="00627328"/>
    <w:rsid w:val="00631246"/>
    <w:rsid w:val="0063242D"/>
    <w:rsid w:val="006329FD"/>
    <w:rsid w:val="00633068"/>
    <w:rsid w:val="00633118"/>
    <w:rsid w:val="00633605"/>
    <w:rsid w:val="0063374E"/>
    <w:rsid w:val="00633F25"/>
    <w:rsid w:val="0063485D"/>
    <w:rsid w:val="00635310"/>
    <w:rsid w:val="00635A28"/>
    <w:rsid w:val="00635A87"/>
    <w:rsid w:val="00635AF7"/>
    <w:rsid w:val="00635E4C"/>
    <w:rsid w:val="00636A87"/>
    <w:rsid w:val="00636B51"/>
    <w:rsid w:val="00636D67"/>
    <w:rsid w:val="006370C0"/>
    <w:rsid w:val="00641BED"/>
    <w:rsid w:val="00641F5B"/>
    <w:rsid w:val="006422E1"/>
    <w:rsid w:val="00642367"/>
    <w:rsid w:val="00642520"/>
    <w:rsid w:val="00642C39"/>
    <w:rsid w:val="0064356E"/>
    <w:rsid w:val="006436EA"/>
    <w:rsid w:val="00643A1C"/>
    <w:rsid w:val="00644064"/>
    <w:rsid w:val="00644D75"/>
    <w:rsid w:val="00645D88"/>
    <w:rsid w:val="00646F3F"/>
    <w:rsid w:val="00647652"/>
    <w:rsid w:val="00647DA7"/>
    <w:rsid w:val="00647FB1"/>
    <w:rsid w:val="00650A8F"/>
    <w:rsid w:val="00651770"/>
    <w:rsid w:val="00651F54"/>
    <w:rsid w:val="00652116"/>
    <w:rsid w:val="006524E5"/>
    <w:rsid w:val="0065331A"/>
    <w:rsid w:val="006539A2"/>
    <w:rsid w:val="00653D06"/>
    <w:rsid w:val="00653DCC"/>
    <w:rsid w:val="00654395"/>
    <w:rsid w:val="00654410"/>
    <w:rsid w:val="00654B13"/>
    <w:rsid w:val="00654B90"/>
    <w:rsid w:val="006557EA"/>
    <w:rsid w:val="00656135"/>
    <w:rsid w:val="00656408"/>
    <w:rsid w:val="00656B1D"/>
    <w:rsid w:val="006571F4"/>
    <w:rsid w:val="00657748"/>
    <w:rsid w:val="006603C1"/>
    <w:rsid w:val="00660AFB"/>
    <w:rsid w:val="00660B5F"/>
    <w:rsid w:val="00660EC7"/>
    <w:rsid w:val="00661531"/>
    <w:rsid w:val="00661F5D"/>
    <w:rsid w:val="006620E0"/>
    <w:rsid w:val="006621FD"/>
    <w:rsid w:val="006623B4"/>
    <w:rsid w:val="006623D1"/>
    <w:rsid w:val="00665167"/>
    <w:rsid w:val="006657F3"/>
    <w:rsid w:val="00665BFA"/>
    <w:rsid w:val="0066686E"/>
    <w:rsid w:val="00667518"/>
    <w:rsid w:val="00667A3C"/>
    <w:rsid w:val="00667EA8"/>
    <w:rsid w:val="00671233"/>
    <w:rsid w:val="00671520"/>
    <w:rsid w:val="00671651"/>
    <w:rsid w:val="00671889"/>
    <w:rsid w:val="00671F75"/>
    <w:rsid w:val="0067243F"/>
    <w:rsid w:val="006728F9"/>
    <w:rsid w:val="00672E5F"/>
    <w:rsid w:val="00672F96"/>
    <w:rsid w:val="00672FA1"/>
    <w:rsid w:val="0067311D"/>
    <w:rsid w:val="0067317E"/>
    <w:rsid w:val="00673592"/>
    <w:rsid w:val="006737BE"/>
    <w:rsid w:val="00673C1C"/>
    <w:rsid w:val="00673D4C"/>
    <w:rsid w:val="00674247"/>
    <w:rsid w:val="006751BD"/>
    <w:rsid w:val="006764EC"/>
    <w:rsid w:val="006765A3"/>
    <w:rsid w:val="00676893"/>
    <w:rsid w:val="00676DAA"/>
    <w:rsid w:val="00676EDE"/>
    <w:rsid w:val="006776E1"/>
    <w:rsid w:val="006779AA"/>
    <w:rsid w:val="00680AF3"/>
    <w:rsid w:val="00680F1E"/>
    <w:rsid w:val="006827F8"/>
    <w:rsid w:val="0068280A"/>
    <w:rsid w:val="00682B2D"/>
    <w:rsid w:val="00683155"/>
    <w:rsid w:val="00683A7D"/>
    <w:rsid w:val="00684FC5"/>
    <w:rsid w:val="006851E8"/>
    <w:rsid w:val="006858DF"/>
    <w:rsid w:val="00685E87"/>
    <w:rsid w:val="0068605A"/>
    <w:rsid w:val="00686EE6"/>
    <w:rsid w:val="00687CB5"/>
    <w:rsid w:val="0069005A"/>
    <w:rsid w:val="006904A1"/>
    <w:rsid w:val="006906FE"/>
    <w:rsid w:val="00691134"/>
    <w:rsid w:val="0069129E"/>
    <w:rsid w:val="006912F2"/>
    <w:rsid w:val="00691B4B"/>
    <w:rsid w:val="00691B7F"/>
    <w:rsid w:val="00692440"/>
    <w:rsid w:val="00692BAF"/>
    <w:rsid w:val="00695350"/>
    <w:rsid w:val="006957B4"/>
    <w:rsid w:val="00695982"/>
    <w:rsid w:val="006964C0"/>
    <w:rsid w:val="0069672D"/>
    <w:rsid w:val="00696F29"/>
    <w:rsid w:val="00697039"/>
    <w:rsid w:val="00697EDF"/>
    <w:rsid w:val="006A00E3"/>
    <w:rsid w:val="006A05A2"/>
    <w:rsid w:val="006A0903"/>
    <w:rsid w:val="006A0ABA"/>
    <w:rsid w:val="006A0B39"/>
    <w:rsid w:val="006A17D7"/>
    <w:rsid w:val="006A1E13"/>
    <w:rsid w:val="006A1E82"/>
    <w:rsid w:val="006A20A3"/>
    <w:rsid w:val="006A2787"/>
    <w:rsid w:val="006A289C"/>
    <w:rsid w:val="006A3412"/>
    <w:rsid w:val="006A40B7"/>
    <w:rsid w:val="006A421C"/>
    <w:rsid w:val="006A4798"/>
    <w:rsid w:val="006A4BBE"/>
    <w:rsid w:val="006A585F"/>
    <w:rsid w:val="006A5B40"/>
    <w:rsid w:val="006A62E1"/>
    <w:rsid w:val="006A7950"/>
    <w:rsid w:val="006A7AE1"/>
    <w:rsid w:val="006B0509"/>
    <w:rsid w:val="006B0E7B"/>
    <w:rsid w:val="006B0F9D"/>
    <w:rsid w:val="006B188D"/>
    <w:rsid w:val="006B2D69"/>
    <w:rsid w:val="006B35ED"/>
    <w:rsid w:val="006B3D5A"/>
    <w:rsid w:val="006B3F56"/>
    <w:rsid w:val="006B402A"/>
    <w:rsid w:val="006B4D21"/>
    <w:rsid w:val="006B5D2A"/>
    <w:rsid w:val="006B5FF0"/>
    <w:rsid w:val="006B6416"/>
    <w:rsid w:val="006B7578"/>
    <w:rsid w:val="006C0A59"/>
    <w:rsid w:val="006C11D4"/>
    <w:rsid w:val="006C1348"/>
    <w:rsid w:val="006C14AD"/>
    <w:rsid w:val="006C1650"/>
    <w:rsid w:val="006C24DD"/>
    <w:rsid w:val="006C2700"/>
    <w:rsid w:val="006C2BD7"/>
    <w:rsid w:val="006C3A4A"/>
    <w:rsid w:val="006C3AB6"/>
    <w:rsid w:val="006C4D36"/>
    <w:rsid w:val="006C5976"/>
    <w:rsid w:val="006C5EEC"/>
    <w:rsid w:val="006C648F"/>
    <w:rsid w:val="006C64EF"/>
    <w:rsid w:val="006C6B66"/>
    <w:rsid w:val="006C73D9"/>
    <w:rsid w:val="006C75BF"/>
    <w:rsid w:val="006D0794"/>
    <w:rsid w:val="006D07CB"/>
    <w:rsid w:val="006D0BD8"/>
    <w:rsid w:val="006D0E1A"/>
    <w:rsid w:val="006D1051"/>
    <w:rsid w:val="006D176A"/>
    <w:rsid w:val="006D19A4"/>
    <w:rsid w:val="006D25B7"/>
    <w:rsid w:val="006D42BC"/>
    <w:rsid w:val="006D50D1"/>
    <w:rsid w:val="006D5B68"/>
    <w:rsid w:val="006D5BA5"/>
    <w:rsid w:val="006D6245"/>
    <w:rsid w:val="006D69FC"/>
    <w:rsid w:val="006D702C"/>
    <w:rsid w:val="006D7754"/>
    <w:rsid w:val="006D7BCA"/>
    <w:rsid w:val="006D7BDE"/>
    <w:rsid w:val="006E0A0C"/>
    <w:rsid w:val="006E18DC"/>
    <w:rsid w:val="006E1CE0"/>
    <w:rsid w:val="006E1F63"/>
    <w:rsid w:val="006E26F3"/>
    <w:rsid w:val="006E27A4"/>
    <w:rsid w:val="006E4023"/>
    <w:rsid w:val="006E4587"/>
    <w:rsid w:val="006E45B4"/>
    <w:rsid w:val="006E4C65"/>
    <w:rsid w:val="006E54C4"/>
    <w:rsid w:val="006E5DA0"/>
    <w:rsid w:val="006E5F8C"/>
    <w:rsid w:val="006E7346"/>
    <w:rsid w:val="006E74D2"/>
    <w:rsid w:val="006E771A"/>
    <w:rsid w:val="006F021C"/>
    <w:rsid w:val="006F0573"/>
    <w:rsid w:val="006F0709"/>
    <w:rsid w:val="006F097D"/>
    <w:rsid w:val="006F1B23"/>
    <w:rsid w:val="006F279C"/>
    <w:rsid w:val="006F3274"/>
    <w:rsid w:val="006F3A5C"/>
    <w:rsid w:val="006F3ACF"/>
    <w:rsid w:val="006F44FB"/>
    <w:rsid w:val="006F620E"/>
    <w:rsid w:val="006F6589"/>
    <w:rsid w:val="006F6DF6"/>
    <w:rsid w:val="006F741E"/>
    <w:rsid w:val="006F77C6"/>
    <w:rsid w:val="0070068B"/>
    <w:rsid w:val="00700941"/>
    <w:rsid w:val="00701234"/>
    <w:rsid w:val="007013AE"/>
    <w:rsid w:val="0070143B"/>
    <w:rsid w:val="0070152D"/>
    <w:rsid w:val="0070233B"/>
    <w:rsid w:val="007028A9"/>
    <w:rsid w:val="00703536"/>
    <w:rsid w:val="007038ED"/>
    <w:rsid w:val="007039C9"/>
    <w:rsid w:val="00703B5B"/>
    <w:rsid w:val="00704595"/>
    <w:rsid w:val="007050E9"/>
    <w:rsid w:val="00705954"/>
    <w:rsid w:val="00705A84"/>
    <w:rsid w:val="00705CFA"/>
    <w:rsid w:val="0070719C"/>
    <w:rsid w:val="00707292"/>
    <w:rsid w:val="007121D4"/>
    <w:rsid w:val="007126C2"/>
    <w:rsid w:val="00713726"/>
    <w:rsid w:val="0071383F"/>
    <w:rsid w:val="00714385"/>
    <w:rsid w:val="007149EB"/>
    <w:rsid w:val="0071551F"/>
    <w:rsid w:val="00715FE7"/>
    <w:rsid w:val="007165E8"/>
    <w:rsid w:val="00717016"/>
    <w:rsid w:val="00717D91"/>
    <w:rsid w:val="007201B7"/>
    <w:rsid w:val="0072087C"/>
    <w:rsid w:val="007216D5"/>
    <w:rsid w:val="00721F6D"/>
    <w:rsid w:val="0072203D"/>
    <w:rsid w:val="007226C7"/>
    <w:rsid w:val="0072273B"/>
    <w:rsid w:val="00722954"/>
    <w:rsid w:val="00722AF6"/>
    <w:rsid w:val="007235BB"/>
    <w:rsid w:val="0072380D"/>
    <w:rsid w:val="00723877"/>
    <w:rsid w:val="00723AB8"/>
    <w:rsid w:val="007240C7"/>
    <w:rsid w:val="007248B6"/>
    <w:rsid w:val="00724C2F"/>
    <w:rsid w:val="007254CE"/>
    <w:rsid w:val="007257C7"/>
    <w:rsid w:val="00725CDD"/>
    <w:rsid w:val="007267F3"/>
    <w:rsid w:val="00726DE7"/>
    <w:rsid w:val="00726FDE"/>
    <w:rsid w:val="007272ED"/>
    <w:rsid w:val="00727B94"/>
    <w:rsid w:val="00727BF1"/>
    <w:rsid w:val="00727EFE"/>
    <w:rsid w:val="00730879"/>
    <w:rsid w:val="00731455"/>
    <w:rsid w:val="00731D7C"/>
    <w:rsid w:val="00731FF9"/>
    <w:rsid w:val="0073299F"/>
    <w:rsid w:val="00733272"/>
    <w:rsid w:val="00733551"/>
    <w:rsid w:val="00733684"/>
    <w:rsid w:val="00733B1F"/>
    <w:rsid w:val="007344E5"/>
    <w:rsid w:val="0073452B"/>
    <w:rsid w:val="007346E7"/>
    <w:rsid w:val="00735053"/>
    <w:rsid w:val="00735620"/>
    <w:rsid w:val="00735F95"/>
    <w:rsid w:val="0073685B"/>
    <w:rsid w:val="00736920"/>
    <w:rsid w:val="0073732F"/>
    <w:rsid w:val="007374F1"/>
    <w:rsid w:val="00737A2B"/>
    <w:rsid w:val="007404EB"/>
    <w:rsid w:val="00741B1B"/>
    <w:rsid w:val="00742804"/>
    <w:rsid w:val="00742B23"/>
    <w:rsid w:val="00742E50"/>
    <w:rsid w:val="007432C8"/>
    <w:rsid w:val="00743E98"/>
    <w:rsid w:val="00743E9C"/>
    <w:rsid w:val="00744064"/>
    <w:rsid w:val="007449AB"/>
    <w:rsid w:val="00744D6F"/>
    <w:rsid w:val="00744FEF"/>
    <w:rsid w:val="0074552B"/>
    <w:rsid w:val="00745684"/>
    <w:rsid w:val="0074798D"/>
    <w:rsid w:val="00747CB6"/>
    <w:rsid w:val="00747FE8"/>
    <w:rsid w:val="00750044"/>
    <w:rsid w:val="007502D9"/>
    <w:rsid w:val="00750C4C"/>
    <w:rsid w:val="00752102"/>
    <w:rsid w:val="0075213F"/>
    <w:rsid w:val="007524A3"/>
    <w:rsid w:val="00752C53"/>
    <w:rsid w:val="00753444"/>
    <w:rsid w:val="00753FA6"/>
    <w:rsid w:val="0075482A"/>
    <w:rsid w:val="00754B5A"/>
    <w:rsid w:val="00755C3F"/>
    <w:rsid w:val="00755EDC"/>
    <w:rsid w:val="00756F8B"/>
    <w:rsid w:val="00757A45"/>
    <w:rsid w:val="00760A26"/>
    <w:rsid w:val="00760F8C"/>
    <w:rsid w:val="00761086"/>
    <w:rsid w:val="007613F6"/>
    <w:rsid w:val="0076167A"/>
    <w:rsid w:val="007619A5"/>
    <w:rsid w:val="00761F93"/>
    <w:rsid w:val="00762A23"/>
    <w:rsid w:val="00763703"/>
    <w:rsid w:val="00763912"/>
    <w:rsid w:val="00763954"/>
    <w:rsid w:val="00763BDF"/>
    <w:rsid w:val="00763FAD"/>
    <w:rsid w:val="007643BD"/>
    <w:rsid w:val="00765979"/>
    <w:rsid w:val="00766564"/>
    <w:rsid w:val="00766B90"/>
    <w:rsid w:val="00766C1E"/>
    <w:rsid w:val="00767475"/>
    <w:rsid w:val="007707C9"/>
    <w:rsid w:val="0077134F"/>
    <w:rsid w:val="007714A2"/>
    <w:rsid w:val="007714D5"/>
    <w:rsid w:val="00771919"/>
    <w:rsid w:val="00771C5C"/>
    <w:rsid w:val="0077295E"/>
    <w:rsid w:val="00772BCD"/>
    <w:rsid w:val="00772CA7"/>
    <w:rsid w:val="0077334A"/>
    <w:rsid w:val="007741CC"/>
    <w:rsid w:val="00774CF7"/>
    <w:rsid w:val="00774F99"/>
    <w:rsid w:val="0077539A"/>
    <w:rsid w:val="0077584E"/>
    <w:rsid w:val="007759BC"/>
    <w:rsid w:val="00775B05"/>
    <w:rsid w:val="0077658D"/>
    <w:rsid w:val="0077726F"/>
    <w:rsid w:val="0077777D"/>
    <w:rsid w:val="00777AF5"/>
    <w:rsid w:val="00777E31"/>
    <w:rsid w:val="00777F68"/>
    <w:rsid w:val="007804B5"/>
    <w:rsid w:val="007807AC"/>
    <w:rsid w:val="00780DD1"/>
    <w:rsid w:val="00780E89"/>
    <w:rsid w:val="0078160A"/>
    <w:rsid w:val="00782134"/>
    <w:rsid w:val="007821EF"/>
    <w:rsid w:val="0078292E"/>
    <w:rsid w:val="00783E6F"/>
    <w:rsid w:val="007844DE"/>
    <w:rsid w:val="00784C58"/>
    <w:rsid w:val="00784E4C"/>
    <w:rsid w:val="007855A2"/>
    <w:rsid w:val="00786485"/>
    <w:rsid w:val="007876F0"/>
    <w:rsid w:val="00787821"/>
    <w:rsid w:val="00787D8B"/>
    <w:rsid w:val="00790193"/>
    <w:rsid w:val="00790EE4"/>
    <w:rsid w:val="00791695"/>
    <w:rsid w:val="00791B7F"/>
    <w:rsid w:val="00792037"/>
    <w:rsid w:val="00793150"/>
    <w:rsid w:val="00793588"/>
    <w:rsid w:val="00793895"/>
    <w:rsid w:val="0079601D"/>
    <w:rsid w:val="0079696E"/>
    <w:rsid w:val="00796B8B"/>
    <w:rsid w:val="007A009E"/>
    <w:rsid w:val="007A02AE"/>
    <w:rsid w:val="007A05C1"/>
    <w:rsid w:val="007A0923"/>
    <w:rsid w:val="007A1925"/>
    <w:rsid w:val="007A2080"/>
    <w:rsid w:val="007A259B"/>
    <w:rsid w:val="007A2B67"/>
    <w:rsid w:val="007A2E11"/>
    <w:rsid w:val="007A4977"/>
    <w:rsid w:val="007A4A73"/>
    <w:rsid w:val="007A4D3C"/>
    <w:rsid w:val="007A4DF1"/>
    <w:rsid w:val="007A5BAA"/>
    <w:rsid w:val="007A60E6"/>
    <w:rsid w:val="007A6356"/>
    <w:rsid w:val="007A6F97"/>
    <w:rsid w:val="007A7173"/>
    <w:rsid w:val="007A7F63"/>
    <w:rsid w:val="007B05A9"/>
    <w:rsid w:val="007B0EA2"/>
    <w:rsid w:val="007B1AC2"/>
    <w:rsid w:val="007B1E51"/>
    <w:rsid w:val="007B20E4"/>
    <w:rsid w:val="007B23E6"/>
    <w:rsid w:val="007B26CF"/>
    <w:rsid w:val="007B3862"/>
    <w:rsid w:val="007B45D1"/>
    <w:rsid w:val="007B56FB"/>
    <w:rsid w:val="007B5AAF"/>
    <w:rsid w:val="007B5FEB"/>
    <w:rsid w:val="007B609E"/>
    <w:rsid w:val="007B60E8"/>
    <w:rsid w:val="007B69F6"/>
    <w:rsid w:val="007B6BD0"/>
    <w:rsid w:val="007B6EFA"/>
    <w:rsid w:val="007B7283"/>
    <w:rsid w:val="007C04BB"/>
    <w:rsid w:val="007C056E"/>
    <w:rsid w:val="007C0713"/>
    <w:rsid w:val="007C09A1"/>
    <w:rsid w:val="007C0DEE"/>
    <w:rsid w:val="007C11AB"/>
    <w:rsid w:val="007C164E"/>
    <w:rsid w:val="007C1A1C"/>
    <w:rsid w:val="007C2BC7"/>
    <w:rsid w:val="007C36B5"/>
    <w:rsid w:val="007C3E77"/>
    <w:rsid w:val="007C455D"/>
    <w:rsid w:val="007C4632"/>
    <w:rsid w:val="007C4BB9"/>
    <w:rsid w:val="007C5B74"/>
    <w:rsid w:val="007C6065"/>
    <w:rsid w:val="007C60FD"/>
    <w:rsid w:val="007C6366"/>
    <w:rsid w:val="007C6B00"/>
    <w:rsid w:val="007C709B"/>
    <w:rsid w:val="007C7222"/>
    <w:rsid w:val="007C7EA1"/>
    <w:rsid w:val="007D0117"/>
    <w:rsid w:val="007D0FAA"/>
    <w:rsid w:val="007D2D2D"/>
    <w:rsid w:val="007D2FB1"/>
    <w:rsid w:val="007D3475"/>
    <w:rsid w:val="007D34C8"/>
    <w:rsid w:val="007D3A74"/>
    <w:rsid w:val="007D3A92"/>
    <w:rsid w:val="007D3DFE"/>
    <w:rsid w:val="007D530D"/>
    <w:rsid w:val="007D53EC"/>
    <w:rsid w:val="007D5DD6"/>
    <w:rsid w:val="007D655F"/>
    <w:rsid w:val="007D6C5B"/>
    <w:rsid w:val="007D6CDA"/>
    <w:rsid w:val="007D7496"/>
    <w:rsid w:val="007D7BB7"/>
    <w:rsid w:val="007D7CB9"/>
    <w:rsid w:val="007E01DC"/>
    <w:rsid w:val="007E0246"/>
    <w:rsid w:val="007E05D3"/>
    <w:rsid w:val="007E2121"/>
    <w:rsid w:val="007E23A8"/>
    <w:rsid w:val="007E305D"/>
    <w:rsid w:val="007E363E"/>
    <w:rsid w:val="007E39A0"/>
    <w:rsid w:val="007E4A2D"/>
    <w:rsid w:val="007E4B58"/>
    <w:rsid w:val="007E70F2"/>
    <w:rsid w:val="007F0969"/>
    <w:rsid w:val="007F0DB0"/>
    <w:rsid w:val="007F0E66"/>
    <w:rsid w:val="007F1136"/>
    <w:rsid w:val="007F1169"/>
    <w:rsid w:val="007F12E8"/>
    <w:rsid w:val="007F1676"/>
    <w:rsid w:val="007F2BCD"/>
    <w:rsid w:val="007F3315"/>
    <w:rsid w:val="007F384B"/>
    <w:rsid w:val="007F3EBD"/>
    <w:rsid w:val="007F4DE4"/>
    <w:rsid w:val="007F52A9"/>
    <w:rsid w:val="007F5D60"/>
    <w:rsid w:val="007F6922"/>
    <w:rsid w:val="007F6C6B"/>
    <w:rsid w:val="007F700D"/>
    <w:rsid w:val="007F76B0"/>
    <w:rsid w:val="007F7849"/>
    <w:rsid w:val="007F7DD3"/>
    <w:rsid w:val="00800303"/>
    <w:rsid w:val="008007F7"/>
    <w:rsid w:val="00800DE6"/>
    <w:rsid w:val="00800E7C"/>
    <w:rsid w:val="0080131E"/>
    <w:rsid w:val="0080143A"/>
    <w:rsid w:val="00801641"/>
    <w:rsid w:val="00802523"/>
    <w:rsid w:val="008030AB"/>
    <w:rsid w:val="008030E1"/>
    <w:rsid w:val="008031A6"/>
    <w:rsid w:val="008039DE"/>
    <w:rsid w:val="008041E2"/>
    <w:rsid w:val="00804B3E"/>
    <w:rsid w:val="00805028"/>
    <w:rsid w:val="00805122"/>
    <w:rsid w:val="00805571"/>
    <w:rsid w:val="008056E0"/>
    <w:rsid w:val="00806379"/>
    <w:rsid w:val="0080676E"/>
    <w:rsid w:val="00806891"/>
    <w:rsid w:val="008077B6"/>
    <w:rsid w:val="00807BD5"/>
    <w:rsid w:val="00807EDA"/>
    <w:rsid w:val="008101C9"/>
    <w:rsid w:val="00810AE9"/>
    <w:rsid w:val="00810BC5"/>
    <w:rsid w:val="00811533"/>
    <w:rsid w:val="00811A93"/>
    <w:rsid w:val="008124C3"/>
    <w:rsid w:val="00812F57"/>
    <w:rsid w:val="00813647"/>
    <w:rsid w:val="0081366D"/>
    <w:rsid w:val="0081391F"/>
    <w:rsid w:val="00813FF4"/>
    <w:rsid w:val="00814522"/>
    <w:rsid w:val="00816122"/>
    <w:rsid w:val="008162AD"/>
    <w:rsid w:val="008168AD"/>
    <w:rsid w:val="00817263"/>
    <w:rsid w:val="00820647"/>
    <w:rsid w:val="0082077C"/>
    <w:rsid w:val="008217E9"/>
    <w:rsid w:val="00821822"/>
    <w:rsid w:val="00821B43"/>
    <w:rsid w:val="00821D82"/>
    <w:rsid w:val="0082276D"/>
    <w:rsid w:val="008228A4"/>
    <w:rsid w:val="00823110"/>
    <w:rsid w:val="0082343C"/>
    <w:rsid w:val="0082367E"/>
    <w:rsid w:val="0082401C"/>
    <w:rsid w:val="00824AC9"/>
    <w:rsid w:val="00825D9C"/>
    <w:rsid w:val="00826192"/>
    <w:rsid w:val="00826CC2"/>
    <w:rsid w:val="00827680"/>
    <w:rsid w:val="00827FC2"/>
    <w:rsid w:val="0083039B"/>
    <w:rsid w:val="00830965"/>
    <w:rsid w:val="00831046"/>
    <w:rsid w:val="00831334"/>
    <w:rsid w:val="008318FF"/>
    <w:rsid w:val="00831A3A"/>
    <w:rsid w:val="00831BC3"/>
    <w:rsid w:val="00832C85"/>
    <w:rsid w:val="008333DC"/>
    <w:rsid w:val="008336E8"/>
    <w:rsid w:val="008341C7"/>
    <w:rsid w:val="00834878"/>
    <w:rsid w:val="00834F66"/>
    <w:rsid w:val="00834F89"/>
    <w:rsid w:val="008352F0"/>
    <w:rsid w:val="008353B3"/>
    <w:rsid w:val="0083546A"/>
    <w:rsid w:val="00835646"/>
    <w:rsid w:val="008359F5"/>
    <w:rsid w:val="008366AD"/>
    <w:rsid w:val="00836736"/>
    <w:rsid w:val="00836F87"/>
    <w:rsid w:val="00837489"/>
    <w:rsid w:val="008375B2"/>
    <w:rsid w:val="008409E5"/>
    <w:rsid w:val="00840A10"/>
    <w:rsid w:val="00840F2C"/>
    <w:rsid w:val="008413C7"/>
    <w:rsid w:val="008425EA"/>
    <w:rsid w:val="00842A08"/>
    <w:rsid w:val="00842DAD"/>
    <w:rsid w:val="00842DB1"/>
    <w:rsid w:val="0084323F"/>
    <w:rsid w:val="0084379B"/>
    <w:rsid w:val="00843EB9"/>
    <w:rsid w:val="00844590"/>
    <w:rsid w:val="00844C30"/>
    <w:rsid w:val="00845B8F"/>
    <w:rsid w:val="00846503"/>
    <w:rsid w:val="00847115"/>
    <w:rsid w:val="00847CB3"/>
    <w:rsid w:val="00847D67"/>
    <w:rsid w:val="00851624"/>
    <w:rsid w:val="008519A3"/>
    <w:rsid w:val="00851A0D"/>
    <w:rsid w:val="00851FBB"/>
    <w:rsid w:val="008523E6"/>
    <w:rsid w:val="00852DD8"/>
    <w:rsid w:val="008530A5"/>
    <w:rsid w:val="0085389E"/>
    <w:rsid w:val="00853953"/>
    <w:rsid w:val="0085400F"/>
    <w:rsid w:val="0085451B"/>
    <w:rsid w:val="00855FA7"/>
    <w:rsid w:val="0085619D"/>
    <w:rsid w:val="008565AB"/>
    <w:rsid w:val="00856739"/>
    <w:rsid w:val="0085679E"/>
    <w:rsid w:val="00856C40"/>
    <w:rsid w:val="00856CCE"/>
    <w:rsid w:val="008601FA"/>
    <w:rsid w:val="0086119A"/>
    <w:rsid w:val="0086204A"/>
    <w:rsid w:val="008625F9"/>
    <w:rsid w:val="00863740"/>
    <w:rsid w:val="008646C5"/>
    <w:rsid w:val="00864974"/>
    <w:rsid w:val="008649DD"/>
    <w:rsid w:val="0086682B"/>
    <w:rsid w:val="00866BDE"/>
    <w:rsid w:val="008673D8"/>
    <w:rsid w:val="00867BFF"/>
    <w:rsid w:val="008708B4"/>
    <w:rsid w:val="00870BEF"/>
    <w:rsid w:val="00870C2D"/>
    <w:rsid w:val="00871503"/>
    <w:rsid w:val="00871B4F"/>
    <w:rsid w:val="00872197"/>
    <w:rsid w:val="00872876"/>
    <w:rsid w:val="00872A01"/>
    <w:rsid w:val="008738EE"/>
    <w:rsid w:val="00873EC3"/>
    <w:rsid w:val="008742CA"/>
    <w:rsid w:val="00874339"/>
    <w:rsid w:val="00874905"/>
    <w:rsid w:val="00874FB5"/>
    <w:rsid w:val="008754B5"/>
    <w:rsid w:val="00875701"/>
    <w:rsid w:val="00875A8E"/>
    <w:rsid w:val="00876762"/>
    <w:rsid w:val="008771F0"/>
    <w:rsid w:val="00877505"/>
    <w:rsid w:val="00877F74"/>
    <w:rsid w:val="008809E5"/>
    <w:rsid w:val="00880C1A"/>
    <w:rsid w:val="008815C9"/>
    <w:rsid w:val="00881D0D"/>
    <w:rsid w:val="00882086"/>
    <w:rsid w:val="00883090"/>
    <w:rsid w:val="00883A20"/>
    <w:rsid w:val="00883A35"/>
    <w:rsid w:val="00883AA5"/>
    <w:rsid w:val="00883DA4"/>
    <w:rsid w:val="00884A11"/>
    <w:rsid w:val="00886636"/>
    <w:rsid w:val="00886DD6"/>
    <w:rsid w:val="0088701E"/>
    <w:rsid w:val="00887124"/>
    <w:rsid w:val="00887180"/>
    <w:rsid w:val="00887582"/>
    <w:rsid w:val="008901EB"/>
    <w:rsid w:val="008902EC"/>
    <w:rsid w:val="008906B3"/>
    <w:rsid w:val="00890DCF"/>
    <w:rsid w:val="00891B42"/>
    <w:rsid w:val="00891FA9"/>
    <w:rsid w:val="00892043"/>
    <w:rsid w:val="00892534"/>
    <w:rsid w:val="00892B3A"/>
    <w:rsid w:val="008930A2"/>
    <w:rsid w:val="00893265"/>
    <w:rsid w:val="00893303"/>
    <w:rsid w:val="008938B8"/>
    <w:rsid w:val="00893BB3"/>
    <w:rsid w:val="00894389"/>
    <w:rsid w:val="00895EA0"/>
    <w:rsid w:val="00896081"/>
    <w:rsid w:val="008960A3"/>
    <w:rsid w:val="00896153"/>
    <w:rsid w:val="008969E3"/>
    <w:rsid w:val="00897683"/>
    <w:rsid w:val="00897C83"/>
    <w:rsid w:val="008A09F9"/>
    <w:rsid w:val="008A0BAC"/>
    <w:rsid w:val="008A13BE"/>
    <w:rsid w:val="008A17C7"/>
    <w:rsid w:val="008A1D66"/>
    <w:rsid w:val="008A27ED"/>
    <w:rsid w:val="008A35B6"/>
    <w:rsid w:val="008A38F1"/>
    <w:rsid w:val="008A3AD8"/>
    <w:rsid w:val="008A4580"/>
    <w:rsid w:val="008A4F85"/>
    <w:rsid w:val="008A4FEB"/>
    <w:rsid w:val="008A5259"/>
    <w:rsid w:val="008A5614"/>
    <w:rsid w:val="008A5A70"/>
    <w:rsid w:val="008A5E01"/>
    <w:rsid w:val="008A68E0"/>
    <w:rsid w:val="008A6DFA"/>
    <w:rsid w:val="008A7BE0"/>
    <w:rsid w:val="008B0BF7"/>
    <w:rsid w:val="008B247E"/>
    <w:rsid w:val="008B3905"/>
    <w:rsid w:val="008B3D48"/>
    <w:rsid w:val="008B40D6"/>
    <w:rsid w:val="008B4B9F"/>
    <w:rsid w:val="008B4EB1"/>
    <w:rsid w:val="008B4FE5"/>
    <w:rsid w:val="008B6673"/>
    <w:rsid w:val="008B6B16"/>
    <w:rsid w:val="008B6E55"/>
    <w:rsid w:val="008C0B1C"/>
    <w:rsid w:val="008C1029"/>
    <w:rsid w:val="008C1EB0"/>
    <w:rsid w:val="008C1FF6"/>
    <w:rsid w:val="008C2089"/>
    <w:rsid w:val="008C2CDC"/>
    <w:rsid w:val="008C2D4A"/>
    <w:rsid w:val="008C3A01"/>
    <w:rsid w:val="008C3C58"/>
    <w:rsid w:val="008C5022"/>
    <w:rsid w:val="008C5305"/>
    <w:rsid w:val="008C5A51"/>
    <w:rsid w:val="008C6558"/>
    <w:rsid w:val="008C6839"/>
    <w:rsid w:val="008C75F6"/>
    <w:rsid w:val="008C7B8D"/>
    <w:rsid w:val="008D0C24"/>
    <w:rsid w:val="008D1315"/>
    <w:rsid w:val="008D17BA"/>
    <w:rsid w:val="008D1965"/>
    <w:rsid w:val="008D1B83"/>
    <w:rsid w:val="008D1DC3"/>
    <w:rsid w:val="008D1E9B"/>
    <w:rsid w:val="008D20F3"/>
    <w:rsid w:val="008D2EFF"/>
    <w:rsid w:val="008D2F4D"/>
    <w:rsid w:val="008D3BB1"/>
    <w:rsid w:val="008D416C"/>
    <w:rsid w:val="008D4B38"/>
    <w:rsid w:val="008D4DF4"/>
    <w:rsid w:val="008D4FBB"/>
    <w:rsid w:val="008D6167"/>
    <w:rsid w:val="008D6CA3"/>
    <w:rsid w:val="008D6E85"/>
    <w:rsid w:val="008D7093"/>
    <w:rsid w:val="008D710A"/>
    <w:rsid w:val="008D7564"/>
    <w:rsid w:val="008D7FA0"/>
    <w:rsid w:val="008E0266"/>
    <w:rsid w:val="008E02BA"/>
    <w:rsid w:val="008E0E6E"/>
    <w:rsid w:val="008E209F"/>
    <w:rsid w:val="008E2149"/>
    <w:rsid w:val="008E27F5"/>
    <w:rsid w:val="008E2E75"/>
    <w:rsid w:val="008E30B3"/>
    <w:rsid w:val="008E336D"/>
    <w:rsid w:val="008E35F1"/>
    <w:rsid w:val="008E36AD"/>
    <w:rsid w:val="008E3738"/>
    <w:rsid w:val="008E3F58"/>
    <w:rsid w:val="008E5063"/>
    <w:rsid w:val="008E534A"/>
    <w:rsid w:val="008E59F5"/>
    <w:rsid w:val="008E6CD5"/>
    <w:rsid w:val="008E7B4E"/>
    <w:rsid w:val="008F0374"/>
    <w:rsid w:val="008F079E"/>
    <w:rsid w:val="008F09F7"/>
    <w:rsid w:val="008F13F6"/>
    <w:rsid w:val="008F142C"/>
    <w:rsid w:val="008F335D"/>
    <w:rsid w:val="008F359B"/>
    <w:rsid w:val="008F36C9"/>
    <w:rsid w:val="008F3F72"/>
    <w:rsid w:val="008F519B"/>
    <w:rsid w:val="008F52B9"/>
    <w:rsid w:val="008F54D3"/>
    <w:rsid w:val="008F55E2"/>
    <w:rsid w:val="008F5635"/>
    <w:rsid w:val="008F5CF3"/>
    <w:rsid w:val="008F61D2"/>
    <w:rsid w:val="008F72F7"/>
    <w:rsid w:val="008F7720"/>
    <w:rsid w:val="008F7E6D"/>
    <w:rsid w:val="009000B3"/>
    <w:rsid w:val="00900513"/>
    <w:rsid w:val="00900C2D"/>
    <w:rsid w:val="00900D47"/>
    <w:rsid w:val="00900E44"/>
    <w:rsid w:val="00901199"/>
    <w:rsid w:val="009016CA"/>
    <w:rsid w:val="00902A71"/>
    <w:rsid w:val="0090312C"/>
    <w:rsid w:val="00903429"/>
    <w:rsid w:val="00904289"/>
    <w:rsid w:val="009043F8"/>
    <w:rsid w:val="00905114"/>
    <w:rsid w:val="009054DA"/>
    <w:rsid w:val="009058BF"/>
    <w:rsid w:val="00906100"/>
    <w:rsid w:val="0090616F"/>
    <w:rsid w:val="009077D4"/>
    <w:rsid w:val="009122B3"/>
    <w:rsid w:val="009123A3"/>
    <w:rsid w:val="00912A26"/>
    <w:rsid w:val="00913596"/>
    <w:rsid w:val="009137D6"/>
    <w:rsid w:val="00914785"/>
    <w:rsid w:val="00914CA6"/>
    <w:rsid w:val="00914E9A"/>
    <w:rsid w:val="00915059"/>
    <w:rsid w:val="009151DA"/>
    <w:rsid w:val="0091554F"/>
    <w:rsid w:val="00915807"/>
    <w:rsid w:val="00915C1E"/>
    <w:rsid w:val="0091659B"/>
    <w:rsid w:val="009165B6"/>
    <w:rsid w:val="0091731A"/>
    <w:rsid w:val="00917629"/>
    <w:rsid w:val="00917F83"/>
    <w:rsid w:val="009205A1"/>
    <w:rsid w:val="00920643"/>
    <w:rsid w:val="0092081D"/>
    <w:rsid w:val="00920F34"/>
    <w:rsid w:val="009213C3"/>
    <w:rsid w:val="009215BC"/>
    <w:rsid w:val="00921E58"/>
    <w:rsid w:val="00921F43"/>
    <w:rsid w:val="009220D8"/>
    <w:rsid w:val="00922756"/>
    <w:rsid w:val="00923143"/>
    <w:rsid w:val="0092315D"/>
    <w:rsid w:val="00923FF4"/>
    <w:rsid w:val="0092436C"/>
    <w:rsid w:val="009248FF"/>
    <w:rsid w:val="00924EAC"/>
    <w:rsid w:val="00924FFA"/>
    <w:rsid w:val="009262F3"/>
    <w:rsid w:val="00926A55"/>
    <w:rsid w:val="0092706B"/>
    <w:rsid w:val="009276BF"/>
    <w:rsid w:val="00927F97"/>
    <w:rsid w:val="00930083"/>
    <w:rsid w:val="00931A59"/>
    <w:rsid w:val="00932043"/>
    <w:rsid w:val="00932539"/>
    <w:rsid w:val="00933109"/>
    <w:rsid w:val="0093350C"/>
    <w:rsid w:val="0093357D"/>
    <w:rsid w:val="00934157"/>
    <w:rsid w:val="0093502C"/>
    <w:rsid w:val="0093563A"/>
    <w:rsid w:val="00935F6A"/>
    <w:rsid w:val="00936A21"/>
    <w:rsid w:val="00936D68"/>
    <w:rsid w:val="009372CC"/>
    <w:rsid w:val="00937411"/>
    <w:rsid w:val="00937EC3"/>
    <w:rsid w:val="00940752"/>
    <w:rsid w:val="00940945"/>
    <w:rsid w:val="00940A5E"/>
    <w:rsid w:val="00941299"/>
    <w:rsid w:val="009422B8"/>
    <w:rsid w:val="009428D1"/>
    <w:rsid w:val="00942A76"/>
    <w:rsid w:val="0094311A"/>
    <w:rsid w:val="00943286"/>
    <w:rsid w:val="00943346"/>
    <w:rsid w:val="009434C1"/>
    <w:rsid w:val="00943ABB"/>
    <w:rsid w:val="00943D56"/>
    <w:rsid w:val="00943E31"/>
    <w:rsid w:val="00944949"/>
    <w:rsid w:val="00944DA8"/>
    <w:rsid w:val="009452D2"/>
    <w:rsid w:val="00945B20"/>
    <w:rsid w:val="00946399"/>
    <w:rsid w:val="00947A25"/>
    <w:rsid w:val="00950432"/>
    <w:rsid w:val="009520A1"/>
    <w:rsid w:val="00953398"/>
    <w:rsid w:val="0095414C"/>
    <w:rsid w:val="009541FD"/>
    <w:rsid w:val="00954FA6"/>
    <w:rsid w:val="009562FA"/>
    <w:rsid w:val="009565DF"/>
    <w:rsid w:val="0095771A"/>
    <w:rsid w:val="009600EF"/>
    <w:rsid w:val="00960A85"/>
    <w:rsid w:val="00960C0D"/>
    <w:rsid w:val="00961295"/>
    <w:rsid w:val="0096137E"/>
    <w:rsid w:val="0096137F"/>
    <w:rsid w:val="009615D1"/>
    <w:rsid w:val="00961E61"/>
    <w:rsid w:val="009620EC"/>
    <w:rsid w:val="009627F5"/>
    <w:rsid w:val="00962B64"/>
    <w:rsid w:val="00962FAC"/>
    <w:rsid w:val="0096312E"/>
    <w:rsid w:val="00963D77"/>
    <w:rsid w:val="009643F6"/>
    <w:rsid w:val="00964B2C"/>
    <w:rsid w:val="009651D6"/>
    <w:rsid w:val="009656FE"/>
    <w:rsid w:val="00965988"/>
    <w:rsid w:val="00965DE6"/>
    <w:rsid w:val="0096636F"/>
    <w:rsid w:val="0096691A"/>
    <w:rsid w:val="0096730D"/>
    <w:rsid w:val="009678A7"/>
    <w:rsid w:val="00967AFC"/>
    <w:rsid w:val="00967D0D"/>
    <w:rsid w:val="00967ED6"/>
    <w:rsid w:val="00970CA9"/>
    <w:rsid w:val="00970D07"/>
    <w:rsid w:val="00971915"/>
    <w:rsid w:val="00971E00"/>
    <w:rsid w:val="009723E1"/>
    <w:rsid w:val="00972AC5"/>
    <w:rsid w:val="009739A2"/>
    <w:rsid w:val="00973EFD"/>
    <w:rsid w:val="00975484"/>
    <w:rsid w:val="00977C4B"/>
    <w:rsid w:val="00977F28"/>
    <w:rsid w:val="00980784"/>
    <w:rsid w:val="009811D1"/>
    <w:rsid w:val="009817D9"/>
    <w:rsid w:val="00981CA2"/>
    <w:rsid w:val="00982BCC"/>
    <w:rsid w:val="009831F0"/>
    <w:rsid w:val="009836B0"/>
    <w:rsid w:val="0098399D"/>
    <w:rsid w:val="009844EB"/>
    <w:rsid w:val="00984CC1"/>
    <w:rsid w:val="00984CD3"/>
    <w:rsid w:val="009854C6"/>
    <w:rsid w:val="00985781"/>
    <w:rsid w:val="00985CCE"/>
    <w:rsid w:val="0098606F"/>
    <w:rsid w:val="00986481"/>
    <w:rsid w:val="00986A40"/>
    <w:rsid w:val="00986B2E"/>
    <w:rsid w:val="009877CA"/>
    <w:rsid w:val="00990001"/>
    <w:rsid w:val="00990296"/>
    <w:rsid w:val="00990606"/>
    <w:rsid w:val="00990775"/>
    <w:rsid w:val="00990F2A"/>
    <w:rsid w:val="009914AC"/>
    <w:rsid w:val="00991A1B"/>
    <w:rsid w:val="00991E3A"/>
    <w:rsid w:val="00992C08"/>
    <w:rsid w:val="009931AE"/>
    <w:rsid w:val="0099327C"/>
    <w:rsid w:val="009932F7"/>
    <w:rsid w:val="009934A2"/>
    <w:rsid w:val="009934D1"/>
    <w:rsid w:val="00993536"/>
    <w:rsid w:val="00993A9A"/>
    <w:rsid w:val="00993E38"/>
    <w:rsid w:val="00994849"/>
    <w:rsid w:val="009948ED"/>
    <w:rsid w:val="00994BD6"/>
    <w:rsid w:val="00995720"/>
    <w:rsid w:val="00995CA5"/>
    <w:rsid w:val="0099634E"/>
    <w:rsid w:val="00996D89"/>
    <w:rsid w:val="009A05FB"/>
    <w:rsid w:val="009A0CC5"/>
    <w:rsid w:val="009A0FAF"/>
    <w:rsid w:val="009A17D4"/>
    <w:rsid w:val="009A1F64"/>
    <w:rsid w:val="009A2E23"/>
    <w:rsid w:val="009A322E"/>
    <w:rsid w:val="009A33B6"/>
    <w:rsid w:val="009A342D"/>
    <w:rsid w:val="009A38FE"/>
    <w:rsid w:val="009A449F"/>
    <w:rsid w:val="009A46BF"/>
    <w:rsid w:val="009A5027"/>
    <w:rsid w:val="009A528A"/>
    <w:rsid w:val="009A589F"/>
    <w:rsid w:val="009A688A"/>
    <w:rsid w:val="009A71A9"/>
    <w:rsid w:val="009A7A51"/>
    <w:rsid w:val="009A7E57"/>
    <w:rsid w:val="009B0AAF"/>
    <w:rsid w:val="009B1B1C"/>
    <w:rsid w:val="009B3518"/>
    <w:rsid w:val="009B3604"/>
    <w:rsid w:val="009B45AA"/>
    <w:rsid w:val="009B4DFE"/>
    <w:rsid w:val="009B59B9"/>
    <w:rsid w:val="009B5A49"/>
    <w:rsid w:val="009B5AFE"/>
    <w:rsid w:val="009B5B6A"/>
    <w:rsid w:val="009C03E0"/>
    <w:rsid w:val="009C0E6E"/>
    <w:rsid w:val="009C3064"/>
    <w:rsid w:val="009C3594"/>
    <w:rsid w:val="009C46BC"/>
    <w:rsid w:val="009C4C8C"/>
    <w:rsid w:val="009C67BA"/>
    <w:rsid w:val="009C6DE1"/>
    <w:rsid w:val="009C6EAD"/>
    <w:rsid w:val="009C6F33"/>
    <w:rsid w:val="009C6FB6"/>
    <w:rsid w:val="009C78E8"/>
    <w:rsid w:val="009C7E9F"/>
    <w:rsid w:val="009C7F47"/>
    <w:rsid w:val="009D09A9"/>
    <w:rsid w:val="009D0B53"/>
    <w:rsid w:val="009D0CFB"/>
    <w:rsid w:val="009D0DCE"/>
    <w:rsid w:val="009D2623"/>
    <w:rsid w:val="009D26EE"/>
    <w:rsid w:val="009D3112"/>
    <w:rsid w:val="009D3323"/>
    <w:rsid w:val="009D346A"/>
    <w:rsid w:val="009D3F4F"/>
    <w:rsid w:val="009D3F58"/>
    <w:rsid w:val="009D4583"/>
    <w:rsid w:val="009D5131"/>
    <w:rsid w:val="009D579A"/>
    <w:rsid w:val="009D68F0"/>
    <w:rsid w:val="009D6B11"/>
    <w:rsid w:val="009D7203"/>
    <w:rsid w:val="009D7279"/>
    <w:rsid w:val="009D783C"/>
    <w:rsid w:val="009D7A80"/>
    <w:rsid w:val="009E006A"/>
    <w:rsid w:val="009E10FF"/>
    <w:rsid w:val="009E203E"/>
    <w:rsid w:val="009E25E4"/>
    <w:rsid w:val="009E2798"/>
    <w:rsid w:val="009E2E0F"/>
    <w:rsid w:val="009E3187"/>
    <w:rsid w:val="009E38D3"/>
    <w:rsid w:val="009E3A16"/>
    <w:rsid w:val="009E4109"/>
    <w:rsid w:val="009E51A7"/>
    <w:rsid w:val="009E54D3"/>
    <w:rsid w:val="009E60D2"/>
    <w:rsid w:val="009E631B"/>
    <w:rsid w:val="009E7920"/>
    <w:rsid w:val="009F209A"/>
    <w:rsid w:val="009F2643"/>
    <w:rsid w:val="009F3C73"/>
    <w:rsid w:val="009F3FCC"/>
    <w:rsid w:val="009F45B0"/>
    <w:rsid w:val="009F4D1E"/>
    <w:rsid w:val="009F4FCF"/>
    <w:rsid w:val="009F56E7"/>
    <w:rsid w:val="009F5726"/>
    <w:rsid w:val="009F5A81"/>
    <w:rsid w:val="009F69BF"/>
    <w:rsid w:val="009F69E1"/>
    <w:rsid w:val="009F6A89"/>
    <w:rsid w:val="009F6FA4"/>
    <w:rsid w:val="009F725B"/>
    <w:rsid w:val="009F7D28"/>
    <w:rsid w:val="009F7FD9"/>
    <w:rsid w:val="00A007BF"/>
    <w:rsid w:val="00A03222"/>
    <w:rsid w:val="00A03484"/>
    <w:rsid w:val="00A059DF"/>
    <w:rsid w:val="00A05CDA"/>
    <w:rsid w:val="00A05EA6"/>
    <w:rsid w:val="00A06193"/>
    <w:rsid w:val="00A07138"/>
    <w:rsid w:val="00A109BC"/>
    <w:rsid w:val="00A109DD"/>
    <w:rsid w:val="00A1137D"/>
    <w:rsid w:val="00A114BC"/>
    <w:rsid w:val="00A11C4A"/>
    <w:rsid w:val="00A12F71"/>
    <w:rsid w:val="00A12FC2"/>
    <w:rsid w:val="00A1300E"/>
    <w:rsid w:val="00A13272"/>
    <w:rsid w:val="00A139A7"/>
    <w:rsid w:val="00A14904"/>
    <w:rsid w:val="00A14AE8"/>
    <w:rsid w:val="00A14CEA"/>
    <w:rsid w:val="00A14D6C"/>
    <w:rsid w:val="00A14E70"/>
    <w:rsid w:val="00A152AF"/>
    <w:rsid w:val="00A1594B"/>
    <w:rsid w:val="00A1636F"/>
    <w:rsid w:val="00A17651"/>
    <w:rsid w:val="00A178BF"/>
    <w:rsid w:val="00A201F1"/>
    <w:rsid w:val="00A206F6"/>
    <w:rsid w:val="00A209BC"/>
    <w:rsid w:val="00A20A18"/>
    <w:rsid w:val="00A262F4"/>
    <w:rsid w:val="00A26A18"/>
    <w:rsid w:val="00A27FB9"/>
    <w:rsid w:val="00A30130"/>
    <w:rsid w:val="00A31B75"/>
    <w:rsid w:val="00A3226C"/>
    <w:rsid w:val="00A32486"/>
    <w:rsid w:val="00A32792"/>
    <w:rsid w:val="00A33BBD"/>
    <w:rsid w:val="00A34CF5"/>
    <w:rsid w:val="00A34F97"/>
    <w:rsid w:val="00A34FB0"/>
    <w:rsid w:val="00A351A7"/>
    <w:rsid w:val="00A35592"/>
    <w:rsid w:val="00A362C9"/>
    <w:rsid w:val="00A372F6"/>
    <w:rsid w:val="00A374BF"/>
    <w:rsid w:val="00A40004"/>
    <w:rsid w:val="00A4025A"/>
    <w:rsid w:val="00A40DC5"/>
    <w:rsid w:val="00A41287"/>
    <w:rsid w:val="00A428DA"/>
    <w:rsid w:val="00A43248"/>
    <w:rsid w:val="00A4374F"/>
    <w:rsid w:val="00A44AFC"/>
    <w:rsid w:val="00A44BDA"/>
    <w:rsid w:val="00A4514D"/>
    <w:rsid w:val="00A45A4A"/>
    <w:rsid w:val="00A45D50"/>
    <w:rsid w:val="00A461C6"/>
    <w:rsid w:val="00A4654A"/>
    <w:rsid w:val="00A46616"/>
    <w:rsid w:val="00A467C6"/>
    <w:rsid w:val="00A4689A"/>
    <w:rsid w:val="00A47047"/>
    <w:rsid w:val="00A47114"/>
    <w:rsid w:val="00A47387"/>
    <w:rsid w:val="00A474A1"/>
    <w:rsid w:val="00A501DC"/>
    <w:rsid w:val="00A503DA"/>
    <w:rsid w:val="00A50ECC"/>
    <w:rsid w:val="00A516AC"/>
    <w:rsid w:val="00A51A5E"/>
    <w:rsid w:val="00A51B86"/>
    <w:rsid w:val="00A51EA7"/>
    <w:rsid w:val="00A5246E"/>
    <w:rsid w:val="00A52BCA"/>
    <w:rsid w:val="00A53998"/>
    <w:rsid w:val="00A540DC"/>
    <w:rsid w:val="00A54342"/>
    <w:rsid w:val="00A544C9"/>
    <w:rsid w:val="00A5459F"/>
    <w:rsid w:val="00A54650"/>
    <w:rsid w:val="00A54E53"/>
    <w:rsid w:val="00A55BA5"/>
    <w:rsid w:val="00A56C67"/>
    <w:rsid w:val="00A56CDF"/>
    <w:rsid w:val="00A57633"/>
    <w:rsid w:val="00A5783C"/>
    <w:rsid w:val="00A60586"/>
    <w:rsid w:val="00A609ED"/>
    <w:rsid w:val="00A60A2E"/>
    <w:rsid w:val="00A60E3B"/>
    <w:rsid w:val="00A60F8A"/>
    <w:rsid w:val="00A616A6"/>
    <w:rsid w:val="00A61ABD"/>
    <w:rsid w:val="00A622C9"/>
    <w:rsid w:val="00A62A01"/>
    <w:rsid w:val="00A62F19"/>
    <w:rsid w:val="00A63AF6"/>
    <w:rsid w:val="00A641C9"/>
    <w:rsid w:val="00A648D8"/>
    <w:rsid w:val="00A64B7B"/>
    <w:rsid w:val="00A64E48"/>
    <w:rsid w:val="00A66B82"/>
    <w:rsid w:val="00A67425"/>
    <w:rsid w:val="00A701DD"/>
    <w:rsid w:val="00A70ABC"/>
    <w:rsid w:val="00A72701"/>
    <w:rsid w:val="00A7352F"/>
    <w:rsid w:val="00A73617"/>
    <w:rsid w:val="00A736E6"/>
    <w:rsid w:val="00A745A6"/>
    <w:rsid w:val="00A74B79"/>
    <w:rsid w:val="00A75449"/>
    <w:rsid w:val="00A758FA"/>
    <w:rsid w:val="00A76203"/>
    <w:rsid w:val="00A76EC2"/>
    <w:rsid w:val="00A77E6A"/>
    <w:rsid w:val="00A8078F"/>
    <w:rsid w:val="00A80CCD"/>
    <w:rsid w:val="00A8139F"/>
    <w:rsid w:val="00A81AA3"/>
    <w:rsid w:val="00A81D02"/>
    <w:rsid w:val="00A81E3D"/>
    <w:rsid w:val="00A82391"/>
    <w:rsid w:val="00A82A5B"/>
    <w:rsid w:val="00A82F2B"/>
    <w:rsid w:val="00A83358"/>
    <w:rsid w:val="00A836EE"/>
    <w:rsid w:val="00A84099"/>
    <w:rsid w:val="00A84CD7"/>
    <w:rsid w:val="00A84DA8"/>
    <w:rsid w:val="00A855B8"/>
    <w:rsid w:val="00A855D1"/>
    <w:rsid w:val="00A8563B"/>
    <w:rsid w:val="00A8608F"/>
    <w:rsid w:val="00A90223"/>
    <w:rsid w:val="00A903FE"/>
    <w:rsid w:val="00A91146"/>
    <w:rsid w:val="00A912FE"/>
    <w:rsid w:val="00A91850"/>
    <w:rsid w:val="00A91D46"/>
    <w:rsid w:val="00A938CF"/>
    <w:rsid w:val="00A93AD8"/>
    <w:rsid w:val="00A94261"/>
    <w:rsid w:val="00A95E3F"/>
    <w:rsid w:val="00A96323"/>
    <w:rsid w:val="00A9718E"/>
    <w:rsid w:val="00A97CF8"/>
    <w:rsid w:val="00AA2075"/>
    <w:rsid w:val="00AA2B64"/>
    <w:rsid w:val="00AA30EF"/>
    <w:rsid w:val="00AA31DC"/>
    <w:rsid w:val="00AA321B"/>
    <w:rsid w:val="00AA33BC"/>
    <w:rsid w:val="00AA3789"/>
    <w:rsid w:val="00AA378F"/>
    <w:rsid w:val="00AA4B6C"/>
    <w:rsid w:val="00AA575D"/>
    <w:rsid w:val="00AA5930"/>
    <w:rsid w:val="00AA6683"/>
    <w:rsid w:val="00AA6833"/>
    <w:rsid w:val="00AA7251"/>
    <w:rsid w:val="00AA78CE"/>
    <w:rsid w:val="00AB053D"/>
    <w:rsid w:val="00AB0C23"/>
    <w:rsid w:val="00AB0C74"/>
    <w:rsid w:val="00AB1871"/>
    <w:rsid w:val="00AB1BC7"/>
    <w:rsid w:val="00AB1C3D"/>
    <w:rsid w:val="00AB2651"/>
    <w:rsid w:val="00AB3629"/>
    <w:rsid w:val="00AB374D"/>
    <w:rsid w:val="00AB472B"/>
    <w:rsid w:val="00AB480E"/>
    <w:rsid w:val="00AB58A9"/>
    <w:rsid w:val="00AB62C9"/>
    <w:rsid w:val="00AB6348"/>
    <w:rsid w:val="00AB67D9"/>
    <w:rsid w:val="00AB6A6A"/>
    <w:rsid w:val="00AB70CC"/>
    <w:rsid w:val="00AB7D8E"/>
    <w:rsid w:val="00AB7E41"/>
    <w:rsid w:val="00AC0289"/>
    <w:rsid w:val="00AC048F"/>
    <w:rsid w:val="00AC1A2E"/>
    <w:rsid w:val="00AC251F"/>
    <w:rsid w:val="00AC2628"/>
    <w:rsid w:val="00AC2717"/>
    <w:rsid w:val="00AC2D42"/>
    <w:rsid w:val="00AC363E"/>
    <w:rsid w:val="00AC3C42"/>
    <w:rsid w:val="00AC42EB"/>
    <w:rsid w:val="00AC5354"/>
    <w:rsid w:val="00AC575B"/>
    <w:rsid w:val="00AC5E70"/>
    <w:rsid w:val="00AC6365"/>
    <w:rsid w:val="00AC7D57"/>
    <w:rsid w:val="00AD0D90"/>
    <w:rsid w:val="00AD0ED6"/>
    <w:rsid w:val="00AD1783"/>
    <w:rsid w:val="00AD299D"/>
    <w:rsid w:val="00AD2C51"/>
    <w:rsid w:val="00AD2D0C"/>
    <w:rsid w:val="00AD34BC"/>
    <w:rsid w:val="00AD47D4"/>
    <w:rsid w:val="00AD5026"/>
    <w:rsid w:val="00AD5BA2"/>
    <w:rsid w:val="00AD61F7"/>
    <w:rsid w:val="00AD67FD"/>
    <w:rsid w:val="00AD6B31"/>
    <w:rsid w:val="00AD7AAD"/>
    <w:rsid w:val="00AD7D3E"/>
    <w:rsid w:val="00AD7E79"/>
    <w:rsid w:val="00AE2B94"/>
    <w:rsid w:val="00AE2BB5"/>
    <w:rsid w:val="00AE3840"/>
    <w:rsid w:val="00AE443B"/>
    <w:rsid w:val="00AE4827"/>
    <w:rsid w:val="00AE5B35"/>
    <w:rsid w:val="00AE62B3"/>
    <w:rsid w:val="00AF0107"/>
    <w:rsid w:val="00AF0393"/>
    <w:rsid w:val="00AF3C72"/>
    <w:rsid w:val="00AF3F86"/>
    <w:rsid w:val="00AF4F6F"/>
    <w:rsid w:val="00AF5E52"/>
    <w:rsid w:val="00AF615A"/>
    <w:rsid w:val="00AF65CA"/>
    <w:rsid w:val="00AF65EB"/>
    <w:rsid w:val="00AF69A7"/>
    <w:rsid w:val="00AF7714"/>
    <w:rsid w:val="00B0049A"/>
    <w:rsid w:val="00B0057B"/>
    <w:rsid w:val="00B01847"/>
    <w:rsid w:val="00B01C04"/>
    <w:rsid w:val="00B01E48"/>
    <w:rsid w:val="00B02345"/>
    <w:rsid w:val="00B02977"/>
    <w:rsid w:val="00B033B3"/>
    <w:rsid w:val="00B03958"/>
    <w:rsid w:val="00B041B5"/>
    <w:rsid w:val="00B05919"/>
    <w:rsid w:val="00B05B27"/>
    <w:rsid w:val="00B05EEC"/>
    <w:rsid w:val="00B05FA0"/>
    <w:rsid w:val="00B067DB"/>
    <w:rsid w:val="00B108BC"/>
    <w:rsid w:val="00B10C48"/>
    <w:rsid w:val="00B10C56"/>
    <w:rsid w:val="00B111FB"/>
    <w:rsid w:val="00B11BD2"/>
    <w:rsid w:val="00B123A9"/>
    <w:rsid w:val="00B1272B"/>
    <w:rsid w:val="00B14262"/>
    <w:rsid w:val="00B14CCB"/>
    <w:rsid w:val="00B14DB9"/>
    <w:rsid w:val="00B152E9"/>
    <w:rsid w:val="00B15700"/>
    <w:rsid w:val="00B15E23"/>
    <w:rsid w:val="00B16E21"/>
    <w:rsid w:val="00B16F25"/>
    <w:rsid w:val="00B16FE5"/>
    <w:rsid w:val="00B17157"/>
    <w:rsid w:val="00B17D3F"/>
    <w:rsid w:val="00B2038F"/>
    <w:rsid w:val="00B212E0"/>
    <w:rsid w:val="00B21FA4"/>
    <w:rsid w:val="00B220D8"/>
    <w:rsid w:val="00B22590"/>
    <w:rsid w:val="00B226E7"/>
    <w:rsid w:val="00B22971"/>
    <w:rsid w:val="00B23AAE"/>
    <w:rsid w:val="00B23C4F"/>
    <w:rsid w:val="00B2407A"/>
    <w:rsid w:val="00B24A1B"/>
    <w:rsid w:val="00B25900"/>
    <w:rsid w:val="00B25CCB"/>
    <w:rsid w:val="00B26291"/>
    <w:rsid w:val="00B26CE7"/>
    <w:rsid w:val="00B27182"/>
    <w:rsid w:val="00B27D2A"/>
    <w:rsid w:val="00B30CA6"/>
    <w:rsid w:val="00B30FFA"/>
    <w:rsid w:val="00B31C54"/>
    <w:rsid w:val="00B31CEB"/>
    <w:rsid w:val="00B323B3"/>
    <w:rsid w:val="00B32565"/>
    <w:rsid w:val="00B33022"/>
    <w:rsid w:val="00B36BBC"/>
    <w:rsid w:val="00B375EA"/>
    <w:rsid w:val="00B377BB"/>
    <w:rsid w:val="00B37BF7"/>
    <w:rsid w:val="00B37F02"/>
    <w:rsid w:val="00B402B5"/>
    <w:rsid w:val="00B403D9"/>
    <w:rsid w:val="00B40940"/>
    <w:rsid w:val="00B40CE0"/>
    <w:rsid w:val="00B41271"/>
    <w:rsid w:val="00B41C40"/>
    <w:rsid w:val="00B41DFA"/>
    <w:rsid w:val="00B42188"/>
    <w:rsid w:val="00B42597"/>
    <w:rsid w:val="00B436D5"/>
    <w:rsid w:val="00B43D93"/>
    <w:rsid w:val="00B4496E"/>
    <w:rsid w:val="00B454E5"/>
    <w:rsid w:val="00B45E9C"/>
    <w:rsid w:val="00B463B3"/>
    <w:rsid w:val="00B47054"/>
    <w:rsid w:val="00B47290"/>
    <w:rsid w:val="00B47578"/>
    <w:rsid w:val="00B47DB0"/>
    <w:rsid w:val="00B50EA1"/>
    <w:rsid w:val="00B50F8C"/>
    <w:rsid w:val="00B51554"/>
    <w:rsid w:val="00B5169E"/>
    <w:rsid w:val="00B51A2D"/>
    <w:rsid w:val="00B51D26"/>
    <w:rsid w:val="00B52343"/>
    <w:rsid w:val="00B525EC"/>
    <w:rsid w:val="00B527F9"/>
    <w:rsid w:val="00B5293C"/>
    <w:rsid w:val="00B54052"/>
    <w:rsid w:val="00B54123"/>
    <w:rsid w:val="00B54AF1"/>
    <w:rsid w:val="00B54B7E"/>
    <w:rsid w:val="00B550B3"/>
    <w:rsid w:val="00B56158"/>
    <w:rsid w:val="00B56444"/>
    <w:rsid w:val="00B565AF"/>
    <w:rsid w:val="00B5675B"/>
    <w:rsid w:val="00B56990"/>
    <w:rsid w:val="00B576ED"/>
    <w:rsid w:val="00B57988"/>
    <w:rsid w:val="00B57B8A"/>
    <w:rsid w:val="00B57EE2"/>
    <w:rsid w:val="00B60356"/>
    <w:rsid w:val="00B609CA"/>
    <w:rsid w:val="00B60D4B"/>
    <w:rsid w:val="00B61028"/>
    <w:rsid w:val="00B617F5"/>
    <w:rsid w:val="00B620EC"/>
    <w:rsid w:val="00B62323"/>
    <w:rsid w:val="00B6250C"/>
    <w:rsid w:val="00B63149"/>
    <w:rsid w:val="00B63724"/>
    <w:rsid w:val="00B63C28"/>
    <w:rsid w:val="00B63F39"/>
    <w:rsid w:val="00B64B1E"/>
    <w:rsid w:val="00B6518F"/>
    <w:rsid w:val="00B6560D"/>
    <w:rsid w:val="00B65D23"/>
    <w:rsid w:val="00B6653C"/>
    <w:rsid w:val="00B667CC"/>
    <w:rsid w:val="00B66E57"/>
    <w:rsid w:val="00B67981"/>
    <w:rsid w:val="00B67E4C"/>
    <w:rsid w:val="00B70CC8"/>
    <w:rsid w:val="00B7107A"/>
    <w:rsid w:val="00B712A4"/>
    <w:rsid w:val="00B71520"/>
    <w:rsid w:val="00B71AF7"/>
    <w:rsid w:val="00B71EDC"/>
    <w:rsid w:val="00B71F40"/>
    <w:rsid w:val="00B7207E"/>
    <w:rsid w:val="00B72642"/>
    <w:rsid w:val="00B729B5"/>
    <w:rsid w:val="00B72EE6"/>
    <w:rsid w:val="00B73F29"/>
    <w:rsid w:val="00B75101"/>
    <w:rsid w:val="00B75BFD"/>
    <w:rsid w:val="00B75FCE"/>
    <w:rsid w:val="00B807C4"/>
    <w:rsid w:val="00B815B7"/>
    <w:rsid w:val="00B82D15"/>
    <w:rsid w:val="00B83029"/>
    <w:rsid w:val="00B83BB8"/>
    <w:rsid w:val="00B84671"/>
    <w:rsid w:val="00B85047"/>
    <w:rsid w:val="00B85182"/>
    <w:rsid w:val="00B85936"/>
    <w:rsid w:val="00B85C0D"/>
    <w:rsid w:val="00B85C7F"/>
    <w:rsid w:val="00B866F5"/>
    <w:rsid w:val="00B86706"/>
    <w:rsid w:val="00B867A8"/>
    <w:rsid w:val="00B87969"/>
    <w:rsid w:val="00B90007"/>
    <w:rsid w:val="00B90495"/>
    <w:rsid w:val="00B90933"/>
    <w:rsid w:val="00B91935"/>
    <w:rsid w:val="00B919AE"/>
    <w:rsid w:val="00B91AAC"/>
    <w:rsid w:val="00B91D26"/>
    <w:rsid w:val="00B9308C"/>
    <w:rsid w:val="00B94140"/>
    <w:rsid w:val="00B94EB1"/>
    <w:rsid w:val="00B958EA"/>
    <w:rsid w:val="00B9622F"/>
    <w:rsid w:val="00B96C6E"/>
    <w:rsid w:val="00B97529"/>
    <w:rsid w:val="00B97CDB"/>
    <w:rsid w:val="00BA07EA"/>
    <w:rsid w:val="00BA0E3D"/>
    <w:rsid w:val="00BA0E7C"/>
    <w:rsid w:val="00BA0EDD"/>
    <w:rsid w:val="00BA0F35"/>
    <w:rsid w:val="00BA1241"/>
    <w:rsid w:val="00BA2FEC"/>
    <w:rsid w:val="00BA3917"/>
    <w:rsid w:val="00BA3985"/>
    <w:rsid w:val="00BA3F59"/>
    <w:rsid w:val="00BA4CCA"/>
    <w:rsid w:val="00BA5BA5"/>
    <w:rsid w:val="00BA6039"/>
    <w:rsid w:val="00BA672A"/>
    <w:rsid w:val="00BA6928"/>
    <w:rsid w:val="00BA740A"/>
    <w:rsid w:val="00BB02B1"/>
    <w:rsid w:val="00BB0853"/>
    <w:rsid w:val="00BB0B3B"/>
    <w:rsid w:val="00BB0FAD"/>
    <w:rsid w:val="00BB108B"/>
    <w:rsid w:val="00BB1C54"/>
    <w:rsid w:val="00BB2286"/>
    <w:rsid w:val="00BB2C31"/>
    <w:rsid w:val="00BB30E1"/>
    <w:rsid w:val="00BB34AF"/>
    <w:rsid w:val="00BB3727"/>
    <w:rsid w:val="00BB3F14"/>
    <w:rsid w:val="00BB47FD"/>
    <w:rsid w:val="00BB4912"/>
    <w:rsid w:val="00BB4C8B"/>
    <w:rsid w:val="00BB68C8"/>
    <w:rsid w:val="00BB6D6B"/>
    <w:rsid w:val="00BB6E64"/>
    <w:rsid w:val="00BB6FC8"/>
    <w:rsid w:val="00BC15D5"/>
    <w:rsid w:val="00BC1E24"/>
    <w:rsid w:val="00BC2686"/>
    <w:rsid w:val="00BC3114"/>
    <w:rsid w:val="00BC327E"/>
    <w:rsid w:val="00BC36DB"/>
    <w:rsid w:val="00BC3958"/>
    <w:rsid w:val="00BC4284"/>
    <w:rsid w:val="00BC4620"/>
    <w:rsid w:val="00BC4D2B"/>
    <w:rsid w:val="00BC53C2"/>
    <w:rsid w:val="00BC5AAD"/>
    <w:rsid w:val="00BC627F"/>
    <w:rsid w:val="00BC6E75"/>
    <w:rsid w:val="00BC75DC"/>
    <w:rsid w:val="00BC7A8C"/>
    <w:rsid w:val="00BC7B3C"/>
    <w:rsid w:val="00BD047F"/>
    <w:rsid w:val="00BD13E5"/>
    <w:rsid w:val="00BD16B0"/>
    <w:rsid w:val="00BD189D"/>
    <w:rsid w:val="00BD2126"/>
    <w:rsid w:val="00BD261D"/>
    <w:rsid w:val="00BD2BD5"/>
    <w:rsid w:val="00BD3635"/>
    <w:rsid w:val="00BD414D"/>
    <w:rsid w:val="00BD54A1"/>
    <w:rsid w:val="00BD54A3"/>
    <w:rsid w:val="00BD62A2"/>
    <w:rsid w:val="00BD6500"/>
    <w:rsid w:val="00BD6D47"/>
    <w:rsid w:val="00BD71FA"/>
    <w:rsid w:val="00BD7BA9"/>
    <w:rsid w:val="00BD7FF1"/>
    <w:rsid w:val="00BE0759"/>
    <w:rsid w:val="00BE0D56"/>
    <w:rsid w:val="00BE1016"/>
    <w:rsid w:val="00BE13AD"/>
    <w:rsid w:val="00BE1F3D"/>
    <w:rsid w:val="00BE1F92"/>
    <w:rsid w:val="00BE27D6"/>
    <w:rsid w:val="00BE2BAB"/>
    <w:rsid w:val="00BE3413"/>
    <w:rsid w:val="00BE3757"/>
    <w:rsid w:val="00BE3874"/>
    <w:rsid w:val="00BE489E"/>
    <w:rsid w:val="00BE4CD0"/>
    <w:rsid w:val="00BE5560"/>
    <w:rsid w:val="00BE5883"/>
    <w:rsid w:val="00BE60E0"/>
    <w:rsid w:val="00BE61DE"/>
    <w:rsid w:val="00BE736D"/>
    <w:rsid w:val="00BF0047"/>
    <w:rsid w:val="00BF02F1"/>
    <w:rsid w:val="00BF0511"/>
    <w:rsid w:val="00BF1C4A"/>
    <w:rsid w:val="00BF2789"/>
    <w:rsid w:val="00BF3057"/>
    <w:rsid w:val="00BF33A9"/>
    <w:rsid w:val="00BF38E7"/>
    <w:rsid w:val="00BF395A"/>
    <w:rsid w:val="00BF3A79"/>
    <w:rsid w:val="00BF3FD3"/>
    <w:rsid w:val="00BF456C"/>
    <w:rsid w:val="00BF4D40"/>
    <w:rsid w:val="00BF5004"/>
    <w:rsid w:val="00BF506A"/>
    <w:rsid w:val="00BF511D"/>
    <w:rsid w:val="00BF51BF"/>
    <w:rsid w:val="00BF5EB0"/>
    <w:rsid w:val="00BF61A0"/>
    <w:rsid w:val="00BF63B8"/>
    <w:rsid w:val="00BF6754"/>
    <w:rsid w:val="00BF6B18"/>
    <w:rsid w:val="00BF71B7"/>
    <w:rsid w:val="00BF7615"/>
    <w:rsid w:val="00BF7D4E"/>
    <w:rsid w:val="00C00374"/>
    <w:rsid w:val="00C00AA6"/>
    <w:rsid w:val="00C01A27"/>
    <w:rsid w:val="00C01F2C"/>
    <w:rsid w:val="00C020D6"/>
    <w:rsid w:val="00C022D1"/>
    <w:rsid w:val="00C02BED"/>
    <w:rsid w:val="00C035C2"/>
    <w:rsid w:val="00C03A77"/>
    <w:rsid w:val="00C03C24"/>
    <w:rsid w:val="00C03E8C"/>
    <w:rsid w:val="00C04F23"/>
    <w:rsid w:val="00C05AFC"/>
    <w:rsid w:val="00C05D6E"/>
    <w:rsid w:val="00C06297"/>
    <w:rsid w:val="00C0675F"/>
    <w:rsid w:val="00C07C72"/>
    <w:rsid w:val="00C07E59"/>
    <w:rsid w:val="00C10161"/>
    <w:rsid w:val="00C102A9"/>
    <w:rsid w:val="00C1065E"/>
    <w:rsid w:val="00C10E46"/>
    <w:rsid w:val="00C11199"/>
    <w:rsid w:val="00C1142F"/>
    <w:rsid w:val="00C1190F"/>
    <w:rsid w:val="00C11A8D"/>
    <w:rsid w:val="00C1259F"/>
    <w:rsid w:val="00C133E4"/>
    <w:rsid w:val="00C13903"/>
    <w:rsid w:val="00C140A0"/>
    <w:rsid w:val="00C143EC"/>
    <w:rsid w:val="00C145FC"/>
    <w:rsid w:val="00C149FD"/>
    <w:rsid w:val="00C14FB8"/>
    <w:rsid w:val="00C15D2A"/>
    <w:rsid w:val="00C15EED"/>
    <w:rsid w:val="00C15F0B"/>
    <w:rsid w:val="00C160D0"/>
    <w:rsid w:val="00C16111"/>
    <w:rsid w:val="00C17991"/>
    <w:rsid w:val="00C2085B"/>
    <w:rsid w:val="00C213B7"/>
    <w:rsid w:val="00C21780"/>
    <w:rsid w:val="00C222B8"/>
    <w:rsid w:val="00C223D0"/>
    <w:rsid w:val="00C224AE"/>
    <w:rsid w:val="00C231AA"/>
    <w:rsid w:val="00C2337A"/>
    <w:rsid w:val="00C233F5"/>
    <w:rsid w:val="00C248BD"/>
    <w:rsid w:val="00C254E3"/>
    <w:rsid w:val="00C2571A"/>
    <w:rsid w:val="00C2646E"/>
    <w:rsid w:val="00C26980"/>
    <w:rsid w:val="00C2752C"/>
    <w:rsid w:val="00C2796C"/>
    <w:rsid w:val="00C30350"/>
    <w:rsid w:val="00C31122"/>
    <w:rsid w:val="00C31171"/>
    <w:rsid w:val="00C31198"/>
    <w:rsid w:val="00C31F9B"/>
    <w:rsid w:val="00C31FEB"/>
    <w:rsid w:val="00C32125"/>
    <w:rsid w:val="00C32822"/>
    <w:rsid w:val="00C341F2"/>
    <w:rsid w:val="00C34610"/>
    <w:rsid w:val="00C34F52"/>
    <w:rsid w:val="00C351F8"/>
    <w:rsid w:val="00C356EC"/>
    <w:rsid w:val="00C35C0B"/>
    <w:rsid w:val="00C35FAF"/>
    <w:rsid w:val="00C36523"/>
    <w:rsid w:val="00C367B1"/>
    <w:rsid w:val="00C36AC5"/>
    <w:rsid w:val="00C371AA"/>
    <w:rsid w:val="00C37AD6"/>
    <w:rsid w:val="00C40124"/>
    <w:rsid w:val="00C41B71"/>
    <w:rsid w:val="00C41CD8"/>
    <w:rsid w:val="00C423FD"/>
    <w:rsid w:val="00C42565"/>
    <w:rsid w:val="00C4309B"/>
    <w:rsid w:val="00C43122"/>
    <w:rsid w:val="00C4346F"/>
    <w:rsid w:val="00C434B5"/>
    <w:rsid w:val="00C445C8"/>
    <w:rsid w:val="00C44A65"/>
    <w:rsid w:val="00C44AE3"/>
    <w:rsid w:val="00C4622B"/>
    <w:rsid w:val="00C4632F"/>
    <w:rsid w:val="00C46B10"/>
    <w:rsid w:val="00C46C4B"/>
    <w:rsid w:val="00C47985"/>
    <w:rsid w:val="00C504C2"/>
    <w:rsid w:val="00C50CBC"/>
    <w:rsid w:val="00C50ECF"/>
    <w:rsid w:val="00C50F43"/>
    <w:rsid w:val="00C51878"/>
    <w:rsid w:val="00C51A42"/>
    <w:rsid w:val="00C52329"/>
    <w:rsid w:val="00C523C3"/>
    <w:rsid w:val="00C52565"/>
    <w:rsid w:val="00C528B6"/>
    <w:rsid w:val="00C52A76"/>
    <w:rsid w:val="00C52AA3"/>
    <w:rsid w:val="00C52C81"/>
    <w:rsid w:val="00C531A6"/>
    <w:rsid w:val="00C535C2"/>
    <w:rsid w:val="00C540AE"/>
    <w:rsid w:val="00C54648"/>
    <w:rsid w:val="00C54828"/>
    <w:rsid w:val="00C54C88"/>
    <w:rsid w:val="00C55079"/>
    <w:rsid w:val="00C55446"/>
    <w:rsid w:val="00C56E9F"/>
    <w:rsid w:val="00C6053B"/>
    <w:rsid w:val="00C6075C"/>
    <w:rsid w:val="00C607B8"/>
    <w:rsid w:val="00C6088A"/>
    <w:rsid w:val="00C611E0"/>
    <w:rsid w:val="00C6214D"/>
    <w:rsid w:val="00C62251"/>
    <w:rsid w:val="00C6314F"/>
    <w:rsid w:val="00C6350A"/>
    <w:rsid w:val="00C64098"/>
    <w:rsid w:val="00C640B4"/>
    <w:rsid w:val="00C64404"/>
    <w:rsid w:val="00C64B0B"/>
    <w:rsid w:val="00C65163"/>
    <w:rsid w:val="00C65570"/>
    <w:rsid w:val="00C65F95"/>
    <w:rsid w:val="00C66469"/>
    <w:rsid w:val="00C66F49"/>
    <w:rsid w:val="00C706CD"/>
    <w:rsid w:val="00C7184A"/>
    <w:rsid w:val="00C718E3"/>
    <w:rsid w:val="00C71A54"/>
    <w:rsid w:val="00C71DEC"/>
    <w:rsid w:val="00C71FE2"/>
    <w:rsid w:val="00C72E56"/>
    <w:rsid w:val="00C73131"/>
    <w:rsid w:val="00C744FA"/>
    <w:rsid w:val="00C745A9"/>
    <w:rsid w:val="00C74D58"/>
    <w:rsid w:val="00C74D8F"/>
    <w:rsid w:val="00C750BB"/>
    <w:rsid w:val="00C7544B"/>
    <w:rsid w:val="00C76304"/>
    <w:rsid w:val="00C768A8"/>
    <w:rsid w:val="00C76A8C"/>
    <w:rsid w:val="00C801CA"/>
    <w:rsid w:val="00C801CD"/>
    <w:rsid w:val="00C8098B"/>
    <w:rsid w:val="00C80F8B"/>
    <w:rsid w:val="00C81013"/>
    <w:rsid w:val="00C8167B"/>
    <w:rsid w:val="00C81E1D"/>
    <w:rsid w:val="00C82108"/>
    <w:rsid w:val="00C82526"/>
    <w:rsid w:val="00C84A49"/>
    <w:rsid w:val="00C84A8D"/>
    <w:rsid w:val="00C85058"/>
    <w:rsid w:val="00C852FA"/>
    <w:rsid w:val="00C86723"/>
    <w:rsid w:val="00C869A1"/>
    <w:rsid w:val="00C90361"/>
    <w:rsid w:val="00C90628"/>
    <w:rsid w:val="00C907E6"/>
    <w:rsid w:val="00C90AD6"/>
    <w:rsid w:val="00C91A61"/>
    <w:rsid w:val="00C91B6D"/>
    <w:rsid w:val="00C91D46"/>
    <w:rsid w:val="00C93374"/>
    <w:rsid w:val="00C93545"/>
    <w:rsid w:val="00C93BE8"/>
    <w:rsid w:val="00C93ECE"/>
    <w:rsid w:val="00C93EDC"/>
    <w:rsid w:val="00C94798"/>
    <w:rsid w:val="00C947C9"/>
    <w:rsid w:val="00C9498A"/>
    <w:rsid w:val="00C95117"/>
    <w:rsid w:val="00C95BC3"/>
    <w:rsid w:val="00C965B5"/>
    <w:rsid w:val="00C96774"/>
    <w:rsid w:val="00C96EC6"/>
    <w:rsid w:val="00C97E4A"/>
    <w:rsid w:val="00CA1958"/>
    <w:rsid w:val="00CA2A4D"/>
    <w:rsid w:val="00CA30FF"/>
    <w:rsid w:val="00CA3230"/>
    <w:rsid w:val="00CA3285"/>
    <w:rsid w:val="00CA3767"/>
    <w:rsid w:val="00CA393C"/>
    <w:rsid w:val="00CA4322"/>
    <w:rsid w:val="00CA46D8"/>
    <w:rsid w:val="00CA4A3B"/>
    <w:rsid w:val="00CA4B69"/>
    <w:rsid w:val="00CA52F6"/>
    <w:rsid w:val="00CA54AE"/>
    <w:rsid w:val="00CA599C"/>
    <w:rsid w:val="00CA5C1C"/>
    <w:rsid w:val="00CA5E5E"/>
    <w:rsid w:val="00CA6476"/>
    <w:rsid w:val="00CA71AC"/>
    <w:rsid w:val="00CA7B93"/>
    <w:rsid w:val="00CA7E4F"/>
    <w:rsid w:val="00CB1AEB"/>
    <w:rsid w:val="00CB1EE1"/>
    <w:rsid w:val="00CB36D3"/>
    <w:rsid w:val="00CB4158"/>
    <w:rsid w:val="00CB4759"/>
    <w:rsid w:val="00CB4C4A"/>
    <w:rsid w:val="00CB5090"/>
    <w:rsid w:val="00CB5406"/>
    <w:rsid w:val="00CB5A74"/>
    <w:rsid w:val="00CB674E"/>
    <w:rsid w:val="00CB69FD"/>
    <w:rsid w:val="00CB760B"/>
    <w:rsid w:val="00CB7C63"/>
    <w:rsid w:val="00CB7C95"/>
    <w:rsid w:val="00CB7E60"/>
    <w:rsid w:val="00CB7F07"/>
    <w:rsid w:val="00CC082B"/>
    <w:rsid w:val="00CC089A"/>
    <w:rsid w:val="00CC0EC5"/>
    <w:rsid w:val="00CC1660"/>
    <w:rsid w:val="00CC1BC2"/>
    <w:rsid w:val="00CC2A2F"/>
    <w:rsid w:val="00CC3250"/>
    <w:rsid w:val="00CC33AD"/>
    <w:rsid w:val="00CC3598"/>
    <w:rsid w:val="00CC450A"/>
    <w:rsid w:val="00CC4729"/>
    <w:rsid w:val="00CC60F1"/>
    <w:rsid w:val="00CC63CE"/>
    <w:rsid w:val="00CC6683"/>
    <w:rsid w:val="00CC685D"/>
    <w:rsid w:val="00CC6927"/>
    <w:rsid w:val="00CC694C"/>
    <w:rsid w:val="00CC6A14"/>
    <w:rsid w:val="00CD04A7"/>
    <w:rsid w:val="00CD05B4"/>
    <w:rsid w:val="00CD0B2C"/>
    <w:rsid w:val="00CD187D"/>
    <w:rsid w:val="00CD1E01"/>
    <w:rsid w:val="00CD2C5A"/>
    <w:rsid w:val="00CD3266"/>
    <w:rsid w:val="00CD3B04"/>
    <w:rsid w:val="00CD3C7C"/>
    <w:rsid w:val="00CD42F4"/>
    <w:rsid w:val="00CD435B"/>
    <w:rsid w:val="00CD452F"/>
    <w:rsid w:val="00CD483E"/>
    <w:rsid w:val="00CD4D19"/>
    <w:rsid w:val="00CD533D"/>
    <w:rsid w:val="00CD659B"/>
    <w:rsid w:val="00CD6AB3"/>
    <w:rsid w:val="00CD7015"/>
    <w:rsid w:val="00CD725F"/>
    <w:rsid w:val="00CD730D"/>
    <w:rsid w:val="00CD7AC9"/>
    <w:rsid w:val="00CD7D3B"/>
    <w:rsid w:val="00CD7E05"/>
    <w:rsid w:val="00CE04A7"/>
    <w:rsid w:val="00CE10D3"/>
    <w:rsid w:val="00CE1D05"/>
    <w:rsid w:val="00CE210C"/>
    <w:rsid w:val="00CE2138"/>
    <w:rsid w:val="00CE22B9"/>
    <w:rsid w:val="00CE23F1"/>
    <w:rsid w:val="00CE2FA6"/>
    <w:rsid w:val="00CE37A1"/>
    <w:rsid w:val="00CE37F1"/>
    <w:rsid w:val="00CE4C85"/>
    <w:rsid w:val="00CE508B"/>
    <w:rsid w:val="00CE58D4"/>
    <w:rsid w:val="00CE5A71"/>
    <w:rsid w:val="00CE5EE1"/>
    <w:rsid w:val="00CE7DCD"/>
    <w:rsid w:val="00CF0683"/>
    <w:rsid w:val="00CF091C"/>
    <w:rsid w:val="00CF0B2F"/>
    <w:rsid w:val="00CF1C69"/>
    <w:rsid w:val="00CF1FDA"/>
    <w:rsid w:val="00CF26ED"/>
    <w:rsid w:val="00CF29FF"/>
    <w:rsid w:val="00CF2DBD"/>
    <w:rsid w:val="00CF341F"/>
    <w:rsid w:val="00CF3485"/>
    <w:rsid w:val="00CF4059"/>
    <w:rsid w:val="00CF4329"/>
    <w:rsid w:val="00CF47AB"/>
    <w:rsid w:val="00CF4DD5"/>
    <w:rsid w:val="00CF5EDF"/>
    <w:rsid w:val="00CF6041"/>
    <w:rsid w:val="00CF60F8"/>
    <w:rsid w:val="00CF69C0"/>
    <w:rsid w:val="00CF6A93"/>
    <w:rsid w:val="00CF6CFF"/>
    <w:rsid w:val="00D01325"/>
    <w:rsid w:val="00D01426"/>
    <w:rsid w:val="00D01C74"/>
    <w:rsid w:val="00D020ED"/>
    <w:rsid w:val="00D02326"/>
    <w:rsid w:val="00D0287F"/>
    <w:rsid w:val="00D030BE"/>
    <w:rsid w:val="00D03213"/>
    <w:rsid w:val="00D033E4"/>
    <w:rsid w:val="00D0347C"/>
    <w:rsid w:val="00D03991"/>
    <w:rsid w:val="00D03CE3"/>
    <w:rsid w:val="00D04048"/>
    <w:rsid w:val="00D0420F"/>
    <w:rsid w:val="00D0432F"/>
    <w:rsid w:val="00D04766"/>
    <w:rsid w:val="00D04A98"/>
    <w:rsid w:val="00D054B6"/>
    <w:rsid w:val="00D05DD6"/>
    <w:rsid w:val="00D0626C"/>
    <w:rsid w:val="00D0636A"/>
    <w:rsid w:val="00D107F2"/>
    <w:rsid w:val="00D10E9B"/>
    <w:rsid w:val="00D11CAA"/>
    <w:rsid w:val="00D120CC"/>
    <w:rsid w:val="00D12970"/>
    <w:rsid w:val="00D1318D"/>
    <w:rsid w:val="00D139DD"/>
    <w:rsid w:val="00D13AC1"/>
    <w:rsid w:val="00D14333"/>
    <w:rsid w:val="00D1487F"/>
    <w:rsid w:val="00D14D87"/>
    <w:rsid w:val="00D15629"/>
    <w:rsid w:val="00D156F4"/>
    <w:rsid w:val="00D15BB7"/>
    <w:rsid w:val="00D16005"/>
    <w:rsid w:val="00D16302"/>
    <w:rsid w:val="00D1685D"/>
    <w:rsid w:val="00D16AC0"/>
    <w:rsid w:val="00D16BCD"/>
    <w:rsid w:val="00D1782D"/>
    <w:rsid w:val="00D17BEF"/>
    <w:rsid w:val="00D200C2"/>
    <w:rsid w:val="00D20579"/>
    <w:rsid w:val="00D207B1"/>
    <w:rsid w:val="00D209DE"/>
    <w:rsid w:val="00D20A70"/>
    <w:rsid w:val="00D20F07"/>
    <w:rsid w:val="00D2107A"/>
    <w:rsid w:val="00D21B47"/>
    <w:rsid w:val="00D2368B"/>
    <w:rsid w:val="00D238DC"/>
    <w:rsid w:val="00D23A8F"/>
    <w:rsid w:val="00D24298"/>
    <w:rsid w:val="00D242FC"/>
    <w:rsid w:val="00D24558"/>
    <w:rsid w:val="00D24D3D"/>
    <w:rsid w:val="00D252D6"/>
    <w:rsid w:val="00D25C8F"/>
    <w:rsid w:val="00D26C76"/>
    <w:rsid w:val="00D307EC"/>
    <w:rsid w:val="00D30A3E"/>
    <w:rsid w:val="00D316E4"/>
    <w:rsid w:val="00D32124"/>
    <w:rsid w:val="00D322A5"/>
    <w:rsid w:val="00D32A7F"/>
    <w:rsid w:val="00D32DBC"/>
    <w:rsid w:val="00D33C11"/>
    <w:rsid w:val="00D33E77"/>
    <w:rsid w:val="00D347E2"/>
    <w:rsid w:val="00D348E9"/>
    <w:rsid w:val="00D34BD4"/>
    <w:rsid w:val="00D34DF1"/>
    <w:rsid w:val="00D356DF"/>
    <w:rsid w:val="00D3664F"/>
    <w:rsid w:val="00D3680D"/>
    <w:rsid w:val="00D37AA5"/>
    <w:rsid w:val="00D4106E"/>
    <w:rsid w:val="00D411FF"/>
    <w:rsid w:val="00D41261"/>
    <w:rsid w:val="00D4163D"/>
    <w:rsid w:val="00D41C64"/>
    <w:rsid w:val="00D41D9B"/>
    <w:rsid w:val="00D423E7"/>
    <w:rsid w:val="00D4294E"/>
    <w:rsid w:val="00D44019"/>
    <w:rsid w:val="00D44388"/>
    <w:rsid w:val="00D44BF7"/>
    <w:rsid w:val="00D45AE9"/>
    <w:rsid w:val="00D45F73"/>
    <w:rsid w:val="00D46480"/>
    <w:rsid w:val="00D46603"/>
    <w:rsid w:val="00D47510"/>
    <w:rsid w:val="00D4755D"/>
    <w:rsid w:val="00D47F3F"/>
    <w:rsid w:val="00D50261"/>
    <w:rsid w:val="00D503EB"/>
    <w:rsid w:val="00D50FDA"/>
    <w:rsid w:val="00D52164"/>
    <w:rsid w:val="00D521DF"/>
    <w:rsid w:val="00D523C7"/>
    <w:rsid w:val="00D5277E"/>
    <w:rsid w:val="00D52C5F"/>
    <w:rsid w:val="00D530C3"/>
    <w:rsid w:val="00D54199"/>
    <w:rsid w:val="00D542C6"/>
    <w:rsid w:val="00D54828"/>
    <w:rsid w:val="00D55165"/>
    <w:rsid w:val="00D554B1"/>
    <w:rsid w:val="00D55AEB"/>
    <w:rsid w:val="00D562BE"/>
    <w:rsid w:val="00D5672E"/>
    <w:rsid w:val="00D56868"/>
    <w:rsid w:val="00D56C6F"/>
    <w:rsid w:val="00D608C4"/>
    <w:rsid w:val="00D6129D"/>
    <w:rsid w:val="00D637A5"/>
    <w:rsid w:val="00D63B29"/>
    <w:rsid w:val="00D63BDC"/>
    <w:rsid w:val="00D645F8"/>
    <w:rsid w:val="00D655BD"/>
    <w:rsid w:val="00D655BE"/>
    <w:rsid w:val="00D659DD"/>
    <w:rsid w:val="00D65BB8"/>
    <w:rsid w:val="00D6627C"/>
    <w:rsid w:val="00D66563"/>
    <w:rsid w:val="00D67C11"/>
    <w:rsid w:val="00D67D49"/>
    <w:rsid w:val="00D700ED"/>
    <w:rsid w:val="00D71F3A"/>
    <w:rsid w:val="00D722D8"/>
    <w:rsid w:val="00D732E8"/>
    <w:rsid w:val="00D73B32"/>
    <w:rsid w:val="00D740C1"/>
    <w:rsid w:val="00D7439D"/>
    <w:rsid w:val="00D747E6"/>
    <w:rsid w:val="00D755F2"/>
    <w:rsid w:val="00D7568B"/>
    <w:rsid w:val="00D765E7"/>
    <w:rsid w:val="00D76824"/>
    <w:rsid w:val="00D76F22"/>
    <w:rsid w:val="00D77AE2"/>
    <w:rsid w:val="00D80472"/>
    <w:rsid w:val="00D80A2B"/>
    <w:rsid w:val="00D81B0D"/>
    <w:rsid w:val="00D81F46"/>
    <w:rsid w:val="00D82438"/>
    <w:rsid w:val="00D82921"/>
    <w:rsid w:val="00D82CAF"/>
    <w:rsid w:val="00D82CE0"/>
    <w:rsid w:val="00D838B4"/>
    <w:rsid w:val="00D83CC6"/>
    <w:rsid w:val="00D83FB4"/>
    <w:rsid w:val="00D8470F"/>
    <w:rsid w:val="00D84D63"/>
    <w:rsid w:val="00D8536C"/>
    <w:rsid w:val="00D86623"/>
    <w:rsid w:val="00D86A38"/>
    <w:rsid w:val="00D86CF8"/>
    <w:rsid w:val="00D87A41"/>
    <w:rsid w:val="00D87B96"/>
    <w:rsid w:val="00D87F85"/>
    <w:rsid w:val="00D908B6"/>
    <w:rsid w:val="00D91477"/>
    <w:rsid w:val="00D91D83"/>
    <w:rsid w:val="00D926A5"/>
    <w:rsid w:val="00D92791"/>
    <w:rsid w:val="00D92E1E"/>
    <w:rsid w:val="00D92E45"/>
    <w:rsid w:val="00D92F3E"/>
    <w:rsid w:val="00D93977"/>
    <w:rsid w:val="00D94391"/>
    <w:rsid w:val="00D945E2"/>
    <w:rsid w:val="00D94928"/>
    <w:rsid w:val="00D94ED0"/>
    <w:rsid w:val="00D954B3"/>
    <w:rsid w:val="00D968E2"/>
    <w:rsid w:val="00D96F5C"/>
    <w:rsid w:val="00D972E5"/>
    <w:rsid w:val="00DA002E"/>
    <w:rsid w:val="00DA02B2"/>
    <w:rsid w:val="00DA05B9"/>
    <w:rsid w:val="00DA0C69"/>
    <w:rsid w:val="00DA0CD0"/>
    <w:rsid w:val="00DA1135"/>
    <w:rsid w:val="00DA1D0A"/>
    <w:rsid w:val="00DA2467"/>
    <w:rsid w:val="00DA253A"/>
    <w:rsid w:val="00DA2B54"/>
    <w:rsid w:val="00DA3BB7"/>
    <w:rsid w:val="00DA51E8"/>
    <w:rsid w:val="00DA5443"/>
    <w:rsid w:val="00DA5676"/>
    <w:rsid w:val="00DA5ABF"/>
    <w:rsid w:val="00DA5C6D"/>
    <w:rsid w:val="00DA62F0"/>
    <w:rsid w:val="00DA63DA"/>
    <w:rsid w:val="00DA6716"/>
    <w:rsid w:val="00DA6871"/>
    <w:rsid w:val="00DA68D0"/>
    <w:rsid w:val="00DA6B47"/>
    <w:rsid w:val="00DA6CCA"/>
    <w:rsid w:val="00DA6DA6"/>
    <w:rsid w:val="00DA6E2F"/>
    <w:rsid w:val="00DA750C"/>
    <w:rsid w:val="00DA77A3"/>
    <w:rsid w:val="00DB0BE7"/>
    <w:rsid w:val="00DB1B7B"/>
    <w:rsid w:val="00DB2612"/>
    <w:rsid w:val="00DB38E8"/>
    <w:rsid w:val="00DB4B7C"/>
    <w:rsid w:val="00DB4CE8"/>
    <w:rsid w:val="00DB560E"/>
    <w:rsid w:val="00DB586F"/>
    <w:rsid w:val="00DB5BEA"/>
    <w:rsid w:val="00DB5EC3"/>
    <w:rsid w:val="00DB5F3C"/>
    <w:rsid w:val="00DB65B7"/>
    <w:rsid w:val="00DB66C6"/>
    <w:rsid w:val="00DB67C6"/>
    <w:rsid w:val="00DB733C"/>
    <w:rsid w:val="00DB75DC"/>
    <w:rsid w:val="00DB79CF"/>
    <w:rsid w:val="00DC0229"/>
    <w:rsid w:val="00DC0CCC"/>
    <w:rsid w:val="00DC1C95"/>
    <w:rsid w:val="00DC20E9"/>
    <w:rsid w:val="00DC27AF"/>
    <w:rsid w:val="00DC2C44"/>
    <w:rsid w:val="00DC2D7B"/>
    <w:rsid w:val="00DC2EF6"/>
    <w:rsid w:val="00DC368C"/>
    <w:rsid w:val="00DC3B2D"/>
    <w:rsid w:val="00DC530A"/>
    <w:rsid w:val="00DC5477"/>
    <w:rsid w:val="00DC67D5"/>
    <w:rsid w:val="00DC69B4"/>
    <w:rsid w:val="00DC797E"/>
    <w:rsid w:val="00DC7D42"/>
    <w:rsid w:val="00DC7E16"/>
    <w:rsid w:val="00DD0769"/>
    <w:rsid w:val="00DD0E22"/>
    <w:rsid w:val="00DD1245"/>
    <w:rsid w:val="00DD1E61"/>
    <w:rsid w:val="00DD245A"/>
    <w:rsid w:val="00DD3C20"/>
    <w:rsid w:val="00DD402A"/>
    <w:rsid w:val="00DD51F5"/>
    <w:rsid w:val="00DD5378"/>
    <w:rsid w:val="00DD5A02"/>
    <w:rsid w:val="00DD5B5C"/>
    <w:rsid w:val="00DE0340"/>
    <w:rsid w:val="00DE04A1"/>
    <w:rsid w:val="00DE0A0F"/>
    <w:rsid w:val="00DE24BF"/>
    <w:rsid w:val="00DE2924"/>
    <w:rsid w:val="00DE2FDF"/>
    <w:rsid w:val="00DE31DD"/>
    <w:rsid w:val="00DE3551"/>
    <w:rsid w:val="00DE38B9"/>
    <w:rsid w:val="00DE49D1"/>
    <w:rsid w:val="00DE4D37"/>
    <w:rsid w:val="00DE5762"/>
    <w:rsid w:val="00DE62A3"/>
    <w:rsid w:val="00DE6A54"/>
    <w:rsid w:val="00DE742E"/>
    <w:rsid w:val="00DE7B06"/>
    <w:rsid w:val="00DF0E40"/>
    <w:rsid w:val="00DF2A32"/>
    <w:rsid w:val="00DF2AE9"/>
    <w:rsid w:val="00DF34EB"/>
    <w:rsid w:val="00DF3797"/>
    <w:rsid w:val="00DF4117"/>
    <w:rsid w:val="00DF4469"/>
    <w:rsid w:val="00DF45FD"/>
    <w:rsid w:val="00DF4EFA"/>
    <w:rsid w:val="00DF558A"/>
    <w:rsid w:val="00DF55E2"/>
    <w:rsid w:val="00DF56E1"/>
    <w:rsid w:val="00DF5E76"/>
    <w:rsid w:val="00DF7250"/>
    <w:rsid w:val="00E01D15"/>
    <w:rsid w:val="00E02142"/>
    <w:rsid w:val="00E022AC"/>
    <w:rsid w:val="00E024AA"/>
    <w:rsid w:val="00E02ECC"/>
    <w:rsid w:val="00E03384"/>
    <w:rsid w:val="00E03579"/>
    <w:rsid w:val="00E03690"/>
    <w:rsid w:val="00E03915"/>
    <w:rsid w:val="00E03D34"/>
    <w:rsid w:val="00E04D21"/>
    <w:rsid w:val="00E04DC0"/>
    <w:rsid w:val="00E054C9"/>
    <w:rsid w:val="00E058BD"/>
    <w:rsid w:val="00E058CB"/>
    <w:rsid w:val="00E05A32"/>
    <w:rsid w:val="00E05AFC"/>
    <w:rsid w:val="00E06406"/>
    <w:rsid w:val="00E07151"/>
    <w:rsid w:val="00E073E9"/>
    <w:rsid w:val="00E075CA"/>
    <w:rsid w:val="00E1033D"/>
    <w:rsid w:val="00E107BC"/>
    <w:rsid w:val="00E10AC0"/>
    <w:rsid w:val="00E12213"/>
    <w:rsid w:val="00E1246B"/>
    <w:rsid w:val="00E12627"/>
    <w:rsid w:val="00E128BE"/>
    <w:rsid w:val="00E13A31"/>
    <w:rsid w:val="00E13E09"/>
    <w:rsid w:val="00E1435F"/>
    <w:rsid w:val="00E14775"/>
    <w:rsid w:val="00E1491E"/>
    <w:rsid w:val="00E14FCE"/>
    <w:rsid w:val="00E15C9B"/>
    <w:rsid w:val="00E15F59"/>
    <w:rsid w:val="00E16AC3"/>
    <w:rsid w:val="00E16DF5"/>
    <w:rsid w:val="00E17371"/>
    <w:rsid w:val="00E1780D"/>
    <w:rsid w:val="00E21055"/>
    <w:rsid w:val="00E211D7"/>
    <w:rsid w:val="00E22C80"/>
    <w:rsid w:val="00E23A58"/>
    <w:rsid w:val="00E23DB8"/>
    <w:rsid w:val="00E24303"/>
    <w:rsid w:val="00E24D08"/>
    <w:rsid w:val="00E2518B"/>
    <w:rsid w:val="00E25C09"/>
    <w:rsid w:val="00E2620D"/>
    <w:rsid w:val="00E2620F"/>
    <w:rsid w:val="00E27E3C"/>
    <w:rsid w:val="00E27F48"/>
    <w:rsid w:val="00E304D7"/>
    <w:rsid w:val="00E306C6"/>
    <w:rsid w:val="00E30B12"/>
    <w:rsid w:val="00E31CC1"/>
    <w:rsid w:val="00E32568"/>
    <w:rsid w:val="00E328D6"/>
    <w:rsid w:val="00E32C8B"/>
    <w:rsid w:val="00E32FB0"/>
    <w:rsid w:val="00E3309F"/>
    <w:rsid w:val="00E33BE9"/>
    <w:rsid w:val="00E33E36"/>
    <w:rsid w:val="00E33F6D"/>
    <w:rsid w:val="00E35145"/>
    <w:rsid w:val="00E35724"/>
    <w:rsid w:val="00E358C8"/>
    <w:rsid w:val="00E35BD4"/>
    <w:rsid w:val="00E368A3"/>
    <w:rsid w:val="00E36B19"/>
    <w:rsid w:val="00E3721F"/>
    <w:rsid w:val="00E3741F"/>
    <w:rsid w:val="00E378A6"/>
    <w:rsid w:val="00E37A16"/>
    <w:rsid w:val="00E404C8"/>
    <w:rsid w:val="00E40CFC"/>
    <w:rsid w:val="00E41094"/>
    <w:rsid w:val="00E410EB"/>
    <w:rsid w:val="00E415F8"/>
    <w:rsid w:val="00E41CCB"/>
    <w:rsid w:val="00E42796"/>
    <w:rsid w:val="00E42E50"/>
    <w:rsid w:val="00E4361C"/>
    <w:rsid w:val="00E43DA8"/>
    <w:rsid w:val="00E44E6D"/>
    <w:rsid w:val="00E45028"/>
    <w:rsid w:val="00E46B52"/>
    <w:rsid w:val="00E46C0E"/>
    <w:rsid w:val="00E46E69"/>
    <w:rsid w:val="00E50051"/>
    <w:rsid w:val="00E503A0"/>
    <w:rsid w:val="00E50750"/>
    <w:rsid w:val="00E50F59"/>
    <w:rsid w:val="00E510FD"/>
    <w:rsid w:val="00E51250"/>
    <w:rsid w:val="00E5244E"/>
    <w:rsid w:val="00E52595"/>
    <w:rsid w:val="00E52B66"/>
    <w:rsid w:val="00E52CAC"/>
    <w:rsid w:val="00E52F38"/>
    <w:rsid w:val="00E5300D"/>
    <w:rsid w:val="00E534AB"/>
    <w:rsid w:val="00E5362B"/>
    <w:rsid w:val="00E53EBB"/>
    <w:rsid w:val="00E53FF6"/>
    <w:rsid w:val="00E541DD"/>
    <w:rsid w:val="00E54A50"/>
    <w:rsid w:val="00E5533D"/>
    <w:rsid w:val="00E55544"/>
    <w:rsid w:val="00E55611"/>
    <w:rsid w:val="00E56BE9"/>
    <w:rsid w:val="00E5749F"/>
    <w:rsid w:val="00E60173"/>
    <w:rsid w:val="00E601AB"/>
    <w:rsid w:val="00E610ED"/>
    <w:rsid w:val="00E62259"/>
    <w:rsid w:val="00E62549"/>
    <w:rsid w:val="00E63A74"/>
    <w:rsid w:val="00E63D89"/>
    <w:rsid w:val="00E6528A"/>
    <w:rsid w:val="00E65297"/>
    <w:rsid w:val="00E65455"/>
    <w:rsid w:val="00E65EE3"/>
    <w:rsid w:val="00E669AC"/>
    <w:rsid w:val="00E672F3"/>
    <w:rsid w:val="00E673AD"/>
    <w:rsid w:val="00E7072E"/>
    <w:rsid w:val="00E70E64"/>
    <w:rsid w:val="00E71037"/>
    <w:rsid w:val="00E71BE7"/>
    <w:rsid w:val="00E71CBD"/>
    <w:rsid w:val="00E740E1"/>
    <w:rsid w:val="00E742B3"/>
    <w:rsid w:val="00E7480A"/>
    <w:rsid w:val="00E74962"/>
    <w:rsid w:val="00E74988"/>
    <w:rsid w:val="00E7624F"/>
    <w:rsid w:val="00E764ED"/>
    <w:rsid w:val="00E7679C"/>
    <w:rsid w:val="00E7790E"/>
    <w:rsid w:val="00E77CD8"/>
    <w:rsid w:val="00E800FF"/>
    <w:rsid w:val="00E80509"/>
    <w:rsid w:val="00E80998"/>
    <w:rsid w:val="00E80B9A"/>
    <w:rsid w:val="00E80BD8"/>
    <w:rsid w:val="00E80C0F"/>
    <w:rsid w:val="00E81764"/>
    <w:rsid w:val="00E81A64"/>
    <w:rsid w:val="00E8208F"/>
    <w:rsid w:val="00E82620"/>
    <w:rsid w:val="00E82BAB"/>
    <w:rsid w:val="00E82ED3"/>
    <w:rsid w:val="00E834E0"/>
    <w:rsid w:val="00E83E2D"/>
    <w:rsid w:val="00E846C7"/>
    <w:rsid w:val="00E847E2"/>
    <w:rsid w:val="00E849E8"/>
    <w:rsid w:val="00E852AE"/>
    <w:rsid w:val="00E85499"/>
    <w:rsid w:val="00E860A9"/>
    <w:rsid w:val="00E862C9"/>
    <w:rsid w:val="00E863EF"/>
    <w:rsid w:val="00E86829"/>
    <w:rsid w:val="00E8771D"/>
    <w:rsid w:val="00E91E18"/>
    <w:rsid w:val="00E92837"/>
    <w:rsid w:val="00E9482B"/>
    <w:rsid w:val="00E955AD"/>
    <w:rsid w:val="00E95AC2"/>
    <w:rsid w:val="00E95C8B"/>
    <w:rsid w:val="00E962A0"/>
    <w:rsid w:val="00E965C3"/>
    <w:rsid w:val="00E96F12"/>
    <w:rsid w:val="00E9741F"/>
    <w:rsid w:val="00E97BB2"/>
    <w:rsid w:val="00E97D08"/>
    <w:rsid w:val="00EA0322"/>
    <w:rsid w:val="00EA0CE8"/>
    <w:rsid w:val="00EA2044"/>
    <w:rsid w:val="00EA23CB"/>
    <w:rsid w:val="00EA2659"/>
    <w:rsid w:val="00EA29C4"/>
    <w:rsid w:val="00EA2C33"/>
    <w:rsid w:val="00EA2CD3"/>
    <w:rsid w:val="00EA317A"/>
    <w:rsid w:val="00EA3477"/>
    <w:rsid w:val="00EA40E6"/>
    <w:rsid w:val="00EA4B3A"/>
    <w:rsid w:val="00EA5913"/>
    <w:rsid w:val="00EA59C6"/>
    <w:rsid w:val="00EA5F87"/>
    <w:rsid w:val="00EA612E"/>
    <w:rsid w:val="00EA6878"/>
    <w:rsid w:val="00EA690F"/>
    <w:rsid w:val="00EA696F"/>
    <w:rsid w:val="00EA6F91"/>
    <w:rsid w:val="00EA7AF0"/>
    <w:rsid w:val="00EA7C97"/>
    <w:rsid w:val="00EB0B2A"/>
    <w:rsid w:val="00EB0DAC"/>
    <w:rsid w:val="00EB14B3"/>
    <w:rsid w:val="00EB1999"/>
    <w:rsid w:val="00EB2464"/>
    <w:rsid w:val="00EB3124"/>
    <w:rsid w:val="00EB32CB"/>
    <w:rsid w:val="00EB32CE"/>
    <w:rsid w:val="00EB3356"/>
    <w:rsid w:val="00EB35B6"/>
    <w:rsid w:val="00EB3C59"/>
    <w:rsid w:val="00EB3D35"/>
    <w:rsid w:val="00EB59BC"/>
    <w:rsid w:val="00EB5BD8"/>
    <w:rsid w:val="00EB5F96"/>
    <w:rsid w:val="00EB61F1"/>
    <w:rsid w:val="00EB64B9"/>
    <w:rsid w:val="00EB6D3F"/>
    <w:rsid w:val="00EB750A"/>
    <w:rsid w:val="00EB776F"/>
    <w:rsid w:val="00EB7888"/>
    <w:rsid w:val="00EB7F99"/>
    <w:rsid w:val="00EC0E68"/>
    <w:rsid w:val="00EC0EDB"/>
    <w:rsid w:val="00EC10CC"/>
    <w:rsid w:val="00EC1155"/>
    <w:rsid w:val="00EC162C"/>
    <w:rsid w:val="00EC279E"/>
    <w:rsid w:val="00EC28B2"/>
    <w:rsid w:val="00EC3802"/>
    <w:rsid w:val="00EC4464"/>
    <w:rsid w:val="00EC4543"/>
    <w:rsid w:val="00EC6209"/>
    <w:rsid w:val="00EC67E6"/>
    <w:rsid w:val="00EC7512"/>
    <w:rsid w:val="00ED01CB"/>
    <w:rsid w:val="00ED0252"/>
    <w:rsid w:val="00ED07C5"/>
    <w:rsid w:val="00ED099C"/>
    <w:rsid w:val="00ED1366"/>
    <w:rsid w:val="00ED14CE"/>
    <w:rsid w:val="00ED14EC"/>
    <w:rsid w:val="00ED206E"/>
    <w:rsid w:val="00ED2AEA"/>
    <w:rsid w:val="00ED389D"/>
    <w:rsid w:val="00ED6204"/>
    <w:rsid w:val="00ED64B0"/>
    <w:rsid w:val="00ED693B"/>
    <w:rsid w:val="00ED6999"/>
    <w:rsid w:val="00ED6A50"/>
    <w:rsid w:val="00ED76CC"/>
    <w:rsid w:val="00EE072D"/>
    <w:rsid w:val="00EE07E5"/>
    <w:rsid w:val="00EE08EF"/>
    <w:rsid w:val="00EE0BD0"/>
    <w:rsid w:val="00EE20C1"/>
    <w:rsid w:val="00EE2107"/>
    <w:rsid w:val="00EE2160"/>
    <w:rsid w:val="00EE21C9"/>
    <w:rsid w:val="00EE24BC"/>
    <w:rsid w:val="00EE2BF9"/>
    <w:rsid w:val="00EE3228"/>
    <w:rsid w:val="00EE332C"/>
    <w:rsid w:val="00EE434B"/>
    <w:rsid w:val="00EE4EB6"/>
    <w:rsid w:val="00EE543B"/>
    <w:rsid w:val="00EE57C9"/>
    <w:rsid w:val="00EE5ECA"/>
    <w:rsid w:val="00EE60F7"/>
    <w:rsid w:val="00EE7065"/>
    <w:rsid w:val="00EE7AB6"/>
    <w:rsid w:val="00EF01B0"/>
    <w:rsid w:val="00EF04C0"/>
    <w:rsid w:val="00EF0F6E"/>
    <w:rsid w:val="00EF1883"/>
    <w:rsid w:val="00EF1B04"/>
    <w:rsid w:val="00EF2179"/>
    <w:rsid w:val="00EF266B"/>
    <w:rsid w:val="00EF26FD"/>
    <w:rsid w:val="00EF2763"/>
    <w:rsid w:val="00EF2906"/>
    <w:rsid w:val="00EF314D"/>
    <w:rsid w:val="00EF3CC9"/>
    <w:rsid w:val="00EF3EA1"/>
    <w:rsid w:val="00EF4416"/>
    <w:rsid w:val="00EF4C7D"/>
    <w:rsid w:val="00EF5002"/>
    <w:rsid w:val="00EF510E"/>
    <w:rsid w:val="00EF5131"/>
    <w:rsid w:val="00EF5A11"/>
    <w:rsid w:val="00EF6AA0"/>
    <w:rsid w:val="00EF6E4C"/>
    <w:rsid w:val="00EF7747"/>
    <w:rsid w:val="00EF7F0B"/>
    <w:rsid w:val="00F006B2"/>
    <w:rsid w:val="00F00A37"/>
    <w:rsid w:val="00F016E7"/>
    <w:rsid w:val="00F02169"/>
    <w:rsid w:val="00F02563"/>
    <w:rsid w:val="00F02B99"/>
    <w:rsid w:val="00F0311B"/>
    <w:rsid w:val="00F03F8D"/>
    <w:rsid w:val="00F0426A"/>
    <w:rsid w:val="00F0494C"/>
    <w:rsid w:val="00F06793"/>
    <w:rsid w:val="00F06AF5"/>
    <w:rsid w:val="00F071EA"/>
    <w:rsid w:val="00F1015C"/>
    <w:rsid w:val="00F10246"/>
    <w:rsid w:val="00F1071B"/>
    <w:rsid w:val="00F1111F"/>
    <w:rsid w:val="00F1157B"/>
    <w:rsid w:val="00F11A93"/>
    <w:rsid w:val="00F12442"/>
    <w:rsid w:val="00F13912"/>
    <w:rsid w:val="00F13AAF"/>
    <w:rsid w:val="00F13BA7"/>
    <w:rsid w:val="00F14860"/>
    <w:rsid w:val="00F14DB2"/>
    <w:rsid w:val="00F14ED8"/>
    <w:rsid w:val="00F15445"/>
    <w:rsid w:val="00F154B2"/>
    <w:rsid w:val="00F156C1"/>
    <w:rsid w:val="00F15870"/>
    <w:rsid w:val="00F15AB9"/>
    <w:rsid w:val="00F161A6"/>
    <w:rsid w:val="00F165F8"/>
    <w:rsid w:val="00F167AE"/>
    <w:rsid w:val="00F16D56"/>
    <w:rsid w:val="00F17F9A"/>
    <w:rsid w:val="00F2028F"/>
    <w:rsid w:val="00F20945"/>
    <w:rsid w:val="00F21094"/>
    <w:rsid w:val="00F213DD"/>
    <w:rsid w:val="00F21490"/>
    <w:rsid w:val="00F21AD1"/>
    <w:rsid w:val="00F22429"/>
    <w:rsid w:val="00F23B26"/>
    <w:rsid w:val="00F23F11"/>
    <w:rsid w:val="00F2424C"/>
    <w:rsid w:val="00F24B70"/>
    <w:rsid w:val="00F2530B"/>
    <w:rsid w:val="00F25945"/>
    <w:rsid w:val="00F25B37"/>
    <w:rsid w:val="00F27BBB"/>
    <w:rsid w:val="00F27E03"/>
    <w:rsid w:val="00F30667"/>
    <w:rsid w:val="00F30D4C"/>
    <w:rsid w:val="00F319A4"/>
    <w:rsid w:val="00F32CF0"/>
    <w:rsid w:val="00F34CF5"/>
    <w:rsid w:val="00F34DFB"/>
    <w:rsid w:val="00F35F62"/>
    <w:rsid w:val="00F35F9F"/>
    <w:rsid w:val="00F36407"/>
    <w:rsid w:val="00F367DE"/>
    <w:rsid w:val="00F36811"/>
    <w:rsid w:val="00F36839"/>
    <w:rsid w:val="00F36B53"/>
    <w:rsid w:val="00F37177"/>
    <w:rsid w:val="00F37D09"/>
    <w:rsid w:val="00F37DBA"/>
    <w:rsid w:val="00F37EDE"/>
    <w:rsid w:val="00F4210D"/>
    <w:rsid w:val="00F42B47"/>
    <w:rsid w:val="00F436BC"/>
    <w:rsid w:val="00F43A37"/>
    <w:rsid w:val="00F43C05"/>
    <w:rsid w:val="00F43FDE"/>
    <w:rsid w:val="00F45A99"/>
    <w:rsid w:val="00F46181"/>
    <w:rsid w:val="00F46AC5"/>
    <w:rsid w:val="00F46C1D"/>
    <w:rsid w:val="00F46CBC"/>
    <w:rsid w:val="00F4700C"/>
    <w:rsid w:val="00F47299"/>
    <w:rsid w:val="00F473C9"/>
    <w:rsid w:val="00F476EB"/>
    <w:rsid w:val="00F47757"/>
    <w:rsid w:val="00F47A38"/>
    <w:rsid w:val="00F47AD8"/>
    <w:rsid w:val="00F47D70"/>
    <w:rsid w:val="00F50490"/>
    <w:rsid w:val="00F50548"/>
    <w:rsid w:val="00F50B40"/>
    <w:rsid w:val="00F50C4E"/>
    <w:rsid w:val="00F50D62"/>
    <w:rsid w:val="00F51F7D"/>
    <w:rsid w:val="00F528C6"/>
    <w:rsid w:val="00F5298C"/>
    <w:rsid w:val="00F52C38"/>
    <w:rsid w:val="00F53564"/>
    <w:rsid w:val="00F537BC"/>
    <w:rsid w:val="00F53F8C"/>
    <w:rsid w:val="00F53FEA"/>
    <w:rsid w:val="00F544EF"/>
    <w:rsid w:val="00F54DC7"/>
    <w:rsid w:val="00F557F7"/>
    <w:rsid w:val="00F55AB2"/>
    <w:rsid w:val="00F56F10"/>
    <w:rsid w:val="00F57531"/>
    <w:rsid w:val="00F57F63"/>
    <w:rsid w:val="00F600C1"/>
    <w:rsid w:val="00F601DE"/>
    <w:rsid w:val="00F60E20"/>
    <w:rsid w:val="00F6171A"/>
    <w:rsid w:val="00F617C9"/>
    <w:rsid w:val="00F61980"/>
    <w:rsid w:val="00F619D9"/>
    <w:rsid w:val="00F64156"/>
    <w:rsid w:val="00F64447"/>
    <w:rsid w:val="00F64C13"/>
    <w:rsid w:val="00F64DE5"/>
    <w:rsid w:val="00F6619C"/>
    <w:rsid w:val="00F6619E"/>
    <w:rsid w:val="00F66496"/>
    <w:rsid w:val="00F672D1"/>
    <w:rsid w:val="00F67C08"/>
    <w:rsid w:val="00F67EF2"/>
    <w:rsid w:val="00F700DA"/>
    <w:rsid w:val="00F7010B"/>
    <w:rsid w:val="00F70CC4"/>
    <w:rsid w:val="00F70CDD"/>
    <w:rsid w:val="00F71893"/>
    <w:rsid w:val="00F7238A"/>
    <w:rsid w:val="00F725DB"/>
    <w:rsid w:val="00F72C53"/>
    <w:rsid w:val="00F73085"/>
    <w:rsid w:val="00F7377F"/>
    <w:rsid w:val="00F73A60"/>
    <w:rsid w:val="00F7499B"/>
    <w:rsid w:val="00F74A3C"/>
    <w:rsid w:val="00F74BB6"/>
    <w:rsid w:val="00F75CEE"/>
    <w:rsid w:val="00F7732A"/>
    <w:rsid w:val="00F802BC"/>
    <w:rsid w:val="00F809B6"/>
    <w:rsid w:val="00F80DBA"/>
    <w:rsid w:val="00F80E3B"/>
    <w:rsid w:val="00F8106F"/>
    <w:rsid w:val="00F8118C"/>
    <w:rsid w:val="00F81E44"/>
    <w:rsid w:val="00F8233B"/>
    <w:rsid w:val="00F82585"/>
    <w:rsid w:val="00F8380E"/>
    <w:rsid w:val="00F84035"/>
    <w:rsid w:val="00F85000"/>
    <w:rsid w:val="00F85294"/>
    <w:rsid w:val="00F8541A"/>
    <w:rsid w:val="00F85609"/>
    <w:rsid w:val="00F85B46"/>
    <w:rsid w:val="00F85EE5"/>
    <w:rsid w:val="00F85FD7"/>
    <w:rsid w:val="00F86361"/>
    <w:rsid w:val="00F8747C"/>
    <w:rsid w:val="00F878B6"/>
    <w:rsid w:val="00F87B34"/>
    <w:rsid w:val="00F90037"/>
    <w:rsid w:val="00F90683"/>
    <w:rsid w:val="00F90728"/>
    <w:rsid w:val="00F90F7B"/>
    <w:rsid w:val="00F91027"/>
    <w:rsid w:val="00F91267"/>
    <w:rsid w:val="00F91299"/>
    <w:rsid w:val="00F91775"/>
    <w:rsid w:val="00F91C22"/>
    <w:rsid w:val="00F92381"/>
    <w:rsid w:val="00F92C68"/>
    <w:rsid w:val="00F93AFE"/>
    <w:rsid w:val="00F93B22"/>
    <w:rsid w:val="00F93C70"/>
    <w:rsid w:val="00F945C8"/>
    <w:rsid w:val="00F9498A"/>
    <w:rsid w:val="00F95DE5"/>
    <w:rsid w:val="00F9602C"/>
    <w:rsid w:val="00F96463"/>
    <w:rsid w:val="00F9648A"/>
    <w:rsid w:val="00F96B9F"/>
    <w:rsid w:val="00F96BCC"/>
    <w:rsid w:val="00F96E14"/>
    <w:rsid w:val="00F9764B"/>
    <w:rsid w:val="00F97E71"/>
    <w:rsid w:val="00FA0823"/>
    <w:rsid w:val="00FA08DA"/>
    <w:rsid w:val="00FA0ACC"/>
    <w:rsid w:val="00FA14F8"/>
    <w:rsid w:val="00FA2762"/>
    <w:rsid w:val="00FA32DF"/>
    <w:rsid w:val="00FA3B9F"/>
    <w:rsid w:val="00FA435F"/>
    <w:rsid w:val="00FA4747"/>
    <w:rsid w:val="00FA5068"/>
    <w:rsid w:val="00FA55D6"/>
    <w:rsid w:val="00FA56D1"/>
    <w:rsid w:val="00FA6205"/>
    <w:rsid w:val="00FA69F3"/>
    <w:rsid w:val="00FA6BE6"/>
    <w:rsid w:val="00FA6EFB"/>
    <w:rsid w:val="00FA77BD"/>
    <w:rsid w:val="00FB045B"/>
    <w:rsid w:val="00FB092C"/>
    <w:rsid w:val="00FB16C8"/>
    <w:rsid w:val="00FB1906"/>
    <w:rsid w:val="00FB1B45"/>
    <w:rsid w:val="00FB2254"/>
    <w:rsid w:val="00FB22D4"/>
    <w:rsid w:val="00FB26F4"/>
    <w:rsid w:val="00FB3163"/>
    <w:rsid w:val="00FB31DA"/>
    <w:rsid w:val="00FB34B5"/>
    <w:rsid w:val="00FB3534"/>
    <w:rsid w:val="00FB369A"/>
    <w:rsid w:val="00FB3916"/>
    <w:rsid w:val="00FB3B15"/>
    <w:rsid w:val="00FB3FF5"/>
    <w:rsid w:val="00FB494C"/>
    <w:rsid w:val="00FB4A34"/>
    <w:rsid w:val="00FB5CA5"/>
    <w:rsid w:val="00FB5D73"/>
    <w:rsid w:val="00FB603C"/>
    <w:rsid w:val="00FB636A"/>
    <w:rsid w:val="00FB6496"/>
    <w:rsid w:val="00FB6E5C"/>
    <w:rsid w:val="00FB7376"/>
    <w:rsid w:val="00FB7939"/>
    <w:rsid w:val="00FC05BC"/>
    <w:rsid w:val="00FC2B97"/>
    <w:rsid w:val="00FC342A"/>
    <w:rsid w:val="00FC39D7"/>
    <w:rsid w:val="00FC4786"/>
    <w:rsid w:val="00FC5233"/>
    <w:rsid w:val="00FC5592"/>
    <w:rsid w:val="00FC55D4"/>
    <w:rsid w:val="00FC58B6"/>
    <w:rsid w:val="00FC5F19"/>
    <w:rsid w:val="00FC6897"/>
    <w:rsid w:val="00FC77B9"/>
    <w:rsid w:val="00FC7A6A"/>
    <w:rsid w:val="00FC7EEE"/>
    <w:rsid w:val="00FD08D7"/>
    <w:rsid w:val="00FD0C3E"/>
    <w:rsid w:val="00FD0D8F"/>
    <w:rsid w:val="00FD0DAB"/>
    <w:rsid w:val="00FD0F5F"/>
    <w:rsid w:val="00FD1047"/>
    <w:rsid w:val="00FD1622"/>
    <w:rsid w:val="00FD1A38"/>
    <w:rsid w:val="00FD1B51"/>
    <w:rsid w:val="00FD2C30"/>
    <w:rsid w:val="00FD2DA2"/>
    <w:rsid w:val="00FD399A"/>
    <w:rsid w:val="00FD3EDA"/>
    <w:rsid w:val="00FD48D9"/>
    <w:rsid w:val="00FD4C4A"/>
    <w:rsid w:val="00FD5570"/>
    <w:rsid w:val="00FD5755"/>
    <w:rsid w:val="00FD57EB"/>
    <w:rsid w:val="00FD5A85"/>
    <w:rsid w:val="00FD67F5"/>
    <w:rsid w:val="00FE01BE"/>
    <w:rsid w:val="00FE0BD5"/>
    <w:rsid w:val="00FE0C4E"/>
    <w:rsid w:val="00FE164E"/>
    <w:rsid w:val="00FE16F4"/>
    <w:rsid w:val="00FE188F"/>
    <w:rsid w:val="00FE1CB6"/>
    <w:rsid w:val="00FE20D8"/>
    <w:rsid w:val="00FE2612"/>
    <w:rsid w:val="00FE27B7"/>
    <w:rsid w:val="00FE2936"/>
    <w:rsid w:val="00FE2E3E"/>
    <w:rsid w:val="00FE2F61"/>
    <w:rsid w:val="00FE32D5"/>
    <w:rsid w:val="00FE3342"/>
    <w:rsid w:val="00FE386F"/>
    <w:rsid w:val="00FE3C17"/>
    <w:rsid w:val="00FE4BCB"/>
    <w:rsid w:val="00FE59DA"/>
    <w:rsid w:val="00FE5D50"/>
    <w:rsid w:val="00FE637A"/>
    <w:rsid w:val="00FE6B1C"/>
    <w:rsid w:val="00FF0317"/>
    <w:rsid w:val="00FF18BA"/>
    <w:rsid w:val="00FF1B85"/>
    <w:rsid w:val="00FF2478"/>
    <w:rsid w:val="00FF2A2D"/>
    <w:rsid w:val="00FF2E3C"/>
    <w:rsid w:val="00FF34E6"/>
    <w:rsid w:val="00FF3844"/>
    <w:rsid w:val="00FF47D8"/>
    <w:rsid w:val="00FF4F30"/>
    <w:rsid w:val="00FF5174"/>
    <w:rsid w:val="00FF5761"/>
    <w:rsid w:val="00FF59C4"/>
    <w:rsid w:val="00FF5C00"/>
    <w:rsid w:val="00FF6443"/>
    <w:rsid w:val="00FF64E0"/>
    <w:rsid w:val="00FF6D05"/>
    <w:rsid w:val="00FF6FE2"/>
    <w:rsid w:val="00FF726B"/>
    <w:rsid w:val="00FF7443"/>
    <w:rsid w:val="00FF77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martTagType w:namespaceuri="urn:schemas-microsoft-com:office:smarttags" w:name="metricconverter"/>
  <w:shapeDefaults>
    <o:shapedefaults v:ext="edit" spidmax="3840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46AA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3778DD"/>
    <w:pPr>
      <w:keepNext/>
      <w:jc w:val="center"/>
      <w:outlineLvl w:val="0"/>
    </w:pPr>
    <w:rPr>
      <w:b/>
      <w:bCs/>
      <w:sz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80E8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7112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4EB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3778DD"/>
    <w:rPr>
      <w:rFonts w:ascii="Times New Roman" w:eastAsia="MS Mincho" w:hAnsi="Times New Roman" w:cs="Times New Roman"/>
      <w:b/>
      <w:bCs/>
      <w:sz w:val="28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3A3EEE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780E8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s-ES" w:eastAsia="es-ES"/>
    </w:rPr>
  </w:style>
  <w:style w:type="paragraph" w:styleId="Encabezadodemensaje">
    <w:name w:val="Message Header"/>
    <w:basedOn w:val="Normal"/>
    <w:link w:val="EncabezadodemensajeCar"/>
    <w:uiPriority w:val="99"/>
    <w:unhideWhenUsed/>
    <w:rsid w:val="001E4ED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rsid w:val="001E4EDD"/>
    <w:rPr>
      <w:rFonts w:asciiTheme="majorHAnsi" w:eastAsiaTheme="majorEastAsia" w:hAnsiTheme="majorHAnsi" w:cstheme="majorBidi"/>
      <w:sz w:val="24"/>
      <w:szCs w:val="24"/>
      <w:shd w:val="pct20" w:color="auto" w:fill="auto"/>
      <w:lang w:val="es-ES" w:eastAsia="es-ES"/>
    </w:rPr>
  </w:style>
  <w:style w:type="paragraph" w:styleId="Saludo">
    <w:name w:val="Salutation"/>
    <w:basedOn w:val="Normal"/>
    <w:next w:val="Normal"/>
    <w:link w:val="SaludoCar"/>
    <w:uiPriority w:val="99"/>
    <w:unhideWhenUsed/>
    <w:rsid w:val="001E4EDD"/>
  </w:style>
  <w:style w:type="character" w:customStyle="1" w:styleId="SaludoCar">
    <w:name w:val="Saludo Car"/>
    <w:basedOn w:val="Fuentedeprrafopredeter"/>
    <w:link w:val="Saludo"/>
    <w:uiPriority w:val="99"/>
    <w:rsid w:val="001E4EDD"/>
    <w:rPr>
      <w:rFonts w:ascii="Times New Roman" w:eastAsia="MS Mincho" w:hAnsi="Times New Roman" w:cs="Times New Roman"/>
      <w:sz w:val="24"/>
      <w:szCs w:val="24"/>
      <w:lang w:val="es-ES" w:eastAsia="es-ES"/>
    </w:rPr>
  </w:style>
  <w:style w:type="paragraph" w:styleId="Cierre">
    <w:name w:val="Closing"/>
    <w:basedOn w:val="Normal"/>
    <w:link w:val="CierreCar"/>
    <w:uiPriority w:val="99"/>
    <w:unhideWhenUsed/>
    <w:rsid w:val="001E4EDD"/>
    <w:pPr>
      <w:ind w:left="4252"/>
    </w:pPr>
  </w:style>
  <w:style w:type="character" w:customStyle="1" w:styleId="CierreCar">
    <w:name w:val="Cierre Car"/>
    <w:basedOn w:val="Fuentedeprrafopredeter"/>
    <w:link w:val="Cierre"/>
    <w:uiPriority w:val="99"/>
    <w:rsid w:val="001E4EDD"/>
    <w:rPr>
      <w:rFonts w:ascii="Times New Roman" w:eastAsia="MS Mincho" w:hAnsi="Times New Roman" w:cs="Times New Roman"/>
      <w:sz w:val="24"/>
      <w:szCs w:val="24"/>
      <w:lang w:val="es-ES" w:eastAsia="es-ES"/>
    </w:rPr>
  </w:style>
  <w:style w:type="paragraph" w:styleId="Listaconvietas2">
    <w:name w:val="List Bullet 2"/>
    <w:basedOn w:val="Normal"/>
    <w:uiPriority w:val="99"/>
    <w:unhideWhenUsed/>
    <w:rsid w:val="001E4EDD"/>
    <w:pPr>
      <w:numPr>
        <w:numId w:val="5"/>
      </w:numPr>
      <w:contextualSpacing/>
    </w:pPr>
  </w:style>
  <w:style w:type="paragraph" w:styleId="Listaconvietas3">
    <w:name w:val="List Bullet 3"/>
    <w:basedOn w:val="Normal"/>
    <w:uiPriority w:val="99"/>
    <w:unhideWhenUsed/>
    <w:rsid w:val="001E4EDD"/>
    <w:pPr>
      <w:numPr>
        <w:numId w:val="6"/>
      </w:numPr>
      <w:contextualSpacing/>
    </w:pPr>
  </w:style>
  <w:style w:type="paragraph" w:styleId="Firma">
    <w:name w:val="Signature"/>
    <w:basedOn w:val="Normal"/>
    <w:link w:val="FirmaCar"/>
    <w:uiPriority w:val="99"/>
    <w:unhideWhenUsed/>
    <w:rsid w:val="001E4EDD"/>
    <w:pPr>
      <w:ind w:left="4252"/>
    </w:pPr>
  </w:style>
  <w:style w:type="character" w:customStyle="1" w:styleId="FirmaCar">
    <w:name w:val="Firma Car"/>
    <w:basedOn w:val="Fuentedeprrafopredeter"/>
    <w:link w:val="Firma"/>
    <w:uiPriority w:val="99"/>
    <w:rsid w:val="001E4EDD"/>
    <w:rPr>
      <w:rFonts w:ascii="Times New Roman" w:eastAsia="MS Mincho" w:hAnsi="Times New Roman" w:cs="Times New Roman"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unhideWhenUsed/>
    <w:rsid w:val="001E4ED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1E4EDD"/>
    <w:rPr>
      <w:rFonts w:ascii="Times New Roman" w:eastAsia="MS Mincho" w:hAnsi="Times New Roman" w:cs="Times New Roman"/>
      <w:sz w:val="24"/>
      <w:szCs w:val="24"/>
      <w:lang w:val="es-ES" w:eastAsia="es-ES"/>
    </w:rPr>
  </w:style>
  <w:style w:type="paragraph" w:customStyle="1" w:styleId="Firmapuesto">
    <w:name w:val="Firma puesto"/>
    <w:basedOn w:val="Firma"/>
    <w:rsid w:val="001E4EDD"/>
  </w:style>
  <w:style w:type="paragraph" w:customStyle="1" w:styleId="Firmaorganizacin">
    <w:name w:val="Firma organización"/>
    <w:basedOn w:val="Firma"/>
    <w:rsid w:val="001E4EDD"/>
  </w:style>
  <w:style w:type="character" w:customStyle="1" w:styleId="Ttulo5Car">
    <w:name w:val="Título 5 Car"/>
    <w:basedOn w:val="Fuentedeprrafopredeter"/>
    <w:link w:val="Ttulo5"/>
    <w:uiPriority w:val="9"/>
    <w:semiHidden/>
    <w:rsid w:val="005C4EB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7112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B5B6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B5B6A"/>
    <w:rPr>
      <w:rFonts w:ascii="Tahoma" w:eastAsia="MS Mincho" w:hAnsi="Tahoma" w:cs="Tahoma"/>
      <w:sz w:val="16"/>
      <w:szCs w:val="16"/>
      <w:lang w:val="es-ES" w:eastAsia="es-ES"/>
    </w:rPr>
  </w:style>
  <w:style w:type="character" w:styleId="Referenciasutil">
    <w:name w:val="Subtle Reference"/>
    <w:basedOn w:val="Fuentedeprrafopredeter"/>
    <w:uiPriority w:val="31"/>
    <w:qFormat/>
    <w:rsid w:val="00853953"/>
    <w:rPr>
      <w:smallCaps/>
      <w:color w:val="C0504D" w:themeColor="accent2"/>
      <w:u w:val="single"/>
    </w:rPr>
  </w:style>
  <w:style w:type="character" w:styleId="Ttulodellibro">
    <w:name w:val="Book Title"/>
    <w:basedOn w:val="Fuentedeprrafopredeter"/>
    <w:uiPriority w:val="33"/>
    <w:qFormat/>
    <w:rsid w:val="00853953"/>
    <w:rPr>
      <w:b/>
      <w:bCs/>
      <w:smallCaps/>
      <w:spacing w:val="5"/>
    </w:rPr>
  </w:style>
  <w:style w:type="paragraph" w:styleId="Encabezado">
    <w:name w:val="header"/>
    <w:basedOn w:val="Normal"/>
    <w:link w:val="EncabezadoCar"/>
    <w:uiPriority w:val="99"/>
    <w:semiHidden/>
    <w:unhideWhenUsed/>
    <w:rsid w:val="004B6C2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B6C2F"/>
    <w:rPr>
      <w:rFonts w:ascii="Times New Roman" w:eastAsia="MS Mincho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4B6C2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B6C2F"/>
    <w:rPr>
      <w:rFonts w:ascii="Times New Roman" w:eastAsia="MS Mincho" w:hAnsi="Times New Roman" w:cs="Times New Roman"/>
      <w:sz w:val="24"/>
      <w:szCs w:val="24"/>
      <w:lang w:val="es-ES" w:eastAsia="es-ES"/>
    </w:rPr>
  </w:style>
  <w:style w:type="paragraph" w:styleId="Listaconvietas">
    <w:name w:val="List Bullet"/>
    <w:basedOn w:val="Normal"/>
    <w:uiPriority w:val="99"/>
    <w:unhideWhenUsed/>
    <w:rsid w:val="00D356DF"/>
    <w:pPr>
      <w:numPr>
        <w:numId w:val="19"/>
      </w:numPr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01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4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5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2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3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0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8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4729DD-E0D9-478C-B7BC-F28F37F93A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25871</TotalTime>
  <Pages>1089</Pages>
  <Words>152906</Words>
  <Characters>840989</Characters>
  <Application>Microsoft Office Word</Application>
  <DocSecurity>0</DocSecurity>
  <Lines>7008</Lines>
  <Paragraphs>1983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991912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CASAS ZAPATA</dc:creator>
  <cp:keywords/>
  <dc:description/>
  <cp:lastModifiedBy>RICARDO CASAS ZAPATA</cp:lastModifiedBy>
  <cp:revision>1005</cp:revision>
  <cp:lastPrinted>2011-07-25T13:22:00Z</cp:lastPrinted>
  <dcterms:created xsi:type="dcterms:W3CDTF">2009-10-05T23:43:00Z</dcterms:created>
  <dcterms:modified xsi:type="dcterms:W3CDTF">2011-07-28T20:57:00Z</dcterms:modified>
</cp:coreProperties>
</file>